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8100" w14:textId="0C0AE109" w:rsidR="00824B19" w:rsidRPr="002A05C5" w:rsidRDefault="00824B19" w:rsidP="00D34A93">
      <w:pPr>
        <w:spacing w:line="360" w:lineRule="auto"/>
        <w:rPr>
          <w:rFonts w:ascii="Arial" w:hAnsi="Arial" w:cs="Arial"/>
          <w:b/>
          <w:bCs/>
        </w:rPr>
      </w:pPr>
      <w:r w:rsidRPr="002A05C5">
        <w:rPr>
          <w:rFonts w:ascii="Arial" w:hAnsi="Arial" w:cs="Arial"/>
          <w:b/>
          <w:bCs/>
        </w:rPr>
        <w:t>Constrained Reassortment and Genotype-Specific Traits Shape the Evolutionary Landscape of Galbut Virus</w:t>
      </w:r>
    </w:p>
    <w:p w14:paraId="253CC117" w14:textId="77777777" w:rsidR="00680F34" w:rsidRDefault="00680F34" w:rsidP="00081385">
      <w:pPr>
        <w:spacing w:line="360" w:lineRule="auto"/>
        <w:rPr>
          <w:rFonts w:ascii="Arial" w:hAnsi="Arial" w:cs="Arial"/>
          <w:b/>
          <w:bCs/>
          <w:sz w:val="22"/>
          <w:szCs w:val="22"/>
        </w:rPr>
      </w:pPr>
    </w:p>
    <w:p w14:paraId="7F3D32AC" w14:textId="77777777" w:rsidR="00E97611" w:rsidRDefault="00E97611" w:rsidP="00081385">
      <w:pPr>
        <w:spacing w:line="360" w:lineRule="auto"/>
        <w:rPr>
          <w:rFonts w:ascii="Arial" w:hAnsi="Arial" w:cs="Arial"/>
          <w:sz w:val="22"/>
          <w:szCs w:val="22"/>
        </w:rPr>
      </w:pPr>
    </w:p>
    <w:p w14:paraId="4E25403E" w14:textId="77777777" w:rsidR="002A05C5" w:rsidRDefault="002A05C5" w:rsidP="00081385">
      <w:pPr>
        <w:spacing w:line="360" w:lineRule="auto"/>
        <w:rPr>
          <w:rFonts w:ascii="Arial" w:hAnsi="Arial" w:cs="Arial"/>
          <w:sz w:val="22"/>
          <w:szCs w:val="22"/>
        </w:rPr>
      </w:pPr>
    </w:p>
    <w:p w14:paraId="74665B3A" w14:textId="0DD67E42" w:rsidR="00641623" w:rsidRPr="00641623" w:rsidRDefault="00641623" w:rsidP="00081385">
      <w:pPr>
        <w:spacing w:line="360" w:lineRule="auto"/>
        <w:rPr>
          <w:rFonts w:ascii="Arial" w:hAnsi="Arial" w:cs="Arial"/>
          <w:b/>
          <w:bCs/>
          <w:sz w:val="22"/>
          <w:szCs w:val="22"/>
          <w:vertAlign w:val="superscript"/>
        </w:rPr>
      </w:pPr>
      <w:r w:rsidRPr="00641623">
        <w:rPr>
          <w:rFonts w:ascii="Arial" w:hAnsi="Arial" w:cs="Arial"/>
          <w:b/>
          <w:bCs/>
          <w:sz w:val="22"/>
          <w:szCs w:val="22"/>
        </w:rPr>
        <w:t>Alexandra H. Keene-Snickers</w:t>
      </w:r>
      <w:r w:rsidRPr="00641623">
        <w:rPr>
          <w:rFonts w:ascii="Arial" w:hAnsi="Arial" w:cs="Arial"/>
          <w:b/>
          <w:bCs/>
          <w:sz w:val="22"/>
          <w:szCs w:val="22"/>
          <w:vertAlign w:val="superscript"/>
        </w:rPr>
        <w:t>1,2</w:t>
      </w:r>
      <w:r w:rsidRPr="00641623">
        <w:rPr>
          <w:rFonts w:ascii="Arial" w:hAnsi="Arial" w:cs="Arial"/>
          <w:b/>
          <w:bCs/>
          <w:sz w:val="22"/>
          <w:szCs w:val="22"/>
        </w:rPr>
        <w:t>, Ali L. Brehm</w:t>
      </w:r>
      <w:r w:rsidRPr="00641623">
        <w:rPr>
          <w:rFonts w:ascii="Arial" w:hAnsi="Arial" w:cs="Arial"/>
          <w:b/>
          <w:bCs/>
          <w:sz w:val="22"/>
          <w:szCs w:val="22"/>
          <w:vertAlign w:val="superscript"/>
        </w:rPr>
        <w:t>1</w:t>
      </w:r>
      <w:r w:rsidR="00351921">
        <w:rPr>
          <w:rFonts w:ascii="Arial" w:hAnsi="Arial" w:cs="Arial"/>
          <w:b/>
          <w:bCs/>
          <w:sz w:val="22"/>
          <w:szCs w:val="22"/>
        </w:rPr>
        <w:t xml:space="preserve">, </w:t>
      </w:r>
      <w:r w:rsidR="00FC2AE1">
        <w:rPr>
          <w:rFonts w:ascii="Arial" w:hAnsi="Arial" w:cs="Arial"/>
          <w:b/>
          <w:bCs/>
          <w:sz w:val="22"/>
          <w:szCs w:val="22"/>
        </w:rPr>
        <w:t xml:space="preserve">Tillie J. Dunham, </w:t>
      </w:r>
      <w:r w:rsidR="00351921">
        <w:rPr>
          <w:rFonts w:ascii="Arial" w:hAnsi="Arial" w:cs="Arial"/>
          <w:b/>
          <w:bCs/>
          <w:sz w:val="22"/>
          <w:szCs w:val="22"/>
        </w:rPr>
        <w:t>Taylor</w:t>
      </w:r>
      <w:r w:rsidR="00430A6D">
        <w:rPr>
          <w:rFonts w:ascii="Arial" w:hAnsi="Arial" w:cs="Arial"/>
          <w:b/>
          <w:bCs/>
          <w:sz w:val="22"/>
          <w:szCs w:val="22"/>
        </w:rPr>
        <w:t xml:space="preserve"> A.</w:t>
      </w:r>
      <w:r w:rsidR="00351921">
        <w:rPr>
          <w:rFonts w:ascii="Arial" w:hAnsi="Arial" w:cs="Arial"/>
          <w:b/>
          <w:bCs/>
          <w:sz w:val="22"/>
          <w:szCs w:val="22"/>
        </w:rPr>
        <w:t xml:space="preserve"> Gelpi</w:t>
      </w:r>
      <w:r w:rsidRPr="00641623">
        <w:rPr>
          <w:rFonts w:ascii="Arial" w:hAnsi="Arial" w:cs="Arial"/>
          <w:b/>
          <w:bCs/>
          <w:sz w:val="22"/>
          <w:szCs w:val="22"/>
        </w:rPr>
        <w:t xml:space="preserve"> and Mark D. Stenglein</w:t>
      </w:r>
      <w:r w:rsidRPr="00641623">
        <w:rPr>
          <w:rFonts w:ascii="Arial" w:hAnsi="Arial" w:cs="Arial"/>
          <w:b/>
          <w:bCs/>
          <w:sz w:val="22"/>
          <w:szCs w:val="22"/>
          <w:vertAlign w:val="superscript"/>
        </w:rPr>
        <w:t>1*</w:t>
      </w:r>
    </w:p>
    <w:p w14:paraId="39E57BCE" w14:textId="77777777" w:rsidR="00641623" w:rsidRDefault="00641623" w:rsidP="00081385">
      <w:pPr>
        <w:spacing w:line="360" w:lineRule="auto"/>
        <w:rPr>
          <w:rFonts w:ascii="Arial" w:hAnsi="Arial" w:cs="Arial"/>
          <w:sz w:val="22"/>
          <w:szCs w:val="22"/>
        </w:rPr>
      </w:pPr>
    </w:p>
    <w:p w14:paraId="27BCC9CD" w14:textId="77777777" w:rsidR="00641623" w:rsidRPr="00AB5926" w:rsidRDefault="00641623" w:rsidP="00081385">
      <w:pPr>
        <w:pStyle w:val="paragraph"/>
        <w:numPr>
          <w:ilvl w:val="0"/>
          <w:numId w:val="2"/>
        </w:numPr>
        <w:spacing w:before="0" w:beforeAutospacing="0" w:after="0" w:afterAutospacing="0" w:line="360" w:lineRule="auto"/>
        <w:textAlignment w:val="baseline"/>
        <w:rPr>
          <w:rStyle w:val="normaltextrun"/>
          <w:rFonts w:ascii="Arial" w:eastAsiaTheme="majorEastAsia" w:hAnsi="Arial" w:cs="Arial"/>
          <w:sz w:val="22"/>
          <w:szCs w:val="22"/>
        </w:rPr>
      </w:pPr>
      <w:r w:rsidRPr="00AB5926">
        <w:rPr>
          <w:rStyle w:val="normaltextrun"/>
          <w:rFonts w:ascii="Arial" w:eastAsiaTheme="majorEastAsia" w:hAnsi="Arial" w:cs="Arial"/>
          <w:sz w:val="22"/>
          <w:szCs w:val="22"/>
        </w:rPr>
        <w:t>Center for Vector-Borne and Infectious Diseases, Department of Microbiology, Immunology, and Pathology, College of Veterinary Medicine and Biomedical Sciences, Colorado State University, Fort Collins, CO, USA </w:t>
      </w:r>
    </w:p>
    <w:p w14:paraId="10968AE0" w14:textId="38469104" w:rsidR="00641623" w:rsidRPr="00AB5926" w:rsidRDefault="00641623" w:rsidP="00081385">
      <w:pPr>
        <w:pStyle w:val="paragraph"/>
        <w:numPr>
          <w:ilvl w:val="0"/>
          <w:numId w:val="2"/>
        </w:numPr>
        <w:spacing w:before="0" w:beforeAutospacing="0" w:after="0" w:afterAutospacing="0" w:line="360" w:lineRule="auto"/>
        <w:textAlignment w:val="baseline"/>
        <w:rPr>
          <w:rFonts w:ascii="Arial" w:hAnsi="Arial" w:cs="Arial"/>
          <w:sz w:val="22"/>
          <w:szCs w:val="22"/>
        </w:rPr>
      </w:pPr>
      <w:r w:rsidRPr="00AB5926">
        <w:rPr>
          <w:rStyle w:val="normaltextrun"/>
          <w:rFonts w:ascii="Arial" w:eastAsiaTheme="majorEastAsia" w:hAnsi="Arial" w:cs="Arial"/>
          <w:sz w:val="22"/>
          <w:szCs w:val="22"/>
        </w:rPr>
        <w:t>Quantitative Cell and Molecular Biology Graduate Program</w:t>
      </w:r>
      <w:r w:rsidR="004030DC">
        <w:rPr>
          <w:rStyle w:val="eop"/>
          <w:rFonts w:ascii="Arial" w:eastAsiaTheme="majorEastAsia" w:hAnsi="Arial" w:cs="Arial"/>
          <w:sz w:val="22"/>
          <w:szCs w:val="22"/>
        </w:rPr>
        <w:t xml:space="preserve">, </w:t>
      </w:r>
      <w:r w:rsidR="004030DC" w:rsidRPr="00AB5926">
        <w:rPr>
          <w:rStyle w:val="normaltextrun"/>
          <w:rFonts w:ascii="Arial" w:eastAsiaTheme="majorEastAsia" w:hAnsi="Arial" w:cs="Arial"/>
          <w:sz w:val="22"/>
          <w:szCs w:val="22"/>
        </w:rPr>
        <w:t>Colorado State University, Fort Collins, CO, USA </w:t>
      </w:r>
    </w:p>
    <w:p w14:paraId="7A5A7F33" w14:textId="77777777" w:rsidR="00641623" w:rsidRPr="00EC5B9D" w:rsidRDefault="00641623" w:rsidP="00081385">
      <w:pPr>
        <w:pStyle w:val="paragraph"/>
        <w:spacing w:before="0" w:beforeAutospacing="0" w:after="0" w:afterAutospacing="0" w:line="360" w:lineRule="auto"/>
        <w:textAlignment w:val="baseline"/>
        <w:rPr>
          <w:rStyle w:val="LineNumber"/>
          <w:rFonts w:eastAsiaTheme="majorEastAsia"/>
        </w:rPr>
      </w:pPr>
      <w:r w:rsidRPr="00AB5926">
        <w:rPr>
          <w:rStyle w:val="eop"/>
          <w:rFonts w:ascii="Arial" w:eastAsiaTheme="majorEastAsia" w:hAnsi="Arial" w:cs="Arial"/>
          <w:sz w:val="22"/>
          <w:szCs w:val="22"/>
        </w:rPr>
        <w:t> </w:t>
      </w:r>
    </w:p>
    <w:p w14:paraId="7CCEC0D5" w14:textId="623138C9" w:rsidR="00641623" w:rsidRDefault="00641623" w:rsidP="00081385">
      <w:pPr>
        <w:pStyle w:val="paragraph"/>
        <w:spacing w:before="0" w:beforeAutospacing="0" w:after="0" w:afterAutospacing="0" w:line="360" w:lineRule="auto"/>
        <w:textAlignment w:val="baseline"/>
        <w:rPr>
          <w:rStyle w:val="eop"/>
          <w:rFonts w:ascii="Arial" w:eastAsiaTheme="majorEastAsia" w:hAnsi="Arial" w:cs="Arial"/>
          <w:sz w:val="22"/>
          <w:szCs w:val="22"/>
        </w:rPr>
      </w:pPr>
      <w:r w:rsidRPr="00AB5926">
        <w:rPr>
          <w:rStyle w:val="normaltextrun"/>
          <w:rFonts w:ascii="Arial" w:eastAsiaTheme="majorEastAsia" w:hAnsi="Arial" w:cs="Arial"/>
          <w:sz w:val="22"/>
          <w:szCs w:val="22"/>
        </w:rPr>
        <w:t xml:space="preserve">* Correspondence to: </w:t>
      </w:r>
      <w:hyperlink r:id="rId8" w:history="1">
        <w:r w:rsidRPr="002A5999">
          <w:rPr>
            <w:rStyle w:val="Hyperlink"/>
            <w:rFonts w:ascii="Arial" w:eastAsiaTheme="majorEastAsia" w:hAnsi="Arial" w:cs="Arial"/>
            <w:sz w:val="22"/>
            <w:szCs w:val="22"/>
          </w:rPr>
          <w:t>Mark.Stenglein@colostate.edu</w:t>
        </w:r>
      </w:hyperlink>
      <w:r w:rsidRPr="00AB5926">
        <w:rPr>
          <w:rStyle w:val="eop"/>
          <w:rFonts w:ascii="Arial" w:eastAsiaTheme="majorEastAsia" w:hAnsi="Arial" w:cs="Arial"/>
          <w:sz w:val="22"/>
          <w:szCs w:val="22"/>
        </w:rPr>
        <w:t> </w:t>
      </w:r>
    </w:p>
    <w:p w14:paraId="0723C245" w14:textId="77777777" w:rsidR="00641623" w:rsidRPr="00AB5926" w:rsidRDefault="00641623" w:rsidP="00081385">
      <w:pPr>
        <w:pStyle w:val="paragraph"/>
        <w:spacing w:before="0" w:beforeAutospacing="0" w:after="0" w:afterAutospacing="0" w:line="360" w:lineRule="auto"/>
        <w:textAlignment w:val="baseline"/>
        <w:rPr>
          <w:rFonts w:ascii="Arial" w:hAnsi="Arial" w:cs="Arial"/>
          <w:sz w:val="22"/>
          <w:szCs w:val="22"/>
        </w:rPr>
      </w:pPr>
    </w:p>
    <w:p w14:paraId="22FC2316" w14:textId="1C3FA87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ABSTRACT</w:t>
      </w:r>
    </w:p>
    <w:p w14:paraId="31EBA99B" w14:textId="77777777" w:rsidR="00641623" w:rsidRDefault="00641623" w:rsidP="00081385">
      <w:pPr>
        <w:spacing w:line="360" w:lineRule="auto"/>
        <w:rPr>
          <w:rFonts w:ascii="Arial" w:hAnsi="Arial" w:cs="Arial"/>
          <w:sz w:val="22"/>
          <w:szCs w:val="22"/>
        </w:rPr>
      </w:pPr>
    </w:p>
    <w:p w14:paraId="26AC47AE" w14:textId="292ADCDA" w:rsidR="00B97576" w:rsidRDefault="005D3563" w:rsidP="007110EB">
      <w:pPr>
        <w:spacing w:line="360" w:lineRule="auto"/>
        <w:ind w:firstLine="720"/>
        <w:rPr>
          <w:rFonts w:ascii="Arial" w:hAnsi="Arial" w:cs="Arial"/>
          <w:sz w:val="22"/>
          <w:szCs w:val="22"/>
        </w:rPr>
      </w:pPr>
      <w:r>
        <w:rPr>
          <w:rFonts w:ascii="Arial" w:hAnsi="Arial" w:cs="Arial"/>
          <w:sz w:val="22"/>
          <w:szCs w:val="22"/>
        </w:rPr>
        <w:t>Galbut virus is a remarkably successful</w:t>
      </w:r>
      <w:r w:rsidR="000612DE">
        <w:rPr>
          <w:rFonts w:ascii="Arial" w:hAnsi="Arial" w:cs="Arial"/>
          <w:sz w:val="22"/>
          <w:szCs w:val="22"/>
        </w:rPr>
        <w:t xml:space="preserve"> natural</w:t>
      </w:r>
      <w:r>
        <w:rPr>
          <w:rFonts w:ascii="Arial" w:hAnsi="Arial" w:cs="Arial"/>
          <w:sz w:val="22"/>
          <w:szCs w:val="22"/>
        </w:rPr>
        <w:t xml:space="preserve"> </w:t>
      </w:r>
      <w:r w:rsidR="000612DE">
        <w:rPr>
          <w:rFonts w:ascii="Arial" w:hAnsi="Arial" w:cs="Arial"/>
          <w:sz w:val="22"/>
          <w:szCs w:val="22"/>
        </w:rPr>
        <w:t>virus</w:t>
      </w:r>
      <w:r>
        <w:rPr>
          <w:rFonts w:ascii="Arial" w:hAnsi="Arial" w:cs="Arial"/>
          <w:sz w:val="22"/>
          <w:szCs w:val="22"/>
        </w:rPr>
        <w:t xml:space="preserve"> of the model organism </w:t>
      </w:r>
      <w:r w:rsidRPr="006264D3">
        <w:rPr>
          <w:rFonts w:ascii="Arial" w:hAnsi="Arial" w:cs="Arial"/>
          <w:i/>
          <w:iCs/>
          <w:sz w:val="22"/>
          <w:szCs w:val="22"/>
        </w:rPr>
        <w:t>Drosophila melanogaster</w:t>
      </w:r>
      <w:r>
        <w:rPr>
          <w:rFonts w:ascii="Arial" w:hAnsi="Arial" w:cs="Arial"/>
          <w:sz w:val="22"/>
          <w:szCs w:val="22"/>
        </w:rPr>
        <w:t>. T</w:t>
      </w:r>
      <w:r w:rsidR="00BC0856">
        <w:rPr>
          <w:rFonts w:ascii="Arial" w:hAnsi="Arial" w:cs="Arial"/>
          <w:sz w:val="22"/>
          <w:szCs w:val="22"/>
        </w:rPr>
        <w:t xml:space="preserve">o better understand </w:t>
      </w:r>
      <w:r w:rsidR="00F77228">
        <w:rPr>
          <w:rFonts w:ascii="Arial" w:hAnsi="Arial" w:cs="Arial"/>
          <w:sz w:val="22"/>
          <w:szCs w:val="22"/>
        </w:rPr>
        <w:t xml:space="preserve">its </w:t>
      </w:r>
      <w:r w:rsidR="007C3864">
        <w:rPr>
          <w:rFonts w:ascii="Arial" w:hAnsi="Arial" w:cs="Arial"/>
          <w:sz w:val="22"/>
          <w:szCs w:val="22"/>
        </w:rPr>
        <w:t>diversity</w:t>
      </w:r>
      <w:r w:rsidR="00FD4139">
        <w:rPr>
          <w:rFonts w:ascii="Arial" w:hAnsi="Arial" w:cs="Arial"/>
          <w:sz w:val="22"/>
          <w:szCs w:val="22"/>
        </w:rPr>
        <w:t xml:space="preserve">, </w:t>
      </w:r>
      <w:r w:rsidR="007C3864">
        <w:rPr>
          <w:rFonts w:ascii="Arial" w:hAnsi="Arial" w:cs="Arial"/>
          <w:sz w:val="22"/>
          <w:szCs w:val="22"/>
        </w:rPr>
        <w:t>evolution</w:t>
      </w:r>
      <w:r w:rsidR="0020730B">
        <w:rPr>
          <w:rFonts w:ascii="Arial" w:hAnsi="Arial" w:cs="Arial"/>
          <w:sz w:val="22"/>
          <w:szCs w:val="22"/>
        </w:rPr>
        <w:t>,</w:t>
      </w:r>
      <w:r w:rsidR="00FD4139">
        <w:rPr>
          <w:rFonts w:ascii="Arial" w:hAnsi="Arial" w:cs="Arial"/>
          <w:sz w:val="22"/>
          <w:szCs w:val="22"/>
        </w:rPr>
        <w:t xml:space="preserve"> and genotype-phenotype relationships</w:t>
      </w:r>
      <w:ins w:id="0" w:author="Stenglein,Mark" w:date="2025-07-28T09:52:00Z" w16du:dateUtc="2025-07-28T15:52:00Z">
        <w:r w:rsidR="005871BF">
          <w:rPr>
            <w:rFonts w:ascii="Arial" w:hAnsi="Arial" w:cs="Arial"/>
            <w:sz w:val="22"/>
            <w:szCs w:val="22"/>
          </w:rPr>
          <w:t>,</w:t>
        </w:r>
      </w:ins>
      <w:r w:rsidR="0020730B">
        <w:rPr>
          <w:rFonts w:ascii="Arial" w:hAnsi="Arial" w:cs="Arial"/>
          <w:sz w:val="22"/>
          <w:szCs w:val="22"/>
        </w:rPr>
        <w:t xml:space="preserve"> we</w:t>
      </w:r>
      <w:r w:rsidR="004020DD">
        <w:rPr>
          <w:rFonts w:ascii="Arial" w:hAnsi="Arial" w:cs="Arial"/>
          <w:sz w:val="22"/>
          <w:szCs w:val="22"/>
        </w:rPr>
        <w:t xml:space="preserve"> </w:t>
      </w:r>
      <w:r w:rsidR="007C3864">
        <w:rPr>
          <w:rFonts w:ascii="Arial" w:hAnsi="Arial" w:cs="Arial"/>
          <w:sz w:val="22"/>
          <w:szCs w:val="22"/>
        </w:rPr>
        <w:t>screen</w:t>
      </w:r>
      <w:r w:rsidR="0020730B">
        <w:rPr>
          <w:rFonts w:ascii="Arial" w:hAnsi="Arial" w:cs="Arial"/>
          <w:sz w:val="22"/>
          <w:szCs w:val="22"/>
        </w:rPr>
        <w:t>ed</w:t>
      </w:r>
      <w:r w:rsidR="00FC2AE1">
        <w:rPr>
          <w:rFonts w:ascii="Arial" w:hAnsi="Arial" w:cs="Arial"/>
          <w:sz w:val="22"/>
          <w:szCs w:val="22"/>
        </w:rPr>
        <w:t xml:space="preserve"> 974</w:t>
      </w:r>
      <w:r w:rsidR="007C3864">
        <w:rPr>
          <w:rFonts w:ascii="Arial" w:hAnsi="Arial" w:cs="Arial"/>
          <w:sz w:val="22"/>
          <w:szCs w:val="22"/>
        </w:rPr>
        <w:t xml:space="preserve"> </w:t>
      </w:r>
      <w:r w:rsidR="004020DD">
        <w:rPr>
          <w:rFonts w:ascii="Arial" w:hAnsi="Arial" w:cs="Arial"/>
          <w:sz w:val="22"/>
          <w:szCs w:val="22"/>
        </w:rPr>
        <w:t xml:space="preserve">flies </w:t>
      </w:r>
      <w:r w:rsidR="007C3864">
        <w:rPr>
          <w:rFonts w:ascii="Arial" w:hAnsi="Arial" w:cs="Arial"/>
          <w:sz w:val="22"/>
          <w:szCs w:val="22"/>
        </w:rPr>
        <w:t xml:space="preserve">collected </w:t>
      </w:r>
      <w:r w:rsidR="0041633A">
        <w:rPr>
          <w:rFonts w:ascii="Arial" w:hAnsi="Arial" w:cs="Arial"/>
          <w:sz w:val="22"/>
          <w:szCs w:val="22"/>
        </w:rPr>
        <w:t>from</w:t>
      </w:r>
      <w:r w:rsidR="007C3864">
        <w:rPr>
          <w:rFonts w:ascii="Arial" w:hAnsi="Arial" w:cs="Arial"/>
          <w:sz w:val="22"/>
          <w:szCs w:val="22"/>
        </w:rPr>
        <w:t xml:space="preserve"> </w:t>
      </w:r>
      <w:r w:rsidR="0028184E">
        <w:rPr>
          <w:rFonts w:ascii="Arial" w:hAnsi="Arial" w:cs="Arial"/>
          <w:sz w:val="22"/>
          <w:szCs w:val="22"/>
        </w:rPr>
        <w:t xml:space="preserve">13 </w:t>
      </w:r>
      <w:r w:rsidR="007C3864">
        <w:rPr>
          <w:rFonts w:ascii="Arial" w:hAnsi="Arial" w:cs="Arial"/>
          <w:sz w:val="22"/>
          <w:szCs w:val="22"/>
        </w:rPr>
        <w:t xml:space="preserve">locations </w:t>
      </w:r>
      <w:r w:rsidR="0020730B">
        <w:rPr>
          <w:rFonts w:ascii="Arial" w:hAnsi="Arial" w:cs="Arial"/>
          <w:sz w:val="22"/>
          <w:szCs w:val="22"/>
        </w:rPr>
        <w:t>across the USA</w:t>
      </w:r>
      <w:r w:rsidR="007C3864">
        <w:rPr>
          <w:rFonts w:ascii="Arial" w:hAnsi="Arial" w:cs="Arial"/>
          <w:sz w:val="22"/>
          <w:szCs w:val="22"/>
        </w:rPr>
        <w:t>.</w:t>
      </w:r>
      <w:r w:rsidR="00B97576">
        <w:rPr>
          <w:rFonts w:ascii="Arial" w:hAnsi="Arial" w:cs="Arial"/>
          <w:sz w:val="22"/>
          <w:szCs w:val="22"/>
        </w:rPr>
        <w:t xml:space="preserve"> </w:t>
      </w:r>
      <w:r w:rsidR="00962D9F">
        <w:rPr>
          <w:rFonts w:ascii="Arial" w:hAnsi="Arial" w:cs="Arial"/>
          <w:sz w:val="22"/>
          <w:szCs w:val="22"/>
        </w:rPr>
        <w:t>Galbut virus was detected in every population</w:t>
      </w:r>
      <w:r w:rsidR="000977A4">
        <w:rPr>
          <w:rFonts w:ascii="Arial" w:hAnsi="Arial" w:cs="Arial"/>
          <w:sz w:val="22"/>
          <w:szCs w:val="22"/>
        </w:rPr>
        <w:t xml:space="preserve"> </w:t>
      </w:r>
      <w:r w:rsidR="00CF5ACE">
        <w:rPr>
          <w:rFonts w:ascii="Arial" w:hAnsi="Arial" w:cs="Arial"/>
          <w:sz w:val="22"/>
          <w:szCs w:val="22"/>
        </w:rPr>
        <w:t xml:space="preserve">and </w:t>
      </w:r>
      <w:r w:rsidR="008F36F6">
        <w:rPr>
          <w:rFonts w:ascii="Arial" w:hAnsi="Arial" w:cs="Arial"/>
          <w:sz w:val="22"/>
          <w:szCs w:val="22"/>
        </w:rPr>
        <w:t>overall,</w:t>
      </w:r>
      <w:r w:rsidR="00CF5ACE">
        <w:rPr>
          <w:rFonts w:ascii="Arial" w:hAnsi="Arial" w:cs="Arial"/>
          <w:sz w:val="22"/>
          <w:szCs w:val="22"/>
        </w:rPr>
        <w:t xml:space="preserve"> 75%</w:t>
      </w:r>
      <w:r w:rsidR="00E27066">
        <w:rPr>
          <w:rFonts w:ascii="Arial" w:hAnsi="Arial" w:cs="Arial"/>
          <w:sz w:val="22"/>
          <w:szCs w:val="22"/>
        </w:rPr>
        <w:t xml:space="preserve"> </w:t>
      </w:r>
      <w:r w:rsidR="007C3864">
        <w:rPr>
          <w:rFonts w:ascii="Arial" w:hAnsi="Arial" w:cs="Arial"/>
          <w:sz w:val="22"/>
          <w:szCs w:val="22"/>
        </w:rPr>
        <w:t xml:space="preserve">of flies </w:t>
      </w:r>
      <w:r w:rsidR="0041633A">
        <w:rPr>
          <w:rFonts w:ascii="Arial" w:hAnsi="Arial" w:cs="Arial"/>
          <w:sz w:val="22"/>
          <w:szCs w:val="22"/>
        </w:rPr>
        <w:t>tested</w:t>
      </w:r>
      <w:r w:rsidR="007C3864">
        <w:rPr>
          <w:rFonts w:ascii="Arial" w:hAnsi="Arial" w:cs="Arial"/>
          <w:sz w:val="22"/>
          <w:szCs w:val="22"/>
        </w:rPr>
        <w:t xml:space="preserve"> positive. </w:t>
      </w:r>
      <w:r w:rsidR="008D2F8E">
        <w:rPr>
          <w:rFonts w:ascii="Arial" w:hAnsi="Arial" w:cs="Arial"/>
          <w:sz w:val="22"/>
          <w:szCs w:val="22"/>
        </w:rPr>
        <w:t xml:space="preserve">We </w:t>
      </w:r>
      <w:r w:rsidR="000977A4">
        <w:rPr>
          <w:rFonts w:ascii="Arial" w:hAnsi="Arial" w:cs="Arial"/>
          <w:sz w:val="22"/>
          <w:szCs w:val="22"/>
        </w:rPr>
        <w:t xml:space="preserve">selected </w:t>
      </w:r>
      <w:r w:rsidR="00962D9F">
        <w:rPr>
          <w:rFonts w:ascii="Arial" w:hAnsi="Arial" w:cs="Arial"/>
          <w:sz w:val="22"/>
          <w:szCs w:val="22"/>
        </w:rPr>
        <w:t xml:space="preserve">155 </w:t>
      </w:r>
      <w:r w:rsidR="000977A4">
        <w:rPr>
          <w:rFonts w:ascii="Arial" w:hAnsi="Arial" w:cs="Arial"/>
          <w:sz w:val="22"/>
          <w:szCs w:val="22"/>
        </w:rPr>
        <w:t xml:space="preserve">flies for shotgun RNA sequencing and </w:t>
      </w:r>
      <w:r w:rsidR="008D2F8E">
        <w:rPr>
          <w:rFonts w:ascii="Arial" w:hAnsi="Arial" w:cs="Arial"/>
          <w:sz w:val="22"/>
          <w:szCs w:val="22"/>
        </w:rPr>
        <w:t>recovered 373 coding-complete or near-complete</w:t>
      </w:r>
      <w:r w:rsidR="00962D9F">
        <w:rPr>
          <w:rFonts w:ascii="Arial" w:hAnsi="Arial" w:cs="Arial"/>
          <w:sz w:val="22"/>
          <w:szCs w:val="22"/>
        </w:rPr>
        <w:t xml:space="preserve"> sequences of</w:t>
      </w:r>
      <w:r w:rsidR="008D2F8E">
        <w:rPr>
          <w:rFonts w:ascii="Arial" w:hAnsi="Arial" w:cs="Arial"/>
          <w:sz w:val="22"/>
          <w:szCs w:val="22"/>
        </w:rPr>
        <w:t xml:space="preserve"> galbut </w:t>
      </w:r>
      <w:r w:rsidR="00962D9F">
        <w:rPr>
          <w:rFonts w:ascii="Arial" w:hAnsi="Arial" w:cs="Arial"/>
          <w:sz w:val="22"/>
          <w:szCs w:val="22"/>
        </w:rPr>
        <w:t xml:space="preserve">virus </w:t>
      </w:r>
      <w:r w:rsidR="000977A4">
        <w:rPr>
          <w:rFonts w:ascii="Arial" w:hAnsi="Arial" w:cs="Arial"/>
          <w:sz w:val="22"/>
          <w:szCs w:val="22"/>
        </w:rPr>
        <w:t xml:space="preserve">and </w:t>
      </w:r>
      <w:r w:rsidR="00962D9F">
        <w:rPr>
          <w:rFonts w:ascii="Arial" w:hAnsi="Arial" w:cs="Arial"/>
          <w:sz w:val="22"/>
          <w:szCs w:val="22"/>
        </w:rPr>
        <w:t xml:space="preserve">its likely satellite, </w:t>
      </w:r>
      <w:r w:rsidR="000977A4">
        <w:rPr>
          <w:rFonts w:ascii="Arial" w:hAnsi="Arial" w:cs="Arial"/>
          <w:sz w:val="22"/>
          <w:szCs w:val="22"/>
        </w:rPr>
        <w:t>chaq virus</w:t>
      </w:r>
      <w:r w:rsidR="008D2F8E">
        <w:rPr>
          <w:rFonts w:ascii="Arial" w:hAnsi="Arial" w:cs="Arial"/>
          <w:sz w:val="22"/>
          <w:szCs w:val="22"/>
        </w:rPr>
        <w:t>.</w:t>
      </w:r>
      <w:r w:rsidR="007C3864">
        <w:rPr>
          <w:rFonts w:ascii="Arial" w:hAnsi="Arial" w:cs="Arial"/>
          <w:sz w:val="22"/>
          <w:szCs w:val="22"/>
        </w:rPr>
        <w:t xml:space="preserve"> </w:t>
      </w:r>
      <w:r w:rsidR="0020730B">
        <w:rPr>
          <w:rFonts w:ascii="Arial" w:hAnsi="Arial" w:cs="Arial"/>
          <w:sz w:val="22"/>
          <w:szCs w:val="22"/>
        </w:rPr>
        <w:t xml:space="preserve">Galbut virus sequences clustered </w:t>
      </w:r>
      <w:r w:rsidR="00962D9F">
        <w:rPr>
          <w:rFonts w:ascii="Arial" w:hAnsi="Arial" w:cs="Arial"/>
          <w:sz w:val="22"/>
          <w:szCs w:val="22"/>
        </w:rPr>
        <w:t xml:space="preserve">phylogenetically </w:t>
      </w:r>
      <w:r w:rsidR="0020730B">
        <w:rPr>
          <w:rFonts w:ascii="Arial" w:hAnsi="Arial" w:cs="Arial"/>
          <w:sz w:val="22"/>
          <w:szCs w:val="22"/>
        </w:rPr>
        <w:t xml:space="preserve">into </w:t>
      </w:r>
      <w:r w:rsidR="00E27066">
        <w:rPr>
          <w:rFonts w:ascii="Arial" w:hAnsi="Arial" w:cs="Arial"/>
          <w:sz w:val="22"/>
          <w:szCs w:val="22"/>
        </w:rPr>
        <w:t>three</w:t>
      </w:r>
      <w:r w:rsidR="0020730B">
        <w:rPr>
          <w:rFonts w:ascii="Arial" w:hAnsi="Arial" w:cs="Arial"/>
          <w:sz w:val="22"/>
          <w:szCs w:val="22"/>
        </w:rPr>
        <w:t xml:space="preserve"> major clades. Two clades</w:t>
      </w:r>
      <w:r w:rsidR="00E27066">
        <w:rPr>
          <w:rFonts w:ascii="Arial" w:hAnsi="Arial" w:cs="Arial"/>
          <w:sz w:val="22"/>
          <w:szCs w:val="22"/>
        </w:rPr>
        <w:t xml:space="preserve">, termed </w:t>
      </w:r>
      <w:r w:rsidR="001B34D8" w:rsidRPr="00962D9F">
        <w:rPr>
          <w:rFonts w:ascii="Arial" w:hAnsi="Arial" w:cs="Arial"/>
          <w:sz w:val="22"/>
          <w:szCs w:val="22"/>
        </w:rPr>
        <w:t>mel</w:t>
      </w:r>
      <w:r w:rsidR="00E27066">
        <w:rPr>
          <w:rFonts w:ascii="Arial" w:hAnsi="Arial" w:cs="Arial"/>
          <w:sz w:val="22"/>
          <w:szCs w:val="22"/>
        </w:rPr>
        <w:t xml:space="preserve">A and </w:t>
      </w:r>
      <w:r w:rsidR="001B34D8" w:rsidRPr="00962D9F">
        <w:rPr>
          <w:rFonts w:ascii="Arial" w:hAnsi="Arial" w:cs="Arial"/>
          <w:sz w:val="22"/>
          <w:szCs w:val="22"/>
        </w:rPr>
        <w:t>mel</w:t>
      </w:r>
      <w:r w:rsidR="00E27066">
        <w:rPr>
          <w:rFonts w:ascii="Arial" w:hAnsi="Arial" w:cs="Arial"/>
          <w:sz w:val="22"/>
          <w:szCs w:val="22"/>
        </w:rPr>
        <w:t xml:space="preserve">B, </w:t>
      </w:r>
      <w:r w:rsidR="00962D9F">
        <w:rPr>
          <w:rFonts w:ascii="Arial" w:hAnsi="Arial" w:cs="Arial"/>
          <w:sz w:val="22"/>
          <w:szCs w:val="22"/>
        </w:rPr>
        <w:t xml:space="preserve">comprised viruses infecting </w:t>
      </w:r>
      <w:r w:rsidR="0020730B" w:rsidRPr="006264D3">
        <w:rPr>
          <w:rFonts w:ascii="Arial" w:hAnsi="Arial" w:cs="Arial"/>
          <w:i/>
          <w:iCs/>
          <w:sz w:val="22"/>
          <w:szCs w:val="22"/>
        </w:rPr>
        <w:t>D. melanogaster</w:t>
      </w:r>
      <w:r w:rsidR="0020730B">
        <w:rPr>
          <w:rFonts w:ascii="Arial" w:hAnsi="Arial" w:cs="Arial"/>
          <w:sz w:val="22"/>
          <w:szCs w:val="22"/>
        </w:rPr>
        <w:t xml:space="preserve"> </w:t>
      </w:r>
      <w:r w:rsidR="00962D9F">
        <w:rPr>
          <w:rFonts w:ascii="Arial" w:hAnsi="Arial" w:cs="Arial"/>
          <w:sz w:val="22"/>
          <w:szCs w:val="22"/>
        </w:rPr>
        <w:t xml:space="preserve">while </w:t>
      </w:r>
      <w:r w:rsidR="0020730B">
        <w:rPr>
          <w:rFonts w:ascii="Arial" w:hAnsi="Arial" w:cs="Arial"/>
          <w:sz w:val="22"/>
          <w:szCs w:val="22"/>
        </w:rPr>
        <w:t>the third</w:t>
      </w:r>
      <w:r w:rsidR="001B34D8">
        <w:rPr>
          <w:rFonts w:ascii="Arial" w:hAnsi="Arial" w:cs="Arial"/>
          <w:sz w:val="22"/>
          <w:szCs w:val="22"/>
        </w:rPr>
        <w:t xml:space="preserve">, </w:t>
      </w:r>
      <w:r w:rsidR="001B34D8" w:rsidRPr="00962D9F">
        <w:rPr>
          <w:rFonts w:ascii="Arial" w:hAnsi="Arial" w:cs="Arial"/>
          <w:sz w:val="22"/>
          <w:szCs w:val="22"/>
        </w:rPr>
        <w:t>sim</w:t>
      </w:r>
      <w:r w:rsidR="001B34D8">
        <w:rPr>
          <w:rFonts w:ascii="Arial" w:hAnsi="Arial" w:cs="Arial"/>
          <w:sz w:val="22"/>
          <w:szCs w:val="22"/>
        </w:rPr>
        <w:t>A</w:t>
      </w:r>
      <w:r w:rsidR="00962D9F">
        <w:rPr>
          <w:rFonts w:ascii="Arial" w:hAnsi="Arial" w:cs="Arial"/>
          <w:sz w:val="22"/>
          <w:szCs w:val="22"/>
        </w:rPr>
        <w:t>,</w:t>
      </w:r>
      <w:r w:rsidR="0020730B">
        <w:rPr>
          <w:rFonts w:ascii="Arial" w:hAnsi="Arial" w:cs="Arial"/>
          <w:sz w:val="22"/>
          <w:szCs w:val="22"/>
        </w:rPr>
        <w:t xml:space="preserve"> </w:t>
      </w:r>
      <w:r w:rsidR="00962D9F">
        <w:rPr>
          <w:rFonts w:ascii="Arial" w:hAnsi="Arial" w:cs="Arial"/>
          <w:sz w:val="22"/>
          <w:szCs w:val="22"/>
        </w:rPr>
        <w:t xml:space="preserve">included </w:t>
      </w:r>
      <w:r w:rsidR="0020730B" w:rsidRPr="006264D3">
        <w:rPr>
          <w:rFonts w:ascii="Arial" w:hAnsi="Arial" w:cs="Arial"/>
          <w:i/>
          <w:iCs/>
          <w:sz w:val="22"/>
          <w:szCs w:val="22"/>
        </w:rPr>
        <w:t>D. simulans</w:t>
      </w:r>
      <w:r w:rsidR="0020730B">
        <w:rPr>
          <w:rFonts w:ascii="Arial" w:hAnsi="Arial" w:cs="Arial"/>
          <w:sz w:val="22"/>
          <w:szCs w:val="22"/>
        </w:rPr>
        <w:t>-</w:t>
      </w:r>
      <w:r w:rsidR="00E27066">
        <w:rPr>
          <w:rFonts w:ascii="Arial" w:hAnsi="Arial" w:cs="Arial"/>
          <w:sz w:val="22"/>
          <w:szCs w:val="22"/>
        </w:rPr>
        <w:t>infecting</w:t>
      </w:r>
      <w:r w:rsidR="0020730B">
        <w:rPr>
          <w:rFonts w:ascii="Arial" w:hAnsi="Arial" w:cs="Arial"/>
          <w:sz w:val="22"/>
          <w:szCs w:val="22"/>
        </w:rPr>
        <w:t xml:space="preserve"> viruses</w:t>
      </w:r>
      <w:r w:rsidR="003572BE">
        <w:rPr>
          <w:rFonts w:ascii="Arial" w:hAnsi="Arial" w:cs="Arial"/>
          <w:sz w:val="22"/>
          <w:szCs w:val="22"/>
        </w:rPr>
        <w:t>.</w:t>
      </w:r>
      <w:r w:rsidR="0041633A">
        <w:rPr>
          <w:rFonts w:ascii="Arial" w:hAnsi="Arial" w:cs="Arial"/>
          <w:sz w:val="22"/>
          <w:szCs w:val="22"/>
        </w:rPr>
        <w:t xml:space="preserve"> </w:t>
      </w:r>
      <w:ins w:id="1" w:author="Stenglein,Mark" w:date="2025-07-28T09:53:00Z" w16du:dateUtc="2025-07-28T15:53:00Z">
        <w:r w:rsidR="005871BF">
          <w:rPr>
            <w:rFonts w:ascii="Arial" w:hAnsi="Arial" w:cs="Arial"/>
            <w:sz w:val="22"/>
            <w:szCs w:val="22"/>
          </w:rPr>
          <w:t xml:space="preserve">Between clade pairwise nucleotide diversity was as low as 75%, but </w:t>
        </w:r>
      </w:ins>
      <w:del w:id="2" w:author="Stenglein,Mark" w:date="2025-07-28T09:53:00Z" w16du:dateUtc="2025-07-28T15:53:00Z">
        <w:r w:rsidR="0020730B" w:rsidDel="005871BF">
          <w:rPr>
            <w:rFonts w:ascii="Arial" w:hAnsi="Arial" w:cs="Arial"/>
            <w:sz w:val="22"/>
            <w:szCs w:val="22"/>
          </w:rPr>
          <w:delText>G</w:delText>
        </w:r>
        <w:r w:rsidR="0041633A" w:rsidDel="005871BF">
          <w:rPr>
            <w:rFonts w:ascii="Arial" w:hAnsi="Arial" w:cs="Arial"/>
            <w:sz w:val="22"/>
            <w:szCs w:val="22"/>
          </w:rPr>
          <w:delText xml:space="preserve">albut virus </w:delText>
        </w:r>
      </w:del>
      <w:r w:rsidR="0041633A">
        <w:rPr>
          <w:rFonts w:ascii="Arial" w:hAnsi="Arial" w:cs="Arial"/>
          <w:sz w:val="22"/>
          <w:szCs w:val="22"/>
        </w:rPr>
        <w:t xml:space="preserve">diversity within clades </w:t>
      </w:r>
      <w:r w:rsidR="00962D9F">
        <w:rPr>
          <w:rFonts w:ascii="Arial" w:hAnsi="Arial" w:cs="Arial"/>
          <w:sz w:val="22"/>
          <w:szCs w:val="22"/>
        </w:rPr>
        <w:t>was low</w:t>
      </w:r>
      <w:del w:id="3" w:author="Stenglein,Mark" w:date="2025-07-25T17:04:00Z" w16du:dateUtc="2025-07-25T23:04:00Z">
        <w:r w:rsidR="0020730B" w:rsidDel="00800FF6">
          <w:rPr>
            <w:rFonts w:ascii="Arial" w:hAnsi="Arial" w:cs="Arial"/>
            <w:sz w:val="22"/>
            <w:szCs w:val="22"/>
          </w:rPr>
          <w:delText xml:space="preserve"> </w:delText>
        </w:r>
        <w:r w:rsidR="002F12DD" w:rsidDel="00800FF6">
          <w:rPr>
            <w:rFonts w:ascii="Arial" w:hAnsi="Arial" w:cs="Arial"/>
            <w:sz w:val="22"/>
            <w:szCs w:val="22"/>
          </w:rPr>
          <w:delText xml:space="preserve">with pairwise </w:delText>
        </w:r>
        <w:r w:rsidR="004030DC" w:rsidDel="00800FF6">
          <w:rPr>
            <w:rFonts w:ascii="Arial" w:hAnsi="Arial" w:cs="Arial"/>
            <w:sz w:val="22"/>
            <w:szCs w:val="22"/>
          </w:rPr>
          <w:delText xml:space="preserve">nucleotide </w:delText>
        </w:r>
        <w:r w:rsidR="002F12DD" w:rsidDel="00800FF6">
          <w:rPr>
            <w:rFonts w:ascii="Arial" w:hAnsi="Arial" w:cs="Arial"/>
            <w:sz w:val="22"/>
            <w:szCs w:val="22"/>
          </w:rPr>
          <w:delText>identit</w:delText>
        </w:r>
        <w:r w:rsidR="0020730B" w:rsidDel="00800FF6">
          <w:rPr>
            <w:rFonts w:ascii="Arial" w:hAnsi="Arial" w:cs="Arial"/>
            <w:sz w:val="22"/>
            <w:szCs w:val="22"/>
          </w:rPr>
          <w:delText>ies</w:delText>
        </w:r>
        <w:r w:rsidR="002F12DD" w:rsidDel="00800FF6">
          <w:rPr>
            <w:rFonts w:ascii="Arial" w:hAnsi="Arial" w:cs="Arial"/>
            <w:sz w:val="22"/>
            <w:szCs w:val="22"/>
          </w:rPr>
          <w:delText xml:space="preserve"> </w:delText>
        </w:r>
        <w:r w:rsidR="00962D9F" w:rsidDel="00800FF6">
          <w:rPr>
            <w:rFonts w:ascii="Arial" w:hAnsi="Arial" w:cs="Arial"/>
            <w:sz w:val="22"/>
            <w:szCs w:val="22"/>
          </w:rPr>
          <w:delText>as low as</w:delText>
        </w:r>
        <w:r w:rsidR="002F12DD" w:rsidDel="00800FF6">
          <w:rPr>
            <w:rFonts w:ascii="Arial" w:hAnsi="Arial" w:cs="Arial"/>
            <w:sz w:val="22"/>
            <w:szCs w:val="22"/>
          </w:rPr>
          <w:delText xml:space="preserve"> 75%</w:delText>
        </w:r>
      </w:del>
      <w:r w:rsidR="0041633A">
        <w:rPr>
          <w:rFonts w:ascii="Arial" w:hAnsi="Arial" w:cs="Arial"/>
          <w:sz w:val="22"/>
          <w:szCs w:val="22"/>
        </w:rPr>
        <w:t xml:space="preserve">. </w:t>
      </w:r>
      <w:r w:rsidR="005C397C">
        <w:rPr>
          <w:rFonts w:ascii="Arial" w:hAnsi="Arial" w:cs="Arial"/>
          <w:sz w:val="22"/>
          <w:szCs w:val="22"/>
        </w:rPr>
        <w:t xml:space="preserve">Geography partly explained phylogenetic clustering: </w:t>
      </w:r>
      <w:r w:rsidR="00962D9F">
        <w:rPr>
          <w:rFonts w:ascii="Arial" w:hAnsi="Arial" w:cs="Arial"/>
          <w:sz w:val="22"/>
          <w:szCs w:val="22"/>
        </w:rPr>
        <w:t xml:space="preserve">some </w:t>
      </w:r>
      <w:r w:rsidR="005C397C">
        <w:rPr>
          <w:rFonts w:ascii="Arial" w:hAnsi="Arial" w:cs="Arial"/>
          <w:sz w:val="22"/>
          <w:szCs w:val="22"/>
        </w:rPr>
        <w:t xml:space="preserve">sequences from the same location were identical or nearly identical </w:t>
      </w:r>
      <w:r w:rsidR="00962D9F">
        <w:rPr>
          <w:rFonts w:ascii="Arial" w:hAnsi="Arial" w:cs="Arial"/>
          <w:sz w:val="22"/>
          <w:szCs w:val="22"/>
        </w:rPr>
        <w:t xml:space="preserve">while </w:t>
      </w:r>
      <w:r w:rsidR="00122137">
        <w:rPr>
          <w:rFonts w:ascii="Arial" w:hAnsi="Arial" w:cs="Arial"/>
          <w:sz w:val="22"/>
          <w:szCs w:val="22"/>
        </w:rPr>
        <w:t>other</w:t>
      </w:r>
      <w:r w:rsidR="00962D9F">
        <w:rPr>
          <w:rFonts w:ascii="Arial" w:hAnsi="Arial" w:cs="Arial"/>
          <w:sz w:val="22"/>
          <w:szCs w:val="22"/>
        </w:rPr>
        <w:t>s</w:t>
      </w:r>
      <w:r w:rsidR="00122137">
        <w:rPr>
          <w:rFonts w:ascii="Arial" w:hAnsi="Arial" w:cs="Arial"/>
          <w:sz w:val="22"/>
          <w:szCs w:val="22"/>
        </w:rPr>
        <w:t xml:space="preserve"> </w:t>
      </w:r>
      <w:r w:rsidR="005C397C">
        <w:rPr>
          <w:rFonts w:ascii="Arial" w:hAnsi="Arial" w:cs="Arial"/>
          <w:sz w:val="22"/>
          <w:szCs w:val="22"/>
        </w:rPr>
        <w:t xml:space="preserve">were spread throughout trees. </w:t>
      </w:r>
      <w:r w:rsidR="00962D9F">
        <w:rPr>
          <w:rFonts w:ascii="Arial" w:hAnsi="Arial" w:cs="Arial"/>
          <w:color w:val="212121"/>
          <w:sz w:val="22"/>
          <w:szCs w:val="22"/>
        </w:rPr>
        <w:t xml:space="preserve">Several genotype-phenotype associations emerged, including higher average RNA levels in </w:t>
      </w:r>
      <w:r w:rsidR="00962D9F" w:rsidRPr="00962D9F">
        <w:rPr>
          <w:rFonts w:ascii="Arial" w:hAnsi="Arial" w:cs="Arial"/>
          <w:color w:val="212121"/>
          <w:sz w:val="22"/>
          <w:szCs w:val="22"/>
        </w:rPr>
        <w:t>mel</w:t>
      </w:r>
      <w:r w:rsidR="00962D9F">
        <w:rPr>
          <w:rFonts w:ascii="Arial" w:hAnsi="Arial" w:cs="Arial"/>
          <w:color w:val="212121"/>
          <w:sz w:val="22"/>
          <w:szCs w:val="22"/>
        </w:rPr>
        <w:t xml:space="preserve">A infections and an exclusive association of chaq virus with </w:t>
      </w:r>
      <w:r w:rsidR="00962D9F" w:rsidRPr="00962D9F">
        <w:rPr>
          <w:rFonts w:ascii="Arial" w:hAnsi="Arial" w:cs="Arial"/>
          <w:color w:val="212121"/>
          <w:sz w:val="22"/>
          <w:szCs w:val="22"/>
        </w:rPr>
        <w:t>mel</w:t>
      </w:r>
      <w:r w:rsidR="00962D9F">
        <w:rPr>
          <w:rFonts w:ascii="Arial" w:hAnsi="Arial" w:cs="Arial"/>
          <w:color w:val="212121"/>
          <w:sz w:val="22"/>
          <w:szCs w:val="22"/>
        </w:rPr>
        <w:t xml:space="preserve">A and </w:t>
      </w:r>
      <w:r w:rsidR="00962D9F" w:rsidRPr="00962D9F">
        <w:rPr>
          <w:rFonts w:ascii="Arial" w:hAnsi="Arial" w:cs="Arial"/>
          <w:color w:val="212121"/>
          <w:sz w:val="22"/>
          <w:szCs w:val="22"/>
        </w:rPr>
        <w:t>sim</w:t>
      </w:r>
      <w:r w:rsidR="00962D9F">
        <w:rPr>
          <w:rFonts w:ascii="Arial" w:hAnsi="Arial" w:cs="Arial"/>
          <w:color w:val="212121"/>
          <w:sz w:val="22"/>
          <w:szCs w:val="22"/>
        </w:rPr>
        <w:t xml:space="preserve">A infections. Coinfection was detected in one third of samples and did not require complete sets of all three galbut virus segments. </w:t>
      </w:r>
      <w:r w:rsidR="00F77228">
        <w:rPr>
          <w:rFonts w:ascii="Arial" w:hAnsi="Arial" w:cs="Arial"/>
          <w:sz w:val="22"/>
          <w:szCs w:val="22"/>
        </w:rPr>
        <w:t>Coinfection is a prerequisite of reassortment, and there</w:t>
      </w:r>
      <w:r w:rsidR="00F77228" w:rsidRPr="00115BE1">
        <w:rPr>
          <w:rFonts w:ascii="Arial" w:hAnsi="Arial"/>
          <w:sz w:val="22"/>
        </w:rPr>
        <w:t xml:space="preserve"> was evidence of reassortment </w:t>
      </w:r>
      <w:r w:rsidR="00F77228">
        <w:rPr>
          <w:rFonts w:ascii="Arial" w:hAnsi="Arial" w:cs="Arial"/>
          <w:sz w:val="22"/>
          <w:szCs w:val="22"/>
        </w:rPr>
        <w:t>involving all segments and chaq virus. However, reassortment did</w:t>
      </w:r>
      <w:r w:rsidR="00F77228" w:rsidRPr="00115BE1">
        <w:rPr>
          <w:rFonts w:ascii="Arial" w:hAnsi="Arial"/>
          <w:sz w:val="22"/>
        </w:rPr>
        <w:t xml:space="preserve"> not </w:t>
      </w:r>
      <w:r w:rsidR="00F77228">
        <w:rPr>
          <w:rFonts w:ascii="Arial" w:hAnsi="Arial" w:cs="Arial"/>
          <w:sz w:val="22"/>
          <w:szCs w:val="22"/>
        </w:rPr>
        <w:t xml:space="preserve">occur </w:t>
      </w:r>
      <w:r w:rsidR="00F77228" w:rsidRPr="00115BE1">
        <w:rPr>
          <w:rFonts w:ascii="Arial" w:hAnsi="Arial"/>
          <w:sz w:val="22"/>
        </w:rPr>
        <w:t>between clades</w:t>
      </w:r>
      <w:r w:rsidR="00F77228">
        <w:rPr>
          <w:rFonts w:ascii="Arial" w:hAnsi="Arial" w:cs="Arial"/>
          <w:sz w:val="22"/>
          <w:szCs w:val="22"/>
        </w:rPr>
        <w:t xml:space="preserve">, despite </w:t>
      </w:r>
      <w:r w:rsidR="00F77228">
        <w:rPr>
          <w:rFonts w:ascii="Arial" w:hAnsi="Arial" w:cs="Arial"/>
          <w:sz w:val="22"/>
          <w:szCs w:val="22"/>
        </w:rPr>
        <w:lastRenderedPageBreak/>
        <w:t>coinfection, indicating</w:t>
      </w:r>
      <w:r w:rsidR="00F77228" w:rsidRPr="00115BE1">
        <w:rPr>
          <w:rFonts w:ascii="Arial" w:hAnsi="Arial"/>
          <w:sz w:val="22"/>
        </w:rPr>
        <w:t xml:space="preserve"> that clades are reproductively isolated</w:t>
      </w:r>
      <w:r w:rsidR="00962D9F">
        <w:rPr>
          <w:rFonts w:ascii="Arial" w:hAnsi="Arial" w:cs="Arial"/>
          <w:color w:val="212121"/>
          <w:sz w:val="22"/>
          <w:szCs w:val="22"/>
        </w:rPr>
        <w:t xml:space="preserve">. Galbut virus RNA 3 sequences exhibited more </w:t>
      </w:r>
      <w:r w:rsidR="00FD4139">
        <w:rPr>
          <w:rFonts w:ascii="Arial" w:hAnsi="Arial" w:cs="Arial"/>
          <w:color w:val="212121"/>
          <w:sz w:val="22"/>
          <w:szCs w:val="22"/>
        </w:rPr>
        <w:t xml:space="preserve">involvement in co-infection, greater </w:t>
      </w:r>
      <w:r w:rsidR="00962D9F">
        <w:rPr>
          <w:rFonts w:ascii="Arial" w:hAnsi="Arial" w:cs="Arial"/>
          <w:color w:val="212121"/>
          <w:sz w:val="22"/>
          <w:szCs w:val="22"/>
        </w:rPr>
        <w:t>diversity</w:t>
      </w:r>
      <w:r w:rsidR="00FD4139">
        <w:rPr>
          <w:rFonts w:ascii="Arial" w:hAnsi="Arial" w:cs="Arial"/>
          <w:color w:val="212121"/>
          <w:sz w:val="22"/>
          <w:szCs w:val="22"/>
        </w:rPr>
        <w:t>,</w:t>
      </w:r>
      <w:r w:rsidR="00962D9F">
        <w:rPr>
          <w:rFonts w:ascii="Arial" w:hAnsi="Arial" w:cs="Arial"/>
          <w:color w:val="212121"/>
          <w:sz w:val="22"/>
          <w:szCs w:val="22"/>
        </w:rPr>
        <w:t xml:space="preserve"> and stronger evidence of diversifying selection than the other segments, consistent with a possible role in host modulation. </w:t>
      </w:r>
      <w:r w:rsidR="00DC54B2">
        <w:rPr>
          <w:rFonts w:ascii="Arial" w:hAnsi="Arial" w:cs="Arial"/>
          <w:color w:val="212121"/>
          <w:sz w:val="22"/>
          <w:szCs w:val="22"/>
        </w:rPr>
        <w:t>T</w:t>
      </w:r>
      <w:r w:rsidR="00962D9F">
        <w:rPr>
          <w:rFonts w:ascii="Arial" w:hAnsi="Arial" w:cs="Arial"/>
          <w:color w:val="212121"/>
          <w:sz w:val="22"/>
          <w:szCs w:val="22"/>
        </w:rPr>
        <w:t xml:space="preserve">hese findings reinforce the ecological success of galbut virus and </w:t>
      </w:r>
      <w:del w:id="4" w:author="Stenglein,Mark" w:date="2025-07-28T09:54:00Z" w16du:dateUtc="2025-07-28T15:54:00Z">
        <w:r w:rsidR="00962D9F" w:rsidDel="005871BF">
          <w:rPr>
            <w:rFonts w:ascii="Arial" w:hAnsi="Arial" w:cs="Arial"/>
            <w:color w:val="212121"/>
            <w:sz w:val="22"/>
            <w:szCs w:val="22"/>
          </w:rPr>
          <w:delText>enrich our understanding of this promising model system</w:delText>
        </w:r>
      </w:del>
      <w:ins w:id="5" w:author="Stenglein,Mark" w:date="2025-07-28T09:54:00Z" w16du:dateUtc="2025-07-28T15:54:00Z">
        <w:r w:rsidR="005871BF">
          <w:rPr>
            <w:rFonts w:ascii="Arial" w:hAnsi="Arial" w:cs="Arial"/>
            <w:color w:val="212121"/>
            <w:sz w:val="22"/>
            <w:szCs w:val="22"/>
          </w:rPr>
          <w:t>set the stage for ex</w:t>
        </w:r>
      </w:ins>
      <w:ins w:id="6" w:author="Stenglein,Mark" w:date="2025-07-28T09:55:00Z" w16du:dateUtc="2025-07-28T15:55:00Z">
        <w:r w:rsidR="005871BF">
          <w:rPr>
            <w:rFonts w:ascii="Arial" w:hAnsi="Arial" w:cs="Arial"/>
            <w:color w:val="212121"/>
            <w:sz w:val="22"/>
            <w:szCs w:val="22"/>
          </w:rPr>
          <w:t>periments to uncover the mechanisms underlying reassortment incompatibility and clade-specific phenotypes</w:t>
        </w:r>
      </w:ins>
      <w:r w:rsidR="00962D9F">
        <w:rPr>
          <w:rFonts w:ascii="Arial" w:hAnsi="Arial" w:cs="Arial"/>
          <w:color w:val="212121"/>
          <w:sz w:val="22"/>
          <w:szCs w:val="22"/>
        </w:rPr>
        <w:t>.</w:t>
      </w:r>
    </w:p>
    <w:p w14:paraId="19E36673" w14:textId="77777777" w:rsidR="00641623" w:rsidRDefault="00641623" w:rsidP="00081385">
      <w:pPr>
        <w:spacing w:line="360" w:lineRule="auto"/>
        <w:rPr>
          <w:rFonts w:ascii="Arial" w:hAnsi="Arial" w:cs="Arial"/>
          <w:sz w:val="22"/>
          <w:szCs w:val="22"/>
        </w:rPr>
      </w:pPr>
    </w:p>
    <w:p w14:paraId="6977A51C" w14:textId="77777777" w:rsidR="002A05C5" w:rsidRDefault="002A05C5" w:rsidP="00081385">
      <w:pPr>
        <w:spacing w:line="360" w:lineRule="auto"/>
        <w:rPr>
          <w:rFonts w:ascii="Arial" w:hAnsi="Arial" w:cs="Arial"/>
          <w:b/>
          <w:bCs/>
          <w:sz w:val="22"/>
          <w:szCs w:val="22"/>
        </w:rPr>
      </w:pPr>
    </w:p>
    <w:p w14:paraId="3A53A864" w14:textId="5D002426" w:rsidR="00816656" w:rsidRDefault="00D33005" w:rsidP="00081385">
      <w:pPr>
        <w:spacing w:line="360" w:lineRule="auto"/>
        <w:rPr>
          <w:rFonts w:ascii="Arial" w:hAnsi="Arial" w:cs="Arial"/>
          <w:b/>
          <w:bCs/>
          <w:sz w:val="22"/>
          <w:szCs w:val="22"/>
        </w:rPr>
      </w:pPr>
      <w:r>
        <w:rPr>
          <w:rFonts w:ascii="Arial" w:hAnsi="Arial" w:cs="Arial"/>
          <w:b/>
          <w:bCs/>
          <w:sz w:val="22"/>
          <w:szCs w:val="22"/>
        </w:rPr>
        <w:t>INTRODUCTION</w:t>
      </w:r>
    </w:p>
    <w:p w14:paraId="058F6E7A" w14:textId="77777777" w:rsidR="00FC2AE1" w:rsidRDefault="00FC2AE1" w:rsidP="00081385">
      <w:pPr>
        <w:spacing w:line="360" w:lineRule="auto"/>
        <w:rPr>
          <w:rFonts w:ascii="Arial" w:hAnsi="Arial" w:cs="Arial"/>
          <w:sz w:val="22"/>
          <w:szCs w:val="22"/>
        </w:rPr>
      </w:pPr>
    </w:p>
    <w:p w14:paraId="43EB71B3" w14:textId="7A3E15EA" w:rsidR="004D1D07" w:rsidRDefault="00816656" w:rsidP="00081385">
      <w:pPr>
        <w:spacing w:line="360" w:lineRule="auto"/>
        <w:rPr>
          <w:ins w:id="7" w:author="Keene-Snickers,Lexi" w:date="2025-08-08T15:18:00Z" w16du:dateUtc="2025-08-08T14:18:00Z"/>
          <w:rFonts w:ascii="Arial" w:hAnsi="Arial" w:cs="Arial"/>
          <w:sz w:val="22"/>
          <w:szCs w:val="22"/>
        </w:rPr>
      </w:pPr>
      <w:r>
        <w:rPr>
          <w:rFonts w:ascii="Arial" w:hAnsi="Arial" w:cs="Arial"/>
          <w:sz w:val="22"/>
          <w:szCs w:val="22"/>
        </w:rPr>
        <w:tab/>
      </w:r>
      <w:ins w:id="8" w:author="Stenglein,Mark" w:date="2025-07-30T14:10:00Z" w16du:dateUtc="2025-07-30T20:10:00Z">
        <w:del w:id="9" w:author="Keene-Snickers,Lexi" w:date="2025-08-08T15:07:00Z" w16du:dateUtc="2025-08-08T14:07:00Z">
          <w:r w:rsidR="004D1D07" w:rsidRPr="004D1D07" w:rsidDel="00404C10">
            <w:rPr>
              <w:rFonts w:ascii="Arial" w:hAnsi="Arial" w:cs="Arial"/>
              <w:i/>
              <w:iCs/>
              <w:sz w:val="22"/>
              <w:szCs w:val="22"/>
              <w:rPrChange w:id="10" w:author="Stenglein,Mark" w:date="2025-07-30T14:11:00Z" w16du:dateUtc="2025-07-30T20:11:00Z">
                <w:rPr>
                  <w:rFonts w:ascii="Arial" w:hAnsi="Arial" w:cs="Arial"/>
                  <w:sz w:val="22"/>
                  <w:szCs w:val="22"/>
                </w:rPr>
              </w:rPrChange>
            </w:rPr>
            <w:delText>Drosophila melanogaster</w:delText>
          </w:r>
          <w:r w:rsidR="004D1D07" w:rsidDel="00404C10">
            <w:rPr>
              <w:rFonts w:ascii="Arial" w:hAnsi="Arial" w:cs="Arial"/>
              <w:sz w:val="22"/>
              <w:szCs w:val="22"/>
            </w:rPr>
            <w:delText xml:space="preserve"> has proven to be a</w:delText>
          </w:r>
        </w:del>
      </w:ins>
      <w:ins w:id="11" w:author="Stenglein,Mark" w:date="2025-07-30T14:11:00Z" w16du:dateUtc="2025-07-30T20:11:00Z">
        <w:del w:id="12" w:author="Keene-Snickers,Lexi" w:date="2025-08-08T15:07:00Z" w16du:dateUtc="2025-08-08T14:07:00Z">
          <w:r w:rsidR="004D1D07" w:rsidDel="00404C10">
            <w:rPr>
              <w:rFonts w:ascii="Arial" w:hAnsi="Arial" w:cs="Arial"/>
              <w:sz w:val="22"/>
              <w:szCs w:val="22"/>
            </w:rPr>
            <w:delText xml:space="preserve"> valuable system for the study of a variety of biological phenomena, including </w:delText>
          </w:r>
        </w:del>
      </w:ins>
      <w:ins w:id="13" w:author="Stenglein,Mark" w:date="2025-07-30T14:12:00Z" w16du:dateUtc="2025-07-30T20:12:00Z">
        <w:del w:id="14" w:author="Keene-Snickers,Lexi" w:date="2025-08-08T15:07:00Z" w16du:dateUtc="2025-08-08T14:07:00Z">
          <w:r w:rsidR="004D1D07" w:rsidDel="00404C10">
            <w:rPr>
              <w:rFonts w:ascii="Arial" w:hAnsi="Arial" w:cs="Arial"/>
              <w:sz w:val="22"/>
              <w:szCs w:val="22"/>
            </w:rPr>
            <w:delText>host-pathogen interactions.</w:delText>
          </w:r>
        </w:del>
      </w:ins>
      <w:ins w:id="15" w:author="Keene-Snickers,Lexi" w:date="2025-08-08T15:01:00Z" w16du:dateUtc="2025-08-08T14:01:00Z">
        <w:r w:rsidR="001917B2">
          <w:rPr>
            <w:rFonts w:ascii="Arial" w:hAnsi="Arial" w:cs="Arial"/>
            <w:sz w:val="22"/>
            <w:szCs w:val="22"/>
          </w:rPr>
          <w:t xml:space="preserve">Understanding the </w:t>
        </w:r>
        <w:r w:rsidR="00404C10">
          <w:rPr>
            <w:rFonts w:ascii="Arial" w:hAnsi="Arial" w:cs="Arial"/>
            <w:sz w:val="22"/>
            <w:szCs w:val="22"/>
          </w:rPr>
          <w:t xml:space="preserve">community of viruses infecting </w:t>
        </w:r>
      </w:ins>
      <w:ins w:id="16" w:author="Keene-Snickers,Lexi" w:date="2025-08-08T15:02:00Z" w16du:dateUtc="2025-08-08T14:02:00Z">
        <w:r w:rsidR="00404C10">
          <w:rPr>
            <w:rFonts w:ascii="Arial" w:hAnsi="Arial" w:cs="Arial"/>
            <w:sz w:val="22"/>
            <w:szCs w:val="22"/>
          </w:rPr>
          <w:t xml:space="preserve">individual organisms </w:t>
        </w:r>
      </w:ins>
      <w:ins w:id="17" w:author="Keene-Snickers,Lexi" w:date="2025-08-08T15:00:00Z" w16du:dateUtc="2025-08-08T14:00:00Z">
        <w:r w:rsidR="001917B2">
          <w:rPr>
            <w:rFonts w:ascii="Arial" w:hAnsi="Arial" w:cs="Arial"/>
            <w:sz w:val="22"/>
            <w:szCs w:val="22"/>
          </w:rPr>
          <w:t>is becoming increasingly relevant to the study of</w:t>
        </w:r>
      </w:ins>
      <w:ins w:id="18" w:author="Keene-Snickers,Lexi" w:date="2025-08-08T15:02:00Z" w16du:dateUtc="2025-08-08T14:02:00Z">
        <w:r w:rsidR="00404C10">
          <w:rPr>
            <w:rFonts w:ascii="Arial" w:hAnsi="Arial" w:cs="Arial"/>
            <w:sz w:val="22"/>
            <w:szCs w:val="22"/>
          </w:rPr>
          <w:t xml:space="preserve"> </w:t>
        </w:r>
      </w:ins>
      <w:ins w:id="19" w:author="Keene-Snickers,Lexi" w:date="2025-08-08T15:03:00Z" w16du:dateUtc="2025-08-08T14:03:00Z">
        <w:r w:rsidR="00404C10">
          <w:rPr>
            <w:rFonts w:ascii="Arial" w:hAnsi="Arial" w:cs="Arial"/>
            <w:sz w:val="22"/>
            <w:szCs w:val="22"/>
          </w:rPr>
          <w:t xml:space="preserve">genetics, </w:t>
        </w:r>
      </w:ins>
      <w:ins w:id="20" w:author="Keene-Snickers,Lexi" w:date="2025-08-08T15:02:00Z" w16du:dateUtc="2025-08-08T14:02:00Z">
        <w:r w:rsidR="00404C10">
          <w:rPr>
            <w:rFonts w:ascii="Arial" w:hAnsi="Arial" w:cs="Arial"/>
            <w:sz w:val="22"/>
            <w:szCs w:val="22"/>
          </w:rPr>
          <w:t>evolution</w:t>
        </w:r>
      </w:ins>
      <w:ins w:id="21" w:author="Keene-Snickers,Lexi" w:date="2025-08-08T15:03:00Z" w16du:dateUtc="2025-08-08T14:03:00Z">
        <w:r w:rsidR="00404C10">
          <w:rPr>
            <w:rFonts w:ascii="Arial" w:hAnsi="Arial" w:cs="Arial"/>
            <w:sz w:val="22"/>
            <w:szCs w:val="22"/>
          </w:rPr>
          <w:t xml:space="preserve"> and host</w:t>
        </w:r>
      </w:ins>
      <w:ins w:id="22" w:author="Keene-Snickers,Lexi" w:date="2025-08-08T15:00:00Z" w16du:dateUtc="2025-08-08T14:00:00Z">
        <w:r w:rsidR="001917B2">
          <w:rPr>
            <w:rFonts w:ascii="Arial" w:hAnsi="Arial" w:cs="Arial"/>
            <w:sz w:val="22"/>
            <w:szCs w:val="22"/>
          </w:rPr>
          <w:t>-</w:t>
        </w:r>
      </w:ins>
      <w:ins w:id="23" w:author="Keene-Snickers,Lexi" w:date="2025-08-08T15:02:00Z" w16du:dateUtc="2025-08-08T14:02:00Z">
        <w:r w:rsidR="00404C10">
          <w:rPr>
            <w:rFonts w:ascii="Arial" w:hAnsi="Arial" w:cs="Arial"/>
            <w:sz w:val="22"/>
            <w:szCs w:val="22"/>
          </w:rPr>
          <w:t>pathogen</w:t>
        </w:r>
      </w:ins>
      <w:ins w:id="24" w:author="Keene-Snickers,Lexi" w:date="2025-08-08T15:00:00Z" w16du:dateUtc="2025-08-08T14:00:00Z">
        <w:r w:rsidR="001917B2">
          <w:rPr>
            <w:rFonts w:ascii="Arial" w:hAnsi="Arial" w:cs="Arial"/>
            <w:sz w:val="22"/>
            <w:szCs w:val="22"/>
          </w:rPr>
          <w:t xml:space="preserve"> interactions</w:t>
        </w:r>
      </w:ins>
      <w:ins w:id="25" w:author="Keene-Snickers,Lexi" w:date="2025-08-08T15:03:00Z" w16du:dateUtc="2025-08-08T14:03:00Z">
        <w:r w:rsidR="00404C10">
          <w:rPr>
            <w:rFonts w:ascii="Arial" w:hAnsi="Arial" w:cs="Arial"/>
            <w:sz w:val="22"/>
            <w:szCs w:val="22"/>
          </w:rPr>
          <w:t xml:space="preserve">. </w:t>
        </w:r>
      </w:ins>
      <w:ins w:id="26" w:author="Keene-Snickers,Lexi" w:date="2025-08-08T15:28:00Z" w16du:dateUtc="2025-08-08T14:28:00Z">
        <w:r w:rsidR="0007768F">
          <w:rPr>
            <w:rFonts w:ascii="Arial" w:hAnsi="Arial" w:cs="Arial"/>
            <w:sz w:val="22"/>
            <w:szCs w:val="22"/>
          </w:rPr>
          <w:t>With the rise of high throughput sequencing methods</w:t>
        </w:r>
      </w:ins>
      <w:ins w:id="27" w:author="Keene-Snickers,Lexi" w:date="2025-08-08T15:45:00Z" w16du:dateUtc="2025-08-08T14:45:00Z">
        <w:r w:rsidR="0072174D">
          <w:rPr>
            <w:rFonts w:ascii="Arial" w:hAnsi="Arial" w:cs="Arial"/>
            <w:sz w:val="22"/>
            <w:szCs w:val="22"/>
          </w:rPr>
          <w:t>,</w:t>
        </w:r>
      </w:ins>
      <w:ins w:id="28" w:author="Keene-Snickers,Lexi" w:date="2025-08-08T15:28:00Z" w16du:dateUtc="2025-08-08T14:28:00Z">
        <w:r w:rsidR="0007768F">
          <w:rPr>
            <w:rFonts w:ascii="Arial" w:hAnsi="Arial" w:cs="Arial"/>
            <w:sz w:val="22"/>
            <w:szCs w:val="22"/>
          </w:rPr>
          <w:t xml:space="preserve"> it has become evident that organisms are infected with far more </w:t>
        </w:r>
      </w:ins>
      <w:ins w:id="29" w:author="Keene-Snickers,Lexi" w:date="2025-08-08T15:29:00Z" w16du:dateUtc="2025-08-08T14:29:00Z">
        <w:r w:rsidR="0007768F">
          <w:rPr>
            <w:rFonts w:ascii="Arial" w:hAnsi="Arial" w:cs="Arial"/>
            <w:sz w:val="22"/>
            <w:szCs w:val="22"/>
          </w:rPr>
          <w:t>viruses than previously thought</w:t>
        </w:r>
      </w:ins>
      <w:sdt>
        <w:sdtPr>
          <w:rPr>
            <w:rFonts w:ascii="Arial" w:hAnsi="Arial" w:cs="Arial"/>
            <w:color w:val="000000"/>
            <w:sz w:val="22"/>
            <w:szCs w:val="22"/>
            <w:vertAlign w:val="superscript"/>
          </w:rPr>
          <w:tag w:val="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"/>
          <w:id w:val="-1027330567"/>
          <w:placeholder>
            <w:docPart w:val="DefaultPlaceholder_-1854013440"/>
          </w:placeholder>
        </w:sdtPr>
        <w:sdtContent>
          <w:ins w:id="30" w:author="Keene-Snickers,Lexi" w:date="2025-08-08T16:10:00Z" w16du:dateUtc="2025-08-08T15:10:00Z">
            <w:r w:rsidR="003504EF" w:rsidRPr="003504EF">
              <w:rPr>
                <w:rFonts w:ascii="Arial" w:hAnsi="Arial" w:cs="Arial"/>
                <w:color w:val="000000"/>
                <w:sz w:val="22"/>
                <w:szCs w:val="22"/>
                <w:vertAlign w:val="superscript"/>
              </w:rPr>
              <w:t>1–3</w:t>
            </w:r>
          </w:ins>
          <w:del w:id="31" w:author="Keene-Snickers,Lexi" w:date="2025-08-08T16:10:00Z" w16du:dateUtc="2025-08-08T15:10:00Z">
            <w:r w:rsidR="003504EF" w:rsidRPr="003504EF" w:rsidDel="003504EF">
              <w:rPr>
                <w:rFonts w:ascii="Arial" w:hAnsi="Arial" w:cs="Arial"/>
                <w:color w:val="000000"/>
                <w:sz w:val="22"/>
                <w:szCs w:val="22"/>
                <w:vertAlign w:val="superscript"/>
              </w:rPr>
              <w:delText>1–3</w:delText>
            </w:r>
          </w:del>
        </w:sdtContent>
      </w:sdt>
      <w:ins w:id="32" w:author="Keene-Snickers,Lexi" w:date="2025-08-08T15:29:00Z" w16du:dateUtc="2025-08-08T14:29:00Z">
        <w:r w:rsidR="0007768F">
          <w:rPr>
            <w:rFonts w:ascii="Arial" w:hAnsi="Arial" w:cs="Arial"/>
            <w:sz w:val="22"/>
            <w:szCs w:val="22"/>
          </w:rPr>
          <w:t xml:space="preserve">. </w:t>
        </w:r>
        <w:r w:rsidR="0007768F" w:rsidRPr="0072174D">
          <w:rPr>
            <w:rFonts w:ascii="Arial" w:hAnsi="Arial" w:cs="Arial"/>
            <w:i/>
            <w:iCs/>
            <w:sz w:val="22"/>
            <w:szCs w:val="22"/>
            <w:rPrChange w:id="33" w:author="Keene-Snickers,Lexi" w:date="2025-08-08T15:45:00Z" w16du:dateUtc="2025-08-08T14:45:00Z">
              <w:rPr>
                <w:rFonts w:ascii="Arial" w:hAnsi="Arial" w:cs="Arial"/>
                <w:sz w:val="22"/>
                <w:szCs w:val="22"/>
              </w:rPr>
            </w:rPrChange>
          </w:rPr>
          <w:t>D. melanogaster</w:t>
        </w:r>
        <w:r w:rsidR="0007768F">
          <w:rPr>
            <w:rFonts w:ascii="Arial" w:hAnsi="Arial" w:cs="Arial"/>
            <w:sz w:val="22"/>
            <w:szCs w:val="22"/>
          </w:rPr>
          <w:t xml:space="preserve"> is no exception and due to its status as a common model organism, </w:t>
        </w:r>
      </w:ins>
      <w:ins w:id="34" w:author="Keene-Snickers,Lexi" w:date="2025-08-08T15:50:00Z" w16du:dateUtc="2025-08-08T14:50:00Z">
        <w:r w:rsidR="0072174D">
          <w:rPr>
            <w:rFonts w:ascii="Arial" w:hAnsi="Arial" w:cs="Arial"/>
            <w:sz w:val="22"/>
            <w:szCs w:val="22"/>
          </w:rPr>
          <w:t>its</w:t>
        </w:r>
      </w:ins>
      <w:ins w:id="35" w:author="Keene-Snickers,Lexi" w:date="2025-08-08T15:29:00Z" w16du:dateUtc="2025-08-08T14:29:00Z">
        <w:r w:rsidR="0007768F">
          <w:rPr>
            <w:rFonts w:ascii="Arial" w:hAnsi="Arial" w:cs="Arial"/>
            <w:sz w:val="22"/>
            <w:szCs w:val="22"/>
          </w:rPr>
          <w:t xml:space="preserve"> virome of</w:t>
        </w:r>
      </w:ins>
      <w:ins w:id="36" w:author="Keene-Snickers,Lexi" w:date="2025-08-08T15:50:00Z" w16du:dateUtc="2025-08-08T14:50:00Z">
        <w:r w:rsidR="0072174D">
          <w:rPr>
            <w:rFonts w:ascii="Arial" w:hAnsi="Arial" w:cs="Arial"/>
            <w:sz w:val="22"/>
            <w:szCs w:val="22"/>
          </w:rPr>
          <w:t xml:space="preserve"> </w:t>
        </w:r>
      </w:ins>
      <w:ins w:id="37" w:author="Keene-Snickers,Lexi" w:date="2025-08-08T15:29:00Z" w16du:dateUtc="2025-08-08T14:29:00Z">
        <w:r w:rsidR="0007768F">
          <w:rPr>
            <w:rFonts w:ascii="Arial" w:hAnsi="Arial" w:cs="Arial"/>
            <w:sz w:val="22"/>
            <w:szCs w:val="22"/>
          </w:rPr>
          <w:t>has been well characterized</w:t>
        </w:r>
      </w:ins>
      <w:sdt>
        <w:sdtPr>
          <w:rPr>
            <w:rFonts w:ascii="Arial" w:hAnsi="Arial" w:cs="Arial"/>
            <w:color w:val="000000"/>
            <w:sz w:val="22"/>
            <w:szCs w:val="22"/>
            <w:vertAlign w:val="superscript"/>
          </w:rPr>
          <w:tag w:val="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2096130578"/>
          <w:placeholder>
            <w:docPart w:val="DefaultPlaceholder_-1854013440"/>
          </w:placeholder>
        </w:sdtPr>
        <w:sdtContent>
          <w:ins w:id="38" w:author="Keene-Snickers,Lexi" w:date="2025-08-08T16:10:00Z" w16du:dateUtc="2025-08-08T15:10:00Z">
            <w:r w:rsidR="003504EF" w:rsidRPr="003504EF">
              <w:rPr>
                <w:rFonts w:ascii="Arial" w:hAnsi="Arial" w:cs="Arial"/>
                <w:color w:val="000000"/>
                <w:sz w:val="22"/>
                <w:szCs w:val="22"/>
                <w:vertAlign w:val="superscript"/>
              </w:rPr>
              <w:t>4,5</w:t>
            </w:r>
          </w:ins>
          <w:del w:id="39" w:author="Keene-Snickers,Lexi" w:date="2025-08-08T16:10:00Z" w16du:dateUtc="2025-08-08T15:10:00Z">
            <w:r w:rsidR="003504EF" w:rsidRPr="003504EF" w:rsidDel="003504EF">
              <w:rPr>
                <w:rFonts w:ascii="Arial" w:hAnsi="Arial" w:cs="Arial"/>
                <w:color w:val="000000"/>
                <w:sz w:val="22"/>
                <w:szCs w:val="22"/>
                <w:vertAlign w:val="superscript"/>
              </w:rPr>
              <w:delText>4,5</w:delText>
            </w:r>
          </w:del>
        </w:sdtContent>
      </w:sdt>
      <w:ins w:id="40" w:author="Keene-Snickers,Lexi" w:date="2025-08-08T15:29:00Z" w16du:dateUtc="2025-08-08T14:29:00Z">
        <w:r w:rsidR="0007768F">
          <w:rPr>
            <w:rFonts w:ascii="Arial" w:hAnsi="Arial" w:cs="Arial"/>
            <w:sz w:val="22"/>
            <w:szCs w:val="22"/>
          </w:rPr>
          <w:t>.</w:t>
        </w:r>
      </w:ins>
      <w:ins w:id="41" w:author="Keene-Snickers,Lexi" w:date="2025-08-08T15:30:00Z" w16du:dateUtc="2025-08-08T14:30:00Z">
        <w:r w:rsidR="0007768F">
          <w:rPr>
            <w:rFonts w:ascii="Arial" w:hAnsi="Arial" w:cs="Arial"/>
            <w:sz w:val="22"/>
            <w:szCs w:val="22"/>
          </w:rPr>
          <w:t xml:space="preserve"> </w:t>
        </w:r>
        <w:r w:rsidR="0007768F" w:rsidRPr="0072174D">
          <w:rPr>
            <w:rFonts w:ascii="Arial" w:hAnsi="Arial" w:cs="Arial"/>
            <w:i/>
            <w:iCs/>
            <w:sz w:val="22"/>
            <w:szCs w:val="22"/>
            <w:rPrChange w:id="42" w:author="Keene-Snickers,Lexi" w:date="2025-08-08T15:45:00Z" w16du:dateUtc="2025-08-08T14:45:00Z">
              <w:rPr>
                <w:rFonts w:ascii="Arial" w:hAnsi="Arial" w:cs="Arial"/>
                <w:sz w:val="22"/>
                <w:szCs w:val="22"/>
              </w:rPr>
            </w:rPrChange>
          </w:rPr>
          <w:t>D. melanogaster</w:t>
        </w:r>
        <w:r w:rsidR="0007768F">
          <w:rPr>
            <w:rFonts w:ascii="Arial" w:hAnsi="Arial" w:cs="Arial"/>
            <w:sz w:val="22"/>
            <w:szCs w:val="22"/>
          </w:rPr>
          <w:t xml:space="preserve"> </w:t>
        </w:r>
        <w:proofErr w:type="gramStart"/>
        <w:r w:rsidR="0007768F">
          <w:rPr>
            <w:rFonts w:ascii="Arial" w:hAnsi="Arial" w:cs="Arial"/>
            <w:sz w:val="22"/>
            <w:szCs w:val="22"/>
          </w:rPr>
          <w:t>are</w:t>
        </w:r>
        <w:proofErr w:type="gramEnd"/>
        <w:r w:rsidR="0007768F">
          <w:rPr>
            <w:rFonts w:ascii="Arial" w:hAnsi="Arial" w:cs="Arial"/>
            <w:sz w:val="22"/>
            <w:szCs w:val="22"/>
          </w:rPr>
          <w:t xml:space="preserve"> </w:t>
        </w:r>
      </w:ins>
      <w:ins w:id="43" w:author="Keene-Snickers,Lexi" w:date="2025-08-08T15:50:00Z" w16du:dateUtc="2025-08-08T14:50:00Z">
        <w:r w:rsidR="0072174D">
          <w:rPr>
            <w:rFonts w:ascii="Arial" w:hAnsi="Arial" w:cs="Arial"/>
            <w:sz w:val="22"/>
            <w:szCs w:val="22"/>
          </w:rPr>
          <w:t xml:space="preserve">regularly </w:t>
        </w:r>
      </w:ins>
      <w:ins w:id="44" w:author="Keene-Snickers,Lexi" w:date="2025-08-08T15:30:00Z" w16du:dateUtc="2025-08-08T14:30:00Z">
        <w:r w:rsidR="0007768F">
          <w:rPr>
            <w:rFonts w:ascii="Arial" w:hAnsi="Arial" w:cs="Arial"/>
            <w:sz w:val="22"/>
            <w:szCs w:val="22"/>
          </w:rPr>
          <w:t>infected with viruses from across the viral family tree.</w:t>
        </w:r>
      </w:ins>
      <w:ins w:id="45" w:author="Keene-Snickers,Lexi" w:date="2025-08-08T15:46:00Z" w16du:dateUtc="2025-08-08T14:46:00Z">
        <w:r w:rsidR="0072174D">
          <w:rPr>
            <w:rFonts w:ascii="Arial" w:hAnsi="Arial" w:cs="Arial"/>
            <w:sz w:val="22"/>
            <w:szCs w:val="22"/>
          </w:rPr>
          <w:t xml:space="preserve"> Focused study of several of these viruses like,</w:t>
        </w:r>
      </w:ins>
      <w:ins w:id="46" w:author="Keene-Snickers,Lexi" w:date="2025-08-08T15:30:00Z" w16du:dateUtc="2025-08-08T14:30:00Z">
        <w:r w:rsidR="0007768F">
          <w:rPr>
            <w:rFonts w:ascii="Arial" w:hAnsi="Arial" w:cs="Arial"/>
            <w:sz w:val="22"/>
            <w:szCs w:val="22"/>
          </w:rPr>
          <w:t xml:space="preserve"> </w:t>
        </w:r>
      </w:ins>
      <w:ins w:id="47" w:author="Keene-Snickers,Lexi" w:date="2025-08-08T15:43:00Z" w16du:dateUtc="2025-08-08T14:43:00Z">
        <w:r w:rsidR="0072174D" w:rsidRPr="0072174D">
          <w:rPr>
            <w:rFonts w:ascii="Arial" w:hAnsi="Arial" w:cs="Arial"/>
            <w:i/>
            <w:iCs/>
            <w:sz w:val="22"/>
            <w:szCs w:val="22"/>
            <w:rPrChange w:id="48" w:author="Keene-Snickers,Lexi" w:date="2025-08-08T15:46:00Z" w16du:dateUtc="2025-08-08T14:46:00Z">
              <w:rPr>
                <w:rFonts w:ascii="Arial" w:hAnsi="Arial" w:cs="Arial"/>
                <w:sz w:val="22"/>
                <w:szCs w:val="22"/>
              </w:rPr>
            </w:rPrChange>
          </w:rPr>
          <w:t>D</w:t>
        </w:r>
      </w:ins>
      <w:ins w:id="49" w:author="Keene-Snickers,Lexi" w:date="2025-08-08T15:44:00Z" w16du:dateUtc="2025-08-08T14:44:00Z">
        <w:r w:rsidR="0072174D" w:rsidRPr="0072174D">
          <w:rPr>
            <w:rFonts w:ascii="Arial" w:hAnsi="Arial" w:cs="Arial"/>
            <w:i/>
            <w:iCs/>
            <w:sz w:val="22"/>
            <w:szCs w:val="22"/>
            <w:rPrChange w:id="50" w:author="Keene-Snickers,Lexi" w:date="2025-08-08T15:46:00Z" w16du:dateUtc="2025-08-08T14:46:00Z">
              <w:rPr>
                <w:rFonts w:ascii="Arial" w:hAnsi="Arial" w:cs="Arial"/>
                <w:sz w:val="22"/>
                <w:szCs w:val="22"/>
              </w:rPr>
            </w:rPrChange>
          </w:rPr>
          <w:t xml:space="preserve">. melanogaster </w:t>
        </w:r>
      </w:ins>
      <w:ins w:id="51" w:author="Keene-Snickers,Lexi" w:date="2025-08-08T15:30:00Z" w16du:dateUtc="2025-08-08T14:30:00Z">
        <w:r w:rsidR="0007768F">
          <w:rPr>
            <w:rFonts w:ascii="Arial" w:hAnsi="Arial" w:cs="Arial"/>
            <w:sz w:val="22"/>
            <w:szCs w:val="22"/>
          </w:rPr>
          <w:t>sigma virus</w:t>
        </w:r>
      </w:ins>
      <w:ins w:id="52" w:author="Keene-Snickers,Lexi" w:date="2025-08-08T15:41:00Z" w16du:dateUtc="2025-08-08T14:41:00Z">
        <w:r w:rsidR="00F9248F">
          <w:rPr>
            <w:rFonts w:ascii="Arial" w:hAnsi="Arial" w:cs="Arial"/>
            <w:sz w:val="22"/>
            <w:szCs w:val="22"/>
          </w:rPr>
          <w:t xml:space="preserve">, </w:t>
        </w:r>
      </w:ins>
      <w:ins w:id="53" w:author="Keene-Snickers,Lexi" w:date="2025-08-08T15:46:00Z" w16du:dateUtc="2025-08-08T14:46:00Z">
        <w:r w:rsidR="0072174D">
          <w:rPr>
            <w:rFonts w:ascii="Arial" w:hAnsi="Arial" w:cs="Arial"/>
            <w:sz w:val="22"/>
            <w:szCs w:val="22"/>
          </w:rPr>
          <w:t xml:space="preserve">have revealed the </w:t>
        </w:r>
      </w:ins>
      <w:ins w:id="54" w:author="Keene-Snickers,Lexi" w:date="2025-08-08T15:47:00Z" w16du:dateUtc="2025-08-08T14:47:00Z">
        <w:r w:rsidR="0072174D">
          <w:rPr>
            <w:rFonts w:ascii="Arial" w:hAnsi="Arial" w:cs="Arial"/>
            <w:sz w:val="22"/>
            <w:szCs w:val="22"/>
          </w:rPr>
          <w:t xml:space="preserve">transcriptomic and evolutionary responses to </w:t>
        </w:r>
      </w:ins>
      <w:del w:id="55" w:author="Keene-Snickers,Lexi" w:date="2025-08-08T15:37:00Z" w16du:dateUtc="2025-08-08T14:37:00Z">
        <w:r w:rsidR="00F9248F" w:rsidDel="00F9248F">
          <w:rPr>
            <w:rFonts w:ascii="Arial" w:hAnsi="Arial" w:cs="Arial"/>
            <w:sz w:val="22"/>
            <w:szCs w:val="22"/>
          </w:rPr>
          <w:delText>kead</w:delText>
        </w:r>
      </w:del>
      <w:ins w:id="56" w:author="Keene-Snickers,Lexi" w:date="2025-08-08T15:48:00Z" w16du:dateUtc="2025-08-08T14:48:00Z">
        <w:r w:rsidR="0072174D">
          <w:rPr>
            <w:rFonts w:ascii="Arial" w:hAnsi="Arial" w:cs="Arial"/>
            <w:sz w:val="22"/>
            <w:szCs w:val="22"/>
          </w:rPr>
          <w:t>regular viral infection</w:t>
        </w:r>
      </w:ins>
      <w:sdt>
        <w:sdtPr>
          <w:rPr>
            <w:rFonts w:ascii="Arial" w:hAnsi="Arial" w:cs="Arial"/>
            <w:color w:val="000000"/>
            <w:sz w:val="22"/>
            <w:szCs w:val="22"/>
            <w:vertAlign w:val="superscript"/>
          </w:rPr>
          <w:tag w:val="MENDELEY_CITATION_v3_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"/>
          <w:id w:val="95691187"/>
          <w:placeholder>
            <w:docPart w:val="DefaultPlaceholder_-1854013440"/>
          </w:placeholder>
        </w:sdtPr>
        <w:sdtContent>
          <w:ins w:id="57" w:author="Keene-Snickers,Lexi" w:date="2025-08-08T16:10:00Z" w16du:dateUtc="2025-08-08T15:10:00Z">
            <w:r w:rsidR="003504EF" w:rsidRPr="003504EF">
              <w:rPr>
                <w:rFonts w:ascii="Arial" w:hAnsi="Arial" w:cs="Arial"/>
                <w:color w:val="000000"/>
                <w:sz w:val="22"/>
                <w:szCs w:val="22"/>
                <w:vertAlign w:val="superscript"/>
              </w:rPr>
              <w:t>6,7</w:t>
            </w:r>
          </w:ins>
          <w:del w:id="58" w:author="Keene-Snickers,Lexi" w:date="2025-08-08T16:10:00Z" w16du:dateUtc="2025-08-08T15:10:00Z">
            <w:r w:rsidR="003504EF" w:rsidRPr="003504EF" w:rsidDel="003504EF">
              <w:rPr>
                <w:rFonts w:ascii="Arial" w:hAnsi="Arial" w:cs="Arial"/>
                <w:color w:val="000000"/>
                <w:sz w:val="22"/>
                <w:szCs w:val="22"/>
                <w:vertAlign w:val="superscript"/>
              </w:rPr>
              <w:delText>6,7</w:delText>
            </w:r>
          </w:del>
        </w:sdtContent>
      </w:sdt>
      <w:ins w:id="59" w:author="Keene-Snickers,Lexi" w:date="2025-08-08T15:51:00Z" w16du:dateUtc="2025-08-08T14:51:00Z">
        <w:r w:rsidR="0072174D">
          <w:rPr>
            <w:rFonts w:ascii="Arial" w:hAnsi="Arial" w:cs="Arial"/>
            <w:sz w:val="22"/>
            <w:szCs w:val="22"/>
          </w:rPr>
          <w:t>.</w:t>
        </w:r>
      </w:ins>
      <w:ins w:id="60" w:author="Stenglein,Mark" w:date="2025-07-30T14:12:00Z" w16du:dateUtc="2025-07-30T20:12:00Z">
        <w:del w:id="61" w:author="Keene-Snickers,Lexi" w:date="2025-08-08T15:22:00Z" w16du:dateUtc="2025-08-08T14:22:00Z">
          <w:r w:rsidR="004D1D07" w:rsidDel="0007768F">
            <w:rPr>
              <w:rFonts w:ascii="Arial" w:hAnsi="Arial" w:cs="Arial"/>
              <w:sz w:val="22"/>
              <w:szCs w:val="22"/>
            </w:rPr>
            <w:delText xml:space="preserve"> </w:delText>
          </w:r>
        </w:del>
        <w:del w:id="62" w:author="Keene-Snickers,Lexi" w:date="2025-08-08T15:47:00Z" w16du:dateUtc="2025-08-08T14:47:00Z">
          <w:r w:rsidR="00766B79" w:rsidRPr="00766B79" w:rsidDel="0072174D">
            <w:rPr>
              <w:rFonts w:ascii="Arial" w:hAnsi="Arial" w:cs="Arial"/>
              <w:sz w:val="22"/>
              <w:szCs w:val="22"/>
              <w:highlight w:val="yellow"/>
              <w:rPrChange w:id="63" w:author="Stenglein,Mark" w:date="2025-07-30T14:12:00Z" w16du:dateUtc="2025-07-30T20:12:00Z">
                <w:rPr>
                  <w:rFonts w:ascii="Arial" w:hAnsi="Arial" w:cs="Arial"/>
                  <w:sz w:val="22"/>
                  <w:szCs w:val="22"/>
                </w:rPr>
              </w:rPrChange>
            </w:rPr>
            <w:delText>Lexi, flesh out this paragraph</w:delText>
          </w:r>
        </w:del>
      </w:ins>
      <w:ins w:id="64" w:author="Stenglein,Mark" w:date="2025-07-31T15:23:00Z" w16du:dateUtc="2025-07-31T21:23:00Z">
        <w:del w:id="65" w:author="Keene-Snickers,Lexi" w:date="2025-08-08T15:47:00Z" w16du:dateUtc="2025-08-08T14:47:00Z">
          <w:r w:rsidR="005B592A" w:rsidDel="0072174D">
            <w:rPr>
              <w:rFonts w:ascii="Arial" w:hAnsi="Arial" w:cs="Arial"/>
              <w:sz w:val="22"/>
              <w:szCs w:val="22"/>
              <w:highlight w:val="yellow"/>
            </w:rPr>
            <w:delText xml:space="preserve">? Something about advances made re: immunity in Drosophila?  Talk about </w:delText>
          </w:r>
        </w:del>
      </w:ins>
      <w:ins w:id="66" w:author="Stenglein,Mark" w:date="2025-07-31T15:24:00Z" w16du:dateUtc="2025-07-31T21:24:00Z">
        <w:del w:id="67" w:author="Keene-Snickers,Lexi" w:date="2025-08-08T15:47:00Z" w16du:dateUtc="2025-08-08T14:47:00Z">
          <w:r w:rsidR="005B592A" w:rsidDel="0072174D">
            <w:rPr>
              <w:rFonts w:ascii="Arial" w:hAnsi="Arial" w:cs="Arial"/>
              <w:sz w:val="22"/>
              <w:szCs w:val="22"/>
              <w:highlight w:val="yellow"/>
            </w:rPr>
            <w:delText>what’s known about the Drosophila virome?  Describe how sigma virus has been a valuable study system</w:delText>
          </w:r>
        </w:del>
      </w:ins>
      <w:ins w:id="68" w:author="Stenglein,Mark" w:date="2025-07-30T14:12:00Z" w16du:dateUtc="2025-07-30T20:12:00Z">
        <w:del w:id="69" w:author="Keene-Snickers,Lexi" w:date="2025-08-08T15:47:00Z" w16du:dateUtc="2025-08-08T14:47:00Z">
          <w:r w:rsidR="00766B79" w:rsidRPr="00766B79" w:rsidDel="0072174D">
            <w:rPr>
              <w:rFonts w:ascii="Arial" w:hAnsi="Arial" w:cs="Arial"/>
              <w:sz w:val="22"/>
              <w:szCs w:val="22"/>
              <w:highlight w:val="yellow"/>
              <w:rPrChange w:id="70" w:author="Stenglein,Mark" w:date="2025-07-30T14:12:00Z" w16du:dateUtc="2025-07-30T20:12:00Z">
                <w:rPr>
                  <w:rFonts w:ascii="Arial" w:hAnsi="Arial" w:cs="Arial"/>
                  <w:sz w:val="22"/>
                  <w:szCs w:val="22"/>
                </w:rPr>
              </w:rPrChange>
            </w:rPr>
            <w:delText>?</w:delText>
          </w:r>
        </w:del>
      </w:ins>
    </w:p>
    <w:p w14:paraId="0D8E32CE" w14:textId="77777777" w:rsidR="003A611E" w:rsidRDefault="003A611E" w:rsidP="00081385">
      <w:pPr>
        <w:spacing w:line="360" w:lineRule="auto"/>
        <w:rPr>
          <w:ins w:id="71" w:author="Keene-Snickers,Lexi" w:date="2025-08-08T15:18:00Z" w16du:dateUtc="2025-08-08T14:18:00Z"/>
          <w:rFonts w:ascii="Arial" w:hAnsi="Arial" w:cs="Arial"/>
          <w:sz w:val="22"/>
          <w:szCs w:val="22"/>
        </w:rPr>
      </w:pPr>
    </w:p>
    <w:p w14:paraId="1CEA0389" w14:textId="1E566415" w:rsidR="00652CEA" w:rsidDel="00404C10" w:rsidRDefault="003A611E" w:rsidP="003A611E">
      <w:pPr>
        <w:spacing w:line="360" w:lineRule="auto"/>
        <w:ind w:firstLine="720"/>
        <w:rPr>
          <w:ins w:id="72" w:author="Stenglein,Mark" w:date="2025-07-30T14:10:00Z" w16du:dateUtc="2025-07-30T20:10:00Z"/>
          <w:del w:id="73" w:author="Keene-Snickers,Lexi" w:date="2025-08-08T15:05:00Z" w16du:dateUtc="2025-08-08T14:05:00Z"/>
          <w:rFonts w:ascii="Arial" w:hAnsi="Arial" w:cs="Arial"/>
          <w:sz w:val="22"/>
          <w:szCs w:val="22"/>
        </w:rPr>
        <w:pPrChange w:id="74" w:author="Keene-Snickers,Lexi" w:date="2025-08-08T15:22:00Z" w16du:dateUtc="2025-08-08T14:22:00Z">
          <w:pPr>
            <w:spacing w:line="360" w:lineRule="auto"/>
          </w:pPr>
        </w:pPrChange>
      </w:pPr>
      <w:ins w:id="75" w:author="Keene-Snickers,Lexi" w:date="2025-08-08T15:18:00Z" w16du:dateUtc="2025-08-08T14:18:00Z">
        <w:r>
          <w:rPr>
            <w:rFonts w:ascii="Arial" w:hAnsi="Arial" w:cs="Arial"/>
            <w:sz w:val="22"/>
            <w:szCs w:val="22"/>
          </w:rPr>
          <w:t>The presence of persistently infecting viruses i</w:t>
        </w:r>
      </w:ins>
      <w:ins w:id="76" w:author="Keene-Snickers,Lexi" w:date="2025-08-08T15:19:00Z" w16du:dateUtc="2025-08-08T14:19:00Z">
        <w:r>
          <w:rPr>
            <w:rFonts w:ascii="Arial" w:hAnsi="Arial" w:cs="Arial"/>
            <w:sz w:val="22"/>
            <w:szCs w:val="22"/>
          </w:rPr>
          <w:t>n</w:t>
        </w:r>
      </w:ins>
      <w:ins w:id="77" w:author="Keene-Snickers,Lexi" w:date="2025-08-08T15:18:00Z" w16du:dateUtc="2025-08-08T14:18:00Z">
        <w:r>
          <w:rPr>
            <w:rFonts w:ascii="Arial" w:hAnsi="Arial" w:cs="Arial"/>
            <w:sz w:val="22"/>
            <w:szCs w:val="22"/>
          </w:rPr>
          <w:t xml:space="preserve"> the natural </w:t>
        </w:r>
        <w:r w:rsidRPr="0072174D">
          <w:rPr>
            <w:rFonts w:ascii="Arial" w:hAnsi="Arial" w:cs="Arial"/>
            <w:i/>
            <w:iCs/>
            <w:sz w:val="22"/>
            <w:szCs w:val="22"/>
            <w:rPrChange w:id="78" w:author="Keene-Snickers,Lexi" w:date="2025-08-08T15:51:00Z" w16du:dateUtc="2025-08-08T14:51:00Z">
              <w:rPr>
                <w:rFonts w:ascii="Arial" w:hAnsi="Arial" w:cs="Arial"/>
                <w:sz w:val="22"/>
                <w:szCs w:val="22"/>
              </w:rPr>
            </w:rPrChange>
          </w:rPr>
          <w:t>D. melanogaster</w:t>
        </w:r>
        <w:r>
          <w:rPr>
            <w:rFonts w:ascii="Arial" w:hAnsi="Arial" w:cs="Arial"/>
            <w:sz w:val="22"/>
            <w:szCs w:val="22"/>
          </w:rPr>
          <w:t xml:space="preserve"> virome</w:t>
        </w:r>
      </w:ins>
      <w:ins w:id="79" w:author="Keene-Snickers,Lexi" w:date="2025-08-08T15:19:00Z" w16du:dateUtc="2025-08-08T14:19:00Z">
        <w:r>
          <w:rPr>
            <w:rFonts w:ascii="Arial" w:hAnsi="Arial" w:cs="Arial"/>
            <w:sz w:val="22"/>
            <w:szCs w:val="22"/>
          </w:rPr>
          <w:t xml:space="preserve"> provide</w:t>
        </w:r>
      </w:ins>
      <w:ins w:id="80" w:author="Keene-Snickers,Lexi" w:date="2025-08-08T15:20:00Z" w16du:dateUtc="2025-08-08T14:20:00Z">
        <w:r>
          <w:rPr>
            <w:rFonts w:ascii="Arial" w:hAnsi="Arial" w:cs="Arial"/>
            <w:sz w:val="22"/>
            <w:szCs w:val="22"/>
          </w:rPr>
          <w:t>s</w:t>
        </w:r>
      </w:ins>
      <w:ins w:id="81" w:author="Keene-Snickers,Lexi" w:date="2025-08-08T15:19:00Z" w16du:dateUtc="2025-08-08T14:19:00Z">
        <w:r>
          <w:rPr>
            <w:rFonts w:ascii="Arial" w:hAnsi="Arial" w:cs="Arial"/>
            <w:sz w:val="22"/>
            <w:szCs w:val="22"/>
          </w:rPr>
          <w:t xml:space="preserve"> a means to study the host-pathogen interactions associated with prolonged viral infection</w:t>
        </w:r>
      </w:ins>
      <w:ins w:id="82" w:author="Keene-Snickers,Lexi" w:date="2025-08-08T15:20:00Z" w16du:dateUtc="2025-08-08T14:20:00Z">
        <w:r>
          <w:rPr>
            <w:rFonts w:ascii="Arial" w:hAnsi="Arial" w:cs="Arial"/>
            <w:sz w:val="22"/>
            <w:szCs w:val="22"/>
          </w:rPr>
          <w:t xml:space="preserve">. </w:t>
        </w:r>
      </w:ins>
    </w:p>
    <w:p w14:paraId="77F04F82" w14:textId="77777777" w:rsidR="004D1D07" w:rsidDel="003A611E" w:rsidRDefault="004D1D07" w:rsidP="003A611E">
      <w:pPr>
        <w:spacing w:line="360" w:lineRule="auto"/>
        <w:ind w:firstLine="720"/>
        <w:rPr>
          <w:ins w:id="83" w:author="Stenglein,Mark" w:date="2025-07-30T14:10:00Z" w16du:dateUtc="2025-07-30T20:10:00Z"/>
          <w:del w:id="84" w:author="Keene-Snickers,Lexi" w:date="2025-08-08T15:20:00Z" w16du:dateUtc="2025-08-08T14:20:00Z"/>
          <w:rFonts w:ascii="Arial" w:hAnsi="Arial" w:cs="Arial"/>
          <w:sz w:val="22"/>
          <w:szCs w:val="22"/>
        </w:rPr>
        <w:pPrChange w:id="85" w:author="Keene-Snickers,Lexi" w:date="2025-08-08T15:22:00Z" w16du:dateUtc="2025-08-08T14:22:00Z">
          <w:pPr>
            <w:spacing w:line="360" w:lineRule="auto"/>
          </w:pPr>
        </w:pPrChange>
      </w:pPr>
    </w:p>
    <w:p w14:paraId="375426A8" w14:textId="4F598C4F" w:rsidR="00D421F5" w:rsidRDefault="00816656" w:rsidP="003A611E">
      <w:pPr>
        <w:spacing w:line="360" w:lineRule="auto"/>
        <w:ind w:firstLine="720"/>
        <w:rPr>
          <w:rFonts w:ascii="Arial" w:hAnsi="Arial" w:cs="Arial"/>
          <w:sz w:val="22"/>
          <w:szCs w:val="22"/>
        </w:rPr>
        <w:pPrChange w:id="86" w:author="Keene-Snickers,Lexi" w:date="2025-08-08T15:22:00Z" w16du:dateUtc="2025-08-08T14:22:00Z">
          <w:pPr>
            <w:spacing w:line="360" w:lineRule="auto"/>
          </w:pPr>
        </w:pPrChange>
      </w:pPr>
      <w:r>
        <w:rPr>
          <w:rFonts w:ascii="Arial" w:hAnsi="Arial" w:cs="Arial"/>
          <w:sz w:val="22"/>
          <w:szCs w:val="22"/>
        </w:rPr>
        <w:t>Galbut virus</w:t>
      </w:r>
      <w:r w:rsidR="00C54960">
        <w:rPr>
          <w:rFonts w:ascii="Arial" w:hAnsi="Arial" w:cs="Arial"/>
          <w:sz w:val="22"/>
          <w:szCs w:val="22"/>
        </w:rPr>
        <w:t xml:space="preserve"> is </w:t>
      </w:r>
      <w:r>
        <w:rPr>
          <w:rFonts w:ascii="Arial" w:hAnsi="Arial" w:cs="Arial"/>
          <w:sz w:val="22"/>
          <w:szCs w:val="22"/>
        </w:rPr>
        <w:t>a tri-segmented double-stranded (ds) RNA virus from the partitivirus family that</w:t>
      </w:r>
      <w:ins w:id="87" w:author="Keene-Snickers,Lexi" w:date="2025-08-08T16:03:00Z" w16du:dateUtc="2025-08-08T15:03:00Z">
        <w:r w:rsidR="003504EF">
          <w:rPr>
            <w:rFonts w:ascii="Arial" w:hAnsi="Arial" w:cs="Arial"/>
            <w:sz w:val="22"/>
            <w:szCs w:val="22"/>
          </w:rPr>
          <w:t xml:space="preserve"> </w:t>
        </w:r>
      </w:ins>
      <w:ins w:id="88" w:author="Keene-Snickers,Lexi" w:date="2025-08-08T16:04:00Z" w16du:dateUtc="2025-08-08T15:04:00Z">
        <w:r w:rsidR="003504EF">
          <w:rPr>
            <w:rFonts w:ascii="Arial" w:hAnsi="Arial" w:cs="Arial"/>
            <w:sz w:val="22"/>
            <w:szCs w:val="22"/>
          </w:rPr>
          <w:t>persistently</w:t>
        </w:r>
      </w:ins>
      <w:r>
        <w:rPr>
          <w:rFonts w:ascii="Arial" w:hAnsi="Arial" w:cs="Arial"/>
          <w:sz w:val="22"/>
          <w:szCs w:val="22"/>
        </w:rPr>
        <w:t xml:space="preserve"> infects </w:t>
      </w:r>
      <w:r w:rsidRPr="00816656">
        <w:rPr>
          <w:rFonts w:ascii="Arial" w:hAnsi="Arial" w:cs="Arial"/>
          <w:i/>
          <w:iCs/>
          <w:sz w:val="22"/>
          <w:szCs w:val="22"/>
        </w:rPr>
        <w:t>Drosophila melanogaster</w:t>
      </w:r>
      <w:sdt>
        <w:sdtPr>
          <w:rPr>
            <w:rFonts w:ascii="Arial" w:hAnsi="Arial" w:cs="Arial"/>
            <w:color w:val="000000"/>
            <w:sz w:val="22"/>
            <w:szCs w:val="22"/>
            <w:vertAlign w:val="superscript"/>
          </w:rPr>
          <w:tag w:val="MENDELEY_CITATION_v3_eyJjaXRhdGlvbklEIjoiTUVOREVMRVlfQ0lUQVRJT05fOTUxNjBmMjgtZmJjYS00NTFlLTg2YzktZTQ3YzYzOWY1YWMzIiwicHJvcGVydGllcyI6eyJub3RlSW5kZXgiOjB9LCJpc0VkaXRlZCI6ZmFsc2UsIm1hbnVhbE92ZXJyaWRlIjp7ImlzTWFudWFsbHlPdmVycmlkZGVuIjpmYWxzZSwiY2l0ZXByb2NUZXh0IjoiPHN1cD41LDg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1033265687"/>
          <w:placeholder>
            <w:docPart w:val="DefaultPlaceholder_-1854013440"/>
          </w:placeholder>
        </w:sdtPr>
        <w:sdtContent>
          <w:ins w:id="89" w:author="Keene-Snickers,Lexi" w:date="2025-08-08T16:10:00Z" w16du:dateUtc="2025-08-08T15:10:00Z">
            <w:r w:rsidR="003504EF" w:rsidRPr="003504EF">
              <w:rPr>
                <w:rFonts w:ascii="Arial" w:hAnsi="Arial" w:cs="Arial"/>
                <w:color w:val="000000"/>
                <w:sz w:val="22"/>
                <w:szCs w:val="22"/>
                <w:vertAlign w:val="superscript"/>
              </w:rPr>
              <w:t>5,8</w:t>
            </w:r>
          </w:ins>
          <w:del w:id="90" w:author="Keene-Snickers,Lexi" w:date="2025-08-08T16:10:00Z" w16du:dateUtc="2025-08-08T15:10:00Z">
            <w:r w:rsidR="003504EF" w:rsidRPr="003504EF" w:rsidDel="003504EF">
              <w:rPr>
                <w:rFonts w:ascii="Arial" w:hAnsi="Arial" w:cs="Arial"/>
                <w:color w:val="000000"/>
                <w:sz w:val="22"/>
                <w:szCs w:val="22"/>
                <w:vertAlign w:val="superscript"/>
              </w:rPr>
              <w:delText>5,8</w:delText>
            </w:r>
          </w:del>
        </w:sdtContent>
      </w:sdt>
      <w:r w:rsidRPr="00C87F32">
        <w:rPr>
          <w:rFonts w:ascii="Arial" w:hAnsi="Arial" w:cs="Arial"/>
          <w:sz w:val="22"/>
          <w:szCs w:val="22"/>
        </w:rPr>
        <w:t>.</w:t>
      </w:r>
      <w:r w:rsidR="00FF7B6A">
        <w:rPr>
          <w:rFonts w:ascii="Arial" w:hAnsi="Arial" w:cs="Arial"/>
          <w:sz w:val="22"/>
          <w:szCs w:val="22"/>
        </w:rPr>
        <w:t xml:space="preserve"> </w:t>
      </w:r>
      <w:r w:rsidR="00B17D49">
        <w:rPr>
          <w:rFonts w:ascii="Arial" w:hAnsi="Arial" w:cs="Arial"/>
          <w:sz w:val="22"/>
          <w:szCs w:val="22"/>
        </w:rPr>
        <w:t xml:space="preserve">RNA 1 encodes an RNA-dependent RNA polymerase, RNA 2 a putative capsid protein, and RNA 3 a protein of unknown function. </w:t>
      </w:r>
      <w:r w:rsidR="005246B1">
        <w:rPr>
          <w:rFonts w:ascii="Arial" w:hAnsi="Arial" w:cs="Arial"/>
          <w:sz w:val="22"/>
          <w:szCs w:val="22"/>
        </w:rPr>
        <w:t xml:space="preserve">Chaq virus is </w:t>
      </w:r>
      <w:r w:rsidR="00CA3BA8">
        <w:rPr>
          <w:rFonts w:ascii="Arial" w:hAnsi="Arial" w:cs="Arial"/>
          <w:sz w:val="22"/>
          <w:szCs w:val="22"/>
        </w:rPr>
        <w:t>likely a</w:t>
      </w:r>
      <w:r w:rsidR="005246B1">
        <w:rPr>
          <w:rFonts w:ascii="Arial" w:hAnsi="Arial" w:cs="Arial"/>
          <w:sz w:val="22"/>
          <w:szCs w:val="22"/>
        </w:rPr>
        <w:t xml:space="preserve"> satellite </w:t>
      </w:r>
      <w:r w:rsidR="00CA3BA8">
        <w:rPr>
          <w:rFonts w:ascii="Arial" w:hAnsi="Arial" w:cs="Arial"/>
          <w:sz w:val="22"/>
          <w:szCs w:val="22"/>
        </w:rPr>
        <w:t xml:space="preserve">of galbut </w:t>
      </w:r>
      <w:r w:rsidR="00E27066">
        <w:rPr>
          <w:rFonts w:ascii="Arial" w:hAnsi="Arial" w:cs="Arial"/>
          <w:sz w:val="22"/>
          <w:szCs w:val="22"/>
        </w:rPr>
        <w:t>virus or</w:t>
      </w:r>
      <w:r w:rsidR="00EF2EFE">
        <w:rPr>
          <w:rFonts w:ascii="Arial" w:hAnsi="Arial" w:cs="Arial"/>
          <w:sz w:val="22"/>
          <w:szCs w:val="22"/>
        </w:rPr>
        <w:t xml:space="preserve"> may represent an optional 4</w:t>
      </w:r>
      <w:r w:rsidR="00EF2EFE" w:rsidRPr="006264D3">
        <w:rPr>
          <w:rFonts w:ascii="Arial" w:hAnsi="Arial" w:cs="Arial"/>
          <w:sz w:val="22"/>
          <w:szCs w:val="22"/>
          <w:vertAlign w:val="superscript"/>
        </w:rPr>
        <w:t>th</w:t>
      </w:r>
      <w:r w:rsidR="00EF2EFE">
        <w:rPr>
          <w:rFonts w:ascii="Arial" w:hAnsi="Arial" w:cs="Arial"/>
          <w:sz w:val="22"/>
          <w:szCs w:val="22"/>
        </w:rPr>
        <w:t xml:space="preserve"> galbut virus segment</w:t>
      </w:r>
      <w:sdt>
        <w:sdtPr>
          <w:rPr>
            <w:rFonts w:ascii="Arial" w:hAnsi="Arial" w:cs="Arial"/>
            <w:color w:val="000000"/>
            <w:sz w:val="22"/>
            <w:szCs w:val="22"/>
            <w:vertAlign w:val="superscript"/>
          </w:rPr>
          <w:tag w:val="MENDELEY_CITATION_v3_eyJjaXRhdGlvbklEIjoiTUVOREVMRVlfQ0lUQVRJT05fNDkzMGM2MGQtODViMi00ZmRmLTlhNWItYWMwOTViMThlZjZlIiwicHJvcGVydGllcyI6eyJub3RlSW5kZXgiOjB9LCJpc0VkaXRlZCI6ZmFsc2UsIm1hbnVhbE92ZXJyaWRlIjp7ImlzTWFudWFsbHlPdmVycmlkZGVuIjpmYWxzZSwiY2l0ZXByb2NUZXh0IjoiPHN1cD41LDg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278397416"/>
          <w:placeholder>
            <w:docPart w:val="DefaultPlaceholder_-1854013440"/>
          </w:placeholder>
        </w:sdtPr>
        <w:sdtContent>
          <w:ins w:id="91" w:author="Keene-Snickers,Lexi" w:date="2025-08-08T16:10:00Z" w16du:dateUtc="2025-08-08T15:10:00Z">
            <w:r w:rsidR="003504EF" w:rsidRPr="003504EF">
              <w:rPr>
                <w:rFonts w:ascii="Arial" w:hAnsi="Arial" w:cs="Arial"/>
                <w:color w:val="000000"/>
                <w:sz w:val="22"/>
                <w:szCs w:val="22"/>
                <w:vertAlign w:val="superscript"/>
              </w:rPr>
              <w:t>5,8</w:t>
            </w:r>
          </w:ins>
          <w:del w:id="92" w:author="Keene-Snickers,Lexi" w:date="2025-08-08T16:10:00Z" w16du:dateUtc="2025-08-08T15:10:00Z">
            <w:r w:rsidR="003504EF" w:rsidRPr="003504EF" w:rsidDel="003504EF">
              <w:rPr>
                <w:rFonts w:ascii="Arial" w:hAnsi="Arial" w:cs="Arial"/>
                <w:color w:val="000000"/>
                <w:sz w:val="22"/>
                <w:szCs w:val="22"/>
                <w:vertAlign w:val="superscript"/>
              </w:rPr>
              <w:delText>5,8</w:delText>
            </w:r>
          </w:del>
        </w:sdtContent>
      </w:sdt>
      <w:r w:rsidR="005246B1">
        <w:rPr>
          <w:rFonts w:ascii="Arial" w:hAnsi="Arial" w:cs="Arial"/>
          <w:sz w:val="22"/>
          <w:szCs w:val="22"/>
        </w:rPr>
        <w:t xml:space="preserve">. </w:t>
      </w:r>
      <w:r w:rsidR="005C59B8">
        <w:rPr>
          <w:rFonts w:ascii="Arial" w:hAnsi="Arial" w:cs="Arial"/>
          <w:sz w:val="22"/>
          <w:szCs w:val="22"/>
        </w:rPr>
        <w:t xml:space="preserve">Partitiviruses were originally named cryptic viruses after their inapparent infection phenotypes, </w:t>
      </w:r>
      <w:r w:rsidR="00815F59">
        <w:rPr>
          <w:rFonts w:ascii="Arial" w:hAnsi="Arial" w:cs="Arial"/>
          <w:sz w:val="22"/>
          <w:szCs w:val="22"/>
        </w:rPr>
        <w:t xml:space="preserve">and flies infected by galbut virus </w:t>
      </w:r>
      <w:r w:rsidR="00726990">
        <w:rPr>
          <w:rFonts w:ascii="Arial" w:hAnsi="Arial" w:cs="Arial"/>
          <w:sz w:val="22"/>
          <w:szCs w:val="22"/>
        </w:rPr>
        <w:t>appear to be healthy</w:t>
      </w:r>
      <w:sdt>
        <w:sdtPr>
          <w:rPr>
            <w:rFonts w:ascii="Arial" w:hAnsi="Arial" w:cs="Arial"/>
            <w:color w:val="000000"/>
            <w:sz w:val="22"/>
            <w:szCs w:val="22"/>
            <w:vertAlign w:val="superscript"/>
          </w:rPr>
          <w:tag w:val="MENDELEY_CITATION_v3_eyJjaXRhdGlvbklEIjoiTUVOREVMRVlfQ0lUQVRJT05fMzc4YTg2NGEtNDFlOS00NWQ2LTgyMzQtNDM4Nzk3OTI5MWRjIiwicHJvcGVydGllcyI6eyJub3RlSW5kZXgiOjB9LCJpc0VkaXRlZCI6ZmFsc2UsIm1hbnVhbE92ZXJyaWRlIjp7ImlzTWFudWFsbHlPdmVycmlkZGVuIjpmYWxzZSwiY2l0ZXByb2NUZXh0IjoiPHN1cD45LDEw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"/>
          <w:id w:val="167381070"/>
          <w:placeholder>
            <w:docPart w:val="DefaultPlaceholder_-1854013440"/>
          </w:placeholder>
        </w:sdtPr>
        <w:sdtContent>
          <w:ins w:id="93" w:author="Keene-Snickers,Lexi" w:date="2025-08-08T16:10:00Z" w16du:dateUtc="2025-08-08T15:10:00Z">
            <w:r w:rsidR="003504EF" w:rsidRPr="003504EF">
              <w:rPr>
                <w:rFonts w:ascii="Arial" w:hAnsi="Arial" w:cs="Arial"/>
                <w:color w:val="000000"/>
                <w:sz w:val="22"/>
                <w:szCs w:val="22"/>
                <w:vertAlign w:val="superscript"/>
              </w:rPr>
              <w:t>9,10</w:t>
            </w:r>
          </w:ins>
          <w:del w:id="94" w:author="Keene-Snickers,Lexi" w:date="2025-08-08T16:10:00Z" w16du:dateUtc="2025-08-08T15:10:00Z">
            <w:r w:rsidR="003504EF" w:rsidRPr="003504EF" w:rsidDel="003504EF">
              <w:rPr>
                <w:rFonts w:ascii="Arial" w:hAnsi="Arial" w:cs="Arial"/>
                <w:color w:val="000000"/>
                <w:sz w:val="22"/>
                <w:szCs w:val="22"/>
                <w:vertAlign w:val="superscript"/>
              </w:rPr>
              <w:delText>9,10</w:delText>
            </w:r>
          </w:del>
        </w:sdtContent>
      </w:sdt>
      <w:r w:rsidR="00FF7B6A">
        <w:rPr>
          <w:rFonts w:ascii="Arial" w:hAnsi="Arial" w:cs="Arial"/>
          <w:sz w:val="22"/>
          <w:szCs w:val="22"/>
        </w:rPr>
        <w:t xml:space="preserve">. </w:t>
      </w:r>
      <w:r w:rsidR="00DB72DF">
        <w:rPr>
          <w:rFonts w:ascii="Arial" w:hAnsi="Arial" w:cs="Arial"/>
          <w:sz w:val="22"/>
          <w:szCs w:val="22"/>
        </w:rPr>
        <w:t xml:space="preserve">But some phenotypic consequences of infection have been documented. </w:t>
      </w:r>
      <w:proofErr w:type="spellStart"/>
      <w:r w:rsidR="0047119A">
        <w:rPr>
          <w:rFonts w:ascii="Arial" w:hAnsi="Arial" w:cs="Arial"/>
          <w:sz w:val="22"/>
          <w:szCs w:val="22"/>
        </w:rPr>
        <w:t>OregonR</w:t>
      </w:r>
      <w:proofErr w:type="spellEnd"/>
      <w:r w:rsidR="0047119A">
        <w:rPr>
          <w:rFonts w:ascii="Arial" w:hAnsi="Arial" w:cs="Arial"/>
          <w:sz w:val="22"/>
          <w:szCs w:val="22"/>
        </w:rPr>
        <w:t xml:space="preserve"> females exposed to galbut virus infected wild-caught males exhibited decreased lifespans</w:t>
      </w:r>
      <w:sdt>
        <w:sdtPr>
          <w:rPr>
            <w:rFonts w:ascii="Arial" w:hAnsi="Arial" w:cs="Arial"/>
            <w:color w:val="000000"/>
            <w:sz w:val="22"/>
            <w:szCs w:val="22"/>
            <w:vertAlign w:val="superscript"/>
          </w:rPr>
          <w:tag w:val="MENDELEY_CITATION_v3_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"/>
          <w:id w:val="1216244217"/>
          <w:placeholder>
            <w:docPart w:val="DefaultPlaceholder_-1854013440"/>
          </w:placeholder>
        </w:sdtPr>
        <w:sdtContent>
          <w:ins w:id="95" w:author="Keene-Snickers,Lexi" w:date="2025-08-08T16:10:00Z" w16du:dateUtc="2025-08-08T15:10:00Z">
            <w:r w:rsidR="003504EF" w:rsidRPr="003504EF">
              <w:rPr>
                <w:rFonts w:ascii="Arial" w:hAnsi="Arial" w:cs="Arial"/>
                <w:color w:val="000000"/>
                <w:sz w:val="22"/>
                <w:szCs w:val="22"/>
                <w:vertAlign w:val="superscript"/>
              </w:rPr>
              <w:t>11</w:t>
            </w:r>
          </w:ins>
          <w:del w:id="96" w:author="Keene-Snickers,Lexi" w:date="2025-08-08T16:10:00Z" w16du:dateUtc="2025-08-08T15:10:00Z">
            <w:r w:rsidR="003504EF" w:rsidRPr="003504EF" w:rsidDel="003504EF">
              <w:rPr>
                <w:rFonts w:ascii="Arial" w:hAnsi="Arial" w:cs="Arial"/>
                <w:color w:val="000000"/>
                <w:sz w:val="22"/>
                <w:szCs w:val="22"/>
                <w:vertAlign w:val="superscript"/>
              </w:rPr>
              <w:delText>11</w:delText>
            </w:r>
          </w:del>
        </w:sdtContent>
      </w:sdt>
      <w:r w:rsidR="00FF7B6A">
        <w:rPr>
          <w:rFonts w:ascii="Arial" w:hAnsi="Arial" w:cs="Arial"/>
          <w:sz w:val="22"/>
          <w:szCs w:val="22"/>
        </w:rPr>
        <w:t xml:space="preserve">. </w:t>
      </w:r>
      <w:r w:rsidR="0047119A">
        <w:rPr>
          <w:rFonts w:ascii="Arial" w:hAnsi="Arial" w:cs="Arial"/>
          <w:sz w:val="22"/>
          <w:szCs w:val="22"/>
        </w:rPr>
        <w:t>In flies from a</w:t>
      </w:r>
      <w:r w:rsidR="00525DA5">
        <w:rPr>
          <w:rFonts w:ascii="Arial" w:hAnsi="Arial" w:cs="Arial"/>
          <w:sz w:val="22"/>
          <w:szCs w:val="22"/>
        </w:rPr>
        <w:t xml:space="preserve">n inbred </w:t>
      </w:r>
      <w:r w:rsidR="00B80E98" w:rsidRPr="006264D3">
        <w:rPr>
          <w:rFonts w:ascii="Arial" w:hAnsi="Arial" w:cs="Arial"/>
          <w:i/>
          <w:iCs/>
          <w:sz w:val="22"/>
          <w:szCs w:val="22"/>
        </w:rPr>
        <w:t>Drosophila</w:t>
      </w:r>
      <w:r w:rsidR="00B80E98">
        <w:rPr>
          <w:rFonts w:ascii="Arial" w:hAnsi="Arial" w:cs="Arial"/>
          <w:sz w:val="22"/>
          <w:szCs w:val="22"/>
        </w:rPr>
        <w:t xml:space="preserve"> Genetic Reference Panel</w:t>
      </w:r>
      <w:r w:rsidR="00D421F5">
        <w:rPr>
          <w:rFonts w:ascii="Arial" w:hAnsi="Arial" w:cs="Arial"/>
          <w:sz w:val="22"/>
          <w:szCs w:val="22"/>
        </w:rPr>
        <w:t xml:space="preserve"> (DGRP)</w:t>
      </w:r>
      <w:r w:rsidR="0047119A">
        <w:rPr>
          <w:rFonts w:ascii="Arial" w:hAnsi="Arial" w:cs="Arial"/>
          <w:sz w:val="22"/>
          <w:szCs w:val="22"/>
        </w:rPr>
        <w:t xml:space="preserve"> line,</w:t>
      </w:r>
      <w:r w:rsidR="00FF7B6A">
        <w:rPr>
          <w:rFonts w:ascii="Arial" w:hAnsi="Arial" w:cs="Arial"/>
          <w:sz w:val="22"/>
          <w:szCs w:val="22"/>
        </w:rPr>
        <w:t xml:space="preserve"> </w:t>
      </w:r>
      <w:r w:rsidR="00BC3D5F">
        <w:rPr>
          <w:rFonts w:ascii="Arial" w:hAnsi="Arial" w:cs="Arial"/>
          <w:sz w:val="22"/>
          <w:szCs w:val="22"/>
        </w:rPr>
        <w:t xml:space="preserve">galbut virus infection </w:t>
      </w:r>
      <w:r w:rsidR="0047119A">
        <w:rPr>
          <w:rFonts w:ascii="Arial" w:hAnsi="Arial" w:cs="Arial"/>
          <w:sz w:val="22"/>
          <w:szCs w:val="22"/>
        </w:rPr>
        <w:t xml:space="preserve">shortened </w:t>
      </w:r>
      <w:r w:rsidR="00B80E98">
        <w:rPr>
          <w:rFonts w:ascii="Arial" w:hAnsi="Arial" w:cs="Arial"/>
          <w:sz w:val="22"/>
          <w:szCs w:val="22"/>
        </w:rPr>
        <w:t>time to pupation and eclosion</w:t>
      </w:r>
      <w:sdt>
        <w:sdtPr>
          <w:rPr>
            <w:rFonts w:ascii="Arial" w:hAnsi="Arial" w:cs="Arial"/>
            <w:color w:val="000000"/>
            <w:sz w:val="22"/>
            <w:szCs w:val="22"/>
            <w:vertAlign w:val="superscript"/>
          </w:rPr>
          <w:tag w:val="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"/>
          <w:id w:val="-1341085545"/>
          <w:placeholder>
            <w:docPart w:val="DefaultPlaceholder_-1854013440"/>
          </w:placeholder>
        </w:sdtPr>
        <w:sdtContent>
          <w:ins w:id="97" w:author="Keene-Snickers,Lexi" w:date="2025-08-08T16:10:00Z" w16du:dateUtc="2025-08-08T15:10:00Z">
            <w:r w:rsidR="003504EF" w:rsidRPr="003504EF">
              <w:rPr>
                <w:rFonts w:ascii="Arial" w:hAnsi="Arial" w:cs="Arial"/>
                <w:color w:val="000000"/>
                <w:sz w:val="22"/>
                <w:szCs w:val="22"/>
                <w:vertAlign w:val="superscript"/>
              </w:rPr>
              <w:t>12,13</w:t>
            </w:r>
          </w:ins>
          <w:del w:id="98" w:author="Keene-Snickers,Lexi" w:date="2025-08-08T16:10:00Z" w16du:dateUtc="2025-08-08T15:10:00Z">
            <w:r w:rsidR="003504EF" w:rsidRPr="003504EF" w:rsidDel="003504EF">
              <w:rPr>
                <w:rFonts w:ascii="Arial" w:hAnsi="Arial" w:cs="Arial"/>
                <w:color w:val="000000"/>
                <w:sz w:val="22"/>
                <w:szCs w:val="22"/>
                <w:vertAlign w:val="superscript"/>
              </w:rPr>
              <w:delText>12,13</w:delText>
            </w:r>
          </w:del>
        </w:sdtContent>
      </w:sdt>
      <w:r w:rsidR="00B80E98">
        <w:rPr>
          <w:rFonts w:ascii="Arial" w:hAnsi="Arial" w:cs="Arial"/>
          <w:color w:val="000000"/>
          <w:sz w:val="22"/>
          <w:szCs w:val="22"/>
        </w:rPr>
        <w:t xml:space="preserve">. </w:t>
      </w:r>
      <w:r w:rsidR="0047119A">
        <w:rPr>
          <w:rFonts w:ascii="Arial" w:hAnsi="Arial" w:cs="Arial"/>
          <w:color w:val="000000"/>
          <w:sz w:val="22"/>
          <w:szCs w:val="22"/>
        </w:rPr>
        <w:t xml:space="preserve">Another DGRP </w:t>
      </w:r>
      <w:r w:rsidR="00E27066">
        <w:rPr>
          <w:rFonts w:ascii="Arial" w:hAnsi="Arial" w:cs="Arial"/>
          <w:color w:val="000000"/>
          <w:sz w:val="22"/>
          <w:szCs w:val="22"/>
        </w:rPr>
        <w:t>line infected with galbut virus</w:t>
      </w:r>
      <w:r w:rsidR="00CA3BA8">
        <w:rPr>
          <w:rFonts w:ascii="Arial" w:hAnsi="Arial" w:cs="Arial"/>
          <w:color w:val="000000"/>
          <w:sz w:val="22"/>
          <w:szCs w:val="22"/>
        </w:rPr>
        <w:t xml:space="preserve"> exhibited decreased survival following</w:t>
      </w:r>
      <w:r w:rsidR="00B80E98">
        <w:rPr>
          <w:rFonts w:ascii="Arial" w:hAnsi="Arial" w:cs="Arial"/>
          <w:color w:val="000000"/>
          <w:sz w:val="22"/>
          <w:szCs w:val="22"/>
        </w:rPr>
        <w:t xml:space="preserve"> infection </w:t>
      </w:r>
      <w:r w:rsidR="00CA3BA8">
        <w:rPr>
          <w:rFonts w:ascii="Arial" w:hAnsi="Arial" w:cs="Arial"/>
          <w:sz w:val="22"/>
          <w:szCs w:val="22"/>
        </w:rPr>
        <w:t xml:space="preserve">by </w:t>
      </w:r>
      <w:r w:rsidR="0047119A">
        <w:rPr>
          <w:rFonts w:ascii="Arial" w:hAnsi="Arial" w:cs="Arial"/>
          <w:sz w:val="22"/>
          <w:szCs w:val="22"/>
        </w:rPr>
        <w:t xml:space="preserve">certain </w:t>
      </w:r>
      <w:r w:rsidR="00B80E98">
        <w:rPr>
          <w:rFonts w:ascii="Arial" w:hAnsi="Arial" w:cs="Arial"/>
          <w:sz w:val="22"/>
          <w:szCs w:val="22"/>
        </w:rPr>
        <w:t>bacterial and</w:t>
      </w:r>
      <w:r w:rsidR="00FF7B6A">
        <w:rPr>
          <w:rFonts w:ascii="Arial" w:hAnsi="Arial" w:cs="Arial"/>
          <w:sz w:val="22"/>
          <w:szCs w:val="22"/>
        </w:rPr>
        <w:t xml:space="preserve"> fungal </w:t>
      </w:r>
      <w:r w:rsidR="00CA3BA8">
        <w:rPr>
          <w:rFonts w:ascii="Arial" w:hAnsi="Arial" w:cs="Arial"/>
          <w:sz w:val="22"/>
          <w:szCs w:val="22"/>
        </w:rPr>
        <w:t>pathogens</w:t>
      </w:r>
      <w:sdt>
        <w:sdtPr>
          <w:rPr>
            <w:rFonts w:ascii="Arial" w:hAnsi="Arial" w:cs="Arial"/>
            <w:color w:val="000000"/>
            <w:sz w:val="22"/>
            <w:szCs w:val="22"/>
            <w:vertAlign w:val="superscript"/>
          </w:rPr>
          <w:tag w:val="MENDELEY_CITATION_v3_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"/>
          <w:id w:val="-313881156"/>
          <w:placeholder>
            <w:docPart w:val="DefaultPlaceholder_-1854013440"/>
          </w:placeholder>
        </w:sdtPr>
        <w:sdtContent>
          <w:ins w:id="99" w:author="Keene-Snickers,Lexi" w:date="2025-08-08T16:10:00Z" w16du:dateUtc="2025-08-08T15:10:00Z">
            <w:r w:rsidR="003504EF" w:rsidRPr="003504EF">
              <w:rPr>
                <w:rFonts w:ascii="Arial" w:hAnsi="Arial" w:cs="Arial"/>
                <w:color w:val="000000"/>
                <w:sz w:val="22"/>
                <w:szCs w:val="22"/>
                <w:vertAlign w:val="superscript"/>
              </w:rPr>
              <w:t>12</w:t>
            </w:r>
          </w:ins>
          <w:del w:id="100" w:author="Keene-Snickers,Lexi" w:date="2025-08-08T16:10:00Z" w16du:dateUtc="2025-08-08T15:10:00Z">
            <w:r w:rsidR="003504EF" w:rsidRPr="003504EF" w:rsidDel="003504EF">
              <w:rPr>
                <w:rFonts w:ascii="Arial" w:hAnsi="Arial" w:cs="Arial"/>
                <w:color w:val="000000"/>
                <w:sz w:val="22"/>
                <w:szCs w:val="22"/>
                <w:vertAlign w:val="superscript"/>
              </w:rPr>
              <w:delText>12</w:delText>
            </w:r>
          </w:del>
        </w:sdtContent>
      </w:sdt>
      <w:r w:rsidR="00FF7B6A">
        <w:rPr>
          <w:rFonts w:ascii="Arial" w:hAnsi="Arial" w:cs="Arial"/>
          <w:sz w:val="22"/>
          <w:szCs w:val="22"/>
        </w:rPr>
        <w:t>.</w:t>
      </w:r>
      <w:r>
        <w:rPr>
          <w:rFonts w:ascii="Arial" w:hAnsi="Arial" w:cs="Arial"/>
          <w:sz w:val="22"/>
          <w:szCs w:val="22"/>
        </w:rPr>
        <w:t xml:space="preserve"> </w:t>
      </w:r>
      <w:r w:rsidR="00E27066">
        <w:rPr>
          <w:rFonts w:ascii="Arial" w:hAnsi="Arial" w:cs="Arial"/>
          <w:sz w:val="22"/>
          <w:szCs w:val="22"/>
        </w:rPr>
        <w:t>However, h</w:t>
      </w:r>
      <w:r w:rsidR="00550630">
        <w:rPr>
          <w:rFonts w:ascii="Arial" w:hAnsi="Arial" w:cs="Arial"/>
          <w:sz w:val="22"/>
          <w:szCs w:val="22"/>
        </w:rPr>
        <w:t>ow these potentia</w:t>
      </w:r>
      <w:r w:rsidR="00047C61">
        <w:rPr>
          <w:rFonts w:ascii="Arial" w:hAnsi="Arial" w:cs="Arial"/>
          <w:sz w:val="22"/>
          <w:szCs w:val="22"/>
        </w:rPr>
        <w:t>lly offsetting</w:t>
      </w:r>
      <w:r w:rsidR="00550630">
        <w:rPr>
          <w:rFonts w:ascii="Arial" w:hAnsi="Arial" w:cs="Arial"/>
          <w:sz w:val="22"/>
          <w:szCs w:val="22"/>
        </w:rPr>
        <w:t xml:space="preserve"> fitness </w:t>
      </w:r>
      <w:r w:rsidR="00EF2EFE">
        <w:rPr>
          <w:rFonts w:ascii="Arial" w:hAnsi="Arial" w:cs="Arial"/>
          <w:sz w:val="22"/>
          <w:szCs w:val="22"/>
        </w:rPr>
        <w:t xml:space="preserve">traits contribute to overall fitness of </w:t>
      </w:r>
      <w:r w:rsidR="00525DA5">
        <w:rPr>
          <w:rFonts w:ascii="Arial" w:hAnsi="Arial" w:cs="Arial"/>
          <w:sz w:val="22"/>
          <w:szCs w:val="22"/>
        </w:rPr>
        <w:t xml:space="preserve">infected </w:t>
      </w:r>
      <w:r w:rsidR="00EF2EFE">
        <w:rPr>
          <w:rFonts w:ascii="Arial" w:hAnsi="Arial" w:cs="Arial"/>
          <w:sz w:val="22"/>
          <w:szCs w:val="22"/>
        </w:rPr>
        <w:t xml:space="preserve">flies </w:t>
      </w:r>
      <w:r w:rsidR="00550630">
        <w:rPr>
          <w:rFonts w:ascii="Arial" w:hAnsi="Arial" w:cs="Arial"/>
          <w:sz w:val="22"/>
          <w:szCs w:val="22"/>
        </w:rPr>
        <w:t xml:space="preserve">in the wild </w:t>
      </w:r>
      <w:r w:rsidR="00746064">
        <w:rPr>
          <w:rFonts w:ascii="Arial" w:hAnsi="Arial" w:cs="Arial"/>
          <w:sz w:val="22"/>
          <w:szCs w:val="22"/>
        </w:rPr>
        <w:t>remains unclear</w:t>
      </w:r>
      <w:r w:rsidR="00550630">
        <w:rPr>
          <w:rFonts w:ascii="Arial" w:hAnsi="Arial" w:cs="Arial"/>
          <w:sz w:val="22"/>
          <w:szCs w:val="22"/>
        </w:rPr>
        <w:t xml:space="preserve">. </w:t>
      </w:r>
    </w:p>
    <w:p w14:paraId="3119C1D9" w14:textId="77777777" w:rsidR="00D421F5" w:rsidRDefault="00D421F5" w:rsidP="00081385">
      <w:pPr>
        <w:spacing w:line="360" w:lineRule="auto"/>
        <w:rPr>
          <w:rFonts w:ascii="Arial" w:hAnsi="Arial" w:cs="Arial"/>
          <w:sz w:val="22"/>
          <w:szCs w:val="22"/>
        </w:rPr>
      </w:pPr>
    </w:p>
    <w:p w14:paraId="43461551" w14:textId="104492BD" w:rsidR="00D077DA" w:rsidRDefault="00FF7B6A" w:rsidP="006264D3">
      <w:pPr>
        <w:spacing w:line="360" w:lineRule="auto"/>
        <w:ind w:firstLine="720"/>
        <w:rPr>
          <w:rFonts w:ascii="Arial" w:hAnsi="Arial" w:cs="Arial"/>
          <w:sz w:val="22"/>
          <w:szCs w:val="22"/>
        </w:rPr>
      </w:pPr>
      <w:r>
        <w:rPr>
          <w:rFonts w:ascii="Arial" w:hAnsi="Arial" w:cs="Arial"/>
          <w:sz w:val="22"/>
          <w:szCs w:val="22"/>
        </w:rPr>
        <w:lastRenderedPageBreak/>
        <w:t>Galbut virus is</w:t>
      </w:r>
      <w:r w:rsidR="00CA3BA8">
        <w:rPr>
          <w:rFonts w:ascii="Arial" w:hAnsi="Arial" w:cs="Arial"/>
          <w:sz w:val="22"/>
          <w:szCs w:val="22"/>
        </w:rPr>
        <w:t xml:space="preserve"> exceptionally common and</w:t>
      </w:r>
      <w:r w:rsidR="00816656">
        <w:rPr>
          <w:rFonts w:ascii="Arial" w:hAnsi="Arial" w:cs="Arial"/>
          <w:sz w:val="22"/>
          <w:szCs w:val="22"/>
        </w:rPr>
        <w:t xml:space="preserve"> globa</w:t>
      </w:r>
      <w:r>
        <w:rPr>
          <w:rFonts w:ascii="Arial" w:hAnsi="Arial" w:cs="Arial"/>
          <w:sz w:val="22"/>
          <w:szCs w:val="22"/>
        </w:rPr>
        <w:t>l</w:t>
      </w:r>
      <w:r w:rsidR="00816656">
        <w:rPr>
          <w:rFonts w:ascii="Arial" w:hAnsi="Arial" w:cs="Arial"/>
          <w:sz w:val="22"/>
          <w:szCs w:val="22"/>
        </w:rPr>
        <w:t>l</w:t>
      </w:r>
      <w:r>
        <w:rPr>
          <w:rFonts w:ascii="Arial" w:hAnsi="Arial" w:cs="Arial"/>
          <w:sz w:val="22"/>
          <w:szCs w:val="22"/>
        </w:rPr>
        <w:t>y</w:t>
      </w:r>
      <w:r w:rsidR="00816656">
        <w:rPr>
          <w:rFonts w:ascii="Arial" w:hAnsi="Arial" w:cs="Arial"/>
          <w:sz w:val="22"/>
          <w:szCs w:val="22"/>
        </w:rPr>
        <w:t xml:space="preserve"> distribut</w:t>
      </w:r>
      <w:r>
        <w:rPr>
          <w:rFonts w:ascii="Arial" w:hAnsi="Arial" w:cs="Arial"/>
          <w:sz w:val="22"/>
          <w:szCs w:val="22"/>
        </w:rPr>
        <w:t>ed</w:t>
      </w:r>
      <w:r w:rsidR="00EF2EFE">
        <w:rPr>
          <w:rFonts w:ascii="Arial" w:hAnsi="Arial" w:cs="Arial"/>
          <w:sz w:val="22"/>
          <w:szCs w:val="22"/>
        </w:rPr>
        <w:t>:</w:t>
      </w:r>
      <w:r w:rsidR="00816656">
        <w:rPr>
          <w:rFonts w:ascii="Arial" w:hAnsi="Arial" w:cs="Arial"/>
          <w:sz w:val="22"/>
          <w:szCs w:val="22"/>
        </w:rPr>
        <w:t xml:space="preserve"> every wild</w:t>
      </w:r>
      <w:r w:rsidR="00D40EBA">
        <w:rPr>
          <w:rFonts w:ascii="Arial" w:hAnsi="Arial" w:cs="Arial"/>
          <w:sz w:val="22"/>
          <w:szCs w:val="22"/>
        </w:rPr>
        <w:t xml:space="preserve"> </w:t>
      </w:r>
      <w:r w:rsidR="00D40EBA" w:rsidRPr="006264D3">
        <w:rPr>
          <w:rFonts w:ascii="Arial" w:hAnsi="Arial" w:cs="Arial"/>
          <w:i/>
          <w:iCs/>
          <w:sz w:val="22"/>
          <w:szCs w:val="22"/>
        </w:rPr>
        <w:t>D. melanogaster</w:t>
      </w:r>
      <w:r w:rsidR="00816656">
        <w:rPr>
          <w:rFonts w:ascii="Arial" w:hAnsi="Arial" w:cs="Arial"/>
          <w:sz w:val="22"/>
          <w:szCs w:val="22"/>
        </w:rPr>
        <w:t xml:space="preserve"> population examined thus far </w:t>
      </w:r>
      <w:r w:rsidR="00746064">
        <w:rPr>
          <w:rFonts w:ascii="Arial" w:hAnsi="Arial" w:cs="Arial"/>
          <w:sz w:val="22"/>
          <w:szCs w:val="22"/>
        </w:rPr>
        <w:t xml:space="preserve">includes </w:t>
      </w:r>
      <w:r w:rsidR="00D07358">
        <w:rPr>
          <w:rFonts w:ascii="Arial" w:hAnsi="Arial" w:cs="Arial"/>
          <w:sz w:val="22"/>
          <w:szCs w:val="22"/>
        </w:rPr>
        <w:t>infected flies</w:t>
      </w:r>
      <w:r w:rsidR="00CA3BA8">
        <w:rPr>
          <w:rFonts w:ascii="Arial" w:hAnsi="Arial" w:cs="Arial"/>
          <w:sz w:val="22"/>
          <w:szCs w:val="22"/>
        </w:rPr>
        <w:t xml:space="preserve"> and ~60% of individual flies </w:t>
      </w:r>
      <w:r w:rsidR="00EF2EFE">
        <w:rPr>
          <w:rFonts w:ascii="Arial" w:hAnsi="Arial" w:cs="Arial"/>
          <w:sz w:val="22"/>
          <w:szCs w:val="22"/>
        </w:rPr>
        <w:t>are</w:t>
      </w:r>
      <w:r w:rsidR="00CA3BA8">
        <w:rPr>
          <w:rFonts w:ascii="Arial" w:hAnsi="Arial" w:cs="Arial"/>
          <w:sz w:val="22"/>
          <w:szCs w:val="22"/>
        </w:rPr>
        <w:t xml:space="preserve"> infected</w:t>
      </w:r>
      <w:sdt>
        <w:sdtPr>
          <w:rPr>
            <w:rFonts w:ascii="Arial" w:hAnsi="Arial" w:cs="Arial"/>
            <w:color w:val="000000"/>
            <w:sz w:val="22"/>
            <w:szCs w:val="22"/>
            <w:vertAlign w:val="superscript"/>
          </w:rPr>
          <w:tag w:val="MENDELEY_CITATION_v3_eyJjaXRhdGlvbklEIjoiTUVOREVMRVlfQ0lUQVRJT05fMmMzZjI5MmEtMjljZi00MTE4LThkZWYtOTkwZGY1NzMzYzMxIiwicHJvcGVydGllcyI6eyJub3RlSW5kZXgiOjB9LCJpc0VkaXRlZCI6ZmFsc2UsIm1hbnVhbE92ZXJyaWRlIjp7ImlzTWFudWFsbHlPdmVycmlkZGVuIjpmYWxzZSwiY2l0ZXByb2NUZXh0IjoiPHN1cD41LDExLDE0LDE1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
          <w:id w:val="-864834376"/>
          <w:placeholder>
            <w:docPart w:val="DefaultPlaceholder_-1854013440"/>
          </w:placeholder>
        </w:sdtPr>
        <w:sdtContent>
          <w:ins w:id="101" w:author="Keene-Snickers,Lexi" w:date="2025-08-08T16:10:00Z" w16du:dateUtc="2025-08-08T15:10:00Z">
            <w:r w:rsidR="003504EF" w:rsidRPr="003504EF">
              <w:rPr>
                <w:rFonts w:ascii="Arial" w:hAnsi="Arial" w:cs="Arial"/>
                <w:color w:val="000000"/>
                <w:sz w:val="22"/>
                <w:szCs w:val="22"/>
                <w:vertAlign w:val="superscript"/>
              </w:rPr>
              <w:t>5,11,14,15</w:t>
            </w:r>
          </w:ins>
          <w:del w:id="102" w:author="Keene-Snickers,Lexi" w:date="2025-08-08T16:10:00Z" w16du:dateUtc="2025-08-08T15:10:00Z">
            <w:r w:rsidR="003504EF" w:rsidRPr="003504EF" w:rsidDel="003504EF">
              <w:rPr>
                <w:rFonts w:ascii="Arial" w:hAnsi="Arial" w:cs="Arial"/>
                <w:color w:val="000000"/>
                <w:sz w:val="22"/>
                <w:szCs w:val="22"/>
                <w:vertAlign w:val="superscript"/>
              </w:rPr>
              <w:delText>5,11,14,15</w:delText>
            </w:r>
          </w:del>
        </w:sdtContent>
      </w:sdt>
      <w:r w:rsidR="00816656">
        <w:rPr>
          <w:rFonts w:ascii="Arial" w:hAnsi="Arial" w:cs="Arial"/>
          <w:sz w:val="22"/>
          <w:szCs w:val="22"/>
        </w:rPr>
        <w:t xml:space="preserve">. </w:t>
      </w:r>
      <w:r w:rsidR="00550630">
        <w:rPr>
          <w:rFonts w:ascii="Arial" w:hAnsi="Arial" w:cs="Arial"/>
          <w:sz w:val="22"/>
          <w:szCs w:val="22"/>
        </w:rPr>
        <w:t>Galbut virus</w:t>
      </w:r>
      <w:r w:rsidR="00CA3BA8">
        <w:rPr>
          <w:rFonts w:ascii="Arial" w:hAnsi="Arial" w:cs="Arial"/>
          <w:sz w:val="22"/>
          <w:szCs w:val="22"/>
        </w:rPr>
        <w:t xml:space="preserve"> is vertically transmitted</w:t>
      </w:r>
      <w:ins w:id="103" w:author="Stenglein,Mark" w:date="2025-07-30T14:07:00Z" w16du:dateUtc="2025-07-30T20:07:00Z">
        <w:r w:rsidR="009655F1">
          <w:rPr>
            <w:rFonts w:ascii="Arial" w:hAnsi="Arial" w:cs="Arial"/>
            <w:sz w:val="22"/>
            <w:szCs w:val="22"/>
          </w:rPr>
          <w:t xml:space="preserve"> from either infected mother or infected fathers</w:t>
        </w:r>
      </w:ins>
      <w:r w:rsidR="00CA3BA8">
        <w:rPr>
          <w:rFonts w:ascii="Arial" w:hAnsi="Arial" w:cs="Arial"/>
          <w:sz w:val="22"/>
          <w:szCs w:val="22"/>
        </w:rPr>
        <w:t xml:space="preserve"> with high efficiency</w:t>
      </w:r>
      <w:sdt>
        <w:sdtPr>
          <w:rPr>
            <w:rFonts w:ascii="Arial" w:hAnsi="Arial" w:cs="Arial"/>
            <w:color w:val="000000"/>
            <w:sz w:val="22"/>
            <w:szCs w:val="22"/>
            <w:vertAlign w:val="superscript"/>
          </w:rPr>
          <w:tag w:val="MENDELEY_CITATION_v3_eyJjaXRhdGlvbklEIjoiTUVOREVMRVlfQ0lUQVRJT05fODU2MTRlZWQtZWY5Yi00ZDE4LWI2YzktNDA5ZDhmMjk0ZDI4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uIiwiYXV0aG9yIjpbeyJmYW1pbHkiOiJDcm9zcyIsImdpdmVuIjoiU2hhdW4gVCIsInBhcnNlLW5hbWVzIjpmYWxzZSwiZHJvcHBpbmctcGFydGljbGUiOiIiLCJub24tZHJvcHBpbmctcGFydGljbGUiOiIifSx7ImZhbWlseSI6Ik1hZXJ0ZW5zIiwiZ2l2ZW4iOiJCZXJuYWRldHRl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ERyb3NvcGhpbGE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iLCJwdWJsaXNoZXIiOiJBbWVyaWNhbiBTb2NpZXR5IGZvciBNaWNyb2Jpb2xvZ3kiLCJpc3N1ZSI6IjIwIiwidm9sdW1lIjoiOTQifSwiaXNUZW1wb3JhcnkiOmZhbHNlfV19"/>
          <w:id w:val="789711052"/>
          <w:placeholder>
            <w:docPart w:val="DefaultPlaceholder_-1854013440"/>
          </w:placeholder>
        </w:sdtPr>
        <w:sdtContent>
          <w:ins w:id="104" w:author="Keene-Snickers,Lexi" w:date="2025-08-08T16:10:00Z" w16du:dateUtc="2025-08-08T15:10:00Z">
            <w:r w:rsidR="003504EF" w:rsidRPr="003504EF">
              <w:rPr>
                <w:rFonts w:ascii="Arial" w:hAnsi="Arial" w:cs="Arial"/>
                <w:color w:val="000000"/>
                <w:sz w:val="22"/>
                <w:szCs w:val="22"/>
                <w:vertAlign w:val="superscript"/>
              </w:rPr>
              <w:t>8</w:t>
            </w:r>
          </w:ins>
          <w:del w:id="105" w:author="Keene-Snickers,Lexi" w:date="2025-08-08T16:10:00Z" w16du:dateUtc="2025-08-08T15:10:00Z">
            <w:r w:rsidR="003504EF" w:rsidRPr="003504EF" w:rsidDel="003504EF">
              <w:rPr>
                <w:rFonts w:ascii="Arial" w:hAnsi="Arial" w:cs="Arial"/>
                <w:color w:val="000000"/>
                <w:sz w:val="22"/>
                <w:szCs w:val="22"/>
                <w:vertAlign w:val="superscript"/>
              </w:rPr>
              <w:delText>8</w:delText>
            </w:r>
          </w:del>
        </w:sdtContent>
      </w:sdt>
      <w:ins w:id="106" w:author="Stenglein,Mark" w:date="2025-07-30T14:08:00Z" w16du:dateUtc="2025-07-30T20:08:00Z">
        <w:del w:id="107" w:author="Keene-Snickers,Lexi" w:date="2025-08-08T15:11:00Z" w16du:dateUtc="2025-08-08T14:11:00Z">
          <w:r w:rsidR="009655F1" w:rsidDel="0082609F">
            <w:rPr>
              <w:rFonts w:ascii="Arial" w:hAnsi="Arial" w:cs="Arial"/>
              <w:sz w:val="22"/>
              <w:szCs w:val="22"/>
            </w:rPr>
            <w:delText xml:space="preserve"> [REF: Sha</w:delText>
          </w:r>
        </w:del>
        <w:del w:id="108" w:author="Keene-Snickers,Lexi" w:date="2025-08-08T15:10:00Z" w16du:dateUtc="2025-08-08T14:10:00Z">
          <w:r w:rsidR="009655F1" w:rsidDel="0082609F">
            <w:rPr>
              <w:rFonts w:ascii="Arial" w:hAnsi="Arial" w:cs="Arial"/>
              <w:sz w:val="22"/>
              <w:szCs w:val="22"/>
            </w:rPr>
            <w:delText>un 2020]</w:delText>
          </w:r>
        </w:del>
        <w:r w:rsidR="009655F1">
          <w:rPr>
            <w:rFonts w:ascii="Arial" w:hAnsi="Arial" w:cs="Arial"/>
            <w:sz w:val="22"/>
            <w:szCs w:val="22"/>
          </w:rPr>
          <w:t>. This biparental vertical transmission likely contribute</w:t>
        </w:r>
      </w:ins>
      <w:ins w:id="109" w:author="Stenglein,Mark" w:date="2025-07-30T14:09:00Z" w16du:dateUtc="2025-07-30T20:09:00Z">
        <w:r w:rsidR="009655F1">
          <w:rPr>
            <w:rFonts w:ascii="Arial" w:hAnsi="Arial" w:cs="Arial"/>
            <w:sz w:val="22"/>
            <w:szCs w:val="22"/>
          </w:rPr>
          <w:t>s</w:t>
        </w:r>
      </w:ins>
      <w:ins w:id="110" w:author="Stenglein,Mark" w:date="2025-07-30T14:08:00Z" w16du:dateUtc="2025-07-30T20:08:00Z">
        <w:r w:rsidR="009655F1">
          <w:rPr>
            <w:rFonts w:ascii="Arial" w:hAnsi="Arial" w:cs="Arial"/>
            <w:sz w:val="22"/>
            <w:szCs w:val="22"/>
          </w:rPr>
          <w:t xml:space="preserve"> to galbut virus’s </w:t>
        </w:r>
      </w:ins>
      <w:ins w:id="111" w:author="Stenglein,Mark" w:date="2025-07-30T14:09:00Z" w16du:dateUtc="2025-07-30T20:09:00Z">
        <w:r w:rsidR="009655F1">
          <w:rPr>
            <w:rFonts w:ascii="Arial" w:hAnsi="Arial" w:cs="Arial"/>
            <w:sz w:val="22"/>
            <w:szCs w:val="22"/>
          </w:rPr>
          <w:t>ecological success, and</w:t>
        </w:r>
      </w:ins>
      <w:del w:id="112" w:author="Stenglein,Mark" w:date="2025-07-30T14:08:00Z" w16du:dateUtc="2025-07-30T20:08:00Z">
        <w:r w:rsidR="00CA3BA8" w:rsidDel="009655F1">
          <w:rPr>
            <w:rFonts w:ascii="Arial" w:hAnsi="Arial" w:cs="Arial"/>
            <w:sz w:val="22"/>
            <w:szCs w:val="22"/>
          </w:rPr>
          <w:delText>, and it</w:delText>
        </w:r>
      </w:del>
      <w:ins w:id="113" w:author="Stenglein,Mark" w:date="2025-07-30T14:09:00Z" w16du:dateUtc="2025-07-30T20:09:00Z">
        <w:r w:rsidR="009655F1">
          <w:rPr>
            <w:rFonts w:ascii="Arial" w:hAnsi="Arial" w:cs="Arial"/>
            <w:sz w:val="22"/>
            <w:szCs w:val="22"/>
          </w:rPr>
          <w:t xml:space="preserve"> the </w:t>
        </w:r>
      </w:ins>
      <w:del w:id="114" w:author="Stenglein,Mark" w:date="2025-07-30T14:09:00Z" w16du:dateUtc="2025-07-30T20:09:00Z">
        <w:r w:rsidR="00CA3BA8" w:rsidDel="009655F1">
          <w:rPr>
            <w:rFonts w:ascii="Arial" w:hAnsi="Arial" w:cs="Arial"/>
            <w:sz w:val="22"/>
            <w:szCs w:val="22"/>
          </w:rPr>
          <w:delText>s</w:delText>
        </w:r>
        <w:r w:rsidR="00550630" w:rsidDel="009655F1">
          <w:rPr>
            <w:rFonts w:ascii="Arial" w:hAnsi="Arial" w:cs="Arial"/>
            <w:sz w:val="22"/>
            <w:szCs w:val="22"/>
          </w:rPr>
          <w:delText xml:space="preserve"> </w:delText>
        </w:r>
      </w:del>
      <w:r w:rsidR="00CA3BA8">
        <w:rPr>
          <w:rFonts w:ascii="Arial" w:hAnsi="Arial" w:cs="Arial"/>
          <w:sz w:val="22"/>
          <w:szCs w:val="22"/>
        </w:rPr>
        <w:t xml:space="preserve">global </w:t>
      </w:r>
      <w:r w:rsidR="00550630">
        <w:rPr>
          <w:rFonts w:ascii="Arial" w:hAnsi="Arial" w:cs="Arial"/>
          <w:sz w:val="22"/>
          <w:szCs w:val="22"/>
        </w:rPr>
        <w:t xml:space="preserve">spread </w:t>
      </w:r>
      <w:ins w:id="115" w:author="Stenglein,Mark" w:date="2025-07-30T14:09:00Z" w16du:dateUtc="2025-07-30T20:09:00Z">
        <w:r w:rsidR="009655F1">
          <w:rPr>
            <w:rFonts w:ascii="Arial" w:hAnsi="Arial" w:cs="Arial"/>
            <w:sz w:val="22"/>
            <w:szCs w:val="22"/>
          </w:rPr>
          <w:t xml:space="preserve">of this virus </w:t>
        </w:r>
      </w:ins>
      <w:r w:rsidR="00CA3BA8">
        <w:rPr>
          <w:rFonts w:ascii="Arial" w:hAnsi="Arial" w:cs="Arial"/>
          <w:sz w:val="22"/>
          <w:szCs w:val="22"/>
        </w:rPr>
        <w:t xml:space="preserve">likely coincided with </w:t>
      </w:r>
      <w:r w:rsidR="00550630" w:rsidRPr="00E97611">
        <w:rPr>
          <w:rFonts w:ascii="Arial" w:hAnsi="Arial" w:cs="Arial"/>
          <w:i/>
          <w:iCs/>
          <w:sz w:val="22"/>
          <w:szCs w:val="22"/>
        </w:rPr>
        <w:t>D. melanogaster</w:t>
      </w:r>
      <w:r w:rsidR="00CA3BA8">
        <w:rPr>
          <w:rFonts w:ascii="Arial" w:hAnsi="Arial" w:cs="Arial"/>
          <w:i/>
          <w:iCs/>
          <w:sz w:val="22"/>
          <w:szCs w:val="22"/>
        </w:rPr>
        <w:t xml:space="preserve">’s </w:t>
      </w:r>
      <w:r w:rsidR="00CA3BA8" w:rsidRPr="00115BE1">
        <w:rPr>
          <w:rFonts w:ascii="Arial" w:hAnsi="Arial" w:cs="Arial"/>
          <w:sz w:val="22"/>
          <w:szCs w:val="22"/>
        </w:rPr>
        <w:t>spread</w:t>
      </w:r>
      <w:r w:rsidR="00550630">
        <w:rPr>
          <w:rFonts w:ascii="Arial" w:hAnsi="Arial" w:cs="Arial"/>
          <w:sz w:val="22"/>
          <w:szCs w:val="22"/>
        </w:rPr>
        <w:t xml:space="preserve"> across the world as a human commensal</w:t>
      </w:r>
      <w:sdt>
        <w:sdtPr>
          <w:rPr>
            <w:rFonts w:ascii="Arial" w:hAnsi="Arial" w:cs="Arial"/>
            <w:color w:val="000000"/>
            <w:sz w:val="22"/>
            <w:szCs w:val="22"/>
            <w:vertAlign w:val="superscript"/>
          </w:rPr>
          <w:tag w:val="MENDELEY_CITATION_v3_eyJjaXRhdGlvbklEIjoiTUVOREVMRVlfQ0lUQVRJT05fZDBhMzE0MmEtYTYwMy00YzMzLTgwNWItNGU5ZDBkY2I1ZTc3IiwicHJvcGVydGllcyI6eyJub3RlSW5kZXgiOjB9LCJpc0VkaXRlZCI6ZmFsc2UsIm1hbnVhbE92ZXJyaWRlIjp7ImlzTWFudWFsbHlPdmVycmlkZGVuIjpmYWxzZSwiY2l0ZXByb2NUZXh0IjoiPHN1cD44LDE2LDE3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"/>
          <w:id w:val="-1531867965"/>
          <w:placeholder>
            <w:docPart w:val="DefaultPlaceholder_-1854013440"/>
          </w:placeholder>
        </w:sdtPr>
        <w:sdtContent>
          <w:ins w:id="116" w:author="Keene-Snickers,Lexi" w:date="2025-08-08T16:10:00Z" w16du:dateUtc="2025-08-08T15:10:00Z">
            <w:r w:rsidR="003504EF" w:rsidRPr="003504EF">
              <w:rPr>
                <w:rFonts w:ascii="Arial" w:hAnsi="Arial" w:cs="Arial"/>
                <w:color w:val="000000"/>
                <w:sz w:val="22"/>
                <w:szCs w:val="22"/>
                <w:vertAlign w:val="superscript"/>
              </w:rPr>
              <w:t>8,16,17</w:t>
            </w:r>
          </w:ins>
          <w:del w:id="117" w:author="Keene-Snickers,Lexi" w:date="2025-08-08T16:10:00Z" w16du:dateUtc="2025-08-08T15:10:00Z">
            <w:r w:rsidR="003504EF" w:rsidRPr="003504EF" w:rsidDel="003504EF">
              <w:rPr>
                <w:rFonts w:ascii="Arial" w:hAnsi="Arial" w:cs="Arial"/>
                <w:color w:val="000000"/>
                <w:sz w:val="22"/>
                <w:szCs w:val="22"/>
                <w:vertAlign w:val="superscript"/>
              </w:rPr>
              <w:delText>8,16,17</w:delText>
            </w:r>
          </w:del>
        </w:sdtContent>
      </w:sdt>
      <w:r w:rsidR="00550630">
        <w:rPr>
          <w:rFonts w:ascii="Arial" w:hAnsi="Arial" w:cs="Arial"/>
          <w:color w:val="000000"/>
          <w:sz w:val="22"/>
          <w:szCs w:val="22"/>
        </w:rPr>
        <w:t>.</w:t>
      </w:r>
      <w:r w:rsidR="003A0ADE">
        <w:rPr>
          <w:rFonts w:ascii="Arial" w:hAnsi="Arial" w:cs="Arial"/>
          <w:color w:val="000000"/>
          <w:sz w:val="22"/>
          <w:szCs w:val="22"/>
        </w:rPr>
        <w:t xml:space="preserve"> In addition to </w:t>
      </w:r>
      <w:r w:rsidR="004D4B74">
        <w:rPr>
          <w:rFonts w:ascii="Arial" w:hAnsi="Arial" w:cs="Arial"/>
          <w:color w:val="000000"/>
          <w:sz w:val="22"/>
          <w:szCs w:val="22"/>
        </w:rPr>
        <w:t xml:space="preserve">being </w:t>
      </w:r>
      <w:r w:rsidR="003A0ADE">
        <w:rPr>
          <w:rFonts w:ascii="Arial" w:hAnsi="Arial" w:cs="Arial"/>
          <w:color w:val="000000"/>
          <w:sz w:val="22"/>
          <w:szCs w:val="22"/>
        </w:rPr>
        <w:t xml:space="preserve">a </w:t>
      </w:r>
      <w:r w:rsidR="00D318FC">
        <w:rPr>
          <w:rFonts w:ascii="Arial" w:hAnsi="Arial" w:cs="Arial"/>
          <w:color w:val="000000"/>
          <w:sz w:val="22"/>
          <w:szCs w:val="22"/>
        </w:rPr>
        <w:t xml:space="preserve">ubiquitous but </w:t>
      </w:r>
      <w:r w:rsidR="003A0ADE">
        <w:rPr>
          <w:rFonts w:ascii="Arial" w:hAnsi="Arial" w:cs="Arial"/>
          <w:color w:val="000000"/>
          <w:sz w:val="22"/>
          <w:szCs w:val="22"/>
        </w:rPr>
        <w:t>largely overlooked</w:t>
      </w:r>
      <w:r w:rsidR="004D4B74">
        <w:rPr>
          <w:rFonts w:ascii="Arial" w:hAnsi="Arial" w:cs="Arial"/>
          <w:color w:val="000000"/>
          <w:sz w:val="22"/>
          <w:szCs w:val="22"/>
        </w:rPr>
        <w:t xml:space="preserve"> natural</w:t>
      </w:r>
      <w:r w:rsidR="003A0ADE">
        <w:rPr>
          <w:rFonts w:ascii="Arial" w:hAnsi="Arial" w:cs="Arial"/>
          <w:color w:val="000000"/>
          <w:sz w:val="22"/>
          <w:szCs w:val="22"/>
        </w:rPr>
        <w:t xml:space="preserve"> virus of a model organism, galbut virus provides an opportunity </w:t>
      </w:r>
      <w:r w:rsidR="00D318FC">
        <w:rPr>
          <w:rFonts w:ascii="Arial" w:hAnsi="Arial" w:cs="Arial"/>
          <w:sz w:val="22"/>
          <w:szCs w:val="22"/>
        </w:rPr>
        <w:t>to study</w:t>
      </w:r>
      <w:r w:rsidR="003A0ADE">
        <w:rPr>
          <w:rFonts w:ascii="Arial" w:hAnsi="Arial" w:cs="Arial"/>
          <w:sz w:val="22"/>
          <w:szCs w:val="22"/>
        </w:rPr>
        <w:t xml:space="preserve"> persistent virus-host interactions and vertical transmission.</w:t>
      </w:r>
    </w:p>
    <w:p w14:paraId="75AC0C49" w14:textId="77777777" w:rsidR="00263851" w:rsidRDefault="00263851" w:rsidP="00115BE1">
      <w:pPr>
        <w:spacing w:line="360" w:lineRule="auto"/>
        <w:rPr>
          <w:rFonts w:ascii="Arial" w:hAnsi="Arial" w:cs="Arial"/>
          <w:sz w:val="22"/>
          <w:szCs w:val="22"/>
        </w:rPr>
      </w:pPr>
    </w:p>
    <w:p w14:paraId="018932C4" w14:textId="7FC5AAFA" w:rsidR="005F3DCA" w:rsidRDefault="005038FB" w:rsidP="00115BE1">
      <w:pPr>
        <w:spacing w:line="360" w:lineRule="auto"/>
        <w:ind w:firstLine="720"/>
        <w:rPr>
          <w:rFonts w:ascii="Arial" w:hAnsi="Arial" w:cs="Arial"/>
          <w:sz w:val="22"/>
          <w:szCs w:val="22"/>
        </w:rPr>
      </w:pPr>
      <w:r>
        <w:rPr>
          <w:rFonts w:ascii="Arial" w:hAnsi="Arial" w:cs="Arial"/>
          <w:sz w:val="22"/>
          <w:szCs w:val="22"/>
        </w:rPr>
        <w:t xml:space="preserve">Little is known about galbut virus biology despite its ubiquitous nature and over a century of </w:t>
      </w:r>
      <w:r w:rsidRPr="00115BE1">
        <w:rPr>
          <w:rFonts w:ascii="Arial" w:hAnsi="Arial" w:cs="Arial"/>
          <w:i/>
          <w:iCs/>
          <w:sz w:val="22"/>
          <w:szCs w:val="22"/>
        </w:rPr>
        <w:t>Drosophila</w:t>
      </w:r>
      <w:r>
        <w:rPr>
          <w:rFonts w:ascii="Arial" w:hAnsi="Arial" w:cs="Arial"/>
          <w:sz w:val="22"/>
          <w:szCs w:val="22"/>
        </w:rPr>
        <w:t xml:space="preserve"> research</w:t>
      </w:r>
      <w:r w:rsidR="00C91E68">
        <w:rPr>
          <w:rFonts w:ascii="Arial" w:hAnsi="Arial" w:cs="Arial"/>
          <w:sz w:val="22"/>
          <w:szCs w:val="22"/>
        </w:rPr>
        <w:t>.</w:t>
      </w:r>
      <w:r>
        <w:rPr>
          <w:rFonts w:ascii="Arial" w:hAnsi="Arial" w:cs="Arial"/>
          <w:sz w:val="22"/>
          <w:szCs w:val="22"/>
        </w:rPr>
        <w:t xml:space="preserve"> T</w:t>
      </w:r>
      <w:r w:rsidR="005E2DE4">
        <w:rPr>
          <w:rFonts w:ascii="Arial" w:hAnsi="Arial" w:cs="Arial"/>
          <w:sz w:val="22"/>
          <w:szCs w:val="22"/>
        </w:rPr>
        <w:t xml:space="preserve">he overall fitness impact of infection remains </w:t>
      </w:r>
      <w:r>
        <w:rPr>
          <w:rFonts w:ascii="Arial" w:hAnsi="Arial" w:cs="Arial"/>
          <w:sz w:val="22"/>
          <w:szCs w:val="22"/>
        </w:rPr>
        <w:t xml:space="preserve">unknown. </w:t>
      </w:r>
      <w:r w:rsidR="00106952">
        <w:rPr>
          <w:rFonts w:ascii="Arial" w:hAnsi="Arial" w:cs="Arial"/>
          <w:sz w:val="22"/>
          <w:szCs w:val="22"/>
        </w:rPr>
        <w:t>The f</w:t>
      </w:r>
      <w:r>
        <w:rPr>
          <w:rFonts w:ascii="Arial" w:hAnsi="Arial" w:cs="Arial"/>
          <w:sz w:val="22"/>
          <w:szCs w:val="22"/>
        </w:rPr>
        <w:t xml:space="preserve">unction </w:t>
      </w:r>
      <w:r w:rsidR="00106952">
        <w:rPr>
          <w:rFonts w:ascii="Arial" w:hAnsi="Arial" w:cs="Arial"/>
          <w:sz w:val="22"/>
          <w:szCs w:val="22"/>
        </w:rPr>
        <w:t xml:space="preserve">of </w:t>
      </w:r>
      <w:r w:rsidR="003A14BB">
        <w:rPr>
          <w:rFonts w:ascii="Arial" w:hAnsi="Arial" w:cs="Arial"/>
          <w:sz w:val="22"/>
          <w:szCs w:val="22"/>
        </w:rPr>
        <w:t xml:space="preserve">the </w:t>
      </w:r>
      <w:r w:rsidR="00C91E68">
        <w:rPr>
          <w:rFonts w:ascii="Arial" w:hAnsi="Arial" w:cs="Arial"/>
          <w:sz w:val="22"/>
          <w:szCs w:val="22"/>
        </w:rPr>
        <w:t>protein encoded by the third segment</w:t>
      </w:r>
      <w:r w:rsidR="00106952">
        <w:rPr>
          <w:rFonts w:ascii="Arial" w:hAnsi="Arial" w:cs="Arial"/>
          <w:sz w:val="22"/>
          <w:szCs w:val="22"/>
        </w:rPr>
        <w:t xml:space="preserve"> has yet to be assigned</w:t>
      </w:r>
      <w:r w:rsidR="005E2DE4">
        <w:rPr>
          <w:rFonts w:ascii="Arial" w:hAnsi="Arial" w:cs="Arial"/>
          <w:sz w:val="22"/>
          <w:szCs w:val="22"/>
        </w:rPr>
        <w:t>.</w:t>
      </w:r>
      <w:r w:rsidR="003A14BB">
        <w:rPr>
          <w:rFonts w:ascii="Arial" w:hAnsi="Arial" w:cs="Arial"/>
          <w:sz w:val="22"/>
          <w:szCs w:val="22"/>
        </w:rPr>
        <w:t xml:space="preserve"> </w:t>
      </w:r>
      <w:r w:rsidR="00106952">
        <w:rPr>
          <w:rFonts w:ascii="Arial" w:hAnsi="Arial" w:cs="Arial"/>
          <w:sz w:val="22"/>
          <w:szCs w:val="22"/>
        </w:rPr>
        <w:t>It is not known whether different galbut virus genotypes correspond to different phenotypes.</w:t>
      </w:r>
      <w:r w:rsidR="00106952" w:rsidDel="005E2DE4">
        <w:rPr>
          <w:rFonts w:ascii="Arial" w:hAnsi="Arial" w:cs="Arial"/>
          <w:sz w:val="22"/>
          <w:szCs w:val="22"/>
        </w:rPr>
        <w:t xml:space="preserve"> </w:t>
      </w:r>
      <w:r w:rsidR="005E2DE4">
        <w:rPr>
          <w:rFonts w:ascii="Arial" w:hAnsi="Arial" w:cs="Arial"/>
          <w:sz w:val="22"/>
          <w:szCs w:val="22"/>
        </w:rPr>
        <w:t>C</w:t>
      </w:r>
      <w:r w:rsidR="003A14BB">
        <w:rPr>
          <w:rFonts w:ascii="Arial" w:hAnsi="Arial" w:cs="Arial"/>
          <w:sz w:val="22"/>
          <w:szCs w:val="22"/>
        </w:rPr>
        <w:t xml:space="preserve">haq virus </w:t>
      </w:r>
      <w:r w:rsidR="00106952">
        <w:rPr>
          <w:rFonts w:ascii="Arial" w:hAnsi="Arial" w:cs="Arial"/>
          <w:sz w:val="22"/>
          <w:szCs w:val="22"/>
        </w:rPr>
        <w:t xml:space="preserve">is </w:t>
      </w:r>
      <w:r w:rsidR="005E2DE4">
        <w:rPr>
          <w:rFonts w:ascii="Arial" w:hAnsi="Arial" w:cs="Arial"/>
          <w:sz w:val="22"/>
          <w:szCs w:val="22"/>
        </w:rPr>
        <w:t xml:space="preserve">presumed to be a satellite </w:t>
      </w:r>
      <w:r>
        <w:rPr>
          <w:rFonts w:ascii="Arial" w:hAnsi="Arial" w:cs="Arial"/>
          <w:sz w:val="22"/>
          <w:szCs w:val="22"/>
        </w:rPr>
        <w:t xml:space="preserve">virus, </w:t>
      </w:r>
      <w:r w:rsidR="005E2DE4">
        <w:rPr>
          <w:rFonts w:ascii="Arial" w:hAnsi="Arial" w:cs="Arial"/>
          <w:sz w:val="22"/>
          <w:szCs w:val="22"/>
        </w:rPr>
        <w:t xml:space="preserve">but this has not been </w:t>
      </w:r>
      <w:r w:rsidR="008130BF">
        <w:rPr>
          <w:rFonts w:ascii="Arial" w:hAnsi="Arial" w:cs="Arial"/>
          <w:sz w:val="22"/>
          <w:szCs w:val="22"/>
        </w:rPr>
        <w:t>proven, and i</w:t>
      </w:r>
      <w:r w:rsidR="005E2DE4">
        <w:rPr>
          <w:rFonts w:ascii="Arial" w:hAnsi="Arial" w:cs="Arial"/>
          <w:sz w:val="22"/>
          <w:szCs w:val="22"/>
        </w:rPr>
        <w:t xml:space="preserve">t is not clear whether chaq virus changes the outcome of </w:t>
      </w:r>
      <w:r w:rsidR="008130BF">
        <w:rPr>
          <w:rFonts w:ascii="Arial" w:hAnsi="Arial" w:cs="Arial"/>
          <w:sz w:val="22"/>
          <w:szCs w:val="22"/>
        </w:rPr>
        <w:t xml:space="preserve">galbut virus </w:t>
      </w:r>
      <w:r w:rsidR="005E2DE4">
        <w:rPr>
          <w:rFonts w:ascii="Arial" w:hAnsi="Arial" w:cs="Arial"/>
          <w:sz w:val="22"/>
          <w:szCs w:val="22"/>
        </w:rPr>
        <w:t>infection</w:t>
      </w:r>
      <w:r w:rsidR="00106952">
        <w:rPr>
          <w:rFonts w:ascii="Arial" w:hAnsi="Arial" w:cs="Arial"/>
          <w:sz w:val="22"/>
          <w:szCs w:val="22"/>
        </w:rPr>
        <w:t xml:space="preserve">. </w:t>
      </w:r>
      <w:r w:rsidR="005E2DE4">
        <w:rPr>
          <w:rFonts w:ascii="Arial" w:hAnsi="Arial" w:cs="Arial"/>
          <w:sz w:val="22"/>
          <w:szCs w:val="22"/>
        </w:rPr>
        <w:t>The ease of capturing galbut virus-infected flies in the wild presents an opportunity to answer some of these questions.</w:t>
      </w:r>
      <w:r>
        <w:rPr>
          <w:rFonts w:ascii="Arial" w:hAnsi="Arial" w:cs="Arial"/>
          <w:sz w:val="22"/>
          <w:szCs w:val="22"/>
        </w:rPr>
        <w:t xml:space="preserve"> </w:t>
      </w:r>
    </w:p>
    <w:p w14:paraId="2EA55F23" w14:textId="77777777" w:rsidR="005F3DCA" w:rsidRDefault="005F3DCA" w:rsidP="005F3DCA">
      <w:pPr>
        <w:spacing w:line="360" w:lineRule="auto"/>
        <w:rPr>
          <w:rFonts w:ascii="Arial" w:hAnsi="Arial" w:cs="Arial"/>
          <w:sz w:val="22"/>
          <w:szCs w:val="22"/>
        </w:rPr>
      </w:pPr>
    </w:p>
    <w:p w14:paraId="0CCB41B6" w14:textId="11AF11FC" w:rsidR="00641623" w:rsidRDefault="005E2DE4" w:rsidP="00115BE1">
      <w:pPr>
        <w:spacing w:line="360" w:lineRule="auto"/>
        <w:ind w:firstLine="720"/>
        <w:rPr>
          <w:ins w:id="118" w:author="Keene-Snickers,Lexi" w:date="2025-08-05T14:50:00Z" w16du:dateUtc="2025-08-05T13:50:00Z"/>
          <w:rFonts w:ascii="Arial" w:hAnsi="Arial" w:cs="Arial"/>
          <w:sz w:val="22"/>
          <w:szCs w:val="22"/>
        </w:rPr>
      </w:pPr>
      <w:r>
        <w:rPr>
          <w:rFonts w:ascii="Arial" w:hAnsi="Arial" w:cs="Arial"/>
          <w:sz w:val="22"/>
          <w:szCs w:val="22"/>
        </w:rPr>
        <w:t>Here, w</w:t>
      </w:r>
      <w:r w:rsidR="003A14BB">
        <w:rPr>
          <w:rFonts w:ascii="Arial" w:hAnsi="Arial" w:cs="Arial"/>
          <w:sz w:val="22"/>
          <w:szCs w:val="22"/>
        </w:rPr>
        <w:t xml:space="preserve">e </w:t>
      </w:r>
      <w:r w:rsidR="005038FB">
        <w:rPr>
          <w:rFonts w:ascii="Arial" w:hAnsi="Arial" w:cs="Arial"/>
          <w:sz w:val="22"/>
          <w:szCs w:val="22"/>
        </w:rPr>
        <w:t xml:space="preserve">sampled nearly </w:t>
      </w:r>
      <w:r w:rsidR="003956F5">
        <w:rPr>
          <w:rFonts w:ascii="Arial" w:hAnsi="Arial" w:cs="Arial"/>
          <w:sz w:val="22"/>
          <w:szCs w:val="22"/>
        </w:rPr>
        <w:t>one</w:t>
      </w:r>
      <w:r w:rsidR="005038FB">
        <w:rPr>
          <w:rFonts w:ascii="Arial" w:hAnsi="Arial" w:cs="Arial"/>
          <w:sz w:val="22"/>
          <w:szCs w:val="22"/>
        </w:rPr>
        <w:t xml:space="preserve"> thousand individual flies across a swath of the USA and recovered several hundred </w:t>
      </w:r>
      <w:r w:rsidR="003A14BB">
        <w:rPr>
          <w:rFonts w:ascii="Arial" w:hAnsi="Arial" w:cs="Arial"/>
          <w:sz w:val="22"/>
          <w:szCs w:val="22"/>
        </w:rPr>
        <w:t xml:space="preserve">galbut </w:t>
      </w:r>
      <w:r w:rsidR="005038FB">
        <w:rPr>
          <w:rFonts w:ascii="Arial" w:hAnsi="Arial" w:cs="Arial"/>
          <w:sz w:val="22"/>
          <w:szCs w:val="22"/>
        </w:rPr>
        <w:t xml:space="preserve">and chaq virus </w:t>
      </w:r>
      <w:r w:rsidR="003A14BB">
        <w:rPr>
          <w:rFonts w:ascii="Arial" w:hAnsi="Arial" w:cs="Arial"/>
          <w:sz w:val="22"/>
          <w:szCs w:val="22"/>
        </w:rPr>
        <w:t>sequence</w:t>
      </w:r>
      <w:r w:rsidR="005038FB">
        <w:rPr>
          <w:rFonts w:ascii="Arial" w:hAnsi="Arial" w:cs="Arial"/>
          <w:sz w:val="22"/>
          <w:szCs w:val="22"/>
        </w:rPr>
        <w:t>s. This revealed patterns of diversity, signatures of selection, genotype-phenotype associations, and evidence of co-infection and reassortment.</w:t>
      </w:r>
      <w:r w:rsidR="003A14BB">
        <w:rPr>
          <w:rFonts w:ascii="Arial" w:hAnsi="Arial" w:cs="Arial"/>
          <w:sz w:val="22"/>
          <w:szCs w:val="22"/>
        </w:rPr>
        <w:t xml:space="preserve"> </w:t>
      </w:r>
      <w:r w:rsidRPr="005038FB">
        <w:rPr>
          <w:rFonts w:ascii="Arial" w:hAnsi="Arial" w:cs="Arial"/>
          <w:sz w:val="22"/>
          <w:szCs w:val="22"/>
        </w:rPr>
        <w:t>This sets the stage for additional experiments to better understand galbut virus and its impact on the biology and evolution of its host.</w:t>
      </w:r>
      <w:r w:rsidRPr="00115BE1">
        <w:rPr>
          <w:rFonts w:ascii="Arial" w:hAnsi="Arial" w:cs="Arial"/>
          <w:sz w:val="22"/>
          <w:szCs w:val="22"/>
          <w:highlight w:val="yellow"/>
        </w:rPr>
        <w:t xml:space="preserve"> </w:t>
      </w:r>
    </w:p>
    <w:p w14:paraId="082DC622" w14:textId="77777777" w:rsidR="0020299D" w:rsidRDefault="0020299D" w:rsidP="0020299D">
      <w:pPr>
        <w:spacing w:line="360" w:lineRule="auto"/>
        <w:rPr>
          <w:ins w:id="119" w:author="Keene-Snickers,Lexi" w:date="2025-08-05T14:50:00Z" w16du:dateUtc="2025-08-05T13:50:00Z"/>
          <w:rFonts w:ascii="Arial" w:hAnsi="Arial" w:cs="Arial"/>
          <w:sz w:val="22"/>
          <w:szCs w:val="22"/>
        </w:rPr>
      </w:pPr>
    </w:p>
    <w:p w14:paraId="1EB784BD" w14:textId="77777777" w:rsidR="0020299D" w:rsidRPr="003A451F" w:rsidRDefault="0020299D" w:rsidP="0020299D">
      <w:pPr>
        <w:spacing w:line="360" w:lineRule="auto"/>
        <w:rPr>
          <w:ins w:id="120" w:author="Keene-Snickers,Lexi" w:date="2025-08-05T14:50:00Z" w16du:dateUtc="2025-08-05T13:50:00Z"/>
          <w:rFonts w:ascii="Arial" w:hAnsi="Arial" w:cs="Arial"/>
          <w:b/>
          <w:bCs/>
          <w:sz w:val="22"/>
          <w:szCs w:val="22"/>
        </w:rPr>
      </w:pPr>
      <w:ins w:id="121" w:author="Keene-Snickers,Lexi" w:date="2025-08-05T14:50:00Z" w16du:dateUtc="2025-08-05T13:50:00Z">
        <w:r>
          <w:rPr>
            <w:rFonts w:ascii="Arial" w:hAnsi="Arial" w:cs="Arial"/>
            <w:b/>
            <w:bCs/>
            <w:sz w:val="22"/>
            <w:szCs w:val="22"/>
          </w:rPr>
          <w:t>MATERIALS AND METHODS</w:t>
        </w:r>
      </w:ins>
    </w:p>
    <w:p w14:paraId="016C0BD3" w14:textId="77777777" w:rsidR="0020299D" w:rsidRPr="004E6A1E" w:rsidRDefault="0020299D" w:rsidP="0020299D">
      <w:pPr>
        <w:spacing w:line="360" w:lineRule="auto"/>
        <w:rPr>
          <w:ins w:id="122" w:author="Keene-Snickers,Lexi" w:date="2025-08-05T14:50:00Z" w16du:dateUtc="2025-08-05T13:50:00Z"/>
          <w:rFonts w:ascii="Arial" w:hAnsi="Arial" w:cs="Arial"/>
          <w:sz w:val="22"/>
          <w:szCs w:val="22"/>
        </w:rPr>
      </w:pPr>
    </w:p>
    <w:p w14:paraId="290E43DE" w14:textId="7AE2A2F0" w:rsidR="0020299D" w:rsidRPr="00202FDF" w:rsidRDefault="0020299D" w:rsidP="0020299D">
      <w:pPr>
        <w:spacing w:line="360" w:lineRule="auto"/>
        <w:rPr>
          <w:ins w:id="123" w:author="Keene-Snickers,Lexi" w:date="2025-08-05T14:50:00Z" w16du:dateUtc="2025-08-05T13:50:00Z"/>
          <w:rFonts w:ascii="Arial" w:hAnsi="Arial" w:cs="Arial"/>
          <w:sz w:val="22"/>
          <w:szCs w:val="22"/>
        </w:rPr>
      </w:pPr>
      <w:ins w:id="124" w:author="Keene-Snickers,Lexi" w:date="2025-08-05T14:50:00Z" w16du:dateUtc="2025-08-05T13:50:00Z">
        <w:r w:rsidRPr="003A451F">
          <w:rPr>
            <w:rFonts w:ascii="Arial" w:hAnsi="Arial" w:cs="Arial"/>
            <w:i/>
            <w:iCs/>
            <w:sz w:val="22"/>
            <w:szCs w:val="22"/>
          </w:rPr>
          <w:t>Sample Collection:</w:t>
        </w:r>
        <w:r w:rsidRPr="004E6A1E">
          <w:rPr>
            <w:rFonts w:ascii="Arial" w:hAnsi="Arial" w:cs="Arial"/>
            <w:sz w:val="22"/>
            <w:szCs w:val="22"/>
          </w:rPr>
          <w:t xml:space="preserve"> </w:t>
        </w:r>
        <w:r>
          <w:rPr>
            <w:rFonts w:ascii="Arial" w:hAnsi="Arial" w:cs="Arial"/>
            <w:sz w:val="22"/>
            <w:szCs w:val="22"/>
          </w:rPr>
          <w:t>Nine hundred and seventy-four f</w:t>
        </w:r>
        <w:r w:rsidRPr="004E6A1E">
          <w:rPr>
            <w:rFonts w:ascii="Arial" w:hAnsi="Arial" w:cs="Arial"/>
            <w:sz w:val="22"/>
            <w:szCs w:val="22"/>
          </w:rPr>
          <w:t>lies were collected</w:t>
        </w:r>
        <w:r>
          <w:rPr>
            <w:rFonts w:ascii="Arial" w:hAnsi="Arial" w:cs="Arial"/>
            <w:sz w:val="22"/>
            <w:szCs w:val="22"/>
          </w:rPr>
          <w:t xml:space="preserve"> over the summer of 2023</w:t>
        </w:r>
        <w:r w:rsidRPr="004E6A1E">
          <w:rPr>
            <w:rFonts w:ascii="Arial" w:hAnsi="Arial" w:cs="Arial"/>
            <w:sz w:val="22"/>
            <w:szCs w:val="22"/>
          </w:rPr>
          <w:t xml:space="preserve"> from Maine, Pennsylvania, Ohio, </w:t>
        </w:r>
        <w:r>
          <w:rPr>
            <w:rFonts w:ascii="Arial" w:hAnsi="Arial" w:cs="Arial"/>
            <w:sz w:val="22"/>
            <w:szCs w:val="22"/>
          </w:rPr>
          <w:t xml:space="preserve">and </w:t>
        </w:r>
        <w:r w:rsidRPr="004E6A1E">
          <w:rPr>
            <w:rFonts w:ascii="Arial" w:hAnsi="Arial" w:cs="Arial"/>
            <w:sz w:val="22"/>
            <w:szCs w:val="22"/>
          </w:rPr>
          <w:t>Colorado</w:t>
        </w:r>
        <w:r>
          <w:rPr>
            <w:rFonts w:ascii="Arial" w:hAnsi="Arial" w:cs="Arial"/>
            <w:sz w:val="22"/>
            <w:szCs w:val="22"/>
          </w:rPr>
          <w:t>, USA.</w:t>
        </w:r>
        <w:r w:rsidRPr="004E6A1E">
          <w:rPr>
            <w:rFonts w:ascii="Arial" w:hAnsi="Arial" w:cs="Arial"/>
            <w:sz w:val="22"/>
            <w:szCs w:val="22"/>
          </w:rPr>
          <w:t xml:space="preserve"> Flies collected in Colorado were trapped in buckets baited with banana and yeast</w:t>
        </w:r>
        <w:r>
          <w:rPr>
            <w:rFonts w:ascii="Arial" w:hAnsi="Arial" w:cs="Arial"/>
            <w:sz w:val="22"/>
            <w:szCs w:val="22"/>
          </w:rPr>
          <w:t xml:space="preserve"> with organdy </w:t>
        </w:r>
        <w:r w:rsidRPr="0005051A">
          <w:rPr>
            <w:rFonts w:ascii="Arial" w:hAnsi="Arial" w:cs="Arial"/>
            <w:sz w:val="22"/>
            <w:szCs w:val="22"/>
          </w:rPr>
          <w:t>mesh</w:t>
        </w:r>
        <w:r>
          <w:rPr>
            <w:rFonts w:ascii="Arial" w:hAnsi="Arial" w:cs="Arial"/>
            <w:sz w:val="22"/>
            <w:szCs w:val="22"/>
          </w:rPr>
          <w:t xml:space="preserve"> </w:t>
        </w:r>
        <w:r w:rsidRPr="00011CC3">
          <w:rPr>
            <w:rFonts w:ascii="Arial" w:hAnsi="Arial" w:cs="Arial"/>
            <w:sz w:val="22"/>
            <w:szCs w:val="22"/>
          </w:rPr>
          <w:t>(Oriole Textile, 2060</w:t>
        </w:r>
        <w:r w:rsidRPr="00A41E74">
          <w:rPr>
            <w:rFonts w:ascii="Arial" w:hAnsi="Arial" w:cs="Arial"/>
            <w:sz w:val="22"/>
            <w:szCs w:val="22"/>
          </w:rPr>
          <w:t>)</w:t>
        </w:r>
        <w:r w:rsidRPr="0005051A">
          <w:rPr>
            <w:rFonts w:ascii="Arial" w:hAnsi="Arial" w:cs="Arial"/>
            <w:sz w:val="22"/>
            <w:szCs w:val="22"/>
          </w:rPr>
          <w:t xml:space="preserve"> </w:t>
        </w:r>
        <w:r>
          <w:rPr>
            <w:rFonts w:ascii="Arial" w:hAnsi="Arial" w:cs="Arial"/>
            <w:sz w:val="22"/>
            <w:szCs w:val="22"/>
          </w:rPr>
          <w:t>on top of the fermenting fruit.</w:t>
        </w:r>
      </w:ins>
      <w:ins w:id="125" w:author="Keene-Snickers,Lexi" w:date="2025-08-05T15:22:00Z" w16du:dateUtc="2025-08-05T14:22:00Z">
        <w:r w:rsidR="00576063">
          <w:rPr>
            <w:rFonts w:ascii="Arial" w:hAnsi="Arial" w:cs="Arial"/>
            <w:sz w:val="22"/>
            <w:szCs w:val="22"/>
          </w:rPr>
          <w:t xml:space="preserve"> The buckets were then sealed and brough to our lab where the flies were k</w:t>
        </w:r>
      </w:ins>
      <w:ins w:id="126" w:author="Keene-Snickers,Lexi" w:date="2025-08-05T15:23:00Z" w16du:dateUtc="2025-08-05T14:23:00Z">
        <w:r w:rsidR="00576063">
          <w:rPr>
            <w:rFonts w:ascii="Arial" w:hAnsi="Arial" w:cs="Arial"/>
            <w:sz w:val="22"/>
            <w:szCs w:val="22"/>
          </w:rPr>
          <w:t>nocked-down</w:t>
        </w:r>
      </w:ins>
      <w:ins w:id="127" w:author="Keene-Snickers,Lexi" w:date="2025-08-05T15:22:00Z" w16du:dateUtc="2025-08-05T14:22:00Z">
        <w:r w:rsidR="00576063">
          <w:rPr>
            <w:rFonts w:ascii="Arial" w:hAnsi="Arial" w:cs="Arial"/>
            <w:sz w:val="22"/>
            <w:szCs w:val="22"/>
          </w:rPr>
          <w:t xml:space="preserve"> in a -20</w:t>
        </w:r>
      </w:ins>
      <w:ins w:id="128" w:author="Keene-Snickers,Lexi" w:date="2025-08-05T15:23:00Z" w16du:dateUtc="2025-08-05T14:23:00Z">
        <w:r w:rsidR="00576063">
          <w:rPr>
            <w:rFonts w:ascii="Arial" w:hAnsi="Arial" w:cs="Arial"/>
            <w:sz w:val="22"/>
            <w:szCs w:val="22"/>
          </w:rPr>
          <w:sym w:font="Symbol" w:char="F0B0"/>
        </w:r>
        <w:r w:rsidR="00576063">
          <w:rPr>
            <w:rFonts w:ascii="Arial" w:hAnsi="Arial" w:cs="Arial"/>
            <w:sz w:val="22"/>
            <w:szCs w:val="22"/>
          </w:rPr>
          <w:t>C chest freezer.</w:t>
        </w:r>
      </w:ins>
      <w:ins w:id="129" w:author="Keene-Snickers,Lexi" w:date="2025-08-05T14:50:00Z" w16du:dateUtc="2025-08-05T13:50:00Z">
        <w:r>
          <w:rPr>
            <w:rFonts w:ascii="Arial" w:hAnsi="Arial" w:cs="Arial"/>
            <w:sz w:val="22"/>
            <w:szCs w:val="22"/>
          </w:rPr>
          <w:t xml:space="preserve"> F</w:t>
        </w:r>
      </w:ins>
      <w:ins w:id="130" w:author="Keene-Snickers,Lexi" w:date="2025-08-05T15:24:00Z" w16du:dateUtc="2025-08-05T14:24:00Z">
        <w:r w:rsidR="005A180C">
          <w:rPr>
            <w:rFonts w:ascii="Arial" w:hAnsi="Arial" w:cs="Arial"/>
            <w:sz w:val="22"/>
            <w:szCs w:val="22"/>
          </w:rPr>
          <w:t xml:space="preserve">lies were then collected and stored individually in </w:t>
        </w:r>
      </w:ins>
      <w:ins w:id="131" w:author="Keene-Snickers,Lexi" w:date="2025-08-05T14:50:00Z" w16du:dateUtc="2025-08-05T13:50:00Z">
        <w:r>
          <w:rPr>
            <w:rFonts w:ascii="Arial" w:hAnsi="Arial" w:cs="Arial"/>
            <w:sz w:val="22"/>
            <w:szCs w:val="22"/>
          </w:rPr>
          <w:t xml:space="preserve">96 well plate wells at -20˚C until RNA extraction. </w:t>
        </w:r>
        <w:r w:rsidRPr="00730C73">
          <w:rPr>
            <w:rFonts w:ascii="Arial" w:hAnsi="Arial" w:cs="Arial"/>
            <w:sz w:val="22"/>
            <w:szCs w:val="22"/>
          </w:rPr>
          <w:t xml:space="preserve">Flies were stored individually to minimize the possibility of cross-contamination during pooled storage. </w:t>
        </w:r>
        <w:r w:rsidRPr="004E6A1E">
          <w:rPr>
            <w:rFonts w:ascii="Arial" w:hAnsi="Arial" w:cs="Arial"/>
            <w:sz w:val="22"/>
            <w:szCs w:val="22"/>
          </w:rPr>
          <w:t>Flies captured in</w:t>
        </w:r>
        <w:r>
          <w:rPr>
            <w:rFonts w:ascii="Arial" w:hAnsi="Arial" w:cs="Arial"/>
            <w:sz w:val="22"/>
            <w:szCs w:val="22"/>
          </w:rPr>
          <w:t xml:space="preserve"> Maine, Pennsylvania and Ohio were</w:t>
        </w:r>
        <w:r w:rsidRPr="004E6A1E">
          <w:rPr>
            <w:rFonts w:ascii="Arial" w:hAnsi="Arial" w:cs="Arial"/>
            <w:sz w:val="22"/>
            <w:szCs w:val="22"/>
          </w:rPr>
          <w:t xml:space="preserve"> trapped using 3D printed fly trap</w:t>
        </w:r>
        <w:r>
          <w:rPr>
            <w:rFonts w:ascii="Arial" w:hAnsi="Arial" w:cs="Arial"/>
            <w:sz w:val="22"/>
            <w:szCs w:val="22"/>
          </w:rPr>
          <w:t>s</w:t>
        </w:r>
      </w:ins>
      <w:customXmlInsRangeStart w:id="132" w:author="Keene-Snickers,Lexi" w:date="2025-08-05T14:50:00Z"/>
      <w:sdt>
        <w:sdtPr>
          <w:rPr>
            <w:rFonts w:ascii="Arial" w:hAnsi="Arial" w:cs="Arial"/>
            <w:color w:val="000000"/>
            <w:sz w:val="22"/>
            <w:szCs w:val="22"/>
            <w:vertAlign w:val="superscript"/>
          </w:rPr>
          <w:tag w:val="MENDELEY_CITATION_v3_eyJjaXRhdGlvbklEIjoiTUVOREVMRVlfQ0lUQVRJT05fZDdlYTQwMjUtNmVjNS00ZDc3LTk1NmMtZmIxYWFkYmJhZDY1IiwicHJvcGVydGllcyI6eyJub3RlSW5kZXgiOjB9LCJpc0VkaXRlZCI6ZmFsc2UsIm1hbnVhbE92ZXJyaWRlIjp7ImlzTWFudWFsbHlPdmVycmlkZGVuIjpmYWxzZSwiY2l0ZXByb2NUZXh0IjoiPHN1cD4xOD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1079335759"/>
          <w:placeholder>
            <w:docPart w:val="3D570A39FD904A4886B39471D0447EE5"/>
          </w:placeholder>
        </w:sdtPr>
        <w:sdtContent>
          <w:customXmlInsRangeEnd w:id="132"/>
          <w:ins w:id="133" w:author="Keene-Snickers,Lexi" w:date="2025-08-08T16:10:00Z" w16du:dateUtc="2025-08-08T15:10:00Z">
            <w:r w:rsidR="003504EF" w:rsidRPr="003504EF">
              <w:rPr>
                <w:rFonts w:ascii="Arial" w:hAnsi="Arial" w:cs="Arial"/>
                <w:color w:val="000000"/>
                <w:sz w:val="22"/>
                <w:szCs w:val="22"/>
                <w:vertAlign w:val="superscript"/>
              </w:rPr>
              <w:t>18</w:t>
            </w:r>
          </w:ins>
          <w:del w:id="134" w:author="Keene-Snickers,Lexi" w:date="2025-08-08T16:10:00Z" w16du:dateUtc="2025-08-08T15:10:00Z">
            <w:r w:rsidR="003504EF" w:rsidRPr="003504EF" w:rsidDel="003504EF">
              <w:rPr>
                <w:rFonts w:ascii="Arial" w:hAnsi="Arial" w:cs="Arial"/>
                <w:color w:val="000000"/>
                <w:sz w:val="22"/>
                <w:szCs w:val="22"/>
                <w:vertAlign w:val="superscript"/>
              </w:rPr>
              <w:delText>18</w:delText>
            </w:r>
          </w:del>
          <w:customXmlInsRangeStart w:id="135" w:author="Keene-Snickers,Lexi" w:date="2025-08-05T14:50:00Z"/>
        </w:sdtContent>
      </w:sdt>
      <w:customXmlInsRangeEnd w:id="135"/>
      <w:ins w:id="136" w:author="Keene-Snickers,Lexi" w:date="2025-08-05T14:50:00Z" w16du:dateUtc="2025-08-05T13:50:00Z">
        <w:r>
          <w:rPr>
            <w:rFonts w:ascii="Arial" w:hAnsi="Arial" w:cs="Arial"/>
            <w:sz w:val="22"/>
            <w:szCs w:val="22"/>
          </w:rPr>
          <w:t>, frozen</w:t>
        </w:r>
      </w:ins>
      <w:ins w:id="137" w:author="Keene-Snickers,Lexi" w:date="2025-08-05T15:25:00Z" w16du:dateUtc="2025-08-05T14:25:00Z">
        <w:r w:rsidR="005A180C">
          <w:rPr>
            <w:rFonts w:ascii="Arial" w:hAnsi="Arial" w:cs="Arial"/>
            <w:sz w:val="22"/>
            <w:szCs w:val="22"/>
          </w:rPr>
          <w:t xml:space="preserve"> </w:t>
        </w:r>
      </w:ins>
      <w:ins w:id="138" w:author="Keene-Snickers,Lexi" w:date="2025-08-05T15:26:00Z" w16du:dateUtc="2025-08-05T14:26:00Z">
        <w:r w:rsidR="005A180C">
          <w:rPr>
            <w:rFonts w:ascii="Arial" w:hAnsi="Arial" w:cs="Arial"/>
            <w:sz w:val="22"/>
            <w:szCs w:val="22"/>
          </w:rPr>
          <w:t>in a single 2.0 mL tube</w:t>
        </w:r>
      </w:ins>
      <w:ins w:id="139" w:author="Keene-Snickers,Lexi" w:date="2025-08-05T14:50:00Z" w16du:dateUtc="2025-08-05T13:50:00Z">
        <w:r>
          <w:rPr>
            <w:rFonts w:ascii="Arial" w:hAnsi="Arial" w:cs="Arial"/>
            <w:sz w:val="22"/>
            <w:szCs w:val="22"/>
          </w:rPr>
          <w:t>, and shipped to Colorado</w:t>
        </w:r>
      </w:ins>
      <w:ins w:id="140" w:author="Keene-Snickers,Lexi" w:date="2025-08-05T15:26:00Z" w16du:dateUtc="2025-08-05T14:26:00Z">
        <w:r w:rsidR="005A180C">
          <w:rPr>
            <w:rFonts w:ascii="Arial" w:hAnsi="Arial" w:cs="Arial"/>
            <w:sz w:val="22"/>
            <w:szCs w:val="22"/>
          </w:rPr>
          <w:t xml:space="preserve"> at the end of the collection period</w:t>
        </w:r>
      </w:ins>
      <w:ins w:id="141" w:author="Keene-Snickers,Lexi" w:date="2025-08-05T14:50:00Z" w16du:dateUtc="2025-08-05T13:50:00Z">
        <w:r>
          <w:rPr>
            <w:rFonts w:ascii="Arial" w:hAnsi="Arial" w:cs="Arial"/>
            <w:sz w:val="22"/>
            <w:szCs w:val="22"/>
          </w:rPr>
          <w:t>.</w:t>
        </w:r>
        <w:r w:rsidRPr="004E6A1E">
          <w:rPr>
            <w:rFonts w:ascii="Arial" w:hAnsi="Arial" w:cs="Arial"/>
            <w:sz w:val="22"/>
            <w:szCs w:val="22"/>
          </w:rPr>
          <w:t xml:space="preserve"> </w:t>
        </w:r>
        <w:r>
          <w:rPr>
            <w:rFonts w:ascii="Arial" w:hAnsi="Arial" w:cs="Arial"/>
            <w:sz w:val="22"/>
            <w:szCs w:val="22"/>
          </w:rPr>
          <w:t xml:space="preserve">A subset of flies collected in Colorado were </w:t>
        </w:r>
        <w:r>
          <w:rPr>
            <w:rFonts w:ascii="Arial" w:hAnsi="Arial" w:cs="Arial"/>
            <w:sz w:val="22"/>
            <w:szCs w:val="22"/>
          </w:rPr>
          <w:lastRenderedPageBreak/>
          <w:t xml:space="preserve">isolated from California-grown peaches bought at a grocery store in Fort Collins, CO. It is unclear whether the flies arrived with the peaches or were local. We assigned these flies as being from Colorado, corresponding to where they were collected. </w:t>
        </w:r>
      </w:ins>
    </w:p>
    <w:p w14:paraId="234E678E" w14:textId="77777777" w:rsidR="0020299D" w:rsidRPr="004E6A1E" w:rsidRDefault="0020299D" w:rsidP="0020299D">
      <w:pPr>
        <w:spacing w:line="360" w:lineRule="auto"/>
        <w:rPr>
          <w:ins w:id="142" w:author="Keene-Snickers,Lexi" w:date="2025-08-05T14:50:00Z" w16du:dateUtc="2025-08-05T13:50:00Z"/>
          <w:rFonts w:ascii="Arial" w:hAnsi="Arial" w:cs="Arial"/>
          <w:sz w:val="22"/>
          <w:szCs w:val="22"/>
        </w:rPr>
      </w:pPr>
    </w:p>
    <w:p w14:paraId="11E771A4" w14:textId="77777777" w:rsidR="0020299D" w:rsidRPr="004E6A1E" w:rsidRDefault="0020299D" w:rsidP="0020299D">
      <w:pPr>
        <w:spacing w:line="360" w:lineRule="auto"/>
        <w:rPr>
          <w:ins w:id="143" w:author="Keene-Snickers,Lexi" w:date="2025-08-05T14:50:00Z" w16du:dateUtc="2025-08-05T13:50:00Z"/>
          <w:rFonts w:ascii="Arial" w:hAnsi="Arial" w:cs="Arial"/>
          <w:sz w:val="22"/>
          <w:szCs w:val="22"/>
        </w:rPr>
      </w:pPr>
      <w:ins w:id="144" w:author="Keene-Snickers,Lexi" w:date="2025-08-05T14:50:00Z" w16du:dateUtc="2025-08-05T13:50:00Z">
        <w:r w:rsidRPr="003A451F">
          <w:rPr>
            <w:rFonts w:ascii="Arial" w:hAnsi="Arial" w:cs="Arial"/>
            <w:i/>
            <w:iCs/>
            <w:sz w:val="22"/>
            <w:szCs w:val="22"/>
          </w:rPr>
          <w:t>RNA Extraction:</w:t>
        </w:r>
        <w:r w:rsidRPr="004E6A1E">
          <w:rPr>
            <w:rFonts w:ascii="Arial" w:hAnsi="Arial" w:cs="Arial"/>
            <w:sz w:val="22"/>
            <w:szCs w:val="22"/>
          </w:rPr>
          <w:t xml:space="preserve"> RNA was extracted from individual flies using a magnetic bead-based RNA/DNA capture method modified for use on the </w:t>
        </w:r>
        <w:proofErr w:type="spellStart"/>
        <w:r w:rsidRPr="004E6A1E">
          <w:rPr>
            <w:rFonts w:ascii="Arial" w:hAnsi="Arial" w:cs="Arial"/>
            <w:sz w:val="22"/>
            <w:szCs w:val="22"/>
          </w:rPr>
          <w:t>KingFisher</w:t>
        </w:r>
        <w:proofErr w:type="spellEnd"/>
        <w:r>
          <w:rPr>
            <w:rFonts w:ascii="Arial" w:hAnsi="Arial" w:cs="Arial"/>
            <w:sz w:val="22"/>
            <w:szCs w:val="22"/>
          </w:rPr>
          <w:t xml:space="preserve"> (</w:t>
        </w:r>
        <w:proofErr w:type="spellStart"/>
        <w:r>
          <w:rPr>
            <w:rFonts w:ascii="Arial" w:hAnsi="Arial" w:cs="Arial"/>
            <w:sz w:val="22"/>
            <w:szCs w:val="22"/>
          </w:rPr>
          <w:t>ThermoFisher</w:t>
        </w:r>
        <w:proofErr w:type="spellEnd"/>
        <w:r>
          <w:rPr>
            <w:rFonts w:ascii="Arial" w:hAnsi="Arial" w:cs="Arial"/>
            <w:sz w:val="22"/>
            <w:szCs w:val="22"/>
          </w:rPr>
          <w:t xml:space="preserve"> Scientific)</w:t>
        </w:r>
        <w:r w:rsidRPr="004E6A1E">
          <w:rPr>
            <w:rFonts w:ascii="Arial" w:hAnsi="Arial" w:cs="Arial"/>
            <w:sz w:val="22"/>
            <w:szCs w:val="22"/>
          </w:rPr>
          <w:t>. Briefly, flies were placed in an assay block</w:t>
        </w:r>
        <w:r>
          <w:rPr>
            <w:rFonts w:ascii="Arial" w:hAnsi="Arial" w:cs="Arial"/>
            <w:sz w:val="22"/>
            <w:szCs w:val="22"/>
          </w:rPr>
          <w:t xml:space="preserve"> (</w:t>
        </w:r>
        <w:proofErr w:type="spellStart"/>
        <w:r>
          <w:rPr>
            <w:rFonts w:ascii="Arial" w:hAnsi="Arial" w:cs="Arial"/>
            <w:sz w:val="22"/>
            <w:szCs w:val="22"/>
          </w:rPr>
          <w:t>ThermoFisher</w:t>
        </w:r>
        <w:proofErr w:type="spellEnd"/>
        <w:r>
          <w:rPr>
            <w:rFonts w:ascii="Arial" w:hAnsi="Arial" w:cs="Arial"/>
            <w:sz w:val="22"/>
            <w:szCs w:val="22"/>
          </w:rPr>
          <w:t xml:space="preserve"> Scientific, 9761116)</w:t>
        </w:r>
        <w:r w:rsidRPr="004E6A1E">
          <w:rPr>
            <w:rFonts w:ascii="Arial" w:hAnsi="Arial" w:cs="Arial"/>
            <w:sz w:val="22"/>
            <w:szCs w:val="22"/>
          </w:rPr>
          <w:t xml:space="preserve"> with a small BB </w:t>
        </w:r>
        <w:r>
          <w:rPr>
            <w:rFonts w:ascii="Arial" w:hAnsi="Arial" w:cs="Arial"/>
            <w:sz w:val="22"/>
            <w:szCs w:val="22"/>
          </w:rPr>
          <w:t>(McMaster Carr, 1598K22)</w:t>
        </w:r>
        <w:r w:rsidRPr="004E6A1E">
          <w:rPr>
            <w:rFonts w:ascii="Arial" w:hAnsi="Arial" w:cs="Arial"/>
            <w:sz w:val="22"/>
            <w:szCs w:val="22"/>
          </w:rPr>
          <w:t xml:space="preserve"> and </w:t>
        </w:r>
        <w:r>
          <w:rPr>
            <w:rFonts w:ascii="Arial" w:hAnsi="Arial" w:cs="Arial"/>
            <w:sz w:val="22"/>
            <w:szCs w:val="22"/>
          </w:rPr>
          <w:t>100</w:t>
        </w:r>
        <w:r w:rsidRPr="004E6A1E">
          <w:rPr>
            <w:rFonts w:ascii="Arial" w:eastAsia="Times New Roman" w:hAnsi="Arial" w:cs="Arial"/>
            <w:kern w:val="0"/>
            <w:sz w:val="22"/>
            <w:szCs w:val="22"/>
            <w14:ligatures w14:val="none"/>
          </w:rPr>
          <w:t>µ</w:t>
        </w:r>
        <w:r>
          <w:rPr>
            <w:rFonts w:ascii="Arial" w:hAnsi="Arial" w:cs="Arial"/>
            <w:sz w:val="22"/>
            <w:szCs w:val="22"/>
          </w:rPr>
          <w:t xml:space="preserve">L </w:t>
        </w:r>
        <w:r w:rsidRPr="004E6A1E">
          <w:rPr>
            <w:rFonts w:ascii="Arial" w:hAnsi="Arial" w:cs="Arial"/>
            <w:sz w:val="22"/>
            <w:szCs w:val="22"/>
          </w:rPr>
          <w:t xml:space="preserve">lysis buffer </w:t>
        </w:r>
        <w:r w:rsidRPr="00BA0FCB">
          <w:rPr>
            <w:rFonts w:ascii="Arial" w:hAnsi="Arial" w:cs="Arial"/>
            <w:sz w:val="22"/>
            <w:szCs w:val="22"/>
          </w:rPr>
          <w:t>(</w:t>
        </w:r>
        <w:r>
          <w:rPr>
            <w:rFonts w:ascii="Arial" w:hAnsi="Arial" w:cs="Arial"/>
            <w:sz w:val="22"/>
            <w:szCs w:val="22"/>
          </w:rPr>
          <w:t>20mM DTT (added fresh), 5M guanidine thiocyanate, 0.1M Tris-HCl (pH 7.5), 0.01M Na</w:t>
        </w:r>
        <w:r w:rsidRPr="00E97611">
          <w:rPr>
            <w:rFonts w:ascii="Arial" w:hAnsi="Arial" w:cs="Arial"/>
            <w:sz w:val="22"/>
            <w:szCs w:val="22"/>
            <w:vertAlign w:val="subscript"/>
          </w:rPr>
          <w:t>2</w:t>
        </w:r>
        <w:r>
          <w:rPr>
            <w:rFonts w:ascii="Arial" w:hAnsi="Arial" w:cs="Arial"/>
            <w:sz w:val="22"/>
            <w:szCs w:val="22"/>
          </w:rPr>
          <w:t>EDTA (pH8)</w:t>
        </w:r>
        <w:r w:rsidRPr="00BA0FCB">
          <w:rPr>
            <w:rFonts w:ascii="Arial" w:hAnsi="Arial" w:cs="Arial"/>
            <w:sz w:val="22"/>
            <w:szCs w:val="22"/>
          </w:rPr>
          <w:t>).</w:t>
        </w:r>
        <w:r w:rsidRPr="004E6A1E">
          <w:rPr>
            <w:rFonts w:ascii="Arial" w:hAnsi="Arial" w:cs="Arial"/>
            <w:sz w:val="22"/>
            <w:szCs w:val="22"/>
          </w:rPr>
          <w:t xml:space="preserve"> Flies were homogenized at 30 Hz for three minutes in a </w:t>
        </w:r>
        <w:proofErr w:type="spellStart"/>
        <w:r w:rsidRPr="004E6A1E">
          <w:rPr>
            <w:rFonts w:ascii="Arial" w:hAnsi="Arial" w:cs="Arial"/>
            <w:sz w:val="22"/>
            <w:szCs w:val="22"/>
          </w:rPr>
          <w:t>TissueL</w:t>
        </w:r>
        <w:r>
          <w:rPr>
            <w:rFonts w:ascii="Arial" w:hAnsi="Arial" w:cs="Arial"/>
            <w:sz w:val="22"/>
            <w:szCs w:val="22"/>
          </w:rPr>
          <w:t>ys</w:t>
        </w:r>
        <w:r w:rsidRPr="004E6A1E">
          <w:rPr>
            <w:rFonts w:ascii="Arial" w:hAnsi="Arial" w:cs="Arial"/>
            <w:sz w:val="22"/>
            <w:szCs w:val="22"/>
          </w:rPr>
          <w:t>zer</w:t>
        </w:r>
        <w:proofErr w:type="spellEnd"/>
        <w:r>
          <w:rPr>
            <w:rFonts w:ascii="Arial" w:hAnsi="Arial" w:cs="Arial"/>
            <w:sz w:val="22"/>
            <w:szCs w:val="22"/>
          </w:rPr>
          <w:t xml:space="preserve"> II</w:t>
        </w:r>
        <w:r w:rsidRPr="004E6A1E">
          <w:rPr>
            <w:rFonts w:ascii="Arial" w:hAnsi="Arial" w:cs="Arial"/>
            <w:sz w:val="22"/>
            <w:szCs w:val="22"/>
          </w:rPr>
          <w:t xml:space="preserve"> </w:t>
        </w:r>
        <w:r>
          <w:rPr>
            <w:rFonts w:ascii="Arial" w:hAnsi="Arial" w:cs="Arial"/>
            <w:sz w:val="22"/>
            <w:szCs w:val="22"/>
          </w:rPr>
          <w:t xml:space="preserve">(Qiagen, </w:t>
        </w:r>
        <w:r w:rsidRPr="005A6785">
          <w:rPr>
            <w:rFonts w:ascii="Arial" w:hAnsi="Arial" w:cs="Arial"/>
            <w:sz w:val="22"/>
            <w:szCs w:val="22"/>
          </w:rPr>
          <w:t>20.747.0001</w:t>
        </w:r>
        <w:r>
          <w:rPr>
            <w:rFonts w:ascii="Arial" w:hAnsi="Arial" w:cs="Arial"/>
            <w:sz w:val="22"/>
            <w:szCs w:val="22"/>
          </w:rPr>
          <w:t>)</w:t>
        </w:r>
        <w:r w:rsidRPr="004E6A1E">
          <w:rPr>
            <w:rFonts w:ascii="Arial" w:hAnsi="Arial" w:cs="Arial"/>
            <w:sz w:val="22"/>
            <w:szCs w:val="22"/>
          </w:rPr>
          <w:t>. The homogenate was moved to a new deep well plate</w:t>
        </w:r>
        <w:r>
          <w:rPr>
            <w:rFonts w:ascii="Arial" w:hAnsi="Arial" w:cs="Arial"/>
            <w:sz w:val="22"/>
            <w:szCs w:val="22"/>
          </w:rPr>
          <w:t xml:space="preserve"> (</w:t>
        </w:r>
        <w:proofErr w:type="spellStart"/>
        <w:r>
          <w:rPr>
            <w:rFonts w:ascii="Arial" w:hAnsi="Arial" w:cs="Arial"/>
            <w:sz w:val="22"/>
            <w:szCs w:val="22"/>
          </w:rPr>
          <w:t>Thermofisher</w:t>
        </w:r>
        <w:proofErr w:type="spellEnd"/>
        <w:r>
          <w:rPr>
            <w:rFonts w:ascii="Arial" w:hAnsi="Arial" w:cs="Arial"/>
            <w:sz w:val="22"/>
            <w:szCs w:val="22"/>
          </w:rPr>
          <w:t>, 9504050)</w:t>
        </w:r>
        <w:r w:rsidRPr="004E6A1E">
          <w:rPr>
            <w:rFonts w:ascii="Arial" w:hAnsi="Arial" w:cs="Arial"/>
            <w:sz w:val="22"/>
            <w:szCs w:val="22"/>
          </w:rPr>
          <w:t xml:space="preserve"> and combined with </w:t>
        </w:r>
        <w:r>
          <w:rPr>
            <w:rFonts w:ascii="Arial" w:hAnsi="Arial" w:cs="Arial"/>
            <w:sz w:val="22"/>
            <w:szCs w:val="22"/>
          </w:rPr>
          <w:t>a master mix that included: 90</w:t>
        </w:r>
        <w:r w:rsidRPr="004E6A1E">
          <w:rPr>
            <w:rFonts w:ascii="Arial" w:eastAsia="Times New Roman" w:hAnsi="Arial" w:cs="Arial"/>
            <w:kern w:val="0"/>
            <w:sz w:val="22"/>
            <w:szCs w:val="22"/>
            <w14:ligatures w14:val="none"/>
          </w:rPr>
          <w:t>µ</w:t>
        </w:r>
        <w:r>
          <w:rPr>
            <w:rFonts w:ascii="Arial" w:hAnsi="Arial" w:cs="Arial"/>
            <w:sz w:val="22"/>
            <w:szCs w:val="22"/>
          </w:rPr>
          <w:t xml:space="preserve">L </w:t>
        </w:r>
        <w:proofErr w:type="spellStart"/>
        <w:r>
          <w:rPr>
            <w:rFonts w:ascii="Arial" w:hAnsi="Arial" w:cs="Arial"/>
            <w:sz w:val="22"/>
            <w:szCs w:val="22"/>
          </w:rPr>
          <w:t>SpeedBeads</w:t>
        </w:r>
        <w:proofErr w:type="spellEnd"/>
        <w:r>
          <w:rPr>
            <w:rFonts w:ascii="Arial" w:hAnsi="Arial" w:cs="Arial"/>
            <w:sz w:val="22"/>
            <w:szCs w:val="22"/>
          </w:rPr>
          <w:t xml:space="preserve"> prepared according to manufacturer recommendations (Sigma, </w:t>
        </w:r>
        <w:r w:rsidRPr="005A6785">
          <w:rPr>
            <w:rFonts w:ascii="Arial" w:hAnsi="Arial" w:cs="Arial"/>
            <w:sz w:val="22"/>
            <w:szCs w:val="22"/>
          </w:rPr>
          <w:t>GE65152105050250</w:t>
        </w:r>
        <w:r>
          <w:rPr>
            <w:rFonts w:ascii="Arial" w:hAnsi="Arial" w:cs="Arial"/>
            <w:sz w:val="22"/>
            <w:szCs w:val="22"/>
          </w:rPr>
          <w:t>), 10</w:t>
        </w:r>
        <w:r w:rsidRPr="004E6A1E">
          <w:rPr>
            <w:rFonts w:ascii="Arial" w:eastAsia="Times New Roman" w:hAnsi="Arial" w:cs="Arial"/>
            <w:kern w:val="0"/>
            <w:sz w:val="22"/>
            <w:szCs w:val="22"/>
            <w14:ligatures w14:val="none"/>
          </w:rPr>
          <w:t>µ</w:t>
        </w:r>
        <w:r>
          <w:rPr>
            <w:rFonts w:ascii="Arial" w:hAnsi="Arial" w:cs="Arial"/>
            <w:sz w:val="22"/>
            <w:szCs w:val="22"/>
          </w:rPr>
          <w:t xml:space="preserve">L lysis binding enhancer (Proteinase K 200 </w:t>
        </w:r>
        <w:r>
          <w:rPr>
            <w:rFonts w:ascii="Arial" w:hAnsi="Arial" w:cs="Arial"/>
            <w:sz w:val="22"/>
            <w:szCs w:val="22"/>
          </w:rPr>
          <w:sym w:font="Symbol" w:char="F06D"/>
        </w:r>
        <w:r>
          <w:rPr>
            <w:rFonts w:ascii="Arial" w:hAnsi="Arial" w:cs="Arial"/>
            <w:sz w:val="22"/>
            <w:szCs w:val="22"/>
          </w:rPr>
          <w:t>g/mL, 20% glycerol, 0.5% SDS)</w:t>
        </w:r>
        <w:r w:rsidRPr="004E6A1E">
          <w:rPr>
            <w:rFonts w:ascii="Arial" w:hAnsi="Arial" w:cs="Arial"/>
            <w:sz w:val="22"/>
            <w:szCs w:val="22"/>
          </w:rPr>
          <w:t xml:space="preserve"> and</w:t>
        </w:r>
        <w:r>
          <w:rPr>
            <w:rFonts w:ascii="Arial" w:hAnsi="Arial" w:cs="Arial"/>
            <w:sz w:val="22"/>
            <w:szCs w:val="22"/>
          </w:rPr>
          <w:t xml:space="preserve"> 60</w:t>
        </w:r>
        <w:r w:rsidRPr="004E6A1E">
          <w:rPr>
            <w:rFonts w:ascii="Arial" w:eastAsia="Times New Roman" w:hAnsi="Arial" w:cs="Arial"/>
            <w:kern w:val="0"/>
            <w:sz w:val="22"/>
            <w:szCs w:val="22"/>
            <w14:ligatures w14:val="none"/>
          </w:rPr>
          <w:t>µ</w:t>
        </w:r>
        <w:r>
          <w:rPr>
            <w:rFonts w:ascii="Arial" w:hAnsi="Arial" w:cs="Arial"/>
            <w:sz w:val="22"/>
            <w:szCs w:val="22"/>
          </w:rPr>
          <w:t>L</w:t>
        </w:r>
        <w:r w:rsidRPr="004E6A1E">
          <w:rPr>
            <w:rFonts w:ascii="Arial" w:hAnsi="Arial" w:cs="Arial"/>
            <w:sz w:val="22"/>
            <w:szCs w:val="22"/>
          </w:rPr>
          <w:t xml:space="preserve"> 100% isopropanol</w:t>
        </w:r>
        <w:r>
          <w:rPr>
            <w:rFonts w:ascii="Arial" w:hAnsi="Arial" w:cs="Arial"/>
            <w:sz w:val="22"/>
            <w:szCs w:val="22"/>
          </w:rPr>
          <w:t>. In separate 96 well standard plates (</w:t>
        </w:r>
        <w:proofErr w:type="spellStart"/>
        <w:r>
          <w:rPr>
            <w:rFonts w:ascii="Arial" w:hAnsi="Arial" w:cs="Arial"/>
            <w:sz w:val="22"/>
            <w:szCs w:val="22"/>
          </w:rPr>
          <w:t>ThermoFisher</w:t>
        </w:r>
        <w:proofErr w:type="spellEnd"/>
        <w:r>
          <w:rPr>
            <w:rFonts w:ascii="Arial" w:hAnsi="Arial" w:cs="Arial"/>
            <w:sz w:val="22"/>
            <w:szCs w:val="22"/>
          </w:rPr>
          <w:t xml:space="preserve">, </w:t>
        </w:r>
        <w:r w:rsidRPr="00E97611">
          <w:rPr>
            <w:rFonts w:ascii="Arial" w:hAnsi="Arial" w:cs="Arial"/>
            <w:sz w:val="22"/>
            <w:szCs w:val="22"/>
          </w:rPr>
          <w:t>97002540</w:t>
        </w:r>
        <w:r>
          <w:rPr>
            <w:rFonts w:ascii="Arial" w:hAnsi="Arial" w:cs="Arial"/>
            <w:sz w:val="22"/>
            <w:szCs w:val="22"/>
          </w:rPr>
          <w:t xml:space="preserve">), </w:t>
        </w:r>
        <w:r w:rsidRPr="004E6A1E">
          <w:rPr>
            <w:rFonts w:ascii="Arial" w:hAnsi="Arial" w:cs="Arial"/>
            <w:sz w:val="22"/>
            <w:szCs w:val="22"/>
          </w:rPr>
          <w:t>150</w:t>
        </w:r>
        <w:r w:rsidRPr="004E6A1E">
          <w:rPr>
            <w:rFonts w:ascii="Arial" w:eastAsia="Times New Roman" w:hAnsi="Arial" w:cs="Arial"/>
            <w:kern w:val="0"/>
            <w:sz w:val="22"/>
            <w:szCs w:val="22"/>
            <w14:ligatures w14:val="none"/>
          </w:rPr>
          <w:t>µ</w:t>
        </w:r>
        <w:r w:rsidRPr="004E6A1E">
          <w:rPr>
            <w:rFonts w:ascii="Arial" w:hAnsi="Arial" w:cs="Arial"/>
            <w:sz w:val="22"/>
            <w:szCs w:val="22"/>
          </w:rPr>
          <w:t>L of wash buffer one</w:t>
        </w:r>
        <w:r>
          <w:rPr>
            <w:rFonts w:ascii="Arial" w:hAnsi="Arial" w:cs="Arial"/>
            <w:sz w:val="22"/>
            <w:szCs w:val="22"/>
          </w:rPr>
          <w:t xml:space="preserve"> (20% Ethanol, 900 mM guanidine thiocyanate, 10 mM Tris-HCl (pH 7.5))</w:t>
        </w:r>
        <w:r w:rsidRPr="004E6A1E">
          <w:rPr>
            <w:rFonts w:ascii="Arial" w:hAnsi="Arial" w:cs="Arial"/>
            <w:sz w:val="22"/>
            <w:szCs w:val="22"/>
          </w:rPr>
          <w:t>, wash buffer two</w:t>
        </w:r>
        <w:r>
          <w:rPr>
            <w:rFonts w:ascii="Arial" w:hAnsi="Arial" w:cs="Arial"/>
            <w:sz w:val="22"/>
            <w:szCs w:val="22"/>
          </w:rPr>
          <w:t xml:space="preserve"> (200mM TE, 80% Ethanol)</w:t>
        </w:r>
        <w:r w:rsidRPr="004E6A1E">
          <w:rPr>
            <w:rFonts w:ascii="Arial" w:hAnsi="Arial" w:cs="Arial"/>
            <w:sz w:val="22"/>
            <w:szCs w:val="22"/>
          </w:rPr>
          <w:t xml:space="preserve"> and 50</w:t>
        </w:r>
        <w:r w:rsidRPr="004E6A1E">
          <w:rPr>
            <w:rFonts w:ascii="Arial" w:eastAsia="Times New Roman" w:hAnsi="Arial" w:cs="Arial"/>
            <w:kern w:val="0"/>
            <w:sz w:val="22"/>
            <w:szCs w:val="22"/>
            <w14:ligatures w14:val="none"/>
          </w:rPr>
          <w:t>µ</w:t>
        </w:r>
        <w:r w:rsidRPr="004E6A1E">
          <w:rPr>
            <w:rFonts w:ascii="Arial" w:hAnsi="Arial" w:cs="Arial"/>
            <w:sz w:val="22"/>
            <w:szCs w:val="22"/>
          </w:rPr>
          <w:t xml:space="preserve">L of </w:t>
        </w:r>
        <w:r>
          <w:rPr>
            <w:rFonts w:ascii="Arial" w:hAnsi="Arial" w:cs="Arial"/>
            <w:sz w:val="22"/>
            <w:szCs w:val="22"/>
          </w:rPr>
          <w:t>sterile</w:t>
        </w:r>
        <w:r w:rsidRPr="004E6A1E">
          <w:rPr>
            <w:rFonts w:ascii="Arial" w:hAnsi="Arial" w:cs="Arial"/>
            <w:sz w:val="22"/>
            <w:szCs w:val="22"/>
          </w:rPr>
          <w:t xml:space="preserve"> water was added. The extraction was completed </w:t>
        </w:r>
        <w:r>
          <w:rPr>
            <w:rFonts w:ascii="Arial" w:hAnsi="Arial" w:cs="Arial"/>
            <w:sz w:val="22"/>
            <w:szCs w:val="22"/>
          </w:rPr>
          <w:t>on a</w:t>
        </w:r>
        <w:r w:rsidRPr="004E6A1E">
          <w:rPr>
            <w:rFonts w:ascii="Arial" w:hAnsi="Arial" w:cs="Arial"/>
            <w:sz w:val="22"/>
            <w:szCs w:val="22"/>
          </w:rPr>
          <w:t xml:space="preserve"> </w:t>
        </w:r>
        <w:proofErr w:type="spellStart"/>
        <w:r w:rsidRPr="004E6A1E">
          <w:rPr>
            <w:rFonts w:ascii="Arial" w:hAnsi="Arial" w:cs="Arial"/>
            <w:sz w:val="22"/>
            <w:szCs w:val="22"/>
          </w:rPr>
          <w:t>KingFisher</w:t>
        </w:r>
        <w:proofErr w:type="spellEnd"/>
        <w:r>
          <w:rPr>
            <w:rFonts w:ascii="Arial" w:hAnsi="Arial" w:cs="Arial"/>
            <w:sz w:val="22"/>
            <w:szCs w:val="22"/>
          </w:rPr>
          <w:t xml:space="preserve"> liquid handling robot (</w:t>
        </w:r>
        <w:proofErr w:type="spellStart"/>
        <w:r>
          <w:rPr>
            <w:rFonts w:ascii="Arial" w:hAnsi="Arial" w:cs="Arial"/>
            <w:sz w:val="22"/>
            <w:szCs w:val="22"/>
          </w:rPr>
          <w:t>Thermo</w:t>
        </w:r>
        <w:proofErr w:type="spellEnd"/>
        <w:r>
          <w:rPr>
            <w:rFonts w:ascii="Arial" w:hAnsi="Arial" w:cs="Arial"/>
            <w:sz w:val="22"/>
            <w:szCs w:val="22"/>
          </w:rPr>
          <w:t xml:space="preserve"> Scientific)</w:t>
        </w:r>
        <w:r w:rsidRPr="004E6A1E">
          <w:rPr>
            <w:rFonts w:ascii="Arial" w:hAnsi="Arial" w:cs="Arial"/>
            <w:sz w:val="22"/>
            <w:szCs w:val="22"/>
          </w:rPr>
          <w:t xml:space="preserve">. Eluted nucleic acids were then stored </w:t>
        </w:r>
        <w:r>
          <w:rPr>
            <w:rFonts w:ascii="Arial" w:hAnsi="Arial" w:cs="Arial"/>
            <w:sz w:val="22"/>
            <w:szCs w:val="22"/>
          </w:rPr>
          <w:t>at</w:t>
        </w:r>
        <w:r w:rsidRPr="004E6A1E">
          <w:rPr>
            <w:rFonts w:ascii="Arial" w:hAnsi="Arial" w:cs="Arial"/>
            <w:sz w:val="22"/>
            <w:szCs w:val="22"/>
          </w:rPr>
          <w:t xml:space="preserve"> -80</w:t>
        </w:r>
        <w:r>
          <w:rPr>
            <w:rFonts w:ascii="Arial" w:hAnsi="Arial" w:cs="Arial"/>
            <w:sz w:val="22"/>
            <w:szCs w:val="22"/>
          </w:rPr>
          <w:sym w:font="Symbol" w:char="F0B0"/>
        </w:r>
        <w:r w:rsidRPr="004E6A1E">
          <w:rPr>
            <w:rFonts w:ascii="Arial" w:hAnsi="Arial" w:cs="Arial"/>
            <w:sz w:val="22"/>
            <w:szCs w:val="22"/>
          </w:rPr>
          <w:t xml:space="preserve">C until </w:t>
        </w:r>
        <w:r>
          <w:rPr>
            <w:rFonts w:ascii="Arial" w:hAnsi="Arial" w:cs="Arial"/>
            <w:sz w:val="22"/>
            <w:szCs w:val="22"/>
          </w:rPr>
          <w:t>further processing</w:t>
        </w:r>
        <w:r w:rsidRPr="004E6A1E">
          <w:rPr>
            <w:rFonts w:ascii="Arial" w:hAnsi="Arial" w:cs="Arial"/>
            <w:sz w:val="22"/>
            <w:szCs w:val="22"/>
          </w:rPr>
          <w:t>.</w:t>
        </w:r>
      </w:ins>
    </w:p>
    <w:p w14:paraId="0E1C8901" w14:textId="77777777" w:rsidR="0020299D" w:rsidRDefault="0020299D" w:rsidP="0020299D">
      <w:pPr>
        <w:spacing w:line="360" w:lineRule="auto"/>
        <w:rPr>
          <w:ins w:id="145" w:author="Keene-Snickers,Lexi" w:date="2025-08-05T14:52:00Z" w16du:dateUtc="2025-08-05T13:52:00Z"/>
          <w:rFonts w:ascii="Arial" w:hAnsi="Arial" w:cs="Arial"/>
          <w:sz w:val="22"/>
          <w:szCs w:val="22"/>
        </w:rPr>
      </w:pPr>
    </w:p>
    <w:p w14:paraId="7A7F38A9" w14:textId="6AF40F33" w:rsidR="0040686D" w:rsidRDefault="0040686D" w:rsidP="0040686D">
      <w:pPr>
        <w:spacing w:line="360" w:lineRule="auto"/>
        <w:textAlignment w:val="baseline"/>
        <w:rPr>
          <w:ins w:id="146" w:author="Keene-Snickers,Lexi" w:date="2025-08-05T14:52:00Z" w16du:dateUtc="2025-08-05T13:52:00Z"/>
          <w:rFonts w:ascii="Arial" w:eastAsia="Times New Roman" w:hAnsi="Arial" w:cs="Arial"/>
          <w:kern w:val="0"/>
          <w:sz w:val="22"/>
          <w:szCs w:val="22"/>
          <w14:ligatures w14:val="none"/>
        </w:rPr>
      </w:pPr>
      <w:ins w:id="147" w:author="Keene-Snickers,Lexi" w:date="2025-08-05T14:52:00Z" w16du:dateUtc="2025-08-05T13:52:00Z">
        <w:r>
          <w:rPr>
            <w:rFonts w:ascii="Arial" w:hAnsi="Arial" w:cs="Arial"/>
            <w:i/>
            <w:iCs/>
            <w:sz w:val="22"/>
            <w:szCs w:val="22"/>
          </w:rPr>
          <w:t>RT-qPCR</w:t>
        </w:r>
        <w:r w:rsidRPr="00AB7F11">
          <w:rPr>
            <w:rFonts w:ascii="Arial" w:hAnsi="Arial" w:cs="Arial"/>
            <w:i/>
            <w:iCs/>
            <w:sz w:val="22"/>
            <w:szCs w:val="22"/>
          </w:rPr>
          <w:t>:</w:t>
        </w:r>
        <w:r w:rsidRPr="004E6A1E">
          <w:rPr>
            <w:rFonts w:ascii="Arial" w:hAnsi="Arial" w:cs="Arial"/>
            <w:sz w:val="22"/>
            <w:szCs w:val="22"/>
          </w:rPr>
          <w:t xml:space="preserve"> To determine which samples were positive for galbut virus</w:t>
        </w:r>
        <w:r>
          <w:rPr>
            <w:rFonts w:ascii="Arial" w:hAnsi="Arial" w:cs="Arial"/>
            <w:sz w:val="22"/>
            <w:szCs w:val="22"/>
          </w:rPr>
          <w:t xml:space="preserve"> RNA</w:t>
        </w:r>
        <w:r w:rsidRPr="004E6A1E">
          <w:rPr>
            <w:rFonts w:ascii="Arial" w:hAnsi="Arial" w:cs="Arial"/>
            <w:sz w:val="22"/>
            <w:szCs w:val="22"/>
          </w:rPr>
          <w:t xml:space="preserve">, </w:t>
        </w:r>
        <w:r w:rsidRPr="004E6A1E">
          <w:rPr>
            <w:rFonts w:ascii="Arial" w:eastAsia="Times New Roman" w:hAnsi="Arial" w:cs="Arial"/>
            <w:kern w:val="0"/>
            <w:sz w:val="22"/>
            <w:szCs w:val="22"/>
            <w14:ligatures w14:val="none"/>
          </w:rPr>
          <w:t xml:space="preserve">cDNA was generated using 5.5µL RNA, </w:t>
        </w:r>
        <w:r>
          <w:rPr>
            <w:rFonts w:ascii="Arial" w:eastAsia="Times New Roman" w:hAnsi="Arial" w:cs="Arial"/>
            <w:kern w:val="0"/>
            <w:sz w:val="22"/>
            <w:szCs w:val="22"/>
            <w14:ligatures w14:val="none"/>
          </w:rPr>
          <w:t>0.75</w:t>
        </w:r>
        <w:r w:rsidRPr="004E6A1E">
          <w:rPr>
            <w:rFonts w:ascii="Arial" w:eastAsia="Times New Roman" w:hAnsi="Arial" w:cs="Arial"/>
            <w:kern w:val="0"/>
            <w:sz w:val="22"/>
            <w:szCs w:val="22"/>
            <w14:ligatures w14:val="none"/>
          </w:rPr>
          <w:t xml:space="preserve">µM random hexamer primers (IDT), </w:t>
        </w:r>
        <w:r>
          <w:rPr>
            <w:rFonts w:ascii="Arial" w:eastAsia="Times New Roman" w:hAnsi="Arial" w:cs="Arial"/>
            <w:kern w:val="0"/>
            <w:sz w:val="22"/>
            <w:szCs w:val="22"/>
            <w14:ligatures w14:val="none"/>
          </w:rPr>
          <w:t>0.75</w:t>
        </w:r>
        <w:r w:rsidRPr="004E6A1E">
          <w:rPr>
            <w:rFonts w:ascii="Arial" w:eastAsia="Times New Roman" w:hAnsi="Arial" w:cs="Arial"/>
            <w:kern w:val="0"/>
            <w:sz w:val="22"/>
            <w:szCs w:val="22"/>
            <w14:ligatures w14:val="none"/>
          </w:rPr>
          <w:t xml:space="preserve">µM dNTPs and water to 13µL and incubated at 65°C for 5 minutes. Next, 4µL 5X FS buffer, </w:t>
        </w:r>
        <w:r>
          <w:rPr>
            <w:rFonts w:ascii="Arial" w:eastAsia="Times New Roman" w:hAnsi="Arial" w:cs="Arial"/>
            <w:kern w:val="0"/>
            <w:sz w:val="22"/>
            <w:szCs w:val="22"/>
            <w14:ligatures w14:val="none"/>
          </w:rPr>
          <w:t>10</w:t>
        </w:r>
        <w:r w:rsidRPr="004E6A1E">
          <w:rPr>
            <w:rFonts w:ascii="Arial" w:eastAsia="Times New Roman" w:hAnsi="Arial" w:cs="Arial"/>
            <w:kern w:val="0"/>
            <w:sz w:val="22"/>
            <w:szCs w:val="22"/>
            <w14:ligatures w14:val="none"/>
          </w:rPr>
          <w:t xml:space="preserve">M DTT and 1µL </w:t>
        </w:r>
        <w:r>
          <w:rPr>
            <w:rFonts w:ascii="Arial" w:eastAsia="Times New Roman" w:hAnsi="Arial" w:cs="Arial"/>
            <w:kern w:val="0"/>
            <w:sz w:val="22"/>
            <w:szCs w:val="22"/>
            <w14:ligatures w14:val="none"/>
          </w:rPr>
          <w:t xml:space="preserve">mashup </w:t>
        </w:r>
        <w:r w:rsidRPr="004E6A1E">
          <w:rPr>
            <w:rFonts w:ascii="Arial" w:eastAsia="Times New Roman" w:hAnsi="Arial" w:cs="Arial"/>
            <w:kern w:val="0"/>
            <w:sz w:val="22"/>
            <w:szCs w:val="22"/>
            <w14:ligatures w14:val="none"/>
          </w:rPr>
          <w:t>reverse transcriptase was added</w:t>
        </w:r>
        <w:r w:rsidRPr="004E6A1E">
          <w:rPr>
            <w:rFonts w:ascii="Arial" w:eastAsia="Times New Roman" w:hAnsi="Arial" w:cs="Arial"/>
            <w:color w:val="FF0000"/>
            <w:kern w:val="0"/>
            <w:sz w:val="22"/>
            <w:szCs w:val="22"/>
            <w14:ligatures w14:val="none"/>
          </w:rPr>
          <w:t xml:space="preserve"> </w:t>
        </w:r>
        <w:r w:rsidRPr="004E6A1E">
          <w:rPr>
            <w:rFonts w:ascii="Arial" w:eastAsia="Times New Roman" w:hAnsi="Arial" w:cs="Arial"/>
            <w:kern w:val="0"/>
            <w:sz w:val="22"/>
            <w:szCs w:val="22"/>
            <w14:ligatures w14:val="none"/>
          </w:rPr>
          <w:t xml:space="preserve">and incubated at 50°C for 60 minutes followed by a heat inactivation step at 80°C for 10 minutes after which each sample was diluted in 90µL nuclease-free water. qPCR was conducted using NEB Luna Universal qPCR mix following manufacturer recommendations and cycling conditions (NEB, M3003). </w:t>
        </w:r>
        <w:r>
          <w:rPr>
            <w:rFonts w:ascii="Arial" w:eastAsia="Times New Roman" w:hAnsi="Arial" w:cs="Arial"/>
            <w:kern w:val="0"/>
            <w:sz w:val="22"/>
            <w:szCs w:val="22"/>
            <w14:ligatures w14:val="none"/>
          </w:rPr>
          <w:t>Each sample was screened for galbut virus using two primer sets (</w:t>
        </w:r>
        <w:r w:rsidRPr="00BA0FCB">
          <w:rPr>
            <w:rFonts w:ascii="Arial" w:eastAsia="Times New Roman" w:hAnsi="Arial" w:cs="Arial"/>
            <w:b/>
            <w:bCs/>
            <w:kern w:val="0"/>
            <w:sz w:val="22"/>
            <w:szCs w:val="22"/>
            <w14:ligatures w14:val="none"/>
          </w:rPr>
          <w:t xml:space="preserve">Table </w:t>
        </w:r>
      </w:ins>
      <w:ins w:id="148" w:author="Keene-Snickers,Lexi" w:date="2025-08-06T14:51:00Z" w16du:dateUtc="2025-08-06T13:51:00Z">
        <w:r w:rsidR="00A4405E">
          <w:rPr>
            <w:rFonts w:ascii="Arial" w:eastAsia="Times New Roman" w:hAnsi="Arial" w:cs="Arial"/>
            <w:b/>
            <w:bCs/>
            <w:kern w:val="0"/>
            <w:sz w:val="22"/>
            <w:szCs w:val="22"/>
            <w14:ligatures w14:val="none"/>
          </w:rPr>
          <w:t>1</w:t>
        </w:r>
      </w:ins>
      <w:ins w:id="149" w:author="Keene-Snickers,Lexi" w:date="2025-08-05T14:52:00Z" w16du:dateUtc="2025-08-05T13:52:00Z">
        <w:r>
          <w:rPr>
            <w:rFonts w:ascii="Arial" w:eastAsia="Times New Roman" w:hAnsi="Arial" w:cs="Arial"/>
            <w:kern w:val="0"/>
            <w:sz w:val="22"/>
            <w:szCs w:val="22"/>
            <w14:ligatures w14:val="none"/>
          </w:rPr>
          <w:t xml:space="preserve">). Galbut virus 1600/1601 primers only detect clade melA sequences. The discovery of galbut virus clade melB led us to develop the galbut virus </w:t>
        </w:r>
        <w:r w:rsidRPr="00D151FC">
          <w:rPr>
            <w:rFonts w:ascii="Arial" w:eastAsia="Times New Roman" w:hAnsi="Arial" w:cs="Arial"/>
            <w:kern w:val="0"/>
            <w:sz w:val="22"/>
            <w:szCs w:val="22"/>
            <w14:ligatures w14:val="none"/>
          </w:rPr>
          <w:t>2165/2170</w:t>
        </w:r>
        <w:r>
          <w:rPr>
            <w:rFonts w:ascii="Arial" w:eastAsia="Times New Roman" w:hAnsi="Arial" w:cs="Arial"/>
            <w:kern w:val="0"/>
            <w:sz w:val="22"/>
            <w:szCs w:val="22"/>
            <w14:ligatures w14:val="none"/>
          </w:rPr>
          <w:t xml:space="preserve"> set that detects both clade melA and melB. All wild collected samples were screened using both primers however the data shown in Figure 1 only uses data from the galbut virus RNA 2165/2170 primers.  RpL32 messenger RNA was detected using exon junction-spanning primers</w:t>
        </w:r>
      </w:ins>
      <w:customXmlInsRangeStart w:id="150" w:author="Keene-Snickers,Lexi" w:date="2025-08-05T14:52:00Z"/>
      <w:sdt>
        <w:sdtPr>
          <w:rPr>
            <w:rFonts w:ascii="Arial" w:eastAsia="Times New Roman" w:hAnsi="Arial" w:cs="Arial"/>
            <w:color w:val="000000"/>
            <w:kern w:val="0"/>
            <w:sz w:val="22"/>
            <w:szCs w:val="22"/>
            <w:vertAlign w:val="superscript"/>
            <w14:ligatures w14:val="none"/>
          </w:rPr>
          <w:tag w:val="MENDELEY_CITATION_v3_eyJjaXRhdGlvbklEIjoiTUVOREVMRVlfQ0lUQVRJT05fYmE1MDgxMzgtNjhhNC00ODk0LWJiMDYtYWVhNjMxYjQzZGEyIiwicHJvcGVydGllcyI6eyJub3RlSW5kZXgiOjB9LCJpc0VkaXRlZCI6ZmFsc2UsIm1hbnVhbE92ZXJyaWRlIjp7ImlzTWFudWFsbHlPdmVycmlkZGVuIjpmYWxzZSwiY2l0ZXByb2NUZXh0IjoiPHN1cD4x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60207026"/>
          <w:placeholder>
            <w:docPart w:val="6297F4685FF2394CBBFBB8561D0B9139"/>
          </w:placeholder>
        </w:sdtPr>
        <w:sdtContent>
          <w:customXmlInsRangeEnd w:id="150"/>
          <w:ins w:id="151"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19</w:t>
            </w:r>
          </w:ins>
          <w:del w:id="152"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19</w:delText>
            </w:r>
          </w:del>
          <w:customXmlInsRangeStart w:id="153" w:author="Keene-Snickers,Lexi" w:date="2025-08-05T14:52:00Z"/>
        </w:sdtContent>
      </w:sdt>
      <w:customXmlInsRangeEnd w:id="153"/>
      <w:ins w:id="154" w:author="Keene-Snickers,Lexi" w:date="2025-08-05T14:52:00Z" w16du:dateUtc="2025-08-05T13:52:00Z">
        <w:r>
          <w:rPr>
            <w:rFonts w:ascii="Arial" w:eastAsia="Times New Roman" w:hAnsi="Arial" w:cs="Arial"/>
            <w:kern w:val="0"/>
            <w:sz w:val="22"/>
            <w:szCs w:val="22"/>
            <w14:ligatures w14:val="none"/>
          </w:rPr>
          <w:t xml:space="preserve">.  The Primer BLAST tool predicted that these primers should amplify RpL32 mRNA sequences from a wide range of species related to </w:t>
        </w:r>
        <w:r w:rsidRPr="00D87585">
          <w:rPr>
            <w:rFonts w:ascii="Arial" w:eastAsia="Times New Roman" w:hAnsi="Arial" w:cs="Arial"/>
            <w:i/>
            <w:iCs/>
            <w:kern w:val="0"/>
            <w:sz w:val="22"/>
            <w:szCs w:val="22"/>
            <w14:ligatures w14:val="none"/>
          </w:rPr>
          <w:t>D. melanogaster</w:t>
        </w:r>
      </w:ins>
      <w:customXmlInsRangeStart w:id="155" w:author="Keene-Snickers,Lexi" w:date="2025-08-05T14:52:00Z"/>
      <w:sdt>
        <w:sdtPr>
          <w:rPr>
            <w:rFonts w:ascii="Arial" w:eastAsia="Times New Roman" w:hAnsi="Arial" w:cs="Arial"/>
            <w:i/>
            <w:iCs/>
            <w:color w:val="000000"/>
            <w:kern w:val="0"/>
            <w:sz w:val="22"/>
            <w:szCs w:val="22"/>
            <w:vertAlign w:val="superscript"/>
            <w14:ligatures w14:val="none"/>
          </w:rPr>
          <w:tag w:val="MENDELEY_CITATION_v3_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"/>
          <w:id w:val="1839653823"/>
          <w:placeholder>
            <w:docPart w:val="6297F4685FF2394CBBFBB8561D0B9139"/>
          </w:placeholder>
        </w:sdtPr>
        <w:sdtContent>
          <w:customXmlInsRangeEnd w:id="155"/>
          <w:ins w:id="156" w:author="Keene-Snickers,Lexi" w:date="2025-08-08T16:10:00Z" w16du:dateUtc="2025-08-08T15:10:00Z">
            <w:r w:rsidR="003504EF" w:rsidRPr="003504EF">
              <w:rPr>
                <w:rFonts w:ascii="Arial" w:eastAsia="Times New Roman" w:hAnsi="Arial" w:cs="Arial"/>
                <w:i/>
                <w:iCs/>
                <w:color w:val="000000"/>
                <w:kern w:val="0"/>
                <w:sz w:val="22"/>
                <w:szCs w:val="22"/>
                <w:vertAlign w:val="superscript"/>
                <w14:ligatures w14:val="none"/>
              </w:rPr>
              <w:t>20</w:t>
            </w:r>
          </w:ins>
          <w:del w:id="157" w:author="Keene-Snickers,Lexi" w:date="2025-08-08T16:10:00Z" w16du:dateUtc="2025-08-08T15:10:00Z">
            <w:r w:rsidR="003504EF" w:rsidRPr="003504EF" w:rsidDel="003504EF">
              <w:rPr>
                <w:rFonts w:ascii="Arial" w:eastAsia="Times New Roman" w:hAnsi="Arial" w:cs="Arial"/>
                <w:i/>
                <w:iCs/>
                <w:color w:val="000000"/>
                <w:kern w:val="0"/>
                <w:sz w:val="22"/>
                <w:szCs w:val="22"/>
                <w:vertAlign w:val="superscript"/>
                <w14:ligatures w14:val="none"/>
              </w:rPr>
              <w:delText>20</w:delText>
            </w:r>
          </w:del>
          <w:customXmlInsRangeStart w:id="158" w:author="Keene-Snickers,Lexi" w:date="2025-08-05T14:52:00Z"/>
        </w:sdtContent>
      </w:sdt>
      <w:customXmlInsRangeEnd w:id="158"/>
      <w:ins w:id="159" w:author="Keene-Snickers,Lexi" w:date="2025-08-05T14:52:00Z" w16du:dateUtc="2025-08-05T13:52:00Z">
        <w:r>
          <w:rPr>
            <w:rFonts w:ascii="Arial" w:eastAsia="Times New Roman" w:hAnsi="Arial" w:cs="Arial"/>
            <w:kern w:val="0"/>
            <w:sz w:val="22"/>
            <w:szCs w:val="22"/>
            <w14:ligatures w14:val="none"/>
          </w:rPr>
          <w:t xml:space="preserve">.  For instance, there are 0 mismatches in the primer binding sites in </w:t>
        </w:r>
        <w:r w:rsidRPr="00D87585">
          <w:rPr>
            <w:rFonts w:ascii="Arial" w:eastAsia="Times New Roman" w:hAnsi="Arial" w:cs="Arial"/>
            <w:i/>
            <w:iCs/>
            <w:kern w:val="0"/>
            <w:sz w:val="22"/>
            <w:szCs w:val="22"/>
            <w14:ligatures w14:val="none"/>
          </w:rPr>
          <w:t>D. simulans</w:t>
        </w:r>
        <w:r>
          <w:rPr>
            <w:rFonts w:ascii="Arial" w:eastAsia="Times New Roman" w:hAnsi="Arial" w:cs="Arial"/>
            <w:kern w:val="0"/>
            <w:sz w:val="22"/>
            <w:szCs w:val="22"/>
            <w14:ligatures w14:val="none"/>
          </w:rPr>
          <w:t xml:space="preserve"> RpL32 mRNA </w:t>
        </w:r>
        <w:r>
          <w:rPr>
            <w:rFonts w:ascii="Arial" w:eastAsia="Times New Roman" w:hAnsi="Arial" w:cs="Arial"/>
            <w:kern w:val="0"/>
            <w:sz w:val="22"/>
            <w:szCs w:val="22"/>
            <w14:ligatures w14:val="none"/>
          </w:rPr>
          <w:lastRenderedPageBreak/>
          <w:t>(</w:t>
        </w:r>
        <w:r w:rsidRPr="00E83D03">
          <w:rPr>
            <w:rFonts w:ascii="Arial" w:eastAsia="Times New Roman" w:hAnsi="Arial" w:cs="Arial"/>
            <w:kern w:val="0"/>
            <w:sz w:val="22"/>
            <w:szCs w:val="22"/>
            <w14:ligatures w14:val="none"/>
          </w:rPr>
          <w:t>XM_016174142</w:t>
        </w:r>
        <w:r>
          <w:rPr>
            <w:rFonts w:ascii="Arial" w:eastAsia="Times New Roman" w:hAnsi="Arial" w:cs="Arial"/>
            <w:kern w:val="0"/>
            <w:sz w:val="22"/>
            <w:szCs w:val="22"/>
            <w14:ligatures w14:val="none"/>
          </w:rPr>
          <w:t xml:space="preserve">) and 4 mismatches in the primer binding sites in </w:t>
        </w:r>
        <w:r w:rsidRPr="00D87585">
          <w:rPr>
            <w:rFonts w:ascii="Arial" w:eastAsia="Times New Roman" w:hAnsi="Arial" w:cs="Arial"/>
            <w:i/>
            <w:iCs/>
            <w:kern w:val="0"/>
            <w:sz w:val="22"/>
            <w:szCs w:val="22"/>
            <w14:ligatures w14:val="none"/>
          </w:rPr>
          <w:t xml:space="preserve">D. </w:t>
        </w:r>
        <w:proofErr w:type="spellStart"/>
        <w:r w:rsidRPr="00D87585">
          <w:rPr>
            <w:rFonts w:ascii="Arial" w:eastAsia="Times New Roman" w:hAnsi="Arial" w:cs="Arial"/>
            <w:i/>
            <w:iCs/>
            <w:kern w:val="0"/>
            <w:sz w:val="22"/>
            <w:szCs w:val="22"/>
            <w14:ligatures w14:val="none"/>
          </w:rPr>
          <w:t>innubila</w:t>
        </w:r>
        <w:proofErr w:type="spellEnd"/>
        <w:r>
          <w:rPr>
            <w:rFonts w:ascii="Arial" w:eastAsia="Times New Roman" w:hAnsi="Arial" w:cs="Arial"/>
            <w:kern w:val="0"/>
            <w:sz w:val="22"/>
            <w:szCs w:val="22"/>
            <w14:ligatures w14:val="none"/>
          </w:rPr>
          <w:t xml:space="preserve"> RpL32 mRNA (</w:t>
        </w:r>
        <w:r w:rsidRPr="00E83D03">
          <w:rPr>
            <w:rFonts w:ascii="Arial" w:eastAsia="Times New Roman" w:hAnsi="Arial" w:cs="Arial"/>
            <w:kern w:val="0"/>
            <w:sz w:val="22"/>
            <w:szCs w:val="22"/>
            <w14:ligatures w14:val="none"/>
          </w:rPr>
          <w:t>XM_034628911</w:t>
        </w:r>
        <w:r>
          <w:rPr>
            <w:rFonts w:ascii="Arial" w:eastAsia="Times New Roman" w:hAnsi="Arial" w:cs="Arial"/>
            <w:kern w:val="0"/>
            <w:sz w:val="22"/>
            <w:szCs w:val="22"/>
            <w14:ligatures w14:val="none"/>
          </w:rPr>
          <w:t>).</w:t>
        </w:r>
      </w:ins>
    </w:p>
    <w:p w14:paraId="7DADA3F3" w14:textId="77777777" w:rsidR="0040686D" w:rsidRDefault="0040686D" w:rsidP="0040686D">
      <w:pPr>
        <w:spacing w:line="360" w:lineRule="auto"/>
        <w:textAlignment w:val="baseline"/>
        <w:rPr>
          <w:ins w:id="160" w:author="Keene-Snickers,Lexi" w:date="2025-08-05T14:52:00Z" w16du:dateUtc="2025-08-05T13:52:00Z"/>
          <w:rFonts w:ascii="Arial" w:eastAsia="Times New Roman" w:hAnsi="Arial" w:cs="Arial"/>
          <w:kern w:val="0"/>
          <w:sz w:val="22"/>
          <w:szCs w:val="22"/>
          <w14:ligatures w14:val="none"/>
        </w:rPr>
      </w:pPr>
    </w:p>
    <w:p w14:paraId="0977AB86" w14:textId="675A22B8" w:rsidR="0040686D" w:rsidRPr="006264D3" w:rsidRDefault="0040686D" w:rsidP="0040686D">
      <w:pPr>
        <w:spacing w:line="360" w:lineRule="auto"/>
        <w:textAlignment w:val="baseline"/>
        <w:rPr>
          <w:ins w:id="161" w:author="Keene-Snickers,Lexi" w:date="2025-08-05T14:52:00Z" w16du:dateUtc="2025-08-05T13:52:00Z"/>
          <w:rFonts w:ascii="Arial" w:eastAsia="Times New Roman" w:hAnsi="Arial" w:cs="Arial"/>
          <w:b/>
          <w:bCs/>
          <w:kern w:val="0"/>
          <w:sz w:val="22"/>
          <w:szCs w:val="22"/>
          <w14:ligatures w14:val="none"/>
        </w:rPr>
      </w:pPr>
      <w:ins w:id="162" w:author="Keene-Snickers,Lexi" w:date="2025-08-05T14:52:00Z" w16du:dateUtc="2025-08-05T13:52:00Z">
        <w:r w:rsidRPr="006264D3">
          <w:rPr>
            <w:rFonts w:ascii="Arial" w:eastAsia="Times New Roman" w:hAnsi="Arial" w:cs="Arial"/>
            <w:b/>
            <w:bCs/>
            <w:kern w:val="0"/>
            <w:sz w:val="22"/>
            <w:szCs w:val="22"/>
            <w14:ligatures w14:val="none"/>
          </w:rPr>
          <w:t xml:space="preserve">Table </w:t>
        </w:r>
      </w:ins>
      <w:ins w:id="163" w:author="Keene-Snickers,Lexi" w:date="2025-08-06T14:51:00Z" w16du:dateUtc="2025-08-06T13:51:00Z">
        <w:r w:rsidR="00A4405E">
          <w:rPr>
            <w:rFonts w:ascii="Arial" w:eastAsia="Times New Roman" w:hAnsi="Arial" w:cs="Arial"/>
            <w:b/>
            <w:bCs/>
            <w:kern w:val="0"/>
            <w:sz w:val="22"/>
            <w:szCs w:val="22"/>
            <w14:ligatures w14:val="none"/>
          </w:rPr>
          <w:t>1</w:t>
        </w:r>
      </w:ins>
      <w:ins w:id="164" w:author="Keene-Snickers,Lexi" w:date="2025-08-05T14:52:00Z" w16du:dateUtc="2025-08-05T13:52:00Z">
        <w:r w:rsidRPr="006264D3">
          <w:rPr>
            <w:rFonts w:ascii="Arial" w:eastAsia="Times New Roman" w:hAnsi="Arial" w:cs="Arial"/>
            <w:b/>
            <w:bCs/>
            <w:kern w:val="0"/>
            <w:sz w:val="22"/>
            <w:szCs w:val="22"/>
            <w14:ligatures w14:val="none"/>
          </w:rPr>
          <w:t>: Primer sequences used in this study</w:t>
        </w:r>
      </w:ins>
    </w:p>
    <w:tbl>
      <w:tblPr>
        <w:tblStyle w:val="TableGrid"/>
        <w:tblW w:w="9715" w:type="dxa"/>
        <w:tblLayout w:type="fixed"/>
        <w:tblLook w:val="04A0" w:firstRow="1" w:lastRow="0" w:firstColumn="1" w:lastColumn="0" w:noHBand="0" w:noVBand="1"/>
      </w:tblPr>
      <w:tblGrid>
        <w:gridCol w:w="1705"/>
        <w:gridCol w:w="1620"/>
        <w:gridCol w:w="2430"/>
        <w:gridCol w:w="2520"/>
        <w:gridCol w:w="1440"/>
      </w:tblGrid>
      <w:tr w:rsidR="0040686D" w14:paraId="69DFA32C" w14:textId="77777777" w:rsidTr="00D87585">
        <w:trPr>
          <w:ins w:id="165" w:author="Keene-Snickers,Lexi" w:date="2025-08-05T14:52:00Z"/>
        </w:trPr>
        <w:tc>
          <w:tcPr>
            <w:tcW w:w="1705" w:type="dxa"/>
          </w:tcPr>
          <w:p w14:paraId="4EFBEC1A" w14:textId="77777777" w:rsidR="0040686D" w:rsidRDefault="0040686D" w:rsidP="00D87585">
            <w:pPr>
              <w:spacing w:line="360" w:lineRule="auto"/>
              <w:textAlignment w:val="baseline"/>
              <w:rPr>
                <w:ins w:id="166" w:author="Keene-Snickers,Lexi" w:date="2025-08-05T14:52:00Z" w16du:dateUtc="2025-08-05T13:52:00Z"/>
                <w:rFonts w:ascii="Arial" w:eastAsia="Times New Roman" w:hAnsi="Arial" w:cs="Arial"/>
                <w:kern w:val="0"/>
                <w:sz w:val="22"/>
                <w:szCs w:val="22"/>
                <w14:ligatures w14:val="none"/>
              </w:rPr>
            </w:pPr>
            <w:ins w:id="167" w:author="Keene-Snickers,Lexi" w:date="2025-08-05T14:52:00Z" w16du:dateUtc="2025-08-05T13:52:00Z">
              <w:r w:rsidRPr="00AB5926">
                <w:rPr>
                  <w:rFonts w:ascii="Arial" w:eastAsia="Times New Roman" w:hAnsi="Arial" w:cs="Arial"/>
                  <w:kern w:val="0"/>
                  <w:sz w:val="22"/>
                  <w:szCs w:val="22"/>
                  <w14:ligatures w14:val="none"/>
                </w:rPr>
                <w:t>Primer pair name (#s in lab collection) </w:t>
              </w:r>
            </w:ins>
          </w:p>
        </w:tc>
        <w:tc>
          <w:tcPr>
            <w:tcW w:w="1620" w:type="dxa"/>
          </w:tcPr>
          <w:p w14:paraId="319D72AB" w14:textId="77777777" w:rsidR="0040686D" w:rsidRPr="00AB5926" w:rsidRDefault="0040686D" w:rsidP="00D87585">
            <w:pPr>
              <w:spacing w:line="360" w:lineRule="auto"/>
              <w:textAlignment w:val="baseline"/>
              <w:rPr>
                <w:ins w:id="168" w:author="Keene-Snickers,Lexi" w:date="2025-08-05T14:52:00Z" w16du:dateUtc="2025-08-05T13:52:00Z"/>
                <w:rFonts w:ascii="Arial" w:eastAsia="Times New Roman" w:hAnsi="Arial" w:cs="Arial"/>
                <w:kern w:val="0"/>
                <w:sz w:val="22"/>
                <w:szCs w:val="22"/>
                <w14:ligatures w14:val="none"/>
              </w:rPr>
            </w:pPr>
            <w:ins w:id="169" w:author="Keene-Snickers,Lexi" w:date="2025-08-05T14:52:00Z" w16du:dateUtc="2025-08-05T13:52:00Z">
              <w:r>
                <w:rPr>
                  <w:rFonts w:ascii="Arial" w:eastAsia="Times New Roman" w:hAnsi="Arial" w:cs="Arial"/>
                  <w:kern w:val="0"/>
                  <w:sz w:val="22"/>
                  <w:szCs w:val="22"/>
                  <w14:ligatures w14:val="none"/>
                </w:rPr>
                <w:t>Galbut virus clade detection</w:t>
              </w:r>
            </w:ins>
          </w:p>
        </w:tc>
        <w:tc>
          <w:tcPr>
            <w:tcW w:w="2430" w:type="dxa"/>
          </w:tcPr>
          <w:p w14:paraId="0044E011" w14:textId="77777777" w:rsidR="0040686D" w:rsidRDefault="0040686D" w:rsidP="00D87585">
            <w:pPr>
              <w:spacing w:line="360" w:lineRule="auto"/>
              <w:textAlignment w:val="baseline"/>
              <w:rPr>
                <w:ins w:id="170" w:author="Keene-Snickers,Lexi" w:date="2025-08-05T14:52:00Z" w16du:dateUtc="2025-08-05T13:52:00Z"/>
                <w:rFonts w:ascii="Arial" w:eastAsia="Times New Roman" w:hAnsi="Arial" w:cs="Arial"/>
                <w:kern w:val="0"/>
                <w:sz w:val="22"/>
                <w:szCs w:val="22"/>
                <w14:ligatures w14:val="none"/>
              </w:rPr>
            </w:pPr>
            <w:ins w:id="171" w:author="Keene-Snickers,Lexi" w:date="2025-08-05T14:52:00Z" w16du:dateUtc="2025-08-05T13:52:00Z">
              <w:r w:rsidRPr="00AB5926">
                <w:rPr>
                  <w:rFonts w:ascii="Arial" w:eastAsia="Times New Roman" w:hAnsi="Arial" w:cs="Arial"/>
                  <w:kern w:val="0"/>
                  <w:sz w:val="22"/>
                  <w:szCs w:val="22"/>
                  <w14:ligatures w14:val="none"/>
                </w:rPr>
                <w:t>Forward </w:t>
              </w:r>
            </w:ins>
          </w:p>
        </w:tc>
        <w:tc>
          <w:tcPr>
            <w:tcW w:w="2520" w:type="dxa"/>
          </w:tcPr>
          <w:p w14:paraId="6D54ACC3" w14:textId="77777777" w:rsidR="0040686D" w:rsidRDefault="0040686D" w:rsidP="00D87585">
            <w:pPr>
              <w:spacing w:line="360" w:lineRule="auto"/>
              <w:textAlignment w:val="baseline"/>
              <w:rPr>
                <w:ins w:id="172" w:author="Keene-Snickers,Lexi" w:date="2025-08-05T14:52:00Z" w16du:dateUtc="2025-08-05T13:52:00Z"/>
                <w:rFonts w:ascii="Arial" w:eastAsia="Times New Roman" w:hAnsi="Arial" w:cs="Arial"/>
                <w:kern w:val="0"/>
                <w:sz w:val="22"/>
                <w:szCs w:val="22"/>
                <w14:ligatures w14:val="none"/>
              </w:rPr>
            </w:pPr>
            <w:ins w:id="173" w:author="Keene-Snickers,Lexi" w:date="2025-08-05T14:52:00Z" w16du:dateUtc="2025-08-05T13:52:00Z">
              <w:r w:rsidRPr="00AB5926">
                <w:rPr>
                  <w:rFonts w:ascii="Arial" w:eastAsia="Times New Roman" w:hAnsi="Arial" w:cs="Arial"/>
                  <w:kern w:val="0"/>
                  <w:sz w:val="22"/>
                  <w:szCs w:val="22"/>
                  <w14:ligatures w14:val="none"/>
                </w:rPr>
                <w:t>Reverse </w:t>
              </w:r>
            </w:ins>
          </w:p>
        </w:tc>
        <w:tc>
          <w:tcPr>
            <w:tcW w:w="1440" w:type="dxa"/>
          </w:tcPr>
          <w:p w14:paraId="6474A4B5" w14:textId="77777777" w:rsidR="0040686D" w:rsidRDefault="0040686D" w:rsidP="00D87585">
            <w:pPr>
              <w:spacing w:line="360" w:lineRule="auto"/>
              <w:textAlignment w:val="baseline"/>
              <w:rPr>
                <w:ins w:id="174" w:author="Keene-Snickers,Lexi" w:date="2025-08-05T14:52:00Z" w16du:dateUtc="2025-08-05T13:52:00Z"/>
                <w:rFonts w:ascii="Arial" w:eastAsia="Times New Roman" w:hAnsi="Arial" w:cs="Arial"/>
                <w:kern w:val="0"/>
                <w:sz w:val="22"/>
                <w:szCs w:val="22"/>
                <w14:ligatures w14:val="none"/>
              </w:rPr>
            </w:pPr>
            <w:ins w:id="175" w:author="Keene-Snickers,Lexi" w:date="2025-08-05T14:52:00Z" w16du:dateUtc="2025-08-05T13:52:00Z">
              <w:r w:rsidRPr="00586B71">
                <w:rPr>
                  <w:rFonts w:ascii="Arial" w:eastAsia="Times New Roman" w:hAnsi="Arial" w:cs="Arial"/>
                  <w:kern w:val="0"/>
                  <w:sz w:val="22"/>
                  <w:szCs w:val="22"/>
                  <w14:ligatures w14:val="none"/>
                </w:rPr>
                <w:t>Reference</w:t>
              </w:r>
              <w:r w:rsidRPr="00AB5926">
                <w:rPr>
                  <w:rFonts w:ascii="Arial" w:eastAsia="Times New Roman" w:hAnsi="Arial" w:cs="Arial"/>
                  <w:kern w:val="0"/>
                  <w:sz w:val="22"/>
                  <w:szCs w:val="22"/>
                  <w14:ligatures w14:val="none"/>
                </w:rPr>
                <w:t> </w:t>
              </w:r>
            </w:ins>
          </w:p>
        </w:tc>
      </w:tr>
      <w:tr w:rsidR="0040686D" w14:paraId="4D038893" w14:textId="77777777" w:rsidTr="00D87585">
        <w:trPr>
          <w:ins w:id="176" w:author="Keene-Snickers,Lexi" w:date="2025-08-05T14:52:00Z"/>
        </w:trPr>
        <w:tc>
          <w:tcPr>
            <w:tcW w:w="1705" w:type="dxa"/>
          </w:tcPr>
          <w:p w14:paraId="4383ACA5" w14:textId="77777777" w:rsidR="0040686D" w:rsidRDefault="0040686D" w:rsidP="00D87585">
            <w:pPr>
              <w:spacing w:line="360" w:lineRule="auto"/>
              <w:textAlignment w:val="baseline"/>
              <w:rPr>
                <w:ins w:id="177" w:author="Keene-Snickers,Lexi" w:date="2025-08-05T14:52:00Z" w16du:dateUtc="2025-08-05T13:52:00Z"/>
                <w:rFonts w:ascii="Arial" w:eastAsia="Times New Roman" w:hAnsi="Arial" w:cs="Arial"/>
                <w:kern w:val="0"/>
                <w:sz w:val="22"/>
                <w:szCs w:val="22"/>
                <w14:ligatures w14:val="none"/>
              </w:rPr>
            </w:pPr>
            <w:ins w:id="178" w:author="Keene-Snickers,Lexi" w:date="2025-08-05T14:52:00Z" w16du:dateUtc="2025-08-05T13:52:00Z">
              <w:r w:rsidRPr="00AB5926">
                <w:rPr>
                  <w:rFonts w:ascii="Arial" w:eastAsia="Times New Roman" w:hAnsi="Arial" w:cs="Arial"/>
                  <w:kern w:val="0"/>
                  <w:sz w:val="22"/>
                  <w:szCs w:val="22"/>
                  <w14:ligatures w14:val="none"/>
                </w:rPr>
                <w:t xml:space="preserve">Galbut virus </w:t>
              </w:r>
              <w:r>
                <w:rPr>
                  <w:rFonts w:ascii="Arial" w:eastAsia="Times New Roman" w:hAnsi="Arial" w:cs="Arial"/>
                  <w:kern w:val="0"/>
                  <w:sz w:val="22"/>
                  <w:szCs w:val="22"/>
                  <w14:ligatures w14:val="none"/>
                </w:rPr>
                <w:t>1</w:t>
              </w:r>
              <w:r w:rsidRPr="00AB5926">
                <w:rPr>
                  <w:rFonts w:ascii="Arial" w:eastAsia="Times New Roman" w:hAnsi="Arial" w:cs="Arial"/>
                  <w:kern w:val="0"/>
                  <w:sz w:val="22"/>
                  <w:szCs w:val="22"/>
                  <w14:ligatures w14:val="none"/>
                </w:rPr>
                <w:t xml:space="preserve"> (#1600/1601) </w:t>
              </w:r>
            </w:ins>
          </w:p>
        </w:tc>
        <w:tc>
          <w:tcPr>
            <w:tcW w:w="1620" w:type="dxa"/>
          </w:tcPr>
          <w:p w14:paraId="2D8311BB" w14:textId="77777777" w:rsidR="0040686D" w:rsidRPr="00AB5926" w:rsidRDefault="0040686D" w:rsidP="00D87585">
            <w:pPr>
              <w:spacing w:line="360" w:lineRule="auto"/>
              <w:jc w:val="center"/>
              <w:textAlignment w:val="baseline"/>
              <w:rPr>
                <w:ins w:id="179" w:author="Keene-Snickers,Lexi" w:date="2025-08-05T14:52:00Z" w16du:dateUtc="2025-08-05T13:52:00Z"/>
                <w:rFonts w:ascii="Arial" w:eastAsia="Times New Roman" w:hAnsi="Arial" w:cs="Arial"/>
                <w:kern w:val="0"/>
                <w:sz w:val="22"/>
                <w:szCs w:val="22"/>
                <w14:ligatures w14:val="none"/>
              </w:rPr>
            </w:pPr>
            <w:ins w:id="180" w:author="Keene-Snickers,Lexi" w:date="2025-08-05T14:52:00Z" w16du:dateUtc="2025-08-05T13:52:00Z">
              <w:r>
                <w:rPr>
                  <w:rFonts w:ascii="Arial" w:eastAsia="Times New Roman" w:hAnsi="Arial" w:cs="Arial"/>
                  <w:kern w:val="0"/>
                  <w:sz w:val="22"/>
                  <w:szCs w:val="22"/>
                  <w14:ligatures w14:val="none"/>
                </w:rPr>
                <w:t>melA</w:t>
              </w:r>
            </w:ins>
          </w:p>
        </w:tc>
        <w:tc>
          <w:tcPr>
            <w:tcW w:w="2430" w:type="dxa"/>
          </w:tcPr>
          <w:p w14:paraId="184BF9F8" w14:textId="77777777" w:rsidR="0040686D" w:rsidRDefault="0040686D" w:rsidP="00D87585">
            <w:pPr>
              <w:spacing w:line="360" w:lineRule="auto"/>
              <w:textAlignment w:val="baseline"/>
              <w:rPr>
                <w:ins w:id="181" w:author="Keene-Snickers,Lexi" w:date="2025-08-05T14:52:00Z" w16du:dateUtc="2025-08-05T13:52:00Z"/>
                <w:rFonts w:ascii="Arial" w:eastAsia="Times New Roman" w:hAnsi="Arial" w:cs="Arial"/>
                <w:kern w:val="0"/>
                <w:sz w:val="22"/>
                <w:szCs w:val="22"/>
                <w14:ligatures w14:val="none"/>
              </w:rPr>
            </w:pPr>
            <w:ins w:id="182" w:author="Keene-Snickers,Lexi" w:date="2025-08-05T14:52:00Z" w16du:dateUtc="2025-08-05T13:52:00Z">
              <w:r w:rsidRPr="00AB5926">
                <w:rPr>
                  <w:rFonts w:ascii="Arial" w:eastAsia="Times New Roman" w:hAnsi="Arial" w:cs="Arial"/>
                  <w:kern w:val="0"/>
                  <w:sz w:val="22"/>
                  <w:szCs w:val="22"/>
                  <w14:ligatures w14:val="none"/>
                </w:rPr>
                <w:t>CCGTGAAGCAAGGAATCAAT </w:t>
              </w:r>
            </w:ins>
          </w:p>
        </w:tc>
        <w:tc>
          <w:tcPr>
            <w:tcW w:w="2520" w:type="dxa"/>
          </w:tcPr>
          <w:p w14:paraId="35C15A10" w14:textId="77777777" w:rsidR="0040686D" w:rsidRDefault="0040686D" w:rsidP="00D87585">
            <w:pPr>
              <w:spacing w:line="360" w:lineRule="auto"/>
              <w:textAlignment w:val="baseline"/>
              <w:rPr>
                <w:ins w:id="183" w:author="Keene-Snickers,Lexi" w:date="2025-08-05T14:52:00Z" w16du:dateUtc="2025-08-05T13:52:00Z"/>
                <w:rFonts w:ascii="Arial" w:eastAsia="Times New Roman" w:hAnsi="Arial" w:cs="Arial"/>
                <w:kern w:val="0"/>
                <w:sz w:val="22"/>
                <w:szCs w:val="22"/>
                <w14:ligatures w14:val="none"/>
              </w:rPr>
            </w:pPr>
            <w:ins w:id="184" w:author="Keene-Snickers,Lexi" w:date="2025-08-05T14:52:00Z" w16du:dateUtc="2025-08-05T13:52:00Z">
              <w:r w:rsidRPr="00AB5926">
                <w:rPr>
                  <w:rFonts w:ascii="Arial" w:eastAsia="Times New Roman" w:hAnsi="Arial" w:cs="Arial"/>
                  <w:kern w:val="0"/>
                  <w:sz w:val="22"/>
                  <w:szCs w:val="22"/>
                  <w14:ligatures w14:val="none"/>
                </w:rPr>
                <w:t>TGCCGATTTTCTGCTCTTTT </w:t>
              </w:r>
            </w:ins>
          </w:p>
        </w:tc>
        <w:tc>
          <w:tcPr>
            <w:tcW w:w="1440" w:type="dxa"/>
          </w:tcPr>
          <w:p w14:paraId="55A8EFC7" w14:textId="498D2CFB" w:rsidR="0040686D" w:rsidRDefault="0040686D" w:rsidP="00D87585">
            <w:pPr>
              <w:spacing w:line="360" w:lineRule="auto"/>
              <w:textAlignment w:val="baseline"/>
              <w:rPr>
                <w:ins w:id="185" w:author="Keene-Snickers,Lexi" w:date="2025-08-05T14:52:00Z" w16du:dateUtc="2025-08-05T13:52:00Z"/>
                <w:rFonts w:ascii="Arial" w:eastAsia="Times New Roman" w:hAnsi="Arial" w:cs="Arial"/>
                <w:kern w:val="0"/>
                <w:sz w:val="22"/>
                <w:szCs w:val="22"/>
                <w14:ligatures w14:val="none"/>
              </w:rPr>
            </w:pPr>
            <w:ins w:id="186" w:author="Keene-Snickers,Lexi" w:date="2025-08-05T14:52:00Z" w16du:dateUtc="2025-08-05T13:52:00Z">
              <w:r>
                <w:rPr>
                  <w:rFonts w:ascii="Arial" w:eastAsia="Times New Roman" w:hAnsi="Arial" w:cs="Arial"/>
                  <w:kern w:val="0"/>
                  <w:sz w:val="22"/>
                  <w:szCs w:val="22"/>
                  <w14:ligatures w14:val="none"/>
                </w:rPr>
                <w:t>Cross 2020</w:t>
              </w:r>
            </w:ins>
            <w:customXmlInsRangeStart w:id="187" w:author="Keene-Snickers,Lexi" w:date="2025-08-05T14:52:00Z"/>
            <w:sdt>
              <w:sdtPr>
                <w:rPr>
                  <w:rFonts w:ascii="Arial" w:eastAsia="Times New Roman" w:hAnsi="Arial" w:cs="Arial"/>
                  <w:color w:val="000000"/>
                  <w:kern w:val="0"/>
                  <w:sz w:val="22"/>
                  <w:szCs w:val="22"/>
                  <w:vertAlign w:val="superscript"/>
                  <w14:ligatures w14:val="none"/>
                </w:rPr>
                <w:tag w:val="MENDELEY_CITATION_v3_eyJjaXRhdGlvbklEIjoiTUVOREVMRVlfQ0lUQVRJT05fODBjYTVkYmItYmM1Ny00MDdhLWFmOWQtMmE0ODU3YjJmZTJl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1905874157"/>
                <w:placeholder>
                  <w:docPart w:val="816D2EF649069B4497A415F3FD56B5E3"/>
                </w:placeholder>
              </w:sdtPr>
              <w:sdtContent>
                <w:customXmlInsRangeEnd w:id="187"/>
                <w:ins w:id="188"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8</w:t>
                  </w:r>
                </w:ins>
                <w:del w:id="189"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8</w:delText>
                  </w:r>
                </w:del>
                <w:customXmlInsRangeStart w:id="190" w:author="Keene-Snickers,Lexi" w:date="2025-08-05T14:52:00Z"/>
              </w:sdtContent>
            </w:sdt>
            <w:customXmlInsRangeEnd w:id="190"/>
          </w:p>
        </w:tc>
      </w:tr>
      <w:tr w:rsidR="0040686D" w14:paraId="342C3582" w14:textId="77777777" w:rsidTr="00D87585">
        <w:trPr>
          <w:ins w:id="191" w:author="Keene-Snickers,Lexi" w:date="2025-08-05T14:52:00Z"/>
        </w:trPr>
        <w:tc>
          <w:tcPr>
            <w:tcW w:w="1705" w:type="dxa"/>
          </w:tcPr>
          <w:p w14:paraId="1B9B3CBB" w14:textId="77777777" w:rsidR="0040686D" w:rsidRDefault="0040686D" w:rsidP="00D87585">
            <w:pPr>
              <w:spacing w:line="360" w:lineRule="auto"/>
              <w:textAlignment w:val="baseline"/>
              <w:rPr>
                <w:ins w:id="192" w:author="Keene-Snickers,Lexi" w:date="2025-08-05T14:52:00Z" w16du:dateUtc="2025-08-05T13:52:00Z"/>
                <w:rFonts w:ascii="Arial" w:eastAsia="Times New Roman" w:hAnsi="Arial" w:cs="Arial"/>
                <w:kern w:val="0"/>
                <w:sz w:val="22"/>
                <w:szCs w:val="22"/>
                <w14:ligatures w14:val="none"/>
              </w:rPr>
            </w:pPr>
            <w:ins w:id="193" w:author="Keene-Snickers,Lexi" w:date="2025-08-05T14:52:00Z" w16du:dateUtc="2025-08-05T13:52:00Z">
              <w:r>
                <w:rPr>
                  <w:rFonts w:ascii="Arial" w:eastAsia="Times New Roman" w:hAnsi="Arial" w:cs="Arial"/>
                  <w:kern w:val="0"/>
                  <w:sz w:val="22"/>
                  <w:szCs w:val="22"/>
                  <w14:ligatures w14:val="none"/>
                </w:rPr>
                <w:t>Galbut virus 2</w:t>
              </w:r>
            </w:ins>
          </w:p>
          <w:p w14:paraId="2D7596CB" w14:textId="77777777" w:rsidR="0040686D" w:rsidRDefault="0040686D" w:rsidP="00D87585">
            <w:pPr>
              <w:spacing w:line="360" w:lineRule="auto"/>
              <w:textAlignment w:val="baseline"/>
              <w:rPr>
                <w:ins w:id="194" w:author="Keene-Snickers,Lexi" w:date="2025-08-05T14:52:00Z" w16du:dateUtc="2025-08-05T13:52:00Z"/>
                <w:rFonts w:ascii="Arial" w:eastAsia="Times New Roman" w:hAnsi="Arial" w:cs="Arial"/>
                <w:kern w:val="0"/>
                <w:sz w:val="22"/>
                <w:szCs w:val="22"/>
                <w14:ligatures w14:val="none"/>
              </w:rPr>
            </w:pPr>
            <w:ins w:id="195" w:author="Keene-Snickers,Lexi" w:date="2025-08-05T14:52:00Z" w16du:dateUtc="2025-08-05T13:52:00Z">
              <w:r>
                <w:rPr>
                  <w:rFonts w:ascii="Arial" w:eastAsia="Times New Roman" w:hAnsi="Arial" w:cs="Arial"/>
                  <w:kern w:val="0"/>
                  <w:sz w:val="22"/>
                  <w:szCs w:val="22"/>
                  <w14:ligatures w14:val="none"/>
                </w:rPr>
                <w:t>(#2165/2170)</w:t>
              </w:r>
            </w:ins>
          </w:p>
        </w:tc>
        <w:tc>
          <w:tcPr>
            <w:tcW w:w="1620" w:type="dxa"/>
          </w:tcPr>
          <w:p w14:paraId="1326C0D1" w14:textId="77777777" w:rsidR="0040686D" w:rsidRPr="00CE018B" w:rsidRDefault="0040686D" w:rsidP="00D87585">
            <w:pPr>
              <w:spacing w:line="360" w:lineRule="auto"/>
              <w:jc w:val="center"/>
              <w:textAlignment w:val="baseline"/>
              <w:rPr>
                <w:ins w:id="196" w:author="Keene-Snickers,Lexi" w:date="2025-08-05T14:52:00Z" w16du:dateUtc="2025-08-05T13:52:00Z"/>
                <w:rFonts w:ascii="Arial" w:eastAsia="Times New Roman" w:hAnsi="Arial" w:cs="Arial"/>
                <w:kern w:val="0"/>
                <w:sz w:val="22"/>
                <w:szCs w:val="22"/>
                <w14:ligatures w14:val="none"/>
              </w:rPr>
            </w:pPr>
            <w:ins w:id="197" w:author="Keene-Snickers,Lexi" w:date="2025-08-05T14:52:00Z" w16du:dateUtc="2025-08-05T13:52:00Z">
              <w:r>
                <w:rPr>
                  <w:rFonts w:ascii="Arial" w:eastAsia="Times New Roman" w:hAnsi="Arial" w:cs="Arial"/>
                  <w:kern w:val="0"/>
                  <w:sz w:val="22"/>
                  <w:szCs w:val="22"/>
                  <w14:ligatures w14:val="none"/>
                </w:rPr>
                <w:t xml:space="preserve"> All known</w:t>
              </w:r>
            </w:ins>
          </w:p>
        </w:tc>
        <w:tc>
          <w:tcPr>
            <w:tcW w:w="2430" w:type="dxa"/>
          </w:tcPr>
          <w:p w14:paraId="50BFC7F3" w14:textId="77777777" w:rsidR="0040686D" w:rsidRDefault="0040686D" w:rsidP="00D87585">
            <w:pPr>
              <w:spacing w:line="360" w:lineRule="auto"/>
              <w:textAlignment w:val="baseline"/>
              <w:rPr>
                <w:ins w:id="198" w:author="Keene-Snickers,Lexi" w:date="2025-08-05T14:52:00Z" w16du:dateUtc="2025-08-05T13:52:00Z"/>
                <w:rFonts w:ascii="Arial" w:eastAsia="Times New Roman" w:hAnsi="Arial" w:cs="Arial"/>
                <w:kern w:val="0"/>
                <w:sz w:val="22"/>
                <w:szCs w:val="22"/>
                <w14:ligatures w14:val="none"/>
              </w:rPr>
            </w:pPr>
            <w:ins w:id="199" w:author="Keene-Snickers,Lexi" w:date="2025-08-05T14:52:00Z" w16du:dateUtc="2025-08-05T13:52:00Z">
              <w:r w:rsidRPr="00CE018B">
                <w:rPr>
                  <w:rFonts w:ascii="Arial" w:eastAsia="Times New Roman" w:hAnsi="Arial" w:cs="Arial"/>
                  <w:kern w:val="0"/>
                  <w:sz w:val="22"/>
                  <w:szCs w:val="22"/>
                  <w14:ligatures w14:val="none"/>
                </w:rPr>
                <w:t>GTTCTTATCCGCATCGCCTA</w:t>
              </w:r>
            </w:ins>
          </w:p>
        </w:tc>
        <w:tc>
          <w:tcPr>
            <w:tcW w:w="2520" w:type="dxa"/>
          </w:tcPr>
          <w:p w14:paraId="68668DB1" w14:textId="77777777" w:rsidR="0040686D" w:rsidRDefault="0040686D" w:rsidP="00D87585">
            <w:pPr>
              <w:spacing w:line="360" w:lineRule="auto"/>
              <w:textAlignment w:val="baseline"/>
              <w:rPr>
                <w:ins w:id="200" w:author="Keene-Snickers,Lexi" w:date="2025-08-05T14:52:00Z" w16du:dateUtc="2025-08-05T13:52:00Z"/>
                <w:rFonts w:ascii="Arial" w:eastAsia="Times New Roman" w:hAnsi="Arial" w:cs="Arial"/>
                <w:kern w:val="0"/>
                <w:sz w:val="22"/>
                <w:szCs w:val="22"/>
                <w14:ligatures w14:val="none"/>
              </w:rPr>
            </w:pPr>
            <w:ins w:id="201" w:author="Keene-Snickers,Lexi" w:date="2025-08-05T14:52:00Z" w16du:dateUtc="2025-08-05T13:52:00Z">
              <w:r w:rsidRPr="00CE018B">
                <w:rPr>
                  <w:rFonts w:ascii="Arial" w:eastAsia="Times New Roman" w:hAnsi="Arial" w:cs="Arial"/>
                  <w:kern w:val="0"/>
                  <w:sz w:val="22"/>
                  <w:szCs w:val="22"/>
                  <w14:ligatures w14:val="none"/>
                </w:rPr>
                <w:t>AATTCACTACTTCCTTGACACCTC</w:t>
              </w:r>
            </w:ins>
          </w:p>
        </w:tc>
        <w:tc>
          <w:tcPr>
            <w:tcW w:w="1440" w:type="dxa"/>
          </w:tcPr>
          <w:p w14:paraId="4156A607" w14:textId="77777777" w:rsidR="0040686D" w:rsidRDefault="0040686D" w:rsidP="00D87585">
            <w:pPr>
              <w:spacing w:line="360" w:lineRule="auto"/>
              <w:textAlignment w:val="baseline"/>
              <w:rPr>
                <w:ins w:id="202" w:author="Keene-Snickers,Lexi" w:date="2025-08-05T14:52:00Z" w16du:dateUtc="2025-08-05T13:52:00Z"/>
                <w:rFonts w:ascii="Arial" w:eastAsia="Times New Roman" w:hAnsi="Arial" w:cs="Arial"/>
                <w:kern w:val="0"/>
                <w:sz w:val="22"/>
                <w:szCs w:val="22"/>
                <w14:ligatures w14:val="none"/>
              </w:rPr>
            </w:pPr>
            <w:ins w:id="203" w:author="Keene-Snickers,Lexi" w:date="2025-08-05T14:52:00Z" w16du:dateUtc="2025-08-05T13:52:00Z">
              <w:r>
                <w:rPr>
                  <w:rFonts w:ascii="Arial" w:eastAsia="Times New Roman" w:hAnsi="Arial" w:cs="Arial"/>
                  <w:kern w:val="0"/>
                  <w:sz w:val="22"/>
                  <w:szCs w:val="22"/>
                  <w14:ligatures w14:val="none"/>
                </w:rPr>
                <w:t>This study</w:t>
              </w:r>
            </w:ins>
          </w:p>
        </w:tc>
      </w:tr>
      <w:tr w:rsidR="0040686D" w14:paraId="33D50822" w14:textId="77777777" w:rsidTr="00D87585">
        <w:trPr>
          <w:ins w:id="204" w:author="Keene-Snickers,Lexi" w:date="2025-08-05T14:52:00Z"/>
        </w:trPr>
        <w:tc>
          <w:tcPr>
            <w:tcW w:w="1705" w:type="dxa"/>
          </w:tcPr>
          <w:p w14:paraId="1F0D8356" w14:textId="77777777" w:rsidR="0040686D" w:rsidRDefault="0040686D" w:rsidP="00D87585">
            <w:pPr>
              <w:spacing w:line="360" w:lineRule="auto"/>
              <w:textAlignment w:val="baseline"/>
              <w:rPr>
                <w:ins w:id="205" w:author="Keene-Snickers,Lexi" w:date="2025-08-05T14:52:00Z" w16du:dateUtc="2025-08-05T13:52:00Z"/>
                <w:rFonts w:ascii="Arial" w:eastAsia="Times New Roman" w:hAnsi="Arial" w:cs="Arial"/>
                <w:kern w:val="0"/>
                <w:sz w:val="22"/>
                <w:szCs w:val="22"/>
                <w14:ligatures w14:val="none"/>
              </w:rPr>
            </w:pPr>
            <w:ins w:id="206" w:author="Keene-Snickers,Lexi" w:date="2025-08-05T14:52:00Z" w16du:dateUtc="2025-08-05T13:52:00Z">
              <w:r w:rsidRPr="00AB5926">
                <w:rPr>
                  <w:rFonts w:ascii="Arial" w:eastAsia="Times New Roman" w:hAnsi="Arial" w:cs="Arial"/>
                  <w:kern w:val="0"/>
                  <w:sz w:val="22"/>
                  <w:szCs w:val="22"/>
                  <w14:ligatures w14:val="none"/>
                </w:rPr>
                <w:t>RpL32</w:t>
              </w:r>
              <w:r>
                <w:rPr>
                  <w:rFonts w:ascii="Arial" w:eastAsia="Times New Roman" w:hAnsi="Arial" w:cs="Arial"/>
                  <w:kern w:val="0"/>
                  <w:sz w:val="22"/>
                  <w:szCs w:val="22"/>
                  <w14:ligatures w14:val="none"/>
                </w:rPr>
                <w:t xml:space="preserve"> mRNA</w:t>
              </w:r>
              <w:r w:rsidRPr="00AB5926">
                <w:rPr>
                  <w:rFonts w:ascii="Arial" w:eastAsia="Times New Roman" w:hAnsi="Arial" w:cs="Arial"/>
                  <w:kern w:val="0"/>
                  <w:sz w:val="22"/>
                  <w:szCs w:val="22"/>
                  <w14:ligatures w14:val="none"/>
                </w:rPr>
                <w:t xml:space="preserve"> (1012/1013) </w:t>
              </w:r>
            </w:ins>
          </w:p>
        </w:tc>
        <w:tc>
          <w:tcPr>
            <w:tcW w:w="1620" w:type="dxa"/>
          </w:tcPr>
          <w:p w14:paraId="64743C2D" w14:textId="77777777" w:rsidR="0040686D" w:rsidRPr="00AB5926" w:rsidRDefault="0040686D" w:rsidP="00D87585">
            <w:pPr>
              <w:spacing w:line="360" w:lineRule="auto"/>
              <w:jc w:val="center"/>
              <w:textAlignment w:val="baseline"/>
              <w:rPr>
                <w:ins w:id="207" w:author="Keene-Snickers,Lexi" w:date="2025-08-05T14:52:00Z" w16du:dateUtc="2025-08-05T13:52:00Z"/>
                <w:rFonts w:ascii="Arial" w:eastAsia="Times New Roman" w:hAnsi="Arial" w:cs="Arial"/>
                <w:kern w:val="0"/>
                <w:sz w:val="22"/>
                <w:szCs w:val="22"/>
                <w14:ligatures w14:val="none"/>
              </w:rPr>
            </w:pPr>
            <w:ins w:id="208" w:author="Keene-Snickers,Lexi" w:date="2025-08-05T14:52:00Z" w16du:dateUtc="2025-08-05T13:52:00Z">
              <w:r>
                <w:rPr>
                  <w:rFonts w:ascii="Arial" w:eastAsia="Times New Roman" w:hAnsi="Arial" w:cs="Arial"/>
                  <w:kern w:val="0"/>
                  <w:sz w:val="22"/>
                  <w:szCs w:val="22"/>
                  <w14:ligatures w14:val="none"/>
                </w:rPr>
                <w:t>NA</w:t>
              </w:r>
            </w:ins>
          </w:p>
        </w:tc>
        <w:tc>
          <w:tcPr>
            <w:tcW w:w="2430" w:type="dxa"/>
          </w:tcPr>
          <w:p w14:paraId="5A35848E" w14:textId="77777777" w:rsidR="0040686D" w:rsidRDefault="0040686D" w:rsidP="00D87585">
            <w:pPr>
              <w:spacing w:line="360" w:lineRule="auto"/>
              <w:textAlignment w:val="baseline"/>
              <w:rPr>
                <w:ins w:id="209" w:author="Keene-Snickers,Lexi" w:date="2025-08-05T14:52:00Z" w16du:dateUtc="2025-08-05T13:52:00Z"/>
                <w:rFonts w:ascii="Arial" w:eastAsia="Times New Roman" w:hAnsi="Arial" w:cs="Arial"/>
                <w:kern w:val="0"/>
                <w:sz w:val="22"/>
                <w:szCs w:val="22"/>
                <w14:ligatures w14:val="none"/>
              </w:rPr>
            </w:pPr>
            <w:ins w:id="210" w:author="Keene-Snickers,Lexi" w:date="2025-08-05T14:52:00Z" w16du:dateUtc="2025-08-05T13:52:00Z">
              <w:r w:rsidRPr="00AB5926">
                <w:rPr>
                  <w:rFonts w:ascii="Arial" w:eastAsia="Times New Roman" w:hAnsi="Arial" w:cs="Arial"/>
                  <w:kern w:val="0"/>
                  <w:sz w:val="22"/>
                  <w:szCs w:val="22"/>
                  <w14:ligatures w14:val="none"/>
                </w:rPr>
                <w:t>TGCTAAGCTGTCGCACAAATGG </w:t>
              </w:r>
            </w:ins>
          </w:p>
        </w:tc>
        <w:tc>
          <w:tcPr>
            <w:tcW w:w="2520" w:type="dxa"/>
          </w:tcPr>
          <w:p w14:paraId="522B1F3D" w14:textId="77777777" w:rsidR="0040686D" w:rsidRDefault="0040686D" w:rsidP="00D87585">
            <w:pPr>
              <w:spacing w:line="360" w:lineRule="auto"/>
              <w:textAlignment w:val="baseline"/>
              <w:rPr>
                <w:ins w:id="211" w:author="Keene-Snickers,Lexi" w:date="2025-08-05T14:52:00Z" w16du:dateUtc="2025-08-05T13:52:00Z"/>
                <w:rFonts w:ascii="Arial" w:eastAsia="Times New Roman" w:hAnsi="Arial" w:cs="Arial"/>
                <w:kern w:val="0"/>
                <w:sz w:val="22"/>
                <w:szCs w:val="22"/>
                <w14:ligatures w14:val="none"/>
              </w:rPr>
            </w:pPr>
            <w:ins w:id="212" w:author="Keene-Snickers,Lexi" w:date="2025-08-05T14:52:00Z" w16du:dateUtc="2025-08-05T13:52:00Z">
              <w:r w:rsidRPr="00AB5926">
                <w:rPr>
                  <w:rFonts w:ascii="Arial" w:eastAsia="Times New Roman" w:hAnsi="Arial" w:cs="Arial"/>
                  <w:kern w:val="0"/>
                  <w:sz w:val="22"/>
                  <w:szCs w:val="22"/>
                  <w14:ligatures w14:val="none"/>
                </w:rPr>
                <w:t>TGCGCTTGTTCGATCCGTAAC </w:t>
              </w:r>
            </w:ins>
          </w:p>
        </w:tc>
        <w:tc>
          <w:tcPr>
            <w:tcW w:w="1440" w:type="dxa"/>
          </w:tcPr>
          <w:p w14:paraId="5B5A5754" w14:textId="3B952144" w:rsidR="0040686D" w:rsidRDefault="0040686D" w:rsidP="00D87585">
            <w:pPr>
              <w:spacing w:line="360" w:lineRule="auto"/>
              <w:textAlignment w:val="baseline"/>
              <w:rPr>
                <w:ins w:id="213" w:author="Keene-Snickers,Lexi" w:date="2025-08-05T14:52:00Z" w16du:dateUtc="2025-08-05T13:52:00Z"/>
                <w:rFonts w:ascii="Arial" w:eastAsia="Times New Roman" w:hAnsi="Arial" w:cs="Arial"/>
                <w:kern w:val="0"/>
                <w:sz w:val="22"/>
                <w:szCs w:val="22"/>
                <w14:ligatures w14:val="none"/>
              </w:rPr>
            </w:pPr>
            <w:ins w:id="214" w:author="Keene-Snickers,Lexi" w:date="2025-08-05T14:52:00Z" w16du:dateUtc="2025-08-05T13:52:00Z">
              <w:r>
                <w:rPr>
                  <w:rFonts w:ascii="Arial" w:eastAsia="Times New Roman" w:hAnsi="Arial" w:cs="Arial"/>
                  <w:kern w:val="0"/>
                  <w:sz w:val="22"/>
                  <w:szCs w:val="22"/>
                  <w14:ligatures w14:val="none"/>
                </w:rPr>
                <w:t>Cao 2016</w:t>
              </w:r>
            </w:ins>
            <w:customXmlInsRangeStart w:id="215" w:author="Keene-Snickers,Lexi" w:date="2025-08-05T14:52:00Z"/>
            <w:sdt>
              <w:sdtPr>
                <w:rPr>
                  <w:rFonts w:ascii="Arial" w:eastAsia="Times New Roman" w:hAnsi="Arial" w:cs="Arial"/>
                  <w:color w:val="000000"/>
                  <w:kern w:val="0"/>
                  <w:sz w:val="22"/>
                  <w:szCs w:val="22"/>
                  <w:vertAlign w:val="superscript"/>
                  <w14:ligatures w14:val="none"/>
                </w:rPr>
                <w:tag w:val="MENDELEY_CITATION_v3_eyJjaXRhdGlvbklEIjoiTUVOREVMRVlfQ0lUQVRJT05fZmNkYWQwM2MtNTNlMS00ZmIxLTg2YzktODJmYmU0YTE3MzNiIiwicHJvcGVydGllcyI6eyJub3RlSW5kZXgiOjB9LCJpc0VkaXRlZCI6ZmFsc2UsIm1hbnVhbE92ZXJyaWRlIjp7ImlzTWFudWFsbHlPdmVycmlkZGVuIjpmYWxzZSwiY2l0ZXByb2NUZXh0IjoiPHN1cD4x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
                <w:id w:val="1616090578"/>
                <w:placeholder>
                  <w:docPart w:val="816D2EF649069B4497A415F3FD56B5E3"/>
                </w:placeholder>
              </w:sdtPr>
              <w:sdtContent>
                <w:customXmlInsRangeEnd w:id="215"/>
                <w:ins w:id="216"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19</w:t>
                  </w:r>
                </w:ins>
                <w:del w:id="217"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19</w:delText>
                  </w:r>
                </w:del>
                <w:customXmlInsRangeStart w:id="218" w:author="Keene-Snickers,Lexi" w:date="2025-08-05T14:52:00Z"/>
              </w:sdtContent>
            </w:sdt>
            <w:customXmlInsRangeEnd w:id="218"/>
          </w:p>
        </w:tc>
      </w:tr>
    </w:tbl>
    <w:p w14:paraId="0EA5D94B" w14:textId="77777777" w:rsidR="0040686D" w:rsidRDefault="0040686D" w:rsidP="0040686D">
      <w:pPr>
        <w:spacing w:line="360" w:lineRule="auto"/>
        <w:rPr>
          <w:ins w:id="219" w:author="Keene-Snickers,Lexi" w:date="2025-08-05T14:52:00Z" w16du:dateUtc="2025-08-05T13:52:00Z"/>
          <w:rFonts w:ascii="Arial" w:hAnsi="Arial" w:cs="Arial"/>
          <w:i/>
          <w:iCs/>
          <w:sz w:val="22"/>
          <w:szCs w:val="22"/>
        </w:rPr>
      </w:pPr>
    </w:p>
    <w:p w14:paraId="0B8DDD07" w14:textId="77777777" w:rsidR="0040686D" w:rsidRPr="00D66EA5" w:rsidRDefault="0040686D" w:rsidP="0040686D">
      <w:pPr>
        <w:spacing w:line="360" w:lineRule="auto"/>
        <w:rPr>
          <w:ins w:id="220" w:author="Keene-Snickers,Lexi" w:date="2025-08-05T14:52:00Z" w16du:dateUtc="2025-08-05T13:52:00Z"/>
          <w:rFonts w:ascii="Arial" w:hAnsi="Arial" w:cs="Arial"/>
          <w:sz w:val="22"/>
          <w:szCs w:val="22"/>
        </w:rPr>
      </w:pPr>
      <w:ins w:id="221" w:author="Keene-Snickers,Lexi" w:date="2025-08-05T14:52:00Z" w16du:dateUtc="2025-08-05T13:52:00Z">
        <w:r w:rsidRPr="00AB7F11">
          <w:rPr>
            <w:rFonts w:ascii="Arial" w:hAnsi="Arial" w:cs="Arial"/>
            <w:i/>
            <w:iCs/>
            <w:sz w:val="22"/>
            <w:szCs w:val="22"/>
          </w:rPr>
          <w:t>NGS Library Preparation:</w:t>
        </w:r>
        <w:r>
          <w:rPr>
            <w:rFonts w:ascii="Arial" w:hAnsi="Arial" w:cs="Arial"/>
            <w:sz w:val="22"/>
            <w:szCs w:val="22"/>
          </w:rPr>
          <w:t xml:space="preserve"> From the 641 galbut virus positive samples, 146 were selected for total RNA sequencing to recover galbut virus sequences</w:t>
        </w:r>
        <w:r>
          <w:rPr>
            <w:rFonts w:ascii="Arial" w:eastAsia="Times New Roman" w:hAnsi="Arial" w:cs="Arial"/>
            <w:kern w:val="0"/>
            <w:sz w:val="22"/>
            <w:szCs w:val="22"/>
            <w14:ligatures w14:val="none"/>
          </w:rPr>
          <w:t xml:space="preserve">. With the addition of the galbut virus 2 primers, we discovered additional clade B positive samples collected in 2020 and 2021. Nine of these samples were also sequenced. </w:t>
        </w:r>
        <w:r>
          <w:rPr>
            <w:rFonts w:ascii="Arial" w:hAnsi="Arial" w:cs="Arial"/>
            <w:sz w:val="22"/>
            <w:szCs w:val="22"/>
          </w:rPr>
          <w:t xml:space="preserve">Samples were selected to represent diverse locations, galbut virus RNA levels (ranging from low to high), and qPCR melting temperature (ranging from identical to the positive control to 1˚C away). Sample concentration was obtained using </w:t>
        </w:r>
        <w:r w:rsidRPr="00AB5926">
          <w:rPr>
            <w:rFonts w:ascii="Arial" w:eastAsia="Times New Roman" w:hAnsi="Arial" w:cs="Arial"/>
            <w:kern w:val="0"/>
            <w:sz w:val="22"/>
            <w:szCs w:val="22"/>
            <w14:ligatures w14:val="none"/>
          </w:rPr>
          <w:t>the Qubit high-sensitivity RNA reagent (</w:t>
        </w:r>
        <w:proofErr w:type="spellStart"/>
        <w:r w:rsidRPr="00AB5926">
          <w:rPr>
            <w:rFonts w:ascii="Arial" w:eastAsia="Times New Roman" w:hAnsi="Arial" w:cs="Arial"/>
            <w:kern w:val="0"/>
            <w:sz w:val="22"/>
            <w:szCs w:val="22"/>
            <w14:ligatures w14:val="none"/>
          </w:rPr>
          <w:t>ThermoFisher</w:t>
        </w:r>
        <w:proofErr w:type="spellEnd"/>
        <w:r w:rsidRPr="00AB5926">
          <w:rPr>
            <w:rFonts w:ascii="Arial" w:eastAsia="Times New Roman" w:hAnsi="Arial" w:cs="Arial"/>
            <w:kern w:val="0"/>
            <w:sz w:val="22"/>
            <w:szCs w:val="22"/>
            <w14:ligatures w14:val="none"/>
          </w:rPr>
          <w:t>, Q32852)</w:t>
        </w:r>
        <w:r>
          <w:rPr>
            <w:rFonts w:ascii="Arial" w:eastAsia="Times New Roman" w:hAnsi="Arial" w:cs="Arial"/>
            <w:kern w:val="0"/>
            <w:sz w:val="22"/>
            <w:szCs w:val="22"/>
            <w14:ligatures w14:val="none"/>
          </w:rPr>
          <w:t xml:space="preserve"> and DNA was removed via a </w:t>
        </w:r>
        <w:proofErr w:type="spellStart"/>
        <w:r>
          <w:rPr>
            <w:rFonts w:ascii="Arial" w:eastAsia="Times New Roman" w:hAnsi="Arial" w:cs="Arial"/>
            <w:kern w:val="0"/>
            <w:sz w:val="22"/>
            <w:szCs w:val="22"/>
            <w14:ligatures w14:val="none"/>
          </w:rPr>
          <w:t>DNAse</w:t>
        </w:r>
        <w:proofErr w:type="spellEnd"/>
        <w:r>
          <w:rPr>
            <w:rFonts w:ascii="Arial" w:eastAsia="Times New Roman" w:hAnsi="Arial" w:cs="Arial"/>
            <w:kern w:val="0"/>
            <w:sz w:val="22"/>
            <w:szCs w:val="22"/>
            <w14:ligatures w14:val="none"/>
          </w:rPr>
          <w:t xml:space="preserve"> I treatment (NEB B0303S). Prior to library preparation, samples were normalized to 5 ng/</w:t>
        </w:r>
        <w:r w:rsidRPr="004E6A1E">
          <w:rPr>
            <w:rFonts w:ascii="Arial" w:eastAsia="Times New Roman" w:hAnsi="Arial" w:cs="Arial"/>
            <w:kern w:val="0"/>
            <w:sz w:val="22"/>
            <w:szCs w:val="22"/>
            <w14:ligatures w14:val="none"/>
          </w:rPr>
          <w:t>µ</w:t>
        </w:r>
        <w:r>
          <w:rPr>
            <w:rFonts w:ascii="Arial" w:eastAsia="Times New Roman" w:hAnsi="Arial" w:cs="Arial"/>
            <w:kern w:val="0"/>
            <w:sz w:val="22"/>
            <w:szCs w:val="22"/>
            <w14:ligatures w14:val="none"/>
          </w:rPr>
          <w:t>L except where sample concentrations were lower than 5 ng/</w:t>
        </w:r>
        <w:r w:rsidRPr="004E6A1E">
          <w:rPr>
            <w:rFonts w:ascii="Arial" w:eastAsia="Times New Roman" w:hAnsi="Arial" w:cs="Arial"/>
            <w:kern w:val="0"/>
            <w:sz w:val="22"/>
            <w:szCs w:val="22"/>
            <w14:ligatures w14:val="none"/>
          </w:rPr>
          <w:t>µ</w:t>
        </w:r>
        <w:r>
          <w:rPr>
            <w:rFonts w:ascii="Arial" w:eastAsia="Times New Roman" w:hAnsi="Arial" w:cs="Arial"/>
            <w:kern w:val="0"/>
            <w:sz w:val="22"/>
            <w:szCs w:val="22"/>
            <w14:ligatures w14:val="none"/>
          </w:rPr>
          <w:t xml:space="preserve">L. In these cases, either a different sample was selected, or the maximum volume of input RNA was used. Input RNA consisted of total RNA that was neither poly-A </w:t>
        </w:r>
        <w:proofErr w:type="gramStart"/>
        <w:r>
          <w:rPr>
            <w:rFonts w:ascii="Arial" w:eastAsia="Times New Roman" w:hAnsi="Arial" w:cs="Arial"/>
            <w:kern w:val="0"/>
            <w:sz w:val="22"/>
            <w:szCs w:val="22"/>
            <w14:ligatures w14:val="none"/>
          </w:rPr>
          <w:t>selected</w:t>
        </w:r>
        <w:proofErr w:type="gramEnd"/>
        <w:r>
          <w:rPr>
            <w:rFonts w:ascii="Arial" w:eastAsia="Times New Roman" w:hAnsi="Arial" w:cs="Arial"/>
            <w:kern w:val="0"/>
            <w:sz w:val="22"/>
            <w:szCs w:val="22"/>
            <w14:ligatures w14:val="none"/>
          </w:rPr>
          <w:t xml:space="preserve"> nor ribosomal RNA depleted.</w:t>
        </w:r>
        <w:r>
          <w:rPr>
            <w:rFonts w:ascii="Arial" w:hAnsi="Arial" w:cs="Arial"/>
            <w:sz w:val="22"/>
            <w:szCs w:val="22"/>
          </w:rPr>
          <w:t xml:space="preserve"> Samples were split into two batches of </w:t>
        </w:r>
        <w:r w:rsidRPr="00216F2A">
          <w:rPr>
            <w:rFonts w:ascii="Arial" w:hAnsi="Arial" w:cs="Arial"/>
            <w:sz w:val="22"/>
            <w:szCs w:val="22"/>
          </w:rPr>
          <w:t>≤</w:t>
        </w:r>
        <w:r>
          <w:rPr>
            <w:rFonts w:ascii="Arial" w:hAnsi="Arial" w:cs="Arial"/>
            <w:sz w:val="22"/>
            <w:szCs w:val="22"/>
          </w:rPr>
          <w:t xml:space="preserve"> 96 samples and prepared for sequencing using the </w:t>
        </w:r>
        <w:r w:rsidRPr="00AB5926">
          <w:rPr>
            <w:rFonts w:ascii="Arial" w:eastAsia="Times New Roman" w:hAnsi="Arial" w:cs="Arial"/>
            <w:kern w:val="0"/>
            <w:sz w:val="22"/>
            <w:szCs w:val="22"/>
            <w14:ligatures w14:val="none"/>
          </w:rPr>
          <w:t>Kapa RNA Hyper Prep kit following manufacturer recommendations</w:t>
        </w:r>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(Roche, 08098093702). </w:t>
        </w:r>
        <w:r>
          <w:rPr>
            <w:rFonts w:ascii="Arial" w:eastAsia="Times New Roman" w:hAnsi="Arial" w:cs="Arial"/>
            <w:kern w:val="0"/>
            <w:sz w:val="22"/>
            <w:szCs w:val="22"/>
            <w14:ligatures w14:val="none"/>
          </w:rPr>
          <w:t>Eight</w:t>
        </w:r>
        <w:r w:rsidRPr="00AB5926">
          <w:rPr>
            <w:rFonts w:ascii="Arial" w:eastAsia="Times New Roman" w:hAnsi="Arial" w:cs="Arial"/>
            <w:kern w:val="0"/>
            <w:sz w:val="22"/>
            <w:szCs w:val="22"/>
            <w14:ligatures w14:val="none"/>
          </w:rPr>
          <w:t xml:space="preserve"> cycles </w:t>
        </w:r>
        <w:r>
          <w:rPr>
            <w:rFonts w:ascii="Arial" w:eastAsia="Times New Roman" w:hAnsi="Arial" w:cs="Arial"/>
            <w:kern w:val="0"/>
            <w:sz w:val="22"/>
            <w:szCs w:val="22"/>
            <w14:ligatures w14:val="none"/>
          </w:rPr>
          <w:t>of</w:t>
        </w:r>
        <w:r w:rsidRPr="00AB5926">
          <w:rPr>
            <w:rFonts w:ascii="Arial" w:eastAsia="Times New Roman" w:hAnsi="Arial" w:cs="Arial"/>
            <w:kern w:val="0"/>
            <w:sz w:val="22"/>
            <w:szCs w:val="22"/>
            <w14:ligatures w14:val="none"/>
          </w:rPr>
          <w:t xml:space="preserve"> library amplification</w:t>
        </w:r>
        <w:r>
          <w:rPr>
            <w:rFonts w:ascii="Arial" w:eastAsia="Times New Roman" w:hAnsi="Arial" w:cs="Arial"/>
            <w:kern w:val="0"/>
            <w:sz w:val="22"/>
            <w:szCs w:val="22"/>
            <w14:ligatures w14:val="none"/>
          </w:rPr>
          <w:t xml:space="preserve"> were performed. Adapters contained unique dual indices (Integrated DNA Technologies </w:t>
        </w:r>
        <w:proofErr w:type="spellStart"/>
        <w:r>
          <w:rPr>
            <w:rFonts w:ascii="Arial" w:eastAsia="Times New Roman" w:hAnsi="Arial" w:cs="Arial"/>
            <w:kern w:val="0"/>
            <w:sz w:val="22"/>
            <w:szCs w:val="22"/>
            <w14:ligatures w14:val="none"/>
          </w:rPr>
          <w:t>xGen</w:t>
        </w:r>
        <w:proofErr w:type="spellEnd"/>
        <w:r>
          <w:rPr>
            <w:rFonts w:ascii="Arial" w:eastAsia="Times New Roman" w:hAnsi="Arial" w:cs="Arial"/>
            <w:kern w:val="0"/>
            <w:sz w:val="22"/>
            <w:szCs w:val="22"/>
            <w14:ligatures w14:val="none"/>
          </w:rPr>
          <w:t xml:space="preserve"> UDI/</w:t>
        </w:r>
        <w:r w:rsidRPr="009C7CA6">
          <w:rPr>
            <w:rFonts w:ascii="Arial" w:eastAsia="Times New Roman" w:hAnsi="Arial" w:cs="Arial"/>
            <w:kern w:val="0"/>
            <w:sz w:val="22"/>
            <w:szCs w:val="22"/>
            <w14:ligatures w14:val="none"/>
          </w:rPr>
          <w:t xml:space="preserve">UMI </w:t>
        </w:r>
        <w:r w:rsidRPr="008F36F6">
          <w:rPr>
            <w:rFonts w:ascii="Arial" w:hAnsi="Arial" w:cs="Arial"/>
            <w:color w:val="000000" w:themeColor="text1"/>
            <w:sz w:val="22"/>
            <w:szCs w:val="22"/>
            <w:shd w:val="clear" w:color="auto" w:fill="F5F5F5"/>
          </w:rPr>
          <w:t>10005903</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HeLa cell</w:t>
        </w:r>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 xml:space="preserve">total </w:t>
        </w:r>
        <w:r w:rsidRPr="00AB5926">
          <w:rPr>
            <w:rFonts w:ascii="Arial" w:eastAsia="Times New Roman" w:hAnsi="Arial" w:cs="Arial"/>
            <w:kern w:val="0"/>
            <w:sz w:val="22"/>
            <w:szCs w:val="22"/>
            <w14:ligatures w14:val="none"/>
          </w:rPr>
          <w:t xml:space="preserve">RNA was used as a positive control and water was used as a negative control for </w:t>
        </w:r>
        <w:r>
          <w:rPr>
            <w:rFonts w:ascii="Arial" w:eastAsia="Times New Roman" w:hAnsi="Arial" w:cs="Arial"/>
            <w:kern w:val="0"/>
            <w:sz w:val="22"/>
            <w:szCs w:val="22"/>
            <w14:ligatures w14:val="none"/>
          </w:rPr>
          <w:t xml:space="preserve">both </w:t>
        </w:r>
        <w:r w:rsidRPr="00AB5926">
          <w:rPr>
            <w:rFonts w:ascii="Arial" w:eastAsia="Times New Roman" w:hAnsi="Arial" w:cs="Arial"/>
            <w:kern w:val="0"/>
            <w:sz w:val="22"/>
            <w:szCs w:val="22"/>
            <w14:ligatures w14:val="none"/>
          </w:rPr>
          <w:t>library preparation</w:t>
        </w:r>
        <w:r>
          <w:rPr>
            <w:rFonts w:ascii="Arial" w:eastAsia="Times New Roman" w:hAnsi="Arial" w:cs="Arial"/>
            <w:kern w:val="0"/>
            <w:sz w:val="22"/>
            <w:szCs w:val="22"/>
            <w14:ligatures w14:val="none"/>
          </w:rPr>
          <w:t>s</w:t>
        </w:r>
        <w:r w:rsidRPr="00AB5926">
          <w:rPr>
            <w:rFonts w:ascii="Arial" w:eastAsia="Times New Roman" w:hAnsi="Arial" w:cs="Arial"/>
            <w:kern w:val="0"/>
            <w:sz w:val="22"/>
            <w:szCs w:val="22"/>
            <w14:ligatures w14:val="none"/>
          </w:rPr>
          <w:t xml:space="preserve"> and sequencing. Sample pooling was determined using High Sensitivity DNA Qubit reagents and final library quality control was done using an Agilent D1000 HS Tapestation and </w:t>
        </w:r>
        <w:proofErr w:type="spellStart"/>
        <w:r w:rsidRPr="00AB5926">
          <w:rPr>
            <w:rFonts w:ascii="Arial" w:eastAsia="Times New Roman" w:hAnsi="Arial" w:cs="Arial"/>
            <w:kern w:val="0"/>
            <w:sz w:val="22"/>
            <w:szCs w:val="22"/>
            <w14:ligatures w14:val="none"/>
          </w:rPr>
          <w:t>KapaQuant</w:t>
        </w:r>
        <w:proofErr w:type="spellEnd"/>
        <w:r w:rsidRPr="00AB5926">
          <w:rPr>
            <w:rFonts w:ascii="Arial" w:eastAsia="Times New Roman" w:hAnsi="Arial" w:cs="Arial"/>
            <w:kern w:val="0"/>
            <w:sz w:val="22"/>
            <w:szCs w:val="22"/>
            <w14:ligatures w14:val="none"/>
          </w:rPr>
          <w:t xml:space="preserve"> reagents following manufacturers recommendations (Roche, 07960140001). </w:t>
        </w:r>
        <w:r>
          <w:rPr>
            <w:rFonts w:ascii="Arial" w:eastAsia="Times New Roman" w:hAnsi="Arial" w:cs="Arial"/>
            <w:kern w:val="0"/>
            <w:sz w:val="22"/>
            <w:szCs w:val="22"/>
            <w14:ligatures w14:val="none"/>
          </w:rPr>
          <w:t xml:space="preserve">Both pools were sent to </w:t>
        </w:r>
        <w:proofErr w:type="spellStart"/>
        <w:r>
          <w:rPr>
            <w:rFonts w:ascii="Arial" w:eastAsia="Times New Roman" w:hAnsi="Arial" w:cs="Arial"/>
            <w:kern w:val="0"/>
            <w:sz w:val="22"/>
            <w:szCs w:val="22"/>
            <w14:ligatures w14:val="none"/>
          </w:rPr>
          <w:lastRenderedPageBreak/>
          <w:t>Azenta</w:t>
        </w:r>
        <w:proofErr w:type="spellEnd"/>
        <w:r>
          <w:rPr>
            <w:rFonts w:ascii="Arial" w:eastAsia="Times New Roman" w:hAnsi="Arial" w:cs="Arial"/>
            <w:kern w:val="0"/>
            <w:sz w:val="22"/>
            <w:szCs w:val="22"/>
            <w14:ligatures w14:val="none"/>
          </w:rPr>
          <w:t>/</w:t>
        </w:r>
        <w:proofErr w:type="spellStart"/>
        <w:r>
          <w:rPr>
            <w:rFonts w:ascii="Arial" w:eastAsia="Times New Roman" w:hAnsi="Arial" w:cs="Arial"/>
            <w:kern w:val="0"/>
            <w:sz w:val="22"/>
            <w:szCs w:val="22"/>
            <w14:ligatures w14:val="none"/>
          </w:rPr>
          <w:t>Genewiz</w:t>
        </w:r>
        <w:proofErr w:type="spellEnd"/>
        <w:r>
          <w:rPr>
            <w:rFonts w:ascii="Arial" w:eastAsia="Times New Roman" w:hAnsi="Arial" w:cs="Arial"/>
            <w:kern w:val="0"/>
            <w:sz w:val="22"/>
            <w:szCs w:val="22"/>
            <w14:ligatures w14:val="none"/>
          </w:rPr>
          <w:t xml:space="preserve"> where they were sequenced on a </w:t>
        </w:r>
        <w:proofErr w:type="spellStart"/>
        <w:r>
          <w:rPr>
            <w:rFonts w:ascii="Arial" w:eastAsia="Times New Roman" w:hAnsi="Arial" w:cs="Arial"/>
            <w:kern w:val="0"/>
            <w:sz w:val="22"/>
            <w:szCs w:val="22"/>
            <w14:ligatures w14:val="none"/>
          </w:rPr>
          <w:t>NovaSeq</w:t>
        </w:r>
        <w:proofErr w:type="spellEnd"/>
        <w:r>
          <w:rPr>
            <w:rFonts w:ascii="Arial" w:eastAsia="Times New Roman" w:hAnsi="Arial" w:cs="Arial"/>
            <w:kern w:val="0"/>
            <w:sz w:val="22"/>
            <w:szCs w:val="22"/>
            <w14:ligatures w14:val="none"/>
          </w:rPr>
          <w:t xml:space="preserve"> 6000 with 2X150 paired end sequencing.</w:t>
        </w:r>
      </w:ins>
    </w:p>
    <w:p w14:paraId="598316C3" w14:textId="77777777" w:rsidR="0040686D" w:rsidRDefault="0040686D" w:rsidP="0020299D">
      <w:pPr>
        <w:spacing w:line="360" w:lineRule="auto"/>
        <w:rPr>
          <w:ins w:id="222" w:author="Keene-Snickers,Lexi" w:date="2025-08-05T14:53:00Z" w16du:dateUtc="2025-08-05T13:53:00Z"/>
          <w:rFonts w:ascii="Arial" w:hAnsi="Arial" w:cs="Arial"/>
          <w:sz w:val="22"/>
          <w:szCs w:val="22"/>
        </w:rPr>
      </w:pPr>
    </w:p>
    <w:p w14:paraId="68DF69A1" w14:textId="77777777" w:rsidR="0040686D" w:rsidRDefault="0040686D" w:rsidP="0040686D">
      <w:pPr>
        <w:spacing w:line="360" w:lineRule="auto"/>
        <w:rPr>
          <w:ins w:id="223" w:author="Keene-Snickers,Lexi" w:date="2025-08-05T14:53:00Z" w16du:dateUtc="2025-08-05T13:53:00Z"/>
          <w:rFonts w:ascii="Arial" w:hAnsi="Arial" w:cs="Arial"/>
          <w:b/>
          <w:bCs/>
          <w:sz w:val="22"/>
          <w:szCs w:val="22"/>
        </w:rPr>
      </w:pPr>
      <w:ins w:id="224" w:author="Keene-Snickers,Lexi" w:date="2025-08-05T14:53:00Z" w16du:dateUtc="2025-08-05T13:53:00Z">
        <w:r w:rsidRPr="003F43F0">
          <w:rPr>
            <w:rFonts w:ascii="Arial" w:hAnsi="Arial" w:cs="Arial"/>
            <w:b/>
            <w:bCs/>
            <w:sz w:val="22"/>
            <w:szCs w:val="22"/>
          </w:rPr>
          <w:t>Data Analysis</w:t>
        </w:r>
      </w:ins>
    </w:p>
    <w:p w14:paraId="5DE423AC" w14:textId="77777777" w:rsidR="0040686D" w:rsidRDefault="0040686D" w:rsidP="0040686D">
      <w:pPr>
        <w:spacing w:line="360" w:lineRule="auto"/>
        <w:rPr>
          <w:ins w:id="225" w:author="Keene-Snickers,Lexi" w:date="2025-08-05T14:53:00Z" w16du:dateUtc="2025-08-05T13:53:00Z"/>
          <w:rFonts w:ascii="Arial" w:hAnsi="Arial" w:cs="Arial"/>
          <w:b/>
          <w:bCs/>
          <w:sz w:val="22"/>
          <w:szCs w:val="22"/>
        </w:rPr>
      </w:pPr>
    </w:p>
    <w:p w14:paraId="143963B1" w14:textId="7E3B9BF1" w:rsidR="0040686D" w:rsidRDefault="0040686D" w:rsidP="0040686D">
      <w:pPr>
        <w:spacing w:line="360" w:lineRule="auto"/>
        <w:textAlignment w:val="baseline"/>
        <w:rPr>
          <w:ins w:id="226" w:author="Keene-Snickers,Lexi" w:date="2025-08-05T14:53:00Z" w16du:dateUtc="2025-08-05T13:53:00Z"/>
          <w:rFonts w:ascii="Arial" w:eastAsia="Times New Roman" w:hAnsi="Arial" w:cs="Arial"/>
          <w:kern w:val="0"/>
          <w:sz w:val="22"/>
          <w:szCs w:val="22"/>
          <w14:ligatures w14:val="none"/>
        </w:rPr>
      </w:pPr>
      <w:ins w:id="227" w:author="Keene-Snickers,Lexi" w:date="2025-08-05T14:53:00Z" w16du:dateUtc="2025-08-05T13:53:00Z">
        <w:r w:rsidRPr="00AB5926">
          <w:rPr>
            <w:rFonts w:ascii="Arial" w:eastAsia="Times New Roman" w:hAnsi="Arial" w:cs="Arial"/>
            <w:i/>
            <w:iCs/>
            <w:kern w:val="0"/>
            <w:sz w:val="22"/>
            <w:szCs w:val="22"/>
            <w14:ligatures w14:val="none"/>
          </w:rPr>
          <w:t>Identification of</w:t>
        </w:r>
        <w:r>
          <w:rPr>
            <w:rFonts w:ascii="Arial" w:eastAsia="Times New Roman" w:hAnsi="Arial" w:cs="Arial"/>
            <w:i/>
            <w:iCs/>
            <w:kern w:val="0"/>
            <w:sz w:val="22"/>
            <w:szCs w:val="22"/>
            <w14:ligatures w14:val="none"/>
          </w:rPr>
          <w:t xml:space="preserve"> galbut</w:t>
        </w:r>
        <w:r w:rsidRPr="00AB5926">
          <w:rPr>
            <w:rFonts w:ascii="Arial" w:eastAsia="Times New Roman" w:hAnsi="Arial" w:cs="Arial"/>
            <w:i/>
            <w:iCs/>
            <w:kern w:val="0"/>
            <w:sz w:val="22"/>
            <w:szCs w:val="22"/>
            <w14:ligatures w14:val="none"/>
          </w:rPr>
          <w:t xml:space="preserve"> virus sequences: </w:t>
        </w:r>
        <w:r w:rsidRPr="00AB5926">
          <w:rPr>
            <w:rFonts w:ascii="Arial" w:eastAsia="Times New Roman" w:hAnsi="Arial" w:cs="Arial"/>
            <w:kern w:val="0"/>
            <w:sz w:val="22"/>
            <w:szCs w:val="22"/>
            <w14:ligatures w14:val="none"/>
          </w:rPr>
          <w:t xml:space="preserve">We used our lab’s previously described </w:t>
        </w:r>
        <w:r>
          <w:rPr>
            <w:rFonts w:ascii="Arial" w:eastAsia="Times New Roman" w:hAnsi="Arial" w:cs="Arial"/>
            <w:kern w:val="0"/>
            <w:sz w:val="22"/>
            <w:szCs w:val="22"/>
            <w14:ligatures w14:val="none"/>
          </w:rPr>
          <w:t>virus taxonomy pipeline</w:t>
        </w:r>
        <w:r w:rsidRPr="00AB5926">
          <w:rPr>
            <w:rFonts w:ascii="Arial" w:eastAsia="Times New Roman" w:hAnsi="Arial" w:cs="Arial"/>
            <w:kern w:val="0"/>
            <w:sz w:val="22"/>
            <w:szCs w:val="22"/>
            <w14:ligatures w14:val="none"/>
          </w:rPr>
          <w:t xml:space="preserve"> (</w:t>
        </w:r>
        <w:r>
          <w:fldChar w:fldCharType="begin"/>
        </w:r>
        <w:r>
          <w:instrText>HYPERLINK "https://github.com/stenglein-lab/taxonomy_pipeline" \t "_blank"</w:instrText>
        </w:r>
        <w:r>
          <w:fldChar w:fldCharType="separate"/>
        </w:r>
        <w:r w:rsidRPr="00AB5926">
          <w:rPr>
            <w:rFonts w:ascii="Arial" w:eastAsia="Times New Roman" w:hAnsi="Arial" w:cs="Arial"/>
            <w:color w:val="0563C1"/>
            <w:kern w:val="0"/>
            <w:sz w:val="22"/>
            <w:szCs w:val="22"/>
            <w:u w:val="single"/>
            <w14:ligatures w14:val="none"/>
          </w:rPr>
          <w:t>https://github.com/stenglein-lab/taxonomy_pipeline</w:t>
        </w:r>
        <w:r>
          <w:fldChar w:fldCharType="end"/>
        </w:r>
        <w:r w:rsidRPr="00AB5926">
          <w:rPr>
            <w:rFonts w:ascii="Arial" w:eastAsia="Times New Roman" w:hAnsi="Arial" w:cs="Arial"/>
            <w:kern w:val="0"/>
            <w:sz w:val="22"/>
            <w:szCs w:val="22"/>
            <w14:ligatures w14:val="none"/>
          </w:rPr>
          <w:t xml:space="preserve">) to identify and validate </w:t>
        </w:r>
        <w:r>
          <w:rPr>
            <w:rFonts w:ascii="Arial" w:eastAsia="Times New Roman" w:hAnsi="Arial" w:cs="Arial"/>
            <w:kern w:val="0"/>
            <w:sz w:val="22"/>
            <w:szCs w:val="22"/>
            <w14:ligatures w14:val="none"/>
          </w:rPr>
          <w:t xml:space="preserve">galbut </w:t>
        </w:r>
        <w:r w:rsidRPr="00AB5926">
          <w:rPr>
            <w:rFonts w:ascii="Arial" w:eastAsia="Times New Roman" w:hAnsi="Arial" w:cs="Arial"/>
            <w:kern w:val="0"/>
            <w:sz w:val="22"/>
            <w:szCs w:val="22"/>
            <w14:ligatures w14:val="none"/>
          </w:rPr>
          <w:t xml:space="preserve">virus sequences </w:t>
        </w:r>
        <w:r>
          <w:rPr>
            <w:rFonts w:ascii="Arial" w:eastAsia="Times New Roman" w:hAnsi="Arial" w:cs="Arial"/>
            <w:kern w:val="0"/>
            <w:sz w:val="22"/>
            <w:szCs w:val="22"/>
            <w14:ligatures w14:val="none"/>
          </w:rPr>
          <w:t xml:space="preserve">from our </w:t>
        </w:r>
        <w:r w:rsidRPr="00AB5926">
          <w:rPr>
            <w:rFonts w:ascii="Arial" w:eastAsia="Times New Roman" w:hAnsi="Arial" w:cs="Arial"/>
            <w:kern w:val="0"/>
            <w:sz w:val="22"/>
            <w:szCs w:val="22"/>
            <w14:ligatures w14:val="none"/>
          </w:rPr>
          <w:t>NGS datasets</w:t>
        </w:r>
      </w:ins>
      <w:customXmlInsRangeStart w:id="228"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ODFiMTEyNTctNTMyNy00MmYyLWFjMTktODdhYmQxMmE2OWZ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025786982"/>
          <w:placeholder>
            <w:docPart w:val="5B6710D33600B649BB063B047C198B8B"/>
          </w:placeholder>
        </w:sdtPr>
        <w:sdtContent>
          <w:customXmlInsRangeEnd w:id="228"/>
          <w:ins w:id="229"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21</w:t>
            </w:r>
          </w:ins>
          <w:del w:id="230"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21</w:delText>
            </w:r>
          </w:del>
          <w:customXmlInsRangeStart w:id="231" w:author="Keene-Snickers,Lexi" w:date="2025-08-05T14:53:00Z"/>
        </w:sdtContent>
      </w:sdt>
      <w:customXmlInsRangeEnd w:id="231"/>
      <w:ins w:id="232" w:author="Keene-Snickers,Lexi" w:date="2025-08-05T14:53:00Z" w16du:dateUtc="2025-08-05T13:53:00Z">
        <w:r w:rsidRPr="00AB5926">
          <w:rPr>
            <w:rFonts w:ascii="Arial" w:eastAsia="Times New Roman" w:hAnsi="Arial" w:cs="Arial"/>
            <w:kern w:val="0"/>
            <w:sz w:val="22"/>
            <w:szCs w:val="22"/>
            <w14:ligatures w14:val="none"/>
          </w:rPr>
          <w:t xml:space="preserve">. In brief, adapters and low-quality reads were trimmed using </w:t>
        </w:r>
        <w:proofErr w:type="spellStart"/>
        <w:r w:rsidRPr="00AB5926">
          <w:rPr>
            <w:rFonts w:ascii="Arial" w:eastAsia="Times New Roman" w:hAnsi="Arial" w:cs="Arial"/>
            <w:kern w:val="0"/>
            <w:sz w:val="22"/>
            <w:szCs w:val="22"/>
            <w14:ligatures w14:val="none"/>
          </w:rPr>
          <w:t>cutadapt</w:t>
        </w:r>
        <w:proofErr w:type="spellEnd"/>
        <w:r w:rsidRPr="00AB5926">
          <w:rPr>
            <w:rFonts w:ascii="Arial" w:eastAsia="Times New Roman" w:hAnsi="Arial" w:cs="Arial"/>
            <w:kern w:val="0"/>
            <w:sz w:val="22"/>
            <w:szCs w:val="22"/>
            <w14:ligatures w14:val="none"/>
          </w:rPr>
          <w:t xml:space="preserve"> 3.</w:t>
        </w:r>
        <w:r>
          <w:rPr>
            <w:rFonts w:ascii="Arial" w:eastAsia="Times New Roman" w:hAnsi="Arial" w:cs="Arial"/>
            <w:kern w:val="0"/>
            <w:sz w:val="22"/>
            <w:szCs w:val="22"/>
            <w14:ligatures w14:val="none"/>
          </w:rPr>
          <w:t>5</w:t>
        </w:r>
      </w:ins>
      <w:customXmlInsRangeStart w:id="233"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YWQ3NWUzOWYtZTg3NC00NTNkLTg0MDgtMWI5YzVhMWYyMTY5IiwicHJvcGVydGllcyI6eyJub3RlSW5kZXgiOjB9LCJpc0VkaXRlZCI6ZmFsc2UsIm1hbnVhbE92ZXJyaWRlIjp7ImlzTWFudWFsbHlPdmVycmlkZGVuIjpmYWxzZSwiY2l0ZXByb2NUZXh0IjoiPHN1cD4yMj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
          <w:id w:val="1831630858"/>
          <w:placeholder>
            <w:docPart w:val="5B6710D33600B649BB063B047C198B8B"/>
          </w:placeholder>
        </w:sdtPr>
        <w:sdtContent>
          <w:customXmlInsRangeEnd w:id="233"/>
          <w:ins w:id="234"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22</w:t>
            </w:r>
          </w:ins>
          <w:del w:id="235"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22</w:delText>
            </w:r>
          </w:del>
          <w:customXmlInsRangeStart w:id="236" w:author="Keene-Snickers,Lexi" w:date="2025-08-05T14:53:00Z"/>
        </w:sdtContent>
      </w:sdt>
      <w:customXmlInsRangeEnd w:id="236"/>
      <w:ins w:id="237" w:author="Keene-Snickers,Lexi" w:date="2025-08-05T14:53:00Z" w16du:dateUtc="2025-08-05T13:53:00Z">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w:t>
        </w:r>
        <w:proofErr w:type="spellStart"/>
        <w:r w:rsidRPr="00AB5926">
          <w:rPr>
            <w:rFonts w:ascii="Arial" w:eastAsia="Times New Roman" w:hAnsi="Arial" w:cs="Arial"/>
            <w:kern w:val="0"/>
            <w:sz w:val="22"/>
            <w:szCs w:val="22"/>
            <w14:ligatures w14:val="none"/>
          </w:rPr>
          <w:t>Fastqc</w:t>
        </w:r>
        <w:proofErr w:type="spellEnd"/>
        <w:r w:rsidRPr="00AB5926">
          <w:rPr>
            <w:rFonts w:ascii="Arial" w:eastAsia="Times New Roman" w:hAnsi="Arial" w:cs="Arial"/>
            <w:kern w:val="0"/>
            <w:sz w:val="22"/>
            <w:szCs w:val="22"/>
            <w14:ligatures w14:val="none"/>
          </w:rPr>
          <w:t xml:space="preserve"> </w:t>
        </w:r>
        <w:r>
          <w:rPr>
            <w:rFonts w:ascii="Arial" w:eastAsia="Times New Roman" w:hAnsi="Arial" w:cs="Arial"/>
            <w:kern w:val="0"/>
            <w:sz w:val="22"/>
            <w:szCs w:val="22"/>
            <w14:ligatures w14:val="none"/>
          </w:rPr>
          <w:t>0.11.9</w:t>
        </w:r>
      </w:ins>
      <w:customXmlInsRangeStart w:id="238"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YzcxZTY0YTctY2FlNS00NTQyLWI1MGMtNThmZTQxMzYyZmViIiwicHJvcGVydGllcyI6eyJub3RlSW5kZXgiOjB9LCJpc0VkaXRlZCI6ZmFsc2UsIm1hbnVhbE92ZXJyaWRlIjp7ImlzTWFudWFsbHlPdmVycmlkZGVuIjpmYWxzZSwiY2l0ZXByb2NUZXh0IjoiPHN1cD4yMz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
          <w:id w:val="2128815309"/>
          <w:placeholder>
            <w:docPart w:val="5B6710D33600B649BB063B047C198B8B"/>
          </w:placeholder>
        </w:sdtPr>
        <w:sdtContent>
          <w:customXmlInsRangeEnd w:id="238"/>
          <w:ins w:id="239"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23</w:t>
            </w:r>
          </w:ins>
          <w:del w:id="240"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23</w:delText>
            </w:r>
          </w:del>
          <w:customXmlInsRangeStart w:id="241" w:author="Keene-Snickers,Lexi" w:date="2025-08-05T14:53:00Z"/>
        </w:sdtContent>
      </w:sdt>
      <w:customXmlInsRangeEnd w:id="241"/>
      <w:ins w:id="242" w:author="Keene-Snickers,Lexi" w:date="2025-08-05T14:53:00Z" w16du:dateUtc="2025-08-05T13:53:00Z">
        <w:r>
          <w:rPr>
            <w:rFonts w:ascii="Arial" w:eastAsia="Times New Roman" w:hAnsi="Arial" w:cs="Arial"/>
            <w:kern w:val="0"/>
            <w:sz w:val="22"/>
            <w:szCs w:val="22"/>
            <w14:ligatures w14:val="none"/>
          </w:rPr>
          <w:t xml:space="preserve"> </w:t>
        </w:r>
        <w:r w:rsidRPr="00AB5926">
          <w:rPr>
            <w:rFonts w:ascii="Arial" w:eastAsia="Times New Roman" w:hAnsi="Arial" w:cs="Arial"/>
            <w:kern w:val="0"/>
            <w:sz w:val="22"/>
            <w:szCs w:val="22"/>
            <w14:ligatures w14:val="none"/>
          </w:rPr>
          <w:t xml:space="preserve">was used to assess post-collapsed read quality. </w:t>
        </w:r>
        <w:r>
          <w:rPr>
            <w:rFonts w:ascii="Arial" w:eastAsia="Times New Roman" w:hAnsi="Arial" w:cs="Arial"/>
            <w:kern w:val="0"/>
            <w:sz w:val="22"/>
            <w:szCs w:val="22"/>
            <w14:ligatures w14:val="none"/>
          </w:rPr>
          <w:t>H</w:t>
        </w:r>
        <w:r w:rsidRPr="00AB5926">
          <w:rPr>
            <w:rFonts w:ascii="Arial" w:eastAsia="Times New Roman" w:hAnsi="Arial" w:cs="Arial"/>
            <w:kern w:val="0"/>
            <w:sz w:val="22"/>
            <w:szCs w:val="22"/>
            <w14:ligatures w14:val="none"/>
          </w:rPr>
          <w:t>ost reads were removed using bowtie2 2.4.5</w:t>
        </w:r>
      </w:ins>
      <w:customXmlInsRangeStart w:id="243"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OTIwZTM5NDgtMjgyOS00MDVlLWFhYTAtNTZhZGVjYmFlNjE2IiwicHJvcGVydGllcyI6eyJub3RlSW5kZXgiOjB9LCJpc0VkaXRlZCI6ZmFsc2UsIm1hbnVhbE92ZXJyaWRlIjp7ImlzTWFudWFsbHlPdmVycmlkZGVuIjpmYWxzZSwiY2l0ZXByb2NUZXh0IjoiPHN1cD4yN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
          <w:id w:val="298347869"/>
          <w:placeholder>
            <w:docPart w:val="5B6710D33600B649BB063B047C198B8B"/>
          </w:placeholder>
        </w:sdtPr>
        <w:sdtContent>
          <w:customXmlInsRangeEnd w:id="243"/>
          <w:ins w:id="244"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24</w:t>
            </w:r>
          </w:ins>
          <w:del w:id="245"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24</w:delText>
            </w:r>
          </w:del>
          <w:customXmlInsRangeStart w:id="246" w:author="Keene-Snickers,Lexi" w:date="2025-08-05T14:53:00Z"/>
        </w:sdtContent>
      </w:sdt>
      <w:customXmlInsRangeEnd w:id="246"/>
      <w:ins w:id="247" w:author="Keene-Snickers,Lexi" w:date="2025-08-05T14:53:00Z" w16du:dateUtc="2025-08-05T13:53:00Z">
        <w:r w:rsidRPr="00AB5926">
          <w:rPr>
            <w:rFonts w:ascii="Arial" w:eastAsia="Times New Roman" w:hAnsi="Arial" w:cs="Arial"/>
            <w:kern w:val="0"/>
            <w:sz w:val="22"/>
            <w:szCs w:val="22"/>
            <w14:ligatures w14:val="none"/>
          </w:rPr>
          <w:t> and the remaining reads were assembled using spades 3.15.4</w:t>
        </w:r>
      </w:ins>
      <w:customXmlInsRangeStart w:id="248"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MzNjYzhhNjAtYzNkYS00YWNhLWFhOTAtM2RiYjViNjU2Y2I3IiwicHJvcGVydGllcyI6eyJub3RlSW5kZXgiOjB9LCJpc0VkaXRlZCI6ZmFsc2UsIm1hbnVhbE92ZXJyaWRlIjp7ImlzTWFudWFsbHlPdmVycmlkZGVuIjpmYWxzZSwiY2l0ZXByb2NUZXh0IjoiPHN1cD4yN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
          <w:id w:val="-684583649"/>
          <w:placeholder>
            <w:docPart w:val="5B6710D33600B649BB063B047C198B8B"/>
          </w:placeholder>
        </w:sdtPr>
        <w:sdtContent>
          <w:customXmlInsRangeEnd w:id="248"/>
          <w:ins w:id="249"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25</w:t>
            </w:r>
          </w:ins>
          <w:del w:id="250"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25</w:delText>
            </w:r>
          </w:del>
          <w:customXmlInsRangeStart w:id="251" w:author="Keene-Snickers,Lexi" w:date="2025-08-05T14:53:00Z"/>
        </w:sdtContent>
      </w:sdt>
      <w:customXmlInsRangeEnd w:id="251"/>
      <w:ins w:id="252" w:author="Keene-Snickers,Lexi" w:date="2025-08-05T14:53:00Z" w16du:dateUtc="2025-08-05T13:53:00Z">
        <w:r w:rsidRPr="00AB5926">
          <w:rPr>
            <w:rFonts w:ascii="Arial" w:eastAsia="Times New Roman" w:hAnsi="Arial" w:cs="Arial"/>
            <w:kern w:val="0"/>
            <w:sz w:val="22"/>
            <w:szCs w:val="22"/>
            <w14:ligatures w14:val="none"/>
          </w:rPr>
          <w:t xml:space="preserve">. Virus sequences were identified using </w:t>
        </w:r>
        <w:proofErr w:type="spellStart"/>
        <w:r w:rsidRPr="00AB5926">
          <w:rPr>
            <w:rFonts w:ascii="Arial" w:eastAsia="Times New Roman" w:hAnsi="Arial" w:cs="Arial"/>
            <w:kern w:val="0"/>
            <w:sz w:val="22"/>
            <w:szCs w:val="22"/>
            <w14:ligatures w14:val="none"/>
          </w:rPr>
          <w:t>BLASTn</w:t>
        </w:r>
        <w:proofErr w:type="spellEnd"/>
        <w:r w:rsidRPr="00AB5926">
          <w:rPr>
            <w:rFonts w:ascii="Arial" w:eastAsia="Times New Roman" w:hAnsi="Arial" w:cs="Arial"/>
            <w:kern w:val="0"/>
            <w:sz w:val="22"/>
            <w:szCs w:val="22"/>
            <w14:ligatures w14:val="none"/>
          </w:rPr>
          <w:t xml:space="preserve"> 2.12.0</w:t>
        </w:r>
        <w:r>
          <w:rPr>
            <w:rFonts w:ascii="Arial" w:eastAsia="Times New Roman" w:hAnsi="Arial" w:cs="Arial"/>
            <w:kern w:val="0"/>
            <w:sz w:val="22"/>
            <w:szCs w:val="22"/>
            <w14:ligatures w14:val="none"/>
          </w:rPr>
          <w:t>.</w:t>
        </w:r>
        <w:r w:rsidRPr="00AB5926">
          <w:rPr>
            <w:rFonts w:ascii="Arial" w:eastAsia="Times New Roman" w:hAnsi="Arial" w:cs="Arial"/>
            <w:kern w:val="0"/>
            <w:sz w:val="22"/>
            <w:szCs w:val="22"/>
            <w14:ligatures w14:val="none"/>
          </w:rPr>
          <w:t xml:space="preserve"> Draft sequences were validated by remapping of trimmed reads using bwa mem aligner version 0.7.17</w:t>
        </w:r>
      </w:ins>
      <w:customXmlInsRangeStart w:id="253"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Yzk4NTc5ZTktOWYzNi00YWNlLWI3NjYtNjY4N2ViNzBkYTA5IiwicHJvcGVydGllcyI6eyJub3RlSW5kZXgiOjB9LCJpc0VkaXRlZCI6ZmFsc2UsIm1hbnVhbE92ZXJyaWRlIjp7ImlzTWFudWFsbHlPdmVycmlkZGVuIjpmYWxzZSwiY2l0ZXByb2NUZXh0IjoiPHN1cD4yN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
          <w:id w:val="-2070792558"/>
          <w:placeholder>
            <w:docPart w:val="5B6710D33600B649BB063B047C198B8B"/>
          </w:placeholder>
        </w:sdtPr>
        <w:sdtContent>
          <w:customXmlInsRangeEnd w:id="253"/>
          <w:ins w:id="254"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26</w:t>
            </w:r>
          </w:ins>
          <w:del w:id="255"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26</w:delText>
            </w:r>
          </w:del>
          <w:customXmlInsRangeStart w:id="256" w:author="Keene-Snickers,Lexi" w:date="2025-08-05T14:53:00Z"/>
        </w:sdtContent>
      </w:sdt>
      <w:customXmlInsRangeEnd w:id="256"/>
      <w:ins w:id="257" w:author="Keene-Snickers,Lexi" w:date="2025-08-05T14:53:00Z" w16du:dateUtc="2025-08-05T13:53:00Z">
        <w:r w:rsidRPr="00AB5926">
          <w:rPr>
            <w:rFonts w:ascii="Arial" w:eastAsia="Times New Roman" w:hAnsi="Arial" w:cs="Arial"/>
            <w:kern w:val="0"/>
            <w:sz w:val="22"/>
            <w:szCs w:val="22"/>
            <w14:ligatures w14:val="none"/>
          </w:rPr>
          <w:t>. Final sequences were submitted to the NCBI nucleotide database and raw NGS data to the NCBI sequence read archive repository</w:t>
        </w:r>
        <w:r>
          <w:rPr>
            <w:rFonts w:ascii="Arial" w:eastAsia="Times New Roman" w:hAnsi="Arial" w:cs="Arial"/>
            <w:kern w:val="0"/>
            <w:sz w:val="22"/>
            <w:szCs w:val="22"/>
            <w14:ligatures w14:val="none"/>
          </w:rPr>
          <w:t xml:space="preserve"> (see Data Availability statement below)</w:t>
        </w:r>
        <w:r w:rsidRPr="00AB5926">
          <w:rPr>
            <w:rFonts w:ascii="Arial" w:eastAsia="Times New Roman" w:hAnsi="Arial" w:cs="Arial"/>
            <w:kern w:val="0"/>
            <w:sz w:val="22"/>
            <w:szCs w:val="22"/>
            <w14:ligatures w14:val="none"/>
          </w:rPr>
          <w:t>.   </w:t>
        </w:r>
      </w:ins>
    </w:p>
    <w:p w14:paraId="78B2277B" w14:textId="77777777" w:rsidR="0040686D" w:rsidRDefault="0040686D" w:rsidP="0040686D">
      <w:pPr>
        <w:spacing w:line="360" w:lineRule="auto"/>
        <w:rPr>
          <w:ins w:id="258" w:author="Keene-Snickers,Lexi" w:date="2025-08-05T14:53:00Z" w16du:dateUtc="2025-08-05T13:53:00Z"/>
          <w:rFonts w:ascii="Arial" w:hAnsi="Arial" w:cs="Arial"/>
          <w:b/>
          <w:bCs/>
          <w:sz w:val="22"/>
          <w:szCs w:val="22"/>
        </w:rPr>
      </w:pPr>
    </w:p>
    <w:p w14:paraId="65A1A400" w14:textId="41CB2168" w:rsidR="0040686D" w:rsidRDefault="0040686D" w:rsidP="0040686D">
      <w:pPr>
        <w:spacing w:line="360" w:lineRule="auto"/>
        <w:rPr>
          <w:ins w:id="259" w:author="Keene-Snickers,Lexi" w:date="2025-08-05T14:53:00Z" w16du:dateUtc="2025-08-05T13:53:00Z"/>
          <w:rFonts w:ascii="Arial" w:eastAsia="Times New Roman" w:hAnsi="Arial" w:cs="Arial"/>
          <w:kern w:val="0"/>
          <w:sz w:val="22"/>
          <w:szCs w:val="22"/>
          <w14:ligatures w14:val="none"/>
        </w:rPr>
      </w:pPr>
      <w:ins w:id="260" w:author="Keene-Snickers,Lexi" w:date="2025-08-05T14:53:00Z" w16du:dateUtc="2025-08-05T13:53:00Z">
        <w:r>
          <w:rPr>
            <w:rFonts w:ascii="Arial" w:eastAsia="Times New Roman" w:hAnsi="Arial" w:cs="Arial"/>
            <w:i/>
            <w:iCs/>
            <w:kern w:val="0"/>
            <w:sz w:val="22"/>
            <w:szCs w:val="22"/>
            <w14:ligatures w14:val="none"/>
          </w:rPr>
          <w:t>Molecular species identification:</w:t>
        </w:r>
        <w:r>
          <w:rPr>
            <w:rFonts w:ascii="Arial" w:eastAsia="Times New Roman" w:hAnsi="Arial" w:cs="Arial"/>
            <w:kern w:val="0"/>
            <w:sz w:val="22"/>
            <w:szCs w:val="22"/>
            <w14:ligatures w14:val="none"/>
          </w:rPr>
          <w:t xml:space="preserve"> To confirm species assignment of sequenced samples, we used our lab’s species identification pipeline (</w:t>
        </w:r>
        <w:r>
          <w:fldChar w:fldCharType="begin"/>
        </w:r>
        <w:r>
          <w:instrText>HYPERLINK "https://github.com/stenglein-lab/species_id"</w:instrText>
        </w:r>
        <w:r>
          <w:fldChar w:fldCharType="separate"/>
        </w:r>
        <w:r w:rsidRPr="004A025D">
          <w:rPr>
            <w:rStyle w:val="Hyperlink"/>
            <w:rFonts w:ascii="Arial" w:eastAsia="Times New Roman" w:hAnsi="Arial" w:cs="Arial"/>
            <w:kern w:val="0"/>
            <w:sz w:val="22"/>
            <w:szCs w:val="22"/>
            <w14:ligatures w14:val="none"/>
          </w:rPr>
          <w:t>https://github.com/stenglein-lab/species_id</w:t>
        </w:r>
        <w:r>
          <w:fldChar w:fldCharType="end"/>
        </w:r>
        <w:r>
          <w:rPr>
            <w:rFonts w:ascii="Arial" w:eastAsia="Times New Roman" w:hAnsi="Arial" w:cs="Arial"/>
            <w:kern w:val="0"/>
            <w:sz w:val="22"/>
            <w:szCs w:val="22"/>
            <w14:ligatures w14:val="none"/>
          </w:rPr>
          <w:t>)</w:t>
        </w:r>
      </w:ins>
      <w:customXmlInsRangeStart w:id="261"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NTNjYzYzYzctYzFlOS00ZGFhLTllYmUtYmY1YmU0N2NkNGE0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62730113"/>
          <w:placeholder>
            <w:docPart w:val="5B6710D33600B649BB063B047C198B8B"/>
          </w:placeholder>
        </w:sdtPr>
        <w:sdtContent>
          <w:customXmlInsRangeEnd w:id="261"/>
          <w:ins w:id="262"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21</w:t>
            </w:r>
          </w:ins>
          <w:del w:id="263"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21</w:delText>
            </w:r>
          </w:del>
          <w:customXmlInsRangeStart w:id="264" w:author="Keene-Snickers,Lexi" w:date="2025-08-05T14:53:00Z"/>
        </w:sdtContent>
      </w:sdt>
      <w:customXmlInsRangeEnd w:id="264"/>
      <w:ins w:id="265" w:author="Keene-Snickers,Lexi" w:date="2025-08-05T14:53:00Z" w16du:dateUtc="2025-08-05T13:53:00Z">
        <w:r>
          <w:rPr>
            <w:rFonts w:ascii="Arial" w:eastAsia="Times New Roman" w:hAnsi="Arial" w:cs="Arial"/>
            <w:kern w:val="0"/>
            <w:sz w:val="22"/>
            <w:szCs w:val="22"/>
            <w14:ligatures w14:val="none"/>
          </w:rPr>
          <w:t xml:space="preserve">. In brief, this pipeline takes trimmed reads and competitively maps them to a set of 529 cytochrome c oxidase subunit 1 sequences from across the Drosophilidae family. </w:t>
        </w:r>
      </w:ins>
    </w:p>
    <w:p w14:paraId="051D79AE" w14:textId="77777777" w:rsidR="0040686D" w:rsidRDefault="0040686D" w:rsidP="0040686D">
      <w:pPr>
        <w:spacing w:line="360" w:lineRule="auto"/>
        <w:rPr>
          <w:ins w:id="266" w:author="Keene-Snickers,Lexi" w:date="2025-08-05T14:53:00Z" w16du:dateUtc="2025-08-05T13:53:00Z"/>
          <w:rFonts w:ascii="Arial" w:eastAsia="Times New Roman" w:hAnsi="Arial" w:cs="Arial"/>
          <w:kern w:val="0"/>
          <w:sz w:val="22"/>
          <w:szCs w:val="22"/>
          <w14:ligatures w14:val="none"/>
        </w:rPr>
      </w:pPr>
    </w:p>
    <w:p w14:paraId="56D1CE58" w14:textId="66131CDA" w:rsidR="0040686D" w:rsidRDefault="0040686D" w:rsidP="0040686D">
      <w:pPr>
        <w:spacing w:line="360" w:lineRule="auto"/>
        <w:rPr>
          <w:ins w:id="267" w:author="Keene-Snickers,Lexi" w:date="2025-08-05T14:53:00Z" w16du:dateUtc="2025-08-05T13:53:00Z"/>
          <w:rFonts w:ascii="Arial" w:eastAsia="Times New Roman" w:hAnsi="Arial" w:cs="Arial"/>
          <w:kern w:val="0"/>
          <w:sz w:val="22"/>
          <w:szCs w:val="22"/>
          <w14:ligatures w14:val="none"/>
        </w:rPr>
      </w:pPr>
      <w:ins w:id="268" w:author="Keene-Snickers,Lexi" w:date="2025-08-05T14:53:00Z" w16du:dateUtc="2025-08-05T13:53:00Z">
        <w:r w:rsidRPr="003901C3">
          <w:rPr>
            <w:rFonts w:ascii="Arial" w:eastAsia="Times New Roman" w:hAnsi="Arial" w:cs="Arial"/>
            <w:i/>
            <w:iCs/>
            <w:kern w:val="0"/>
            <w:sz w:val="22"/>
            <w:szCs w:val="22"/>
            <w14:ligatures w14:val="none"/>
          </w:rPr>
          <w:t>Maximum Likelihood trees:</w:t>
        </w:r>
        <w:r>
          <w:rPr>
            <w:rFonts w:ascii="Arial" w:eastAsia="Times New Roman" w:hAnsi="Arial" w:cs="Arial"/>
            <w:kern w:val="0"/>
            <w:sz w:val="22"/>
            <w:szCs w:val="22"/>
            <w14:ligatures w14:val="none"/>
          </w:rPr>
          <w:t xml:space="preserve"> All available coding-complete galbut virus and chaq virus sequences with a known location, date of collection and were from individual flies were downloaded from GenBank. Alignments were generated using MAFFTT v7.490 with default parameters</w:t>
        </w:r>
      </w:ins>
      <w:customXmlInsRangeStart w:id="269"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ZmYwYmI1NDgtNzRiNi00OWI3LTgyYzAtZjc5NmQ2MzgwZWVmIiwicHJvcGVydGllcyI6eyJub3RlSW5kZXgiOjB9LCJpc0VkaXRlZCI6ZmFsc2UsIm1hbnVhbE92ZXJyaWRlIjp7ImlzTWFudWFsbHlPdmVycmlkZGVuIjpmYWxzZSwiY2l0ZXByb2NUZXh0IjoiPHN1cD4yN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
          <w:id w:val="1421057544"/>
          <w:placeholder>
            <w:docPart w:val="5B6710D33600B649BB063B047C198B8B"/>
          </w:placeholder>
        </w:sdtPr>
        <w:sdtContent>
          <w:customXmlInsRangeEnd w:id="269"/>
          <w:ins w:id="270"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27</w:t>
            </w:r>
          </w:ins>
          <w:del w:id="271"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27</w:delText>
            </w:r>
          </w:del>
          <w:customXmlInsRangeStart w:id="272" w:author="Keene-Snickers,Lexi" w:date="2025-08-05T14:53:00Z"/>
        </w:sdtContent>
      </w:sdt>
      <w:customXmlInsRangeEnd w:id="272"/>
      <w:ins w:id="273" w:author="Keene-Snickers,Lexi" w:date="2025-08-05T14:53:00Z" w16du:dateUtc="2025-08-05T13:53:00Z">
        <w:r>
          <w:rPr>
            <w:rFonts w:ascii="Arial" w:eastAsia="Times New Roman" w:hAnsi="Arial" w:cs="Arial"/>
            <w:kern w:val="0"/>
            <w:sz w:val="22"/>
            <w:szCs w:val="22"/>
            <w14:ligatures w14:val="none"/>
          </w:rPr>
          <w:t>. IQ-TREE v2.3.6 was used to generate maximum likelihood trees</w:t>
        </w:r>
      </w:ins>
      <w:customXmlInsRangeStart w:id="274"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MmNhNjY5MzEtYjRlMy00NDgxLWEzMmQtNzY5ZGIxZjQxMjg1IiwicHJvcGVydGllcyI6eyJub3RlSW5kZXgiOjB9LCJpc0VkaXRlZCI6ZmFsc2UsIm1hbnVhbE92ZXJyaWRlIjp7ImlzTWFudWFsbHlPdmVycmlkZGVuIjpmYWxzZSwiY2l0ZXByb2NUZXh0IjoiPHN1cD4yO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
          <w:id w:val="170379895"/>
          <w:placeholder>
            <w:docPart w:val="5B6710D33600B649BB063B047C198B8B"/>
          </w:placeholder>
        </w:sdtPr>
        <w:sdtContent>
          <w:customXmlInsRangeEnd w:id="274"/>
          <w:ins w:id="275"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28</w:t>
            </w:r>
          </w:ins>
          <w:del w:id="276"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28</w:delText>
            </w:r>
          </w:del>
          <w:customXmlInsRangeStart w:id="277" w:author="Keene-Snickers,Lexi" w:date="2025-08-05T14:53:00Z"/>
        </w:sdtContent>
      </w:sdt>
      <w:customXmlInsRangeEnd w:id="277"/>
      <w:ins w:id="278" w:author="Keene-Snickers,Lexi" w:date="2025-08-05T14:53:00Z" w16du:dateUtc="2025-08-05T13:53:00Z">
        <w:r>
          <w:rPr>
            <w:rFonts w:ascii="Arial" w:eastAsia="Times New Roman" w:hAnsi="Arial" w:cs="Arial"/>
            <w:color w:val="000000"/>
            <w:kern w:val="0"/>
            <w:sz w:val="22"/>
            <w:szCs w:val="22"/>
            <w14:ligatures w14:val="none"/>
          </w:rPr>
          <w:t xml:space="preserve">. IQ-TREE parameters </w:t>
        </w:r>
        <w:proofErr w:type="gramStart"/>
        <w:r>
          <w:rPr>
            <w:rFonts w:ascii="Arial" w:eastAsia="Times New Roman" w:hAnsi="Arial" w:cs="Arial"/>
            <w:color w:val="000000"/>
            <w:kern w:val="0"/>
            <w:sz w:val="22"/>
            <w:szCs w:val="22"/>
            <w14:ligatures w14:val="none"/>
          </w:rPr>
          <w:t>were:</w:t>
        </w:r>
        <w:proofErr w:type="gramEnd"/>
        <w:r>
          <w:rPr>
            <w:rFonts w:ascii="Arial" w:eastAsia="Times New Roman" w:hAnsi="Arial" w:cs="Arial"/>
            <w:color w:val="000000"/>
            <w:kern w:val="0"/>
            <w:sz w:val="22"/>
            <w:szCs w:val="22"/>
            <w14:ligatures w14:val="none"/>
          </w:rPr>
          <w:t xml:space="preserve"> </w:t>
        </w:r>
        <w:r w:rsidRPr="006264D3">
          <w:rPr>
            <w:rFonts w:ascii="Arial" w:hAnsi="Arial" w:cs="Arial"/>
            <w:color w:val="000000" w:themeColor="text1"/>
            <w:kern w:val="0"/>
            <w:sz w:val="22"/>
            <w:szCs w:val="22"/>
          </w:rPr>
          <w:t xml:space="preserve">singularity exec iqtree:2.3.6--h503566f_1 iqtree2 -s </w:t>
        </w:r>
        <w:proofErr w:type="spellStart"/>
        <w:r>
          <w:rPr>
            <w:rFonts w:ascii="Arial" w:hAnsi="Arial" w:cs="Arial"/>
            <w:color w:val="000000" w:themeColor="text1"/>
            <w:kern w:val="0"/>
            <w:sz w:val="22"/>
            <w:szCs w:val="22"/>
          </w:rPr>
          <w:t>fasta_</w:t>
        </w:r>
        <w:proofErr w:type="gramStart"/>
        <w:r>
          <w:rPr>
            <w:rFonts w:ascii="Arial" w:hAnsi="Arial" w:cs="Arial"/>
            <w:color w:val="000000" w:themeColor="text1"/>
            <w:kern w:val="0"/>
            <w:sz w:val="22"/>
            <w:szCs w:val="22"/>
          </w:rPr>
          <w:t>file</w:t>
        </w:r>
        <w:proofErr w:type="spellEnd"/>
        <w:r w:rsidRPr="006264D3">
          <w:rPr>
            <w:rFonts w:ascii="Arial" w:hAnsi="Arial" w:cs="Arial"/>
            <w:color w:val="000000" w:themeColor="text1"/>
            <w:kern w:val="0"/>
            <w:sz w:val="22"/>
            <w:szCs w:val="22"/>
          </w:rPr>
          <w:t xml:space="preserve"> </w:t>
        </w:r>
        <w:r>
          <w:rPr>
            <w:rFonts w:ascii="Arial" w:hAnsi="Arial" w:cs="Arial"/>
            <w:color w:val="000000" w:themeColor="text1"/>
            <w:kern w:val="0"/>
            <w:sz w:val="22"/>
            <w:szCs w:val="22"/>
          </w:rPr>
          <w:t xml:space="preserve"> </w:t>
        </w:r>
        <w:r w:rsidRPr="006264D3">
          <w:rPr>
            <w:rFonts w:ascii="Arial" w:hAnsi="Arial" w:cs="Arial"/>
            <w:color w:val="000000" w:themeColor="text1"/>
            <w:kern w:val="0"/>
            <w:sz w:val="22"/>
            <w:szCs w:val="22"/>
          </w:rPr>
          <w:t>-</w:t>
        </w:r>
        <w:proofErr w:type="gramEnd"/>
        <w:r w:rsidRPr="006264D3">
          <w:rPr>
            <w:rFonts w:ascii="Arial" w:hAnsi="Arial" w:cs="Arial"/>
            <w:color w:val="000000" w:themeColor="text1"/>
            <w:kern w:val="0"/>
            <w:sz w:val="22"/>
            <w:szCs w:val="22"/>
          </w:rPr>
          <w:t>T AUTO --mem 33% -B 1000 -</w:t>
        </w:r>
        <w:proofErr w:type="spellStart"/>
        <w:r w:rsidRPr="006264D3">
          <w:rPr>
            <w:rFonts w:ascii="Arial" w:hAnsi="Arial" w:cs="Arial"/>
            <w:color w:val="000000" w:themeColor="text1"/>
            <w:kern w:val="0"/>
            <w:sz w:val="22"/>
            <w:szCs w:val="22"/>
          </w:rPr>
          <w:t>alrt</w:t>
        </w:r>
        <w:proofErr w:type="spellEnd"/>
        <w:r w:rsidRPr="006264D3">
          <w:rPr>
            <w:rFonts w:ascii="Arial" w:hAnsi="Arial" w:cs="Arial"/>
            <w:color w:val="000000" w:themeColor="text1"/>
            <w:kern w:val="0"/>
            <w:sz w:val="22"/>
            <w:szCs w:val="22"/>
          </w:rPr>
          <w:t xml:space="preserve"> 1000</w:t>
        </w:r>
        <w:r>
          <w:rPr>
            <w:rFonts w:ascii="Arial" w:eastAsia="Times New Roman" w:hAnsi="Arial" w:cs="Arial"/>
            <w:color w:val="000000"/>
            <w:kern w:val="0"/>
            <w:sz w:val="22"/>
            <w:szCs w:val="22"/>
            <w14:ligatures w14:val="none"/>
          </w:rPr>
          <w:t xml:space="preserve">. </w:t>
        </w:r>
        <w:proofErr w:type="spellStart"/>
        <w:r>
          <w:rPr>
            <w:rFonts w:ascii="Arial" w:eastAsia="Times New Roman" w:hAnsi="Arial" w:cs="Arial"/>
            <w:color w:val="000000"/>
            <w:kern w:val="0"/>
            <w:sz w:val="22"/>
            <w:szCs w:val="22"/>
            <w14:ligatures w14:val="none"/>
          </w:rPr>
          <w:t>iTol</w:t>
        </w:r>
        <w:proofErr w:type="spellEnd"/>
        <w:r>
          <w:rPr>
            <w:rFonts w:ascii="Arial" w:eastAsia="Times New Roman" w:hAnsi="Arial" w:cs="Arial"/>
            <w:color w:val="000000"/>
            <w:kern w:val="0"/>
            <w:sz w:val="22"/>
            <w:szCs w:val="22"/>
            <w14:ligatures w14:val="none"/>
          </w:rPr>
          <w:t xml:space="preserve"> was used for tree visualization</w:t>
        </w:r>
      </w:ins>
      <w:customXmlInsRangeStart w:id="279"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ZTVmNjA4YTYtMzMyMi00MGEzLTlkOGItNzg3MGZiZDM1MWI5IiwicHJvcGVydGllcyI6eyJub3RlSW5kZXgiOjB9LCJpc0VkaXRlZCI6ZmFsc2UsIm1hbnVhbE92ZXJyaWRlIjp7ImlzTWFudWFsbHlPdmVycmlkZGVuIjpmYWxzZSwiY2l0ZXByb2NUZXh0IjoiPHN1cD4yO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
          <w:id w:val="-1494027635"/>
          <w:placeholder>
            <w:docPart w:val="5B6710D33600B649BB063B047C198B8B"/>
          </w:placeholder>
        </w:sdtPr>
        <w:sdtContent>
          <w:customXmlInsRangeEnd w:id="279"/>
          <w:ins w:id="280"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29</w:t>
            </w:r>
          </w:ins>
          <w:del w:id="281"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29</w:delText>
            </w:r>
          </w:del>
          <w:customXmlInsRangeStart w:id="282" w:author="Keene-Snickers,Lexi" w:date="2025-08-05T14:53:00Z"/>
        </w:sdtContent>
      </w:sdt>
      <w:customXmlInsRangeEnd w:id="282"/>
      <w:ins w:id="283" w:author="Keene-Snickers,Lexi" w:date="2025-08-05T14:53:00Z" w16du:dateUtc="2025-08-05T13:53:00Z">
        <w:r>
          <w:rPr>
            <w:rFonts w:ascii="Arial" w:eastAsia="Times New Roman" w:hAnsi="Arial" w:cs="Arial"/>
            <w:color w:val="000000"/>
            <w:kern w:val="0"/>
            <w:sz w:val="22"/>
            <w:szCs w:val="22"/>
            <w14:ligatures w14:val="none"/>
          </w:rPr>
          <w:t xml:space="preserve">. Trees were midpoint rooted. Bootstrap support values at large branches were retained. </w:t>
        </w:r>
      </w:ins>
    </w:p>
    <w:p w14:paraId="49E5E068" w14:textId="77777777" w:rsidR="0040686D" w:rsidRDefault="0040686D" w:rsidP="0040686D">
      <w:pPr>
        <w:spacing w:line="360" w:lineRule="auto"/>
        <w:rPr>
          <w:ins w:id="284" w:author="Keene-Snickers,Lexi" w:date="2025-08-05T14:53:00Z" w16du:dateUtc="2025-08-05T13:53:00Z"/>
          <w:rFonts w:ascii="Arial" w:eastAsia="Times New Roman" w:hAnsi="Arial" w:cs="Arial"/>
          <w:kern w:val="0"/>
          <w:sz w:val="22"/>
          <w:szCs w:val="22"/>
          <w14:ligatures w14:val="none"/>
        </w:rPr>
      </w:pPr>
    </w:p>
    <w:p w14:paraId="12DED8D7" w14:textId="4FD27113" w:rsidR="0040686D" w:rsidRDefault="0040686D" w:rsidP="0040686D">
      <w:pPr>
        <w:spacing w:line="360" w:lineRule="auto"/>
        <w:rPr>
          <w:ins w:id="285" w:author="Keene-Snickers,Lexi" w:date="2025-08-05T14:53:00Z" w16du:dateUtc="2025-08-05T13:53:00Z"/>
          <w:rFonts w:ascii="Arial" w:eastAsia="Times New Roman" w:hAnsi="Arial" w:cs="Arial"/>
          <w:kern w:val="0"/>
          <w:sz w:val="22"/>
          <w:szCs w:val="22"/>
          <w14:ligatures w14:val="none"/>
        </w:rPr>
      </w:pPr>
      <w:ins w:id="286" w:author="Keene-Snickers,Lexi" w:date="2025-08-05T14:53:00Z" w16du:dateUtc="2025-08-05T13:53:00Z">
        <w:r w:rsidRPr="00E97611">
          <w:rPr>
            <w:rFonts w:ascii="Arial" w:eastAsia="Times New Roman" w:hAnsi="Arial" w:cs="Arial"/>
            <w:i/>
            <w:iCs/>
            <w:kern w:val="0"/>
            <w:sz w:val="22"/>
            <w:szCs w:val="22"/>
            <w14:ligatures w14:val="none"/>
          </w:rPr>
          <w:t>Selection analysis:</w:t>
        </w:r>
        <w:r>
          <w:rPr>
            <w:rFonts w:ascii="Arial" w:eastAsia="Times New Roman" w:hAnsi="Arial" w:cs="Arial"/>
            <w:kern w:val="0"/>
            <w:sz w:val="22"/>
            <w:szCs w:val="22"/>
            <w14:ligatures w14:val="none"/>
          </w:rPr>
          <w:t xml:space="preserve"> We used the Fixed Effects Likelihood model described by </w:t>
        </w:r>
        <w:proofErr w:type="spellStart"/>
        <w:r w:rsidRPr="00872C85">
          <w:rPr>
            <w:rFonts w:ascii="Arial" w:eastAsia="Times New Roman" w:hAnsi="Arial" w:cs="Arial"/>
            <w:kern w:val="0"/>
            <w:sz w:val="22"/>
            <w:szCs w:val="22"/>
            <w14:ligatures w14:val="none"/>
          </w:rPr>
          <w:t>Kosakovsky</w:t>
        </w:r>
        <w:proofErr w:type="spellEnd"/>
        <w:del w:id="287" w:author="Stenglein,Mark" w:date="2025-07-28T15:11:00Z" w16du:dateUtc="2025-07-28T21:11:00Z">
          <w:r w:rsidDel="00872C85">
            <w:rPr>
              <w:rFonts w:ascii="Arial" w:eastAsia="Times New Roman" w:hAnsi="Arial" w:cs="Arial"/>
              <w:kern w:val="0"/>
              <w:sz w:val="22"/>
              <w:szCs w:val="22"/>
              <w14:ligatures w14:val="none"/>
            </w:rPr>
            <w:delText>Kosakovsk-</w:delText>
          </w:r>
        </w:del>
        <w:r>
          <w:rPr>
            <w:rFonts w:ascii="Arial" w:eastAsia="Times New Roman" w:hAnsi="Arial" w:cs="Arial"/>
            <w:kern w:val="0"/>
            <w:sz w:val="22"/>
            <w:szCs w:val="22"/>
            <w14:ligatures w14:val="none"/>
          </w:rPr>
          <w:t xml:space="preserve"> Pond and Frost</w:t>
        </w:r>
      </w:ins>
      <w:customXmlInsRangeStart w:id="288"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OWMxYjRjYmItMTFkNC00ZThkLTk3NWEtODcwOWYwMzYxNTl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2003955173"/>
          <w:placeholder>
            <w:docPart w:val="5B6710D33600B649BB063B047C198B8B"/>
          </w:placeholder>
        </w:sdtPr>
        <w:sdtContent>
          <w:customXmlInsRangeEnd w:id="288"/>
          <w:ins w:id="289"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30</w:t>
            </w:r>
          </w:ins>
          <w:del w:id="290"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30</w:delText>
            </w:r>
          </w:del>
          <w:customXmlInsRangeStart w:id="291" w:author="Keene-Snickers,Lexi" w:date="2025-08-05T14:53:00Z"/>
        </w:sdtContent>
      </w:sdt>
      <w:customXmlInsRangeEnd w:id="291"/>
      <w:ins w:id="292" w:author="Keene-Snickers,Lexi" w:date="2025-08-05T14:53:00Z" w16du:dateUtc="2025-08-05T13:53:00Z">
        <w:r>
          <w:rPr>
            <w:rFonts w:ascii="Arial" w:eastAsia="Times New Roman" w:hAnsi="Arial" w:cs="Arial"/>
            <w:color w:val="000000"/>
            <w:kern w:val="0"/>
            <w:sz w:val="22"/>
            <w:szCs w:val="22"/>
            <w14:ligatures w14:val="none"/>
          </w:rPr>
          <w:t xml:space="preserve">. This analysis was run on </w:t>
        </w:r>
        <w:proofErr w:type="spellStart"/>
        <w:r>
          <w:rPr>
            <w:rFonts w:ascii="Arial" w:eastAsia="Times New Roman" w:hAnsi="Arial" w:cs="Arial"/>
            <w:color w:val="000000"/>
            <w:kern w:val="0"/>
            <w:sz w:val="22"/>
            <w:szCs w:val="22"/>
            <w14:ligatures w14:val="none"/>
          </w:rPr>
          <w:t>Datamonkey</w:t>
        </w:r>
        <w:proofErr w:type="spellEnd"/>
        <w:r>
          <w:rPr>
            <w:rFonts w:ascii="Arial" w:eastAsia="Times New Roman" w:hAnsi="Arial" w:cs="Arial"/>
            <w:color w:val="000000"/>
            <w:kern w:val="0"/>
            <w:sz w:val="22"/>
            <w:szCs w:val="22"/>
            <w14:ligatures w14:val="none"/>
          </w:rPr>
          <w:t xml:space="preserve"> with the </w:t>
        </w:r>
        <w:proofErr w:type="spellStart"/>
        <w:r>
          <w:rPr>
            <w:rFonts w:ascii="Arial" w:eastAsia="Times New Roman" w:hAnsi="Arial" w:cs="Arial"/>
            <w:color w:val="000000"/>
            <w:kern w:val="0"/>
            <w:sz w:val="22"/>
            <w:szCs w:val="22"/>
            <w14:ligatures w14:val="none"/>
          </w:rPr>
          <w:t>HyPhy</w:t>
        </w:r>
        <w:proofErr w:type="spellEnd"/>
        <w:r>
          <w:rPr>
            <w:rFonts w:ascii="Arial" w:eastAsia="Times New Roman" w:hAnsi="Arial" w:cs="Arial"/>
            <w:color w:val="000000"/>
            <w:kern w:val="0"/>
            <w:sz w:val="22"/>
            <w:szCs w:val="22"/>
            <w14:ligatures w14:val="none"/>
          </w:rPr>
          <w:t xml:space="preserve"> application</w:t>
        </w:r>
      </w:ins>
      <w:customXmlInsRangeStart w:id="293"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Y2UzZWIxMzgtNzY3MC00YzBlLWJmNTgtN2IxNTM2ZWE4YTdkIiwicHJvcGVydGllcyI6eyJub3RlSW5kZXgiOjB9LCJpc0VkaXRlZCI6ZmFsc2UsIm1hbnVhbE92ZXJyaWRlIjp7ImlzTWFudWFsbHlPdmVycmlkZGVuIjpmYWxzZSwiY2l0ZXByb2NUZXh0IjoiPHN1cD4zMSwzMj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
          <w:id w:val="-582604618"/>
          <w:placeholder>
            <w:docPart w:val="5B6710D33600B649BB063B047C198B8B"/>
          </w:placeholder>
        </w:sdtPr>
        <w:sdtContent>
          <w:customXmlInsRangeEnd w:id="293"/>
          <w:ins w:id="294"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31,32</w:t>
            </w:r>
          </w:ins>
          <w:del w:id="295"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31,32</w:delText>
            </w:r>
          </w:del>
          <w:customXmlInsRangeStart w:id="296" w:author="Keene-Snickers,Lexi" w:date="2025-08-05T14:53:00Z"/>
        </w:sdtContent>
      </w:sdt>
      <w:customXmlInsRangeEnd w:id="296"/>
      <w:ins w:id="297" w:author="Keene-Snickers,Lexi" w:date="2025-08-05T14:53:00Z" w16du:dateUtc="2025-08-05T13:53:00Z">
        <w:r>
          <w:rPr>
            <w:rFonts w:ascii="Arial" w:eastAsia="Times New Roman" w:hAnsi="Arial" w:cs="Arial"/>
            <w:color w:val="000000"/>
            <w:kern w:val="0"/>
            <w:sz w:val="22"/>
            <w:szCs w:val="22"/>
            <w14:ligatures w14:val="none"/>
          </w:rPr>
          <w:t xml:space="preserve">. </w:t>
        </w:r>
      </w:ins>
    </w:p>
    <w:p w14:paraId="0A316888" w14:textId="77777777" w:rsidR="0040686D" w:rsidRDefault="0040686D" w:rsidP="0040686D">
      <w:pPr>
        <w:spacing w:line="360" w:lineRule="auto"/>
        <w:rPr>
          <w:ins w:id="298" w:author="Keene-Snickers,Lexi" w:date="2025-08-05T14:53:00Z" w16du:dateUtc="2025-08-05T13:53:00Z"/>
          <w:rFonts w:ascii="Arial" w:eastAsia="Times New Roman" w:hAnsi="Arial" w:cs="Arial"/>
          <w:kern w:val="0"/>
          <w:sz w:val="22"/>
          <w:szCs w:val="22"/>
          <w14:ligatures w14:val="none"/>
        </w:rPr>
      </w:pPr>
    </w:p>
    <w:p w14:paraId="2483D444" w14:textId="08A9C0FA" w:rsidR="0040686D" w:rsidRPr="0019112A" w:rsidRDefault="0040686D" w:rsidP="0040686D">
      <w:pPr>
        <w:spacing w:line="360" w:lineRule="auto"/>
        <w:rPr>
          <w:ins w:id="299" w:author="Keene-Snickers,Lexi" w:date="2025-08-05T14:53:00Z" w16du:dateUtc="2025-08-05T13:53:00Z"/>
          <w:rFonts w:ascii="Arial" w:eastAsia="Times New Roman" w:hAnsi="Arial" w:cs="Arial"/>
          <w:kern w:val="0"/>
          <w:sz w:val="22"/>
          <w:szCs w:val="22"/>
          <w14:ligatures w14:val="none"/>
        </w:rPr>
      </w:pPr>
      <w:ins w:id="300" w:author="Keene-Snickers,Lexi" w:date="2025-08-05T14:53:00Z" w16du:dateUtc="2025-08-05T13:53:00Z">
        <w:r w:rsidRPr="003901C3">
          <w:rPr>
            <w:rFonts w:ascii="Arial" w:eastAsia="Times New Roman" w:hAnsi="Arial" w:cs="Arial"/>
            <w:i/>
            <w:iCs/>
            <w:kern w:val="0"/>
            <w:sz w:val="22"/>
            <w:szCs w:val="22"/>
            <w14:ligatures w14:val="none"/>
          </w:rPr>
          <w:t>Recombinant detection analysis:</w:t>
        </w:r>
        <w:r>
          <w:rPr>
            <w:rFonts w:ascii="Arial" w:eastAsia="Times New Roman" w:hAnsi="Arial" w:cs="Arial"/>
            <w:kern w:val="0"/>
            <w:sz w:val="22"/>
            <w:szCs w:val="22"/>
            <w14:ligatures w14:val="none"/>
          </w:rPr>
          <w:t xml:space="preserve"> We used the Recombination Detection Program</w:t>
        </w:r>
      </w:ins>
      <w:customXmlInsRangeStart w:id="301"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YWU0ZGFjMTMtYTZiZi00ZWMyLWFkNGItYmNjMjcyNjI0ZWI5IiwicHJvcGVydGllcyI6eyJub3RlSW5kZXgiOjB9LCJpc0VkaXRlZCI6ZmFsc2UsIm1hbnVhbE92ZXJyaWRlIjp7ImlzTWFudWFsbHlPdmVycmlkZGVuIjpmYWxzZSwiY2l0ZXByb2NUZXh0IjoiPHN1cD4zMywzND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
          <w:id w:val="353234616"/>
          <w:placeholder>
            <w:docPart w:val="5B6710D33600B649BB063B047C198B8B"/>
          </w:placeholder>
        </w:sdtPr>
        <w:sdtContent>
          <w:customXmlInsRangeEnd w:id="301"/>
          <w:ins w:id="302"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33,34</w:t>
            </w:r>
          </w:ins>
          <w:del w:id="303"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33,34</w:delText>
            </w:r>
          </w:del>
          <w:customXmlInsRangeStart w:id="304" w:author="Keene-Snickers,Lexi" w:date="2025-08-05T14:53:00Z"/>
        </w:sdtContent>
      </w:sdt>
      <w:customXmlInsRangeEnd w:id="304"/>
      <w:ins w:id="305" w:author="Keene-Snickers,Lexi" w:date="2025-08-05T14:53:00Z" w16du:dateUtc="2025-08-05T13:53:00Z">
        <w:r>
          <w:rPr>
            <w:rFonts w:ascii="Arial" w:eastAsia="Times New Roman" w:hAnsi="Arial" w:cs="Arial"/>
            <w:color w:val="000000"/>
            <w:kern w:val="0"/>
            <w:sz w:val="22"/>
            <w:szCs w:val="22"/>
            <w14:ligatures w14:val="none"/>
          </w:rPr>
          <w:t xml:space="preserve"> to evaluate alignments for evidence of recombination. This tool identified one candidate recombination event in chaq virus and another in galbut virus RNA 3. We visualized the pairwise </w:t>
        </w:r>
        <w:r>
          <w:rPr>
            <w:rFonts w:ascii="Arial" w:eastAsia="Times New Roman" w:hAnsi="Arial" w:cs="Arial"/>
            <w:color w:val="000000"/>
            <w:kern w:val="0"/>
            <w:sz w:val="22"/>
            <w:szCs w:val="22"/>
            <w14:ligatures w14:val="none"/>
          </w:rPr>
          <w:lastRenderedPageBreak/>
          <w:t xml:space="preserve">percent identity between the candidate recombination events. This visualization led us to conclude that the chaq virus recombinant was the result of a chimera of two partial chaq virus sequences. We were unable to recover a coding complete sequence of these sequences. Inspection of pairwise alignments of the potential RNA 3 recombination event was not convincing. The similarity between the recombination regions could be explained by natural variations in similarity. </w:t>
        </w:r>
      </w:ins>
    </w:p>
    <w:p w14:paraId="70730AA5" w14:textId="77777777" w:rsidR="0040686D" w:rsidRDefault="0040686D" w:rsidP="0040686D">
      <w:pPr>
        <w:spacing w:line="360" w:lineRule="auto"/>
        <w:rPr>
          <w:ins w:id="306" w:author="Keene-Snickers,Lexi" w:date="2025-08-05T14:53:00Z" w16du:dateUtc="2025-08-05T13:53:00Z"/>
          <w:rFonts w:ascii="Arial" w:eastAsia="Times New Roman" w:hAnsi="Arial" w:cs="Arial"/>
          <w:kern w:val="0"/>
          <w:sz w:val="22"/>
          <w:szCs w:val="22"/>
          <w14:ligatures w14:val="none"/>
        </w:rPr>
      </w:pPr>
    </w:p>
    <w:p w14:paraId="2236E84F" w14:textId="30BF288C" w:rsidR="0040686D" w:rsidRPr="0040686D" w:rsidRDefault="0040686D">
      <w:pPr>
        <w:spacing w:line="360" w:lineRule="auto"/>
        <w:rPr>
          <w:rFonts w:ascii="Arial" w:eastAsia="Times New Roman" w:hAnsi="Arial" w:cs="Arial"/>
          <w:kern w:val="0"/>
          <w:sz w:val="22"/>
          <w:szCs w:val="22"/>
          <w14:ligatures w14:val="none"/>
        </w:rPr>
        <w:pPrChange w:id="307" w:author="Keene-Snickers,Lexi" w:date="2025-08-05T14:50:00Z" w16du:dateUtc="2025-08-05T13:50:00Z">
          <w:pPr>
            <w:spacing w:line="360" w:lineRule="auto"/>
            <w:ind w:firstLine="720"/>
          </w:pPr>
        </w:pPrChange>
      </w:pPr>
      <w:proofErr w:type="spellStart"/>
      <w:ins w:id="308" w:author="Keene-Snickers,Lexi" w:date="2025-08-05T14:53:00Z" w16du:dateUtc="2025-08-05T13:53:00Z">
        <w:r w:rsidRPr="00076A67">
          <w:rPr>
            <w:rFonts w:ascii="Arial" w:eastAsia="Times New Roman" w:hAnsi="Arial" w:cs="Arial"/>
            <w:i/>
            <w:iCs/>
            <w:kern w:val="0"/>
            <w:sz w:val="22"/>
            <w:szCs w:val="22"/>
            <w14:ligatures w14:val="none"/>
          </w:rPr>
          <w:t>Cophylogeny</w:t>
        </w:r>
        <w:proofErr w:type="spellEnd"/>
        <w:r w:rsidRPr="00076A67">
          <w:rPr>
            <w:rFonts w:ascii="Arial" w:eastAsia="Times New Roman" w:hAnsi="Arial" w:cs="Arial"/>
            <w:i/>
            <w:iCs/>
            <w:kern w:val="0"/>
            <w:sz w:val="22"/>
            <w:szCs w:val="22"/>
            <w14:ligatures w14:val="none"/>
          </w:rPr>
          <w:t xml:space="preserve"> analysis</w:t>
        </w:r>
        <w:r>
          <w:rPr>
            <w:rFonts w:ascii="Arial" w:eastAsia="Times New Roman" w:hAnsi="Arial" w:cs="Arial"/>
            <w:kern w:val="0"/>
            <w:sz w:val="22"/>
            <w:szCs w:val="22"/>
            <w14:ligatures w14:val="none"/>
          </w:rPr>
          <w:t xml:space="preserve">: </w:t>
        </w:r>
        <w:proofErr w:type="spellStart"/>
        <w:r>
          <w:rPr>
            <w:rFonts w:ascii="Arial" w:eastAsia="Times New Roman" w:hAnsi="Arial" w:cs="Arial"/>
            <w:kern w:val="0"/>
            <w:sz w:val="22"/>
            <w:szCs w:val="22"/>
            <w14:ligatures w14:val="none"/>
          </w:rPr>
          <w:t>Tanglegrams</w:t>
        </w:r>
        <w:proofErr w:type="spellEnd"/>
        <w:r>
          <w:rPr>
            <w:rFonts w:ascii="Arial" w:eastAsia="Times New Roman" w:hAnsi="Arial" w:cs="Arial"/>
            <w:kern w:val="0"/>
            <w:sz w:val="22"/>
            <w:szCs w:val="22"/>
            <w14:ligatures w14:val="none"/>
          </w:rPr>
          <w:t xml:space="preserve"> were generated in R/RStudio using the </w:t>
        </w:r>
        <w:proofErr w:type="spellStart"/>
        <w:r>
          <w:rPr>
            <w:rFonts w:ascii="Arial" w:eastAsia="Times New Roman" w:hAnsi="Arial" w:cs="Arial"/>
            <w:kern w:val="0"/>
            <w:sz w:val="22"/>
            <w:szCs w:val="22"/>
            <w14:ligatures w14:val="none"/>
          </w:rPr>
          <w:t>phytools</w:t>
        </w:r>
        <w:proofErr w:type="spellEnd"/>
        <w:r>
          <w:rPr>
            <w:rFonts w:ascii="Arial" w:eastAsia="Times New Roman" w:hAnsi="Arial" w:cs="Arial"/>
            <w:kern w:val="0"/>
            <w:sz w:val="22"/>
            <w:szCs w:val="22"/>
            <w14:ligatures w14:val="none"/>
          </w:rPr>
          <w:t xml:space="preserve"> and ape packages</w:t>
        </w:r>
      </w:ins>
      <w:customXmlInsRangeStart w:id="309" w:author="Keene-Snickers,Lexi" w:date="2025-08-05T14:53:00Z"/>
      <w:sdt>
        <w:sdtPr>
          <w:rPr>
            <w:rFonts w:ascii="Arial" w:eastAsia="Times New Roman" w:hAnsi="Arial" w:cs="Arial"/>
            <w:color w:val="000000"/>
            <w:kern w:val="0"/>
            <w:sz w:val="22"/>
            <w:szCs w:val="22"/>
            <w:vertAlign w:val="superscript"/>
            <w14:ligatures w14:val="none"/>
          </w:rPr>
          <w:tag w:val="MENDELEY_CITATION_v3_eyJjaXRhdGlvbklEIjoiTUVOREVMRVlfQ0lUQVRJT05fMjQ0ODM2ZTEtOTQ3NS00MDE3LTkxZjItM2U1ZTc3NDljYjZmIiwicHJvcGVydGllcyI6eyJub3RlSW5kZXgiOjB9LCJpc0VkaXRlZCI6ZmFsc2UsIm1hbnVhbE92ZXJyaWRlIjp7ImlzTWFudWFsbHlPdmVycmlkZGVuIjpmYWxzZSwiY2l0ZXByb2NUZXh0IjoiPHN1cD4zNSwzNj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
          <w:id w:val="-2111496426"/>
          <w:placeholder>
            <w:docPart w:val="5B6710D33600B649BB063B047C198B8B"/>
          </w:placeholder>
        </w:sdtPr>
        <w:sdtContent>
          <w:customXmlInsRangeEnd w:id="309"/>
          <w:ins w:id="310" w:author="Keene-Snickers,Lexi" w:date="2025-08-08T16:10:00Z" w16du:dateUtc="2025-08-08T15:10:00Z">
            <w:r w:rsidR="003504EF" w:rsidRPr="003504EF">
              <w:rPr>
                <w:rFonts w:ascii="Arial" w:eastAsia="Times New Roman" w:hAnsi="Arial" w:cs="Arial"/>
                <w:color w:val="000000"/>
                <w:kern w:val="0"/>
                <w:sz w:val="22"/>
                <w:szCs w:val="22"/>
                <w:vertAlign w:val="superscript"/>
                <w14:ligatures w14:val="none"/>
              </w:rPr>
              <w:t>35,36</w:t>
            </w:r>
          </w:ins>
          <w:del w:id="311" w:author="Keene-Snickers,Lexi" w:date="2025-08-08T16:10:00Z" w16du:dateUtc="2025-08-08T15:10:00Z">
            <w:r w:rsidR="003504EF" w:rsidRPr="003504EF" w:rsidDel="003504EF">
              <w:rPr>
                <w:rFonts w:ascii="Arial" w:eastAsia="Times New Roman" w:hAnsi="Arial" w:cs="Arial"/>
                <w:color w:val="000000"/>
                <w:kern w:val="0"/>
                <w:sz w:val="22"/>
                <w:szCs w:val="22"/>
                <w:vertAlign w:val="superscript"/>
                <w14:ligatures w14:val="none"/>
              </w:rPr>
              <w:delText>35,36</w:delText>
            </w:r>
          </w:del>
          <w:customXmlInsRangeStart w:id="312" w:author="Keene-Snickers,Lexi" w:date="2025-08-05T14:53:00Z"/>
        </w:sdtContent>
      </w:sdt>
      <w:customXmlInsRangeEnd w:id="312"/>
      <w:ins w:id="313" w:author="Keene-Snickers,Lexi" w:date="2025-08-05T14:53:00Z" w16du:dateUtc="2025-08-05T13:53:00Z">
        <w:r>
          <w:rPr>
            <w:rFonts w:ascii="Arial" w:eastAsia="Times New Roman" w:hAnsi="Arial" w:cs="Arial"/>
            <w:kern w:val="0"/>
            <w:sz w:val="22"/>
            <w:szCs w:val="22"/>
            <w14:ligatures w14:val="none"/>
          </w:rPr>
          <w:t>. Branches shorter than 0.001 were turned into polytomies to avoid false positive signals of reassortment from short branches.</w:t>
        </w:r>
      </w:ins>
    </w:p>
    <w:p w14:paraId="57A42F58" w14:textId="77777777" w:rsidR="00F40749" w:rsidRDefault="00F40749" w:rsidP="00081385">
      <w:pPr>
        <w:spacing w:line="360" w:lineRule="auto"/>
        <w:rPr>
          <w:rFonts w:ascii="Arial" w:hAnsi="Arial" w:cs="Arial"/>
          <w:sz w:val="22"/>
          <w:szCs w:val="22"/>
        </w:rPr>
      </w:pPr>
    </w:p>
    <w:p w14:paraId="1A2AE373" w14:textId="4203B846" w:rsidR="00006799" w:rsidRPr="00006799" w:rsidRDefault="005B2FB6" w:rsidP="00081385">
      <w:pPr>
        <w:spacing w:line="360" w:lineRule="auto"/>
        <w:rPr>
          <w:rFonts w:ascii="Arial" w:hAnsi="Arial" w:cs="Arial"/>
          <w:b/>
          <w:bCs/>
          <w:sz w:val="22"/>
          <w:szCs w:val="22"/>
        </w:rPr>
      </w:pPr>
      <w:r>
        <w:rPr>
          <w:rFonts w:ascii="Arial" w:hAnsi="Arial" w:cs="Arial"/>
          <w:b/>
          <w:bCs/>
          <w:sz w:val="22"/>
          <w:szCs w:val="22"/>
        </w:rPr>
        <w:t>RESULTS</w:t>
      </w:r>
    </w:p>
    <w:p w14:paraId="544E06FA" w14:textId="77777777" w:rsidR="00006799" w:rsidRDefault="00006799" w:rsidP="00081385">
      <w:pPr>
        <w:spacing w:line="360" w:lineRule="auto"/>
        <w:rPr>
          <w:rFonts w:ascii="Arial" w:hAnsi="Arial" w:cs="Arial"/>
          <w:sz w:val="22"/>
          <w:szCs w:val="22"/>
        </w:rPr>
      </w:pPr>
    </w:p>
    <w:p w14:paraId="094BCBED" w14:textId="18D42F00" w:rsidR="005B2FB6" w:rsidRPr="006264D3" w:rsidRDefault="005B2FB6" w:rsidP="00081385">
      <w:pPr>
        <w:spacing w:line="360" w:lineRule="auto"/>
        <w:rPr>
          <w:rFonts w:ascii="Arial" w:hAnsi="Arial" w:cs="Arial"/>
          <w:b/>
          <w:bCs/>
          <w:strike/>
          <w:sz w:val="22"/>
          <w:szCs w:val="22"/>
        </w:rPr>
      </w:pPr>
      <w:r w:rsidRPr="005B2FB6">
        <w:rPr>
          <w:rFonts w:ascii="Arial" w:hAnsi="Arial" w:cs="Arial"/>
          <w:b/>
          <w:bCs/>
          <w:sz w:val="22"/>
          <w:szCs w:val="22"/>
        </w:rPr>
        <w:t>Ga</w:t>
      </w:r>
      <w:r w:rsidR="00167261">
        <w:rPr>
          <w:rFonts w:ascii="Arial" w:hAnsi="Arial" w:cs="Arial"/>
          <w:b/>
          <w:bCs/>
          <w:sz w:val="22"/>
          <w:szCs w:val="22"/>
        </w:rPr>
        <w:t xml:space="preserve">lbut virus </w:t>
      </w:r>
      <w:r w:rsidR="00EC36E5">
        <w:rPr>
          <w:rFonts w:ascii="Arial" w:hAnsi="Arial" w:cs="Arial"/>
          <w:b/>
          <w:bCs/>
          <w:sz w:val="22"/>
          <w:szCs w:val="22"/>
        </w:rPr>
        <w:t xml:space="preserve">prevalence </w:t>
      </w:r>
      <w:r w:rsidR="009723A9">
        <w:rPr>
          <w:rFonts w:ascii="Arial" w:hAnsi="Arial" w:cs="Arial"/>
          <w:b/>
          <w:bCs/>
          <w:sz w:val="22"/>
          <w:szCs w:val="22"/>
        </w:rPr>
        <w:t xml:space="preserve">varies by location and time </w:t>
      </w:r>
    </w:p>
    <w:p w14:paraId="2282CDD7" w14:textId="77777777" w:rsidR="005B2FB6" w:rsidRDefault="005B2FB6" w:rsidP="00081385">
      <w:pPr>
        <w:spacing w:line="360" w:lineRule="auto"/>
        <w:rPr>
          <w:rFonts w:ascii="Arial" w:hAnsi="Arial" w:cs="Arial"/>
          <w:sz w:val="22"/>
          <w:szCs w:val="22"/>
        </w:rPr>
      </w:pPr>
    </w:p>
    <w:p w14:paraId="4DD3B83B" w14:textId="04CB6262" w:rsidR="005B2FB6" w:rsidRDefault="005B2FB6" w:rsidP="00081385">
      <w:pPr>
        <w:spacing w:line="360" w:lineRule="auto"/>
        <w:rPr>
          <w:rFonts w:ascii="Arial" w:hAnsi="Arial" w:cs="Arial"/>
          <w:sz w:val="22"/>
          <w:szCs w:val="22"/>
        </w:rPr>
      </w:pPr>
      <w:r>
        <w:rPr>
          <w:rFonts w:ascii="Arial" w:hAnsi="Arial" w:cs="Arial"/>
          <w:sz w:val="22"/>
          <w:szCs w:val="22"/>
        </w:rPr>
        <w:tab/>
        <w:t xml:space="preserve">To </w:t>
      </w:r>
      <w:r w:rsidR="003F10E5">
        <w:rPr>
          <w:rFonts w:ascii="Arial" w:hAnsi="Arial" w:cs="Arial"/>
          <w:sz w:val="22"/>
          <w:szCs w:val="22"/>
        </w:rPr>
        <w:t xml:space="preserve">better </w:t>
      </w:r>
      <w:r>
        <w:rPr>
          <w:rFonts w:ascii="Arial" w:hAnsi="Arial" w:cs="Arial"/>
          <w:sz w:val="22"/>
          <w:szCs w:val="22"/>
        </w:rPr>
        <w:t xml:space="preserve">understand </w:t>
      </w:r>
      <w:r w:rsidR="003F10E5">
        <w:rPr>
          <w:rFonts w:ascii="Arial" w:hAnsi="Arial" w:cs="Arial"/>
          <w:sz w:val="22"/>
          <w:szCs w:val="22"/>
        </w:rPr>
        <w:t xml:space="preserve">galbut virus prevalence and </w:t>
      </w:r>
      <w:r>
        <w:rPr>
          <w:rFonts w:ascii="Arial" w:hAnsi="Arial" w:cs="Arial"/>
          <w:sz w:val="22"/>
          <w:szCs w:val="22"/>
        </w:rPr>
        <w:t>diversity</w:t>
      </w:r>
      <w:r w:rsidR="003F10E5">
        <w:rPr>
          <w:rFonts w:ascii="Arial" w:hAnsi="Arial" w:cs="Arial"/>
          <w:sz w:val="22"/>
          <w:szCs w:val="22"/>
        </w:rPr>
        <w:t xml:space="preserve">, </w:t>
      </w:r>
      <w:r>
        <w:rPr>
          <w:rFonts w:ascii="Arial" w:hAnsi="Arial" w:cs="Arial"/>
          <w:sz w:val="22"/>
          <w:szCs w:val="22"/>
        </w:rPr>
        <w:t xml:space="preserve">we </w:t>
      </w:r>
      <w:r w:rsidR="002C39F6">
        <w:rPr>
          <w:rFonts w:ascii="Arial" w:hAnsi="Arial" w:cs="Arial"/>
          <w:sz w:val="22"/>
          <w:szCs w:val="22"/>
        </w:rPr>
        <w:t xml:space="preserve">sampled </w:t>
      </w:r>
      <w:r>
        <w:rPr>
          <w:rFonts w:ascii="Arial" w:hAnsi="Arial" w:cs="Arial"/>
          <w:sz w:val="22"/>
          <w:szCs w:val="22"/>
        </w:rPr>
        <w:t>flies from</w:t>
      </w:r>
      <w:r w:rsidR="00CA3BA8">
        <w:rPr>
          <w:rFonts w:ascii="Arial" w:hAnsi="Arial" w:cs="Arial"/>
          <w:sz w:val="22"/>
          <w:szCs w:val="22"/>
        </w:rPr>
        <w:t xml:space="preserve"> </w:t>
      </w:r>
      <w:r w:rsidR="00EC36E5">
        <w:rPr>
          <w:rFonts w:ascii="Arial" w:hAnsi="Arial" w:cs="Arial"/>
          <w:sz w:val="22"/>
          <w:szCs w:val="22"/>
        </w:rPr>
        <w:t>nine</w:t>
      </w:r>
      <w:r>
        <w:rPr>
          <w:rFonts w:ascii="Arial" w:hAnsi="Arial" w:cs="Arial"/>
          <w:sz w:val="22"/>
          <w:szCs w:val="22"/>
        </w:rPr>
        <w:t xml:space="preserve"> locations in Larimer County, C</w:t>
      </w:r>
      <w:r w:rsidR="00CC0C29">
        <w:rPr>
          <w:rFonts w:ascii="Arial" w:hAnsi="Arial" w:cs="Arial"/>
          <w:sz w:val="22"/>
          <w:szCs w:val="22"/>
        </w:rPr>
        <w:t xml:space="preserve">olorado, </w:t>
      </w:r>
      <w:r>
        <w:rPr>
          <w:rFonts w:ascii="Arial" w:hAnsi="Arial" w:cs="Arial"/>
          <w:sz w:val="22"/>
          <w:szCs w:val="22"/>
        </w:rPr>
        <w:t xml:space="preserve">and </w:t>
      </w:r>
      <w:r w:rsidR="003F10E5">
        <w:rPr>
          <w:rFonts w:ascii="Arial" w:hAnsi="Arial" w:cs="Arial"/>
          <w:sz w:val="22"/>
          <w:szCs w:val="22"/>
        </w:rPr>
        <w:t>from o</w:t>
      </w:r>
      <w:r>
        <w:rPr>
          <w:rFonts w:ascii="Arial" w:hAnsi="Arial" w:cs="Arial"/>
          <w:sz w:val="22"/>
          <w:szCs w:val="22"/>
        </w:rPr>
        <w:t>ne location</w:t>
      </w:r>
      <w:r w:rsidR="00940E16">
        <w:rPr>
          <w:rFonts w:ascii="Arial" w:hAnsi="Arial" w:cs="Arial"/>
          <w:sz w:val="22"/>
          <w:szCs w:val="22"/>
        </w:rPr>
        <w:t xml:space="preserve"> each</w:t>
      </w:r>
      <w:r>
        <w:rPr>
          <w:rFonts w:ascii="Arial" w:hAnsi="Arial" w:cs="Arial"/>
          <w:sz w:val="22"/>
          <w:szCs w:val="22"/>
        </w:rPr>
        <w:t xml:space="preserve"> in Maine, Pennsylvania</w:t>
      </w:r>
      <w:r w:rsidR="003F10E5">
        <w:rPr>
          <w:rFonts w:ascii="Arial" w:hAnsi="Arial" w:cs="Arial"/>
          <w:sz w:val="22"/>
          <w:szCs w:val="22"/>
        </w:rPr>
        <w:t>,</w:t>
      </w:r>
      <w:r>
        <w:rPr>
          <w:rFonts w:ascii="Arial" w:hAnsi="Arial" w:cs="Arial"/>
          <w:sz w:val="22"/>
          <w:szCs w:val="22"/>
        </w:rPr>
        <w:t xml:space="preserve"> and Ohio (</w:t>
      </w:r>
      <w:r w:rsidRPr="005B2FB6">
        <w:rPr>
          <w:rFonts w:ascii="Arial" w:hAnsi="Arial" w:cs="Arial"/>
          <w:b/>
          <w:bCs/>
          <w:sz w:val="22"/>
          <w:szCs w:val="22"/>
        </w:rPr>
        <w:t>Fig. 1A</w:t>
      </w:r>
      <w:r w:rsidR="00EC36E5">
        <w:rPr>
          <w:rFonts w:ascii="Arial" w:hAnsi="Arial" w:cs="Arial"/>
          <w:b/>
          <w:bCs/>
          <w:sz w:val="22"/>
          <w:szCs w:val="22"/>
        </w:rPr>
        <w:t xml:space="preserve"> &amp; 1B</w:t>
      </w:r>
      <w:r>
        <w:rPr>
          <w:rFonts w:ascii="Arial" w:hAnsi="Arial" w:cs="Arial"/>
          <w:sz w:val="22"/>
          <w:szCs w:val="22"/>
        </w:rPr>
        <w:t>).</w:t>
      </w:r>
      <w:r w:rsidR="008E38EA">
        <w:rPr>
          <w:rFonts w:ascii="Arial" w:hAnsi="Arial" w:cs="Arial"/>
          <w:sz w:val="22"/>
          <w:szCs w:val="22"/>
        </w:rPr>
        <w:t xml:space="preserve"> </w:t>
      </w:r>
      <w:r w:rsidR="00EC36E5">
        <w:rPr>
          <w:rFonts w:ascii="Arial" w:hAnsi="Arial" w:cs="Arial"/>
          <w:sz w:val="22"/>
          <w:szCs w:val="22"/>
        </w:rPr>
        <w:t xml:space="preserve">We used </w:t>
      </w:r>
      <w:r>
        <w:rPr>
          <w:rFonts w:ascii="Arial" w:hAnsi="Arial" w:cs="Arial"/>
          <w:sz w:val="22"/>
          <w:szCs w:val="22"/>
        </w:rPr>
        <w:t>buckets baited with banana and yeast</w:t>
      </w:r>
      <w:r w:rsidR="00EC36E5">
        <w:rPr>
          <w:rFonts w:ascii="Arial" w:hAnsi="Arial" w:cs="Arial"/>
          <w:sz w:val="22"/>
          <w:szCs w:val="22"/>
        </w:rPr>
        <w:t xml:space="preserve"> to collect flies </w:t>
      </w:r>
      <w:r w:rsidR="002743E0">
        <w:rPr>
          <w:rFonts w:ascii="Arial" w:hAnsi="Arial" w:cs="Arial"/>
          <w:sz w:val="22"/>
          <w:szCs w:val="22"/>
        </w:rPr>
        <w:t xml:space="preserve">in </w:t>
      </w:r>
      <w:r w:rsidR="00EC36E5">
        <w:rPr>
          <w:rFonts w:ascii="Arial" w:hAnsi="Arial" w:cs="Arial"/>
          <w:sz w:val="22"/>
          <w:szCs w:val="22"/>
        </w:rPr>
        <w:t>Colorado</w:t>
      </w:r>
      <w:r w:rsidR="00802410">
        <w:rPr>
          <w:rFonts w:ascii="Arial" w:hAnsi="Arial" w:cs="Arial"/>
          <w:sz w:val="22"/>
          <w:szCs w:val="22"/>
        </w:rPr>
        <w:t xml:space="preserve"> and</w:t>
      </w:r>
      <w:r>
        <w:rPr>
          <w:rFonts w:ascii="Arial" w:hAnsi="Arial" w:cs="Arial"/>
          <w:sz w:val="22"/>
          <w:szCs w:val="22"/>
        </w:rPr>
        <w:t xml:space="preserve"> </w:t>
      </w:r>
      <w:r w:rsidR="00802410">
        <w:rPr>
          <w:rFonts w:ascii="Arial" w:hAnsi="Arial" w:cs="Arial"/>
          <w:sz w:val="22"/>
          <w:szCs w:val="22"/>
        </w:rPr>
        <w:t>v</w:t>
      </w:r>
      <w:r>
        <w:rPr>
          <w:rFonts w:ascii="Arial" w:hAnsi="Arial" w:cs="Arial"/>
          <w:sz w:val="22"/>
          <w:szCs w:val="22"/>
        </w:rPr>
        <w:t>olunteers us</w:t>
      </w:r>
      <w:r w:rsidR="00886675">
        <w:rPr>
          <w:rFonts w:ascii="Arial" w:hAnsi="Arial" w:cs="Arial"/>
          <w:sz w:val="22"/>
          <w:szCs w:val="22"/>
        </w:rPr>
        <w:t>ed</w:t>
      </w:r>
      <w:r>
        <w:rPr>
          <w:rFonts w:ascii="Arial" w:hAnsi="Arial" w:cs="Arial"/>
          <w:sz w:val="22"/>
          <w:szCs w:val="22"/>
        </w:rPr>
        <w:t xml:space="preserve"> 3D printed fly trap</w:t>
      </w:r>
      <w:r w:rsidR="00EC36E5">
        <w:rPr>
          <w:rFonts w:ascii="Arial" w:hAnsi="Arial" w:cs="Arial"/>
          <w:sz w:val="22"/>
          <w:szCs w:val="22"/>
        </w:rPr>
        <w:t xml:space="preserve">s </w:t>
      </w:r>
      <w:r w:rsidR="00886675">
        <w:rPr>
          <w:rFonts w:ascii="Arial" w:hAnsi="Arial" w:cs="Arial"/>
          <w:sz w:val="22"/>
          <w:szCs w:val="22"/>
        </w:rPr>
        <w:t xml:space="preserve">to </w:t>
      </w:r>
      <w:r w:rsidR="00EC36E5">
        <w:rPr>
          <w:rFonts w:ascii="Arial" w:hAnsi="Arial" w:cs="Arial"/>
          <w:sz w:val="22"/>
          <w:szCs w:val="22"/>
        </w:rPr>
        <w:t>collect flies from Maine, Ohio and Pennsylvania</w:t>
      </w:r>
      <w:sdt>
        <w:sdtPr>
          <w:rPr>
            <w:rFonts w:ascii="Arial" w:hAnsi="Arial" w:cs="Arial"/>
            <w:color w:val="000000"/>
            <w:sz w:val="22"/>
            <w:szCs w:val="22"/>
            <w:vertAlign w:val="superscript"/>
          </w:rPr>
          <w:tag w:val="MENDELEY_CITATION_v3_eyJjaXRhdGlvbklEIjoiTUVOREVMRVlfQ0lUQVRJT05fZDE3NDIxZjQtZWU4MC00YTc2LWE0ZDYtYTc0N2FlY2QwMTRjIiwicHJvcGVydGllcyI6eyJub3RlSW5kZXgiOjB9LCJpc0VkaXRlZCI6ZmFsc2UsIm1hbnVhbE92ZXJyaWRlIjp7ImlzTWFudWFsbHlPdmVycmlkZGVuIjpmYWxzZSwiY2l0ZXByb2NUZXh0IjoiPHN1cD4xOD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
          <w:id w:val="1127657671"/>
          <w:placeholder>
            <w:docPart w:val="DefaultPlaceholder_-1854013440"/>
          </w:placeholder>
        </w:sdtPr>
        <w:sdtContent>
          <w:ins w:id="314" w:author="Keene-Snickers,Lexi" w:date="2025-08-08T16:10:00Z" w16du:dateUtc="2025-08-08T15:10:00Z">
            <w:r w:rsidR="003504EF" w:rsidRPr="003504EF">
              <w:rPr>
                <w:rFonts w:ascii="Arial" w:hAnsi="Arial" w:cs="Arial"/>
                <w:color w:val="000000"/>
                <w:sz w:val="22"/>
                <w:szCs w:val="22"/>
                <w:vertAlign w:val="superscript"/>
              </w:rPr>
              <w:t>18</w:t>
            </w:r>
          </w:ins>
          <w:del w:id="315" w:author="Keene-Snickers,Lexi" w:date="2025-08-08T16:10:00Z" w16du:dateUtc="2025-08-08T15:10:00Z">
            <w:r w:rsidR="003504EF" w:rsidRPr="003504EF" w:rsidDel="003504EF">
              <w:rPr>
                <w:rFonts w:ascii="Arial" w:hAnsi="Arial" w:cs="Arial"/>
                <w:color w:val="000000"/>
                <w:sz w:val="22"/>
                <w:szCs w:val="22"/>
                <w:vertAlign w:val="superscript"/>
              </w:rPr>
              <w:delText>18</w:delText>
            </w:r>
          </w:del>
        </w:sdtContent>
      </w:sdt>
      <w:r>
        <w:rPr>
          <w:rFonts w:ascii="Arial" w:hAnsi="Arial" w:cs="Arial"/>
          <w:sz w:val="22"/>
          <w:szCs w:val="22"/>
        </w:rPr>
        <w:t xml:space="preserve">. </w:t>
      </w:r>
      <w:r w:rsidR="00802410">
        <w:rPr>
          <w:rFonts w:ascii="Arial" w:hAnsi="Arial" w:cs="Arial"/>
          <w:sz w:val="22"/>
          <w:szCs w:val="22"/>
        </w:rPr>
        <w:t>Overall, w</w:t>
      </w:r>
      <w:r w:rsidR="003F10E5">
        <w:rPr>
          <w:rFonts w:ascii="Arial" w:hAnsi="Arial" w:cs="Arial"/>
          <w:sz w:val="22"/>
          <w:szCs w:val="22"/>
        </w:rPr>
        <w:t>e collected and tested</w:t>
      </w:r>
      <w:r w:rsidR="00A15842">
        <w:rPr>
          <w:rFonts w:ascii="Arial" w:hAnsi="Arial" w:cs="Arial"/>
          <w:sz w:val="22"/>
          <w:szCs w:val="22"/>
        </w:rPr>
        <w:t xml:space="preserve"> </w:t>
      </w:r>
      <w:del w:id="316" w:author="Keene-Snickers,Lexi" w:date="2025-08-07T16:25:00Z" w16du:dateUtc="2025-08-07T15:25:00Z">
        <w:r w:rsidR="00A15842" w:rsidRPr="001C6DAD" w:rsidDel="001C6DAD">
          <w:rPr>
            <w:rFonts w:ascii="Arial" w:hAnsi="Arial" w:cs="Arial"/>
            <w:sz w:val="22"/>
            <w:szCs w:val="22"/>
          </w:rPr>
          <w:delText xml:space="preserve">974 </w:delText>
        </w:r>
      </w:del>
      <w:ins w:id="317" w:author="Keene-Snickers,Lexi" w:date="2025-08-07T16:25:00Z" w16du:dateUtc="2025-08-07T15:25:00Z">
        <w:r w:rsidR="001C6DAD" w:rsidRPr="001C6DAD">
          <w:rPr>
            <w:rFonts w:ascii="Arial" w:hAnsi="Arial" w:cs="Arial"/>
            <w:sz w:val="22"/>
            <w:szCs w:val="22"/>
          </w:rPr>
          <w:t>968</w:t>
        </w:r>
        <w:r w:rsidR="001C6DAD">
          <w:rPr>
            <w:rFonts w:ascii="Arial" w:hAnsi="Arial" w:cs="Arial"/>
            <w:sz w:val="22"/>
            <w:szCs w:val="22"/>
          </w:rPr>
          <w:t xml:space="preserve"> </w:t>
        </w:r>
      </w:ins>
      <w:r w:rsidR="003F10E5">
        <w:rPr>
          <w:rFonts w:ascii="Arial" w:hAnsi="Arial" w:cs="Arial"/>
          <w:sz w:val="22"/>
          <w:szCs w:val="22"/>
        </w:rPr>
        <w:t xml:space="preserve">individual </w:t>
      </w:r>
      <w:r>
        <w:rPr>
          <w:rFonts w:ascii="Arial" w:hAnsi="Arial" w:cs="Arial"/>
          <w:sz w:val="22"/>
          <w:szCs w:val="22"/>
        </w:rPr>
        <w:t xml:space="preserve">flies </w:t>
      </w:r>
      <w:r w:rsidR="003F10E5">
        <w:rPr>
          <w:rFonts w:ascii="Arial" w:hAnsi="Arial" w:cs="Arial"/>
          <w:sz w:val="22"/>
          <w:szCs w:val="22"/>
        </w:rPr>
        <w:t xml:space="preserve">from </w:t>
      </w:r>
      <w:r>
        <w:rPr>
          <w:rFonts w:ascii="Arial" w:hAnsi="Arial" w:cs="Arial"/>
          <w:sz w:val="22"/>
          <w:szCs w:val="22"/>
        </w:rPr>
        <w:t>all locations</w:t>
      </w:r>
      <w:r w:rsidR="00802410">
        <w:rPr>
          <w:rFonts w:ascii="Arial" w:hAnsi="Arial" w:cs="Arial"/>
          <w:sz w:val="22"/>
          <w:szCs w:val="22"/>
        </w:rPr>
        <w:t xml:space="preserve"> </w:t>
      </w:r>
      <w:r w:rsidR="00CA3BA8">
        <w:rPr>
          <w:rFonts w:ascii="Arial" w:hAnsi="Arial" w:cs="Arial"/>
          <w:sz w:val="22"/>
          <w:szCs w:val="22"/>
        </w:rPr>
        <w:t xml:space="preserve">during </w:t>
      </w:r>
      <w:r w:rsidR="00802410">
        <w:rPr>
          <w:rFonts w:ascii="Arial" w:hAnsi="Arial" w:cs="Arial"/>
          <w:sz w:val="22"/>
          <w:szCs w:val="22"/>
        </w:rPr>
        <w:t>the summer of 2023</w:t>
      </w:r>
      <w:r>
        <w:rPr>
          <w:rFonts w:ascii="Arial" w:hAnsi="Arial" w:cs="Arial"/>
          <w:sz w:val="22"/>
          <w:szCs w:val="22"/>
        </w:rPr>
        <w:t xml:space="preserve">. </w:t>
      </w:r>
      <w:ins w:id="318" w:author="Stenglein,Mark" w:date="2025-07-25T12:05:00Z" w16du:dateUtc="2025-07-25T18:05:00Z">
        <w:r w:rsidR="00202FDF">
          <w:rPr>
            <w:rFonts w:ascii="Arial" w:hAnsi="Arial" w:cs="Arial"/>
            <w:sz w:val="22"/>
            <w:szCs w:val="22"/>
          </w:rPr>
          <w:t xml:space="preserve">Flies were identified by morphology as </w:t>
        </w:r>
      </w:ins>
      <w:ins w:id="319" w:author="Keene-Snickers,Lexi" w:date="2025-08-07T16:45:00Z" w16du:dateUtc="2025-08-07T15:45:00Z">
        <w:r w:rsidR="002D2F00" w:rsidRPr="00EF0C45">
          <w:rPr>
            <w:rFonts w:ascii="Arial" w:hAnsi="Arial" w:cs="Arial"/>
            <w:i/>
            <w:iCs/>
            <w:sz w:val="22"/>
            <w:szCs w:val="22"/>
            <w:rPrChange w:id="320" w:author="Keene-Snickers,Lexi" w:date="2025-08-07T16:47:00Z" w16du:dateUtc="2025-08-07T15:47:00Z">
              <w:rPr>
                <w:rFonts w:ascii="Arial" w:hAnsi="Arial" w:cs="Arial"/>
                <w:sz w:val="22"/>
                <w:szCs w:val="22"/>
              </w:rPr>
            </w:rPrChange>
          </w:rPr>
          <w:t>D. melanogaster</w:t>
        </w:r>
        <w:r w:rsidR="002D2F00">
          <w:rPr>
            <w:rFonts w:ascii="Arial" w:hAnsi="Arial" w:cs="Arial"/>
            <w:sz w:val="22"/>
            <w:szCs w:val="22"/>
          </w:rPr>
          <w:t xml:space="preserve">. </w:t>
        </w:r>
      </w:ins>
      <w:ins w:id="321" w:author="Keene-Snickers,Lexi" w:date="2025-08-07T16:47:00Z" w16du:dateUtc="2025-08-07T15:47:00Z">
        <w:r w:rsidR="00EF0C45">
          <w:rPr>
            <w:rFonts w:ascii="Arial" w:hAnsi="Arial" w:cs="Arial"/>
            <w:sz w:val="22"/>
            <w:szCs w:val="22"/>
          </w:rPr>
          <w:t>Although</w:t>
        </w:r>
      </w:ins>
      <w:ins w:id="322" w:author="Keene-Snickers,Lexi" w:date="2025-08-07T16:45:00Z" w16du:dateUtc="2025-08-07T15:45:00Z">
        <w:r w:rsidR="002D2F00">
          <w:rPr>
            <w:rFonts w:ascii="Arial" w:hAnsi="Arial" w:cs="Arial"/>
            <w:sz w:val="22"/>
            <w:szCs w:val="22"/>
          </w:rPr>
          <w:t xml:space="preserve"> </w:t>
        </w:r>
        <w:r w:rsidR="002D2F00" w:rsidRPr="00EF0C45">
          <w:rPr>
            <w:rFonts w:ascii="Arial" w:hAnsi="Arial" w:cs="Arial"/>
            <w:i/>
            <w:iCs/>
            <w:sz w:val="22"/>
            <w:szCs w:val="22"/>
            <w:rPrChange w:id="323" w:author="Keene-Snickers,Lexi" w:date="2025-08-07T16:47:00Z" w16du:dateUtc="2025-08-07T15:47:00Z">
              <w:rPr>
                <w:rFonts w:ascii="Arial" w:hAnsi="Arial" w:cs="Arial"/>
                <w:sz w:val="22"/>
                <w:szCs w:val="22"/>
              </w:rPr>
            </w:rPrChange>
          </w:rPr>
          <w:t>D. melanogaster</w:t>
        </w:r>
        <w:r w:rsidR="002D2F00">
          <w:rPr>
            <w:rFonts w:ascii="Arial" w:hAnsi="Arial" w:cs="Arial"/>
            <w:sz w:val="22"/>
            <w:szCs w:val="22"/>
          </w:rPr>
          <w:t xml:space="preserve"> and </w:t>
        </w:r>
        <w:r w:rsidR="002D2F00" w:rsidRPr="00EF0C45">
          <w:rPr>
            <w:rFonts w:ascii="Arial" w:hAnsi="Arial" w:cs="Arial"/>
            <w:i/>
            <w:iCs/>
            <w:sz w:val="22"/>
            <w:szCs w:val="22"/>
            <w:rPrChange w:id="324" w:author="Keene-Snickers,Lexi" w:date="2025-08-07T16:47:00Z" w16du:dateUtc="2025-08-07T15:47:00Z">
              <w:rPr>
                <w:rFonts w:ascii="Arial" w:hAnsi="Arial" w:cs="Arial"/>
                <w:sz w:val="22"/>
                <w:szCs w:val="22"/>
              </w:rPr>
            </w:rPrChange>
          </w:rPr>
          <w:t>D</w:t>
        </w:r>
      </w:ins>
      <w:ins w:id="325" w:author="Keene-Snickers,Lexi" w:date="2025-08-07T16:46:00Z" w16du:dateUtc="2025-08-07T15:46:00Z">
        <w:r w:rsidR="002D2F00" w:rsidRPr="00EF0C45">
          <w:rPr>
            <w:rFonts w:ascii="Arial" w:hAnsi="Arial" w:cs="Arial"/>
            <w:i/>
            <w:iCs/>
            <w:sz w:val="22"/>
            <w:szCs w:val="22"/>
            <w:rPrChange w:id="326" w:author="Keene-Snickers,Lexi" w:date="2025-08-07T16:47:00Z" w16du:dateUtc="2025-08-07T15:47:00Z">
              <w:rPr>
                <w:rFonts w:ascii="Arial" w:hAnsi="Arial" w:cs="Arial"/>
                <w:sz w:val="22"/>
                <w:szCs w:val="22"/>
              </w:rPr>
            </w:rPrChange>
          </w:rPr>
          <w:t>. simulans</w:t>
        </w:r>
        <w:r w:rsidR="002D2F00">
          <w:rPr>
            <w:rFonts w:ascii="Arial" w:hAnsi="Arial" w:cs="Arial"/>
            <w:sz w:val="22"/>
            <w:szCs w:val="22"/>
          </w:rPr>
          <w:t xml:space="preserve"> are morphologically difficult to distinguish, we are confident that at least in Colorado</w:t>
        </w:r>
      </w:ins>
      <w:ins w:id="327" w:author="Keene-Snickers,Lexi" w:date="2025-08-07T16:47:00Z" w16du:dateUtc="2025-08-07T15:47:00Z">
        <w:r w:rsidR="00EF0C45">
          <w:rPr>
            <w:rFonts w:ascii="Arial" w:hAnsi="Arial" w:cs="Arial"/>
            <w:sz w:val="22"/>
            <w:szCs w:val="22"/>
          </w:rPr>
          <w:t>,</w:t>
        </w:r>
      </w:ins>
      <w:ins w:id="328" w:author="Keene-Snickers,Lexi" w:date="2025-08-07T16:46:00Z" w16du:dateUtc="2025-08-07T15:46:00Z">
        <w:r w:rsidR="002D2F00">
          <w:rPr>
            <w:rFonts w:ascii="Arial" w:hAnsi="Arial" w:cs="Arial"/>
            <w:sz w:val="22"/>
            <w:szCs w:val="22"/>
          </w:rPr>
          <w:t xml:space="preserve"> where we have done extensive </w:t>
        </w:r>
        <w:r w:rsidR="00EF0C45">
          <w:rPr>
            <w:rFonts w:ascii="Arial" w:hAnsi="Arial" w:cs="Arial"/>
            <w:sz w:val="22"/>
            <w:szCs w:val="22"/>
          </w:rPr>
          <w:t>wild fly sampling</w:t>
        </w:r>
      </w:ins>
      <w:ins w:id="329" w:author="Keene-Snickers,Lexi" w:date="2025-08-07T16:47:00Z" w16du:dateUtc="2025-08-07T15:47:00Z">
        <w:r w:rsidR="00EF0C45">
          <w:rPr>
            <w:rFonts w:ascii="Arial" w:hAnsi="Arial" w:cs="Arial"/>
            <w:sz w:val="22"/>
            <w:szCs w:val="22"/>
          </w:rPr>
          <w:t>,</w:t>
        </w:r>
      </w:ins>
      <w:ins w:id="330" w:author="Keene-Snickers,Lexi" w:date="2025-08-07T16:46:00Z" w16du:dateUtc="2025-08-07T15:46:00Z">
        <w:r w:rsidR="00EF0C45">
          <w:rPr>
            <w:rFonts w:ascii="Arial" w:hAnsi="Arial" w:cs="Arial"/>
            <w:sz w:val="22"/>
            <w:szCs w:val="22"/>
          </w:rPr>
          <w:t xml:space="preserve"> that D. simulans are not </w:t>
        </w:r>
      </w:ins>
      <w:ins w:id="331" w:author="Keene-Snickers,Lexi" w:date="2025-08-07T16:47:00Z" w16du:dateUtc="2025-08-07T15:47:00Z">
        <w:r w:rsidR="00EF0C45">
          <w:rPr>
            <w:rFonts w:ascii="Arial" w:hAnsi="Arial" w:cs="Arial"/>
            <w:sz w:val="22"/>
            <w:szCs w:val="22"/>
          </w:rPr>
          <w:t>common in this region.</w:t>
        </w:r>
      </w:ins>
    </w:p>
    <w:p w14:paraId="3BCC9011" w14:textId="77777777" w:rsidR="005B2FB6" w:rsidRDefault="005B2FB6" w:rsidP="00081385">
      <w:pPr>
        <w:spacing w:line="360" w:lineRule="auto"/>
        <w:ind w:firstLine="720"/>
        <w:rPr>
          <w:rFonts w:ascii="Arial" w:hAnsi="Arial" w:cs="Arial"/>
          <w:sz w:val="22"/>
          <w:szCs w:val="22"/>
        </w:rPr>
      </w:pPr>
    </w:p>
    <w:p w14:paraId="5C64553C" w14:textId="544812BE" w:rsidR="00957D54" w:rsidRDefault="008F5DE4" w:rsidP="00081385">
      <w:pPr>
        <w:spacing w:line="360" w:lineRule="auto"/>
        <w:ind w:firstLine="720"/>
        <w:rPr>
          <w:rFonts w:ascii="Arial" w:eastAsia="Times New Roman" w:hAnsi="Arial" w:cs="Arial"/>
          <w:kern w:val="0"/>
          <w:sz w:val="22"/>
          <w:szCs w:val="22"/>
          <w14:ligatures w14:val="none"/>
        </w:rPr>
      </w:pPr>
      <w:r>
        <w:rPr>
          <w:rFonts w:ascii="Arial" w:hAnsi="Arial" w:cs="Arial"/>
          <w:sz w:val="22"/>
          <w:szCs w:val="22"/>
        </w:rPr>
        <w:t xml:space="preserve">We screened </w:t>
      </w:r>
      <w:r w:rsidR="005B2FB6">
        <w:rPr>
          <w:rFonts w:ascii="Arial" w:hAnsi="Arial" w:cs="Arial"/>
          <w:sz w:val="22"/>
          <w:szCs w:val="22"/>
        </w:rPr>
        <w:t>RNA from individual flies for galbut virus via RT-qPCR (</w:t>
      </w:r>
      <w:r w:rsidR="005B2FB6" w:rsidRPr="005B2FB6">
        <w:rPr>
          <w:rFonts w:ascii="Arial" w:hAnsi="Arial" w:cs="Arial"/>
          <w:b/>
          <w:bCs/>
          <w:sz w:val="22"/>
          <w:szCs w:val="22"/>
        </w:rPr>
        <w:t>Fig. 1</w:t>
      </w:r>
      <w:r w:rsidR="00EC36E5">
        <w:rPr>
          <w:rFonts w:ascii="Arial" w:hAnsi="Arial" w:cs="Arial"/>
          <w:b/>
          <w:bCs/>
          <w:sz w:val="22"/>
          <w:szCs w:val="22"/>
        </w:rPr>
        <w:t>C</w:t>
      </w:r>
      <w:r w:rsidR="005B2FB6">
        <w:rPr>
          <w:rFonts w:ascii="Arial" w:hAnsi="Arial" w:cs="Arial"/>
          <w:sz w:val="22"/>
          <w:szCs w:val="22"/>
        </w:rPr>
        <w:t xml:space="preserve">). Ribosomal protein L32 </w:t>
      </w:r>
      <w:r w:rsidR="00802410">
        <w:rPr>
          <w:rFonts w:ascii="Arial" w:hAnsi="Arial" w:cs="Arial"/>
          <w:sz w:val="22"/>
          <w:szCs w:val="22"/>
        </w:rPr>
        <w:t xml:space="preserve">(RpL32) </w:t>
      </w:r>
      <w:r w:rsidR="003F10E5">
        <w:rPr>
          <w:rFonts w:ascii="Arial" w:hAnsi="Arial" w:cs="Arial"/>
          <w:sz w:val="22"/>
          <w:szCs w:val="22"/>
        </w:rPr>
        <w:t xml:space="preserve">mRNA levels were </w:t>
      </w:r>
      <w:r w:rsidR="005B2FB6">
        <w:rPr>
          <w:rFonts w:ascii="Arial" w:hAnsi="Arial" w:cs="Arial"/>
          <w:sz w:val="22"/>
          <w:szCs w:val="22"/>
        </w:rPr>
        <w:t>used to normalize galbut virus</w:t>
      </w:r>
      <w:r w:rsidR="00BC3D5F">
        <w:rPr>
          <w:rFonts w:ascii="Arial" w:hAnsi="Arial" w:cs="Arial"/>
          <w:sz w:val="22"/>
          <w:szCs w:val="22"/>
        </w:rPr>
        <w:t xml:space="preserve"> RNA</w:t>
      </w:r>
      <w:r w:rsidR="005B2FB6">
        <w:rPr>
          <w:rFonts w:ascii="Arial" w:hAnsi="Arial" w:cs="Arial"/>
          <w:sz w:val="22"/>
          <w:szCs w:val="22"/>
        </w:rPr>
        <w:t xml:space="preserve"> levels</w:t>
      </w:r>
      <w:r w:rsidR="00C546A6">
        <w:rPr>
          <w:rFonts w:ascii="Arial" w:hAnsi="Arial" w:cs="Arial"/>
          <w:sz w:val="22"/>
          <w:szCs w:val="22"/>
        </w:rPr>
        <w:t xml:space="preserve"> and served as a positive control</w:t>
      </w:r>
      <w:r w:rsidR="005B2FB6">
        <w:rPr>
          <w:rFonts w:ascii="Arial" w:hAnsi="Arial" w:cs="Arial"/>
          <w:sz w:val="22"/>
          <w:szCs w:val="22"/>
        </w:rPr>
        <w:t xml:space="preserve">. </w:t>
      </w:r>
      <w:r w:rsidR="00C75C6A">
        <w:rPr>
          <w:rFonts w:ascii="Arial" w:eastAsia="Times New Roman" w:hAnsi="Arial" w:cs="Arial"/>
          <w:kern w:val="0"/>
          <w:sz w:val="22"/>
          <w:szCs w:val="22"/>
          <w14:ligatures w14:val="none"/>
        </w:rPr>
        <w:t xml:space="preserve">Of the </w:t>
      </w:r>
      <w:del w:id="332" w:author="Keene-Snickers,Lexi" w:date="2025-08-07T16:27:00Z" w16du:dateUtc="2025-08-07T15:27:00Z">
        <w:r w:rsidR="00A15842" w:rsidDel="001C6DAD">
          <w:rPr>
            <w:rFonts w:ascii="Arial" w:eastAsia="Times New Roman" w:hAnsi="Arial" w:cs="Arial"/>
            <w:kern w:val="0"/>
            <w:sz w:val="22"/>
            <w:szCs w:val="22"/>
            <w14:ligatures w14:val="none"/>
          </w:rPr>
          <w:delText>974</w:delText>
        </w:r>
        <w:r w:rsidR="00C75C6A" w:rsidDel="001C6DAD">
          <w:rPr>
            <w:rFonts w:ascii="Arial" w:eastAsia="Times New Roman" w:hAnsi="Arial" w:cs="Arial"/>
            <w:kern w:val="0"/>
            <w:sz w:val="22"/>
            <w:szCs w:val="22"/>
            <w14:ligatures w14:val="none"/>
          </w:rPr>
          <w:delText xml:space="preserve"> </w:delText>
        </w:r>
      </w:del>
      <w:ins w:id="333" w:author="Keene-Snickers,Lexi" w:date="2025-08-07T16:27:00Z" w16du:dateUtc="2025-08-07T15:27:00Z">
        <w:r w:rsidR="001C6DAD">
          <w:rPr>
            <w:rFonts w:ascii="Arial" w:eastAsia="Times New Roman" w:hAnsi="Arial" w:cs="Arial"/>
            <w:kern w:val="0"/>
            <w:sz w:val="22"/>
            <w:szCs w:val="22"/>
            <w14:ligatures w14:val="none"/>
          </w:rPr>
          <w:t xml:space="preserve">968 </w:t>
        </w:r>
      </w:ins>
      <w:r w:rsidR="00C75C6A">
        <w:rPr>
          <w:rFonts w:ascii="Arial" w:eastAsia="Times New Roman" w:hAnsi="Arial" w:cs="Arial"/>
          <w:kern w:val="0"/>
          <w:sz w:val="22"/>
          <w:szCs w:val="22"/>
          <w14:ligatures w14:val="none"/>
        </w:rPr>
        <w:t xml:space="preserve">flies </w:t>
      </w:r>
      <w:r w:rsidR="001563B4">
        <w:rPr>
          <w:rFonts w:ascii="Arial" w:eastAsia="Times New Roman" w:hAnsi="Arial" w:cs="Arial"/>
          <w:kern w:val="0"/>
          <w:sz w:val="22"/>
          <w:szCs w:val="22"/>
          <w14:ligatures w14:val="none"/>
        </w:rPr>
        <w:t>tested</w:t>
      </w:r>
      <w:r w:rsidR="00C75C6A">
        <w:rPr>
          <w:rFonts w:ascii="Arial" w:eastAsia="Times New Roman" w:hAnsi="Arial" w:cs="Arial"/>
          <w:kern w:val="0"/>
          <w:sz w:val="22"/>
          <w:szCs w:val="22"/>
          <w14:ligatures w14:val="none"/>
        </w:rPr>
        <w:t xml:space="preserve">, 952 were positive for RpL32 mRNA, indicating successful RNA extraction </w:t>
      </w:r>
      <w:r w:rsidR="00BD654C">
        <w:rPr>
          <w:rFonts w:ascii="Arial" w:eastAsia="Times New Roman" w:hAnsi="Arial" w:cs="Arial"/>
          <w:kern w:val="0"/>
          <w:sz w:val="22"/>
          <w:szCs w:val="22"/>
          <w14:ligatures w14:val="none"/>
        </w:rPr>
        <w:t xml:space="preserve">and sufficient relatedness to </w:t>
      </w:r>
      <w:r w:rsidR="00BD654C" w:rsidRPr="006264D3">
        <w:rPr>
          <w:rFonts w:ascii="Arial" w:eastAsia="Times New Roman" w:hAnsi="Arial" w:cs="Arial"/>
          <w:i/>
          <w:iCs/>
          <w:kern w:val="0"/>
          <w:sz w:val="22"/>
          <w:szCs w:val="22"/>
          <w14:ligatures w14:val="none"/>
        </w:rPr>
        <w:t>D. melanogaster</w:t>
      </w:r>
      <w:r w:rsidR="00BD654C">
        <w:rPr>
          <w:rFonts w:ascii="Arial" w:eastAsia="Times New Roman" w:hAnsi="Arial" w:cs="Arial"/>
          <w:kern w:val="0"/>
          <w:sz w:val="22"/>
          <w:szCs w:val="22"/>
          <w14:ligatures w14:val="none"/>
        </w:rPr>
        <w:t xml:space="preserve"> for our RpL32-targeting primers to work. </w:t>
      </w:r>
      <w:r w:rsidR="006264D3">
        <w:rPr>
          <w:rFonts w:ascii="Arial" w:eastAsia="Times New Roman" w:hAnsi="Arial" w:cs="Arial"/>
          <w:kern w:val="0"/>
          <w:sz w:val="22"/>
          <w:szCs w:val="22"/>
          <w14:ligatures w14:val="none"/>
        </w:rPr>
        <w:t>Seven hundred and fourteen</w:t>
      </w:r>
      <w:r w:rsidR="00371D00">
        <w:rPr>
          <w:rFonts w:ascii="Arial" w:eastAsia="Times New Roman" w:hAnsi="Arial" w:cs="Arial"/>
          <w:kern w:val="0"/>
          <w:sz w:val="22"/>
          <w:szCs w:val="22"/>
          <w14:ligatures w14:val="none"/>
        </w:rPr>
        <w:t xml:space="preserve"> </w:t>
      </w:r>
      <w:r w:rsidR="00BD654C">
        <w:rPr>
          <w:rFonts w:ascii="Arial" w:eastAsia="Times New Roman" w:hAnsi="Arial" w:cs="Arial"/>
          <w:kern w:val="0"/>
          <w:sz w:val="22"/>
          <w:szCs w:val="22"/>
          <w14:ligatures w14:val="none"/>
        </w:rPr>
        <w:t xml:space="preserve">(75%) </w:t>
      </w:r>
      <w:r w:rsidR="00C75C6A">
        <w:rPr>
          <w:rFonts w:ascii="Arial" w:eastAsia="Times New Roman" w:hAnsi="Arial" w:cs="Arial"/>
          <w:kern w:val="0"/>
          <w:sz w:val="22"/>
          <w:szCs w:val="22"/>
          <w14:ligatures w14:val="none"/>
        </w:rPr>
        <w:t>were positive for galbut virus</w:t>
      </w:r>
      <w:r w:rsidR="00BD654C">
        <w:rPr>
          <w:rFonts w:ascii="Arial" w:eastAsia="Times New Roman" w:hAnsi="Arial" w:cs="Arial"/>
          <w:kern w:val="0"/>
          <w:sz w:val="22"/>
          <w:szCs w:val="22"/>
          <w14:ligatures w14:val="none"/>
        </w:rPr>
        <w:t xml:space="preserve"> RNA by RT-qPCR</w:t>
      </w:r>
      <w:r w:rsidR="00C75C6A">
        <w:rPr>
          <w:rFonts w:ascii="Arial" w:eastAsia="Times New Roman" w:hAnsi="Arial" w:cs="Arial"/>
          <w:kern w:val="0"/>
          <w:sz w:val="22"/>
          <w:szCs w:val="22"/>
          <w14:ligatures w14:val="none"/>
        </w:rPr>
        <w:t>.</w:t>
      </w:r>
      <w:r w:rsidR="00957D54">
        <w:rPr>
          <w:rFonts w:ascii="Arial" w:eastAsia="Times New Roman" w:hAnsi="Arial" w:cs="Arial"/>
          <w:kern w:val="0"/>
          <w:sz w:val="22"/>
          <w:szCs w:val="22"/>
          <w14:ligatures w14:val="none"/>
        </w:rPr>
        <w:t xml:space="preserve"> We </w:t>
      </w:r>
      <w:r w:rsidR="00BD654C">
        <w:rPr>
          <w:rFonts w:ascii="Arial" w:eastAsia="Times New Roman" w:hAnsi="Arial" w:cs="Arial"/>
          <w:kern w:val="0"/>
          <w:sz w:val="22"/>
          <w:szCs w:val="22"/>
          <w14:ligatures w14:val="none"/>
        </w:rPr>
        <w:t xml:space="preserve">observed </w:t>
      </w:r>
      <w:r w:rsidR="00957D54">
        <w:rPr>
          <w:rFonts w:ascii="Arial" w:eastAsia="Times New Roman" w:hAnsi="Arial" w:cs="Arial"/>
          <w:kern w:val="0"/>
          <w:sz w:val="22"/>
          <w:szCs w:val="22"/>
          <w14:ligatures w14:val="none"/>
        </w:rPr>
        <w:t xml:space="preserve">a </w:t>
      </w:r>
      <w:r w:rsidR="000E11E5">
        <w:rPr>
          <w:rFonts w:ascii="Arial" w:eastAsia="Times New Roman" w:hAnsi="Arial" w:cs="Arial"/>
          <w:kern w:val="0"/>
          <w:sz w:val="22"/>
          <w:szCs w:val="22"/>
          <w14:ligatures w14:val="none"/>
        </w:rPr>
        <w:t>bi</w:t>
      </w:r>
      <w:r w:rsidR="00957D54">
        <w:rPr>
          <w:rFonts w:ascii="Arial" w:eastAsia="Times New Roman" w:hAnsi="Arial" w:cs="Arial"/>
          <w:kern w:val="0"/>
          <w:sz w:val="22"/>
          <w:szCs w:val="22"/>
          <w14:ligatures w14:val="none"/>
        </w:rPr>
        <w:t xml:space="preserve">modal distribution of </w:t>
      </w:r>
      <w:r w:rsidR="00BD654C">
        <w:rPr>
          <w:rFonts w:ascii="Arial" w:eastAsia="Times New Roman" w:hAnsi="Arial" w:cs="Arial"/>
          <w:kern w:val="0"/>
          <w:sz w:val="22"/>
          <w:szCs w:val="22"/>
          <w14:ligatures w14:val="none"/>
        </w:rPr>
        <w:t xml:space="preserve">galbut virus </w:t>
      </w:r>
      <w:r w:rsidR="00957D54">
        <w:rPr>
          <w:rFonts w:ascii="Arial" w:eastAsia="Times New Roman" w:hAnsi="Arial" w:cs="Arial"/>
          <w:kern w:val="0"/>
          <w:sz w:val="22"/>
          <w:szCs w:val="22"/>
          <w14:ligatures w14:val="none"/>
        </w:rPr>
        <w:t>levels</w:t>
      </w:r>
      <w:r w:rsidR="00BD654C">
        <w:rPr>
          <w:rFonts w:ascii="Arial" w:eastAsia="Times New Roman" w:hAnsi="Arial" w:cs="Arial"/>
          <w:kern w:val="0"/>
          <w:sz w:val="22"/>
          <w:szCs w:val="22"/>
          <w14:ligatures w14:val="none"/>
        </w:rPr>
        <w:t xml:space="preserve">, with levels in individual flies varying by as much as </w:t>
      </w:r>
      <w:r w:rsidR="009000F2">
        <w:rPr>
          <w:rFonts w:ascii="Arial" w:eastAsia="Times New Roman" w:hAnsi="Arial" w:cs="Arial"/>
          <w:kern w:val="0"/>
          <w:sz w:val="22"/>
          <w:szCs w:val="22"/>
          <w14:ligatures w14:val="none"/>
        </w:rPr>
        <w:t>10</w:t>
      </w:r>
      <w:r w:rsidR="001B34D8">
        <w:rPr>
          <w:rFonts w:ascii="Arial" w:eastAsia="Times New Roman" w:hAnsi="Arial" w:cs="Arial"/>
          <w:kern w:val="0"/>
          <w:sz w:val="22"/>
          <w:szCs w:val="22"/>
          <w:vertAlign w:val="superscript"/>
          <w14:ligatures w14:val="none"/>
        </w:rPr>
        <w:t>10</w:t>
      </w:r>
      <w:r w:rsidR="00BD654C">
        <w:rPr>
          <w:rFonts w:ascii="Arial" w:eastAsia="Times New Roman" w:hAnsi="Arial" w:cs="Arial"/>
          <w:kern w:val="0"/>
          <w:sz w:val="22"/>
          <w:szCs w:val="22"/>
          <w14:ligatures w14:val="none"/>
        </w:rPr>
        <w:t xml:space="preserve">-fold, ranging from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-6</w:t>
      </w:r>
      <w:r w:rsidR="00BD654C">
        <w:rPr>
          <w:rFonts w:ascii="Arial" w:eastAsia="Times New Roman" w:hAnsi="Arial" w:cs="Arial"/>
          <w:kern w:val="0"/>
          <w:sz w:val="22"/>
          <w:szCs w:val="22"/>
          <w14:ligatures w14:val="none"/>
        </w:rPr>
        <w:t xml:space="preserve"> to </w:t>
      </w:r>
      <w:r w:rsidR="009000F2" w:rsidRPr="006264D3">
        <w:rPr>
          <w:rFonts w:ascii="Arial" w:eastAsia="Times New Roman" w:hAnsi="Arial" w:cs="Arial"/>
          <w:kern w:val="0"/>
          <w:sz w:val="22"/>
          <w:szCs w:val="22"/>
          <w14:ligatures w14:val="none"/>
        </w:rPr>
        <w:t>2x10</w:t>
      </w:r>
      <w:r w:rsidR="009000F2" w:rsidRPr="006264D3">
        <w:rPr>
          <w:rFonts w:ascii="Arial" w:eastAsia="Times New Roman" w:hAnsi="Arial" w:cs="Arial"/>
          <w:kern w:val="0"/>
          <w:sz w:val="22"/>
          <w:szCs w:val="22"/>
          <w:vertAlign w:val="superscript"/>
          <w14:ligatures w14:val="none"/>
        </w:rPr>
        <w:t>4</w:t>
      </w:r>
      <w:r w:rsidR="00BD654C">
        <w:rPr>
          <w:rFonts w:ascii="Arial" w:eastAsia="Times New Roman" w:hAnsi="Arial" w:cs="Arial"/>
          <w:kern w:val="0"/>
          <w:sz w:val="22"/>
          <w:szCs w:val="22"/>
          <w14:ligatures w14:val="none"/>
        </w:rPr>
        <w:t xml:space="preserve"> relative to levels of RpL32 mRNA</w:t>
      </w:r>
      <w:r w:rsidR="00957D54">
        <w:rPr>
          <w:rFonts w:ascii="Arial" w:eastAsia="Times New Roman" w:hAnsi="Arial" w:cs="Arial"/>
          <w:kern w:val="0"/>
          <w:sz w:val="22"/>
          <w:szCs w:val="22"/>
          <w14:ligatures w14:val="none"/>
        </w:rPr>
        <w:t xml:space="preserve"> </w:t>
      </w:r>
      <w:r w:rsidR="00957D54">
        <w:rPr>
          <w:rFonts w:ascii="Arial" w:hAnsi="Arial" w:cs="Arial"/>
          <w:sz w:val="22"/>
          <w:szCs w:val="22"/>
        </w:rPr>
        <w:t>(</w:t>
      </w:r>
      <w:r w:rsidR="00957D54" w:rsidRPr="00E97611">
        <w:rPr>
          <w:rFonts w:ascii="Arial" w:hAnsi="Arial" w:cs="Arial"/>
          <w:b/>
          <w:bCs/>
          <w:sz w:val="22"/>
          <w:szCs w:val="22"/>
        </w:rPr>
        <w:t>Fig. 1C</w:t>
      </w:r>
      <w:r w:rsidR="00957D54">
        <w:rPr>
          <w:rFonts w:ascii="Arial" w:hAnsi="Arial" w:cs="Arial"/>
          <w:sz w:val="22"/>
          <w:szCs w:val="22"/>
        </w:rPr>
        <w:t xml:space="preserve">). </w:t>
      </w:r>
    </w:p>
    <w:p w14:paraId="253D96BC" w14:textId="77777777" w:rsidR="00957D54" w:rsidRDefault="00957D54" w:rsidP="00081385">
      <w:pPr>
        <w:spacing w:line="360" w:lineRule="auto"/>
        <w:ind w:firstLine="720"/>
        <w:rPr>
          <w:rFonts w:ascii="Arial" w:eastAsia="Times New Roman" w:hAnsi="Arial" w:cs="Arial"/>
          <w:kern w:val="0"/>
          <w:sz w:val="22"/>
          <w:szCs w:val="22"/>
          <w14:ligatures w14:val="none"/>
        </w:rPr>
      </w:pPr>
    </w:p>
    <w:p w14:paraId="0017C6A7" w14:textId="1DF7EFEF" w:rsidR="006264D3" w:rsidRDefault="009723A9" w:rsidP="009000F2">
      <w:pPr>
        <w:spacing w:line="360" w:lineRule="auto"/>
        <w:ind w:firstLine="720"/>
        <w:rPr>
          <w:rFonts w:ascii="Arial" w:hAnsi="Arial" w:cs="Arial"/>
          <w:sz w:val="22"/>
          <w:szCs w:val="22"/>
        </w:rPr>
      </w:pPr>
      <w:r>
        <w:rPr>
          <w:rFonts w:ascii="Arial" w:eastAsia="Times New Roman" w:hAnsi="Arial" w:cs="Arial"/>
          <w:kern w:val="0"/>
          <w:sz w:val="22"/>
          <w:szCs w:val="22"/>
          <w14:ligatures w14:val="none"/>
        </w:rPr>
        <w:lastRenderedPageBreak/>
        <w:t xml:space="preserve">Among </w:t>
      </w:r>
      <w:r w:rsidR="00A85606">
        <w:rPr>
          <w:rFonts w:ascii="Arial" w:eastAsia="Times New Roman" w:hAnsi="Arial" w:cs="Arial"/>
          <w:kern w:val="0"/>
          <w:sz w:val="22"/>
          <w:szCs w:val="22"/>
          <w14:ligatures w14:val="none"/>
        </w:rPr>
        <w:t>Colorado locations</w:t>
      </w:r>
      <w:r w:rsidR="00BC3D5F">
        <w:rPr>
          <w:rFonts w:ascii="Arial" w:eastAsia="Times New Roman" w:hAnsi="Arial" w:cs="Arial"/>
          <w:kern w:val="0"/>
          <w:sz w:val="22"/>
          <w:szCs w:val="22"/>
          <w14:ligatures w14:val="none"/>
        </w:rPr>
        <w:t>,</w:t>
      </w:r>
      <w:r w:rsidR="00A85606">
        <w:rPr>
          <w:rFonts w:ascii="Arial" w:eastAsia="Times New Roman" w:hAnsi="Arial" w:cs="Arial"/>
          <w:kern w:val="0"/>
          <w:sz w:val="22"/>
          <w:szCs w:val="22"/>
          <w14:ligatures w14:val="none"/>
        </w:rPr>
        <w:t xml:space="preserve"> galbut virus prevalence varied from </w:t>
      </w:r>
      <w:r w:rsidR="00E102E0">
        <w:rPr>
          <w:rFonts w:ascii="Arial" w:eastAsia="Times New Roman" w:hAnsi="Arial" w:cs="Arial"/>
          <w:kern w:val="0"/>
          <w:sz w:val="22"/>
          <w:szCs w:val="22"/>
          <w14:ligatures w14:val="none"/>
        </w:rPr>
        <w:t>40</w:t>
      </w:r>
      <w:r w:rsidR="00A85606">
        <w:rPr>
          <w:rFonts w:ascii="Arial" w:eastAsia="Times New Roman" w:hAnsi="Arial" w:cs="Arial"/>
          <w:kern w:val="0"/>
          <w:sz w:val="22"/>
          <w:szCs w:val="22"/>
          <w14:ligatures w14:val="none"/>
        </w:rPr>
        <w:t>% to 100% (</w:t>
      </w:r>
      <w:r w:rsidRPr="006264D3">
        <w:rPr>
          <w:rFonts w:ascii="Arial" w:eastAsia="Times New Roman" w:hAnsi="Arial" w:cs="Arial"/>
          <w:b/>
          <w:bCs/>
          <w:kern w:val="0"/>
          <w:sz w:val="22"/>
          <w:szCs w:val="22"/>
          <w14:ligatures w14:val="none"/>
        </w:rPr>
        <w:t>Fig. 1D</w:t>
      </w:r>
      <w:r w:rsidR="00A85606">
        <w:rPr>
          <w:rFonts w:ascii="Arial" w:eastAsia="Times New Roman" w:hAnsi="Arial" w:cs="Arial"/>
          <w:kern w:val="0"/>
          <w:sz w:val="22"/>
          <w:szCs w:val="22"/>
          <w14:ligatures w14:val="none"/>
        </w:rPr>
        <w:t xml:space="preserve">). In Maine, Ohio and Pennsylvania prevalence was </w:t>
      </w:r>
      <w:r w:rsidR="00AC67B9">
        <w:rPr>
          <w:rFonts w:ascii="Arial" w:eastAsia="Times New Roman" w:hAnsi="Arial" w:cs="Arial"/>
          <w:kern w:val="0"/>
          <w:sz w:val="22"/>
          <w:szCs w:val="22"/>
          <w14:ligatures w14:val="none"/>
        </w:rPr>
        <w:t xml:space="preserve">77%, </w:t>
      </w:r>
      <w:ins w:id="334" w:author="Keene-Snickers,Lexi" w:date="2025-08-07T16:44:00Z" w16du:dateUtc="2025-08-07T15:44:00Z">
        <w:r w:rsidR="002D2F00">
          <w:rPr>
            <w:rFonts w:ascii="Arial" w:eastAsia="Times New Roman" w:hAnsi="Arial" w:cs="Arial"/>
            <w:kern w:val="0"/>
            <w:sz w:val="22"/>
            <w:szCs w:val="22"/>
            <w14:ligatures w14:val="none"/>
          </w:rPr>
          <w:t>33</w:t>
        </w:r>
      </w:ins>
      <w:del w:id="335" w:author="Keene-Snickers,Lexi" w:date="2025-08-07T16:26:00Z" w16du:dateUtc="2025-08-07T15:26:00Z">
        <w:r w:rsidR="00AC67B9" w:rsidDel="001C6DAD">
          <w:rPr>
            <w:rFonts w:ascii="Arial" w:eastAsia="Times New Roman" w:hAnsi="Arial" w:cs="Arial"/>
            <w:kern w:val="0"/>
            <w:sz w:val="22"/>
            <w:szCs w:val="22"/>
            <w14:ligatures w14:val="none"/>
          </w:rPr>
          <w:delText>33</w:delText>
        </w:r>
      </w:del>
      <w:r w:rsidR="00AC67B9">
        <w:rPr>
          <w:rFonts w:ascii="Arial" w:eastAsia="Times New Roman" w:hAnsi="Arial" w:cs="Arial"/>
          <w:kern w:val="0"/>
          <w:sz w:val="22"/>
          <w:szCs w:val="22"/>
          <w14:ligatures w14:val="none"/>
        </w:rPr>
        <w:t>% and 97%, respectively</w:t>
      </w:r>
      <w:r w:rsidR="002C08C8">
        <w:rPr>
          <w:rFonts w:ascii="Arial" w:eastAsia="Times New Roman" w:hAnsi="Arial" w:cs="Arial"/>
          <w:kern w:val="0"/>
          <w:sz w:val="22"/>
          <w:szCs w:val="22"/>
          <w14:ligatures w14:val="none"/>
        </w:rPr>
        <w:t xml:space="preserve"> (</w:t>
      </w:r>
      <w:r w:rsidR="002C08C8" w:rsidRPr="006264D3">
        <w:rPr>
          <w:rFonts w:ascii="Arial" w:eastAsia="Times New Roman" w:hAnsi="Arial" w:cs="Arial"/>
          <w:b/>
          <w:bCs/>
          <w:kern w:val="0"/>
          <w:sz w:val="22"/>
          <w:szCs w:val="22"/>
          <w14:ligatures w14:val="none"/>
        </w:rPr>
        <w:t>Fig. 1D</w:t>
      </w:r>
      <w:r w:rsidR="002C08C8">
        <w:rPr>
          <w:rFonts w:ascii="Arial" w:eastAsia="Times New Roman" w:hAnsi="Arial" w:cs="Arial"/>
          <w:kern w:val="0"/>
          <w:sz w:val="22"/>
          <w:szCs w:val="22"/>
          <w14:ligatures w14:val="none"/>
        </w:rPr>
        <w:t>)</w:t>
      </w:r>
      <w:r w:rsidR="00AC67B9">
        <w:rPr>
          <w:rFonts w:ascii="Arial" w:eastAsia="Times New Roman" w:hAnsi="Arial" w:cs="Arial"/>
          <w:kern w:val="0"/>
          <w:sz w:val="22"/>
          <w:szCs w:val="22"/>
          <w14:ligatures w14:val="none"/>
        </w:rPr>
        <w:t xml:space="preserve">. </w:t>
      </w:r>
      <w:r w:rsidR="001563B4">
        <w:rPr>
          <w:rFonts w:ascii="Arial" w:eastAsia="Times New Roman" w:hAnsi="Arial" w:cs="Arial"/>
          <w:kern w:val="0"/>
          <w:sz w:val="22"/>
          <w:szCs w:val="22"/>
          <w14:ligatures w14:val="none"/>
        </w:rPr>
        <w:t>A</w:t>
      </w:r>
      <w:r w:rsidR="005B6F6A">
        <w:rPr>
          <w:rFonts w:ascii="Arial" w:eastAsia="Times New Roman" w:hAnsi="Arial" w:cs="Arial"/>
          <w:kern w:val="0"/>
          <w:sz w:val="22"/>
          <w:szCs w:val="22"/>
          <w14:ligatures w14:val="none"/>
        </w:rPr>
        <w:t xml:space="preserve"> Kruskal-Wallis </w:t>
      </w:r>
      <w:r w:rsidR="005D1FF6">
        <w:rPr>
          <w:rFonts w:ascii="Arial" w:eastAsia="Times New Roman" w:hAnsi="Arial" w:cs="Arial"/>
          <w:kern w:val="0"/>
          <w:sz w:val="22"/>
          <w:szCs w:val="22"/>
          <w14:ligatures w14:val="none"/>
        </w:rPr>
        <w:t xml:space="preserve">test </w:t>
      </w:r>
      <w:r w:rsidR="005B6F6A">
        <w:rPr>
          <w:rFonts w:ascii="Arial" w:eastAsia="Times New Roman" w:hAnsi="Arial" w:cs="Arial"/>
          <w:kern w:val="0"/>
          <w:sz w:val="22"/>
          <w:szCs w:val="22"/>
          <w14:ligatures w14:val="none"/>
        </w:rPr>
        <w:t xml:space="preserve">with pairwise comparisons using Dunn’s </w:t>
      </w:r>
      <w:r w:rsidR="005D1FF6">
        <w:rPr>
          <w:rFonts w:ascii="Arial" w:eastAsia="Times New Roman" w:hAnsi="Arial" w:cs="Arial"/>
          <w:kern w:val="0"/>
          <w:sz w:val="22"/>
          <w:szCs w:val="22"/>
          <w14:ligatures w14:val="none"/>
        </w:rPr>
        <w:t>t</w:t>
      </w:r>
      <w:r w:rsidR="005B6F6A">
        <w:rPr>
          <w:rFonts w:ascii="Arial" w:eastAsia="Times New Roman" w:hAnsi="Arial" w:cs="Arial"/>
          <w:kern w:val="0"/>
          <w:sz w:val="22"/>
          <w:szCs w:val="22"/>
          <w14:ligatures w14:val="none"/>
        </w:rPr>
        <w:t xml:space="preserve">est </w:t>
      </w:r>
      <w:r w:rsidR="001563B4">
        <w:rPr>
          <w:rFonts w:ascii="Arial" w:eastAsia="Times New Roman" w:hAnsi="Arial" w:cs="Arial"/>
          <w:kern w:val="0"/>
          <w:sz w:val="22"/>
          <w:szCs w:val="22"/>
          <w14:ligatures w14:val="none"/>
        </w:rPr>
        <w:t xml:space="preserve">indicated that prevalence varied </w:t>
      </w:r>
      <w:r w:rsidR="009000F2">
        <w:rPr>
          <w:rFonts w:ascii="Arial" w:eastAsia="Times New Roman" w:hAnsi="Arial" w:cs="Arial"/>
          <w:kern w:val="0"/>
          <w:sz w:val="22"/>
          <w:szCs w:val="22"/>
          <w14:ligatures w14:val="none"/>
        </w:rPr>
        <w:t>significant</w:t>
      </w:r>
      <w:r w:rsidR="001563B4">
        <w:rPr>
          <w:rFonts w:ascii="Arial" w:eastAsia="Times New Roman" w:hAnsi="Arial" w:cs="Arial"/>
          <w:kern w:val="0"/>
          <w:sz w:val="22"/>
          <w:szCs w:val="22"/>
          <w14:ligatures w14:val="none"/>
        </w:rPr>
        <w:t>ly</w:t>
      </w:r>
      <w:r w:rsidR="009000F2">
        <w:rPr>
          <w:rFonts w:ascii="Arial" w:eastAsia="Times New Roman" w:hAnsi="Arial" w:cs="Arial"/>
          <w:kern w:val="0"/>
          <w:sz w:val="22"/>
          <w:szCs w:val="22"/>
          <w14:ligatures w14:val="none"/>
        </w:rPr>
        <w:t xml:space="preserve"> by location (</w:t>
      </w:r>
      <w:r w:rsidR="009000F2" w:rsidRPr="006264D3">
        <w:rPr>
          <w:rFonts w:ascii="Arial" w:eastAsia="Times New Roman" w:hAnsi="Arial" w:cs="Arial"/>
          <w:b/>
          <w:bCs/>
          <w:kern w:val="0"/>
          <w:sz w:val="22"/>
          <w:szCs w:val="22"/>
          <w14:ligatures w14:val="none"/>
        </w:rPr>
        <w:t>Supp. Table 1</w:t>
      </w:r>
      <w:r w:rsidR="009000F2">
        <w:rPr>
          <w:rFonts w:ascii="Arial" w:eastAsia="Times New Roman" w:hAnsi="Arial" w:cs="Arial"/>
          <w:kern w:val="0"/>
          <w:sz w:val="22"/>
          <w:szCs w:val="22"/>
          <w14:ligatures w14:val="none"/>
        </w:rPr>
        <w:t>).</w:t>
      </w:r>
      <w:r w:rsidR="004E3B08">
        <w:rPr>
          <w:rFonts w:ascii="Arial" w:eastAsia="Times New Roman" w:hAnsi="Arial" w:cs="Arial"/>
          <w:kern w:val="0"/>
          <w:sz w:val="22"/>
          <w:szCs w:val="22"/>
          <w14:ligatures w14:val="none"/>
        </w:rPr>
        <w:t xml:space="preserve"> </w:t>
      </w:r>
      <w:r w:rsidR="005B6F6A">
        <w:rPr>
          <w:rFonts w:ascii="Arial" w:eastAsia="Times New Roman" w:hAnsi="Arial" w:cs="Arial"/>
          <w:kern w:val="0"/>
          <w:sz w:val="22"/>
          <w:szCs w:val="22"/>
          <w14:ligatures w14:val="none"/>
        </w:rPr>
        <w:t xml:space="preserve"> </w:t>
      </w:r>
      <w:r w:rsidR="00802410">
        <w:rPr>
          <w:rFonts w:ascii="Arial" w:eastAsia="Times New Roman" w:hAnsi="Arial" w:cs="Arial"/>
          <w:kern w:val="0"/>
          <w:sz w:val="22"/>
          <w:szCs w:val="22"/>
          <w14:ligatures w14:val="none"/>
        </w:rPr>
        <w:t xml:space="preserve"> </w:t>
      </w:r>
      <w:r w:rsidR="00DE7E8C">
        <w:rPr>
          <w:rFonts w:ascii="Arial" w:eastAsia="Times New Roman" w:hAnsi="Arial" w:cs="Arial"/>
          <w:kern w:val="0"/>
          <w:sz w:val="22"/>
          <w:szCs w:val="22"/>
          <w14:ligatures w14:val="none"/>
        </w:rPr>
        <w:t xml:space="preserve"> </w:t>
      </w:r>
    </w:p>
    <w:p w14:paraId="07F40DD5" w14:textId="77777777" w:rsidR="009000F2" w:rsidRDefault="009000F2" w:rsidP="006264D3">
      <w:pPr>
        <w:spacing w:line="360" w:lineRule="auto"/>
        <w:ind w:firstLine="720"/>
        <w:rPr>
          <w:rFonts w:ascii="Arial" w:hAnsi="Arial" w:cs="Arial"/>
          <w:sz w:val="22"/>
          <w:szCs w:val="22"/>
        </w:rPr>
      </w:pPr>
    </w:p>
    <w:p w14:paraId="532245E8" w14:textId="4B6D96E8" w:rsidR="00BF2330" w:rsidRDefault="005B2FB6" w:rsidP="00081385">
      <w:pPr>
        <w:spacing w:line="360" w:lineRule="auto"/>
        <w:rPr>
          <w:rFonts w:ascii="Arial" w:hAnsi="Arial" w:cs="Arial"/>
          <w:sz w:val="22"/>
          <w:szCs w:val="22"/>
        </w:rPr>
      </w:pPr>
      <w:r>
        <w:rPr>
          <w:rFonts w:ascii="Arial" w:hAnsi="Arial" w:cs="Arial"/>
          <w:sz w:val="22"/>
          <w:szCs w:val="22"/>
        </w:rPr>
        <w:tab/>
      </w:r>
      <w:r w:rsidR="00BC0FCB">
        <w:rPr>
          <w:rFonts w:ascii="Arial" w:hAnsi="Arial" w:cs="Arial"/>
          <w:sz w:val="22"/>
          <w:szCs w:val="22"/>
        </w:rPr>
        <w:t>We</w:t>
      </w:r>
      <w:r w:rsidR="00F952D4">
        <w:rPr>
          <w:rFonts w:ascii="Arial" w:hAnsi="Arial" w:cs="Arial"/>
          <w:sz w:val="22"/>
          <w:szCs w:val="22"/>
        </w:rPr>
        <w:t xml:space="preserve"> repeatedly</w:t>
      </w:r>
      <w:r w:rsidR="00BC0FCB">
        <w:rPr>
          <w:rFonts w:ascii="Arial" w:hAnsi="Arial" w:cs="Arial"/>
          <w:sz w:val="22"/>
          <w:szCs w:val="22"/>
        </w:rPr>
        <w:t xml:space="preserve"> sampled flies from </w:t>
      </w:r>
      <w:r w:rsidR="00F952D4">
        <w:rPr>
          <w:rFonts w:ascii="Arial" w:hAnsi="Arial" w:cs="Arial"/>
          <w:sz w:val="22"/>
          <w:szCs w:val="22"/>
        </w:rPr>
        <w:t>the Wabash and Rampart</w:t>
      </w:r>
      <w:r w:rsidR="00EA56E9">
        <w:rPr>
          <w:rFonts w:ascii="Arial" w:hAnsi="Arial" w:cs="Arial"/>
          <w:sz w:val="22"/>
          <w:szCs w:val="22"/>
        </w:rPr>
        <w:t xml:space="preserve"> Colorado</w:t>
      </w:r>
      <w:r w:rsidR="00F952D4">
        <w:rPr>
          <w:rFonts w:ascii="Arial" w:hAnsi="Arial" w:cs="Arial"/>
          <w:sz w:val="22"/>
          <w:szCs w:val="22"/>
        </w:rPr>
        <w:t xml:space="preserve"> </w:t>
      </w:r>
      <w:r w:rsidR="00802410">
        <w:rPr>
          <w:rFonts w:ascii="Arial" w:hAnsi="Arial" w:cs="Arial"/>
          <w:sz w:val="22"/>
          <w:szCs w:val="22"/>
        </w:rPr>
        <w:t>location</w:t>
      </w:r>
      <w:r w:rsidR="00F952D4">
        <w:rPr>
          <w:rFonts w:ascii="Arial" w:hAnsi="Arial" w:cs="Arial"/>
          <w:sz w:val="22"/>
          <w:szCs w:val="22"/>
        </w:rPr>
        <w:t xml:space="preserve">s </w:t>
      </w:r>
      <w:r w:rsidR="00AC67B9">
        <w:rPr>
          <w:rFonts w:ascii="Arial" w:hAnsi="Arial" w:cs="Arial"/>
          <w:sz w:val="22"/>
          <w:szCs w:val="22"/>
        </w:rPr>
        <w:t>over three</w:t>
      </w:r>
      <w:r>
        <w:rPr>
          <w:rFonts w:ascii="Arial" w:hAnsi="Arial" w:cs="Arial"/>
          <w:sz w:val="22"/>
          <w:szCs w:val="22"/>
        </w:rPr>
        <w:t xml:space="preserve"> months. </w:t>
      </w:r>
      <w:r w:rsidR="00F952D4">
        <w:rPr>
          <w:rFonts w:ascii="Arial" w:hAnsi="Arial" w:cs="Arial"/>
          <w:sz w:val="22"/>
          <w:szCs w:val="22"/>
        </w:rPr>
        <w:t>A</w:t>
      </w:r>
      <w:r w:rsidR="00AC67B9">
        <w:rPr>
          <w:rFonts w:ascii="Arial" w:hAnsi="Arial" w:cs="Arial"/>
          <w:sz w:val="22"/>
          <w:szCs w:val="22"/>
        </w:rPr>
        <w:t xml:space="preserve"> </w:t>
      </w:r>
      <w:r w:rsidR="00D3360F">
        <w:rPr>
          <w:rFonts w:ascii="Arial" w:hAnsi="Arial" w:cs="Arial"/>
          <w:sz w:val="22"/>
          <w:szCs w:val="22"/>
        </w:rPr>
        <w:t>Kru</w:t>
      </w:r>
      <w:r w:rsidR="005B6F6A">
        <w:rPr>
          <w:rFonts w:ascii="Arial" w:hAnsi="Arial" w:cs="Arial"/>
          <w:sz w:val="22"/>
          <w:szCs w:val="22"/>
        </w:rPr>
        <w:t>s</w:t>
      </w:r>
      <w:r w:rsidR="00D3360F">
        <w:rPr>
          <w:rFonts w:ascii="Arial" w:hAnsi="Arial" w:cs="Arial"/>
          <w:sz w:val="22"/>
          <w:szCs w:val="22"/>
        </w:rPr>
        <w:t>kal-</w:t>
      </w:r>
      <w:proofErr w:type="gramStart"/>
      <w:r w:rsidR="00D3360F">
        <w:rPr>
          <w:rFonts w:ascii="Arial" w:hAnsi="Arial" w:cs="Arial"/>
          <w:sz w:val="22"/>
          <w:szCs w:val="22"/>
        </w:rPr>
        <w:t>Wallis</w:t>
      </w:r>
      <w:proofErr w:type="gramEnd"/>
      <w:r w:rsidR="005D1FF6">
        <w:rPr>
          <w:rFonts w:ascii="Arial" w:hAnsi="Arial" w:cs="Arial"/>
          <w:sz w:val="22"/>
          <w:szCs w:val="22"/>
        </w:rPr>
        <w:t xml:space="preserve"> test</w:t>
      </w:r>
      <w:r w:rsidR="00D3360F">
        <w:rPr>
          <w:rFonts w:ascii="Arial" w:hAnsi="Arial" w:cs="Arial"/>
          <w:sz w:val="22"/>
          <w:szCs w:val="22"/>
        </w:rPr>
        <w:t xml:space="preserve"> </w:t>
      </w:r>
      <w:r w:rsidR="00AC67B9">
        <w:rPr>
          <w:rFonts w:ascii="Arial" w:hAnsi="Arial" w:cs="Arial"/>
          <w:sz w:val="22"/>
          <w:szCs w:val="22"/>
        </w:rPr>
        <w:t>found significant difference</w:t>
      </w:r>
      <w:r w:rsidR="00F952D4">
        <w:rPr>
          <w:rFonts w:ascii="Arial" w:hAnsi="Arial" w:cs="Arial"/>
          <w:sz w:val="22"/>
          <w:szCs w:val="22"/>
        </w:rPr>
        <w:t>s</w:t>
      </w:r>
      <w:r w:rsidR="00AC67B9">
        <w:rPr>
          <w:rFonts w:ascii="Arial" w:hAnsi="Arial" w:cs="Arial"/>
          <w:sz w:val="22"/>
          <w:szCs w:val="22"/>
        </w:rPr>
        <w:t xml:space="preserve"> in galbut virus prevalence </w:t>
      </w:r>
      <w:r w:rsidR="00F952D4">
        <w:rPr>
          <w:rFonts w:ascii="Arial" w:hAnsi="Arial" w:cs="Arial"/>
          <w:sz w:val="22"/>
          <w:szCs w:val="22"/>
        </w:rPr>
        <w:t xml:space="preserve">at </w:t>
      </w:r>
      <w:r w:rsidR="00AC67B9">
        <w:rPr>
          <w:rFonts w:ascii="Arial" w:hAnsi="Arial" w:cs="Arial"/>
          <w:sz w:val="22"/>
          <w:szCs w:val="22"/>
        </w:rPr>
        <w:t>the</w:t>
      </w:r>
      <w:r w:rsidR="001563B4">
        <w:rPr>
          <w:rFonts w:ascii="Arial" w:hAnsi="Arial" w:cs="Arial"/>
          <w:sz w:val="22"/>
          <w:szCs w:val="22"/>
        </w:rPr>
        <w:t xml:space="preserve">se </w:t>
      </w:r>
      <w:r w:rsidR="00F952D4">
        <w:rPr>
          <w:rFonts w:ascii="Arial" w:hAnsi="Arial" w:cs="Arial"/>
          <w:sz w:val="22"/>
          <w:szCs w:val="22"/>
        </w:rPr>
        <w:t>location</w:t>
      </w:r>
      <w:r w:rsidR="005B6F6A">
        <w:rPr>
          <w:rFonts w:ascii="Arial" w:hAnsi="Arial" w:cs="Arial"/>
          <w:sz w:val="22"/>
          <w:szCs w:val="22"/>
        </w:rPr>
        <w:t>s</w:t>
      </w:r>
      <w:r w:rsidR="00F952D4">
        <w:rPr>
          <w:rFonts w:ascii="Arial" w:hAnsi="Arial" w:cs="Arial"/>
          <w:sz w:val="22"/>
          <w:szCs w:val="22"/>
        </w:rPr>
        <w:t xml:space="preserve"> over time</w:t>
      </w:r>
      <w:r w:rsidR="00AC67B9">
        <w:rPr>
          <w:rFonts w:ascii="Arial" w:hAnsi="Arial" w:cs="Arial"/>
          <w:sz w:val="22"/>
          <w:szCs w:val="22"/>
        </w:rPr>
        <w:t xml:space="preserve">. </w:t>
      </w:r>
      <w:r w:rsidR="008C0F8A">
        <w:rPr>
          <w:rFonts w:ascii="Arial" w:hAnsi="Arial" w:cs="Arial"/>
          <w:sz w:val="22"/>
          <w:szCs w:val="22"/>
        </w:rPr>
        <w:t>P</w:t>
      </w:r>
      <w:r w:rsidR="00F952D4">
        <w:rPr>
          <w:rFonts w:ascii="Arial" w:hAnsi="Arial" w:cs="Arial"/>
          <w:sz w:val="22"/>
          <w:szCs w:val="22"/>
        </w:rPr>
        <w:t xml:space="preserve">revalence rose from </w:t>
      </w:r>
      <w:r w:rsidR="002C08C8" w:rsidRPr="006264D3">
        <w:rPr>
          <w:rFonts w:ascii="Arial" w:hAnsi="Arial" w:cs="Arial"/>
          <w:sz w:val="22"/>
          <w:szCs w:val="22"/>
        </w:rPr>
        <w:t>24</w:t>
      </w:r>
      <w:r w:rsidR="00F952D4">
        <w:rPr>
          <w:rFonts w:ascii="Arial" w:hAnsi="Arial" w:cs="Arial"/>
          <w:sz w:val="22"/>
          <w:szCs w:val="22"/>
        </w:rPr>
        <w:t>% in August to</w:t>
      </w:r>
      <w:r w:rsidR="002C08C8">
        <w:rPr>
          <w:rFonts w:ascii="Arial" w:hAnsi="Arial" w:cs="Arial"/>
          <w:sz w:val="22"/>
          <w:szCs w:val="22"/>
        </w:rPr>
        <w:t xml:space="preserve"> 89%</w:t>
      </w:r>
      <w:r w:rsidR="0087586D">
        <w:rPr>
          <w:rFonts w:ascii="Arial" w:hAnsi="Arial" w:cs="Arial"/>
          <w:sz w:val="22"/>
          <w:szCs w:val="22"/>
        </w:rPr>
        <w:t xml:space="preserve"> </w:t>
      </w:r>
      <w:r w:rsidR="008C0F8A">
        <w:rPr>
          <w:rFonts w:ascii="Arial" w:hAnsi="Arial" w:cs="Arial"/>
          <w:sz w:val="22"/>
          <w:szCs w:val="22"/>
        </w:rPr>
        <w:t xml:space="preserve">in September </w:t>
      </w:r>
      <w:r w:rsidR="0087586D">
        <w:rPr>
          <w:rFonts w:ascii="Arial" w:hAnsi="Arial" w:cs="Arial"/>
          <w:sz w:val="22"/>
          <w:szCs w:val="22"/>
        </w:rPr>
        <w:t>at the Rampart location</w:t>
      </w:r>
      <w:r w:rsidR="00D3360F">
        <w:rPr>
          <w:rFonts w:ascii="Arial" w:hAnsi="Arial" w:cs="Arial"/>
          <w:sz w:val="22"/>
          <w:szCs w:val="22"/>
        </w:rPr>
        <w:t xml:space="preserve"> (P &lt; 0.0005)</w:t>
      </w:r>
      <w:r w:rsidR="0087586D">
        <w:rPr>
          <w:rFonts w:ascii="Arial" w:hAnsi="Arial" w:cs="Arial"/>
          <w:sz w:val="22"/>
          <w:szCs w:val="22"/>
        </w:rPr>
        <w:t xml:space="preserve"> and then decreased </w:t>
      </w:r>
      <w:r w:rsidR="00D3360F">
        <w:rPr>
          <w:rFonts w:ascii="Arial" w:hAnsi="Arial" w:cs="Arial"/>
          <w:sz w:val="22"/>
          <w:szCs w:val="22"/>
        </w:rPr>
        <w:t>to 82% in October (p = 1</w:t>
      </w:r>
      <w:r w:rsidR="0087586D">
        <w:rPr>
          <w:rFonts w:ascii="Arial" w:hAnsi="Arial" w:cs="Arial"/>
          <w:sz w:val="22"/>
          <w:szCs w:val="22"/>
        </w:rPr>
        <w:t xml:space="preserve"> relative to </w:t>
      </w:r>
      <w:r w:rsidR="00072D26">
        <w:rPr>
          <w:rFonts w:ascii="Arial" w:hAnsi="Arial" w:cs="Arial"/>
          <w:sz w:val="22"/>
          <w:szCs w:val="22"/>
        </w:rPr>
        <w:t>September</w:t>
      </w:r>
      <w:r w:rsidR="00D3360F">
        <w:rPr>
          <w:rFonts w:ascii="Arial" w:hAnsi="Arial" w:cs="Arial"/>
          <w:sz w:val="22"/>
          <w:szCs w:val="22"/>
        </w:rPr>
        <w:t>)</w:t>
      </w:r>
      <w:r w:rsidR="00F952D4">
        <w:rPr>
          <w:rFonts w:ascii="Arial" w:hAnsi="Arial" w:cs="Arial"/>
          <w:sz w:val="22"/>
          <w:szCs w:val="22"/>
        </w:rPr>
        <w:t xml:space="preserve">. </w:t>
      </w:r>
      <w:r w:rsidR="005B6F6A">
        <w:rPr>
          <w:rFonts w:ascii="Arial" w:hAnsi="Arial" w:cs="Arial"/>
          <w:sz w:val="22"/>
          <w:szCs w:val="22"/>
        </w:rPr>
        <w:t>Similarly, a</w:t>
      </w:r>
      <w:r w:rsidR="00F952D4">
        <w:rPr>
          <w:rFonts w:ascii="Arial" w:hAnsi="Arial" w:cs="Arial"/>
          <w:sz w:val="22"/>
          <w:szCs w:val="22"/>
        </w:rPr>
        <w:t xml:space="preserve">t the </w:t>
      </w:r>
      <w:r w:rsidR="00A15842">
        <w:rPr>
          <w:rFonts w:ascii="Arial" w:hAnsi="Arial" w:cs="Arial"/>
          <w:sz w:val="22"/>
          <w:szCs w:val="22"/>
        </w:rPr>
        <w:t xml:space="preserve">Wabash </w:t>
      </w:r>
      <w:r w:rsidR="00F952D4">
        <w:rPr>
          <w:rFonts w:ascii="Arial" w:hAnsi="Arial" w:cs="Arial"/>
          <w:sz w:val="22"/>
          <w:szCs w:val="22"/>
        </w:rPr>
        <w:t xml:space="preserve">location, there was </w:t>
      </w:r>
      <w:r w:rsidR="00AC67B9">
        <w:rPr>
          <w:rFonts w:ascii="Arial" w:hAnsi="Arial" w:cs="Arial"/>
          <w:sz w:val="22"/>
          <w:szCs w:val="22"/>
        </w:rPr>
        <w:t xml:space="preserve">a significant </w:t>
      </w:r>
      <w:r w:rsidR="007920F3">
        <w:rPr>
          <w:rFonts w:ascii="Arial" w:hAnsi="Arial" w:cs="Arial"/>
          <w:sz w:val="22"/>
          <w:szCs w:val="22"/>
        </w:rPr>
        <w:t xml:space="preserve">decrease </w:t>
      </w:r>
      <w:r w:rsidR="00AC67B9">
        <w:rPr>
          <w:rFonts w:ascii="Arial" w:hAnsi="Arial" w:cs="Arial"/>
          <w:sz w:val="22"/>
          <w:szCs w:val="22"/>
        </w:rPr>
        <w:t xml:space="preserve">in prevalence between </w:t>
      </w:r>
      <w:r w:rsidR="005B6F6A">
        <w:rPr>
          <w:rFonts w:ascii="Arial" w:hAnsi="Arial" w:cs="Arial"/>
          <w:sz w:val="22"/>
          <w:szCs w:val="22"/>
        </w:rPr>
        <w:t xml:space="preserve">the first two months of sampling, </w:t>
      </w:r>
      <w:r w:rsidR="00AC67B9">
        <w:rPr>
          <w:rFonts w:ascii="Arial" w:hAnsi="Arial" w:cs="Arial"/>
          <w:sz w:val="22"/>
          <w:szCs w:val="22"/>
        </w:rPr>
        <w:t>July and August (p &lt; 0.00</w:t>
      </w:r>
      <w:r w:rsidR="00D3360F">
        <w:rPr>
          <w:rFonts w:ascii="Arial" w:hAnsi="Arial" w:cs="Arial"/>
          <w:sz w:val="22"/>
          <w:szCs w:val="22"/>
        </w:rPr>
        <w:t>0</w:t>
      </w:r>
      <w:r w:rsidR="00AC67B9">
        <w:rPr>
          <w:rFonts w:ascii="Arial" w:hAnsi="Arial" w:cs="Arial"/>
          <w:sz w:val="22"/>
          <w:szCs w:val="22"/>
        </w:rPr>
        <w:t>5) but not between August and September (p = 0.</w:t>
      </w:r>
      <w:r w:rsidR="005B6F6A">
        <w:rPr>
          <w:rFonts w:ascii="Arial" w:hAnsi="Arial" w:cs="Arial"/>
          <w:sz w:val="22"/>
          <w:szCs w:val="22"/>
        </w:rPr>
        <w:t>0</w:t>
      </w:r>
      <w:r w:rsidR="005D1FF6">
        <w:rPr>
          <w:rFonts w:ascii="Arial" w:hAnsi="Arial" w:cs="Arial"/>
          <w:sz w:val="22"/>
          <w:szCs w:val="22"/>
        </w:rPr>
        <w:t>8</w:t>
      </w:r>
      <w:r w:rsidR="00AC67B9">
        <w:rPr>
          <w:rFonts w:ascii="Arial" w:hAnsi="Arial" w:cs="Arial"/>
          <w:sz w:val="22"/>
          <w:szCs w:val="22"/>
        </w:rPr>
        <w:t>)</w:t>
      </w:r>
      <w:r>
        <w:rPr>
          <w:rFonts w:ascii="Arial" w:hAnsi="Arial" w:cs="Arial"/>
          <w:sz w:val="22"/>
          <w:szCs w:val="22"/>
        </w:rPr>
        <w:t xml:space="preserve"> (</w:t>
      </w:r>
      <w:r w:rsidRPr="00F87B84">
        <w:rPr>
          <w:rFonts w:ascii="Arial" w:hAnsi="Arial" w:cs="Arial"/>
          <w:b/>
          <w:bCs/>
          <w:sz w:val="22"/>
          <w:szCs w:val="22"/>
        </w:rPr>
        <w:t>Fig. 1</w:t>
      </w:r>
      <w:r w:rsidR="002C08C8">
        <w:rPr>
          <w:rFonts w:ascii="Arial" w:hAnsi="Arial" w:cs="Arial"/>
          <w:b/>
          <w:bCs/>
          <w:sz w:val="22"/>
          <w:szCs w:val="22"/>
        </w:rPr>
        <w:t>E &amp; F</w:t>
      </w:r>
      <w:r w:rsidR="0076061F" w:rsidRPr="0076061F">
        <w:rPr>
          <w:rFonts w:ascii="Arial" w:hAnsi="Arial" w:cs="Arial"/>
          <w:b/>
          <w:bCs/>
          <w:sz w:val="22"/>
          <w:szCs w:val="22"/>
        </w:rPr>
        <w:t>, Supp. Table 2</w:t>
      </w:r>
      <w:r>
        <w:rPr>
          <w:rFonts w:ascii="Arial" w:hAnsi="Arial" w:cs="Arial"/>
          <w:sz w:val="22"/>
          <w:szCs w:val="22"/>
        </w:rPr>
        <w:t>).</w:t>
      </w:r>
      <w:r w:rsidR="008F73B3">
        <w:rPr>
          <w:rFonts w:ascii="Arial" w:hAnsi="Arial" w:cs="Arial"/>
          <w:sz w:val="22"/>
          <w:szCs w:val="22"/>
        </w:rPr>
        <w:t xml:space="preserve"> Thus, galbut virus prevalence varied </w:t>
      </w:r>
      <w:r w:rsidR="00A950DD">
        <w:rPr>
          <w:rFonts w:ascii="Arial" w:hAnsi="Arial" w:cs="Arial"/>
          <w:sz w:val="22"/>
          <w:szCs w:val="22"/>
        </w:rPr>
        <w:t xml:space="preserve">significantly </w:t>
      </w:r>
      <w:r w:rsidR="0087586D">
        <w:rPr>
          <w:rFonts w:ascii="Arial" w:hAnsi="Arial" w:cs="Arial"/>
          <w:sz w:val="22"/>
          <w:szCs w:val="22"/>
        </w:rPr>
        <w:t xml:space="preserve">between locations and </w:t>
      </w:r>
      <w:r w:rsidR="008F73B3">
        <w:rPr>
          <w:rFonts w:ascii="Arial" w:hAnsi="Arial" w:cs="Arial"/>
          <w:sz w:val="22"/>
          <w:szCs w:val="22"/>
        </w:rPr>
        <w:t>over time</w:t>
      </w:r>
      <w:r w:rsidR="0087586D">
        <w:rPr>
          <w:rFonts w:ascii="Arial" w:hAnsi="Arial" w:cs="Arial"/>
          <w:sz w:val="22"/>
          <w:szCs w:val="22"/>
        </w:rPr>
        <w:t xml:space="preserve">. But what caused these </w:t>
      </w:r>
      <w:r w:rsidR="00873E38">
        <w:rPr>
          <w:rFonts w:ascii="Arial" w:hAnsi="Arial" w:cs="Arial"/>
          <w:sz w:val="22"/>
          <w:szCs w:val="22"/>
        </w:rPr>
        <w:t>fluctuations</w:t>
      </w:r>
      <w:r w:rsidR="0087586D">
        <w:rPr>
          <w:rFonts w:ascii="Arial" w:hAnsi="Arial" w:cs="Arial"/>
          <w:sz w:val="22"/>
          <w:szCs w:val="22"/>
        </w:rPr>
        <w:t xml:space="preserve"> was not clear</w:t>
      </w:r>
      <w:r w:rsidR="00427780">
        <w:rPr>
          <w:rFonts w:ascii="Arial" w:hAnsi="Arial" w:cs="Arial"/>
          <w:sz w:val="22"/>
          <w:szCs w:val="22"/>
        </w:rPr>
        <w:t xml:space="preserve"> </w:t>
      </w:r>
      <w:r w:rsidR="0087586D">
        <w:rPr>
          <w:rFonts w:ascii="Arial" w:hAnsi="Arial" w:cs="Arial"/>
          <w:sz w:val="22"/>
          <w:szCs w:val="22"/>
        </w:rPr>
        <w:t>and</w:t>
      </w:r>
      <w:r w:rsidR="008F73B3">
        <w:rPr>
          <w:rFonts w:ascii="Arial" w:hAnsi="Arial" w:cs="Arial"/>
          <w:sz w:val="22"/>
          <w:szCs w:val="22"/>
        </w:rPr>
        <w:t xml:space="preserve"> in one location prevalence rose</w:t>
      </w:r>
      <w:r w:rsidR="00330C9F">
        <w:rPr>
          <w:rFonts w:ascii="Arial" w:hAnsi="Arial" w:cs="Arial"/>
          <w:sz w:val="22"/>
          <w:szCs w:val="22"/>
        </w:rPr>
        <w:t xml:space="preserve"> </w:t>
      </w:r>
      <w:r w:rsidR="0087586D">
        <w:rPr>
          <w:rFonts w:ascii="Arial" w:hAnsi="Arial" w:cs="Arial"/>
          <w:sz w:val="22"/>
          <w:szCs w:val="22"/>
        </w:rPr>
        <w:t xml:space="preserve">over time </w:t>
      </w:r>
      <w:r w:rsidR="008F73B3">
        <w:rPr>
          <w:rFonts w:ascii="Arial" w:hAnsi="Arial" w:cs="Arial"/>
          <w:sz w:val="22"/>
          <w:szCs w:val="22"/>
        </w:rPr>
        <w:t>while</w:t>
      </w:r>
      <w:r w:rsidR="001563B4">
        <w:rPr>
          <w:rFonts w:ascii="Arial" w:hAnsi="Arial" w:cs="Arial"/>
          <w:sz w:val="22"/>
          <w:szCs w:val="22"/>
        </w:rPr>
        <w:t xml:space="preserve"> prevalence at</w:t>
      </w:r>
      <w:r w:rsidR="008F73B3">
        <w:rPr>
          <w:rFonts w:ascii="Arial" w:hAnsi="Arial" w:cs="Arial"/>
          <w:sz w:val="22"/>
          <w:szCs w:val="22"/>
        </w:rPr>
        <w:t xml:space="preserve"> the other location fell.  </w:t>
      </w:r>
    </w:p>
    <w:p w14:paraId="55FC40FC" w14:textId="77777777" w:rsidR="00CC6D98" w:rsidRDefault="00CC6D98" w:rsidP="00115BE1">
      <w:pPr>
        <w:spacing w:line="360" w:lineRule="auto"/>
        <w:rPr>
          <w:rFonts w:ascii="Arial" w:hAnsi="Arial" w:cs="Arial"/>
          <w:sz w:val="22"/>
          <w:szCs w:val="22"/>
        </w:rPr>
      </w:pPr>
    </w:p>
    <w:p w14:paraId="703870F2" w14:textId="786F9D9F" w:rsidR="00006799" w:rsidRDefault="00427780"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55A73ED" wp14:editId="54D70376">
            <wp:extent cx="6112933" cy="7844931"/>
            <wp:effectExtent l="0" t="0" r="0" b="3810"/>
            <wp:docPr id="28455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58083" name="Picture 284558083"/>
                    <pic:cNvPicPr/>
                  </pic:nvPicPr>
                  <pic:blipFill>
                    <a:blip r:embed="rId9"/>
                    <a:stretch>
                      <a:fillRect/>
                    </a:stretch>
                  </pic:blipFill>
                  <pic:spPr>
                    <a:xfrm>
                      <a:off x="0" y="0"/>
                      <a:ext cx="6120991" cy="7855272"/>
                    </a:xfrm>
                    <a:prstGeom prst="rect">
                      <a:avLst/>
                    </a:prstGeom>
                  </pic:spPr>
                </pic:pic>
              </a:graphicData>
            </a:graphic>
          </wp:inline>
        </w:drawing>
      </w:r>
    </w:p>
    <w:p w14:paraId="22375E46" w14:textId="6780E449" w:rsidR="00006799" w:rsidRDefault="00006799" w:rsidP="00081385">
      <w:pPr>
        <w:spacing w:line="360" w:lineRule="auto"/>
        <w:rPr>
          <w:rFonts w:ascii="Arial" w:hAnsi="Arial" w:cs="Arial"/>
          <w:sz w:val="22"/>
          <w:szCs w:val="22"/>
        </w:rPr>
      </w:pPr>
      <w:r w:rsidRPr="00006799">
        <w:rPr>
          <w:rFonts w:ascii="Arial" w:hAnsi="Arial" w:cs="Arial"/>
          <w:b/>
          <w:bCs/>
          <w:sz w:val="22"/>
          <w:szCs w:val="22"/>
        </w:rPr>
        <w:lastRenderedPageBreak/>
        <w:t xml:space="preserve">Figure </w:t>
      </w:r>
      <w:r>
        <w:rPr>
          <w:rFonts w:ascii="Arial" w:hAnsi="Arial" w:cs="Arial"/>
          <w:b/>
          <w:bCs/>
          <w:sz w:val="22"/>
          <w:szCs w:val="22"/>
        </w:rPr>
        <w:t>1</w:t>
      </w:r>
      <w:r w:rsidRPr="00006799">
        <w:rPr>
          <w:rFonts w:ascii="Arial" w:hAnsi="Arial" w:cs="Arial"/>
          <w:b/>
          <w:bCs/>
          <w:sz w:val="22"/>
          <w:szCs w:val="22"/>
        </w:rPr>
        <w:t xml:space="preserve">: Galbut virus </w:t>
      </w:r>
      <w:r w:rsidR="000510FA">
        <w:rPr>
          <w:rFonts w:ascii="Arial" w:hAnsi="Arial" w:cs="Arial"/>
          <w:b/>
          <w:bCs/>
          <w:sz w:val="22"/>
          <w:szCs w:val="22"/>
        </w:rPr>
        <w:t>prevalen</w:t>
      </w:r>
      <w:r w:rsidR="00015334">
        <w:rPr>
          <w:rFonts w:ascii="Arial" w:hAnsi="Arial" w:cs="Arial"/>
          <w:b/>
          <w:bCs/>
          <w:sz w:val="22"/>
          <w:szCs w:val="22"/>
        </w:rPr>
        <w:t>ce is high overall and varies across location and time</w:t>
      </w:r>
      <w:r w:rsidR="000510FA">
        <w:rPr>
          <w:rFonts w:ascii="Arial" w:hAnsi="Arial" w:cs="Arial"/>
          <w:b/>
          <w:bCs/>
          <w:sz w:val="22"/>
          <w:szCs w:val="22"/>
        </w:rPr>
        <w:t>.</w:t>
      </w:r>
      <w:r>
        <w:rPr>
          <w:rFonts w:ascii="Arial" w:hAnsi="Arial" w:cs="Arial"/>
          <w:sz w:val="22"/>
          <w:szCs w:val="22"/>
        </w:rPr>
        <w:t xml:space="preserve"> (A) Locations in the United States </w:t>
      </w:r>
      <w:r w:rsidR="005F12DB">
        <w:rPr>
          <w:rFonts w:ascii="Arial" w:hAnsi="Arial" w:cs="Arial"/>
          <w:sz w:val="22"/>
          <w:szCs w:val="22"/>
        </w:rPr>
        <w:t xml:space="preserve">where </w:t>
      </w:r>
      <w:r>
        <w:rPr>
          <w:rFonts w:ascii="Arial" w:hAnsi="Arial" w:cs="Arial"/>
          <w:sz w:val="22"/>
          <w:szCs w:val="22"/>
        </w:rPr>
        <w:t xml:space="preserve">wild </w:t>
      </w:r>
      <w:r w:rsidRPr="00006799">
        <w:rPr>
          <w:rFonts w:ascii="Arial" w:hAnsi="Arial" w:cs="Arial"/>
          <w:i/>
          <w:iCs/>
          <w:sz w:val="22"/>
          <w:szCs w:val="22"/>
        </w:rPr>
        <w:t xml:space="preserve">Drosophila </w:t>
      </w:r>
      <w:r>
        <w:rPr>
          <w:rFonts w:ascii="Arial" w:hAnsi="Arial" w:cs="Arial"/>
          <w:sz w:val="22"/>
          <w:szCs w:val="22"/>
        </w:rPr>
        <w:t>were collected in 2023.</w:t>
      </w:r>
      <w:r w:rsidR="0025487B">
        <w:rPr>
          <w:rFonts w:ascii="Arial" w:hAnsi="Arial" w:cs="Arial"/>
          <w:sz w:val="22"/>
          <w:szCs w:val="22"/>
        </w:rPr>
        <w:t xml:space="preserve"> Left map shows locations in and around Fort Collins, Colorado.</w:t>
      </w:r>
      <w:r>
        <w:rPr>
          <w:rFonts w:ascii="Arial" w:hAnsi="Arial" w:cs="Arial"/>
          <w:sz w:val="22"/>
          <w:szCs w:val="22"/>
        </w:rPr>
        <w:t xml:space="preserve"> </w:t>
      </w:r>
      <w:r w:rsidR="00167261">
        <w:rPr>
          <w:rFonts w:ascii="Arial" w:hAnsi="Arial" w:cs="Arial"/>
          <w:sz w:val="22"/>
          <w:szCs w:val="22"/>
        </w:rPr>
        <w:t xml:space="preserve">(B) </w:t>
      </w:r>
      <w:r w:rsidR="00387629">
        <w:rPr>
          <w:rFonts w:ascii="Arial" w:hAnsi="Arial" w:cs="Arial"/>
          <w:sz w:val="22"/>
          <w:szCs w:val="22"/>
        </w:rPr>
        <w:t>Galbut virus RNA levels</w:t>
      </w:r>
      <w:r w:rsidR="00015334">
        <w:rPr>
          <w:rFonts w:ascii="Arial" w:hAnsi="Arial" w:cs="Arial"/>
          <w:sz w:val="22"/>
          <w:szCs w:val="22"/>
        </w:rPr>
        <w:t xml:space="preserve"> normalized to RpL32 mRNA levels</w:t>
      </w:r>
      <w:r w:rsidR="00387629">
        <w:rPr>
          <w:rFonts w:ascii="Arial" w:hAnsi="Arial" w:cs="Arial"/>
          <w:sz w:val="22"/>
          <w:szCs w:val="22"/>
        </w:rPr>
        <w:t xml:space="preserve"> in individual flies from </w:t>
      </w:r>
      <w:r w:rsidR="00167261">
        <w:rPr>
          <w:rFonts w:ascii="Arial" w:hAnsi="Arial" w:cs="Arial"/>
          <w:sz w:val="22"/>
          <w:szCs w:val="22"/>
        </w:rPr>
        <w:t xml:space="preserve">Colorado (orange/brown colors) and other states (blue colors). Negative samples </w:t>
      </w:r>
      <w:r w:rsidR="005F12DB">
        <w:rPr>
          <w:rFonts w:ascii="Arial" w:hAnsi="Arial" w:cs="Arial"/>
          <w:sz w:val="22"/>
          <w:szCs w:val="22"/>
        </w:rPr>
        <w:t xml:space="preserve">are </w:t>
      </w:r>
      <w:r w:rsidR="00D74BA7">
        <w:rPr>
          <w:rFonts w:ascii="Arial" w:hAnsi="Arial" w:cs="Arial"/>
          <w:sz w:val="22"/>
          <w:szCs w:val="22"/>
        </w:rPr>
        <w:t>plotted</w:t>
      </w:r>
      <w:r w:rsidR="005F12DB">
        <w:rPr>
          <w:rFonts w:ascii="Arial" w:hAnsi="Arial" w:cs="Arial"/>
          <w:sz w:val="22"/>
          <w:szCs w:val="22"/>
        </w:rPr>
        <w:t xml:space="preserve"> at the minimum Y axis value</w:t>
      </w:r>
      <w:r w:rsidR="00167261">
        <w:rPr>
          <w:rFonts w:ascii="Arial" w:hAnsi="Arial" w:cs="Arial"/>
          <w:sz w:val="22"/>
          <w:szCs w:val="22"/>
        </w:rPr>
        <w:t>.</w:t>
      </w:r>
      <w:r w:rsidR="00387629">
        <w:rPr>
          <w:rFonts w:ascii="Arial" w:hAnsi="Arial" w:cs="Arial"/>
          <w:sz w:val="22"/>
          <w:szCs w:val="22"/>
        </w:rPr>
        <w:t xml:space="preserve"> Colorado locations are labeled using street names.</w:t>
      </w:r>
      <w:r w:rsidR="00167261">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C</w:t>
      </w:r>
      <w:r w:rsidR="00D3360F">
        <w:rPr>
          <w:rFonts w:ascii="Arial" w:hAnsi="Arial" w:cs="Arial"/>
          <w:sz w:val="22"/>
          <w:szCs w:val="22"/>
        </w:rPr>
        <w:t xml:space="preserve">) Galbut virus prevalence </w:t>
      </w:r>
      <w:r w:rsidR="000510FA">
        <w:rPr>
          <w:rFonts w:ascii="Arial" w:hAnsi="Arial" w:cs="Arial"/>
          <w:sz w:val="22"/>
          <w:szCs w:val="22"/>
        </w:rPr>
        <w:t xml:space="preserve">at </w:t>
      </w:r>
      <w:r w:rsidR="00D3360F">
        <w:rPr>
          <w:rFonts w:ascii="Arial" w:hAnsi="Arial" w:cs="Arial"/>
          <w:sz w:val="22"/>
          <w:szCs w:val="22"/>
        </w:rPr>
        <w:t xml:space="preserve">each location expressed as percent of </w:t>
      </w:r>
      <w:r w:rsidR="006F431E">
        <w:rPr>
          <w:rFonts w:ascii="Arial" w:hAnsi="Arial" w:cs="Arial"/>
          <w:sz w:val="22"/>
          <w:szCs w:val="22"/>
        </w:rPr>
        <w:t xml:space="preserve">RpL32-positive </w:t>
      </w:r>
      <w:r w:rsidR="00D3360F">
        <w:rPr>
          <w:rFonts w:ascii="Arial" w:hAnsi="Arial" w:cs="Arial"/>
          <w:sz w:val="22"/>
          <w:szCs w:val="22"/>
        </w:rPr>
        <w:t xml:space="preserve">flies </w:t>
      </w:r>
      <w:r w:rsidR="006F431E">
        <w:rPr>
          <w:rFonts w:ascii="Arial" w:hAnsi="Arial" w:cs="Arial"/>
          <w:sz w:val="22"/>
          <w:szCs w:val="22"/>
        </w:rPr>
        <w:t xml:space="preserve">also </w:t>
      </w:r>
      <w:r w:rsidR="00D3360F">
        <w:rPr>
          <w:rFonts w:ascii="Arial" w:hAnsi="Arial" w:cs="Arial"/>
          <w:sz w:val="22"/>
          <w:szCs w:val="22"/>
        </w:rPr>
        <w:t xml:space="preserve">positive for </w:t>
      </w:r>
      <w:r w:rsidR="006F431E">
        <w:rPr>
          <w:rFonts w:ascii="Arial" w:hAnsi="Arial" w:cs="Arial"/>
          <w:sz w:val="22"/>
          <w:szCs w:val="22"/>
        </w:rPr>
        <w:t>galbut virus</w:t>
      </w:r>
      <w:r w:rsidR="00D3360F">
        <w:rPr>
          <w:rFonts w:ascii="Arial" w:hAnsi="Arial" w:cs="Arial"/>
          <w:sz w:val="22"/>
          <w:szCs w:val="22"/>
        </w:rPr>
        <w:t>.</w:t>
      </w:r>
      <w:r w:rsidR="009000F2">
        <w:rPr>
          <w:rFonts w:ascii="Arial" w:hAnsi="Arial" w:cs="Arial"/>
          <w:sz w:val="22"/>
          <w:szCs w:val="22"/>
        </w:rPr>
        <w:t xml:space="preserve"> </w:t>
      </w:r>
      <w:r w:rsidR="00BE7A9B">
        <w:rPr>
          <w:rFonts w:ascii="Arial" w:hAnsi="Arial" w:cs="Arial"/>
          <w:sz w:val="22"/>
          <w:szCs w:val="22"/>
        </w:rPr>
        <w:t xml:space="preserve">Overall prevalence is shown on the right. </w:t>
      </w:r>
      <w:r w:rsidR="009000F2">
        <w:rPr>
          <w:rFonts w:ascii="Arial" w:hAnsi="Arial" w:cs="Arial"/>
          <w:sz w:val="22"/>
          <w:szCs w:val="22"/>
        </w:rPr>
        <w:t>Binomial confidence intervals are shown.</w:t>
      </w:r>
      <w:r w:rsidR="00D3360F">
        <w:rPr>
          <w:rFonts w:ascii="Arial" w:hAnsi="Arial" w:cs="Arial"/>
          <w:sz w:val="22"/>
          <w:szCs w:val="22"/>
        </w:rPr>
        <w:t xml:space="preserve"> </w:t>
      </w:r>
      <w:r>
        <w:rPr>
          <w:rFonts w:ascii="Arial" w:hAnsi="Arial" w:cs="Arial"/>
          <w:sz w:val="22"/>
          <w:szCs w:val="22"/>
        </w:rPr>
        <w:t>(</w:t>
      </w:r>
      <w:r w:rsidR="00BE7A9B">
        <w:rPr>
          <w:rFonts w:ascii="Arial" w:hAnsi="Arial" w:cs="Arial"/>
          <w:sz w:val="22"/>
          <w:szCs w:val="22"/>
        </w:rPr>
        <w:t>D</w:t>
      </w:r>
      <w:r>
        <w:rPr>
          <w:rFonts w:ascii="Arial" w:hAnsi="Arial" w:cs="Arial"/>
          <w:sz w:val="22"/>
          <w:szCs w:val="22"/>
        </w:rPr>
        <w:t xml:space="preserve">) Galbut virus </w:t>
      </w:r>
      <w:r w:rsidR="00387629">
        <w:rPr>
          <w:rFonts w:ascii="Arial" w:hAnsi="Arial" w:cs="Arial"/>
          <w:sz w:val="22"/>
          <w:szCs w:val="22"/>
        </w:rPr>
        <w:t xml:space="preserve">RNA levels in individual flies </w:t>
      </w:r>
      <w:r>
        <w:rPr>
          <w:rFonts w:ascii="Arial" w:hAnsi="Arial" w:cs="Arial"/>
          <w:sz w:val="22"/>
          <w:szCs w:val="22"/>
        </w:rPr>
        <w:t xml:space="preserve">over time </w:t>
      </w:r>
      <w:r w:rsidR="00387629">
        <w:rPr>
          <w:rFonts w:ascii="Arial" w:hAnsi="Arial" w:cs="Arial"/>
          <w:sz w:val="22"/>
          <w:szCs w:val="22"/>
        </w:rPr>
        <w:t xml:space="preserve">at the </w:t>
      </w:r>
      <w:r w:rsidR="003F5D8A">
        <w:rPr>
          <w:rFonts w:ascii="Arial" w:hAnsi="Arial" w:cs="Arial"/>
          <w:sz w:val="22"/>
          <w:szCs w:val="22"/>
        </w:rPr>
        <w:t>Rampart</w:t>
      </w:r>
      <w:r w:rsidR="00D3360F">
        <w:rPr>
          <w:rFonts w:ascii="Arial" w:hAnsi="Arial" w:cs="Arial"/>
          <w:sz w:val="22"/>
          <w:szCs w:val="22"/>
        </w:rPr>
        <w:t xml:space="preserve"> and Wabash</w:t>
      </w:r>
      <w:r w:rsidR="00387629">
        <w:rPr>
          <w:rFonts w:ascii="Arial" w:hAnsi="Arial" w:cs="Arial"/>
          <w:sz w:val="22"/>
          <w:szCs w:val="22"/>
        </w:rPr>
        <w:t xml:space="preserve"> locations</w:t>
      </w:r>
      <w:r w:rsidR="003F5D8A">
        <w:rPr>
          <w:rFonts w:ascii="Arial" w:hAnsi="Arial" w:cs="Arial"/>
          <w:sz w:val="22"/>
          <w:szCs w:val="22"/>
        </w:rPr>
        <w:t>.</w:t>
      </w:r>
      <w:r>
        <w:rPr>
          <w:rFonts w:ascii="Arial" w:hAnsi="Arial" w:cs="Arial"/>
          <w:sz w:val="22"/>
          <w:szCs w:val="22"/>
        </w:rPr>
        <w:t xml:space="preserve"> </w:t>
      </w:r>
      <w:r w:rsidR="00D3360F">
        <w:rPr>
          <w:rFonts w:ascii="Arial" w:hAnsi="Arial" w:cs="Arial"/>
          <w:sz w:val="22"/>
          <w:szCs w:val="22"/>
        </w:rPr>
        <w:t>(</w:t>
      </w:r>
      <w:r w:rsidR="00BE7A9B">
        <w:rPr>
          <w:rFonts w:ascii="Arial" w:hAnsi="Arial" w:cs="Arial"/>
          <w:sz w:val="22"/>
          <w:szCs w:val="22"/>
        </w:rPr>
        <w:t>E</w:t>
      </w:r>
      <w:r w:rsidR="00D3360F">
        <w:rPr>
          <w:rFonts w:ascii="Arial" w:hAnsi="Arial" w:cs="Arial"/>
          <w:sz w:val="22"/>
          <w:szCs w:val="22"/>
        </w:rPr>
        <w:t>) Galbut virus prevalence over time at the Rampart and Wabash locations.</w:t>
      </w:r>
      <w:r w:rsidR="009000F2">
        <w:rPr>
          <w:rFonts w:ascii="Arial" w:hAnsi="Arial" w:cs="Arial"/>
          <w:sz w:val="22"/>
          <w:szCs w:val="22"/>
        </w:rPr>
        <w:t xml:space="preserve"> Binomial confidence intervals are shown.</w:t>
      </w:r>
      <w:r w:rsidR="006264D3">
        <w:rPr>
          <w:rFonts w:ascii="Arial" w:hAnsi="Arial" w:cs="Arial"/>
          <w:sz w:val="22"/>
          <w:szCs w:val="22"/>
        </w:rPr>
        <w:t xml:space="preserve"> </w:t>
      </w:r>
    </w:p>
    <w:p w14:paraId="74FD1778" w14:textId="77777777" w:rsidR="0076061F" w:rsidRDefault="0076061F" w:rsidP="00101A14">
      <w:pPr>
        <w:spacing w:line="360" w:lineRule="auto"/>
        <w:rPr>
          <w:rFonts w:ascii="Arial" w:hAnsi="Arial" w:cs="Arial"/>
          <w:b/>
          <w:bCs/>
          <w:sz w:val="22"/>
          <w:szCs w:val="22"/>
        </w:rPr>
      </w:pPr>
    </w:p>
    <w:p w14:paraId="5EB6F583" w14:textId="77777777" w:rsidR="008F58CC" w:rsidRDefault="008F58CC">
      <w:pPr>
        <w:rPr>
          <w:rFonts w:ascii="Arial" w:hAnsi="Arial" w:cs="Arial"/>
          <w:b/>
          <w:bCs/>
          <w:sz w:val="22"/>
          <w:szCs w:val="22"/>
        </w:rPr>
      </w:pPr>
      <w:r>
        <w:rPr>
          <w:rFonts w:ascii="Arial" w:hAnsi="Arial" w:cs="Arial"/>
          <w:b/>
          <w:bCs/>
          <w:sz w:val="22"/>
          <w:szCs w:val="22"/>
        </w:rPr>
        <w:br w:type="page"/>
      </w:r>
    </w:p>
    <w:p w14:paraId="77EF8B3B" w14:textId="00808D3C" w:rsidR="00101A14" w:rsidRPr="009170D5" w:rsidRDefault="00101A14" w:rsidP="00101A14">
      <w:pPr>
        <w:spacing w:line="360" w:lineRule="auto"/>
        <w:rPr>
          <w:rFonts w:ascii="Arial" w:eastAsia="Times New Roman" w:hAnsi="Arial" w:cs="Arial"/>
          <w:b/>
          <w:bCs/>
          <w:kern w:val="0"/>
          <w:sz w:val="22"/>
          <w:szCs w:val="22"/>
          <w14:ligatures w14:val="none"/>
        </w:rPr>
      </w:pPr>
      <w:r w:rsidRPr="009170D5">
        <w:rPr>
          <w:rFonts w:ascii="Arial" w:hAnsi="Arial" w:cs="Arial"/>
          <w:b/>
          <w:bCs/>
          <w:sz w:val="22"/>
          <w:szCs w:val="22"/>
        </w:rPr>
        <w:lastRenderedPageBreak/>
        <w:t xml:space="preserve">Supplemental Table 1: Dunn’s </w:t>
      </w:r>
      <w:r>
        <w:rPr>
          <w:rFonts w:ascii="Arial" w:hAnsi="Arial" w:cs="Arial"/>
          <w:b/>
          <w:bCs/>
          <w:sz w:val="22"/>
          <w:szCs w:val="22"/>
        </w:rPr>
        <w:t>t</w:t>
      </w:r>
      <w:r w:rsidRPr="009170D5">
        <w:rPr>
          <w:rFonts w:ascii="Arial" w:hAnsi="Arial" w:cs="Arial"/>
          <w:b/>
          <w:bCs/>
          <w:sz w:val="22"/>
          <w:szCs w:val="22"/>
        </w:rPr>
        <w:t xml:space="preserve">est pairwise comparisons of prevalence between </w:t>
      </w:r>
      <w:r>
        <w:rPr>
          <w:rFonts w:ascii="Arial" w:hAnsi="Arial" w:cs="Arial"/>
          <w:b/>
          <w:bCs/>
          <w:sz w:val="22"/>
          <w:szCs w:val="22"/>
        </w:rPr>
        <w:t xml:space="preserve">sampling </w:t>
      </w:r>
      <w:r w:rsidRPr="009170D5">
        <w:rPr>
          <w:rFonts w:ascii="Arial" w:hAnsi="Arial" w:cs="Arial"/>
          <w:b/>
          <w:bCs/>
          <w:sz w:val="22"/>
          <w:szCs w:val="22"/>
        </w:rPr>
        <w:t>locations</w:t>
      </w:r>
    </w:p>
    <w:p w14:paraId="64C5ACC1" w14:textId="375749A5" w:rsidR="00101A14" w:rsidRDefault="00427780" w:rsidP="00081385">
      <w:pPr>
        <w:spacing w:line="360" w:lineRule="auto"/>
        <w:rPr>
          <w:rFonts w:ascii="Arial" w:hAnsi="Arial" w:cs="Arial"/>
          <w:sz w:val="22"/>
          <w:szCs w:val="22"/>
        </w:rPr>
      </w:pPr>
      <w:r w:rsidRPr="00427780">
        <w:rPr>
          <w:rFonts w:ascii="Arial" w:hAnsi="Arial" w:cs="Arial"/>
          <w:noProof/>
          <w:sz w:val="22"/>
          <w:szCs w:val="22"/>
        </w:rPr>
        <w:drawing>
          <wp:inline distT="0" distB="0" distL="0" distR="0" wp14:anchorId="2AB1041A" wp14:editId="70921800">
            <wp:extent cx="2480127" cy="7586133"/>
            <wp:effectExtent l="0" t="0" r="0" b="0"/>
            <wp:docPr id="145007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7309" name=""/>
                    <pic:cNvPicPr/>
                  </pic:nvPicPr>
                  <pic:blipFill>
                    <a:blip r:embed="rId10"/>
                    <a:stretch>
                      <a:fillRect/>
                    </a:stretch>
                  </pic:blipFill>
                  <pic:spPr>
                    <a:xfrm>
                      <a:off x="0" y="0"/>
                      <a:ext cx="2493672" cy="7627565"/>
                    </a:xfrm>
                    <a:prstGeom prst="rect">
                      <a:avLst/>
                    </a:prstGeom>
                  </pic:spPr>
                </pic:pic>
              </a:graphicData>
            </a:graphic>
          </wp:inline>
        </w:drawing>
      </w:r>
    </w:p>
    <w:p w14:paraId="235803E3" w14:textId="77777777" w:rsidR="0076061F" w:rsidRDefault="0076061F" w:rsidP="00081385">
      <w:pPr>
        <w:spacing w:line="360" w:lineRule="auto"/>
        <w:rPr>
          <w:rFonts w:ascii="Arial" w:hAnsi="Arial" w:cs="Arial"/>
          <w:sz w:val="22"/>
          <w:szCs w:val="22"/>
        </w:rPr>
      </w:pPr>
    </w:p>
    <w:p w14:paraId="54E7962B" w14:textId="01EC4127" w:rsidR="0076061F" w:rsidRDefault="0076061F" w:rsidP="00081385">
      <w:pPr>
        <w:spacing w:line="360" w:lineRule="auto"/>
        <w:rPr>
          <w:rFonts w:ascii="Arial" w:hAnsi="Arial" w:cs="Arial"/>
          <w:sz w:val="22"/>
          <w:szCs w:val="22"/>
        </w:rPr>
      </w:pPr>
      <w:r w:rsidRPr="00115BE1">
        <w:rPr>
          <w:rFonts w:ascii="Arial" w:hAnsi="Arial" w:cs="Arial"/>
          <w:b/>
          <w:bCs/>
          <w:sz w:val="22"/>
          <w:szCs w:val="22"/>
        </w:rPr>
        <w:t>Supplemental Table 2:</w:t>
      </w:r>
      <w:r>
        <w:rPr>
          <w:rFonts w:ascii="Arial" w:hAnsi="Arial" w:cs="Arial"/>
          <w:sz w:val="22"/>
          <w:szCs w:val="22"/>
        </w:rPr>
        <w:t xml:space="preserve"> </w:t>
      </w:r>
      <w:r w:rsidRPr="009170D5">
        <w:rPr>
          <w:rFonts w:ascii="Arial" w:hAnsi="Arial" w:cs="Arial"/>
          <w:b/>
          <w:bCs/>
          <w:sz w:val="22"/>
          <w:szCs w:val="22"/>
        </w:rPr>
        <w:t xml:space="preserve">Dunn’s </w:t>
      </w:r>
      <w:r>
        <w:rPr>
          <w:rFonts w:ascii="Arial" w:hAnsi="Arial" w:cs="Arial"/>
          <w:b/>
          <w:bCs/>
          <w:sz w:val="22"/>
          <w:szCs w:val="22"/>
        </w:rPr>
        <w:t>t</w:t>
      </w:r>
      <w:r w:rsidRPr="009170D5">
        <w:rPr>
          <w:rFonts w:ascii="Arial" w:hAnsi="Arial" w:cs="Arial"/>
          <w:b/>
          <w:bCs/>
          <w:sz w:val="22"/>
          <w:szCs w:val="22"/>
        </w:rPr>
        <w:t xml:space="preserve">est pairwise comparisons of prevalence </w:t>
      </w:r>
      <w:r>
        <w:rPr>
          <w:rFonts w:ascii="Arial" w:hAnsi="Arial" w:cs="Arial"/>
          <w:b/>
          <w:bCs/>
          <w:sz w:val="22"/>
          <w:szCs w:val="22"/>
        </w:rPr>
        <w:t>over time in Rampart and Wabash locations</w:t>
      </w:r>
    </w:p>
    <w:p w14:paraId="0C79B52F" w14:textId="59C00D5A" w:rsidR="0076061F" w:rsidRDefault="008F36F6" w:rsidP="00081385">
      <w:pPr>
        <w:spacing w:line="360" w:lineRule="auto"/>
        <w:rPr>
          <w:rFonts w:ascii="Arial" w:hAnsi="Arial" w:cs="Arial"/>
          <w:sz w:val="22"/>
          <w:szCs w:val="22"/>
        </w:rPr>
      </w:pPr>
      <w:r w:rsidRPr="008F36F6">
        <w:rPr>
          <w:noProof/>
        </w:rPr>
        <w:t xml:space="preserve"> </w:t>
      </w:r>
      <w:r w:rsidRPr="008F36F6">
        <w:rPr>
          <w:rFonts w:ascii="Arial" w:hAnsi="Arial" w:cs="Arial"/>
          <w:noProof/>
          <w:sz w:val="22"/>
          <w:szCs w:val="22"/>
        </w:rPr>
        <w:drawing>
          <wp:inline distT="0" distB="0" distL="0" distR="0" wp14:anchorId="59383DB5" wp14:editId="5DA42B0F">
            <wp:extent cx="4889500" cy="1638300"/>
            <wp:effectExtent l="0" t="0" r="0" b="0"/>
            <wp:docPr id="149992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20915" name=""/>
                    <pic:cNvPicPr/>
                  </pic:nvPicPr>
                  <pic:blipFill>
                    <a:blip r:embed="rId11"/>
                    <a:stretch>
                      <a:fillRect/>
                    </a:stretch>
                  </pic:blipFill>
                  <pic:spPr>
                    <a:xfrm>
                      <a:off x="0" y="0"/>
                      <a:ext cx="4889500" cy="1638300"/>
                    </a:xfrm>
                    <a:prstGeom prst="rect">
                      <a:avLst/>
                    </a:prstGeom>
                  </pic:spPr>
                </pic:pic>
              </a:graphicData>
            </a:graphic>
          </wp:inline>
        </w:drawing>
      </w:r>
    </w:p>
    <w:p w14:paraId="1803ACFA" w14:textId="77777777" w:rsidR="00167261" w:rsidRDefault="00167261" w:rsidP="00081385">
      <w:pPr>
        <w:spacing w:line="360" w:lineRule="auto"/>
        <w:rPr>
          <w:rFonts w:ascii="Arial" w:hAnsi="Arial" w:cs="Arial"/>
          <w:b/>
          <w:bCs/>
          <w:sz w:val="22"/>
          <w:szCs w:val="22"/>
        </w:rPr>
      </w:pPr>
    </w:p>
    <w:p w14:paraId="6FD94AD7" w14:textId="17A9D174" w:rsidR="00B557DF" w:rsidRPr="00B557DF" w:rsidRDefault="009359A0" w:rsidP="00081385">
      <w:pPr>
        <w:spacing w:line="360" w:lineRule="auto"/>
        <w:rPr>
          <w:rFonts w:ascii="Arial" w:hAnsi="Arial" w:cs="Arial"/>
          <w:b/>
          <w:bCs/>
          <w:sz w:val="22"/>
          <w:szCs w:val="22"/>
        </w:rPr>
      </w:pPr>
      <w:r>
        <w:rPr>
          <w:rFonts w:ascii="Arial" w:hAnsi="Arial" w:cs="Arial"/>
          <w:b/>
          <w:bCs/>
          <w:sz w:val="22"/>
          <w:szCs w:val="22"/>
        </w:rPr>
        <w:t>Recovery of</w:t>
      </w:r>
      <w:r w:rsidR="005640D5">
        <w:rPr>
          <w:rFonts w:ascii="Arial" w:hAnsi="Arial" w:cs="Arial"/>
          <w:b/>
          <w:bCs/>
          <w:sz w:val="22"/>
          <w:szCs w:val="22"/>
        </w:rPr>
        <w:t xml:space="preserve"> coding</w:t>
      </w:r>
      <w:r>
        <w:rPr>
          <w:rFonts w:ascii="Arial" w:hAnsi="Arial" w:cs="Arial"/>
          <w:b/>
          <w:bCs/>
          <w:sz w:val="22"/>
          <w:szCs w:val="22"/>
        </w:rPr>
        <w:t xml:space="preserve"> complete galbut virus genome sequences from 1</w:t>
      </w:r>
      <w:r w:rsidR="003C0B86">
        <w:rPr>
          <w:rFonts w:ascii="Arial" w:hAnsi="Arial" w:cs="Arial"/>
          <w:b/>
          <w:bCs/>
          <w:sz w:val="22"/>
          <w:szCs w:val="22"/>
        </w:rPr>
        <w:t>01</w:t>
      </w:r>
      <w:r>
        <w:rPr>
          <w:rFonts w:ascii="Arial" w:hAnsi="Arial" w:cs="Arial"/>
          <w:b/>
          <w:bCs/>
          <w:sz w:val="22"/>
          <w:szCs w:val="22"/>
        </w:rPr>
        <w:t xml:space="preserve"> infected flies.</w:t>
      </w:r>
    </w:p>
    <w:p w14:paraId="249D8653" w14:textId="77777777" w:rsidR="00B557DF" w:rsidRDefault="00B557DF" w:rsidP="00081385">
      <w:pPr>
        <w:spacing w:line="360" w:lineRule="auto"/>
        <w:rPr>
          <w:rFonts w:ascii="Arial" w:hAnsi="Arial" w:cs="Arial"/>
          <w:sz w:val="22"/>
          <w:szCs w:val="22"/>
        </w:rPr>
      </w:pPr>
    </w:p>
    <w:p w14:paraId="2C1704BB" w14:textId="12EB0096" w:rsidR="00957D54" w:rsidRDefault="00B557DF" w:rsidP="00081385">
      <w:pPr>
        <w:spacing w:line="360" w:lineRule="auto"/>
        <w:rPr>
          <w:rFonts w:ascii="Arial" w:hAnsi="Arial" w:cs="Arial"/>
          <w:sz w:val="22"/>
          <w:szCs w:val="22"/>
        </w:rPr>
      </w:pPr>
      <w:r>
        <w:rPr>
          <w:rFonts w:ascii="Arial" w:hAnsi="Arial" w:cs="Arial"/>
          <w:sz w:val="22"/>
          <w:szCs w:val="22"/>
        </w:rPr>
        <w:tab/>
      </w:r>
      <w:r w:rsidR="003F5D8A">
        <w:rPr>
          <w:rFonts w:ascii="Arial" w:hAnsi="Arial" w:cs="Arial"/>
          <w:sz w:val="22"/>
          <w:szCs w:val="22"/>
        </w:rPr>
        <w:t>W</w:t>
      </w:r>
      <w:r w:rsidR="00B56963">
        <w:rPr>
          <w:rFonts w:ascii="Arial" w:hAnsi="Arial" w:cs="Arial"/>
          <w:sz w:val="22"/>
          <w:szCs w:val="22"/>
        </w:rPr>
        <w:t xml:space="preserve">e selected </w:t>
      </w:r>
      <w:r>
        <w:rPr>
          <w:rFonts w:ascii="Arial" w:hAnsi="Arial" w:cs="Arial"/>
          <w:sz w:val="22"/>
          <w:szCs w:val="22"/>
        </w:rPr>
        <w:t>1</w:t>
      </w:r>
      <w:r w:rsidR="00F06884">
        <w:rPr>
          <w:rFonts w:ascii="Arial" w:hAnsi="Arial" w:cs="Arial"/>
          <w:sz w:val="22"/>
          <w:szCs w:val="22"/>
        </w:rPr>
        <w:t>4</w:t>
      </w:r>
      <w:ins w:id="336" w:author="Keene-Snickers,Lexi" w:date="2025-08-07T16:49:00Z" w16du:dateUtc="2025-08-07T15:49:00Z">
        <w:r w:rsidR="00EF0C45">
          <w:rPr>
            <w:rFonts w:ascii="Arial" w:hAnsi="Arial" w:cs="Arial"/>
            <w:sz w:val="22"/>
            <w:szCs w:val="22"/>
          </w:rPr>
          <w:t>0</w:t>
        </w:r>
      </w:ins>
      <w:del w:id="337" w:author="Keene-Snickers,Lexi" w:date="2025-08-07T16:49:00Z" w16du:dateUtc="2025-08-07T15:49:00Z">
        <w:r w:rsidR="00F06884" w:rsidDel="00EF0C45">
          <w:rPr>
            <w:rFonts w:ascii="Arial" w:hAnsi="Arial" w:cs="Arial"/>
            <w:sz w:val="22"/>
            <w:szCs w:val="22"/>
          </w:rPr>
          <w:delText>6</w:delText>
        </w:r>
      </w:del>
      <w:r>
        <w:rPr>
          <w:rFonts w:ascii="Arial" w:hAnsi="Arial" w:cs="Arial"/>
          <w:sz w:val="22"/>
          <w:szCs w:val="22"/>
        </w:rPr>
        <w:t xml:space="preserve"> </w:t>
      </w:r>
      <w:r w:rsidR="003F5D8A">
        <w:rPr>
          <w:rFonts w:ascii="Arial" w:hAnsi="Arial" w:cs="Arial"/>
          <w:sz w:val="22"/>
          <w:szCs w:val="22"/>
        </w:rPr>
        <w:t xml:space="preserve">of the </w:t>
      </w:r>
      <w:r w:rsidR="00215E08">
        <w:rPr>
          <w:rFonts w:ascii="Arial" w:hAnsi="Arial" w:cs="Arial"/>
          <w:sz w:val="22"/>
          <w:szCs w:val="22"/>
        </w:rPr>
        <w:t>9</w:t>
      </w:r>
      <w:ins w:id="338" w:author="Keene-Snickers,Lexi" w:date="2025-08-07T16:48:00Z" w16du:dateUtc="2025-08-07T15:48:00Z">
        <w:r w:rsidR="00EF0C45">
          <w:rPr>
            <w:rFonts w:ascii="Arial" w:hAnsi="Arial" w:cs="Arial"/>
            <w:sz w:val="22"/>
            <w:szCs w:val="22"/>
          </w:rPr>
          <w:t>68</w:t>
        </w:r>
      </w:ins>
      <w:del w:id="339" w:author="Keene-Snickers,Lexi" w:date="2025-08-07T16:48:00Z" w16du:dateUtc="2025-08-07T15:48:00Z">
        <w:r w:rsidR="00215E08" w:rsidDel="00EF0C45">
          <w:rPr>
            <w:rFonts w:ascii="Arial" w:hAnsi="Arial" w:cs="Arial"/>
            <w:sz w:val="22"/>
            <w:szCs w:val="22"/>
          </w:rPr>
          <w:delText>74</w:delText>
        </w:r>
      </w:del>
      <w:r w:rsidR="003F5D8A">
        <w:rPr>
          <w:rFonts w:ascii="Arial" w:hAnsi="Arial" w:cs="Arial"/>
          <w:sz w:val="22"/>
          <w:szCs w:val="22"/>
        </w:rPr>
        <w:t xml:space="preserve"> samples </w:t>
      </w:r>
      <w:r w:rsidR="00054C2C">
        <w:rPr>
          <w:rFonts w:ascii="Arial" w:hAnsi="Arial" w:cs="Arial"/>
          <w:sz w:val="22"/>
          <w:szCs w:val="22"/>
        </w:rPr>
        <w:t>for recovery of</w:t>
      </w:r>
      <w:r w:rsidR="00B56963">
        <w:rPr>
          <w:rFonts w:ascii="Arial" w:hAnsi="Arial" w:cs="Arial"/>
          <w:sz w:val="22"/>
          <w:szCs w:val="22"/>
        </w:rPr>
        <w:t xml:space="preserve"> galbut virus </w:t>
      </w:r>
      <w:r w:rsidR="00401012">
        <w:rPr>
          <w:rFonts w:ascii="Arial" w:hAnsi="Arial" w:cs="Arial"/>
          <w:sz w:val="22"/>
          <w:szCs w:val="22"/>
        </w:rPr>
        <w:t xml:space="preserve">genome </w:t>
      </w:r>
      <w:r w:rsidR="00B56963">
        <w:rPr>
          <w:rFonts w:ascii="Arial" w:hAnsi="Arial" w:cs="Arial"/>
          <w:sz w:val="22"/>
          <w:szCs w:val="22"/>
        </w:rPr>
        <w:t>sequences using total RNA sequencing</w:t>
      </w:r>
      <w:r>
        <w:rPr>
          <w:rFonts w:ascii="Arial" w:hAnsi="Arial" w:cs="Arial"/>
          <w:sz w:val="22"/>
          <w:szCs w:val="22"/>
        </w:rPr>
        <w:t xml:space="preserve">. </w:t>
      </w:r>
      <w:r w:rsidR="00322067">
        <w:rPr>
          <w:rFonts w:ascii="Arial" w:hAnsi="Arial" w:cs="Arial"/>
          <w:sz w:val="22"/>
          <w:szCs w:val="22"/>
        </w:rPr>
        <w:t xml:space="preserve">Samples were selected to provide </w:t>
      </w:r>
      <w:r w:rsidR="003F5D8A">
        <w:rPr>
          <w:rFonts w:ascii="Arial" w:hAnsi="Arial" w:cs="Arial"/>
          <w:sz w:val="22"/>
          <w:szCs w:val="22"/>
        </w:rPr>
        <w:t xml:space="preserve">a </w:t>
      </w:r>
      <w:r w:rsidR="00322067">
        <w:rPr>
          <w:rFonts w:ascii="Arial" w:hAnsi="Arial" w:cs="Arial"/>
          <w:sz w:val="22"/>
          <w:szCs w:val="22"/>
        </w:rPr>
        <w:t xml:space="preserve">broad representation of geography, </w:t>
      </w:r>
      <w:r w:rsidR="00737221">
        <w:rPr>
          <w:rFonts w:ascii="Arial" w:hAnsi="Arial" w:cs="Arial"/>
          <w:sz w:val="22"/>
          <w:szCs w:val="22"/>
        </w:rPr>
        <w:t xml:space="preserve">RNA </w:t>
      </w:r>
      <w:r w:rsidR="00322067">
        <w:rPr>
          <w:rFonts w:ascii="Arial" w:hAnsi="Arial" w:cs="Arial"/>
          <w:sz w:val="22"/>
          <w:szCs w:val="22"/>
        </w:rPr>
        <w:t>level, and galbut virus genotype</w:t>
      </w:r>
      <w:r w:rsidR="00477151">
        <w:rPr>
          <w:rFonts w:ascii="Arial" w:hAnsi="Arial" w:cs="Arial"/>
          <w:sz w:val="22"/>
          <w:szCs w:val="22"/>
        </w:rPr>
        <w:t>, with genotype inferred from the pattern of qPCR positivity from our two galbut virus-</w:t>
      </w:r>
      <w:r w:rsidR="00CD0AF9">
        <w:rPr>
          <w:rFonts w:ascii="Arial" w:hAnsi="Arial" w:cs="Arial"/>
          <w:sz w:val="22"/>
          <w:szCs w:val="22"/>
        </w:rPr>
        <w:t>targeting</w:t>
      </w:r>
      <w:r w:rsidR="00477151">
        <w:rPr>
          <w:rFonts w:ascii="Arial" w:hAnsi="Arial" w:cs="Arial"/>
          <w:sz w:val="22"/>
          <w:szCs w:val="22"/>
        </w:rPr>
        <w:t xml:space="preserve"> primer sets </w:t>
      </w:r>
      <w:r w:rsidR="00541C7B">
        <w:rPr>
          <w:rFonts w:ascii="Arial" w:hAnsi="Arial" w:cs="Arial"/>
          <w:sz w:val="22"/>
          <w:szCs w:val="22"/>
        </w:rPr>
        <w:t>and qPCR melting curve</w:t>
      </w:r>
      <w:r w:rsidR="00105CB6">
        <w:rPr>
          <w:rFonts w:ascii="Arial" w:hAnsi="Arial" w:cs="Arial"/>
          <w:sz w:val="22"/>
          <w:szCs w:val="22"/>
        </w:rPr>
        <w:t xml:space="preserve"> differences </w:t>
      </w:r>
      <w:r w:rsidR="00E026FB">
        <w:rPr>
          <w:rFonts w:ascii="Arial" w:hAnsi="Arial" w:cs="Arial"/>
          <w:sz w:val="22"/>
          <w:szCs w:val="22"/>
        </w:rPr>
        <w:t>(</w:t>
      </w:r>
      <w:ins w:id="340" w:author="Keene-Snickers,Lexi" w:date="2025-08-06T14:50:00Z" w16du:dateUtc="2025-08-06T13:50:00Z">
        <w:r w:rsidR="00A4405E">
          <w:rPr>
            <w:rFonts w:ascii="Arial" w:hAnsi="Arial" w:cs="Arial"/>
            <w:b/>
            <w:bCs/>
            <w:sz w:val="22"/>
            <w:szCs w:val="22"/>
          </w:rPr>
          <w:t xml:space="preserve">Table </w:t>
        </w:r>
      </w:ins>
      <w:ins w:id="341" w:author="Keene-Snickers,Lexi" w:date="2025-08-06T14:51:00Z" w16du:dateUtc="2025-08-06T13:51:00Z">
        <w:r w:rsidR="00A4405E">
          <w:rPr>
            <w:rFonts w:ascii="Arial" w:hAnsi="Arial" w:cs="Arial"/>
            <w:b/>
            <w:bCs/>
            <w:sz w:val="22"/>
            <w:szCs w:val="22"/>
          </w:rPr>
          <w:t>1</w:t>
        </w:r>
      </w:ins>
      <w:del w:id="342" w:author="Keene-Snickers,Lexi" w:date="2025-08-06T14:50:00Z" w16du:dateUtc="2025-08-06T13:50:00Z">
        <w:r w:rsidR="00E026FB" w:rsidRPr="00E026FB" w:rsidDel="00A4405E">
          <w:rPr>
            <w:rFonts w:ascii="Arial" w:hAnsi="Arial" w:cs="Arial"/>
            <w:b/>
            <w:bCs/>
            <w:sz w:val="22"/>
            <w:szCs w:val="22"/>
          </w:rPr>
          <w:delText>Table 1</w:delText>
        </w:r>
      </w:del>
      <w:r w:rsidR="006264D3">
        <w:rPr>
          <w:rFonts w:ascii="Arial" w:hAnsi="Arial" w:cs="Arial"/>
          <w:b/>
          <w:bCs/>
          <w:sz w:val="22"/>
          <w:szCs w:val="22"/>
        </w:rPr>
        <w:t xml:space="preserve">, </w:t>
      </w:r>
      <w:ins w:id="343" w:author="Keene-Snickers,Lexi" w:date="2025-08-06T14:51:00Z" w16du:dateUtc="2025-08-06T13:51:00Z">
        <w:r w:rsidR="00A4405E">
          <w:rPr>
            <w:rFonts w:ascii="Arial" w:hAnsi="Arial" w:cs="Arial"/>
            <w:b/>
            <w:bCs/>
            <w:sz w:val="22"/>
            <w:szCs w:val="22"/>
          </w:rPr>
          <w:t xml:space="preserve">Supp. </w:t>
        </w:r>
      </w:ins>
      <w:r w:rsidR="006264D3">
        <w:rPr>
          <w:rFonts w:ascii="Arial" w:hAnsi="Arial" w:cs="Arial"/>
          <w:b/>
          <w:bCs/>
          <w:sz w:val="22"/>
          <w:szCs w:val="22"/>
        </w:rPr>
        <w:t>Table 3</w:t>
      </w:r>
      <w:r w:rsidR="00E026FB">
        <w:rPr>
          <w:rFonts w:ascii="Arial" w:hAnsi="Arial" w:cs="Arial"/>
          <w:sz w:val="22"/>
          <w:szCs w:val="22"/>
        </w:rPr>
        <w:t>)</w:t>
      </w:r>
      <w:r>
        <w:rPr>
          <w:rFonts w:ascii="Arial" w:hAnsi="Arial" w:cs="Arial"/>
          <w:sz w:val="22"/>
          <w:szCs w:val="22"/>
        </w:rPr>
        <w:t xml:space="preserve">. </w:t>
      </w:r>
      <w:r w:rsidR="0005265A">
        <w:rPr>
          <w:rFonts w:ascii="Arial" w:hAnsi="Arial" w:cs="Arial"/>
          <w:sz w:val="22"/>
          <w:szCs w:val="22"/>
        </w:rPr>
        <w:t xml:space="preserve">We also </w:t>
      </w:r>
      <w:r w:rsidR="006F431E">
        <w:rPr>
          <w:rFonts w:ascii="Arial" w:hAnsi="Arial" w:cs="Arial"/>
          <w:sz w:val="22"/>
          <w:szCs w:val="22"/>
        </w:rPr>
        <w:t xml:space="preserve">sequenced </w:t>
      </w:r>
      <w:r w:rsidR="0005265A">
        <w:rPr>
          <w:rFonts w:ascii="Arial" w:hAnsi="Arial" w:cs="Arial"/>
          <w:sz w:val="22"/>
          <w:szCs w:val="22"/>
        </w:rPr>
        <w:t xml:space="preserve">nine </w:t>
      </w:r>
      <w:r w:rsidR="000510FA">
        <w:rPr>
          <w:rFonts w:ascii="Arial" w:hAnsi="Arial" w:cs="Arial"/>
          <w:sz w:val="22"/>
          <w:szCs w:val="22"/>
        </w:rPr>
        <w:t xml:space="preserve">flies </w:t>
      </w:r>
      <w:r w:rsidR="0005265A">
        <w:rPr>
          <w:rFonts w:ascii="Arial" w:hAnsi="Arial" w:cs="Arial"/>
          <w:sz w:val="22"/>
          <w:szCs w:val="22"/>
        </w:rPr>
        <w:t>that had been collected in 2020 and 2021</w:t>
      </w:r>
      <w:r w:rsidR="00957D54">
        <w:rPr>
          <w:rFonts w:ascii="Arial" w:hAnsi="Arial" w:cs="Arial"/>
          <w:sz w:val="22"/>
          <w:szCs w:val="22"/>
        </w:rPr>
        <w:t xml:space="preserve"> from Colorado</w:t>
      </w:r>
      <w:r w:rsidR="000510FA">
        <w:rPr>
          <w:rFonts w:ascii="Arial" w:hAnsi="Arial" w:cs="Arial"/>
          <w:sz w:val="22"/>
          <w:szCs w:val="22"/>
        </w:rPr>
        <w:t xml:space="preserve"> to expand the temporal range</w:t>
      </w:r>
      <w:r w:rsidR="00C6558C">
        <w:rPr>
          <w:rFonts w:ascii="Arial" w:hAnsi="Arial" w:cs="Arial"/>
          <w:sz w:val="22"/>
          <w:szCs w:val="22"/>
        </w:rPr>
        <w:t>,</w:t>
      </w:r>
      <w:r w:rsidR="00A50B83">
        <w:rPr>
          <w:rFonts w:ascii="Arial" w:hAnsi="Arial" w:cs="Arial"/>
          <w:sz w:val="22"/>
          <w:szCs w:val="22"/>
        </w:rPr>
        <w:t xml:space="preserve"> for a total of 1</w:t>
      </w:r>
      <w:ins w:id="344" w:author="Keene-Snickers,Lexi" w:date="2025-08-07T16:49:00Z" w16du:dateUtc="2025-08-07T15:49:00Z">
        <w:r w:rsidR="00EF0C45">
          <w:rPr>
            <w:rFonts w:ascii="Arial" w:hAnsi="Arial" w:cs="Arial"/>
            <w:sz w:val="22"/>
            <w:szCs w:val="22"/>
          </w:rPr>
          <w:t>49</w:t>
        </w:r>
      </w:ins>
      <w:del w:id="345" w:author="Keene-Snickers,Lexi" w:date="2025-08-07T16:49:00Z" w16du:dateUtc="2025-08-07T15:49:00Z">
        <w:r w:rsidR="00A50B83" w:rsidDel="00EF0C45">
          <w:rPr>
            <w:rFonts w:ascii="Arial" w:hAnsi="Arial" w:cs="Arial"/>
            <w:sz w:val="22"/>
            <w:szCs w:val="22"/>
          </w:rPr>
          <w:delText>55</w:delText>
        </w:r>
      </w:del>
      <w:r w:rsidR="00367109">
        <w:rPr>
          <w:rFonts w:ascii="Arial" w:hAnsi="Arial" w:cs="Arial"/>
          <w:sz w:val="22"/>
          <w:szCs w:val="22"/>
        </w:rPr>
        <w:t xml:space="preserve"> individual flies</w:t>
      </w:r>
      <w:r w:rsidR="0005265A">
        <w:rPr>
          <w:rFonts w:ascii="Arial" w:hAnsi="Arial" w:cs="Arial"/>
          <w:sz w:val="22"/>
          <w:szCs w:val="22"/>
        </w:rPr>
        <w:t xml:space="preserve">. </w:t>
      </w:r>
    </w:p>
    <w:p w14:paraId="6208E1C4" w14:textId="77777777" w:rsidR="00957D54" w:rsidRDefault="00957D54" w:rsidP="00081385">
      <w:pPr>
        <w:spacing w:line="360" w:lineRule="auto"/>
        <w:rPr>
          <w:rFonts w:ascii="Arial" w:hAnsi="Arial" w:cs="Arial"/>
          <w:sz w:val="22"/>
          <w:szCs w:val="22"/>
        </w:rPr>
      </w:pPr>
    </w:p>
    <w:p w14:paraId="29A60F22" w14:textId="50656FD9" w:rsidR="00B557DF" w:rsidRDefault="00FF066F" w:rsidP="00773235">
      <w:pPr>
        <w:spacing w:line="360" w:lineRule="auto"/>
        <w:ind w:firstLine="720"/>
        <w:rPr>
          <w:ins w:id="346" w:author="Keene-Snickers,Lexi" w:date="2025-08-07T16:51:00Z" w16du:dateUtc="2025-08-07T15:51:00Z"/>
          <w:rFonts w:ascii="Arial" w:hAnsi="Arial" w:cs="Arial"/>
          <w:sz w:val="22"/>
          <w:szCs w:val="22"/>
        </w:rPr>
      </w:pPr>
      <w:r>
        <w:rPr>
          <w:rFonts w:ascii="Arial" w:hAnsi="Arial" w:cs="Arial"/>
          <w:sz w:val="22"/>
          <w:szCs w:val="22"/>
        </w:rPr>
        <w:t xml:space="preserve">We mapped quality- and adapter-trimmed reads to a set of representative sequences to recover galbut virus and chaq virus genome sequences. </w:t>
      </w:r>
      <w:r w:rsidR="0005229C">
        <w:rPr>
          <w:rFonts w:ascii="Arial" w:hAnsi="Arial" w:cs="Arial"/>
          <w:sz w:val="22"/>
          <w:szCs w:val="22"/>
        </w:rPr>
        <w:t>Thirty-one</w:t>
      </w:r>
      <w:r>
        <w:rPr>
          <w:rFonts w:ascii="Arial" w:hAnsi="Arial" w:cs="Arial"/>
          <w:sz w:val="22"/>
          <w:szCs w:val="22"/>
        </w:rPr>
        <w:t xml:space="preserve"> </w:t>
      </w:r>
      <w:r w:rsidR="006264D3">
        <w:rPr>
          <w:rFonts w:ascii="Arial" w:hAnsi="Arial" w:cs="Arial"/>
          <w:sz w:val="22"/>
          <w:szCs w:val="22"/>
        </w:rPr>
        <w:t xml:space="preserve">samples </w:t>
      </w:r>
      <w:r>
        <w:rPr>
          <w:rFonts w:ascii="Arial" w:hAnsi="Arial" w:cs="Arial"/>
          <w:sz w:val="22"/>
          <w:szCs w:val="22"/>
        </w:rPr>
        <w:t xml:space="preserve">produced </w:t>
      </w:r>
      <w:r w:rsidR="006264D3">
        <w:rPr>
          <w:rFonts w:ascii="Arial" w:hAnsi="Arial" w:cs="Arial"/>
          <w:sz w:val="22"/>
          <w:szCs w:val="22"/>
        </w:rPr>
        <w:t xml:space="preserve">partial galbut virus sequences and </w:t>
      </w:r>
      <w:ins w:id="347" w:author="Keene-Snickers,Lexi" w:date="2025-08-07T16:50:00Z" w16du:dateUtc="2025-08-07T15:50:00Z">
        <w:r w:rsidR="00EF0C45">
          <w:rPr>
            <w:rFonts w:ascii="Arial" w:hAnsi="Arial" w:cs="Arial"/>
            <w:sz w:val="22"/>
            <w:szCs w:val="22"/>
          </w:rPr>
          <w:t>17</w:t>
        </w:r>
      </w:ins>
      <w:del w:id="348" w:author="Keene-Snickers,Lexi" w:date="2025-08-07T16:50:00Z" w16du:dateUtc="2025-08-07T15:50:00Z">
        <w:r w:rsidR="001B34D8" w:rsidDel="00EF0C45">
          <w:rPr>
            <w:rFonts w:ascii="Arial" w:hAnsi="Arial" w:cs="Arial"/>
            <w:sz w:val="22"/>
            <w:szCs w:val="22"/>
          </w:rPr>
          <w:delText>2</w:delText>
        </w:r>
      </w:del>
      <w:del w:id="349" w:author="Keene-Snickers,Lexi" w:date="2025-08-07T16:49:00Z" w16du:dateUtc="2025-08-07T15:49:00Z">
        <w:r w:rsidR="001B34D8" w:rsidDel="00EF0C45">
          <w:rPr>
            <w:rFonts w:ascii="Arial" w:hAnsi="Arial" w:cs="Arial"/>
            <w:sz w:val="22"/>
            <w:szCs w:val="22"/>
          </w:rPr>
          <w:delText>3</w:delText>
        </w:r>
      </w:del>
      <w:r w:rsidR="003C0B86">
        <w:rPr>
          <w:rFonts w:ascii="Arial" w:hAnsi="Arial" w:cs="Arial"/>
          <w:sz w:val="22"/>
          <w:szCs w:val="22"/>
        </w:rPr>
        <w:t xml:space="preserve"> </w:t>
      </w:r>
      <w:r>
        <w:rPr>
          <w:rFonts w:ascii="Arial" w:hAnsi="Arial" w:cs="Arial"/>
          <w:sz w:val="22"/>
          <w:szCs w:val="22"/>
        </w:rPr>
        <w:t xml:space="preserve">had fewer than 10 </w:t>
      </w:r>
      <w:r w:rsidR="00957D54">
        <w:rPr>
          <w:rFonts w:ascii="Arial" w:hAnsi="Arial" w:cs="Arial"/>
          <w:sz w:val="22"/>
          <w:szCs w:val="22"/>
        </w:rPr>
        <w:t>galbut virus mapping reads</w:t>
      </w:r>
      <w:r w:rsidR="00B557DF">
        <w:rPr>
          <w:rFonts w:ascii="Arial" w:hAnsi="Arial" w:cs="Arial"/>
          <w:sz w:val="22"/>
          <w:szCs w:val="22"/>
        </w:rPr>
        <w:t xml:space="preserve">. </w:t>
      </w:r>
      <w:r w:rsidR="00C6558C">
        <w:rPr>
          <w:rFonts w:ascii="Arial" w:hAnsi="Arial" w:cs="Arial"/>
          <w:sz w:val="22"/>
          <w:szCs w:val="22"/>
        </w:rPr>
        <w:t xml:space="preserve">This was expected since we had selected flies with a range of </w:t>
      </w:r>
      <w:r w:rsidR="00910969">
        <w:rPr>
          <w:rFonts w:ascii="Arial" w:hAnsi="Arial" w:cs="Arial"/>
          <w:sz w:val="22"/>
          <w:szCs w:val="22"/>
        </w:rPr>
        <w:t>RNA</w:t>
      </w:r>
      <w:r w:rsidR="00C6558C">
        <w:rPr>
          <w:rFonts w:ascii="Arial" w:hAnsi="Arial" w:cs="Arial"/>
          <w:sz w:val="22"/>
          <w:szCs w:val="22"/>
        </w:rPr>
        <w:t xml:space="preserve"> levels for sequencing. </w:t>
      </w:r>
      <w:r w:rsidR="00322067">
        <w:rPr>
          <w:rFonts w:ascii="Arial" w:hAnsi="Arial" w:cs="Arial"/>
          <w:sz w:val="22"/>
          <w:szCs w:val="22"/>
        </w:rPr>
        <w:t>From</w:t>
      </w:r>
      <w:r w:rsidR="00B557DF">
        <w:rPr>
          <w:rFonts w:ascii="Arial" w:hAnsi="Arial" w:cs="Arial"/>
          <w:sz w:val="22"/>
          <w:szCs w:val="22"/>
        </w:rPr>
        <w:t xml:space="preserve"> the 1</w:t>
      </w:r>
      <w:r w:rsidR="00CD0AF9">
        <w:rPr>
          <w:rFonts w:ascii="Arial" w:hAnsi="Arial" w:cs="Arial"/>
          <w:sz w:val="22"/>
          <w:szCs w:val="22"/>
        </w:rPr>
        <w:t>01</w:t>
      </w:r>
      <w:r w:rsidR="00B557DF">
        <w:rPr>
          <w:rFonts w:ascii="Arial" w:hAnsi="Arial" w:cs="Arial"/>
          <w:sz w:val="22"/>
          <w:szCs w:val="22"/>
        </w:rPr>
        <w:t xml:space="preserve"> samples</w:t>
      </w:r>
      <w:r w:rsidR="00322067">
        <w:rPr>
          <w:rFonts w:ascii="Arial" w:hAnsi="Arial" w:cs="Arial"/>
          <w:sz w:val="22"/>
          <w:szCs w:val="22"/>
        </w:rPr>
        <w:t xml:space="preserve"> with sufficient galbut virus-mapping reads</w:t>
      </w:r>
      <w:r w:rsidR="00B557DF">
        <w:rPr>
          <w:rFonts w:ascii="Arial" w:hAnsi="Arial" w:cs="Arial"/>
          <w:sz w:val="22"/>
          <w:szCs w:val="22"/>
        </w:rPr>
        <w:t xml:space="preserve">, </w:t>
      </w:r>
      <w:r w:rsidR="00322067">
        <w:rPr>
          <w:rFonts w:ascii="Arial" w:hAnsi="Arial" w:cs="Arial"/>
          <w:sz w:val="22"/>
          <w:szCs w:val="22"/>
        </w:rPr>
        <w:t xml:space="preserve">we recovered </w:t>
      </w:r>
      <w:r w:rsidR="00B557DF">
        <w:rPr>
          <w:rFonts w:ascii="Arial" w:hAnsi="Arial" w:cs="Arial"/>
          <w:sz w:val="22"/>
          <w:szCs w:val="22"/>
        </w:rPr>
        <w:t>37</w:t>
      </w:r>
      <w:r w:rsidR="00CD0AF9">
        <w:rPr>
          <w:rFonts w:ascii="Arial" w:hAnsi="Arial" w:cs="Arial"/>
          <w:sz w:val="22"/>
          <w:szCs w:val="22"/>
        </w:rPr>
        <w:t>3</w:t>
      </w:r>
      <w:r w:rsidR="00B557DF">
        <w:rPr>
          <w:rFonts w:ascii="Arial" w:hAnsi="Arial" w:cs="Arial"/>
          <w:sz w:val="22"/>
          <w:szCs w:val="22"/>
        </w:rPr>
        <w:t xml:space="preserve"> </w:t>
      </w:r>
      <w:r w:rsidR="0035280A">
        <w:rPr>
          <w:rFonts w:ascii="Arial" w:hAnsi="Arial" w:cs="Arial"/>
          <w:sz w:val="22"/>
          <w:szCs w:val="22"/>
        </w:rPr>
        <w:t>coding</w:t>
      </w:r>
      <w:r w:rsidR="00CC4566">
        <w:rPr>
          <w:rFonts w:ascii="Arial" w:hAnsi="Arial" w:cs="Arial"/>
          <w:sz w:val="22"/>
          <w:szCs w:val="22"/>
        </w:rPr>
        <w:t>-</w:t>
      </w:r>
      <w:r w:rsidR="00B557DF">
        <w:rPr>
          <w:rFonts w:ascii="Arial" w:hAnsi="Arial" w:cs="Arial"/>
          <w:sz w:val="22"/>
          <w:szCs w:val="22"/>
        </w:rPr>
        <w:t>complete or near</w:t>
      </w:r>
      <w:r w:rsidR="00CC4566">
        <w:rPr>
          <w:rFonts w:ascii="Arial" w:hAnsi="Arial" w:cs="Arial"/>
          <w:sz w:val="22"/>
          <w:szCs w:val="22"/>
        </w:rPr>
        <w:t>-</w:t>
      </w:r>
      <w:r w:rsidR="004664C1">
        <w:rPr>
          <w:rFonts w:ascii="Arial" w:hAnsi="Arial" w:cs="Arial"/>
          <w:sz w:val="22"/>
          <w:szCs w:val="22"/>
        </w:rPr>
        <w:t xml:space="preserve">coding </w:t>
      </w:r>
      <w:r w:rsidR="00B557DF">
        <w:rPr>
          <w:rFonts w:ascii="Arial" w:hAnsi="Arial" w:cs="Arial"/>
          <w:sz w:val="22"/>
          <w:szCs w:val="22"/>
        </w:rPr>
        <w:t>complete sequences.</w:t>
      </w:r>
      <w:r w:rsidR="00773235">
        <w:rPr>
          <w:rFonts w:ascii="Arial" w:hAnsi="Arial" w:cs="Arial"/>
          <w:sz w:val="22"/>
          <w:szCs w:val="22"/>
        </w:rPr>
        <w:t xml:space="preserve"> </w:t>
      </w:r>
      <w:del w:id="350" w:author="Keene-Snickers,Lexi" w:date="2025-08-07T16:50:00Z" w16du:dateUtc="2025-08-07T15:50:00Z">
        <w:r w:rsidR="00B557DF" w:rsidDel="00EF0C45">
          <w:rPr>
            <w:rFonts w:ascii="Arial" w:hAnsi="Arial" w:cs="Arial"/>
            <w:sz w:val="22"/>
            <w:szCs w:val="22"/>
          </w:rPr>
          <w:delText xml:space="preserve">Of the samples </w:delText>
        </w:r>
        <w:r w:rsidR="00487D76" w:rsidDel="00EF0C45">
          <w:rPr>
            <w:rFonts w:ascii="Arial" w:hAnsi="Arial" w:cs="Arial"/>
            <w:sz w:val="22"/>
            <w:szCs w:val="22"/>
          </w:rPr>
          <w:delText xml:space="preserve">with fewer than 10 </w:delText>
        </w:r>
        <w:r w:rsidR="00B557DF" w:rsidDel="00EF0C45">
          <w:rPr>
            <w:rFonts w:ascii="Arial" w:hAnsi="Arial" w:cs="Arial"/>
            <w:sz w:val="22"/>
            <w:szCs w:val="22"/>
          </w:rPr>
          <w:delText xml:space="preserve">galbut virus sequences, </w:delText>
        </w:r>
        <w:r w:rsidR="003C0B86" w:rsidDel="00EF0C45">
          <w:rPr>
            <w:rFonts w:ascii="Arial" w:hAnsi="Arial" w:cs="Arial"/>
            <w:sz w:val="22"/>
            <w:szCs w:val="22"/>
          </w:rPr>
          <w:delText>eight</w:delText>
        </w:r>
        <w:r w:rsidR="00957D54" w:rsidDel="00EF0C45">
          <w:rPr>
            <w:rFonts w:ascii="Arial" w:hAnsi="Arial" w:cs="Arial"/>
            <w:sz w:val="22"/>
            <w:szCs w:val="22"/>
          </w:rPr>
          <w:delText xml:space="preserve"> </w:delText>
        </w:r>
        <w:r w:rsidR="00B557DF" w:rsidDel="00EF0C45">
          <w:rPr>
            <w:rFonts w:ascii="Arial" w:hAnsi="Arial" w:cs="Arial"/>
            <w:sz w:val="22"/>
            <w:szCs w:val="22"/>
          </w:rPr>
          <w:delText xml:space="preserve">were from </w:delText>
        </w:r>
        <w:r w:rsidR="00957D54" w:rsidDel="00EF0C45">
          <w:rPr>
            <w:rFonts w:ascii="Arial" w:hAnsi="Arial" w:cs="Arial"/>
            <w:sz w:val="22"/>
            <w:szCs w:val="22"/>
          </w:rPr>
          <w:delText>samples</w:delText>
        </w:r>
        <w:r w:rsidR="009000F2" w:rsidDel="00EF0C45">
          <w:rPr>
            <w:rFonts w:ascii="Arial" w:hAnsi="Arial" w:cs="Arial"/>
            <w:sz w:val="22"/>
            <w:szCs w:val="22"/>
          </w:rPr>
          <w:delText xml:space="preserve"> collected in Ohio</w:delText>
        </w:r>
        <w:r w:rsidR="00957D54" w:rsidDel="00EF0C45">
          <w:rPr>
            <w:rFonts w:ascii="Arial" w:hAnsi="Arial" w:cs="Arial"/>
            <w:sz w:val="22"/>
            <w:szCs w:val="22"/>
          </w:rPr>
          <w:delText xml:space="preserve"> that were </w:delText>
        </w:r>
        <w:r w:rsidR="00B557DF" w:rsidDel="00EF0C45">
          <w:rPr>
            <w:rFonts w:ascii="Arial" w:hAnsi="Arial" w:cs="Arial"/>
            <w:sz w:val="22"/>
            <w:szCs w:val="22"/>
          </w:rPr>
          <w:delText xml:space="preserve">not </w:delText>
        </w:r>
        <w:r w:rsidR="00B557DF" w:rsidRPr="00B557DF" w:rsidDel="00EF0C45">
          <w:rPr>
            <w:rFonts w:ascii="Arial" w:hAnsi="Arial" w:cs="Arial"/>
            <w:i/>
            <w:iCs/>
            <w:sz w:val="22"/>
            <w:szCs w:val="22"/>
          </w:rPr>
          <w:delText>D. melanogaster</w:delText>
        </w:r>
        <w:r w:rsidR="00B557DF" w:rsidDel="00EF0C45">
          <w:rPr>
            <w:rFonts w:ascii="Arial" w:hAnsi="Arial" w:cs="Arial"/>
            <w:sz w:val="22"/>
            <w:szCs w:val="22"/>
          </w:rPr>
          <w:delText xml:space="preserve"> </w:delText>
        </w:r>
        <w:r w:rsidR="00D10379" w:rsidDel="00EF0C45">
          <w:rPr>
            <w:rFonts w:ascii="Arial" w:hAnsi="Arial" w:cs="Arial"/>
            <w:sz w:val="22"/>
            <w:szCs w:val="22"/>
          </w:rPr>
          <w:delText xml:space="preserve">and which we provisionally identified as </w:delText>
        </w:r>
        <w:r w:rsidR="00D10379" w:rsidRPr="00115BE1" w:rsidDel="00EF0C45">
          <w:rPr>
            <w:rFonts w:ascii="Arial" w:hAnsi="Arial" w:cs="Arial"/>
            <w:i/>
            <w:iCs/>
            <w:sz w:val="22"/>
            <w:szCs w:val="22"/>
          </w:rPr>
          <w:delText>Megaselia scalaris</w:delText>
        </w:r>
        <w:r w:rsidR="00D10379" w:rsidDel="00EF0C45">
          <w:rPr>
            <w:rFonts w:ascii="Arial" w:hAnsi="Arial" w:cs="Arial"/>
            <w:sz w:val="22"/>
            <w:szCs w:val="22"/>
          </w:rPr>
          <w:delText xml:space="preserve"> by cytochrome C oxidase subunit 1 (CO1) mapping. </w:delText>
        </w:r>
        <w:r w:rsidR="00773235" w:rsidDel="00EF0C45">
          <w:rPr>
            <w:rFonts w:ascii="Arial" w:hAnsi="Arial" w:cs="Arial"/>
            <w:sz w:val="22"/>
            <w:szCs w:val="22"/>
          </w:rPr>
          <w:delText xml:space="preserve"> </w:delText>
        </w:r>
      </w:del>
    </w:p>
    <w:p w14:paraId="5BE68D0C" w14:textId="77777777" w:rsidR="00EF0C45" w:rsidRDefault="00EF0C45" w:rsidP="00773235">
      <w:pPr>
        <w:spacing w:line="360" w:lineRule="auto"/>
        <w:ind w:firstLine="720"/>
        <w:rPr>
          <w:ins w:id="351" w:author="Keene-Snickers,Lexi" w:date="2025-08-07T16:51:00Z" w16du:dateUtc="2025-08-07T15:51:00Z"/>
          <w:rFonts w:ascii="Arial" w:hAnsi="Arial" w:cs="Arial"/>
          <w:sz w:val="22"/>
          <w:szCs w:val="22"/>
        </w:rPr>
      </w:pPr>
    </w:p>
    <w:p w14:paraId="24812EC8" w14:textId="562CAD6A" w:rsidR="00EF0C45" w:rsidRDefault="00EF0C45" w:rsidP="00773235">
      <w:pPr>
        <w:spacing w:line="360" w:lineRule="auto"/>
        <w:ind w:firstLine="720"/>
        <w:rPr>
          <w:ins w:id="352" w:author="Keene-Snickers,Lexi" w:date="2025-08-07T16:52:00Z" w16du:dateUtc="2025-08-07T15:52:00Z"/>
          <w:rFonts w:ascii="Arial" w:hAnsi="Arial" w:cs="Arial"/>
          <w:sz w:val="22"/>
          <w:szCs w:val="22"/>
        </w:rPr>
      </w:pPr>
      <w:ins w:id="353" w:author="Keene-Snickers,Lexi" w:date="2025-08-07T16:51:00Z" w16du:dateUtc="2025-08-07T15:51:00Z">
        <w:r>
          <w:rPr>
            <w:rFonts w:ascii="Arial" w:hAnsi="Arial" w:cs="Arial"/>
            <w:sz w:val="22"/>
            <w:szCs w:val="22"/>
          </w:rPr>
          <w:t xml:space="preserve">To confirm species </w:t>
        </w:r>
      </w:ins>
      <w:ins w:id="354" w:author="Keene-Snickers,Lexi" w:date="2025-08-07T16:55:00Z" w16du:dateUtc="2025-08-07T15:55:00Z">
        <w:r>
          <w:rPr>
            <w:rFonts w:ascii="Arial" w:hAnsi="Arial" w:cs="Arial"/>
            <w:sz w:val="22"/>
            <w:szCs w:val="22"/>
          </w:rPr>
          <w:t>identity,</w:t>
        </w:r>
      </w:ins>
      <w:ins w:id="355" w:author="Keene-Snickers,Lexi" w:date="2025-08-07T16:51:00Z" w16du:dateUtc="2025-08-07T15:51:00Z">
        <w:r>
          <w:rPr>
            <w:rFonts w:ascii="Arial" w:hAnsi="Arial" w:cs="Arial"/>
            <w:sz w:val="22"/>
            <w:szCs w:val="22"/>
          </w:rPr>
          <w:t xml:space="preserve"> we</w:t>
        </w:r>
      </w:ins>
      <w:ins w:id="356" w:author="Keene-Snickers,Lexi" w:date="2025-08-07T16:52:00Z" w16du:dateUtc="2025-08-07T15:52:00Z">
        <w:r>
          <w:rPr>
            <w:rFonts w:ascii="Arial" w:hAnsi="Arial" w:cs="Arial"/>
            <w:sz w:val="22"/>
            <w:szCs w:val="22"/>
          </w:rPr>
          <w:t xml:space="preserve"> </w:t>
        </w:r>
      </w:ins>
      <w:ins w:id="357" w:author="Keene-Snickers,Lexi" w:date="2025-08-07T16:53:00Z" w16du:dateUtc="2025-08-07T15:53:00Z">
        <w:r>
          <w:rPr>
            <w:rFonts w:ascii="Arial" w:hAnsi="Arial" w:cs="Arial"/>
            <w:sz w:val="22"/>
            <w:szCs w:val="22"/>
          </w:rPr>
          <w:t xml:space="preserve">competitively mapped host associate reads to a set of cytochrome c oxidase subunit 1 </w:t>
        </w:r>
      </w:ins>
      <w:ins w:id="358" w:author="Keene-Snickers,Lexi" w:date="2025-08-07T16:55:00Z" w16du:dateUtc="2025-08-07T15:55:00Z">
        <w:r>
          <w:rPr>
            <w:rFonts w:ascii="Arial" w:hAnsi="Arial" w:cs="Arial"/>
            <w:sz w:val="22"/>
            <w:szCs w:val="22"/>
          </w:rPr>
          <w:t xml:space="preserve">(CoX1) </w:t>
        </w:r>
      </w:ins>
      <w:ins w:id="359" w:author="Keene-Snickers,Lexi" w:date="2025-08-07T16:53:00Z" w16du:dateUtc="2025-08-07T15:53:00Z">
        <w:r>
          <w:rPr>
            <w:rFonts w:ascii="Arial" w:hAnsi="Arial" w:cs="Arial"/>
            <w:sz w:val="22"/>
            <w:szCs w:val="22"/>
          </w:rPr>
          <w:t>sequences representing species from across the Drosophilidae family. All sam</w:t>
        </w:r>
      </w:ins>
      <w:ins w:id="360" w:author="Keene-Snickers,Lexi" w:date="2025-08-07T16:54:00Z" w16du:dateUtc="2025-08-07T15:54:00Z">
        <w:r>
          <w:rPr>
            <w:rFonts w:ascii="Arial" w:hAnsi="Arial" w:cs="Arial"/>
            <w:sz w:val="22"/>
            <w:szCs w:val="22"/>
          </w:rPr>
          <w:t xml:space="preserve">ples were identified as </w:t>
        </w:r>
        <w:r w:rsidRPr="00EF0C45">
          <w:rPr>
            <w:rFonts w:ascii="Arial" w:hAnsi="Arial" w:cs="Arial"/>
            <w:i/>
            <w:iCs/>
            <w:sz w:val="22"/>
            <w:szCs w:val="22"/>
            <w:rPrChange w:id="361" w:author="Keene-Snickers,Lexi" w:date="2025-08-07T16:55:00Z" w16du:dateUtc="2025-08-07T15:55:00Z">
              <w:rPr>
                <w:rFonts w:ascii="Arial" w:hAnsi="Arial" w:cs="Arial"/>
                <w:sz w:val="22"/>
                <w:szCs w:val="22"/>
              </w:rPr>
            </w:rPrChange>
          </w:rPr>
          <w:t>D. melanogaster</w:t>
        </w:r>
        <w:r>
          <w:rPr>
            <w:rFonts w:ascii="Arial" w:hAnsi="Arial" w:cs="Arial"/>
            <w:sz w:val="22"/>
            <w:szCs w:val="22"/>
          </w:rPr>
          <w:t xml:space="preserve"> except for one sample from Maine (ME-M-3) which was identified as </w:t>
        </w:r>
        <w:r w:rsidRPr="00EF0C45">
          <w:rPr>
            <w:rFonts w:ascii="Arial" w:hAnsi="Arial" w:cs="Arial"/>
            <w:i/>
            <w:iCs/>
            <w:sz w:val="22"/>
            <w:szCs w:val="22"/>
            <w:rPrChange w:id="362" w:author="Keene-Snickers,Lexi" w:date="2025-08-07T16:56:00Z" w16du:dateUtc="2025-08-07T15:56:00Z">
              <w:rPr>
                <w:rFonts w:ascii="Arial" w:hAnsi="Arial" w:cs="Arial"/>
                <w:sz w:val="22"/>
                <w:szCs w:val="22"/>
              </w:rPr>
            </w:rPrChange>
          </w:rPr>
          <w:t>D. simulans</w:t>
        </w:r>
        <w:r>
          <w:rPr>
            <w:rFonts w:ascii="Arial" w:hAnsi="Arial" w:cs="Arial"/>
            <w:sz w:val="22"/>
            <w:szCs w:val="22"/>
          </w:rPr>
          <w:t xml:space="preserve">. </w:t>
        </w:r>
        <w:commentRangeStart w:id="363"/>
        <w:r>
          <w:rPr>
            <w:rFonts w:ascii="Arial" w:hAnsi="Arial" w:cs="Arial"/>
            <w:sz w:val="22"/>
            <w:szCs w:val="22"/>
          </w:rPr>
          <w:t xml:space="preserve">Subsequent </w:t>
        </w:r>
      </w:ins>
      <w:commentRangeEnd w:id="363"/>
      <w:ins w:id="364" w:author="Keene-Snickers,Lexi" w:date="2025-08-07T16:55:00Z" w16du:dateUtc="2025-08-07T15:55:00Z">
        <w:r>
          <w:rPr>
            <w:rStyle w:val="CommentReference"/>
          </w:rPr>
          <w:commentReference w:id="363"/>
        </w:r>
      </w:ins>
    </w:p>
    <w:p w14:paraId="4029D2AA" w14:textId="4F524817" w:rsidR="00EF0C45" w:rsidDel="00EF0C45" w:rsidRDefault="00EF0C45" w:rsidP="00773235">
      <w:pPr>
        <w:spacing w:line="360" w:lineRule="auto"/>
        <w:ind w:firstLine="720"/>
        <w:rPr>
          <w:del w:id="365" w:author="Keene-Snickers,Lexi" w:date="2025-08-07T16:54:00Z" w16du:dateUtc="2025-08-07T15:54:00Z"/>
          <w:rFonts w:ascii="Arial" w:hAnsi="Arial" w:cs="Arial"/>
          <w:sz w:val="22"/>
          <w:szCs w:val="22"/>
        </w:rPr>
      </w:pPr>
    </w:p>
    <w:p w14:paraId="4D982E0C" w14:textId="77777777" w:rsidR="00957D54" w:rsidRDefault="00957D54" w:rsidP="00081385">
      <w:pPr>
        <w:spacing w:line="360" w:lineRule="auto"/>
        <w:rPr>
          <w:rFonts w:ascii="Arial" w:hAnsi="Arial" w:cs="Arial"/>
          <w:sz w:val="22"/>
          <w:szCs w:val="22"/>
        </w:rPr>
      </w:pPr>
    </w:p>
    <w:p w14:paraId="780C0376" w14:textId="46FC265A" w:rsidR="00B557DF" w:rsidRDefault="00B557DF" w:rsidP="00081385">
      <w:pPr>
        <w:spacing w:line="360" w:lineRule="auto"/>
        <w:rPr>
          <w:rFonts w:ascii="Arial" w:hAnsi="Arial" w:cs="Arial"/>
          <w:sz w:val="22"/>
          <w:szCs w:val="22"/>
        </w:rPr>
      </w:pPr>
      <w:r>
        <w:rPr>
          <w:rFonts w:ascii="Arial" w:hAnsi="Arial" w:cs="Arial"/>
          <w:sz w:val="22"/>
          <w:szCs w:val="22"/>
        </w:rPr>
        <w:tab/>
      </w:r>
      <w:r w:rsidR="00957D54">
        <w:rPr>
          <w:rFonts w:ascii="Arial" w:hAnsi="Arial" w:cs="Arial"/>
          <w:sz w:val="22"/>
          <w:szCs w:val="22"/>
        </w:rPr>
        <w:t xml:space="preserve">We </w:t>
      </w:r>
      <w:r w:rsidR="00BF4211">
        <w:rPr>
          <w:rFonts w:ascii="Arial" w:hAnsi="Arial" w:cs="Arial"/>
          <w:sz w:val="22"/>
          <w:szCs w:val="22"/>
        </w:rPr>
        <w:t xml:space="preserve">evaluated </w:t>
      </w:r>
      <w:r w:rsidR="00387662">
        <w:rPr>
          <w:rFonts w:ascii="Arial" w:hAnsi="Arial" w:cs="Arial"/>
          <w:sz w:val="22"/>
          <w:szCs w:val="22"/>
        </w:rPr>
        <w:t>the</w:t>
      </w:r>
      <w:r w:rsidR="00957D54">
        <w:rPr>
          <w:rFonts w:ascii="Arial" w:hAnsi="Arial" w:cs="Arial"/>
          <w:sz w:val="22"/>
          <w:szCs w:val="22"/>
        </w:rPr>
        <w:t xml:space="preserve"> correlation </w:t>
      </w:r>
      <w:r w:rsidR="00387662">
        <w:rPr>
          <w:rFonts w:ascii="Arial" w:hAnsi="Arial" w:cs="Arial"/>
          <w:sz w:val="22"/>
          <w:szCs w:val="22"/>
        </w:rPr>
        <w:t xml:space="preserve">between </w:t>
      </w:r>
      <w:r w:rsidR="00957D54">
        <w:rPr>
          <w:rFonts w:ascii="Arial" w:hAnsi="Arial" w:cs="Arial"/>
          <w:sz w:val="22"/>
          <w:szCs w:val="22"/>
        </w:rPr>
        <w:t xml:space="preserve">galbut virus RNA 1 levels </w:t>
      </w:r>
      <w:r w:rsidR="001F5A4F">
        <w:rPr>
          <w:rFonts w:ascii="Arial" w:hAnsi="Arial" w:cs="Arial"/>
          <w:sz w:val="22"/>
          <w:szCs w:val="22"/>
        </w:rPr>
        <w:t>measured by</w:t>
      </w:r>
      <w:r w:rsidR="00387662">
        <w:rPr>
          <w:rFonts w:ascii="Arial" w:hAnsi="Arial" w:cs="Arial"/>
          <w:sz w:val="22"/>
          <w:szCs w:val="22"/>
        </w:rPr>
        <w:t xml:space="preserve"> </w:t>
      </w:r>
      <w:r w:rsidR="00957D54">
        <w:rPr>
          <w:rFonts w:ascii="Arial" w:hAnsi="Arial" w:cs="Arial"/>
          <w:sz w:val="22"/>
          <w:szCs w:val="22"/>
        </w:rPr>
        <w:t xml:space="preserve">RT-qPCR and the number of </w:t>
      </w:r>
      <w:r w:rsidR="00387662">
        <w:rPr>
          <w:rFonts w:ascii="Arial" w:hAnsi="Arial" w:cs="Arial"/>
          <w:sz w:val="22"/>
          <w:szCs w:val="22"/>
        </w:rPr>
        <w:t xml:space="preserve">galbut-virus </w:t>
      </w:r>
      <w:r w:rsidR="009000F2">
        <w:rPr>
          <w:rFonts w:ascii="Arial" w:hAnsi="Arial" w:cs="Arial"/>
          <w:sz w:val="22"/>
          <w:szCs w:val="22"/>
        </w:rPr>
        <w:t xml:space="preserve">RNA 1 </w:t>
      </w:r>
      <w:r w:rsidR="00387662">
        <w:rPr>
          <w:rFonts w:ascii="Arial" w:hAnsi="Arial" w:cs="Arial"/>
          <w:sz w:val="22"/>
          <w:szCs w:val="22"/>
        </w:rPr>
        <w:t xml:space="preserve">mapping </w:t>
      </w:r>
      <w:r w:rsidR="00957D54">
        <w:rPr>
          <w:rFonts w:ascii="Arial" w:hAnsi="Arial" w:cs="Arial"/>
          <w:sz w:val="22"/>
          <w:szCs w:val="22"/>
        </w:rPr>
        <w:t>reads per million</w:t>
      </w:r>
      <w:r w:rsidR="006264D3">
        <w:rPr>
          <w:rFonts w:ascii="Arial" w:hAnsi="Arial" w:cs="Arial"/>
          <w:sz w:val="22"/>
          <w:szCs w:val="22"/>
        </w:rPr>
        <w:t xml:space="preserve"> (RPM)</w:t>
      </w:r>
      <w:r w:rsidR="00387662">
        <w:rPr>
          <w:rFonts w:ascii="Arial" w:hAnsi="Arial" w:cs="Arial"/>
          <w:sz w:val="22"/>
          <w:szCs w:val="22"/>
        </w:rPr>
        <w:t xml:space="preserve"> total reads</w:t>
      </w:r>
      <w:r w:rsidR="00957D54">
        <w:rPr>
          <w:rFonts w:ascii="Arial" w:hAnsi="Arial" w:cs="Arial"/>
          <w:sz w:val="22"/>
          <w:szCs w:val="22"/>
        </w:rPr>
        <w:t xml:space="preserve">. We found </w:t>
      </w:r>
      <w:r w:rsidR="00957D54">
        <w:rPr>
          <w:rFonts w:ascii="Arial" w:hAnsi="Arial" w:cs="Arial"/>
          <w:sz w:val="22"/>
          <w:szCs w:val="22"/>
        </w:rPr>
        <w:lastRenderedPageBreak/>
        <w:t xml:space="preserve">that </w:t>
      </w:r>
      <w:r w:rsidR="00387662">
        <w:rPr>
          <w:rFonts w:ascii="Arial" w:hAnsi="Arial" w:cs="Arial"/>
          <w:sz w:val="22"/>
          <w:szCs w:val="22"/>
        </w:rPr>
        <w:t xml:space="preserve">these measures of galbut virus abundance were </w:t>
      </w:r>
      <w:r w:rsidR="00D10379">
        <w:rPr>
          <w:rFonts w:ascii="Arial" w:hAnsi="Arial" w:cs="Arial"/>
          <w:sz w:val="22"/>
          <w:szCs w:val="22"/>
        </w:rPr>
        <w:t>concordant</w:t>
      </w:r>
      <w:r w:rsidR="004936D4">
        <w:rPr>
          <w:rFonts w:ascii="Arial" w:hAnsi="Arial" w:cs="Arial"/>
          <w:sz w:val="22"/>
          <w:szCs w:val="22"/>
        </w:rPr>
        <w:t xml:space="preserve">, with a </w:t>
      </w:r>
      <w:r w:rsidR="00170915">
        <w:rPr>
          <w:rFonts w:ascii="Arial" w:hAnsi="Arial" w:cs="Arial"/>
          <w:sz w:val="22"/>
          <w:szCs w:val="22"/>
        </w:rPr>
        <w:t>linear regression slo</w:t>
      </w:r>
      <w:r w:rsidR="001B34D8">
        <w:rPr>
          <w:rFonts w:ascii="Arial" w:hAnsi="Arial" w:cs="Arial"/>
          <w:sz w:val="22"/>
          <w:szCs w:val="22"/>
        </w:rPr>
        <w:t>p</w:t>
      </w:r>
      <w:r w:rsidR="00170915">
        <w:rPr>
          <w:rFonts w:ascii="Arial" w:hAnsi="Arial" w:cs="Arial"/>
          <w:sz w:val="22"/>
          <w:szCs w:val="22"/>
        </w:rPr>
        <w:t xml:space="preserve">e of 1.03 and a </w:t>
      </w:r>
      <w:r w:rsidR="004936D4">
        <w:rPr>
          <w:rFonts w:ascii="Arial" w:hAnsi="Arial" w:cs="Arial"/>
          <w:sz w:val="22"/>
          <w:szCs w:val="22"/>
        </w:rPr>
        <w:t>coefficient of determination of 0.</w:t>
      </w:r>
      <w:r w:rsidR="001100B4">
        <w:rPr>
          <w:rFonts w:ascii="Arial" w:hAnsi="Arial" w:cs="Arial"/>
          <w:sz w:val="22"/>
          <w:szCs w:val="22"/>
        </w:rPr>
        <w:t>69</w:t>
      </w:r>
      <w:r w:rsidR="004936D4">
        <w:rPr>
          <w:rFonts w:ascii="Arial" w:hAnsi="Arial" w:cs="Arial"/>
          <w:sz w:val="22"/>
          <w:szCs w:val="22"/>
        </w:rPr>
        <w:t xml:space="preserve"> </w:t>
      </w:r>
      <w:r w:rsidR="009359A0">
        <w:rPr>
          <w:rFonts w:ascii="Arial" w:hAnsi="Arial" w:cs="Arial"/>
          <w:sz w:val="22"/>
          <w:szCs w:val="22"/>
        </w:rPr>
        <w:t>(</w:t>
      </w:r>
      <w:r w:rsidR="009359A0">
        <w:rPr>
          <w:rFonts w:ascii="Arial" w:hAnsi="Arial" w:cs="Arial"/>
          <w:b/>
          <w:bCs/>
          <w:sz w:val="22"/>
          <w:szCs w:val="22"/>
        </w:rPr>
        <w:t>p &lt; 0.001</w:t>
      </w:r>
      <w:r w:rsidR="00957D54">
        <w:rPr>
          <w:rFonts w:ascii="Arial" w:hAnsi="Arial" w:cs="Arial"/>
          <w:b/>
          <w:bCs/>
          <w:sz w:val="22"/>
          <w:szCs w:val="22"/>
        </w:rPr>
        <w:t>,</w:t>
      </w:r>
      <w:r w:rsidR="009359A0">
        <w:rPr>
          <w:rFonts w:ascii="Arial" w:hAnsi="Arial" w:cs="Arial"/>
          <w:b/>
          <w:bCs/>
          <w:sz w:val="22"/>
          <w:szCs w:val="22"/>
        </w:rPr>
        <w:t xml:space="preserve"> </w:t>
      </w:r>
      <w:ins w:id="366" w:author="Keene-Snickers,Lexi" w:date="2025-08-06T14:54:00Z" w16du:dateUtc="2025-08-06T13:54:00Z">
        <w:r w:rsidR="00A4405E">
          <w:rPr>
            <w:rFonts w:ascii="Arial" w:hAnsi="Arial" w:cs="Arial"/>
            <w:b/>
            <w:bCs/>
            <w:sz w:val="22"/>
            <w:szCs w:val="22"/>
          </w:rPr>
          <w:t xml:space="preserve">Supp. </w:t>
        </w:r>
      </w:ins>
      <w:r w:rsidR="003F5D8A" w:rsidRPr="00E97611">
        <w:rPr>
          <w:rFonts w:ascii="Arial" w:hAnsi="Arial" w:cs="Arial"/>
          <w:b/>
          <w:bCs/>
          <w:sz w:val="22"/>
          <w:szCs w:val="22"/>
        </w:rPr>
        <w:t xml:space="preserve">Fig. </w:t>
      </w:r>
      <w:ins w:id="367" w:author="Keene-Snickers,Lexi" w:date="2025-08-06T14:54:00Z" w16du:dateUtc="2025-08-06T13:54:00Z">
        <w:r w:rsidR="00A4405E">
          <w:rPr>
            <w:rFonts w:ascii="Arial" w:hAnsi="Arial" w:cs="Arial"/>
            <w:b/>
            <w:bCs/>
            <w:sz w:val="22"/>
            <w:szCs w:val="22"/>
          </w:rPr>
          <w:t>1</w:t>
        </w:r>
      </w:ins>
      <w:del w:id="368" w:author="Keene-Snickers,Lexi" w:date="2025-08-06T14:54:00Z" w16du:dateUtc="2025-08-06T13:54:00Z">
        <w:r w:rsidR="003F5D8A" w:rsidRPr="00E97611" w:rsidDel="00A4405E">
          <w:rPr>
            <w:rFonts w:ascii="Arial" w:hAnsi="Arial" w:cs="Arial"/>
            <w:b/>
            <w:bCs/>
            <w:sz w:val="22"/>
            <w:szCs w:val="22"/>
          </w:rPr>
          <w:delText>2</w:delText>
        </w:r>
      </w:del>
      <w:r w:rsidR="002F309F">
        <w:rPr>
          <w:rFonts w:ascii="Arial" w:hAnsi="Arial" w:cs="Arial"/>
          <w:sz w:val="22"/>
          <w:szCs w:val="22"/>
        </w:rPr>
        <w:t xml:space="preserve">). </w:t>
      </w:r>
    </w:p>
    <w:p w14:paraId="5A500997" w14:textId="77777777" w:rsidR="00E026FB" w:rsidDel="00FB142E" w:rsidRDefault="00E026FB" w:rsidP="00081385">
      <w:pPr>
        <w:spacing w:line="360" w:lineRule="auto"/>
        <w:rPr>
          <w:del w:id="369" w:author="Keene-Snickers,Lexi" w:date="2025-08-08T16:18:00Z" w16du:dateUtc="2025-08-08T15:18:00Z"/>
          <w:rFonts w:ascii="Arial" w:hAnsi="Arial" w:cs="Arial"/>
          <w:sz w:val="22"/>
          <w:szCs w:val="22"/>
        </w:rPr>
      </w:pPr>
    </w:p>
    <w:p w14:paraId="24B3F1B8" w14:textId="77777777" w:rsidR="00773235" w:rsidDel="00FB142E" w:rsidRDefault="00773235" w:rsidP="00081385">
      <w:pPr>
        <w:spacing w:line="360" w:lineRule="auto"/>
        <w:rPr>
          <w:del w:id="370" w:author="Keene-Snickers,Lexi" w:date="2025-08-08T16:18:00Z" w16du:dateUtc="2025-08-08T15:18:00Z"/>
          <w:rFonts w:ascii="Arial" w:hAnsi="Arial" w:cs="Arial"/>
          <w:b/>
          <w:bCs/>
          <w:sz w:val="22"/>
          <w:szCs w:val="22"/>
        </w:rPr>
      </w:pPr>
    </w:p>
    <w:p w14:paraId="6458BB01" w14:textId="77777777" w:rsidR="00773235" w:rsidRDefault="00773235" w:rsidP="00081385">
      <w:pPr>
        <w:spacing w:line="360" w:lineRule="auto"/>
        <w:rPr>
          <w:rFonts w:ascii="Arial" w:hAnsi="Arial" w:cs="Arial"/>
          <w:b/>
          <w:bCs/>
          <w:sz w:val="22"/>
          <w:szCs w:val="22"/>
        </w:rPr>
      </w:pPr>
    </w:p>
    <w:p w14:paraId="22476DBA" w14:textId="68E5ADB2" w:rsidR="00743130" w:rsidRDefault="00A4405E" w:rsidP="00081385">
      <w:pPr>
        <w:spacing w:line="360" w:lineRule="auto"/>
        <w:rPr>
          <w:noProof/>
        </w:rPr>
      </w:pPr>
      <w:ins w:id="371" w:author="Keene-Snickers,Lexi" w:date="2025-08-06T14:50:00Z" w16du:dateUtc="2025-08-06T13:50:00Z">
        <w:r>
          <w:rPr>
            <w:rFonts w:ascii="Arial" w:hAnsi="Arial" w:cs="Arial"/>
            <w:b/>
            <w:bCs/>
            <w:sz w:val="22"/>
            <w:szCs w:val="22"/>
          </w:rPr>
          <w:t>Supplemental Table 3</w:t>
        </w:r>
      </w:ins>
      <w:del w:id="372" w:author="Keene-Snickers,Lexi" w:date="2025-08-06T14:49:00Z" w16du:dateUtc="2025-08-06T13:49:00Z">
        <w:r w:rsidR="00E026FB" w:rsidRPr="004B1DE5" w:rsidDel="00A4405E">
          <w:rPr>
            <w:rFonts w:ascii="Arial" w:hAnsi="Arial" w:cs="Arial"/>
            <w:b/>
            <w:bCs/>
            <w:sz w:val="22"/>
            <w:szCs w:val="22"/>
          </w:rPr>
          <w:delText>Table 1</w:delText>
        </w:r>
      </w:del>
      <w:r w:rsidR="004B1DE5" w:rsidRPr="004B1DE5">
        <w:rPr>
          <w:rFonts w:ascii="Arial" w:hAnsi="Arial" w:cs="Arial"/>
          <w:b/>
          <w:bCs/>
          <w:sz w:val="22"/>
          <w:szCs w:val="22"/>
        </w:rPr>
        <w:t xml:space="preserve">: </w:t>
      </w:r>
      <w:r w:rsidR="00B71B44">
        <w:rPr>
          <w:rFonts w:ascii="Arial" w:hAnsi="Arial" w:cs="Arial"/>
          <w:b/>
          <w:bCs/>
          <w:sz w:val="22"/>
          <w:szCs w:val="22"/>
        </w:rPr>
        <w:t>Sequenced</w:t>
      </w:r>
      <w:r w:rsidR="005E05A5">
        <w:rPr>
          <w:rFonts w:ascii="Arial" w:hAnsi="Arial" w:cs="Arial"/>
          <w:b/>
          <w:bCs/>
          <w:sz w:val="22"/>
          <w:szCs w:val="22"/>
        </w:rPr>
        <w:t xml:space="preserve"> wild</w:t>
      </w:r>
      <w:r w:rsidR="00B71B44">
        <w:rPr>
          <w:rFonts w:ascii="Arial" w:hAnsi="Arial" w:cs="Arial"/>
          <w:b/>
          <w:bCs/>
          <w:sz w:val="22"/>
          <w:szCs w:val="22"/>
        </w:rPr>
        <w:t xml:space="preserve"> </w:t>
      </w:r>
      <w:r w:rsidR="004B1DE5" w:rsidRPr="00B71B44">
        <w:rPr>
          <w:rFonts w:ascii="Arial" w:hAnsi="Arial" w:cs="Arial"/>
          <w:b/>
          <w:bCs/>
          <w:i/>
          <w:iCs/>
          <w:sz w:val="22"/>
          <w:szCs w:val="22"/>
        </w:rPr>
        <w:t>D. melanogaster</w:t>
      </w:r>
      <w:r w:rsidR="004B1DE5" w:rsidRPr="004B1DE5">
        <w:rPr>
          <w:rFonts w:ascii="Arial" w:hAnsi="Arial" w:cs="Arial"/>
          <w:b/>
          <w:bCs/>
          <w:sz w:val="22"/>
          <w:szCs w:val="22"/>
        </w:rPr>
        <w:t xml:space="preserve"> metadata.</w:t>
      </w:r>
      <w:r w:rsidR="00427780" w:rsidRPr="00427780">
        <w:rPr>
          <w:noProof/>
        </w:rPr>
        <w:t xml:space="preserve"> </w:t>
      </w:r>
      <w:del w:id="373" w:author="Keene-Snickers,Lexi" w:date="2025-08-07T16:24:00Z" w16du:dateUtc="2025-08-07T15:24:00Z">
        <w:r w:rsidR="00427780" w:rsidRPr="00427780" w:rsidDel="001C6DAD">
          <w:rPr>
            <w:rFonts w:ascii="Arial" w:hAnsi="Arial" w:cs="Arial"/>
            <w:b/>
            <w:bCs/>
            <w:noProof/>
            <w:sz w:val="22"/>
            <w:szCs w:val="22"/>
          </w:rPr>
          <w:drawing>
            <wp:inline distT="0" distB="0" distL="0" distR="0" wp14:anchorId="636E79C2" wp14:editId="4E4573E2">
              <wp:extent cx="5943600" cy="6462395"/>
              <wp:effectExtent l="0" t="0" r="0" b="1905"/>
              <wp:docPr id="2003927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27174" name=""/>
                      <pic:cNvPicPr/>
                    </pic:nvPicPr>
                    <pic:blipFill>
                      <a:blip r:embed="rId16"/>
                      <a:stretch>
                        <a:fillRect/>
                      </a:stretch>
                    </pic:blipFill>
                    <pic:spPr>
                      <a:xfrm>
                        <a:off x="0" y="0"/>
                        <a:ext cx="5960396" cy="6480657"/>
                      </a:xfrm>
                      <a:prstGeom prst="rect">
                        <a:avLst/>
                      </a:prstGeom>
                    </pic:spPr>
                  </pic:pic>
                </a:graphicData>
              </a:graphic>
            </wp:inline>
          </w:drawing>
        </w:r>
      </w:del>
    </w:p>
    <w:p w14:paraId="6141F237" w14:textId="24760789" w:rsidR="00427780" w:rsidRDefault="001C6DAD" w:rsidP="00081385">
      <w:pPr>
        <w:spacing w:line="360" w:lineRule="auto"/>
        <w:rPr>
          <w:noProof/>
        </w:rPr>
      </w:pPr>
      <w:ins w:id="374" w:author="Keene-Snickers,Lexi" w:date="2025-08-07T16:24:00Z" w16du:dateUtc="2025-08-07T15:24:00Z">
        <w:r w:rsidRPr="001C6DAD">
          <w:rPr>
            <w:noProof/>
          </w:rPr>
          <w:drawing>
            <wp:inline distT="0" distB="0" distL="0" distR="0" wp14:anchorId="5F0BC771" wp14:editId="450EEFE8">
              <wp:extent cx="5943600" cy="5751195"/>
              <wp:effectExtent l="0" t="0" r="0" b="1905"/>
              <wp:docPr id="60230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01569" name=""/>
                      <pic:cNvPicPr/>
                    </pic:nvPicPr>
                    <pic:blipFill>
                      <a:blip r:embed="rId17"/>
                      <a:stretch>
                        <a:fillRect/>
                      </a:stretch>
                    </pic:blipFill>
                    <pic:spPr>
                      <a:xfrm>
                        <a:off x="0" y="0"/>
                        <a:ext cx="5943600" cy="5751195"/>
                      </a:xfrm>
                      <a:prstGeom prst="rect">
                        <a:avLst/>
                      </a:prstGeom>
                    </pic:spPr>
                  </pic:pic>
                </a:graphicData>
              </a:graphic>
            </wp:inline>
          </w:drawing>
        </w:r>
      </w:ins>
    </w:p>
    <w:p w14:paraId="060DE1DC" w14:textId="77777777" w:rsidR="00427780" w:rsidRDefault="00427780" w:rsidP="00081385">
      <w:pPr>
        <w:spacing w:line="360" w:lineRule="auto"/>
        <w:rPr>
          <w:noProof/>
        </w:rPr>
      </w:pPr>
    </w:p>
    <w:p w14:paraId="0B2EEA19" w14:textId="68DFCBFE" w:rsidR="00427780" w:rsidRPr="004B1DE5" w:rsidRDefault="001C6DAD" w:rsidP="00081385">
      <w:pPr>
        <w:spacing w:line="360" w:lineRule="auto"/>
        <w:rPr>
          <w:rFonts w:ascii="Arial" w:hAnsi="Arial" w:cs="Arial"/>
          <w:b/>
          <w:bCs/>
          <w:sz w:val="22"/>
          <w:szCs w:val="22"/>
        </w:rPr>
      </w:pPr>
      <w:ins w:id="375" w:author="Keene-Snickers,Lexi" w:date="2025-08-07T16:25:00Z" w16du:dateUtc="2025-08-07T15:25:00Z">
        <w:r w:rsidRPr="001C6DAD">
          <w:rPr>
            <w:rFonts w:ascii="Arial" w:hAnsi="Arial" w:cs="Arial"/>
            <w:b/>
            <w:bCs/>
            <w:noProof/>
            <w:sz w:val="22"/>
            <w:szCs w:val="22"/>
          </w:rPr>
          <w:lastRenderedPageBreak/>
          <w:drawing>
            <wp:inline distT="0" distB="0" distL="0" distR="0" wp14:anchorId="6CA1AE6E" wp14:editId="0D95AF6A">
              <wp:extent cx="5943600" cy="5810885"/>
              <wp:effectExtent l="0" t="0" r="0" b="5715"/>
              <wp:docPr id="18297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13181" name=""/>
                      <pic:cNvPicPr/>
                    </pic:nvPicPr>
                    <pic:blipFill>
                      <a:blip r:embed="rId18"/>
                      <a:stretch>
                        <a:fillRect/>
                      </a:stretch>
                    </pic:blipFill>
                    <pic:spPr>
                      <a:xfrm>
                        <a:off x="0" y="0"/>
                        <a:ext cx="5943600" cy="5810885"/>
                      </a:xfrm>
                      <a:prstGeom prst="rect">
                        <a:avLst/>
                      </a:prstGeom>
                    </pic:spPr>
                  </pic:pic>
                </a:graphicData>
              </a:graphic>
            </wp:inline>
          </w:drawing>
        </w:r>
      </w:ins>
      <w:del w:id="376" w:author="Keene-Snickers,Lexi" w:date="2025-08-07T16:24:00Z" w16du:dateUtc="2025-08-07T15:24:00Z">
        <w:r w:rsidR="00427780" w:rsidRPr="00427780" w:rsidDel="001C6DAD">
          <w:rPr>
            <w:rFonts w:ascii="Arial" w:hAnsi="Arial" w:cs="Arial"/>
            <w:b/>
            <w:bCs/>
            <w:noProof/>
            <w:sz w:val="22"/>
            <w:szCs w:val="22"/>
          </w:rPr>
          <w:drawing>
            <wp:inline distT="0" distB="0" distL="0" distR="0" wp14:anchorId="1EA8C668" wp14:editId="0863AAE1">
              <wp:extent cx="5943600" cy="6374130"/>
              <wp:effectExtent l="0" t="0" r="0" b="1270"/>
              <wp:docPr id="86086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62439" name=""/>
                      <pic:cNvPicPr/>
                    </pic:nvPicPr>
                    <pic:blipFill>
                      <a:blip r:embed="rId19"/>
                      <a:stretch>
                        <a:fillRect/>
                      </a:stretch>
                    </pic:blipFill>
                    <pic:spPr>
                      <a:xfrm>
                        <a:off x="0" y="0"/>
                        <a:ext cx="5943600" cy="6374130"/>
                      </a:xfrm>
                      <a:prstGeom prst="rect">
                        <a:avLst/>
                      </a:prstGeom>
                    </pic:spPr>
                  </pic:pic>
                </a:graphicData>
              </a:graphic>
            </wp:inline>
          </w:drawing>
        </w:r>
      </w:del>
    </w:p>
    <w:p w14:paraId="771E313F" w14:textId="666CBECA" w:rsidR="003A1006" w:rsidRDefault="003A1006" w:rsidP="00081385">
      <w:pPr>
        <w:spacing w:line="360" w:lineRule="auto"/>
        <w:rPr>
          <w:rFonts w:ascii="Arial" w:hAnsi="Arial" w:cs="Arial"/>
          <w:sz w:val="22"/>
          <w:szCs w:val="22"/>
        </w:rPr>
      </w:pPr>
    </w:p>
    <w:p w14:paraId="1709F1E4" w14:textId="5387FA42" w:rsidR="00F06884" w:rsidRDefault="001100B4"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03920A24" wp14:editId="50FC59FF">
            <wp:extent cx="5943600" cy="4754880"/>
            <wp:effectExtent l="0" t="0" r="0" b="0"/>
            <wp:docPr id="1769001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01206" name="Picture 1769001206"/>
                    <pic:cNvPicPr/>
                  </pic:nvPicPr>
                  <pic:blipFill>
                    <a:blip r:embed="rId20"/>
                    <a:stretch>
                      <a:fillRect/>
                    </a:stretch>
                  </pic:blipFill>
                  <pic:spPr>
                    <a:xfrm>
                      <a:off x="0" y="0"/>
                      <a:ext cx="5943600" cy="4754880"/>
                    </a:xfrm>
                    <a:prstGeom prst="rect">
                      <a:avLst/>
                    </a:prstGeom>
                  </pic:spPr>
                </pic:pic>
              </a:graphicData>
            </a:graphic>
          </wp:inline>
        </w:drawing>
      </w:r>
    </w:p>
    <w:p w14:paraId="6CEF62CB" w14:textId="417BC5D9" w:rsidR="00006799" w:rsidRDefault="00A4405E" w:rsidP="00081385">
      <w:pPr>
        <w:spacing w:line="360" w:lineRule="auto"/>
        <w:rPr>
          <w:rFonts w:ascii="Arial" w:hAnsi="Arial" w:cs="Arial"/>
          <w:sz w:val="22"/>
          <w:szCs w:val="22"/>
        </w:rPr>
      </w:pPr>
      <w:ins w:id="377" w:author="Keene-Snickers,Lexi" w:date="2025-08-06T14:54:00Z" w16du:dateUtc="2025-08-06T13:54:00Z">
        <w:r>
          <w:rPr>
            <w:rFonts w:ascii="Arial" w:hAnsi="Arial" w:cs="Arial"/>
            <w:b/>
            <w:bCs/>
            <w:sz w:val="22"/>
            <w:szCs w:val="22"/>
          </w:rPr>
          <w:t xml:space="preserve">Supplemental </w:t>
        </w:r>
      </w:ins>
      <w:r w:rsidR="00006799" w:rsidRPr="00006799">
        <w:rPr>
          <w:rFonts w:ascii="Arial" w:hAnsi="Arial" w:cs="Arial"/>
          <w:b/>
          <w:bCs/>
          <w:sz w:val="22"/>
          <w:szCs w:val="22"/>
        </w:rPr>
        <w:t xml:space="preserve">Figure </w:t>
      </w:r>
      <w:ins w:id="378" w:author="Keene-Snickers,Lexi" w:date="2025-08-06T14:54:00Z" w16du:dateUtc="2025-08-06T13:54:00Z">
        <w:r>
          <w:rPr>
            <w:rFonts w:ascii="Arial" w:hAnsi="Arial" w:cs="Arial"/>
            <w:b/>
            <w:bCs/>
            <w:sz w:val="22"/>
            <w:szCs w:val="22"/>
          </w:rPr>
          <w:t>1</w:t>
        </w:r>
      </w:ins>
      <w:del w:id="379" w:author="Keene-Snickers,Lexi" w:date="2025-08-06T14:54:00Z" w16du:dateUtc="2025-08-06T13:54:00Z">
        <w:r w:rsidR="00006799" w:rsidRPr="00006799" w:rsidDel="00A4405E">
          <w:rPr>
            <w:rFonts w:ascii="Arial" w:hAnsi="Arial" w:cs="Arial"/>
            <w:b/>
            <w:bCs/>
            <w:sz w:val="22"/>
            <w:szCs w:val="22"/>
          </w:rPr>
          <w:delText>2</w:delText>
        </w:r>
      </w:del>
      <w:r w:rsidR="00006799" w:rsidRPr="00006799">
        <w:rPr>
          <w:rFonts w:ascii="Arial" w:hAnsi="Arial" w:cs="Arial"/>
          <w:b/>
          <w:bCs/>
          <w:sz w:val="22"/>
          <w:szCs w:val="22"/>
        </w:rPr>
        <w:t xml:space="preserve">: </w:t>
      </w:r>
      <w:r w:rsidR="00D10379">
        <w:rPr>
          <w:rFonts w:ascii="Arial" w:hAnsi="Arial" w:cs="Arial"/>
          <w:b/>
          <w:bCs/>
          <w:sz w:val="22"/>
          <w:szCs w:val="22"/>
        </w:rPr>
        <w:t>Concordance of</w:t>
      </w:r>
      <w:r w:rsidR="006200EA">
        <w:rPr>
          <w:rFonts w:ascii="Arial" w:hAnsi="Arial" w:cs="Arial"/>
          <w:b/>
          <w:bCs/>
          <w:sz w:val="22"/>
          <w:szCs w:val="22"/>
        </w:rPr>
        <w:t xml:space="preserve"> g</w:t>
      </w:r>
      <w:r w:rsidR="00F40042">
        <w:rPr>
          <w:rFonts w:ascii="Arial" w:hAnsi="Arial" w:cs="Arial"/>
          <w:b/>
          <w:bCs/>
          <w:sz w:val="22"/>
          <w:szCs w:val="22"/>
        </w:rPr>
        <w:t xml:space="preserve">albut virus </w:t>
      </w:r>
      <w:r w:rsidR="006200EA">
        <w:rPr>
          <w:rFonts w:ascii="Arial" w:hAnsi="Arial" w:cs="Arial"/>
          <w:b/>
          <w:bCs/>
          <w:sz w:val="22"/>
          <w:szCs w:val="22"/>
        </w:rPr>
        <w:t xml:space="preserve">RNA levels measured by RT-qPCR and sequencing. </w:t>
      </w:r>
      <w:r w:rsidR="0030022F" w:rsidRPr="00115BE1">
        <w:rPr>
          <w:rFonts w:ascii="Arial" w:hAnsi="Arial" w:cs="Arial"/>
          <w:sz w:val="22"/>
          <w:szCs w:val="22"/>
        </w:rPr>
        <w:t>Galbut virus</w:t>
      </w:r>
      <w:r w:rsidR="0030022F">
        <w:rPr>
          <w:rFonts w:ascii="Arial" w:hAnsi="Arial" w:cs="Arial"/>
          <w:b/>
          <w:bCs/>
          <w:sz w:val="22"/>
          <w:szCs w:val="22"/>
        </w:rPr>
        <w:t xml:space="preserve"> </w:t>
      </w:r>
      <w:r w:rsidR="006200EA">
        <w:rPr>
          <w:rFonts w:ascii="Arial" w:hAnsi="Arial" w:cs="Arial"/>
          <w:sz w:val="22"/>
          <w:szCs w:val="22"/>
        </w:rPr>
        <w:t xml:space="preserve">RNA </w:t>
      </w:r>
      <w:r w:rsidR="0030022F">
        <w:rPr>
          <w:rFonts w:ascii="Arial" w:hAnsi="Arial" w:cs="Arial"/>
          <w:sz w:val="22"/>
          <w:szCs w:val="22"/>
        </w:rPr>
        <w:t xml:space="preserve">1 </w:t>
      </w:r>
      <w:r w:rsidR="006200EA">
        <w:rPr>
          <w:rFonts w:ascii="Arial" w:hAnsi="Arial" w:cs="Arial"/>
          <w:sz w:val="22"/>
          <w:szCs w:val="22"/>
        </w:rPr>
        <w:t xml:space="preserve">levels measured by RT-qPCR and by the number of </w:t>
      </w:r>
      <w:r w:rsidR="00475723">
        <w:rPr>
          <w:rFonts w:ascii="Arial" w:hAnsi="Arial" w:cs="Arial"/>
          <w:sz w:val="22"/>
          <w:szCs w:val="22"/>
        </w:rPr>
        <w:t>mapping r</w:t>
      </w:r>
      <w:r w:rsidR="006200EA">
        <w:rPr>
          <w:rFonts w:ascii="Arial" w:hAnsi="Arial" w:cs="Arial"/>
          <w:sz w:val="22"/>
          <w:szCs w:val="22"/>
        </w:rPr>
        <w:t>eads</w:t>
      </w:r>
      <w:r w:rsidR="00F337C8">
        <w:rPr>
          <w:rFonts w:ascii="Arial" w:hAnsi="Arial" w:cs="Arial"/>
          <w:sz w:val="22"/>
          <w:szCs w:val="22"/>
        </w:rPr>
        <w:t xml:space="preserve"> are plotted</w:t>
      </w:r>
      <w:r w:rsidR="006200EA">
        <w:rPr>
          <w:rFonts w:ascii="Arial" w:hAnsi="Arial" w:cs="Arial"/>
          <w:sz w:val="22"/>
          <w:szCs w:val="22"/>
        </w:rPr>
        <w:t>. Linear r</w:t>
      </w:r>
      <w:r w:rsidR="00CA7501">
        <w:rPr>
          <w:rFonts w:ascii="Arial" w:hAnsi="Arial" w:cs="Arial"/>
          <w:sz w:val="22"/>
          <w:szCs w:val="22"/>
        </w:rPr>
        <w:t xml:space="preserve">egression line </w:t>
      </w:r>
      <w:r w:rsidR="006200EA">
        <w:rPr>
          <w:rFonts w:ascii="Arial" w:hAnsi="Arial" w:cs="Arial"/>
          <w:sz w:val="22"/>
          <w:szCs w:val="22"/>
        </w:rPr>
        <w:t>is plotted.</w:t>
      </w:r>
      <w:r w:rsidR="00CA7501">
        <w:rPr>
          <w:rFonts w:ascii="Arial" w:hAnsi="Arial" w:cs="Arial"/>
          <w:sz w:val="22"/>
          <w:szCs w:val="22"/>
        </w:rPr>
        <w:t xml:space="preserve"> </w:t>
      </w:r>
      <w:r w:rsidR="003C0B86">
        <w:rPr>
          <w:rFonts w:ascii="Arial" w:hAnsi="Arial" w:cs="Arial"/>
          <w:sz w:val="22"/>
          <w:szCs w:val="22"/>
        </w:rPr>
        <w:t xml:space="preserve">Samples with fewer than 10 </w:t>
      </w:r>
      <w:r w:rsidR="006264D3">
        <w:rPr>
          <w:rFonts w:ascii="Arial" w:hAnsi="Arial" w:cs="Arial"/>
          <w:sz w:val="22"/>
          <w:szCs w:val="22"/>
        </w:rPr>
        <w:t xml:space="preserve">galbut virus or chaq virus mapping </w:t>
      </w:r>
      <w:r w:rsidR="003C0B86">
        <w:rPr>
          <w:rFonts w:ascii="Arial" w:hAnsi="Arial" w:cs="Arial"/>
          <w:sz w:val="22"/>
          <w:szCs w:val="22"/>
        </w:rPr>
        <w:t>reads were omitted.</w:t>
      </w:r>
    </w:p>
    <w:p w14:paraId="660A740A" w14:textId="77777777" w:rsidR="001B34D8" w:rsidRDefault="001B34D8" w:rsidP="00081385">
      <w:pPr>
        <w:spacing w:line="360" w:lineRule="auto"/>
        <w:rPr>
          <w:rFonts w:ascii="Arial" w:hAnsi="Arial" w:cs="Arial"/>
          <w:sz w:val="22"/>
          <w:szCs w:val="22"/>
        </w:rPr>
      </w:pPr>
    </w:p>
    <w:p w14:paraId="679F917E" w14:textId="71F2A693" w:rsidR="001726F4" w:rsidRDefault="00D84535" w:rsidP="00081385">
      <w:pPr>
        <w:spacing w:line="360" w:lineRule="auto"/>
        <w:rPr>
          <w:rFonts w:ascii="Arial" w:hAnsi="Arial" w:cs="Arial"/>
          <w:b/>
          <w:bCs/>
          <w:sz w:val="22"/>
          <w:szCs w:val="22"/>
        </w:rPr>
      </w:pPr>
      <w:r>
        <w:rPr>
          <w:rFonts w:ascii="Arial" w:hAnsi="Arial" w:cs="Arial"/>
          <w:b/>
          <w:bCs/>
          <w:sz w:val="22"/>
          <w:szCs w:val="22"/>
        </w:rPr>
        <w:t>Galbut</w:t>
      </w:r>
      <w:r w:rsidR="000B063B">
        <w:rPr>
          <w:rFonts w:ascii="Arial" w:hAnsi="Arial" w:cs="Arial"/>
          <w:b/>
          <w:bCs/>
          <w:sz w:val="22"/>
          <w:szCs w:val="22"/>
        </w:rPr>
        <w:t xml:space="preserve"> virus diversity</w:t>
      </w:r>
      <w:r w:rsidR="00603970">
        <w:rPr>
          <w:rFonts w:ascii="Arial" w:hAnsi="Arial" w:cs="Arial"/>
          <w:b/>
          <w:bCs/>
          <w:sz w:val="22"/>
          <w:szCs w:val="22"/>
        </w:rPr>
        <w:t xml:space="preserve"> </w:t>
      </w:r>
      <w:r w:rsidR="00522D59">
        <w:rPr>
          <w:rFonts w:ascii="Arial" w:hAnsi="Arial" w:cs="Arial"/>
          <w:b/>
          <w:bCs/>
          <w:sz w:val="22"/>
          <w:szCs w:val="22"/>
        </w:rPr>
        <w:t>and evolutionary history</w:t>
      </w:r>
    </w:p>
    <w:p w14:paraId="2D2D7727" w14:textId="77777777" w:rsidR="00D4631F" w:rsidRDefault="00D4631F" w:rsidP="00081385">
      <w:pPr>
        <w:spacing w:line="360" w:lineRule="auto"/>
        <w:rPr>
          <w:rFonts w:ascii="Arial" w:hAnsi="Arial" w:cs="Arial"/>
          <w:sz w:val="22"/>
          <w:szCs w:val="22"/>
        </w:rPr>
      </w:pPr>
    </w:p>
    <w:p w14:paraId="4854FA26" w14:textId="5BC63CB6" w:rsidR="006558CD" w:rsidRDefault="001726F4" w:rsidP="00081385">
      <w:pPr>
        <w:spacing w:line="360" w:lineRule="auto"/>
        <w:rPr>
          <w:rFonts w:ascii="Arial" w:hAnsi="Arial" w:cs="Arial"/>
          <w:sz w:val="22"/>
          <w:szCs w:val="22"/>
        </w:rPr>
      </w:pPr>
      <w:r>
        <w:rPr>
          <w:rFonts w:ascii="Arial" w:hAnsi="Arial" w:cs="Arial"/>
          <w:sz w:val="22"/>
          <w:szCs w:val="22"/>
        </w:rPr>
        <w:tab/>
      </w:r>
      <w:r w:rsidR="00E026FB">
        <w:rPr>
          <w:rFonts w:ascii="Arial" w:hAnsi="Arial" w:cs="Arial"/>
          <w:sz w:val="22"/>
          <w:szCs w:val="22"/>
        </w:rPr>
        <w:t xml:space="preserve">We </w:t>
      </w:r>
      <w:r w:rsidR="00370FB5">
        <w:rPr>
          <w:rFonts w:ascii="Arial" w:hAnsi="Arial" w:cs="Arial"/>
          <w:sz w:val="22"/>
          <w:szCs w:val="22"/>
        </w:rPr>
        <w:t xml:space="preserve">created </w:t>
      </w:r>
      <w:r>
        <w:rPr>
          <w:rFonts w:ascii="Arial" w:hAnsi="Arial" w:cs="Arial"/>
          <w:sz w:val="22"/>
          <w:szCs w:val="22"/>
        </w:rPr>
        <w:t xml:space="preserve">maximum likelihood phylogenetic trees using the galbut virus sequences generated </w:t>
      </w:r>
      <w:r w:rsidR="008E38EA">
        <w:rPr>
          <w:rFonts w:ascii="Arial" w:hAnsi="Arial" w:cs="Arial"/>
          <w:sz w:val="22"/>
          <w:szCs w:val="22"/>
        </w:rPr>
        <w:t>here</w:t>
      </w:r>
      <w:r>
        <w:rPr>
          <w:rFonts w:ascii="Arial" w:hAnsi="Arial" w:cs="Arial"/>
          <w:sz w:val="22"/>
          <w:szCs w:val="22"/>
        </w:rPr>
        <w:t xml:space="preserve"> and those available </w:t>
      </w:r>
      <w:r w:rsidR="007F4E8D">
        <w:rPr>
          <w:rFonts w:ascii="Arial" w:hAnsi="Arial" w:cs="Arial"/>
          <w:sz w:val="22"/>
          <w:szCs w:val="22"/>
        </w:rPr>
        <w:t xml:space="preserve">in </w:t>
      </w:r>
      <w:r w:rsidR="00FA7C17">
        <w:rPr>
          <w:rFonts w:ascii="Arial" w:hAnsi="Arial" w:cs="Arial"/>
          <w:sz w:val="22"/>
          <w:szCs w:val="22"/>
        </w:rPr>
        <w:t>the National Center for Biotechnology Information (NCBI) nucleotide</w:t>
      </w:r>
      <w:r w:rsidR="00806DC7">
        <w:rPr>
          <w:rFonts w:ascii="Arial" w:hAnsi="Arial" w:cs="Arial"/>
          <w:sz w:val="22"/>
          <w:szCs w:val="22"/>
        </w:rPr>
        <w:t xml:space="preserve"> </w:t>
      </w:r>
      <w:r w:rsidR="007F4E8D">
        <w:rPr>
          <w:rFonts w:ascii="Arial" w:hAnsi="Arial" w:cs="Arial"/>
          <w:sz w:val="22"/>
          <w:szCs w:val="22"/>
        </w:rPr>
        <w:t>database</w:t>
      </w:r>
      <w:r w:rsidR="000920DD">
        <w:rPr>
          <w:rFonts w:ascii="Arial" w:hAnsi="Arial" w:cs="Arial"/>
          <w:sz w:val="22"/>
          <w:szCs w:val="22"/>
        </w:rPr>
        <w:t xml:space="preserve"> (</w:t>
      </w:r>
      <w:r w:rsidR="000920DD" w:rsidRPr="006558CD">
        <w:rPr>
          <w:rFonts w:ascii="Arial" w:hAnsi="Arial" w:cs="Arial"/>
          <w:b/>
          <w:bCs/>
          <w:sz w:val="22"/>
          <w:szCs w:val="22"/>
        </w:rPr>
        <w:t>Fig</w:t>
      </w:r>
      <w:r w:rsidR="000920DD">
        <w:rPr>
          <w:rFonts w:ascii="Arial" w:hAnsi="Arial" w:cs="Arial"/>
          <w:b/>
          <w:bCs/>
          <w:sz w:val="22"/>
          <w:szCs w:val="22"/>
        </w:rPr>
        <w:t>s</w:t>
      </w:r>
      <w:r w:rsidR="000920DD" w:rsidRPr="006558CD">
        <w:rPr>
          <w:rFonts w:ascii="Arial" w:hAnsi="Arial" w:cs="Arial"/>
          <w:b/>
          <w:bCs/>
          <w:sz w:val="22"/>
          <w:szCs w:val="22"/>
        </w:rPr>
        <w:t xml:space="preserve">. </w:t>
      </w:r>
      <w:ins w:id="380" w:author="Keene-Snickers,Lexi" w:date="2025-08-06T14:54:00Z" w16du:dateUtc="2025-08-06T13:54:00Z">
        <w:r w:rsidR="00A4405E">
          <w:rPr>
            <w:rFonts w:ascii="Arial" w:hAnsi="Arial" w:cs="Arial"/>
            <w:b/>
            <w:bCs/>
            <w:sz w:val="22"/>
            <w:szCs w:val="22"/>
          </w:rPr>
          <w:t>2</w:t>
        </w:r>
      </w:ins>
      <w:del w:id="381" w:author="Keene-Snickers,Lexi" w:date="2025-08-06T14:54:00Z" w16du:dateUtc="2025-08-06T13:54:00Z">
        <w:r w:rsidR="000920DD" w:rsidDel="00A4405E">
          <w:rPr>
            <w:rFonts w:ascii="Arial" w:hAnsi="Arial" w:cs="Arial"/>
            <w:b/>
            <w:bCs/>
            <w:sz w:val="22"/>
            <w:szCs w:val="22"/>
          </w:rPr>
          <w:delText>3</w:delText>
        </w:r>
      </w:del>
      <w:r w:rsidR="000920DD">
        <w:rPr>
          <w:rFonts w:ascii="Arial" w:hAnsi="Arial" w:cs="Arial"/>
          <w:b/>
          <w:bCs/>
          <w:sz w:val="22"/>
          <w:szCs w:val="22"/>
        </w:rPr>
        <w:t>-</w:t>
      </w:r>
      <w:ins w:id="382" w:author="Keene-Snickers,Lexi" w:date="2025-08-06T14:54:00Z" w16du:dateUtc="2025-08-06T13:54:00Z">
        <w:r w:rsidR="00A4405E">
          <w:rPr>
            <w:rFonts w:ascii="Arial" w:hAnsi="Arial" w:cs="Arial"/>
            <w:b/>
            <w:bCs/>
            <w:sz w:val="22"/>
            <w:szCs w:val="22"/>
          </w:rPr>
          <w:t>5</w:t>
        </w:r>
      </w:ins>
      <w:del w:id="383" w:author="Keene-Snickers,Lexi" w:date="2025-08-06T14:54:00Z" w16du:dateUtc="2025-08-06T13:54:00Z">
        <w:r w:rsidR="000920DD" w:rsidDel="00A4405E">
          <w:rPr>
            <w:rFonts w:ascii="Arial" w:hAnsi="Arial" w:cs="Arial"/>
            <w:b/>
            <w:bCs/>
            <w:sz w:val="22"/>
            <w:szCs w:val="22"/>
          </w:rPr>
          <w:delText>6</w:delText>
        </w:r>
      </w:del>
      <w:r w:rsidR="000920DD">
        <w:rPr>
          <w:rFonts w:ascii="Arial" w:hAnsi="Arial" w:cs="Arial"/>
          <w:b/>
          <w:bCs/>
          <w:sz w:val="22"/>
          <w:szCs w:val="22"/>
        </w:rPr>
        <w:t xml:space="preserve"> &amp; Supp. Figs. </w:t>
      </w:r>
      <w:ins w:id="384" w:author="Keene-Snickers,Lexi" w:date="2025-08-06T14:54:00Z" w16du:dateUtc="2025-08-06T13:54:00Z">
        <w:r w:rsidR="00A4405E">
          <w:rPr>
            <w:rFonts w:ascii="Arial" w:hAnsi="Arial" w:cs="Arial"/>
            <w:b/>
            <w:bCs/>
            <w:sz w:val="22"/>
            <w:szCs w:val="22"/>
          </w:rPr>
          <w:t>2</w:t>
        </w:r>
      </w:ins>
      <w:del w:id="385" w:author="Keene-Snickers,Lexi" w:date="2025-08-06T14:54:00Z" w16du:dateUtc="2025-08-06T13:54:00Z">
        <w:r w:rsidR="000920DD" w:rsidDel="00A4405E">
          <w:rPr>
            <w:rFonts w:ascii="Arial" w:hAnsi="Arial" w:cs="Arial"/>
            <w:b/>
            <w:bCs/>
            <w:sz w:val="22"/>
            <w:szCs w:val="22"/>
          </w:rPr>
          <w:delText>1</w:delText>
        </w:r>
      </w:del>
      <w:r w:rsidR="000920DD">
        <w:rPr>
          <w:rFonts w:ascii="Arial" w:hAnsi="Arial" w:cs="Arial"/>
          <w:b/>
          <w:bCs/>
          <w:sz w:val="22"/>
          <w:szCs w:val="22"/>
        </w:rPr>
        <w:t>-</w:t>
      </w:r>
      <w:ins w:id="386" w:author="Keene-Snickers,Lexi" w:date="2025-08-06T14:54:00Z" w16du:dateUtc="2025-08-06T13:54:00Z">
        <w:r w:rsidR="00A4405E">
          <w:rPr>
            <w:rFonts w:ascii="Arial" w:hAnsi="Arial" w:cs="Arial"/>
            <w:b/>
            <w:bCs/>
            <w:sz w:val="22"/>
            <w:szCs w:val="22"/>
          </w:rPr>
          <w:t>5</w:t>
        </w:r>
      </w:ins>
      <w:del w:id="387" w:author="Keene-Snickers,Lexi" w:date="2025-08-06T14:54:00Z" w16du:dateUtc="2025-08-06T13:54:00Z">
        <w:r w:rsidR="000920DD" w:rsidDel="00A4405E">
          <w:rPr>
            <w:rFonts w:ascii="Arial" w:hAnsi="Arial" w:cs="Arial"/>
            <w:b/>
            <w:bCs/>
            <w:sz w:val="22"/>
            <w:szCs w:val="22"/>
          </w:rPr>
          <w:delText>4</w:delText>
        </w:r>
      </w:del>
      <w:r w:rsidR="000920DD">
        <w:rPr>
          <w:rFonts w:ascii="Arial" w:hAnsi="Arial" w:cs="Arial"/>
          <w:b/>
          <w:bCs/>
          <w:sz w:val="22"/>
          <w:szCs w:val="22"/>
        </w:rPr>
        <w:t>)</w:t>
      </w:r>
      <w:r>
        <w:rPr>
          <w:rFonts w:ascii="Arial" w:hAnsi="Arial" w:cs="Arial"/>
          <w:sz w:val="22"/>
          <w:szCs w:val="22"/>
        </w:rPr>
        <w:t>.</w:t>
      </w:r>
      <w:r w:rsidR="0035280A">
        <w:rPr>
          <w:rFonts w:ascii="Arial" w:hAnsi="Arial" w:cs="Arial"/>
          <w:sz w:val="22"/>
          <w:szCs w:val="22"/>
        </w:rPr>
        <w:t xml:space="preserve"> </w:t>
      </w:r>
      <w:r w:rsidR="009D78B6">
        <w:rPr>
          <w:rFonts w:ascii="Arial" w:hAnsi="Arial" w:cs="Arial"/>
          <w:sz w:val="22"/>
          <w:szCs w:val="22"/>
        </w:rPr>
        <w:t>We included</w:t>
      </w:r>
      <w:r w:rsidR="0035280A">
        <w:rPr>
          <w:rFonts w:ascii="Arial" w:hAnsi="Arial" w:cs="Arial"/>
          <w:sz w:val="22"/>
          <w:szCs w:val="22"/>
        </w:rPr>
        <w:t xml:space="preserve"> sequences </w:t>
      </w:r>
      <w:r w:rsidR="009D78B6">
        <w:rPr>
          <w:rFonts w:ascii="Arial" w:hAnsi="Arial" w:cs="Arial"/>
          <w:sz w:val="22"/>
          <w:szCs w:val="22"/>
        </w:rPr>
        <w:t xml:space="preserve">that derived </w:t>
      </w:r>
      <w:r w:rsidR="0035280A">
        <w:rPr>
          <w:rFonts w:ascii="Arial" w:hAnsi="Arial" w:cs="Arial"/>
          <w:sz w:val="22"/>
          <w:szCs w:val="22"/>
        </w:rPr>
        <w:t>from a</w:t>
      </w:r>
      <w:r w:rsidR="007C5AA4">
        <w:rPr>
          <w:rFonts w:ascii="Arial" w:hAnsi="Arial" w:cs="Arial"/>
          <w:sz w:val="22"/>
          <w:szCs w:val="22"/>
        </w:rPr>
        <w:t xml:space="preserve"> single fly (not a pool</w:t>
      </w:r>
      <w:r w:rsidR="001D7EE0">
        <w:rPr>
          <w:rFonts w:ascii="Arial" w:hAnsi="Arial" w:cs="Arial"/>
          <w:sz w:val="22"/>
          <w:szCs w:val="22"/>
        </w:rPr>
        <w:t>)</w:t>
      </w:r>
      <w:r w:rsidR="00B65929">
        <w:rPr>
          <w:rFonts w:ascii="Arial" w:hAnsi="Arial" w:cs="Arial"/>
          <w:sz w:val="22"/>
          <w:szCs w:val="22"/>
        </w:rPr>
        <w:t xml:space="preserve">, </w:t>
      </w:r>
      <w:r w:rsidR="009D78B6">
        <w:rPr>
          <w:rFonts w:ascii="Arial" w:hAnsi="Arial" w:cs="Arial"/>
          <w:sz w:val="22"/>
          <w:szCs w:val="22"/>
        </w:rPr>
        <w:t>were</w:t>
      </w:r>
      <w:r w:rsidR="00B65929">
        <w:rPr>
          <w:rFonts w:ascii="Arial" w:hAnsi="Arial" w:cs="Arial"/>
          <w:sz w:val="22"/>
          <w:szCs w:val="22"/>
        </w:rPr>
        <w:t xml:space="preserve"> coding complete,</w:t>
      </w:r>
      <w:r w:rsidR="001D7EE0">
        <w:rPr>
          <w:rFonts w:ascii="Arial" w:hAnsi="Arial" w:cs="Arial"/>
          <w:sz w:val="22"/>
          <w:szCs w:val="22"/>
        </w:rPr>
        <w:t xml:space="preserve"> and</w:t>
      </w:r>
      <w:r w:rsidR="007C5AA4">
        <w:rPr>
          <w:rFonts w:ascii="Arial" w:hAnsi="Arial" w:cs="Arial"/>
          <w:sz w:val="22"/>
          <w:szCs w:val="22"/>
        </w:rPr>
        <w:t xml:space="preserve"> </w:t>
      </w:r>
      <w:r w:rsidR="009D78B6">
        <w:rPr>
          <w:rFonts w:ascii="Arial" w:hAnsi="Arial" w:cs="Arial"/>
          <w:sz w:val="22"/>
          <w:szCs w:val="22"/>
        </w:rPr>
        <w:t xml:space="preserve">had </w:t>
      </w:r>
      <w:r w:rsidR="0035280A">
        <w:rPr>
          <w:rFonts w:ascii="Arial" w:hAnsi="Arial" w:cs="Arial"/>
          <w:sz w:val="22"/>
          <w:szCs w:val="22"/>
        </w:rPr>
        <w:t>a known collection year and location.</w:t>
      </w:r>
      <w:r w:rsidR="006558CD">
        <w:rPr>
          <w:rFonts w:ascii="Arial" w:hAnsi="Arial" w:cs="Arial"/>
          <w:sz w:val="22"/>
          <w:szCs w:val="22"/>
        </w:rPr>
        <w:t xml:space="preserve"> </w:t>
      </w:r>
      <w:ins w:id="388" w:author="Stenglein,Mark" w:date="2025-07-25T13:11:00Z" w16du:dateUtc="2025-07-25T19:11:00Z">
        <w:r w:rsidR="00A3209B">
          <w:rPr>
            <w:rFonts w:ascii="Arial" w:hAnsi="Arial" w:cs="Arial"/>
            <w:sz w:val="22"/>
            <w:szCs w:val="22"/>
          </w:rPr>
          <w:t xml:space="preserve">Existing </w:t>
        </w:r>
      </w:ins>
      <w:ins w:id="389" w:author="Stenglein,Mark" w:date="2025-07-25T13:16:00Z" w16du:dateUtc="2025-07-25T19:16:00Z">
        <w:r w:rsidR="00A3209B">
          <w:rPr>
            <w:rFonts w:ascii="Arial" w:hAnsi="Arial" w:cs="Arial"/>
            <w:sz w:val="22"/>
            <w:szCs w:val="22"/>
          </w:rPr>
          <w:t xml:space="preserve">galbut virus </w:t>
        </w:r>
      </w:ins>
      <w:ins w:id="390" w:author="Stenglein,Mark" w:date="2025-07-25T13:11:00Z" w16du:dateUtc="2025-07-25T19:11:00Z">
        <w:r w:rsidR="00A3209B">
          <w:rPr>
            <w:rFonts w:ascii="Arial" w:hAnsi="Arial" w:cs="Arial"/>
            <w:sz w:val="22"/>
            <w:szCs w:val="22"/>
          </w:rPr>
          <w:t xml:space="preserve">sequences </w:t>
        </w:r>
      </w:ins>
      <w:ins w:id="391" w:author="Stenglein,Mark" w:date="2025-07-25T13:12:00Z" w16du:dateUtc="2025-07-25T19:12:00Z">
        <w:r w:rsidR="00A3209B">
          <w:rPr>
            <w:rFonts w:ascii="Arial" w:hAnsi="Arial" w:cs="Arial"/>
            <w:sz w:val="22"/>
            <w:szCs w:val="22"/>
          </w:rPr>
          <w:t xml:space="preserve">derived from </w:t>
        </w:r>
        <w:r w:rsidR="00A3209B" w:rsidRPr="00A3209B">
          <w:rPr>
            <w:rFonts w:ascii="Arial" w:hAnsi="Arial" w:cs="Arial"/>
            <w:i/>
            <w:iCs/>
            <w:sz w:val="22"/>
            <w:szCs w:val="22"/>
            <w:rPrChange w:id="392" w:author="Stenglein,Mark" w:date="2025-07-25T13:14:00Z" w16du:dateUtc="2025-07-25T19:14:00Z">
              <w:rPr>
                <w:rFonts w:ascii="Arial" w:hAnsi="Arial" w:cs="Arial"/>
                <w:sz w:val="22"/>
                <w:szCs w:val="22"/>
              </w:rPr>
            </w:rPrChange>
          </w:rPr>
          <w:t>D. melanogaster</w:t>
        </w:r>
        <w:r w:rsidR="00A3209B">
          <w:rPr>
            <w:rFonts w:ascii="Arial" w:hAnsi="Arial" w:cs="Arial"/>
            <w:sz w:val="22"/>
            <w:szCs w:val="22"/>
          </w:rPr>
          <w:t xml:space="preserve"> and </w:t>
        </w:r>
        <w:r w:rsidR="00A3209B" w:rsidRPr="00A3209B">
          <w:rPr>
            <w:rFonts w:ascii="Arial" w:hAnsi="Arial" w:cs="Arial"/>
            <w:i/>
            <w:iCs/>
            <w:sz w:val="22"/>
            <w:szCs w:val="22"/>
            <w:rPrChange w:id="393" w:author="Stenglein,Mark" w:date="2025-07-25T13:14:00Z" w16du:dateUtc="2025-07-25T19:14:00Z">
              <w:rPr>
                <w:rFonts w:ascii="Arial" w:hAnsi="Arial" w:cs="Arial"/>
                <w:sz w:val="22"/>
                <w:szCs w:val="22"/>
              </w:rPr>
            </w:rPrChange>
          </w:rPr>
          <w:t>D. s</w:t>
        </w:r>
      </w:ins>
      <w:ins w:id="394" w:author="Stenglein,Mark" w:date="2025-07-25T13:13:00Z" w16du:dateUtc="2025-07-25T19:13:00Z">
        <w:r w:rsidR="00A3209B" w:rsidRPr="00A3209B">
          <w:rPr>
            <w:rFonts w:ascii="Arial" w:hAnsi="Arial" w:cs="Arial"/>
            <w:i/>
            <w:iCs/>
            <w:sz w:val="22"/>
            <w:szCs w:val="22"/>
            <w:rPrChange w:id="395" w:author="Stenglein,Mark" w:date="2025-07-25T13:14:00Z" w16du:dateUtc="2025-07-25T19:14:00Z">
              <w:rPr>
                <w:rFonts w:ascii="Arial" w:hAnsi="Arial" w:cs="Arial"/>
                <w:sz w:val="22"/>
                <w:szCs w:val="22"/>
              </w:rPr>
            </w:rPrChange>
          </w:rPr>
          <w:t>imulans</w:t>
        </w:r>
        <w:r w:rsidR="00A3209B">
          <w:rPr>
            <w:rFonts w:ascii="Arial" w:hAnsi="Arial" w:cs="Arial"/>
            <w:sz w:val="22"/>
            <w:szCs w:val="22"/>
          </w:rPr>
          <w:t xml:space="preserve"> from the US</w:t>
        </w:r>
      </w:ins>
      <w:ins w:id="396" w:author="Stenglein,Mark" w:date="2025-07-25T13:14:00Z" w16du:dateUtc="2025-07-25T19:14:00Z">
        <w:r w:rsidR="00A3209B">
          <w:rPr>
            <w:rFonts w:ascii="Arial" w:hAnsi="Arial" w:cs="Arial"/>
            <w:sz w:val="22"/>
            <w:szCs w:val="22"/>
          </w:rPr>
          <w:t xml:space="preserve">A, </w:t>
        </w:r>
      </w:ins>
      <w:ins w:id="397" w:author="Stenglein,Mark" w:date="2025-07-25T13:13:00Z" w16du:dateUtc="2025-07-25T19:13:00Z">
        <w:r w:rsidR="00A3209B">
          <w:rPr>
            <w:rFonts w:ascii="Arial" w:hAnsi="Arial" w:cs="Arial"/>
            <w:sz w:val="22"/>
            <w:szCs w:val="22"/>
          </w:rPr>
          <w:t>Australia</w:t>
        </w:r>
      </w:ins>
      <w:ins w:id="398" w:author="Stenglein,Mark" w:date="2025-07-25T13:14:00Z" w16du:dateUtc="2025-07-25T19:14:00Z">
        <w:r w:rsidR="00A3209B">
          <w:rPr>
            <w:rFonts w:ascii="Arial" w:hAnsi="Arial" w:cs="Arial"/>
            <w:sz w:val="22"/>
            <w:szCs w:val="22"/>
          </w:rPr>
          <w:t xml:space="preserve">, and China, </w:t>
        </w:r>
      </w:ins>
      <w:ins w:id="399" w:author="Stenglein,Mark" w:date="2025-07-25T13:13:00Z" w16du:dateUtc="2025-07-25T19:13:00Z">
        <w:r w:rsidR="00A3209B">
          <w:rPr>
            <w:rFonts w:ascii="Arial" w:hAnsi="Arial" w:cs="Arial"/>
            <w:sz w:val="22"/>
            <w:szCs w:val="22"/>
          </w:rPr>
          <w:t>and included sequences from museum specimens</w:t>
        </w:r>
      </w:ins>
      <w:sdt>
        <w:sdtPr>
          <w:rPr>
            <w:rFonts w:ascii="Arial" w:hAnsi="Arial" w:cs="Arial"/>
            <w:color w:val="000000"/>
            <w:sz w:val="22"/>
            <w:szCs w:val="22"/>
            <w:vertAlign w:val="superscript"/>
          </w:rPr>
          <w:tag w:val="MENDELEY_CITATION_v3_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0s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mNvbnRhaW5lci10aXRsZS1zaG9ydCI6IkogR2VuIFZpcm9s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"/>
          <w:id w:val="-652299414"/>
          <w:placeholder>
            <w:docPart w:val="DefaultPlaceholder_-1854013440"/>
          </w:placeholder>
        </w:sdtPr>
        <w:sdtContent>
          <w:ins w:id="400" w:author="Keene-Snickers,Lexi" w:date="2025-08-08T16:10:00Z" w16du:dateUtc="2025-08-08T15:10:00Z">
            <w:r w:rsidR="003504EF" w:rsidRPr="003504EF">
              <w:rPr>
                <w:rFonts w:ascii="Arial" w:hAnsi="Arial" w:cs="Arial"/>
                <w:color w:val="000000"/>
                <w:sz w:val="22"/>
                <w:szCs w:val="22"/>
                <w:vertAlign w:val="superscript"/>
              </w:rPr>
              <w:t>14,15,21,37</w:t>
            </w:r>
          </w:ins>
          <w:del w:id="401" w:author="Keene-Snickers,Lexi" w:date="2025-08-08T16:10:00Z" w16du:dateUtc="2025-08-08T15:10:00Z">
            <w:r w:rsidR="003504EF" w:rsidRPr="003504EF" w:rsidDel="003504EF">
              <w:rPr>
                <w:rFonts w:ascii="Arial" w:hAnsi="Arial" w:cs="Arial"/>
                <w:color w:val="000000"/>
                <w:sz w:val="22"/>
                <w:szCs w:val="22"/>
                <w:vertAlign w:val="superscript"/>
              </w:rPr>
              <w:delText>14,15,21,37</w:delText>
            </w:r>
          </w:del>
        </w:sdtContent>
      </w:sdt>
      <w:ins w:id="402" w:author="Stenglein,Mark" w:date="2025-07-25T13:13:00Z" w16du:dateUtc="2025-07-25T19:13:00Z">
        <w:del w:id="403" w:author="Keene-Snickers,Lexi" w:date="2025-08-05T14:44:00Z" w16du:dateUtc="2025-08-05T13:44:00Z">
          <w:r w:rsidR="00A3209B" w:rsidDel="0020299D">
            <w:rPr>
              <w:rFonts w:ascii="Arial" w:hAnsi="Arial" w:cs="Arial"/>
              <w:sz w:val="22"/>
              <w:szCs w:val="22"/>
            </w:rPr>
            <w:delText xml:space="preserve"> [REF</w:delText>
          </w:r>
        </w:del>
      </w:ins>
      <w:ins w:id="404" w:author="Stenglein,Mark" w:date="2025-07-25T13:14:00Z" w16du:dateUtc="2025-07-25T19:14:00Z">
        <w:del w:id="405" w:author="Keene-Snickers,Lexi" w:date="2025-08-05T14:44:00Z" w16du:dateUtc="2025-08-05T13:44:00Z">
          <w:r w:rsidR="00A3209B" w:rsidDel="0020299D">
            <w:rPr>
              <w:rFonts w:ascii="Arial" w:hAnsi="Arial" w:cs="Arial"/>
              <w:sz w:val="22"/>
              <w:szCs w:val="22"/>
            </w:rPr>
            <w:delText>s</w:delText>
          </w:r>
        </w:del>
      </w:ins>
      <w:ins w:id="406" w:author="Stenglein,Mark" w:date="2025-07-25T13:15:00Z" w16du:dateUtc="2025-07-25T19:15:00Z">
        <w:del w:id="407" w:author="Keene-Snickers,Lexi" w:date="2025-08-05T14:44:00Z" w16du:dateUtc="2025-08-05T13:44:00Z">
          <w:r w:rsidR="00A3209B" w:rsidDel="0020299D">
            <w:rPr>
              <w:rFonts w:ascii="Arial" w:hAnsi="Arial" w:cs="Arial"/>
              <w:sz w:val="22"/>
              <w:szCs w:val="22"/>
            </w:rPr>
            <w:delText xml:space="preserve"> PMID: </w:delText>
          </w:r>
          <w:r w:rsidR="00A3209B" w:rsidRPr="00A3209B" w:rsidDel="0020299D">
            <w:rPr>
              <w:rFonts w:ascii="Arial" w:hAnsi="Arial" w:cs="Arial"/>
              <w:sz w:val="22"/>
              <w:szCs w:val="22"/>
            </w:rPr>
            <w:delText>27880757</w:delText>
          </w:r>
          <w:r w:rsidR="00A3209B" w:rsidDel="0020299D">
            <w:rPr>
              <w:rFonts w:ascii="Arial" w:hAnsi="Arial" w:cs="Arial"/>
              <w:sz w:val="22"/>
              <w:szCs w:val="22"/>
            </w:rPr>
            <w:delText xml:space="preserve">, </w:delText>
          </w:r>
        </w:del>
      </w:ins>
      <w:ins w:id="408" w:author="Stenglein,Mark" w:date="2025-07-25T13:16:00Z" w16du:dateUtc="2025-07-25T19:16:00Z">
        <w:del w:id="409" w:author="Keene-Snickers,Lexi" w:date="2025-08-05T14:44:00Z" w16du:dateUtc="2025-08-05T13:44:00Z">
          <w:r w:rsidR="00A3209B" w:rsidRPr="00A3209B" w:rsidDel="0020299D">
            <w:rPr>
              <w:rFonts w:ascii="Arial" w:hAnsi="Arial" w:cs="Arial"/>
              <w:sz w:val="22"/>
              <w:szCs w:val="22"/>
            </w:rPr>
            <w:delText>34704919</w:delText>
          </w:r>
          <w:r w:rsidR="00A3209B" w:rsidDel="0020299D">
            <w:rPr>
              <w:rFonts w:ascii="Arial" w:hAnsi="Arial" w:cs="Arial"/>
              <w:sz w:val="22"/>
              <w:szCs w:val="22"/>
            </w:rPr>
            <w:delText xml:space="preserve">, </w:delText>
          </w:r>
          <w:r w:rsidR="00A3209B" w:rsidRPr="00A3209B" w:rsidDel="0020299D">
            <w:rPr>
              <w:rFonts w:ascii="Arial" w:hAnsi="Arial" w:cs="Arial"/>
              <w:sz w:val="22"/>
              <w:szCs w:val="22"/>
            </w:rPr>
            <w:delText>30051873</w:delText>
          </w:r>
          <w:r w:rsidR="00A3209B" w:rsidDel="0020299D">
            <w:rPr>
              <w:rFonts w:ascii="Arial" w:hAnsi="Arial" w:cs="Arial"/>
              <w:sz w:val="22"/>
              <w:szCs w:val="22"/>
            </w:rPr>
            <w:delText>, and OC preprint</w:delText>
          </w:r>
        </w:del>
      </w:ins>
      <w:ins w:id="410" w:author="Stenglein,Mark" w:date="2025-07-25T13:14:00Z" w16du:dateUtc="2025-07-25T19:14:00Z">
        <w:del w:id="411" w:author="Keene-Snickers,Lexi" w:date="2025-08-05T14:44:00Z" w16du:dateUtc="2025-08-05T13:44:00Z">
          <w:r w:rsidR="00A3209B" w:rsidDel="0020299D">
            <w:rPr>
              <w:rFonts w:ascii="Arial" w:hAnsi="Arial" w:cs="Arial"/>
              <w:sz w:val="22"/>
              <w:szCs w:val="22"/>
            </w:rPr>
            <w:delText>]</w:delText>
          </w:r>
        </w:del>
      </w:ins>
      <w:ins w:id="412" w:author="Stenglein,Mark" w:date="2025-07-25T13:13:00Z" w16du:dateUtc="2025-07-25T19:13:00Z">
        <w:r w:rsidR="00A3209B">
          <w:rPr>
            <w:rFonts w:ascii="Arial" w:hAnsi="Arial" w:cs="Arial"/>
            <w:sz w:val="22"/>
            <w:szCs w:val="22"/>
          </w:rPr>
          <w:t>.</w:t>
        </w:r>
      </w:ins>
      <w:ins w:id="413" w:author="Stenglein,Mark" w:date="2025-07-25T13:11:00Z" w16du:dateUtc="2025-07-25T19:11:00Z">
        <w:r w:rsidR="00A3209B">
          <w:rPr>
            <w:rFonts w:ascii="Arial" w:hAnsi="Arial" w:cs="Arial"/>
            <w:sz w:val="22"/>
            <w:szCs w:val="22"/>
          </w:rPr>
          <w:t xml:space="preserve"> </w:t>
        </w:r>
      </w:ins>
      <w:r w:rsidR="0035280A">
        <w:rPr>
          <w:rFonts w:ascii="Arial" w:hAnsi="Arial" w:cs="Arial"/>
          <w:sz w:val="22"/>
          <w:szCs w:val="22"/>
        </w:rPr>
        <w:t xml:space="preserve">We also generated galbut virus RNA 2 and 3 sequences from </w:t>
      </w:r>
      <w:r w:rsidR="001758BA">
        <w:rPr>
          <w:rFonts w:ascii="Arial" w:hAnsi="Arial" w:cs="Arial"/>
          <w:sz w:val="22"/>
          <w:szCs w:val="22"/>
        </w:rPr>
        <w:t xml:space="preserve">Sequence Read Archive </w:t>
      </w:r>
      <w:r w:rsidR="0035280A">
        <w:rPr>
          <w:rFonts w:ascii="Arial" w:hAnsi="Arial" w:cs="Arial"/>
          <w:sz w:val="22"/>
          <w:szCs w:val="22"/>
        </w:rPr>
        <w:t xml:space="preserve">(SRA) datasets </w:t>
      </w:r>
      <w:r w:rsidR="00AE49C3">
        <w:rPr>
          <w:rFonts w:ascii="Arial" w:hAnsi="Arial" w:cs="Arial"/>
          <w:sz w:val="22"/>
          <w:szCs w:val="22"/>
        </w:rPr>
        <w:lastRenderedPageBreak/>
        <w:t xml:space="preserve">from Australian </w:t>
      </w:r>
      <w:r w:rsidR="00AE49C3" w:rsidRPr="006264D3">
        <w:rPr>
          <w:rFonts w:ascii="Arial" w:hAnsi="Arial" w:cs="Arial"/>
          <w:i/>
          <w:iCs/>
          <w:sz w:val="22"/>
          <w:szCs w:val="22"/>
        </w:rPr>
        <w:t>D. simulans</w:t>
      </w:r>
      <w:r w:rsidR="00AE49C3">
        <w:rPr>
          <w:rFonts w:ascii="Arial" w:hAnsi="Arial" w:cs="Arial"/>
          <w:sz w:val="22"/>
          <w:szCs w:val="22"/>
        </w:rPr>
        <w:t xml:space="preserve"> </w:t>
      </w:r>
      <w:r w:rsidR="0035280A">
        <w:rPr>
          <w:rFonts w:ascii="Arial" w:hAnsi="Arial" w:cs="Arial"/>
          <w:sz w:val="22"/>
          <w:szCs w:val="22"/>
        </w:rPr>
        <w:t xml:space="preserve">for which galbut virus RNA 1 and Chaq virus sequences were </w:t>
      </w:r>
      <w:r w:rsidR="00071E93">
        <w:rPr>
          <w:rFonts w:ascii="Arial" w:hAnsi="Arial" w:cs="Arial"/>
          <w:sz w:val="22"/>
          <w:szCs w:val="22"/>
        </w:rPr>
        <w:t xml:space="preserve">previously </w:t>
      </w:r>
      <w:r w:rsidR="0035280A">
        <w:rPr>
          <w:rFonts w:ascii="Arial" w:hAnsi="Arial" w:cs="Arial"/>
          <w:sz w:val="22"/>
          <w:szCs w:val="22"/>
        </w:rPr>
        <w:t>available</w:t>
      </w:r>
      <w:sdt>
        <w:sdtPr>
          <w:rPr>
            <w:rFonts w:ascii="Arial" w:hAnsi="Arial" w:cs="Arial"/>
            <w:color w:val="000000"/>
            <w:sz w:val="22"/>
            <w:szCs w:val="22"/>
            <w:vertAlign w:val="superscript"/>
          </w:rPr>
          <w:tag w:val="MENDELEY_CITATION_v3_eyJjaXRhdGlvbklEIjoiTUVOREVMRVlfQ0lUQVRJT05fZGQwMDk5MTctNDVlNy00ZWU2LWE5YjItYjI5YTA3YTZjY2VhIiwicHJvcGVydGllcyI6eyJub3RlSW5kZXgiOjB9LCJpc0VkaXRlZCI6ZmFsc2UsIm1hbnVhbE92ZXJyaWRlIjp7ImlzTWFudWFsbHlPdmVycmlkZGVuIjpmYWxzZSwiY2l0ZXByb2NUZXh0IjoiPHN1cD4xNTwvc3VwPiIsIm1hbnVhbE92ZXJyaWRlVGV4dCI6IiJ9LCJjaXRhdGlvbkl0ZW1zIjpb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LCJjb250YWluZXItdGl0bGUtc2hvcnQiOiJKIEdlbiBWaXJvbCJ9LCJpc1RlbXBvcmFyeSI6ZmFsc2V9XX0="/>
          <w:id w:val="-1419859980"/>
          <w:placeholder>
            <w:docPart w:val="DefaultPlaceholder_-1854013440"/>
          </w:placeholder>
        </w:sdtPr>
        <w:sdtContent>
          <w:ins w:id="414" w:author="Keene-Snickers,Lexi" w:date="2025-08-08T16:10:00Z" w16du:dateUtc="2025-08-08T15:10:00Z">
            <w:r w:rsidR="003504EF" w:rsidRPr="003504EF">
              <w:rPr>
                <w:rFonts w:ascii="Arial" w:hAnsi="Arial" w:cs="Arial"/>
                <w:color w:val="000000"/>
                <w:sz w:val="22"/>
                <w:szCs w:val="22"/>
                <w:vertAlign w:val="superscript"/>
              </w:rPr>
              <w:t>15</w:t>
            </w:r>
          </w:ins>
          <w:del w:id="415" w:author="Keene-Snickers,Lexi" w:date="2025-08-08T16:10:00Z" w16du:dateUtc="2025-08-08T15:10:00Z">
            <w:r w:rsidR="003504EF" w:rsidRPr="003504EF" w:rsidDel="003504EF">
              <w:rPr>
                <w:rFonts w:ascii="Arial" w:hAnsi="Arial" w:cs="Arial"/>
                <w:color w:val="000000"/>
                <w:sz w:val="22"/>
                <w:szCs w:val="22"/>
                <w:vertAlign w:val="superscript"/>
              </w:rPr>
              <w:delText>15</w:delText>
            </w:r>
          </w:del>
        </w:sdtContent>
      </w:sdt>
      <w:r w:rsidR="0035280A">
        <w:rPr>
          <w:rFonts w:ascii="Arial" w:hAnsi="Arial" w:cs="Arial"/>
          <w:sz w:val="22"/>
          <w:szCs w:val="22"/>
        </w:rPr>
        <w:t xml:space="preserve">. </w:t>
      </w:r>
      <w:r w:rsidR="00806DC7">
        <w:rPr>
          <w:rFonts w:ascii="Arial" w:hAnsi="Arial" w:cs="Arial"/>
          <w:sz w:val="22"/>
          <w:szCs w:val="22"/>
        </w:rPr>
        <w:t xml:space="preserve">These new Australian </w:t>
      </w:r>
      <w:r w:rsidR="009E5AF8">
        <w:rPr>
          <w:rFonts w:ascii="Arial" w:hAnsi="Arial" w:cs="Arial"/>
          <w:sz w:val="22"/>
          <w:szCs w:val="22"/>
        </w:rPr>
        <w:t xml:space="preserve">RNA 2 and RNA 3 </w:t>
      </w:r>
      <w:r w:rsidR="00806DC7">
        <w:rPr>
          <w:rFonts w:ascii="Arial" w:hAnsi="Arial" w:cs="Arial"/>
          <w:sz w:val="22"/>
          <w:szCs w:val="22"/>
        </w:rPr>
        <w:t>sequences have been deposited to the NCBI nucleotide database under accessions PV185866-PV185894.</w:t>
      </w:r>
    </w:p>
    <w:p w14:paraId="6A77D7D8" w14:textId="1677D103" w:rsidR="00D02166" w:rsidRDefault="00D02166" w:rsidP="006264D3">
      <w:pPr>
        <w:spacing w:line="360" w:lineRule="auto"/>
        <w:rPr>
          <w:rFonts w:ascii="Arial" w:hAnsi="Arial" w:cs="Arial"/>
          <w:sz w:val="22"/>
          <w:szCs w:val="22"/>
        </w:rPr>
      </w:pPr>
    </w:p>
    <w:p w14:paraId="44CF713D" w14:textId="16B261BF" w:rsidR="005025F9" w:rsidRDefault="00680287"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Galbut virus sequences </w:t>
      </w:r>
      <w:r w:rsidR="00C206CE">
        <w:rPr>
          <w:rFonts w:ascii="Arial" w:hAnsi="Arial" w:cs="Arial"/>
          <w:color w:val="000000"/>
          <w:sz w:val="22"/>
          <w:szCs w:val="22"/>
        </w:rPr>
        <w:t>cluster</w:t>
      </w:r>
      <w:r w:rsidR="00556CFD">
        <w:rPr>
          <w:rFonts w:ascii="Arial" w:hAnsi="Arial" w:cs="Arial"/>
          <w:color w:val="000000"/>
          <w:sz w:val="22"/>
          <w:szCs w:val="22"/>
        </w:rPr>
        <w:t>ed</w:t>
      </w:r>
      <w:r w:rsidR="00C206CE">
        <w:rPr>
          <w:rFonts w:ascii="Arial" w:hAnsi="Arial" w:cs="Arial"/>
          <w:color w:val="000000"/>
          <w:sz w:val="22"/>
          <w:szCs w:val="22"/>
        </w:rPr>
        <w:t xml:space="preserve"> </w:t>
      </w:r>
      <w:r>
        <w:rPr>
          <w:rFonts w:ascii="Arial" w:hAnsi="Arial" w:cs="Arial"/>
          <w:color w:val="000000"/>
          <w:sz w:val="22"/>
          <w:szCs w:val="22"/>
        </w:rPr>
        <w:t xml:space="preserve">into several major </w:t>
      </w:r>
      <w:r w:rsidR="00A113E1">
        <w:rPr>
          <w:rFonts w:ascii="Arial" w:hAnsi="Arial" w:cs="Arial"/>
          <w:color w:val="000000"/>
          <w:sz w:val="22"/>
          <w:szCs w:val="22"/>
        </w:rPr>
        <w:t>genotypes</w:t>
      </w:r>
      <w:r>
        <w:rPr>
          <w:rFonts w:ascii="Arial" w:hAnsi="Arial" w:cs="Arial"/>
          <w:color w:val="000000"/>
          <w:sz w:val="22"/>
          <w:szCs w:val="22"/>
        </w:rPr>
        <w:t xml:space="preserve">. </w:t>
      </w:r>
      <w:r w:rsidR="0094697A">
        <w:rPr>
          <w:rFonts w:ascii="Arial" w:hAnsi="Arial" w:cs="Arial"/>
          <w:color w:val="000000"/>
          <w:sz w:val="22"/>
          <w:szCs w:val="22"/>
        </w:rPr>
        <w:t>We defined genotypes as groups of sequences that share</w:t>
      </w:r>
      <w:r w:rsidR="00D02166">
        <w:rPr>
          <w:rFonts w:ascii="Arial" w:hAnsi="Arial" w:cs="Arial"/>
          <w:color w:val="000000"/>
          <w:sz w:val="22"/>
          <w:szCs w:val="22"/>
        </w:rPr>
        <w:t>d</w:t>
      </w:r>
      <w:r w:rsidR="0094697A">
        <w:rPr>
          <w:rFonts w:ascii="Arial" w:hAnsi="Arial" w:cs="Arial"/>
          <w:color w:val="000000"/>
          <w:sz w:val="22"/>
          <w:szCs w:val="22"/>
        </w:rPr>
        <w:t xml:space="preserve"> </w:t>
      </w:r>
      <w:r w:rsidR="00D02166">
        <w:rPr>
          <w:rFonts w:ascii="Arial" w:hAnsi="Arial" w:cs="Arial"/>
          <w:color w:val="000000"/>
          <w:sz w:val="22"/>
          <w:szCs w:val="22"/>
        </w:rPr>
        <w:t>&gt;</w:t>
      </w:r>
      <w:r w:rsidR="009F0D35">
        <w:rPr>
          <w:rFonts w:ascii="Arial" w:hAnsi="Arial" w:cs="Arial"/>
          <w:color w:val="000000"/>
          <w:sz w:val="22"/>
          <w:szCs w:val="22"/>
        </w:rPr>
        <w:t xml:space="preserve"> ~</w:t>
      </w:r>
      <w:r w:rsidR="0094697A">
        <w:rPr>
          <w:rFonts w:ascii="Arial" w:hAnsi="Arial" w:cs="Arial"/>
          <w:color w:val="000000"/>
          <w:sz w:val="22"/>
          <w:szCs w:val="22"/>
        </w:rPr>
        <w:t xml:space="preserve">95% pairwise nucleotide identity and </w:t>
      </w:r>
      <w:r w:rsidR="00D02166">
        <w:rPr>
          <w:rFonts w:ascii="Arial" w:hAnsi="Arial" w:cs="Arial"/>
          <w:color w:val="000000"/>
          <w:sz w:val="22"/>
          <w:szCs w:val="22"/>
        </w:rPr>
        <w:t>that formed monophyletic clades</w:t>
      </w:r>
      <w:r w:rsidR="0094697A">
        <w:rPr>
          <w:rFonts w:ascii="Arial" w:hAnsi="Arial" w:cs="Arial"/>
          <w:color w:val="000000"/>
          <w:sz w:val="22"/>
          <w:szCs w:val="22"/>
        </w:rPr>
        <w:t>.</w:t>
      </w:r>
      <w:r w:rsidR="00CC4566">
        <w:rPr>
          <w:rFonts w:ascii="Arial" w:hAnsi="Arial" w:cs="Arial"/>
          <w:color w:val="000000"/>
          <w:sz w:val="22"/>
          <w:szCs w:val="22"/>
        </w:rPr>
        <w:t xml:space="preserve"> </w:t>
      </w:r>
      <w:r w:rsidR="00BD0A9F">
        <w:rPr>
          <w:rFonts w:ascii="Arial" w:hAnsi="Arial" w:cs="Arial"/>
          <w:color w:val="000000"/>
          <w:sz w:val="22"/>
          <w:szCs w:val="22"/>
        </w:rPr>
        <w:t>G</w:t>
      </w:r>
      <w:r w:rsidR="006558CD">
        <w:rPr>
          <w:rFonts w:ascii="Arial" w:hAnsi="Arial" w:cs="Arial"/>
          <w:sz w:val="22"/>
          <w:szCs w:val="22"/>
        </w:rPr>
        <w:t>albut virus</w:t>
      </w:r>
      <w:r w:rsidR="0094697A">
        <w:rPr>
          <w:rFonts w:ascii="Arial" w:hAnsi="Arial" w:cs="Arial"/>
          <w:sz w:val="22"/>
          <w:szCs w:val="22"/>
        </w:rPr>
        <w:t xml:space="preserve"> </w:t>
      </w:r>
      <w:r w:rsidR="006D22A5">
        <w:rPr>
          <w:rFonts w:ascii="Arial" w:hAnsi="Arial" w:cs="Arial"/>
          <w:sz w:val="22"/>
          <w:szCs w:val="22"/>
        </w:rPr>
        <w:t>RNA</w:t>
      </w:r>
      <w:r w:rsidR="00CD0AF9">
        <w:rPr>
          <w:rFonts w:ascii="Arial" w:hAnsi="Arial" w:cs="Arial"/>
          <w:sz w:val="22"/>
          <w:szCs w:val="22"/>
        </w:rPr>
        <w:t xml:space="preserve"> </w:t>
      </w:r>
      <w:r w:rsidR="006D22A5">
        <w:rPr>
          <w:rFonts w:ascii="Arial" w:hAnsi="Arial" w:cs="Arial"/>
          <w:sz w:val="22"/>
          <w:szCs w:val="22"/>
        </w:rPr>
        <w:t>1</w:t>
      </w:r>
      <w:r w:rsidR="00CD0AF9">
        <w:rPr>
          <w:rFonts w:ascii="Arial" w:hAnsi="Arial" w:cs="Arial"/>
          <w:sz w:val="22"/>
          <w:szCs w:val="22"/>
        </w:rPr>
        <w:t xml:space="preserve"> and RNA 2</w:t>
      </w:r>
      <w:r w:rsidR="006D22A5">
        <w:rPr>
          <w:rFonts w:ascii="Arial" w:hAnsi="Arial" w:cs="Arial"/>
          <w:sz w:val="22"/>
          <w:szCs w:val="22"/>
        </w:rPr>
        <w:t xml:space="preserve"> </w:t>
      </w:r>
      <w:r w:rsidR="0094697A">
        <w:rPr>
          <w:rFonts w:ascii="Arial" w:hAnsi="Arial" w:cs="Arial"/>
          <w:sz w:val="22"/>
          <w:szCs w:val="22"/>
        </w:rPr>
        <w:t xml:space="preserve">sequences </w:t>
      </w:r>
      <w:r w:rsidR="00847D9F">
        <w:rPr>
          <w:rFonts w:ascii="Arial" w:hAnsi="Arial" w:cs="Arial"/>
          <w:sz w:val="22"/>
          <w:szCs w:val="22"/>
        </w:rPr>
        <w:t>grouped into</w:t>
      </w:r>
      <w:r w:rsidR="0094697A">
        <w:rPr>
          <w:rFonts w:ascii="Arial" w:hAnsi="Arial" w:cs="Arial"/>
          <w:sz w:val="22"/>
          <w:szCs w:val="22"/>
        </w:rPr>
        <w:t xml:space="preserve"> three</w:t>
      </w:r>
      <w:r w:rsidR="005A77AB">
        <w:rPr>
          <w:rFonts w:ascii="Arial" w:hAnsi="Arial" w:cs="Arial"/>
          <w:sz w:val="22"/>
          <w:szCs w:val="22"/>
        </w:rPr>
        <w:t xml:space="preserve"> major</w:t>
      </w:r>
      <w:r w:rsidR="0094697A">
        <w:rPr>
          <w:rFonts w:ascii="Arial" w:hAnsi="Arial" w:cs="Arial"/>
          <w:sz w:val="22"/>
          <w:szCs w:val="22"/>
        </w:rPr>
        <w:t xml:space="preserve"> genotypes</w:t>
      </w:r>
      <w:r w:rsidR="00DB5E87">
        <w:rPr>
          <w:rFonts w:ascii="Arial" w:hAnsi="Arial" w:cs="Arial"/>
          <w:sz w:val="22"/>
          <w:szCs w:val="22"/>
        </w:rPr>
        <w:t xml:space="preserve">, two containing viruses from </w:t>
      </w:r>
      <w:r w:rsidR="00DB5E87" w:rsidRPr="006264D3">
        <w:rPr>
          <w:rFonts w:ascii="Arial" w:hAnsi="Arial" w:cs="Arial"/>
          <w:i/>
          <w:iCs/>
          <w:sz w:val="22"/>
          <w:szCs w:val="22"/>
        </w:rPr>
        <w:t>D. melanogaster</w:t>
      </w:r>
      <w:r w:rsidR="00DB5E87">
        <w:rPr>
          <w:rFonts w:ascii="Arial" w:hAnsi="Arial" w:cs="Arial"/>
          <w:sz w:val="22"/>
          <w:szCs w:val="22"/>
        </w:rPr>
        <w:t xml:space="preserve"> and the third containing viruses from </w:t>
      </w:r>
      <w:r w:rsidR="00DB5E87" w:rsidRPr="006264D3">
        <w:rPr>
          <w:rFonts w:ascii="Arial" w:hAnsi="Arial" w:cs="Arial"/>
          <w:i/>
          <w:iCs/>
          <w:sz w:val="22"/>
          <w:szCs w:val="22"/>
        </w:rPr>
        <w:t>D. simulans</w:t>
      </w:r>
      <w:r w:rsidR="0042761D">
        <w:rPr>
          <w:rFonts w:ascii="Arial" w:hAnsi="Arial" w:cs="Arial"/>
          <w:sz w:val="22"/>
          <w:szCs w:val="22"/>
        </w:rPr>
        <w:t xml:space="preserve">, which we </w:t>
      </w:r>
      <w:r w:rsidR="005A77AB">
        <w:rPr>
          <w:rFonts w:ascii="Arial" w:hAnsi="Arial" w:cs="Arial"/>
          <w:sz w:val="22"/>
          <w:szCs w:val="22"/>
        </w:rPr>
        <w:t>termed</w:t>
      </w:r>
      <w:r w:rsidR="0094697A">
        <w:rPr>
          <w:rFonts w:ascii="Arial" w:hAnsi="Arial" w:cs="Arial"/>
          <w:sz w:val="22"/>
          <w:szCs w:val="22"/>
        </w:rPr>
        <w:t xml:space="preserve"> </w:t>
      </w:r>
      <w:r w:rsidR="001B34D8" w:rsidRPr="0042761D">
        <w:rPr>
          <w:rFonts w:ascii="Arial" w:hAnsi="Arial" w:cs="Arial"/>
          <w:sz w:val="22"/>
          <w:szCs w:val="22"/>
        </w:rPr>
        <w:t>mel</w:t>
      </w:r>
      <w:r w:rsidR="0094697A" w:rsidRPr="0042761D">
        <w:rPr>
          <w:rFonts w:ascii="Arial" w:hAnsi="Arial" w:cs="Arial"/>
          <w:sz w:val="22"/>
          <w:szCs w:val="22"/>
        </w:rPr>
        <w:t>A</w:t>
      </w:r>
      <w:r w:rsidR="001B34D8" w:rsidRPr="0042761D">
        <w:rPr>
          <w:rFonts w:ascii="Arial" w:hAnsi="Arial" w:cs="Arial"/>
          <w:sz w:val="22"/>
          <w:szCs w:val="22"/>
        </w:rPr>
        <w:t>, mel</w:t>
      </w:r>
      <w:r w:rsidR="0094697A" w:rsidRPr="0042761D">
        <w:rPr>
          <w:rFonts w:ascii="Arial" w:hAnsi="Arial" w:cs="Arial"/>
          <w:sz w:val="22"/>
          <w:szCs w:val="22"/>
        </w:rPr>
        <w:t>B</w:t>
      </w:r>
      <w:r w:rsidR="001B34D8" w:rsidRPr="0042761D">
        <w:rPr>
          <w:rFonts w:ascii="Arial" w:hAnsi="Arial" w:cs="Arial"/>
          <w:sz w:val="22"/>
          <w:szCs w:val="22"/>
        </w:rPr>
        <w:t>, and simA</w:t>
      </w:r>
      <w:r w:rsidR="00DB5E87">
        <w:rPr>
          <w:rFonts w:ascii="Arial" w:hAnsi="Arial" w:cs="Arial"/>
          <w:sz w:val="22"/>
          <w:szCs w:val="22"/>
        </w:rPr>
        <w:t xml:space="preserve"> </w:t>
      </w:r>
      <w:r w:rsidR="006558CD">
        <w:rPr>
          <w:rFonts w:ascii="Arial" w:hAnsi="Arial" w:cs="Arial"/>
          <w:sz w:val="22"/>
          <w:szCs w:val="22"/>
        </w:rPr>
        <w:t>(</w:t>
      </w:r>
      <w:r w:rsidR="006558CD" w:rsidRPr="006558CD">
        <w:rPr>
          <w:rFonts w:ascii="Arial" w:hAnsi="Arial" w:cs="Arial"/>
          <w:b/>
          <w:bCs/>
          <w:sz w:val="22"/>
          <w:szCs w:val="22"/>
        </w:rPr>
        <w:t>Fig</w:t>
      </w:r>
      <w:r w:rsidR="00CD0AF9">
        <w:rPr>
          <w:rFonts w:ascii="Arial" w:hAnsi="Arial" w:cs="Arial"/>
          <w:b/>
          <w:bCs/>
          <w:sz w:val="22"/>
          <w:szCs w:val="22"/>
        </w:rPr>
        <w:t>s</w:t>
      </w:r>
      <w:r w:rsidR="006558CD" w:rsidRPr="006558CD">
        <w:rPr>
          <w:rFonts w:ascii="Arial" w:hAnsi="Arial" w:cs="Arial"/>
          <w:b/>
          <w:bCs/>
          <w:sz w:val="22"/>
          <w:szCs w:val="22"/>
        </w:rPr>
        <w:t xml:space="preserve">. </w:t>
      </w:r>
      <w:ins w:id="416" w:author="Keene-Snickers,Lexi" w:date="2025-08-06T14:55:00Z" w16du:dateUtc="2025-08-06T13:55:00Z">
        <w:r w:rsidR="006E3D0E">
          <w:rPr>
            <w:rFonts w:ascii="Arial" w:hAnsi="Arial" w:cs="Arial"/>
            <w:b/>
            <w:bCs/>
            <w:sz w:val="22"/>
            <w:szCs w:val="22"/>
          </w:rPr>
          <w:t>2</w:t>
        </w:r>
      </w:ins>
      <w:del w:id="417" w:author="Keene-Snickers,Lexi" w:date="2025-08-06T14:55:00Z" w16du:dateUtc="2025-08-06T13:55:00Z">
        <w:r w:rsidR="00674D4C" w:rsidDel="006E3D0E">
          <w:rPr>
            <w:rFonts w:ascii="Arial" w:hAnsi="Arial" w:cs="Arial"/>
            <w:b/>
            <w:bCs/>
            <w:sz w:val="22"/>
            <w:szCs w:val="22"/>
          </w:rPr>
          <w:delText>3</w:delText>
        </w:r>
      </w:del>
      <w:r w:rsidR="00FA740B">
        <w:rPr>
          <w:rFonts w:ascii="Arial" w:hAnsi="Arial" w:cs="Arial"/>
          <w:b/>
          <w:bCs/>
          <w:sz w:val="22"/>
          <w:szCs w:val="22"/>
        </w:rPr>
        <w:t>-</w:t>
      </w:r>
      <w:ins w:id="418" w:author="Keene-Snickers,Lexi" w:date="2025-08-06T14:55:00Z" w16du:dateUtc="2025-08-06T13:55:00Z">
        <w:r w:rsidR="006E3D0E">
          <w:rPr>
            <w:rFonts w:ascii="Arial" w:hAnsi="Arial" w:cs="Arial"/>
            <w:b/>
            <w:bCs/>
            <w:sz w:val="22"/>
            <w:szCs w:val="22"/>
          </w:rPr>
          <w:t>4</w:t>
        </w:r>
      </w:ins>
      <w:del w:id="419" w:author="Keene-Snickers,Lexi" w:date="2025-08-06T14:55:00Z" w16du:dateUtc="2025-08-06T13:55:00Z">
        <w:r w:rsidR="00FA740B" w:rsidDel="006E3D0E">
          <w:rPr>
            <w:rFonts w:ascii="Arial" w:hAnsi="Arial" w:cs="Arial"/>
            <w:b/>
            <w:bCs/>
            <w:sz w:val="22"/>
            <w:szCs w:val="22"/>
          </w:rPr>
          <w:delText>5</w:delText>
        </w:r>
      </w:del>
      <w:r w:rsidR="00FA740B">
        <w:rPr>
          <w:rFonts w:ascii="Arial" w:hAnsi="Arial" w:cs="Arial"/>
          <w:b/>
          <w:bCs/>
          <w:sz w:val="22"/>
          <w:szCs w:val="22"/>
        </w:rPr>
        <w:t xml:space="preserve"> &amp; Supp. Figs. </w:t>
      </w:r>
      <w:ins w:id="420" w:author="Keene-Snickers,Lexi" w:date="2025-08-06T14:55:00Z" w16du:dateUtc="2025-08-06T13:55:00Z">
        <w:r w:rsidR="006E3D0E">
          <w:rPr>
            <w:rFonts w:ascii="Arial" w:hAnsi="Arial" w:cs="Arial"/>
            <w:b/>
            <w:bCs/>
            <w:sz w:val="22"/>
            <w:szCs w:val="22"/>
          </w:rPr>
          <w:t>2</w:t>
        </w:r>
      </w:ins>
      <w:del w:id="421" w:author="Keene-Snickers,Lexi" w:date="2025-08-06T14:55:00Z" w16du:dateUtc="2025-08-06T13:55:00Z">
        <w:r w:rsidR="00FA740B" w:rsidDel="006E3D0E">
          <w:rPr>
            <w:rFonts w:ascii="Arial" w:hAnsi="Arial" w:cs="Arial"/>
            <w:b/>
            <w:bCs/>
            <w:sz w:val="22"/>
            <w:szCs w:val="22"/>
          </w:rPr>
          <w:delText>1</w:delText>
        </w:r>
      </w:del>
      <w:r w:rsidR="00FA740B">
        <w:rPr>
          <w:rFonts w:ascii="Arial" w:hAnsi="Arial" w:cs="Arial"/>
          <w:b/>
          <w:bCs/>
          <w:sz w:val="22"/>
          <w:szCs w:val="22"/>
        </w:rPr>
        <w:t>-</w:t>
      </w:r>
      <w:ins w:id="422" w:author="Keene-Snickers,Lexi" w:date="2025-08-06T14:55:00Z" w16du:dateUtc="2025-08-06T13:55:00Z">
        <w:r w:rsidR="006E3D0E">
          <w:rPr>
            <w:rFonts w:ascii="Arial" w:hAnsi="Arial" w:cs="Arial"/>
            <w:b/>
            <w:bCs/>
            <w:sz w:val="22"/>
            <w:szCs w:val="22"/>
          </w:rPr>
          <w:t>4</w:t>
        </w:r>
      </w:ins>
      <w:del w:id="423" w:author="Keene-Snickers,Lexi" w:date="2025-08-06T14:55:00Z" w16du:dateUtc="2025-08-06T13:55:00Z">
        <w:r w:rsidR="00FA740B" w:rsidDel="006E3D0E">
          <w:rPr>
            <w:rFonts w:ascii="Arial" w:hAnsi="Arial" w:cs="Arial"/>
            <w:b/>
            <w:bCs/>
            <w:sz w:val="22"/>
            <w:szCs w:val="22"/>
          </w:rPr>
          <w:delText>3</w:delText>
        </w:r>
      </w:del>
      <w:r w:rsidR="006558CD">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zk3ZjhhYWUtYTQ1MC00MmM2LWJhZDEtYjg0MGEwZGVkNWVm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2030718687"/>
          <w:placeholder>
            <w:docPart w:val="DefaultPlaceholder_-1854013440"/>
          </w:placeholder>
        </w:sdtPr>
        <w:sdtContent>
          <w:ins w:id="424" w:author="Keene-Snickers,Lexi" w:date="2025-08-08T16:10:00Z" w16du:dateUtc="2025-08-08T15:10:00Z">
            <w:r w:rsidR="003504EF" w:rsidRPr="003504EF">
              <w:rPr>
                <w:rFonts w:ascii="Arial" w:hAnsi="Arial" w:cs="Arial"/>
                <w:color w:val="000000"/>
                <w:sz w:val="22"/>
                <w:szCs w:val="22"/>
                <w:vertAlign w:val="superscript"/>
              </w:rPr>
              <w:t>21</w:t>
            </w:r>
          </w:ins>
          <w:del w:id="425"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sidR="006558CD">
        <w:rPr>
          <w:rFonts w:ascii="Arial" w:hAnsi="Arial" w:cs="Arial"/>
          <w:color w:val="000000"/>
          <w:sz w:val="22"/>
          <w:szCs w:val="22"/>
        </w:rPr>
        <w:t>.</w:t>
      </w:r>
      <w:r w:rsidR="00B94D81">
        <w:rPr>
          <w:rFonts w:ascii="Arial" w:hAnsi="Arial" w:cs="Arial"/>
          <w:color w:val="000000"/>
          <w:sz w:val="22"/>
          <w:szCs w:val="22"/>
        </w:rPr>
        <w:t xml:space="preserve"> </w:t>
      </w:r>
      <w:r w:rsidR="00A164DD">
        <w:rPr>
          <w:rFonts w:ascii="Arial" w:hAnsi="Arial" w:cs="Arial"/>
          <w:color w:val="000000"/>
          <w:sz w:val="22"/>
          <w:szCs w:val="22"/>
        </w:rPr>
        <w:t>For RNA</w:t>
      </w:r>
      <w:r w:rsidR="001448F4">
        <w:rPr>
          <w:rFonts w:ascii="Arial" w:hAnsi="Arial" w:cs="Arial"/>
          <w:color w:val="000000"/>
          <w:sz w:val="22"/>
          <w:szCs w:val="22"/>
        </w:rPr>
        <w:t xml:space="preserve"> </w:t>
      </w:r>
      <w:r w:rsidR="00A164DD">
        <w:rPr>
          <w:rFonts w:ascii="Arial" w:hAnsi="Arial" w:cs="Arial"/>
          <w:color w:val="000000"/>
          <w:sz w:val="22"/>
          <w:szCs w:val="22"/>
        </w:rPr>
        <w:t>1 and RNA</w:t>
      </w:r>
      <w:r w:rsidR="001448F4">
        <w:rPr>
          <w:rFonts w:ascii="Arial" w:hAnsi="Arial" w:cs="Arial"/>
          <w:color w:val="000000"/>
          <w:sz w:val="22"/>
          <w:szCs w:val="22"/>
        </w:rPr>
        <w:t xml:space="preserve"> </w:t>
      </w:r>
      <w:r w:rsidR="00A164DD">
        <w:rPr>
          <w:rFonts w:ascii="Arial" w:hAnsi="Arial" w:cs="Arial"/>
          <w:color w:val="000000"/>
          <w:sz w:val="22"/>
          <w:szCs w:val="22"/>
        </w:rPr>
        <w:t xml:space="preserve">2, the </w:t>
      </w:r>
      <w:r w:rsidR="00DB5E87">
        <w:rPr>
          <w:rFonts w:ascii="Arial" w:hAnsi="Arial" w:cs="Arial"/>
          <w:color w:val="000000"/>
          <w:sz w:val="22"/>
          <w:szCs w:val="22"/>
        </w:rPr>
        <w:t xml:space="preserve">clade </w:t>
      </w:r>
      <w:r w:rsidR="00A164DD">
        <w:rPr>
          <w:rFonts w:ascii="Arial" w:hAnsi="Arial" w:cs="Arial"/>
          <w:color w:val="000000"/>
          <w:sz w:val="22"/>
          <w:szCs w:val="22"/>
        </w:rPr>
        <w:t xml:space="preserve">B </w:t>
      </w:r>
      <w:r w:rsidR="00DB5E87">
        <w:rPr>
          <w:rFonts w:ascii="Arial" w:hAnsi="Arial" w:cs="Arial"/>
          <w:color w:val="000000"/>
          <w:sz w:val="22"/>
          <w:szCs w:val="22"/>
        </w:rPr>
        <w:t xml:space="preserve">sequences </w:t>
      </w:r>
      <w:r w:rsidR="00406436">
        <w:rPr>
          <w:rFonts w:ascii="Arial" w:hAnsi="Arial" w:cs="Arial"/>
          <w:color w:val="000000"/>
          <w:sz w:val="22"/>
          <w:szCs w:val="22"/>
        </w:rPr>
        <w:t xml:space="preserve">further </w:t>
      </w:r>
      <w:r w:rsidR="009F0D35">
        <w:rPr>
          <w:rFonts w:ascii="Arial" w:hAnsi="Arial" w:cs="Arial"/>
          <w:color w:val="000000"/>
          <w:sz w:val="22"/>
          <w:szCs w:val="22"/>
        </w:rPr>
        <w:t>subdivided into clades</w:t>
      </w:r>
      <w:r w:rsidR="00DB5E87">
        <w:rPr>
          <w:rFonts w:ascii="Arial" w:hAnsi="Arial" w:cs="Arial"/>
          <w:color w:val="000000"/>
          <w:sz w:val="22"/>
          <w:szCs w:val="22"/>
        </w:rPr>
        <w:t xml:space="preserve"> </w:t>
      </w:r>
      <w:r w:rsidR="0042761D">
        <w:rPr>
          <w:rFonts w:ascii="Arial" w:hAnsi="Arial" w:cs="Arial"/>
          <w:color w:val="000000"/>
          <w:sz w:val="22"/>
          <w:szCs w:val="22"/>
        </w:rPr>
        <w:t xml:space="preserve">that </w:t>
      </w:r>
      <w:r w:rsidR="00DB5E87">
        <w:rPr>
          <w:rFonts w:ascii="Arial" w:hAnsi="Arial" w:cs="Arial"/>
          <w:color w:val="000000"/>
          <w:sz w:val="22"/>
          <w:szCs w:val="22"/>
        </w:rPr>
        <w:t>we named</w:t>
      </w:r>
      <w:r w:rsidR="009F0D35">
        <w:rPr>
          <w:rFonts w:ascii="Arial" w:hAnsi="Arial" w:cs="Arial"/>
          <w:color w:val="000000"/>
          <w:sz w:val="22"/>
          <w:szCs w:val="22"/>
        </w:rPr>
        <w:t xml:space="preserve">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B.2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Fig</w:t>
      </w:r>
      <w:r w:rsidR="00CD0AF9" w:rsidRPr="0042761D">
        <w:rPr>
          <w:rFonts w:ascii="Arial" w:hAnsi="Arial" w:cs="Arial"/>
          <w:b/>
          <w:bCs/>
          <w:color w:val="000000"/>
          <w:sz w:val="22"/>
          <w:szCs w:val="22"/>
        </w:rPr>
        <w:t>s</w:t>
      </w:r>
      <w:r w:rsidR="006558CD" w:rsidRPr="0042761D">
        <w:rPr>
          <w:rFonts w:ascii="Arial" w:hAnsi="Arial" w:cs="Arial"/>
          <w:b/>
          <w:bCs/>
          <w:color w:val="000000"/>
          <w:sz w:val="22"/>
          <w:szCs w:val="22"/>
        </w:rPr>
        <w:t xml:space="preserve">. </w:t>
      </w:r>
      <w:ins w:id="426" w:author="Keene-Snickers,Lexi" w:date="2025-08-06T14:55:00Z" w16du:dateUtc="2025-08-06T13:55:00Z">
        <w:r w:rsidR="006E3D0E">
          <w:rPr>
            <w:rFonts w:ascii="Arial" w:hAnsi="Arial" w:cs="Arial"/>
            <w:b/>
            <w:bCs/>
            <w:color w:val="000000"/>
            <w:sz w:val="22"/>
            <w:szCs w:val="22"/>
          </w:rPr>
          <w:t>2</w:t>
        </w:r>
      </w:ins>
      <w:del w:id="427" w:author="Keene-Snickers,Lexi" w:date="2025-08-06T14:55:00Z" w16du:dateUtc="2025-08-06T13:55:00Z">
        <w:r w:rsidR="00674D4C" w:rsidRPr="0042761D" w:rsidDel="006E3D0E">
          <w:rPr>
            <w:rFonts w:ascii="Arial" w:hAnsi="Arial" w:cs="Arial"/>
            <w:b/>
            <w:bCs/>
            <w:color w:val="000000"/>
            <w:sz w:val="22"/>
            <w:szCs w:val="22"/>
          </w:rPr>
          <w:delText>3</w:delText>
        </w:r>
      </w:del>
      <w:r w:rsidR="00FA740B">
        <w:rPr>
          <w:rFonts w:ascii="Arial" w:hAnsi="Arial" w:cs="Arial"/>
          <w:b/>
          <w:bCs/>
          <w:color w:val="000000"/>
          <w:sz w:val="22"/>
          <w:szCs w:val="22"/>
        </w:rPr>
        <w:t>-</w:t>
      </w:r>
      <w:ins w:id="428" w:author="Keene-Snickers,Lexi" w:date="2025-08-06T14:55:00Z" w16du:dateUtc="2025-08-06T13:55:00Z">
        <w:r w:rsidR="006E3D0E">
          <w:rPr>
            <w:rFonts w:ascii="Arial" w:hAnsi="Arial" w:cs="Arial"/>
            <w:b/>
            <w:bCs/>
            <w:color w:val="000000"/>
            <w:sz w:val="22"/>
            <w:szCs w:val="22"/>
          </w:rPr>
          <w:t>3</w:t>
        </w:r>
      </w:ins>
      <w:del w:id="429" w:author="Keene-Snickers,Lexi" w:date="2025-08-06T14:55:00Z" w16du:dateUtc="2025-08-06T13:55:00Z">
        <w:r w:rsidR="00674D4C" w:rsidRPr="0042761D" w:rsidDel="006E3D0E">
          <w:rPr>
            <w:rFonts w:ascii="Arial" w:hAnsi="Arial" w:cs="Arial"/>
            <w:b/>
            <w:bCs/>
            <w:color w:val="000000"/>
            <w:sz w:val="22"/>
            <w:szCs w:val="22"/>
          </w:rPr>
          <w:delText>4</w:delText>
        </w:r>
      </w:del>
      <w:r w:rsidR="00FA740B">
        <w:rPr>
          <w:rFonts w:ascii="Arial" w:hAnsi="Arial" w:cs="Arial"/>
          <w:b/>
          <w:bCs/>
          <w:color w:val="000000"/>
          <w:sz w:val="22"/>
          <w:szCs w:val="22"/>
        </w:rPr>
        <w:t xml:space="preserve"> &amp; Supp. Figs </w:t>
      </w:r>
      <w:ins w:id="430" w:author="Keene-Snickers,Lexi" w:date="2025-08-06T14:55:00Z" w16du:dateUtc="2025-08-06T13:55:00Z">
        <w:r w:rsidR="006E3D0E">
          <w:rPr>
            <w:rFonts w:ascii="Arial" w:hAnsi="Arial" w:cs="Arial"/>
            <w:b/>
            <w:bCs/>
            <w:color w:val="000000"/>
            <w:sz w:val="22"/>
            <w:szCs w:val="22"/>
          </w:rPr>
          <w:t>2</w:t>
        </w:r>
      </w:ins>
      <w:del w:id="431" w:author="Keene-Snickers,Lexi" w:date="2025-08-06T14:55:00Z" w16du:dateUtc="2025-08-06T13:55:00Z">
        <w:r w:rsidR="00FA740B" w:rsidDel="006E3D0E">
          <w:rPr>
            <w:rFonts w:ascii="Arial" w:hAnsi="Arial" w:cs="Arial"/>
            <w:b/>
            <w:bCs/>
            <w:color w:val="000000"/>
            <w:sz w:val="22"/>
            <w:szCs w:val="22"/>
          </w:rPr>
          <w:delText>1</w:delText>
        </w:r>
      </w:del>
      <w:r w:rsidR="00FA740B">
        <w:rPr>
          <w:rFonts w:ascii="Arial" w:hAnsi="Arial" w:cs="Arial"/>
          <w:b/>
          <w:bCs/>
          <w:color w:val="000000"/>
          <w:sz w:val="22"/>
          <w:szCs w:val="22"/>
        </w:rPr>
        <w:t>-</w:t>
      </w:r>
      <w:ins w:id="432" w:author="Keene-Snickers,Lexi" w:date="2025-08-06T14:55:00Z" w16du:dateUtc="2025-08-06T13:55:00Z">
        <w:r w:rsidR="006E3D0E">
          <w:rPr>
            <w:rFonts w:ascii="Arial" w:hAnsi="Arial" w:cs="Arial"/>
            <w:b/>
            <w:bCs/>
            <w:color w:val="000000"/>
            <w:sz w:val="22"/>
            <w:szCs w:val="22"/>
          </w:rPr>
          <w:t>3</w:t>
        </w:r>
      </w:ins>
      <w:del w:id="433" w:author="Keene-Snickers,Lexi" w:date="2025-08-06T14:55:00Z" w16du:dateUtc="2025-08-06T13:55:00Z">
        <w:r w:rsidR="00FA740B" w:rsidDel="006E3D0E">
          <w:rPr>
            <w:rFonts w:ascii="Arial" w:hAnsi="Arial" w:cs="Arial"/>
            <w:b/>
            <w:bCs/>
            <w:color w:val="000000"/>
            <w:sz w:val="22"/>
            <w:szCs w:val="22"/>
          </w:rPr>
          <w:delText>2</w:delText>
        </w:r>
      </w:del>
      <w:r w:rsidR="006558CD" w:rsidRPr="0042761D">
        <w:rPr>
          <w:rFonts w:ascii="Arial" w:hAnsi="Arial" w:cs="Arial"/>
          <w:color w:val="000000"/>
          <w:sz w:val="22"/>
          <w:szCs w:val="22"/>
        </w:rPr>
        <w:t xml:space="preserve">). </w:t>
      </w:r>
      <w:r w:rsidR="00CD0AF9" w:rsidRPr="0042761D">
        <w:rPr>
          <w:rFonts w:ascii="Arial" w:hAnsi="Arial" w:cs="Arial"/>
          <w:color w:val="000000"/>
          <w:sz w:val="22"/>
          <w:szCs w:val="22"/>
        </w:rPr>
        <w:t xml:space="preserve">RNA 3 also had </w:t>
      </w:r>
      <w:r w:rsidR="00CC4566">
        <w:rPr>
          <w:rFonts w:ascii="Arial" w:hAnsi="Arial" w:cs="Arial"/>
          <w:color w:val="000000"/>
          <w:sz w:val="22"/>
          <w:szCs w:val="22"/>
        </w:rPr>
        <w:t xml:space="preserve">the </w:t>
      </w:r>
      <w:r w:rsidR="00CD0AF9" w:rsidRPr="0042761D">
        <w:rPr>
          <w:rFonts w:ascii="Arial" w:hAnsi="Arial" w:cs="Arial"/>
          <w:color w:val="000000"/>
          <w:sz w:val="22"/>
          <w:szCs w:val="22"/>
        </w:rPr>
        <w:t>three major genotype</w:t>
      </w:r>
      <w:r w:rsidR="001F040E" w:rsidRPr="0042761D">
        <w:rPr>
          <w:rFonts w:ascii="Arial" w:hAnsi="Arial" w:cs="Arial"/>
          <w:color w:val="000000"/>
          <w:sz w:val="22"/>
          <w:szCs w:val="22"/>
        </w:rPr>
        <w:t xml:space="preserve">s, including </w:t>
      </w:r>
      <w:r w:rsidR="00CD0AF9" w:rsidRPr="0042761D">
        <w:rPr>
          <w:rFonts w:ascii="Arial" w:hAnsi="Arial" w:cs="Arial"/>
          <w:color w:val="000000"/>
          <w:sz w:val="22"/>
          <w:szCs w:val="22"/>
        </w:rPr>
        <w:t>subclade</w:t>
      </w:r>
      <w:r w:rsidR="001F040E" w:rsidRPr="0042761D">
        <w:rPr>
          <w:rFonts w:ascii="Arial" w:hAnsi="Arial" w:cs="Arial"/>
          <w:color w:val="000000"/>
          <w:sz w:val="22"/>
          <w:szCs w:val="22"/>
        </w:rPr>
        <w:t>s</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B.2. Additionally, </w:t>
      </w:r>
      <w:r w:rsidR="001F040E" w:rsidRPr="0042761D">
        <w:rPr>
          <w:rFonts w:ascii="Arial" w:hAnsi="Arial" w:cs="Arial"/>
          <w:color w:val="000000"/>
          <w:sz w:val="22"/>
          <w:szCs w:val="22"/>
        </w:rPr>
        <w:t xml:space="preserve">RNA 3 </w:t>
      </w:r>
      <w:r w:rsidR="001B34D8" w:rsidRPr="0042761D">
        <w:rPr>
          <w:rFonts w:ascii="Arial" w:hAnsi="Arial" w:cs="Arial"/>
          <w:color w:val="000000"/>
          <w:sz w:val="22"/>
          <w:szCs w:val="22"/>
        </w:rPr>
        <w:t>mel</w:t>
      </w:r>
      <w:r w:rsidR="00CD0AF9" w:rsidRPr="0042761D">
        <w:rPr>
          <w:rFonts w:ascii="Arial" w:hAnsi="Arial" w:cs="Arial"/>
          <w:color w:val="000000"/>
          <w:sz w:val="22"/>
          <w:szCs w:val="22"/>
        </w:rPr>
        <w:t>A subdivided in</w:t>
      </w:r>
      <w:r w:rsidR="001F040E" w:rsidRPr="0042761D">
        <w:rPr>
          <w:rFonts w:ascii="Arial" w:hAnsi="Arial" w:cs="Arial"/>
          <w:color w:val="000000"/>
          <w:sz w:val="22"/>
          <w:szCs w:val="22"/>
        </w:rPr>
        <w:t>to</w:t>
      </w:r>
      <w:r w:rsidR="00CD0AF9" w:rsidRPr="0042761D">
        <w:rPr>
          <w:rFonts w:ascii="Arial" w:hAnsi="Arial" w:cs="Arial"/>
          <w:color w:val="000000"/>
          <w:sz w:val="22"/>
          <w:szCs w:val="22"/>
        </w:rPr>
        <w:t xml:space="preserve"> </w:t>
      </w:r>
      <w:r w:rsidR="006264D3" w:rsidRPr="0042761D">
        <w:rPr>
          <w:rFonts w:ascii="Arial" w:hAnsi="Arial" w:cs="Arial"/>
          <w:color w:val="000000"/>
          <w:sz w:val="22"/>
          <w:szCs w:val="22"/>
        </w:rPr>
        <w:t xml:space="preserve">two </w:t>
      </w:r>
      <w:r w:rsidR="00CD0AF9" w:rsidRPr="0042761D">
        <w:rPr>
          <w:rFonts w:ascii="Arial" w:hAnsi="Arial" w:cs="Arial"/>
          <w:color w:val="000000"/>
          <w:sz w:val="22"/>
          <w:szCs w:val="22"/>
        </w:rPr>
        <w:t>clades</w:t>
      </w:r>
      <w:r w:rsidR="006264D3" w:rsidRPr="0042761D">
        <w:rPr>
          <w:rFonts w:ascii="Arial" w:hAnsi="Arial" w:cs="Arial"/>
          <w:color w:val="000000"/>
          <w:sz w:val="22"/>
          <w:szCs w:val="22"/>
        </w:rPr>
        <w:t>,</w:t>
      </w:r>
      <w:r w:rsidR="00CD0AF9" w:rsidRPr="0042761D">
        <w:rPr>
          <w:rFonts w:ascii="Arial" w:hAnsi="Arial" w:cs="Arial"/>
          <w:color w:val="000000"/>
          <w:sz w:val="22"/>
          <w:szCs w:val="22"/>
        </w:rPr>
        <w:t xml:space="preserve"> </w:t>
      </w:r>
      <w:r w:rsidR="001B34D8" w:rsidRPr="0042761D">
        <w:rPr>
          <w:rFonts w:ascii="Arial" w:hAnsi="Arial" w:cs="Arial"/>
          <w:color w:val="000000"/>
          <w:sz w:val="22"/>
          <w:szCs w:val="22"/>
        </w:rPr>
        <w:t>mel</w:t>
      </w:r>
      <w:r w:rsidR="00CD0AF9" w:rsidRPr="0042761D">
        <w:rPr>
          <w:rFonts w:ascii="Arial" w:hAnsi="Arial" w:cs="Arial"/>
          <w:color w:val="000000"/>
          <w:sz w:val="22"/>
          <w:szCs w:val="22"/>
        </w:rPr>
        <w:t xml:space="preserve">A.1 and </w:t>
      </w:r>
      <w:r w:rsidR="001B34D8" w:rsidRPr="0042761D">
        <w:rPr>
          <w:rFonts w:ascii="Arial" w:hAnsi="Arial" w:cs="Arial"/>
          <w:color w:val="000000"/>
          <w:sz w:val="22"/>
          <w:szCs w:val="22"/>
        </w:rPr>
        <w:t>mel</w:t>
      </w:r>
      <w:r w:rsidR="00CD0AF9" w:rsidRPr="0042761D">
        <w:rPr>
          <w:rFonts w:ascii="Arial" w:hAnsi="Arial" w:cs="Arial"/>
          <w:color w:val="000000"/>
          <w:sz w:val="22"/>
          <w:szCs w:val="22"/>
        </w:rPr>
        <w:t>A.2 (</w:t>
      </w:r>
      <w:r w:rsidR="00CD0AF9" w:rsidRPr="0042761D">
        <w:rPr>
          <w:rFonts w:ascii="Arial" w:hAnsi="Arial" w:cs="Arial"/>
          <w:b/>
          <w:bCs/>
          <w:color w:val="000000"/>
          <w:sz w:val="22"/>
          <w:szCs w:val="22"/>
        </w:rPr>
        <w:t xml:space="preserve">Fig. </w:t>
      </w:r>
      <w:ins w:id="434" w:author="Keene-Snickers,Lexi" w:date="2025-08-06T14:56:00Z" w16du:dateUtc="2025-08-06T13:56:00Z">
        <w:r w:rsidR="006E3D0E">
          <w:rPr>
            <w:rFonts w:ascii="Arial" w:hAnsi="Arial" w:cs="Arial"/>
            <w:b/>
            <w:bCs/>
            <w:color w:val="000000"/>
            <w:sz w:val="22"/>
            <w:szCs w:val="22"/>
          </w:rPr>
          <w:t>4</w:t>
        </w:r>
      </w:ins>
      <w:del w:id="435" w:author="Keene-Snickers,Lexi" w:date="2025-08-06T14:56:00Z" w16du:dateUtc="2025-08-06T13:56:00Z">
        <w:r w:rsidR="00674D4C" w:rsidRPr="0042761D" w:rsidDel="006E3D0E">
          <w:rPr>
            <w:rFonts w:ascii="Arial" w:hAnsi="Arial" w:cs="Arial"/>
            <w:b/>
            <w:bCs/>
            <w:color w:val="000000"/>
            <w:sz w:val="22"/>
            <w:szCs w:val="22"/>
          </w:rPr>
          <w:delText>5</w:delText>
        </w:r>
      </w:del>
      <w:r w:rsidR="00FA740B">
        <w:rPr>
          <w:rFonts w:ascii="Arial" w:hAnsi="Arial" w:cs="Arial"/>
          <w:b/>
          <w:bCs/>
          <w:color w:val="000000"/>
          <w:sz w:val="22"/>
          <w:szCs w:val="22"/>
        </w:rPr>
        <w:t xml:space="preserve"> &amp; Supp. Fig </w:t>
      </w:r>
      <w:ins w:id="436" w:author="Keene-Snickers,Lexi" w:date="2025-08-06T14:56:00Z" w16du:dateUtc="2025-08-06T13:56:00Z">
        <w:r w:rsidR="006E3D0E">
          <w:rPr>
            <w:rFonts w:ascii="Arial" w:hAnsi="Arial" w:cs="Arial"/>
            <w:b/>
            <w:bCs/>
            <w:color w:val="000000"/>
            <w:sz w:val="22"/>
            <w:szCs w:val="22"/>
          </w:rPr>
          <w:t>4</w:t>
        </w:r>
      </w:ins>
      <w:del w:id="437" w:author="Keene-Snickers,Lexi" w:date="2025-08-06T14:56:00Z" w16du:dateUtc="2025-08-06T13:56:00Z">
        <w:r w:rsidR="00FA740B" w:rsidDel="006E3D0E">
          <w:rPr>
            <w:rFonts w:ascii="Arial" w:hAnsi="Arial" w:cs="Arial"/>
            <w:b/>
            <w:bCs/>
            <w:color w:val="000000"/>
            <w:sz w:val="22"/>
            <w:szCs w:val="22"/>
          </w:rPr>
          <w:delText>3</w:delText>
        </w:r>
      </w:del>
      <w:r w:rsidR="00CD0AF9" w:rsidRPr="0042761D">
        <w:rPr>
          <w:rFonts w:ascii="Arial" w:hAnsi="Arial" w:cs="Arial"/>
          <w:color w:val="000000"/>
          <w:sz w:val="22"/>
          <w:szCs w:val="22"/>
        </w:rPr>
        <w:t xml:space="preserve">). </w:t>
      </w:r>
      <w:r w:rsidR="006558CD" w:rsidRPr="0042761D">
        <w:rPr>
          <w:rFonts w:ascii="Arial" w:hAnsi="Arial" w:cs="Arial"/>
          <w:color w:val="000000"/>
          <w:sz w:val="22"/>
          <w:szCs w:val="22"/>
        </w:rPr>
        <w:t xml:space="preserve">Chaq virus </w:t>
      </w:r>
      <w:r w:rsidR="001758BA" w:rsidRPr="0042761D">
        <w:rPr>
          <w:rFonts w:ascii="Arial" w:hAnsi="Arial" w:cs="Arial"/>
          <w:color w:val="000000"/>
          <w:sz w:val="22"/>
          <w:szCs w:val="22"/>
        </w:rPr>
        <w:t xml:space="preserve">clustered into </w:t>
      </w:r>
      <w:r w:rsidR="006558CD" w:rsidRPr="0042761D">
        <w:rPr>
          <w:rFonts w:ascii="Arial" w:hAnsi="Arial" w:cs="Arial"/>
          <w:color w:val="000000"/>
          <w:sz w:val="22"/>
          <w:szCs w:val="22"/>
        </w:rPr>
        <w:t>three clades</w:t>
      </w:r>
      <w:r w:rsidR="009F0D35" w:rsidRPr="0042761D">
        <w:rPr>
          <w:rFonts w:ascii="Arial" w:hAnsi="Arial" w:cs="Arial"/>
          <w:color w:val="000000"/>
          <w:sz w:val="22"/>
          <w:szCs w:val="22"/>
        </w:rPr>
        <w:t>,</w:t>
      </w:r>
      <w:r w:rsidR="0094697A" w:rsidRPr="0042761D">
        <w:rPr>
          <w:rFonts w:ascii="Arial" w:hAnsi="Arial" w:cs="Arial"/>
          <w:color w:val="000000"/>
          <w:sz w:val="22"/>
          <w:szCs w:val="22"/>
        </w:rPr>
        <w:t xml:space="preserve"> which we termed </w:t>
      </w:r>
      <w:r w:rsidR="001B34D8" w:rsidRPr="0042761D">
        <w:rPr>
          <w:rFonts w:ascii="Arial" w:hAnsi="Arial" w:cs="Arial"/>
          <w:color w:val="000000"/>
          <w:sz w:val="22"/>
          <w:szCs w:val="22"/>
        </w:rPr>
        <w:t>mel</w:t>
      </w:r>
      <w:r w:rsidR="0094697A" w:rsidRPr="0042761D">
        <w:rPr>
          <w:rFonts w:ascii="Arial" w:hAnsi="Arial" w:cs="Arial"/>
          <w:color w:val="000000"/>
          <w:sz w:val="22"/>
          <w:szCs w:val="22"/>
        </w:rPr>
        <w:t xml:space="preserve">A.1, </w:t>
      </w:r>
      <w:r w:rsidR="001B34D8" w:rsidRPr="0042761D">
        <w:rPr>
          <w:rFonts w:ascii="Arial" w:hAnsi="Arial" w:cs="Arial"/>
          <w:color w:val="000000"/>
          <w:sz w:val="22"/>
          <w:szCs w:val="22"/>
        </w:rPr>
        <w:t>mel</w:t>
      </w:r>
      <w:r w:rsidR="0094697A" w:rsidRPr="0042761D">
        <w:rPr>
          <w:rFonts w:ascii="Arial" w:hAnsi="Arial" w:cs="Arial"/>
          <w:color w:val="000000"/>
          <w:sz w:val="22"/>
          <w:szCs w:val="22"/>
        </w:rPr>
        <w:t>A.2</w:t>
      </w:r>
      <w:r w:rsidR="009159C7" w:rsidRPr="0042761D">
        <w:rPr>
          <w:rFonts w:ascii="Arial" w:hAnsi="Arial" w:cs="Arial"/>
          <w:color w:val="000000"/>
          <w:sz w:val="22"/>
          <w:szCs w:val="22"/>
        </w:rPr>
        <w:t>,</w:t>
      </w:r>
      <w:r w:rsidR="0094697A" w:rsidRPr="0042761D">
        <w:rPr>
          <w:rFonts w:ascii="Arial" w:hAnsi="Arial" w:cs="Arial"/>
          <w:color w:val="000000"/>
          <w:sz w:val="22"/>
          <w:szCs w:val="22"/>
        </w:rPr>
        <w:t xml:space="preserve"> and </w:t>
      </w:r>
      <w:r w:rsidR="001B34D8" w:rsidRPr="0042761D">
        <w:rPr>
          <w:rFonts w:ascii="Arial" w:hAnsi="Arial" w:cs="Arial"/>
          <w:color w:val="000000"/>
          <w:sz w:val="22"/>
          <w:szCs w:val="22"/>
        </w:rPr>
        <w:t xml:space="preserve">simA </w:t>
      </w:r>
      <w:r w:rsidR="006558CD" w:rsidRPr="0042761D">
        <w:rPr>
          <w:rFonts w:ascii="Arial" w:hAnsi="Arial" w:cs="Arial"/>
          <w:color w:val="000000"/>
          <w:sz w:val="22"/>
          <w:szCs w:val="22"/>
        </w:rPr>
        <w:t>(</w:t>
      </w:r>
      <w:r w:rsidR="006558CD" w:rsidRPr="0042761D">
        <w:rPr>
          <w:rFonts w:ascii="Arial" w:hAnsi="Arial" w:cs="Arial"/>
          <w:b/>
          <w:bCs/>
          <w:color w:val="000000"/>
          <w:sz w:val="22"/>
          <w:szCs w:val="22"/>
        </w:rPr>
        <w:t>F</w:t>
      </w:r>
      <w:r w:rsidR="006558CD" w:rsidRPr="00456285">
        <w:rPr>
          <w:rFonts w:ascii="Arial" w:hAnsi="Arial" w:cs="Arial"/>
          <w:b/>
          <w:bCs/>
          <w:color w:val="000000"/>
          <w:sz w:val="22"/>
          <w:szCs w:val="22"/>
        </w:rPr>
        <w:t>ig</w:t>
      </w:r>
      <w:r w:rsidR="00456285" w:rsidRPr="00456285">
        <w:rPr>
          <w:rFonts w:ascii="Arial" w:hAnsi="Arial" w:cs="Arial"/>
          <w:b/>
          <w:bCs/>
          <w:color w:val="000000"/>
          <w:sz w:val="22"/>
          <w:szCs w:val="22"/>
        </w:rPr>
        <w:t xml:space="preserve">. </w:t>
      </w:r>
      <w:ins w:id="438" w:author="Keene-Snickers,Lexi" w:date="2025-08-06T14:56:00Z" w16du:dateUtc="2025-08-06T13:56:00Z">
        <w:r w:rsidR="006E3D0E">
          <w:rPr>
            <w:rFonts w:ascii="Arial" w:hAnsi="Arial" w:cs="Arial"/>
            <w:b/>
            <w:bCs/>
            <w:color w:val="000000"/>
            <w:sz w:val="22"/>
            <w:szCs w:val="22"/>
          </w:rPr>
          <w:t>5</w:t>
        </w:r>
      </w:ins>
      <w:del w:id="439" w:author="Keene-Snickers,Lexi" w:date="2025-08-06T14:56:00Z" w16du:dateUtc="2025-08-06T13:56:00Z">
        <w:r w:rsidR="00674D4C" w:rsidDel="006E3D0E">
          <w:rPr>
            <w:rFonts w:ascii="Arial" w:hAnsi="Arial" w:cs="Arial"/>
            <w:b/>
            <w:bCs/>
            <w:color w:val="000000"/>
            <w:sz w:val="22"/>
            <w:szCs w:val="22"/>
          </w:rPr>
          <w:delText>6</w:delText>
        </w:r>
      </w:del>
      <w:r w:rsidR="00FA740B">
        <w:rPr>
          <w:rFonts w:ascii="Arial" w:hAnsi="Arial" w:cs="Arial"/>
          <w:b/>
          <w:bCs/>
          <w:color w:val="000000"/>
          <w:sz w:val="22"/>
          <w:szCs w:val="22"/>
        </w:rPr>
        <w:t xml:space="preserve"> &amp; Supp. Fig </w:t>
      </w:r>
      <w:ins w:id="440" w:author="Keene-Snickers,Lexi" w:date="2025-08-06T14:56:00Z" w16du:dateUtc="2025-08-06T13:56:00Z">
        <w:r w:rsidR="006E3D0E">
          <w:rPr>
            <w:rFonts w:ascii="Arial" w:hAnsi="Arial" w:cs="Arial"/>
            <w:b/>
            <w:bCs/>
            <w:color w:val="000000"/>
            <w:sz w:val="22"/>
            <w:szCs w:val="22"/>
          </w:rPr>
          <w:t>5</w:t>
        </w:r>
      </w:ins>
      <w:del w:id="441" w:author="Keene-Snickers,Lexi" w:date="2025-08-06T14:56:00Z" w16du:dateUtc="2025-08-06T13:56:00Z">
        <w:r w:rsidR="00FA740B" w:rsidDel="006E3D0E">
          <w:rPr>
            <w:rFonts w:ascii="Arial" w:hAnsi="Arial" w:cs="Arial"/>
            <w:b/>
            <w:bCs/>
            <w:color w:val="000000"/>
            <w:sz w:val="22"/>
            <w:szCs w:val="22"/>
          </w:rPr>
          <w:delText>4</w:delText>
        </w:r>
      </w:del>
      <w:r w:rsidR="00456285">
        <w:rPr>
          <w:rFonts w:ascii="Arial" w:hAnsi="Arial" w:cs="Arial"/>
          <w:color w:val="000000"/>
          <w:sz w:val="22"/>
          <w:szCs w:val="22"/>
        </w:rPr>
        <w:t xml:space="preserve">). </w:t>
      </w:r>
    </w:p>
    <w:p w14:paraId="78136B31" w14:textId="77777777" w:rsidR="008E1C84" w:rsidRDefault="008E1C84" w:rsidP="00CD0AF9">
      <w:pPr>
        <w:spacing w:line="360" w:lineRule="auto"/>
        <w:ind w:firstLine="720"/>
        <w:rPr>
          <w:rFonts w:ascii="Arial" w:hAnsi="Arial" w:cs="Arial"/>
          <w:sz w:val="22"/>
          <w:szCs w:val="22"/>
        </w:rPr>
      </w:pPr>
    </w:p>
    <w:p w14:paraId="0C95016C" w14:textId="48786423" w:rsidR="00CD0AF9" w:rsidRDefault="00CD0AF9" w:rsidP="00CD0AF9">
      <w:pPr>
        <w:spacing w:line="360" w:lineRule="auto"/>
        <w:ind w:firstLine="720"/>
        <w:rPr>
          <w:rFonts w:ascii="Arial" w:hAnsi="Arial" w:cs="Arial"/>
          <w:color w:val="000000"/>
          <w:sz w:val="22"/>
          <w:szCs w:val="22"/>
        </w:rPr>
      </w:pPr>
      <w:r>
        <w:rPr>
          <w:rFonts w:ascii="Arial" w:hAnsi="Arial" w:cs="Arial"/>
          <w:color w:val="000000"/>
          <w:sz w:val="22"/>
          <w:szCs w:val="22"/>
        </w:rPr>
        <w:t xml:space="preserve">Geography </w:t>
      </w:r>
      <w:r w:rsidR="007D10BB">
        <w:rPr>
          <w:rFonts w:ascii="Arial" w:hAnsi="Arial" w:cs="Arial"/>
          <w:color w:val="000000"/>
          <w:sz w:val="22"/>
          <w:szCs w:val="22"/>
        </w:rPr>
        <w:t>partly</w:t>
      </w:r>
      <w:r>
        <w:rPr>
          <w:rFonts w:ascii="Arial" w:hAnsi="Arial" w:cs="Arial"/>
          <w:color w:val="000000"/>
          <w:sz w:val="22"/>
          <w:szCs w:val="22"/>
        </w:rPr>
        <w:t xml:space="preserve"> explained phylogenetic clustering</w:t>
      </w:r>
      <w:r w:rsidR="00121343">
        <w:rPr>
          <w:rFonts w:ascii="Arial" w:hAnsi="Arial" w:cs="Arial"/>
          <w:color w:val="000000"/>
          <w:sz w:val="22"/>
          <w:szCs w:val="22"/>
        </w:rPr>
        <w:t xml:space="preserve"> </w:t>
      </w:r>
      <w:r w:rsidR="00121343">
        <w:rPr>
          <w:rFonts w:ascii="Arial" w:hAnsi="Arial" w:cs="Arial"/>
          <w:sz w:val="22"/>
          <w:szCs w:val="22"/>
        </w:rPr>
        <w:t>(</w:t>
      </w:r>
      <w:r w:rsidR="00121343" w:rsidRPr="006558CD">
        <w:rPr>
          <w:rFonts w:ascii="Arial" w:hAnsi="Arial" w:cs="Arial"/>
          <w:b/>
          <w:bCs/>
          <w:sz w:val="22"/>
          <w:szCs w:val="22"/>
        </w:rPr>
        <w:t>Fig</w:t>
      </w:r>
      <w:r w:rsidR="00121343">
        <w:rPr>
          <w:rFonts w:ascii="Arial" w:hAnsi="Arial" w:cs="Arial"/>
          <w:b/>
          <w:bCs/>
          <w:sz w:val="22"/>
          <w:szCs w:val="22"/>
        </w:rPr>
        <w:t>s</w:t>
      </w:r>
      <w:r w:rsidR="00121343" w:rsidRPr="006558CD">
        <w:rPr>
          <w:rFonts w:ascii="Arial" w:hAnsi="Arial" w:cs="Arial"/>
          <w:b/>
          <w:bCs/>
          <w:sz w:val="22"/>
          <w:szCs w:val="22"/>
        </w:rPr>
        <w:t xml:space="preserve">. </w:t>
      </w:r>
      <w:ins w:id="442" w:author="Keene-Snickers,Lexi" w:date="2025-08-06T14:56:00Z" w16du:dateUtc="2025-08-06T13:56:00Z">
        <w:r w:rsidR="006E3D0E">
          <w:rPr>
            <w:rFonts w:ascii="Arial" w:hAnsi="Arial" w:cs="Arial"/>
            <w:b/>
            <w:bCs/>
            <w:sz w:val="22"/>
            <w:szCs w:val="22"/>
          </w:rPr>
          <w:t>2-5</w:t>
        </w:r>
      </w:ins>
      <w:del w:id="443" w:author="Keene-Snickers,Lexi" w:date="2025-08-06T14:56:00Z" w16du:dateUtc="2025-08-06T13:56:00Z">
        <w:r w:rsidR="00674D4C" w:rsidDel="006E3D0E">
          <w:rPr>
            <w:rFonts w:ascii="Arial" w:hAnsi="Arial" w:cs="Arial"/>
            <w:b/>
            <w:bCs/>
            <w:sz w:val="22"/>
            <w:szCs w:val="22"/>
          </w:rPr>
          <w:delText xml:space="preserve">3, </w:delText>
        </w:r>
        <w:r w:rsidR="00121343" w:rsidRPr="006558CD" w:rsidDel="006E3D0E">
          <w:rPr>
            <w:rFonts w:ascii="Arial" w:hAnsi="Arial" w:cs="Arial"/>
            <w:b/>
            <w:bCs/>
            <w:sz w:val="22"/>
            <w:szCs w:val="22"/>
          </w:rPr>
          <w:delText xml:space="preserve">4, 5, </w:delText>
        </w:r>
        <w:r w:rsidR="00674D4C" w:rsidDel="006E3D0E">
          <w:rPr>
            <w:rFonts w:ascii="Arial" w:hAnsi="Arial" w:cs="Arial"/>
            <w:b/>
            <w:bCs/>
            <w:sz w:val="22"/>
            <w:szCs w:val="22"/>
          </w:rPr>
          <w:delText xml:space="preserve">&amp; </w:delText>
        </w:r>
        <w:r w:rsidR="00121343" w:rsidRPr="006558CD" w:rsidDel="006E3D0E">
          <w:rPr>
            <w:rFonts w:ascii="Arial" w:hAnsi="Arial" w:cs="Arial"/>
            <w:b/>
            <w:bCs/>
            <w:sz w:val="22"/>
            <w:szCs w:val="22"/>
          </w:rPr>
          <w:delText>6</w:delText>
        </w:r>
      </w:del>
      <w:r w:rsidR="00121343">
        <w:rPr>
          <w:rFonts w:ascii="Arial" w:hAnsi="Arial" w:cs="Arial"/>
          <w:sz w:val="22"/>
          <w:szCs w:val="22"/>
        </w:rPr>
        <w:t>).</w:t>
      </w:r>
      <w:r>
        <w:rPr>
          <w:rFonts w:ascii="Arial" w:hAnsi="Arial" w:cs="Arial"/>
          <w:color w:val="000000"/>
          <w:sz w:val="22"/>
          <w:szCs w:val="22"/>
        </w:rPr>
        <w:t xml:space="preserve"> Subsets of samples from the same location and the same date tended to form clusters of identical or nearly identical sequences. For example, most RNA 1 sequences from flies </w:t>
      </w:r>
      <w:r w:rsidR="001B34D8">
        <w:rPr>
          <w:rFonts w:ascii="Arial" w:hAnsi="Arial" w:cs="Arial"/>
          <w:color w:val="000000"/>
          <w:sz w:val="22"/>
          <w:szCs w:val="22"/>
        </w:rPr>
        <w:t xml:space="preserve">collected </w:t>
      </w:r>
      <w:r>
        <w:rPr>
          <w:rFonts w:ascii="Arial" w:hAnsi="Arial" w:cs="Arial"/>
          <w:color w:val="000000"/>
          <w:sz w:val="22"/>
          <w:szCs w:val="22"/>
        </w:rPr>
        <w:t>from Pennsylvania formed a monophyletic cluster (</w:t>
      </w:r>
      <w:r w:rsidRPr="009170D5">
        <w:rPr>
          <w:rFonts w:ascii="Arial" w:hAnsi="Arial" w:cs="Arial"/>
          <w:b/>
          <w:bCs/>
          <w:color w:val="000000"/>
          <w:sz w:val="22"/>
          <w:szCs w:val="22"/>
        </w:rPr>
        <w:t xml:space="preserve">Fig. </w:t>
      </w:r>
      <w:ins w:id="444" w:author="Keene-Snickers,Lexi" w:date="2025-08-06T14:56:00Z" w16du:dateUtc="2025-08-06T13:56:00Z">
        <w:r w:rsidR="006E3D0E">
          <w:rPr>
            <w:rFonts w:ascii="Arial" w:hAnsi="Arial" w:cs="Arial"/>
            <w:b/>
            <w:bCs/>
            <w:color w:val="000000"/>
            <w:sz w:val="22"/>
            <w:szCs w:val="22"/>
          </w:rPr>
          <w:t>2</w:t>
        </w:r>
      </w:ins>
      <w:del w:id="445" w:author="Keene-Snickers,Lexi" w:date="2025-08-06T14:56:00Z" w16du:dateUtc="2025-08-06T13:56:00Z">
        <w:r w:rsidR="00674D4C" w:rsidDel="006E3D0E">
          <w:rPr>
            <w:rFonts w:ascii="Arial" w:hAnsi="Arial" w:cs="Arial"/>
            <w:b/>
            <w:bCs/>
            <w:color w:val="000000"/>
            <w:sz w:val="22"/>
            <w:szCs w:val="22"/>
          </w:rPr>
          <w:delText>3</w:delText>
        </w:r>
      </w:del>
      <w:r>
        <w:rPr>
          <w:rFonts w:ascii="Arial" w:hAnsi="Arial" w:cs="Arial"/>
          <w:color w:val="000000"/>
          <w:sz w:val="22"/>
          <w:szCs w:val="22"/>
        </w:rPr>
        <w:t xml:space="preserve">). </w:t>
      </w:r>
      <w:r w:rsidR="0042761D">
        <w:rPr>
          <w:rFonts w:ascii="Arial" w:hAnsi="Arial" w:cs="Arial"/>
          <w:color w:val="000000"/>
          <w:sz w:val="22"/>
          <w:szCs w:val="22"/>
        </w:rPr>
        <w:t xml:space="preserve">Groups of </w:t>
      </w:r>
      <w:r w:rsidR="005C77F1">
        <w:rPr>
          <w:rFonts w:ascii="Arial" w:hAnsi="Arial" w:cs="Arial"/>
          <w:color w:val="000000"/>
          <w:sz w:val="22"/>
          <w:szCs w:val="22"/>
        </w:rPr>
        <w:t>nearly identical</w:t>
      </w:r>
      <w:r w:rsidR="0042761D">
        <w:rPr>
          <w:rFonts w:ascii="Arial" w:hAnsi="Arial" w:cs="Arial"/>
          <w:color w:val="000000"/>
          <w:sz w:val="22"/>
          <w:szCs w:val="22"/>
        </w:rPr>
        <w:t xml:space="preserve"> sequences from Colorado similarly clustered together. </w:t>
      </w:r>
      <w:r w:rsidR="00A62A65">
        <w:rPr>
          <w:rFonts w:ascii="Arial" w:hAnsi="Arial" w:cs="Arial"/>
          <w:color w:val="000000"/>
          <w:sz w:val="22"/>
          <w:szCs w:val="22"/>
        </w:rPr>
        <w:t>However,</w:t>
      </w:r>
      <w:r w:rsidR="0042761D">
        <w:rPr>
          <w:rFonts w:ascii="Arial" w:hAnsi="Arial" w:cs="Arial"/>
          <w:color w:val="000000"/>
          <w:sz w:val="22"/>
          <w:szCs w:val="22"/>
        </w:rPr>
        <w:t xml:space="preserve"> o</w:t>
      </w:r>
      <w:r>
        <w:rPr>
          <w:rFonts w:ascii="Arial" w:hAnsi="Arial" w:cs="Arial"/>
          <w:color w:val="000000"/>
          <w:sz w:val="22"/>
          <w:szCs w:val="22"/>
        </w:rPr>
        <w:t>ther sequences from</w:t>
      </w:r>
      <w:r w:rsidR="0042761D">
        <w:rPr>
          <w:rFonts w:ascii="Arial" w:hAnsi="Arial" w:cs="Arial"/>
          <w:color w:val="000000"/>
          <w:sz w:val="22"/>
          <w:szCs w:val="22"/>
        </w:rPr>
        <w:t xml:space="preserve"> Colorado and</w:t>
      </w:r>
      <w:r>
        <w:rPr>
          <w:rFonts w:ascii="Arial" w:hAnsi="Arial" w:cs="Arial"/>
          <w:color w:val="000000"/>
          <w:sz w:val="22"/>
          <w:szCs w:val="22"/>
        </w:rPr>
        <w:t xml:space="preserve"> Pennsylvania were spread across </w:t>
      </w:r>
      <w:r w:rsidR="00CC4566">
        <w:rPr>
          <w:rFonts w:ascii="Arial" w:hAnsi="Arial" w:cs="Arial"/>
          <w:color w:val="000000"/>
          <w:sz w:val="22"/>
          <w:szCs w:val="22"/>
        </w:rPr>
        <w:t xml:space="preserve">the </w:t>
      </w:r>
      <w:r>
        <w:rPr>
          <w:rFonts w:ascii="Arial" w:hAnsi="Arial" w:cs="Arial"/>
          <w:color w:val="000000"/>
          <w:sz w:val="22"/>
          <w:szCs w:val="22"/>
        </w:rPr>
        <w:t>tree</w:t>
      </w:r>
      <w:r w:rsidR="0042761D">
        <w:rPr>
          <w:rFonts w:ascii="Arial" w:hAnsi="Arial" w:cs="Arial"/>
          <w:color w:val="000000"/>
          <w:sz w:val="22"/>
          <w:szCs w:val="22"/>
        </w:rPr>
        <w:t>s</w:t>
      </w:r>
      <w:r>
        <w:rPr>
          <w:rFonts w:ascii="Arial" w:hAnsi="Arial" w:cs="Arial"/>
          <w:color w:val="000000"/>
          <w:sz w:val="22"/>
          <w:szCs w:val="22"/>
        </w:rPr>
        <w:t xml:space="preserve">. These patterns </w:t>
      </w:r>
      <w:r w:rsidR="005C77F1">
        <w:rPr>
          <w:rFonts w:ascii="Arial" w:hAnsi="Arial" w:cs="Arial"/>
          <w:color w:val="000000"/>
          <w:sz w:val="22"/>
          <w:szCs w:val="22"/>
        </w:rPr>
        <w:t xml:space="preserve">were </w:t>
      </w:r>
      <w:r w:rsidR="00A62A65">
        <w:rPr>
          <w:rFonts w:ascii="Arial" w:hAnsi="Arial" w:cs="Arial"/>
          <w:color w:val="000000"/>
          <w:sz w:val="22"/>
          <w:szCs w:val="22"/>
        </w:rPr>
        <w:t xml:space="preserve">consistent with </w:t>
      </w:r>
      <w:r>
        <w:rPr>
          <w:rFonts w:ascii="Arial" w:hAnsi="Arial" w:cs="Arial"/>
          <w:color w:val="000000"/>
          <w:sz w:val="22"/>
          <w:szCs w:val="22"/>
        </w:rPr>
        <w:t xml:space="preserve">the existence of location-specific lineages that </w:t>
      </w:r>
      <w:r w:rsidR="009E5AF8">
        <w:rPr>
          <w:rFonts w:ascii="Arial" w:hAnsi="Arial" w:cs="Arial"/>
          <w:color w:val="000000"/>
          <w:sz w:val="22"/>
          <w:szCs w:val="22"/>
        </w:rPr>
        <w:t xml:space="preserve">presumably </w:t>
      </w:r>
      <w:r>
        <w:rPr>
          <w:rFonts w:ascii="Arial" w:hAnsi="Arial" w:cs="Arial"/>
          <w:color w:val="000000"/>
          <w:sz w:val="22"/>
          <w:szCs w:val="22"/>
        </w:rPr>
        <w:t>reflected</w:t>
      </w:r>
      <w:r w:rsidR="009E5AF8">
        <w:rPr>
          <w:rFonts w:ascii="Arial" w:hAnsi="Arial" w:cs="Arial"/>
          <w:color w:val="000000"/>
          <w:sz w:val="22"/>
          <w:szCs w:val="22"/>
        </w:rPr>
        <w:t xml:space="preserve"> recent</w:t>
      </w:r>
      <w:r>
        <w:rPr>
          <w:rFonts w:ascii="Arial" w:hAnsi="Arial" w:cs="Arial"/>
          <w:color w:val="000000"/>
          <w:sz w:val="22"/>
          <w:szCs w:val="22"/>
        </w:rPr>
        <w:t xml:space="preserve"> shared ancestry through vertical transmission</w:t>
      </w:r>
      <w:sdt>
        <w:sdtPr>
          <w:rPr>
            <w:rFonts w:ascii="Arial" w:hAnsi="Arial" w:cs="Arial"/>
            <w:color w:val="000000"/>
            <w:sz w:val="22"/>
            <w:szCs w:val="22"/>
            <w:vertAlign w:val="superscript"/>
          </w:rPr>
          <w:tag w:val="MENDELEY_CITATION_v3_eyJjaXRhdGlvbklEIjoiTUVOREVMRVlfQ0lUQVRJT05fMDlhNTJiMzQtMjQzZS00ZWFjLTgxMDQtZTdkOTQ2YTczNGVj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
          <w:id w:val="787704138"/>
          <w:placeholder>
            <w:docPart w:val="DefaultPlaceholder_-1854013440"/>
          </w:placeholder>
        </w:sdtPr>
        <w:sdtContent>
          <w:ins w:id="446" w:author="Keene-Snickers,Lexi" w:date="2025-08-08T16:10:00Z" w16du:dateUtc="2025-08-08T15:10:00Z">
            <w:r w:rsidR="003504EF" w:rsidRPr="003504EF">
              <w:rPr>
                <w:rFonts w:ascii="Arial" w:hAnsi="Arial" w:cs="Arial"/>
                <w:color w:val="000000"/>
                <w:sz w:val="22"/>
                <w:szCs w:val="22"/>
                <w:vertAlign w:val="superscript"/>
              </w:rPr>
              <w:t>8</w:t>
            </w:r>
          </w:ins>
          <w:del w:id="447" w:author="Keene-Snickers,Lexi" w:date="2025-08-08T16:10:00Z" w16du:dateUtc="2025-08-08T15:10:00Z">
            <w:r w:rsidR="003504EF" w:rsidRPr="003504EF" w:rsidDel="003504EF">
              <w:rPr>
                <w:rFonts w:ascii="Arial" w:hAnsi="Arial" w:cs="Arial"/>
                <w:color w:val="000000"/>
                <w:sz w:val="22"/>
                <w:szCs w:val="22"/>
                <w:vertAlign w:val="superscript"/>
              </w:rPr>
              <w:delText>8</w:delText>
            </w:r>
          </w:del>
        </w:sdtContent>
      </w:sdt>
      <w:r>
        <w:rPr>
          <w:rFonts w:ascii="Arial" w:hAnsi="Arial" w:cs="Arial"/>
          <w:color w:val="000000"/>
          <w:sz w:val="22"/>
          <w:szCs w:val="22"/>
        </w:rPr>
        <w:t xml:space="preserve">. </w:t>
      </w:r>
      <w:r w:rsidR="008C0CC1">
        <w:rPr>
          <w:rFonts w:ascii="Arial" w:hAnsi="Arial" w:cs="Arial"/>
          <w:color w:val="000000"/>
          <w:sz w:val="22"/>
          <w:szCs w:val="22"/>
        </w:rPr>
        <w:t xml:space="preserve">Sequences </w:t>
      </w:r>
      <w:r>
        <w:rPr>
          <w:rFonts w:ascii="Arial" w:hAnsi="Arial" w:cs="Arial"/>
          <w:color w:val="000000"/>
          <w:sz w:val="22"/>
          <w:szCs w:val="22"/>
        </w:rPr>
        <w:t xml:space="preserve">from museum specimens were </w:t>
      </w:r>
      <w:r w:rsidR="0042761D">
        <w:rPr>
          <w:rFonts w:ascii="Arial" w:hAnsi="Arial" w:cs="Arial"/>
          <w:color w:val="000000"/>
          <w:sz w:val="22"/>
          <w:szCs w:val="22"/>
        </w:rPr>
        <w:t xml:space="preserve">similar but </w:t>
      </w:r>
      <w:r>
        <w:rPr>
          <w:rFonts w:ascii="Arial" w:hAnsi="Arial" w:cs="Arial"/>
          <w:color w:val="000000"/>
          <w:sz w:val="22"/>
          <w:szCs w:val="22"/>
        </w:rPr>
        <w:t>not identical to contemporary sequences (</w:t>
      </w:r>
      <w:r w:rsidRPr="00DD52CF">
        <w:rPr>
          <w:rFonts w:ascii="Arial" w:hAnsi="Arial" w:cs="Arial"/>
          <w:b/>
          <w:bCs/>
          <w:color w:val="000000"/>
          <w:sz w:val="22"/>
          <w:szCs w:val="22"/>
        </w:rPr>
        <w:t>Fig</w:t>
      </w:r>
      <w:r w:rsidR="001448F4">
        <w:rPr>
          <w:rFonts w:ascii="Arial" w:hAnsi="Arial" w:cs="Arial"/>
          <w:b/>
          <w:bCs/>
          <w:color w:val="000000"/>
          <w:sz w:val="22"/>
          <w:szCs w:val="22"/>
        </w:rPr>
        <w:t>s</w:t>
      </w:r>
      <w:r w:rsidRPr="00DD52CF">
        <w:rPr>
          <w:rFonts w:ascii="Arial" w:hAnsi="Arial" w:cs="Arial"/>
          <w:b/>
          <w:bCs/>
          <w:color w:val="000000"/>
          <w:sz w:val="22"/>
          <w:szCs w:val="22"/>
        </w:rPr>
        <w:t xml:space="preserve">. </w:t>
      </w:r>
      <w:ins w:id="448" w:author="Keene-Snickers,Lexi" w:date="2025-08-06T14:56:00Z" w16du:dateUtc="2025-08-06T13:56:00Z">
        <w:r w:rsidR="006E3D0E">
          <w:rPr>
            <w:rFonts w:ascii="Arial" w:hAnsi="Arial" w:cs="Arial"/>
            <w:b/>
            <w:bCs/>
            <w:color w:val="000000"/>
            <w:sz w:val="22"/>
            <w:szCs w:val="22"/>
          </w:rPr>
          <w:t>2-</w:t>
        </w:r>
      </w:ins>
      <w:ins w:id="449" w:author="Keene-Snickers,Lexi" w:date="2025-08-07T16:03:00Z" w16du:dateUtc="2025-08-07T15:03:00Z">
        <w:r w:rsidR="00FB6769">
          <w:rPr>
            <w:rFonts w:ascii="Arial" w:hAnsi="Arial" w:cs="Arial"/>
            <w:b/>
            <w:bCs/>
            <w:color w:val="000000"/>
            <w:sz w:val="22"/>
            <w:szCs w:val="22"/>
          </w:rPr>
          <w:t>5</w:t>
        </w:r>
      </w:ins>
      <w:del w:id="450" w:author="Keene-Snickers,Lexi" w:date="2025-08-06T14:56:00Z" w16du:dateUtc="2025-08-06T13:56:00Z">
        <w:r w:rsidR="00674D4C" w:rsidDel="006E3D0E">
          <w:rPr>
            <w:rFonts w:ascii="Arial" w:hAnsi="Arial" w:cs="Arial"/>
            <w:b/>
            <w:bCs/>
            <w:color w:val="000000"/>
            <w:sz w:val="22"/>
            <w:szCs w:val="22"/>
          </w:rPr>
          <w:delText xml:space="preserve">3, </w:delText>
        </w:r>
        <w:r w:rsidRPr="00DD52CF" w:rsidDel="006E3D0E">
          <w:rPr>
            <w:rFonts w:ascii="Arial" w:hAnsi="Arial" w:cs="Arial"/>
            <w:b/>
            <w:bCs/>
            <w:color w:val="000000"/>
            <w:sz w:val="22"/>
            <w:szCs w:val="22"/>
          </w:rPr>
          <w:delText>4</w:delText>
        </w:r>
        <w:r w:rsidR="00674D4C" w:rsidDel="006E3D0E">
          <w:rPr>
            <w:rFonts w:ascii="Arial" w:hAnsi="Arial" w:cs="Arial"/>
            <w:b/>
            <w:bCs/>
            <w:color w:val="000000"/>
            <w:sz w:val="22"/>
            <w:szCs w:val="22"/>
          </w:rPr>
          <w:delText xml:space="preserve"> &amp;</w:delText>
        </w:r>
        <w:r w:rsidR="001448F4" w:rsidDel="006E3D0E">
          <w:rPr>
            <w:rFonts w:ascii="Arial" w:hAnsi="Arial" w:cs="Arial"/>
            <w:b/>
            <w:bCs/>
            <w:color w:val="000000"/>
            <w:sz w:val="22"/>
            <w:szCs w:val="22"/>
          </w:rPr>
          <w:delText xml:space="preserve"> 5</w:delText>
        </w:r>
      </w:del>
      <w:r>
        <w:rPr>
          <w:rFonts w:ascii="Arial" w:hAnsi="Arial" w:cs="Arial"/>
          <w:color w:val="000000"/>
          <w:sz w:val="22"/>
          <w:szCs w:val="22"/>
        </w:rPr>
        <w:t>)</w:t>
      </w:r>
      <w:sdt>
        <w:sdtPr>
          <w:rPr>
            <w:rFonts w:ascii="Arial" w:hAnsi="Arial" w:cs="Arial"/>
            <w:color w:val="000000"/>
            <w:sz w:val="22"/>
            <w:szCs w:val="22"/>
            <w:vertAlign w:val="superscript"/>
          </w:rPr>
          <w:tag w:val="MENDELEY_CITATION_v3_eyJjaXRhdGlvbklEIjoiTUVOREVMRVlfQ0lUQVRJT05fZGIxMzEzYzctMDNiMS00NDMzLTliNDUtNzhjZDlkOTcxNzl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714704382"/>
          <w:placeholder>
            <w:docPart w:val="DefaultPlaceholder_-1854013440"/>
          </w:placeholder>
        </w:sdtPr>
        <w:sdtContent>
          <w:ins w:id="451" w:author="Keene-Snickers,Lexi" w:date="2025-08-08T16:10:00Z" w16du:dateUtc="2025-08-08T15:10:00Z">
            <w:r w:rsidR="003504EF" w:rsidRPr="003504EF">
              <w:rPr>
                <w:rFonts w:ascii="Arial" w:hAnsi="Arial" w:cs="Arial"/>
                <w:color w:val="000000"/>
                <w:sz w:val="22"/>
                <w:szCs w:val="22"/>
                <w:vertAlign w:val="superscript"/>
              </w:rPr>
              <w:t>21</w:t>
            </w:r>
          </w:ins>
          <w:del w:id="452"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Pr>
          <w:rFonts w:ascii="Arial" w:hAnsi="Arial" w:cs="Arial"/>
          <w:color w:val="000000"/>
          <w:sz w:val="22"/>
          <w:szCs w:val="22"/>
        </w:rPr>
        <w:t xml:space="preserve">. </w:t>
      </w:r>
    </w:p>
    <w:p w14:paraId="6750F152" w14:textId="77777777" w:rsidR="00CD0AF9" w:rsidRDefault="00CD0AF9" w:rsidP="00081385">
      <w:pPr>
        <w:spacing w:line="360" w:lineRule="auto"/>
        <w:ind w:firstLine="720"/>
        <w:rPr>
          <w:rFonts w:ascii="Arial" w:hAnsi="Arial" w:cs="Arial"/>
          <w:color w:val="000000"/>
          <w:sz w:val="22"/>
          <w:szCs w:val="22"/>
        </w:rPr>
      </w:pPr>
    </w:p>
    <w:p w14:paraId="5006B32E" w14:textId="5F2FDC25" w:rsidR="00674D4C" w:rsidRDefault="00946E3E" w:rsidP="00CC4566">
      <w:pPr>
        <w:spacing w:line="360" w:lineRule="auto"/>
        <w:ind w:firstLine="720"/>
        <w:rPr>
          <w:rFonts w:ascii="Arial" w:hAnsi="Arial" w:cs="Arial"/>
          <w:color w:val="000000"/>
          <w:sz w:val="22"/>
          <w:szCs w:val="22"/>
        </w:rPr>
      </w:pPr>
      <w:r>
        <w:rPr>
          <w:rFonts w:ascii="Arial" w:hAnsi="Arial" w:cs="Arial"/>
          <w:color w:val="000000"/>
          <w:sz w:val="22"/>
          <w:szCs w:val="22"/>
        </w:rPr>
        <w:t xml:space="preserve">There were differences in the relative branching order of the </w:t>
      </w:r>
      <w:r w:rsidRPr="006264D3">
        <w:rPr>
          <w:rFonts w:ascii="Arial" w:hAnsi="Arial" w:cs="Arial"/>
          <w:i/>
          <w:iCs/>
          <w:color w:val="000000"/>
          <w:sz w:val="22"/>
          <w:szCs w:val="22"/>
        </w:rPr>
        <w:t>D. melanogaster</w:t>
      </w:r>
      <w:r>
        <w:rPr>
          <w:rFonts w:ascii="Arial" w:hAnsi="Arial" w:cs="Arial"/>
          <w:color w:val="000000"/>
          <w:sz w:val="22"/>
          <w:szCs w:val="22"/>
        </w:rPr>
        <w:t xml:space="preserve"> and </w:t>
      </w:r>
      <w:r w:rsidRPr="006264D3">
        <w:rPr>
          <w:rFonts w:ascii="Arial" w:hAnsi="Arial" w:cs="Arial"/>
          <w:i/>
          <w:iCs/>
          <w:color w:val="000000"/>
          <w:sz w:val="22"/>
          <w:szCs w:val="22"/>
        </w:rPr>
        <w:t>D. simulans</w:t>
      </w:r>
      <w:r>
        <w:rPr>
          <w:rFonts w:ascii="Arial" w:hAnsi="Arial" w:cs="Arial"/>
          <w:color w:val="000000"/>
          <w:sz w:val="22"/>
          <w:szCs w:val="22"/>
        </w:rPr>
        <w:t xml:space="preserve"> clades in the trees (</w:t>
      </w:r>
      <w:r w:rsidRPr="00456285">
        <w:rPr>
          <w:rFonts w:ascii="Arial" w:hAnsi="Arial" w:cs="Arial"/>
          <w:b/>
          <w:bCs/>
          <w:color w:val="000000"/>
          <w:sz w:val="22"/>
          <w:szCs w:val="22"/>
        </w:rPr>
        <w:t>Fig</w:t>
      </w:r>
      <w:r>
        <w:rPr>
          <w:rFonts w:ascii="Arial" w:hAnsi="Arial" w:cs="Arial"/>
          <w:b/>
          <w:bCs/>
          <w:color w:val="000000"/>
          <w:sz w:val="22"/>
          <w:szCs w:val="22"/>
        </w:rPr>
        <w:t>s</w:t>
      </w:r>
      <w:r w:rsidRPr="00456285">
        <w:rPr>
          <w:rFonts w:ascii="Arial" w:hAnsi="Arial" w:cs="Arial"/>
          <w:b/>
          <w:bCs/>
          <w:color w:val="000000"/>
          <w:sz w:val="22"/>
          <w:szCs w:val="22"/>
        </w:rPr>
        <w:t xml:space="preserve">. </w:t>
      </w:r>
      <w:del w:id="453" w:author="Keene-Snickers,Lexi" w:date="2025-08-06T14:56:00Z" w16du:dateUtc="2025-08-06T13:56:00Z">
        <w:r w:rsidR="00674D4C" w:rsidDel="006E3D0E">
          <w:rPr>
            <w:rFonts w:ascii="Arial" w:hAnsi="Arial" w:cs="Arial"/>
            <w:b/>
            <w:bCs/>
            <w:color w:val="000000"/>
            <w:sz w:val="22"/>
            <w:szCs w:val="22"/>
          </w:rPr>
          <w:delText xml:space="preserve">3, </w:delText>
        </w:r>
        <w:r w:rsidRPr="00456285" w:rsidDel="006E3D0E">
          <w:rPr>
            <w:rFonts w:ascii="Arial" w:hAnsi="Arial" w:cs="Arial"/>
            <w:b/>
            <w:bCs/>
            <w:color w:val="000000"/>
            <w:sz w:val="22"/>
            <w:szCs w:val="22"/>
          </w:rPr>
          <w:delText>4</w:delText>
        </w:r>
        <w:r w:rsidR="001448F4" w:rsidDel="006E3D0E">
          <w:rPr>
            <w:rFonts w:ascii="Arial" w:hAnsi="Arial" w:cs="Arial"/>
            <w:b/>
            <w:bCs/>
            <w:color w:val="000000"/>
            <w:sz w:val="22"/>
            <w:szCs w:val="22"/>
          </w:rPr>
          <w:delText xml:space="preserve"> </w:delText>
        </w:r>
        <w:r w:rsidR="00674D4C" w:rsidDel="006E3D0E">
          <w:rPr>
            <w:rFonts w:ascii="Arial" w:hAnsi="Arial" w:cs="Arial"/>
            <w:b/>
            <w:bCs/>
            <w:color w:val="000000"/>
            <w:sz w:val="22"/>
            <w:szCs w:val="22"/>
          </w:rPr>
          <w:delText xml:space="preserve">&amp; </w:delText>
        </w:r>
        <w:r w:rsidR="001448F4" w:rsidDel="006E3D0E">
          <w:rPr>
            <w:rFonts w:ascii="Arial" w:hAnsi="Arial" w:cs="Arial"/>
            <w:b/>
            <w:bCs/>
            <w:color w:val="000000"/>
            <w:sz w:val="22"/>
            <w:szCs w:val="22"/>
          </w:rPr>
          <w:delText>5</w:delText>
        </w:r>
      </w:del>
      <w:ins w:id="454" w:author="Keene-Snickers,Lexi" w:date="2025-08-06T14:56:00Z" w16du:dateUtc="2025-08-06T13:56:00Z">
        <w:r w:rsidR="006E3D0E">
          <w:rPr>
            <w:rFonts w:ascii="Arial" w:hAnsi="Arial" w:cs="Arial"/>
            <w:b/>
            <w:bCs/>
            <w:color w:val="000000"/>
            <w:sz w:val="22"/>
            <w:szCs w:val="22"/>
          </w:rPr>
          <w:t>2-</w:t>
        </w:r>
      </w:ins>
      <w:ins w:id="455" w:author="Keene-Snickers,Lexi" w:date="2025-08-07T16:04:00Z" w16du:dateUtc="2025-08-07T15:04:00Z">
        <w:r w:rsidR="00FB6769">
          <w:rPr>
            <w:rFonts w:ascii="Arial" w:hAnsi="Arial" w:cs="Arial"/>
            <w:b/>
            <w:bCs/>
            <w:color w:val="000000"/>
            <w:sz w:val="22"/>
            <w:szCs w:val="22"/>
          </w:rPr>
          <w:t>5</w:t>
        </w:r>
      </w:ins>
      <w:r>
        <w:rPr>
          <w:rFonts w:ascii="Arial" w:hAnsi="Arial" w:cs="Arial"/>
          <w:color w:val="000000"/>
          <w:sz w:val="22"/>
          <w:szCs w:val="22"/>
        </w:rPr>
        <w:t xml:space="preserve">). </w:t>
      </w:r>
      <w:r w:rsidR="00E822D1">
        <w:rPr>
          <w:rFonts w:ascii="Arial" w:hAnsi="Arial" w:cs="Arial"/>
          <w:color w:val="000000"/>
          <w:sz w:val="22"/>
          <w:szCs w:val="22"/>
        </w:rPr>
        <w:t>In the g</w:t>
      </w:r>
      <w:r w:rsidR="00456285">
        <w:rPr>
          <w:rFonts w:ascii="Arial" w:hAnsi="Arial" w:cs="Arial"/>
          <w:color w:val="000000"/>
          <w:sz w:val="22"/>
          <w:szCs w:val="22"/>
        </w:rPr>
        <w:t xml:space="preserve">albut virus </w:t>
      </w:r>
      <w:r w:rsidR="00E822D1">
        <w:rPr>
          <w:rFonts w:ascii="Arial" w:hAnsi="Arial" w:cs="Arial"/>
          <w:color w:val="000000"/>
          <w:sz w:val="22"/>
          <w:szCs w:val="22"/>
        </w:rPr>
        <w:t>RNA</w:t>
      </w:r>
      <w:r w:rsidR="001448F4">
        <w:rPr>
          <w:rFonts w:ascii="Arial" w:hAnsi="Arial" w:cs="Arial"/>
          <w:color w:val="000000"/>
          <w:sz w:val="22"/>
          <w:szCs w:val="22"/>
        </w:rPr>
        <w:t xml:space="preserve"> </w:t>
      </w:r>
      <w:r w:rsidR="00E822D1">
        <w:rPr>
          <w:rFonts w:ascii="Arial" w:hAnsi="Arial" w:cs="Arial"/>
          <w:color w:val="000000"/>
          <w:sz w:val="22"/>
          <w:szCs w:val="22"/>
        </w:rPr>
        <w:t>2 and RNA</w:t>
      </w:r>
      <w:r w:rsidR="001448F4">
        <w:rPr>
          <w:rFonts w:ascii="Arial" w:hAnsi="Arial" w:cs="Arial"/>
          <w:color w:val="000000"/>
          <w:sz w:val="22"/>
          <w:szCs w:val="22"/>
        </w:rPr>
        <w:t xml:space="preserve"> </w:t>
      </w:r>
      <w:r w:rsidR="00E822D1">
        <w:rPr>
          <w:rFonts w:ascii="Arial" w:hAnsi="Arial" w:cs="Arial"/>
          <w:color w:val="000000"/>
          <w:sz w:val="22"/>
          <w:szCs w:val="22"/>
        </w:rPr>
        <w:t xml:space="preserve">3 trees, </w:t>
      </w:r>
      <w:r w:rsidR="00456285">
        <w:rPr>
          <w:rFonts w:ascii="Arial" w:hAnsi="Arial" w:cs="Arial"/>
          <w:color w:val="000000"/>
          <w:sz w:val="22"/>
          <w:szCs w:val="22"/>
        </w:rPr>
        <w:t xml:space="preserve">the </w:t>
      </w:r>
      <w:r w:rsidR="008C0CC1" w:rsidRPr="00115BE1">
        <w:rPr>
          <w:rFonts w:ascii="Arial" w:hAnsi="Arial" w:cs="Arial"/>
          <w:color w:val="000000"/>
          <w:sz w:val="22"/>
          <w:szCs w:val="22"/>
        </w:rPr>
        <w:t>simA</w:t>
      </w:r>
      <w:r w:rsidR="00456285">
        <w:rPr>
          <w:rFonts w:ascii="Arial" w:hAnsi="Arial" w:cs="Arial"/>
          <w:color w:val="000000"/>
          <w:sz w:val="22"/>
          <w:szCs w:val="22"/>
        </w:rPr>
        <w:t xml:space="preserve"> 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the mel</w:t>
      </w:r>
      <w:r w:rsidR="00456285">
        <w:rPr>
          <w:rFonts w:ascii="Arial" w:hAnsi="Arial" w:cs="Arial"/>
          <w:color w:val="000000"/>
          <w:sz w:val="22"/>
          <w:szCs w:val="22"/>
        </w:rPr>
        <w:t>A</w:t>
      </w:r>
      <w:r w:rsidR="008C0CC1">
        <w:rPr>
          <w:rFonts w:ascii="Arial" w:hAnsi="Arial" w:cs="Arial"/>
          <w:color w:val="000000"/>
          <w:sz w:val="22"/>
          <w:szCs w:val="22"/>
        </w:rPr>
        <w:t xml:space="preserve"> clade</w:t>
      </w:r>
      <w:r w:rsidR="00E822D1">
        <w:rPr>
          <w:rFonts w:ascii="Arial" w:hAnsi="Arial" w:cs="Arial"/>
          <w:color w:val="000000"/>
          <w:sz w:val="22"/>
          <w:szCs w:val="22"/>
        </w:rPr>
        <w:t xml:space="preserve">. </w:t>
      </w:r>
      <w:r w:rsidR="00BF4109">
        <w:rPr>
          <w:rFonts w:ascii="Arial" w:hAnsi="Arial" w:cs="Arial"/>
          <w:color w:val="000000"/>
          <w:sz w:val="22"/>
          <w:szCs w:val="22"/>
        </w:rPr>
        <w:t>But i</w:t>
      </w:r>
      <w:r w:rsidR="00E822D1">
        <w:rPr>
          <w:rFonts w:ascii="Arial" w:hAnsi="Arial" w:cs="Arial"/>
          <w:color w:val="000000"/>
          <w:sz w:val="22"/>
          <w:szCs w:val="22"/>
        </w:rPr>
        <w:t>n the RNA</w:t>
      </w:r>
      <w:r w:rsidR="001448F4">
        <w:rPr>
          <w:rFonts w:ascii="Arial" w:hAnsi="Arial" w:cs="Arial"/>
          <w:color w:val="000000"/>
          <w:sz w:val="22"/>
          <w:szCs w:val="22"/>
        </w:rPr>
        <w:t xml:space="preserve"> </w:t>
      </w:r>
      <w:r w:rsidR="00E822D1">
        <w:rPr>
          <w:rFonts w:ascii="Arial" w:hAnsi="Arial" w:cs="Arial"/>
          <w:color w:val="000000"/>
          <w:sz w:val="22"/>
          <w:szCs w:val="22"/>
        </w:rPr>
        <w:t>1 tree,</w:t>
      </w:r>
      <w:r w:rsidR="00456285">
        <w:rPr>
          <w:rFonts w:ascii="Arial" w:hAnsi="Arial" w:cs="Arial"/>
          <w:color w:val="000000"/>
          <w:sz w:val="22"/>
          <w:szCs w:val="22"/>
        </w:rPr>
        <w:t xml:space="preserve"> the </w:t>
      </w:r>
      <w:r w:rsidR="008C0CC1" w:rsidRPr="00115BE1">
        <w:rPr>
          <w:rFonts w:ascii="Arial" w:hAnsi="Arial" w:cs="Arial"/>
          <w:color w:val="000000"/>
          <w:sz w:val="22"/>
          <w:szCs w:val="22"/>
        </w:rPr>
        <w:t>simA</w:t>
      </w:r>
      <w:r w:rsidR="008C0CC1">
        <w:rPr>
          <w:rFonts w:ascii="Arial" w:hAnsi="Arial" w:cs="Arial"/>
          <w:i/>
          <w:iCs/>
          <w:color w:val="000000"/>
          <w:sz w:val="22"/>
          <w:szCs w:val="22"/>
        </w:rPr>
        <w:t xml:space="preserve"> </w:t>
      </w:r>
      <w:r w:rsidR="00456285">
        <w:rPr>
          <w:rFonts w:ascii="Arial" w:hAnsi="Arial" w:cs="Arial"/>
          <w:color w:val="000000"/>
          <w:sz w:val="22"/>
          <w:szCs w:val="22"/>
        </w:rPr>
        <w:t xml:space="preserve">clade </w:t>
      </w:r>
      <w:r w:rsidR="008E38EA">
        <w:rPr>
          <w:rFonts w:ascii="Arial" w:hAnsi="Arial" w:cs="Arial"/>
          <w:color w:val="000000"/>
          <w:sz w:val="22"/>
          <w:szCs w:val="22"/>
        </w:rPr>
        <w:t>was</w:t>
      </w:r>
      <w:r w:rsidR="00456285">
        <w:rPr>
          <w:rFonts w:ascii="Arial" w:hAnsi="Arial" w:cs="Arial"/>
          <w:color w:val="000000"/>
          <w:sz w:val="22"/>
          <w:szCs w:val="22"/>
        </w:rPr>
        <w:t xml:space="preserve"> </w:t>
      </w:r>
      <w:r w:rsidR="00E822D1">
        <w:rPr>
          <w:rFonts w:ascii="Arial" w:hAnsi="Arial" w:cs="Arial"/>
          <w:color w:val="000000"/>
          <w:sz w:val="22"/>
          <w:szCs w:val="22"/>
        </w:rPr>
        <w:t xml:space="preserve">more closely </w:t>
      </w:r>
      <w:r w:rsidR="00456285">
        <w:rPr>
          <w:rFonts w:ascii="Arial" w:hAnsi="Arial" w:cs="Arial"/>
          <w:color w:val="000000"/>
          <w:sz w:val="22"/>
          <w:szCs w:val="22"/>
        </w:rPr>
        <w:t xml:space="preserve">related to </w:t>
      </w:r>
      <w:r w:rsidR="008C0CC1">
        <w:rPr>
          <w:rFonts w:ascii="Arial" w:hAnsi="Arial" w:cs="Arial"/>
          <w:color w:val="000000"/>
          <w:sz w:val="22"/>
          <w:szCs w:val="22"/>
        </w:rPr>
        <w:t xml:space="preserve">the melB lineage </w:t>
      </w:r>
      <w:r w:rsidR="00456285">
        <w:rPr>
          <w:rFonts w:ascii="Arial" w:hAnsi="Arial" w:cs="Arial"/>
          <w:color w:val="000000"/>
          <w:sz w:val="22"/>
          <w:szCs w:val="22"/>
        </w:rPr>
        <w:t>(</w:t>
      </w:r>
      <w:r w:rsidR="00456285" w:rsidRPr="00456285">
        <w:rPr>
          <w:rFonts w:ascii="Arial" w:hAnsi="Arial" w:cs="Arial"/>
          <w:b/>
          <w:bCs/>
          <w:color w:val="000000"/>
          <w:sz w:val="22"/>
          <w:szCs w:val="22"/>
        </w:rPr>
        <w:t>Fig</w:t>
      </w:r>
      <w:r>
        <w:rPr>
          <w:rFonts w:ascii="Arial" w:hAnsi="Arial" w:cs="Arial"/>
          <w:b/>
          <w:bCs/>
          <w:color w:val="000000"/>
          <w:sz w:val="22"/>
          <w:szCs w:val="22"/>
        </w:rPr>
        <w:t>s</w:t>
      </w:r>
      <w:r w:rsidR="00456285" w:rsidRPr="00456285">
        <w:rPr>
          <w:rFonts w:ascii="Arial" w:hAnsi="Arial" w:cs="Arial"/>
          <w:b/>
          <w:bCs/>
          <w:color w:val="000000"/>
          <w:sz w:val="22"/>
          <w:szCs w:val="22"/>
        </w:rPr>
        <w:t xml:space="preserve">. </w:t>
      </w:r>
      <w:del w:id="456" w:author="Keene-Snickers,Lexi" w:date="2025-08-06T14:56:00Z" w16du:dateUtc="2025-08-06T13:56:00Z">
        <w:r w:rsidR="00674D4C" w:rsidDel="006E3D0E">
          <w:rPr>
            <w:rFonts w:ascii="Arial" w:hAnsi="Arial" w:cs="Arial"/>
            <w:b/>
            <w:bCs/>
            <w:color w:val="000000"/>
            <w:sz w:val="22"/>
            <w:szCs w:val="22"/>
          </w:rPr>
          <w:delText xml:space="preserve">3, </w:delText>
        </w:r>
        <w:r w:rsidR="00456285" w:rsidRPr="00456285" w:rsidDel="006E3D0E">
          <w:rPr>
            <w:rFonts w:ascii="Arial" w:hAnsi="Arial" w:cs="Arial"/>
            <w:b/>
            <w:bCs/>
            <w:color w:val="000000"/>
            <w:sz w:val="22"/>
            <w:szCs w:val="22"/>
          </w:rPr>
          <w:delText>4</w:delText>
        </w:r>
        <w:r w:rsidR="00674D4C" w:rsidDel="006E3D0E">
          <w:rPr>
            <w:rFonts w:ascii="Arial" w:hAnsi="Arial" w:cs="Arial"/>
            <w:b/>
            <w:bCs/>
            <w:color w:val="000000"/>
            <w:sz w:val="22"/>
            <w:szCs w:val="22"/>
          </w:rPr>
          <w:delText xml:space="preserve"> &amp;</w:delText>
        </w:r>
        <w:r w:rsidR="001448F4" w:rsidDel="006E3D0E">
          <w:rPr>
            <w:rFonts w:ascii="Arial" w:hAnsi="Arial" w:cs="Arial"/>
            <w:b/>
            <w:bCs/>
            <w:color w:val="000000"/>
            <w:sz w:val="22"/>
            <w:szCs w:val="22"/>
          </w:rPr>
          <w:delText xml:space="preserve"> 5</w:delText>
        </w:r>
      </w:del>
      <w:ins w:id="457" w:author="Keene-Snickers,Lexi" w:date="2025-08-06T14:56:00Z" w16du:dateUtc="2025-08-06T13:56:00Z">
        <w:r w:rsidR="006E3D0E">
          <w:rPr>
            <w:rFonts w:ascii="Arial" w:hAnsi="Arial" w:cs="Arial"/>
            <w:b/>
            <w:bCs/>
            <w:color w:val="000000"/>
            <w:sz w:val="22"/>
            <w:szCs w:val="22"/>
          </w:rPr>
          <w:t>2-4</w:t>
        </w:r>
      </w:ins>
      <w:r w:rsidR="00456285">
        <w:rPr>
          <w:rFonts w:ascii="Arial" w:hAnsi="Arial" w:cs="Arial"/>
          <w:color w:val="000000"/>
          <w:sz w:val="22"/>
          <w:szCs w:val="22"/>
        </w:rPr>
        <w:t xml:space="preserve">). </w:t>
      </w:r>
      <w:r w:rsidR="00E822D1">
        <w:rPr>
          <w:rFonts w:ascii="Arial" w:hAnsi="Arial" w:cs="Arial"/>
          <w:color w:val="000000"/>
          <w:sz w:val="22"/>
          <w:szCs w:val="22"/>
        </w:rPr>
        <w:t>It is possible that these topological differences reflect a historic reassortment event</w:t>
      </w:r>
      <w:r w:rsidR="00541FBD">
        <w:rPr>
          <w:rFonts w:ascii="Arial" w:hAnsi="Arial" w:cs="Arial"/>
          <w:color w:val="000000"/>
          <w:sz w:val="22"/>
          <w:szCs w:val="22"/>
        </w:rPr>
        <w:t xml:space="preserve">. </w:t>
      </w:r>
      <w:del w:id="458" w:author="Stenglein,Mark" w:date="2025-07-28T15:31:00Z" w16du:dateUtc="2025-07-28T21:31:00Z">
        <w:r w:rsidR="00541FBD" w:rsidDel="00872C85">
          <w:rPr>
            <w:rFonts w:ascii="Arial" w:hAnsi="Arial" w:cs="Arial"/>
            <w:color w:val="000000"/>
            <w:sz w:val="22"/>
            <w:szCs w:val="22"/>
          </w:rPr>
          <w:delText>Or,</w:delText>
        </w:r>
      </w:del>
      <w:proofErr w:type="gramStart"/>
      <w:ins w:id="459" w:author="Stenglein,Mark" w:date="2025-07-28T15:31:00Z" w16du:dateUtc="2025-07-28T21:31:00Z">
        <w:r w:rsidR="00872C85">
          <w:rPr>
            <w:rFonts w:ascii="Arial" w:hAnsi="Arial" w:cs="Arial"/>
            <w:color w:val="000000"/>
            <w:sz w:val="22"/>
            <w:szCs w:val="22"/>
          </w:rPr>
          <w:t>Or</w:t>
        </w:r>
      </w:ins>
      <w:ins w:id="460" w:author="Keene-Snickers,Lexi" w:date="2025-08-06T14:56:00Z" w16du:dateUtc="2025-08-06T13:56:00Z">
        <w:r w:rsidR="006E3D0E">
          <w:rPr>
            <w:rFonts w:ascii="Arial" w:hAnsi="Arial" w:cs="Arial"/>
            <w:color w:val="000000"/>
            <w:sz w:val="22"/>
            <w:szCs w:val="22"/>
          </w:rPr>
          <w:t>,</w:t>
        </w:r>
      </w:ins>
      <w:proofErr w:type="gramEnd"/>
      <w:r w:rsidR="00541FBD">
        <w:rPr>
          <w:rFonts w:ascii="Arial" w:hAnsi="Arial" w:cs="Arial"/>
          <w:color w:val="000000"/>
          <w:sz w:val="22"/>
          <w:szCs w:val="22"/>
        </w:rPr>
        <w:t xml:space="preserve"> the difference </w:t>
      </w:r>
      <w:r w:rsidR="00783917">
        <w:rPr>
          <w:rFonts w:ascii="Arial" w:hAnsi="Arial" w:cs="Arial"/>
          <w:color w:val="000000"/>
          <w:sz w:val="22"/>
          <w:szCs w:val="22"/>
        </w:rPr>
        <w:t xml:space="preserve">could </w:t>
      </w:r>
      <w:r w:rsidR="00E822D1">
        <w:rPr>
          <w:rFonts w:ascii="Arial" w:hAnsi="Arial" w:cs="Arial"/>
          <w:color w:val="000000"/>
          <w:sz w:val="22"/>
          <w:szCs w:val="22"/>
        </w:rPr>
        <w:t xml:space="preserve">result from </w:t>
      </w:r>
      <w:r w:rsidR="00783917">
        <w:rPr>
          <w:rFonts w:ascii="Arial" w:hAnsi="Arial" w:cs="Arial"/>
          <w:color w:val="000000"/>
          <w:sz w:val="22"/>
          <w:szCs w:val="22"/>
        </w:rPr>
        <w:t>artifact</w:t>
      </w:r>
      <w:r w:rsidR="006B7F50">
        <w:rPr>
          <w:rFonts w:ascii="Arial" w:hAnsi="Arial" w:cs="Arial"/>
          <w:color w:val="000000"/>
          <w:sz w:val="22"/>
          <w:szCs w:val="22"/>
        </w:rPr>
        <w:t>s</w:t>
      </w:r>
      <w:r w:rsidR="00783917">
        <w:rPr>
          <w:rFonts w:ascii="Arial" w:hAnsi="Arial" w:cs="Arial"/>
          <w:color w:val="000000"/>
          <w:sz w:val="22"/>
          <w:szCs w:val="22"/>
        </w:rPr>
        <w:t xml:space="preserve"> of rooting on tree topology</w:t>
      </w:r>
      <w:r w:rsidR="00CD0AF9">
        <w:rPr>
          <w:rFonts w:ascii="Arial" w:hAnsi="Arial" w:cs="Arial"/>
          <w:color w:val="000000"/>
          <w:sz w:val="22"/>
          <w:szCs w:val="22"/>
        </w:rPr>
        <w:t>.</w:t>
      </w:r>
      <w:r w:rsidR="005025F9">
        <w:rPr>
          <w:rFonts w:ascii="Arial" w:hAnsi="Arial" w:cs="Arial"/>
          <w:color w:val="000000"/>
          <w:sz w:val="22"/>
          <w:szCs w:val="22"/>
        </w:rPr>
        <w:t xml:space="preserve"> </w:t>
      </w:r>
    </w:p>
    <w:p w14:paraId="18A77195" w14:textId="77777777" w:rsidR="00CD0AF9" w:rsidRDefault="00CD0AF9" w:rsidP="00CD0AF9">
      <w:pPr>
        <w:spacing w:line="360" w:lineRule="auto"/>
        <w:rPr>
          <w:rFonts w:ascii="Arial" w:hAnsi="Arial" w:cs="Arial"/>
          <w:color w:val="000000"/>
          <w:sz w:val="22"/>
          <w:szCs w:val="22"/>
        </w:rPr>
      </w:pPr>
    </w:p>
    <w:p w14:paraId="242CB55B" w14:textId="5BEC1504" w:rsidR="00CD0AF9" w:rsidRDefault="0076061F" w:rsidP="00CD0AF9">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259C28A7" wp14:editId="47B1FEC8">
            <wp:extent cx="3253061" cy="6666614"/>
            <wp:effectExtent l="0" t="0" r="0" b="1270"/>
            <wp:docPr id="20433062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06232" name="Picture 2043306232"/>
                    <pic:cNvPicPr/>
                  </pic:nvPicPr>
                  <pic:blipFill>
                    <a:blip r:embed="rId21"/>
                    <a:stretch>
                      <a:fillRect/>
                    </a:stretch>
                  </pic:blipFill>
                  <pic:spPr>
                    <a:xfrm>
                      <a:off x="0" y="0"/>
                      <a:ext cx="3286513" cy="6735169"/>
                    </a:xfrm>
                    <a:prstGeom prst="rect">
                      <a:avLst/>
                    </a:prstGeom>
                  </pic:spPr>
                </pic:pic>
              </a:graphicData>
            </a:graphic>
          </wp:inline>
        </w:drawing>
      </w:r>
    </w:p>
    <w:p w14:paraId="2A3908DC" w14:textId="75A4F1B8"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ins w:id="461" w:author="Keene-Snickers,Lexi" w:date="2025-08-06T14:57:00Z" w16du:dateUtc="2025-08-06T13:57:00Z">
        <w:r w:rsidR="006E3D0E">
          <w:rPr>
            <w:rFonts w:ascii="Arial" w:hAnsi="Arial" w:cs="Arial"/>
            <w:b/>
            <w:bCs/>
            <w:sz w:val="22"/>
            <w:szCs w:val="22"/>
          </w:rPr>
          <w:t>2</w:t>
        </w:r>
      </w:ins>
      <w:del w:id="462" w:author="Keene-Snickers,Lexi" w:date="2025-08-06T14:57:00Z" w16du:dateUtc="2025-08-06T13:57:00Z">
        <w:r w:rsidR="00674D4C" w:rsidDel="006E3D0E">
          <w:rPr>
            <w:rFonts w:ascii="Arial" w:hAnsi="Arial" w:cs="Arial"/>
            <w:b/>
            <w:bCs/>
            <w:sz w:val="22"/>
            <w:szCs w:val="22"/>
          </w:rPr>
          <w:delText>3</w:delText>
        </w:r>
      </w:del>
      <w:r w:rsidRPr="000709C9">
        <w:rPr>
          <w:rFonts w:ascii="Arial" w:hAnsi="Arial" w:cs="Arial"/>
          <w:b/>
          <w:bCs/>
          <w:sz w:val="22"/>
          <w:szCs w:val="22"/>
        </w:rPr>
        <w:t>: Midpoint rooted maximum likelihood phylogenetic tree of galbut virus RNA</w:t>
      </w:r>
      <w:r w:rsidR="001448F4">
        <w:rPr>
          <w:rFonts w:ascii="Arial" w:hAnsi="Arial" w:cs="Arial"/>
          <w:b/>
          <w:bCs/>
          <w:sz w:val="22"/>
          <w:szCs w:val="22"/>
        </w:rPr>
        <w:t xml:space="preserve"> </w:t>
      </w:r>
      <w:r w:rsidRPr="000709C9">
        <w:rPr>
          <w:rFonts w:ascii="Arial" w:hAnsi="Arial" w:cs="Arial"/>
          <w:b/>
          <w:bCs/>
          <w:sz w:val="22"/>
          <w:szCs w:val="22"/>
        </w:rPr>
        <w:t>1</w:t>
      </w:r>
      <w:r>
        <w:rPr>
          <w:rFonts w:ascii="Arial" w:hAnsi="Arial" w:cs="Arial"/>
          <w:b/>
          <w:bCs/>
          <w:sz w:val="22"/>
          <w:szCs w:val="22"/>
        </w:rPr>
        <w:t xml:space="preserve"> </w:t>
      </w:r>
      <w:r w:rsidR="00172321">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others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NmY5YWY1OGMtZDEwOC00YWUwLTgwNTgtNTk2ZDJjMzhhMDZ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361892856"/>
          <w:placeholder>
            <w:docPart w:val="E4636D8D4B6FD24BA5C25A2C77143843"/>
          </w:placeholder>
        </w:sdtPr>
        <w:sdtContent>
          <w:ins w:id="463" w:author="Keene-Snickers,Lexi" w:date="2025-08-08T16:10:00Z" w16du:dateUtc="2025-08-08T15:10:00Z">
            <w:r w:rsidR="003504EF" w:rsidRPr="003504EF">
              <w:rPr>
                <w:rFonts w:ascii="Arial" w:hAnsi="Arial" w:cs="Arial"/>
                <w:color w:val="000000"/>
                <w:sz w:val="22"/>
                <w:szCs w:val="22"/>
                <w:vertAlign w:val="superscript"/>
              </w:rPr>
              <w:t>21</w:t>
            </w:r>
          </w:ins>
          <w:del w:id="464"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Pr>
          <w:rFonts w:ascii="Arial" w:hAnsi="Arial" w:cs="Arial"/>
          <w:sz w:val="22"/>
          <w:szCs w:val="22"/>
        </w:rPr>
        <w:t xml:space="preserve">. </w:t>
      </w:r>
      <w:r w:rsidR="001568E0">
        <w:rPr>
          <w:rFonts w:ascii="Arial" w:hAnsi="Arial" w:cs="Arial"/>
          <w:sz w:val="22"/>
          <w:szCs w:val="22"/>
        </w:rPr>
        <w:t xml:space="preserve"> </w:t>
      </w:r>
      <w:r w:rsidR="001568E0">
        <w:rPr>
          <w:rFonts w:ascii="Helvetica" w:hAnsi="Helvetica" w:cs="Helvetica"/>
          <w:color w:val="000000"/>
          <w:kern w:val="0"/>
        </w:rPr>
        <w:t xml:space="preserve">EVE indicates an endogenized galbut virus sequence present in some </w:t>
      </w:r>
      <w:r w:rsidR="001568E0" w:rsidRPr="006264D3">
        <w:rPr>
          <w:rFonts w:ascii="Helvetica" w:hAnsi="Helvetica" w:cs="Helvetica"/>
          <w:i/>
          <w:iCs/>
          <w:color w:val="000000"/>
          <w:kern w:val="0"/>
        </w:rPr>
        <w:t xml:space="preserve">D. melanogaster </w:t>
      </w:r>
      <w:r w:rsidR="001568E0">
        <w:rPr>
          <w:rFonts w:ascii="Helvetica" w:hAnsi="Helvetica" w:cs="Helvetica"/>
          <w:color w:val="000000"/>
          <w:kern w:val="0"/>
        </w:rPr>
        <w:t>genomes</w:t>
      </w:r>
      <w:sdt>
        <w:sdtPr>
          <w:rPr>
            <w:rFonts w:ascii="Helvetica" w:hAnsi="Helvetica" w:cs="Helvetica"/>
            <w:color w:val="000000"/>
            <w:kern w:val="0"/>
            <w:vertAlign w:val="superscript"/>
          </w:rPr>
          <w:tag w:val="MENDELEY_CITATION_v3_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"/>
          <w:id w:val="-1670866063"/>
          <w:placeholder>
            <w:docPart w:val="DefaultPlaceholder_-1854013440"/>
          </w:placeholder>
        </w:sdtPr>
        <w:sdtContent>
          <w:ins w:id="465" w:author="Keene-Snickers,Lexi" w:date="2025-08-08T16:10:00Z" w16du:dateUtc="2025-08-08T15:10:00Z">
            <w:r w:rsidR="003504EF" w:rsidRPr="003504EF">
              <w:rPr>
                <w:rFonts w:ascii="Helvetica" w:hAnsi="Helvetica" w:cs="Helvetica"/>
                <w:color w:val="000000"/>
                <w:kern w:val="0"/>
                <w:vertAlign w:val="superscript"/>
              </w:rPr>
              <w:t>4</w:t>
            </w:r>
          </w:ins>
          <w:del w:id="466" w:author="Keene-Snickers,Lexi" w:date="2025-08-08T16:10:00Z" w16du:dateUtc="2025-08-08T15:10:00Z">
            <w:r w:rsidR="003504EF" w:rsidRPr="003504EF" w:rsidDel="003504EF">
              <w:rPr>
                <w:rFonts w:ascii="Helvetica" w:hAnsi="Helvetica" w:cs="Helvetica"/>
                <w:color w:val="000000"/>
                <w:kern w:val="0"/>
                <w:vertAlign w:val="superscript"/>
              </w:rPr>
              <w:delText>4</w:delText>
            </w:r>
          </w:del>
        </w:sdtContent>
      </w:sdt>
      <w:r w:rsidR="001568E0">
        <w:rPr>
          <w:rFonts w:ascii="Helvetica" w:hAnsi="Helvetica" w:cs="Helvetica"/>
          <w:color w:val="000000"/>
          <w:kern w:val="0"/>
        </w:rPr>
        <w:t xml:space="preserve">. </w:t>
      </w:r>
      <w:r>
        <w:rPr>
          <w:rFonts w:ascii="Arial" w:hAnsi="Arial" w:cs="Arial"/>
          <w:sz w:val="22"/>
          <w:szCs w:val="22"/>
        </w:rPr>
        <w:t xml:space="preserve">Support values </w:t>
      </w:r>
      <w:r w:rsidR="00E40397">
        <w:rPr>
          <w:rFonts w:ascii="Arial" w:hAnsi="Arial" w:cs="Arial"/>
          <w:sz w:val="22"/>
          <w:szCs w:val="22"/>
        </w:rPr>
        <w:t xml:space="preserve">for select </w:t>
      </w:r>
      <w:r>
        <w:rPr>
          <w:rFonts w:ascii="Arial" w:hAnsi="Arial" w:cs="Arial"/>
          <w:sz w:val="22"/>
          <w:szCs w:val="22"/>
        </w:rPr>
        <w:t xml:space="preserve">nodes </w:t>
      </w:r>
      <w:r w:rsidR="00E40397">
        <w:rPr>
          <w:rFonts w:ascii="Arial" w:hAnsi="Arial" w:cs="Arial"/>
          <w:sz w:val="22"/>
          <w:szCs w:val="22"/>
        </w:rPr>
        <w:t>are indicated</w:t>
      </w:r>
      <w:r>
        <w:rPr>
          <w:rFonts w:ascii="Arial" w:hAnsi="Arial" w:cs="Arial"/>
          <w:sz w:val="22"/>
          <w:szCs w:val="22"/>
        </w:rPr>
        <w:t>. Accession numbers are noted except where groups of closely related sequences were collapsed.</w:t>
      </w:r>
      <w:r w:rsidR="001568E0">
        <w:rPr>
          <w:rFonts w:ascii="Arial" w:hAnsi="Arial" w:cs="Arial"/>
          <w:sz w:val="22"/>
          <w:szCs w:val="22"/>
        </w:rPr>
        <w:t xml:space="preserve"> </w:t>
      </w:r>
    </w:p>
    <w:p w14:paraId="045D956C" w14:textId="64154B58" w:rsidR="00674D4C" w:rsidRPr="00115BE1" w:rsidRDefault="00794ABB"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E1E9F57" wp14:editId="538B8E3A">
            <wp:extent cx="2755812" cy="6950160"/>
            <wp:effectExtent l="0" t="0" r="0" b="0"/>
            <wp:docPr id="161224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638" name="Picture 1612241638"/>
                    <pic:cNvPicPr/>
                  </pic:nvPicPr>
                  <pic:blipFill rotWithShape="1">
                    <a:blip r:embed="rId22"/>
                    <a:srcRect t="10805" b="10422"/>
                    <a:stretch>
                      <a:fillRect/>
                    </a:stretch>
                  </pic:blipFill>
                  <pic:spPr bwMode="auto">
                    <a:xfrm>
                      <a:off x="0" y="0"/>
                      <a:ext cx="2768871" cy="6983094"/>
                    </a:xfrm>
                    <a:prstGeom prst="rect">
                      <a:avLst/>
                    </a:prstGeom>
                    <a:ln>
                      <a:noFill/>
                    </a:ln>
                    <a:extLst>
                      <a:ext uri="{53640926-AAD7-44D8-BBD7-CCE9431645EC}">
                        <a14:shadowObscured xmlns:a14="http://schemas.microsoft.com/office/drawing/2010/main"/>
                      </a:ext>
                    </a:extLst>
                  </pic:spPr>
                </pic:pic>
              </a:graphicData>
            </a:graphic>
          </wp:inline>
        </w:drawing>
      </w:r>
    </w:p>
    <w:p w14:paraId="6915ACA5" w14:textId="2D23C22F" w:rsidR="00101A14" w:rsidRDefault="00101A14" w:rsidP="00101A14">
      <w:pPr>
        <w:spacing w:line="276" w:lineRule="auto"/>
        <w:rPr>
          <w:rFonts w:ascii="Arial" w:hAnsi="Arial" w:cs="Arial"/>
          <w:sz w:val="22"/>
          <w:szCs w:val="22"/>
        </w:rPr>
      </w:pPr>
      <w:r w:rsidRPr="00E97611">
        <w:rPr>
          <w:rFonts w:ascii="Arial" w:hAnsi="Arial" w:cs="Arial"/>
          <w:b/>
          <w:bCs/>
          <w:sz w:val="22"/>
          <w:szCs w:val="22"/>
        </w:rPr>
        <w:t xml:space="preserve">Supplemental Figure </w:t>
      </w:r>
      <w:ins w:id="467" w:author="Keene-Snickers,Lexi" w:date="2025-08-06T14:57:00Z" w16du:dateUtc="2025-08-06T13:57:00Z">
        <w:r w:rsidR="006E3D0E">
          <w:rPr>
            <w:rFonts w:ascii="Arial" w:hAnsi="Arial" w:cs="Arial"/>
            <w:b/>
            <w:bCs/>
            <w:sz w:val="22"/>
            <w:szCs w:val="22"/>
          </w:rPr>
          <w:t>2:</w:t>
        </w:r>
      </w:ins>
      <w:del w:id="468" w:author="Keene-Snickers,Lexi" w:date="2025-08-06T14:57:00Z" w16du:dateUtc="2025-08-06T13:57:00Z">
        <w:r w:rsidDel="006E3D0E">
          <w:rPr>
            <w:rFonts w:ascii="Arial" w:hAnsi="Arial" w:cs="Arial"/>
            <w:b/>
            <w:bCs/>
            <w:sz w:val="22"/>
            <w:szCs w:val="22"/>
          </w:rPr>
          <w:delText>1</w:delText>
        </w:r>
      </w:del>
      <w:r w:rsidRPr="00E97611">
        <w:rPr>
          <w:rFonts w:ascii="Arial" w:hAnsi="Arial" w:cs="Arial"/>
          <w:b/>
          <w:bCs/>
          <w:sz w:val="22"/>
          <w:szCs w:val="22"/>
        </w:rPr>
        <w:t xml:space="preserve"> Midpoint rooted maximum likelihood tree of galbut virus RNA</w:t>
      </w:r>
      <w:r>
        <w:rPr>
          <w:rFonts w:ascii="Arial" w:hAnsi="Arial" w:cs="Arial"/>
          <w:b/>
          <w:bCs/>
          <w:sz w:val="22"/>
          <w:szCs w:val="22"/>
        </w:rPr>
        <w:t xml:space="preserve"> </w:t>
      </w:r>
      <w:r w:rsidRPr="00E97611">
        <w:rPr>
          <w:rFonts w:ascii="Arial" w:hAnsi="Arial" w:cs="Arial"/>
          <w:b/>
          <w:bCs/>
          <w:sz w:val="22"/>
          <w:szCs w:val="22"/>
        </w:rPr>
        <w:t xml:space="preserve">1 </w:t>
      </w:r>
      <w:r w:rsidR="00F60B6C">
        <w:rPr>
          <w:rFonts w:ascii="Arial" w:hAnsi="Arial" w:cs="Arial"/>
          <w:b/>
          <w:bCs/>
          <w:sz w:val="22"/>
          <w:szCs w:val="22"/>
        </w:rPr>
        <w:t xml:space="preserve">coding-complete </w:t>
      </w:r>
      <w:r w:rsidRPr="00E97611">
        <w:rPr>
          <w:rFonts w:ascii="Arial" w:hAnsi="Arial" w:cs="Arial"/>
          <w:b/>
          <w:bCs/>
          <w:sz w:val="22"/>
          <w:szCs w:val="22"/>
        </w:rPr>
        <w:t>nucleotide sequences extended data.</w:t>
      </w:r>
      <w:r>
        <w:rPr>
          <w:rFonts w:ascii="Arial" w:hAnsi="Arial" w:cs="Arial"/>
          <w:sz w:val="22"/>
          <w:szCs w:val="22"/>
        </w:rPr>
        <w:t xml:space="preserve"> Data as shown in Figure 4 but with no clades collapsed.</w:t>
      </w:r>
      <w:r w:rsidR="00140CB3">
        <w:rPr>
          <w:rFonts w:ascii="Arial" w:hAnsi="Arial" w:cs="Arial"/>
          <w:sz w:val="22"/>
          <w:szCs w:val="22"/>
        </w:rPr>
        <w:t xml:space="preserve"> Tip labels for sequences from this study include sample IDs.</w:t>
      </w:r>
      <w:r w:rsidR="0045753D">
        <w:rPr>
          <w:rFonts w:ascii="Arial" w:hAnsi="Arial" w:cs="Arial"/>
          <w:sz w:val="22"/>
          <w:szCs w:val="22"/>
        </w:rPr>
        <w:t xml:space="preserve">  Sequences recovered from the same sample are connected with dotted lines.</w:t>
      </w:r>
    </w:p>
    <w:p w14:paraId="25155E2D" w14:textId="77777777" w:rsidR="00101A14" w:rsidRDefault="00101A14" w:rsidP="00CD0AF9">
      <w:pPr>
        <w:spacing w:line="360" w:lineRule="auto"/>
        <w:rPr>
          <w:rFonts w:ascii="Arial" w:hAnsi="Arial" w:cs="Arial"/>
          <w:color w:val="000000"/>
          <w:sz w:val="22"/>
          <w:szCs w:val="22"/>
        </w:rPr>
      </w:pPr>
    </w:p>
    <w:p w14:paraId="0EDD3009" w14:textId="6FAA8FFE"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A9BEFB2" wp14:editId="64508872">
            <wp:extent cx="3065489" cy="6678220"/>
            <wp:effectExtent l="0" t="0" r="0" b="2540"/>
            <wp:docPr id="1384616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16756" name="Picture 1384616756"/>
                    <pic:cNvPicPr/>
                  </pic:nvPicPr>
                  <pic:blipFill>
                    <a:blip r:embed="rId23"/>
                    <a:stretch>
                      <a:fillRect/>
                    </a:stretch>
                  </pic:blipFill>
                  <pic:spPr>
                    <a:xfrm>
                      <a:off x="0" y="0"/>
                      <a:ext cx="3106545" cy="6767660"/>
                    </a:xfrm>
                    <a:prstGeom prst="rect">
                      <a:avLst/>
                    </a:prstGeom>
                  </pic:spPr>
                </pic:pic>
              </a:graphicData>
            </a:graphic>
          </wp:inline>
        </w:drawing>
      </w:r>
    </w:p>
    <w:p w14:paraId="03ABD82F" w14:textId="4927B929"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ins w:id="469" w:author="Keene-Snickers,Lexi" w:date="2025-08-06T14:57:00Z" w16du:dateUtc="2025-08-06T13:57:00Z">
        <w:r w:rsidR="006E3D0E">
          <w:rPr>
            <w:rFonts w:ascii="Arial" w:hAnsi="Arial" w:cs="Arial"/>
            <w:b/>
            <w:bCs/>
            <w:sz w:val="22"/>
            <w:szCs w:val="22"/>
          </w:rPr>
          <w:t>3</w:t>
        </w:r>
      </w:ins>
      <w:del w:id="470" w:author="Keene-Snickers,Lexi" w:date="2025-08-06T14:57:00Z" w16du:dateUtc="2025-08-06T13:57:00Z">
        <w:r w:rsidR="00674D4C" w:rsidDel="006E3D0E">
          <w:rPr>
            <w:rFonts w:ascii="Arial" w:hAnsi="Arial" w:cs="Arial"/>
            <w:b/>
            <w:bCs/>
            <w:sz w:val="22"/>
            <w:szCs w:val="22"/>
          </w:rPr>
          <w:delText>4</w:delText>
        </w:r>
      </w:del>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2 </w:t>
      </w:r>
      <w:r w:rsidR="006858CE">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w:t>
      </w:r>
      <w:r w:rsidR="001448F4">
        <w:rPr>
          <w:rFonts w:ascii="Arial" w:hAnsi="Arial" w:cs="Arial"/>
          <w:sz w:val="22"/>
          <w:szCs w:val="22"/>
        </w:rPr>
        <w:t>s</w:t>
      </w:r>
      <w:r>
        <w:rPr>
          <w:rFonts w:ascii="Arial" w:hAnsi="Arial" w:cs="Arial"/>
          <w:sz w:val="22"/>
          <w:szCs w:val="22"/>
        </w:rPr>
        <w:t xml:space="preserve"> are indicated with an asterisk (*). Sequences from museum specimens are indicated by a caret (^)</w:t>
      </w:r>
      <w:sdt>
        <w:sdtPr>
          <w:rPr>
            <w:rFonts w:ascii="Arial" w:hAnsi="Arial" w:cs="Arial"/>
            <w:color w:val="000000"/>
            <w:sz w:val="22"/>
            <w:szCs w:val="22"/>
            <w:vertAlign w:val="superscript"/>
          </w:rPr>
          <w:tag w:val="MENDELEY_CITATION_v3_eyJjaXRhdGlvbklEIjoiTUVOREVMRVlfQ0lUQVRJT05fOTYwMDA1ODYtMDZmNS00Njk1LWI4M2YtOWRlYjNlNWM0Yjcz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107886486"/>
          <w:placeholder>
            <w:docPart w:val="A118E2E23F11404A8EF6A6237444685F"/>
          </w:placeholder>
        </w:sdtPr>
        <w:sdtContent>
          <w:ins w:id="471" w:author="Keene-Snickers,Lexi" w:date="2025-08-08T16:10:00Z" w16du:dateUtc="2025-08-08T15:10:00Z">
            <w:r w:rsidR="003504EF" w:rsidRPr="003504EF">
              <w:rPr>
                <w:rFonts w:ascii="Arial" w:hAnsi="Arial" w:cs="Arial"/>
                <w:color w:val="000000"/>
                <w:sz w:val="22"/>
                <w:szCs w:val="22"/>
                <w:vertAlign w:val="superscript"/>
              </w:rPr>
              <w:t>21</w:t>
            </w:r>
          </w:ins>
          <w:del w:id="472"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Pr>
          <w:rFonts w:ascii="Arial" w:hAnsi="Arial" w:cs="Arial"/>
          <w:sz w:val="22"/>
          <w:szCs w:val="22"/>
        </w:rPr>
        <w:t xml:space="preserve">. Support values </w:t>
      </w:r>
      <w:r w:rsidR="00E40397">
        <w:rPr>
          <w:rFonts w:ascii="Arial" w:hAnsi="Arial" w:cs="Arial"/>
          <w:sz w:val="22"/>
          <w:szCs w:val="22"/>
        </w:rPr>
        <w:t>for select</w:t>
      </w:r>
      <w:r>
        <w:rPr>
          <w:rFonts w:ascii="Arial" w:hAnsi="Arial" w:cs="Arial"/>
          <w:sz w:val="22"/>
          <w:szCs w:val="22"/>
        </w:rPr>
        <w:t xml:space="preserve"> nodes </w:t>
      </w:r>
      <w:r w:rsidR="00E40397">
        <w:rPr>
          <w:rFonts w:ascii="Arial" w:hAnsi="Arial" w:cs="Arial"/>
          <w:sz w:val="22"/>
          <w:szCs w:val="22"/>
        </w:rPr>
        <w:t>are indicated</w:t>
      </w:r>
      <w:r>
        <w:rPr>
          <w:rFonts w:ascii="Arial" w:hAnsi="Arial" w:cs="Arial"/>
          <w:sz w:val="22"/>
          <w:szCs w:val="22"/>
        </w:rPr>
        <w:t xml:space="preserve">. Accession numbers are noted except where groups of closely related sequences were collapsed. </w:t>
      </w:r>
    </w:p>
    <w:p w14:paraId="5A72CC74" w14:textId="5091EE42" w:rsidR="00101A14" w:rsidRDefault="00794ABB"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18C536A7" wp14:editId="1AD42FDF">
            <wp:extent cx="2442167" cy="6735029"/>
            <wp:effectExtent l="0" t="0" r="0" b="0"/>
            <wp:docPr id="2075823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3770" name="Picture 2075823770"/>
                    <pic:cNvPicPr/>
                  </pic:nvPicPr>
                  <pic:blipFill rotWithShape="1">
                    <a:blip r:embed="rId24"/>
                    <a:srcRect t="9119" b="9041"/>
                    <a:stretch>
                      <a:fillRect/>
                    </a:stretch>
                  </pic:blipFill>
                  <pic:spPr bwMode="auto">
                    <a:xfrm>
                      <a:off x="0" y="0"/>
                      <a:ext cx="2442210" cy="6735147"/>
                    </a:xfrm>
                    <a:prstGeom prst="rect">
                      <a:avLst/>
                    </a:prstGeom>
                    <a:ln>
                      <a:noFill/>
                    </a:ln>
                    <a:extLst>
                      <a:ext uri="{53640926-AAD7-44D8-BBD7-CCE9431645EC}">
                        <a14:shadowObscured xmlns:a14="http://schemas.microsoft.com/office/drawing/2010/main"/>
                      </a:ext>
                    </a:extLst>
                  </pic:spPr>
                </pic:pic>
              </a:graphicData>
            </a:graphic>
          </wp:inline>
        </w:drawing>
      </w:r>
    </w:p>
    <w:p w14:paraId="25C6EBC8" w14:textId="097278A5" w:rsidR="00101A14" w:rsidRPr="006264D3" w:rsidRDefault="00101A14" w:rsidP="00115BE1">
      <w:pPr>
        <w:spacing w:line="276" w:lineRule="auto"/>
        <w:rPr>
          <w:rFonts w:ascii="Arial" w:hAnsi="Arial" w:cs="Arial"/>
          <w:sz w:val="22"/>
          <w:szCs w:val="22"/>
        </w:rPr>
      </w:pPr>
      <w:r w:rsidRPr="00E97611">
        <w:rPr>
          <w:rFonts w:ascii="Arial" w:hAnsi="Arial" w:cs="Arial"/>
          <w:b/>
          <w:bCs/>
          <w:sz w:val="22"/>
          <w:szCs w:val="22"/>
        </w:rPr>
        <w:t xml:space="preserve">Supplemental Figure </w:t>
      </w:r>
      <w:ins w:id="473" w:author="Keene-Snickers,Lexi" w:date="2025-08-06T14:57:00Z" w16du:dateUtc="2025-08-06T13:57:00Z">
        <w:r w:rsidR="006E3D0E">
          <w:rPr>
            <w:rFonts w:ascii="Arial" w:hAnsi="Arial" w:cs="Arial"/>
            <w:b/>
            <w:bCs/>
            <w:sz w:val="22"/>
            <w:szCs w:val="22"/>
          </w:rPr>
          <w:t>3</w:t>
        </w:r>
      </w:ins>
      <w:del w:id="474" w:author="Keene-Snickers,Lexi" w:date="2025-08-06T14:57:00Z" w16du:dateUtc="2025-08-06T13:57:00Z">
        <w:r w:rsidDel="006E3D0E">
          <w:rPr>
            <w:rFonts w:ascii="Arial" w:hAnsi="Arial" w:cs="Arial"/>
            <w:b/>
            <w:bCs/>
            <w:sz w:val="22"/>
            <w:szCs w:val="22"/>
          </w:rPr>
          <w:delText>2</w:delText>
        </w:r>
      </w:del>
      <w:r w:rsidRPr="00E97611">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2</w:t>
      </w:r>
      <w:r w:rsidRPr="00C96C0F">
        <w:rPr>
          <w:rFonts w:ascii="Arial" w:hAnsi="Arial" w:cs="Arial"/>
          <w:b/>
          <w:bCs/>
          <w:sz w:val="22"/>
          <w:szCs w:val="22"/>
        </w:rPr>
        <w:t xml:space="preserve"> </w:t>
      </w:r>
      <w:r w:rsidR="00895BFC">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40CB3">
        <w:rPr>
          <w:rFonts w:ascii="Arial" w:hAnsi="Arial" w:cs="Arial"/>
          <w:sz w:val="22"/>
          <w:szCs w:val="22"/>
        </w:rPr>
        <w:t xml:space="preserve"> Tip labels for sequences from this study include sample IDs.</w:t>
      </w:r>
      <w:r w:rsidR="00794ABB">
        <w:rPr>
          <w:rFonts w:ascii="Arial" w:hAnsi="Arial" w:cs="Arial"/>
          <w:sz w:val="22"/>
          <w:szCs w:val="22"/>
        </w:rPr>
        <w:t xml:space="preserve">  Sequences recovered from the same samples are connected with dotted lines.</w:t>
      </w:r>
    </w:p>
    <w:p w14:paraId="51BC4B15" w14:textId="07E48647" w:rsidR="00CD0AF9" w:rsidRDefault="0076061F" w:rsidP="00CD0AF9">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B8E57F8" wp14:editId="312EB7D6">
            <wp:extent cx="2529380" cy="6739467"/>
            <wp:effectExtent l="0" t="0" r="0" b="4445"/>
            <wp:docPr id="1052847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7705" name="Picture 1052847705"/>
                    <pic:cNvPicPr/>
                  </pic:nvPicPr>
                  <pic:blipFill>
                    <a:blip r:embed="rId25"/>
                    <a:stretch>
                      <a:fillRect/>
                    </a:stretch>
                  </pic:blipFill>
                  <pic:spPr>
                    <a:xfrm>
                      <a:off x="0" y="0"/>
                      <a:ext cx="2558956" cy="6818272"/>
                    </a:xfrm>
                    <a:prstGeom prst="rect">
                      <a:avLst/>
                    </a:prstGeom>
                  </pic:spPr>
                </pic:pic>
              </a:graphicData>
            </a:graphic>
          </wp:inline>
        </w:drawing>
      </w:r>
    </w:p>
    <w:p w14:paraId="7E3EC41F" w14:textId="22D6FA8E" w:rsidR="00101A14" w:rsidRDefault="00CD0AF9" w:rsidP="00101A14">
      <w:pPr>
        <w:spacing w:line="360" w:lineRule="auto"/>
        <w:rPr>
          <w:rFonts w:ascii="Arial" w:hAnsi="Arial" w:cs="Arial"/>
          <w:sz w:val="22"/>
          <w:szCs w:val="22"/>
        </w:rPr>
      </w:pPr>
      <w:r w:rsidRPr="000709C9">
        <w:rPr>
          <w:rFonts w:ascii="Arial" w:hAnsi="Arial" w:cs="Arial"/>
          <w:b/>
          <w:bCs/>
          <w:sz w:val="22"/>
          <w:szCs w:val="22"/>
        </w:rPr>
        <w:t xml:space="preserve">Figure </w:t>
      </w:r>
      <w:ins w:id="475" w:author="Keene-Snickers,Lexi" w:date="2025-08-06T14:57:00Z" w16du:dateUtc="2025-08-06T13:57:00Z">
        <w:r w:rsidR="006E3D0E">
          <w:rPr>
            <w:rFonts w:ascii="Arial" w:hAnsi="Arial" w:cs="Arial"/>
            <w:b/>
            <w:bCs/>
            <w:sz w:val="22"/>
            <w:szCs w:val="22"/>
          </w:rPr>
          <w:t>4</w:t>
        </w:r>
      </w:ins>
      <w:del w:id="476" w:author="Keene-Snickers,Lexi" w:date="2025-08-06T14:57:00Z" w16du:dateUtc="2025-08-06T13:57:00Z">
        <w:r w:rsidR="00674D4C" w:rsidDel="006E3D0E">
          <w:rPr>
            <w:rFonts w:ascii="Arial" w:hAnsi="Arial" w:cs="Arial"/>
            <w:b/>
            <w:bCs/>
            <w:sz w:val="22"/>
            <w:szCs w:val="22"/>
          </w:rPr>
          <w:delText>5</w:delText>
        </w:r>
      </w:del>
      <w:r w:rsidRPr="000709C9">
        <w:rPr>
          <w:rFonts w:ascii="Arial" w:hAnsi="Arial" w:cs="Arial"/>
          <w:b/>
          <w:bCs/>
          <w:sz w:val="22"/>
          <w:szCs w:val="22"/>
        </w:rPr>
        <w:t>: Midpoint rooted maximum likelihood phylogenetic tree of galbut virus RNA</w:t>
      </w:r>
      <w:r w:rsidR="00835768">
        <w:rPr>
          <w:rFonts w:ascii="Arial" w:hAnsi="Arial" w:cs="Arial"/>
          <w:b/>
          <w:bCs/>
          <w:sz w:val="22"/>
          <w:szCs w:val="22"/>
        </w:rPr>
        <w:t xml:space="preserve"> </w:t>
      </w:r>
      <w:r>
        <w:rPr>
          <w:rFonts w:ascii="Arial" w:hAnsi="Arial" w:cs="Arial"/>
          <w:b/>
          <w:bCs/>
          <w:sz w:val="22"/>
          <w:szCs w:val="22"/>
        </w:rPr>
        <w:t xml:space="preserve">3 </w:t>
      </w:r>
      <w:r w:rsidR="001F5D25">
        <w:rPr>
          <w:rFonts w:ascii="Arial" w:hAnsi="Arial" w:cs="Arial"/>
          <w:b/>
          <w:bCs/>
          <w:sz w:val="22"/>
          <w:szCs w:val="22"/>
        </w:rPr>
        <w:t xml:space="preserve">coding-complete </w:t>
      </w:r>
      <w:r>
        <w:rPr>
          <w:rFonts w:ascii="Arial" w:hAnsi="Arial" w:cs="Arial"/>
          <w:b/>
          <w:bCs/>
          <w:sz w:val="22"/>
          <w:szCs w:val="22"/>
        </w:rPr>
        <w:t>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w:t>
      </w:r>
      <w:r w:rsidR="001513DD">
        <w:rPr>
          <w:rFonts w:ascii="Arial" w:hAnsi="Arial" w:cs="Arial"/>
          <w:sz w:val="22"/>
          <w:szCs w:val="22"/>
        </w:rPr>
        <w:t xml:space="preserve">asterisk </w:t>
      </w:r>
      <w:r>
        <w:rPr>
          <w:rFonts w:ascii="Arial" w:hAnsi="Arial" w:cs="Arial"/>
          <w:sz w:val="22"/>
          <w:szCs w:val="22"/>
        </w:rPr>
        <w:t xml:space="preserve">(*). Sequences from museum specimens are indicated by a </w:t>
      </w:r>
      <w:r w:rsidR="00364F79">
        <w:rPr>
          <w:rFonts w:ascii="Arial" w:hAnsi="Arial" w:cs="Arial"/>
          <w:sz w:val="22"/>
          <w:szCs w:val="22"/>
        </w:rPr>
        <w:t xml:space="preserve">caret </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DkzNzFmZDgtNDMwOS00ZTQwLTk3OTUtNDU3ZTk5ZWZhZDMx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992988116"/>
          <w:placeholder>
            <w:docPart w:val="4C0B5C0835F7074E851AB2DEE77E3CAF"/>
          </w:placeholder>
        </w:sdtPr>
        <w:sdtContent>
          <w:ins w:id="477" w:author="Keene-Snickers,Lexi" w:date="2025-08-08T16:10:00Z" w16du:dateUtc="2025-08-08T15:10:00Z">
            <w:r w:rsidR="003504EF" w:rsidRPr="003504EF">
              <w:rPr>
                <w:rFonts w:ascii="Arial" w:hAnsi="Arial" w:cs="Arial"/>
                <w:color w:val="000000"/>
                <w:sz w:val="22"/>
                <w:szCs w:val="22"/>
                <w:vertAlign w:val="superscript"/>
              </w:rPr>
              <w:t>21</w:t>
            </w:r>
          </w:ins>
          <w:del w:id="478"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Pr>
          <w:rFonts w:ascii="Arial" w:hAnsi="Arial" w:cs="Arial"/>
          <w:sz w:val="22"/>
          <w:szCs w:val="22"/>
        </w:rPr>
        <w:t xml:space="preserve">. </w:t>
      </w:r>
      <w:r w:rsidR="00C1256B">
        <w:rPr>
          <w:rFonts w:ascii="Arial" w:hAnsi="Arial" w:cs="Arial"/>
          <w:sz w:val="22"/>
          <w:szCs w:val="22"/>
        </w:rPr>
        <w:t xml:space="preserve">Support values for select nodes are indicated. </w:t>
      </w:r>
      <w:r>
        <w:rPr>
          <w:rFonts w:ascii="Arial" w:hAnsi="Arial" w:cs="Arial"/>
          <w:sz w:val="22"/>
          <w:szCs w:val="22"/>
        </w:rPr>
        <w:t xml:space="preserve"> Accession numbers are noted except where groups of closely related sequences were collapsed. </w:t>
      </w:r>
    </w:p>
    <w:p w14:paraId="7FAC8E4A" w14:textId="225E7CBA" w:rsidR="00674D4C" w:rsidRPr="00115BE1" w:rsidRDefault="00230AD1" w:rsidP="00101A14">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AF86D57" wp14:editId="608BB1EA">
            <wp:extent cx="2902688" cy="7338160"/>
            <wp:effectExtent l="0" t="0" r="0" b="0"/>
            <wp:docPr id="210888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8040" name="Picture 210888040"/>
                    <pic:cNvPicPr/>
                  </pic:nvPicPr>
                  <pic:blipFill rotWithShape="1">
                    <a:blip r:embed="rId26"/>
                    <a:srcRect t="14099" b="14019"/>
                    <a:stretch>
                      <a:fillRect/>
                    </a:stretch>
                  </pic:blipFill>
                  <pic:spPr bwMode="auto">
                    <a:xfrm>
                      <a:off x="0" y="0"/>
                      <a:ext cx="2941969" cy="7437466"/>
                    </a:xfrm>
                    <a:prstGeom prst="rect">
                      <a:avLst/>
                    </a:prstGeom>
                    <a:ln>
                      <a:noFill/>
                    </a:ln>
                    <a:extLst>
                      <a:ext uri="{53640926-AAD7-44D8-BBD7-CCE9431645EC}">
                        <a14:shadowObscured xmlns:a14="http://schemas.microsoft.com/office/drawing/2010/main"/>
                      </a:ext>
                    </a:extLst>
                  </pic:spPr>
                </pic:pic>
              </a:graphicData>
            </a:graphic>
          </wp:inline>
        </w:drawing>
      </w:r>
    </w:p>
    <w:p w14:paraId="3D37B7E5" w14:textId="25808EFF" w:rsidR="00101A14" w:rsidRDefault="00101A14">
      <w:pPr>
        <w:spacing w:line="276" w:lineRule="auto"/>
        <w:rPr>
          <w:rFonts w:ascii="Arial" w:hAnsi="Arial" w:cs="Arial"/>
          <w:sz w:val="22"/>
          <w:szCs w:val="22"/>
        </w:rPr>
      </w:pPr>
      <w:r w:rsidRPr="00C96C0F">
        <w:rPr>
          <w:rFonts w:ascii="Arial" w:hAnsi="Arial" w:cs="Arial"/>
          <w:b/>
          <w:bCs/>
          <w:sz w:val="22"/>
          <w:szCs w:val="22"/>
        </w:rPr>
        <w:t xml:space="preserve">Supplemental Figure </w:t>
      </w:r>
      <w:ins w:id="479" w:author="Keene-Snickers,Lexi" w:date="2025-08-06T14:57:00Z" w16du:dateUtc="2025-08-06T13:57:00Z">
        <w:r w:rsidR="006E3D0E">
          <w:rPr>
            <w:rFonts w:ascii="Arial" w:hAnsi="Arial" w:cs="Arial"/>
            <w:b/>
            <w:bCs/>
            <w:sz w:val="22"/>
            <w:szCs w:val="22"/>
          </w:rPr>
          <w:t>4</w:t>
        </w:r>
      </w:ins>
      <w:del w:id="480" w:author="Keene-Snickers,Lexi" w:date="2025-08-06T14:57:00Z" w16du:dateUtc="2025-08-06T13:57:00Z">
        <w:r w:rsidDel="006E3D0E">
          <w:rPr>
            <w:rFonts w:ascii="Arial" w:hAnsi="Arial" w:cs="Arial"/>
            <w:b/>
            <w:bCs/>
            <w:sz w:val="22"/>
            <w:szCs w:val="22"/>
          </w:rPr>
          <w:delText>3</w:delText>
        </w:r>
      </w:del>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Midpoint rooted maximum likelihood tree of galbut virus RNA</w:t>
      </w:r>
      <w:r>
        <w:rPr>
          <w:rFonts w:ascii="Arial" w:hAnsi="Arial" w:cs="Arial"/>
          <w:b/>
          <w:bCs/>
          <w:sz w:val="22"/>
          <w:szCs w:val="22"/>
        </w:rPr>
        <w:t xml:space="preserve"> 3</w:t>
      </w:r>
      <w:r w:rsidRPr="00C96C0F">
        <w:rPr>
          <w:rFonts w:ascii="Arial" w:hAnsi="Arial" w:cs="Arial"/>
          <w:b/>
          <w:bCs/>
          <w:sz w:val="22"/>
          <w:szCs w:val="22"/>
        </w:rPr>
        <w:t xml:space="preserve"> </w:t>
      </w:r>
      <w:r w:rsidR="001F5D25">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230AD1">
        <w:rPr>
          <w:rFonts w:ascii="Arial" w:hAnsi="Arial" w:cs="Arial"/>
          <w:sz w:val="22"/>
          <w:szCs w:val="22"/>
        </w:rPr>
        <w:t xml:space="preserve"> Sequences recovered from the same samples are connected with dotted lines.</w:t>
      </w:r>
    </w:p>
    <w:p w14:paraId="53012F52" w14:textId="77777777" w:rsidR="00230AD1" w:rsidRPr="006264D3" w:rsidRDefault="00230AD1" w:rsidP="00115BE1">
      <w:pPr>
        <w:spacing w:line="276" w:lineRule="auto"/>
        <w:rPr>
          <w:rFonts w:ascii="Arial" w:hAnsi="Arial" w:cs="Arial"/>
          <w:sz w:val="22"/>
          <w:szCs w:val="22"/>
        </w:rPr>
      </w:pPr>
    </w:p>
    <w:p w14:paraId="0716832E" w14:textId="2009EFDA" w:rsidR="00CD0AF9" w:rsidRDefault="0076061F" w:rsidP="00CD0AF9">
      <w:pPr>
        <w:spacing w:line="360" w:lineRule="auto"/>
        <w:rPr>
          <w:rFonts w:ascii="Arial" w:hAnsi="Arial" w:cs="Arial"/>
          <w:sz w:val="22"/>
          <w:szCs w:val="22"/>
        </w:rPr>
      </w:pPr>
      <w:r>
        <w:rPr>
          <w:rFonts w:ascii="Arial" w:hAnsi="Arial" w:cs="Arial"/>
          <w:noProof/>
          <w:sz w:val="22"/>
          <w:szCs w:val="22"/>
        </w:rPr>
        <w:drawing>
          <wp:inline distT="0" distB="0" distL="0" distR="0" wp14:anchorId="4BD6CAE6" wp14:editId="267C098D">
            <wp:extent cx="4809325" cy="6655982"/>
            <wp:effectExtent l="0" t="0" r="4445" b="0"/>
            <wp:docPr id="234732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32782" name="Picture 234732782"/>
                    <pic:cNvPicPr/>
                  </pic:nvPicPr>
                  <pic:blipFill>
                    <a:blip r:embed="rId27"/>
                    <a:stretch>
                      <a:fillRect/>
                    </a:stretch>
                  </pic:blipFill>
                  <pic:spPr>
                    <a:xfrm>
                      <a:off x="0" y="0"/>
                      <a:ext cx="4855787" cy="6720284"/>
                    </a:xfrm>
                    <a:prstGeom prst="rect">
                      <a:avLst/>
                    </a:prstGeom>
                  </pic:spPr>
                </pic:pic>
              </a:graphicData>
            </a:graphic>
          </wp:inline>
        </w:drawing>
      </w:r>
    </w:p>
    <w:p w14:paraId="0960071F" w14:textId="7AEA8F84" w:rsidR="00CD0AF9" w:rsidRDefault="00CD0AF9" w:rsidP="006264D3">
      <w:pPr>
        <w:spacing w:line="360" w:lineRule="auto"/>
        <w:rPr>
          <w:rFonts w:ascii="Arial" w:hAnsi="Arial" w:cs="Arial"/>
          <w:sz w:val="22"/>
          <w:szCs w:val="22"/>
        </w:rPr>
      </w:pPr>
      <w:r w:rsidRPr="000709C9">
        <w:rPr>
          <w:rFonts w:ascii="Arial" w:hAnsi="Arial" w:cs="Arial"/>
          <w:b/>
          <w:bCs/>
          <w:sz w:val="22"/>
          <w:szCs w:val="22"/>
        </w:rPr>
        <w:t xml:space="preserve">Figure </w:t>
      </w:r>
      <w:ins w:id="481" w:author="Keene-Snickers,Lexi" w:date="2025-08-06T14:57:00Z" w16du:dateUtc="2025-08-06T13:57:00Z">
        <w:r w:rsidR="006E3D0E">
          <w:rPr>
            <w:rFonts w:ascii="Arial" w:hAnsi="Arial" w:cs="Arial"/>
            <w:b/>
            <w:bCs/>
            <w:sz w:val="22"/>
            <w:szCs w:val="22"/>
          </w:rPr>
          <w:t>5</w:t>
        </w:r>
      </w:ins>
      <w:del w:id="482" w:author="Keene-Snickers,Lexi" w:date="2025-08-06T14:57:00Z" w16du:dateUtc="2025-08-06T13:57:00Z">
        <w:r w:rsidR="00674D4C" w:rsidDel="006E3D0E">
          <w:rPr>
            <w:rFonts w:ascii="Arial" w:hAnsi="Arial" w:cs="Arial"/>
            <w:b/>
            <w:bCs/>
            <w:sz w:val="22"/>
            <w:szCs w:val="22"/>
          </w:rPr>
          <w:delText>6</w:delText>
        </w:r>
      </w:del>
      <w:r w:rsidRPr="000709C9">
        <w:rPr>
          <w:rFonts w:ascii="Arial" w:hAnsi="Arial" w:cs="Arial"/>
          <w:b/>
          <w:bCs/>
          <w:sz w:val="22"/>
          <w:szCs w:val="22"/>
        </w:rPr>
        <w:t xml:space="preserve">: Midpoint rooted maximum likelihood phylogenetic tree of </w:t>
      </w:r>
      <w:r w:rsidR="0057733F">
        <w:rPr>
          <w:rFonts w:ascii="Arial" w:hAnsi="Arial" w:cs="Arial"/>
          <w:b/>
          <w:bCs/>
          <w:sz w:val="22"/>
          <w:szCs w:val="22"/>
        </w:rPr>
        <w:t xml:space="preserve">coding-complete </w:t>
      </w:r>
      <w:r>
        <w:rPr>
          <w:rFonts w:ascii="Arial" w:hAnsi="Arial" w:cs="Arial"/>
          <w:b/>
          <w:bCs/>
          <w:sz w:val="22"/>
          <w:szCs w:val="22"/>
        </w:rPr>
        <w:t>chaq</w:t>
      </w:r>
      <w:r w:rsidRPr="000709C9">
        <w:rPr>
          <w:rFonts w:ascii="Arial" w:hAnsi="Arial" w:cs="Arial"/>
          <w:b/>
          <w:bCs/>
          <w:sz w:val="22"/>
          <w:szCs w:val="22"/>
        </w:rPr>
        <w:t xml:space="preserve"> virus</w:t>
      </w:r>
      <w:r w:rsidR="0057733F">
        <w:rPr>
          <w:rFonts w:ascii="Arial" w:hAnsi="Arial" w:cs="Arial"/>
          <w:b/>
          <w:bCs/>
          <w:sz w:val="22"/>
          <w:szCs w:val="22"/>
        </w:rPr>
        <w:t xml:space="preserve"> nucleotide sequences</w:t>
      </w:r>
      <w:r w:rsidRPr="000709C9">
        <w:rPr>
          <w:rFonts w:ascii="Arial" w:hAnsi="Arial" w:cs="Arial"/>
          <w:b/>
          <w:bCs/>
          <w:sz w:val="22"/>
          <w:szCs w:val="22"/>
        </w:rPr>
        <w:t>.</w:t>
      </w:r>
      <w:r>
        <w:rPr>
          <w:rFonts w:ascii="Arial" w:hAnsi="Arial" w:cs="Arial"/>
          <w:sz w:val="22"/>
          <w:szCs w:val="22"/>
        </w:rPr>
        <w:t xml:space="preserve"> Sample names are colored by location. Sequences generated by other investigators are indicated with an (*). Sequences from museum specimens are indicated by a (^)</w:t>
      </w:r>
      <w:sdt>
        <w:sdtPr>
          <w:rPr>
            <w:rFonts w:ascii="Arial" w:hAnsi="Arial" w:cs="Arial"/>
            <w:color w:val="000000"/>
            <w:sz w:val="22"/>
            <w:szCs w:val="22"/>
            <w:vertAlign w:val="superscript"/>
          </w:rPr>
          <w:tag w:val="MENDELEY_CITATION_v3_eyJjaXRhdGlvbklEIjoiTUVOREVMRVlfQ0lUQVRJT05fNWQ2NjU1MDMtY2QyNC00YjE3LTkzYjMtYzRmZjk0NTViYmYx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5203129"/>
          <w:placeholder>
            <w:docPart w:val="25D0F709A5F26E4091E73683A3E76604"/>
          </w:placeholder>
        </w:sdtPr>
        <w:sdtContent>
          <w:ins w:id="483" w:author="Keene-Snickers,Lexi" w:date="2025-08-08T16:10:00Z" w16du:dateUtc="2025-08-08T15:10:00Z">
            <w:r w:rsidR="003504EF" w:rsidRPr="003504EF">
              <w:rPr>
                <w:rFonts w:ascii="Arial" w:hAnsi="Arial" w:cs="Arial"/>
                <w:color w:val="000000"/>
                <w:sz w:val="22"/>
                <w:szCs w:val="22"/>
                <w:vertAlign w:val="superscript"/>
              </w:rPr>
              <w:t>21</w:t>
            </w:r>
          </w:ins>
          <w:del w:id="484" w:author="Keene-Snickers,Lexi" w:date="2025-08-08T16:10:00Z" w16du:dateUtc="2025-08-08T15:10:00Z">
            <w:r w:rsidR="003504EF" w:rsidRPr="003504EF" w:rsidDel="003504EF">
              <w:rPr>
                <w:rFonts w:ascii="Arial" w:hAnsi="Arial" w:cs="Arial"/>
                <w:color w:val="000000"/>
                <w:sz w:val="22"/>
                <w:szCs w:val="22"/>
                <w:vertAlign w:val="superscript"/>
              </w:rPr>
              <w:delText>21</w:delText>
            </w:r>
          </w:del>
        </w:sdtContent>
      </w:sdt>
      <w:r>
        <w:rPr>
          <w:rFonts w:ascii="Arial" w:hAnsi="Arial" w:cs="Arial"/>
          <w:sz w:val="22"/>
          <w:szCs w:val="22"/>
        </w:rPr>
        <w:t>.</w:t>
      </w:r>
      <w:r w:rsidR="006264D3">
        <w:rPr>
          <w:rFonts w:ascii="Arial" w:hAnsi="Arial" w:cs="Arial"/>
          <w:sz w:val="22"/>
          <w:szCs w:val="22"/>
        </w:rPr>
        <w:t xml:space="preserve"> Support values for select nodes are indicated.</w:t>
      </w:r>
      <w:r>
        <w:rPr>
          <w:rFonts w:ascii="Arial" w:hAnsi="Arial" w:cs="Arial"/>
          <w:sz w:val="22"/>
          <w:szCs w:val="22"/>
        </w:rPr>
        <w:t xml:space="preserve"> Accession numbers are noted except where groups of closely related sequences were collapsed.</w:t>
      </w:r>
    </w:p>
    <w:p w14:paraId="69BB5292" w14:textId="463F8EA2" w:rsidR="00101A14" w:rsidRDefault="00EF2A1E" w:rsidP="00101A14">
      <w:pPr>
        <w:spacing w:line="360" w:lineRule="auto"/>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4676B8F9" wp14:editId="45825132">
            <wp:extent cx="3696970" cy="6804397"/>
            <wp:effectExtent l="0" t="0" r="0" b="0"/>
            <wp:docPr id="35622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3787" name="Picture 356223787"/>
                    <pic:cNvPicPr/>
                  </pic:nvPicPr>
                  <pic:blipFill rotWithShape="1">
                    <a:blip r:embed="rId28"/>
                    <a:srcRect t="8889" b="8429"/>
                    <a:stretch>
                      <a:fillRect/>
                    </a:stretch>
                  </pic:blipFill>
                  <pic:spPr bwMode="auto">
                    <a:xfrm>
                      <a:off x="0" y="0"/>
                      <a:ext cx="3696970" cy="6804397"/>
                    </a:xfrm>
                    <a:prstGeom prst="rect">
                      <a:avLst/>
                    </a:prstGeom>
                    <a:ln>
                      <a:noFill/>
                    </a:ln>
                    <a:extLst>
                      <a:ext uri="{53640926-AAD7-44D8-BBD7-CCE9431645EC}">
                        <a14:shadowObscured xmlns:a14="http://schemas.microsoft.com/office/drawing/2010/main"/>
                      </a:ext>
                    </a:extLst>
                  </pic:spPr>
                </pic:pic>
              </a:graphicData>
            </a:graphic>
          </wp:inline>
        </w:drawing>
      </w:r>
    </w:p>
    <w:p w14:paraId="525B997C" w14:textId="31505961" w:rsidR="00101A14" w:rsidRDefault="00101A14" w:rsidP="00101A14">
      <w:pPr>
        <w:spacing w:line="276" w:lineRule="auto"/>
        <w:rPr>
          <w:rFonts w:ascii="Arial" w:hAnsi="Arial" w:cs="Arial"/>
          <w:sz w:val="22"/>
          <w:szCs w:val="22"/>
        </w:rPr>
      </w:pPr>
      <w:r w:rsidRPr="00C96C0F">
        <w:rPr>
          <w:rFonts w:ascii="Arial" w:hAnsi="Arial" w:cs="Arial"/>
          <w:b/>
          <w:bCs/>
          <w:sz w:val="22"/>
          <w:szCs w:val="22"/>
        </w:rPr>
        <w:t xml:space="preserve">Supplemental Figure </w:t>
      </w:r>
      <w:ins w:id="485" w:author="Keene-Snickers,Lexi" w:date="2025-08-06T14:57:00Z" w16du:dateUtc="2025-08-06T13:57:00Z">
        <w:r w:rsidR="006E3D0E">
          <w:rPr>
            <w:rFonts w:ascii="Arial" w:hAnsi="Arial" w:cs="Arial"/>
            <w:b/>
            <w:bCs/>
            <w:sz w:val="22"/>
            <w:szCs w:val="22"/>
          </w:rPr>
          <w:t>5</w:t>
        </w:r>
      </w:ins>
      <w:del w:id="486" w:author="Keene-Snickers,Lexi" w:date="2025-08-06T14:57:00Z" w16du:dateUtc="2025-08-06T13:57:00Z">
        <w:r w:rsidDel="006E3D0E">
          <w:rPr>
            <w:rFonts w:ascii="Arial" w:hAnsi="Arial" w:cs="Arial"/>
            <w:b/>
            <w:bCs/>
            <w:sz w:val="22"/>
            <w:szCs w:val="22"/>
          </w:rPr>
          <w:delText>4</w:delText>
        </w:r>
      </w:del>
      <w:r w:rsidRPr="00C96C0F">
        <w:rPr>
          <w:rFonts w:ascii="Arial" w:hAnsi="Arial" w:cs="Arial"/>
          <w:b/>
          <w:bCs/>
          <w:sz w:val="22"/>
          <w:szCs w:val="22"/>
        </w:rPr>
        <w:t>:</w:t>
      </w:r>
      <w:r>
        <w:rPr>
          <w:rFonts w:ascii="Arial" w:hAnsi="Arial" w:cs="Arial"/>
          <w:sz w:val="22"/>
          <w:szCs w:val="22"/>
        </w:rPr>
        <w:t xml:space="preserve"> </w:t>
      </w:r>
      <w:r w:rsidRPr="00C96C0F">
        <w:rPr>
          <w:rFonts w:ascii="Arial" w:hAnsi="Arial" w:cs="Arial"/>
          <w:b/>
          <w:bCs/>
          <w:sz w:val="22"/>
          <w:szCs w:val="22"/>
        </w:rPr>
        <w:t xml:space="preserve">Midpoint rooted maximum likelihood tree of </w:t>
      </w:r>
      <w:r>
        <w:rPr>
          <w:rFonts w:ascii="Arial" w:hAnsi="Arial" w:cs="Arial"/>
          <w:b/>
          <w:bCs/>
          <w:sz w:val="22"/>
          <w:szCs w:val="22"/>
        </w:rPr>
        <w:t>chaq virus</w:t>
      </w:r>
      <w:r w:rsidRPr="00C96C0F">
        <w:rPr>
          <w:rFonts w:ascii="Arial" w:hAnsi="Arial" w:cs="Arial"/>
          <w:b/>
          <w:bCs/>
          <w:sz w:val="22"/>
          <w:szCs w:val="22"/>
        </w:rPr>
        <w:t xml:space="preserve"> </w:t>
      </w:r>
      <w:r w:rsidR="001937EE">
        <w:rPr>
          <w:rFonts w:ascii="Arial" w:hAnsi="Arial" w:cs="Arial"/>
          <w:b/>
          <w:bCs/>
          <w:sz w:val="22"/>
          <w:szCs w:val="22"/>
        </w:rPr>
        <w:t xml:space="preserve">coding-complete </w:t>
      </w:r>
      <w:r w:rsidRPr="00C96C0F">
        <w:rPr>
          <w:rFonts w:ascii="Arial" w:hAnsi="Arial" w:cs="Arial"/>
          <w:b/>
          <w:bCs/>
          <w:sz w:val="22"/>
          <w:szCs w:val="22"/>
        </w:rPr>
        <w:t>nucleotide sequences extended data.</w:t>
      </w:r>
      <w:r>
        <w:rPr>
          <w:rFonts w:ascii="Arial" w:hAnsi="Arial" w:cs="Arial"/>
          <w:sz w:val="22"/>
          <w:szCs w:val="22"/>
        </w:rPr>
        <w:t xml:space="preserve"> Data as shown in Figure 5 but with no clades collapsed.</w:t>
      </w:r>
      <w:r w:rsidR="001C42B0">
        <w:rPr>
          <w:rFonts w:ascii="Arial" w:hAnsi="Arial" w:cs="Arial"/>
          <w:sz w:val="22"/>
          <w:szCs w:val="22"/>
        </w:rPr>
        <w:t xml:space="preserve"> Tip labels for sequences from this study include sample IDs.</w:t>
      </w:r>
      <w:r w:rsidR="00EF2A1E">
        <w:rPr>
          <w:rFonts w:ascii="Arial" w:hAnsi="Arial" w:cs="Arial"/>
          <w:sz w:val="22"/>
          <w:szCs w:val="22"/>
        </w:rPr>
        <w:t xml:space="preserve"> Sequences recovered from the same samp</w:t>
      </w:r>
      <w:r w:rsidR="008F36F6">
        <w:rPr>
          <w:rFonts w:ascii="Arial" w:hAnsi="Arial" w:cs="Arial"/>
          <w:sz w:val="22"/>
          <w:szCs w:val="22"/>
        </w:rPr>
        <w:t>l</w:t>
      </w:r>
      <w:r w:rsidR="00EF2A1E">
        <w:rPr>
          <w:rFonts w:ascii="Arial" w:hAnsi="Arial" w:cs="Arial"/>
          <w:sz w:val="22"/>
          <w:szCs w:val="22"/>
        </w:rPr>
        <w:t>es are connected with dotted lines.</w:t>
      </w:r>
    </w:p>
    <w:p w14:paraId="47CD5FCB" w14:textId="77777777" w:rsidR="006971CD" w:rsidRDefault="006971CD" w:rsidP="00674D4C">
      <w:pPr>
        <w:spacing w:line="360" w:lineRule="auto"/>
        <w:rPr>
          <w:rFonts w:ascii="Arial" w:hAnsi="Arial" w:cs="Arial"/>
          <w:b/>
          <w:bCs/>
          <w:sz w:val="22"/>
          <w:szCs w:val="22"/>
        </w:rPr>
      </w:pPr>
    </w:p>
    <w:p w14:paraId="4101D5F8" w14:textId="77777777" w:rsidR="009F6226" w:rsidRDefault="009F6226" w:rsidP="00674D4C">
      <w:pPr>
        <w:spacing w:line="360" w:lineRule="auto"/>
        <w:rPr>
          <w:rFonts w:ascii="Arial" w:hAnsi="Arial" w:cs="Arial"/>
          <w:b/>
          <w:bCs/>
          <w:sz w:val="22"/>
          <w:szCs w:val="22"/>
        </w:rPr>
      </w:pPr>
    </w:p>
    <w:p w14:paraId="7512BAE5" w14:textId="5B0A9BA4" w:rsidR="00674D4C" w:rsidRDefault="00674D4C" w:rsidP="00674D4C">
      <w:pPr>
        <w:spacing w:line="360" w:lineRule="auto"/>
        <w:rPr>
          <w:rFonts w:ascii="Arial" w:hAnsi="Arial" w:cs="Arial"/>
          <w:b/>
          <w:bCs/>
          <w:sz w:val="22"/>
          <w:szCs w:val="22"/>
        </w:rPr>
      </w:pPr>
      <w:r w:rsidRPr="00E97611">
        <w:rPr>
          <w:rFonts w:ascii="Arial" w:hAnsi="Arial" w:cs="Arial"/>
          <w:b/>
          <w:bCs/>
          <w:sz w:val="22"/>
          <w:szCs w:val="22"/>
        </w:rPr>
        <w:lastRenderedPageBreak/>
        <w:t xml:space="preserve">Galbut virus coinfection </w:t>
      </w:r>
      <w:r>
        <w:rPr>
          <w:rFonts w:ascii="Arial" w:hAnsi="Arial" w:cs="Arial"/>
          <w:b/>
          <w:bCs/>
          <w:sz w:val="22"/>
          <w:szCs w:val="22"/>
        </w:rPr>
        <w:t xml:space="preserve">is common and </w:t>
      </w:r>
      <w:r w:rsidRPr="00E97611">
        <w:rPr>
          <w:rFonts w:ascii="Arial" w:hAnsi="Arial" w:cs="Arial"/>
          <w:b/>
          <w:bCs/>
          <w:sz w:val="22"/>
          <w:szCs w:val="22"/>
        </w:rPr>
        <w:t xml:space="preserve">does not require </w:t>
      </w:r>
      <w:r>
        <w:rPr>
          <w:rFonts w:ascii="Arial" w:hAnsi="Arial" w:cs="Arial"/>
          <w:b/>
          <w:bCs/>
          <w:sz w:val="22"/>
          <w:szCs w:val="22"/>
        </w:rPr>
        <w:t xml:space="preserve">complete sets of </w:t>
      </w:r>
      <w:r w:rsidRPr="00E97611">
        <w:rPr>
          <w:rFonts w:ascii="Arial" w:hAnsi="Arial" w:cs="Arial"/>
          <w:b/>
          <w:bCs/>
          <w:sz w:val="22"/>
          <w:szCs w:val="22"/>
        </w:rPr>
        <w:t>all three segments</w:t>
      </w:r>
    </w:p>
    <w:p w14:paraId="4E5ABFB5" w14:textId="77777777" w:rsidR="00CB64DD" w:rsidRPr="00E97611" w:rsidRDefault="00CB64DD" w:rsidP="00674D4C">
      <w:pPr>
        <w:spacing w:line="360" w:lineRule="auto"/>
        <w:rPr>
          <w:rFonts w:ascii="Arial" w:hAnsi="Arial" w:cs="Arial"/>
          <w:b/>
          <w:bCs/>
          <w:sz w:val="22"/>
          <w:szCs w:val="22"/>
        </w:rPr>
      </w:pPr>
    </w:p>
    <w:p w14:paraId="078865B6" w14:textId="573DC866" w:rsidR="00674D4C" w:rsidRDefault="00674D4C" w:rsidP="00674D4C">
      <w:pPr>
        <w:spacing w:line="360" w:lineRule="auto"/>
        <w:rPr>
          <w:rFonts w:ascii="Arial" w:hAnsi="Arial" w:cs="Arial"/>
          <w:sz w:val="22"/>
          <w:szCs w:val="22"/>
        </w:rPr>
      </w:pPr>
      <w:r>
        <w:rPr>
          <w:rFonts w:ascii="Arial" w:hAnsi="Arial" w:cs="Arial"/>
          <w:sz w:val="22"/>
          <w:szCs w:val="22"/>
        </w:rPr>
        <w:tab/>
      </w:r>
      <w:r w:rsidR="00F31A1A">
        <w:rPr>
          <w:rFonts w:ascii="Arial" w:hAnsi="Arial" w:cs="Arial"/>
          <w:sz w:val="22"/>
          <w:szCs w:val="22"/>
        </w:rPr>
        <w:t xml:space="preserve">A third of samples </w:t>
      </w:r>
      <w:r>
        <w:rPr>
          <w:rFonts w:ascii="Arial" w:hAnsi="Arial" w:cs="Arial"/>
          <w:sz w:val="22"/>
          <w:szCs w:val="22"/>
        </w:rPr>
        <w:t>(</w:t>
      </w:r>
      <w:r w:rsidR="00F31A1A">
        <w:rPr>
          <w:rFonts w:ascii="Arial" w:hAnsi="Arial" w:cs="Arial"/>
          <w:sz w:val="22"/>
          <w:szCs w:val="22"/>
        </w:rPr>
        <w:t>41</w:t>
      </w:r>
      <w:r w:rsidR="008B5090">
        <w:rPr>
          <w:rFonts w:ascii="Arial" w:hAnsi="Arial" w:cs="Arial"/>
          <w:sz w:val="22"/>
          <w:szCs w:val="22"/>
        </w:rPr>
        <w:t>/123 samples with &gt;10 galbut virus mapping reads</w:t>
      </w:r>
      <w:r w:rsidR="00F31A1A">
        <w:rPr>
          <w:rFonts w:ascii="Arial" w:hAnsi="Arial" w:cs="Arial"/>
          <w:sz w:val="22"/>
          <w:szCs w:val="22"/>
        </w:rPr>
        <w:t xml:space="preserve">; </w:t>
      </w:r>
      <w:r>
        <w:rPr>
          <w:rFonts w:ascii="Arial" w:hAnsi="Arial" w:cs="Arial"/>
          <w:sz w:val="22"/>
          <w:szCs w:val="22"/>
        </w:rPr>
        <w:t xml:space="preserve">33%) exhibited evidence of coinfection by various numbers of </w:t>
      </w:r>
      <w:r w:rsidR="00F31A1A">
        <w:rPr>
          <w:rFonts w:ascii="Arial" w:hAnsi="Arial" w:cs="Arial"/>
          <w:sz w:val="22"/>
          <w:szCs w:val="22"/>
        </w:rPr>
        <w:t xml:space="preserve">genotypically distinct </w:t>
      </w:r>
      <w:r>
        <w:rPr>
          <w:rFonts w:ascii="Arial" w:hAnsi="Arial" w:cs="Arial"/>
          <w:sz w:val="22"/>
          <w:szCs w:val="22"/>
        </w:rPr>
        <w:t>galbut virus and chaq virus segments (</w:t>
      </w:r>
      <w:r w:rsidRPr="006264D3">
        <w:rPr>
          <w:rFonts w:ascii="Arial" w:hAnsi="Arial" w:cs="Arial"/>
          <w:b/>
          <w:bCs/>
          <w:sz w:val="22"/>
          <w:szCs w:val="22"/>
        </w:rPr>
        <w:t xml:space="preserve">Fig. </w:t>
      </w:r>
      <w:ins w:id="487" w:author="Keene-Snickers,Lexi" w:date="2025-08-06T14:57:00Z" w16du:dateUtc="2025-08-06T13:57:00Z">
        <w:r w:rsidR="006E3D0E">
          <w:rPr>
            <w:rFonts w:ascii="Arial" w:hAnsi="Arial" w:cs="Arial"/>
            <w:b/>
            <w:bCs/>
            <w:sz w:val="22"/>
            <w:szCs w:val="22"/>
          </w:rPr>
          <w:t>6</w:t>
        </w:r>
      </w:ins>
      <w:del w:id="488" w:author="Keene-Snickers,Lexi" w:date="2025-08-06T14:57:00Z" w16du:dateUtc="2025-08-06T13:57:00Z">
        <w:r w:rsidDel="006E3D0E">
          <w:rPr>
            <w:rFonts w:ascii="Arial" w:hAnsi="Arial" w:cs="Arial"/>
            <w:b/>
            <w:bCs/>
            <w:sz w:val="22"/>
            <w:szCs w:val="22"/>
          </w:rPr>
          <w:delText>7</w:delText>
        </w:r>
      </w:del>
      <w:r w:rsidR="008B5090">
        <w:rPr>
          <w:rFonts w:ascii="Arial" w:hAnsi="Arial" w:cs="Arial"/>
          <w:b/>
          <w:bCs/>
          <w:sz w:val="22"/>
          <w:szCs w:val="22"/>
        </w:rPr>
        <w:t xml:space="preserve">, Supp. Figs. </w:t>
      </w:r>
      <w:ins w:id="489" w:author="Keene-Snickers,Lexi" w:date="2025-08-06T14:57:00Z" w16du:dateUtc="2025-08-06T13:57:00Z">
        <w:r w:rsidR="006E3D0E">
          <w:rPr>
            <w:rFonts w:ascii="Arial" w:hAnsi="Arial" w:cs="Arial"/>
            <w:b/>
            <w:bCs/>
            <w:sz w:val="22"/>
            <w:szCs w:val="22"/>
          </w:rPr>
          <w:t>2</w:t>
        </w:r>
      </w:ins>
      <w:del w:id="490" w:author="Keene-Snickers,Lexi" w:date="2025-08-06T14:57:00Z" w16du:dateUtc="2025-08-06T13:57:00Z">
        <w:r w:rsidR="008B5090" w:rsidDel="006E3D0E">
          <w:rPr>
            <w:rFonts w:ascii="Arial" w:hAnsi="Arial" w:cs="Arial"/>
            <w:b/>
            <w:bCs/>
            <w:sz w:val="22"/>
            <w:szCs w:val="22"/>
          </w:rPr>
          <w:delText>1</w:delText>
        </w:r>
      </w:del>
      <w:r w:rsidR="008B5090">
        <w:rPr>
          <w:rFonts w:ascii="Arial" w:hAnsi="Arial" w:cs="Arial"/>
          <w:b/>
          <w:bCs/>
          <w:sz w:val="22"/>
          <w:szCs w:val="22"/>
        </w:rPr>
        <w:t>-</w:t>
      </w:r>
      <w:ins w:id="491" w:author="Keene-Snickers,Lexi" w:date="2025-08-06T14:57:00Z" w16du:dateUtc="2025-08-06T13:57:00Z">
        <w:r w:rsidR="006E3D0E">
          <w:rPr>
            <w:rFonts w:ascii="Arial" w:hAnsi="Arial" w:cs="Arial"/>
            <w:b/>
            <w:bCs/>
            <w:sz w:val="22"/>
            <w:szCs w:val="22"/>
          </w:rPr>
          <w:t>5</w:t>
        </w:r>
      </w:ins>
      <w:del w:id="492" w:author="Keene-Snickers,Lexi" w:date="2025-08-06T14:57:00Z" w16du:dateUtc="2025-08-06T13:57:00Z">
        <w:r w:rsidR="008B5090" w:rsidDel="006E3D0E">
          <w:rPr>
            <w:rFonts w:ascii="Arial" w:hAnsi="Arial" w:cs="Arial"/>
            <w:b/>
            <w:bCs/>
            <w:sz w:val="22"/>
            <w:szCs w:val="22"/>
          </w:rPr>
          <w:delText>4</w:delText>
        </w:r>
      </w:del>
      <w:r>
        <w:rPr>
          <w:rFonts w:ascii="Arial" w:hAnsi="Arial" w:cs="Arial"/>
          <w:sz w:val="22"/>
          <w:szCs w:val="22"/>
        </w:rPr>
        <w:t xml:space="preserve">). Three </w:t>
      </w:r>
      <w:r w:rsidR="0011690B">
        <w:rPr>
          <w:rFonts w:ascii="Arial" w:hAnsi="Arial" w:cs="Arial"/>
          <w:sz w:val="22"/>
          <w:szCs w:val="22"/>
        </w:rPr>
        <w:t xml:space="preserve">of these </w:t>
      </w:r>
      <w:r>
        <w:rPr>
          <w:rFonts w:ascii="Arial" w:hAnsi="Arial" w:cs="Arial"/>
          <w:sz w:val="22"/>
          <w:szCs w:val="22"/>
        </w:rPr>
        <w:t xml:space="preserve">corresponded to simple coinfections, with </w:t>
      </w:r>
      <w:r w:rsidR="008F36F6">
        <w:rPr>
          <w:rFonts w:ascii="Arial" w:hAnsi="Arial" w:cs="Arial"/>
          <w:sz w:val="22"/>
          <w:szCs w:val="22"/>
        </w:rPr>
        <w:t>two</w:t>
      </w:r>
      <w:r w:rsidR="003873C1">
        <w:rPr>
          <w:rFonts w:ascii="Arial" w:hAnsi="Arial" w:cs="Arial"/>
          <w:sz w:val="22"/>
          <w:szCs w:val="22"/>
        </w:rPr>
        <w:t xml:space="preserve"> </w:t>
      </w:r>
      <w:r>
        <w:rPr>
          <w:rFonts w:ascii="Arial" w:hAnsi="Arial" w:cs="Arial"/>
          <w:sz w:val="22"/>
          <w:szCs w:val="22"/>
        </w:rPr>
        <w:t xml:space="preserve">complete sets of all </w:t>
      </w:r>
      <w:r w:rsidR="008F36F6">
        <w:rPr>
          <w:rFonts w:ascii="Arial" w:hAnsi="Arial" w:cs="Arial"/>
          <w:sz w:val="22"/>
          <w:szCs w:val="22"/>
        </w:rPr>
        <w:t>three</w:t>
      </w:r>
      <w:r w:rsidR="003873C1">
        <w:rPr>
          <w:rFonts w:ascii="Arial" w:hAnsi="Arial" w:cs="Arial"/>
          <w:sz w:val="22"/>
          <w:szCs w:val="22"/>
        </w:rPr>
        <w:t xml:space="preserve"> </w:t>
      </w:r>
      <w:r>
        <w:rPr>
          <w:rFonts w:ascii="Arial" w:hAnsi="Arial" w:cs="Arial"/>
          <w:sz w:val="22"/>
          <w:szCs w:val="22"/>
        </w:rPr>
        <w:t>galbut virus segments</w:t>
      </w:r>
      <w:r w:rsidR="00CB64DD">
        <w:rPr>
          <w:rFonts w:ascii="Arial" w:hAnsi="Arial" w:cs="Arial"/>
          <w:sz w:val="22"/>
          <w:szCs w:val="22"/>
        </w:rPr>
        <w:t xml:space="preserve">. For instance, sample ME-M-7 produced </w:t>
      </w:r>
      <w:r w:rsidR="008F36F6">
        <w:rPr>
          <w:rFonts w:ascii="Arial" w:hAnsi="Arial" w:cs="Arial"/>
          <w:sz w:val="22"/>
          <w:szCs w:val="22"/>
        </w:rPr>
        <w:t>six</w:t>
      </w:r>
      <w:r w:rsidR="00CB64DD">
        <w:rPr>
          <w:rFonts w:ascii="Arial" w:hAnsi="Arial" w:cs="Arial"/>
          <w:sz w:val="22"/>
          <w:szCs w:val="22"/>
        </w:rPr>
        <w:t xml:space="preserve"> galbut virus sequences, a melA sequence and a melB sequence for each of the </w:t>
      </w:r>
      <w:r w:rsidR="008F36F6">
        <w:rPr>
          <w:rFonts w:ascii="Arial" w:hAnsi="Arial" w:cs="Arial"/>
          <w:sz w:val="22"/>
          <w:szCs w:val="22"/>
        </w:rPr>
        <w:t>three</w:t>
      </w:r>
      <w:r w:rsidR="00CB64DD">
        <w:rPr>
          <w:rFonts w:ascii="Arial" w:hAnsi="Arial" w:cs="Arial"/>
          <w:sz w:val="22"/>
          <w:szCs w:val="22"/>
        </w:rPr>
        <w:t xml:space="preserve"> RNAs </w:t>
      </w:r>
      <w:r>
        <w:rPr>
          <w:rFonts w:ascii="Arial" w:hAnsi="Arial" w:cs="Arial"/>
          <w:sz w:val="22"/>
          <w:szCs w:val="22"/>
        </w:rPr>
        <w:t>(</w:t>
      </w:r>
      <w:r w:rsidRPr="00B32DED">
        <w:rPr>
          <w:rFonts w:ascii="Arial" w:hAnsi="Arial" w:cs="Arial"/>
          <w:b/>
          <w:bCs/>
          <w:sz w:val="22"/>
          <w:szCs w:val="22"/>
        </w:rPr>
        <w:t>Fig.</w:t>
      </w:r>
      <w:r>
        <w:rPr>
          <w:rFonts w:ascii="Arial" w:hAnsi="Arial" w:cs="Arial"/>
          <w:b/>
          <w:bCs/>
          <w:sz w:val="22"/>
          <w:szCs w:val="22"/>
        </w:rPr>
        <w:t xml:space="preserve"> </w:t>
      </w:r>
      <w:ins w:id="493" w:author="Keene-Snickers,Lexi" w:date="2025-08-06T14:58:00Z" w16du:dateUtc="2025-08-06T13:58:00Z">
        <w:r w:rsidR="006E3D0E">
          <w:rPr>
            <w:rFonts w:ascii="Arial" w:hAnsi="Arial" w:cs="Arial"/>
            <w:b/>
            <w:bCs/>
            <w:sz w:val="22"/>
            <w:szCs w:val="22"/>
          </w:rPr>
          <w:t>6</w:t>
        </w:r>
      </w:ins>
      <w:del w:id="494" w:author="Keene-Snickers,Lexi" w:date="2025-08-06T14:58:00Z" w16du:dateUtc="2025-08-06T13:58:00Z">
        <w:r w:rsidDel="006E3D0E">
          <w:rPr>
            <w:rFonts w:ascii="Arial" w:hAnsi="Arial" w:cs="Arial"/>
            <w:b/>
            <w:bCs/>
            <w:sz w:val="22"/>
            <w:szCs w:val="22"/>
          </w:rPr>
          <w:delText>7</w:delText>
        </w:r>
      </w:del>
      <w:r w:rsidR="008B5090">
        <w:rPr>
          <w:rFonts w:ascii="Arial" w:hAnsi="Arial" w:cs="Arial"/>
          <w:b/>
          <w:bCs/>
          <w:sz w:val="22"/>
          <w:szCs w:val="22"/>
        </w:rPr>
        <w:t xml:space="preserve">, Supp. Figs. </w:t>
      </w:r>
      <w:del w:id="495" w:author="Keene-Snickers,Lexi" w:date="2025-08-06T14:58:00Z" w16du:dateUtc="2025-08-06T13:58:00Z">
        <w:r w:rsidR="008B5090" w:rsidDel="006E3D0E">
          <w:rPr>
            <w:rFonts w:ascii="Arial" w:hAnsi="Arial" w:cs="Arial"/>
            <w:b/>
            <w:bCs/>
            <w:sz w:val="22"/>
            <w:szCs w:val="22"/>
          </w:rPr>
          <w:delText>1-4</w:delText>
        </w:r>
      </w:del>
      <w:ins w:id="496" w:author="Keene-Snickers,Lexi" w:date="2025-08-06T14:58:00Z" w16du:dateUtc="2025-08-06T13:58:00Z">
        <w:r w:rsidR="006E3D0E">
          <w:rPr>
            <w:rFonts w:ascii="Arial" w:hAnsi="Arial" w:cs="Arial"/>
            <w:b/>
            <w:bCs/>
            <w:sz w:val="22"/>
            <w:szCs w:val="22"/>
          </w:rPr>
          <w:t>2-5</w:t>
        </w:r>
      </w:ins>
      <w:r>
        <w:rPr>
          <w:rFonts w:ascii="Arial" w:hAnsi="Arial" w:cs="Arial"/>
          <w:sz w:val="22"/>
          <w:szCs w:val="22"/>
        </w:rPr>
        <w:t>). These</w:t>
      </w:r>
      <w:r w:rsidR="00B66630">
        <w:rPr>
          <w:rFonts w:ascii="Arial" w:hAnsi="Arial" w:cs="Arial"/>
          <w:sz w:val="22"/>
          <w:szCs w:val="22"/>
        </w:rPr>
        <w:t xml:space="preserve"> </w:t>
      </w:r>
      <w:r>
        <w:rPr>
          <w:rFonts w:ascii="Arial" w:hAnsi="Arial" w:cs="Arial"/>
          <w:sz w:val="22"/>
          <w:szCs w:val="22"/>
        </w:rPr>
        <w:t xml:space="preserve">were the only samples </w:t>
      </w:r>
      <w:r w:rsidR="00546C73">
        <w:rPr>
          <w:rFonts w:ascii="Arial" w:hAnsi="Arial" w:cs="Arial"/>
          <w:sz w:val="22"/>
          <w:szCs w:val="22"/>
        </w:rPr>
        <w:t xml:space="preserve">that produced multiple </w:t>
      </w:r>
      <w:r>
        <w:rPr>
          <w:rFonts w:ascii="Arial" w:hAnsi="Arial" w:cs="Arial"/>
          <w:sz w:val="22"/>
          <w:szCs w:val="22"/>
        </w:rPr>
        <w:t>coding-complete RNA</w:t>
      </w:r>
      <w:r w:rsidR="00835768">
        <w:rPr>
          <w:rFonts w:ascii="Arial" w:hAnsi="Arial" w:cs="Arial"/>
          <w:sz w:val="22"/>
          <w:szCs w:val="22"/>
        </w:rPr>
        <w:t xml:space="preserve"> </w:t>
      </w:r>
      <w:r>
        <w:rPr>
          <w:rFonts w:ascii="Arial" w:hAnsi="Arial" w:cs="Arial"/>
          <w:sz w:val="22"/>
          <w:szCs w:val="22"/>
        </w:rPr>
        <w:t>1 genotypes. Other coinfections yielded variable numbers of coding-complete sequences for the different segments</w:t>
      </w:r>
      <w:r w:rsidR="00546C73">
        <w:rPr>
          <w:rFonts w:ascii="Arial" w:hAnsi="Arial" w:cs="Arial"/>
          <w:sz w:val="22"/>
          <w:szCs w:val="22"/>
        </w:rPr>
        <w:t xml:space="preserve">. </w:t>
      </w:r>
      <w:r>
        <w:rPr>
          <w:rFonts w:ascii="Arial" w:hAnsi="Arial" w:cs="Arial"/>
          <w:sz w:val="22"/>
          <w:szCs w:val="22"/>
        </w:rPr>
        <w:t xml:space="preserve">For instance, sample </w:t>
      </w:r>
      <w:r w:rsidR="00706757">
        <w:rPr>
          <w:rFonts w:ascii="Arial" w:hAnsi="Arial" w:cs="Arial"/>
          <w:sz w:val="22"/>
          <w:szCs w:val="22"/>
        </w:rPr>
        <w:t xml:space="preserve">Penn-M-2 yielded </w:t>
      </w:r>
      <w:r w:rsidR="008F36F6">
        <w:rPr>
          <w:rFonts w:ascii="Arial" w:hAnsi="Arial" w:cs="Arial"/>
          <w:sz w:val="22"/>
          <w:szCs w:val="22"/>
        </w:rPr>
        <w:t>one</w:t>
      </w:r>
      <w:r>
        <w:rPr>
          <w:rFonts w:ascii="Arial" w:hAnsi="Arial" w:cs="Arial"/>
          <w:sz w:val="22"/>
          <w:szCs w:val="22"/>
        </w:rPr>
        <w:t xml:space="preserve"> RNA</w:t>
      </w:r>
      <w:r w:rsidR="00706757">
        <w:rPr>
          <w:rFonts w:ascii="Arial" w:hAnsi="Arial" w:cs="Arial"/>
          <w:sz w:val="22"/>
          <w:szCs w:val="22"/>
        </w:rPr>
        <w:t xml:space="preserve"> </w:t>
      </w:r>
      <w:r>
        <w:rPr>
          <w:rFonts w:ascii="Arial" w:hAnsi="Arial" w:cs="Arial"/>
          <w:sz w:val="22"/>
          <w:szCs w:val="22"/>
        </w:rPr>
        <w:t>1</w:t>
      </w:r>
      <w:r w:rsidR="00706757">
        <w:rPr>
          <w:rFonts w:ascii="Arial" w:hAnsi="Arial" w:cs="Arial"/>
          <w:sz w:val="22"/>
          <w:szCs w:val="22"/>
        </w:rPr>
        <w:t xml:space="preserve"> sequence and</w:t>
      </w:r>
      <w:r>
        <w:rPr>
          <w:rFonts w:ascii="Arial" w:hAnsi="Arial" w:cs="Arial"/>
          <w:sz w:val="22"/>
          <w:szCs w:val="22"/>
        </w:rPr>
        <w:t xml:space="preserve"> </w:t>
      </w:r>
      <w:r w:rsidR="008F36F6">
        <w:rPr>
          <w:rFonts w:ascii="Arial" w:hAnsi="Arial" w:cs="Arial"/>
          <w:sz w:val="22"/>
          <w:szCs w:val="22"/>
        </w:rPr>
        <w:t>one</w:t>
      </w:r>
      <w:r w:rsidR="00706757">
        <w:rPr>
          <w:rFonts w:ascii="Arial" w:hAnsi="Arial" w:cs="Arial"/>
          <w:sz w:val="22"/>
          <w:szCs w:val="22"/>
        </w:rPr>
        <w:t xml:space="preserve"> RNA 2 sequence</w:t>
      </w:r>
      <w:r>
        <w:rPr>
          <w:rFonts w:ascii="Arial" w:hAnsi="Arial" w:cs="Arial"/>
          <w:sz w:val="22"/>
          <w:szCs w:val="22"/>
        </w:rPr>
        <w:t xml:space="preserve">, </w:t>
      </w:r>
      <w:r w:rsidR="00706757">
        <w:rPr>
          <w:rFonts w:ascii="Arial" w:hAnsi="Arial" w:cs="Arial"/>
          <w:sz w:val="22"/>
          <w:szCs w:val="22"/>
        </w:rPr>
        <w:t xml:space="preserve">but </w:t>
      </w:r>
      <w:r w:rsidR="008F36F6">
        <w:rPr>
          <w:rFonts w:ascii="Arial" w:hAnsi="Arial" w:cs="Arial"/>
          <w:sz w:val="22"/>
          <w:szCs w:val="22"/>
        </w:rPr>
        <w:t>two</w:t>
      </w:r>
      <w:r w:rsidR="00706757">
        <w:rPr>
          <w:rFonts w:ascii="Arial" w:hAnsi="Arial" w:cs="Arial"/>
          <w:sz w:val="22"/>
          <w:szCs w:val="22"/>
        </w:rPr>
        <w:t xml:space="preserve"> RNA</w:t>
      </w:r>
      <w:r w:rsidR="00672456">
        <w:rPr>
          <w:rFonts w:ascii="Arial" w:hAnsi="Arial" w:cs="Arial"/>
          <w:sz w:val="22"/>
          <w:szCs w:val="22"/>
        </w:rPr>
        <w:t xml:space="preserve"> </w:t>
      </w:r>
      <w:r w:rsidR="00706757">
        <w:rPr>
          <w:rFonts w:ascii="Arial" w:hAnsi="Arial" w:cs="Arial"/>
          <w:sz w:val="22"/>
          <w:szCs w:val="22"/>
        </w:rPr>
        <w:t xml:space="preserve">3 and </w:t>
      </w:r>
      <w:r w:rsidR="008F36F6">
        <w:rPr>
          <w:rFonts w:ascii="Arial" w:hAnsi="Arial" w:cs="Arial"/>
          <w:sz w:val="22"/>
          <w:szCs w:val="22"/>
        </w:rPr>
        <w:t xml:space="preserve">two </w:t>
      </w:r>
      <w:r w:rsidR="00706757">
        <w:rPr>
          <w:rFonts w:ascii="Arial" w:hAnsi="Arial" w:cs="Arial"/>
          <w:sz w:val="22"/>
          <w:szCs w:val="22"/>
        </w:rPr>
        <w:t>chaq virus sequences, which shared 77% and 90% nucleotide identity, respectively.</w:t>
      </w:r>
      <w:r w:rsidR="00773ABB">
        <w:rPr>
          <w:rFonts w:ascii="Arial" w:hAnsi="Arial" w:cs="Arial"/>
          <w:sz w:val="22"/>
          <w:szCs w:val="22"/>
        </w:rPr>
        <w:t xml:space="preserve"> </w:t>
      </w:r>
      <w:r w:rsidR="00AD2256">
        <w:rPr>
          <w:rFonts w:ascii="Arial" w:hAnsi="Arial" w:cs="Arial"/>
          <w:sz w:val="22"/>
          <w:szCs w:val="22"/>
        </w:rPr>
        <w:t xml:space="preserve">RNA 3 was the segment most often present as a co-infection. </w:t>
      </w:r>
    </w:p>
    <w:p w14:paraId="16B29E15" w14:textId="77777777" w:rsidR="00674D4C" w:rsidRDefault="00674D4C" w:rsidP="00674D4C">
      <w:pPr>
        <w:spacing w:line="360" w:lineRule="auto"/>
        <w:rPr>
          <w:rFonts w:ascii="Arial" w:hAnsi="Arial" w:cs="Arial"/>
          <w:sz w:val="22"/>
          <w:szCs w:val="22"/>
        </w:rPr>
      </w:pPr>
    </w:p>
    <w:p w14:paraId="3BDC0DAB" w14:textId="334BB794" w:rsidR="004E1594" w:rsidRDefault="00674D4C" w:rsidP="00674D4C">
      <w:pPr>
        <w:spacing w:line="360" w:lineRule="auto"/>
        <w:ind w:firstLine="720"/>
        <w:rPr>
          <w:rFonts w:ascii="Arial" w:hAnsi="Arial" w:cs="Arial"/>
          <w:sz w:val="22"/>
          <w:szCs w:val="22"/>
        </w:rPr>
      </w:pPr>
      <w:r>
        <w:rPr>
          <w:rFonts w:ascii="Arial" w:hAnsi="Arial" w:cs="Arial"/>
          <w:sz w:val="22"/>
          <w:szCs w:val="22"/>
        </w:rPr>
        <w:t>Some samples with fewer galbut virus-mapping reads did not produce a complete set of galbut virus segments</w:t>
      </w:r>
      <w:r w:rsidR="009E631C">
        <w:rPr>
          <w:rFonts w:ascii="Arial" w:hAnsi="Arial" w:cs="Arial"/>
          <w:sz w:val="22"/>
          <w:szCs w:val="22"/>
        </w:rPr>
        <w:t xml:space="preserve"> (</w:t>
      </w:r>
      <w:r w:rsidR="009E631C" w:rsidRPr="00115BE1">
        <w:rPr>
          <w:rFonts w:ascii="Arial" w:hAnsi="Arial" w:cs="Arial"/>
          <w:b/>
          <w:bCs/>
          <w:sz w:val="22"/>
          <w:szCs w:val="22"/>
        </w:rPr>
        <w:t xml:space="preserve">Fig. </w:t>
      </w:r>
      <w:ins w:id="497" w:author="Keene-Snickers,Lexi" w:date="2025-08-06T14:58:00Z" w16du:dateUtc="2025-08-06T13:58:00Z">
        <w:r w:rsidR="006E3D0E">
          <w:rPr>
            <w:rFonts w:ascii="Arial" w:hAnsi="Arial" w:cs="Arial"/>
            <w:b/>
            <w:bCs/>
            <w:sz w:val="22"/>
            <w:szCs w:val="22"/>
          </w:rPr>
          <w:t>6</w:t>
        </w:r>
      </w:ins>
      <w:del w:id="498" w:author="Keene-Snickers,Lexi" w:date="2025-08-06T14:58:00Z" w16du:dateUtc="2025-08-06T13:58:00Z">
        <w:r w:rsidR="009E631C" w:rsidRPr="00115BE1" w:rsidDel="006E3D0E">
          <w:rPr>
            <w:rFonts w:ascii="Arial" w:hAnsi="Arial" w:cs="Arial"/>
            <w:b/>
            <w:bCs/>
            <w:sz w:val="22"/>
            <w:szCs w:val="22"/>
          </w:rPr>
          <w:delText>7</w:delText>
        </w:r>
      </w:del>
      <w:r w:rsidR="009E631C">
        <w:rPr>
          <w:rFonts w:ascii="Arial" w:hAnsi="Arial" w:cs="Arial"/>
          <w:sz w:val="22"/>
          <w:szCs w:val="22"/>
        </w:rPr>
        <w:t>)</w:t>
      </w:r>
      <w:r>
        <w:rPr>
          <w:rFonts w:ascii="Arial" w:hAnsi="Arial" w:cs="Arial"/>
          <w:sz w:val="22"/>
          <w:szCs w:val="22"/>
        </w:rPr>
        <w:t>. RNA 1 was the most common coding-incomplete sequence</w:t>
      </w:r>
      <w:r w:rsidR="00AD2256">
        <w:rPr>
          <w:rFonts w:ascii="Arial" w:hAnsi="Arial" w:cs="Arial"/>
          <w:sz w:val="22"/>
          <w:szCs w:val="22"/>
        </w:rPr>
        <w:t xml:space="preserve"> </w:t>
      </w:r>
      <w:r w:rsidR="00E02B1A">
        <w:rPr>
          <w:rFonts w:ascii="Arial" w:hAnsi="Arial" w:cs="Arial"/>
          <w:sz w:val="22"/>
          <w:szCs w:val="22"/>
        </w:rPr>
        <w:t>and exhibited lower average coverage levels than RNA</w:t>
      </w:r>
      <w:r w:rsidR="00835768">
        <w:rPr>
          <w:rFonts w:ascii="Arial" w:hAnsi="Arial" w:cs="Arial"/>
          <w:sz w:val="22"/>
          <w:szCs w:val="22"/>
        </w:rPr>
        <w:t xml:space="preserve"> </w:t>
      </w:r>
      <w:r w:rsidR="00E02B1A">
        <w:rPr>
          <w:rFonts w:ascii="Arial" w:hAnsi="Arial" w:cs="Arial"/>
          <w:sz w:val="22"/>
          <w:szCs w:val="22"/>
        </w:rPr>
        <w:t>2, RNA</w:t>
      </w:r>
      <w:r w:rsidR="00835768">
        <w:rPr>
          <w:rFonts w:ascii="Arial" w:hAnsi="Arial" w:cs="Arial"/>
          <w:sz w:val="22"/>
          <w:szCs w:val="22"/>
        </w:rPr>
        <w:t xml:space="preserve"> </w:t>
      </w:r>
      <w:r w:rsidR="00E02B1A">
        <w:rPr>
          <w:rFonts w:ascii="Arial" w:hAnsi="Arial" w:cs="Arial"/>
          <w:sz w:val="22"/>
          <w:szCs w:val="22"/>
        </w:rPr>
        <w:t xml:space="preserve">3, or chaq virus </w:t>
      </w:r>
      <w:r>
        <w:rPr>
          <w:rFonts w:ascii="Arial" w:hAnsi="Arial" w:cs="Arial"/>
          <w:sz w:val="22"/>
          <w:szCs w:val="22"/>
        </w:rPr>
        <w:t>(</w:t>
      </w:r>
      <w:r w:rsidR="008B5090" w:rsidRPr="00115BE1">
        <w:rPr>
          <w:rFonts w:ascii="Arial" w:hAnsi="Arial" w:cs="Arial"/>
          <w:b/>
          <w:bCs/>
          <w:sz w:val="22"/>
          <w:szCs w:val="22"/>
        </w:rPr>
        <w:t>Supp.</w:t>
      </w:r>
      <w:r w:rsidR="008B5090">
        <w:rPr>
          <w:rFonts w:ascii="Arial" w:hAnsi="Arial" w:cs="Arial"/>
          <w:sz w:val="22"/>
          <w:szCs w:val="22"/>
        </w:rPr>
        <w:t xml:space="preserve"> </w:t>
      </w:r>
      <w:r w:rsidRPr="00B32DED">
        <w:rPr>
          <w:rFonts w:ascii="Arial" w:hAnsi="Arial" w:cs="Arial"/>
          <w:b/>
          <w:bCs/>
          <w:sz w:val="22"/>
          <w:szCs w:val="22"/>
        </w:rPr>
        <w:t xml:space="preserve">Fig. </w:t>
      </w:r>
      <w:ins w:id="499" w:author="Keene-Snickers,Lexi" w:date="2025-08-06T14:58:00Z" w16du:dateUtc="2025-08-06T13:58:00Z">
        <w:r w:rsidR="006E3D0E">
          <w:rPr>
            <w:rFonts w:ascii="Arial" w:hAnsi="Arial" w:cs="Arial"/>
            <w:b/>
            <w:bCs/>
            <w:sz w:val="22"/>
            <w:szCs w:val="22"/>
          </w:rPr>
          <w:t>6</w:t>
        </w:r>
      </w:ins>
      <w:del w:id="500" w:author="Keene-Snickers,Lexi" w:date="2025-08-06T14:58:00Z" w16du:dateUtc="2025-08-06T13:58:00Z">
        <w:r w:rsidR="008B5090" w:rsidRPr="00115BE1" w:rsidDel="006E3D0E">
          <w:rPr>
            <w:rFonts w:ascii="Arial" w:hAnsi="Arial" w:cs="Arial"/>
            <w:b/>
            <w:bCs/>
            <w:sz w:val="22"/>
            <w:szCs w:val="22"/>
          </w:rPr>
          <w:delText>5</w:delText>
        </w:r>
      </w:del>
      <w:r>
        <w:rPr>
          <w:rFonts w:ascii="Arial" w:hAnsi="Arial" w:cs="Arial"/>
          <w:sz w:val="22"/>
          <w:szCs w:val="22"/>
        </w:rPr>
        <w:t xml:space="preserve">).  </w:t>
      </w:r>
      <w:r w:rsidR="004E1594" w:rsidRPr="004E1594">
        <w:rPr>
          <w:rFonts w:ascii="Arial" w:hAnsi="Arial" w:cs="Arial"/>
          <w:sz w:val="22"/>
          <w:szCs w:val="22"/>
        </w:rPr>
        <w:t>The median level of RNA</w:t>
      </w:r>
      <w:r w:rsidR="00835768">
        <w:rPr>
          <w:rFonts w:ascii="Arial" w:hAnsi="Arial" w:cs="Arial"/>
          <w:sz w:val="22"/>
          <w:szCs w:val="22"/>
        </w:rPr>
        <w:t xml:space="preserve"> </w:t>
      </w:r>
      <w:r w:rsidR="004E1594" w:rsidRPr="004E1594">
        <w:rPr>
          <w:rFonts w:ascii="Arial" w:hAnsi="Arial" w:cs="Arial"/>
          <w:sz w:val="22"/>
          <w:szCs w:val="22"/>
        </w:rPr>
        <w:t>1 mapping reads per million total reads (RPM) was 193</w:t>
      </w:r>
      <w:r w:rsidR="00E02B1A">
        <w:rPr>
          <w:rFonts w:ascii="Arial" w:hAnsi="Arial" w:cs="Arial"/>
          <w:sz w:val="22"/>
          <w:szCs w:val="22"/>
        </w:rPr>
        <w:t>, which was</w:t>
      </w:r>
      <w:r w:rsidR="004E1594" w:rsidRPr="004E1594">
        <w:rPr>
          <w:rFonts w:ascii="Arial" w:hAnsi="Arial" w:cs="Arial"/>
          <w:sz w:val="22"/>
          <w:szCs w:val="22"/>
        </w:rPr>
        <w:t xml:space="preserve"> significantly lower than the median RPM values for RNA</w:t>
      </w:r>
      <w:r w:rsidR="00835768">
        <w:rPr>
          <w:rFonts w:ascii="Arial" w:hAnsi="Arial" w:cs="Arial"/>
          <w:sz w:val="22"/>
          <w:szCs w:val="22"/>
        </w:rPr>
        <w:t xml:space="preserve"> </w:t>
      </w:r>
      <w:r w:rsidR="004E1594" w:rsidRPr="004E1594">
        <w:rPr>
          <w:rFonts w:ascii="Arial" w:hAnsi="Arial" w:cs="Arial"/>
          <w:sz w:val="22"/>
          <w:szCs w:val="22"/>
        </w:rPr>
        <w:t>2 and RNA</w:t>
      </w:r>
      <w:r w:rsidR="00835768">
        <w:rPr>
          <w:rFonts w:ascii="Arial" w:hAnsi="Arial" w:cs="Arial"/>
          <w:sz w:val="22"/>
          <w:szCs w:val="22"/>
        </w:rPr>
        <w:t xml:space="preserve"> </w:t>
      </w:r>
      <w:r w:rsidR="004E1594" w:rsidRPr="004E1594">
        <w:rPr>
          <w:rFonts w:ascii="Arial" w:hAnsi="Arial" w:cs="Arial"/>
          <w:sz w:val="22"/>
          <w:szCs w:val="22"/>
        </w:rPr>
        <w:t xml:space="preserve">3 of 428 and 448 respectively (Wilcoxon p adjusted = 0.025 and 0.026; </w:t>
      </w:r>
      <w:r w:rsidR="008B5090" w:rsidRPr="00115BE1">
        <w:rPr>
          <w:rFonts w:ascii="Arial" w:hAnsi="Arial" w:cs="Arial"/>
          <w:b/>
          <w:bCs/>
          <w:sz w:val="22"/>
          <w:szCs w:val="22"/>
        </w:rPr>
        <w:t>Supp.</w:t>
      </w:r>
      <w:r w:rsidR="008B5090">
        <w:rPr>
          <w:rFonts w:ascii="Arial" w:hAnsi="Arial" w:cs="Arial"/>
          <w:sz w:val="22"/>
          <w:szCs w:val="22"/>
        </w:rPr>
        <w:t xml:space="preserve"> </w:t>
      </w:r>
      <w:r w:rsidR="004E1594" w:rsidRPr="00115BE1">
        <w:rPr>
          <w:rFonts w:ascii="Arial" w:hAnsi="Arial" w:cs="Arial"/>
          <w:b/>
          <w:bCs/>
          <w:sz w:val="22"/>
          <w:szCs w:val="22"/>
        </w:rPr>
        <w:t xml:space="preserve">Fig. </w:t>
      </w:r>
      <w:ins w:id="501" w:author="Keene-Snickers,Lexi" w:date="2025-08-06T14:58:00Z" w16du:dateUtc="2025-08-06T13:58:00Z">
        <w:r w:rsidR="006E3D0E">
          <w:rPr>
            <w:rFonts w:ascii="Arial" w:hAnsi="Arial" w:cs="Arial"/>
            <w:b/>
            <w:bCs/>
            <w:sz w:val="22"/>
            <w:szCs w:val="22"/>
          </w:rPr>
          <w:t>6</w:t>
        </w:r>
      </w:ins>
      <w:del w:id="502" w:author="Keene-Snickers,Lexi" w:date="2025-08-06T14:58:00Z" w16du:dateUtc="2025-08-06T13:58:00Z">
        <w:r w:rsidR="008B5090" w:rsidDel="006E3D0E">
          <w:rPr>
            <w:rFonts w:ascii="Arial" w:hAnsi="Arial" w:cs="Arial"/>
            <w:b/>
            <w:bCs/>
            <w:sz w:val="22"/>
            <w:szCs w:val="22"/>
          </w:rPr>
          <w:delText>5</w:delText>
        </w:r>
      </w:del>
      <w:r w:rsidR="004E1594" w:rsidRPr="004E1594">
        <w:rPr>
          <w:rFonts w:ascii="Arial" w:hAnsi="Arial" w:cs="Arial"/>
          <w:sz w:val="22"/>
          <w:szCs w:val="22"/>
        </w:rPr>
        <w:t>).</w:t>
      </w:r>
    </w:p>
    <w:p w14:paraId="3577C0BF" w14:textId="77777777" w:rsidR="004E1594" w:rsidRDefault="004E1594" w:rsidP="00674D4C">
      <w:pPr>
        <w:spacing w:line="360" w:lineRule="auto"/>
        <w:ind w:firstLine="720"/>
        <w:rPr>
          <w:rFonts w:ascii="Arial" w:hAnsi="Arial" w:cs="Arial"/>
          <w:sz w:val="22"/>
          <w:szCs w:val="22"/>
        </w:rPr>
      </w:pPr>
    </w:p>
    <w:p w14:paraId="5D67507D" w14:textId="14F113F4" w:rsidR="00674D4C" w:rsidRDefault="00674D4C" w:rsidP="00674D4C">
      <w:pPr>
        <w:spacing w:line="360" w:lineRule="auto"/>
        <w:ind w:firstLine="720"/>
        <w:rPr>
          <w:rFonts w:ascii="Arial" w:hAnsi="Arial" w:cs="Arial"/>
          <w:sz w:val="22"/>
          <w:szCs w:val="22"/>
        </w:rPr>
      </w:pPr>
      <w:r>
        <w:rPr>
          <w:rFonts w:ascii="Arial" w:hAnsi="Arial" w:cs="Arial"/>
          <w:sz w:val="22"/>
          <w:szCs w:val="22"/>
        </w:rPr>
        <w:t>Some datasets, including datasets with plenty of galbut virus-mapping reads, did not produce chaq virus sequences (</w:t>
      </w:r>
      <w:r w:rsidRPr="006264D3">
        <w:rPr>
          <w:rFonts w:ascii="Arial" w:hAnsi="Arial" w:cs="Arial"/>
          <w:b/>
          <w:bCs/>
          <w:sz w:val="22"/>
          <w:szCs w:val="22"/>
        </w:rPr>
        <w:t xml:space="preserve">Fig. </w:t>
      </w:r>
      <w:ins w:id="503" w:author="Keene-Snickers,Lexi" w:date="2025-08-06T14:58:00Z" w16du:dateUtc="2025-08-06T13:58:00Z">
        <w:r w:rsidR="006E3D0E">
          <w:rPr>
            <w:rFonts w:ascii="Arial" w:hAnsi="Arial" w:cs="Arial"/>
            <w:b/>
            <w:bCs/>
            <w:sz w:val="22"/>
            <w:szCs w:val="22"/>
          </w:rPr>
          <w:t>6</w:t>
        </w:r>
      </w:ins>
      <w:del w:id="504" w:author="Keene-Snickers,Lexi" w:date="2025-08-06T14:58:00Z" w16du:dateUtc="2025-08-06T13:58:00Z">
        <w:r w:rsidDel="006E3D0E">
          <w:rPr>
            <w:rFonts w:ascii="Arial" w:hAnsi="Arial" w:cs="Arial"/>
            <w:b/>
            <w:bCs/>
            <w:sz w:val="22"/>
            <w:szCs w:val="22"/>
          </w:rPr>
          <w:delText>7</w:delText>
        </w:r>
      </w:del>
      <w:r>
        <w:rPr>
          <w:rFonts w:ascii="Arial" w:hAnsi="Arial" w:cs="Arial"/>
          <w:sz w:val="22"/>
          <w:szCs w:val="22"/>
        </w:rPr>
        <w:t xml:space="preserve">). This </w:t>
      </w:r>
      <w:r w:rsidR="004E1594">
        <w:rPr>
          <w:rFonts w:ascii="Arial" w:hAnsi="Arial" w:cs="Arial"/>
          <w:sz w:val="22"/>
          <w:szCs w:val="22"/>
        </w:rPr>
        <w:t xml:space="preserve">corroborates prior reports that chaq virus is not present in every galbut virus infection and </w:t>
      </w:r>
      <w:r>
        <w:rPr>
          <w:rFonts w:ascii="Arial" w:hAnsi="Arial" w:cs="Arial"/>
          <w:sz w:val="22"/>
          <w:szCs w:val="22"/>
        </w:rPr>
        <w:t xml:space="preserve">reflects chaq virus’s status as a </w:t>
      </w:r>
      <w:r w:rsidR="004E1594">
        <w:rPr>
          <w:rFonts w:ascii="Arial" w:hAnsi="Arial" w:cs="Arial"/>
          <w:sz w:val="22"/>
          <w:szCs w:val="22"/>
        </w:rPr>
        <w:t xml:space="preserve">likely </w:t>
      </w:r>
      <w:r>
        <w:rPr>
          <w:rFonts w:ascii="Arial" w:hAnsi="Arial" w:cs="Arial"/>
          <w:sz w:val="22"/>
          <w:szCs w:val="22"/>
        </w:rPr>
        <w:t>satellite of galbut virus</w:t>
      </w:r>
      <w:sdt>
        <w:sdtPr>
          <w:rPr>
            <w:rFonts w:ascii="Arial" w:hAnsi="Arial" w:cs="Arial"/>
            <w:color w:val="000000"/>
            <w:sz w:val="22"/>
            <w:szCs w:val="22"/>
            <w:vertAlign w:val="superscript"/>
          </w:rPr>
          <w:tag w:val="MENDELEY_CITATION_v3_eyJjaXRhdGlvbklEIjoiTUVOREVMRVlfQ0lUQVRJT05fZTIwMTU2YmMtYzNkMy00NjQwLWFmY2ItMzFiMjZjMDEzZGQ4IiwicHJvcGVydGllcyI6eyJub3RlSW5kZXgiOjB9LCJpc0VkaXRlZCI6ZmFsc2UsIm1hbnVhbE92ZXJyaWRlIjp7ImlzTWFudWFsbHlPdmVycmlkZGVuIjpmYWxzZSwiY2l0ZXByb2NUZXh0IjoiPHN1cD41LDgsMTQsMTU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0s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mNvbnRhaW5lci10aXRsZS1zaG9ydCI6IkogR2VuIFZpcm9s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"/>
          <w:id w:val="8658363"/>
          <w:placeholder>
            <w:docPart w:val="A679120BA74FC44EBF6EB5B22E531A77"/>
          </w:placeholder>
        </w:sdtPr>
        <w:sdtContent>
          <w:ins w:id="505" w:author="Keene-Snickers,Lexi" w:date="2025-08-08T16:10:00Z" w16du:dateUtc="2025-08-08T15:10:00Z">
            <w:r w:rsidR="003504EF" w:rsidRPr="003504EF">
              <w:rPr>
                <w:rFonts w:ascii="Arial" w:hAnsi="Arial" w:cs="Arial"/>
                <w:color w:val="000000"/>
                <w:sz w:val="22"/>
                <w:szCs w:val="22"/>
                <w:vertAlign w:val="superscript"/>
              </w:rPr>
              <w:t>5,8,14,15</w:t>
            </w:r>
          </w:ins>
          <w:del w:id="506" w:author="Keene-Snickers,Lexi" w:date="2025-08-08T16:10:00Z" w16du:dateUtc="2025-08-08T15:10:00Z">
            <w:r w:rsidR="003504EF" w:rsidRPr="003504EF" w:rsidDel="003504EF">
              <w:rPr>
                <w:rFonts w:ascii="Arial" w:hAnsi="Arial" w:cs="Arial"/>
                <w:color w:val="000000"/>
                <w:sz w:val="22"/>
                <w:szCs w:val="22"/>
                <w:vertAlign w:val="superscript"/>
              </w:rPr>
              <w:delText>5,8,14,15</w:delText>
            </w:r>
          </w:del>
        </w:sdtContent>
      </w:sdt>
      <w:r>
        <w:rPr>
          <w:rFonts w:ascii="Arial" w:hAnsi="Arial" w:cs="Arial"/>
          <w:sz w:val="22"/>
          <w:szCs w:val="22"/>
        </w:rPr>
        <w:t xml:space="preserve">. </w:t>
      </w:r>
    </w:p>
    <w:p w14:paraId="5F87A27A" w14:textId="77777777" w:rsidR="00674D4C" w:rsidRDefault="00674D4C" w:rsidP="00674D4C">
      <w:pPr>
        <w:spacing w:line="360" w:lineRule="auto"/>
        <w:ind w:firstLine="720"/>
        <w:rPr>
          <w:rFonts w:ascii="Arial" w:hAnsi="Arial" w:cs="Arial"/>
          <w:sz w:val="22"/>
          <w:szCs w:val="22"/>
        </w:rPr>
      </w:pPr>
    </w:p>
    <w:p w14:paraId="7170FEB4" w14:textId="0D74FBA0" w:rsidR="00674D4C" w:rsidRDefault="00983205" w:rsidP="00674D4C">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BE5E3CB" wp14:editId="7D8EEE12">
            <wp:extent cx="5943600" cy="3416300"/>
            <wp:effectExtent l="0" t="0" r="0" b="0"/>
            <wp:docPr id="600964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64744" name="Picture 600964744"/>
                    <pic:cNvPicPr/>
                  </pic:nvPicPr>
                  <pic:blipFill>
                    <a:blip r:embed="rId29"/>
                    <a:stretch>
                      <a:fillRect/>
                    </a:stretch>
                  </pic:blipFill>
                  <pic:spPr>
                    <a:xfrm>
                      <a:off x="0" y="0"/>
                      <a:ext cx="5943600" cy="3416300"/>
                    </a:xfrm>
                    <a:prstGeom prst="rect">
                      <a:avLst/>
                    </a:prstGeom>
                  </pic:spPr>
                </pic:pic>
              </a:graphicData>
            </a:graphic>
          </wp:inline>
        </w:drawing>
      </w:r>
    </w:p>
    <w:p w14:paraId="233120FE" w14:textId="0EBE3F62" w:rsidR="00674D4C" w:rsidRDefault="00674D4C" w:rsidP="00674D4C">
      <w:pPr>
        <w:spacing w:line="360" w:lineRule="auto"/>
        <w:rPr>
          <w:rFonts w:ascii="Arial" w:hAnsi="Arial" w:cs="Arial"/>
          <w:sz w:val="22"/>
          <w:szCs w:val="22"/>
        </w:rPr>
      </w:pPr>
      <w:r>
        <w:rPr>
          <w:rFonts w:ascii="Arial" w:hAnsi="Arial" w:cs="Arial"/>
          <w:b/>
          <w:bCs/>
          <w:sz w:val="22"/>
          <w:szCs w:val="22"/>
        </w:rPr>
        <w:t xml:space="preserve">Figure </w:t>
      </w:r>
      <w:ins w:id="507" w:author="Keene-Snickers,Lexi" w:date="2025-08-06T14:58:00Z" w16du:dateUtc="2025-08-06T13:58:00Z">
        <w:r w:rsidR="006E3D0E">
          <w:rPr>
            <w:rFonts w:ascii="Arial" w:hAnsi="Arial" w:cs="Arial"/>
            <w:b/>
            <w:bCs/>
            <w:sz w:val="22"/>
            <w:szCs w:val="22"/>
          </w:rPr>
          <w:t>6</w:t>
        </w:r>
      </w:ins>
      <w:del w:id="508" w:author="Keene-Snickers,Lexi" w:date="2025-08-06T14:58:00Z" w16du:dateUtc="2025-08-06T13:58:00Z">
        <w:r w:rsidDel="006E3D0E">
          <w:rPr>
            <w:rFonts w:ascii="Arial" w:hAnsi="Arial" w:cs="Arial"/>
            <w:b/>
            <w:bCs/>
            <w:sz w:val="22"/>
            <w:szCs w:val="22"/>
          </w:rPr>
          <w:delText>7</w:delText>
        </w:r>
      </w:del>
      <w:r>
        <w:rPr>
          <w:rFonts w:ascii="Arial" w:hAnsi="Arial" w:cs="Arial"/>
          <w:b/>
          <w:bCs/>
          <w:sz w:val="22"/>
          <w:szCs w:val="22"/>
        </w:rPr>
        <w:t>: Galbut virus coinfection is common and does not require complete sets of all three segments.</w:t>
      </w:r>
      <w:r>
        <w:rPr>
          <w:rFonts w:ascii="Arial" w:hAnsi="Arial" w:cs="Arial"/>
          <w:sz w:val="22"/>
          <w:szCs w:val="22"/>
        </w:rPr>
        <w:t xml:space="preserve"> Heatmaps depicting the number of sequences </w:t>
      </w:r>
      <w:r w:rsidR="00CC4566">
        <w:rPr>
          <w:rFonts w:ascii="Arial" w:hAnsi="Arial" w:cs="Arial"/>
          <w:sz w:val="22"/>
          <w:szCs w:val="22"/>
        </w:rPr>
        <w:t xml:space="preserve">(complete or partial) </w:t>
      </w:r>
      <w:r>
        <w:rPr>
          <w:rFonts w:ascii="Arial" w:hAnsi="Arial" w:cs="Arial"/>
          <w:sz w:val="22"/>
          <w:szCs w:val="22"/>
        </w:rPr>
        <w:t>recovered for each segment for (A) samples with evidence of coinfection, or (B) samples with no evidence of coinfection. Asterisks (*) indicate partial sequences where coverage was not sufficient to recover coding-complete sequences.</w:t>
      </w:r>
    </w:p>
    <w:p w14:paraId="4B7B4368" w14:textId="77777777" w:rsidR="008B5090" w:rsidRDefault="008B5090" w:rsidP="00674D4C">
      <w:pPr>
        <w:spacing w:line="360" w:lineRule="auto"/>
        <w:rPr>
          <w:rFonts w:ascii="Arial" w:hAnsi="Arial" w:cs="Arial"/>
          <w:sz w:val="22"/>
          <w:szCs w:val="22"/>
        </w:rPr>
      </w:pPr>
    </w:p>
    <w:p w14:paraId="3554EBEC" w14:textId="49FC4601" w:rsidR="00456F9F" w:rsidRDefault="00972F9B" w:rsidP="00674D4C">
      <w:pPr>
        <w:spacing w:line="360" w:lineRule="auto"/>
        <w:rPr>
          <w:rFonts w:ascii="Arial" w:hAnsi="Arial" w:cs="Arial"/>
          <w:sz w:val="22"/>
          <w:szCs w:val="22"/>
        </w:rPr>
      </w:pPr>
      <w:r w:rsidRPr="00972F9B">
        <w:rPr>
          <w:rFonts w:ascii="Arial" w:hAnsi="Arial" w:cs="Arial"/>
          <w:noProof/>
          <w:sz w:val="22"/>
          <w:szCs w:val="22"/>
        </w:rPr>
        <w:lastRenderedPageBreak/>
        <w:drawing>
          <wp:inline distT="0" distB="0" distL="0" distR="0" wp14:anchorId="6B198DBF" wp14:editId="5BFE244A">
            <wp:extent cx="4406204" cy="3408218"/>
            <wp:effectExtent l="0" t="0" r="1270" b="0"/>
            <wp:docPr id="4097072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7297" name="Picture 1" descr="A diagram of a graph&#10;&#10;AI-generated content may be incorrect."/>
                    <pic:cNvPicPr/>
                  </pic:nvPicPr>
                  <pic:blipFill>
                    <a:blip r:embed="rId30"/>
                    <a:stretch>
                      <a:fillRect/>
                    </a:stretch>
                  </pic:blipFill>
                  <pic:spPr>
                    <a:xfrm>
                      <a:off x="0" y="0"/>
                      <a:ext cx="4413239" cy="3413660"/>
                    </a:xfrm>
                    <a:prstGeom prst="rect">
                      <a:avLst/>
                    </a:prstGeom>
                  </pic:spPr>
                </pic:pic>
              </a:graphicData>
            </a:graphic>
          </wp:inline>
        </w:drawing>
      </w:r>
    </w:p>
    <w:p w14:paraId="6D9FA89D" w14:textId="616F7FAB" w:rsidR="009E631C" w:rsidRDefault="008B5090" w:rsidP="00674D4C">
      <w:pPr>
        <w:spacing w:line="360" w:lineRule="auto"/>
        <w:rPr>
          <w:rFonts w:ascii="Arial" w:hAnsi="Arial" w:cs="Arial"/>
          <w:sz w:val="22"/>
          <w:szCs w:val="22"/>
        </w:rPr>
      </w:pPr>
      <w:r>
        <w:rPr>
          <w:rFonts w:ascii="Arial" w:hAnsi="Arial" w:cs="Arial"/>
          <w:b/>
          <w:bCs/>
          <w:sz w:val="22"/>
          <w:szCs w:val="22"/>
        </w:rPr>
        <w:t xml:space="preserve">Supplemental Figure </w:t>
      </w:r>
      <w:ins w:id="509" w:author="Keene-Snickers,Lexi" w:date="2025-08-06T14:58:00Z" w16du:dateUtc="2025-08-06T13:58:00Z">
        <w:r w:rsidR="006E3D0E">
          <w:rPr>
            <w:rFonts w:ascii="Arial" w:hAnsi="Arial" w:cs="Arial"/>
            <w:b/>
            <w:bCs/>
            <w:sz w:val="22"/>
            <w:szCs w:val="22"/>
          </w:rPr>
          <w:t>6</w:t>
        </w:r>
      </w:ins>
      <w:del w:id="510" w:author="Keene-Snickers,Lexi" w:date="2025-08-06T14:58:00Z" w16du:dateUtc="2025-08-06T13:58:00Z">
        <w:r w:rsidDel="006E3D0E">
          <w:rPr>
            <w:rFonts w:ascii="Arial" w:hAnsi="Arial" w:cs="Arial"/>
            <w:b/>
            <w:bCs/>
            <w:sz w:val="22"/>
            <w:szCs w:val="22"/>
          </w:rPr>
          <w:delText>5</w:delText>
        </w:r>
      </w:del>
      <w:r>
        <w:rPr>
          <w:rFonts w:ascii="Arial" w:hAnsi="Arial" w:cs="Arial"/>
          <w:b/>
          <w:bCs/>
          <w:sz w:val="22"/>
          <w:szCs w:val="22"/>
        </w:rPr>
        <w:t>:</w:t>
      </w:r>
      <w:r w:rsidR="009E631C">
        <w:rPr>
          <w:rFonts w:ascii="Arial" w:hAnsi="Arial" w:cs="Arial"/>
          <w:b/>
          <w:bCs/>
          <w:sz w:val="22"/>
          <w:szCs w:val="22"/>
        </w:rPr>
        <w:t xml:space="preserve"> Galbut virus RNA</w:t>
      </w:r>
      <w:r w:rsidR="00835768">
        <w:rPr>
          <w:rFonts w:ascii="Arial" w:hAnsi="Arial" w:cs="Arial"/>
          <w:b/>
          <w:bCs/>
          <w:sz w:val="22"/>
          <w:szCs w:val="22"/>
        </w:rPr>
        <w:t xml:space="preserve"> </w:t>
      </w:r>
      <w:r w:rsidR="009E631C">
        <w:rPr>
          <w:rFonts w:ascii="Arial" w:hAnsi="Arial" w:cs="Arial"/>
          <w:b/>
          <w:bCs/>
          <w:sz w:val="22"/>
          <w:szCs w:val="22"/>
        </w:rPr>
        <w:t>1 levels are lower than other segments.</w:t>
      </w:r>
      <w:r w:rsidR="009E631C">
        <w:rPr>
          <w:rFonts w:ascii="Arial" w:hAnsi="Arial" w:cs="Arial"/>
          <w:sz w:val="22"/>
          <w:szCs w:val="22"/>
        </w:rPr>
        <w:t xml:space="preserve"> The number of reads mapping to the indicated galbut or chaq virus segments per million total reads (RPM) is plotted. Each point represents the RPM value from a single fly. In cases of co-infection, read counts were summed. </w:t>
      </w:r>
      <w:r w:rsidR="008F36F6">
        <w:rPr>
          <w:rFonts w:ascii="Arial" w:hAnsi="Arial" w:cs="Arial"/>
          <w:sz w:val="22"/>
          <w:szCs w:val="22"/>
        </w:rPr>
        <w:t>Asterisk (</w:t>
      </w:r>
      <w:r w:rsidR="009E631C">
        <w:rPr>
          <w:rFonts w:ascii="Arial" w:hAnsi="Arial" w:cs="Arial"/>
          <w:sz w:val="22"/>
          <w:szCs w:val="22"/>
        </w:rPr>
        <w:t>*</w:t>
      </w:r>
      <w:r w:rsidR="008F36F6">
        <w:rPr>
          <w:rFonts w:ascii="Arial" w:hAnsi="Arial" w:cs="Arial"/>
          <w:sz w:val="22"/>
          <w:szCs w:val="22"/>
        </w:rPr>
        <w:t>)</w:t>
      </w:r>
      <w:r w:rsidR="009E631C">
        <w:rPr>
          <w:rFonts w:ascii="Arial" w:hAnsi="Arial" w:cs="Arial"/>
          <w:sz w:val="22"/>
          <w:szCs w:val="22"/>
        </w:rPr>
        <w:t xml:space="preserve"> indicates Wilcoxon test adjusted p-value &lt; 0.05; other comparisons were not significant.</w:t>
      </w:r>
    </w:p>
    <w:p w14:paraId="0075F43B" w14:textId="77777777" w:rsidR="00427780" w:rsidRDefault="00427780" w:rsidP="00674D4C">
      <w:pPr>
        <w:spacing w:line="360" w:lineRule="auto"/>
        <w:rPr>
          <w:rFonts w:ascii="Arial" w:hAnsi="Arial" w:cs="Arial"/>
          <w:sz w:val="22"/>
          <w:szCs w:val="22"/>
        </w:rPr>
      </w:pPr>
    </w:p>
    <w:p w14:paraId="43B027F3" w14:textId="5959E6B5" w:rsidR="00674D4C" w:rsidRDefault="00BE7A9B" w:rsidP="00674D4C">
      <w:pPr>
        <w:spacing w:line="360" w:lineRule="auto"/>
        <w:rPr>
          <w:rFonts w:ascii="Arial" w:hAnsi="Arial" w:cs="Arial"/>
          <w:b/>
          <w:bCs/>
          <w:sz w:val="22"/>
          <w:szCs w:val="22"/>
        </w:rPr>
      </w:pPr>
      <w:r w:rsidRPr="00115BE1">
        <w:rPr>
          <w:rFonts w:ascii="Arial" w:hAnsi="Arial" w:cs="Arial"/>
          <w:b/>
          <w:bCs/>
          <w:sz w:val="22"/>
          <w:szCs w:val="22"/>
        </w:rPr>
        <w:t xml:space="preserve">Galbut virus RNA 3 is more diverse than RNA 1 or 2 and </w:t>
      </w:r>
      <w:r w:rsidR="0062769A">
        <w:rPr>
          <w:rFonts w:ascii="Arial" w:hAnsi="Arial" w:cs="Arial"/>
          <w:b/>
          <w:bCs/>
          <w:sz w:val="22"/>
          <w:szCs w:val="22"/>
        </w:rPr>
        <w:t xml:space="preserve">shows evidence of diversifying </w:t>
      </w:r>
      <w:r w:rsidRPr="00115BE1">
        <w:rPr>
          <w:rFonts w:ascii="Arial" w:hAnsi="Arial" w:cs="Arial"/>
          <w:b/>
          <w:bCs/>
          <w:sz w:val="22"/>
          <w:szCs w:val="22"/>
        </w:rPr>
        <w:t>selecti</w:t>
      </w:r>
      <w:r w:rsidR="0062769A">
        <w:rPr>
          <w:rFonts w:ascii="Arial" w:hAnsi="Arial" w:cs="Arial"/>
          <w:b/>
          <w:bCs/>
          <w:sz w:val="22"/>
          <w:szCs w:val="22"/>
        </w:rPr>
        <w:t>on</w:t>
      </w:r>
    </w:p>
    <w:p w14:paraId="7D28A599" w14:textId="77777777" w:rsidR="00D22BFC" w:rsidRDefault="00D22BFC" w:rsidP="00674D4C">
      <w:pPr>
        <w:spacing w:line="360" w:lineRule="auto"/>
        <w:rPr>
          <w:rFonts w:ascii="Arial" w:hAnsi="Arial" w:cs="Arial"/>
          <w:b/>
          <w:bCs/>
          <w:sz w:val="22"/>
          <w:szCs w:val="22"/>
        </w:rPr>
      </w:pPr>
    </w:p>
    <w:p w14:paraId="0B5C320A" w14:textId="2B534073" w:rsidR="00A94DFE" w:rsidRDefault="001B34D8" w:rsidP="006264D3">
      <w:pPr>
        <w:spacing w:line="360" w:lineRule="auto"/>
        <w:rPr>
          <w:rFonts w:ascii="Arial" w:hAnsi="Arial" w:cs="Arial"/>
          <w:sz w:val="22"/>
          <w:szCs w:val="22"/>
        </w:rPr>
      </w:pPr>
      <w:r>
        <w:rPr>
          <w:rFonts w:ascii="Arial" w:hAnsi="Arial" w:cs="Arial"/>
          <w:sz w:val="22"/>
          <w:szCs w:val="22"/>
        </w:rPr>
        <w:tab/>
      </w:r>
      <w:r w:rsidR="00A94DFE">
        <w:rPr>
          <w:rFonts w:ascii="Arial" w:hAnsi="Arial" w:cs="Arial"/>
          <w:sz w:val="22"/>
          <w:szCs w:val="22"/>
        </w:rPr>
        <w:t>We quantif</w:t>
      </w:r>
      <w:r w:rsidR="00BE4AE3">
        <w:rPr>
          <w:rFonts w:ascii="Arial" w:hAnsi="Arial" w:cs="Arial"/>
          <w:sz w:val="22"/>
          <w:szCs w:val="22"/>
        </w:rPr>
        <w:t>ied</w:t>
      </w:r>
      <w:r w:rsidR="00A94DFE">
        <w:rPr>
          <w:rFonts w:ascii="Arial" w:hAnsi="Arial" w:cs="Arial"/>
          <w:sz w:val="22"/>
          <w:szCs w:val="22"/>
        </w:rPr>
        <w:t xml:space="preserve"> within segment diversity of galbut virus and chaq virus</w:t>
      </w:r>
      <w:r w:rsidR="00BE4AE3">
        <w:rPr>
          <w:rFonts w:ascii="Arial" w:hAnsi="Arial" w:cs="Arial"/>
          <w:sz w:val="22"/>
          <w:szCs w:val="22"/>
        </w:rPr>
        <w:t xml:space="preserve"> sequences</w:t>
      </w:r>
      <w:r w:rsidR="00A94DFE">
        <w:rPr>
          <w:rFonts w:ascii="Arial" w:hAnsi="Arial" w:cs="Arial"/>
          <w:sz w:val="22"/>
          <w:szCs w:val="22"/>
        </w:rPr>
        <w:t xml:space="preserve">. </w:t>
      </w:r>
      <w:r w:rsidR="00A94DFE" w:rsidRPr="001F717A">
        <w:rPr>
          <w:rFonts w:ascii="Arial" w:hAnsi="Arial" w:cs="Arial"/>
          <w:sz w:val="22"/>
          <w:szCs w:val="22"/>
        </w:rPr>
        <w:t>Galbut virus segments exhibited varying levels of sequence diversity (Kruskal-</w:t>
      </w:r>
      <w:proofErr w:type="gramStart"/>
      <w:r w:rsidR="00A94DFE" w:rsidRPr="001F717A">
        <w:rPr>
          <w:rFonts w:ascii="Arial" w:hAnsi="Arial" w:cs="Arial"/>
          <w:sz w:val="22"/>
          <w:szCs w:val="22"/>
        </w:rPr>
        <w:t>Wallis</w:t>
      </w:r>
      <w:proofErr w:type="gramEnd"/>
      <w:r w:rsidR="00A94DFE" w:rsidRPr="001F717A">
        <w:rPr>
          <w:rFonts w:ascii="Arial" w:hAnsi="Arial" w:cs="Arial"/>
          <w:sz w:val="22"/>
          <w:szCs w:val="22"/>
        </w:rPr>
        <w:t xml:space="preserve"> test</w:t>
      </w:r>
      <w:r w:rsidR="0097593D">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p &lt; 2.2</w:t>
      </w:r>
      <w:r w:rsidR="00A94DFE">
        <w:rPr>
          <w:rFonts w:ascii="Arial" w:hAnsi="Arial" w:cs="Arial"/>
          <w:sz w:val="22"/>
          <w:szCs w:val="22"/>
        </w:rPr>
        <w:t>x10</w:t>
      </w:r>
      <w:r w:rsidR="00A94DFE" w:rsidRPr="009170D5">
        <w:rPr>
          <w:rFonts w:ascii="Arial" w:hAnsi="Arial" w:cs="Arial"/>
          <w:sz w:val="22"/>
          <w:szCs w:val="22"/>
          <w:vertAlign w:val="superscript"/>
        </w:rPr>
        <w:t>-16</w:t>
      </w:r>
      <w:r w:rsidR="00A94DFE" w:rsidRPr="001F717A">
        <w:rPr>
          <w:rFonts w:ascii="Arial" w:hAnsi="Arial" w:cs="Arial"/>
          <w:sz w:val="22"/>
          <w:szCs w:val="22"/>
        </w:rPr>
        <w:t>). RNA</w:t>
      </w:r>
      <w:r w:rsidR="0097593D">
        <w:rPr>
          <w:rFonts w:ascii="Arial" w:hAnsi="Arial" w:cs="Arial"/>
          <w:sz w:val="22"/>
          <w:szCs w:val="22"/>
        </w:rPr>
        <w:t xml:space="preserve"> </w:t>
      </w:r>
      <w:r w:rsidR="00A94DFE" w:rsidRPr="001F717A">
        <w:rPr>
          <w:rFonts w:ascii="Arial" w:hAnsi="Arial" w:cs="Arial"/>
          <w:sz w:val="22"/>
          <w:szCs w:val="22"/>
        </w:rPr>
        <w:t>3 sequences exhibited the most diversity and RNA</w:t>
      </w:r>
      <w:r w:rsidR="0097593D">
        <w:rPr>
          <w:rFonts w:ascii="Arial" w:hAnsi="Arial" w:cs="Arial"/>
          <w:sz w:val="22"/>
          <w:szCs w:val="22"/>
        </w:rPr>
        <w:t xml:space="preserve"> </w:t>
      </w:r>
      <w:r w:rsidR="00A94DFE" w:rsidRPr="001F717A">
        <w:rPr>
          <w:rFonts w:ascii="Arial" w:hAnsi="Arial" w:cs="Arial"/>
          <w:sz w:val="22"/>
          <w:szCs w:val="22"/>
        </w:rPr>
        <w:t>2 the least (</w:t>
      </w:r>
      <w:r w:rsidR="00A94DFE" w:rsidRPr="009170D5">
        <w:rPr>
          <w:rFonts w:ascii="Arial" w:hAnsi="Arial" w:cs="Arial"/>
          <w:b/>
          <w:bCs/>
          <w:sz w:val="22"/>
          <w:szCs w:val="22"/>
        </w:rPr>
        <w:t xml:space="preserve">Figs. </w:t>
      </w:r>
      <w:del w:id="511" w:author="Keene-Snickers,Lexi" w:date="2025-08-06T14:58:00Z" w16du:dateUtc="2025-08-06T13:58:00Z">
        <w:r w:rsidR="00674D4C" w:rsidDel="006E3D0E">
          <w:rPr>
            <w:rFonts w:ascii="Arial" w:hAnsi="Arial" w:cs="Arial"/>
            <w:b/>
            <w:bCs/>
            <w:sz w:val="22"/>
            <w:szCs w:val="22"/>
          </w:rPr>
          <w:delText>3</w:delText>
        </w:r>
        <w:r w:rsidR="00A94DFE" w:rsidRPr="009170D5" w:rsidDel="006E3D0E">
          <w:rPr>
            <w:rFonts w:ascii="Arial" w:hAnsi="Arial" w:cs="Arial"/>
            <w:b/>
            <w:bCs/>
            <w:sz w:val="22"/>
            <w:szCs w:val="22"/>
          </w:rPr>
          <w:delText xml:space="preserve">, </w:delText>
        </w:r>
        <w:r w:rsidR="00674D4C" w:rsidDel="006E3D0E">
          <w:rPr>
            <w:rFonts w:ascii="Arial" w:hAnsi="Arial" w:cs="Arial"/>
            <w:b/>
            <w:bCs/>
            <w:sz w:val="22"/>
            <w:szCs w:val="22"/>
          </w:rPr>
          <w:delText>4</w:delText>
        </w:r>
        <w:r w:rsidR="00A94DFE" w:rsidRPr="009170D5" w:rsidDel="006E3D0E">
          <w:rPr>
            <w:rFonts w:ascii="Arial" w:hAnsi="Arial" w:cs="Arial"/>
            <w:b/>
            <w:bCs/>
            <w:sz w:val="22"/>
            <w:szCs w:val="22"/>
          </w:rPr>
          <w:delText xml:space="preserve">, </w:delText>
        </w:r>
        <w:r w:rsidR="00674D4C" w:rsidDel="006E3D0E">
          <w:rPr>
            <w:rFonts w:ascii="Arial" w:hAnsi="Arial" w:cs="Arial"/>
            <w:b/>
            <w:bCs/>
            <w:sz w:val="22"/>
            <w:szCs w:val="22"/>
          </w:rPr>
          <w:delText>5</w:delText>
        </w:r>
      </w:del>
      <w:ins w:id="512" w:author="Keene-Snickers,Lexi" w:date="2025-08-06T14:58:00Z" w16du:dateUtc="2025-08-06T13:58:00Z">
        <w:r w:rsidR="006E3D0E">
          <w:rPr>
            <w:rFonts w:ascii="Arial" w:hAnsi="Arial" w:cs="Arial"/>
            <w:b/>
            <w:bCs/>
            <w:sz w:val="22"/>
            <w:szCs w:val="22"/>
          </w:rPr>
          <w:t>2-4</w:t>
        </w:r>
      </w:ins>
      <w:ins w:id="513" w:author="Keene-Snickers,Lexi" w:date="2025-08-06T14:59:00Z" w16du:dateUtc="2025-08-06T13:59:00Z">
        <w:r w:rsidR="006E3D0E">
          <w:rPr>
            <w:rFonts w:ascii="Arial" w:hAnsi="Arial" w:cs="Arial"/>
            <w:b/>
            <w:bCs/>
            <w:sz w:val="22"/>
            <w:szCs w:val="22"/>
          </w:rPr>
          <w:t xml:space="preserve"> &amp; Supp. Fig. 7</w:t>
        </w:r>
      </w:ins>
      <w:del w:id="514" w:author="Keene-Snickers,Lexi" w:date="2025-08-06T14:59:00Z" w16du:dateUtc="2025-08-06T13:59:00Z">
        <w:r w:rsidR="00A94DFE" w:rsidRPr="009170D5" w:rsidDel="006E3D0E">
          <w:rPr>
            <w:rFonts w:ascii="Arial" w:hAnsi="Arial" w:cs="Arial"/>
            <w:b/>
            <w:bCs/>
            <w:sz w:val="22"/>
            <w:szCs w:val="22"/>
          </w:rPr>
          <w:delText>, and 8</w:delText>
        </w:r>
      </w:del>
      <w:r w:rsidR="00A94DFE" w:rsidRPr="001F717A">
        <w:rPr>
          <w:rFonts w:ascii="Arial" w:hAnsi="Arial" w:cs="Arial"/>
          <w:sz w:val="22"/>
          <w:szCs w:val="22"/>
        </w:rPr>
        <w:t>). The median percent identity between RNA</w:t>
      </w:r>
      <w:r w:rsidR="0097593D">
        <w:rPr>
          <w:rFonts w:ascii="Arial" w:hAnsi="Arial" w:cs="Arial"/>
          <w:sz w:val="22"/>
          <w:szCs w:val="22"/>
        </w:rPr>
        <w:t xml:space="preserve"> </w:t>
      </w:r>
      <w:r w:rsidR="00A94DFE" w:rsidRPr="001F717A">
        <w:rPr>
          <w:rFonts w:ascii="Arial" w:hAnsi="Arial" w:cs="Arial"/>
          <w:sz w:val="22"/>
          <w:szCs w:val="22"/>
        </w:rPr>
        <w:t>1, RNA</w:t>
      </w:r>
      <w:r w:rsidR="0097593D">
        <w:rPr>
          <w:rFonts w:ascii="Arial" w:hAnsi="Arial" w:cs="Arial"/>
          <w:sz w:val="22"/>
          <w:szCs w:val="22"/>
        </w:rPr>
        <w:t xml:space="preserve"> </w:t>
      </w:r>
      <w:r w:rsidR="00A94DFE" w:rsidRPr="001F717A">
        <w:rPr>
          <w:rFonts w:ascii="Arial" w:hAnsi="Arial" w:cs="Arial"/>
          <w:sz w:val="22"/>
          <w:szCs w:val="22"/>
        </w:rPr>
        <w:t>2, RNA</w:t>
      </w:r>
      <w:r w:rsidR="0097593D">
        <w:rPr>
          <w:rFonts w:ascii="Arial" w:hAnsi="Arial" w:cs="Arial"/>
          <w:sz w:val="22"/>
          <w:szCs w:val="22"/>
        </w:rPr>
        <w:t xml:space="preserve"> </w:t>
      </w:r>
      <w:r w:rsidR="00A94DFE" w:rsidRPr="001F717A">
        <w:rPr>
          <w:rFonts w:ascii="Arial" w:hAnsi="Arial" w:cs="Arial"/>
          <w:sz w:val="22"/>
          <w:szCs w:val="22"/>
        </w:rPr>
        <w:t>3, and chaq sequences was 89.7%, 91.7%, 83.0%, 91.1%, respectively (</w:t>
      </w:r>
      <w:ins w:id="515" w:author="Stenglein,Mark" w:date="2025-07-28T12:12:00Z" w16du:dateUtc="2025-07-28T18:12:00Z">
        <w:r w:rsidR="00EB3587" w:rsidRPr="00EB3587">
          <w:rPr>
            <w:rFonts w:ascii="Arial" w:hAnsi="Arial" w:cs="Arial"/>
            <w:b/>
            <w:bCs/>
            <w:sz w:val="22"/>
            <w:szCs w:val="22"/>
            <w:rPrChange w:id="516" w:author="Stenglein,Mark" w:date="2025-07-28T12:12:00Z" w16du:dateUtc="2025-07-28T18:12:00Z">
              <w:rPr>
                <w:rFonts w:ascii="Arial" w:hAnsi="Arial" w:cs="Arial"/>
                <w:sz w:val="22"/>
                <w:szCs w:val="22"/>
              </w:rPr>
            </w:rPrChange>
          </w:rPr>
          <w:t>Supp.</w:t>
        </w:r>
        <w:r w:rsidR="00EB3587">
          <w:rPr>
            <w:rFonts w:ascii="Arial" w:hAnsi="Arial" w:cs="Arial"/>
            <w:sz w:val="22"/>
            <w:szCs w:val="22"/>
          </w:rPr>
          <w:t xml:space="preserve"> </w:t>
        </w:r>
      </w:ins>
      <w:r w:rsidR="00A94DFE" w:rsidRPr="009170D5">
        <w:rPr>
          <w:rFonts w:ascii="Arial" w:hAnsi="Arial" w:cs="Arial"/>
          <w:b/>
          <w:bCs/>
          <w:sz w:val="22"/>
          <w:szCs w:val="22"/>
        </w:rPr>
        <w:t xml:space="preserve">Fig. </w:t>
      </w:r>
      <w:del w:id="517" w:author="Stenglein,Mark" w:date="2025-07-28T12:13:00Z" w16du:dateUtc="2025-07-28T18:13:00Z">
        <w:r w:rsidR="00A94DFE" w:rsidRPr="006E3D0E" w:rsidDel="00EB3587">
          <w:rPr>
            <w:rFonts w:ascii="Arial" w:hAnsi="Arial" w:cs="Arial"/>
            <w:b/>
            <w:bCs/>
            <w:sz w:val="22"/>
            <w:szCs w:val="22"/>
          </w:rPr>
          <w:delText>8</w:delText>
        </w:r>
      </w:del>
      <w:ins w:id="518" w:author="Keene-Snickers,Lexi" w:date="2025-08-06T14:59:00Z" w16du:dateUtc="2025-08-06T13:59:00Z">
        <w:r w:rsidR="006E3D0E" w:rsidRPr="006E3D0E">
          <w:rPr>
            <w:rFonts w:ascii="Arial" w:hAnsi="Arial" w:cs="Arial"/>
            <w:b/>
            <w:bCs/>
            <w:sz w:val="22"/>
            <w:szCs w:val="22"/>
            <w:rPrChange w:id="519" w:author="Keene-Snickers,Lexi" w:date="2025-08-06T14:59:00Z" w16du:dateUtc="2025-08-06T13:59:00Z">
              <w:rPr>
                <w:rFonts w:ascii="Arial" w:hAnsi="Arial" w:cs="Arial"/>
                <w:b/>
                <w:bCs/>
                <w:sz w:val="22"/>
                <w:szCs w:val="22"/>
                <w:highlight w:val="yellow"/>
              </w:rPr>
            </w:rPrChange>
          </w:rPr>
          <w:t>7</w:t>
        </w:r>
      </w:ins>
      <w:ins w:id="520" w:author="Stenglein,Mark" w:date="2025-07-28T12:13:00Z" w16du:dateUtc="2025-07-28T18:13:00Z">
        <w:del w:id="521" w:author="Keene-Snickers,Lexi" w:date="2025-08-06T14:59:00Z" w16du:dateUtc="2025-08-06T13:59:00Z">
          <w:r w:rsidR="00EB3587" w:rsidRPr="00EB3587" w:rsidDel="006E3D0E">
            <w:rPr>
              <w:rFonts w:ascii="Arial" w:hAnsi="Arial" w:cs="Arial"/>
              <w:b/>
              <w:bCs/>
              <w:sz w:val="22"/>
              <w:szCs w:val="22"/>
              <w:highlight w:val="yellow"/>
              <w:rPrChange w:id="522" w:author="Stenglein,Mark" w:date="2025-07-28T12:13:00Z" w16du:dateUtc="2025-07-28T18:13:00Z">
                <w:rPr>
                  <w:rFonts w:ascii="Arial" w:hAnsi="Arial" w:cs="Arial"/>
                  <w:b/>
                  <w:bCs/>
                  <w:sz w:val="22"/>
                  <w:szCs w:val="22"/>
                </w:rPr>
              </w:rPrChange>
            </w:rPr>
            <w:delText>X</w:delText>
          </w:r>
        </w:del>
      </w:ins>
      <w:r w:rsidR="00A94DFE" w:rsidRPr="001F717A">
        <w:rPr>
          <w:rFonts w:ascii="Arial" w:hAnsi="Arial" w:cs="Arial"/>
          <w:sz w:val="22"/>
          <w:szCs w:val="22"/>
        </w:rPr>
        <w:t>).</w:t>
      </w:r>
      <w:r w:rsidR="00A94DFE">
        <w:rPr>
          <w:rFonts w:ascii="Arial" w:hAnsi="Arial" w:cs="Arial"/>
          <w:sz w:val="22"/>
          <w:szCs w:val="22"/>
        </w:rPr>
        <w:t xml:space="preserve"> </w:t>
      </w:r>
      <w:r w:rsidR="00A94DFE" w:rsidRPr="001F717A">
        <w:rPr>
          <w:rFonts w:ascii="Arial" w:hAnsi="Arial" w:cs="Arial"/>
          <w:sz w:val="22"/>
          <w:szCs w:val="22"/>
        </w:rPr>
        <w:t xml:space="preserve">Because there </w:t>
      </w:r>
      <w:r w:rsidR="0086050B">
        <w:rPr>
          <w:rFonts w:ascii="Arial" w:hAnsi="Arial" w:cs="Arial"/>
          <w:sz w:val="22"/>
          <w:szCs w:val="22"/>
        </w:rPr>
        <w:t>were</w:t>
      </w:r>
      <w:r w:rsidR="0086050B" w:rsidRPr="001F717A">
        <w:rPr>
          <w:rFonts w:ascii="Arial" w:hAnsi="Arial" w:cs="Arial"/>
          <w:sz w:val="22"/>
          <w:szCs w:val="22"/>
        </w:rPr>
        <w:t xml:space="preserve"> </w:t>
      </w:r>
      <w:r w:rsidR="00A94DFE" w:rsidRPr="001F717A">
        <w:rPr>
          <w:rFonts w:ascii="Arial" w:hAnsi="Arial" w:cs="Arial"/>
          <w:sz w:val="22"/>
          <w:szCs w:val="22"/>
        </w:rPr>
        <w:t>no clade B chaq virus sequences</w:t>
      </w:r>
      <w:r w:rsidR="00BE4AE3">
        <w:rPr>
          <w:rFonts w:ascii="Arial" w:hAnsi="Arial" w:cs="Arial"/>
          <w:sz w:val="22"/>
          <w:szCs w:val="22"/>
        </w:rPr>
        <w:t xml:space="preserve"> (see below)</w:t>
      </w:r>
      <w:r w:rsidR="00A94DFE" w:rsidRPr="001F717A">
        <w:rPr>
          <w:rFonts w:ascii="Arial" w:hAnsi="Arial" w:cs="Arial"/>
          <w:sz w:val="22"/>
          <w:szCs w:val="22"/>
        </w:rPr>
        <w:t xml:space="preserve">, the diversity of chaq </w:t>
      </w:r>
      <w:r w:rsidR="00B22DBE">
        <w:rPr>
          <w:rFonts w:ascii="Arial" w:hAnsi="Arial" w:cs="Arial"/>
          <w:sz w:val="22"/>
          <w:szCs w:val="22"/>
        </w:rPr>
        <w:t xml:space="preserve">virus </w:t>
      </w:r>
      <w:r w:rsidR="00A94DFE" w:rsidRPr="001F717A">
        <w:rPr>
          <w:rFonts w:ascii="Arial" w:hAnsi="Arial" w:cs="Arial"/>
          <w:sz w:val="22"/>
          <w:szCs w:val="22"/>
        </w:rPr>
        <w:t>sequences is underestimated by this measure</w:t>
      </w:r>
      <w:r w:rsidR="00F47627">
        <w:rPr>
          <w:rFonts w:ascii="Arial" w:hAnsi="Arial" w:cs="Arial"/>
          <w:sz w:val="22"/>
          <w:szCs w:val="22"/>
        </w:rPr>
        <w:t xml:space="preserve"> relative to galbut virus sequences</w:t>
      </w:r>
      <w:r w:rsidR="00A94DFE" w:rsidRPr="001F717A">
        <w:rPr>
          <w:rFonts w:ascii="Arial" w:hAnsi="Arial" w:cs="Arial"/>
          <w:sz w:val="22"/>
          <w:szCs w:val="22"/>
        </w:rPr>
        <w:t>.</w:t>
      </w:r>
    </w:p>
    <w:p w14:paraId="28FEA788" w14:textId="77777777" w:rsidR="00A94DFE" w:rsidRPr="001F717A" w:rsidRDefault="00A94DFE" w:rsidP="006264D3">
      <w:pPr>
        <w:spacing w:line="360" w:lineRule="auto"/>
        <w:ind w:firstLine="720"/>
        <w:rPr>
          <w:rFonts w:ascii="Arial" w:hAnsi="Arial" w:cs="Arial"/>
          <w:sz w:val="22"/>
          <w:szCs w:val="22"/>
        </w:rPr>
      </w:pPr>
    </w:p>
    <w:p w14:paraId="0EB19CDE" w14:textId="1E04C181" w:rsidR="00A94DFE" w:rsidRPr="00A94DFE" w:rsidRDefault="00A94DFE" w:rsidP="00A94DFE">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4EDB9B22" wp14:editId="59DB40D1">
            <wp:extent cx="5943600" cy="4457700"/>
            <wp:effectExtent l="0" t="0" r="0" b="0"/>
            <wp:docPr id="3482163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54110" name="Picture 1199354110"/>
                    <pic:cNvPicPr/>
                  </pic:nvPicPr>
                  <pic:blipFill>
                    <a:blip r:embed="rId31"/>
                    <a:stretch>
                      <a:fillRect/>
                    </a:stretch>
                  </pic:blipFill>
                  <pic:spPr>
                    <a:xfrm>
                      <a:off x="0" y="0"/>
                      <a:ext cx="5943600" cy="4457700"/>
                    </a:xfrm>
                    <a:prstGeom prst="rect">
                      <a:avLst/>
                    </a:prstGeom>
                  </pic:spPr>
                </pic:pic>
              </a:graphicData>
            </a:graphic>
          </wp:inline>
        </w:drawing>
      </w:r>
      <w:ins w:id="523" w:author="Stenglein,Mark" w:date="2025-07-28T12:12:00Z" w16du:dateUtc="2025-07-28T18:12:00Z">
        <w:r w:rsidR="00EB3587">
          <w:rPr>
            <w:rFonts w:ascii="Arial" w:hAnsi="Arial" w:cs="Arial"/>
            <w:b/>
            <w:bCs/>
            <w:sz w:val="22"/>
            <w:szCs w:val="22"/>
          </w:rPr>
          <w:t xml:space="preserve">Supplemental </w:t>
        </w:r>
      </w:ins>
      <w:r w:rsidRPr="006264D3">
        <w:rPr>
          <w:rFonts w:ascii="Arial" w:hAnsi="Arial" w:cs="Arial"/>
          <w:b/>
          <w:bCs/>
          <w:sz w:val="22"/>
          <w:szCs w:val="22"/>
        </w:rPr>
        <w:t xml:space="preserve">Figure </w:t>
      </w:r>
      <w:del w:id="524" w:author="Stenglein,Mark" w:date="2025-07-28T12:12:00Z" w16du:dateUtc="2025-07-28T18:12:00Z">
        <w:r w:rsidRPr="006E3D0E" w:rsidDel="00EB3587">
          <w:rPr>
            <w:rFonts w:ascii="Arial" w:hAnsi="Arial" w:cs="Arial"/>
            <w:b/>
            <w:bCs/>
            <w:sz w:val="22"/>
            <w:szCs w:val="22"/>
          </w:rPr>
          <w:delText>8</w:delText>
        </w:r>
      </w:del>
      <w:ins w:id="525" w:author="Keene-Snickers,Lexi" w:date="2025-08-06T15:00:00Z" w16du:dateUtc="2025-08-06T14:00:00Z">
        <w:r w:rsidR="006E3D0E" w:rsidRPr="006E3D0E">
          <w:rPr>
            <w:rFonts w:ascii="Arial" w:hAnsi="Arial" w:cs="Arial"/>
            <w:b/>
            <w:bCs/>
            <w:sz w:val="22"/>
            <w:szCs w:val="22"/>
            <w:rPrChange w:id="526" w:author="Keene-Snickers,Lexi" w:date="2025-08-06T15:00:00Z" w16du:dateUtc="2025-08-06T14:00:00Z">
              <w:rPr>
                <w:rFonts w:ascii="Arial" w:hAnsi="Arial" w:cs="Arial"/>
                <w:b/>
                <w:bCs/>
                <w:sz w:val="22"/>
                <w:szCs w:val="22"/>
                <w:highlight w:val="yellow"/>
              </w:rPr>
            </w:rPrChange>
          </w:rPr>
          <w:t>7</w:t>
        </w:r>
      </w:ins>
      <w:ins w:id="527" w:author="Stenglein,Mark" w:date="2025-07-28T12:12:00Z" w16du:dateUtc="2025-07-28T18:12:00Z">
        <w:del w:id="528" w:author="Keene-Snickers,Lexi" w:date="2025-08-06T15:00:00Z" w16du:dateUtc="2025-08-06T14:00:00Z">
          <w:r w:rsidR="00EB3587" w:rsidRPr="00EB3587" w:rsidDel="006E3D0E">
            <w:rPr>
              <w:rFonts w:ascii="Arial" w:hAnsi="Arial" w:cs="Arial"/>
              <w:b/>
              <w:bCs/>
              <w:sz w:val="22"/>
              <w:szCs w:val="22"/>
              <w:highlight w:val="yellow"/>
              <w:rPrChange w:id="529" w:author="Stenglein,Mark" w:date="2025-07-28T12:12:00Z" w16du:dateUtc="2025-07-28T18:12:00Z">
                <w:rPr>
                  <w:rFonts w:ascii="Arial" w:hAnsi="Arial" w:cs="Arial"/>
                  <w:b/>
                  <w:bCs/>
                  <w:sz w:val="22"/>
                  <w:szCs w:val="22"/>
                </w:rPr>
              </w:rPrChange>
            </w:rPr>
            <w:delText>X</w:delText>
          </w:r>
        </w:del>
      </w:ins>
      <w:r w:rsidRPr="006264D3">
        <w:rPr>
          <w:rFonts w:ascii="Arial" w:hAnsi="Arial" w:cs="Arial"/>
          <w:b/>
          <w:bCs/>
          <w:sz w:val="22"/>
          <w:szCs w:val="22"/>
        </w:rPr>
        <w:t>:</w:t>
      </w:r>
      <w:r>
        <w:rPr>
          <w:rFonts w:ascii="Arial" w:hAnsi="Arial" w:cs="Arial"/>
          <w:sz w:val="22"/>
          <w:szCs w:val="22"/>
        </w:rPr>
        <w:t xml:space="preserve"> </w:t>
      </w:r>
      <w:r>
        <w:rPr>
          <w:rFonts w:ascii="Arial" w:hAnsi="Arial" w:cs="Arial"/>
          <w:b/>
          <w:bCs/>
          <w:sz w:val="22"/>
          <w:szCs w:val="22"/>
        </w:rPr>
        <w:t xml:space="preserve">Galbut virus RNA 3 is more diverse than galbut virus RNAs 1 and 2. </w:t>
      </w:r>
      <w:r>
        <w:rPr>
          <w:rFonts w:ascii="Arial" w:hAnsi="Arial" w:cs="Arial"/>
          <w:sz w:val="22"/>
          <w:szCs w:val="22"/>
        </w:rPr>
        <w:t>The pairwise nucleotide identity (%) is shown as a histogram of the number of pairwise alignments for each nucleotide at each position for individual galbut virus segments and chaq virus.</w:t>
      </w:r>
    </w:p>
    <w:p w14:paraId="49BD84EA" w14:textId="77777777" w:rsidR="00B71B44" w:rsidRDefault="00B71B44" w:rsidP="006264D3">
      <w:pPr>
        <w:spacing w:line="360" w:lineRule="auto"/>
        <w:rPr>
          <w:rFonts w:ascii="Arial" w:hAnsi="Arial" w:cs="Arial"/>
          <w:color w:val="000000"/>
          <w:sz w:val="22"/>
          <w:szCs w:val="22"/>
        </w:rPr>
      </w:pPr>
    </w:p>
    <w:p w14:paraId="2EC8CD40" w14:textId="4C02F830" w:rsidR="00A94DFE" w:rsidRDefault="00B71B44" w:rsidP="006264D3">
      <w:pPr>
        <w:spacing w:line="360" w:lineRule="auto"/>
        <w:ind w:firstLine="720"/>
        <w:rPr>
          <w:rFonts w:ascii="Arial" w:hAnsi="Arial" w:cs="Arial"/>
          <w:b/>
          <w:bCs/>
          <w:noProof/>
          <w:sz w:val="22"/>
          <w:szCs w:val="22"/>
        </w:rPr>
      </w:pPr>
      <w:r>
        <w:rPr>
          <w:rFonts w:ascii="Arial" w:hAnsi="Arial" w:cs="Arial"/>
          <w:color w:val="000000"/>
          <w:sz w:val="22"/>
          <w:szCs w:val="22"/>
        </w:rPr>
        <w:t xml:space="preserve">We </w:t>
      </w:r>
      <w:r w:rsidR="00B24F4F">
        <w:rPr>
          <w:rFonts w:ascii="Arial" w:hAnsi="Arial" w:cs="Arial"/>
          <w:color w:val="000000"/>
          <w:sz w:val="22"/>
          <w:szCs w:val="22"/>
        </w:rPr>
        <w:t xml:space="preserve">examined galbut </w:t>
      </w:r>
      <w:r w:rsidR="009850B5">
        <w:rPr>
          <w:rFonts w:ascii="Arial" w:hAnsi="Arial" w:cs="Arial"/>
          <w:color w:val="000000"/>
          <w:sz w:val="22"/>
          <w:szCs w:val="22"/>
        </w:rPr>
        <w:t xml:space="preserve">and chaq </w:t>
      </w:r>
      <w:r w:rsidR="00B24F4F">
        <w:rPr>
          <w:rFonts w:ascii="Arial" w:hAnsi="Arial" w:cs="Arial"/>
          <w:color w:val="000000"/>
          <w:sz w:val="22"/>
          <w:szCs w:val="22"/>
        </w:rPr>
        <w:t xml:space="preserve">virus sequences for </w:t>
      </w:r>
      <w:r>
        <w:rPr>
          <w:rFonts w:ascii="Arial" w:hAnsi="Arial" w:cs="Arial"/>
          <w:color w:val="000000"/>
          <w:sz w:val="22"/>
          <w:szCs w:val="22"/>
        </w:rPr>
        <w:t xml:space="preserve">evidence </w:t>
      </w:r>
      <w:r w:rsidR="0097593D">
        <w:rPr>
          <w:rFonts w:ascii="Arial" w:hAnsi="Arial" w:cs="Arial"/>
          <w:color w:val="000000"/>
          <w:sz w:val="22"/>
          <w:szCs w:val="22"/>
        </w:rPr>
        <w:t>of</w:t>
      </w:r>
      <w:r w:rsidR="002C4DDD">
        <w:rPr>
          <w:rFonts w:ascii="Arial" w:hAnsi="Arial" w:cs="Arial"/>
          <w:color w:val="000000"/>
          <w:sz w:val="22"/>
          <w:szCs w:val="22"/>
        </w:rPr>
        <w:t xml:space="preserve"> natural</w:t>
      </w:r>
      <w:r>
        <w:rPr>
          <w:rFonts w:ascii="Arial" w:hAnsi="Arial" w:cs="Arial"/>
          <w:color w:val="000000"/>
          <w:sz w:val="22"/>
          <w:szCs w:val="22"/>
        </w:rPr>
        <w:t xml:space="preserve"> selection</w:t>
      </w:r>
      <w:r w:rsidR="009850B5">
        <w:rPr>
          <w:rFonts w:ascii="Arial" w:hAnsi="Arial" w:cs="Arial"/>
          <w:color w:val="000000"/>
          <w:sz w:val="22"/>
          <w:szCs w:val="22"/>
        </w:rPr>
        <w:t xml:space="preserve"> using the Fixed Effects Likelihood model</w:t>
      </w:r>
      <w:ins w:id="530" w:author="Keene-Snickers,Lexi" w:date="2025-08-08T16:11:00Z" w16du:dateUtc="2025-08-08T15:11:00Z">
        <w:r w:rsidR="003504EF">
          <w:rPr>
            <w:rFonts w:ascii="Arial" w:hAnsi="Arial" w:cs="Arial"/>
            <w:color w:val="000000"/>
            <w:sz w:val="22"/>
            <w:szCs w:val="22"/>
          </w:rPr>
          <w:t xml:space="preserve"> to directly estimate nonsynonymous </w:t>
        </w:r>
      </w:ins>
      <w:ins w:id="531" w:author="Keene-Snickers,Lexi" w:date="2025-08-08T16:12:00Z" w16du:dateUtc="2025-08-08T15:12:00Z">
        <w:r w:rsidR="003504EF">
          <w:rPr>
            <w:rFonts w:ascii="Arial" w:hAnsi="Arial" w:cs="Arial"/>
            <w:color w:val="000000"/>
            <w:sz w:val="22"/>
            <w:szCs w:val="22"/>
          </w:rPr>
          <w:t>and</w:t>
        </w:r>
      </w:ins>
      <w:ins w:id="532" w:author="Keene-Snickers,Lexi" w:date="2025-08-08T16:11:00Z" w16du:dateUtc="2025-08-08T15:11:00Z">
        <w:r w:rsidR="003504EF">
          <w:rPr>
            <w:rFonts w:ascii="Arial" w:hAnsi="Arial" w:cs="Arial"/>
            <w:color w:val="000000"/>
            <w:sz w:val="22"/>
            <w:szCs w:val="22"/>
          </w:rPr>
          <w:t xml:space="preserve"> synonymous mutations</w:t>
        </w:r>
      </w:ins>
      <w:ins w:id="533" w:author="Keene-Snickers,Lexi" w:date="2025-08-08T16:12:00Z" w16du:dateUtc="2025-08-08T15:12:00Z">
        <w:r w:rsidR="003504EF">
          <w:rPr>
            <w:rFonts w:ascii="Arial" w:hAnsi="Arial" w:cs="Arial"/>
            <w:color w:val="000000"/>
            <w:sz w:val="22"/>
            <w:szCs w:val="22"/>
          </w:rPr>
          <w:t xml:space="preserve"> across sites</w:t>
        </w:r>
      </w:ins>
      <w:ins w:id="534" w:author="Keene-Snickers,Lexi" w:date="2025-08-08T16:13:00Z" w16du:dateUtc="2025-08-08T15:13:00Z">
        <w:r w:rsidR="003504EF">
          <w:rPr>
            <w:rFonts w:ascii="Arial" w:hAnsi="Arial" w:cs="Arial"/>
            <w:color w:val="000000"/>
            <w:sz w:val="22"/>
            <w:szCs w:val="22"/>
          </w:rPr>
          <w:t xml:space="preserve"> without the need for prior </w:t>
        </w:r>
        <w:r w:rsidR="0041479F">
          <w:rPr>
            <w:rFonts w:ascii="Arial" w:hAnsi="Arial" w:cs="Arial"/>
            <w:color w:val="000000"/>
            <w:sz w:val="22"/>
            <w:szCs w:val="22"/>
          </w:rPr>
          <w:t>assumptions</w:t>
        </w:r>
      </w:ins>
      <w:sdt>
        <w:sdtPr>
          <w:rPr>
            <w:rFonts w:ascii="Arial" w:hAnsi="Arial" w:cs="Arial"/>
            <w:color w:val="000000"/>
            <w:sz w:val="22"/>
            <w:szCs w:val="22"/>
            <w:vertAlign w:val="superscript"/>
          </w:rPr>
          <w:tag w:val="MENDELEY_CITATION_v3_eyJjaXRhdGlvbklEIjoiTUVOREVMRVlfQ0lUQVRJT05fMjBhZjgyMjktMGU5OC00MGRkLThlODgtODUxNDZlMGVkMmZ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
          <w:id w:val="1047111000"/>
          <w:placeholder>
            <w:docPart w:val="2467AF0E1ABCEE4982D3CD495B7BF352"/>
          </w:placeholder>
        </w:sdtPr>
        <w:sdtContent>
          <w:ins w:id="535" w:author="Keene-Snickers,Lexi" w:date="2025-08-08T16:10:00Z" w16du:dateUtc="2025-08-08T15:10:00Z">
            <w:r w:rsidR="003504EF" w:rsidRPr="003504EF">
              <w:rPr>
                <w:rFonts w:ascii="Arial" w:hAnsi="Arial" w:cs="Arial"/>
                <w:color w:val="000000"/>
                <w:sz w:val="22"/>
                <w:szCs w:val="22"/>
                <w:vertAlign w:val="superscript"/>
              </w:rPr>
              <w:t>30</w:t>
            </w:r>
          </w:ins>
          <w:del w:id="536" w:author="Keene-Snickers,Lexi" w:date="2025-08-08T16:10:00Z" w16du:dateUtc="2025-08-08T15:10:00Z">
            <w:r w:rsidR="003504EF" w:rsidRPr="003504EF" w:rsidDel="003504EF">
              <w:rPr>
                <w:rFonts w:ascii="Arial" w:hAnsi="Arial" w:cs="Arial"/>
                <w:color w:val="000000"/>
                <w:sz w:val="22"/>
                <w:szCs w:val="22"/>
                <w:vertAlign w:val="superscript"/>
              </w:rPr>
              <w:delText>30</w:delText>
            </w:r>
          </w:del>
        </w:sdtContent>
      </w:sdt>
      <w:r w:rsidR="003E7DAD">
        <w:rPr>
          <w:rFonts w:ascii="Arial" w:hAnsi="Arial" w:cs="Arial"/>
          <w:color w:val="000000"/>
          <w:sz w:val="22"/>
          <w:szCs w:val="22"/>
        </w:rPr>
        <w:t>.</w:t>
      </w:r>
      <w:ins w:id="537" w:author="Keene-Snickers,Lexi" w:date="2025-08-08T16:09:00Z" w16du:dateUtc="2025-08-08T15:09:00Z">
        <w:r w:rsidR="003504EF">
          <w:rPr>
            <w:rFonts w:ascii="Arial" w:hAnsi="Arial" w:cs="Arial"/>
            <w:color w:val="000000"/>
            <w:sz w:val="22"/>
            <w:szCs w:val="22"/>
          </w:rPr>
          <w:t xml:space="preserve"> </w:t>
        </w:r>
      </w:ins>
      <w:del w:id="538" w:author="Keene-Snickers,Lexi" w:date="2025-08-08T16:10:00Z" w16du:dateUtc="2025-08-08T15:10:00Z">
        <w:r w:rsidR="003E7DAD" w:rsidDel="003504EF">
          <w:rPr>
            <w:rFonts w:ascii="Arial" w:hAnsi="Arial" w:cs="Arial"/>
            <w:color w:val="000000"/>
            <w:sz w:val="22"/>
            <w:szCs w:val="22"/>
          </w:rPr>
          <w:delText xml:space="preserve"> </w:delText>
        </w:r>
      </w:del>
      <w:r w:rsidR="002E5ED6">
        <w:rPr>
          <w:rFonts w:ascii="Arial" w:hAnsi="Arial" w:cs="Arial"/>
          <w:color w:val="000000"/>
          <w:sz w:val="22"/>
          <w:szCs w:val="22"/>
        </w:rPr>
        <w:t>Botella et</w:t>
      </w:r>
      <w:r w:rsidR="00CC4566">
        <w:rPr>
          <w:rFonts w:ascii="Arial" w:hAnsi="Arial" w:cs="Arial"/>
          <w:color w:val="000000"/>
          <w:sz w:val="22"/>
          <w:szCs w:val="22"/>
        </w:rPr>
        <w:t>.</w:t>
      </w:r>
      <w:r w:rsidR="002E5ED6">
        <w:rPr>
          <w:rFonts w:ascii="Arial" w:hAnsi="Arial" w:cs="Arial"/>
          <w:color w:val="000000"/>
          <w:sz w:val="22"/>
          <w:szCs w:val="22"/>
        </w:rPr>
        <w:t xml:space="preserve"> al</w:t>
      </w:r>
      <w:r w:rsidR="00CC4566">
        <w:rPr>
          <w:rFonts w:ascii="Arial" w:hAnsi="Arial" w:cs="Arial"/>
          <w:color w:val="000000"/>
          <w:sz w:val="22"/>
          <w:szCs w:val="22"/>
        </w:rPr>
        <w:t>.</w:t>
      </w:r>
      <w:r w:rsidR="002E5ED6">
        <w:rPr>
          <w:rFonts w:ascii="Arial" w:hAnsi="Arial" w:cs="Arial"/>
          <w:color w:val="000000"/>
          <w:sz w:val="22"/>
          <w:szCs w:val="22"/>
        </w:rPr>
        <w:t xml:space="preserve"> reported purifying selection in </w:t>
      </w:r>
      <w:r w:rsidR="008E38EA">
        <w:rPr>
          <w:rFonts w:ascii="Arial" w:hAnsi="Arial" w:cs="Arial"/>
          <w:color w:val="000000"/>
          <w:sz w:val="22"/>
          <w:szCs w:val="22"/>
        </w:rPr>
        <w:t xml:space="preserve">the RNA 1 and RNA 2 segments of </w:t>
      </w:r>
      <w:r w:rsidR="009D5865">
        <w:rPr>
          <w:rFonts w:ascii="Arial" w:hAnsi="Arial" w:cs="Arial"/>
          <w:color w:val="000000"/>
          <w:sz w:val="22"/>
          <w:szCs w:val="22"/>
        </w:rPr>
        <w:t xml:space="preserve">a </w:t>
      </w:r>
      <w:r w:rsidR="002E5ED6">
        <w:rPr>
          <w:rFonts w:ascii="Arial" w:hAnsi="Arial" w:cs="Arial"/>
          <w:color w:val="000000"/>
          <w:sz w:val="22"/>
          <w:szCs w:val="22"/>
        </w:rPr>
        <w:t>fung</w:t>
      </w:r>
      <w:r w:rsidR="009D5865">
        <w:rPr>
          <w:rFonts w:ascii="Arial" w:hAnsi="Arial" w:cs="Arial"/>
          <w:color w:val="000000"/>
          <w:sz w:val="22"/>
          <w:szCs w:val="22"/>
        </w:rPr>
        <w:t>us-</w:t>
      </w:r>
      <w:r w:rsidR="002E5ED6">
        <w:rPr>
          <w:rFonts w:ascii="Arial" w:hAnsi="Arial" w:cs="Arial"/>
          <w:color w:val="000000"/>
          <w:sz w:val="22"/>
          <w:szCs w:val="22"/>
        </w:rPr>
        <w:t>infecting partitivirus</w:t>
      </w:r>
      <w:sdt>
        <w:sdtPr>
          <w:rPr>
            <w:rFonts w:ascii="Arial" w:hAnsi="Arial" w:cs="Arial"/>
            <w:color w:val="000000"/>
            <w:sz w:val="22"/>
            <w:szCs w:val="22"/>
            <w:vertAlign w:val="superscript"/>
          </w:rPr>
          <w:tag w:val="MENDELEY_CITATION_v3_eyJjaXRhdGlvbklEIjoiTUVOREVMRVlfQ0lUQVRJT05fOGNhYjU5NzEtZTQ5Ny00OWZhLWFhYTItMGI4YWYxZDNiZmM0IiwicHJvcGVydGllcyI6eyJub3RlSW5kZXgiOjB9LCJpc0VkaXRlZCI6ZmFsc2UsIm1hbnVhbE92ZXJyaWRlIjp7ImlzTWFudWFsbHlPdmVycmlkZGVuIjpmYWxzZSwiY2l0ZXByb2NUZXh0IjoiPHN1cD4zO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
          <w:id w:val="1485502032"/>
          <w:placeholder>
            <w:docPart w:val="DefaultPlaceholder_-1854013440"/>
          </w:placeholder>
        </w:sdtPr>
        <w:sdtContent>
          <w:ins w:id="539" w:author="Keene-Snickers,Lexi" w:date="2025-08-08T16:10:00Z" w16du:dateUtc="2025-08-08T15:10:00Z">
            <w:r w:rsidR="003504EF" w:rsidRPr="003504EF">
              <w:rPr>
                <w:rFonts w:ascii="Arial" w:hAnsi="Arial" w:cs="Arial"/>
                <w:color w:val="000000"/>
                <w:sz w:val="22"/>
                <w:szCs w:val="22"/>
                <w:vertAlign w:val="superscript"/>
              </w:rPr>
              <w:t>38</w:t>
            </w:r>
          </w:ins>
          <w:del w:id="540" w:author="Keene-Snickers,Lexi" w:date="2025-08-08T16:10:00Z" w16du:dateUtc="2025-08-08T15:10:00Z">
            <w:r w:rsidR="003504EF" w:rsidRPr="003504EF" w:rsidDel="003504EF">
              <w:rPr>
                <w:rFonts w:ascii="Arial" w:hAnsi="Arial" w:cs="Arial"/>
                <w:color w:val="000000"/>
                <w:sz w:val="22"/>
                <w:szCs w:val="22"/>
                <w:vertAlign w:val="superscript"/>
              </w:rPr>
              <w:delText>38</w:delText>
            </w:r>
          </w:del>
        </w:sdtContent>
      </w:sdt>
      <w:r w:rsidR="002E5ED6">
        <w:rPr>
          <w:rFonts w:ascii="Arial" w:hAnsi="Arial" w:cs="Arial"/>
          <w:color w:val="000000"/>
          <w:sz w:val="22"/>
          <w:szCs w:val="22"/>
        </w:rPr>
        <w:t xml:space="preserve">. </w:t>
      </w:r>
      <w:r w:rsidR="009850B5">
        <w:rPr>
          <w:rFonts w:ascii="Arial" w:hAnsi="Arial" w:cs="Arial"/>
          <w:color w:val="000000"/>
          <w:sz w:val="22"/>
          <w:szCs w:val="22"/>
        </w:rPr>
        <w:t>Consistent with this, we found evidence of purifying selection in all segments, with 135, 58, 51, and 21 sites experiencing purifying selection in galbut virus RNA 1, 2,</w:t>
      </w:r>
      <w:r w:rsidR="00381013">
        <w:rPr>
          <w:rFonts w:ascii="Arial" w:hAnsi="Arial" w:cs="Arial"/>
          <w:color w:val="000000"/>
          <w:sz w:val="22"/>
          <w:szCs w:val="22"/>
        </w:rPr>
        <w:t xml:space="preserve"> 3,</w:t>
      </w:r>
      <w:r w:rsidR="009850B5">
        <w:rPr>
          <w:rFonts w:ascii="Arial" w:hAnsi="Arial" w:cs="Arial"/>
          <w:color w:val="000000"/>
          <w:sz w:val="22"/>
          <w:szCs w:val="22"/>
        </w:rPr>
        <w:t xml:space="preserve"> and chaq virus respectively (</w:t>
      </w:r>
      <w:r w:rsidR="009850B5" w:rsidRPr="006264D3">
        <w:rPr>
          <w:rFonts w:ascii="Arial" w:hAnsi="Arial" w:cs="Arial"/>
          <w:b/>
          <w:bCs/>
          <w:color w:val="000000"/>
          <w:sz w:val="22"/>
          <w:szCs w:val="22"/>
        </w:rPr>
        <w:t xml:space="preserve">Figure </w:t>
      </w:r>
      <w:ins w:id="541" w:author="Keene-Snickers,Lexi" w:date="2025-08-07T16:08:00Z" w16du:dateUtc="2025-08-07T15:08:00Z">
        <w:r w:rsidR="006075F1">
          <w:rPr>
            <w:rFonts w:ascii="Arial" w:hAnsi="Arial" w:cs="Arial"/>
            <w:b/>
            <w:bCs/>
            <w:color w:val="000000"/>
            <w:sz w:val="22"/>
            <w:szCs w:val="22"/>
          </w:rPr>
          <w:t>7</w:t>
        </w:r>
      </w:ins>
      <w:del w:id="542" w:author="Keene-Snickers,Lexi" w:date="2025-08-06T15:00:00Z" w16du:dateUtc="2025-08-06T14:00:00Z">
        <w:r w:rsidR="009850B5" w:rsidRPr="006264D3" w:rsidDel="006E3D0E">
          <w:rPr>
            <w:rFonts w:ascii="Arial" w:hAnsi="Arial" w:cs="Arial"/>
            <w:b/>
            <w:bCs/>
            <w:color w:val="000000"/>
            <w:sz w:val="22"/>
            <w:szCs w:val="22"/>
          </w:rPr>
          <w:delText>9</w:delText>
        </w:r>
      </w:del>
      <w:r w:rsidR="009850B5">
        <w:rPr>
          <w:rFonts w:ascii="Arial" w:hAnsi="Arial" w:cs="Arial"/>
          <w:b/>
          <w:bCs/>
          <w:color w:val="000000"/>
          <w:sz w:val="22"/>
          <w:szCs w:val="22"/>
        </w:rPr>
        <w:t xml:space="preserve"> &amp; </w:t>
      </w:r>
      <w:r w:rsidR="009850B5" w:rsidRPr="00E97611">
        <w:rPr>
          <w:rFonts w:ascii="Arial" w:hAnsi="Arial" w:cs="Arial"/>
          <w:b/>
          <w:bCs/>
          <w:color w:val="000000"/>
          <w:sz w:val="22"/>
          <w:szCs w:val="22"/>
        </w:rPr>
        <w:t xml:space="preserve">Supplemental Table </w:t>
      </w:r>
      <w:ins w:id="543" w:author="Keene-Snickers,Lexi" w:date="2025-08-06T15:00:00Z" w16du:dateUtc="2025-08-06T14:00:00Z">
        <w:r w:rsidR="006E3D0E">
          <w:rPr>
            <w:rFonts w:ascii="Arial" w:hAnsi="Arial" w:cs="Arial"/>
            <w:b/>
            <w:bCs/>
            <w:color w:val="000000"/>
            <w:sz w:val="22"/>
            <w:szCs w:val="22"/>
          </w:rPr>
          <w:t>4</w:t>
        </w:r>
      </w:ins>
      <w:del w:id="544" w:author="Keene-Snickers,Lexi" w:date="2025-08-06T14:52:00Z" w16du:dateUtc="2025-08-06T13:52:00Z">
        <w:r w:rsidR="009850B5" w:rsidDel="00A4405E">
          <w:rPr>
            <w:rFonts w:ascii="Arial" w:hAnsi="Arial" w:cs="Arial"/>
            <w:b/>
            <w:bCs/>
            <w:color w:val="000000"/>
            <w:sz w:val="22"/>
            <w:szCs w:val="22"/>
          </w:rPr>
          <w:delText>3</w:delText>
        </w:r>
      </w:del>
      <w:r w:rsidR="009850B5">
        <w:rPr>
          <w:rFonts w:ascii="Arial" w:hAnsi="Arial" w:cs="Arial"/>
          <w:color w:val="000000"/>
          <w:sz w:val="22"/>
          <w:szCs w:val="22"/>
        </w:rPr>
        <w:t xml:space="preserve">). </w:t>
      </w:r>
      <w:r w:rsidR="008E38EA">
        <w:rPr>
          <w:rFonts w:ascii="Arial" w:hAnsi="Arial" w:cs="Arial"/>
          <w:color w:val="000000"/>
          <w:sz w:val="22"/>
          <w:szCs w:val="22"/>
        </w:rPr>
        <w:t>T</w:t>
      </w:r>
      <w:r w:rsidR="003E7DAD">
        <w:rPr>
          <w:rFonts w:ascii="Arial" w:hAnsi="Arial" w:cs="Arial"/>
          <w:color w:val="000000"/>
          <w:sz w:val="22"/>
          <w:szCs w:val="22"/>
        </w:rPr>
        <w:t>here was little evidence of diversifying selection in galbut virus RNA 1, RNA 2</w:t>
      </w:r>
      <w:r w:rsidR="00B24F4F">
        <w:rPr>
          <w:rFonts w:ascii="Arial" w:hAnsi="Arial" w:cs="Arial"/>
          <w:color w:val="000000"/>
          <w:sz w:val="22"/>
          <w:szCs w:val="22"/>
        </w:rPr>
        <w:t>,</w:t>
      </w:r>
      <w:r w:rsidR="003E7DAD">
        <w:rPr>
          <w:rFonts w:ascii="Arial" w:hAnsi="Arial" w:cs="Arial"/>
          <w:color w:val="000000"/>
          <w:sz w:val="22"/>
          <w:szCs w:val="22"/>
        </w:rPr>
        <w:t xml:space="preserve"> </w:t>
      </w:r>
      <w:r w:rsidR="00012FDD">
        <w:rPr>
          <w:rFonts w:ascii="Arial" w:hAnsi="Arial" w:cs="Arial"/>
          <w:color w:val="000000"/>
          <w:sz w:val="22"/>
          <w:szCs w:val="22"/>
        </w:rPr>
        <w:t xml:space="preserve">or </w:t>
      </w:r>
      <w:r w:rsidR="003E7DAD">
        <w:rPr>
          <w:rFonts w:ascii="Arial" w:hAnsi="Arial" w:cs="Arial"/>
          <w:color w:val="000000"/>
          <w:sz w:val="22"/>
          <w:szCs w:val="22"/>
        </w:rPr>
        <w:t xml:space="preserve">chaq virus with </w:t>
      </w:r>
      <w:r w:rsidR="008F36F6">
        <w:rPr>
          <w:rFonts w:ascii="Arial" w:hAnsi="Arial" w:cs="Arial"/>
          <w:color w:val="000000"/>
          <w:sz w:val="22"/>
          <w:szCs w:val="22"/>
        </w:rPr>
        <w:t>two</w:t>
      </w:r>
      <w:r w:rsidR="003E7DAD">
        <w:rPr>
          <w:rFonts w:ascii="Arial" w:hAnsi="Arial" w:cs="Arial"/>
          <w:color w:val="000000"/>
          <w:sz w:val="22"/>
          <w:szCs w:val="22"/>
        </w:rPr>
        <w:t xml:space="preserve">, </w:t>
      </w:r>
      <w:r w:rsidR="008F36F6">
        <w:rPr>
          <w:rFonts w:ascii="Arial" w:hAnsi="Arial" w:cs="Arial"/>
          <w:color w:val="000000"/>
          <w:sz w:val="22"/>
          <w:szCs w:val="22"/>
        </w:rPr>
        <w:t>four</w:t>
      </w:r>
      <w:r w:rsidR="00012FDD">
        <w:rPr>
          <w:rFonts w:ascii="Arial" w:hAnsi="Arial" w:cs="Arial"/>
          <w:color w:val="000000"/>
          <w:sz w:val="22"/>
          <w:szCs w:val="22"/>
        </w:rPr>
        <w:t xml:space="preserve"> </w:t>
      </w:r>
      <w:r w:rsidR="003E7DAD">
        <w:rPr>
          <w:rFonts w:ascii="Arial" w:hAnsi="Arial" w:cs="Arial"/>
          <w:color w:val="000000"/>
          <w:sz w:val="22"/>
          <w:szCs w:val="22"/>
        </w:rPr>
        <w:t xml:space="preserve">and </w:t>
      </w:r>
      <w:r w:rsidR="008F36F6">
        <w:rPr>
          <w:rFonts w:ascii="Arial" w:hAnsi="Arial" w:cs="Arial"/>
          <w:color w:val="000000"/>
          <w:sz w:val="22"/>
          <w:szCs w:val="22"/>
        </w:rPr>
        <w:t>two</w:t>
      </w:r>
      <w:r w:rsidR="00012FDD">
        <w:rPr>
          <w:rFonts w:ascii="Arial" w:hAnsi="Arial" w:cs="Arial"/>
          <w:color w:val="000000"/>
          <w:sz w:val="22"/>
          <w:szCs w:val="22"/>
        </w:rPr>
        <w:t xml:space="preserve"> </w:t>
      </w:r>
      <w:r w:rsidR="00EB3A05">
        <w:rPr>
          <w:rFonts w:ascii="Arial" w:hAnsi="Arial" w:cs="Arial"/>
          <w:color w:val="000000"/>
          <w:sz w:val="22"/>
          <w:szCs w:val="22"/>
        </w:rPr>
        <w:t xml:space="preserve">diversifying </w:t>
      </w:r>
      <w:r w:rsidR="003E7DAD">
        <w:rPr>
          <w:rFonts w:ascii="Arial" w:hAnsi="Arial" w:cs="Arial"/>
          <w:color w:val="000000"/>
          <w:sz w:val="22"/>
          <w:szCs w:val="22"/>
        </w:rPr>
        <w:t>sites</w:t>
      </w:r>
      <w:r w:rsidR="00096E27">
        <w:rPr>
          <w:rFonts w:ascii="Arial" w:hAnsi="Arial" w:cs="Arial"/>
          <w:color w:val="000000"/>
          <w:sz w:val="22"/>
          <w:szCs w:val="22"/>
        </w:rPr>
        <w:t xml:space="preserve"> </w:t>
      </w:r>
      <w:r w:rsidR="003E7DAD">
        <w:rPr>
          <w:rFonts w:ascii="Arial" w:hAnsi="Arial" w:cs="Arial"/>
          <w:color w:val="000000"/>
          <w:sz w:val="22"/>
          <w:szCs w:val="22"/>
        </w:rPr>
        <w:t>identified, respectively (</w:t>
      </w:r>
      <w:r w:rsidR="0097593D" w:rsidRPr="006264D3">
        <w:rPr>
          <w:rFonts w:ascii="Arial" w:hAnsi="Arial" w:cs="Arial"/>
          <w:b/>
          <w:bCs/>
          <w:color w:val="000000"/>
          <w:sz w:val="22"/>
          <w:szCs w:val="22"/>
        </w:rPr>
        <w:t xml:space="preserve">Fig. </w:t>
      </w:r>
      <w:ins w:id="545" w:author="Keene-Snickers,Lexi" w:date="2025-08-07T16:08:00Z" w16du:dateUtc="2025-08-07T15:08:00Z">
        <w:r w:rsidR="006075F1">
          <w:rPr>
            <w:rFonts w:ascii="Arial" w:hAnsi="Arial" w:cs="Arial"/>
            <w:b/>
            <w:bCs/>
            <w:color w:val="000000"/>
            <w:sz w:val="22"/>
            <w:szCs w:val="22"/>
          </w:rPr>
          <w:t>7</w:t>
        </w:r>
      </w:ins>
      <w:del w:id="546" w:author="Keene-Snickers,Lexi" w:date="2025-08-06T15:00:00Z" w16du:dateUtc="2025-08-06T14:00:00Z">
        <w:r w:rsidR="0097593D" w:rsidRPr="006264D3" w:rsidDel="006E3D0E">
          <w:rPr>
            <w:rFonts w:ascii="Arial" w:hAnsi="Arial" w:cs="Arial"/>
            <w:b/>
            <w:bCs/>
            <w:color w:val="000000"/>
            <w:sz w:val="22"/>
            <w:szCs w:val="22"/>
          </w:rPr>
          <w:delText>9</w:delText>
        </w:r>
      </w:del>
      <w:r w:rsidR="0097593D" w:rsidRPr="006264D3">
        <w:rPr>
          <w:rFonts w:ascii="Arial" w:hAnsi="Arial" w:cs="Arial"/>
          <w:b/>
          <w:bCs/>
          <w:color w:val="000000"/>
          <w:sz w:val="22"/>
          <w:szCs w:val="22"/>
        </w:rPr>
        <w:t xml:space="preserve">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A67E8">
        <w:rPr>
          <w:rFonts w:ascii="Arial" w:hAnsi="Arial" w:cs="Arial"/>
          <w:color w:val="000000"/>
          <w:sz w:val="22"/>
          <w:szCs w:val="22"/>
        </w:rPr>
        <w:t>In contrast</w:t>
      </w:r>
      <w:r w:rsidR="003E7DAD">
        <w:rPr>
          <w:rFonts w:ascii="Arial" w:hAnsi="Arial" w:cs="Arial"/>
          <w:color w:val="000000"/>
          <w:sz w:val="22"/>
          <w:szCs w:val="22"/>
        </w:rPr>
        <w:t>, galbut virus RNA 3 showed</w:t>
      </w:r>
      <w:r w:rsidR="009D5865">
        <w:rPr>
          <w:rFonts w:ascii="Arial" w:hAnsi="Arial" w:cs="Arial"/>
          <w:color w:val="000000"/>
          <w:sz w:val="22"/>
          <w:szCs w:val="22"/>
        </w:rPr>
        <w:t xml:space="preserve"> more</w:t>
      </w:r>
      <w:r w:rsidR="003E7DAD">
        <w:rPr>
          <w:rFonts w:ascii="Arial" w:hAnsi="Arial" w:cs="Arial"/>
          <w:color w:val="000000"/>
          <w:sz w:val="22"/>
          <w:szCs w:val="22"/>
        </w:rPr>
        <w:t xml:space="preserve"> evidence of </w:t>
      </w:r>
      <w:r w:rsidR="00D165E2">
        <w:rPr>
          <w:rFonts w:ascii="Arial" w:hAnsi="Arial" w:cs="Arial"/>
          <w:color w:val="000000"/>
          <w:sz w:val="22"/>
          <w:szCs w:val="22"/>
        </w:rPr>
        <w:t xml:space="preserve">diversifying </w:t>
      </w:r>
      <w:r w:rsidR="003E7DAD">
        <w:rPr>
          <w:rFonts w:ascii="Arial" w:hAnsi="Arial" w:cs="Arial"/>
          <w:color w:val="000000"/>
          <w:sz w:val="22"/>
          <w:szCs w:val="22"/>
        </w:rPr>
        <w:lastRenderedPageBreak/>
        <w:t>selection</w:t>
      </w:r>
      <w:r w:rsidR="00D165E2">
        <w:rPr>
          <w:rFonts w:ascii="Arial" w:hAnsi="Arial" w:cs="Arial"/>
          <w:color w:val="000000"/>
          <w:sz w:val="22"/>
          <w:szCs w:val="22"/>
        </w:rPr>
        <w:t>,</w:t>
      </w:r>
      <w:r w:rsidR="003E7DAD">
        <w:rPr>
          <w:rFonts w:ascii="Arial" w:hAnsi="Arial" w:cs="Arial"/>
          <w:color w:val="000000"/>
          <w:sz w:val="22"/>
          <w:szCs w:val="22"/>
        </w:rPr>
        <w:t xml:space="preserve"> with 20 sites identified (</w:t>
      </w:r>
      <w:r w:rsidR="0097593D" w:rsidRPr="009170D5">
        <w:rPr>
          <w:rFonts w:ascii="Arial" w:hAnsi="Arial" w:cs="Arial"/>
          <w:b/>
          <w:bCs/>
          <w:color w:val="000000"/>
          <w:sz w:val="22"/>
          <w:szCs w:val="22"/>
        </w:rPr>
        <w:t xml:space="preserve">Fig. </w:t>
      </w:r>
      <w:ins w:id="547" w:author="Keene-Snickers,Lexi" w:date="2025-08-07T16:08:00Z" w16du:dateUtc="2025-08-07T15:08:00Z">
        <w:r w:rsidR="006075F1">
          <w:rPr>
            <w:rFonts w:ascii="Arial" w:hAnsi="Arial" w:cs="Arial"/>
            <w:b/>
            <w:bCs/>
            <w:color w:val="000000"/>
            <w:sz w:val="22"/>
            <w:szCs w:val="22"/>
          </w:rPr>
          <w:t>7</w:t>
        </w:r>
      </w:ins>
      <w:del w:id="548" w:author="Keene-Snickers,Lexi" w:date="2025-08-06T15:00:00Z" w16du:dateUtc="2025-08-06T14:00:00Z">
        <w:r w:rsidR="0097593D" w:rsidRPr="009170D5" w:rsidDel="006E3D0E">
          <w:rPr>
            <w:rFonts w:ascii="Arial" w:hAnsi="Arial" w:cs="Arial"/>
            <w:b/>
            <w:bCs/>
            <w:color w:val="000000"/>
            <w:sz w:val="22"/>
            <w:szCs w:val="22"/>
          </w:rPr>
          <w:delText>9</w:delText>
        </w:r>
      </w:del>
      <w:r w:rsidR="0097593D" w:rsidRPr="009170D5">
        <w:rPr>
          <w:rFonts w:ascii="Arial" w:hAnsi="Arial" w:cs="Arial"/>
          <w:b/>
          <w:bCs/>
          <w:color w:val="000000"/>
          <w:sz w:val="22"/>
          <w:szCs w:val="22"/>
        </w:rPr>
        <w:t xml:space="preserve"> &amp;</w:t>
      </w:r>
      <w:r w:rsidR="0097593D">
        <w:rPr>
          <w:rFonts w:ascii="Arial" w:hAnsi="Arial" w:cs="Arial"/>
          <w:color w:val="000000"/>
          <w:sz w:val="22"/>
          <w:szCs w:val="22"/>
        </w:rPr>
        <w:t xml:space="preserve"> </w:t>
      </w:r>
      <w:r w:rsidR="003E7DAD" w:rsidRPr="003E7DAD">
        <w:rPr>
          <w:rFonts w:ascii="Arial" w:hAnsi="Arial" w:cs="Arial"/>
          <w:b/>
          <w:bCs/>
          <w:color w:val="000000"/>
          <w:sz w:val="22"/>
          <w:szCs w:val="22"/>
        </w:rPr>
        <w:t>Table 2</w:t>
      </w:r>
      <w:r w:rsidR="003E7DAD">
        <w:rPr>
          <w:rFonts w:ascii="Arial" w:hAnsi="Arial" w:cs="Arial"/>
          <w:color w:val="000000"/>
          <w:sz w:val="22"/>
          <w:szCs w:val="22"/>
        </w:rPr>
        <w:t xml:space="preserve">). </w:t>
      </w:r>
      <w:r w:rsidR="009E5AF8">
        <w:rPr>
          <w:rFonts w:ascii="Arial" w:hAnsi="Arial" w:cs="Arial"/>
          <w:color w:val="000000"/>
          <w:sz w:val="22"/>
          <w:szCs w:val="22"/>
        </w:rPr>
        <w:t>S</w:t>
      </w:r>
      <w:r w:rsidR="0097593D">
        <w:rPr>
          <w:rFonts w:ascii="Arial" w:hAnsi="Arial" w:cs="Arial"/>
          <w:color w:val="000000"/>
          <w:sz w:val="22"/>
          <w:szCs w:val="22"/>
        </w:rPr>
        <w:t>ites of diversifying selection cluster</w:t>
      </w:r>
      <w:r w:rsidR="009E5AF8">
        <w:rPr>
          <w:rFonts w:ascii="Arial" w:hAnsi="Arial" w:cs="Arial"/>
          <w:color w:val="000000"/>
          <w:sz w:val="22"/>
          <w:szCs w:val="22"/>
        </w:rPr>
        <w:t>ed</w:t>
      </w:r>
      <w:r w:rsidR="0097593D">
        <w:rPr>
          <w:rFonts w:ascii="Arial" w:hAnsi="Arial" w:cs="Arial"/>
          <w:color w:val="000000"/>
          <w:sz w:val="22"/>
          <w:szCs w:val="22"/>
        </w:rPr>
        <w:t xml:space="preserve"> together </w:t>
      </w:r>
      <w:r w:rsidR="009E5AF8">
        <w:rPr>
          <w:rFonts w:ascii="Arial" w:hAnsi="Arial" w:cs="Arial"/>
          <w:color w:val="000000"/>
          <w:sz w:val="22"/>
          <w:szCs w:val="22"/>
        </w:rPr>
        <w:t xml:space="preserve">in the </w:t>
      </w:r>
      <w:r w:rsidR="0097593D">
        <w:rPr>
          <w:rFonts w:ascii="Arial" w:hAnsi="Arial" w:cs="Arial"/>
          <w:color w:val="000000"/>
          <w:sz w:val="22"/>
          <w:szCs w:val="22"/>
        </w:rPr>
        <w:t>RNA 3</w:t>
      </w:r>
      <w:r w:rsidR="009E5AF8">
        <w:rPr>
          <w:rFonts w:ascii="Arial" w:hAnsi="Arial" w:cs="Arial"/>
          <w:color w:val="000000"/>
          <w:sz w:val="22"/>
          <w:szCs w:val="22"/>
        </w:rPr>
        <w:t>-encoded protein of unknown function</w:t>
      </w:r>
      <w:r w:rsidR="0097593D">
        <w:rPr>
          <w:rFonts w:ascii="Arial" w:hAnsi="Arial" w:cs="Arial"/>
          <w:color w:val="000000"/>
          <w:sz w:val="22"/>
          <w:szCs w:val="22"/>
        </w:rPr>
        <w:t xml:space="preserve"> (</w:t>
      </w:r>
      <w:r w:rsidR="0097593D" w:rsidRPr="006264D3">
        <w:rPr>
          <w:rFonts w:ascii="Arial" w:hAnsi="Arial" w:cs="Arial"/>
          <w:b/>
          <w:bCs/>
          <w:color w:val="000000"/>
          <w:sz w:val="22"/>
          <w:szCs w:val="22"/>
        </w:rPr>
        <w:t xml:space="preserve">Figure </w:t>
      </w:r>
      <w:ins w:id="549" w:author="Keene-Snickers,Lexi" w:date="2025-08-07T16:09:00Z" w16du:dateUtc="2025-08-07T15:09:00Z">
        <w:r w:rsidR="006075F1">
          <w:rPr>
            <w:rFonts w:ascii="Arial" w:hAnsi="Arial" w:cs="Arial"/>
            <w:b/>
            <w:bCs/>
            <w:color w:val="000000"/>
            <w:sz w:val="22"/>
            <w:szCs w:val="22"/>
          </w:rPr>
          <w:t>7</w:t>
        </w:r>
      </w:ins>
      <w:del w:id="550" w:author="Keene-Snickers,Lexi" w:date="2025-08-06T15:00:00Z" w16du:dateUtc="2025-08-06T14:00:00Z">
        <w:r w:rsidR="0097593D" w:rsidRPr="006264D3" w:rsidDel="006E3D0E">
          <w:rPr>
            <w:rFonts w:ascii="Arial" w:hAnsi="Arial" w:cs="Arial"/>
            <w:b/>
            <w:bCs/>
            <w:color w:val="000000"/>
            <w:sz w:val="22"/>
            <w:szCs w:val="22"/>
          </w:rPr>
          <w:delText>9</w:delText>
        </w:r>
      </w:del>
      <w:r w:rsidR="0097593D">
        <w:rPr>
          <w:rFonts w:ascii="Arial" w:hAnsi="Arial" w:cs="Arial"/>
          <w:color w:val="000000"/>
          <w:sz w:val="22"/>
          <w:szCs w:val="22"/>
        </w:rPr>
        <w:t xml:space="preserve">). </w:t>
      </w:r>
    </w:p>
    <w:p w14:paraId="0D94813E" w14:textId="77777777" w:rsidR="007919E6" w:rsidRPr="006264D3" w:rsidRDefault="007919E6" w:rsidP="00081385">
      <w:pPr>
        <w:spacing w:line="360" w:lineRule="auto"/>
        <w:rPr>
          <w:rFonts w:ascii="Arial" w:hAnsi="Arial" w:cs="Arial"/>
          <w:sz w:val="22"/>
          <w:szCs w:val="22"/>
        </w:rPr>
      </w:pPr>
    </w:p>
    <w:p w14:paraId="25009E4A" w14:textId="16B9CECB" w:rsidR="00192F0F" w:rsidRDefault="001D5C8A" w:rsidP="00081385">
      <w:pPr>
        <w:spacing w:line="360" w:lineRule="auto"/>
        <w:rPr>
          <w:rFonts w:ascii="Arial" w:hAnsi="Arial" w:cs="Arial"/>
          <w:b/>
          <w:bCs/>
          <w:sz w:val="22"/>
          <w:szCs w:val="22"/>
        </w:rPr>
      </w:pPr>
      <w:r>
        <w:rPr>
          <w:rFonts w:ascii="Arial" w:hAnsi="Arial" w:cs="Arial"/>
          <w:b/>
          <w:bCs/>
          <w:sz w:val="22"/>
          <w:szCs w:val="22"/>
        </w:rPr>
        <w:t xml:space="preserve">Table 2: Sites </w:t>
      </w:r>
      <w:r w:rsidR="005C4C2E">
        <w:rPr>
          <w:rFonts w:ascii="Arial" w:hAnsi="Arial" w:cs="Arial"/>
          <w:b/>
          <w:bCs/>
          <w:sz w:val="22"/>
          <w:szCs w:val="22"/>
        </w:rPr>
        <w:t>experiencing</w:t>
      </w:r>
      <w:r>
        <w:rPr>
          <w:rFonts w:ascii="Arial" w:hAnsi="Arial" w:cs="Arial"/>
          <w:b/>
          <w:bCs/>
          <w:sz w:val="22"/>
          <w:szCs w:val="22"/>
        </w:rPr>
        <w:t xml:space="preserve"> diversifying selection.</w:t>
      </w:r>
    </w:p>
    <w:p w14:paraId="05DB9AD6" w14:textId="0F66E6AC" w:rsidR="002474A2" w:rsidRDefault="008F36F6" w:rsidP="00081385">
      <w:pPr>
        <w:spacing w:line="360" w:lineRule="auto"/>
        <w:rPr>
          <w:rFonts w:ascii="Arial" w:hAnsi="Arial" w:cs="Arial"/>
          <w:b/>
          <w:bCs/>
          <w:sz w:val="22"/>
          <w:szCs w:val="22"/>
        </w:rPr>
      </w:pPr>
      <w:r w:rsidRPr="008F36F6">
        <w:rPr>
          <w:rFonts w:ascii="Arial" w:hAnsi="Arial" w:cs="Arial"/>
          <w:b/>
          <w:bCs/>
          <w:noProof/>
          <w:sz w:val="22"/>
          <w:szCs w:val="22"/>
        </w:rPr>
        <w:drawing>
          <wp:inline distT="0" distB="0" distL="0" distR="0" wp14:anchorId="6FDA5EAC" wp14:editId="11157A90">
            <wp:extent cx="5943600" cy="5318125"/>
            <wp:effectExtent l="0" t="0" r="0" b="3175"/>
            <wp:docPr id="11464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25367" name=""/>
                    <pic:cNvPicPr/>
                  </pic:nvPicPr>
                  <pic:blipFill>
                    <a:blip r:embed="rId32"/>
                    <a:stretch>
                      <a:fillRect/>
                    </a:stretch>
                  </pic:blipFill>
                  <pic:spPr>
                    <a:xfrm>
                      <a:off x="0" y="0"/>
                      <a:ext cx="5943600" cy="5318125"/>
                    </a:xfrm>
                    <a:prstGeom prst="rect">
                      <a:avLst/>
                    </a:prstGeom>
                  </pic:spPr>
                </pic:pic>
              </a:graphicData>
            </a:graphic>
          </wp:inline>
        </w:drawing>
      </w:r>
    </w:p>
    <w:p w14:paraId="10764551" w14:textId="77777777" w:rsidR="00AB4E63" w:rsidRDefault="00AB4E63" w:rsidP="00101A14">
      <w:pPr>
        <w:spacing w:line="360" w:lineRule="auto"/>
        <w:rPr>
          <w:rFonts w:ascii="Arial" w:hAnsi="Arial" w:cs="Arial"/>
          <w:b/>
          <w:bCs/>
          <w:sz w:val="22"/>
          <w:szCs w:val="22"/>
        </w:rPr>
      </w:pPr>
    </w:p>
    <w:p w14:paraId="4EEA8B0D" w14:textId="77777777" w:rsidR="00AB4E63" w:rsidRDefault="00AB4E63" w:rsidP="00101A14">
      <w:pPr>
        <w:spacing w:line="360" w:lineRule="auto"/>
        <w:rPr>
          <w:rFonts w:ascii="Arial" w:hAnsi="Arial" w:cs="Arial"/>
          <w:b/>
          <w:bCs/>
          <w:sz w:val="22"/>
          <w:szCs w:val="22"/>
        </w:rPr>
      </w:pPr>
    </w:p>
    <w:p w14:paraId="674B7BFB" w14:textId="77777777" w:rsidR="00AB4E63" w:rsidRDefault="00AB4E63" w:rsidP="00101A14">
      <w:pPr>
        <w:spacing w:line="360" w:lineRule="auto"/>
        <w:rPr>
          <w:rFonts w:ascii="Arial" w:hAnsi="Arial" w:cs="Arial"/>
          <w:b/>
          <w:bCs/>
          <w:sz w:val="22"/>
          <w:szCs w:val="22"/>
        </w:rPr>
      </w:pPr>
    </w:p>
    <w:p w14:paraId="13EE7C8B" w14:textId="77777777" w:rsidR="00AB4E63" w:rsidRDefault="00AB4E63" w:rsidP="00101A14">
      <w:pPr>
        <w:spacing w:line="360" w:lineRule="auto"/>
        <w:rPr>
          <w:rFonts w:ascii="Arial" w:hAnsi="Arial" w:cs="Arial"/>
          <w:b/>
          <w:bCs/>
          <w:sz w:val="22"/>
          <w:szCs w:val="22"/>
        </w:rPr>
      </w:pPr>
    </w:p>
    <w:p w14:paraId="2DAB3851" w14:textId="77777777" w:rsidR="00AB4E63" w:rsidRDefault="00AB4E63" w:rsidP="00101A14">
      <w:pPr>
        <w:spacing w:line="360" w:lineRule="auto"/>
        <w:rPr>
          <w:rFonts w:ascii="Arial" w:hAnsi="Arial" w:cs="Arial"/>
          <w:b/>
          <w:bCs/>
          <w:sz w:val="22"/>
          <w:szCs w:val="22"/>
        </w:rPr>
      </w:pPr>
    </w:p>
    <w:p w14:paraId="028993FD" w14:textId="77777777" w:rsidR="00AB4E63" w:rsidRDefault="00AB4E63" w:rsidP="00101A14">
      <w:pPr>
        <w:spacing w:line="360" w:lineRule="auto"/>
        <w:rPr>
          <w:rFonts w:ascii="Arial" w:hAnsi="Arial" w:cs="Arial"/>
          <w:b/>
          <w:bCs/>
          <w:sz w:val="22"/>
          <w:szCs w:val="22"/>
        </w:rPr>
      </w:pPr>
    </w:p>
    <w:p w14:paraId="3A5592CA" w14:textId="77777777" w:rsidR="00AB4E63" w:rsidRDefault="00AB4E63" w:rsidP="00101A14">
      <w:pPr>
        <w:spacing w:line="360" w:lineRule="auto"/>
        <w:rPr>
          <w:rFonts w:ascii="Arial" w:hAnsi="Arial" w:cs="Arial"/>
          <w:b/>
          <w:bCs/>
          <w:sz w:val="22"/>
          <w:szCs w:val="22"/>
        </w:rPr>
      </w:pPr>
    </w:p>
    <w:p w14:paraId="1B30BD29" w14:textId="77777777" w:rsidR="00AB4E63" w:rsidRDefault="00AB4E63" w:rsidP="00101A14">
      <w:pPr>
        <w:spacing w:line="360" w:lineRule="auto"/>
        <w:rPr>
          <w:rFonts w:ascii="Arial" w:hAnsi="Arial" w:cs="Arial"/>
          <w:b/>
          <w:bCs/>
          <w:sz w:val="22"/>
          <w:szCs w:val="22"/>
        </w:rPr>
      </w:pPr>
    </w:p>
    <w:p w14:paraId="18B09E92" w14:textId="77777777" w:rsidR="00AB4E63" w:rsidRDefault="00AB4E63" w:rsidP="00101A14">
      <w:pPr>
        <w:spacing w:line="360" w:lineRule="auto"/>
        <w:rPr>
          <w:rFonts w:ascii="Arial" w:hAnsi="Arial" w:cs="Arial"/>
          <w:b/>
          <w:bCs/>
          <w:sz w:val="22"/>
          <w:szCs w:val="22"/>
        </w:rPr>
      </w:pPr>
    </w:p>
    <w:p w14:paraId="12DB7D3C" w14:textId="77777777" w:rsidR="00AB4E63" w:rsidRDefault="00AB4E63" w:rsidP="00101A14">
      <w:pPr>
        <w:spacing w:line="360" w:lineRule="auto"/>
        <w:rPr>
          <w:rFonts w:ascii="Arial" w:hAnsi="Arial" w:cs="Arial"/>
          <w:b/>
          <w:bCs/>
          <w:sz w:val="22"/>
          <w:szCs w:val="22"/>
        </w:rPr>
      </w:pPr>
    </w:p>
    <w:p w14:paraId="395DE0F1" w14:textId="3E25F21D" w:rsidR="00101A14" w:rsidRDefault="00101A14" w:rsidP="00101A14">
      <w:pPr>
        <w:spacing w:line="360" w:lineRule="auto"/>
        <w:rPr>
          <w:rFonts w:ascii="Arial" w:hAnsi="Arial" w:cs="Arial"/>
          <w:b/>
          <w:bCs/>
          <w:sz w:val="22"/>
          <w:szCs w:val="22"/>
        </w:rPr>
      </w:pPr>
      <w:r>
        <w:rPr>
          <w:rFonts w:ascii="Arial" w:hAnsi="Arial" w:cs="Arial"/>
          <w:b/>
          <w:bCs/>
          <w:sz w:val="22"/>
          <w:szCs w:val="22"/>
        </w:rPr>
        <w:t xml:space="preserve">Supplemental Table </w:t>
      </w:r>
      <w:ins w:id="551" w:author="Keene-Snickers,Lexi" w:date="2025-08-06T14:52:00Z" w16du:dateUtc="2025-08-06T13:52:00Z">
        <w:r w:rsidR="00A4405E">
          <w:rPr>
            <w:rFonts w:ascii="Arial" w:hAnsi="Arial" w:cs="Arial"/>
            <w:b/>
            <w:bCs/>
            <w:sz w:val="22"/>
            <w:szCs w:val="22"/>
          </w:rPr>
          <w:t>4</w:t>
        </w:r>
      </w:ins>
      <w:del w:id="552" w:author="Keene-Snickers,Lexi" w:date="2025-08-06T14:52:00Z" w16du:dateUtc="2025-08-06T13:52:00Z">
        <w:r w:rsidR="0076061F" w:rsidDel="00A4405E">
          <w:rPr>
            <w:rFonts w:ascii="Arial" w:hAnsi="Arial" w:cs="Arial"/>
            <w:b/>
            <w:bCs/>
            <w:sz w:val="22"/>
            <w:szCs w:val="22"/>
          </w:rPr>
          <w:delText>3</w:delText>
        </w:r>
      </w:del>
      <w:r>
        <w:rPr>
          <w:rFonts w:ascii="Arial" w:hAnsi="Arial" w:cs="Arial"/>
          <w:b/>
          <w:bCs/>
          <w:sz w:val="22"/>
          <w:szCs w:val="22"/>
        </w:rPr>
        <w:t>: Sites experiencing purifying selection.</w:t>
      </w:r>
    </w:p>
    <w:p w14:paraId="618B4C00" w14:textId="727E689A"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7610F042" wp14:editId="1FAC28A6">
            <wp:extent cx="3444460" cy="7916333"/>
            <wp:effectExtent l="0" t="0" r="0" b="0"/>
            <wp:docPr id="18949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27422" name=""/>
                    <pic:cNvPicPr/>
                  </pic:nvPicPr>
                  <pic:blipFill>
                    <a:blip r:embed="rId33"/>
                    <a:stretch>
                      <a:fillRect/>
                    </a:stretch>
                  </pic:blipFill>
                  <pic:spPr>
                    <a:xfrm>
                      <a:off x="0" y="0"/>
                      <a:ext cx="3447707" cy="7923796"/>
                    </a:xfrm>
                    <a:prstGeom prst="rect">
                      <a:avLst/>
                    </a:prstGeom>
                  </pic:spPr>
                </pic:pic>
              </a:graphicData>
            </a:graphic>
          </wp:inline>
        </w:drawing>
      </w:r>
      <w:r w:rsidRPr="008F36F6" w:rsidDel="008F36F6">
        <w:rPr>
          <w:rFonts w:ascii="Arial" w:hAnsi="Arial" w:cs="Arial"/>
          <w:b/>
          <w:bCs/>
          <w:sz w:val="22"/>
          <w:szCs w:val="22"/>
        </w:rPr>
        <w:t xml:space="preserve"> </w:t>
      </w:r>
    </w:p>
    <w:p w14:paraId="37EF7CA9" w14:textId="578535C7" w:rsidR="00101A14" w:rsidRDefault="008F36F6" w:rsidP="00101A14">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1416D63E" wp14:editId="4B25D002">
            <wp:extent cx="3580765" cy="8229600"/>
            <wp:effectExtent l="0" t="0" r="635" b="0"/>
            <wp:docPr id="118268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804" name=""/>
                    <pic:cNvPicPr/>
                  </pic:nvPicPr>
                  <pic:blipFill>
                    <a:blip r:embed="rId34"/>
                    <a:stretch>
                      <a:fillRect/>
                    </a:stretch>
                  </pic:blipFill>
                  <pic:spPr>
                    <a:xfrm>
                      <a:off x="0" y="0"/>
                      <a:ext cx="3580765" cy="8229600"/>
                    </a:xfrm>
                    <a:prstGeom prst="rect">
                      <a:avLst/>
                    </a:prstGeom>
                  </pic:spPr>
                </pic:pic>
              </a:graphicData>
            </a:graphic>
          </wp:inline>
        </w:drawing>
      </w:r>
      <w:r w:rsidRPr="008F36F6" w:rsidDel="008F36F6">
        <w:rPr>
          <w:rFonts w:ascii="Arial" w:hAnsi="Arial" w:cs="Arial"/>
          <w:b/>
          <w:bCs/>
          <w:sz w:val="22"/>
          <w:szCs w:val="22"/>
        </w:rPr>
        <w:t xml:space="preserve"> </w:t>
      </w:r>
    </w:p>
    <w:p w14:paraId="6FA6D9DE" w14:textId="516118AF" w:rsidR="00101A14" w:rsidRDefault="008F36F6" w:rsidP="00081385">
      <w:pPr>
        <w:spacing w:line="360" w:lineRule="auto"/>
        <w:rPr>
          <w:rFonts w:ascii="Arial" w:hAnsi="Arial" w:cs="Arial"/>
          <w:b/>
          <w:bCs/>
          <w:sz w:val="22"/>
          <w:szCs w:val="22"/>
        </w:rPr>
      </w:pPr>
      <w:r w:rsidRPr="008F36F6">
        <w:rPr>
          <w:rFonts w:ascii="Arial" w:hAnsi="Arial" w:cs="Arial"/>
          <w:b/>
          <w:bCs/>
          <w:noProof/>
          <w:sz w:val="22"/>
          <w:szCs w:val="22"/>
        </w:rPr>
        <w:lastRenderedPageBreak/>
        <w:drawing>
          <wp:inline distT="0" distB="0" distL="0" distR="0" wp14:anchorId="67276997" wp14:editId="6E0AC468">
            <wp:extent cx="3503295" cy="8229600"/>
            <wp:effectExtent l="0" t="0" r="1905" b="0"/>
            <wp:docPr id="1618029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9595" name=""/>
                    <pic:cNvPicPr/>
                  </pic:nvPicPr>
                  <pic:blipFill>
                    <a:blip r:embed="rId35"/>
                    <a:stretch>
                      <a:fillRect/>
                    </a:stretch>
                  </pic:blipFill>
                  <pic:spPr>
                    <a:xfrm>
                      <a:off x="0" y="0"/>
                      <a:ext cx="3503295" cy="8229600"/>
                    </a:xfrm>
                    <a:prstGeom prst="rect">
                      <a:avLst/>
                    </a:prstGeom>
                  </pic:spPr>
                </pic:pic>
              </a:graphicData>
            </a:graphic>
          </wp:inline>
        </w:drawing>
      </w:r>
      <w:r w:rsidRPr="008F36F6" w:rsidDel="008F36F6">
        <w:rPr>
          <w:rFonts w:ascii="Arial" w:hAnsi="Arial" w:cs="Arial"/>
          <w:b/>
          <w:bCs/>
          <w:sz w:val="22"/>
          <w:szCs w:val="22"/>
        </w:rPr>
        <w:t xml:space="preserve"> </w:t>
      </w:r>
    </w:p>
    <w:p w14:paraId="2EAB0C86" w14:textId="249CA28D" w:rsidR="0025169D" w:rsidRDefault="0025169D" w:rsidP="00081385">
      <w:pPr>
        <w:spacing w:line="360" w:lineRule="auto"/>
        <w:rPr>
          <w:rFonts w:ascii="Arial" w:hAnsi="Arial" w:cs="Arial"/>
          <w:b/>
          <w:bCs/>
          <w:sz w:val="22"/>
          <w:szCs w:val="22"/>
        </w:rPr>
      </w:pPr>
    </w:p>
    <w:p w14:paraId="79A21868" w14:textId="60B311C2" w:rsidR="0093677A" w:rsidRDefault="0076061F"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01281C45" wp14:editId="706698BE">
            <wp:extent cx="6007395" cy="5400196"/>
            <wp:effectExtent l="0" t="0" r="0" b="0"/>
            <wp:docPr id="14650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869" name="Picture 1465014869"/>
                    <pic:cNvPicPr/>
                  </pic:nvPicPr>
                  <pic:blipFill>
                    <a:blip r:embed="rId36"/>
                    <a:stretch>
                      <a:fillRect/>
                    </a:stretch>
                  </pic:blipFill>
                  <pic:spPr>
                    <a:xfrm>
                      <a:off x="0" y="0"/>
                      <a:ext cx="6014946" cy="5406984"/>
                    </a:xfrm>
                    <a:prstGeom prst="rect">
                      <a:avLst/>
                    </a:prstGeom>
                  </pic:spPr>
                </pic:pic>
              </a:graphicData>
            </a:graphic>
          </wp:inline>
        </w:drawing>
      </w:r>
    </w:p>
    <w:p w14:paraId="3BBC2A68" w14:textId="206920B7" w:rsidR="00A94DFE" w:rsidRPr="006264D3" w:rsidRDefault="00A94DFE" w:rsidP="00081385">
      <w:pPr>
        <w:spacing w:line="360" w:lineRule="auto"/>
        <w:rPr>
          <w:rFonts w:ascii="Arial" w:hAnsi="Arial" w:cs="Arial"/>
          <w:sz w:val="22"/>
          <w:szCs w:val="22"/>
        </w:rPr>
      </w:pPr>
      <w:r>
        <w:rPr>
          <w:rFonts w:ascii="Arial" w:hAnsi="Arial" w:cs="Arial"/>
          <w:b/>
          <w:bCs/>
          <w:sz w:val="22"/>
          <w:szCs w:val="22"/>
        </w:rPr>
        <w:t xml:space="preserve">Figure </w:t>
      </w:r>
      <w:ins w:id="553" w:author="Keene-Snickers,Lexi" w:date="2025-08-06T15:01:00Z" w16du:dateUtc="2025-08-06T14:01:00Z">
        <w:r w:rsidR="006E3D0E">
          <w:rPr>
            <w:rFonts w:ascii="Arial" w:hAnsi="Arial" w:cs="Arial"/>
            <w:b/>
            <w:bCs/>
            <w:sz w:val="22"/>
            <w:szCs w:val="22"/>
          </w:rPr>
          <w:t>7</w:t>
        </w:r>
      </w:ins>
      <w:del w:id="554" w:author="Keene-Snickers,Lexi" w:date="2025-08-06T15:01:00Z" w16du:dateUtc="2025-08-06T14:01:00Z">
        <w:r w:rsidDel="006E3D0E">
          <w:rPr>
            <w:rFonts w:ascii="Arial" w:hAnsi="Arial" w:cs="Arial"/>
            <w:b/>
            <w:bCs/>
            <w:sz w:val="22"/>
            <w:szCs w:val="22"/>
          </w:rPr>
          <w:delText>9</w:delText>
        </w:r>
      </w:del>
      <w:r>
        <w:rPr>
          <w:rFonts w:ascii="Arial" w:hAnsi="Arial" w:cs="Arial"/>
          <w:b/>
          <w:bCs/>
          <w:sz w:val="22"/>
          <w:szCs w:val="22"/>
        </w:rPr>
        <w:t xml:space="preserve">: Galbut virus RNA 3 </w:t>
      </w:r>
      <w:r w:rsidR="005F2B86">
        <w:rPr>
          <w:rFonts w:ascii="Arial" w:hAnsi="Arial" w:cs="Arial"/>
          <w:b/>
          <w:bCs/>
          <w:sz w:val="22"/>
          <w:szCs w:val="22"/>
        </w:rPr>
        <w:t xml:space="preserve">sequences exhibit </w:t>
      </w:r>
      <w:r>
        <w:rPr>
          <w:rFonts w:ascii="Arial" w:hAnsi="Arial" w:cs="Arial"/>
          <w:b/>
          <w:bCs/>
          <w:sz w:val="22"/>
          <w:szCs w:val="22"/>
        </w:rPr>
        <w:t xml:space="preserve">more </w:t>
      </w:r>
      <w:r w:rsidR="005F2B86">
        <w:rPr>
          <w:rFonts w:ascii="Arial" w:hAnsi="Arial" w:cs="Arial"/>
          <w:b/>
          <w:bCs/>
          <w:sz w:val="22"/>
          <w:szCs w:val="22"/>
        </w:rPr>
        <w:t xml:space="preserve">evidence </w:t>
      </w:r>
      <w:r>
        <w:rPr>
          <w:rFonts w:ascii="Arial" w:hAnsi="Arial" w:cs="Arial"/>
          <w:b/>
          <w:bCs/>
          <w:sz w:val="22"/>
          <w:szCs w:val="22"/>
        </w:rPr>
        <w:t xml:space="preserve">of diversifying selection. </w:t>
      </w:r>
      <w:r>
        <w:rPr>
          <w:rFonts w:ascii="Arial" w:hAnsi="Arial" w:cs="Arial"/>
          <w:sz w:val="22"/>
          <w:szCs w:val="22"/>
        </w:rPr>
        <w:t xml:space="preserve">Location of diversifying (red) and purifying (purple) selection are shown for each galbut virus segment and chaq virus. </w:t>
      </w:r>
      <w:r w:rsidR="006264D3">
        <w:rPr>
          <w:rFonts w:ascii="Arial" w:hAnsi="Arial" w:cs="Arial"/>
          <w:sz w:val="22"/>
          <w:szCs w:val="22"/>
        </w:rPr>
        <w:t>An asymptotic p-value of 0.09 was used for evidence of selection.</w:t>
      </w:r>
    </w:p>
    <w:p w14:paraId="1CB12BA8" w14:textId="77777777" w:rsidR="0093677A" w:rsidRPr="00A94DFE" w:rsidRDefault="0093677A" w:rsidP="00081385">
      <w:pPr>
        <w:spacing w:line="360" w:lineRule="auto"/>
        <w:rPr>
          <w:rFonts w:ascii="Arial" w:hAnsi="Arial" w:cs="Arial"/>
          <w:b/>
          <w:bCs/>
          <w:sz w:val="22"/>
          <w:szCs w:val="22"/>
        </w:rPr>
      </w:pPr>
    </w:p>
    <w:p w14:paraId="4354F269" w14:textId="5CB67284" w:rsidR="008603AA" w:rsidRDefault="008603AA" w:rsidP="00081385">
      <w:pPr>
        <w:spacing w:line="360" w:lineRule="auto"/>
        <w:rPr>
          <w:rFonts w:ascii="Arial" w:hAnsi="Arial" w:cs="Arial"/>
          <w:b/>
          <w:bCs/>
          <w:sz w:val="22"/>
          <w:szCs w:val="22"/>
        </w:rPr>
      </w:pPr>
      <w:r>
        <w:rPr>
          <w:rFonts w:ascii="Arial" w:hAnsi="Arial" w:cs="Arial"/>
          <w:b/>
          <w:bCs/>
          <w:sz w:val="22"/>
          <w:szCs w:val="22"/>
        </w:rPr>
        <w:t xml:space="preserve">Galbut virus </w:t>
      </w:r>
      <w:r w:rsidR="00BE7E27">
        <w:rPr>
          <w:rFonts w:ascii="Arial" w:hAnsi="Arial" w:cs="Arial"/>
          <w:b/>
          <w:bCs/>
          <w:sz w:val="22"/>
          <w:szCs w:val="22"/>
        </w:rPr>
        <w:t xml:space="preserve">genotype </w:t>
      </w:r>
      <w:r w:rsidR="00F77228">
        <w:rPr>
          <w:rFonts w:ascii="Arial" w:hAnsi="Arial" w:cs="Arial"/>
          <w:b/>
          <w:bCs/>
          <w:sz w:val="22"/>
          <w:szCs w:val="22"/>
        </w:rPr>
        <w:t>mel</w:t>
      </w:r>
      <w:r w:rsidR="00BE7E27">
        <w:rPr>
          <w:rFonts w:ascii="Arial" w:hAnsi="Arial" w:cs="Arial"/>
          <w:b/>
          <w:bCs/>
          <w:sz w:val="22"/>
          <w:szCs w:val="22"/>
        </w:rPr>
        <w:t xml:space="preserve">A replicates to higher levels than genotype </w:t>
      </w:r>
      <w:r w:rsidR="00F77228">
        <w:rPr>
          <w:rFonts w:ascii="Arial" w:hAnsi="Arial" w:cs="Arial"/>
          <w:b/>
          <w:bCs/>
          <w:sz w:val="22"/>
          <w:szCs w:val="22"/>
        </w:rPr>
        <w:t>mel</w:t>
      </w:r>
      <w:r w:rsidR="00BE7E27">
        <w:rPr>
          <w:rFonts w:ascii="Arial" w:hAnsi="Arial" w:cs="Arial"/>
          <w:b/>
          <w:bCs/>
          <w:sz w:val="22"/>
          <w:szCs w:val="22"/>
        </w:rPr>
        <w:t>B regardless of chaq virus infection</w:t>
      </w:r>
    </w:p>
    <w:p w14:paraId="5563B50C" w14:textId="77777777" w:rsidR="008603AA" w:rsidRDefault="008603AA" w:rsidP="00081385">
      <w:pPr>
        <w:spacing w:line="360" w:lineRule="auto"/>
        <w:rPr>
          <w:rFonts w:ascii="Arial" w:hAnsi="Arial" w:cs="Arial"/>
          <w:b/>
          <w:bCs/>
          <w:sz w:val="22"/>
          <w:szCs w:val="22"/>
        </w:rPr>
      </w:pPr>
    </w:p>
    <w:p w14:paraId="34FAFAD4" w14:textId="6162BB83" w:rsidR="001100B4" w:rsidRDefault="007740D7" w:rsidP="001100B4">
      <w:pPr>
        <w:spacing w:line="360" w:lineRule="auto"/>
        <w:ind w:firstLine="720"/>
        <w:rPr>
          <w:rFonts w:ascii="Arial" w:hAnsi="Arial" w:cs="Arial"/>
          <w:color w:val="000000"/>
          <w:sz w:val="22"/>
          <w:szCs w:val="22"/>
        </w:rPr>
      </w:pPr>
      <w:r>
        <w:rPr>
          <w:rFonts w:ascii="Arial" w:hAnsi="Arial" w:cs="Arial"/>
          <w:color w:val="000000"/>
          <w:sz w:val="22"/>
          <w:szCs w:val="22"/>
        </w:rPr>
        <w:t xml:space="preserve">Previous </w:t>
      </w:r>
      <w:r w:rsidR="00511935">
        <w:rPr>
          <w:rFonts w:ascii="Arial" w:hAnsi="Arial" w:cs="Arial"/>
          <w:color w:val="000000"/>
          <w:sz w:val="22"/>
          <w:szCs w:val="22"/>
        </w:rPr>
        <w:t xml:space="preserve">observations </w:t>
      </w:r>
      <w:r w:rsidR="00BE7E27">
        <w:rPr>
          <w:rFonts w:ascii="Arial" w:hAnsi="Arial" w:cs="Arial"/>
          <w:color w:val="000000"/>
          <w:sz w:val="22"/>
          <w:szCs w:val="22"/>
        </w:rPr>
        <w:t xml:space="preserve">from our lab </w:t>
      </w:r>
      <w:r>
        <w:rPr>
          <w:rFonts w:ascii="Arial" w:hAnsi="Arial" w:cs="Arial"/>
          <w:color w:val="000000"/>
          <w:sz w:val="22"/>
          <w:szCs w:val="22"/>
        </w:rPr>
        <w:t xml:space="preserve">suggested that galbut virus genotype </w:t>
      </w:r>
      <w:r w:rsidR="008F36F6">
        <w:rPr>
          <w:rFonts w:ascii="Arial" w:hAnsi="Arial" w:cs="Arial"/>
          <w:color w:val="000000"/>
          <w:sz w:val="22"/>
          <w:szCs w:val="22"/>
        </w:rPr>
        <w:t>mel</w:t>
      </w:r>
      <w:r>
        <w:rPr>
          <w:rFonts w:ascii="Arial" w:hAnsi="Arial" w:cs="Arial"/>
          <w:color w:val="000000"/>
          <w:sz w:val="22"/>
          <w:szCs w:val="22"/>
        </w:rPr>
        <w:t xml:space="preserve">A replicated to higher levels than genotype </w:t>
      </w:r>
      <w:r w:rsidR="008F36F6">
        <w:rPr>
          <w:rFonts w:ascii="Arial" w:hAnsi="Arial" w:cs="Arial"/>
          <w:color w:val="000000"/>
          <w:sz w:val="22"/>
          <w:szCs w:val="22"/>
        </w:rPr>
        <w:t>mel</w:t>
      </w:r>
      <w:r>
        <w:rPr>
          <w:rFonts w:ascii="Arial" w:hAnsi="Arial" w:cs="Arial"/>
          <w:color w:val="000000"/>
          <w:sz w:val="22"/>
          <w:szCs w:val="22"/>
        </w:rPr>
        <w:t>B</w:t>
      </w:r>
      <w:r w:rsidR="004023D8">
        <w:rPr>
          <w:rFonts w:ascii="Arial" w:hAnsi="Arial" w:cs="Arial"/>
          <w:color w:val="000000"/>
          <w:sz w:val="22"/>
          <w:szCs w:val="22"/>
        </w:rPr>
        <w:t xml:space="preserve">. </w:t>
      </w:r>
      <w:r w:rsidR="00511935">
        <w:rPr>
          <w:rFonts w:ascii="Arial" w:hAnsi="Arial" w:cs="Arial"/>
          <w:color w:val="000000"/>
          <w:sz w:val="22"/>
          <w:szCs w:val="22"/>
        </w:rPr>
        <w:t>W</w:t>
      </w:r>
      <w:r>
        <w:rPr>
          <w:rFonts w:ascii="Arial" w:hAnsi="Arial" w:cs="Arial"/>
          <w:color w:val="000000"/>
          <w:sz w:val="22"/>
          <w:szCs w:val="22"/>
        </w:rPr>
        <w:t>e</w:t>
      </w:r>
      <w:r w:rsidR="00511935">
        <w:rPr>
          <w:rFonts w:ascii="Arial" w:hAnsi="Arial" w:cs="Arial"/>
          <w:color w:val="000000"/>
          <w:sz w:val="22"/>
          <w:szCs w:val="22"/>
        </w:rPr>
        <w:t xml:space="preserve"> corroborated this observation using galbut virus-mapping read counts normalized </w:t>
      </w:r>
      <w:r>
        <w:rPr>
          <w:rFonts w:ascii="Arial" w:hAnsi="Arial" w:cs="Arial"/>
          <w:color w:val="000000"/>
          <w:sz w:val="22"/>
          <w:szCs w:val="22"/>
        </w:rPr>
        <w:t xml:space="preserve">to total </w:t>
      </w:r>
      <w:r w:rsidR="00511935">
        <w:rPr>
          <w:rFonts w:ascii="Arial" w:hAnsi="Arial" w:cs="Arial"/>
          <w:color w:val="000000"/>
          <w:sz w:val="22"/>
          <w:szCs w:val="22"/>
        </w:rPr>
        <w:t xml:space="preserve">read counts </w:t>
      </w:r>
      <w:r w:rsidR="00CF3AE3">
        <w:rPr>
          <w:rFonts w:ascii="Arial" w:hAnsi="Arial" w:cs="Arial"/>
          <w:color w:val="000000"/>
          <w:sz w:val="22"/>
          <w:szCs w:val="22"/>
        </w:rPr>
        <w:t>(</w:t>
      </w:r>
      <w:r w:rsidR="00511935">
        <w:rPr>
          <w:rFonts w:ascii="Arial" w:hAnsi="Arial" w:cs="Arial"/>
          <w:color w:val="000000"/>
          <w:sz w:val="22"/>
          <w:szCs w:val="22"/>
        </w:rPr>
        <w:t xml:space="preserve">galbut virus mapping reads per million; </w:t>
      </w:r>
      <w:r w:rsidR="00CF3AE3">
        <w:rPr>
          <w:rFonts w:ascii="Arial" w:hAnsi="Arial" w:cs="Arial"/>
          <w:color w:val="000000"/>
          <w:sz w:val="22"/>
          <w:szCs w:val="22"/>
        </w:rPr>
        <w:lastRenderedPageBreak/>
        <w:t>RPM)</w:t>
      </w:r>
      <w:r>
        <w:rPr>
          <w:rFonts w:ascii="Arial" w:hAnsi="Arial" w:cs="Arial"/>
          <w:color w:val="000000"/>
          <w:sz w:val="22"/>
          <w:szCs w:val="22"/>
        </w:rPr>
        <w:t>.</w:t>
      </w:r>
      <w:r w:rsidR="0064613C">
        <w:rPr>
          <w:rFonts w:ascii="Arial" w:hAnsi="Arial" w:cs="Arial"/>
          <w:color w:val="000000"/>
          <w:sz w:val="22"/>
          <w:szCs w:val="22"/>
        </w:rPr>
        <w:t xml:space="preserve"> </w:t>
      </w:r>
      <w:r w:rsidR="00D77DF8">
        <w:rPr>
          <w:rFonts w:ascii="Arial" w:hAnsi="Arial" w:cs="Arial"/>
          <w:color w:val="000000"/>
          <w:sz w:val="22"/>
          <w:szCs w:val="22"/>
        </w:rPr>
        <w:t xml:space="preserve">To remove the potentially confounding effect of co-infection, we focused this analysis on </w:t>
      </w:r>
      <w:r w:rsidR="007C6727">
        <w:rPr>
          <w:rFonts w:ascii="Arial" w:hAnsi="Arial" w:cs="Arial"/>
          <w:color w:val="000000"/>
          <w:sz w:val="22"/>
          <w:szCs w:val="22"/>
        </w:rPr>
        <w:t xml:space="preserve">singly </w:t>
      </w:r>
      <w:r w:rsidR="00D77DF8">
        <w:rPr>
          <w:rFonts w:ascii="Arial" w:hAnsi="Arial" w:cs="Arial"/>
          <w:color w:val="000000"/>
          <w:sz w:val="22"/>
          <w:szCs w:val="22"/>
        </w:rPr>
        <w:t>infected samples</w:t>
      </w:r>
      <w:del w:id="555" w:author="Keene-Snickers,Lexi" w:date="2025-08-07T16:09:00Z" w16du:dateUtc="2025-08-07T15:09:00Z">
        <w:r w:rsidR="00D77DF8" w:rsidDel="006075F1">
          <w:rPr>
            <w:rFonts w:ascii="Arial" w:hAnsi="Arial" w:cs="Arial"/>
            <w:color w:val="000000"/>
            <w:sz w:val="22"/>
            <w:szCs w:val="22"/>
          </w:rPr>
          <w:delText xml:space="preserve"> (</w:delText>
        </w:r>
        <w:r w:rsidR="00D77DF8" w:rsidRPr="006264D3" w:rsidDel="006075F1">
          <w:rPr>
            <w:rFonts w:ascii="Arial" w:hAnsi="Arial" w:cs="Arial"/>
            <w:b/>
            <w:bCs/>
            <w:color w:val="000000"/>
            <w:sz w:val="22"/>
            <w:szCs w:val="22"/>
          </w:rPr>
          <w:delText xml:space="preserve">Fig. </w:delText>
        </w:r>
      </w:del>
      <w:del w:id="556" w:author="Keene-Snickers,Lexi" w:date="2025-08-06T15:01:00Z" w16du:dateUtc="2025-08-06T14:01:00Z">
        <w:r w:rsidR="00674D4C" w:rsidDel="006E3D0E">
          <w:rPr>
            <w:rFonts w:ascii="Arial" w:hAnsi="Arial" w:cs="Arial"/>
            <w:b/>
            <w:bCs/>
            <w:color w:val="000000"/>
            <w:sz w:val="22"/>
            <w:szCs w:val="22"/>
          </w:rPr>
          <w:delText>7</w:delText>
        </w:r>
      </w:del>
      <w:del w:id="557" w:author="Keene-Snickers,Lexi" w:date="2025-08-07T16:09:00Z" w16du:dateUtc="2025-08-07T15:09:00Z">
        <w:r w:rsidR="00D77DF8" w:rsidDel="006075F1">
          <w:rPr>
            <w:rFonts w:ascii="Arial" w:hAnsi="Arial" w:cs="Arial"/>
            <w:color w:val="000000"/>
            <w:sz w:val="22"/>
            <w:szCs w:val="22"/>
          </w:rPr>
          <w:delText>)</w:delText>
        </w:r>
      </w:del>
      <w:r w:rsidR="00D77DF8">
        <w:rPr>
          <w:rFonts w:ascii="Arial" w:hAnsi="Arial" w:cs="Arial"/>
          <w:color w:val="000000"/>
          <w:sz w:val="22"/>
          <w:szCs w:val="22"/>
        </w:rPr>
        <w:t>.</w:t>
      </w:r>
      <w:r w:rsidR="001100B4">
        <w:rPr>
          <w:rFonts w:ascii="Arial" w:hAnsi="Arial" w:cs="Arial"/>
          <w:color w:val="000000"/>
          <w:sz w:val="22"/>
          <w:szCs w:val="22"/>
        </w:rPr>
        <w:t xml:space="preserve"> </w:t>
      </w:r>
      <w:r w:rsidR="00EB10A1">
        <w:rPr>
          <w:rFonts w:ascii="Arial" w:hAnsi="Arial" w:cs="Arial"/>
          <w:color w:val="000000"/>
          <w:sz w:val="22"/>
          <w:szCs w:val="22"/>
        </w:rPr>
        <w:t>G</w:t>
      </w:r>
      <w:r>
        <w:rPr>
          <w:rFonts w:ascii="Arial" w:hAnsi="Arial" w:cs="Arial"/>
          <w:color w:val="000000"/>
          <w:sz w:val="22"/>
          <w:szCs w:val="22"/>
        </w:rPr>
        <w:t xml:space="preserve">albut virus genotype </w:t>
      </w:r>
      <w:r w:rsidR="0007261B">
        <w:rPr>
          <w:rFonts w:ascii="Arial" w:hAnsi="Arial" w:cs="Arial"/>
          <w:color w:val="000000"/>
          <w:sz w:val="22"/>
          <w:szCs w:val="22"/>
        </w:rPr>
        <w:t>mel</w:t>
      </w:r>
      <w:r>
        <w:rPr>
          <w:rFonts w:ascii="Arial" w:hAnsi="Arial" w:cs="Arial"/>
          <w:color w:val="000000"/>
          <w:sz w:val="22"/>
          <w:szCs w:val="22"/>
        </w:rPr>
        <w:t>A</w:t>
      </w:r>
      <w:r w:rsidR="009C57CD">
        <w:rPr>
          <w:rFonts w:ascii="Arial" w:hAnsi="Arial" w:cs="Arial"/>
          <w:color w:val="000000"/>
          <w:sz w:val="22"/>
          <w:szCs w:val="22"/>
        </w:rPr>
        <w:t xml:space="preserve"> median</w:t>
      </w:r>
      <w:r>
        <w:rPr>
          <w:rFonts w:ascii="Arial" w:hAnsi="Arial" w:cs="Arial"/>
          <w:color w:val="000000"/>
          <w:sz w:val="22"/>
          <w:szCs w:val="22"/>
        </w:rPr>
        <w:t xml:space="preserve"> </w:t>
      </w:r>
      <w:r w:rsidR="00A73FC8">
        <w:rPr>
          <w:rFonts w:ascii="Arial" w:hAnsi="Arial" w:cs="Arial"/>
          <w:color w:val="000000"/>
          <w:sz w:val="22"/>
          <w:szCs w:val="22"/>
        </w:rPr>
        <w:t xml:space="preserve">RPM values were </w:t>
      </w:r>
      <w:r w:rsidR="0064613C">
        <w:rPr>
          <w:rFonts w:ascii="Arial" w:hAnsi="Arial" w:cs="Arial"/>
          <w:color w:val="000000"/>
          <w:sz w:val="22"/>
          <w:szCs w:val="22"/>
        </w:rPr>
        <w:t>5</w:t>
      </w:r>
      <w:r w:rsidR="001100B4">
        <w:rPr>
          <w:rFonts w:ascii="Arial" w:hAnsi="Arial" w:cs="Arial"/>
          <w:color w:val="000000"/>
          <w:sz w:val="22"/>
          <w:szCs w:val="22"/>
        </w:rPr>
        <w:t>.1</w:t>
      </w:r>
      <w:r w:rsidR="00D77DF8">
        <w:rPr>
          <w:rFonts w:ascii="Arial" w:hAnsi="Arial" w:cs="Arial"/>
          <w:color w:val="000000"/>
          <w:sz w:val="22"/>
          <w:szCs w:val="22"/>
        </w:rPr>
        <w:t xml:space="preserve"> times</w:t>
      </w:r>
      <w:r>
        <w:rPr>
          <w:rFonts w:ascii="Arial" w:hAnsi="Arial" w:cs="Arial"/>
          <w:color w:val="000000"/>
          <w:sz w:val="22"/>
          <w:szCs w:val="22"/>
        </w:rPr>
        <w:t xml:space="preserve"> higher than </w:t>
      </w:r>
      <w:r w:rsidR="00A73FC8">
        <w:rPr>
          <w:rFonts w:ascii="Arial" w:hAnsi="Arial" w:cs="Arial"/>
          <w:color w:val="000000"/>
          <w:sz w:val="22"/>
          <w:szCs w:val="22"/>
        </w:rPr>
        <w:t xml:space="preserve">in </w:t>
      </w:r>
      <w:r>
        <w:rPr>
          <w:rFonts w:ascii="Arial" w:hAnsi="Arial" w:cs="Arial"/>
          <w:color w:val="000000"/>
          <w:sz w:val="22"/>
          <w:szCs w:val="22"/>
        </w:rPr>
        <w:t xml:space="preserve">genotype </w:t>
      </w:r>
      <w:r w:rsidR="00CB4043">
        <w:rPr>
          <w:rFonts w:ascii="Arial" w:hAnsi="Arial" w:cs="Arial"/>
          <w:color w:val="000000"/>
          <w:sz w:val="22"/>
          <w:szCs w:val="22"/>
        </w:rPr>
        <w:t>mel</w:t>
      </w:r>
      <w:r>
        <w:rPr>
          <w:rFonts w:ascii="Arial" w:hAnsi="Arial" w:cs="Arial"/>
          <w:color w:val="000000"/>
          <w:sz w:val="22"/>
          <w:szCs w:val="22"/>
        </w:rPr>
        <w:t xml:space="preserve">B </w:t>
      </w:r>
      <w:r w:rsidR="00A73FC8">
        <w:rPr>
          <w:rFonts w:ascii="Arial" w:hAnsi="Arial" w:cs="Arial"/>
          <w:color w:val="000000"/>
          <w:sz w:val="22"/>
          <w:szCs w:val="22"/>
        </w:rPr>
        <w:t xml:space="preserve">infections </w:t>
      </w:r>
      <w:r>
        <w:rPr>
          <w:rFonts w:ascii="Arial" w:hAnsi="Arial" w:cs="Arial"/>
          <w:color w:val="000000"/>
          <w:sz w:val="22"/>
          <w:szCs w:val="22"/>
        </w:rPr>
        <w:t>(</w:t>
      </w:r>
      <w:r w:rsidRPr="00E97611">
        <w:rPr>
          <w:rFonts w:ascii="Arial" w:hAnsi="Arial" w:cs="Arial"/>
          <w:b/>
          <w:bCs/>
          <w:color w:val="000000"/>
          <w:sz w:val="22"/>
          <w:szCs w:val="22"/>
        </w:rPr>
        <w:t xml:space="preserve">Fig. </w:t>
      </w:r>
      <w:ins w:id="558" w:author="Keene-Snickers,Lexi" w:date="2025-08-06T15:02:00Z" w16du:dateUtc="2025-08-06T14:02:00Z">
        <w:r w:rsidR="006E3D0E">
          <w:rPr>
            <w:rFonts w:ascii="Arial" w:hAnsi="Arial" w:cs="Arial"/>
            <w:b/>
            <w:bCs/>
            <w:color w:val="000000"/>
            <w:sz w:val="22"/>
            <w:szCs w:val="22"/>
          </w:rPr>
          <w:t>8</w:t>
        </w:r>
      </w:ins>
      <w:del w:id="559" w:author="Keene-Snickers,Lexi" w:date="2025-08-06T15:01:00Z" w16du:dateUtc="2025-08-06T14:01:00Z">
        <w:r w:rsidRPr="00E97611" w:rsidDel="006E3D0E">
          <w:rPr>
            <w:rFonts w:ascii="Arial" w:hAnsi="Arial" w:cs="Arial"/>
            <w:b/>
            <w:bCs/>
            <w:color w:val="000000"/>
            <w:sz w:val="22"/>
            <w:szCs w:val="22"/>
          </w:rPr>
          <w:delText>9</w:delText>
        </w:r>
      </w:del>
      <w:r w:rsidRPr="00E97611">
        <w:rPr>
          <w:rFonts w:ascii="Arial" w:hAnsi="Arial" w:cs="Arial"/>
          <w:b/>
          <w:bCs/>
          <w:color w:val="000000"/>
          <w:sz w:val="22"/>
          <w:szCs w:val="22"/>
        </w:rPr>
        <w:t>A</w:t>
      </w:r>
      <w:r w:rsidR="008B5090" w:rsidRPr="00115BE1">
        <w:rPr>
          <w:rFonts w:ascii="Arial" w:hAnsi="Arial" w:cs="Arial"/>
          <w:color w:val="000000"/>
          <w:sz w:val="22"/>
          <w:szCs w:val="22"/>
        </w:rPr>
        <w:t>, Wilcoxon p-value &lt; 0.005</w:t>
      </w:r>
      <w:r>
        <w:rPr>
          <w:rFonts w:ascii="Arial" w:hAnsi="Arial" w:cs="Arial"/>
          <w:color w:val="000000"/>
          <w:sz w:val="22"/>
          <w:szCs w:val="22"/>
        </w:rPr>
        <w:t xml:space="preserve">). </w:t>
      </w:r>
      <w:r w:rsidR="009E5AF8">
        <w:rPr>
          <w:rFonts w:ascii="Arial" w:hAnsi="Arial" w:cs="Arial"/>
          <w:color w:val="000000"/>
          <w:sz w:val="22"/>
          <w:szCs w:val="22"/>
        </w:rPr>
        <w:t xml:space="preserve">Despite this higher median level, some galbut clade </w:t>
      </w:r>
      <w:r w:rsidR="00EA1479">
        <w:rPr>
          <w:rFonts w:ascii="Arial" w:hAnsi="Arial" w:cs="Arial"/>
          <w:color w:val="000000"/>
          <w:sz w:val="22"/>
          <w:szCs w:val="22"/>
        </w:rPr>
        <w:t>mel</w:t>
      </w:r>
      <w:r w:rsidR="009E5AF8">
        <w:rPr>
          <w:rFonts w:ascii="Arial" w:hAnsi="Arial" w:cs="Arial"/>
          <w:color w:val="000000"/>
          <w:sz w:val="22"/>
          <w:szCs w:val="22"/>
        </w:rPr>
        <w:t xml:space="preserve">A samples had </w:t>
      </w:r>
      <w:r w:rsidR="002E6323">
        <w:rPr>
          <w:rFonts w:ascii="Arial" w:hAnsi="Arial" w:cs="Arial"/>
          <w:color w:val="000000"/>
          <w:sz w:val="22"/>
          <w:szCs w:val="22"/>
        </w:rPr>
        <w:t>the</w:t>
      </w:r>
      <w:r w:rsidR="009E5AF8">
        <w:rPr>
          <w:rFonts w:ascii="Arial" w:hAnsi="Arial" w:cs="Arial"/>
          <w:color w:val="000000"/>
          <w:sz w:val="22"/>
          <w:szCs w:val="22"/>
        </w:rPr>
        <w:t xml:space="preserve"> lowe</w:t>
      </w:r>
      <w:r w:rsidR="002E6323">
        <w:rPr>
          <w:rFonts w:ascii="Arial" w:hAnsi="Arial" w:cs="Arial"/>
          <w:color w:val="000000"/>
          <w:sz w:val="22"/>
          <w:szCs w:val="22"/>
        </w:rPr>
        <w:t>st</w:t>
      </w:r>
      <w:r w:rsidR="009E5AF8">
        <w:rPr>
          <w:rFonts w:ascii="Arial" w:hAnsi="Arial" w:cs="Arial"/>
          <w:color w:val="000000"/>
          <w:sz w:val="22"/>
          <w:szCs w:val="22"/>
        </w:rPr>
        <w:t xml:space="preserve"> RNA levels</w:t>
      </w:r>
      <w:r w:rsidR="002E6323">
        <w:rPr>
          <w:rFonts w:ascii="Arial" w:hAnsi="Arial" w:cs="Arial"/>
          <w:color w:val="000000"/>
          <w:sz w:val="22"/>
          <w:szCs w:val="22"/>
        </w:rPr>
        <w:t>, below 100 RPM.</w:t>
      </w:r>
    </w:p>
    <w:p w14:paraId="0BC49E55" w14:textId="77777777" w:rsidR="008603AA" w:rsidRDefault="008603AA" w:rsidP="00115BE1">
      <w:pPr>
        <w:spacing w:line="360" w:lineRule="auto"/>
        <w:rPr>
          <w:rFonts w:ascii="Arial" w:hAnsi="Arial" w:cs="Arial"/>
          <w:color w:val="000000"/>
          <w:sz w:val="22"/>
          <w:szCs w:val="22"/>
        </w:rPr>
      </w:pPr>
    </w:p>
    <w:p w14:paraId="30B46F8F" w14:textId="4AEA17BB" w:rsidR="00662F11" w:rsidRPr="00172A8D" w:rsidRDefault="004023D8" w:rsidP="00081385">
      <w:pPr>
        <w:spacing w:line="360" w:lineRule="auto"/>
        <w:ind w:firstLine="720"/>
        <w:rPr>
          <w:rFonts w:ascii="Arial" w:hAnsi="Arial" w:cs="Arial"/>
          <w:color w:val="000000"/>
          <w:sz w:val="22"/>
          <w:szCs w:val="22"/>
        </w:rPr>
      </w:pPr>
      <w:r>
        <w:rPr>
          <w:rFonts w:ascii="Arial" w:hAnsi="Arial" w:cs="Arial"/>
          <w:color w:val="000000"/>
          <w:sz w:val="22"/>
          <w:szCs w:val="22"/>
        </w:rPr>
        <w:t xml:space="preserve">We next </w:t>
      </w:r>
      <w:r w:rsidR="00DF705B">
        <w:rPr>
          <w:rFonts w:ascii="Arial" w:hAnsi="Arial" w:cs="Arial"/>
          <w:color w:val="000000"/>
          <w:sz w:val="22"/>
          <w:szCs w:val="22"/>
        </w:rPr>
        <w:t xml:space="preserve">evaluated </w:t>
      </w:r>
      <w:r>
        <w:rPr>
          <w:rFonts w:ascii="Arial" w:hAnsi="Arial" w:cs="Arial"/>
          <w:color w:val="000000"/>
          <w:sz w:val="22"/>
          <w:szCs w:val="22"/>
        </w:rPr>
        <w:t xml:space="preserve">whether </w:t>
      </w:r>
      <w:r w:rsidR="00921649">
        <w:rPr>
          <w:rFonts w:ascii="Arial" w:hAnsi="Arial" w:cs="Arial"/>
          <w:color w:val="000000"/>
          <w:sz w:val="22"/>
          <w:szCs w:val="22"/>
        </w:rPr>
        <w:t>the presence of chaq virus increased levels of galbut virus RNA. There was no difference in</w:t>
      </w:r>
      <w:r w:rsidR="00C47E76">
        <w:rPr>
          <w:rFonts w:ascii="Arial" w:hAnsi="Arial" w:cs="Arial"/>
          <w:color w:val="000000"/>
          <w:sz w:val="22"/>
          <w:szCs w:val="22"/>
        </w:rPr>
        <w:t xml:space="preserve"> median galbut virus</w:t>
      </w:r>
      <w:r w:rsidR="00921649">
        <w:rPr>
          <w:rFonts w:ascii="Arial" w:hAnsi="Arial" w:cs="Arial"/>
          <w:color w:val="000000"/>
          <w:sz w:val="22"/>
          <w:szCs w:val="22"/>
        </w:rPr>
        <w:t xml:space="preserve"> </w:t>
      </w:r>
      <w:r w:rsidR="00C47E76">
        <w:rPr>
          <w:rFonts w:ascii="Arial" w:hAnsi="Arial" w:cs="Arial"/>
          <w:color w:val="000000"/>
          <w:sz w:val="22"/>
          <w:szCs w:val="22"/>
        </w:rPr>
        <w:t xml:space="preserve">RPM </w:t>
      </w:r>
      <w:r w:rsidR="00921649">
        <w:rPr>
          <w:rFonts w:ascii="Arial" w:hAnsi="Arial" w:cs="Arial"/>
          <w:color w:val="000000"/>
          <w:sz w:val="22"/>
          <w:szCs w:val="22"/>
        </w:rPr>
        <w:t xml:space="preserve">levels </w:t>
      </w:r>
      <w:r w:rsidR="009729CB">
        <w:rPr>
          <w:rFonts w:ascii="Arial" w:hAnsi="Arial" w:cs="Arial"/>
          <w:color w:val="000000"/>
          <w:sz w:val="22"/>
          <w:szCs w:val="22"/>
        </w:rPr>
        <w:t>between infections with or without</w:t>
      </w:r>
      <w:r w:rsidR="00921649">
        <w:rPr>
          <w:rFonts w:ascii="Arial" w:hAnsi="Arial" w:cs="Arial"/>
          <w:color w:val="000000"/>
          <w:sz w:val="22"/>
          <w:szCs w:val="22"/>
        </w:rPr>
        <w:t xml:space="preserve"> chaq </w:t>
      </w:r>
      <w:r w:rsidR="009729CB">
        <w:rPr>
          <w:rFonts w:ascii="Arial" w:hAnsi="Arial" w:cs="Arial"/>
          <w:color w:val="000000"/>
          <w:sz w:val="22"/>
          <w:szCs w:val="22"/>
        </w:rPr>
        <w:t>virus</w:t>
      </w:r>
      <w:r w:rsidR="00921649">
        <w:rPr>
          <w:rFonts w:ascii="Arial" w:hAnsi="Arial" w:cs="Arial"/>
          <w:color w:val="000000"/>
          <w:sz w:val="22"/>
          <w:szCs w:val="22"/>
        </w:rPr>
        <w:t xml:space="preserve"> (</w:t>
      </w:r>
      <w:r w:rsidR="00921649" w:rsidRPr="006264D3">
        <w:rPr>
          <w:rFonts w:ascii="Arial" w:hAnsi="Arial" w:cs="Arial"/>
          <w:b/>
          <w:bCs/>
          <w:color w:val="000000"/>
          <w:sz w:val="22"/>
          <w:szCs w:val="22"/>
        </w:rPr>
        <w:t xml:space="preserve">Fig. </w:t>
      </w:r>
      <w:ins w:id="560" w:author="Keene-Snickers,Lexi" w:date="2025-08-06T15:02:00Z" w16du:dateUtc="2025-08-06T14:02:00Z">
        <w:r w:rsidR="006E3D0E">
          <w:rPr>
            <w:rFonts w:ascii="Arial" w:hAnsi="Arial" w:cs="Arial"/>
            <w:b/>
            <w:bCs/>
            <w:color w:val="000000"/>
            <w:sz w:val="22"/>
            <w:szCs w:val="22"/>
          </w:rPr>
          <w:t>8</w:t>
        </w:r>
      </w:ins>
      <w:del w:id="561" w:author="Keene-Snickers,Lexi" w:date="2025-08-06T15:02:00Z" w16du:dateUtc="2025-08-06T14:02:00Z">
        <w:r w:rsidR="008B5090" w:rsidDel="006E3D0E">
          <w:rPr>
            <w:rFonts w:ascii="Arial" w:hAnsi="Arial" w:cs="Arial"/>
            <w:b/>
            <w:bCs/>
            <w:color w:val="000000"/>
            <w:sz w:val="22"/>
            <w:szCs w:val="22"/>
          </w:rPr>
          <w:delText>10</w:delText>
        </w:r>
      </w:del>
      <w:r w:rsidR="00921649" w:rsidRPr="006264D3">
        <w:rPr>
          <w:rFonts w:ascii="Arial" w:hAnsi="Arial" w:cs="Arial"/>
          <w:b/>
          <w:bCs/>
          <w:color w:val="000000"/>
          <w:sz w:val="22"/>
          <w:szCs w:val="22"/>
        </w:rPr>
        <w:t>B</w:t>
      </w:r>
      <w:r w:rsidR="00921649">
        <w:rPr>
          <w:rFonts w:ascii="Arial" w:hAnsi="Arial" w:cs="Arial"/>
          <w:color w:val="000000"/>
          <w:sz w:val="22"/>
          <w:szCs w:val="22"/>
        </w:rPr>
        <w:t xml:space="preserve">; </w:t>
      </w:r>
      <w:r w:rsidR="008B5090">
        <w:rPr>
          <w:rFonts w:ascii="Arial" w:hAnsi="Arial" w:cs="Arial"/>
          <w:color w:val="000000"/>
          <w:sz w:val="22"/>
          <w:szCs w:val="22"/>
        </w:rPr>
        <w:t xml:space="preserve">Wilcoxon </w:t>
      </w:r>
      <w:r w:rsidR="00921649">
        <w:rPr>
          <w:rFonts w:ascii="Arial" w:hAnsi="Arial" w:cs="Arial"/>
          <w:color w:val="000000"/>
          <w:sz w:val="22"/>
          <w:szCs w:val="22"/>
        </w:rPr>
        <w:t xml:space="preserve">p-value = </w:t>
      </w:r>
      <w:r w:rsidR="0064613C">
        <w:rPr>
          <w:rFonts w:ascii="Arial" w:hAnsi="Arial" w:cs="Arial"/>
          <w:color w:val="000000"/>
          <w:sz w:val="22"/>
          <w:szCs w:val="22"/>
        </w:rPr>
        <w:t>0.</w:t>
      </w:r>
      <w:r w:rsidR="008B5090">
        <w:rPr>
          <w:rFonts w:ascii="Arial" w:hAnsi="Arial" w:cs="Arial"/>
          <w:color w:val="000000"/>
          <w:sz w:val="22"/>
          <w:szCs w:val="22"/>
        </w:rPr>
        <w:t>14</w:t>
      </w:r>
      <w:r w:rsidR="00921649">
        <w:rPr>
          <w:rFonts w:ascii="Arial" w:hAnsi="Arial" w:cs="Arial"/>
          <w:color w:val="000000"/>
          <w:sz w:val="22"/>
          <w:szCs w:val="22"/>
        </w:rPr>
        <w:t>).</w:t>
      </w:r>
      <w:r w:rsidR="0064613C">
        <w:rPr>
          <w:rFonts w:ascii="Arial" w:hAnsi="Arial" w:cs="Arial"/>
          <w:color w:val="000000"/>
          <w:sz w:val="22"/>
          <w:szCs w:val="22"/>
        </w:rPr>
        <w:t xml:space="preserve"> </w:t>
      </w:r>
      <w:r w:rsidR="009E5AF8">
        <w:rPr>
          <w:rFonts w:ascii="Arial" w:hAnsi="Arial" w:cs="Arial"/>
          <w:color w:val="000000"/>
          <w:sz w:val="22"/>
          <w:szCs w:val="22"/>
        </w:rPr>
        <w:t>However, s</w:t>
      </w:r>
      <w:r w:rsidR="001100B4">
        <w:rPr>
          <w:rFonts w:ascii="Arial" w:hAnsi="Arial" w:cs="Arial"/>
          <w:color w:val="000000"/>
          <w:sz w:val="22"/>
          <w:szCs w:val="22"/>
        </w:rPr>
        <w:t>amples</w:t>
      </w:r>
      <w:r w:rsidR="00CE360A">
        <w:rPr>
          <w:rFonts w:ascii="Arial" w:hAnsi="Arial" w:cs="Arial"/>
          <w:color w:val="000000"/>
          <w:sz w:val="22"/>
          <w:szCs w:val="22"/>
        </w:rPr>
        <w:t xml:space="preserve"> with chaq virus exhibited a broader distribution of galbut virus RNA levels</w:t>
      </w:r>
      <w:del w:id="562" w:author="Stenglein,Mark" w:date="2025-07-25T14:39:00Z" w16du:dateUtc="2025-07-25T20:39:00Z">
        <w:r w:rsidR="00CE360A" w:rsidDel="00A3209B">
          <w:rPr>
            <w:rFonts w:ascii="Arial" w:hAnsi="Arial" w:cs="Arial"/>
            <w:color w:val="000000"/>
            <w:sz w:val="22"/>
            <w:szCs w:val="22"/>
          </w:rPr>
          <w:delText xml:space="preserve"> (</w:delText>
        </w:r>
        <w:r w:rsidR="00CE360A" w:rsidRPr="001100B4" w:rsidDel="00A3209B">
          <w:rPr>
            <w:rFonts w:ascii="Arial" w:hAnsi="Arial" w:cs="Arial"/>
            <w:color w:val="000000"/>
            <w:sz w:val="22"/>
            <w:szCs w:val="22"/>
          </w:rPr>
          <w:delText xml:space="preserve">Levene’s test, p = </w:delText>
        </w:r>
        <w:r w:rsidR="001100B4" w:rsidRPr="006264D3" w:rsidDel="00A3209B">
          <w:rPr>
            <w:rFonts w:ascii="Arial" w:hAnsi="Arial" w:cs="Arial"/>
            <w:color w:val="000000"/>
            <w:sz w:val="22"/>
            <w:szCs w:val="22"/>
          </w:rPr>
          <w:delText>0.1</w:delText>
        </w:r>
        <w:r w:rsidR="001100B4" w:rsidDel="00A3209B">
          <w:rPr>
            <w:rFonts w:ascii="Arial" w:hAnsi="Arial" w:cs="Arial"/>
            <w:color w:val="000000"/>
            <w:sz w:val="22"/>
            <w:szCs w:val="22"/>
          </w:rPr>
          <w:delText>5</w:delText>
        </w:r>
        <w:r w:rsidR="00CE360A" w:rsidDel="00A3209B">
          <w:rPr>
            <w:rFonts w:ascii="Arial" w:hAnsi="Arial" w:cs="Arial"/>
            <w:color w:val="000000"/>
            <w:sz w:val="22"/>
            <w:szCs w:val="22"/>
          </w:rPr>
          <w:delText>)</w:delText>
        </w:r>
      </w:del>
      <w:r w:rsidR="00CE360A">
        <w:rPr>
          <w:rFonts w:ascii="Arial" w:hAnsi="Arial" w:cs="Arial"/>
          <w:color w:val="000000"/>
          <w:sz w:val="22"/>
          <w:szCs w:val="22"/>
        </w:rPr>
        <w:t xml:space="preserve">. </w:t>
      </w:r>
      <w:r w:rsidR="00427C7B">
        <w:rPr>
          <w:rFonts w:ascii="Arial" w:hAnsi="Arial" w:cs="Arial"/>
          <w:color w:val="000000"/>
          <w:sz w:val="22"/>
          <w:szCs w:val="22"/>
        </w:rPr>
        <w:t>The few s</w:t>
      </w:r>
      <w:r w:rsidR="00BE7E27" w:rsidRPr="00172A8D">
        <w:rPr>
          <w:rFonts w:ascii="Arial" w:hAnsi="Arial" w:cs="Arial"/>
          <w:color w:val="000000"/>
          <w:sz w:val="22"/>
          <w:szCs w:val="22"/>
        </w:rPr>
        <w:t xml:space="preserve">amples </w:t>
      </w:r>
      <w:r w:rsidR="009E5AF8">
        <w:rPr>
          <w:rFonts w:ascii="Arial" w:hAnsi="Arial" w:cs="Arial"/>
          <w:color w:val="000000"/>
          <w:sz w:val="22"/>
          <w:szCs w:val="22"/>
        </w:rPr>
        <w:t xml:space="preserve">without </w:t>
      </w:r>
      <w:r w:rsidR="00BE7E27" w:rsidRPr="00172A8D">
        <w:rPr>
          <w:rFonts w:ascii="Arial" w:hAnsi="Arial" w:cs="Arial"/>
          <w:color w:val="000000"/>
          <w:sz w:val="22"/>
          <w:szCs w:val="22"/>
        </w:rPr>
        <w:t xml:space="preserve">chaq </w:t>
      </w:r>
      <w:r w:rsidR="00662F11" w:rsidRPr="00172A8D">
        <w:rPr>
          <w:rFonts w:ascii="Arial" w:hAnsi="Arial" w:cs="Arial"/>
          <w:color w:val="000000"/>
          <w:sz w:val="22"/>
          <w:szCs w:val="22"/>
        </w:rPr>
        <w:t xml:space="preserve">clustered together in the middle of the </w:t>
      </w:r>
      <w:r w:rsidR="009E5AF8">
        <w:rPr>
          <w:rFonts w:ascii="Arial" w:hAnsi="Arial" w:cs="Arial"/>
          <w:color w:val="000000"/>
          <w:sz w:val="22"/>
          <w:szCs w:val="22"/>
        </w:rPr>
        <w:t xml:space="preserve">much wider </w:t>
      </w:r>
      <w:r w:rsidR="00662F11" w:rsidRPr="00172A8D">
        <w:rPr>
          <w:rFonts w:ascii="Arial" w:hAnsi="Arial" w:cs="Arial"/>
          <w:color w:val="000000"/>
          <w:sz w:val="22"/>
          <w:szCs w:val="22"/>
        </w:rPr>
        <w:t>range of chaq virus positive samples (</w:t>
      </w:r>
      <w:r w:rsidR="00662F11" w:rsidRPr="00172A8D">
        <w:rPr>
          <w:rFonts w:ascii="Arial" w:hAnsi="Arial" w:cs="Arial"/>
          <w:b/>
          <w:bCs/>
          <w:color w:val="000000"/>
          <w:sz w:val="22"/>
          <w:szCs w:val="22"/>
        </w:rPr>
        <w:t xml:space="preserve">Fig. </w:t>
      </w:r>
      <w:ins w:id="563" w:author="Keene-Snickers,Lexi" w:date="2025-08-06T15:02:00Z" w16du:dateUtc="2025-08-06T14:02:00Z">
        <w:r w:rsidR="006E3D0E">
          <w:rPr>
            <w:rFonts w:ascii="Arial" w:hAnsi="Arial" w:cs="Arial"/>
            <w:b/>
            <w:bCs/>
            <w:color w:val="000000"/>
            <w:sz w:val="22"/>
            <w:szCs w:val="22"/>
          </w:rPr>
          <w:t>8</w:t>
        </w:r>
      </w:ins>
      <w:del w:id="564" w:author="Keene-Snickers,Lexi" w:date="2025-08-06T15:02:00Z" w16du:dateUtc="2025-08-06T14:02:00Z">
        <w:r w:rsidR="008B5090" w:rsidDel="006E3D0E">
          <w:rPr>
            <w:rFonts w:ascii="Arial" w:hAnsi="Arial" w:cs="Arial"/>
            <w:b/>
            <w:bCs/>
            <w:color w:val="000000"/>
            <w:sz w:val="22"/>
            <w:szCs w:val="22"/>
          </w:rPr>
          <w:delText>10</w:delText>
        </w:r>
      </w:del>
      <w:r w:rsidR="00662F11" w:rsidRPr="00172A8D">
        <w:rPr>
          <w:rFonts w:ascii="Arial" w:hAnsi="Arial" w:cs="Arial"/>
          <w:b/>
          <w:bCs/>
          <w:color w:val="000000"/>
          <w:sz w:val="22"/>
          <w:szCs w:val="22"/>
        </w:rPr>
        <w:t>B</w:t>
      </w:r>
      <w:ins w:id="565" w:author="Stenglein,Mark" w:date="2025-07-25T14:39:00Z" w16du:dateUtc="2025-07-25T20:39:00Z">
        <w:r w:rsidR="00A3209B">
          <w:rPr>
            <w:rFonts w:ascii="Arial" w:hAnsi="Arial" w:cs="Arial"/>
            <w:color w:val="000000"/>
            <w:sz w:val="22"/>
            <w:szCs w:val="22"/>
          </w:rPr>
          <w:t xml:space="preserve">; </w:t>
        </w:r>
      </w:ins>
      <w:del w:id="566" w:author="Stenglein,Mark" w:date="2025-07-25T14:39:00Z" w16du:dateUtc="2025-07-25T20:39:00Z">
        <w:r w:rsidR="00662F11" w:rsidRPr="00172A8D" w:rsidDel="00A3209B">
          <w:rPr>
            <w:rFonts w:ascii="Arial" w:hAnsi="Arial" w:cs="Arial"/>
            <w:color w:val="000000"/>
            <w:sz w:val="22"/>
            <w:szCs w:val="22"/>
          </w:rPr>
          <w:delText>)</w:delText>
        </w:r>
        <w:r w:rsidR="0064613C" w:rsidDel="00A3209B">
          <w:rPr>
            <w:rFonts w:ascii="Arial" w:hAnsi="Arial" w:cs="Arial"/>
            <w:color w:val="000000"/>
            <w:sz w:val="22"/>
            <w:szCs w:val="22"/>
          </w:rPr>
          <w:delText xml:space="preserve">. </w:delText>
        </w:r>
      </w:del>
      <w:ins w:id="567" w:author="Stenglein,Mark" w:date="2025-07-25T14:39:00Z" w16du:dateUtc="2025-07-25T20:39:00Z">
        <w:r w:rsidR="00A3209B" w:rsidRPr="001100B4">
          <w:rPr>
            <w:rFonts w:ascii="Arial" w:hAnsi="Arial" w:cs="Arial"/>
            <w:color w:val="000000"/>
            <w:sz w:val="22"/>
            <w:szCs w:val="22"/>
          </w:rPr>
          <w:t xml:space="preserve">Levene’s test, p = </w:t>
        </w:r>
        <w:r w:rsidR="00A3209B" w:rsidRPr="006264D3">
          <w:rPr>
            <w:rFonts w:ascii="Arial" w:hAnsi="Arial" w:cs="Arial"/>
            <w:color w:val="000000"/>
            <w:sz w:val="22"/>
            <w:szCs w:val="22"/>
          </w:rPr>
          <w:t>0.1</w:t>
        </w:r>
        <w:r w:rsidR="00A3209B">
          <w:rPr>
            <w:rFonts w:ascii="Arial" w:hAnsi="Arial" w:cs="Arial"/>
            <w:color w:val="000000"/>
            <w:sz w:val="22"/>
            <w:szCs w:val="22"/>
          </w:rPr>
          <w:t xml:space="preserve">5).  </w:t>
        </w:r>
      </w:ins>
      <w:ins w:id="568" w:author="Stenglein,Mark" w:date="2025-07-25T14:40:00Z" w16du:dateUtc="2025-07-25T20:40:00Z">
        <w:r w:rsidR="00A3209B">
          <w:rPr>
            <w:rFonts w:ascii="Arial" w:hAnsi="Arial" w:cs="Arial"/>
            <w:color w:val="000000"/>
            <w:sz w:val="22"/>
            <w:szCs w:val="22"/>
          </w:rPr>
          <w:t>Analysis of a larger number of chaq-less samples would increase</w:t>
        </w:r>
      </w:ins>
      <w:ins w:id="569" w:author="Stenglein,Mark" w:date="2025-07-25T14:41:00Z" w16du:dateUtc="2025-07-25T20:41:00Z">
        <w:r w:rsidR="00A3209B">
          <w:rPr>
            <w:rFonts w:ascii="Arial" w:hAnsi="Arial" w:cs="Arial"/>
            <w:color w:val="000000"/>
            <w:sz w:val="22"/>
            <w:szCs w:val="22"/>
          </w:rPr>
          <w:t xml:space="preserve"> power </w:t>
        </w:r>
      </w:ins>
      <w:ins w:id="570" w:author="Stenglein,Mark" w:date="2025-07-25T14:40:00Z" w16du:dateUtc="2025-07-25T20:40:00Z">
        <w:r w:rsidR="00A3209B">
          <w:rPr>
            <w:rFonts w:ascii="Arial" w:hAnsi="Arial" w:cs="Arial"/>
            <w:color w:val="000000"/>
            <w:sz w:val="22"/>
            <w:szCs w:val="22"/>
          </w:rPr>
          <w:t xml:space="preserve">to detect a significant </w:t>
        </w:r>
      </w:ins>
      <w:ins w:id="571" w:author="Stenglein,Mark" w:date="2025-07-25T14:39:00Z" w16du:dateUtc="2025-07-25T20:39:00Z">
        <w:r w:rsidR="00A3209B">
          <w:rPr>
            <w:rFonts w:ascii="Arial" w:hAnsi="Arial" w:cs="Arial"/>
            <w:color w:val="000000"/>
            <w:sz w:val="22"/>
            <w:szCs w:val="22"/>
          </w:rPr>
          <w:t>difference in variance</w:t>
        </w:r>
      </w:ins>
      <w:ins w:id="572" w:author="Stenglein,Mark" w:date="2025-07-25T14:41:00Z" w16du:dateUtc="2025-07-25T20:41:00Z">
        <w:r w:rsidR="00A3209B">
          <w:rPr>
            <w:rFonts w:ascii="Arial" w:hAnsi="Arial" w:cs="Arial"/>
            <w:color w:val="000000"/>
            <w:sz w:val="22"/>
            <w:szCs w:val="22"/>
          </w:rPr>
          <w:t xml:space="preserve">.   </w:t>
        </w:r>
      </w:ins>
    </w:p>
    <w:p w14:paraId="7751C7D5" w14:textId="77777777" w:rsidR="004C7DE3" w:rsidRPr="00DD52CF" w:rsidRDefault="004C7DE3" w:rsidP="006264D3">
      <w:pPr>
        <w:spacing w:line="360" w:lineRule="auto"/>
        <w:rPr>
          <w:rFonts w:ascii="Arial" w:hAnsi="Arial" w:cs="Arial"/>
          <w:color w:val="000000"/>
          <w:sz w:val="22"/>
          <w:szCs w:val="22"/>
        </w:rPr>
      </w:pPr>
    </w:p>
    <w:p w14:paraId="68B95508" w14:textId="3E0F73EE" w:rsidR="008603AA" w:rsidRDefault="00983205" w:rsidP="00081385">
      <w:pPr>
        <w:spacing w:line="360" w:lineRule="auto"/>
        <w:rPr>
          <w:rFonts w:ascii="Arial" w:hAnsi="Arial" w:cs="Arial"/>
          <w:b/>
          <w:bCs/>
          <w:sz w:val="22"/>
          <w:szCs w:val="22"/>
        </w:rPr>
      </w:pPr>
      <w:r>
        <w:rPr>
          <w:rFonts w:ascii="Arial" w:hAnsi="Arial" w:cs="Arial"/>
          <w:b/>
          <w:bCs/>
          <w:noProof/>
          <w:sz w:val="22"/>
          <w:szCs w:val="22"/>
        </w:rPr>
        <w:drawing>
          <wp:inline distT="0" distB="0" distL="0" distR="0" wp14:anchorId="442363A2" wp14:editId="7F201EF5">
            <wp:extent cx="5943600" cy="2499995"/>
            <wp:effectExtent l="0" t="0" r="0" b="1905"/>
            <wp:docPr id="4702425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242539" name="Picture 470242539"/>
                    <pic:cNvPicPr/>
                  </pic:nvPicPr>
                  <pic:blipFill>
                    <a:blip r:embed="rId37"/>
                    <a:stretch>
                      <a:fillRect/>
                    </a:stretch>
                  </pic:blipFill>
                  <pic:spPr>
                    <a:xfrm>
                      <a:off x="0" y="0"/>
                      <a:ext cx="5943600" cy="2499995"/>
                    </a:xfrm>
                    <a:prstGeom prst="rect">
                      <a:avLst/>
                    </a:prstGeom>
                  </pic:spPr>
                </pic:pic>
              </a:graphicData>
            </a:graphic>
          </wp:inline>
        </w:drawing>
      </w:r>
    </w:p>
    <w:p w14:paraId="298ABE6A" w14:textId="424AE1FA" w:rsidR="0064613C" w:rsidRPr="00E97611" w:rsidRDefault="00456285" w:rsidP="00081385">
      <w:pPr>
        <w:spacing w:line="360" w:lineRule="auto"/>
        <w:rPr>
          <w:rFonts w:ascii="Arial" w:hAnsi="Arial" w:cs="Arial"/>
          <w:sz w:val="22"/>
          <w:szCs w:val="22"/>
        </w:rPr>
      </w:pPr>
      <w:r w:rsidRPr="00631ADB">
        <w:rPr>
          <w:rFonts w:ascii="Arial" w:hAnsi="Arial" w:cs="Arial"/>
          <w:b/>
          <w:bCs/>
          <w:sz w:val="22"/>
          <w:szCs w:val="22"/>
        </w:rPr>
        <w:t xml:space="preserve">Figure </w:t>
      </w:r>
      <w:ins w:id="573" w:author="Keene-Snickers,Lexi" w:date="2025-08-06T15:01:00Z" w16du:dateUtc="2025-08-06T14:01:00Z">
        <w:r w:rsidR="006E3D0E">
          <w:rPr>
            <w:rFonts w:ascii="Arial" w:hAnsi="Arial" w:cs="Arial"/>
            <w:b/>
            <w:bCs/>
            <w:sz w:val="22"/>
            <w:szCs w:val="22"/>
          </w:rPr>
          <w:t>8</w:t>
        </w:r>
      </w:ins>
      <w:del w:id="574" w:author="Keene-Snickers,Lexi" w:date="2025-08-06T15:01:00Z" w16du:dateUtc="2025-08-06T14:01:00Z">
        <w:r w:rsidR="008B5090" w:rsidDel="006E3D0E">
          <w:rPr>
            <w:rFonts w:ascii="Arial" w:hAnsi="Arial" w:cs="Arial"/>
            <w:b/>
            <w:bCs/>
            <w:sz w:val="22"/>
            <w:szCs w:val="22"/>
          </w:rPr>
          <w:delText>10</w:delText>
        </w:r>
      </w:del>
      <w:r w:rsidRPr="00631ADB">
        <w:rPr>
          <w:rFonts w:ascii="Arial" w:hAnsi="Arial" w:cs="Arial"/>
          <w:b/>
          <w:bCs/>
          <w:sz w:val="22"/>
          <w:szCs w:val="22"/>
        </w:rPr>
        <w:t>:</w:t>
      </w:r>
      <w:r w:rsidR="00631ADB" w:rsidRPr="00631ADB">
        <w:rPr>
          <w:rFonts w:ascii="Arial" w:hAnsi="Arial" w:cs="Arial"/>
          <w:b/>
          <w:bCs/>
          <w:sz w:val="22"/>
          <w:szCs w:val="22"/>
        </w:rPr>
        <w:t xml:space="preserve"> Galbut virus genotype </w:t>
      </w:r>
      <w:r w:rsidR="006D11D5">
        <w:rPr>
          <w:rFonts w:ascii="Arial" w:hAnsi="Arial" w:cs="Arial"/>
          <w:b/>
          <w:bCs/>
          <w:sz w:val="22"/>
          <w:szCs w:val="22"/>
        </w:rPr>
        <w:t>mel</w:t>
      </w:r>
      <w:r w:rsidR="00631ADB" w:rsidRPr="00631ADB">
        <w:rPr>
          <w:rFonts w:ascii="Arial" w:hAnsi="Arial" w:cs="Arial"/>
          <w:b/>
          <w:bCs/>
          <w:sz w:val="22"/>
          <w:szCs w:val="22"/>
        </w:rPr>
        <w:t xml:space="preserve">A </w:t>
      </w:r>
      <w:r w:rsidR="00C21F48">
        <w:rPr>
          <w:rFonts w:ascii="Arial" w:hAnsi="Arial" w:cs="Arial"/>
          <w:b/>
          <w:bCs/>
          <w:sz w:val="22"/>
          <w:szCs w:val="22"/>
        </w:rPr>
        <w:t xml:space="preserve">replicates to higher levels than genotype </w:t>
      </w:r>
      <w:r w:rsidR="0026661F">
        <w:rPr>
          <w:rFonts w:ascii="Arial" w:hAnsi="Arial" w:cs="Arial"/>
          <w:b/>
          <w:bCs/>
          <w:sz w:val="22"/>
          <w:szCs w:val="22"/>
        </w:rPr>
        <w:t>mel</w:t>
      </w:r>
      <w:r w:rsidR="00C21F48">
        <w:rPr>
          <w:rFonts w:ascii="Arial" w:hAnsi="Arial" w:cs="Arial"/>
          <w:b/>
          <w:bCs/>
          <w:sz w:val="22"/>
          <w:szCs w:val="22"/>
        </w:rPr>
        <w:t xml:space="preserve">B. </w:t>
      </w:r>
      <w:r w:rsidR="00C21F48">
        <w:rPr>
          <w:rFonts w:ascii="Arial" w:hAnsi="Arial" w:cs="Arial"/>
          <w:sz w:val="22"/>
          <w:szCs w:val="22"/>
        </w:rPr>
        <w:t>(A)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1100B4">
        <w:rPr>
          <w:rFonts w:ascii="Arial" w:hAnsi="Arial" w:cs="Arial"/>
          <w:sz w:val="22"/>
          <w:szCs w:val="22"/>
        </w:rPr>
        <w:t xml:space="preserve">for clades </w:t>
      </w:r>
      <w:r w:rsidR="0026661F">
        <w:rPr>
          <w:rFonts w:ascii="Arial" w:hAnsi="Arial" w:cs="Arial"/>
          <w:sz w:val="22"/>
          <w:szCs w:val="22"/>
        </w:rPr>
        <w:t>mel</w:t>
      </w:r>
      <w:r w:rsidR="001100B4">
        <w:rPr>
          <w:rFonts w:ascii="Arial" w:hAnsi="Arial" w:cs="Arial"/>
          <w:sz w:val="22"/>
          <w:szCs w:val="22"/>
        </w:rPr>
        <w:t xml:space="preserve">A and </w:t>
      </w:r>
      <w:r w:rsidR="0026661F">
        <w:rPr>
          <w:rFonts w:ascii="Arial" w:hAnsi="Arial" w:cs="Arial"/>
          <w:sz w:val="22"/>
          <w:szCs w:val="22"/>
        </w:rPr>
        <w:t>mel</w:t>
      </w:r>
      <w:r w:rsidR="001100B4">
        <w:rPr>
          <w:rFonts w:ascii="Arial" w:hAnsi="Arial" w:cs="Arial"/>
          <w:sz w:val="22"/>
          <w:szCs w:val="22"/>
        </w:rPr>
        <w:t>B</w:t>
      </w:r>
      <w:r w:rsidR="00CB4043">
        <w:rPr>
          <w:rFonts w:ascii="Arial" w:hAnsi="Arial" w:cs="Arial"/>
          <w:sz w:val="22"/>
          <w:szCs w:val="22"/>
        </w:rPr>
        <w:t xml:space="preserve"> from singly infected </w:t>
      </w:r>
      <w:r w:rsidR="00CB4043" w:rsidRPr="00115BE1">
        <w:rPr>
          <w:rFonts w:ascii="Arial" w:hAnsi="Arial" w:cs="Arial"/>
          <w:i/>
          <w:iCs/>
          <w:sz w:val="22"/>
          <w:szCs w:val="22"/>
        </w:rPr>
        <w:t>D. melanogaster</w:t>
      </w:r>
      <w:r w:rsidR="00CB4043">
        <w:rPr>
          <w:rFonts w:ascii="Arial" w:hAnsi="Arial" w:cs="Arial"/>
          <w:sz w:val="22"/>
          <w:szCs w:val="22"/>
        </w:rPr>
        <w:t xml:space="preserve"> samples</w:t>
      </w:r>
      <w:r w:rsidR="00C21F48">
        <w:rPr>
          <w:rFonts w:ascii="Arial" w:hAnsi="Arial" w:cs="Arial"/>
          <w:sz w:val="22"/>
          <w:szCs w:val="22"/>
        </w:rPr>
        <w:t>. (B) Boxplot of total galbut virus reads per million</w:t>
      </w:r>
      <w:r w:rsidR="00F7228B">
        <w:rPr>
          <w:rFonts w:ascii="Arial" w:hAnsi="Arial" w:cs="Arial"/>
          <w:sz w:val="22"/>
          <w:szCs w:val="22"/>
        </w:rPr>
        <w:t xml:space="preserve"> total reads</w:t>
      </w:r>
      <w:r w:rsidR="00C21F48">
        <w:rPr>
          <w:rFonts w:ascii="Arial" w:hAnsi="Arial" w:cs="Arial"/>
          <w:sz w:val="22"/>
          <w:szCs w:val="22"/>
        </w:rPr>
        <w:t xml:space="preserve"> </w:t>
      </w:r>
      <w:r w:rsidR="00CB4043">
        <w:rPr>
          <w:rFonts w:ascii="Arial" w:hAnsi="Arial" w:cs="Arial"/>
          <w:sz w:val="22"/>
          <w:szCs w:val="22"/>
        </w:rPr>
        <w:t xml:space="preserve">in infections with and without </w:t>
      </w:r>
      <w:r w:rsidR="00C21F48">
        <w:rPr>
          <w:rFonts w:ascii="Arial" w:hAnsi="Arial" w:cs="Arial"/>
          <w:sz w:val="22"/>
          <w:szCs w:val="22"/>
        </w:rPr>
        <w:t>chaq virus.</w:t>
      </w:r>
      <w:r w:rsidR="001100B4">
        <w:rPr>
          <w:rFonts w:ascii="Arial" w:hAnsi="Arial" w:cs="Arial"/>
          <w:sz w:val="22"/>
          <w:szCs w:val="22"/>
        </w:rPr>
        <w:t xml:space="preserve"> </w:t>
      </w:r>
    </w:p>
    <w:p w14:paraId="39426B33" w14:textId="77777777" w:rsidR="00FF5DED" w:rsidRPr="00FF5DED" w:rsidRDefault="00FF5DED" w:rsidP="00081385">
      <w:pPr>
        <w:spacing w:line="360" w:lineRule="auto"/>
        <w:rPr>
          <w:rFonts w:ascii="Arial" w:hAnsi="Arial" w:cs="Arial"/>
          <w:sz w:val="22"/>
          <w:szCs w:val="22"/>
        </w:rPr>
      </w:pPr>
    </w:p>
    <w:p w14:paraId="7D9D24AF" w14:textId="5348D174" w:rsidR="004271E5" w:rsidRPr="004271E5" w:rsidRDefault="004271E5" w:rsidP="00081385">
      <w:pPr>
        <w:spacing w:line="360" w:lineRule="auto"/>
        <w:rPr>
          <w:rFonts w:ascii="Arial" w:hAnsi="Arial" w:cs="Arial"/>
          <w:b/>
          <w:bCs/>
          <w:sz w:val="22"/>
          <w:szCs w:val="22"/>
        </w:rPr>
      </w:pPr>
      <w:r w:rsidRPr="004271E5">
        <w:rPr>
          <w:rFonts w:ascii="Arial" w:hAnsi="Arial" w:cs="Arial"/>
          <w:b/>
          <w:bCs/>
          <w:sz w:val="22"/>
          <w:szCs w:val="22"/>
        </w:rPr>
        <w:t xml:space="preserve">Galbut virus reassortment </w:t>
      </w:r>
      <w:r w:rsidR="00DA28F2">
        <w:rPr>
          <w:rFonts w:ascii="Arial" w:hAnsi="Arial" w:cs="Arial"/>
          <w:b/>
          <w:bCs/>
          <w:sz w:val="22"/>
          <w:szCs w:val="22"/>
        </w:rPr>
        <w:t>occurs</w:t>
      </w:r>
      <w:r w:rsidRPr="004271E5">
        <w:rPr>
          <w:rFonts w:ascii="Arial" w:hAnsi="Arial" w:cs="Arial"/>
          <w:b/>
          <w:bCs/>
          <w:sz w:val="22"/>
          <w:szCs w:val="22"/>
        </w:rPr>
        <w:t xml:space="preserve"> </w:t>
      </w:r>
      <w:r w:rsidR="00B461C6">
        <w:rPr>
          <w:rFonts w:ascii="Arial" w:hAnsi="Arial" w:cs="Arial"/>
          <w:b/>
          <w:bCs/>
          <w:sz w:val="22"/>
          <w:szCs w:val="22"/>
        </w:rPr>
        <w:t>within but not between genotypes</w:t>
      </w:r>
      <w:r w:rsidRPr="004271E5">
        <w:rPr>
          <w:rFonts w:ascii="Arial" w:hAnsi="Arial" w:cs="Arial"/>
          <w:b/>
          <w:bCs/>
          <w:sz w:val="22"/>
          <w:szCs w:val="22"/>
        </w:rPr>
        <w:t xml:space="preserve"> </w:t>
      </w:r>
    </w:p>
    <w:p w14:paraId="27203770" w14:textId="77777777" w:rsidR="004271E5" w:rsidRDefault="004271E5" w:rsidP="00081385">
      <w:pPr>
        <w:spacing w:line="360" w:lineRule="auto"/>
        <w:rPr>
          <w:rFonts w:ascii="Arial" w:hAnsi="Arial" w:cs="Arial"/>
          <w:sz w:val="22"/>
          <w:szCs w:val="22"/>
        </w:rPr>
      </w:pPr>
    </w:p>
    <w:p w14:paraId="7EBC939F" w14:textId="0BDF9521" w:rsidR="0064613C" w:rsidRDefault="00290FAD" w:rsidP="00081385">
      <w:pPr>
        <w:spacing w:line="360" w:lineRule="auto"/>
        <w:rPr>
          <w:rFonts w:ascii="Arial" w:hAnsi="Arial" w:cs="Arial"/>
          <w:sz w:val="22"/>
          <w:szCs w:val="22"/>
        </w:rPr>
      </w:pPr>
      <w:r>
        <w:rPr>
          <w:rFonts w:ascii="Arial" w:hAnsi="Arial" w:cs="Arial"/>
          <w:sz w:val="22"/>
          <w:szCs w:val="22"/>
        </w:rPr>
        <w:tab/>
      </w:r>
      <w:r w:rsidR="005C4CE8">
        <w:rPr>
          <w:rFonts w:ascii="Arial" w:hAnsi="Arial" w:cs="Arial"/>
          <w:sz w:val="22"/>
          <w:szCs w:val="22"/>
        </w:rPr>
        <w:t xml:space="preserve">Reassortment – the shuffling of genome segments following co-infection is </w:t>
      </w:r>
      <w:r w:rsidR="009C0B6B">
        <w:rPr>
          <w:rFonts w:ascii="Arial" w:hAnsi="Arial" w:cs="Arial"/>
          <w:sz w:val="22"/>
          <w:szCs w:val="22"/>
        </w:rPr>
        <w:t xml:space="preserve">common </w:t>
      </w:r>
      <w:r w:rsidR="005C4CE8">
        <w:rPr>
          <w:rFonts w:ascii="Arial" w:hAnsi="Arial" w:cs="Arial"/>
          <w:sz w:val="22"/>
          <w:szCs w:val="22"/>
        </w:rPr>
        <w:t>for viruses with segmented genomes</w:t>
      </w:r>
      <w:sdt>
        <w:sdtPr>
          <w:rPr>
            <w:rFonts w:ascii="Arial" w:hAnsi="Arial" w:cs="Arial"/>
            <w:color w:val="000000"/>
            <w:sz w:val="22"/>
            <w:szCs w:val="22"/>
            <w:vertAlign w:val="superscript"/>
          </w:rPr>
          <w:tag w:val="MENDELEY_CITATION_v3_eyJjaXRhdGlvbklEIjoiTUVOREVMRVlfQ0lUQVRJT05fYWI3NTJkMjEtMmYzOS00M2RhLWE1ZWUtMDEwOTk4Y2NhN2E5IiwicHJvcGVydGllcyI6eyJub3RlSW5kZXgiOjB9LCJpc0VkaXRlZCI6ZmFsc2UsIm1hbnVhbE92ZXJyaWRlIjp7ImlzTWFudWFsbHlPdmVycmlkZGVuIjpmYWxzZSwiY2l0ZXByb2NUZXh0IjoiPHN1cD4zO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
          <w:id w:val="1587814046"/>
          <w:placeholder>
            <w:docPart w:val="DefaultPlaceholder_-1854013440"/>
          </w:placeholder>
        </w:sdtPr>
        <w:sdtContent>
          <w:ins w:id="575" w:author="Keene-Snickers,Lexi" w:date="2025-08-08T16:10:00Z" w16du:dateUtc="2025-08-08T15:10:00Z">
            <w:r w:rsidR="003504EF" w:rsidRPr="003504EF">
              <w:rPr>
                <w:rFonts w:ascii="Arial" w:hAnsi="Arial" w:cs="Arial"/>
                <w:color w:val="000000"/>
                <w:sz w:val="22"/>
                <w:szCs w:val="22"/>
                <w:vertAlign w:val="superscript"/>
              </w:rPr>
              <w:t>39</w:t>
            </w:r>
          </w:ins>
          <w:del w:id="576" w:author="Keene-Snickers,Lexi" w:date="2025-08-08T16:10:00Z" w16du:dateUtc="2025-08-08T15:10:00Z">
            <w:r w:rsidR="003504EF" w:rsidRPr="003504EF" w:rsidDel="003504EF">
              <w:rPr>
                <w:rFonts w:ascii="Arial" w:hAnsi="Arial" w:cs="Arial"/>
                <w:color w:val="000000"/>
                <w:sz w:val="22"/>
                <w:szCs w:val="22"/>
                <w:vertAlign w:val="superscript"/>
              </w:rPr>
              <w:delText>39</w:delText>
            </w:r>
          </w:del>
        </w:sdtContent>
      </w:sdt>
      <w:r w:rsidR="005C4CE8">
        <w:rPr>
          <w:rFonts w:ascii="Arial" w:hAnsi="Arial" w:cs="Arial"/>
          <w:sz w:val="22"/>
          <w:szCs w:val="22"/>
        </w:rPr>
        <w:t xml:space="preserve">. </w:t>
      </w:r>
      <w:r w:rsidR="008C5374">
        <w:rPr>
          <w:rFonts w:ascii="Arial" w:hAnsi="Arial" w:cs="Arial"/>
          <w:sz w:val="22"/>
          <w:szCs w:val="22"/>
        </w:rPr>
        <w:t xml:space="preserve">The short branches in </w:t>
      </w:r>
      <w:r w:rsidR="00F07E38">
        <w:rPr>
          <w:rFonts w:ascii="Arial" w:hAnsi="Arial" w:cs="Arial"/>
          <w:sz w:val="22"/>
          <w:szCs w:val="22"/>
        </w:rPr>
        <w:t xml:space="preserve">galbut virus </w:t>
      </w:r>
      <w:r w:rsidR="008C5374">
        <w:rPr>
          <w:rFonts w:ascii="Arial" w:hAnsi="Arial" w:cs="Arial"/>
          <w:sz w:val="22"/>
          <w:szCs w:val="22"/>
        </w:rPr>
        <w:t>trees and high frequency of co-infection complicated detection of reassortment.</w:t>
      </w:r>
      <w:r w:rsidR="00546C56">
        <w:rPr>
          <w:rFonts w:ascii="Arial" w:hAnsi="Arial" w:cs="Arial"/>
          <w:sz w:val="22"/>
          <w:szCs w:val="22"/>
        </w:rPr>
        <w:t xml:space="preserve"> W</w:t>
      </w:r>
      <w:r w:rsidR="00F07E38">
        <w:rPr>
          <w:rFonts w:ascii="Arial" w:hAnsi="Arial" w:cs="Arial"/>
          <w:sz w:val="22"/>
          <w:szCs w:val="22"/>
        </w:rPr>
        <w:t xml:space="preserve">e </w:t>
      </w:r>
      <w:r w:rsidR="00546C56">
        <w:rPr>
          <w:rFonts w:ascii="Arial" w:hAnsi="Arial" w:cs="Arial"/>
          <w:sz w:val="22"/>
          <w:szCs w:val="22"/>
        </w:rPr>
        <w:t xml:space="preserve">therefore </w:t>
      </w:r>
      <w:r w:rsidR="00F07E38">
        <w:rPr>
          <w:rFonts w:ascii="Arial" w:hAnsi="Arial" w:cs="Arial"/>
          <w:sz w:val="22"/>
          <w:szCs w:val="22"/>
        </w:rPr>
        <w:t xml:space="preserve">excluded </w:t>
      </w:r>
      <w:r w:rsidR="0064613C">
        <w:rPr>
          <w:rFonts w:ascii="Arial" w:hAnsi="Arial" w:cs="Arial"/>
          <w:sz w:val="22"/>
          <w:szCs w:val="22"/>
        </w:rPr>
        <w:t xml:space="preserve">samples with </w:t>
      </w:r>
      <w:r w:rsidR="0064613C">
        <w:rPr>
          <w:rFonts w:ascii="Arial" w:hAnsi="Arial" w:cs="Arial"/>
          <w:sz w:val="22"/>
          <w:szCs w:val="22"/>
        </w:rPr>
        <w:lastRenderedPageBreak/>
        <w:t xml:space="preserve">evidence of coinfection </w:t>
      </w:r>
      <w:r w:rsidR="004E6502">
        <w:rPr>
          <w:rFonts w:ascii="Arial" w:hAnsi="Arial" w:cs="Arial"/>
          <w:sz w:val="22"/>
          <w:szCs w:val="22"/>
        </w:rPr>
        <w:t xml:space="preserve">and collapsed very short branches in trees into polytomies </w:t>
      </w:r>
      <w:r w:rsidR="00546C56">
        <w:rPr>
          <w:rFonts w:ascii="Arial" w:hAnsi="Arial" w:cs="Arial"/>
          <w:sz w:val="22"/>
          <w:szCs w:val="22"/>
        </w:rPr>
        <w:t>t</w:t>
      </w:r>
      <w:r w:rsidR="00546C56" w:rsidRPr="00546C56">
        <w:rPr>
          <w:rFonts w:ascii="Arial" w:hAnsi="Arial" w:cs="Arial"/>
          <w:sz w:val="22"/>
          <w:szCs w:val="22"/>
        </w:rPr>
        <w:t>o mitigate these potential confounders</w:t>
      </w:r>
      <w:r w:rsidR="004E6502">
        <w:rPr>
          <w:rFonts w:ascii="Arial" w:hAnsi="Arial" w:cs="Arial"/>
          <w:sz w:val="22"/>
          <w:szCs w:val="22"/>
        </w:rPr>
        <w:t>.</w:t>
      </w:r>
    </w:p>
    <w:p w14:paraId="0FE8D45C" w14:textId="77777777" w:rsidR="0064613C" w:rsidRDefault="0064613C" w:rsidP="00081385">
      <w:pPr>
        <w:spacing w:line="360" w:lineRule="auto"/>
        <w:rPr>
          <w:rFonts w:ascii="Arial" w:hAnsi="Arial" w:cs="Arial"/>
          <w:sz w:val="22"/>
          <w:szCs w:val="22"/>
        </w:rPr>
      </w:pPr>
    </w:p>
    <w:p w14:paraId="408CC397" w14:textId="5648C651" w:rsidR="0083169E" w:rsidRDefault="0064613C" w:rsidP="006D3BED">
      <w:pPr>
        <w:spacing w:line="360" w:lineRule="auto"/>
        <w:ind w:firstLine="720"/>
        <w:rPr>
          <w:rFonts w:ascii="Arial" w:hAnsi="Arial" w:cs="Arial"/>
          <w:sz w:val="22"/>
          <w:szCs w:val="22"/>
        </w:rPr>
      </w:pPr>
      <w:r>
        <w:rPr>
          <w:rFonts w:ascii="Arial" w:hAnsi="Arial" w:cs="Arial"/>
          <w:sz w:val="22"/>
          <w:szCs w:val="22"/>
        </w:rPr>
        <w:t>T</w:t>
      </w:r>
      <w:r w:rsidR="00142E50">
        <w:rPr>
          <w:rFonts w:ascii="Arial" w:hAnsi="Arial" w:cs="Arial"/>
          <w:sz w:val="22"/>
          <w:szCs w:val="22"/>
        </w:rPr>
        <w:t xml:space="preserve">here </w:t>
      </w:r>
      <w:r w:rsidR="008C5374">
        <w:rPr>
          <w:rFonts w:ascii="Arial" w:hAnsi="Arial" w:cs="Arial"/>
          <w:sz w:val="22"/>
          <w:szCs w:val="22"/>
        </w:rPr>
        <w:t xml:space="preserve">were many well-supported examples </w:t>
      </w:r>
      <w:r w:rsidR="00142E50">
        <w:rPr>
          <w:rFonts w:ascii="Arial" w:hAnsi="Arial" w:cs="Arial"/>
          <w:sz w:val="22"/>
          <w:szCs w:val="22"/>
        </w:rPr>
        <w:t xml:space="preserve">of </w:t>
      </w:r>
      <w:r w:rsidR="00973627">
        <w:rPr>
          <w:rFonts w:ascii="Arial" w:hAnsi="Arial" w:cs="Arial"/>
          <w:sz w:val="22"/>
          <w:szCs w:val="22"/>
        </w:rPr>
        <w:t xml:space="preserve">galbut virus </w:t>
      </w:r>
      <w:r w:rsidR="00142E50">
        <w:rPr>
          <w:rFonts w:ascii="Arial" w:hAnsi="Arial" w:cs="Arial"/>
          <w:sz w:val="22"/>
          <w:szCs w:val="22"/>
        </w:rPr>
        <w:t>reassortment</w:t>
      </w:r>
      <w:r w:rsidR="004848AC">
        <w:rPr>
          <w:rFonts w:ascii="Arial" w:hAnsi="Arial" w:cs="Arial"/>
          <w:sz w:val="22"/>
          <w:szCs w:val="22"/>
        </w:rPr>
        <w:t xml:space="preserve">, evident as phylogenetic discordance </w:t>
      </w:r>
      <w:r w:rsidR="00B85F43">
        <w:rPr>
          <w:rFonts w:ascii="Arial" w:hAnsi="Arial" w:cs="Arial"/>
          <w:sz w:val="22"/>
          <w:szCs w:val="22"/>
        </w:rPr>
        <w:t>in segment co-phylogenies</w:t>
      </w:r>
      <w:r w:rsidR="004848AC">
        <w:rPr>
          <w:rFonts w:ascii="Arial" w:hAnsi="Arial" w:cs="Arial"/>
          <w:sz w:val="22"/>
          <w:szCs w:val="22"/>
        </w:rPr>
        <w:t xml:space="preserve"> </w:t>
      </w:r>
      <w:r w:rsidR="00973627">
        <w:rPr>
          <w:rFonts w:ascii="Arial" w:hAnsi="Arial" w:cs="Arial"/>
          <w:sz w:val="22"/>
          <w:szCs w:val="22"/>
        </w:rPr>
        <w:t>(</w:t>
      </w:r>
      <w:r w:rsidR="00973627" w:rsidRPr="006264D3">
        <w:rPr>
          <w:rFonts w:ascii="Arial" w:hAnsi="Arial" w:cs="Arial"/>
          <w:b/>
          <w:bCs/>
          <w:sz w:val="22"/>
          <w:szCs w:val="22"/>
        </w:rPr>
        <w:t xml:space="preserve">Fig. </w:t>
      </w:r>
      <w:ins w:id="577" w:author="Keene-Snickers,Lexi" w:date="2025-08-06T15:02:00Z" w16du:dateUtc="2025-08-06T14:02:00Z">
        <w:r w:rsidR="006E3D0E">
          <w:rPr>
            <w:rFonts w:ascii="Arial" w:hAnsi="Arial" w:cs="Arial"/>
            <w:b/>
            <w:bCs/>
            <w:sz w:val="22"/>
            <w:szCs w:val="22"/>
          </w:rPr>
          <w:t>9-11</w:t>
        </w:r>
      </w:ins>
      <w:del w:id="578" w:author="Keene-Snickers,Lexi" w:date="2025-08-06T15:02:00Z" w16du:dateUtc="2025-08-06T14:02:00Z">
        <w:r w:rsidR="00973627" w:rsidRPr="006264D3" w:rsidDel="006E3D0E">
          <w:rPr>
            <w:rFonts w:ascii="Arial" w:hAnsi="Arial" w:cs="Arial"/>
            <w:b/>
            <w:bCs/>
            <w:sz w:val="22"/>
            <w:szCs w:val="22"/>
          </w:rPr>
          <w:delText>1</w:delText>
        </w:r>
        <w:r w:rsidR="008B5090" w:rsidDel="006E3D0E">
          <w:rPr>
            <w:rFonts w:ascii="Arial" w:hAnsi="Arial" w:cs="Arial"/>
            <w:b/>
            <w:bCs/>
            <w:sz w:val="22"/>
            <w:szCs w:val="22"/>
          </w:rPr>
          <w:delText>1</w:delText>
        </w:r>
        <w:r w:rsidR="002D7AC0" w:rsidDel="006E3D0E">
          <w:rPr>
            <w:rFonts w:ascii="Arial" w:hAnsi="Arial" w:cs="Arial"/>
            <w:b/>
            <w:bCs/>
            <w:sz w:val="22"/>
            <w:szCs w:val="22"/>
          </w:rPr>
          <w:delText xml:space="preserve"> &amp; 1</w:delText>
        </w:r>
        <w:r w:rsidR="008B5090" w:rsidDel="006E3D0E">
          <w:rPr>
            <w:rFonts w:ascii="Arial" w:hAnsi="Arial" w:cs="Arial"/>
            <w:b/>
            <w:bCs/>
            <w:sz w:val="22"/>
            <w:szCs w:val="22"/>
          </w:rPr>
          <w:delText>2</w:delText>
        </w:r>
      </w:del>
      <w:r w:rsidR="00973627" w:rsidRPr="006264D3">
        <w:rPr>
          <w:rFonts w:ascii="Arial" w:hAnsi="Arial" w:cs="Arial"/>
          <w:b/>
          <w:bCs/>
          <w:sz w:val="22"/>
          <w:szCs w:val="22"/>
        </w:rPr>
        <w:t xml:space="preserve"> &amp; </w:t>
      </w:r>
      <w:r w:rsidR="00432D4A">
        <w:rPr>
          <w:rFonts w:ascii="Arial" w:hAnsi="Arial" w:cs="Arial"/>
          <w:b/>
          <w:bCs/>
          <w:sz w:val="22"/>
          <w:szCs w:val="22"/>
        </w:rPr>
        <w:t>Supp</w:t>
      </w:r>
      <w:r w:rsidR="00432D4A" w:rsidRPr="006075F1">
        <w:rPr>
          <w:rFonts w:ascii="Arial" w:hAnsi="Arial" w:cs="Arial"/>
          <w:b/>
          <w:bCs/>
          <w:sz w:val="22"/>
          <w:szCs w:val="22"/>
        </w:rPr>
        <w:t xml:space="preserve">. Figs. </w:t>
      </w:r>
      <w:ins w:id="579" w:author="Keene-Snickers,Lexi" w:date="2025-08-07T16:11:00Z" w16du:dateUtc="2025-08-07T15:11:00Z">
        <w:r w:rsidR="006075F1" w:rsidRPr="006075F1">
          <w:rPr>
            <w:rFonts w:ascii="Arial" w:hAnsi="Arial" w:cs="Arial"/>
            <w:b/>
            <w:bCs/>
            <w:sz w:val="22"/>
            <w:szCs w:val="22"/>
            <w:rPrChange w:id="580" w:author="Keene-Snickers,Lexi" w:date="2025-08-07T16:12:00Z" w16du:dateUtc="2025-08-07T15:12:00Z">
              <w:rPr>
                <w:rFonts w:ascii="Arial" w:hAnsi="Arial" w:cs="Arial"/>
                <w:b/>
                <w:bCs/>
                <w:sz w:val="22"/>
                <w:szCs w:val="22"/>
                <w:highlight w:val="yellow"/>
              </w:rPr>
            </w:rPrChange>
          </w:rPr>
          <w:t>8-10</w:t>
        </w:r>
      </w:ins>
      <w:del w:id="581" w:author="Keene-Snickers,Lexi" w:date="2025-08-06T15:03:00Z" w16du:dateUtc="2025-08-06T14:03:00Z">
        <w:r w:rsidR="008B5090" w:rsidRPr="006E3D0E" w:rsidDel="006E3D0E">
          <w:rPr>
            <w:rFonts w:ascii="Arial" w:hAnsi="Arial" w:cs="Arial"/>
            <w:b/>
            <w:bCs/>
            <w:sz w:val="22"/>
            <w:szCs w:val="22"/>
            <w:highlight w:val="yellow"/>
            <w:rPrChange w:id="582" w:author="Keene-Snickers,Lexi" w:date="2025-08-06T15:03:00Z" w16du:dateUtc="2025-08-06T14:03:00Z">
              <w:rPr>
                <w:rFonts w:ascii="Arial" w:hAnsi="Arial" w:cs="Arial"/>
                <w:b/>
                <w:bCs/>
                <w:sz w:val="22"/>
                <w:szCs w:val="22"/>
              </w:rPr>
            </w:rPrChange>
          </w:rPr>
          <w:delText>6</w:delText>
        </w:r>
      </w:del>
      <w:del w:id="583" w:author="Keene-Snickers,Lexi" w:date="2025-08-07T16:10:00Z" w16du:dateUtc="2025-08-07T15:10:00Z">
        <w:r w:rsidR="008B5090" w:rsidRPr="006E3D0E" w:rsidDel="006075F1">
          <w:rPr>
            <w:rFonts w:ascii="Arial" w:hAnsi="Arial" w:cs="Arial"/>
            <w:b/>
            <w:bCs/>
            <w:sz w:val="22"/>
            <w:szCs w:val="22"/>
            <w:highlight w:val="yellow"/>
            <w:rPrChange w:id="584" w:author="Keene-Snickers,Lexi" w:date="2025-08-06T15:03:00Z" w16du:dateUtc="2025-08-06T14:03:00Z">
              <w:rPr>
                <w:rFonts w:ascii="Arial" w:hAnsi="Arial" w:cs="Arial"/>
                <w:b/>
                <w:bCs/>
                <w:sz w:val="22"/>
                <w:szCs w:val="22"/>
              </w:rPr>
            </w:rPrChange>
          </w:rPr>
          <w:delText>-</w:delText>
        </w:r>
      </w:del>
      <w:del w:id="585" w:author="Keene-Snickers,Lexi" w:date="2025-08-06T15:03:00Z" w16du:dateUtc="2025-08-06T14:03:00Z">
        <w:r w:rsidR="008B5090" w:rsidRPr="006E3D0E" w:rsidDel="006E3D0E">
          <w:rPr>
            <w:rFonts w:ascii="Arial" w:hAnsi="Arial" w:cs="Arial"/>
            <w:b/>
            <w:bCs/>
            <w:sz w:val="22"/>
            <w:szCs w:val="22"/>
            <w:highlight w:val="yellow"/>
            <w:rPrChange w:id="586" w:author="Keene-Snickers,Lexi" w:date="2025-08-06T15:03:00Z" w16du:dateUtc="2025-08-06T14:03:00Z">
              <w:rPr>
                <w:rFonts w:ascii="Arial" w:hAnsi="Arial" w:cs="Arial"/>
                <w:b/>
                <w:bCs/>
                <w:sz w:val="22"/>
                <w:szCs w:val="22"/>
              </w:rPr>
            </w:rPrChange>
          </w:rPr>
          <w:delText>9</w:delText>
        </w:r>
      </w:del>
      <w:r w:rsidR="00973627">
        <w:rPr>
          <w:rFonts w:ascii="Arial" w:hAnsi="Arial" w:cs="Arial"/>
          <w:sz w:val="22"/>
          <w:szCs w:val="22"/>
        </w:rPr>
        <w:t>)</w:t>
      </w:r>
      <w:r w:rsidR="00142E50">
        <w:rPr>
          <w:rFonts w:ascii="Arial" w:hAnsi="Arial" w:cs="Arial"/>
          <w:sz w:val="22"/>
          <w:szCs w:val="22"/>
        </w:rPr>
        <w:t xml:space="preserve">. </w:t>
      </w:r>
      <w:r>
        <w:rPr>
          <w:rFonts w:ascii="Arial" w:hAnsi="Arial" w:cs="Arial"/>
          <w:sz w:val="22"/>
          <w:szCs w:val="22"/>
        </w:rPr>
        <w:t>Reassortment</w:t>
      </w:r>
      <w:r w:rsidR="00D4340E">
        <w:rPr>
          <w:rFonts w:ascii="Arial" w:hAnsi="Arial" w:cs="Arial"/>
          <w:sz w:val="22"/>
          <w:szCs w:val="22"/>
        </w:rPr>
        <w:t xml:space="preserve"> </w:t>
      </w:r>
      <w:r w:rsidR="00B85F43">
        <w:rPr>
          <w:rFonts w:ascii="Arial" w:hAnsi="Arial" w:cs="Arial"/>
          <w:sz w:val="22"/>
          <w:szCs w:val="22"/>
        </w:rPr>
        <w:t xml:space="preserve">occurred within </w:t>
      </w:r>
      <w:r w:rsidR="006D3BED">
        <w:rPr>
          <w:rFonts w:ascii="Arial" w:hAnsi="Arial" w:cs="Arial"/>
          <w:sz w:val="22"/>
          <w:szCs w:val="22"/>
        </w:rPr>
        <w:t>all</w:t>
      </w:r>
      <w:r w:rsidR="00B85F43">
        <w:rPr>
          <w:rFonts w:ascii="Arial" w:hAnsi="Arial" w:cs="Arial"/>
          <w:sz w:val="22"/>
          <w:szCs w:val="22"/>
        </w:rPr>
        <w:t xml:space="preserve"> the major galbut virus </w:t>
      </w:r>
      <w:r w:rsidR="0089381F">
        <w:rPr>
          <w:rFonts w:ascii="Arial" w:hAnsi="Arial" w:cs="Arial"/>
          <w:sz w:val="22"/>
          <w:szCs w:val="22"/>
        </w:rPr>
        <w:t>clades</w:t>
      </w:r>
      <w:r w:rsidR="00432D4A">
        <w:rPr>
          <w:rFonts w:ascii="Arial" w:hAnsi="Arial" w:cs="Arial"/>
          <w:sz w:val="22"/>
          <w:szCs w:val="22"/>
        </w:rPr>
        <w:t xml:space="preserve"> and </w:t>
      </w:r>
      <w:r w:rsidR="00453479">
        <w:rPr>
          <w:rFonts w:ascii="Arial" w:hAnsi="Arial" w:cs="Arial"/>
          <w:sz w:val="22"/>
          <w:szCs w:val="22"/>
        </w:rPr>
        <w:t>involv</w:t>
      </w:r>
      <w:r w:rsidR="00B85F43">
        <w:rPr>
          <w:rFonts w:ascii="Arial" w:hAnsi="Arial" w:cs="Arial"/>
          <w:sz w:val="22"/>
          <w:szCs w:val="22"/>
        </w:rPr>
        <w:t>ed</w:t>
      </w:r>
      <w:r w:rsidR="00453479">
        <w:rPr>
          <w:rFonts w:ascii="Arial" w:hAnsi="Arial" w:cs="Arial"/>
          <w:sz w:val="22"/>
          <w:szCs w:val="22"/>
        </w:rPr>
        <w:t xml:space="preserve"> all combinations of </w:t>
      </w:r>
      <w:r w:rsidR="00B85F43">
        <w:rPr>
          <w:rFonts w:ascii="Arial" w:hAnsi="Arial" w:cs="Arial"/>
          <w:sz w:val="22"/>
          <w:szCs w:val="22"/>
        </w:rPr>
        <w:t xml:space="preserve">galbut virus </w:t>
      </w:r>
      <w:r w:rsidR="00453479">
        <w:rPr>
          <w:rFonts w:ascii="Arial" w:hAnsi="Arial" w:cs="Arial"/>
          <w:sz w:val="22"/>
          <w:szCs w:val="22"/>
        </w:rPr>
        <w:t>segments</w:t>
      </w:r>
      <w:r w:rsidR="00B85F43">
        <w:rPr>
          <w:rFonts w:ascii="Arial" w:hAnsi="Arial" w:cs="Arial"/>
          <w:sz w:val="22"/>
          <w:szCs w:val="22"/>
        </w:rPr>
        <w:t xml:space="preserve"> and chaq virus</w:t>
      </w:r>
      <w:r w:rsidR="00453479">
        <w:rPr>
          <w:rFonts w:ascii="Arial" w:hAnsi="Arial" w:cs="Arial"/>
          <w:sz w:val="22"/>
          <w:szCs w:val="22"/>
        </w:rPr>
        <w:t>.</w:t>
      </w:r>
      <w:r w:rsidR="00B85F43">
        <w:rPr>
          <w:rFonts w:ascii="Arial" w:hAnsi="Arial" w:cs="Arial"/>
          <w:sz w:val="22"/>
          <w:szCs w:val="22"/>
        </w:rPr>
        <w:t xml:space="preserve">  </w:t>
      </w:r>
      <w:r w:rsidR="00AB2D2F">
        <w:rPr>
          <w:rFonts w:ascii="Arial" w:hAnsi="Arial" w:cs="Arial"/>
          <w:sz w:val="22"/>
          <w:szCs w:val="22"/>
        </w:rPr>
        <w:t>However,</w:t>
      </w:r>
      <w:r w:rsidR="00B85F43">
        <w:rPr>
          <w:rFonts w:ascii="Arial" w:hAnsi="Arial" w:cs="Arial"/>
          <w:sz w:val="22"/>
          <w:szCs w:val="22"/>
        </w:rPr>
        <w:t xml:space="preserve"> t</w:t>
      </w:r>
      <w:r w:rsidR="0007609B">
        <w:rPr>
          <w:rFonts w:ascii="Arial" w:hAnsi="Arial" w:cs="Arial"/>
          <w:sz w:val="22"/>
          <w:szCs w:val="22"/>
        </w:rPr>
        <w:t xml:space="preserve">here was no evidence of reassortment between genotypes </w:t>
      </w:r>
      <w:r w:rsidR="00E52361">
        <w:rPr>
          <w:rFonts w:ascii="Arial" w:hAnsi="Arial" w:cs="Arial"/>
          <w:sz w:val="22"/>
          <w:szCs w:val="22"/>
        </w:rPr>
        <w:t>(</w:t>
      </w:r>
      <w:r w:rsidR="002D7AC0" w:rsidRPr="006264D3">
        <w:rPr>
          <w:rFonts w:ascii="Arial" w:hAnsi="Arial" w:cs="Arial"/>
          <w:b/>
          <w:bCs/>
          <w:sz w:val="22"/>
          <w:szCs w:val="22"/>
        </w:rPr>
        <w:t xml:space="preserve">Fig. </w:t>
      </w:r>
      <w:ins w:id="587" w:author="Keene-Snickers,Lexi" w:date="2025-08-06T15:03:00Z" w16du:dateUtc="2025-08-06T14:03:00Z">
        <w:r w:rsidR="006E3D0E">
          <w:rPr>
            <w:rFonts w:ascii="Arial" w:hAnsi="Arial" w:cs="Arial"/>
            <w:b/>
            <w:bCs/>
            <w:sz w:val="22"/>
            <w:szCs w:val="22"/>
          </w:rPr>
          <w:t>9-11</w:t>
        </w:r>
        <w:r w:rsidR="006E3D0E" w:rsidRPr="006264D3">
          <w:rPr>
            <w:rFonts w:ascii="Arial" w:hAnsi="Arial" w:cs="Arial"/>
            <w:b/>
            <w:bCs/>
            <w:sz w:val="22"/>
            <w:szCs w:val="22"/>
          </w:rPr>
          <w:t xml:space="preserve"> </w:t>
        </w:r>
      </w:ins>
      <w:del w:id="588" w:author="Keene-Snickers,Lexi" w:date="2025-08-06T15:03:00Z" w16du:dateUtc="2025-08-06T14:03:00Z">
        <w:r w:rsidR="002D7AC0" w:rsidRPr="006264D3" w:rsidDel="006E3D0E">
          <w:rPr>
            <w:rFonts w:ascii="Arial" w:hAnsi="Arial" w:cs="Arial"/>
            <w:b/>
            <w:bCs/>
            <w:sz w:val="22"/>
            <w:szCs w:val="22"/>
          </w:rPr>
          <w:delText>1</w:delText>
        </w:r>
        <w:r w:rsidR="008B5090" w:rsidDel="006E3D0E">
          <w:rPr>
            <w:rFonts w:ascii="Arial" w:hAnsi="Arial" w:cs="Arial"/>
            <w:b/>
            <w:bCs/>
            <w:sz w:val="22"/>
            <w:szCs w:val="22"/>
          </w:rPr>
          <w:delText>1</w:delText>
        </w:r>
        <w:r w:rsidR="002D7AC0" w:rsidDel="006E3D0E">
          <w:rPr>
            <w:rFonts w:ascii="Arial" w:hAnsi="Arial" w:cs="Arial"/>
            <w:b/>
            <w:bCs/>
            <w:sz w:val="22"/>
            <w:szCs w:val="22"/>
          </w:rPr>
          <w:delText xml:space="preserve"> &amp; 1</w:delText>
        </w:r>
        <w:r w:rsidR="008B5090" w:rsidDel="006E3D0E">
          <w:rPr>
            <w:rFonts w:ascii="Arial" w:hAnsi="Arial" w:cs="Arial"/>
            <w:b/>
            <w:bCs/>
            <w:sz w:val="22"/>
            <w:szCs w:val="22"/>
          </w:rPr>
          <w:delText>2</w:delText>
        </w:r>
        <w:r w:rsidR="002D7AC0" w:rsidRPr="006264D3" w:rsidDel="006E3D0E">
          <w:rPr>
            <w:rFonts w:ascii="Arial" w:hAnsi="Arial" w:cs="Arial"/>
            <w:b/>
            <w:bCs/>
            <w:sz w:val="22"/>
            <w:szCs w:val="22"/>
          </w:rPr>
          <w:delText xml:space="preserve"> </w:delText>
        </w:r>
      </w:del>
      <w:r w:rsidR="002D7AC0" w:rsidRPr="006264D3">
        <w:rPr>
          <w:rFonts w:ascii="Arial" w:hAnsi="Arial" w:cs="Arial"/>
          <w:b/>
          <w:bCs/>
          <w:sz w:val="22"/>
          <w:szCs w:val="22"/>
        </w:rPr>
        <w:t xml:space="preserve">&amp; </w:t>
      </w:r>
      <w:r w:rsidR="002D7AC0">
        <w:rPr>
          <w:rFonts w:ascii="Arial" w:hAnsi="Arial" w:cs="Arial"/>
          <w:b/>
          <w:bCs/>
          <w:sz w:val="22"/>
          <w:szCs w:val="22"/>
        </w:rPr>
        <w:t xml:space="preserve">Supp. Figs. </w:t>
      </w:r>
      <w:ins w:id="589" w:author="Keene-Snickers,Lexi" w:date="2025-08-07T16:11:00Z" w16du:dateUtc="2025-08-07T15:11:00Z">
        <w:r w:rsidR="006075F1">
          <w:rPr>
            <w:rFonts w:ascii="Arial" w:hAnsi="Arial" w:cs="Arial"/>
            <w:b/>
            <w:bCs/>
            <w:sz w:val="22"/>
            <w:szCs w:val="22"/>
          </w:rPr>
          <w:t>8</w:t>
        </w:r>
      </w:ins>
      <w:del w:id="590" w:author="Keene-Snickers,Lexi" w:date="2025-08-06T15:03:00Z" w16du:dateUtc="2025-08-06T14:03:00Z">
        <w:r w:rsidR="008B5090" w:rsidDel="006E3D0E">
          <w:rPr>
            <w:rFonts w:ascii="Arial" w:hAnsi="Arial" w:cs="Arial"/>
            <w:b/>
            <w:bCs/>
            <w:sz w:val="22"/>
            <w:szCs w:val="22"/>
          </w:rPr>
          <w:delText>6</w:delText>
        </w:r>
      </w:del>
      <w:r w:rsidR="008B5090">
        <w:rPr>
          <w:rFonts w:ascii="Arial" w:hAnsi="Arial" w:cs="Arial"/>
          <w:b/>
          <w:bCs/>
          <w:sz w:val="22"/>
          <w:szCs w:val="22"/>
        </w:rPr>
        <w:t>-</w:t>
      </w:r>
      <w:ins w:id="591" w:author="Keene-Snickers,Lexi" w:date="2025-08-06T15:03:00Z" w16du:dateUtc="2025-08-06T14:03:00Z">
        <w:r w:rsidR="006E3D0E">
          <w:rPr>
            <w:rFonts w:ascii="Arial" w:hAnsi="Arial" w:cs="Arial"/>
            <w:b/>
            <w:bCs/>
            <w:sz w:val="22"/>
            <w:szCs w:val="22"/>
          </w:rPr>
          <w:t>1</w:t>
        </w:r>
      </w:ins>
      <w:ins w:id="592" w:author="Keene-Snickers,Lexi" w:date="2025-08-07T16:11:00Z" w16du:dateUtc="2025-08-07T15:11:00Z">
        <w:r w:rsidR="006075F1">
          <w:rPr>
            <w:rFonts w:ascii="Arial" w:hAnsi="Arial" w:cs="Arial"/>
            <w:b/>
            <w:bCs/>
            <w:sz w:val="22"/>
            <w:szCs w:val="22"/>
          </w:rPr>
          <w:t>0</w:t>
        </w:r>
      </w:ins>
      <w:del w:id="593" w:author="Keene-Snickers,Lexi" w:date="2025-08-06T15:03:00Z" w16du:dateUtc="2025-08-06T14:03:00Z">
        <w:r w:rsidR="008B5090" w:rsidDel="006E3D0E">
          <w:rPr>
            <w:rFonts w:ascii="Arial" w:hAnsi="Arial" w:cs="Arial"/>
            <w:b/>
            <w:bCs/>
            <w:sz w:val="22"/>
            <w:szCs w:val="22"/>
          </w:rPr>
          <w:delText>9</w:delText>
        </w:r>
      </w:del>
      <w:r w:rsidR="00E52361">
        <w:rPr>
          <w:rFonts w:ascii="Arial" w:hAnsi="Arial" w:cs="Arial"/>
          <w:sz w:val="22"/>
          <w:szCs w:val="22"/>
        </w:rPr>
        <w:t>)</w:t>
      </w:r>
      <w:r w:rsidR="0007609B">
        <w:rPr>
          <w:rFonts w:ascii="Arial" w:hAnsi="Arial" w:cs="Arial"/>
          <w:sz w:val="22"/>
          <w:szCs w:val="22"/>
        </w:rPr>
        <w:t xml:space="preserve">. This </w:t>
      </w:r>
      <w:r w:rsidR="002D7AC0">
        <w:rPr>
          <w:rFonts w:ascii="Arial" w:hAnsi="Arial" w:cs="Arial"/>
          <w:sz w:val="22"/>
          <w:szCs w:val="22"/>
        </w:rPr>
        <w:t xml:space="preserve">included </w:t>
      </w:r>
      <w:r w:rsidR="0007609B">
        <w:rPr>
          <w:rFonts w:ascii="Arial" w:hAnsi="Arial" w:cs="Arial"/>
          <w:sz w:val="22"/>
          <w:szCs w:val="22"/>
        </w:rPr>
        <w:t xml:space="preserve">no evidence of reassortment between galbut viruses from </w:t>
      </w:r>
      <w:r w:rsidR="005414EC">
        <w:rPr>
          <w:rFonts w:ascii="Arial" w:hAnsi="Arial" w:cs="Arial"/>
          <w:sz w:val="22"/>
          <w:szCs w:val="22"/>
        </w:rPr>
        <w:t xml:space="preserve">the major </w:t>
      </w:r>
      <w:r w:rsidR="0007609B" w:rsidRPr="006264D3">
        <w:rPr>
          <w:rFonts w:ascii="Arial" w:hAnsi="Arial" w:cs="Arial"/>
          <w:i/>
          <w:iCs/>
          <w:sz w:val="22"/>
          <w:szCs w:val="22"/>
        </w:rPr>
        <w:t>D. melanogaster</w:t>
      </w:r>
      <w:r w:rsidR="0007609B">
        <w:rPr>
          <w:rFonts w:ascii="Arial" w:hAnsi="Arial" w:cs="Arial"/>
          <w:sz w:val="22"/>
          <w:szCs w:val="22"/>
        </w:rPr>
        <w:t xml:space="preserve"> </w:t>
      </w:r>
      <w:r w:rsidR="002E6323">
        <w:rPr>
          <w:rFonts w:ascii="Arial" w:hAnsi="Arial" w:cs="Arial"/>
          <w:sz w:val="22"/>
          <w:szCs w:val="22"/>
        </w:rPr>
        <w:t xml:space="preserve">and </w:t>
      </w:r>
      <w:r w:rsidR="0007609B" w:rsidRPr="006264D3">
        <w:rPr>
          <w:rFonts w:ascii="Arial" w:hAnsi="Arial" w:cs="Arial"/>
          <w:i/>
          <w:iCs/>
          <w:sz w:val="22"/>
          <w:szCs w:val="22"/>
        </w:rPr>
        <w:t>D. simulans</w:t>
      </w:r>
      <w:r w:rsidR="005414EC">
        <w:rPr>
          <w:rFonts w:ascii="Arial" w:hAnsi="Arial" w:cs="Arial"/>
          <w:i/>
          <w:iCs/>
          <w:sz w:val="22"/>
          <w:szCs w:val="22"/>
        </w:rPr>
        <w:t xml:space="preserve"> </w:t>
      </w:r>
      <w:r w:rsidR="005414EC">
        <w:rPr>
          <w:rFonts w:ascii="Arial" w:hAnsi="Arial" w:cs="Arial"/>
          <w:sz w:val="22"/>
          <w:szCs w:val="22"/>
        </w:rPr>
        <w:t>clades</w:t>
      </w:r>
      <w:r w:rsidR="0007609B">
        <w:rPr>
          <w:rFonts w:ascii="Arial" w:hAnsi="Arial" w:cs="Arial"/>
          <w:sz w:val="22"/>
          <w:szCs w:val="22"/>
        </w:rPr>
        <w:t xml:space="preserve">, and no evidence of reassortment between </w:t>
      </w:r>
      <w:r w:rsidR="0007609B" w:rsidRPr="006264D3">
        <w:rPr>
          <w:rFonts w:ascii="Arial" w:hAnsi="Arial" w:cs="Arial"/>
          <w:i/>
          <w:iCs/>
          <w:sz w:val="22"/>
          <w:szCs w:val="22"/>
        </w:rPr>
        <w:t>D. melanogaster</w:t>
      </w:r>
      <w:r w:rsidR="0007609B">
        <w:rPr>
          <w:rFonts w:ascii="Arial" w:hAnsi="Arial" w:cs="Arial"/>
          <w:sz w:val="22"/>
          <w:szCs w:val="22"/>
        </w:rPr>
        <w:t xml:space="preserve"> </w:t>
      </w:r>
      <w:r w:rsidR="00B85F43" w:rsidRPr="00115BE1">
        <w:rPr>
          <w:rFonts w:ascii="Arial" w:hAnsi="Arial" w:cs="Arial"/>
          <w:sz w:val="22"/>
          <w:szCs w:val="22"/>
        </w:rPr>
        <w:t>melA</w:t>
      </w:r>
      <w:r w:rsidR="00B85F43">
        <w:rPr>
          <w:rFonts w:ascii="Arial" w:hAnsi="Arial" w:cs="Arial"/>
          <w:i/>
          <w:iCs/>
          <w:sz w:val="22"/>
          <w:szCs w:val="22"/>
        </w:rPr>
        <w:t xml:space="preserve"> </w:t>
      </w:r>
      <w:r w:rsidR="0007609B">
        <w:rPr>
          <w:rFonts w:ascii="Arial" w:hAnsi="Arial" w:cs="Arial"/>
          <w:sz w:val="22"/>
          <w:szCs w:val="22"/>
        </w:rPr>
        <w:t xml:space="preserve">and </w:t>
      </w:r>
      <w:r w:rsidR="001B34D8" w:rsidRPr="00B85F43">
        <w:rPr>
          <w:rFonts w:ascii="Arial" w:hAnsi="Arial" w:cs="Arial"/>
          <w:sz w:val="22"/>
          <w:szCs w:val="22"/>
        </w:rPr>
        <w:t>mel</w:t>
      </w:r>
      <w:r w:rsidR="0007609B">
        <w:rPr>
          <w:rFonts w:ascii="Arial" w:hAnsi="Arial" w:cs="Arial"/>
          <w:sz w:val="22"/>
          <w:szCs w:val="22"/>
        </w:rPr>
        <w:t xml:space="preserve">B </w:t>
      </w:r>
      <w:r w:rsidR="00641114">
        <w:rPr>
          <w:rFonts w:ascii="Arial" w:hAnsi="Arial" w:cs="Arial"/>
          <w:sz w:val="22"/>
          <w:szCs w:val="22"/>
        </w:rPr>
        <w:t>clades</w:t>
      </w:r>
      <w:r w:rsidR="0007609B">
        <w:rPr>
          <w:rFonts w:ascii="Arial" w:hAnsi="Arial" w:cs="Arial"/>
          <w:sz w:val="22"/>
          <w:szCs w:val="22"/>
        </w:rPr>
        <w:t xml:space="preserve">. </w:t>
      </w:r>
      <w:r w:rsidR="00B85F43">
        <w:rPr>
          <w:rFonts w:ascii="Arial" w:hAnsi="Arial" w:cs="Arial"/>
          <w:sz w:val="22"/>
          <w:szCs w:val="22"/>
        </w:rPr>
        <w:t xml:space="preserve"> </w:t>
      </w:r>
      <w:r w:rsidR="00B2253C">
        <w:rPr>
          <w:rFonts w:ascii="Arial" w:hAnsi="Arial" w:cs="Arial"/>
          <w:sz w:val="22"/>
          <w:szCs w:val="22"/>
        </w:rPr>
        <w:t xml:space="preserve">We </w:t>
      </w:r>
      <w:r w:rsidR="0044764D">
        <w:rPr>
          <w:rFonts w:ascii="Arial" w:hAnsi="Arial" w:cs="Arial"/>
          <w:sz w:val="22"/>
          <w:szCs w:val="22"/>
        </w:rPr>
        <w:t>found that</w:t>
      </w:r>
      <w:r w:rsidR="00B2253C">
        <w:rPr>
          <w:rFonts w:ascii="Arial" w:hAnsi="Arial" w:cs="Arial"/>
          <w:sz w:val="22"/>
          <w:szCs w:val="22"/>
        </w:rPr>
        <w:t xml:space="preserve"> coinfection by melA and </w:t>
      </w:r>
      <w:r w:rsidR="001B34D8" w:rsidRPr="00B2253C">
        <w:rPr>
          <w:rFonts w:ascii="Arial" w:hAnsi="Arial" w:cs="Arial"/>
          <w:sz w:val="22"/>
          <w:szCs w:val="22"/>
        </w:rPr>
        <w:t>mel</w:t>
      </w:r>
      <w:r w:rsidR="0007609B">
        <w:rPr>
          <w:rFonts w:ascii="Arial" w:hAnsi="Arial" w:cs="Arial"/>
          <w:sz w:val="22"/>
          <w:szCs w:val="22"/>
        </w:rPr>
        <w:t>B viruses</w:t>
      </w:r>
      <w:r w:rsidR="0044764D">
        <w:rPr>
          <w:rFonts w:ascii="Arial" w:hAnsi="Arial" w:cs="Arial"/>
          <w:sz w:val="22"/>
          <w:szCs w:val="22"/>
        </w:rPr>
        <w:t xml:space="preserve"> was common</w:t>
      </w:r>
      <w:r w:rsidR="0007609B">
        <w:rPr>
          <w:rFonts w:ascii="Arial" w:hAnsi="Arial" w:cs="Arial"/>
          <w:sz w:val="22"/>
          <w:szCs w:val="22"/>
        </w:rPr>
        <w:t xml:space="preserve">, </w:t>
      </w:r>
      <w:r w:rsidR="00B45073">
        <w:rPr>
          <w:rFonts w:ascii="Arial" w:hAnsi="Arial" w:cs="Arial"/>
          <w:sz w:val="22"/>
          <w:szCs w:val="22"/>
        </w:rPr>
        <w:t xml:space="preserve">indicating that there was </w:t>
      </w:r>
      <w:r w:rsidR="0007609B">
        <w:rPr>
          <w:rFonts w:ascii="Arial" w:hAnsi="Arial" w:cs="Arial"/>
          <w:sz w:val="22"/>
          <w:szCs w:val="22"/>
        </w:rPr>
        <w:t xml:space="preserve">opportunity for reassortment to </w:t>
      </w:r>
      <w:r w:rsidR="00B45073">
        <w:rPr>
          <w:rFonts w:ascii="Arial" w:hAnsi="Arial" w:cs="Arial"/>
          <w:sz w:val="22"/>
          <w:szCs w:val="22"/>
        </w:rPr>
        <w:t xml:space="preserve">have </w:t>
      </w:r>
      <w:r w:rsidR="0044764D">
        <w:rPr>
          <w:rFonts w:ascii="Arial" w:hAnsi="Arial" w:cs="Arial"/>
          <w:sz w:val="22"/>
          <w:szCs w:val="22"/>
        </w:rPr>
        <w:t>occurred,</w:t>
      </w:r>
      <w:r w:rsidR="0007609B">
        <w:rPr>
          <w:rFonts w:ascii="Arial" w:hAnsi="Arial" w:cs="Arial"/>
          <w:sz w:val="22"/>
          <w:szCs w:val="22"/>
        </w:rPr>
        <w:t xml:space="preserve"> were </w:t>
      </w:r>
      <w:r w:rsidR="002B6D49">
        <w:rPr>
          <w:rFonts w:ascii="Arial" w:hAnsi="Arial" w:cs="Arial"/>
          <w:sz w:val="22"/>
          <w:szCs w:val="22"/>
        </w:rPr>
        <w:t xml:space="preserve">it </w:t>
      </w:r>
      <w:r w:rsidR="0007609B">
        <w:rPr>
          <w:rFonts w:ascii="Arial" w:hAnsi="Arial" w:cs="Arial"/>
          <w:sz w:val="22"/>
          <w:szCs w:val="22"/>
        </w:rPr>
        <w:t>possible</w:t>
      </w:r>
      <w:r w:rsidR="00670205">
        <w:rPr>
          <w:rFonts w:ascii="Arial" w:hAnsi="Arial" w:cs="Arial"/>
          <w:sz w:val="22"/>
          <w:szCs w:val="22"/>
        </w:rPr>
        <w:t xml:space="preserve"> (</w:t>
      </w:r>
      <w:r w:rsidR="00670205" w:rsidRPr="00115BE1">
        <w:rPr>
          <w:rFonts w:ascii="Arial" w:hAnsi="Arial" w:cs="Arial"/>
          <w:b/>
          <w:bCs/>
          <w:sz w:val="22"/>
          <w:szCs w:val="22"/>
        </w:rPr>
        <w:t xml:space="preserve">Fig. </w:t>
      </w:r>
      <w:ins w:id="594" w:author="Keene-Snickers,Lexi" w:date="2025-08-06T15:03:00Z" w16du:dateUtc="2025-08-06T14:03:00Z">
        <w:r w:rsidR="006E3D0E">
          <w:rPr>
            <w:rFonts w:ascii="Arial" w:hAnsi="Arial" w:cs="Arial"/>
            <w:b/>
            <w:bCs/>
            <w:sz w:val="22"/>
            <w:szCs w:val="22"/>
          </w:rPr>
          <w:t>6</w:t>
        </w:r>
      </w:ins>
      <w:del w:id="595" w:author="Keene-Snickers,Lexi" w:date="2025-08-06T15:03:00Z" w16du:dateUtc="2025-08-06T14:03:00Z">
        <w:r w:rsidR="00670205" w:rsidRPr="00115BE1" w:rsidDel="006E3D0E">
          <w:rPr>
            <w:rFonts w:ascii="Arial" w:hAnsi="Arial" w:cs="Arial"/>
            <w:b/>
            <w:bCs/>
            <w:sz w:val="22"/>
            <w:szCs w:val="22"/>
          </w:rPr>
          <w:delText>7</w:delText>
        </w:r>
      </w:del>
      <w:r w:rsidR="00670205" w:rsidRPr="00115BE1">
        <w:rPr>
          <w:rFonts w:ascii="Arial" w:hAnsi="Arial" w:cs="Arial"/>
          <w:b/>
          <w:bCs/>
          <w:sz w:val="22"/>
          <w:szCs w:val="22"/>
        </w:rPr>
        <w:t xml:space="preserve">, Supp. Figs. </w:t>
      </w:r>
      <w:ins w:id="596" w:author="Keene-Snickers,Lexi" w:date="2025-08-06T15:03:00Z" w16du:dateUtc="2025-08-06T14:03:00Z">
        <w:r w:rsidR="006E3D0E">
          <w:rPr>
            <w:rFonts w:ascii="Arial" w:hAnsi="Arial" w:cs="Arial"/>
            <w:b/>
            <w:bCs/>
            <w:sz w:val="22"/>
            <w:szCs w:val="22"/>
          </w:rPr>
          <w:t>2</w:t>
        </w:r>
      </w:ins>
      <w:del w:id="597" w:author="Keene-Snickers,Lexi" w:date="2025-08-06T15:03:00Z" w16du:dateUtc="2025-08-06T14:03:00Z">
        <w:r w:rsidR="008B5090" w:rsidRPr="00115BE1" w:rsidDel="006E3D0E">
          <w:rPr>
            <w:rFonts w:ascii="Arial" w:hAnsi="Arial" w:cs="Arial"/>
            <w:b/>
            <w:bCs/>
            <w:sz w:val="22"/>
            <w:szCs w:val="22"/>
          </w:rPr>
          <w:delText>1</w:delText>
        </w:r>
      </w:del>
      <w:r w:rsidR="008B5090" w:rsidRPr="00115BE1">
        <w:rPr>
          <w:rFonts w:ascii="Arial" w:hAnsi="Arial" w:cs="Arial"/>
          <w:b/>
          <w:bCs/>
          <w:sz w:val="22"/>
          <w:szCs w:val="22"/>
        </w:rPr>
        <w:t>-</w:t>
      </w:r>
      <w:ins w:id="598" w:author="Keene-Snickers,Lexi" w:date="2025-08-06T15:03:00Z" w16du:dateUtc="2025-08-06T14:03:00Z">
        <w:r w:rsidR="006E3D0E">
          <w:rPr>
            <w:rFonts w:ascii="Arial" w:hAnsi="Arial" w:cs="Arial"/>
            <w:b/>
            <w:bCs/>
            <w:sz w:val="22"/>
            <w:szCs w:val="22"/>
          </w:rPr>
          <w:t>5</w:t>
        </w:r>
      </w:ins>
      <w:del w:id="599" w:author="Keene-Snickers,Lexi" w:date="2025-08-06T15:03:00Z" w16du:dateUtc="2025-08-06T14:03:00Z">
        <w:r w:rsidR="008B5090" w:rsidRPr="00115BE1" w:rsidDel="006E3D0E">
          <w:rPr>
            <w:rFonts w:ascii="Arial" w:hAnsi="Arial" w:cs="Arial"/>
            <w:b/>
            <w:bCs/>
            <w:sz w:val="22"/>
            <w:szCs w:val="22"/>
          </w:rPr>
          <w:delText>4</w:delText>
        </w:r>
      </w:del>
      <w:r w:rsidR="00670205">
        <w:rPr>
          <w:rFonts w:ascii="Arial" w:hAnsi="Arial" w:cs="Arial"/>
          <w:sz w:val="22"/>
          <w:szCs w:val="22"/>
        </w:rPr>
        <w:t>)</w:t>
      </w:r>
      <w:r w:rsidR="002E6323">
        <w:rPr>
          <w:rFonts w:ascii="Arial" w:hAnsi="Arial" w:cs="Arial"/>
          <w:sz w:val="22"/>
          <w:szCs w:val="22"/>
        </w:rPr>
        <w:t>.</w:t>
      </w:r>
      <w:r w:rsidR="0007609B">
        <w:rPr>
          <w:rFonts w:ascii="Arial" w:hAnsi="Arial" w:cs="Arial"/>
          <w:sz w:val="22"/>
          <w:szCs w:val="22"/>
        </w:rPr>
        <w:t xml:space="preserve"> </w:t>
      </w:r>
      <w:r w:rsidR="00B2253C">
        <w:rPr>
          <w:rFonts w:ascii="Arial" w:hAnsi="Arial" w:cs="Arial"/>
          <w:sz w:val="22"/>
          <w:szCs w:val="22"/>
        </w:rPr>
        <w:t xml:space="preserve"> </w:t>
      </w:r>
    </w:p>
    <w:p w14:paraId="40B5054E" w14:textId="10D5732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5CBD7CC6" wp14:editId="4D98AC44">
            <wp:extent cx="5367867" cy="6946686"/>
            <wp:effectExtent l="0" t="0" r="0" b="0"/>
            <wp:docPr id="684155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5374" name="Picture 684155374"/>
                    <pic:cNvPicPr/>
                  </pic:nvPicPr>
                  <pic:blipFill>
                    <a:blip r:embed="rId38"/>
                    <a:stretch>
                      <a:fillRect/>
                    </a:stretch>
                  </pic:blipFill>
                  <pic:spPr>
                    <a:xfrm>
                      <a:off x="0" y="0"/>
                      <a:ext cx="5428088" cy="7024620"/>
                    </a:xfrm>
                    <a:prstGeom prst="rect">
                      <a:avLst/>
                    </a:prstGeom>
                  </pic:spPr>
                </pic:pic>
              </a:graphicData>
            </a:graphic>
          </wp:inline>
        </w:drawing>
      </w:r>
    </w:p>
    <w:p w14:paraId="37A6AA76" w14:textId="652E30E8"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ins w:id="600" w:author="Keene-Snickers,Lexi" w:date="2025-08-06T15:04:00Z" w16du:dateUtc="2025-08-06T14:04:00Z">
        <w:r w:rsidR="006E3D0E">
          <w:rPr>
            <w:rFonts w:ascii="Arial" w:hAnsi="Arial" w:cs="Arial"/>
            <w:b/>
            <w:bCs/>
            <w:sz w:val="22"/>
            <w:szCs w:val="22"/>
          </w:rPr>
          <w:t>8</w:t>
        </w:r>
      </w:ins>
      <w:del w:id="601" w:author="Keene-Snickers,Lexi" w:date="2025-08-06T15:04:00Z" w16du:dateUtc="2025-08-06T14:04:00Z">
        <w:r w:rsidR="008B5090" w:rsidDel="006E3D0E">
          <w:rPr>
            <w:rFonts w:ascii="Arial" w:hAnsi="Arial" w:cs="Arial"/>
            <w:b/>
            <w:bCs/>
            <w:sz w:val="22"/>
            <w:szCs w:val="22"/>
          </w:rPr>
          <w:delText>6</w:delText>
        </w:r>
      </w:del>
      <w:r w:rsidR="001726F4" w:rsidRPr="00142E50">
        <w:rPr>
          <w:rFonts w:ascii="Arial" w:hAnsi="Arial" w:cs="Arial"/>
          <w:b/>
          <w:bCs/>
          <w:sz w:val="22"/>
          <w:szCs w:val="22"/>
        </w:rPr>
        <w:t>:</w:t>
      </w:r>
      <w:r w:rsidR="0083169E" w:rsidRPr="00142E50">
        <w:rPr>
          <w:rFonts w:ascii="Arial" w:hAnsi="Arial" w:cs="Arial"/>
          <w:b/>
          <w:bCs/>
          <w:sz w:val="22"/>
          <w:szCs w:val="22"/>
        </w:rPr>
        <w:t xml:space="preserve"> </w:t>
      </w:r>
      <w:r w:rsidR="004F6FDF">
        <w:rPr>
          <w:rFonts w:ascii="Arial" w:hAnsi="Arial" w:cs="Arial"/>
          <w:b/>
          <w:bCs/>
          <w:sz w:val="22"/>
          <w:szCs w:val="22"/>
        </w:rPr>
        <w:t>Galbut virus reassortment involving RNA</w:t>
      </w:r>
      <w:r w:rsidR="00835768">
        <w:rPr>
          <w:rFonts w:ascii="Arial" w:hAnsi="Arial" w:cs="Arial"/>
          <w:b/>
          <w:bCs/>
          <w:sz w:val="22"/>
          <w:szCs w:val="22"/>
        </w:rPr>
        <w:t xml:space="preserve"> </w:t>
      </w:r>
      <w:r w:rsidR="004F6FDF">
        <w:rPr>
          <w:rFonts w:ascii="Arial" w:hAnsi="Arial" w:cs="Arial"/>
          <w:b/>
          <w:bCs/>
          <w:sz w:val="22"/>
          <w:szCs w:val="22"/>
        </w:rPr>
        <w:t>1 and RNA</w:t>
      </w:r>
      <w:r w:rsidR="00835768">
        <w:rPr>
          <w:rFonts w:ascii="Arial" w:hAnsi="Arial" w:cs="Arial"/>
          <w:b/>
          <w:bCs/>
          <w:sz w:val="22"/>
          <w:szCs w:val="22"/>
        </w:rPr>
        <w:t xml:space="preserve"> </w:t>
      </w:r>
      <w:r w:rsidR="004F6FDF">
        <w:rPr>
          <w:rFonts w:ascii="Arial" w:hAnsi="Arial" w:cs="Arial"/>
          <w:b/>
          <w:bCs/>
          <w:sz w:val="22"/>
          <w:szCs w:val="22"/>
        </w:rPr>
        <w:t>2</w:t>
      </w:r>
      <w:r w:rsidR="0083169E" w:rsidRPr="00142E50">
        <w:rPr>
          <w:rFonts w:ascii="Arial" w:hAnsi="Arial" w:cs="Arial"/>
          <w:b/>
          <w:bCs/>
          <w:sz w:val="22"/>
          <w:szCs w:val="22"/>
        </w:rPr>
        <w:t>.</w:t>
      </w:r>
      <w:r w:rsidR="004F6FDF">
        <w:rPr>
          <w:rFonts w:ascii="Arial" w:hAnsi="Arial" w:cs="Arial"/>
          <w:b/>
          <w:bCs/>
          <w:sz w:val="22"/>
          <w:szCs w:val="22"/>
        </w:rPr>
        <w:t xml:space="preserve"> </w:t>
      </w:r>
      <w:r w:rsidR="004F6FDF">
        <w:rPr>
          <w:rFonts w:ascii="Arial" w:hAnsi="Arial" w:cs="Arial"/>
          <w:sz w:val="22"/>
          <w:szCs w:val="22"/>
        </w:rPr>
        <w:t>Maximum likelihood midpoint root trees showing all RNA</w:t>
      </w:r>
      <w:r w:rsidR="00835768">
        <w:rPr>
          <w:rFonts w:ascii="Arial" w:hAnsi="Arial" w:cs="Arial"/>
          <w:sz w:val="22"/>
          <w:szCs w:val="22"/>
        </w:rPr>
        <w:t xml:space="preserve"> </w:t>
      </w:r>
      <w:r w:rsidR="004F6FDF">
        <w:rPr>
          <w:rFonts w:ascii="Arial" w:hAnsi="Arial" w:cs="Arial"/>
          <w:sz w:val="22"/>
          <w:szCs w:val="22"/>
        </w:rPr>
        <w:t>1 and RNA</w:t>
      </w:r>
      <w:r w:rsidR="00835768">
        <w:rPr>
          <w:rFonts w:ascii="Arial" w:hAnsi="Arial" w:cs="Arial"/>
          <w:sz w:val="22"/>
          <w:szCs w:val="22"/>
        </w:rPr>
        <w:t xml:space="preserve"> </w:t>
      </w:r>
      <w:r w:rsidR="004F6FDF">
        <w:rPr>
          <w:rFonts w:ascii="Arial" w:hAnsi="Arial" w:cs="Arial"/>
          <w:sz w:val="22"/>
          <w:szCs w:val="22"/>
        </w:rPr>
        <w:t xml:space="preserve">2 nucleotide sequences </w:t>
      </w:r>
      <w:r w:rsidR="004F6FDF" w:rsidRPr="00115BE1">
        <w:rPr>
          <w:rFonts w:ascii="Arial" w:hAnsi="Arial" w:cs="Arial"/>
          <w:sz w:val="22"/>
          <w:szCs w:val="22"/>
        </w:rPr>
        <w:t xml:space="preserve">from </w:t>
      </w:r>
      <w:r w:rsidR="001A7C1F">
        <w:rPr>
          <w:rFonts w:ascii="Arial" w:hAnsi="Arial" w:cs="Arial"/>
          <w:sz w:val="22"/>
          <w:szCs w:val="22"/>
        </w:rPr>
        <w:t xml:space="preserve">singly infected </w:t>
      </w:r>
      <w:r w:rsidR="004F6FDF" w:rsidRPr="00115BE1">
        <w:rPr>
          <w:rFonts w:ascii="Arial" w:hAnsi="Arial" w:cs="Arial"/>
          <w:sz w:val="22"/>
          <w:szCs w:val="22"/>
        </w:rPr>
        <w:t>samples.</w:t>
      </w:r>
      <w:r w:rsidR="004F6FDF">
        <w:rPr>
          <w:rFonts w:ascii="Arial" w:hAnsi="Arial" w:cs="Arial"/>
          <w:b/>
          <w:bCs/>
          <w:sz w:val="22"/>
          <w:szCs w:val="22"/>
        </w:rPr>
        <w:t xml:space="preserve"> </w:t>
      </w:r>
      <w:r w:rsidR="0083169E">
        <w:rPr>
          <w:rFonts w:ascii="Arial" w:hAnsi="Arial" w:cs="Arial"/>
          <w:sz w:val="22"/>
          <w:szCs w:val="22"/>
        </w:rPr>
        <w:t xml:space="preserve">Branches with </w:t>
      </w:r>
      <w:r w:rsidR="009838B8">
        <w:rPr>
          <w:rFonts w:ascii="Arial" w:hAnsi="Arial" w:cs="Arial"/>
          <w:sz w:val="22"/>
          <w:szCs w:val="22"/>
        </w:rPr>
        <w:t>lengths</w:t>
      </w:r>
      <w:r w:rsidR="0083169E">
        <w:rPr>
          <w:rFonts w:ascii="Arial" w:hAnsi="Arial" w:cs="Arial"/>
          <w:sz w:val="22"/>
          <w:szCs w:val="22"/>
        </w:rPr>
        <w:t xml:space="preserve"> &lt; 0.</w:t>
      </w:r>
      <w:r w:rsidR="008603AA">
        <w:rPr>
          <w:rFonts w:ascii="Arial" w:hAnsi="Arial" w:cs="Arial"/>
          <w:sz w:val="22"/>
          <w:szCs w:val="22"/>
        </w:rPr>
        <w:t>001</w:t>
      </w:r>
      <w:r w:rsidR="0083169E">
        <w:rPr>
          <w:rFonts w:ascii="Arial" w:hAnsi="Arial" w:cs="Arial"/>
          <w:sz w:val="22"/>
          <w:szCs w:val="22"/>
        </w:rPr>
        <w:t xml:space="preserve"> were converted to polytomies. </w:t>
      </w:r>
      <w:r w:rsidR="00180AE2">
        <w:rPr>
          <w:rFonts w:ascii="Arial" w:hAnsi="Arial" w:cs="Arial"/>
          <w:sz w:val="22"/>
          <w:szCs w:val="22"/>
        </w:rPr>
        <w:t xml:space="preserve">Sequences from the </w:t>
      </w:r>
      <w:r w:rsidR="001B7B69">
        <w:rPr>
          <w:rFonts w:ascii="Arial" w:hAnsi="Arial" w:cs="Arial"/>
          <w:sz w:val="22"/>
          <w:szCs w:val="22"/>
        </w:rPr>
        <w:t>same</w:t>
      </w:r>
      <w:r w:rsidR="00180AE2">
        <w:rPr>
          <w:rFonts w:ascii="Arial" w:hAnsi="Arial" w:cs="Arial"/>
          <w:sz w:val="22"/>
          <w:szCs w:val="22"/>
        </w:rPr>
        <w:t xml:space="preserve"> sample are connected by lines. </w:t>
      </w:r>
      <w:r w:rsidR="001B7B69">
        <w:rPr>
          <w:rFonts w:ascii="Arial" w:hAnsi="Arial" w:cs="Arial"/>
          <w:sz w:val="22"/>
          <w:szCs w:val="22"/>
        </w:rPr>
        <w:t>Selected e</w:t>
      </w:r>
      <w:r w:rsidR="004C61A6">
        <w:rPr>
          <w:rFonts w:ascii="Arial" w:hAnsi="Arial" w:cs="Arial"/>
          <w:sz w:val="22"/>
          <w:szCs w:val="22"/>
        </w:rPr>
        <w:t xml:space="preserve">xamples of </w:t>
      </w:r>
      <w:r w:rsidR="004F6FDF">
        <w:rPr>
          <w:rFonts w:ascii="Arial" w:hAnsi="Arial" w:cs="Arial"/>
          <w:sz w:val="22"/>
          <w:szCs w:val="22"/>
        </w:rPr>
        <w:t xml:space="preserve">phylogenetic discordance </w:t>
      </w:r>
      <w:r w:rsidR="00F10F46">
        <w:rPr>
          <w:rFonts w:ascii="Arial" w:hAnsi="Arial" w:cs="Arial"/>
          <w:sz w:val="22"/>
          <w:szCs w:val="22"/>
        </w:rPr>
        <w:t xml:space="preserve">between pairs of samples </w:t>
      </w:r>
      <w:r w:rsidR="004F6FDF">
        <w:rPr>
          <w:rFonts w:ascii="Arial" w:hAnsi="Arial" w:cs="Arial"/>
          <w:sz w:val="22"/>
          <w:szCs w:val="22"/>
        </w:rPr>
        <w:t xml:space="preserve">consistent with reassortment </w:t>
      </w:r>
      <w:r w:rsidR="004C61A6">
        <w:rPr>
          <w:rFonts w:ascii="Arial" w:hAnsi="Arial" w:cs="Arial"/>
          <w:sz w:val="22"/>
          <w:szCs w:val="22"/>
        </w:rPr>
        <w:t xml:space="preserve">are </w:t>
      </w:r>
      <w:r w:rsidR="00180AE2">
        <w:rPr>
          <w:rFonts w:ascii="Arial" w:hAnsi="Arial" w:cs="Arial"/>
          <w:sz w:val="22"/>
          <w:szCs w:val="22"/>
        </w:rPr>
        <w:t>highlighted with</w:t>
      </w:r>
      <w:r w:rsidR="004C61A6">
        <w:rPr>
          <w:rFonts w:ascii="Arial" w:hAnsi="Arial" w:cs="Arial"/>
          <w:sz w:val="22"/>
          <w:szCs w:val="22"/>
        </w:rPr>
        <w:t xml:space="preserve"> </w:t>
      </w:r>
      <w:r w:rsidR="0064613C">
        <w:rPr>
          <w:rFonts w:ascii="Arial" w:hAnsi="Arial" w:cs="Arial"/>
          <w:sz w:val="22"/>
          <w:szCs w:val="22"/>
        </w:rPr>
        <w:t>red</w:t>
      </w:r>
      <w:r w:rsidR="004C61A6">
        <w:rPr>
          <w:rFonts w:ascii="Arial" w:hAnsi="Arial" w:cs="Arial"/>
          <w:sz w:val="22"/>
          <w:szCs w:val="22"/>
        </w:rPr>
        <w:t xml:space="preserve"> lines</w:t>
      </w:r>
      <w:r w:rsidR="004F6FDF">
        <w:rPr>
          <w:rFonts w:ascii="Arial" w:hAnsi="Arial" w:cs="Arial"/>
          <w:sz w:val="22"/>
          <w:szCs w:val="22"/>
        </w:rPr>
        <w:t>.</w:t>
      </w:r>
    </w:p>
    <w:p w14:paraId="0378DF45" w14:textId="305DF4F4"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23BD5300" wp14:editId="28A2381C">
            <wp:extent cx="5332049" cy="6900333"/>
            <wp:effectExtent l="0" t="0" r="0" b="0"/>
            <wp:docPr id="15410517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51760" name="Picture 1541051760"/>
                    <pic:cNvPicPr/>
                  </pic:nvPicPr>
                  <pic:blipFill>
                    <a:blip r:embed="rId39"/>
                    <a:stretch>
                      <a:fillRect/>
                    </a:stretch>
                  </pic:blipFill>
                  <pic:spPr>
                    <a:xfrm>
                      <a:off x="0" y="0"/>
                      <a:ext cx="5347803" cy="6920720"/>
                    </a:xfrm>
                    <a:prstGeom prst="rect">
                      <a:avLst/>
                    </a:prstGeom>
                  </pic:spPr>
                </pic:pic>
              </a:graphicData>
            </a:graphic>
          </wp:inline>
        </w:drawing>
      </w:r>
    </w:p>
    <w:p w14:paraId="2DDCDB97" w14:textId="77815D9C" w:rsidR="001726F4" w:rsidRDefault="001726F4" w:rsidP="00081385">
      <w:pPr>
        <w:spacing w:line="360" w:lineRule="auto"/>
        <w:rPr>
          <w:rFonts w:ascii="Arial" w:hAnsi="Arial" w:cs="Arial"/>
          <w:sz w:val="22"/>
          <w:szCs w:val="22"/>
        </w:rPr>
      </w:pPr>
      <w:r w:rsidRPr="00142E50">
        <w:rPr>
          <w:rFonts w:ascii="Arial" w:hAnsi="Arial" w:cs="Arial"/>
          <w:b/>
          <w:bCs/>
          <w:sz w:val="22"/>
          <w:szCs w:val="22"/>
        </w:rPr>
        <w:t xml:space="preserve">Figure </w:t>
      </w:r>
      <w:ins w:id="602" w:author="Keene-Snickers,Lexi" w:date="2025-08-06T15:04:00Z" w16du:dateUtc="2025-08-06T14:04:00Z">
        <w:r w:rsidR="006E3D0E">
          <w:rPr>
            <w:rFonts w:ascii="Arial" w:hAnsi="Arial" w:cs="Arial"/>
            <w:b/>
            <w:bCs/>
            <w:sz w:val="22"/>
            <w:szCs w:val="22"/>
          </w:rPr>
          <w:t>9</w:t>
        </w:r>
      </w:ins>
      <w:del w:id="603" w:author="Keene-Snickers,Lexi" w:date="2025-08-06T15:04:00Z" w16du:dateUtc="2025-08-06T14:04:00Z">
        <w:r w:rsidR="00456285" w:rsidRPr="00142E50" w:rsidDel="006E3D0E">
          <w:rPr>
            <w:rFonts w:ascii="Arial" w:hAnsi="Arial" w:cs="Arial"/>
            <w:b/>
            <w:bCs/>
            <w:sz w:val="22"/>
            <w:szCs w:val="22"/>
          </w:rPr>
          <w:delText>1</w:delText>
        </w:r>
        <w:r w:rsidR="008B5090" w:rsidDel="006E3D0E">
          <w:rPr>
            <w:rFonts w:ascii="Arial" w:hAnsi="Arial" w:cs="Arial"/>
            <w:b/>
            <w:bCs/>
            <w:sz w:val="22"/>
            <w:szCs w:val="22"/>
          </w:rPr>
          <w:delText>1</w:delText>
        </w:r>
      </w:del>
      <w:r w:rsidRPr="00142E50">
        <w:rPr>
          <w:rFonts w:ascii="Arial" w:hAnsi="Arial" w:cs="Arial"/>
          <w:b/>
          <w:bCs/>
          <w:sz w:val="22"/>
          <w:szCs w:val="22"/>
        </w:rPr>
        <w:t>:</w:t>
      </w:r>
      <w:r w:rsidR="00142E50">
        <w:rPr>
          <w:rFonts w:ascii="Arial" w:hAnsi="Arial" w:cs="Arial"/>
          <w:sz w:val="22"/>
          <w:szCs w:val="22"/>
        </w:rPr>
        <w:t xml:space="preserve"> </w:t>
      </w:r>
      <w:r w:rsidR="00EF2474">
        <w:rPr>
          <w:rFonts w:ascii="Arial" w:hAnsi="Arial" w:cs="Arial"/>
          <w:b/>
          <w:bCs/>
          <w:sz w:val="22"/>
          <w:szCs w:val="22"/>
        </w:rPr>
        <w:t>Galbut virus reassortment involving RNA</w:t>
      </w:r>
      <w:r w:rsidR="00835768">
        <w:rPr>
          <w:rFonts w:ascii="Arial" w:hAnsi="Arial" w:cs="Arial"/>
          <w:b/>
          <w:bCs/>
          <w:sz w:val="22"/>
          <w:szCs w:val="22"/>
        </w:rPr>
        <w:t xml:space="preserve"> </w:t>
      </w:r>
      <w:r w:rsidR="00EF2474">
        <w:rPr>
          <w:rFonts w:ascii="Arial" w:hAnsi="Arial" w:cs="Arial"/>
          <w:b/>
          <w:bCs/>
          <w:sz w:val="22"/>
          <w:szCs w:val="22"/>
        </w:rPr>
        <w:t>1 and RNA</w:t>
      </w:r>
      <w:r w:rsidR="00835768">
        <w:rPr>
          <w:rFonts w:ascii="Arial" w:hAnsi="Arial" w:cs="Arial"/>
          <w:b/>
          <w:bCs/>
          <w:sz w:val="22"/>
          <w:szCs w:val="22"/>
        </w:rPr>
        <w:t xml:space="preserve"> </w:t>
      </w:r>
      <w:r w:rsidR="00EF2474">
        <w:rPr>
          <w:rFonts w:ascii="Arial" w:hAnsi="Arial" w:cs="Arial"/>
          <w:b/>
          <w:bCs/>
          <w:sz w:val="22"/>
          <w:szCs w:val="22"/>
        </w:rPr>
        <w:t>3</w:t>
      </w:r>
      <w:r w:rsidR="00EF2474" w:rsidRPr="00142E50">
        <w:rPr>
          <w:rFonts w:ascii="Arial" w:hAnsi="Arial" w:cs="Arial"/>
          <w:b/>
          <w:bCs/>
          <w:sz w:val="22"/>
          <w:szCs w:val="22"/>
        </w:rPr>
        <w:t>.</w:t>
      </w:r>
      <w:r w:rsidR="00EF2474">
        <w:rPr>
          <w:rFonts w:ascii="Arial" w:hAnsi="Arial" w:cs="Arial"/>
          <w:b/>
          <w:bCs/>
          <w:sz w:val="22"/>
          <w:szCs w:val="22"/>
        </w:rPr>
        <w:t xml:space="preserve"> </w:t>
      </w:r>
      <w:r w:rsidR="00EF2474">
        <w:rPr>
          <w:rFonts w:ascii="Arial" w:hAnsi="Arial" w:cs="Arial"/>
          <w:sz w:val="22"/>
          <w:szCs w:val="22"/>
        </w:rPr>
        <w:t>Maximum likelihood midpoint root trees showing all RNA</w:t>
      </w:r>
      <w:r w:rsidR="00835768">
        <w:rPr>
          <w:rFonts w:ascii="Arial" w:hAnsi="Arial" w:cs="Arial"/>
          <w:sz w:val="22"/>
          <w:szCs w:val="22"/>
        </w:rPr>
        <w:t xml:space="preserve"> </w:t>
      </w:r>
      <w:r w:rsidR="00EF2474">
        <w:rPr>
          <w:rFonts w:ascii="Arial" w:hAnsi="Arial" w:cs="Arial"/>
          <w:sz w:val="22"/>
          <w:szCs w:val="22"/>
        </w:rPr>
        <w:t>1 and RNA</w:t>
      </w:r>
      <w:r w:rsidR="00835768">
        <w:rPr>
          <w:rFonts w:ascii="Arial" w:hAnsi="Arial" w:cs="Arial"/>
          <w:sz w:val="22"/>
          <w:szCs w:val="22"/>
        </w:rPr>
        <w:t xml:space="preserve"> </w:t>
      </w:r>
      <w:r w:rsidR="009D64F3">
        <w:rPr>
          <w:rFonts w:ascii="Arial" w:hAnsi="Arial" w:cs="Arial"/>
          <w:sz w:val="22"/>
          <w:szCs w:val="22"/>
        </w:rPr>
        <w:t>3</w:t>
      </w:r>
      <w:r w:rsidR="00EF2474">
        <w:rPr>
          <w:rFonts w:ascii="Arial" w:hAnsi="Arial" w:cs="Arial"/>
          <w:sz w:val="22"/>
          <w:szCs w:val="22"/>
        </w:rPr>
        <w:t xml:space="preserve"> nucleotide sequences </w:t>
      </w:r>
      <w:r w:rsidR="00EF2474" w:rsidRPr="0049484C">
        <w:rPr>
          <w:rFonts w:ascii="Arial" w:hAnsi="Arial" w:cs="Arial"/>
          <w:sz w:val="22"/>
          <w:szCs w:val="22"/>
        </w:rPr>
        <w:t xml:space="preserve">from </w:t>
      </w:r>
      <w:r w:rsidR="00102873">
        <w:rPr>
          <w:rFonts w:ascii="Arial" w:hAnsi="Arial" w:cs="Arial"/>
          <w:sz w:val="22"/>
          <w:szCs w:val="22"/>
        </w:rPr>
        <w:t xml:space="preserve">singly infected </w:t>
      </w:r>
      <w:r w:rsidR="00EF2474" w:rsidRPr="0049484C">
        <w:rPr>
          <w:rFonts w:ascii="Arial" w:hAnsi="Arial" w:cs="Arial"/>
          <w:sz w:val="22"/>
          <w:szCs w:val="22"/>
        </w:rPr>
        <w:t>samples.</w:t>
      </w:r>
      <w:r w:rsidR="00EF2474">
        <w:rPr>
          <w:rFonts w:ascii="Arial" w:hAnsi="Arial" w:cs="Arial"/>
          <w:b/>
          <w:bCs/>
          <w:sz w:val="22"/>
          <w:szCs w:val="22"/>
        </w:rPr>
        <w:t xml:space="preserve"> </w:t>
      </w:r>
      <w:r w:rsidR="00EF2474">
        <w:rPr>
          <w:rFonts w:ascii="Arial" w:hAnsi="Arial" w:cs="Arial"/>
          <w:sz w:val="22"/>
          <w:szCs w:val="22"/>
        </w:rPr>
        <w:t xml:space="preserve">Branches with lengths &lt; 0.001 were converted to polytomies. Sequences from the </w:t>
      </w:r>
      <w:r w:rsidR="00565830">
        <w:rPr>
          <w:rFonts w:ascii="Arial" w:hAnsi="Arial" w:cs="Arial"/>
          <w:sz w:val="22"/>
          <w:szCs w:val="22"/>
        </w:rPr>
        <w:t>same</w:t>
      </w:r>
      <w:r w:rsidR="00EF2474">
        <w:rPr>
          <w:rFonts w:ascii="Arial" w:hAnsi="Arial" w:cs="Arial"/>
          <w:sz w:val="22"/>
          <w:szCs w:val="22"/>
        </w:rPr>
        <w:t xml:space="preserve"> sample are connected by lines.  Selected examples of phylogenetic discordance </w:t>
      </w:r>
      <w:r w:rsidR="00D606A5">
        <w:rPr>
          <w:rFonts w:ascii="Arial" w:hAnsi="Arial" w:cs="Arial"/>
          <w:sz w:val="22"/>
          <w:szCs w:val="22"/>
        </w:rPr>
        <w:t xml:space="preserve">of pairs of samples </w:t>
      </w:r>
      <w:r w:rsidR="00EF2474">
        <w:rPr>
          <w:rFonts w:ascii="Arial" w:hAnsi="Arial" w:cs="Arial"/>
          <w:sz w:val="22"/>
          <w:szCs w:val="22"/>
        </w:rPr>
        <w:t>consistent with reassortment are highlighted with red lines.</w:t>
      </w:r>
      <w:r w:rsidR="0064613C">
        <w:rPr>
          <w:rFonts w:ascii="Arial" w:hAnsi="Arial" w:cs="Arial"/>
          <w:sz w:val="22"/>
          <w:szCs w:val="22"/>
        </w:rPr>
        <w:t xml:space="preserve">  </w:t>
      </w:r>
    </w:p>
    <w:p w14:paraId="4E32EA4C" w14:textId="3882E3D2"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73BD96FE" wp14:editId="339ACCE8">
            <wp:extent cx="5404016" cy="6993467"/>
            <wp:effectExtent l="0" t="0" r="0" b="0"/>
            <wp:docPr id="2872579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57976" name="Picture 287257976"/>
                    <pic:cNvPicPr/>
                  </pic:nvPicPr>
                  <pic:blipFill>
                    <a:blip r:embed="rId40"/>
                    <a:stretch>
                      <a:fillRect/>
                    </a:stretch>
                  </pic:blipFill>
                  <pic:spPr>
                    <a:xfrm>
                      <a:off x="0" y="0"/>
                      <a:ext cx="5427024" cy="7023242"/>
                    </a:xfrm>
                    <a:prstGeom prst="rect">
                      <a:avLst/>
                    </a:prstGeom>
                  </pic:spPr>
                </pic:pic>
              </a:graphicData>
            </a:graphic>
          </wp:inline>
        </w:drawing>
      </w:r>
    </w:p>
    <w:p w14:paraId="4B06F7CC" w14:textId="5EED19BA" w:rsidR="006264D3" w:rsidRDefault="00164FAE" w:rsidP="00081385">
      <w:pPr>
        <w:spacing w:line="360" w:lineRule="auto"/>
        <w:rPr>
          <w:rFonts w:ascii="Arial" w:hAnsi="Arial" w:cs="Arial"/>
          <w:sz w:val="22"/>
          <w:szCs w:val="22"/>
        </w:rPr>
      </w:pPr>
      <w:del w:id="604" w:author="Keene-Snickers,Lexi" w:date="2025-08-06T15:04:00Z" w16du:dateUtc="2025-08-06T14:04:00Z">
        <w:r w:rsidRPr="00164FAE" w:rsidDel="006E3D0E">
          <w:rPr>
            <w:rFonts w:ascii="Arial" w:hAnsi="Arial" w:cs="Arial"/>
            <w:b/>
            <w:bCs/>
            <w:sz w:val="22"/>
            <w:szCs w:val="22"/>
          </w:rPr>
          <w:delText xml:space="preserve"> </w:delText>
        </w:r>
      </w:del>
      <w:r w:rsidR="00EF6C73">
        <w:rPr>
          <w:rFonts w:ascii="Arial" w:hAnsi="Arial" w:cs="Arial"/>
          <w:b/>
          <w:bCs/>
          <w:sz w:val="22"/>
          <w:szCs w:val="22"/>
        </w:rPr>
        <w:t xml:space="preserve">Supplemental Figure </w:t>
      </w:r>
      <w:ins w:id="605" w:author="Keene-Snickers,Lexi" w:date="2025-08-06T15:04:00Z" w16du:dateUtc="2025-08-06T14:04:00Z">
        <w:r w:rsidR="006E3D0E">
          <w:rPr>
            <w:rFonts w:ascii="Arial" w:hAnsi="Arial" w:cs="Arial"/>
            <w:b/>
            <w:bCs/>
            <w:sz w:val="22"/>
            <w:szCs w:val="22"/>
          </w:rPr>
          <w:t>9</w:t>
        </w:r>
      </w:ins>
      <w:del w:id="606" w:author="Keene-Snickers,Lexi" w:date="2025-08-06T15:04:00Z" w16du:dateUtc="2025-08-06T14:04:00Z">
        <w:r w:rsidR="008B5090" w:rsidDel="006E3D0E">
          <w:rPr>
            <w:rFonts w:ascii="Arial" w:hAnsi="Arial" w:cs="Arial"/>
            <w:b/>
            <w:bCs/>
            <w:sz w:val="22"/>
            <w:szCs w:val="22"/>
          </w:rPr>
          <w:delText>7</w:delText>
        </w:r>
      </w:del>
      <w:r w:rsidRPr="00142E50">
        <w:rPr>
          <w:rFonts w:ascii="Arial" w:hAnsi="Arial" w:cs="Arial"/>
          <w:b/>
          <w:bCs/>
          <w:sz w:val="22"/>
          <w:szCs w:val="22"/>
        </w:rPr>
        <w:t>:</w:t>
      </w:r>
      <w:r>
        <w:rPr>
          <w:rFonts w:ascii="Arial" w:hAnsi="Arial" w:cs="Arial"/>
          <w:sz w:val="22"/>
          <w:szCs w:val="22"/>
        </w:rPr>
        <w:t xml:space="preserve"> </w:t>
      </w:r>
      <w:r>
        <w:rPr>
          <w:rFonts w:ascii="Arial" w:hAnsi="Arial" w:cs="Arial"/>
          <w:b/>
          <w:bCs/>
          <w:sz w:val="22"/>
          <w:szCs w:val="22"/>
        </w:rPr>
        <w:t>Galbut virus reassortment involving RNA</w:t>
      </w:r>
      <w:r w:rsidR="00835768">
        <w:rPr>
          <w:rFonts w:ascii="Arial" w:hAnsi="Arial" w:cs="Arial"/>
          <w:b/>
          <w:bCs/>
          <w:sz w:val="22"/>
          <w:szCs w:val="22"/>
        </w:rPr>
        <w:t xml:space="preserve"> </w:t>
      </w:r>
      <w:r>
        <w:rPr>
          <w:rFonts w:ascii="Arial" w:hAnsi="Arial" w:cs="Arial"/>
          <w:b/>
          <w:bCs/>
          <w:sz w:val="22"/>
          <w:szCs w:val="22"/>
        </w:rPr>
        <w:t>2 and RNA</w:t>
      </w:r>
      <w:r w:rsidR="00835768">
        <w:rPr>
          <w:rFonts w:ascii="Arial" w:hAnsi="Arial" w:cs="Arial"/>
          <w:b/>
          <w:bCs/>
          <w:sz w:val="22"/>
          <w:szCs w:val="22"/>
        </w:rPr>
        <w:t xml:space="preserve"> </w:t>
      </w:r>
      <w:r>
        <w:rPr>
          <w:rFonts w:ascii="Arial" w:hAnsi="Arial" w:cs="Arial"/>
          <w:b/>
          <w:bCs/>
          <w:sz w:val="22"/>
          <w:szCs w:val="22"/>
        </w:rPr>
        <w:t>3</w:t>
      </w:r>
      <w:r w:rsidRPr="00142E50">
        <w:rPr>
          <w:rFonts w:ascii="Arial" w:hAnsi="Arial" w:cs="Arial"/>
          <w:b/>
          <w:bCs/>
          <w:sz w:val="22"/>
          <w:szCs w:val="22"/>
        </w:rPr>
        <w:t>.</w:t>
      </w:r>
      <w:r>
        <w:rPr>
          <w:rFonts w:ascii="Arial" w:hAnsi="Arial" w:cs="Arial"/>
          <w:b/>
          <w:bCs/>
          <w:sz w:val="22"/>
          <w:szCs w:val="22"/>
        </w:rPr>
        <w:t xml:space="preserve"> </w:t>
      </w:r>
      <w:r>
        <w:rPr>
          <w:rFonts w:ascii="Arial" w:hAnsi="Arial" w:cs="Arial"/>
          <w:sz w:val="22"/>
          <w:szCs w:val="22"/>
        </w:rPr>
        <w:t>Maximum likelihood midpoint root trees showing all RNA</w:t>
      </w:r>
      <w:r w:rsidR="00835768">
        <w:rPr>
          <w:rFonts w:ascii="Arial" w:hAnsi="Arial" w:cs="Arial"/>
          <w:sz w:val="22"/>
          <w:szCs w:val="22"/>
        </w:rPr>
        <w:t xml:space="preserve"> 2 </w:t>
      </w:r>
      <w:r>
        <w:rPr>
          <w:rFonts w:ascii="Arial" w:hAnsi="Arial" w:cs="Arial"/>
          <w:sz w:val="22"/>
          <w:szCs w:val="22"/>
        </w:rPr>
        <w:t>and RNA</w:t>
      </w:r>
      <w:r w:rsidR="00835768">
        <w:rPr>
          <w:rFonts w:ascii="Arial" w:hAnsi="Arial" w:cs="Arial"/>
          <w:sz w:val="22"/>
          <w:szCs w:val="22"/>
        </w:rPr>
        <w:t xml:space="preserve"> </w:t>
      </w:r>
      <w:r>
        <w:rPr>
          <w:rFonts w:ascii="Arial" w:hAnsi="Arial" w:cs="Arial"/>
          <w:sz w:val="22"/>
          <w:szCs w:val="22"/>
        </w:rPr>
        <w:t xml:space="preserve">3 nucleotide sequences </w:t>
      </w:r>
      <w:r w:rsidRPr="0049484C">
        <w:rPr>
          <w:rFonts w:ascii="Arial" w:hAnsi="Arial" w:cs="Arial"/>
          <w:sz w:val="22"/>
          <w:szCs w:val="22"/>
        </w:rPr>
        <w:t>from</w:t>
      </w:r>
      <w:r w:rsidR="00D22CA0">
        <w:rPr>
          <w:rFonts w:ascii="Arial" w:hAnsi="Arial" w:cs="Arial"/>
          <w:sz w:val="22"/>
          <w:szCs w:val="22"/>
        </w:rPr>
        <w:t xml:space="preserve"> singly infected</w:t>
      </w:r>
      <w:r w:rsidRPr="0049484C">
        <w:rPr>
          <w:rFonts w:ascii="Arial" w:hAnsi="Arial" w:cs="Arial"/>
          <w:sz w:val="22"/>
          <w:szCs w:val="22"/>
        </w:rPr>
        <w:t xml:space="preserve"> samples.</w:t>
      </w:r>
      <w:r>
        <w:rPr>
          <w:rFonts w:ascii="Arial" w:hAnsi="Arial" w:cs="Arial"/>
          <w:b/>
          <w:bCs/>
          <w:sz w:val="22"/>
          <w:szCs w:val="22"/>
        </w:rPr>
        <w:t xml:space="preserve"> </w:t>
      </w:r>
      <w:r>
        <w:rPr>
          <w:rFonts w:ascii="Arial" w:hAnsi="Arial" w:cs="Arial"/>
          <w:sz w:val="22"/>
          <w:szCs w:val="22"/>
        </w:rPr>
        <w:t xml:space="preserve">Branches with lengths &lt; 0.001 were converted to polytomies. Sequences from the same sample are connected by lines.  Selected examples of phylogenetic discordance </w:t>
      </w:r>
      <w:r w:rsidR="00D22CA0">
        <w:rPr>
          <w:rFonts w:ascii="Arial" w:hAnsi="Arial" w:cs="Arial"/>
          <w:sz w:val="22"/>
          <w:szCs w:val="22"/>
        </w:rPr>
        <w:t xml:space="preserve">of pairs of samples </w:t>
      </w:r>
      <w:r>
        <w:rPr>
          <w:rFonts w:ascii="Arial" w:hAnsi="Arial" w:cs="Arial"/>
          <w:sz w:val="22"/>
          <w:szCs w:val="22"/>
        </w:rPr>
        <w:t xml:space="preserve">consistent with reassortment are highlighted with red lines.  </w:t>
      </w:r>
    </w:p>
    <w:p w14:paraId="3FCA15ED" w14:textId="588CC1F1" w:rsidR="001726F4" w:rsidRDefault="00C91E68" w:rsidP="00081385">
      <w:pPr>
        <w:spacing w:line="360" w:lineRule="auto"/>
        <w:rPr>
          <w:rFonts w:ascii="Arial" w:hAnsi="Arial" w:cs="Arial"/>
          <w:sz w:val="22"/>
          <w:szCs w:val="22"/>
        </w:rPr>
      </w:pPr>
      <w:r>
        <w:rPr>
          <w:rFonts w:ascii="Arial" w:hAnsi="Arial" w:cs="Arial"/>
          <w:noProof/>
          <w:sz w:val="22"/>
          <w:szCs w:val="22"/>
        </w:rPr>
        <w:lastRenderedPageBreak/>
        <w:drawing>
          <wp:inline distT="0" distB="0" distL="0" distR="0" wp14:anchorId="3B874BE1" wp14:editId="64FAE18F">
            <wp:extent cx="5175032" cy="6697133"/>
            <wp:effectExtent l="0" t="0" r="0" b="0"/>
            <wp:docPr id="20226421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42189" name="Picture 2022642189"/>
                    <pic:cNvPicPr/>
                  </pic:nvPicPr>
                  <pic:blipFill>
                    <a:blip r:embed="rId41"/>
                    <a:stretch>
                      <a:fillRect/>
                    </a:stretch>
                  </pic:blipFill>
                  <pic:spPr>
                    <a:xfrm>
                      <a:off x="0" y="0"/>
                      <a:ext cx="5215371" cy="6749337"/>
                    </a:xfrm>
                    <a:prstGeom prst="rect">
                      <a:avLst/>
                    </a:prstGeom>
                  </pic:spPr>
                </pic:pic>
              </a:graphicData>
            </a:graphic>
          </wp:inline>
        </w:drawing>
      </w:r>
    </w:p>
    <w:p w14:paraId="2F4E6AD2" w14:textId="4CD11AA0" w:rsidR="001726F4" w:rsidRDefault="001726F4" w:rsidP="00081385">
      <w:pPr>
        <w:spacing w:line="360" w:lineRule="auto"/>
        <w:rPr>
          <w:rFonts w:ascii="Arial" w:hAnsi="Arial" w:cs="Arial"/>
          <w:sz w:val="22"/>
          <w:szCs w:val="22"/>
        </w:rPr>
      </w:pPr>
      <w:r w:rsidRPr="00142E50">
        <w:rPr>
          <w:rFonts w:ascii="Arial" w:hAnsi="Arial" w:cs="Arial"/>
          <w:b/>
          <w:bCs/>
          <w:sz w:val="22"/>
          <w:szCs w:val="22"/>
        </w:rPr>
        <w:t>Figure 1</w:t>
      </w:r>
      <w:ins w:id="607" w:author="Keene-Snickers,Lexi" w:date="2025-08-06T15:05:00Z" w16du:dateUtc="2025-08-06T14:05:00Z">
        <w:r w:rsidR="006E3D0E">
          <w:rPr>
            <w:rFonts w:ascii="Arial" w:hAnsi="Arial" w:cs="Arial"/>
            <w:b/>
            <w:bCs/>
            <w:sz w:val="22"/>
            <w:szCs w:val="22"/>
          </w:rPr>
          <w:t>0</w:t>
        </w:r>
      </w:ins>
      <w:del w:id="608" w:author="Keene-Snickers,Lexi" w:date="2025-08-06T15:05:00Z" w16du:dateUtc="2025-08-06T14:05:00Z">
        <w:r w:rsidR="008B5090" w:rsidDel="006E3D0E">
          <w:rPr>
            <w:rFonts w:ascii="Arial" w:hAnsi="Arial" w:cs="Arial"/>
            <w:b/>
            <w:bCs/>
            <w:sz w:val="22"/>
            <w:szCs w:val="22"/>
          </w:rPr>
          <w:delText>2</w:delText>
        </w:r>
      </w:del>
      <w:r w:rsidRPr="00142E50">
        <w:rPr>
          <w:rFonts w:ascii="Arial" w:hAnsi="Arial" w:cs="Arial"/>
          <w:b/>
          <w:bCs/>
          <w:sz w:val="22"/>
          <w:szCs w:val="22"/>
        </w:rPr>
        <w:t>:</w:t>
      </w:r>
      <w:r w:rsidR="00142E50">
        <w:rPr>
          <w:rFonts w:ascii="Arial" w:hAnsi="Arial" w:cs="Arial"/>
          <w:sz w:val="22"/>
          <w:szCs w:val="22"/>
        </w:rPr>
        <w:t xml:space="preserve"> </w:t>
      </w:r>
      <w:r w:rsidR="0082297B">
        <w:rPr>
          <w:rFonts w:ascii="Arial" w:hAnsi="Arial" w:cs="Arial"/>
          <w:b/>
          <w:bCs/>
          <w:sz w:val="22"/>
          <w:szCs w:val="22"/>
        </w:rPr>
        <w:t>Reassortment involving</w:t>
      </w:r>
      <w:r w:rsidR="00A81225" w:rsidRPr="00115BE1">
        <w:rPr>
          <w:rFonts w:ascii="Arial" w:hAnsi="Arial" w:cs="Arial"/>
          <w:b/>
          <w:bCs/>
          <w:sz w:val="22"/>
          <w:szCs w:val="22"/>
        </w:rPr>
        <w:t xml:space="preserve"> galbut virus RNA 1 and chaq virus</w:t>
      </w:r>
      <w:r w:rsidR="00A81225" w:rsidRPr="00142E50">
        <w:rPr>
          <w:rFonts w:ascii="Arial" w:hAnsi="Arial" w:cs="Arial"/>
          <w:b/>
          <w:bCs/>
          <w:sz w:val="22"/>
          <w:szCs w:val="22"/>
        </w:rPr>
        <w:t>.</w:t>
      </w:r>
      <w:r w:rsidR="00A81225">
        <w:rPr>
          <w:rFonts w:ascii="Arial" w:hAnsi="Arial" w:cs="Arial"/>
          <w:b/>
          <w:bCs/>
          <w:sz w:val="22"/>
          <w:szCs w:val="22"/>
        </w:rPr>
        <w:t xml:space="preserve"> </w:t>
      </w:r>
      <w:r w:rsidR="00A81225">
        <w:rPr>
          <w:rFonts w:ascii="Arial" w:hAnsi="Arial" w:cs="Arial"/>
          <w:sz w:val="22"/>
          <w:szCs w:val="22"/>
        </w:rPr>
        <w:t>Maximum likelihood midpoint root trees showing all RNA</w:t>
      </w:r>
      <w:r w:rsidR="00835768">
        <w:rPr>
          <w:rFonts w:ascii="Arial" w:hAnsi="Arial" w:cs="Arial"/>
          <w:sz w:val="22"/>
          <w:szCs w:val="22"/>
        </w:rPr>
        <w:t xml:space="preserve"> </w:t>
      </w:r>
      <w:r w:rsidR="00A81225">
        <w:rPr>
          <w:rFonts w:ascii="Arial" w:hAnsi="Arial" w:cs="Arial"/>
          <w:sz w:val="22"/>
          <w:szCs w:val="22"/>
        </w:rPr>
        <w:t xml:space="preserve">1 and chaq virus nucleotide sequences </w:t>
      </w:r>
      <w:r w:rsidR="00A81225" w:rsidRPr="0049484C">
        <w:rPr>
          <w:rFonts w:ascii="Arial" w:hAnsi="Arial" w:cs="Arial"/>
          <w:sz w:val="22"/>
          <w:szCs w:val="22"/>
        </w:rPr>
        <w:t>from samples without evidence of co-infection.</w:t>
      </w:r>
      <w:r w:rsidR="00A81225">
        <w:rPr>
          <w:rFonts w:ascii="Arial" w:hAnsi="Arial" w:cs="Arial"/>
          <w:b/>
          <w:bCs/>
          <w:sz w:val="22"/>
          <w:szCs w:val="22"/>
        </w:rPr>
        <w:t xml:space="preserve"> </w:t>
      </w:r>
      <w:r w:rsidR="00A81225">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r w:rsidR="0064613C">
        <w:rPr>
          <w:rFonts w:ascii="Arial" w:hAnsi="Arial" w:cs="Arial"/>
          <w:sz w:val="22"/>
          <w:szCs w:val="22"/>
        </w:rPr>
        <w:t xml:space="preserve">  </w:t>
      </w:r>
    </w:p>
    <w:p w14:paraId="5D974EEB" w14:textId="77777777" w:rsidR="001726F4" w:rsidRDefault="001726F4" w:rsidP="00081385">
      <w:pPr>
        <w:spacing w:line="360" w:lineRule="auto"/>
        <w:rPr>
          <w:rFonts w:ascii="Arial" w:hAnsi="Arial" w:cs="Arial"/>
          <w:sz w:val="22"/>
          <w:szCs w:val="22"/>
        </w:rPr>
      </w:pPr>
    </w:p>
    <w:p w14:paraId="62048AC0" w14:textId="7A85A143"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5108316E" wp14:editId="3BA491FA">
            <wp:extent cx="4998387" cy="6468533"/>
            <wp:effectExtent l="0" t="0" r="0" b="0"/>
            <wp:docPr id="1113581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81078" name="Picture 1113581078"/>
                    <pic:cNvPicPr/>
                  </pic:nvPicPr>
                  <pic:blipFill>
                    <a:blip r:embed="rId42"/>
                    <a:stretch>
                      <a:fillRect/>
                    </a:stretch>
                  </pic:blipFill>
                  <pic:spPr>
                    <a:xfrm>
                      <a:off x="0" y="0"/>
                      <a:ext cx="5025577" cy="6503720"/>
                    </a:xfrm>
                    <a:prstGeom prst="rect">
                      <a:avLst/>
                    </a:prstGeom>
                  </pic:spPr>
                </pic:pic>
              </a:graphicData>
            </a:graphic>
          </wp:inline>
        </w:drawing>
      </w:r>
    </w:p>
    <w:p w14:paraId="7D9889EF" w14:textId="6D621551" w:rsidR="001726F4"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ins w:id="609" w:author="Keene-Snickers,Lexi" w:date="2025-08-06T15:05:00Z" w16du:dateUtc="2025-08-06T14:05:00Z">
        <w:r w:rsidR="006E3D0E">
          <w:rPr>
            <w:rFonts w:ascii="Arial" w:hAnsi="Arial" w:cs="Arial"/>
            <w:b/>
            <w:bCs/>
            <w:sz w:val="22"/>
            <w:szCs w:val="22"/>
          </w:rPr>
          <w:t>9</w:t>
        </w:r>
      </w:ins>
      <w:del w:id="610" w:author="Keene-Snickers,Lexi" w:date="2025-08-06T15:05:00Z" w16du:dateUtc="2025-08-06T14:05:00Z">
        <w:r w:rsidR="008B5090" w:rsidDel="006E3D0E">
          <w:rPr>
            <w:rFonts w:ascii="Arial" w:hAnsi="Arial" w:cs="Arial"/>
            <w:b/>
            <w:bCs/>
            <w:sz w:val="22"/>
            <w:szCs w:val="22"/>
          </w:rPr>
          <w:delText>8</w:delText>
        </w:r>
      </w:del>
      <w:r w:rsidR="001726F4" w:rsidRPr="00142E50">
        <w:rPr>
          <w:rFonts w:ascii="Arial" w:hAnsi="Arial" w:cs="Arial"/>
          <w:b/>
          <w:bCs/>
          <w:sz w:val="22"/>
          <w:szCs w:val="22"/>
        </w:rPr>
        <w:t>:</w:t>
      </w:r>
      <w:r w:rsidR="00142E50">
        <w:rPr>
          <w:rFonts w:ascii="Arial" w:hAnsi="Arial" w:cs="Arial"/>
          <w:sz w:val="22"/>
          <w:szCs w:val="22"/>
        </w:rPr>
        <w:t xml:space="preserve"> </w:t>
      </w:r>
      <w:r w:rsidR="00A17A6D">
        <w:rPr>
          <w:rFonts w:ascii="Arial" w:hAnsi="Arial" w:cs="Arial"/>
          <w:b/>
          <w:bCs/>
          <w:sz w:val="22"/>
          <w:szCs w:val="22"/>
        </w:rPr>
        <w:t>Reassortment involving</w:t>
      </w:r>
      <w:r w:rsidR="00A17A6D" w:rsidRPr="0049484C">
        <w:rPr>
          <w:rFonts w:ascii="Arial" w:hAnsi="Arial" w:cs="Arial"/>
          <w:b/>
          <w:bCs/>
          <w:sz w:val="22"/>
          <w:szCs w:val="22"/>
        </w:rPr>
        <w:t xml:space="preserve"> galbut virus RNA </w:t>
      </w:r>
      <w:r w:rsidR="00A17A6D">
        <w:rPr>
          <w:rFonts w:ascii="Arial" w:hAnsi="Arial" w:cs="Arial"/>
          <w:b/>
          <w:bCs/>
          <w:sz w:val="22"/>
          <w:szCs w:val="22"/>
        </w:rPr>
        <w:t>2</w:t>
      </w:r>
      <w:r w:rsidR="00A17A6D" w:rsidRPr="0049484C">
        <w:rPr>
          <w:rFonts w:ascii="Arial" w:hAnsi="Arial" w:cs="Arial"/>
          <w:b/>
          <w:bCs/>
          <w:sz w:val="22"/>
          <w:szCs w:val="22"/>
        </w:rPr>
        <w:t xml:space="preserve"> and chaq virus</w:t>
      </w:r>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2 and chaq virus nucleotide sequences </w:t>
      </w:r>
      <w:r w:rsidR="00B33F2D" w:rsidRPr="0049484C">
        <w:rPr>
          <w:rFonts w:ascii="Arial" w:hAnsi="Arial" w:cs="Arial"/>
          <w:sz w:val="22"/>
          <w:szCs w:val="22"/>
        </w:rPr>
        <w:t>from</w:t>
      </w:r>
      <w:r w:rsidR="00E81D50">
        <w:rPr>
          <w:rFonts w:ascii="Arial" w:hAnsi="Arial" w:cs="Arial"/>
          <w:sz w:val="22"/>
          <w:szCs w:val="22"/>
        </w:rPr>
        <w:t xml:space="preserve"> </w:t>
      </w:r>
      <w:r w:rsidR="00B33F2D" w:rsidRPr="0049484C">
        <w:rPr>
          <w:rFonts w:ascii="Arial" w:hAnsi="Arial" w:cs="Arial"/>
          <w:sz w:val="22"/>
          <w:szCs w:val="22"/>
        </w:rPr>
        <w:t>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019BA6A9" w14:textId="77777777" w:rsidR="001726F4" w:rsidRDefault="001726F4" w:rsidP="00081385">
      <w:pPr>
        <w:spacing w:line="360" w:lineRule="auto"/>
        <w:rPr>
          <w:rFonts w:ascii="Arial" w:hAnsi="Arial" w:cs="Arial"/>
          <w:sz w:val="22"/>
          <w:szCs w:val="22"/>
        </w:rPr>
      </w:pPr>
    </w:p>
    <w:p w14:paraId="45B9A9AB" w14:textId="0BBB6FD9" w:rsidR="001726F4" w:rsidRDefault="00C91E68" w:rsidP="00081385">
      <w:pPr>
        <w:spacing w:line="360" w:lineRule="auto"/>
        <w:rPr>
          <w:rFonts w:ascii="Arial" w:hAnsi="Arial" w:cs="Arial"/>
          <w:sz w:val="22"/>
          <w:szCs w:val="22"/>
        </w:rPr>
      </w:pPr>
      <w:r>
        <w:rPr>
          <w:rFonts w:ascii="Arial" w:hAnsi="Arial" w:cs="Arial"/>
          <w:noProof/>
          <w:sz w:val="22"/>
          <w:szCs w:val="22"/>
        </w:rPr>
        <w:drawing>
          <wp:inline distT="0" distB="0" distL="0" distR="0" wp14:anchorId="4987025C" wp14:editId="2B0F6D1D">
            <wp:extent cx="4986867" cy="6453624"/>
            <wp:effectExtent l="0" t="0" r="0" b="0"/>
            <wp:docPr id="809219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19742" name="Picture 809219742"/>
                    <pic:cNvPicPr/>
                  </pic:nvPicPr>
                  <pic:blipFill>
                    <a:blip r:embed="rId43"/>
                    <a:stretch>
                      <a:fillRect/>
                    </a:stretch>
                  </pic:blipFill>
                  <pic:spPr>
                    <a:xfrm>
                      <a:off x="0" y="0"/>
                      <a:ext cx="5021265" cy="6498140"/>
                    </a:xfrm>
                    <a:prstGeom prst="rect">
                      <a:avLst/>
                    </a:prstGeom>
                  </pic:spPr>
                </pic:pic>
              </a:graphicData>
            </a:graphic>
          </wp:inline>
        </w:drawing>
      </w:r>
    </w:p>
    <w:p w14:paraId="284ACCDD" w14:textId="69D1F5C3" w:rsidR="00B33F2D" w:rsidRDefault="00773235" w:rsidP="00081385">
      <w:pPr>
        <w:spacing w:line="360" w:lineRule="auto"/>
        <w:rPr>
          <w:rFonts w:ascii="Arial" w:hAnsi="Arial" w:cs="Arial"/>
          <w:sz w:val="22"/>
          <w:szCs w:val="22"/>
        </w:rPr>
      </w:pPr>
      <w:r>
        <w:rPr>
          <w:rFonts w:ascii="Arial" w:hAnsi="Arial" w:cs="Arial"/>
          <w:b/>
          <w:bCs/>
          <w:sz w:val="22"/>
          <w:szCs w:val="22"/>
        </w:rPr>
        <w:t xml:space="preserve">Supplemental Figure </w:t>
      </w:r>
      <w:ins w:id="611" w:author="Keene-Snickers,Lexi" w:date="2025-08-06T15:05:00Z" w16du:dateUtc="2025-08-06T14:05:00Z">
        <w:r w:rsidR="006E3D0E">
          <w:rPr>
            <w:rFonts w:ascii="Arial" w:hAnsi="Arial" w:cs="Arial"/>
            <w:b/>
            <w:bCs/>
            <w:sz w:val="22"/>
            <w:szCs w:val="22"/>
          </w:rPr>
          <w:t>10</w:t>
        </w:r>
      </w:ins>
      <w:del w:id="612" w:author="Keene-Snickers,Lexi" w:date="2025-08-06T15:05:00Z" w16du:dateUtc="2025-08-06T14:05:00Z">
        <w:r w:rsidR="008B5090" w:rsidDel="006E3D0E">
          <w:rPr>
            <w:rFonts w:ascii="Arial" w:hAnsi="Arial" w:cs="Arial"/>
            <w:b/>
            <w:bCs/>
            <w:sz w:val="22"/>
            <w:szCs w:val="22"/>
          </w:rPr>
          <w:delText>9</w:delText>
        </w:r>
      </w:del>
      <w:r w:rsidR="001726F4" w:rsidRPr="00142E50">
        <w:rPr>
          <w:rFonts w:ascii="Arial" w:hAnsi="Arial" w:cs="Arial"/>
          <w:b/>
          <w:bCs/>
          <w:sz w:val="22"/>
          <w:szCs w:val="22"/>
        </w:rPr>
        <w:t>:</w:t>
      </w:r>
      <w:r w:rsidR="00142E50">
        <w:rPr>
          <w:rFonts w:ascii="Arial" w:hAnsi="Arial" w:cs="Arial"/>
          <w:sz w:val="22"/>
          <w:szCs w:val="22"/>
        </w:rPr>
        <w:t xml:space="preserve"> </w:t>
      </w:r>
      <w:r w:rsidR="0055470A">
        <w:rPr>
          <w:rFonts w:ascii="Arial" w:hAnsi="Arial" w:cs="Arial"/>
          <w:b/>
          <w:bCs/>
          <w:sz w:val="22"/>
          <w:szCs w:val="22"/>
        </w:rPr>
        <w:t>Reassortment involving</w:t>
      </w:r>
      <w:r w:rsidR="0055470A" w:rsidRPr="0049484C">
        <w:rPr>
          <w:rFonts w:ascii="Arial" w:hAnsi="Arial" w:cs="Arial"/>
          <w:b/>
          <w:bCs/>
          <w:sz w:val="22"/>
          <w:szCs w:val="22"/>
        </w:rPr>
        <w:t xml:space="preserve"> galbut virus RNA </w:t>
      </w:r>
      <w:r w:rsidR="0055470A">
        <w:rPr>
          <w:rFonts w:ascii="Arial" w:hAnsi="Arial" w:cs="Arial"/>
          <w:b/>
          <w:bCs/>
          <w:sz w:val="22"/>
          <w:szCs w:val="22"/>
        </w:rPr>
        <w:t>3</w:t>
      </w:r>
      <w:r w:rsidR="0055470A" w:rsidRPr="0049484C">
        <w:rPr>
          <w:rFonts w:ascii="Arial" w:hAnsi="Arial" w:cs="Arial"/>
          <w:b/>
          <w:bCs/>
          <w:sz w:val="22"/>
          <w:szCs w:val="22"/>
        </w:rPr>
        <w:t xml:space="preserve"> and chaq </w:t>
      </w:r>
      <w:proofErr w:type="gramStart"/>
      <w:r w:rsidR="0055470A" w:rsidRPr="0049484C">
        <w:rPr>
          <w:rFonts w:ascii="Arial" w:hAnsi="Arial" w:cs="Arial"/>
          <w:b/>
          <w:bCs/>
          <w:sz w:val="22"/>
          <w:szCs w:val="22"/>
        </w:rPr>
        <w:t>virus</w:t>
      </w:r>
      <w:r w:rsidR="0055470A" w:rsidRPr="00142E50" w:rsidDel="0055470A">
        <w:rPr>
          <w:rFonts w:ascii="Arial" w:hAnsi="Arial" w:cs="Arial"/>
          <w:b/>
          <w:bCs/>
          <w:sz w:val="22"/>
          <w:szCs w:val="22"/>
        </w:rPr>
        <w:t xml:space="preserve"> </w:t>
      </w:r>
      <w:r w:rsidR="00142E50" w:rsidRPr="00142E50">
        <w:rPr>
          <w:rFonts w:ascii="Arial" w:hAnsi="Arial" w:cs="Arial"/>
          <w:b/>
          <w:bCs/>
          <w:sz w:val="22"/>
          <w:szCs w:val="22"/>
        </w:rPr>
        <w:t>.</w:t>
      </w:r>
      <w:proofErr w:type="gramEnd"/>
      <w:r w:rsidR="00142E50" w:rsidRPr="00142E50">
        <w:rPr>
          <w:rFonts w:ascii="Arial" w:hAnsi="Arial" w:cs="Arial"/>
          <w:b/>
          <w:bCs/>
          <w:sz w:val="22"/>
          <w:szCs w:val="22"/>
        </w:rPr>
        <w:t xml:space="preserve"> </w:t>
      </w:r>
      <w:r w:rsidR="00B33F2D">
        <w:rPr>
          <w:rFonts w:ascii="Arial" w:hAnsi="Arial" w:cs="Arial"/>
          <w:sz w:val="22"/>
          <w:szCs w:val="22"/>
        </w:rPr>
        <w:t xml:space="preserve">Maximum likelihood midpoint root trees showing all RNA 3 and chaq virus nucleotide sequences </w:t>
      </w:r>
      <w:r w:rsidR="00B33F2D" w:rsidRPr="0049484C">
        <w:rPr>
          <w:rFonts w:ascii="Arial" w:hAnsi="Arial" w:cs="Arial"/>
          <w:sz w:val="22"/>
          <w:szCs w:val="22"/>
        </w:rPr>
        <w:t>from samples without evidence of co-infection.</w:t>
      </w:r>
      <w:r w:rsidR="00B33F2D">
        <w:rPr>
          <w:rFonts w:ascii="Arial" w:hAnsi="Arial" w:cs="Arial"/>
          <w:b/>
          <w:bCs/>
          <w:sz w:val="22"/>
          <w:szCs w:val="22"/>
        </w:rPr>
        <w:t xml:space="preserve"> </w:t>
      </w:r>
      <w:r w:rsidR="00B33F2D">
        <w:rPr>
          <w:rFonts w:ascii="Arial" w:hAnsi="Arial" w:cs="Arial"/>
          <w:sz w:val="22"/>
          <w:szCs w:val="22"/>
        </w:rPr>
        <w:t xml:space="preserve">Branches with lengths &lt; 0.001 were converted to polytomies. Sequences from the same sample are connected by lines.  Selected examples of phylogenetic discordance consistent with reassortment, or a reassortment-like-process, are highlighted with red lines.    </w:t>
      </w:r>
    </w:p>
    <w:p w14:paraId="37328322" w14:textId="77777777" w:rsidR="00F54A62" w:rsidRDefault="00F54A62" w:rsidP="00081385">
      <w:pPr>
        <w:spacing w:line="360" w:lineRule="auto"/>
        <w:rPr>
          <w:rFonts w:ascii="Arial" w:hAnsi="Arial" w:cs="Arial"/>
          <w:sz w:val="22"/>
          <w:szCs w:val="22"/>
        </w:rPr>
      </w:pPr>
    </w:p>
    <w:p w14:paraId="5CB1B883" w14:textId="2C12099F" w:rsidR="00F54A62" w:rsidRPr="006264D3" w:rsidRDefault="00F54A62" w:rsidP="00F54A62">
      <w:pPr>
        <w:spacing w:line="360" w:lineRule="auto"/>
        <w:rPr>
          <w:rFonts w:ascii="Arial" w:hAnsi="Arial" w:cs="Arial"/>
          <w:b/>
          <w:bCs/>
          <w:sz w:val="22"/>
          <w:szCs w:val="22"/>
        </w:rPr>
      </w:pPr>
      <w:r w:rsidRPr="006264D3">
        <w:rPr>
          <w:rFonts w:ascii="Arial" w:hAnsi="Arial" w:cs="Arial"/>
          <w:b/>
          <w:bCs/>
          <w:sz w:val="22"/>
          <w:szCs w:val="22"/>
        </w:rPr>
        <w:t xml:space="preserve">Chaq virus is associated </w:t>
      </w:r>
      <w:r>
        <w:rPr>
          <w:rFonts w:ascii="Arial" w:hAnsi="Arial" w:cs="Arial"/>
          <w:b/>
          <w:bCs/>
          <w:sz w:val="22"/>
          <w:szCs w:val="22"/>
        </w:rPr>
        <w:t xml:space="preserve">only </w:t>
      </w:r>
      <w:r w:rsidRPr="006264D3">
        <w:rPr>
          <w:rFonts w:ascii="Arial" w:hAnsi="Arial" w:cs="Arial"/>
          <w:b/>
          <w:bCs/>
          <w:sz w:val="22"/>
          <w:szCs w:val="22"/>
        </w:rPr>
        <w:t xml:space="preserve">with galbut virus clade </w:t>
      </w:r>
      <w:r>
        <w:rPr>
          <w:rFonts w:ascii="Arial" w:hAnsi="Arial" w:cs="Arial"/>
          <w:b/>
          <w:bCs/>
          <w:sz w:val="22"/>
          <w:szCs w:val="22"/>
        </w:rPr>
        <w:t>mel</w:t>
      </w:r>
      <w:r w:rsidRPr="006264D3">
        <w:rPr>
          <w:rFonts w:ascii="Arial" w:hAnsi="Arial" w:cs="Arial"/>
          <w:b/>
          <w:bCs/>
          <w:sz w:val="22"/>
          <w:szCs w:val="22"/>
        </w:rPr>
        <w:t xml:space="preserve">A </w:t>
      </w:r>
      <w:r>
        <w:rPr>
          <w:rFonts w:ascii="Arial" w:hAnsi="Arial" w:cs="Arial"/>
          <w:b/>
          <w:bCs/>
          <w:sz w:val="22"/>
          <w:szCs w:val="22"/>
        </w:rPr>
        <w:t xml:space="preserve">and simA </w:t>
      </w:r>
      <w:r w:rsidRPr="006264D3">
        <w:rPr>
          <w:rFonts w:ascii="Arial" w:hAnsi="Arial" w:cs="Arial"/>
          <w:b/>
          <w:bCs/>
          <w:sz w:val="22"/>
          <w:szCs w:val="22"/>
        </w:rPr>
        <w:t>infection</w:t>
      </w:r>
    </w:p>
    <w:p w14:paraId="290068C9" w14:textId="77777777" w:rsidR="00F54A62" w:rsidRDefault="00F54A62" w:rsidP="00F54A62">
      <w:pPr>
        <w:spacing w:line="360" w:lineRule="auto"/>
        <w:rPr>
          <w:rFonts w:ascii="Arial" w:hAnsi="Arial" w:cs="Arial"/>
          <w:sz w:val="22"/>
          <w:szCs w:val="22"/>
        </w:rPr>
      </w:pPr>
    </w:p>
    <w:p w14:paraId="0FC0AFC7" w14:textId="48020C39" w:rsidR="00F54A62" w:rsidRPr="00BA0809" w:rsidRDefault="00F54A62" w:rsidP="00F54A62">
      <w:pPr>
        <w:spacing w:line="360" w:lineRule="auto"/>
        <w:rPr>
          <w:rFonts w:ascii="Arial" w:hAnsi="Arial" w:cs="Arial"/>
          <w:sz w:val="22"/>
          <w:szCs w:val="22"/>
        </w:rPr>
      </w:pPr>
      <w:r>
        <w:rPr>
          <w:rFonts w:ascii="Arial" w:hAnsi="Arial" w:cs="Arial"/>
          <w:sz w:val="22"/>
          <w:szCs w:val="22"/>
        </w:rPr>
        <w:tab/>
        <w:t xml:space="preserve">Chaq virus was exclusively associated with galbut </w:t>
      </w:r>
      <w:r w:rsidRPr="00BA0809">
        <w:rPr>
          <w:rFonts w:ascii="Arial" w:hAnsi="Arial" w:cs="Arial"/>
          <w:sz w:val="22"/>
          <w:szCs w:val="22"/>
        </w:rPr>
        <w:t>virus melA and simA infections</w:t>
      </w:r>
      <w:r>
        <w:rPr>
          <w:rFonts w:ascii="Arial" w:hAnsi="Arial" w:cs="Arial"/>
          <w:sz w:val="22"/>
          <w:szCs w:val="22"/>
        </w:rPr>
        <w:t xml:space="preserve"> (</w:t>
      </w:r>
      <w:r w:rsidRPr="0049484C">
        <w:rPr>
          <w:rFonts w:ascii="Arial" w:hAnsi="Arial" w:cs="Arial"/>
          <w:b/>
          <w:bCs/>
          <w:sz w:val="22"/>
          <w:szCs w:val="22"/>
        </w:rPr>
        <w:t>Fig. 1</w:t>
      </w:r>
      <w:ins w:id="613" w:author="Keene-Snickers,Lexi" w:date="2025-08-07T16:13:00Z" w16du:dateUtc="2025-08-07T15:13:00Z">
        <w:r w:rsidR="006075F1">
          <w:rPr>
            <w:rFonts w:ascii="Arial" w:hAnsi="Arial" w:cs="Arial"/>
            <w:b/>
            <w:bCs/>
            <w:sz w:val="22"/>
            <w:szCs w:val="22"/>
          </w:rPr>
          <w:t>0</w:t>
        </w:r>
      </w:ins>
      <w:del w:id="614" w:author="Keene-Snickers,Lexi" w:date="2025-08-07T16:13:00Z" w16du:dateUtc="2025-08-07T15:13:00Z">
        <w:r w:rsidRPr="0049484C" w:rsidDel="006075F1">
          <w:rPr>
            <w:rFonts w:ascii="Arial" w:hAnsi="Arial" w:cs="Arial"/>
            <w:b/>
            <w:bCs/>
            <w:sz w:val="22"/>
            <w:szCs w:val="22"/>
          </w:rPr>
          <w:delText>1</w:delText>
        </w:r>
      </w:del>
      <w:r>
        <w:rPr>
          <w:rFonts w:ascii="Arial" w:hAnsi="Arial" w:cs="Arial"/>
          <w:sz w:val="22"/>
          <w:szCs w:val="22"/>
        </w:rPr>
        <w:t xml:space="preserve">, </w:t>
      </w:r>
      <w:r w:rsidRPr="0049484C">
        <w:rPr>
          <w:rFonts w:ascii="Arial" w:hAnsi="Arial" w:cs="Arial"/>
          <w:b/>
          <w:bCs/>
          <w:sz w:val="22"/>
          <w:szCs w:val="22"/>
        </w:rPr>
        <w:t xml:space="preserve">Supp. Figs. </w:t>
      </w:r>
      <w:ins w:id="615" w:author="Keene-Snickers,Lexi" w:date="2025-08-07T16:12:00Z" w16du:dateUtc="2025-08-07T15:12:00Z">
        <w:r w:rsidR="006075F1">
          <w:rPr>
            <w:rFonts w:ascii="Arial" w:hAnsi="Arial" w:cs="Arial"/>
            <w:b/>
            <w:bCs/>
            <w:sz w:val="22"/>
            <w:szCs w:val="22"/>
          </w:rPr>
          <w:t>9</w:t>
        </w:r>
      </w:ins>
      <w:del w:id="616" w:author="Keene-Snickers,Lexi" w:date="2025-08-07T16:12:00Z" w16du:dateUtc="2025-08-07T15:12:00Z">
        <w:r w:rsidDel="006075F1">
          <w:rPr>
            <w:rFonts w:ascii="Arial" w:hAnsi="Arial" w:cs="Arial"/>
            <w:b/>
            <w:bCs/>
            <w:sz w:val="22"/>
            <w:szCs w:val="22"/>
          </w:rPr>
          <w:delText>7</w:delText>
        </w:r>
      </w:del>
      <w:r>
        <w:rPr>
          <w:rFonts w:ascii="Arial" w:hAnsi="Arial" w:cs="Arial"/>
          <w:b/>
          <w:bCs/>
          <w:sz w:val="22"/>
          <w:szCs w:val="22"/>
        </w:rPr>
        <w:t xml:space="preserve"> &amp; </w:t>
      </w:r>
      <w:ins w:id="617" w:author="Keene-Snickers,Lexi" w:date="2025-08-07T16:12:00Z" w16du:dateUtc="2025-08-07T15:12:00Z">
        <w:r w:rsidR="006075F1">
          <w:rPr>
            <w:rFonts w:ascii="Arial" w:hAnsi="Arial" w:cs="Arial"/>
            <w:b/>
            <w:bCs/>
            <w:sz w:val="22"/>
            <w:szCs w:val="22"/>
          </w:rPr>
          <w:t>10</w:t>
        </w:r>
      </w:ins>
      <w:del w:id="618" w:author="Keene-Snickers,Lexi" w:date="2025-08-07T16:12:00Z" w16du:dateUtc="2025-08-07T15:12:00Z">
        <w:r w:rsidDel="006075F1">
          <w:rPr>
            <w:rFonts w:ascii="Arial" w:hAnsi="Arial" w:cs="Arial"/>
            <w:b/>
            <w:bCs/>
            <w:sz w:val="22"/>
            <w:szCs w:val="22"/>
          </w:rPr>
          <w:delText>8</w:delText>
        </w:r>
      </w:del>
      <w:r>
        <w:rPr>
          <w:rFonts w:ascii="Arial" w:hAnsi="Arial" w:cs="Arial"/>
          <w:sz w:val="22"/>
          <w:szCs w:val="22"/>
        </w:rPr>
        <w:t>)</w:t>
      </w:r>
      <w:r w:rsidRPr="00BA0809">
        <w:rPr>
          <w:rFonts w:ascii="Arial" w:hAnsi="Arial" w:cs="Arial"/>
          <w:sz w:val="22"/>
          <w:szCs w:val="22"/>
        </w:rPr>
        <w:t>. There were four instances of flies infected by clade B galbut virus that yielded chaq virus sequences, but in all these instances, there were co-infecting melA segments. Two instances were samples with complete galbut virus coinfections of genotypes melA and melB</w:t>
      </w:r>
      <w:r>
        <w:rPr>
          <w:rFonts w:ascii="Arial" w:hAnsi="Arial" w:cs="Arial"/>
          <w:sz w:val="22"/>
          <w:szCs w:val="22"/>
        </w:rPr>
        <w:t xml:space="preserve"> (ME-M-7 &amp; Penn-F-4). The third instance was a Pennsylvania sample (Penn-F-6) with two RNA 2 sequences</w:t>
      </w:r>
      <w:r w:rsidR="008F06FB">
        <w:rPr>
          <w:rFonts w:ascii="Arial" w:hAnsi="Arial" w:cs="Arial"/>
          <w:sz w:val="22"/>
          <w:szCs w:val="22"/>
        </w:rPr>
        <w:t xml:space="preserve">, </w:t>
      </w:r>
      <w:r w:rsidR="008F36F6">
        <w:rPr>
          <w:rFonts w:ascii="Arial" w:hAnsi="Arial" w:cs="Arial"/>
          <w:sz w:val="22"/>
          <w:szCs w:val="22"/>
        </w:rPr>
        <w:t>one</w:t>
      </w:r>
      <w:r w:rsidR="008F06FB">
        <w:rPr>
          <w:rFonts w:ascii="Arial" w:hAnsi="Arial" w:cs="Arial"/>
          <w:sz w:val="22"/>
          <w:szCs w:val="22"/>
        </w:rPr>
        <w:t xml:space="preserve"> melA and </w:t>
      </w:r>
      <w:r w:rsidR="008F36F6">
        <w:rPr>
          <w:rFonts w:ascii="Arial" w:hAnsi="Arial" w:cs="Arial"/>
          <w:sz w:val="22"/>
          <w:szCs w:val="22"/>
        </w:rPr>
        <w:t>one</w:t>
      </w:r>
      <w:r w:rsidR="008F06FB">
        <w:rPr>
          <w:rFonts w:ascii="Arial" w:hAnsi="Arial" w:cs="Arial"/>
          <w:sz w:val="22"/>
          <w:szCs w:val="22"/>
        </w:rPr>
        <w:t xml:space="preserve"> melB, </w:t>
      </w:r>
      <w:r>
        <w:rPr>
          <w:rFonts w:ascii="Arial" w:hAnsi="Arial" w:cs="Arial"/>
          <w:sz w:val="22"/>
          <w:szCs w:val="22"/>
        </w:rPr>
        <w:t xml:space="preserve">but no </w:t>
      </w:r>
      <w:r w:rsidRPr="00BA0809">
        <w:rPr>
          <w:rFonts w:ascii="Arial" w:hAnsi="Arial" w:cs="Arial"/>
          <w:sz w:val="22"/>
          <w:szCs w:val="22"/>
        </w:rPr>
        <w:t>RNA 1 or 3 coding complete sequences. The last instance was ME-F-1 which had coding-complete genotype melB galbut virus sequences but only partial sequences for a melA RNA 2 and two partial RNA 3 sequences. Given the coinfection status of all these samples, we concluded that chaq virus is only associated with genotype melA and simA infections.</w:t>
      </w:r>
      <w:r>
        <w:rPr>
          <w:rFonts w:ascii="Arial" w:hAnsi="Arial" w:cs="Arial"/>
          <w:sz w:val="22"/>
          <w:szCs w:val="22"/>
        </w:rPr>
        <w:t xml:space="preserve"> This limited association is evident in co-phylogenies</w:t>
      </w:r>
      <w:r w:rsidR="008F06FB">
        <w:rPr>
          <w:rFonts w:ascii="Arial" w:hAnsi="Arial" w:cs="Arial"/>
          <w:sz w:val="22"/>
          <w:szCs w:val="22"/>
        </w:rPr>
        <w:t xml:space="preserve"> of singly infected samples</w:t>
      </w:r>
      <w:r>
        <w:rPr>
          <w:rFonts w:ascii="Arial" w:hAnsi="Arial" w:cs="Arial"/>
          <w:sz w:val="22"/>
          <w:szCs w:val="22"/>
        </w:rPr>
        <w:t xml:space="preserve"> (</w:t>
      </w:r>
      <w:r w:rsidRPr="0049484C">
        <w:rPr>
          <w:rFonts w:ascii="Arial" w:hAnsi="Arial" w:cs="Arial"/>
          <w:b/>
          <w:bCs/>
          <w:sz w:val="22"/>
          <w:szCs w:val="22"/>
        </w:rPr>
        <w:t>Fig 1</w:t>
      </w:r>
      <w:ins w:id="619" w:author="Keene-Snickers,Lexi" w:date="2025-08-07T16:13:00Z" w16du:dateUtc="2025-08-07T15:13:00Z">
        <w:r w:rsidR="006075F1">
          <w:rPr>
            <w:rFonts w:ascii="Arial" w:hAnsi="Arial" w:cs="Arial"/>
            <w:b/>
            <w:bCs/>
            <w:sz w:val="22"/>
            <w:szCs w:val="22"/>
          </w:rPr>
          <w:t>0</w:t>
        </w:r>
      </w:ins>
      <w:del w:id="620" w:author="Keene-Snickers,Lexi" w:date="2025-08-07T16:13:00Z" w16du:dateUtc="2025-08-07T15:13:00Z">
        <w:r w:rsidRPr="0049484C" w:rsidDel="006075F1">
          <w:rPr>
            <w:rFonts w:ascii="Arial" w:hAnsi="Arial" w:cs="Arial"/>
            <w:b/>
            <w:bCs/>
            <w:sz w:val="22"/>
            <w:szCs w:val="22"/>
          </w:rPr>
          <w:delText>1</w:delText>
        </w:r>
      </w:del>
      <w:r w:rsidRPr="0049484C">
        <w:rPr>
          <w:rFonts w:ascii="Arial" w:hAnsi="Arial" w:cs="Arial"/>
          <w:b/>
          <w:bCs/>
          <w:sz w:val="22"/>
          <w:szCs w:val="22"/>
        </w:rPr>
        <w:t xml:space="preserve">, Supp. Figs. </w:t>
      </w:r>
      <w:ins w:id="621" w:author="Keene-Snickers,Lexi" w:date="2025-08-07T16:13:00Z" w16du:dateUtc="2025-08-07T15:13:00Z">
        <w:r w:rsidR="006075F1">
          <w:rPr>
            <w:rFonts w:ascii="Arial" w:hAnsi="Arial" w:cs="Arial"/>
            <w:b/>
            <w:bCs/>
            <w:sz w:val="22"/>
            <w:szCs w:val="22"/>
          </w:rPr>
          <w:t>9</w:t>
        </w:r>
      </w:ins>
      <w:del w:id="622" w:author="Keene-Snickers,Lexi" w:date="2025-08-07T16:13:00Z" w16du:dateUtc="2025-08-07T15:13:00Z">
        <w:r w:rsidRPr="0049484C" w:rsidDel="006075F1">
          <w:rPr>
            <w:rFonts w:ascii="Arial" w:hAnsi="Arial" w:cs="Arial"/>
            <w:b/>
            <w:bCs/>
            <w:sz w:val="22"/>
            <w:szCs w:val="22"/>
          </w:rPr>
          <w:delText>7</w:delText>
        </w:r>
      </w:del>
      <w:r>
        <w:rPr>
          <w:rFonts w:ascii="Arial" w:hAnsi="Arial" w:cs="Arial"/>
          <w:b/>
          <w:bCs/>
          <w:sz w:val="22"/>
          <w:szCs w:val="22"/>
        </w:rPr>
        <w:t xml:space="preserve"> </w:t>
      </w:r>
      <w:r w:rsidRPr="0049484C">
        <w:rPr>
          <w:rFonts w:ascii="Arial" w:hAnsi="Arial" w:cs="Arial"/>
          <w:b/>
          <w:bCs/>
          <w:sz w:val="22"/>
          <w:szCs w:val="22"/>
        </w:rPr>
        <w:t>&amp;</w:t>
      </w:r>
      <w:r>
        <w:rPr>
          <w:rFonts w:ascii="Arial" w:hAnsi="Arial" w:cs="Arial"/>
          <w:b/>
          <w:bCs/>
          <w:sz w:val="22"/>
          <w:szCs w:val="22"/>
        </w:rPr>
        <w:t xml:space="preserve"> </w:t>
      </w:r>
      <w:ins w:id="623" w:author="Keene-Snickers,Lexi" w:date="2025-08-07T16:13:00Z" w16du:dateUtc="2025-08-07T15:13:00Z">
        <w:r w:rsidR="006075F1">
          <w:rPr>
            <w:rFonts w:ascii="Arial" w:hAnsi="Arial" w:cs="Arial"/>
            <w:b/>
            <w:bCs/>
            <w:sz w:val="22"/>
            <w:szCs w:val="22"/>
          </w:rPr>
          <w:t>10</w:t>
        </w:r>
      </w:ins>
      <w:del w:id="624" w:author="Keene-Snickers,Lexi" w:date="2025-08-07T16:13:00Z" w16du:dateUtc="2025-08-07T15:13:00Z">
        <w:r w:rsidRPr="0049484C" w:rsidDel="006075F1">
          <w:rPr>
            <w:rFonts w:ascii="Arial" w:hAnsi="Arial" w:cs="Arial"/>
            <w:b/>
            <w:bCs/>
            <w:sz w:val="22"/>
            <w:szCs w:val="22"/>
          </w:rPr>
          <w:delText>8</w:delText>
        </w:r>
      </w:del>
      <w:r>
        <w:rPr>
          <w:rFonts w:ascii="Arial" w:hAnsi="Arial" w:cs="Arial"/>
          <w:sz w:val="22"/>
          <w:szCs w:val="22"/>
        </w:rPr>
        <w:t>).</w:t>
      </w:r>
    </w:p>
    <w:p w14:paraId="3EBC666A" w14:textId="77777777" w:rsidR="00F54A62" w:rsidRDefault="00F54A62" w:rsidP="00081385">
      <w:pPr>
        <w:spacing w:line="360" w:lineRule="auto"/>
        <w:rPr>
          <w:rFonts w:ascii="Arial" w:hAnsi="Arial" w:cs="Arial"/>
          <w:sz w:val="22"/>
          <w:szCs w:val="22"/>
        </w:rPr>
      </w:pPr>
    </w:p>
    <w:p w14:paraId="6C85A04C" w14:textId="262AE169" w:rsidR="001726F4" w:rsidRDefault="001726F4" w:rsidP="00081385">
      <w:pPr>
        <w:spacing w:line="360" w:lineRule="auto"/>
        <w:rPr>
          <w:rFonts w:ascii="Arial" w:hAnsi="Arial" w:cs="Arial"/>
          <w:sz w:val="22"/>
          <w:szCs w:val="22"/>
        </w:rPr>
      </w:pPr>
    </w:p>
    <w:p w14:paraId="34B491C2" w14:textId="74F3A4E8" w:rsidR="00A55EC4" w:rsidRPr="00D33005" w:rsidRDefault="00A55EC4" w:rsidP="00081385">
      <w:pPr>
        <w:spacing w:line="360" w:lineRule="auto"/>
        <w:rPr>
          <w:rFonts w:ascii="Arial" w:eastAsia="Times New Roman" w:hAnsi="Arial" w:cs="Arial"/>
          <w:b/>
          <w:bCs/>
          <w:kern w:val="0"/>
          <w:sz w:val="22"/>
          <w:szCs w:val="22"/>
          <w14:ligatures w14:val="none"/>
        </w:rPr>
      </w:pPr>
      <w:r w:rsidRPr="00D33005">
        <w:rPr>
          <w:rFonts w:ascii="Arial" w:eastAsia="Times New Roman" w:hAnsi="Arial" w:cs="Arial"/>
          <w:b/>
          <w:bCs/>
          <w:kern w:val="0"/>
          <w:sz w:val="22"/>
          <w:szCs w:val="22"/>
          <w14:ligatures w14:val="none"/>
        </w:rPr>
        <w:t>DI</w:t>
      </w:r>
      <w:r w:rsidR="00D467A1">
        <w:rPr>
          <w:rFonts w:ascii="Arial" w:eastAsia="Times New Roman" w:hAnsi="Arial" w:cs="Arial"/>
          <w:b/>
          <w:bCs/>
          <w:kern w:val="0"/>
          <w:sz w:val="22"/>
          <w:szCs w:val="22"/>
          <w14:ligatures w14:val="none"/>
        </w:rPr>
        <w:t>S</w:t>
      </w:r>
      <w:r w:rsidRPr="00D33005">
        <w:rPr>
          <w:rFonts w:ascii="Arial" w:eastAsia="Times New Roman" w:hAnsi="Arial" w:cs="Arial"/>
          <w:b/>
          <w:bCs/>
          <w:kern w:val="0"/>
          <w:sz w:val="22"/>
          <w:szCs w:val="22"/>
          <w14:ligatures w14:val="none"/>
        </w:rPr>
        <w:t>CUSSION</w:t>
      </w:r>
    </w:p>
    <w:p w14:paraId="0E488025" w14:textId="77777777" w:rsidR="00A55EC4" w:rsidRDefault="00A55EC4" w:rsidP="00081385">
      <w:pPr>
        <w:spacing w:line="360" w:lineRule="auto"/>
        <w:rPr>
          <w:rFonts w:ascii="Arial" w:eastAsia="Times New Roman" w:hAnsi="Arial" w:cs="Arial"/>
          <w:kern w:val="0"/>
          <w:sz w:val="22"/>
          <w:szCs w:val="22"/>
          <w14:ligatures w14:val="none"/>
        </w:rPr>
      </w:pPr>
    </w:p>
    <w:p w14:paraId="73FA438E" w14:textId="2BAE1A87" w:rsidR="00B46272" w:rsidRDefault="009F08D9" w:rsidP="00B46272">
      <w:pPr>
        <w:spacing w:line="360" w:lineRule="auto"/>
        <w:rPr>
          <w:rFonts w:ascii="Arial" w:hAnsi="Arial" w:cs="Arial"/>
          <w:sz w:val="22"/>
          <w:szCs w:val="22"/>
        </w:rPr>
      </w:pPr>
      <w:r>
        <w:rPr>
          <w:rFonts w:ascii="Arial" w:hAnsi="Arial" w:cs="Arial"/>
          <w:sz w:val="22"/>
          <w:szCs w:val="22"/>
        </w:rPr>
        <w:tab/>
        <w:t xml:space="preserve">In this </w:t>
      </w:r>
      <w:r w:rsidR="00AC7174">
        <w:rPr>
          <w:rFonts w:ascii="Arial" w:hAnsi="Arial" w:cs="Arial"/>
          <w:sz w:val="22"/>
          <w:szCs w:val="22"/>
        </w:rPr>
        <w:t xml:space="preserve">study </w:t>
      </w:r>
      <w:r>
        <w:rPr>
          <w:rFonts w:ascii="Arial" w:hAnsi="Arial" w:cs="Arial"/>
          <w:sz w:val="22"/>
          <w:szCs w:val="22"/>
        </w:rPr>
        <w:t xml:space="preserve">we </w:t>
      </w:r>
      <w:r w:rsidR="00592646">
        <w:rPr>
          <w:rFonts w:ascii="Arial" w:hAnsi="Arial" w:cs="Arial"/>
          <w:sz w:val="22"/>
          <w:szCs w:val="22"/>
        </w:rPr>
        <w:t>screened nearly one thousand individual flies for galbut virus</w:t>
      </w:r>
      <w:r w:rsidR="00DD515E">
        <w:rPr>
          <w:rFonts w:ascii="Arial" w:hAnsi="Arial" w:cs="Arial"/>
          <w:sz w:val="22"/>
          <w:szCs w:val="22"/>
        </w:rPr>
        <w:t>, a</w:t>
      </w:r>
      <w:r>
        <w:rPr>
          <w:rFonts w:ascii="Arial" w:hAnsi="Arial" w:cs="Arial"/>
          <w:sz w:val="22"/>
          <w:szCs w:val="22"/>
        </w:rPr>
        <w:t xml:space="preserve"> </w:t>
      </w:r>
      <w:r w:rsidR="00DD515E">
        <w:rPr>
          <w:rFonts w:ascii="Arial" w:hAnsi="Arial" w:cs="Arial"/>
          <w:sz w:val="22"/>
          <w:szCs w:val="22"/>
        </w:rPr>
        <w:t>ubiquitous</w:t>
      </w:r>
      <w:r w:rsidR="006B13D0">
        <w:rPr>
          <w:rFonts w:ascii="Arial" w:hAnsi="Arial" w:cs="Arial"/>
          <w:sz w:val="22"/>
          <w:szCs w:val="22"/>
        </w:rPr>
        <w:t xml:space="preserve"> persistent</w:t>
      </w:r>
      <w:r w:rsidR="00DD515E">
        <w:rPr>
          <w:rFonts w:ascii="Arial" w:hAnsi="Arial" w:cs="Arial"/>
          <w:sz w:val="22"/>
          <w:szCs w:val="22"/>
        </w:rPr>
        <w:t xml:space="preserve"> </w:t>
      </w:r>
      <w:r w:rsidR="00592646">
        <w:rPr>
          <w:rFonts w:ascii="Arial" w:hAnsi="Arial" w:cs="Arial"/>
          <w:sz w:val="22"/>
          <w:szCs w:val="22"/>
        </w:rPr>
        <w:t xml:space="preserve">virus </w:t>
      </w:r>
      <w:r>
        <w:rPr>
          <w:rFonts w:ascii="Arial" w:hAnsi="Arial" w:cs="Arial"/>
          <w:sz w:val="22"/>
          <w:szCs w:val="22"/>
        </w:rPr>
        <w:t xml:space="preserve">of </w:t>
      </w:r>
      <w:r w:rsidRPr="001B7C01">
        <w:rPr>
          <w:rFonts w:ascii="Arial" w:hAnsi="Arial" w:cs="Arial"/>
          <w:i/>
          <w:iCs/>
          <w:sz w:val="22"/>
          <w:szCs w:val="22"/>
        </w:rPr>
        <w:t xml:space="preserve">D. </w:t>
      </w:r>
      <w:r w:rsidR="003767B0">
        <w:rPr>
          <w:rFonts w:ascii="Arial" w:hAnsi="Arial" w:cs="Arial"/>
          <w:i/>
          <w:iCs/>
          <w:sz w:val="22"/>
          <w:szCs w:val="22"/>
        </w:rPr>
        <w:t>melanogaster</w:t>
      </w:r>
      <w:r w:rsidR="003767B0" w:rsidRPr="00115BE1">
        <w:rPr>
          <w:rFonts w:ascii="Arial" w:hAnsi="Arial" w:cs="Arial"/>
          <w:sz w:val="22"/>
          <w:szCs w:val="22"/>
        </w:rPr>
        <w:t>, and generated several hundred new galbut and chaq virus sequences</w:t>
      </w:r>
      <w:del w:id="625" w:author="Stenglein,Mark" w:date="2025-07-28T15:08:00Z" w16du:dateUtc="2025-07-28T21:08:00Z">
        <w:r w:rsidRPr="001B7C01" w:rsidDel="00EE56CF">
          <w:rPr>
            <w:rFonts w:ascii="Arial" w:hAnsi="Arial" w:cs="Arial"/>
            <w:i/>
            <w:iCs/>
            <w:sz w:val="22"/>
            <w:szCs w:val="22"/>
          </w:rPr>
          <w:delText>r</w:delText>
        </w:r>
      </w:del>
      <w:sdt>
        <w:sdtPr>
          <w:rPr>
            <w:rFonts w:ascii="Arial" w:hAnsi="Arial" w:cs="Arial"/>
            <w:color w:val="000000"/>
            <w:sz w:val="22"/>
            <w:szCs w:val="22"/>
            <w:vertAlign w:val="superscript"/>
          </w:rPr>
          <w:tag w:val="MENDELEY_CITATION_v3_eyJjaXRhdGlvbklEIjoiTUVOREVMRVlfQ0lUQVRJT05fN2RjM2FmZjUtNzUxOC00NjMwLTk2NWEtNThjYjliZmY2YjMzIiwicHJvcGVydGllcyI6eyJub3RlSW5kZXgiOjB9LCJpc0VkaXRlZCI6ZmFsc2UsIm1hbnVhbE92ZXJyaWRlIjp7ImlzTWFudWFsbHlPdmVycmlkZGVuIjpmYWxzZSwiY2l0ZXByb2NUZXh0IjoiPHN1cD41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
          <w:id w:val="90834438"/>
          <w:placeholder>
            <w:docPart w:val="DefaultPlaceholder_-1854013440"/>
          </w:placeholder>
        </w:sdtPr>
        <w:sdtContent>
          <w:r w:rsidR="003504EF" w:rsidRPr="003504EF">
            <w:rPr>
              <w:rFonts w:ascii="Arial" w:hAnsi="Arial" w:cs="Arial"/>
              <w:color w:val="000000"/>
              <w:sz w:val="22"/>
              <w:szCs w:val="22"/>
              <w:vertAlign w:val="superscript"/>
            </w:rPr>
            <w:t>5</w:t>
          </w:r>
        </w:sdtContent>
      </w:sdt>
      <w:r>
        <w:rPr>
          <w:rFonts w:ascii="Arial" w:hAnsi="Arial" w:cs="Arial"/>
          <w:sz w:val="22"/>
          <w:szCs w:val="22"/>
        </w:rPr>
        <w:t xml:space="preserve">. </w:t>
      </w:r>
      <w:r w:rsidR="006B13D0">
        <w:rPr>
          <w:rFonts w:ascii="Arial" w:hAnsi="Arial" w:cs="Arial"/>
          <w:sz w:val="22"/>
          <w:szCs w:val="22"/>
        </w:rPr>
        <w:t xml:space="preserve">Galbut </w:t>
      </w:r>
      <w:r w:rsidR="00B46272">
        <w:rPr>
          <w:rFonts w:ascii="Arial" w:hAnsi="Arial" w:cs="Arial"/>
          <w:sz w:val="22"/>
          <w:szCs w:val="22"/>
        </w:rPr>
        <w:t xml:space="preserve">virus prevalence varied from </w:t>
      </w:r>
      <w:r w:rsidR="00DB6E6D">
        <w:rPr>
          <w:rFonts w:ascii="Arial" w:hAnsi="Arial" w:cs="Arial"/>
          <w:sz w:val="22"/>
          <w:szCs w:val="22"/>
        </w:rPr>
        <w:t>3</w:t>
      </w:r>
      <w:r w:rsidR="00B46272">
        <w:rPr>
          <w:rFonts w:ascii="Arial" w:hAnsi="Arial" w:cs="Arial"/>
          <w:sz w:val="22"/>
          <w:szCs w:val="22"/>
        </w:rPr>
        <w:t>3% to 100% across locations</w:t>
      </w:r>
      <w:r w:rsidR="009765B1">
        <w:rPr>
          <w:rFonts w:ascii="Arial" w:hAnsi="Arial" w:cs="Arial"/>
          <w:sz w:val="22"/>
          <w:szCs w:val="22"/>
        </w:rPr>
        <w:t xml:space="preserve"> but on average 75% of flies were infected</w:t>
      </w:r>
      <w:r w:rsidR="0082480E">
        <w:rPr>
          <w:rFonts w:ascii="Arial" w:hAnsi="Arial" w:cs="Arial"/>
          <w:sz w:val="22"/>
          <w:szCs w:val="22"/>
        </w:rPr>
        <w:t xml:space="preserve">, </w:t>
      </w:r>
      <w:r w:rsidR="002025C1">
        <w:rPr>
          <w:rFonts w:ascii="Arial" w:hAnsi="Arial" w:cs="Arial"/>
          <w:sz w:val="22"/>
          <w:szCs w:val="22"/>
        </w:rPr>
        <w:t>underscoring</w:t>
      </w:r>
      <w:r w:rsidR="0082480E">
        <w:rPr>
          <w:rFonts w:ascii="Arial" w:hAnsi="Arial" w:cs="Arial"/>
          <w:sz w:val="22"/>
          <w:szCs w:val="22"/>
        </w:rPr>
        <w:t xml:space="preserve"> the remarkable success of this virus</w:t>
      </w:r>
      <w:r w:rsidR="009765B1">
        <w:rPr>
          <w:rFonts w:ascii="Arial" w:hAnsi="Arial" w:cs="Arial"/>
          <w:sz w:val="22"/>
          <w:szCs w:val="22"/>
        </w:rPr>
        <w:t xml:space="preserve"> </w:t>
      </w:r>
      <w:r w:rsidR="00B46272">
        <w:rPr>
          <w:rFonts w:ascii="Arial" w:hAnsi="Arial" w:cs="Arial"/>
          <w:sz w:val="22"/>
          <w:szCs w:val="22"/>
        </w:rPr>
        <w:t>(</w:t>
      </w:r>
      <w:r w:rsidR="00B46272" w:rsidRPr="00E97611">
        <w:rPr>
          <w:rFonts w:ascii="Arial" w:hAnsi="Arial" w:cs="Arial"/>
          <w:b/>
          <w:bCs/>
          <w:sz w:val="22"/>
          <w:szCs w:val="22"/>
        </w:rPr>
        <w:t>Fig. 1</w:t>
      </w:r>
      <w:r w:rsidR="00B46272">
        <w:rPr>
          <w:rFonts w:ascii="Arial" w:hAnsi="Arial" w:cs="Arial"/>
          <w:sz w:val="22"/>
          <w:szCs w:val="22"/>
        </w:rPr>
        <w:t xml:space="preserve">). </w:t>
      </w:r>
      <w:r w:rsidR="006B13D0">
        <w:rPr>
          <w:rFonts w:ascii="Arial" w:hAnsi="Arial" w:cs="Arial"/>
          <w:sz w:val="22"/>
          <w:szCs w:val="22"/>
        </w:rPr>
        <w:t>P</w:t>
      </w:r>
      <w:r w:rsidR="00B46272">
        <w:rPr>
          <w:rFonts w:ascii="Arial" w:hAnsi="Arial" w:cs="Arial"/>
          <w:sz w:val="22"/>
          <w:szCs w:val="22"/>
        </w:rPr>
        <w:t>revalence var</w:t>
      </w:r>
      <w:r w:rsidR="006B13D0">
        <w:rPr>
          <w:rFonts w:ascii="Arial" w:hAnsi="Arial" w:cs="Arial"/>
          <w:sz w:val="22"/>
          <w:szCs w:val="22"/>
        </w:rPr>
        <w:t>ied</w:t>
      </w:r>
      <w:r w:rsidR="00B46272">
        <w:rPr>
          <w:rFonts w:ascii="Arial" w:hAnsi="Arial" w:cs="Arial"/>
          <w:sz w:val="22"/>
          <w:szCs w:val="22"/>
        </w:rPr>
        <w:t xml:space="preserve"> </w:t>
      </w:r>
      <w:r w:rsidR="00592646">
        <w:rPr>
          <w:rFonts w:ascii="Arial" w:hAnsi="Arial" w:cs="Arial"/>
          <w:sz w:val="22"/>
          <w:szCs w:val="22"/>
        </w:rPr>
        <w:t xml:space="preserve">significantly </w:t>
      </w:r>
      <w:r w:rsidR="00B46272">
        <w:rPr>
          <w:rFonts w:ascii="Arial" w:hAnsi="Arial" w:cs="Arial"/>
          <w:sz w:val="22"/>
          <w:szCs w:val="22"/>
        </w:rPr>
        <w:t xml:space="preserve">as a function of time </w:t>
      </w:r>
      <w:r w:rsidR="00FC50B9">
        <w:rPr>
          <w:rFonts w:ascii="Arial" w:hAnsi="Arial" w:cs="Arial"/>
          <w:sz w:val="22"/>
          <w:szCs w:val="22"/>
        </w:rPr>
        <w:t>and location, but no consistent patterns to explain the fluctuating prevalence were evident</w:t>
      </w:r>
      <w:r w:rsidR="00B46272">
        <w:rPr>
          <w:rFonts w:ascii="Arial" w:hAnsi="Arial" w:cs="Arial"/>
          <w:sz w:val="22"/>
          <w:szCs w:val="22"/>
        </w:rPr>
        <w:t xml:space="preserve"> </w:t>
      </w:r>
      <w:r w:rsidR="00DD515E">
        <w:rPr>
          <w:rFonts w:ascii="Arial" w:hAnsi="Arial" w:cs="Arial"/>
          <w:sz w:val="22"/>
          <w:szCs w:val="22"/>
        </w:rPr>
        <w:t>(</w:t>
      </w:r>
      <w:r w:rsidR="00DD515E" w:rsidRPr="00DD515E">
        <w:rPr>
          <w:rFonts w:ascii="Arial" w:hAnsi="Arial" w:cs="Arial"/>
          <w:b/>
          <w:bCs/>
          <w:sz w:val="22"/>
          <w:szCs w:val="22"/>
        </w:rPr>
        <w:t>Fig. 1</w:t>
      </w:r>
      <w:r w:rsidR="00DD515E">
        <w:rPr>
          <w:rFonts w:ascii="Arial" w:hAnsi="Arial" w:cs="Arial"/>
          <w:sz w:val="22"/>
          <w:szCs w:val="22"/>
        </w:rPr>
        <w:t xml:space="preserve">). </w:t>
      </w:r>
      <w:r w:rsidR="00BB40D7">
        <w:rPr>
          <w:rFonts w:ascii="Arial" w:hAnsi="Arial" w:cs="Arial"/>
          <w:sz w:val="22"/>
          <w:szCs w:val="22"/>
        </w:rPr>
        <w:t>L</w:t>
      </w:r>
      <w:r w:rsidR="003E4BA6">
        <w:rPr>
          <w:rFonts w:ascii="Arial" w:hAnsi="Arial" w:cs="Arial"/>
          <w:sz w:val="22"/>
          <w:szCs w:val="22"/>
        </w:rPr>
        <w:t xml:space="preserve">ongitudinal sampling of more locations could shed light on the factors that </w:t>
      </w:r>
      <w:r w:rsidR="008A0311">
        <w:rPr>
          <w:rFonts w:ascii="Arial" w:hAnsi="Arial" w:cs="Arial"/>
          <w:sz w:val="22"/>
          <w:szCs w:val="22"/>
        </w:rPr>
        <w:t>determine</w:t>
      </w:r>
      <w:r w:rsidR="003E4BA6">
        <w:rPr>
          <w:rFonts w:ascii="Arial" w:hAnsi="Arial" w:cs="Arial"/>
          <w:sz w:val="22"/>
          <w:szCs w:val="22"/>
        </w:rPr>
        <w:t xml:space="preserve"> galbut virus prevalence</w:t>
      </w:r>
      <w:r w:rsidR="00CD6AB8">
        <w:rPr>
          <w:rFonts w:ascii="Arial" w:hAnsi="Arial" w:cs="Arial"/>
          <w:sz w:val="22"/>
          <w:szCs w:val="22"/>
        </w:rPr>
        <w:t xml:space="preserve"> over </w:t>
      </w:r>
      <w:r w:rsidR="004F2A34">
        <w:rPr>
          <w:rFonts w:ascii="Arial" w:hAnsi="Arial" w:cs="Arial"/>
          <w:sz w:val="22"/>
          <w:szCs w:val="22"/>
        </w:rPr>
        <w:t xml:space="preserve">space and </w:t>
      </w:r>
      <w:r w:rsidR="00CD6AB8">
        <w:rPr>
          <w:rFonts w:ascii="Arial" w:hAnsi="Arial" w:cs="Arial"/>
          <w:sz w:val="22"/>
          <w:szCs w:val="22"/>
        </w:rPr>
        <w:t>time</w:t>
      </w:r>
      <w:r w:rsidR="00B46272">
        <w:rPr>
          <w:rFonts w:ascii="Arial" w:hAnsi="Arial" w:cs="Arial"/>
          <w:sz w:val="22"/>
          <w:szCs w:val="22"/>
        </w:rPr>
        <w:t xml:space="preserve">. </w:t>
      </w:r>
    </w:p>
    <w:p w14:paraId="05CCA274" w14:textId="77777777" w:rsidR="00B46272" w:rsidRDefault="00B46272" w:rsidP="00B46272">
      <w:pPr>
        <w:spacing w:line="360" w:lineRule="auto"/>
        <w:rPr>
          <w:rFonts w:ascii="Arial" w:hAnsi="Arial" w:cs="Arial"/>
          <w:sz w:val="22"/>
          <w:szCs w:val="22"/>
        </w:rPr>
      </w:pPr>
    </w:p>
    <w:p w14:paraId="54C84FC6" w14:textId="4A399689" w:rsidR="004F2A34" w:rsidRDefault="004F2A34" w:rsidP="004F2A34">
      <w:pPr>
        <w:spacing w:line="360" w:lineRule="auto"/>
        <w:ind w:firstLine="720"/>
        <w:rPr>
          <w:rFonts w:ascii="Arial" w:hAnsi="Arial" w:cs="Arial"/>
          <w:sz w:val="22"/>
          <w:szCs w:val="22"/>
        </w:rPr>
      </w:pPr>
      <w:r>
        <w:rPr>
          <w:rFonts w:ascii="Arial" w:hAnsi="Arial" w:cs="Arial"/>
          <w:sz w:val="22"/>
          <w:szCs w:val="22"/>
        </w:rPr>
        <w:t xml:space="preserve">Galbut virus RNA levels within individual flies exhibited a bimodal distribution that </w:t>
      </w:r>
      <w:r w:rsidR="00161D52">
        <w:rPr>
          <w:rFonts w:ascii="Arial" w:hAnsi="Arial" w:cs="Arial"/>
          <w:sz w:val="22"/>
          <w:szCs w:val="22"/>
        </w:rPr>
        <w:t xml:space="preserve">ranged </w:t>
      </w:r>
      <w:r>
        <w:rPr>
          <w:rFonts w:ascii="Arial" w:hAnsi="Arial" w:cs="Arial"/>
          <w:sz w:val="22"/>
          <w:szCs w:val="22"/>
        </w:rPr>
        <w:t xml:space="preserve">over a million-fold </w:t>
      </w:r>
      <w:r w:rsidR="00161D52">
        <w:rPr>
          <w:rFonts w:ascii="Arial" w:hAnsi="Arial" w:cs="Arial"/>
          <w:sz w:val="22"/>
          <w:szCs w:val="22"/>
        </w:rPr>
        <w:t xml:space="preserve">in relative abundance </w:t>
      </w:r>
      <w:r>
        <w:rPr>
          <w:rFonts w:ascii="Arial" w:hAnsi="Arial" w:cs="Arial"/>
          <w:sz w:val="22"/>
          <w:szCs w:val="22"/>
        </w:rPr>
        <w:t>(</w:t>
      </w:r>
      <w:r w:rsidRPr="0049484C">
        <w:rPr>
          <w:rFonts w:ascii="Arial" w:hAnsi="Arial" w:cs="Arial"/>
          <w:b/>
          <w:bCs/>
          <w:sz w:val="22"/>
          <w:szCs w:val="22"/>
        </w:rPr>
        <w:t>Fig. 1</w:t>
      </w:r>
      <w:r>
        <w:rPr>
          <w:rFonts w:ascii="Arial" w:hAnsi="Arial" w:cs="Arial"/>
          <w:sz w:val="22"/>
          <w:szCs w:val="22"/>
        </w:rPr>
        <w:t>). Most infected flies had high viral RNA levels, on average ~5x higher than levels of RpL32 mRNA, a very highly expressed transcript (</w:t>
      </w:r>
      <w:r w:rsidRPr="0049484C">
        <w:rPr>
          <w:rFonts w:ascii="Arial" w:hAnsi="Arial" w:cs="Arial"/>
          <w:b/>
          <w:bCs/>
          <w:sz w:val="22"/>
          <w:szCs w:val="22"/>
        </w:rPr>
        <w:t>Fig. 1B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ZTc3MWU3Y2YtYjkyZS00OTVlLWE4MWUtZjEzNmVmNTA5YzllIiwicHJvcGVydGllcyI6eyJub3RlSW5kZXgiOjB9LCJpc0VkaXRlZCI6ZmFsc2UsIm1hbnVhbE92ZXJyaWRlIjp7ImlzTWFudWFsbHlPdmVycmlkZGVuIjpmYWxzZSwiY2l0ZXByb2NUZXh0IjoiPHN1cD40MD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
          <w:id w:val="157807323"/>
          <w:placeholder>
            <w:docPart w:val="DefaultPlaceholder_-1854013440"/>
          </w:placeholder>
        </w:sdtPr>
        <w:sdtContent>
          <w:r w:rsidR="003504EF" w:rsidRPr="003504EF">
            <w:rPr>
              <w:rFonts w:ascii="Arial" w:hAnsi="Arial" w:cs="Arial"/>
              <w:color w:val="000000"/>
              <w:sz w:val="22"/>
              <w:szCs w:val="22"/>
              <w:vertAlign w:val="superscript"/>
            </w:rPr>
            <w:t>40</w:t>
          </w:r>
        </w:sdtContent>
      </w:sdt>
      <w:r>
        <w:rPr>
          <w:rFonts w:ascii="Arial" w:hAnsi="Arial" w:cs="Arial"/>
          <w:sz w:val="22"/>
          <w:szCs w:val="22"/>
        </w:rPr>
        <w:t>.  Another subset of infected flies had much lower galbut virus RNA levels, with only about one galbut virus RNA per 4000 RpL32 mRNAs (</w:t>
      </w:r>
      <w:r w:rsidRPr="0049484C">
        <w:rPr>
          <w:rFonts w:ascii="Arial" w:hAnsi="Arial" w:cs="Arial"/>
          <w:b/>
          <w:bCs/>
          <w:sz w:val="22"/>
          <w:szCs w:val="22"/>
        </w:rPr>
        <w:t>Fig. 1</w:t>
      </w:r>
      <w:r>
        <w:rPr>
          <w:rFonts w:ascii="Arial" w:hAnsi="Arial" w:cs="Arial"/>
          <w:b/>
          <w:bCs/>
          <w:sz w:val="22"/>
          <w:szCs w:val="22"/>
        </w:rPr>
        <w:t>B</w:t>
      </w:r>
      <w:r>
        <w:rPr>
          <w:rFonts w:ascii="Arial" w:hAnsi="Arial" w:cs="Arial"/>
          <w:sz w:val="22"/>
          <w:szCs w:val="22"/>
        </w:rPr>
        <w:t xml:space="preserve">). </w:t>
      </w:r>
      <w:r w:rsidR="00864A11">
        <w:rPr>
          <w:rFonts w:ascii="Arial" w:hAnsi="Arial" w:cs="Arial"/>
          <w:sz w:val="22"/>
          <w:szCs w:val="22"/>
        </w:rPr>
        <w:t>Some of the difference in galbut virus RNA levels was attributable to lower replication of melB genotype viruses (</w:t>
      </w:r>
      <w:r w:rsidR="00864A11" w:rsidRPr="00115BE1">
        <w:rPr>
          <w:rFonts w:ascii="Arial" w:hAnsi="Arial" w:cs="Arial"/>
          <w:b/>
          <w:bCs/>
          <w:sz w:val="22"/>
          <w:szCs w:val="22"/>
        </w:rPr>
        <w:t xml:space="preserve">Fig. </w:t>
      </w:r>
      <w:ins w:id="626" w:author="Keene-Snickers,Lexi" w:date="2025-08-07T16:13:00Z" w16du:dateUtc="2025-08-07T15:13:00Z">
        <w:r w:rsidR="006075F1">
          <w:rPr>
            <w:rFonts w:ascii="Arial" w:hAnsi="Arial" w:cs="Arial"/>
            <w:b/>
            <w:bCs/>
            <w:sz w:val="22"/>
            <w:szCs w:val="22"/>
          </w:rPr>
          <w:t>8</w:t>
        </w:r>
      </w:ins>
      <w:del w:id="627" w:author="Keene-Snickers,Lexi" w:date="2025-08-07T16:13:00Z" w16du:dateUtc="2025-08-07T15:13:00Z">
        <w:r w:rsidR="00864A11" w:rsidRPr="00115BE1" w:rsidDel="006075F1">
          <w:rPr>
            <w:rFonts w:ascii="Arial" w:hAnsi="Arial" w:cs="Arial"/>
            <w:b/>
            <w:bCs/>
            <w:sz w:val="22"/>
            <w:szCs w:val="22"/>
          </w:rPr>
          <w:delText>10</w:delText>
        </w:r>
      </w:del>
      <w:r w:rsidR="00864A11" w:rsidRPr="00115BE1">
        <w:rPr>
          <w:rFonts w:ascii="Arial" w:hAnsi="Arial" w:cs="Arial"/>
          <w:b/>
          <w:bCs/>
          <w:sz w:val="22"/>
          <w:szCs w:val="22"/>
        </w:rPr>
        <w:t>B</w:t>
      </w:r>
      <w:r w:rsidR="00864A11">
        <w:rPr>
          <w:rFonts w:ascii="Arial" w:hAnsi="Arial" w:cs="Arial"/>
          <w:sz w:val="22"/>
          <w:szCs w:val="22"/>
        </w:rPr>
        <w:t xml:space="preserve">). </w:t>
      </w:r>
      <w:r>
        <w:rPr>
          <w:rFonts w:ascii="Arial" w:hAnsi="Arial" w:cs="Arial"/>
          <w:sz w:val="22"/>
          <w:szCs w:val="22"/>
        </w:rPr>
        <w:t xml:space="preserve">The extent </w:t>
      </w:r>
      <w:r>
        <w:rPr>
          <w:rFonts w:ascii="Arial" w:hAnsi="Arial" w:cs="Arial"/>
          <w:sz w:val="22"/>
          <w:szCs w:val="22"/>
        </w:rPr>
        <w:lastRenderedPageBreak/>
        <w:t xml:space="preserve">to which </w:t>
      </w:r>
      <w:r w:rsidR="00864A11">
        <w:rPr>
          <w:rFonts w:ascii="Arial" w:hAnsi="Arial" w:cs="Arial"/>
          <w:sz w:val="22"/>
          <w:szCs w:val="22"/>
        </w:rPr>
        <w:t xml:space="preserve">other factors, including </w:t>
      </w:r>
      <w:r>
        <w:rPr>
          <w:rFonts w:ascii="Arial" w:hAnsi="Arial" w:cs="Arial"/>
          <w:sz w:val="22"/>
          <w:szCs w:val="22"/>
        </w:rPr>
        <w:t>genetic host resistance</w:t>
      </w:r>
      <w:r w:rsidR="00864A11">
        <w:rPr>
          <w:rFonts w:ascii="Arial" w:hAnsi="Arial" w:cs="Arial"/>
          <w:sz w:val="22"/>
          <w:szCs w:val="22"/>
        </w:rPr>
        <w:t>,</w:t>
      </w:r>
      <w:r>
        <w:rPr>
          <w:rFonts w:ascii="Arial" w:hAnsi="Arial" w:cs="Arial"/>
          <w:sz w:val="22"/>
          <w:szCs w:val="22"/>
        </w:rPr>
        <w:t xml:space="preserve"> </w:t>
      </w:r>
      <w:r w:rsidR="00864A11">
        <w:rPr>
          <w:rFonts w:ascii="Arial" w:hAnsi="Arial" w:cs="Arial"/>
          <w:sz w:val="22"/>
          <w:szCs w:val="22"/>
        </w:rPr>
        <w:t xml:space="preserve">influence galbut virus replication levels </w:t>
      </w:r>
      <w:proofErr w:type="gramStart"/>
      <w:r w:rsidR="00864A11">
        <w:rPr>
          <w:rFonts w:ascii="Arial" w:hAnsi="Arial" w:cs="Arial"/>
          <w:sz w:val="22"/>
          <w:szCs w:val="22"/>
        </w:rPr>
        <w:t>remains</w:t>
      </w:r>
      <w:proofErr w:type="gramEnd"/>
      <w:r w:rsidR="00864A11">
        <w:rPr>
          <w:rFonts w:ascii="Arial" w:hAnsi="Arial" w:cs="Arial"/>
          <w:sz w:val="22"/>
          <w:szCs w:val="22"/>
        </w:rPr>
        <w:t xml:space="preserve"> to be determined</w:t>
      </w:r>
      <w:sdt>
        <w:sdtPr>
          <w:rPr>
            <w:rFonts w:ascii="Arial" w:hAnsi="Arial" w:cs="Arial"/>
            <w:color w:val="000000"/>
            <w:sz w:val="22"/>
            <w:szCs w:val="22"/>
            <w:vertAlign w:val="superscript"/>
          </w:rPr>
          <w:tag w:val="MENDELEY_CITATION_v3_eyJjaXRhdGlvbklEIjoiTUVOREVMRVlfQ0lUQVRJT05fMjI3NDY5OWYtMWQ3ZC00MTY2LWI3OGUtOTNiMDFmMWIxZmZjIiwicHJvcGVydGllcyI6eyJub3RlSW5kZXgiOjB9LCJpc0VkaXRlZCI6ZmFsc2UsIm1hbnVhbE92ZXJyaWRlIjp7ImlzTWFudWFsbHlPdmVycmlkZGVuIjpmYWxzZSwiY2l0ZXByb2NUZXh0IjoiPHN1cD40MT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
          <w:id w:val="93675520"/>
          <w:placeholder>
            <w:docPart w:val="DefaultPlaceholder_-1854013440"/>
          </w:placeholder>
        </w:sdtPr>
        <w:sdtContent>
          <w:r w:rsidR="003504EF" w:rsidRPr="003504EF">
            <w:rPr>
              <w:rFonts w:ascii="Arial" w:hAnsi="Arial" w:cs="Arial"/>
              <w:color w:val="000000"/>
              <w:sz w:val="22"/>
              <w:szCs w:val="22"/>
              <w:vertAlign w:val="superscript"/>
            </w:rPr>
            <w:t>41</w:t>
          </w:r>
        </w:sdtContent>
      </w:sdt>
      <w:r>
        <w:rPr>
          <w:rFonts w:ascii="Arial" w:hAnsi="Arial" w:cs="Arial"/>
          <w:sz w:val="22"/>
          <w:szCs w:val="22"/>
        </w:rPr>
        <w:t>.</w:t>
      </w:r>
      <w:r w:rsidR="00864A11">
        <w:rPr>
          <w:rFonts w:ascii="Arial" w:hAnsi="Arial" w:cs="Arial"/>
          <w:sz w:val="22"/>
          <w:szCs w:val="22"/>
        </w:rPr>
        <w:t xml:space="preserve">  </w:t>
      </w:r>
    </w:p>
    <w:p w14:paraId="23A95073" w14:textId="77777777" w:rsidR="004F2A34" w:rsidRDefault="004F2A34" w:rsidP="004F2A34">
      <w:pPr>
        <w:spacing w:line="360" w:lineRule="auto"/>
        <w:rPr>
          <w:rFonts w:ascii="Arial" w:hAnsi="Arial" w:cs="Arial"/>
          <w:sz w:val="22"/>
          <w:szCs w:val="22"/>
        </w:rPr>
      </w:pPr>
      <w:r>
        <w:rPr>
          <w:rFonts w:ascii="Arial" w:hAnsi="Arial" w:cs="Arial"/>
          <w:sz w:val="22"/>
          <w:szCs w:val="22"/>
        </w:rPr>
        <w:t xml:space="preserve"> </w:t>
      </w:r>
    </w:p>
    <w:p w14:paraId="3180065F" w14:textId="1371432D" w:rsidR="004F2A34" w:rsidRDefault="004F2A34" w:rsidP="004F2A34">
      <w:pPr>
        <w:spacing w:line="360" w:lineRule="auto"/>
        <w:rPr>
          <w:rFonts w:ascii="Arial" w:hAnsi="Arial" w:cs="Arial"/>
          <w:sz w:val="22"/>
          <w:szCs w:val="22"/>
        </w:rPr>
      </w:pPr>
      <w:r>
        <w:rPr>
          <w:rFonts w:ascii="Arial" w:hAnsi="Arial" w:cs="Arial"/>
          <w:sz w:val="22"/>
          <w:szCs w:val="22"/>
        </w:rPr>
        <w:tab/>
        <w:t xml:space="preserve">The </w:t>
      </w:r>
      <w:r w:rsidR="00FF4D52">
        <w:rPr>
          <w:rFonts w:ascii="Arial" w:hAnsi="Arial" w:cs="Arial"/>
          <w:sz w:val="22"/>
          <w:szCs w:val="22"/>
        </w:rPr>
        <w:t>similarity</w:t>
      </w:r>
      <w:r>
        <w:rPr>
          <w:rFonts w:ascii="Arial" w:hAnsi="Arial" w:cs="Arial"/>
          <w:sz w:val="22"/>
          <w:szCs w:val="22"/>
        </w:rPr>
        <w:t xml:space="preserve"> of sequences within clades </w:t>
      </w:r>
      <w:ins w:id="628" w:author="Stenglein,Mark" w:date="2025-07-28T11:18:00Z" w16du:dateUtc="2025-07-28T17:18:00Z">
        <w:r w:rsidR="00EB3587">
          <w:rPr>
            <w:rFonts w:ascii="Arial" w:hAnsi="Arial" w:cs="Arial"/>
            <w:sz w:val="22"/>
            <w:szCs w:val="22"/>
          </w:rPr>
          <w:t xml:space="preserve">may </w:t>
        </w:r>
      </w:ins>
      <w:r>
        <w:rPr>
          <w:rFonts w:ascii="Arial" w:hAnsi="Arial" w:cs="Arial"/>
          <w:sz w:val="22"/>
          <w:szCs w:val="22"/>
        </w:rPr>
        <w:t>indicate</w:t>
      </w:r>
      <w:del w:id="629" w:author="Stenglein,Mark" w:date="2025-07-28T11:18:00Z" w16du:dateUtc="2025-07-28T17:18:00Z">
        <w:r w:rsidDel="00EB3587">
          <w:rPr>
            <w:rFonts w:ascii="Arial" w:hAnsi="Arial" w:cs="Arial"/>
            <w:sz w:val="22"/>
            <w:szCs w:val="22"/>
          </w:rPr>
          <w:delText>s</w:delText>
        </w:r>
      </w:del>
      <w:r>
        <w:rPr>
          <w:rFonts w:ascii="Arial" w:hAnsi="Arial" w:cs="Arial"/>
          <w:sz w:val="22"/>
          <w:szCs w:val="22"/>
        </w:rPr>
        <w:t xml:space="preserve"> that galbut virus </w:t>
      </w:r>
      <w:del w:id="630" w:author="Stenglein,Mark" w:date="2025-07-28T11:19:00Z" w16du:dateUtc="2025-07-28T17:19:00Z">
        <w:r w:rsidDel="00EB3587">
          <w:rPr>
            <w:rFonts w:ascii="Arial" w:hAnsi="Arial" w:cs="Arial"/>
            <w:sz w:val="22"/>
            <w:szCs w:val="22"/>
          </w:rPr>
          <w:delText xml:space="preserve">evolves slowly and </w:delText>
        </w:r>
      </w:del>
      <w:r>
        <w:rPr>
          <w:rFonts w:ascii="Arial" w:hAnsi="Arial" w:cs="Arial"/>
          <w:sz w:val="22"/>
          <w:szCs w:val="22"/>
        </w:rPr>
        <w:t>is well adapted to its host (</w:t>
      </w:r>
      <w:r w:rsidRPr="0049484C">
        <w:rPr>
          <w:rFonts w:ascii="Arial" w:hAnsi="Arial" w:cs="Arial"/>
          <w:b/>
          <w:bCs/>
          <w:sz w:val="22"/>
          <w:szCs w:val="22"/>
        </w:rPr>
        <w:t xml:space="preserve">Figs. </w:t>
      </w:r>
      <w:ins w:id="631" w:author="Keene-Snickers,Lexi" w:date="2025-08-07T16:13:00Z" w16du:dateUtc="2025-08-07T15:13:00Z">
        <w:r w:rsidR="006075F1">
          <w:rPr>
            <w:rFonts w:ascii="Arial" w:hAnsi="Arial" w:cs="Arial"/>
            <w:b/>
            <w:bCs/>
            <w:sz w:val="22"/>
            <w:szCs w:val="22"/>
          </w:rPr>
          <w:t>2</w:t>
        </w:r>
      </w:ins>
      <w:del w:id="632" w:author="Keene-Snickers,Lexi" w:date="2025-08-07T16:13:00Z" w16du:dateUtc="2025-08-07T15:13:00Z">
        <w:r w:rsidRPr="0049484C" w:rsidDel="006075F1">
          <w:rPr>
            <w:rFonts w:ascii="Arial" w:hAnsi="Arial" w:cs="Arial"/>
            <w:b/>
            <w:bCs/>
            <w:sz w:val="22"/>
            <w:szCs w:val="22"/>
          </w:rPr>
          <w:delText>3</w:delText>
        </w:r>
      </w:del>
      <w:r>
        <w:rPr>
          <w:rFonts w:ascii="Arial" w:hAnsi="Arial" w:cs="Arial"/>
          <w:b/>
          <w:bCs/>
          <w:sz w:val="22"/>
          <w:szCs w:val="22"/>
        </w:rPr>
        <w:t>-</w:t>
      </w:r>
      <w:ins w:id="633" w:author="Keene-Snickers,Lexi" w:date="2025-08-07T16:13:00Z" w16du:dateUtc="2025-08-07T15:13:00Z">
        <w:r w:rsidR="006075F1">
          <w:rPr>
            <w:rFonts w:ascii="Arial" w:hAnsi="Arial" w:cs="Arial"/>
            <w:b/>
            <w:bCs/>
            <w:sz w:val="22"/>
            <w:szCs w:val="22"/>
          </w:rPr>
          <w:t>5</w:t>
        </w:r>
      </w:ins>
      <w:del w:id="634" w:author="Keene-Snickers,Lexi" w:date="2025-08-07T16:13:00Z" w16du:dateUtc="2025-08-07T15:13:00Z">
        <w:r w:rsidRPr="0049484C" w:rsidDel="006075F1">
          <w:rPr>
            <w:rFonts w:ascii="Arial" w:hAnsi="Arial" w:cs="Arial"/>
            <w:b/>
            <w:bCs/>
            <w:sz w:val="22"/>
            <w:szCs w:val="22"/>
          </w:rPr>
          <w:delText>6</w:delText>
        </w:r>
      </w:del>
      <w:r w:rsidRPr="0049484C">
        <w:rPr>
          <w:rFonts w:ascii="Arial" w:hAnsi="Arial" w:cs="Arial"/>
          <w:b/>
          <w:bCs/>
          <w:sz w:val="22"/>
          <w:szCs w:val="22"/>
        </w:rPr>
        <w:t xml:space="preserve"> and Supp. Figs. </w:t>
      </w:r>
      <w:ins w:id="635" w:author="Keene-Snickers,Lexi" w:date="2025-08-07T16:13:00Z" w16du:dateUtc="2025-08-07T15:13:00Z">
        <w:r w:rsidR="006075F1">
          <w:rPr>
            <w:rFonts w:ascii="Arial" w:hAnsi="Arial" w:cs="Arial"/>
            <w:b/>
            <w:bCs/>
            <w:sz w:val="22"/>
            <w:szCs w:val="22"/>
          </w:rPr>
          <w:t>2</w:t>
        </w:r>
      </w:ins>
      <w:del w:id="636" w:author="Keene-Snickers,Lexi" w:date="2025-08-07T16:13:00Z" w16du:dateUtc="2025-08-07T15:13:00Z">
        <w:r w:rsidRPr="0049484C" w:rsidDel="006075F1">
          <w:rPr>
            <w:rFonts w:ascii="Arial" w:hAnsi="Arial" w:cs="Arial"/>
            <w:b/>
            <w:bCs/>
            <w:sz w:val="22"/>
            <w:szCs w:val="22"/>
          </w:rPr>
          <w:delText>1</w:delText>
        </w:r>
      </w:del>
      <w:r>
        <w:rPr>
          <w:rFonts w:ascii="Arial" w:hAnsi="Arial" w:cs="Arial"/>
          <w:b/>
          <w:bCs/>
          <w:sz w:val="22"/>
          <w:szCs w:val="22"/>
        </w:rPr>
        <w:t>-</w:t>
      </w:r>
      <w:ins w:id="637" w:author="Keene-Snickers,Lexi" w:date="2025-08-07T16:13:00Z" w16du:dateUtc="2025-08-07T15:13:00Z">
        <w:r w:rsidR="006075F1">
          <w:rPr>
            <w:rFonts w:ascii="Arial" w:hAnsi="Arial" w:cs="Arial"/>
            <w:b/>
            <w:bCs/>
            <w:sz w:val="22"/>
            <w:szCs w:val="22"/>
          </w:rPr>
          <w:t>5</w:t>
        </w:r>
      </w:ins>
      <w:del w:id="638" w:author="Keene-Snickers,Lexi" w:date="2025-08-07T16:13:00Z" w16du:dateUtc="2025-08-07T15:13:00Z">
        <w:r w:rsidDel="006075F1">
          <w:rPr>
            <w:rFonts w:ascii="Arial" w:hAnsi="Arial" w:cs="Arial"/>
            <w:b/>
            <w:bCs/>
            <w:sz w:val="22"/>
            <w:szCs w:val="22"/>
          </w:rPr>
          <w:delText>4</w:delText>
        </w:r>
      </w:del>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MmFkZDdhM2MtY2MyMS00NTFmLWE2NjYtMGM5NGFmNzkzYTFiIiwicHJvcGVydGllcyI6eyJub3RlSW5kZXgiOjB9LCJpc0VkaXRlZCI6ZmFsc2UsIm1hbnVhbE92ZXJyaWRlIjp7ImlzTWFudWFsbHlPdmVycmlkZGVuIjpmYWxzZSwiY2l0ZXByb2NUZXh0IjoiPHN1cD40Mj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
          <w:id w:val="-1610504865"/>
          <w:placeholder>
            <w:docPart w:val="DefaultPlaceholder_-1854013440"/>
          </w:placeholder>
        </w:sdtPr>
        <w:sdtContent>
          <w:r w:rsidR="003504EF" w:rsidRPr="003504EF">
            <w:rPr>
              <w:rFonts w:ascii="Arial" w:hAnsi="Arial" w:cs="Arial"/>
              <w:color w:val="000000"/>
              <w:sz w:val="22"/>
              <w:szCs w:val="22"/>
              <w:vertAlign w:val="superscript"/>
            </w:rPr>
            <w:t>42</w:t>
          </w:r>
        </w:sdtContent>
      </w:sdt>
      <w:r>
        <w:rPr>
          <w:rFonts w:ascii="Arial" w:hAnsi="Arial" w:cs="Arial"/>
          <w:sz w:val="22"/>
          <w:szCs w:val="22"/>
        </w:rPr>
        <w:t>. The fact that sequences from museum specimens from over a hundred years ago were nearly identical to contemporary sequences supports this observation, as does the preponderance of purifying selection (</w:t>
      </w:r>
      <w:r w:rsidRPr="0049484C">
        <w:rPr>
          <w:rFonts w:ascii="Arial" w:hAnsi="Arial" w:cs="Arial"/>
          <w:b/>
          <w:bCs/>
          <w:sz w:val="22"/>
          <w:szCs w:val="22"/>
        </w:rPr>
        <w:t xml:space="preserve">Figs. </w:t>
      </w:r>
      <w:ins w:id="639" w:author="Keene-Snickers,Lexi" w:date="2025-08-07T16:13:00Z" w16du:dateUtc="2025-08-07T15:13:00Z">
        <w:r w:rsidR="006075F1">
          <w:rPr>
            <w:rFonts w:ascii="Arial" w:hAnsi="Arial" w:cs="Arial"/>
            <w:b/>
            <w:bCs/>
            <w:sz w:val="22"/>
            <w:szCs w:val="22"/>
          </w:rPr>
          <w:t>2</w:t>
        </w:r>
      </w:ins>
      <w:del w:id="640" w:author="Keene-Snickers,Lexi" w:date="2025-08-07T16:13:00Z" w16du:dateUtc="2025-08-07T15:13:00Z">
        <w:r w:rsidRPr="0049484C" w:rsidDel="006075F1">
          <w:rPr>
            <w:rFonts w:ascii="Arial" w:hAnsi="Arial" w:cs="Arial"/>
            <w:b/>
            <w:bCs/>
            <w:sz w:val="22"/>
            <w:szCs w:val="22"/>
          </w:rPr>
          <w:delText>3</w:delText>
        </w:r>
      </w:del>
      <w:r w:rsidRPr="0049484C">
        <w:rPr>
          <w:rFonts w:ascii="Arial" w:hAnsi="Arial" w:cs="Arial"/>
          <w:b/>
          <w:bCs/>
          <w:sz w:val="22"/>
          <w:szCs w:val="22"/>
        </w:rPr>
        <w:t>-</w:t>
      </w:r>
      <w:ins w:id="641" w:author="Keene-Snickers,Lexi" w:date="2025-08-07T16:13:00Z" w16du:dateUtc="2025-08-07T15:13:00Z">
        <w:r w:rsidR="006075F1">
          <w:rPr>
            <w:rFonts w:ascii="Arial" w:hAnsi="Arial" w:cs="Arial"/>
            <w:b/>
            <w:bCs/>
            <w:sz w:val="22"/>
            <w:szCs w:val="22"/>
          </w:rPr>
          <w:t>5</w:t>
        </w:r>
      </w:ins>
      <w:del w:id="642" w:author="Keene-Snickers,Lexi" w:date="2025-08-07T16:13:00Z" w16du:dateUtc="2025-08-07T15:13:00Z">
        <w:r w:rsidRPr="006075F1" w:rsidDel="006075F1">
          <w:rPr>
            <w:rFonts w:ascii="Arial" w:hAnsi="Arial" w:cs="Arial"/>
            <w:b/>
            <w:bCs/>
            <w:sz w:val="22"/>
            <w:szCs w:val="22"/>
          </w:rPr>
          <w:delText>6</w:delText>
        </w:r>
      </w:del>
      <w:r w:rsidRPr="006075F1">
        <w:rPr>
          <w:rFonts w:ascii="Arial" w:hAnsi="Arial" w:cs="Arial"/>
          <w:b/>
          <w:bCs/>
          <w:sz w:val="22"/>
          <w:szCs w:val="22"/>
          <w:rPrChange w:id="643" w:author="Keene-Snickers,Lexi" w:date="2025-08-07T16:14:00Z" w16du:dateUtc="2025-08-07T15:14:00Z">
            <w:rPr>
              <w:rFonts w:ascii="Arial" w:hAnsi="Arial" w:cs="Arial"/>
              <w:sz w:val="22"/>
              <w:szCs w:val="22"/>
            </w:rPr>
          </w:rPrChange>
        </w:rPr>
        <w:t xml:space="preserve"> &amp;</w:t>
      </w:r>
      <w:r>
        <w:rPr>
          <w:rFonts w:ascii="Arial" w:hAnsi="Arial" w:cs="Arial"/>
          <w:sz w:val="22"/>
          <w:szCs w:val="22"/>
        </w:rPr>
        <w:t xml:space="preserve"> </w:t>
      </w:r>
      <w:ins w:id="644" w:author="Keene-Snickers,Lexi" w:date="2025-08-07T16:14:00Z" w16du:dateUtc="2025-08-07T15:14:00Z">
        <w:r w:rsidR="006075F1">
          <w:rPr>
            <w:rFonts w:ascii="Arial" w:hAnsi="Arial" w:cs="Arial"/>
            <w:b/>
            <w:bCs/>
            <w:sz w:val="22"/>
            <w:szCs w:val="22"/>
          </w:rPr>
          <w:t>7</w:t>
        </w:r>
      </w:ins>
      <w:del w:id="645" w:author="Keene-Snickers,Lexi" w:date="2025-08-07T16:14:00Z" w16du:dateUtc="2025-08-07T15:14:00Z">
        <w:r w:rsidRPr="0049484C" w:rsidDel="006075F1">
          <w:rPr>
            <w:rFonts w:ascii="Arial" w:hAnsi="Arial" w:cs="Arial"/>
            <w:b/>
            <w:bCs/>
            <w:sz w:val="22"/>
            <w:szCs w:val="22"/>
          </w:rPr>
          <w:delText>9</w:delText>
        </w:r>
      </w:del>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2E3YjJhMDktZGY1My00OWJhLTljYjAtOGE1YmE2ZjNlMzll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
          <w:id w:val="-1581522091"/>
          <w:placeholder>
            <w:docPart w:val="DefaultPlaceholder_-1854013440"/>
          </w:placeholder>
        </w:sdtPr>
        <w:sdtContent>
          <w:r w:rsidR="003504EF" w:rsidRPr="003504EF">
            <w:rPr>
              <w:rFonts w:ascii="Arial" w:hAnsi="Arial" w:cs="Arial"/>
              <w:color w:val="000000"/>
              <w:sz w:val="22"/>
              <w:szCs w:val="22"/>
              <w:vertAlign w:val="superscript"/>
            </w:rPr>
            <w:t>21</w:t>
          </w:r>
        </w:sdtContent>
      </w:sdt>
      <w:r>
        <w:rPr>
          <w:rFonts w:ascii="Arial" w:hAnsi="Arial" w:cs="Arial"/>
          <w:sz w:val="22"/>
          <w:szCs w:val="22"/>
        </w:rPr>
        <w:t xml:space="preserve">. </w:t>
      </w:r>
      <w:del w:id="646" w:author="Stenglein,Mark" w:date="2025-07-28T11:30:00Z" w16du:dateUtc="2025-07-28T17:30:00Z">
        <w:r w:rsidDel="00EB3587">
          <w:rPr>
            <w:rFonts w:ascii="Arial" w:hAnsi="Arial" w:cs="Arial"/>
            <w:sz w:val="22"/>
            <w:szCs w:val="22"/>
          </w:rPr>
          <w:delText>The long branches leading to the root of the galbut virus trees and th</w:delText>
        </w:r>
        <w:r w:rsidR="00324A35" w:rsidDel="00EB3587">
          <w:rPr>
            <w:rFonts w:ascii="Arial" w:hAnsi="Arial" w:cs="Arial"/>
            <w:sz w:val="22"/>
            <w:szCs w:val="22"/>
          </w:rPr>
          <w:delText>is</w:delText>
        </w:r>
        <w:r w:rsidDel="00EB3587">
          <w:rPr>
            <w:rFonts w:ascii="Arial" w:hAnsi="Arial" w:cs="Arial"/>
            <w:sz w:val="22"/>
            <w:szCs w:val="22"/>
          </w:rPr>
          <w:delText xml:space="preserve"> slow rate of evolution suggest that galbut virus has been infecting these flies for a long time, perhaps since the divergence of </w:delText>
        </w:r>
        <w:r w:rsidRPr="0049484C" w:rsidDel="00EB3587">
          <w:rPr>
            <w:rFonts w:ascii="Arial" w:hAnsi="Arial" w:cs="Arial"/>
            <w:i/>
            <w:iCs/>
            <w:sz w:val="22"/>
            <w:szCs w:val="22"/>
          </w:rPr>
          <w:delText xml:space="preserve">D. melanogaster </w:delText>
        </w:r>
        <w:r w:rsidDel="00EB3587">
          <w:rPr>
            <w:rFonts w:ascii="Arial" w:hAnsi="Arial" w:cs="Arial"/>
            <w:sz w:val="22"/>
            <w:szCs w:val="22"/>
          </w:rPr>
          <w:delText xml:space="preserve">and </w:delText>
        </w:r>
        <w:r w:rsidRPr="0049484C" w:rsidDel="00EB3587">
          <w:rPr>
            <w:rFonts w:ascii="Arial" w:hAnsi="Arial" w:cs="Arial"/>
            <w:i/>
            <w:iCs/>
            <w:sz w:val="22"/>
            <w:szCs w:val="22"/>
          </w:rPr>
          <w:delText>D. simulans</w:delText>
        </w:r>
        <w:r w:rsidDel="00EB3587">
          <w:rPr>
            <w:rFonts w:ascii="Arial" w:hAnsi="Arial" w:cs="Arial"/>
            <w:sz w:val="22"/>
            <w:szCs w:val="22"/>
          </w:rPr>
          <w:delText xml:space="preserve"> ~</w:delText>
        </w:r>
        <w:r w:rsidR="00CD2DB9" w:rsidDel="00EB3587">
          <w:rPr>
            <w:rFonts w:ascii="Arial" w:hAnsi="Arial" w:cs="Arial"/>
            <w:sz w:val="22"/>
            <w:szCs w:val="22"/>
          </w:rPr>
          <w:delText>5.4</w:delText>
        </w:r>
        <w:r w:rsidDel="00EB3587">
          <w:rPr>
            <w:rFonts w:ascii="Arial" w:hAnsi="Arial" w:cs="Arial"/>
            <w:sz w:val="22"/>
            <w:szCs w:val="22"/>
          </w:rPr>
          <w:delText xml:space="preserve"> </w:delText>
        </w:r>
        <w:r w:rsidR="000C4D3F" w:rsidDel="00EB3587">
          <w:rPr>
            <w:rFonts w:ascii="Arial" w:hAnsi="Arial" w:cs="Arial"/>
            <w:sz w:val="22"/>
            <w:szCs w:val="22"/>
          </w:rPr>
          <w:delText>million years ago</w:delText>
        </w:r>
      </w:del>
      <w:customXmlDelRangeStart w:id="647" w:author="Stenglein,Mark" w:date="2025-07-28T11:30:00Z"/>
      <w:sdt>
        <w:sdtPr>
          <w:rPr>
            <w:rFonts w:ascii="Arial" w:hAnsi="Arial" w:cs="Arial"/>
            <w:color w:val="000000"/>
            <w:sz w:val="22"/>
            <w:szCs w:val="22"/>
            <w:vertAlign w:val="superscript"/>
          </w:rPr>
          <w:tag w:val="MENDELEY_CITATION_v3_eyJjaXRhdGlvbklEIjoiTUVOREVMRVlfQ0lUQVRJT05fMWRhMTk1YmEtNWE2Yy00MmM2LWI1ZjItM2VhYWVjOTdlZjg4IiwicHJvcGVydGllcyI6eyJub3RlSW5kZXgiOjB9LCJpc0VkaXRlZCI6ZmFsc2UsIm1hbnVhbE92ZXJyaWRlIjp7ImlzTWFudWFsbHlPdmVycmlkZGVuIjpmYWxzZSwiY2l0ZXByb2NUZXh0IjoiPHN1cD40Mz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
          <w:id w:val="-183833595"/>
          <w:placeholder>
            <w:docPart w:val="DefaultPlaceholder_-1854013440"/>
          </w:placeholder>
        </w:sdtPr>
        <w:sdtContent>
          <w:customXmlDelRangeEnd w:id="647"/>
          <w:r w:rsidR="003504EF" w:rsidRPr="003504EF">
            <w:rPr>
              <w:rFonts w:ascii="Arial" w:hAnsi="Arial" w:cs="Arial"/>
              <w:color w:val="000000"/>
              <w:sz w:val="22"/>
              <w:szCs w:val="22"/>
              <w:vertAlign w:val="superscript"/>
            </w:rPr>
            <w:t>43</w:t>
          </w:r>
          <w:customXmlDelRangeStart w:id="648" w:author="Stenglein,Mark" w:date="2025-07-28T11:30:00Z"/>
        </w:sdtContent>
      </w:sdt>
      <w:customXmlDelRangeEnd w:id="648"/>
      <w:del w:id="649" w:author="Stenglein,Mark" w:date="2025-07-28T11:30:00Z" w16du:dateUtc="2025-07-28T17:30:00Z">
        <w:r w:rsidDel="00EB3587">
          <w:rPr>
            <w:rFonts w:ascii="Arial" w:hAnsi="Arial" w:cs="Arial"/>
            <w:sz w:val="22"/>
            <w:szCs w:val="22"/>
          </w:rPr>
          <w:delText>.</w:delText>
        </w:r>
      </w:del>
    </w:p>
    <w:p w14:paraId="17814601" w14:textId="77777777" w:rsidR="004F2A34" w:rsidRDefault="004F2A34" w:rsidP="004F2A34">
      <w:pPr>
        <w:spacing w:line="360" w:lineRule="auto"/>
        <w:rPr>
          <w:rFonts w:ascii="Arial" w:hAnsi="Arial" w:cs="Arial"/>
          <w:sz w:val="22"/>
          <w:szCs w:val="22"/>
        </w:rPr>
      </w:pPr>
    </w:p>
    <w:p w14:paraId="55673F85" w14:textId="3E1DFEB6" w:rsidR="004F2A34" w:rsidRDefault="004F2A34" w:rsidP="004F2A34">
      <w:pPr>
        <w:spacing w:line="360" w:lineRule="auto"/>
        <w:ind w:firstLine="720"/>
        <w:rPr>
          <w:rFonts w:ascii="Arial" w:hAnsi="Arial" w:cs="Arial"/>
          <w:sz w:val="22"/>
          <w:szCs w:val="22"/>
        </w:rPr>
      </w:pPr>
      <w:r>
        <w:rPr>
          <w:rFonts w:ascii="Arial" w:hAnsi="Arial" w:cs="Arial"/>
          <w:sz w:val="22"/>
          <w:szCs w:val="22"/>
        </w:rPr>
        <w:t xml:space="preserve">The most </w:t>
      </w:r>
      <w:del w:id="650" w:author="Stenglein,Mark" w:date="2025-07-25T15:39:00Z" w16du:dateUtc="2025-07-25T21:39:00Z">
        <w:r w:rsidDel="00A3209B">
          <w:rPr>
            <w:rFonts w:ascii="Arial" w:hAnsi="Arial" w:cs="Arial"/>
            <w:sz w:val="22"/>
            <w:szCs w:val="22"/>
          </w:rPr>
          <w:delText>evolutionarily active</w:delText>
        </w:r>
      </w:del>
      <w:ins w:id="651" w:author="Stenglein,Mark" w:date="2025-07-25T15:39:00Z" w16du:dateUtc="2025-07-25T21:39:00Z">
        <w:r w:rsidR="00A3209B">
          <w:rPr>
            <w:rFonts w:ascii="Arial" w:hAnsi="Arial" w:cs="Arial"/>
            <w:sz w:val="22"/>
            <w:szCs w:val="22"/>
          </w:rPr>
          <w:t>diverse</w:t>
        </w:r>
      </w:ins>
      <w:del w:id="652" w:author="Stenglein,Mark" w:date="2025-07-25T15:39:00Z" w16du:dateUtc="2025-07-25T21:39:00Z">
        <w:r w:rsidDel="00A3209B">
          <w:rPr>
            <w:rFonts w:ascii="Arial" w:hAnsi="Arial" w:cs="Arial"/>
            <w:sz w:val="22"/>
            <w:szCs w:val="22"/>
          </w:rPr>
          <w:delText xml:space="preserve"> of the</w:delText>
        </w:r>
      </w:del>
      <w:r>
        <w:rPr>
          <w:rFonts w:ascii="Arial" w:hAnsi="Arial" w:cs="Arial"/>
          <w:sz w:val="22"/>
          <w:szCs w:val="22"/>
        </w:rPr>
        <w:t xml:space="preserve"> galbut virus segment</w:t>
      </w:r>
      <w:del w:id="653" w:author="Stenglein,Mark" w:date="2025-07-25T15:40:00Z" w16du:dateUtc="2025-07-25T21:40:00Z">
        <w:r w:rsidDel="00A3209B">
          <w:rPr>
            <w:rFonts w:ascii="Arial" w:hAnsi="Arial" w:cs="Arial"/>
            <w:sz w:val="22"/>
            <w:szCs w:val="22"/>
          </w:rPr>
          <w:delText>s</w:delText>
        </w:r>
      </w:del>
      <w:r>
        <w:rPr>
          <w:rFonts w:ascii="Arial" w:hAnsi="Arial" w:cs="Arial"/>
          <w:sz w:val="22"/>
          <w:szCs w:val="22"/>
        </w:rPr>
        <w:t xml:space="preserve"> was RNA 3, which </w:t>
      </w:r>
      <w:del w:id="654" w:author="Stenglein,Mark" w:date="2025-07-25T15:39:00Z" w16du:dateUtc="2025-07-25T21:39:00Z">
        <w:r w:rsidDel="00A3209B">
          <w:rPr>
            <w:rFonts w:ascii="Arial" w:hAnsi="Arial" w:cs="Arial"/>
            <w:sz w:val="22"/>
            <w:szCs w:val="22"/>
          </w:rPr>
          <w:delText xml:space="preserve">was </w:delText>
        </w:r>
      </w:del>
      <w:ins w:id="655" w:author="Stenglein,Mark" w:date="2025-07-25T15:39:00Z" w16du:dateUtc="2025-07-25T21:39:00Z">
        <w:r w:rsidR="00A3209B">
          <w:rPr>
            <w:rFonts w:ascii="Arial" w:hAnsi="Arial" w:cs="Arial"/>
            <w:sz w:val="22"/>
            <w:szCs w:val="22"/>
          </w:rPr>
          <w:t xml:space="preserve">exhibited </w:t>
        </w:r>
      </w:ins>
      <w:r>
        <w:rPr>
          <w:rFonts w:ascii="Arial" w:hAnsi="Arial" w:cs="Arial"/>
          <w:sz w:val="22"/>
          <w:szCs w:val="22"/>
        </w:rPr>
        <w:t xml:space="preserve">more </w:t>
      </w:r>
      <w:ins w:id="656" w:author="Stenglein,Mark" w:date="2025-07-25T15:39:00Z" w16du:dateUtc="2025-07-25T21:39:00Z">
        <w:r w:rsidR="00A3209B">
          <w:rPr>
            <w:rFonts w:ascii="Arial" w:hAnsi="Arial" w:cs="Arial"/>
            <w:sz w:val="22"/>
            <w:szCs w:val="22"/>
          </w:rPr>
          <w:t xml:space="preserve">nucleotide </w:t>
        </w:r>
      </w:ins>
      <w:r>
        <w:rPr>
          <w:rFonts w:ascii="Arial" w:hAnsi="Arial" w:cs="Arial"/>
          <w:sz w:val="22"/>
          <w:szCs w:val="22"/>
        </w:rPr>
        <w:t>divers</w:t>
      </w:r>
      <w:ins w:id="657" w:author="Stenglein,Mark" w:date="2025-07-25T15:39:00Z" w16du:dateUtc="2025-07-25T21:39:00Z">
        <w:r w:rsidR="00A3209B">
          <w:rPr>
            <w:rFonts w:ascii="Arial" w:hAnsi="Arial" w:cs="Arial"/>
            <w:sz w:val="22"/>
            <w:szCs w:val="22"/>
          </w:rPr>
          <w:t>ity</w:t>
        </w:r>
      </w:ins>
      <w:del w:id="658" w:author="Stenglein,Mark" w:date="2025-07-25T15:39:00Z" w16du:dateUtc="2025-07-25T21:39:00Z">
        <w:r w:rsidDel="00A3209B">
          <w:rPr>
            <w:rFonts w:ascii="Arial" w:hAnsi="Arial" w:cs="Arial"/>
            <w:sz w:val="22"/>
            <w:szCs w:val="22"/>
          </w:rPr>
          <w:delText>e</w:delText>
        </w:r>
      </w:del>
      <w:r>
        <w:rPr>
          <w:rFonts w:ascii="Arial" w:hAnsi="Arial" w:cs="Arial"/>
          <w:sz w:val="22"/>
          <w:szCs w:val="22"/>
        </w:rPr>
        <w:t xml:space="preserve"> than RNA 1 or RNA 2 and </w:t>
      </w:r>
      <w:del w:id="659" w:author="Stenglein,Mark" w:date="2025-07-25T15:39:00Z" w16du:dateUtc="2025-07-25T21:39:00Z">
        <w:r w:rsidDel="00A3209B">
          <w:rPr>
            <w:rFonts w:ascii="Arial" w:hAnsi="Arial" w:cs="Arial"/>
            <w:sz w:val="22"/>
            <w:szCs w:val="22"/>
          </w:rPr>
          <w:delText xml:space="preserve">had </w:delText>
        </w:r>
      </w:del>
      <w:r>
        <w:rPr>
          <w:rFonts w:ascii="Arial" w:hAnsi="Arial" w:cs="Arial"/>
          <w:sz w:val="22"/>
          <w:szCs w:val="22"/>
        </w:rPr>
        <w:t>more evidence of diversifying selection (</w:t>
      </w:r>
      <w:r w:rsidRPr="0049484C">
        <w:rPr>
          <w:rFonts w:ascii="Arial" w:hAnsi="Arial" w:cs="Arial"/>
          <w:b/>
          <w:bCs/>
          <w:sz w:val="22"/>
          <w:szCs w:val="22"/>
        </w:rPr>
        <w:t>Figs.</w:t>
      </w:r>
      <w:r w:rsidR="006E7E83">
        <w:rPr>
          <w:rFonts w:ascii="Arial" w:hAnsi="Arial" w:cs="Arial"/>
          <w:b/>
          <w:bCs/>
          <w:sz w:val="22"/>
          <w:szCs w:val="22"/>
        </w:rPr>
        <w:t xml:space="preserve"> </w:t>
      </w:r>
      <w:ins w:id="660" w:author="Keene-Snickers,Lexi" w:date="2025-08-07T16:14:00Z" w16du:dateUtc="2025-08-07T15:14:00Z">
        <w:r w:rsidR="006075F1">
          <w:rPr>
            <w:rFonts w:ascii="Arial" w:hAnsi="Arial" w:cs="Arial"/>
            <w:b/>
            <w:bCs/>
            <w:sz w:val="22"/>
            <w:szCs w:val="22"/>
          </w:rPr>
          <w:t>2</w:t>
        </w:r>
      </w:ins>
      <w:del w:id="661" w:author="Keene-Snickers,Lexi" w:date="2025-08-07T16:14:00Z" w16du:dateUtc="2025-08-07T15:14:00Z">
        <w:r w:rsidR="006E7E83" w:rsidDel="006075F1">
          <w:rPr>
            <w:rFonts w:ascii="Arial" w:hAnsi="Arial" w:cs="Arial"/>
            <w:b/>
            <w:bCs/>
            <w:sz w:val="22"/>
            <w:szCs w:val="22"/>
          </w:rPr>
          <w:delText>3</w:delText>
        </w:r>
      </w:del>
      <w:r w:rsidR="006E7E83">
        <w:rPr>
          <w:rFonts w:ascii="Arial" w:hAnsi="Arial" w:cs="Arial"/>
          <w:b/>
          <w:bCs/>
          <w:sz w:val="22"/>
          <w:szCs w:val="22"/>
        </w:rPr>
        <w:t>-</w:t>
      </w:r>
      <w:ins w:id="662" w:author="Keene-Snickers,Lexi" w:date="2025-08-07T16:14:00Z" w16du:dateUtc="2025-08-07T15:14:00Z">
        <w:r w:rsidR="006075F1">
          <w:rPr>
            <w:rFonts w:ascii="Arial" w:hAnsi="Arial" w:cs="Arial"/>
            <w:b/>
            <w:bCs/>
            <w:sz w:val="22"/>
            <w:szCs w:val="22"/>
          </w:rPr>
          <w:t>5</w:t>
        </w:r>
      </w:ins>
      <w:del w:id="663" w:author="Keene-Snickers,Lexi" w:date="2025-08-07T16:14:00Z" w16du:dateUtc="2025-08-07T15:14:00Z">
        <w:r w:rsidR="006E7E83" w:rsidDel="006075F1">
          <w:rPr>
            <w:rFonts w:ascii="Arial" w:hAnsi="Arial" w:cs="Arial"/>
            <w:b/>
            <w:bCs/>
            <w:sz w:val="22"/>
            <w:szCs w:val="22"/>
          </w:rPr>
          <w:delText>6</w:delText>
        </w:r>
      </w:del>
      <w:r w:rsidR="00A23CE2">
        <w:rPr>
          <w:rFonts w:ascii="Arial" w:hAnsi="Arial" w:cs="Arial"/>
          <w:b/>
          <w:bCs/>
          <w:sz w:val="22"/>
          <w:szCs w:val="22"/>
        </w:rPr>
        <w:t xml:space="preserve"> &amp; </w:t>
      </w:r>
      <w:ins w:id="664" w:author="Keene-Snickers,Lexi" w:date="2025-08-07T16:14:00Z" w16du:dateUtc="2025-08-07T15:14:00Z">
        <w:r w:rsidR="006075F1">
          <w:rPr>
            <w:rFonts w:ascii="Arial" w:hAnsi="Arial" w:cs="Arial"/>
            <w:b/>
            <w:bCs/>
            <w:sz w:val="22"/>
            <w:szCs w:val="22"/>
          </w:rPr>
          <w:t>7</w:t>
        </w:r>
      </w:ins>
      <w:del w:id="665" w:author="Keene-Snickers,Lexi" w:date="2025-08-07T16:14:00Z" w16du:dateUtc="2025-08-07T15:14:00Z">
        <w:r w:rsidR="00A23CE2" w:rsidDel="006075F1">
          <w:rPr>
            <w:rFonts w:ascii="Arial" w:hAnsi="Arial" w:cs="Arial"/>
            <w:b/>
            <w:bCs/>
            <w:sz w:val="22"/>
            <w:szCs w:val="22"/>
          </w:rPr>
          <w:delText>9</w:delText>
        </w:r>
      </w:del>
      <w:r>
        <w:rPr>
          <w:rFonts w:ascii="Arial" w:hAnsi="Arial" w:cs="Arial"/>
          <w:sz w:val="22"/>
          <w:szCs w:val="22"/>
        </w:rPr>
        <w:t xml:space="preserve">). </w:t>
      </w:r>
      <w:r w:rsidRPr="00CD3D2D">
        <w:rPr>
          <w:rFonts w:ascii="Arial" w:hAnsi="Arial" w:cs="Arial"/>
          <w:sz w:val="22"/>
          <w:szCs w:val="22"/>
        </w:rPr>
        <w:t xml:space="preserve">The protein encoded on RNA 3 has no known function and no </w:t>
      </w:r>
      <w:r>
        <w:rPr>
          <w:rFonts w:ascii="Arial" w:hAnsi="Arial" w:cs="Arial"/>
          <w:sz w:val="22"/>
          <w:szCs w:val="22"/>
        </w:rPr>
        <w:t>detectable</w:t>
      </w:r>
      <w:r w:rsidRPr="00CD3D2D">
        <w:rPr>
          <w:rFonts w:ascii="Arial" w:hAnsi="Arial" w:cs="Arial"/>
          <w:sz w:val="22"/>
          <w:szCs w:val="22"/>
        </w:rPr>
        <w:t xml:space="preserve"> sequence or structural similarity to proteins with known function.</w:t>
      </w:r>
      <w:r>
        <w:rPr>
          <w:rFonts w:ascii="Arial" w:hAnsi="Arial" w:cs="Arial"/>
          <w:sz w:val="22"/>
          <w:szCs w:val="22"/>
        </w:rPr>
        <w:t xml:space="preserve"> It may be that RNA 3 is involved in a host antagonistic process such as </w:t>
      </w:r>
      <w:r w:rsidRPr="00CD3D2D">
        <w:rPr>
          <w:rFonts w:ascii="Arial" w:hAnsi="Arial" w:cs="Arial"/>
          <w:sz w:val="22"/>
          <w:szCs w:val="22"/>
        </w:rPr>
        <w:t>immune modulation</w:t>
      </w:r>
      <w:sdt>
        <w:sdtPr>
          <w:rPr>
            <w:rFonts w:ascii="Arial" w:hAnsi="Arial" w:cs="Arial"/>
            <w:color w:val="000000"/>
            <w:sz w:val="22"/>
            <w:szCs w:val="22"/>
            <w:vertAlign w:val="superscript"/>
          </w:rPr>
          <w:tag w:val="MENDELEY_CITATION_v3_eyJjaXRhdGlvbklEIjoiTUVOREVMRVlfQ0lUQVRJT05fMTI2MjRmYWMtNzEzOC00ZTA5LTlhZGQtNmYxYmE5YTIwY2E2IiwicHJvcGVydGllcyI6eyJub3RlSW5kZXgiOjB9LCJpc0VkaXRlZCI6ZmFsc2UsIm1hbnVhbE92ZXJyaWRlIjp7ImlzTWFudWFsbHlPdmVycmlkZGVuIjpmYWxzZSwiY2l0ZXByb2NUZXh0IjoiPHN1cD40NOKAkzQ2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
          <w:id w:val="1976023013"/>
          <w:placeholder>
            <w:docPart w:val="DefaultPlaceholder_-1854013440"/>
          </w:placeholder>
        </w:sdtPr>
        <w:sdtContent>
          <w:r w:rsidR="003504EF" w:rsidRPr="003504EF">
            <w:rPr>
              <w:rFonts w:ascii="Arial" w:hAnsi="Arial" w:cs="Arial"/>
              <w:color w:val="000000"/>
              <w:sz w:val="22"/>
              <w:szCs w:val="22"/>
              <w:vertAlign w:val="superscript"/>
            </w:rPr>
            <w:t>44–46</w:t>
          </w:r>
        </w:sdtContent>
      </w:sdt>
      <w:r w:rsidRPr="00CD3D2D">
        <w:rPr>
          <w:rFonts w:ascii="Arial" w:hAnsi="Arial" w:cs="Arial"/>
          <w:sz w:val="22"/>
          <w:szCs w:val="22"/>
        </w:rPr>
        <w:t>.</w:t>
      </w:r>
      <w:r>
        <w:rPr>
          <w:rFonts w:ascii="Arial" w:hAnsi="Arial" w:cs="Arial"/>
          <w:sz w:val="22"/>
          <w:szCs w:val="22"/>
        </w:rPr>
        <w:t xml:space="preserve">  </w:t>
      </w:r>
    </w:p>
    <w:p w14:paraId="74FCC321" w14:textId="77777777" w:rsidR="004F2A34" w:rsidRDefault="004F2A34" w:rsidP="004F2A34">
      <w:pPr>
        <w:spacing w:line="360" w:lineRule="auto"/>
        <w:rPr>
          <w:rFonts w:ascii="Arial" w:hAnsi="Arial" w:cs="Arial"/>
          <w:sz w:val="22"/>
          <w:szCs w:val="22"/>
        </w:rPr>
      </w:pPr>
    </w:p>
    <w:p w14:paraId="70CB5556" w14:textId="7BA41A88" w:rsidR="00612396" w:rsidRDefault="004F2A34" w:rsidP="004F2A34">
      <w:pPr>
        <w:spacing w:line="360" w:lineRule="auto"/>
        <w:ind w:firstLine="720"/>
        <w:rPr>
          <w:rFonts w:ascii="Arial" w:hAnsi="Arial" w:cs="Arial"/>
          <w:sz w:val="22"/>
          <w:szCs w:val="22"/>
        </w:rPr>
      </w:pPr>
      <w:r>
        <w:rPr>
          <w:rFonts w:ascii="Arial" w:hAnsi="Arial" w:cs="Arial"/>
          <w:sz w:val="22"/>
          <w:szCs w:val="22"/>
        </w:rPr>
        <w:t>We interpreted the lack of reassortment between viruses from the three major galbut virus clades as evidence of reproductive isolation, i.e. lack of gene flow between viruses from these groups (</w:t>
      </w:r>
      <w:r w:rsidRPr="006264D3">
        <w:rPr>
          <w:rFonts w:ascii="Arial" w:hAnsi="Arial" w:cs="Arial"/>
          <w:b/>
          <w:bCs/>
          <w:sz w:val="22"/>
          <w:szCs w:val="22"/>
        </w:rPr>
        <w:t xml:space="preserve">Fig. </w:t>
      </w:r>
      <w:ins w:id="666" w:author="Keene-Snickers,Lexi" w:date="2025-08-07T16:14:00Z" w16du:dateUtc="2025-08-07T15:14:00Z">
        <w:r w:rsidR="006075F1">
          <w:rPr>
            <w:rFonts w:ascii="Arial" w:hAnsi="Arial" w:cs="Arial"/>
            <w:b/>
            <w:bCs/>
            <w:sz w:val="22"/>
            <w:szCs w:val="22"/>
          </w:rPr>
          <w:t>8</w:t>
        </w:r>
      </w:ins>
      <w:del w:id="667" w:author="Keene-Snickers,Lexi" w:date="2025-08-07T16:14:00Z" w16du:dateUtc="2025-08-07T15:14:00Z">
        <w:r w:rsidRPr="006264D3" w:rsidDel="006075F1">
          <w:rPr>
            <w:rFonts w:ascii="Arial" w:hAnsi="Arial" w:cs="Arial"/>
            <w:b/>
            <w:bCs/>
            <w:sz w:val="22"/>
            <w:szCs w:val="22"/>
          </w:rPr>
          <w:delText>10</w:delText>
        </w:r>
      </w:del>
      <w:r>
        <w:rPr>
          <w:rFonts w:ascii="Arial" w:hAnsi="Arial" w:cs="Arial"/>
          <w:b/>
          <w:bCs/>
          <w:sz w:val="22"/>
          <w:szCs w:val="22"/>
        </w:rPr>
        <w:t xml:space="preserve"> &amp; </w:t>
      </w:r>
      <w:ins w:id="668" w:author="Keene-Snickers,Lexi" w:date="2025-08-07T16:14:00Z" w16du:dateUtc="2025-08-07T15:14:00Z">
        <w:r w:rsidR="006075F1">
          <w:rPr>
            <w:rFonts w:ascii="Arial" w:hAnsi="Arial" w:cs="Arial"/>
            <w:b/>
            <w:bCs/>
            <w:sz w:val="22"/>
            <w:szCs w:val="22"/>
          </w:rPr>
          <w:t>9</w:t>
        </w:r>
      </w:ins>
      <w:del w:id="669" w:author="Keene-Snickers,Lexi" w:date="2025-08-07T16:14:00Z" w16du:dateUtc="2025-08-07T15:14:00Z">
        <w:r w:rsidDel="006075F1">
          <w:rPr>
            <w:rFonts w:ascii="Arial" w:hAnsi="Arial" w:cs="Arial"/>
            <w:b/>
            <w:bCs/>
            <w:sz w:val="22"/>
            <w:szCs w:val="22"/>
          </w:rPr>
          <w:delText>11</w:delText>
        </w:r>
      </w:del>
      <w:r w:rsidRPr="006264D3">
        <w:rPr>
          <w:rFonts w:ascii="Arial" w:hAnsi="Arial" w:cs="Arial"/>
          <w:b/>
          <w:bCs/>
          <w:sz w:val="22"/>
          <w:szCs w:val="22"/>
        </w:rPr>
        <w:t xml:space="preserve"> &amp; </w:t>
      </w:r>
      <w:r>
        <w:rPr>
          <w:rFonts w:ascii="Arial" w:hAnsi="Arial" w:cs="Arial"/>
          <w:b/>
          <w:bCs/>
          <w:sz w:val="22"/>
          <w:szCs w:val="22"/>
        </w:rPr>
        <w:t xml:space="preserve">Supp. Figs. </w:t>
      </w:r>
      <w:ins w:id="670" w:author="Keene-Snickers,Lexi" w:date="2025-08-07T16:14:00Z" w16du:dateUtc="2025-08-07T15:14:00Z">
        <w:r w:rsidR="006075F1">
          <w:rPr>
            <w:rFonts w:ascii="Arial" w:hAnsi="Arial" w:cs="Arial"/>
            <w:b/>
            <w:bCs/>
            <w:sz w:val="22"/>
            <w:szCs w:val="22"/>
          </w:rPr>
          <w:t>6</w:t>
        </w:r>
      </w:ins>
      <w:del w:id="671" w:author="Keene-Snickers,Lexi" w:date="2025-08-07T16:14:00Z" w16du:dateUtc="2025-08-07T15:14:00Z">
        <w:r w:rsidDel="006075F1">
          <w:rPr>
            <w:rFonts w:ascii="Arial" w:hAnsi="Arial" w:cs="Arial"/>
            <w:b/>
            <w:bCs/>
            <w:sz w:val="22"/>
            <w:szCs w:val="22"/>
          </w:rPr>
          <w:delText>5</w:delText>
        </w:r>
      </w:del>
      <w:r>
        <w:rPr>
          <w:rFonts w:ascii="Arial" w:hAnsi="Arial" w:cs="Arial"/>
          <w:b/>
          <w:bCs/>
          <w:sz w:val="22"/>
          <w:szCs w:val="22"/>
        </w:rPr>
        <w:t>-</w:t>
      </w:r>
      <w:ins w:id="672" w:author="Keene-Snickers,Lexi" w:date="2025-08-07T16:14:00Z" w16du:dateUtc="2025-08-07T15:14:00Z">
        <w:r w:rsidR="006075F1">
          <w:rPr>
            <w:rFonts w:ascii="Arial" w:hAnsi="Arial" w:cs="Arial"/>
            <w:b/>
            <w:bCs/>
            <w:sz w:val="22"/>
            <w:szCs w:val="22"/>
          </w:rPr>
          <w:t>9</w:t>
        </w:r>
      </w:ins>
      <w:del w:id="673" w:author="Keene-Snickers,Lexi" w:date="2025-08-07T16:14:00Z" w16du:dateUtc="2025-08-07T15:14:00Z">
        <w:r w:rsidDel="006075F1">
          <w:rPr>
            <w:rFonts w:ascii="Arial" w:hAnsi="Arial" w:cs="Arial"/>
            <w:b/>
            <w:bCs/>
            <w:sz w:val="22"/>
            <w:szCs w:val="22"/>
          </w:rPr>
          <w:delText>8</w:delText>
        </w:r>
      </w:del>
      <w:r>
        <w:rPr>
          <w:rFonts w:ascii="Arial" w:hAnsi="Arial" w:cs="Arial"/>
          <w:b/>
          <w:bCs/>
          <w:sz w:val="22"/>
          <w:szCs w:val="22"/>
        </w:rPr>
        <w:t>)</w:t>
      </w:r>
      <w:sdt>
        <w:sdtPr>
          <w:rPr>
            <w:rFonts w:ascii="Arial" w:hAnsi="Arial" w:cs="Arial"/>
            <w:color w:val="000000"/>
            <w:sz w:val="22"/>
            <w:szCs w:val="22"/>
            <w:vertAlign w:val="superscript"/>
          </w:rPr>
          <w:tag w:val="MENDELEY_CITATION_v3_eyJjaXRhdGlvbklEIjoiTUVOREVMRVlfQ0lUQVRJT05fYWZmMWUwOGEtODU3OC00YzQ1LWI2NjItM2Y3MDMyYmVkZTMwIiwicHJvcGVydGllcyI6eyJub3RlSW5kZXgiOjB9LCJpc0VkaXRlZCI6ZmFsc2UsIm1hbnVhbE92ZXJyaWRlIjp7ImlzTWFudWFsbHlPdmVycmlkZGVuIjpmYWxzZSwiY2l0ZXByb2NUZXh0IjoiPHN1cD4zOSw0Nz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
          <w:id w:val="-1135398289"/>
          <w:placeholder>
            <w:docPart w:val="C98AAF8BD4F7A34A83A2046D5EB71D2B"/>
          </w:placeholder>
        </w:sdtPr>
        <w:sdtContent>
          <w:r w:rsidR="003504EF" w:rsidRPr="003504EF">
            <w:rPr>
              <w:rFonts w:ascii="Arial" w:hAnsi="Arial" w:cs="Arial"/>
              <w:color w:val="000000"/>
              <w:sz w:val="22"/>
              <w:szCs w:val="22"/>
              <w:vertAlign w:val="superscript"/>
            </w:rPr>
            <w:t>39,47</w:t>
          </w:r>
        </w:sdtContent>
      </w:sdt>
      <w:r>
        <w:rPr>
          <w:rFonts w:ascii="Arial" w:hAnsi="Arial" w:cs="Arial"/>
          <w:sz w:val="22"/>
          <w:szCs w:val="22"/>
        </w:rPr>
        <w:t xml:space="preserve">. The separation between </w:t>
      </w:r>
      <w:r w:rsidRPr="0049484C">
        <w:rPr>
          <w:rFonts w:ascii="Arial" w:hAnsi="Arial" w:cs="Arial"/>
          <w:i/>
          <w:iCs/>
          <w:sz w:val="22"/>
          <w:szCs w:val="22"/>
        </w:rPr>
        <w:t>D. melanogaster</w:t>
      </w:r>
      <w:r>
        <w:rPr>
          <w:rFonts w:ascii="Arial" w:hAnsi="Arial" w:cs="Arial"/>
          <w:sz w:val="22"/>
          <w:szCs w:val="22"/>
        </w:rPr>
        <w:t xml:space="preserve"> and </w:t>
      </w:r>
      <w:r w:rsidRPr="0049484C">
        <w:rPr>
          <w:rFonts w:ascii="Arial" w:hAnsi="Arial" w:cs="Arial"/>
          <w:i/>
          <w:iCs/>
          <w:sz w:val="22"/>
          <w:szCs w:val="22"/>
        </w:rPr>
        <w:t>D. simulans</w:t>
      </w:r>
      <w:r>
        <w:rPr>
          <w:rFonts w:ascii="Arial" w:hAnsi="Arial" w:cs="Arial"/>
          <w:sz w:val="22"/>
          <w:szCs w:val="22"/>
        </w:rPr>
        <w:t xml:space="preserve"> viruses may reflect a reliance on vertical transmission and the reproductive isolation of the hosts</w:t>
      </w:r>
      <w:sdt>
        <w:sdtPr>
          <w:rPr>
            <w:rFonts w:ascii="Arial" w:hAnsi="Arial" w:cs="Arial"/>
            <w:color w:val="000000"/>
            <w:sz w:val="22"/>
            <w:szCs w:val="22"/>
            <w:vertAlign w:val="superscript"/>
          </w:rPr>
          <w:tag w:val="MENDELEY_CITATION_v3_eyJjaXRhdGlvbklEIjoiTUVOREVMRVlfQ0lUQVRJT05fMjZjZjdmOTgtODE3Yi00YWFjLWIxY2MtNWU1MjY0NDM5MTBlIiwicHJvcGVydGllcyI6eyJub3RlSW5kZXgiOjB9LCJpc0VkaXRlZCI6ZmFsc2UsIm1hbnVhbE92ZXJyaWRlIjp7ImlzTWFudWFsbHlPdmVycmlkZGVuIjpmYWxzZSwiY2l0ZXByb2NUZXh0IjoiPHN1cD40OD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
          <w:id w:val="-1457869575"/>
          <w:placeholder>
            <w:docPart w:val="DefaultPlaceholder_-1854013440"/>
          </w:placeholder>
        </w:sdtPr>
        <w:sdtContent>
          <w:r w:rsidR="003504EF" w:rsidRPr="003504EF">
            <w:rPr>
              <w:rFonts w:ascii="Arial" w:hAnsi="Arial" w:cs="Arial"/>
              <w:color w:val="000000"/>
              <w:sz w:val="22"/>
              <w:szCs w:val="22"/>
              <w:vertAlign w:val="superscript"/>
            </w:rPr>
            <w:t>48</w:t>
          </w:r>
        </w:sdtContent>
      </w:sdt>
      <w:r>
        <w:rPr>
          <w:rFonts w:ascii="Arial" w:hAnsi="Arial" w:cs="Arial"/>
          <w:sz w:val="22"/>
          <w:szCs w:val="22"/>
        </w:rPr>
        <w:t>. Alternatively, if galbut virus can be horizontally transmitted, then host-specific barriers to replication may exist</w:t>
      </w:r>
      <w:sdt>
        <w:sdtPr>
          <w:rPr>
            <w:rFonts w:ascii="Arial" w:hAnsi="Arial" w:cs="Arial"/>
            <w:color w:val="000000"/>
            <w:sz w:val="22"/>
            <w:szCs w:val="22"/>
            <w:vertAlign w:val="superscript"/>
          </w:rPr>
          <w:tag w:val="MENDELEY_CITATION_v3_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"/>
          <w:id w:val="-1041815923"/>
          <w:placeholder>
            <w:docPart w:val="DefaultPlaceholder_-1854013440"/>
          </w:placeholder>
        </w:sdtPr>
        <w:sdtContent>
          <w:r w:rsidR="003504EF" w:rsidRPr="003504EF">
            <w:rPr>
              <w:rFonts w:ascii="Arial" w:hAnsi="Arial" w:cs="Arial"/>
              <w:color w:val="000000"/>
              <w:sz w:val="22"/>
              <w:szCs w:val="22"/>
              <w:vertAlign w:val="superscript"/>
            </w:rPr>
            <w:t>11</w:t>
          </w:r>
        </w:sdtContent>
      </w:sdt>
      <w:r>
        <w:rPr>
          <w:rFonts w:ascii="Arial" w:hAnsi="Arial" w:cs="Arial"/>
          <w:sz w:val="22"/>
          <w:szCs w:val="22"/>
        </w:rPr>
        <w:t xml:space="preserve">. </w:t>
      </w:r>
    </w:p>
    <w:p w14:paraId="3E7A5EC9" w14:textId="77777777" w:rsidR="00612396" w:rsidRDefault="00612396" w:rsidP="004F2A34">
      <w:pPr>
        <w:spacing w:line="360" w:lineRule="auto"/>
        <w:ind w:firstLine="720"/>
        <w:rPr>
          <w:rFonts w:ascii="Arial" w:hAnsi="Arial" w:cs="Arial"/>
          <w:sz w:val="22"/>
          <w:szCs w:val="22"/>
        </w:rPr>
      </w:pPr>
    </w:p>
    <w:p w14:paraId="1FD6C5D2" w14:textId="757AEEEE" w:rsidR="004F2A34" w:rsidRDefault="004F2A34" w:rsidP="004F2A34">
      <w:pPr>
        <w:spacing w:line="360" w:lineRule="auto"/>
        <w:ind w:firstLine="720"/>
        <w:rPr>
          <w:rFonts w:ascii="Arial" w:hAnsi="Arial" w:cs="Arial"/>
          <w:sz w:val="22"/>
          <w:szCs w:val="22"/>
        </w:rPr>
      </w:pPr>
      <w:r w:rsidRPr="0049484C">
        <w:rPr>
          <w:rFonts w:ascii="Arial" w:hAnsi="Arial" w:cs="Arial"/>
          <w:i/>
          <w:iCs/>
          <w:sz w:val="22"/>
          <w:szCs w:val="22"/>
        </w:rPr>
        <w:t>D. melanogaster</w:t>
      </w:r>
      <w:r>
        <w:rPr>
          <w:rFonts w:ascii="Arial" w:hAnsi="Arial" w:cs="Arial"/>
          <w:sz w:val="22"/>
          <w:szCs w:val="22"/>
        </w:rPr>
        <w:t xml:space="preserve"> </w:t>
      </w:r>
      <w:proofErr w:type="gramStart"/>
      <w:r>
        <w:rPr>
          <w:rFonts w:ascii="Arial" w:hAnsi="Arial" w:cs="Arial"/>
          <w:sz w:val="22"/>
          <w:szCs w:val="22"/>
        </w:rPr>
        <w:t>were</w:t>
      </w:r>
      <w:proofErr w:type="gramEnd"/>
      <w:r>
        <w:rPr>
          <w:rFonts w:ascii="Arial" w:hAnsi="Arial" w:cs="Arial"/>
          <w:sz w:val="22"/>
          <w:szCs w:val="22"/>
        </w:rPr>
        <w:t xml:space="preserve"> frequently co-infected by viruses from the melA and the melB clades, which would provide an opportunity for reassortment to occur, were it possible. Some coinfections combined a single RNA 1 and a single RNA 2 with RNA 3s from both </w:t>
      </w:r>
      <w:r w:rsidRPr="0049484C">
        <w:rPr>
          <w:rFonts w:ascii="Arial" w:hAnsi="Arial" w:cs="Arial"/>
          <w:i/>
          <w:iCs/>
          <w:sz w:val="22"/>
          <w:szCs w:val="22"/>
        </w:rPr>
        <w:t>melanogaster</w:t>
      </w:r>
      <w:r>
        <w:rPr>
          <w:rFonts w:ascii="Arial" w:hAnsi="Arial" w:cs="Arial"/>
          <w:sz w:val="22"/>
          <w:szCs w:val="22"/>
        </w:rPr>
        <w:t xml:space="preserve"> clades. For instance, the infection in fly Penn-M-2 consisted of a melA RNA 1 and RNA 2 and both a melA and a melB RNA 3 (</w:t>
      </w:r>
      <w:r w:rsidRPr="0049484C">
        <w:rPr>
          <w:rFonts w:ascii="Arial" w:hAnsi="Arial" w:cs="Arial"/>
          <w:b/>
          <w:bCs/>
          <w:sz w:val="22"/>
          <w:szCs w:val="22"/>
        </w:rPr>
        <w:t xml:space="preserve">Fig. </w:t>
      </w:r>
      <w:ins w:id="674" w:author="Keene-Snickers,Lexi" w:date="2025-08-07T16:15:00Z" w16du:dateUtc="2025-08-07T15:15:00Z">
        <w:r w:rsidR="006075F1">
          <w:rPr>
            <w:rFonts w:ascii="Arial" w:hAnsi="Arial" w:cs="Arial"/>
            <w:b/>
            <w:bCs/>
            <w:sz w:val="22"/>
            <w:szCs w:val="22"/>
          </w:rPr>
          <w:t>6</w:t>
        </w:r>
      </w:ins>
      <w:del w:id="675" w:author="Keene-Snickers,Lexi" w:date="2025-08-07T16:14:00Z" w16du:dateUtc="2025-08-07T15:14:00Z">
        <w:r w:rsidRPr="0049484C" w:rsidDel="006075F1">
          <w:rPr>
            <w:rFonts w:ascii="Arial" w:hAnsi="Arial" w:cs="Arial"/>
            <w:b/>
            <w:bCs/>
            <w:sz w:val="22"/>
            <w:szCs w:val="22"/>
          </w:rPr>
          <w:delText>7</w:delText>
        </w:r>
      </w:del>
      <w:r w:rsidRPr="0049484C">
        <w:rPr>
          <w:rFonts w:ascii="Arial" w:hAnsi="Arial" w:cs="Arial"/>
          <w:b/>
          <w:bCs/>
          <w:sz w:val="22"/>
          <w:szCs w:val="22"/>
        </w:rPr>
        <w:t xml:space="preserve">, Supp Figs. </w:t>
      </w:r>
      <w:ins w:id="676" w:author="Keene-Snickers,Lexi" w:date="2025-08-07T16:15:00Z" w16du:dateUtc="2025-08-07T15:15:00Z">
        <w:r w:rsidR="006075F1">
          <w:rPr>
            <w:rFonts w:ascii="Arial" w:hAnsi="Arial" w:cs="Arial"/>
            <w:b/>
            <w:bCs/>
            <w:sz w:val="22"/>
            <w:szCs w:val="22"/>
          </w:rPr>
          <w:t>2</w:t>
        </w:r>
      </w:ins>
      <w:del w:id="677" w:author="Keene-Snickers,Lexi" w:date="2025-08-07T16:15:00Z" w16du:dateUtc="2025-08-07T15:15:00Z">
        <w:r w:rsidR="008F36F6" w:rsidDel="006075F1">
          <w:rPr>
            <w:rFonts w:ascii="Arial" w:hAnsi="Arial" w:cs="Arial"/>
            <w:b/>
            <w:bCs/>
            <w:sz w:val="22"/>
            <w:szCs w:val="22"/>
          </w:rPr>
          <w:delText>1</w:delText>
        </w:r>
      </w:del>
      <w:r w:rsidR="008F36F6">
        <w:rPr>
          <w:rFonts w:ascii="Arial" w:hAnsi="Arial" w:cs="Arial"/>
          <w:b/>
          <w:bCs/>
          <w:sz w:val="22"/>
          <w:szCs w:val="22"/>
        </w:rPr>
        <w:t>-</w:t>
      </w:r>
      <w:ins w:id="678" w:author="Keene-Snickers,Lexi" w:date="2025-08-07T16:15:00Z" w16du:dateUtc="2025-08-07T15:15:00Z">
        <w:r w:rsidR="006075F1">
          <w:rPr>
            <w:rFonts w:ascii="Arial" w:hAnsi="Arial" w:cs="Arial"/>
            <w:b/>
            <w:bCs/>
            <w:sz w:val="22"/>
            <w:szCs w:val="22"/>
          </w:rPr>
          <w:t>4</w:t>
        </w:r>
      </w:ins>
      <w:del w:id="679" w:author="Keene-Snickers,Lexi" w:date="2025-08-07T16:15:00Z" w16du:dateUtc="2025-08-07T15:15:00Z">
        <w:r w:rsidR="008F36F6" w:rsidDel="006075F1">
          <w:rPr>
            <w:rFonts w:ascii="Arial" w:hAnsi="Arial" w:cs="Arial"/>
            <w:b/>
            <w:bCs/>
            <w:sz w:val="22"/>
            <w:szCs w:val="22"/>
          </w:rPr>
          <w:delText>3</w:delText>
        </w:r>
      </w:del>
      <w:r>
        <w:rPr>
          <w:rFonts w:ascii="Arial" w:hAnsi="Arial" w:cs="Arial"/>
          <w:sz w:val="22"/>
          <w:szCs w:val="22"/>
        </w:rPr>
        <w:t>).  Similarly, fly 500-M-60 was infected by a melB RNA 1 and RNA 2 and both a melA and a melB RNA 3</w:t>
      </w:r>
      <w:r w:rsidR="008F36F6">
        <w:rPr>
          <w:rFonts w:ascii="Arial" w:hAnsi="Arial" w:cs="Arial"/>
          <w:sz w:val="22"/>
          <w:szCs w:val="22"/>
        </w:rPr>
        <w:t xml:space="preserve"> (</w:t>
      </w:r>
      <w:r w:rsidR="008F36F6" w:rsidRPr="0049484C">
        <w:rPr>
          <w:rFonts w:ascii="Arial" w:hAnsi="Arial" w:cs="Arial"/>
          <w:b/>
          <w:bCs/>
          <w:sz w:val="22"/>
          <w:szCs w:val="22"/>
        </w:rPr>
        <w:t xml:space="preserve">Fig. </w:t>
      </w:r>
      <w:ins w:id="680" w:author="Keene-Snickers,Lexi" w:date="2025-08-07T16:15:00Z" w16du:dateUtc="2025-08-07T15:15:00Z">
        <w:r w:rsidR="006075F1">
          <w:rPr>
            <w:rFonts w:ascii="Arial" w:hAnsi="Arial" w:cs="Arial"/>
            <w:b/>
            <w:bCs/>
            <w:sz w:val="22"/>
            <w:szCs w:val="22"/>
          </w:rPr>
          <w:t>6</w:t>
        </w:r>
      </w:ins>
      <w:del w:id="681" w:author="Keene-Snickers,Lexi" w:date="2025-08-07T16:15:00Z" w16du:dateUtc="2025-08-07T15:15:00Z">
        <w:r w:rsidR="008F36F6" w:rsidRPr="0049484C" w:rsidDel="006075F1">
          <w:rPr>
            <w:rFonts w:ascii="Arial" w:hAnsi="Arial" w:cs="Arial"/>
            <w:b/>
            <w:bCs/>
            <w:sz w:val="22"/>
            <w:szCs w:val="22"/>
          </w:rPr>
          <w:delText>7</w:delText>
        </w:r>
      </w:del>
      <w:r w:rsidR="008F36F6" w:rsidRPr="0049484C">
        <w:rPr>
          <w:rFonts w:ascii="Arial" w:hAnsi="Arial" w:cs="Arial"/>
          <w:b/>
          <w:bCs/>
          <w:sz w:val="22"/>
          <w:szCs w:val="22"/>
        </w:rPr>
        <w:t xml:space="preserve">, Supp Figs. </w:t>
      </w:r>
      <w:ins w:id="682" w:author="Keene-Snickers,Lexi" w:date="2025-08-07T16:15:00Z" w16du:dateUtc="2025-08-07T15:15:00Z">
        <w:r w:rsidR="006075F1">
          <w:rPr>
            <w:rFonts w:ascii="Arial" w:hAnsi="Arial" w:cs="Arial"/>
            <w:b/>
            <w:bCs/>
            <w:sz w:val="22"/>
            <w:szCs w:val="22"/>
          </w:rPr>
          <w:t>2</w:t>
        </w:r>
      </w:ins>
      <w:del w:id="683" w:author="Keene-Snickers,Lexi" w:date="2025-08-07T16:15:00Z" w16du:dateUtc="2025-08-07T15:15:00Z">
        <w:r w:rsidR="008F36F6" w:rsidDel="006075F1">
          <w:rPr>
            <w:rFonts w:ascii="Arial" w:hAnsi="Arial" w:cs="Arial"/>
            <w:b/>
            <w:bCs/>
            <w:sz w:val="22"/>
            <w:szCs w:val="22"/>
          </w:rPr>
          <w:delText>1</w:delText>
        </w:r>
      </w:del>
      <w:r w:rsidR="008F36F6">
        <w:rPr>
          <w:rFonts w:ascii="Arial" w:hAnsi="Arial" w:cs="Arial"/>
          <w:b/>
          <w:bCs/>
          <w:sz w:val="22"/>
          <w:szCs w:val="22"/>
        </w:rPr>
        <w:t>-</w:t>
      </w:r>
      <w:ins w:id="684" w:author="Keene-Snickers,Lexi" w:date="2025-08-07T16:15:00Z" w16du:dateUtc="2025-08-07T15:15:00Z">
        <w:r w:rsidR="006075F1">
          <w:rPr>
            <w:rFonts w:ascii="Arial" w:hAnsi="Arial" w:cs="Arial"/>
            <w:b/>
            <w:bCs/>
            <w:sz w:val="22"/>
            <w:szCs w:val="22"/>
          </w:rPr>
          <w:t>4</w:t>
        </w:r>
      </w:ins>
      <w:del w:id="685" w:author="Keene-Snickers,Lexi" w:date="2025-08-07T16:15:00Z" w16du:dateUtc="2025-08-07T15:15:00Z">
        <w:r w:rsidR="008F36F6" w:rsidDel="006075F1">
          <w:rPr>
            <w:rFonts w:ascii="Arial" w:hAnsi="Arial" w:cs="Arial"/>
            <w:b/>
            <w:bCs/>
            <w:sz w:val="22"/>
            <w:szCs w:val="22"/>
          </w:rPr>
          <w:delText>3</w:delText>
        </w:r>
      </w:del>
      <w:r w:rsidR="008F36F6">
        <w:rPr>
          <w:rFonts w:ascii="Arial" w:hAnsi="Arial" w:cs="Arial"/>
          <w:sz w:val="22"/>
          <w:szCs w:val="22"/>
        </w:rPr>
        <w:t>)</w:t>
      </w:r>
      <w:r>
        <w:rPr>
          <w:rFonts w:ascii="Arial" w:hAnsi="Arial" w:cs="Arial"/>
          <w:sz w:val="22"/>
          <w:szCs w:val="22"/>
        </w:rPr>
        <w:t>. Th</w:t>
      </w:r>
      <w:r w:rsidR="00612396">
        <w:rPr>
          <w:rFonts w:ascii="Arial" w:hAnsi="Arial" w:cs="Arial"/>
          <w:sz w:val="22"/>
          <w:szCs w:val="22"/>
        </w:rPr>
        <w:t>ese examples</w:t>
      </w:r>
      <w:r>
        <w:rPr>
          <w:rFonts w:ascii="Arial" w:hAnsi="Arial" w:cs="Arial"/>
          <w:sz w:val="22"/>
          <w:szCs w:val="22"/>
        </w:rPr>
        <w:t xml:space="preserve"> </w:t>
      </w:r>
      <w:r w:rsidR="00612396">
        <w:rPr>
          <w:rFonts w:ascii="Arial" w:hAnsi="Arial" w:cs="Arial"/>
          <w:sz w:val="22"/>
          <w:szCs w:val="22"/>
        </w:rPr>
        <w:t>suggest</w:t>
      </w:r>
      <w:r w:rsidR="00C62D46">
        <w:rPr>
          <w:rFonts w:ascii="Arial" w:hAnsi="Arial" w:cs="Arial"/>
          <w:sz w:val="22"/>
          <w:szCs w:val="22"/>
        </w:rPr>
        <w:t>ed</w:t>
      </w:r>
      <w:r w:rsidR="00612396">
        <w:rPr>
          <w:rFonts w:ascii="Arial" w:hAnsi="Arial" w:cs="Arial"/>
          <w:sz w:val="22"/>
          <w:szCs w:val="22"/>
        </w:rPr>
        <w:t xml:space="preserve"> </w:t>
      </w:r>
      <w:r>
        <w:rPr>
          <w:rFonts w:ascii="Arial" w:hAnsi="Arial" w:cs="Arial"/>
          <w:sz w:val="22"/>
          <w:szCs w:val="22"/>
        </w:rPr>
        <w:t xml:space="preserve">that the RNA-dependent RNA polymerase encoded by RNA 1 is capable of replicating RNA 3s from both clades and the capsid encoded by RNA 2 is capable of </w:t>
      </w:r>
      <w:proofErr w:type="spellStart"/>
      <w:r>
        <w:rPr>
          <w:rFonts w:ascii="Arial" w:hAnsi="Arial" w:cs="Arial"/>
          <w:sz w:val="22"/>
          <w:szCs w:val="22"/>
        </w:rPr>
        <w:t>encapsidating</w:t>
      </w:r>
      <w:proofErr w:type="spellEnd"/>
      <w:r>
        <w:rPr>
          <w:rFonts w:ascii="Arial" w:hAnsi="Arial" w:cs="Arial"/>
          <w:sz w:val="22"/>
          <w:szCs w:val="22"/>
        </w:rPr>
        <w:t xml:space="preserve"> both RNA 3 types. So, a failure of these basic steps of the viral lifecycle do not seem to underly the inability of melA and melB viruses to reassort.  </w:t>
      </w:r>
    </w:p>
    <w:p w14:paraId="0D6FD44C" w14:textId="77777777" w:rsidR="004F2A34" w:rsidRDefault="004F2A34" w:rsidP="004F2A34">
      <w:pPr>
        <w:spacing w:line="360" w:lineRule="auto"/>
        <w:rPr>
          <w:rFonts w:ascii="Arial" w:hAnsi="Arial" w:cs="Arial"/>
          <w:sz w:val="22"/>
          <w:szCs w:val="22"/>
        </w:rPr>
      </w:pPr>
    </w:p>
    <w:p w14:paraId="16301445" w14:textId="021C3589" w:rsidR="004F2A34" w:rsidRDefault="004F2A34" w:rsidP="004F2A34">
      <w:pPr>
        <w:spacing w:line="360" w:lineRule="auto"/>
        <w:rPr>
          <w:rFonts w:ascii="Arial" w:hAnsi="Arial" w:cs="Arial"/>
          <w:sz w:val="22"/>
          <w:szCs w:val="22"/>
        </w:rPr>
      </w:pPr>
      <w:r>
        <w:rPr>
          <w:rFonts w:ascii="Arial" w:hAnsi="Arial" w:cs="Arial"/>
          <w:sz w:val="22"/>
          <w:szCs w:val="22"/>
        </w:rPr>
        <w:tab/>
        <w:t>Several genotype-phenotype associations emerged from this study. First, we found that chaq virus is strictly associated with melA and simA galbut virus infections (</w:t>
      </w:r>
      <w:r w:rsidRPr="0049484C">
        <w:rPr>
          <w:rFonts w:ascii="Arial" w:hAnsi="Arial" w:cs="Arial"/>
          <w:b/>
          <w:bCs/>
          <w:sz w:val="22"/>
          <w:szCs w:val="22"/>
        </w:rPr>
        <w:t>Fig.</w:t>
      </w:r>
      <w:r w:rsidR="00612396">
        <w:rPr>
          <w:rFonts w:ascii="Arial" w:hAnsi="Arial" w:cs="Arial"/>
          <w:b/>
          <w:bCs/>
          <w:sz w:val="22"/>
          <w:szCs w:val="22"/>
        </w:rPr>
        <w:t xml:space="preserve"> 1</w:t>
      </w:r>
      <w:ins w:id="686" w:author="Keene-Snickers,Lexi" w:date="2025-08-07T16:15:00Z" w16du:dateUtc="2025-08-07T15:15:00Z">
        <w:r w:rsidR="006075F1">
          <w:rPr>
            <w:rFonts w:ascii="Arial" w:hAnsi="Arial" w:cs="Arial"/>
            <w:b/>
            <w:bCs/>
            <w:sz w:val="22"/>
            <w:szCs w:val="22"/>
          </w:rPr>
          <w:t>0</w:t>
        </w:r>
      </w:ins>
      <w:del w:id="687" w:author="Keene-Snickers,Lexi" w:date="2025-08-07T16:15:00Z" w16du:dateUtc="2025-08-07T15:15:00Z">
        <w:r w:rsidR="00612396" w:rsidDel="006075F1">
          <w:rPr>
            <w:rFonts w:ascii="Arial" w:hAnsi="Arial" w:cs="Arial"/>
            <w:b/>
            <w:bCs/>
            <w:sz w:val="22"/>
            <w:szCs w:val="22"/>
          </w:rPr>
          <w:delText>2</w:delText>
        </w:r>
      </w:del>
      <w:r w:rsidR="00612396">
        <w:rPr>
          <w:rFonts w:ascii="Arial" w:hAnsi="Arial" w:cs="Arial"/>
          <w:b/>
          <w:bCs/>
          <w:sz w:val="22"/>
          <w:szCs w:val="22"/>
        </w:rPr>
        <w:t>, Supp</w:t>
      </w:r>
      <w:r w:rsidR="008F36F6">
        <w:rPr>
          <w:rFonts w:ascii="Arial" w:hAnsi="Arial" w:cs="Arial"/>
          <w:b/>
          <w:bCs/>
          <w:sz w:val="22"/>
          <w:szCs w:val="22"/>
        </w:rPr>
        <w:t>.</w:t>
      </w:r>
      <w:r w:rsidR="00612396">
        <w:rPr>
          <w:rFonts w:ascii="Arial" w:hAnsi="Arial" w:cs="Arial"/>
          <w:b/>
          <w:bCs/>
          <w:sz w:val="22"/>
          <w:szCs w:val="22"/>
        </w:rPr>
        <w:t xml:space="preserve"> Figs</w:t>
      </w:r>
      <w:r w:rsidR="008F36F6">
        <w:rPr>
          <w:rFonts w:ascii="Arial" w:hAnsi="Arial" w:cs="Arial"/>
          <w:b/>
          <w:bCs/>
          <w:sz w:val="22"/>
          <w:szCs w:val="22"/>
        </w:rPr>
        <w:t>.</w:t>
      </w:r>
      <w:r w:rsidR="00612396">
        <w:rPr>
          <w:rFonts w:ascii="Arial" w:hAnsi="Arial" w:cs="Arial"/>
          <w:b/>
          <w:bCs/>
          <w:sz w:val="22"/>
          <w:szCs w:val="22"/>
        </w:rPr>
        <w:t xml:space="preserve"> </w:t>
      </w:r>
      <w:ins w:id="688" w:author="Keene-Snickers,Lexi" w:date="2025-08-07T16:15:00Z" w16du:dateUtc="2025-08-07T15:15:00Z">
        <w:r w:rsidR="006075F1">
          <w:rPr>
            <w:rFonts w:ascii="Arial" w:hAnsi="Arial" w:cs="Arial"/>
            <w:b/>
            <w:bCs/>
            <w:sz w:val="22"/>
            <w:szCs w:val="22"/>
          </w:rPr>
          <w:lastRenderedPageBreak/>
          <w:t>9-10</w:t>
        </w:r>
      </w:ins>
      <w:del w:id="689" w:author="Keene-Snickers,Lexi" w:date="2025-08-07T16:15:00Z" w16du:dateUtc="2025-08-07T15:15:00Z">
        <w:r w:rsidR="00612396" w:rsidDel="006075F1">
          <w:rPr>
            <w:rFonts w:ascii="Arial" w:hAnsi="Arial" w:cs="Arial"/>
            <w:b/>
            <w:bCs/>
            <w:sz w:val="22"/>
            <w:szCs w:val="22"/>
          </w:rPr>
          <w:delText>8-9</w:delText>
        </w:r>
      </w:del>
      <w:r>
        <w:rPr>
          <w:rFonts w:ascii="Arial" w:hAnsi="Arial" w:cs="Arial"/>
          <w:sz w:val="22"/>
          <w:szCs w:val="22"/>
        </w:rPr>
        <w:t>). This presumably reflects the loss of chaq virus during the evolution of the melB galbut virus lineage.</w:t>
      </w:r>
      <w:r w:rsidRPr="00072ACA">
        <w:rPr>
          <w:rFonts w:ascii="Arial" w:hAnsi="Arial" w:cs="Arial"/>
          <w:sz w:val="22"/>
          <w:szCs w:val="22"/>
        </w:rPr>
        <w:t xml:space="preserve"> </w:t>
      </w:r>
      <w:r>
        <w:rPr>
          <w:rFonts w:ascii="Arial" w:hAnsi="Arial" w:cs="Arial"/>
          <w:sz w:val="22"/>
          <w:szCs w:val="22"/>
        </w:rPr>
        <w:t>M</w:t>
      </w:r>
      <w:r w:rsidRPr="00072ACA">
        <w:rPr>
          <w:rFonts w:ascii="Arial" w:hAnsi="Arial" w:cs="Arial"/>
          <w:sz w:val="22"/>
          <w:szCs w:val="22"/>
        </w:rPr>
        <w:t xml:space="preserve">elB-encoded polymerase and capsid proteins </w:t>
      </w:r>
      <w:r>
        <w:rPr>
          <w:rFonts w:ascii="Arial" w:hAnsi="Arial" w:cs="Arial"/>
          <w:sz w:val="22"/>
          <w:szCs w:val="22"/>
        </w:rPr>
        <w:t xml:space="preserve">must </w:t>
      </w:r>
      <w:r w:rsidRPr="00072ACA">
        <w:rPr>
          <w:rFonts w:ascii="Arial" w:hAnsi="Arial" w:cs="Arial"/>
          <w:sz w:val="22"/>
          <w:szCs w:val="22"/>
        </w:rPr>
        <w:t xml:space="preserve">have lost the ability to replicate the </w:t>
      </w:r>
      <w:r>
        <w:rPr>
          <w:rFonts w:ascii="Arial" w:hAnsi="Arial" w:cs="Arial"/>
          <w:sz w:val="22"/>
          <w:szCs w:val="22"/>
        </w:rPr>
        <w:t xml:space="preserve">melA </w:t>
      </w:r>
      <w:r w:rsidRPr="00072ACA">
        <w:rPr>
          <w:rFonts w:ascii="Arial" w:hAnsi="Arial" w:cs="Arial"/>
          <w:sz w:val="22"/>
          <w:szCs w:val="22"/>
        </w:rPr>
        <w:t>chaq RNA</w:t>
      </w:r>
      <w:r>
        <w:rPr>
          <w:rFonts w:ascii="Arial" w:hAnsi="Arial" w:cs="Arial"/>
          <w:sz w:val="22"/>
          <w:szCs w:val="22"/>
        </w:rPr>
        <w:t xml:space="preserve">, otherwise reassortment </w:t>
      </w:r>
      <w:r w:rsidR="00950DB8">
        <w:rPr>
          <w:rFonts w:ascii="Arial" w:hAnsi="Arial" w:cs="Arial"/>
          <w:sz w:val="22"/>
          <w:szCs w:val="22"/>
        </w:rPr>
        <w:t>c</w:t>
      </w:r>
      <w:r>
        <w:rPr>
          <w:rFonts w:ascii="Arial" w:hAnsi="Arial" w:cs="Arial"/>
          <w:sz w:val="22"/>
          <w:szCs w:val="22"/>
        </w:rPr>
        <w:t xml:space="preserve">ould </w:t>
      </w:r>
      <w:r w:rsidR="00950DB8">
        <w:rPr>
          <w:rFonts w:ascii="Arial" w:hAnsi="Arial" w:cs="Arial"/>
          <w:sz w:val="22"/>
          <w:szCs w:val="22"/>
        </w:rPr>
        <w:t xml:space="preserve">have </w:t>
      </w:r>
      <w:r>
        <w:rPr>
          <w:rFonts w:ascii="Arial" w:hAnsi="Arial" w:cs="Arial"/>
          <w:sz w:val="22"/>
          <w:szCs w:val="22"/>
        </w:rPr>
        <w:t>allow</w:t>
      </w:r>
      <w:r w:rsidR="00950DB8">
        <w:rPr>
          <w:rFonts w:ascii="Arial" w:hAnsi="Arial" w:cs="Arial"/>
          <w:sz w:val="22"/>
          <w:szCs w:val="22"/>
        </w:rPr>
        <w:t>ed</w:t>
      </w:r>
      <w:r>
        <w:rPr>
          <w:rFonts w:ascii="Arial" w:hAnsi="Arial" w:cs="Arial"/>
          <w:sz w:val="22"/>
          <w:szCs w:val="22"/>
        </w:rPr>
        <w:t xml:space="preserve"> the melA chaq virus to associate with melB galbut virus</w:t>
      </w:r>
      <w:sdt>
        <w:sdtPr>
          <w:rPr>
            <w:rFonts w:ascii="Arial" w:hAnsi="Arial" w:cs="Arial"/>
            <w:color w:val="000000"/>
            <w:sz w:val="22"/>
            <w:szCs w:val="22"/>
            <w:vertAlign w:val="superscript"/>
          </w:rPr>
          <w:tag w:val="MENDELEY_CITATION_v3_eyJjaXRhdGlvbklEIjoiTUVOREVMRVlfQ0lUQVRJT05fMzE5ZTQyMzktOTQ2Yy00MWE4LTk4NGItNzQ5Njk4ZGMwMmFmIiwicHJvcGVydGllcyI6eyJub3RlSW5kZXgiOjB9LCJpc0VkaXRlZCI6ZmFsc2UsIm1hbnVhbE92ZXJyaWRlIjp7ImlzTWFudWFsbHlPdmVycmlkZGVuIjpmYWxzZSwiY2l0ZXByb2NUZXh0IjoiPHN1cD40OT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
          <w:id w:val="820540825"/>
          <w:placeholder>
            <w:docPart w:val="DefaultPlaceholder_-1854013440"/>
          </w:placeholder>
        </w:sdtPr>
        <w:sdtContent>
          <w:r w:rsidR="003504EF" w:rsidRPr="003504EF">
            <w:rPr>
              <w:rFonts w:ascii="Arial" w:hAnsi="Arial" w:cs="Arial"/>
              <w:color w:val="000000"/>
              <w:sz w:val="22"/>
              <w:szCs w:val="22"/>
              <w:vertAlign w:val="superscript"/>
            </w:rPr>
            <w:t>49</w:t>
          </w:r>
        </w:sdtContent>
      </w:sdt>
      <w:r w:rsidRPr="00072ACA">
        <w:rPr>
          <w:rFonts w:ascii="Arial" w:hAnsi="Arial" w:cs="Arial"/>
          <w:sz w:val="22"/>
          <w:szCs w:val="22"/>
        </w:rPr>
        <w:t xml:space="preserve">. </w:t>
      </w:r>
      <w:r>
        <w:rPr>
          <w:rFonts w:ascii="Arial" w:hAnsi="Arial" w:cs="Arial"/>
          <w:sz w:val="22"/>
          <w:szCs w:val="22"/>
        </w:rPr>
        <w:t>Second, clade melA RNA levels were on average significantly higher than melB RNA levels (</w:t>
      </w:r>
      <w:r w:rsidRPr="0049484C">
        <w:rPr>
          <w:rFonts w:ascii="Arial" w:hAnsi="Arial" w:cs="Arial"/>
          <w:b/>
          <w:bCs/>
          <w:sz w:val="22"/>
          <w:szCs w:val="22"/>
        </w:rPr>
        <w:t>Fig.</w:t>
      </w:r>
      <w:r>
        <w:rPr>
          <w:rFonts w:ascii="Arial" w:hAnsi="Arial" w:cs="Arial"/>
          <w:sz w:val="22"/>
          <w:szCs w:val="22"/>
        </w:rPr>
        <w:t xml:space="preserve"> </w:t>
      </w:r>
      <w:ins w:id="690" w:author="Keene-Snickers,Lexi" w:date="2025-08-07T16:16:00Z" w16du:dateUtc="2025-08-07T15:16:00Z">
        <w:r w:rsidR="006075F1">
          <w:rPr>
            <w:rFonts w:ascii="Arial" w:hAnsi="Arial" w:cs="Arial"/>
            <w:b/>
            <w:bCs/>
            <w:sz w:val="22"/>
            <w:szCs w:val="22"/>
          </w:rPr>
          <w:t>8</w:t>
        </w:r>
      </w:ins>
      <w:del w:id="691" w:author="Keene-Snickers,Lexi" w:date="2025-08-07T16:15:00Z" w16du:dateUtc="2025-08-07T15:15:00Z">
        <w:r w:rsidRPr="0049484C" w:rsidDel="006075F1">
          <w:rPr>
            <w:rFonts w:ascii="Arial" w:hAnsi="Arial" w:cs="Arial"/>
            <w:b/>
            <w:bCs/>
            <w:sz w:val="22"/>
            <w:szCs w:val="22"/>
          </w:rPr>
          <w:delText>9</w:delText>
        </w:r>
      </w:del>
      <w:r w:rsidRPr="0049484C">
        <w:rPr>
          <w:rFonts w:ascii="Arial" w:hAnsi="Arial" w:cs="Arial"/>
          <w:b/>
          <w:bCs/>
          <w:sz w:val="22"/>
          <w:szCs w:val="22"/>
        </w:rPr>
        <w:t>A</w:t>
      </w:r>
      <w:r>
        <w:rPr>
          <w:rFonts w:ascii="Arial" w:hAnsi="Arial" w:cs="Arial"/>
          <w:sz w:val="22"/>
          <w:szCs w:val="22"/>
        </w:rPr>
        <w:t xml:space="preserve">).  A possible explanation for this could be that the presence of chaq virus increases replication of </w:t>
      </w:r>
      <w:r w:rsidR="00A858D9">
        <w:rPr>
          <w:rFonts w:ascii="Arial" w:hAnsi="Arial" w:cs="Arial"/>
          <w:sz w:val="22"/>
          <w:szCs w:val="22"/>
        </w:rPr>
        <w:t xml:space="preserve">melA </w:t>
      </w:r>
      <w:r>
        <w:rPr>
          <w:rFonts w:ascii="Arial" w:hAnsi="Arial" w:cs="Arial"/>
          <w:sz w:val="22"/>
          <w:szCs w:val="22"/>
        </w:rPr>
        <w:t>galbut virus, but we did not observe such an effect (</w:t>
      </w:r>
      <w:r w:rsidRPr="0049484C">
        <w:rPr>
          <w:rFonts w:ascii="Arial" w:hAnsi="Arial" w:cs="Arial"/>
          <w:b/>
          <w:bCs/>
          <w:sz w:val="22"/>
          <w:szCs w:val="22"/>
        </w:rPr>
        <w:t xml:space="preserve">Fig. </w:t>
      </w:r>
      <w:ins w:id="692" w:author="Keene-Snickers,Lexi" w:date="2025-08-07T16:16:00Z" w16du:dateUtc="2025-08-07T15:16:00Z">
        <w:r w:rsidR="006075F1">
          <w:rPr>
            <w:rFonts w:ascii="Arial" w:hAnsi="Arial" w:cs="Arial"/>
            <w:b/>
            <w:bCs/>
            <w:sz w:val="22"/>
            <w:szCs w:val="22"/>
          </w:rPr>
          <w:t>8</w:t>
        </w:r>
      </w:ins>
      <w:del w:id="693" w:author="Keene-Snickers,Lexi" w:date="2025-08-07T16:16:00Z" w16du:dateUtc="2025-08-07T15:16:00Z">
        <w:r w:rsidRPr="0049484C" w:rsidDel="006075F1">
          <w:rPr>
            <w:rFonts w:ascii="Arial" w:hAnsi="Arial" w:cs="Arial"/>
            <w:b/>
            <w:bCs/>
            <w:sz w:val="22"/>
            <w:szCs w:val="22"/>
          </w:rPr>
          <w:delText>9</w:delText>
        </w:r>
      </w:del>
      <w:r w:rsidRPr="0049484C">
        <w:rPr>
          <w:rFonts w:ascii="Arial" w:hAnsi="Arial" w:cs="Arial"/>
          <w:b/>
          <w:bCs/>
          <w:sz w:val="22"/>
          <w:szCs w:val="22"/>
        </w:rPr>
        <w:t>B</w:t>
      </w:r>
      <w:r>
        <w:rPr>
          <w:rFonts w:ascii="Arial" w:hAnsi="Arial" w:cs="Arial"/>
          <w:sz w:val="22"/>
          <w:szCs w:val="22"/>
        </w:rPr>
        <w:t>). Instead, chaq-less galbut virus infections exhibited a mid-level infection phenotype (</w:t>
      </w:r>
      <w:r w:rsidRPr="0049484C">
        <w:rPr>
          <w:rFonts w:ascii="Arial" w:hAnsi="Arial" w:cs="Arial"/>
          <w:b/>
          <w:bCs/>
          <w:sz w:val="22"/>
          <w:szCs w:val="22"/>
        </w:rPr>
        <w:t>Fig.</w:t>
      </w:r>
      <w:r>
        <w:rPr>
          <w:rFonts w:ascii="Arial" w:hAnsi="Arial" w:cs="Arial"/>
          <w:sz w:val="22"/>
          <w:szCs w:val="22"/>
        </w:rPr>
        <w:t xml:space="preserve"> </w:t>
      </w:r>
      <w:ins w:id="694" w:author="Keene-Snickers,Lexi" w:date="2025-08-07T16:16:00Z" w16du:dateUtc="2025-08-07T15:16:00Z">
        <w:r w:rsidR="006075F1">
          <w:rPr>
            <w:rFonts w:ascii="Arial" w:hAnsi="Arial" w:cs="Arial"/>
            <w:b/>
            <w:bCs/>
            <w:sz w:val="22"/>
            <w:szCs w:val="22"/>
          </w:rPr>
          <w:t>8</w:t>
        </w:r>
      </w:ins>
      <w:del w:id="695" w:author="Keene-Snickers,Lexi" w:date="2025-08-07T16:16:00Z" w16du:dateUtc="2025-08-07T15:16:00Z">
        <w:r w:rsidR="00A858D9" w:rsidDel="006075F1">
          <w:rPr>
            <w:rFonts w:ascii="Arial" w:hAnsi="Arial" w:cs="Arial"/>
            <w:b/>
            <w:bCs/>
            <w:sz w:val="22"/>
            <w:szCs w:val="22"/>
          </w:rPr>
          <w:delText>9</w:delText>
        </w:r>
      </w:del>
      <w:r w:rsidR="00A858D9">
        <w:rPr>
          <w:rFonts w:ascii="Arial" w:hAnsi="Arial" w:cs="Arial"/>
          <w:b/>
          <w:bCs/>
          <w:sz w:val="22"/>
          <w:szCs w:val="22"/>
        </w:rPr>
        <w:t>B</w:t>
      </w:r>
      <w:r>
        <w:rPr>
          <w:rFonts w:ascii="Arial" w:hAnsi="Arial" w:cs="Arial"/>
          <w:sz w:val="22"/>
          <w:szCs w:val="22"/>
        </w:rPr>
        <w:t>)</w:t>
      </w:r>
      <w:sdt>
        <w:sdtPr>
          <w:rPr>
            <w:rFonts w:ascii="Arial" w:hAnsi="Arial" w:cs="Arial"/>
            <w:color w:val="000000"/>
            <w:sz w:val="22"/>
            <w:szCs w:val="22"/>
            <w:vertAlign w:val="superscript"/>
          </w:rPr>
          <w:tag w:val="MENDELEY_CITATION_v3_eyJjaXRhdGlvbklEIjoiTUVOREVMRVlfQ0lUQVRJT05fNTdlY2NlZmEtMjM5MC00ODQ1LTk4ZTktZTE3M2Y1Mjk0MzhkIiwicHJvcGVydGllcyI6eyJub3RlSW5kZXgiOjB9LCJpc0VkaXRlZCI6ZmFsc2UsIm1hbnVhbE92ZXJyaWRlIjp7ImlzTWFudWFsbHlPdmVycmlkZGVuIjpmYWxzZSwiY2l0ZXByb2NUZXh0IjoiPHN1cD41MCw1MT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
          <w:id w:val="-474681991"/>
          <w:placeholder>
            <w:docPart w:val="47709C0294A56149A5031DBD5C6CCA17"/>
          </w:placeholder>
        </w:sdtPr>
        <w:sdtContent>
          <w:r w:rsidR="003504EF" w:rsidRPr="003504EF">
            <w:rPr>
              <w:rFonts w:ascii="Arial" w:hAnsi="Arial" w:cs="Arial"/>
              <w:color w:val="000000"/>
              <w:sz w:val="22"/>
              <w:szCs w:val="22"/>
              <w:vertAlign w:val="superscript"/>
            </w:rPr>
            <w:t>50,51</w:t>
          </w:r>
        </w:sdtContent>
      </w:sdt>
      <w:r w:rsidR="008F36F6">
        <w:rPr>
          <w:rFonts w:ascii="Arial" w:hAnsi="Arial" w:cs="Arial"/>
          <w:color w:val="000000"/>
          <w:sz w:val="22"/>
          <w:szCs w:val="22"/>
        </w:rPr>
        <w:t>.</w:t>
      </w:r>
      <w:r>
        <w:rPr>
          <w:rFonts w:ascii="Arial" w:hAnsi="Arial" w:cs="Arial"/>
          <w:sz w:val="22"/>
          <w:szCs w:val="22"/>
        </w:rPr>
        <w:t xml:space="preserve"> Additional work will be needed to define the molecular mechanisms underlying these </w:t>
      </w:r>
      <w:r w:rsidR="001F0F44">
        <w:rPr>
          <w:rFonts w:ascii="Arial" w:hAnsi="Arial" w:cs="Arial"/>
          <w:sz w:val="22"/>
          <w:szCs w:val="22"/>
        </w:rPr>
        <w:t xml:space="preserve">genotype-associated </w:t>
      </w:r>
      <w:r>
        <w:rPr>
          <w:rFonts w:ascii="Arial" w:hAnsi="Arial" w:cs="Arial"/>
          <w:sz w:val="22"/>
          <w:szCs w:val="22"/>
        </w:rPr>
        <w:t>phenotypic differences.</w:t>
      </w:r>
    </w:p>
    <w:p w14:paraId="02EAE11B" w14:textId="77777777" w:rsidR="009F08D9" w:rsidRDefault="009F08D9" w:rsidP="00081385">
      <w:pPr>
        <w:spacing w:line="360" w:lineRule="auto"/>
        <w:rPr>
          <w:rFonts w:ascii="Arial" w:hAnsi="Arial" w:cs="Arial"/>
          <w:sz w:val="22"/>
          <w:szCs w:val="22"/>
        </w:rPr>
      </w:pPr>
    </w:p>
    <w:p w14:paraId="43EF77BC" w14:textId="198B11FC" w:rsidR="009E721E" w:rsidRDefault="009F08D9" w:rsidP="009E721E">
      <w:pPr>
        <w:spacing w:line="360" w:lineRule="auto"/>
        <w:rPr>
          <w:rFonts w:ascii="Arial" w:hAnsi="Arial" w:cs="Arial"/>
          <w:sz w:val="22"/>
          <w:szCs w:val="22"/>
        </w:rPr>
      </w:pPr>
      <w:r>
        <w:rPr>
          <w:rFonts w:ascii="Arial" w:hAnsi="Arial" w:cs="Arial"/>
          <w:sz w:val="22"/>
          <w:szCs w:val="22"/>
        </w:rPr>
        <w:tab/>
      </w:r>
      <w:r w:rsidR="00CD3813">
        <w:rPr>
          <w:rFonts w:ascii="Arial" w:hAnsi="Arial" w:cs="Arial"/>
          <w:sz w:val="22"/>
          <w:szCs w:val="22"/>
        </w:rPr>
        <w:t xml:space="preserve">We found evidence of galbut virus coinfection in </w:t>
      </w:r>
      <w:r w:rsidR="00505B29">
        <w:rPr>
          <w:rFonts w:ascii="Arial" w:hAnsi="Arial" w:cs="Arial"/>
          <w:sz w:val="22"/>
          <w:szCs w:val="22"/>
        </w:rPr>
        <w:t>33</w:t>
      </w:r>
      <w:r w:rsidR="00CD3813">
        <w:rPr>
          <w:rFonts w:ascii="Arial" w:hAnsi="Arial" w:cs="Arial"/>
          <w:sz w:val="22"/>
          <w:szCs w:val="22"/>
        </w:rPr>
        <w:t>% of flies</w:t>
      </w:r>
      <w:r w:rsidR="005125D6">
        <w:rPr>
          <w:rFonts w:ascii="Arial" w:hAnsi="Arial" w:cs="Arial"/>
          <w:sz w:val="22"/>
          <w:szCs w:val="22"/>
        </w:rPr>
        <w:t xml:space="preserve"> (</w:t>
      </w:r>
      <w:r w:rsidR="005125D6" w:rsidRPr="00115BE1">
        <w:rPr>
          <w:rFonts w:ascii="Arial" w:hAnsi="Arial" w:cs="Arial"/>
          <w:b/>
          <w:bCs/>
          <w:sz w:val="22"/>
          <w:szCs w:val="22"/>
        </w:rPr>
        <w:t xml:space="preserve">Fig. </w:t>
      </w:r>
      <w:ins w:id="696" w:author="Keene-Snickers,Lexi" w:date="2025-08-07T16:16:00Z" w16du:dateUtc="2025-08-07T15:16:00Z">
        <w:r w:rsidR="006075F1">
          <w:rPr>
            <w:rFonts w:ascii="Arial" w:hAnsi="Arial" w:cs="Arial"/>
            <w:b/>
            <w:bCs/>
            <w:sz w:val="22"/>
            <w:szCs w:val="22"/>
          </w:rPr>
          <w:t>6</w:t>
        </w:r>
      </w:ins>
      <w:del w:id="697" w:author="Keene-Snickers,Lexi" w:date="2025-08-07T16:16:00Z" w16du:dateUtc="2025-08-07T15:16:00Z">
        <w:r w:rsidR="005125D6" w:rsidRPr="00115BE1" w:rsidDel="006075F1">
          <w:rPr>
            <w:rFonts w:ascii="Arial" w:hAnsi="Arial" w:cs="Arial"/>
            <w:b/>
            <w:bCs/>
            <w:sz w:val="22"/>
            <w:szCs w:val="22"/>
          </w:rPr>
          <w:delText>7</w:delText>
        </w:r>
      </w:del>
      <w:r w:rsidR="005125D6">
        <w:rPr>
          <w:rFonts w:ascii="Arial" w:hAnsi="Arial" w:cs="Arial"/>
          <w:sz w:val="22"/>
          <w:szCs w:val="22"/>
        </w:rPr>
        <w:t>)</w:t>
      </w:r>
      <w:r w:rsidR="00CD3813">
        <w:rPr>
          <w:rFonts w:ascii="Arial" w:hAnsi="Arial" w:cs="Arial"/>
          <w:sz w:val="22"/>
          <w:szCs w:val="22"/>
        </w:rPr>
        <w:t xml:space="preserve">. </w:t>
      </w:r>
      <w:r w:rsidR="00505B29">
        <w:rPr>
          <w:rFonts w:ascii="Arial" w:hAnsi="Arial" w:cs="Arial"/>
          <w:sz w:val="22"/>
          <w:szCs w:val="22"/>
        </w:rPr>
        <w:t>Only two</w:t>
      </w:r>
      <w:r w:rsidR="00CD3813">
        <w:rPr>
          <w:rFonts w:ascii="Arial" w:hAnsi="Arial" w:cs="Arial"/>
          <w:sz w:val="22"/>
          <w:szCs w:val="22"/>
        </w:rPr>
        <w:t xml:space="preserve"> of these cases correspond</w:t>
      </w:r>
      <w:r w:rsidR="00671A81">
        <w:rPr>
          <w:rFonts w:ascii="Arial" w:hAnsi="Arial" w:cs="Arial"/>
          <w:sz w:val="22"/>
          <w:szCs w:val="22"/>
        </w:rPr>
        <w:t>ed</w:t>
      </w:r>
      <w:r w:rsidR="00CD3813">
        <w:rPr>
          <w:rFonts w:ascii="Arial" w:hAnsi="Arial" w:cs="Arial"/>
          <w:sz w:val="22"/>
          <w:szCs w:val="22"/>
        </w:rPr>
        <w:t xml:space="preserve"> to simple co-infection by </w:t>
      </w:r>
      <w:r w:rsidR="008F36F6">
        <w:rPr>
          <w:rFonts w:ascii="Arial" w:hAnsi="Arial" w:cs="Arial"/>
          <w:sz w:val="22"/>
          <w:szCs w:val="22"/>
        </w:rPr>
        <w:t>two</w:t>
      </w:r>
      <w:r w:rsidR="00CD3813">
        <w:rPr>
          <w:rFonts w:ascii="Arial" w:hAnsi="Arial" w:cs="Arial"/>
          <w:sz w:val="22"/>
          <w:szCs w:val="22"/>
        </w:rPr>
        <w:t xml:space="preserve"> viruses (2 sets of 3 segments). Instead,</w:t>
      </w:r>
      <w:r w:rsidR="00505B29">
        <w:rPr>
          <w:rFonts w:ascii="Arial" w:hAnsi="Arial" w:cs="Arial"/>
          <w:sz w:val="22"/>
          <w:szCs w:val="22"/>
        </w:rPr>
        <w:t xml:space="preserve"> coinfections were </w:t>
      </w:r>
      <w:r w:rsidR="00822EE1">
        <w:rPr>
          <w:rFonts w:ascii="Arial" w:hAnsi="Arial" w:cs="Arial"/>
          <w:sz w:val="22"/>
          <w:szCs w:val="22"/>
        </w:rPr>
        <w:t>characterized</w:t>
      </w:r>
      <w:r w:rsidR="00CD6AB8">
        <w:rPr>
          <w:rFonts w:ascii="Arial" w:hAnsi="Arial" w:cs="Arial"/>
          <w:sz w:val="22"/>
          <w:szCs w:val="22"/>
        </w:rPr>
        <w:t xml:space="preserve"> by the presen</w:t>
      </w:r>
      <w:r w:rsidR="00822EE1">
        <w:rPr>
          <w:rFonts w:ascii="Arial" w:hAnsi="Arial" w:cs="Arial"/>
          <w:sz w:val="22"/>
          <w:szCs w:val="22"/>
        </w:rPr>
        <w:t>ce</w:t>
      </w:r>
      <w:r w:rsidR="00CD6AB8">
        <w:rPr>
          <w:rFonts w:ascii="Arial" w:hAnsi="Arial" w:cs="Arial"/>
          <w:sz w:val="22"/>
          <w:szCs w:val="22"/>
        </w:rPr>
        <w:t xml:space="preserve"> of one or more extra segment.</w:t>
      </w:r>
      <w:r w:rsidR="00545851">
        <w:rPr>
          <w:rFonts w:ascii="Arial" w:hAnsi="Arial" w:cs="Arial"/>
          <w:sz w:val="22"/>
          <w:szCs w:val="22"/>
        </w:rPr>
        <w:t xml:space="preserve"> This type of coinfection involving variable numbers of different segments has been observed for other segmented RNA viruses</w:t>
      </w:r>
      <w:sdt>
        <w:sdtPr>
          <w:rPr>
            <w:rFonts w:ascii="Arial" w:hAnsi="Arial" w:cs="Arial"/>
            <w:color w:val="000000"/>
            <w:sz w:val="22"/>
            <w:szCs w:val="22"/>
            <w:vertAlign w:val="superscript"/>
          </w:rPr>
          <w:tag w:val="MENDELEY_CITATION_v3_eyJjaXRhdGlvbklEIjoiTUVOREVMRVlfQ0lUQVRJT05fNjY1Y2QxZWQtMTE2Yi00ZGFmLTg0OTgtNzkwYWYwNjVmY2E2IiwicHJvcGVydGllcyI6eyJub3RlSW5kZXgiOjB9LCJpc0VkaXRlZCI6ZmFsc2UsIm1hbnVhbE92ZXJyaWRlIjp7ImlzTWFudWFsbHlPdmVycmlkZGVuIjpmYWxzZSwiY2l0ZXByb2NUZXh0IjoiPHN1cD41MuKAkzU2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
          <w:id w:val="1699743822"/>
          <w:placeholder>
            <w:docPart w:val="91F8B37C6CA7CA4C80FE59220F4331B4"/>
          </w:placeholder>
        </w:sdtPr>
        <w:sdtContent>
          <w:r w:rsidR="003504EF" w:rsidRPr="003504EF">
            <w:rPr>
              <w:rFonts w:ascii="Arial" w:hAnsi="Arial" w:cs="Arial"/>
              <w:color w:val="000000"/>
              <w:sz w:val="22"/>
              <w:szCs w:val="22"/>
              <w:vertAlign w:val="superscript"/>
            </w:rPr>
            <w:t>52–56</w:t>
          </w:r>
        </w:sdtContent>
      </w:sdt>
      <w:r w:rsidR="00545851">
        <w:rPr>
          <w:rFonts w:ascii="Arial" w:hAnsi="Arial" w:cs="Arial"/>
          <w:sz w:val="22"/>
          <w:szCs w:val="22"/>
        </w:rPr>
        <w:t xml:space="preserve">. </w:t>
      </w:r>
      <w:r w:rsidR="00505B29">
        <w:rPr>
          <w:rFonts w:ascii="Arial" w:hAnsi="Arial" w:cs="Arial"/>
          <w:sz w:val="22"/>
          <w:szCs w:val="22"/>
        </w:rPr>
        <w:t xml:space="preserve">RNA 3 was the most common segment to be present as more than one distinct </w:t>
      </w:r>
      <w:r w:rsidR="005B4B3B">
        <w:rPr>
          <w:rFonts w:ascii="Arial" w:hAnsi="Arial" w:cs="Arial"/>
          <w:sz w:val="22"/>
          <w:szCs w:val="22"/>
        </w:rPr>
        <w:t>genotype</w:t>
      </w:r>
      <w:r w:rsidR="00505B29">
        <w:rPr>
          <w:rFonts w:ascii="Arial" w:hAnsi="Arial" w:cs="Arial"/>
          <w:sz w:val="22"/>
          <w:szCs w:val="22"/>
        </w:rPr>
        <w:t>. RNA 2 and chaq virus were the next most common</w:t>
      </w:r>
      <w:r w:rsidR="005B4B3B">
        <w:rPr>
          <w:rFonts w:ascii="Arial" w:hAnsi="Arial" w:cs="Arial"/>
          <w:sz w:val="22"/>
          <w:szCs w:val="22"/>
        </w:rPr>
        <w:t xml:space="preserve"> co-infecting segment</w:t>
      </w:r>
      <w:r w:rsidR="009757C3">
        <w:rPr>
          <w:rFonts w:ascii="Arial" w:hAnsi="Arial" w:cs="Arial"/>
          <w:sz w:val="22"/>
          <w:szCs w:val="22"/>
        </w:rPr>
        <w:t>. M</w:t>
      </w:r>
      <w:r w:rsidR="00505B29">
        <w:rPr>
          <w:rFonts w:ascii="Arial" w:hAnsi="Arial" w:cs="Arial"/>
          <w:sz w:val="22"/>
          <w:szCs w:val="22"/>
        </w:rPr>
        <w:t>ultiple RNA 1 segments were only found in complete coinfections</w:t>
      </w:r>
      <w:r w:rsidR="001055B7">
        <w:rPr>
          <w:rFonts w:ascii="Arial" w:hAnsi="Arial" w:cs="Arial"/>
          <w:sz w:val="22"/>
          <w:szCs w:val="22"/>
        </w:rPr>
        <w:t xml:space="preserve"> (</w:t>
      </w:r>
      <w:r w:rsidR="001055B7" w:rsidRPr="001055B7">
        <w:rPr>
          <w:rFonts w:ascii="Arial" w:hAnsi="Arial" w:cs="Arial"/>
          <w:b/>
          <w:bCs/>
          <w:sz w:val="22"/>
          <w:szCs w:val="22"/>
        </w:rPr>
        <w:t xml:space="preserve">Fig. </w:t>
      </w:r>
      <w:ins w:id="698" w:author="Keene-Snickers,Lexi" w:date="2025-08-07T16:16:00Z" w16du:dateUtc="2025-08-07T15:16:00Z">
        <w:r w:rsidR="006075F1">
          <w:rPr>
            <w:rFonts w:ascii="Arial" w:hAnsi="Arial" w:cs="Arial"/>
            <w:b/>
            <w:bCs/>
            <w:sz w:val="22"/>
            <w:szCs w:val="22"/>
          </w:rPr>
          <w:t>6</w:t>
        </w:r>
      </w:ins>
      <w:del w:id="699" w:author="Keene-Snickers,Lexi" w:date="2025-08-07T16:16:00Z" w16du:dateUtc="2025-08-07T15:16:00Z">
        <w:r w:rsidR="00674D4C" w:rsidDel="006075F1">
          <w:rPr>
            <w:rFonts w:ascii="Arial" w:hAnsi="Arial" w:cs="Arial"/>
            <w:b/>
            <w:bCs/>
            <w:sz w:val="22"/>
            <w:szCs w:val="22"/>
          </w:rPr>
          <w:delText>7</w:delText>
        </w:r>
      </w:del>
      <w:r w:rsidR="001055B7">
        <w:rPr>
          <w:rFonts w:ascii="Arial" w:hAnsi="Arial" w:cs="Arial"/>
          <w:sz w:val="22"/>
          <w:szCs w:val="22"/>
        </w:rPr>
        <w:t>)</w:t>
      </w:r>
      <w:r w:rsidRPr="00081385">
        <w:rPr>
          <w:rFonts w:ascii="Arial" w:hAnsi="Arial" w:cs="Arial"/>
          <w:sz w:val="22"/>
          <w:szCs w:val="22"/>
        </w:rPr>
        <w:t xml:space="preserve">. </w:t>
      </w:r>
      <w:r w:rsidR="0075169D">
        <w:rPr>
          <w:rFonts w:ascii="Arial" w:hAnsi="Arial" w:cs="Arial"/>
          <w:sz w:val="22"/>
          <w:szCs w:val="22"/>
        </w:rPr>
        <w:t>It is possible th</w:t>
      </w:r>
      <w:r w:rsidR="001B34D8">
        <w:rPr>
          <w:rFonts w:ascii="Arial" w:hAnsi="Arial" w:cs="Arial"/>
          <w:sz w:val="22"/>
          <w:szCs w:val="22"/>
        </w:rPr>
        <w:t>at</w:t>
      </w:r>
      <w:r w:rsidR="0075169D">
        <w:rPr>
          <w:rFonts w:ascii="Arial" w:hAnsi="Arial" w:cs="Arial"/>
          <w:sz w:val="22"/>
          <w:szCs w:val="22"/>
        </w:rPr>
        <w:t xml:space="preserve"> maintaining multiple RNA 3 genotypes in a single infection confers some kind of advantage. Alternatively, molecular details of how the different RNA segments are replicated or transmitted may contribute to </w:t>
      </w:r>
      <w:r w:rsidR="00C97052">
        <w:rPr>
          <w:rFonts w:ascii="Arial" w:hAnsi="Arial" w:cs="Arial"/>
          <w:sz w:val="22"/>
          <w:szCs w:val="22"/>
        </w:rPr>
        <w:t>their differential abundances and persistence</w:t>
      </w:r>
      <w:r w:rsidR="0075169D">
        <w:rPr>
          <w:rFonts w:ascii="Arial" w:hAnsi="Arial" w:cs="Arial"/>
          <w:sz w:val="22"/>
          <w:szCs w:val="22"/>
        </w:rPr>
        <w:t>.</w:t>
      </w:r>
      <w:r w:rsidR="001B34D8">
        <w:rPr>
          <w:rFonts w:ascii="Arial" w:hAnsi="Arial" w:cs="Arial"/>
          <w:sz w:val="22"/>
          <w:szCs w:val="22"/>
        </w:rPr>
        <w:t xml:space="preserve"> The low diversity of RNA 1 and 2 made it </w:t>
      </w:r>
      <w:r w:rsidR="00822EE1">
        <w:rPr>
          <w:rFonts w:ascii="Arial" w:hAnsi="Arial" w:cs="Arial"/>
          <w:sz w:val="22"/>
          <w:szCs w:val="22"/>
        </w:rPr>
        <w:t xml:space="preserve">more </w:t>
      </w:r>
      <w:r w:rsidR="001B34D8">
        <w:rPr>
          <w:rFonts w:ascii="Arial" w:hAnsi="Arial" w:cs="Arial"/>
          <w:sz w:val="22"/>
          <w:szCs w:val="22"/>
        </w:rPr>
        <w:t xml:space="preserve">difficult to identify </w:t>
      </w:r>
      <w:r w:rsidR="00822EE1">
        <w:rPr>
          <w:rFonts w:ascii="Arial" w:hAnsi="Arial" w:cs="Arial"/>
          <w:sz w:val="22"/>
          <w:szCs w:val="22"/>
        </w:rPr>
        <w:t>co-infecting genotypes for</w:t>
      </w:r>
      <w:r w:rsidR="001B34D8">
        <w:rPr>
          <w:rFonts w:ascii="Arial" w:hAnsi="Arial" w:cs="Arial"/>
          <w:sz w:val="22"/>
          <w:szCs w:val="22"/>
        </w:rPr>
        <w:t xml:space="preserve"> these segments</w:t>
      </w:r>
      <w:r w:rsidR="009E721E">
        <w:rPr>
          <w:rFonts w:ascii="Arial" w:hAnsi="Arial" w:cs="Arial"/>
          <w:sz w:val="22"/>
          <w:szCs w:val="22"/>
        </w:rPr>
        <w:t xml:space="preserve">. Whether the presence of multiple genotypes of one segment changes infection outcomes remains to be determined.  </w:t>
      </w:r>
    </w:p>
    <w:p w14:paraId="7366C801" w14:textId="77777777" w:rsidR="00081385" w:rsidRDefault="00081385" w:rsidP="00081385">
      <w:pPr>
        <w:spacing w:line="360" w:lineRule="auto"/>
        <w:rPr>
          <w:rFonts w:ascii="Arial" w:hAnsi="Arial" w:cs="Arial"/>
          <w:sz w:val="22"/>
          <w:szCs w:val="22"/>
        </w:rPr>
      </w:pPr>
    </w:p>
    <w:p w14:paraId="42F0EFD0" w14:textId="44B7D651" w:rsidR="001B7C01" w:rsidRDefault="00081385" w:rsidP="00115BE1">
      <w:pPr>
        <w:spacing w:line="360" w:lineRule="auto"/>
        <w:rPr>
          <w:ins w:id="700" w:author="Stenglein,Mark" w:date="2025-07-28T15:07:00Z" w16du:dateUtc="2025-07-28T21:07:00Z"/>
          <w:rFonts w:ascii="Arial" w:hAnsi="Arial" w:cs="Arial"/>
          <w:sz w:val="22"/>
          <w:szCs w:val="22"/>
        </w:rPr>
      </w:pPr>
      <w:r>
        <w:rPr>
          <w:rFonts w:ascii="Arial" w:hAnsi="Arial" w:cs="Arial"/>
          <w:sz w:val="22"/>
          <w:szCs w:val="22"/>
        </w:rPr>
        <w:tab/>
      </w:r>
      <w:r w:rsidR="00545851">
        <w:rPr>
          <w:rFonts w:ascii="Arial" w:hAnsi="Arial" w:cs="Arial"/>
          <w:sz w:val="22"/>
          <w:szCs w:val="22"/>
        </w:rPr>
        <w:t>Persistent viral infections are increasingly recognized as important modulators of host biology and as the cause of diseases that manifest over the long term</w:t>
      </w:r>
      <w:sdt>
        <w:sdtPr>
          <w:rPr>
            <w:rFonts w:ascii="Arial" w:hAnsi="Arial" w:cs="Arial"/>
            <w:color w:val="000000"/>
            <w:sz w:val="22"/>
            <w:szCs w:val="22"/>
            <w:vertAlign w:val="superscript"/>
          </w:rPr>
          <w:tag w:val="MENDELEY_CITATION_v3_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"/>
          <w:id w:val="-2039800197"/>
          <w:placeholder>
            <w:docPart w:val="DefaultPlaceholder_-1854013440"/>
          </w:placeholder>
        </w:sdtPr>
        <w:sdtContent>
          <w:r w:rsidR="003504EF" w:rsidRPr="003504EF">
            <w:rPr>
              <w:rFonts w:ascii="Arial" w:hAnsi="Arial" w:cs="Arial"/>
              <w:color w:val="000000"/>
              <w:sz w:val="22"/>
              <w:szCs w:val="22"/>
              <w:vertAlign w:val="superscript"/>
            </w:rPr>
            <w:t>11,44,57,58</w:t>
          </w:r>
        </w:sdtContent>
      </w:sdt>
      <w:r w:rsidR="00545851">
        <w:rPr>
          <w:rFonts w:ascii="Arial" w:hAnsi="Arial" w:cs="Arial"/>
          <w:sz w:val="22"/>
          <w:szCs w:val="22"/>
        </w:rPr>
        <w:t xml:space="preserve">. </w:t>
      </w:r>
      <w:r w:rsidR="00E417B4" w:rsidRPr="0049484C">
        <w:rPr>
          <w:rFonts w:ascii="Arial" w:hAnsi="Arial" w:cs="Arial"/>
          <w:i/>
          <w:iCs/>
          <w:sz w:val="22"/>
          <w:szCs w:val="22"/>
        </w:rPr>
        <w:t xml:space="preserve">D. melanogaster </w:t>
      </w:r>
      <w:r w:rsidR="00E417B4">
        <w:rPr>
          <w:rFonts w:ascii="Arial" w:hAnsi="Arial" w:cs="Arial"/>
          <w:sz w:val="22"/>
          <w:szCs w:val="22"/>
        </w:rPr>
        <w:t xml:space="preserve">in nature </w:t>
      </w:r>
      <w:proofErr w:type="gramStart"/>
      <w:r w:rsidR="00E417B4">
        <w:rPr>
          <w:rFonts w:ascii="Arial" w:hAnsi="Arial" w:cs="Arial"/>
          <w:sz w:val="22"/>
          <w:szCs w:val="22"/>
        </w:rPr>
        <w:t>are</w:t>
      </w:r>
      <w:proofErr w:type="gramEnd"/>
      <w:r w:rsidR="00E417B4">
        <w:rPr>
          <w:rFonts w:ascii="Arial" w:hAnsi="Arial" w:cs="Arial"/>
          <w:sz w:val="22"/>
          <w:szCs w:val="22"/>
        </w:rPr>
        <w:t xml:space="preserve"> more likely than not to be infected by galbut virus. Despite this, and despite over a century of </w:t>
      </w:r>
      <w:r w:rsidR="00E417B4" w:rsidRPr="0049484C">
        <w:rPr>
          <w:rFonts w:ascii="Arial" w:hAnsi="Arial" w:cs="Arial"/>
          <w:i/>
          <w:iCs/>
          <w:sz w:val="22"/>
          <w:szCs w:val="22"/>
        </w:rPr>
        <w:t xml:space="preserve">Drosophila </w:t>
      </w:r>
      <w:r w:rsidR="00E417B4">
        <w:rPr>
          <w:rFonts w:ascii="Arial" w:hAnsi="Arial" w:cs="Arial"/>
          <w:sz w:val="22"/>
          <w:szCs w:val="22"/>
        </w:rPr>
        <w:t xml:space="preserve">research, much remains unknown about how galbut virus infection shapes the biology and evolution of its host. </w:t>
      </w:r>
      <w:r w:rsidR="003145AF">
        <w:rPr>
          <w:rFonts w:ascii="Arial" w:hAnsi="Arial" w:cs="Arial"/>
          <w:sz w:val="22"/>
          <w:szCs w:val="22"/>
        </w:rPr>
        <w:t>This study contributes to a stronger understanding of the biological impact of this widespread infection on the natural life of an important model organism</w:t>
      </w:r>
      <w:sdt>
        <w:sdtPr>
          <w:rPr>
            <w:rFonts w:ascii="Arial" w:hAnsi="Arial" w:cs="Arial"/>
            <w:color w:val="000000"/>
            <w:sz w:val="22"/>
            <w:szCs w:val="22"/>
            <w:vertAlign w:val="superscript"/>
          </w:rPr>
          <w:tag w:val="MENDELEY_CITATION_v3_eyJjaXRhdGlvbklEIjoiTUVOREVMRVlfQ0lUQVRJT05fZmU3OTJjOTUtOWM1ZS00MDA0LTllOTUtMzQwNzJlZDU5YmI4IiwicHJvcGVydGllcyI6eyJub3RlSW5kZXgiOjB9LCJpc0VkaXRlZCI6ZmFsc2UsIm1hbnVhbE92ZXJyaWRlIjp7ImlzTWFudWFsbHlPdmVycmlkZGVuIjpmYWxzZSwiY2l0ZXByb2NUZXh0IjoiPHN1cD41OT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
          <w:id w:val="1655872509"/>
          <w:placeholder>
            <w:docPart w:val="DefaultPlaceholder_-1854013440"/>
          </w:placeholder>
        </w:sdtPr>
        <w:sdtContent>
          <w:r w:rsidR="003504EF" w:rsidRPr="003504EF">
            <w:rPr>
              <w:rFonts w:ascii="Arial" w:hAnsi="Arial" w:cs="Arial"/>
              <w:color w:val="000000"/>
              <w:sz w:val="22"/>
              <w:szCs w:val="22"/>
              <w:vertAlign w:val="superscript"/>
            </w:rPr>
            <w:t>59</w:t>
          </w:r>
        </w:sdtContent>
      </w:sdt>
      <w:r w:rsidR="003145AF">
        <w:rPr>
          <w:rFonts w:ascii="Arial" w:hAnsi="Arial" w:cs="Arial"/>
          <w:sz w:val="22"/>
          <w:szCs w:val="22"/>
        </w:rPr>
        <w:t>.</w:t>
      </w:r>
    </w:p>
    <w:p w14:paraId="218FAC62" w14:textId="77777777" w:rsidR="00641623" w:rsidRDefault="00641623" w:rsidP="00081385">
      <w:pPr>
        <w:spacing w:line="360" w:lineRule="auto"/>
        <w:rPr>
          <w:rFonts w:ascii="Arial" w:hAnsi="Arial" w:cs="Arial"/>
          <w:sz w:val="22"/>
          <w:szCs w:val="22"/>
        </w:rPr>
      </w:pPr>
    </w:p>
    <w:p w14:paraId="5CE8A7EC" w14:textId="5FABEF6A"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ACKNOWLEDGEMENTS</w:t>
      </w:r>
    </w:p>
    <w:p w14:paraId="0D046B12" w14:textId="432A2C33" w:rsidR="00641623" w:rsidRDefault="00641623" w:rsidP="00081385">
      <w:pPr>
        <w:spacing w:line="360" w:lineRule="auto"/>
        <w:rPr>
          <w:rFonts w:ascii="Arial" w:hAnsi="Arial" w:cs="Arial"/>
          <w:sz w:val="22"/>
          <w:szCs w:val="22"/>
        </w:rPr>
      </w:pPr>
      <w:r>
        <w:rPr>
          <w:rFonts w:ascii="Arial" w:hAnsi="Arial" w:cs="Arial"/>
          <w:sz w:val="22"/>
          <w:szCs w:val="22"/>
        </w:rPr>
        <w:lastRenderedPageBreak/>
        <w:t xml:space="preserve">The authors would like to acknowledge the individuals that volunteered to collect wild flies: Lisa Harrington and Paul Keene, </w:t>
      </w:r>
      <w:proofErr w:type="spellStart"/>
      <w:r>
        <w:rPr>
          <w:rFonts w:ascii="Arial" w:hAnsi="Arial" w:cs="Arial"/>
          <w:sz w:val="22"/>
          <w:szCs w:val="22"/>
        </w:rPr>
        <w:t>Khwannarin</w:t>
      </w:r>
      <w:proofErr w:type="spellEnd"/>
      <w:r>
        <w:rPr>
          <w:rFonts w:ascii="Arial" w:hAnsi="Arial" w:cs="Arial"/>
          <w:sz w:val="22"/>
          <w:szCs w:val="22"/>
        </w:rPr>
        <w:t xml:space="preserve"> </w:t>
      </w:r>
      <w:proofErr w:type="spellStart"/>
      <w:r>
        <w:rPr>
          <w:rFonts w:ascii="Arial" w:hAnsi="Arial" w:cs="Arial"/>
          <w:sz w:val="22"/>
          <w:szCs w:val="22"/>
        </w:rPr>
        <w:t>Khemsom</w:t>
      </w:r>
      <w:proofErr w:type="spellEnd"/>
      <w:r>
        <w:rPr>
          <w:rFonts w:ascii="Arial" w:hAnsi="Arial" w:cs="Arial"/>
          <w:sz w:val="22"/>
          <w:szCs w:val="22"/>
        </w:rPr>
        <w:t xml:space="preserve">, Anastazia </w:t>
      </w:r>
      <w:proofErr w:type="spellStart"/>
      <w:r>
        <w:rPr>
          <w:rFonts w:ascii="Arial" w:hAnsi="Arial" w:cs="Arial"/>
          <w:sz w:val="22"/>
          <w:szCs w:val="22"/>
        </w:rPr>
        <w:t>Jablumovsky</w:t>
      </w:r>
      <w:proofErr w:type="spellEnd"/>
      <w:r>
        <w:rPr>
          <w:rFonts w:ascii="Arial" w:hAnsi="Arial" w:cs="Arial"/>
          <w:sz w:val="22"/>
          <w:szCs w:val="22"/>
        </w:rPr>
        <w:t xml:space="preserve">, Elle Irons and Michael </w:t>
      </w:r>
      <w:proofErr w:type="spellStart"/>
      <w:r>
        <w:rPr>
          <w:rFonts w:ascii="Arial" w:hAnsi="Arial" w:cs="Arial"/>
          <w:sz w:val="22"/>
          <w:szCs w:val="22"/>
        </w:rPr>
        <w:t>Martzahn</w:t>
      </w:r>
      <w:proofErr w:type="spellEnd"/>
      <w:r>
        <w:rPr>
          <w:rFonts w:ascii="Arial" w:hAnsi="Arial" w:cs="Arial"/>
          <w:sz w:val="22"/>
          <w:szCs w:val="22"/>
        </w:rPr>
        <w:t xml:space="preserve">, Kelly Wallace and Ben Ryan, Claire Stewart and Natali </w:t>
      </w:r>
      <w:proofErr w:type="spellStart"/>
      <w:r>
        <w:rPr>
          <w:rFonts w:ascii="Arial" w:hAnsi="Arial" w:cs="Arial"/>
          <w:sz w:val="22"/>
          <w:szCs w:val="22"/>
        </w:rPr>
        <w:t>Wickencamp</w:t>
      </w:r>
      <w:proofErr w:type="spellEnd"/>
      <w:r w:rsidR="007B249E">
        <w:rPr>
          <w:rFonts w:ascii="Arial" w:hAnsi="Arial" w:cs="Arial"/>
          <w:sz w:val="22"/>
          <w:szCs w:val="22"/>
        </w:rPr>
        <w:t xml:space="preserve"> and the packaging department at New Belgium Brewing Company.</w:t>
      </w:r>
      <w:r>
        <w:rPr>
          <w:rFonts w:ascii="Arial" w:hAnsi="Arial" w:cs="Arial"/>
          <w:sz w:val="22"/>
          <w:szCs w:val="22"/>
        </w:rPr>
        <w:t xml:space="preserve"> We thank them for their effort in collecting flies themselves or for the opportunity for us to collect flies from their property. </w:t>
      </w:r>
      <w:r w:rsidR="00DB0180">
        <w:rPr>
          <w:rFonts w:ascii="Arial" w:hAnsi="Arial" w:cs="Arial"/>
          <w:sz w:val="22"/>
          <w:szCs w:val="22"/>
        </w:rPr>
        <w:t xml:space="preserve">We would also like to acknowledge Eddie Holmes, </w:t>
      </w:r>
      <w:r w:rsidR="00DB0180" w:rsidRPr="00DB0180">
        <w:rPr>
          <w:rFonts w:ascii="Arial" w:hAnsi="Arial" w:cs="Arial"/>
          <w:sz w:val="22"/>
          <w:szCs w:val="22"/>
        </w:rPr>
        <w:t>Ayda Susana</w:t>
      </w:r>
      <w:r w:rsidR="00DB0180">
        <w:rPr>
          <w:rFonts w:ascii="Arial" w:hAnsi="Arial" w:cs="Arial"/>
          <w:sz w:val="22"/>
          <w:szCs w:val="22"/>
        </w:rPr>
        <w:t xml:space="preserve"> </w:t>
      </w:r>
      <w:r w:rsidR="00DB0180" w:rsidRPr="00DB0180">
        <w:rPr>
          <w:rFonts w:ascii="Arial" w:hAnsi="Arial" w:cs="Arial"/>
          <w:sz w:val="22"/>
          <w:szCs w:val="22"/>
        </w:rPr>
        <w:t xml:space="preserve">Ortiz-Baez, </w:t>
      </w:r>
      <w:r w:rsidR="00DB0180">
        <w:rPr>
          <w:rFonts w:ascii="Arial" w:hAnsi="Arial" w:cs="Arial"/>
          <w:sz w:val="22"/>
          <w:szCs w:val="22"/>
        </w:rPr>
        <w:t xml:space="preserve">Mang Shi, Ary A Hoffmann for </w:t>
      </w:r>
      <w:r w:rsidR="00BC1005">
        <w:rPr>
          <w:rFonts w:ascii="Arial" w:hAnsi="Arial" w:cs="Arial"/>
          <w:sz w:val="22"/>
          <w:szCs w:val="22"/>
        </w:rPr>
        <w:t xml:space="preserve">helpful discussion and </w:t>
      </w:r>
      <w:r w:rsidR="00DB0180">
        <w:rPr>
          <w:rFonts w:ascii="Arial" w:hAnsi="Arial" w:cs="Arial"/>
          <w:sz w:val="22"/>
          <w:szCs w:val="22"/>
        </w:rPr>
        <w:t xml:space="preserve">their work in Australian </w:t>
      </w:r>
      <w:r w:rsidR="00DB0180" w:rsidRPr="00115BE1">
        <w:rPr>
          <w:rFonts w:ascii="Arial" w:hAnsi="Arial" w:cs="Arial"/>
          <w:i/>
          <w:iCs/>
          <w:sz w:val="22"/>
          <w:szCs w:val="22"/>
        </w:rPr>
        <w:t>D. simulans</w:t>
      </w:r>
      <w:r w:rsidR="00DB0180">
        <w:rPr>
          <w:rFonts w:ascii="Arial" w:hAnsi="Arial" w:cs="Arial"/>
          <w:sz w:val="22"/>
          <w:szCs w:val="22"/>
        </w:rPr>
        <w:t xml:space="preserve"> from which their SRA datasets were used to recover galbut virus sequences. </w:t>
      </w:r>
    </w:p>
    <w:p w14:paraId="2BF23BAC" w14:textId="77777777" w:rsidR="00AF5B12" w:rsidRDefault="00AF5B12" w:rsidP="00081385">
      <w:pPr>
        <w:spacing w:line="360" w:lineRule="auto"/>
        <w:rPr>
          <w:rFonts w:ascii="Arial" w:hAnsi="Arial" w:cs="Arial"/>
          <w:sz w:val="22"/>
          <w:szCs w:val="22"/>
        </w:rPr>
      </w:pPr>
    </w:p>
    <w:p w14:paraId="63C619FB" w14:textId="2DEECD4A" w:rsidR="00AF5B12" w:rsidRPr="00E97611" w:rsidRDefault="00AF5B12" w:rsidP="00081385">
      <w:pPr>
        <w:spacing w:line="360" w:lineRule="auto"/>
        <w:rPr>
          <w:rFonts w:ascii="Arial" w:hAnsi="Arial" w:cs="Arial"/>
          <w:b/>
          <w:bCs/>
          <w:sz w:val="22"/>
          <w:szCs w:val="22"/>
        </w:rPr>
      </w:pPr>
      <w:r w:rsidRPr="00E97611">
        <w:rPr>
          <w:rFonts w:ascii="Arial" w:hAnsi="Arial" w:cs="Arial"/>
          <w:b/>
          <w:bCs/>
          <w:sz w:val="22"/>
          <w:szCs w:val="22"/>
        </w:rPr>
        <w:t>DATA AVAILABILITY</w:t>
      </w:r>
    </w:p>
    <w:p w14:paraId="4FDE4A4D" w14:textId="3E362D5E" w:rsidR="00AF5B12" w:rsidRDefault="00671A81" w:rsidP="00081385">
      <w:pPr>
        <w:spacing w:line="360" w:lineRule="auto"/>
        <w:rPr>
          <w:rFonts w:ascii="Arial" w:hAnsi="Arial" w:cs="Arial"/>
          <w:sz w:val="22"/>
          <w:szCs w:val="22"/>
        </w:rPr>
      </w:pPr>
      <w:r>
        <w:rPr>
          <w:rFonts w:ascii="Arial" w:hAnsi="Arial" w:cs="Arial"/>
          <w:sz w:val="22"/>
          <w:szCs w:val="22"/>
        </w:rPr>
        <w:t>S</w:t>
      </w:r>
      <w:r w:rsidR="00AF5B12">
        <w:rPr>
          <w:rFonts w:ascii="Arial" w:hAnsi="Arial" w:cs="Arial"/>
          <w:sz w:val="22"/>
          <w:szCs w:val="22"/>
        </w:rPr>
        <w:t xml:space="preserve">equencing data </w:t>
      </w:r>
      <w:r>
        <w:rPr>
          <w:rFonts w:ascii="Arial" w:hAnsi="Arial" w:cs="Arial"/>
          <w:sz w:val="22"/>
          <w:szCs w:val="22"/>
        </w:rPr>
        <w:t xml:space="preserve">has been deposited in </w:t>
      </w:r>
      <w:r w:rsidR="00AF5B12">
        <w:rPr>
          <w:rFonts w:ascii="Arial" w:hAnsi="Arial" w:cs="Arial"/>
          <w:sz w:val="22"/>
          <w:szCs w:val="22"/>
        </w:rPr>
        <w:t xml:space="preserve">the National Center for Biotechnology and Information </w:t>
      </w:r>
      <w:r>
        <w:rPr>
          <w:rFonts w:ascii="Arial" w:hAnsi="Arial" w:cs="Arial"/>
          <w:sz w:val="22"/>
          <w:szCs w:val="22"/>
        </w:rPr>
        <w:t xml:space="preserve">Sequence Read Archive (SRA) database </w:t>
      </w:r>
      <w:r w:rsidR="00AF5B12">
        <w:rPr>
          <w:rFonts w:ascii="Arial" w:hAnsi="Arial" w:cs="Arial"/>
          <w:sz w:val="22"/>
          <w:szCs w:val="22"/>
        </w:rPr>
        <w:t>under accession</w:t>
      </w:r>
      <w:r>
        <w:rPr>
          <w:rFonts w:ascii="Arial" w:hAnsi="Arial" w:cs="Arial"/>
          <w:sz w:val="22"/>
          <w:szCs w:val="22"/>
        </w:rPr>
        <w:t>s</w:t>
      </w:r>
      <w:r w:rsidR="00AF5B12">
        <w:rPr>
          <w:rFonts w:ascii="Arial" w:hAnsi="Arial" w:cs="Arial"/>
          <w:sz w:val="22"/>
          <w:szCs w:val="22"/>
        </w:rPr>
        <w:t xml:space="preserve"> SRR30712177-</w:t>
      </w:r>
      <w:r w:rsidR="007B249E">
        <w:rPr>
          <w:rFonts w:ascii="Arial" w:hAnsi="Arial" w:cs="Arial"/>
          <w:sz w:val="22"/>
          <w:szCs w:val="22"/>
        </w:rPr>
        <w:t xml:space="preserve">SRR30712331 and </w:t>
      </w:r>
      <w:r>
        <w:rPr>
          <w:rFonts w:ascii="Arial" w:hAnsi="Arial" w:cs="Arial"/>
          <w:sz w:val="22"/>
          <w:szCs w:val="22"/>
        </w:rPr>
        <w:t xml:space="preserve">in </w:t>
      </w:r>
      <w:r w:rsidR="007B249E">
        <w:rPr>
          <w:rFonts w:ascii="Arial" w:hAnsi="Arial" w:cs="Arial"/>
          <w:sz w:val="22"/>
          <w:szCs w:val="22"/>
        </w:rPr>
        <w:t xml:space="preserve">the </w:t>
      </w:r>
      <w:r>
        <w:rPr>
          <w:rFonts w:ascii="Arial" w:hAnsi="Arial" w:cs="Arial"/>
          <w:sz w:val="22"/>
          <w:szCs w:val="22"/>
        </w:rPr>
        <w:t xml:space="preserve">Nucleotide database under </w:t>
      </w:r>
      <w:r w:rsidR="007B249E">
        <w:rPr>
          <w:rFonts w:ascii="Arial" w:hAnsi="Arial" w:cs="Arial"/>
          <w:sz w:val="22"/>
          <w:szCs w:val="22"/>
        </w:rPr>
        <w:t>accession</w:t>
      </w:r>
      <w:r>
        <w:rPr>
          <w:rFonts w:ascii="Arial" w:hAnsi="Arial" w:cs="Arial"/>
          <w:sz w:val="22"/>
          <w:szCs w:val="22"/>
        </w:rPr>
        <w:t>s</w:t>
      </w:r>
      <w:r w:rsidR="007B249E">
        <w:rPr>
          <w:rFonts w:ascii="Arial" w:hAnsi="Arial" w:cs="Arial"/>
          <w:sz w:val="22"/>
          <w:szCs w:val="22"/>
        </w:rPr>
        <w:t xml:space="preserve"> PQ624841-PQ625194, PQ625196-PQ625214, and </w:t>
      </w:r>
      <w:r w:rsidR="000A3936">
        <w:rPr>
          <w:rFonts w:ascii="Arial" w:hAnsi="Arial" w:cs="Arial"/>
          <w:sz w:val="22"/>
          <w:szCs w:val="22"/>
        </w:rPr>
        <w:t>PV185866-PV185894</w:t>
      </w:r>
      <w:r w:rsidR="007B249E">
        <w:rPr>
          <w:rFonts w:ascii="Arial" w:hAnsi="Arial" w:cs="Arial"/>
          <w:sz w:val="22"/>
          <w:szCs w:val="22"/>
        </w:rPr>
        <w:t xml:space="preserve">. The scripts used to analyze the data, raw RT-qPCR data </w:t>
      </w:r>
      <w:r w:rsidR="000A3936">
        <w:rPr>
          <w:rFonts w:ascii="Arial" w:hAnsi="Arial" w:cs="Arial"/>
          <w:sz w:val="22"/>
          <w:szCs w:val="22"/>
        </w:rPr>
        <w:t xml:space="preserve">statistical analyses </w:t>
      </w:r>
      <w:r w:rsidR="007B249E">
        <w:rPr>
          <w:rFonts w:ascii="Arial" w:hAnsi="Arial" w:cs="Arial"/>
          <w:sz w:val="22"/>
          <w:szCs w:val="22"/>
        </w:rPr>
        <w:t xml:space="preserve">and metadata can be found at this GitHub repository: </w:t>
      </w:r>
      <w:hyperlink r:id="rId44" w:history="1">
        <w:r w:rsidR="007B249E" w:rsidRPr="0005747E">
          <w:rPr>
            <w:rStyle w:val="Hyperlink"/>
            <w:rFonts w:ascii="Arial" w:hAnsi="Arial" w:cs="Arial"/>
            <w:sz w:val="22"/>
            <w:szCs w:val="22"/>
          </w:rPr>
          <w:t>https://github.com/LKeene/DiverseCollections</w:t>
        </w:r>
      </w:hyperlink>
      <w:r w:rsidR="007B249E">
        <w:rPr>
          <w:rFonts w:ascii="Arial" w:hAnsi="Arial" w:cs="Arial"/>
          <w:sz w:val="22"/>
          <w:szCs w:val="22"/>
        </w:rPr>
        <w:t xml:space="preserve">. </w:t>
      </w:r>
    </w:p>
    <w:p w14:paraId="3A2081DF" w14:textId="77777777" w:rsidR="00641623" w:rsidRDefault="00641623" w:rsidP="00081385">
      <w:pPr>
        <w:spacing w:line="360" w:lineRule="auto"/>
        <w:rPr>
          <w:rFonts w:ascii="Arial" w:hAnsi="Arial" w:cs="Arial"/>
          <w:sz w:val="22"/>
          <w:szCs w:val="22"/>
        </w:rPr>
      </w:pPr>
    </w:p>
    <w:p w14:paraId="17FC937C" w14:textId="7C291C42" w:rsidR="00641623" w:rsidRPr="00641623" w:rsidRDefault="00641623" w:rsidP="00081385">
      <w:pPr>
        <w:spacing w:line="360" w:lineRule="auto"/>
        <w:rPr>
          <w:rFonts w:ascii="Arial" w:hAnsi="Arial" w:cs="Arial"/>
          <w:b/>
          <w:bCs/>
          <w:sz w:val="22"/>
          <w:szCs w:val="22"/>
        </w:rPr>
      </w:pPr>
      <w:r w:rsidRPr="00641623">
        <w:rPr>
          <w:rFonts w:ascii="Arial" w:hAnsi="Arial" w:cs="Arial"/>
          <w:b/>
          <w:bCs/>
          <w:sz w:val="22"/>
          <w:szCs w:val="22"/>
        </w:rPr>
        <w:t>FUNDING</w:t>
      </w:r>
    </w:p>
    <w:p w14:paraId="04ACE9A3" w14:textId="56806BAD" w:rsidR="00641623" w:rsidRDefault="00641623" w:rsidP="00081385">
      <w:pPr>
        <w:spacing w:line="360" w:lineRule="auto"/>
        <w:rPr>
          <w:rFonts w:ascii="Arial" w:hAnsi="Arial" w:cs="Arial"/>
          <w:sz w:val="22"/>
          <w:szCs w:val="22"/>
        </w:rPr>
      </w:pPr>
      <w:r>
        <w:rPr>
          <w:rFonts w:ascii="Arial" w:hAnsi="Arial" w:cs="Arial"/>
          <w:sz w:val="22"/>
          <w:szCs w:val="22"/>
        </w:rPr>
        <w:t>NSF IOS 2048214 (AHK, ALB and MDS)</w:t>
      </w:r>
      <w:r w:rsidR="00AF5B12">
        <w:rPr>
          <w:rFonts w:ascii="Arial" w:hAnsi="Arial" w:cs="Arial"/>
          <w:sz w:val="22"/>
          <w:szCs w:val="22"/>
        </w:rPr>
        <w:t>,</w:t>
      </w:r>
      <w:r>
        <w:rPr>
          <w:rFonts w:ascii="Arial" w:hAnsi="Arial" w:cs="Arial"/>
          <w:sz w:val="22"/>
          <w:szCs w:val="22"/>
        </w:rPr>
        <w:t xml:space="preserve"> NIH T32GM132057 (AHK)</w:t>
      </w:r>
      <w:r w:rsidR="00E860EA">
        <w:rPr>
          <w:rFonts w:ascii="Arial" w:hAnsi="Arial" w:cs="Arial"/>
          <w:sz w:val="22"/>
          <w:szCs w:val="22"/>
        </w:rPr>
        <w:t>,</w:t>
      </w:r>
      <w:r w:rsidR="00AF5B12" w:rsidRPr="00AF5B12">
        <w:t xml:space="preserve"> </w:t>
      </w:r>
      <w:r w:rsidR="00AF5B12">
        <w:rPr>
          <w:rFonts w:ascii="Arial" w:hAnsi="Arial" w:cs="Arial"/>
          <w:sz w:val="22"/>
          <w:szCs w:val="22"/>
        </w:rPr>
        <w:t xml:space="preserve">and </w:t>
      </w:r>
      <w:r w:rsidR="00AF5B12" w:rsidRPr="00AF5B12">
        <w:rPr>
          <w:rFonts w:ascii="Arial" w:hAnsi="Arial" w:cs="Arial"/>
          <w:sz w:val="22"/>
          <w:szCs w:val="22"/>
        </w:rPr>
        <w:t>NIH/NCATS Colorado CTSA Grant Number UL1 TR002535</w:t>
      </w:r>
    </w:p>
    <w:p w14:paraId="722D612A" w14:textId="65ABBB21" w:rsidR="0094106B" w:rsidRDefault="0094106B" w:rsidP="00081385">
      <w:pPr>
        <w:spacing w:line="360" w:lineRule="auto"/>
        <w:rPr>
          <w:rFonts w:ascii="Arial" w:hAnsi="Arial" w:cs="Arial"/>
          <w:sz w:val="22"/>
          <w:szCs w:val="22"/>
        </w:rPr>
      </w:pPr>
    </w:p>
    <w:p w14:paraId="71DD3E70" w14:textId="2A83F0BD" w:rsidR="0094106B" w:rsidRPr="00081385" w:rsidRDefault="0094106B" w:rsidP="00081385">
      <w:pPr>
        <w:spacing w:line="360" w:lineRule="auto"/>
        <w:rPr>
          <w:rFonts w:ascii="Arial" w:hAnsi="Arial" w:cs="Arial"/>
          <w:b/>
          <w:bCs/>
          <w:sz w:val="22"/>
          <w:szCs w:val="22"/>
        </w:rPr>
      </w:pPr>
      <w:r w:rsidRPr="00081385">
        <w:rPr>
          <w:rFonts w:ascii="Arial" w:hAnsi="Arial" w:cs="Arial"/>
          <w:b/>
          <w:bCs/>
          <w:sz w:val="22"/>
          <w:szCs w:val="22"/>
        </w:rPr>
        <w:t>REFERENCES</w:t>
      </w:r>
    </w:p>
    <w:p w14:paraId="33F56674" w14:textId="77777777" w:rsidR="0094106B" w:rsidRDefault="0094106B" w:rsidP="00641623">
      <w:pPr>
        <w:spacing w:line="360" w:lineRule="auto"/>
        <w:rPr>
          <w:rFonts w:ascii="Arial" w:hAnsi="Arial" w:cs="Arial"/>
          <w:sz w:val="22"/>
          <w:szCs w:val="22"/>
        </w:rPr>
      </w:pPr>
    </w:p>
    <w:sdt>
      <w:sdtPr>
        <w:rPr>
          <w:rFonts w:ascii="Arial" w:hAnsi="Arial" w:cs="Arial"/>
          <w:bCs/>
          <w:color w:val="000000"/>
          <w:sz w:val="22"/>
          <w:szCs w:val="22"/>
        </w:rPr>
        <w:tag w:val="MENDELEY_BIBLIOGRAPHY"/>
        <w:id w:val="-566191981"/>
        <w:placeholder>
          <w:docPart w:val="DefaultPlaceholder_-1854013440"/>
        </w:placeholder>
      </w:sdtPr>
      <w:sdtContent>
        <w:p w14:paraId="4F1CF28C" w14:textId="77777777" w:rsidR="003504EF" w:rsidRDefault="003504EF">
          <w:pPr>
            <w:autoSpaceDE w:val="0"/>
            <w:autoSpaceDN w:val="0"/>
            <w:ind w:hanging="640"/>
            <w:divId w:val="1769036396"/>
            <w:rPr>
              <w:rFonts w:eastAsia="Times New Roman"/>
              <w:kern w:val="0"/>
              <w14:ligatures w14:val="none"/>
            </w:rPr>
          </w:pPr>
          <w:r>
            <w:rPr>
              <w:rFonts w:eastAsia="Times New Roman"/>
            </w:rPr>
            <w:t>1.</w:t>
          </w:r>
          <w:r>
            <w:rPr>
              <w:rFonts w:eastAsia="Times New Roman"/>
            </w:rPr>
            <w:tab/>
          </w:r>
          <w:proofErr w:type="spellStart"/>
          <w:r>
            <w:rPr>
              <w:rFonts w:eastAsia="Times New Roman"/>
            </w:rPr>
            <w:t>Bhagchandani</w:t>
          </w:r>
          <w:proofErr w:type="spellEnd"/>
          <w:r>
            <w:rPr>
              <w:rFonts w:eastAsia="Times New Roman"/>
            </w:rPr>
            <w:t xml:space="preserve">, T., Nikita, Verma, A. &amp; Tandon, R. Exploring the Human Virome: Composition, Dynamics, and Implications for Health and Disease. </w:t>
          </w:r>
          <w:r>
            <w:rPr>
              <w:rFonts w:eastAsia="Times New Roman"/>
              <w:i/>
              <w:iCs/>
            </w:rPr>
            <w:t xml:space="preserve">Curr </w:t>
          </w:r>
          <w:proofErr w:type="spellStart"/>
          <w:r>
            <w:rPr>
              <w:rFonts w:eastAsia="Times New Roman"/>
              <w:i/>
              <w:iCs/>
            </w:rPr>
            <w:t>Microbiol</w:t>
          </w:r>
          <w:proofErr w:type="spellEnd"/>
          <w:r>
            <w:rPr>
              <w:rFonts w:eastAsia="Times New Roman"/>
            </w:rPr>
            <w:t xml:space="preserve"> </w:t>
          </w:r>
          <w:r>
            <w:rPr>
              <w:rFonts w:eastAsia="Times New Roman"/>
              <w:b/>
              <w:bCs/>
            </w:rPr>
            <w:t>81</w:t>
          </w:r>
          <w:r>
            <w:rPr>
              <w:rFonts w:eastAsia="Times New Roman"/>
            </w:rPr>
            <w:t>, 16 (2024).</w:t>
          </w:r>
        </w:p>
        <w:p w14:paraId="2491CC7D" w14:textId="77777777" w:rsidR="003504EF" w:rsidRDefault="003504EF">
          <w:pPr>
            <w:autoSpaceDE w:val="0"/>
            <w:autoSpaceDN w:val="0"/>
            <w:ind w:hanging="640"/>
            <w:divId w:val="119496132"/>
            <w:rPr>
              <w:rFonts w:eastAsia="Times New Roman"/>
            </w:rPr>
          </w:pPr>
          <w:r>
            <w:rPr>
              <w:rFonts w:eastAsia="Times New Roman"/>
            </w:rPr>
            <w:t>2.</w:t>
          </w:r>
          <w:r>
            <w:rPr>
              <w:rFonts w:eastAsia="Times New Roman"/>
            </w:rPr>
            <w:tab/>
            <w:t xml:space="preserve">Zeigler Allen, L. </w:t>
          </w:r>
          <w:r>
            <w:rPr>
              <w:rFonts w:eastAsia="Times New Roman"/>
              <w:i/>
              <w:iCs/>
            </w:rPr>
            <w:t>et al.</w:t>
          </w:r>
          <w:r>
            <w:rPr>
              <w:rFonts w:eastAsia="Times New Roman"/>
            </w:rPr>
            <w:t xml:space="preserve"> The Baltic Sea Virome: Diversity and Transcriptional Activity of DNA and RNA Viruses. </w:t>
          </w:r>
          <w:proofErr w:type="spellStart"/>
          <w:r>
            <w:rPr>
              <w:rFonts w:eastAsia="Times New Roman"/>
              <w:i/>
              <w:iCs/>
            </w:rPr>
            <w:t>mSystems</w:t>
          </w:r>
          <w:proofErr w:type="spellEnd"/>
          <w:r>
            <w:rPr>
              <w:rFonts w:eastAsia="Times New Roman"/>
            </w:rPr>
            <w:t xml:space="preserve"> </w:t>
          </w:r>
          <w:r>
            <w:rPr>
              <w:rFonts w:eastAsia="Times New Roman"/>
              <w:b/>
              <w:bCs/>
            </w:rPr>
            <w:t>2</w:t>
          </w:r>
          <w:r>
            <w:rPr>
              <w:rFonts w:eastAsia="Times New Roman"/>
            </w:rPr>
            <w:t>, (2017).</w:t>
          </w:r>
        </w:p>
        <w:p w14:paraId="085E92E8" w14:textId="77777777" w:rsidR="003504EF" w:rsidRDefault="003504EF">
          <w:pPr>
            <w:autoSpaceDE w:val="0"/>
            <w:autoSpaceDN w:val="0"/>
            <w:ind w:hanging="640"/>
            <w:divId w:val="393504433"/>
            <w:rPr>
              <w:rFonts w:eastAsia="Times New Roman"/>
            </w:rPr>
          </w:pPr>
          <w:r>
            <w:rPr>
              <w:rFonts w:eastAsia="Times New Roman"/>
            </w:rPr>
            <w:t>3.</w:t>
          </w:r>
          <w:r>
            <w:rPr>
              <w:rFonts w:eastAsia="Times New Roman"/>
            </w:rPr>
            <w:tab/>
            <w:t xml:space="preserve">Alfonso, P., Butković, A., Fernández, R., Riesgo, A. &amp; Elena, S. F. Unveiling the hidden viromes across the animal tree of life: insights from a taxonomic classification pipeline applied to invertebrates of 31 metazoan phyla. </w:t>
          </w:r>
          <w:proofErr w:type="spellStart"/>
          <w:r>
            <w:rPr>
              <w:rFonts w:eastAsia="Times New Roman"/>
              <w:i/>
              <w:iCs/>
            </w:rPr>
            <w:t>mSystems</w:t>
          </w:r>
          <w:proofErr w:type="spellEnd"/>
          <w:r>
            <w:rPr>
              <w:rFonts w:eastAsia="Times New Roman"/>
            </w:rPr>
            <w:t xml:space="preserve"> </w:t>
          </w:r>
          <w:r>
            <w:rPr>
              <w:rFonts w:eastAsia="Times New Roman"/>
              <w:b/>
              <w:bCs/>
            </w:rPr>
            <w:t>9</w:t>
          </w:r>
          <w:r>
            <w:rPr>
              <w:rFonts w:eastAsia="Times New Roman"/>
            </w:rPr>
            <w:t>, (2024).</w:t>
          </w:r>
        </w:p>
        <w:p w14:paraId="2F368A4D" w14:textId="77777777" w:rsidR="003504EF" w:rsidRDefault="003504EF">
          <w:pPr>
            <w:autoSpaceDE w:val="0"/>
            <w:autoSpaceDN w:val="0"/>
            <w:ind w:hanging="640"/>
            <w:divId w:val="1862935734"/>
            <w:rPr>
              <w:rFonts w:eastAsia="Times New Roman"/>
            </w:rPr>
          </w:pPr>
          <w:r>
            <w:rPr>
              <w:rFonts w:eastAsia="Times New Roman"/>
            </w:rPr>
            <w:t>4.</w:t>
          </w:r>
          <w:r>
            <w:rPr>
              <w:rFonts w:eastAsia="Times New Roman"/>
            </w:rPr>
            <w:tab/>
            <w:t xml:space="preserve">Wallace, M. A. </w:t>
          </w:r>
          <w:r>
            <w:rPr>
              <w:rFonts w:eastAsia="Times New Roman"/>
              <w:i/>
              <w:iCs/>
            </w:rPr>
            <w:t>et al.</w:t>
          </w:r>
          <w:r>
            <w:rPr>
              <w:rFonts w:eastAsia="Times New Roman"/>
            </w:rPr>
            <w:t xml:space="preserve"> The discovery, distribution, and diversity of DNA viruses associated with </w:t>
          </w:r>
          <w:r>
            <w:rPr>
              <w:rFonts w:eastAsia="Times New Roman"/>
              <w:i/>
              <w:iCs/>
            </w:rPr>
            <w:t>Drosophila melanogaster</w:t>
          </w:r>
          <w:r>
            <w:rPr>
              <w:rFonts w:eastAsia="Times New Roman"/>
            </w:rPr>
            <w:t xml:space="preserve"> in Europe. </w:t>
          </w:r>
          <w:r>
            <w:rPr>
              <w:rFonts w:eastAsia="Times New Roman"/>
              <w:i/>
              <w:iCs/>
            </w:rPr>
            <w:t>Virus Evol</w:t>
          </w:r>
          <w:r>
            <w:rPr>
              <w:rFonts w:eastAsia="Times New Roman"/>
            </w:rPr>
            <w:t xml:space="preserve"> </w:t>
          </w:r>
          <w:r>
            <w:rPr>
              <w:rFonts w:eastAsia="Times New Roman"/>
              <w:b/>
              <w:bCs/>
            </w:rPr>
            <w:t>7</w:t>
          </w:r>
          <w:r>
            <w:rPr>
              <w:rFonts w:eastAsia="Times New Roman"/>
            </w:rPr>
            <w:t>, veab031 (2021).</w:t>
          </w:r>
        </w:p>
        <w:p w14:paraId="5A647267" w14:textId="77777777" w:rsidR="003504EF" w:rsidRDefault="003504EF">
          <w:pPr>
            <w:autoSpaceDE w:val="0"/>
            <w:autoSpaceDN w:val="0"/>
            <w:ind w:hanging="640"/>
            <w:divId w:val="269363970"/>
            <w:rPr>
              <w:rFonts w:eastAsia="Times New Roman"/>
            </w:rPr>
          </w:pPr>
          <w:r>
            <w:rPr>
              <w:rFonts w:eastAsia="Times New Roman"/>
            </w:rPr>
            <w:t>5.</w:t>
          </w:r>
          <w:r>
            <w:rPr>
              <w:rFonts w:eastAsia="Times New Roman"/>
            </w:rPr>
            <w:tab/>
            <w:t xml:space="preserve">Webster, C. L. </w:t>
          </w:r>
          <w:r>
            <w:rPr>
              <w:rFonts w:eastAsia="Times New Roman"/>
              <w:i/>
              <w:iCs/>
            </w:rPr>
            <w:t>et al.</w:t>
          </w:r>
          <w:r>
            <w:rPr>
              <w:rFonts w:eastAsia="Times New Roman"/>
            </w:rPr>
            <w:t xml:space="preserve"> The Discovery, Distribution, and Evolution of Viruses Associated with Drosophila melanogaster. </w:t>
          </w:r>
          <w:proofErr w:type="spellStart"/>
          <w:r>
            <w:rPr>
              <w:rFonts w:eastAsia="Times New Roman"/>
              <w:i/>
              <w:iCs/>
            </w:rPr>
            <w:t>PLoS</w:t>
          </w:r>
          <w:proofErr w:type="spellEnd"/>
          <w:r>
            <w:rPr>
              <w:rFonts w:eastAsia="Times New Roman"/>
              <w:i/>
              <w:iCs/>
            </w:rPr>
            <w:t xml:space="preserve"> Biol</w:t>
          </w:r>
          <w:r>
            <w:rPr>
              <w:rFonts w:eastAsia="Times New Roman"/>
            </w:rPr>
            <w:t xml:space="preserve"> </w:t>
          </w:r>
          <w:r>
            <w:rPr>
              <w:rFonts w:eastAsia="Times New Roman"/>
              <w:b/>
              <w:bCs/>
            </w:rPr>
            <w:t>13</w:t>
          </w:r>
          <w:r>
            <w:rPr>
              <w:rFonts w:eastAsia="Times New Roman"/>
            </w:rPr>
            <w:t>, e1002210 (2015).</w:t>
          </w:r>
        </w:p>
        <w:p w14:paraId="5A85CFBA" w14:textId="77777777" w:rsidR="003504EF" w:rsidRDefault="003504EF">
          <w:pPr>
            <w:autoSpaceDE w:val="0"/>
            <w:autoSpaceDN w:val="0"/>
            <w:ind w:hanging="640"/>
            <w:divId w:val="1111898511"/>
            <w:rPr>
              <w:rFonts w:eastAsia="Times New Roman"/>
            </w:rPr>
          </w:pPr>
          <w:r>
            <w:rPr>
              <w:rFonts w:eastAsia="Times New Roman"/>
            </w:rPr>
            <w:lastRenderedPageBreak/>
            <w:t>6.</w:t>
          </w:r>
          <w:r>
            <w:rPr>
              <w:rFonts w:eastAsia="Times New Roman"/>
            </w:rPr>
            <w:tab/>
          </w:r>
          <w:proofErr w:type="spellStart"/>
          <w:r>
            <w:rPr>
              <w:rFonts w:eastAsia="Times New Roman"/>
            </w:rPr>
            <w:t>Piontkivska</w:t>
          </w:r>
          <w:proofErr w:type="spellEnd"/>
          <w:r>
            <w:rPr>
              <w:rFonts w:eastAsia="Times New Roman"/>
            </w:rPr>
            <w:t xml:space="preserve">, H. </w:t>
          </w:r>
          <w:r>
            <w:rPr>
              <w:rFonts w:eastAsia="Times New Roman"/>
              <w:i/>
              <w:iCs/>
            </w:rPr>
            <w:t>et al.</w:t>
          </w:r>
          <w:r>
            <w:rPr>
              <w:rFonts w:eastAsia="Times New Roman"/>
            </w:rPr>
            <w:t xml:space="preserve"> Role of Host-Driven Mutagenesis in Determining Genome Evolution of Sigma Virus (</w:t>
          </w:r>
          <w:proofErr w:type="spellStart"/>
          <w:r>
            <w:rPr>
              <w:rFonts w:eastAsia="Times New Roman"/>
            </w:rPr>
            <w:t>DMelSV</w:t>
          </w:r>
          <w:proofErr w:type="spellEnd"/>
          <w:r>
            <w:rPr>
              <w:rFonts w:eastAsia="Times New Roman"/>
            </w:rPr>
            <w:t xml:space="preserve">; </w:t>
          </w:r>
          <w:proofErr w:type="spellStart"/>
          <w:r>
            <w:rPr>
              <w:rFonts w:eastAsia="Times New Roman"/>
            </w:rPr>
            <w:t>Rhabdoviridae</w:t>
          </w:r>
          <w:proofErr w:type="spellEnd"/>
          <w:r>
            <w:rPr>
              <w:rFonts w:eastAsia="Times New Roman"/>
            </w:rPr>
            <w:t xml:space="preserve">) in </w:t>
          </w:r>
          <w:r>
            <w:rPr>
              <w:rFonts w:eastAsia="Times New Roman"/>
              <w:i/>
              <w:iCs/>
            </w:rPr>
            <w:t>Drosophila melanogaster</w:t>
          </w:r>
          <w:r>
            <w:rPr>
              <w:rFonts w:eastAsia="Times New Roman"/>
            </w:rPr>
            <w:t xml:space="preserve">. </w:t>
          </w:r>
          <w:r>
            <w:rPr>
              <w:rFonts w:eastAsia="Times New Roman"/>
              <w:i/>
              <w:iCs/>
            </w:rPr>
            <w:t>Genome Biol Evol</w:t>
          </w:r>
          <w:r>
            <w:rPr>
              <w:rFonts w:eastAsia="Times New Roman"/>
            </w:rPr>
            <w:t xml:space="preserve"> </w:t>
          </w:r>
          <w:r>
            <w:rPr>
              <w:rFonts w:eastAsia="Times New Roman"/>
              <w:b/>
              <w:bCs/>
            </w:rPr>
            <w:t>8</w:t>
          </w:r>
          <w:r>
            <w:rPr>
              <w:rFonts w:eastAsia="Times New Roman"/>
            </w:rPr>
            <w:t>, 2952–2963 (2016).</w:t>
          </w:r>
        </w:p>
        <w:p w14:paraId="5A7F0B81" w14:textId="77777777" w:rsidR="003504EF" w:rsidRDefault="003504EF">
          <w:pPr>
            <w:autoSpaceDE w:val="0"/>
            <w:autoSpaceDN w:val="0"/>
            <w:ind w:hanging="640"/>
            <w:divId w:val="1875651948"/>
            <w:rPr>
              <w:rFonts w:eastAsia="Times New Roman"/>
            </w:rPr>
          </w:pPr>
          <w:r>
            <w:rPr>
              <w:rFonts w:eastAsia="Times New Roman"/>
            </w:rPr>
            <w:t>7.</w:t>
          </w:r>
          <w:r>
            <w:rPr>
              <w:rFonts w:eastAsia="Times New Roman"/>
            </w:rPr>
            <w:tab/>
            <w:t xml:space="preserve">Tsai, C. W., McGraw, E. A., Ammar, E.-D., Dietzgen, R. G. &amp; </w:t>
          </w:r>
          <w:proofErr w:type="spellStart"/>
          <w:r>
            <w:rPr>
              <w:rFonts w:eastAsia="Times New Roman"/>
            </w:rPr>
            <w:t>Hogenhout</w:t>
          </w:r>
          <w:proofErr w:type="spellEnd"/>
          <w:r>
            <w:rPr>
              <w:rFonts w:eastAsia="Times New Roman"/>
            </w:rPr>
            <w:t xml:space="preserve">, S. A. </w:t>
          </w:r>
          <w:r>
            <w:rPr>
              <w:rFonts w:eastAsia="Times New Roman"/>
              <w:i/>
              <w:iCs/>
            </w:rPr>
            <w:t>Drosophila melanogaster</w:t>
          </w:r>
          <w:r>
            <w:rPr>
              <w:rFonts w:eastAsia="Times New Roman"/>
            </w:rPr>
            <w:t xml:space="preserve"> Mounts a Unique Immune Response to the Rhabdovirus </w:t>
          </w:r>
          <w:r>
            <w:rPr>
              <w:rFonts w:eastAsia="Times New Roman"/>
              <w:i/>
              <w:iCs/>
            </w:rPr>
            <w:t>Sigma virus</w:t>
          </w:r>
          <w:r>
            <w:rPr>
              <w:rFonts w:eastAsia="Times New Roman"/>
            </w:rPr>
            <w:t xml:space="preserve">. </w:t>
          </w:r>
          <w:r>
            <w:rPr>
              <w:rFonts w:eastAsia="Times New Roman"/>
              <w:i/>
              <w:iCs/>
            </w:rPr>
            <w:t xml:space="preserve">Appl Environ </w:t>
          </w:r>
          <w:proofErr w:type="spellStart"/>
          <w:r>
            <w:rPr>
              <w:rFonts w:eastAsia="Times New Roman"/>
              <w:i/>
              <w:iCs/>
            </w:rPr>
            <w:t>Microbiol</w:t>
          </w:r>
          <w:proofErr w:type="spellEnd"/>
          <w:r>
            <w:rPr>
              <w:rFonts w:eastAsia="Times New Roman"/>
            </w:rPr>
            <w:t xml:space="preserve"> </w:t>
          </w:r>
          <w:r>
            <w:rPr>
              <w:rFonts w:eastAsia="Times New Roman"/>
              <w:b/>
              <w:bCs/>
            </w:rPr>
            <w:t>74</w:t>
          </w:r>
          <w:r>
            <w:rPr>
              <w:rFonts w:eastAsia="Times New Roman"/>
            </w:rPr>
            <w:t>, 3251–3256 (2008).</w:t>
          </w:r>
        </w:p>
        <w:p w14:paraId="56E93425" w14:textId="77777777" w:rsidR="003504EF" w:rsidRDefault="003504EF">
          <w:pPr>
            <w:autoSpaceDE w:val="0"/>
            <w:autoSpaceDN w:val="0"/>
            <w:ind w:hanging="640"/>
            <w:divId w:val="1237520492"/>
            <w:rPr>
              <w:rFonts w:eastAsia="Times New Roman"/>
            </w:rPr>
          </w:pPr>
          <w:r>
            <w:rPr>
              <w:rFonts w:eastAsia="Times New Roman"/>
            </w:rPr>
            <w:t>8.</w:t>
          </w:r>
          <w:r>
            <w:rPr>
              <w:rFonts w:eastAsia="Times New Roman"/>
            </w:rPr>
            <w:tab/>
            <w:t xml:space="preserve">Cross, S. T. </w:t>
          </w:r>
          <w:r>
            <w:rPr>
              <w:rFonts w:eastAsia="Times New Roman"/>
              <w:i/>
              <w:iCs/>
            </w:rPr>
            <w:t>et al.</w:t>
          </w:r>
          <w:r>
            <w:rPr>
              <w:rFonts w:eastAsia="Times New Roman"/>
            </w:rPr>
            <w:t xml:space="preserve"> Partitiviruses Infecting Drosophila melanogaster and Aedes aegypti Exhibit Efficient Biparental Vertical Transmission.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94</w:t>
          </w:r>
          <w:r>
            <w:rPr>
              <w:rFonts w:eastAsia="Times New Roman"/>
            </w:rPr>
            <w:t>, (2020).</w:t>
          </w:r>
        </w:p>
        <w:p w14:paraId="4B8258F1" w14:textId="77777777" w:rsidR="003504EF" w:rsidRDefault="003504EF">
          <w:pPr>
            <w:autoSpaceDE w:val="0"/>
            <w:autoSpaceDN w:val="0"/>
            <w:ind w:hanging="640"/>
            <w:divId w:val="2039623142"/>
            <w:rPr>
              <w:rFonts w:eastAsia="Times New Roman"/>
            </w:rPr>
          </w:pPr>
          <w:r>
            <w:rPr>
              <w:rFonts w:eastAsia="Times New Roman"/>
            </w:rPr>
            <w:t>9.</w:t>
          </w:r>
          <w:r>
            <w:rPr>
              <w:rFonts w:eastAsia="Times New Roman"/>
            </w:rPr>
            <w:tab/>
          </w:r>
          <w:proofErr w:type="spellStart"/>
          <w:r>
            <w:rPr>
              <w:rFonts w:eastAsia="Times New Roman"/>
            </w:rPr>
            <w:t>Ghabrial</w:t>
          </w:r>
          <w:proofErr w:type="spellEnd"/>
          <w:r>
            <w:rPr>
              <w:rFonts w:eastAsia="Times New Roman"/>
            </w:rPr>
            <w:t xml:space="preserve">, S. A., Ochoa, W. F., Baker, T. S. &amp; Nibert, M. L. Partitiviruses: General Features. in </w:t>
          </w:r>
          <w:r>
            <w:rPr>
              <w:rFonts w:eastAsia="Times New Roman"/>
              <w:i/>
              <w:iCs/>
            </w:rPr>
            <w:t>Encyclopedia of Virology (Third Edition)</w:t>
          </w:r>
          <w:r>
            <w:rPr>
              <w:rFonts w:eastAsia="Times New Roman"/>
            </w:rPr>
            <w:t xml:space="preserve"> (eds. Mahy, B. W. J. &amp; Van </w:t>
          </w:r>
          <w:proofErr w:type="spellStart"/>
          <w:r>
            <w:rPr>
              <w:rFonts w:eastAsia="Times New Roman"/>
            </w:rPr>
            <w:t>Regenmortel</w:t>
          </w:r>
          <w:proofErr w:type="spellEnd"/>
          <w:r>
            <w:rPr>
              <w:rFonts w:eastAsia="Times New Roman"/>
            </w:rPr>
            <w:t xml:space="preserve">, M. H. V) 68–75 (Academic Press, Oxford, 2008). </w:t>
          </w:r>
          <w:proofErr w:type="spellStart"/>
          <w:proofErr w:type="gramStart"/>
          <w:r>
            <w:rPr>
              <w:rFonts w:eastAsia="Times New Roman"/>
            </w:rPr>
            <w:t>doi:https</w:t>
          </w:r>
          <w:proofErr w:type="spellEnd"/>
          <w:r>
            <w:rPr>
              <w:rFonts w:eastAsia="Times New Roman"/>
            </w:rPr>
            <w:t>://doi.org/10.1016/B978-012374410-4.00573-2</w:t>
          </w:r>
          <w:proofErr w:type="gramEnd"/>
          <w:r>
            <w:rPr>
              <w:rFonts w:eastAsia="Times New Roman"/>
            </w:rPr>
            <w:t>.</w:t>
          </w:r>
        </w:p>
        <w:p w14:paraId="629AE5CC" w14:textId="77777777" w:rsidR="003504EF" w:rsidRDefault="003504EF">
          <w:pPr>
            <w:autoSpaceDE w:val="0"/>
            <w:autoSpaceDN w:val="0"/>
            <w:ind w:hanging="640"/>
            <w:divId w:val="735012650"/>
            <w:rPr>
              <w:rFonts w:eastAsia="Times New Roman"/>
            </w:rPr>
          </w:pPr>
          <w:r>
            <w:rPr>
              <w:rFonts w:eastAsia="Times New Roman"/>
            </w:rPr>
            <w:t>10.</w:t>
          </w:r>
          <w:r>
            <w:rPr>
              <w:rFonts w:eastAsia="Times New Roman"/>
            </w:rPr>
            <w:tab/>
          </w:r>
          <w:proofErr w:type="spellStart"/>
          <w:r>
            <w:rPr>
              <w:rFonts w:eastAsia="Times New Roman"/>
            </w:rPr>
            <w:t>Roossinck</w:t>
          </w:r>
          <w:proofErr w:type="spellEnd"/>
          <w:r>
            <w:rPr>
              <w:rFonts w:eastAsia="Times New Roman"/>
            </w:rPr>
            <w:t xml:space="preserve">, M. J. Lifestyles of plant viruses. </w:t>
          </w:r>
          <w:proofErr w:type="spellStart"/>
          <w:r>
            <w:rPr>
              <w:rFonts w:eastAsia="Times New Roman"/>
              <w:i/>
              <w:iCs/>
            </w:rPr>
            <w:t>Philos</w:t>
          </w:r>
          <w:proofErr w:type="spellEnd"/>
          <w:r>
            <w:rPr>
              <w:rFonts w:eastAsia="Times New Roman"/>
              <w:i/>
              <w:iCs/>
            </w:rPr>
            <w:t xml:space="preserve"> Trans R Soc Lond B Biol Sci</w:t>
          </w:r>
          <w:r>
            <w:rPr>
              <w:rFonts w:eastAsia="Times New Roman"/>
            </w:rPr>
            <w:t xml:space="preserve"> </w:t>
          </w:r>
          <w:r>
            <w:rPr>
              <w:rFonts w:eastAsia="Times New Roman"/>
              <w:b/>
              <w:bCs/>
            </w:rPr>
            <w:t>365</w:t>
          </w:r>
          <w:r>
            <w:rPr>
              <w:rFonts w:eastAsia="Times New Roman"/>
            </w:rPr>
            <w:t>, 1899–905 (2010).</w:t>
          </w:r>
        </w:p>
        <w:p w14:paraId="6B6EB18D" w14:textId="77777777" w:rsidR="003504EF" w:rsidRDefault="003504EF">
          <w:pPr>
            <w:autoSpaceDE w:val="0"/>
            <w:autoSpaceDN w:val="0"/>
            <w:ind w:hanging="640"/>
            <w:divId w:val="1806460488"/>
            <w:rPr>
              <w:rFonts w:eastAsia="Times New Roman"/>
            </w:rPr>
          </w:pPr>
          <w:r>
            <w:rPr>
              <w:rFonts w:eastAsia="Times New Roman"/>
            </w:rPr>
            <w:t>11.</w:t>
          </w:r>
          <w:r>
            <w:rPr>
              <w:rFonts w:eastAsia="Times New Roman"/>
            </w:rPr>
            <w:tab/>
            <w:t xml:space="preserve">Wallace, M. A. &amp; </w:t>
          </w:r>
          <w:proofErr w:type="spellStart"/>
          <w:r>
            <w:rPr>
              <w:rFonts w:eastAsia="Times New Roman"/>
            </w:rPr>
            <w:t>Obbard</w:t>
          </w:r>
          <w:proofErr w:type="spellEnd"/>
          <w:r>
            <w:rPr>
              <w:rFonts w:eastAsia="Times New Roman"/>
            </w:rPr>
            <w:t xml:space="preserve">, D. J. Naturally occurring viruses of </w:t>
          </w:r>
          <w:r>
            <w:rPr>
              <w:rFonts w:eastAsia="Times New Roman"/>
              <w:i/>
              <w:iCs/>
            </w:rPr>
            <w:t>Drosophila</w:t>
          </w:r>
          <w:r>
            <w:rPr>
              <w:rFonts w:eastAsia="Times New Roman"/>
            </w:rPr>
            <w:t xml:space="preserve"> reduce offspring number and lifespan. </w:t>
          </w:r>
          <w:r>
            <w:rPr>
              <w:rFonts w:eastAsia="Times New Roman"/>
              <w:i/>
              <w:iCs/>
            </w:rPr>
            <w:t>Proceedings of the Royal Society B: Biological Sciences</w:t>
          </w:r>
          <w:r>
            <w:rPr>
              <w:rFonts w:eastAsia="Times New Roman"/>
            </w:rPr>
            <w:t xml:space="preserve"> </w:t>
          </w:r>
          <w:r>
            <w:rPr>
              <w:rFonts w:eastAsia="Times New Roman"/>
              <w:b/>
              <w:bCs/>
            </w:rPr>
            <w:t>291</w:t>
          </w:r>
          <w:r>
            <w:rPr>
              <w:rFonts w:eastAsia="Times New Roman"/>
            </w:rPr>
            <w:t>, (2024).</w:t>
          </w:r>
        </w:p>
        <w:p w14:paraId="109E6463" w14:textId="77777777" w:rsidR="003504EF" w:rsidRDefault="003504EF">
          <w:pPr>
            <w:autoSpaceDE w:val="0"/>
            <w:autoSpaceDN w:val="0"/>
            <w:ind w:hanging="640"/>
            <w:divId w:val="203831261"/>
            <w:rPr>
              <w:rFonts w:eastAsia="Times New Roman"/>
            </w:rPr>
          </w:pPr>
          <w:r>
            <w:rPr>
              <w:rFonts w:eastAsia="Times New Roman"/>
            </w:rPr>
            <w:t>12.</w:t>
          </w:r>
          <w:r>
            <w:rPr>
              <w:rFonts w:eastAsia="Times New Roman"/>
            </w:rPr>
            <w:tab/>
            <w:t xml:space="preserve">Cross, S. T. </w:t>
          </w:r>
          <w:r>
            <w:rPr>
              <w:rFonts w:eastAsia="Times New Roman"/>
              <w:i/>
              <w:iCs/>
            </w:rPr>
            <w:t>et al.</w:t>
          </w:r>
          <w:r>
            <w:rPr>
              <w:rFonts w:eastAsia="Times New Roman"/>
            </w:rPr>
            <w:t xml:space="preserve"> Galbut Virus Infection Minimally Influences Drosophila melanogaster Fitness Traits in a Strain and Sex-Dependent Manner. </w:t>
          </w:r>
          <w:r>
            <w:rPr>
              <w:rFonts w:eastAsia="Times New Roman"/>
              <w:i/>
              <w:iCs/>
            </w:rPr>
            <w:t>Viruses</w:t>
          </w:r>
          <w:r>
            <w:rPr>
              <w:rFonts w:eastAsia="Times New Roman"/>
            </w:rPr>
            <w:t xml:space="preserve"> </w:t>
          </w:r>
          <w:r>
            <w:rPr>
              <w:rFonts w:eastAsia="Times New Roman"/>
              <w:b/>
              <w:bCs/>
            </w:rPr>
            <w:t>15</w:t>
          </w:r>
          <w:r>
            <w:rPr>
              <w:rFonts w:eastAsia="Times New Roman"/>
            </w:rPr>
            <w:t>, 539 (2023).</w:t>
          </w:r>
        </w:p>
        <w:p w14:paraId="277DEEAD" w14:textId="77777777" w:rsidR="003504EF" w:rsidRDefault="003504EF">
          <w:pPr>
            <w:autoSpaceDE w:val="0"/>
            <w:autoSpaceDN w:val="0"/>
            <w:ind w:hanging="640"/>
            <w:divId w:val="55855685"/>
            <w:rPr>
              <w:rFonts w:eastAsia="Times New Roman"/>
            </w:rPr>
          </w:pPr>
          <w:r>
            <w:rPr>
              <w:rFonts w:eastAsia="Times New Roman"/>
            </w:rPr>
            <w:t>13.</w:t>
          </w:r>
          <w:r>
            <w:rPr>
              <w:rFonts w:eastAsia="Times New Roman"/>
            </w:rPr>
            <w:tab/>
            <w:t xml:space="preserve">Mackay, T. F. C. </w:t>
          </w:r>
          <w:r>
            <w:rPr>
              <w:rFonts w:eastAsia="Times New Roman"/>
              <w:i/>
              <w:iCs/>
            </w:rPr>
            <w:t>et al.</w:t>
          </w:r>
          <w:r>
            <w:rPr>
              <w:rFonts w:eastAsia="Times New Roman"/>
            </w:rPr>
            <w:t xml:space="preserve"> The Drosophila melanogaster Genetic Reference Panel. </w:t>
          </w:r>
          <w:r>
            <w:rPr>
              <w:rFonts w:eastAsia="Times New Roman"/>
              <w:i/>
              <w:iCs/>
            </w:rPr>
            <w:t>Nature</w:t>
          </w:r>
          <w:r>
            <w:rPr>
              <w:rFonts w:eastAsia="Times New Roman"/>
            </w:rPr>
            <w:t xml:space="preserve"> </w:t>
          </w:r>
          <w:r>
            <w:rPr>
              <w:rFonts w:eastAsia="Times New Roman"/>
              <w:b/>
              <w:bCs/>
            </w:rPr>
            <w:t>482</w:t>
          </w:r>
          <w:r>
            <w:rPr>
              <w:rFonts w:eastAsia="Times New Roman"/>
            </w:rPr>
            <w:t>, 173–8 (2012).</w:t>
          </w:r>
        </w:p>
        <w:p w14:paraId="253A2BFB" w14:textId="77777777" w:rsidR="003504EF" w:rsidRDefault="003504EF">
          <w:pPr>
            <w:autoSpaceDE w:val="0"/>
            <w:autoSpaceDN w:val="0"/>
            <w:ind w:hanging="640"/>
            <w:divId w:val="473646345"/>
            <w:rPr>
              <w:rFonts w:eastAsia="Times New Roman"/>
            </w:rPr>
          </w:pPr>
          <w:r>
            <w:rPr>
              <w:rFonts w:eastAsia="Times New Roman"/>
            </w:rPr>
            <w:t>14.</w:t>
          </w:r>
          <w:r>
            <w:rPr>
              <w:rFonts w:eastAsia="Times New Roman"/>
            </w:rPr>
            <w:tab/>
            <w:t xml:space="preserve">Shi, M. </w:t>
          </w:r>
          <w:r>
            <w:rPr>
              <w:rFonts w:eastAsia="Times New Roman"/>
              <w:i/>
              <w:iCs/>
            </w:rPr>
            <w:t>et al.</w:t>
          </w:r>
          <w:r>
            <w:rPr>
              <w:rFonts w:eastAsia="Times New Roman"/>
            </w:rPr>
            <w:t xml:space="preserve"> No detectable effect of Wolbachia </w:t>
          </w:r>
          <w:proofErr w:type="spellStart"/>
          <w:r>
            <w:rPr>
              <w:rFonts w:eastAsia="Times New Roman"/>
            </w:rPr>
            <w:t>wMel</w:t>
          </w:r>
          <w:proofErr w:type="spellEnd"/>
          <w:r>
            <w:rPr>
              <w:rFonts w:eastAsia="Times New Roman"/>
            </w:rPr>
            <w:t xml:space="preserve"> on the prevalence and abundance of the RNA virome of Drosophila melanogaster. </w:t>
          </w:r>
          <w:r>
            <w:rPr>
              <w:rFonts w:eastAsia="Times New Roman"/>
              <w:i/>
              <w:iCs/>
            </w:rPr>
            <w:t>Proceedings of the Royal Society B: Biological Sciences</w:t>
          </w:r>
          <w:r>
            <w:rPr>
              <w:rFonts w:eastAsia="Times New Roman"/>
            </w:rPr>
            <w:t xml:space="preserve"> </w:t>
          </w:r>
          <w:r>
            <w:rPr>
              <w:rFonts w:eastAsia="Times New Roman"/>
              <w:b/>
              <w:bCs/>
            </w:rPr>
            <w:t>285</w:t>
          </w:r>
          <w:r>
            <w:rPr>
              <w:rFonts w:eastAsia="Times New Roman"/>
            </w:rPr>
            <w:t>, (2018).</w:t>
          </w:r>
        </w:p>
        <w:p w14:paraId="43B5FA73" w14:textId="77777777" w:rsidR="003504EF" w:rsidRDefault="003504EF">
          <w:pPr>
            <w:autoSpaceDE w:val="0"/>
            <w:autoSpaceDN w:val="0"/>
            <w:ind w:hanging="640"/>
            <w:divId w:val="531303355"/>
            <w:rPr>
              <w:rFonts w:eastAsia="Times New Roman"/>
            </w:rPr>
          </w:pPr>
          <w:r>
            <w:rPr>
              <w:rFonts w:eastAsia="Times New Roman"/>
            </w:rPr>
            <w:t>15.</w:t>
          </w:r>
          <w:r>
            <w:rPr>
              <w:rFonts w:eastAsia="Times New Roman"/>
            </w:rPr>
            <w:tab/>
            <w:t xml:space="preserve">Ortiz-Baez, A. S., Shi, M., Hoffmann, A. A. &amp; Holmes, E. C. RNA virome diversity and Wolbachia infection in individual Drosophila simulans flies. </w:t>
          </w:r>
          <w:r>
            <w:rPr>
              <w:rFonts w:eastAsia="Times New Roman"/>
              <w:i/>
              <w:iCs/>
            </w:rPr>
            <w:t xml:space="preserve">J Gen </w:t>
          </w:r>
          <w:proofErr w:type="spellStart"/>
          <w:r>
            <w:rPr>
              <w:rFonts w:eastAsia="Times New Roman"/>
              <w:i/>
              <w:iCs/>
            </w:rPr>
            <w:t>Virol</w:t>
          </w:r>
          <w:proofErr w:type="spellEnd"/>
          <w:r>
            <w:rPr>
              <w:rFonts w:eastAsia="Times New Roman"/>
            </w:rPr>
            <w:t xml:space="preserve"> </w:t>
          </w:r>
          <w:r>
            <w:rPr>
              <w:rFonts w:eastAsia="Times New Roman"/>
              <w:b/>
              <w:bCs/>
            </w:rPr>
            <w:t>102</w:t>
          </w:r>
          <w:r>
            <w:rPr>
              <w:rFonts w:eastAsia="Times New Roman"/>
            </w:rPr>
            <w:t>, 001639 (2021).</w:t>
          </w:r>
        </w:p>
        <w:p w14:paraId="3755E572" w14:textId="77777777" w:rsidR="003504EF" w:rsidRDefault="003504EF">
          <w:pPr>
            <w:autoSpaceDE w:val="0"/>
            <w:autoSpaceDN w:val="0"/>
            <w:ind w:hanging="640"/>
            <w:divId w:val="480316554"/>
            <w:rPr>
              <w:rFonts w:eastAsia="Times New Roman"/>
            </w:rPr>
          </w:pPr>
          <w:r>
            <w:rPr>
              <w:rFonts w:eastAsia="Times New Roman"/>
            </w:rPr>
            <w:t>16.</w:t>
          </w:r>
          <w:r>
            <w:rPr>
              <w:rFonts w:eastAsia="Times New Roman"/>
            </w:rPr>
            <w:tab/>
            <w:t xml:space="preserve">Keller, A. Drosophila melanogaster’s history as a human commensal. </w:t>
          </w:r>
          <w:r>
            <w:rPr>
              <w:rFonts w:eastAsia="Times New Roman"/>
              <w:i/>
              <w:iCs/>
            </w:rPr>
            <w:t>Current Biology</w:t>
          </w:r>
          <w:r>
            <w:rPr>
              <w:rFonts w:eastAsia="Times New Roman"/>
            </w:rPr>
            <w:t xml:space="preserve"> </w:t>
          </w:r>
          <w:r>
            <w:rPr>
              <w:rFonts w:eastAsia="Times New Roman"/>
              <w:b/>
              <w:bCs/>
            </w:rPr>
            <w:t>17</w:t>
          </w:r>
          <w:r>
            <w:rPr>
              <w:rFonts w:eastAsia="Times New Roman"/>
            </w:rPr>
            <w:t>, PR77-R81 (2007).</w:t>
          </w:r>
        </w:p>
        <w:p w14:paraId="75500DD1" w14:textId="77777777" w:rsidR="003504EF" w:rsidRDefault="003504EF">
          <w:pPr>
            <w:autoSpaceDE w:val="0"/>
            <w:autoSpaceDN w:val="0"/>
            <w:ind w:hanging="640"/>
            <w:divId w:val="585919732"/>
            <w:rPr>
              <w:rFonts w:eastAsia="Times New Roman"/>
            </w:rPr>
          </w:pPr>
          <w:r>
            <w:rPr>
              <w:rFonts w:eastAsia="Times New Roman"/>
            </w:rPr>
            <w:t>17.</w:t>
          </w:r>
          <w:r>
            <w:rPr>
              <w:rFonts w:eastAsia="Times New Roman"/>
            </w:rPr>
            <w:tab/>
            <w:t xml:space="preserve">Fine, P. E. Vectors and vertical transmission: an epidemiologic perspective. </w:t>
          </w:r>
          <w:r>
            <w:rPr>
              <w:rFonts w:eastAsia="Times New Roman"/>
              <w:i/>
              <w:iCs/>
            </w:rPr>
            <w:t xml:space="preserve">Ann N Y </w:t>
          </w:r>
          <w:proofErr w:type="spellStart"/>
          <w:r>
            <w:rPr>
              <w:rFonts w:eastAsia="Times New Roman"/>
              <w:i/>
              <w:iCs/>
            </w:rPr>
            <w:t>Acad</w:t>
          </w:r>
          <w:proofErr w:type="spellEnd"/>
          <w:r>
            <w:rPr>
              <w:rFonts w:eastAsia="Times New Roman"/>
              <w:i/>
              <w:iCs/>
            </w:rPr>
            <w:t xml:space="preserve"> Sci</w:t>
          </w:r>
          <w:r>
            <w:rPr>
              <w:rFonts w:eastAsia="Times New Roman"/>
            </w:rPr>
            <w:t xml:space="preserve"> </w:t>
          </w:r>
          <w:r>
            <w:rPr>
              <w:rFonts w:eastAsia="Times New Roman"/>
              <w:b/>
              <w:bCs/>
            </w:rPr>
            <w:t>266</w:t>
          </w:r>
          <w:r>
            <w:rPr>
              <w:rFonts w:eastAsia="Times New Roman"/>
            </w:rPr>
            <w:t>, 173–94 (1975).</w:t>
          </w:r>
        </w:p>
        <w:p w14:paraId="1B2F0F1A" w14:textId="77777777" w:rsidR="003504EF" w:rsidRDefault="003504EF">
          <w:pPr>
            <w:autoSpaceDE w:val="0"/>
            <w:autoSpaceDN w:val="0"/>
            <w:ind w:hanging="640"/>
            <w:divId w:val="1690333970"/>
            <w:rPr>
              <w:rFonts w:eastAsia="Times New Roman"/>
            </w:rPr>
          </w:pPr>
          <w:r>
            <w:rPr>
              <w:rFonts w:eastAsia="Times New Roman"/>
            </w:rPr>
            <w:t>18.</w:t>
          </w:r>
          <w:r>
            <w:rPr>
              <w:rFonts w:eastAsia="Times New Roman"/>
            </w:rPr>
            <w:tab/>
            <w:t xml:space="preserve">Keene-Snickers, A. H., Dunham, T. J. &amp; Stenglein, M. D. Experimental assessment of 3D-printed traps and chemical attractants for the collection of wild Drosophila melanogaster. </w:t>
          </w:r>
          <w:r>
            <w:rPr>
              <w:rFonts w:eastAsia="Times New Roman"/>
              <w:i/>
              <w:iCs/>
            </w:rPr>
            <w:t>Fly (Austin)</w:t>
          </w:r>
          <w:r>
            <w:rPr>
              <w:rFonts w:eastAsia="Times New Roman"/>
            </w:rPr>
            <w:t xml:space="preserve"> </w:t>
          </w:r>
          <w:r>
            <w:rPr>
              <w:rFonts w:eastAsia="Times New Roman"/>
              <w:b/>
              <w:bCs/>
            </w:rPr>
            <w:t>19</w:t>
          </w:r>
          <w:r>
            <w:rPr>
              <w:rFonts w:eastAsia="Times New Roman"/>
            </w:rPr>
            <w:t>, 2502184 (2025).</w:t>
          </w:r>
        </w:p>
        <w:p w14:paraId="77631BCE" w14:textId="77777777" w:rsidR="003504EF" w:rsidRDefault="003504EF">
          <w:pPr>
            <w:autoSpaceDE w:val="0"/>
            <w:autoSpaceDN w:val="0"/>
            <w:ind w:hanging="640"/>
            <w:divId w:val="1022126618"/>
            <w:rPr>
              <w:rFonts w:eastAsia="Times New Roman"/>
            </w:rPr>
          </w:pPr>
          <w:r>
            <w:rPr>
              <w:rFonts w:eastAsia="Times New Roman"/>
            </w:rPr>
            <w:t>19.</w:t>
          </w:r>
          <w:r>
            <w:rPr>
              <w:rFonts w:eastAsia="Times New Roman"/>
            </w:rPr>
            <w:tab/>
            <w:t xml:space="preserve">Cao, C., Magwire, M. M., Bayer, F. &amp; </w:t>
          </w:r>
          <w:proofErr w:type="spellStart"/>
          <w:r>
            <w:rPr>
              <w:rFonts w:eastAsia="Times New Roman"/>
            </w:rPr>
            <w:t>Jiggins</w:t>
          </w:r>
          <w:proofErr w:type="spellEnd"/>
          <w:r>
            <w:rPr>
              <w:rFonts w:eastAsia="Times New Roman"/>
            </w:rPr>
            <w:t xml:space="preserve">, F. M. A Polymorphism in the Processing Body Component Ge-1 Controls Resistance to a Naturally Occurring Rhabdovirus in Drosophila.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12</w:t>
          </w:r>
          <w:r>
            <w:rPr>
              <w:rFonts w:eastAsia="Times New Roman"/>
            </w:rPr>
            <w:t>, e1005387 (2016).</w:t>
          </w:r>
        </w:p>
        <w:p w14:paraId="302E92FE" w14:textId="77777777" w:rsidR="003504EF" w:rsidRDefault="003504EF">
          <w:pPr>
            <w:autoSpaceDE w:val="0"/>
            <w:autoSpaceDN w:val="0"/>
            <w:ind w:hanging="640"/>
            <w:divId w:val="848060213"/>
            <w:rPr>
              <w:rFonts w:eastAsia="Times New Roman"/>
            </w:rPr>
          </w:pPr>
          <w:r>
            <w:rPr>
              <w:rFonts w:eastAsia="Times New Roman"/>
            </w:rPr>
            <w:t>20.</w:t>
          </w:r>
          <w:r>
            <w:rPr>
              <w:rFonts w:eastAsia="Times New Roman"/>
            </w:rPr>
            <w:tab/>
            <w:t xml:space="preserve">Ye, J. </w:t>
          </w:r>
          <w:r>
            <w:rPr>
              <w:rFonts w:eastAsia="Times New Roman"/>
              <w:i/>
              <w:iCs/>
            </w:rPr>
            <w:t>et al.</w:t>
          </w:r>
          <w:r>
            <w:rPr>
              <w:rFonts w:eastAsia="Times New Roman"/>
            </w:rPr>
            <w:t xml:space="preserve"> Primer-BLAST: a tool to design target-specific primers for polymerase chain reaction. </w:t>
          </w:r>
          <w:r>
            <w:rPr>
              <w:rFonts w:eastAsia="Times New Roman"/>
              <w:i/>
              <w:iCs/>
            </w:rPr>
            <w:t>BMC Bioinformatics</w:t>
          </w:r>
          <w:r>
            <w:rPr>
              <w:rFonts w:eastAsia="Times New Roman"/>
            </w:rPr>
            <w:t xml:space="preserve"> </w:t>
          </w:r>
          <w:r>
            <w:rPr>
              <w:rFonts w:eastAsia="Times New Roman"/>
              <w:b/>
              <w:bCs/>
            </w:rPr>
            <w:t>13</w:t>
          </w:r>
          <w:r>
            <w:rPr>
              <w:rFonts w:eastAsia="Times New Roman"/>
            </w:rPr>
            <w:t>, 134 (2012).</w:t>
          </w:r>
        </w:p>
        <w:p w14:paraId="05C9D5FF" w14:textId="77777777" w:rsidR="003504EF" w:rsidRDefault="003504EF">
          <w:pPr>
            <w:autoSpaceDE w:val="0"/>
            <w:autoSpaceDN w:val="0"/>
            <w:ind w:hanging="640"/>
            <w:divId w:val="1703048799"/>
            <w:rPr>
              <w:rFonts w:eastAsia="Times New Roman"/>
            </w:rPr>
          </w:pPr>
          <w:r>
            <w:rPr>
              <w:rFonts w:eastAsia="Times New Roman"/>
            </w:rPr>
            <w:t>21.</w:t>
          </w:r>
          <w:r>
            <w:rPr>
              <w:rFonts w:eastAsia="Times New Roman"/>
            </w:rPr>
            <w:tab/>
            <w:t>Keene, A. H. &amp; Stenglein, M. D. Sequencing RNA from old, dried specimens reveals past viromes and properties of long-surviving RNA. Preprint at https://doi.org/10.1101/2024.10.03.616531 (2024).</w:t>
          </w:r>
        </w:p>
        <w:p w14:paraId="2B234233" w14:textId="77777777" w:rsidR="003504EF" w:rsidRDefault="003504EF">
          <w:pPr>
            <w:autoSpaceDE w:val="0"/>
            <w:autoSpaceDN w:val="0"/>
            <w:ind w:hanging="640"/>
            <w:divId w:val="1620379375"/>
            <w:rPr>
              <w:rFonts w:eastAsia="Times New Roman"/>
            </w:rPr>
          </w:pPr>
          <w:r>
            <w:rPr>
              <w:rFonts w:eastAsia="Times New Roman"/>
            </w:rPr>
            <w:lastRenderedPageBreak/>
            <w:t>22.</w:t>
          </w:r>
          <w:r>
            <w:rPr>
              <w:rFonts w:eastAsia="Times New Roman"/>
            </w:rPr>
            <w:tab/>
            <w:t xml:space="preserve">Martin, M. </w:t>
          </w:r>
          <w:proofErr w:type="spellStart"/>
          <w:r>
            <w:rPr>
              <w:rFonts w:eastAsia="Times New Roman"/>
            </w:rPr>
            <w:t>Cutadapt</w:t>
          </w:r>
          <w:proofErr w:type="spellEnd"/>
          <w:r>
            <w:rPr>
              <w:rFonts w:eastAsia="Times New Roman"/>
            </w:rPr>
            <w:t xml:space="preserve"> Removes Adapter Sequences From High-Throughput Sequencing Reads. </w:t>
          </w:r>
          <w:proofErr w:type="spellStart"/>
          <w:r>
            <w:rPr>
              <w:rFonts w:eastAsia="Times New Roman"/>
              <w:i/>
              <w:iCs/>
            </w:rPr>
            <w:t>EMBnet</w:t>
          </w:r>
          <w:proofErr w:type="spellEnd"/>
          <w:r>
            <w:rPr>
              <w:rFonts w:eastAsia="Times New Roman"/>
              <w:i/>
              <w:iCs/>
            </w:rPr>
            <w:t xml:space="preserve"> J</w:t>
          </w:r>
          <w:r>
            <w:rPr>
              <w:rFonts w:eastAsia="Times New Roman"/>
            </w:rPr>
            <w:t xml:space="preserve"> </w:t>
          </w:r>
          <w:r>
            <w:rPr>
              <w:rFonts w:eastAsia="Times New Roman"/>
              <w:b/>
              <w:bCs/>
            </w:rPr>
            <w:t>17</w:t>
          </w:r>
          <w:r>
            <w:rPr>
              <w:rFonts w:eastAsia="Times New Roman"/>
            </w:rPr>
            <w:t>, 10–12 (2011).</w:t>
          </w:r>
        </w:p>
        <w:p w14:paraId="02AF589A" w14:textId="77777777" w:rsidR="003504EF" w:rsidRDefault="003504EF">
          <w:pPr>
            <w:autoSpaceDE w:val="0"/>
            <w:autoSpaceDN w:val="0"/>
            <w:ind w:hanging="640"/>
            <w:divId w:val="1760132032"/>
            <w:rPr>
              <w:rFonts w:eastAsia="Times New Roman"/>
            </w:rPr>
          </w:pPr>
          <w:r>
            <w:rPr>
              <w:rFonts w:eastAsia="Times New Roman"/>
            </w:rPr>
            <w:t>23.</w:t>
          </w:r>
          <w:r>
            <w:rPr>
              <w:rFonts w:eastAsia="Times New Roman"/>
            </w:rPr>
            <w:tab/>
            <w:t xml:space="preserve">Andrews, S. </w:t>
          </w:r>
          <w:r>
            <w:rPr>
              <w:rFonts w:eastAsia="Times New Roman"/>
              <w:i/>
              <w:iCs/>
            </w:rPr>
            <w:t>et al.</w:t>
          </w:r>
          <w:r>
            <w:rPr>
              <w:rFonts w:eastAsia="Times New Roman"/>
            </w:rPr>
            <w:t xml:space="preserve"> </w:t>
          </w:r>
          <w:proofErr w:type="spellStart"/>
          <w:r>
            <w:rPr>
              <w:rFonts w:eastAsia="Times New Roman"/>
            </w:rPr>
            <w:t>FastQC</w:t>
          </w:r>
          <w:proofErr w:type="spellEnd"/>
          <w:r>
            <w:rPr>
              <w:rFonts w:eastAsia="Times New Roman"/>
            </w:rPr>
            <w:t>: a quality control tool for high throughput sequence data. https://qubeshub.org/resources/fastqc (2012).</w:t>
          </w:r>
        </w:p>
        <w:p w14:paraId="1BE6B6A8" w14:textId="77777777" w:rsidR="003504EF" w:rsidRDefault="003504EF">
          <w:pPr>
            <w:autoSpaceDE w:val="0"/>
            <w:autoSpaceDN w:val="0"/>
            <w:ind w:hanging="640"/>
            <w:divId w:val="1925649131"/>
            <w:rPr>
              <w:rFonts w:eastAsia="Times New Roman"/>
            </w:rPr>
          </w:pPr>
          <w:r>
            <w:rPr>
              <w:rFonts w:eastAsia="Times New Roman"/>
            </w:rPr>
            <w:t>24.</w:t>
          </w:r>
          <w:r>
            <w:rPr>
              <w:rFonts w:eastAsia="Times New Roman"/>
            </w:rPr>
            <w:tab/>
            <w:t xml:space="preserve">Langmead, B. &amp; Salzberg, S. L. Fast gapped-read alignment with Bowtie 2. </w:t>
          </w:r>
          <w:r>
            <w:rPr>
              <w:rFonts w:eastAsia="Times New Roman"/>
              <w:i/>
              <w:iCs/>
            </w:rPr>
            <w:t>Nat Methods</w:t>
          </w:r>
          <w:r>
            <w:rPr>
              <w:rFonts w:eastAsia="Times New Roman"/>
            </w:rPr>
            <w:t xml:space="preserve"> </w:t>
          </w:r>
          <w:r>
            <w:rPr>
              <w:rFonts w:eastAsia="Times New Roman"/>
              <w:b/>
              <w:bCs/>
            </w:rPr>
            <w:t>9</w:t>
          </w:r>
          <w:r>
            <w:rPr>
              <w:rFonts w:eastAsia="Times New Roman"/>
            </w:rPr>
            <w:t>, 357–359 (2012).</w:t>
          </w:r>
        </w:p>
        <w:p w14:paraId="7CFA1309" w14:textId="77777777" w:rsidR="003504EF" w:rsidRDefault="003504EF">
          <w:pPr>
            <w:autoSpaceDE w:val="0"/>
            <w:autoSpaceDN w:val="0"/>
            <w:ind w:hanging="640"/>
            <w:divId w:val="538394598"/>
            <w:rPr>
              <w:rFonts w:eastAsia="Times New Roman"/>
            </w:rPr>
          </w:pPr>
          <w:r>
            <w:rPr>
              <w:rFonts w:eastAsia="Times New Roman"/>
            </w:rPr>
            <w:t>25.</w:t>
          </w:r>
          <w:r>
            <w:rPr>
              <w:rFonts w:eastAsia="Times New Roman"/>
            </w:rPr>
            <w:tab/>
          </w:r>
          <w:proofErr w:type="spellStart"/>
          <w:r>
            <w:rPr>
              <w:rFonts w:eastAsia="Times New Roman"/>
            </w:rPr>
            <w:t>Prjibelski</w:t>
          </w:r>
          <w:proofErr w:type="spellEnd"/>
          <w:r>
            <w:rPr>
              <w:rFonts w:eastAsia="Times New Roman"/>
            </w:rPr>
            <w:t xml:space="preserve">, A., Antipov, D., Meleshko, D., Lapidus, A. &amp; </w:t>
          </w:r>
          <w:proofErr w:type="spellStart"/>
          <w:r>
            <w:rPr>
              <w:rFonts w:eastAsia="Times New Roman"/>
            </w:rPr>
            <w:t>Korobeynikov</w:t>
          </w:r>
          <w:proofErr w:type="spellEnd"/>
          <w:r>
            <w:rPr>
              <w:rFonts w:eastAsia="Times New Roman"/>
            </w:rPr>
            <w:t xml:space="preserve">, A. Using </w:t>
          </w:r>
          <w:proofErr w:type="spellStart"/>
          <w:r>
            <w:rPr>
              <w:rFonts w:eastAsia="Times New Roman"/>
            </w:rPr>
            <w:t>SPAdes</w:t>
          </w:r>
          <w:proofErr w:type="spellEnd"/>
          <w:r>
            <w:rPr>
              <w:rFonts w:eastAsia="Times New Roman"/>
            </w:rPr>
            <w:t xml:space="preserve"> De Novo Assembler. </w:t>
          </w:r>
          <w:r>
            <w:rPr>
              <w:rFonts w:eastAsia="Times New Roman"/>
              <w:i/>
              <w:iCs/>
            </w:rPr>
            <w:t xml:space="preserve">Curr </w:t>
          </w:r>
          <w:proofErr w:type="spellStart"/>
          <w:r>
            <w:rPr>
              <w:rFonts w:eastAsia="Times New Roman"/>
              <w:i/>
              <w:iCs/>
            </w:rPr>
            <w:t>Protoc</w:t>
          </w:r>
          <w:proofErr w:type="spellEnd"/>
          <w:r>
            <w:rPr>
              <w:rFonts w:eastAsia="Times New Roman"/>
              <w:i/>
              <w:iCs/>
            </w:rPr>
            <w:t xml:space="preserve"> Bioinformatics</w:t>
          </w:r>
          <w:r>
            <w:rPr>
              <w:rFonts w:eastAsia="Times New Roman"/>
            </w:rPr>
            <w:t xml:space="preserve"> </w:t>
          </w:r>
          <w:r>
            <w:rPr>
              <w:rFonts w:eastAsia="Times New Roman"/>
              <w:b/>
              <w:bCs/>
            </w:rPr>
            <w:t>70</w:t>
          </w:r>
          <w:r>
            <w:rPr>
              <w:rFonts w:eastAsia="Times New Roman"/>
            </w:rPr>
            <w:t>, e102 (2020).</w:t>
          </w:r>
        </w:p>
        <w:p w14:paraId="20B94678" w14:textId="77777777" w:rsidR="003504EF" w:rsidRDefault="003504EF">
          <w:pPr>
            <w:autoSpaceDE w:val="0"/>
            <w:autoSpaceDN w:val="0"/>
            <w:ind w:hanging="640"/>
            <w:divId w:val="737244313"/>
            <w:rPr>
              <w:rFonts w:eastAsia="Times New Roman"/>
            </w:rPr>
          </w:pPr>
          <w:r>
            <w:rPr>
              <w:rFonts w:eastAsia="Times New Roman"/>
            </w:rPr>
            <w:t>26.</w:t>
          </w:r>
          <w:r>
            <w:rPr>
              <w:rFonts w:eastAsia="Times New Roman"/>
            </w:rPr>
            <w:tab/>
            <w:t xml:space="preserve">Li, H. &amp; Durbin, R. Fast and accurate long-read alignment with Burrows-Wheeler transform. </w:t>
          </w:r>
          <w:r>
            <w:rPr>
              <w:rFonts w:eastAsia="Times New Roman"/>
              <w:i/>
              <w:iCs/>
            </w:rPr>
            <w:t>Bioinformatics</w:t>
          </w:r>
          <w:r>
            <w:rPr>
              <w:rFonts w:eastAsia="Times New Roman"/>
            </w:rPr>
            <w:t xml:space="preserve"> </w:t>
          </w:r>
          <w:r>
            <w:rPr>
              <w:rFonts w:eastAsia="Times New Roman"/>
              <w:b/>
              <w:bCs/>
            </w:rPr>
            <w:t>26</w:t>
          </w:r>
          <w:r>
            <w:rPr>
              <w:rFonts w:eastAsia="Times New Roman"/>
            </w:rPr>
            <w:t>, 589–595 (2010).</w:t>
          </w:r>
        </w:p>
        <w:p w14:paraId="7ED1295B" w14:textId="77777777" w:rsidR="003504EF" w:rsidRDefault="003504EF">
          <w:pPr>
            <w:autoSpaceDE w:val="0"/>
            <w:autoSpaceDN w:val="0"/>
            <w:ind w:hanging="640"/>
            <w:divId w:val="968706614"/>
            <w:rPr>
              <w:rFonts w:eastAsia="Times New Roman"/>
            </w:rPr>
          </w:pPr>
          <w:r>
            <w:rPr>
              <w:rFonts w:eastAsia="Times New Roman"/>
            </w:rPr>
            <w:t>27.</w:t>
          </w:r>
          <w:r>
            <w:rPr>
              <w:rFonts w:eastAsia="Times New Roman"/>
            </w:rPr>
            <w:tab/>
            <w:t xml:space="preserve">Katoh, K. &amp; </w:t>
          </w:r>
          <w:proofErr w:type="spellStart"/>
          <w:r>
            <w:rPr>
              <w:rFonts w:eastAsia="Times New Roman"/>
            </w:rPr>
            <w:t>Standley</w:t>
          </w:r>
          <w:proofErr w:type="spellEnd"/>
          <w:r>
            <w:rPr>
              <w:rFonts w:eastAsia="Times New Roman"/>
            </w:rPr>
            <w:t xml:space="preserve">, D. M. MAFFT multiple sequence alignment software version 7: Improvements in performance and usability. </w:t>
          </w:r>
          <w:r>
            <w:rPr>
              <w:rFonts w:eastAsia="Times New Roman"/>
              <w:i/>
              <w:iCs/>
            </w:rPr>
            <w:t>Mol Biol Evol</w:t>
          </w:r>
          <w:r>
            <w:rPr>
              <w:rFonts w:eastAsia="Times New Roman"/>
            </w:rPr>
            <w:t xml:space="preserve"> </w:t>
          </w:r>
          <w:r>
            <w:rPr>
              <w:rFonts w:eastAsia="Times New Roman"/>
              <w:b/>
              <w:bCs/>
            </w:rPr>
            <w:t>30</w:t>
          </w:r>
          <w:r>
            <w:rPr>
              <w:rFonts w:eastAsia="Times New Roman"/>
            </w:rPr>
            <w:t>, 772–780 (2013).</w:t>
          </w:r>
        </w:p>
        <w:p w14:paraId="392C7801" w14:textId="77777777" w:rsidR="003504EF" w:rsidRDefault="003504EF">
          <w:pPr>
            <w:autoSpaceDE w:val="0"/>
            <w:autoSpaceDN w:val="0"/>
            <w:ind w:hanging="640"/>
            <w:divId w:val="763843262"/>
            <w:rPr>
              <w:rFonts w:eastAsia="Times New Roman"/>
            </w:rPr>
          </w:pPr>
          <w:r>
            <w:rPr>
              <w:rFonts w:eastAsia="Times New Roman"/>
            </w:rPr>
            <w:t>28.</w:t>
          </w:r>
          <w:r>
            <w:rPr>
              <w:rFonts w:eastAsia="Times New Roman"/>
            </w:rPr>
            <w:tab/>
            <w:t xml:space="preserve">Nguyen, L. T., Schmidt, H. A., Von Haeseler, A. &amp; Minh, B. Q. IQ-TREE: A fast and effective stochastic algorithm for estimating maximum-likelihood phylogenies. </w:t>
          </w:r>
          <w:r>
            <w:rPr>
              <w:rFonts w:eastAsia="Times New Roman"/>
              <w:i/>
              <w:iCs/>
            </w:rPr>
            <w:t>Mol Biol Evol</w:t>
          </w:r>
          <w:r>
            <w:rPr>
              <w:rFonts w:eastAsia="Times New Roman"/>
            </w:rPr>
            <w:t xml:space="preserve"> </w:t>
          </w:r>
          <w:r>
            <w:rPr>
              <w:rFonts w:eastAsia="Times New Roman"/>
              <w:b/>
              <w:bCs/>
            </w:rPr>
            <w:t>32</w:t>
          </w:r>
          <w:r>
            <w:rPr>
              <w:rFonts w:eastAsia="Times New Roman"/>
            </w:rPr>
            <w:t>, 268–274 (2015).</w:t>
          </w:r>
        </w:p>
        <w:p w14:paraId="7A048012" w14:textId="77777777" w:rsidR="003504EF" w:rsidRDefault="003504EF">
          <w:pPr>
            <w:autoSpaceDE w:val="0"/>
            <w:autoSpaceDN w:val="0"/>
            <w:ind w:hanging="640"/>
            <w:divId w:val="1479297423"/>
            <w:rPr>
              <w:rFonts w:eastAsia="Times New Roman"/>
            </w:rPr>
          </w:pPr>
          <w:r>
            <w:rPr>
              <w:rFonts w:eastAsia="Times New Roman"/>
            </w:rPr>
            <w:t>29.</w:t>
          </w:r>
          <w:r>
            <w:rPr>
              <w:rFonts w:eastAsia="Times New Roman"/>
            </w:rPr>
            <w:tab/>
          </w:r>
          <w:proofErr w:type="spellStart"/>
          <w:r>
            <w:rPr>
              <w:rFonts w:eastAsia="Times New Roman"/>
            </w:rPr>
            <w:t>Letunic</w:t>
          </w:r>
          <w:proofErr w:type="spellEnd"/>
          <w:r>
            <w:rPr>
              <w:rFonts w:eastAsia="Times New Roman"/>
            </w:rPr>
            <w:t>, I. &amp; Bork, P. Interactive Tree of Life (</w:t>
          </w:r>
          <w:proofErr w:type="spellStart"/>
          <w:r>
            <w:rPr>
              <w:rFonts w:eastAsia="Times New Roman"/>
            </w:rPr>
            <w:t>iTOL</w:t>
          </w:r>
          <w:proofErr w:type="spellEnd"/>
          <w:r>
            <w:rPr>
              <w:rFonts w:eastAsia="Times New Roman"/>
            </w:rPr>
            <w:t xml:space="preserve">) v6: recent updates to the phylogenetic tree display and annotation tool. </w:t>
          </w:r>
          <w:r>
            <w:rPr>
              <w:rFonts w:eastAsia="Times New Roman"/>
              <w:i/>
              <w:iCs/>
            </w:rPr>
            <w:t>Nucleic Acids Res</w:t>
          </w:r>
          <w:r>
            <w:rPr>
              <w:rFonts w:eastAsia="Times New Roman"/>
            </w:rPr>
            <w:t xml:space="preserve"> </w:t>
          </w:r>
          <w:r>
            <w:rPr>
              <w:rFonts w:eastAsia="Times New Roman"/>
              <w:b/>
              <w:bCs/>
            </w:rPr>
            <w:t>52</w:t>
          </w:r>
          <w:r>
            <w:rPr>
              <w:rFonts w:eastAsia="Times New Roman"/>
            </w:rPr>
            <w:t>, W78–W82 (2024).</w:t>
          </w:r>
        </w:p>
        <w:p w14:paraId="19B23E35" w14:textId="77777777" w:rsidR="003504EF" w:rsidRDefault="003504EF">
          <w:pPr>
            <w:autoSpaceDE w:val="0"/>
            <w:autoSpaceDN w:val="0"/>
            <w:ind w:hanging="640"/>
            <w:divId w:val="1706099087"/>
            <w:rPr>
              <w:rFonts w:eastAsia="Times New Roman"/>
            </w:rPr>
          </w:pPr>
          <w:r>
            <w:rPr>
              <w:rFonts w:eastAsia="Times New Roman"/>
            </w:rPr>
            <w:t>30.</w:t>
          </w:r>
          <w:r>
            <w:rPr>
              <w:rFonts w:eastAsia="Times New Roman"/>
            </w:rPr>
            <w:tab/>
          </w:r>
          <w:proofErr w:type="spellStart"/>
          <w:r>
            <w:rPr>
              <w:rFonts w:eastAsia="Times New Roman"/>
            </w:rPr>
            <w:t>Kosakovsky</w:t>
          </w:r>
          <w:proofErr w:type="spellEnd"/>
          <w:r>
            <w:rPr>
              <w:rFonts w:eastAsia="Times New Roman"/>
            </w:rPr>
            <w:t xml:space="preserve"> Pond, S. L. &amp; Frost, S. D. W. Not So Different After All: A Comparison of Methods for Detecting Amino Acid Sites Under Selection. </w:t>
          </w:r>
          <w:r>
            <w:rPr>
              <w:rFonts w:eastAsia="Times New Roman"/>
              <w:i/>
              <w:iCs/>
            </w:rPr>
            <w:t>Mol Biol Evol</w:t>
          </w:r>
          <w:r>
            <w:rPr>
              <w:rFonts w:eastAsia="Times New Roman"/>
            </w:rPr>
            <w:t xml:space="preserve"> </w:t>
          </w:r>
          <w:r>
            <w:rPr>
              <w:rFonts w:eastAsia="Times New Roman"/>
              <w:b/>
              <w:bCs/>
            </w:rPr>
            <w:t>22</w:t>
          </w:r>
          <w:r>
            <w:rPr>
              <w:rFonts w:eastAsia="Times New Roman"/>
            </w:rPr>
            <w:t>, 1208–1222 (2005).</w:t>
          </w:r>
        </w:p>
        <w:p w14:paraId="660940E8" w14:textId="77777777" w:rsidR="003504EF" w:rsidRDefault="003504EF">
          <w:pPr>
            <w:autoSpaceDE w:val="0"/>
            <w:autoSpaceDN w:val="0"/>
            <w:ind w:hanging="640"/>
            <w:divId w:val="283658583"/>
            <w:rPr>
              <w:rFonts w:eastAsia="Times New Roman"/>
            </w:rPr>
          </w:pPr>
          <w:r>
            <w:rPr>
              <w:rFonts w:eastAsia="Times New Roman"/>
            </w:rPr>
            <w:t>31.</w:t>
          </w:r>
          <w:r>
            <w:rPr>
              <w:rFonts w:eastAsia="Times New Roman"/>
            </w:rPr>
            <w:tab/>
            <w:t xml:space="preserve">Weaver, S. </w:t>
          </w:r>
          <w:r>
            <w:rPr>
              <w:rFonts w:eastAsia="Times New Roman"/>
              <w:i/>
              <w:iCs/>
            </w:rPr>
            <w:t>et al.</w:t>
          </w:r>
          <w:r>
            <w:rPr>
              <w:rFonts w:eastAsia="Times New Roman"/>
            </w:rPr>
            <w:t xml:space="preserve"> </w:t>
          </w:r>
          <w:proofErr w:type="spellStart"/>
          <w:r>
            <w:rPr>
              <w:rFonts w:eastAsia="Times New Roman"/>
            </w:rPr>
            <w:t>Datamonkey</w:t>
          </w:r>
          <w:proofErr w:type="spellEnd"/>
          <w:r>
            <w:rPr>
              <w:rFonts w:eastAsia="Times New Roman"/>
            </w:rPr>
            <w:t xml:space="preserve"> 2.0: A Modern Web Application for Characterizing Selective and Other Evolutionary Processes. </w:t>
          </w:r>
          <w:r>
            <w:rPr>
              <w:rFonts w:eastAsia="Times New Roman"/>
              <w:i/>
              <w:iCs/>
            </w:rPr>
            <w:t>Mol Biol Evol</w:t>
          </w:r>
          <w:r>
            <w:rPr>
              <w:rFonts w:eastAsia="Times New Roman"/>
            </w:rPr>
            <w:t xml:space="preserve"> </w:t>
          </w:r>
          <w:r>
            <w:rPr>
              <w:rFonts w:eastAsia="Times New Roman"/>
              <w:b/>
              <w:bCs/>
            </w:rPr>
            <w:t>35</w:t>
          </w:r>
          <w:r>
            <w:rPr>
              <w:rFonts w:eastAsia="Times New Roman"/>
            </w:rPr>
            <w:t>, 773–777 (2018).</w:t>
          </w:r>
        </w:p>
        <w:p w14:paraId="0C0BF354" w14:textId="77777777" w:rsidR="003504EF" w:rsidRDefault="003504EF">
          <w:pPr>
            <w:autoSpaceDE w:val="0"/>
            <w:autoSpaceDN w:val="0"/>
            <w:ind w:hanging="640"/>
            <w:divId w:val="1096705405"/>
            <w:rPr>
              <w:rFonts w:eastAsia="Times New Roman"/>
            </w:rPr>
          </w:pPr>
          <w:r>
            <w:rPr>
              <w:rFonts w:eastAsia="Times New Roman"/>
            </w:rPr>
            <w:t>32.</w:t>
          </w:r>
          <w:r>
            <w:rPr>
              <w:rFonts w:eastAsia="Times New Roman"/>
            </w:rPr>
            <w:tab/>
          </w:r>
          <w:proofErr w:type="spellStart"/>
          <w:r>
            <w:rPr>
              <w:rFonts w:eastAsia="Times New Roman"/>
            </w:rPr>
            <w:t>Kosakovsky</w:t>
          </w:r>
          <w:proofErr w:type="spellEnd"/>
          <w:r>
            <w:rPr>
              <w:rFonts w:eastAsia="Times New Roman"/>
            </w:rPr>
            <w:t xml:space="preserve"> Pond, S. L. </w:t>
          </w:r>
          <w:r>
            <w:rPr>
              <w:rFonts w:eastAsia="Times New Roman"/>
              <w:i/>
              <w:iCs/>
            </w:rPr>
            <w:t>et al.</w:t>
          </w:r>
          <w:r>
            <w:rPr>
              <w:rFonts w:eastAsia="Times New Roman"/>
            </w:rPr>
            <w:t xml:space="preserve"> </w:t>
          </w:r>
          <w:proofErr w:type="spellStart"/>
          <w:r>
            <w:rPr>
              <w:rFonts w:eastAsia="Times New Roman"/>
            </w:rPr>
            <w:t>HyPhy</w:t>
          </w:r>
          <w:proofErr w:type="spellEnd"/>
          <w:r>
            <w:rPr>
              <w:rFonts w:eastAsia="Times New Roman"/>
            </w:rPr>
            <w:t xml:space="preserve"> 2.5—A Customizable Platform for Evolutionary Hypothesis Testing Using Phylogenies. </w:t>
          </w:r>
          <w:r>
            <w:rPr>
              <w:rFonts w:eastAsia="Times New Roman"/>
              <w:i/>
              <w:iCs/>
            </w:rPr>
            <w:t>Mol Biol Evol</w:t>
          </w:r>
          <w:r>
            <w:rPr>
              <w:rFonts w:eastAsia="Times New Roman"/>
            </w:rPr>
            <w:t xml:space="preserve"> </w:t>
          </w:r>
          <w:r>
            <w:rPr>
              <w:rFonts w:eastAsia="Times New Roman"/>
              <w:b/>
              <w:bCs/>
            </w:rPr>
            <w:t>37</w:t>
          </w:r>
          <w:r>
            <w:rPr>
              <w:rFonts w:eastAsia="Times New Roman"/>
            </w:rPr>
            <w:t>, 295–299 (2020).</w:t>
          </w:r>
        </w:p>
        <w:p w14:paraId="41829856" w14:textId="77777777" w:rsidR="003504EF" w:rsidRDefault="003504EF">
          <w:pPr>
            <w:autoSpaceDE w:val="0"/>
            <w:autoSpaceDN w:val="0"/>
            <w:ind w:hanging="640"/>
            <w:divId w:val="549609908"/>
            <w:rPr>
              <w:rFonts w:eastAsia="Times New Roman"/>
            </w:rPr>
          </w:pPr>
          <w:r>
            <w:rPr>
              <w:rFonts w:eastAsia="Times New Roman"/>
            </w:rPr>
            <w:t>33.</w:t>
          </w:r>
          <w:r>
            <w:rPr>
              <w:rFonts w:eastAsia="Times New Roman"/>
            </w:rPr>
            <w:tab/>
            <w:t xml:space="preserve">Martin, D. &amp; Rybicki, E. RDP: detection of recombination amongst aligned sequences. </w:t>
          </w:r>
          <w:r>
            <w:rPr>
              <w:rFonts w:eastAsia="Times New Roman"/>
              <w:i/>
              <w:iCs/>
            </w:rPr>
            <w:t>Bioinformatics</w:t>
          </w:r>
          <w:r>
            <w:rPr>
              <w:rFonts w:eastAsia="Times New Roman"/>
            </w:rPr>
            <w:t xml:space="preserve"> </w:t>
          </w:r>
          <w:r>
            <w:rPr>
              <w:rFonts w:eastAsia="Times New Roman"/>
              <w:b/>
              <w:bCs/>
            </w:rPr>
            <w:t>16</w:t>
          </w:r>
          <w:r>
            <w:rPr>
              <w:rFonts w:eastAsia="Times New Roman"/>
            </w:rPr>
            <w:t>, 562–563 (2000).</w:t>
          </w:r>
        </w:p>
        <w:p w14:paraId="4A1AE545" w14:textId="77777777" w:rsidR="003504EF" w:rsidRDefault="003504EF">
          <w:pPr>
            <w:autoSpaceDE w:val="0"/>
            <w:autoSpaceDN w:val="0"/>
            <w:ind w:hanging="640"/>
            <w:divId w:val="192573164"/>
            <w:rPr>
              <w:rFonts w:eastAsia="Times New Roman"/>
            </w:rPr>
          </w:pPr>
          <w:r>
            <w:rPr>
              <w:rFonts w:eastAsia="Times New Roman"/>
            </w:rPr>
            <w:t>34.</w:t>
          </w:r>
          <w:r>
            <w:rPr>
              <w:rFonts w:eastAsia="Times New Roman"/>
            </w:rPr>
            <w:tab/>
            <w:t xml:space="preserve">Martin, D. P. </w:t>
          </w:r>
          <w:r>
            <w:rPr>
              <w:rFonts w:eastAsia="Times New Roman"/>
              <w:i/>
              <w:iCs/>
            </w:rPr>
            <w:t>et al.</w:t>
          </w:r>
          <w:r>
            <w:rPr>
              <w:rFonts w:eastAsia="Times New Roman"/>
            </w:rPr>
            <w:t xml:space="preserve"> RDP5: a computer program for analyzing recombination in, and removing signals of recombination from, nucleotide sequence datasets. </w:t>
          </w:r>
          <w:r>
            <w:rPr>
              <w:rFonts w:eastAsia="Times New Roman"/>
              <w:i/>
              <w:iCs/>
            </w:rPr>
            <w:t>Virus Evol</w:t>
          </w:r>
          <w:r>
            <w:rPr>
              <w:rFonts w:eastAsia="Times New Roman"/>
            </w:rPr>
            <w:t xml:space="preserve"> </w:t>
          </w:r>
          <w:r>
            <w:rPr>
              <w:rFonts w:eastAsia="Times New Roman"/>
              <w:b/>
              <w:bCs/>
            </w:rPr>
            <w:t>7</w:t>
          </w:r>
          <w:r>
            <w:rPr>
              <w:rFonts w:eastAsia="Times New Roman"/>
            </w:rPr>
            <w:t>, (2021).</w:t>
          </w:r>
        </w:p>
        <w:p w14:paraId="04DA7398" w14:textId="77777777" w:rsidR="003504EF" w:rsidRDefault="003504EF">
          <w:pPr>
            <w:autoSpaceDE w:val="0"/>
            <w:autoSpaceDN w:val="0"/>
            <w:ind w:hanging="640"/>
            <w:divId w:val="1454135190"/>
            <w:rPr>
              <w:rFonts w:eastAsia="Times New Roman"/>
            </w:rPr>
          </w:pPr>
          <w:r>
            <w:rPr>
              <w:rFonts w:eastAsia="Times New Roman"/>
            </w:rPr>
            <w:t>35.</w:t>
          </w:r>
          <w:r>
            <w:rPr>
              <w:rFonts w:eastAsia="Times New Roman"/>
            </w:rPr>
            <w:tab/>
            <w:t xml:space="preserve">Revell, L. J. </w:t>
          </w:r>
          <w:proofErr w:type="spellStart"/>
          <w:r>
            <w:rPr>
              <w:rFonts w:eastAsia="Times New Roman"/>
            </w:rPr>
            <w:t>phytools</w:t>
          </w:r>
          <w:proofErr w:type="spellEnd"/>
          <w:r>
            <w:rPr>
              <w:rFonts w:eastAsia="Times New Roman"/>
            </w:rPr>
            <w:t xml:space="preserve">: Phylogenetic Tools for Comparative Biology (and Other Things). </w:t>
          </w:r>
          <w:r>
            <w:rPr>
              <w:rFonts w:eastAsia="Times New Roman"/>
              <w:i/>
              <w:iCs/>
            </w:rPr>
            <w:t>CRAN: Contributed Packages</w:t>
          </w:r>
          <w:r>
            <w:rPr>
              <w:rFonts w:eastAsia="Times New Roman"/>
            </w:rPr>
            <w:t xml:space="preserve"> Preprint at https://doi.org/10.32614/CRAN.package.phytools (2011).</w:t>
          </w:r>
        </w:p>
        <w:p w14:paraId="4B91346F" w14:textId="77777777" w:rsidR="003504EF" w:rsidRDefault="003504EF">
          <w:pPr>
            <w:autoSpaceDE w:val="0"/>
            <w:autoSpaceDN w:val="0"/>
            <w:ind w:hanging="640"/>
            <w:divId w:val="33308721"/>
            <w:rPr>
              <w:rFonts w:eastAsia="Times New Roman"/>
            </w:rPr>
          </w:pPr>
          <w:r>
            <w:rPr>
              <w:rFonts w:eastAsia="Times New Roman"/>
            </w:rPr>
            <w:t>36.</w:t>
          </w:r>
          <w:r>
            <w:rPr>
              <w:rFonts w:eastAsia="Times New Roman"/>
            </w:rPr>
            <w:tab/>
            <w:t xml:space="preserve">Paradis, E. </w:t>
          </w:r>
          <w:r>
            <w:rPr>
              <w:rFonts w:eastAsia="Times New Roman"/>
              <w:i/>
              <w:iCs/>
            </w:rPr>
            <w:t>et al.</w:t>
          </w:r>
          <w:r>
            <w:rPr>
              <w:rFonts w:eastAsia="Times New Roman"/>
            </w:rPr>
            <w:t xml:space="preserve"> ape: Analyses of Phylogenetics and Evolution. </w:t>
          </w:r>
          <w:r>
            <w:rPr>
              <w:rFonts w:eastAsia="Times New Roman"/>
              <w:i/>
              <w:iCs/>
            </w:rPr>
            <w:t>CRAN: Contributed Packages</w:t>
          </w:r>
          <w:r>
            <w:rPr>
              <w:rFonts w:eastAsia="Times New Roman"/>
            </w:rPr>
            <w:t xml:space="preserve"> Preprint at https://doi.org/10.32614/CRAN.package.ape (2002).</w:t>
          </w:r>
        </w:p>
        <w:p w14:paraId="1C95523B" w14:textId="77777777" w:rsidR="003504EF" w:rsidRDefault="003504EF">
          <w:pPr>
            <w:autoSpaceDE w:val="0"/>
            <w:autoSpaceDN w:val="0"/>
            <w:ind w:hanging="640"/>
            <w:divId w:val="683020175"/>
            <w:rPr>
              <w:rFonts w:eastAsia="Times New Roman"/>
            </w:rPr>
          </w:pPr>
          <w:r>
            <w:rPr>
              <w:rFonts w:eastAsia="Times New Roman"/>
            </w:rPr>
            <w:t>37.</w:t>
          </w:r>
          <w:r>
            <w:rPr>
              <w:rFonts w:eastAsia="Times New Roman"/>
            </w:rPr>
            <w:tab/>
            <w:t xml:space="preserve">Shi, M. </w:t>
          </w:r>
          <w:r>
            <w:rPr>
              <w:rFonts w:eastAsia="Times New Roman"/>
              <w:i/>
              <w:iCs/>
            </w:rPr>
            <w:t>et al.</w:t>
          </w:r>
          <w:r>
            <w:rPr>
              <w:rFonts w:eastAsia="Times New Roman"/>
            </w:rPr>
            <w:t xml:space="preserve"> Redefining the invertebrate RNA virosphere. </w:t>
          </w:r>
          <w:r>
            <w:rPr>
              <w:rFonts w:eastAsia="Times New Roman"/>
              <w:i/>
              <w:iCs/>
            </w:rPr>
            <w:t>Nature</w:t>
          </w:r>
          <w:r>
            <w:rPr>
              <w:rFonts w:eastAsia="Times New Roman"/>
            </w:rPr>
            <w:t xml:space="preserve"> </w:t>
          </w:r>
          <w:r>
            <w:rPr>
              <w:rFonts w:eastAsia="Times New Roman"/>
              <w:b/>
              <w:bCs/>
            </w:rPr>
            <w:t>540</w:t>
          </w:r>
          <w:r>
            <w:rPr>
              <w:rFonts w:eastAsia="Times New Roman"/>
            </w:rPr>
            <w:t>, 539–543 (2016).</w:t>
          </w:r>
        </w:p>
        <w:p w14:paraId="278054FC" w14:textId="77777777" w:rsidR="003504EF" w:rsidRDefault="003504EF">
          <w:pPr>
            <w:autoSpaceDE w:val="0"/>
            <w:autoSpaceDN w:val="0"/>
            <w:ind w:hanging="640"/>
            <w:divId w:val="126122354"/>
            <w:rPr>
              <w:rFonts w:eastAsia="Times New Roman"/>
            </w:rPr>
          </w:pPr>
          <w:r>
            <w:rPr>
              <w:rFonts w:eastAsia="Times New Roman"/>
            </w:rPr>
            <w:t>38.</w:t>
          </w:r>
          <w:r>
            <w:rPr>
              <w:rFonts w:eastAsia="Times New Roman"/>
            </w:rPr>
            <w:tab/>
            <w:t xml:space="preserve">Botella, L., Vainio, E. J., Hantula, J., Diez, J. J. &amp; Jankovsky, L. Description and prevalence of a putative novel mycovirus within the conifer pathogen </w:t>
          </w:r>
          <w:proofErr w:type="spellStart"/>
          <w:r>
            <w:rPr>
              <w:rFonts w:eastAsia="Times New Roman"/>
            </w:rPr>
            <w:t>Gremmeniella</w:t>
          </w:r>
          <w:proofErr w:type="spellEnd"/>
          <w:r>
            <w:rPr>
              <w:rFonts w:eastAsia="Times New Roman"/>
            </w:rPr>
            <w:t xml:space="preserve"> </w:t>
          </w:r>
          <w:proofErr w:type="spellStart"/>
          <w:r>
            <w:rPr>
              <w:rFonts w:eastAsia="Times New Roman"/>
            </w:rPr>
            <w:t>abietina</w:t>
          </w:r>
          <w:proofErr w:type="spellEnd"/>
          <w:r>
            <w:rPr>
              <w:rFonts w:eastAsia="Times New Roman"/>
            </w:rPr>
            <w:t xml:space="preserve">. </w:t>
          </w:r>
          <w:r>
            <w:rPr>
              <w:rFonts w:eastAsia="Times New Roman"/>
              <w:i/>
              <w:iCs/>
            </w:rPr>
            <w:t xml:space="preserve">Arch </w:t>
          </w:r>
          <w:proofErr w:type="spellStart"/>
          <w:r>
            <w:rPr>
              <w:rFonts w:eastAsia="Times New Roman"/>
              <w:i/>
              <w:iCs/>
            </w:rPr>
            <w:t>Virol</w:t>
          </w:r>
          <w:proofErr w:type="spellEnd"/>
          <w:r>
            <w:rPr>
              <w:rFonts w:eastAsia="Times New Roman"/>
            </w:rPr>
            <w:t xml:space="preserve"> </w:t>
          </w:r>
          <w:r>
            <w:rPr>
              <w:rFonts w:eastAsia="Times New Roman"/>
              <w:b/>
              <w:bCs/>
            </w:rPr>
            <w:t>160</w:t>
          </w:r>
          <w:r>
            <w:rPr>
              <w:rFonts w:eastAsia="Times New Roman"/>
            </w:rPr>
            <w:t>, 1967–1975 (2015).</w:t>
          </w:r>
        </w:p>
        <w:p w14:paraId="01492031" w14:textId="77777777" w:rsidR="003504EF" w:rsidRDefault="003504EF">
          <w:pPr>
            <w:autoSpaceDE w:val="0"/>
            <w:autoSpaceDN w:val="0"/>
            <w:ind w:hanging="640"/>
            <w:divId w:val="121774837"/>
            <w:rPr>
              <w:rFonts w:eastAsia="Times New Roman"/>
            </w:rPr>
          </w:pPr>
          <w:r>
            <w:rPr>
              <w:rFonts w:eastAsia="Times New Roman"/>
            </w:rPr>
            <w:t>39.</w:t>
          </w:r>
          <w:r>
            <w:rPr>
              <w:rFonts w:eastAsia="Times New Roman"/>
            </w:rPr>
            <w:tab/>
            <w:t xml:space="preserve">Lowen, A. C. It’s in the mix: Reassortment of segmented viral genomes. </w:t>
          </w:r>
          <w:proofErr w:type="spellStart"/>
          <w:r>
            <w:rPr>
              <w:rFonts w:eastAsia="Times New Roman"/>
              <w:i/>
              <w:iCs/>
            </w:rPr>
            <w:t>PLoS</w:t>
          </w:r>
          <w:proofErr w:type="spellEnd"/>
          <w:r>
            <w:rPr>
              <w:rFonts w:eastAsia="Times New Roman"/>
              <w:i/>
              <w:iCs/>
            </w:rPr>
            <w:t xml:space="preserve"> Pathogens</w:t>
          </w:r>
          <w:r>
            <w:rPr>
              <w:rFonts w:eastAsia="Times New Roman"/>
            </w:rPr>
            <w:t xml:space="preserve"> vol. 14 Preprint at https://doi.org/10.1371/journal.ppat.1007200 (2018).</w:t>
          </w:r>
        </w:p>
        <w:p w14:paraId="6D64A6B4" w14:textId="77777777" w:rsidR="003504EF" w:rsidRDefault="003504EF">
          <w:pPr>
            <w:autoSpaceDE w:val="0"/>
            <w:autoSpaceDN w:val="0"/>
            <w:ind w:hanging="640"/>
            <w:divId w:val="238710897"/>
            <w:rPr>
              <w:rFonts w:eastAsia="Times New Roman"/>
            </w:rPr>
          </w:pPr>
          <w:r>
            <w:rPr>
              <w:rFonts w:eastAsia="Times New Roman"/>
            </w:rPr>
            <w:t>40.</w:t>
          </w:r>
          <w:r>
            <w:rPr>
              <w:rFonts w:eastAsia="Times New Roman"/>
            </w:rPr>
            <w:tab/>
            <w:t xml:space="preserve">Brown, J. B. </w:t>
          </w:r>
          <w:r>
            <w:rPr>
              <w:rFonts w:eastAsia="Times New Roman"/>
              <w:i/>
              <w:iCs/>
            </w:rPr>
            <w:t>et al.</w:t>
          </w:r>
          <w:r>
            <w:rPr>
              <w:rFonts w:eastAsia="Times New Roman"/>
            </w:rPr>
            <w:t xml:space="preserve"> Diversity and dynamics of the Drosophila transcriptome. </w:t>
          </w:r>
          <w:r>
            <w:rPr>
              <w:rFonts w:eastAsia="Times New Roman"/>
              <w:i/>
              <w:iCs/>
            </w:rPr>
            <w:t>Nature</w:t>
          </w:r>
          <w:r>
            <w:rPr>
              <w:rFonts w:eastAsia="Times New Roman"/>
            </w:rPr>
            <w:t xml:space="preserve"> </w:t>
          </w:r>
          <w:r>
            <w:rPr>
              <w:rFonts w:eastAsia="Times New Roman"/>
              <w:b/>
              <w:bCs/>
            </w:rPr>
            <w:t>512</w:t>
          </w:r>
          <w:r>
            <w:rPr>
              <w:rFonts w:eastAsia="Times New Roman"/>
            </w:rPr>
            <w:t>, 393–9 (2014).</w:t>
          </w:r>
        </w:p>
        <w:p w14:paraId="495C3C5B" w14:textId="77777777" w:rsidR="003504EF" w:rsidRDefault="003504EF">
          <w:pPr>
            <w:autoSpaceDE w:val="0"/>
            <w:autoSpaceDN w:val="0"/>
            <w:ind w:hanging="640"/>
            <w:divId w:val="434904190"/>
            <w:rPr>
              <w:rFonts w:eastAsia="Times New Roman"/>
            </w:rPr>
          </w:pPr>
          <w:r>
            <w:rPr>
              <w:rFonts w:eastAsia="Times New Roman"/>
            </w:rPr>
            <w:lastRenderedPageBreak/>
            <w:t>41.</w:t>
          </w:r>
          <w:r>
            <w:rPr>
              <w:rFonts w:eastAsia="Times New Roman"/>
            </w:rPr>
            <w:tab/>
            <w:t xml:space="preserve">Palmer, W. H., Varghese, F. S. &amp; Van </w:t>
          </w:r>
          <w:proofErr w:type="spellStart"/>
          <w:r>
            <w:rPr>
              <w:rFonts w:eastAsia="Times New Roman"/>
            </w:rPr>
            <w:t>Rij</w:t>
          </w:r>
          <w:proofErr w:type="spellEnd"/>
          <w:r>
            <w:rPr>
              <w:rFonts w:eastAsia="Times New Roman"/>
            </w:rPr>
            <w:t xml:space="preserve">, R. P. Natural variation in resistance to virus infection in dipteran insects. </w:t>
          </w:r>
          <w:r>
            <w:rPr>
              <w:rFonts w:eastAsia="Times New Roman"/>
              <w:i/>
              <w:iCs/>
            </w:rPr>
            <w:t>Viruses</w:t>
          </w:r>
          <w:r>
            <w:rPr>
              <w:rFonts w:eastAsia="Times New Roman"/>
            </w:rPr>
            <w:t xml:space="preserve"> vol. 10 Preprint at https://doi.org/10.3390/v10030118 (2018).</w:t>
          </w:r>
        </w:p>
        <w:p w14:paraId="728442C0" w14:textId="77777777" w:rsidR="003504EF" w:rsidRDefault="003504EF">
          <w:pPr>
            <w:autoSpaceDE w:val="0"/>
            <w:autoSpaceDN w:val="0"/>
            <w:ind w:hanging="640"/>
            <w:divId w:val="1040011301"/>
            <w:rPr>
              <w:rFonts w:eastAsia="Times New Roman"/>
            </w:rPr>
          </w:pPr>
          <w:r>
            <w:rPr>
              <w:rFonts w:eastAsia="Times New Roman"/>
            </w:rPr>
            <w:t>42.</w:t>
          </w:r>
          <w:r>
            <w:rPr>
              <w:rFonts w:eastAsia="Times New Roman"/>
            </w:rPr>
            <w:tab/>
            <w:t xml:space="preserve">Simmonds, P., </w:t>
          </w:r>
          <w:proofErr w:type="spellStart"/>
          <w:r>
            <w:rPr>
              <w:rFonts w:eastAsia="Times New Roman"/>
            </w:rPr>
            <w:t>Aiewsakun</w:t>
          </w:r>
          <w:proofErr w:type="spellEnd"/>
          <w:r>
            <w:rPr>
              <w:rFonts w:eastAsia="Times New Roman"/>
            </w:rPr>
            <w:t xml:space="preserve">, P. &amp; </w:t>
          </w:r>
          <w:proofErr w:type="spellStart"/>
          <w:r>
            <w:rPr>
              <w:rFonts w:eastAsia="Times New Roman"/>
            </w:rPr>
            <w:t>Katzourakis</w:t>
          </w:r>
          <w:proofErr w:type="spellEnd"/>
          <w:r>
            <w:rPr>
              <w:rFonts w:eastAsia="Times New Roman"/>
            </w:rPr>
            <w:t xml:space="preserve">, A. Prisoners of war — host adaptation and its constraints on virus evolution. </w:t>
          </w:r>
          <w:r>
            <w:rPr>
              <w:rFonts w:eastAsia="Times New Roman"/>
              <w:i/>
              <w:iCs/>
            </w:rPr>
            <w:t xml:space="preserve">Nat Rev </w:t>
          </w:r>
          <w:proofErr w:type="spellStart"/>
          <w:r>
            <w:rPr>
              <w:rFonts w:eastAsia="Times New Roman"/>
              <w:i/>
              <w:iCs/>
            </w:rPr>
            <w:t>Microbiol</w:t>
          </w:r>
          <w:proofErr w:type="spellEnd"/>
          <w:r>
            <w:rPr>
              <w:rFonts w:eastAsia="Times New Roman"/>
            </w:rPr>
            <w:t xml:space="preserve"> </w:t>
          </w:r>
          <w:r>
            <w:rPr>
              <w:rFonts w:eastAsia="Times New Roman"/>
              <w:b/>
              <w:bCs/>
            </w:rPr>
            <w:t>17</w:t>
          </w:r>
          <w:r>
            <w:rPr>
              <w:rFonts w:eastAsia="Times New Roman"/>
            </w:rPr>
            <w:t>, 321–328 (2019).</w:t>
          </w:r>
        </w:p>
        <w:p w14:paraId="5701BBD5" w14:textId="77777777" w:rsidR="003504EF" w:rsidRDefault="003504EF">
          <w:pPr>
            <w:autoSpaceDE w:val="0"/>
            <w:autoSpaceDN w:val="0"/>
            <w:ind w:hanging="640"/>
            <w:divId w:val="1668705722"/>
            <w:rPr>
              <w:rFonts w:eastAsia="Times New Roman"/>
            </w:rPr>
          </w:pPr>
          <w:r>
            <w:rPr>
              <w:rFonts w:eastAsia="Times New Roman"/>
            </w:rPr>
            <w:t>43.</w:t>
          </w:r>
          <w:r>
            <w:rPr>
              <w:rFonts w:eastAsia="Times New Roman"/>
            </w:rPr>
            <w:tab/>
            <w:t xml:space="preserve">Tamura, K., Subramanian, S. &amp; Kumar, S. Temporal patterns of fruit fly (Drosophila) evolution revealed by mutation clocks. </w:t>
          </w:r>
          <w:r>
            <w:rPr>
              <w:rFonts w:eastAsia="Times New Roman"/>
              <w:i/>
              <w:iCs/>
            </w:rPr>
            <w:t>Mol Biol Evol</w:t>
          </w:r>
          <w:r>
            <w:rPr>
              <w:rFonts w:eastAsia="Times New Roman"/>
            </w:rPr>
            <w:t xml:space="preserve"> </w:t>
          </w:r>
          <w:r>
            <w:rPr>
              <w:rFonts w:eastAsia="Times New Roman"/>
              <w:b/>
              <w:bCs/>
            </w:rPr>
            <w:t>21</w:t>
          </w:r>
          <w:r>
            <w:rPr>
              <w:rFonts w:eastAsia="Times New Roman"/>
            </w:rPr>
            <w:t>, 36–44 (2004).</w:t>
          </w:r>
        </w:p>
        <w:p w14:paraId="788FAC6C" w14:textId="77777777" w:rsidR="003504EF" w:rsidRDefault="003504EF">
          <w:pPr>
            <w:autoSpaceDE w:val="0"/>
            <w:autoSpaceDN w:val="0"/>
            <w:ind w:hanging="640"/>
            <w:divId w:val="775248558"/>
            <w:rPr>
              <w:rFonts w:eastAsia="Times New Roman"/>
            </w:rPr>
          </w:pPr>
          <w:r>
            <w:rPr>
              <w:rFonts w:eastAsia="Times New Roman"/>
            </w:rPr>
            <w:t>44.</w:t>
          </w:r>
          <w:r>
            <w:rPr>
              <w:rFonts w:eastAsia="Times New Roman"/>
            </w:rPr>
            <w:tab/>
          </w:r>
          <w:proofErr w:type="spellStart"/>
          <w:r>
            <w:rPr>
              <w:rFonts w:eastAsia="Times New Roman"/>
            </w:rPr>
            <w:t>Goic</w:t>
          </w:r>
          <w:proofErr w:type="spellEnd"/>
          <w:r>
            <w:rPr>
              <w:rFonts w:eastAsia="Times New Roman"/>
            </w:rPr>
            <w:t xml:space="preserve">, B. &amp; Saleh, M. C. Living with the enemy: Viral persistent infections from a friendly viewpoint. </w:t>
          </w:r>
          <w:r>
            <w:rPr>
              <w:rFonts w:eastAsia="Times New Roman"/>
              <w:i/>
              <w:iCs/>
            </w:rPr>
            <w:t>Current Opinion in Microbiology</w:t>
          </w:r>
          <w:r>
            <w:rPr>
              <w:rFonts w:eastAsia="Times New Roman"/>
            </w:rPr>
            <w:t xml:space="preserve"> vol. 15 531–537 Preprint at https://doi.org/10.1016/j.mib.2012.06.002 (2012).</w:t>
          </w:r>
        </w:p>
        <w:p w14:paraId="3AD6A777" w14:textId="77777777" w:rsidR="003504EF" w:rsidRDefault="003504EF">
          <w:pPr>
            <w:autoSpaceDE w:val="0"/>
            <w:autoSpaceDN w:val="0"/>
            <w:ind w:hanging="640"/>
            <w:divId w:val="37365937"/>
            <w:rPr>
              <w:rFonts w:eastAsia="Times New Roman"/>
            </w:rPr>
          </w:pPr>
          <w:r>
            <w:rPr>
              <w:rFonts w:eastAsia="Times New Roman"/>
            </w:rPr>
            <w:t>45.</w:t>
          </w:r>
          <w:r>
            <w:rPr>
              <w:rFonts w:eastAsia="Times New Roman"/>
            </w:rPr>
            <w:tab/>
            <w:t xml:space="preserve">Daugherty, M. D. &amp; Malik, H. S. Rules of engagement: molecular insights from host-virus arms races. </w:t>
          </w:r>
          <w:r>
            <w:rPr>
              <w:rFonts w:eastAsia="Times New Roman"/>
              <w:i/>
              <w:iCs/>
            </w:rPr>
            <w:t>Annu Rev Genet</w:t>
          </w:r>
          <w:r>
            <w:rPr>
              <w:rFonts w:eastAsia="Times New Roman"/>
            </w:rPr>
            <w:t xml:space="preserve"> </w:t>
          </w:r>
          <w:r>
            <w:rPr>
              <w:rFonts w:eastAsia="Times New Roman"/>
              <w:b/>
              <w:bCs/>
            </w:rPr>
            <w:t>46</w:t>
          </w:r>
          <w:r>
            <w:rPr>
              <w:rFonts w:eastAsia="Times New Roman"/>
            </w:rPr>
            <w:t>, 677–700 (2012).</w:t>
          </w:r>
        </w:p>
        <w:p w14:paraId="57E36036" w14:textId="77777777" w:rsidR="003504EF" w:rsidRDefault="003504EF">
          <w:pPr>
            <w:autoSpaceDE w:val="0"/>
            <w:autoSpaceDN w:val="0"/>
            <w:ind w:hanging="640"/>
            <w:divId w:val="1812136430"/>
            <w:rPr>
              <w:rFonts w:eastAsia="Times New Roman"/>
            </w:rPr>
          </w:pPr>
          <w:r>
            <w:rPr>
              <w:rFonts w:eastAsia="Times New Roman"/>
            </w:rPr>
            <w:t>46.</w:t>
          </w:r>
          <w:r>
            <w:rPr>
              <w:rFonts w:eastAsia="Times New Roman"/>
            </w:rPr>
            <w:tab/>
          </w:r>
          <w:proofErr w:type="spellStart"/>
          <w:r>
            <w:rPr>
              <w:rFonts w:eastAsia="Times New Roman"/>
            </w:rPr>
            <w:t>Swevers</w:t>
          </w:r>
          <w:proofErr w:type="spellEnd"/>
          <w:r>
            <w:rPr>
              <w:rFonts w:eastAsia="Times New Roman"/>
            </w:rPr>
            <w:t xml:space="preserve">, L., Broeck, J. Vanden &amp; </w:t>
          </w:r>
          <w:proofErr w:type="spellStart"/>
          <w:r>
            <w:rPr>
              <w:rFonts w:eastAsia="Times New Roman"/>
            </w:rPr>
            <w:t>Smagghe</w:t>
          </w:r>
          <w:proofErr w:type="spellEnd"/>
          <w:r>
            <w:rPr>
              <w:rFonts w:eastAsia="Times New Roman"/>
            </w:rPr>
            <w:t xml:space="preserve">, G. The possible impact of persistent virus infection on the function of the RNAi machinery in insects: A hypothesis. </w:t>
          </w:r>
          <w:r>
            <w:rPr>
              <w:rFonts w:eastAsia="Times New Roman"/>
              <w:i/>
              <w:iCs/>
            </w:rPr>
            <w:t xml:space="preserve">Front </w:t>
          </w:r>
          <w:proofErr w:type="spellStart"/>
          <w:r>
            <w:rPr>
              <w:rFonts w:eastAsia="Times New Roman"/>
              <w:i/>
              <w:iCs/>
            </w:rPr>
            <w:t>Physiol</w:t>
          </w:r>
          <w:proofErr w:type="spellEnd"/>
          <w:r>
            <w:rPr>
              <w:rFonts w:eastAsia="Times New Roman"/>
            </w:rPr>
            <w:t xml:space="preserve"> </w:t>
          </w:r>
          <w:r>
            <w:rPr>
              <w:rFonts w:eastAsia="Times New Roman"/>
              <w:b/>
              <w:bCs/>
            </w:rPr>
            <w:t>4 NOV</w:t>
          </w:r>
          <w:r>
            <w:rPr>
              <w:rFonts w:eastAsia="Times New Roman"/>
            </w:rPr>
            <w:t>, (2013).</w:t>
          </w:r>
        </w:p>
        <w:p w14:paraId="48EEEB9B" w14:textId="77777777" w:rsidR="003504EF" w:rsidRDefault="003504EF">
          <w:pPr>
            <w:autoSpaceDE w:val="0"/>
            <w:autoSpaceDN w:val="0"/>
            <w:ind w:hanging="640"/>
            <w:divId w:val="2033220919"/>
            <w:rPr>
              <w:rFonts w:eastAsia="Times New Roman"/>
            </w:rPr>
          </w:pPr>
          <w:r>
            <w:rPr>
              <w:rFonts w:eastAsia="Times New Roman"/>
            </w:rPr>
            <w:t>47.</w:t>
          </w:r>
          <w:r>
            <w:rPr>
              <w:rFonts w:eastAsia="Times New Roman"/>
            </w:rPr>
            <w:tab/>
            <w:t xml:space="preserve">McDonald, S. M., Nelson, M. I., Turner, P. E. &amp; Patton, J. T. Reassortment in segmented RNA viruses: Mechanisms and outcomes. </w:t>
          </w:r>
          <w:r>
            <w:rPr>
              <w:rFonts w:eastAsia="Times New Roman"/>
              <w:i/>
              <w:iCs/>
            </w:rPr>
            <w:t>Nature Reviews Microbiology</w:t>
          </w:r>
          <w:r>
            <w:rPr>
              <w:rFonts w:eastAsia="Times New Roman"/>
            </w:rPr>
            <w:t xml:space="preserve"> vol. 14 448–460 Preprint at https://doi.org/10.1038/nrmicro.2016.46 (2016).</w:t>
          </w:r>
        </w:p>
        <w:p w14:paraId="10D17A0B" w14:textId="77777777" w:rsidR="003504EF" w:rsidRDefault="003504EF">
          <w:pPr>
            <w:autoSpaceDE w:val="0"/>
            <w:autoSpaceDN w:val="0"/>
            <w:ind w:hanging="640"/>
            <w:divId w:val="1656686225"/>
            <w:rPr>
              <w:rFonts w:eastAsia="Times New Roman"/>
            </w:rPr>
          </w:pPr>
          <w:r>
            <w:rPr>
              <w:rFonts w:eastAsia="Times New Roman"/>
            </w:rPr>
            <w:t>48.</w:t>
          </w:r>
          <w:r>
            <w:rPr>
              <w:rFonts w:eastAsia="Times New Roman"/>
            </w:rPr>
            <w:tab/>
            <w:t xml:space="preserve">Barbash, D. A. Ninety years of Drosophila melanogaster hybrids. </w:t>
          </w:r>
          <w:r>
            <w:rPr>
              <w:rFonts w:eastAsia="Times New Roman"/>
              <w:i/>
              <w:iCs/>
            </w:rPr>
            <w:t>Genetics</w:t>
          </w:r>
          <w:r>
            <w:rPr>
              <w:rFonts w:eastAsia="Times New Roman"/>
            </w:rPr>
            <w:t xml:space="preserve"> </w:t>
          </w:r>
          <w:r>
            <w:rPr>
              <w:rFonts w:eastAsia="Times New Roman"/>
              <w:b/>
              <w:bCs/>
            </w:rPr>
            <w:t>186</w:t>
          </w:r>
          <w:r>
            <w:rPr>
              <w:rFonts w:eastAsia="Times New Roman"/>
            </w:rPr>
            <w:t>, 1–8 (2010).</w:t>
          </w:r>
        </w:p>
        <w:p w14:paraId="4F43BE94" w14:textId="77777777" w:rsidR="003504EF" w:rsidRDefault="003504EF">
          <w:pPr>
            <w:autoSpaceDE w:val="0"/>
            <w:autoSpaceDN w:val="0"/>
            <w:ind w:hanging="640"/>
            <w:divId w:val="439376449"/>
            <w:rPr>
              <w:rFonts w:eastAsia="Times New Roman"/>
            </w:rPr>
          </w:pPr>
          <w:r>
            <w:rPr>
              <w:rFonts w:eastAsia="Times New Roman"/>
            </w:rPr>
            <w:t>49.</w:t>
          </w:r>
          <w:r>
            <w:rPr>
              <w:rFonts w:eastAsia="Times New Roman"/>
            </w:rPr>
            <w:tab/>
            <w:t xml:space="preserve">Chen, L.-F. </w:t>
          </w:r>
          <w:r>
            <w:rPr>
              <w:rFonts w:eastAsia="Times New Roman"/>
              <w:i/>
              <w:iCs/>
            </w:rPr>
            <w:t>et al.</w:t>
          </w:r>
          <w:r>
            <w:rPr>
              <w:rFonts w:eastAsia="Times New Roman"/>
            </w:rPr>
            <w:t xml:space="preserve"> A severe symptom phenotype in tomato in Mali is caused by a reassortant between a novel recombinant </w:t>
          </w:r>
          <w:proofErr w:type="spellStart"/>
          <w:r>
            <w:rPr>
              <w:rFonts w:eastAsia="Times New Roman"/>
            </w:rPr>
            <w:t>begomovirus</w:t>
          </w:r>
          <w:proofErr w:type="spellEnd"/>
          <w:r>
            <w:rPr>
              <w:rFonts w:eastAsia="Times New Roman"/>
            </w:rPr>
            <w:t xml:space="preserve"> (Tomato yellow leaf curl Mali virus) and a </w:t>
          </w:r>
          <w:proofErr w:type="spellStart"/>
          <w:r>
            <w:rPr>
              <w:rFonts w:eastAsia="Times New Roman"/>
            </w:rPr>
            <w:t>betasatellite</w:t>
          </w:r>
          <w:proofErr w:type="spellEnd"/>
          <w:r>
            <w:rPr>
              <w:rFonts w:eastAsia="Times New Roman"/>
            </w:rPr>
            <w:t xml:space="preserve">. </w:t>
          </w:r>
          <w:r>
            <w:rPr>
              <w:rFonts w:eastAsia="Times New Roman"/>
              <w:i/>
              <w:iCs/>
            </w:rPr>
            <w:t xml:space="preserve">Mol Plant </w:t>
          </w:r>
          <w:proofErr w:type="spellStart"/>
          <w:r>
            <w:rPr>
              <w:rFonts w:eastAsia="Times New Roman"/>
              <w:i/>
              <w:iCs/>
            </w:rPr>
            <w:t>Pathol</w:t>
          </w:r>
          <w:proofErr w:type="spellEnd"/>
          <w:r>
            <w:rPr>
              <w:rFonts w:eastAsia="Times New Roman"/>
            </w:rPr>
            <w:t xml:space="preserve"> </w:t>
          </w:r>
          <w:r>
            <w:rPr>
              <w:rFonts w:eastAsia="Times New Roman"/>
              <w:b/>
              <w:bCs/>
            </w:rPr>
            <w:t>10</w:t>
          </w:r>
          <w:r>
            <w:rPr>
              <w:rFonts w:eastAsia="Times New Roman"/>
            </w:rPr>
            <w:t>, 415–30 (2009).</w:t>
          </w:r>
        </w:p>
        <w:p w14:paraId="74F311A6" w14:textId="77777777" w:rsidR="003504EF" w:rsidRDefault="003504EF">
          <w:pPr>
            <w:autoSpaceDE w:val="0"/>
            <w:autoSpaceDN w:val="0"/>
            <w:ind w:hanging="640"/>
            <w:divId w:val="878738297"/>
            <w:rPr>
              <w:rFonts w:eastAsia="Times New Roman"/>
            </w:rPr>
          </w:pPr>
          <w:r>
            <w:rPr>
              <w:rFonts w:eastAsia="Times New Roman"/>
            </w:rPr>
            <w:t>50.</w:t>
          </w:r>
          <w:r>
            <w:rPr>
              <w:rFonts w:eastAsia="Times New Roman"/>
            </w:rPr>
            <w:tab/>
            <w:t xml:space="preserve">Qiu, W. &amp; Karen-Beth, S. G. Defective Interfering RNAs of a Satellite Virus.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75</w:t>
          </w:r>
          <w:r>
            <w:rPr>
              <w:rFonts w:eastAsia="Times New Roman"/>
            </w:rPr>
            <w:t>, 5429–5432 (2001).</w:t>
          </w:r>
        </w:p>
        <w:p w14:paraId="2BF8FE00" w14:textId="77777777" w:rsidR="003504EF" w:rsidRDefault="003504EF">
          <w:pPr>
            <w:autoSpaceDE w:val="0"/>
            <w:autoSpaceDN w:val="0"/>
            <w:ind w:hanging="640"/>
            <w:divId w:val="1911765152"/>
            <w:rPr>
              <w:rFonts w:eastAsia="Times New Roman"/>
            </w:rPr>
          </w:pPr>
          <w:r>
            <w:rPr>
              <w:rFonts w:eastAsia="Times New Roman"/>
            </w:rPr>
            <w:t>51.</w:t>
          </w:r>
          <w:r>
            <w:rPr>
              <w:rFonts w:eastAsia="Times New Roman"/>
            </w:rPr>
            <w:tab/>
            <w:t xml:space="preserve">Parks, W. P., Casazza, A. M., Alcott, J. &amp; Melnick, J. L. ADENO-ASSOCIATED SATELLITE VIRUS INTERFERENCE WITH THE REPLICATION OF ITS HELPER ADENOVIRUS. </w:t>
          </w:r>
          <w:r>
            <w:rPr>
              <w:rFonts w:eastAsia="Times New Roman"/>
              <w:i/>
              <w:iCs/>
            </w:rPr>
            <w:t>J Exp Med</w:t>
          </w:r>
          <w:r>
            <w:rPr>
              <w:rFonts w:eastAsia="Times New Roman"/>
            </w:rPr>
            <w:t xml:space="preserve"> </w:t>
          </w:r>
          <w:r>
            <w:rPr>
              <w:rFonts w:eastAsia="Times New Roman"/>
              <w:b/>
              <w:bCs/>
            </w:rPr>
            <w:t>127</w:t>
          </w:r>
          <w:r>
            <w:rPr>
              <w:rFonts w:eastAsia="Times New Roman"/>
            </w:rPr>
            <w:t>, 91–108 (1968).</w:t>
          </w:r>
        </w:p>
        <w:p w14:paraId="0A3500AC" w14:textId="77777777" w:rsidR="003504EF" w:rsidRDefault="003504EF">
          <w:pPr>
            <w:autoSpaceDE w:val="0"/>
            <w:autoSpaceDN w:val="0"/>
            <w:ind w:hanging="640"/>
            <w:divId w:val="1955287412"/>
            <w:rPr>
              <w:rFonts w:eastAsia="Times New Roman"/>
            </w:rPr>
          </w:pPr>
          <w:r>
            <w:rPr>
              <w:rFonts w:eastAsia="Times New Roman"/>
            </w:rPr>
            <w:t>52.</w:t>
          </w:r>
          <w:r>
            <w:rPr>
              <w:rFonts w:eastAsia="Times New Roman"/>
            </w:rPr>
            <w:tab/>
            <w:t xml:space="preserve">Albrecht, T. </w:t>
          </w:r>
          <w:r>
            <w:rPr>
              <w:rFonts w:eastAsia="Times New Roman"/>
              <w:i/>
              <w:iCs/>
            </w:rPr>
            <w:t>et al.</w:t>
          </w:r>
          <w:r>
            <w:rPr>
              <w:rFonts w:eastAsia="Times New Roman"/>
            </w:rPr>
            <w:t xml:space="preserve"> Occurrence of Wheat Curl Mite and Mite-Vectored Viruses of Wheat in Colorado and Insights into the Wheat Virome. </w:t>
          </w:r>
          <w:r>
            <w:rPr>
              <w:rFonts w:eastAsia="Times New Roman"/>
              <w:i/>
              <w:iCs/>
            </w:rPr>
            <w:t>Plant Dis</w:t>
          </w:r>
          <w:r>
            <w:rPr>
              <w:rFonts w:eastAsia="Times New Roman"/>
            </w:rPr>
            <w:t xml:space="preserve"> </w:t>
          </w:r>
          <w:r>
            <w:rPr>
              <w:rFonts w:eastAsia="Times New Roman"/>
              <w:b/>
              <w:bCs/>
            </w:rPr>
            <w:t>106</w:t>
          </w:r>
          <w:r>
            <w:rPr>
              <w:rFonts w:eastAsia="Times New Roman"/>
            </w:rPr>
            <w:t>, 2678–2688 (2022).</w:t>
          </w:r>
        </w:p>
        <w:p w14:paraId="2E678294" w14:textId="77777777" w:rsidR="003504EF" w:rsidRDefault="003504EF">
          <w:pPr>
            <w:autoSpaceDE w:val="0"/>
            <w:autoSpaceDN w:val="0"/>
            <w:ind w:hanging="640"/>
            <w:divId w:val="1181702036"/>
            <w:rPr>
              <w:rFonts w:eastAsia="Times New Roman"/>
            </w:rPr>
          </w:pPr>
          <w:r>
            <w:rPr>
              <w:rFonts w:eastAsia="Times New Roman"/>
            </w:rPr>
            <w:t>53.</w:t>
          </w:r>
          <w:r>
            <w:rPr>
              <w:rFonts w:eastAsia="Times New Roman"/>
            </w:rPr>
            <w:tab/>
            <w:t xml:space="preserve">Kapuscinski, M. L. </w:t>
          </w:r>
          <w:r>
            <w:rPr>
              <w:rFonts w:eastAsia="Times New Roman"/>
              <w:i/>
              <w:iCs/>
            </w:rPr>
            <w:t>et al.</w:t>
          </w:r>
          <w:r>
            <w:rPr>
              <w:rFonts w:eastAsia="Times New Roman"/>
            </w:rPr>
            <w:t xml:space="preserve"> Genomic characterization of 99 viruses from the bunyavirus families </w:t>
          </w:r>
          <w:proofErr w:type="spellStart"/>
          <w:r>
            <w:rPr>
              <w:rFonts w:eastAsia="Times New Roman"/>
            </w:rPr>
            <w:t>Nairoviridae</w:t>
          </w:r>
          <w:proofErr w:type="spellEnd"/>
          <w:r>
            <w:rPr>
              <w:rFonts w:eastAsia="Times New Roman"/>
            </w:rPr>
            <w:t xml:space="preserve">, </w:t>
          </w:r>
          <w:proofErr w:type="spellStart"/>
          <w:r>
            <w:rPr>
              <w:rFonts w:eastAsia="Times New Roman"/>
            </w:rPr>
            <w:t>Peribunyaviridae</w:t>
          </w:r>
          <w:proofErr w:type="spellEnd"/>
          <w:r>
            <w:rPr>
              <w:rFonts w:eastAsia="Times New Roman"/>
            </w:rPr>
            <w:t xml:space="preserve">, and </w:t>
          </w:r>
          <w:proofErr w:type="spellStart"/>
          <w:r>
            <w:rPr>
              <w:rFonts w:eastAsia="Times New Roman"/>
            </w:rPr>
            <w:t>Phenuiviridae</w:t>
          </w:r>
          <w:proofErr w:type="spellEnd"/>
          <w:r>
            <w:rPr>
              <w:rFonts w:eastAsia="Times New Roman"/>
            </w:rPr>
            <w:t xml:space="preserve">, including 35 previously </w:t>
          </w:r>
          <w:proofErr w:type="spellStart"/>
          <w:r>
            <w:rPr>
              <w:rFonts w:eastAsia="Times New Roman"/>
            </w:rPr>
            <w:t>unsequenced</w:t>
          </w:r>
          <w:proofErr w:type="spellEnd"/>
          <w:r>
            <w:rPr>
              <w:rFonts w:eastAsia="Times New Roman"/>
            </w:rPr>
            <w:t xml:space="preserve"> viruses.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17</w:t>
          </w:r>
          <w:r>
            <w:rPr>
              <w:rFonts w:eastAsia="Times New Roman"/>
            </w:rPr>
            <w:t>, e1009315 (2021).</w:t>
          </w:r>
        </w:p>
        <w:p w14:paraId="5409352A" w14:textId="77777777" w:rsidR="003504EF" w:rsidRDefault="003504EF">
          <w:pPr>
            <w:autoSpaceDE w:val="0"/>
            <w:autoSpaceDN w:val="0"/>
            <w:ind w:hanging="640"/>
            <w:divId w:val="1045059025"/>
            <w:rPr>
              <w:rFonts w:eastAsia="Times New Roman"/>
            </w:rPr>
          </w:pPr>
          <w:r>
            <w:rPr>
              <w:rFonts w:eastAsia="Times New Roman"/>
            </w:rPr>
            <w:t>54.</w:t>
          </w:r>
          <w:r>
            <w:rPr>
              <w:rFonts w:eastAsia="Times New Roman"/>
            </w:rPr>
            <w:tab/>
            <w:t xml:space="preserve">Stenglein, M. D. </w:t>
          </w:r>
          <w:r>
            <w:rPr>
              <w:rFonts w:eastAsia="Times New Roman"/>
              <w:i/>
              <w:iCs/>
            </w:rPr>
            <w:t>et al.</w:t>
          </w:r>
          <w:r>
            <w:rPr>
              <w:rFonts w:eastAsia="Times New Roman"/>
            </w:rPr>
            <w:t xml:space="preserve"> Widespread recombination, reassortment, and transmission of unbalanced compound viral genotypes in natural arenavirus infections. </w:t>
          </w:r>
          <w:proofErr w:type="spellStart"/>
          <w:r>
            <w:rPr>
              <w:rFonts w:eastAsia="Times New Roman"/>
              <w:i/>
              <w:iCs/>
            </w:rPr>
            <w:t>PLoS</w:t>
          </w:r>
          <w:proofErr w:type="spellEnd"/>
          <w:r>
            <w:rPr>
              <w:rFonts w:eastAsia="Times New Roman"/>
              <w:i/>
              <w:iCs/>
            </w:rPr>
            <w:t xml:space="preserve"> </w:t>
          </w:r>
          <w:proofErr w:type="spellStart"/>
          <w:r>
            <w:rPr>
              <w:rFonts w:eastAsia="Times New Roman"/>
              <w:i/>
              <w:iCs/>
            </w:rPr>
            <w:t>Pathog</w:t>
          </w:r>
          <w:proofErr w:type="spellEnd"/>
          <w:r>
            <w:rPr>
              <w:rFonts w:eastAsia="Times New Roman"/>
            </w:rPr>
            <w:t xml:space="preserve"> </w:t>
          </w:r>
          <w:r>
            <w:rPr>
              <w:rFonts w:eastAsia="Times New Roman"/>
              <w:b/>
              <w:bCs/>
            </w:rPr>
            <w:t>11</w:t>
          </w:r>
          <w:r>
            <w:rPr>
              <w:rFonts w:eastAsia="Times New Roman"/>
            </w:rPr>
            <w:t>, e1004900 (2015).</w:t>
          </w:r>
        </w:p>
        <w:p w14:paraId="00497E74" w14:textId="77777777" w:rsidR="003504EF" w:rsidRDefault="003504EF">
          <w:pPr>
            <w:autoSpaceDE w:val="0"/>
            <w:autoSpaceDN w:val="0"/>
            <w:ind w:hanging="640"/>
            <w:divId w:val="665405269"/>
            <w:rPr>
              <w:rFonts w:eastAsia="Times New Roman"/>
            </w:rPr>
          </w:pPr>
          <w:r>
            <w:rPr>
              <w:rFonts w:eastAsia="Times New Roman"/>
            </w:rPr>
            <w:t>55.</w:t>
          </w:r>
          <w:r>
            <w:rPr>
              <w:rFonts w:eastAsia="Times New Roman"/>
            </w:rPr>
            <w:tab/>
          </w:r>
          <w:proofErr w:type="spellStart"/>
          <w:r>
            <w:rPr>
              <w:rFonts w:eastAsia="Times New Roman"/>
            </w:rPr>
            <w:t>Hepojoki</w:t>
          </w:r>
          <w:proofErr w:type="spellEnd"/>
          <w:r>
            <w:rPr>
              <w:rFonts w:eastAsia="Times New Roman"/>
            </w:rPr>
            <w:t xml:space="preserve">, J. </w:t>
          </w:r>
          <w:r>
            <w:rPr>
              <w:rFonts w:eastAsia="Times New Roman"/>
              <w:i/>
              <w:iCs/>
            </w:rPr>
            <w:t>et al.</w:t>
          </w:r>
          <w:r>
            <w:rPr>
              <w:rFonts w:eastAsia="Times New Roman"/>
            </w:rPr>
            <w:t xml:space="preserve"> Arenavirus Coinfections Are Common in Snakes with </w:t>
          </w:r>
          <w:proofErr w:type="spellStart"/>
          <w:r>
            <w:rPr>
              <w:rFonts w:eastAsia="Times New Roman"/>
            </w:rPr>
            <w:t>Boid</w:t>
          </w:r>
          <w:proofErr w:type="spellEnd"/>
          <w:r>
            <w:rPr>
              <w:rFonts w:eastAsia="Times New Roman"/>
            </w:rPr>
            <w:t xml:space="preserve"> Inclusion Body Disease. </w:t>
          </w:r>
          <w:r>
            <w:rPr>
              <w:rFonts w:eastAsia="Times New Roman"/>
              <w:i/>
              <w:iCs/>
            </w:rPr>
            <w:t xml:space="preserve">J </w:t>
          </w:r>
          <w:proofErr w:type="spellStart"/>
          <w:r>
            <w:rPr>
              <w:rFonts w:eastAsia="Times New Roman"/>
              <w:i/>
              <w:iCs/>
            </w:rPr>
            <w:t>Virol</w:t>
          </w:r>
          <w:proofErr w:type="spellEnd"/>
          <w:r>
            <w:rPr>
              <w:rFonts w:eastAsia="Times New Roman"/>
            </w:rPr>
            <w:t xml:space="preserve"> </w:t>
          </w:r>
          <w:r>
            <w:rPr>
              <w:rFonts w:eastAsia="Times New Roman"/>
              <w:b/>
              <w:bCs/>
            </w:rPr>
            <w:t>89</w:t>
          </w:r>
          <w:r>
            <w:rPr>
              <w:rFonts w:eastAsia="Times New Roman"/>
            </w:rPr>
            <w:t>, 8657–60 (2015).</w:t>
          </w:r>
        </w:p>
        <w:p w14:paraId="1E84D4BA" w14:textId="77777777" w:rsidR="003504EF" w:rsidRDefault="003504EF">
          <w:pPr>
            <w:autoSpaceDE w:val="0"/>
            <w:autoSpaceDN w:val="0"/>
            <w:ind w:hanging="640"/>
            <w:divId w:val="1744835490"/>
            <w:rPr>
              <w:rFonts w:eastAsia="Times New Roman"/>
            </w:rPr>
          </w:pPr>
          <w:r>
            <w:rPr>
              <w:rFonts w:eastAsia="Times New Roman"/>
            </w:rPr>
            <w:t>56.</w:t>
          </w:r>
          <w:r>
            <w:rPr>
              <w:rFonts w:eastAsia="Times New Roman"/>
            </w:rPr>
            <w:tab/>
            <w:t xml:space="preserve">Cuypers, L. N., Čížková, D. &amp; de </w:t>
          </w:r>
          <w:proofErr w:type="spellStart"/>
          <w:r>
            <w:rPr>
              <w:rFonts w:eastAsia="Times New Roman"/>
            </w:rPr>
            <w:t>Bellocq</w:t>
          </w:r>
          <w:proofErr w:type="spellEnd"/>
          <w:r>
            <w:rPr>
              <w:rFonts w:eastAsia="Times New Roman"/>
            </w:rPr>
            <w:t xml:space="preserve">, J. G. Co-infection of </w:t>
          </w:r>
          <w:proofErr w:type="spellStart"/>
          <w:r>
            <w:rPr>
              <w:rFonts w:eastAsia="Times New Roman"/>
            </w:rPr>
            <w:t>mammarenaviruses</w:t>
          </w:r>
          <w:proofErr w:type="spellEnd"/>
          <w:r>
            <w:rPr>
              <w:rFonts w:eastAsia="Times New Roman"/>
            </w:rPr>
            <w:t xml:space="preserve"> in a wild mouse, Tanzania. </w:t>
          </w:r>
          <w:r>
            <w:rPr>
              <w:rFonts w:eastAsia="Times New Roman"/>
              <w:i/>
              <w:iCs/>
            </w:rPr>
            <w:t>Virus Evol</w:t>
          </w:r>
          <w:r>
            <w:rPr>
              <w:rFonts w:eastAsia="Times New Roman"/>
            </w:rPr>
            <w:t xml:space="preserve"> </w:t>
          </w:r>
          <w:r>
            <w:rPr>
              <w:rFonts w:eastAsia="Times New Roman"/>
              <w:b/>
              <w:bCs/>
            </w:rPr>
            <w:t>8</w:t>
          </w:r>
          <w:r>
            <w:rPr>
              <w:rFonts w:eastAsia="Times New Roman"/>
            </w:rPr>
            <w:t>, veac065 (2022).</w:t>
          </w:r>
        </w:p>
        <w:p w14:paraId="68E199F8" w14:textId="77777777" w:rsidR="003504EF" w:rsidRDefault="003504EF">
          <w:pPr>
            <w:autoSpaceDE w:val="0"/>
            <w:autoSpaceDN w:val="0"/>
            <w:ind w:hanging="640"/>
            <w:divId w:val="85733562"/>
            <w:rPr>
              <w:rFonts w:eastAsia="Times New Roman"/>
            </w:rPr>
          </w:pPr>
          <w:r>
            <w:rPr>
              <w:rFonts w:eastAsia="Times New Roman"/>
            </w:rPr>
            <w:t>57.</w:t>
          </w:r>
          <w:r>
            <w:rPr>
              <w:rFonts w:eastAsia="Times New Roman"/>
            </w:rPr>
            <w:tab/>
            <w:t xml:space="preserve">McGlynn, K. A., Petrick, J. L. &amp; El-Serag, H. B. Epidemiology of Hepatocellular Carcinoma. </w:t>
          </w:r>
          <w:r>
            <w:rPr>
              <w:rFonts w:eastAsia="Times New Roman"/>
              <w:i/>
              <w:iCs/>
            </w:rPr>
            <w:t>Hepatology</w:t>
          </w:r>
          <w:r>
            <w:rPr>
              <w:rFonts w:eastAsia="Times New Roman"/>
            </w:rPr>
            <w:t xml:space="preserve"> </w:t>
          </w:r>
          <w:r>
            <w:rPr>
              <w:rFonts w:eastAsia="Times New Roman"/>
              <w:b/>
              <w:bCs/>
            </w:rPr>
            <w:t>73 Suppl 1</w:t>
          </w:r>
          <w:r>
            <w:rPr>
              <w:rFonts w:eastAsia="Times New Roman"/>
            </w:rPr>
            <w:t>, 4–13 (2021).</w:t>
          </w:r>
        </w:p>
        <w:p w14:paraId="31DCA260" w14:textId="77777777" w:rsidR="003504EF" w:rsidRDefault="003504EF">
          <w:pPr>
            <w:autoSpaceDE w:val="0"/>
            <w:autoSpaceDN w:val="0"/>
            <w:ind w:hanging="640"/>
            <w:divId w:val="67113196"/>
            <w:rPr>
              <w:rFonts w:eastAsia="Times New Roman"/>
            </w:rPr>
          </w:pPr>
          <w:r>
            <w:rPr>
              <w:rFonts w:eastAsia="Times New Roman"/>
            </w:rPr>
            <w:t>58.</w:t>
          </w:r>
          <w:r>
            <w:rPr>
              <w:rFonts w:eastAsia="Times New Roman"/>
            </w:rPr>
            <w:tab/>
          </w:r>
          <w:proofErr w:type="spellStart"/>
          <w:r>
            <w:rPr>
              <w:rFonts w:eastAsia="Times New Roman"/>
            </w:rPr>
            <w:t>Bjornevik</w:t>
          </w:r>
          <w:proofErr w:type="spellEnd"/>
          <w:r>
            <w:rPr>
              <w:rFonts w:eastAsia="Times New Roman"/>
            </w:rPr>
            <w:t xml:space="preserve">, K. </w:t>
          </w:r>
          <w:r>
            <w:rPr>
              <w:rFonts w:eastAsia="Times New Roman"/>
              <w:i/>
              <w:iCs/>
            </w:rPr>
            <w:t>et al.</w:t>
          </w:r>
          <w:r>
            <w:rPr>
              <w:rFonts w:eastAsia="Times New Roman"/>
            </w:rPr>
            <w:t xml:space="preserve"> Longitudinal analysis reveals high prevalence of Epstein-Barr virus associated with multiple sclerosis. </w:t>
          </w:r>
          <w:r>
            <w:rPr>
              <w:rFonts w:eastAsia="Times New Roman"/>
              <w:i/>
              <w:iCs/>
            </w:rPr>
            <w:t>Science</w:t>
          </w:r>
          <w:r>
            <w:rPr>
              <w:rFonts w:eastAsia="Times New Roman"/>
            </w:rPr>
            <w:t xml:space="preserve"> </w:t>
          </w:r>
          <w:r>
            <w:rPr>
              <w:rFonts w:eastAsia="Times New Roman"/>
              <w:b/>
              <w:bCs/>
            </w:rPr>
            <w:t>375</w:t>
          </w:r>
          <w:r>
            <w:rPr>
              <w:rFonts w:eastAsia="Times New Roman"/>
            </w:rPr>
            <w:t>, 296–301 (2022).</w:t>
          </w:r>
        </w:p>
        <w:p w14:paraId="784E0A33" w14:textId="77777777" w:rsidR="003504EF" w:rsidRDefault="003504EF">
          <w:pPr>
            <w:autoSpaceDE w:val="0"/>
            <w:autoSpaceDN w:val="0"/>
            <w:ind w:hanging="640"/>
            <w:divId w:val="1427726557"/>
            <w:rPr>
              <w:rFonts w:eastAsia="Times New Roman"/>
            </w:rPr>
          </w:pPr>
          <w:r>
            <w:rPr>
              <w:rFonts w:eastAsia="Times New Roman"/>
            </w:rPr>
            <w:lastRenderedPageBreak/>
            <w:t>59.</w:t>
          </w:r>
          <w:r>
            <w:rPr>
              <w:rFonts w:eastAsia="Times New Roman"/>
            </w:rPr>
            <w:tab/>
            <w:t xml:space="preserve">Markow, T. A. The secret lives of Drosophila flies. </w:t>
          </w:r>
          <w:r>
            <w:rPr>
              <w:rFonts w:eastAsia="Times New Roman"/>
              <w:i/>
              <w:iCs/>
            </w:rPr>
            <w:t>Elife</w:t>
          </w:r>
          <w:r>
            <w:rPr>
              <w:rFonts w:eastAsia="Times New Roman"/>
            </w:rPr>
            <w:t xml:space="preserve"> </w:t>
          </w:r>
          <w:r>
            <w:rPr>
              <w:rFonts w:eastAsia="Times New Roman"/>
              <w:b/>
              <w:bCs/>
            </w:rPr>
            <w:t>4</w:t>
          </w:r>
          <w:r>
            <w:rPr>
              <w:rFonts w:eastAsia="Times New Roman"/>
            </w:rPr>
            <w:t>, (2015).</w:t>
          </w:r>
        </w:p>
        <w:p w14:paraId="211A6EDC" w14:textId="64EA31BF" w:rsidR="0094106B" w:rsidRPr="008F36F6" w:rsidRDefault="003504EF" w:rsidP="00711535">
          <w:pPr>
            <w:autoSpaceDE w:val="0"/>
            <w:autoSpaceDN w:val="0"/>
            <w:spacing w:afterLines="60" w:after="144"/>
            <w:ind w:left="630" w:hanging="630"/>
            <w:rPr>
              <w:rFonts w:ascii="Arial" w:hAnsi="Arial" w:cs="Arial"/>
              <w:b/>
              <w:bCs/>
              <w:sz w:val="22"/>
              <w:szCs w:val="22"/>
            </w:rPr>
          </w:pPr>
          <w:r>
            <w:rPr>
              <w:rFonts w:eastAsia="Times New Roman"/>
            </w:rPr>
            <w:t> </w:t>
          </w:r>
        </w:p>
      </w:sdtContent>
    </w:sdt>
    <w:sectPr w:rsidR="0094106B" w:rsidRPr="008F36F6" w:rsidSect="00AD2C1E">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63" w:author="Keene-Snickers,Lexi" w:date="2025-08-07T16:55:00Z" w:initials="LK">
    <w:p w14:paraId="414B582A" w14:textId="77777777" w:rsidR="00EF0C45" w:rsidRDefault="00EF0C45" w:rsidP="00EF0C45">
      <w:r>
        <w:rPr>
          <w:rStyle w:val="CommentReference"/>
        </w:rPr>
        <w:annotationRef/>
      </w:r>
      <w:r>
        <w:rPr>
          <w:sz w:val="20"/>
          <w:szCs w:val="20"/>
        </w:rPr>
        <w:t>now talk about this sample?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4B58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599C82" w16cex:dateUtc="2025-08-07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4B582A" w16cid:durableId="2D599C8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CC0A4" w14:textId="77777777" w:rsidR="00D06454" w:rsidRDefault="00D06454" w:rsidP="00AF255A">
      <w:r>
        <w:separator/>
      </w:r>
    </w:p>
  </w:endnote>
  <w:endnote w:type="continuationSeparator" w:id="0">
    <w:p w14:paraId="1E104238" w14:textId="77777777" w:rsidR="00D06454" w:rsidRDefault="00D06454" w:rsidP="00AF25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D3C8B" w14:textId="77777777" w:rsidR="00D06454" w:rsidRDefault="00D06454" w:rsidP="00AF255A">
      <w:r>
        <w:separator/>
      </w:r>
    </w:p>
  </w:footnote>
  <w:footnote w:type="continuationSeparator" w:id="0">
    <w:p w14:paraId="1124E4AA" w14:textId="77777777" w:rsidR="00D06454" w:rsidRDefault="00D06454" w:rsidP="00AF25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0E0B"/>
    <w:multiLevelType w:val="hybridMultilevel"/>
    <w:tmpl w:val="A49A1A5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60177A"/>
    <w:multiLevelType w:val="hybridMultilevel"/>
    <w:tmpl w:val="CB66A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8868929">
    <w:abstractNumId w:val="1"/>
  </w:num>
  <w:num w:numId="2" w16cid:durableId="12802565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nglein,Mark">
    <w15:presenceInfo w15:providerId="AD" w15:userId="S::mdstengl@colostate.edu::803dea41-9075-4a00-8784-3499d53c05d7"/>
  </w15:person>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79E"/>
    <w:rsid w:val="00003337"/>
    <w:rsid w:val="00006799"/>
    <w:rsid w:val="00006902"/>
    <w:rsid w:val="00010D9D"/>
    <w:rsid w:val="00012EBC"/>
    <w:rsid w:val="00012FDD"/>
    <w:rsid w:val="00014389"/>
    <w:rsid w:val="00015334"/>
    <w:rsid w:val="00016BFA"/>
    <w:rsid w:val="00024BAA"/>
    <w:rsid w:val="00026350"/>
    <w:rsid w:val="000273E9"/>
    <w:rsid w:val="00027701"/>
    <w:rsid w:val="00030E8C"/>
    <w:rsid w:val="00031832"/>
    <w:rsid w:val="0003184C"/>
    <w:rsid w:val="000321DE"/>
    <w:rsid w:val="000342E1"/>
    <w:rsid w:val="0003486B"/>
    <w:rsid w:val="000351A0"/>
    <w:rsid w:val="00035ED5"/>
    <w:rsid w:val="00037111"/>
    <w:rsid w:val="00042473"/>
    <w:rsid w:val="0004557F"/>
    <w:rsid w:val="00047C61"/>
    <w:rsid w:val="000510FA"/>
    <w:rsid w:val="0005174D"/>
    <w:rsid w:val="00051A94"/>
    <w:rsid w:val="00051CBB"/>
    <w:rsid w:val="00051E58"/>
    <w:rsid w:val="0005229C"/>
    <w:rsid w:val="0005265A"/>
    <w:rsid w:val="00054C2C"/>
    <w:rsid w:val="000553EB"/>
    <w:rsid w:val="000556EC"/>
    <w:rsid w:val="000612DE"/>
    <w:rsid w:val="0006275F"/>
    <w:rsid w:val="0006449A"/>
    <w:rsid w:val="000650C0"/>
    <w:rsid w:val="00065CFD"/>
    <w:rsid w:val="000709C9"/>
    <w:rsid w:val="00070FF6"/>
    <w:rsid w:val="00071E93"/>
    <w:rsid w:val="0007261B"/>
    <w:rsid w:val="00072D26"/>
    <w:rsid w:val="00074D5F"/>
    <w:rsid w:val="0007567D"/>
    <w:rsid w:val="0007609B"/>
    <w:rsid w:val="00076A67"/>
    <w:rsid w:val="0007768F"/>
    <w:rsid w:val="00081385"/>
    <w:rsid w:val="00084283"/>
    <w:rsid w:val="00084AF9"/>
    <w:rsid w:val="000858F8"/>
    <w:rsid w:val="0009058D"/>
    <w:rsid w:val="000920DD"/>
    <w:rsid w:val="00095341"/>
    <w:rsid w:val="00096A57"/>
    <w:rsid w:val="00096E27"/>
    <w:rsid w:val="000977A4"/>
    <w:rsid w:val="00097DB2"/>
    <w:rsid w:val="000A21E9"/>
    <w:rsid w:val="000A2B81"/>
    <w:rsid w:val="000A33CF"/>
    <w:rsid w:val="000A3936"/>
    <w:rsid w:val="000B063B"/>
    <w:rsid w:val="000B1DE0"/>
    <w:rsid w:val="000B2771"/>
    <w:rsid w:val="000B2DC9"/>
    <w:rsid w:val="000B5D60"/>
    <w:rsid w:val="000C4D3F"/>
    <w:rsid w:val="000D1809"/>
    <w:rsid w:val="000D219D"/>
    <w:rsid w:val="000D3726"/>
    <w:rsid w:val="000D4A9A"/>
    <w:rsid w:val="000D54DE"/>
    <w:rsid w:val="000E11E5"/>
    <w:rsid w:val="000E3157"/>
    <w:rsid w:val="000E3926"/>
    <w:rsid w:val="000E5606"/>
    <w:rsid w:val="000E6ACC"/>
    <w:rsid w:val="000F0F6E"/>
    <w:rsid w:val="000F4D25"/>
    <w:rsid w:val="000F6BFC"/>
    <w:rsid w:val="000F6FD8"/>
    <w:rsid w:val="0010199A"/>
    <w:rsid w:val="00101A14"/>
    <w:rsid w:val="00102873"/>
    <w:rsid w:val="00102A66"/>
    <w:rsid w:val="001055B7"/>
    <w:rsid w:val="00105CB6"/>
    <w:rsid w:val="00106952"/>
    <w:rsid w:val="001100B4"/>
    <w:rsid w:val="00111BAA"/>
    <w:rsid w:val="00113C14"/>
    <w:rsid w:val="00115BE1"/>
    <w:rsid w:val="00116549"/>
    <w:rsid w:val="0011690B"/>
    <w:rsid w:val="00121343"/>
    <w:rsid w:val="00122137"/>
    <w:rsid w:val="00122D2E"/>
    <w:rsid w:val="001240C5"/>
    <w:rsid w:val="0012767D"/>
    <w:rsid w:val="00130E35"/>
    <w:rsid w:val="00131209"/>
    <w:rsid w:val="001372C9"/>
    <w:rsid w:val="00140CB3"/>
    <w:rsid w:val="001420AC"/>
    <w:rsid w:val="00142E50"/>
    <w:rsid w:val="001448F4"/>
    <w:rsid w:val="00146E63"/>
    <w:rsid w:val="00147646"/>
    <w:rsid w:val="00147AF5"/>
    <w:rsid w:val="001513DD"/>
    <w:rsid w:val="00151991"/>
    <w:rsid w:val="00152E38"/>
    <w:rsid w:val="00156385"/>
    <w:rsid w:val="001563B4"/>
    <w:rsid w:val="001568E0"/>
    <w:rsid w:val="00156F6E"/>
    <w:rsid w:val="00160A8B"/>
    <w:rsid w:val="00161D52"/>
    <w:rsid w:val="00162D09"/>
    <w:rsid w:val="00164E26"/>
    <w:rsid w:val="00164FAE"/>
    <w:rsid w:val="00166989"/>
    <w:rsid w:val="00167261"/>
    <w:rsid w:val="00170915"/>
    <w:rsid w:val="0017106D"/>
    <w:rsid w:val="00172321"/>
    <w:rsid w:val="001726F4"/>
    <w:rsid w:val="00172A8D"/>
    <w:rsid w:val="00173808"/>
    <w:rsid w:val="001758BA"/>
    <w:rsid w:val="00180311"/>
    <w:rsid w:val="00180AE2"/>
    <w:rsid w:val="00181A47"/>
    <w:rsid w:val="0019112A"/>
    <w:rsid w:val="001917B2"/>
    <w:rsid w:val="00191DDD"/>
    <w:rsid w:val="00192F0F"/>
    <w:rsid w:val="001937EE"/>
    <w:rsid w:val="00195412"/>
    <w:rsid w:val="001A4303"/>
    <w:rsid w:val="001A55C6"/>
    <w:rsid w:val="001A7C1F"/>
    <w:rsid w:val="001B21A7"/>
    <w:rsid w:val="001B34D8"/>
    <w:rsid w:val="001B3F09"/>
    <w:rsid w:val="001B4926"/>
    <w:rsid w:val="001B58D3"/>
    <w:rsid w:val="001B7B69"/>
    <w:rsid w:val="001B7C01"/>
    <w:rsid w:val="001C3A7F"/>
    <w:rsid w:val="001C3E85"/>
    <w:rsid w:val="001C42B0"/>
    <w:rsid w:val="001C6C7F"/>
    <w:rsid w:val="001C6DAD"/>
    <w:rsid w:val="001D155E"/>
    <w:rsid w:val="001D223E"/>
    <w:rsid w:val="001D3B84"/>
    <w:rsid w:val="001D4998"/>
    <w:rsid w:val="001D49F1"/>
    <w:rsid w:val="001D5C8A"/>
    <w:rsid w:val="001D7EE0"/>
    <w:rsid w:val="001E67AB"/>
    <w:rsid w:val="001F040E"/>
    <w:rsid w:val="001F0F44"/>
    <w:rsid w:val="001F5A4F"/>
    <w:rsid w:val="001F5D25"/>
    <w:rsid w:val="001F6FB9"/>
    <w:rsid w:val="001F717A"/>
    <w:rsid w:val="00202028"/>
    <w:rsid w:val="002025C1"/>
    <w:rsid w:val="0020299D"/>
    <w:rsid w:val="00202FDF"/>
    <w:rsid w:val="002044CA"/>
    <w:rsid w:val="00206CB4"/>
    <w:rsid w:val="0020730B"/>
    <w:rsid w:val="002106AC"/>
    <w:rsid w:val="00215E08"/>
    <w:rsid w:val="00216F2A"/>
    <w:rsid w:val="00220A71"/>
    <w:rsid w:val="0022679A"/>
    <w:rsid w:val="00226EB6"/>
    <w:rsid w:val="00230AD1"/>
    <w:rsid w:val="00235A87"/>
    <w:rsid w:val="002373B6"/>
    <w:rsid w:val="002458EE"/>
    <w:rsid w:val="002474A2"/>
    <w:rsid w:val="00247C24"/>
    <w:rsid w:val="0025169D"/>
    <w:rsid w:val="002527DA"/>
    <w:rsid w:val="00252CCE"/>
    <w:rsid w:val="0025487B"/>
    <w:rsid w:val="00255235"/>
    <w:rsid w:val="002552B3"/>
    <w:rsid w:val="0025648D"/>
    <w:rsid w:val="0025706B"/>
    <w:rsid w:val="00257289"/>
    <w:rsid w:val="0026216A"/>
    <w:rsid w:val="00263851"/>
    <w:rsid w:val="00265C69"/>
    <w:rsid w:val="0026661F"/>
    <w:rsid w:val="002677F6"/>
    <w:rsid w:val="002728F6"/>
    <w:rsid w:val="002735F2"/>
    <w:rsid w:val="002743E0"/>
    <w:rsid w:val="00276E7C"/>
    <w:rsid w:val="002804FD"/>
    <w:rsid w:val="0028184E"/>
    <w:rsid w:val="00282423"/>
    <w:rsid w:val="00283E7C"/>
    <w:rsid w:val="0028780E"/>
    <w:rsid w:val="00290D9B"/>
    <w:rsid w:val="00290FAD"/>
    <w:rsid w:val="0029546A"/>
    <w:rsid w:val="002A05C5"/>
    <w:rsid w:val="002A1C6B"/>
    <w:rsid w:val="002A2165"/>
    <w:rsid w:val="002A30ED"/>
    <w:rsid w:val="002A505C"/>
    <w:rsid w:val="002A78DB"/>
    <w:rsid w:val="002B0B6D"/>
    <w:rsid w:val="002B1A7D"/>
    <w:rsid w:val="002B22F1"/>
    <w:rsid w:val="002B51C6"/>
    <w:rsid w:val="002B6D49"/>
    <w:rsid w:val="002C08C8"/>
    <w:rsid w:val="002C19AC"/>
    <w:rsid w:val="002C2EDD"/>
    <w:rsid w:val="002C39F6"/>
    <w:rsid w:val="002C4DDD"/>
    <w:rsid w:val="002C62BF"/>
    <w:rsid w:val="002C6D73"/>
    <w:rsid w:val="002C7AF2"/>
    <w:rsid w:val="002D1889"/>
    <w:rsid w:val="002D2F00"/>
    <w:rsid w:val="002D5116"/>
    <w:rsid w:val="002D5910"/>
    <w:rsid w:val="002D7AC0"/>
    <w:rsid w:val="002E1444"/>
    <w:rsid w:val="002E1772"/>
    <w:rsid w:val="002E2533"/>
    <w:rsid w:val="002E5E02"/>
    <w:rsid w:val="002E5ED6"/>
    <w:rsid w:val="002E6323"/>
    <w:rsid w:val="002E6AC8"/>
    <w:rsid w:val="002F018A"/>
    <w:rsid w:val="002F03E6"/>
    <w:rsid w:val="002F12DD"/>
    <w:rsid w:val="002F309F"/>
    <w:rsid w:val="002F3EFA"/>
    <w:rsid w:val="002F408C"/>
    <w:rsid w:val="002F5529"/>
    <w:rsid w:val="0030022F"/>
    <w:rsid w:val="00302606"/>
    <w:rsid w:val="003104EF"/>
    <w:rsid w:val="003145AF"/>
    <w:rsid w:val="0031746F"/>
    <w:rsid w:val="00322067"/>
    <w:rsid w:val="00323D5B"/>
    <w:rsid w:val="00324A35"/>
    <w:rsid w:val="0032769D"/>
    <w:rsid w:val="00330C9F"/>
    <w:rsid w:val="00332F51"/>
    <w:rsid w:val="00334299"/>
    <w:rsid w:val="00342101"/>
    <w:rsid w:val="003449BB"/>
    <w:rsid w:val="003504EF"/>
    <w:rsid w:val="00350CA3"/>
    <w:rsid w:val="00351921"/>
    <w:rsid w:val="0035280A"/>
    <w:rsid w:val="00355883"/>
    <w:rsid w:val="003572BE"/>
    <w:rsid w:val="00361782"/>
    <w:rsid w:val="00362697"/>
    <w:rsid w:val="003631A4"/>
    <w:rsid w:val="003643D0"/>
    <w:rsid w:val="00364F79"/>
    <w:rsid w:val="00365AC7"/>
    <w:rsid w:val="00367109"/>
    <w:rsid w:val="003676A2"/>
    <w:rsid w:val="00367C7B"/>
    <w:rsid w:val="00370FB5"/>
    <w:rsid w:val="00371D00"/>
    <w:rsid w:val="003728F3"/>
    <w:rsid w:val="0037441D"/>
    <w:rsid w:val="003751F7"/>
    <w:rsid w:val="00375863"/>
    <w:rsid w:val="00375CB0"/>
    <w:rsid w:val="003767B0"/>
    <w:rsid w:val="0037700A"/>
    <w:rsid w:val="00381013"/>
    <w:rsid w:val="00381A6A"/>
    <w:rsid w:val="00381EA9"/>
    <w:rsid w:val="0038722C"/>
    <w:rsid w:val="003873C1"/>
    <w:rsid w:val="00387629"/>
    <w:rsid w:val="00387662"/>
    <w:rsid w:val="003901C3"/>
    <w:rsid w:val="0039093A"/>
    <w:rsid w:val="00391B4A"/>
    <w:rsid w:val="003956F5"/>
    <w:rsid w:val="00397201"/>
    <w:rsid w:val="003A0ADE"/>
    <w:rsid w:val="003A0BF8"/>
    <w:rsid w:val="003A0CBE"/>
    <w:rsid w:val="003A0D4B"/>
    <w:rsid w:val="003A1006"/>
    <w:rsid w:val="003A1098"/>
    <w:rsid w:val="003A14BB"/>
    <w:rsid w:val="003A451F"/>
    <w:rsid w:val="003A5CEC"/>
    <w:rsid w:val="003A611E"/>
    <w:rsid w:val="003B003F"/>
    <w:rsid w:val="003B20DC"/>
    <w:rsid w:val="003B6010"/>
    <w:rsid w:val="003B6FC2"/>
    <w:rsid w:val="003C0B86"/>
    <w:rsid w:val="003C3055"/>
    <w:rsid w:val="003C3D28"/>
    <w:rsid w:val="003D3574"/>
    <w:rsid w:val="003D4DA6"/>
    <w:rsid w:val="003D50E6"/>
    <w:rsid w:val="003D512C"/>
    <w:rsid w:val="003D6507"/>
    <w:rsid w:val="003E01A1"/>
    <w:rsid w:val="003E2F5A"/>
    <w:rsid w:val="003E3973"/>
    <w:rsid w:val="003E4BA6"/>
    <w:rsid w:val="003E7DAD"/>
    <w:rsid w:val="003F10E5"/>
    <w:rsid w:val="003F29A3"/>
    <w:rsid w:val="003F43F0"/>
    <w:rsid w:val="003F5D8A"/>
    <w:rsid w:val="003F690D"/>
    <w:rsid w:val="00401012"/>
    <w:rsid w:val="004020DD"/>
    <w:rsid w:val="004023D8"/>
    <w:rsid w:val="004028E5"/>
    <w:rsid w:val="004030DC"/>
    <w:rsid w:val="00404C10"/>
    <w:rsid w:val="00406436"/>
    <w:rsid w:val="0040686D"/>
    <w:rsid w:val="00406DBE"/>
    <w:rsid w:val="004079E7"/>
    <w:rsid w:val="00407CF4"/>
    <w:rsid w:val="0041243B"/>
    <w:rsid w:val="00412AD8"/>
    <w:rsid w:val="004134F9"/>
    <w:rsid w:val="0041479F"/>
    <w:rsid w:val="004149C6"/>
    <w:rsid w:val="00415D3A"/>
    <w:rsid w:val="0041633A"/>
    <w:rsid w:val="00421739"/>
    <w:rsid w:val="004271E5"/>
    <w:rsid w:val="0042761D"/>
    <w:rsid w:val="00427780"/>
    <w:rsid w:val="00427C7B"/>
    <w:rsid w:val="0043081D"/>
    <w:rsid w:val="00430A6D"/>
    <w:rsid w:val="00432241"/>
    <w:rsid w:val="00432D4A"/>
    <w:rsid w:val="0043658A"/>
    <w:rsid w:val="004379A5"/>
    <w:rsid w:val="00442191"/>
    <w:rsid w:val="00446997"/>
    <w:rsid w:val="00446FAE"/>
    <w:rsid w:val="0044764D"/>
    <w:rsid w:val="00450688"/>
    <w:rsid w:val="004527D9"/>
    <w:rsid w:val="00453479"/>
    <w:rsid w:val="004536CB"/>
    <w:rsid w:val="00456285"/>
    <w:rsid w:val="00456F9F"/>
    <w:rsid w:val="0045753D"/>
    <w:rsid w:val="004604B9"/>
    <w:rsid w:val="00465DCD"/>
    <w:rsid w:val="00466030"/>
    <w:rsid w:val="004664C1"/>
    <w:rsid w:val="00467563"/>
    <w:rsid w:val="00467856"/>
    <w:rsid w:val="0047119A"/>
    <w:rsid w:val="00471ABC"/>
    <w:rsid w:val="00473C81"/>
    <w:rsid w:val="00475723"/>
    <w:rsid w:val="00476B65"/>
    <w:rsid w:val="00477151"/>
    <w:rsid w:val="00481584"/>
    <w:rsid w:val="00482116"/>
    <w:rsid w:val="00482493"/>
    <w:rsid w:val="004848AC"/>
    <w:rsid w:val="00487D76"/>
    <w:rsid w:val="004936D4"/>
    <w:rsid w:val="0049753A"/>
    <w:rsid w:val="004A346A"/>
    <w:rsid w:val="004A4566"/>
    <w:rsid w:val="004A5E9A"/>
    <w:rsid w:val="004B0BEF"/>
    <w:rsid w:val="004B18B0"/>
    <w:rsid w:val="004B1DE5"/>
    <w:rsid w:val="004B2FE2"/>
    <w:rsid w:val="004B513C"/>
    <w:rsid w:val="004C0104"/>
    <w:rsid w:val="004C21B1"/>
    <w:rsid w:val="004C29FD"/>
    <w:rsid w:val="004C5F98"/>
    <w:rsid w:val="004C61A6"/>
    <w:rsid w:val="004C7DE3"/>
    <w:rsid w:val="004D1D07"/>
    <w:rsid w:val="004D41B2"/>
    <w:rsid w:val="004D4B74"/>
    <w:rsid w:val="004D731C"/>
    <w:rsid w:val="004E01D4"/>
    <w:rsid w:val="004E1594"/>
    <w:rsid w:val="004E3B08"/>
    <w:rsid w:val="004E6502"/>
    <w:rsid w:val="004E6A1E"/>
    <w:rsid w:val="004F27C5"/>
    <w:rsid w:val="004F2A34"/>
    <w:rsid w:val="004F441D"/>
    <w:rsid w:val="004F4BCE"/>
    <w:rsid w:val="004F4C8D"/>
    <w:rsid w:val="004F5257"/>
    <w:rsid w:val="004F6AC2"/>
    <w:rsid w:val="004F6C7E"/>
    <w:rsid w:val="004F6FDF"/>
    <w:rsid w:val="005025F9"/>
    <w:rsid w:val="005038FB"/>
    <w:rsid w:val="00504152"/>
    <w:rsid w:val="00505B29"/>
    <w:rsid w:val="00505B87"/>
    <w:rsid w:val="00505E03"/>
    <w:rsid w:val="005063E8"/>
    <w:rsid w:val="00510902"/>
    <w:rsid w:val="00511935"/>
    <w:rsid w:val="00511D11"/>
    <w:rsid w:val="005125D6"/>
    <w:rsid w:val="005125E7"/>
    <w:rsid w:val="00514F70"/>
    <w:rsid w:val="00522D59"/>
    <w:rsid w:val="005232C8"/>
    <w:rsid w:val="005246B1"/>
    <w:rsid w:val="00524DAF"/>
    <w:rsid w:val="00525921"/>
    <w:rsid w:val="00525DA5"/>
    <w:rsid w:val="005272EB"/>
    <w:rsid w:val="00533DDA"/>
    <w:rsid w:val="00535298"/>
    <w:rsid w:val="00537428"/>
    <w:rsid w:val="005414EC"/>
    <w:rsid w:val="00541C7B"/>
    <w:rsid w:val="00541F85"/>
    <w:rsid w:val="00541FBD"/>
    <w:rsid w:val="00542016"/>
    <w:rsid w:val="00543658"/>
    <w:rsid w:val="00545851"/>
    <w:rsid w:val="00546C56"/>
    <w:rsid w:val="00546C73"/>
    <w:rsid w:val="00547DB7"/>
    <w:rsid w:val="00550630"/>
    <w:rsid w:val="00552117"/>
    <w:rsid w:val="00552200"/>
    <w:rsid w:val="00554613"/>
    <w:rsid w:val="0055470A"/>
    <w:rsid w:val="00556CFD"/>
    <w:rsid w:val="005640D5"/>
    <w:rsid w:val="0056426F"/>
    <w:rsid w:val="00565830"/>
    <w:rsid w:val="0057243B"/>
    <w:rsid w:val="00576063"/>
    <w:rsid w:val="0057733F"/>
    <w:rsid w:val="0058071F"/>
    <w:rsid w:val="0058074F"/>
    <w:rsid w:val="005817AD"/>
    <w:rsid w:val="00582D63"/>
    <w:rsid w:val="00584472"/>
    <w:rsid w:val="0058688C"/>
    <w:rsid w:val="005871BF"/>
    <w:rsid w:val="00590A12"/>
    <w:rsid w:val="0059124A"/>
    <w:rsid w:val="00591612"/>
    <w:rsid w:val="00592646"/>
    <w:rsid w:val="00592984"/>
    <w:rsid w:val="00594D5A"/>
    <w:rsid w:val="00594E82"/>
    <w:rsid w:val="005A0E8D"/>
    <w:rsid w:val="005A180C"/>
    <w:rsid w:val="005A19E9"/>
    <w:rsid w:val="005A306E"/>
    <w:rsid w:val="005A32C1"/>
    <w:rsid w:val="005A5BA8"/>
    <w:rsid w:val="005A6785"/>
    <w:rsid w:val="005A77AB"/>
    <w:rsid w:val="005B26F3"/>
    <w:rsid w:val="005B2FB6"/>
    <w:rsid w:val="005B4B3B"/>
    <w:rsid w:val="005B592A"/>
    <w:rsid w:val="005B6F6A"/>
    <w:rsid w:val="005C0CA8"/>
    <w:rsid w:val="005C16BD"/>
    <w:rsid w:val="005C2521"/>
    <w:rsid w:val="005C2AA0"/>
    <w:rsid w:val="005C2B46"/>
    <w:rsid w:val="005C397C"/>
    <w:rsid w:val="005C4C2E"/>
    <w:rsid w:val="005C4CE8"/>
    <w:rsid w:val="005C59B8"/>
    <w:rsid w:val="005C64F3"/>
    <w:rsid w:val="005C77F1"/>
    <w:rsid w:val="005D0CFB"/>
    <w:rsid w:val="005D1FF6"/>
    <w:rsid w:val="005D3563"/>
    <w:rsid w:val="005D571B"/>
    <w:rsid w:val="005D5E35"/>
    <w:rsid w:val="005E05A5"/>
    <w:rsid w:val="005E251B"/>
    <w:rsid w:val="005E2813"/>
    <w:rsid w:val="005E2DE4"/>
    <w:rsid w:val="005E307A"/>
    <w:rsid w:val="005E347A"/>
    <w:rsid w:val="005E4DA0"/>
    <w:rsid w:val="005E4EFB"/>
    <w:rsid w:val="005F12DB"/>
    <w:rsid w:val="005F1435"/>
    <w:rsid w:val="005F153F"/>
    <w:rsid w:val="005F2B86"/>
    <w:rsid w:val="005F3DCA"/>
    <w:rsid w:val="005F6F74"/>
    <w:rsid w:val="005F7F0D"/>
    <w:rsid w:val="006006DC"/>
    <w:rsid w:val="00602B22"/>
    <w:rsid w:val="00603970"/>
    <w:rsid w:val="006075CF"/>
    <w:rsid w:val="006075F1"/>
    <w:rsid w:val="00610960"/>
    <w:rsid w:val="00612396"/>
    <w:rsid w:val="00613746"/>
    <w:rsid w:val="00614697"/>
    <w:rsid w:val="006168F4"/>
    <w:rsid w:val="00616CBF"/>
    <w:rsid w:val="006200EA"/>
    <w:rsid w:val="0062165B"/>
    <w:rsid w:val="006222BE"/>
    <w:rsid w:val="006264D3"/>
    <w:rsid w:val="0062769A"/>
    <w:rsid w:val="0062770C"/>
    <w:rsid w:val="00631ADB"/>
    <w:rsid w:val="006361A2"/>
    <w:rsid w:val="006363E1"/>
    <w:rsid w:val="006369C7"/>
    <w:rsid w:val="00641114"/>
    <w:rsid w:val="006413C2"/>
    <w:rsid w:val="00641623"/>
    <w:rsid w:val="00642160"/>
    <w:rsid w:val="006444BA"/>
    <w:rsid w:val="00645626"/>
    <w:rsid w:val="0064613C"/>
    <w:rsid w:val="00647BB8"/>
    <w:rsid w:val="00651CEC"/>
    <w:rsid w:val="00652CEA"/>
    <w:rsid w:val="006540E8"/>
    <w:rsid w:val="00654B1C"/>
    <w:rsid w:val="006558CD"/>
    <w:rsid w:val="006569A3"/>
    <w:rsid w:val="006603B1"/>
    <w:rsid w:val="00662E63"/>
    <w:rsid w:val="00662F11"/>
    <w:rsid w:val="00663522"/>
    <w:rsid w:val="006661BC"/>
    <w:rsid w:val="00666B76"/>
    <w:rsid w:val="00670205"/>
    <w:rsid w:val="00670834"/>
    <w:rsid w:val="00671A81"/>
    <w:rsid w:val="006722AC"/>
    <w:rsid w:val="00672456"/>
    <w:rsid w:val="00673029"/>
    <w:rsid w:val="00673C75"/>
    <w:rsid w:val="00674CDD"/>
    <w:rsid w:val="00674D4C"/>
    <w:rsid w:val="006778E7"/>
    <w:rsid w:val="00680287"/>
    <w:rsid w:val="00680F34"/>
    <w:rsid w:val="006858CE"/>
    <w:rsid w:val="00690C85"/>
    <w:rsid w:val="00693184"/>
    <w:rsid w:val="0069340C"/>
    <w:rsid w:val="0069679F"/>
    <w:rsid w:val="006971CD"/>
    <w:rsid w:val="006A1F9B"/>
    <w:rsid w:val="006B0BAE"/>
    <w:rsid w:val="006B127D"/>
    <w:rsid w:val="006B13D0"/>
    <w:rsid w:val="006B1B07"/>
    <w:rsid w:val="006B20E3"/>
    <w:rsid w:val="006B28DD"/>
    <w:rsid w:val="006B3066"/>
    <w:rsid w:val="006B3DE7"/>
    <w:rsid w:val="006B7F50"/>
    <w:rsid w:val="006C48B4"/>
    <w:rsid w:val="006C74D5"/>
    <w:rsid w:val="006D11D5"/>
    <w:rsid w:val="006D2294"/>
    <w:rsid w:val="006D22A5"/>
    <w:rsid w:val="006D3151"/>
    <w:rsid w:val="006D3BED"/>
    <w:rsid w:val="006D7628"/>
    <w:rsid w:val="006E1B2C"/>
    <w:rsid w:val="006E3D0E"/>
    <w:rsid w:val="006E4471"/>
    <w:rsid w:val="006E7E83"/>
    <w:rsid w:val="006F431E"/>
    <w:rsid w:val="006F48DB"/>
    <w:rsid w:val="006F749B"/>
    <w:rsid w:val="007007A7"/>
    <w:rsid w:val="00701EE1"/>
    <w:rsid w:val="00706757"/>
    <w:rsid w:val="007110EB"/>
    <w:rsid w:val="00711535"/>
    <w:rsid w:val="007139F1"/>
    <w:rsid w:val="00716DC4"/>
    <w:rsid w:val="00716FCB"/>
    <w:rsid w:val="0072174D"/>
    <w:rsid w:val="007248B7"/>
    <w:rsid w:val="00724957"/>
    <w:rsid w:val="00725568"/>
    <w:rsid w:val="00726990"/>
    <w:rsid w:val="007273AE"/>
    <w:rsid w:val="007307A4"/>
    <w:rsid w:val="00730C73"/>
    <w:rsid w:val="00730FBC"/>
    <w:rsid w:val="00734CB2"/>
    <w:rsid w:val="0073509A"/>
    <w:rsid w:val="0073538A"/>
    <w:rsid w:val="00736527"/>
    <w:rsid w:val="00737221"/>
    <w:rsid w:val="007375C8"/>
    <w:rsid w:val="00743130"/>
    <w:rsid w:val="00746064"/>
    <w:rsid w:val="00746E60"/>
    <w:rsid w:val="00747A62"/>
    <w:rsid w:val="0075169D"/>
    <w:rsid w:val="00751838"/>
    <w:rsid w:val="007555C1"/>
    <w:rsid w:val="00755CAE"/>
    <w:rsid w:val="0076061F"/>
    <w:rsid w:val="007609BB"/>
    <w:rsid w:val="00760D0C"/>
    <w:rsid w:val="00763D4F"/>
    <w:rsid w:val="00764BF7"/>
    <w:rsid w:val="00765F7C"/>
    <w:rsid w:val="00766B79"/>
    <w:rsid w:val="00770266"/>
    <w:rsid w:val="00770B5D"/>
    <w:rsid w:val="00773235"/>
    <w:rsid w:val="00773A92"/>
    <w:rsid w:val="00773ABB"/>
    <w:rsid w:val="007740D7"/>
    <w:rsid w:val="00775F36"/>
    <w:rsid w:val="00776B4A"/>
    <w:rsid w:val="00781290"/>
    <w:rsid w:val="00783917"/>
    <w:rsid w:val="0078544B"/>
    <w:rsid w:val="00786908"/>
    <w:rsid w:val="007919E6"/>
    <w:rsid w:val="007920F3"/>
    <w:rsid w:val="00792BC0"/>
    <w:rsid w:val="00794ABB"/>
    <w:rsid w:val="007963AD"/>
    <w:rsid w:val="007A06D0"/>
    <w:rsid w:val="007A2EA5"/>
    <w:rsid w:val="007A560E"/>
    <w:rsid w:val="007A59F0"/>
    <w:rsid w:val="007B249E"/>
    <w:rsid w:val="007B5F10"/>
    <w:rsid w:val="007C2904"/>
    <w:rsid w:val="007C35CB"/>
    <w:rsid w:val="007C3864"/>
    <w:rsid w:val="007C5AA4"/>
    <w:rsid w:val="007C6727"/>
    <w:rsid w:val="007D10BB"/>
    <w:rsid w:val="007D5BEB"/>
    <w:rsid w:val="007D6475"/>
    <w:rsid w:val="007E1149"/>
    <w:rsid w:val="007F068E"/>
    <w:rsid w:val="007F2AD5"/>
    <w:rsid w:val="007F4E8D"/>
    <w:rsid w:val="007F5675"/>
    <w:rsid w:val="007F78F4"/>
    <w:rsid w:val="00800FF6"/>
    <w:rsid w:val="008011FA"/>
    <w:rsid w:val="00802410"/>
    <w:rsid w:val="008037F0"/>
    <w:rsid w:val="00803BEA"/>
    <w:rsid w:val="0080477D"/>
    <w:rsid w:val="00806DC7"/>
    <w:rsid w:val="00812026"/>
    <w:rsid w:val="008130BF"/>
    <w:rsid w:val="00813B3C"/>
    <w:rsid w:val="00815B6F"/>
    <w:rsid w:val="00815F59"/>
    <w:rsid w:val="0081635E"/>
    <w:rsid w:val="00816656"/>
    <w:rsid w:val="0081740D"/>
    <w:rsid w:val="00817ABA"/>
    <w:rsid w:val="00821245"/>
    <w:rsid w:val="0082297B"/>
    <w:rsid w:val="00822EE1"/>
    <w:rsid w:val="00823BFE"/>
    <w:rsid w:val="008246BA"/>
    <w:rsid w:val="0082480E"/>
    <w:rsid w:val="00824B19"/>
    <w:rsid w:val="0082595D"/>
    <w:rsid w:val="0082609F"/>
    <w:rsid w:val="00826870"/>
    <w:rsid w:val="0083169E"/>
    <w:rsid w:val="00834C74"/>
    <w:rsid w:val="00834D66"/>
    <w:rsid w:val="008354C7"/>
    <w:rsid w:val="00835768"/>
    <w:rsid w:val="008402E4"/>
    <w:rsid w:val="00840F4E"/>
    <w:rsid w:val="00841F55"/>
    <w:rsid w:val="00846A80"/>
    <w:rsid w:val="00847D9F"/>
    <w:rsid w:val="008506FD"/>
    <w:rsid w:val="0085164F"/>
    <w:rsid w:val="0085408E"/>
    <w:rsid w:val="0085526E"/>
    <w:rsid w:val="008603AA"/>
    <w:rsid w:val="008603CE"/>
    <w:rsid w:val="0086050B"/>
    <w:rsid w:val="008611DA"/>
    <w:rsid w:val="008627E3"/>
    <w:rsid w:val="008638A4"/>
    <w:rsid w:val="00864A11"/>
    <w:rsid w:val="00866379"/>
    <w:rsid w:val="0087184E"/>
    <w:rsid w:val="008725D9"/>
    <w:rsid w:val="00872C85"/>
    <w:rsid w:val="0087335A"/>
    <w:rsid w:val="00873E38"/>
    <w:rsid w:val="008747AD"/>
    <w:rsid w:val="0087586D"/>
    <w:rsid w:val="00880DB1"/>
    <w:rsid w:val="00884204"/>
    <w:rsid w:val="00886675"/>
    <w:rsid w:val="0089381F"/>
    <w:rsid w:val="00895BFC"/>
    <w:rsid w:val="00897CD3"/>
    <w:rsid w:val="00897E5E"/>
    <w:rsid w:val="00897EBE"/>
    <w:rsid w:val="008A0311"/>
    <w:rsid w:val="008A1463"/>
    <w:rsid w:val="008A310A"/>
    <w:rsid w:val="008A4991"/>
    <w:rsid w:val="008A791C"/>
    <w:rsid w:val="008B00D3"/>
    <w:rsid w:val="008B3DC3"/>
    <w:rsid w:val="008B5090"/>
    <w:rsid w:val="008B57C6"/>
    <w:rsid w:val="008C0CC1"/>
    <w:rsid w:val="008C0F8A"/>
    <w:rsid w:val="008C1550"/>
    <w:rsid w:val="008C5374"/>
    <w:rsid w:val="008C542D"/>
    <w:rsid w:val="008D1027"/>
    <w:rsid w:val="008D2533"/>
    <w:rsid w:val="008D2F8E"/>
    <w:rsid w:val="008D7015"/>
    <w:rsid w:val="008D72AB"/>
    <w:rsid w:val="008E1C84"/>
    <w:rsid w:val="008E2CEA"/>
    <w:rsid w:val="008E33FA"/>
    <w:rsid w:val="008E38EA"/>
    <w:rsid w:val="008E6BC4"/>
    <w:rsid w:val="008E7E2D"/>
    <w:rsid w:val="008F06FB"/>
    <w:rsid w:val="008F2CF2"/>
    <w:rsid w:val="008F3479"/>
    <w:rsid w:val="008F36F6"/>
    <w:rsid w:val="008F3850"/>
    <w:rsid w:val="008F3934"/>
    <w:rsid w:val="008F58CC"/>
    <w:rsid w:val="008F5DE4"/>
    <w:rsid w:val="008F73B3"/>
    <w:rsid w:val="008F7551"/>
    <w:rsid w:val="008F7E5E"/>
    <w:rsid w:val="00900071"/>
    <w:rsid w:val="009000F2"/>
    <w:rsid w:val="0090139D"/>
    <w:rsid w:val="00901811"/>
    <w:rsid w:val="00903679"/>
    <w:rsid w:val="00905940"/>
    <w:rsid w:val="00907C9D"/>
    <w:rsid w:val="00907D17"/>
    <w:rsid w:val="00910969"/>
    <w:rsid w:val="00912E10"/>
    <w:rsid w:val="0091520E"/>
    <w:rsid w:val="009159C7"/>
    <w:rsid w:val="0092034F"/>
    <w:rsid w:val="00920D5B"/>
    <w:rsid w:val="00921649"/>
    <w:rsid w:val="00922ED0"/>
    <w:rsid w:val="00930369"/>
    <w:rsid w:val="009359A0"/>
    <w:rsid w:val="0093677A"/>
    <w:rsid w:val="00940E16"/>
    <w:rsid w:val="0094106B"/>
    <w:rsid w:val="00941A49"/>
    <w:rsid w:val="00942CE2"/>
    <w:rsid w:val="00943FA2"/>
    <w:rsid w:val="00944438"/>
    <w:rsid w:val="009460C0"/>
    <w:rsid w:val="0094697A"/>
    <w:rsid w:val="00946E3E"/>
    <w:rsid w:val="00950DB8"/>
    <w:rsid w:val="0095412A"/>
    <w:rsid w:val="00957D54"/>
    <w:rsid w:val="00961CCE"/>
    <w:rsid w:val="00962D9F"/>
    <w:rsid w:val="00962FA9"/>
    <w:rsid w:val="009655F1"/>
    <w:rsid w:val="00966A1B"/>
    <w:rsid w:val="009674F6"/>
    <w:rsid w:val="00971DFF"/>
    <w:rsid w:val="00971F74"/>
    <w:rsid w:val="009723A9"/>
    <w:rsid w:val="009729CB"/>
    <w:rsid w:val="00972F9B"/>
    <w:rsid w:val="00973627"/>
    <w:rsid w:val="009757C3"/>
    <w:rsid w:val="0097593D"/>
    <w:rsid w:val="009760F9"/>
    <w:rsid w:val="009765B1"/>
    <w:rsid w:val="00981B78"/>
    <w:rsid w:val="00983205"/>
    <w:rsid w:val="009838B8"/>
    <w:rsid w:val="009844B3"/>
    <w:rsid w:val="009850B5"/>
    <w:rsid w:val="00985F3A"/>
    <w:rsid w:val="009865CB"/>
    <w:rsid w:val="0099257B"/>
    <w:rsid w:val="00992D85"/>
    <w:rsid w:val="009937FA"/>
    <w:rsid w:val="00994826"/>
    <w:rsid w:val="009974D6"/>
    <w:rsid w:val="0099770E"/>
    <w:rsid w:val="009A0C07"/>
    <w:rsid w:val="009A1DFE"/>
    <w:rsid w:val="009A5B7B"/>
    <w:rsid w:val="009A67E8"/>
    <w:rsid w:val="009A7383"/>
    <w:rsid w:val="009B0DF9"/>
    <w:rsid w:val="009B1B6E"/>
    <w:rsid w:val="009B2467"/>
    <w:rsid w:val="009B2CEF"/>
    <w:rsid w:val="009B2DE3"/>
    <w:rsid w:val="009B37AF"/>
    <w:rsid w:val="009B75EF"/>
    <w:rsid w:val="009B7AFD"/>
    <w:rsid w:val="009C0B6B"/>
    <w:rsid w:val="009C1CDD"/>
    <w:rsid w:val="009C57CD"/>
    <w:rsid w:val="009C7CA6"/>
    <w:rsid w:val="009D2386"/>
    <w:rsid w:val="009D4C11"/>
    <w:rsid w:val="009D5865"/>
    <w:rsid w:val="009D64F3"/>
    <w:rsid w:val="009D6ADA"/>
    <w:rsid w:val="009D78B6"/>
    <w:rsid w:val="009E46CA"/>
    <w:rsid w:val="009E5AF8"/>
    <w:rsid w:val="009E631C"/>
    <w:rsid w:val="009E721E"/>
    <w:rsid w:val="009E7ACF"/>
    <w:rsid w:val="009F08D9"/>
    <w:rsid w:val="009F0D35"/>
    <w:rsid w:val="009F3CF0"/>
    <w:rsid w:val="009F41DD"/>
    <w:rsid w:val="009F5096"/>
    <w:rsid w:val="009F6226"/>
    <w:rsid w:val="009F667D"/>
    <w:rsid w:val="009F752D"/>
    <w:rsid w:val="00A013EC"/>
    <w:rsid w:val="00A01501"/>
    <w:rsid w:val="00A04FCD"/>
    <w:rsid w:val="00A05B66"/>
    <w:rsid w:val="00A11028"/>
    <w:rsid w:val="00A113E1"/>
    <w:rsid w:val="00A137AA"/>
    <w:rsid w:val="00A15842"/>
    <w:rsid w:val="00A164DD"/>
    <w:rsid w:val="00A166B0"/>
    <w:rsid w:val="00A17A6D"/>
    <w:rsid w:val="00A23CE2"/>
    <w:rsid w:val="00A24708"/>
    <w:rsid w:val="00A24D6A"/>
    <w:rsid w:val="00A266B4"/>
    <w:rsid w:val="00A3209B"/>
    <w:rsid w:val="00A34120"/>
    <w:rsid w:val="00A34AD4"/>
    <w:rsid w:val="00A36BC3"/>
    <w:rsid w:val="00A4405E"/>
    <w:rsid w:val="00A46342"/>
    <w:rsid w:val="00A50B83"/>
    <w:rsid w:val="00A53FD5"/>
    <w:rsid w:val="00A559EE"/>
    <w:rsid w:val="00A55EC4"/>
    <w:rsid w:val="00A579FD"/>
    <w:rsid w:val="00A62A65"/>
    <w:rsid w:val="00A6513D"/>
    <w:rsid w:val="00A65515"/>
    <w:rsid w:val="00A67FDB"/>
    <w:rsid w:val="00A70036"/>
    <w:rsid w:val="00A73FC8"/>
    <w:rsid w:val="00A75672"/>
    <w:rsid w:val="00A77551"/>
    <w:rsid w:val="00A81225"/>
    <w:rsid w:val="00A840DF"/>
    <w:rsid w:val="00A85606"/>
    <w:rsid w:val="00A858D9"/>
    <w:rsid w:val="00A92E8F"/>
    <w:rsid w:val="00A941E4"/>
    <w:rsid w:val="00A94DFE"/>
    <w:rsid w:val="00A950DD"/>
    <w:rsid w:val="00AA2264"/>
    <w:rsid w:val="00AB1EBF"/>
    <w:rsid w:val="00AB2D2F"/>
    <w:rsid w:val="00AB4E63"/>
    <w:rsid w:val="00AB7EF8"/>
    <w:rsid w:val="00AB7F11"/>
    <w:rsid w:val="00AC0BF8"/>
    <w:rsid w:val="00AC567E"/>
    <w:rsid w:val="00AC67B9"/>
    <w:rsid w:val="00AC7174"/>
    <w:rsid w:val="00AC7862"/>
    <w:rsid w:val="00AC7B5F"/>
    <w:rsid w:val="00AC7C5F"/>
    <w:rsid w:val="00AD0C5A"/>
    <w:rsid w:val="00AD1B42"/>
    <w:rsid w:val="00AD2256"/>
    <w:rsid w:val="00AD2C1E"/>
    <w:rsid w:val="00AD6DDA"/>
    <w:rsid w:val="00AD7671"/>
    <w:rsid w:val="00AD7786"/>
    <w:rsid w:val="00AE230E"/>
    <w:rsid w:val="00AE26F5"/>
    <w:rsid w:val="00AE49C3"/>
    <w:rsid w:val="00AE7BF7"/>
    <w:rsid w:val="00AF0964"/>
    <w:rsid w:val="00AF1E98"/>
    <w:rsid w:val="00AF255A"/>
    <w:rsid w:val="00AF369B"/>
    <w:rsid w:val="00AF5B12"/>
    <w:rsid w:val="00AF5DEF"/>
    <w:rsid w:val="00AF70F3"/>
    <w:rsid w:val="00B06817"/>
    <w:rsid w:val="00B0746C"/>
    <w:rsid w:val="00B119B3"/>
    <w:rsid w:val="00B168F4"/>
    <w:rsid w:val="00B17D49"/>
    <w:rsid w:val="00B20D45"/>
    <w:rsid w:val="00B2253C"/>
    <w:rsid w:val="00B22DBE"/>
    <w:rsid w:val="00B24F4F"/>
    <w:rsid w:val="00B258ED"/>
    <w:rsid w:val="00B27622"/>
    <w:rsid w:val="00B27EA5"/>
    <w:rsid w:val="00B30C0B"/>
    <w:rsid w:val="00B31012"/>
    <w:rsid w:val="00B32DED"/>
    <w:rsid w:val="00B33F2D"/>
    <w:rsid w:val="00B3415B"/>
    <w:rsid w:val="00B36A44"/>
    <w:rsid w:val="00B430C6"/>
    <w:rsid w:val="00B45073"/>
    <w:rsid w:val="00B461C6"/>
    <w:rsid w:val="00B46272"/>
    <w:rsid w:val="00B557DF"/>
    <w:rsid w:val="00B5591D"/>
    <w:rsid w:val="00B56963"/>
    <w:rsid w:val="00B65929"/>
    <w:rsid w:val="00B65FDD"/>
    <w:rsid w:val="00B66630"/>
    <w:rsid w:val="00B7070C"/>
    <w:rsid w:val="00B70B61"/>
    <w:rsid w:val="00B71B44"/>
    <w:rsid w:val="00B7245C"/>
    <w:rsid w:val="00B748DE"/>
    <w:rsid w:val="00B80E98"/>
    <w:rsid w:val="00B83BCC"/>
    <w:rsid w:val="00B845E2"/>
    <w:rsid w:val="00B84B39"/>
    <w:rsid w:val="00B855B5"/>
    <w:rsid w:val="00B85F43"/>
    <w:rsid w:val="00B9423B"/>
    <w:rsid w:val="00B94D81"/>
    <w:rsid w:val="00B97576"/>
    <w:rsid w:val="00BA0809"/>
    <w:rsid w:val="00BA0FCB"/>
    <w:rsid w:val="00BA311C"/>
    <w:rsid w:val="00BB287D"/>
    <w:rsid w:val="00BB2E9F"/>
    <w:rsid w:val="00BB37A8"/>
    <w:rsid w:val="00BB380B"/>
    <w:rsid w:val="00BB40D7"/>
    <w:rsid w:val="00BB699E"/>
    <w:rsid w:val="00BB73AD"/>
    <w:rsid w:val="00BB7E2D"/>
    <w:rsid w:val="00BC0856"/>
    <w:rsid w:val="00BC0FCB"/>
    <w:rsid w:val="00BC1005"/>
    <w:rsid w:val="00BC1278"/>
    <w:rsid w:val="00BC1F7B"/>
    <w:rsid w:val="00BC3D5F"/>
    <w:rsid w:val="00BC651E"/>
    <w:rsid w:val="00BD0A9F"/>
    <w:rsid w:val="00BD38A7"/>
    <w:rsid w:val="00BD4654"/>
    <w:rsid w:val="00BD603B"/>
    <w:rsid w:val="00BD654C"/>
    <w:rsid w:val="00BE0C36"/>
    <w:rsid w:val="00BE1ECB"/>
    <w:rsid w:val="00BE2BDE"/>
    <w:rsid w:val="00BE2F2C"/>
    <w:rsid w:val="00BE4AE3"/>
    <w:rsid w:val="00BE5732"/>
    <w:rsid w:val="00BE7A9B"/>
    <w:rsid w:val="00BE7E27"/>
    <w:rsid w:val="00BF2330"/>
    <w:rsid w:val="00BF3CD4"/>
    <w:rsid w:val="00BF4109"/>
    <w:rsid w:val="00BF4211"/>
    <w:rsid w:val="00BF7263"/>
    <w:rsid w:val="00BF7C3C"/>
    <w:rsid w:val="00C03087"/>
    <w:rsid w:val="00C06870"/>
    <w:rsid w:val="00C06CAD"/>
    <w:rsid w:val="00C10F7B"/>
    <w:rsid w:val="00C1256B"/>
    <w:rsid w:val="00C12B9A"/>
    <w:rsid w:val="00C1311E"/>
    <w:rsid w:val="00C206CE"/>
    <w:rsid w:val="00C216F2"/>
    <w:rsid w:val="00C21F48"/>
    <w:rsid w:val="00C2562B"/>
    <w:rsid w:val="00C26DB3"/>
    <w:rsid w:val="00C27B4E"/>
    <w:rsid w:val="00C311F6"/>
    <w:rsid w:val="00C3134A"/>
    <w:rsid w:val="00C31A5E"/>
    <w:rsid w:val="00C35D34"/>
    <w:rsid w:val="00C36425"/>
    <w:rsid w:val="00C37458"/>
    <w:rsid w:val="00C47E76"/>
    <w:rsid w:val="00C50C6E"/>
    <w:rsid w:val="00C51899"/>
    <w:rsid w:val="00C53DA1"/>
    <w:rsid w:val="00C546A6"/>
    <w:rsid w:val="00C54960"/>
    <w:rsid w:val="00C565AE"/>
    <w:rsid w:val="00C56D4D"/>
    <w:rsid w:val="00C62D46"/>
    <w:rsid w:val="00C6558C"/>
    <w:rsid w:val="00C6562B"/>
    <w:rsid w:val="00C664C8"/>
    <w:rsid w:val="00C7335F"/>
    <w:rsid w:val="00C757FB"/>
    <w:rsid w:val="00C75C6A"/>
    <w:rsid w:val="00C767D7"/>
    <w:rsid w:val="00C80F67"/>
    <w:rsid w:val="00C87F32"/>
    <w:rsid w:val="00C91E68"/>
    <w:rsid w:val="00C93FDC"/>
    <w:rsid w:val="00C96596"/>
    <w:rsid w:val="00C97052"/>
    <w:rsid w:val="00CA1B38"/>
    <w:rsid w:val="00CA35E2"/>
    <w:rsid w:val="00CA3BA8"/>
    <w:rsid w:val="00CA5A71"/>
    <w:rsid w:val="00CA5B6A"/>
    <w:rsid w:val="00CA5F9B"/>
    <w:rsid w:val="00CA7501"/>
    <w:rsid w:val="00CA77DD"/>
    <w:rsid w:val="00CA7EB5"/>
    <w:rsid w:val="00CB358B"/>
    <w:rsid w:val="00CB4043"/>
    <w:rsid w:val="00CB524A"/>
    <w:rsid w:val="00CB64DD"/>
    <w:rsid w:val="00CB6BB2"/>
    <w:rsid w:val="00CB71FE"/>
    <w:rsid w:val="00CB7553"/>
    <w:rsid w:val="00CC0C29"/>
    <w:rsid w:val="00CC4566"/>
    <w:rsid w:val="00CC51AE"/>
    <w:rsid w:val="00CC6D98"/>
    <w:rsid w:val="00CD03F0"/>
    <w:rsid w:val="00CD0AF9"/>
    <w:rsid w:val="00CD0FD3"/>
    <w:rsid w:val="00CD2DB9"/>
    <w:rsid w:val="00CD3813"/>
    <w:rsid w:val="00CD5AB4"/>
    <w:rsid w:val="00CD6AB8"/>
    <w:rsid w:val="00CD7C93"/>
    <w:rsid w:val="00CD7E1E"/>
    <w:rsid w:val="00CE018B"/>
    <w:rsid w:val="00CE3425"/>
    <w:rsid w:val="00CE360A"/>
    <w:rsid w:val="00CE487F"/>
    <w:rsid w:val="00CE5B52"/>
    <w:rsid w:val="00CE5CDC"/>
    <w:rsid w:val="00CE6EEB"/>
    <w:rsid w:val="00CF0F73"/>
    <w:rsid w:val="00CF205B"/>
    <w:rsid w:val="00CF28BF"/>
    <w:rsid w:val="00CF303A"/>
    <w:rsid w:val="00CF3AE3"/>
    <w:rsid w:val="00CF5ACE"/>
    <w:rsid w:val="00D02166"/>
    <w:rsid w:val="00D06454"/>
    <w:rsid w:val="00D07358"/>
    <w:rsid w:val="00D077DA"/>
    <w:rsid w:val="00D10379"/>
    <w:rsid w:val="00D10830"/>
    <w:rsid w:val="00D11775"/>
    <w:rsid w:val="00D11F02"/>
    <w:rsid w:val="00D151FC"/>
    <w:rsid w:val="00D165E2"/>
    <w:rsid w:val="00D2179E"/>
    <w:rsid w:val="00D22BFC"/>
    <w:rsid w:val="00D22CA0"/>
    <w:rsid w:val="00D24AFA"/>
    <w:rsid w:val="00D318FC"/>
    <w:rsid w:val="00D33005"/>
    <w:rsid w:val="00D3319D"/>
    <w:rsid w:val="00D3360F"/>
    <w:rsid w:val="00D34A93"/>
    <w:rsid w:val="00D36695"/>
    <w:rsid w:val="00D3689C"/>
    <w:rsid w:val="00D40EBA"/>
    <w:rsid w:val="00D421F5"/>
    <w:rsid w:val="00D4340E"/>
    <w:rsid w:val="00D4631F"/>
    <w:rsid w:val="00D467A1"/>
    <w:rsid w:val="00D54DB7"/>
    <w:rsid w:val="00D555C8"/>
    <w:rsid w:val="00D5624C"/>
    <w:rsid w:val="00D606A5"/>
    <w:rsid w:val="00D60E9A"/>
    <w:rsid w:val="00D61A6E"/>
    <w:rsid w:val="00D6686D"/>
    <w:rsid w:val="00D66EA5"/>
    <w:rsid w:val="00D67639"/>
    <w:rsid w:val="00D73A31"/>
    <w:rsid w:val="00D74BA7"/>
    <w:rsid w:val="00D77DF8"/>
    <w:rsid w:val="00D80A7D"/>
    <w:rsid w:val="00D84535"/>
    <w:rsid w:val="00D8477A"/>
    <w:rsid w:val="00D85C4A"/>
    <w:rsid w:val="00D86FE9"/>
    <w:rsid w:val="00D93427"/>
    <w:rsid w:val="00DA28F2"/>
    <w:rsid w:val="00DA4E1F"/>
    <w:rsid w:val="00DA5503"/>
    <w:rsid w:val="00DB0180"/>
    <w:rsid w:val="00DB5E87"/>
    <w:rsid w:val="00DB6CA4"/>
    <w:rsid w:val="00DB6E6D"/>
    <w:rsid w:val="00DB72DF"/>
    <w:rsid w:val="00DC1005"/>
    <w:rsid w:val="00DC22AB"/>
    <w:rsid w:val="00DC2B38"/>
    <w:rsid w:val="00DC54B2"/>
    <w:rsid w:val="00DC78CB"/>
    <w:rsid w:val="00DD06C2"/>
    <w:rsid w:val="00DD2270"/>
    <w:rsid w:val="00DD45FB"/>
    <w:rsid w:val="00DD515E"/>
    <w:rsid w:val="00DD52CF"/>
    <w:rsid w:val="00DE13A0"/>
    <w:rsid w:val="00DE34FA"/>
    <w:rsid w:val="00DE7E8C"/>
    <w:rsid w:val="00DF15F8"/>
    <w:rsid w:val="00DF1A08"/>
    <w:rsid w:val="00DF6073"/>
    <w:rsid w:val="00DF6183"/>
    <w:rsid w:val="00DF705B"/>
    <w:rsid w:val="00E026FB"/>
    <w:rsid w:val="00E02B1A"/>
    <w:rsid w:val="00E066CD"/>
    <w:rsid w:val="00E102E0"/>
    <w:rsid w:val="00E11D65"/>
    <w:rsid w:val="00E1543A"/>
    <w:rsid w:val="00E15D50"/>
    <w:rsid w:val="00E17686"/>
    <w:rsid w:val="00E17929"/>
    <w:rsid w:val="00E20126"/>
    <w:rsid w:val="00E22DA7"/>
    <w:rsid w:val="00E2403B"/>
    <w:rsid w:val="00E27066"/>
    <w:rsid w:val="00E30AF2"/>
    <w:rsid w:val="00E31D2C"/>
    <w:rsid w:val="00E374CB"/>
    <w:rsid w:val="00E40397"/>
    <w:rsid w:val="00E417B4"/>
    <w:rsid w:val="00E41F25"/>
    <w:rsid w:val="00E420BE"/>
    <w:rsid w:val="00E4381F"/>
    <w:rsid w:val="00E469E7"/>
    <w:rsid w:val="00E479FD"/>
    <w:rsid w:val="00E47FDA"/>
    <w:rsid w:val="00E52361"/>
    <w:rsid w:val="00E544CC"/>
    <w:rsid w:val="00E568C5"/>
    <w:rsid w:val="00E57B47"/>
    <w:rsid w:val="00E600FC"/>
    <w:rsid w:val="00E614F3"/>
    <w:rsid w:val="00E651F2"/>
    <w:rsid w:val="00E731A6"/>
    <w:rsid w:val="00E76CDD"/>
    <w:rsid w:val="00E81D50"/>
    <w:rsid w:val="00E822D1"/>
    <w:rsid w:val="00E82364"/>
    <w:rsid w:val="00E8252E"/>
    <w:rsid w:val="00E82872"/>
    <w:rsid w:val="00E83D03"/>
    <w:rsid w:val="00E849FC"/>
    <w:rsid w:val="00E860EA"/>
    <w:rsid w:val="00E87651"/>
    <w:rsid w:val="00E908D1"/>
    <w:rsid w:val="00E91211"/>
    <w:rsid w:val="00E914E7"/>
    <w:rsid w:val="00E9385E"/>
    <w:rsid w:val="00E94176"/>
    <w:rsid w:val="00E948AB"/>
    <w:rsid w:val="00E96824"/>
    <w:rsid w:val="00E97611"/>
    <w:rsid w:val="00EA1479"/>
    <w:rsid w:val="00EA1824"/>
    <w:rsid w:val="00EA54FF"/>
    <w:rsid w:val="00EA56E9"/>
    <w:rsid w:val="00EA6AB7"/>
    <w:rsid w:val="00EA73AA"/>
    <w:rsid w:val="00EB0CB7"/>
    <w:rsid w:val="00EB10A1"/>
    <w:rsid w:val="00EB1EC3"/>
    <w:rsid w:val="00EB2236"/>
    <w:rsid w:val="00EB3587"/>
    <w:rsid w:val="00EB3A05"/>
    <w:rsid w:val="00EC36E5"/>
    <w:rsid w:val="00EC5FA5"/>
    <w:rsid w:val="00ED2323"/>
    <w:rsid w:val="00ED3DC1"/>
    <w:rsid w:val="00ED778D"/>
    <w:rsid w:val="00EE25ED"/>
    <w:rsid w:val="00EE2E99"/>
    <w:rsid w:val="00EE56CF"/>
    <w:rsid w:val="00EE772B"/>
    <w:rsid w:val="00EF0610"/>
    <w:rsid w:val="00EF0C45"/>
    <w:rsid w:val="00EF2474"/>
    <w:rsid w:val="00EF2A1E"/>
    <w:rsid w:val="00EF2EFE"/>
    <w:rsid w:val="00EF6C73"/>
    <w:rsid w:val="00F007F9"/>
    <w:rsid w:val="00F06884"/>
    <w:rsid w:val="00F073D8"/>
    <w:rsid w:val="00F07E38"/>
    <w:rsid w:val="00F10F46"/>
    <w:rsid w:val="00F13E9C"/>
    <w:rsid w:val="00F14D4B"/>
    <w:rsid w:val="00F168BC"/>
    <w:rsid w:val="00F16F5F"/>
    <w:rsid w:val="00F1757E"/>
    <w:rsid w:val="00F21F2E"/>
    <w:rsid w:val="00F239A6"/>
    <w:rsid w:val="00F24AEA"/>
    <w:rsid w:val="00F256BB"/>
    <w:rsid w:val="00F2571D"/>
    <w:rsid w:val="00F30B4B"/>
    <w:rsid w:val="00F31A1A"/>
    <w:rsid w:val="00F337C8"/>
    <w:rsid w:val="00F33F80"/>
    <w:rsid w:val="00F34183"/>
    <w:rsid w:val="00F34495"/>
    <w:rsid w:val="00F40042"/>
    <w:rsid w:val="00F40749"/>
    <w:rsid w:val="00F40848"/>
    <w:rsid w:val="00F4410E"/>
    <w:rsid w:val="00F444F7"/>
    <w:rsid w:val="00F4599C"/>
    <w:rsid w:val="00F475E7"/>
    <w:rsid w:val="00F47627"/>
    <w:rsid w:val="00F5032A"/>
    <w:rsid w:val="00F506C5"/>
    <w:rsid w:val="00F537B3"/>
    <w:rsid w:val="00F53FC5"/>
    <w:rsid w:val="00F54A62"/>
    <w:rsid w:val="00F54B1F"/>
    <w:rsid w:val="00F54D39"/>
    <w:rsid w:val="00F6068C"/>
    <w:rsid w:val="00F60B6C"/>
    <w:rsid w:val="00F7053F"/>
    <w:rsid w:val="00F70CAA"/>
    <w:rsid w:val="00F71C86"/>
    <w:rsid w:val="00F7228B"/>
    <w:rsid w:val="00F766FE"/>
    <w:rsid w:val="00F77228"/>
    <w:rsid w:val="00F80412"/>
    <w:rsid w:val="00F8253D"/>
    <w:rsid w:val="00F877A4"/>
    <w:rsid w:val="00F87B84"/>
    <w:rsid w:val="00F9248F"/>
    <w:rsid w:val="00F9359D"/>
    <w:rsid w:val="00F944DD"/>
    <w:rsid w:val="00F952D4"/>
    <w:rsid w:val="00F9584B"/>
    <w:rsid w:val="00FA740B"/>
    <w:rsid w:val="00FA7C17"/>
    <w:rsid w:val="00FB142E"/>
    <w:rsid w:val="00FB2BC1"/>
    <w:rsid w:val="00FB3180"/>
    <w:rsid w:val="00FB5537"/>
    <w:rsid w:val="00FB6769"/>
    <w:rsid w:val="00FB763E"/>
    <w:rsid w:val="00FC2AE1"/>
    <w:rsid w:val="00FC4547"/>
    <w:rsid w:val="00FC50B9"/>
    <w:rsid w:val="00FD08A3"/>
    <w:rsid w:val="00FD305E"/>
    <w:rsid w:val="00FD4139"/>
    <w:rsid w:val="00FD52CE"/>
    <w:rsid w:val="00FD68DF"/>
    <w:rsid w:val="00FD6966"/>
    <w:rsid w:val="00FD71F5"/>
    <w:rsid w:val="00FE2718"/>
    <w:rsid w:val="00FE319C"/>
    <w:rsid w:val="00FE69EC"/>
    <w:rsid w:val="00FF066F"/>
    <w:rsid w:val="00FF4D52"/>
    <w:rsid w:val="00FF5DED"/>
    <w:rsid w:val="00FF7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816BA"/>
  <w15:chartTrackingRefBased/>
  <w15:docId w15:val="{064F8858-FA90-644D-B889-4316C948F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1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7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7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7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7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1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79E"/>
    <w:rPr>
      <w:rFonts w:eastAsiaTheme="majorEastAsia" w:cstheme="majorBidi"/>
      <w:color w:val="272727" w:themeColor="text1" w:themeTint="D8"/>
    </w:rPr>
  </w:style>
  <w:style w:type="paragraph" w:styleId="Title">
    <w:name w:val="Title"/>
    <w:basedOn w:val="Normal"/>
    <w:next w:val="Normal"/>
    <w:link w:val="TitleChar"/>
    <w:uiPriority w:val="10"/>
    <w:qFormat/>
    <w:rsid w:val="00D217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7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7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2179E"/>
    <w:rPr>
      <w:i/>
      <w:iCs/>
      <w:color w:val="404040" w:themeColor="text1" w:themeTint="BF"/>
    </w:rPr>
  </w:style>
  <w:style w:type="paragraph" w:styleId="ListParagraph">
    <w:name w:val="List Paragraph"/>
    <w:basedOn w:val="Normal"/>
    <w:uiPriority w:val="34"/>
    <w:qFormat/>
    <w:rsid w:val="00D2179E"/>
    <w:pPr>
      <w:ind w:left="720"/>
      <w:contextualSpacing/>
    </w:pPr>
  </w:style>
  <w:style w:type="character" w:styleId="IntenseEmphasis">
    <w:name w:val="Intense Emphasis"/>
    <w:basedOn w:val="DefaultParagraphFont"/>
    <w:uiPriority w:val="21"/>
    <w:qFormat/>
    <w:rsid w:val="00D2179E"/>
    <w:rPr>
      <w:i/>
      <w:iCs/>
      <w:color w:val="0F4761" w:themeColor="accent1" w:themeShade="BF"/>
    </w:rPr>
  </w:style>
  <w:style w:type="paragraph" w:styleId="IntenseQuote">
    <w:name w:val="Intense Quote"/>
    <w:basedOn w:val="Normal"/>
    <w:next w:val="Normal"/>
    <w:link w:val="IntenseQuoteChar"/>
    <w:uiPriority w:val="30"/>
    <w:qFormat/>
    <w:rsid w:val="00D21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79E"/>
    <w:rPr>
      <w:i/>
      <w:iCs/>
      <w:color w:val="0F4761" w:themeColor="accent1" w:themeShade="BF"/>
    </w:rPr>
  </w:style>
  <w:style w:type="character" w:styleId="IntenseReference">
    <w:name w:val="Intense Reference"/>
    <w:basedOn w:val="DefaultParagraphFont"/>
    <w:uiPriority w:val="32"/>
    <w:qFormat/>
    <w:rsid w:val="00D2179E"/>
    <w:rPr>
      <w:b/>
      <w:bCs/>
      <w:smallCaps/>
      <w:color w:val="0F4761" w:themeColor="accent1" w:themeShade="BF"/>
      <w:spacing w:val="5"/>
    </w:rPr>
  </w:style>
  <w:style w:type="table" w:styleId="TableGrid">
    <w:name w:val="Table Grid"/>
    <w:basedOn w:val="TableNormal"/>
    <w:uiPriority w:val="39"/>
    <w:rsid w:val="00CE0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5FDD"/>
    <w:rPr>
      <w:color w:val="467886" w:themeColor="hyperlink"/>
      <w:u w:val="single"/>
    </w:rPr>
  </w:style>
  <w:style w:type="character" w:styleId="UnresolvedMention">
    <w:name w:val="Unresolved Mention"/>
    <w:basedOn w:val="DefaultParagraphFont"/>
    <w:uiPriority w:val="99"/>
    <w:semiHidden/>
    <w:unhideWhenUsed/>
    <w:rsid w:val="00B65FDD"/>
    <w:rPr>
      <w:color w:val="605E5C"/>
      <w:shd w:val="clear" w:color="auto" w:fill="E1DFDD"/>
    </w:rPr>
  </w:style>
  <w:style w:type="character" w:styleId="LineNumber">
    <w:name w:val="line number"/>
    <w:basedOn w:val="DefaultParagraphFont"/>
    <w:uiPriority w:val="99"/>
    <w:unhideWhenUsed/>
    <w:rsid w:val="002A05C5"/>
    <w:rPr>
      <w:rFonts w:ascii="Arial" w:hAnsi="Arial"/>
      <w:color w:val="BFBFBF" w:themeColor="background1" w:themeShade="BF"/>
      <w:sz w:val="18"/>
    </w:rPr>
  </w:style>
  <w:style w:type="paragraph" w:customStyle="1" w:styleId="paragraph">
    <w:name w:val="paragraph"/>
    <w:basedOn w:val="Normal"/>
    <w:rsid w:val="00641623"/>
    <w:pPr>
      <w:spacing w:before="100" w:beforeAutospacing="1" w:after="100" w:afterAutospacing="1"/>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641623"/>
  </w:style>
  <w:style w:type="character" w:customStyle="1" w:styleId="eop">
    <w:name w:val="eop"/>
    <w:basedOn w:val="DefaultParagraphFont"/>
    <w:rsid w:val="00641623"/>
  </w:style>
  <w:style w:type="character" w:styleId="PlaceholderText">
    <w:name w:val="Placeholder Text"/>
    <w:basedOn w:val="DefaultParagraphFont"/>
    <w:uiPriority w:val="99"/>
    <w:semiHidden/>
    <w:rsid w:val="006558CD"/>
    <w:rPr>
      <w:color w:val="666666"/>
    </w:rPr>
  </w:style>
  <w:style w:type="character" w:styleId="CommentReference">
    <w:name w:val="annotation reference"/>
    <w:basedOn w:val="DefaultParagraphFont"/>
    <w:uiPriority w:val="99"/>
    <w:semiHidden/>
    <w:unhideWhenUsed/>
    <w:rsid w:val="00BC1F7B"/>
    <w:rPr>
      <w:sz w:val="16"/>
      <w:szCs w:val="16"/>
    </w:rPr>
  </w:style>
  <w:style w:type="paragraph" w:styleId="CommentText">
    <w:name w:val="annotation text"/>
    <w:basedOn w:val="Normal"/>
    <w:link w:val="CommentTextChar"/>
    <w:uiPriority w:val="99"/>
    <w:semiHidden/>
    <w:unhideWhenUsed/>
    <w:rsid w:val="00BC1F7B"/>
    <w:rPr>
      <w:sz w:val="20"/>
      <w:szCs w:val="20"/>
    </w:rPr>
  </w:style>
  <w:style w:type="character" w:customStyle="1" w:styleId="CommentTextChar">
    <w:name w:val="Comment Text Char"/>
    <w:basedOn w:val="DefaultParagraphFont"/>
    <w:link w:val="CommentText"/>
    <w:uiPriority w:val="99"/>
    <w:semiHidden/>
    <w:rsid w:val="00BC1F7B"/>
    <w:rPr>
      <w:sz w:val="20"/>
      <w:szCs w:val="20"/>
    </w:rPr>
  </w:style>
  <w:style w:type="paragraph" w:styleId="CommentSubject">
    <w:name w:val="annotation subject"/>
    <w:basedOn w:val="CommentText"/>
    <w:next w:val="CommentText"/>
    <w:link w:val="CommentSubjectChar"/>
    <w:uiPriority w:val="99"/>
    <w:semiHidden/>
    <w:unhideWhenUsed/>
    <w:rsid w:val="00BC1F7B"/>
    <w:rPr>
      <w:b/>
      <w:bCs/>
    </w:rPr>
  </w:style>
  <w:style w:type="character" w:customStyle="1" w:styleId="CommentSubjectChar">
    <w:name w:val="Comment Subject Char"/>
    <w:basedOn w:val="CommentTextChar"/>
    <w:link w:val="CommentSubject"/>
    <w:uiPriority w:val="99"/>
    <w:semiHidden/>
    <w:rsid w:val="00BC1F7B"/>
    <w:rPr>
      <w:b/>
      <w:bCs/>
      <w:sz w:val="20"/>
      <w:szCs w:val="20"/>
    </w:rPr>
  </w:style>
  <w:style w:type="paragraph" w:styleId="Revision">
    <w:name w:val="Revision"/>
    <w:hidden/>
    <w:uiPriority w:val="99"/>
    <w:semiHidden/>
    <w:rsid w:val="006661BC"/>
  </w:style>
  <w:style w:type="paragraph" w:styleId="Header">
    <w:name w:val="header"/>
    <w:basedOn w:val="Normal"/>
    <w:link w:val="HeaderChar"/>
    <w:uiPriority w:val="99"/>
    <w:unhideWhenUsed/>
    <w:rsid w:val="00AF255A"/>
    <w:pPr>
      <w:tabs>
        <w:tab w:val="center" w:pos="4680"/>
        <w:tab w:val="right" w:pos="9360"/>
      </w:tabs>
    </w:pPr>
  </w:style>
  <w:style w:type="character" w:customStyle="1" w:styleId="HeaderChar">
    <w:name w:val="Header Char"/>
    <w:basedOn w:val="DefaultParagraphFont"/>
    <w:link w:val="Header"/>
    <w:uiPriority w:val="99"/>
    <w:rsid w:val="00AF255A"/>
  </w:style>
  <w:style w:type="paragraph" w:styleId="Footer">
    <w:name w:val="footer"/>
    <w:basedOn w:val="Normal"/>
    <w:link w:val="FooterChar"/>
    <w:uiPriority w:val="99"/>
    <w:unhideWhenUsed/>
    <w:rsid w:val="00AF255A"/>
    <w:pPr>
      <w:tabs>
        <w:tab w:val="center" w:pos="4680"/>
        <w:tab w:val="right" w:pos="9360"/>
      </w:tabs>
    </w:pPr>
  </w:style>
  <w:style w:type="character" w:customStyle="1" w:styleId="FooterChar">
    <w:name w:val="Footer Char"/>
    <w:basedOn w:val="DefaultParagraphFont"/>
    <w:link w:val="Footer"/>
    <w:uiPriority w:val="99"/>
    <w:rsid w:val="00AF2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65">
      <w:bodyDiv w:val="1"/>
      <w:marLeft w:val="0"/>
      <w:marRight w:val="0"/>
      <w:marTop w:val="0"/>
      <w:marBottom w:val="0"/>
      <w:divBdr>
        <w:top w:val="none" w:sz="0" w:space="0" w:color="auto"/>
        <w:left w:val="none" w:sz="0" w:space="0" w:color="auto"/>
        <w:bottom w:val="none" w:sz="0" w:space="0" w:color="auto"/>
        <w:right w:val="none" w:sz="0" w:space="0" w:color="auto"/>
      </w:divBdr>
      <w:divsChild>
        <w:div w:id="47728009">
          <w:marLeft w:val="640"/>
          <w:marRight w:val="0"/>
          <w:marTop w:val="0"/>
          <w:marBottom w:val="0"/>
          <w:divBdr>
            <w:top w:val="none" w:sz="0" w:space="0" w:color="auto"/>
            <w:left w:val="none" w:sz="0" w:space="0" w:color="auto"/>
            <w:bottom w:val="none" w:sz="0" w:space="0" w:color="auto"/>
            <w:right w:val="none" w:sz="0" w:space="0" w:color="auto"/>
          </w:divBdr>
        </w:div>
        <w:div w:id="586965791">
          <w:marLeft w:val="640"/>
          <w:marRight w:val="0"/>
          <w:marTop w:val="0"/>
          <w:marBottom w:val="0"/>
          <w:divBdr>
            <w:top w:val="none" w:sz="0" w:space="0" w:color="auto"/>
            <w:left w:val="none" w:sz="0" w:space="0" w:color="auto"/>
            <w:bottom w:val="none" w:sz="0" w:space="0" w:color="auto"/>
            <w:right w:val="none" w:sz="0" w:space="0" w:color="auto"/>
          </w:divBdr>
        </w:div>
        <w:div w:id="341976439">
          <w:marLeft w:val="640"/>
          <w:marRight w:val="0"/>
          <w:marTop w:val="0"/>
          <w:marBottom w:val="0"/>
          <w:divBdr>
            <w:top w:val="none" w:sz="0" w:space="0" w:color="auto"/>
            <w:left w:val="none" w:sz="0" w:space="0" w:color="auto"/>
            <w:bottom w:val="none" w:sz="0" w:space="0" w:color="auto"/>
            <w:right w:val="none" w:sz="0" w:space="0" w:color="auto"/>
          </w:divBdr>
        </w:div>
        <w:div w:id="1757248218">
          <w:marLeft w:val="640"/>
          <w:marRight w:val="0"/>
          <w:marTop w:val="0"/>
          <w:marBottom w:val="0"/>
          <w:divBdr>
            <w:top w:val="none" w:sz="0" w:space="0" w:color="auto"/>
            <w:left w:val="none" w:sz="0" w:space="0" w:color="auto"/>
            <w:bottom w:val="none" w:sz="0" w:space="0" w:color="auto"/>
            <w:right w:val="none" w:sz="0" w:space="0" w:color="auto"/>
          </w:divBdr>
        </w:div>
        <w:div w:id="761342152">
          <w:marLeft w:val="640"/>
          <w:marRight w:val="0"/>
          <w:marTop w:val="0"/>
          <w:marBottom w:val="0"/>
          <w:divBdr>
            <w:top w:val="none" w:sz="0" w:space="0" w:color="auto"/>
            <w:left w:val="none" w:sz="0" w:space="0" w:color="auto"/>
            <w:bottom w:val="none" w:sz="0" w:space="0" w:color="auto"/>
            <w:right w:val="none" w:sz="0" w:space="0" w:color="auto"/>
          </w:divBdr>
        </w:div>
        <w:div w:id="1820344536">
          <w:marLeft w:val="640"/>
          <w:marRight w:val="0"/>
          <w:marTop w:val="0"/>
          <w:marBottom w:val="0"/>
          <w:divBdr>
            <w:top w:val="none" w:sz="0" w:space="0" w:color="auto"/>
            <w:left w:val="none" w:sz="0" w:space="0" w:color="auto"/>
            <w:bottom w:val="none" w:sz="0" w:space="0" w:color="auto"/>
            <w:right w:val="none" w:sz="0" w:space="0" w:color="auto"/>
          </w:divBdr>
        </w:div>
        <w:div w:id="1085882793">
          <w:marLeft w:val="640"/>
          <w:marRight w:val="0"/>
          <w:marTop w:val="0"/>
          <w:marBottom w:val="0"/>
          <w:divBdr>
            <w:top w:val="none" w:sz="0" w:space="0" w:color="auto"/>
            <w:left w:val="none" w:sz="0" w:space="0" w:color="auto"/>
            <w:bottom w:val="none" w:sz="0" w:space="0" w:color="auto"/>
            <w:right w:val="none" w:sz="0" w:space="0" w:color="auto"/>
          </w:divBdr>
        </w:div>
        <w:div w:id="1890805142">
          <w:marLeft w:val="640"/>
          <w:marRight w:val="0"/>
          <w:marTop w:val="0"/>
          <w:marBottom w:val="0"/>
          <w:divBdr>
            <w:top w:val="none" w:sz="0" w:space="0" w:color="auto"/>
            <w:left w:val="none" w:sz="0" w:space="0" w:color="auto"/>
            <w:bottom w:val="none" w:sz="0" w:space="0" w:color="auto"/>
            <w:right w:val="none" w:sz="0" w:space="0" w:color="auto"/>
          </w:divBdr>
        </w:div>
        <w:div w:id="1937209798">
          <w:marLeft w:val="640"/>
          <w:marRight w:val="0"/>
          <w:marTop w:val="0"/>
          <w:marBottom w:val="0"/>
          <w:divBdr>
            <w:top w:val="none" w:sz="0" w:space="0" w:color="auto"/>
            <w:left w:val="none" w:sz="0" w:space="0" w:color="auto"/>
            <w:bottom w:val="none" w:sz="0" w:space="0" w:color="auto"/>
            <w:right w:val="none" w:sz="0" w:space="0" w:color="auto"/>
          </w:divBdr>
        </w:div>
        <w:div w:id="1606381433">
          <w:marLeft w:val="640"/>
          <w:marRight w:val="0"/>
          <w:marTop w:val="0"/>
          <w:marBottom w:val="0"/>
          <w:divBdr>
            <w:top w:val="none" w:sz="0" w:space="0" w:color="auto"/>
            <w:left w:val="none" w:sz="0" w:space="0" w:color="auto"/>
            <w:bottom w:val="none" w:sz="0" w:space="0" w:color="auto"/>
            <w:right w:val="none" w:sz="0" w:space="0" w:color="auto"/>
          </w:divBdr>
        </w:div>
        <w:div w:id="1550995319">
          <w:marLeft w:val="640"/>
          <w:marRight w:val="0"/>
          <w:marTop w:val="0"/>
          <w:marBottom w:val="0"/>
          <w:divBdr>
            <w:top w:val="none" w:sz="0" w:space="0" w:color="auto"/>
            <w:left w:val="none" w:sz="0" w:space="0" w:color="auto"/>
            <w:bottom w:val="none" w:sz="0" w:space="0" w:color="auto"/>
            <w:right w:val="none" w:sz="0" w:space="0" w:color="auto"/>
          </w:divBdr>
        </w:div>
        <w:div w:id="750808993">
          <w:marLeft w:val="640"/>
          <w:marRight w:val="0"/>
          <w:marTop w:val="0"/>
          <w:marBottom w:val="0"/>
          <w:divBdr>
            <w:top w:val="none" w:sz="0" w:space="0" w:color="auto"/>
            <w:left w:val="none" w:sz="0" w:space="0" w:color="auto"/>
            <w:bottom w:val="none" w:sz="0" w:space="0" w:color="auto"/>
            <w:right w:val="none" w:sz="0" w:space="0" w:color="auto"/>
          </w:divBdr>
        </w:div>
        <w:div w:id="449478605">
          <w:marLeft w:val="640"/>
          <w:marRight w:val="0"/>
          <w:marTop w:val="0"/>
          <w:marBottom w:val="0"/>
          <w:divBdr>
            <w:top w:val="none" w:sz="0" w:space="0" w:color="auto"/>
            <w:left w:val="none" w:sz="0" w:space="0" w:color="auto"/>
            <w:bottom w:val="none" w:sz="0" w:space="0" w:color="auto"/>
            <w:right w:val="none" w:sz="0" w:space="0" w:color="auto"/>
          </w:divBdr>
        </w:div>
        <w:div w:id="478034052">
          <w:marLeft w:val="640"/>
          <w:marRight w:val="0"/>
          <w:marTop w:val="0"/>
          <w:marBottom w:val="0"/>
          <w:divBdr>
            <w:top w:val="none" w:sz="0" w:space="0" w:color="auto"/>
            <w:left w:val="none" w:sz="0" w:space="0" w:color="auto"/>
            <w:bottom w:val="none" w:sz="0" w:space="0" w:color="auto"/>
            <w:right w:val="none" w:sz="0" w:space="0" w:color="auto"/>
          </w:divBdr>
        </w:div>
        <w:div w:id="621615118">
          <w:marLeft w:val="640"/>
          <w:marRight w:val="0"/>
          <w:marTop w:val="0"/>
          <w:marBottom w:val="0"/>
          <w:divBdr>
            <w:top w:val="none" w:sz="0" w:space="0" w:color="auto"/>
            <w:left w:val="none" w:sz="0" w:space="0" w:color="auto"/>
            <w:bottom w:val="none" w:sz="0" w:space="0" w:color="auto"/>
            <w:right w:val="none" w:sz="0" w:space="0" w:color="auto"/>
          </w:divBdr>
        </w:div>
        <w:div w:id="198011860">
          <w:marLeft w:val="640"/>
          <w:marRight w:val="0"/>
          <w:marTop w:val="0"/>
          <w:marBottom w:val="0"/>
          <w:divBdr>
            <w:top w:val="none" w:sz="0" w:space="0" w:color="auto"/>
            <w:left w:val="none" w:sz="0" w:space="0" w:color="auto"/>
            <w:bottom w:val="none" w:sz="0" w:space="0" w:color="auto"/>
            <w:right w:val="none" w:sz="0" w:space="0" w:color="auto"/>
          </w:divBdr>
        </w:div>
        <w:div w:id="163597379">
          <w:marLeft w:val="640"/>
          <w:marRight w:val="0"/>
          <w:marTop w:val="0"/>
          <w:marBottom w:val="0"/>
          <w:divBdr>
            <w:top w:val="none" w:sz="0" w:space="0" w:color="auto"/>
            <w:left w:val="none" w:sz="0" w:space="0" w:color="auto"/>
            <w:bottom w:val="none" w:sz="0" w:space="0" w:color="auto"/>
            <w:right w:val="none" w:sz="0" w:space="0" w:color="auto"/>
          </w:divBdr>
        </w:div>
        <w:div w:id="1190221945">
          <w:marLeft w:val="640"/>
          <w:marRight w:val="0"/>
          <w:marTop w:val="0"/>
          <w:marBottom w:val="0"/>
          <w:divBdr>
            <w:top w:val="none" w:sz="0" w:space="0" w:color="auto"/>
            <w:left w:val="none" w:sz="0" w:space="0" w:color="auto"/>
            <w:bottom w:val="none" w:sz="0" w:space="0" w:color="auto"/>
            <w:right w:val="none" w:sz="0" w:space="0" w:color="auto"/>
          </w:divBdr>
        </w:div>
        <w:div w:id="664431678">
          <w:marLeft w:val="640"/>
          <w:marRight w:val="0"/>
          <w:marTop w:val="0"/>
          <w:marBottom w:val="0"/>
          <w:divBdr>
            <w:top w:val="none" w:sz="0" w:space="0" w:color="auto"/>
            <w:left w:val="none" w:sz="0" w:space="0" w:color="auto"/>
            <w:bottom w:val="none" w:sz="0" w:space="0" w:color="auto"/>
            <w:right w:val="none" w:sz="0" w:space="0" w:color="auto"/>
          </w:divBdr>
        </w:div>
        <w:div w:id="78528877">
          <w:marLeft w:val="640"/>
          <w:marRight w:val="0"/>
          <w:marTop w:val="0"/>
          <w:marBottom w:val="0"/>
          <w:divBdr>
            <w:top w:val="none" w:sz="0" w:space="0" w:color="auto"/>
            <w:left w:val="none" w:sz="0" w:space="0" w:color="auto"/>
            <w:bottom w:val="none" w:sz="0" w:space="0" w:color="auto"/>
            <w:right w:val="none" w:sz="0" w:space="0" w:color="auto"/>
          </w:divBdr>
        </w:div>
        <w:div w:id="582182371">
          <w:marLeft w:val="640"/>
          <w:marRight w:val="0"/>
          <w:marTop w:val="0"/>
          <w:marBottom w:val="0"/>
          <w:divBdr>
            <w:top w:val="none" w:sz="0" w:space="0" w:color="auto"/>
            <w:left w:val="none" w:sz="0" w:space="0" w:color="auto"/>
            <w:bottom w:val="none" w:sz="0" w:space="0" w:color="auto"/>
            <w:right w:val="none" w:sz="0" w:space="0" w:color="auto"/>
          </w:divBdr>
        </w:div>
        <w:div w:id="73284172">
          <w:marLeft w:val="640"/>
          <w:marRight w:val="0"/>
          <w:marTop w:val="0"/>
          <w:marBottom w:val="0"/>
          <w:divBdr>
            <w:top w:val="none" w:sz="0" w:space="0" w:color="auto"/>
            <w:left w:val="none" w:sz="0" w:space="0" w:color="auto"/>
            <w:bottom w:val="none" w:sz="0" w:space="0" w:color="auto"/>
            <w:right w:val="none" w:sz="0" w:space="0" w:color="auto"/>
          </w:divBdr>
        </w:div>
        <w:div w:id="1180973033">
          <w:marLeft w:val="640"/>
          <w:marRight w:val="0"/>
          <w:marTop w:val="0"/>
          <w:marBottom w:val="0"/>
          <w:divBdr>
            <w:top w:val="none" w:sz="0" w:space="0" w:color="auto"/>
            <w:left w:val="none" w:sz="0" w:space="0" w:color="auto"/>
            <w:bottom w:val="none" w:sz="0" w:space="0" w:color="auto"/>
            <w:right w:val="none" w:sz="0" w:space="0" w:color="auto"/>
          </w:divBdr>
        </w:div>
        <w:div w:id="421799077">
          <w:marLeft w:val="640"/>
          <w:marRight w:val="0"/>
          <w:marTop w:val="0"/>
          <w:marBottom w:val="0"/>
          <w:divBdr>
            <w:top w:val="none" w:sz="0" w:space="0" w:color="auto"/>
            <w:left w:val="none" w:sz="0" w:space="0" w:color="auto"/>
            <w:bottom w:val="none" w:sz="0" w:space="0" w:color="auto"/>
            <w:right w:val="none" w:sz="0" w:space="0" w:color="auto"/>
          </w:divBdr>
        </w:div>
        <w:div w:id="57019936">
          <w:marLeft w:val="640"/>
          <w:marRight w:val="0"/>
          <w:marTop w:val="0"/>
          <w:marBottom w:val="0"/>
          <w:divBdr>
            <w:top w:val="none" w:sz="0" w:space="0" w:color="auto"/>
            <w:left w:val="none" w:sz="0" w:space="0" w:color="auto"/>
            <w:bottom w:val="none" w:sz="0" w:space="0" w:color="auto"/>
            <w:right w:val="none" w:sz="0" w:space="0" w:color="auto"/>
          </w:divBdr>
        </w:div>
        <w:div w:id="1638098928">
          <w:marLeft w:val="640"/>
          <w:marRight w:val="0"/>
          <w:marTop w:val="0"/>
          <w:marBottom w:val="0"/>
          <w:divBdr>
            <w:top w:val="none" w:sz="0" w:space="0" w:color="auto"/>
            <w:left w:val="none" w:sz="0" w:space="0" w:color="auto"/>
            <w:bottom w:val="none" w:sz="0" w:space="0" w:color="auto"/>
            <w:right w:val="none" w:sz="0" w:space="0" w:color="auto"/>
          </w:divBdr>
        </w:div>
        <w:div w:id="649209421">
          <w:marLeft w:val="640"/>
          <w:marRight w:val="0"/>
          <w:marTop w:val="0"/>
          <w:marBottom w:val="0"/>
          <w:divBdr>
            <w:top w:val="none" w:sz="0" w:space="0" w:color="auto"/>
            <w:left w:val="none" w:sz="0" w:space="0" w:color="auto"/>
            <w:bottom w:val="none" w:sz="0" w:space="0" w:color="auto"/>
            <w:right w:val="none" w:sz="0" w:space="0" w:color="auto"/>
          </w:divBdr>
        </w:div>
        <w:div w:id="149295687">
          <w:marLeft w:val="640"/>
          <w:marRight w:val="0"/>
          <w:marTop w:val="0"/>
          <w:marBottom w:val="0"/>
          <w:divBdr>
            <w:top w:val="none" w:sz="0" w:space="0" w:color="auto"/>
            <w:left w:val="none" w:sz="0" w:space="0" w:color="auto"/>
            <w:bottom w:val="none" w:sz="0" w:space="0" w:color="auto"/>
            <w:right w:val="none" w:sz="0" w:space="0" w:color="auto"/>
          </w:divBdr>
        </w:div>
        <w:div w:id="1278223542">
          <w:marLeft w:val="640"/>
          <w:marRight w:val="0"/>
          <w:marTop w:val="0"/>
          <w:marBottom w:val="0"/>
          <w:divBdr>
            <w:top w:val="none" w:sz="0" w:space="0" w:color="auto"/>
            <w:left w:val="none" w:sz="0" w:space="0" w:color="auto"/>
            <w:bottom w:val="none" w:sz="0" w:space="0" w:color="auto"/>
            <w:right w:val="none" w:sz="0" w:space="0" w:color="auto"/>
          </w:divBdr>
        </w:div>
        <w:div w:id="2132355000">
          <w:marLeft w:val="640"/>
          <w:marRight w:val="0"/>
          <w:marTop w:val="0"/>
          <w:marBottom w:val="0"/>
          <w:divBdr>
            <w:top w:val="none" w:sz="0" w:space="0" w:color="auto"/>
            <w:left w:val="none" w:sz="0" w:space="0" w:color="auto"/>
            <w:bottom w:val="none" w:sz="0" w:space="0" w:color="auto"/>
            <w:right w:val="none" w:sz="0" w:space="0" w:color="auto"/>
          </w:divBdr>
        </w:div>
        <w:div w:id="1196310703">
          <w:marLeft w:val="640"/>
          <w:marRight w:val="0"/>
          <w:marTop w:val="0"/>
          <w:marBottom w:val="0"/>
          <w:divBdr>
            <w:top w:val="none" w:sz="0" w:space="0" w:color="auto"/>
            <w:left w:val="none" w:sz="0" w:space="0" w:color="auto"/>
            <w:bottom w:val="none" w:sz="0" w:space="0" w:color="auto"/>
            <w:right w:val="none" w:sz="0" w:space="0" w:color="auto"/>
          </w:divBdr>
        </w:div>
        <w:div w:id="390154429">
          <w:marLeft w:val="640"/>
          <w:marRight w:val="0"/>
          <w:marTop w:val="0"/>
          <w:marBottom w:val="0"/>
          <w:divBdr>
            <w:top w:val="none" w:sz="0" w:space="0" w:color="auto"/>
            <w:left w:val="none" w:sz="0" w:space="0" w:color="auto"/>
            <w:bottom w:val="none" w:sz="0" w:space="0" w:color="auto"/>
            <w:right w:val="none" w:sz="0" w:space="0" w:color="auto"/>
          </w:divBdr>
        </w:div>
        <w:div w:id="1713185695">
          <w:marLeft w:val="640"/>
          <w:marRight w:val="0"/>
          <w:marTop w:val="0"/>
          <w:marBottom w:val="0"/>
          <w:divBdr>
            <w:top w:val="none" w:sz="0" w:space="0" w:color="auto"/>
            <w:left w:val="none" w:sz="0" w:space="0" w:color="auto"/>
            <w:bottom w:val="none" w:sz="0" w:space="0" w:color="auto"/>
            <w:right w:val="none" w:sz="0" w:space="0" w:color="auto"/>
          </w:divBdr>
        </w:div>
        <w:div w:id="475148793">
          <w:marLeft w:val="640"/>
          <w:marRight w:val="0"/>
          <w:marTop w:val="0"/>
          <w:marBottom w:val="0"/>
          <w:divBdr>
            <w:top w:val="none" w:sz="0" w:space="0" w:color="auto"/>
            <w:left w:val="none" w:sz="0" w:space="0" w:color="auto"/>
            <w:bottom w:val="none" w:sz="0" w:space="0" w:color="auto"/>
            <w:right w:val="none" w:sz="0" w:space="0" w:color="auto"/>
          </w:divBdr>
        </w:div>
        <w:div w:id="622544133">
          <w:marLeft w:val="640"/>
          <w:marRight w:val="0"/>
          <w:marTop w:val="0"/>
          <w:marBottom w:val="0"/>
          <w:divBdr>
            <w:top w:val="none" w:sz="0" w:space="0" w:color="auto"/>
            <w:left w:val="none" w:sz="0" w:space="0" w:color="auto"/>
            <w:bottom w:val="none" w:sz="0" w:space="0" w:color="auto"/>
            <w:right w:val="none" w:sz="0" w:space="0" w:color="auto"/>
          </w:divBdr>
        </w:div>
        <w:div w:id="950862228">
          <w:marLeft w:val="640"/>
          <w:marRight w:val="0"/>
          <w:marTop w:val="0"/>
          <w:marBottom w:val="0"/>
          <w:divBdr>
            <w:top w:val="none" w:sz="0" w:space="0" w:color="auto"/>
            <w:left w:val="none" w:sz="0" w:space="0" w:color="auto"/>
            <w:bottom w:val="none" w:sz="0" w:space="0" w:color="auto"/>
            <w:right w:val="none" w:sz="0" w:space="0" w:color="auto"/>
          </w:divBdr>
        </w:div>
        <w:div w:id="1310209041">
          <w:marLeft w:val="640"/>
          <w:marRight w:val="0"/>
          <w:marTop w:val="0"/>
          <w:marBottom w:val="0"/>
          <w:divBdr>
            <w:top w:val="none" w:sz="0" w:space="0" w:color="auto"/>
            <w:left w:val="none" w:sz="0" w:space="0" w:color="auto"/>
            <w:bottom w:val="none" w:sz="0" w:space="0" w:color="auto"/>
            <w:right w:val="none" w:sz="0" w:space="0" w:color="auto"/>
          </w:divBdr>
        </w:div>
        <w:div w:id="1633247174">
          <w:marLeft w:val="640"/>
          <w:marRight w:val="0"/>
          <w:marTop w:val="0"/>
          <w:marBottom w:val="0"/>
          <w:divBdr>
            <w:top w:val="none" w:sz="0" w:space="0" w:color="auto"/>
            <w:left w:val="none" w:sz="0" w:space="0" w:color="auto"/>
            <w:bottom w:val="none" w:sz="0" w:space="0" w:color="auto"/>
            <w:right w:val="none" w:sz="0" w:space="0" w:color="auto"/>
          </w:divBdr>
        </w:div>
        <w:div w:id="903027311">
          <w:marLeft w:val="640"/>
          <w:marRight w:val="0"/>
          <w:marTop w:val="0"/>
          <w:marBottom w:val="0"/>
          <w:divBdr>
            <w:top w:val="none" w:sz="0" w:space="0" w:color="auto"/>
            <w:left w:val="none" w:sz="0" w:space="0" w:color="auto"/>
            <w:bottom w:val="none" w:sz="0" w:space="0" w:color="auto"/>
            <w:right w:val="none" w:sz="0" w:space="0" w:color="auto"/>
          </w:divBdr>
        </w:div>
        <w:div w:id="1379475652">
          <w:marLeft w:val="640"/>
          <w:marRight w:val="0"/>
          <w:marTop w:val="0"/>
          <w:marBottom w:val="0"/>
          <w:divBdr>
            <w:top w:val="none" w:sz="0" w:space="0" w:color="auto"/>
            <w:left w:val="none" w:sz="0" w:space="0" w:color="auto"/>
            <w:bottom w:val="none" w:sz="0" w:space="0" w:color="auto"/>
            <w:right w:val="none" w:sz="0" w:space="0" w:color="auto"/>
          </w:divBdr>
        </w:div>
        <w:div w:id="1548838621">
          <w:marLeft w:val="640"/>
          <w:marRight w:val="0"/>
          <w:marTop w:val="0"/>
          <w:marBottom w:val="0"/>
          <w:divBdr>
            <w:top w:val="none" w:sz="0" w:space="0" w:color="auto"/>
            <w:left w:val="none" w:sz="0" w:space="0" w:color="auto"/>
            <w:bottom w:val="none" w:sz="0" w:space="0" w:color="auto"/>
            <w:right w:val="none" w:sz="0" w:space="0" w:color="auto"/>
          </w:divBdr>
        </w:div>
      </w:divsChild>
    </w:div>
    <w:div w:id="202448">
      <w:marLeft w:val="640"/>
      <w:marRight w:val="0"/>
      <w:marTop w:val="0"/>
      <w:marBottom w:val="0"/>
      <w:divBdr>
        <w:top w:val="none" w:sz="0" w:space="0" w:color="auto"/>
        <w:left w:val="none" w:sz="0" w:space="0" w:color="auto"/>
        <w:bottom w:val="none" w:sz="0" w:space="0" w:color="auto"/>
        <w:right w:val="none" w:sz="0" w:space="0" w:color="auto"/>
      </w:divBdr>
    </w:div>
    <w:div w:id="552644">
      <w:marLeft w:val="0"/>
      <w:marRight w:val="0"/>
      <w:marTop w:val="0"/>
      <w:marBottom w:val="0"/>
      <w:divBdr>
        <w:top w:val="none" w:sz="0" w:space="0" w:color="auto"/>
        <w:left w:val="none" w:sz="0" w:space="0" w:color="auto"/>
        <w:bottom w:val="none" w:sz="0" w:space="0" w:color="auto"/>
        <w:right w:val="none" w:sz="0" w:space="0" w:color="auto"/>
      </w:divBdr>
    </w:div>
    <w:div w:id="4792329">
      <w:bodyDiv w:val="1"/>
      <w:marLeft w:val="0"/>
      <w:marRight w:val="0"/>
      <w:marTop w:val="0"/>
      <w:marBottom w:val="0"/>
      <w:divBdr>
        <w:top w:val="none" w:sz="0" w:space="0" w:color="auto"/>
        <w:left w:val="none" w:sz="0" w:space="0" w:color="auto"/>
        <w:bottom w:val="none" w:sz="0" w:space="0" w:color="auto"/>
        <w:right w:val="none" w:sz="0" w:space="0" w:color="auto"/>
      </w:divBdr>
      <w:divsChild>
        <w:div w:id="312490943">
          <w:marLeft w:val="640"/>
          <w:marRight w:val="0"/>
          <w:marTop w:val="0"/>
          <w:marBottom w:val="0"/>
          <w:divBdr>
            <w:top w:val="none" w:sz="0" w:space="0" w:color="auto"/>
            <w:left w:val="none" w:sz="0" w:space="0" w:color="auto"/>
            <w:bottom w:val="none" w:sz="0" w:space="0" w:color="auto"/>
            <w:right w:val="none" w:sz="0" w:space="0" w:color="auto"/>
          </w:divBdr>
        </w:div>
        <w:div w:id="60519343">
          <w:marLeft w:val="640"/>
          <w:marRight w:val="0"/>
          <w:marTop w:val="0"/>
          <w:marBottom w:val="0"/>
          <w:divBdr>
            <w:top w:val="none" w:sz="0" w:space="0" w:color="auto"/>
            <w:left w:val="none" w:sz="0" w:space="0" w:color="auto"/>
            <w:bottom w:val="none" w:sz="0" w:space="0" w:color="auto"/>
            <w:right w:val="none" w:sz="0" w:space="0" w:color="auto"/>
          </w:divBdr>
        </w:div>
        <w:div w:id="1626305773">
          <w:marLeft w:val="640"/>
          <w:marRight w:val="0"/>
          <w:marTop w:val="0"/>
          <w:marBottom w:val="0"/>
          <w:divBdr>
            <w:top w:val="none" w:sz="0" w:space="0" w:color="auto"/>
            <w:left w:val="none" w:sz="0" w:space="0" w:color="auto"/>
            <w:bottom w:val="none" w:sz="0" w:space="0" w:color="auto"/>
            <w:right w:val="none" w:sz="0" w:space="0" w:color="auto"/>
          </w:divBdr>
        </w:div>
        <w:div w:id="1679188687">
          <w:marLeft w:val="640"/>
          <w:marRight w:val="0"/>
          <w:marTop w:val="0"/>
          <w:marBottom w:val="0"/>
          <w:divBdr>
            <w:top w:val="none" w:sz="0" w:space="0" w:color="auto"/>
            <w:left w:val="none" w:sz="0" w:space="0" w:color="auto"/>
            <w:bottom w:val="none" w:sz="0" w:space="0" w:color="auto"/>
            <w:right w:val="none" w:sz="0" w:space="0" w:color="auto"/>
          </w:divBdr>
        </w:div>
        <w:div w:id="1496216289">
          <w:marLeft w:val="640"/>
          <w:marRight w:val="0"/>
          <w:marTop w:val="0"/>
          <w:marBottom w:val="0"/>
          <w:divBdr>
            <w:top w:val="none" w:sz="0" w:space="0" w:color="auto"/>
            <w:left w:val="none" w:sz="0" w:space="0" w:color="auto"/>
            <w:bottom w:val="none" w:sz="0" w:space="0" w:color="auto"/>
            <w:right w:val="none" w:sz="0" w:space="0" w:color="auto"/>
          </w:divBdr>
        </w:div>
        <w:div w:id="1266382182">
          <w:marLeft w:val="640"/>
          <w:marRight w:val="0"/>
          <w:marTop w:val="0"/>
          <w:marBottom w:val="0"/>
          <w:divBdr>
            <w:top w:val="none" w:sz="0" w:space="0" w:color="auto"/>
            <w:left w:val="none" w:sz="0" w:space="0" w:color="auto"/>
            <w:bottom w:val="none" w:sz="0" w:space="0" w:color="auto"/>
            <w:right w:val="none" w:sz="0" w:space="0" w:color="auto"/>
          </w:divBdr>
        </w:div>
        <w:div w:id="1990939399">
          <w:marLeft w:val="640"/>
          <w:marRight w:val="0"/>
          <w:marTop w:val="0"/>
          <w:marBottom w:val="0"/>
          <w:divBdr>
            <w:top w:val="none" w:sz="0" w:space="0" w:color="auto"/>
            <w:left w:val="none" w:sz="0" w:space="0" w:color="auto"/>
            <w:bottom w:val="none" w:sz="0" w:space="0" w:color="auto"/>
            <w:right w:val="none" w:sz="0" w:space="0" w:color="auto"/>
          </w:divBdr>
        </w:div>
        <w:div w:id="66192905">
          <w:marLeft w:val="640"/>
          <w:marRight w:val="0"/>
          <w:marTop w:val="0"/>
          <w:marBottom w:val="0"/>
          <w:divBdr>
            <w:top w:val="none" w:sz="0" w:space="0" w:color="auto"/>
            <w:left w:val="none" w:sz="0" w:space="0" w:color="auto"/>
            <w:bottom w:val="none" w:sz="0" w:space="0" w:color="auto"/>
            <w:right w:val="none" w:sz="0" w:space="0" w:color="auto"/>
          </w:divBdr>
        </w:div>
        <w:div w:id="2037266609">
          <w:marLeft w:val="640"/>
          <w:marRight w:val="0"/>
          <w:marTop w:val="0"/>
          <w:marBottom w:val="0"/>
          <w:divBdr>
            <w:top w:val="none" w:sz="0" w:space="0" w:color="auto"/>
            <w:left w:val="none" w:sz="0" w:space="0" w:color="auto"/>
            <w:bottom w:val="none" w:sz="0" w:space="0" w:color="auto"/>
            <w:right w:val="none" w:sz="0" w:space="0" w:color="auto"/>
          </w:divBdr>
        </w:div>
        <w:div w:id="1850440755">
          <w:marLeft w:val="640"/>
          <w:marRight w:val="0"/>
          <w:marTop w:val="0"/>
          <w:marBottom w:val="0"/>
          <w:divBdr>
            <w:top w:val="none" w:sz="0" w:space="0" w:color="auto"/>
            <w:left w:val="none" w:sz="0" w:space="0" w:color="auto"/>
            <w:bottom w:val="none" w:sz="0" w:space="0" w:color="auto"/>
            <w:right w:val="none" w:sz="0" w:space="0" w:color="auto"/>
          </w:divBdr>
        </w:div>
        <w:div w:id="918636387">
          <w:marLeft w:val="640"/>
          <w:marRight w:val="0"/>
          <w:marTop w:val="0"/>
          <w:marBottom w:val="0"/>
          <w:divBdr>
            <w:top w:val="none" w:sz="0" w:space="0" w:color="auto"/>
            <w:left w:val="none" w:sz="0" w:space="0" w:color="auto"/>
            <w:bottom w:val="none" w:sz="0" w:space="0" w:color="auto"/>
            <w:right w:val="none" w:sz="0" w:space="0" w:color="auto"/>
          </w:divBdr>
        </w:div>
        <w:div w:id="908079808">
          <w:marLeft w:val="640"/>
          <w:marRight w:val="0"/>
          <w:marTop w:val="0"/>
          <w:marBottom w:val="0"/>
          <w:divBdr>
            <w:top w:val="none" w:sz="0" w:space="0" w:color="auto"/>
            <w:left w:val="none" w:sz="0" w:space="0" w:color="auto"/>
            <w:bottom w:val="none" w:sz="0" w:space="0" w:color="auto"/>
            <w:right w:val="none" w:sz="0" w:space="0" w:color="auto"/>
          </w:divBdr>
        </w:div>
        <w:div w:id="1061945463">
          <w:marLeft w:val="640"/>
          <w:marRight w:val="0"/>
          <w:marTop w:val="0"/>
          <w:marBottom w:val="0"/>
          <w:divBdr>
            <w:top w:val="none" w:sz="0" w:space="0" w:color="auto"/>
            <w:left w:val="none" w:sz="0" w:space="0" w:color="auto"/>
            <w:bottom w:val="none" w:sz="0" w:space="0" w:color="auto"/>
            <w:right w:val="none" w:sz="0" w:space="0" w:color="auto"/>
          </w:divBdr>
        </w:div>
        <w:div w:id="460459465">
          <w:marLeft w:val="640"/>
          <w:marRight w:val="0"/>
          <w:marTop w:val="0"/>
          <w:marBottom w:val="0"/>
          <w:divBdr>
            <w:top w:val="none" w:sz="0" w:space="0" w:color="auto"/>
            <w:left w:val="none" w:sz="0" w:space="0" w:color="auto"/>
            <w:bottom w:val="none" w:sz="0" w:space="0" w:color="auto"/>
            <w:right w:val="none" w:sz="0" w:space="0" w:color="auto"/>
          </w:divBdr>
        </w:div>
        <w:div w:id="599290585">
          <w:marLeft w:val="640"/>
          <w:marRight w:val="0"/>
          <w:marTop w:val="0"/>
          <w:marBottom w:val="0"/>
          <w:divBdr>
            <w:top w:val="none" w:sz="0" w:space="0" w:color="auto"/>
            <w:left w:val="none" w:sz="0" w:space="0" w:color="auto"/>
            <w:bottom w:val="none" w:sz="0" w:space="0" w:color="auto"/>
            <w:right w:val="none" w:sz="0" w:space="0" w:color="auto"/>
          </w:divBdr>
        </w:div>
        <w:div w:id="2036343410">
          <w:marLeft w:val="640"/>
          <w:marRight w:val="0"/>
          <w:marTop w:val="0"/>
          <w:marBottom w:val="0"/>
          <w:divBdr>
            <w:top w:val="none" w:sz="0" w:space="0" w:color="auto"/>
            <w:left w:val="none" w:sz="0" w:space="0" w:color="auto"/>
            <w:bottom w:val="none" w:sz="0" w:space="0" w:color="auto"/>
            <w:right w:val="none" w:sz="0" w:space="0" w:color="auto"/>
          </w:divBdr>
        </w:div>
        <w:div w:id="1409377373">
          <w:marLeft w:val="640"/>
          <w:marRight w:val="0"/>
          <w:marTop w:val="0"/>
          <w:marBottom w:val="0"/>
          <w:divBdr>
            <w:top w:val="none" w:sz="0" w:space="0" w:color="auto"/>
            <w:left w:val="none" w:sz="0" w:space="0" w:color="auto"/>
            <w:bottom w:val="none" w:sz="0" w:space="0" w:color="auto"/>
            <w:right w:val="none" w:sz="0" w:space="0" w:color="auto"/>
          </w:divBdr>
        </w:div>
        <w:div w:id="46953046">
          <w:marLeft w:val="640"/>
          <w:marRight w:val="0"/>
          <w:marTop w:val="0"/>
          <w:marBottom w:val="0"/>
          <w:divBdr>
            <w:top w:val="none" w:sz="0" w:space="0" w:color="auto"/>
            <w:left w:val="none" w:sz="0" w:space="0" w:color="auto"/>
            <w:bottom w:val="none" w:sz="0" w:space="0" w:color="auto"/>
            <w:right w:val="none" w:sz="0" w:space="0" w:color="auto"/>
          </w:divBdr>
        </w:div>
        <w:div w:id="1043947825">
          <w:marLeft w:val="640"/>
          <w:marRight w:val="0"/>
          <w:marTop w:val="0"/>
          <w:marBottom w:val="0"/>
          <w:divBdr>
            <w:top w:val="none" w:sz="0" w:space="0" w:color="auto"/>
            <w:left w:val="none" w:sz="0" w:space="0" w:color="auto"/>
            <w:bottom w:val="none" w:sz="0" w:space="0" w:color="auto"/>
            <w:right w:val="none" w:sz="0" w:space="0" w:color="auto"/>
          </w:divBdr>
        </w:div>
        <w:div w:id="1794061159">
          <w:marLeft w:val="640"/>
          <w:marRight w:val="0"/>
          <w:marTop w:val="0"/>
          <w:marBottom w:val="0"/>
          <w:divBdr>
            <w:top w:val="none" w:sz="0" w:space="0" w:color="auto"/>
            <w:left w:val="none" w:sz="0" w:space="0" w:color="auto"/>
            <w:bottom w:val="none" w:sz="0" w:space="0" w:color="auto"/>
            <w:right w:val="none" w:sz="0" w:space="0" w:color="auto"/>
          </w:divBdr>
        </w:div>
        <w:div w:id="353116322">
          <w:marLeft w:val="640"/>
          <w:marRight w:val="0"/>
          <w:marTop w:val="0"/>
          <w:marBottom w:val="0"/>
          <w:divBdr>
            <w:top w:val="none" w:sz="0" w:space="0" w:color="auto"/>
            <w:left w:val="none" w:sz="0" w:space="0" w:color="auto"/>
            <w:bottom w:val="none" w:sz="0" w:space="0" w:color="auto"/>
            <w:right w:val="none" w:sz="0" w:space="0" w:color="auto"/>
          </w:divBdr>
        </w:div>
        <w:div w:id="2010520870">
          <w:marLeft w:val="640"/>
          <w:marRight w:val="0"/>
          <w:marTop w:val="0"/>
          <w:marBottom w:val="0"/>
          <w:divBdr>
            <w:top w:val="none" w:sz="0" w:space="0" w:color="auto"/>
            <w:left w:val="none" w:sz="0" w:space="0" w:color="auto"/>
            <w:bottom w:val="none" w:sz="0" w:space="0" w:color="auto"/>
            <w:right w:val="none" w:sz="0" w:space="0" w:color="auto"/>
          </w:divBdr>
        </w:div>
        <w:div w:id="2098400658">
          <w:marLeft w:val="640"/>
          <w:marRight w:val="0"/>
          <w:marTop w:val="0"/>
          <w:marBottom w:val="0"/>
          <w:divBdr>
            <w:top w:val="none" w:sz="0" w:space="0" w:color="auto"/>
            <w:left w:val="none" w:sz="0" w:space="0" w:color="auto"/>
            <w:bottom w:val="none" w:sz="0" w:space="0" w:color="auto"/>
            <w:right w:val="none" w:sz="0" w:space="0" w:color="auto"/>
          </w:divBdr>
        </w:div>
        <w:div w:id="787703613">
          <w:marLeft w:val="640"/>
          <w:marRight w:val="0"/>
          <w:marTop w:val="0"/>
          <w:marBottom w:val="0"/>
          <w:divBdr>
            <w:top w:val="none" w:sz="0" w:space="0" w:color="auto"/>
            <w:left w:val="none" w:sz="0" w:space="0" w:color="auto"/>
            <w:bottom w:val="none" w:sz="0" w:space="0" w:color="auto"/>
            <w:right w:val="none" w:sz="0" w:space="0" w:color="auto"/>
          </w:divBdr>
        </w:div>
        <w:div w:id="395973825">
          <w:marLeft w:val="640"/>
          <w:marRight w:val="0"/>
          <w:marTop w:val="0"/>
          <w:marBottom w:val="0"/>
          <w:divBdr>
            <w:top w:val="none" w:sz="0" w:space="0" w:color="auto"/>
            <w:left w:val="none" w:sz="0" w:space="0" w:color="auto"/>
            <w:bottom w:val="none" w:sz="0" w:space="0" w:color="auto"/>
            <w:right w:val="none" w:sz="0" w:space="0" w:color="auto"/>
          </w:divBdr>
        </w:div>
        <w:div w:id="1806200105">
          <w:marLeft w:val="640"/>
          <w:marRight w:val="0"/>
          <w:marTop w:val="0"/>
          <w:marBottom w:val="0"/>
          <w:divBdr>
            <w:top w:val="none" w:sz="0" w:space="0" w:color="auto"/>
            <w:left w:val="none" w:sz="0" w:space="0" w:color="auto"/>
            <w:bottom w:val="none" w:sz="0" w:space="0" w:color="auto"/>
            <w:right w:val="none" w:sz="0" w:space="0" w:color="auto"/>
          </w:divBdr>
        </w:div>
        <w:div w:id="864486274">
          <w:marLeft w:val="640"/>
          <w:marRight w:val="0"/>
          <w:marTop w:val="0"/>
          <w:marBottom w:val="0"/>
          <w:divBdr>
            <w:top w:val="none" w:sz="0" w:space="0" w:color="auto"/>
            <w:left w:val="none" w:sz="0" w:space="0" w:color="auto"/>
            <w:bottom w:val="none" w:sz="0" w:space="0" w:color="auto"/>
            <w:right w:val="none" w:sz="0" w:space="0" w:color="auto"/>
          </w:divBdr>
        </w:div>
        <w:div w:id="302808073">
          <w:marLeft w:val="640"/>
          <w:marRight w:val="0"/>
          <w:marTop w:val="0"/>
          <w:marBottom w:val="0"/>
          <w:divBdr>
            <w:top w:val="none" w:sz="0" w:space="0" w:color="auto"/>
            <w:left w:val="none" w:sz="0" w:space="0" w:color="auto"/>
            <w:bottom w:val="none" w:sz="0" w:space="0" w:color="auto"/>
            <w:right w:val="none" w:sz="0" w:space="0" w:color="auto"/>
          </w:divBdr>
        </w:div>
        <w:div w:id="1205943375">
          <w:marLeft w:val="640"/>
          <w:marRight w:val="0"/>
          <w:marTop w:val="0"/>
          <w:marBottom w:val="0"/>
          <w:divBdr>
            <w:top w:val="none" w:sz="0" w:space="0" w:color="auto"/>
            <w:left w:val="none" w:sz="0" w:space="0" w:color="auto"/>
            <w:bottom w:val="none" w:sz="0" w:space="0" w:color="auto"/>
            <w:right w:val="none" w:sz="0" w:space="0" w:color="auto"/>
          </w:divBdr>
        </w:div>
        <w:div w:id="1083182150">
          <w:marLeft w:val="640"/>
          <w:marRight w:val="0"/>
          <w:marTop w:val="0"/>
          <w:marBottom w:val="0"/>
          <w:divBdr>
            <w:top w:val="none" w:sz="0" w:space="0" w:color="auto"/>
            <w:left w:val="none" w:sz="0" w:space="0" w:color="auto"/>
            <w:bottom w:val="none" w:sz="0" w:space="0" w:color="auto"/>
            <w:right w:val="none" w:sz="0" w:space="0" w:color="auto"/>
          </w:divBdr>
        </w:div>
        <w:div w:id="1509365599">
          <w:marLeft w:val="640"/>
          <w:marRight w:val="0"/>
          <w:marTop w:val="0"/>
          <w:marBottom w:val="0"/>
          <w:divBdr>
            <w:top w:val="none" w:sz="0" w:space="0" w:color="auto"/>
            <w:left w:val="none" w:sz="0" w:space="0" w:color="auto"/>
            <w:bottom w:val="none" w:sz="0" w:space="0" w:color="auto"/>
            <w:right w:val="none" w:sz="0" w:space="0" w:color="auto"/>
          </w:divBdr>
        </w:div>
        <w:div w:id="998536348">
          <w:marLeft w:val="640"/>
          <w:marRight w:val="0"/>
          <w:marTop w:val="0"/>
          <w:marBottom w:val="0"/>
          <w:divBdr>
            <w:top w:val="none" w:sz="0" w:space="0" w:color="auto"/>
            <w:left w:val="none" w:sz="0" w:space="0" w:color="auto"/>
            <w:bottom w:val="none" w:sz="0" w:space="0" w:color="auto"/>
            <w:right w:val="none" w:sz="0" w:space="0" w:color="auto"/>
          </w:divBdr>
        </w:div>
        <w:div w:id="776212887">
          <w:marLeft w:val="640"/>
          <w:marRight w:val="0"/>
          <w:marTop w:val="0"/>
          <w:marBottom w:val="0"/>
          <w:divBdr>
            <w:top w:val="none" w:sz="0" w:space="0" w:color="auto"/>
            <w:left w:val="none" w:sz="0" w:space="0" w:color="auto"/>
            <w:bottom w:val="none" w:sz="0" w:space="0" w:color="auto"/>
            <w:right w:val="none" w:sz="0" w:space="0" w:color="auto"/>
          </w:divBdr>
        </w:div>
        <w:div w:id="1223099958">
          <w:marLeft w:val="640"/>
          <w:marRight w:val="0"/>
          <w:marTop w:val="0"/>
          <w:marBottom w:val="0"/>
          <w:divBdr>
            <w:top w:val="none" w:sz="0" w:space="0" w:color="auto"/>
            <w:left w:val="none" w:sz="0" w:space="0" w:color="auto"/>
            <w:bottom w:val="none" w:sz="0" w:space="0" w:color="auto"/>
            <w:right w:val="none" w:sz="0" w:space="0" w:color="auto"/>
          </w:divBdr>
        </w:div>
        <w:div w:id="1256205773">
          <w:marLeft w:val="640"/>
          <w:marRight w:val="0"/>
          <w:marTop w:val="0"/>
          <w:marBottom w:val="0"/>
          <w:divBdr>
            <w:top w:val="none" w:sz="0" w:space="0" w:color="auto"/>
            <w:left w:val="none" w:sz="0" w:space="0" w:color="auto"/>
            <w:bottom w:val="none" w:sz="0" w:space="0" w:color="auto"/>
            <w:right w:val="none" w:sz="0" w:space="0" w:color="auto"/>
          </w:divBdr>
        </w:div>
        <w:div w:id="129904386">
          <w:marLeft w:val="640"/>
          <w:marRight w:val="0"/>
          <w:marTop w:val="0"/>
          <w:marBottom w:val="0"/>
          <w:divBdr>
            <w:top w:val="none" w:sz="0" w:space="0" w:color="auto"/>
            <w:left w:val="none" w:sz="0" w:space="0" w:color="auto"/>
            <w:bottom w:val="none" w:sz="0" w:space="0" w:color="auto"/>
            <w:right w:val="none" w:sz="0" w:space="0" w:color="auto"/>
          </w:divBdr>
        </w:div>
        <w:div w:id="1704209874">
          <w:marLeft w:val="640"/>
          <w:marRight w:val="0"/>
          <w:marTop w:val="0"/>
          <w:marBottom w:val="0"/>
          <w:divBdr>
            <w:top w:val="none" w:sz="0" w:space="0" w:color="auto"/>
            <w:left w:val="none" w:sz="0" w:space="0" w:color="auto"/>
            <w:bottom w:val="none" w:sz="0" w:space="0" w:color="auto"/>
            <w:right w:val="none" w:sz="0" w:space="0" w:color="auto"/>
          </w:divBdr>
        </w:div>
        <w:div w:id="2039305983">
          <w:marLeft w:val="640"/>
          <w:marRight w:val="0"/>
          <w:marTop w:val="0"/>
          <w:marBottom w:val="0"/>
          <w:divBdr>
            <w:top w:val="none" w:sz="0" w:space="0" w:color="auto"/>
            <w:left w:val="none" w:sz="0" w:space="0" w:color="auto"/>
            <w:bottom w:val="none" w:sz="0" w:space="0" w:color="auto"/>
            <w:right w:val="none" w:sz="0" w:space="0" w:color="auto"/>
          </w:divBdr>
        </w:div>
        <w:div w:id="2117826366">
          <w:marLeft w:val="640"/>
          <w:marRight w:val="0"/>
          <w:marTop w:val="0"/>
          <w:marBottom w:val="0"/>
          <w:divBdr>
            <w:top w:val="none" w:sz="0" w:space="0" w:color="auto"/>
            <w:left w:val="none" w:sz="0" w:space="0" w:color="auto"/>
            <w:bottom w:val="none" w:sz="0" w:space="0" w:color="auto"/>
            <w:right w:val="none" w:sz="0" w:space="0" w:color="auto"/>
          </w:divBdr>
        </w:div>
        <w:div w:id="397945384">
          <w:marLeft w:val="640"/>
          <w:marRight w:val="0"/>
          <w:marTop w:val="0"/>
          <w:marBottom w:val="0"/>
          <w:divBdr>
            <w:top w:val="none" w:sz="0" w:space="0" w:color="auto"/>
            <w:left w:val="none" w:sz="0" w:space="0" w:color="auto"/>
            <w:bottom w:val="none" w:sz="0" w:space="0" w:color="auto"/>
            <w:right w:val="none" w:sz="0" w:space="0" w:color="auto"/>
          </w:divBdr>
        </w:div>
        <w:div w:id="357464030">
          <w:marLeft w:val="640"/>
          <w:marRight w:val="0"/>
          <w:marTop w:val="0"/>
          <w:marBottom w:val="0"/>
          <w:divBdr>
            <w:top w:val="none" w:sz="0" w:space="0" w:color="auto"/>
            <w:left w:val="none" w:sz="0" w:space="0" w:color="auto"/>
            <w:bottom w:val="none" w:sz="0" w:space="0" w:color="auto"/>
            <w:right w:val="none" w:sz="0" w:space="0" w:color="auto"/>
          </w:divBdr>
        </w:div>
      </w:divsChild>
    </w:div>
    <w:div w:id="4938343">
      <w:marLeft w:val="640"/>
      <w:marRight w:val="0"/>
      <w:marTop w:val="0"/>
      <w:marBottom w:val="0"/>
      <w:divBdr>
        <w:top w:val="none" w:sz="0" w:space="0" w:color="auto"/>
        <w:left w:val="none" w:sz="0" w:space="0" w:color="auto"/>
        <w:bottom w:val="none" w:sz="0" w:space="0" w:color="auto"/>
        <w:right w:val="none" w:sz="0" w:space="0" w:color="auto"/>
      </w:divBdr>
    </w:div>
    <w:div w:id="4939855">
      <w:marLeft w:val="640"/>
      <w:marRight w:val="0"/>
      <w:marTop w:val="0"/>
      <w:marBottom w:val="0"/>
      <w:divBdr>
        <w:top w:val="none" w:sz="0" w:space="0" w:color="auto"/>
        <w:left w:val="none" w:sz="0" w:space="0" w:color="auto"/>
        <w:bottom w:val="none" w:sz="0" w:space="0" w:color="auto"/>
        <w:right w:val="none" w:sz="0" w:space="0" w:color="auto"/>
      </w:divBdr>
    </w:div>
    <w:div w:id="8338152">
      <w:marLeft w:val="640"/>
      <w:marRight w:val="0"/>
      <w:marTop w:val="0"/>
      <w:marBottom w:val="0"/>
      <w:divBdr>
        <w:top w:val="none" w:sz="0" w:space="0" w:color="auto"/>
        <w:left w:val="none" w:sz="0" w:space="0" w:color="auto"/>
        <w:bottom w:val="none" w:sz="0" w:space="0" w:color="auto"/>
        <w:right w:val="none" w:sz="0" w:space="0" w:color="auto"/>
      </w:divBdr>
    </w:div>
    <w:div w:id="10881922">
      <w:bodyDiv w:val="1"/>
      <w:marLeft w:val="0"/>
      <w:marRight w:val="0"/>
      <w:marTop w:val="0"/>
      <w:marBottom w:val="0"/>
      <w:divBdr>
        <w:top w:val="none" w:sz="0" w:space="0" w:color="auto"/>
        <w:left w:val="none" w:sz="0" w:space="0" w:color="auto"/>
        <w:bottom w:val="none" w:sz="0" w:space="0" w:color="auto"/>
        <w:right w:val="none" w:sz="0" w:space="0" w:color="auto"/>
      </w:divBdr>
      <w:divsChild>
        <w:div w:id="1296837171">
          <w:marLeft w:val="640"/>
          <w:marRight w:val="0"/>
          <w:marTop w:val="0"/>
          <w:marBottom w:val="0"/>
          <w:divBdr>
            <w:top w:val="none" w:sz="0" w:space="0" w:color="auto"/>
            <w:left w:val="none" w:sz="0" w:space="0" w:color="auto"/>
            <w:bottom w:val="none" w:sz="0" w:space="0" w:color="auto"/>
            <w:right w:val="none" w:sz="0" w:space="0" w:color="auto"/>
          </w:divBdr>
        </w:div>
        <w:div w:id="417946102">
          <w:marLeft w:val="640"/>
          <w:marRight w:val="0"/>
          <w:marTop w:val="0"/>
          <w:marBottom w:val="0"/>
          <w:divBdr>
            <w:top w:val="none" w:sz="0" w:space="0" w:color="auto"/>
            <w:left w:val="none" w:sz="0" w:space="0" w:color="auto"/>
            <w:bottom w:val="none" w:sz="0" w:space="0" w:color="auto"/>
            <w:right w:val="none" w:sz="0" w:space="0" w:color="auto"/>
          </w:divBdr>
        </w:div>
        <w:div w:id="1553038832">
          <w:marLeft w:val="640"/>
          <w:marRight w:val="0"/>
          <w:marTop w:val="0"/>
          <w:marBottom w:val="0"/>
          <w:divBdr>
            <w:top w:val="none" w:sz="0" w:space="0" w:color="auto"/>
            <w:left w:val="none" w:sz="0" w:space="0" w:color="auto"/>
            <w:bottom w:val="none" w:sz="0" w:space="0" w:color="auto"/>
            <w:right w:val="none" w:sz="0" w:space="0" w:color="auto"/>
          </w:divBdr>
        </w:div>
        <w:div w:id="116997791">
          <w:marLeft w:val="640"/>
          <w:marRight w:val="0"/>
          <w:marTop w:val="0"/>
          <w:marBottom w:val="0"/>
          <w:divBdr>
            <w:top w:val="none" w:sz="0" w:space="0" w:color="auto"/>
            <w:left w:val="none" w:sz="0" w:space="0" w:color="auto"/>
            <w:bottom w:val="none" w:sz="0" w:space="0" w:color="auto"/>
            <w:right w:val="none" w:sz="0" w:space="0" w:color="auto"/>
          </w:divBdr>
        </w:div>
        <w:div w:id="976179390">
          <w:marLeft w:val="640"/>
          <w:marRight w:val="0"/>
          <w:marTop w:val="0"/>
          <w:marBottom w:val="0"/>
          <w:divBdr>
            <w:top w:val="none" w:sz="0" w:space="0" w:color="auto"/>
            <w:left w:val="none" w:sz="0" w:space="0" w:color="auto"/>
            <w:bottom w:val="none" w:sz="0" w:space="0" w:color="auto"/>
            <w:right w:val="none" w:sz="0" w:space="0" w:color="auto"/>
          </w:divBdr>
        </w:div>
        <w:div w:id="598606983">
          <w:marLeft w:val="640"/>
          <w:marRight w:val="0"/>
          <w:marTop w:val="0"/>
          <w:marBottom w:val="0"/>
          <w:divBdr>
            <w:top w:val="none" w:sz="0" w:space="0" w:color="auto"/>
            <w:left w:val="none" w:sz="0" w:space="0" w:color="auto"/>
            <w:bottom w:val="none" w:sz="0" w:space="0" w:color="auto"/>
            <w:right w:val="none" w:sz="0" w:space="0" w:color="auto"/>
          </w:divBdr>
        </w:div>
        <w:div w:id="335114490">
          <w:marLeft w:val="640"/>
          <w:marRight w:val="0"/>
          <w:marTop w:val="0"/>
          <w:marBottom w:val="0"/>
          <w:divBdr>
            <w:top w:val="none" w:sz="0" w:space="0" w:color="auto"/>
            <w:left w:val="none" w:sz="0" w:space="0" w:color="auto"/>
            <w:bottom w:val="none" w:sz="0" w:space="0" w:color="auto"/>
            <w:right w:val="none" w:sz="0" w:space="0" w:color="auto"/>
          </w:divBdr>
        </w:div>
        <w:div w:id="828056216">
          <w:marLeft w:val="640"/>
          <w:marRight w:val="0"/>
          <w:marTop w:val="0"/>
          <w:marBottom w:val="0"/>
          <w:divBdr>
            <w:top w:val="none" w:sz="0" w:space="0" w:color="auto"/>
            <w:left w:val="none" w:sz="0" w:space="0" w:color="auto"/>
            <w:bottom w:val="none" w:sz="0" w:space="0" w:color="auto"/>
            <w:right w:val="none" w:sz="0" w:space="0" w:color="auto"/>
          </w:divBdr>
        </w:div>
        <w:div w:id="1372536501">
          <w:marLeft w:val="640"/>
          <w:marRight w:val="0"/>
          <w:marTop w:val="0"/>
          <w:marBottom w:val="0"/>
          <w:divBdr>
            <w:top w:val="none" w:sz="0" w:space="0" w:color="auto"/>
            <w:left w:val="none" w:sz="0" w:space="0" w:color="auto"/>
            <w:bottom w:val="none" w:sz="0" w:space="0" w:color="auto"/>
            <w:right w:val="none" w:sz="0" w:space="0" w:color="auto"/>
          </w:divBdr>
        </w:div>
        <w:div w:id="633558692">
          <w:marLeft w:val="640"/>
          <w:marRight w:val="0"/>
          <w:marTop w:val="0"/>
          <w:marBottom w:val="0"/>
          <w:divBdr>
            <w:top w:val="none" w:sz="0" w:space="0" w:color="auto"/>
            <w:left w:val="none" w:sz="0" w:space="0" w:color="auto"/>
            <w:bottom w:val="none" w:sz="0" w:space="0" w:color="auto"/>
            <w:right w:val="none" w:sz="0" w:space="0" w:color="auto"/>
          </w:divBdr>
        </w:div>
        <w:div w:id="660349537">
          <w:marLeft w:val="640"/>
          <w:marRight w:val="0"/>
          <w:marTop w:val="0"/>
          <w:marBottom w:val="0"/>
          <w:divBdr>
            <w:top w:val="none" w:sz="0" w:space="0" w:color="auto"/>
            <w:left w:val="none" w:sz="0" w:space="0" w:color="auto"/>
            <w:bottom w:val="none" w:sz="0" w:space="0" w:color="auto"/>
            <w:right w:val="none" w:sz="0" w:space="0" w:color="auto"/>
          </w:divBdr>
        </w:div>
        <w:div w:id="1657564954">
          <w:marLeft w:val="640"/>
          <w:marRight w:val="0"/>
          <w:marTop w:val="0"/>
          <w:marBottom w:val="0"/>
          <w:divBdr>
            <w:top w:val="none" w:sz="0" w:space="0" w:color="auto"/>
            <w:left w:val="none" w:sz="0" w:space="0" w:color="auto"/>
            <w:bottom w:val="none" w:sz="0" w:space="0" w:color="auto"/>
            <w:right w:val="none" w:sz="0" w:space="0" w:color="auto"/>
          </w:divBdr>
        </w:div>
        <w:div w:id="1105491686">
          <w:marLeft w:val="640"/>
          <w:marRight w:val="0"/>
          <w:marTop w:val="0"/>
          <w:marBottom w:val="0"/>
          <w:divBdr>
            <w:top w:val="none" w:sz="0" w:space="0" w:color="auto"/>
            <w:left w:val="none" w:sz="0" w:space="0" w:color="auto"/>
            <w:bottom w:val="none" w:sz="0" w:space="0" w:color="auto"/>
            <w:right w:val="none" w:sz="0" w:space="0" w:color="auto"/>
          </w:divBdr>
        </w:div>
        <w:div w:id="87388888">
          <w:marLeft w:val="640"/>
          <w:marRight w:val="0"/>
          <w:marTop w:val="0"/>
          <w:marBottom w:val="0"/>
          <w:divBdr>
            <w:top w:val="none" w:sz="0" w:space="0" w:color="auto"/>
            <w:left w:val="none" w:sz="0" w:space="0" w:color="auto"/>
            <w:bottom w:val="none" w:sz="0" w:space="0" w:color="auto"/>
            <w:right w:val="none" w:sz="0" w:space="0" w:color="auto"/>
          </w:divBdr>
        </w:div>
        <w:div w:id="1399551686">
          <w:marLeft w:val="640"/>
          <w:marRight w:val="0"/>
          <w:marTop w:val="0"/>
          <w:marBottom w:val="0"/>
          <w:divBdr>
            <w:top w:val="none" w:sz="0" w:space="0" w:color="auto"/>
            <w:left w:val="none" w:sz="0" w:space="0" w:color="auto"/>
            <w:bottom w:val="none" w:sz="0" w:space="0" w:color="auto"/>
            <w:right w:val="none" w:sz="0" w:space="0" w:color="auto"/>
          </w:divBdr>
        </w:div>
        <w:div w:id="1783303308">
          <w:marLeft w:val="640"/>
          <w:marRight w:val="0"/>
          <w:marTop w:val="0"/>
          <w:marBottom w:val="0"/>
          <w:divBdr>
            <w:top w:val="none" w:sz="0" w:space="0" w:color="auto"/>
            <w:left w:val="none" w:sz="0" w:space="0" w:color="auto"/>
            <w:bottom w:val="none" w:sz="0" w:space="0" w:color="auto"/>
            <w:right w:val="none" w:sz="0" w:space="0" w:color="auto"/>
          </w:divBdr>
        </w:div>
        <w:div w:id="1028022627">
          <w:marLeft w:val="640"/>
          <w:marRight w:val="0"/>
          <w:marTop w:val="0"/>
          <w:marBottom w:val="0"/>
          <w:divBdr>
            <w:top w:val="none" w:sz="0" w:space="0" w:color="auto"/>
            <w:left w:val="none" w:sz="0" w:space="0" w:color="auto"/>
            <w:bottom w:val="none" w:sz="0" w:space="0" w:color="auto"/>
            <w:right w:val="none" w:sz="0" w:space="0" w:color="auto"/>
          </w:divBdr>
        </w:div>
        <w:div w:id="1206410885">
          <w:marLeft w:val="640"/>
          <w:marRight w:val="0"/>
          <w:marTop w:val="0"/>
          <w:marBottom w:val="0"/>
          <w:divBdr>
            <w:top w:val="none" w:sz="0" w:space="0" w:color="auto"/>
            <w:left w:val="none" w:sz="0" w:space="0" w:color="auto"/>
            <w:bottom w:val="none" w:sz="0" w:space="0" w:color="auto"/>
            <w:right w:val="none" w:sz="0" w:space="0" w:color="auto"/>
          </w:divBdr>
        </w:div>
        <w:div w:id="1193110414">
          <w:marLeft w:val="640"/>
          <w:marRight w:val="0"/>
          <w:marTop w:val="0"/>
          <w:marBottom w:val="0"/>
          <w:divBdr>
            <w:top w:val="none" w:sz="0" w:space="0" w:color="auto"/>
            <w:left w:val="none" w:sz="0" w:space="0" w:color="auto"/>
            <w:bottom w:val="none" w:sz="0" w:space="0" w:color="auto"/>
            <w:right w:val="none" w:sz="0" w:space="0" w:color="auto"/>
          </w:divBdr>
        </w:div>
        <w:div w:id="1167600569">
          <w:marLeft w:val="640"/>
          <w:marRight w:val="0"/>
          <w:marTop w:val="0"/>
          <w:marBottom w:val="0"/>
          <w:divBdr>
            <w:top w:val="none" w:sz="0" w:space="0" w:color="auto"/>
            <w:left w:val="none" w:sz="0" w:space="0" w:color="auto"/>
            <w:bottom w:val="none" w:sz="0" w:space="0" w:color="auto"/>
            <w:right w:val="none" w:sz="0" w:space="0" w:color="auto"/>
          </w:divBdr>
        </w:div>
        <w:div w:id="1800757341">
          <w:marLeft w:val="640"/>
          <w:marRight w:val="0"/>
          <w:marTop w:val="0"/>
          <w:marBottom w:val="0"/>
          <w:divBdr>
            <w:top w:val="none" w:sz="0" w:space="0" w:color="auto"/>
            <w:left w:val="none" w:sz="0" w:space="0" w:color="auto"/>
            <w:bottom w:val="none" w:sz="0" w:space="0" w:color="auto"/>
            <w:right w:val="none" w:sz="0" w:space="0" w:color="auto"/>
          </w:divBdr>
        </w:div>
        <w:div w:id="1125194447">
          <w:marLeft w:val="640"/>
          <w:marRight w:val="0"/>
          <w:marTop w:val="0"/>
          <w:marBottom w:val="0"/>
          <w:divBdr>
            <w:top w:val="none" w:sz="0" w:space="0" w:color="auto"/>
            <w:left w:val="none" w:sz="0" w:space="0" w:color="auto"/>
            <w:bottom w:val="none" w:sz="0" w:space="0" w:color="auto"/>
            <w:right w:val="none" w:sz="0" w:space="0" w:color="auto"/>
          </w:divBdr>
        </w:div>
        <w:div w:id="482434918">
          <w:marLeft w:val="640"/>
          <w:marRight w:val="0"/>
          <w:marTop w:val="0"/>
          <w:marBottom w:val="0"/>
          <w:divBdr>
            <w:top w:val="none" w:sz="0" w:space="0" w:color="auto"/>
            <w:left w:val="none" w:sz="0" w:space="0" w:color="auto"/>
            <w:bottom w:val="none" w:sz="0" w:space="0" w:color="auto"/>
            <w:right w:val="none" w:sz="0" w:space="0" w:color="auto"/>
          </w:divBdr>
        </w:div>
        <w:div w:id="247084315">
          <w:marLeft w:val="640"/>
          <w:marRight w:val="0"/>
          <w:marTop w:val="0"/>
          <w:marBottom w:val="0"/>
          <w:divBdr>
            <w:top w:val="none" w:sz="0" w:space="0" w:color="auto"/>
            <w:left w:val="none" w:sz="0" w:space="0" w:color="auto"/>
            <w:bottom w:val="none" w:sz="0" w:space="0" w:color="auto"/>
            <w:right w:val="none" w:sz="0" w:space="0" w:color="auto"/>
          </w:divBdr>
        </w:div>
        <w:div w:id="292322700">
          <w:marLeft w:val="640"/>
          <w:marRight w:val="0"/>
          <w:marTop w:val="0"/>
          <w:marBottom w:val="0"/>
          <w:divBdr>
            <w:top w:val="none" w:sz="0" w:space="0" w:color="auto"/>
            <w:left w:val="none" w:sz="0" w:space="0" w:color="auto"/>
            <w:bottom w:val="none" w:sz="0" w:space="0" w:color="auto"/>
            <w:right w:val="none" w:sz="0" w:space="0" w:color="auto"/>
          </w:divBdr>
        </w:div>
        <w:div w:id="332682223">
          <w:marLeft w:val="640"/>
          <w:marRight w:val="0"/>
          <w:marTop w:val="0"/>
          <w:marBottom w:val="0"/>
          <w:divBdr>
            <w:top w:val="none" w:sz="0" w:space="0" w:color="auto"/>
            <w:left w:val="none" w:sz="0" w:space="0" w:color="auto"/>
            <w:bottom w:val="none" w:sz="0" w:space="0" w:color="auto"/>
            <w:right w:val="none" w:sz="0" w:space="0" w:color="auto"/>
          </w:divBdr>
        </w:div>
        <w:div w:id="211188476">
          <w:marLeft w:val="640"/>
          <w:marRight w:val="0"/>
          <w:marTop w:val="0"/>
          <w:marBottom w:val="0"/>
          <w:divBdr>
            <w:top w:val="none" w:sz="0" w:space="0" w:color="auto"/>
            <w:left w:val="none" w:sz="0" w:space="0" w:color="auto"/>
            <w:bottom w:val="none" w:sz="0" w:space="0" w:color="auto"/>
            <w:right w:val="none" w:sz="0" w:space="0" w:color="auto"/>
          </w:divBdr>
        </w:div>
        <w:div w:id="1179271160">
          <w:marLeft w:val="640"/>
          <w:marRight w:val="0"/>
          <w:marTop w:val="0"/>
          <w:marBottom w:val="0"/>
          <w:divBdr>
            <w:top w:val="none" w:sz="0" w:space="0" w:color="auto"/>
            <w:left w:val="none" w:sz="0" w:space="0" w:color="auto"/>
            <w:bottom w:val="none" w:sz="0" w:space="0" w:color="auto"/>
            <w:right w:val="none" w:sz="0" w:space="0" w:color="auto"/>
          </w:divBdr>
        </w:div>
        <w:div w:id="1298877724">
          <w:marLeft w:val="640"/>
          <w:marRight w:val="0"/>
          <w:marTop w:val="0"/>
          <w:marBottom w:val="0"/>
          <w:divBdr>
            <w:top w:val="none" w:sz="0" w:space="0" w:color="auto"/>
            <w:left w:val="none" w:sz="0" w:space="0" w:color="auto"/>
            <w:bottom w:val="none" w:sz="0" w:space="0" w:color="auto"/>
            <w:right w:val="none" w:sz="0" w:space="0" w:color="auto"/>
          </w:divBdr>
        </w:div>
        <w:div w:id="1076977718">
          <w:marLeft w:val="640"/>
          <w:marRight w:val="0"/>
          <w:marTop w:val="0"/>
          <w:marBottom w:val="0"/>
          <w:divBdr>
            <w:top w:val="none" w:sz="0" w:space="0" w:color="auto"/>
            <w:left w:val="none" w:sz="0" w:space="0" w:color="auto"/>
            <w:bottom w:val="none" w:sz="0" w:space="0" w:color="auto"/>
            <w:right w:val="none" w:sz="0" w:space="0" w:color="auto"/>
          </w:divBdr>
        </w:div>
        <w:div w:id="1707826337">
          <w:marLeft w:val="640"/>
          <w:marRight w:val="0"/>
          <w:marTop w:val="0"/>
          <w:marBottom w:val="0"/>
          <w:divBdr>
            <w:top w:val="none" w:sz="0" w:space="0" w:color="auto"/>
            <w:left w:val="none" w:sz="0" w:space="0" w:color="auto"/>
            <w:bottom w:val="none" w:sz="0" w:space="0" w:color="auto"/>
            <w:right w:val="none" w:sz="0" w:space="0" w:color="auto"/>
          </w:divBdr>
        </w:div>
        <w:div w:id="218445388">
          <w:marLeft w:val="640"/>
          <w:marRight w:val="0"/>
          <w:marTop w:val="0"/>
          <w:marBottom w:val="0"/>
          <w:divBdr>
            <w:top w:val="none" w:sz="0" w:space="0" w:color="auto"/>
            <w:left w:val="none" w:sz="0" w:space="0" w:color="auto"/>
            <w:bottom w:val="none" w:sz="0" w:space="0" w:color="auto"/>
            <w:right w:val="none" w:sz="0" w:space="0" w:color="auto"/>
          </w:divBdr>
        </w:div>
        <w:div w:id="788201542">
          <w:marLeft w:val="640"/>
          <w:marRight w:val="0"/>
          <w:marTop w:val="0"/>
          <w:marBottom w:val="0"/>
          <w:divBdr>
            <w:top w:val="none" w:sz="0" w:space="0" w:color="auto"/>
            <w:left w:val="none" w:sz="0" w:space="0" w:color="auto"/>
            <w:bottom w:val="none" w:sz="0" w:space="0" w:color="auto"/>
            <w:right w:val="none" w:sz="0" w:space="0" w:color="auto"/>
          </w:divBdr>
        </w:div>
        <w:div w:id="1192184758">
          <w:marLeft w:val="640"/>
          <w:marRight w:val="0"/>
          <w:marTop w:val="0"/>
          <w:marBottom w:val="0"/>
          <w:divBdr>
            <w:top w:val="none" w:sz="0" w:space="0" w:color="auto"/>
            <w:left w:val="none" w:sz="0" w:space="0" w:color="auto"/>
            <w:bottom w:val="none" w:sz="0" w:space="0" w:color="auto"/>
            <w:right w:val="none" w:sz="0" w:space="0" w:color="auto"/>
          </w:divBdr>
        </w:div>
        <w:div w:id="160583862">
          <w:marLeft w:val="640"/>
          <w:marRight w:val="0"/>
          <w:marTop w:val="0"/>
          <w:marBottom w:val="0"/>
          <w:divBdr>
            <w:top w:val="none" w:sz="0" w:space="0" w:color="auto"/>
            <w:left w:val="none" w:sz="0" w:space="0" w:color="auto"/>
            <w:bottom w:val="none" w:sz="0" w:space="0" w:color="auto"/>
            <w:right w:val="none" w:sz="0" w:space="0" w:color="auto"/>
          </w:divBdr>
        </w:div>
        <w:div w:id="1170221521">
          <w:marLeft w:val="640"/>
          <w:marRight w:val="0"/>
          <w:marTop w:val="0"/>
          <w:marBottom w:val="0"/>
          <w:divBdr>
            <w:top w:val="none" w:sz="0" w:space="0" w:color="auto"/>
            <w:left w:val="none" w:sz="0" w:space="0" w:color="auto"/>
            <w:bottom w:val="none" w:sz="0" w:space="0" w:color="auto"/>
            <w:right w:val="none" w:sz="0" w:space="0" w:color="auto"/>
          </w:divBdr>
        </w:div>
        <w:div w:id="1374159972">
          <w:marLeft w:val="640"/>
          <w:marRight w:val="0"/>
          <w:marTop w:val="0"/>
          <w:marBottom w:val="0"/>
          <w:divBdr>
            <w:top w:val="none" w:sz="0" w:space="0" w:color="auto"/>
            <w:left w:val="none" w:sz="0" w:space="0" w:color="auto"/>
            <w:bottom w:val="none" w:sz="0" w:space="0" w:color="auto"/>
            <w:right w:val="none" w:sz="0" w:space="0" w:color="auto"/>
          </w:divBdr>
        </w:div>
        <w:div w:id="953293287">
          <w:marLeft w:val="640"/>
          <w:marRight w:val="0"/>
          <w:marTop w:val="0"/>
          <w:marBottom w:val="0"/>
          <w:divBdr>
            <w:top w:val="none" w:sz="0" w:space="0" w:color="auto"/>
            <w:left w:val="none" w:sz="0" w:space="0" w:color="auto"/>
            <w:bottom w:val="none" w:sz="0" w:space="0" w:color="auto"/>
            <w:right w:val="none" w:sz="0" w:space="0" w:color="auto"/>
          </w:divBdr>
        </w:div>
        <w:div w:id="99841709">
          <w:marLeft w:val="640"/>
          <w:marRight w:val="0"/>
          <w:marTop w:val="0"/>
          <w:marBottom w:val="0"/>
          <w:divBdr>
            <w:top w:val="none" w:sz="0" w:space="0" w:color="auto"/>
            <w:left w:val="none" w:sz="0" w:space="0" w:color="auto"/>
            <w:bottom w:val="none" w:sz="0" w:space="0" w:color="auto"/>
            <w:right w:val="none" w:sz="0" w:space="0" w:color="auto"/>
          </w:divBdr>
        </w:div>
        <w:div w:id="1975062692">
          <w:marLeft w:val="640"/>
          <w:marRight w:val="0"/>
          <w:marTop w:val="0"/>
          <w:marBottom w:val="0"/>
          <w:divBdr>
            <w:top w:val="none" w:sz="0" w:space="0" w:color="auto"/>
            <w:left w:val="none" w:sz="0" w:space="0" w:color="auto"/>
            <w:bottom w:val="none" w:sz="0" w:space="0" w:color="auto"/>
            <w:right w:val="none" w:sz="0" w:space="0" w:color="auto"/>
          </w:divBdr>
        </w:div>
        <w:div w:id="607079094">
          <w:marLeft w:val="640"/>
          <w:marRight w:val="0"/>
          <w:marTop w:val="0"/>
          <w:marBottom w:val="0"/>
          <w:divBdr>
            <w:top w:val="none" w:sz="0" w:space="0" w:color="auto"/>
            <w:left w:val="none" w:sz="0" w:space="0" w:color="auto"/>
            <w:bottom w:val="none" w:sz="0" w:space="0" w:color="auto"/>
            <w:right w:val="none" w:sz="0" w:space="0" w:color="auto"/>
          </w:divBdr>
        </w:div>
        <w:div w:id="1064261017">
          <w:marLeft w:val="640"/>
          <w:marRight w:val="0"/>
          <w:marTop w:val="0"/>
          <w:marBottom w:val="0"/>
          <w:divBdr>
            <w:top w:val="none" w:sz="0" w:space="0" w:color="auto"/>
            <w:left w:val="none" w:sz="0" w:space="0" w:color="auto"/>
            <w:bottom w:val="none" w:sz="0" w:space="0" w:color="auto"/>
            <w:right w:val="none" w:sz="0" w:space="0" w:color="auto"/>
          </w:divBdr>
        </w:div>
        <w:div w:id="365985352">
          <w:marLeft w:val="640"/>
          <w:marRight w:val="0"/>
          <w:marTop w:val="0"/>
          <w:marBottom w:val="0"/>
          <w:divBdr>
            <w:top w:val="none" w:sz="0" w:space="0" w:color="auto"/>
            <w:left w:val="none" w:sz="0" w:space="0" w:color="auto"/>
            <w:bottom w:val="none" w:sz="0" w:space="0" w:color="auto"/>
            <w:right w:val="none" w:sz="0" w:space="0" w:color="auto"/>
          </w:divBdr>
        </w:div>
        <w:div w:id="1379357950">
          <w:marLeft w:val="640"/>
          <w:marRight w:val="0"/>
          <w:marTop w:val="0"/>
          <w:marBottom w:val="0"/>
          <w:divBdr>
            <w:top w:val="none" w:sz="0" w:space="0" w:color="auto"/>
            <w:left w:val="none" w:sz="0" w:space="0" w:color="auto"/>
            <w:bottom w:val="none" w:sz="0" w:space="0" w:color="auto"/>
            <w:right w:val="none" w:sz="0" w:space="0" w:color="auto"/>
          </w:divBdr>
        </w:div>
        <w:div w:id="1602951128">
          <w:marLeft w:val="640"/>
          <w:marRight w:val="0"/>
          <w:marTop w:val="0"/>
          <w:marBottom w:val="0"/>
          <w:divBdr>
            <w:top w:val="none" w:sz="0" w:space="0" w:color="auto"/>
            <w:left w:val="none" w:sz="0" w:space="0" w:color="auto"/>
            <w:bottom w:val="none" w:sz="0" w:space="0" w:color="auto"/>
            <w:right w:val="none" w:sz="0" w:space="0" w:color="auto"/>
          </w:divBdr>
        </w:div>
        <w:div w:id="900215818">
          <w:marLeft w:val="640"/>
          <w:marRight w:val="0"/>
          <w:marTop w:val="0"/>
          <w:marBottom w:val="0"/>
          <w:divBdr>
            <w:top w:val="none" w:sz="0" w:space="0" w:color="auto"/>
            <w:left w:val="none" w:sz="0" w:space="0" w:color="auto"/>
            <w:bottom w:val="none" w:sz="0" w:space="0" w:color="auto"/>
            <w:right w:val="none" w:sz="0" w:space="0" w:color="auto"/>
          </w:divBdr>
        </w:div>
        <w:div w:id="318123421">
          <w:marLeft w:val="640"/>
          <w:marRight w:val="0"/>
          <w:marTop w:val="0"/>
          <w:marBottom w:val="0"/>
          <w:divBdr>
            <w:top w:val="none" w:sz="0" w:space="0" w:color="auto"/>
            <w:left w:val="none" w:sz="0" w:space="0" w:color="auto"/>
            <w:bottom w:val="none" w:sz="0" w:space="0" w:color="auto"/>
            <w:right w:val="none" w:sz="0" w:space="0" w:color="auto"/>
          </w:divBdr>
        </w:div>
        <w:div w:id="1001394046">
          <w:marLeft w:val="640"/>
          <w:marRight w:val="0"/>
          <w:marTop w:val="0"/>
          <w:marBottom w:val="0"/>
          <w:divBdr>
            <w:top w:val="none" w:sz="0" w:space="0" w:color="auto"/>
            <w:left w:val="none" w:sz="0" w:space="0" w:color="auto"/>
            <w:bottom w:val="none" w:sz="0" w:space="0" w:color="auto"/>
            <w:right w:val="none" w:sz="0" w:space="0" w:color="auto"/>
          </w:divBdr>
        </w:div>
        <w:div w:id="1517302205">
          <w:marLeft w:val="640"/>
          <w:marRight w:val="0"/>
          <w:marTop w:val="0"/>
          <w:marBottom w:val="0"/>
          <w:divBdr>
            <w:top w:val="none" w:sz="0" w:space="0" w:color="auto"/>
            <w:left w:val="none" w:sz="0" w:space="0" w:color="auto"/>
            <w:bottom w:val="none" w:sz="0" w:space="0" w:color="auto"/>
            <w:right w:val="none" w:sz="0" w:space="0" w:color="auto"/>
          </w:divBdr>
        </w:div>
        <w:div w:id="1422292639">
          <w:marLeft w:val="640"/>
          <w:marRight w:val="0"/>
          <w:marTop w:val="0"/>
          <w:marBottom w:val="0"/>
          <w:divBdr>
            <w:top w:val="none" w:sz="0" w:space="0" w:color="auto"/>
            <w:left w:val="none" w:sz="0" w:space="0" w:color="auto"/>
            <w:bottom w:val="none" w:sz="0" w:space="0" w:color="auto"/>
            <w:right w:val="none" w:sz="0" w:space="0" w:color="auto"/>
          </w:divBdr>
        </w:div>
        <w:div w:id="736976587">
          <w:marLeft w:val="640"/>
          <w:marRight w:val="0"/>
          <w:marTop w:val="0"/>
          <w:marBottom w:val="0"/>
          <w:divBdr>
            <w:top w:val="none" w:sz="0" w:space="0" w:color="auto"/>
            <w:left w:val="none" w:sz="0" w:space="0" w:color="auto"/>
            <w:bottom w:val="none" w:sz="0" w:space="0" w:color="auto"/>
            <w:right w:val="none" w:sz="0" w:space="0" w:color="auto"/>
          </w:divBdr>
        </w:div>
      </w:divsChild>
    </w:div>
    <w:div w:id="12344299">
      <w:marLeft w:val="640"/>
      <w:marRight w:val="0"/>
      <w:marTop w:val="0"/>
      <w:marBottom w:val="0"/>
      <w:divBdr>
        <w:top w:val="none" w:sz="0" w:space="0" w:color="auto"/>
        <w:left w:val="none" w:sz="0" w:space="0" w:color="auto"/>
        <w:bottom w:val="none" w:sz="0" w:space="0" w:color="auto"/>
        <w:right w:val="none" w:sz="0" w:space="0" w:color="auto"/>
      </w:divBdr>
    </w:div>
    <w:div w:id="12877443">
      <w:bodyDiv w:val="1"/>
      <w:marLeft w:val="0"/>
      <w:marRight w:val="0"/>
      <w:marTop w:val="0"/>
      <w:marBottom w:val="0"/>
      <w:divBdr>
        <w:top w:val="none" w:sz="0" w:space="0" w:color="auto"/>
        <w:left w:val="none" w:sz="0" w:space="0" w:color="auto"/>
        <w:bottom w:val="none" w:sz="0" w:space="0" w:color="auto"/>
        <w:right w:val="none" w:sz="0" w:space="0" w:color="auto"/>
      </w:divBdr>
    </w:div>
    <w:div w:id="12926379">
      <w:marLeft w:val="0"/>
      <w:marRight w:val="0"/>
      <w:marTop w:val="0"/>
      <w:marBottom w:val="0"/>
      <w:divBdr>
        <w:top w:val="none" w:sz="0" w:space="0" w:color="auto"/>
        <w:left w:val="none" w:sz="0" w:space="0" w:color="auto"/>
        <w:bottom w:val="none" w:sz="0" w:space="0" w:color="auto"/>
        <w:right w:val="none" w:sz="0" w:space="0" w:color="auto"/>
      </w:divBdr>
    </w:div>
    <w:div w:id="14966781">
      <w:marLeft w:val="640"/>
      <w:marRight w:val="0"/>
      <w:marTop w:val="0"/>
      <w:marBottom w:val="0"/>
      <w:divBdr>
        <w:top w:val="none" w:sz="0" w:space="0" w:color="auto"/>
        <w:left w:val="none" w:sz="0" w:space="0" w:color="auto"/>
        <w:bottom w:val="none" w:sz="0" w:space="0" w:color="auto"/>
        <w:right w:val="none" w:sz="0" w:space="0" w:color="auto"/>
      </w:divBdr>
    </w:div>
    <w:div w:id="15037400">
      <w:bodyDiv w:val="1"/>
      <w:marLeft w:val="0"/>
      <w:marRight w:val="0"/>
      <w:marTop w:val="0"/>
      <w:marBottom w:val="0"/>
      <w:divBdr>
        <w:top w:val="none" w:sz="0" w:space="0" w:color="auto"/>
        <w:left w:val="none" w:sz="0" w:space="0" w:color="auto"/>
        <w:bottom w:val="none" w:sz="0" w:space="0" w:color="auto"/>
        <w:right w:val="none" w:sz="0" w:space="0" w:color="auto"/>
      </w:divBdr>
      <w:divsChild>
        <w:div w:id="570965511">
          <w:marLeft w:val="640"/>
          <w:marRight w:val="0"/>
          <w:marTop w:val="0"/>
          <w:marBottom w:val="0"/>
          <w:divBdr>
            <w:top w:val="none" w:sz="0" w:space="0" w:color="auto"/>
            <w:left w:val="none" w:sz="0" w:space="0" w:color="auto"/>
            <w:bottom w:val="none" w:sz="0" w:space="0" w:color="auto"/>
            <w:right w:val="none" w:sz="0" w:space="0" w:color="auto"/>
          </w:divBdr>
        </w:div>
        <w:div w:id="1973095056">
          <w:marLeft w:val="640"/>
          <w:marRight w:val="0"/>
          <w:marTop w:val="0"/>
          <w:marBottom w:val="0"/>
          <w:divBdr>
            <w:top w:val="none" w:sz="0" w:space="0" w:color="auto"/>
            <w:left w:val="none" w:sz="0" w:space="0" w:color="auto"/>
            <w:bottom w:val="none" w:sz="0" w:space="0" w:color="auto"/>
            <w:right w:val="none" w:sz="0" w:space="0" w:color="auto"/>
          </w:divBdr>
        </w:div>
        <w:div w:id="1612013712">
          <w:marLeft w:val="640"/>
          <w:marRight w:val="0"/>
          <w:marTop w:val="0"/>
          <w:marBottom w:val="0"/>
          <w:divBdr>
            <w:top w:val="none" w:sz="0" w:space="0" w:color="auto"/>
            <w:left w:val="none" w:sz="0" w:space="0" w:color="auto"/>
            <w:bottom w:val="none" w:sz="0" w:space="0" w:color="auto"/>
            <w:right w:val="none" w:sz="0" w:space="0" w:color="auto"/>
          </w:divBdr>
        </w:div>
        <w:div w:id="1011184261">
          <w:marLeft w:val="640"/>
          <w:marRight w:val="0"/>
          <w:marTop w:val="0"/>
          <w:marBottom w:val="0"/>
          <w:divBdr>
            <w:top w:val="none" w:sz="0" w:space="0" w:color="auto"/>
            <w:left w:val="none" w:sz="0" w:space="0" w:color="auto"/>
            <w:bottom w:val="none" w:sz="0" w:space="0" w:color="auto"/>
            <w:right w:val="none" w:sz="0" w:space="0" w:color="auto"/>
          </w:divBdr>
        </w:div>
        <w:div w:id="1350260253">
          <w:marLeft w:val="640"/>
          <w:marRight w:val="0"/>
          <w:marTop w:val="0"/>
          <w:marBottom w:val="0"/>
          <w:divBdr>
            <w:top w:val="none" w:sz="0" w:space="0" w:color="auto"/>
            <w:left w:val="none" w:sz="0" w:space="0" w:color="auto"/>
            <w:bottom w:val="none" w:sz="0" w:space="0" w:color="auto"/>
            <w:right w:val="none" w:sz="0" w:space="0" w:color="auto"/>
          </w:divBdr>
        </w:div>
        <w:div w:id="1061559751">
          <w:marLeft w:val="640"/>
          <w:marRight w:val="0"/>
          <w:marTop w:val="0"/>
          <w:marBottom w:val="0"/>
          <w:divBdr>
            <w:top w:val="none" w:sz="0" w:space="0" w:color="auto"/>
            <w:left w:val="none" w:sz="0" w:space="0" w:color="auto"/>
            <w:bottom w:val="none" w:sz="0" w:space="0" w:color="auto"/>
            <w:right w:val="none" w:sz="0" w:space="0" w:color="auto"/>
          </w:divBdr>
        </w:div>
        <w:div w:id="1815023761">
          <w:marLeft w:val="640"/>
          <w:marRight w:val="0"/>
          <w:marTop w:val="0"/>
          <w:marBottom w:val="0"/>
          <w:divBdr>
            <w:top w:val="none" w:sz="0" w:space="0" w:color="auto"/>
            <w:left w:val="none" w:sz="0" w:space="0" w:color="auto"/>
            <w:bottom w:val="none" w:sz="0" w:space="0" w:color="auto"/>
            <w:right w:val="none" w:sz="0" w:space="0" w:color="auto"/>
          </w:divBdr>
        </w:div>
        <w:div w:id="675041254">
          <w:marLeft w:val="640"/>
          <w:marRight w:val="0"/>
          <w:marTop w:val="0"/>
          <w:marBottom w:val="0"/>
          <w:divBdr>
            <w:top w:val="none" w:sz="0" w:space="0" w:color="auto"/>
            <w:left w:val="none" w:sz="0" w:space="0" w:color="auto"/>
            <w:bottom w:val="none" w:sz="0" w:space="0" w:color="auto"/>
            <w:right w:val="none" w:sz="0" w:space="0" w:color="auto"/>
          </w:divBdr>
        </w:div>
        <w:div w:id="1084034315">
          <w:marLeft w:val="640"/>
          <w:marRight w:val="0"/>
          <w:marTop w:val="0"/>
          <w:marBottom w:val="0"/>
          <w:divBdr>
            <w:top w:val="none" w:sz="0" w:space="0" w:color="auto"/>
            <w:left w:val="none" w:sz="0" w:space="0" w:color="auto"/>
            <w:bottom w:val="none" w:sz="0" w:space="0" w:color="auto"/>
            <w:right w:val="none" w:sz="0" w:space="0" w:color="auto"/>
          </w:divBdr>
        </w:div>
        <w:div w:id="1417481370">
          <w:marLeft w:val="640"/>
          <w:marRight w:val="0"/>
          <w:marTop w:val="0"/>
          <w:marBottom w:val="0"/>
          <w:divBdr>
            <w:top w:val="none" w:sz="0" w:space="0" w:color="auto"/>
            <w:left w:val="none" w:sz="0" w:space="0" w:color="auto"/>
            <w:bottom w:val="none" w:sz="0" w:space="0" w:color="auto"/>
            <w:right w:val="none" w:sz="0" w:space="0" w:color="auto"/>
          </w:divBdr>
        </w:div>
        <w:div w:id="1073817345">
          <w:marLeft w:val="640"/>
          <w:marRight w:val="0"/>
          <w:marTop w:val="0"/>
          <w:marBottom w:val="0"/>
          <w:divBdr>
            <w:top w:val="none" w:sz="0" w:space="0" w:color="auto"/>
            <w:left w:val="none" w:sz="0" w:space="0" w:color="auto"/>
            <w:bottom w:val="none" w:sz="0" w:space="0" w:color="auto"/>
            <w:right w:val="none" w:sz="0" w:space="0" w:color="auto"/>
          </w:divBdr>
        </w:div>
        <w:div w:id="306934046">
          <w:marLeft w:val="640"/>
          <w:marRight w:val="0"/>
          <w:marTop w:val="0"/>
          <w:marBottom w:val="0"/>
          <w:divBdr>
            <w:top w:val="none" w:sz="0" w:space="0" w:color="auto"/>
            <w:left w:val="none" w:sz="0" w:space="0" w:color="auto"/>
            <w:bottom w:val="none" w:sz="0" w:space="0" w:color="auto"/>
            <w:right w:val="none" w:sz="0" w:space="0" w:color="auto"/>
          </w:divBdr>
        </w:div>
        <w:div w:id="1763912641">
          <w:marLeft w:val="640"/>
          <w:marRight w:val="0"/>
          <w:marTop w:val="0"/>
          <w:marBottom w:val="0"/>
          <w:divBdr>
            <w:top w:val="none" w:sz="0" w:space="0" w:color="auto"/>
            <w:left w:val="none" w:sz="0" w:space="0" w:color="auto"/>
            <w:bottom w:val="none" w:sz="0" w:space="0" w:color="auto"/>
            <w:right w:val="none" w:sz="0" w:space="0" w:color="auto"/>
          </w:divBdr>
        </w:div>
        <w:div w:id="303433463">
          <w:marLeft w:val="640"/>
          <w:marRight w:val="0"/>
          <w:marTop w:val="0"/>
          <w:marBottom w:val="0"/>
          <w:divBdr>
            <w:top w:val="none" w:sz="0" w:space="0" w:color="auto"/>
            <w:left w:val="none" w:sz="0" w:space="0" w:color="auto"/>
            <w:bottom w:val="none" w:sz="0" w:space="0" w:color="auto"/>
            <w:right w:val="none" w:sz="0" w:space="0" w:color="auto"/>
          </w:divBdr>
        </w:div>
        <w:div w:id="689070910">
          <w:marLeft w:val="640"/>
          <w:marRight w:val="0"/>
          <w:marTop w:val="0"/>
          <w:marBottom w:val="0"/>
          <w:divBdr>
            <w:top w:val="none" w:sz="0" w:space="0" w:color="auto"/>
            <w:left w:val="none" w:sz="0" w:space="0" w:color="auto"/>
            <w:bottom w:val="none" w:sz="0" w:space="0" w:color="auto"/>
            <w:right w:val="none" w:sz="0" w:space="0" w:color="auto"/>
          </w:divBdr>
        </w:div>
        <w:div w:id="54427294">
          <w:marLeft w:val="640"/>
          <w:marRight w:val="0"/>
          <w:marTop w:val="0"/>
          <w:marBottom w:val="0"/>
          <w:divBdr>
            <w:top w:val="none" w:sz="0" w:space="0" w:color="auto"/>
            <w:left w:val="none" w:sz="0" w:space="0" w:color="auto"/>
            <w:bottom w:val="none" w:sz="0" w:space="0" w:color="auto"/>
            <w:right w:val="none" w:sz="0" w:space="0" w:color="auto"/>
          </w:divBdr>
        </w:div>
        <w:div w:id="1847213167">
          <w:marLeft w:val="640"/>
          <w:marRight w:val="0"/>
          <w:marTop w:val="0"/>
          <w:marBottom w:val="0"/>
          <w:divBdr>
            <w:top w:val="none" w:sz="0" w:space="0" w:color="auto"/>
            <w:left w:val="none" w:sz="0" w:space="0" w:color="auto"/>
            <w:bottom w:val="none" w:sz="0" w:space="0" w:color="auto"/>
            <w:right w:val="none" w:sz="0" w:space="0" w:color="auto"/>
          </w:divBdr>
        </w:div>
        <w:div w:id="1194877692">
          <w:marLeft w:val="640"/>
          <w:marRight w:val="0"/>
          <w:marTop w:val="0"/>
          <w:marBottom w:val="0"/>
          <w:divBdr>
            <w:top w:val="none" w:sz="0" w:space="0" w:color="auto"/>
            <w:left w:val="none" w:sz="0" w:space="0" w:color="auto"/>
            <w:bottom w:val="none" w:sz="0" w:space="0" w:color="auto"/>
            <w:right w:val="none" w:sz="0" w:space="0" w:color="auto"/>
          </w:divBdr>
        </w:div>
        <w:div w:id="114909574">
          <w:marLeft w:val="640"/>
          <w:marRight w:val="0"/>
          <w:marTop w:val="0"/>
          <w:marBottom w:val="0"/>
          <w:divBdr>
            <w:top w:val="none" w:sz="0" w:space="0" w:color="auto"/>
            <w:left w:val="none" w:sz="0" w:space="0" w:color="auto"/>
            <w:bottom w:val="none" w:sz="0" w:space="0" w:color="auto"/>
            <w:right w:val="none" w:sz="0" w:space="0" w:color="auto"/>
          </w:divBdr>
        </w:div>
        <w:div w:id="1727948550">
          <w:marLeft w:val="640"/>
          <w:marRight w:val="0"/>
          <w:marTop w:val="0"/>
          <w:marBottom w:val="0"/>
          <w:divBdr>
            <w:top w:val="none" w:sz="0" w:space="0" w:color="auto"/>
            <w:left w:val="none" w:sz="0" w:space="0" w:color="auto"/>
            <w:bottom w:val="none" w:sz="0" w:space="0" w:color="auto"/>
            <w:right w:val="none" w:sz="0" w:space="0" w:color="auto"/>
          </w:divBdr>
        </w:div>
        <w:div w:id="166796807">
          <w:marLeft w:val="640"/>
          <w:marRight w:val="0"/>
          <w:marTop w:val="0"/>
          <w:marBottom w:val="0"/>
          <w:divBdr>
            <w:top w:val="none" w:sz="0" w:space="0" w:color="auto"/>
            <w:left w:val="none" w:sz="0" w:space="0" w:color="auto"/>
            <w:bottom w:val="none" w:sz="0" w:space="0" w:color="auto"/>
            <w:right w:val="none" w:sz="0" w:space="0" w:color="auto"/>
          </w:divBdr>
        </w:div>
        <w:div w:id="174612282">
          <w:marLeft w:val="640"/>
          <w:marRight w:val="0"/>
          <w:marTop w:val="0"/>
          <w:marBottom w:val="0"/>
          <w:divBdr>
            <w:top w:val="none" w:sz="0" w:space="0" w:color="auto"/>
            <w:left w:val="none" w:sz="0" w:space="0" w:color="auto"/>
            <w:bottom w:val="none" w:sz="0" w:space="0" w:color="auto"/>
            <w:right w:val="none" w:sz="0" w:space="0" w:color="auto"/>
          </w:divBdr>
        </w:div>
        <w:div w:id="1818565641">
          <w:marLeft w:val="640"/>
          <w:marRight w:val="0"/>
          <w:marTop w:val="0"/>
          <w:marBottom w:val="0"/>
          <w:divBdr>
            <w:top w:val="none" w:sz="0" w:space="0" w:color="auto"/>
            <w:left w:val="none" w:sz="0" w:space="0" w:color="auto"/>
            <w:bottom w:val="none" w:sz="0" w:space="0" w:color="auto"/>
            <w:right w:val="none" w:sz="0" w:space="0" w:color="auto"/>
          </w:divBdr>
        </w:div>
        <w:div w:id="90859024">
          <w:marLeft w:val="640"/>
          <w:marRight w:val="0"/>
          <w:marTop w:val="0"/>
          <w:marBottom w:val="0"/>
          <w:divBdr>
            <w:top w:val="none" w:sz="0" w:space="0" w:color="auto"/>
            <w:left w:val="none" w:sz="0" w:space="0" w:color="auto"/>
            <w:bottom w:val="none" w:sz="0" w:space="0" w:color="auto"/>
            <w:right w:val="none" w:sz="0" w:space="0" w:color="auto"/>
          </w:divBdr>
        </w:div>
        <w:div w:id="2129659050">
          <w:marLeft w:val="640"/>
          <w:marRight w:val="0"/>
          <w:marTop w:val="0"/>
          <w:marBottom w:val="0"/>
          <w:divBdr>
            <w:top w:val="none" w:sz="0" w:space="0" w:color="auto"/>
            <w:left w:val="none" w:sz="0" w:space="0" w:color="auto"/>
            <w:bottom w:val="none" w:sz="0" w:space="0" w:color="auto"/>
            <w:right w:val="none" w:sz="0" w:space="0" w:color="auto"/>
          </w:divBdr>
        </w:div>
        <w:div w:id="1217157606">
          <w:marLeft w:val="640"/>
          <w:marRight w:val="0"/>
          <w:marTop w:val="0"/>
          <w:marBottom w:val="0"/>
          <w:divBdr>
            <w:top w:val="none" w:sz="0" w:space="0" w:color="auto"/>
            <w:left w:val="none" w:sz="0" w:space="0" w:color="auto"/>
            <w:bottom w:val="none" w:sz="0" w:space="0" w:color="auto"/>
            <w:right w:val="none" w:sz="0" w:space="0" w:color="auto"/>
          </w:divBdr>
        </w:div>
        <w:div w:id="1097169121">
          <w:marLeft w:val="640"/>
          <w:marRight w:val="0"/>
          <w:marTop w:val="0"/>
          <w:marBottom w:val="0"/>
          <w:divBdr>
            <w:top w:val="none" w:sz="0" w:space="0" w:color="auto"/>
            <w:left w:val="none" w:sz="0" w:space="0" w:color="auto"/>
            <w:bottom w:val="none" w:sz="0" w:space="0" w:color="auto"/>
            <w:right w:val="none" w:sz="0" w:space="0" w:color="auto"/>
          </w:divBdr>
        </w:div>
        <w:div w:id="466968542">
          <w:marLeft w:val="640"/>
          <w:marRight w:val="0"/>
          <w:marTop w:val="0"/>
          <w:marBottom w:val="0"/>
          <w:divBdr>
            <w:top w:val="none" w:sz="0" w:space="0" w:color="auto"/>
            <w:left w:val="none" w:sz="0" w:space="0" w:color="auto"/>
            <w:bottom w:val="none" w:sz="0" w:space="0" w:color="auto"/>
            <w:right w:val="none" w:sz="0" w:space="0" w:color="auto"/>
          </w:divBdr>
        </w:div>
        <w:div w:id="1066731604">
          <w:marLeft w:val="640"/>
          <w:marRight w:val="0"/>
          <w:marTop w:val="0"/>
          <w:marBottom w:val="0"/>
          <w:divBdr>
            <w:top w:val="none" w:sz="0" w:space="0" w:color="auto"/>
            <w:left w:val="none" w:sz="0" w:space="0" w:color="auto"/>
            <w:bottom w:val="none" w:sz="0" w:space="0" w:color="auto"/>
            <w:right w:val="none" w:sz="0" w:space="0" w:color="auto"/>
          </w:divBdr>
        </w:div>
        <w:div w:id="379206119">
          <w:marLeft w:val="640"/>
          <w:marRight w:val="0"/>
          <w:marTop w:val="0"/>
          <w:marBottom w:val="0"/>
          <w:divBdr>
            <w:top w:val="none" w:sz="0" w:space="0" w:color="auto"/>
            <w:left w:val="none" w:sz="0" w:space="0" w:color="auto"/>
            <w:bottom w:val="none" w:sz="0" w:space="0" w:color="auto"/>
            <w:right w:val="none" w:sz="0" w:space="0" w:color="auto"/>
          </w:divBdr>
        </w:div>
        <w:div w:id="429355108">
          <w:marLeft w:val="640"/>
          <w:marRight w:val="0"/>
          <w:marTop w:val="0"/>
          <w:marBottom w:val="0"/>
          <w:divBdr>
            <w:top w:val="none" w:sz="0" w:space="0" w:color="auto"/>
            <w:left w:val="none" w:sz="0" w:space="0" w:color="auto"/>
            <w:bottom w:val="none" w:sz="0" w:space="0" w:color="auto"/>
            <w:right w:val="none" w:sz="0" w:space="0" w:color="auto"/>
          </w:divBdr>
        </w:div>
        <w:div w:id="1698963457">
          <w:marLeft w:val="640"/>
          <w:marRight w:val="0"/>
          <w:marTop w:val="0"/>
          <w:marBottom w:val="0"/>
          <w:divBdr>
            <w:top w:val="none" w:sz="0" w:space="0" w:color="auto"/>
            <w:left w:val="none" w:sz="0" w:space="0" w:color="auto"/>
            <w:bottom w:val="none" w:sz="0" w:space="0" w:color="auto"/>
            <w:right w:val="none" w:sz="0" w:space="0" w:color="auto"/>
          </w:divBdr>
        </w:div>
        <w:div w:id="2136367189">
          <w:marLeft w:val="640"/>
          <w:marRight w:val="0"/>
          <w:marTop w:val="0"/>
          <w:marBottom w:val="0"/>
          <w:divBdr>
            <w:top w:val="none" w:sz="0" w:space="0" w:color="auto"/>
            <w:left w:val="none" w:sz="0" w:space="0" w:color="auto"/>
            <w:bottom w:val="none" w:sz="0" w:space="0" w:color="auto"/>
            <w:right w:val="none" w:sz="0" w:space="0" w:color="auto"/>
          </w:divBdr>
        </w:div>
        <w:div w:id="1091195953">
          <w:marLeft w:val="640"/>
          <w:marRight w:val="0"/>
          <w:marTop w:val="0"/>
          <w:marBottom w:val="0"/>
          <w:divBdr>
            <w:top w:val="none" w:sz="0" w:space="0" w:color="auto"/>
            <w:left w:val="none" w:sz="0" w:space="0" w:color="auto"/>
            <w:bottom w:val="none" w:sz="0" w:space="0" w:color="auto"/>
            <w:right w:val="none" w:sz="0" w:space="0" w:color="auto"/>
          </w:divBdr>
        </w:div>
        <w:div w:id="308678344">
          <w:marLeft w:val="640"/>
          <w:marRight w:val="0"/>
          <w:marTop w:val="0"/>
          <w:marBottom w:val="0"/>
          <w:divBdr>
            <w:top w:val="none" w:sz="0" w:space="0" w:color="auto"/>
            <w:left w:val="none" w:sz="0" w:space="0" w:color="auto"/>
            <w:bottom w:val="none" w:sz="0" w:space="0" w:color="auto"/>
            <w:right w:val="none" w:sz="0" w:space="0" w:color="auto"/>
          </w:divBdr>
        </w:div>
        <w:div w:id="376588310">
          <w:marLeft w:val="640"/>
          <w:marRight w:val="0"/>
          <w:marTop w:val="0"/>
          <w:marBottom w:val="0"/>
          <w:divBdr>
            <w:top w:val="none" w:sz="0" w:space="0" w:color="auto"/>
            <w:left w:val="none" w:sz="0" w:space="0" w:color="auto"/>
            <w:bottom w:val="none" w:sz="0" w:space="0" w:color="auto"/>
            <w:right w:val="none" w:sz="0" w:space="0" w:color="auto"/>
          </w:divBdr>
        </w:div>
        <w:div w:id="417411045">
          <w:marLeft w:val="640"/>
          <w:marRight w:val="0"/>
          <w:marTop w:val="0"/>
          <w:marBottom w:val="0"/>
          <w:divBdr>
            <w:top w:val="none" w:sz="0" w:space="0" w:color="auto"/>
            <w:left w:val="none" w:sz="0" w:space="0" w:color="auto"/>
            <w:bottom w:val="none" w:sz="0" w:space="0" w:color="auto"/>
            <w:right w:val="none" w:sz="0" w:space="0" w:color="auto"/>
          </w:divBdr>
        </w:div>
        <w:div w:id="871839195">
          <w:marLeft w:val="640"/>
          <w:marRight w:val="0"/>
          <w:marTop w:val="0"/>
          <w:marBottom w:val="0"/>
          <w:divBdr>
            <w:top w:val="none" w:sz="0" w:space="0" w:color="auto"/>
            <w:left w:val="none" w:sz="0" w:space="0" w:color="auto"/>
            <w:bottom w:val="none" w:sz="0" w:space="0" w:color="auto"/>
            <w:right w:val="none" w:sz="0" w:space="0" w:color="auto"/>
          </w:divBdr>
        </w:div>
        <w:div w:id="2017222971">
          <w:marLeft w:val="640"/>
          <w:marRight w:val="0"/>
          <w:marTop w:val="0"/>
          <w:marBottom w:val="0"/>
          <w:divBdr>
            <w:top w:val="none" w:sz="0" w:space="0" w:color="auto"/>
            <w:left w:val="none" w:sz="0" w:space="0" w:color="auto"/>
            <w:bottom w:val="none" w:sz="0" w:space="0" w:color="auto"/>
            <w:right w:val="none" w:sz="0" w:space="0" w:color="auto"/>
          </w:divBdr>
        </w:div>
        <w:div w:id="1557425847">
          <w:marLeft w:val="640"/>
          <w:marRight w:val="0"/>
          <w:marTop w:val="0"/>
          <w:marBottom w:val="0"/>
          <w:divBdr>
            <w:top w:val="none" w:sz="0" w:space="0" w:color="auto"/>
            <w:left w:val="none" w:sz="0" w:space="0" w:color="auto"/>
            <w:bottom w:val="none" w:sz="0" w:space="0" w:color="auto"/>
            <w:right w:val="none" w:sz="0" w:space="0" w:color="auto"/>
          </w:divBdr>
        </w:div>
        <w:div w:id="1892694815">
          <w:marLeft w:val="640"/>
          <w:marRight w:val="0"/>
          <w:marTop w:val="0"/>
          <w:marBottom w:val="0"/>
          <w:divBdr>
            <w:top w:val="none" w:sz="0" w:space="0" w:color="auto"/>
            <w:left w:val="none" w:sz="0" w:space="0" w:color="auto"/>
            <w:bottom w:val="none" w:sz="0" w:space="0" w:color="auto"/>
            <w:right w:val="none" w:sz="0" w:space="0" w:color="auto"/>
          </w:divBdr>
        </w:div>
        <w:div w:id="254561753">
          <w:marLeft w:val="640"/>
          <w:marRight w:val="0"/>
          <w:marTop w:val="0"/>
          <w:marBottom w:val="0"/>
          <w:divBdr>
            <w:top w:val="none" w:sz="0" w:space="0" w:color="auto"/>
            <w:left w:val="none" w:sz="0" w:space="0" w:color="auto"/>
            <w:bottom w:val="none" w:sz="0" w:space="0" w:color="auto"/>
            <w:right w:val="none" w:sz="0" w:space="0" w:color="auto"/>
          </w:divBdr>
        </w:div>
        <w:div w:id="1628585066">
          <w:marLeft w:val="640"/>
          <w:marRight w:val="0"/>
          <w:marTop w:val="0"/>
          <w:marBottom w:val="0"/>
          <w:divBdr>
            <w:top w:val="none" w:sz="0" w:space="0" w:color="auto"/>
            <w:left w:val="none" w:sz="0" w:space="0" w:color="auto"/>
            <w:bottom w:val="none" w:sz="0" w:space="0" w:color="auto"/>
            <w:right w:val="none" w:sz="0" w:space="0" w:color="auto"/>
          </w:divBdr>
        </w:div>
        <w:div w:id="482892787">
          <w:marLeft w:val="640"/>
          <w:marRight w:val="0"/>
          <w:marTop w:val="0"/>
          <w:marBottom w:val="0"/>
          <w:divBdr>
            <w:top w:val="none" w:sz="0" w:space="0" w:color="auto"/>
            <w:left w:val="none" w:sz="0" w:space="0" w:color="auto"/>
            <w:bottom w:val="none" w:sz="0" w:space="0" w:color="auto"/>
            <w:right w:val="none" w:sz="0" w:space="0" w:color="auto"/>
          </w:divBdr>
        </w:div>
        <w:div w:id="210382450">
          <w:marLeft w:val="640"/>
          <w:marRight w:val="0"/>
          <w:marTop w:val="0"/>
          <w:marBottom w:val="0"/>
          <w:divBdr>
            <w:top w:val="none" w:sz="0" w:space="0" w:color="auto"/>
            <w:left w:val="none" w:sz="0" w:space="0" w:color="auto"/>
            <w:bottom w:val="none" w:sz="0" w:space="0" w:color="auto"/>
            <w:right w:val="none" w:sz="0" w:space="0" w:color="auto"/>
          </w:divBdr>
        </w:div>
        <w:div w:id="1634945606">
          <w:marLeft w:val="640"/>
          <w:marRight w:val="0"/>
          <w:marTop w:val="0"/>
          <w:marBottom w:val="0"/>
          <w:divBdr>
            <w:top w:val="none" w:sz="0" w:space="0" w:color="auto"/>
            <w:left w:val="none" w:sz="0" w:space="0" w:color="auto"/>
            <w:bottom w:val="none" w:sz="0" w:space="0" w:color="auto"/>
            <w:right w:val="none" w:sz="0" w:space="0" w:color="auto"/>
          </w:divBdr>
        </w:div>
        <w:div w:id="837354262">
          <w:marLeft w:val="640"/>
          <w:marRight w:val="0"/>
          <w:marTop w:val="0"/>
          <w:marBottom w:val="0"/>
          <w:divBdr>
            <w:top w:val="none" w:sz="0" w:space="0" w:color="auto"/>
            <w:left w:val="none" w:sz="0" w:space="0" w:color="auto"/>
            <w:bottom w:val="none" w:sz="0" w:space="0" w:color="auto"/>
            <w:right w:val="none" w:sz="0" w:space="0" w:color="auto"/>
          </w:divBdr>
        </w:div>
        <w:div w:id="1596547361">
          <w:marLeft w:val="640"/>
          <w:marRight w:val="0"/>
          <w:marTop w:val="0"/>
          <w:marBottom w:val="0"/>
          <w:divBdr>
            <w:top w:val="none" w:sz="0" w:space="0" w:color="auto"/>
            <w:left w:val="none" w:sz="0" w:space="0" w:color="auto"/>
            <w:bottom w:val="none" w:sz="0" w:space="0" w:color="auto"/>
            <w:right w:val="none" w:sz="0" w:space="0" w:color="auto"/>
          </w:divBdr>
        </w:div>
      </w:divsChild>
    </w:div>
    <w:div w:id="16086458">
      <w:marLeft w:val="640"/>
      <w:marRight w:val="0"/>
      <w:marTop w:val="0"/>
      <w:marBottom w:val="0"/>
      <w:divBdr>
        <w:top w:val="none" w:sz="0" w:space="0" w:color="auto"/>
        <w:left w:val="none" w:sz="0" w:space="0" w:color="auto"/>
        <w:bottom w:val="none" w:sz="0" w:space="0" w:color="auto"/>
        <w:right w:val="none" w:sz="0" w:space="0" w:color="auto"/>
      </w:divBdr>
    </w:div>
    <w:div w:id="16853420">
      <w:marLeft w:val="640"/>
      <w:marRight w:val="0"/>
      <w:marTop w:val="0"/>
      <w:marBottom w:val="0"/>
      <w:divBdr>
        <w:top w:val="none" w:sz="0" w:space="0" w:color="auto"/>
        <w:left w:val="none" w:sz="0" w:space="0" w:color="auto"/>
        <w:bottom w:val="none" w:sz="0" w:space="0" w:color="auto"/>
        <w:right w:val="none" w:sz="0" w:space="0" w:color="auto"/>
      </w:divBdr>
    </w:div>
    <w:div w:id="17707725">
      <w:marLeft w:val="0"/>
      <w:marRight w:val="0"/>
      <w:marTop w:val="0"/>
      <w:marBottom w:val="0"/>
      <w:divBdr>
        <w:top w:val="none" w:sz="0" w:space="0" w:color="auto"/>
        <w:left w:val="none" w:sz="0" w:space="0" w:color="auto"/>
        <w:bottom w:val="none" w:sz="0" w:space="0" w:color="auto"/>
        <w:right w:val="none" w:sz="0" w:space="0" w:color="auto"/>
      </w:divBdr>
    </w:div>
    <w:div w:id="22755137">
      <w:bodyDiv w:val="1"/>
      <w:marLeft w:val="0"/>
      <w:marRight w:val="0"/>
      <w:marTop w:val="0"/>
      <w:marBottom w:val="0"/>
      <w:divBdr>
        <w:top w:val="none" w:sz="0" w:space="0" w:color="auto"/>
        <w:left w:val="none" w:sz="0" w:space="0" w:color="auto"/>
        <w:bottom w:val="none" w:sz="0" w:space="0" w:color="auto"/>
        <w:right w:val="none" w:sz="0" w:space="0" w:color="auto"/>
      </w:divBdr>
      <w:divsChild>
        <w:div w:id="1042753887">
          <w:marLeft w:val="640"/>
          <w:marRight w:val="0"/>
          <w:marTop w:val="0"/>
          <w:marBottom w:val="0"/>
          <w:divBdr>
            <w:top w:val="none" w:sz="0" w:space="0" w:color="auto"/>
            <w:left w:val="none" w:sz="0" w:space="0" w:color="auto"/>
            <w:bottom w:val="none" w:sz="0" w:space="0" w:color="auto"/>
            <w:right w:val="none" w:sz="0" w:space="0" w:color="auto"/>
          </w:divBdr>
        </w:div>
        <w:div w:id="1963147078">
          <w:marLeft w:val="640"/>
          <w:marRight w:val="0"/>
          <w:marTop w:val="0"/>
          <w:marBottom w:val="0"/>
          <w:divBdr>
            <w:top w:val="none" w:sz="0" w:space="0" w:color="auto"/>
            <w:left w:val="none" w:sz="0" w:space="0" w:color="auto"/>
            <w:bottom w:val="none" w:sz="0" w:space="0" w:color="auto"/>
            <w:right w:val="none" w:sz="0" w:space="0" w:color="auto"/>
          </w:divBdr>
        </w:div>
        <w:div w:id="1589773852">
          <w:marLeft w:val="640"/>
          <w:marRight w:val="0"/>
          <w:marTop w:val="0"/>
          <w:marBottom w:val="0"/>
          <w:divBdr>
            <w:top w:val="none" w:sz="0" w:space="0" w:color="auto"/>
            <w:left w:val="none" w:sz="0" w:space="0" w:color="auto"/>
            <w:bottom w:val="none" w:sz="0" w:space="0" w:color="auto"/>
            <w:right w:val="none" w:sz="0" w:space="0" w:color="auto"/>
          </w:divBdr>
        </w:div>
        <w:div w:id="512499865">
          <w:marLeft w:val="640"/>
          <w:marRight w:val="0"/>
          <w:marTop w:val="0"/>
          <w:marBottom w:val="0"/>
          <w:divBdr>
            <w:top w:val="none" w:sz="0" w:space="0" w:color="auto"/>
            <w:left w:val="none" w:sz="0" w:space="0" w:color="auto"/>
            <w:bottom w:val="none" w:sz="0" w:space="0" w:color="auto"/>
            <w:right w:val="none" w:sz="0" w:space="0" w:color="auto"/>
          </w:divBdr>
        </w:div>
        <w:div w:id="111367454">
          <w:marLeft w:val="640"/>
          <w:marRight w:val="0"/>
          <w:marTop w:val="0"/>
          <w:marBottom w:val="0"/>
          <w:divBdr>
            <w:top w:val="none" w:sz="0" w:space="0" w:color="auto"/>
            <w:left w:val="none" w:sz="0" w:space="0" w:color="auto"/>
            <w:bottom w:val="none" w:sz="0" w:space="0" w:color="auto"/>
            <w:right w:val="none" w:sz="0" w:space="0" w:color="auto"/>
          </w:divBdr>
        </w:div>
        <w:div w:id="848301281">
          <w:marLeft w:val="640"/>
          <w:marRight w:val="0"/>
          <w:marTop w:val="0"/>
          <w:marBottom w:val="0"/>
          <w:divBdr>
            <w:top w:val="none" w:sz="0" w:space="0" w:color="auto"/>
            <w:left w:val="none" w:sz="0" w:space="0" w:color="auto"/>
            <w:bottom w:val="none" w:sz="0" w:space="0" w:color="auto"/>
            <w:right w:val="none" w:sz="0" w:space="0" w:color="auto"/>
          </w:divBdr>
        </w:div>
        <w:div w:id="1964455246">
          <w:marLeft w:val="640"/>
          <w:marRight w:val="0"/>
          <w:marTop w:val="0"/>
          <w:marBottom w:val="0"/>
          <w:divBdr>
            <w:top w:val="none" w:sz="0" w:space="0" w:color="auto"/>
            <w:left w:val="none" w:sz="0" w:space="0" w:color="auto"/>
            <w:bottom w:val="none" w:sz="0" w:space="0" w:color="auto"/>
            <w:right w:val="none" w:sz="0" w:space="0" w:color="auto"/>
          </w:divBdr>
        </w:div>
        <w:div w:id="1316951943">
          <w:marLeft w:val="640"/>
          <w:marRight w:val="0"/>
          <w:marTop w:val="0"/>
          <w:marBottom w:val="0"/>
          <w:divBdr>
            <w:top w:val="none" w:sz="0" w:space="0" w:color="auto"/>
            <w:left w:val="none" w:sz="0" w:space="0" w:color="auto"/>
            <w:bottom w:val="none" w:sz="0" w:space="0" w:color="auto"/>
            <w:right w:val="none" w:sz="0" w:space="0" w:color="auto"/>
          </w:divBdr>
        </w:div>
        <w:div w:id="2142765359">
          <w:marLeft w:val="640"/>
          <w:marRight w:val="0"/>
          <w:marTop w:val="0"/>
          <w:marBottom w:val="0"/>
          <w:divBdr>
            <w:top w:val="none" w:sz="0" w:space="0" w:color="auto"/>
            <w:left w:val="none" w:sz="0" w:space="0" w:color="auto"/>
            <w:bottom w:val="none" w:sz="0" w:space="0" w:color="auto"/>
            <w:right w:val="none" w:sz="0" w:space="0" w:color="auto"/>
          </w:divBdr>
        </w:div>
        <w:div w:id="1879199902">
          <w:marLeft w:val="640"/>
          <w:marRight w:val="0"/>
          <w:marTop w:val="0"/>
          <w:marBottom w:val="0"/>
          <w:divBdr>
            <w:top w:val="none" w:sz="0" w:space="0" w:color="auto"/>
            <w:left w:val="none" w:sz="0" w:space="0" w:color="auto"/>
            <w:bottom w:val="none" w:sz="0" w:space="0" w:color="auto"/>
            <w:right w:val="none" w:sz="0" w:space="0" w:color="auto"/>
          </w:divBdr>
        </w:div>
        <w:div w:id="1968853322">
          <w:marLeft w:val="640"/>
          <w:marRight w:val="0"/>
          <w:marTop w:val="0"/>
          <w:marBottom w:val="0"/>
          <w:divBdr>
            <w:top w:val="none" w:sz="0" w:space="0" w:color="auto"/>
            <w:left w:val="none" w:sz="0" w:space="0" w:color="auto"/>
            <w:bottom w:val="none" w:sz="0" w:space="0" w:color="auto"/>
            <w:right w:val="none" w:sz="0" w:space="0" w:color="auto"/>
          </w:divBdr>
        </w:div>
        <w:div w:id="121775684">
          <w:marLeft w:val="640"/>
          <w:marRight w:val="0"/>
          <w:marTop w:val="0"/>
          <w:marBottom w:val="0"/>
          <w:divBdr>
            <w:top w:val="none" w:sz="0" w:space="0" w:color="auto"/>
            <w:left w:val="none" w:sz="0" w:space="0" w:color="auto"/>
            <w:bottom w:val="none" w:sz="0" w:space="0" w:color="auto"/>
            <w:right w:val="none" w:sz="0" w:space="0" w:color="auto"/>
          </w:divBdr>
        </w:div>
        <w:div w:id="555363514">
          <w:marLeft w:val="640"/>
          <w:marRight w:val="0"/>
          <w:marTop w:val="0"/>
          <w:marBottom w:val="0"/>
          <w:divBdr>
            <w:top w:val="none" w:sz="0" w:space="0" w:color="auto"/>
            <w:left w:val="none" w:sz="0" w:space="0" w:color="auto"/>
            <w:bottom w:val="none" w:sz="0" w:space="0" w:color="auto"/>
            <w:right w:val="none" w:sz="0" w:space="0" w:color="auto"/>
          </w:divBdr>
        </w:div>
        <w:div w:id="1854294336">
          <w:marLeft w:val="640"/>
          <w:marRight w:val="0"/>
          <w:marTop w:val="0"/>
          <w:marBottom w:val="0"/>
          <w:divBdr>
            <w:top w:val="none" w:sz="0" w:space="0" w:color="auto"/>
            <w:left w:val="none" w:sz="0" w:space="0" w:color="auto"/>
            <w:bottom w:val="none" w:sz="0" w:space="0" w:color="auto"/>
            <w:right w:val="none" w:sz="0" w:space="0" w:color="auto"/>
          </w:divBdr>
        </w:div>
        <w:div w:id="1877304522">
          <w:marLeft w:val="640"/>
          <w:marRight w:val="0"/>
          <w:marTop w:val="0"/>
          <w:marBottom w:val="0"/>
          <w:divBdr>
            <w:top w:val="none" w:sz="0" w:space="0" w:color="auto"/>
            <w:left w:val="none" w:sz="0" w:space="0" w:color="auto"/>
            <w:bottom w:val="none" w:sz="0" w:space="0" w:color="auto"/>
            <w:right w:val="none" w:sz="0" w:space="0" w:color="auto"/>
          </w:divBdr>
        </w:div>
        <w:div w:id="1079057937">
          <w:marLeft w:val="640"/>
          <w:marRight w:val="0"/>
          <w:marTop w:val="0"/>
          <w:marBottom w:val="0"/>
          <w:divBdr>
            <w:top w:val="none" w:sz="0" w:space="0" w:color="auto"/>
            <w:left w:val="none" w:sz="0" w:space="0" w:color="auto"/>
            <w:bottom w:val="none" w:sz="0" w:space="0" w:color="auto"/>
            <w:right w:val="none" w:sz="0" w:space="0" w:color="auto"/>
          </w:divBdr>
        </w:div>
        <w:div w:id="163866244">
          <w:marLeft w:val="640"/>
          <w:marRight w:val="0"/>
          <w:marTop w:val="0"/>
          <w:marBottom w:val="0"/>
          <w:divBdr>
            <w:top w:val="none" w:sz="0" w:space="0" w:color="auto"/>
            <w:left w:val="none" w:sz="0" w:space="0" w:color="auto"/>
            <w:bottom w:val="none" w:sz="0" w:space="0" w:color="auto"/>
            <w:right w:val="none" w:sz="0" w:space="0" w:color="auto"/>
          </w:divBdr>
        </w:div>
        <w:div w:id="1365906690">
          <w:marLeft w:val="640"/>
          <w:marRight w:val="0"/>
          <w:marTop w:val="0"/>
          <w:marBottom w:val="0"/>
          <w:divBdr>
            <w:top w:val="none" w:sz="0" w:space="0" w:color="auto"/>
            <w:left w:val="none" w:sz="0" w:space="0" w:color="auto"/>
            <w:bottom w:val="none" w:sz="0" w:space="0" w:color="auto"/>
            <w:right w:val="none" w:sz="0" w:space="0" w:color="auto"/>
          </w:divBdr>
        </w:div>
        <w:div w:id="894855539">
          <w:marLeft w:val="640"/>
          <w:marRight w:val="0"/>
          <w:marTop w:val="0"/>
          <w:marBottom w:val="0"/>
          <w:divBdr>
            <w:top w:val="none" w:sz="0" w:space="0" w:color="auto"/>
            <w:left w:val="none" w:sz="0" w:space="0" w:color="auto"/>
            <w:bottom w:val="none" w:sz="0" w:space="0" w:color="auto"/>
            <w:right w:val="none" w:sz="0" w:space="0" w:color="auto"/>
          </w:divBdr>
        </w:div>
        <w:div w:id="807473115">
          <w:marLeft w:val="640"/>
          <w:marRight w:val="0"/>
          <w:marTop w:val="0"/>
          <w:marBottom w:val="0"/>
          <w:divBdr>
            <w:top w:val="none" w:sz="0" w:space="0" w:color="auto"/>
            <w:left w:val="none" w:sz="0" w:space="0" w:color="auto"/>
            <w:bottom w:val="none" w:sz="0" w:space="0" w:color="auto"/>
            <w:right w:val="none" w:sz="0" w:space="0" w:color="auto"/>
          </w:divBdr>
        </w:div>
        <w:div w:id="314528752">
          <w:marLeft w:val="640"/>
          <w:marRight w:val="0"/>
          <w:marTop w:val="0"/>
          <w:marBottom w:val="0"/>
          <w:divBdr>
            <w:top w:val="none" w:sz="0" w:space="0" w:color="auto"/>
            <w:left w:val="none" w:sz="0" w:space="0" w:color="auto"/>
            <w:bottom w:val="none" w:sz="0" w:space="0" w:color="auto"/>
            <w:right w:val="none" w:sz="0" w:space="0" w:color="auto"/>
          </w:divBdr>
        </w:div>
        <w:div w:id="937835954">
          <w:marLeft w:val="640"/>
          <w:marRight w:val="0"/>
          <w:marTop w:val="0"/>
          <w:marBottom w:val="0"/>
          <w:divBdr>
            <w:top w:val="none" w:sz="0" w:space="0" w:color="auto"/>
            <w:left w:val="none" w:sz="0" w:space="0" w:color="auto"/>
            <w:bottom w:val="none" w:sz="0" w:space="0" w:color="auto"/>
            <w:right w:val="none" w:sz="0" w:space="0" w:color="auto"/>
          </w:divBdr>
        </w:div>
        <w:div w:id="614169703">
          <w:marLeft w:val="640"/>
          <w:marRight w:val="0"/>
          <w:marTop w:val="0"/>
          <w:marBottom w:val="0"/>
          <w:divBdr>
            <w:top w:val="none" w:sz="0" w:space="0" w:color="auto"/>
            <w:left w:val="none" w:sz="0" w:space="0" w:color="auto"/>
            <w:bottom w:val="none" w:sz="0" w:space="0" w:color="auto"/>
            <w:right w:val="none" w:sz="0" w:space="0" w:color="auto"/>
          </w:divBdr>
        </w:div>
        <w:div w:id="736905100">
          <w:marLeft w:val="640"/>
          <w:marRight w:val="0"/>
          <w:marTop w:val="0"/>
          <w:marBottom w:val="0"/>
          <w:divBdr>
            <w:top w:val="none" w:sz="0" w:space="0" w:color="auto"/>
            <w:left w:val="none" w:sz="0" w:space="0" w:color="auto"/>
            <w:bottom w:val="none" w:sz="0" w:space="0" w:color="auto"/>
            <w:right w:val="none" w:sz="0" w:space="0" w:color="auto"/>
          </w:divBdr>
        </w:div>
        <w:div w:id="294413058">
          <w:marLeft w:val="640"/>
          <w:marRight w:val="0"/>
          <w:marTop w:val="0"/>
          <w:marBottom w:val="0"/>
          <w:divBdr>
            <w:top w:val="none" w:sz="0" w:space="0" w:color="auto"/>
            <w:left w:val="none" w:sz="0" w:space="0" w:color="auto"/>
            <w:bottom w:val="none" w:sz="0" w:space="0" w:color="auto"/>
            <w:right w:val="none" w:sz="0" w:space="0" w:color="auto"/>
          </w:divBdr>
        </w:div>
        <w:div w:id="996616155">
          <w:marLeft w:val="640"/>
          <w:marRight w:val="0"/>
          <w:marTop w:val="0"/>
          <w:marBottom w:val="0"/>
          <w:divBdr>
            <w:top w:val="none" w:sz="0" w:space="0" w:color="auto"/>
            <w:left w:val="none" w:sz="0" w:space="0" w:color="auto"/>
            <w:bottom w:val="none" w:sz="0" w:space="0" w:color="auto"/>
            <w:right w:val="none" w:sz="0" w:space="0" w:color="auto"/>
          </w:divBdr>
        </w:div>
        <w:div w:id="884290178">
          <w:marLeft w:val="640"/>
          <w:marRight w:val="0"/>
          <w:marTop w:val="0"/>
          <w:marBottom w:val="0"/>
          <w:divBdr>
            <w:top w:val="none" w:sz="0" w:space="0" w:color="auto"/>
            <w:left w:val="none" w:sz="0" w:space="0" w:color="auto"/>
            <w:bottom w:val="none" w:sz="0" w:space="0" w:color="auto"/>
            <w:right w:val="none" w:sz="0" w:space="0" w:color="auto"/>
          </w:divBdr>
        </w:div>
        <w:div w:id="2010985740">
          <w:marLeft w:val="640"/>
          <w:marRight w:val="0"/>
          <w:marTop w:val="0"/>
          <w:marBottom w:val="0"/>
          <w:divBdr>
            <w:top w:val="none" w:sz="0" w:space="0" w:color="auto"/>
            <w:left w:val="none" w:sz="0" w:space="0" w:color="auto"/>
            <w:bottom w:val="none" w:sz="0" w:space="0" w:color="auto"/>
            <w:right w:val="none" w:sz="0" w:space="0" w:color="auto"/>
          </w:divBdr>
        </w:div>
        <w:div w:id="1051152080">
          <w:marLeft w:val="640"/>
          <w:marRight w:val="0"/>
          <w:marTop w:val="0"/>
          <w:marBottom w:val="0"/>
          <w:divBdr>
            <w:top w:val="none" w:sz="0" w:space="0" w:color="auto"/>
            <w:left w:val="none" w:sz="0" w:space="0" w:color="auto"/>
            <w:bottom w:val="none" w:sz="0" w:space="0" w:color="auto"/>
            <w:right w:val="none" w:sz="0" w:space="0" w:color="auto"/>
          </w:divBdr>
        </w:div>
        <w:div w:id="700665498">
          <w:marLeft w:val="640"/>
          <w:marRight w:val="0"/>
          <w:marTop w:val="0"/>
          <w:marBottom w:val="0"/>
          <w:divBdr>
            <w:top w:val="none" w:sz="0" w:space="0" w:color="auto"/>
            <w:left w:val="none" w:sz="0" w:space="0" w:color="auto"/>
            <w:bottom w:val="none" w:sz="0" w:space="0" w:color="auto"/>
            <w:right w:val="none" w:sz="0" w:space="0" w:color="auto"/>
          </w:divBdr>
        </w:div>
        <w:div w:id="1444764003">
          <w:marLeft w:val="640"/>
          <w:marRight w:val="0"/>
          <w:marTop w:val="0"/>
          <w:marBottom w:val="0"/>
          <w:divBdr>
            <w:top w:val="none" w:sz="0" w:space="0" w:color="auto"/>
            <w:left w:val="none" w:sz="0" w:space="0" w:color="auto"/>
            <w:bottom w:val="none" w:sz="0" w:space="0" w:color="auto"/>
            <w:right w:val="none" w:sz="0" w:space="0" w:color="auto"/>
          </w:divBdr>
        </w:div>
        <w:div w:id="215363630">
          <w:marLeft w:val="640"/>
          <w:marRight w:val="0"/>
          <w:marTop w:val="0"/>
          <w:marBottom w:val="0"/>
          <w:divBdr>
            <w:top w:val="none" w:sz="0" w:space="0" w:color="auto"/>
            <w:left w:val="none" w:sz="0" w:space="0" w:color="auto"/>
            <w:bottom w:val="none" w:sz="0" w:space="0" w:color="auto"/>
            <w:right w:val="none" w:sz="0" w:space="0" w:color="auto"/>
          </w:divBdr>
        </w:div>
        <w:div w:id="1461730705">
          <w:marLeft w:val="640"/>
          <w:marRight w:val="0"/>
          <w:marTop w:val="0"/>
          <w:marBottom w:val="0"/>
          <w:divBdr>
            <w:top w:val="none" w:sz="0" w:space="0" w:color="auto"/>
            <w:left w:val="none" w:sz="0" w:space="0" w:color="auto"/>
            <w:bottom w:val="none" w:sz="0" w:space="0" w:color="auto"/>
            <w:right w:val="none" w:sz="0" w:space="0" w:color="auto"/>
          </w:divBdr>
        </w:div>
        <w:div w:id="2061856703">
          <w:marLeft w:val="640"/>
          <w:marRight w:val="0"/>
          <w:marTop w:val="0"/>
          <w:marBottom w:val="0"/>
          <w:divBdr>
            <w:top w:val="none" w:sz="0" w:space="0" w:color="auto"/>
            <w:left w:val="none" w:sz="0" w:space="0" w:color="auto"/>
            <w:bottom w:val="none" w:sz="0" w:space="0" w:color="auto"/>
            <w:right w:val="none" w:sz="0" w:space="0" w:color="auto"/>
          </w:divBdr>
        </w:div>
        <w:div w:id="10037275">
          <w:marLeft w:val="640"/>
          <w:marRight w:val="0"/>
          <w:marTop w:val="0"/>
          <w:marBottom w:val="0"/>
          <w:divBdr>
            <w:top w:val="none" w:sz="0" w:space="0" w:color="auto"/>
            <w:left w:val="none" w:sz="0" w:space="0" w:color="auto"/>
            <w:bottom w:val="none" w:sz="0" w:space="0" w:color="auto"/>
            <w:right w:val="none" w:sz="0" w:space="0" w:color="auto"/>
          </w:divBdr>
        </w:div>
        <w:div w:id="479149878">
          <w:marLeft w:val="640"/>
          <w:marRight w:val="0"/>
          <w:marTop w:val="0"/>
          <w:marBottom w:val="0"/>
          <w:divBdr>
            <w:top w:val="none" w:sz="0" w:space="0" w:color="auto"/>
            <w:left w:val="none" w:sz="0" w:space="0" w:color="auto"/>
            <w:bottom w:val="none" w:sz="0" w:space="0" w:color="auto"/>
            <w:right w:val="none" w:sz="0" w:space="0" w:color="auto"/>
          </w:divBdr>
        </w:div>
        <w:div w:id="577446289">
          <w:marLeft w:val="640"/>
          <w:marRight w:val="0"/>
          <w:marTop w:val="0"/>
          <w:marBottom w:val="0"/>
          <w:divBdr>
            <w:top w:val="none" w:sz="0" w:space="0" w:color="auto"/>
            <w:left w:val="none" w:sz="0" w:space="0" w:color="auto"/>
            <w:bottom w:val="none" w:sz="0" w:space="0" w:color="auto"/>
            <w:right w:val="none" w:sz="0" w:space="0" w:color="auto"/>
          </w:divBdr>
        </w:div>
        <w:div w:id="1293025931">
          <w:marLeft w:val="640"/>
          <w:marRight w:val="0"/>
          <w:marTop w:val="0"/>
          <w:marBottom w:val="0"/>
          <w:divBdr>
            <w:top w:val="none" w:sz="0" w:space="0" w:color="auto"/>
            <w:left w:val="none" w:sz="0" w:space="0" w:color="auto"/>
            <w:bottom w:val="none" w:sz="0" w:space="0" w:color="auto"/>
            <w:right w:val="none" w:sz="0" w:space="0" w:color="auto"/>
          </w:divBdr>
        </w:div>
        <w:div w:id="1473476557">
          <w:marLeft w:val="640"/>
          <w:marRight w:val="0"/>
          <w:marTop w:val="0"/>
          <w:marBottom w:val="0"/>
          <w:divBdr>
            <w:top w:val="none" w:sz="0" w:space="0" w:color="auto"/>
            <w:left w:val="none" w:sz="0" w:space="0" w:color="auto"/>
            <w:bottom w:val="none" w:sz="0" w:space="0" w:color="auto"/>
            <w:right w:val="none" w:sz="0" w:space="0" w:color="auto"/>
          </w:divBdr>
        </w:div>
        <w:div w:id="1358310219">
          <w:marLeft w:val="640"/>
          <w:marRight w:val="0"/>
          <w:marTop w:val="0"/>
          <w:marBottom w:val="0"/>
          <w:divBdr>
            <w:top w:val="none" w:sz="0" w:space="0" w:color="auto"/>
            <w:left w:val="none" w:sz="0" w:space="0" w:color="auto"/>
            <w:bottom w:val="none" w:sz="0" w:space="0" w:color="auto"/>
            <w:right w:val="none" w:sz="0" w:space="0" w:color="auto"/>
          </w:divBdr>
        </w:div>
        <w:div w:id="477843223">
          <w:marLeft w:val="640"/>
          <w:marRight w:val="0"/>
          <w:marTop w:val="0"/>
          <w:marBottom w:val="0"/>
          <w:divBdr>
            <w:top w:val="none" w:sz="0" w:space="0" w:color="auto"/>
            <w:left w:val="none" w:sz="0" w:space="0" w:color="auto"/>
            <w:bottom w:val="none" w:sz="0" w:space="0" w:color="auto"/>
            <w:right w:val="none" w:sz="0" w:space="0" w:color="auto"/>
          </w:divBdr>
        </w:div>
        <w:div w:id="1059942809">
          <w:marLeft w:val="640"/>
          <w:marRight w:val="0"/>
          <w:marTop w:val="0"/>
          <w:marBottom w:val="0"/>
          <w:divBdr>
            <w:top w:val="none" w:sz="0" w:space="0" w:color="auto"/>
            <w:left w:val="none" w:sz="0" w:space="0" w:color="auto"/>
            <w:bottom w:val="none" w:sz="0" w:space="0" w:color="auto"/>
            <w:right w:val="none" w:sz="0" w:space="0" w:color="auto"/>
          </w:divBdr>
        </w:div>
        <w:div w:id="1156725356">
          <w:marLeft w:val="640"/>
          <w:marRight w:val="0"/>
          <w:marTop w:val="0"/>
          <w:marBottom w:val="0"/>
          <w:divBdr>
            <w:top w:val="none" w:sz="0" w:space="0" w:color="auto"/>
            <w:left w:val="none" w:sz="0" w:space="0" w:color="auto"/>
            <w:bottom w:val="none" w:sz="0" w:space="0" w:color="auto"/>
            <w:right w:val="none" w:sz="0" w:space="0" w:color="auto"/>
          </w:divBdr>
        </w:div>
        <w:div w:id="14425270">
          <w:marLeft w:val="640"/>
          <w:marRight w:val="0"/>
          <w:marTop w:val="0"/>
          <w:marBottom w:val="0"/>
          <w:divBdr>
            <w:top w:val="none" w:sz="0" w:space="0" w:color="auto"/>
            <w:left w:val="none" w:sz="0" w:space="0" w:color="auto"/>
            <w:bottom w:val="none" w:sz="0" w:space="0" w:color="auto"/>
            <w:right w:val="none" w:sz="0" w:space="0" w:color="auto"/>
          </w:divBdr>
        </w:div>
        <w:div w:id="2056391933">
          <w:marLeft w:val="640"/>
          <w:marRight w:val="0"/>
          <w:marTop w:val="0"/>
          <w:marBottom w:val="0"/>
          <w:divBdr>
            <w:top w:val="none" w:sz="0" w:space="0" w:color="auto"/>
            <w:left w:val="none" w:sz="0" w:space="0" w:color="auto"/>
            <w:bottom w:val="none" w:sz="0" w:space="0" w:color="auto"/>
            <w:right w:val="none" w:sz="0" w:space="0" w:color="auto"/>
          </w:divBdr>
        </w:div>
        <w:div w:id="88354154">
          <w:marLeft w:val="640"/>
          <w:marRight w:val="0"/>
          <w:marTop w:val="0"/>
          <w:marBottom w:val="0"/>
          <w:divBdr>
            <w:top w:val="none" w:sz="0" w:space="0" w:color="auto"/>
            <w:left w:val="none" w:sz="0" w:space="0" w:color="auto"/>
            <w:bottom w:val="none" w:sz="0" w:space="0" w:color="auto"/>
            <w:right w:val="none" w:sz="0" w:space="0" w:color="auto"/>
          </w:divBdr>
        </w:div>
        <w:div w:id="1757440177">
          <w:marLeft w:val="640"/>
          <w:marRight w:val="0"/>
          <w:marTop w:val="0"/>
          <w:marBottom w:val="0"/>
          <w:divBdr>
            <w:top w:val="none" w:sz="0" w:space="0" w:color="auto"/>
            <w:left w:val="none" w:sz="0" w:space="0" w:color="auto"/>
            <w:bottom w:val="none" w:sz="0" w:space="0" w:color="auto"/>
            <w:right w:val="none" w:sz="0" w:space="0" w:color="auto"/>
          </w:divBdr>
        </w:div>
        <w:div w:id="511258141">
          <w:marLeft w:val="640"/>
          <w:marRight w:val="0"/>
          <w:marTop w:val="0"/>
          <w:marBottom w:val="0"/>
          <w:divBdr>
            <w:top w:val="none" w:sz="0" w:space="0" w:color="auto"/>
            <w:left w:val="none" w:sz="0" w:space="0" w:color="auto"/>
            <w:bottom w:val="none" w:sz="0" w:space="0" w:color="auto"/>
            <w:right w:val="none" w:sz="0" w:space="0" w:color="auto"/>
          </w:divBdr>
        </w:div>
        <w:div w:id="261650240">
          <w:marLeft w:val="640"/>
          <w:marRight w:val="0"/>
          <w:marTop w:val="0"/>
          <w:marBottom w:val="0"/>
          <w:divBdr>
            <w:top w:val="none" w:sz="0" w:space="0" w:color="auto"/>
            <w:left w:val="none" w:sz="0" w:space="0" w:color="auto"/>
            <w:bottom w:val="none" w:sz="0" w:space="0" w:color="auto"/>
            <w:right w:val="none" w:sz="0" w:space="0" w:color="auto"/>
          </w:divBdr>
        </w:div>
        <w:div w:id="1918200641">
          <w:marLeft w:val="640"/>
          <w:marRight w:val="0"/>
          <w:marTop w:val="0"/>
          <w:marBottom w:val="0"/>
          <w:divBdr>
            <w:top w:val="none" w:sz="0" w:space="0" w:color="auto"/>
            <w:left w:val="none" w:sz="0" w:space="0" w:color="auto"/>
            <w:bottom w:val="none" w:sz="0" w:space="0" w:color="auto"/>
            <w:right w:val="none" w:sz="0" w:space="0" w:color="auto"/>
          </w:divBdr>
        </w:div>
        <w:div w:id="502821015">
          <w:marLeft w:val="640"/>
          <w:marRight w:val="0"/>
          <w:marTop w:val="0"/>
          <w:marBottom w:val="0"/>
          <w:divBdr>
            <w:top w:val="none" w:sz="0" w:space="0" w:color="auto"/>
            <w:left w:val="none" w:sz="0" w:space="0" w:color="auto"/>
            <w:bottom w:val="none" w:sz="0" w:space="0" w:color="auto"/>
            <w:right w:val="none" w:sz="0" w:space="0" w:color="auto"/>
          </w:divBdr>
        </w:div>
      </w:divsChild>
    </w:div>
    <w:div w:id="23020584">
      <w:marLeft w:val="640"/>
      <w:marRight w:val="0"/>
      <w:marTop w:val="0"/>
      <w:marBottom w:val="0"/>
      <w:divBdr>
        <w:top w:val="none" w:sz="0" w:space="0" w:color="auto"/>
        <w:left w:val="none" w:sz="0" w:space="0" w:color="auto"/>
        <w:bottom w:val="none" w:sz="0" w:space="0" w:color="auto"/>
        <w:right w:val="none" w:sz="0" w:space="0" w:color="auto"/>
      </w:divBdr>
    </w:div>
    <w:div w:id="24185189">
      <w:marLeft w:val="0"/>
      <w:marRight w:val="0"/>
      <w:marTop w:val="0"/>
      <w:marBottom w:val="0"/>
      <w:divBdr>
        <w:top w:val="none" w:sz="0" w:space="0" w:color="auto"/>
        <w:left w:val="none" w:sz="0" w:space="0" w:color="auto"/>
        <w:bottom w:val="none" w:sz="0" w:space="0" w:color="auto"/>
        <w:right w:val="none" w:sz="0" w:space="0" w:color="auto"/>
      </w:divBdr>
    </w:div>
    <w:div w:id="24840649">
      <w:marLeft w:val="0"/>
      <w:marRight w:val="0"/>
      <w:marTop w:val="0"/>
      <w:marBottom w:val="0"/>
      <w:divBdr>
        <w:top w:val="none" w:sz="0" w:space="0" w:color="auto"/>
        <w:left w:val="none" w:sz="0" w:space="0" w:color="auto"/>
        <w:bottom w:val="none" w:sz="0" w:space="0" w:color="auto"/>
        <w:right w:val="none" w:sz="0" w:space="0" w:color="auto"/>
      </w:divBdr>
    </w:div>
    <w:div w:id="28846437">
      <w:bodyDiv w:val="1"/>
      <w:marLeft w:val="0"/>
      <w:marRight w:val="0"/>
      <w:marTop w:val="0"/>
      <w:marBottom w:val="0"/>
      <w:divBdr>
        <w:top w:val="none" w:sz="0" w:space="0" w:color="auto"/>
        <w:left w:val="none" w:sz="0" w:space="0" w:color="auto"/>
        <w:bottom w:val="none" w:sz="0" w:space="0" w:color="auto"/>
        <w:right w:val="none" w:sz="0" w:space="0" w:color="auto"/>
      </w:divBdr>
    </w:div>
    <w:div w:id="29453107">
      <w:marLeft w:val="640"/>
      <w:marRight w:val="0"/>
      <w:marTop w:val="0"/>
      <w:marBottom w:val="0"/>
      <w:divBdr>
        <w:top w:val="none" w:sz="0" w:space="0" w:color="auto"/>
        <w:left w:val="none" w:sz="0" w:space="0" w:color="auto"/>
        <w:bottom w:val="none" w:sz="0" w:space="0" w:color="auto"/>
        <w:right w:val="none" w:sz="0" w:space="0" w:color="auto"/>
      </w:divBdr>
    </w:div>
    <w:div w:id="29692970">
      <w:bodyDiv w:val="1"/>
      <w:marLeft w:val="0"/>
      <w:marRight w:val="0"/>
      <w:marTop w:val="0"/>
      <w:marBottom w:val="0"/>
      <w:divBdr>
        <w:top w:val="none" w:sz="0" w:space="0" w:color="auto"/>
        <w:left w:val="none" w:sz="0" w:space="0" w:color="auto"/>
        <w:bottom w:val="none" w:sz="0" w:space="0" w:color="auto"/>
        <w:right w:val="none" w:sz="0" w:space="0" w:color="auto"/>
      </w:divBdr>
      <w:divsChild>
        <w:div w:id="38284709">
          <w:marLeft w:val="640"/>
          <w:marRight w:val="0"/>
          <w:marTop w:val="0"/>
          <w:marBottom w:val="0"/>
          <w:divBdr>
            <w:top w:val="none" w:sz="0" w:space="0" w:color="auto"/>
            <w:left w:val="none" w:sz="0" w:space="0" w:color="auto"/>
            <w:bottom w:val="none" w:sz="0" w:space="0" w:color="auto"/>
            <w:right w:val="none" w:sz="0" w:space="0" w:color="auto"/>
          </w:divBdr>
        </w:div>
        <w:div w:id="69931042">
          <w:marLeft w:val="640"/>
          <w:marRight w:val="0"/>
          <w:marTop w:val="0"/>
          <w:marBottom w:val="0"/>
          <w:divBdr>
            <w:top w:val="none" w:sz="0" w:space="0" w:color="auto"/>
            <w:left w:val="none" w:sz="0" w:space="0" w:color="auto"/>
            <w:bottom w:val="none" w:sz="0" w:space="0" w:color="auto"/>
            <w:right w:val="none" w:sz="0" w:space="0" w:color="auto"/>
          </w:divBdr>
        </w:div>
        <w:div w:id="120272700">
          <w:marLeft w:val="640"/>
          <w:marRight w:val="0"/>
          <w:marTop w:val="0"/>
          <w:marBottom w:val="0"/>
          <w:divBdr>
            <w:top w:val="none" w:sz="0" w:space="0" w:color="auto"/>
            <w:left w:val="none" w:sz="0" w:space="0" w:color="auto"/>
            <w:bottom w:val="none" w:sz="0" w:space="0" w:color="auto"/>
            <w:right w:val="none" w:sz="0" w:space="0" w:color="auto"/>
          </w:divBdr>
        </w:div>
        <w:div w:id="121772337">
          <w:marLeft w:val="640"/>
          <w:marRight w:val="0"/>
          <w:marTop w:val="0"/>
          <w:marBottom w:val="0"/>
          <w:divBdr>
            <w:top w:val="none" w:sz="0" w:space="0" w:color="auto"/>
            <w:left w:val="none" w:sz="0" w:space="0" w:color="auto"/>
            <w:bottom w:val="none" w:sz="0" w:space="0" w:color="auto"/>
            <w:right w:val="none" w:sz="0" w:space="0" w:color="auto"/>
          </w:divBdr>
        </w:div>
        <w:div w:id="145826876">
          <w:marLeft w:val="640"/>
          <w:marRight w:val="0"/>
          <w:marTop w:val="0"/>
          <w:marBottom w:val="0"/>
          <w:divBdr>
            <w:top w:val="none" w:sz="0" w:space="0" w:color="auto"/>
            <w:left w:val="none" w:sz="0" w:space="0" w:color="auto"/>
            <w:bottom w:val="none" w:sz="0" w:space="0" w:color="auto"/>
            <w:right w:val="none" w:sz="0" w:space="0" w:color="auto"/>
          </w:divBdr>
        </w:div>
        <w:div w:id="202986143">
          <w:marLeft w:val="640"/>
          <w:marRight w:val="0"/>
          <w:marTop w:val="0"/>
          <w:marBottom w:val="0"/>
          <w:divBdr>
            <w:top w:val="none" w:sz="0" w:space="0" w:color="auto"/>
            <w:left w:val="none" w:sz="0" w:space="0" w:color="auto"/>
            <w:bottom w:val="none" w:sz="0" w:space="0" w:color="auto"/>
            <w:right w:val="none" w:sz="0" w:space="0" w:color="auto"/>
          </w:divBdr>
        </w:div>
        <w:div w:id="213738944">
          <w:marLeft w:val="640"/>
          <w:marRight w:val="0"/>
          <w:marTop w:val="0"/>
          <w:marBottom w:val="0"/>
          <w:divBdr>
            <w:top w:val="none" w:sz="0" w:space="0" w:color="auto"/>
            <w:left w:val="none" w:sz="0" w:space="0" w:color="auto"/>
            <w:bottom w:val="none" w:sz="0" w:space="0" w:color="auto"/>
            <w:right w:val="none" w:sz="0" w:space="0" w:color="auto"/>
          </w:divBdr>
        </w:div>
        <w:div w:id="231351690">
          <w:marLeft w:val="640"/>
          <w:marRight w:val="0"/>
          <w:marTop w:val="0"/>
          <w:marBottom w:val="0"/>
          <w:divBdr>
            <w:top w:val="none" w:sz="0" w:space="0" w:color="auto"/>
            <w:left w:val="none" w:sz="0" w:space="0" w:color="auto"/>
            <w:bottom w:val="none" w:sz="0" w:space="0" w:color="auto"/>
            <w:right w:val="none" w:sz="0" w:space="0" w:color="auto"/>
          </w:divBdr>
        </w:div>
        <w:div w:id="243344018">
          <w:marLeft w:val="640"/>
          <w:marRight w:val="0"/>
          <w:marTop w:val="0"/>
          <w:marBottom w:val="0"/>
          <w:divBdr>
            <w:top w:val="none" w:sz="0" w:space="0" w:color="auto"/>
            <w:left w:val="none" w:sz="0" w:space="0" w:color="auto"/>
            <w:bottom w:val="none" w:sz="0" w:space="0" w:color="auto"/>
            <w:right w:val="none" w:sz="0" w:space="0" w:color="auto"/>
          </w:divBdr>
        </w:div>
        <w:div w:id="261764586">
          <w:marLeft w:val="640"/>
          <w:marRight w:val="0"/>
          <w:marTop w:val="0"/>
          <w:marBottom w:val="0"/>
          <w:divBdr>
            <w:top w:val="none" w:sz="0" w:space="0" w:color="auto"/>
            <w:left w:val="none" w:sz="0" w:space="0" w:color="auto"/>
            <w:bottom w:val="none" w:sz="0" w:space="0" w:color="auto"/>
            <w:right w:val="none" w:sz="0" w:space="0" w:color="auto"/>
          </w:divBdr>
        </w:div>
        <w:div w:id="284965976">
          <w:marLeft w:val="640"/>
          <w:marRight w:val="0"/>
          <w:marTop w:val="0"/>
          <w:marBottom w:val="0"/>
          <w:divBdr>
            <w:top w:val="none" w:sz="0" w:space="0" w:color="auto"/>
            <w:left w:val="none" w:sz="0" w:space="0" w:color="auto"/>
            <w:bottom w:val="none" w:sz="0" w:space="0" w:color="auto"/>
            <w:right w:val="none" w:sz="0" w:space="0" w:color="auto"/>
          </w:divBdr>
        </w:div>
        <w:div w:id="293948139">
          <w:marLeft w:val="640"/>
          <w:marRight w:val="0"/>
          <w:marTop w:val="0"/>
          <w:marBottom w:val="0"/>
          <w:divBdr>
            <w:top w:val="none" w:sz="0" w:space="0" w:color="auto"/>
            <w:left w:val="none" w:sz="0" w:space="0" w:color="auto"/>
            <w:bottom w:val="none" w:sz="0" w:space="0" w:color="auto"/>
            <w:right w:val="none" w:sz="0" w:space="0" w:color="auto"/>
          </w:divBdr>
        </w:div>
        <w:div w:id="324935190">
          <w:marLeft w:val="640"/>
          <w:marRight w:val="0"/>
          <w:marTop w:val="0"/>
          <w:marBottom w:val="0"/>
          <w:divBdr>
            <w:top w:val="none" w:sz="0" w:space="0" w:color="auto"/>
            <w:left w:val="none" w:sz="0" w:space="0" w:color="auto"/>
            <w:bottom w:val="none" w:sz="0" w:space="0" w:color="auto"/>
            <w:right w:val="none" w:sz="0" w:space="0" w:color="auto"/>
          </w:divBdr>
        </w:div>
        <w:div w:id="383800745">
          <w:marLeft w:val="640"/>
          <w:marRight w:val="0"/>
          <w:marTop w:val="0"/>
          <w:marBottom w:val="0"/>
          <w:divBdr>
            <w:top w:val="none" w:sz="0" w:space="0" w:color="auto"/>
            <w:left w:val="none" w:sz="0" w:space="0" w:color="auto"/>
            <w:bottom w:val="none" w:sz="0" w:space="0" w:color="auto"/>
            <w:right w:val="none" w:sz="0" w:space="0" w:color="auto"/>
          </w:divBdr>
        </w:div>
        <w:div w:id="384528156">
          <w:marLeft w:val="640"/>
          <w:marRight w:val="0"/>
          <w:marTop w:val="0"/>
          <w:marBottom w:val="0"/>
          <w:divBdr>
            <w:top w:val="none" w:sz="0" w:space="0" w:color="auto"/>
            <w:left w:val="none" w:sz="0" w:space="0" w:color="auto"/>
            <w:bottom w:val="none" w:sz="0" w:space="0" w:color="auto"/>
            <w:right w:val="none" w:sz="0" w:space="0" w:color="auto"/>
          </w:divBdr>
        </w:div>
        <w:div w:id="477185632">
          <w:marLeft w:val="640"/>
          <w:marRight w:val="0"/>
          <w:marTop w:val="0"/>
          <w:marBottom w:val="0"/>
          <w:divBdr>
            <w:top w:val="none" w:sz="0" w:space="0" w:color="auto"/>
            <w:left w:val="none" w:sz="0" w:space="0" w:color="auto"/>
            <w:bottom w:val="none" w:sz="0" w:space="0" w:color="auto"/>
            <w:right w:val="none" w:sz="0" w:space="0" w:color="auto"/>
          </w:divBdr>
        </w:div>
        <w:div w:id="503715469">
          <w:marLeft w:val="640"/>
          <w:marRight w:val="0"/>
          <w:marTop w:val="0"/>
          <w:marBottom w:val="0"/>
          <w:divBdr>
            <w:top w:val="none" w:sz="0" w:space="0" w:color="auto"/>
            <w:left w:val="none" w:sz="0" w:space="0" w:color="auto"/>
            <w:bottom w:val="none" w:sz="0" w:space="0" w:color="auto"/>
            <w:right w:val="none" w:sz="0" w:space="0" w:color="auto"/>
          </w:divBdr>
        </w:div>
        <w:div w:id="509762850">
          <w:marLeft w:val="640"/>
          <w:marRight w:val="0"/>
          <w:marTop w:val="0"/>
          <w:marBottom w:val="0"/>
          <w:divBdr>
            <w:top w:val="none" w:sz="0" w:space="0" w:color="auto"/>
            <w:left w:val="none" w:sz="0" w:space="0" w:color="auto"/>
            <w:bottom w:val="none" w:sz="0" w:space="0" w:color="auto"/>
            <w:right w:val="none" w:sz="0" w:space="0" w:color="auto"/>
          </w:divBdr>
        </w:div>
        <w:div w:id="584344263">
          <w:marLeft w:val="640"/>
          <w:marRight w:val="0"/>
          <w:marTop w:val="0"/>
          <w:marBottom w:val="0"/>
          <w:divBdr>
            <w:top w:val="none" w:sz="0" w:space="0" w:color="auto"/>
            <w:left w:val="none" w:sz="0" w:space="0" w:color="auto"/>
            <w:bottom w:val="none" w:sz="0" w:space="0" w:color="auto"/>
            <w:right w:val="none" w:sz="0" w:space="0" w:color="auto"/>
          </w:divBdr>
        </w:div>
        <w:div w:id="587424667">
          <w:marLeft w:val="640"/>
          <w:marRight w:val="0"/>
          <w:marTop w:val="0"/>
          <w:marBottom w:val="0"/>
          <w:divBdr>
            <w:top w:val="none" w:sz="0" w:space="0" w:color="auto"/>
            <w:left w:val="none" w:sz="0" w:space="0" w:color="auto"/>
            <w:bottom w:val="none" w:sz="0" w:space="0" w:color="auto"/>
            <w:right w:val="none" w:sz="0" w:space="0" w:color="auto"/>
          </w:divBdr>
        </w:div>
        <w:div w:id="588201387">
          <w:marLeft w:val="640"/>
          <w:marRight w:val="0"/>
          <w:marTop w:val="0"/>
          <w:marBottom w:val="0"/>
          <w:divBdr>
            <w:top w:val="none" w:sz="0" w:space="0" w:color="auto"/>
            <w:left w:val="none" w:sz="0" w:space="0" w:color="auto"/>
            <w:bottom w:val="none" w:sz="0" w:space="0" w:color="auto"/>
            <w:right w:val="none" w:sz="0" w:space="0" w:color="auto"/>
          </w:divBdr>
        </w:div>
        <w:div w:id="590159293">
          <w:marLeft w:val="640"/>
          <w:marRight w:val="0"/>
          <w:marTop w:val="0"/>
          <w:marBottom w:val="0"/>
          <w:divBdr>
            <w:top w:val="none" w:sz="0" w:space="0" w:color="auto"/>
            <w:left w:val="none" w:sz="0" w:space="0" w:color="auto"/>
            <w:bottom w:val="none" w:sz="0" w:space="0" w:color="auto"/>
            <w:right w:val="none" w:sz="0" w:space="0" w:color="auto"/>
          </w:divBdr>
        </w:div>
        <w:div w:id="595329471">
          <w:marLeft w:val="640"/>
          <w:marRight w:val="0"/>
          <w:marTop w:val="0"/>
          <w:marBottom w:val="0"/>
          <w:divBdr>
            <w:top w:val="none" w:sz="0" w:space="0" w:color="auto"/>
            <w:left w:val="none" w:sz="0" w:space="0" w:color="auto"/>
            <w:bottom w:val="none" w:sz="0" w:space="0" w:color="auto"/>
            <w:right w:val="none" w:sz="0" w:space="0" w:color="auto"/>
          </w:divBdr>
        </w:div>
        <w:div w:id="664864543">
          <w:marLeft w:val="640"/>
          <w:marRight w:val="0"/>
          <w:marTop w:val="0"/>
          <w:marBottom w:val="0"/>
          <w:divBdr>
            <w:top w:val="none" w:sz="0" w:space="0" w:color="auto"/>
            <w:left w:val="none" w:sz="0" w:space="0" w:color="auto"/>
            <w:bottom w:val="none" w:sz="0" w:space="0" w:color="auto"/>
            <w:right w:val="none" w:sz="0" w:space="0" w:color="auto"/>
          </w:divBdr>
        </w:div>
        <w:div w:id="694310242">
          <w:marLeft w:val="640"/>
          <w:marRight w:val="0"/>
          <w:marTop w:val="0"/>
          <w:marBottom w:val="0"/>
          <w:divBdr>
            <w:top w:val="none" w:sz="0" w:space="0" w:color="auto"/>
            <w:left w:val="none" w:sz="0" w:space="0" w:color="auto"/>
            <w:bottom w:val="none" w:sz="0" w:space="0" w:color="auto"/>
            <w:right w:val="none" w:sz="0" w:space="0" w:color="auto"/>
          </w:divBdr>
        </w:div>
        <w:div w:id="731121465">
          <w:marLeft w:val="640"/>
          <w:marRight w:val="0"/>
          <w:marTop w:val="0"/>
          <w:marBottom w:val="0"/>
          <w:divBdr>
            <w:top w:val="none" w:sz="0" w:space="0" w:color="auto"/>
            <w:left w:val="none" w:sz="0" w:space="0" w:color="auto"/>
            <w:bottom w:val="none" w:sz="0" w:space="0" w:color="auto"/>
            <w:right w:val="none" w:sz="0" w:space="0" w:color="auto"/>
          </w:divBdr>
        </w:div>
        <w:div w:id="735320291">
          <w:marLeft w:val="640"/>
          <w:marRight w:val="0"/>
          <w:marTop w:val="0"/>
          <w:marBottom w:val="0"/>
          <w:divBdr>
            <w:top w:val="none" w:sz="0" w:space="0" w:color="auto"/>
            <w:left w:val="none" w:sz="0" w:space="0" w:color="auto"/>
            <w:bottom w:val="none" w:sz="0" w:space="0" w:color="auto"/>
            <w:right w:val="none" w:sz="0" w:space="0" w:color="auto"/>
          </w:divBdr>
        </w:div>
        <w:div w:id="750348713">
          <w:marLeft w:val="640"/>
          <w:marRight w:val="0"/>
          <w:marTop w:val="0"/>
          <w:marBottom w:val="0"/>
          <w:divBdr>
            <w:top w:val="none" w:sz="0" w:space="0" w:color="auto"/>
            <w:left w:val="none" w:sz="0" w:space="0" w:color="auto"/>
            <w:bottom w:val="none" w:sz="0" w:space="0" w:color="auto"/>
            <w:right w:val="none" w:sz="0" w:space="0" w:color="auto"/>
          </w:divBdr>
        </w:div>
        <w:div w:id="771514697">
          <w:marLeft w:val="640"/>
          <w:marRight w:val="0"/>
          <w:marTop w:val="0"/>
          <w:marBottom w:val="0"/>
          <w:divBdr>
            <w:top w:val="none" w:sz="0" w:space="0" w:color="auto"/>
            <w:left w:val="none" w:sz="0" w:space="0" w:color="auto"/>
            <w:bottom w:val="none" w:sz="0" w:space="0" w:color="auto"/>
            <w:right w:val="none" w:sz="0" w:space="0" w:color="auto"/>
          </w:divBdr>
        </w:div>
        <w:div w:id="806237371">
          <w:marLeft w:val="640"/>
          <w:marRight w:val="0"/>
          <w:marTop w:val="0"/>
          <w:marBottom w:val="0"/>
          <w:divBdr>
            <w:top w:val="none" w:sz="0" w:space="0" w:color="auto"/>
            <w:left w:val="none" w:sz="0" w:space="0" w:color="auto"/>
            <w:bottom w:val="none" w:sz="0" w:space="0" w:color="auto"/>
            <w:right w:val="none" w:sz="0" w:space="0" w:color="auto"/>
          </w:divBdr>
        </w:div>
        <w:div w:id="821308773">
          <w:marLeft w:val="640"/>
          <w:marRight w:val="0"/>
          <w:marTop w:val="0"/>
          <w:marBottom w:val="0"/>
          <w:divBdr>
            <w:top w:val="none" w:sz="0" w:space="0" w:color="auto"/>
            <w:left w:val="none" w:sz="0" w:space="0" w:color="auto"/>
            <w:bottom w:val="none" w:sz="0" w:space="0" w:color="auto"/>
            <w:right w:val="none" w:sz="0" w:space="0" w:color="auto"/>
          </w:divBdr>
        </w:div>
        <w:div w:id="841286095">
          <w:marLeft w:val="640"/>
          <w:marRight w:val="0"/>
          <w:marTop w:val="0"/>
          <w:marBottom w:val="0"/>
          <w:divBdr>
            <w:top w:val="none" w:sz="0" w:space="0" w:color="auto"/>
            <w:left w:val="none" w:sz="0" w:space="0" w:color="auto"/>
            <w:bottom w:val="none" w:sz="0" w:space="0" w:color="auto"/>
            <w:right w:val="none" w:sz="0" w:space="0" w:color="auto"/>
          </w:divBdr>
        </w:div>
        <w:div w:id="848372956">
          <w:marLeft w:val="640"/>
          <w:marRight w:val="0"/>
          <w:marTop w:val="0"/>
          <w:marBottom w:val="0"/>
          <w:divBdr>
            <w:top w:val="none" w:sz="0" w:space="0" w:color="auto"/>
            <w:left w:val="none" w:sz="0" w:space="0" w:color="auto"/>
            <w:bottom w:val="none" w:sz="0" w:space="0" w:color="auto"/>
            <w:right w:val="none" w:sz="0" w:space="0" w:color="auto"/>
          </w:divBdr>
        </w:div>
        <w:div w:id="851650319">
          <w:marLeft w:val="640"/>
          <w:marRight w:val="0"/>
          <w:marTop w:val="0"/>
          <w:marBottom w:val="0"/>
          <w:divBdr>
            <w:top w:val="none" w:sz="0" w:space="0" w:color="auto"/>
            <w:left w:val="none" w:sz="0" w:space="0" w:color="auto"/>
            <w:bottom w:val="none" w:sz="0" w:space="0" w:color="auto"/>
            <w:right w:val="none" w:sz="0" w:space="0" w:color="auto"/>
          </w:divBdr>
        </w:div>
        <w:div w:id="883445121">
          <w:marLeft w:val="640"/>
          <w:marRight w:val="0"/>
          <w:marTop w:val="0"/>
          <w:marBottom w:val="0"/>
          <w:divBdr>
            <w:top w:val="none" w:sz="0" w:space="0" w:color="auto"/>
            <w:left w:val="none" w:sz="0" w:space="0" w:color="auto"/>
            <w:bottom w:val="none" w:sz="0" w:space="0" w:color="auto"/>
            <w:right w:val="none" w:sz="0" w:space="0" w:color="auto"/>
          </w:divBdr>
        </w:div>
        <w:div w:id="947468976">
          <w:marLeft w:val="640"/>
          <w:marRight w:val="0"/>
          <w:marTop w:val="0"/>
          <w:marBottom w:val="0"/>
          <w:divBdr>
            <w:top w:val="none" w:sz="0" w:space="0" w:color="auto"/>
            <w:left w:val="none" w:sz="0" w:space="0" w:color="auto"/>
            <w:bottom w:val="none" w:sz="0" w:space="0" w:color="auto"/>
            <w:right w:val="none" w:sz="0" w:space="0" w:color="auto"/>
          </w:divBdr>
        </w:div>
        <w:div w:id="1046299412">
          <w:marLeft w:val="640"/>
          <w:marRight w:val="0"/>
          <w:marTop w:val="0"/>
          <w:marBottom w:val="0"/>
          <w:divBdr>
            <w:top w:val="none" w:sz="0" w:space="0" w:color="auto"/>
            <w:left w:val="none" w:sz="0" w:space="0" w:color="auto"/>
            <w:bottom w:val="none" w:sz="0" w:space="0" w:color="auto"/>
            <w:right w:val="none" w:sz="0" w:space="0" w:color="auto"/>
          </w:divBdr>
        </w:div>
        <w:div w:id="1053506139">
          <w:marLeft w:val="640"/>
          <w:marRight w:val="0"/>
          <w:marTop w:val="0"/>
          <w:marBottom w:val="0"/>
          <w:divBdr>
            <w:top w:val="none" w:sz="0" w:space="0" w:color="auto"/>
            <w:left w:val="none" w:sz="0" w:space="0" w:color="auto"/>
            <w:bottom w:val="none" w:sz="0" w:space="0" w:color="auto"/>
            <w:right w:val="none" w:sz="0" w:space="0" w:color="auto"/>
          </w:divBdr>
        </w:div>
        <w:div w:id="1119563741">
          <w:marLeft w:val="640"/>
          <w:marRight w:val="0"/>
          <w:marTop w:val="0"/>
          <w:marBottom w:val="0"/>
          <w:divBdr>
            <w:top w:val="none" w:sz="0" w:space="0" w:color="auto"/>
            <w:left w:val="none" w:sz="0" w:space="0" w:color="auto"/>
            <w:bottom w:val="none" w:sz="0" w:space="0" w:color="auto"/>
            <w:right w:val="none" w:sz="0" w:space="0" w:color="auto"/>
          </w:divBdr>
        </w:div>
        <w:div w:id="1162161244">
          <w:marLeft w:val="640"/>
          <w:marRight w:val="0"/>
          <w:marTop w:val="0"/>
          <w:marBottom w:val="0"/>
          <w:divBdr>
            <w:top w:val="none" w:sz="0" w:space="0" w:color="auto"/>
            <w:left w:val="none" w:sz="0" w:space="0" w:color="auto"/>
            <w:bottom w:val="none" w:sz="0" w:space="0" w:color="auto"/>
            <w:right w:val="none" w:sz="0" w:space="0" w:color="auto"/>
          </w:divBdr>
        </w:div>
        <w:div w:id="1387142658">
          <w:marLeft w:val="640"/>
          <w:marRight w:val="0"/>
          <w:marTop w:val="0"/>
          <w:marBottom w:val="0"/>
          <w:divBdr>
            <w:top w:val="none" w:sz="0" w:space="0" w:color="auto"/>
            <w:left w:val="none" w:sz="0" w:space="0" w:color="auto"/>
            <w:bottom w:val="none" w:sz="0" w:space="0" w:color="auto"/>
            <w:right w:val="none" w:sz="0" w:space="0" w:color="auto"/>
          </w:divBdr>
        </w:div>
        <w:div w:id="1429808548">
          <w:marLeft w:val="640"/>
          <w:marRight w:val="0"/>
          <w:marTop w:val="0"/>
          <w:marBottom w:val="0"/>
          <w:divBdr>
            <w:top w:val="none" w:sz="0" w:space="0" w:color="auto"/>
            <w:left w:val="none" w:sz="0" w:space="0" w:color="auto"/>
            <w:bottom w:val="none" w:sz="0" w:space="0" w:color="auto"/>
            <w:right w:val="none" w:sz="0" w:space="0" w:color="auto"/>
          </w:divBdr>
        </w:div>
        <w:div w:id="1434931955">
          <w:marLeft w:val="640"/>
          <w:marRight w:val="0"/>
          <w:marTop w:val="0"/>
          <w:marBottom w:val="0"/>
          <w:divBdr>
            <w:top w:val="none" w:sz="0" w:space="0" w:color="auto"/>
            <w:left w:val="none" w:sz="0" w:space="0" w:color="auto"/>
            <w:bottom w:val="none" w:sz="0" w:space="0" w:color="auto"/>
            <w:right w:val="none" w:sz="0" w:space="0" w:color="auto"/>
          </w:divBdr>
        </w:div>
        <w:div w:id="1693342972">
          <w:marLeft w:val="640"/>
          <w:marRight w:val="0"/>
          <w:marTop w:val="0"/>
          <w:marBottom w:val="0"/>
          <w:divBdr>
            <w:top w:val="none" w:sz="0" w:space="0" w:color="auto"/>
            <w:left w:val="none" w:sz="0" w:space="0" w:color="auto"/>
            <w:bottom w:val="none" w:sz="0" w:space="0" w:color="auto"/>
            <w:right w:val="none" w:sz="0" w:space="0" w:color="auto"/>
          </w:divBdr>
        </w:div>
        <w:div w:id="1739547421">
          <w:marLeft w:val="640"/>
          <w:marRight w:val="0"/>
          <w:marTop w:val="0"/>
          <w:marBottom w:val="0"/>
          <w:divBdr>
            <w:top w:val="none" w:sz="0" w:space="0" w:color="auto"/>
            <w:left w:val="none" w:sz="0" w:space="0" w:color="auto"/>
            <w:bottom w:val="none" w:sz="0" w:space="0" w:color="auto"/>
            <w:right w:val="none" w:sz="0" w:space="0" w:color="auto"/>
          </w:divBdr>
        </w:div>
        <w:div w:id="1761872979">
          <w:marLeft w:val="640"/>
          <w:marRight w:val="0"/>
          <w:marTop w:val="0"/>
          <w:marBottom w:val="0"/>
          <w:divBdr>
            <w:top w:val="none" w:sz="0" w:space="0" w:color="auto"/>
            <w:left w:val="none" w:sz="0" w:space="0" w:color="auto"/>
            <w:bottom w:val="none" w:sz="0" w:space="0" w:color="auto"/>
            <w:right w:val="none" w:sz="0" w:space="0" w:color="auto"/>
          </w:divBdr>
        </w:div>
        <w:div w:id="1830050813">
          <w:marLeft w:val="640"/>
          <w:marRight w:val="0"/>
          <w:marTop w:val="0"/>
          <w:marBottom w:val="0"/>
          <w:divBdr>
            <w:top w:val="none" w:sz="0" w:space="0" w:color="auto"/>
            <w:left w:val="none" w:sz="0" w:space="0" w:color="auto"/>
            <w:bottom w:val="none" w:sz="0" w:space="0" w:color="auto"/>
            <w:right w:val="none" w:sz="0" w:space="0" w:color="auto"/>
          </w:divBdr>
        </w:div>
        <w:div w:id="1845827450">
          <w:marLeft w:val="640"/>
          <w:marRight w:val="0"/>
          <w:marTop w:val="0"/>
          <w:marBottom w:val="0"/>
          <w:divBdr>
            <w:top w:val="none" w:sz="0" w:space="0" w:color="auto"/>
            <w:left w:val="none" w:sz="0" w:space="0" w:color="auto"/>
            <w:bottom w:val="none" w:sz="0" w:space="0" w:color="auto"/>
            <w:right w:val="none" w:sz="0" w:space="0" w:color="auto"/>
          </w:divBdr>
        </w:div>
        <w:div w:id="1847136697">
          <w:marLeft w:val="640"/>
          <w:marRight w:val="0"/>
          <w:marTop w:val="0"/>
          <w:marBottom w:val="0"/>
          <w:divBdr>
            <w:top w:val="none" w:sz="0" w:space="0" w:color="auto"/>
            <w:left w:val="none" w:sz="0" w:space="0" w:color="auto"/>
            <w:bottom w:val="none" w:sz="0" w:space="0" w:color="auto"/>
            <w:right w:val="none" w:sz="0" w:space="0" w:color="auto"/>
          </w:divBdr>
        </w:div>
        <w:div w:id="1883981181">
          <w:marLeft w:val="640"/>
          <w:marRight w:val="0"/>
          <w:marTop w:val="0"/>
          <w:marBottom w:val="0"/>
          <w:divBdr>
            <w:top w:val="none" w:sz="0" w:space="0" w:color="auto"/>
            <w:left w:val="none" w:sz="0" w:space="0" w:color="auto"/>
            <w:bottom w:val="none" w:sz="0" w:space="0" w:color="auto"/>
            <w:right w:val="none" w:sz="0" w:space="0" w:color="auto"/>
          </w:divBdr>
        </w:div>
        <w:div w:id="1890409686">
          <w:marLeft w:val="640"/>
          <w:marRight w:val="0"/>
          <w:marTop w:val="0"/>
          <w:marBottom w:val="0"/>
          <w:divBdr>
            <w:top w:val="none" w:sz="0" w:space="0" w:color="auto"/>
            <w:left w:val="none" w:sz="0" w:space="0" w:color="auto"/>
            <w:bottom w:val="none" w:sz="0" w:space="0" w:color="auto"/>
            <w:right w:val="none" w:sz="0" w:space="0" w:color="auto"/>
          </w:divBdr>
        </w:div>
        <w:div w:id="2009600522">
          <w:marLeft w:val="640"/>
          <w:marRight w:val="0"/>
          <w:marTop w:val="0"/>
          <w:marBottom w:val="0"/>
          <w:divBdr>
            <w:top w:val="none" w:sz="0" w:space="0" w:color="auto"/>
            <w:left w:val="none" w:sz="0" w:space="0" w:color="auto"/>
            <w:bottom w:val="none" w:sz="0" w:space="0" w:color="auto"/>
            <w:right w:val="none" w:sz="0" w:space="0" w:color="auto"/>
          </w:divBdr>
        </w:div>
      </w:divsChild>
    </w:div>
    <w:div w:id="31615227">
      <w:marLeft w:val="640"/>
      <w:marRight w:val="0"/>
      <w:marTop w:val="0"/>
      <w:marBottom w:val="0"/>
      <w:divBdr>
        <w:top w:val="none" w:sz="0" w:space="0" w:color="auto"/>
        <w:left w:val="none" w:sz="0" w:space="0" w:color="auto"/>
        <w:bottom w:val="none" w:sz="0" w:space="0" w:color="auto"/>
        <w:right w:val="none" w:sz="0" w:space="0" w:color="auto"/>
      </w:divBdr>
    </w:div>
    <w:div w:id="33308721">
      <w:marLeft w:val="640"/>
      <w:marRight w:val="0"/>
      <w:marTop w:val="0"/>
      <w:marBottom w:val="0"/>
      <w:divBdr>
        <w:top w:val="none" w:sz="0" w:space="0" w:color="auto"/>
        <w:left w:val="none" w:sz="0" w:space="0" w:color="auto"/>
        <w:bottom w:val="none" w:sz="0" w:space="0" w:color="auto"/>
        <w:right w:val="none" w:sz="0" w:space="0" w:color="auto"/>
      </w:divBdr>
    </w:div>
    <w:div w:id="37365937">
      <w:marLeft w:val="640"/>
      <w:marRight w:val="0"/>
      <w:marTop w:val="0"/>
      <w:marBottom w:val="0"/>
      <w:divBdr>
        <w:top w:val="none" w:sz="0" w:space="0" w:color="auto"/>
        <w:left w:val="none" w:sz="0" w:space="0" w:color="auto"/>
        <w:bottom w:val="none" w:sz="0" w:space="0" w:color="auto"/>
        <w:right w:val="none" w:sz="0" w:space="0" w:color="auto"/>
      </w:divBdr>
    </w:div>
    <w:div w:id="39482413">
      <w:marLeft w:val="0"/>
      <w:marRight w:val="0"/>
      <w:marTop w:val="0"/>
      <w:marBottom w:val="0"/>
      <w:divBdr>
        <w:top w:val="none" w:sz="0" w:space="0" w:color="auto"/>
        <w:left w:val="none" w:sz="0" w:space="0" w:color="auto"/>
        <w:bottom w:val="none" w:sz="0" w:space="0" w:color="auto"/>
        <w:right w:val="none" w:sz="0" w:space="0" w:color="auto"/>
      </w:divBdr>
    </w:div>
    <w:div w:id="41445815">
      <w:marLeft w:val="0"/>
      <w:marRight w:val="0"/>
      <w:marTop w:val="0"/>
      <w:marBottom w:val="0"/>
      <w:divBdr>
        <w:top w:val="none" w:sz="0" w:space="0" w:color="auto"/>
        <w:left w:val="none" w:sz="0" w:space="0" w:color="auto"/>
        <w:bottom w:val="none" w:sz="0" w:space="0" w:color="auto"/>
        <w:right w:val="none" w:sz="0" w:space="0" w:color="auto"/>
      </w:divBdr>
    </w:div>
    <w:div w:id="43529997">
      <w:bodyDiv w:val="1"/>
      <w:marLeft w:val="0"/>
      <w:marRight w:val="0"/>
      <w:marTop w:val="0"/>
      <w:marBottom w:val="0"/>
      <w:divBdr>
        <w:top w:val="none" w:sz="0" w:space="0" w:color="auto"/>
        <w:left w:val="none" w:sz="0" w:space="0" w:color="auto"/>
        <w:bottom w:val="none" w:sz="0" w:space="0" w:color="auto"/>
        <w:right w:val="none" w:sz="0" w:space="0" w:color="auto"/>
      </w:divBdr>
      <w:divsChild>
        <w:div w:id="1269238373">
          <w:marLeft w:val="640"/>
          <w:marRight w:val="0"/>
          <w:marTop w:val="0"/>
          <w:marBottom w:val="0"/>
          <w:divBdr>
            <w:top w:val="none" w:sz="0" w:space="0" w:color="auto"/>
            <w:left w:val="none" w:sz="0" w:space="0" w:color="auto"/>
            <w:bottom w:val="none" w:sz="0" w:space="0" w:color="auto"/>
            <w:right w:val="none" w:sz="0" w:space="0" w:color="auto"/>
          </w:divBdr>
        </w:div>
        <w:div w:id="1862091383">
          <w:marLeft w:val="640"/>
          <w:marRight w:val="0"/>
          <w:marTop w:val="0"/>
          <w:marBottom w:val="0"/>
          <w:divBdr>
            <w:top w:val="none" w:sz="0" w:space="0" w:color="auto"/>
            <w:left w:val="none" w:sz="0" w:space="0" w:color="auto"/>
            <w:bottom w:val="none" w:sz="0" w:space="0" w:color="auto"/>
            <w:right w:val="none" w:sz="0" w:space="0" w:color="auto"/>
          </w:divBdr>
        </w:div>
        <w:div w:id="1650285995">
          <w:marLeft w:val="640"/>
          <w:marRight w:val="0"/>
          <w:marTop w:val="0"/>
          <w:marBottom w:val="0"/>
          <w:divBdr>
            <w:top w:val="none" w:sz="0" w:space="0" w:color="auto"/>
            <w:left w:val="none" w:sz="0" w:space="0" w:color="auto"/>
            <w:bottom w:val="none" w:sz="0" w:space="0" w:color="auto"/>
            <w:right w:val="none" w:sz="0" w:space="0" w:color="auto"/>
          </w:divBdr>
        </w:div>
        <w:div w:id="527648423">
          <w:marLeft w:val="640"/>
          <w:marRight w:val="0"/>
          <w:marTop w:val="0"/>
          <w:marBottom w:val="0"/>
          <w:divBdr>
            <w:top w:val="none" w:sz="0" w:space="0" w:color="auto"/>
            <w:left w:val="none" w:sz="0" w:space="0" w:color="auto"/>
            <w:bottom w:val="none" w:sz="0" w:space="0" w:color="auto"/>
            <w:right w:val="none" w:sz="0" w:space="0" w:color="auto"/>
          </w:divBdr>
        </w:div>
        <w:div w:id="1290015660">
          <w:marLeft w:val="640"/>
          <w:marRight w:val="0"/>
          <w:marTop w:val="0"/>
          <w:marBottom w:val="0"/>
          <w:divBdr>
            <w:top w:val="none" w:sz="0" w:space="0" w:color="auto"/>
            <w:left w:val="none" w:sz="0" w:space="0" w:color="auto"/>
            <w:bottom w:val="none" w:sz="0" w:space="0" w:color="auto"/>
            <w:right w:val="none" w:sz="0" w:space="0" w:color="auto"/>
          </w:divBdr>
        </w:div>
        <w:div w:id="1517889217">
          <w:marLeft w:val="640"/>
          <w:marRight w:val="0"/>
          <w:marTop w:val="0"/>
          <w:marBottom w:val="0"/>
          <w:divBdr>
            <w:top w:val="none" w:sz="0" w:space="0" w:color="auto"/>
            <w:left w:val="none" w:sz="0" w:space="0" w:color="auto"/>
            <w:bottom w:val="none" w:sz="0" w:space="0" w:color="auto"/>
            <w:right w:val="none" w:sz="0" w:space="0" w:color="auto"/>
          </w:divBdr>
        </w:div>
        <w:div w:id="829098558">
          <w:marLeft w:val="640"/>
          <w:marRight w:val="0"/>
          <w:marTop w:val="0"/>
          <w:marBottom w:val="0"/>
          <w:divBdr>
            <w:top w:val="none" w:sz="0" w:space="0" w:color="auto"/>
            <w:left w:val="none" w:sz="0" w:space="0" w:color="auto"/>
            <w:bottom w:val="none" w:sz="0" w:space="0" w:color="auto"/>
            <w:right w:val="none" w:sz="0" w:space="0" w:color="auto"/>
          </w:divBdr>
        </w:div>
        <w:div w:id="785853673">
          <w:marLeft w:val="640"/>
          <w:marRight w:val="0"/>
          <w:marTop w:val="0"/>
          <w:marBottom w:val="0"/>
          <w:divBdr>
            <w:top w:val="none" w:sz="0" w:space="0" w:color="auto"/>
            <w:left w:val="none" w:sz="0" w:space="0" w:color="auto"/>
            <w:bottom w:val="none" w:sz="0" w:space="0" w:color="auto"/>
            <w:right w:val="none" w:sz="0" w:space="0" w:color="auto"/>
          </w:divBdr>
        </w:div>
        <w:div w:id="2068411590">
          <w:marLeft w:val="640"/>
          <w:marRight w:val="0"/>
          <w:marTop w:val="0"/>
          <w:marBottom w:val="0"/>
          <w:divBdr>
            <w:top w:val="none" w:sz="0" w:space="0" w:color="auto"/>
            <w:left w:val="none" w:sz="0" w:space="0" w:color="auto"/>
            <w:bottom w:val="none" w:sz="0" w:space="0" w:color="auto"/>
            <w:right w:val="none" w:sz="0" w:space="0" w:color="auto"/>
          </w:divBdr>
        </w:div>
        <w:div w:id="1599170658">
          <w:marLeft w:val="640"/>
          <w:marRight w:val="0"/>
          <w:marTop w:val="0"/>
          <w:marBottom w:val="0"/>
          <w:divBdr>
            <w:top w:val="none" w:sz="0" w:space="0" w:color="auto"/>
            <w:left w:val="none" w:sz="0" w:space="0" w:color="auto"/>
            <w:bottom w:val="none" w:sz="0" w:space="0" w:color="auto"/>
            <w:right w:val="none" w:sz="0" w:space="0" w:color="auto"/>
          </w:divBdr>
        </w:div>
        <w:div w:id="1534924938">
          <w:marLeft w:val="640"/>
          <w:marRight w:val="0"/>
          <w:marTop w:val="0"/>
          <w:marBottom w:val="0"/>
          <w:divBdr>
            <w:top w:val="none" w:sz="0" w:space="0" w:color="auto"/>
            <w:left w:val="none" w:sz="0" w:space="0" w:color="auto"/>
            <w:bottom w:val="none" w:sz="0" w:space="0" w:color="auto"/>
            <w:right w:val="none" w:sz="0" w:space="0" w:color="auto"/>
          </w:divBdr>
        </w:div>
        <w:div w:id="872890034">
          <w:marLeft w:val="640"/>
          <w:marRight w:val="0"/>
          <w:marTop w:val="0"/>
          <w:marBottom w:val="0"/>
          <w:divBdr>
            <w:top w:val="none" w:sz="0" w:space="0" w:color="auto"/>
            <w:left w:val="none" w:sz="0" w:space="0" w:color="auto"/>
            <w:bottom w:val="none" w:sz="0" w:space="0" w:color="auto"/>
            <w:right w:val="none" w:sz="0" w:space="0" w:color="auto"/>
          </w:divBdr>
        </w:div>
        <w:div w:id="1524319615">
          <w:marLeft w:val="640"/>
          <w:marRight w:val="0"/>
          <w:marTop w:val="0"/>
          <w:marBottom w:val="0"/>
          <w:divBdr>
            <w:top w:val="none" w:sz="0" w:space="0" w:color="auto"/>
            <w:left w:val="none" w:sz="0" w:space="0" w:color="auto"/>
            <w:bottom w:val="none" w:sz="0" w:space="0" w:color="auto"/>
            <w:right w:val="none" w:sz="0" w:space="0" w:color="auto"/>
          </w:divBdr>
        </w:div>
        <w:div w:id="2089644000">
          <w:marLeft w:val="640"/>
          <w:marRight w:val="0"/>
          <w:marTop w:val="0"/>
          <w:marBottom w:val="0"/>
          <w:divBdr>
            <w:top w:val="none" w:sz="0" w:space="0" w:color="auto"/>
            <w:left w:val="none" w:sz="0" w:space="0" w:color="auto"/>
            <w:bottom w:val="none" w:sz="0" w:space="0" w:color="auto"/>
            <w:right w:val="none" w:sz="0" w:space="0" w:color="auto"/>
          </w:divBdr>
        </w:div>
        <w:div w:id="632100146">
          <w:marLeft w:val="640"/>
          <w:marRight w:val="0"/>
          <w:marTop w:val="0"/>
          <w:marBottom w:val="0"/>
          <w:divBdr>
            <w:top w:val="none" w:sz="0" w:space="0" w:color="auto"/>
            <w:left w:val="none" w:sz="0" w:space="0" w:color="auto"/>
            <w:bottom w:val="none" w:sz="0" w:space="0" w:color="auto"/>
            <w:right w:val="none" w:sz="0" w:space="0" w:color="auto"/>
          </w:divBdr>
        </w:div>
        <w:div w:id="1056247751">
          <w:marLeft w:val="640"/>
          <w:marRight w:val="0"/>
          <w:marTop w:val="0"/>
          <w:marBottom w:val="0"/>
          <w:divBdr>
            <w:top w:val="none" w:sz="0" w:space="0" w:color="auto"/>
            <w:left w:val="none" w:sz="0" w:space="0" w:color="auto"/>
            <w:bottom w:val="none" w:sz="0" w:space="0" w:color="auto"/>
            <w:right w:val="none" w:sz="0" w:space="0" w:color="auto"/>
          </w:divBdr>
        </w:div>
        <w:div w:id="411971169">
          <w:marLeft w:val="640"/>
          <w:marRight w:val="0"/>
          <w:marTop w:val="0"/>
          <w:marBottom w:val="0"/>
          <w:divBdr>
            <w:top w:val="none" w:sz="0" w:space="0" w:color="auto"/>
            <w:left w:val="none" w:sz="0" w:space="0" w:color="auto"/>
            <w:bottom w:val="none" w:sz="0" w:space="0" w:color="auto"/>
            <w:right w:val="none" w:sz="0" w:space="0" w:color="auto"/>
          </w:divBdr>
        </w:div>
        <w:div w:id="85616786">
          <w:marLeft w:val="640"/>
          <w:marRight w:val="0"/>
          <w:marTop w:val="0"/>
          <w:marBottom w:val="0"/>
          <w:divBdr>
            <w:top w:val="none" w:sz="0" w:space="0" w:color="auto"/>
            <w:left w:val="none" w:sz="0" w:space="0" w:color="auto"/>
            <w:bottom w:val="none" w:sz="0" w:space="0" w:color="auto"/>
            <w:right w:val="none" w:sz="0" w:space="0" w:color="auto"/>
          </w:divBdr>
        </w:div>
        <w:div w:id="1795900704">
          <w:marLeft w:val="640"/>
          <w:marRight w:val="0"/>
          <w:marTop w:val="0"/>
          <w:marBottom w:val="0"/>
          <w:divBdr>
            <w:top w:val="none" w:sz="0" w:space="0" w:color="auto"/>
            <w:left w:val="none" w:sz="0" w:space="0" w:color="auto"/>
            <w:bottom w:val="none" w:sz="0" w:space="0" w:color="auto"/>
            <w:right w:val="none" w:sz="0" w:space="0" w:color="auto"/>
          </w:divBdr>
        </w:div>
        <w:div w:id="285891031">
          <w:marLeft w:val="640"/>
          <w:marRight w:val="0"/>
          <w:marTop w:val="0"/>
          <w:marBottom w:val="0"/>
          <w:divBdr>
            <w:top w:val="none" w:sz="0" w:space="0" w:color="auto"/>
            <w:left w:val="none" w:sz="0" w:space="0" w:color="auto"/>
            <w:bottom w:val="none" w:sz="0" w:space="0" w:color="auto"/>
            <w:right w:val="none" w:sz="0" w:space="0" w:color="auto"/>
          </w:divBdr>
        </w:div>
        <w:div w:id="623583202">
          <w:marLeft w:val="640"/>
          <w:marRight w:val="0"/>
          <w:marTop w:val="0"/>
          <w:marBottom w:val="0"/>
          <w:divBdr>
            <w:top w:val="none" w:sz="0" w:space="0" w:color="auto"/>
            <w:left w:val="none" w:sz="0" w:space="0" w:color="auto"/>
            <w:bottom w:val="none" w:sz="0" w:space="0" w:color="auto"/>
            <w:right w:val="none" w:sz="0" w:space="0" w:color="auto"/>
          </w:divBdr>
        </w:div>
        <w:div w:id="1875342578">
          <w:marLeft w:val="640"/>
          <w:marRight w:val="0"/>
          <w:marTop w:val="0"/>
          <w:marBottom w:val="0"/>
          <w:divBdr>
            <w:top w:val="none" w:sz="0" w:space="0" w:color="auto"/>
            <w:left w:val="none" w:sz="0" w:space="0" w:color="auto"/>
            <w:bottom w:val="none" w:sz="0" w:space="0" w:color="auto"/>
            <w:right w:val="none" w:sz="0" w:space="0" w:color="auto"/>
          </w:divBdr>
        </w:div>
        <w:div w:id="910189936">
          <w:marLeft w:val="640"/>
          <w:marRight w:val="0"/>
          <w:marTop w:val="0"/>
          <w:marBottom w:val="0"/>
          <w:divBdr>
            <w:top w:val="none" w:sz="0" w:space="0" w:color="auto"/>
            <w:left w:val="none" w:sz="0" w:space="0" w:color="auto"/>
            <w:bottom w:val="none" w:sz="0" w:space="0" w:color="auto"/>
            <w:right w:val="none" w:sz="0" w:space="0" w:color="auto"/>
          </w:divBdr>
        </w:div>
        <w:div w:id="1030645017">
          <w:marLeft w:val="640"/>
          <w:marRight w:val="0"/>
          <w:marTop w:val="0"/>
          <w:marBottom w:val="0"/>
          <w:divBdr>
            <w:top w:val="none" w:sz="0" w:space="0" w:color="auto"/>
            <w:left w:val="none" w:sz="0" w:space="0" w:color="auto"/>
            <w:bottom w:val="none" w:sz="0" w:space="0" w:color="auto"/>
            <w:right w:val="none" w:sz="0" w:space="0" w:color="auto"/>
          </w:divBdr>
        </w:div>
        <w:div w:id="1935161786">
          <w:marLeft w:val="640"/>
          <w:marRight w:val="0"/>
          <w:marTop w:val="0"/>
          <w:marBottom w:val="0"/>
          <w:divBdr>
            <w:top w:val="none" w:sz="0" w:space="0" w:color="auto"/>
            <w:left w:val="none" w:sz="0" w:space="0" w:color="auto"/>
            <w:bottom w:val="none" w:sz="0" w:space="0" w:color="auto"/>
            <w:right w:val="none" w:sz="0" w:space="0" w:color="auto"/>
          </w:divBdr>
        </w:div>
        <w:div w:id="1664702078">
          <w:marLeft w:val="640"/>
          <w:marRight w:val="0"/>
          <w:marTop w:val="0"/>
          <w:marBottom w:val="0"/>
          <w:divBdr>
            <w:top w:val="none" w:sz="0" w:space="0" w:color="auto"/>
            <w:left w:val="none" w:sz="0" w:space="0" w:color="auto"/>
            <w:bottom w:val="none" w:sz="0" w:space="0" w:color="auto"/>
            <w:right w:val="none" w:sz="0" w:space="0" w:color="auto"/>
          </w:divBdr>
        </w:div>
        <w:div w:id="394550783">
          <w:marLeft w:val="640"/>
          <w:marRight w:val="0"/>
          <w:marTop w:val="0"/>
          <w:marBottom w:val="0"/>
          <w:divBdr>
            <w:top w:val="none" w:sz="0" w:space="0" w:color="auto"/>
            <w:left w:val="none" w:sz="0" w:space="0" w:color="auto"/>
            <w:bottom w:val="none" w:sz="0" w:space="0" w:color="auto"/>
            <w:right w:val="none" w:sz="0" w:space="0" w:color="auto"/>
          </w:divBdr>
        </w:div>
        <w:div w:id="548691874">
          <w:marLeft w:val="640"/>
          <w:marRight w:val="0"/>
          <w:marTop w:val="0"/>
          <w:marBottom w:val="0"/>
          <w:divBdr>
            <w:top w:val="none" w:sz="0" w:space="0" w:color="auto"/>
            <w:left w:val="none" w:sz="0" w:space="0" w:color="auto"/>
            <w:bottom w:val="none" w:sz="0" w:space="0" w:color="auto"/>
            <w:right w:val="none" w:sz="0" w:space="0" w:color="auto"/>
          </w:divBdr>
        </w:div>
        <w:div w:id="698891284">
          <w:marLeft w:val="640"/>
          <w:marRight w:val="0"/>
          <w:marTop w:val="0"/>
          <w:marBottom w:val="0"/>
          <w:divBdr>
            <w:top w:val="none" w:sz="0" w:space="0" w:color="auto"/>
            <w:left w:val="none" w:sz="0" w:space="0" w:color="auto"/>
            <w:bottom w:val="none" w:sz="0" w:space="0" w:color="auto"/>
            <w:right w:val="none" w:sz="0" w:space="0" w:color="auto"/>
          </w:divBdr>
        </w:div>
        <w:div w:id="769424740">
          <w:marLeft w:val="640"/>
          <w:marRight w:val="0"/>
          <w:marTop w:val="0"/>
          <w:marBottom w:val="0"/>
          <w:divBdr>
            <w:top w:val="none" w:sz="0" w:space="0" w:color="auto"/>
            <w:left w:val="none" w:sz="0" w:space="0" w:color="auto"/>
            <w:bottom w:val="none" w:sz="0" w:space="0" w:color="auto"/>
            <w:right w:val="none" w:sz="0" w:space="0" w:color="auto"/>
          </w:divBdr>
        </w:div>
        <w:div w:id="996612920">
          <w:marLeft w:val="640"/>
          <w:marRight w:val="0"/>
          <w:marTop w:val="0"/>
          <w:marBottom w:val="0"/>
          <w:divBdr>
            <w:top w:val="none" w:sz="0" w:space="0" w:color="auto"/>
            <w:left w:val="none" w:sz="0" w:space="0" w:color="auto"/>
            <w:bottom w:val="none" w:sz="0" w:space="0" w:color="auto"/>
            <w:right w:val="none" w:sz="0" w:space="0" w:color="auto"/>
          </w:divBdr>
        </w:div>
        <w:div w:id="1573199810">
          <w:marLeft w:val="640"/>
          <w:marRight w:val="0"/>
          <w:marTop w:val="0"/>
          <w:marBottom w:val="0"/>
          <w:divBdr>
            <w:top w:val="none" w:sz="0" w:space="0" w:color="auto"/>
            <w:left w:val="none" w:sz="0" w:space="0" w:color="auto"/>
            <w:bottom w:val="none" w:sz="0" w:space="0" w:color="auto"/>
            <w:right w:val="none" w:sz="0" w:space="0" w:color="auto"/>
          </w:divBdr>
        </w:div>
        <w:div w:id="1799765265">
          <w:marLeft w:val="640"/>
          <w:marRight w:val="0"/>
          <w:marTop w:val="0"/>
          <w:marBottom w:val="0"/>
          <w:divBdr>
            <w:top w:val="none" w:sz="0" w:space="0" w:color="auto"/>
            <w:left w:val="none" w:sz="0" w:space="0" w:color="auto"/>
            <w:bottom w:val="none" w:sz="0" w:space="0" w:color="auto"/>
            <w:right w:val="none" w:sz="0" w:space="0" w:color="auto"/>
          </w:divBdr>
        </w:div>
        <w:div w:id="2023628846">
          <w:marLeft w:val="640"/>
          <w:marRight w:val="0"/>
          <w:marTop w:val="0"/>
          <w:marBottom w:val="0"/>
          <w:divBdr>
            <w:top w:val="none" w:sz="0" w:space="0" w:color="auto"/>
            <w:left w:val="none" w:sz="0" w:space="0" w:color="auto"/>
            <w:bottom w:val="none" w:sz="0" w:space="0" w:color="auto"/>
            <w:right w:val="none" w:sz="0" w:space="0" w:color="auto"/>
          </w:divBdr>
        </w:div>
        <w:div w:id="1015033119">
          <w:marLeft w:val="640"/>
          <w:marRight w:val="0"/>
          <w:marTop w:val="0"/>
          <w:marBottom w:val="0"/>
          <w:divBdr>
            <w:top w:val="none" w:sz="0" w:space="0" w:color="auto"/>
            <w:left w:val="none" w:sz="0" w:space="0" w:color="auto"/>
            <w:bottom w:val="none" w:sz="0" w:space="0" w:color="auto"/>
            <w:right w:val="none" w:sz="0" w:space="0" w:color="auto"/>
          </w:divBdr>
        </w:div>
        <w:div w:id="884026329">
          <w:marLeft w:val="640"/>
          <w:marRight w:val="0"/>
          <w:marTop w:val="0"/>
          <w:marBottom w:val="0"/>
          <w:divBdr>
            <w:top w:val="none" w:sz="0" w:space="0" w:color="auto"/>
            <w:left w:val="none" w:sz="0" w:space="0" w:color="auto"/>
            <w:bottom w:val="none" w:sz="0" w:space="0" w:color="auto"/>
            <w:right w:val="none" w:sz="0" w:space="0" w:color="auto"/>
          </w:divBdr>
        </w:div>
        <w:div w:id="642275355">
          <w:marLeft w:val="640"/>
          <w:marRight w:val="0"/>
          <w:marTop w:val="0"/>
          <w:marBottom w:val="0"/>
          <w:divBdr>
            <w:top w:val="none" w:sz="0" w:space="0" w:color="auto"/>
            <w:left w:val="none" w:sz="0" w:space="0" w:color="auto"/>
            <w:bottom w:val="none" w:sz="0" w:space="0" w:color="auto"/>
            <w:right w:val="none" w:sz="0" w:space="0" w:color="auto"/>
          </w:divBdr>
        </w:div>
        <w:div w:id="910307571">
          <w:marLeft w:val="640"/>
          <w:marRight w:val="0"/>
          <w:marTop w:val="0"/>
          <w:marBottom w:val="0"/>
          <w:divBdr>
            <w:top w:val="none" w:sz="0" w:space="0" w:color="auto"/>
            <w:left w:val="none" w:sz="0" w:space="0" w:color="auto"/>
            <w:bottom w:val="none" w:sz="0" w:space="0" w:color="auto"/>
            <w:right w:val="none" w:sz="0" w:space="0" w:color="auto"/>
          </w:divBdr>
        </w:div>
        <w:div w:id="63183265">
          <w:marLeft w:val="640"/>
          <w:marRight w:val="0"/>
          <w:marTop w:val="0"/>
          <w:marBottom w:val="0"/>
          <w:divBdr>
            <w:top w:val="none" w:sz="0" w:space="0" w:color="auto"/>
            <w:left w:val="none" w:sz="0" w:space="0" w:color="auto"/>
            <w:bottom w:val="none" w:sz="0" w:space="0" w:color="auto"/>
            <w:right w:val="none" w:sz="0" w:space="0" w:color="auto"/>
          </w:divBdr>
        </w:div>
      </w:divsChild>
    </w:div>
    <w:div w:id="45221876">
      <w:marLeft w:val="640"/>
      <w:marRight w:val="0"/>
      <w:marTop w:val="0"/>
      <w:marBottom w:val="0"/>
      <w:divBdr>
        <w:top w:val="none" w:sz="0" w:space="0" w:color="auto"/>
        <w:left w:val="none" w:sz="0" w:space="0" w:color="auto"/>
        <w:bottom w:val="none" w:sz="0" w:space="0" w:color="auto"/>
        <w:right w:val="none" w:sz="0" w:space="0" w:color="auto"/>
      </w:divBdr>
    </w:div>
    <w:div w:id="48039070">
      <w:marLeft w:val="0"/>
      <w:marRight w:val="0"/>
      <w:marTop w:val="0"/>
      <w:marBottom w:val="0"/>
      <w:divBdr>
        <w:top w:val="none" w:sz="0" w:space="0" w:color="auto"/>
        <w:left w:val="none" w:sz="0" w:space="0" w:color="auto"/>
        <w:bottom w:val="none" w:sz="0" w:space="0" w:color="auto"/>
        <w:right w:val="none" w:sz="0" w:space="0" w:color="auto"/>
      </w:divBdr>
    </w:div>
    <w:div w:id="48504460">
      <w:marLeft w:val="0"/>
      <w:marRight w:val="0"/>
      <w:marTop w:val="0"/>
      <w:marBottom w:val="0"/>
      <w:divBdr>
        <w:top w:val="none" w:sz="0" w:space="0" w:color="auto"/>
        <w:left w:val="none" w:sz="0" w:space="0" w:color="auto"/>
        <w:bottom w:val="none" w:sz="0" w:space="0" w:color="auto"/>
        <w:right w:val="none" w:sz="0" w:space="0" w:color="auto"/>
      </w:divBdr>
    </w:div>
    <w:div w:id="51734458">
      <w:bodyDiv w:val="1"/>
      <w:marLeft w:val="0"/>
      <w:marRight w:val="0"/>
      <w:marTop w:val="0"/>
      <w:marBottom w:val="0"/>
      <w:divBdr>
        <w:top w:val="none" w:sz="0" w:space="0" w:color="auto"/>
        <w:left w:val="none" w:sz="0" w:space="0" w:color="auto"/>
        <w:bottom w:val="none" w:sz="0" w:space="0" w:color="auto"/>
        <w:right w:val="none" w:sz="0" w:space="0" w:color="auto"/>
      </w:divBdr>
      <w:divsChild>
        <w:div w:id="1810898540">
          <w:marLeft w:val="640"/>
          <w:marRight w:val="0"/>
          <w:marTop w:val="0"/>
          <w:marBottom w:val="0"/>
          <w:divBdr>
            <w:top w:val="none" w:sz="0" w:space="0" w:color="auto"/>
            <w:left w:val="none" w:sz="0" w:space="0" w:color="auto"/>
            <w:bottom w:val="none" w:sz="0" w:space="0" w:color="auto"/>
            <w:right w:val="none" w:sz="0" w:space="0" w:color="auto"/>
          </w:divBdr>
        </w:div>
        <w:div w:id="2075927304">
          <w:marLeft w:val="640"/>
          <w:marRight w:val="0"/>
          <w:marTop w:val="0"/>
          <w:marBottom w:val="0"/>
          <w:divBdr>
            <w:top w:val="none" w:sz="0" w:space="0" w:color="auto"/>
            <w:left w:val="none" w:sz="0" w:space="0" w:color="auto"/>
            <w:bottom w:val="none" w:sz="0" w:space="0" w:color="auto"/>
            <w:right w:val="none" w:sz="0" w:space="0" w:color="auto"/>
          </w:divBdr>
        </w:div>
        <w:div w:id="283194079">
          <w:marLeft w:val="640"/>
          <w:marRight w:val="0"/>
          <w:marTop w:val="0"/>
          <w:marBottom w:val="0"/>
          <w:divBdr>
            <w:top w:val="none" w:sz="0" w:space="0" w:color="auto"/>
            <w:left w:val="none" w:sz="0" w:space="0" w:color="auto"/>
            <w:bottom w:val="none" w:sz="0" w:space="0" w:color="auto"/>
            <w:right w:val="none" w:sz="0" w:space="0" w:color="auto"/>
          </w:divBdr>
        </w:div>
        <w:div w:id="267079999">
          <w:marLeft w:val="640"/>
          <w:marRight w:val="0"/>
          <w:marTop w:val="0"/>
          <w:marBottom w:val="0"/>
          <w:divBdr>
            <w:top w:val="none" w:sz="0" w:space="0" w:color="auto"/>
            <w:left w:val="none" w:sz="0" w:space="0" w:color="auto"/>
            <w:bottom w:val="none" w:sz="0" w:space="0" w:color="auto"/>
            <w:right w:val="none" w:sz="0" w:space="0" w:color="auto"/>
          </w:divBdr>
        </w:div>
        <w:div w:id="1237321669">
          <w:marLeft w:val="640"/>
          <w:marRight w:val="0"/>
          <w:marTop w:val="0"/>
          <w:marBottom w:val="0"/>
          <w:divBdr>
            <w:top w:val="none" w:sz="0" w:space="0" w:color="auto"/>
            <w:left w:val="none" w:sz="0" w:space="0" w:color="auto"/>
            <w:bottom w:val="none" w:sz="0" w:space="0" w:color="auto"/>
            <w:right w:val="none" w:sz="0" w:space="0" w:color="auto"/>
          </w:divBdr>
        </w:div>
        <w:div w:id="1461803789">
          <w:marLeft w:val="640"/>
          <w:marRight w:val="0"/>
          <w:marTop w:val="0"/>
          <w:marBottom w:val="0"/>
          <w:divBdr>
            <w:top w:val="none" w:sz="0" w:space="0" w:color="auto"/>
            <w:left w:val="none" w:sz="0" w:space="0" w:color="auto"/>
            <w:bottom w:val="none" w:sz="0" w:space="0" w:color="auto"/>
            <w:right w:val="none" w:sz="0" w:space="0" w:color="auto"/>
          </w:divBdr>
        </w:div>
        <w:div w:id="446434534">
          <w:marLeft w:val="640"/>
          <w:marRight w:val="0"/>
          <w:marTop w:val="0"/>
          <w:marBottom w:val="0"/>
          <w:divBdr>
            <w:top w:val="none" w:sz="0" w:space="0" w:color="auto"/>
            <w:left w:val="none" w:sz="0" w:space="0" w:color="auto"/>
            <w:bottom w:val="none" w:sz="0" w:space="0" w:color="auto"/>
            <w:right w:val="none" w:sz="0" w:space="0" w:color="auto"/>
          </w:divBdr>
        </w:div>
        <w:div w:id="206898">
          <w:marLeft w:val="640"/>
          <w:marRight w:val="0"/>
          <w:marTop w:val="0"/>
          <w:marBottom w:val="0"/>
          <w:divBdr>
            <w:top w:val="none" w:sz="0" w:space="0" w:color="auto"/>
            <w:left w:val="none" w:sz="0" w:space="0" w:color="auto"/>
            <w:bottom w:val="none" w:sz="0" w:space="0" w:color="auto"/>
            <w:right w:val="none" w:sz="0" w:space="0" w:color="auto"/>
          </w:divBdr>
        </w:div>
        <w:div w:id="793137348">
          <w:marLeft w:val="640"/>
          <w:marRight w:val="0"/>
          <w:marTop w:val="0"/>
          <w:marBottom w:val="0"/>
          <w:divBdr>
            <w:top w:val="none" w:sz="0" w:space="0" w:color="auto"/>
            <w:left w:val="none" w:sz="0" w:space="0" w:color="auto"/>
            <w:bottom w:val="none" w:sz="0" w:space="0" w:color="auto"/>
            <w:right w:val="none" w:sz="0" w:space="0" w:color="auto"/>
          </w:divBdr>
        </w:div>
        <w:div w:id="1858301863">
          <w:marLeft w:val="640"/>
          <w:marRight w:val="0"/>
          <w:marTop w:val="0"/>
          <w:marBottom w:val="0"/>
          <w:divBdr>
            <w:top w:val="none" w:sz="0" w:space="0" w:color="auto"/>
            <w:left w:val="none" w:sz="0" w:space="0" w:color="auto"/>
            <w:bottom w:val="none" w:sz="0" w:space="0" w:color="auto"/>
            <w:right w:val="none" w:sz="0" w:space="0" w:color="auto"/>
          </w:divBdr>
        </w:div>
        <w:div w:id="1364794109">
          <w:marLeft w:val="640"/>
          <w:marRight w:val="0"/>
          <w:marTop w:val="0"/>
          <w:marBottom w:val="0"/>
          <w:divBdr>
            <w:top w:val="none" w:sz="0" w:space="0" w:color="auto"/>
            <w:left w:val="none" w:sz="0" w:space="0" w:color="auto"/>
            <w:bottom w:val="none" w:sz="0" w:space="0" w:color="auto"/>
            <w:right w:val="none" w:sz="0" w:space="0" w:color="auto"/>
          </w:divBdr>
        </w:div>
        <w:div w:id="1480806434">
          <w:marLeft w:val="640"/>
          <w:marRight w:val="0"/>
          <w:marTop w:val="0"/>
          <w:marBottom w:val="0"/>
          <w:divBdr>
            <w:top w:val="none" w:sz="0" w:space="0" w:color="auto"/>
            <w:left w:val="none" w:sz="0" w:space="0" w:color="auto"/>
            <w:bottom w:val="none" w:sz="0" w:space="0" w:color="auto"/>
            <w:right w:val="none" w:sz="0" w:space="0" w:color="auto"/>
          </w:divBdr>
        </w:div>
        <w:div w:id="581064451">
          <w:marLeft w:val="640"/>
          <w:marRight w:val="0"/>
          <w:marTop w:val="0"/>
          <w:marBottom w:val="0"/>
          <w:divBdr>
            <w:top w:val="none" w:sz="0" w:space="0" w:color="auto"/>
            <w:left w:val="none" w:sz="0" w:space="0" w:color="auto"/>
            <w:bottom w:val="none" w:sz="0" w:space="0" w:color="auto"/>
            <w:right w:val="none" w:sz="0" w:space="0" w:color="auto"/>
          </w:divBdr>
        </w:div>
        <w:div w:id="1897157440">
          <w:marLeft w:val="640"/>
          <w:marRight w:val="0"/>
          <w:marTop w:val="0"/>
          <w:marBottom w:val="0"/>
          <w:divBdr>
            <w:top w:val="none" w:sz="0" w:space="0" w:color="auto"/>
            <w:left w:val="none" w:sz="0" w:space="0" w:color="auto"/>
            <w:bottom w:val="none" w:sz="0" w:space="0" w:color="auto"/>
            <w:right w:val="none" w:sz="0" w:space="0" w:color="auto"/>
          </w:divBdr>
        </w:div>
        <w:div w:id="611741857">
          <w:marLeft w:val="640"/>
          <w:marRight w:val="0"/>
          <w:marTop w:val="0"/>
          <w:marBottom w:val="0"/>
          <w:divBdr>
            <w:top w:val="none" w:sz="0" w:space="0" w:color="auto"/>
            <w:left w:val="none" w:sz="0" w:space="0" w:color="auto"/>
            <w:bottom w:val="none" w:sz="0" w:space="0" w:color="auto"/>
            <w:right w:val="none" w:sz="0" w:space="0" w:color="auto"/>
          </w:divBdr>
        </w:div>
        <w:div w:id="1548571146">
          <w:marLeft w:val="640"/>
          <w:marRight w:val="0"/>
          <w:marTop w:val="0"/>
          <w:marBottom w:val="0"/>
          <w:divBdr>
            <w:top w:val="none" w:sz="0" w:space="0" w:color="auto"/>
            <w:left w:val="none" w:sz="0" w:space="0" w:color="auto"/>
            <w:bottom w:val="none" w:sz="0" w:space="0" w:color="auto"/>
            <w:right w:val="none" w:sz="0" w:space="0" w:color="auto"/>
          </w:divBdr>
        </w:div>
        <w:div w:id="5717058">
          <w:marLeft w:val="640"/>
          <w:marRight w:val="0"/>
          <w:marTop w:val="0"/>
          <w:marBottom w:val="0"/>
          <w:divBdr>
            <w:top w:val="none" w:sz="0" w:space="0" w:color="auto"/>
            <w:left w:val="none" w:sz="0" w:space="0" w:color="auto"/>
            <w:bottom w:val="none" w:sz="0" w:space="0" w:color="auto"/>
            <w:right w:val="none" w:sz="0" w:space="0" w:color="auto"/>
          </w:divBdr>
        </w:div>
        <w:div w:id="231426100">
          <w:marLeft w:val="640"/>
          <w:marRight w:val="0"/>
          <w:marTop w:val="0"/>
          <w:marBottom w:val="0"/>
          <w:divBdr>
            <w:top w:val="none" w:sz="0" w:space="0" w:color="auto"/>
            <w:left w:val="none" w:sz="0" w:space="0" w:color="auto"/>
            <w:bottom w:val="none" w:sz="0" w:space="0" w:color="auto"/>
            <w:right w:val="none" w:sz="0" w:space="0" w:color="auto"/>
          </w:divBdr>
        </w:div>
        <w:div w:id="1215002907">
          <w:marLeft w:val="640"/>
          <w:marRight w:val="0"/>
          <w:marTop w:val="0"/>
          <w:marBottom w:val="0"/>
          <w:divBdr>
            <w:top w:val="none" w:sz="0" w:space="0" w:color="auto"/>
            <w:left w:val="none" w:sz="0" w:space="0" w:color="auto"/>
            <w:bottom w:val="none" w:sz="0" w:space="0" w:color="auto"/>
            <w:right w:val="none" w:sz="0" w:space="0" w:color="auto"/>
          </w:divBdr>
        </w:div>
        <w:div w:id="1714380031">
          <w:marLeft w:val="640"/>
          <w:marRight w:val="0"/>
          <w:marTop w:val="0"/>
          <w:marBottom w:val="0"/>
          <w:divBdr>
            <w:top w:val="none" w:sz="0" w:space="0" w:color="auto"/>
            <w:left w:val="none" w:sz="0" w:space="0" w:color="auto"/>
            <w:bottom w:val="none" w:sz="0" w:space="0" w:color="auto"/>
            <w:right w:val="none" w:sz="0" w:space="0" w:color="auto"/>
          </w:divBdr>
        </w:div>
        <w:div w:id="510488949">
          <w:marLeft w:val="640"/>
          <w:marRight w:val="0"/>
          <w:marTop w:val="0"/>
          <w:marBottom w:val="0"/>
          <w:divBdr>
            <w:top w:val="none" w:sz="0" w:space="0" w:color="auto"/>
            <w:left w:val="none" w:sz="0" w:space="0" w:color="auto"/>
            <w:bottom w:val="none" w:sz="0" w:space="0" w:color="auto"/>
            <w:right w:val="none" w:sz="0" w:space="0" w:color="auto"/>
          </w:divBdr>
        </w:div>
        <w:div w:id="1127310971">
          <w:marLeft w:val="640"/>
          <w:marRight w:val="0"/>
          <w:marTop w:val="0"/>
          <w:marBottom w:val="0"/>
          <w:divBdr>
            <w:top w:val="none" w:sz="0" w:space="0" w:color="auto"/>
            <w:left w:val="none" w:sz="0" w:space="0" w:color="auto"/>
            <w:bottom w:val="none" w:sz="0" w:space="0" w:color="auto"/>
            <w:right w:val="none" w:sz="0" w:space="0" w:color="auto"/>
          </w:divBdr>
        </w:div>
        <w:div w:id="2119521107">
          <w:marLeft w:val="640"/>
          <w:marRight w:val="0"/>
          <w:marTop w:val="0"/>
          <w:marBottom w:val="0"/>
          <w:divBdr>
            <w:top w:val="none" w:sz="0" w:space="0" w:color="auto"/>
            <w:left w:val="none" w:sz="0" w:space="0" w:color="auto"/>
            <w:bottom w:val="none" w:sz="0" w:space="0" w:color="auto"/>
            <w:right w:val="none" w:sz="0" w:space="0" w:color="auto"/>
          </w:divBdr>
        </w:div>
        <w:div w:id="1838106596">
          <w:marLeft w:val="640"/>
          <w:marRight w:val="0"/>
          <w:marTop w:val="0"/>
          <w:marBottom w:val="0"/>
          <w:divBdr>
            <w:top w:val="none" w:sz="0" w:space="0" w:color="auto"/>
            <w:left w:val="none" w:sz="0" w:space="0" w:color="auto"/>
            <w:bottom w:val="none" w:sz="0" w:space="0" w:color="auto"/>
            <w:right w:val="none" w:sz="0" w:space="0" w:color="auto"/>
          </w:divBdr>
        </w:div>
        <w:div w:id="550655642">
          <w:marLeft w:val="640"/>
          <w:marRight w:val="0"/>
          <w:marTop w:val="0"/>
          <w:marBottom w:val="0"/>
          <w:divBdr>
            <w:top w:val="none" w:sz="0" w:space="0" w:color="auto"/>
            <w:left w:val="none" w:sz="0" w:space="0" w:color="auto"/>
            <w:bottom w:val="none" w:sz="0" w:space="0" w:color="auto"/>
            <w:right w:val="none" w:sz="0" w:space="0" w:color="auto"/>
          </w:divBdr>
        </w:div>
        <w:div w:id="1949503909">
          <w:marLeft w:val="640"/>
          <w:marRight w:val="0"/>
          <w:marTop w:val="0"/>
          <w:marBottom w:val="0"/>
          <w:divBdr>
            <w:top w:val="none" w:sz="0" w:space="0" w:color="auto"/>
            <w:left w:val="none" w:sz="0" w:space="0" w:color="auto"/>
            <w:bottom w:val="none" w:sz="0" w:space="0" w:color="auto"/>
            <w:right w:val="none" w:sz="0" w:space="0" w:color="auto"/>
          </w:divBdr>
        </w:div>
        <w:div w:id="976911657">
          <w:marLeft w:val="640"/>
          <w:marRight w:val="0"/>
          <w:marTop w:val="0"/>
          <w:marBottom w:val="0"/>
          <w:divBdr>
            <w:top w:val="none" w:sz="0" w:space="0" w:color="auto"/>
            <w:left w:val="none" w:sz="0" w:space="0" w:color="auto"/>
            <w:bottom w:val="none" w:sz="0" w:space="0" w:color="auto"/>
            <w:right w:val="none" w:sz="0" w:space="0" w:color="auto"/>
          </w:divBdr>
        </w:div>
        <w:div w:id="1264261428">
          <w:marLeft w:val="640"/>
          <w:marRight w:val="0"/>
          <w:marTop w:val="0"/>
          <w:marBottom w:val="0"/>
          <w:divBdr>
            <w:top w:val="none" w:sz="0" w:space="0" w:color="auto"/>
            <w:left w:val="none" w:sz="0" w:space="0" w:color="auto"/>
            <w:bottom w:val="none" w:sz="0" w:space="0" w:color="auto"/>
            <w:right w:val="none" w:sz="0" w:space="0" w:color="auto"/>
          </w:divBdr>
        </w:div>
        <w:div w:id="2073193902">
          <w:marLeft w:val="640"/>
          <w:marRight w:val="0"/>
          <w:marTop w:val="0"/>
          <w:marBottom w:val="0"/>
          <w:divBdr>
            <w:top w:val="none" w:sz="0" w:space="0" w:color="auto"/>
            <w:left w:val="none" w:sz="0" w:space="0" w:color="auto"/>
            <w:bottom w:val="none" w:sz="0" w:space="0" w:color="auto"/>
            <w:right w:val="none" w:sz="0" w:space="0" w:color="auto"/>
          </w:divBdr>
        </w:div>
        <w:div w:id="577207381">
          <w:marLeft w:val="640"/>
          <w:marRight w:val="0"/>
          <w:marTop w:val="0"/>
          <w:marBottom w:val="0"/>
          <w:divBdr>
            <w:top w:val="none" w:sz="0" w:space="0" w:color="auto"/>
            <w:left w:val="none" w:sz="0" w:space="0" w:color="auto"/>
            <w:bottom w:val="none" w:sz="0" w:space="0" w:color="auto"/>
            <w:right w:val="none" w:sz="0" w:space="0" w:color="auto"/>
          </w:divBdr>
        </w:div>
        <w:div w:id="1793404205">
          <w:marLeft w:val="640"/>
          <w:marRight w:val="0"/>
          <w:marTop w:val="0"/>
          <w:marBottom w:val="0"/>
          <w:divBdr>
            <w:top w:val="none" w:sz="0" w:space="0" w:color="auto"/>
            <w:left w:val="none" w:sz="0" w:space="0" w:color="auto"/>
            <w:bottom w:val="none" w:sz="0" w:space="0" w:color="auto"/>
            <w:right w:val="none" w:sz="0" w:space="0" w:color="auto"/>
          </w:divBdr>
        </w:div>
        <w:div w:id="660277850">
          <w:marLeft w:val="640"/>
          <w:marRight w:val="0"/>
          <w:marTop w:val="0"/>
          <w:marBottom w:val="0"/>
          <w:divBdr>
            <w:top w:val="none" w:sz="0" w:space="0" w:color="auto"/>
            <w:left w:val="none" w:sz="0" w:space="0" w:color="auto"/>
            <w:bottom w:val="none" w:sz="0" w:space="0" w:color="auto"/>
            <w:right w:val="none" w:sz="0" w:space="0" w:color="auto"/>
          </w:divBdr>
        </w:div>
        <w:div w:id="1931280726">
          <w:marLeft w:val="640"/>
          <w:marRight w:val="0"/>
          <w:marTop w:val="0"/>
          <w:marBottom w:val="0"/>
          <w:divBdr>
            <w:top w:val="none" w:sz="0" w:space="0" w:color="auto"/>
            <w:left w:val="none" w:sz="0" w:space="0" w:color="auto"/>
            <w:bottom w:val="none" w:sz="0" w:space="0" w:color="auto"/>
            <w:right w:val="none" w:sz="0" w:space="0" w:color="auto"/>
          </w:divBdr>
        </w:div>
        <w:div w:id="1707638119">
          <w:marLeft w:val="640"/>
          <w:marRight w:val="0"/>
          <w:marTop w:val="0"/>
          <w:marBottom w:val="0"/>
          <w:divBdr>
            <w:top w:val="none" w:sz="0" w:space="0" w:color="auto"/>
            <w:left w:val="none" w:sz="0" w:space="0" w:color="auto"/>
            <w:bottom w:val="none" w:sz="0" w:space="0" w:color="auto"/>
            <w:right w:val="none" w:sz="0" w:space="0" w:color="auto"/>
          </w:divBdr>
        </w:div>
        <w:div w:id="1073695473">
          <w:marLeft w:val="640"/>
          <w:marRight w:val="0"/>
          <w:marTop w:val="0"/>
          <w:marBottom w:val="0"/>
          <w:divBdr>
            <w:top w:val="none" w:sz="0" w:space="0" w:color="auto"/>
            <w:left w:val="none" w:sz="0" w:space="0" w:color="auto"/>
            <w:bottom w:val="none" w:sz="0" w:space="0" w:color="auto"/>
            <w:right w:val="none" w:sz="0" w:space="0" w:color="auto"/>
          </w:divBdr>
        </w:div>
        <w:div w:id="1714118333">
          <w:marLeft w:val="640"/>
          <w:marRight w:val="0"/>
          <w:marTop w:val="0"/>
          <w:marBottom w:val="0"/>
          <w:divBdr>
            <w:top w:val="none" w:sz="0" w:space="0" w:color="auto"/>
            <w:left w:val="none" w:sz="0" w:space="0" w:color="auto"/>
            <w:bottom w:val="none" w:sz="0" w:space="0" w:color="auto"/>
            <w:right w:val="none" w:sz="0" w:space="0" w:color="auto"/>
          </w:divBdr>
        </w:div>
        <w:div w:id="72776344">
          <w:marLeft w:val="640"/>
          <w:marRight w:val="0"/>
          <w:marTop w:val="0"/>
          <w:marBottom w:val="0"/>
          <w:divBdr>
            <w:top w:val="none" w:sz="0" w:space="0" w:color="auto"/>
            <w:left w:val="none" w:sz="0" w:space="0" w:color="auto"/>
            <w:bottom w:val="none" w:sz="0" w:space="0" w:color="auto"/>
            <w:right w:val="none" w:sz="0" w:space="0" w:color="auto"/>
          </w:divBdr>
        </w:div>
        <w:div w:id="1264536266">
          <w:marLeft w:val="640"/>
          <w:marRight w:val="0"/>
          <w:marTop w:val="0"/>
          <w:marBottom w:val="0"/>
          <w:divBdr>
            <w:top w:val="none" w:sz="0" w:space="0" w:color="auto"/>
            <w:left w:val="none" w:sz="0" w:space="0" w:color="auto"/>
            <w:bottom w:val="none" w:sz="0" w:space="0" w:color="auto"/>
            <w:right w:val="none" w:sz="0" w:space="0" w:color="auto"/>
          </w:divBdr>
        </w:div>
        <w:div w:id="1121337301">
          <w:marLeft w:val="640"/>
          <w:marRight w:val="0"/>
          <w:marTop w:val="0"/>
          <w:marBottom w:val="0"/>
          <w:divBdr>
            <w:top w:val="none" w:sz="0" w:space="0" w:color="auto"/>
            <w:left w:val="none" w:sz="0" w:space="0" w:color="auto"/>
            <w:bottom w:val="none" w:sz="0" w:space="0" w:color="auto"/>
            <w:right w:val="none" w:sz="0" w:space="0" w:color="auto"/>
          </w:divBdr>
        </w:div>
        <w:div w:id="1001590011">
          <w:marLeft w:val="640"/>
          <w:marRight w:val="0"/>
          <w:marTop w:val="0"/>
          <w:marBottom w:val="0"/>
          <w:divBdr>
            <w:top w:val="none" w:sz="0" w:space="0" w:color="auto"/>
            <w:left w:val="none" w:sz="0" w:space="0" w:color="auto"/>
            <w:bottom w:val="none" w:sz="0" w:space="0" w:color="auto"/>
            <w:right w:val="none" w:sz="0" w:space="0" w:color="auto"/>
          </w:divBdr>
        </w:div>
        <w:div w:id="24521008">
          <w:marLeft w:val="640"/>
          <w:marRight w:val="0"/>
          <w:marTop w:val="0"/>
          <w:marBottom w:val="0"/>
          <w:divBdr>
            <w:top w:val="none" w:sz="0" w:space="0" w:color="auto"/>
            <w:left w:val="none" w:sz="0" w:space="0" w:color="auto"/>
            <w:bottom w:val="none" w:sz="0" w:space="0" w:color="auto"/>
            <w:right w:val="none" w:sz="0" w:space="0" w:color="auto"/>
          </w:divBdr>
        </w:div>
        <w:div w:id="423383257">
          <w:marLeft w:val="640"/>
          <w:marRight w:val="0"/>
          <w:marTop w:val="0"/>
          <w:marBottom w:val="0"/>
          <w:divBdr>
            <w:top w:val="none" w:sz="0" w:space="0" w:color="auto"/>
            <w:left w:val="none" w:sz="0" w:space="0" w:color="auto"/>
            <w:bottom w:val="none" w:sz="0" w:space="0" w:color="auto"/>
            <w:right w:val="none" w:sz="0" w:space="0" w:color="auto"/>
          </w:divBdr>
        </w:div>
        <w:div w:id="1564369106">
          <w:marLeft w:val="640"/>
          <w:marRight w:val="0"/>
          <w:marTop w:val="0"/>
          <w:marBottom w:val="0"/>
          <w:divBdr>
            <w:top w:val="none" w:sz="0" w:space="0" w:color="auto"/>
            <w:left w:val="none" w:sz="0" w:space="0" w:color="auto"/>
            <w:bottom w:val="none" w:sz="0" w:space="0" w:color="auto"/>
            <w:right w:val="none" w:sz="0" w:space="0" w:color="auto"/>
          </w:divBdr>
        </w:div>
        <w:div w:id="2013219471">
          <w:marLeft w:val="640"/>
          <w:marRight w:val="0"/>
          <w:marTop w:val="0"/>
          <w:marBottom w:val="0"/>
          <w:divBdr>
            <w:top w:val="none" w:sz="0" w:space="0" w:color="auto"/>
            <w:left w:val="none" w:sz="0" w:space="0" w:color="auto"/>
            <w:bottom w:val="none" w:sz="0" w:space="0" w:color="auto"/>
            <w:right w:val="none" w:sz="0" w:space="0" w:color="auto"/>
          </w:divBdr>
        </w:div>
        <w:div w:id="1785226537">
          <w:marLeft w:val="640"/>
          <w:marRight w:val="0"/>
          <w:marTop w:val="0"/>
          <w:marBottom w:val="0"/>
          <w:divBdr>
            <w:top w:val="none" w:sz="0" w:space="0" w:color="auto"/>
            <w:left w:val="none" w:sz="0" w:space="0" w:color="auto"/>
            <w:bottom w:val="none" w:sz="0" w:space="0" w:color="auto"/>
            <w:right w:val="none" w:sz="0" w:space="0" w:color="auto"/>
          </w:divBdr>
        </w:div>
      </w:divsChild>
    </w:div>
    <w:div w:id="53357987">
      <w:bodyDiv w:val="1"/>
      <w:marLeft w:val="0"/>
      <w:marRight w:val="0"/>
      <w:marTop w:val="0"/>
      <w:marBottom w:val="0"/>
      <w:divBdr>
        <w:top w:val="none" w:sz="0" w:space="0" w:color="auto"/>
        <w:left w:val="none" w:sz="0" w:space="0" w:color="auto"/>
        <w:bottom w:val="none" w:sz="0" w:space="0" w:color="auto"/>
        <w:right w:val="none" w:sz="0" w:space="0" w:color="auto"/>
      </w:divBdr>
      <w:divsChild>
        <w:div w:id="1117677749">
          <w:marLeft w:val="640"/>
          <w:marRight w:val="0"/>
          <w:marTop w:val="0"/>
          <w:marBottom w:val="0"/>
          <w:divBdr>
            <w:top w:val="none" w:sz="0" w:space="0" w:color="auto"/>
            <w:left w:val="none" w:sz="0" w:space="0" w:color="auto"/>
            <w:bottom w:val="none" w:sz="0" w:space="0" w:color="auto"/>
            <w:right w:val="none" w:sz="0" w:space="0" w:color="auto"/>
          </w:divBdr>
        </w:div>
        <w:div w:id="1988512086">
          <w:marLeft w:val="640"/>
          <w:marRight w:val="0"/>
          <w:marTop w:val="0"/>
          <w:marBottom w:val="0"/>
          <w:divBdr>
            <w:top w:val="none" w:sz="0" w:space="0" w:color="auto"/>
            <w:left w:val="none" w:sz="0" w:space="0" w:color="auto"/>
            <w:bottom w:val="none" w:sz="0" w:space="0" w:color="auto"/>
            <w:right w:val="none" w:sz="0" w:space="0" w:color="auto"/>
          </w:divBdr>
        </w:div>
        <w:div w:id="64307203">
          <w:marLeft w:val="640"/>
          <w:marRight w:val="0"/>
          <w:marTop w:val="0"/>
          <w:marBottom w:val="0"/>
          <w:divBdr>
            <w:top w:val="none" w:sz="0" w:space="0" w:color="auto"/>
            <w:left w:val="none" w:sz="0" w:space="0" w:color="auto"/>
            <w:bottom w:val="none" w:sz="0" w:space="0" w:color="auto"/>
            <w:right w:val="none" w:sz="0" w:space="0" w:color="auto"/>
          </w:divBdr>
        </w:div>
        <w:div w:id="198930705">
          <w:marLeft w:val="640"/>
          <w:marRight w:val="0"/>
          <w:marTop w:val="0"/>
          <w:marBottom w:val="0"/>
          <w:divBdr>
            <w:top w:val="none" w:sz="0" w:space="0" w:color="auto"/>
            <w:left w:val="none" w:sz="0" w:space="0" w:color="auto"/>
            <w:bottom w:val="none" w:sz="0" w:space="0" w:color="auto"/>
            <w:right w:val="none" w:sz="0" w:space="0" w:color="auto"/>
          </w:divBdr>
        </w:div>
        <w:div w:id="581723790">
          <w:marLeft w:val="640"/>
          <w:marRight w:val="0"/>
          <w:marTop w:val="0"/>
          <w:marBottom w:val="0"/>
          <w:divBdr>
            <w:top w:val="none" w:sz="0" w:space="0" w:color="auto"/>
            <w:left w:val="none" w:sz="0" w:space="0" w:color="auto"/>
            <w:bottom w:val="none" w:sz="0" w:space="0" w:color="auto"/>
            <w:right w:val="none" w:sz="0" w:space="0" w:color="auto"/>
          </w:divBdr>
        </w:div>
        <w:div w:id="1708606113">
          <w:marLeft w:val="640"/>
          <w:marRight w:val="0"/>
          <w:marTop w:val="0"/>
          <w:marBottom w:val="0"/>
          <w:divBdr>
            <w:top w:val="none" w:sz="0" w:space="0" w:color="auto"/>
            <w:left w:val="none" w:sz="0" w:space="0" w:color="auto"/>
            <w:bottom w:val="none" w:sz="0" w:space="0" w:color="auto"/>
            <w:right w:val="none" w:sz="0" w:space="0" w:color="auto"/>
          </w:divBdr>
        </w:div>
        <w:div w:id="969166642">
          <w:marLeft w:val="640"/>
          <w:marRight w:val="0"/>
          <w:marTop w:val="0"/>
          <w:marBottom w:val="0"/>
          <w:divBdr>
            <w:top w:val="none" w:sz="0" w:space="0" w:color="auto"/>
            <w:left w:val="none" w:sz="0" w:space="0" w:color="auto"/>
            <w:bottom w:val="none" w:sz="0" w:space="0" w:color="auto"/>
            <w:right w:val="none" w:sz="0" w:space="0" w:color="auto"/>
          </w:divBdr>
        </w:div>
        <w:div w:id="1199661453">
          <w:marLeft w:val="640"/>
          <w:marRight w:val="0"/>
          <w:marTop w:val="0"/>
          <w:marBottom w:val="0"/>
          <w:divBdr>
            <w:top w:val="none" w:sz="0" w:space="0" w:color="auto"/>
            <w:left w:val="none" w:sz="0" w:space="0" w:color="auto"/>
            <w:bottom w:val="none" w:sz="0" w:space="0" w:color="auto"/>
            <w:right w:val="none" w:sz="0" w:space="0" w:color="auto"/>
          </w:divBdr>
        </w:div>
        <w:div w:id="1330208398">
          <w:marLeft w:val="640"/>
          <w:marRight w:val="0"/>
          <w:marTop w:val="0"/>
          <w:marBottom w:val="0"/>
          <w:divBdr>
            <w:top w:val="none" w:sz="0" w:space="0" w:color="auto"/>
            <w:left w:val="none" w:sz="0" w:space="0" w:color="auto"/>
            <w:bottom w:val="none" w:sz="0" w:space="0" w:color="auto"/>
            <w:right w:val="none" w:sz="0" w:space="0" w:color="auto"/>
          </w:divBdr>
        </w:div>
        <w:div w:id="717780929">
          <w:marLeft w:val="640"/>
          <w:marRight w:val="0"/>
          <w:marTop w:val="0"/>
          <w:marBottom w:val="0"/>
          <w:divBdr>
            <w:top w:val="none" w:sz="0" w:space="0" w:color="auto"/>
            <w:left w:val="none" w:sz="0" w:space="0" w:color="auto"/>
            <w:bottom w:val="none" w:sz="0" w:space="0" w:color="auto"/>
            <w:right w:val="none" w:sz="0" w:space="0" w:color="auto"/>
          </w:divBdr>
        </w:div>
        <w:div w:id="2136944604">
          <w:marLeft w:val="640"/>
          <w:marRight w:val="0"/>
          <w:marTop w:val="0"/>
          <w:marBottom w:val="0"/>
          <w:divBdr>
            <w:top w:val="none" w:sz="0" w:space="0" w:color="auto"/>
            <w:left w:val="none" w:sz="0" w:space="0" w:color="auto"/>
            <w:bottom w:val="none" w:sz="0" w:space="0" w:color="auto"/>
            <w:right w:val="none" w:sz="0" w:space="0" w:color="auto"/>
          </w:divBdr>
        </w:div>
        <w:div w:id="881945017">
          <w:marLeft w:val="640"/>
          <w:marRight w:val="0"/>
          <w:marTop w:val="0"/>
          <w:marBottom w:val="0"/>
          <w:divBdr>
            <w:top w:val="none" w:sz="0" w:space="0" w:color="auto"/>
            <w:left w:val="none" w:sz="0" w:space="0" w:color="auto"/>
            <w:bottom w:val="none" w:sz="0" w:space="0" w:color="auto"/>
            <w:right w:val="none" w:sz="0" w:space="0" w:color="auto"/>
          </w:divBdr>
        </w:div>
        <w:div w:id="764150234">
          <w:marLeft w:val="640"/>
          <w:marRight w:val="0"/>
          <w:marTop w:val="0"/>
          <w:marBottom w:val="0"/>
          <w:divBdr>
            <w:top w:val="none" w:sz="0" w:space="0" w:color="auto"/>
            <w:left w:val="none" w:sz="0" w:space="0" w:color="auto"/>
            <w:bottom w:val="none" w:sz="0" w:space="0" w:color="auto"/>
            <w:right w:val="none" w:sz="0" w:space="0" w:color="auto"/>
          </w:divBdr>
        </w:div>
        <w:div w:id="16659606">
          <w:marLeft w:val="640"/>
          <w:marRight w:val="0"/>
          <w:marTop w:val="0"/>
          <w:marBottom w:val="0"/>
          <w:divBdr>
            <w:top w:val="none" w:sz="0" w:space="0" w:color="auto"/>
            <w:left w:val="none" w:sz="0" w:space="0" w:color="auto"/>
            <w:bottom w:val="none" w:sz="0" w:space="0" w:color="auto"/>
            <w:right w:val="none" w:sz="0" w:space="0" w:color="auto"/>
          </w:divBdr>
        </w:div>
        <w:div w:id="1222864954">
          <w:marLeft w:val="640"/>
          <w:marRight w:val="0"/>
          <w:marTop w:val="0"/>
          <w:marBottom w:val="0"/>
          <w:divBdr>
            <w:top w:val="none" w:sz="0" w:space="0" w:color="auto"/>
            <w:left w:val="none" w:sz="0" w:space="0" w:color="auto"/>
            <w:bottom w:val="none" w:sz="0" w:space="0" w:color="auto"/>
            <w:right w:val="none" w:sz="0" w:space="0" w:color="auto"/>
          </w:divBdr>
        </w:div>
        <w:div w:id="463350830">
          <w:marLeft w:val="640"/>
          <w:marRight w:val="0"/>
          <w:marTop w:val="0"/>
          <w:marBottom w:val="0"/>
          <w:divBdr>
            <w:top w:val="none" w:sz="0" w:space="0" w:color="auto"/>
            <w:left w:val="none" w:sz="0" w:space="0" w:color="auto"/>
            <w:bottom w:val="none" w:sz="0" w:space="0" w:color="auto"/>
            <w:right w:val="none" w:sz="0" w:space="0" w:color="auto"/>
          </w:divBdr>
        </w:div>
        <w:div w:id="1602296202">
          <w:marLeft w:val="640"/>
          <w:marRight w:val="0"/>
          <w:marTop w:val="0"/>
          <w:marBottom w:val="0"/>
          <w:divBdr>
            <w:top w:val="none" w:sz="0" w:space="0" w:color="auto"/>
            <w:left w:val="none" w:sz="0" w:space="0" w:color="auto"/>
            <w:bottom w:val="none" w:sz="0" w:space="0" w:color="auto"/>
            <w:right w:val="none" w:sz="0" w:space="0" w:color="auto"/>
          </w:divBdr>
        </w:div>
        <w:div w:id="2038845946">
          <w:marLeft w:val="640"/>
          <w:marRight w:val="0"/>
          <w:marTop w:val="0"/>
          <w:marBottom w:val="0"/>
          <w:divBdr>
            <w:top w:val="none" w:sz="0" w:space="0" w:color="auto"/>
            <w:left w:val="none" w:sz="0" w:space="0" w:color="auto"/>
            <w:bottom w:val="none" w:sz="0" w:space="0" w:color="auto"/>
            <w:right w:val="none" w:sz="0" w:space="0" w:color="auto"/>
          </w:divBdr>
        </w:div>
        <w:div w:id="766077847">
          <w:marLeft w:val="640"/>
          <w:marRight w:val="0"/>
          <w:marTop w:val="0"/>
          <w:marBottom w:val="0"/>
          <w:divBdr>
            <w:top w:val="none" w:sz="0" w:space="0" w:color="auto"/>
            <w:left w:val="none" w:sz="0" w:space="0" w:color="auto"/>
            <w:bottom w:val="none" w:sz="0" w:space="0" w:color="auto"/>
            <w:right w:val="none" w:sz="0" w:space="0" w:color="auto"/>
          </w:divBdr>
        </w:div>
        <w:div w:id="79983195">
          <w:marLeft w:val="640"/>
          <w:marRight w:val="0"/>
          <w:marTop w:val="0"/>
          <w:marBottom w:val="0"/>
          <w:divBdr>
            <w:top w:val="none" w:sz="0" w:space="0" w:color="auto"/>
            <w:left w:val="none" w:sz="0" w:space="0" w:color="auto"/>
            <w:bottom w:val="none" w:sz="0" w:space="0" w:color="auto"/>
            <w:right w:val="none" w:sz="0" w:space="0" w:color="auto"/>
          </w:divBdr>
        </w:div>
        <w:div w:id="932009006">
          <w:marLeft w:val="640"/>
          <w:marRight w:val="0"/>
          <w:marTop w:val="0"/>
          <w:marBottom w:val="0"/>
          <w:divBdr>
            <w:top w:val="none" w:sz="0" w:space="0" w:color="auto"/>
            <w:left w:val="none" w:sz="0" w:space="0" w:color="auto"/>
            <w:bottom w:val="none" w:sz="0" w:space="0" w:color="auto"/>
            <w:right w:val="none" w:sz="0" w:space="0" w:color="auto"/>
          </w:divBdr>
        </w:div>
        <w:div w:id="1259634309">
          <w:marLeft w:val="640"/>
          <w:marRight w:val="0"/>
          <w:marTop w:val="0"/>
          <w:marBottom w:val="0"/>
          <w:divBdr>
            <w:top w:val="none" w:sz="0" w:space="0" w:color="auto"/>
            <w:left w:val="none" w:sz="0" w:space="0" w:color="auto"/>
            <w:bottom w:val="none" w:sz="0" w:space="0" w:color="auto"/>
            <w:right w:val="none" w:sz="0" w:space="0" w:color="auto"/>
          </w:divBdr>
        </w:div>
        <w:div w:id="675309688">
          <w:marLeft w:val="640"/>
          <w:marRight w:val="0"/>
          <w:marTop w:val="0"/>
          <w:marBottom w:val="0"/>
          <w:divBdr>
            <w:top w:val="none" w:sz="0" w:space="0" w:color="auto"/>
            <w:left w:val="none" w:sz="0" w:space="0" w:color="auto"/>
            <w:bottom w:val="none" w:sz="0" w:space="0" w:color="auto"/>
            <w:right w:val="none" w:sz="0" w:space="0" w:color="auto"/>
          </w:divBdr>
        </w:div>
        <w:div w:id="1450053086">
          <w:marLeft w:val="640"/>
          <w:marRight w:val="0"/>
          <w:marTop w:val="0"/>
          <w:marBottom w:val="0"/>
          <w:divBdr>
            <w:top w:val="none" w:sz="0" w:space="0" w:color="auto"/>
            <w:left w:val="none" w:sz="0" w:space="0" w:color="auto"/>
            <w:bottom w:val="none" w:sz="0" w:space="0" w:color="auto"/>
            <w:right w:val="none" w:sz="0" w:space="0" w:color="auto"/>
          </w:divBdr>
        </w:div>
        <w:div w:id="567496595">
          <w:marLeft w:val="640"/>
          <w:marRight w:val="0"/>
          <w:marTop w:val="0"/>
          <w:marBottom w:val="0"/>
          <w:divBdr>
            <w:top w:val="none" w:sz="0" w:space="0" w:color="auto"/>
            <w:left w:val="none" w:sz="0" w:space="0" w:color="auto"/>
            <w:bottom w:val="none" w:sz="0" w:space="0" w:color="auto"/>
            <w:right w:val="none" w:sz="0" w:space="0" w:color="auto"/>
          </w:divBdr>
        </w:div>
        <w:div w:id="308873558">
          <w:marLeft w:val="640"/>
          <w:marRight w:val="0"/>
          <w:marTop w:val="0"/>
          <w:marBottom w:val="0"/>
          <w:divBdr>
            <w:top w:val="none" w:sz="0" w:space="0" w:color="auto"/>
            <w:left w:val="none" w:sz="0" w:space="0" w:color="auto"/>
            <w:bottom w:val="none" w:sz="0" w:space="0" w:color="auto"/>
            <w:right w:val="none" w:sz="0" w:space="0" w:color="auto"/>
          </w:divBdr>
        </w:div>
        <w:div w:id="1476877217">
          <w:marLeft w:val="640"/>
          <w:marRight w:val="0"/>
          <w:marTop w:val="0"/>
          <w:marBottom w:val="0"/>
          <w:divBdr>
            <w:top w:val="none" w:sz="0" w:space="0" w:color="auto"/>
            <w:left w:val="none" w:sz="0" w:space="0" w:color="auto"/>
            <w:bottom w:val="none" w:sz="0" w:space="0" w:color="auto"/>
            <w:right w:val="none" w:sz="0" w:space="0" w:color="auto"/>
          </w:divBdr>
        </w:div>
        <w:div w:id="552160157">
          <w:marLeft w:val="640"/>
          <w:marRight w:val="0"/>
          <w:marTop w:val="0"/>
          <w:marBottom w:val="0"/>
          <w:divBdr>
            <w:top w:val="none" w:sz="0" w:space="0" w:color="auto"/>
            <w:left w:val="none" w:sz="0" w:space="0" w:color="auto"/>
            <w:bottom w:val="none" w:sz="0" w:space="0" w:color="auto"/>
            <w:right w:val="none" w:sz="0" w:space="0" w:color="auto"/>
          </w:divBdr>
        </w:div>
        <w:div w:id="1708945998">
          <w:marLeft w:val="640"/>
          <w:marRight w:val="0"/>
          <w:marTop w:val="0"/>
          <w:marBottom w:val="0"/>
          <w:divBdr>
            <w:top w:val="none" w:sz="0" w:space="0" w:color="auto"/>
            <w:left w:val="none" w:sz="0" w:space="0" w:color="auto"/>
            <w:bottom w:val="none" w:sz="0" w:space="0" w:color="auto"/>
            <w:right w:val="none" w:sz="0" w:space="0" w:color="auto"/>
          </w:divBdr>
        </w:div>
        <w:div w:id="539243591">
          <w:marLeft w:val="640"/>
          <w:marRight w:val="0"/>
          <w:marTop w:val="0"/>
          <w:marBottom w:val="0"/>
          <w:divBdr>
            <w:top w:val="none" w:sz="0" w:space="0" w:color="auto"/>
            <w:left w:val="none" w:sz="0" w:space="0" w:color="auto"/>
            <w:bottom w:val="none" w:sz="0" w:space="0" w:color="auto"/>
            <w:right w:val="none" w:sz="0" w:space="0" w:color="auto"/>
          </w:divBdr>
        </w:div>
        <w:div w:id="1681540271">
          <w:marLeft w:val="640"/>
          <w:marRight w:val="0"/>
          <w:marTop w:val="0"/>
          <w:marBottom w:val="0"/>
          <w:divBdr>
            <w:top w:val="none" w:sz="0" w:space="0" w:color="auto"/>
            <w:left w:val="none" w:sz="0" w:space="0" w:color="auto"/>
            <w:bottom w:val="none" w:sz="0" w:space="0" w:color="auto"/>
            <w:right w:val="none" w:sz="0" w:space="0" w:color="auto"/>
          </w:divBdr>
        </w:div>
        <w:div w:id="937711464">
          <w:marLeft w:val="640"/>
          <w:marRight w:val="0"/>
          <w:marTop w:val="0"/>
          <w:marBottom w:val="0"/>
          <w:divBdr>
            <w:top w:val="none" w:sz="0" w:space="0" w:color="auto"/>
            <w:left w:val="none" w:sz="0" w:space="0" w:color="auto"/>
            <w:bottom w:val="none" w:sz="0" w:space="0" w:color="auto"/>
            <w:right w:val="none" w:sz="0" w:space="0" w:color="auto"/>
          </w:divBdr>
        </w:div>
        <w:div w:id="1837762364">
          <w:marLeft w:val="640"/>
          <w:marRight w:val="0"/>
          <w:marTop w:val="0"/>
          <w:marBottom w:val="0"/>
          <w:divBdr>
            <w:top w:val="none" w:sz="0" w:space="0" w:color="auto"/>
            <w:left w:val="none" w:sz="0" w:space="0" w:color="auto"/>
            <w:bottom w:val="none" w:sz="0" w:space="0" w:color="auto"/>
            <w:right w:val="none" w:sz="0" w:space="0" w:color="auto"/>
          </w:divBdr>
        </w:div>
        <w:div w:id="788623036">
          <w:marLeft w:val="640"/>
          <w:marRight w:val="0"/>
          <w:marTop w:val="0"/>
          <w:marBottom w:val="0"/>
          <w:divBdr>
            <w:top w:val="none" w:sz="0" w:space="0" w:color="auto"/>
            <w:left w:val="none" w:sz="0" w:space="0" w:color="auto"/>
            <w:bottom w:val="none" w:sz="0" w:space="0" w:color="auto"/>
            <w:right w:val="none" w:sz="0" w:space="0" w:color="auto"/>
          </w:divBdr>
        </w:div>
        <w:div w:id="181745193">
          <w:marLeft w:val="640"/>
          <w:marRight w:val="0"/>
          <w:marTop w:val="0"/>
          <w:marBottom w:val="0"/>
          <w:divBdr>
            <w:top w:val="none" w:sz="0" w:space="0" w:color="auto"/>
            <w:left w:val="none" w:sz="0" w:space="0" w:color="auto"/>
            <w:bottom w:val="none" w:sz="0" w:space="0" w:color="auto"/>
            <w:right w:val="none" w:sz="0" w:space="0" w:color="auto"/>
          </w:divBdr>
        </w:div>
        <w:div w:id="544827108">
          <w:marLeft w:val="640"/>
          <w:marRight w:val="0"/>
          <w:marTop w:val="0"/>
          <w:marBottom w:val="0"/>
          <w:divBdr>
            <w:top w:val="none" w:sz="0" w:space="0" w:color="auto"/>
            <w:left w:val="none" w:sz="0" w:space="0" w:color="auto"/>
            <w:bottom w:val="none" w:sz="0" w:space="0" w:color="auto"/>
            <w:right w:val="none" w:sz="0" w:space="0" w:color="auto"/>
          </w:divBdr>
        </w:div>
        <w:div w:id="1324352646">
          <w:marLeft w:val="640"/>
          <w:marRight w:val="0"/>
          <w:marTop w:val="0"/>
          <w:marBottom w:val="0"/>
          <w:divBdr>
            <w:top w:val="none" w:sz="0" w:space="0" w:color="auto"/>
            <w:left w:val="none" w:sz="0" w:space="0" w:color="auto"/>
            <w:bottom w:val="none" w:sz="0" w:space="0" w:color="auto"/>
            <w:right w:val="none" w:sz="0" w:space="0" w:color="auto"/>
          </w:divBdr>
        </w:div>
        <w:div w:id="104734880">
          <w:marLeft w:val="640"/>
          <w:marRight w:val="0"/>
          <w:marTop w:val="0"/>
          <w:marBottom w:val="0"/>
          <w:divBdr>
            <w:top w:val="none" w:sz="0" w:space="0" w:color="auto"/>
            <w:left w:val="none" w:sz="0" w:space="0" w:color="auto"/>
            <w:bottom w:val="none" w:sz="0" w:space="0" w:color="auto"/>
            <w:right w:val="none" w:sz="0" w:space="0" w:color="auto"/>
          </w:divBdr>
        </w:div>
        <w:div w:id="2072996832">
          <w:marLeft w:val="640"/>
          <w:marRight w:val="0"/>
          <w:marTop w:val="0"/>
          <w:marBottom w:val="0"/>
          <w:divBdr>
            <w:top w:val="none" w:sz="0" w:space="0" w:color="auto"/>
            <w:left w:val="none" w:sz="0" w:space="0" w:color="auto"/>
            <w:bottom w:val="none" w:sz="0" w:space="0" w:color="auto"/>
            <w:right w:val="none" w:sz="0" w:space="0" w:color="auto"/>
          </w:divBdr>
        </w:div>
        <w:div w:id="1659112832">
          <w:marLeft w:val="640"/>
          <w:marRight w:val="0"/>
          <w:marTop w:val="0"/>
          <w:marBottom w:val="0"/>
          <w:divBdr>
            <w:top w:val="none" w:sz="0" w:space="0" w:color="auto"/>
            <w:left w:val="none" w:sz="0" w:space="0" w:color="auto"/>
            <w:bottom w:val="none" w:sz="0" w:space="0" w:color="auto"/>
            <w:right w:val="none" w:sz="0" w:space="0" w:color="auto"/>
          </w:divBdr>
        </w:div>
        <w:div w:id="453061425">
          <w:marLeft w:val="640"/>
          <w:marRight w:val="0"/>
          <w:marTop w:val="0"/>
          <w:marBottom w:val="0"/>
          <w:divBdr>
            <w:top w:val="none" w:sz="0" w:space="0" w:color="auto"/>
            <w:left w:val="none" w:sz="0" w:space="0" w:color="auto"/>
            <w:bottom w:val="none" w:sz="0" w:space="0" w:color="auto"/>
            <w:right w:val="none" w:sz="0" w:space="0" w:color="auto"/>
          </w:divBdr>
        </w:div>
      </w:divsChild>
    </w:div>
    <w:div w:id="55855685">
      <w:marLeft w:val="640"/>
      <w:marRight w:val="0"/>
      <w:marTop w:val="0"/>
      <w:marBottom w:val="0"/>
      <w:divBdr>
        <w:top w:val="none" w:sz="0" w:space="0" w:color="auto"/>
        <w:left w:val="none" w:sz="0" w:space="0" w:color="auto"/>
        <w:bottom w:val="none" w:sz="0" w:space="0" w:color="auto"/>
        <w:right w:val="none" w:sz="0" w:space="0" w:color="auto"/>
      </w:divBdr>
    </w:div>
    <w:div w:id="55855876">
      <w:marLeft w:val="640"/>
      <w:marRight w:val="0"/>
      <w:marTop w:val="0"/>
      <w:marBottom w:val="0"/>
      <w:divBdr>
        <w:top w:val="none" w:sz="0" w:space="0" w:color="auto"/>
        <w:left w:val="none" w:sz="0" w:space="0" w:color="auto"/>
        <w:bottom w:val="none" w:sz="0" w:space="0" w:color="auto"/>
        <w:right w:val="none" w:sz="0" w:space="0" w:color="auto"/>
      </w:divBdr>
    </w:div>
    <w:div w:id="56587079">
      <w:marLeft w:val="0"/>
      <w:marRight w:val="0"/>
      <w:marTop w:val="0"/>
      <w:marBottom w:val="0"/>
      <w:divBdr>
        <w:top w:val="none" w:sz="0" w:space="0" w:color="auto"/>
        <w:left w:val="none" w:sz="0" w:space="0" w:color="auto"/>
        <w:bottom w:val="none" w:sz="0" w:space="0" w:color="auto"/>
        <w:right w:val="none" w:sz="0" w:space="0" w:color="auto"/>
      </w:divBdr>
    </w:div>
    <w:div w:id="57094238">
      <w:marLeft w:val="640"/>
      <w:marRight w:val="0"/>
      <w:marTop w:val="0"/>
      <w:marBottom w:val="0"/>
      <w:divBdr>
        <w:top w:val="none" w:sz="0" w:space="0" w:color="auto"/>
        <w:left w:val="none" w:sz="0" w:space="0" w:color="auto"/>
        <w:bottom w:val="none" w:sz="0" w:space="0" w:color="auto"/>
        <w:right w:val="none" w:sz="0" w:space="0" w:color="auto"/>
      </w:divBdr>
    </w:div>
    <w:div w:id="57290997">
      <w:bodyDiv w:val="1"/>
      <w:marLeft w:val="0"/>
      <w:marRight w:val="0"/>
      <w:marTop w:val="0"/>
      <w:marBottom w:val="0"/>
      <w:divBdr>
        <w:top w:val="none" w:sz="0" w:space="0" w:color="auto"/>
        <w:left w:val="none" w:sz="0" w:space="0" w:color="auto"/>
        <w:bottom w:val="none" w:sz="0" w:space="0" w:color="auto"/>
        <w:right w:val="none" w:sz="0" w:space="0" w:color="auto"/>
      </w:divBdr>
      <w:divsChild>
        <w:div w:id="1645697763">
          <w:marLeft w:val="640"/>
          <w:marRight w:val="0"/>
          <w:marTop w:val="0"/>
          <w:marBottom w:val="0"/>
          <w:divBdr>
            <w:top w:val="none" w:sz="0" w:space="0" w:color="auto"/>
            <w:left w:val="none" w:sz="0" w:space="0" w:color="auto"/>
            <w:bottom w:val="none" w:sz="0" w:space="0" w:color="auto"/>
            <w:right w:val="none" w:sz="0" w:space="0" w:color="auto"/>
          </w:divBdr>
        </w:div>
        <w:div w:id="1637956113">
          <w:marLeft w:val="640"/>
          <w:marRight w:val="0"/>
          <w:marTop w:val="0"/>
          <w:marBottom w:val="0"/>
          <w:divBdr>
            <w:top w:val="none" w:sz="0" w:space="0" w:color="auto"/>
            <w:left w:val="none" w:sz="0" w:space="0" w:color="auto"/>
            <w:bottom w:val="none" w:sz="0" w:space="0" w:color="auto"/>
            <w:right w:val="none" w:sz="0" w:space="0" w:color="auto"/>
          </w:divBdr>
        </w:div>
        <w:div w:id="1709333789">
          <w:marLeft w:val="640"/>
          <w:marRight w:val="0"/>
          <w:marTop w:val="0"/>
          <w:marBottom w:val="0"/>
          <w:divBdr>
            <w:top w:val="none" w:sz="0" w:space="0" w:color="auto"/>
            <w:left w:val="none" w:sz="0" w:space="0" w:color="auto"/>
            <w:bottom w:val="none" w:sz="0" w:space="0" w:color="auto"/>
            <w:right w:val="none" w:sz="0" w:space="0" w:color="auto"/>
          </w:divBdr>
        </w:div>
        <w:div w:id="195435699">
          <w:marLeft w:val="640"/>
          <w:marRight w:val="0"/>
          <w:marTop w:val="0"/>
          <w:marBottom w:val="0"/>
          <w:divBdr>
            <w:top w:val="none" w:sz="0" w:space="0" w:color="auto"/>
            <w:left w:val="none" w:sz="0" w:space="0" w:color="auto"/>
            <w:bottom w:val="none" w:sz="0" w:space="0" w:color="auto"/>
            <w:right w:val="none" w:sz="0" w:space="0" w:color="auto"/>
          </w:divBdr>
        </w:div>
        <w:div w:id="1434785086">
          <w:marLeft w:val="640"/>
          <w:marRight w:val="0"/>
          <w:marTop w:val="0"/>
          <w:marBottom w:val="0"/>
          <w:divBdr>
            <w:top w:val="none" w:sz="0" w:space="0" w:color="auto"/>
            <w:left w:val="none" w:sz="0" w:space="0" w:color="auto"/>
            <w:bottom w:val="none" w:sz="0" w:space="0" w:color="auto"/>
            <w:right w:val="none" w:sz="0" w:space="0" w:color="auto"/>
          </w:divBdr>
        </w:div>
        <w:div w:id="1439326131">
          <w:marLeft w:val="640"/>
          <w:marRight w:val="0"/>
          <w:marTop w:val="0"/>
          <w:marBottom w:val="0"/>
          <w:divBdr>
            <w:top w:val="none" w:sz="0" w:space="0" w:color="auto"/>
            <w:left w:val="none" w:sz="0" w:space="0" w:color="auto"/>
            <w:bottom w:val="none" w:sz="0" w:space="0" w:color="auto"/>
            <w:right w:val="none" w:sz="0" w:space="0" w:color="auto"/>
          </w:divBdr>
        </w:div>
        <w:div w:id="134763347">
          <w:marLeft w:val="640"/>
          <w:marRight w:val="0"/>
          <w:marTop w:val="0"/>
          <w:marBottom w:val="0"/>
          <w:divBdr>
            <w:top w:val="none" w:sz="0" w:space="0" w:color="auto"/>
            <w:left w:val="none" w:sz="0" w:space="0" w:color="auto"/>
            <w:bottom w:val="none" w:sz="0" w:space="0" w:color="auto"/>
            <w:right w:val="none" w:sz="0" w:space="0" w:color="auto"/>
          </w:divBdr>
        </w:div>
        <w:div w:id="1039862677">
          <w:marLeft w:val="640"/>
          <w:marRight w:val="0"/>
          <w:marTop w:val="0"/>
          <w:marBottom w:val="0"/>
          <w:divBdr>
            <w:top w:val="none" w:sz="0" w:space="0" w:color="auto"/>
            <w:left w:val="none" w:sz="0" w:space="0" w:color="auto"/>
            <w:bottom w:val="none" w:sz="0" w:space="0" w:color="auto"/>
            <w:right w:val="none" w:sz="0" w:space="0" w:color="auto"/>
          </w:divBdr>
        </w:div>
        <w:div w:id="1566408627">
          <w:marLeft w:val="640"/>
          <w:marRight w:val="0"/>
          <w:marTop w:val="0"/>
          <w:marBottom w:val="0"/>
          <w:divBdr>
            <w:top w:val="none" w:sz="0" w:space="0" w:color="auto"/>
            <w:left w:val="none" w:sz="0" w:space="0" w:color="auto"/>
            <w:bottom w:val="none" w:sz="0" w:space="0" w:color="auto"/>
            <w:right w:val="none" w:sz="0" w:space="0" w:color="auto"/>
          </w:divBdr>
        </w:div>
        <w:div w:id="1903517733">
          <w:marLeft w:val="640"/>
          <w:marRight w:val="0"/>
          <w:marTop w:val="0"/>
          <w:marBottom w:val="0"/>
          <w:divBdr>
            <w:top w:val="none" w:sz="0" w:space="0" w:color="auto"/>
            <w:left w:val="none" w:sz="0" w:space="0" w:color="auto"/>
            <w:bottom w:val="none" w:sz="0" w:space="0" w:color="auto"/>
            <w:right w:val="none" w:sz="0" w:space="0" w:color="auto"/>
          </w:divBdr>
        </w:div>
        <w:div w:id="427697979">
          <w:marLeft w:val="640"/>
          <w:marRight w:val="0"/>
          <w:marTop w:val="0"/>
          <w:marBottom w:val="0"/>
          <w:divBdr>
            <w:top w:val="none" w:sz="0" w:space="0" w:color="auto"/>
            <w:left w:val="none" w:sz="0" w:space="0" w:color="auto"/>
            <w:bottom w:val="none" w:sz="0" w:space="0" w:color="auto"/>
            <w:right w:val="none" w:sz="0" w:space="0" w:color="auto"/>
          </w:divBdr>
        </w:div>
        <w:div w:id="1093160058">
          <w:marLeft w:val="640"/>
          <w:marRight w:val="0"/>
          <w:marTop w:val="0"/>
          <w:marBottom w:val="0"/>
          <w:divBdr>
            <w:top w:val="none" w:sz="0" w:space="0" w:color="auto"/>
            <w:left w:val="none" w:sz="0" w:space="0" w:color="auto"/>
            <w:bottom w:val="none" w:sz="0" w:space="0" w:color="auto"/>
            <w:right w:val="none" w:sz="0" w:space="0" w:color="auto"/>
          </w:divBdr>
        </w:div>
        <w:div w:id="1506363740">
          <w:marLeft w:val="640"/>
          <w:marRight w:val="0"/>
          <w:marTop w:val="0"/>
          <w:marBottom w:val="0"/>
          <w:divBdr>
            <w:top w:val="none" w:sz="0" w:space="0" w:color="auto"/>
            <w:left w:val="none" w:sz="0" w:space="0" w:color="auto"/>
            <w:bottom w:val="none" w:sz="0" w:space="0" w:color="auto"/>
            <w:right w:val="none" w:sz="0" w:space="0" w:color="auto"/>
          </w:divBdr>
        </w:div>
        <w:div w:id="760100777">
          <w:marLeft w:val="640"/>
          <w:marRight w:val="0"/>
          <w:marTop w:val="0"/>
          <w:marBottom w:val="0"/>
          <w:divBdr>
            <w:top w:val="none" w:sz="0" w:space="0" w:color="auto"/>
            <w:left w:val="none" w:sz="0" w:space="0" w:color="auto"/>
            <w:bottom w:val="none" w:sz="0" w:space="0" w:color="auto"/>
            <w:right w:val="none" w:sz="0" w:space="0" w:color="auto"/>
          </w:divBdr>
        </w:div>
        <w:div w:id="1075468098">
          <w:marLeft w:val="640"/>
          <w:marRight w:val="0"/>
          <w:marTop w:val="0"/>
          <w:marBottom w:val="0"/>
          <w:divBdr>
            <w:top w:val="none" w:sz="0" w:space="0" w:color="auto"/>
            <w:left w:val="none" w:sz="0" w:space="0" w:color="auto"/>
            <w:bottom w:val="none" w:sz="0" w:space="0" w:color="auto"/>
            <w:right w:val="none" w:sz="0" w:space="0" w:color="auto"/>
          </w:divBdr>
        </w:div>
        <w:div w:id="353388049">
          <w:marLeft w:val="640"/>
          <w:marRight w:val="0"/>
          <w:marTop w:val="0"/>
          <w:marBottom w:val="0"/>
          <w:divBdr>
            <w:top w:val="none" w:sz="0" w:space="0" w:color="auto"/>
            <w:left w:val="none" w:sz="0" w:space="0" w:color="auto"/>
            <w:bottom w:val="none" w:sz="0" w:space="0" w:color="auto"/>
            <w:right w:val="none" w:sz="0" w:space="0" w:color="auto"/>
          </w:divBdr>
        </w:div>
        <w:div w:id="820269942">
          <w:marLeft w:val="640"/>
          <w:marRight w:val="0"/>
          <w:marTop w:val="0"/>
          <w:marBottom w:val="0"/>
          <w:divBdr>
            <w:top w:val="none" w:sz="0" w:space="0" w:color="auto"/>
            <w:left w:val="none" w:sz="0" w:space="0" w:color="auto"/>
            <w:bottom w:val="none" w:sz="0" w:space="0" w:color="auto"/>
            <w:right w:val="none" w:sz="0" w:space="0" w:color="auto"/>
          </w:divBdr>
        </w:div>
        <w:div w:id="896282996">
          <w:marLeft w:val="640"/>
          <w:marRight w:val="0"/>
          <w:marTop w:val="0"/>
          <w:marBottom w:val="0"/>
          <w:divBdr>
            <w:top w:val="none" w:sz="0" w:space="0" w:color="auto"/>
            <w:left w:val="none" w:sz="0" w:space="0" w:color="auto"/>
            <w:bottom w:val="none" w:sz="0" w:space="0" w:color="auto"/>
            <w:right w:val="none" w:sz="0" w:space="0" w:color="auto"/>
          </w:divBdr>
        </w:div>
        <w:div w:id="1921061752">
          <w:marLeft w:val="640"/>
          <w:marRight w:val="0"/>
          <w:marTop w:val="0"/>
          <w:marBottom w:val="0"/>
          <w:divBdr>
            <w:top w:val="none" w:sz="0" w:space="0" w:color="auto"/>
            <w:left w:val="none" w:sz="0" w:space="0" w:color="auto"/>
            <w:bottom w:val="none" w:sz="0" w:space="0" w:color="auto"/>
            <w:right w:val="none" w:sz="0" w:space="0" w:color="auto"/>
          </w:divBdr>
        </w:div>
        <w:div w:id="828208194">
          <w:marLeft w:val="640"/>
          <w:marRight w:val="0"/>
          <w:marTop w:val="0"/>
          <w:marBottom w:val="0"/>
          <w:divBdr>
            <w:top w:val="none" w:sz="0" w:space="0" w:color="auto"/>
            <w:left w:val="none" w:sz="0" w:space="0" w:color="auto"/>
            <w:bottom w:val="none" w:sz="0" w:space="0" w:color="auto"/>
            <w:right w:val="none" w:sz="0" w:space="0" w:color="auto"/>
          </w:divBdr>
        </w:div>
        <w:div w:id="2108040791">
          <w:marLeft w:val="640"/>
          <w:marRight w:val="0"/>
          <w:marTop w:val="0"/>
          <w:marBottom w:val="0"/>
          <w:divBdr>
            <w:top w:val="none" w:sz="0" w:space="0" w:color="auto"/>
            <w:left w:val="none" w:sz="0" w:space="0" w:color="auto"/>
            <w:bottom w:val="none" w:sz="0" w:space="0" w:color="auto"/>
            <w:right w:val="none" w:sz="0" w:space="0" w:color="auto"/>
          </w:divBdr>
        </w:div>
        <w:div w:id="778989730">
          <w:marLeft w:val="640"/>
          <w:marRight w:val="0"/>
          <w:marTop w:val="0"/>
          <w:marBottom w:val="0"/>
          <w:divBdr>
            <w:top w:val="none" w:sz="0" w:space="0" w:color="auto"/>
            <w:left w:val="none" w:sz="0" w:space="0" w:color="auto"/>
            <w:bottom w:val="none" w:sz="0" w:space="0" w:color="auto"/>
            <w:right w:val="none" w:sz="0" w:space="0" w:color="auto"/>
          </w:divBdr>
        </w:div>
        <w:div w:id="1871533494">
          <w:marLeft w:val="640"/>
          <w:marRight w:val="0"/>
          <w:marTop w:val="0"/>
          <w:marBottom w:val="0"/>
          <w:divBdr>
            <w:top w:val="none" w:sz="0" w:space="0" w:color="auto"/>
            <w:left w:val="none" w:sz="0" w:space="0" w:color="auto"/>
            <w:bottom w:val="none" w:sz="0" w:space="0" w:color="auto"/>
            <w:right w:val="none" w:sz="0" w:space="0" w:color="auto"/>
          </w:divBdr>
        </w:div>
        <w:div w:id="80565703">
          <w:marLeft w:val="640"/>
          <w:marRight w:val="0"/>
          <w:marTop w:val="0"/>
          <w:marBottom w:val="0"/>
          <w:divBdr>
            <w:top w:val="none" w:sz="0" w:space="0" w:color="auto"/>
            <w:left w:val="none" w:sz="0" w:space="0" w:color="auto"/>
            <w:bottom w:val="none" w:sz="0" w:space="0" w:color="auto"/>
            <w:right w:val="none" w:sz="0" w:space="0" w:color="auto"/>
          </w:divBdr>
        </w:div>
        <w:div w:id="1128670405">
          <w:marLeft w:val="640"/>
          <w:marRight w:val="0"/>
          <w:marTop w:val="0"/>
          <w:marBottom w:val="0"/>
          <w:divBdr>
            <w:top w:val="none" w:sz="0" w:space="0" w:color="auto"/>
            <w:left w:val="none" w:sz="0" w:space="0" w:color="auto"/>
            <w:bottom w:val="none" w:sz="0" w:space="0" w:color="auto"/>
            <w:right w:val="none" w:sz="0" w:space="0" w:color="auto"/>
          </w:divBdr>
        </w:div>
        <w:div w:id="609313831">
          <w:marLeft w:val="640"/>
          <w:marRight w:val="0"/>
          <w:marTop w:val="0"/>
          <w:marBottom w:val="0"/>
          <w:divBdr>
            <w:top w:val="none" w:sz="0" w:space="0" w:color="auto"/>
            <w:left w:val="none" w:sz="0" w:space="0" w:color="auto"/>
            <w:bottom w:val="none" w:sz="0" w:space="0" w:color="auto"/>
            <w:right w:val="none" w:sz="0" w:space="0" w:color="auto"/>
          </w:divBdr>
        </w:div>
        <w:div w:id="916672274">
          <w:marLeft w:val="640"/>
          <w:marRight w:val="0"/>
          <w:marTop w:val="0"/>
          <w:marBottom w:val="0"/>
          <w:divBdr>
            <w:top w:val="none" w:sz="0" w:space="0" w:color="auto"/>
            <w:left w:val="none" w:sz="0" w:space="0" w:color="auto"/>
            <w:bottom w:val="none" w:sz="0" w:space="0" w:color="auto"/>
            <w:right w:val="none" w:sz="0" w:space="0" w:color="auto"/>
          </w:divBdr>
        </w:div>
        <w:div w:id="422386442">
          <w:marLeft w:val="640"/>
          <w:marRight w:val="0"/>
          <w:marTop w:val="0"/>
          <w:marBottom w:val="0"/>
          <w:divBdr>
            <w:top w:val="none" w:sz="0" w:space="0" w:color="auto"/>
            <w:left w:val="none" w:sz="0" w:space="0" w:color="auto"/>
            <w:bottom w:val="none" w:sz="0" w:space="0" w:color="auto"/>
            <w:right w:val="none" w:sz="0" w:space="0" w:color="auto"/>
          </w:divBdr>
        </w:div>
        <w:div w:id="1722365015">
          <w:marLeft w:val="640"/>
          <w:marRight w:val="0"/>
          <w:marTop w:val="0"/>
          <w:marBottom w:val="0"/>
          <w:divBdr>
            <w:top w:val="none" w:sz="0" w:space="0" w:color="auto"/>
            <w:left w:val="none" w:sz="0" w:space="0" w:color="auto"/>
            <w:bottom w:val="none" w:sz="0" w:space="0" w:color="auto"/>
            <w:right w:val="none" w:sz="0" w:space="0" w:color="auto"/>
          </w:divBdr>
        </w:div>
        <w:div w:id="1008366439">
          <w:marLeft w:val="640"/>
          <w:marRight w:val="0"/>
          <w:marTop w:val="0"/>
          <w:marBottom w:val="0"/>
          <w:divBdr>
            <w:top w:val="none" w:sz="0" w:space="0" w:color="auto"/>
            <w:left w:val="none" w:sz="0" w:space="0" w:color="auto"/>
            <w:bottom w:val="none" w:sz="0" w:space="0" w:color="auto"/>
            <w:right w:val="none" w:sz="0" w:space="0" w:color="auto"/>
          </w:divBdr>
        </w:div>
        <w:div w:id="887952971">
          <w:marLeft w:val="640"/>
          <w:marRight w:val="0"/>
          <w:marTop w:val="0"/>
          <w:marBottom w:val="0"/>
          <w:divBdr>
            <w:top w:val="none" w:sz="0" w:space="0" w:color="auto"/>
            <w:left w:val="none" w:sz="0" w:space="0" w:color="auto"/>
            <w:bottom w:val="none" w:sz="0" w:space="0" w:color="auto"/>
            <w:right w:val="none" w:sz="0" w:space="0" w:color="auto"/>
          </w:divBdr>
        </w:div>
        <w:div w:id="427507344">
          <w:marLeft w:val="640"/>
          <w:marRight w:val="0"/>
          <w:marTop w:val="0"/>
          <w:marBottom w:val="0"/>
          <w:divBdr>
            <w:top w:val="none" w:sz="0" w:space="0" w:color="auto"/>
            <w:left w:val="none" w:sz="0" w:space="0" w:color="auto"/>
            <w:bottom w:val="none" w:sz="0" w:space="0" w:color="auto"/>
            <w:right w:val="none" w:sz="0" w:space="0" w:color="auto"/>
          </w:divBdr>
        </w:div>
        <w:div w:id="768622575">
          <w:marLeft w:val="640"/>
          <w:marRight w:val="0"/>
          <w:marTop w:val="0"/>
          <w:marBottom w:val="0"/>
          <w:divBdr>
            <w:top w:val="none" w:sz="0" w:space="0" w:color="auto"/>
            <w:left w:val="none" w:sz="0" w:space="0" w:color="auto"/>
            <w:bottom w:val="none" w:sz="0" w:space="0" w:color="auto"/>
            <w:right w:val="none" w:sz="0" w:space="0" w:color="auto"/>
          </w:divBdr>
        </w:div>
        <w:div w:id="406809452">
          <w:marLeft w:val="640"/>
          <w:marRight w:val="0"/>
          <w:marTop w:val="0"/>
          <w:marBottom w:val="0"/>
          <w:divBdr>
            <w:top w:val="none" w:sz="0" w:space="0" w:color="auto"/>
            <w:left w:val="none" w:sz="0" w:space="0" w:color="auto"/>
            <w:bottom w:val="none" w:sz="0" w:space="0" w:color="auto"/>
            <w:right w:val="none" w:sz="0" w:space="0" w:color="auto"/>
          </w:divBdr>
        </w:div>
        <w:div w:id="143551495">
          <w:marLeft w:val="640"/>
          <w:marRight w:val="0"/>
          <w:marTop w:val="0"/>
          <w:marBottom w:val="0"/>
          <w:divBdr>
            <w:top w:val="none" w:sz="0" w:space="0" w:color="auto"/>
            <w:left w:val="none" w:sz="0" w:space="0" w:color="auto"/>
            <w:bottom w:val="none" w:sz="0" w:space="0" w:color="auto"/>
            <w:right w:val="none" w:sz="0" w:space="0" w:color="auto"/>
          </w:divBdr>
        </w:div>
        <w:div w:id="1199852753">
          <w:marLeft w:val="640"/>
          <w:marRight w:val="0"/>
          <w:marTop w:val="0"/>
          <w:marBottom w:val="0"/>
          <w:divBdr>
            <w:top w:val="none" w:sz="0" w:space="0" w:color="auto"/>
            <w:left w:val="none" w:sz="0" w:space="0" w:color="auto"/>
            <w:bottom w:val="none" w:sz="0" w:space="0" w:color="auto"/>
            <w:right w:val="none" w:sz="0" w:space="0" w:color="auto"/>
          </w:divBdr>
        </w:div>
        <w:div w:id="1228494059">
          <w:marLeft w:val="640"/>
          <w:marRight w:val="0"/>
          <w:marTop w:val="0"/>
          <w:marBottom w:val="0"/>
          <w:divBdr>
            <w:top w:val="none" w:sz="0" w:space="0" w:color="auto"/>
            <w:left w:val="none" w:sz="0" w:space="0" w:color="auto"/>
            <w:bottom w:val="none" w:sz="0" w:space="0" w:color="auto"/>
            <w:right w:val="none" w:sz="0" w:space="0" w:color="auto"/>
          </w:divBdr>
        </w:div>
        <w:div w:id="1717385748">
          <w:marLeft w:val="640"/>
          <w:marRight w:val="0"/>
          <w:marTop w:val="0"/>
          <w:marBottom w:val="0"/>
          <w:divBdr>
            <w:top w:val="none" w:sz="0" w:space="0" w:color="auto"/>
            <w:left w:val="none" w:sz="0" w:space="0" w:color="auto"/>
            <w:bottom w:val="none" w:sz="0" w:space="0" w:color="auto"/>
            <w:right w:val="none" w:sz="0" w:space="0" w:color="auto"/>
          </w:divBdr>
        </w:div>
        <w:div w:id="831683369">
          <w:marLeft w:val="640"/>
          <w:marRight w:val="0"/>
          <w:marTop w:val="0"/>
          <w:marBottom w:val="0"/>
          <w:divBdr>
            <w:top w:val="none" w:sz="0" w:space="0" w:color="auto"/>
            <w:left w:val="none" w:sz="0" w:space="0" w:color="auto"/>
            <w:bottom w:val="none" w:sz="0" w:space="0" w:color="auto"/>
            <w:right w:val="none" w:sz="0" w:space="0" w:color="auto"/>
          </w:divBdr>
        </w:div>
        <w:div w:id="1052195159">
          <w:marLeft w:val="640"/>
          <w:marRight w:val="0"/>
          <w:marTop w:val="0"/>
          <w:marBottom w:val="0"/>
          <w:divBdr>
            <w:top w:val="none" w:sz="0" w:space="0" w:color="auto"/>
            <w:left w:val="none" w:sz="0" w:space="0" w:color="auto"/>
            <w:bottom w:val="none" w:sz="0" w:space="0" w:color="auto"/>
            <w:right w:val="none" w:sz="0" w:space="0" w:color="auto"/>
          </w:divBdr>
        </w:div>
        <w:div w:id="289475493">
          <w:marLeft w:val="640"/>
          <w:marRight w:val="0"/>
          <w:marTop w:val="0"/>
          <w:marBottom w:val="0"/>
          <w:divBdr>
            <w:top w:val="none" w:sz="0" w:space="0" w:color="auto"/>
            <w:left w:val="none" w:sz="0" w:space="0" w:color="auto"/>
            <w:bottom w:val="none" w:sz="0" w:space="0" w:color="auto"/>
            <w:right w:val="none" w:sz="0" w:space="0" w:color="auto"/>
          </w:divBdr>
        </w:div>
        <w:div w:id="568808199">
          <w:marLeft w:val="640"/>
          <w:marRight w:val="0"/>
          <w:marTop w:val="0"/>
          <w:marBottom w:val="0"/>
          <w:divBdr>
            <w:top w:val="none" w:sz="0" w:space="0" w:color="auto"/>
            <w:left w:val="none" w:sz="0" w:space="0" w:color="auto"/>
            <w:bottom w:val="none" w:sz="0" w:space="0" w:color="auto"/>
            <w:right w:val="none" w:sz="0" w:space="0" w:color="auto"/>
          </w:divBdr>
        </w:div>
        <w:div w:id="1150638050">
          <w:marLeft w:val="640"/>
          <w:marRight w:val="0"/>
          <w:marTop w:val="0"/>
          <w:marBottom w:val="0"/>
          <w:divBdr>
            <w:top w:val="none" w:sz="0" w:space="0" w:color="auto"/>
            <w:left w:val="none" w:sz="0" w:space="0" w:color="auto"/>
            <w:bottom w:val="none" w:sz="0" w:space="0" w:color="auto"/>
            <w:right w:val="none" w:sz="0" w:space="0" w:color="auto"/>
          </w:divBdr>
        </w:div>
        <w:div w:id="314846166">
          <w:marLeft w:val="640"/>
          <w:marRight w:val="0"/>
          <w:marTop w:val="0"/>
          <w:marBottom w:val="0"/>
          <w:divBdr>
            <w:top w:val="none" w:sz="0" w:space="0" w:color="auto"/>
            <w:left w:val="none" w:sz="0" w:space="0" w:color="auto"/>
            <w:bottom w:val="none" w:sz="0" w:space="0" w:color="auto"/>
            <w:right w:val="none" w:sz="0" w:space="0" w:color="auto"/>
          </w:divBdr>
        </w:div>
        <w:div w:id="1810050222">
          <w:marLeft w:val="640"/>
          <w:marRight w:val="0"/>
          <w:marTop w:val="0"/>
          <w:marBottom w:val="0"/>
          <w:divBdr>
            <w:top w:val="none" w:sz="0" w:space="0" w:color="auto"/>
            <w:left w:val="none" w:sz="0" w:space="0" w:color="auto"/>
            <w:bottom w:val="none" w:sz="0" w:space="0" w:color="auto"/>
            <w:right w:val="none" w:sz="0" w:space="0" w:color="auto"/>
          </w:divBdr>
        </w:div>
        <w:div w:id="1824619296">
          <w:marLeft w:val="640"/>
          <w:marRight w:val="0"/>
          <w:marTop w:val="0"/>
          <w:marBottom w:val="0"/>
          <w:divBdr>
            <w:top w:val="none" w:sz="0" w:space="0" w:color="auto"/>
            <w:left w:val="none" w:sz="0" w:space="0" w:color="auto"/>
            <w:bottom w:val="none" w:sz="0" w:space="0" w:color="auto"/>
            <w:right w:val="none" w:sz="0" w:space="0" w:color="auto"/>
          </w:divBdr>
        </w:div>
        <w:div w:id="1173950901">
          <w:marLeft w:val="640"/>
          <w:marRight w:val="0"/>
          <w:marTop w:val="0"/>
          <w:marBottom w:val="0"/>
          <w:divBdr>
            <w:top w:val="none" w:sz="0" w:space="0" w:color="auto"/>
            <w:left w:val="none" w:sz="0" w:space="0" w:color="auto"/>
            <w:bottom w:val="none" w:sz="0" w:space="0" w:color="auto"/>
            <w:right w:val="none" w:sz="0" w:space="0" w:color="auto"/>
          </w:divBdr>
        </w:div>
        <w:div w:id="309603910">
          <w:marLeft w:val="640"/>
          <w:marRight w:val="0"/>
          <w:marTop w:val="0"/>
          <w:marBottom w:val="0"/>
          <w:divBdr>
            <w:top w:val="none" w:sz="0" w:space="0" w:color="auto"/>
            <w:left w:val="none" w:sz="0" w:space="0" w:color="auto"/>
            <w:bottom w:val="none" w:sz="0" w:space="0" w:color="auto"/>
            <w:right w:val="none" w:sz="0" w:space="0" w:color="auto"/>
          </w:divBdr>
        </w:div>
        <w:div w:id="1280458050">
          <w:marLeft w:val="640"/>
          <w:marRight w:val="0"/>
          <w:marTop w:val="0"/>
          <w:marBottom w:val="0"/>
          <w:divBdr>
            <w:top w:val="none" w:sz="0" w:space="0" w:color="auto"/>
            <w:left w:val="none" w:sz="0" w:space="0" w:color="auto"/>
            <w:bottom w:val="none" w:sz="0" w:space="0" w:color="auto"/>
            <w:right w:val="none" w:sz="0" w:space="0" w:color="auto"/>
          </w:divBdr>
        </w:div>
        <w:div w:id="2122066777">
          <w:marLeft w:val="640"/>
          <w:marRight w:val="0"/>
          <w:marTop w:val="0"/>
          <w:marBottom w:val="0"/>
          <w:divBdr>
            <w:top w:val="none" w:sz="0" w:space="0" w:color="auto"/>
            <w:left w:val="none" w:sz="0" w:space="0" w:color="auto"/>
            <w:bottom w:val="none" w:sz="0" w:space="0" w:color="auto"/>
            <w:right w:val="none" w:sz="0" w:space="0" w:color="auto"/>
          </w:divBdr>
        </w:div>
        <w:div w:id="1986934575">
          <w:marLeft w:val="640"/>
          <w:marRight w:val="0"/>
          <w:marTop w:val="0"/>
          <w:marBottom w:val="0"/>
          <w:divBdr>
            <w:top w:val="none" w:sz="0" w:space="0" w:color="auto"/>
            <w:left w:val="none" w:sz="0" w:space="0" w:color="auto"/>
            <w:bottom w:val="none" w:sz="0" w:space="0" w:color="auto"/>
            <w:right w:val="none" w:sz="0" w:space="0" w:color="auto"/>
          </w:divBdr>
        </w:div>
      </w:divsChild>
    </w:div>
    <w:div w:id="57628957">
      <w:marLeft w:val="640"/>
      <w:marRight w:val="0"/>
      <w:marTop w:val="0"/>
      <w:marBottom w:val="0"/>
      <w:divBdr>
        <w:top w:val="none" w:sz="0" w:space="0" w:color="auto"/>
        <w:left w:val="none" w:sz="0" w:space="0" w:color="auto"/>
        <w:bottom w:val="none" w:sz="0" w:space="0" w:color="auto"/>
        <w:right w:val="none" w:sz="0" w:space="0" w:color="auto"/>
      </w:divBdr>
    </w:div>
    <w:div w:id="60059253">
      <w:bodyDiv w:val="1"/>
      <w:marLeft w:val="0"/>
      <w:marRight w:val="0"/>
      <w:marTop w:val="0"/>
      <w:marBottom w:val="0"/>
      <w:divBdr>
        <w:top w:val="none" w:sz="0" w:space="0" w:color="auto"/>
        <w:left w:val="none" w:sz="0" w:space="0" w:color="auto"/>
        <w:bottom w:val="none" w:sz="0" w:space="0" w:color="auto"/>
        <w:right w:val="none" w:sz="0" w:space="0" w:color="auto"/>
      </w:divBdr>
      <w:divsChild>
        <w:div w:id="1595943950">
          <w:marLeft w:val="640"/>
          <w:marRight w:val="0"/>
          <w:marTop w:val="0"/>
          <w:marBottom w:val="0"/>
          <w:divBdr>
            <w:top w:val="none" w:sz="0" w:space="0" w:color="auto"/>
            <w:left w:val="none" w:sz="0" w:space="0" w:color="auto"/>
            <w:bottom w:val="none" w:sz="0" w:space="0" w:color="auto"/>
            <w:right w:val="none" w:sz="0" w:space="0" w:color="auto"/>
          </w:divBdr>
        </w:div>
        <w:div w:id="472673514">
          <w:marLeft w:val="640"/>
          <w:marRight w:val="0"/>
          <w:marTop w:val="0"/>
          <w:marBottom w:val="0"/>
          <w:divBdr>
            <w:top w:val="none" w:sz="0" w:space="0" w:color="auto"/>
            <w:left w:val="none" w:sz="0" w:space="0" w:color="auto"/>
            <w:bottom w:val="none" w:sz="0" w:space="0" w:color="auto"/>
            <w:right w:val="none" w:sz="0" w:space="0" w:color="auto"/>
          </w:divBdr>
        </w:div>
        <w:div w:id="255098620">
          <w:marLeft w:val="640"/>
          <w:marRight w:val="0"/>
          <w:marTop w:val="0"/>
          <w:marBottom w:val="0"/>
          <w:divBdr>
            <w:top w:val="none" w:sz="0" w:space="0" w:color="auto"/>
            <w:left w:val="none" w:sz="0" w:space="0" w:color="auto"/>
            <w:bottom w:val="none" w:sz="0" w:space="0" w:color="auto"/>
            <w:right w:val="none" w:sz="0" w:space="0" w:color="auto"/>
          </w:divBdr>
        </w:div>
        <w:div w:id="1978603262">
          <w:marLeft w:val="640"/>
          <w:marRight w:val="0"/>
          <w:marTop w:val="0"/>
          <w:marBottom w:val="0"/>
          <w:divBdr>
            <w:top w:val="none" w:sz="0" w:space="0" w:color="auto"/>
            <w:left w:val="none" w:sz="0" w:space="0" w:color="auto"/>
            <w:bottom w:val="none" w:sz="0" w:space="0" w:color="auto"/>
            <w:right w:val="none" w:sz="0" w:space="0" w:color="auto"/>
          </w:divBdr>
        </w:div>
        <w:div w:id="925958883">
          <w:marLeft w:val="640"/>
          <w:marRight w:val="0"/>
          <w:marTop w:val="0"/>
          <w:marBottom w:val="0"/>
          <w:divBdr>
            <w:top w:val="none" w:sz="0" w:space="0" w:color="auto"/>
            <w:left w:val="none" w:sz="0" w:space="0" w:color="auto"/>
            <w:bottom w:val="none" w:sz="0" w:space="0" w:color="auto"/>
            <w:right w:val="none" w:sz="0" w:space="0" w:color="auto"/>
          </w:divBdr>
        </w:div>
        <w:div w:id="359624768">
          <w:marLeft w:val="640"/>
          <w:marRight w:val="0"/>
          <w:marTop w:val="0"/>
          <w:marBottom w:val="0"/>
          <w:divBdr>
            <w:top w:val="none" w:sz="0" w:space="0" w:color="auto"/>
            <w:left w:val="none" w:sz="0" w:space="0" w:color="auto"/>
            <w:bottom w:val="none" w:sz="0" w:space="0" w:color="auto"/>
            <w:right w:val="none" w:sz="0" w:space="0" w:color="auto"/>
          </w:divBdr>
        </w:div>
        <w:div w:id="244924105">
          <w:marLeft w:val="640"/>
          <w:marRight w:val="0"/>
          <w:marTop w:val="0"/>
          <w:marBottom w:val="0"/>
          <w:divBdr>
            <w:top w:val="none" w:sz="0" w:space="0" w:color="auto"/>
            <w:left w:val="none" w:sz="0" w:space="0" w:color="auto"/>
            <w:bottom w:val="none" w:sz="0" w:space="0" w:color="auto"/>
            <w:right w:val="none" w:sz="0" w:space="0" w:color="auto"/>
          </w:divBdr>
        </w:div>
        <w:div w:id="1571774048">
          <w:marLeft w:val="640"/>
          <w:marRight w:val="0"/>
          <w:marTop w:val="0"/>
          <w:marBottom w:val="0"/>
          <w:divBdr>
            <w:top w:val="none" w:sz="0" w:space="0" w:color="auto"/>
            <w:left w:val="none" w:sz="0" w:space="0" w:color="auto"/>
            <w:bottom w:val="none" w:sz="0" w:space="0" w:color="auto"/>
            <w:right w:val="none" w:sz="0" w:space="0" w:color="auto"/>
          </w:divBdr>
        </w:div>
        <w:div w:id="1050492746">
          <w:marLeft w:val="640"/>
          <w:marRight w:val="0"/>
          <w:marTop w:val="0"/>
          <w:marBottom w:val="0"/>
          <w:divBdr>
            <w:top w:val="none" w:sz="0" w:space="0" w:color="auto"/>
            <w:left w:val="none" w:sz="0" w:space="0" w:color="auto"/>
            <w:bottom w:val="none" w:sz="0" w:space="0" w:color="auto"/>
            <w:right w:val="none" w:sz="0" w:space="0" w:color="auto"/>
          </w:divBdr>
        </w:div>
        <w:div w:id="1320579169">
          <w:marLeft w:val="640"/>
          <w:marRight w:val="0"/>
          <w:marTop w:val="0"/>
          <w:marBottom w:val="0"/>
          <w:divBdr>
            <w:top w:val="none" w:sz="0" w:space="0" w:color="auto"/>
            <w:left w:val="none" w:sz="0" w:space="0" w:color="auto"/>
            <w:bottom w:val="none" w:sz="0" w:space="0" w:color="auto"/>
            <w:right w:val="none" w:sz="0" w:space="0" w:color="auto"/>
          </w:divBdr>
        </w:div>
        <w:div w:id="620574852">
          <w:marLeft w:val="640"/>
          <w:marRight w:val="0"/>
          <w:marTop w:val="0"/>
          <w:marBottom w:val="0"/>
          <w:divBdr>
            <w:top w:val="none" w:sz="0" w:space="0" w:color="auto"/>
            <w:left w:val="none" w:sz="0" w:space="0" w:color="auto"/>
            <w:bottom w:val="none" w:sz="0" w:space="0" w:color="auto"/>
            <w:right w:val="none" w:sz="0" w:space="0" w:color="auto"/>
          </w:divBdr>
        </w:div>
        <w:div w:id="1976061177">
          <w:marLeft w:val="640"/>
          <w:marRight w:val="0"/>
          <w:marTop w:val="0"/>
          <w:marBottom w:val="0"/>
          <w:divBdr>
            <w:top w:val="none" w:sz="0" w:space="0" w:color="auto"/>
            <w:left w:val="none" w:sz="0" w:space="0" w:color="auto"/>
            <w:bottom w:val="none" w:sz="0" w:space="0" w:color="auto"/>
            <w:right w:val="none" w:sz="0" w:space="0" w:color="auto"/>
          </w:divBdr>
        </w:div>
        <w:div w:id="731733079">
          <w:marLeft w:val="640"/>
          <w:marRight w:val="0"/>
          <w:marTop w:val="0"/>
          <w:marBottom w:val="0"/>
          <w:divBdr>
            <w:top w:val="none" w:sz="0" w:space="0" w:color="auto"/>
            <w:left w:val="none" w:sz="0" w:space="0" w:color="auto"/>
            <w:bottom w:val="none" w:sz="0" w:space="0" w:color="auto"/>
            <w:right w:val="none" w:sz="0" w:space="0" w:color="auto"/>
          </w:divBdr>
        </w:div>
        <w:div w:id="495415513">
          <w:marLeft w:val="640"/>
          <w:marRight w:val="0"/>
          <w:marTop w:val="0"/>
          <w:marBottom w:val="0"/>
          <w:divBdr>
            <w:top w:val="none" w:sz="0" w:space="0" w:color="auto"/>
            <w:left w:val="none" w:sz="0" w:space="0" w:color="auto"/>
            <w:bottom w:val="none" w:sz="0" w:space="0" w:color="auto"/>
            <w:right w:val="none" w:sz="0" w:space="0" w:color="auto"/>
          </w:divBdr>
        </w:div>
        <w:div w:id="2057466930">
          <w:marLeft w:val="640"/>
          <w:marRight w:val="0"/>
          <w:marTop w:val="0"/>
          <w:marBottom w:val="0"/>
          <w:divBdr>
            <w:top w:val="none" w:sz="0" w:space="0" w:color="auto"/>
            <w:left w:val="none" w:sz="0" w:space="0" w:color="auto"/>
            <w:bottom w:val="none" w:sz="0" w:space="0" w:color="auto"/>
            <w:right w:val="none" w:sz="0" w:space="0" w:color="auto"/>
          </w:divBdr>
        </w:div>
        <w:div w:id="2044864369">
          <w:marLeft w:val="640"/>
          <w:marRight w:val="0"/>
          <w:marTop w:val="0"/>
          <w:marBottom w:val="0"/>
          <w:divBdr>
            <w:top w:val="none" w:sz="0" w:space="0" w:color="auto"/>
            <w:left w:val="none" w:sz="0" w:space="0" w:color="auto"/>
            <w:bottom w:val="none" w:sz="0" w:space="0" w:color="auto"/>
            <w:right w:val="none" w:sz="0" w:space="0" w:color="auto"/>
          </w:divBdr>
        </w:div>
        <w:div w:id="1371883872">
          <w:marLeft w:val="640"/>
          <w:marRight w:val="0"/>
          <w:marTop w:val="0"/>
          <w:marBottom w:val="0"/>
          <w:divBdr>
            <w:top w:val="none" w:sz="0" w:space="0" w:color="auto"/>
            <w:left w:val="none" w:sz="0" w:space="0" w:color="auto"/>
            <w:bottom w:val="none" w:sz="0" w:space="0" w:color="auto"/>
            <w:right w:val="none" w:sz="0" w:space="0" w:color="auto"/>
          </w:divBdr>
        </w:div>
        <w:div w:id="1304698366">
          <w:marLeft w:val="640"/>
          <w:marRight w:val="0"/>
          <w:marTop w:val="0"/>
          <w:marBottom w:val="0"/>
          <w:divBdr>
            <w:top w:val="none" w:sz="0" w:space="0" w:color="auto"/>
            <w:left w:val="none" w:sz="0" w:space="0" w:color="auto"/>
            <w:bottom w:val="none" w:sz="0" w:space="0" w:color="auto"/>
            <w:right w:val="none" w:sz="0" w:space="0" w:color="auto"/>
          </w:divBdr>
        </w:div>
        <w:div w:id="1811482600">
          <w:marLeft w:val="640"/>
          <w:marRight w:val="0"/>
          <w:marTop w:val="0"/>
          <w:marBottom w:val="0"/>
          <w:divBdr>
            <w:top w:val="none" w:sz="0" w:space="0" w:color="auto"/>
            <w:left w:val="none" w:sz="0" w:space="0" w:color="auto"/>
            <w:bottom w:val="none" w:sz="0" w:space="0" w:color="auto"/>
            <w:right w:val="none" w:sz="0" w:space="0" w:color="auto"/>
          </w:divBdr>
        </w:div>
        <w:div w:id="706030168">
          <w:marLeft w:val="640"/>
          <w:marRight w:val="0"/>
          <w:marTop w:val="0"/>
          <w:marBottom w:val="0"/>
          <w:divBdr>
            <w:top w:val="none" w:sz="0" w:space="0" w:color="auto"/>
            <w:left w:val="none" w:sz="0" w:space="0" w:color="auto"/>
            <w:bottom w:val="none" w:sz="0" w:space="0" w:color="auto"/>
            <w:right w:val="none" w:sz="0" w:space="0" w:color="auto"/>
          </w:divBdr>
        </w:div>
        <w:div w:id="1584755558">
          <w:marLeft w:val="640"/>
          <w:marRight w:val="0"/>
          <w:marTop w:val="0"/>
          <w:marBottom w:val="0"/>
          <w:divBdr>
            <w:top w:val="none" w:sz="0" w:space="0" w:color="auto"/>
            <w:left w:val="none" w:sz="0" w:space="0" w:color="auto"/>
            <w:bottom w:val="none" w:sz="0" w:space="0" w:color="auto"/>
            <w:right w:val="none" w:sz="0" w:space="0" w:color="auto"/>
          </w:divBdr>
        </w:div>
        <w:div w:id="435947269">
          <w:marLeft w:val="640"/>
          <w:marRight w:val="0"/>
          <w:marTop w:val="0"/>
          <w:marBottom w:val="0"/>
          <w:divBdr>
            <w:top w:val="none" w:sz="0" w:space="0" w:color="auto"/>
            <w:left w:val="none" w:sz="0" w:space="0" w:color="auto"/>
            <w:bottom w:val="none" w:sz="0" w:space="0" w:color="auto"/>
            <w:right w:val="none" w:sz="0" w:space="0" w:color="auto"/>
          </w:divBdr>
        </w:div>
        <w:div w:id="1376658106">
          <w:marLeft w:val="640"/>
          <w:marRight w:val="0"/>
          <w:marTop w:val="0"/>
          <w:marBottom w:val="0"/>
          <w:divBdr>
            <w:top w:val="none" w:sz="0" w:space="0" w:color="auto"/>
            <w:left w:val="none" w:sz="0" w:space="0" w:color="auto"/>
            <w:bottom w:val="none" w:sz="0" w:space="0" w:color="auto"/>
            <w:right w:val="none" w:sz="0" w:space="0" w:color="auto"/>
          </w:divBdr>
        </w:div>
        <w:div w:id="195234958">
          <w:marLeft w:val="640"/>
          <w:marRight w:val="0"/>
          <w:marTop w:val="0"/>
          <w:marBottom w:val="0"/>
          <w:divBdr>
            <w:top w:val="none" w:sz="0" w:space="0" w:color="auto"/>
            <w:left w:val="none" w:sz="0" w:space="0" w:color="auto"/>
            <w:bottom w:val="none" w:sz="0" w:space="0" w:color="auto"/>
            <w:right w:val="none" w:sz="0" w:space="0" w:color="auto"/>
          </w:divBdr>
        </w:div>
        <w:div w:id="710610667">
          <w:marLeft w:val="640"/>
          <w:marRight w:val="0"/>
          <w:marTop w:val="0"/>
          <w:marBottom w:val="0"/>
          <w:divBdr>
            <w:top w:val="none" w:sz="0" w:space="0" w:color="auto"/>
            <w:left w:val="none" w:sz="0" w:space="0" w:color="auto"/>
            <w:bottom w:val="none" w:sz="0" w:space="0" w:color="auto"/>
            <w:right w:val="none" w:sz="0" w:space="0" w:color="auto"/>
          </w:divBdr>
        </w:div>
        <w:div w:id="23603180">
          <w:marLeft w:val="640"/>
          <w:marRight w:val="0"/>
          <w:marTop w:val="0"/>
          <w:marBottom w:val="0"/>
          <w:divBdr>
            <w:top w:val="none" w:sz="0" w:space="0" w:color="auto"/>
            <w:left w:val="none" w:sz="0" w:space="0" w:color="auto"/>
            <w:bottom w:val="none" w:sz="0" w:space="0" w:color="auto"/>
            <w:right w:val="none" w:sz="0" w:space="0" w:color="auto"/>
          </w:divBdr>
        </w:div>
        <w:div w:id="2005275407">
          <w:marLeft w:val="640"/>
          <w:marRight w:val="0"/>
          <w:marTop w:val="0"/>
          <w:marBottom w:val="0"/>
          <w:divBdr>
            <w:top w:val="none" w:sz="0" w:space="0" w:color="auto"/>
            <w:left w:val="none" w:sz="0" w:space="0" w:color="auto"/>
            <w:bottom w:val="none" w:sz="0" w:space="0" w:color="auto"/>
            <w:right w:val="none" w:sz="0" w:space="0" w:color="auto"/>
          </w:divBdr>
        </w:div>
        <w:div w:id="665743728">
          <w:marLeft w:val="640"/>
          <w:marRight w:val="0"/>
          <w:marTop w:val="0"/>
          <w:marBottom w:val="0"/>
          <w:divBdr>
            <w:top w:val="none" w:sz="0" w:space="0" w:color="auto"/>
            <w:left w:val="none" w:sz="0" w:space="0" w:color="auto"/>
            <w:bottom w:val="none" w:sz="0" w:space="0" w:color="auto"/>
            <w:right w:val="none" w:sz="0" w:space="0" w:color="auto"/>
          </w:divBdr>
        </w:div>
        <w:div w:id="2057469544">
          <w:marLeft w:val="640"/>
          <w:marRight w:val="0"/>
          <w:marTop w:val="0"/>
          <w:marBottom w:val="0"/>
          <w:divBdr>
            <w:top w:val="none" w:sz="0" w:space="0" w:color="auto"/>
            <w:left w:val="none" w:sz="0" w:space="0" w:color="auto"/>
            <w:bottom w:val="none" w:sz="0" w:space="0" w:color="auto"/>
            <w:right w:val="none" w:sz="0" w:space="0" w:color="auto"/>
          </w:divBdr>
        </w:div>
        <w:div w:id="1581793901">
          <w:marLeft w:val="640"/>
          <w:marRight w:val="0"/>
          <w:marTop w:val="0"/>
          <w:marBottom w:val="0"/>
          <w:divBdr>
            <w:top w:val="none" w:sz="0" w:space="0" w:color="auto"/>
            <w:left w:val="none" w:sz="0" w:space="0" w:color="auto"/>
            <w:bottom w:val="none" w:sz="0" w:space="0" w:color="auto"/>
            <w:right w:val="none" w:sz="0" w:space="0" w:color="auto"/>
          </w:divBdr>
        </w:div>
        <w:div w:id="596572">
          <w:marLeft w:val="640"/>
          <w:marRight w:val="0"/>
          <w:marTop w:val="0"/>
          <w:marBottom w:val="0"/>
          <w:divBdr>
            <w:top w:val="none" w:sz="0" w:space="0" w:color="auto"/>
            <w:left w:val="none" w:sz="0" w:space="0" w:color="auto"/>
            <w:bottom w:val="none" w:sz="0" w:space="0" w:color="auto"/>
            <w:right w:val="none" w:sz="0" w:space="0" w:color="auto"/>
          </w:divBdr>
        </w:div>
        <w:div w:id="425421583">
          <w:marLeft w:val="640"/>
          <w:marRight w:val="0"/>
          <w:marTop w:val="0"/>
          <w:marBottom w:val="0"/>
          <w:divBdr>
            <w:top w:val="none" w:sz="0" w:space="0" w:color="auto"/>
            <w:left w:val="none" w:sz="0" w:space="0" w:color="auto"/>
            <w:bottom w:val="none" w:sz="0" w:space="0" w:color="auto"/>
            <w:right w:val="none" w:sz="0" w:space="0" w:color="auto"/>
          </w:divBdr>
        </w:div>
        <w:div w:id="1960531843">
          <w:marLeft w:val="640"/>
          <w:marRight w:val="0"/>
          <w:marTop w:val="0"/>
          <w:marBottom w:val="0"/>
          <w:divBdr>
            <w:top w:val="none" w:sz="0" w:space="0" w:color="auto"/>
            <w:left w:val="none" w:sz="0" w:space="0" w:color="auto"/>
            <w:bottom w:val="none" w:sz="0" w:space="0" w:color="auto"/>
            <w:right w:val="none" w:sz="0" w:space="0" w:color="auto"/>
          </w:divBdr>
        </w:div>
        <w:div w:id="1533614839">
          <w:marLeft w:val="640"/>
          <w:marRight w:val="0"/>
          <w:marTop w:val="0"/>
          <w:marBottom w:val="0"/>
          <w:divBdr>
            <w:top w:val="none" w:sz="0" w:space="0" w:color="auto"/>
            <w:left w:val="none" w:sz="0" w:space="0" w:color="auto"/>
            <w:bottom w:val="none" w:sz="0" w:space="0" w:color="auto"/>
            <w:right w:val="none" w:sz="0" w:space="0" w:color="auto"/>
          </w:divBdr>
        </w:div>
        <w:div w:id="1016924755">
          <w:marLeft w:val="640"/>
          <w:marRight w:val="0"/>
          <w:marTop w:val="0"/>
          <w:marBottom w:val="0"/>
          <w:divBdr>
            <w:top w:val="none" w:sz="0" w:space="0" w:color="auto"/>
            <w:left w:val="none" w:sz="0" w:space="0" w:color="auto"/>
            <w:bottom w:val="none" w:sz="0" w:space="0" w:color="auto"/>
            <w:right w:val="none" w:sz="0" w:space="0" w:color="auto"/>
          </w:divBdr>
        </w:div>
        <w:div w:id="2091123725">
          <w:marLeft w:val="640"/>
          <w:marRight w:val="0"/>
          <w:marTop w:val="0"/>
          <w:marBottom w:val="0"/>
          <w:divBdr>
            <w:top w:val="none" w:sz="0" w:space="0" w:color="auto"/>
            <w:left w:val="none" w:sz="0" w:space="0" w:color="auto"/>
            <w:bottom w:val="none" w:sz="0" w:space="0" w:color="auto"/>
            <w:right w:val="none" w:sz="0" w:space="0" w:color="auto"/>
          </w:divBdr>
        </w:div>
        <w:div w:id="506790276">
          <w:marLeft w:val="640"/>
          <w:marRight w:val="0"/>
          <w:marTop w:val="0"/>
          <w:marBottom w:val="0"/>
          <w:divBdr>
            <w:top w:val="none" w:sz="0" w:space="0" w:color="auto"/>
            <w:left w:val="none" w:sz="0" w:space="0" w:color="auto"/>
            <w:bottom w:val="none" w:sz="0" w:space="0" w:color="auto"/>
            <w:right w:val="none" w:sz="0" w:space="0" w:color="auto"/>
          </w:divBdr>
        </w:div>
        <w:div w:id="652373416">
          <w:marLeft w:val="640"/>
          <w:marRight w:val="0"/>
          <w:marTop w:val="0"/>
          <w:marBottom w:val="0"/>
          <w:divBdr>
            <w:top w:val="none" w:sz="0" w:space="0" w:color="auto"/>
            <w:left w:val="none" w:sz="0" w:space="0" w:color="auto"/>
            <w:bottom w:val="none" w:sz="0" w:space="0" w:color="auto"/>
            <w:right w:val="none" w:sz="0" w:space="0" w:color="auto"/>
          </w:divBdr>
        </w:div>
        <w:div w:id="1479956423">
          <w:marLeft w:val="640"/>
          <w:marRight w:val="0"/>
          <w:marTop w:val="0"/>
          <w:marBottom w:val="0"/>
          <w:divBdr>
            <w:top w:val="none" w:sz="0" w:space="0" w:color="auto"/>
            <w:left w:val="none" w:sz="0" w:space="0" w:color="auto"/>
            <w:bottom w:val="none" w:sz="0" w:space="0" w:color="auto"/>
            <w:right w:val="none" w:sz="0" w:space="0" w:color="auto"/>
          </w:divBdr>
        </w:div>
        <w:div w:id="1148865888">
          <w:marLeft w:val="640"/>
          <w:marRight w:val="0"/>
          <w:marTop w:val="0"/>
          <w:marBottom w:val="0"/>
          <w:divBdr>
            <w:top w:val="none" w:sz="0" w:space="0" w:color="auto"/>
            <w:left w:val="none" w:sz="0" w:space="0" w:color="auto"/>
            <w:bottom w:val="none" w:sz="0" w:space="0" w:color="auto"/>
            <w:right w:val="none" w:sz="0" w:space="0" w:color="auto"/>
          </w:divBdr>
        </w:div>
        <w:div w:id="1850753058">
          <w:marLeft w:val="640"/>
          <w:marRight w:val="0"/>
          <w:marTop w:val="0"/>
          <w:marBottom w:val="0"/>
          <w:divBdr>
            <w:top w:val="none" w:sz="0" w:space="0" w:color="auto"/>
            <w:left w:val="none" w:sz="0" w:space="0" w:color="auto"/>
            <w:bottom w:val="none" w:sz="0" w:space="0" w:color="auto"/>
            <w:right w:val="none" w:sz="0" w:space="0" w:color="auto"/>
          </w:divBdr>
        </w:div>
        <w:div w:id="1299141403">
          <w:marLeft w:val="640"/>
          <w:marRight w:val="0"/>
          <w:marTop w:val="0"/>
          <w:marBottom w:val="0"/>
          <w:divBdr>
            <w:top w:val="none" w:sz="0" w:space="0" w:color="auto"/>
            <w:left w:val="none" w:sz="0" w:space="0" w:color="auto"/>
            <w:bottom w:val="none" w:sz="0" w:space="0" w:color="auto"/>
            <w:right w:val="none" w:sz="0" w:space="0" w:color="auto"/>
          </w:divBdr>
        </w:div>
        <w:div w:id="372194808">
          <w:marLeft w:val="640"/>
          <w:marRight w:val="0"/>
          <w:marTop w:val="0"/>
          <w:marBottom w:val="0"/>
          <w:divBdr>
            <w:top w:val="none" w:sz="0" w:space="0" w:color="auto"/>
            <w:left w:val="none" w:sz="0" w:space="0" w:color="auto"/>
            <w:bottom w:val="none" w:sz="0" w:space="0" w:color="auto"/>
            <w:right w:val="none" w:sz="0" w:space="0" w:color="auto"/>
          </w:divBdr>
        </w:div>
        <w:div w:id="521742590">
          <w:marLeft w:val="640"/>
          <w:marRight w:val="0"/>
          <w:marTop w:val="0"/>
          <w:marBottom w:val="0"/>
          <w:divBdr>
            <w:top w:val="none" w:sz="0" w:space="0" w:color="auto"/>
            <w:left w:val="none" w:sz="0" w:space="0" w:color="auto"/>
            <w:bottom w:val="none" w:sz="0" w:space="0" w:color="auto"/>
            <w:right w:val="none" w:sz="0" w:space="0" w:color="auto"/>
          </w:divBdr>
        </w:div>
        <w:div w:id="310868022">
          <w:marLeft w:val="640"/>
          <w:marRight w:val="0"/>
          <w:marTop w:val="0"/>
          <w:marBottom w:val="0"/>
          <w:divBdr>
            <w:top w:val="none" w:sz="0" w:space="0" w:color="auto"/>
            <w:left w:val="none" w:sz="0" w:space="0" w:color="auto"/>
            <w:bottom w:val="none" w:sz="0" w:space="0" w:color="auto"/>
            <w:right w:val="none" w:sz="0" w:space="0" w:color="auto"/>
          </w:divBdr>
        </w:div>
        <w:div w:id="1714965023">
          <w:marLeft w:val="640"/>
          <w:marRight w:val="0"/>
          <w:marTop w:val="0"/>
          <w:marBottom w:val="0"/>
          <w:divBdr>
            <w:top w:val="none" w:sz="0" w:space="0" w:color="auto"/>
            <w:left w:val="none" w:sz="0" w:space="0" w:color="auto"/>
            <w:bottom w:val="none" w:sz="0" w:space="0" w:color="auto"/>
            <w:right w:val="none" w:sz="0" w:space="0" w:color="auto"/>
          </w:divBdr>
        </w:div>
        <w:div w:id="1067343031">
          <w:marLeft w:val="640"/>
          <w:marRight w:val="0"/>
          <w:marTop w:val="0"/>
          <w:marBottom w:val="0"/>
          <w:divBdr>
            <w:top w:val="none" w:sz="0" w:space="0" w:color="auto"/>
            <w:left w:val="none" w:sz="0" w:space="0" w:color="auto"/>
            <w:bottom w:val="none" w:sz="0" w:space="0" w:color="auto"/>
            <w:right w:val="none" w:sz="0" w:space="0" w:color="auto"/>
          </w:divBdr>
        </w:div>
        <w:div w:id="2101900604">
          <w:marLeft w:val="640"/>
          <w:marRight w:val="0"/>
          <w:marTop w:val="0"/>
          <w:marBottom w:val="0"/>
          <w:divBdr>
            <w:top w:val="none" w:sz="0" w:space="0" w:color="auto"/>
            <w:left w:val="none" w:sz="0" w:space="0" w:color="auto"/>
            <w:bottom w:val="none" w:sz="0" w:space="0" w:color="auto"/>
            <w:right w:val="none" w:sz="0" w:space="0" w:color="auto"/>
          </w:divBdr>
        </w:div>
        <w:div w:id="69694378">
          <w:marLeft w:val="640"/>
          <w:marRight w:val="0"/>
          <w:marTop w:val="0"/>
          <w:marBottom w:val="0"/>
          <w:divBdr>
            <w:top w:val="none" w:sz="0" w:space="0" w:color="auto"/>
            <w:left w:val="none" w:sz="0" w:space="0" w:color="auto"/>
            <w:bottom w:val="none" w:sz="0" w:space="0" w:color="auto"/>
            <w:right w:val="none" w:sz="0" w:space="0" w:color="auto"/>
          </w:divBdr>
        </w:div>
        <w:div w:id="1378746750">
          <w:marLeft w:val="640"/>
          <w:marRight w:val="0"/>
          <w:marTop w:val="0"/>
          <w:marBottom w:val="0"/>
          <w:divBdr>
            <w:top w:val="none" w:sz="0" w:space="0" w:color="auto"/>
            <w:left w:val="none" w:sz="0" w:space="0" w:color="auto"/>
            <w:bottom w:val="none" w:sz="0" w:space="0" w:color="auto"/>
            <w:right w:val="none" w:sz="0" w:space="0" w:color="auto"/>
          </w:divBdr>
        </w:div>
        <w:div w:id="269432729">
          <w:marLeft w:val="640"/>
          <w:marRight w:val="0"/>
          <w:marTop w:val="0"/>
          <w:marBottom w:val="0"/>
          <w:divBdr>
            <w:top w:val="none" w:sz="0" w:space="0" w:color="auto"/>
            <w:left w:val="none" w:sz="0" w:space="0" w:color="auto"/>
            <w:bottom w:val="none" w:sz="0" w:space="0" w:color="auto"/>
            <w:right w:val="none" w:sz="0" w:space="0" w:color="auto"/>
          </w:divBdr>
        </w:div>
      </w:divsChild>
    </w:div>
    <w:div w:id="60830060">
      <w:marLeft w:val="640"/>
      <w:marRight w:val="0"/>
      <w:marTop w:val="0"/>
      <w:marBottom w:val="0"/>
      <w:divBdr>
        <w:top w:val="none" w:sz="0" w:space="0" w:color="auto"/>
        <w:left w:val="none" w:sz="0" w:space="0" w:color="auto"/>
        <w:bottom w:val="none" w:sz="0" w:space="0" w:color="auto"/>
        <w:right w:val="none" w:sz="0" w:space="0" w:color="auto"/>
      </w:divBdr>
    </w:div>
    <w:div w:id="63066786">
      <w:bodyDiv w:val="1"/>
      <w:marLeft w:val="0"/>
      <w:marRight w:val="0"/>
      <w:marTop w:val="0"/>
      <w:marBottom w:val="0"/>
      <w:divBdr>
        <w:top w:val="none" w:sz="0" w:space="0" w:color="auto"/>
        <w:left w:val="none" w:sz="0" w:space="0" w:color="auto"/>
        <w:bottom w:val="none" w:sz="0" w:space="0" w:color="auto"/>
        <w:right w:val="none" w:sz="0" w:space="0" w:color="auto"/>
      </w:divBdr>
      <w:divsChild>
        <w:div w:id="2118063605">
          <w:marLeft w:val="0"/>
          <w:marRight w:val="0"/>
          <w:marTop w:val="0"/>
          <w:marBottom w:val="0"/>
          <w:divBdr>
            <w:top w:val="none" w:sz="0" w:space="0" w:color="auto"/>
            <w:left w:val="none" w:sz="0" w:space="0" w:color="auto"/>
            <w:bottom w:val="none" w:sz="0" w:space="0" w:color="auto"/>
            <w:right w:val="none" w:sz="0" w:space="0" w:color="auto"/>
          </w:divBdr>
        </w:div>
        <w:div w:id="1690789802">
          <w:marLeft w:val="0"/>
          <w:marRight w:val="0"/>
          <w:marTop w:val="0"/>
          <w:marBottom w:val="0"/>
          <w:divBdr>
            <w:top w:val="none" w:sz="0" w:space="0" w:color="auto"/>
            <w:left w:val="none" w:sz="0" w:space="0" w:color="auto"/>
            <w:bottom w:val="none" w:sz="0" w:space="0" w:color="auto"/>
            <w:right w:val="none" w:sz="0" w:space="0" w:color="auto"/>
          </w:divBdr>
        </w:div>
        <w:div w:id="255287395">
          <w:marLeft w:val="0"/>
          <w:marRight w:val="0"/>
          <w:marTop w:val="0"/>
          <w:marBottom w:val="0"/>
          <w:divBdr>
            <w:top w:val="none" w:sz="0" w:space="0" w:color="auto"/>
            <w:left w:val="none" w:sz="0" w:space="0" w:color="auto"/>
            <w:bottom w:val="none" w:sz="0" w:space="0" w:color="auto"/>
            <w:right w:val="none" w:sz="0" w:space="0" w:color="auto"/>
          </w:divBdr>
        </w:div>
        <w:div w:id="1437335693">
          <w:marLeft w:val="0"/>
          <w:marRight w:val="0"/>
          <w:marTop w:val="0"/>
          <w:marBottom w:val="0"/>
          <w:divBdr>
            <w:top w:val="none" w:sz="0" w:space="0" w:color="auto"/>
            <w:left w:val="none" w:sz="0" w:space="0" w:color="auto"/>
            <w:bottom w:val="none" w:sz="0" w:space="0" w:color="auto"/>
            <w:right w:val="none" w:sz="0" w:space="0" w:color="auto"/>
          </w:divBdr>
        </w:div>
        <w:div w:id="970209629">
          <w:marLeft w:val="0"/>
          <w:marRight w:val="0"/>
          <w:marTop w:val="0"/>
          <w:marBottom w:val="0"/>
          <w:divBdr>
            <w:top w:val="none" w:sz="0" w:space="0" w:color="auto"/>
            <w:left w:val="none" w:sz="0" w:space="0" w:color="auto"/>
            <w:bottom w:val="none" w:sz="0" w:space="0" w:color="auto"/>
            <w:right w:val="none" w:sz="0" w:space="0" w:color="auto"/>
          </w:divBdr>
        </w:div>
        <w:div w:id="879784401">
          <w:marLeft w:val="0"/>
          <w:marRight w:val="0"/>
          <w:marTop w:val="0"/>
          <w:marBottom w:val="0"/>
          <w:divBdr>
            <w:top w:val="none" w:sz="0" w:space="0" w:color="auto"/>
            <w:left w:val="none" w:sz="0" w:space="0" w:color="auto"/>
            <w:bottom w:val="none" w:sz="0" w:space="0" w:color="auto"/>
            <w:right w:val="none" w:sz="0" w:space="0" w:color="auto"/>
          </w:divBdr>
        </w:div>
        <w:div w:id="2077967888">
          <w:marLeft w:val="0"/>
          <w:marRight w:val="0"/>
          <w:marTop w:val="0"/>
          <w:marBottom w:val="0"/>
          <w:divBdr>
            <w:top w:val="none" w:sz="0" w:space="0" w:color="auto"/>
            <w:left w:val="none" w:sz="0" w:space="0" w:color="auto"/>
            <w:bottom w:val="none" w:sz="0" w:space="0" w:color="auto"/>
            <w:right w:val="none" w:sz="0" w:space="0" w:color="auto"/>
          </w:divBdr>
        </w:div>
        <w:div w:id="1939823974">
          <w:marLeft w:val="0"/>
          <w:marRight w:val="0"/>
          <w:marTop w:val="0"/>
          <w:marBottom w:val="0"/>
          <w:divBdr>
            <w:top w:val="none" w:sz="0" w:space="0" w:color="auto"/>
            <w:left w:val="none" w:sz="0" w:space="0" w:color="auto"/>
            <w:bottom w:val="none" w:sz="0" w:space="0" w:color="auto"/>
            <w:right w:val="none" w:sz="0" w:space="0" w:color="auto"/>
          </w:divBdr>
        </w:div>
        <w:div w:id="640616887">
          <w:marLeft w:val="0"/>
          <w:marRight w:val="0"/>
          <w:marTop w:val="0"/>
          <w:marBottom w:val="0"/>
          <w:divBdr>
            <w:top w:val="none" w:sz="0" w:space="0" w:color="auto"/>
            <w:left w:val="none" w:sz="0" w:space="0" w:color="auto"/>
            <w:bottom w:val="none" w:sz="0" w:space="0" w:color="auto"/>
            <w:right w:val="none" w:sz="0" w:space="0" w:color="auto"/>
          </w:divBdr>
        </w:div>
        <w:div w:id="708148368">
          <w:marLeft w:val="0"/>
          <w:marRight w:val="0"/>
          <w:marTop w:val="0"/>
          <w:marBottom w:val="0"/>
          <w:divBdr>
            <w:top w:val="none" w:sz="0" w:space="0" w:color="auto"/>
            <w:left w:val="none" w:sz="0" w:space="0" w:color="auto"/>
            <w:bottom w:val="none" w:sz="0" w:space="0" w:color="auto"/>
            <w:right w:val="none" w:sz="0" w:space="0" w:color="auto"/>
          </w:divBdr>
        </w:div>
        <w:div w:id="1383670350">
          <w:marLeft w:val="0"/>
          <w:marRight w:val="0"/>
          <w:marTop w:val="0"/>
          <w:marBottom w:val="0"/>
          <w:divBdr>
            <w:top w:val="none" w:sz="0" w:space="0" w:color="auto"/>
            <w:left w:val="none" w:sz="0" w:space="0" w:color="auto"/>
            <w:bottom w:val="none" w:sz="0" w:space="0" w:color="auto"/>
            <w:right w:val="none" w:sz="0" w:space="0" w:color="auto"/>
          </w:divBdr>
        </w:div>
        <w:div w:id="560792116">
          <w:marLeft w:val="0"/>
          <w:marRight w:val="0"/>
          <w:marTop w:val="0"/>
          <w:marBottom w:val="0"/>
          <w:divBdr>
            <w:top w:val="none" w:sz="0" w:space="0" w:color="auto"/>
            <w:left w:val="none" w:sz="0" w:space="0" w:color="auto"/>
            <w:bottom w:val="none" w:sz="0" w:space="0" w:color="auto"/>
            <w:right w:val="none" w:sz="0" w:space="0" w:color="auto"/>
          </w:divBdr>
        </w:div>
        <w:div w:id="196286143">
          <w:marLeft w:val="0"/>
          <w:marRight w:val="0"/>
          <w:marTop w:val="0"/>
          <w:marBottom w:val="0"/>
          <w:divBdr>
            <w:top w:val="none" w:sz="0" w:space="0" w:color="auto"/>
            <w:left w:val="none" w:sz="0" w:space="0" w:color="auto"/>
            <w:bottom w:val="none" w:sz="0" w:space="0" w:color="auto"/>
            <w:right w:val="none" w:sz="0" w:space="0" w:color="auto"/>
          </w:divBdr>
        </w:div>
        <w:div w:id="445538882">
          <w:marLeft w:val="0"/>
          <w:marRight w:val="0"/>
          <w:marTop w:val="0"/>
          <w:marBottom w:val="0"/>
          <w:divBdr>
            <w:top w:val="none" w:sz="0" w:space="0" w:color="auto"/>
            <w:left w:val="none" w:sz="0" w:space="0" w:color="auto"/>
            <w:bottom w:val="none" w:sz="0" w:space="0" w:color="auto"/>
            <w:right w:val="none" w:sz="0" w:space="0" w:color="auto"/>
          </w:divBdr>
        </w:div>
        <w:div w:id="583881108">
          <w:marLeft w:val="0"/>
          <w:marRight w:val="0"/>
          <w:marTop w:val="0"/>
          <w:marBottom w:val="0"/>
          <w:divBdr>
            <w:top w:val="none" w:sz="0" w:space="0" w:color="auto"/>
            <w:left w:val="none" w:sz="0" w:space="0" w:color="auto"/>
            <w:bottom w:val="none" w:sz="0" w:space="0" w:color="auto"/>
            <w:right w:val="none" w:sz="0" w:space="0" w:color="auto"/>
          </w:divBdr>
        </w:div>
        <w:div w:id="1056052609">
          <w:marLeft w:val="0"/>
          <w:marRight w:val="0"/>
          <w:marTop w:val="0"/>
          <w:marBottom w:val="0"/>
          <w:divBdr>
            <w:top w:val="none" w:sz="0" w:space="0" w:color="auto"/>
            <w:left w:val="none" w:sz="0" w:space="0" w:color="auto"/>
            <w:bottom w:val="none" w:sz="0" w:space="0" w:color="auto"/>
            <w:right w:val="none" w:sz="0" w:space="0" w:color="auto"/>
          </w:divBdr>
        </w:div>
        <w:div w:id="2047020347">
          <w:marLeft w:val="0"/>
          <w:marRight w:val="0"/>
          <w:marTop w:val="0"/>
          <w:marBottom w:val="0"/>
          <w:divBdr>
            <w:top w:val="none" w:sz="0" w:space="0" w:color="auto"/>
            <w:left w:val="none" w:sz="0" w:space="0" w:color="auto"/>
            <w:bottom w:val="none" w:sz="0" w:space="0" w:color="auto"/>
            <w:right w:val="none" w:sz="0" w:space="0" w:color="auto"/>
          </w:divBdr>
        </w:div>
        <w:div w:id="388309670">
          <w:marLeft w:val="0"/>
          <w:marRight w:val="0"/>
          <w:marTop w:val="0"/>
          <w:marBottom w:val="0"/>
          <w:divBdr>
            <w:top w:val="none" w:sz="0" w:space="0" w:color="auto"/>
            <w:left w:val="none" w:sz="0" w:space="0" w:color="auto"/>
            <w:bottom w:val="none" w:sz="0" w:space="0" w:color="auto"/>
            <w:right w:val="none" w:sz="0" w:space="0" w:color="auto"/>
          </w:divBdr>
        </w:div>
        <w:div w:id="1032192374">
          <w:marLeft w:val="0"/>
          <w:marRight w:val="0"/>
          <w:marTop w:val="0"/>
          <w:marBottom w:val="0"/>
          <w:divBdr>
            <w:top w:val="none" w:sz="0" w:space="0" w:color="auto"/>
            <w:left w:val="none" w:sz="0" w:space="0" w:color="auto"/>
            <w:bottom w:val="none" w:sz="0" w:space="0" w:color="auto"/>
            <w:right w:val="none" w:sz="0" w:space="0" w:color="auto"/>
          </w:divBdr>
        </w:div>
        <w:div w:id="542131416">
          <w:marLeft w:val="0"/>
          <w:marRight w:val="0"/>
          <w:marTop w:val="0"/>
          <w:marBottom w:val="0"/>
          <w:divBdr>
            <w:top w:val="none" w:sz="0" w:space="0" w:color="auto"/>
            <w:left w:val="none" w:sz="0" w:space="0" w:color="auto"/>
            <w:bottom w:val="none" w:sz="0" w:space="0" w:color="auto"/>
            <w:right w:val="none" w:sz="0" w:space="0" w:color="auto"/>
          </w:divBdr>
        </w:div>
        <w:div w:id="891228545">
          <w:marLeft w:val="0"/>
          <w:marRight w:val="0"/>
          <w:marTop w:val="0"/>
          <w:marBottom w:val="0"/>
          <w:divBdr>
            <w:top w:val="none" w:sz="0" w:space="0" w:color="auto"/>
            <w:left w:val="none" w:sz="0" w:space="0" w:color="auto"/>
            <w:bottom w:val="none" w:sz="0" w:space="0" w:color="auto"/>
            <w:right w:val="none" w:sz="0" w:space="0" w:color="auto"/>
          </w:divBdr>
        </w:div>
        <w:div w:id="266424885">
          <w:marLeft w:val="0"/>
          <w:marRight w:val="0"/>
          <w:marTop w:val="0"/>
          <w:marBottom w:val="0"/>
          <w:divBdr>
            <w:top w:val="none" w:sz="0" w:space="0" w:color="auto"/>
            <w:left w:val="none" w:sz="0" w:space="0" w:color="auto"/>
            <w:bottom w:val="none" w:sz="0" w:space="0" w:color="auto"/>
            <w:right w:val="none" w:sz="0" w:space="0" w:color="auto"/>
          </w:divBdr>
        </w:div>
        <w:div w:id="1576938510">
          <w:marLeft w:val="0"/>
          <w:marRight w:val="0"/>
          <w:marTop w:val="0"/>
          <w:marBottom w:val="0"/>
          <w:divBdr>
            <w:top w:val="none" w:sz="0" w:space="0" w:color="auto"/>
            <w:left w:val="none" w:sz="0" w:space="0" w:color="auto"/>
            <w:bottom w:val="none" w:sz="0" w:space="0" w:color="auto"/>
            <w:right w:val="none" w:sz="0" w:space="0" w:color="auto"/>
          </w:divBdr>
        </w:div>
        <w:div w:id="548104921">
          <w:marLeft w:val="0"/>
          <w:marRight w:val="0"/>
          <w:marTop w:val="0"/>
          <w:marBottom w:val="0"/>
          <w:divBdr>
            <w:top w:val="none" w:sz="0" w:space="0" w:color="auto"/>
            <w:left w:val="none" w:sz="0" w:space="0" w:color="auto"/>
            <w:bottom w:val="none" w:sz="0" w:space="0" w:color="auto"/>
            <w:right w:val="none" w:sz="0" w:space="0" w:color="auto"/>
          </w:divBdr>
        </w:div>
        <w:div w:id="471294670">
          <w:marLeft w:val="0"/>
          <w:marRight w:val="0"/>
          <w:marTop w:val="0"/>
          <w:marBottom w:val="0"/>
          <w:divBdr>
            <w:top w:val="none" w:sz="0" w:space="0" w:color="auto"/>
            <w:left w:val="none" w:sz="0" w:space="0" w:color="auto"/>
            <w:bottom w:val="none" w:sz="0" w:space="0" w:color="auto"/>
            <w:right w:val="none" w:sz="0" w:space="0" w:color="auto"/>
          </w:divBdr>
        </w:div>
        <w:div w:id="431242427">
          <w:marLeft w:val="0"/>
          <w:marRight w:val="0"/>
          <w:marTop w:val="0"/>
          <w:marBottom w:val="0"/>
          <w:divBdr>
            <w:top w:val="none" w:sz="0" w:space="0" w:color="auto"/>
            <w:left w:val="none" w:sz="0" w:space="0" w:color="auto"/>
            <w:bottom w:val="none" w:sz="0" w:space="0" w:color="auto"/>
            <w:right w:val="none" w:sz="0" w:space="0" w:color="auto"/>
          </w:divBdr>
        </w:div>
        <w:div w:id="1579364927">
          <w:marLeft w:val="0"/>
          <w:marRight w:val="0"/>
          <w:marTop w:val="0"/>
          <w:marBottom w:val="0"/>
          <w:divBdr>
            <w:top w:val="none" w:sz="0" w:space="0" w:color="auto"/>
            <w:left w:val="none" w:sz="0" w:space="0" w:color="auto"/>
            <w:bottom w:val="none" w:sz="0" w:space="0" w:color="auto"/>
            <w:right w:val="none" w:sz="0" w:space="0" w:color="auto"/>
          </w:divBdr>
        </w:div>
        <w:div w:id="566965003">
          <w:marLeft w:val="0"/>
          <w:marRight w:val="0"/>
          <w:marTop w:val="0"/>
          <w:marBottom w:val="0"/>
          <w:divBdr>
            <w:top w:val="none" w:sz="0" w:space="0" w:color="auto"/>
            <w:left w:val="none" w:sz="0" w:space="0" w:color="auto"/>
            <w:bottom w:val="none" w:sz="0" w:space="0" w:color="auto"/>
            <w:right w:val="none" w:sz="0" w:space="0" w:color="auto"/>
          </w:divBdr>
        </w:div>
        <w:div w:id="1092966159">
          <w:marLeft w:val="0"/>
          <w:marRight w:val="0"/>
          <w:marTop w:val="0"/>
          <w:marBottom w:val="0"/>
          <w:divBdr>
            <w:top w:val="none" w:sz="0" w:space="0" w:color="auto"/>
            <w:left w:val="none" w:sz="0" w:space="0" w:color="auto"/>
            <w:bottom w:val="none" w:sz="0" w:space="0" w:color="auto"/>
            <w:right w:val="none" w:sz="0" w:space="0" w:color="auto"/>
          </w:divBdr>
        </w:div>
        <w:div w:id="1772621578">
          <w:marLeft w:val="0"/>
          <w:marRight w:val="0"/>
          <w:marTop w:val="0"/>
          <w:marBottom w:val="0"/>
          <w:divBdr>
            <w:top w:val="none" w:sz="0" w:space="0" w:color="auto"/>
            <w:left w:val="none" w:sz="0" w:space="0" w:color="auto"/>
            <w:bottom w:val="none" w:sz="0" w:space="0" w:color="auto"/>
            <w:right w:val="none" w:sz="0" w:space="0" w:color="auto"/>
          </w:divBdr>
        </w:div>
        <w:div w:id="1848010614">
          <w:marLeft w:val="0"/>
          <w:marRight w:val="0"/>
          <w:marTop w:val="0"/>
          <w:marBottom w:val="0"/>
          <w:divBdr>
            <w:top w:val="none" w:sz="0" w:space="0" w:color="auto"/>
            <w:left w:val="none" w:sz="0" w:space="0" w:color="auto"/>
            <w:bottom w:val="none" w:sz="0" w:space="0" w:color="auto"/>
            <w:right w:val="none" w:sz="0" w:space="0" w:color="auto"/>
          </w:divBdr>
        </w:div>
        <w:div w:id="1242448056">
          <w:marLeft w:val="0"/>
          <w:marRight w:val="0"/>
          <w:marTop w:val="0"/>
          <w:marBottom w:val="0"/>
          <w:divBdr>
            <w:top w:val="none" w:sz="0" w:space="0" w:color="auto"/>
            <w:left w:val="none" w:sz="0" w:space="0" w:color="auto"/>
            <w:bottom w:val="none" w:sz="0" w:space="0" w:color="auto"/>
            <w:right w:val="none" w:sz="0" w:space="0" w:color="auto"/>
          </w:divBdr>
        </w:div>
        <w:div w:id="1577547984">
          <w:marLeft w:val="0"/>
          <w:marRight w:val="0"/>
          <w:marTop w:val="0"/>
          <w:marBottom w:val="0"/>
          <w:divBdr>
            <w:top w:val="none" w:sz="0" w:space="0" w:color="auto"/>
            <w:left w:val="none" w:sz="0" w:space="0" w:color="auto"/>
            <w:bottom w:val="none" w:sz="0" w:space="0" w:color="auto"/>
            <w:right w:val="none" w:sz="0" w:space="0" w:color="auto"/>
          </w:divBdr>
        </w:div>
        <w:div w:id="2012876157">
          <w:marLeft w:val="0"/>
          <w:marRight w:val="0"/>
          <w:marTop w:val="0"/>
          <w:marBottom w:val="0"/>
          <w:divBdr>
            <w:top w:val="none" w:sz="0" w:space="0" w:color="auto"/>
            <w:left w:val="none" w:sz="0" w:space="0" w:color="auto"/>
            <w:bottom w:val="none" w:sz="0" w:space="0" w:color="auto"/>
            <w:right w:val="none" w:sz="0" w:space="0" w:color="auto"/>
          </w:divBdr>
        </w:div>
        <w:div w:id="2129079489">
          <w:marLeft w:val="0"/>
          <w:marRight w:val="0"/>
          <w:marTop w:val="0"/>
          <w:marBottom w:val="0"/>
          <w:divBdr>
            <w:top w:val="none" w:sz="0" w:space="0" w:color="auto"/>
            <w:left w:val="none" w:sz="0" w:space="0" w:color="auto"/>
            <w:bottom w:val="none" w:sz="0" w:space="0" w:color="auto"/>
            <w:right w:val="none" w:sz="0" w:space="0" w:color="auto"/>
          </w:divBdr>
        </w:div>
        <w:div w:id="2069919645">
          <w:marLeft w:val="0"/>
          <w:marRight w:val="0"/>
          <w:marTop w:val="0"/>
          <w:marBottom w:val="0"/>
          <w:divBdr>
            <w:top w:val="none" w:sz="0" w:space="0" w:color="auto"/>
            <w:left w:val="none" w:sz="0" w:space="0" w:color="auto"/>
            <w:bottom w:val="none" w:sz="0" w:space="0" w:color="auto"/>
            <w:right w:val="none" w:sz="0" w:space="0" w:color="auto"/>
          </w:divBdr>
        </w:div>
        <w:div w:id="1810897178">
          <w:marLeft w:val="0"/>
          <w:marRight w:val="0"/>
          <w:marTop w:val="0"/>
          <w:marBottom w:val="0"/>
          <w:divBdr>
            <w:top w:val="none" w:sz="0" w:space="0" w:color="auto"/>
            <w:left w:val="none" w:sz="0" w:space="0" w:color="auto"/>
            <w:bottom w:val="none" w:sz="0" w:space="0" w:color="auto"/>
            <w:right w:val="none" w:sz="0" w:space="0" w:color="auto"/>
          </w:divBdr>
        </w:div>
        <w:div w:id="254753358">
          <w:marLeft w:val="0"/>
          <w:marRight w:val="0"/>
          <w:marTop w:val="0"/>
          <w:marBottom w:val="0"/>
          <w:divBdr>
            <w:top w:val="none" w:sz="0" w:space="0" w:color="auto"/>
            <w:left w:val="none" w:sz="0" w:space="0" w:color="auto"/>
            <w:bottom w:val="none" w:sz="0" w:space="0" w:color="auto"/>
            <w:right w:val="none" w:sz="0" w:space="0" w:color="auto"/>
          </w:divBdr>
        </w:div>
        <w:div w:id="1295519702">
          <w:marLeft w:val="0"/>
          <w:marRight w:val="0"/>
          <w:marTop w:val="0"/>
          <w:marBottom w:val="0"/>
          <w:divBdr>
            <w:top w:val="none" w:sz="0" w:space="0" w:color="auto"/>
            <w:left w:val="none" w:sz="0" w:space="0" w:color="auto"/>
            <w:bottom w:val="none" w:sz="0" w:space="0" w:color="auto"/>
            <w:right w:val="none" w:sz="0" w:space="0" w:color="auto"/>
          </w:divBdr>
        </w:div>
        <w:div w:id="181284470">
          <w:marLeft w:val="0"/>
          <w:marRight w:val="0"/>
          <w:marTop w:val="0"/>
          <w:marBottom w:val="0"/>
          <w:divBdr>
            <w:top w:val="none" w:sz="0" w:space="0" w:color="auto"/>
            <w:left w:val="none" w:sz="0" w:space="0" w:color="auto"/>
            <w:bottom w:val="none" w:sz="0" w:space="0" w:color="auto"/>
            <w:right w:val="none" w:sz="0" w:space="0" w:color="auto"/>
          </w:divBdr>
        </w:div>
        <w:div w:id="191724940">
          <w:marLeft w:val="0"/>
          <w:marRight w:val="0"/>
          <w:marTop w:val="0"/>
          <w:marBottom w:val="0"/>
          <w:divBdr>
            <w:top w:val="none" w:sz="0" w:space="0" w:color="auto"/>
            <w:left w:val="none" w:sz="0" w:space="0" w:color="auto"/>
            <w:bottom w:val="none" w:sz="0" w:space="0" w:color="auto"/>
            <w:right w:val="none" w:sz="0" w:space="0" w:color="auto"/>
          </w:divBdr>
        </w:div>
        <w:div w:id="435635264">
          <w:marLeft w:val="0"/>
          <w:marRight w:val="0"/>
          <w:marTop w:val="0"/>
          <w:marBottom w:val="0"/>
          <w:divBdr>
            <w:top w:val="none" w:sz="0" w:space="0" w:color="auto"/>
            <w:left w:val="none" w:sz="0" w:space="0" w:color="auto"/>
            <w:bottom w:val="none" w:sz="0" w:space="0" w:color="auto"/>
            <w:right w:val="none" w:sz="0" w:space="0" w:color="auto"/>
          </w:divBdr>
        </w:div>
        <w:div w:id="1638215619">
          <w:marLeft w:val="0"/>
          <w:marRight w:val="0"/>
          <w:marTop w:val="0"/>
          <w:marBottom w:val="0"/>
          <w:divBdr>
            <w:top w:val="none" w:sz="0" w:space="0" w:color="auto"/>
            <w:left w:val="none" w:sz="0" w:space="0" w:color="auto"/>
            <w:bottom w:val="none" w:sz="0" w:space="0" w:color="auto"/>
            <w:right w:val="none" w:sz="0" w:space="0" w:color="auto"/>
          </w:divBdr>
        </w:div>
        <w:div w:id="1748648903">
          <w:marLeft w:val="0"/>
          <w:marRight w:val="0"/>
          <w:marTop w:val="0"/>
          <w:marBottom w:val="0"/>
          <w:divBdr>
            <w:top w:val="none" w:sz="0" w:space="0" w:color="auto"/>
            <w:left w:val="none" w:sz="0" w:space="0" w:color="auto"/>
            <w:bottom w:val="none" w:sz="0" w:space="0" w:color="auto"/>
            <w:right w:val="none" w:sz="0" w:space="0" w:color="auto"/>
          </w:divBdr>
        </w:div>
        <w:div w:id="1341813445">
          <w:marLeft w:val="0"/>
          <w:marRight w:val="0"/>
          <w:marTop w:val="0"/>
          <w:marBottom w:val="0"/>
          <w:divBdr>
            <w:top w:val="none" w:sz="0" w:space="0" w:color="auto"/>
            <w:left w:val="none" w:sz="0" w:space="0" w:color="auto"/>
            <w:bottom w:val="none" w:sz="0" w:space="0" w:color="auto"/>
            <w:right w:val="none" w:sz="0" w:space="0" w:color="auto"/>
          </w:divBdr>
        </w:div>
        <w:div w:id="441188967">
          <w:marLeft w:val="0"/>
          <w:marRight w:val="0"/>
          <w:marTop w:val="0"/>
          <w:marBottom w:val="0"/>
          <w:divBdr>
            <w:top w:val="none" w:sz="0" w:space="0" w:color="auto"/>
            <w:left w:val="none" w:sz="0" w:space="0" w:color="auto"/>
            <w:bottom w:val="none" w:sz="0" w:space="0" w:color="auto"/>
            <w:right w:val="none" w:sz="0" w:space="0" w:color="auto"/>
          </w:divBdr>
        </w:div>
        <w:div w:id="694622731">
          <w:marLeft w:val="0"/>
          <w:marRight w:val="0"/>
          <w:marTop w:val="0"/>
          <w:marBottom w:val="0"/>
          <w:divBdr>
            <w:top w:val="none" w:sz="0" w:space="0" w:color="auto"/>
            <w:left w:val="none" w:sz="0" w:space="0" w:color="auto"/>
            <w:bottom w:val="none" w:sz="0" w:space="0" w:color="auto"/>
            <w:right w:val="none" w:sz="0" w:space="0" w:color="auto"/>
          </w:divBdr>
        </w:div>
        <w:div w:id="530799781">
          <w:marLeft w:val="0"/>
          <w:marRight w:val="0"/>
          <w:marTop w:val="0"/>
          <w:marBottom w:val="0"/>
          <w:divBdr>
            <w:top w:val="none" w:sz="0" w:space="0" w:color="auto"/>
            <w:left w:val="none" w:sz="0" w:space="0" w:color="auto"/>
            <w:bottom w:val="none" w:sz="0" w:space="0" w:color="auto"/>
            <w:right w:val="none" w:sz="0" w:space="0" w:color="auto"/>
          </w:divBdr>
        </w:div>
        <w:div w:id="1123617224">
          <w:marLeft w:val="0"/>
          <w:marRight w:val="0"/>
          <w:marTop w:val="0"/>
          <w:marBottom w:val="0"/>
          <w:divBdr>
            <w:top w:val="none" w:sz="0" w:space="0" w:color="auto"/>
            <w:left w:val="none" w:sz="0" w:space="0" w:color="auto"/>
            <w:bottom w:val="none" w:sz="0" w:space="0" w:color="auto"/>
            <w:right w:val="none" w:sz="0" w:space="0" w:color="auto"/>
          </w:divBdr>
        </w:div>
        <w:div w:id="1102919661">
          <w:marLeft w:val="0"/>
          <w:marRight w:val="0"/>
          <w:marTop w:val="0"/>
          <w:marBottom w:val="0"/>
          <w:divBdr>
            <w:top w:val="none" w:sz="0" w:space="0" w:color="auto"/>
            <w:left w:val="none" w:sz="0" w:space="0" w:color="auto"/>
            <w:bottom w:val="none" w:sz="0" w:space="0" w:color="auto"/>
            <w:right w:val="none" w:sz="0" w:space="0" w:color="auto"/>
          </w:divBdr>
        </w:div>
        <w:div w:id="233471412">
          <w:marLeft w:val="0"/>
          <w:marRight w:val="0"/>
          <w:marTop w:val="0"/>
          <w:marBottom w:val="0"/>
          <w:divBdr>
            <w:top w:val="none" w:sz="0" w:space="0" w:color="auto"/>
            <w:left w:val="none" w:sz="0" w:space="0" w:color="auto"/>
            <w:bottom w:val="none" w:sz="0" w:space="0" w:color="auto"/>
            <w:right w:val="none" w:sz="0" w:space="0" w:color="auto"/>
          </w:divBdr>
        </w:div>
        <w:div w:id="163935269">
          <w:marLeft w:val="0"/>
          <w:marRight w:val="0"/>
          <w:marTop w:val="0"/>
          <w:marBottom w:val="0"/>
          <w:divBdr>
            <w:top w:val="none" w:sz="0" w:space="0" w:color="auto"/>
            <w:left w:val="none" w:sz="0" w:space="0" w:color="auto"/>
            <w:bottom w:val="none" w:sz="0" w:space="0" w:color="auto"/>
            <w:right w:val="none" w:sz="0" w:space="0" w:color="auto"/>
          </w:divBdr>
        </w:div>
        <w:div w:id="1551110797">
          <w:marLeft w:val="0"/>
          <w:marRight w:val="0"/>
          <w:marTop w:val="0"/>
          <w:marBottom w:val="0"/>
          <w:divBdr>
            <w:top w:val="none" w:sz="0" w:space="0" w:color="auto"/>
            <w:left w:val="none" w:sz="0" w:space="0" w:color="auto"/>
            <w:bottom w:val="none" w:sz="0" w:space="0" w:color="auto"/>
            <w:right w:val="none" w:sz="0" w:space="0" w:color="auto"/>
          </w:divBdr>
        </w:div>
        <w:div w:id="857618779">
          <w:marLeft w:val="0"/>
          <w:marRight w:val="0"/>
          <w:marTop w:val="0"/>
          <w:marBottom w:val="0"/>
          <w:divBdr>
            <w:top w:val="none" w:sz="0" w:space="0" w:color="auto"/>
            <w:left w:val="none" w:sz="0" w:space="0" w:color="auto"/>
            <w:bottom w:val="none" w:sz="0" w:space="0" w:color="auto"/>
            <w:right w:val="none" w:sz="0" w:space="0" w:color="auto"/>
          </w:divBdr>
        </w:div>
        <w:div w:id="54550785">
          <w:marLeft w:val="0"/>
          <w:marRight w:val="0"/>
          <w:marTop w:val="0"/>
          <w:marBottom w:val="0"/>
          <w:divBdr>
            <w:top w:val="none" w:sz="0" w:space="0" w:color="auto"/>
            <w:left w:val="none" w:sz="0" w:space="0" w:color="auto"/>
            <w:bottom w:val="none" w:sz="0" w:space="0" w:color="auto"/>
            <w:right w:val="none" w:sz="0" w:space="0" w:color="auto"/>
          </w:divBdr>
        </w:div>
        <w:div w:id="43410945">
          <w:marLeft w:val="0"/>
          <w:marRight w:val="0"/>
          <w:marTop w:val="0"/>
          <w:marBottom w:val="0"/>
          <w:divBdr>
            <w:top w:val="none" w:sz="0" w:space="0" w:color="auto"/>
            <w:left w:val="none" w:sz="0" w:space="0" w:color="auto"/>
            <w:bottom w:val="none" w:sz="0" w:space="0" w:color="auto"/>
            <w:right w:val="none" w:sz="0" w:space="0" w:color="auto"/>
          </w:divBdr>
        </w:div>
        <w:div w:id="1624577448">
          <w:marLeft w:val="0"/>
          <w:marRight w:val="0"/>
          <w:marTop w:val="0"/>
          <w:marBottom w:val="0"/>
          <w:divBdr>
            <w:top w:val="none" w:sz="0" w:space="0" w:color="auto"/>
            <w:left w:val="none" w:sz="0" w:space="0" w:color="auto"/>
            <w:bottom w:val="none" w:sz="0" w:space="0" w:color="auto"/>
            <w:right w:val="none" w:sz="0" w:space="0" w:color="auto"/>
          </w:divBdr>
        </w:div>
        <w:div w:id="1354258383">
          <w:marLeft w:val="0"/>
          <w:marRight w:val="0"/>
          <w:marTop w:val="0"/>
          <w:marBottom w:val="0"/>
          <w:divBdr>
            <w:top w:val="none" w:sz="0" w:space="0" w:color="auto"/>
            <w:left w:val="none" w:sz="0" w:space="0" w:color="auto"/>
            <w:bottom w:val="none" w:sz="0" w:space="0" w:color="auto"/>
            <w:right w:val="none" w:sz="0" w:space="0" w:color="auto"/>
          </w:divBdr>
        </w:div>
        <w:div w:id="1222324555">
          <w:marLeft w:val="0"/>
          <w:marRight w:val="0"/>
          <w:marTop w:val="0"/>
          <w:marBottom w:val="0"/>
          <w:divBdr>
            <w:top w:val="none" w:sz="0" w:space="0" w:color="auto"/>
            <w:left w:val="none" w:sz="0" w:space="0" w:color="auto"/>
            <w:bottom w:val="none" w:sz="0" w:space="0" w:color="auto"/>
            <w:right w:val="none" w:sz="0" w:space="0" w:color="auto"/>
          </w:divBdr>
        </w:div>
        <w:div w:id="822429835">
          <w:marLeft w:val="0"/>
          <w:marRight w:val="0"/>
          <w:marTop w:val="0"/>
          <w:marBottom w:val="0"/>
          <w:divBdr>
            <w:top w:val="none" w:sz="0" w:space="0" w:color="auto"/>
            <w:left w:val="none" w:sz="0" w:space="0" w:color="auto"/>
            <w:bottom w:val="none" w:sz="0" w:space="0" w:color="auto"/>
            <w:right w:val="none" w:sz="0" w:space="0" w:color="auto"/>
          </w:divBdr>
        </w:div>
        <w:div w:id="270089524">
          <w:marLeft w:val="0"/>
          <w:marRight w:val="0"/>
          <w:marTop w:val="0"/>
          <w:marBottom w:val="0"/>
          <w:divBdr>
            <w:top w:val="none" w:sz="0" w:space="0" w:color="auto"/>
            <w:left w:val="none" w:sz="0" w:space="0" w:color="auto"/>
            <w:bottom w:val="none" w:sz="0" w:space="0" w:color="auto"/>
            <w:right w:val="none" w:sz="0" w:space="0" w:color="auto"/>
          </w:divBdr>
        </w:div>
        <w:div w:id="477770652">
          <w:marLeft w:val="0"/>
          <w:marRight w:val="0"/>
          <w:marTop w:val="0"/>
          <w:marBottom w:val="0"/>
          <w:divBdr>
            <w:top w:val="none" w:sz="0" w:space="0" w:color="auto"/>
            <w:left w:val="none" w:sz="0" w:space="0" w:color="auto"/>
            <w:bottom w:val="none" w:sz="0" w:space="0" w:color="auto"/>
            <w:right w:val="none" w:sz="0" w:space="0" w:color="auto"/>
          </w:divBdr>
        </w:div>
        <w:div w:id="228200664">
          <w:marLeft w:val="0"/>
          <w:marRight w:val="0"/>
          <w:marTop w:val="0"/>
          <w:marBottom w:val="0"/>
          <w:divBdr>
            <w:top w:val="none" w:sz="0" w:space="0" w:color="auto"/>
            <w:left w:val="none" w:sz="0" w:space="0" w:color="auto"/>
            <w:bottom w:val="none" w:sz="0" w:space="0" w:color="auto"/>
            <w:right w:val="none" w:sz="0" w:space="0" w:color="auto"/>
          </w:divBdr>
        </w:div>
        <w:div w:id="913734300">
          <w:marLeft w:val="0"/>
          <w:marRight w:val="0"/>
          <w:marTop w:val="0"/>
          <w:marBottom w:val="0"/>
          <w:divBdr>
            <w:top w:val="none" w:sz="0" w:space="0" w:color="auto"/>
            <w:left w:val="none" w:sz="0" w:space="0" w:color="auto"/>
            <w:bottom w:val="none" w:sz="0" w:space="0" w:color="auto"/>
            <w:right w:val="none" w:sz="0" w:space="0" w:color="auto"/>
          </w:divBdr>
        </w:div>
        <w:div w:id="1482884509">
          <w:marLeft w:val="0"/>
          <w:marRight w:val="0"/>
          <w:marTop w:val="0"/>
          <w:marBottom w:val="0"/>
          <w:divBdr>
            <w:top w:val="none" w:sz="0" w:space="0" w:color="auto"/>
            <w:left w:val="none" w:sz="0" w:space="0" w:color="auto"/>
            <w:bottom w:val="none" w:sz="0" w:space="0" w:color="auto"/>
            <w:right w:val="none" w:sz="0" w:space="0" w:color="auto"/>
          </w:divBdr>
        </w:div>
        <w:div w:id="1598715838">
          <w:marLeft w:val="0"/>
          <w:marRight w:val="0"/>
          <w:marTop w:val="0"/>
          <w:marBottom w:val="0"/>
          <w:divBdr>
            <w:top w:val="none" w:sz="0" w:space="0" w:color="auto"/>
            <w:left w:val="none" w:sz="0" w:space="0" w:color="auto"/>
            <w:bottom w:val="none" w:sz="0" w:space="0" w:color="auto"/>
            <w:right w:val="none" w:sz="0" w:space="0" w:color="auto"/>
          </w:divBdr>
        </w:div>
        <w:div w:id="1858349408">
          <w:marLeft w:val="0"/>
          <w:marRight w:val="0"/>
          <w:marTop w:val="0"/>
          <w:marBottom w:val="0"/>
          <w:divBdr>
            <w:top w:val="none" w:sz="0" w:space="0" w:color="auto"/>
            <w:left w:val="none" w:sz="0" w:space="0" w:color="auto"/>
            <w:bottom w:val="none" w:sz="0" w:space="0" w:color="auto"/>
            <w:right w:val="none" w:sz="0" w:space="0" w:color="auto"/>
          </w:divBdr>
        </w:div>
        <w:div w:id="1445995929">
          <w:marLeft w:val="0"/>
          <w:marRight w:val="0"/>
          <w:marTop w:val="0"/>
          <w:marBottom w:val="0"/>
          <w:divBdr>
            <w:top w:val="none" w:sz="0" w:space="0" w:color="auto"/>
            <w:left w:val="none" w:sz="0" w:space="0" w:color="auto"/>
            <w:bottom w:val="none" w:sz="0" w:space="0" w:color="auto"/>
            <w:right w:val="none" w:sz="0" w:space="0" w:color="auto"/>
          </w:divBdr>
        </w:div>
        <w:div w:id="2113864437">
          <w:marLeft w:val="0"/>
          <w:marRight w:val="0"/>
          <w:marTop w:val="0"/>
          <w:marBottom w:val="0"/>
          <w:divBdr>
            <w:top w:val="none" w:sz="0" w:space="0" w:color="auto"/>
            <w:left w:val="none" w:sz="0" w:space="0" w:color="auto"/>
            <w:bottom w:val="none" w:sz="0" w:space="0" w:color="auto"/>
            <w:right w:val="none" w:sz="0" w:space="0" w:color="auto"/>
          </w:divBdr>
        </w:div>
        <w:div w:id="1979414089">
          <w:marLeft w:val="0"/>
          <w:marRight w:val="0"/>
          <w:marTop w:val="0"/>
          <w:marBottom w:val="0"/>
          <w:divBdr>
            <w:top w:val="none" w:sz="0" w:space="0" w:color="auto"/>
            <w:left w:val="none" w:sz="0" w:space="0" w:color="auto"/>
            <w:bottom w:val="none" w:sz="0" w:space="0" w:color="auto"/>
            <w:right w:val="none" w:sz="0" w:space="0" w:color="auto"/>
          </w:divBdr>
        </w:div>
        <w:div w:id="1909918539">
          <w:marLeft w:val="0"/>
          <w:marRight w:val="0"/>
          <w:marTop w:val="0"/>
          <w:marBottom w:val="0"/>
          <w:divBdr>
            <w:top w:val="none" w:sz="0" w:space="0" w:color="auto"/>
            <w:left w:val="none" w:sz="0" w:space="0" w:color="auto"/>
            <w:bottom w:val="none" w:sz="0" w:space="0" w:color="auto"/>
            <w:right w:val="none" w:sz="0" w:space="0" w:color="auto"/>
          </w:divBdr>
        </w:div>
        <w:div w:id="1458333015">
          <w:marLeft w:val="0"/>
          <w:marRight w:val="0"/>
          <w:marTop w:val="0"/>
          <w:marBottom w:val="0"/>
          <w:divBdr>
            <w:top w:val="none" w:sz="0" w:space="0" w:color="auto"/>
            <w:left w:val="none" w:sz="0" w:space="0" w:color="auto"/>
            <w:bottom w:val="none" w:sz="0" w:space="0" w:color="auto"/>
            <w:right w:val="none" w:sz="0" w:space="0" w:color="auto"/>
          </w:divBdr>
        </w:div>
        <w:div w:id="1735543906">
          <w:marLeft w:val="0"/>
          <w:marRight w:val="0"/>
          <w:marTop w:val="0"/>
          <w:marBottom w:val="0"/>
          <w:divBdr>
            <w:top w:val="none" w:sz="0" w:space="0" w:color="auto"/>
            <w:left w:val="none" w:sz="0" w:space="0" w:color="auto"/>
            <w:bottom w:val="none" w:sz="0" w:space="0" w:color="auto"/>
            <w:right w:val="none" w:sz="0" w:space="0" w:color="auto"/>
          </w:divBdr>
        </w:div>
        <w:div w:id="1869754779">
          <w:marLeft w:val="0"/>
          <w:marRight w:val="0"/>
          <w:marTop w:val="0"/>
          <w:marBottom w:val="0"/>
          <w:divBdr>
            <w:top w:val="none" w:sz="0" w:space="0" w:color="auto"/>
            <w:left w:val="none" w:sz="0" w:space="0" w:color="auto"/>
            <w:bottom w:val="none" w:sz="0" w:space="0" w:color="auto"/>
            <w:right w:val="none" w:sz="0" w:space="0" w:color="auto"/>
          </w:divBdr>
        </w:div>
        <w:div w:id="622461220">
          <w:marLeft w:val="0"/>
          <w:marRight w:val="0"/>
          <w:marTop w:val="0"/>
          <w:marBottom w:val="0"/>
          <w:divBdr>
            <w:top w:val="none" w:sz="0" w:space="0" w:color="auto"/>
            <w:left w:val="none" w:sz="0" w:space="0" w:color="auto"/>
            <w:bottom w:val="none" w:sz="0" w:space="0" w:color="auto"/>
            <w:right w:val="none" w:sz="0" w:space="0" w:color="auto"/>
          </w:divBdr>
        </w:div>
        <w:div w:id="1408116634">
          <w:marLeft w:val="0"/>
          <w:marRight w:val="0"/>
          <w:marTop w:val="0"/>
          <w:marBottom w:val="0"/>
          <w:divBdr>
            <w:top w:val="none" w:sz="0" w:space="0" w:color="auto"/>
            <w:left w:val="none" w:sz="0" w:space="0" w:color="auto"/>
            <w:bottom w:val="none" w:sz="0" w:space="0" w:color="auto"/>
            <w:right w:val="none" w:sz="0" w:space="0" w:color="auto"/>
          </w:divBdr>
        </w:div>
        <w:div w:id="1460495261">
          <w:marLeft w:val="0"/>
          <w:marRight w:val="0"/>
          <w:marTop w:val="0"/>
          <w:marBottom w:val="0"/>
          <w:divBdr>
            <w:top w:val="none" w:sz="0" w:space="0" w:color="auto"/>
            <w:left w:val="none" w:sz="0" w:space="0" w:color="auto"/>
            <w:bottom w:val="none" w:sz="0" w:space="0" w:color="auto"/>
            <w:right w:val="none" w:sz="0" w:space="0" w:color="auto"/>
          </w:divBdr>
        </w:div>
        <w:div w:id="576013885">
          <w:marLeft w:val="0"/>
          <w:marRight w:val="0"/>
          <w:marTop w:val="0"/>
          <w:marBottom w:val="0"/>
          <w:divBdr>
            <w:top w:val="none" w:sz="0" w:space="0" w:color="auto"/>
            <w:left w:val="none" w:sz="0" w:space="0" w:color="auto"/>
            <w:bottom w:val="none" w:sz="0" w:space="0" w:color="auto"/>
            <w:right w:val="none" w:sz="0" w:space="0" w:color="auto"/>
          </w:divBdr>
        </w:div>
        <w:div w:id="689767088">
          <w:marLeft w:val="0"/>
          <w:marRight w:val="0"/>
          <w:marTop w:val="0"/>
          <w:marBottom w:val="0"/>
          <w:divBdr>
            <w:top w:val="none" w:sz="0" w:space="0" w:color="auto"/>
            <w:left w:val="none" w:sz="0" w:space="0" w:color="auto"/>
            <w:bottom w:val="none" w:sz="0" w:space="0" w:color="auto"/>
            <w:right w:val="none" w:sz="0" w:space="0" w:color="auto"/>
          </w:divBdr>
        </w:div>
        <w:div w:id="671955191">
          <w:marLeft w:val="0"/>
          <w:marRight w:val="0"/>
          <w:marTop w:val="0"/>
          <w:marBottom w:val="0"/>
          <w:divBdr>
            <w:top w:val="none" w:sz="0" w:space="0" w:color="auto"/>
            <w:left w:val="none" w:sz="0" w:space="0" w:color="auto"/>
            <w:bottom w:val="none" w:sz="0" w:space="0" w:color="auto"/>
            <w:right w:val="none" w:sz="0" w:space="0" w:color="auto"/>
          </w:divBdr>
        </w:div>
        <w:div w:id="1768229767">
          <w:marLeft w:val="0"/>
          <w:marRight w:val="0"/>
          <w:marTop w:val="0"/>
          <w:marBottom w:val="0"/>
          <w:divBdr>
            <w:top w:val="none" w:sz="0" w:space="0" w:color="auto"/>
            <w:left w:val="none" w:sz="0" w:space="0" w:color="auto"/>
            <w:bottom w:val="none" w:sz="0" w:space="0" w:color="auto"/>
            <w:right w:val="none" w:sz="0" w:space="0" w:color="auto"/>
          </w:divBdr>
        </w:div>
        <w:div w:id="953902795">
          <w:marLeft w:val="0"/>
          <w:marRight w:val="0"/>
          <w:marTop w:val="0"/>
          <w:marBottom w:val="0"/>
          <w:divBdr>
            <w:top w:val="none" w:sz="0" w:space="0" w:color="auto"/>
            <w:left w:val="none" w:sz="0" w:space="0" w:color="auto"/>
            <w:bottom w:val="none" w:sz="0" w:space="0" w:color="auto"/>
            <w:right w:val="none" w:sz="0" w:space="0" w:color="auto"/>
          </w:divBdr>
        </w:div>
        <w:div w:id="699664215">
          <w:marLeft w:val="0"/>
          <w:marRight w:val="0"/>
          <w:marTop w:val="0"/>
          <w:marBottom w:val="0"/>
          <w:divBdr>
            <w:top w:val="none" w:sz="0" w:space="0" w:color="auto"/>
            <w:left w:val="none" w:sz="0" w:space="0" w:color="auto"/>
            <w:bottom w:val="none" w:sz="0" w:space="0" w:color="auto"/>
            <w:right w:val="none" w:sz="0" w:space="0" w:color="auto"/>
          </w:divBdr>
        </w:div>
        <w:div w:id="452409884">
          <w:marLeft w:val="0"/>
          <w:marRight w:val="0"/>
          <w:marTop w:val="0"/>
          <w:marBottom w:val="0"/>
          <w:divBdr>
            <w:top w:val="none" w:sz="0" w:space="0" w:color="auto"/>
            <w:left w:val="none" w:sz="0" w:space="0" w:color="auto"/>
            <w:bottom w:val="none" w:sz="0" w:space="0" w:color="auto"/>
            <w:right w:val="none" w:sz="0" w:space="0" w:color="auto"/>
          </w:divBdr>
        </w:div>
        <w:div w:id="1662342590">
          <w:marLeft w:val="0"/>
          <w:marRight w:val="0"/>
          <w:marTop w:val="0"/>
          <w:marBottom w:val="0"/>
          <w:divBdr>
            <w:top w:val="none" w:sz="0" w:space="0" w:color="auto"/>
            <w:left w:val="none" w:sz="0" w:space="0" w:color="auto"/>
            <w:bottom w:val="none" w:sz="0" w:space="0" w:color="auto"/>
            <w:right w:val="none" w:sz="0" w:space="0" w:color="auto"/>
          </w:divBdr>
        </w:div>
        <w:div w:id="123622738">
          <w:marLeft w:val="0"/>
          <w:marRight w:val="0"/>
          <w:marTop w:val="0"/>
          <w:marBottom w:val="0"/>
          <w:divBdr>
            <w:top w:val="none" w:sz="0" w:space="0" w:color="auto"/>
            <w:left w:val="none" w:sz="0" w:space="0" w:color="auto"/>
            <w:bottom w:val="none" w:sz="0" w:space="0" w:color="auto"/>
            <w:right w:val="none" w:sz="0" w:space="0" w:color="auto"/>
          </w:divBdr>
        </w:div>
        <w:div w:id="1105150307">
          <w:marLeft w:val="0"/>
          <w:marRight w:val="0"/>
          <w:marTop w:val="0"/>
          <w:marBottom w:val="0"/>
          <w:divBdr>
            <w:top w:val="none" w:sz="0" w:space="0" w:color="auto"/>
            <w:left w:val="none" w:sz="0" w:space="0" w:color="auto"/>
            <w:bottom w:val="none" w:sz="0" w:space="0" w:color="auto"/>
            <w:right w:val="none" w:sz="0" w:space="0" w:color="auto"/>
          </w:divBdr>
        </w:div>
        <w:div w:id="144901747">
          <w:marLeft w:val="0"/>
          <w:marRight w:val="0"/>
          <w:marTop w:val="0"/>
          <w:marBottom w:val="0"/>
          <w:divBdr>
            <w:top w:val="none" w:sz="0" w:space="0" w:color="auto"/>
            <w:left w:val="none" w:sz="0" w:space="0" w:color="auto"/>
            <w:bottom w:val="none" w:sz="0" w:space="0" w:color="auto"/>
            <w:right w:val="none" w:sz="0" w:space="0" w:color="auto"/>
          </w:divBdr>
        </w:div>
        <w:div w:id="1623733308">
          <w:marLeft w:val="0"/>
          <w:marRight w:val="0"/>
          <w:marTop w:val="0"/>
          <w:marBottom w:val="0"/>
          <w:divBdr>
            <w:top w:val="none" w:sz="0" w:space="0" w:color="auto"/>
            <w:left w:val="none" w:sz="0" w:space="0" w:color="auto"/>
            <w:bottom w:val="none" w:sz="0" w:space="0" w:color="auto"/>
            <w:right w:val="none" w:sz="0" w:space="0" w:color="auto"/>
          </w:divBdr>
        </w:div>
        <w:div w:id="1897934612">
          <w:marLeft w:val="0"/>
          <w:marRight w:val="0"/>
          <w:marTop w:val="0"/>
          <w:marBottom w:val="0"/>
          <w:divBdr>
            <w:top w:val="none" w:sz="0" w:space="0" w:color="auto"/>
            <w:left w:val="none" w:sz="0" w:space="0" w:color="auto"/>
            <w:bottom w:val="none" w:sz="0" w:space="0" w:color="auto"/>
            <w:right w:val="none" w:sz="0" w:space="0" w:color="auto"/>
          </w:divBdr>
        </w:div>
        <w:div w:id="697387988">
          <w:marLeft w:val="0"/>
          <w:marRight w:val="0"/>
          <w:marTop w:val="0"/>
          <w:marBottom w:val="0"/>
          <w:divBdr>
            <w:top w:val="none" w:sz="0" w:space="0" w:color="auto"/>
            <w:left w:val="none" w:sz="0" w:space="0" w:color="auto"/>
            <w:bottom w:val="none" w:sz="0" w:space="0" w:color="auto"/>
            <w:right w:val="none" w:sz="0" w:space="0" w:color="auto"/>
          </w:divBdr>
        </w:div>
        <w:div w:id="391782377">
          <w:marLeft w:val="0"/>
          <w:marRight w:val="0"/>
          <w:marTop w:val="0"/>
          <w:marBottom w:val="0"/>
          <w:divBdr>
            <w:top w:val="none" w:sz="0" w:space="0" w:color="auto"/>
            <w:left w:val="none" w:sz="0" w:space="0" w:color="auto"/>
            <w:bottom w:val="none" w:sz="0" w:space="0" w:color="auto"/>
            <w:right w:val="none" w:sz="0" w:space="0" w:color="auto"/>
          </w:divBdr>
        </w:div>
        <w:div w:id="1330056703">
          <w:marLeft w:val="0"/>
          <w:marRight w:val="0"/>
          <w:marTop w:val="0"/>
          <w:marBottom w:val="0"/>
          <w:divBdr>
            <w:top w:val="none" w:sz="0" w:space="0" w:color="auto"/>
            <w:left w:val="none" w:sz="0" w:space="0" w:color="auto"/>
            <w:bottom w:val="none" w:sz="0" w:space="0" w:color="auto"/>
            <w:right w:val="none" w:sz="0" w:space="0" w:color="auto"/>
          </w:divBdr>
        </w:div>
        <w:div w:id="2033411466">
          <w:marLeft w:val="0"/>
          <w:marRight w:val="0"/>
          <w:marTop w:val="0"/>
          <w:marBottom w:val="0"/>
          <w:divBdr>
            <w:top w:val="none" w:sz="0" w:space="0" w:color="auto"/>
            <w:left w:val="none" w:sz="0" w:space="0" w:color="auto"/>
            <w:bottom w:val="none" w:sz="0" w:space="0" w:color="auto"/>
            <w:right w:val="none" w:sz="0" w:space="0" w:color="auto"/>
          </w:divBdr>
        </w:div>
        <w:div w:id="2011977926">
          <w:marLeft w:val="0"/>
          <w:marRight w:val="0"/>
          <w:marTop w:val="0"/>
          <w:marBottom w:val="0"/>
          <w:divBdr>
            <w:top w:val="none" w:sz="0" w:space="0" w:color="auto"/>
            <w:left w:val="none" w:sz="0" w:space="0" w:color="auto"/>
            <w:bottom w:val="none" w:sz="0" w:space="0" w:color="auto"/>
            <w:right w:val="none" w:sz="0" w:space="0" w:color="auto"/>
          </w:divBdr>
        </w:div>
        <w:div w:id="1249657558">
          <w:marLeft w:val="0"/>
          <w:marRight w:val="0"/>
          <w:marTop w:val="0"/>
          <w:marBottom w:val="0"/>
          <w:divBdr>
            <w:top w:val="none" w:sz="0" w:space="0" w:color="auto"/>
            <w:left w:val="none" w:sz="0" w:space="0" w:color="auto"/>
            <w:bottom w:val="none" w:sz="0" w:space="0" w:color="auto"/>
            <w:right w:val="none" w:sz="0" w:space="0" w:color="auto"/>
          </w:divBdr>
        </w:div>
        <w:div w:id="724136949">
          <w:marLeft w:val="0"/>
          <w:marRight w:val="0"/>
          <w:marTop w:val="0"/>
          <w:marBottom w:val="0"/>
          <w:divBdr>
            <w:top w:val="none" w:sz="0" w:space="0" w:color="auto"/>
            <w:left w:val="none" w:sz="0" w:space="0" w:color="auto"/>
            <w:bottom w:val="none" w:sz="0" w:space="0" w:color="auto"/>
            <w:right w:val="none" w:sz="0" w:space="0" w:color="auto"/>
          </w:divBdr>
        </w:div>
        <w:div w:id="745149919">
          <w:marLeft w:val="0"/>
          <w:marRight w:val="0"/>
          <w:marTop w:val="0"/>
          <w:marBottom w:val="0"/>
          <w:divBdr>
            <w:top w:val="none" w:sz="0" w:space="0" w:color="auto"/>
            <w:left w:val="none" w:sz="0" w:space="0" w:color="auto"/>
            <w:bottom w:val="none" w:sz="0" w:space="0" w:color="auto"/>
            <w:right w:val="none" w:sz="0" w:space="0" w:color="auto"/>
          </w:divBdr>
        </w:div>
        <w:div w:id="369964675">
          <w:marLeft w:val="0"/>
          <w:marRight w:val="0"/>
          <w:marTop w:val="0"/>
          <w:marBottom w:val="0"/>
          <w:divBdr>
            <w:top w:val="none" w:sz="0" w:space="0" w:color="auto"/>
            <w:left w:val="none" w:sz="0" w:space="0" w:color="auto"/>
            <w:bottom w:val="none" w:sz="0" w:space="0" w:color="auto"/>
            <w:right w:val="none" w:sz="0" w:space="0" w:color="auto"/>
          </w:divBdr>
        </w:div>
        <w:div w:id="1375620489">
          <w:marLeft w:val="0"/>
          <w:marRight w:val="0"/>
          <w:marTop w:val="0"/>
          <w:marBottom w:val="0"/>
          <w:divBdr>
            <w:top w:val="none" w:sz="0" w:space="0" w:color="auto"/>
            <w:left w:val="none" w:sz="0" w:space="0" w:color="auto"/>
            <w:bottom w:val="none" w:sz="0" w:space="0" w:color="auto"/>
            <w:right w:val="none" w:sz="0" w:space="0" w:color="auto"/>
          </w:divBdr>
        </w:div>
        <w:div w:id="272059050">
          <w:marLeft w:val="0"/>
          <w:marRight w:val="0"/>
          <w:marTop w:val="0"/>
          <w:marBottom w:val="0"/>
          <w:divBdr>
            <w:top w:val="none" w:sz="0" w:space="0" w:color="auto"/>
            <w:left w:val="none" w:sz="0" w:space="0" w:color="auto"/>
            <w:bottom w:val="none" w:sz="0" w:space="0" w:color="auto"/>
            <w:right w:val="none" w:sz="0" w:space="0" w:color="auto"/>
          </w:divBdr>
        </w:div>
        <w:div w:id="1933270549">
          <w:marLeft w:val="0"/>
          <w:marRight w:val="0"/>
          <w:marTop w:val="0"/>
          <w:marBottom w:val="0"/>
          <w:divBdr>
            <w:top w:val="none" w:sz="0" w:space="0" w:color="auto"/>
            <w:left w:val="none" w:sz="0" w:space="0" w:color="auto"/>
            <w:bottom w:val="none" w:sz="0" w:space="0" w:color="auto"/>
            <w:right w:val="none" w:sz="0" w:space="0" w:color="auto"/>
          </w:divBdr>
        </w:div>
        <w:div w:id="2110659424">
          <w:marLeft w:val="0"/>
          <w:marRight w:val="0"/>
          <w:marTop w:val="0"/>
          <w:marBottom w:val="0"/>
          <w:divBdr>
            <w:top w:val="none" w:sz="0" w:space="0" w:color="auto"/>
            <w:left w:val="none" w:sz="0" w:space="0" w:color="auto"/>
            <w:bottom w:val="none" w:sz="0" w:space="0" w:color="auto"/>
            <w:right w:val="none" w:sz="0" w:space="0" w:color="auto"/>
          </w:divBdr>
        </w:div>
        <w:div w:id="923222882">
          <w:marLeft w:val="0"/>
          <w:marRight w:val="0"/>
          <w:marTop w:val="0"/>
          <w:marBottom w:val="0"/>
          <w:divBdr>
            <w:top w:val="none" w:sz="0" w:space="0" w:color="auto"/>
            <w:left w:val="none" w:sz="0" w:space="0" w:color="auto"/>
            <w:bottom w:val="none" w:sz="0" w:space="0" w:color="auto"/>
            <w:right w:val="none" w:sz="0" w:space="0" w:color="auto"/>
          </w:divBdr>
        </w:div>
        <w:div w:id="607934385">
          <w:marLeft w:val="0"/>
          <w:marRight w:val="0"/>
          <w:marTop w:val="0"/>
          <w:marBottom w:val="0"/>
          <w:divBdr>
            <w:top w:val="none" w:sz="0" w:space="0" w:color="auto"/>
            <w:left w:val="none" w:sz="0" w:space="0" w:color="auto"/>
            <w:bottom w:val="none" w:sz="0" w:space="0" w:color="auto"/>
            <w:right w:val="none" w:sz="0" w:space="0" w:color="auto"/>
          </w:divBdr>
        </w:div>
        <w:div w:id="1367949922">
          <w:marLeft w:val="0"/>
          <w:marRight w:val="0"/>
          <w:marTop w:val="0"/>
          <w:marBottom w:val="0"/>
          <w:divBdr>
            <w:top w:val="none" w:sz="0" w:space="0" w:color="auto"/>
            <w:left w:val="none" w:sz="0" w:space="0" w:color="auto"/>
            <w:bottom w:val="none" w:sz="0" w:space="0" w:color="auto"/>
            <w:right w:val="none" w:sz="0" w:space="0" w:color="auto"/>
          </w:divBdr>
        </w:div>
        <w:div w:id="1000812975">
          <w:marLeft w:val="0"/>
          <w:marRight w:val="0"/>
          <w:marTop w:val="0"/>
          <w:marBottom w:val="0"/>
          <w:divBdr>
            <w:top w:val="none" w:sz="0" w:space="0" w:color="auto"/>
            <w:left w:val="none" w:sz="0" w:space="0" w:color="auto"/>
            <w:bottom w:val="none" w:sz="0" w:space="0" w:color="auto"/>
            <w:right w:val="none" w:sz="0" w:space="0" w:color="auto"/>
          </w:divBdr>
        </w:div>
        <w:div w:id="611088552">
          <w:marLeft w:val="0"/>
          <w:marRight w:val="0"/>
          <w:marTop w:val="0"/>
          <w:marBottom w:val="0"/>
          <w:divBdr>
            <w:top w:val="none" w:sz="0" w:space="0" w:color="auto"/>
            <w:left w:val="none" w:sz="0" w:space="0" w:color="auto"/>
            <w:bottom w:val="none" w:sz="0" w:space="0" w:color="auto"/>
            <w:right w:val="none" w:sz="0" w:space="0" w:color="auto"/>
          </w:divBdr>
        </w:div>
        <w:div w:id="2006929299">
          <w:marLeft w:val="0"/>
          <w:marRight w:val="0"/>
          <w:marTop w:val="0"/>
          <w:marBottom w:val="0"/>
          <w:divBdr>
            <w:top w:val="none" w:sz="0" w:space="0" w:color="auto"/>
            <w:left w:val="none" w:sz="0" w:space="0" w:color="auto"/>
            <w:bottom w:val="none" w:sz="0" w:space="0" w:color="auto"/>
            <w:right w:val="none" w:sz="0" w:space="0" w:color="auto"/>
          </w:divBdr>
        </w:div>
        <w:div w:id="1315525353">
          <w:marLeft w:val="0"/>
          <w:marRight w:val="0"/>
          <w:marTop w:val="0"/>
          <w:marBottom w:val="0"/>
          <w:divBdr>
            <w:top w:val="none" w:sz="0" w:space="0" w:color="auto"/>
            <w:left w:val="none" w:sz="0" w:space="0" w:color="auto"/>
            <w:bottom w:val="none" w:sz="0" w:space="0" w:color="auto"/>
            <w:right w:val="none" w:sz="0" w:space="0" w:color="auto"/>
          </w:divBdr>
        </w:div>
        <w:div w:id="1746029449">
          <w:marLeft w:val="0"/>
          <w:marRight w:val="0"/>
          <w:marTop w:val="0"/>
          <w:marBottom w:val="0"/>
          <w:divBdr>
            <w:top w:val="none" w:sz="0" w:space="0" w:color="auto"/>
            <w:left w:val="none" w:sz="0" w:space="0" w:color="auto"/>
            <w:bottom w:val="none" w:sz="0" w:space="0" w:color="auto"/>
            <w:right w:val="none" w:sz="0" w:space="0" w:color="auto"/>
          </w:divBdr>
        </w:div>
        <w:div w:id="1946837525">
          <w:marLeft w:val="0"/>
          <w:marRight w:val="0"/>
          <w:marTop w:val="0"/>
          <w:marBottom w:val="0"/>
          <w:divBdr>
            <w:top w:val="none" w:sz="0" w:space="0" w:color="auto"/>
            <w:left w:val="none" w:sz="0" w:space="0" w:color="auto"/>
            <w:bottom w:val="none" w:sz="0" w:space="0" w:color="auto"/>
            <w:right w:val="none" w:sz="0" w:space="0" w:color="auto"/>
          </w:divBdr>
        </w:div>
        <w:div w:id="1668092620">
          <w:marLeft w:val="0"/>
          <w:marRight w:val="0"/>
          <w:marTop w:val="0"/>
          <w:marBottom w:val="0"/>
          <w:divBdr>
            <w:top w:val="none" w:sz="0" w:space="0" w:color="auto"/>
            <w:left w:val="none" w:sz="0" w:space="0" w:color="auto"/>
            <w:bottom w:val="none" w:sz="0" w:space="0" w:color="auto"/>
            <w:right w:val="none" w:sz="0" w:space="0" w:color="auto"/>
          </w:divBdr>
        </w:div>
        <w:div w:id="390076911">
          <w:marLeft w:val="0"/>
          <w:marRight w:val="0"/>
          <w:marTop w:val="0"/>
          <w:marBottom w:val="0"/>
          <w:divBdr>
            <w:top w:val="none" w:sz="0" w:space="0" w:color="auto"/>
            <w:left w:val="none" w:sz="0" w:space="0" w:color="auto"/>
            <w:bottom w:val="none" w:sz="0" w:space="0" w:color="auto"/>
            <w:right w:val="none" w:sz="0" w:space="0" w:color="auto"/>
          </w:divBdr>
        </w:div>
        <w:div w:id="1808351752">
          <w:marLeft w:val="0"/>
          <w:marRight w:val="0"/>
          <w:marTop w:val="0"/>
          <w:marBottom w:val="0"/>
          <w:divBdr>
            <w:top w:val="none" w:sz="0" w:space="0" w:color="auto"/>
            <w:left w:val="none" w:sz="0" w:space="0" w:color="auto"/>
            <w:bottom w:val="none" w:sz="0" w:space="0" w:color="auto"/>
            <w:right w:val="none" w:sz="0" w:space="0" w:color="auto"/>
          </w:divBdr>
        </w:div>
        <w:div w:id="1154878120">
          <w:marLeft w:val="0"/>
          <w:marRight w:val="0"/>
          <w:marTop w:val="0"/>
          <w:marBottom w:val="0"/>
          <w:divBdr>
            <w:top w:val="none" w:sz="0" w:space="0" w:color="auto"/>
            <w:left w:val="none" w:sz="0" w:space="0" w:color="auto"/>
            <w:bottom w:val="none" w:sz="0" w:space="0" w:color="auto"/>
            <w:right w:val="none" w:sz="0" w:space="0" w:color="auto"/>
          </w:divBdr>
        </w:div>
        <w:div w:id="1811701893">
          <w:marLeft w:val="0"/>
          <w:marRight w:val="0"/>
          <w:marTop w:val="0"/>
          <w:marBottom w:val="0"/>
          <w:divBdr>
            <w:top w:val="none" w:sz="0" w:space="0" w:color="auto"/>
            <w:left w:val="none" w:sz="0" w:space="0" w:color="auto"/>
            <w:bottom w:val="none" w:sz="0" w:space="0" w:color="auto"/>
            <w:right w:val="none" w:sz="0" w:space="0" w:color="auto"/>
          </w:divBdr>
        </w:div>
        <w:div w:id="2077891562">
          <w:marLeft w:val="0"/>
          <w:marRight w:val="0"/>
          <w:marTop w:val="0"/>
          <w:marBottom w:val="0"/>
          <w:divBdr>
            <w:top w:val="none" w:sz="0" w:space="0" w:color="auto"/>
            <w:left w:val="none" w:sz="0" w:space="0" w:color="auto"/>
            <w:bottom w:val="none" w:sz="0" w:space="0" w:color="auto"/>
            <w:right w:val="none" w:sz="0" w:space="0" w:color="auto"/>
          </w:divBdr>
        </w:div>
        <w:div w:id="54361157">
          <w:marLeft w:val="0"/>
          <w:marRight w:val="0"/>
          <w:marTop w:val="0"/>
          <w:marBottom w:val="0"/>
          <w:divBdr>
            <w:top w:val="none" w:sz="0" w:space="0" w:color="auto"/>
            <w:left w:val="none" w:sz="0" w:space="0" w:color="auto"/>
            <w:bottom w:val="none" w:sz="0" w:space="0" w:color="auto"/>
            <w:right w:val="none" w:sz="0" w:space="0" w:color="auto"/>
          </w:divBdr>
        </w:div>
        <w:div w:id="75513999">
          <w:marLeft w:val="0"/>
          <w:marRight w:val="0"/>
          <w:marTop w:val="0"/>
          <w:marBottom w:val="0"/>
          <w:divBdr>
            <w:top w:val="none" w:sz="0" w:space="0" w:color="auto"/>
            <w:left w:val="none" w:sz="0" w:space="0" w:color="auto"/>
            <w:bottom w:val="none" w:sz="0" w:space="0" w:color="auto"/>
            <w:right w:val="none" w:sz="0" w:space="0" w:color="auto"/>
          </w:divBdr>
        </w:div>
        <w:div w:id="929389267">
          <w:marLeft w:val="0"/>
          <w:marRight w:val="0"/>
          <w:marTop w:val="0"/>
          <w:marBottom w:val="0"/>
          <w:divBdr>
            <w:top w:val="none" w:sz="0" w:space="0" w:color="auto"/>
            <w:left w:val="none" w:sz="0" w:space="0" w:color="auto"/>
            <w:bottom w:val="none" w:sz="0" w:space="0" w:color="auto"/>
            <w:right w:val="none" w:sz="0" w:space="0" w:color="auto"/>
          </w:divBdr>
        </w:div>
        <w:div w:id="1977712083">
          <w:marLeft w:val="0"/>
          <w:marRight w:val="0"/>
          <w:marTop w:val="0"/>
          <w:marBottom w:val="0"/>
          <w:divBdr>
            <w:top w:val="none" w:sz="0" w:space="0" w:color="auto"/>
            <w:left w:val="none" w:sz="0" w:space="0" w:color="auto"/>
            <w:bottom w:val="none" w:sz="0" w:space="0" w:color="auto"/>
            <w:right w:val="none" w:sz="0" w:space="0" w:color="auto"/>
          </w:divBdr>
        </w:div>
        <w:div w:id="826046960">
          <w:marLeft w:val="0"/>
          <w:marRight w:val="0"/>
          <w:marTop w:val="0"/>
          <w:marBottom w:val="0"/>
          <w:divBdr>
            <w:top w:val="none" w:sz="0" w:space="0" w:color="auto"/>
            <w:left w:val="none" w:sz="0" w:space="0" w:color="auto"/>
            <w:bottom w:val="none" w:sz="0" w:space="0" w:color="auto"/>
            <w:right w:val="none" w:sz="0" w:space="0" w:color="auto"/>
          </w:divBdr>
        </w:div>
        <w:div w:id="447510468">
          <w:marLeft w:val="0"/>
          <w:marRight w:val="0"/>
          <w:marTop w:val="0"/>
          <w:marBottom w:val="0"/>
          <w:divBdr>
            <w:top w:val="none" w:sz="0" w:space="0" w:color="auto"/>
            <w:left w:val="none" w:sz="0" w:space="0" w:color="auto"/>
            <w:bottom w:val="none" w:sz="0" w:space="0" w:color="auto"/>
            <w:right w:val="none" w:sz="0" w:space="0" w:color="auto"/>
          </w:divBdr>
        </w:div>
        <w:div w:id="1396051890">
          <w:marLeft w:val="0"/>
          <w:marRight w:val="0"/>
          <w:marTop w:val="0"/>
          <w:marBottom w:val="0"/>
          <w:divBdr>
            <w:top w:val="none" w:sz="0" w:space="0" w:color="auto"/>
            <w:left w:val="none" w:sz="0" w:space="0" w:color="auto"/>
            <w:bottom w:val="none" w:sz="0" w:space="0" w:color="auto"/>
            <w:right w:val="none" w:sz="0" w:space="0" w:color="auto"/>
          </w:divBdr>
        </w:div>
        <w:div w:id="920066375">
          <w:marLeft w:val="0"/>
          <w:marRight w:val="0"/>
          <w:marTop w:val="0"/>
          <w:marBottom w:val="0"/>
          <w:divBdr>
            <w:top w:val="none" w:sz="0" w:space="0" w:color="auto"/>
            <w:left w:val="none" w:sz="0" w:space="0" w:color="auto"/>
            <w:bottom w:val="none" w:sz="0" w:space="0" w:color="auto"/>
            <w:right w:val="none" w:sz="0" w:space="0" w:color="auto"/>
          </w:divBdr>
        </w:div>
        <w:div w:id="1483961232">
          <w:marLeft w:val="0"/>
          <w:marRight w:val="0"/>
          <w:marTop w:val="0"/>
          <w:marBottom w:val="0"/>
          <w:divBdr>
            <w:top w:val="none" w:sz="0" w:space="0" w:color="auto"/>
            <w:left w:val="none" w:sz="0" w:space="0" w:color="auto"/>
            <w:bottom w:val="none" w:sz="0" w:space="0" w:color="auto"/>
            <w:right w:val="none" w:sz="0" w:space="0" w:color="auto"/>
          </w:divBdr>
        </w:div>
        <w:div w:id="408891168">
          <w:marLeft w:val="0"/>
          <w:marRight w:val="0"/>
          <w:marTop w:val="0"/>
          <w:marBottom w:val="0"/>
          <w:divBdr>
            <w:top w:val="none" w:sz="0" w:space="0" w:color="auto"/>
            <w:left w:val="none" w:sz="0" w:space="0" w:color="auto"/>
            <w:bottom w:val="none" w:sz="0" w:space="0" w:color="auto"/>
            <w:right w:val="none" w:sz="0" w:space="0" w:color="auto"/>
          </w:divBdr>
        </w:div>
        <w:div w:id="88626391">
          <w:marLeft w:val="0"/>
          <w:marRight w:val="0"/>
          <w:marTop w:val="0"/>
          <w:marBottom w:val="0"/>
          <w:divBdr>
            <w:top w:val="none" w:sz="0" w:space="0" w:color="auto"/>
            <w:left w:val="none" w:sz="0" w:space="0" w:color="auto"/>
            <w:bottom w:val="none" w:sz="0" w:space="0" w:color="auto"/>
            <w:right w:val="none" w:sz="0" w:space="0" w:color="auto"/>
          </w:divBdr>
        </w:div>
        <w:div w:id="1254707792">
          <w:marLeft w:val="0"/>
          <w:marRight w:val="0"/>
          <w:marTop w:val="0"/>
          <w:marBottom w:val="0"/>
          <w:divBdr>
            <w:top w:val="none" w:sz="0" w:space="0" w:color="auto"/>
            <w:left w:val="none" w:sz="0" w:space="0" w:color="auto"/>
            <w:bottom w:val="none" w:sz="0" w:space="0" w:color="auto"/>
            <w:right w:val="none" w:sz="0" w:space="0" w:color="auto"/>
          </w:divBdr>
        </w:div>
        <w:div w:id="1983583494">
          <w:marLeft w:val="0"/>
          <w:marRight w:val="0"/>
          <w:marTop w:val="0"/>
          <w:marBottom w:val="0"/>
          <w:divBdr>
            <w:top w:val="none" w:sz="0" w:space="0" w:color="auto"/>
            <w:left w:val="none" w:sz="0" w:space="0" w:color="auto"/>
            <w:bottom w:val="none" w:sz="0" w:space="0" w:color="auto"/>
            <w:right w:val="none" w:sz="0" w:space="0" w:color="auto"/>
          </w:divBdr>
        </w:div>
        <w:div w:id="270750841">
          <w:marLeft w:val="0"/>
          <w:marRight w:val="0"/>
          <w:marTop w:val="0"/>
          <w:marBottom w:val="0"/>
          <w:divBdr>
            <w:top w:val="none" w:sz="0" w:space="0" w:color="auto"/>
            <w:left w:val="none" w:sz="0" w:space="0" w:color="auto"/>
            <w:bottom w:val="none" w:sz="0" w:space="0" w:color="auto"/>
            <w:right w:val="none" w:sz="0" w:space="0" w:color="auto"/>
          </w:divBdr>
        </w:div>
        <w:div w:id="1091707232">
          <w:marLeft w:val="0"/>
          <w:marRight w:val="0"/>
          <w:marTop w:val="0"/>
          <w:marBottom w:val="0"/>
          <w:divBdr>
            <w:top w:val="none" w:sz="0" w:space="0" w:color="auto"/>
            <w:left w:val="none" w:sz="0" w:space="0" w:color="auto"/>
            <w:bottom w:val="none" w:sz="0" w:space="0" w:color="auto"/>
            <w:right w:val="none" w:sz="0" w:space="0" w:color="auto"/>
          </w:divBdr>
        </w:div>
        <w:div w:id="1922063778">
          <w:marLeft w:val="0"/>
          <w:marRight w:val="0"/>
          <w:marTop w:val="0"/>
          <w:marBottom w:val="0"/>
          <w:divBdr>
            <w:top w:val="none" w:sz="0" w:space="0" w:color="auto"/>
            <w:left w:val="none" w:sz="0" w:space="0" w:color="auto"/>
            <w:bottom w:val="none" w:sz="0" w:space="0" w:color="auto"/>
            <w:right w:val="none" w:sz="0" w:space="0" w:color="auto"/>
          </w:divBdr>
        </w:div>
        <w:div w:id="653685825">
          <w:marLeft w:val="0"/>
          <w:marRight w:val="0"/>
          <w:marTop w:val="0"/>
          <w:marBottom w:val="0"/>
          <w:divBdr>
            <w:top w:val="none" w:sz="0" w:space="0" w:color="auto"/>
            <w:left w:val="none" w:sz="0" w:space="0" w:color="auto"/>
            <w:bottom w:val="none" w:sz="0" w:space="0" w:color="auto"/>
            <w:right w:val="none" w:sz="0" w:space="0" w:color="auto"/>
          </w:divBdr>
        </w:div>
        <w:div w:id="478112527">
          <w:marLeft w:val="0"/>
          <w:marRight w:val="0"/>
          <w:marTop w:val="0"/>
          <w:marBottom w:val="0"/>
          <w:divBdr>
            <w:top w:val="none" w:sz="0" w:space="0" w:color="auto"/>
            <w:left w:val="none" w:sz="0" w:space="0" w:color="auto"/>
            <w:bottom w:val="none" w:sz="0" w:space="0" w:color="auto"/>
            <w:right w:val="none" w:sz="0" w:space="0" w:color="auto"/>
          </w:divBdr>
        </w:div>
        <w:div w:id="1430158289">
          <w:marLeft w:val="0"/>
          <w:marRight w:val="0"/>
          <w:marTop w:val="0"/>
          <w:marBottom w:val="0"/>
          <w:divBdr>
            <w:top w:val="none" w:sz="0" w:space="0" w:color="auto"/>
            <w:left w:val="none" w:sz="0" w:space="0" w:color="auto"/>
            <w:bottom w:val="none" w:sz="0" w:space="0" w:color="auto"/>
            <w:right w:val="none" w:sz="0" w:space="0" w:color="auto"/>
          </w:divBdr>
        </w:div>
        <w:div w:id="999424788">
          <w:marLeft w:val="0"/>
          <w:marRight w:val="0"/>
          <w:marTop w:val="0"/>
          <w:marBottom w:val="0"/>
          <w:divBdr>
            <w:top w:val="none" w:sz="0" w:space="0" w:color="auto"/>
            <w:left w:val="none" w:sz="0" w:space="0" w:color="auto"/>
            <w:bottom w:val="none" w:sz="0" w:space="0" w:color="auto"/>
            <w:right w:val="none" w:sz="0" w:space="0" w:color="auto"/>
          </w:divBdr>
        </w:div>
        <w:div w:id="221523533">
          <w:marLeft w:val="0"/>
          <w:marRight w:val="0"/>
          <w:marTop w:val="0"/>
          <w:marBottom w:val="0"/>
          <w:divBdr>
            <w:top w:val="none" w:sz="0" w:space="0" w:color="auto"/>
            <w:left w:val="none" w:sz="0" w:space="0" w:color="auto"/>
            <w:bottom w:val="none" w:sz="0" w:space="0" w:color="auto"/>
            <w:right w:val="none" w:sz="0" w:space="0" w:color="auto"/>
          </w:divBdr>
        </w:div>
        <w:div w:id="1445660267">
          <w:marLeft w:val="0"/>
          <w:marRight w:val="0"/>
          <w:marTop w:val="0"/>
          <w:marBottom w:val="0"/>
          <w:divBdr>
            <w:top w:val="none" w:sz="0" w:space="0" w:color="auto"/>
            <w:left w:val="none" w:sz="0" w:space="0" w:color="auto"/>
            <w:bottom w:val="none" w:sz="0" w:space="0" w:color="auto"/>
            <w:right w:val="none" w:sz="0" w:space="0" w:color="auto"/>
          </w:divBdr>
        </w:div>
        <w:div w:id="1038244575">
          <w:marLeft w:val="0"/>
          <w:marRight w:val="0"/>
          <w:marTop w:val="0"/>
          <w:marBottom w:val="0"/>
          <w:divBdr>
            <w:top w:val="none" w:sz="0" w:space="0" w:color="auto"/>
            <w:left w:val="none" w:sz="0" w:space="0" w:color="auto"/>
            <w:bottom w:val="none" w:sz="0" w:space="0" w:color="auto"/>
            <w:right w:val="none" w:sz="0" w:space="0" w:color="auto"/>
          </w:divBdr>
        </w:div>
        <w:div w:id="1128469912">
          <w:marLeft w:val="0"/>
          <w:marRight w:val="0"/>
          <w:marTop w:val="0"/>
          <w:marBottom w:val="0"/>
          <w:divBdr>
            <w:top w:val="none" w:sz="0" w:space="0" w:color="auto"/>
            <w:left w:val="none" w:sz="0" w:space="0" w:color="auto"/>
            <w:bottom w:val="none" w:sz="0" w:space="0" w:color="auto"/>
            <w:right w:val="none" w:sz="0" w:space="0" w:color="auto"/>
          </w:divBdr>
        </w:div>
        <w:div w:id="1993370039">
          <w:marLeft w:val="0"/>
          <w:marRight w:val="0"/>
          <w:marTop w:val="0"/>
          <w:marBottom w:val="0"/>
          <w:divBdr>
            <w:top w:val="none" w:sz="0" w:space="0" w:color="auto"/>
            <w:left w:val="none" w:sz="0" w:space="0" w:color="auto"/>
            <w:bottom w:val="none" w:sz="0" w:space="0" w:color="auto"/>
            <w:right w:val="none" w:sz="0" w:space="0" w:color="auto"/>
          </w:divBdr>
        </w:div>
        <w:div w:id="797263715">
          <w:marLeft w:val="0"/>
          <w:marRight w:val="0"/>
          <w:marTop w:val="0"/>
          <w:marBottom w:val="0"/>
          <w:divBdr>
            <w:top w:val="none" w:sz="0" w:space="0" w:color="auto"/>
            <w:left w:val="none" w:sz="0" w:space="0" w:color="auto"/>
            <w:bottom w:val="none" w:sz="0" w:space="0" w:color="auto"/>
            <w:right w:val="none" w:sz="0" w:space="0" w:color="auto"/>
          </w:divBdr>
        </w:div>
        <w:div w:id="1194078669">
          <w:marLeft w:val="0"/>
          <w:marRight w:val="0"/>
          <w:marTop w:val="0"/>
          <w:marBottom w:val="0"/>
          <w:divBdr>
            <w:top w:val="none" w:sz="0" w:space="0" w:color="auto"/>
            <w:left w:val="none" w:sz="0" w:space="0" w:color="auto"/>
            <w:bottom w:val="none" w:sz="0" w:space="0" w:color="auto"/>
            <w:right w:val="none" w:sz="0" w:space="0" w:color="auto"/>
          </w:divBdr>
        </w:div>
        <w:div w:id="282617942">
          <w:marLeft w:val="0"/>
          <w:marRight w:val="0"/>
          <w:marTop w:val="0"/>
          <w:marBottom w:val="0"/>
          <w:divBdr>
            <w:top w:val="none" w:sz="0" w:space="0" w:color="auto"/>
            <w:left w:val="none" w:sz="0" w:space="0" w:color="auto"/>
            <w:bottom w:val="none" w:sz="0" w:space="0" w:color="auto"/>
            <w:right w:val="none" w:sz="0" w:space="0" w:color="auto"/>
          </w:divBdr>
        </w:div>
        <w:div w:id="1096705162">
          <w:marLeft w:val="0"/>
          <w:marRight w:val="0"/>
          <w:marTop w:val="0"/>
          <w:marBottom w:val="0"/>
          <w:divBdr>
            <w:top w:val="none" w:sz="0" w:space="0" w:color="auto"/>
            <w:left w:val="none" w:sz="0" w:space="0" w:color="auto"/>
            <w:bottom w:val="none" w:sz="0" w:space="0" w:color="auto"/>
            <w:right w:val="none" w:sz="0" w:space="0" w:color="auto"/>
          </w:divBdr>
        </w:div>
        <w:div w:id="707028505">
          <w:marLeft w:val="0"/>
          <w:marRight w:val="0"/>
          <w:marTop w:val="0"/>
          <w:marBottom w:val="0"/>
          <w:divBdr>
            <w:top w:val="none" w:sz="0" w:space="0" w:color="auto"/>
            <w:left w:val="none" w:sz="0" w:space="0" w:color="auto"/>
            <w:bottom w:val="none" w:sz="0" w:space="0" w:color="auto"/>
            <w:right w:val="none" w:sz="0" w:space="0" w:color="auto"/>
          </w:divBdr>
        </w:div>
        <w:div w:id="1662156327">
          <w:marLeft w:val="0"/>
          <w:marRight w:val="0"/>
          <w:marTop w:val="0"/>
          <w:marBottom w:val="0"/>
          <w:divBdr>
            <w:top w:val="none" w:sz="0" w:space="0" w:color="auto"/>
            <w:left w:val="none" w:sz="0" w:space="0" w:color="auto"/>
            <w:bottom w:val="none" w:sz="0" w:space="0" w:color="auto"/>
            <w:right w:val="none" w:sz="0" w:space="0" w:color="auto"/>
          </w:divBdr>
        </w:div>
        <w:div w:id="1386568571">
          <w:marLeft w:val="0"/>
          <w:marRight w:val="0"/>
          <w:marTop w:val="0"/>
          <w:marBottom w:val="0"/>
          <w:divBdr>
            <w:top w:val="none" w:sz="0" w:space="0" w:color="auto"/>
            <w:left w:val="none" w:sz="0" w:space="0" w:color="auto"/>
            <w:bottom w:val="none" w:sz="0" w:space="0" w:color="auto"/>
            <w:right w:val="none" w:sz="0" w:space="0" w:color="auto"/>
          </w:divBdr>
        </w:div>
        <w:div w:id="343020016">
          <w:marLeft w:val="0"/>
          <w:marRight w:val="0"/>
          <w:marTop w:val="0"/>
          <w:marBottom w:val="0"/>
          <w:divBdr>
            <w:top w:val="none" w:sz="0" w:space="0" w:color="auto"/>
            <w:left w:val="none" w:sz="0" w:space="0" w:color="auto"/>
            <w:bottom w:val="none" w:sz="0" w:space="0" w:color="auto"/>
            <w:right w:val="none" w:sz="0" w:space="0" w:color="auto"/>
          </w:divBdr>
        </w:div>
        <w:div w:id="1096168347">
          <w:marLeft w:val="0"/>
          <w:marRight w:val="0"/>
          <w:marTop w:val="0"/>
          <w:marBottom w:val="0"/>
          <w:divBdr>
            <w:top w:val="none" w:sz="0" w:space="0" w:color="auto"/>
            <w:left w:val="none" w:sz="0" w:space="0" w:color="auto"/>
            <w:bottom w:val="none" w:sz="0" w:space="0" w:color="auto"/>
            <w:right w:val="none" w:sz="0" w:space="0" w:color="auto"/>
          </w:divBdr>
        </w:div>
        <w:div w:id="1571696438">
          <w:marLeft w:val="0"/>
          <w:marRight w:val="0"/>
          <w:marTop w:val="0"/>
          <w:marBottom w:val="0"/>
          <w:divBdr>
            <w:top w:val="none" w:sz="0" w:space="0" w:color="auto"/>
            <w:left w:val="none" w:sz="0" w:space="0" w:color="auto"/>
            <w:bottom w:val="none" w:sz="0" w:space="0" w:color="auto"/>
            <w:right w:val="none" w:sz="0" w:space="0" w:color="auto"/>
          </w:divBdr>
        </w:div>
        <w:div w:id="1062170699">
          <w:marLeft w:val="0"/>
          <w:marRight w:val="0"/>
          <w:marTop w:val="0"/>
          <w:marBottom w:val="0"/>
          <w:divBdr>
            <w:top w:val="none" w:sz="0" w:space="0" w:color="auto"/>
            <w:left w:val="none" w:sz="0" w:space="0" w:color="auto"/>
            <w:bottom w:val="none" w:sz="0" w:space="0" w:color="auto"/>
            <w:right w:val="none" w:sz="0" w:space="0" w:color="auto"/>
          </w:divBdr>
        </w:div>
        <w:div w:id="248002124">
          <w:marLeft w:val="0"/>
          <w:marRight w:val="0"/>
          <w:marTop w:val="0"/>
          <w:marBottom w:val="0"/>
          <w:divBdr>
            <w:top w:val="none" w:sz="0" w:space="0" w:color="auto"/>
            <w:left w:val="none" w:sz="0" w:space="0" w:color="auto"/>
            <w:bottom w:val="none" w:sz="0" w:space="0" w:color="auto"/>
            <w:right w:val="none" w:sz="0" w:space="0" w:color="auto"/>
          </w:divBdr>
        </w:div>
        <w:div w:id="171453766">
          <w:marLeft w:val="0"/>
          <w:marRight w:val="0"/>
          <w:marTop w:val="0"/>
          <w:marBottom w:val="0"/>
          <w:divBdr>
            <w:top w:val="none" w:sz="0" w:space="0" w:color="auto"/>
            <w:left w:val="none" w:sz="0" w:space="0" w:color="auto"/>
            <w:bottom w:val="none" w:sz="0" w:space="0" w:color="auto"/>
            <w:right w:val="none" w:sz="0" w:space="0" w:color="auto"/>
          </w:divBdr>
        </w:div>
        <w:div w:id="1824856309">
          <w:marLeft w:val="0"/>
          <w:marRight w:val="0"/>
          <w:marTop w:val="0"/>
          <w:marBottom w:val="0"/>
          <w:divBdr>
            <w:top w:val="none" w:sz="0" w:space="0" w:color="auto"/>
            <w:left w:val="none" w:sz="0" w:space="0" w:color="auto"/>
            <w:bottom w:val="none" w:sz="0" w:space="0" w:color="auto"/>
            <w:right w:val="none" w:sz="0" w:space="0" w:color="auto"/>
          </w:divBdr>
        </w:div>
        <w:div w:id="2041660020">
          <w:marLeft w:val="0"/>
          <w:marRight w:val="0"/>
          <w:marTop w:val="0"/>
          <w:marBottom w:val="0"/>
          <w:divBdr>
            <w:top w:val="none" w:sz="0" w:space="0" w:color="auto"/>
            <w:left w:val="none" w:sz="0" w:space="0" w:color="auto"/>
            <w:bottom w:val="none" w:sz="0" w:space="0" w:color="auto"/>
            <w:right w:val="none" w:sz="0" w:space="0" w:color="auto"/>
          </w:divBdr>
        </w:div>
        <w:div w:id="1724908567">
          <w:marLeft w:val="0"/>
          <w:marRight w:val="0"/>
          <w:marTop w:val="0"/>
          <w:marBottom w:val="0"/>
          <w:divBdr>
            <w:top w:val="none" w:sz="0" w:space="0" w:color="auto"/>
            <w:left w:val="none" w:sz="0" w:space="0" w:color="auto"/>
            <w:bottom w:val="none" w:sz="0" w:space="0" w:color="auto"/>
            <w:right w:val="none" w:sz="0" w:space="0" w:color="auto"/>
          </w:divBdr>
        </w:div>
        <w:div w:id="1575897954">
          <w:marLeft w:val="0"/>
          <w:marRight w:val="0"/>
          <w:marTop w:val="0"/>
          <w:marBottom w:val="0"/>
          <w:divBdr>
            <w:top w:val="none" w:sz="0" w:space="0" w:color="auto"/>
            <w:left w:val="none" w:sz="0" w:space="0" w:color="auto"/>
            <w:bottom w:val="none" w:sz="0" w:space="0" w:color="auto"/>
            <w:right w:val="none" w:sz="0" w:space="0" w:color="auto"/>
          </w:divBdr>
        </w:div>
        <w:div w:id="2060811679">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244843656">
          <w:marLeft w:val="0"/>
          <w:marRight w:val="0"/>
          <w:marTop w:val="0"/>
          <w:marBottom w:val="0"/>
          <w:divBdr>
            <w:top w:val="none" w:sz="0" w:space="0" w:color="auto"/>
            <w:left w:val="none" w:sz="0" w:space="0" w:color="auto"/>
            <w:bottom w:val="none" w:sz="0" w:space="0" w:color="auto"/>
            <w:right w:val="none" w:sz="0" w:space="0" w:color="auto"/>
          </w:divBdr>
        </w:div>
        <w:div w:id="1532113840">
          <w:marLeft w:val="0"/>
          <w:marRight w:val="0"/>
          <w:marTop w:val="0"/>
          <w:marBottom w:val="0"/>
          <w:divBdr>
            <w:top w:val="none" w:sz="0" w:space="0" w:color="auto"/>
            <w:left w:val="none" w:sz="0" w:space="0" w:color="auto"/>
            <w:bottom w:val="none" w:sz="0" w:space="0" w:color="auto"/>
            <w:right w:val="none" w:sz="0" w:space="0" w:color="auto"/>
          </w:divBdr>
        </w:div>
        <w:div w:id="2004430679">
          <w:marLeft w:val="0"/>
          <w:marRight w:val="0"/>
          <w:marTop w:val="0"/>
          <w:marBottom w:val="0"/>
          <w:divBdr>
            <w:top w:val="none" w:sz="0" w:space="0" w:color="auto"/>
            <w:left w:val="none" w:sz="0" w:space="0" w:color="auto"/>
            <w:bottom w:val="none" w:sz="0" w:space="0" w:color="auto"/>
            <w:right w:val="none" w:sz="0" w:space="0" w:color="auto"/>
          </w:divBdr>
        </w:div>
        <w:div w:id="855115309">
          <w:marLeft w:val="0"/>
          <w:marRight w:val="0"/>
          <w:marTop w:val="0"/>
          <w:marBottom w:val="0"/>
          <w:divBdr>
            <w:top w:val="none" w:sz="0" w:space="0" w:color="auto"/>
            <w:left w:val="none" w:sz="0" w:space="0" w:color="auto"/>
            <w:bottom w:val="none" w:sz="0" w:space="0" w:color="auto"/>
            <w:right w:val="none" w:sz="0" w:space="0" w:color="auto"/>
          </w:divBdr>
        </w:div>
        <w:div w:id="2124223683">
          <w:marLeft w:val="0"/>
          <w:marRight w:val="0"/>
          <w:marTop w:val="0"/>
          <w:marBottom w:val="0"/>
          <w:divBdr>
            <w:top w:val="none" w:sz="0" w:space="0" w:color="auto"/>
            <w:left w:val="none" w:sz="0" w:space="0" w:color="auto"/>
            <w:bottom w:val="none" w:sz="0" w:space="0" w:color="auto"/>
            <w:right w:val="none" w:sz="0" w:space="0" w:color="auto"/>
          </w:divBdr>
        </w:div>
        <w:div w:id="475683314">
          <w:marLeft w:val="0"/>
          <w:marRight w:val="0"/>
          <w:marTop w:val="0"/>
          <w:marBottom w:val="0"/>
          <w:divBdr>
            <w:top w:val="none" w:sz="0" w:space="0" w:color="auto"/>
            <w:left w:val="none" w:sz="0" w:space="0" w:color="auto"/>
            <w:bottom w:val="none" w:sz="0" w:space="0" w:color="auto"/>
            <w:right w:val="none" w:sz="0" w:space="0" w:color="auto"/>
          </w:divBdr>
        </w:div>
        <w:div w:id="889460342">
          <w:marLeft w:val="0"/>
          <w:marRight w:val="0"/>
          <w:marTop w:val="0"/>
          <w:marBottom w:val="0"/>
          <w:divBdr>
            <w:top w:val="none" w:sz="0" w:space="0" w:color="auto"/>
            <w:left w:val="none" w:sz="0" w:space="0" w:color="auto"/>
            <w:bottom w:val="none" w:sz="0" w:space="0" w:color="auto"/>
            <w:right w:val="none" w:sz="0" w:space="0" w:color="auto"/>
          </w:divBdr>
        </w:div>
        <w:div w:id="1262761348">
          <w:marLeft w:val="0"/>
          <w:marRight w:val="0"/>
          <w:marTop w:val="0"/>
          <w:marBottom w:val="0"/>
          <w:divBdr>
            <w:top w:val="none" w:sz="0" w:space="0" w:color="auto"/>
            <w:left w:val="none" w:sz="0" w:space="0" w:color="auto"/>
            <w:bottom w:val="none" w:sz="0" w:space="0" w:color="auto"/>
            <w:right w:val="none" w:sz="0" w:space="0" w:color="auto"/>
          </w:divBdr>
        </w:div>
        <w:div w:id="289362016">
          <w:marLeft w:val="0"/>
          <w:marRight w:val="0"/>
          <w:marTop w:val="0"/>
          <w:marBottom w:val="0"/>
          <w:divBdr>
            <w:top w:val="none" w:sz="0" w:space="0" w:color="auto"/>
            <w:left w:val="none" w:sz="0" w:space="0" w:color="auto"/>
            <w:bottom w:val="none" w:sz="0" w:space="0" w:color="auto"/>
            <w:right w:val="none" w:sz="0" w:space="0" w:color="auto"/>
          </w:divBdr>
        </w:div>
        <w:div w:id="579757661">
          <w:marLeft w:val="0"/>
          <w:marRight w:val="0"/>
          <w:marTop w:val="0"/>
          <w:marBottom w:val="0"/>
          <w:divBdr>
            <w:top w:val="none" w:sz="0" w:space="0" w:color="auto"/>
            <w:left w:val="none" w:sz="0" w:space="0" w:color="auto"/>
            <w:bottom w:val="none" w:sz="0" w:space="0" w:color="auto"/>
            <w:right w:val="none" w:sz="0" w:space="0" w:color="auto"/>
          </w:divBdr>
        </w:div>
        <w:div w:id="580263484">
          <w:marLeft w:val="0"/>
          <w:marRight w:val="0"/>
          <w:marTop w:val="0"/>
          <w:marBottom w:val="0"/>
          <w:divBdr>
            <w:top w:val="none" w:sz="0" w:space="0" w:color="auto"/>
            <w:left w:val="none" w:sz="0" w:space="0" w:color="auto"/>
            <w:bottom w:val="none" w:sz="0" w:space="0" w:color="auto"/>
            <w:right w:val="none" w:sz="0" w:space="0" w:color="auto"/>
          </w:divBdr>
        </w:div>
        <w:div w:id="1920823124">
          <w:marLeft w:val="0"/>
          <w:marRight w:val="0"/>
          <w:marTop w:val="0"/>
          <w:marBottom w:val="0"/>
          <w:divBdr>
            <w:top w:val="none" w:sz="0" w:space="0" w:color="auto"/>
            <w:left w:val="none" w:sz="0" w:space="0" w:color="auto"/>
            <w:bottom w:val="none" w:sz="0" w:space="0" w:color="auto"/>
            <w:right w:val="none" w:sz="0" w:space="0" w:color="auto"/>
          </w:divBdr>
        </w:div>
        <w:div w:id="432749092">
          <w:marLeft w:val="0"/>
          <w:marRight w:val="0"/>
          <w:marTop w:val="0"/>
          <w:marBottom w:val="0"/>
          <w:divBdr>
            <w:top w:val="none" w:sz="0" w:space="0" w:color="auto"/>
            <w:left w:val="none" w:sz="0" w:space="0" w:color="auto"/>
            <w:bottom w:val="none" w:sz="0" w:space="0" w:color="auto"/>
            <w:right w:val="none" w:sz="0" w:space="0" w:color="auto"/>
          </w:divBdr>
        </w:div>
        <w:div w:id="265190810">
          <w:marLeft w:val="0"/>
          <w:marRight w:val="0"/>
          <w:marTop w:val="0"/>
          <w:marBottom w:val="0"/>
          <w:divBdr>
            <w:top w:val="none" w:sz="0" w:space="0" w:color="auto"/>
            <w:left w:val="none" w:sz="0" w:space="0" w:color="auto"/>
            <w:bottom w:val="none" w:sz="0" w:space="0" w:color="auto"/>
            <w:right w:val="none" w:sz="0" w:space="0" w:color="auto"/>
          </w:divBdr>
        </w:div>
        <w:div w:id="854999968">
          <w:marLeft w:val="0"/>
          <w:marRight w:val="0"/>
          <w:marTop w:val="0"/>
          <w:marBottom w:val="0"/>
          <w:divBdr>
            <w:top w:val="none" w:sz="0" w:space="0" w:color="auto"/>
            <w:left w:val="none" w:sz="0" w:space="0" w:color="auto"/>
            <w:bottom w:val="none" w:sz="0" w:space="0" w:color="auto"/>
            <w:right w:val="none" w:sz="0" w:space="0" w:color="auto"/>
          </w:divBdr>
        </w:div>
        <w:div w:id="1942372655">
          <w:marLeft w:val="0"/>
          <w:marRight w:val="0"/>
          <w:marTop w:val="0"/>
          <w:marBottom w:val="0"/>
          <w:divBdr>
            <w:top w:val="none" w:sz="0" w:space="0" w:color="auto"/>
            <w:left w:val="none" w:sz="0" w:space="0" w:color="auto"/>
            <w:bottom w:val="none" w:sz="0" w:space="0" w:color="auto"/>
            <w:right w:val="none" w:sz="0" w:space="0" w:color="auto"/>
          </w:divBdr>
        </w:div>
        <w:div w:id="883784673">
          <w:marLeft w:val="0"/>
          <w:marRight w:val="0"/>
          <w:marTop w:val="0"/>
          <w:marBottom w:val="0"/>
          <w:divBdr>
            <w:top w:val="none" w:sz="0" w:space="0" w:color="auto"/>
            <w:left w:val="none" w:sz="0" w:space="0" w:color="auto"/>
            <w:bottom w:val="none" w:sz="0" w:space="0" w:color="auto"/>
            <w:right w:val="none" w:sz="0" w:space="0" w:color="auto"/>
          </w:divBdr>
        </w:div>
        <w:div w:id="255599189">
          <w:marLeft w:val="0"/>
          <w:marRight w:val="0"/>
          <w:marTop w:val="0"/>
          <w:marBottom w:val="0"/>
          <w:divBdr>
            <w:top w:val="none" w:sz="0" w:space="0" w:color="auto"/>
            <w:left w:val="none" w:sz="0" w:space="0" w:color="auto"/>
            <w:bottom w:val="none" w:sz="0" w:space="0" w:color="auto"/>
            <w:right w:val="none" w:sz="0" w:space="0" w:color="auto"/>
          </w:divBdr>
        </w:div>
        <w:div w:id="500242940">
          <w:marLeft w:val="0"/>
          <w:marRight w:val="0"/>
          <w:marTop w:val="0"/>
          <w:marBottom w:val="0"/>
          <w:divBdr>
            <w:top w:val="none" w:sz="0" w:space="0" w:color="auto"/>
            <w:left w:val="none" w:sz="0" w:space="0" w:color="auto"/>
            <w:bottom w:val="none" w:sz="0" w:space="0" w:color="auto"/>
            <w:right w:val="none" w:sz="0" w:space="0" w:color="auto"/>
          </w:divBdr>
        </w:div>
        <w:div w:id="1950773390">
          <w:marLeft w:val="0"/>
          <w:marRight w:val="0"/>
          <w:marTop w:val="0"/>
          <w:marBottom w:val="0"/>
          <w:divBdr>
            <w:top w:val="none" w:sz="0" w:space="0" w:color="auto"/>
            <w:left w:val="none" w:sz="0" w:space="0" w:color="auto"/>
            <w:bottom w:val="none" w:sz="0" w:space="0" w:color="auto"/>
            <w:right w:val="none" w:sz="0" w:space="0" w:color="auto"/>
          </w:divBdr>
        </w:div>
        <w:div w:id="504321980">
          <w:marLeft w:val="0"/>
          <w:marRight w:val="0"/>
          <w:marTop w:val="0"/>
          <w:marBottom w:val="0"/>
          <w:divBdr>
            <w:top w:val="none" w:sz="0" w:space="0" w:color="auto"/>
            <w:left w:val="none" w:sz="0" w:space="0" w:color="auto"/>
            <w:bottom w:val="none" w:sz="0" w:space="0" w:color="auto"/>
            <w:right w:val="none" w:sz="0" w:space="0" w:color="auto"/>
          </w:divBdr>
        </w:div>
        <w:div w:id="1654794046">
          <w:marLeft w:val="0"/>
          <w:marRight w:val="0"/>
          <w:marTop w:val="0"/>
          <w:marBottom w:val="0"/>
          <w:divBdr>
            <w:top w:val="none" w:sz="0" w:space="0" w:color="auto"/>
            <w:left w:val="none" w:sz="0" w:space="0" w:color="auto"/>
            <w:bottom w:val="none" w:sz="0" w:space="0" w:color="auto"/>
            <w:right w:val="none" w:sz="0" w:space="0" w:color="auto"/>
          </w:divBdr>
        </w:div>
        <w:div w:id="303976222">
          <w:marLeft w:val="0"/>
          <w:marRight w:val="0"/>
          <w:marTop w:val="0"/>
          <w:marBottom w:val="0"/>
          <w:divBdr>
            <w:top w:val="none" w:sz="0" w:space="0" w:color="auto"/>
            <w:left w:val="none" w:sz="0" w:space="0" w:color="auto"/>
            <w:bottom w:val="none" w:sz="0" w:space="0" w:color="auto"/>
            <w:right w:val="none" w:sz="0" w:space="0" w:color="auto"/>
          </w:divBdr>
        </w:div>
        <w:div w:id="1308702638">
          <w:marLeft w:val="0"/>
          <w:marRight w:val="0"/>
          <w:marTop w:val="0"/>
          <w:marBottom w:val="0"/>
          <w:divBdr>
            <w:top w:val="none" w:sz="0" w:space="0" w:color="auto"/>
            <w:left w:val="none" w:sz="0" w:space="0" w:color="auto"/>
            <w:bottom w:val="none" w:sz="0" w:space="0" w:color="auto"/>
            <w:right w:val="none" w:sz="0" w:space="0" w:color="auto"/>
          </w:divBdr>
        </w:div>
        <w:div w:id="703482767">
          <w:marLeft w:val="0"/>
          <w:marRight w:val="0"/>
          <w:marTop w:val="0"/>
          <w:marBottom w:val="0"/>
          <w:divBdr>
            <w:top w:val="none" w:sz="0" w:space="0" w:color="auto"/>
            <w:left w:val="none" w:sz="0" w:space="0" w:color="auto"/>
            <w:bottom w:val="none" w:sz="0" w:space="0" w:color="auto"/>
            <w:right w:val="none" w:sz="0" w:space="0" w:color="auto"/>
          </w:divBdr>
        </w:div>
        <w:div w:id="954291675">
          <w:marLeft w:val="0"/>
          <w:marRight w:val="0"/>
          <w:marTop w:val="0"/>
          <w:marBottom w:val="0"/>
          <w:divBdr>
            <w:top w:val="none" w:sz="0" w:space="0" w:color="auto"/>
            <w:left w:val="none" w:sz="0" w:space="0" w:color="auto"/>
            <w:bottom w:val="none" w:sz="0" w:space="0" w:color="auto"/>
            <w:right w:val="none" w:sz="0" w:space="0" w:color="auto"/>
          </w:divBdr>
        </w:div>
        <w:div w:id="1545366904">
          <w:marLeft w:val="0"/>
          <w:marRight w:val="0"/>
          <w:marTop w:val="0"/>
          <w:marBottom w:val="0"/>
          <w:divBdr>
            <w:top w:val="none" w:sz="0" w:space="0" w:color="auto"/>
            <w:left w:val="none" w:sz="0" w:space="0" w:color="auto"/>
            <w:bottom w:val="none" w:sz="0" w:space="0" w:color="auto"/>
            <w:right w:val="none" w:sz="0" w:space="0" w:color="auto"/>
          </w:divBdr>
        </w:div>
        <w:div w:id="1116365528">
          <w:marLeft w:val="0"/>
          <w:marRight w:val="0"/>
          <w:marTop w:val="0"/>
          <w:marBottom w:val="0"/>
          <w:divBdr>
            <w:top w:val="none" w:sz="0" w:space="0" w:color="auto"/>
            <w:left w:val="none" w:sz="0" w:space="0" w:color="auto"/>
            <w:bottom w:val="none" w:sz="0" w:space="0" w:color="auto"/>
            <w:right w:val="none" w:sz="0" w:space="0" w:color="auto"/>
          </w:divBdr>
        </w:div>
        <w:div w:id="600378240">
          <w:marLeft w:val="0"/>
          <w:marRight w:val="0"/>
          <w:marTop w:val="0"/>
          <w:marBottom w:val="0"/>
          <w:divBdr>
            <w:top w:val="none" w:sz="0" w:space="0" w:color="auto"/>
            <w:left w:val="none" w:sz="0" w:space="0" w:color="auto"/>
            <w:bottom w:val="none" w:sz="0" w:space="0" w:color="auto"/>
            <w:right w:val="none" w:sz="0" w:space="0" w:color="auto"/>
          </w:divBdr>
        </w:div>
        <w:div w:id="1219901935">
          <w:marLeft w:val="0"/>
          <w:marRight w:val="0"/>
          <w:marTop w:val="0"/>
          <w:marBottom w:val="0"/>
          <w:divBdr>
            <w:top w:val="none" w:sz="0" w:space="0" w:color="auto"/>
            <w:left w:val="none" w:sz="0" w:space="0" w:color="auto"/>
            <w:bottom w:val="none" w:sz="0" w:space="0" w:color="auto"/>
            <w:right w:val="none" w:sz="0" w:space="0" w:color="auto"/>
          </w:divBdr>
        </w:div>
        <w:div w:id="569581229">
          <w:marLeft w:val="0"/>
          <w:marRight w:val="0"/>
          <w:marTop w:val="0"/>
          <w:marBottom w:val="0"/>
          <w:divBdr>
            <w:top w:val="none" w:sz="0" w:space="0" w:color="auto"/>
            <w:left w:val="none" w:sz="0" w:space="0" w:color="auto"/>
            <w:bottom w:val="none" w:sz="0" w:space="0" w:color="auto"/>
            <w:right w:val="none" w:sz="0" w:space="0" w:color="auto"/>
          </w:divBdr>
        </w:div>
        <w:div w:id="1723870610">
          <w:marLeft w:val="0"/>
          <w:marRight w:val="0"/>
          <w:marTop w:val="0"/>
          <w:marBottom w:val="0"/>
          <w:divBdr>
            <w:top w:val="none" w:sz="0" w:space="0" w:color="auto"/>
            <w:left w:val="none" w:sz="0" w:space="0" w:color="auto"/>
            <w:bottom w:val="none" w:sz="0" w:space="0" w:color="auto"/>
            <w:right w:val="none" w:sz="0" w:space="0" w:color="auto"/>
          </w:divBdr>
        </w:div>
        <w:div w:id="1578901710">
          <w:marLeft w:val="0"/>
          <w:marRight w:val="0"/>
          <w:marTop w:val="0"/>
          <w:marBottom w:val="0"/>
          <w:divBdr>
            <w:top w:val="none" w:sz="0" w:space="0" w:color="auto"/>
            <w:left w:val="none" w:sz="0" w:space="0" w:color="auto"/>
            <w:bottom w:val="none" w:sz="0" w:space="0" w:color="auto"/>
            <w:right w:val="none" w:sz="0" w:space="0" w:color="auto"/>
          </w:divBdr>
        </w:div>
        <w:div w:id="346717587">
          <w:marLeft w:val="0"/>
          <w:marRight w:val="0"/>
          <w:marTop w:val="0"/>
          <w:marBottom w:val="0"/>
          <w:divBdr>
            <w:top w:val="none" w:sz="0" w:space="0" w:color="auto"/>
            <w:left w:val="none" w:sz="0" w:space="0" w:color="auto"/>
            <w:bottom w:val="none" w:sz="0" w:space="0" w:color="auto"/>
            <w:right w:val="none" w:sz="0" w:space="0" w:color="auto"/>
          </w:divBdr>
        </w:div>
        <w:div w:id="185339698">
          <w:marLeft w:val="0"/>
          <w:marRight w:val="0"/>
          <w:marTop w:val="0"/>
          <w:marBottom w:val="0"/>
          <w:divBdr>
            <w:top w:val="none" w:sz="0" w:space="0" w:color="auto"/>
            <w:left w:val="none" w:sz="0" w:space="0" w:color="auto"/>
            <w:bottom w:val="none" w:sz="0" w:space="0" w:color="auto"/>
            <w:right w:val="none" w:sz="0" w:space="0" w:color="auto"/>
          </w:divBdr>
        </w:div>
        <w:div w:id="1970360066">
          <w:marLeft w:val="0"/>
          <w:marRight w:val="0"/>
          <w:marTop w:val="0"/>
          <w:marBottom w:val="0"/>
          <w:divBdr>
            <w:top w:val="none" w:sz="0" w:space="0" w:color="auto"/>
            <w:left w:val="none" w:sz="0" w:space="0" w:color="auto"/>
            <w:bottom w:val="none" w:sz="0" w:space="0" w:color="auto"/>
            <w:right w:val="none" w:sz="0" w:space="0" w:color="auto"/>
          </w:divBdr>
        </w:div>
        <w:div w:id="439840494">
          <w:marLeft w:val="0"/>
          <w:marRight w:val="0"/>
          <w:marTop w:val="0"/>
          <w:marBottom w:val="0"/>
          <w:divBdr>
            <w:top w:val="none" w:sz="0" w:space="0" w:color="auto"/>
            <w:left w:val="none" w:sz="0" w:space="0" w:color="auto"/>
            <w:bottom w:val="none" w:sz="0" w:space="0" w:color="auto"/>
            <w:right w:val="none" w:sz="0" w:space="0" w:color="auto"/>
          </w:divBdr>
        </w:div>
        <w:div w:id="1024863637">
          <w:marLeft w:val="0"/>
          <w:marRight w:val="0"/>
          <w:marTop w:val="0"/>
          <w:marBottom w:val="0"/>
          <w:divBdr>
            <w:top w:val="none" w:sz="0" w:space="0" w:color="auto"/>
            <w:left w:val="none" w:sz="0" w:space="0" w:color="auto"/>
            <w:bottom w:val="none" w:sz="0" w:space="0" w:color="auto"/>
            <w:right w:val="none" w:sz="0" w:space="0" w:color="auto"/>
          </w:divBdr>
        </w:div>
        <w:div w:id="1183939503">
          <w:marLeft w:val="0"/>
          <w:marRight w:val="0"/>
          <w:marTop w:val="0"/>
          <w:marBottom w:val="0"/>
          <w:divBdr>
            <w:top w:val="none" w:sz="0" w:space="0" w:color="auto"/>
            <w:left w:val="none" w:sz="0" w:space="0" w:color="auto"/>
            <w:bottom w:val="none" w:sz="0" w:space="0" w:color="auto"/>
            <w:right w:val="none" w:sz="0" w:space="0" w:color="auto"/>
          </w:divBdr>
        </w:div>
        <w:div w:id="257952724">
          <w:marLeft w:val="0"/>
          <w:marRight w:val="0"/>
          <w:marTop w:val="0"/>
          <w:marBottom w:val="0"/>
          <w:divBdr>
            <w:top w:val="none" w:sz="0" w:space="0" w:color="auto"/>
            <w:left w:val="none" w:sz="0" w:space="0" w:color="auto"/>
            <w:bottom w:val="none" w:sz="0" w:space="0" w:color="auto"/>
            <w:right w:val="none" w:sz="0" w:space="0" w:color="auto"/>
          </w:divBdr>
        </w:div>
        <w:div w:id="1423454964">
          <w:marLeft w:val="0"/>
          <w:marRight w:val="0"/>
          <w:marTop w:val="0"/>
          <w:marBottom w:val="0"/>
          <w:divBdr>
            <w:top w:val="none" w:sz="0" w:space="0" w:color="auto"/>
            <w:left w:val="none" w:sz="0" w:space="0" w:color="auto"/>
            <w:bottom w:val="none" w:sz="0" w:space="0" w:color="auto"/>
            <w:right w:val="none" w:sz="0" w:space="0" w:color="auto"/>
          </w:divBdr>
        </w:div>
        <w:div w:id="1446382465">
          <w:marLeft w:val="0"/>
          <w:marRight w:val="0"/>
          <w:marTop w:val="0"/>
          <w:marBottom w:val="0"/>
          <w:divBdr>
            <w:top w:val="none" w:sz="0" w:space="0" w:color="auto"/>
            <w:left w:val="none" w:sz="0" w:space="0" w:color="auto"/>
            <w:bottom w:val="none" w:sz="0" w:space="0" w:color="auto"/>
            <w:right w:val="none" w:sz="0" w:space="0" w:color="auto"/>
          </w:divBdr>
        </w:div>
        <w:div w:id="1521705137">
          <w:marLeft w:val="0"/>
          <w:marRight w:val="0"/>
          <w:marTop w:val="0"/>
          <w:marBottom w:val="0"/>
          <w:divBdr>
            <w:top w:val="none" w:sz="0" w:space="0" w:color="auto"/>
            <w:left w:val="none" w:sz="0" w:space="0" w:color="auto"/>
            <w:bottom w:val="none" w:sz="0" w:space="0" w:color="auto"/>
            <w:right w:val="none" w:sz="0" w:space="0" w:color="auto"/>
          </w:divBdr>
        </w:div>
        <w:div w:id="91317330">
          <w:marLeft w:val="0"/>
          <w:marRight w:val="0"/>
          <w:marTop w:val="0"/>
          <w:marBottom w:val="0"/>
          <w:divBdr>
            <w:top w:val="none" w:sz="0" w:space="0" w:color="auto"/>
            <w:left w:val="none" w:sz="0" w:space="0" w:color="auto"/>
            <w:bottom w:val="none" w:sz="0" w:space="0" w:color="auto"/>
            <w:right w:val="none" w:sz="0" w:space="0" w:color="auto"/>
          </w:divBdr>
        </w:div>
        <w:div w:id="1086151206">
          <w:marLeft w:val="0"/>
          <w:marRight w:val="0"/>
          <w:marTop w:val="0"/>
          <w:marBottom w:val="0"/>
          <w:divBdr>
            <w:top w:val="none" w:sz="0" w:space="0" w:color="auto"/>
            <w:left w:val="none" w:sz="0" w:space="0" w:color="auto"/>
            <w:bottom w:val="none" w:sz="0" w:space="0" w:color="auto"/>
            <w:right w:val="none" w:sz="0" w:space="0" w:color="auto"/>
          </w:divBdr>
        </w:div>
        <w:div w:id="319312632">
          <w:marLeft w:val="0"/>
          <w:marRight w:val="0"/>
          <w:marTop w:val="0"/>
          <w:marBottom w:val="0"/>
          <w:divBdr>
            <w:top w:val="none" w:sz="0" w:space="0" w:color="auto"/>
            <w:left w:val="none" w:sz="0" w:space="0" w:color="auto"/>
            <w:bottom w:val="none" w:sz="0" w:space="0" w:color="auto"/>
            <w:right w:val="none" w:sz="0" w:space="0" w:color="auto"/>
          </w:divBdr>
        </w:div>
        <w:div w:id="332488873">
          <w:marLeft w:val="0"/>
          <w:marRight w:val="0"/>
          <w:marTop w:val="0"/>
          <w:marBottom w:val="0"/>
          <w:divBdr>
            <w:top w:val="none" w:sz="0" w:space="0" w:color="auto"/>
            <w:left w:val="none" w:sz="0" w:space="0" w:color="auto"/>
            <w:bottom w:val="none" w:sz="0" w:space="0" w:color="auto"/>
            <w:right w:val="none" w:sz="0" w:space="0" w:color="auto"/>
          </w:divBdr>
        </w:div>
        <w:div w:id="1397632839">
          <w:marLeft w:val="0"/>
          <w:marRight w:val="0"/>
          <w:marTop w:val="0"/>
          <w:marBottom w:val="0"/>
          <w:divBdr>
            <w:top w:val="none" w:sz="0" w:space="0" w:color="auto"/>
            <w:left w:val="none" w:sz="0" w:space="0" w:color="auto"/>
            <w:bottom w:val="none" w:sz="0" w:space="0" w:color="auto"/>
            <w:right w:val="none" w:sz="0" w:space="0" w:color="auto"/>
          </w:divBdr>
        </w:div>
        <w:div w:id="1283076308">
          <w:marLeft w:val="0"/>
          <w:marRight w:val="0"/>
          <w:marTop w:val="0"/>
          <w:marBottom w:val="0"/>
          <w:divBdr>
            <w:top w:val="none" w:sz="0" w:space="0" w:color="auto"/>
            <w:left w:val="none" w:sz="0" w:space="0" w:color="auto"/>
            <w:bottom w:val="none" w:sz="0" w:space="0" w:color="auto"/>
            <w:right w:val="none" w:sz="0" w:space="0" w:color="auto"/>
          </w:divBdr>
        </w:div>
        <w:div w:id="1201897463">
          <w:marLeft w:val="0"/>
          <w:marRight w:val="0"/>
          <w:marTop w:val="0"/>
          <w:marBottom w:val="0"/>
          <w:divBdr>
            <w:top w:val="none" w:sz="0" w:space="0" w:color="auto"/>
            <w:left w:val="none" w:sz="0" w:space="0" w:color="auto"/>
            <w:bottom w:val="none" w:sz="0" w:space="0" w:color="auto"/>
            <w:right w:val="none" w:sz="0" w:space="0" w:color="auto"/>
          </w:divBdr>
        </w:div>
        <w:div w:id="1698654995">
          <w:marLeft w:val="0"/>
          <w:marRight w:val="0"/>
          <w:marTop w:val="0"/>
          <w:marBottom w:val="0"/>
          <w:divBdr>
            <w:top w:val="none" w:sz="0" w:space="0" w:color="auto"/>
            <w:left w:val="none" w:sz="0" w:space="0" w:color="auto"/>
            <w:bottom w:val="none" w:sz="0" w:space="0" w:color="auto"/>
            <w:right w:val="none" w:sz="0" w:space="0" w:color="auto"/>
          </w:divBdr>
        </w:div>
        <w:div w:id="1778212245">
          <w:marLeft w:val="0"/>
          <w:marRight w:val="0"/>
          <w:marTop w:val="0"/>
          <w:marBottom w:val="0"/>
          <w:divBdr>
            <w:top w:val="none" w:sz="0" w:space="0" w:color="auto"/>
            <w:left w:val="none" w:sz="0" w:space="0" w:color="auto"/>
            <w:bottom w:val="none" w:sz="0" w:space="0" w:color="auto"/>
            <w:right w:val="none" w:sz="0" w:space="0" w:color="auto"/>
          </w:divBdr>
        </w:div>
        <w:div w:id="1084692858">
          <w:marLeft w:val="0"/>
          <w:marRight w:val="0"/>
          <w:marTop w:val="0"/>
          <w:marBottom w:val="0"/>
          <w:divBdr>
            <w:top w:val="none" w:sz="0" w:space="0" w:color="auto"/>
            <w:left w:val="none" w:sz="0" w:space="0" w:color="auto"/>
            <w:bottom w:val="none" w:sz="0" w:space="0" w:color="auto"/>
            <w:right w:val="none" w:sz="0" w:space="0" w:color="auto"/>
          </w:divBdr>
        </w:div>
        <w:div w:id="1566062923">
          <w:marLeft w:val="0"/>
          <w:marRight w:val="0"/>
          <w:marTop w:val="0"/>
          <w:marBottom w:val="0"/>
          <w:divBdr>
            <w:top w:val="none" w:sz="0" w:space="0" w:color="auto"/>
            <w:left w:val="none" w:sz="0" w:space="0" w:color="auto"/>
            <w:bottom w:val="none" w:sz="0" w:space="0" w:color="auto"/>
            <w:right w:val="none" w:sz="0" w:space="0" w:color="auto"/>
          </w:divBdr>
        </w:div>
        <w:div w:id="44526297">
          <w:marLeft w:val="0"/>
          <w:marRight w:val="0"/>
          <w:marTop w:val="0"/>
          <w:marBottom w:val="0"/>
          <w:divBdr>
            <w:top w:val="none" w:sz="0" w:space="0" w:color="auto"/>
            <w:left w:val="none" w:sz="0" w:space="0" w:color="auto"/>
            <w:bottom w:val="none" w:sz="0" w:space="0" w:color="auto"/>
            <w:right w:val="none" w:sz="0" w:space="0" w:color="auto"/>
          </w:divBdr>
        </w:div>
        <w:div w:id="983124344">
          <w:marLeft w:val="0"/>
          <w:marRight w:val="0"/>
          <w:marTop w:val="0"/>
          <w:marBottom w:val="0"/>
          <w:divBdr>
            <w:top w:val="none" w:sz="0" w:space="0" w:color="auto"/>
            <w:left w:val="none" w:sz="0" w:space="0" w:color="auto"/>
            <w:bottom w:val="none" w:sz="0" w:space="0" w:color="auto"/>
            <w:right w:val="none" w:sz="0" w:space="0" w:color="auto"/>
          </w:divBdr>
        </w:div>
        <w:div w:id="687675794">
          <w:marLeft w:val="0"/>
          <w:marRight w:val="0"/>
          <w:marTop w:val="0"/>
          <w:marBottom w:val="0"/>
          <w:divBdr>
            <w:top w:val="none" w:sz="0" w:space="0" w:color="auto"/>
            <w:left w:val="none" w:sz="0" w:space="0" w:color="auto"/>
            <w:bottom w:val="none" w:sz="0" w:space="0" w:color="auto"/>
            <w:right w:val="none" w:sz="0" w:space="0" w:color="auto"/>
          </w:divBdr>
        </w:div>
        <w:div w:id="74711359">
          <w:marLeft w:val="0"/>
          <w:marRight w:val="0"/>
          <w:marTop w:val="0"/>
          <w:marBottom w:val="0"/>
          <w:divBdr>
            <w:top w:val="none" w:sz="0" w:space="0" w:color="auto"/>
            <w:left w:val="none" w:sz="0" w:space="0" w:color="auto"/>
            <w:bottom w:val="none" w:sz="0" w:space="0" w:color="auto"/>
            <w:right w:val="none" w:sz="0" w:space="0" w:color="auto"/>
          </w:divBdr>
        </w:div>
        <w:div w:id="1670674908">
          <w:marLeft w:val="0"/>
          <w:marRight w:val="0"/>
          <w:marTop w:val="0"/>
          <w:marBottom w:val="0"/>
          <w:divBdr>
            <w:top w:val="none" w:sz="0" w:space="0" w:color="auto"/>
            <w:left w:val="none" w:sz="0" w:space="0" w:color="auto"/>
            <w:bottom w:val="none" w:sz="0" w:space="0" w:color="auto"/>
            <w:right w:val="none" w:sz="0" w:space="0" w:color="auto"/>
          </w:divBdr>
        </w:div>
        <w:div w:id="257300508">
          <w:marLeft w:val="0"/>
          <w:marRight w:val="0"/>
          <w:marTop w:val="0"/>
          <w:marBottom w:val="0"/>
          <w:divBdr>
            <w:top w:val="none" w:sz="0" w:space="0" w:color="auto"/>
            <w:left w:val="none" w:sz="0" w:space="0" w:color="auto"/>
            <w:bottom w:val="none" w:sz="0" w:space="0" w:color="auto"/>
            <w:right w:val="none" w:sz="0" w:space="0" w:color="auto"/>
          </w:divBdr>
        </w:div>
        <w:div w:id="162012740">
          <w:marLeft w:val="0"/>
          <w:marRight w:val="0"/>
          <w:marTop w:val="0"/>
          <w:marBottom w:val="0"/>
          <w:divBdr>
            <w:top w:val="none" w:sz="0" w:space="0" w:color="auto"/>
            <w:left w:val="none" w:sz="0" w:space="0" w:color="auto"/>
            <w:bottom w:val="none" w:sz="0" w:space="0" w:color="auto"/>
            <w:right w:val="none" w:sz="0" w:space="0" w:color="auto"/>
          </w:divBdr>
        </w:div>
        <w:div w:id="648167818">
          <w:marLeft w:val="0"/>
          <w:marRight w:val="0"/>
          <w:marTop w:val="0"/>
          <w:marBottom w:val="0"/>
          <w:divBdr>
            <w:top w:val="none" w:sz="0" w:space="0" w:color="auto"/>
            <w:left w:val="none" w:sz="0" w:space="0" w:color="auto"/>
            <w:bottom w:val="none" w:sz="0" w:space="0" w:color="auto"/>
            <w:right w:val="none" w:sz="0" w:space="0" w:color="auto"/>
          </w:divBdr>
        </w:div>
        <w:div w:id="1941454131">
          <w:marLeft w:val="0"/>
          <w:marRight w:val="0"/>
          <w:marTop w:val="0"/>
          <w:marBottom w:val="0"/>
          <w:divBdr>
            <w:top w:val="none" w:sz="0" w:space="0" w:color="auto"/>
            <w:left w:val="none" w:sz="0" w:space="0" w:color="auto"/>
            <w:bottom w:val="none" w:sz="0" w:space="0" w:color="auto"/>
            <w:right w:val="none" w:sz="0" w:space="0" w:color="auto"/>
          </w:divBdr>
        </w:div>
        <w:div w:id="1858082447">
          <w:marLeft w:val="0"/>
          <w:marRight w:val="0"/>
          <w:marTop w:val="0"/>
          <w:marBottom w:val="0"/>
          <w:divBdr>
            <w:top w:val="none" w:sz="0" w:space="0" w:color="auto"/>
            <w:left w:val="none" w:sz="0" w:space="0" w:color="auto"/>
            <w:bottom w:val="none" w:sz="0" w:space="0" w:color="auto"/>
            <w:right w:val="none" w:sz="0" w:space="0" w:color="auto"/>
          </w:divBdr>
        </w:div>
        <w:div w:id="2053647710">
          <w:marLeft w:val="0"/>
          <w:marRight w:val="0"/>
          <w:marTop w:val="0"/>
          <w:marBottom w:val="0"/>
          <w:divBdr>
            <w:top w:val="none" w:sz="0" w:space="0" w:color="auto"/>
            <w:left w:val="none" w:sz="0" w:space="0" w:color="auto"/>
            <w:bottom w:val="none" w:sz="0" w:space="0" w:color="auto"/>
            <w:right w:val="none" w:sz="0" w:space="0" w:color="auto"/>
          </w:divBdr>
        </w:div>
        <w:div w:id="208494790">
          <w:marLeft w:val="0"/>
          <w:marRight w:val="0"/>
          <w:marTop w:val="0"/>
          <w:marBottom w:val="0"/>
          <w:divBdr>
            <w:top w:val="none" w:sz="0" w:space="0" w:color="auto"/>
            <w:left w:val="none" w:sz="0" w:space="0" w:color="auto"/>
            <w:bottom w:val="none" w:sz="0" w:space="0" w:color="auto"/>
            <w:right w:val="none" w:sz="0" w:space="0" w:color="auto"/>
          </w:divBdr>
        </w:div>
        <w:div w:id="904992222">
          <w:marLeft w:val="0"/>
          <w:marRight w:val="0"/>
          <w:marTop w:val="0"/>
          <w:marBottom w:val="0"/>
          <w:divBdr>
            <w:top w:val="none" w:sz="0" w:space="0" w:color="auto"/>
            <w:left w:val="none" w:sz="0" w:space="0" w:color="auto"/>
            <w:bottom w:val="none" w:sz="0" w:space="0" w:color="auto"/>
            <w:right w:val="none" w:sz="0" w:space="0" w:color="auto"/>
          </w:divBdr>
        </w:div>
        <w:div w:id="30494509">
          <w:marLeft w:val="0"/>
          <w:marRight w:val="0"/>
          <w:marTop w:val="0"/>
          <w:marBottom w:val="0"/>
          <w:divBdr>
            <w:top w:val="none" w:sz="0" w:space="0" w:color="auto"/>
            <w:left w:val="none" w:sz="0" w:space="0" w:color="auto"/>
            <w:bottom w:val="none" w:sz="0" w:space="0" w:color="auto"/>
            <w:right w:val="none" w:sz="0" w:space="0" w:color="auto"/>
          </w:divBdr>
        </w:div>
        <w:div w:id="43451510">
          <w:marLeft w:val="0"/>
          <w:marRight w:val="0"/>
          <w:marTop w:val="0"/>
          <w:marBottom w:val="0"/>
          <w:divBdr>
            <w:top w:val="none" w:sz="0" w:space="0" w:color="auto"/>
            <w:left w:val="none" w:sz="0" w:space="0" w:color="auto"/>
            <w:bottom w:val="none" w:sz="0" w:space="0" w:color="auto"/>
            <w:right w:val="none" w:sz="0" w:space="0" w:color="auto"/>
          </w:divBdr>
        </w:div>
        <w:div w:id="892157631">
          <w:marLeft w:val="0"/>
          <w:marRight w:val="0"/>
          <w:marTop w:val="0"/>
          <w:marBottom w:val="0"/>
          <w:divBdr>
            <w:top w:val="none" w:sz="0" w:space="0" w:color="auto"/>
            <w:left w:val="none" w:sz="0" w:space="0" w:color="auto"/>
            <w:bottom w:val="none" w:sz="0" w:space="0" w:color="auto"/>
            <w:right w:val="none" w:sz="0" w:space="0" w:color="auto"/>
          </w:divBdr>
        </w:div>
        <w:div w:id="1383410521">
          <w:marLeft w:val="0"/>
          <w:marRight w:val="0"/>
          <w:marTop w:val="0"/>
          <w:marBottom w:val="0"/>
          <w:divBdr>
            <w:top w:val="none" w:sz="0" w:space="0" w:color="auto"/>
            <w:left w:val="none" w:sz="0" w:space="0" w:color="auto"/>
            <w:bottom w:val="none" w:sz="0" w:space="0" w:color="auto"/>
            <w:right w:val="none" w:sz="0" w:space="0" w:color="auto"/>
          </w:divBdr>
        </w:div>
        <w:div w:id="317540835">
          <w:marLeft w:val="0"/>
          <w:marRight w:val="0"/>
          <w:marTop w:val="0"/>
          <w:marBottom w:val="0"/>
          <w:divBdr>
            <w:top w:val="none" w:sz="0" w:space="0" w:color="auto"/>
            <w:left w:val="none" w:sz="0" w:space="0" w:color="auto"/>
            <w:bottom w:val="none" w:sz="0" w:space="0" w:color="auto"/>
            <w:right w:val="none" w:sz="0" w:space="0" w:color="auto"/>
          </w:divBdr>
        </w:div>
        <w:div w:id="945307879">
          <w:marLeft w:val="0"/>
          <w:marRight w:val="0"/>
          <w:marTop w:val="0"/>
          <w:marBottom w:val="0"/>
          <w:divBdr>
            <w:top w:val="none" w:sz="0" w:space="0" w:color="auto"/>
            <w:left w:val="none" w:sz="0" w:space="0" w:color="auto"/>
            <w:bottom w:val="none" w:sz="0" w:space="0" w:color="auto"/>
            <w:right w:val="none" w:sz="0" w:space="0" w:color="auto"/>
          </w:divBdr>
        </w:div>
        <w:div w:id="1943339366">
          <w:marLeft w:val="0"/>
          <w:marRight w:val="0"/>
          <w:marTop w:val="0"/>
          <w:marBottom w:val="0"/>
          <w:divBdr>
            <w:top w:val="none" w:sz="0" w:space="0" w:color="auto"/>
            <w:left w:val="none" w:sz="0" w:space="0" w:color="auto"/>
            <w:bottom w:val="none" w:sz="0" w:space="0" w:color="auto"/>
            <w:right w:val="none" w:sz="0" w:space="0" w:color="auto"/>
          </w:divBdr>
        </w:div>
        <w:div w:id="743842259">
          <w:marLeft w:val="0"/>
          <w:marRight w:val="0"/>
          <w:marTop w:val="0"/>
          <w:marBottom w:val="0"/>
          <w:divBdr>
            <w:top w:val="none" w:sz="0" w:space="0" w:color="auto"/>
            <w:left w:val="none" w:sz="0" w:space="0" w:color="auto"/>
            <w:bottom w:val="none" w:sz="0" w:space="0" w:color="auto"/>
            <w:right w:val="none" w:sz="0" w:space="0" w:color="auto"/>
          </w:divBdr>
        </w:div>
        <w:div w:id="1047339349">
          <w:marLeft w:val="0"/>
          <w:marRight w:val="0"/>
          <w:marTop w:val="0"/>
          <w:marBottom w:val="0"/>
          <w:divBdr>
            <w:top w:val="none" w:sz="0" w:space="0" w:color="auto"/>
            <w:left w:val="none" w:sz="0" w:space="0" w:color="auto"/>
            <w:bottom w:val="none" w:sz="0" w:space="0" w:color="auto"/>
            <w:right w:val="none" w:sz="0" w:space="0" w:color="auto"/>
          </w:divBdr>
        </w:div>
        <w:div w:id="1239706455">
          <w:marLeft w:val="0"/>
          <w:marRight w:val="0"/>
          <w:marTop w:val="0"/>
          <w:marBottom w:val="0"/>
          <w:divBdr>
            <w:top w:val="none" w:sz="0" w:space="0" w:color="auto"/>
            <w:left w:val="none" w:sz="0" w:space="0" w:color="auto"/>
            <w:bottom w:val="none" w:sz="0" w:space="0" w:color="auto"/>
            <w:right w:val="none" w:sz="0" w:space="0" w:color="auto"/>
          </w:divBdr>
        </w:div>
        <w:div w:id="585920988">
          <w:marLeft w:val="0"/>
          <w:marRight w:val="0"/>
          <w:marTop w:val="0"/>
          <w:marBottom w:val="0"/>
          <w:divBdr>
            <w:top w:val="none" w:sz="0" w:space="0" w:color="auto"/>
            <w:left w:val="none" w:sz="0" w:space="0" w:color="auto"/>
            <w:bottom w:val="none" w:sz="0" w:space="0" w:color="auto"/>
            <w:right w:val="none" w:sz="0" w:space="0" w:color="auto"/>
          </w:divBdr>
        </w:div>
        <w:div w:id="599870850">
          <w:marLeft w:val="0"/>
          <w:marRight w:val="0"/>
          <w:marTop w:val="0"/>
          <w:marBottom w:val="0"/>
          <w:divBdr>
            <w:top w:val="none" w:sz="0" w:space="0" w:color="auto"/>
            <w:left w:val="none" w:sz="0" w:space="0" w:color="auto"/>
            <w:bottom w:val="none" w:sz="0" w:space="0" w:color="auto"/>
            <w:right w:val="none" w:sz="0" w:space="0" w:color="auto"/>
          </w:divBdr>
        </w:div>
        <w:div w:id="278224787">
          <w:marLeft w:val="0"/>
          <w:marRight w:val="0"/>
          <w:marTop w:val="0"/>
          <w:marBottom w:val="0"/>
          <w:divBdr>
            <w:top w:val="none" w:sz="0" w:space="0" w:color="auto"/>
            <w:left w:val="none" w:sz="0" w:space="0" w:color="auto"/>
            <w:bottom w:val="none" w:sz="0" w:space="0" w:color="auto"/>
            <w:right w:val="none" w:sz="0" w:space="0" w:color="auto"/>
          </w:divBdr>
        </w:div>
        <w:div w:id="820080551">
          <w:marLeft w:val="0"/>
          <w:marRight w:val="0"/>
          <w:marTop w:val="0"/>
          <w:marBottom w:val="0"/>
          <w:divBdr>
            <w:top w:val="none" w:sz="0" w:space="0" w:color="auto"/>
            <w:left w:val="none" w:sz="0" w:space="0" w:color="auto"/>
            <w:bottom w:val="none" w:sz="0" w:space="0" w:color="auto"/>
            <w:right w:val="none" w:sz="0" w:space="0" w:color="auto"/>
          </w:divBdr>
        </w:div>
        <w:div w:id="89470155">
          <w:marLeft w:val="0"/>
          <w:marRight w:val="0"/>
          <w:marTop w:val="0"/>
          <w:marBottom w:val="0"/>
          <w:divBdr>
            <w:top w:val="none" w:sz="0" w:space="0" w:color="auto"/>
            <w:left w:val="none" w:sz="0" w:space="0" w:color="auto"/>
            <w:bottom w:val="none" w:sz="0" w:space="0" w:color="auto"/>
            <w:right w:val="none" w:sz="0" w:space="0" w:color="auto"/>
          </w:divBdr>
        </w:div>
        <w:div w:id="1499610697">
          <w:marLeft w:val="0"/>
          <w:marRight w:val="0"/>
          <w:marTop w:val="0"/>
          <w:marBottom w:val="0"/>
          <w:divBdr>
            <w:top w:val="none" w:sz="0" w:space="0" w:color="auto"/>
            <w:left w:val="none" w:sz="0" w:space="0" w:color="auto"/>
            <w:bottom w:val="none" w:sz="0" w:space="0" w:color="auto"/>
            <w:right w:val="none" w:sz="0" w:space="0" w:color="auto"/>
          </w:divBdr>
        </w:div>
        <w:div w:id="35349224">
          <w:marLeft w:val="0"/>
          <w:marRight w:val="0"/>
          <w:marTop w:val="0"/>
          <w:marBottom w:val="0"/>
          <w:divBdr>
            <w:top w:val="none" w:sz="0" w:space="0" w:color="auto"/>
            <w:left w:val="none" w:sz="0" w:space="0" w:color="auto"/>
            <w:bottom w:val="none" w:sz="0" w:space="0" w:color="auto"/>
            <w:right w:val="none" w:sz="0" w:space="0" w:color="auto"/>
          </w:divBdr>
        </w:div>
        <w:div w:id="120611759">
          <w:marLeft w:val="0"/>
          <w:marRight w:val="0"/>
          <w:marTop w:val="0"/>
          <w:marBottom w:val="0"/>
          <w:divBdr>
            <w:top w:val="none" w:sz="0" w:space="0" w:color="auto"/>
            <w:left w:val="none" w:sz="0" w:space="0" w:color="auto"/>
            <w:bottom w:val="none" w:sz="0" w:space="0" w:color="auto"/>
            <w:right w:val="none" w:sz="0" w:space="0" w:color="auto"/>
          </w:divBdr>
        </w:div>
        <w:div w:id="1541360810">
          <w:marLeft w:val="0"/>
          <w:marRight w:val="0"/>
          <w:marTop w:val="0"/>
          <w:marBottom w:val="0"/>
          <w:divBdr>
            <w:top w:val="none" w:sz="0" w:space="0" w:color="auto"/>
            <w:left w:val="none" w:sz="0" w:space="0" w:color="auto"/>
            <w:bottom w:val="none" w:sz="0" w:space="0" w:color="auto"/>
            <w:right w:val="none" w:sz="0" w:space="0" w:color="auto"/>
          </w:divBdr>
        </w:div>
        <w:div w:id="784616832">
          <w:marLeft w:val="0"/>
          <w:marRight w:val="0"/>
          <w:marTop w:val="0"/>
          <w:marBottom w:val="0"/>
          <w:divBdr>
            <w:top w:val="none" w:sz="0" w:space="0" w:color="auto"/>
            <w:left w:val="none" w:sz="0" w:space="0" w:color="auto"/>
            <w:bottom w:val="none" w:sz="0" w:space="0" w:color="auto"/>
            <w:right w:val="none" w:sz="0" w:space="0" w:color="auto"/>
          </w:divBdr>
        </w:div>
        <w:div w:id="1111777668">
          <w:marLeft w:val="0"/>
          <w:marRight w:val="0"/>
          <w:marTop w:val="0"/>
          <w:marBottom w:val="0"/>
          <w:divBdr>
            <w:top w:val="none" w:sz="0" w:space="0" w:color="auto"/>
            <w:left w:val="none" w:sz="0" w:space="0" w:color="auto"/>
            <w:bottom w:val="none" w:sz="0" w:space="0" w:color="auto"/>
            <w:right w:val="none" w:sz="0" w:space="0" w:color="auto"/>
          </w:divBdr>
        </w:div>
        <w:div w:id="608665301">
          <w:marLeft w:val="0"/>
          <w:marRight w:val="0"/>
          <w:marTop w:val="0"/>
          <w:marBottom w:val="0"/>
          <w:divBdr>
            <w:top w:val="none" w:sz="0" w:space="0" w:color="auto"/>
            <w:left w:val="none" w:sz="0" w:space="0" w:color="auto"/>
            <w:bottom w:val="none" w:sz="0" w:space="0" w:color="auto"/>
            <w:right w:val="none" w:sz="0" w:space="0" w:color="auto"/>
          </w:divBdr>
        </w:div>
        <w:div w:id="1858083413">
          <w:marLeft w:val="0"/>
          <w:marRight w:val="0"/>
          <w:marTop w:val="0"/>
          <w:marBottom w:val="0"/>
          <w:divBdr>
            <w:top w:val="none" w:sz="0" w:space="0" w:color="auto"/>
            <w:left w:val="none" w:sz="0" w:space="0" w:color="auto"/>
            <w:bottom w:val="none" w:sz="0" w:space="0" w:color="auto"/>
            <w:right w:val="none" w:sz="0" w:space="0" w:color="auto"/>
          </w:divBdr>
        </w:div>
        <w:div w:id="744838148">
          <w:marLeft w:val="0"/>
          <w:marRight w:val="0"/>
          <w:marTop w:val="0"/>
          <w:marBottom w:val="0"/>
          <w:divBdr>
            <w:top w:val="none" w:sz="0" w:space="0" w:color="auto"/>
            <w:left w:val="none" w:sz="0" w:space="0" w:color="auto"/>
            <w:bottom w:val="none" w:sz="0" w:space="0" w:color="auto"/>
            <w:right w:val="none" w:sz="0" w:space="0" w:color="auto"/>
          </w:divBdr>
        </w:div>
        <w:div w:id="903830685">
          <w:marLeft w:val="0"/>
          <w:marRight w:val="0"/>
          <w:marTop w:val="0"/>
          <w:marBottom w:val="0"/>
          <w:divBdr>
            <w:top w:val="none" w:sz="0" w:space="0" w:color="auto"/>
            <w:left w:val="none" w:sz="0" w:space="0" w:color="auto"/>
            <w:bottom w:val="none" w:sz="0" w:space="0" w:color="auto"/>
            <w:right w:val="none" w:sz="0" w:space="0" w:color="auto"/>
          </w:divBdr>
        </w:div>
        <w:div w:id="213204106">
          <w:marLeft w:val="0"/>
          <w:marRight w:val="0"/>
          <w:marTop w:val="0"/>
          <w:marBottom w:val="0"/>
          <w:divBdr>
            <w:top w:val="none" w:sz="0" w:space="0" w:color="auto"/>
            <w:left w:val="none" w:sz="0" w:space="0" w:color="auto"/>
            <w:bottom w:val="none" w:sz="0" w:space="0" w:color="auto"/>
            <w:right w:val="none" w:sz="0" w:space="0" w:color="auto"/>
          </w:divBdr>
        </w:div>
        <w:div w:id="317735323">
          <w:marLeft w:val="0"/>
          <w:marRight w:val="0"/>
          <w:marTop w:val="0"/>
          <w:marBottom w:val="0"/>
          <w:divBdr>
            <w:top w:val="none" w:sz="0" w:space="0" w:color="auto"/>
            <w:left w:val="none" w:sz="0" w:space="0" w:color="auto"/>
            <w:bottom w:val="none" w:sz="0" w:space="0" w:color="auto"/>
            <w:right w:val="none" w:sz="0" w:space="0" w:color="auto"/>
          </w:divBdr>
        </w:div>
        <w:div w:id="1840728522">
          <w:marLeft w:val="0"/>
          <w:marRight w:val="0"/>
          <w:marTop w:val="0"/>
          <w:marBottom w:val="0"/>
          <w:divBdr>
            <w:top w:val="none" w:sz="0" w:space="0" w:color="auto"/>
            <w:left w:val="none" w:sz="0" w:space="0" w:color="auto"/>
            <w:bottom w:val="none" w:sz="0" w:space="0" w:color="auto"/>
            <w:right w:val="none" w:sz="0" w:space="0" w:color="auto"/>
          </w:divBdr>
        </w:div>
        <w:div w:id="1840149386">
          <w:marLeft w:val="0"/>
          <w:marRight w:val="0"/>
          <w:marTop w:val="0"/>
          <w:marBottom w:val="0"/>
          <w:divBdr>
            <w:top w:val="none" w:sz="0" w:space="0" w:color="auto"/>
            <w:left w:val="none" w:sz="0" w:space="0" w:color="auto"/>
            <w:bottom w:val="none" w:sz="0" w:space="0" w:color="auto"/>
            <w:right w:val="none" w:sz="0" w:space="0" w:color="auto"/>
          </w:divBdr>
        </w:div>
        <w:div w:id="300236737">
          <w:marLeft w:val="0"/>
          <w:marRight w:val="0"/>
          <w:marTop w:val="0"/>
          <w:marBottom w:val="0"/>
          <w:divBdr>
            <w:top w:val="none" w:sz="0" w:space="0" w:color="auto"/>
            <w:left w:val="none" w:sz="0" w:space="0" w:color="auto"/>
            <w:bottom w:val="none" w:sz="0" w:space="0" w:color="auto"/>
            <w:right w:val="none" w:sz="0" w:space="0" w:color="auto"/>
          </w:divBdr>
        </w:div>
        <w:div w:id="1552376877">
          <w:marLeft w:val="0"/>
          <w:marRight w:val="0"/>
          <w:marTop w:val="0"/>
          <w:marBottom w:val="0"/>
          <w:divBdr>
            <w:top w:val="none" w:sz="0" w:space="0" w:color="auto"/>
            <w:left w:val="none" w:sz="0" w:space="0" w:color="auto"/>
            <w:bottom w:val="none" w:sz="0" w:space="0" w:color="auto"/>
            <w:right w:val="none" w:sz="0" w:space="0" w:color="auto"/>
          </w:divBdr>
        </w:div>
        <w:div w:id="1021736413">
          <w:marLeft w:val="0"/>
          <w:marRight w:val="0"/>
          <w:marTop w:val="0"/>
          <w:marBottom w:val="0"/>
          <w:divBdr>
            <w:top w:val="none" w:sz="0" w:space="0" w:color="auto"/>
            <w:left w:val="none" w:sz="0" w:space="0" w:color="auto"/>
            <w:bottom w:val="none" w:sz="0" w:space="0" w:color="auto"/>
            <w:right w:val="none" w:sz="0" w:space="0" w:color="auto"/>
          </w:divBdr>
        </w:div>
        <w:div w:id="1263147063">
          <w:marLeft w:val="0"/>
          <w:marRight w:val="0"/>
          <w:marTop w:val="0"/>
          <w:marBottom w:val="0"/>
          <w:divBdr>
            <w:top w:val="none" w:sz="0" w:space="0" w:color="auto"/>
            <w:left w:val="none" w:sz="0" w:space="0" w:color="auto"/>
            <w:bottom w:val="none" w:sz="0" w:space="0" w:color="auto"/>
            <w:right w:val="none" w:sz="0" w:space="0" w:color="auto"/>
          </w:divBdr>
        </w:div>
        <w:div w:id="2047636583">
          <w:marLeft w:val="0"/>
          <w:marRight w:val="0"/>
          <w:marTop w:val="0"/>
          <w:marBottom w:val="0"/>
          <w:divBdr>
            <w:top w:val="none" w:sz="0" w:space="0" w:color="auto"/>
            <w:left w:val="none" w:sz="0" w:space="0" w:color="auto"/>
            <w:bottom w:val="none" w:sz="0" w:space="0" w:color="auto"/>
            <w:right w:val="none" w:sz="0" w:space="0" w:color="auto"/>
          </w:divBdr>
        </w:div>
        <w:div w:id="1320234569">
          <w:marLeft w:val="0"/>
          <w:marRight w:val="0"/>
          <w:marTop w:val="0"/>
          <w:marBottom w:val="0"/>
          <w:divBdr>
            <w:top w:val="none" w:sz="0" w:space="0" w:color="auto"/>
            <w:left w:val="none" w:sz="0" w:space="0" w:color="auto"/>
            <w:bottom w:val="none" w:sz="0" w:space="0" w:color="auto"/>
            <w:right w:val="none" w:sz="0" w:space="0" w:color="auto"/>
          </w:divBdr>
        </w:div>
      </w:divsChild>
    </w:div>
    <w:div w:id="63264852">
      <w:marLeft w:val="640"/>
      <w:marRight w:val="0"/>
      <w:marTop w:val="0"/>
      <w:marBottom w:val="0"/>
      <w:divBdr>
        <w:top w:val="none" w:sz="0" w:space="0" w:color="auto"/>
        <w:left w:val="none" w:sz="0" w:space="0" w:color="auto"/>
        <w:bottom w:val="none" w:sz="0" w:space="0" w:color="auto"/>
        <w:right w:val="none" w:sz="0" w:space="0" w:color="auto"/>
      </w:divBdr>
    </w:div>
    <w:div w:id="64687755">
      <w:marLeft w:val="0"/>
      <w:marRight w:val="0"/>
      <w:marTop w:val="0"/>
      <w:marBottom w:val="0"/>
      <w:divBdr>
        <w:top w:val="none" w:sz="0" w:space="0" w:color="auto"/>
        <w:left w:val="none" w:sz="0" w:space="0" w:color="auto"/>
        <w:bottom w:val="none" w:sz="0" w:space="0" w:color="auto"/>
        <w:right w:val="none" w:sz="0" w:space="0" w:color="auto"/>
      </w:divBdr>
    </w:div>
    <w:div w:id="65031815">
      <w:marLeft w:val="640"/>
      <w:marRight w:val="0"/>
      <w:marTop w:val="0"/>
      <w:marBottom w:val="0"/>
      <w:divBdr>
        <w:top w:val="none" w:sz="0" w:space="0" w:color="auto"/>
        <w:left w:val="none" w:sz="0" w:space="0" w:color="auto"/>
        <w:bottom w:val="none" w:sz="0" w:space="0" w:color="auto"/>
        <w:right w:val="none" w:sz="0" w:space="0" w:color="auto"/>
      </w:divBdr>
    </w:div>
    <w:div w:id="66267451">
      <w:marLeft w:val="640"/>
      <w:marRight w:val="0"/>
      <w:marTop w:val="0"/>
      <w:marBottom w:val="0"/>
      <w:divBdr>
        <w:top w:val="none" w:sz="0" w:space="0" w:color="auto"/>
        <w:left w:val="none" w:sz="0" w:space="0" w:color="auto"/>
        <w:bottom w:val="none" w:sz="0" w:space="0" w:color="auto"/>
        <w:right w:val="none" w:sz="0" w:space="0" w:color="auto"/>
      </w:divBdr>
    </w:div>
    <w:div w:id="66925678">
      <w:bodyDiv w:val="1"/>
      <w:marLeft w:val="0"/>
      <w:marRight w:val="0"/>
      <w:marTop w:val="0"/>
      <w:marBottom w:val="0"/>
      <w:divBdr>
        <w:top w:val="none" w:sz="0" w:space="0" w:color="auto"/>
        <w:left w:val="none" w:sz="0" w:space="0" w:color="auto"/>
        <w:bottom w:val="none" w:sz="0" w:space="0" w:color="auto"/>
        <w:right w:val="none" w:sz="0" w:space="0" w:color="auto"/>
      </w:divBdr>
      <w:divsChild>
        <w:div w:id="258488776">
          <w:marLeft w:val="640"/>
          <w:marRight w:val="0"/>
          <w:marTop w:val="0"/>
          <w:marBottom w:val="0"/>
          <w:divBdr>
            <w:top w:val="none" w:sz="0" w:space="0" w:color="auto"/>
            <w:left w:val="none" w:sz="0" w:space="0" w:color="auto"/>
            <w:bottom w:val="none" w:sz="0" w:space="0" w:color="auto"/>
            <w:right w:val="none" w:sz="0" w:space="0" w:color="auto"/>
          </w:divBdr>
        </w:div>
        <w:div w:id="1294404266">
          <w:marLeft w:val="640"/>
          <w:marRight w:val="0"/>
          <w:marTop w:val="0"/>
          <w:marBottom w:val="0"/>
          <w:divBdr>
            <w:top w:val="none" w:sz="0" w:space="0" w:color="auto"/>
            <w:left w:val="none" w:sz="0" w:space="0" w:color="auto"/>
            <w:bottom w:val="none" w:sz="0" w:space="0" w:color="auto"/>
            <w:right w:val="none" w:sz="0" w:space="0" w:color="auto"/>
          </w:divBdr>
        </w:div>
        <w:div w:id="1188178266">
          <w:marLeft w:val="640"/>
          <w:marRight w:val="0"/>
          <w:marTop w:val="0"/>
          <w:marBottom w:val="0"/>
          <w:divBdr>
            <w:top w:val="none" w:sz="0" w:space="0" w:color="auto"/>
            <w:left w:val="none" w:sz="0" w:space="0" w:color="auto"/>
            <w:bottom w:val="none" w:sz="0" w:space="0" w:color="auto"/>
            <w:right w:val="none" w:sz="0" w:space="0" w:color="auto"/>
          </w:divBdr>
        </w:div>
        <w:div w:id="1947620270">
          <w:marLeft w:val="640"/>
          <w:marRight w:val="0"/>
          <w:marTop w:val="0"/>
          <w:marBottom w:val="0"/>
          <w:divBdr>
            <w:top w:val="none" w:sz="0" w:space="0" w:color="auto"/>
            <w:left w:val="none" w:sz="0" w:space="0" w:color="auto"/>
            <w:bottom w:val="none" w:sz="0" w:space="0" w:color="auto"/>
            <w:right w:val="none" w:sz="0" w:space="0" w:color="auto"/>
          </w:divBdr>
        </w:div>
        <w:div w:id="245380850">
          <w:marLeft w:val="640"/>
          <w:marRight w:val="0"/>
          <w:marTop w:val="0"/>
          <w:marBottom w:val="0"/>
          <w:divBdr>
            <w:top w:val="none" w:sz="0" w:space="0" w:color="auto"/>
            <w:left w:val="none" w:sz="0" w:space="0" w:color="auto"/>
            <w:bottom w:val="none" w:sz="0" w:space="0" w:color="auto"/>
            <w:right w:val="none" w:sz="0" w:space="0" w:color="auto"/>
          </w:divBdr>
        </w:div>
        <w:div w:id="790318578">
          <w:marLeft w:val="640"/>
          <w:marRight w:val="0"/>
          <w:marTop w:val="0"/>
          <w:marBottom w:val="0"/>
          <w:divBdr>
            <w:top w:val="none" w:sz="0" w:space="0" w:color="auto"/>
            <w:left w:val="none" w:sz="0" w:space="0" w:color="auto"/>
            <w:bottom w:val="none" w:sz="0" w:space="0" w:color="auto"/>
            <w:right w:val="none" w:sz="0" w:space="0" w:color="auto"/>
          </w:divBdr>
        </w:div>
        <w:div w:id="312835771">
          <w:marLeft w:val="640"/>
          <w:marRight w:val="0"/>
          <w:marTop w:val="0"/>
          <w:marBottom w:val="0"/>
          <w:divBdr>
            <w:top w:val="none" w:sz="0" w:space="0" w:color="auto"/>
            <w:left w:val="none" w:sz="0" w:space="0" w:color="auto"/>
            <w:bottom w:val="none" w:sz="0" w:space="0" w:color="auto"/>
            <w:right w:val="none" w:sz="0" w:space="0" w:color="auto"/>
          </w:divBdr>
        </w:div>
        <w:div w:id="658583629">
          <w:marLeft w:val="640"/>
          <w:marRight w:val="0"/>
          <w:marTop w:val="0"/>
          <w:marBottom w:val="0"/>
          <w:divBdr>
            <w:top w:val="none" w:sz="0" w:space="0" w:color="auto"/>
            <w:left w:val="none" w:sz="0" w:space="0" w:color="auto"/>
            <w:bottom w:val="none" w:sz="0" w:space="0" w:color="auto"/>
            <w:right w:val="none" w:sz="0" w:space="0" w:color="auto"/>
          </w:divBdr>
        </w:div>
        <w:div w:id="452871227">
          <w:marLeft w:val="640"/>
          <w:marRight w:val="0"/>
          <w:marTop w:val="0"/>
          <w:marBottom w:val="0"/>
          <w:divBdr>
            <w:top w:val="none" w:sz="0" w:space="0" w:color="auto"/>
            <w:left w:val="none" w:sz="0" w:space="0" w:color="auto"/>
            <w:bottom w:val="none" w:sz="0" w:space="0" w:color="auto"/>
            <w:right w:val="none" w:sz="0" w:space="0" w:color="auto"/>
          </w:divBdr>
        </w:div>
        <w:div w:id="1807551261">
          <w:marLeft w:val="640"/>
          <w:marRight w:val="0"/>
          <w:marTop w:val="0"/>
          <w:marBottom w:val="0"/>
          <w:divBdr>
            <w:top w:val="none" w:sz="0" w:space="0" w:color="auto"/>
            <w:left w:val="none" w:sz="0" w:space="0" w:color="auto"/>
            <w:bottom w:val="none" w:sz="0" w:space="0" w:color="auto"/>
            <w:right w:val="none" w:sz="0" w:space="0" w:color="auto"/>
          </w:divBdr>
        </w:div>
        <w:div w:id="972714568">
          <w:marLeft w:val="640"/>
          <w:marRight w:val="0"/>
          <w:marTop w:val="0"/>
          <w:marBottom w:val="0"/>
          <w:divBdr>
            <w:top w:val="none" w:sz="0" w:space="0" w:color="auto"/>
            <w:left w:val="none" w:sz="0" w:space="0" w:color="auto"/>
            <w:bottom w:val="none" w:sz="0" w:space="0" w:color="auto"/>
            <w:right w:val="none" w:sz="0" w:space="0" w:color="auto"/>
          </w:divBdr>
        </w:div>
        <w:div w:id="2071996769">
          <w:marLeft w:val="640"/>
          <w:marRight w:val="0"/>
          <w:marTop w:val="0"/>
          <w:marBottom w:val="0"/>
          <w:divBdr>
            <w:top w:val="none" w:sz="0" w:space="0" w:color="auto"/>
            <w:left w:val="none" w:sz="0" w:space="0" w:color="auto"/>
            <w:bottom w:val="none" w:sz="0" w:space="0" w:color="auto"/>
            <w:right w:val="none" w:sz="0" w:space="0" w:color="auto"/>
          </w:divBdr>
        </w:div>
        <w:div w:id="1876041675">
          <w:marLeft w:val="640"/>
          <w:marRight w:val="0"/>
          <w:marTop w:val="0"/>
          <w:marBottom w:val="0"/>
          <w:divBdr>
            <w:top w:val="none" w:sz="0" w:space="0" w:color="auto"/>
            <w:left w:val="none" w:sz="0" w:space="0" w:color="auto"/>
            <w:bottom w:val="none" w:sz="0" w:space="0" w:color="auto"/>
            <w:right w:val="none" w:sz="0" w:space="0" w:color="auto"/>
          </w:divBdr>
        </w:div>
        <w:div w:id="1079865361">
          <w:marLeft w:val="640"/>
          <w:marRight w:val="0"/>
          <w:marTop w:val="0"/>
          <w:marBottom w:val="0"/>
          <w:divBdr>
            <w:top w:val="none" w:sz="0" w:space="0" w:color="auto"/>
            <w:left w:val="none" w:sz="0" w:space="0" w:color="auto"/>
            <w:bottom w:val="none" w:sz="0" w:space="0" w:color="auto"/>
            <w:right w:val="none" w:sz="0" w:space="0" w:color="auto"/>
          </w:divBdr>
        </w:div>
        <w:div w:id="1726445922">
          <w:marLeft w:val="640"/>
          <w:marRight w:val="0"/>
          <w:marTop w:val="0"/>
          <w:marBottom w:val="0"/>
          <w:divBdr>
            <w:top w:val="none" w:sz="0" w:space="0" w:color="auto"/>
            <w:left w:val="none" w:sz="0" w:space="0" w:color="auto"/>
            <w:bottom w:val="none" w:sz="0" w:space="0" w:color="auto"/>
            <w:right w:val="none" w:sz="0" w:space="0" w:color="auto"/>
          </w:divBdr>
        </w:div>
        <w:div w:id="215775116">
          <w:marLeft w:val="640"/>
          <w:marRight w:val="0"/>
          <w:marTop w:val="0"/>
          <w:marBottom w:val="0"/>
          <w:divBdr>
            <w:top w:val="none" w:sz="0" w:space="0" w:color="auto"/>
            <w:left w:val="none" w:sz="0" w:space="0" w:color="auto"/>
            <w:bottom w:val="none" w:sz="0" w:space="0" w:color="auto"/>
            <w:right w:val="none" w:sz="0" w:space="0" w:color="auto"/>
          </w:divBdr>
        </w:div>
        <w:div w:id="1617105694">
          <w:marLeft w:val="640"/>
          <w:marRight w:val="0"/>
          <w:marTop w:val="0"/>
          <w:marBottom w:val="0"/>
          <w:divBdr>
            <w:top w:val="none" w:sz="0" w:space="0" w:color="auto"/>
            <w:left w:val="none" w:sz="0" w:space="0" w:color="auto"/>
            <w:bottom w:val="none" w:sz="0" w:space="0" w:color="auto"/>
            <w:right w:val="none" w:sz="0" w:space="0" w:color="auto"/>
          </w:divBdr>
        </w:div>
        <w:div w:id="379864374">
          <w:marLeft w:val="640"/>
          <w:marRight w:val="0"/>
          <w:marTop w:val="0"/>
          <w:marBottom w:val="0"/>
          <w:divBdr>
            <w:top w:val="none" w:sz="0" w:space="0" w:color="auto"/>
            <w:left w:val="none" w:sz="0" w:space="0" w:color="auto"/>
            <w:bottom w:val="none" w:sz="0" w:space="0" w:color="auto"/>
            <w:right w:val="none" w:sz="0" w:space="0" w:color="auto"/>
          </w:divBdr>
        </w:div>
        <w:div w:id="314921786">
          <w:marLeft w:val="640"/>
          <w:marRight w:val="0"/>
          <w:marTop w:val="0"/>
          <w:marBottom w:val="0"/>
          <w:divBdr>
            <w:top w:val="none" w:sz="0" w:space="0" w:color="auto"/>
            <w:left w:val="none" w:sz="0" w:space="0" w:color="auto"/>
            <w:bottom w:val="none" w:sz="0" w:space="0" w:color="auto"/>
            <w:right w:val="none" w:sz="0" w:space="0" w:color="auto"/>
          </w:divBdr>
        </w:div>
        <w:div w:id="584610187">
          <w:marLeft w:val="640"/>
          <w:marRight w:val="0"/>
          <w:marTop w:val="0"/>
          <w:marBottom w:val="0"/>
          <w:divBdr>
            <w:top w:val="none" w:sz="0" w:space="0" w:color="auto"/>
            <w:left w:val="none" w:sz="0" w:space="0" w:color="auto"/>
            <w:bottom w:val="none" w:sz="0" w:space="0" w:color="auto"/>
            <w:right w:val="none" w:sz="0" w:space="0" w:color="auto"/>
          </w:divBdr>
        </w:div>
        <w:div w:id="319700890">
          <w:marLeft w:val="640"/>
          <w:marRight w:val="0"/>
          <w:marTop w:val="0"/>
          <w:marBottom w:val="0"/>
          <w:divBdr>
            <w:top w:val="none" w:sz="0" w:space="0" w:color="auto"/>
            <w:left w:val="none" w:sz="0" w:space="0" w:color="auto"/>
            <w:bottom w:val="none" w:sz="0" w:space="0" w:color="auto"/>
            <w:right w:val="none" w:sz="0" w:space="0" w:color="auto"/>
          </w:divBdr>
        </w:div>
        <w:div w:id="1303266576">
          <w:marLeft w:val="640"/>
          <w:marRight w:val="0"/>
          <w:marTop w:val="0"/>
          <w:marBottom w:val="0"/>
          <w:divBdr>
            <w:top w:val="none" w:sz="0" w:space="0" w:color="auto"/>
            <w:left w:val="none" w:sz="0" w:space="0" w:color="auto"/>
            <w:bottom w:val="none" w:sz="0" w:space="0" w:color="auto"/>
            <w:right w:val="none" w:sz="0" w:space="0" w:color="auto"/>
          </w:divBdr>
        </w:div>
        <w:div w:id="929239317">
          <w:marLeft w:val="640"/>
          <w:marRight w:val="0"/>
          <w:marTop w:val="0"/>
          <w:marBottom w:val="0"/>
          <w:divBdr>
            <w:top w:val="none" w:sz="0" w:space="0" w:color="auto"/>
            <w:left w:val="none" w:sz="0" w:space="0" w:color="auto"/>
            <w:bottom w:val="none" w:sz="0" w:space="0" w:color="auto"/>
            <w:right w:val="none" w:sz="0" w:space="0" w:color="auto"/>
          </w:divBdr>
        </w:div>
        <w:div w:id="478039724">
          <w:marLeft w:val="640"/>
          <w:marRight w:val="0"/>
          <w:marTop w:val="0"/>
          <w:marBottom w:val="0"/>
          <w:divBdr>
            <w:top w:val="none" w:sz="0" w:space="0" w:color="auto"/>
            <w:left w:val="none" w:sz="0" w:space="0" w:color="auto"/>
            <w:bottom w:val="none" w:sz="0" w:space="0" w:color="auto"/>
            <w:right w:val="none" w:sz="0" w:space="0" w:color="auto"/>
          </w:divBdr>
        </w:div>
        <w:div w:id="1221283497">
          <w:marLeft w:val="640"/>
          <w:marRight w:val="0"/>
          <w:marTop w:val="0"/>
          <w:marBottom w:val="0"/>
          <w:divBdr>
            <w:top w:val="none" w:sz="0" w:space="0" w:color="auto"/>
            <w:left w:val="none" w:sz="0" w:space="0" w:color="auto"/>
            <w:bottom w:val="none" w:sz="0" w:space="0" w:color="auto"/>
            <w:right w:val="none" w:sz="0" w:space="0" w:color="auto"/>
          </w:divBdr>
        </w:div>
        <w:div w:id="1527281776">
          <w:marLeft w:val="640"/>
          <w:marRight w:val="0"/>
          <w:marTop w:val="0"/>
          <w:marBottom w:val="0"/>
          <w:divBdr>
            <w:top w:val="none" w:sz="0" w:space="0" w:color="auto"/>
            <w:left w:val="none" w:sz="0" w:space="0" w:color="auto"/>
            <w:bottom w:val="none" w:sz="0" w:space="0" w:color="auto"/>
            <w:right w:val="none" w:sz="0" w:space="0" w:color="auto"/>
          </w:divBdr>
        </w:div>
        <w:div w:id="2117870230">
          <w:marLeft w:val="640"/>
          <w:marRight w:val="0"/>
          <w:marTop w:val="0"/>
          <w:marBottom w:val="0"/>
          <w:divBdr>
            <w:top w:val="none" w:sz="0" w:space="0" w:color="auto"/>
            <w:left w:val="none" w:sz="0" w:space="0" w:color="auto"/>
            <w:bottom w:val="none" w:sz="0" w:space="0" w:color="auto"/>
            <w:right w:val="none" w:sz="0" w:space="0" w:color="auto"/>
          </w:divBdr>
        </w:div>
        <w:div w:id="108090399">
          <w:marLeft w:val="640"/>
          <w:marRight w:val="0"/>
          <w:marTop w:val="0"/>
          <w:marBottom w:val="0"/>
          <w:divBdr>
            <w:top w:val="none" w:sz="0" w:space="0" w:color="auto"/>
            <w:left w:val="none" w:sz="0" w:space="0" w:color="auto"/>
            <w:bottom w:val="none" w:sz="0" w:space="0" w:color="auto"/>
            <w:right w:val="none" w:sz="0" w:space="0" w:color="auto"/>
          </w:divBdr>
        </w:div>
        <w:div w:id="755052415">
          <w:marLeft w:val="640"/>
          <w:marRight w:val="0"/>
          <w:marTop w:val="0"/>
          <w:marBottom w:val="0"/>
          <w:divBdr>
            <w:top w:val="none" w:sz="0" w:space="0" w:color="auto"/>
            <w:left w:val="none" w:sz="0" w:space="0" w:color="auto"/>
            <w:bottom w:val="none" w:sz="0" w:space="0" w:color="auto"/>
            <w:right w:val="none" w:sz="0" w:space="0" w:color="auto"/>
          </w:divBdr>
        </w:div>
        <w:div w:id="2115053830">
          <w:marLeft w:val="640"/>
          <w:marRight w:val="0"/>
          <w:marTop w:val="0"/>
          <w:marBottom w:val="0"/>
          <w:divBdr>
            <w:top w:val="none" w:sz="0" w:space="0" w:color="auto"/>
            <w:left w:val="none" w:sz="0" w:space="0" w:color="auto"/>
            <w:bottom w:val="none" w:sz="0" w:space="0" w:color="auto"/>
            <w:right w:val="none" w:sz="0" w:space="0" w:color="auto"/>
          </w:divBdr>
        </w:div>
        <w:div w:id="2101829698">
          <w:marLeft w:val="640"/>
          <w:marRight w:val="0"/>
          <w:marTop w:val="0"/>
          <w:marBottom w:val="0"/>
          <w:divBdr>
            <w:top w:val="none" w:sz="0" w:space="0" w:color="auto"/>
            <w:left w:val="none" w:sz="0" w:space="0" w:color="auto"/>
            <w:bottom w:val="none" w:sz="0" w:space="0" w:color="auto"/>
            <w:right w:val="none" w:sz="0" w:space="0" w:color="auto"/>
          </w:divBdr>
        </w:div>
        <w:div w:id="329531016">
          <w:marLeft w:val="640"/>
          <w:marRight w:val="0"/>
          <w:marTop w:val="0"/>
          <w:marBottom w:val="0"/>
          <w:divBdr>
            <w:top w:val="none" w:sz="0" w:space="0" w:color="auto"/>
            <w:left w:val="none" w:sz="0" w:space="0" w:color="auto"/>
            <w:bottom w:val="none" w:sz="0" w:space="0" w:color="auto"/>
            <w:right w:val="none" w:sz="0" w:space="0" w:color="auto"/>
          </w:divBdr>
        </w:div>
        <w:div w:id="1284651361">
          <w:marLeft w:val="640"/>
          <w:marRight w:val="0"/>
          <w:marTop w:val="0"/>
          <w:marBottom w:val="0"/>
          <w:divBdr>
            <w:top w:val="none" w:sz="0" w:space="0" w:color="auto"/>
            <w:left w:val="none" w:sz="0" w:space="0" w:color="auto"/>
            <w:bottom w:val="none" w:sz="0" w:space="0" w:color="auto"/>
            <w:right w:val="none" w:sz="0" w:space="0" w:color="auto"/>
          </w:divBdr>
        </w:div>
        <w:div w:id="1248877835">
          <w:marLeft w:val="640"/>
          <w:marRight w:val="0"/>
          <w:marTop w:val="0"/>
          <w:marBottom w:val="0"/>
          <w:divBdr>
            <w:top w:val="none" w:sz="0" w:space="0" w:color="auto"/>
            <w:left w:val="none" w:sz="0" w:space="0" w:color="auto"/>
            <w:bottom w:val="none" w:sz="0" w:space="0" w:color="auto"/>
            <w:right w:val="none" w:sz="0" w:space="0" w:color="auto"/>
          </w:divBdr>
        </w:div>
        <w:div w:id="735280576">
          <w:marLeft w:val="640"/>
          <w:marRight w:val="0"/>
          <w:marTop w:val="0"/>
          <w:marBottom w:val="0"/>
          <w:divBdr>
            <w:top w:val="none" w:sz="0" w:space="0" w:color="auto"/>
            <w:left w:val="none" w:sz="0" w:space="0" w:color="auto"/>
            <w:bottom w:val="none" w:sz="0" w:space="0" w:color="auto"/>
            <w:right w:val="none" w:sz="0" w:space="0" w:color="auto"/>
          </w:divBdr>
        </w:div>
        <w:div w:id="1998683560">
          <w:marLeft w:val="640"/>
          <w:marRight w:val="0"/>
          <w:marTop w:val="0"/>
          <w:marBottom w:val="0"/>
          <w:divBdr>
            <w:top w:val="none" w:sz="0" w:space="0" w:color="auto"/>
            <w:left w:val="none" w:sz="0" w:space="0" w:color="auto"/>
            <w:bottom w:val="none" w:sz="0" w:space="0" w:color="auto"/>
            <w:right w:val="none" w:sz="0" w:space="0" w:color="auto"/>
          </w:divBdr>
        </w:div>
        <w:div w:id="402947952">
          <w:marLeft w:val="640"/>
          <w:marRight w:val="0"/>
          <w:marTop w:val="0"/>
          <w:marBottom w:val="0"/>
          <w:divBdr>
            <w:top w:val="none" w:sz="0" w:space="0" w:color="auto"/>
            <w:left w:val="none" w:sz="0" w:space="0" w:color="auto"/>
            <w:bottom w:val="none" w:sz="0" w:space="0" w:color="auto"/>
            <w:right w:val="none" w:sz="0" w:space="0" w:color="auto"/>
          </w:divBdr>
        </w:div>
        <w:div w:id="1121457173">
          <w:marLeft w:val="640"/>
          <w:marRight w:val="0"/>
          <w:marTop w:val="0"/>
          <w:marBottom w:val="0"/>
          <w:divBdr>
            <w:top w:val="none" w:sz="0" w:space="0" w:color="auto"/>
            <w:left w:val="none" w:sz="0" w:space="0" w:color="auto"/>
            <w:bottom w:val="none" w:sz="0" w:space="0" w:color="auto"/>
            <w:right w:val="none" w:sz="0" w:space="0" w:color="auto"/>
          </w:divBdr>
        </w:div>
        <w:div w:id="63065830">
          <w:marLeft w:val="640"/>
          <w:marRight w:val="0"/>
          <w:marTop w:val="0"/>
          <w:marBottom w:val="0"/>
          <w:divBdr>
            <w:top w:val="none" w:sz="0" w:space="0" w:color="auto"/>
            <w:left w:val="none" w:sz="0" w:space="0" w:color="auto"/>
            <w:bottom w:val="none" w:sz="0" w:space="0" w:color="auto"/>
            <w:right w:val="none" w:sz="0" w:space="0" w:color="auto"/>
          </w:divBdr>
        </w:div>
        <w:div w:id="337081049">
          <w:marLeft w:val="640"/>
          <w:marRight w:val="0"/>
          <w:marTop w:val="0"/>
          <w:marBottom w:val="0"/>
          <w:divBdr>
            <w:top w:val="none" w:sz="0" w:space="0" w:color="auto"/>
            <w:left w:val="none" w:sz="0" w:space="0" w:color="auto"/>
            <w:bottom w:val="none" w:sz="0" w:space="0" w:color="auto"/>
            <w:right w:val="none" w:sz="0" w:space="0" w:color="auto"/>
          </w:divBdr>
        </w:div>
        <w:div w:id="619846924">
          <w:marLeft w:val="640"/>
          <w:marRight w:val="0"/>
          <w:marTop w:val="0"/>
          <w:marBottom w:val="0"/>
          <w:divBdr>
            <w:top w:val="none" w:sz="0" w:space="0" w:color="auto"/>
            <w:left w:val="none" w:sz="0" w:space="0" w:color="auto"/>
            <w:bottom w:val="none" w:sz="0" w:space="0" w:color="auto"/>
            <w:right w:val="none" w:sz="0" w:space="0" w:color="auto"/>
          </w:divBdr>
        </w:div>
        <w:div w:id="1753621010">
          <w:marLeft w:val="640"/>
          <w:marRight w:val="0"/>
          <w:marTop w:val="0"/>
          <w:marBottom w:val="0"/>
          <w:divBdr>
            <w:top w:val="none" w:sz="0" w:space="0" w:color="auto"/>
            <w:left w:val="none" w:sz="0" w:space="0" w:color="auto"/>
            <w:bottom w:val="none" w:sz="0" w:space="0" w:color="auto"/>
            <w:right w:val="none" w:sz="0" w:space="0" w:color="auto"/>
          </w:divBdr>
        </w:div>
        <w:div w:id="1743671534">
          <w:marLeft w:val="640"/>
          <w:marRight w:val="0"/>
          <w:marTop w:val="0"/>
          <w:marBottom w:val="0"/>
          <w:divBdr>
            <w:top w:val="none" w:sz="0" w:space="0" w:color="auto"/>
            <w:left w:val="none" w:sz="0" w:space="0" w:color="auto"/>
            <w:bottom w:val="none" w:sz="0" w:space="0" w:color="auto"/>
            <w:right w:val="none" w:sz="0" w:space="0" w:color="auto"/>
          </w:divBdr>
        </w:div>
        <w:div w:id="1056203663">
          <w:marLeft w:val="640"/>
          <w:marRight w:val="0"/>
          <w:marTop w:val="0"/>
          <w:marBottom w:val="0"/>
          <w:divBdr>
            <w:top w:val="none" w:sz="0" w:space="0" w:color="auto"/>
            <w:left w:val="none" w:sz="0" w:space="0" w:color="auto"/>
            <w:bottom w:val="none" w:sz="0" w:space="0" w:color="auto"/>
            <w:right w:val="none" w:sz="0" w:space="0" w:color="auto"/>
          </w:divBdr>
        </w:div>
        <w:div w:id="392431373">
          <w:marLeft w:val="640"/>
          <w:marRight w:val="0"/>
          <w:marTop w:val="0"/>
          <w:marBottom w:val="0"/>
          <w:divBdr>
            <w:top w:val="none" w:sz="0" w:space="0" w:color="auto"/>
            <w:left w:val="none" w:sz="0" w:space="0" w:color="auto"/>
            <w:bottom w:val="none" w:sz="0" w:space="0" w:color="auto"/>
            <w:right w:val="none" w:sz="0" w:space="0" w:color="auto"/>
          </w:divBdr>
        </w:div>
        <w:div w:id="460995726">
          <w:marLeft w:val="640"/>
          <w:marRight w:val="0"/>
          <w:marTop w:val="0"/>
          <w:marBottom w:val="0"/>
          <w:divBdr>
            <w:top w:val="none" w:sz="0" w:space="0" w:color="auto"/>
            <w:left w:val="none" w:sz="0" w:space="0" w:color="auto"/>
            <w:bottom w:val="none" w:sz="0" w:space="0" w:color="auto"/>
            <w:right w:val="none" w:sz="0" w:space="0" w:color="auto"/>
          </w:divBdr>
        </w:div>
        <w:div w:id="1496145976">
          <w:marLeft w:val="640"/>
          <w:marRight w:val="0"/>
          <w:marTop w:val="0"/>
          <w:marBottom w:val="0"/>
          <w:divBdr>
            <w:top w:val="none" w:sz="0" w:space="0" w:color="auto"/>
            <w:left w:val="none" w:sz="0" w:space="0" w:color="auto"/>
            <w:bottom w:val="none" w:sz="0" w:space="0" w:color="auto"/>
            <w:right w:val="none" w:sz="0" w:space="0" w:color="auto"/>
          </w:divBdr>
        </w:div>
        <w:div w:id="1337732418">
          <w:marLeft w:val="640"/>
          <w:marRight w:val="0"/>
          <w:marTop w:val="0"/>
          <w:marBottom w:val="0"/>
          <w:divBdr>
            <w:top w:val="none" w:sz="0" w:space="0" w:color="auto"/>
            <w:left w:val="none" w:sz="0" w:space="0" w:color="auto"/>
            <w:bottom w:val="none" w:sz="0" w:space="0" w:color="auto"/>
            <w:right w:val="none" w:sz="0" w:space="0" w:color="auto"/>
          </w:divBdr>
        </w:div>
        <w:div w:id="679695211">
          <w:marLeft w:val="640"/>
          <w:marRight w:val="0"/>
          <w:marTop w:val="0"/>
          <w:marBottom w:val="0"/>
          <w:divBdr>
            <w:top w:val="none" w:sz="0" w:space="0" w:color="auto"/>
            <w:left w:val="none" w:sz="0" w:space="0" w:color="auto"/>
            <w:bottom w:val="none" w:sz="0" w:space="0" w:color="auto"/>
            <w:right w:val="none" w:sz="0" w:space="0" w:color="auto"/>
          </w:divBdr>
        </w:div>
        <w:div w:id="957832155">
          <w:marLeft w:val="640"/>
          <w:marRight w:val="0"/>
          <w:marTop w:val="0"/>
          <w:marBottom w:val="0"/>
          <w:divBdr>
            <w:top w:val="none" w:sz="0" w:space="0" w:color="auto"/>
            <w:left w:val="none" w:sz="0" w:space="0" w:color="auto"/>
            <w:bottom w:val="none" w:sz="0" w:space="0" w:color="auto"/>
            <w:right w:val="none" w:sz="0" w:space="0" w:color="auto"/>
          </w:divBdr>
        </w:div>
        <w:div w:id="1300649191">
          <w:marLeft w:val="640"/>
          <w:marRight w:val="0"/>
          <w:marTop w:val="0"/>
          <w:marBottom w:val="0"/>
          <w:divBdr>
            <w:top w:val="none" w:sz="0" w:space="0" w:color="auto"/>
            <w:left w:val="none" w:sz="0" w:space="0" w:color="auto"/>
            <w:bottom w:val="none" w:sz="0" w:space="0" w:color="auto"/>
            <w:right w:val="none" w:sz="0" w:space="0" w:color="auto"/>
          </w:divBdr>
        </w:div>
      </w:divsChild>
    </w:div>
    <w:div w:id="67113196">
      <w:marLeft w:val="640"/>
      <w:marRight w:val="0"/>
      <w:marTop w:val="0"/>
      <w:marBottom w:val="0"/>
      <w:divBdr>
        <w:top w:val="none" w:sz="0" w:space="0" w:color="auto"/>
        <w:left w:val="none" w:sz="0" w:space="0" w:color="auto"/>
        <w:bottom w:val="none" w:sz="0" w:space="0" w:color="auto"/>
        <w:right w:val="none" w:sz="0" w:space="0" w:color="auto"/>
      </w:divBdr>
    </w:div>
    <w:div w:id="67114741">
      <w:bodyDiv w:val="1"/>
      <w:marLeft w:val="0"/>
      <w:marRight w:val="0"/>
      <w:marTop w:val="0"/>
      <w:marBottom w:val="0"/>
      <w:divBdr>
        <w:top w:val="none" w:sz="0" w:space="0" w:color="auto"/>
        <w:left w:val="none" w:sz="0" w:space="0" w:color="auto"/>
        <w:bottom w:val="none" w:sz="0" w:space="0" w:color="auto"/>
        <w:right w:val="none" w:sz="0" w:space="0" w:color="auto"/>
      </w:divBdr>
      <w:divsChild>
        <w:div w:id="1381785062">
          <w:marLeft w:val="640"/>
          <w:marRight w:val="0"/>
          <w:marTop w:val="0"/>
          <w:marBottom w:val="0"/>
          <w:divBdr>
            <w:top w:val="none" w:sz="0" w:space="0" w:color="auto"/>
            <w:left w:val="none" w:sz="0" w:space="0" w:color="auto"/>
            <w:bottom w:val="none" w:sz="0" w:space="0" w:color="auto"/>
            <w:right w:val="none" w:sz="0" w:space="0" w:color="auto"/>
          </w:divBdr>
        </w:div>
        <w:div w:id="504438851">
          <w:marLeft w:val="640"/>
          <w:marRight w:val="0"/>
          <w:marTop w:val="0"/>
          <w:marBottom w:val="0"/>
          <w:divBdr>
            <w:top w:val="none" w:sz="0" w:space="0" w:color="auto"/>
            <w:left w:val="none" w:sz="0" w:space="0" w:color="auto"/>
            <w:bottom w:val="none" w:sz="0" w:space="0" w:color="auto"/>
            <w:right w:val="none" w:sz="0" w:space="0" w:color="auto"/>
          </w:divBdr>
        </w:div>
        <w:div w:id="1350990263">
          <w:marLeft w:val="640"/>
          <w:marRight w:val="0"/>
          <w:marTop w:val="0"/>
          <w:marBottom w:val="0"/>
          <w:divBdr>
            <w:top w:val="none" w:sz="0" w:space="0" w:color="auto"/>
            <w:left w:val="none" w:sz="0" w:space="0" w:color="auto"/>
            <w:bottom w:val="none" w:sz="0" w:space="0" w:color="auto"/>
            <w:right w:val="none" w:sz="0" w:space="0" w:color="auto"/>
          </w:divBdr>
        </w:div>
        <w:div w:id="1664704109">
          <w:marLeft w:val="640"/>
          <w:marRight w:val="0"/>
          <w:marTop w:val="0"/>
          <w:marBottom w:val="0"/>
          <w:divBdr>
            <w:top w:val="none" w:sz="0" w:space="0" w:color="auto"/>
            <w:left w:val="none" w:sz="0" w:space="0" w:color="auto"/>
            <w:bottom w:val="none" w:sz="0" w:space="0" w:color="auto"/>
            <w:right w:val="none" w:sz="0" w:space="0" w:color="auto"/>
          </w:divBdr>
        </w:div>
        <w:div w:id="1428647573">
          <w:marLeft w:val="640"/>
          <w:marRight w:val="0"/>
          <w:marTop w:val="0"/>
          <w:marBottom w:val="0"/>
          <w:divBdr>
            <w:top w:val="none" w:sz="0" w:space="0" w:color="auto"/>
            <w:left w:val="none" w:sz="0" w:space="0" w:color="auto"/>
            <w:bottom w:val="none" w:sz="0" w:space="0" w:color="auto"/>
            <w:right w:val="none" w:sz="0" w:space="0" w:color="auto"/>
          </w:divBdr>
        </w:div>
        <w:div w:id="1189677620">
          <w:marLeft w:val="640"/>
          <w:marRight w:val="0"/>
          <w:marTop w:val="0"/>
          <w:marBottom w:val="0"/>
          <w:divBdr>
            <w:top w:val="none" w:sz="0" w:space="0" w:color="auto"/>
            <w:left w:val="none" w:sz="0" w:space="0" w:color="auto"/>
            <w:bottom w:val="none" w:sz="0" w:space="0" w:color="auto"/>
            <w:right w:val="none" w:sz="0" w:space="0" w:color="auto"/>
          </w:divBdr>
        </w:div>
        <w:div w:id="1646811261">
          <w:marLeft w:val="640"/>
          <w:marRight w:val="0"/>
          <w:marTop w:val="0"/>
          <w:marBottom w:val="0"/>
          <w:divBdr>
            <w:top w:val="none" w:sz="0" w:space="0" w:color="auto"/>
            <w:left w:val="none" w:sz="0" w:space="0" w:color="auto"/>
            <w:bottom w:val="none" w:sz="0" w:space="0" w:color="auto"/>
            <w:right w:val="none" w:sz="0" w:space="0" w:color="auto"/>
          </w:divBdr>
        </w:div>
        <w:div w:id="1652756613">
          <w:marLeft w:val="640"/>
          <w:marRight w:val="0"/>
          <w:marTop w:val="0"/>
          <w:marBottom w:val="0"/>
          <w:divBdr>
            <w:top w:val="none" w:sz="0" w:space="0" w:color="auto"/>
            <w:left w:val="none" w:sz="0" w:space="0" w:color="auto"/>
            <w:bottom w:val="none" w:sz="0" w:space="0" w:color="auto"/>
            <w:right w:val="none" w:sz="0" w:space="0" w:color="auto"/>
          </w:divBdr>
        </w:div>
        <w:div w:id="1219433487">
          <w:marLeft w:val="640"/>
          <w:marRight w:val="0"/>
          <w:marTop w:val="0"/>
          <w:marBottom w:val="0"/>
          <w:divBdr>
            <w:top w:val="none" w:sz="0" w:space="0" w:color="auto"/>
            <w:left w:val="none" w:sz="0" w:space="0" w:color="auto"/>
            <w:bottom w:val="none" w:sz="0" w:space="0" w:color="auto"/>
            <w:right w:val="none" w:sz="0" w:space="0" w:color="auto"/>
          </w:divBdr>
        </w:div>
        <w:div w:id="1162890819">
          <w:marLeft w:val="640"/>
          <w:marRight w:val="0"/>
          <w:marTop w:val="0"/>
          <w:marBottom w:val="0"/>
          <w:divBdr>
            <w:top w:val="none" w:sz="0" w:space="0" w:color="auto"/>
            <w:left w:val="none" w:sz="0" w:space="0" w:color="auto"/>
            <w:bottom w:val="none" w:sz="0" w:space="0" w:color="auto"/>
            <w:right w:val="none" w:sz="0" w:space="0" w:color="auto"/>
          </w:divBdr>
        </w:div>
        <w:div w:id="491676291">
          <w:marLeft w:val="640"/>
          <w:marRight w:val="0"/>
          <w:marTop w:val="0"/>
          <w:marBottom w:val="0"/>
          <w:divBdr>
            <w:top w:val="none" w:sz="0" w:space="0" w:color="auto"/>
            <w:left w:val="none" w:sz="0" w:space="0" w:color="auto"/>
            <w:bottom w:val="none" w:sz="0" w:space="0" w:color="auto"/>
            <w:right w:val="none" w:sz="0" w:space="0" w:color="auto"/>
          </w:divBdr>
        </w:div>
        <w:div w:id="539825009">
          <w:marLeft w:val="640"/>
          <w:marRight w:val="0"/>
          <w:marTop w:val="0"/>
          <w:marBottom w:val="0"/>
          <w:divBdr>
            <w:top w:val="none" w:sz="0" w:space="0" w:color="auto"/>
            <w:left w:val="none" w:sz="0" w:space="0" w:color="auto"/>
            <w:bottom w:val="none" w:sz="0" w:space="0" w:color="auto"/>
            <w:right w:val="none" w:sz="0" w:space="0" w:color="auto"/>
          </w:divBdr>
        </w:div>
        <w:div w:id="261031420">
          <w:marLeft w:val="640"/>
          <w:marRight w:val="0"/>
          <w:marTop w:val="0"/>
          <w:marBottom w:val="0"/>
          <w:divBdr>
            <w:top w:val="none" w:sz="0" w:space="0" w:color="auto"/>
            <w:left w:val="none" w:sz="0" w:space="0" w:color="auto"/>
            <w:bottom w:val="none" w:sz="0" w:space="0" w:color="auto"/>
            <w:right w:val="none" w:sz="0" w:space="0" w:color="auto"/>
          </w:divBdr>
        </w:div>
        <w:div w:id="150409399">
          <w:marLeft w:val="640"/>
          <w:marRight w:val="0"/>
          <w:marTop w:val="0"/>
          <w:marBottom w:val="0"/>
          <w:divBdr>
            <w:top w:val="none" w:sz="0" w:space="0" w:color="auto"/>
            <w:left w:val="none" w:sz="0" w:space="0" w:color="auto"/>
            <w:bottom w:val="none" w:sz="0" w:space="0" w:color="auto"/>
            <w:right w:val="none" w:sz="0" w:space="0" w:color="auto"/>
          </w:divBdr>
        </w:div>
        <w:div w:id="1190295871">
          <w:marLeft w:val="640"/>
          <w:marRight w:val="0"/>
          <w:marTop w:val="0"/>
          <w:marBottom w:val="0"/>
          <w:divBdr>
            <w:top w:val="none" w:sz="0" w:space="0" w:color="auto"/>
            <w:left w:val="none" w:sz="0" w:space="0" w:color="auto"/>
            <w:bottom w:val="none" w:sz="0" w:space="0" w:color="auto"/>
            <w:right w:val="none" w:sz="0" w:space="0" w:color="auto"/>
          </w:divBdr>
        </w:div>
        <w:div w:id="722757945">
          <w:marLeft w:val="640"/>
          <w:marRight w:val="0"/>
          <w:marTop w:val="0"/>
          <w:marBottom w:val="0"/>
          <w:divBdr>
            <w:top w:val="none" w:sz="0" w:space="0" w:color="auto"/>
            <w:left w:val="none" w:sz="0" w:space="0" w:color="auto"/>
            <w:bottom w:val="none" w:sz="0" w:space="0" w:color="auto"/>
            <w:right w:val="none" w:sz="0" w:space="0" w:color="auto"/>
          </w:divBdr>
        </w:div>
        <w:div w:id="2029061716">
          <w:marLeft w:val="640"/>
          <w:marRight w:val="0"/>
          <w:marTop w:val="0"/>
          <w:marBottom w:val="0"/>
          <w:divBdr>
            <w:top w:val="none" w:sz="0" w:space="0" w:color="auto"/>
            <w:left w:val="none" w:sz="0" w:space="0" w:color="auto"/>
            <w:bottom w:val="none" w:sz="0" w:space="0" w:color="auto"/>
            <w:right w:val="none" w:sz="0" w:space="0" w:color="auto"/>
          </w:divBdr>
        </w:div>
        <w:div w:id="1509249065">
          <w:marLeft w:val="640"/>
          <w:marRight w:val="0"/>
          <w:marTop w:val="0"/>
          <w:marBottom w:val="0"/>
          <w:divBdr>
            <w:top w:val="none" w:sz="0" w:space="0" w:color="auto"/>
            <w:left w:val="none" w:sz="0" w:space="0" w:color="auto"/>
            <w:bottom w:val="none" w:sz="0" w:space="0" w:color="auto"/>
            <w:right w:val="none" w:sz="0" w:space="0" w:color="auto"/>
          </w:divBdr>
        </w:div>
        <w:div w:id="1941336237">
          <w:marLeft w:val="640"/>
          <w:marRight w:val="0"/>
          <w:marTop w:val="0"/>
          <w:marBottom w:val="0"/>
          <w:divBdr>
            <w:top w:val="none" w:sz="0" w:space="0" w:color="auto"/>
            <w:left w:val="none" w:sz="0" w:space="0" w:color="auto"/>
            <w:bottom w:val="none" w:sz="0" w:space="0" w:color="auto"/>
            <w:right w:val="none" w:sz="0" w:space="0" w:color="auto"/>
          </w:divBdr>
        </w:div>
        <w:div w:id="1273442742">
          <w:marLeft w:val="640"/>
          <w:marRight w:val="0"/>
          <w:marTop w:val="0"/>
          <w:marBottom w:val="0"/>
          <w:divBdr>
            <w:top w:val="none" w:sz="0" w:space="0" w:color="auto"/>
            <w:left w:val="none" w:sz="0" w:space="0" w:color="auto"/>
            <w:bottom w:val="none" w:sz="0" w:space="0" w:color="auto"/>
            <w:right w:val="none" w:sz="0" w:space="0" w:color="auto"/>
          </w:divBdr>
        </w:div>
        <w:div w:id="1353921167">
          <w:marLeft w:val="640"/>
          <w:marRight w:val="0"/>
          <w:marTop w:val="0"/>
          <w:marBottom w:val="0"/>
          <w:divBdr>
            <w:top w:val="none" w:sz="0" w:space="0" w:color="auto"/>
            <w:left w:val="none" w:sz="0" w:space="0" w:color="auto"/>
            <w:bottom w:val="none" w:sz="0" w:space="0" w:color="auto"/>
            <w:right w:val="none" w:sz="0" w:space="0" w:color="auto"/>
          </w:divBdr>
        </w:div>
        <w:div w:id="1354184541">
          <w:marLeft w:val="640"/>
          <w:marRight w:val="0"/>
          <w:marTop w:val="0"/>
          <w:marBottom w:val="0"/>
          <w:divBdr>
            <w:top w:val="none" w:sz="0" w:space="0" w:color="auto"/>
            <w:left w:val="none" w:sz="0" w:space="0" w:color="auto"/>
            <w:bottom w:val="none" w:sz="0" w:space="0" w:color="auto"/>
            <w:right w:val="none" w:sz="0" w:space="0" w:color="auto"/>
          </w:divBdr>
        </w:div>
        <w:div w:id="364251517">
          <w:marLeft w:val="640"/>
          <w:marRight w:val="0"/>
          <w:marTop w:val="0"/>
          <w:marBottom w:val="0"/>
          <w:divBdr>
            <w:top w:val="none" w:sz="0" w:space="0" w:color="auto"/>
            <w:left w:val="none" w:sz="0" w:space="0" w:color="auto"/>
            <w:bottom w:val="none" w:sz="0" w:space="0" w:color="auto"/>
            <w:right w:val="none" w:sz="0" w:space="0" w:color="auto"/>
          </w:divBdr>
        </w:div>
        <w:div w:id="1534492467">
          <w:marLeft w:val="640"/>
          <w:marRight w:val="0"/>
          <w:marTop w:val="0"/>
          <w:marBottom w:val="0"/>
          <w:divBdr>
            <w:top w:val="none" w:sz="0" w:space="0" w:color="auto"/>
            <w:left w:val="none" w:sz="0" w:space="0" w:color="auto"/>
            <w:bottom w:val="none" w:sz="0" w:space="0" w:color="auto"/>
            <w:right w:val="none" w:sz="0" w:space="0" w:color="auto"/>
          </w:divBdr>
        </w:div>
        <w:div w:id="275599581">
          <w:marLeft w:val="640"/>
          <w:marRight w:val="0"/>
          <w:marTop w:val="0"/>
          <w:marBottom w:val="0"/>
          <w:divBdr>
            <w:top w:val="none" w:sz="0" w:space="0" w:color="auto"/>
            <w:left w:val="none" w:sz="0" w:space="0" w:color="auto"/>
            <w:bottom w:val="none" w:sz="0" w:space="0" w:color="auto"/>
            <w:right w:val="none" w:sz="0" w:space="0" w:color="auto"/>
          </w:divBdr>
        </w:div>
        <w:div w:id="1448354309">
          <w:marLeft w:val="640"/>
          <w:marRight w:val="0"/>
          <w:marTop w:val="0"/>
          <w:marBottom w:val="0"/>
          <w:divBdr>
            <w:top w:val="none" w:sz="0" w:space="0" w:color="auto"/>
            <w:left w:val="none" w:sz="0" w:space="0" w:color="auto"/>
            <w:bottom w:val="none" w:sz="0" w:space="0" w:color="auto"/>
            <w:right w:val="none" w:sz="0" w:space="0" w:color="auto"/>
          </w:divBdr>
        </w:div>
        <w:div w:id="1004087511">
          <w:marLeft w:val="640"/>
          <w:marRight w:val="0"/>
          <w:marTop w:val="0"/>
          <w:marBottom w:val="0"/>
          <w:divBdr>
            <w:top w:val="none" w:sz="0" w:space="0" w:color="auto"/>
            <w:left w:val="none" w:sz="0" w:space="0" w:color="auto"/>
            <w:bottom w:val="none" w:sz="0" w:space="0" w:color="auto"/>
            <w:right w:val="none" w:sz="0" w:space="0" w:color="auto"/>
          </w:divBdr>
        </w:div>
        <w:div w:id="537276019">
          <w:marLeft w:val="640"/>
          <w:marRight w:val="0"/>
          <w:marTop w:val="0"/>
          <w:marBottom w:val="0"/>
          <w:divBdr>
            <w:top w:val="none" w:sz="0" w:space="0" w:color="auto"/>
            <w:left w:val="none" w:sz="0" w:space="0" w:color="auto"/>
            <w:bottom w:val="none" w:sz="0" w:space="0" w:color="auto"/>
            <w:right w:val="none" w:sz="0" w:space="0" w:color="auto"/>
          </w:divBdr>
        </w:div>
        <w:div w:id="1841701028">
          <w:marLeft w:val="640"/>
          <w:marRight w:val="0"/>
          <w:marTop w:val="0"/>
          <w:marBottom w:val="0"/>
          <w:divBdr>
            <w:top w:val="none" w:sz="0" w:space="0" w:color="auto"/>
            <w:left w:val="none" w:sz="0" w:space="0" w:color="auto"/>
            <w:bottom w:val="none" w:sz="0" w:space="0" w:color="auto"/>
            <w:right w:val="none" w:sz="0" w:space="0" w:color="auto"/>
          </w:divBdr>
        </w:div>
        <w:div w:id="535696332">
          <w:marLeft w:val="640"/>
          <w:marRight w:val="0"/>
          <w:marTop w:val="0"/>
          <w:marBottom w:val="0"/>
          <w:divBdr>
            <w:top w:val="none" w:sz="0" w:space="0" w:color="auto"/>
            <w:left w:val="none" w:sz="0" w:space="0" w:color="auto"/>
            <w:bottom w:val="none" w:sz="0" w:space="0" w:color="auto"/>
            <w:right w:val="none" w:sz="0" w:space="0" w:color="auto"/>
          </w:divBdr>
        </w:div>
        <w:div w:id="1360542088">
          <w:marLeft w:val="640"/>
          <w:marRight w:val="0"/>
          <w:marTop w:val="0"/>
          <w:marBottom w:val="0"/>
          <w:divBdr>
            <w:top w:val="none" w:sz="0" w:space="0" w:color="auto"/>
            <w:left w:val="none" w:sz="0" w:space="0" w:color="auto"/>
            <w:bottom w:val="none" w:sz="0" w:space="0" w:color="auto"/>
            <w:right w:val="none" w:sz="0" w:space="0" w:color="auto"/>
          </w:divBdr>
        </w:div>
        <w:div w:id="255555530">
          <w:marLeft w:val="640"/>
          <w:marRight w:val="0"/>
          <w:marTop w:val="0"/>
          <w:marBottom w:val="0"/>
          <w:divBdr>
            <w:top w:val="none" w:sz="0" w:space="0" w:color="auto"/>
            <w:left w:val="none" w:sz="0" w:space="0" w:color="auto"/>
            <w:bottom w:val="none" w:sz="0" w:space="0" w:color="auto"/>
            <w:right w:val="none" w:sz="0" w:space="0" w:color="auto"/>
          </w:divBdr>
        </w:div>
        <w:div w:id="2007125962">
          <w:marLeft w:val="640"/>
          <w:marRight w:val="0"/>
          <w:marTop w:val="0"/>
          <w:marBottom w:val="0"/>
          <w:divBdr>
            <w:top w:val="none" w:sz="0" w:space="0" w:color="auto"/>
            <w:left w:val="none" w:sz="0" w:space="0" w:color="auto"/>
            <w:bottom w:val="none" w:sz="0" w:space="0" w:color="auto"/>
            <w:right w:val="none" w:sz="0" w:space="0" w:color="auto"/>
          </w:divBdr>
        </w:div>
        <w:div w:id="2108958053">
          <w:marLeft w:val="640"/>
          <w:marRight w:val="0"/>
          <w:marTop w:val="0"/>
          <w:marBottom w:val="0"/>
          <w:divBdr>
            <w:top w:val="none" w:sz="0" w:space="0" w:color="auto"/>
            <w:left w:val="none" w:sz="0" w:space="0" w:color="auto"/>
            <w:bottom w:val="none" w:sz="0" w:space="0" w:color="auto"/>
            <w:right w:val="none" w:sz="0" w:space="0" w:color="auto"/>
          </w:divBdr>
        </w:div>
        <w:div w:id="533150856">
          <w:marLeft w:val="640"/>
          <w:marRight w:val="0"/>
          <w:marTop w:val="0"/>
          <w:marBottom w:val="0"/>
          <w:divBdr>
            <w:top w:val="none" w:sz="0" w:space="0" w:color="auto"/>
            <w:left w:val="none" w:sz="0" w:space="0" w:color="auto"/>
            <w:bottom w:val="none" w:sz="0" w:space="0" w:color="auto"/>
            <w:right w:val="none" w:sz="0" w:space="0" w:color="auto"/>
          </w:divBdr>
        </w:div>
        <w:div w:id="2142990815">
          <w:marLeft w:val="640"/>
          <w:marRight w:val="0"/>
          <w:marTop w:val="0"/>
          <w:marBottom w:val="0"/>
          <w:divBdr>
            <w:top w:val="none" w:sz="0" w:space="0" w:color="auto"/>
            <w:left w:val="none" w:sz="0" w:space="0" w:color="auto"/>
            <w:bottom w:val="none" w:sz="0" w:space="0" w:color="auto"/>
            <w:right w:val="none" w:sz="0" w:space="0" w:color="auto"/>
          </w:divBdr>
        </w:div>
        <w:div w:id="2033874865">
          <w:marLeft w:val="640"/>
          <w:marRight w:val="0"/>
          <w:marTop w:val="0"/>
          <w:marBottom w:val="0"/>
          <w:divBdr>
            <w:top w:val="none" w:sz="0" w:space="0" w:color="auto"/>
            <w:left w:val="none" w:sz="0" w:space="0" w:color="auto"/>
            <w:bottom w:val="none" w:sz="0" w:space="0" w:color="auto"/>
            <w:right w:val="none" w:sz="0" w:space="0" w:color="auto"/>
          </w:divBdr>
        </w:div>
        <w:div w:id="948974141">
          <w:marLeft w:val="640"/>
          <w:marRight w:val="0"/>
          <w:marTop w:val="0"/>
          <w:marBottom w:val="0"/>
          <w:divBdr>
            <w:top w:val="none" w:sz="0" w:space="0" w:color="auto"/>
            <w:left w:val="none" w:sz="0" w:space="0" w:color="auto"/>
            <w:bottom w:val="none" w:sz="0" w:space="0" w:color="auto"/>
            <w:right w:val="none" w:sz="0" w:space="0" w:color="auto"/>
          </w:divBdr>
        </w:div>
        <w:div w:id="1364867545">
          <w:marLeft w:val="640"/>
          <w:marRight w:val="0"/>
          <w:marTop w:val="0"/>
          <w:marBottom w:val="0"/>
          <w:divBdr>
            <w:top w:val="none" w:sz="0" w:space="0" w:color="auto"/>
            <w:left w:val="none" w:sz="0" w:space="0" w:color="auto"/>
            <w:bottom w:val="none" w:sz="0" w:space="0" w:color="auto"/>
            <w:right w:val="none" w:sz="0" w:space="0" w:color="auto"/>
          </w:divBdr>
        </w:div>
        <w:div w:id="1935046833">
          <w:marLeft w:val="640"/>
          <w:marRight w:val="0"/>
          <w:marTop w:val="0"/>
          <w:marBottom w:val="0"/>
          <w:divBdr>
            <w:top w:val="none" w:sz="0" w:space="0" w:color="auto"/>
            <w:left w:val="none" w:sz="0" w:space="0" w:color="auto"/>
            <w:bottom w:val="none" w:sz="0" w:space="0" w:color="auto"/>
            <w:right w:val="none" w:sz="0" w:space="0" w:color="auto"/>
          </w:divBdr>
        </w:div>
        <w:div w:id="1221988130">
          <w:marLeft w:val="640"/>
          <w:marRight w:val="0"/>
          <w:marTop w:val="0"/>
          <w:marBottom w:val="0"/>
          <w:divBdr>
            <w:top w:val="none" w:sz="0" w:space="0" w:color="auto"/>
            <w:left w:val="none" w:sz="0" w:space="0" w:color="auto"/>
            <w:bottom w:val="none" w:sz="0" w:space="0" w:color="auto"/>
            <w:right w:val="none" w:sz="0" w:space="0" w:color="auto"/>
          </w:divBdr>
        </w:div>
        <w:div w:id="147283546">
          <w:marLeft w:val="640"/>
          <w:marRight w:val="0"/>
          <w:marTop w:val="0"/>
          <w:marBottom w:val="0"/>
          <w:divBdr>
            <w:top w:val="none" w:sz="0" w:space="0" w:color="auto"/>
            <w:left w:val="none" w:sz="0" w:space="0" w:color="auto"/>
            <w:bottom w:val="none" w:sz="0" w:space="0" w:color="auto"/>
            <w:right w:val="none" w:sz="0" w:space="0" w:color="auto"/>
          </w:divBdr>
        </w:div>
        <w:div w:id="1056393588">
          <w:marLeft w:val="640"/>
          <w:marRight w:val="0"/>
          <w:marTop w:val="0"/>
          <w:marBottom w:val="0"/>
          <w:divBdr>
            <w:top w:val="none" w:sz="0" w:space="0" w:color="auto"/>
            <w:left w:val="none" w:sz="0" w:space="0" w:color="auto"/>
            <w:bottom w:val="none" w:sz="0" w:space="0" w:color="auto"/>
            <w:right w:val="none" w:sz="0" w:space="0" w:color="auto"/>
          </w:divBdr>
        </w:div>
        <w:div w:id="602498903">
          <w:marLeft w:val="640"/>
          <w:marRight w:val="0"/>
          <w:marTop w:val="0"/>
          <w:marBottom w:val="0"/>
          <w:divBdr>
            <w:top w:val="none" w:sz="0" w:space="0" w:color="auto"/>
            <w:left w:val="none" w:sz="0" w:space="0" w:color="auto"/>
            <w:bottom w:val="none" w:sz="0" w:space="0" w:color="auto"/>
            <w:right w:val="none" w:sz="0" w:space="0" w:color="auto"/>
          </w:divBdr>
        </w:div>
        <w:div w:id="1320386275">
          <w:marLeft w:val="640"/>
          <w:marRight w:val="0"/>
          <w:marTop w:val="0"/>
          <w:marBottom w:val="0"/>
          <w:divBdr>
            <w:top w:val="none" w:sz="0" w:space="0" w:color="auto"/>
            <w:left w:val="none" w:sz="0" w:space="0" w:color="auto"/>
            <w:bottom w:val="none" w:sz="0" w:space="0" w:color="auto"/>
            <w:right w:val="none" w:sz="0" w:space="0" w:color="auto"/>
          </w:divBdr>
        </w:div>
        <w:div w:id="415136195">
          <w:marLeft w:val="640"/>
          <w:marRight w:val="0"/>
          <w:marTop w:val="0"/>
          <w:marBottom w:val="0"/>
          <w:divBdr>
            <w:top w:val="none" w:sz="0" w:space="0" w:color="auto"/>
            <w:left w:val="none" w:sz="0" w:space="0" w:color="auto"/>
            <w:bottom w:val="none" w:sz="0" w:space="0" w:color="auto"/>
            <w:right w:val="none" w:sz="0" w:space="0" w:color="auto"/>
          </w:divBdr>
        </w:div>
      </w:divsChild>
    </w:div>
    <w:div w:id="69622673">
      <w:marLeft w:val="0"/>
      <w:marRight w:val="0"/>
      <w:marTop w:val="0"/>
      <w:marBottom w:val="0"/>
      <w:divBdr>
        <w:top w:val="none" w:sz="0" w:space="0" w:color="auto"/>
        <w:left w:val="none" w:sz="0" w:space="0" w:color="auto"/>
        <w:bottom w:val="none" w:sz="0" w:space="0" w:color="auto"/>
        <w:right w:val="none" w:sz="0" w:space="0" w:color="auto"/>
      </w:divBdr>
    </w:div>
    <w:div w:id="70779835">
      <w:bodyDiv w:val="1"/>
      <w:marLeft w:val="0"/>
      <w:marRight w:val="0"/>
      <w:marTop w:val="0"/>
      <w:marBottom w:val="0"/>
      <w:divBdr>
        <w:top w:val="none" w:sz="0" w:space="0" w:color="auto"/>
        <w:left w:val="none" w:sz="0" w:space="0" w:color="auto"/>
        <w:bottom w:val="none" w:sz="0" w:space="0" w:color="auto"/>
        <w:right w:val="none" w:sz="0" w:space="0" w:color="auto"/>
      </w:divBdr>
      <w:divsChild>
        <w:div w:id="606500256">
          <w:marLeft w:val="640"/>
          <w:marRight w:val="0"/>
          <w:marTop w:val="0"/>
          <w:marBottom w:val="0"/>
          <w:divBdr>
            <w:top w:val="none" w:sz="0" w:space="0" w:color="auto"/>
            <w:left w:val="none" w:sz="0" w:space="0" w:color="auto"/>
            <w:bottom w:val="none" w:sz="0" w:space="0" w:color="auto"/>
            <w:right w:val="none" w:sz="0" w:space="0" w:color="auto"/>
          </w:divBdr>
        </w:div>
        <w:div w:id="204174451">
          <w:marLeft w:val="640"/>
          <w:marRight w:val="0"/>
          <w:marTop w:val="0"/>
          <w:marBottom w:val="0"/>
          <w:divBdr>
            <w:top w:val="none" w:sz="0" w:space="0" w:color="auto"/>
            <w:left w:val="none" w:sz="0" w:space="0" w:color="auto"/>
            <w:bottom w:val="none" w:sz="0" w:space="0" w:color="auto"/>
            <w:right w:val="none" w:sz="0" w:space="0" w:color="auto"/>
          </w:divBdr>
        </w:div>
        <w:div w:id="115564421">
          <w:marLeft w:val="640"/>
          <w:marRight w:val="0"/>
          <w:marTop w:val="0"/>
          <w:marBottom w:val="0"/>
          <w:divBdr>
            <w:top w:val="none" w:sz="0" w:space="0" w:color="auto"/>
            <w:left w:val="none" w:sz="0" w:space="0" w:color="auto"/>
            <w:bottom w:val="none" w:sz="0" w:space="0" w:color="auto"/>
            <w:right w:val="none" w:sz="0" w:space="0" w:color="auto"/>
          </w:divBdr>
        </w:div>
        <w:div w:id="463887937">
          <w:marLeft w:val="640"/>
          <w:marRight w:val="0"/>
          <w:marTop w:val="0"/>
          <w:marBottom w:val="0"/>
          <w:divBdr>
            <w:top w:val="none" w:sz="0" w:space="0" w:color="auto"/>
            <w:left w:val="none" w:sz="0" w:space="0" w:color="auto"/>
            <w:bottom w:val="none" w:sz="0" w:space="0" w:color="auto"/>
            <w:right w:val="none" w:sz="0" w:space="0" w:color="auto"/>
          </w:divBdr>
        </w:div>
        <w:div w:id="1114863816">
          <w:marLeft w:val="640"/>
          <w:marRight w:val="0"/>
          <w:marTop w:val="0"/>
          <w:marBottom w:val="0"/>
          <w:divBdr>
            <w:top w:val="none" w:sz="0" w:space="0" w:color="auto"/>
            <w:left w:val="none" w:sz="0" w:space="0" w:color="auto"/>
            <w:bottom w:val="none" w:sz="0" w:space="0" w:color="auto"/>
            <w:right w:val="none" w:sz="0" w:space="0" w:color="auto"/>
          </w:divBdr>
        </w:div>
        <w:div w:id="1011614047">
          <w:marLeft w:val="640"/>
          <w:marRight w:val="0"/>
          <w:marTop w:val="0"/>
          <w:marBottom w:val="0"/>
          <w:divBdr>
            <w:top w:val="none" w:sz="0" w:space="0" w:color="auto"/>
            <w:left w:val="none" w:sz="0" w:space="0" w:color="auto"/>
            <w:bottom w:val="none" w:sz="0" w:space="0" w:color="auto"/>
            <w:right w:val="none" w:sz="0" w:space="0" w:color="auto"/>
          </w:divBdr>
        </w:div>
        <w:div w:id="1397050944">
          <w:marLeft w:val="640"/>
          <w:marRight w:val="0"/>
          <w:marTop w:val="0"/>
          <w:marBottom w:val="0"/>
          <w:divBdr>
            <w:top w:val="none" w:sz="0" w:space="0" w:color="auto"/>
            <w:left w:val="none" w:sz="0" w:space="0" w:color="auto"/>
            <w:bottom w:val="none" w:sz="0" w:space="0" w:color="auto"/>
            <w:right w:val="none" w:sz="0" w:space="0" w:color="auto"/>
          </w:divBdr>
        </w:div>
        <w:div w:id="1355693389">
          <w:marLeft w:val="640"/>
          <w:marRight w:val="0"/>
          <w:marTop w:val="0"/>
          <w:marBottom w:val="0"/>
          <w:divBdr>
            <w:top w:val="none" w:sz="0" w:space="0" w:color="auto"/>
            <w:left w:val="none" w:sz="0" w:space="0" w:color="auto"/>
            <w:bottom w:val="none" w:sz="0" w:space="0" w:color="auto"/>
            <w:right w:val="none" w:sz="0" w:space="0" w:color="auto"/>
          </w:divBdr>
        </w:div>
        <w:div w:id="1650744041">
          <w:marLeft w:val="640"/>
          <w:marRight w:val="0"/>
          <w:marTop w:val="0"/>
          <w:marBottom w:val="0"/>
          <w:divBdr>
            <w:top w:val="none" w:sz="0" w:space="0" w:color="auto"/>
            <w:left w:val="none" w:sz="0" w:space="0" w:color="auto"/>
            <w:bottom w:val="none" w:sz="0" w:space="0" w:color="auto"/>
            <w:right w:val="none" w:sz="0" w:space="0" w:color="auto"/>
          </w:divBdr>
        </w:div>
        <w:div w:id="1441684807">
          <w:marLeft w:val="640"/>
          <w:marRight w:val="0"/>
          <w:marTop w:val="0"/>
          <w:marBottom w:val="0"/>
          <w:divBdr>
            <w:top w:val="none" w:sz="0" w:space="0" w:color="auto"/>
            <w:left w:val="none" w:sz="0" w:space="0" w:color="auto"/>
            <w:bottom w:val="none" w:sz="0" w:space="0" w:color="auto"/>
            <w:right w:val="none" w:sz="0" w:space="0" w:color="auto"/>
          </w:divBdr>
        </w:div>
        <w:div w:id="924459713">
          <w:marLeft w:val="640"/>
          <w:marRight w:val="0"/>
          <w:marTop w:val="0"/>
          <w:marBottom w:val="0"/>
          <w:divBdr>
            <w:top w:val="none" w:sz="0" w:space="0" w:color="auto"/>
            <w:left w:val="none" w:sz="0" w:space="0" w:color="auto"/>
            <w:bottom w:val="none" w:sz="0" w:space="0" w:color="auto"/>
            <w:right w:val="none" w:sz="0" w:space="0" w:color="auto"/>
          </w:divBdr>
        </w:div>
        <w:div w:id="1663580540">
          <w:marLeft w:val="640"/>
          <w:marRight w:val="0"/>
          <w:marTop w:val="0"/>
          <w:marBottom w:val="0"/>
          <w:divBdr>
            <w:top w:val="none" w:sz="0" w:space="0" w:color="auto"/>
            <w:left w:val="none" w:sz="0" w:space="0" w:color="auto"/>
            <w:bottom w:val="none" w:sz="0" w:space="0" w:color="auto"/>
            <w:right w:val="none" w:sz="0" w:space="0" w:color="auto"/>
          </w:divBdr>
        </w:div>
        <w:div w:id="228617870">
          <w:marLeft w:val="640"/>
          <w:marRight w:val="0"/>
          <w:marTop w:val="0"/>
          <w:marBottom w:val="0"/>
          <w:divBdr>
            <w:top w:val="none" w:sz="0" w:space="0" w:color="auto"/>
            <w:left w:val="none" w:sz="0" w:space="0" w:color="auto"/>
            <w:bottom w:val="none" w:sz="0" w:space="0" w:color="auto"/>
            <w:right w:val="none" w:sz="0" w:space="0" w:color="auto"/>
          </w:divBdr>
        </w:div>
        <w:div w:id="466631490">
          <w:marLeft w:val="640"/>
          <w:marRight w:val="0"/>
          <w:marTop w:val="0"/>
          <w:marBottom w:val="0"/>
          <w:divBdr>
            <w:top w:val="none" w:sz="0" w:space="0" w:color="auto"/>
            <w:left w:val="none" w:sz="0" w:space="0" w:color="auto"/>
            <w:bottom w:val="none" w:sz="0" w:space="0" w:color="auto"/>
            <w:right w:val="none" w:sz="0" w:space="0" w:color="auto"/>
          </w:divBdr>
        </w:div>
        <w:div w:id="584997667">
          <w:marLeft w:val="640"/>
          <w:marRight w:val="0"/>
          <w:marTop w:val="0"/>
          <w:marBottom w:val="0"/>
          <w:divBdr>
            <w:top w:val="none" w:sz="0" w:space="0" w:color="auto"/>
            <w:left w:val="none" w:sz="0" w:space="0" w:color="auto"/>
            <w:bottom w:val="none" w:sz="0" w:space="0" w:color="auto"/>
            <w:right w:val="none" w:sz="0" w:space="0" w:color="auto"/>
          </w:divBdr>
        </w:div>
        <w:div w:id="271788264">
          <w:marLeft w:val="640"/>
          <w:marRight w:val="0"/>
          <w:marTop w:val="0"/>
          <w:marBottom w:val="0"/>
          <w:divBdr>
            <w:top w:val="none" w:sz="0" w:space="0" w:color="auto"/>
            <w:left w:val="none" w:sz="0" w:space="0" w:color="auto"/>
            <w:bottom w:val="none" w:sz="0" w:space="0" w:color="auto"/>
            <w:right w:val="none" w:sz="0" w:space="0" w:color="auto"/>
          </w:divBdr>
        </w:div>
        <w:div w:id="436364622">
          <w:marLeft w:val="640"/>
          <w:marRight w:val="0"/>
          <w:marTop w:val="0"/>
          <w:marBottom w:val="0"/>
          <w:divBdr>
            <w:top w:val="none" w:sz="0" w:space="0" w:color="auto"/>
            <w:left w:val="none" w:sz="0" w:space="0" w:color="auto"/>
            <w:bottom w:val="none" w:sz="0" w:space="0" w:color="auto"/>
            <w:right w:val="none" w:sz="0" w:space="0" w:color="auto"/>
          </w:divBdr>
        </w:div>
        <w:div w:id="1662074632">
          <w:marLeft w:val="640"/>
          <w:marRight w:val="0"/>
          <w:marTop w:val="0"/>
          <w:marBottom w:val="0"/>
          <w:divBdr>
            <w:top w:val="none" w:sz="0" w:space="0" w:color="auto"/>
            <w:left w:val="none" w:sz="0" w:space="0" w:color="auto"/>
            <w:bottom w:val="none" w:sz="0" w:space="0" w:color="auto"/>
            <w:right w:val="none" w:sz="0" w:space="0" w:color="auto"/>
          </w:divBdr>
        </w:div>
        <w:div w:id="1869953037">
          <w:marLeft w:val="640"/>
          <w:marRight w:val="0"/>
          <w:marTop w:val="0"/>
          <w:marBottom w:val="0"/>
          <w:divBdr>
            <w:top w:val="none" w:sz="0" w:space="0" w:color="auto"/>
            <w:left w:val="none" w:sz="0" w:space="0" w:color="auto"/>
            <w:bottom w:val="none" w:sz="0" w:space="0" w:color="auto"/>
            <w:right w:val="none" w:sz="0" w:space="0" w:color="auto"/>
          </w:divBdr>
        </w:div>
        <w:div w:id="1760904363">
          <w:marLeft w:val="640"/>
          <w:marRight w:val="0"/>
          <w:marTop w:val="0"/>
          <w:marBottom w:val="0"/>
          <w:divBdr>
            <w:top w:val="none" w:sz="0" w:space="0" w:color="auto"/>
            <w:left w:val="none" w:sz="0" w:space="0" w:color="auto"/>
            <w:bottom w:val="none" w:sz="0" w:space="0" w:color="auto"/>
            <w:right w:val="none" w:sz="0" w:space="0" w:color="auto"/>
          </w:divBdr>
        </w:div>
        <w:div w:id="124199739">
          <w:marLeft w:val="640"/>
          <w:marRight w:val="0"/>
          <w:marTop w:val="0"/>
          <w:marBottom w:val="0"/>
          <w:divBdr>
            <w:top w:val="none" w:sz="0" w:space="0" w:color="auto"/>
            <w:left w:val="none" w:sz="0" w:space="0" w:color="auto"/>
            <w:bottom w:val="none" w:sz="0" w:space="0" w:color="auto"/>
            <w:right w:val="none" w:sz="0" w:space="0" w:color="auto"/>
          </w:divBdr>
        </w:div>
        <w:div w:id="1229804820">
          <w:marLeft w:val="640"/>
          <w:marRight w:val="0"/>
          <w:marTop w:val="0"/>
          <w:marBottom w:val="0"/>
          <w:divBdr>
            <w:top w:val="none" w:sz="0" w:space="0" w:color="auto"/>
            <w:left w:val="none" w:sz="0" w:space="0" w:color="auto"/>
            <w:bottom w:val="none" w:sz="0" w:space="0" w:color="auto"/>
            <w:right w:val="none" w:sz="0" w:space="0" w:color="auto"/>
          </w:divBdr>
        </w:div>
        <w:div w:id="1900432325">
          <w:marLeft w:val="640"/>
          <w:marRight w:val="0"/>
          <w:marTop w:val="0"/>
          <w:marBottom w:val="0"/>
          <w:divBdr>
            <w:top w:val="none" w:sz="0" w:space="0" w:color="auto"/>
            <w:left w:val="none" w:sz="0" w:space="0" w:color="auto"/>
            <w:bottom w:val="none" w:sz="0" w:space="0" w:color="auto"/>
            <w:right w:val="none" w:sz="0" w:space="0" w:color="auto"/>
          </w:divBdr>
        </w:div>
        <w:div w:id="1495990458">
          <w:marLeft w:val="640"/>
          <w:marRight w:val="0"/>
          <w:marTop w:val="0"/>
          <w:marBottom w:val="0"/>
          <w:divBdr>
            <w:top w:val="none" w:sz="0" w:space="0" w:color="auto"/>
            <w:left w:val="none" w:sz="0" w:space="0" w:color="auto"/>
            <w:bottom w:val="none" w:sz="0" w:space="0" w:color="auto"/>
            <w:right w:val="none" w:sz="0" w:space="0" w:color="auto"/>
          </w:divBdr>
        </w:div>
        <w:div w:id="1190294674">
          <w:marLeft w:val="640"/>
          <w:marRight w:val="0"/>
          <w:marTop w:val="0"/>
          <w:marBottom w:val="0"/>
          <w:divBdr>
            <w:top w:val="none" w:sz="0" w:space="0" w:color="auto"/>
            <w:left w:val="none" w:sz="0" w:space="0" w:color="auto"/>
            <w:bottom w:val="none" w:sz="0" w:space="0" w:color="auto"/>
            <w:right w:val="none" w:sz="0" w:space="0" w:color="auto"/>
          </w:divBdr>
        </w:div>
        <w:div w:id="1081758999">
          <w:marLeft w:val="640"/>
          <w:marRight w:val="0"/>
          <w:marTop w:val="0"/>
          <w:marBottom w:val="0"/>
          <w:divBdr>
            <w:top w:val="none" w:sz="0" w:space="0" w:color="auto"/>
            <w:left w:val="none" w:sz="0" w:space="0" w:color="auto"/>
            <w:bottom w:val="none" w:sz="0" w:space="0" w:color="auto"/>
            <w:right w:val="none" w:sz="0" w:space="0" w:color="auto"/>
          </w:divBdr>
        </w:div>
        <w:div w:id="2110159722">
          <w:marLeft w:val="640"/>
          <w:marRight w:val="0"/>
          <w:marTop w:val="0"/>
          <w:marBottom w:val="0"/>
          <w:divBdr>
            <w:top w:val="none" w:sz="0" w:space="0" w:color="auto"/>
            <w:left w:val="none" w:sz="0" w:space="0" w:color="auto"/>
            <w:bottom w:val="none" w:sz="0" w:space="0" w:color="auto"/>
            <w:right w:val="none" w:sz="0" w:space="0" w:color="auto"/>
          </w:divBdr>
        </w:div>
        <w:div w:id="902256328">
          <w:marLeft w:val="640"/>
          <w:marRight w:val="0"/>
          <w:marTop w:val="0"/>
          <w:marBottom w:val="0"/>
          <w:divBdr>
            <w:top w:val="none" w:sz="0" w:space="0" w:color="auto"/>
            <w:left w:val="none" w:sz="0" w:space="0" w:color="auto"/>
            <w:bottom w:val="none" w:sz="0" w:space="0" w:color="auto"/>
            <w:right w:val="none" w:sz="0" w:space="0" w:color="auto"/>
          </w:divBdr>
        </w:div>
        <w:div w:id="919606613">
          <w:marLeft w:val="640"/>
          <w:marRight w:val="0"/>
          <w:marTop w:val="0"/>
          <w:marBottom w:val="0"/>
          <w:divBdr>
            <w:top w:val="none" w:sz="0" w:space="0" w:color="auto"/>
            <w:left w:val="none" w:sz="0" w:space="0" w:color="auto"/>
            <w:bottom w:val="none" w:sz="0" w:space="0" w:color="auto"/>
            <w:right w:val="none" w:sz="0" w:space="0" w:color="auto"/>
          </w:divBdr>
        </w:div>
        <w:div w:id="1892494109">
          <w:marLeft w:val="640"/>
          <w:marRight w:val="0"/>
          <w:marTop w:val="0"/>
          <w:marBottom w:val="0"/>
          <w:divBdr>
            <w:top w:val="none" w:sz="0" w:space="0" w:color="auto"/>
            <w:left w:val="none" w:sz="0" w:space="0" w:color="auto"/>
            <w:bottom w:val="none" w:sz="0" w:space="0" w:color="auto"/>
            <w:right w:val="none" w:sz="0" w:space="0" w:color="auto"/>
          </w:divBdr>
        </w:div>
        <w:div w:id="719863138">
          <w:marLeft w:val="640"/>
          <w:marRight w:val="0"/>
          <w:marTop w:val="0"/>
          <w:marBottom w:val="0"/>
          <w:divBdr>
            <w:top w:val="none" w:sz="0" w:space="0" w:color="auto"/>
            <w:left w:val="none" w:sz="0" w:space="0" w:color="auto"/>
            <w:bottom w:val="none" w:sz="0" w:space="0" w:color="auto"/>
            <w:right w:val="none" w:sz="0" w:space="0" w:color="auto"/>
          </w:divBdr>
        </w:div>
        <w:div w:id="1051928350">
          <w:marLeft w:val="640"/>
          <w:marRight w:val="0"/>
          <w:marTop w:val="0"/>
          <w:marBottom w:val="0"/>
          <w:divBdr>
            <w:top w:val="none" w:sz="0" w:space="0" w:color="auto"/>
            <w:left w:val="none" w:sz="0" w:space="0" w:color="auto"/>
            <w:bottom w:val="none" w:sz="0" w:space="0" w:color="auto"/>
            <w:right w:val="none" w:sz="0" w:space="0" w:color="auto"/>
          </w:divBdr>
        </w:div>
        <w:div w:id="959652542">
          <w:marLeft w:val="640"/>
          <w:marRight w:val="0"/>
          <w:marTop w:val="0"/>
          <w:marBottom w:val="0"/>
          <w:divBdr>
            <w:top w:val="none" w:sz="0" w:space="0" w:color="auto"/>
            <w:left w:val="none" w:sz="0" w:space="0" w:color="auto"/>
            <w:bottom w:val="none" w:sz="0" w:space="0" w:color="auto"/>
            <w:right w:val="none" w:sz="0" w:space="0" w:color="auto"/>
          </w:divBdr>
        </w:div>
        <w:div w:id="338000703">
          <w:marLeft w:val="640"/>
          <w:marRight w:val="0"/>
          <w:marTop w:val="0"/>
          <w:marBottom w:val="0"/>
          <w:divBdr>
            <w:top w:val="none" w:sz="0" w:space="0" w:color="auto"/>
            <w:left w:val="none" w:sz="0" w:space="0" w:color="auto"/>
            <w:bottom w:val="none" w:sz="0" w:space="0" w:color="auto"/>
            <w:right w:val="none" w:sz="0" w:space="0" w:color="auto"/>
          </w:divBdr>
        </w:div>
        <w:div w:id="1785923567">
          <w:marLeft w:val="640"/>
          <w:marRight w:val="0"/>
          <w:marTop w:val="0"/>
          <w:marBottom w:val="0"/>
          <w:divBdr>
            <w:top w:val="none" w:sz="0" w:space="0" w:color="auto"/>
            <w:left w:val="none" w:sz="0" w:space="0" w:color="auto"/>
            <w:bottom w:val="none" w:sz="0" w:space="0" w:color="auto"/>
            <w:right w:val="none" w:sz="0" w:space="0" w:color="auto"/>
          </w:divBdr>
        </w:div>
        <w:div w:id="960460473">
          <w:marLeft w:val="640"/>
          <w:marRight w:val="0"/>
          <w:marTop w:val="0"/>
          <w:marBottom w:val="0"/>
          <w:divBdr>
            <w:top w:val="none" w:sz="0" w:space="0" w:color="auto"/>
            <w:left w:val="none" w:sz="0" w:space="0" w:color="auto"/>
            <w:bottom w:val="none" w:sz="0" w:space="0" w:color="auto"/>
            <w:right w:val="none" w:sz="0" w:space="0" w:color="auto"/>
          </w:divBdr>
        </w:div>
        <w:div w:id="448279301">
          <w:marLeft w:val="640"/>
          <w:marRight w:val="0"/>
          <w:marTop w:val="0"/>
          <w:marBottom w:val="0"/>
          <w:divBdr>
            <w:top w:val="none" w:sz="0" w:space="0" w:color="auto"/>
            <w:left w:val="none" w:sz="0" w:space="0" w:color="auto"/>
            <w:bottom w:val="none" w:sz="0" w:space="0" w:color="auto"/>
            <w:right w:val="none" w:sz="0" w:space="0" w:color="auto"/>
          </w:divBdr>
        </w:div>
        <w:div w:id="32001393">
          <w:marLeft w:val="640"/>
          <w:marRight w:val="0"/>
          <w:marTop w:val="0"/>
          <w:marBottom w:val="0"/>
          <w:divBdr>
            <w:top w:val="none" w:sz="0" w:space="0" w:color="auto"/>
            <w:left w:val="none" w:sz="0" w:space="0" w:color="auto"/>
            <w:bottom w:val="none" w:sz="0" w:space="0" w:color="auto"/>
            <w:right w:val="none" w:sz="0" w:space="0" w:color="auto"/>
          </w:divBdr>
        </w:div>
      </w:divsChild>
    </w:div>
    <w:div w:id="71777519">
      <w:bodyDiv w:val="1"/>
      <w:marLeft w:val="0"/>
      <w:marRight w:val="0"/>
      <w:marTop w:val="0"/>
      <w:marBottom w:val="0"/>
      <w:divBdr>
        <w:top w:val="none" w:sz="0" w:space="0" w:color="auto"/>
        <w:left w:val="none" w:sz="0" w:space="0" w:color="auto"/>
        <w:bottom w:val="none" w:sz="0" w:space="0" w:color="auto"/>
        <w:right w:val="none" w:sz="0" w:space="0" w:color="auto"/>
      </w:divBdr>
      <w:divsChild>
        <w:div w:id="531114381">
          <w:marLeft w:val="640"/>
          <w:marRight w:val="0"/>
          <w:marTop w:val="0"/>
          <w:marBottom w:val="0"/>
          <w:divBdr>
            <w:top w:val="none" w:sz="0" w:space="0" w:color="auto"/>
            <w:left w:val="none" w:sz="0" w:space="0" w:color="auto"/>
            <w:bottom w:val="none" w:sz="0" w:space="0" w:color="auto"/>
            <w:right w:val="none" w:sz="0" w:space="0" w:color="auto"/>
          </w:divBdr>
        </w:div>
        <w:div w:id="535503166">
          <w:marLeft w:val="640"/>
          <w:marRight w:val="0"/>
          <w:marTop w:val="0"/>
          <w:marBottom w:val="0"/>
          <w:divBdr>
            <w:top w:val="none" w:sz="0" w:space="0" w:color="auto"/>
            <w:left w:val="none" w:sz="0" w:space="0" w:color="auto"/>
            <w:bottom w:val="none" w:sz="0" w:space="0" w:color="auto"/>
            <w:right w:val="none" w:sz="0" w:space="0" w:color="auto"/>
          </w:divBdr>
        </w:div>
        <w:div w:id="1472092711">
          <w:marLeft w:val="640"/>
          <w:marRight w:val="0"/>
          <w:marTop w:val="0"/>
          <w:marBottom w:val="0"/>
          <w:divBdr>
            <w:top w:val="none" w:sz="0" w:space="0" w:color="auto"/>
            <w:left w:val="none" w:sz="0" w:space="0" w:color="auto"/>
            <w:bottom w:val="none" w:sz="0" w:space="0" w:color="auto"/>
            <w:right w:val="none" w:sz="0" w:space="0" w:color="auto"/>
          </w:divBdr>
        </w:div>
        <w:div w:id="688722445">
          <w:marLeft w:val="640"/>
          <w:marRight w:val="0"/>
          <w:marTop w:val="0"/>
          <w:marBottom w:val="0"/>
          <w:divBdr>
            <w:top w:val="none" w:sz="0" w:space="0" w:color="auto"/>
            <w:left w:val="none" w:sz="0" w:space="0" w:color="auto"/>
            <w:bottom w:val="none" w:sz="0" w:space="0" w:color="auto"/>
            <w:right w:val="none" w:sz="0" w:space="0" w:color="auto"/>
          </w:divBdr>
        </w:div>
        <w:div w:id="921060820">
          <w:marLeft w:val="640"/>
          <w:marRight w:val="0"/>
          <w:marTop w:val="0"/>
          <w:marBottom w:val="0"/>
          <w:divBdr>
            <w:top w:val="none" w:sz="0" w:space="0" w:color="auto"/>
            <w:left w:val="none" w:sz="0" w:space="0" w:color="auto"/>
            <w:bottom w:val="none" w:sz="0" w:space="0" w:color="auto"/>
            <w:right w:val="none" w:sz="0" w:space="0" w:color="auto"/>
          </w:divBdr>
        </w:div>
        <w:div w:id="1252590775">
          <w:marLeft w:val="640"/>
          <w:marRight w:val="0"/>
          <w:marTop w:val="0"/>
          <w:marBottom w:val="0"/>
          <w:divBdr>
            <w:top w:val="none" w:sz="0" w:space="0" w:color="auto"/>
            <w:left w:val="none" w:sz="0" w:space="0" w:color="auto"/>
            <w:bottom w:val="none" w:sz="0" w:space="0" w:color="auto"/>
            <w:right w:val="none" w:sz="0" w:space="0" w:color="auto"/>
          </w:divBdr>
        </w:div>
        <w:div w:id="2002194324">
          <w:marLeft w:val="640"/>
          <w:marRight w:val="0"/>
          <w:marTop w:val="0"/>
          <w:marBottom w:val="0"/>
          <w:divBdr>
            <w:top w:val="none" w:sz="0" w:space="0" w:color="auto"/>
            <w:left w:val="none" w:sz="0" w:space="0" w:color="auto"/>
            <w:bottom w:val="none" w:sz="0" w:space="0" w:color="auto"/>
            <w:right w:val="none" w:sz="0" w:space="0" w:color="auto"/>
          </w:divBdr>
        </w:div>
        <w:div w:id="377357537">
          <w:marLeft w:val="640"/>
          <w:marRight w:val="0"/>
          <w:marTop w:val="0"/>
          <w:marBottom w:val="0"/>
          <w:divBdr>
            <w:top w:val="none" w:sz="0" w:space="0" w:color="auto"/>
            <w:left w:val="none" w:sz="0" w:space="0" w:color="auto"/>
            <w:bottom w:val="none" w:sz="0" w:space="0" w:color="auto"/>
            <w:right w:val="none" w:sz="0" w:space="0" w:color="auto"/>
          </w:divBdr>
        </w:div>
        <w:div w:id="2113277500">
          <w:marLeft w:val="640"/>
          <w:marRight w:val="0"/>
          <w:marTop w:val="0"/>
          <w:marBottom w:val="0"/>
          <w:divBdr>
            <w:top w:val="none" w:sz="0" w:space="0" w:color="auto"/>
            <w:left w:val="none" w:sz="0" w:space="0" w:color="auto"/>
            <w:bottom w:val="none" w:sz="0" w:space="0" w:color="auto"/>
            <w:right w:val="none" w:sz="0" w:space="0" w:color="auto"/>
          </w:divBdr>
        </w:div>
        <w:div w:id="958611653">
          <w:marLeft w:val="640"/>
          <w:marRight w:val="0"/>
          <w:marTop w:val="0"/>
          <w:marBottom w:val="0"/>
          <w:divBdr>
            <w:top w:val="none" w:sz="0" w:space="0" w:color="auto"/>
            <w:left w:val="none" w:sz="0" w:space="0" w:color="auto"/>
            <w:bottom w:val="none" w:sz="0" w:space="0" w:color="auto"/>
            <w:right w:val="none" w:sz="0" w:space="0" w:color="auto"/>
          </w:divBdr>
        </w:div>
        <w:div w:id="1315640779">
          <w:marLeft w:val="640"/>
          <w:marRight w:val="0"/>
          <w:marTop w:val="0"/>
          <w:marBottom w:val="0"/>
          <w:divBdr>
            <w:top w:val="none" w:sz="0" w:space="0" w:color="auto"/>
            <w:left w:val="none" w:sz="0" w:space="0" w:color="auto"/>
            <w:bottom w:val="none" w:sz="0" w:space="0" w:color="auto"/>
            <w:right w:val="none" w:sz="0" w:space="0" w:color="auto"/>
          </w:divBdr>
        </w:div>
        <w:div w:id="961112797">
          <w:marLeft w:val="640"/>
          <w:marRight w:val="0"/>
          <w:marTop w:val="0"/>
          <w:marBottom w:val="0"/>
          <w:divBdr>
            <w:top w:val="none" w:sz="0" w:space="0" w:color="auto"/>
            <w:left w:val="none" w:sz="0" w:space="0" w:color="auto"/>
            <w:bottom w:val="none" w:sz="0" w:space="0" w:color="auto"/>
            <w:right w:val="none" w:sz="0" w:space="0" w:color="auto"/>
          </w:divBdr>
        </w:div>
        <w:div w:id="1947302456">
          <w:marLeft w:val="640"/>
          <w:marRight w:val="0"/>
          <w:marTop w:val="0"/>
          <w:marBottom w:val="0"/>
          <w:divBdr>
            <w:top w:val="none" w:sz="0" w:space="0" w:color="auto"/>
            <w:left w:val="none" w:sz="0" w:space="0" w:color="auto"/>
            <w:bottom w:val="none" w:sz="0" w:space="0" w:color="auto"/>
            <w:right w:val="none" w:sz="0" w:space="0" w:color="auto"/>
          </w:divBdr>
        </w:div>
        <w:div w:id="1144158104">
          <w:marLeft w:val="640"/>
          <w:marRight w:val="0"/>
          <w:marTop w:val="0"/>
          <w:marBottom w:val="0"/>
          <w:divBdr>
            <w:top w:val="none" w:sz="0" w:space="0" w:color="auto"/>
            <w:left w:val="none" w:sz="0" w:space="0" w:color="auto"/>
            <w:bottom w:val="none" w:sz="0" w:space="0" w:color="auto"/>
            <w:right w:val="none" w:sz="0" w:space="0" w:color="auto"/>
          </w:divBdr>
        </w:div>
        <w:div w:id="213274696">
          <w:marLeft w:val="640"/>
          <w:marRight w:val="0"/>
          <w:marTop w:val="0"/>
          <w:marBottom w:val="0"/>
          <w:divBdr>
            <w:top w:val="none" w:sz="0" w:space="0" w:color="auto"/>
            <w:left w:val="none" w:sz="0" w:space="0" w:color="auto"/>
            <w:bottom w:val="none" w:sz="0" w:space="0" w:color="auto"/>
            <w:right w:val="none" w:sz="0" w:space="0" w:color="auto"/>
          </w:divBdr>
        </w:div>
        <w:div w:id="1684088197">
          <w:marLeft w:val="640"/>
          <w:marRight w:val="0"/>
          <w:marTop w:val="0"/>
          <w:marBottom w:val="0"/>
          <w:divBdr>
            <w:top w:val="none" w:sz="0" w:space="0" w:color="auto"/>
            <w:left w:val="none" w:sz="0" w:space="0" w:color="auto"/>
            <w:bottom w:val="none" w:sz="0" w:space="0" w:color="auto"/>
            <w:right w:val="none" w:sz="0" w:space="0" w:color="auto"/>
          </w:divBdr>
        </w:div>
        <w:div w:id="1381246932">
          <w:marLeft w:val="640"/>
          <w:marRight w:val="0"/>
          <w:marTop w:val="0"/>
          <w:marBottom w:val="0"/>
          <w:divBdr>
            <w:top w:val="none" w:sz="0" w:space="0" w:color="auto"/>
            <w:left w:val="none" w:sz="0" w:space="0" w:color="auto"/>
            <w:bottom w:val="none" w:sz="0" w:space="0" w:color="auto"/>
            <w:right w:val="none" w:sz="0" w:space="0" w:color="auto"/>
          </w:divBdr>
        </w:div>
        <w:div w:id="1399094424">
          <w:marLeft w:val="640"/>
          <w:marRight w:val="0"/>
          <w:marTop w:val="0"/>
          <w:marBottom w:val="0"/>
          <w:divBdr>
            <w:top w:val="none" w:sz="0" w:space="0" w:color="auto"/>
            <w:left w:val="none" w:sz="0" w:space="0" w:color="auto"/>
            <w:bottom w:val="none" w:sz="0" w:space="0" w:color="auto"/>
            <w:right w:val="none" w:sz="0" w:space="0" w:color="auto"/>
          </w:divBdr>
        </w:div>
        <w:div w:id="416445870">
          <w:marLeft w:val="640"/>
          <w:marRight w:val="0"/>
          <w:marTop w:val="0"/>
          <w:marBottom w:val="0"/>
          <w:divBdr>
            <w:top w:val="none" w:sz="0" w:space="0" w:color="auto"/>
            <w:left w:val="none" w:sz="0" w:space="0" w:color="auto"/>
            <w:bottom w:val="none" w:sz="0" w:space="0" w:color="auto"/>
            <w:right w:val="none" w:sz="0" w:space="0" w:color="auto"/>
          </w:divBdr>
        </w:div>
        <w:div w:id="1312444537">
          <w:marLeft w:val="640"/>
          <w:marRight w:val="0"/>
          <w:marTop w:val="0"/>
          <w:marBottom w:val="0"/>
          <w:divBdr>
            <w:top w:val="none" w:sz="0" w:space="0" w:color="auto"/>
            <w:left w:val="none" w:sz="0" w:space="0" w:color="auto"/>
            <w:bottom w:val="none" w:sz="0" w:space="0" w:color="auto"/>
            <w:right w:val="none" w:sz="0" w:space="0" w:color="auto"/>
          </w:divBdr>
        </w:div>
        <w:div w:id="1059325085">
          <w:marLeft w:val="640"/>
          <w:marRight w:val="0"/>
          <w:marTop w:val="0"/>
          <w:marBottom w:val="0"/>
          <w:divBdr>
            <w:top w:val="none" w:sz="0" w:space="0" w:color="auto"/>
            <w:left w:val="none" w:sz="0" w:space="0" w:color="auto"/>
            <w:bottom w:val="none" w:sz="0" w:space="0" w:color="auto"/>
            <w:right w:val="none" w:sz="0" w:space="0" w:color="auto"/>
          </w:divBdr>
        </w:div>
        <w:div w:id="1110196936">
          <w:marLeft w:val="640"/>
          <w:marRight w:val="0"/>
          <w:marTop w:val="0"/>
          <w:marBottom w:val="0"/>
          <w:divBdr>
            <w:top w:val="none" w:sz="0" w:space="0" w:color="auto"/>
            <w:left w:val="none" w:sz="0" w:space="0" w:color="auto"/>
            <w:bottom w:val="none" w:sz="0" w:space="0" w:color="auto"/>
            <w:right w:val="none" w:sz="0" w:space="0" w:color="auto"/>
          </w:divBdr>
        </w:div>
        <w:div w:id="336159448">
          <w:marLeft w:val="640"/>
          <w:marRight w:val="0"/>
          <w:marTop w:val="0"/>
          <w:marBottom w:val="0"/>
          <w:divBdr>
            <w:top w:val="none" w:sz="0" w:space="0" w:color="auto"/>
            <w:left w:val="none" w:sz="0" w:space="0" w:color="auto"/>
            <w:bottom w:val="none" w:sz="0" w:space="0" w:color="auto"/>
            <w:right w:val="none" w:sz="0" w:space="0" w:color="auto"/>
          </w:divBdr>
        </w:div>
        <w:div w:id="1908763621">
          <w:marLeft w:val="640"/>
          <w:marRight w:val="0"/>
          <w:marTop w:val="0"/>
          <w:marBottom w:val="0"/>
          <w:divBdr>
            <w:top w:val="none" w:sz="0" w:space="0" w:color="auto"/>
            <w:left w:val="none" w:sz="0" w:space="0" w:color="auto"/>
            <w:bottom w:val="none" w:sz="0" w:space="0" w:color="auto"/>
            <w:right w:val="none" w:sz="0" w:space="0" w:color="auto"/>
          </w:divBdr>
        </w:div>
        <w:div w:id="681011886">
          <w:marLeft w:val="640"/>
          <w:marRight w:val="0"/>
          <w:marTop w:val="0"/>
          <w:marBottom w:val="0"/>
          <w:divBdr>
            <w:top w:val="none" w:sz="0" w:space="0" w:color="auto"/>
            <w:left w:val="none" w:sz="0" w:space="0" w:color="auto"/>
            <w:bottom w:val="none" w:sz="0" w:space="0" w:color="auto"/>
            <w:right w:val="none" w:sz="0" w:space="0" w:color="auto"/>
          </w:divBdr>
        </w:div>
        <w:div w:id="694770452">
          <w:marLeft w:val="640"/>
          <w:marRight w:val="0"/>
          <w:marTop w:val="0"/>
          <w:marBottom w:val="0"/>
          <w:divBdr>
            <w:top w:val="none" w:sz="0" w:space="0" w:color="auto"/>
            <w:left w:val="none" w:sz="0" w:space="0" w:color="auto"/>
            <w:bottom w:val="none" w:sz="0" w:space="0" w:color="auto"/>
            <w:right w:val="none" w:sz="0" w:space="0" w:color="auto"/>
          </w:divBdr>
        </w:div>
        <w:div w:id="855339846">
          <w:marLeft w:val="640"/>
          <w:marRight w:val="0"/>
          <w:marTop w:val="0"/>
          <w:marBottom w:val="0"/>
          <w:divBdr>
            <w:top w:val="none" w:sz="0" w:space="0" w:color="auto"/>
            <w:left w:val="none" w:sz="0" w:space="0" w:color="auto"/>
            <w:bottom w:val="none" w:sz="0" w:space="0" w:color="auto"/>
            <w:right w:val="none" w:sz="0" w:space="0" w:color="auto"/>
          </w:divBdr>
        </w:div>
        <w:div w:id="1333996754">
          <w:marLeft w:val="640"/>
          <w:marRight w:val="0"/>
          <w:marTop w:val="0"/>
          <w:marBottom w:val="0"/>
          <w:divBdr>
            <w:top w:val="none" w:sz="0" w:space="0" w:color="auto"/>
            <w:left w:val="none" w:sz="0" w:space="0" w:color="auto"/>
            <w:bottom w:val="none" w:sz="0" w:space="0" w:color="auto"/>
            <w:right w:val="none" w:sz="0" w:space="0" w:color="auto"/>
          </w:divBdr>
        </w:div>
        <w:div w:id="1785266510">
          <w:marLeft w:val="640"/>
          <w:marRight w:val="0"/>
          <w:marTop w:val="0"/>
          <w:marBottom w:val="0"/>
          <w:divBdr>
            <w:top w:val="none" w:sz="0" w:space="0" w:color="auto"/>
            <w:left w:val="none" w:sz="0" w:space="0" w:color="auto"/>
            <w:bottom w:val="none" w:sz="0" w:space="0" w:color="auto"/>
            <w:right w:val="none" w:sz="0" w:space="0" w:color="auto"/>
          </w:divBdr>
        </w:div>
        <w:div w:id="673845275">
          <w:marLeft w:val="640"/>
          <w:marRight w:val="0"/>
          <w:marTop w:val="0"/>
          <w:marBottom w:val="0"/>
          <w:divBdr>
            <w:top w:val="none" w:sz="0" w:space="0" w:color="auto"/>
            <w:left w:val="none" w:sz="0" w:space="0" w:color="auto"/>
            <w:bottom w:val="none" w:sz="0" w:space="0" w:color="auto"/>
            <w:right w:val="none" w:sz="0" w:space="0" w:color="auto"/>
          </w:divBdr>
        </w:div>
        <w:div w:id="1719275779">
          <w:marLeft w:val="640"/>
          <w:marRight w:val="0"/>
          <w:marTop w:val="0"/>
          <w:marBottom w:val="0"/>
          <w:divBdr>
            <w:top w:val="none" w:sz="0" w:space="0" w:color="auto"/>
            <w:left w:val="none" w:sz="0" w:space="0" w:color="auto"/>
            <w:bottom w:val="none" w:sz="0" w:space="0" w:color="auto"/>
            <w:right w:val="none" w:sz="0" w:space="0" w:color="auto"/>
          </w:divBdr>
        </w:div>
        <w:div w:id="1498231213">
          <w:marLeft w:val="640"/>
          <w:marRight w:val="0"/>
          <w:marTop w:val="0"/>
          <w:marBottom w:val="0"/>
          <w:divBdr>
            <w:top w:val="none" w:sz="0" w:space="0" w:color="auto"/>
            <w:left w:val="none" w:sz="0" w:space="0" w:color="auto"/>
            <w:bottom w:val="none" w:sz="0" w:space="0" w:color="auto"/>
            <w:right w:val="none" w:sz="0" w:space="0" w:color="auto"/>
          </w:divBdr>
        </w:div>
        <w:div w:id="1117603860">
          <w:marLeft w:val="640"/>
          <w:marRight w:val="0"/>
          <w:marTop w:val="0"/>
          <w:marBottom w:val="0"/>
          <w:divBdr>
            <w:top w:val="none" w:sz="0" w:space="0" w:color="auto"/>
            <w:left w:val="none" w:sz="0" w:space="0" w:color="auto"/>
            <w:bottom w:val="none" w:sz="0" w:space="0" w:color="auto"/>
            <w:right w:val="none" w:sz="0" w:space="0" w:color="auto"/>
          </w:divBdr>
        </w:div>
        <w:div w:id="803812508">
          <w:marLeft w:val="640"/>
          <w:marRight w:val="0"/>
          <w:marTop w:val="0"/>
          <w:marBottom w:val="0"/>
          <w:divBdr>
            <w:top w:val="none" w:sz="0" w:space="0" w:color="auto"/>
            <w:left w:val="none" w:sz="0" w:space="0" w:color="auto"/>
            <w:bottom w:val="none" w:sz="0" w:space="0" w:color="auto"/>
            <w:right w:val="none" w:sz="0" w:space="0" w:color="auto"/>
          </w:divBdr>
        </w:div>
        <w:div w:id="1552768131">
          <w:marLeft w:val="640"/>
          <w:marRight w:val="0"/>
          <w:marTop w:val="0"/>
          <w:marBottom w:val="0"/>
          <w:divBdr>
            <w:top w:val="none" w:sz="0" w:space="0" w:color="auto"/>
            <w:left w:val="none" w:sz="0" w:space="0" w:color="auto"/>
            <w:bottom w:val="none" w:sz="0" w:space="0" w:color="auto"/>
            <w:right w:val="none" w:sz="0" w:space="0" w:color="auto"/>
          </w:divBdr>
        </w:div>
        <w:div w:id="1945334437">
          <w:marLeft w:val="640"/>
          <w:marRight w:val="0"/>
          <w:marTop w:val="0"/>
          <w:marBottom w:val="0"/>
          <w:divBdr>
            <w:top w:val="none" w:sz="0" w:space="0" w:color="auto"/>
            <w:left w:val="none" w:sz="0" w:space="0" w:color="auto"/>
            <w:bottom w:val="none" w:sz="0" w:space="0" w:color="auto"/>
            <w:right w:val="none" w:sz="0" w:space="0" w:color="auto"/>
          </w:divBdr>
        </w:div>
        <w:div w:id="1603680760">
          <w:marLeft w:val="640"/>
          <w:marRight w:val="0"/>
          <w:marTop w:val="0"/>
          <w:marBottom w:val="0"/>
          <w:divBdr>
            <w:top w:val="none" w:sz="0" w:space="0" w:color="auto"/>
            <w:left w:val="none" w:sz="0" w:space="0" w:color="auto"/>
            <w:bottom w:val="none" w:sz="0" w:space="0" w:color="auto"/>
            <w:right w:val="none" w:sz="0" w:space="0" w:color="auto"/>
          </w:divBdr>
        </w:div>
        <w:div w:id="691614349">
          <w:marLeft w:val="640"/>
          <w:marRight w:val="0"/>
          <w:marTop w:val="0"/>
          <w:marBottom w:val="0"/>
          <w:divBdr>
            <w:top w:val="none" w:sz="0" w:space="0" w:color="auto"/>
            <w:left w:val="none" w:sz="0" w:space="0" w:color="auto"/>
            <w:bottom w:val="none" w:sz="0" w:space="0" w:color="auto"/>
            <w:right w:val="none" w:sz="0" w:space="0" w:color="auto"/>
          </w:divBdr>
        </w:div>
        <w:div w:id="1873109269">
          <w:marLeft w:val="640"/>
          <w:marRight w:val="0"/>
          <w:marTop w:val="0"/>
          <w:marBottom w:val="0"/>
          <w:divBdr>
            <w:top w:val="none" w:sz="0" w:space="0" w:color="auto"/>
            <w:left w:val="none" w:sz="0" w:space="0" w:color="auto"/>
            <w:bottom w:val="none" w:sz="0" w:space="0" w:color="auto"/>
            <w:right w:val="none" w:sz="0" w:space="0" w:color="auto"/>
          </w:divBdr>
        </w:div>
        <w:div w:id="925455854">
          <w:marLeft w:val="640"/>
          <w:marRight w:val="0"/>
          <w:marTop w:val="0"/>
          <w:marBottom w:val="0"/>
          <w:divBdr>
            <w:top w:val="none" w:sz="0" w:space="0" w:color="auto"/>
            <w:left w:val="none" w:sz="0" w:space="0" w:color="auto"/>
            <w:bottom w:val="none" w:sz="0" w:space="0" w:color="auto"/>
            <w:right w:val="none" w:sz="0" w:space="0" w:color="auto"/>
          </w:divBdr>
        </w:div>
        <w:div w:id="2009745000">
          <w:marLeft w:val="640"/>
          <w:marRight w:val="0"/>
          <w:marTop w:val="0"/>
          <w:marBottom w:val="0"/>
          <w:divBdr>
            <w:top w:val="none" w:sz="0" w:space="0" w:color="auto"/>
            <w:left w:val="none" w:sz="0" w:space="0" w:color="auto"/>
            <w:bottom w:val="none" w:sz="0" w:space="0" w:color="auto"/>
            <w:right w:val="none" w:sz="0" w:space="0" w:color="auto"/>
          </w:divBdr>
        </w:div>
        <w:div w:id="131021625">
          <w:marLeft w:val="640"/>
          <w:marRight w:val="0"/>
          <w:marTop w:val="0"/>
          <w:marBottom w:val="0"/>
          <w:divBdr>
            <w:top w:val="none" w:sz="0" w:space="0" w:color="auto"/>
            <w:left w:val="none" w:sz="0" w:space="0" w:color="auto"/>
            <w:bottom w:val="none" w:sz="0" w:space="0" w:color="auto"/>
            <w:right w:val="none" w:sz="0" w:space="0" w:color="auto"/>
          </w:divBdr>
        </w:div>
        <w:div w:id="1867208418">
          <w:marLeft w:val="640"/>
          <w:marRight w:val="0"/>
          <w:marTop w:val="0"/>
          <w:marBottom w:val="0"/>
          <w:divBdr>
            <w:top w:val="none" w:sz="0" w:space="0" w:color="auto"/>
            <w:left w:val="none" w:sz="0" w:space="0" w:color="auto"/>
            <w:bottom w:val="none" w:sz="0" w:space="0" w:color="auto"/>
            <w:right w:val="none" w:sz="0" w:space="0" w:color="auto"/>
          </w:divBdr>
        </w:div>
        <w:div w:id="570845600">
          <w:marLeft w:val="640"/>
          <w:marRight w:val="0"/>
          <w:marTop w:val="0"/>
          <w:marBottom w:val="0"/>
          <w:divBdr>
            <w:top w:val="none" w:sz="0" w:space="0" w:color="auto"/>
            <w:left w:val="none" w:sz="0" w:space="0" w:color="auto"/>
            <w:bottom w:val="none" w:sz="0" w:space="0" w:color="auto"/>
            <w:right w:val="none" w:sz="0" w:space="0" w:color="auto"/>
          </w:divBdr>
        </w:div>
        <w:div w:id="1630889912">
          <w:marLeft w:val="640"/>
          <w:marRight w:val="0"/>
          <w:marTop w:val="0"/>
          <w:marBottom w:val="0"/>
          <w:divBdr>
            <w:top w:val="none" w:sz="0" w:space="0" w:color="auto"/>
            <w:left w:val="none" w:sz="0" w:space="0" w:color="auto"/>
            <w:bottom w:val="none" w:sz="0" w:space="0" w:color="auto"/>
            <w:right w:val="none" w:sz="0" w:space="0" w:color="auto"/>
          </w:divBdr>
        </w:div>
        <w:div w:id="345523203">
          <w:marLeft w:val="640"/>
          <w:marRight w:val="0"/>
          <w:marTop w:val="0"/>
          <w:marBottom w:val="0"/>
          <w:divBdr>
            <w:top w:val="none" w:sz="0" w:space="0" w:color="auto"/>
            <w:left w:val="none" w:sz="0" w:space="0" w:color="auto"/>
            <w:bottom w:val="none" w:sz="0" w:space="0" w:color="auto"/>
            <w:right w:val="none" w:sz="0" w:space="0" w:color="auto"/>
          </w:divBdr>
        </w:div>
        <w:div w:id="1048073137">
          <w:marLeft w:val="640"/>
          <w:marRight w:val="0"/>
          <w:marTop w:val="0"/>
          <w:marBottom w:val="0"/>
          <w:divBdr>
            <w:top w:val="none" w:sz="0" w:space="0" w:color="auto"/>
            <w:left w:val="none" w:sz="0" w:space="0" w:color="auto"/>
            <w:bottom w:val="none" w:sz="0" w:space="0" w:color="auto"/>
            <w:right w:val="none" w:sz="0" w:space="0" w:color="auto"/>
          </w:divBdr>
        </w:div>
        <w:div w:id="191265826">
          <w:marLeft w:val="640"/>
          <w:marRight w:val="0"/>
          <w:marTop w:val="0"/>
          <w:marBottom w:val="0"/>
          <w:divBdr>
            <w:top w:val="none" w:sz="0" w:space="0" w:color="auto"/>
            <w:left w:val="none" w:sz="0" w:space="0" w:color="auto"/>
            <w:bottom w:val="none" w:sz="0" w:space="0" w:color="auto"/>
            <w:right w:val="none" w:sz="0" w:space="0" w:color="auto"/>
          </w:divBdr>
        </w:div>
        <w:div w:id="1332953542">
          <w:marLeft w:val="640"/>
          <w:marRight w:val="0"/>
          <w:marTop w:val="0"/>
          <w:marBottom w:val="0"/>
          <w:divBdr>
            <w:top w:val="none" w:sz="0" w:space="0" w:color="auto"/>
            <w:left w:val="none" w:sz="0" w:space="0" w:color="auto"/>
            <w:bottom w:val="none" w:sz="0" w:space="0" w:color="auto"/>
            <w:right w:val="none" w:sz="0" w:space="0" w:color="auto"/>
          </w:divBdr>
        </w:div>
        <w:div w:id="211044896">
          <w:marLeft w:val="640"/>
          <w:marRight w:val="0"/>
          <w:marTop w:val="0"/>
          <w:marBottom w:val="0"/>
          <w:divBdr>
            <w:top w:val="none" w:sz="0" w:space="0" w:color="auto"/>
            <w:left w:val="none" w:sz="0" w:space="0" w:color="auto"/>
            <w:bottom w:val="none" w:sz="0" w:space="0" w:color="auto"/>
            <w:right w:val="none" w:sz="0" w:space="0" w:color="auto"/>
          </w:divBdr>
        </w:div>
        <w:div w:id="1035545061">
          <w:marLeft w:val="640"/>
          <w:marRight w:val="0"/>
          <w:marTop w:val="0"/>
          <w:marBottom w:val="0"/>
          <w:divBdr>
            <w:top w:val="none" w:sz="0" w:space="0" w:color="auto"/>
            <w:left w:val="none" w:sz="0" w:space="0" w:color="auto"/>
            <w:bottom w:val="none" w:sz="0" w:space="0" w:color="auto"/>
            <w:right w:val="none" w:sz="0" w:space="0" w:color="auto"/>
          </w:divBdr>
        </w:div>
        <w:div w:id="1401707382">
          <w:marLeft w:val="640"/>
          <w:marRight w:val="0"/>
          <w:marTop w:val="0"/>
          <w:marBottom w:val="0"/>
          <w:divBdr>
            <w:top w:val="none" w:sz="0" w:space="0" w:color="auto"/>
            <w:left w:val="none" w:sz="0" w:space="0" w:color="auto"/>
            <w:bottom w:val="none" w:sz="0" w:space="0" w:color="auto"/>
            <w:right w:val="none" w:sz="0" w:space="0" w:color="auto"/>
          </w:divBdr>
        </w:div>
      </w:divsChild>
    </w:div>
    <w:div w:id="75246429">
      <w:marLeft w:val="640"/>
      <w:marRight w:val="0"/>
      <w:marTop w:val="0"/>
      <w:marBottom w:val="0"/>
      <w:divBdr>
        <w:top w:val="none" w:sz="0" w:space="0" w:color="auto"/>
        <w:left w:val="none" w:sz="0" w:space="0" w:color="auto"/>
        <w:bottom w:val="none" w:sz="0" w:space="0" w:color="auto"/>
        <w:right w:val="none" w:sz="0" w:space="0" w:color="auto"/>
      </w:divBdr>
    </w:div>
    <w:div w:id="75396569">
      <w:marLeft w:val="640"/>
      <w:marRight w:val="0"/>
      <w:marTop w:val="0"/>
      <w:marBottom w:val="0"/>
      <w:divBdr>
        <w:top w:val="none" w:sz="0" w:space="0" w:color="auto"/>
        <w:left w:val="none" w:sz="0" w:space="0" w:color="auto"/>
        <w:bottom w:val="none" w:sz="0" w:space="0" w:color="auto"/>
        <w:right w:val="none" w:sz="0" w:space="0" w:color="auto"/>
      </w:divBdr>
    </w:div>
    <w:div w:id="76708017">
      <w:marLeft w:val="640"/>
      <w:marRight w:val="0"/>
      <w:marTop w:val="0"/>
      <w:marBottom w:val="0"/>
      <w:divBdr>
        <w:top w:val="none" w:sz="0" w:space="0" w:color="auto"/>
        <w:left w:val="none" w:sz="0" w:space="0" w:color="auto"/>
        <w:bottom w:val="none" w:sz="0" w:space="0" w:color="auto"/>
        <w:right w:val="none" w:sz="0" w:space="0" w:color="auto"/>
      </w:divBdr>
    </w:div>
    <w:div w:id="77675460">
      <w:bodyDiv w:val="1"/>
      <w:marLeft w:val="0"/>
      <w:marRight w:val="0"/>
      <w:marTop w:val="0"/>
      <w:marBottom w:val="0"/>
      <w:divBdr>
        <w:top w:val="none" w:sz="0" w:space="0" w:color="auto"/>
        <w:left w:val="none" w:sz="0" w:space="0" w:color="auto"/>
        <w:bottom w:val="none" w:sz="0" w:space="0" w:color="auto"/>
        <w:right w:val="none" w:sz="0" w:space="0" w:color="auto"/>
      </w:divBdr>
      <w:divsChild>
        <w:div w:id="473566902">
          <w:marLeft w:val="640"/>
          <w:marRight w:val="0"/>
          <w:marTop w:val="0"/>
          <w:marBottom w:val="0"/>
          <w:divBdr>
            <w:top w:val="none" w:sz="0" w:space="0" w:color="auto"/>
            <w:left w:val="none" w:sz="0" w:space="0" w:color="auto"/>
            <w:bottom w:val="none" w:sz="0" w:space="0" w:color="auto"/>
            <w:right w:val="none" w:sz="0" w:space="0" w:color="auto"/>
          </w:divBdr>
        </w:div>
        <w:div w:id="1631786486">
          <w:marLeft w:val="640"/>
          <w:marRight w:val="0"/>
          <w:marTop w:val="0"/>
          <w:marBottom w:val="0"/>
          <w:divBdr>
            <w:top w:val="none" w:sz="0" w:space="0" w:color="auto"/>
            <w:left w:val="none" w:sz="0" w:space="0" w:color="auto"/>
            <w:bottom w:val="none" w:sz="0" w:space="0" w:color="auto"/>
            <w:right w:val="none" w:sz="0" w:space="0" w:color="auto"/>
          </w:divBdr>
        </w:div>
        <w:div w:id="445268982">
          <w:marLeft w:val="640"/>
          <w:marRight w:val="0"/>
          <w:marTop w:val="0"/>
          <w:marBottom w:val="0"/>
          <w:divBdr>
            <w:top w:val="none" w:sz="0" w:space="0" w:color="auto"/>
            <w:left w:val="none" w:sz="0" w:space="0" w:color="auto"/>
            <w:bottom w:val="none" w:sz="0" w:space="0" w:color="auto"/>
            <w:right w:val="none" w:sz="0" w:space="0" w:color="auto"/>
          </w:divBdr>
        </w:div>
        <w:div w:id="1149126345">
          <w:marLeft w:val="640"/>
          <w:marRight w:val="0"/>
          <w:marTop w:val="0"/>
          <w:marBottom w:val="0"/>
          <w:divBdr>
            <w:top w:val="none" w:sz="0" w:space="0" w:color="auto"/>
            <w:left w:val="none" w:sz="0" w:space="0" w:color="auto"/>
            <w:bottom w:val="none" w:sz="0" w:space="0" w:color="auto"/>
            <w:right w:val="none" w:sz="0" w:space="0" w:color="auto"/>
          </w:divBdr>
        </w:div>
        <w:div w:id="1699965792">
          <w:marLeft w:val="640"/>
          <w:marRight w:val="0"/>
          <w:marTop w:val="0"/>
          <w:marBottom w:val="0"/>
          <w:divBdr>
            <w:top w:val="none" w:sz="0" w:space="0" w:color="auto"/>
            <w:left w:val="none" w:sz="0" w:space="0" w:color="auto"/>
            <w:bottom w:val="none" w:sz="0" w:space="0" w:color="auto"/>
            <w:right w:val="none" w:sz="0" w:space="0" w:color="auto"/>
          </w:divBdr>
        </w:div>
        <w:div w:id="523713725">
          <w:marLeft w:val="640"/>
          <w:marRight w:val="0"/>
          <w:marTop w:val="0"/>
          <w:marBottom w:val="0"/>
          <w:divBdr>
            <w:top w:val="none" w:sz="0" w:space="0" w:color="auto"/>
            <w:left w:val="none" w:sz="0" w:space="0" w:color="auto"/>
            <w:bottom w:val="none" w:sz="0" w:space="0" w:color="auto"/>
            <w:right w:val="none" w:sz="0" w:space="0" w:color="auto"/>
          </w:divBdr>
        </w:div>
        <w:div w:id="458764530">
          <w:marLeft w:val="640"/>
          <w:marRight w:val="0"/>
          <w:marTop w:val="0"/>
          <w:marBottom w:val="0"/>
          <w:divBdr>
            <w:top w:val="none" w:sz="0" w:space="0" w:color="auto"/>
            <w:left w:val="none" w:sz="0" w:space="0" w:color="auto"/>
            <w:bottom w:val="none" w:sz="0" w:space="0" w:color="auto"/>
            <w:right w:val="none" w:sz="0" w:space="0" w:color="auto"/>
          </w:divBdr>
        </w:div>
        <w:div w:id="416220445">
          <w:marLeft w:val="640"/>
          <w:marRight w:val="0"/>
          <w:marTop w:val="0"/>
          <w:marBottom w:val="0"/>
          <w:divBdr>
            <w:top w:val="none" w:sz="0" w:space="0" w:color="auto"/>
            <w:left w:val="none" w:sz="0" w:space="0" w:color="auto"/>
            <w:bottom w:val="none" w:sz="0" w:space="0" w:color="auto"/>
            <w:right w:val="none" w:sz="0" w:space="0" w:color="auto"/>
          </w:divBdr>
        </w:div>
        <w:div w:id="1749232313">
          <w:marLeft w:val="640"/>
          <w:marRight w:val="0"/>
          <w:marTop w:val="0"/>
          <w:marBottom w:val="0"/>
          <w:divBdr>
            <w:top w:val="none" w:sz="0" w:space="0" w:color="auto"/>
            <w:left w:val="none" w:sz="0" w:space="0" w:color="auto"/>
            <w:bottom w:val="none" w:sz="0" w:space="0" w:color="auto"/>
            <w:right w:val="none" w:sz="0" w:space="0" w:color="auto"/>
          </w:divBdr>
        </w:div>
        <w:div w:id="1183395810">
          <w:marLeft w:val="640"/>
          <w:marRight w:val="0"/>
          <w:marTop w:val="0"/>
          <w:marBottom w:val="0"/>
          <w:divBdr>
            <w:top w:val="none" w:sz="0" w:space="0" w:color="auto"/>
            <w:left w:val="none" w:sz="0" w:space="0" w:color="auto"/>
            <w:bottom w:val="none" w:sz="0" w:space="0" w:color="auto"/>
            <w:right w:val="none" w:sz="0" w:space="0" w:color="auto"/>
          </w:divBdr>
        </w:div>
        <w:div w:id="1156842356">
          <w:marLeft w:val="640"/>
          <w:marRight w:val="0"/>
          <w:marTop w:val="0"/>
          <w:marBottom w:val="0"/>
          <w:divBdr>
            <w:top w:val="none" w:sz="0" w:space="0" w:color="auto"/>
            <w:left w:val="none" w:sz="0" w:space="0" w:color="auto"/>
            <w:bottom w:val="none" w:sz="0" w:space="0" w:color="auto"/>
            <w:right w:val="none" w:sz="0" w:space="0" w:color="auto"/>
          </w:divBdr>
        </w:div>
        <w:div w:id="1797408984">
          <w:marLeft w:val="640"/>
          <w:marRight w:val="0"/>
          <w:marTop w:val="0"/>
          <w:marBottom w:val="0"/>
          <w:divBdr>
            <w:top w:val="none" w:sz="0" w:space="0" w:color="auto"/>
            <w:left w:val="none" w:sz="0" w:space="0" w:color="auto"/>
            <w:bottom w:val="none" w:sz="0" w:space="0" w:color="auto"/>
            <w:right w:val="none" w:sz="0" w:space="0" w:color="auto"/>
          </w:divBdr>
        </w:div>
        <w:div w:id="840194724">
          <w:marLeft w:val="640"/>
          <w:marRight w:val="0"/>
          <w:marTop w:val="0"/>
          <w:marBottom w:val="0"/>
          <w:divBdr>
            <w:top w:val="none" w:sz="0" w:space="0" w:color="auto"/>
            <w:left w:val="none" w:sz="0" w:space="0" w:color="auto"/>
            <w:bottom w:val="none" w:sz="0" w:space="0" w:color="auto"/>
            <w:right w:val="none" w:sz="0" w:space="0" w:color="auto"/>
          </w:divBdr>
        </w:div>
        <w:div w:id="680281407">
          <w:marLeft w:val="640"/>
          <w:marRight w:val="0"/>
          <w:marTop w:val="0"/>
          <w:marBottom w:val="0"/>
          <w:divBdr>
            <w:top w:val="none" w:sz="0" w:space="0" w:color="auto"/>
            <w:left w:val="none" w:sz="0" w:space="0" w:color="auto"/>
            <w:bottom w:val="none" w:sz="0" w:space="0" w:color="auto"/>
            <w:right w:val="none" w:sz="0" w:space="0" w:color="auto"/>
          </w:divBdr>
        </w:div>
        <w:div w:id="29916901">
          <w:marLeft w:val="640"/>
          <w:marRight w:val="0"/>
          <w:marTop w:val="0"/>
          <w:marBottom w:val="0"/>
          <w:divBdr>
            <w:top w:val="none" w:sz="0" w:space="0" w:color="auto"/>
            <w:left w:val="none" w:sz="0" w:space="0" w:color="auto"/>
            <w:bottom w:val="none" w:sz="0" w:space="0" w:color="auto"/>
            <w:right w:val="none" w:sz="0" w:space="0" w:color="auto"/>
          </w:divBdr>
        </w:div>
        <w:div w:id="1452741983">
          <w:marLeft w:val="640"/>
          <w:marRight w:val="0"/>
          <w:marTop w:val="0"/>
          <w:marBottom w:val="0"/>
          <w:divBdr>
            <w:top w:val="none" w:sz="0" w:space="0" w:color="auto"/>
            <w:left w:val="none" w:sz="0" w:space="0" w:color="auto"/>
            <w:bottom w:val="none" w:sz="0" w:space="0" w:color="auto"/>
            <w:right w:val="none" w:sz="0" w:space="0" w:color="auto"/>
          </w:divBdr>
        </w:div>
        <w:div w:id="1143691188">
          <w:marLeft w:val="640"/>
          <w:marRight w:val="0"/>
          <w:marTop w:val="0"/>
          <w:marBottom w:val="0"/>
          <w:divBdr>
            <w:top w:val="none" w:sz="0" w:space="0" w:color="auto"/>
            <w:left w:val="none" w:sz="0" w:space="0" w:color="auto"/>
            <w:bottom w:val="none" w:sz="0" w:space="0" w:color="auto"/>
            <w:right w:val="none" w:sz="0" w:space="0" w:color="auto"/>
          </w:divBdr>
        </w:div>
        <w:div w:id="882254442">
          <w:marLeft w:val="640"/>
          <w:marRight w:val="0"/>
          <w:marTop w:val="0"/>
          <w:marBottom w:val="0"/>
          <w:divBdr>
            <w:top w:val="none" w:sz="0" w:space="0" w:color="auto"/>
            <w:left w:val="none" w:sz="0" w:space="0" w:color="auto"/>
            <w:bottom w:val="none" w:sz="0" w:space="0" w:color="auto"/>
            <w:right w:val="none" w:sz="0" w:space="0" w:color="auto"/>
          </w:divBdr>
        </w:div>
        <w:div w:id="1981377811">
          <w:marLeft w:val="640"/>
          <w:marRight w:val="0"/>
          <w:marTop w:val="0"/>
          <w:marBottom w:val="0"/>
          <w:divBdr>
            <w:top w:val="none" w:sz="0" w:space="0" w:color="auto"/>
            <w:left w:val="none" w:sz="0" w:space="0" w:color="auto"/>
            <w:bottom w:val="none" w:sz="0" w:space="0" w:color="auto"/>
            <w:right w:val="none" w:sz="0" w:space="0" w:color="auto"/>
          </w:divBdr>
        </w:div>
        <w:div w:id="1851871062">
          <w:marLeft w:val="640"/>
          <w:marRight w:val="0"/>
          <w:marTop w:val="0"/>
          <w:marBottom w:val="0"/>
          <w:divBdr>
            <w:top w:val="none" w:sz="0" w:space="0" w:color="auto"/>
            <w:left w:val="none" w:sz="0" w:space="0" w:color="auto"/>
            <w:bottom w:val="none" w:sz="0" w:space="0" w:color="auto"/>
            <w:right w:val="none" w:sz="0" w:space="0" w:color="auto"/>
          </w:divBdr>
        </w:div>
        <w:div w:id="103351664">
          <w:marLeft w:val="640"/>
          <w:marRight w:val="0"/>
          <w:marTop w:val="0"/>
          <w:marBottom w:val="0"/>
          <w:divBdr>
            <w:top w:val="none" w:sz="0" w:space="0" w:color="auto"/>
            <w:left w:val="none" w:sz="0" w:space="0" w:color="auto"/>
            <w:bottom w:val="none" w:sz="0" w:space="0" w:color="auto"/>
            <w:right w:val="none" w:sz="0" w:space="0" w:color="auto"/>
          </w:divBdr>
        </w:div>
        <w:div w:id="991375865">
          <w:marLeft w:val="640"/>
          <w:marRight w:val="0"/>
          <w:marTop w:val="0"/>
          <w:marBottom w:val="0"/>
          <w:divBdr>
            <w:top w:val="none" w:sz="0" w:space="0" w:color="auto"/>
            <w:left w:val="none" w:sz="0" w:space="0" w:color="auto"/>
            <w:bottom w:val="none" w:sz="0" w:space="0" w:color="auto"/>
            <w:right w:val="none" w:sz="0" w:space="0" w:color="auto"/>
          </w:divBdr>
        </w:div>
        <w:div w:id="1106460520">
          <w:marLeft w:val="640"/>
          <w:marRight w:val="0"/>
          <w:marTop w:val="0"/>
          <w:marBottom w:val="0"/>
          <w:divBdr>
            <w:top w:val="none" w:sz="0" w:space="0" w:color="auto"/>
            <w:left w:val="none" w:sz="0" w:space="0" w:color="auto"/>
            <w:bottom w:val="none" w:sz="0" w:space="0" w:color="auto"/>
            <w:right w:val="none" w:sz="0" w:space="0" w:color="auto"/>
          </w:divBdr>
        </w:div>
        <w:div w:id="1007639872">
          <w:marLeft w:val="640"/>
          <w:marRight w:val="0"/>
          <w:marTop w:val="0"/>
          <w:marBottom w:val="0"/>
          <w:divBdr>
            <w:top w:val="none" w:sz="0" w:space="0" w:color="auto"/>
            <w:left w:val="none" w:sz="0" w:space="0" w:color="auto"/>
            <w:bottom w:val="none" w:sz="0" w:space="0" w:color="auto"/>
            <w:right w:val="none" w:sz="0" w:space="0" w:color="auto"/>
          </w:divBdr>
        </w:div>
        <w:div w:id="1028489088">
          <w:marLeft w:val="640"/>
          <w:marRight w:val="0"/>
          <w:marTop w:val="0"/>
          <w:marBottom w:val="0"/>
          <w:divBdr>
            <w:top w:val="none" w:sz="0" w:space="0" w:color="auto"/>
            <w:left w:val="none" w:sz="0" w:space="0" w:color="auto"/>
            <w:bottom w:val="none" w:sz="0" w:space="0" w:color="auto"/>
            <w:right w:val="none" w:sz="0" w:space="0" w:color="auto"/>
          </w:divBdr>
        </w:div>
        <w:div w:id="1753889697">
          <w:marLeft w:val="640"/>
          <w:marRight w:val="0"/>
          <w:marTop w:val="0"/>
          <w:marBottom w:val="0"/>
          <w:divBdr>
            <w:top w:val="none" w:sz="0" w:space="0" w:color="auto"/>
            <w:left w:val="none" w:sz="0" w:space="0" w:color="auto"/>
            <w:bottom w:val="none" w:sz="0" w:space="0" w:color="auto"/>
            <w:right w:val="none" w:sz="0" w:space="0" w:color="auto"/>
          </w:divBdr>
        </w:div>
        <w:div w:id="905846478">
          <w:marLeft w:val="640"/>
          <w:marRight w:val="0"/>
          <w:marTop w:val="0"/>
          <w:marBottom w:val="0"/>
          <w:divBdr>
            <w:top w:val="none" w:sz="0" w:space="0" w:color="auto"/>
            <w:left w:val="none" w:sz="0" w:space="0" w:color="auto"/>
            <w:bottom w:val="none" w:sz="0" w:space="0" w:color="auto"/>
            <w:right w:val="none" w:sz="0" w:space="0" w:color="auto"/>
          </w:divBdr>
        </w:div>
        <w:div w:id="1794977998">
          <w:marLeft w:val="640"/>
          <w:marRight w:val="0"/>
          <w:marTop w:val="0"/>
          <w:marBottom w:val="0"/>
          <w:divBdr>
            <w:top w:val="none" w:sz="0" w:space="0" w:color="auto"/>
            <w:left w:val="none" w:sz="0" w:space="0" w:color="auto"/>
            <w:bottom w:val="none" w:sz="0" w:space="0" w:color="auto"/>
            <w:right w:val="none" w:sz="0" w:space="0" w:color="auto"/>
          </w:divBdr>
        </w:div>
        <w:div w:id="957107289">
          <w:marLeft w:val="640"/>
          <w:marRight w:val="0"/>
          <w:marTop w:val="0"/>
          <w:marBottom w:val="0"/>
          <w:divBdr>
            <w:top w:val="none" w:sz="0" w:space="0" w:color="auto"/>
            <w:left w:val="none" w:sz="0" w:space="0" w:color="auto"/>
            <w:bottom w:val="none" w:sz="0" w:space="0" w:color="auto"/>
            <w:right w:val="none" w:sz="0" w:space="0" w:color="auto"/>
          </w:divBdr>
        </w:div>
        <w:div w:id="1731417827">
          <w:marLeft w:val="640"/>
          <w:marRight w:val="0"/>
          <w:marTop w:val="0"/>
          <w:marBottom w:val="0"/>
          <w:divBdr>
            <w:top w:val="none" w:sz="0" w:space="0" w:color="auto"/>
            <w:left w:val="none" w:sz="0" w:space="0" w:color="auto"/>
            <w:bottom w:val="none" w:sz="0" w:space="0" w:color="auto"/>
            <w:right w:val="none" w:sz="0" w:space="0" w:color="auto"/>
          </w:divBdr>
        </w:div>
        <w:div w:id="2007322681">
          <w:marLeft w:val="640"/>
          <w:marRight w:val="0"/>
          <w:marTop w:val="0"/>
          <w:marBottom w:val="0"/>
          <w:divBdr>
            <w:top w:val="none" w:sz="0" w:space="0" w:color="auto"/>
            <w:left w:val="none" w:sz="0" w:space="0" w:color="auto"/>
            <w:bottom w:val="none" w:sz="0" w:space="0" w:color="auto"/>
            <w:right w:val="none" w:sz="0" w:space="0" w:color="auto"/>
          </w:divBdr>
        </w:div>
        <w:div w:id="806357169">
          <w:marLeft w:val="640"/>
          <w:marRight w:val="0"/>
          <w:marTop w:val="0"/>
          <w:marBottom w:val="0"/>
          <w:divBdr>
            <w:top w:val="none" w:sz="0" w:space="0" w:color="auto"/>
            <w:left w:val="none" w:sz="0" w:space="0" w:color="auto"/>
            <w:bottom w:val="none" w:sz="0" w:space="0" w:color="auto"/>
            <w:right w:val="none" w:sz="0" w:space="0" w:color="auto"/>
          </w:divBdr>
        </w:div>
        <w:div w:id="596908264">
          <w:marLeft w:val="640"/>
          <w:marRight w:val="0"/>
          <w:marTop w:val="0"/>
          <w:marBottom w:val="0"/>
          <w:divBdr>
            <w:top w:val="none" w:sz="0" w:space="0" w:color="auto"/>
            <w:left w:val="none" w:sz="0" w:space="0" w:color="auto"/>
            <w:bottom w:val="none" w:sz="0" w:space="0" w:color="auto"/>
            <w:right w:val="none" w:sz="0" w:space="0" w:color="auto"/>
          </w:divBdr>
        </w:div>
        <w:div w:id="1919629939">
          <w:marLeft w:val="640"/>
          <w:marRight w:val="0"/>
          <w:marTop w:val="0"/>
          <w:marBottom w:val="0"/>
          <w:divBdr>
            <w:top w:val="none" w:sz="0" w:space="0" w:color="auto"/>
            <w:left w:val="none" w:sz="0" w:space="0" w:color="auto"/>
            <w:bottom w:val="none" w:sz="0" w:space="0" w:color="auto"/>
            <w:right w:val="none" w:sz="0" w:space="0" w:color="auto"/>
          </w:divBdr>
        </w:div>
        <w:div w:id="842473719">
          <w:marLeft w:val="640"/>
          <w:marRight w:val="0"/>
          <w:marTop w:val="0"/>
          <w:marBottom w:val="0"/>
          <w:divBdr>
            <w:top w:val="none" w:sz="0" w:space="0" w:color="auto"/>
            <w:left w:val="none" w:sz="0" w:space="0" w:color="auto"/>
            <w:bottom w:val="none" w:sz="0" w:space="0" w:color="auto"/>
            <w:right w:val="none" w:sz="0" w:space="0" w:color="auto"/>
          </w:divBdr>
        </w:div>
        <w:div w:id="53092962">
          <w:marLeft w:val="640"/>
          <w:marRight w:val="0"/>
          <w:marTop w:val="0"/>
          <w:marBottom w:val="0"/>
          <w:divBdr>
            <w:top w:val="none" w:sz="0" w:space="0" w:color="auto"/>
            <w:left w:val="none" w:sz="0" w:space="0" w:color="auto"/>
            <w:bottom w:val="none" w:sz="0" w:space="0" w:color="auto"/>
            <w:right w:val="none" w:sz="0" w:space="0" w:color="auto"/>
          </w:divBdr>
        </w:div>
        <w:div w:id="864749099">
          <w:marLeft w:val="640"/>
          <w:marRight w:val="0"/>
          <w:marTop w:val="0"/>
          <w:marBottom w:val="0"/>
          <w:divBdr>
            <w:top w:val="none" w:sz="0" w:space="0" w:color="auto"/>
            <w:left w:val="none" w:sz="0" w:space="0" w:color="auto"/>
            <w:bottom w:val="none" w:sz="0" w:space="0" w:color="auto"/>
            <w:right w:val="none" w:sz="0" w:space="0" w:color="auto"/>
          </w:divBdr>
        </w:div>
        <w:div w:id="1880778921">
          <w:marLeft w:val="640"/>
          <w:marRight w:val="0"/>
          <w:marTop w:val="0"/>
          <w:marBottom w:val="0"/>
          <w:divBdr>
            <w:top w:val="none" w:sz="0" w:space="0" w:color="auto"/>
            <w:left w:val="none" w:sz="0" w:space="0" w:color="auto"/>
            <w:bottom w:val="none" w:sz="0" w:space="0" w:color="auto"/>
            <w:right w:val="none" w:sz="0" w:space="0" w:color="auto"/>
          </w:divBdr>
        </w:div>
        <w:div w:id="1590505065">
          <w:marLeft w:val="640"/>
          <w:marRight w:val="0"/>
          <w:marTop w:val="0"/>
          <w:marBottom w:val="0"/>
          <w:divBdr>
            <w:top w:val="none" w:sz="0" w:space="0" w:color="auto"/>
            <w:left w:val="none" w:sz="0" w:space="0" w:color="auto"/>
            <w:bottom w:val="none" w:sz="0" w:space="0" w:color="auto"/>
            <w:right w:val="none" w:sz="0" w:space="0" w:color="auto"/>
          </w:divBdr>
        </w:div>
        <w:div w:id="1609391711">
          <w:marLeft w:val="640"/>
          <w:marRight w:val="0"/>
          <w:marTop w:val="0"/>
          <w:marBottom w:val="0"/>
          <w:divBdr>
            <w:top w:val="none" w:sz="0" w:space="0" w:color="auto"/>
            <w:left w:val="none" w:sz="0" w:space="0" w:color="auto"/>
            <w:bottom w:val="none" w:sz="0" w:space="0" w:color="auto"/>
            <w:right w:val="none" w:sz="0" w:space="0" w:color="auto"/>
          </w:divBdr>
        </w:div>
        <w:div w:id="1647314779">
          <w:marLeft w:val="640"/>
          <w:marRight w:val="0"/>
          <w:marTop w:val="0"/>
          <w:marBottom w:val="0"/>
          <w:divBdr>
            <w:top w:val="none" w:sz="0" w:space="0" w:color="auto"/>
            <w:left w:val="none" w:sz="0" w:space="0" w:color="auto"/>
            <w:bottom w:val="none" w:sz="0" w:space="0" w:color="auto"/>
            <w:right w:val="none" w:sz="0" w:space="0" w:color="auto"/>
          </w:divBdr>
        </w:div>
        <w:div w:id="859508111">
          <w:marLeft w:val="640"/>
          <w:marRight w:val="0"/>
          <w:marTop w:val="0"/>
          <w:marBottom w:val="0"/>
          <w:divBdr>
            <w:top w:val="none" w:sz="0" w:space="0" w:color="auto"/>
            <w:left w:val="none" w:sz="0" w:space="0" w:color="auto"/>
            <w:bottom w:val="none" w:sz="0" w:space="0" w:color="auto"/>
            <w:right w:val="none" w:sz="0" w:space="0" w:color="auto"/>
          </w:divBdr>
        </w:div>
        <w:div w:id="1052577107">
          <w:marLeft w:val="640"/>
          <w:marRight w:val="0"/>
          <w:marTop w:val="0"/>
          <w:marBottom w:val="0"/>
          <w:divBdr>
            <w:top w:val="none" w:sz="0" w:space="0" w:color="auto"/>
            <w:left w:val="none" w:sz="0" w:space="0" w:color="auto"/>
            <w:bottom w:val="none" w:sz="0" w:space="0" w:color="auto"/>
            <w:right w:val="none" w:sz="0" w:space="0" w:color="auto"/>
          </w:divBdr>
        </w:div>
        <w:div w:id="1559783252">
          <w:marLeft w:val="640"/>
          <w:marRight w:val="0"/>
          <w:marTop w:val="0"/>
          <w:marBottom w:val="0"/>
          <w:divBdr>
            <w:top w:val="none" w:sz="0" w:space="0" w:color="auto"/>
            <w:left w:val="none" w:sz="0" w:space="0" w:color="auto"/>
            <w:bottom w:val="none" w:sz="0" w:space="0" w:color="auto"/>
            <w:right w:val="none" w:sz="0" w:space="0" w:color="auto"/>
          </w:divBdr>
        </w:div>
        <w:div w:id="2066372175">
          <w:marLeft w:val="640"/>
          <w:marRight w:val="0"/>
          <w:marTop w:val="0"/>
          <w:marBottom w:val="0"/>
          <w:divBdr>
            <w:top w:val="none" w:sz="0" w:space="0" w:color="auto"/>
            <w:left w:val="none" w:sz="0" w:space="0" w:color="auto"/>
            <w:bottom w:val="none" w:sz="0" w:space="0" w:color="auto"/>
            <w:right w:val="none" w:sz="0" w:space="0" w:color="auto"/>
          </w:divBdr>
        </w:div>
        <w:div w:id="1111777341">
          <w:marLeft w:val="640"/>
          <w:marRight w:val="0"/>
          <w:marTop w:val="0"/>
          <w:marBottom w:val="0"/>
          <w:divBdr>
            <w:top w:val="none" w:sz="0" w:space="0" w:color="auto"/>
            <w:left w:val="none" w:sz="0" w:space="0" w:color="auto"/>
            <w:bottom w:val="none" w:sz="0" w:space="0" w:color="auto"/>
            <w:right w:val="none" w:sz="0" w:space="0" w:color="auto"/>
          </w:divBdr>
        </w:div>
        <w:div w:id="136799146">
          <w:marLeft w:val="640"/>
          <w:marRight w:val="0"/>
          <w:marTop w:val="0"/>
          <w:marBottom w:val="0"/>
          <w:divBdr>
            <w:top w:val="none" w:sz="0" w:space="0" w:color="auto"/>
            <w:left w:val="none" w:sz="0" w:space="0" w:color="auto"/>
            <w:bottom w:val="none" w:sz="0" w:space="0" w:color="auto"/>
            <w:right w:val="none" w:sz="0" w:space="0" w:color="auto"/>
          </w:divBdr>
        </w:div>
        <w:div w:id="1201746539">
          <w:marLeft w:val="640"/>
          <w:marRight w:val="0"/>
          <w:marTop w:val="0"/>
          <w:marBottom w:val="0"/>
          <w:divBdr>
            <w:top w:val="none" w:sz="0" w:space="0" w:color="auto"/>
            <w:left w:val="none" w:sz="0" w:space="0" w:color="auto"/>
            <w:bottom w:val="none" w:sz="0" w:space="0" w:color="auto"/>
            <w:right w:val="none" w:sz="0" w:space="0" w:color="auto"/>
          </w:divBdr>
        </w:div>
        <w:div w:id="52629035">
          <w:marLeft w:val="640"/>
          <w:marRight w:val="0"/>
          <w:marTop w:val="0"/>
          <w:marBottom w:val="0"/>
          <w:divBdr>
            <w:top w:val="none" w:sz="0" w:space="0" w:color="auto"/>
            <w:left w:val="none" w:sz="0" w:space="0" w:color="auto"/>
            <w:bottom w:val="none" w:sz="0" w:space="0" w:color="auto"/>
            <w:right w:val="none" w:sz="0" w:space="0" w:color="auto"/>
          </w:divBdr>
        </w:div>
        <w:div w:id="1133787898">
          <w:marLeft w:val="640"/>
          <w:marRight w:val="0"/>
          <w:marTop w:val="0"/>
          <w:marBottom w:val="0"/>
          <w:divBdr>
            <w:top w:val="none" w:sz="0" w:space="0" w:color="auto"/>
            <w:left w:val="none" w:sz="0" w:space="0" w:color="auto"/>
            <w:bottom w:val="none" w:sz="0" w:space="0" w:color="auto"/>
            <w:right w:val="none" w:sz="0" w:space="0" w:color="auto"/>
          </w:divBdr>
        </w:div>
        <w:div w:id="762922538">
          <w:marLeft w:val="640"/>
          <w:marRight w:val="0"/>
          <w:marTop w:val="0"/>
          <w:marBottom w:val="0"/>
          <w:divBdr>
            <w:top w:val="none" w:sz="0" w:space="0" w:color="auto"/>
            <w:left w:val="none" w:sz="0" w:space="0" w:color="auto"/>
            <w:bottom w:val="none" w:sz="0" w:space="0" w:color="auto"/>
            <w:right w:val="none" w:sz="0" w:space="0" w:color="auto"/>
          </w:divBdr>
        </w:div>
        <w:div w:id="1772121213">
          <w:marLeft w:val="640"/>
          <w:marRight w:val="0"/>
          <w:marTop w:val="0"/>
          <w:marBottom w:val="0"/>
          <w:divBdr>
            <w:top w:val="none" w:sz="0" w:space="0" w:color="auto"/>
            <w:left w:val="none" w:sz="0" w:space="0" w:color="auto"/>
            <w:bottom w:val="none" w:sz="0" w:space="0" w:color="auto"/>
            <w:right w:val="none" w:sz="0" w:space="0" w:color="auto"/>
          </w:divBdr>
        </w:div>
        <w:div w:id="1894080052">
          <w:marLeft w:val="640"/>
          <w:marRight w:val="0"/>
          <w:marTop w:val="0"/>
          <w:marBottom w:val="0"/>
          <w:divBdr>
            <w:top w:val="none" w:sz="0" w:space="0" w:color="auto"/>
            <w:left w:val="none" w:sz="0" w:space="0" w:color="auto"/>
            <w:bottom w:val="none" w:sz="0" w:space="0" w:color="auto"/>
            <w:right w:val="none" w:sz="0" w:space="0" w:color="auto"/>
          </w:divBdr>
        </w:div>
      </w:divsChild>
    </w:div>
    <w:div w:id="78068202">
      <w:bodyDiv w:val="1"/>
      <w:marLeft w:val="0"/>
      <w:marRight w:val="0"/>
      <w:marTop w:val="0"/>
      <w:marBottom w:val="0"/>
      <w:divBdr>
        <w:top w:val="none" w:sz="0" w:space="0" w:color="auto"/>
        <w:left w:val="none" w:sz="0" w:space="0" w:color="auto"/>
        <w:bottom w:val="none" w:sz="0" w:space="0" w:color="auto"/>
        <w:right w:val="none" w:sz="0" w:space="0" w:color="auto"/>
      </w:divBdr>
      <w:divsChild>
        <w:div w:id="45421286">
          <w:marLeft w:val="640"/>
          <w:marRight w:val="0"/>
          <w:marTop w:val="0"/>
          <w:marBottom w:val="0"/>
          <w:divBdr>
            <w:top w:val="none" w:sz="0" w:space="0" w:color="auto"/>
            <w:left w:val="none" w:sz="0" w:space="0" w:color="auto"/>
            <w:bottom w:val="none" w:sz="0" w:space="0" w:color="auto"/>
            <w:right w:val="none" w:sz="0" w:space="0" w:color="auto"/>
          </w:divBdr>
        </w:div>
        <w:div w:id="52509924">
          <w:marLeft w:val="640"/>
          <w:marRight w:val="0"/>
          <w:marTop w:val="0"/>
          <w:marBottom w:val="0"/>
          <w:divBdr>
            <w:top w:val="none" w:sz="0" w:space="0" w:color="auto"/>
            <w:left w:val="none" w:sz="0" w:space="0" w:color="auto"/>
            <w:bottom w:val="none" w:sz="0" w:space="0" w:color="auto"/>
            <w:right w:val="none" w:sz="0" w:space="0" w:color="auto"/>
          </w:divBdr>
        </w:div>
        <w:div w:id="54010900">
          <w:marLeft w:val="640"/>
          <w:marRight w:val="0"/>
          <w:marTop w:val="0"/>
          <w:marBottom w:val="0"/>
          <w:divBdr>
            <w:top w:val="none" w:sz="0" w:space="0" w:color="auto"/>
            <w:left w:val="none" w:sz="0" w:space="0" w:color="auto"/>
            <w:bottom w:val="none" w:sz="0" w:space="0" w:color="auto"/>
            <w:right w:val="none" w:sz="0" w:space="0" w:color="auto"/>
          </w:divBdr>
        </w:div>
        <w:div w:id="157962845">
          <w:marLeft w:val="640"/>
          <w:marRight w:val="0"/>
          <w:marTop w:val="0"/>
          <w:marBottom w:val="0"/>
          <w:divBdr>
            <w:top w:val="none" w:sz="0" w:space="0" w:color="auto"/>
            <w:left w:val="none" w:sz="0" w:space="0" w:color="auto"/>
            <w:bottom w:val="none" w:sz="0" w:space="0" w:color="auto"/>
            <w:right w:val="none" w:sz="0" w:space="0" w:color="auto"/>
          </w:divBdr>
        </w:div>
        <w:div w:id="209809393">
          <w:marLeft w:val="640"/>
          <w:marRight w:val="0"/>
          <w:marTop w:val="0"/>
          <w:marBottom w:val="0"/>
          <w:divBdr>
            <w:top w:val="none" w:sz="0" w:space="0" w:color="auto"/>
            <w:left w:val="none" w:sz="0" w:space="0" w:color="auto"/>
            <w:bottom w:val="none" w:sz="0" w:space="0" w:color="auto"/>
            <w:right w:val="none" w:sz="0" w:space="0" w:color="auto"/>
          </w:divBdr>
        </w:div>
        <w:div w:id="269975098">
          <w:marLeft w:val="640"/>
          <w:marRight w:val="0"/>
          <w:marTop w:val="0"/>
          <w:marBottom w:val="0"/>
          <w:divBdr>
            <w:top w:val="none" w:sz="0" w:space="0" w:color="auto"/>
            <w:left w:val="none" w:sz="0" w:space="0" w:color="auto"/>
            <w:bottom w:val="none" w:sz="0" w:space="0" w:color="auto"/>
            <w:right w:val="none" w:sz="0" w:space="0" w:color="auto"/>
          </w:divBdr>
        </w:div>
        <w:div w:id="351761372">
          <w:marLeft w:val="640"/>
          <w:marRight w:val="0"/>
          <w:marTop w:val="0"/>
          <w:marBottom w:val="0"/>
          <w:divBdr>
            <w:top w:val="none" w:sz="0" w:space="0" w:color="auto"/>
            <w:left w:val="none" w:sz="0" w:space="0" w:color="auto"/>
            <w:bottom w:val="none" w:sz="0" w:space="0" w:color="auto"/>
            <w:right w:val="none" w:sz="0" w:space="0" w:color="auto"/>
          </w:divBdr>
        </w:div>
        <w:div w:id="591665007">
          <w:marLeft w:val="640"/>
          <w:marRight w:val="0"/>
          <w:marTop w:val="0"/>
          <w:marBottom w:val="0"/>
          <w:divBdr>
            <w:top w:val="none" w:sz="0" w:space="0" w:color="auto"/>
            <w:left w:val="none" w:sz="0" w:space="0" w:color="auto"/>
            <w:bottom w:val="none" w:sz="0" w:space="0" w:color="auto"/>
            <w:right w:val="none" w:sz="0" w:space="0" w:color="auto"/>
          </w:divBdr>
        </w:div>
        <w:div w:id="784739629">
          <w:marLeft w:val="640"/>
          <w:marRight w:val="0"/>
          <w:marTop w:val="0"/>
          <w:marBottom w:val="0"/>
          <w:divBdr>
            <w:top w:val="none" w:sz="0" w:space="0" w:color="auto"/>
            <w:left w:val="none" w:sz="0" w:space="0" w:color="auto"/>
            <w:bottom w:val="none" w:sz="0" w:space="0" w:color="auto"/>
            <w:right w:val="none" w:sz="0" w:space="0" w:color="auto"/>
          </w:divBdr>
        </w:div>
        <w:div w:id="800001398">
          <w:marLeft w:val="640"/>
          <w:marRight w:val="0"/>
          <w:marTop w:val="0"/>
          <w:marBottom w:val="0"/>
          <w:divBdr>
            <w:top w:val="none" w:sz="0" w:space="0" w:color="auto"/>
            <w:left w:val="none" w:sz="0" w:space="0" w:color="auto"/>
            <w:bottom w:val="none" w:sz="0" w:space="0" w:color="auto"/>
            <w:right w:val="none" w:sz="0" w:space="0" w:color="auto"/>
          </w:divBdr>
        </w:div>
        <w:div w:id="871305244">
          <w:marLeft w:val="640"/>
          <w:marRight w:val="0"/>
          <w:marTop w:val="0"/>
          <w:marBottom w:val="0"/>
          <w:divBdr>
            <w:top w:val="none" w:sz="0" w:space="0" w:color="auto"/>
            <w:left w:val="none" w:sz="0" w:space="0" w:color="auto"/>
            <w:bottom w:val="none" w:sz="0" w:space="0" w:color="auto"/>
            <w:right w:val="none" w:sz="0" w:space="0" w:color="auto"/>
          </w:divBdr>
        </w:div>
        <w:div w:id="912162224">
          <w:marLeft w:val="640"/>
          <w:marRight w:val="0"/>
          <w:marTop w:val="0"/>
          <w:marBottom w:val="0"/>
          <w:divBdr>
            <w:top w:val="none" w:sz="0" w:space="0" w:color="auto"/>
            <w:left w:val="none" w:sz="0" w:space="0" w:color="auto"/>
            <w:bottom w:val="none" w:sz="0" w:space="0" w:color="auto"/>
            <w:right w:val="none" w:sz="0" w:space="0" w:color="auto"/>
          </w:divBdr>
        </w:div>
        <w:div w:id="994335881">
          <w:marLeft w:val="640"/>
          <w:marRight w:val="0"/>
          <w:marTop w:val="0"/>
          <w:marBottom w:val="0"/>
          <w:divBdr>
            <w:top w:val="none" w:sz="0" w:space="0" w:color="auto"/>
            <w:left w:val="none" w:sz="0" w:space="0" w:color="auto"/>
            <w:bottom w:val="none" w:sz="0" w:space="0" w:color="auto"/>
            <w:right w:val="none" w:sz="0" w:space="0" w:color="auto"/>
          </w:divBdr>
        </w:div>
        <w:div w:id="1034959866">
          <w:marLeft w:val="640"/>
          <w:marRight w:val="0"/>
          <w:marTop w:val="0"/>
          <w:marBottom w:val="0"/>
          <w:divBdr>
            <w:top w:val="none" w:sz="0" w:space="0" w:color="auto"/>
            <w:left w:val="none" w:sz="0" w:space="0" w:color="auto"/>
            <w:bottom w:val="none" w:sz="0" w:space="0" w:color="auto"/>
            <w:right w:val="none" w:sz="0" w:space="0" w:color="auto"/>
          </w:divBdr>
        </w:div>
        <w:div w:id="1129205205">
          <w:marLeft w:val="640"/>
          <w:marRight w:val="0"/>
          <w:marTop w:val="0"/>
          <w:marBottom w:val="0"/>
          <w:divBdr>
            <w:top w:val="none" w:sz="0" w:space="0" w:color="auto"/>
            <w:left w:val="none" w:sz="0" w:space="0" w:color="auto"/>
            <w:bottom w:val="none" w:sz="0" w:space="0" w:color="auto"/>
            <w:right w:val="none" w:sz="0" w:space="0" w:color="auto"/>
          </w:divBdr>
        </w:div>
        <w:div w:id="1177428871">
          <w:marLeft w:val="640"/>
          <w:marRight w:val="0"/>
          <w:marTop w:val="0"/>
          <w:marBottom w:val="0"/>
          <w:divBdr>
            <w:top w:val="none" w:sz="0" w:space="0" w:color="auto"/>
            <w:left w:val="none" w:sz="0" w:space="0" w:color="auto"/>
            <w:bottom w:val="none" w:sz="0" w:space="0" w:color="auto"/>
            <w:right w:val="none" w:sz="0" w:space="0" w:color="auto"/>
          </w:divBdr>
        </w:div>
        <w:div w:id="1194344505">
          <w:marLeft w:val="640"/>
          <w:marRight w:val="0"/>
          <w:marTop w:val="0"/>
          <w:marBottom w:val="0"/>
          <w:divBdr>
            <w:top w:val="none" w:sz="0" w:space="0" w:color="auto"/>
            <w:left w:val="none" w:sz="0" w:space="0" w:color="auto"/>
            <w:bottom w:val="none" w:sz="0" w:space="0" w:color="auto"/>
            <w:right w:val="none" w:sz="0" w:space="0" w:color="auto"/>
          </w:divBdr>
        </w:div>
        <w:div w:id="1244343026">
          <w:marLeft w:val="640"/>
          <w:marRight w:val="0"/>
          <w:marTop w:val="0"/>
          <w:marBottom w:val="0"/>
          <w:divBdr>
            <w:top w:val="none" w:sz="0" w:space="0" w:color="auto"/>
            <w:left w:val="none" w:sz="0" w:space="0" w:color="auto"/>
            <w:bottom w:val="none" w:sz="0" w:space="0" w:color="auto"/>
            <w:right w:val="none" w:sz="0" w:space="0" w:color="auto"/>
          </w:divBdr>
        </w:div>
        <w:div w:id="1246576701">
          <w:marLeft w:val="640"/>
          <w:marRight w:val="0"/>
          <w:marTop w:val="0"/>
          <w:marBottom w:val="0"/>
          <w:divBdr>
            <w:top w:val="none" w:sz="0" w:space="0" w:color="auto"/>
            <w:left w:val="none" w:sz="0" w:space="0" w:color="auto"/>
            <w:bottom w:val="none" w:sz="0" w:space="0" w:color="auto"/>
            <w:right w:val="none" w:sz="0" w:space="0" w:color="auto"/>
          </w:divBdr>
        </w:div>
        <w:div w:id="1300763174">
          <w:marLeft w:val="640"/>
          <w:marRight w:val="0"/>
          <w:marTop w:val="0"/>
          <w:marBottom w:val="0"/>
          <w:divBdr>
            <w:top w:val="none" w:sz="0" w:space="0" w:color="auto"/>
            <w:left w:val="none" w:sz="0" w:space="0" w:color="auto"/>
            <w:bottom w:val="none" w:sz="0" w:space="0" w:color="auto"/>
            <w:right w:val="none" w:sz="0" w:space="0" w:color="auto"/>
          </w:divBdr>
        </w:div>
        <w:div w:id="1314793439">
          <w:marLeft w:val="640"/>
          <w:marRight w:val="0"/>
          <w:marTop w:val="0"/>
          <w:marBottom w:val="0"/>
          <w:divBdr>
            <w:top w:val="none" w:sz="0" w:space="0" w:color="auto"/>
            <w:left w:val="none" w:sz="0" w:space="0" w:color="auto"/>
            <w:bottom w:val="none" w:sz="0" w:space="0" w:color="auto"/>
            <w:right w:val="none" w:sz="0" w:space="0" w:color="auto"/>
          </w:divBdr>
        </w:div>
        <w:div w:id="1315112078">
          <w:marLeft w:val="640"/>
          <w:marRight w:val="0"/>
          <w:marTop w:val="0"/>
          <w:marBottom w:val="0"/>
          <w:divBdr>
            <w:top w:val="none" w:sz="0" w:space="0" w:color="auto"/>
            <w:left w:val="none" w:sz="0" w:space="0" w:color="auto"/>
            <w:bottom w:val="none" w:sz="0" w:space="0" w:color="auto"/>
            <w:right w:val="none" w:sz="0" w:space="0" w:color="auto"/>
          </w:divBdr>
        </w:div>
        <w:div w:id="1317152701">
          <w:marLeft w:val="640"/>
          <w:marRight w:val="0"/>
          <w:marTop w:val="0"/>
          <w:marBottom w:val="0"/>
          <w:divBdr>
            <w:top w:val="none" w:sz="0" w:space="0" w:color="auto"/>
            <w:left w:val="none" w:sz="0" w:space="0" w:color="auto"/>
            <w:bottom w:val="none" w:sz="0" w:space="0" w:color="auto"/>
            <w:right w:val="none" w:sz="0" w:space="0" w:color="auto"/>
          </w:divBdr>
        </w:div>
        <w:div w:id="1368293312">
          <w:marLeft w:val="640"/>
          <w:marRight w:val="0"/>
          <w:marTop w:val="0"/>
          <w:marBottom w:val="0"/>
          <w:divBdr>
            <w:top w:val="none" w:sz="0" w:space="0" w:color="auto"/>
            <w:left w:val="none" w:sz="0" w:space="0" w:color="auto"/>
            <w:bottom w:val="none" w:sz="0" w:space="0" w:color="auto"/>
            <w:right w:val="none" w:sz="0" w:space="0" w:color="auto"/>
          </w:divBdr>
        </w:div>
        <w:div w:id="1378161005">
          <w:marLeft w:val="640"/>
          <w:marRight w:val="0"/>
          <w:marTop w:val="0"/>
          <w:marBottom w:val="0"/>
          <w:divBdr>
            <w:top w:val="none" w:sz="0" w:space="0" w:color="auto"/>
            <w:left w:val="none" w:sz="0" w:space="0" w:color="auto"/>
            <w:bottom w:val="none" w:sz="0" w:space="0" w:color="auto"/>
            <w:right w:val="none" w:sz="0" w:space="0" w:color="auto"/>
          </w:divBdr>
        </w:div>
        <w:div w:id="1394430922">
          <w:marLeft w:val="640"/>
          <w:marRight w:val="0"/>
          <w:marTop w:val="0"/>
          <w:marBottom w:val="0"/>
          <w:divBdr>
            <w:top w:val="none" w:sz="0" w:space="0" w:color="auto"/>
            <w:left w:val="none" w:sz="0" w:space="0" w:color="auto"/>
            <w:bottom w:val="none" w:sz="0" w:space="0" w:color="auto"/>
            <w:right w:val="none" w:sz="0" w:space="0" w:color="auto"/>
          </w:divBdr>
        </w:div>
        <w:div w:id="1560557344">
          <w:marLeft w:val="640"/>
          <w:marRight w:val="0"/>
          <w:marTop w:val="0"/>
          <w:marBottom w:val="0"/>
          <w:divBdr>
            <w:top w:val="none" w:sz="0" w:space="0" w:color="auto"/>
            <w:left w:val="none" w:sz="0" w:space="0" w:color="auto"/>
            <w:bottom w:val="none" w:sz="0" w:space="0" w:color="auto"/>
            <w:right w:val="none" w:sz="0" w:space="0" w:color="auto"/>
          </w:divBdr>
        </w:div>
        <w:div w:id="1565606761">
          <w:marLeft w:val="640"/>
          <w:marRight w:val="0"/>
          <w:marTop w:val="0"/>
          <w:marBottom w:val="0"/>
          <w:divBdr>
            <w:top w:val="none" w:sz="0" w:space="0" w:color="auto"/>
            <w:left w:val="none" w:sz="0" w:space="0" w:color="auto"/>
            <w:bottom w:val="none" w:sz="0" w:space="0" w:color="auto"/>
            <w:right w:val="none" w:sz="0" w:space="0" w:color="auto"/>
          </w:divBdr>
        </w:div>
        <w:div w:id="1570967406">
          <w:marLeft w:val="640"/>
          <w:marRight w:val="0"/>
          <w:marTop w:val="0"/>
          <w:marBottom w:val="0"/>
          <w:divBdr>
            <w:top w:val="none" w:sz="0" w:space="0" w:color="auto"/>
            <w:left w:val="none" w:sz="0" w:space="0" w:color="auto"/>
            <w:bottom w:val="none" w:sz="0" w:space="0" w:color="auto"/>
            <w:right w:val="none" w:sz="0" w:space="0" w:color="auto"/>
          </w:divBdr>
        </w:div>
        <w:div w:id="1586838889">
          <w:marLeft w:val="640"/>
          <w:marRight w:val="0"/>
          <w:marTop w:val="0"/>
          <w:marBottom w:val="0"/>
          <w:divBdr>
            <w:top w:val="none" w:sz="0" w:space="0" w:color="auto"/>
            <w:left w:val="none" w:sz="0" w:space="0" w:color="auto"/>
            <w:bottom w:val="none" w:sz="0" w:space="0" w:color="auto"/>
            <w:right w:val="none" w:sz="0" w:space="0" w:color="auto"/>
          </w:divBdr>
        </w:div>
        <w:div w:id="1608538364">
          <w:marLeft w:val="640"/>
          <w:marRight w:val="0"/>
          <w:marTop w:val="0"/>
          <w:marBottom w:val="0"/>
          <w:divBdr>
            <w:top w:val="none" w:sz="0" w:space="0" w:color="auto"/>
            <w:left w:val="none" w:sz="0" w:space="0" w:color="auto"/>
            <w:bottom w:val="none" w:sz="0" w:space="0" w:color="auto"/>
            <w:right w:val="none" w:sz="0" w:space="0" w:color="auto"/>
          </w:divBdr>
        </w:div>
        <w:div w:id="1611157676">
          <w:marLeft w:val="640"/>
          <w:marRight w:val="0"/>
          <w:marTop w:val="0"/>
          <w:marBottom w:val="0"/>
          <w:divBdr>
            <w:top w:val="none" w:sz="0" w:space="0" w:color="auto"/>
            <w:left w:val="none" w:sz="0" w:space="0" w:color="auto"/>
            <w:bottom w:val="none" w:sz="0" w:space="0" w:color="auto"/>
            <w:right w:val="none" w:sz="0" w:space="0" w:color="auto"/>
          </w:divBdr>
        </w:div>
        <w:div w:id="1674797338">
          <w:marLeft w:val="640"/>
          <w:marRight w:val="0"/>
          <w:marTop w:val="0"/>
          <w:marBottom w:val="0"/>
          <w:divBdr>
            <w:top w:val="none" w:sz="0" w:space="0" w:color="auto"/>
            <w:left w:val="none" w:sz="0" w:space="0" w:color="auto"/>
            <w:bottom w:val="none" w:sz="0" w:space="0" w:color="auto"/>
            <w:right w:val="none" w:sz="0" w:space="0" w:color="auto"/>
          </w:divBdr>
        </w:div>
        <w:div w:id="1719472877">
          <w:marLeft w:val="640"/>
          <w:marRight w:val="0"/>
          <w:marTop w:val="0"/>
          <w:marBottom w:val="0"/>
          <w:divBdr>
            <w:top w:val="none" w:sz="0" w:space="0" w:color="auto"/>
            <w:left w:val="none" w:sz="0" w:space="0" w:color="auto"/>
            <w:bottom w:val="none" w:sz="0" w:space="0" w:color="auto"/>
            <w:right w:val="none" w:sz="0" w:space="0" w:color="auto"/>
          </w:divBdr>
        </w:div>
        <w:div w:id="1731614163">
          <w:marLeft w:val="640"/>
          <w:marRight w:val="0"/>
          <w:marTop w:val="0"/>
          <w:marBottom w:val="0"/>
          <w:divBdr>
            <w:top w:val="none" w:sz="0" w:space="0" w:color="auto"/>
            <w:left w:val="none" w:sz="0" w:space="0" w:color="auto"/>
            <w:bottom w:val="none" w:sz="0" w:space="0" w:color="auto"/>
            <w:right w:val="none" w:sz="0" w:space="0" w:color="auto"/>
          </w:divBdr>
        </w:div>
        <w:div w:id="1758793943">
          <w:marLeft w:val="640"/>
          <w:marRight w:val="0"/>
          <w:marTop w:val="0"/>
          <w:marBottom w:val="0"/>
          <w:divBdr>
            <w:top w:val="none" w:sz="0" w:space="0" w:color="auto"/>
            <w:left w:val="none" w:sz="0" w:space="0" w:color="auto"/>
            <w:bottom w:val="none" w:sz="0" w:space="0" w:color="auto"/>
            <w:right w:val="none" w:sz="0" w:space="0" w:color="auto"/>
          </w:divBdr>
        </w:div>
        <w:div w:id="1789280490">
          <w:marLeft w:val="640"/>
          <w:marRight w:val="0"/>
          <w:marTop w:val="0"/>
          <w:marBottom w:val="0"/>
          <w:divBdr>
            <w:top w:val="none" w:sz="0" w:space="0" w:color="auto"/>
            <w:left w:val="none" w:sz="0" w:space="0" w:color="auto"/>
            <w:bottom w:val="none" w:sz="0" w:space="0" w:color="auto"/>
            <w:right w:val="none" w:sz="0" w:space="0" w:color="auto"/>
          </w:divBdr>
        </w:div>
        <w:div w:id="1807698398">
          <w:marLeft w:val="640"/>
          <w:marRight w:val="0"/>
          <w:marTop w:val="0"/>
          <w:marBottom w:val="0"/>
          <w:divBdr>
            <w:top w:val="none" w:sz="0" w:space="0" w:color="auto"/>
            <w:left w:val="none" w:sz="0" w:space="0" w:color="auto"/>
            <w:bottom w:val="none" w:sz="0" w:space="0" w:color="auto"/>
            <w:right w:val="none" w:sz="0" w:space="0" w:color="auto"/>
          </w:divBdr>
        </w:div>
        <w:div w:id="1833909594">
          <w:marLeft w:val="640"/>
          <w:marRight w:val="0"/>
          <w:marTop w:val="0"/>
          <w:marBottom w:val="0"/>
          <w:divBdr>
            <w:top w:val="none" w:sz="0" w:space="0" w:color="auto"/>
            <w:left w:val="none" w:sz="0" w:space="0" w:color="auto"/>
            <w:bottom w:val="none" w:sz="0" w:space="0" w:color="auto"/>
            <w:right w:val="none" w:sz="0" w:space="0" w:color="auto"/>
          </w:divBdr>
        </w:div>
        <w:div w:id="1955550712">
          <w:marLeft w:val="640"/>
          <w:marRight w:val="0"/>
          <w:marTop w:val="0"/>
          <w:marBottom w:val="0"/>
          <w:divBdr>
            <w:top w:val="none" w:sz="0" w:space="0" w:color="auto"/>
            <w:left w:val="none" w:sz="0" w:space="0" w:color="auto"/>
            <w:bottom w:val="none" w:sz="0" w:space="0" w:color="auto"/>
            <w:right w:val="none" w:sz="0" w:space="0" w:color="auto"/>
          </w:divBdr>
        </w:div>
        <w:div w:id="2015187455">
          <w:marLeft w:val="640"/>
          <w:marRight w:val="0"/>
          <w:marTop w:val="0"/>
          <w:marBottom w:val="0"/>
          <w:divBdr>
            <w:top w:val="none" w:sz="0" w:space="0" w:color="auto"/>
            <w:left w:val="none" w:sz="0" w:space="0" w:color="auto"/>
            <w:bottom w:val="none" w:sz="0" w:space="0" w:color="auto"/>
            <w:right w:val="none" w:sz="0" w:space="0" w:color="auto"/>
          </w:divBdr>
        </w:div>
        <w:div w:id="2017073049">
          <w:marLeft w:val="640"/>
          <w:marRight w:val="0"/>
          <w:marTop w:val="0"/>
          <w:marBottom w:val="0"/>
          <w:divBdr>
            <w:top w:val="none" w:sz="0" w:space="0" w:color="auto"/>
            <w:left w:val="none" w:sz="0" w:space="0" w:color="auto"/>
            <w:bottom w:val="none" w:sz="0" w:space="0" w:color="auto"/>
            <w:right w:val="none" w:sz="0" w:space="0" w:color="auto"/>
          </w:divBdr>
        </w:div>
        <w:div w:id="2118211506">
          <w:marLeft w:val="640"/>
          <w:marRight w:val="0"/>
          <w:marTop w:val="0"/>
          <w:marBottom w:val="0"/>
          <w:divBdr>
            <w:top w:val="none" w:sz="0" w:space="0" w:color="auto"/>
            <w:left w:val="none" w:sz="0" w:space="0" w:color="auto"/>
            <w:bottom w:val="none" w:sz="0" w:space="0" w:color="auto"/>
            <w:right w:val="none" w:sz="0" w:space="0" w:color="auto"/>
          </w:divBdr>
        </w:div>
      </w:divsChild>
    </w:div>
    <w:div w:id="78798291">
      <w:marLeft w:val="0"/>
      <w:marRight w:val="0"/>
      <w:marTop w:val="0"/>
      <w:marBottom w:val="0"/>
      <w:divBdr>
        <w:top w:val="none" w:sz="0" w:space="0" w:color="auto"/>
        <w:left w:val="none" w:sz="0" w:space="0" w:color="auto"/>
        <w:bottom w:val="none" w:sz="0" w:space="0" w:color="auto"/>
        <w:right w:val="none" w:sz="0" w:space="0" w:color="auto"/>
      </w:divBdr>
    </w:div>
    <w:div w:id="79521979">
      <w:bodyDiv w:val="1"/>
      <w:marLeft w:val="0"/>
      <w:marRight w:val="0"/>
      <w:marTop w:val="0"/>
      <w:marBottom w:val="0"/>
      <w:divBdr>
        <w:top w:val="none" w:sz="0" w:space="0" w:color="auto"/>
        <w:left w:val="none" w:sz="0" w:space="0" w:color="auto"/>
        <w:bottom w:val="none" w:sz="0" w:space="0" w:color="auto"/>
        <w:right w:val="none" w:sz="0" w:space="0" w:color="auto"/>
      </w:divBdr>
      <w:divsChild>
        <w:div w:id="44918487">
          <w:marLeft w:val="640"/>
          <w:marRight w:val="0"/>
          <w:marTop w:val="0"/>
          <w:marBottom w:val="0"/>
          <w:divBdr>
            <w:top w:val="none" w:sz="0" w:space="0" w:color="auto"/>
            <w:left w:val="none" w:sz="0" w:space="0" w:color="auto"/>
            <w:bottom w:val="none" w:sz="0" w:space="0" w:color="auto"/>
            <w:right w:val="none" w:sz="0" w:space="0" w:color="auto"/>
          </w:divBdr>
        </w:div>
        <w:div w:id="97531064">
          <w:marLeft w:val="640"/>
          <w:marRight w:val="0"/>
          <w:marTop w:val="0"/>
          <w:marBottom w:val="0"/>
          <w:divBdr>
            <w:top w:val="none" w:sz="0" w:space="0" w:color="auto"/>
            <w:left w:val="none" w:sz="0" w:space="0" w:color="auto"/>
            <w:bottom w:val="none" w:sz="0" w:space="0" w:color="auto"/>
            <w:right w:val="none" w:sz="0" w:space="0" w:color="auto"/>
          </w:divBdr>
        </w:div>
        <w:div w:id="135340607">
          <w:marLeft w:val="640"/>
          <w:marRight w:val="0"/>
          <w:marTop w:val="0"/>
          <w:marBottom w:val="0"/>
          <w:divBdr>
            <w:top w:val="none" w:sz="0" w:space="0" w:color="auto"/>
            <w:left w:val="none" w:sz="0" w:space="0" w:color="auto"/>
            <w:bottom w:val="none" w:sz="0" w:space="0" w:color="auto"/>
            <w:right w:val="none" w:sz="0" w:space="0" w:color="auto"/>
          </w:divBdr>
        </w:div>
        <w:div w:id="173618917">
          <w:marLeft w:val="640"/>
          <w:marRight w:val="0"/>
          <w:marTop w:val="0"/>
          <w:marBottom w:val="0"/>
          <w:divBdr>
            <w:top w:val="none" w:sz="0" w:space="0" w:color="auto"/>
            <w:left w:val="none" w:sz="0" w:space="0" w:color="auto"/>
            <w:bottom w:val="none" w:sz="0" w:space="0" w:color="auto"/>
            <w:right w:val="none" w:sz="0" w:space="0" w:color="auto"/>
          </w:divBdr>
        </w:div>
        <w:div w:id="242571520">
          <w:marLeft w:val="640"/>
          <w:marRight w:val="0"/>
          <w:marTop w:val="0"/>
          <w:marBottom w:val="0"/>
          <w:divBdr>
            <w:top w:val="none" w:sz="0" w:space="0" w:color="auto"/>
            <w:left w:val="none" w:sz="0" w:space="0" w:color="auto"/>
            <w:bottom w:val="none" w:sz="0" w:space="0" w:color="auto"/>
            <w:right w:val="none" w:sz="0" w:space="0" w:color="auto"/>
          </w:divBdr>
        </w:div>
        <w:div w:id="299237748">
          <w:marLeft w:val="640"/>
          <w:marRight w:val="0"/>
          <w:marTop w:val="0"/>
          <w:marBottom w:val="0"/>
          <w:divBdr>
            <w:top w:val="none" w:sz="0" w:space="0" w:color="auto"/>
            <w:left w:val="none" w:sz="0" w:space="0" w:color="auto"/>
            <w:bottom w:val="none" w:sz="0" w:space="0" w:color="auto"/>
            <w:right w:val="none" w:sz="0" w:space="0" w:color="auto"/>
          </w:divBdr>
        </w:div>
        <w:div w:id="311064317">
          <w:marLeft w:val="640"/>
          <w:marRight w:val="0"/>
          <w:marTop w:val="0"/>
          <w:marBottom w:val="0"/>
          <w:divBdr>
            <w:top w:val="none" w:sz="0" w:space="0" w:color="auto"/>
            <w:left w:val="none" w:sz="0" w:space="0" w:color="auto"/>
            <w:bottom w:val="none" w:sz="0" w:space="0" w:color="auto"/>
            <w:right w:val="none" w:sz="0" w:space="0" w:color="auto"/>
          </w:divBdr>
        </w:div>
        <w:div w:id="315382034">
          <w:marLeft w:val="640"/>
          <w:marRight w:val="0"/>
          <w:marTop w:val="0"/>
          <w:marBottom w:val="0"/>
          <w:divBdr>
            <w:top w:val="none" w:sz="0" w:space="0" w:color="auto"/>
            <w:left w:val="none" w:sz="0" w:space="0" w:color="auto"/>
            <w:bottom w:val="none" w:sz="0" w:space="0" w:color="auto"/>
            <w:right w:val="none" w:sz="0" w:space="0" w:color="auto"/>
          </w:divBdr>
        </w:div>
        <w:div w:id="334039302">
          <w:marLeft w:val="640"/>
          <w:marRight w:val="0"/>
          <w:marTop w:val="0"/>
          <w:marBottom w:val="0"/>
          <w:divBdr>
            <w:top w:val="none" w:sz="0" w:space="0" w:color="auto"/>
            <w:left w:val="none" w:sz="0" w:space="0" w:color="auto"/>
            <w:bottom w:val="none" w:sz="0" w:space="0" w:color="auto"/>
            <w:right w:val="none" w:sz="0" w:space="0" w:color="auto"/>
          </w:divBdr>
        </w:div>
        <w:div w:id="357776098">
          <w:marLeft w:val="640"/>
          <w:marRight w:val="0"/>
          <w:marTop w:val="0"/>
          <w:marBottom w:val="0"/>
          <w:divBdr>
            <w:top w:val="none" w:sz="0" w:space="0" w:color="auto"/>
            <w:left w:val="none" w:sz="0" w:space="0" w:color="auto"/>
            <w:bottom w:val="none" w:sz="0" w:space="0" w:color="auto"/>
            <w:right w:val="none" w:sz="0" w:space="0" w:color="auto"/>
          </w:divBdr>
        </w:div>
        <w:div w:id="429358418">
          <w:marLeft w:val="640"/>
          <w:marRight w:val="0"/>
          <w:marTop w:val="0"/>
          <w:marBottom w:val="0"/>
          <w:divBdr>
            <w:top w:val="none" w:sz="0" w:space="0" w:color="auto"/>
            <w:left w:val="none" w:sz="0" w:space="0" w:color="auto"/>
            <w:bottom w:val="none" w:sz="0" w:space="0" w:color="auto"/>
            <w:right w:val="none" w:sz="0" w:space="0" w:color="auto"/>
          </w:divBdr>
        </w:div>
        <w:div w:id="445276262">
          <w:marLeft w:val="640"/>
          <w:marRight w:val="0"/>
          <w:marTop w:val="0"/>
          <w:marBottom w:val="0"/>
          <w:divBdr>
            <w:top w:val="none" w:sz="0" w:space="0" w:color="auto"/>
            <w:left w:val="none" w:sz="0" w:space="0" w:color="auto"/>
            <w:bottom w:val="none" w:sz="0" w:space="0" w:color="auto"/>
            <w:right w:val="none" w:sz="0" w:space="0" w:color="auto"/>
          </w:divBdr>
        </w:div>
        <w:div w:id="448865058">
          <w:marLeft w:val="640"/>
          <w:marRight w:val="0"/>
          <w:marTop w:val="0"/>
          <w:marBottom w:val="0"/>
          <w:divBdr>
            <w:top w:val="none" w:sz="0" w:space="0" w:color="auto"/>
            <w:left w:val="none" w:sz="0" w:space="0" w:color="auto"/>
            <w:bottom w:val="none" w:sz="0" w:space="0" w:color="auto"/>
            <w:right w:val="none" w:sz="0" w:space="0" w:color="auto"/>
          </w:divBdr>
        </w:div>
        <w:div w:id="531920003">
          <w:marLeft w:val="640"/>
          <w:marRight w:val="0"/>
          <w:marTop w:val="0"/>
          <w:marBottom w:val="0"/>
          <w:divBdr>
            <w:top w:val="none" w:sz="0" w:space="0" w:color="auto"/>
            <w:left w:val="none" w:sz="0" w:space="0" w:color="auto"/>
            <w:bottom w:val="none" w:sz="0" w:space="0" w:color="auto"/>
            <w:right w:val="none" w:sz="0" w:space="0" w:color="auto"/>
          </w:divBdr>
        </w:div>
        <w:div w:id="557471454">
          <w:marLeft w:val="640"/>
          <w:marRight w:val="0"/>
          <w:marTop w:val="0"/>
          <w:marBottom w:val="0"/>
          <w:divBdr>
            <w:top w:val="none" w:sz="0" w:space="0" w:color="auto"/>
            <w:left w:val="none" w:sz="0" w:space="0" w:color="auto"/>
            <w:bottom w:val="none" w:sz="0" w:space="0" w:color="auto"/>
            <w:right w:val="none" w:sz="0" w:space="0" w:color="auto"/>
          </w:divBdr>
        </w:div>
        <w:div w:id="562181098">
          <w:marLeft w:val="640"/>
          <w:marRight w:val="0"/>
          <w:marTop w:val="0"/>
          <w:marBottom w:val="0"/>
          <w:divBdr>
            <w:top w:val="none" w:sz="0" w:space="0" w:color="auto"/>
            <w:left w:val="none" w:sz="0" w:space="0" w:color="auto"/>
            <w:bottom w:val="none" w:sz="0" w:space="0" w:color="auto"/>
            <w:right w:val="none" w:sz="0" w:space="0" w:color="auto"/>
          </w:divBdr>
        </w:div>
        <w:div w:id="562568889">
          <w:marLeft w:val="640"/>
          <w:marRight w:val="0"/>
          <w:marTop w:val="0"/>
          <w:marBottom w:val="0"/>
          <w:divBdr>
            <w:top w:val="none" w:sz="0" w:space="0" w:color="auto"/>
            <w:left w:val="none" w:sz="0" w:space="0" w:color="auto"/>
            <w:bottom w:val="none" w:sz="0" w:space="0" w:color="auto"/>
            <w:right w:val="none" w:sz="0" w:space="0" w:color="auto"/>
          </w:divBdr>
        </w:div>
        <w:div w:id="596449679">
          <w:marLeft w:val="640"/>
          <w:marRight w:val="0"/>
          <w:marTop w:val="0"/>
          <w:marBottom w:val="0"/>
          <w:divBdr>
            <w:top w:val="none" w:sz="0" w:space="0" w:color="auto"/>
            <w:left w:val="none" w:sz="0" w:space="0" w:color="auto"/>
            <w:bottom w:val="none" w:sz="0" w:space="0" w:color="auto"/>
            <w:right w:val="none" w:sz="0" w:space="0" w:color="auto"/>
          </w:divBdr>
        </w:div>
        <w:div w:id="696585680">
          <w:marLeft w:val="640"/>
          <w:marRight w:val="0"/>
          <w:marTop w:val="0"/>
          <w:marBottom w:val="0"/>
          <w:divBdr>
            <w:top w:val="none" w:sz="0" w:space="0" w:color="auto"/>
            <w:left w:val="none" w:sz="0" w:space="0" w:color="auto"/>
            <w:bottom w:val="none" w:sz="0" w:space="0" w:color="auto"/>
            <w:right w:val="none" w:sz="0" w:space="0" w:color="auto"/>
          </w:divBdr>
        </w:div>
        <w:div w:id="785003893">
          <w:marLeft w:val="640"/>
          <w:marRight w:val="0"/>
          <w:marTop w:val="0"/>
          <w:marBottom w:val="0"/>
          <w:divBdr>
            <w:top w:val="none" w:sz="0" w:space="0" w:color="auto"/>
            <w:left w:val="none" w:sz="0" w:space="0" w:color="auto"/>
            <w:bottom w:val="none" w:sz="0" w:space="0" w:color="auto"/>
            <w:right w:val="none" w:sz="0" w:space="0" w:color="auto"/>
          </w:divBdr>
        </w:div>
        <w:div w:id="814569581">
          <w:marLeft w:val="640"/>
          <w:marRight w:val="0"/>
          <w:marTop w:val="0"/>
          <w:marBottom w:val="0"/>
          <w:divBdr>
            <w:top w:val="none" w:sz="0" w:space="0" w:color="auto"/>
            <w:left w:val="none" w:sz="0" w:space="0" w:color="auto"/>
            <w:bottom w:val="none" w:sz="0" w:space="0" w:color="auto"/>
            <w:right w:val="none" w:sz="0" w:space="0" w:color="auto"/>
          </w:divBdr>
        </w:div>
        <w:div w:id="868448593">
          <w:marLeft w:val="640"/>
          <w:marRight w:val="0"/>
          <w:marTop w:val="0"/>
          <w:marBottom w:val="0"/>
          <w:divBdr>
            <w:top w:val="none" w:sz="0" w:space="0" w:color="auto"/>
            <w:left w:val="none" w:sz="0" w:space="0" w:color="auto"/>
            <w:bottom w:val="none" w:sz="0" w:space="0" w:color="auto"/>
            <w:right w:val="none" w:sz="0" w:space="0" w:color="auto"/>
          </w:divBdr>
        </w:div>
        <w:div w:id="901793711">
          <w:marLeft w:val="640"/>
          <w:marRight w:val="0"/>
          <w:marTop w:val="0"/>
          <w:marBottom w:val="0"/>
          <w:divBdr>
            <w:top w:val="none" w:sz="0" w:space="0" w:color="auto"/>
            <w:left w:val="none" w:sz="0" w:space="0" w:color="auto"/>
            <w:bottom w:val="none" w:sz="0" w:space="0" w:color="auto"/>
            <w:right w:val="none" w:sz="0" w:space="0" w:color="auto"/>
          </w:divBdr>
        </w:div>
        <w:div w:id="912737859">
          <w:marLeft w:val="640"/>
          <w:marRight w:val="0"/>
          <w:marTop w:val="0"/>
          <w:marBottom w:val="0"/>
          <w:divBdr>
            <w:top w:val="none" w:sz="0" w:space="0" w:color="auto"/>
            <w:left w:val="none" w:sz="0" w:space="0" w:color="auto"/>
            <w:bottom w:val="none" w:sz="0" w:space="0" w:color="auto"/>
            <w:right w:val="none" w:sz="0" w:space="0" w:color="auto"/>
          </w:divBdr>
        </w:div>
        <w:div w:id="939608429">
          <w:marLeft w:val="640"/>
          <w:marRight w:val="0"/>
          <w:marTop w:val="0"/>
          <w:marBottom w:val="0"/>
          <w:divBdr>
            <w:top w:val="none" w:sz="0" w:space="0" w:color="auto"/>
            <w:left w:val="none" w:sz="0" w:space="0" w:color="auto"/>
            <w:bottom w:val="none" w:sz="0" w:space="0" w:color="auto"/>
            <w:right w:val="none" w:sz="0" w:space="0" w:color="auto"/>
          </w:divBdr>
        </w:div>
        <w:div w:id="986855258">
          <w:marLeft w:val="640"/>
          <w:marRight w:val="0"/>
          <w:marTop w:val="0"/>
          <w:marBottom w:val="0"/>
          <w:divBdr>
            <w:top w:val="none" w:sz="0" w:space="0" w:color="auto"/>
            <w:left w:val="none" w:sz="0" w:space="0" w:color="auto"/>
            <w:bottom w:val="none" w:sz="0" w:space="0" w:color="auto"/>
            <w:right w:val="none" w:sz="0" w:space="0" w:color="auto"/>
          </w:divBdr>
        </w:div>
        <w:div w:id="1047027525">
          <w:marLeft w:val="640"/>
          <w:marRight w:val="0"/>
          <w:marTop w:val="0"/>
          <w:marBottom w:val="0"/>
          <w:divBdr>
            <w:top w:val="none" w:sz="0" w:space="0" w:color="auto"/>
            <w:left w:val="none" w:sz="0" w:space="0" w:color="auto"/>
            <w:bottom w:val="none" w:sz="0" w:space="0" w:color="auto"/>
            <w:right w:val="none" w:sz="0" w:space="0" w:color="auto"/>
          </w:divBdr>
        </w:div>
        <w:div w:id="1236092480">
          <w:marLeft w:val="640"/>
          <w:marRight w:val="0"/>
          <w:marTop w:val="0"/>
          <w:marBottom w:val="0"/>
          <w:divBdr>
            <w:top w:val="none" w:sz="0" w:space="0" w:color="auto"/>
            <w:left w:val="none" w:sz="0" w:space="0" w:color="auto"/>
            <w:bottom w:val="none" w:sz="0" w:space="0" w:color="auto"/>
            <w:right w:val="none" w:sz="0" w:space="0" w:color="auto"/>
          </w:divBdr>
        </w:div>
        <w:div w:id="1246454888">
          <w:marLeft w:val="640"/>
          <w:marRight w:val="0"/>
          <w:marTop w:val="0"/>
          <w:marBottom w:val="0"/>
          <w:divBdr>
            <w:top w:val="none" w:sz="0" w:space="0" w:color="auto"/>
            <w:left w:val="none" w:sz="0" w:space="0" w:color="auto"/>
            <w:bottom w:val="none" w:sz="0" w:space="0" w:color="auto"/>
            <w:right w:val="none" w:sz="0" w:space="0" w:color="auto"/>
          </w:divBdr>
        </w:div>
        <w:div w:id="1251038241">
          <w:marLeft w:val="640"/>
          <w:marRight w:val="0"/>
          <w:marTop w:val="0"/>
          <w:marBottom w:val="0"/>
          <w:divBdr>
            <w:top w:val="none" w:sz="0" w:space="0" w:color="auto"/>
            <w:left w:val="none" w:sz="0" w:space="0" w:color="auto"/>
            <w:bottom w:val="none" w:sz="0" w:space="0" w:color="auto"/>
            <w:right w:val="none" w:sz="0" w:space="0" w:color="auto"/>
          </w:divBdr>
        </w:div>
        <w:div w:id="1263883040">
          <w:marLeft w:val="640"/>
          <w:marRight w:val="0"/>
          <w:marTop w:val="0"/>
          <w:marBottom w:val="0"/>
          <w:divBdr>
            <w:top w:val="none" w:sz="0" w:space="0" w:color="auto"/>
            <w:left w:val="none" w:sz="0" w:space="0" w:color="auto"/>
            <w:bottom w:val="none" w:sz="0" w:space="0" w:color="auto"/>
            <w:right w:val="none" w:sz="0" w:space="0" w:color="auto"/>
          </w:divBdr>
        </w:div>
        <w:div w:id="1307274365">
          <w:marLeft w:val="640"/>
          <w:marRight w:val="0"/>
          <w:marTop w:val="0"/>
          <w:marBottom w:val="0"/>
          <w:divBdr>
            <w:top w:val="none" w:sz="0" w:space="0" w:color="auto"/>
            <w:left w:val="none" w:sz="0" w:space="0" w:color="auto"/>
            <w:bottom w:val="none" w:sz="0" w:space="0" w:color="auto"/>
            <w:right w:val="none" w:sz="0" w:space="0" w:color="auto"/>
          </w:divBdr>
        </w:div>
        <w:div w:id="1308785481">
          <w:marLeft w:val="640"/>
          <w:marRight w:val="0"/>
          <w:marTop w:val="0"/>
          <w:marBottom w:val="0"/>
          <w:divBdr>
            <w:top w:val="none" w:sz="0" w:space="0" w:color="auto"/>
            <w:left w:val="none" w:sz="0" w:space="0" w:color="auto"/>
            <w:bottom w:val="none" w:sz="0" w:space="0" w:color="auto"/>
            <w:right w:val="none" w:sz="0" w:space="0" w:color="auto"/>
          </w:divBdr>
        </w:div>
        <w:div w:id="1447970064">
          <w:marLeft w:val="640"/>
          <w:marRight w:val="0"/>
          <w:marTop w:val="0"/>
          <w:marBottom w:val="0"/>
          <w:divBdr>
            <w:top w:val="none" w:sz="0" w:space="0" w:color="auto"/>
            <w:left w:val="none" w:sz="0" w:space="0" w:color="auto"/>
            <w:bottom w:val="none" w:sz="0" w:space="0" w:color="auto"/>
            <w:right w:val="none" w:sz="0" w:space="0" w:color="auto"/>
          </w:divBdr>
        </w:div>
        <w:div w:id="1479110555">
          <w:marLeft w:val="640"/>
          <w:marRight w:val="0"/>
          <w:marTop w:val="0"/>
          <w:marBottom w:val="0"/>
          <w:divBdr>
            <w:top w:val="none" w:sz="0" w:space="0" w:color="auto"/>
            <w:left w:val="none" w:sz="0" w:space="0" w:color="auto"/>
            <w:bottom w:val="none" w:sz="0" w:space="0" w:color="auto"/>
            <w:right w:val="none" w:sz="0" w:space="0" w:color="auto"/>
          </w:divBdr>
        </w:div>
        <w:div w:id="1660844687">
          <w:marLeft w:val="640"/>
          <w:marRight w:val="0"/>
          <w:marTop w:val="0"/>
          <w:marBottom w:val="0"/>
          <w:divBdr>
            <w:top w:val="none" w:sz="0" w:space="0" w:color="auto"/>
            <w:left w:val="none" w:sz="0" w:space="0" w:color="auto"/>
            <w:bottom w:val="none" w:sz="0" w:space="0" w:color="auto"/>
            <w:right w:val="none" w:sz="0" w:space="0" w:color="auto"/>
          </w:divBdr>
        </w:div>
        <w:div w:id="1831628994">
          <w:marLeft w:val="640"/>
          <w:marRight w:val="0"/>
          <w:marTop w:val="0"/>
          <w:marBottom w:val="0"/>
          <w:divBdr>
            <w:top w:val="none" w:sz="0" w:space="0" w:color="auto"/>
            <w:left w:val="none" w:sz="0" w:space="0" w:color="auto"/>
            <w:bottom w:val="none" w:sz="0" w:space="0" w:color="auto"/>
            <w:right w:val="none" w:sz="0" w:space="0" w:color="auto"/>
          </w:divBdr>
        </w:div>
        <w:div w:id="1842356121">
          <w:marLeft w:val="640"/>
          <w:marRight w:val="0"/>
          <w:marTop w:val="0"/>
          <w:marBottom w:val="0"/>
          <w:divBdr>
            <w:top w:val="none" w:sz="0" w:space="0" w:color="auto"/>
            <w:left w:val="none" w:sz="0" w:space="0" w:color="auto"/>
            <w:bottom w:val="none" w:sz="0" w:space="0" w:color="auto"/>
            <w:right w:val="none" w:sz="0" w:space="0" w:color="auto"/>
          </w:divBdr>
        </w:div>
        <w:div w:id="1854805218">
          <w:marLeft w:val="640"/>
          <w:marRight w:val="0"/>
          <w:marTop w:val="0"/>
          <w:marBottom w:val="0"/>
          <w:divBdr>
            <w:top w:val="none" w:sz="0" w:space="0" w:color="auto"/>
            <w:left w:val="none" w:sz="0" w:space="0" w:color="auto"/>
            <w:bottom w:val="none" w:sz="0" w:space="0" w:color="auto"/>
            <w:right w:val="none" w:sz="0" w:space="0" w:color="auto"/>
          </w:divBdr>
        </w:div>
        <w:div w:id="1856849017">
          <w:marLeft w:val="640"/>
          <w:marRight w:val="0"/>
          <w:marTop w:val="0"/>
          <w:marBottom w:val="0"/>
          <w:divBdr>
            <w:top w:val="none" w:sz="0" w:space="0" w:color="auto"/>
            <w:left w:val="none" w:sz="0" w:space="0" w:color="auto"/>
            <w:bottom w:val="none" w:sz="0" w:space="0" w:color="auto"/>
            <w:right w:val="none" w:sz="0" w:space="0" w:color="auto"/>
          </w:divBdr>
        </w:div>
        <w:div w:id="1946764130">
          <w:marLeft w:val="640"/>
          <w:marRight w:val="0"/>
          <w:marTop w:val="0"/>
          <w:marBottom w:val="0"/>
          <w:divBdr>
            <w:top w:val="none" w:sz="0" w:space="0" w:color="auto"/>
            <w:left w:val="none" w:sz="0" w:space="0" w:color="auto"/>
            <w:bottom w:val="none" w:sz="0" w:space="0" w:color="auto"/>
            <w:right w:val="none" w:sz="0" w:space="0" w:color="auto"/>
          </w:divBdr>
        </w:div>
        <w:div w:id="2000576188">
          <w:marLeft w:val="640"/>
          <w:marRight w:val="0"/>
          <w:marTop w:val="0"/>
          <w:marBottom w:val="0"/>
          <w:divBdr>
            <w:top w:val="none" w:sz="0" w:space="0" w:color="auto"/>
            <w:left w:val="none" w:sz="0" w:space="0" w:color="auto"/>
            <w:bottom w:val="none" w:sz="0" w:space="0" w:color="auto"/>
            <w:right w:val="none" w:sz="0" w:space="0" w:color="auto"/>
          </w:divBdr>
        </w:div>
        <w:div w:id="2098165498">
          <w:marLeft w:val="640"/>
          <w:marRight w:val="0"/>
          <w:marTop w:val="0"/>
          <w:marBottom w:val="0"/>
          <w:divBdr>
            <w:top w:val="none" w:sz="0" w:space="0" w:color="auto"/>
            <w:left w:val="none" w:sz="0" w:space="0" w:color="auto"/>
            <w:bottom w:val="none" w:sz="0" w:space="0" w:color="auto"/>
            <w:right w:val="none" w:sz="0" w:space="0" w:color="auto"/>
          </w:divBdr>
        </w:div>
      </w:divsChild>
    </w:div>
    <w:div w:id="80490015">
      <w:marLeft w:val="0"/>
      <w:marRight w:val="0"/>
      <w:marTop w:val="0"/>
      <w:marBottom w:val="0"/>
      <w:divBdr>
        <w:top w:val="none" w:sz="0" w:space="0" w:color="auto"/>
        <w:left w:val="none" w:sz="0" w:space="0" w:color="auto"/>
        <w:bottom w:val="none" w:sz="0" w:space="0" w:color="auto"/>
        <w:right w:val="none" w:sz="0" w:space="0" w:color="auto"/>
      </w:divBdr>
    </w:div>
    <w:div w:id="81143089">
      <w:bodyDiv w:val="1"/>
      <w:marLeft w:val="0"/>
      <w:marRight w:val="0"/>
      <w:marTop w:val="0"/>
      <w:marBottom w:val="0"/>
      <w:divBdr>
        <w:top w:val="none" w:sz="0" w:space="0" w:color="auto"/>
        <w:left w:val="none" w:sz="0" w:space="0" w:color="auto"/>
        <w:bottom w:val="none" w:sz="0" w:space="0" w:color="auto"/>
        <w:right w:val="none" w:sz="0" w:space="0" w:color="auto"/>
      </w:divBdr>
      <w:divsChild>
        <w:div w:id="66264845">
          <w:marLeft w:val="640"/>
          <w:marRight w:val="0"/>
          <w:marTop w:val="0"/>
          <w:marBottom w:val="0"/>
          <w:divBdr>
            <w:top w:val="none" w:sz="0" w:space="0" w:color="auto"/>
            <w:left w:val="none" w:sz="0" w:space="0" w:color="auto"/>
            <w:bottom w:val="none" w:sz="0" w:space="0" w:color="auto"/>
            <w:right w:val="none" w:sz="0" w:space="0" w:color="auto"/>
          </w:divBdr>
        </w:div>
        <w:div w:id="130296143">
          <w:marLeft w:val="640"/>
          <w:marRight w:val="0"/>
          <w:marTop w:val="0"/>
          <w:marBottom w:val="0"/>
          <w:divBdr>
            <w:top w:val="none" w:sz="0" w:space="0" w:color="auto"/>
            <w:left w:val="none" w:sz="0" w:space="0" w:color="auto"/>
            <w:bottom w:val="none" w:sz="0" w:space="0" w:color="auto"/>
            <w:right w:val="none" w:sz="0" w:space="0" w:color="auto"/>
          </w:divBdr>
        </w:div>
        <w:div w:id="131408857">
          <w:marLeft w:val="640"/>
          <w:marRight w:val="0"/>
          <w:marTop w:val="0"/>
          <w:marBottom w:val="0"/>
          <w:divBdr>
            <w:top w:val="none" w:sz="0" w:space="0" w:color="auto"/>
            <w:left w:val="none" w:sz="0" w:space="0" w:color="auto"/>
            <w:bottom w:val="none" w:sz="0" w:space="0" w:color="auto"/>
            <w:right w:val="none" w:sz="0" w:space="0" w:color="auto"/>
          </w:divBdr>
        </w:div>
        <w:div w:id="222494819">
          <w:marLeft w:val="640"/>
          <w:marRight w:val="0"/>
          <w:marTop w:val="0"/>
          <w:marBottom w:val="0"/>
          <w:divBdr>
            <w:top w:val="none" w:sz="0" w:space="0" w:color="auto"/>
            <w:left w:val="none" w:sz="0" w:space="0" w:color="auto"/>
            <w:bottom w:val="none" w:sz="0" w:space="0" w:color="auto"/>
            <w:right w:val="none" w:sz="0" w:space="0" w:color="auto"/>
          </w:divBdr>
        </w:div>
        <w:div w:id="263880594">
          <w:marLeft w:val="640"/>
          <w:marRight w:val="0"/>
          <w:marTop w:val="0"/>
          <w:marBottom w:val="0"/>
          <w:divBdr>
            <w:top w:val="none" w:sz="0" w:space="0" w:color="auto"/>
            <w:left w:val="none" w:sz="0" w:space="0" w:color="auto"/>
            <w:bottom w:val="none" w:sz="0" w:space="0" w:color="auto"/>
            <w:right w:val="none" w:sz="0" w:space="0" w:color="auto"/>
          </w:divBdr>
        </w:div>
        <w:div w:id="295843024">
          <w:marLeft w:val="640"/>
          <w:marRight w:val="0"/>
          <w:marTop w:val="0"/>
          <w:marBottom w:val="0"/>
          <w:divBdr>
            <w:top w:val="none" w:sz="0" w:space="0" w:color="auto"/>
            <w:left w:val="none" w:sz="0" w:space="0" w:color="auto"/>
            <w:bottom w:val="none" w:sz="0" w:space="0" w:color="auto"/>
            <w:right w:val="none" w:sz="0" w:space="0" w:color="auto"/>
          </w:divBdr>
        </w:div>
        <w:div w:id="307325889">
          <w:marLeft w:val="640"/>
          <w:marRight w:val="0"/>
          <w:marTop w:val="0"/>
          <w:marBottom w:val="0"/>
          <w:divBdr>
            <w:top w:val="none" w:sz="0" w:space="0" w:color="auto"/>
            <w:left w:val="none" w:sz="0" w:space="0" w:color="auto"/>
            <w:bottom w:val="none" w:sz="0" w:space="0" w:color="auto"/>
            <w:right w:val="none" w:sz="0" w:space="0" w:color="auto"/>
          </w:divBdr>
        </w:div>
        <w:div w:id="331031639">
          <w:marLeft w:val="640"/>
          <w:marRight w:val="0"/>
          <w:marTop w:val="0"/>
          <w:marBottom w:val="0"/>
          <w:divBdr>
            <w:top w:val="none" w:sz="0" w:space="0" w:color="auto"/>
            <w:left w:val="none" w:sz="0" w:space="0" w:color="auto"/>
            <w:bottom w:val="none" w:sz="0" w:space="0" w:color="auto"/>
            <w:right w:val="none" w:sz="0" w:space="0" w:color="auto"/>
          </w:divBdr>
        </w:div>
        <w:div w:id="415248061">
          <w:marLeft w:val="640"/>
          <w:marRight w:val="0"/>
          <w:marTop w:val="0"/>
          <w:marBottom w:val="0"/>
          <w:divBdr>
            <w:top w:val="none" w:sz="0" w:space="0" w:color="auto"/>
            <w:left w:val="none" w:sz="0" w:space="0" w:color="auto"/>
            <w:bottom w:val="none" w:sz="0" w:space="0" w:color="auto"/>
            <w:right w:val="none" w:sz="0" w:space="0" w:color="auto"/>
          </w:divBdr>
        </w:div>
        <w:div w:id="606474164">
          <w:marLeft w:val="640"/>
          <w:marRight w:val="0"/>
          <w:marTop w:val="0"/>
          <w:marBottom w:val="0"/>
          <w:divBdr>
            <w:top w:val="none" w:sz="0" w:space="0" w:color="auto"/>
            <w:left w:val="none" w:sz="0" w:space="0" w:color="auto"/>
            <w:bottom w:val="none" w:sz="0" w:space="0" w:color="auto"/>
            <w:right w:val="none" w:sz="0" w:space="0" w:color="auto"/>
          </w:divBdr>
        </w:div>
        <w:div w:id="616302867">
          <w:marLeft w:val="640"/>
          <w:marRight w:val="0"/>
          <w:marTop w:val="0"/>
          <w:marBottom w:val="0"/>
          <w:divBdr>
            <w:top w:val="none" w:sz="0" w:space="0" w:color="auto"/>
            <w:left w:val="none" w:sz="0" w:space="0" w:color="auto"/>
            <w:bottom w:val="none" w:sz="0" w:space="0" w:color="auto"/>
            <w:right w:val="none" w:sz="0" w:space="0" w:color="auto"/>
          </w:divBdr>
        </w:div>
        <w:div w:id="618874616">
          <w:marLeft w:val="640"/>
          <w:marRight w:val="0"/>
          <w:marTop w:val="0"/>
          <w:marBottom w:val="0"/>
          <w:divBdr>
            <w:top w:val="none" w:sz="0" w:space="0" w:color="auto"/>
            <w:left w:val="none" w:sz="0" w:space="0" w:color="auto"/>
            <w:bottom w:val="none" w:sz="0" w:space="0" w:color="auto"/>
            <w:right w:val="none" w:sz="0" w:space="0" w:color="auto"/>
          </w:divBdr>
        </w:div>
        <w:div w:id="649480688">
          <w:marLeft w:val="640"/>
          <w:marRight w:val="0"/>
          <w:marTop w:val="0"/>
          <w:marBottom w:val="0"/>
          <w:divBdr>
            <w:top w:val="none" w:sz="0" w:space="0" w:color="auto"/>
            <w:left w:val="none" w:sz="0" w:space="0" w:color="auto"/>
            <w:bottom w:val="none" w:sz="0" w:space="0" w:color="auto"/>
            <w:right w:val="none" w:sz="0" w:space="0" w:color="auto"/>
          </w:divBdr>
        </w:div>
        <w:div w:id="707487766">
          <w:marLeft w:val="640"/>
          <w:marRight w:val="0"/>
          <w:marTop w:val="0"/>
          <w:marBottom w:val="0"/>
          <w:divBdr>
            <w:top w:val="none" w:sz="0" w:space="0" w:color="auto"/>
            <w:left w:val="none" w:sz="0" w:space="0" w:color="auto"/>
            <w:bottom w:val="none" w:sz="0" w:space="0" w:color="auto"/>
            <w:right w:val="none" w:sz="0" w:space="0" w:color="auto"/>
          </w:divBdr>
        </w:div>
        <w:div w:id="736974418">
          <w:marLeft w:val="640"/>
          <w:marRight w:val="0"/>
          <w:marTop w:val="0"/>
          <w:marBottom w:val="0"/>
          <w:divBdr>
            <w:top w:val="none" w:sz="0" w:space="0" w:color="auto"/>
            <w:left w:val="none" w:sz="0" w:space="0" w:color="auto"/>
            <w:bottom w:val="none" w:sz="0" w:space="0" w:color="auto"/>
            <w:right w:val="none" w:sz="0" w:space="0" w:color="auto"/>
          </w:divBdr>
        </w:div>
        <w:div w:id="751124776">
          <w:marLeft w:val="640"/>
          <w:marRight w:val="0"/>
          <w:marTop w:val="0"/>
          <w:marBottom w:val="0"/>
          <w:divBdr>
            <w:top w:val="none" w:sz="0" w:space="0" w:color="auto"/>
            <w:left w:val="none" w:sz="0" w:space="0" w:color="auto"/>
            <w:bottom w:val="none" w:sz="0" w:space="0" w:color="auto"/>
            <w:right w:val="none" w:sz="0" w:space="0" w:color="auto"/>
          </w:divBdr>
        </w:div>
        <w:div w:id="771243759">
          <w:marLeft w:val="640"/>
          <w:marRight w:val="0"/>
          <w:marTop w:val="0"/>
          <w:marBottom w:val="0"/>
          <w:divBdr>
            <w:top w:val="none" w:sz="0" w:space="0" w:color="auto"/>
            <w:left w:val="none" w:sz="0" w:space="0" w:color="auto"/>
            <w:bottom w:val="none" w:sz="0" w:space="0" w:color="auto"/>
            <w:right w:val="none" w:sz="0" w:space="0" w:color="auto"/>
          </w:divBdr>
        </w:div>
        <w:div w:id="786048472">
          <w:marLeft w:val="640"/>
          <w:marRight w:val="0"/>
          <w:marTop w:val="0"/>
          <w:marBottom w:val="0"/>
          <w:divBdr>
            <w:top w:val="none" w:sz="0" w:space="0" w:color="auto"/>
            <w:left w:val="none" w:sz="0" w:space="0" w:color="auto"/>
            <w:bottom w:val="none" w:sz="0" w:space="0" w:color="auto"/>
            <w:right w:val="none" w:sz="0" w:space="0" w:color="auto"/>
          </w:divBdr>
        </w:div>
        <w:div w:id="837382016">
          <w:marLeft w:val="640"/>
          <w:marRight w:val="0"/>
          <w:marTop w:val="0"/>
          <w:marBottom w:val="0"/>
          <w:divBdr>
            <w:top w:val="none" w:sz="0" w:space="0" w:color="auto"/>
            <w:left w:val="none" w:sz="0" w:space="0" w:color="auto"/>
            <w:bottom w:val="none" w:sz="0" w:space="0" w:color="auto"/>
            <w:right w:val="none" w:sz="0" w:space="0" w:color="auto"/>
          </w:divBdr>
        </w:div>
        <w:div w:id="845093902">
          <w:marLeft w:val="640"/>
          <w:marRight w:val="0"/>
          <w:marTop w:val="0"/>
          <w:marBottom w:val="0"/>
          <w:divBdr>
            <w:top w:val="none" w:sz="0" w:space="0" w:color="auto"/>
            <w:left w:val="none" w:sz="0" w:space="0" w:color="auto"/>
            <w:bottom w:val="none" w:sz="0" w:space="0" w:color="auto"/>
            <w:right w:val="none" w:sz="0" w:space="0" w:color="auto"/>
          </w:divBdr>
        </w:div>
        <w:div w:id="877738630">
          <w:marLeft w:val="640"/>
          <w:marRight w:val="0"/>
          <w:marTop w:val="0"/>
          <w:marBottom w:val="0"/>
          <w:divBdr>
            <w:top w:val="none" w:sz="0" w:space="0" w:color="auto"/>
            <w:left w:val="none" w:sz="0" w:space="0" w:color="auto"/>
            <w:bottom w:val="none" w:sz="0" w:space="0" w:color="auto"/>
            <w:right w:val="none" w:sz="0" w:space="0" w:color="auto"/>
          </w:divBdr>
        </w:div>
        <w:div w:id="919631214">
          <w:marLeft w:val="640"/>
          <w:marRight w:val="0"/>
          <w:marTop w:val="0"/>
          <w:marBottom w:val="0"/>
          <w:divBdr>
            <w:top w:val="none" w:sz="0" w:space="0" w:color="auto"/>
            <w:left w:val="none" w:sz="0" w:space="0" w:color="auto"/>
            <w:bottom w:val="none" w:sz="0" w:space="0" w:color="auto"/>
            <w:right w:val="none" w:sz="0" w:space="0" w:color="auto"/>
          </w:divBdr>
        </w:div>
        <w:div w:id="1142119851">
          <w:marLeft w:val="640"/>
          <w:marRight w:val="0"/>
          <w:marTop w:val="0"/>
          <w:marBottom w:val="0"/>
          <w:divBdr>
            <w:top w:val="none" w:sz="0" w:space="0" w:color="auto"/>
            <w:left w:val="none" w:sz="0" w:space="0" w:color="auto"/>
            <w:bottom w:val="none" w:sz="0" w:space="0" w:color="auto"/>
            <w:right w:val="none" w:sz="0" w:space="0" w:color="auto"/>
          </w:divBdr>
        </w:div>
        <w:div w:id="1144736338">
          <w:marLeft w:val="640"/>
          <w:marRight w:val="0"/>
          <w:marTop w:val="0"/>
          <w:marBottom w:val="0"/>
          <w:divBdr>
            <w:top w:val="none" w:sz="0" w:space="0" w:color="auto"/>
            <w:left w:val="none" w:sz="0" w:space="0" w:color="auto"/>
            <w:bottom w:val="none" w:sz="0" w:space="0" w:color="auto"/>
            <w:right w:val="none" w:sz="0" w:space="0" w:color="auto"/>
          </w:divBdr>
        </w:div>
        <w:div w:id="1175073735">
          <w:marLeft w:val="640"/>
          <w:marRight w:val="0"/>
          <w:marTop w:val="0"/>
          <w:marBottom w:val="0"/>
          <w:divBdr>
            <w:top w:val="none" w:sz="0" w:space="0" w:color="auto"/>
            <w:left w:val="none" w:sz="0" w:space="0" w:color="auto"/>
            <w:bottom w:val="none" w:sz="0" w:space="0" w:color="auto"/>
            <w:right w:val="none" w:sz="0" w:space="0" w:color="auto"/>
          </w:divBdr>
        </w:div>
        <w:div w:id="1360204036">
          <w:marLeft w:val="640"/>
          <w:marRight w:val="0"/>
          <w:marTop w:val="0"/>
          <w:marBottom w:val="0"/>
          <w:divBdr>
            <w:top w:val="none" w:sz="0" w:space="0" w:color="auto"/>
            <w:left w:val="none" w:sz="0" w:space="0" w:color="auto"/>
            <w:bottom w:val="none" w:sz="0" w:space="0" w:color="auto"/>
            <w:right w:val="none" w:sz="0" w:space="0" w:color="auto"/>
          </w:divBdr>
        </w:div>
        <w:div w:id="1391922043">
          <w:marLeft w:val="640"/>
          <w:marRight w:val="0"/>
          <w:marTop w:val="0"/>
          <w:marBottom w:val="0"/>
          <w:divBdr>
            <w:top w:val="none" w:sz="0" w:space="0" w:color="auto"/>
            <w:left w:val="none" w:sz="0" w:space="0" w:color="auto"/>
            <w:bottom w:val="none" w:sz="0" w:space="0" w:color="auto"/>
            <w:right w:val="none" w:sz="0" w:space="0" w:color="auto"/>
          </w:divBdr>
        </w:div>
        <w:div w:id="1465658599">
          <w:marLeft w:val="640"/>
          <w:marRight w:val="0"/>
          <w:marTop w:val="0"/>
          <w:marBottom w:val="0"/>
          <w:divBdr>
            <w:top w:val="none" w:sz="0" w:space="0" w:color="auto"/>
            <w:left w:val="none" w:sz="0" w:space="0" w:color="auto"/>
            <w:bottom w:val="none" w:sz="0" w:space="0" w:color="auto"/>
            <w:right w:val="none" w:sz="0" w:space="0" w:color="auto"/>
          </w:divBdr>
        </w:div>
        <w:div w:id="1472595708">
          <w:marLeft w:val="640"/>
          <w:marRight w:val="0"/>
          <w:marTop w:val="0"/>
          <w:marBottom w:val="0"/>
          <w:divBdr>
            <w:top w:val="none" w:sz="0" w:space="0" w:color="auto"/>
            <w:left w:val="none" w:sz="0" w:space="0" w:color="auto"/>
            <w:bottom w:val="none" w:sz="0" w:space="0" w:color="auto"/>
            <w:right w:val="none" w:sz="0" w:space="0" w:color="auto"/>
          </w:divBdr>
        </w:div>
        <w:div w:id="1563105084">
          <w:marLeft w:val="640"/>
          <w:marRight w:val="0"/>
          <w:marTop w:val="0"/>
          <w:marBottom w:val="0"/>
          <w:divBdr>
            <w:top w:val="none" w:sz="0" w:space="0" w:color="auto"/>
            <w:left w:val="none" w:sz="0" w:space="0" w:color="auto"/>
            <w:bottom w:val="none" w:sz="0" w:space="0" w:color="auto"/>
            <w:right w:val="none" w:sz="0" w:space="0" w:color="auto"/>
          </w:divBdr>
        </w:div>
        <w:div w:id="1563254181">
          <w:marLeft w:val="640"/>
          <w:marRight w:val="0"/>
          <w:marTop w:val="0"/>
          <w:marBottom w:val="0"/>
          <w:divBdr>
            <w:top w:val="none" w:sz="0" w:space="0" w:color="auto"/>
            <w:left w:val="none" w:sz="0" w:space="0" w:color="auto"/>
            <w:bottom w:val="none" w:sz="0" w:space="0" w:color="auto"/>
            <w:right w:val="none" w:sz="0" w:space="0" w:color="auto"/>
          </w:divBdr>
        </w:div>
        <w:div w:id="1571690240">
          <w:marLeft w:val="640"/>
          <w:marRight w:val="0"/>
          <w:marTop w:val="0"/>
          <w:marBottom w:val="0"/>
          <w:divBdr>
            <w:top w:val="none" w:sz="0" w:space="0" w:color="auto"/>
            <w:left w:val="none" w:sz="0" w:space="0" w:color="auto"/>
            <w:bottom w:val="none" w:sz="0" w:space="0" w:color="auto"/>
            <w:right w:val="none" w:sz="0" w:space="0" w:color="auto"/>
          </w:divBdr>
        </w:div>
        <w:div w:id="1628387074">
          <w:marLeft w:val="640"/>
          <w:marRight w:val="0"/>
          <w:marTop w:val="0"/>
          <w:marBottom w:val="0"/>
          <w:divBdr>
            <w:top w:val="none" w:sz="0" w:space="0" w:color="auto"/>
            <w:left w:val="none" w:sz="0" w:space="0" w:color="auto"/>
            <w:bottom w:val="none" w:sz="0" w:space="0" w:color="auto"/>
            <w:right w:val="none" w:sz="0" w:space="0" w:color="auto"/>
          </w:divBdr>
        </w:div>
        <w:div w:id="1676882918">
          <w:marLeft w:val="640"/>
          <w:marRight w:val="0"/>
          <w:marTop w:val="0"/>
          <w:marBottom w:val="0"/>
          <w:divBdr>
            <w:top w:val="none" w:sz="0" w:space="0" w:color="auto"/>
            <w:left w:val="none" w:sz="0" w:space="0" w:color="auto"/>
            <w:bottom w:val="none" w:sz="0" w:space="0" w:color="auto"/>
            <w:right w:val="none" w:sz="0" w:space="0" w:color="auto"/>
          </w:divBdr>
        </w:div>
        <w:div w:id="1706910051">
          <w:marLeft w:val="640"/>
          <w:marRight w:val="0"/>
          <w:marTop w:val="0"/>
          <w:marBottom w:val="0"/>
          <w:divBdr>
            <w:top w:val="none" w:sz="0" w:space="0" w:color="auto"/>
            <w:left w:val="none" w:sz="0" w:space="0" w:color="auto"/>
            <w:bottom w:val="none" w:sz="0" w:space="0" w:color="auto"/>
            <w:right w:val="none" w:sz="0" w:space="0" w:color="auto"/>
          </w:divBdr>
        </w:div>
        <w:div w:id="1741631723">
          <w:marLeft w:val="640"/>
          <w:marRight w:val="0"/>
          <w:marTop w:val="0"/>
          <w:marBottom w:val="0"/>
          <w:divBdr>
            <w:top w:val="none" w:sz="0" w:space="0" w:color="auto"/>
            <w:left w:val="none" w:sz="0" w:space="0" w:color="auto"/>
            <w:bottom w:val="none" w:sz="0" w:space="0" w:color="auto"/>
            <w:right w:val="none" w:sz="0" w:space="0" w:color="auto"/>
          </w:divBdr>
        </w:div>
        <w:div w:id="1744522388">
          <w:marLeft w:val="640"/>
          <w:marRight w:val="0"/>
          <w:marTop w:val="0"/>
          <w:marBottom w:val="0"/>
          <w:divBdr>
            <w:top w:val="none" w:sz="0" w:space="0" w:color="auto"/>
            <w:left w:val="none" w:sz="0" w:space="0" w:color="auto"/>
            <w:bottom w:val="none" w:sz="0" w:space="0" w:color="auto"/>
            <w:right w:val="none" w:sz="0" w:space="0" w:color="auto"/>
          </w:divBdr>
        </w:div>
        <w:div w:id="1949119360">
          <w:marLeft w:val="640"/>
          <w:marRight w:val="0"/>
          <w:marTop w:val="0"/>
          <w:marBottom w:val="0"/>
          <w:divBdr>
            <w:top w:val="none" w:sz="0" w:space="0" w:color="auto"/>
            <w:left w:val="none" w:sz="0" w:space="0" w:color="auto"/>
            <w:bottom w:val="none" w:sz="0" w:space="0" w:color="auto"/>
            <w:right w:val="none" w:sz="0" w:space="0" w:color="auto"/>
          </w:divBdr>
        </w:div>
        <w:div w:id="2015643308">
          <w:marLeft w:val="640"/>
          <w:marRight w:val="0"/>
          <w:marTop w:val="0"/>
          <w:marBottom w:val="0"/>
          <w:divBdr>
            <w:top w:val="none" w:sz="0" w:space="0" w:color="auto"/>
            <w:left w:val="none" w:sz="0" w:space="0" w:color="auto"/>
            <w:bottom w:val="none" w:sz="0" w:space="0" w:color="auto"/>
            <w:right w:val="none" w:sz="0" w:space="0" w:color="auto"/>
          </w:divBdr>
        </w:div>
        <w:div w:id="2109884965">
          <w:marLeft w:val="640"/>
          <w:marRight w:val="0"/>
          <w:marTop w:val="0"/>
          <w:marBottom w:val="0"/>
          <w:divBdr>
            <w:top w:val="none" w:sz="0" w:space="0" w:color="auto"/>
            <w:left w:val="none" w:sz="0" w:space="0" w:color="auto"/>
            <w:bottom w:val="none" w:sz="0" w:space="0" w:color="auto"/>
            <w:right w:val="none" w:sz="0" w:space="0" w:color="auto"/>
          </w:divBdr>
        </w:div>
      </w:divsChild>
    </w:div>
    <w:div w:id="82533256">
      <w:bodyDiv w:val="1"/>
      <w:marLeft w:val="0"/>
      <w:marRight w:val="0"/>
      <w:marTop w:val="0"/>
      <w:marBottom w:val="0"/>
      <w:divBdr>
        <w:top w:val="none" w:sz="0" w:space="0" w:color="auto"/>
        <w:left w:val="none" w:sz="0" w:space="0" w:color="auto"/>
        <w:bottom w:val="none" w:sz="0" w:space="0" w:color="auto"/>
        <w:right w:val="none" w:sz="0" w:space="0" w:color="auto"/>
      </w:divBdr>
      <w:divsChild>
        <w:div w:id="601495355">
          <w:marLeft w:val="640"/>
          <w:marRight w:val="0"/>
          <w:marTop w:val="0"/>
          <w:marBottom w:val="0"/>
          <w:divBdr>
            <w:top w:val="none" w:sz="0" w:space="0" w:color="auto"/>
            <w:left w:val="none" w:sz="0" w:space="0" w:color="auto"/>
            <w:bottom w:val="none" w:sz="0" w:space="0" w:color="auto"/>
            <w:right w:val="none" w:sz="0" w:space="0" w:color="auto"/>
          </w:divBdr>
        </w:div>
        <w:div w:id="385569637">
          <w:marLeft w:val="640"/>
          <w:marRight w:val="0"/>
          <w:marTop w:val="0"/>
          <w:marBottom w:val="0"/>
          <w:divBdr>
            <w:top w:val="none" w:sz="0" w:space="0" w:color="auto"/>
            <w:left w:val="none" w:sz="0" w:space="0" w:color="auto"/>
            <w:bottom w:val="none" w:sz="0" w:space="0" w:color="auto"/>
            <w:right w:val="none" w:sz="0" w:space="0" w:color="auto"/>
          </w:divBdr>
        </w:div>
        <w:div w:id="2073890036">
          <w:marLeft w:val="640"/>
          <w:marRight w:val="0"/>
          <w:marTop w:val="0"/>
          <w:marBottom w:val="0"/>
          <w:divBdr>
            <w:top w:val="none" w:sz="0" w:space="0" w:color="auto"/>
            <w:left w:val="none" w:sz="0" w:space="0" w:color="auto"/>
            <w:bottom w:val="none" w:sz="0" w:space="0" w:color="auto"/>
            <w:right w:val="none" w:sz="0" w:space="0" w:color="auto"/>
          </w:divBdr>
        </w:div>
        <w:div w:id="1507360323">
          <w:marLeft w:val="640"/>
          <w:marRight w:val="0"/>
          <w:marTop w:val="0"/>
          <w:marBottom w:val="0"/>
          <w:divBdr>
            <w:top w:val="none" w:sz="0" w:space="0" w:color="auto"/>
            <w:left w:val="none" w:sz="0" w:space="0" w:color="auto"/>
            <w:bottom w:val="none" w:sz="0" w:space="0" w:color="auto"/>
            <w:right w:val="none" w:sz="0" w:space="0" w:color="auto"/>
          </w:divBdr>
        </w:div>
        <w:div w:id="1285112423">
          <w:marLeft w:val="640"/>
          <w:marRight w:val="0"/>
          <w:marTop w:val="0"/>
          <w:marBottom w:val="0"/>
          <w:divBdr>
            <w:top w:val="none" w:sz="0" w:space="0" w:color="auto"/>
            <w:left w:val="none" w:sz="0" w:space="0" w:color="auto"/>
            <w:bottom w:val="none" w:sz="0" w:space="0" w:color="auto"/>
            <w:right w:val="none" w:sz="0" w:space="0" w:color="auto"/>
          </w:divBdr>
        </w:div>
        <w:div w:id="462816836">
          <w:marLeft w:val="640"/>
          <w:marRight w:val="0"/>
          <w:marTop w:val="0"/>
          <w:marBottom w:val="0"/>
          <w:divBdr>
            <w:top w:val="none" w:sz="0" w:space="0" w:color="auto"/>
            <w:left w:val="none" w:sz="0" w:space="0" w:color="auto"/>
            <w:bottom w:val="none" w:sz="0" w:space="0" w:color="auto"/>
            <w:right w:val="none" w:sz="0" w:space="0" w:color="auto"/>
          </w:divBdr>
        </w:div>
        <w:div w:id="1591891834">
          <w:marLeft w:val="640"/>
          <w:marRight w:val="0"/>
          <w:marTop w:val="0"/>
          <w:marBottom w:val="0"/>
          <w:divBdr>
            <w:top w:val="none" w:sz="0" w:space="0" w:color="auto"/>
            <w:left w:val="none" w:sz="0" w:space="0" w:color="auto"/>
            <w:bottom w:val="none" w:sz="0" w:space="0" w:color="auto"/>
            <w:right w:val="none" w:sz="0" w:space="0" w:color="auto"/>
          </w:divBdr>
        </w:div>
        <w:div w:id="346178844">
          <w:marLeft w:val="640"/>
          <w:marRight w:val="0"/>
          <w:marTop w:val="0"/>
          <w:marBottom w:val="0"/>
          <w:divBdr>
            <w:top w:val="none" w:sz="0" w:space="0" w:color="auto"/>
            <w:left w:val="none" w:sz="0" w:space="0" w:color="auto"/>
            <w:bottom w:val="none" w:sz="0" w:space="0" w:color="auto"/>
            <w:right w:val="none" w:sz="0" w:space="0" w:color="auto"/>
          </w:divBdr>
        </w:div>
        <w:div w:id="500393872">
          <w:marLeft w:val="640"/>
          <w:marRight w:val="0"/>
          <w:marTop w:val="0"/>
          <w:marBottom w:val="0"/>
          <w:divBdr>
            <w:top w:val="none" w:sz="0" w:space="0" w:color="auto"/>
            <w:left w:val="none" w:sz="0" w:space="0" w:color="auto"/>
            <w:bottom w:val="none" w:sz="0" w:space="0" w:color="auto"/>
            <w:right w:val="none" w:sz="0" w:space="0" w:color="auto"/>
          </w:divBdr>
        </w:div>
        <w:div w:id="1869298350">
          <w:marLeft w:val="640"/>
          <w:marRight w:val="0"/>
          <w:marTop w:val="0"/>
          <w:marBottom w:val="0"/>
          <w:divBdr>
            <w:top w:val="none" w:sz="0" w:space="0" w:color="auto"/>
            <w:left w:val="none" w:sz="0" w:space="0" w:color="auto"/>
            <w:bottom w:val="none" w:sz="0" w:space="0" w:color="auto"/>
            <w:right w:val="none" w:sz="0" w:space="0" w:color="auto"/>
          </w:divBdr>
        </w:div>
        <w:div w:id="2131195655">
          <w:marLeft w:val="640"/>
          <w:marRight w:val="0"/>
          <w:marTop w:val="0"/>
          <w:marBottom w:val="0"/>
          <w:divBdr>
            <w:top w:val="none" w:sz="0" w:space="0" w:color="auto"/>
            <w:left w:val="none" w:sz="0" w:space="0" w:color="auto"/>
            <w:bottom w:val="none" w:sz="0" w:space="0" w:color="auto"/>
            <w:right w:val="none" w:sz="0" w:space="0" w:color="auto"/>
          </w:divBdr>
        </w:div>
        <w:div w:id="1831170117">
          <w:marLeft w:val="640"/>
          <w:marRight w:val="0"/>
          <w:marTop w:val="0"/>
          <w:marBottom w:val="0"/>
          <w:divBdr>
            <w:top w:val="none" w:sz="0" w:space="0" w:color="auto"/>
            <w:left w:val="none" w:sz="0" w:space="0" w:color="auto"/>
            <w:bottom w:val="none" w:sz="0" w:space="0" w:color="auto"/>
            <w:right w:val="none" w:sz="0" w:space="0" w:color="auto"/>
          </w:divBdr>
        </w:div>
        <w:div w:id="1537236436">
          <w:marLeft w:val="640"/>
          <w:marRight w:val="0"/>
          <w:marTop w:val="0"/>
          <w:marBottom w:val="0"/>
          <w:divBdr>
            <w:top w:val="none" w:sz="0" w:space="0" w:color="auto"/>
            <w:left w:val="none" w:sz="0" w:space="0" w:color="auto"/>
            <w:bottom w:val="none" w:sz="0" w:space="0" w:color="auto"/>
            <w:right w:val="none" w:sz="0" w:space="0" w:color="auto"/>
          </w:divBdr>
        </w:div>
        <w:div w:id="1961065308">
          <w:marLeft w:val="640"/>
          <w:marRight w:val="0"/>
          <w:marTop w:val="0"/>
          <w:marBottom w:val="0"/>
          <w:divBdr>
            <w:top w:val="none" w:sz="0" w:space="0" w:color="auto"/>
            <w:left w:val="none" w:sz="0" w:space="0" w:color="auto"/>
            <w:bottom w:val="none" w:sz="0" w:space="0" w:color="auto"/>
            <w:right w:val="none" w:sz="0" w:space="0" w:color="auto"/>
          </w:divBdr>
        </w:div>
        <w:div w:id="252399748">
          <w:marLeft w:val="640"/>
          <w:marRight w:val="0"/>
          <w:marTop w:val="0"/>
          <w:marBottom w:val="0"/>
          <w:divBdr>
            <w:top w:val="none" w:sz="0" w:space="0" w:color="auto"/>
            <w:left w:val="none" w:sz="0" w:space="0" w:color="auto"/>
            <w:bottom w:val="none" w:sz="0" w:space="0" w:color="auto"/>
            <w:right w:val="none" w:sz="0" w:space="0" w:color="auto"/>
          </w:divBdr>
        </w:div>
        <w:div w:id="1393848770">
          <w:marLeft w:val="640"/>
          <w:marRight w:val="0"/>
          <w:marTop w:val="0"/>
          <w:marBottom w:val="0"/>
          <w:divBdr>
            <w:top w:val="none" w:sz="0" w:space="0" w:color="auto"/>
            <w:left w:val="none" w:sz="0" w:space="0" w:color="auto"/>
            <w:bottom w:val="none" w:sz="0" w:space="0" w:color="auto"/>
            <w:right w:val="none" w:sz="0" w:space="0" w:color="auto"/>
          </w:divBdr>
        </w:div>
        <w:div w:id="2077123151">
          <w:marLeft w:val="640"/>
          <w:marRight w:val="0"/>
          <w:marTop w:val="0"/>
          <w:marBottom w:val="0"/>
          <w:divBdr>
            <w:top w:val="none" w:sz="0" w:space="0" w:color="auto"/>
            <w:left w:val="none" w:sz="0" w:space="0" w:color="auto"/>
            <w:bottom w:val="none" w:sz="0" w:space="0" w:color="auto"/>
            <w:right w:val="none" w:sz="0" w:space="0" w:color="auto"/>
          </w:divBdr>
        </w:div>
        <w:div w:id="2071270334">
          <w:marLeft w:val="640"/>
          <w:marRight w:val="0"/>
          <w:marTop w:val="0"/>
          <w:marBottom w:val="0"/>
          <w:divBdr>
            <w:top w:val="none" w:sz="0" w:space="0" w:color="auto"/>
            <w:left w:val="none" w:sz="0" w:space="0" w:color="auto"/>
            <w:bottom w:val="none" w:sz="0" w:space="0" w:color="auto"/>
            <w:right w:val="none" w:sz="0" w:space="0" w:color="auto"/>
          </w:divBdr>
        </w:div>
        <w:div w:id="173612356">
          <w:marLeft w:val="640"/>
          <w:marRight w:val="0"/>
          <w:marTop w:val="0"/>
          <w:marBottom w:val="0"/>
          <w:divBdr>
            <w:top w:val="none" w:sz="0" w:space="0" w:color="auto"/>
            <w:left w:val="none" w:sz="0" w:space="0" w:color="auto"/>
            <w:bottom w:val="none" w:sz="0" w:space="0" w:color="auto"/>
            <w:right w:val="none" w:sz="0" w:space="0" w:color="auto"/>
          </w:divBdr>
        </w:div>
        <w:div w:id="1420444765">
          <w:marLeft w:val="640"/>
          <w:marRight w:val="0"/>
          <w:marTop w:val="0"/>
          <w:marBottom w:val="0"/>
          <w:divBdr>
            <w:top w:val="none" w:sz="0" w:space="0" w:color="auto"/>
            <w:left w:val="none" w:sz="0" w:space="0" w:color="auto"/>
            <w:bottom w:val="none" w:sz="0" w:space="0" w:color="auto"/>
            <w:right w:val="none" w:sz="0" w:space="0" w:color="auto"/>
          </w:divBdr>
        </w:div>
        <w:div w:id="1456946534">
          <w:marLeft w:val="640"/>
          <w:marRight w:val="0"/>
          <w:marTop w:val="0"/>
          <w:marBottom w:val="0"/>
          <w:divBdr>
            <w:top w:val="none" w:sz="0" w:space="0" w:color="auto"/>
            <w:left w:val="none" w:sz="0" w:space="0" w:color="auto"/>
            <w:bottom w:val="none" w:sz="0" w:space="0" w:color="auto"/>
            <w:right w:val="none" w:sz="0" w:space="0" w:color="auto"/>
          </w:divBdr>
        </w:div>
        <w:div w:id="1226144474">
          <w:marLeft w:val="640"/>
          <w:marRight w:val="0"/>
          <w:marTop w:val="0"/>
          <w:marBottom w:val="0"/>
          <w:divBdr>
            <w:top w:val="none" w:sz="0" w:space="0" w:color="auto"/>
            <w:left w:val="none" w:sz="0" w:space="0" w:color="auto"/>
            <w:bottom w:val="none" w:sz="0" w:space="0" w:color="auto"/>
            <w:right w:val="none" w:sz="0" w:space="0" w:color="auto"/>
          </w:divBdr>
        </w:div>
        <w:div w:id="2025160016">
          <w:marLeft w:val="640"/>
          <w:marRight w:val="0"/>
          <w:marTop w:val="0"/>
          <w:marBottom w:val="0"/>
          <w:divBdr>
            <w:top w:val="none" w:sz="0" w:space="0" w:color="auto"/>
            <w:left w:val="none" w:sz="0" w:space="0" w:color="auto"/>
            <w:bottom w:val="none" w:sz="0" w:space="0" w:color="auto"/>
            <w:right w:val="none" w:sz="0" w:space="0" w:color="auto"/>
          </w:divBdr>
        </w:div>
        <w:div w:id="1862164351">
          <w:marLeft w:val="640"/>
          <w:marRight w:val="0"/>
          <w:marTop w:val="0"/>
          <w:marBottom w:val="0"/>
          <w:divBdr>
            <w:top w:val="none" w:sz="0" w:space="0" w:color="auto"/>
            <w:left w:val="none" w:sz="0" w:space="0" w:color="auto"/>
            <w:bottom w:val="none" w:sz="0" w:space="0" w:color="auto"/>
            <w:right w:val="none" w:sz="0" w:space="0" w:color="auto"/>
          </w:divBdr>
        </w:div>
        <w:div w:id="316153703">
          <w:marLeft w:val="640"/>
          <w:marRight w:val="0"/>
          <w:marTop w:val="0"/>
          <w:marBottom w:val="0"/>
          <w:divBdr>
            <w:top w:val="none" w:sz="0" w:space="0" w:color="auto"/>
            <w:left w:val="none" w:sz="0" w:space="0" w:color="auto"/>
            <w:bottom w:val="none" w:sz="0" w:space="0" w:color="auto"/>
            <w:right w:val="none" w:sz="0" w:space="0" w:color="auto"/>
          </w:divBdr>
        </w:div>
        <w:div w:id="666597407">
          <w:marLeft w:val="640"/>
          <w:marRight w:val="0"/>
          <w:marTop w:val="0"/>
          <w:marBottom w:val="0"/>
          <w:divBdr>
            <w:top w:val="none" w:sz="0" w:space="0" w:color="auto"/>
            <w:left w:val="none" w:sz="0" w:space="0" w:color="auto"/>
            <w:bottom w:val="none" w:sz="0" w:space="0" w:color="auto"/>
            <w:right w:val="none" w:sz="0" w:space="0" w:color="auto"/>
          </w:divBdr>
        </w:div>
        <w:div w:id="914244864">
          <w:marLeft w:val="640"/>
          <w:marRight w:val="0"/>
          <w:marTop w:val="0"/>
          <w:marBottom w:val="0"/>
          <w:divBdr>
            <w:top w:val="none" w:sz="0" w:space="0" w:color="auto"/>
            <w:left w:val="none" w:sz="0" w:space="0" w:color="auto"/>
            <w:bottom w:val="none" w:sz="0" w:space="0" w:color="auto"/>
            <w:right w:val="none" w:sz="0" w:space="0" w:color="auto"/>
          </w:divBdr>
        </w:div>
        <w:div w:id="846363776">
          <w:marLeft w:val="640"/>
          <w:marRight w:val="0"/>
          <w:marTop w:val="0"/>
          <w:marBottom w:val="0"/>
          <w:divBdr>
            <w:top w:val="none" w:sz="0" w:space="0" w:color="auto"/>
            <w:left w:val="none" w:sz="0" w:space="0" w:color="auto"/>
            <w:bottom w:val="none" w:sz="0" w:space="0" w:color="auto"/>
            <w:right w:val="none" w:sz="0" w:space="0" w:color="auto"/>
          </w:divBdr>
        </w:div>
        <w:div w:id="1978486418">
          <w:marLeft w:val="640"/>
          <w:marRight w:val="0"/>
          <w:marTop w:val="0"/>
          <w:marBottom w:val="0"/>
          <w:divBdr>
            <w:top w:val="none" w:sz="0" w:space="0" w:color="auto"/>
            <w:left w:val="none" w:sz="0" w:space="0" w:color="auto"/>
            <w:bottom w:val="none" w:sz="0" w:space="0" w:color="auto"/>
            <w:right w:val="none" w:sz="0" w:space="0" w:color="auto"/>
          </w:divBdr>
        </w:div>
        <w:div w:id="1450901823">
          <w:marLeft w:val="640"/>
          <w:marRight w:val="0"/>
          <w:marTop w:val="0"/>
          <w:marBottom w:val="0"/>
          <w:divBdr>
            <w:top w:val="none" w:sz="0" w:space="0" w:color="auto"/>
            <w:left w:val="none" w:sz="0" w:space="0" w:color="auto"/>
            <w:bottom w:val="none" w:sz="0" w:space="0" w:color="auto"/>
            <w:right w:val="none" w:sz="0" w:space="0" w:color="auto"/>
          </w:divBdr>
        </w:div>
        <w:div w:id="603804582">
          <w:marLeft w:val="640"/>
          <w:marRight w:val="0"/>
          <w:marTop w:val="0"/>
          <w:marBottom w:val="0"/>
          <w:divBdr>
            <w:top w:val="none" w:sz="0" w:space="0" w:color="auto"/>
            <w:left w:val="none" w:sz="0" w:space="0" w:color="auto"/>
            <w:bottom w:val="none" w:sz="0" w:space="0" w:color="auto"/>
            <w:right w:val="none" w:sz="0" w:space="0" w:color="auto"/>
          </w:divBdr>
        </w:div>
        <w:div w:id="184444739">
          <w:marLeft w:val="640"/>
          <w:marRight w:val="0"/>
          <w:marTop w:val="0"/>
          <w:marBottom w:val="0"/>
          <w:divBdr>
            <w:top w:val="none" w:sz="0" w:space="0" w:color="auto"/>
            <w:left w:val="none" w:sz="0" w:space="0" w:color="auto"/>
            <w:bottom w:val="none" w:sz="0" w:space="0" w:color="auto"/>
            <w:right w:val="none" w:sz="0" w:space="0" w:color="auto"/>
          </w:divBdr>
        </w:div>
        <w:div w:id="589002909">
          <w:marLeft w:val="640"/>
          <w:marRight w:val="0"/>
          <w:marTop w:val="0"/>
          <w:marBottom w:val="0"/>
          <w:divBdr>
            <w:top w:val="none" w:sz="0" w:space="0" w:color="auto"/>
            <w:left w:val="none" w:sz="0" w:space="0" w:color="auto"/>
            <w:bottom w:val="none" w:sz="0" w:space="0" w:color="auto"/>
            <w:right w:val="none" w:sz="0" w:space="0" w:color="auto"/>
          </w:divBdr>
        </w:div>
        <w:div w:id="660351419">
          <w:marLeft w:val="640"/>
          <w:marRight w:val="0"/>
          <w:marTop w:val="0"/>
          <w:marBottom w:val="0"/>
          <w:divBdr>
            <w:top w:val="none" w:sz="0" w:space="0" w:color="auto"/>
            <w:left w:val="none" w:sz="0" w:space="0" w:color="auto"/>
            <w:bottom w:val="none" w:sz="0" w:space="0" w:color="auto"/>
            <w:right w:val="none" w:sz="0" w:space="0" w:color="auto"/>
          </w:divBdr>
        </w:div>
        <w:div w:id="1462764598">
          <w:marLeft w:val="640"/>
          <w:marRight w:val="0"/>
          <w:marTop w:val="0"/>
          <w:marBottom w:val="0"/>
          <w:divBdr>
            <w:top w:val="none" w:sz="0" w:space="0" w:color="auto"/>
            <w:left w:val="none" w:sz="0" w:space="0" w:color="auto"/>
            <w:bottom w:val="none" w:sz="0" w:space="0" w:color="auto"/>
            <w:right w:val="none" w:sz="0" w:space="0" w:color="auto"/>
          </w:divBdr>
        </w:div>
        <w:div w:id="1785492995">
          <w:marLeft w:val="640"/>
          <w:marRight w:val="0"/>
          <w:marTop w:val="0"/>
          <w:marBottom w:val="0"/>
          <w:divBdr>
            <w:top w:val="none" w:sz="0" w:space="0" w:color="auto"/>
            <w:left w:val="none" w:sz="0" w:space="0" w:color="auto"/>
            <w:bottom w:val="none" w:sz="0" w:space="0" w:color="auto"/>
            <w:right w:val="none" w:sz="0" w:space="0" w:color="auto"/>
          </w:divBdr>
        </w:div>
        <w:div w:id="1167403859">
          <w:marLeft w:val="640"/>
          <w:marRight w:val="0"/>
          <w:marTop w:val="0"/>
          <w:marBottom w:val="0"/>
          <w:divBdr>
            <w:top w:val="none" w:sz="0" w:space="0" w:color="auto"/>
            <w:left w:val="none" w:sz="0" w:space="0" w:color="auto"/>
            <w:bottom w:val="none" w:sz="0" w:space="0" w:color="auto"/>
            <w:right w:val="none" w:sz="0" w:space="0" w:color="auto"/>
          </w:divBdr>
        </w:div>
        <w:div w:id="1568884572">
          <w:marLeft w:val="640"/>
          <w:marRight w:val="0"/>
          <w:marTop w:val="0"/>
          <w:marBottom w:val="0"/>
          <w:divBdr>
            <w:top w:val="none" w:sz="0" w:space="0" w:color="auto"/>
            <w:left w:val="none" w:sz="0" w:space="0" w:color="auto"/>
            <w:bottom w:val="none" w:sz="0" w:space="0" w:color="auto"/>
            <w:right w:val="none" w:sz="0" w:space="0" w:color="auto"/>
          </w:divBdr>
        </w:div>
        <w:div w:id="1141578159">
          <w:marLeft w:val="640"/>
          <w:marRight w:val="0"/>
          <w:marTop w:val="0"/>
          <w:marBottom w:val="0"/>
          <w:divBdr>
            <w:top w:val="none" w:sz="0" w:space="0" w:color="auto"/>
            <w:left w:val="none" w:sz="0" w:space="0" w:color="auto"/>
            <w:bottom w:val="none" w:sz="0" w:space="0" w:color="auto"/>
            <w:right w:val="none" w:sz="0" w:space="0" w:color="auto"/>
          </w:divBdr>
        </w:div>
        <w:div w:id="1681545072">
          <w:marLeft w:val="640"/>
          <w:marRight w:val="0"/>
          <w:marTop w:val="0"/>
          <w:marBottom w:val="0"/>
          <w:divBdr>
            <w:top w:val="none" w:sz="0" w:space="0" w:color="auto"/>
            <w:left w:val="none" w:sz="0" w:space="0" w:color="auto"/>
            <w:bottom w:val="none" w:sz="0" w:space="0" w:color="auto"/>
            <w:right w:val="none" w:sz="0" w:space="0" w:color="auto"/>
          </w:divBdr>
        </w:div>
        <w:div w:id="288047730">
          <w:marLeft w:val="640"/>
          <w:marRight w:val="0"/>
          <w:marTop w:val="0"/>
          <w:marBottom w:val="0"/>
          <w:divBdr>
            <w:top w:val="none" w:sz="0" w:space="0" w:color="auto"/>
            <w:left w:val="none" w:sz="0" w:space="0" w:color="auto"/>
            <w:bottom w:val="none" w:sz="0" w:space="0" w:color="auto"/>
            <w:right w:val="none" w:sz="0" w:space="0" w:color="auto"/>
          </w:divBdr>
        </w:div>
        <w:div w:id="99418406">
          <w:marLeft w:val="640"/>
          <w:marRight w:val="0"/>
          <w:marTop w:val="0"/>
          <w:marBottom w:val="0"/>
          <w:divBdr>
            <w:top w:val="none" w:sz="0" w:space="0" w:color="auto"/>
            <w:left w:val="none" w:sz="0" w:space="0" w:color="auto"/>
            <w:bottom w:val="none" w:sz="0" w:space="0" w:color="auto"/>
            <w:right w:val="none" w:sz="0" w:space="0" w:color="auto"/>
          </w:divBdr>
        </w:div>
        <w:div w:id="1263494666">
          <w:marLeft w:val="640"/>
          <w:marRight w:val="0"/>
          <w:marTop w:val="0"/>
          <w:marBottom w:val="0"/>
          <w:divBdr>
            <w:top w:val="none" w:sz="0" w:space="0" w:color="auto"/>
            <w:left w:val="none" w:sz="0" w:space="0" w:color="auto"/>
            <w:bottom w:val="none" w:sz="0" w:space="0" w:color="auto"/>
            <w:right w:val="none" w:sz="0" w:space="0" w:color="auto"/>
          </w:divBdr>
        </w:div>
        <w:div w:id="1555458542">
          <w:marLeft w:val="640"/>
          <w:marRight w:val="0"/>
          <w:marTop w:val="0"/>
          <w:marBottom w:val="0"/>
          <w:divBdr>
            <w:top w:val="none" w:sz="0" w:space="0" w:color="auto"/>
            <w:left w:val="none" w:sz="0" w:space="0" w:color="auto"/>
            <w:bottom w:val="none" w:sz="0" w:space="0" w:color="auto"/>
            <w:right w:val="none" w:sz="0" w:space="0" w:color="auto"/>
          </w:divBdr>
        </w:div>
        <w:div w:id="1471746508">
          <w:marLeft w:val="640"/>
          <w:marRight w:val="0"/>
          <w:marTop w:val="0"/>
          <w:marBottom w:val="0"/>
          <w:divBdr>
            <w:top w:val="none" w:sz="0" w:space="0" w:color="auto"/>
            <w:left w:val="none" w:sz="0" w:space="0" w:color="auto"/>
            <w:bottom w:val="none" w:sz="0" w:space="0" w:color="auto"/>
            <w:right w:val="none" w:sz="0" w:space="0" w:color="auto"/>
          </w:divBdr>
        </w:div>
        <w:div w:id="432095087">
          <w:marLeft w:val="640"/>
          <w:marRight w:val="0"/>
          <w:marTop w:val="0"/>
          <w:marBottom w:val="0"/>
          <w:divBdr>
            <w:top w:val="none" w:sz="0" w:space="0" w:color="auto"/>
            <w:left w:val="none" w:sz="0" w:space="0" w:color="auto"/>
            <w:bottom w:val="none" w:sz="0" w:space="0" w:color="auto"/>
            <w:right w:val="none" w:sz="0" w:space="0" w:color="auto"/>
          </w:divBdr>
        </w:div>
        <w:div w:id="671417752">
          <w:marLeft w:val="640"/>
          <w:marRight w:val="0"/>
          <w:marTop w:val="0"/>
          <w:marBottom w:val="0"/>
          <w:divBdr>
            <w:top w:val="none" w:sz="0" w:space="0" w:color="auto"/>
            <w:left w:val="none" w:sz="0" w:space="0" w:color="auto"/>
            <w:bottom w:val="none" w:sz="0" w:space="0" w:color="auto"/>
            <w:right w:val="none" w:sz="0" w:space="0" w:color="auto"/>
          </w:divBdr>
        </w:div>
        <w:div w:id="209735483">
          <w:marLeft w:val="640"/>
          <w:marRight w:val="0"/>
          <w:marTop w:val="0"/>
          <w:marBottom w:val="0"/>
          <w:divBdr>
            <w:top w:val="none" w:sz="0" w:space="0" w:color="auto"/>
            <w:left w:val="none" w:sz="0" w:space="0" w:color="auto"/>
            <w:bottom w:val="none" w:sz="0" w:space="0" w:color="auto"/>
            <w:right w:val="none" w:sz="0" w:space="0" w:color="auto"/>
          </w:divBdr>
        </w:div>
        <w:div w:id="1916738902">
          <w:marLeft w:val="640"/>
          <w:marRight w:val="0"/>
          <w:marTop w:val="0"/>
          <w:marBottom w:val="0"/>
          <w:divBdr>
            <w:top w:val="none" w:sz="0" w:space="0" w:color="auto"/>
            <w:left w:val="none" w:sz="0" w:space="0" w:color="auto"/>
            <w:bottom w:val="none" w:sz="0" w:space="0" w:color="auto"/>
            <w:right w:val="none" w:sz="0" w:space="0" w:color="auto"/>
          </w:divBdr>
        </w:div>
        <w:div w:id="949314474">
          <w:marLeft w:val="640"/>
          <w:marRight w:val="0"/>
          <w:marTop w:val="0"/>
          <w:marBottom w:val="0"/>
          <w:divBdr>
            <w:top w:val="none" w:sz="0" w:space="0" w:color="auto"/>
            <w:left w:val="none" w:sz="0" w:space="0" w:color="auto"/>
            <w:bottom w:val="none" w:sz="0" w:space="0" w:color="auto"/>
            <w:right w:val="none" w:sz="0" w:space="0" w:color="auto"/>
          </w:divBdr>
        </w:div>
      </w:divsChild>
    </w:div>
    <w:div w:id="83035471">
      <w:marLeft w:val="640"/>
      <w:marRight w:val="0"/>
      <w:marTop w:val="0"/>
      <w:marBottom w:val="0"/>
      <w:divBdr>
        <w:top w:val="none" w:sz="0" w:space="0" w:color="auto"/>
        <w:left w:val="none" w:sz="0" w:space="0" w:color="auto"/>
        <w:bottom w:val="none" w:sz="0" w:space="0" w:color="auto"/>
        <w:right w:val="none" w:sz="0" w:space="0" w:color="auto"/>
      </w:divBdr>
    </w:div>
    <w:div w:id="83576270">
      <w:marLeft w:val="0"/>
      <w:marRight w:val="0"/>
      <w:marTop w:val="0"/>
      <w:marBottom w:val="0"/>
      <w:divBdr>
        <w:top w:val="none" w:sz="0" w:space="0" w:color="auto"/>
        <w:left w:val="none" w:sz="0" w:space="0" w:color="auto"/>
        <w:bottom w:val="none" w:sz="0" w:space="0" w:color="auto"/>
        <w:right w:val="none" w:sz="0" w:space="0" w:color="auto"/>
      </w:divBdr>
    </w:div>
    <w:div w:id="83889059">
      <w:marLeft w:val="0"/>
      <w:marRight w:val="0"/>
      <w:marTop w:val="0"/>
      <w:marBottom w:val="0"/>
      <w:divBdr>
        <w:top w:val="none" w:sz="0" w:space="0" w:color="auto"/>
        <w:left w:val="none" w:sz="0" w:space="0" w:color="auto"/>
        <w:bottom w:val="none" w:sz="0" w:space="0" w:color="auto"/>
        <w:right w:val="none" w:sz="0" w:space="0" w:color="auto"/>
      </w:divBdr>
    </w:div>
    <w:div w:id="83917009">
      <w:marLeft w:val="0"/>
      <w:marRight w:val="0"/>
      <w:marTop w:val="0"/>
      <w:marBottom w:val="0"/>
      <w:divBdr>
        <w:top w:val="none" w:sz="0" w:space="0" w:color="auto"/>
        <w:left w:val="none" w:sz="0" w:space="0" w:color="auto"/>
        <w:bottom w:val="none" w:sz="0" w:space="0" w:color="auto"/>
        <w:right w:val="none" w:sz="0" w:space="0" w:color="auto"/>
      </w:divBdr>
    </w:div>
    <w:div w:id="84427390">
      <w:marLeft w:val="0"/>
      <w:marRight w:val="0"/>
      <w:marTop w:val="0"/>
      <w:marBottom w:val="0"/>
      <w:divBdr>
        <w:top w:val="none" w:sz="0" w:space="0" w:color="auto"/>
        <w:left w:val="none" w:sz="0" w:space="0" w:color="auto"/>
        <w:bottom w:val="none" w:sz="0" w:space="0" w:color="auto"/>
        <w:right w:val="none" w:sz="0" w:space="0" w:color="auto"/>
      </w:divBdr>
    </w:div>
    <w:div w:id="85733562">
      <w:marLeft w:val="640"/>
      <w:marRight w:val="0"/>
      <w:marTop w:val="0"/>
      <w:marBottom w:val="0"/>
      <w:divBdr>
        <w:top w:val="none" w:sz="0" w:space="0" w:color="auto"/>
        <w:left w:val="none" w:sz="0" w:space="0" w:color="auto"/>
        <w:bottom w:val="none" w:sz="0" w:space="0" w:color="auto"/>
        <w:right w:val="none" w:sz="0" w:space="0" w:color="auto"/>
      </w:divBdr>
    </w:div>
    <w:div w:id="87897808">
      <w:bodyDiv w:val="1"/>
      <w:marLeft w:val="0"/>
      <w:marRight w:val="0"/>
      <w:marTop w:val="0"/>
      <w:marBottom w:val="0"/>
      <w:divBdr>
        <w:top w:val="none" w:sz="0" w:space="0" w:color="auto"/>
        <w:left w:val="none" w:sz="0" w:space="0" w:color="auto"/>
        <w:bottom w:val="none" w:sz="0" w:space="0" w:color="auto"/>
        <w:right w:val="none" w:sz="0" w:space="0" w:color="auto"/>
      </w:divBdr>
      <w:divsChild>
        <w:div w:id="1140264626">
          <w:marLeft w:val="640"/>
          <w:marRight w:val="0"/>
          <w:marTop w:val="0"/>
          <w:marBottom w:val="0"/>
          <w:divBdr>
            <w:top w:val="none" w:sz="0" w:space="0" w:color="auto"/>
            <w:left w:val="none" w:sz="0" w:space="0" w:color="auto"/>
            <w:bottom w:val="none" w:sz="0" w:space="0" w:color="auto"/>
            <w:right w:val="none" w:sz="0" w:space="0" w:color="auto"/>
          </w:divBdr>
        </w:div>
        <w:div w:id="1509103451">
          <w:marLeft w:val="640"/>
          <w:marRight w:val="0"/>
          <w:marTop w:val="0"/>
          <w:marBottom w:val="0"/>
          <w:divBdr>
            <w:top w:val="none" w:sz="0" w:space="0" w:color="auto"/>
            <w:left w:val="none" w:sz="0" w:space="0" w:color="auto"/>
            <w:bottom w:val="none" w:sz="0" w:space="0" w:color="auto"/>
            <w:right w:val="none" w:sz="0" w:space="0" w:color="auto"/>
          </w:divBdr>
        </w:div>
        <w:div w:id="1074740913">
          <w:marLeft w:val="640"/>
          <w:marRight w:val="0"/>
          <w:marTop w:val="0"/>
          <w:marBottom w:val="0"/>
          <w:divBdr>
            <w:top w:val="none" w:sz="0" w:space="0" w:color="auto"/>
            <w:left w:val="none" w:sz="0" w:space="0" w:color="auto"/>
            <w:bottom w:val="none" w:sz="0" w:space="0" w:color="auto"/>
            <w:right w:val="none" w:sz="0" w:space="0" w:color="auto"/>
          </w:divBdr>
        </w:div>
        <w:div w:id="1875075859">
          <w:marLeft w:val="640"/>
          <w:marRight w:val="0"/>
          <w:marTop w:val="0"/>
          <w:marBottom w:val="0"/>
          <w:divBdr>
            <w:top w:val="none" w:sz="0" w:space="0" w:color="auto"/>
            <w:left w:val="none" w:sz="0" w:space="0" w:color="auto"/>
            <w:bottom w:val="none" w:sz="0" w:space="0" w:color="auto"/>
            <w:right w:val="none" w:sz="0" w:space="0" w:color="auto"/>
          </w:divBdr>
        </w:div>
        <w:div w:id="2083211485">
          <w:marLeft w:val="640"/>
          <w:marRight w:val="0"/>
          <w:marTop w:val="0"/>
          <w:marBottom w:val="0"/>
          <w:divBdr>
            <w:top w:val="none" w:sz="0" w:space="0" w:color="auto"/>
            <w:left w:val="none" w:sz="0" w:space="0" w:color="auto"/>
            <w:bottom w:val="none" w:sz="0" w:space="0" w:color="auto"/>
            <w:right w:val="none" w:sz="0" w:space="0" w:color="auto"/>
          </w:divBdr>
        </w:div>
        <w:div w:id="849102987">
          <w:marLeft w:val="640"/>
          <w:marRight w:val="0"/>
          <w:marTop w:val="0"/>
          <w:marBottom w:val="0"/>
          <w:divBdr>
            <w:top w:val="none" w:sz="0" w:space="0" w:color="auto"/>
            <w:left w:val="none" w:sz="0" w:space="0" w:color="auto"/>
            <w:bottom w:val="none" w:sz="0" w:space="0" w:color="auto"/>
            <w:right w:val="none" w:sz="0" w:space="0" w:color="auto"/>
          </w:divBdr>
        </w:div>
        <w:div w:id="772701774">
          <w:marLeft w:val="640"/>
          <w:marRight w:val="0"/>
          <w:marTop w:val="0"/>
          <w:marBottom w:val="0"/>
          <w:divBdr>
            <w:top w:val="none" w:sz="0" w:space="0" w:color="auto"/>
            <w:left w:val="none" w:sz="0" w:space="0" w:color="auto"/>
            <w:bottom w:val="none" w:sz="0" w:space="0" w:color="auto"/>
            <w:right w:val="none" w:sz="0" w:space="0" w:color="auto"/>
          </w:divBdr>
        </w:div>
        <w:div w:id="1682852050">
          <w:marLeft w:val="640"/>
          <w:marRight w:val="0"/>
          <w:marTop w:val="0"/>
          <w:marBottom w:val="0"/>
          <w:divBdr>
            <w:top w:val="none" w:sz="0" w:space="0" w:color="auto"/>
            <w:left w:val="none" w:sz="0" w:space="0" w:color="auto"/>
            <w:bottom w:val="none" w:sz="0" w:space="0" w:color="auto"/>
            <w:right w:val="none" w:sz="0" w:space="0" w:color="auto"/>
          </w:divBdr>
        </w:div>
        <w:div w:id="856384986">
          <w:marLeft w:val="640"/>
          <w:marRight w:val="0"/>
          <w:marTop w:val="0"/>
          <w:marBottom w:val="0"/>
          <w:divBdr>
            <w:top w:val="none" w:sz="0" w:space="0" w:color="auto"/>
            <w:left w:val="none" w:sz="0" w:space="0" w:color="auto"/>
            <w:bottom w:val="none" w:sz="0" w:space="0" w:color="auto"/>
            <w:right w:val="none" w:sz="0" w:space="0" w:color="auto"/>
          </w:divBdr>
        </w:div>
        <w:div w:id="2134710943">
          <w:marLeft w:val="640"/>
          <w:marRight w:val="0"/>
          <w:marTop w:val="0"/>
          <w:marBottom w:val="0"/>
          <w:divBdr>
            <w:top w:val="none" w:sz="0" w:space="0" w:color="auto"/>
            <w:left w:val="none" w:sz="0" w:space="0" w:color="auto"/>
            <w:bottom w:val="none" w:sz="0" w:space="0" w:color="auto"/>
            <w:right w:val="none" w:sz="0" w:space="0" w:color="auto"/>
          </w:divBdr>
        </w:div>
        <w:div w:id="1869831113">
          <w:marLeft w:val="640"/>
          <w:marRight w:val="0"/>
          <w:marTop w:val="0"/>
          <w:marBottom w:val="0"/>
          <w:divBdr>
            <w:top w:val="none" w:sz="0" w:space="0" w:color="auto"/>
            <w:left w:val="none" w:sz="0" w:space="0" w:color="auto"/>
            <w:bottom w:val="none" w:sz="0" w:space="0" w:color="auto"/>
            <w:right w:val="none" w:sz="0" w:space="0" w:color="auto"/>
          </w:divBdr>
        </w:div>
        <w:div w:id="1314136558">
          <w:marLeft w:val="640"/>
          <w:marRight w:val="0"/>
          <w:marTop w:val="0"/>
          <w:marBottom w:val="0"/>
          <w:divBdr>
            <w:top w:val="none" w:sz="0" w:space="0" w:color="auto"/>
            <w:left w:val="none" w:sz="0" w:space="0" w:color="auto"/>
            <w:bottom w:val="none" w:sz="0" w:space="0" w:color="auto"/>
            <w:right w:val="none" w:sz="0" w:space="0" w:color="auto"/>
          </w:divBdr>
        </w:div>
        <w:div w:id="46616086">
          <w:marLeft w:val="640"/>
          <w:marRight w:val="0"/>
          <w:marTop w:val="0"/>
          <w:marBottom w:val="0"/>
          <w:divBdr>
            <w:top w:val="none" w:sz="0" w:space="0" w:color="auto"/>
            <w:left w:val="none" w:sz="0" w:space="0" w:color="auto"/>
            <w:bottom w:val="none" w:sz="0" w:space="0" w:color="auto"/>
            <w:right w:val="none" w:sz="0" w:space="0" w:color="auto"/>
          </w:divBdr>
        </w:div>
        <w:div w:id="219830038">
          <w:marLeft w:val="640"/>
          <w:marRight w:val="0"/>
          <w:marTop w:val="0"/>
          <w:marBottom w:val="0"/>
          <w:divBdr>
            <w:top w:val="none" w:sz="0" w:space="0" w:color="auto"/>
            <w:left w:val="none" w:sz="0" w:space="0" w:color="auto"/>
            <w:bottom w:val="none" w:sz="0" w:space="0" w:color="auto"/>
            <w:right w:val="none" w:sz="0" w:space="0" w:color="auto"/>
          </w:divBdr>
        </w:div>
        <w:div w:id="1568802440">
          <w:marLeft w:val="640"/>
          <w:marRight w:val="0"/>
          <w:marTop w:val="0"/>
          <w:marBottom w:val="0"/>
          <w:divBdr>
            <w:top w:val="none" w:sz="0" w:space="0" w:color="auto"/>
            <w:left w:val="none" w:sz="0" w:space="0" w:color="auto"/>
            <w:bottom w:val="none" w:sz="0" w:space="0" w:color="auto"/>
            <w:right w:val="none" w:sz="0" w:space="0" w:color="auto"/>
          </w:divBdr>
        </w:div>
        <w:div w:id="249126165">
          <w:marLeft w:val="640"/>
          <w:marRight w:val="0"/>
          <w:marTop w:val="0"/>
          <w:marBottom w:val="0"/>
          <w:divBdr>
            <w:top w:val="none" w:sz="0" w:space="0" w:color="auto"/>
            <w:left w:val="none" w:sz="0" w:space="0" w:color="auto"/>
            <w:bottom w:val="none" w:sz="0" w:space="0" w:color="auto"/>
            <w:right w:val="none" w:sz="0" w:space="0" w:color="auto"/>
          </w:divBdr>
        </w:div>
        <w:div w:id="1412966610">
          <w:marLeft w:val="640"/>
          <w:marRight w:val="0"/>
          <w:marTop w:val="0"/>
          <w:marBottom w:val="0"/>
          <w:divBdr>
            <w:top w:val="none" w:sz="0" w:space="0" w:color="auto"/>
            <w:left w:val="none" w:sz="0" w:space="0" w:color="auto"/>
            <w:bottom w:val="none" w:sz="0" w:space="0" w:color="auto"/>
            <w:right w:val="none" w:sz="0" w:space="0" w:color="auto"/>
          </w:divBdr>
        </w:div>
        <w:div w:id="74519974">
          <w:marLeft w:val="640"/>
          <w:marRight w:val="0"/>
          <w:marTop w:val="0"/>
          <w:marBottom w:val="0"/>
          <w:divBdr>
            <w:top w:val="none" w:sz="0" w:space="0" w:color="auto"/>
            <w:left w:val="none" w:sz="0" w:space="0" w:color="auto"/>
            <w:bottom w:val="none" w:sz="0" w:space="0" w:color="auto"/>
            <w:right w:val="none" w:sz="0" w:space="0" w:color="auto"/>
          </w:divBdr>
        </w:div>
        <w:div w:id="1569996111">
          <w:marLeft w:val="640"/>
          <w:marRight w:val="0"/>
          <w:marTop w:val="0"/>
          <w:marBottom w:val="0"/>
          <w:divBdr>
            <w:top w:val="none" w:sz="0" w:space="0" w:color="auto"/>
            <w:left w:val="none" w:sz="0" w:space="0" w:color="auto"/>
            <w:bottom w:val="none" w:sz="0" w:space="0" w:color="auto"/>
            <w:right w:val="none" w:sz="0" w:space="0" w:color="auto"/>
          </w:divBdr>
        </w:div>
        <w:div w:id="746612840">
          <w:marLeft w:val="640"/>
          <w:marRight w:val="0"/>
          <w:marTop w:val="0"/>
          <w:marBottom w:val="0"/>
          <w:divBdr>
            <w:top w:val="none" w:sz="0" w:space="0" w:color="auto"/>
            <w:left w:val="none" w:sz="0" w:space="0" w:color="auto"/>
            <w:bottom w:val="none" w:sz="0" w:space="0" w:color="auto"/>
            <w:right w:val="none" w:sz="0" w:space="0" w:color="auto"/>
          </w:divBdr>
        </w:div>
        <w:div w:id="119500080">
          <w:marLeft w:val="640"/>
          <w:marRight w:val="0"/>
          <w:marTop w:val="0"/>
          <w:marBottom w:val="0"/>
          <w:divBdr>
            <w:top w:val="none" w:sz="0" w:space="0" w:color="auto"/>
            <w:left w:val="none" w:sz="0" w:space="0" w:color="auto"/>
            <w:bottom w:val="none" w:sz="0" w:space="0" w:color="auto"/>
            <w:right w:val="none" w:sz="0" w:space="0" w:color="auto"/>
          </w:divBdr>
        </w:div>
        <w:div w:id="717432530">
          <w:marLeft w:val="640"/>
          <w:marRight w:val="0"/>
          <w:marTop w:val="0"/>
          <w:marBottom w:val="0"/>
          <w:divBdr>
            <w:top w:val="none" w:sz="0" w:space="0" w:color="auto"/>
            <w:left w:val="none" w:sz="0" w:space="0" w:color="auto"/>
            <w:bottom w:val="none" w:sz="0" w:space="0" w:color="auto"/>
            <w:right w:val="none" w:sz="0" w:space="0" w:color="auto"/>
          </w:divBdr>
        </w:div>
        <w:div w:id="1353067160">
          <w:marLeft w:val="640"/>
          <w:marRight w:val="0"/>
          <w:marTop w:val="0"/>
          <w:marBottom w:val="0"/>
          <w:divBdr>
            <w:top w:val="none" w:sz="0" w:space="0" w:color="auto"/>
            <w:left w:val="none" w:sz="0" w:space="0" w:color="auto"/>
            <w:bottom w:val="none" w:sz="0" w:space="0" w:color="auto"/>
            <w:right w:val="none" w:sz="0" w:space="0" w:color="auto"/>
          </w:divBdr>
        </w:div>
        <w:div w:id="1436823736">
          <w:marLeft w:val="640"/>
          <w:marRight w:val="0"/>
          <w:marTop w:val="0"/>
          <w:marBottom w:val="0"/>
          <w:divBdr>
            <w:top w:val="none" w:sz="0" w:space="0" w:color="auto"/>
            <w:left w:val="none" w:sz="0" w:space="0" w:color="auto"/>
            <w:bottom w:val="none" w:sz="0" w:space="0" w:color="auto"/>
            <w:right w:val="none" w:sz="0" w:space="0" w:color="auto"/>
          </w:divBdr>
        </w:div>
        <w:div w:id="1290286848">
          <w:marLeft w:val="640"/>
          <w:marRight w:val="0"/>
          <w:marTop w:val="0"/>
          <w:marBottom w:val="0"/>
          <w:divBdr>
            <w:top w:val="none" w:sz="0" w:space="0" w:color="auto"/>
            <w:left w:val="none" w:sz="0" w:space="0" w:color="auto"/>
            <w:bottom w:val="none" w:sz="0" w:space="0" w:color="auto"/>
            <w:right w:val="none" w:sz="0" w:space="0" w:color="auto"/>
          </w:divBdr>
        </w:div>
        <w:div w:id="458188847">
          <w:marLeft w:val="640"/>
          <w:marRight w:val="0"/>
          <w:marTop w:val="0"/>
          <w:marBottom w:val="0"/>
          <w:divBdr>
            <w:top w:val="none" w:sz="0" w:space="0" w:color="auto"/>
            <w:left w:val="none" w:sz="0" w:space="0" w:color="auto"/>
            <w:bottom w:val="none" w:sz="0" w:space="0" w:color="auto"/>
            <w:right w:val="none" w:sz="0" w:space="0" w:color="auto"/>
          </w:divBdr>
        </w:div>
        <w:div w:id="1552688079">
          <w:marLeft w:val="640"/>
          <w:marRight w:val="0"/>
          <w:marTop w:val="0"/>
          <w:marBottom w:val="0"/>
          <w:divBdr>
            <w:top w:val="none" w:sz="0" w:space="0" w:color="auto"/>
            <w:left w:val="none" w:sz="0" w:space="0" w:color="auto"/>
            <w:bottom w:val="none" w:sz="0" w:space="0" w:color="auto"/>
            <w:right w:val="none" w:sz="0" w:space="0" w:color="auto"/>
          </w:divBdr>
        </w:div>
        <w:div w:id="763915585">
          <w:marLeft w:val="640"/>
          <w:marRight w:val="0"/>
          <w:marTop w:val="0"/>
          <w:marBottom w:val="0"/>
          <w:divBdr>
            <w:top w:val="none" w:sz="0" w:space="0" w:color="auto"/>
            <w:left w:val="none" w:sz="0" w:space="0" w:color="auto"/>
            <w:bottom w:val="none" w:sz="0" w:space="0" w:color="auto"/>
            <w:right w:val="none" w:sz="0" w:space="0" w:color="auto"/>
          </w:divBdr>
        </w:div>
        <w:div w:id="1625767436">
          <w:marLeft w:val="640"/>
          <w:marRight w:val="0"/>
          <w:marTop w:val="0"/>
          <w:marBottom w:val="0"/>
          <w:divBdr>
            <w:top w:val="none" w:sz="0" w:space="0" w:color="auto"/>
            <w:left w:val="none" w:sz="0" w:space="0" w:color="auto"/>
            <w:bottom w:val="none" w:sz="0" w:space="0" w:color="auto"/>
            <w:right w:val="none" w:sz="0" w:space="0" w:color="auto"/>
          </w:divBdr>
        </w:div>
        <w:div w:id="1865174096">
          <w:marLeft w:val="640"/>
          <w:marRight w:val="0"/>
          <w:marTop w:val="0"/>
          <w:marBottom w:val="0"/>
          <w:divBdr>
            <w:top w:val="none" w:sz="0" w:space="0" w:color="auto"/>
            <w:left w:val="none" w:sz="0" w:space="0" w:color="auto"/>
            <w:bottom w:val="none" w:sz="0" w:space="0" w:color="auto"/>
            <w:right w:val="none" w:sz="0" w:space="0" w:color="auto"/>
          </w:divBdr>
        </w:div>
        <w:div w:id="1854539391">
          <w:marLeft w:val="640"/>
          <w:marRight w:val="0"/>
          <w:marTop w:val="0"/>
          <w:marBottom w:val="0"/>
          <w:divBdr>
            <w:top w:val="none" w:sz="0" w:space="0" w:color="auto"/>
            <w:left w:val="none" w:sz="0" w:space="0" w:color="auto"/>
            <w:bottom w:val="none" w:sz="0" w:space="0" w:color="auto"/>
            <w:right w:val="none" w:sz="0" w:space="0" w:color="auto"/>
          </w:divBdr>
        </w:div>
        <w:div w:id="1045836054">
          <w:marLeft w:val="640"/>
          <w:marRight w:val="0"/>
          <w:marTop w:val="0"/>
          <w:marBottom w:val="0"/>
          <w:divBdr>
            <w:top w:val="none" w:sz="0" w:space="0" w:color="auto"/>
            <w:left w:val="none" w:sz="0" w:space="0" w:color="auto"/>
            <w:bottom w:val="none" w:sz="0" w:space="0" w:color="auto"/>
            <w:right w:val="none" w:sz="0" w:space="0" w:color="auto"/>
          </w:divBdr>
        </w:div>
        <w:div w:id="738285266">
          <w:marLeft w:val="640"/>
          <w:marRight w:val="0"/>
          <w:marTop w:val="0"/>
          <w:marBottom w:val="0"/>
          <w:divBdr>
            <w:top w:val="none" w:sz="0" w:space="0" w:color="auto"/>
            <w:left w:val="none" w:sz="0" w:space="0" w:color="auto"/>
            <w:bottom w:val="none" w:sz="0" w:space="0" w:color="auto"/>
            <w:right w:val="none" w:sz="0" w:space="0" w:color="auto"/>
          </w:divBdr>
        </w:div>
        <w:div w:id="660933063">
          <w:marLeft w:val="640"/>
          <w:marRight w:val="0"/>
          <w:marTop w:val="0"/>
          <w:marBottom w:val="0"/>
          <w:divBdr>
            <w:top w:val="none" w:sz="0" w:space="0" w:color="auto"/>
            <w:left w:val="none" w:sz="0" w:space="0" w:color="auto"/>
            <w:bottom w:val="none" w:sz="0" w:space="0" w:color="auto"/>
            <w:right w:val="none" w:sz="0" w:space="0" w:color="auto"/>
          </w:divBdr>
        </w:div>
        <w:div w:id="2144536578">
          <w:marLeft w:val="640"/>
          <w:marRight w:val="0"/>
          <w:marTop w:val="0"/>
          <w:marBottom w:val="0"/>
          <w:divBdr>
            <w:top w:val="none" w:sz="0" w:space="0" w:color="auto"/>
            <w:left w:val="none" w:sz="0" w:space="0" w:color="auto"/>
            <w:bottom w:val="none" w:sz="0" w:space="0" w:color="auto"/>
            <w:right w:val="none" w:sz="0" w:space="0" w:color="auto"/>
          </w:divBdr>
        </w:div>
        <w:div w:id="1376655249">
          <w:marLeft w:val="640"/>
          <w:marRight w:val="0"/>
          <w:marTop w:val="0"/>
          <w:marBottom w:val="0"/>
          <w:divBdr>
            <w:top w:val="none" w:sz="0" w:space="0" w:color="auto"/>
            <w:left w:val="none" w:sz="0" w:space="0" w:color="auto"/>
            <w:bottom w:val="none" w:sz="0" w:space="0" w:color="auto"/>
            <w:right w:val="none" w:sz="0" w:space="0" w:color="auto"/>
          </w:divBdr>
        </w:div>
        <w:div w:id="1028794028">
          <w:marLeft w:val="640"/>
          <w:marRight w:val="0"/>
          <w:marTop w:val="0"/>
          <w:marBottom w:val="0"/>
          <w:divBdr>
            <w:top w:val="none" w:sz="0" w:space="0" w:color="auto"/>
            <w:left w:val="none" w:sz="0" w:space="0" w:color="auto"/>
            <w:bottom w:val="none" w:sz="0" w:space="0" w:color="auto"/>
            <w:right w:val="none" w:sz="0" w:space="0" w:color="auto"/>
          </w:divBdr>
        </w:div>
        <w:div w:id="1870603115">
          <w:marLeft w:val="640"/>
          <w:marRight w:val="0"/>
          <w:marTop w:val="0"/>
          <w:marBottom w:val="0"/>
          <w:divBdr>
            <w:top w:val="none" w:sz="0" w:space="0" w:color="auto"/>
            <w:left w:val="none" w:sz="0" w:space="0" w:color="auto"/>
            <w:bottom w:val="none" w:sz="0" w:space="0" w:color="auto"/>
            <w:right w:val="none" w:sz="0" w:space="0" w:color="auto"/>
          </w:divBdr>
        </w:div>
        <w:div w:id="131363974">
          <w:marLeft w:val="640"/>
          <w:marRight w:val="0"/>
          <w:marTop w:val="0"/>
          <w:marBottom w:val="0"/>
          <w:divBdr>
            <w:top w:val="none" w:sz="0" w:space="0" w:color="auto"/>
            <w:left w:val="none" w:sz="0" w:space="0" w:color="auto"/>
            <w:bottom w:val="none" w:sz="0" w:space="0" w:color="auto"/>
            <w:right w:val="none" w:sz="0" w:space="0" w:color="auto"/>
          </w:divBdr>
        </w:div>
        <w:div w:id="1935623555">
          <w:marLeft w:val="640"/>
          <w:marRight w:val="0"/>
          <w:marTop w:val="0"/>
          <w:marBottom w:val="0"/>
          <w:divBdr>
            <w:top w:val="none" w:sz="0" w:space="0" w:color="auto"/>
            <w:left w:val="none" w:sz="0" w:space="0" w:color="auto"/>
            <w:bottom w:val="none" w:sz="0" w:space="0" w:color="auto"/>
            <w:right w:val="none" w:sz="0" w:space="0" w:color="auto"/>
          </w:divBdr>
        </w:div>
        <w:div w:id="692848728">
          <w:marLeft w:val="640"/>
          <w:marRight w:val="0"/>
          <w:marTop w:val="0"/>
          <w:marBottom w:val="0"/>
          <w:divBdr>
            <w:top w:val="none" w:sz="0" w:space="0" w:color="auto"/>
            <w:left w:val="none" w:sz="0" w:space="0" w:color="auto"/>
            <w:bottom w:val="none" w:sz="0" w:space="0" w:color="auto"/>
            <w:right w:val="none" w:sz="0" w:space="0" w:color="auto"/>
          </w:divBdr>
        </w:div>
        <w:div w:id="1092554261">
          <w:marLeft w:val="640"/>
          <w:marRight w:val="0"/>
          <w:marTop w:val="0"/>
          <w:marBottom w:val="0"/>
          <w:divBdr>
            <w:top w:val="none" w:sz="0" w:space="0" w:color="auto"/>
            <w:left w:val="none" w:sz="0" w:space="0" w:color="auto"/>
            <w:bottom w:val="none" w:sz="0" w:space="0" w:color="auto"/>
            <w:right w:val="none" w:sz="0" w:space="0" w:color="auto"/>
          </w:divBdr>
        </w:div>
        <w:div w:id="1704207915">
          <w:marLeft w:val="640"/>
          <w:marRight w:val="0"/>
          <w:marTop w:val="0"/>
          <w:marBottom w:val="0"/>
          <w:divBdr>
            <w:top w:val="none" w:sz="0" w:space="0" w:color="auto"/>
            <w:left w:val="none" w:sz="0" w:space="0" w:color="auto"/>
            <w:bottom w:val="none" w:sz="0" w:space="0" w:color="auto"/>
            <w:right w:val="none" w:sz="0" w:space="0" w:color="auto"/>
          </w:divBdr>
        </w:div>
        <w:div w:id="770123484">
          <w:marLeft w:val="640"/>
          <w:marRight w:val="0"/>
          <w:marTop w:val="0"/>
          <w:marBottom w:val="0"/>
          <w:divBdr>
            <w:top w:val="none" w:sz="0" w:space="0" w:color="auto"/>
            <w:left w:val="none" w:sz="0" w:space="0" w:color="auto"/>
            <w:bottom w:val="none" w:sz="0" w:space="0" w:color="auto"/>
            <w:right w:val="none" w:sz="0" w:space="0" w:color="auto"/>
          </w:divBdr>
        </w:div>
        <w:div w:id="672799189">
          <w:marLeft w:val="640"/>
          <w:marRight w:val="0"/>
          <w:marTop w:val="0"/>
          <w:marBottom w:val="0"/>
          <w:divBdr>
            <w:top w:val="none" w:sz="0" w:space="0" w:color="auto"/>
            <w:left w:val="none" w:sz="0" w:space="0" w:color="auto"/>
            <w:bottom w:val="none" w:sz="0" w:space="0" w:color="auto"/>
            <w:right w:val="none" w:sz="0" w:space="0" w:color="auto"/>
          </w:divBdr>
        </w:div>
        <w:div w:id="153297595">
          <w:marLeft w:val="640"/>
          <w:marRight w:val="0"/>
          <w:marTop w:val="0"/>
          <w:marBottom w:val="0"/>
          <w:divBdr>
            <w:top w:val="none" w:sz="0" w:space="0" w:color="auto"/>
            <w:left w:val="none" w:sz="0" w:space="0" w:color="auto"/>
            <w:bottom w:val="none" w:sz="0" w:space="0" w:color="auto"/>
            <w:right w:val="none" w:sz="0" w:space="0" w:color="auto"/>
          </w:divBdr>
        </w:div>
        <w:div w:id="1845974432">
          <w:marLeft w:val="640"/>
          <w:marRight w:val="0"/>
          <w:marTop w:val="0"/>
          <w:marBottom w:val="0"/>
          <w:divBdr>
            <w:top w:val="none" w:sz="0" w:space="0" w:color="auto"/>
            <w:left w:val="none" w:sz="0" w:space="0" w:color="auto"/>
            <w:bottom w:val="none" w:sz="0" w:space="0" w:color="auto"/>
            <w:right w:val="none" w:sz="0" w:space="0" w:color="auto"/>
          </w:divBdr>
        </w:div>
        <w:div w:id="1962297758">
          <w:marLeft w:val="640"/>
          <w:marRight w:val="0"/>
          <w:marTop w:val="0"/>
          <w:marBottom w:val="0"/>
          <w:divBdr>
            <w:top w:val="none" w:sz="0" w:space="0" w:color="auto"/>
            <w:left w:val="none" w:sz="0" w:space="0" w:color="auto"/>
            <w:bottom w:val="none" w:sz="0" w:space="0" w:color="auto"/>
            <w:right w:val="none" w:sz="0" w:space="0" w:color="auto"/>
          </w:divBdr>
        </w:div>
        <w:div w:id="858856647">
          <w:marLeft w:val="640"/>
          <w:marRight w:val="0"/>
          <w:marTop w:val="0"/>
          <w:marBottom w:val="0"/>
          <w:divBdr>
            <w:top w:val="none" w:sz="0" w:space="0" w:color="auto"/>
            <w:left w:val="none" w:sz="0" w:space="0" w:color="auto"/>
            <w:bottom w:val="none" w:sz="0" w:space="0" w:color="auto"/>
            <w:right w:val="none" w:sz="0" w:space="0" w:color="auto"/>
          </w:divBdr>
        </w:div>
        <w:div w:id="280461136">
          <w:marLeft w:val="640"/>
          <w:marRight w:val="0"/>
          <w:marTop w:val="0"/>
          <w:marBottom w:val="0"/>
          <w:divBdr>
            <w:top w:val="none" w:sz="0" w:space="0" w:color="auto"/>
            <w:left w:val="none" w:sz="0" w:space="0" w:color="auto"/>
            <w:bottom w:val="none" w:sz="0" w:space="0" w:color="auto"/>
            <w:right w:val="none" w:sz="0" w:space="0" w:color="auto"/>
          </w:divBdr>
        </w:div>
        <w:div w:id="93064337">
          <w:marLeft w:val="640"/>
          <w:marRight w:val="0"/>
          <w:marTop w:val="0"/>
          <w:marBottom w:val="0"/>
          <w:divBdr>
            <w:top w:val="none" w:sz="0" w:space="0" w:color="auto"/>
            <w:left w:val="none" w:sz="0" w:space="0" w:color="auto"/>
            <w:bottom w:val="none" w:sz="0" w:space="0" w:color="auto"/>
            <w:right w:val="none" w:sz="0" w:space="0" w:color="auto"/>
          </w:divBdr>
        </w:div>
        <w:div w:id="552500825">
          <w:marLeft w:val="640"/>
          <w:marRight w:val="0"/>
          <w:marTop w:val="0"/>
          <w:marBottom w:val="0"/>
          <w:divBdr>
            <w:top w:val="none" w:sz="0" w:space="0" w:color="auto"/>
            <w:left w:val="none" w:sz="0" w:space="0" w:color="auto"/>
            <w:bottom w:val="none" w:sz="0" w:space="0" w:color="auto"/>
            <w:right w:val="none" w:sz="0" w:space="0" w:color="auto"/>
          </w:divBdr>
        </w:div>
        <w:div w:id="770710560">
          <w:marLeft w:val="640"/>
          <w:marRight w:val="0"/>
          <w:marTop w:val="0"/>
          <w:marBottom w:val="0"/>
          <w:divBdr>
            <w:top w:val="none" w:sz="0" w:space="0" w:color="auto"/>
            <w:left w:val="none" w:sz="0" w:space="0" w:color="auto"/>
            <w:bottom w:val="none" w:sz="0" w:space="0" w:color="auto"/>
            <w:right w:val="none" w:sz="0" w:space="0" w:color="auto"/>
          </w:divBdr>
        </w:div>
      </w:divsChild>
    </w:div>
    <w:div w:id="88620683">
      <w:marLeft w:val="640"/>
      <w:marRight w:val="0"/>
      <w:marTop w:val="0"/>
      <w:marBottom w:val="0"/>
      <w:divBdr>
        <w:top w:val="none" w:sz="0" w:space="0" w:color="auto"/>
        <w:left w:val="none" w:sz="0" w:space="0" w:color="auto"/>
        <w:bottom w:val="none" w:sz="0" w:space="0" w:color="auto"/>
        <w:right w:val="none" w:sz="0" w:space="0" w:color="auto"/>
      </w:divBdr>
    </w:div>
    <w:div w:id="88818803">
      <w:marLeft w:val="640"/>
      <w:marRight w:val="0"/>
      <w:marTop w:val="0"/>
      <w:marBottom w:val="0"/>
      <w:divBdr>
        <w:top w:val="none" w:sz="0" w:space="0" w:color="auto"/>
        <w:left w:val="none" w:sz="0" w:space="0" w:color="auto"/>
        <w:bottom w:val="none" w:sz="0" w:space="0" w:color="auto"/>
        <w:right w:val="none" w:sz="0" w:space="0" w:color="auto"/>
      </w:divBdr>
    </w:div>
    <w:div w:id="95490188">
      <w:marLeft w:val="640"/>
      <w:marRight w:val="0"/>
      <w:marTop w:val="0"/>
      <w:marBottom w:val="0"/>
      <w:divBdr>
        <w:top w:val="none" w:sz="0" w:space="0" w:color="auto"/>
        <w:left w:val="none" w:sz="0" w:space="0" w:color="auto"/>
        <w:bottom w:val="none" w:sz="0" w:space="0" w:color="auto"/>
        <w:right w:val="none" w:sz="0" w:space="0" w:color="auto"/>
      </w:divBdr>
    </w:div>
    <w:div w:id="96760180">
      <w:marLeft w:val="640"/>
      <w:marRight w:val="0"/>
      <w:marTop w:val="0"/>
      <w:marBottom w:val="0"/>
      <w:divBdr>
        <w:top w:val="none" w:sz="0" w:space="0" w:color="auto"/>
        <w:left w:val="none" w:sz="0" w:space="0" w:color="auto"/>
        <w:bottom w:val="none" w:sz="0" w:space="0" w:color="auto"/>
        <w:right w:val="none" w:sz="0" w:space="0" w:color="auto"/>
      </w:divBdr>
    </w:div>
    <w:div w:id="97256876">
      <w:bodyDiv w:val="1"/>
      <w:marLeft w:val="0"/>
      <w:marRight w:val="0"/>
      <w:marTop w:val="0"/>
      <w:marBottom w:val="0"/>
      <w:divBdr>
        <w:top w:val="none" w:sz="0" w:space="0" w:color="auto"/>
        <w:left w:val="none" w:sz="0" w:space="0" w:color="auto"/>
        <w:bottom w:val="none" w:sz="0" w:space="0" w:color="auto"/>
        <w:right w:val="none" w:sz="0" w:space="0" w:color="auto"/>
      </w:divBdr>
      <w:divsChild>
        <w:div w:id="926504522">
          <w:marLeft w:val="640"/>
          <w:marRight w:val="0"/>
          <w:marTop w:val="0"/>
          <w:marBottom w:val="0"/>
          <w:divBdr>
            <w:top w:val="none" w:sz="0" w:space="0" w:color="auto"/>
            <w:left w:val="none" w:sz="0" w:space="0" w:color="auto"/>
            <w:bottom w:val="none" w:sz="0" w:space="0" w:color="auto"/>
            <w:right w:val="none" w:sz="0" w:space="0" w:color="auto"/>
          </w:divBdr>
        </w:div>
        <w:div w:id="858742468">
          <w:marLeft w:val="640"/>
          <w:marRight w:val="0"/>
          <w:marTop w:val="0"/>
          <w:marBottom w:val="0"/>
          <w:divBdr>
            <w:top w:val="none" w:sz="0" w:space="0" w:color="auto"/>
            <w:left w:val="none" w:sz="0" w:space="0" w:color="auto"/>
            <w:bottom w:val="none" w:sz="0" w:space="0" w:color="auto"/>
            <w:right w:val="none" w:sz="0" w:space="0" w:color="auto"/>
          </w:divBdr>
        </w:div>
        <w:div w:id="898635127">
          <w:marLeft w:val="640"/>
          <w:marRight w:val="0"/>
          <w:marTop w:val="0"/>
          <w:marBottom w:val="0"/>
          <w:divBdr>
            <w:top w:val="none" w:sz="0" w:space="0" w:color="auto"/>
            <w:left w:val="none" w:sz="0" w:space="0" w:color="auto"/>
            <w:bottom w:val="none" w:sz="0" w:space="0" w:color="auto"/>
            <w:right w:val="none" w:sz="0" w:space="0" w:color="auto"/>
          </w:divBdr>
        </w:div>
        <w:div w:id="1752653714">
          <w:marLeft w:val="640"/>
          <w:marRight w:val="0"/>
          <w:marTop w:val="0"/>
          <w:marBottom w:val="0"/>
          <w:divBdr>
            <w:top w:val="none" w:sz="0" w:space="0" w:color="auto"/>
            <w:left w:val="none" w:sz="0" w:space="0" w:color="auto"/>
            <w:bottom w:val="none" w:sz="0" w:space="0" w:color="auto"/>
            <w:right w:val="none" w:sz="0" w:space="0" w:color="auto"/>
          </w:divBdr>
        </w:div>
        <w:div w:id="384528437">
          <w:marLeft w:val="640"/>
          <w:marRight w:val="0"/>
          <w:marTop w:val="0"/>
          <w:marBottom w:val="0"/>
          <w:divBdr>
            <w:top w:val="none" w:sz="0" w:space="0" w:color="auto"/>
            <w:left w:val="none" w:sz="0" w:space="0" w:color="auto"/>
            <w:bottom w:val="none" w:sz="0" w:space="0" w:color="auto"/>
            <w:right w:val="none" w:sz="0" w:space="0" w:color="auto"/>
          </w:divBdr>
        </w:div>
        <w:div w:id="1804883234">
          <w:marLeft w:val="640"/>
          <w:marRight w:val="0"/>
          <w:marTop w:val="0"/>
          <w:marBottom w:val="0"/>
          <w:divBdr>
            <w:top w:val="none" w:sz="0" w:space="0" w:color="auto"/>
            <w:left w:val="none" w:sz="0" w:space="0" w:color="auto"/>
            <w:bottom w:val="none" w:sz="0" w:space="0" w:color="auto"/>
            <w:right w:val="none" w:sz="0" w:space="0" w:color="auto"/>
          </w:divBdr>
        </w:div>
        <w:div w:id="275603451">
          <w:marLeft w:val="640"/>
          <w:marRight w:val="0"/>
          <w:marTop w:val="0"/>
          <w:marBottom w:val="0"/>
          <w:divBdr>
            <w:top w:val="none" w:sz="0" w:space="0" w:color="auto"/>
            <w:left w:val="none" w:sz="0" w:space="0" w:color="auto"/>
            <w:bottom w:val="none" w:sz="0" w:space="0" w:color="auto"/>
            <w:right w:val="none" w:sz="0" w:space="0" w:color="auto"/>
          </w:divBdr>
        </w:div>
        <w:div w:id="1140421676">
          <w:marLeft w:val="640"/>
          <w:marRight w:val="0"/>
          <w:marTop w:val="0"/>
          <w:marBottom w:val="0"/>
          <w:divBdr>
            <w:top w:val="none" w:sz="0" w:space="0" w:color="auto"/>
            <w:left w:val="none" w:sz="0" w:space="0" w:color="auto"/>
            <w:bottom w:val="none" w:sz="0" w:space="0" w:color="auto"/>
            <w:right w:val="none" w:sz="0" w:space="0" w:color="auto"/>
          </w:divBdr>
        </w:div>
        <w:div w:id="702823296">
          <w:marLeft w:val="640"/>
          <w:marRight w:val="0"/>
          <w:marTop w:val="0"/>
          <w:marBottom w:val="0"/>
          <w:divBdr>
            <w:top w:val="none" w:sz="0" w:space="0" w:color="auto"/>
            <w:left w:val="none" w:sz="0" w:space="0" w:color="auto"/>
            <w:bottom w:val="none" w:sz="0" w:space="0" w:color="auto"/>
            <w:right w:val="none" w:sz="0" w:space="0" w:color="auto"/>
          </w:divBdr>
        </w:div>
        <w:div w:id="1220554302">
          <w:marLeft w:val="640"/>
          <w:marRight w:val="0"/>
          <w:marTop w:val="0"/>
          <w:marBottom w:val="0"/>
          <w:divBdr>
            <w:top w:val="none" w:sz="0" w:space="0" w:color="auto"/>
            <w:left w:val="none" w:sz="0" w:space="0" w:color="auto"/>
            <w:bottom w:val="none" w:sz="0" w:space="0" w:color="auto"/>
            <w:right w:val="none" w:sz="0" w:space="0" w:color="auto"/>
          </w:divBdr>
        </w:div>
        <w:div w:id="881360634">
          <w:marLeft w:val="640"/>
          <w:marRight w:val="0"/>
          <w:marTop w:val="0"/>
          <w:marBottom w:val="0"/>
          <w:divBdr>
            <w:top w:val="none" w:sz="0" w:space="0" w:color="auto"/>
            <w:left w:val="none" w:sz="0" w:space="0" w:color="auto"/>
            <w:bottom w:val="none" w:sz="0" w:space="0" w:color="auto"/>
            <w:right w:val="none" w:sz="0" w:space="0" w:color="auto"/>
          </w:divBdr>
        </w:div>
        <w:div w:id="1139110213">
          <w:marLeft w:val="640"/>
          <w:marRight w:val="0"/>
          <w:marTop w:val="0"/>
          <w:marBottom w:val="0"/>
          <w:divBdr>
            <w:top w:val="none" w:sz="0" w:space="0" w:color="auto"/>
            <w:left w:val="none" w:sz="0" w:space="0" w:color="auto"/>
            <w:bottom w:val="none" w:sz="0" w:space="0" w:color="auto"/>
            <w:right w:val="none" w:sz="0" w:space="0" w:color="auto"/>
          </w:divBdr>
        </w:div>
        <w:div w:id="2088795451">
          <w:marLeft w:val="640"/>
          <w:marRight w:val="0"/>
          <w:marTop w:val="0"/>
          <w:marBottom w:val="0"/>
          <w:divBdr>
            <w:top w:val="none" w:sz="0" w:space="0" w:color="auto"/>
            <w:left w:val="none" w:sz="0" w:space="0" w:color="auto"/>
            <w:bottom w:val="none" w:sz="0" w:space="0" w:color="auto"/>
            <w:right w:val="none" w:sz="0" w:space="0" w:color="auto"/>
          </w:divBdr>
        </w:div>
        <w:div w:id="1423726224">
          <w:marLeft w:val="640"/>
          <w:marRight w:val="0"/>
          <w:marTop w:val="0"/>
          <w:marBottom w:val="0"/>
          <w:divBdr>
            <w:top w:val="none" w:sz="0" w:space="0" w:color="auto"/>
            <w:left w:val="none" w:sz="0" w:space="0" w:color="auto"/>
            <w:bottom w:val="none" w:sz="0" w:space="0" w:color="auto"/>
            <w:right w:val="none" w:sz="0" w:space="0" w:color="auto"/>
          </w:divBdr>
        </w:div>
        <w:div w:id="1198280365">
          <w:marLeft w:val="640"/>
          <w:marRight w:val="0"/>
          <w:marTop w:val="0"/>
          <w:marBottom w:val="0"/>
          <w:divBdr>
            <w:top w:val="none" w:sz="0" w:space="0" w:color="auto"/>
            <w:left w:val="none" w:sz="0" w:space="0" w:color="auto"/>
            <w:bottom w:val="none" w:sz="0" w:space="0" w:color="auto"/>
            <w:right w:val="none" w:sz="0" w:space="0" w:color="auto"/>
          </w:divBdr>
        </w:div>
        <w:div w:id="2074547729">
          <w:marLeft w:val="640"/>
          <w:marRight w:val="0"/>
          <w:marTop w:val="0"/>
          <w:marBottom w:val="0"/>
          <w:divBdr>
            <w:top w:val="none" w:sz="0" w:space="0" w:color="auto"/>
            <w:left w:val="none" w:sz="0" w:space="0" w:color="auto"/>
            <w:bottom w:val="none" w:sz="0" w:space="0" w:color="auto"/>
            <w:right w:val="none" w:sz="0" w:space="0" w:color="auto"/>
          </w:divBdr>
        </w:div>
        <w:div w:id="1648314992">
          <w:marLeft w:val="640"/>
          <w:marRight w:val="0"/>
          <w:marTop w:val="0"/>
          <w:marBottom w:val="0"/>
          <w:divBdr>
            <w:top w:val="none" w:sz="0" w:space="0" w:color="auto"/>
            <w:left w:val="none" w:sz="0" w:space="0" w:color="auto"/>
            <w:bottom w:val="none" w:sz="0" w:space="0" w:color="auto"/>
            <w:right w:val="none" w:sz="0" w:space="0" w:color="auto"/>
          </w:divBdr>
        </w:div>
        <w:div w:id="2145612149">
          <w:marLeft w:val="640"/>
          <w:marRight w:val="0"/>
          <w:marTop w:val="0"/>
          <w:marBottom w:val="0"/>
          <w:divBdr>
            <w:top w:val="none" w:sz="0" w:space="0" w:color="auto"/>
            <w:left w:val="none" w:sz="0" w:space="0" w:color="auto"/>
            <w:bottom w:val="none" w:sz="0" w:space="0" w:color="auto"/>
            <w:right w:val="none" w:sz="0" w:space="0" w:color="auto"/>
          </w:divBdr>
        </w:div>
        <w:div w:id="981932407">
          <w:marLeft w:val="640"/>
          <w:marRight w:val="0"/>
          <w:marTop w:val="0"/>
          <w:marBottom w:val="0"/>
          <w:divBdr>
            <w:top w:val="none" w:sz="0" w:space="0" w:color="auto"/>
            <w:left w:val="none" w:sz="0" w:space="0" w:color="auto"/>
            <w:bottom w:val="none" w:sz="0" w:space="0" w:color="auto"/>
            <w:right w:val="none" w:sz="0" w:space="0" w:color="auto"/>
          </w:divBdr>
        </w:div>
        <w:div w:id="824979496">
          <w:marLeft w:val="640"/>
          <w:marRight w:val="0"/>
          <w:marTop w:val="0"/>
          <w:marBottom w:val="0"/>
          <w:divBdr>
            <w:top w:val="none" w:sz="0" w:space="0" w:color="auto"/>
            <w:left w:val="none" w:sz="0" w:space="0" w:color="auto"/>
            <w:bottom w:val="none" w:sz="0" w:space="0" w:color="auto"/>
            <w:right w:val="none" w:sz="0" w:space="0" w:color="auto"/>
          </w:divBdr>
        </w:div>
        <w:div w:id="420378313">
          <w:marLeft w:val="640"/>
          <w:marRight w:val="0"/>
          <w:marTop w:val="0"/>
          <w:marBottom w:val="0"/>
          <w:divBdr>
            <w:top w:val="none" w:sz="0" w:space="0" w:color="auto"/>
            <w:left w:val="none" w:sz="0" w:space="0" w:color="auto"/>
            <w:bottom w:val="none" w:sz="0" w:space="0" w:color="auto"/>
            <w:right w:val="none" w:sz="0" w:space="0" w:color="auto"/>
          </w:divBdr>
        </w:div>
        <w:div w:id="307059157">
          <w:marLeft w:val="640"/>
          <w:marRight w:val="0"/>
          <w:marTop w:val="0"/>
          <w:marBottom w:val="0"/>
          <w:divBdr>
            <w:top w:val="none" w:sz="0" w:space="0" w:color="auto"/>
            <w:left w:val="none" w:sz="0" w:space="0" w:color="auto"/>
            <w:bottom w:val="none" w:sz="0" w:space="0" w:color="auto"/>
            <w:right w:val="none" w:sz="0" w:space="0" w:color="auto"/>
          </w:divBdr>
        </w:div>
        <w:div w:id="860435533">
          <w:marLeft w:val="640"/>
          <w:marRight w:val="0"/>
          <w:marTop w:val="0"/>
          <w:marBottom w:val="0"/>
          <w:divBdr>
            <w:top w:val="none" w:sz="0" w:space="0" w:color="auto"/>
            <w:left w:val="none" w:sz="0" w:space="0" w:color="auto"/>
            <w:bottom w:val="none" w:sz="0" w:space="0" w:color="auto"/>
            <w:right w:val="none" w:sz="0" w:space="0" w:color="auto"/>
          </w:divBdr>
        </w:div>
        <w:div w:id="966938034">
          <w:marLeft w:val="640"/>
          <w:marRight w:val="0"/>
          <w:marTop w:val="0"/>
          <w:marBottom w:val="0"/>
          <w:divBdr>
            <w:top w:val="none" w:sz="0" w:space="0" w:color="auto"/>
            <w:left w:val="none" w:sz="0" w:space="0" w:color="auto"/>
            <w:bottom w:val="none" w:sz="0" w:space="0" w:color="auto"/>
            <w:right w:val="none" w:sz="0" w:space="0" w:color="auto"/>
          </w:divBdr>
        </w:div>
        <w:div w:id="1821189696">
          <w:marLeft w:val="640"/>
          <w:marRight w:val="0"/>
          <w:marTop w:val="0"/>
          <w:marBottom w:val="0"/>
          <w:divBdr>
            <w:top w:val="none" w:sz="0" w:space="0" w:color="auto"/>
            <w:left w:val="none" w:sz="0" w:space="0" w:color="auto"/>
            <w:bottom w:val="none" w:sz="0" w:space="0" w:color="auto"/>
            <w:right w:val="none" w:sz="0" w:space="0" w:color="auto"/>
          </w:divBdr>
        </w:div>
        <w:div w:id="1781608590">
          <w:marLeft w:val="640"/>
          <w:marRight w:val="0"/>
          <w:marTop w:val="0"/>
          <w:marBottom w:val="0"/>
          <w:divBdr>
            <w:top w:val="none" w:sz="0" w:space="0" w:color="auto"/>
            <w:left w:val="none" w:sz="0" w:space="0" w:color="auto"/>
            <w:bottom w:val="none" w:sz="0" w:space="0" w:color="auto"/>
            <w:right w:val="none" w:sz="0" w:space="0" w:color="auto"/>
          </w:divBdr>
        </w:div>
        <w:div w:id="722368968">
          <w:marLeft w:val="640"/>
          <w:marRight w:val="0"/>
          <w:marTop w:val="0"/>
          <w:marBottom w:val="0"/>
          <w:divBdr>
            <w:top w:val="none" w:sz="0" w:space="0" w:color="auto"/>
            <w:left w:val="none" w:sz="0" w:space="0" w:color="auto"/>
            <w:bottom w:val="none" w:sz="0" w:space="0" w:color="auto"/>
            <w:right w:val="none" w:sz="0" w:space="0" w:color="auto"/>
          </w:divBdr>
        </w:div>
        <w:div w:id="934509563">
          <w:marLeft w:val="640"/>
          <w:marRight w:val="0"/>
          <w:marTop w:val="0"/>
          <w:marBottom w:val="0"/>
          <w:divBdr>
            <w:top w:val="none" w:sz="0" w:space="0" w:color="auto"/>
            <w:left w:val="none" w:sz="0" w:space="0" w:color="auto"/>
            <w:bottom w:val="none" w:sz="0" w:space="0" w:color="auto"/>
            <w:right w:val="none" w:sz="0" w:space="0" w:color="auto"/>
          </w:divBdr>
        </w:div>
        <w:div w:id="161168729">
          <w:marLeft w:val="640"/>
          <w:marRight w:val="0"/>
          <w:marTop w:val="0"/>
          <w:marBottom w:val="0"/>
          <w:divBdr>
            <w:top w:val="none" w:sz="0" w:space="0" w:color="auto"/>
            <w:left w:val="none" w:sz="0" w:space="0" w:color="auto"/>
            <w:bottom w:val="none" w:sz="0" w:space="0" w:color="auto"/>
            <w:right w:val="none" w:sz="0" w:space="0" w:color="auto"/>
          </w:divBdr>
        </w:div>
        <w:div w:id="450125042">
          <w:marLeft w:val="640"/>
          <w:marRight w:val="0"/>
          <w:marTop w:val="0"/>
          <w:marBottom w:val="0"/>
          <w:divBdr>
            <w:top w:val="none" w:sz="0" w:space="0" w:color="auto"/>
            <w:left w:val="none" w:sz="0" w:space="0" w:color="auto"/>
            <w:bottom w:val="none" w:sz="0" w:space="0" w:color="auto"/>
            <w:right w:val="none" w:sz="0" w:space="0" w:color="auto"/>
          </w:divBdr>
        </w:div>
        <w:div w:id="27416286">
          <w:marLeft w:val="640"/>
          <w:marRight w:val="0"/>
          <w:marTop w:val="0"/>
          <w:marBottom w:val="0"/>
          <w:divBdr>
            <w:top w:val="none" w:sz="0" w:space="0" w:color="auto"/>
            <w:left w:val="none" w:sz="0" w:space="0" w:color="auto"/>
            <w:bottom w:val="none" w:sz="0" w:space="0" w:color="auto"/>
            <w:right w:val="none" w:sz="0" w:space="0" w:color="auto"/>
          </w:divBdr>
        </w:div>
        <w:div w:id="827596917">
          <w:marLeft w:val="640"/>
          <w:marRight w:val="0"/>
          <w:marTop w:val="0"/>
          <w:marBottom w:val="0"/>
          <w:divBdr>
            <w:top w:val="none" w:sz="0" w:space="0" w:color="auto"/>
            <w:left w:val="none" w:sz="0" w:space="0" w:color="auto"/>
            <w:bottom w:val="none" w:sz="0" w:space="0" w:color="auto"/>
            <w:right w:val="none" w:sz="0" w:space="0" w:color="auto"/>
          </w:divBdr>
        </w:div>
        <w:div w:id="826475296">
          <w:marLeft w:val="640"/>
          <w:marRight w:val="0"/>
          <w:marTop w:val="0"/>
          <w:marBottom w:val="0"/>
          <w:divBdr>
            <w:top w:val="none" w:sz="0" w:space="0" w:color="auto"/>
            <w:left w:val="none" w:sz="0" w:space="0" w:color="auto"/>
            <w:bottom w:val="none" w:sz="0" w:space="0" w:color="auto"/>
            <w:right w:val="none" w:sz="0" w:space="0" w:color="auto"/>
          </w:divBdr>
        </w:div>
        <w:div w:id="89861959">
          <w:marLeft w:val="640"/>
          <w:marRight w:val="0"/>
          <w:marTop w:val="0"/>
          <w:marBottom w:val="0"/>
          <w:divBdr>
            <w:top w:val="none" w:sz="0" w:space="0" w:color="auto"/>
            <w:left w:val="none" w:sz="0" w:space="0" w:color="auto"/>
            <w:bottom w:val="none" w:sz="0" w:space="0" w:color="auto"/>
            <w:right w:val="none" w:sz="0" w:space="0" w:color="auto"/>
          </w:divBdr>
        </w:div>
        <w:div w:id="1811551870">
          <w:marLeft w:val="640"/>
          <w:marRight w:val="0"/>
          <w:marTop w:val="0"/>
          <w:marBottom w:val="0"/>
          <w:divBdr>
            <w:top w:val="none" w:sz="0" w:space="0" w:color="auto"/>
            <w:left w:val="none" w:sz="0" w:space="0" w:color="auto"/>
            <w:bottom w:val="none" w:sz="0" w:space="0" w:color="auto"/>
            <w:right w:val="none" w:sz="0" w:space="0" w:color="auto"/>
          </w:divBdr>
        </w:div>
        <w:div w:id="1787701371">
          <w:marLeft w:val="640"/>
          <w:marRight w:val="0"/>
          <w:marTop w:val="0"/>
          <w:marBottom w:val="0"/>
          <w:divBdr>
            <w:top w:val="none" w:sz="0" w:space="0" w:color="auto"/>
            <w:left w:val="none" w:sz="0" w:space="0" w:color="auto"/>
            <w:bottom w:val="none" w:sz="0" w:space="0" w:color="auto"/>
            <w:right w:val="none" w:sz="0" w:space="0" w:color="auto"/>
          </w:divBdr>
        </w:div>
        <w:div w:id="1196888596">
          <w:marLeft w:val="640"/>
          <w:marRight w:val="0"/>
          <w:marTop w:val="0"/>
          <w:marBottom w:val="0"/>
          <w:divBdr>
            <w:top w:val="none" w:sz="0" w:space="0" w:color="auto"/>
            <w:left w:val="none" w:sz="0" w:space="0" w:color="auto"/>
            <w:bottom w:val="none" w:sz="0" w:space="0" w:color="auto"/>
            <w:right w:val="none" w:sz="0" w:space="0" w:color="auto"/>
          </w:divBdr>
        </w:div>
        <w:div w:id="1883707039">
          <w:marLeft w:val="640"/>
          <w:marRight w:val="0"/>
          <w:marTop w:val="0"/>
          <w:marBottom w:val="0"/>
          <w:divBdr>
            <w:top w:val="none" w:sz="0" w:space="0" w:color="auto"/>
            <w:left w:val="none" w:sz="0" w:space="0" w:color="auto"/>
            <w:bottom w:val="none" w:sz="0" w:space="0" w:color="auto"/>
            <w:right w:val="none" w:sz="0" w:space="0" w:color="auto"/>
          </w:divBdr>
        </w:div>
        <w:div w:id="2020892045">
          <w:marLeft w:val="640"/>
          <w:marRight w:val="0"/>
          <w:marTop w:val="0"/>
          <w:marBottom w:val="0"/>
          <w:divBdr>
            <w:top w:val="none" w:sz="0" w:space="0" w:color="auto"/>
            <w:left w:val="none" w:sz="0" w:space="0" w:color="auto"/>
            <w:bottom w:val="none" w:sz="0" w:space="0" w:color="auto"/>
            <w:right w:val="none" w:sz="0" w:space="0" w:color="auto"/>
          </w:divBdr>
        </w:div>
        <w:div w:id="2126927182">
          <w:marLeft w:val="640"/>
          <w:marRight w:val="0"/>
          <w:marTop w:val="0"/>
          <w:marBottom w:val="0"/>
          <w:divBdr>
            <w:top w:val="none" w:sz="0" w:space="0" w:color="auto"/>
            <w:left w:val="none" w:sz="0" w:space="0" w:color="auto"/>
            <w:bottom w:val="none" w:sz="0" w:space="0" w:color="auto"/>
            <w:right w:val="none" w:sz="0" w:space="0" w:color="auto"/>
          </w:divBdr>
        </w:div>
        <w:div w:id="290140193">
          <w:marLeft w:val="640"/>
          <w:marRight w:val="0"/>
          <w:marTop w:val="0"/>
          <w:marBottom w:val="0"/>
          <w:divBdr>
            <w:top w:val="none" w:sz="0" w:space="0" w:color="auto"/>
            <w:left w:val="none" w:sz="0" w:space="0" w:color="auto"/>
            <w:bottom w:val="none" w:sz="0" w:space="0" w:color="auto"/>
            <w:right w:val="none" w:sz="0" w:space="0" w:color="auto"/>
          </w:divBdr>
        </w:div>
      </w:divsChild>
    </w:div>
    <w:div w:id="97607134">
      <w:bodyDiv w:val="1"/>
      <w:marLeft w:val="0"/>
      <w:marRight w:val="0"/>
      <w:marTop w:val="0"/>
      <w:marBottom w:val="0"/>
      <w:divBdr>
        <w:top w:val="none" w:sz="0" w:space="0" w:color="auto"/>
        <w:left w:val="none" w:sz="0" w:space="0" w:color="auto"/>
        <w:bottom w:val="none" w:sz="0" w:space="0" w:color="auto"/>
        <w:right w:val="none" w:sz="0" w:space="0" w:color="auto"/>
      </w:divBdr>
    </w:div>
    <w:div w:id="98112843">
      <w:bodyDiv w:val="1"/>
      <w:marLeft w:val="0"/>
      <w:marRight w:val="0"/>
      <w:marTop w:val="0"/>
      <w:marBottom w:val="0"/>
      <w:divBdr>
        <w:top w:val="none" w:sz="0" w:space="0" w:color="auto"/>
        <w:left w:val="none" w:sz="0" w:space="0" w:color="auto"/>
        <w:bottom w:val="none" w:sz="0" w:space="0" w:color="auto"/>
        <w:right w:val="none" w:sz="0" w:space="0" w:color="auto"/>
      </w:divBdr>
      <w:divsChild>
        <w:div w:id="1521889470">
          <w:marLeft w:val="640"/>
          <w:marRight w:val="0"/>
          <w:marTop w:val="0"/>
          <w:marBottom w:val="0"/>
          <w:divBdr>
            <w:top w:val="none" w:sz="0" w:space="0" w:color="auto"/>
            <w:left w:val="none" w:sz="0" w:space="0" w:color="auto"/>
            <w:bottom w:val="none" w:sz="0" w:space="0" w:color="auto"/>
            <w:right w:val="none" w:sz="0" w:space="0" w:color="auto"/>
          </w:divBdr>
        </w:div>
        <w:div w:id="60296800">
          <w:marLeft w:val="640"/>
          <w:marRight w:val="0"/>
          <w:marTop w:val="0"/>
          <w:marBottom w:val="0"/>
          <w:divBdr>
            <w:top w:val="none" w:sz="0" w:space="0" w:color="auto"/>
            <w:left w:val="none" w:sz="0" w:space="0" w:color="auto"/>
            <w:bottom w:val="none" w:sz="0" w:space="0" w:color="auto"/>
            <w:right w:val="none" w:sz="0" w:space="0" w:color="auto"/>
          </w:divBdr>
        </w:div>
        <w:div w:id="2103454906">
          <w:marLeft w:val="640"/>
          <w:marRight w:val="0"/>
          <w:marTop w:val="0"/>
          <w:marBottom w:val="0"/>
          <w:divBdr>
            <w:top w:val="none" w:sz="0" w:space="0" w:color="auto"/>
            <w:left w:val="none" w:sz="0" w:space="0" w:color="auto"/>
            <w:bottom w:val="none" w:sz="0" w:space="0" w:color="auto"/>
            <w:right w:val="none" w:sz="0" w:space="0" w:color="auto"/>
          </w:divBdr>
        </w:div>
        <w:div w:id="1209028443">
          <w:marLeft w:val="640"/>
          <w:marRight w:val="0"/>
          <w:marTop w:val="0"/>
          <w:marBottom w:val="0"/>
          <w:divBdr>
            <w:top w:val="none" w:sz="0" w:space="0" w:color="auto"/>
            <w:left w:val="none" w:sz="0" w:space="0" w:color="auto"/>
            <w:bottom w:val="none" w:sz="0" w:space="0" w:color="auto"/>
            <w:right w:val="none" w:sz="0" w:space="0" w:color="auto"/>
          </w:divBdr>
        </w:div>
        <w:div w:id="665745375">
          <w:marLeft w:val="640"/>
          <w:marRight w:val="0"/>
          <w:marTop w:val="0"/>
          <w:marBottom w:val="0"/>
          <w:divBdr>
            <w:top w:val="none" w:sz="0" w:space="0" w:color="auto"/>
            <w:left w:val="none" w:sz="0" w:space="0" w:color="auto"/>
            <w:bottom w:val="none" w:sz="0" w:space="0" w:color="auto"/>
            <w:right w:val="none" w:sz="0" w:space="0" w:color="auto"/>
          </w:divBdr>
        </w:div>
        <w:div w:id="2045207672">
          <w:marLeft w:val="640"/>
          <w:marRight w:val="0"/>
          <w:marTop w:val="0"/>
          <w:marBottom w:val="0"/>
          <w:divBdr>
            <w:top w:val="none" w:sz="0" w:space="0" w:color="auto"/>
            <w:left w:val="none" w:sz="0" w:space="0" w:color="auto"/>
            <w:bottom w:val="none" w:sz="0" w:space="0" w:color="auto"/>
            <w:right w:val="none" w:sz="0" w:space="0" w:color="auto"/>
          </w:divBdr>
        </w:div>
        <w:div w:id="1242565438">
          <w:marLeft w:val="640"/>
          <w:marRight w:val="0"/>
          <w:marTop w:val="0"/>
          <w:marBottom w:val="0"/>
          <w:divBdr>
            <w:top w:val="none" w:sz="0" w:space="0" w:color="auto"/>
            <w:left w:val="none" w:sz="0" w:space="0" w:color="auto"/>
            <w:bottom w:val="none" w:sz="0" w:space="0" w:color="auto"/>
            <w:right w:val="none" w:sz="0" w:space="0" w:color="auto"/>
          </w:divBdr>
        </w:div>
        <w:div w:id="1566915970">
          <w:marLeft w:val="640"/>
          <w:marRight w:val="0"/>
          <w:marTop w:val="0"/>
          <w:marBottom w:val="0"/>
          <w:divBdr>
            <w:top w:val="none" w:sz="0" w:space="0" w:color="auto"/>
            <w:left w:val="none" w:sz="0" w:space="0" w:color="auto"/>
            <w:bottom w:val="none" w:sz="0" w:space="0" w:color="auto"/>
            <w:right w:val="none" w:sz="0" w:space="0" w:color="auto"/>
          </w:divBdr>
        </w:div>
        <w:div w:id="1972321991">
          <w:marLeft w:val="640"/>
          <w:marRight w:val="0"/>
          <w:marTop w:val="0"/>
          <w:marBottom w:val="0"/>
          <w:divBdr>
            <w:top w:val="none" w:sz="0" w:space="0" w:color="auto"/>
            <w:left w:val="none" w:sz="0" w:space="0" w:color="auto"/>
            <w:bottom w:val="none" w:sz="0" w:space="0" w:color="auto"/>
            <w:right w:val="none" w:sz="0" w:space="0" w:color="auto"/>
          </w:divBdr>
        </w:div>
        <w:div w:id="1748577170">
          <w:marLeft w:val="640"/>
          <w:marRight w:val="0"/>
          <w:marTop w:val="0"/>
          <w:marBottom w:val="0"/>
          <w:divBdr>
            <w:top w:val="none" w:sz="0" w:space="0" w:color="auto"/>
            <w:left w:val="none" w:sz="0" w:space="0" w:color="auto"/>
            <w:bottom w:val="none" w:sz="0" w:space="0" w:color="auto"/>
            <w:right w:val="none" w:sz="0" w:space="0" w:color="auto"/>
          </w:divBdr>
        </w:div>
        <w:div w:id="337653944">
          <w:marLeft w:val="640"/>
          <w:marRight w:val="0"/>
          <w:marTop w:val="0"/>
          <w:marBottom w:val="0"/>
          <w:divBdr>
            <w:top w:val="none" w:sz="0" w:space="0" w:color="auto"/>
            <w:left w:val="none" w:sz="0" w:space="0" w:color="auto"/>
            <w:bottom w:val="none" w:sz="0" w:space="0" w:color="auto"/>
            <w:right w:val="none" w:sz="0" w:space="0" w:color="auto"/>
          </w:divBdr>
        </w:div>
        <w:div w:id="439641430">
          <w:marLeft w:val="640"/>
          <w:marRight w:val="0"/>
          <w:marTop w:val="0"/>
          <w:marBottom w:val="0"/>
          <w:divBdr>
            <w:top w:val="none" w:sz="0" w:space="0" w:color="auto"/>
            <w:left w:val="none" w:sz="0" w:space="0" w:color="auto"/>
            <w:bottom w:val="none" w:sz="0" w:space="0" w:color="auto"/>
            <w:right w:val="none" w:sz="0" w:space="0" w:color="auto"/>
          </w:divBdr>
        </w:div>
        <w:div w:id="1613438165">
          <w:marLeft w:val="640"/>
          <w:marRight w:val="0"/>
          <w:marTop w:val="0"/>
          <w:marBottom w:val="0"/>
          <w:divBdr>
            <w:top w:val="none" w:sz="0" w:space="0" w:color="auto"/>
            <w:left w:val="none" w:sz="0" w:space="0" w:color="auto"/>
            <w:bottom w:val="none" w:sz="0" w:space="0" w:color="auto"/>
            <w:right w:val="none" w:sz="0" w:space="0" w:color="auto"/>
          </w:divBdr>
        </w:div>
        <w:div w:id="672218609">
          <w:marLeft w:val="640"/>
          <w:marRight w:val="0"/>
          <w:marTop w:val="0"/>
          <w:marBottom w:val="0"/>
          <w:divBdr>
            <w:top w:val="none" w:sz="0" w:space="0" w:color="auto"/>
            <w:left w:val="none" w:sz="0" w:space="0" w:color="auto"/>
            <w:bottom w:val="none" w:sz="0" w:space="0" w:color="auto"/>
            <w:right w:val="none" w:sz="0" w:space="0" w:color="auto"/>
          </w:divBdr>
        </w:div>
        <w:div w:id="347411843">
          <w:marLeft w:val="640"/>
          <w:marRight w:val="0"/>
          <w:marTop w:val="0"/>
          <w:marBottom w:val="0"/>
          <w:divBdr>
            <w:top w:val="none" w:sz="0" w:space="0" w:color="auto"/>
            <w:left w:val="none" w:sz="0" w:space="0" w:color="auto"/>
            <w:bottom w:val="none" w:sz="0" w:space="0" w:color="auto"/>
            <w:right w:val="none" w:sz="0" w:space="0" w:color="auto"/>
          </w:divBdr>
        </w:div>
        <w:div w:id="2130732968">
          <w:marLeft w:val="640"/>
          <w:marRight w:val="0"/>
          <w:marTop w:val="0"/>
          <w:marBottom w:val="0"/>
          <w:divBdr>
            <w:top w:val="none" w:sz="0" w:space="0" w:color="auto"/>
            <w:left w:val="none" w:sz="0" w:space="0" w:color="auto"/>
            <w:bottom w:val="none" w:sz="0" w:space="0" w:color="auto"/>
            <w:right w:val="none" w:sz="0" w:space="0" w:color="auto"/>
          </w:divBdr>
        </w:div>
        <w:div w:id="148329166">
          <w:marLeft w:val="640"/>
          <w:marRight w:val="0"/>
          <w:marTop w:val="0"/>
          <w:marBottom w:val="0"/>
          <w:divBdr>
            <w:top w:val="none" w:sz="0" w:space="0" w:color="auto"/>
            <w:left w:val="none" w:sz="0" w:space="0" w:color="auto"/>
            <w:bottom w:val="none" w:sz="0" w:space="0" w:color="auto"/>
            <w:right w:val="none" w:sz="0" w:space="0" w:color="auto"/>
          </w:divBdr>
        </w:div>
        <w:div w:id="2083676059">
          <w:marLeft w:val="640"/>
          <w:marRight w:val="0"/>
          <w:marTop w:val="0"/>
          <w:marBottom w:val="0"/>
          <w:divBdr>
            <w:top w:val="none" w:sz="0" w:space="0" w:color="auto"/>
            <w:left w:val="none" w:sz="0" w:space="0" w:color="auto"/>
            <w:bottom w:val="none" w:sz="0" w:space="0" w:color="auto"/>
            <w:right w:val="none" w:sz="0" w:space="0" w:color="auto"/>
          </w:divBdr>
        </w:div>
        <w:div w:id="970206595">
          <w:marLeft w:val="640"/>
          <w:marRight w:val="0"/>
          <w:marTop w:val="0"/>
          <w:marBottom w:val="0"/>
          <w:divBdr>
            <w:top w:val="none" w:sz="0" w:space="0" w:color="auto"/>
            <w:left w:val="none" w:sz="0" w:space="0" w:color="auto"/>
            <w:bottom w:val="none" w:sz="0" w:space="0" w:color="auto"/>
            <w:right w:val="none" w:sz="0" w:space="0" w:color="auto"/>
          </w:divBdr>
        </w:div>
        <w:div w:id="2068063574">
          <w:marLeft w:val="640"/>
          <w:marRight w:val="0"/>
          <w:marTop w:val="0"/>
          <w:marBottom w:val="0"/>
          <w:divBdr>
            <w:top w:val="none" w:sz="0" w:space="0" w:color="auto"/>
            <w:left w:val="none" w:sz="0" w:space="0" w:color="auto"/>
            <w:bottom w:val="none" w:sz="0" w:space="0" w:color="auto"/>
            <w:right w:val="none" w:sz="0" w:space="0" w:color="auto"/>
          </w:divBdr>
        </w:div>
        <w:div w:id="902646147">
          <w:marLeft w:val="640"/>
          <w:marRight w:val="0"/>
          <w:marTop w:val="0"/>
          <w:marBottom w:val="0"/>
          <w:divBdr>
            <w:top w:val="none" w:sz="0" w:space="0" w:color="auto"/>
            <w:left w:val="none" w:sz="0" w:space="0" w:color="auto"/>
            <w:bottom w:val="none" w:sz="0" w:space="0" w:color="auto"/>
            <w:right w:val="none" w:sz="0" w:space="0" w:color="auto"/>
          </w:divBdr>
        </w:div>
        <w:div w:id="2132630126">
          <w:marLeft w:val="640"/>
          <w:marRight w:val="0"/>
          <w:marTop w:val="0"/>
          <w:marBottom w:val="0"/>
          <w:divBdr>
            <w:top w:val="none" w:sz="0" w:space="0" w:color="auto"/>
            <w:left w:val="none" w:sz="0" w:space="0" w:color="auto"/>
            <w:bottom w:val="none" w:sz="0" w:space="0" w:color="auto"/>
            <w:right w:val="none" w:sz="0" w:space="0" w:color="auto"/>
          </w:divBdr>
        </w:div>
        <w:div w:id="295063299">
          <w:marLeft w:val="640"/>
          <w:marRight w:val="0"/>
          <w:marTop w:val="0"/>
          <w:marBottom w:val="0"/>
          <w:divBdr>
            <w:top w:val="none" w:sz="0" w:space="0" w:color="auto"/>
            <w:left w:val="none" w:sz="0" w:space="0" w:color="auto"/>
            <w:bottom w:val="none" w:sz="0" w:space="0" w:color="auto"/>
            <w:right w:val="none" w:sz="0" w:space="0" w:color="auto"/>
          </w:divBdr>
        </w:div>
        <w:div w:id="506873417">
          <w:marLeft w:val="640"/>
          <w:marRight w:val="0"/>
          <w:marTop w:val="0"/>
          <w:marBottom w:val="0"/>
          <w:divBdr>
            <w:top w:val="none" w:sz="0" w:space="0" w:color="auto"/>
            <w:left w:val="none" w:sz="0" w:space="0" w:color="auto"/>
            <w:bottom w:val="none" w:sz="0" w:space="0" w:color="auto"/>
            <w:right w:val="none" w:sz="0" w:space="0" w:color="auto"/>
          </w:divBdr>
        </w:div>
        <w:div w:id="148443871">
          <w:marLeft w:val="640"/>
          <w:marRight w:val="0"/>
          <w:marTop w:val="0"/>
          <w:marBottom w:val="0"/>
          <w:divBdr>
            <w:top w:val="none" w:sz="0" w:space="0" w:color="auto"/>
            <w:left w:val="none" w:sz="0" w:space="0" w:color="auto"/>
            <w:bottom w:val="none" w:sz="0" w:space="0" w:color="auto"/>
            <w:right w:val="none" w:sz="0" w:space="0" w:color="auto"/>
          </w:divBdr>
        </w:div>
        <w:div w:id="297422531">
          <w:marLeft w:val="640"/>
          <w:marRight w:val="0"/>
          <w:marTop w:val="0"/>
          <w:marBottom w:val="0"/>
          <w:divBdr>
            <w:top w:val="none" w:sz="0" w:space="0" w:color="auto"/>
            <w:left w:val="none" w:sz="0" w:space="0" w:color="auto"/>
            <w:bottom w:val="none" w:sz="0" w:space="0" w:color="auto"/>
            <w:right w:val="none" w:sz="0" w:space="0" w:color="auto"/>
          </w:divBdr>
        </w:div>
        <w:div w:id="1831141918">
          <w:marLeft w:val="640"/>
          <w:marRight w:val="0"/>
          <w:marTop w:val="0"/>
          <w:marBottom w:val="0"/>
          <w:divBdr>
            <w:top w:val="none" w:sz="0" w:space="0" w:color="auto"/>
            <w:left w:val="none" w:sz="0" w:space="0" w:color="auto"/>
            <w:bottom w:val="none" w:sz="0" w:space="0" w:color="auto"/>
            <w:right w:val="none" w:sz="0" w:space="0" w:color="auto"/>
          </w:divBdr>
        </w:div>
        <w:div w:id="2070303882">
          <w:marLeft w:val="640"/>
          <w:marRight w:val="0"/>
          <w:marTop w:val="0"/>
          <w:marBottom w:val="0"/>
          <w:divBdr>
            <w:top w:val="none" w:sz="0" w:space="0" w:color="auto"/>
            <w:left w:val="none" w:sz="0" w:space="0" w:color="auto"/>
            <w:bottom w:val="none" w:sz="0" w:space="0" w:color="auto"/>
            <w:right w:val="none" w:sz="0" w:space="0" w:color="auto"/>
          </w:divBdr>
        </w:div>
        <w:div w:id="1122112678">
          <w:marLeft w:val="640"/>
          <w:marRight w:val="0"/>
          <w:marTop w:val="0"/>
          <w:marBottom w:val="0"/>
          <w:divBdr>
            <w:top w:val="none" w:sz="0" w:space="0" w:color="auto"/>
            <w:left w:val="none" w:sz="0" w:space="0" w:color="auto"/>
            <w:bottom w:val="none" w:sz="0" w:space="0" w:color="auto"/>
            <w:right w:val="none" w:sz="0" w:space="0" w:color="auto"/>
          </w:divBdr>
        </w:div>
        <w:div w:id="969286340">
          <w:marLeft w:val="640"/>
          <w:marRight w:val="0"/>
          <w:marTop w:val="0"/>
          <w:marBottom w:val="0"/>
          <w:divBdr>
            <w:top w:val="none" w:sz="0" w:space="0" w:color="auto"/>
            <w:left w:val="none" w:sz="0" w:space="0" w:color="auto"/>
            <w:bottom w:val="none" w:sz="0" w:space="0" w:color="auto"/>
            <w:right w:val="none" w:sz="0" w:space="0" w:color="auto"/>
          </w:divBdr>
        </w:div>
        <w:div w:id="514075957">
          <w:marLeft w:val="640"/>
          <w:marRight w:val="0"/>
          <w:marTop w:val="0"/>
          <w:marBottom w:val="0"/>
          <w:divBdr>
            <w:top w:val="none" w:sz="0" w:space="0" w:color="auto"/>
            <w:left w:val="none" w:sz="0" w:space="0" w:color="auto"/>
            <w:bottom w:val="none" w:sz="0" w:space="0" w:color="auto"/>
            <w:right w:val="none" w:sz="0" w:space="0" w:color="auto"/>
          </w:divBdr>
        </w:div>
        <w:div w:id="1247496689">
          <w:marLeft w:val="640"/>
          <w:marRight w:val="0"/>
          <w:marTop w:val="0"/>
          <w:marBottom w:val="0"/>
          <w:divBdr>
            <w:top w:val="none" w:sz="0" w:space="0" w:color="auto"/>
            <w:left w:val="none" w:sz="0" w:space="0" w:color="auto"/>
            <w:bottom w:val="none" w:sz="0" w:space="0" w:color="auto"/>
            <w:right w:val="none" w:sz="0" w:space="0" w:color="auto"/>
          </w:divBdr>
        </w:div>
        <w:div w:id="1185284757">
          <w:marLeft w:val="640"/>
          <w:marRight w:val="0"/>
          <w:marTop w:val="0"/>
          <w:marBottom w:val="0"/>
          <w:divBdr>
            <w:top w:val="none" w:sz="0" w:space="0" w:color="auto"/>
            <w:left w:val="none" w:sz="0" w:space="0" w:color="auto"/>
            <w:bottom w:val="none" w:sz="0" w:space="0" w:color="auto"/>
            <w:right w:val="none" w:sz="0" w:space="0" w:color="auto"/>
          </w:divBdr>
        </w:div>
        <w:div w:id="1225527210">
          <w:marLeft w:val="640"/>
          <w:marRight w:val="0"/>
          <w:marTop w:val="0"/>
          <w:marBottom w:val="0"/>
          <w:divBdr>
            <w:top w:val="none" w:sz="0" w:space="0" w:color="auto"/>
            <w:left w:val="none" w:sz="0" w:space="0" w:color="auto"/>
            <w:bottom w:val="none" w:sz="0" w:space="0" w:color="auto"/>
            <w:right w:val="none" w:sz="0" w:space="0" w:color="auto"/>
          </w:divBdr>
        </w:div>
        <w:div w:id="545070386">
          <w:marLeft w:val="640"/>
          <w:marRight w:val="0"/>
          <w:marTop w:val="0"/>
          <w:marBottom w:val="0"/>
          <w:divBdr>
            <w:top w:val="none" w:sz="0" w:space="0" w:color="auto"/>
            <w:left w:val="none" w:sz="0" w:space="0" w:color="auto"/>
            <w:bottom w:val="none" w:sz="0" w:space="0" w:color="auto"/>
            <w:right w:val="none" w:sz="0" w:space="0" w:color="auto"/>
          </w:divBdr>
        </w:div>
        <w:div w:id="441613060">
          <w:marLeft w:val="640"/>
          <w:marRight w:val="0"/>
          <w:marTop w:val="0"/>
          <w:marBottom w:val="0"/>
          <w:divBdr>
            <w:top w:val="none" w:sz="0" w:space="0" w:color="auto"/>
            <w:left w:val="none" w:sz="0" w:space="0" w:color="auto"/>
            <w:bottom w:val="none" w:sz="0" w:space="0" w:color="auto"/>
            <w:right w:val="none" w:sz="0" w:space="0" w:color="auto"/>
          </w:divBdr>
        </w:div>
        <w:div w:id="2138527473">
          <w:marLeft w:val="640"/>
          <w:marRight w:val="0"/>
          <w:marTop w:val="0"/>
          <w:marBottom w:val="0"/>
          <w:divBdr>
            <w:top w:val="none" w:sz="0" w:space="0" w:color="auto"/>
            <w:left w:val="none" w:sz="0" w:space="0" w:color="auto"/>
            <w:bottom w:val="none" w:sz="0" w:space="0" w:color="auto"/>
            <w:right w:val="none" w:sz="0" w:space="0" w:color="auto"/>
          </w:divBdr>
        </w:div>
        <w:div w:id="622686600">
          <w:marLeft w:val="640"/>
          <w:marRight w:val="0"/>
          <w:marTop w:val="0"/>
          <w:marBottom w:val="0"/>
          <w:divBdr>
            <w:top w:val="none" w:sz="0" w:space="0" w:color="auto"/>
            <w:left w:val="none" w:sz="0" w:space="0" w:color="auto"/>
            <w:bottom w:val="none" w:sz="0" w:space="0" w:color="auto"/>
            <w:right w:val="none" w:sz="0" w:space="0" w:color="auto"/>
          </w:divBdr>
        </w:div>
        <w:div w:id="686299087">
          <w:marLeft w:val="640"/>
          <w:marRight w:val="0"/>
          <w:marTop w:val="0"/>
          <w:marBottom w:val="0"/>
          <w:divBdr>
            <w:top w:val="none" w:sz="0" w:space="0" w:color="auto"/>
            <w:left w:val="none" w:sz="0" w:space="0" w:color="auto"/>
            <w:bottom w:val="none" w:sz="0" w:space="0" w:color="auto"/>
            <w:right w:val="none" w:sz="0" w:space="0" w:color="auto"/>
          </w:divBdr>
        </w:div>
        <w:div w:id="1079402988">
          <w:marLeft w:val="640"/>
          <w:marRight w:val="0"/>
          <w:marTop w:val="0"/>
          <w:marBottom w:val="0"/>
          <w:divBdr>
            <w:top w:val="none" w:sz="0" w:space="0" w:color="auto"/>
            <w:left w:val="none" w:sz="0" w:space="0" w:color="auto"/>
            <w:bottom w:val="none" w:sz="0" w:space="0" w:color="auto"/>
            <w:right w:val="none" w:sz="0" w:space="0" w:color="auto"/>
          </w:divBdr>
        </w:div>
        <w:div w:id="203106348">
          <w:marLeft w:val="640"/>
          <w:marRight w:val="0"/>
          <w:marTop w:val="0"/>
          <w:marBottom w:val="0"/>
          <w:divBdr>
            <w:top w:val="none" w:sz="0" w:space="0" w:color="auto"/>
            <w:left w:val="none" w:sz="0" w:space="0" w:color="auto"/>
            <w:bottom w:val="none" w:sz="0" w:space="0" w:color="auto"/>
            <w:right w:val="none" w:sz="0" w:space="0" w:color="auto"/>
          </w:divBdr>
        </w:div>
        <w:div w:id="1703050310">
          <w:marLeft w:val="640"/>
          <w:marRight w:val="0"/>
          <w:marTop w:val="0"/>
          <w:marBottom w:val="0"/>
          <w:divBdr>
            <w:top w:val="none" w:sz="0" w:space="0" w:color="auto"/>
            <w:left w:val="none" w:sz="0" w:space="0" w:color="auto"/>
            <w:bottom w:val="none" w:sz="0" w:space="0" w:color="auto"/>
            <w:right w:val="none" w:sz="0" w:space="0" w:color="auto"/>
          </w:divBdr>
        </w:div>
        <w:div w:id="1541284292">
          <w:marLeft w:val="640"/>
          <w:marRight w:val="0"/>
          <w:marTop w:val="0"/>
          <w:marBottom w:val="0"/>
          <w:divBdr>
            <w:top w:val="none" w:sz="0" w:space="0" w:color="auto"/>
            <w:left w:val="none" w:sz="0" w:space="0" w:color="auto"/>
            <w:bottom w:val="none" w:sz="0" w:space="0" w:color="auto"/>
            <w:right w:val="none" w:sz="0" w:space="0" w:color="auto"/>
          </w:divBdr>
        </w:div>
        <w:div w:id="1344893818">
          <w:marLeft w:val="640"/>
          <w:marRight w:val="0"/>
          <w:marTop w:val="0"/>
          <w:marBottom w:val="0"/>
          <w:divBdr>
            <w:top w:val="none" w:sz="0" w:space="0" w:color="auto"/>
            <w:left w:val="none" w:sz="0" w:space="0" w:color="auto"/>
            <w:bottom w:val="none" w:sz="0" w:space="0" w:color="auto"/>
            <w:right w:val="none" w:sz="0" w:space="0" w:color="auto"/>
          </w:divBdr>
        </w:div>
      </w:divsChild>
    </w:div>
    <w:div w:id="101075007">
      <w:marLeft w:val="640"/>
      <w:marRight w:val="0"/>
      <w:marTop w:val="0"/>
      <w:marBottom w:val="0"/>
      <w:divBdr>
        <w:top w:val="none" w:sz="0" w:space="0" w:color="auto"/>
        <w:left w:val="none" w:sz="0" w:space="0" w:color="auto"/>
        <w:bottom w:val="none" w:sz="0" w:space="0" w:color="auto"/>
        <w:right w:val="none" w:sz="0" w:space="0" w:color="auto"/>
      </w:divBdr>
    </w:div>
    <w:div w:id="102187043">
      <w:marLeft w:val="0"/>
      <w:marRight w:val="0"/>
      <w:marTop w:val="0"/>
      <w:marBottom w:val="0"/>
      <w:divBdr>
        <w:top w:val="none" w:sz="0" w:space="0" w:color="auto"/>
        <w:left w:val="none" w:sz="0" w:space="0" w:color="auto"/>
        <w:bottom w:val="none" w:sz="0" w:space="0" w:color="auto"/>
        <w:right w:val="none" w:sz="0" w:space="0" w:color="auto"/>
      </w:divBdr>
    </w:div>
    <w:div w:id="102699772">
      <w:marLeft w:val="640"/>
      <w:marRight w:val="0"/>
      <w:marTop w:val="0"/>
      <w:marBottom w:val="0"/>
      <w:divBdr>
        <w:top w:val="none" w:sz="0" w:space="0" w:color="auto"/>
        <w:left w:val="none" w:sz="0" w:space="0" w:color="auto"/>
        <w:bottom w:val="none" w:sz="0" w:space="0" w:color="auto"/>
        <w:right w:val="none" w:sz="0" w:space="0" w:color="auto"/>
      </w:divBdr>
    </w:div>
    <w:div w:id="103112253">
      <w:bodyDiv w:val="1"/>
      <w:marLeft w:val="0"/>
      <w:marRight w:val="0"/>
      <w:marTop w:val="0"/>
      <w:marBottom w:val="0"/>
      <w:divBdr>
        <w:top w:val="none" w:sz="0" w:space="0" w:color="auto"/>
        <w:left w:val="none" w:sz="0" w:space="0" w:color="auto"/>
        <w:bottom w:val="none" w:sz="0" w:space="0" w:color="auto"/>
        <w:right w:val="none" w:sz="0" w:space="0" w:color="auto"/>
      </w:divBdr>
      <w:divsChild>
        <w:div w:id="348410537">
          <w:marLeft w:val="640"/>
          <w:marRight w:val="0"/>
          <w:marTop w:val="0"/>
          <w:marBottom w:val="0"/>
          <w:divBdr>
            <w:top w:val="none" w:sz="0" w:space="0" w:color="auto"/>
            <w:left w:val="none" w:sz="0" w:space="0" w:color="auto"/>
            <w:bottom w:val="none" w:sz="0" w:space="0" w:color="auto"/>
            <w:right w:val="none" w:sz="0" w:space="0" w:color="auto"/>
          </w:divBdr>
        </w:div>
        <w:div w:id="1426654974">
          <w:marLeft w:val="640"/>
          <w:marRight w:val="0"/>
          <w:marTop w:val="0"/>
          <w:marBottom w:val="0"/>
          <w:divBdr>
            <w:top w:val="none" w:sz="0" w:space="0" w:color="auto"/>
            <w:left w:val="none" w:sz="0" w:space="0" w:color="auto"/>
            <w:bottom w:val="none" w:sz="0" w:space="0" w:color="auto"/>
            <w:right w:val="none" w:sz="0" w:space="0" w:color="auto"/>
          </w:divBdr>
        </w:div>
        <w:div w:id="1849708803">
          <w:marLeft w:val="640"/>
          <w:marRight w:val="0"/>
          <w:marTop w:val="0"/>
          <w:marBottom w:val="0"/>
          <w:divBdr>
            <w:top w:val="none" w:sz="0" w:space="0" w:color="auto"/>
            <w:left w:val="none" w:sz="0" w:space="0" w:color="auto"/>
            <w:bottom w:val="none" w:sz="0" w:space="0" w:color="auto"/>
            <w:right w:val="none" w:sz="0" w:space="0" w:color="auto"/>
          </w:divBdr>
        </w:div>
        <w:div w:id="1592087032">
          <w:marLeft w:val="640"/>
          <w:marRight w:val="0"/>
          <w:marTop w:val="0"/>
          <w:marBottom w:val="0"/>
          <w:divBdr>
            <w:top w:val="none" w:sz="0" w:space="0" w:color="auto"/>
            <w:left w:val="none" w:sz="0" w:space="0" w:color="auto"/>
            <w:bottom w:val="none" w:sz="0" w:space="0" w:color="auto"/>
            <w:right w:val="none" w:sz="0" w:space="0" w:color="auto"/>
          </w:divBdr>
        </w:div>
        <w:div w:id="514999694">
          <w:marLeft w:val="640"/>
          <w:marRight w:val="0"/>
          <w:marTop w:val="0"/>
          <w:marBottom w:val="0"/>
          <w:divBdr>
            <w:top w:val="none" w:sz="0" w:space="0" w:color="auto"/>
            <w:left w:val="none" w:sz="0" w:space="0" w:color="auto"/>
            <w:bottom w:val="none" w:sz="0" w:space="0" w:color="auto"/>
            <w:right w:val="none" w:sz="0" w:space="0" w:color="auto"/>
          </w:divBdr>
        </w:div>
        <w:div w:id="853497189">
          <w:marLeft w:val="640"/>
          <w:marRight w:val="0"/>
          <w:marTop w:val="0"/>
          <w:marBottom w:val="0"/>
          <w:divBdr>
            <w:top w:val="none" w:sz="0" w:space="0" w:color="auto"/>
            <w:left w:val="none" w:sz="0" w:space="0" w:color="auto"/>
            <w:bottom w:val="none" w:sz="0" w:space="0" w:color="auto"/>
            <w:right w:val="none" w:sz="0" w:space="0" w:color="auto"/>
          </w:divBdr>
        </w:div>
        <w:div w:id="2034263690">
          <w:marLeft w:val="640"/>
          <w:marRight w:val="0"/>
          <w:marTop w:val="0"/>
          <w:marBottom w:val="0"/>
          <w:divBdr>
            <w:top w:val="none" w:sz="0" w:space="0" w:color="auto"/>
            <w:left w:val="none" w:sz="0" w:space="0" w:color="auto"/>
            <w:bottom w:val="none" w:sz="0" w:space="0" w:color="auto"/>
            <w:right w:val="none" w:sz="0" w:space="0" w:color="auto"/>
          </w:divBdr>
        </w:div>
        <w:div w:id="1541742142">
          <w:marLeft w:val="640"/>
          <w:marRight w:val="0"/>
          <w:marTop w:val="0"/>
          <w:marBottom w:val="0"/>
          <w:divBdr>
            <w:top w:val="none" w:sz="0" w:space="0" w:color="auto"/>
            <w:left w:val="none" w:sz="0" w:space="0" w:color="auto"/>
            <w:bottom w:val="none" w:sz="0" w:space="0" w:color="auto"/>
            <w:right w:val="none" w:sz="0" w:space="0" w:color="auto"/>
          </w:divBdr>
        </w:div>
        <w:div w:id="1926066749">
          <w:marLeft w:val="640"/>
          <w:marRight w:val="0"/>
          <w:marTop w:val="0"/>
          <w:marBottom w:val="0"/>
          <w:divBdr>
            <w:top w:val="none" w:sz="0" w:space="0" w:color="auto"/>
            <w:left w:val="none" w:sz="0" w:space="0" w:color="auto"/>
            <w:bottom w:val="none" w:sz="0" w:space="0" w:color="auto"/>
            <w:right w:val="none" w:sz="0" w:space="0" w:color="auto"/>
          </w:divBdr>
        </w:div>
        <w:div w:id="829710073">
          <w:marLeft w:val="640"/>
          <w:marRight w:val="0"/>
          <w:marTop w:val="0"/>
          <w:marBottom w:val="0"/>
          <w:divBdr>
            <w:top w:val="none" w:sz="0" w:space="0" w:color="auto"/>
            <w:left w:val="none" w:sz="0" w:space="0" w:color="auto"/>
            <w:bottom w:val="none" w:sz="0" w:space="0" w:color="auto"/>
            <w:right w:val="none" w:sz="0" w:space="0" w:color="auto"/>
          </w:divBdr>
        </w:div>
        <w:div w:id="2025550251">
          <w:marLeft w:val="640"/>
          <w:marRight w:val="0"/>
          <w:marTop w:val="0"/>
          <w:marBottom w:val="0"/>
          <w:divBdr>
            <w:top w:val="none" w:sz="0" w:space="0" w:color="auto"/>
            <w:left w:val="none" w:sz="0" w:space="0" w:color="auto"/>
            <w:bottom w:val="none" w:sz="0" w:space="0" w:color="auto"/>
            <w:right w:val="none" w:sz="0" w:space="0" w:color="auto"/>
          </w:divBdr>
        </w:div>
        <w:div w:id="763182710">
          <w:marLeft w:val="640"/>
          <w:marRight w:val="0"/>
          <w:marTop w:val="0"/>
          <w:marBottom w:val="0"/>
          <w:divBdr>
            <w:top w:val="none" w:sz="0" w:space="0" w:color="auto"/>
            <w:left w:val="none" w:sz="0" w:space="0" w:color="auto"/>
            <w:bottom w:val="none" w:sz="0" w:space="0" w:color="auto"/>
            <w:right w:val="none" w:sz="0" w:space="0" w:color="auto"/>
          </w:divBdr>
        </w:div>
        <w:div w:id="1523780019">
          <w:marLeft w:val="640"/>
          <w:marRight w:val="0"/>
          <w:marTop w:val="0"/>
          <w:marBottom w:val="0"/>
          <w:divBdr>
            <w:top w:val="none" w:sz="0" w:space="0" w:color="auto"/>
            <w:left w:val="none" w:sz="0" w:space="0" w:color="auto"/>
            <w:bottom w:val="none" w:sz="0" w:space="0" w:color="auto"/>
            <w:right w:val="none" w:sz="0" w:space="0" w:color="auto"/>
          </w:divBdr>
        </w:div>
        <w:div w:id="1637030014">
          <w:marLeft w:val="640"/>
          <w:marRight w:val="0"/>
          <w:marTop w:val="0"/>
          <w:marBottom w:val="0"/>
          <w:divBdr>
            <w:top w:val="none" w:sz="0" w:space="0" w:color="auto"/>
            <w:left w:val="none" w:sz="0" w:space="0" w:color="auto"/>
            <w:bottom w:val="none" w:sz="0" w:space="0" w:color="auto"/>
            <w:right w:val="none" w:sz="0" w:space="0" w:color="auto"/>
          </w:divBdr>
        </w:div>
        <w:div w:id="1037008522">
          <w:marLeft w:val="640"/>
          <w:marRight w:val="0"/>
          <w:marTop w:val="0"/>
          <w:marBottom w:val="0"/>
          <w:divBdr>
            <w:top w:val="none" w:sz="0" w:space="0" w:color="auto"/>
            <w:left w:val="none" w:sz="0" w:space="0" w:color="auto"/>
            <w:bottom w:val="none" w:sz="0" w:space="0" w:color="auto"/>
            <w:right w:val="none" w:sz="0" w:space="0" w:color="auto"/>
          </w:divBdr>
        </w:div>
        <w:div w:id="265038036">
          <w:marLeft w:val="640"/>
          <w:marRight w:val="0"/>
          <w:marTop w:val="0"/>
          <w:marBottom w:val="0"/>
          <w:divBdr>
            <w:top w:val="none" w:sz="0" w:space="0" w:color="auto"/>
            <w:left w:val="none" w:sz="0" w:space="0" w:color="auto"/>
            <w:bottom w:val="none" w:sz="0" w:space="0" w:color="auto"/>
            <w:right w:val="none" w:sz="0" w:space="0" w:color="auto"/>
          </w:divBdr>
        </w:div>
        <w:div w:id="1116482485">
          <w:marLeft w:val="640"/>
          <w:marRight w:val="0"/>
          <w:marTop w:val="0"/>
          <w:marBottom w:val="0"/>
          <w:divBdr>
            <w:top w:val="none" w:sz="0" w:space="0" w:color="auto"/>
            <w:left w:val="none" w:sz="0" w:space="0" w:color="auto"/>
            <w:bottom w:val="none" w:sz="0" w:space="0" w:color="auto"/>
            <w:right w:val="none" w:sz="0" w:space="0" w:color="auto"/>
          </w:divBdr>
        </w:div>
        <w:div w:id="1790665954">
          <w:marLeft w:val="640"/>
          <w:marRight w:val="0"/>
          <w:marTop w:val="0"/>
          <w:marBottom w:val="0"/>
          <w:divBdr>
            <w:top w:val="none" w:sz="0" w:space="0" w:color="auto"/>
            <w:left w:val="none" w:sz="0" w:space="0" w:color="auto"/>
            <w:bottom w:val="none" w:sz="0" w:space="0" w:color="auto"/>
            <w:right w:val="none" w:sz="0" w:space="0" w:color="auto"/>
          </w:divBdr>
        </w:div>
        <w:div w:id="1691755848">
          <w:marLeft w:val="640"/>
          <w:marRight w:val="0"/>
          <w:marTop w:val="0"/>
          <w:marBottom w:val="0"/>
          <w:divBdr>
            <w:top w:val="none" w:sz="0" w:space="0" w:color="auto"/>
            <w:left w:val="none" w:sz="0" w:space="0" w:color="auto"/>
            <w:bottom w:val="none" w:sz="0" w:space="0" w:color="auto"/>
            <w:right w:val="none" w:sz="0" w:space="0" w:color="auto"/>
          </w:divBdr>
        </w:div>
        <w:div w:id="590626493">
          <w:marLeft w:val="640"/>
          <w:marRight w:val="0"/>
          <w:marTop w:val="0"/>
          <w:marBottom w:val="0"/>
          <w:divBdr>
            <w:top w:val="none" w:sz="0" w:space="0" w:color="auto"/>
            <w:left w:val="none" w:sz="0" w:space="0" w:color="auto"/>
            <w:bottom w:val="none" w:sz="0" w:space="0" w:color="auto"/>
            <w:right w:val="none" w:sz="0" w:space="0" w:color="auto"/>
          </w:divBdr>
        </w:div>
        <w:div w:id="1456292287">
          <w:marLeft w:val="640"/>
          <w:marRight w:val="0"/>
          <w:marTop w:val="0"/>
          <w:marBottom w:val="0"/>
          <w:divBdr>
            <w:top w:val="none" w:sz="0" w:space="0" w:color="auto"/>
            <w:left w:val="none" w:sz="0" w:space="0" w:color="auto"/>
            <w:bottom w:val="none" w:sz="0" w:space="0" w:color="auto"/>
            <w:right w:val="none" w:sz="0" w:space="0" w:color="auto"/>
          </w:divBdr>
        </w:div>
        <w:div w:id="389159672">
          <w:marLeft w:val="640"/>
          <w:marRight w:val="0"/>
          <w:marTop w:val="0"/>
          <w:marBottom w:val="0"/>
          <w:divBdr>
            <w:top w:val="none" w:sz="0" w:space="0" w:color="auto"/>
            <w:left w:val="none" w:sz="0" w:space="0" w:color="auto"/>
            <w:bottom w:val="none" w:sz="0" w:space="0" w:color="auto"/>
            <w:right w:val="none" w:sz="0" w:space="0" w:color="auto"/>
          </w:divBdr>
        </w:div>
        <w:div w:id="1001276930">
          <w:marLeft w:val="640"/>
          <w:marRight w:val="0"/>
          <w:marTop w:val="0"/>
          <w:marBottom w:val="0"/>
          <w:divBdr>
            <w:top w:val="none" w:sz="0" w:space="0" w:color="auto"/>
            <w:left w:val="none" w:sz="0" w:space="0" w:color="auto"/>
            <w:bottom w:val="none" w:sz="0" w:space="0" w:color="auto"/>
            <w:right w:val="none" w:sz="0" w:space="0" w:color="auto"/>
          </w:divBdr>
        </w:div>
        <w:div w:id="996610266">
          <w:marLeft w:val="640"/>
          <w:marRight w:val="0"/>
          <w:marTop w:val="0"/>
          <w:marBottom w:val="0"/>
          <w:divBdr>
            <w:top w:val="none" w:sz="0" w:space="0" w:color="auto"/>
            <w:left w:val="none" w:sz="0" w:space="0" w:color="auto"/>
            <w:bottom w:val="none" w:sz="0" w:space="0" w:color="auto"/>
            <w:right w:val="none" w:sz="0" w:space="0" w:color="auto"/>
          </w:divBdr>
        </w:div>
        <w:div w:id="1143238199">
          <w:marLeft w:val="640"/>
          <w:marRight w:val="0"/>
          <w:marTop w:val="0"/>
          <w:marBottom w:val="0"/>
          <w:divBdr>
            <w:top w:val="none" w:sz="0" w:space="0" w:color="auto"/>
            <w:left w:val="none" w:sz="0" w:space="0" w:color="auto"/>
            <w:bottom w:val="none" w:sz="0" w:space="0" w:color="auto"/>
            <w:right w:val="none" w:sz="0" w:space="0" w:color="auto"/>
          </w:divBdr>
        </w:div>
        <w:div w:id="414401155">
          <w:marLeft w:val="640"/>
          <w:marRight w:val="0"/>
          <w:marTop w:val="0"/>
          <w:marBottom w:val="0"/>
          <w:divBdr>
            <w:top w:val="none" w:sz="0" w:space="0" w:color="auto"/>
            <w:left w:val="none" w:sz="0" w:space="0" w:color="auto"/>
            <w:bottom w:val="none" w:sz="0" w:space="0" w:color="auto"/>
            <w:right w:val="none" w:sz="0" w:space="0" w:color="auto"/>
          </w:divBdr>
        </w:div>
        <w:div w:id="1871794061">
          <w:marLeft w:val="640"/>
          <w:marRight w:val="0"/>
          <w:marTop w:val="0"/>
          <w:marBottom w:val="0"/>
          <w:divBdr>
            <w:top w:val="none" w:sz="0" w:space="0" w:color="auto"/>
            <w:left w:val="none" w:sz="0" w:space="0" w:color="auto"/>
            <w:bottom w:val="none" w:sz="0" w:space="0" w:color="auto"/>
            <w:right w:val="none" w:sz="0" w:space="0" w:color="auto"/>
          </w:divBdr>
        </w:div>
        <w:div w:id="1986399122">
          <w:marLeft w:val="640"/>
          <w:marRight w:val="0"/>
          <w:marTop w:val="0"/>
          <w:marBottom w:val="0"/>
          <w:divBdr>
            <w:top w:val="none" w:sz="0" w:space="0" w:color="auto"/>
            <w:left w:val="none" w:sz="0" w:space="0" w:color="auto"/>
            <w:bottom w:val="none" w:sz="0" w:space="0" w:color="auto"/>
            <w:right w:val="none" w:sz="0" w:space="0" w:color="auto"/>
          </w:divBdr>
        </w:div>
        <w:div w:id="1922106323">
          <w:marLeft w:val="640"/>
          <w:marRight w:val="0"/>
          <w:marTop w:val="0"/>
          <w:marBottom w:val="0"/>
          <w:divBdr>
            <w:top w:val="none" w:sz="0" w:space="0" w:color="auto"/>
            <w:left w:val="none" w:sz="0" w:space="0" w:color="auto"/>
            <w:bottom w:val="none" w:sz="0" w:space="0" w:color="auto"/>
            <w:right w:val="none" w:sz="0" w:space="0" w:color="auto"/>
          </w:divBdr>
        </w:div>
        <w:div w:id="1634486946">
          <w:marLeft w:val="640"/>
          <w:marRight w:val="0"/>
          <w:marTop w:val="0"/>
          <w:marBottom w:val="0"/>
          <w:divBdr>
            <w:top w:val="none" w:sz="0" w:space="0" w:color="auto"/>
            <w:left w:val="none" w:sz="0" w:space="0" w:color="auto"/>
            <w:bottom w:val="none" w:sz="0" w:space="0" w:color="auto"/>
            <w:right w:val="none" w:sz="0" w:space="0" w:color="auto"/>
          </w:divBdr>
        </w:div>
        <w:div w:id="905607701">
          <w:marLeft w:val="640"/>
          <w:marRight w:val="0"/>
          <w:marTop w:val="0"/>
          <w:marBottom w:val="0"/>
          <w:divBdr>
            <w:top w:val="none" w:sz="0" w:space="0" w:color="auto"/>
            <w:left w:val="none" w:sz="0" w:space="0" w:color="auto"/>
            <w:bottom w:val="none" w:sz="0" w:space="0" w:color="auto"/>
            <w:right w:val="none" w:sz="0" w:space="0" w:color="auto"/>
          </w:divBdr>
        </w:div>
        <w:div w:id="1759525217">
          <w:marLeft w:val="640"/>
          <w:marRight w:val="0"/>
          <w:marTop w:val="0"/>
          <w:marBottom w:val="0"/>
          <w:divBdr>
            <w:top w:val="none" w:sz="0" w:space="0" w:color="auto"/>
            <w:left w:val="none" w:sz="0" w:space="0" w:color="auto"/>
            <w:bottom w:val="none" w:sz="0" w:space="0" w:color="auto"/>
            <w:right w:val="none" w:sz="0" w:space="0" w:color="auto"/>
          </w:divBdr>
        </w:div>
        <w:div w:id="338629377">
          <w:marLeft w:val="640"/>
          <w:marRight w:val="0"/>
          <w:marTop w:val="0"/>
          <w:marBottom w:val="0"/>
          <w:divBdr>
            <w:top w:val="none" w:sz="0" w:space="0" w:color="auto"/>
            <w:left w:val="none" w:sz="0" w:space="0" w:color="auto"/>
            <w:bottom w:val="none" w:sz="0" w:space="0" w:color="auto"/>
            <w:right w:val="none" w:sz="0" w:space="0" w:color="auto"/>
          </w:divBdr>
        </w:div>
        <w:div w:id="942423095">
          <w:marLeft w:val="640"/>
          <w:marRight w:val="0"/>
          <w:marTop w:val="0"/>
          <w:marBottom w:val="0"/>
          <w:divBdr>
            <w:top w:val="none" w:sz="0" w:space="0" w:color="auto"/>
            <w:left w:val="none" w:sz="0" w:space="0" w:color="auto"/>
            <w:bottom w:val="none" w:sz="0" w:space="0" w:color="auto"/>
            <w:right w:val="none" w:sz="0" w:space="0" w:color="auto"/>
          </w:divBdr>
        </w:div>
        <w:div w:id="350648049">
          <w:marLeft w:val="640"/>
          <w:marRight w:val="0"/>
          <w:marTop w:val="0"/>
          <w:marBottom w:val="0"/>
          <w:divBdr>
            <w:top w:val="none" w:sz="0" w:space="0" w:color="auto"/>
            <w:left w:val="none" w:sz="0" w:space="0" w:color="auto"/>
            <w:bottom w:val="none" w:sz="0" w:space="0" w:color="auto"/>
            <w:right w:val="none" w:sz="0" w:space="0" w:color="auto"/>
          </w:divBdr>
        </w:div>
        <w:div w:id="1365325507">
          <w:marLeft w:val="640"/>
          <w:marRight w:val="0"/>
          <w:marTop w:val="0"/>
          <w:marBottom w:val="0"/>
          <w:divBdr>
            <w:top w:val="none" w:sz="0" w:space="0" w:color="auto"/>
            <w:left w:val="none" w:sz="0" w:space="0" w:color="auto"/>
            <w:bottom w:val="none" w:sz="0" w:space="0" w:color="auto"/>
            <w:right w:val="none" w:sz="0" w:space="0" w:color="auto"/>
          </w:divBdr>
        </w:div>
        <w:div w:id="219945171">
          <w:marLeft w:val="640"/>
          <w:marRight w:val="0"/>
          <w:marTop w:val="0"/>
          <w:marBottom w:val="0"/>
          <w:divBdr>
            <w:top w:val="none" w:sz="0" w:space="0" w:color="auto"/>
            <w:left w:val="none" w:sz="0" w:space="0" w:color="auto"/>
            <w:bottom w:val="none" w:sz="0" w:space="0" w:color="auto"/>
            <w:right w:val="none" w:sz="0" w:space="0" w:color="auto"/>
          </w:divBdr>
        </w:div>
        <w:div w:id="1243178162">
          <w:marLeft w:val="640"/>
          <w:marRight w:val="0"/>
          <w:marTop w:val="0"/>
          <w:marBottom w:val="0"/>
          <w:divBdr>
            <w:top w:val="none" w:sz="0" w:space="0" w:color="auto"/>
            <w:left w:val="none" w:sz="0" w:space="0" w:color="auto"/>
            <w:bottom w:val="none" w:sz="0" w:space="0" w:color="auto"/>
            <w:right w:val="none" w:sz="0" w:space="0" w:color="auto"/>
          </w:divBdr>
        </w:div>
        <w:div w:id="202596220">
          <w:marLeft w:val="640"/>
          <w:marRight w:val="0"/>
          <w:marTop w:val="0"/>
          <w:marBottom w:val="0"/>
          <w:divBdr>
            <w:top w:val="none" w:sz="0" w:space="0" w:color="auto"/>
            <w:left w:val="none" w:sz="0" w:space="0" w:color="auto"/>
            <w:bottom w:val="none" w:sz="0" w:space="0" w:color="auto"/>
            <w:right w:val="none" w:sz="0" w:space="0" w:color="auto"/>
          </w:divBdr>
        </w:div>
        <w:div w:id="2065792136">
          <w:marLeft w:val="640"/>
          <w:marRight w:val="0"/>
          <w:marTop w:val="0"/>
          <w:marBottom w:val="0"/>
          <w:divBdr>
            <w:top w:val="none" w:sz="0" w:space="0" w:color="auto"/>
            <w:left w:val="none" w:sz="0" w:space="0" w:color="auto"/>
            <w:bottom w:val="none" w:sz="0" w:space="0" w:color="auto"/>
            <w:right w:val="none" w:sz="0" w:space="0" w:color="auto"/>
          </w:divBdr>
        </w:div>
        <w:div w:id="1578706753">
          <w:marLeft w:val="640"/>
          <w:marRight w:val="0"/>
          <w:marTop w:val="0"/>
          <w:marBottom w:val="0"/>
          <w:divBdr>
            <w:top w:val="none" w:sz="0" w:space="0" w:color="auto"/>
            <w:left w:val="none" w:sz="0" w:space="0" w:color="auto"/>
            <w:bottom w:val="none" w:sz="0" w:space="0" w:color="auto"/>
            <w:right w:val="none" w:sz="0" w:space="0" w:color="auto"/>
          </w:divBdr>
        </w:div>
        <w:div w:id="843861758">
          <w:marLeft w:val="640"/>
          <w:marRight w:val="0"/>
          <w:marTop w:val="0"/>
          <w:marBottom w:val="0"/>
          <w:divBdr>
            <w:top w:val="none" w:sz="0" w:space="0" w:color="auto"/>
            <w:left w:val="none" w:sz="0" w:space="0" w:color="auto"/>
            <w:bottom w:val="none" w:sz="0" w:space="0" w:color="auto"/>
            <w:right w:val="none" w:sz="0" w:space="0" w:color="auto"/>
          </w:divBdr>
        </w:div>
        <w:div w:id="848560727">
          <w:marLeft w:val="640"/>
          <w:marRight w:val="0"/>
          <w:marTop w:val="0"/>
          <w:marBottom w:val="0"/>
          <w:divBdr>
            <w:top w:val="none" w:sz="0" w:space="0" w:color="auto"/>
            <w:left w:val="none" w:sz="0" w:space="0" w:color="auto"/>
            <w:bottom w:val="none" w:sz="0" w:space="0" w:color="auto"/>
            <w:right w:val="none" w:sz="0" w:space="0" w:color="auto"/>
          </w:divBdr>
        </w:div>
        <w:div w:id="1409307094">
          <w:marLeft w:val="640"/>
          <w:marRight w:val="0"/>
          <w:marTop w:val="0"/>
          <w:marBottom w:val="0"/>
          <w:divBdr>
            <w:top w:val="none" w:sz="0" w:space="0" w:color="auto"/>
            <w:left w:val="none" w:sz="0" w:space="0" w:color="auto"/>
            <w:bottom w:val="none" w:sz="0" w:space="0" w:color="auto"/>
            <w:right w:val="none" w:sz="0" w:space="0" w:color="auto"/>
          </w:divBdr>
        </w:div>
        <w:div w:id="1166356973">
          <w:marLeft w:val="640"/>
          <w:marRight w:val="0"/>
          <w:marTop w:val="0"/>
          <w:marBottom w:val="0"/>
          <w:divBdr>
            <w:top w:val="none" w:sz="0" w:space="0" w:color="auto"/>
            <w:left w:val="none" w:sz="0" w:space="0" w:color="auto"/>
            <w:bottom w:val="none" w:sz="0" w:space="0" w:color="auto"/>
            <w:right w:val="none" w:sz="0" w:space="0" w:color="auto"/>
          </w:divBdr>
        </w:div>
        <w:div w:id="510798308">
          <w:marLeft w:val="640"/>
          <w:marRight w:val="0"/>
          <w:marTop w:val="0"/>
          <w:marBottom w:val="0"/>
          <w:divBdr>
            <w:top w:val="none" w:sz="0" w:space="0" w:color="auto"/>
            <w:left w:val="none" w:sz="0" w:space="0" w:color="auto"/>
            <w:bottom w:val="none" w:sz="0" w:space="0" w:color="auto"/>
            <w:right w:val="none" w:sz="0" w:space="0" w:color="auto"/>
          </w:divBdr>
        </w:div>
        <w:div w:id="238953037">
          <w:marLeft w:val="640"/>
          <w:marRight w:val="0"/>
          <w:marTop w:val="0"/>
          <w:marBottom w:val="0"/>
          <w:divBdr>
            <w:top w:val="none" w:sz="0" w:space="0" w:color="auto"/>
            <w:left w:val="none" w:sz="0" w:space="0" w:color="auto"/>
            <w:bottom w:val="none" w:sz="0" w:space="0" w:color="auto"/>
            <w:right w:val="none" w:sz="0" w:space="0" w:color="auto"/>
          </w:divBdr>
        </w:div>
        <w:div w:id="1288851411">
          <w:marLeft w:val="640"/>
          <w:marRight w:val="0"/>
          <w:marTop w:val="0"/>
          <w:marBottom w:val="0"/>
          <w:divBdr>
            <w:top w:val="none" w:sz="0" w:space="0" w:color="auto"/>
            <w:left w:val="none" w:sz="0" w:space="0" w:color="auto"/>
            <w:bottom w:val="none" w:sz="0" w:space="0" w:color="auto"/>
            <w:right w:val="none" w:sz="0" w:space="0" w:color="auto"/>
          </w:divBdr>
        </w:div>
        <w:div w:id="1370108932">
          <w:marLeft w:val="640"/>
          <w:marRight w:val="0"/>
          <w:marTop w:val="0"/>
          <w:marBottom w:val="0"/>
          <w:divBdr>
            <w:top w:val="none" w:sz="0" w:space="0" w:color="auto"/>
            <w:left w:val="none" w:sz="0" w:space="0" w:color="auto"/>
            <w:bottom w:val="none" w:sz="0" w:space="0" w:color="auto"/>
            <w:right w:val="none" w:sz="0" w:space="0" w:color="auto"/>
          </w:divBdr>
        </w:div>
        <w:div w:id="938369234">
          <w:marLeft w:val="640"/>
          <w:marRight w:val="0"/>
          <w:marTop w:val="0"/>
          <w:marBottom w:val="0"/>
          <w:divBdr>
            <w:top w:val="none" w:sz="0" w:space="0" w:color="auto"/>
            <w:left w:val="none" w:sz="0" w:space="0" w:color="auto"/>
            <w:bottom w:val="none" w:sz="0" w:space="0" w:color="auto"/>
            <w:right w:val="none" w:sz="0" w:space="0" w:color="auto"/>
          </w:divBdr>
        </w:div>
      </w:divsChild>
    </w:div>
    <w:div w:id="103230651">
      <w:marLeft w:val="640"/>
      <w:marRight w:val="0"/>
      <w:marTop w:val="0"/>
      <w:marBottom w:val="0"/>
      <w:divBdr>
        <w:top w:val="none" w:sz="0" w:space="0" w:color="auto"/>
        <w:left w:val="none" w:sz="0" w:space="0" w:color="auto"/>
        <w:bottom w:val="none" w:sz="0" w:space="0" w:color="auto"/>
        <w:right w:val="none" w:sz="0" w:space="0" w:color="auto"/>
      </w:divBdr>
    </w:div>
    <w:div w:id="106391663">
      <w:marLeft w:val="640"/>
      <w:marRight w:val="0"/>
      <w:marTop w:val="0"/>
      <w:marBottom w:val="0"/>
      <w:divBdr>
        <w:top w:val="none" w:sz="0" w:space="0" w:color="auto"/>
        <w:left w:val="none" w:sz="0" w:space="0" w:color="auto"/>
        <w:bottom w:val="none" w:sz="0" w:space="0" w:color="auto"/>
        <w:right w:val="none" w:sz="0" w:space="0" w:color="auto"/>
      </w:divBdr>
    </w:div>
    <w:div w:id="108473385">
      <w:marLeft w:val="640"/>
      <w:marRight w:val="0"/>
      <w:marTop w:val="0"/>
      <w:marBottom w:val="0"/>
      <w:divBdr>
        <w:top w:val="none" w:sz="0" w:space="0" w:color="auto"/>
        <w:left w:val="none" w:sz="0" w:space="0" w:color="auto"/>
        <w:bottom w:val="none" w:sz="0" w:space="0" w:color="auto"/>
        <w:right w:val="none" w:sz="0" w:space="0" w:color="auto"/>
      </w:divBdr>
    </w:div>
    <w:div w:id="112528933">
      <w:marLeft w:val="640"/>
      <w:marRight w:val="0"/>
      <w:marTop w:val="0"/>
      <w:marBottom w:val="0"/>
      <w:divBdr>
        <w:top w:val="none" w:sz="0" w:space="0" w:color="auto"/>
        <w:left w:val="none" w:sz="0" w:space="0" w:color="auto"/>
        <w:bottom w:val="none" w:sz="0" w:space="0" w:color="auto"/>
        <w:right w:val="none" w:sz="0" w:space="0" w:color="auto"/>
      </w:divBdr>
    </w:div>
    <w:div w:id="115176062">
      <w:bodyDiv w:val="1"/>
      <w:marLeft w:val="0"/>
      <w:marRight w:val="0"/>
      <w:marTop w:val="0"/>
      <w:marBottom w:val="0"/>
      <w:divBdr>
        <w:top w:val="none" w:sz="0" w:space="0" w:color="auto"/>
        <w:left w:val="none" w:sz="0" w:space="0" w:color="auto"/>
        <w:bottom w:val="none" w:sz="0" w:space="0" w:color="auto"/>
        <w:right w:val="none" w:sz="0" w:space="0" w:color="auto"/>
      </w:divBdr>
      <w:divsChild>
        <w:div w:id="303512013">
          <w:marLeft w:val="640"/>
          <w:marRight w:val="0"/>
          <w:marTop w:val="0"/>
          <w:marBottom w:val="0"/>
          <w:divBdr>
            <w:top w:val="none" w:sz="0" w:space="0" w:color="auto"/>
            <w:left w:val="none" w:sz="0" w:space="0" w:color="auto"/>
            <w:bottom w:val="none" w:sz="0" w:space="0" w:color="auto"/>
            <w:right w:val="none" w:sz="0" w:space="0" w:color="auto"/>
          </w:divBdr>
        </w:div>
        <w:div w:id="1557856560">
          <w:marLeft w:val="640"/>
          <w:marRight w:val="0"/>
          <w:marTop w:val="0"/>
          <w:marBottom w:val="0"/>
          <w:divBdr>
            <w:top w:val="none" w:sz="0" w:space="0" w:color="auto"/>
            <w:left w:val="none" w:sz="0" w:space="0" w:color="auto"/>
            <w:bottom w:val="none" w:sz="0" w:space="0" w:color="auto"/>
            <w:right w:val="none" w:sz="0" w:space="0" w:color="auto"/>
          </w:divBdr>
        </w:div>
        <w:div w:id="765805265">
          <w:marLeft w:val="640"/>
          <w:marRight w:val="0"/>
          <w:marTop w:val="0"/>
          <w:marBottom w:val="0"/>
          <w:divBdr>
            <w:top w:val="none" w:sz="0" w:space="0" w:color="auto"/>
            <w:left w:val="none" w:sz="0" w:space="0" w:color="auto"/>
            <w:bottom w:val="none" w:sz="0" w:space="0" w:color="auto"/>
            <w:right w:val="none" w:sz="0" w:space="0" w:color="auto"/>
          </w:divBdr>
        </w:div>
        <w:div w:id="296223682">
          <w:marLeft w:val="640"/>
          <w:marRight w:val="0"/>
          <w:marTop w:val="0"/>
          <w:marBottom w:val="0"/>
          <w:divBdr>
            <w:top w:val="none" w:sz="0" w:space="0" w:color="auto"/>
            <w:left w:val="none" w:sz="0" w:space="0" w:color="auto"/>
            <w:bottom w:val="none" w:sz="0" w:space="0" w:color="auto"/>
            <w:right w:val="none" w:sz="0" w:space="0" w:color="auto"/>
          </w:divBdr>
        </w:div>
        <w:div w:id="109975602">
          <w:marLeft w:val="640"/>
          <w:marRight w:val="0"/>
          <w:marTop w:val="0"/>
          <w:marBottom w:val="0"/>
          <w:divBdr>
            <w:top w:val="none" w:sz="0" w:space="0" w:color="auto"/>
            <w:left w:val="none" w:sz="0" w:space="0" w:color="auto"/>
            <w:bottom w:val="none" w:sz="0" w:space="0" w:color="auto"/>
            <w:right w:val="none" w:sz="0" w:space="0" w:color="auto"/>
          </w:divBdr>
        </w:div>
        <w:div w:id="93091878">
          <w:marLeft w:val="640"/>
          <w:marRight w:val="0"/>
          <w:marTop w:val="0"/>
          <w:marBottom w:val="0"/>
          <w:divBdr>
            <w:top w:val="none" w:sz="0" w:space="0" w:color="auto"/>
            <w:left w:val="none" w:sz="0" w:space="0" w:color="auto"/>
            <w:bottom w:val="none" w:sz="0" w:space="0" w:color="auto"/>
            <w:right w:val="none" w:sz="0" w:space="0" w:color="auto"/>
          </w:divBdr>
        </w:div>
        <w:div w:id="687563613">
          <w:marLeft w:val="640"/>
          <w:marRight w:val="0"/>
          <w:marTop w:val="0"/>
          <w:marBottom w:val="0"/>
          <w:divBdr>
            <w:top w:val="none" w:sz="0" w:space="0" w:color="auto"/>
            <w:left w:val="none" w:sz="0" w:space="0" w:color="auto"/>
            <w:bottom w:val="none" w:sz="0" w:space="0" w:color="auto"/>
            <w:right w:val="none" w:sz="0" w:space="0" w:color="auto"/>
          </w:divBdr>
        </w:div>
        <w:div w:id="1307930515">
          <w:marLeft w:val="640"/>
          <w:marRight w:val="0"/>
          <w:marTop w:val="0"/>
          <w:marBottom w:val="0"/>
          <w:divBdr>
            <w:top w:val="none" w:sz="0" w:space="0" w:color="auto"/>
            <w:left w:val="none" w:sz="0" w:space="0" w:color="auto"/>
            <w:bottom w:val="none" w:sz="0" w:space="0" w:color="auto"/>
            <w:right w:val="none" w:sz="0" w:space="0" w:color="auto"/>
          </w:divBdr>
        </w:div>
        <w:div w:id="1702709455">
          <w:marLeft w:val="640"/>
          <w:marRight w:val="0"/>
          <w:marTop w:val="0"/>
          <w:marBottom w:val="0"/>
          <w:divBdr>
            <w:top w:val="none" w:sz="0" w:space="0" w:color="auto"/>
            <w:left w:val="none" w:sz="0" w:space="0" w:color="auto"/>
            <w:bottom w:val="none" w:sz="0" w:space="0" w:color="auto"/>
            <w:right w:val="none" w:sz="0" w:space="0" w:color="auto"/>
          </w:divBdr>
        </w:div>
        <w:div w:id="211616633">
          <w:marLeft w:val="640"/>
          <w:marRight w:val="0"/>
          <w:marTop w:val="0"/>
          <w:marBottom w:val="0"/>
          <w:divBdr>
            <w:top w:val="none" w:sz="0" w:space="0" w:color="auto"/>
            <w:left w:val="none" w:sz="0" w:space="0" w:color="auto"/>
            <w:bottom w:val="none" w:sz="0" w:space="0" w:color="auto"/>
            <w:right w:val="none" w:sz="0" w:space="0" w:color="auto"/>
          </w:divBdr>
        </w:div>
        <w:div w:id="1161310016">
          <w:marLeft w:val="640"/>
          <w:marRight w:val="0"/>
          <w:marTop w:val="0"/>
          <w:marBottom w:val="0"/>
          <w:divBdr>
            <w:top w:val="none" w:sz="0" w:space="0" w:color="auto"/>
            <w:left w:val="none" w:sz="0" w:space="0" w:color="auto"/>
            <w:bottom w:val="none" w:sz="0" w:space="0" w:color="auto"/>
            <w:right w:val="none" w:sz="0" w:space="0" w:color="auto"/>
          </w:divBdr>
        </w:div>
        <w:div w:id="2093157205">
          <w:marLeft w:val="640"/>
          <w:marRight w:val="0"/>
          <w:marTop w:val="0"/>
          <w:marBottom w:val="0"/>
          <w:divBdr>
            <w:top w:val="none" w:sz="0" w:space="0" w:color="auto"/>
            <w:left w:val="none" w:sz="0" w:space="0" w:color="auto"/>
            <w:bottom w:val="none" w:sz="0" w:space="0" w:color="auto"/>
            <w:right w:val="none" w:sz="0" w:space="0" w:color="auto"/>
          </w:divBdr>
        </w:div>
        <w:div w:id="2014599159">
          <w:marLeft w:val="640"/>
          <w:marRight w:val="0"/>
          <w:marTop w:val="0"/>
          <w:marBottom w:val="0"/>
          <w:divBdr>
            <w:top w:val="none" w:sz="0" w:space="0" w:color="auto"/>
            <w:left w:val="none" w:sz="0" w:space="0" w:color="auto"/>
            <w:bottom w:val="none" w:sz="0" w:space="0" w:color="auto"/>
            <w:right w:val="none" w:sz="0" w:space="0" w:color="auto"/>
          </w:divBdr>
        </w:div>
        <w:div w:id="1895121669">
          <w:marLeft w:val="640"/>
          <w:marRight w:val="0"/>
          <w:marTop w:val="0"/>
          <w:marBottom w:val="0"/>
          <w:divBdr>
            <w:top w:val="none" w:sz="0" w:space="0" w:color="auto"/>
            <w:left w:val="none" w:sz="0" w:space="0" w:color="auto"/>
            <w:bottom w:val="none" w:sz="0" w:space="0" w:color="auto"/>
            <w:right w:val="none" w:sz="0" w:space="0" w:color="auto"/>
          </w:divBdr>
        </w:div>
        <w:div w:id="1907642627">
          <w:marLeft w:val="640"/>
          <w:marRight w:val="0"/>
          <w:marTop w:val="0"/>
          <w:marBottom w:val="0"/>
          <w:divBdr>
            <w:top w:val="none" w:sz="0" w:space="0" w:color="auto"/>
            <w:left w:val="none" w:sz="0" w:space="0" w:color="auto"/>
            <w:bottom w:val="none" w:sz="0" w:space="0" w:color="auto"/>
            <w:right w:val="none" w:sz="0" w:space="0" w:color="auto"/>
          </w:divBdr>
        </w:div>
        <w:div w:id="400181319">
          <w:marLeft w:val="640"/>
          <w:marRight w:val="0"/>
          <w:marTop w:val="0"/>
          <w:marBottom w:val="0"/>
          <w:divBdr>
            <w:top w:val="none" w:sz="0" w:space="0" w:color="auto"/>
            <w:left w:val="none" w:sz="0" w:space="0" w:color="auto"/>
            <w:bottom w:val="none" w:sz="0" w:space="0" w:color="auto"/>
            <w:right w:val="none" w:sz="0" w:space="0" w:color="auto"/>
          </w:divBdr>
        </w:div>
        <w:div w:id="930622294">
          <w:marLeft w:val="640"/>
          <w:marRight w:val="0"/>
          <w:marTop w:val="0"/>
          <w:marBottom w:val="0"/>
          <w:divBdr>
            <w:top w:val="none" w:sz="0" w:space="0" w:color="auto"/>
            <w:left w:val="none" w:sz="0" w:space="0" w:color="auto"/>
            <w:bottom w:val="none" w:sz="0" w:space="0" w:color="auto"/>
            <w:right w:val="none" w:sz="0" w:space="0" w:color="auto"/>
          </w:divBdr>
        </w:div>
        <w:div w:id="32389961">
          <w:marLeft w:val="640"/>
          <w:marRight w:val="0"/>
          <w:marTop w:val="0"/>
          <w:marBottom w:val="0"/>
          <w:divBdr>
            <w:top w:val="none" w:sz="0" w:space="0" w:color="auto"/>
            <w:left w:val="none" w:sz="0" w:space="0" w:color="auto"/>
            <w:bottom w:val="none" w:sz="0" w:space="0" w:color="auto"/>
            <w:right w:val="none" w:sz="0" w:space="0" w:color="auto"/>
          </w:divBdr>
        </w:div>
        <w:div w:id="1937710902">
          <w:marLeft w:val="640"/>
          <w:marRight w:val="0"/>
          <w:marTop w:val="0"/>
          <w:marBottom w:val="0"/>
          <w:divBdr>
            <w:top w:val="none" w:sz="0" w:space="0" w:color="auto"/>
            <w:left w:val="none" w:sz="0" w:space="0" w:color="auto"/>
            <w:bottom w:val="none" w:sz="0" w:space="0" w:color="auto"/>
            <w:right w:val="none" w:sz="0" w:space="0" w:color="auto"/>
          </w:divBdr>
        </w:div>
        <w:div w:id="291180928">
          <w:marLeft w:val="640"/>
          <w:marRight w:val="0"/>
          <w:marTop w:val="0"/>
          <w:marBottom w:val="0"/>
          <w:divBdr>
            <w:top w:val="none" w:sz="0" w:space="0" w:color="auto"/>
            <w:left w:val="none" w:sz="0" w:space="0" w:color="auto"/>
            <w:bottom w:val="none" w:sz="0" w:space="0" w:color="auto"/>
            <w:right w:val="none" w:sz="0" w:space="0" w:color="auto"/>
          </w:divBdr>
        </w:div>
        <w:div w:id="477233229">
          <w:marLeft w:val="640"/>
          <w:marRight w:val="0"/>
          <w:marTop w:val="0"/>
          <w:marBottom w:val="0"/>
          <w:divBdr>
            <w:top w:val="none" w:sz="0" w:space="0" w:color="auto"/>
            <w:left w:val="none" w:sz="0" w:space="0" w:color="auto"/>
            <w:bottom w:val="none" w:sz="0" w:space="0" w:color="auto"/>
            <w:right w:val="none" w:sz="0" w:space="0" w:color="auto"/>
          </w:divBdr>
        </w:div>
        <w:div w:id="163208503">
          <w:marLeft w:val="640"/>
          <w:marRight w:val="0"/>
          <w:marTop w:val="0"/>
          <w:marBottom w:val="0"/>
          <w:divBdr>
            <w:top w:val="none" w:sz="0" w:space="0" w:color="auto"/>
            <w:left w:val="none" w:sz="0" w:space="0" w:color="auto"/>
            <w:bottom w:val="none" w:sz="0" w:space="0" w:color="auto"/>
            <w:right w:val="none" w:sz="0" w:space="0" w:color="auto"/>
          </w:divBdr>
        </w:div>
        <w:div w:id="1515341916">
          <w:marLeft w:val="640"/>
          <w:marRight w:val="0"/>
          <w:marTop w:val="0"/>
          <w:marBottom w:val="0"/>
          <w:divBdr>
            <w:top w:val="none" w:sz="0" w:space="0" w:color="auto"/>
            <w:left w:val="none" w:sz="0" w:space="0" w:color="auto"/>
            <w:bottom w:val="none" w:sz="0" w:space="0" w:color="auto"/>
            <w:right w:val="none" w:sz="0" w:space="0" w:color="auto"/>
          </w:divBdr>
        </w:div>
        <w:div w:id="1069303939">
          <w:marLeft w:val="640"/>
          <w:marRight w:val="0"/>
          <w:marTop w:val="0"/>
          <w:marBottom w:val="0"/>
          <w:divBdr>
            <w:top w:val="none" w:sz="0" w:space="0" w:color="auto"/>
            <w:left w:val="none" w:sz="0" w:space="0" w:color="auto"/>
            <w:bottom w:val="none" w:sz="0" w:space="0" w:color="auto"/>
            <w:right w:val="none" w:sz="0" w:space="0" w:color="auto"/>
          </w:divBdr>
        </w:div>
        <w:div w:id="1460303336">
          <w:marLeft w:val="640"/>
          <w:marRight w:val="0"/>
          <w:marTop w:val="0"/>
          <w:marBottom w:val="0"/>
          <w:divBdr>
            <w:top w:val="none" w:sz="0" w:space="0" w:color="auto"/>
            <w:left w:val="none" w:sz="0" w:space="0" w:color="auto"/>
            <w:bottom w:val="none" w:sz="0" w:space="0" w:color="auto"/>
            <w:right w:val="none" w:sz="0" w:space="0" w:color="auto"/>
          </w:divBdr>
        </w:div>
        <w:div w:id="399525036">
          <w:marLeft w:val="640"/>
          <w:marRight w:val="0"/>
          <w:marTop w:val="0"/>
          <w:marBottom w:val="0"/>
          <w:divBdr>
            <w:top w:val="none" w:sz="0" w:space="0" w:color="auto"/>
            <w:left w:val="none" w:sz="0" w:space="0" w:color="auto"/>
            <w:bottom w:val="none" w:sz="0" w:space="0" w:color="auto"/>
            <w:right w:val="none" w:sz="0" w:space="0" w:color="auto"/>
          </w:divBdr>
        </w:div>
        <w:div w:id="430853937">
          <w:marLeft w:val="640"/>
          <w:marRight w:val="0"/>
          <w:marTop w:val="0"/>
          <w:marBottom w:val="0"/>
          <w:divBdr>
            <w:top w:val="none" w:sz="0" w:space="0" w:color="auto"/>
            <w:left w:val="none" w:sz="0" w:space="0" w:color="auto"/>
            <w:bottom w:val="none" w:sz="0" w:space="0" w:color="auto"/>
            <w:right w:val="none" w:sz="0" w:space="0" w:color="auto"/>
          </w:divBdr>
        </w:div>
        <w:div w:id="1556043718">
          <w:marLeft w:val="640"/>
          <w:marRight w:val="0"/>
          <w:marTop w:val="0"/>
          <w:marBottom w:val="0"/>
          <w:divBdr>
            <w:top w:val="none" w:sz="0" w:space="0" w:color="auto"/>
            <w:left w:val="none" w:sz="0" w:space="0" w:color="auto"/>
            <w:bottom w:val="none" w:sz="0" w:space="0" w:color="auto"/>
            <w:right w:val="none" w:sz="0" w:space="0" w:color="auto"/>
          </w:divBdr>
        </w:div>
        <w:div w:id="1689520597">
          <w:marLeft w:val="640"/>
          <w:marRight w:val="0"/>
          <w:marTop w:val="0"/>
          <w:marBottom w:val="0"/>
          <w:divBdr>
            <w:top w:val="none" w:sz="0" w:space="0" w:color="auto"/>
            <w:left w:val="none" w:sz="0" w:space="0" w:color="auto"/>
            <w:bottom w:val="none" w:sz="0" w:space="0" w:color="auto"/>
            <w:right w:val="none" w:sz="0" w:space="0" w:color="auto"/>
          </w:divBdr>
        </w:div>
        <w:div w:id="702051651">
          <w:marLeft w:val="640"/>
          <w:marRight w:val="0"/>
          <w:marTop w:val="0"/>
          <w:marBottom w:val="0"/>
          <w:divBdr>
            <w:top w:val="none" w:sz="0" w:space="0" w:color="auto"/>
            <w:left w:val="none" w:sz="0" w:space="0" w:color="auto"/>
            <w:bottom w:val="none" w:sz="0" w:space="0" w:color="auto"/>
            <w:right w:val="none" w:sz="0" w:space="0" w:color="auto"/>
          </w:divBdr>
        </w:div>
        <w:div w:id="551044288">
          <w:marLeft w:val="640"/>
          <w:marRight w:val="0"/>
          <w:marTop w:val="0"/>
          <w:marBottom w:val="0"/>
          <w:divBdr>
            <w:top w:val="none" w:sz="0" w:space="0" w:color="auto"/>
            <w:left w:val="none" w:sz="0" w:space="0" w:color="auto"/>
            <w:bottom w:val="none" w:sz="0" w:space="0" w:color="auto"/>
            <w:right w:val="none" w:sz="0" w:space="0" w:color="auto"/>
          </w:divBdr>
        </w:div>
        <w:div w:id="940064821">
          <w:marLeft w:val="640"/>
          <w:marRight w:val="0"/>
          <w:marTop w:val="0"/>
          <w:marBottom w:val="0"/>
          <w:divBdr>
            <w:top w:val="none" w:sz="0" w:space="0" w:color="auto"/>
            <w:left w:val="none" w:sz="0" w:space="0" w:color="auto"/>
            <w:bottom w:val="none" w:sz="0" w:space="0" w:color="auto"/>
            <w:right w:val="none" w:sz="0" w:space="0" w:color="auto"/>
          </w:divBdr>
        </w:div>
        <w:div w:id="2038776005">
          <w:marLeft w:val="640"/>
          <w:marRight w:val="0"/>
          <w:marTop w:val="0"/>
          <w:marBottom w:val="0"/>
          <w:divBdr>
            <w:top w:val="none" w:sz="0" w:space="0" w:color="auto"/>
            <w:left w:val="none" w:sz="0" w:space="0" w:color="auto"/>
            <w:bottom w:val="none" w:sz="0" w:space="0" w:color="auto"/>
            <w:right w:val="none" w:sz="0" w:space="0" w:color="auto"/>
          </w:divBdr>
        </w:div>
        <w:div w:id="295644163">
          <w:marLeft w:val="640"/>
          <w:marRight w:val="0"/>
          <w:marTop w:val="0"/>
          <w:marBottom w:val="0"/>
          <w:divBdr>
            <w:top w:val="none" w:sz="0" w:space="0" w:color="auto"/>
            <w:left w:val="none" w:sz="0" w:space="0" w:color="auto"/>
            <w:bottom w:val="none" w:sz="0" w:space="0" w:color="auto"/>
            <w:right w:val="none" w:sz="0" w:space="0" w:color="auto"/>
          </w:divBdr>
        </w:div>
        <w:div w:id="1943679066">
          <w:marLeft w:val="640"/>
          <w:marRight w:val="0"/>
          <w:marTop w:val="0"/>
          <w:marBottom w:val="0"/>
          <w:divBdr>
            <w:top w:val="none" w:sz="0" w:space="0" w:color="auto"/>
            <w:left w:val="none" w:sz="0" w:space="0" w:color="auto"/>
            <w:bottom w:val="none" w:sz="0" w:space="0" w:color="auto"/>
            <w:right w:val="none" w:sz="0" w:space="0" w:color="auto"/>
          </w:divBdr>
        </w:div>
        <w:div w:id="800613302">
          <w:marLeft w:val="640"/>
          <w:marRight w:val="0"/>
          <w:marTop w:val="0"/>
          <w:marBottom w:val="0"/>
          <w:divBdr>
            <w:top w:val="none" w:sz="0" w:space="0" w:color="auto"/>
            <w:left w:val="none" w:sz="0" w:space="0" w:color="auto"/>
            <w:bottom w:val="none" w:sz="0" w:space="0" w:color="auto"/>
            <w:right w:val="none" w:sz="0" w:space="0" w:color="auto"/>
          </w:divBdr>
        </w:div>
        <w:div w:id="2122996011">
          <w:marLeft w:val="640"/>
          <w:marRight w:val="0"/>
          <w:marTop w:val="0"/>
          <w:marBottom w:val="0"/>
          <w:divBdr>
            <w:top w:val="none" w:sz="0" w:space="0" w:color="auto"/>
            <w:left w:val="none" w:sz="0" w:space="0" w:color="auto"/>
            <w:bottom w:val="none" w:sz="0" w:space="0" w:color="auto"/>
            <w:right w:val="none" w:sz="0" w:space="0" w:color="auto"/>
          </w:divBdr>
        </w:div>
        <w:div w:id="1137145109">
          <w:marLeft w:val="640"/>
          <w:marRight w:val="0"/>
          <w:marTop w:val="0"/>
          <w:marBottom w:val="0"/>
          <w:divBdr>
            <w:top w:val="none" w:sz="0" w:space="0" w:color="auto"/>
            <w:left w:val="none" w:sz="0" w:space="0" w:color="auto"/>
            <w:bottom w:val="none" w:sz="0" w:space="0" w:color="auto"/>
            <w:right w:val="none" w:sz="0" w:space="0" w:color="auto"/>
          </w:divBdr>
        </w:div>
        <w:div w:id="690571781">
          <w:marLeft w:val="640"/>
          <w:marRight w:val="0"/>
          <w:marTop w:val="0"/>
          <w:marBottom w:val="0"/>
          <w:divBdr>
            <w:top w:val="none" w:sz="0" w:space="0" w:color="auto"/>
            <w:left w:val="none" w:sz="0" w:space="0" w:color="auto"/>
            <w:bottom w:val="none" w:sz="0" w:space="0" w:color="auto"/>
            <w:right w:val="none" w:sz="0" w:space="0" w:color="auto"/>
          </w:divBdr>
        </w:div>
        <w:div w:id="1575162350">
          <w:marLeft w:val="640"/>
          <w:marRight w:val="0"/>
          <w:marTop w:val="0"/>
          <w:marBottom w:val="0"/>
          <w:divBdr>
            <w:top w:val="none" w:sz="0" w:space="0" w:color="auto"/>
            <w:left w:val="none" w:sz="0" w:space="0" w:color="auto"/>
            <w:bottom w:val="none" w:sz="0" w:space="0" w:color="auto"/>
            <w:right w:val="none" w:sz="0" w:space="0" w:color="auto"/>
          </w:divBdr>
        </w:div>
        <w:div w:id="55016610">
          <w:marLeft w:val="640"/>
          <w:marRight w:val="0"/>
          <w:marTop w:val="0"/>
          <w:marBottom w:val="0"/>
          <w:divBdr>
            <w:top w:val="none" w:sz="0" w:space="0" w:color="auto"/>
            <w:left w:val="none" w:sz="0" w:space="0" w:color="auto"/>
            <w:bottom w:val="none" w:sz="0" w:space="0" w:color="auto"/>
            <w:right w:val="none" w:sz="0" w:space="0" w:color="auto"/>
          </w:divBdr>
        </w:div>
        <w:div w:id="1704204928">
          <w:marLeft w:val="640"/>
          <w:marRight w:val="0"/>
          <w:marTop w:val="0"/>
          <w:marBottom w:val="0"/>
          <w:divBdr>
            <w:top w:val="none" w:sz="0" w:space="0" w:color="auto"/>
            <w:left w:val="none" w:sz="0" w:space="0" w:color="auto"/>
            <w:bottom w:val="none" w:sz="0" w:space="0" w:color="auto"/>
            <w:right w:val="none" w:sz="0" w:space="0" w:color="auto"/>
          </w:divBdr>
        </w:div>
        <w:div w:id="802237673">
          <w:marLeft w:val="640"/>
          <w:marRight w:val="0"/>
          <w:marTop w:val="0"/>
          <w:marBottom w:val="0"/>
          <w:divBdr>
            <w:top w:val="none" w:sz="0" w:space="0" w:color="auto"/>
            <w:left w:val="none" w:sz="0" w:space="0" w:color="auto"/>
            <w:bottom w:val="none" w:sz="0" w:space="0" w:color="auto"/>
            <w:right w:val="none" w:sz="0" w:space="0" w:color="auto"/>
          </w:divBdr>
        </w:div>
        <w:div w:id="85349489">
          <w:marLeft w:val="640"/>
          <w:marRight w:val="0"/>
          <w:marTop w:val="0"/>
          <w:marBottom w:val="0"/>
          <w:divBdr>
            <w:top w:val="none" w:sz="0" w:space="0" w:color="auto"/>
            <w:left w:val="none" w:sz="0" w:space="0" w:color="auto"/>
            <w:bottom w:val="none" w:sz="0" w:space="0" w:color="auto"/>
            <w:right w:val="none" w:sz="0" w:space="0" w:color="auto"/>
          </w:divBdr>
        </w:div>
        <w:div w:id="820343314">
          <w:marLeft w:val="640"/>
          <w:marRight w:val="0"/>
          <w:marTop w:val="0"/>
          <w:marBottom w:val="0"/>
          <w:divBdr>
            <w:top w:val="none" w:sz="0" w:space="0" w:color="auto"/>
            <w:left w:val="none" w:sz="0" w:space="0" w:color="auto"/>
            <w:bottom w:val="none" w:sz="0" w:space="0" w:color="auto"/>
            <w:right w:val="none" w:sz="0" w:space="0" w:color="auto"/>
          </w:divBdr>
        </w:div>
        <w:div w:id="11417039">
          <w:marLeft w:val="640"/>
          <w:marRight w:val="0"/>
          <w:marTop w:val="0"/>
          <w:marBottom w:val="0"/>
          <w:divBdr>
            <w:top w:val="none" w:sz="0" w:space="0" w:color="auto"/>
            <w:left w:val="none" w:sz="0" w:space="0" w:color="auto"/>
            <w:bottom w:val="none" w:sz="0" w:space="0" w:color="auto"/>
            <w:right w:val="none" w:sz="0" w:space="0" w:color="auto"/>
          </w:divBdr>
        </w:div>
        <w:div w:id="2083135867">
          <w:marLeft w:val="640"/>
          <w:marRight w:val="0"/>
          <w:marTop w:val="0"/>
          <w:marBottom w:val="0"/>
          <w:divBdr>
            <w:top w:val="none" w:sz="0" w:space="0" w:color="auto"/>
            <w:left w:val="none" w:sz="0" w:space="0" w:color="auto"/>
            <w:bottom w:val="none" w:sz="0" w:space="0" w:color="auto"/>
            <w:right w:val="none" w:sz="0" w:space="0" w:color="auto"/>
          </w:divBdr>
        </w:div>
        <w:div w:id="288128381">
          <w:marLeft w:val="640"/>
          <w:marRight w:val="0"/>
          <w:marTop w:val="0"/>
          <w:marBottom w:val="0"/>
          <w:divBdr>
            <w:top w:val="none" w:sz="0" w:space="0" w:color="auto"/>
            <w:left w:val="none" w:sz="0" w:space="0" w:color="auto"/>
            <w:bottom w:val="none" w:sz="0" w:space="0" w:color="auto"/>
            <w:right w:val="none" w:sz="0" w:space="0" w:color="auto"/>
          </w:divBdr>
        </w:div>
        <w:div w:id="313342173">
          <w:marLeft w:val="640"/>
          <w:marRight w:val="0"/>
          <w:marTop w:val="0"/>
          <w:marBottom w:val="0"/>
          <w:divBdr>
            <w:top w:val="none" w:sz="0" w:space="0" w:color="auto"/>
            <w:left w:val="none" w:sz="0" w:space="0" w:color="auto"/>
            <w:bottom w:val="none" w:sz="0" w:space="0" w:color="auto"/>
            <w:right w:val="none" w:sz="0" w:space="0" w:color="auto"/>
          </w:divBdr>
        </w:div>
        <w:div w:id="163596133">
          <w:marLeft w:val="640"/>
          <w:marRight w:val="0"/>
          <w:marTop w:val="0"/>
          <w:marBottom w:val="0"/>
          <w:divBdr>
            <w:top w:val="none" w:sz="0" w:space="0" w:color="auto"/>
            <w:left w:val="none" w:sz="0" w:space="0" w:color="auto"/>
            <w:bottom w:val="none" w:sz="0" w:space="0" w:color="auto"/>
            <w:right w:val="none" w:sz="0" w:space="0" w:color="auto"/>
          </w:divBdr>
        </w:div>
        <w:div w:id="913584002">
          <w:marLeft w:val="640"/>
          <w:marRight w:val="0"/>
          <w:marTop w:val="0"/>
          <w:marBottom w:val="0"/>
          <w:divBdr>
            <w:top w:val="none" w:sz="0" w:space="0" w:color="auto"/>
            <w:left w:val="none" w:sz="0" w:space="0" w:color="auto"/>
            <w:bottom w:val="none" w:sz="0" w:space="0" w:color="auto"/>
            <w:right w:val="none" w:sz="0" w:space="0" w:color="auto"/>
          </w:divBdr>
        </w:div>
      </w:divsChild>
    </w:div>
    <w:div w:id="115410491">
      <w:bodyDiv w:val="1"/>
      <w:marLeft w:val="0"/>
      <w:marRight w:val="0"/>
      <w:marTop w:val="0"/>
      <w:marBottom w:val="0"/>
      <w:divBdr>
        <w:top w:val="none" w:sz="0" w:space="0" w:color="auto"/>
        <w:left w:val="none" w:sz="0" w:space="0" w:color="auto"/>
        <w:bottom w:val="none" w:sz="0" w:space="0" w:color="auto"/>
        <w:right w:val="none" w:sz="0" w:space="0" w:color="auto"/>
      </w:divBdr>
      <w:divsChild>
        <w:div w:id="148257686">
          <w:marLeft w:val="640"/>
          <w:marRight w:val="0"/>
          <w:marTop w:val="0"/>
          <w:marBottom w:val="0"/>
          <w:divBdr>
            <w:top w:val="none" w:sz="0" w:space="0" w:color="auto"/>
            <w:left w:val="none" w:sz="0" w:space="0" w:color="auto"/>
            <w:bottom w:val="none" w:sz="0" w:space="0" w:color="auto"/>
            <w:right w:val="none" w:sz="0" w:space="0" w:color="auto"/>
          </w:divBdr>
        </w:div>
        <w:div w:id="424112959">
          <w:marLeft w:val="640"/>
          <w:marRight w:val="0"/>
          <w:marTop w:val="0"/>
          <w:marBottom w:val="0"/>
          <w:divBdr>
            <w:top w:val="none" w:sz="0" w:space="0" w:color="auto"/>
            <w:left w:val="none" w:sz="0" w:space="0" w:color="auto"/>
            <w:bottom w:val="none" w:sz="0" w:space="0" w:color="auto"/>
            <w:right w:val="none" w:sz="0" w:space="0" w:color="auto"/>
          </w:divBdr>
        </w:div>
        <w:div w:id="546381099">
          <w:marLeft w:val="640"/>
          <w:marRight w:val="0"/>
          <w:marTop w:val="0"/>
          <w:marBottom w:val="0"/>
          <w:divBdr>
            <w:top w:val="none" w:sz="0" w:space="0" w:color="auto"/>
            <w:left w:val="none" w:sz="0" w:space="0" w:color="auto"/>
            <w:bottom w:val="none" w:sz="0" w:space="0" w:color="auto"/>
            <w:right w:val="none" w:sz="0" w:space="0" w:color="auto"/>
          </w:divBdr>
        </w:div>
        <w:div w:id="551769278">
          <w:marLeft w:val="640"/>
          <w:marRight w:val="0"/>
          <w:marTop w:val="0"/>
          <w:marBottom w:val="0"/>
          <w:divBdr>
            <w:top w:val="none" w:sz="0" w:space="0" w:color="auto"/>
            <w:left w:val="none" w:sz="0" w:space="0" w:color="auto"/>
            <w:bottom w:val="none" w:sz="0" w:space="0" w:color="auto"/>
            <w:right w:val="none" w:sz="0" w:space="0" w:color="auto"/>
          </w:divBdr>
        </w:div>
        <w:div w:id="553390639">
          <w:marLeft w:val="640"/>
          <w:marRight w:val="0"/>
          <w:marTop w:val="0"/>
          <w:marBottom w:val="0"/>
          <w:divBdr>
            <w:top w:val="none" w:sz="0" w:space="0" w:color="auto"/>
            <w:left w:val="none" w:sz="0" w:space="0" w:color="auto"/>
            <w:bottom w:val="none" w:sz="0" w:space="0" w:color="auto"/>
            <w:right w:val="none" w:sz="0" w:space="0" w:color="auto"/>
          </w:divBdr>
        </w:div>
        <w:div w:id="655181326">
          <w:marLeft w:val="640"/>
          <w:marRight w:val="0"/>
          <w:marTop w:val="0"/>
          <w:marBottom w:val="0"/>
          <w:divBdr>
            <w:top w:val="none" w:sz="0" w:space="0" w:color="auto"/>
            <w:left w:val="none" w:sz="0" w:space="0" w:color="auto"/>
            <w:bottom w:val="none" w:sz="0" w:space="0" w:color="auto"/>
            <w:right w:val="none" w:sz="0" w:space="0" w:color="auto"/>
          </w:divBdr>
        </w:div>
        <w:div w:id="672487107">
          <w:marLeft w:val="640"/>
          <w:marRight w:val="0"/>
          <w:marTop w:val="0"/>
          <w:marBottom w:val="0"/>
          <w:divBdr>
            <w:top w:val="none" w:sz="0" w:space="0" w:color="auto"/>
            <w:left w:val="none" w:sz="0" w:space="0" w:color="auto"/>
            <w:bottom w:val="none" w:sz="0" w:space="0" w:color="auto"/>
            <w:right w:val="none" w:sz="0" w:space="0" w:color="auto"/>
          </w:divBdr>
        </w:div>
        <w:div w:id="681055200">
          <w:marLeft w:val="640"/>
          <w:marRight w:val="0"/>
          <w:marTop w:val="0"/>
          <w:marBottom w:val="0"/>
          <w:divBdr>
            <w:top w:val="none" w:sz="0" w:space="0" w:color="auto"/>
            <w:left w:val="none" w:sz="0" w:space="0" w:color="auto"/>
            <w:bottom w:val="none" w:sz="0" w:space="0" w:color="auto"/>
            <w:right w:val="none" w:sz="0" w:space="0" w:color="auto"/>
          </w:divBdr>
        </w:div>
        <w:div w:id="815685988">
          <w:marLeft w:val="640"/>
          <w:marRight w:val="0"/>
          <w:marTop w:val="0"/>
          <w:marBottom w:val="0"/>
          <w:divBdr>
            <w:top w:val="none" w:sz="0" w:space="0" w:color="auto"/>
            <w:left w:val="none" w:sz="0" w:space="0" w:color="auto"/>
            <w:bottom w:val="none" w:sz="0" w:space="0" w:color="auto"/>
            <w:right w:val="none" w:sz="0" w:space="0" w:color="auto"/>
          </w:divBdr>
        </w:div>
        <w:div w:id="833685499">
          <w:marLeft w:val="640"/>
          <w:marRight w:val="0"/>
          <w:marTop w:val="0"/>
          <w:marBottom w:val="0"/>
          <w:divBdr>
            <w:top w:val="none" w:sz="0" w:space="0" w:color="auto"/>
            <w:left w:val="none" w:sz="0" w:space="0" w:color="auto"/>
            <w:bottom w:val="none" w:sz="0" w:space="0" w:color="auto"/>
            <w:right w:val="none" w:sz="0" w:space="0" w:color="auto"/>
          </w:divBdr>
        </w:div>
        <w:div w:id="924996607">
          <w:marLeft w:val="640"/>
          <w:marRight w:val="0"/>
          <w:marTop w:val="0"/>
          <w:marBottom w:val="0"/>
          <w:divBdr>
            <w:top w:val="none" w:sz="0" w:space="0" w:color="auto"/>
            <w:left w:val="none" w:sz="0" w:space="0" w:color="auto"/>
            <w:bottom w:val="none" w:sz="0" w:space="0" w:color="auto"/>
            <w:right w:val="none" w:sz="0" w:space="0" w:color="auto"/>
          </w:divBdr>
        </w:div>
        <w:div w:id="996304783">
          <w:marLeft w:val="640"/>
          <w:marRight w:val="0"/>
          <w:marTop w:val="0"/>
          <w:marBottom w:val="0"/>
          <w:divBdr>
            <w:top w:val="none" w:sz="0" w:space="0" w:color="auto"/>
            <w:left w:val="none" w:sz="0" w:space="0" w:color="auto"/>
            <w:bottom w:val="none" w:sz="0" w:space="0" w:color="auto"/>
            <w:right w:val="none" w:sz="0" w:space="0" w:color="auto"/>
          </w:divBdr>
        </w:div>
        <w:div w:id="1079206771">
          <w:marLeft w:val="640"/>
          <w:marRight w:val="0"/>
          <w:marTop w:val="0"/>
          <w:marBottom w:val="0"/>
          <w:divBdr>
            <w:top w:val="none" w:sz="0" w:space="0" w:color="auto"/>
            <w:left w:val="none" w:sz="0" w:space="0" w:color="auto"/>
            <w:bottom w:val="none" w:sz="0" w:space="0" w:color="auto"/>
            <w:right w:val="none" w:sz="0" w:space="0" w:color="auto"/>
          </w:divBdr>
        </w:div>
        <w:div w:id="1112945079">
          <w:marLeft w:val="640"/>
          <w:marRight w:val="0"/>
          <w:marTop w:val="0"/>
          <w:marBottom w:val="0"/>
          <w:divBdr>
            <w:top w:val="none" w:sz="0" w:space="0" w:color="auto"/>
            <w:left w:val="none" w:sz="0" w:space="0" w:color="auto"/>
            <w:bottom w:val="none" w:sz="0" w:space="0" w:color="auto"/>
            <w:right w:val="none" w:sz="0" w:space="0" w:color="auto"/>
          </w:divBdr>
        </w:div>
        <w:div w:id="1157456669">
          <w:marLeft w:val="640"/>
          <w:marRight w:val="0"/>
          <w:marTop w:val="0"/>
          <w:marBottom w:val="0"/>
          <w:divBdr>
            <w:top w:val="none" w:sz="0" w:space="0" w:color="auto"/>
            <w:left w:val="none" w:sz="0" w:space="0" w:color="auto"/>
            <w:bottom w:val="none" w:sz="0" w:space="0" w:color="auto"/>
            <w:right w:val="none" w:sz="0" w:space="0" w:color="auto"/>
          </w:divBdr>
        </w:div>
        <w:div w:id="1281837101">
          <w:marLeft w:val="640"/>
          <w:marRight w:val="0"/>
          <w:marTop w:val="0"/>
          <w:marBottom w:val="0"/>
          <w:divBdr>
            <w:top w:val="none" w:sz="0" w:space="0" w:color="auto"/>
            <w:left w:val="none" w:sz="0" w:space="0" w:color="auto"/>
            <w:bottom w:val="none" w:sz="0" w:space="0" w:color="auto"/>
            <w:right w:val="none" w:sz="0" w:space="0" w:color="auto"/>
          </w:divBdr>
        </w:div>
        <w:div w:id="1317801191">
          <w:marLeft w:val="640"/>
          <w:marRight w:val="0"/>
          <w:marTop w:val="0"/>
          <w:marBottom w:val="0"/>
          <w:divBdr>
            <w:top w:val="none" w:sz="0" w:space="0" w:color="auto"/>
            <w:left w:val="none" w:sz="0" w:space="0" w:color="auto"/>
            <w:bottom w:val="none" w:sz="0" w:space="0" w:color="auto"/>
            <w:right w:val="none" w:sz="0" w:space="0" w:color="auto"/>
          </w:divBdr>
        </w:div>
        <w:div w:id="1339381324">
          <w:marLeft w:val="640"/>
          <w:marRight w:val="0"/>
          <w:marTop w:val="0"/>
          <w:marBottom w:val="0"/>
          <w:divBdr>
            <w:top w:val="none" w:sz="0" w:space="0" w:color="auto"/>
            <w:left w:val="none" w:sz="0" w:space="0" w:color="auto"/>
            <w:bottom w:val="none" w:sz="0" w:space="0" w:color="auto"/>
            <w:right w:val="none" w:sz="0" w:space="0" w:color="auto"/>
          </w:divBdr>
        </w:div>
        <w:div w:id="1451314711">
          <w:marLeft w:val="640"/>
          <w:marRight w:val="0"/>
          <w:marTop w:val="0"/>
          <w:marBottom w:val="0"/>
          <w:divBdr>
            <w:top w:val="none" w:sz="0" w:space="0" w:color="auto"/>
            <w:left w:val="none" w:sz="0" w:space="0" w:color="auto"/>
            <w:bottom w:val="none" w:sz="0" w:space="0" w:color="auto"/>
            <w:right w:val="none" w:sz="0" w:space="0" w:color="auto"/>
          </w:divBdr>
        </w:div>
        <w:div w:id="1491286961">
          <w:marLeft w:val="640"/>
          <w:marRight w:val="0"/>
          <w:marTop w:val="0"/>
          <w:marBottom w:val="0"/>
          <w:divBdr>
            <w:top w:val="none" w:sz="0" w:space="0" w:color="auto"/>
            <w:left w:val="none" w:sz="0" w:space="0" w:color="auto"/>
            <w:bottom w:val="none" w:sz="0" w:space="0" w:color="auto"/>
            <w:right w:val="none" w:sz="0" w:space="0" w:color="auto"/>
          </w:divBdr>
        </w:div>
        <w:div w:id="1657566085">
          <w:marLeft w:val="640"/>
          <w:marRight w:val="0"/>
          <w:marTop w:val="0"/>
          <w:marBottom w:val="0"/>
          <w:divBdr>
            <w:top w:val="none" w:sz="0" w:space="0" w:color="auto"/>
            <w:left w:val="none" w:sz="0" w:space="0" w:color="auto"/>
            <w:bottom w:val="none" w:sz="0" w:space="0" w:color="auto"/>
            <w:right w:val="none" w:sz="0" w:space="0" w:color="auto"/>
          </w:divBdr>
        </w:div>
        <w:div w:id="1676956479">
          <w:marLeft w:val="640"/>
          <w:marRight w:val="0"/>
          <w:marTop w:val="0"/>
          <w:marBottom w:val="0"/>
          <w:divBdr>
            <w:top w:val="none" w:sz="0" w:space="0" w:color="auto"/>
            <w:left w:val="none" w:sz="0" w:space="0" w:color="auto"/>
            <w:bottom w:val="none" w:sz="0" w:space="0" w:color="auto"/>
            <w:right w:val="none" w:sz="0" w:space="0" w:color="auto"/>
          </w:divBdr>
        </w:div>
        <w:div w:id="1691642607">
          <w:marLeft w:val="640"/>
          <w:marRight w:val="0"/>
          <w:marTop w:val="0"/>
          <w:marBottom w:val="0"/>
          <w:divBdr>
            <w:top w:val="none" w:sz="0" w:space="0" w:color="auto"/>
            <w:left w:val="none" w:sz="0" w:space="0" w:color="auto"/>
            <w:bottom w:val="none" w:sz="0" w:space="0" w:color="auto"/>
            <w:right w:val="none" w:sz="0" w:space="0" w:color="auto"/>
          </w:divBdr>
        </w:div>
        <w:div w:id="1740709505">
          <w:marLeft w:val="640"/>
          <w:marRight w:val="0"/>
          <w:marTop w:val="0"/>
          <w:marBottom w:val="0"/>
          <w:divBdr>
            <w:top w:val="none" w:sz="0" w:space="0" w:color="auto"/>
            <w:left w:val="none" w:sz="0" w:space="0" w:color="auto"/>
            <w:bottom w:val="none" w:sz="0" w:space="0" w:color="auto"/>
            <w:right w:val="none" w:sz="0" w:space="0" w:color="auto"/>
          </w:divBdr>
        </w:div>
        <w:div w:id="1741488210">
          <w:marLeft w:val="640"/>
          <w:marRight w:val="0"/>
          <w:marTop w:val="0"/>
          <w:marBottom w:val="0"/>
          <w:divBdr>
            <w:top w:val="none" w:sz="0" w:space="0" w:color="auto"/>
            <w:left w:val="none" w:sz="0" w:space="0" w:color="auto"/>
            <w:bottom w:val="none" w:sz="0" w:space="0" w:color="auto"/>
            <w:right w:val="none" w:sz="0" w:space="0" w:color="auto"/>
          </w:divBdr>
        </w:div>
        <w:div w:id="1957175696">
          <w:marLeft w:val="640"/>
          <w:marRight w:val="0"/>
          <w:marTop w:val="0"/>
          <w:marBottom w:val="0"/>
          <w:divBdr>
            <w:top w:val="none" w:sz="0" w:space="0" w:color="auto"/>
            <w:left w:val="none" w:sz="0" w:space="0" w:color="auto"/>
            <w:bottom w:val="none" w:sz="0" w:space="0" w:color="auto"/>
            <w:right w:val="none" w:sz="0" w:space="0" w:color="auto"/>
          </w:divBdr>
        </w:div>
        <w:div w:id="2099328255">
          <w:marLeft w:val="640"/>
          <w:marRight w:val="0"/>
          <w:marTop w:val="0"/>
          <w:marBottom w:val="0"/>
          <w:divBdr>
            <w:top w:val="none" w:sz="0" w:space="0" w:color="auto"/>
            <w:left w:val="none" w:sz="0" w:space="0" w:color="auto"/>
            <w:bottom w:val="none" w:sz="0" w:space="0" w:color="auto"/>
            <w:right w:val="none" w:sz="0" w:space="0" w:color="auto"/>
          </w:divBdr>
        </w:div>
      </w:divsChild>
    </w:div>
    <w:div w:id="115875764">
      <w:bodyDiv w:val="1"/>
      <w:marLeft w:val="0"/>
      <w:marRight w:val="0"/>
      <w:marTop w:val="0"/>
      <w:marBottom w:val="0"/>
      <w:divBdr>
        <w:top w:val="none" w:sz="0" w:space="0" w:color="auto"/>
        <w:left w:val="none" w:sz="0" w:space="0" w:color="auto"/>
        <w:bottom w:val="none" w:sz="0" w:space="0" w:color="auto"/>
        <w:right w:val="none" w:sz="0" w:space="0" w:color="auto"/>
      </w:divBdr>
      <w:divsChild>
        <w:div w:id="30149316">
          <w:marLeft w:val="640"/>
          <w:marRight w:val="0"/>
          <w:marTop w:val="0"/>
          <w:marBottom w:val="0"/>
          <w:divBdr>
            <w:top w:val="none" w:sz="0" w:space="0" w:color="auto"/>
            <w:left w:val="none" w:sz="0" w:space="0" w:color="auto"/>
            <w:bottom w:val="none" w:sz="0" w:space="0" w:color="auto"/>
            <w:right w:val="none" w:sz="0" w:space="0" w:color="auto"/>
          </w:divBdr>
        </w:div>
        <w:div w:id="49619706">
          <w:marLeft w:val="640"/>
          <w:marRight w:val="0"/>
          <w:marTop w:val="0"/>
          <w:marBottom w:val="0"/>
          <w:divBdr>
            <w:top w:val="none" w:sz="0" w:space="0" w:color="auto"/>
            <w:left w:val="none" w:sz="0" w:space="0" w:color="auto"/>
            <w:bottom w:val="none" w:sz="0" w:space="0" w:color="auto"/>
            <w:right w:val="none" w:sz="0" w:space="0" w:color="auto"/>
          </w:divBdr>
        </w:div>
        <w:div w:id="107890701">
          <w:marLeft w:val="640"/>
          <w:marRight w:val="0"/>
          <w:marTop w:val="0"/>
          <w:marBottom w:val="0"/>
          <w:divBdr>
            <w:top w:val="none" w:sz="0" w:space="0" w:color="auto"/>
            <w:left w:val="none" w:sz="0" w:space="0" w:color="auto"/>
            <w:bottom w:val="none" w:sz="0" w:space="0" w:color="auto"/>
            <w:right w:val="none" w:sz="0" w:space="0" w:color="auto"/>
          </w:divBdr>
        </w:div>
        <w:div w:id="193422587">
          <w:marLeft w:val="640"/>
          <w:marRight w:val="0"/>
          <w:marTop w:val="0"/>
          <w:marBottom w:val="0"/>
          <w:divBdr>
            <w:top w:val="none" w:sz="0" w:space="0" w:color="auto"/>
            <w:left w:val="none" w:sz="0" w:space="0" w:color="auto"/>
            <w:bottom w:val="none" w:sz="0" w:space="0" w:color="auto"/>
            <w:right w:val="none" w:sz="0" w:space="0" w:color="auto"/>
          </w:divBdr>
        </w:div>
        <w:div w:id="218443638">
          <w:marLeft w:val="640"/>
          <w:marRight w:val="0"/>
          <w:marTop w:val="0"/>
          <w:marBottom w:val="0"/>
          <w:divBdr>
            <w:top w:val="none" w:sz="0" w:space="0" w:color="auto"/>
            <w:left w:val="none" w:sz="0" w:space="0" w:color="auto"/>
            <w:bottom w:val="none" w:sz="0" w:space="0" w:color="auto"/>
            <w:right w:val="none" w:sz="0" w:space="0" w:color="auto"/>
          </w:divBdr>
        </w:div>
        <w:div w:id="325868395">
          <w:marLeft w:val="640"/>
          <w:marRight w:val="0"/>
          <w:marTop w:val="0"/>
          <w:marBottom w:val="0"/>
          <w:divBdr>
            <w:top w:val="none" w:sz="0" w:space="0" w:color="auto"/>
            <w:left w:val="none" w:sz="0" w:space="0" w:color="auto"/>
            <w:bottom w:val="none" w:sz="0" w:space="0" w:color="auto"/>
            <w:right w:val="none" w:sz="0" w:space="0" w:color="auto"/>
          </w:divBdr>
        </w:div>
        <w:div w:id="438914572">
          <w:marLeft w:val="640"/>
          <w:marRight w:val="0"/>
          <w:marTop w:val="0"/>
          <w:marBottom w:val="0"/>
          <w:divBdr>
            <w:top w:val="none" w:sz="0" w:space="0" w:color="auto"/>
            <w:left w:val="none" w:sz="0" w:space="0" w:color="auto"/>
            <w:bottom w:val="none" w:sz="0" w:space="0" w:color="auto"/>
            <w:right w:val="none" w:sz="0" w:space="0" w:color="auto"/>
          </w:divBdr>
        </w:div>
        <w:div w:id="449589044">
          <w:marLeft w:val="640"/>
          <w:marRight w:val="0"/>
          <w:marTop w:val="0"/>
          <w:marBottom w:val="0"/>
          <w:divBdr>
            <w:top w:val="none" w:sz="0" w:space="0" w:color="auto"/>
            <w:left w:val="none" w:sz="0" w:space="0" w:color="auto"/>
            <w:bottom w:val="none" w:sz="0" w:space="0" w:color="auto"/>
            <w:right w:val="none" w:sz="0" w:space="0" w:color="auto"/>
          </w:divBdr>
        </w:div>
        <w:div w:id="604701550">
          <w:marLeft w:val="640"/>
          <w:marRight w:val="0"/>
          <w:marTop w:val="0"/>
          <w:marBottom w:val="0"/>
          <w:divBdr>
            <w:top w:val="none" w:sz="0" w:space="0" w:color="auto"/>
            <w:left w:val="none" w:sz="0" w:space="0" w:color="auto"/>
            <w:bottom w:val="none" w:sz="0" w:space="0" w:color="auto"/>
            <w:right w:val="none" w:sz="0" w:space="0" w:color="auto"/>
          </w:divBdr>
        </w:div>
        <w:div w:id="657539522">
          <w:marLeft w:val="640"/>
          <w:marRight w:val="0"/>
          <w:marTop w:val="0"/>
          <w:marBottom w:val="0"/>
          <w:divBdr>
            <w:top w:val="none" w:sz="0" w:space="0" w:color="auto"/>
            <w:left w:val="none" w:sz="0" w:space="0" w:color="auto"/>
            <w:bottom w:val="none" w:sz="0" w:space="0" w:color="auto"/>
            <w:right w:val="none" w:sz="0" w:space="0" w:color="auto"/>
          </w:divBdr>
        </w:div>
        <w:div w:id="668679126">
          <w:marLeft w:val="640"/>
          <w:marRight w:val="0"/>
          <w:marTop w:val="0"/>
          <w:marBottom w:val="0"/>
          <w:divBdr>
            <w:top w:val="none" w:sz="0" w:space="0" w:color="auto"/>
            <w:left w:val="none" w:sz="0" w:space="0" w:color="auto"/>
            <w:bottom w:val="none" w:sz="0" w:space="0" w:color="auto"/>
            <w:right w:val="none" w:sz="0" w:space="0" w:color="auto"/>
          </w:divBdr>
        </w:div>
        <w:div w:id="696007416">
          <w:marLeft w:val="640"/>
          <w:marRight w:val="0"/>
          <w:marTop w:val="0"/>
          <w:marBottom w:val="0"/>
          <w:divBdr>
            <w:top w:val="none" w:sz="0" w:space="0" w:color="auto"/>
            <w:left w:val="none" w:sz="0" w:space="0" w:color="auto"/>
            <w:bottom w:val="none" w:sz="0" w:space="0" w:color="auto"/>
            <w:right w:val="none" w:sz="0" w:space="0" w:color="auto"/>
          </w:divBdr>
        </w:div>
        <w:div w:id="698357290">
          <w:marLeft w:val="640"/>
          <w:marRight w:val="0"/>
          <w:marTop w:val="0"/>
          <w:marBottom w:val="0"/>
          <w:divBdr>
            <w:top w:val="none" w:sz="0" w:space="0" w:color="auto"/>
            <w:left w:val="none" w:sz="0" w:space="0" w:color="auto"/>
            <w:bottom w:val="none" w:sz="0" w:space="0" w:color="auto"/>
            <w:right w:val="none" w:sz="0" w:space="0" w:color="auto"/>
          </w:divBdr>
        </w:div>
        <w:div w:id="813067949">
          <w:marLeft w:val="640"/>
          <w:marRight w:val="0"/>
          <w:marTop w:val="0"/>
          <w:marBottom w:val="0"/>
          <w:divBdr>
            <w:top w:val="none" w:sz="0" w:space="0" w:color="auto"/>
            <w:left w:val="none" w:sz="0" w:space="0" w:color="auto"/>
            <w:bottom w:val="none" w:sz="0" w:space="0" w:color="auto"/>
            <w:right w:val="none" w:sz="0" w:space="0" w:color="auto"/>
          </w:divBdr>
        </w:div>
        <w:div w:id="816843137">
          <w:marLeft w:val="640"/>
          <w:marRight w:val="0"/>
          <w:marTop w:val="0"/>
          <w:marBottom w:val="0"/>
          <w:divBdr>
            <w:top w:val="none" w:sz="0" w:space="0" w:color="auto"/>
            <w:left w:val="none" w:sz="0" w:space="0" w:color="auto"/>
            <w:bottom w:val="none" w:sz="0" w:space="0" w:color="auto"/>
            <w:right w:val="none" w:sz="0" w:space="0" w:color="auto"/>
          </w:divBdr>
        </w:div>
        <w:div w:id="857894289">
          <w:marLeft w:val="640"/>
          <w:marRight w:val="0"/>
          <w:marTop w:val="0"/>
          <w:marBottom w:val="0"/>
          <w:divBdr>
            <w:top w:val="none" w:sz="0" w:space="0" w:color="auto"/>
            <w:left w:val="none" w:sz="0" w:space="0" w:color="auto"/>
            <w:bottom w:val="none" w:sz="0" w:space="0" w:color="auto"/>
            <w:right w:val="none" w:sz="0" w:space="0" w:color="auto"/>
          </w:divBdr>
        </w:div>
        <w:div w:id="912668635">
          <w:marLeft w:val="640"/>
          <w:marRight w:val="0"/>
          <w:marTop w:val="0"/>
          <w:marBottom w:val="0"/>
          <w:divBdr>
            <w:top w:val="none" w:sz="0" w:space="0" w:color="auto"/>
            <w:left w:val="none" w:sz="0" w:space="0" w:color="auto"/>
            <w:bottom w:val="none" w:sz="0" w:space="0" w:color="auto"/>
            <w:right w:val="none" w:sz="0" w:space="0" w:color="auto"/>
          </w:divBdr>
        </w:div>
        <w:div w:id="964847871">
          <w:marLeft w:val="640"/>
          <w:marRight w:val="0"/>
          <w:marTop w:val="0"/>
          <w:marBottom w:val="0"/>
          <w:divBdr>
            <w:top w:val="none" w:sz="0" w:space="0" w:color="auto"/>
            <w:left w:val="none" w:sz="0" w:space="0" w:color="auto"/>
            <w:bottom w:val="none" w:sz="0" w:space="0" w:color="auto"/>
            <w:right w:val="none" w:sz="0" w:space="0" w:color="auto"/>
          </w:divBdr>
        </w:div>
        <w:div w:id="985352911">
          <w:marLeft w:val="640"/>
          <w:marRight w:val="0"/>
          <w:marTop w:val="0"/>
          <w:marBottom w:val="0"/>
          <w:divBdr>
            <w:top w:val="none" w:sz="0" w:space="0" w:color="auto"/>
            <w:left w:val="none" w:sz="0" w:space="0" w:color="auto"/>
            <w:bottom w:val="none" w:sz="0" w:space="0" w:color="auto"/>
            <w:right w:val="none" w:sz="0" w:space="0" w:color="auto"/>
          </w:divBdr>
        </w:div>
        <w:div w:id="1052465602">
          <w:marLeft w:val="640"/>
          <w:marRight w:val="0"/>
          <w:marTop w:val="0"/>
          <w:marBottom w:val="0"/>
          <w:divBdr>
            <w:top w:val="none" w:sz="0" w:space="0" w:color="auto"/>
            <w:left w:val="none" w:sz="0" w:space="0" w:color="auto"/>
            <w:bottom w:val="none" w:sz="0" w:space="0" w:color="auto"/>
            <w:right w:val="none" w:sz="0" w:space="0" w:color="auto"/>
          </w:divBdr>
        </w:div>
        <w:div w:id="1068191166">
          <w:marLeft w:val="640"/>
          <w:marRight w:val="0"/>
          <w:marTop w:val="0"/>
          <w:marBottom w:val="0"/>
          <w:divBdr>
            <w:top w:val="none" w:sz="0" w:space="0" w:color="auto"/>
            <w:left w:val="none" w:sz="0" w:space="0" w:color="auto"/>
            <w:bottom w:val="none" w:sz="0" w:space="0" w:color="auto"/>
            <w:right w:val="none" w:sz="0" w:space="0" w:color="auto"/>
          </w:divBdr>
        </w:div>
        <w:div w:id="1134106961">
          <w:marLeft w:val="640"/>
          <w:marRight w:val="0"/>
          <w:marTop w:val="0"/>
          <w:marBottom w:val="0"/>
          <w:divBdr>
            <w:top w:val="none" w:sz="0" w:space="0" w:color="auto"/>
            <w:left w:val="none" w:sz="0" w:space="0" w:color="auto"/>
            <w:bottom w:val="none" w:sz="0" w:space="0" w:color="auto"/>
            <w:right w:val="none" w:sz="0" w:space="0" w:color="auto"/>
          </w:divBdr>
        </w:div>
        <w:div w:id="1135609709">
          <w:marLeft w:val="640"/>
          <w:marRight w:val="0"/>
          <w:marTop w:val="0"/>
          <w:marBottom w:val="0"/>
          <w:divBdr>
            <w:top w:val="none" w:sz="0" w:space="0" w:color="auto"/>
            <w:left w:val="none" w:sz="0" w:space="0" w:color="auto"/>
            <w:bottom w:val="none" w:sz="0" w:space="0" w:color="auto"/>
            <w:right w:val="none" w:sz="0" w:space="0" w:color="auto"/>
          </w:divBdr>
        </w:div>
        <w:div w:id="1254047178">
          <w:marLeft w:val="640"/>
          <w:marRight w:val="0"/>
          <w:marTop w:val="0"/>
          <w:marBottom w:val="0"/>
          <w:divBdr>
            <w:top w:val="none" w:sz="0" w:space="0" w:color="auto"/>
            <w:left w:val="none" w:sz="0" w:space="0" w:color="auto"/>
            <w:bottom w:val="none" w:sz="0" w:space="0" w:color="auto"/>
            <w:right w:val="none" w:sz="0" w:space="0" w:color="auto"/>
          </w:divBdr>
        </w:div>
        <w:div w:id="1262372337">
          <w:marLeft w:val="640"/>
          <w:marRight w:val="0"/>
          <w:marTop w:val="0"/>
          <w:marBottom w:val="0"/>
          <w:divBdr>
            <w:top w:val="none" w:sz="0" w:space="0" w:color="auto"/>
            <w:left w:val="none" w:sz="0" w:space="0" w:color="auto"/>
            <w:bottom w:val="none" w:sz="0" w:space="0" w:color="auto"/>
            <w:right w:val="none" w:sz="0" w:space="0" w:color="auto"/>
          </w:divBdr>
        </w:div>
        <w:div w:id="1286890961">
          <w:marLeft w:val="640"/>
          <w:marRight w:val="0"/>
          <w:marTop w:val="0"/>
          <w:marBottom w:val="0"/>
          <w:divBdr>
            <w:top w:val="none" w:sz="0" w:space="0" w:color="auto"/>
            <w:left w:val="none" w:sz="0" w:space="0" w:color="auto"/>
            <w:bottom w:val="none" w:sz="0" w:space="0" w:color="auto"/>
            <w:right w:val="none" w:sz="0" w:space="0" w:color="auto"/>
          </w:divBdr>
        </w:div>
        <w:div w:id="1336805561">
          <w:marLeft w:val="640"/>
          <w:marRight w:val="0"/>
          <w:marTop w:val="0"/>
          <w:marBottom w:val="0"/>
          <w:divBdr>
            <w:top w:val="none" w:sz="0" w:space="0" w:color="auto"/>
            <w:left w:val="none" w:sz="0" w:space="0" w:color="auto"/>
            <w:bottom w:val="none" w:sz="0" w:space="0" w:color="auto"/>
            <w:right w:val="none" w:sz="0" w:space="0" w:color="auto"/>
          </w:divBdr>
        </w:div>
        <w:div w:id="1359624134">
          <w:marLeft w:val="640"/>
          <w:marRight w:val="0"/>
          <w:marTop w:val="0"/>
          <w:marBottom w:val="0"/>
          <w:divBdr>
            <w:top w:val="none" w:sz="0" w:space="0" w:color="auto"/>
            <w:left w:val="none" w:sz="0" w:space="0" w:color="auto"/>
            <w:bottom w:val="none" w:sz="0" w:space="0" w:color="auto"/>
            <w:right w:val="none" w:sz="0" w:space="0" w:color="auto"/>
          </w:divBdr>
        </w:div>
        <w:div w:id="1532375865">
          <w:marLeft w:val="640"/>
          <w:marRight w:val="0"/>
          <w:marTop w:val="0"/>
          <w:marBottom w:val="0"/>
          <w:divBdr>
            <w:top w:val="none" w:sz="0" w:space="0" w:color="auto"/>
            <w:left w:val="none" w:sz="0" w:space="0" w:color="auto"/>
            <w:bottom w:val="none" w:sz="0" w:space="0" w:color="auto"/>
            <w:right w:val="none" w:sz="0" w:space="0" w:color="auto"/>
          </w:divBdr>
        </w:div>
        <w:div w:id="1567689583">
          <w:marLeft w:val="640"/>
          <w:marRight w:val="0"/>
          <w:marTop w:val="0"/>
          <w:marBottom w:val="0"/>
          <w:divBdr>
            <w:top w:val="none" w:sz="0" w:space="0" w:color="auto"/>
            <w:left w:val="none" w:sz="0" w:space="0" w:color="auto"/>
            <w:bottom w:val="none" w:sz="0" w:space="0" w:color="auto"/>
            <w:right w:val="none" w:sz="0" w:space="0" w:color="auto"/>
          </w:divBdr>
        </w:div>
        <w:div w:id="1602420879">
          <w:marLeft w:val="640"/>
          <w:marRight w:val="0"/>
          <w:marTop w:val="0"/>
          <w:marBottom w:val="0"/>
          <w:divBdr>
            <w:top w:val="none" w:sz="0" w:space="0" w:color="auto"/>
            <w:left w:val="none" w:sz="0" w:space="0" w:color="auto"/>
            <w:bottom w:val="none" w:sz="0" w:space="0" w:color="auto"/>
            <w:right w:val="none" w:sz="0" w:space="0" w:color="auto"/>
          </w:divBdr>
        </w:div>
        <w:div w:id="1655059305">
          <w:marLeft w:val="640"/>
          <w:marRight w:val="0"/>
          <w:marTop w:val="0"/>
          <w:marBottom w:val="0"/>
          <w:divBdr>
            <w:top w:val="none" w:sz="0" w:space="0" w:color="auto"/>
            <w:left w:val="none" w:sz="0" w:space="0" w:color="auto"/>
            <w:bottom w:val="none" w:sz="0" w:space="0" w:color="auto"/>
            <w:right w:val="none" w:sz="0" w:space="0" w:color="auto"/>
          </w:divBdr>
        </w:div>
        <w:div w:id="1673799095">
          <w:marLeft w:val="640"/>
          <w:marRight w:val="0"/>
          <w:marTop w:val="0"/>
          <w:marBottom w:val="0"/>
          <w:divBdr>
            <w:top w:val="none" w:sz="0" w:space="0" w:color="auto"/>
            <w:left w:val="none" w:sz="0" w:space="0" w:color="auto"/>
            <w:bottom w:val="none" w:sz="0" w:space="0" w:color="auto"/>
            <w:right w:val="none" w:sz="0" w:space="0" w:color="auto"/>
          </w:divBdr>
        </w:div>
        <w:div w:id="1675113131">
          <w:marLeft w:val="640"/>
          <w:marRight w:val="0"/>
          <w:marTop w:val="0"/>
          <w:marBottom w:val="0"/>
          <w:divBdr>
            <w:top w:val="none" w:sz="0" w:space="0" w:color="auto"/>
            <w:left w:val="none" w:sz="0" w:space="0" w:color="auto"/>
            <w:bottom w:val="none" w:sz="0" w:space="0" w:color="auto"/>
            <w:right w:val="none" w:sz="0" w:space="0" w:color="auto"/>
          </w:divBdr>
        </w:div>
        <w:div w:id="1677145947">
          <w:marLeft w:val="640"/>
          <w:marRight w:val="0"/>
          <w:marTop w:val="0"/>
          <w:marBottom w:val="0"/>
          <w:divBdr>
            <w:top w:val="none" w:sz="0" w:space="0" w:color="auto"/>
            <w:left w:val="none" w:sz="0" w:space="0" w:color="auto"/>
            <w:bottom w:val="none" w:sz="0" w:space="0" w:color="auto"/>
            <w:right w:val="none" w:sz="0" w:space="0" w:color="auto"/>
          </w:divBdr>
        </w:div>
        <w:div w:id="1693800549">
          <w:marLeft w:val="640"/>
          <w:marRight w:val="0"/>
          <w:marTop w:val="0"/>
          <w:marBottom w:val="0"/>
          <w:divBdr>
            <w:top w:val="none" w:sz="0" w:space="0" w:color="auto"/>
            <w:left w:val="none" w:sz="0" w:space="0" w:color="auto"/>
            <w:bottom w:val="none" w:sz="0" w:space="0" w:color="auto"/>
            <w:right w:val="none" w:sz="0" w:space="0" w:color="auto"/>
          </w:divBdr>
        </w:div>
        <w:div w:id="1698310578">
          <w:marLeft w:val="640"/>
          <w:marRight w:val="0"/>
          <w:marTop w:val="0"/>
          <w:marBottom w:val="0"/>
          <w:divBdr>
            <w:top w:val="none" w:sz="0" w:space="0" w:color="auto"/>
            <w:left w:val="none" w:sz="0" w:space="0" w:color="auto"/>
            <w:bottom w:val="none" w:sz="0" w:space="0" w:color="auto"/>
            <w:right w:val="none" w:sz="0" w:space="0" w:color="auto"/>
          </w:divBdr>
        </w:div>
        <w:div w:id="1720595678">
          <w:marLeft w:val="640"/>
          <w:marRight w:val="0"/>
          <w:marTop w:val="0"/>
          <w:marBottom w:val="0"/>
          <w:divBdr>
            <w:top w:val="none" w:sz="0" w:space="0" w:color="auto"/>
            <w:left w:val="none" w:sz="0" w:space="0" w:color="auto"/>
            <w:bottom w:val="none" w:sz="0" w:space="0" w:color="auto"/>
            <w:right w:val="none" w:sz="0" w:space="0" w:color="auto"/>
          </w:divBdr>
        </w:div>
        <w:div w:id="1803501309">
          <w:marLeft w:val="640"/>
          <w:marRight w:val="0"/>
          <w:marTop w:val="0"/>
          <w:marBottom w:val="0"/>
          <w:divBdr>
            <w:top w:val="none" w:sz="0" w:space="0" w:color="auto"/>
            <w:left w:val="none" w:sz="0" w:space="0" w:color="auto"/>
            <w:bottom w:val="none" w:sz="0" w:space="0" w:color="auto"/>
            <w:right w:val="none" w:sz="0" w:space="0" w:color="auto"/>
          </w:divBdr>
        </w:div>
        <w:div w:id="1850287315">
          <w:marLeft w:val="640"/>
          <w:marRight w:val="0"/>
          <w:marTop w:val="0"/>
          <w:marBottom w:val="0"/>
          <w:divBdr>
            <w:top w:val="none" w:sz="0" w:space="0" w:color="auto"/>
            <w:left w:val="none" w:sz="0" w:space="0" w:color="auto"/>
            <w:bottom w:val="none" w:sz="0" w:space="0" w:color="auto"/>
            <w:right w:val="none" w:sz="0" w:space="0" w:color="auto"/>
          </w:divBdr>
        </w:div>
        <w:div w:id="2094862043">
          <w:marLeft w:val="640"/>
          <w:marRight w:val="0"/>
          <w:marTop w:val="0"/>
          <w:marBottom w:val="0"/>
          <w:divBdr>
            <w:top w:val="none" w:sz="0" w:space="0" w:color="auto"/>
            <w:left w:val="none" w:sz="0" w:space="0" w:color="auto"/>
            <w:bottom w:val="none" w:sz="0" w:space="0" w:color="auto"/>
            <w:right w:val="none" w:sz="0" w:space="0" w:color="auto"/>
          </w:divBdr>
        </w:div>
        <w:div w:id="2118941617">
          <w:marLeft w:val="640"/>
          <w:marRight w:val="0"/>
          <w:marTop w:val="0"/>
          <w:marBottom w:val="0"/>
          <w:divBdr>
            <w:top w:val="none" w:sz="0" w:space="0" w:color="auto"/>
            <w:left w:val="none" w:sz="0" w:space="0" w:color="auto"/>
            <w:bottom w:val="none" w:sz="0" w:space="0" w:color="auto"/>
            <w:right w:val="none" w:sz="0" w:space="0" w:color="auto"/>
          </w:divBdr>
        </w:div>
        <w:div w:id="2122069785">
          <w:marLeft w:val="640"/>
          <w:marRight w:val="0"/>
          <w:marTop w:val="0"/>
          <w:marBottom w:val="0"/>
          <w:divBdr>
            <w:top w:val="none" w:sz="0" w:space="0" w:color="auto"/>
            <w:left w:val="none" w:sz="0" w:space="0" w:color="auto"/>
            <w:bottom w:val="none" w:sz="0" w:space="0" w:color="auto"/>
            <w:right w:val="none" w:sz="0" w:space="0" w:color="auto"/>
          </w:divBdr>
        </w:div>
      </w:divsChild>
    </w:div>
    <w:div w:id="115878238">
      <w:marLeft w:val="0"/>
      <w:marRight w:val="0"/>
      <w:marTop w:val="0"/>
      <w:marBottom w:val="0"/>
      <w:divBdr>
        <w:top w:val="none" w:sz="0" w:space="0" w:color="auto"/>
        <w:left w:val="none" w:sz="0" w:space="0" w:color="auto"/>
        <w:bottom w:val="none" w:sz="0" w:space="0" w:color="auto"/>
        <w:right w:val="none" w:sz="0" w:space="0" w:color="auto"/>
      </w:divBdr>
    </w:div>
    <w:div w:id="118887919">
      <w:bodyDiv w:val="1"/>
      <w:marLeft w:val="0"/>
      <w:marRight w:val="0"/>
      <w:marTop w:val="0"/>
      <w:marBottom w:val="0"/>
      <w:divBdr>
        <w:top w:val="none" w:sz="0" w:space="0" w:color="auto"/>
        <w:left w:val="none" w:sz="0" w:space="0" w:color="auto"/>
        <w:bottom w:val="none" w:sz="0" w:space="0" w:color="auto"/>
        <w:right w:val="none" w:sz="0" w:space="0" w:color="auto"/>
      </w:divBdr>
      <w:divsChild>
        <w:div w:id="931209">
          <w:marLeft w:val="640"/>
          <w:marRight w:val="0"/>
          <w:marTop w:val="0"/>
          <w:marBottom w:val="0"/>
          <w:divBdr>
            <w:top w:val="none" w:sz="0" w:space="0" w:color="auto"/>
            <w:left w:val="none" w:sz="0" w:space="0" w:color="auto"/>
            <w:bottom w:val="none" w:sz="0" w:space="0" w:color="auto"/>
            <w:right w:val="none" w:sz="0" w:space="0" w:color="auto"/>
          </w:divBdr>
        </w:div>
        <w:div w:id="240988094">
          <w:marLeft w:val="640"/>
          <w:marRight w:val="0"/>
          <w:marTop w:val="0"/>
          <w:marBottom w:val="0"/>
          <w:divBdr>
            <w:top w:val="none" w:sz="0" w:space="0" w:color="auto"/>
            <w:left w:val="none" w:sz="0" w:space="0" w:color="auto"/>
            <w:bottom w:val="none" w:sz="0" w:space="0" w:color="auto"/>
            <w:right w:val="none" w:sz="0" w:space="0" w:color="auto"/>
          </w:divBdr>
        </w:div>
        <w:div w:id="293368133">
          <w:marLeft w:val="640"/>
          <w:marRight w:val="0"/>
          <w:marTop w:val="0"/>
          <w:marBottom w:val="0"/>
          <w:divBdr>
            <w:top w:val="none" w:sz="0" w:space="0" w:color="auto"/>
            <w:left w:val="none" w:sz="0" w:space="0" w:color="auto"/>
            <w:bottom w:val="none" w:sz="0" w:space="0" w:color="auto"/>
            <w:right w:val="none" w:sz="0" w:space="0" w:color="auto"/>
          </w:divBdr>
        </w:div>
        <w:div w:id="1219244142">
          <w:marLeft w:val="640"/>
          <w:marRight w:val="0"/>
          <w:marTop w:val="0"/>
          <w:marBottom w:val="0"/>
          <w:divBdr>
            <w:top w:val="none" w:sz="0" w:space="0" w:color="auto"/>
            <w:left w:val="none" w:sz="0" w:space="0" w:color="auto"/>
            <w:bottom w:val="none" w:sz="0" w:space="0" w:color="auto"/>
            <w:right w:val="none" w:sz="0" w:space="0" w:color="auto"/>
          </w:divBdr>
        </w:div>
        <w:div w:id="1807114382">
          <w:marLeft w:val="640"/>
          <w:marRight w:val="0"/>
          <w:marTop w:val="0"/>
          <w:marBottom w:val="0"/>
          <w:divBdr>
            <w:top w:val="none" w:sz="0" w:space="0" w:color="auto"/>
            <w:left w:val="none" w:sz="0" w:space="0" w:color="auto"/>
            <w:bottom w:val="none" w:sz="0" w:space="0" w:color="auto"/>
            <w:right w:val="none" w:sz="0" w:space="0" w:color="auto"/>
          </w:divBdr>
        </w:div>
        <w:div w:id="948850998">
          <w:marLeft w:val="640"/>
          <w:marRight w:val="0"/>
          <w:marTop w:val="0"/>
          <w:marBottom w:val="0"/>
          <w:divBdr>
            <w:top w:val="none" w:sz="0" w:space="0" w:color="auto"/>
            <w:left w:val="none" w:sz="0" w:space="0" w:color="auto"/>
            <w:bottom w:val="none" w:sz="0" w:space="0" w:color="auto"/>
            <w:right w:val="none" w:sz="0" w:space="0" w:color="auto"/>
          </w:divBdr>
        </w:div>
        <w:div w:id="1735622157">
          <w:marLeft w:val="640"/>
          <w:marRight w:val="0"/>
          <w:marTop w:val="0"/>
          <w:marBottom w:val="0"/>
          <w:divBdr>
            <w:top w:val="none" w:sz="0" w:space="0" w:color="auto"/>
            <w:left w:val="none" w:sz="0" w:space="0" w:color="auto"/>
            <w:bottom w:val="none" w:sz="0" w:space="0" w:color="auto"/>
            <w:right w:val="none" w:sz="0" w:space="0" w:color="auto"/>
          </w:divBdr>
        </w:div>
        <w:div w:id="445081138">
          <w:marLeft w:val="640"/>
          <w:marRight w:val="0"/>
          <w:marTop w:val="0"/>
          <w:marBottom w:val="0"/>
          <w:divBdr>
            <w:top w:val="none" w:sz="0" w:space="0" w:color="auto"/>
            <w:left w:val="none" w:sz="0" w:space="0" w:color="auto"/>
            <w:bottom w:val="none" w:sz="0" w:space="0" w:color="auto"/>
            <w:right w:val="none" w:sz="0" w:space="0" w:color="auto"/>
          </w:divBdr>
        </w:div>
        <w:div w:id="882056918">
          <w:marLeft w:val="640"/>
          <w:marRight w:val="0"/>
          <w:marTop w:val="0"/>
          <w:marBottom w:val="0"/>
          <w:divBdr>
            <w:top w:val="none" w:sz="0" w:space="0" w:color="auto"/>
            <w:left w:val="none" w:sz="0" w:space="0" w:color="auto"/>
            <w:bottom w:val="none" w:sz="0" w:space="0" w:color="auto"/>
            <w:right w:val="none" w:sz="0" w:space="0" w:color="auto"/>
          </w:divBdr>
        </w:div>
        <w:div w:id="488980021">
          <w:marLeft w:val="640"/>
          <w:marRight w:val="0"/>
          <w:marTop w:val="0"/>
          <w:marBottom w:val="0"/>
          <w:divBdr>
            <w:top w:val="none" w:sz="0" w:space="0" w:color="auto"/>
            <w:left w:val="none" w:sz="0" w:space="0" w:color="auto"/>
            <w:bottom w:val="none" w:sz="0" w:space="0" w:color="auto"/>
            <w:right w:val="none" w:sz="0" w:space="0" w:color="auto"/>
          </w:divBdr>
        </w:div>
        <w:div w:id="1260219296">
          <w:marLeft w:val="640"/>
          <w:marRight w:val="0"/>
          <w:marTop w:val="0"/>
          <w:marBottom w:val="0"/>
          <w:divBdr>
            <w:top w:val="none" w:sz="0" w:space="0" w:color="auto"/>
            <w:left w:val="none" w:sz="0" w:space="0" w:color="auto"/>
            <w:bottom w:val="none" w:sz="0" w:space="0" w:color="auto"/>
            <w:right w:val="none" w:sz="0" w:space="0" w:color="auto"/>
          </w:divBdr>
        </w:div>
        <w:div w:id="1054281148">
          <w:marLeft w:val="640"/>
          <w:marRight w:val="0"/>
          <w:marTop w:val="0"/>
          <w:marBottom w:val="0"/>
          <w:divBdr>
            <w:top w:val="none" w:sz="0" w:space="0" w:color="auto"/>
            <w:left w:val="none" w:sz="0" w:space="0" w:color="auto"/>
            <w:bottom w:val="none" w:sz="0" w:space="0" w:color="auto"/>
            <w:right w:val="none" w:sz="0" w:space="0" w:color="auto"/>
          </w:divBdr>
        </w:div>
        <w:div w:id="926766908">
          <w:marLeft w:val="640"/>
          <w:marRight w:val="0"/>
          <w:marTop w:val="0"/>
          <w:marBottom w:val="0"/>
          <w:divBdr>
            <w:top w:val="none" w:sz="0" w:space="0" w:color="auto"/>
            <w:left w:val="none" w:sz="0" w:space="0" w:color="auto"/>
            <w:bottom w:val="none" w:sz="0" w:space="0" w:color="auto"/>
            <w:right w:val="none" w:sz="0" w:space="0" w:color="auto"/>
          </w:divBdr>
        </w:div>
        <w:div w:id="1809469559">
          <w:marLeft w:val="640"/>
          <w:marRight w:val="0"/>
          <w:marTop w:val="0"/>
          <w:marBottom w:val="0"/>
          <w:divBdr>
            <w:top w:val="none" w:sz="0" w:space="0" w:color="auto"/>
            <w:left w:val="none" w:sz="0" w:space="0" w:color="auto"/>
            <w:bottom w:val="none" w:sz="0" w:space="0" w:color="auto"/>
            <w:right w:val="none" w:sz="0" w:space="0" w:color="auto"/>
          </w:divBdr>
        </w:div>
        <w:div w:id="982930120">
          <w:marLeft w:val="640"/>
          <w:marRight w:val="0"/>
          <w:marTop w:val="0"/>
          <w:marBottom w:val="0"/>
          <w:divBdr>
            <w:top w:val="none" w:sz="0" w:space="0" w:color="auto"/>
            <w:left w:val="none" w:sz="0" w:space="0" w:color="auto"/>
            <w:bottom w:val="none" w:sz="0" w:space="0" w:color="auto"/>
            <w:right w:val="none" w:sz="0" w:space="0" w:color="auto"/>
          </w:divBdr>
        </w:div>
        <w:div w:id="1035616732">
          <w:marLeft w:val="640"/>
          <w:marRight w:val="0"/>
          <w:marTop w:val="0"/>
          <w:marBottom w:val="0"/>
          <w:divBdr>
            <w:top w:val="none" w:sz="0" w:space="0" w:color="auto"/>
            <w:left w:val="none" w:sz="0" w:space="0" w:color="auto"/>
            <w:bottom w:val="none" w:sz="0" w:space="0" w:color="auto"/>
            <w:right w:val="none" w:sz="0" w:space="0" w:color="auto"/>
          </w:divBdr>
        </w:div>
        <w:div w:id="1178694311">
          <w:marLeft w:val="640"/>
          <w:marRight w:val="0"/>
          <w:marTop w:val="0"/>
          <w:marBottom w:val="0"/>
          <w:divBdr>
            <w:top w:val="none" w:sz="0" w:space="0" w:color="auto"/>
            <w:left w:val="none" w:sz="0" w:space="0" w:color="auto"/>
            <w:bottom w:val="none" w:sz="0" w:space="0" w:color="auto"/>
            <w:right w:val="none" w:sz="0" w:space="0" w:color="auto"/>
          </w:divBdr>
        </w:div>
        <w:div w:id="1440685251">
          <w:marLeft w:val="640"/>
          <w:marRight w:val="0"/>
          <w:marTop w:val="0"/>
          <w:marBottom w:val="0"/>
          <w:divBdr>
            <w:top w:val="none" w:sz="0" w:space="0" w:color="auto"/>
            <w:left w:val="none" w:sz="0" w:space="0" w:color="auto"/>
            <w:bottom w:val="none" w:sz="0" w:space="0" w:color="auto"/>
            <w:right w:val="none" w:sz="0" w:space="0" w:color="auto"/>
          </w:divBdr>
        </w:div>
        <w:div w:id="222446322">
          <w:marLeft w:val="640"/>
          <w:marRight w:val="0"/>
          <w:marTop w:val="0"/>
          <w:marBottom w:val="0"/>
          <w:divBdr>
            <w:top w:val="none" w:sz="0" w:space="0" w:color="auto"/>
            <w:left w:val="none" w:sz="0" w:space="0" w:color="auto"/>
            <w:bottom w:val="none" w:sz="0" w:space="0" w:color="auto"/>
            <w:right w:val="none" w:sz="0" w:space="0" w:color="auto"/>
          </w:divBdr>
        </w:div>
        <w:div w:id="725304462">
          <w:marLeft w:val="640"/>
          <w:marRight w:val="0"/>
          <w:marTop w:val="0"/>
          <w:marBottom w:val="0"/>
          <w:divBdr>
            <w:top w:val="none" w:sz="0" w:space="0" w:color="auto"/>
            <w:left w:val="none" w:sz="0" w:space="0" w:color="auto"/>
            <w:bottom w:val="none" w:sz="0" w:space="0" w:color="auto"/>
            <w:right w:val="none" w:sz="0" w:space="0" w:color="auto"/>
          </w:divBdr>
        </w:div>
        <w:div w:id="1438258686">
          <w:marLeft w:val="640"/>
          <w:marRight w:val="0"/>
          <w:marTop w:val="0"/>
          <w:marBottom w:val="0"/>
          <w:divBdr>
            <w:top w:val="none" w:sz="0" w:space="0" w:color="auto"/>
            <w:left w:val="none" w:sz="0" w:space="0" w:color="auto"/>
            <w:bottom w:val="none" w:sz="0" w:space="0" w:color="auto"/>
            <w:right w:val="none" w:sz="0" w:space="0" w:color="auto"/>
          </w:divBdr>
        </w:div>
        <w:div w:id="556359238">
          <w:marLeft w:val="640"/>
          <w:marRight w:val="0"/>
          <w:marTop w:val="0"/>
          <w:marBottom w:val="0"/>
          <w:divBdr>
            <w:top w:val="none" w:sz="0" w:space="0" w:color="auto"/>
            <w:left w:val="none" w:sz="0" w:space="0" w:color="auto"/>
            <w:bottom w:val="none" w:sz="0" w:space="0" w:color="auto"/>
            <w:right w:val="none" w:sz="0" w:space="0" w:color="auto"/>
          </w:divBdr>
        </w:div>
        <w:div w:id="1021516896">
          <w:marLeft w:val="640"/>
          <w:marRight w:val="0"/>
          <w:marTop w:val="0"/>
          <w:marBottom w:val="0"/>
          <w:divBdr>
            <w:top w:val="none" w:sz="0" w:space="0" w:color="auto"/>
            <w:left w:val="none" w:sz="0" w:space="0" w:color="auto"/>
            <w:bottom w:val="none" w:sz="0" w:space="0" w:color="auto"/>
            <w:right w:val="none" w:sz="0" w:space="0" w:color="auto"/>
          </w:divBdr>
        </w:div>
        <w:div w:id="543441630">
          <w:marLeft w:val="640"/>
          <w:marRight w:val="0"/>
          <w:marTop w:val="0"/>
          <w:marBottom w:val="0"/>
          <w:divBdr>
            <w:top w:val="none" w:sz="0" w:space="0" w:color="auto"/>
            <w:left w:val="none" w:sz="0" w:space="0" w:color="auto"/>
            <w:bottom w:val="none" w:sz="0" w:space="0" w:color="auto"/>
            <w:right w:val="none" w:sz="0" w:space="0" w:color="auto"/>
          </w:divBdr>
        </w:div>
        <w:div w:id="841051204">
          <w:marLeft w:val="640"/>
          <w:marRight w:val="0"/>
          <w:marTop w:val="0"/>
          <w:marBottom w:val="0"/>
          <w:divBdr>
            <w:top w:val="none" w:sz="0" w:space="0" w:color="auto"/>
            <w:left w:val="none" w:sz="0" w:space="0" w:color="auto"/>
            <w:bottom w:val="none" w:sz="0" w:space="0" w:color="auto"/>
            <w:right w:val="none" w:sz="0" w:space="0" w:color="auto"/>
          </w:divBdr>
        </w:div>
        <w:div w:id="615138920">
          <w:marLeft w:val="640"/>
          <w:marRight w:val="0"/>
          <w:marTop w:val="0"/>
          <w:marBottom w:val="0"/>
          <w:divBdr>
            <w:top w:val="none" w:sz="0" w:space="0" w:color="auto"/>
            <w:left w:val="none" w:sz="0" w:space="0" w:color="auto"/>
            <w:bottom w:val="none" w:sz="0" w:space="0" w:color="auto"/>
            <w:right w:val="none" w:sz="0" w:space="0" w:color="auto"/>
          </w:divBdr>
        </w:div>
        <w:div w:id="1067991830">
          <w:marLeft w:val="640"/>
          <w:marRight w:val="0"/>
          <w:marTop w:val="0"/>
          <w:marBottom w:val="0"/>
          <w:divBdr>
            <w:top w:val="none" w:sz="0" w:space="0" w:color="auto"/>
            <w:left w:val="none" w:sz="0" w:space="0" w:color="auto"/>
            <w:bottom w:val="none" w:sz="0" w:space="0" w:color="auto"/>
            <w:right w:val="none" w:sz="0" w:space="0" w:color="auto"/>
          </w:divBdr>
        </w:div>
        <w:div w:id="126318213">
          <w:marLeft w:val="640"/>
          <w:marRight w:val="0"/>
          <w:marTop w:val="0"/>
          <w:marBottom w:val="0"/>
          <w:divBdr>
            <w:top w:val="none" w:sz="0" w:space="0" w:color="auto"/>
            <w:left w:val="none" w:sz="0" w:space="0" w:color="auto"/>
            <w:bottom w:val="none" w:sz="0" w:space="0" w:color="auto"/>
            <w:right w:val="none" w:sz="0" w:space="0" w:color="auto"/>
          </w:divBdr>
        </w:div>
        <w:div w:id="304506620">
          <w:marLeft w:val="640"/>
          <w:marRight w:val="0"/>
          <w:marTop w:val="0"/>
          <w:marBottom w:val="0"/>
          <w:divBdr>
            <w:top w:val="none" w:sz="0" w:space="0" w:color="auto"/>
            <w:left w:val="none" w:sz="0" w:space="0" w:color="auto"/>
            <w:bottom w:val="none" w:sz="0" w:space="0" w:color="auto"/>
            <w:right w:val="none" w:sz="0" w:space="0" w:color="auto"/>
          </w:divBdr>
        </w:div>
        <w:div w:id="334958995">
          <w:marLeft w:val="640"/>
          <w:marRight w:val="0"/>
          <w:marTop w:val="0"/>
          <w:marBottom w:val="0"/>
          <w:divBdr>
            <w:top w:val="none" w:sz="0" w:space="0" w:color="auto"/>
            <w:left w:val="none" w:sz="0" w:space="0" w:color="auto"/>
            <w:bottom w:val="none" w:sz="0" w:space="0" w:color="auto"/>
            <w:right w:val="none" w:sz="0" w:space="0" w:color="auto"/>
          </w:divBdr>
        </w:div>
        <w:div w:id="1848909727">
          <w:marLeft w:val="640"/>
          <w:marRight w:val="0"/>
          <w:marTop w:val="0"/>
          <w:marBottom w:val="0"/>
          <w:divBdr>
            <w:top w:val="none" w:sz="0" w:space="0" w:color="auto"/>
            <w:left w:val="none" w:sz="0" w:space="0" w:color="auto"/>
            <w:bottom w:val="none" w:sz="0" w:space="0" w:color="auto"/>
            <w:right w:val="none" w:sz="0" w:space="0" w:color="auto"/>
          </w:divBdr>
        </w:div>
        <w:div w:id="1125394122">
          <w:marLeft w:val="640"/>
          <w:marRight w:val="0"/>
          <w:marTop w:val="0"/>
          <w:marBottom w:val="0"/>
          <w:divBdr>
            <w:top w:val="none" w:sz="0" w:space="0" w:color="auto"/>
            <w:left w:val="none" w:sz="0" w:space="0" w:color="auto"/>
            <w:bottom w:val="none" w:sz="0" w:space="0" w:color="auto"/>
            <w:right w:val="none" w:sz="0" w:space="0" w:color="auto"/>
          </w:divBdr>
        </w:div>
        <w:div w:id="1792356763">
          <w:marLeft w:val="640"/>
          <w:marRight w:val="0"/>
          <w:marTop w:val="0"/>
          <w:marBottom w:val="0"/>
          <w:divBdr>
            <w:top w:val="none" w:sz="0" w:space="0" w:color="auto"/>
            <w:left w:val="none" w:sz="0" w:space="0" w:color="auto"/>
            <w:bottom w:val="none" w:sz="0" w:space="0" w:color="auto"/>
            <w:right w:val="none" w:sz="0" w:space="0" w:color="auto"/>
          </w:divBdr>
        </w:div>
        <w:div w:id="777412246">
          <w:marLeft w:val="640"/>
          <w:marRight w:val="0"/>
          <w:marTop w:val="0"/>
          <w:marBottom w:val="0"/>
          <w:divBdr>
            <w:top w:val="none" w:sz="0" w:space="0" w:color="auto"/>
            <w:left w:val="none" w:sz="0" w:space="0" w:color="auto"/>
            <w:bottom w:val="none" w:sz="0" w:space="0" w:color="auto"/>
            <w:right w:val="none" w:sz="0" w:space="0" w:color="auto"/>
          </w:divBdr>
        </w:div>
        <w:div w:id="1093282797">
          <w:marLeft w:val="640"/>
          <w:marRight w:val="0"/>
          <w:marTop w:val="0"/>
          <w:marBottom w:val="0"/>
          <w:divBdr>
            <w:top w:val="none" w:sz="0" w:space="0" w:color="auto"/>
            <w:left w:val="none" w:sz="0" w:space="0" w:color="auto"/>
            <w:bottom w:val="none" w:sz="0" w:space="0" w:color="auto"/>
            <w:right w:val="none" w:sz="0" w:space="0" w:color="auto"/>
          </w:divBdr>
        </w:div>
        <w:div w:id="91322642">
          <w:marLeft w:val="640"/>
          <w:marRight w:val="0"/>
          <w:marTop w:val="0"/>
          <w:marBottom w:val="0"/>
          <w:divBdr>
            <w:top w:val="none" w:sz="0" w:space="0" w:color="auto"/>
            <w:left w:val="none" w:sz="0" w:space="0" w:color="auto"/>
            <w:bottom w:val="none" w:sz="0" w:space="0" w:color="auto"/>
            <w:right w:val="none" w:sz="0" w:space="0" w:color="auto"/>
          </w:divBdr>
        </w:div>
        <w:div w:id="1779525263">
          <w:marLeft w:val="640"/>
          <w:marRight w:val="0"/>
          <w:marTop w:val="0"/>
          <w:marBottom w:val="0"/>
          <w:divBdr>
            <w:top w:val="none" w:sz="0" w:space="0" w:color="auto"/>
            <w:left w:val="none" w:sz="0" w:space="0" w:color="auto"/>
            <w:bottom w:val="none" w:sz="0" w:space="0" w:color="auto"/>
            <w:right w:val="none" w:sz="0" w:space="0" w:color="auto"/>
          </w:divBdr>
        </w:div>
        <w:div w:id="1136946088">
          <w:marLeft w:val="640"/>
          <w:marRight w:val="0"/>
          <w:marTop w:val="0"/>
          <w:marBottom w:val="0"/>
          <w:divBdr>
            <w:top w:val="none" w:sz="0" w:space="0" w:color="auto"/>
            <w:left w:val="none" w:sz="0" w:space="0" w:color="auto"/>
            <w:bottom w:val="none" w:sz="0" w:space="0" w:color="auto"/>
            <w:right w:val="none" w:sz="0" w:space="0" w:color="auto"/>
          </w:divBdr>
        </w:div>
        <w:div w:id="1750929390">
          <w:marLeft w:val="640"/>
          <w:marRight w:val="0"/>
          <w:marTop w:val="0"/>
          <w:marBottom w:val="0"/>
          <w:divBdr>
            <w:top w:val="none" w:sz="0" w:space="0" w:color="auto"/>
            <w:left w:val="none" w:sz="0" w:space="0" w:color="auto"/>
            <w:bottom w:val="none" w:sz="0" w:space="0" w:color="auto"/>
            <w:right w:val="none" w:sz="0" w:space="0" w:color="auto"/>
          </w:divBdr>
        </w:div>
        <w:div w:id="581837681">
          <w:marLeft w:val="640"/>
          <w:marRight w:val="0"/>
          <w:marTop w:val="0"/>
          <w:marBottom w:val="0"/>
          <w:divBdr>
            <w:top w:val="none" w:sz="0" w:space="0" w:color="auto"/>
            <w:left w:val="none" w:sz="0" w:space="0" w:color="auto"/>
            <w:bottom w:val="none" w:sz="0" w:space="0" w:color="auto"/>
            <w:right w:val="none" w:sz="0" w:space="0" w:color="auto"/>
          </w:divBdr>
        </w:div>
        <w:div w:id="1161509171">
          <w:marLeft w:val="640"/>
          <w:marRight w:val="0"/>
          <w:marTop w:val="0"/>
          <w:marBottom w:val="0"/>
          <w:divBdr>
            <w:top w:val="none" w:sz="0" w:space="0" w:color="auto"/>
            <w:left w:val="none" w:sz="0" w:space="0" w:color="auto"/>
            <w:bottom w:val="none" w:sz="0" w:space="0" w:color="auto"/>
            <w:right w:val="none" w:sz="0" w:space="0" w:color="auto"/>
          </w:divBdr>
        </w:div>
        <w:div w:id="364908587">
          <w:marLeft w:val="640"/>
          <w:marRight w:val="0"/>
          <w:marTop w:val="0"/>
          <w:marBottom w:val="0"/>
          <w:divBdr>
            <w:top w:val="none" w:sz="0" w:space="0" w:color="auto"/>
            <w:left w:val="none" w:sz="0" w:space="0" w:color="auto"/>
            <w:bottom w:val="none" w:sz="0" w:space="0" w:color="auto"/>
            <w:right w:val="none" w:sz="0" w:space="0" w:color="auto"/>
          </w:divBdr>
        </w:div>
        <w:div w:id="753862013">
          <w:marLeft w:val="640"/>
          <w:marRight w:val="0"/>
          <w:marTop w:val="0"/>
          <w:marBottom w:val="0"/>
          <w:divBdr>
            <w:top w:val="none" w:sz="0" w:space="0" w:color="auto"/>
            <w:left w:val="none" w:sz="0" w:space="0" w:color="auto"/>
            <w:bottom w:val="none" w:sz="0" w:space="0" w:color="auto"/>
            <w:right w:val="none" w:sz="0" w:space="0" w:color="auto"/>
          </w:divBdr>
        </w:div>
        <w:div w:id="202714666">
          <w:marLeft w:val="640"/>
          <w:marRight w:val="0"/>
          <w:marTop w:val="0"/>
          <w:marBottom w:val="0"/>
          <w:divBdr>
            <w:top w:val="none" w:sz="0" w:space="0" w:color="auto"/>
            <w:left w:val="none" w:sz="0" w:space="0" w:color="auto"/>
            <w:bottom w:val="none" w:sz="0" w:space="0" w:color="auto"/>
            <w:right w:val="none" w:sz="0" w:space="0" w:color="auto"/>
          </w:divBdr>
        </w:div>
        <w:div w:id="1514420521">
          <w:marLeft w:val="640"/>
          <w:marRight w:val="0"/>
          <w:marTop w:val="0"/>
          <w:marBottom w:val="0"/>
          <w:divBdr>
            <w:top w:val="none" w:sz="0" w:space="0" w:color="auto"/>
            <w:left w:val="none" w:sz="0" w:space="0" w:color="auto"/>
            <w:bottom w:val="none" w:sz="0" w:space="0" w:color="auto"/>
            <w:right w:val="none" w:sz="0" w:space="0" w:color="auto"/>
          </w:divBdr>
        </w:div>
        <w:div w:id="2083720739">
          <w:marLeft w:val="640"/>
          <w:marRight w:val="0"/>
          <w:marTop w:val="0"/>
          <w:marBottom w:val="0"/>
          <w:divBdr>
            <w:top w:val="none" w:sz="0" w:space="0" w:color="auto"/>
            <w:left w:val="none" w:sz="0" w:space="0" w:color="auto"/>
            <w:bottom w:val="none" w:sz="0" w:space="0" w:color="auto"/>
            <w:right w:val="none" w:sz="0" w:space="0" w:color="auto"/>
          </w:divBdr>
        </w:div>
        <w:div w:id="1556694371">
          <w:marLeft w:val="640"/>
          <w:marRight w:val="0"/>
          <w:marTop w:val="0"/>
          <w:marBottom w:val="0"/>
          <w:divBdr>
            <w:top w:val="none" w:sz="0" w:space="0" w:color="auto"/>
            <w:left w:val="none" w:sz="0" w:space="0" w:color="auto"/>
            <w:bottom w:val="none" w:sz="0" w:space="0" w:color="auto"/>
            <w:right w:val="none" w:sz="0" w:space="0" w:color="auto"/>
          </w:divBdr>
        </w:div>
        <w:div w:id="497313274">
          <w:marLeft w:val="640"/>
          <w:marRight w:val="0"/>
          <w:marTop w:val="0"/>
          <w:marBottom w:val="0"/>
          <w:divBdr>
            <w:top w:val="none" w:sz="0" w:space="0" w:color="auto"/>
            <w:left w:val="none" w:sz="0" w:space="0" w:color="auto"/>
            <w:bottom w:val="none" w:sz="0" w:space="0" w:color="auto"/>
            <w:right w:val="none" w:sz="0" w:space="0" w:color="auto"/>
          </w:divBdr>
        </w:div>
        <w:div w:id="1397513198">
          <w:marLeft w:val="640"/>
          <w:marRight w:val="0"/>
          <w:marTop w:val="0"/>
          <w:marBottom w:val="0"/>
          <w:divBdr>
            <w:top w:val="none" w:sz="0" w:space="0" w:color="auto"/>
            <w:left w:val="none" w:sz="0" w:space="0" w:color="auto"/>
            <w:bottom w:val="none" w:sz="0" w:space="0" w:color="auto"/>
            <w:right w:val="none" w:sz="0" w:space="0" w:color="auto"/>
          </w:divBdr>
        </w:div>
        <w:div w:id="1327901586">
          <w:marLeft w:val="640"/>
          <w:marRight w:val="0"/>
          <w:marTop w:val="0"/>
          <w:marBottom w:val="0"/>
          <w:divBdr>
            <w:top w:val="none" w:sz="0" w:space="0" w:color="auto"/>
            <w:left w:val="none" w:sz="0" w:space="0" w:color="auto"/>
            <w:bottom w:val="none" w:sz="0" w:space="0" w:color="auto"/>
            <w:right w:val="none" w:sz="0" w:space="0" w:color="auto"/>
          </w:divBdr>
        </w:div>
        <w:div w:id="474299866">
          <w:marLeft w:val="640"/>
          <w:marRight w:val="0"/>
          <w:marTop w:val="0"/>
          <w:marBottom w:val="0"/>
          <w:divBdr>
            <w:top w:val="none" w:sz="0" w:space="0" w:color="auto"/>
            <w:left w:val="none" w:sz="0" w:space="0" w:color="auto"/>
            <w:bottom w:val="none" w:sz="0" w:space="0" w:color="auto"/>
            <w:right w:val="none" w:sz="0" w:space="0" w:color="auto"/>
          </w:divBdr>
        </w:div>
        <w:div w:id="1532644761">
          <w:marLeft w:val="640"/>
          <w:marRight w:val="0"/>
          <w:marTop w:val="0"/>
          <w:marBottom w:val="0"/>
          <w:divBdr>
            <w:top w:val="none" w:sz="0" w:space="0" w:color="auto"/>
            <w:left w:val="none" w:sz="0" w:space="0" w:color="auto"/>
            <w:bottom w:val="none" w:sz="0" w:space="0" w:color="auto"/>
            <w:right w:val="none" w:sz="0" w:space="0" w:color="auto"/>
          </w:divBdr>
        </w:div>
        <w:div w:id="816872651">
          <w:marLeft w:val="640"/>
          <w:marRight w:val="0"/>
          <w:marTop w:val="0"/>
          <w:marBottom w:val="0"/>
          <w:divBdr>
            <w:top w:val="none" w:sz="0" w:space="0" w:color="auto"/>
            <w:left w:val="none" w:sz="0" w:space="0" w:color="auto"/>
            <w:bottom w:val="none" w:sz="0" w:space="0" w:color="auto"/>
            <w:right w:val="none" w:sz="0" w:space="0" w:color="auto"/>
          </w:divBdr>
        </w:div>
      </w:divsChild>
    </w:div>
    <w:div w:id="119300715">
      <w:bodyDiv w:val="1"/>
      <w:marLeft w:val="0"/>
      <w:marRight w:val="0"/>
      <w:marTop w:val="0"/>
      <w:marBottom w:val="0"/>
      <w:divBdr>
        <w:top w:val="none" w:sz="0" w:space="0" w:color="auto"/>
        <w:left w:val="none" w:sz="0" w:space="0" w:color="auto"/>
        <w:bottom w:val="none" w:sz="0" w:space="0" w:color="auto"/>
        <w:right w:val="none" w:sz="0" w:space="0" w:color="auto"/>
      </w:divBdr>
      <w:divsChild>
        <w:div w:id="1897349738">
          <w:marLeft w:val="640"/>
          <w:marRight w:val="0"/>
          <w:marTop w:val="0"/>
          <w:marBottom w:val="0"/>
          <w:divBdr>
            <w:top w:val="none" w:sz="0" w:space="0" w:color="auto"/>
            <w:left w:val="none" w:sz="0" w:space="0" w:color="auto"/>
            <w:bottom w:val="none" w:sz="0" w:space="0" w:color="auto"/>
            <w:right w:val="none" w:sz="0" w:space="0" w:color="auto"/>
          </w:divBdr>
        </w:div>
        <w:div w:id="2017539440">
          <w:marLeft w:val="640"/>
          <w:marRight w:val="0"/>
          <w:marTop w:val="0"/>
          <w:marBottom w:val="0"/>
          <w:divBdr>
            <w:top w:val="none" w:sz="0" w:space="0" w:color="auto"/>
            <w:left w:val="none" w:sz="0" w:space="0" w:color="auto"/>
            <w:bottom w:val="none" w:sz="0" w:space="0" w:color="auto"/>
            <w:right w:val="none" w:sz="0" w:space="0" w:color="auto"/>
          </w:divBdr>
        </w:div>
        <w:div w:id="729382727">
          <w:marLeft w:val="640"/>
          <w:marRight w:val="0"/>
          <w:marTop w:val="0"/>
          <w:marBottom w:val="0"/>
          <w:divBdr>
            <w:top w:val="none" w:sz="0" w:space="0" w:color="auto"/>
            <w:left w:val="none" w:sz="0" w:space="0" w:color="auto"/>
            <w:bottom w:val="none" w:sz="0" w:space="0" w:color="auto"/>
            <w:right w:val="none" w:sz="0" w:space="0" w:color="auto"/>
          </w:divBdr>
        </w:div>
        <w:div w:id="527565200">
          <w:marLeft w:val="640"/>
          <w:marRight w:val="0"/>
          <w:marTop w:val="0"/>
          <w:marBottom w:val="0"/>
          <w:divBdr>
            <w:top w:val="none" w:sz="0" w:space="0" w:color="auto"/>
            <w:left w:val="none" w:sz="0" w:space="0" w:color="auto"/>
            <w:bottom w:val="none" w:sz="0" w:space="0" w:color="auto"/>
            <w:right w:val="none" w:sz="0" w:space="0" w:color="auto"/>
          </w:divBdr>
        </w:div>
        <w:div w:id="1840466573">
          <w:marLeft w:val="640"/>
          <w:marRight w:val="0"/>
          <w:marTop w:val="0"/>
          <w:marBottom w:val="0"/>
          <w:divBdr>
            <w:top w:val="none" w:sz="0" w:space="0" w:color="auto"/>
            <w:left w:val="none" w:sz="0" w:space="0" w:color="auto"/>
            <w:bottom w:val="none" w:sz="0" w:space="0" w:color="auto"/>
            <w:right w:val="none" w:sz="0" w:space="0" w:color="auto"/>
          </w:divBdr>
        </w:div>
        <w:div w:id="1244871035">
          <w:marLeft w:val="640"/>
          <w:marRight w:val="0"/>
          <w:marTop w:val="0"/>
          <w:marBottom w:val="0"/>
          <w:divBdr>
            <w:top w:val="none" w:sz="0" w:space="0" w:color="auto"/>
            <w:left w:val="none" w:sz="0" w:space="0" w:color="auto"/>
            <w:bottom w:val="none" w:sz="0" w:space="0" w:color="auto"/>
            <w:right w:val="none" w:sz="0" w:space="0" w:color="auto"/>
          </w:divBdr>
        </w:div>
        <w:div w:id="222521336">
          <w:marLeft w:val="640"/>
          <w:marRight w:val="0"/>
          <w:marTop w:val="0"/>
          <w:marBottom w:val="0"/>
          <w:divBdr>
            <w:top w:val="none" w:sz="0" w:space="0" w:color="auto"/>
            <w:left w:val="none" w:sz="0" w:space="0" w:color="auto"/>
            <w:bottom w:val="none" w:sz="0" w:space="0" w:color="auto"/>
            <w:right w:val="none" w:sz="0" w:space="0" w:color="auto"/>
          </w:divBdr>
        </w:div>
        <w:div w:id="1683432914">
          <w:marLeft w:val="640"/>
          <w:marRight w:val="0"/>
          <w:marTop w:val="0"/>
          <w:marBottom w:val="0"/>
          <w:divBdr>
            <w:top w:val="none" w:sz="0" w:space="0" w:color="auto"/>
            <w:left w:val="none" w:sz="0" w:space="0" w:color="auto"/>
            <w:bottom w:val="none" w:sz="0" w:space="0" w:color="auto"/>
            <w:right w:val="none" w:sz="0" w:space="0" w:color="auto"/>
          </w:divBdr>
        </w:div>
        <w:div w:id="1849976073">
          <w:marLeft w:val="640"/>
          <w:marRight w:val="0"/>
          <w:marTop w:val="0"/>
          <w:marBottom w:val="0"/>
          <w:divBdr>
            <w:top w:val="none" w:sz="0" w:space="0" w:color="auto"/>
            <w:left w:val="none" w:sz="0" w:space="0" w:color="auto"/>
            <w:bottom w:val="none" w:sz="0" w:space="0" w:color="auto"/>
            <w:right w:val="none" w:sz="0" w:space="0" w:color="auto"/>
          </w:divBdr>
        </w:div>
        <w:div w:id="418328643">
          <w:marLeft w:val="640"/>
          <w:marRight w:val="0"/>
          <w:marTop w:val="0"/>
          <w:marBottom w:val="0"/>
          <w:divBdr>
            <w:top w:val="none" w:sz="0" w:space="0" w:color="auto"/>
            <w:left w:val="none" w:sz="0" w:space="0" w:color="auto"/>
            <w:bottom w:val="none" w:sz="0" w:space="0" w:color="auto"/>
            <w:right w:val="none" w:sz="0" w:space="0" w:color="auto"/>
          </w:divBdr>
        </w:div>
        <w:div w:id="964699636">
          <w:marLeft w:val="640"/>
          <w:marRight w:val="0"/>
          <w:marTop w:val="0"/>
          <w:marBottom w:val="0"/>
          <w:divBdr>
            <w:top w:val="none" w:sz="0" w:space="0" w:color="auto"/>
            <w:left w:val="none" w:sz="0" w:space="0" w:color="auto"/>
            <w:bottom w:val="none" w:sz="0" w:space="0" w:color="auto"/>
            <w:right w:val="none" w:sz="0" w:space="0" w:color="auto"/>
          </w:divBdr>
        </w:div>
        <w:div w:id="1121455692">
          <w:marLeft w:val="640"/>
          <w:marRight w:val="0"/>
          <w:marTop w:val="0"/>
          <w:marBottom w:val="0"/>
          <w:divBdr>
            <w:top w:val="none" w:sz="0" w:space="0" w:color="auto"/>
            <w:left w:val="none" w:sz="0" w:space="0" w:color="auto"/>
            <w:bottom w:val="none" w:sz="0" w:space="0" w:color="auto"/>
            <w:right w:val="none" w:sz="0" w:space="0" w:color="auto"/>
          </w:divBdr>
        </w:div>
        <w:div w:id="983393867">
          <w:marLeft w:val="640"/>
          <w:marRight w:val="0"/>
          <w:marTop w:val="0"/>
          <w:marBottom w:val="0"/>
          <w:divBdr>
            <w:top w:val="none" w:sz="0" w:space="0" w:color="auto"/>
            <w:left w:val="none" w:sz="0" w:space="0" w:color="auto"/>
            <w:bottom w:val="none" w:sz="0" w:space="0" w:color="auto"/>
            <w:right w:val="none" w:sz="0" w:space="0" w:color="auto"/>
          </w:divBdr>
        </w:div>
        <w:div w:id="1243224468">
          <w:marLeft w:val="640"/>
          <w:marRight w:val="0"/>
          <w:marTop w:val="0"/>
          <w:marBottom w:val="0"/>
          <w:divBdr>
            <w:top w:val="none" w:sz="0" w:space="0" w:color="auto"/>
            <w:left w:val="none" w:sz="0" w:space="0" w:color="auto"/>
            <w:bottom w:val="none" w:sz="0" w:space="0" w:color="auto"/>
            <w:right w:val="none" w:sz="0" w:space="0" w:color="auto"/>
          </w:divBdr>
        </w:div>
        <w:div w:id="1090195373">
          <w:marLeft w:val="640"/>
          <w:marRight w:val="0"/>
          <w:marTop w:val="0"/>
          <w:marBottom w:val="0"/>
          <w:divBdr>
            <w:top w:val="none" w:sz="0" w:space="0" w:color="auto"/>
            <w:left w:val="none" w:sz="0" w:space="0" w:color="auto"/>
            <w:bottom w:val="none" w:sz="0" w:space="0" w:color="auto"/>
            <w:right w:val="none" w:sz="0" w:space="0" w:color="auto"/>
          </w:divBdr>
        </w:div>
        <w:div w:id="1350330209">
          <w:marLeft w:val="640"/>
          <w:marRight w:val="0"/>
          <w:marTop w:val="0"/>
          <w:marBottom w:val="0"/>
          <w:divBdr>
            <w:top w:val="none" w:sz="0" w:space="0" w:color="auto"/>
            <w:left w:val="none" w:sz="0" w:space="0" w:color="auto"/>
            <w:bottom w:val="none" w:sz="0" w:space="0" w:color="auto"/>
            <w:right w:val="none" w:sz="0" w:space="0" w:color="auto"/>
          </w:divBdr>
        </w:div>
        <w:div w:id="2091465907">
          <w:marLeft w:val="640"/>
          <w:marRight w:val="0"/>
          <w:marTop w:val="0"/>
          <w:marBottom w:val="0"/>
          <w:divBdr>
            <w:top w:val="none" w:sz="0" w:space="0" w:color="auto"/>
            <w:left w:val="none" w:sz="0" w:space="0" w:color="auto"/>
            <w:bottom w:val="none" w:sz="0" w:space="0" w:color="auto"/>
            <w:right w:val="none" w:sz="0" w:space="0" w:color="auto"/>
          </w:divBdr>
        </w:div>
        <w:div w:id="2020809832">
          <w:marLeft w:val="640"/>
          <w:marRight w:val="0"/>
          <w:marTop w:val="0"/>
          <w:marBottom w:val="0"/>
          <w:divBdr>
            <w:top w:val="none" w:sz="0" w:space="0" w:color="auto"/>
            <w:left w:val="none" w:sz="0" w:space="0" w:color="auto"/>
            <w:bottom w:val="none" w:sz="0" w:space="0" w:color="auto"/>
            <w:right w:val="none" w:sz="0" w:space="0" w:color="auto"/>
          </w:divBdr>
        </w:div>
        <w:div w:id="988828872">
          <w:marLeft w:val="640"/>
          <w:marRight w:val="0"/>
          <w:marTop w:val="0"/>
          <w:marBottom w:val="0"/>
          <w:divBdr>
            <w:top w:val="none" w:sz="0" w:space="0" w:color="auto"/>
            <w:left w:val="none" w:sz="0" w:space="0" w:color="auto"/>
            <w:bottom w:val="none" w:sz="0" w:space="0" w:color="auto"/>
            <w:right w:val="none" w:sz="0" w:space="0" w:color="auto"/>
          </w:divBdr>
        </w:div>
        <w:div w:id="1618095631">
          <w:marLeft w:val="640"/>
          <w:marRight w:val="0"/>
          <w:marTop w:val="0"/>
          <w:marBottom w:val="0"/>
          <w:divBdr>
            <w:top w:val="none" w:sz="0" w:space="0" w:color="auto"/>
            <w:left w:val="none" w:sz="0" w:space="0" w:color="auto"/>
            <w:bottom w:val="none" w:sz="0" w:space="0" w:color="auto"/>
            <w:right w:val="none" w:sz="0" w:space="0" w:color="auto"/>
          </w:divBdr>
        </w:div>
        <w:div w:id="227572417">
          <w:marLeft w:val="640"/>
          <w:marRight w:val="0"/>
          <w:marTop w:val="0"/>
          <w:marBottom w:val="0"/>
          <w:divBdr>
            <w:top w:val="none" w:sz="0" w:space="0" w:color="auto"/>
            <w:left w:val="none" w:sz="0" w:space="0" w:color="auto"/>
            <w:bottom w:val="none" w:sz="0" w:space="0" w:color="auto"/>
            <w:right w:val="none" w:sz="0" w:space="0" w:color="auto"/>
          </w:divBdr>
        </w:div>
        <w:div w:id="737440904">
          <w:marLeft w:val="640"/>
          <w:marRight w:val="0"/>
          <w:marTop w:val="0"/>
          <w:marBottom w:val="0"/>
          <w:divBdr>
            <w:top w:val="none" w:sz="0" w:space="0" w:color="auto"/>
            <w:left w:val="none" w:sz="0" w:space="0" w:color="auto"/>
            <w:bottom w:val="none" w:sz="0" w:space="0" w:color="auto"/>
            <w:right w:val="none" w:sz="0" w:space="0" w:color="auto"/>
          </w:divBdr>
        </w:div>
        <w:div w:id="1591550088">
          <w:marLeft w:val="640"/>
          <w:marRight w:val="0"/>
          <w:marTop w:val="0"/>
          <w:marBottom w:val="0"/>
          <w:divBdr>
            <w:top w:val="none" w:sz="0" w:space="0" w:color="auto"/>
            <w:left w:val="none" w:sz="0" w:space="0" w:color="auto"/>
            <w:bottom w:val="none" w:sz="0" w:space="0" w:color="auto"/>
            <w:right w:val="none" w:sz="0" w:space="0" w:color="auto"/>
          </w:divBdr>
        </w:div>
        <w:div w:id="1529295690">
          <w:marLeft w:val="640"/>
          <w:marRight w:val="0"/>
          <w:marTop w:val="0"/>
          <w:marBottom w:val="0"/>
          <w:divBdr>
            <w:top w:val="none" w:sz="0" w:space="0" w:color="auto"/>
            <w:left w:val="none" w:sz="0" w:space="0" w:color="auto"/>
            <w:bottom w:val="none" w:sz="0" w:space="0" w:color="auto"/>
            <w:right w:val="none" w:sz="0" w:space="0" w:color="auto"/>
          </w:divBdr>
        </w:div>
        <w:div w:id="1146244640">
          <w:marLeft w:val="640"/>
          <w:marRight w:val="0"/>
          <w:marTop w:val="0"/>
          <w:marBottom w:val="0"/>
          <w:divBdr>
            <w:top w:val="none" w:sz="0" w:space="0" w:color="auto"/>
            <w:left w:val="none" w:sz="0" w:space="0" w:color="auto"/>
            <w:bottom w:val="none" w:sz="0" w:space="0" w:color="auto"/>
            <w:right w:val="none" w:sz="0" w:space="0" w:color="auto"/>
          </w:divBdr>
        </w:div>
        <w:div w:id="4671226">
          <w:marLeft w:val="640"/>
          <w:marRight w:val="0"/>
          <w:marTop w:val="0"/>
          <w:marBottom w:val="0"/>
          <w:divBdr>
            <w:top w:val="none" w:sz="0" w:space="0" w:color="auto"/>
            <w:left w:val="none" w:sz="0" w:space="0" w:color="auto"/>
            <w:bottom w:val="none" w:sz="0" w:space="0" w:color="auto"/>
            <w:right w:val="none" w:sz="0" w:space="0" w:color="auto"/>
          </w:divBdr>
        </w:div>
        <w:div w:id="963389828">
          <w:marLeft w:val="640"/>
          <w:marRight w:val="0"/>
          <w:marTop w:val="0"/>
          <w:marBottom w:val="0"/>
          <w:divBdr>
            <w:top w:val="none" w:sz="0" w:space="0" w:color="auto"/>
            <w:left w:val="none" w:sz="0" w:space="0" w:color="auto"/>
            <w:bottom w:val="none" w:sz="0" w:space="0" w:color="auto"/>
            <w:right w:val="none" w:sz="0" w:space="0" w:color="auto"/>
          </w:divBdr>
        </w:div>
        <w:div w:id="1196893453">
          <w:marLeft w:val="640"/>
          <w:marRight w:val="0"/>
          <w:marTop w:val="0"/>
          <w:marBottom w:val="0"/>
          <w:divBdr>
            <w:top w:val="none" w:sz="0" w:space="0" w:color="auto"/>
            <w:left w:val="none" w:sz="0" w:space="0" w:color="auto"/>
            <w:bottom w:val="none" w:sz="0" w:space="0" w:color="auto"/>
            <w:right w:val="none" w:sz="0" w:space="0" w:color="auto"/>
          </w:divBdr>
        </w:div>
        <w:div w:id="1967856373">
          <w:marLeft w:val="640"/>
          <w:marRight w:val="0"/>
          <w:marTop w:val="0"/>
          <w:marBottom w:val="0"/>
          <w:divBdr>
            <w:top w:val="none" w:sz="0" w:space="0" w:color="auto"/>
            <w:left w:val="none" w:sz="0" w:space="0" w:color="auto"/>
            <w:bottom w:val="none" w:sz="0" w:space="0" w:color="auto"/>
            <w:right w:val="none" w:sz="0" w:space="0" w:color="auto"/>
          </w:divBdr>
        </w:div>
        <w:div w:id="1019426084">
          <w:marLeft w:val="640"/>
          <w:marRight w:val="0"/>
          <w:marTop w:val="0"/>
          <w:marBottom w:val="0"/>
          <w:divBdr>
            <w:top w:val="none" w:sz="0" w:space="0" w:color="auto"/>
            <w:left w:val="none" w:sz="0" w:space="0" w:color="auto"/>
            <w:bottom w:val="none" w:sz="0" w:space="0" w:color="auto"/>
            <w:right w:val="none" w:sz="0" w:space="0" w:color="auto"/>
          </w:divBdr>
        </w:div>
        <w:div w:id="1720324856">
          <w:marLeft w:val="640"/>
          <w:marRight w:val="0"/>
          <w:marTop w:val="0"/>
          <w:marBottom w:val="0"/>
          <w:divBdr>
            <w:top w:val="none" w:sz="0" w:space="0" w:color="auto"/>
            <w:left w:val="none" w:sz="0" w:space="0" w:color="auto"/>
            <w:bottom w:val="none" w:sz="0" w:space="0" w:color="auto"/>
            <w:right w:val="none" w:sz="0" w:space="0" w:color="auto"/>
          </w:divBdr>
        </w:div>
        <w:div w:id="81681114">
          <w:marLeft w:val="640"/>
          <w:marRight w:val="0"/>
          <w:marTop w:val="0"/>
          <w:marBottom w:val="0"/>
          <w:divBdr>
            <w:top w:val="none" w:sz="0" w:space="0" w:color="auto"/>
            <w:left w:val="none" w:sz="0" w:space="0" w:color="auto"/>
            <w:bottom w:val="none" w:sz="0" w:space="0" w:color="auto"/>
            <w:right w:val="none" w:sz="0" w:space="0" w:color="auto"/>
          </w:divBdr>
        </w:div>
        <w:div w:id="2015304019">
          <w:marLeft w:val="640"/>
          <w:marRight w:val="0"/>
          <w:marTop w:val="0"/>
          <w:marBottom w:val="0"/>
          <w:divBdr>
            <w:top w:val="none" w:sz="0" w:space="0" w:color="auto"/>
            <w:left w:val="none" w:sz="0" w:space="0" w:color="auto"/>
            <w:bottom w:val="none" w:sz="0" w:space="0" w:color="auto"/>
            <w:right w:val="none" w:sz="0" w:space="0" w:color="auto"/>
          </w:divBdr>
        </w:div>
        <w:div w:id="259027609">
          <w:marLeft w:val="640"/>
          <w:marRight w:val="0"/>
          <w:marTop w:val="0"/>
          <w:marBottom w:val="0"/>
          <w:divBdr>
            <w:top w:val="none" w:sz="0" w:space="0" w:color="auto"/>
            <w:left w:val="none" w:sz="0" w:space="0" w:color="auto"/>
            <w:bottom w:val="none" w:sz="0" w:space="0" w:color="auto"/>
            <w:right w:val="none" w:sz="0" w:space="0" w:color="auto"/>
          </w:divBdr>
        </w:div>
        <w:div w:id="709064657">
          <w:marLeft w:val="640"/>
          <w:marRight w:val="0"/>
          <w:marTop w:val="0"/>
          <w:marBottom w:val="0"/>
          <w:divBdr>
            <w:top w:val="none" w:sz="0" w:space="0" w:color="auto"/>
            <w:left w:val="none" w:sz="0" w:space="0" w:color="auto"/>
            <w:bottom w:val="none" w:sz="0" w:space="0" w:color="auto"/>
            <w:right w:val="none" w:sz="0" w:space="0" w:color="auto"/>
          </w:divBdr>
        </w:div>
        <w:div w:id="1034620345">
          <w:marLeft w:val="640"/>
          <w:marRight w:val="0"/>
          <w:marTop w:val="0"/>
          <w:marBottom w:val="0"/>
          <w:divBdr>
            <w:top w:val="none" w:sz="0" w:space="0" w:color="auto"/>
            <w:left w:val="none" w:sz="0" w:space="0" w:color="auto"/>
            <w:bottom w:val="none" w:sz="0" w:space="0" w:color="auto"/>
            <w:right w:val="none" w:sz="0" w:space="0" w:color="auto"/>
          </w:divBdr>
        </w:div>
        <w:div w:id="684668516">
          <w:marLeft w:val="640"/>
          <w:marRight w:val="0"/>
          <w:marTop w:val="0"/>
          <w:marBottom w:val="0"/>
          <w:divBdr>
            <w:top w:val="none" w:sz="0" w:space="0" w:color="auto"/>
            <w:left w:val="none" w:sz="0" w:space="0" w:color="auto"/>
            <w:bottom w:val="none" w:sz="0" w:space="0" w:color="auto"/>
            <w:right w:val="none" w:sz="0" w:space="0" w:color="auto"/>
          </w:divBdr>
        </w:div>
        <w:div w:id="1138961828">
          <w:marLeft w:val="640"/>
          <w:marRight w:val="0"/>
          <w:marTop w:val="0"/>
          <w:marBottom w:val="0"/>
          <w:divBdr>
            <w:top w:val="none" w:sz="0" w:space="0" w:color="auto"/>
            <w:left w:val="none" w:sz="0" w:space="0" w:color="auto"/>
            <w:bottom w:val="none" w:sz="0" w:space="0" w:color="auto"/>
            <w:right w:val="none" w:sz="0" w:space="0" w:color="auto"/>
          </w:divBdr>
        </w:div>
        <w:div w:id="600380632">
          <w:marLeft w:val="640"/>
          <w:marRight w:val="0"/>
          <w:marTop w:val="0"/>
          <w:marBottom w:val="0"/>
          <w:divBdr>
            <w:top w:val="none" w:sz="0" w:space="0" w:color="auto"/>
            <w:left w:val="none" w:sz="0" w:space="0" w:color="auto"/>
            <w:bottom w:val="none" w:sz="0" w:space="0" w:color="auto"/>
            <w:right w:val="none" w:sz="0" w:space="0" w:color="auto"/>
          </w:divBdr>
        </w:div>
        <w:div w:id="74910284">
          <w:marLeft w:val="640"/>
          <w:marRight w:val="0"/>
          <w:marTop w:val="0"/>
          <w:marBottom w:val="0"/>
          <w:divBdr>
            <w:top w:val="none" w:sz="0" w:space="0" w:color="auto"/>
            <w:left w:val="none" w:sz="0" w:space="0" w:color="auto"/>
            <w:bottom w:val="none" w:sz="0" w:space="0" w:color="auto"/>
            <w:right w:val="none" w:sz="0" w:space="0" w:color="auto"/>
          </w:divBdr>
        </w:div>
        <w:div w:id="2068723820">
          <w:marLeft w:val="640"/>
          <w:marRight w:val="0"/>
          <w:marTop w:val="0"/>
          <w:marBottom w:val="0"/>
          <w:divBdr>
            <w:top w:val="none" w:sz="0" w:space="0" w:color="auto"/>
            <w:left w:val="none" w:sz="0" w:space="0" w:color="auto"/>
            <w:bottom w:val="none" w:sz="0" w:space="0" w:color="auto"/>
            <w:right w:val="none" w:sz="0" w:space="0" w:color="auto"/>
          </w:divBdr>
        </w:div>
        <w:div w:id="1443567834">
          <w:marLeft w:val="640"/>
          <w:marRight w:val="0"/>
          <w:marTop w:val="0"/>
          <w:marBottom w:val="0"/>
          <w:divBdr>
            <w:top w:val="none" w:sz="0" w:space="0" w:color="auto"/>
            <w:left w:val="none" w:sz="0" w:space="0" w:color="auto"/>
            <w:bottom w:val="none" w:sz="0" w:space="0" w:color="auto"/>
            <w:right w:val="none" w:sz="0" w:space="0" w:color="auto"/>
          </w:divBdr>
        </w:div>
        <w:div w:id="592278036">
          <w:marLeft w:val="640"/>
          <w:marRight w:val="0"/>
          <w:marTop w:val="0"/>
          <w:marBottom w:val="0"/>
          <w:divBdr>
            <w:top w:val="none" w:sz="0" w:space="0" w:color="auto"/>
            <w:left w:val="none" w:sz="0" w:space="0" w:color="auto"/>
            <w:bottom w:val="none" w:sz="0" w:space="0" w:color="auto"/>
            <w:right w:val="none" w:sz="0" w:space="0" w:color="auto"/>
          </w:divBdr>
        </w:div>
        <w:div w:id="442041650">
          <w:marLeft w:val="640"/>
          <w:marRight w:val="0"/>
          <w:marTop w:val="0"/>
          <w:marBottom w:val="0"/>
          <w:divBdr>
            <w:top w:val="none" w:sz="0" w:space="0" w:color="auto"/>
            <w:left w:val="none" w:sz="0" w:space="0" w:color="auto"/>
            <w:bottom w:val="none" w:sz="0" w:space="0" w:color="auto"/>
            <w:right w:val="none" w:sz="0" w:space="0" w:color="auto"/>
          </w:divBdr>
        </w:div>
        <w:div w:id="1811827015">
          <w:marLeft w:val="640"/>
          <w:marRight w:val="0"/>
          <w:marTop w:val="0"/>
          <w:marBottom w:val="0"/>
          <w:divBdr>
            <w:top w:val="none" w:sz="0" w:space="0" w:color="auto"/>
            <w:left w:val="none" w:sz="0" w:space="0" w:color="auto"/>
            <w:bottom w:val="none" w:sz="0" w:space="0" w:color="auto"/>
            <w:right w:val="none" w:sz="0" w:space="0" w:color="auto"/>
          </w:divBdr>
        </w:div>
        <w:div w:id="1425607704">
          <w:marLeft w:val="640"/>
          <w:marRight w:val="0"/>
          <w:marTop w:val="0"/>
          <w:marBottom w:val="0"/>
          <w:divBdr>
            <w:top w:val="none" w:sz="0" w:space="0" w:color="auto"/>
            <w:left w:val="none" w:sz="0" w:space="0" w:color="auto"/>
            <w:bottom w:val="none" w:sz="0" w:space="0" w:color="auto"/>
            <w:right w:val="none" w:sz="0" w:space="0" w:color="auto"/>
          </w:divBdr>
        </w:div>
        <w:div w:id="466122212">
          <w:marLeft w:val="640"/>
          <w:marRight w:val="0"/>
          <w:marTop w:val="0"/>
          <w:marBottom w:val="0"/>
          <w:divBdr>
            <w:top w:val="none" w:sz="0" w:space="0" w:color="auto"/>
            <w:left w:val="none" w:sz="0" w:space="0" w:color="auto"/>
            <w:bottom w:val="none" w:sz="0" w:space="0" w:color="auto"/>
            <w:right w:val="none" w:sz="0" w:space="0" w:color="auto"/>
          </w:divBdr>
        </w:div>
        <w:div w:id="291978729">
          <w:marLeft w:val="640"/>
          <w:marRight w:val="0"/>
          <w:marTop w:val="0"/>
          <w:marBottom w:val="0"/>
          <w:divBdr>
            <w:top w:val="none" w:sz="0" w:space="0" w:color="auto"/>
            <w:left w:val="none" w:sz="0" w:space="0" w:color="auto"/>
            <w:bottom w:val="none" w:sz="0" w:space="0" w:color="auto"/>
            <w:right w:val="none" w:sz="0" w:space="0" w:color="auto"/>
          </w:divBdr>
        </w:div>
      </w:divsChild>
    </w:div>
    <w:div w:id="119496132">
      <w:marLeft w:val="640"/>
      <w:marRight w:val="0"/>
      <w:marTop w:val="0"/>
      <w:marBottom w:val="0"/>
      <w:divBdr>
        <w:top w:val="none" w:sz="0" w:space="0" w:color="auto"/>
        <w:left w:val="none" w:sz="0" w:space="0" w:color="auto"/>
        <w:bottom w:val="none" w:sz="0" w:space="0" w:color="auto"/>
        <w:right w:val="none" w:sz="0" w:space="0" w:color="auto"/>
      </w:divBdr>
    </w:div>
    <w:div w:id="121774837">
      <w:marLeft w:val="640"/>
      <w:marRight w:val="0"/>
      <w:marTop w:val="0"/>
      <w:marBottom w:val="0"/>
      <w:divBdr>
        <w:top w:val="none" w:sz="0" w:space="0" w:color="auto"/>
        <w:left w:val="none" w:sz="0" w:space="0" w:color="auto"/>
        <w:bottom w:val="none" w:sz="0" w:space="0" w:color="auto"/>
        <w:right w:val="none" w:sz="0" w:space="0" w:color="auto"/>
      </w:divBdr>
    </w:div>
    <w:div w:id="122844965">
      <w:marLeft w:val="0"/>
      <w:marRight w:val="0"/>
      <w:marTop w:val="0"/>
      <w:marBottom w:val="0"/>
      <w:divBdr>
        <w:top w:val="none" w:sz="0" w:space="0" w:color="auto"/>
        <w:left w:val="none" w:sz="0" w:space="0" w:color="auto"/>
        <w:bottom w:val="none" w:sz="0" w:space="0" w:color="auto"/>
        <w:right w:val="none" w:sz="0" w:space="0" w:color="auto"/>
      </w:divBdr>
    </w:div>
    <w:div w:id="123274310">
      <w:marLeft w:val="640"/>
      <w:marRight w:val="0"/>
      <w:marTop w:val="0"/>
      <w:marBottom w:val="0"/>
      <w:divBdr>
        <w:top w:val="none" w:sz="0" w:space="0" w:color="auto"/>
        <w:left w:val="none" w:sz="0" w:space="0" w:color="auto"/>
        <w:bottom w:val="none" w:sz="0" w:space="0" w:color="auto"/>
        <w:right w:val="none" w:sz="0" w:space="0" w:color="auto"/>
      </w:divBdr>
    </w:div>
    <w:div w:id="126122354">
      <w:marLeft w:val="640"/>
      <w:marRight w:val="0"/>
      <w:marTop w:val="0"/>
      <w:marBottom w:val="0"/>
      <w:divBdr>
        <w:top w:val="none" w:sz="0" w:space="0" w:color="auto"/>
        <w:left w:val="none" w:sz="0" w:space="0" w:color="auto"/>
        <w:bottom w:val="none" w:sz="0" w:space="0" w:color="auto"/>
        <w:right w:val="none" w:sz="0" w:space="0" w:color="auto"/>
      </w:divBdr>
    </w:div>
    <w:div w:id="126361545">
      <w:marLeft w:val="640"/>
      <w:marRight w:val="0"/>
      <w:marTop w:val="0"/>
      <w:marBottom w:val="0"/>
      <w:divBdr>
        <w:top w:val="none" w:sz="0" w:space="0" w:color="auto"/>
        <w:left w:val="none" w:sz="0" w:space="0" w:color="auto"/>
        <w:bottom w:val="none" w:sz="0" w:space="0" w:color="auto"/>
        <w:right w:val="none" w:sz="0" w:space="0" w:color="auto"/>
      </w:divBdr>
    </w:div>
    <w:div w:id="131531328">
      <w:bodyDiv w:val="1"/>
      <w:marLeft w:val="0"/>
      <w:marRight w:val="0"/>
      <w:marTop w:val="0"/>
      <w:marBottom w:val="0"/>
      <w:divBdr>
        <w:top w:val="none" w:sz="0" w:space="0" w:color="auto"/>
        <w:left w:val="none" w:sz="0" w:space="0" w:color="auto"/>
        <w:bottom w:val="none" w:sz="0" w:space="0" w:color="auto"/>
        <w:right w:val="none" w:sz="0" w:space="0" w:color="auto"/>
      </w:divBdr>
      <w:divsChild>
        <w:div w:id="1196889894">
          <w:marLeft w:val="640"/>
          <w:marRight w:val="0"/>
          <w:marTop w:val="0"/>
          <w:marBottom w:val="0"/>
          <w:divBdr>
            <w:top w:val="none" w:sz="0" w:space="0" w:color="auto"/>
            <w:left w:val="none" w:sz="0" w:space="0" w:color="auto"/>
            <w:bottom w:val="none" w:sz="0" w:space="0" w:color="auto"/>
            <w:right w:val="none" w:sz="0" w:space="0" w:color="auto"/>
          </w:divBdr>
        </w:div>
        <w:div w:id="1442920130">
          <w:marLeft w:val="640"/>
          <w:marRight w:val="0"/>
          <w:marTop w:val="0"/>
          <w:marBottom w:val="0"/>
          <w:divBdr>
            <w:top w:val="none" w:sz="0" w:space="0" w:color="auto"/>
            <w:left w:val="none" w:sz="0" w:space="0" w:color="auto"/>
            <w:bottom w:val="none" w:sz="0" w:space="0" w:color="auto"/>
            <w:right w:val="none" w:sz="0" w:space="0" w:color="auto"/>
          </w:divBdr>
        </w:div>
        <w:div w:id="2005087064">
          <w:marLeft w:val="640"/>
          <w:marRight w:val="0"/>
          <w:marTop w:val="0"/>
          <w:marBottom w:val="0"/>
          <w:divBdr>
            <w:top w:val="none" w:sz="0" w:space="0" w:color="auto"/>
            <w:left w:val="none" w:sz="0" w:space="0" w:color="auto"/>
            <w:bottom w:val="none" w:sz="0" w:space="0" w:color="auto"/>
            <w:right w:val="none" w:sz="0" w:space="0" w:color="auto"/>
          </w:divBdr>
        </w:div>
        <w:div w:id="1502089766">
          <w:marLeft w:val="640"/>
          <w:marRight w:val="0"/>
          <w:marTop w:val="0"/>
          <w:marBottom w:val="0"/>
          <w:divBdr>
            <w:top w:val="none" w:sz="0" w:space="0" w:color="auto"/>
            <w:left w:val="none" w:sz="0" w:space="0" w:color="auto"/>
            <w:bottom w:val="none" w:sz="0" w:space="0" w:color="auto"/>
            <w:right w:val="none" w:sz="0" w:space="0" w:color="auto"/>
          </w:divBdr>
        </w:div>
        <w:div w:id="259728491">
          <w:marLeft w:val="640"/>
          <w:marRight w:val="0"/>
          <w:marTop w:val="0"/>
          <w:marBottom w:val="0"/>
          <w:divBdr>
            <w:top w:val="none" w:sz="0" w:space="0" w:color="auto"/>
            <w:left w:val="none" w:sz="0" w:space="0" w:color="auto"/>
            <w:bottom w:val="none" w:sz="0" w:space="0" w:color="auto"/>
            <w:right w:val="none" w:sz="0" w:space="0" w:color="auto"/>
          </w:divBdr>
        </w:div>
        <w:div w:id="1427116960">
          <w:marLeft w:val="640"/>
          <w:marRight w:val="0"/>
          <w:marTop w:val="0"/>
          <w:marBottom w:val="0"/>
          <w:divBdr>
            <w:top w:val="none" w:sz="0" w:space="0" w:color="auto"/>
            <w:left w:val="none" w:sz="0" w:space="0" w:color="auto"/>
            <w:bottom w:val="none" w:sz="0" w:space="0" w:color="auto"/>
            <w:right w:val="none" w:sz="0" w:space="0" w:color="auto"/>
          </w:divBdr>
        </w:div>
        <w:div w:id="1277178672">
          <w:marLeft w:val="640"/>
          <w:marRight w:val="0"/>
          <w:marTop w:val="0"/>
          <w:marBottom w:val="0"/>
          <w:divBdr>
            <w:top w:val="none" w:sz="0" w:space="0" w:color="auto"/>
            <w:left w:val="none" w:sz="0" w:space="0" w:color="auto"/>
            <w:bottom w:val="none" w:sz="0" w:space="0" w:color="auto"/>
            <w:right w:val="none" w:sz="0" w:space="0" w:color="auto"/>
          </w:divBdr>
        </w:div>
        <w:div w:id="453911637">
          <w:marLeft w:val="640"/>
          <w:marRight w:val="0"/>
          <w:marTop w:val="0"/>
          <w:marBottom w:val="0"/>
          <w:divBdr>
            <w:top w:val="none" w:sz="0" w:space="0" w:color="auto"/>
            <w:left w:val="none" w:sz="0" w:space="0" w:color="auto"/>
            <w:bottom w:val="none" w:sz="0" w:space="0" w:color="auto"/>
            <w:right w:val="none" w:sz="0" w:space="0" w:color="auto"/>
          </w:divBdr>
        </w:div>
        <w:div w:id="1978031359">
          <w:marLeft w:val="640"/>
          <w:marRight w:val="0"/>
          <w:marTop w:val="0"/>
          <w:marBottom w:val="0"/>
          <w:divBdr>
            <w:top w:val="none" w:sz="0" w:space="0" w:color="auto"/>
            <w:left w:val="none" w:sz="0" w:space="0" w:color="auto"/>
            <w:bottom w:val="none" w:sz="0" w:space="0" w:color="auto"/>
            <w:right w:val="none" w:sz="0" w:space="0" w:color="auto"/>
          </w:divBdr>
        </w:div>
        <w:div w:id="1050674">
          <w:marLeft w:val="640"/>
          <w:marRight w:val="0"/>
          <w:marTop w:val="0"/>
          <w:marBottom w:val="0"/>
          <w:divBdr>
            <w:top w:val="none" w:sz="0" w:space="0" w:color="auto"/>
            <w:left w:val="none" w:sz="0" w:space="0" w:color="auto"/>
            <w:bottom w:val="none" w:sz="0" w:space="0" w:color="auto"/>
            <w:right w:val="none" w:sz="0" w:space="0" w:color="auto"/>
          </w:divBdr>
        </w:div>
        <w:div w:id="1991862798">
          <w:marLeft w:val="640"/>
          <w:marRight w:val="0"/>
          <w:marTop w:val="0"/>
          <w:marBottom w:val="0"/>
          <w:divBdr>
            <w:top w:val="none" w:sz="0" w:space="0" w:color="auto"/>
            <w:left w:val="none" w:sz="0" w:space="0" w:color="auto"/>
            <w:bottom w:val="none" w:sz="0" w:space="0" w:color="auto"/>
            <w:right w:val="none" w:sz="0" w:space="0" w:color="auto"/>
          </w:divBdr>
        </w:div>
        <w:div w:id="1867867572">
          <w:marLeft w:val="640"/>
          <w:marRight w:val="0"/>
          <w:marTop w:val="0"/>
          <w:marBottom w:val="0"/>
          <w:divBdr>
            <w:top w:val="none" w:sz="0" w:space="0" w:color="auto"/>
            <w:left w:val="none" w:sz="0" w:space="0" w:color="auto"/>
            <w:bottom w:val="none" w:sz="0" w:space="0" w:color="auto"/>
            <w:right w:val="none" w:sz="0" w:space="0" w:color="auto"/>
          </w:divBdr>
        </w:div>
        <w:div w:id="1743989775">
          <w:marLeft w:val="640"/>
          <w:marRight w:val="0"/>
          <w:marTop w:val="0"/>
          <w:marBottom w:val="0"/>
          <w:divBdr>
            <w:top w:val="none" w:sz="0" w:space="0" w:color="auto"/>
            <w:left w:val="none" w:sz="0" w:space="0" w:color="auto"/>
            <w:bottom w:val="none" w:sz="0" w:space="0" w:color="auto"/>
            <w:right w:val="none" w:sz="0" w:space="0" w:color="auto"/>
          </w:divBdr>
        </w:div>
        <w:div w:id="1391271001">
          <w:marLeft w:val="640"/>
          <w:marRight w:val="0"/>
          <w:marTop w:val="0"/>
          <w:marBottom w:val="0"/>
          <w:divBdr>
            <w:top w:val="none" w:sz="0" w:space="0" w:color="auto"/>
            <w:left w:val="none" w:sz="0" w:space="0" w:color="auto"/>
            <w:bottom w:val="none" w:sz="0" w:space="0" w:color="auto"/>
            <w:right w:val="none" w:sz="0" w:space="0" w:color="auto"/>
          </w:divBdr>
        </w:div>
        <w:div w:id="1703900093">
          <w:marLeft w:val="640"/>
          <w:marRight w:val="0"/>
          <w:marTop w:val="0"/>
          <w:marBottom w:val="0"/>
          <w:divBdr>
            <w:top w:val="none" w:sz="0" w:space="0" w:color="auto"/>
            <w:left w:val="none" w:sz="0" w:space="0" w:color="auto"/>
            <w:bottom w:val="none" w:sz="0" w:space="0" w:color="auto"/>
            <w:right w:val="none" w:sz="0" w:space="0" w:color="auto"/>
          </w:divBdr>
        </w:div>
        <w:div w:id="1581018806">
          <w:marLeft w:val="640"/>
          <w:marRight w:val="0"/>
          <w:marTop w:val="0"/>
          <w:marBottom w:val="0"/>
          <w:divBdr>
            <w:top w:val="none" w:sz="0" w:space="0" w:color="auto"/>
            <w:left w:val="none" w:sz="0" w:space="0" w:color="auto"/>
            <w:bottom w:val="none" w:sz="0" w:space="0" w:color="auto"/>
            <w:right w:val="none" w:sz="0" w:space="0" w:color="auto"/>
          </w:divBdr>
        </w:div>
        <w:div w:id="171377165">
          <w:marLeft w:val="640"/>
          <w:marRight w:val="0"/>
          <w:marTop w:val="0"/>
          <w:marBottom w:val="0"/>
          <w:divBdr>
            <w:top w:val="none" w:sz="0" w:space="0" w:color="auto"/>
            <w:left w:val="none" w:sz="0" w:space="0" w:color="auto"/>
            <w:bottom w:val="none" w:sz="0" w:space="0" w:color="auto"/>
            <w:right w:val="none" w:sz="0" w:space="0" w:color="auto"/>
          </w:divBdr>
        </w:div>
        <w:div w:id="1575319480">
          <w:marLeft w:val="640"/>
          <w:marRight w:val="0"/>
          <w:marTop w:val="0"/>
          <w:marBottom w:val="0"/>
          <w:divBdr>
            <w:top w:val="none" w:sz="0" w:space="0" w:color="auto"/>
            <w:left w:val="none" w:sz="0" w:space="0" w:color="auto"/>
            <w:bottom w:val="none" w:sz="0" w:space="0" w:color="auto"/>
            <w:right w:val="none" w:sz="0" w:space="0" w:color="auto"/>
          </w:divBdr>
        </w:div>
        <w:div w:id="1069309902">
          <w:marLeft w:val="640"/>
          <w:marRight w:val="0"/>
          <w:marTop w:val="0"/>
          <w:marBottom w:val="0"/>
          <w:divBdr>
            <w:top w:val="none" w:sz="0" w:space="0" w:color="auto"/>
            <w:left w:val="none" w:sz="0" w:space="0" w:color="auto"/>
            <w:bottom w:val="none" w:sz="0" w:space="0" w:color="auto"/>
            <w:right w:val="none" w:sz="0" w:space="0" w:color="auto"/>
          </w:divBdr>
        </w:div>
        <w:div w:id="362706126">
          <w:marLeft w:val="640"/>
          <w:marRight w:val="0"/>
          <w:marTop w:val="0"/>
          <w:marBottom w:val="0"/>
          <w:divBdr>
            <w:top w:val="none" w:sz="0" w:space="0" w:color="auto"/>
            <w:left w:val="none" w:sz="0" w:space="0" w:color="auto"/>
            <w:bottom w:val="none" w:sz="0" w:space="0" w:color="auto"/>
            <w:right w:val="none" w:sz="0" w:space="0" w:color="auto"/>
          </w:divBdr>
        </w:div>
        <w:div w:id="370764797">
          <w:marLeft w:val="640"/>
          <w:marRight w:val="0"/>
          <w:marTop w:val="0"/>
          <w:marBottom w:val="0"/>
          <w:divBdr>
            <w:top w:val="none" w:sz="0" w:space="0" w:color="auto"/>
            <w:left w:val="none" w:sz="0" w:space="0" w:color="auto"/>
            <w:bottom w:val="none" w:sz="0" w:space="0" w:color="auto"/>
            <w:right w:val="none" w:sz="0" w:space="0" w:color="auto"/>
          </w:divBdr>
        </w:div>
        <w:div w:id="715857636">
          <w:marLeft w:val="640"/>
          <w:marRight w:val="0"/>
          <w:marTop w:val="0"/>
          <w:marBottom w:val="0"/>
          <w:divBdr>
            <w:top w:val="none" w:sz="0" w:space="0" w:color="auto"/>
            <w:left w:val="none" w:sz="0" w:space="0" w:color="auto"/>
            <w:bottom w:val="none" w:sz="0" w:space="0" w:color="auto"/>
            <w:right w:val="none" w:sz="0" w:space="0" w:color="auto"/>
          </w:divBdr>
        </w:div>
        <w:div w:id="1959094912">
          <w:marLeft w:val="640"/>
          <w:marRight w:val="0"/>
          <w:marTop w:val="0"/>
          <w:marBottom w:val="0"/>
          <w:divBdr>
            <w:top w:val="none" w:sz="0" w:space="0" w:color="auto"/>
            <w:left w:val="none" w:sz="0" w:space="0" w:color="auto"/>
            <w:bottom w:val="none" w:sz="0" w:space="0" w:color="auto"/>
            <w:right w:val="none" w:sz="0" w:space="0" w:color="auto"/>
          </w:divBdr>
        </w:div>
        <w:div w:id="331571624">
          <w:marLeft w:val="640"/>
          <w:marRight w:val="0"/>
          <w:marTop w:val="0"/>
          <w:marBottom w:val="0"/>
          <w:divBdr>
            <w:top w:val="none" w:sz="0" w:space="0" w:color="auto"/>
            <w:left w:val="none" w:sz="0" w:space="0" w:color="auto"/>
            <w:bottom w:val="none" w:sz="0" w:space="0" w:color="auto"/>
            <w:right w:val="none" w:sz="0" w:space="0" w:color="auto"/>
          </w:divBdr>
        </w:div>
        <w:div w:id="441650545">
          <w:marLeft w:val="640"/>
          <w:marRight w:val="0"/>
          <w:marTop w:val="0"/>
          <w:marBottom w:val="0"/>
          <w:divBdr>
            <w:top w:val="none" w:sz="0" w:space="0" w:color="auto"/>
            <w:left w:val="none" w:sz="0" w:space="0" w:color="auto"/>
            <w:bottom w:val="none" w:sz="0" w:space="0" w:color="auto"/>
            <w:right w:val="none" w:sz="0" w:space="0" w:color="auto"/>
          </w:divBdr>
        </w:div>
        <w:div w:id="329648319">
          <w:marLeft w:val="640"/>
          <w:marRight w:val="0"/>
          <w:marTop w:val="0"/>
          <w:marBottom w:val="0"/>
          <w:divBdr>
            <w:top w:val="none" w:sz="0" w:space="0" w:color="auto"/>
            <w:left w:val="none" w:sz="0" w:space="0" w:color="auto"/>
            <w:bottom w:val="none" w:sz="0" w:space="0" w:color="auto"/>
            <w:right w:val="none" w:sz="0" w:space="0" w:color="auto"/>
          </w:divBdr>
        </w:div>
        <w:div w:id="1560558573">
          <w:marLeft w:val="640"/>
          <w:marRight w:val="0"/>
          <w:marTop w:val="0"/>
          <w:marBottom w:val="0"/>
          <w:divBdr>
            <w:top w:val="none" w:sz="0" w:space="0" w:color="auto"/>
            <w:left w:val="none" w:sz="0" w:space="0" w:color="auto"/>
            <w:bottom w:val="none" w:sz="0" w:space="0" w:color="auto"/>
            <w:right w:val="none" w:sz="0" w:space="0" w:color="auto"/>
          </w:divBdr>
        </w:div>
        <w:div w:id="1923755773">
          <w:marLeft w:val="640"/>
          <w:marRight w:val="0"/>
          <w:marTop w:val="0"/>
          <w:marBottom w:val="0"/>
          <w:divBdr>
            <w:top w:val="none" w:sz="0" w:space="0" w:color="auto"/>
            <w:left w:val="none" w:sz="0" w:space="0" w:color="auto"/>
            <w:bottom w:val="none" w:sz="0" w:space="0" w:color="auto"/>
            <w:right w:val="none" w:sz="0" w:space="0" w:color="auto"/>
          </w:divBdr>
        </w:div>
        <w:div w:id="1334916855">
          <w:marLeft w:val="640"/>
          <w:marRight w:val="0"/>
          <w:marTop w:val="0"/>
          <w:marBottom w:val="0"/>
          <w:divBdr>
            <w:top w:val="none" w:sz="0" w:space="0" w:color="auto"/>
            <w:left w:val="none" w:sz="0" w:space="0" w:color="auto"/>
            <w:bottom w:val="none" w:sz="0" w:space="0" w:color="auto"/>
            <w:right w:val="none" w:sz="0" w:space="0" w:color="auto"/>
          </w:divBdr>
        </w:div>
        <w:div w:id="1241524354">
          <w:marLeft w:val="640"/>
          <w:marRight w:val="0"/>
          <w:marTop w:val="0"/>
          <w:marBottom w:val="0"/>
          <w:divBdr>
            <w:top w:val="none" w:sz="0" w:space="0" w:color="auto"/>
            <w:left w:val="none" w:sz="0" w:space="0" w:color="auto"/>
            <w:bottom w:val="none" w:sz="0" w:space="0" w:color="auto"/>
            <w:right w:val="none" w:sz="0" w:space="0" w:color="auto"/>
          </w:divBdr>
        </w:div>
        <w:div w:id="1441757242">
          <w:marLeft w:val="640"/>
          <w:marRight w:val="0"/>
          <w:marTop w:val="0"/>
          <w:marBottom w:val="0"/>
          <w:divBdr>
            <w:top w:val="none" w:sz="0" w:space="0" w:color="auto"/>
            <w:left w:val="none" w:sz="0" w:space="0" w:color="auto"/>
            <w:bottom w:val="none" w:sz="0" w:space="0" w:color="auto"/>
            <w:right w:val="none" w:sz="0" w:space="0" w:color="auto"/>
          </w:divBdr>
        </w:div>
        <w:div w:id="1832403756">
          <w:marLeft w:val="640"/>
          <w:marRight w:val="0"/>
          <w:marTop w:val="0"/>
          <w:marBottom w:val="0"/>
          <w:divBdr>
            <w:top w:val="none" w:sz="0" w:space="0" w:color="auto"/>
            <w:left w:val="none" w:sz="0" w:space="0" w:color="auto"/>
            <w:bottom w:val="none" w:sz="0" w:space="0" w:color="auto"/>
            <w:right w:val="none" w:sz="0" w:space="0" w:color="auto"/>
          </w:divBdr>
        </w:div>
        <w:div w:id="1405567935">
          <w:marLeft w:val="640"/>
          <w:marRight w:val="0"/>
          <w:marTop w:val="0"/>
          <w:marBottom w:val="0"/>
          <w:divBdr>
            <w:top w:val="none" w:sz="0" w:space="0" w:color="auto"/>
            <w:left w:val="none" w:sz="0" w:space="0" w:color="auto"/>
            <w:bottom w:val="none" w:sz="0" w:space="0" w:color="auto"/>
            <w:right w:val="none" w:sz="0" w:space="0" w:color="auto"/>
          </w:divBdr>
        </w:div>
        <w:div w:id="791480088">
          <w:marLeft w:val="640"/>
          <w:marRight w:val="0"/>
          <w:marTop w:val="0"/>
          <w:marBottom w:val="0"/>
          <w:divBdr>
            <w:top w:val="none" w:sz="0" w:space="0" w:color="auto"/>
            <w:left w:val="none" w:sz="0" w:space="0" w:color="auto"/>
            <w:bottom w:val="none" w:sz="0" w:space="0" w:color="auto"/>
            <w:right w:val="none" w:sz="0" w:space="0" w:color="auto"/>
          </w:divBdr>
        </w:div>
        <w:div w:id="562184293">
          <w:marLeft w:val="640"/>
          <w:marRight w:val="0"/>
          <w:marTop w:val="0"/>
          <w:marBottom w:val="0"/>
          <w:divBdr>
            <w:top w:val="none" w:sz="0" w:space="0" w:color="auto"/>
            <w:left w:val="none" w:sz="0" w:space="0" w:color="auto"/>
            <w:bottom w:val="none" w:sz="0" w:space="0" w:color="auto"/>
            <w:right w:val="none" w:sz="0" w:space="0" w:color="auto"/>
          </w:divBdr>
        </w:div>
        <w:div w:id="1238706828">
          <w:marLeft w:val="640"/>
          <w:marRight w:val="0"/>
          <w:marTop w:val="0"/>
          <w:marBottom w:val="0"/>
          <w:divBdr>
            <w:top w:val="none" w:sz="0" w:space="0" w:color="auto"/>
            <w:left w:val="none" w:sz="0" w:space="0" w:color="auto"/>
            <w:bottom w:val="none" w:sz="0" w:space="0" w:color="auto"/>
            <w:right w:val="none" w:sz="0" w:space="0" w:color="auto"/>
          </w:divBdr>
        </w:div>
        <w:div w:id="204367757">
          <w:marLeft w:val="640"/>
          <w:marRight w:val="0"/>
          <w:marTop w:val="0"/>
          <w:marBottom w:val="0"/>
          <w:divBdr>
            <w:top w:val="none" w:sz="0" w:space="0" w:color="auto"/>
            <w:left w:val="none" w:sz="0" w:space="0" w:color="auto"/>
            <w:bottom w:val="none" w:sz="0" w:space="0" w:color="auto"/>
            <w:right w:val="none" w:sz="0" w:space="0" w:color="auto"/>
          </w:divBdr>
        </w:div>
        <w:div w:id="718747158">
          <w:marLeft w:val="640"/>
          <w:marRight w:val="0"/>
          <w:marTop w:val="0"/>
          <w:marBottom w:val="0"/>
          <w:divBdr>
            <w:top w:val="none" w:sz="0" w:space="0" w:color="auto"/>
            <w:left w:val="none" w:sz="0" w:space="0" w:color="auto"/>
            <w:bottom w:val="none" w:sz="0" w:space="0" w:color="auto"/>
            <w:right w:val="none" w:sz="0" w:space="0" w:color="auto"/>
          </w:divBdr>
        </w:div>
        <w:div w:id="182518391">
          <w:marLeft w:val="640"/>
          <w:marRight w:val="0"/>
          <w:marTop w:val="0"/>
          <w:marBottom w:val="0"/>
          <w:divBdr>
            <w:top w:val="none" w:sz="0" w:space="0" w:color="auto"/>
            <w:left w:val="none" w:sz="0" w:space="0" w:color="auto"/>
            <w:bottom w:val="none" w:sz="0" w:space="0" w:color="auto"/>
            <w:right w:val="none" w:sz="0" w:space="0" w:color="auto"/>
          </w:divBdr>
        </w:div>
        <w:div w:id="1303463977">
          <w:marLeft w:val="640"/>
          <w:marRight w:val="0"/>
          <w:marTop w:val="0"/>
          <w:marBottom w:val="0"/>
          <w:divBdr>
            <w:top w:val="none" w:sz="0" w:space="0" w:color="auto"/>
            <w:left w:val="none" w:sz="0" w:space="0" w:color="auto"/>
            <w:bottom w:val="none" w:sz="0" w:space="0" w:color="auto"/>
            <w:right w:val="none" w:sz="0" w:space="0" w:color="auto"/>
          </w:divBdr>
        </w:div>
        <w:div w:id="1801847933">
          <w:marLeft w:val="640"/>
          <w:marRight w:val="0"/>
          <w:marTop w:val="0"/>
          <w:marBottom w:val="0"/>
          <w:divBdr>
            <w:top w:val="none" w:sz="0" w:space="0" w:color="auto"/>
            <w:left w:val="none" w:sz="0" w:space="0" w:color="auto"/>
            <w:bottom w:val="none" w:sz="0" w:space="0" w:color="auto"/>
            <w:right w:val="none" w:sz="0" w:space="0" w:color="auto"/>
          </w:divBdr>
        </w:div>
        <w:div w:id="2091810758">
          <w:marLeft w:val="640"/>
          <w:marRight w:val="0"/>
          <w:marTop w:val="0"/>
          <w:marBottom w:val="0"/>
          <w:divBdr>
            <w:top w:val="none" w:sz="0" w:space="0" w:color="auto"/>
            <w:left w:val="none" w:sz="0" w:space="0" w:color="auto"/>
            <w:bottom w:val="none" w:sz="0" w:space="0" w:color="auto"/>
            <w:right w:val="none" w:sz="0" w:space="0" w:color="auto"/>
          </w:divBdr>
        </w:div>
        <w:div w:id="1335301700">
          <w:marLeft w:val="640"/>
          <w:marRight w:val="0"/>
          <w:marTop w:val="0"/>
          <w:marBottom w:val="0"/>
          <w:divBdr>
            <w:top w:val="none" w:sz="0" w:space="0" w:color="auto"/>
            <w:left w:val="none" w:sz="0" w:space="0" w:color="auto"/>
            <w:bottom w:val="none" w:sz="0" w:space="0" w:color="auto"/>
            <w:right w:val="none" w:sz="0" w:space="0" w:color="auto"/>
          </w:divBdr>
        </w:div>
        <w:div w:id="1772965332">
          <w:marLeft w:val="640"/>
          <w:marRight w:val="0"/>
          <w:marTop w:val="0"/>
          <w:marBottom w:val="0"/>
          <w:divBdr>
            <w:top w:val="none" w:sz="0" w:space="0" w:color="auto"/>
            <w:left w:val="none" w:sz="0" w:space="0" w:color="auto"/>
            <w:bottom w:val="none" w:sz="0" w:space="0" w:color="auto"/>
            <w:right w:val="none" w:sz="0" w:space="0" w:color="auto"/>
          </w:divBdr>
        </w:div>
        <w:div w:id="335348959">
          <w:marLeft w:val="640"/>
          <w:marRight w:val="0"/>
          <w:marTop w:val="0"/>
          <w:marBottom w:val="0"/>
          <w:divBdr>
            <w:top w:val="none" w:sz="0" w:space="0" w:color="auto"/>
            <w:left w:val="none" w:sz="0" w:space="0" w:color="auto"/>
            <w:bottom w:val="none" w:sz="0" w:space="0" w:color="auto"/>
            <w:right w:val="none" w:sz="0" w:space="0" w:color="auto"/>
          </w:divBdr>
        </w:div>
        <w:div w:id="1395860381">
          <w:marLeft w:val="640"/>
          <w:marRight w:val="0"/>
          <w:marTop w:val="0"/>
          <w:marBottom w:val="0"/>
          <w:divBdr>
            <w:top w:val="none" w:sz="0" w:space="0" w:color="auto"/>
            <w:left w:val="none" w:sz="0" w:space="0" w:color="auto"/>
            <w:bottom w:val="none" w:sz="0" w:space="0" w:color="auto"/>
            <w:right w:val="none" w:sz="0" w:space="0" w:color="auto"/>
          </w:divBdr>
        </w:div>
        <w:div w:id="1411653678">
          <w:marLeft w:val="640"/>
          <w:marRight w:val="0"/>
          <w:marTop w:val="0"/>
          <w:marBottom w:val="0"/>
          <w:divBdr>
            <w:top w:val="none" w:sz="0" w:space="0" w:color="auto"/>
            <w:left w:val="none" w:sz="0" w:space="0" w:color="auto"/>
            <w:bottom w:val="none" w:sz="0" w:space="0" w:color="auto"/>
            <w:right w:val="none" w:sz="0" w:space="0" w:color="auto"/>
          </w:divBdr>
        </w:div>
        <w:div w:id="1439721382">
          <w:marLeft w:val="640"/>
          <w:marRight w:val="0"/>
          <w:marTop w:val="0"/>
          <w:marBottom w:val="0"/>
          <w:divBdr>
            <w:top w:val="none" w:sz="0" w:space="0" w:color="auto"/>
            <w:left w:val="none" w:sz="0" w:space="0" w:color="auto"/>
            <w:bottom w:val="none" w:sz="0" w:space="0" w:color="auto"/>
            <w:right w:val="none" w:sz="0" w:space="0" w:color="auto"/>
          </w:divBdr>
        </w:div>
        <w:div w:id="568148873">
          <w:marLeft w:val="640"/>
          <w:marRight w:val="0"/>
          <w:marTop w:val="0"/>
          <w:marBottom w:val="0"/>
          <w:divBdr>
            <w:top w:val="none" w:sz="0" w:space="0" w:color="auto"/>
            <w:left w:val="none" w:sz="0" w:space="0" w:color="auto"/>
            <w:bottom w:val="none" w:sz="0" w:space="0" w:color="auto"/>
            <w:right w:val="none" w:sz="0" w:space="0" w:color="auto"/>
          </w:divBdr>
        </w:div>
      </w:divsChild>
    </w:div>
    <w:div w:id="133068035">
      <w:marLeft w:val="0"/>
      <w:marRight w:val="0"/>
      <w:marTop w:val="0"/>
      <w:marBottom w:val="0"/>
      <w:divBdr>
        <w:top w:val="none" w:sz="0" w:space="0" w:color="auto"/>
        <w:left w:val="none" w:sz="0" w:space="0" w:color="auto"/>
        <w:bottom w:val="none" w:sz="0" w:space="0" w:color="auto"/>
        <w:right w:val="none" w:sz="0" w:space="0" w:color="auto"/>
      </w:divBdr>
    </w:div>
    <w:div w:id="133986841">
      <w:marLeft w:val="640"/>
      <w:marRight w:val="0"/>
      <w:marTop w:val="0"/>
      <w:marBottom w:val="0"/>
      <w:divBdr>
        <w:top w:val="none" w:sz="0" w:space="0" w:color="auto"/>
        <w:left w:val="none" w:sz="0" w:space="0" w:color="auto"/>
        <w:bottom w:val="none" w:sz="0" w:space="0" w:color="auto"/>
        <w:right w:val="none" w:sz="0" w:space="0" w:color="auto"/>
      </w:divBdr>
    </w:div>
    <w:div w:id="134567339">
      <w:marLeft w:val="0"/>
      <w:marRight w:val="0"/>
      <w:marTop w:val="0"/>
      <w:marBottom w:val="0"/>
      <w:divBdr>
        <w:top w:val="none" w:sz="0" w:space="0" w:color="auto"/>
        <w:left w:val="none" w:sz="0" w:space="0" w:color="auto"/>
        <w:bottom w:val="none" w:sz="0" w:space="0" w:color="auto"/>
        <w:right w:val="none" w:sz="0" w:space="0" w:color="auto"/>
      </w:divBdr>
    </w:div>
    <w:div w:id="136383621">
      <w:marLeft w:val="640"/>
      <w:marRight w:val="0"/>
      <w:marTop w:val="0"/>
      <w:marBottom w:val="0"/>
      <w:divBdr>
        <w:top w:val="none" w:sz="0" w:space="0" w:color="auto"/>
        <w:left w:val="none" w:sz="0" w:space="0" w:color="auto"/>
        <w:bottom w:val="none" w:sz="0" w:space="0" w:color="auto"/>
        <w:right w:val="none" w:sz="0" w:space="0" w:color="auto"/>
      </w:divBdr>
    </w:div>
    <w:div w:id="137495567">
      <w:marLeft w:val="640"/>
      <w:marRight w:val="0"/>
      <w:marTop w:val="0"/>
      <w:marBottom w:val="0"/>
      <w:divBdr>
        <w:top w:val="none" w:sz="0" w:space="0" w:color="auto"/>
        <w:left w:val="none" w:sz="0" w:space="0" w:color="auto"/>
        <w:bottom w:val="none" w:sz="0" w:space="0" w:color="auto"/>
        <w:right w:val="none" w:sz="0" w:space="0" w:color="auto"/>
      </w:divBdr>
    </w:div>
    <w:div w:id="137722776">
      <w:marLeft w:val="640"/>
      <w:marRight w:val="0"/>
      <w:marTop w:val="0"/>
      <w:marBottom w:val="0"/>
      <w:divBdr>
        <w:top w:val="none" w:sz="0" w:space="0" w:color="auto"/>
        <w:left w:val="none" w:sz="0" w:space="0" w:color="auto"/>
        <w:bottom w:val="none" w:sz="0" w:space="0" w:color="auto"/>
        <w:right w:val="none" w:sz="0" w:space="0" w:color="auto"/>
      </w:divBdr>
    </w:div>
    <w:div w:id="138500007">
      <w:bodyDiv w:val="1"/>
      <w:marLeft w:val="0"/>
      <w:marRight w:val="0"/>
      <w:marTop w:val="0"/>
      <w:marBottom w:val="0"/>
      <w:divBdr>
        <w:top w:val="none" w:sz="0" w:space="0" w:color="auto"/>
        <w:left w:val="none" w:sz="0" w:space="0" w:color="auto"/>
        <w:bottom w:val="none" w:sz="0" w:space="0" w:color="auto"/>
        <w:right w:val="none" w:sz="0" w:space="0" w:color="auto"/>
      </w:divBdr>
      <w:divsChild>
        <w:div w:id="1134181923">
          <w:marLeft w:val="640"/>
          <w:marRight w:val="0"/>
          <w:marTop w:val="0"/>
          <w:marBottom w:val="0"/>
          <w:divBdr>
            <w:top w:val="none" w:sz="0" w:space="0" w:color="auto"/>
            <w:left w:val="none" w:sz="0" w:space="0" w:color="auto"/>
            <w:bottom w:val="none" w:sz="0" w:space="0" w:color="auto"/>
            <w:right w:val="none" w:sz="0" w:space="0" w:color="auto"/>
          </w:divBdr>
        </w:div>
        <w:div w:id="1098020847">
          <w:marLeft w:val="640"/>
          <w:marRight w:val="0"/>
          <w:marTop w:val="0"/>
          <w:marBottom w:val="0"/>
          <w:divBdr>
            <w:top w:val="none" w:sz="0" w:space="0" w:color="auto"/>
            <w:left w:val="none" w:sz="0" w:space="0" w:color="auto"/>
            <w:bottom w:val="none" w:sz="0" w:space="0" w:color="auto"/>
            <w:right w:val="none" w:sz="0" w:space="0" w:color="auto"/>
          </w:divBdr>
        </w:div>
        <w:div w:id="1301377158">
          <w:marLeft w:val="640"/>
          <w:marRight w:val="0"/>
          <w:marTop w:val="0"/>
          <w:marBottom w:val="0"/>
          <w:divBdr>
            <w:top w:val="none" w:sz="0" w:space="0" w:color="auto"/>
            <w:left w:val="none" w:sz="0" w:space="0" w:color="auto"/>
            <w:bottom w:val="none" w:sz="0" w:space="0" w:color="auto"/>
            <w:right w:val="none" w:sz="0" w:space="0" w:color="auto"/>
          </w:divBdr>
        </w:div>
        <w:div w:id="100222427">
          <w:marLeft w:val="640"/>
          <w:marRight w:val="0"/>
          <w:marTop w:val="0"/>
          <w:marBottom w:val="0"/>
          <w:divBdr>
            <w:top w:val="none" w:sz="0" w:space="0" w:color="auto"/>
            <w:left w:val="none" w:sz="0" w:space="0" w:color="auto"/>
            <w:bottom w:val="none" w:sz="0" w:space="0" w:color="auto"/>
            <w:right w:val="none" w:sz="0" w:space="0" w:color="auto"/>
          </w:divBdr>
        </w:div>
        <w:div w:id="325210674">
          <w:marLeft w:val="640"/>
          <w:marRight w:val="0"/>
          <w:marTop w:val="0"/>
          <w:marBottom w:val="0"/>
          <w:divBdr>
            <w:top w:val="none" w:sz="0" w:space="0" w:color="auto"/>
            <w:left w:val="none" w:sz="0" w:space="0" w:color="auto"/>
            <w:bottom w:val="none" w:sz="0" w:space="0" w:color="auto"/>
            <w:right w:val="none" w:sz="0" w:space="0" w:color="auto"/>
          </w:divBdr>
        </w:div>
        <w:div w:id="1803228282">
          <w:marLeft w:val="640"/>
          <w:marRight w:val="0"/>
          <w:marTop w:val="0"/>
          <w:marBottom w:val="0"/>
          <w:divBdr>
            <w:top w:val="none" w:sz="0" w:space="0" w:color="auto"/>
            <w:left w:val="none" w:sz="0" w:space="0" w:color="auto"/>
            <w:bottom w:val="none" w:sz="0" w:space="0" w:color="auto"/>
            <w:right w:val="none" w:sz="0" w:space="0" w:color="auto"/>
          </w:divBdr>
        </w:div>
        <w:div w:id="1206676740">
          <w:marLeft w:val="640"/>
          <w:marRight w:val="0"/>
          <w:marTop w:val="0"/>
          <w:marBottom w:val="0"/>
          <w:divBdr>
            <w:top w:val="none" w:sz="0" w:space="0" w:color="auto"/>
            <w:left w:val="none" w:sz="0" w:space="0" w:color="auto"/>
            <w:bottom w:val="none" w:sz="0" w:space="0" w:color="auto"/>
            <w:right w:val="none" w:sz="0" w:space="0" w:color="auto"/>
          </w:divBdr>
        </w:div>
        <w:div w:id="1024743198">
          <w:marLeft w:val="640"/>
          <w:marRight w:val="0"/>
          <w:marTop w:val="0"/>
          <w:marBottom w:val="0"/>
          <w:divBdr>
            <w:top w:val="none" w:sz="0" w:space="0" w:color="auto"/>
            <w:left w:val="none" w:sz="0" w:space="0" w:color="auto"/>
            <w:bottom w:val="none" w:sz="0" w:space="0" w:color="auto"/>
            <w:right w:val="none" w:sz="0" w:space="0" w:color="auto"/>
          </w:divBdr>
        </w:div>
        <w:div w:id="1997605287">
          <w:marLeft w:val="640"/>
          <w:marRight w:val="0"/>
          <w:marTop w:val="0"/>
          <w:marBottom w:val="0"/>
          <w:divBdr>
            <w:top w:val="none" w:sz="0" w:space="0" w:color="auto"/>
            <w:left w:val="none" w:sz="0" w:space="0" w:color="auto"/>
            <w:bottom w:val="none" w:sz="0" w:space="0" w:color="auto"/>
            <w:right w:val="none" w:sz="0" w:space="0" w:color="auto"/>
          </w:divBdr>
        </w:div>
        <w:div w:id="1775855324">
          <w:marLeft w:val="640"/>
          <w:marRight w:val="0"/>
          <w:marTop w:val="0"/>
          <w:marBottom w:val="0"/>
          <w:divBdr>
            <w:top w:val="none" w:sz="0" w:space="0" w:color="auto"/>
            <w:left w:val="none" w:sz="0" w:space="0" w:color="auto"/>
            <w:bottom w:val="none" w:sz="0" w:space="0" w:color="auto"/>
            <w:right w:val="none" w:sz="0" w:space="0" w:color="auto"/>
          </w:divBdr>
        </w:div>
        <w:div w:id="1960406982">
          <w:marLeft w:val="640"/>
          <w:marRight w:val="0"/>
          <w:marTop w:val="0"/>
          <w:marBottom w:val="0"/>
          <w:divBdr>
            <w:top w:val="none" w:sz="0" w:space="0" w:color="auto"/>
            <w:left w:val="none" w:sz="0" w:space="0" w:color="auto"/>
            <w:bottom w:val="none" w:sz="0" w:space="0" w:color="auto"/>
            <w:right w:val="none" w:sz="0" w:space="0" w:color="auto"/>
          </w:divBdr>
        </w:div>
        <w:div w:id="1784035795">
          <w:marLeft w:val="640"/>
          <w:marRight w:val="0"/>
          <w:marTop w:val="0"/>
          <w:marBottom w:val="0"/>
          <w:divBdr>
            <w:top w:val="none" w:sz="0" w:space="0" w:color="auto"/>
            <w:left w:val="none" w:sz="0" w:space="0" w:color="auto"/>
            <w:bottom w:val="none" w:sz="0" w:space="0" w:color="auto"/>
            <w:right w:val="none" w:sz="0" w:space="0" w:color="auto"/>
          </w:divBdr>
        </w:div>
        <w:div w:id="542057746">
          <w:marLeft w:val="640"/>
          <w:marRight w:val="0"/>
          <w:marTop w:val="0"/>
          <w:marBottom w:val="0"/>
          <w:divBdr>
            <w:top w:val="none" w:sz="0" w:space="0" w:color="auto"/>
            <w:left w:val="none" w:sz="0" w:space="0" w:color="auto"/>
            <w:bottom w:val="none" w:sz="0" w:space="0" w:color="auto"/>
            <w:right w:val="none" w:sz="0" w:space="0" w:color="auto"/>
          </w:divBdr>
        </w:div>
        <w:div w:id="1189374108">
          <w:marLeft w:val="640"/>
          <w:marRight w:val="0"/>
          <w:marTop w:val="0"/>
          <w:marBottom w:val="0"/>
          <w:divBdr>
            <w:top w:val="none" w:sz="0" w:space="0" w:color="auto"/>
            <w:left w:val="none" w:sz="0" w:space="0" w:color="auto"/>
            <w:bottom w:val="none" w:sz="0" w:space="0" w:color="auto"/>
            <w:right w:val="none" w:sz="0" w:space="0" w:color="auto"/>
          </w:divBdr>
        </w:div>
        <w:div w:id="790132782">
          <w:marLeft w:val="640"/>
          <w:marRight w:val="0"/>
          <w:marTop w:val="0"/>
          <w:marBottom w:val="0"/>
          <w:divBdr>
            <w:top w:val="none" w:sz="0" w:space="0" w:color="auto"/>
            <w:left w:val="none" w:sz="0" w:space="0" w:color="auto"/>
            <w:bottom w:val="none" w:sz="0" w:space="0" w:color="auto"/>
            <w:right w:val="none" w:sz="0" w:space="0" w:color="auto"/>
          </w:divBdr>
        </w:div>
        <w:div w:id="1447654226">
          <w:marLeft w:val="640"/>
          <w:marRight w:val="0"/>
          <w:marTop w:val="0"/>
          <w:marBottom w:val="0"/>
          <w:divBdr>
            <w:top w:val="none" w:sz="0" w:space="0" w:color="auto"/>
            <w:left w:val="none" w:sz="0" w:space="0" w:color="auto"/>
            <w:bottom w:val="none" w:sz="0" w:space="0" w:color="auto"/>
            <w:right w:val="none" w:sz="0" w:space="0" w:color="auto"/>
          </w:divBdr>
        </w:div>
        <w:div w:id="291639553">
          <w:marLeft w:val="640"/>
          <w:marRight w:val="0"/>
          <w:marTop w:val="0"/>
          <w:marBottom w:val="0"/>
          <w:divBdr>
            <w:top w:val="none" w:sz="0" w:space="0" w:color="auto"/>
            <w:left w:val="none" w:sz="0" w:space="0" w:color="auto"/>
            <w:bottom w:val="none" w:sz="0" w:space="0" w:color="auto"/>
            <w:right w:val="none" w:sz="0" w:space="0" w:color="auto"/>
          </w:divBdr>
        </w:div>
        <w:div w:id="929266901">
          <w:marLeft w:val="640"/>
          <w:marRight w:val="0"/>
          <w:marTop w:val="0"/>
          <w:marBottom w:val="0"/>
          <w:divBdr>
            <w:top w:val="none" w:sz="0" w:space="0" w:color="auto"/>
            <w:left w:val="none" w:sz="0" w:space="0" w:color="auto"/>
            <w:bottom w:val="none" w:sz="0" w:space="0" w:color="auto"/>
            <w:right w:val="none" w:sz="0" w:space="0" w:color="auto"/>
          </w:divBdr>
        </w:div>
        <w:div w:id="1466703420">
          <w:marLeft w:val="640"/>
          <w:marRight w:val="0"/>
          <w:marTop w:val="0"/>
          <w:marBottom w:val="0"/>
          <w:divBdr>
            <w:top w:val="none" w:sz="0" w:space="0" w:color="auto"/>
            <w:left w:val="none" w:sz="0" w:space="0" w:color="auto"/>
            <w:bottom w:val="none" w:sz="0" w:space="0" w:color="auto"/>
            <w:right w:val="none" w:sz="0" w:space="0" w:color="auto"/>
          </w:divBdr>
        </w:div>
        <w:div w:id="1076125204">
          <w:marLeft w:val="640"/>
          <w:marRight w:val="0"/>
          <w:marTop w:val="0"/>
          <w:marBottom w:val="0"/>
          <w:divBdr>
            <w:top w:val="none" w:sz="0" w:space="0" w:color="auto"/>
            <w:left w:val="none" w:sz="0" w:space="0" w:color="auto"/>
            <w:bottom w:val="none" w:sz="0" w:space="0" w:color="auto"/>
            <w:right w:val="none" w:sz="0" w:space="0" w:color="auto"/>
          </w:divBdr>
        </w:div>
        <w:div w:id="1220555360">
          <w:marLeft w:val="640"/>
          <w:marRight w:val="0"/>
          <w:marTop w:val="0"/>
          <w:marBottom w:val="0"/>
          <w:divBdr>
            <w:top w:val="none" w:sz="0" w:space="0" w:color="auto"/>
            <w:left w:val="none" w:sz="0" w:space="0" w:color="auto"/>
            <w:bottom w:val="none" w:sz="0" w:space="0" w:color="auto"/>
            <w:right w:val="none" w:sz="0" w:space="0" w:color="auto"/>
          </w:divBdr>
        </w:div>
        <w:div w:id="1363481919">
          <w:marLeft w:val="640"/>
          <w:marRight w:val="0"/>
          <w:marTop w:val="0"/>
          <w:marBottom w:val="0"/>
          <w:divBdr>
            <w:top w:val="none" w:sz="0" w:space="0" w:color="auto"/>
            <w:left w:val="none" w:sz="0" w:space="0" w:color="auto"/>
            <w:bottom w:val="none" w:sz="0" w:space="0" w:color="auto"/>
            <w:right w:val="none" w:sz="0" w:space="0" w:color="auto"/>
          </w:divBdr>
        </w:div>
        <w:div w:id="1124930254">
          <w:marLeft w:val="640"/>
          <w:marRight w:val="0"/>
          <w:marTop w:val="0"/>
          <w:marBottom w:val="0"/>
          <w:divBdr>
            <w:top w:val="none" w:sz="0" w:space="0" w:color="auto"/>
            <w:left w:val="none" w:sz="0" w:space="0" w:color="auto"/>
            <w:bottom w:val="none" w:sz="0" w:space="0" w:color="auto"/>
            <w:right w:val="none" w:sz="0" w:space="0" w:color="auto"/>
          </w:divBdr>
        </w:div>
        <w:div w:id="1253710111">
          <w:marLeft w:val="640"/>
          <w:marRight w:val="0"/>
          <w:marTop w:val="0"/>
          <w:marBottom w:val="0"/>
          <w:divBdr>
            <w:top w:val="none" w:sz="0" w:space="0" w:color="auto"/>
            <w:left w:val="none" w:sz="0" w:space="0" w:color="auto"/>
            <w:bottom w:val="none" w:sz="0" w:space="0" w:color="auto"/>
            <w:right w:val="none" w:sz="0" w:space="0" w:color="auto"/>
          </w:divBdr>
        </w:div>
        <w:div w:id="277744">
          <w:marLeft w:val="640"/>
          <w:marRight w:val="0"/>
          <w:marTop w:val="0"/>
          <w:marBottom w:val="0"/>
          <w:divBdr>
            <w:top w:val="none" w:sz="0" w:space="0" w:color="auto"/>
            <w:left w:val="none" w:sz="0" w:space="0" w:color="auto"/>
            <w:bottom w:val="none" w:sz="0" w:space="0" w:color="auto"/>
            <w:right w:val="none" w:sz="0" w:space="0" w:color="auto"/>
          </w:divBdr>
        </w:div>
        <w:div w:id="408116809">
          <w:marLeft w:val="640"/>
          <w:marRight w:val="0"/>
          <w:marTop w:val="0"/>
          <w:marBottom w:val="0"/>
          <w:divBdr>
            <w:top w:val="none" w:sz="0" w:space="0" w:color="auto"/>
            <w:left w:val="none" w:sz="0" w:space="0" w:color="auto"/>
            <w:bottom w:val="none" w:sz="0" w:space="0" w:color="auto"/>
            <w:right w:val="none" w:sz="0" w:space="0" w:color="auto"/>
          </w:divBdr>
        </w:div>
        <w:div w:id="1988171416">
          <w:marLeft w:val="640"/>
          <w:marRight w:val="0"/>
          <w:marTop w:val="0"/>
          <w:marBottom w:val="0"/>
          <w:divBdr>
            <w:top w:val="none" w:sz="0" w:space="0" w:color="auto"/>
            <w:left w:val="none" w:sz="0" w:space="0" w:color="auto"/>
            <w:bottom w:val="none" w:sz="0" w:space="0" w:color="auto"/>
            <w:right w:val="none" w:sz="0" w:space="0" w:color="auto"/>
          </w:divBdr>
        </w:div>
        <w:div w:id="111940077">
          <w:marLeft w:val="640"/>
          <w:marRight w:val="0"/>
          <w:marTop w:val="0"/>
          <w:marBottom w:val="0"/>
          <w:divBdr>
            <w:top w:val="none" w:sz="0" w:space="0" w:color="auto"/>
            <w:left w:val="none" w:sz="0" w:space="0" w:color="auto"/>
            <w:bottom w:val="none" w:sz="0" w:space="0" w:color="auto"/>
            <w:right w:val="none" w:sz="0" w:space="0" w:color="auto"/>
          </w:divBdr>
        </w:div>
        <w:div w:id="993143878">
          <w:marLeft w:val="640"/>
          <w:marRight w:val="0"/>
          <w:marTop w:val="0"/>
          <w:marBottom w:val="0"/>
          <w:divBdr>
            <w:top w:val="none" w:sz="0" w:space="0" w:color="auto"/>
            <w:left w:val="none" w:sz="0" w:space="0" w:color="auto"/>
            <w:bottom w:val="none" w:sz="0" w:space="0" w:color="auto"/>
            <w:right w:val="none" w:sz="0" w:space="0" w:color="auto"/>
          </w:divBdr>
        </w:div>
        <w:div w:id="1859391399">
          <w:marLeft w:val="640"/>
          <w:marRight w:val="0"/>
          <w:marTop w:val="0"/>
          <w:marBottom w:val="0"/>
          <w:divBdr>
            <w:top w:val="none" w:sz="0" w:space="0" w:color="auto"/>
            <w:left w:val="none" w:sz="0" w:space="0" w:color="auto"/>
            <w:bottom w:val="none" w:sz="0" w:space="0" w:color="auto"/>
            <w:right w:val="none" w:sz="0" w:space="0" w:color="auto"/>
          </w:divBdr>
        </w:div>
        <w:div w:id="204298313">
          <w:marLeft w:val="640"/>
          <w:marRight w:val="0"/>
          <w:marTop w:val="0"/>
          <w:marBottom w:val="0"/>
          <w:divBdr>
            <w:top w:val="none" w:sz="0" w:space="0" w:color="auto"/>
            <w:left w:val="none" w:sz="0" w:space="0" w:color="auto"/>
            <w:bottom w:val="none" w:sz="0" w:space="0" w:color="auto"/>
            <w:right w:val="none" w:sz="0" w:space="0" w:color="auto"/>
          </w:divBdr>
        </w:div>
        <w:div w:id="2070151339">
          <w:marLeft w:val="640"/>
          <w:marRight w:val="0"/>
          <w:marTop w:val="0"/>
          <w:marBottom w:val="0"/>
          <w:divBdr>
            <w:top w:val="none" w:sz="0" w:space="0" w:color="auto"/>
            <w:left w:val="none" w:sz="0" w:space="0" w:color="auto"/>
            <w:bottom w:val="none" w:sz="0" w:space="0" w:color="auto"/>
            <w:right w:val="none" w:sz="0" w:space="0" w:color="auto"/>
          </w:divBdr>
        </w:div>
        <w:div w:id="649362874">
          <w:marLeft w:val="640"/>
          <w:marRight w:val="0"/>
          <w:marTop w:val="0"/>
          <w:marBottom w:val="0"/>
          <w:divBdr>
            <w:top w:val="none" w:sz="0" w:space="0" w:color="auto"/>
            <w:left w:val="none" w:sz="0" w:space="0" w:color="auto"/>
            <w:bottom w:val="none" w:sz="0" w:space="0" w:color="auto"/>
            <w:right w:val="none" w:sz="0" w:space="0" w:color="auto"/>
          </w:divBdr>
        </w:div>
        <w:div w:id="1216311411">
          <w:marLeft w:val="640"/>
          <w:marRight w:val="0"/>
          <w:marTop w:val="0"/>
          <w:marBottom w:val="0"/>
          <w:divBdr>
            <w:top w:val="none" w:sz="0" w:space="0" w:color="auto"/>
            <w:left w:val="none" w:sz="0" w:space="0" w:color="auto"/>
            <w:bottom w:val="none" w:sz="0" w:space="0" w:color="auto"/>
            <w:right w:val="none" w:sz="0" w:space="0" w:color="auto"/>
          </w:divBdr>
        </w:div>
        <w:div w:id="645820861">
          <w:marLeft w:val="640"/>
          <w:marRight w:val="0"/>
          <w:marTop w:val="0"/>
          <w:marBottom w:val="0"/>
          <w:divBdr>
            <w:top w:val="none" w:sz="0" w:space="0" w:color="auto"/>
            <w:left w:val="none" w:sz="0" w:space="0" w:color="auto"/>
            <w:bottom w:val="none" w:sz="0" w:space="0" w:color="auto"/>
            <w:right w:val="none" w:sz="0" w:space="0" w:color="auto"/>
          </w:divBdr>
        </w:div>
        <w:div w:id="1490487082">
          <w:marLeft w:val="640"/>
          <w:marRight w:val="0"/>
          <w:marTop w:val="0"/>
          <w:marBottom w:val="0"/>
          <w:divBdr>
            <w:top w:val="none" w:sz="0" w:space="0" w:color="auto"/>
            <w:left w:val="none" w:sz="0" w:space="0" w:color="auto"/>
            <w:bottom w:val="none" w:sz="0" w:space="0" w:color="auto"/>
            <w:right w:val="none" w:sz="0" w:space="0" w:color="auto"/>
          </w:divBdr>
        </w:div>
        <w:div w:id="439835236">
          <w:marLeft w:val="640"/>
          <w:marRight w:val="0"/>
          <w:marTop w:val="0"/>
          <w:marBottom w:val="0"/>
          <w:divBdr>
            <w:top w:val="none" w:sz="0" w:space="0" w:color="auto"/>
            <w:left w:val="none" w:sz="0" w:space="0" w:color="auto"/>
            <w:bottom w:val="none" w:sz="0" w:space="0" w:color="auto"/>
            <w:right w:val="none" w:sz="0" w:space="0" w:color="auto"/>
          </w:divBdr>
        </w:div>
        <w:div w:id="1309433094">
          <w:marLeft w:val="640"/>
          <w:marRight w:val="0"/>
          <w:marTop w:val="0"/>
          <w:marBottom w:val="0"/>
          <w:divBdr>
            <w:top w:val="none" w:sz="0" w:space="0" w:color="auto"/>
            <w:left w:val="none" w:sz="0" w:space="0" w:color="auto"/>
            <w:bottom w:val="none" w:sz="0" w:space="0" w:color="auto"/>
            <w:right w:val="none" w:sz="0" w:space="0" w:color="auto"/>
          </w:divBdr>
        </w:div>
        <w:div w:id="1439834595">
          <w:marLeft w:val="640"/>
          <w:marRight w:val="0"/>
          <w:marTop w:val="0"/>
          <w:marBottom w:val="0"/>
          <w:divBdr>
            <w:top w:val="none" w:sz="0" w:space="0" w:color="auto"/>
            <w:left w:val="none" w:sz="0" w:space="0" w:color="auto"/>
            <w:bottom w:val="none" w:sz="0" w:space="0" w:color="auto"/>
            <w:right w:val="none" w:sz="0" w:space="0" w:color="auto"/>
          </w:divBdr>
        </w:div>
        <w:div w:id="380792600">
          <w:marLeft w:val="640"/>
          <w:marRight w:val="0"/>
          <w:marTop w:val="0"/>
          <w:marBottom w:val="0"/>
          <w:divBdr>
            <w:top w:val="none" w:sz="0" w:space="0" w:color="auto"/>
            <w:left w:val="none" w:sz="0" w:space="0" w:color="auto"/>
            <w:bottom w:val="none" w:sz="0" w:space="0" w:color="auto"/>
            <w:right w:val="none" w:sz="0" w:space="0" w:color="auto"/>
          </w:divBdr>
        </w:div>
        <w:div w:id="1065490456">
          <w:marLeft w:val="640"/>
          <w:marRight w:val="0"/>
          <w:marTop w:val="0"/>
          <w:marBottom w:val="0"/>
          <w:divBdr>
            <w:top w:val="none" w:sz="0" w:space="0" w:color="auto"/>
            <w:left w:val="none" w:sz="0" w:space="0" w:color="auto"/>
            <w:bottom w:val="none" w:sz="0" w:space="0" w:color="auto"/>
            <w:right w:val="none" w:sz="0" w:space="0" w:color="auto"/>
          </w:divBdr>
        </w:div>
        <w:div w:id="565916387">
          <w:marLeft w:val="640"/>
          <w:marRight w:val="0"/>
          <w:marTop w:val="0"/>
          <w:marBottom w:val="0"/>
          <w:divBdr>
            <w:top w:val="none" w:sz="0" w:space="0" w:color="auto"/>
            <w:left w:val="none" w:sz="0" w:space="0" w:color="auto"/>
            <w:bottom w:val="none" w:sz="0" w:space="0" w:color="auto"/>
            <w:right w:val="none" w:sz="0" w:space="0" w:color="auto"/>
          </w:divBdr>
        </w:div>
        <w:div w:id="1451364453">
          <w:marLeft w:val="640"/>
          <w:marRight w:val="0"/>
          <w:marTop w:val="0"/>
          <w:marBottom w:val="0"/>
          <w:divBdr>
            <w:top w:val="none" w:sz="0" w:space="0" w:color="auto"/>
            <w:left w:val="none" w:sz="0" w:space="0" w:color="auto"/>
            <w:bottom w:val="none" w:sz="0" w:space="0" w:color="auto"/>
            <w:right w:val="none" w:sz="0" w:space="0" w:color="auto"/>
          </w:divBdr>
        </w:div>
        <w:div w:id="1773865309">
          <w:marLeft w:val="640"/>
          <w:marRight w:val="0"/>
          <w:marTop w:val="0"/>
          <w:marBottom w:val="0"/>
          <w:divBdr>
            <w:top w:val="none" w:sz="0" w:space="0" w:color="auto"/>
            <w:left w:val="none" w:sz="0" w:space="0" w:color="auto"/>
            <w:bottom w:val="none" w:sz="0" w:space="0" w:color="auto"/>
            <w:right w:val="none" w:sz="0" w:space="0" w:color="auto"/>
          </w:divBdr>
        </w:div>
        <w:div w:id="23675095">
          <w:marLeft w:val="640"/>
          <w:marRight w:val="0"/>
          <w:marTop w:val="0"/>
          <w:marBottom w:val="0"/>
          <w:divBdr>
            <w:top w:val="none" w:sz="0" w:space="0" w:color="auto"/>
            <w:left w:val="none" w:sz="0" w:space="0" w:color="auto"/>
            <w:bottom w:val="none" w:sz="0" w:space="0" w:color="auto"/>
            <w:right w:val="none" w:sz="0" w:space="0" w:color="auto"/>
          </w:divBdr>
        </w:div>
        <w:div w:id="770396079">
          <w:marLeft w:val="640"/>
          <w:marRight w:val="0"/>
          <w:marTop w:val="0"/>
          <w:marBottom w:val="0"/>
          <w:divBdr>
            <w:top w:val="none" w:sz="0" w:space="0" w:color="auto"/>
            <w:left w:val="none" w:sz="0" w:space="0" w:color="auto"/>
            <w:bottom w:val="none" w:sz="0" w:space="0" w:color="auto"/>
            <w:right w:val="none" w:sz="0" w:space="0" w:color="auto"/>
          </w:divBdr>
        </w:div>
        <w:div w:id="628435121">
          <w:marLeft w:val="640"/>
          <w:marRight w:val="0"/>
          <w:marTop w:val="0"/>
          <w:marBottom w:val="0"/>
          <w:divBdr>
            <w:top w:val="none" w:sz="0" w:space="0" w:color="auto"/>
            <w:left w:val="none" w:sz="0" w:space="0" w:color="auto"/>
            <w:bottom w:val="none" w:sz="0" w:space="0" w:color="auto"/>
            <w:right w:val="none" w:sz="0" w:space="0" w:color="auto"/>
          </w:divBdr>
        </w:div>
        <w:div w:id="497964361">
          <w:marLeft w:val="640"/>
          <w:marRight w:val="0"/>
          <w:marTop w:val="0"/>
          <w:marBottom w:val="0"/>
          <w:divBdr>
            <w:top w:val="none" w:sz="0" w:space="0" w:color="auto"/>
            <w:left w:val="none" w:sz="0" w:space="0" w:color="auto"/>
            <w:bottom w:val="none" w:sz="0" w:space="0" w:color="auto"/>
            <w:right w:val="none" w:sz="0" w:space="0" w:color="auto"/>
          </w:divBdr>
        </w:div>
        <w:div w:id="2134668761">
          <w:marLeft w:val="640"/>
          <w:marRight w:val="0"/>
          <w:marTop w:val="0"/>
          <w:marBottom w:val="0"/>
          <w:divBdr>
            <w:top w:val="none" w:sz="0" w:space="0" w:color="auto"/>
            <w:left w:val="none" w:sz="0" w:space="0" w:color="auto"/>
            <w:bottom w:val="none" w:sz="0" w:space="0" w:color="auto"/>
            <w:right w:val="none" w:sz="0" w:space="0" w:color="auto"/>
          </w:divBdr>
        </w:div>
        <w:div w:id="867718463">
          <w:marLeft w:val="640"/>
          <w:marRight w:val="0"/>
          <w:marTop w:val="0"/>
          <w:marBottom w:val="0"/>
          <w:divBdr>
            <w:top w:val="none" w:sz="0" w:space="0" w:color="auto"/>
            <w:left w:val="none" w:sz="0" w:space="0" w:color="auto"/>
            <w:bottom w:val="none" w:sz="0" w:space="0" w:color="auto"/>
            <w:right w:val="none" w:sz="0" w:space="0" w:color="auto"/>
          </w:divBdr>
        </w:div>
        <w:div w:id="2071728751">
          <w:marLeft w:val="640"/>
          <w:marRight w:val="0"/>
          <w:marTop w:val="0"/>
          <w:marBottom w:val="0"/>
          <w:divBdr>
            <w:top w:val="none" w:sz="0" w:space="0" w:color="auto"/>
            <w:left w:val="none" w:sz="0" w:space="0" w:color="auto"/>
            <w:bottom w:val="none" w:sz="0" w:space="0" w:color="auto"/>
            <w:right w:val="none" w:sz="0" w:space="0" w:color="auto"/>
          </w:divBdr>
        </w:div>
        <w:div w:id="478110366">
          <w:marLeft w:val="640"/>
          <w:marRight w:val="0"/>
          <w:marTop w:val="0"/>
          <w:marBottom w:val="0"/>
          <w:divBdr>
            <w:top w:val="none" w:sz="0" w:space="0" w:color="auto"/>
            <w:left w:val="none" w:sz="0" w:space="0" w:color="auto"/>
            <w:bottom w:val="none" w:sz="0" w:space="0" w:color="auto"/>
            <w:right w:val="none" w:sz="0" w:space="0" w:color="auto"/>
          </w:divBdr>
        </w:div>
        <w:div w:id="926155630">
          <w:marLeft w:val="640"/>
          <w:marRight w:val="0"/>
          <w:marTop w:val="0"/>
          <w:marBottom w:val="0"/>
          <w:divBdr>
            <w:top w:val="none" w:sz="0" w:space="0" w:color="auto"/>
            <w:left w:val="none" w:sz="0" w:space="0" w:color="auto"/>
            <w:bottom w:val="none" w:sz="0" w:space="0" w:color="auto"/>
            <w:right w:val="none" w:sz="0" w:space="0" w:color="auto"/>
          </w:divBdr>
        </w:div>
      </w:divsChild>
    </w:div>
    <w:div w:id="138886617">
      <w:bodyDiv w:val="1"/>
      <w:marLeft w:val="0"/>
      <w:marRight w:val="0"/>
      <w:marTop w:val="0"/>
      <w:marBottom w:val="0"/>
      <w:divBdr>
        <w:top w:val="none" w:sz="0" w:space="0" w:color="auto"/>
        <w:left w:val="none" w:sz="0" w:space="0" w:color="auto"/>
        <w:bottom w:val="none" w:sz="0" w:space="0" w:color="auto"/>
        <w:right w:val="none" w:sz="0" w:space="0" w:color="auto"/>
      </w:divBdr>
      <w:divsChild>
        <w:div w:id="1485898817">
          <w:marLeft w:val="640"/>
          <w:marRight w:val="0"/>
          <w:marTop w:val="0"/>
          <w:marBottom w:val="0"/>
          <w:divBdr>
            <w:top w:val="none" w:sz="0" w:space="0" w:color="auto"/>
            <w:left w:val="none" w:sz="0" w:space="0" w:color="auto"/>
            <w:bottom w:val="none" w:sz="0" w:space="0" w:color="auto"/>
            <w:right w:val="none" w:sz="0" w:space="0" w:color="auto"/>
          </w:divBdr>
        </w:div>
        <w:div w:id="1785886249">
          <w:marLeft w:val="640"/>
          <w:marRight w:val="0"/>
          <w:marTop w:val="0"/>
          <w:marBottom w:val="0"/>
          <w:divBdr>
            <w:top w:val="none" w:sz="0" w:space="0" w:color="auto"/>
            <w:left w:val="none" w:sz="0" w:space="0" w:color="auto"/>
            <w:bottom w:val="none" w:sz="0" w:space="0" w:color="auto"/>
            <w:right w:val="none" w:sz="0" w:space="0" w:color="auto"/>
          </w:divBdr>
        </w:div>
        <w:div w:id="1945308302">
          <w:marLeft w:val="640"/>
          <w:marRight w:val="0"/>
          <w:marTop w:val="0"/>
          <w:marBottom w:val="0"/>
          <w:divBdr>
            <w:top w:val="none" w:sz="0" w:space="0" w:color="auto"/>
            <w:left w:val="none" w:sz="0" w:space="0" w:color="auto"/>
            <w:bottom w:val="none" w:sz="0" w:space="0" w:color="auto"/>
            <w:right w:val="none" w:sz="0" w:space="0" w:color="auto"/>
          </w:divBdr>
        </w:div>
        <w:div w:id="434517654">
          <w:marLeft w:val="640"/>
          <w:marRight w:val="0"/>
          <w:marTop w:val="0"/>
          <w:marBottom w:val="0"/>
          <w:divBdr>
            <w:top w:val="none" w:sz="0" w:space="0" w:color="auto"/>
            <w:left w:val="none" w:sz="0" w:space="0" w:color="auto"/>
            <w:bottom w:val="none" w:sz="0" w:space="0" w:color="auto"/>
            <w:right w:val="none" w:sz="0" w:space="0" w:color="auto"/>
          </w:divBdr>
        </w:div>
        <w:div w:id="1151672744">
          <w:marLeft w:val="640"/>
          <w:marRight w:val="0"/>
          <w:marTop w:val="0"/>
          <w:marBottom w:val="0"/>
          <w:divBdr>
            <w:top w:val="none" w:sz="0" w:space="0" w:color="auto"/>
            <w:left w:val="none" w:sz="0" w:space="0" w:color="auto"/>
            <w:bottom w:val="none" w:sz="0" w:space="0" w:color="auto"/>
            <w:right w:val="none" w:sz="0" w:space="0" w:color="auto"/>
          </w:divBdr>
        </w:div>
        <w:div w:id="487089849">
          <w:marLeft w:val="640"/>
          <w:marRight w:val="0"/>
          <w:marTop w:val="0"/>
          <w:marBottom w:val="0"/>
          <w:divBdr>
            <w:top w:val="none" w:sz="0" w:space="0" w:color="auto"/>
            <w:left w:val="none" w:sz="0" w:space="0" w:color="auto"/>
            <w:bottom w:val="none" w:sz="0" w:space="0" w:color="auto"/>
            <w:right w:val="none" w:sz="0" w:space="0" w:color="auto"/>
          </w:divBdr>
        </w:div>
        <w:div w:id="1279604589">
          <w:marLeft w:val="640"/>
          <w:marRight w:val="0"/>
          <w:marTop w:val="0"/>
          <w:marBottom w:val="0"/>
          <w:divBdr>
            <w:top w:val="none" w:sz="0" w:space="0" w:color="auto"/>
            <w:left w:val="none" w:sz="0" w:space="0" w:color="auto"/>
            <w:bottom w:val="none" w:sz="0" w:space="0" w:color="auto"/>
            <w:right w:val="none" w:sz="0" w:space="0" w:color="auto"/>
          </w:divBdr>
        </w:div>
        <w:div w:id="2115704433">
          <w:marLeft w:val="640"/>
          <w:marRight w:val="0"/>
          <w:marTop w:val="0"/>
          <w:marBottom w:val="0"/>
          <w:divBdr>
            <w:top w:val="none" w:sz="0" w:space="0" w:color="auto"/>
            <w:left w:val="none" w:sz="0" w:space="0" w:color="auto"/>
            <w:bottom w:val="none" w:sz="0" w:space="0" w:color="auto"/>
            <w:right w:val="none" w:sz="0" w:space="0" w:color="auto"/>
          </w:divBdr>
        </w:div>
        <w:div w:id="1087843311">
          <w:marLeft w:val="640"/>
          <w:marRight w:val="0"/>
          <w:marTop w:val="0"/>
          <w:marBottom w:val="0"/>
          <w:divBdr>
            <w:top w:val="none" w:sz="0" w:space="0" w:color="auto"/>
            <w:left w:val="none" w:sz="0" w:space="0" w:color="auto"/>
            <w:bottom w:val="none" w:sz="0" w:space="0" w:color="auto"/>
            <w:right w:val="none" w:sz="0" w:space="0" w:color="auto"/>
          </w:divBdr>
        </w:div>
        <w:div w:id="854996978">
          <w:marLeft w:val="640"/>
          <w:marRight w:val="0"/>
          <w:marTop w:val="0"/>
          <w:marBottom w:val="0"/>
          <w:divBdr>
            <w:top w:val="none" w:sz="0" w:space="0" w:color="auto"/>
            <w:left w:val="none" w:sz="0" w:space="0" w:color="auto"/>
            <w:bottom w:val="none" w:sz="0" w:space="0" w:color="auto"/>
            <w:right w:val="none" w:sz="0" w:space="0" w:color="auto"/>
          </w:divBdr>
        </w:div>
        <w:div w:id="750853952">
          <w:marLeft w:val="640"/>
          <w:marRight w:val="0"/>
          <w:marTop w:val="0"/>
          <w:marBottom w:val="0"/>
          <w:divBdr>
            <w:top w:val="none" w:sz="0" w:space="0" w:color="auto"/>
            <w:left w:val="none" w:sz="0" w:space="0" w:color="auto"/>
            <w:bottom w:val="none" w:sz="0" w:space="0" w:color="auto"/>
            <w:right w:val="none" w:sz="0" w:space="0" w:color="auto"/>
          </w:divBdr>
        </w:div>
        <w:div w:id="332534930">
          <w:marLeft w:val="640"/>
          <w:marRight w:val="0"/>
          <w:marTop w:val="0"/>
          <w:marBottom w:val="0"/>
          <w:divBdr>
            <w:top w:val="none" w:sz="0" w:space="0" w:color="auto"/>
            <w:left w:val="none" w:sz="0" w:space="0" w:color="auto"/>
            <w:bottom w:val="none" w:sz="0" w:space="0" w:color="auto"/>
            <w:right w:val="none" w:sz="0" w:space="0" w:color="auto"/>
          </w:divBdr>
        </w:div>
        <w:div w:id="1771000180">
          <w:marLeft w:val="640"/>
          <w:marRight w:val="0"/>
          <w:marTop w:val="0"/>
          <w:marBottom w:val="0"/>
          <w:divBdr>
            <w:top w:val="none" w:sz="0" w:space="0" w:color="auto"/>
            <w:left w:val="none" w:sz="0" w:space="0" w:color="auto"/>
            <w:bottom w:val="none" w:sz="0" w:space="0" w:color="auto"/>
            <w:right w:val="none" w:sz="0" w:space="0" w:color="auto"/>
          </w:divBdr>
        </w:div>
        <w:div w:id="884828857">
          <w:marLeft w:val="640"/>
          <w:marRight w:val="0"/>
          <w:marTop w:val="0"/>
          <w:marBottom w:val="0"/>
          <w:divBdr>
            <w:top w:val="none" w:sz="0" w:space="0" w:color="auto"/>
            <w:left w:val="none" w:sz="0" w:space="0" w:color="auto"/>
            <w:bottom w:val="none" w:sz="0" w:space="0" w:color="auto"/>
            <w:right w:val="none" w:sz="0" w:space="0" w:color="auto"/>
          </w:divBdr>
        </w:div>
        <w:div w:id="317223697">
          <w:marLeft w:val="640"/>
          <w:marRight w:val="0"/>
          <w:marTop w:val="0"/>
          <w:marBottom w:val="0"/>
          <w:divBdr>
            <w:top w:val="none" w:sz="0" w:space="0" w:color="auto"/>
            <w:left w:val="none" w:sz="0" w:space="0" w:color="auto"/>
            <w:bottom w:val="none" w:sz="0" w:space="0" w:color="auto"/>
            <w:right w:val="none" w:sz="0" w:space="0" w:color="auto"/>
          </w:divBdr>
        </w:div>
        <w:div w:id="2106992738">
          <w:marLeft w:val="640"/>
          <w:marRight w:val="0"/>
          <w:marTop w:val="0"/>
          <w:marBottom w:val="0"/>
          <w:divBdr>
            <w:top w:val="none" w:sz="0" w:space="0" w:color="auto"/>
            <w:left w:val="none" w:sz="0" w:space="0" w:color="auto"/>
            <w:bottom w:val="none" w:sz="0" w:space="0" w:color="auto"/>
            <w:right w:val="none" w:sz="0" w:space="0" w:color="auto"/>
          </w:divBdr>
        </w:div>
        <w:div w:id="1674799784">
          <w:marLeft w:val="640"/>
          <w:marRight w:val="0"/>
          <w:marTop w:val="0"/>
          <w:marBottom w:val="0"/>
          <w:divBdr>
            <w:top w:val="none" w:sz="0" w:space="0" w:color="auto"/>
            <w:left w:val="none" w:sz="0" w:space="0" w:color="auto"/>
            <w:bottom w:val="none" w:sz="0" w:space="0" w:color="auto"/>
            <w:right w:val="none" w:sz="0" w:space="0" w:color="auto"/>
          </w:divBdr>
        </w:div>
        <w:div w:id="675157799">
          <w:marLeft w:val="640"/>
          <w:marRight w:val="0"/>
          <w:marTop w:val="0"/>
          <w:marBottom w:val="0"/>
          <w:divBdr>
            <w:top w:val="none" w:sz="0" w:space="0" w:color="auto"/>
            <w:left w:val="none" w:sz="0" w:space="0" w:color="auto"/>
            <w:bottom w:val="none" w:sz="0" w:space="0" w:color="auto"/>
            <w:right w:val="none" w:sz="0" w:space="0" w:color="auto"/>
          </w:divBdr>
        </w:div>
        <w:div w:id="1780484355">
          <w:marLeft w:val="640"/>
          <w:marRight w:val="0"/>
          <w:marTop w:val="0"/>
          <w:marBottom w:val="0"/>
          <w:divBdr>
            <w:top w:val="none" w:sz="0" w:space="0" w:color="auto"/>
            <w:left w:val="none" w:sz="0" w:space="0" w:color="auto"/>
            <w:bottom w:val="none" w:sz="0" w:space="0" w:color="auto"/>
            <w:right w:val="none" w:sz="0" w:space="0" w:color="auto"/>
          </w:divBdr>
        </w:div>
        <w:div w:id="966474267">
          <w:marLeft w:val="640"/>
          <w:marRight w:val="0"/>
          <w:marTop w:val="0"/>
          <w:marBottom w:val="0"/>
          <w:divBdr>
            <w:top w:val="none" w:sz="0" w:space="0" w:color="auto"/>
            <w:left w:val="none" w:sz="0" w:space="0" w:color="auto"/>
            <w:bottom w:val="none" w:sz="0" w:space="0" w:color="auto"/>
            <w:right w:val="none" w:sz="0" w:space="0" w:color="auto"/>
          </w:divBdr>
        </w:div>
        <w:div w:id="434058136">
          <w:marLeft w:val="640"/>
          <w:marRight w:val="0"/>
          <w:marTop w:val="0"/>
          <w:marBottom w:val="0"/>
          <w:divBdr>
            <w:top w:val="none" w:sz="0" w:space="0" w:color="auto"/>
            <w:left w:val="none" w:sz="0" w:space="0" w:color="auto"/>
            <w:bottom w:val="none" w:sz="0" w:space="0" w:color="auto"/>
            <w:right w:val="none" w:sz="0" w:space="0" w:color="auto"/>
          </w:divBdr>
        </w:div>
        <w:div w:id="454906195">
          <w:marLeft w:val="640"/>
          <w:marRight w:val="0"/>
          <w:marTop w:val="0"/>
          <w:marBottom w:val="0"/>
          <w:divBdr>
            <w:top w:val="none" w:sz="0" w:space="0" w:color="auto"/>
            <w:left w:val="none" w:sz="0" w:space="0" w:color="auto"/>
            <w:bottom w:val="none" w:sz="0" w:space="0" w:color="auto"/>
            <w:right w:val="none" w:sz="0" w:space="0" w:color="auto"/>
          </w:divBdr>
        </w:div>
        <w:div w:id="1207377725">
          <w:marLeft w:val="640"/>
          <w:marRight w:val="0"/>
          <w:marTop w:val="0"/>
          <w:marBottom w:val="0"/>
          <w:divBdr>
            <w:top w:val="none" w:sz="0" w:space="0" w:color="auto"/>
            <w:left w:val="none" w:sz="0" w:space="0" w:color="auto"/>
            <w:bottom w:val="none" w:sz="0" w:space="0" w:color="auto"/>
            <w:right w:val="none" w:sz="0" w:space="0" w:color="auto"/>
          </w:divBdr>
        </w:div>
        <w:div w:id="2071921634">
          <w:marLeft w:val="640"/>
          <w:marRight w:val="0"/>
          <w:marTop w:val="0"/>
          <w:marBottom w:val="0"/>
          <w:divBdr>
            <w:top w:val="none" w:sz="0" w:space="0" w:color="auto"/>
            <w:left w:val="none" w:sz="0" w:space="0" w:color="auto"/>
            <w:bottom w:val="none" w:sz="0" w:space="0" w:color="auto"/>
            <w:right w:val="none" w:sz="0" w:space="0" w:color="auto"/>
          </w:divBdr>
        </w:div>
        <w:div w:id="1509564884">
          <w:marLeft w:val="640"/>
          <w:marRight w:val="0"/>
          <w:marTop w:val="0"/>
          <w:marBottom w:val="0"/>
          <w:divBdr>
            <w:top w:val="none" w:sz="0" w:space="0" w:color="auto"/>
            <w:left w:val="none" w:sz="0" w:space="0" w:color="auto"/>
            <w:bottom w:val="none" w:sz="0" w:space="0" w:color="auto"/>
            <w:right w:val="none" w:sz="0" w:space="0" w:color="auto"/>
          </w:divBdr>
        </w:div>
        <w:div w:id="1265653163">
          <w:marLeft w:val="640"/>
          <w:marRight w:val="0"/>
          <w:marTop w:val="0"/>
          <w:marBottom w:val="0"/>
          <w:divBdr>
            <w:top w:val="none" w:sz="0" w:space="0" w:color="auto"/>
            <w:left w:val="none" w:sz="0" w:space="0" w:color="auto"/>
            <w:bottom w:val="none" w:sz="0" w:space="0" w:color="auto"/>
            <w:right w:val="none" w:sz="0" w:space="0" w:color="auto"/>
          </w:divBdr>
        </w:div>
        <w:div w:id="472069030">
          <w:marLeft w:val="640"/>
          <w:marRight w:val="0"/>
          <w:marTop w:val="0"/>
          <w:marBottom w:val="0"/>
          <w:divBdr>
            <w:top w:val="none" w:sz="0" w:space="0" w:color="auto"/>
            <w:left w:val="none" w:sz="0" w:space="0" w:color="auto"/>
            <w:bottom w:val="none" w:sz="0" w:space="0" w:color="auto"/>
            <w:right w:val="none" w:sz="0" w:space="0" w:color="auto"/>
          </w:divBdr>
        </w:div>
        <w:div w:id="1319844676">
          <w:marLeft w:val="640"/>
          <w:marRight w:val="0"/>
          <w:marTop w:val="0"/>
          <w:marBottom w:val="0"/>
          <w:divBdr>
            <w:top w:val="none" w:sz="0" w:space="0" w:color="auto"/>
            <w:left w:val="none" w:sz="0" w:space="0" w:color="auto"/>
            <w:bottom w:val="none" w:sz="0" w:space="0" w:color="auto"/>
            <w:right w:val="none" w:sz="0" w:space="0" w:color="auto"/>
          </w:divBdr>
        </w:div>
        <w:div w:id="635373815">
          <w:marLeft w:val="640"/>
          <w:marRight w:val="0"/>
          <w:marTop w:val="0"/>
          <w:marBottom w:val="0"/>
          <w:divBdr>
            <w:top w:val="none" w:sz="0" w:space="0" w:color="auto"/>
            <w:left w:val="none" w:sz="0" w:space="0" w:color="auto"/>
            <w:bottom w:val="none" w:sz="0" w:space="0" w:color="auto"/>
            <w:right w:val="none" w:sz="0" w:space="0" w:color="auto"/>
          </w:divBdr>
        </w:div>
        <w:div w:id="114495413">
          <w:marLeft w:val="640"/>
          <w:marRight w:val="0"/>
          <w:marTop w:val="0"/>
          <w:marBottom w:val="0"/>
          <w:divBdr>
            <w:top w:val="none" w:sz="0" w:space="0" w:color="auto"/>
            <w:left w:val="none" w:sz="0" w:space="0" w:color="auto"/>
            <w:bottom w:val="none" w:sz="0" w:space="0" w:color="auto"/>
            <w:right w:val="none" w:sz="0" w:space="0" w:color="auto"/>
          </w:divBdr>
        </w:div>
        <w:div w:id="683172773">
          <w:marLeft w:val="640"/>
          <w:marRight w:val="0"/>
          <w:marTop w:val="0"/>
          <w:marBottom w:val="0"/>
          <w:divBdr>
            <w:top w:val="none" w:sz="0" w:space="0" w:color="auto"/>
            <w:left w:val="none" w:sz="0" w:space="0" w:color="auto"/>
            <w:bottom w:val="none" w:sz="0" w:space="0" w:color="auto"/>
            <w:right w:val="none" w:sz="0" w:space="0" w:color="auto"/>
          </w:divBdr>
        </w:div>
        <w:div w:id="1448692835">
          <w:marLeft w:val="640"/>
          <w:marRight w:val="0"/>
          <w:marTop w:val="0"/>
          <w:marBottom w:val="0"/>
          <w:divBdr>
            <w:top w:val="none" w:sz="0" w:space="0" w:color="auto"/>
            <w:left w:val="none" w:sz="0" w:space="0" w:color="auto"/>
            <w:bottom w:val="none" w:sz="0" w:space="0" w:color="auto"/>
            <w:right w:val="none" w:sz="0" w:space="0" w:color="auto"/>
          </w:divBdr>
        </w:div>
        <w:div w:id="1182933750">
          <w:marLeft w:val="640"/>
          <w:marRight w:val="0"/>
          <w:marTop w:val="0"/>
          <w:marBottom w:val="0"/>
          <w:divBdr>
            <w:top w:val="none" w:sz="0" w:space="0" w:color="auto"/>
            <w:left w:val="none" w:sz="0" w:space="0" w:color="auto"/>
            <w:bottom w:val="none" w:sz="0" w:space="0" w:color="auto"/>
            <w:right w:val="none" w:sz="0" w:space="0" w:color="auto"/>
          </w:divBdr>
        </w:div>
        <w:div w:id="355931882">
          <w:marLeft w:val="640"/>
          <w:marRight w:val="0"/>
          <w:marTop w:val="0"/>
          <w:marBottom w:val="0"/>
          <w:divBdr>
            <w:top w:val="none" w:sz="0" w:space="0" w:color="auto"/>
            <w:left w:val="none" w:sz="0" w:space="0" w:color="auto"/>
            <w:bottom w:val="none" w:sz="0" w:space="0" w:color="auto"/>
            <w:right w:val="none" w:sz="0" w:space="0" w:color="auto"/>
          </w:divBdr>
        </w:div>
        <w:div w:id="1192719757">
          <w:marLeft w:val="640"/>
          <w:marRight w:val="0"/>
          <w:marTop w:val="0"/>
          <w:marBottom w:val="0"/>
          <w:divBdr>
            <w:top w:val="none" w:sz="0" w:space="0" w:color="auto"/>
            <w:left w:val="none" w:sz="0" w:space="0" w:color="auto"/>
            <w:bottom w:val="none" w:sz="0" w:space="0" w:color="auto"/>
            <w:right w:val="none" w:sz="0" w:space="0" w:color="auto"/>
          </w:divBdr>
        </w:div>
        <w:div w:id="1704406000">
          <w:marLeft w:val="640"/>
          <w:marRight w:val="0"/>
          <w:marTop w:val="0"/>
          <w:marBottom w:val="0"/>
          <w:divBdr>
            <w:top w:val="none" w:sz="0" w:space="0" w:color="auto"/>
            <w:left w:val="none" w:sz="0" w:space="0" w:color="auto"/>
            <w:bottom w:val="none" w:sz="0" w:space="0" w:color="auto"/>
            <w:right w:val="none" w:sz="0" w:space="0" w:color="auto"/>
          </w:divBdr>
        </w:div>
        <w:div w:id="1976138277">
          <w:marLeft w:val="640"/>
          <w:marRight w:val="0"/>
          <w:marTop w:val="0"/>
          <w:marBottom w:val="0"/>
          <w:divBdr>
            <w:top w:val="none" w:sz="0" w:space="0" w:color="auto"/>
            <w:left w:val="none" w:sz="0" w:space="0" w:color="auto"/>
            <w:bottom w:val="none" w:sz="0" w:space="0" w:color="auto"/>
            <w:right w:val="none" w:sz="0" w:space="0" w:color="auto"/>
          </w:divBdr>
        </w:div>
        <w:div w:id="414936291">
          <w:marLeft w:val="640"/>
          <w:marRight w:val="0"/>
          <w:marTop w:val="0"/>
          <w:marBottom w:val="0"/>
          <w:divBdr>
            <w:top w:val="none" w:sz="0" w:space="0" w:color="auto"/>
            <w:left w:val="none" w:sz="0" w:space="0" w:color="auto"/>
            <w:bottom w:val="none" w:sz="0" w:space="0" w:color="auto"/>
            <w:right w:val="none" w:sz="0" w:space="0" w:color="auto"/>
          </w:divBdr>
        </w:div>
        <w:div w:id="1572499154">
          <w:marLeft w:val="640"/>
          <w:marRight w:val="0"/>
          <w:marTop w:val="0"/>
          <w:marBottom w:val="0"/>
          <w:divBdr>
            <w:top w:val="none" w:sz="0" w:space="0" w:color="auto"/>
            <w:left w:val="none" w:sz="0" w:space="0" w:color="auto"/>
            <w:bottom w:val="none" w:sz="0" w:space="0" w:color="auto"/>
            <w:right w:val="none" w:sz="0" w:space="0" w:color="auto"/>
          </w:divBdr>
        </w:div>
        <w:div w:id="1844856596">
          <w:marLeft w:val="640"/>
          <w:marRight w:val="0"/>
          <w:marTop w:val="0"/>
          <w:marBottom w:val="0"/>
          <w:divBdr>
            <w:top w:val="none" w:sz="0" w:space="0" w:color="auto"/>
            <w:left w:val="none" w:sz="0" w:space="0" w:color="auto"/>
            <w:bottom w:val="none" w:sz="0" w:space="0" w:color="auto"/>
            <w:right w:val="none" w:sz="0" w:space="0" w:color="auto"/>
          </w:divBdr>
        </w:div>
        <w:div w:id="1206335799">
          <w:marLeft w:val="640"/>
          <w:marRight w:val="0"/>
          <w:marTop w:val="0"/>
          <w:marBottom w:val="0"/>
          <w:divBdr>
            <w:top w:val="none" w:sz="0" w:space="0" w:color="auto"/>
            <w:left w:val="none" w:sz="0" w:space="0" w:color="auto"/>
            <w:bottom w:val="none" w:sz="0" w:space="0" w:color="auto"/>
            <w:right w:val="none" w:sz="0" w:space="0" w:color="auto"/>
          </w:divBdr>
        </w:div>
        <w:div w:id="1151480521">
          <w:marLeft w:val="640"/>
          <w:marRight w:val="0"/>
          <w:marTop w:val="0"/>
          <w:marBottom w:val="0"/>
          <w:divBdr>
            <w:top w:val="none" w:sz="0" w:space="0" w:color="auto"/>
            <w:left w:val="none" w:sz="0" w:space="0" w:color="auto"/>
            <w:bottom w:val="none" w:sz="0" w:space="0" w:color="auto"/>
            <w:right w:val="none" w:sz="0" w:space="0" w:color="auto"/>
          </w:divBdr>
        </w:div>
        <w:div w:id="1154682012">
          <w:marLeft w:val="640"/>
          <w:marRight w:val="0"/>
          <w:marTop w:val="0"/>
          <w:marBottom w:val="0"/>
          <w:divBdr>
            <w:top w:val="none" w:sz="0" w:space="0" w:color="auto"/>
            <w:left w:val="none" w:sz="0" w:space="0" w:color="auto"/>
            <w:bottom w:val="none" w:sz="0" w:space="0" w:color="auto"/>
            <w:right w:val="none" w:sz="0" w:space="0" w:color="auto"/>
          </w:divBdr>
        </w:div>
        <w:div w:id="450242503">
          <w:marLeft w:val="640"/>
          <w:marRight w:val="0"/>
          <w:marTop w:val="0"/>
          <w:marBottom w:val="0"/>
          <w:divBdr>
            <w:top w:val="none" w:sz="0" w:space="0" w:color="auto"/>
            <w:left w:val="none" w:sz="0" w:space="0" w:color="auto"/>
            <w:bottom w:val="none" w:sz="0" w:space="0" w:color="auto"/>
            <w:right w:val="none" w:sz="0" w:space="0" w:color="auto"/>
          </w:divBdr>
        </w:div>
        <w:div w:id="804465941">
          <w:marLeft w:val="640"/>
          <w:marRight w:val="0"/>
          <w:marTop w:val="0"/>
          <w:marBottom w:val="0"/>
          <w:divBdr>
            <w:top w:val="none" w:sz="0" w:space="0" w:color="auto"/>
            <w:left w:val="none" w:sz="0" w:space="0" w:color="auto"/>
            <w:bottom w:val="none" w:sz="0" w:space="0" w:color="auto"/>
            <w:right w:val="none" w:sz="0" w:space="0" w:color="auto"/>
          </w:divBdr>
        </w:div>
        <w:div w:id="1776899508">
          <w:marLeft w:val="640"/>
          <w:marRight w:val="0"/>
          <w:marTop w:val="0"/>
          <w:marBottom w:val="0"/>
          <w:divBdr>
            <w:top w:val="none" w:sz="0" w:space="0" w:color="auto"/>
            <w:left w:val="none" w:sz="0" w:space="0" w:color="auto"/>
            <w:bottom w:val="none" w:sz="0" w:space="0" w:color="auto"/>
            <w:right w:val="none" w:sz="0" w:space="0" w:color="auto"/>
          </w:divBdr>
        </w:div>
        <w:div w:id="213547958">
          <w:marLeft w:val="640"/>
          <w:marRight w:val="0"/>
          <w:marTop w:val="0"/>
          <w:marBottom w:val="0"/>
          <w:divBdr>
            <w:top w:val="none" w:sz="0" w:space="0" w:color="auto"/>
            <w:left w:val="none" w:sz="0" w:space="0" w:color="auto"/>
            <w:bottom w:val="none" w:sz="0" w:space="0" w:color="auto"/>
            <w:right w:val="none" w:sz="0" w:space="0" w:color="auto"/>
          </w:divBdr>
        </w:div>
        <w:div w:id="1837961513">
          <w:marLeft w:val="640"/>
          <w:marRight w:val="0"/>
          <w:marTop w:val="0"/>
          <w:marBottom w:val="0"/>
          <w:divBdr>
            <w:top w:val="none" w:sz="0" w:space="0" w:color="auto"/>
            <w:left w:val="none" w:sz="0" w:space="0" w:color="auto"/>
            <w:bottom w:val="none" w:sz="0" w:space="0" w:color="auto"/>
            <w:right w:val="none" w:sz="0" w:space="0" w:color="auto"/>
          </w:divBdr>
        </w:div>
        <w:div w:id="1254707972">
          <w:marLeft w:val="640"/>
          <w:marRight w:val="0"/>
          <w:marTop w:val="0"/>
          <w:marBottom w:val="0"/>
          <w:divBdr>
            <w:top w:val="none" w:sz="0" w:space="0" w:color="auto"/>
            <w:left w:val="none" w:sz="0" w:space="0" w:color="auto"/>
            <w:bottom w:val="none" w:sz="0" w:space="0" w:color="auto"/>
            <w:right w:val="none" w:sz="0" w:space="0" w:color="auto"/>
          </w:divBdr>
        </w:div>
        <w:div w:id="100030460">
          <w:marLeft w:val="640"/>
          <w:marRight w:val="0"/>
          <w:marTop w:val="0"/>
          <w:marBottom w:val="0"/>
          <w:divBdr>
            <w:top w:val="none" w:sz="0" w:space="0" w:color="auto"/>
            <w:left w:val="none" w:sz="0" w:space="0" w:color="auto"/>
            <w:bottom w:val="none" w:sz="0" w:space="0" w:color="auto"/>
            <w:right w:val="none" w:sz="0" w:space="0" w:color="auto"/>
          </w:divBdr>
        </w:div>
        <w:div w:id="1989506758">
          <w:marLeft w:val="640"/>
          <w:marRight w:val="0"/>
          <w:marTop w:val="0"/>
          <w:marBottom w:val="0"/>
          <w:divBdr>
            <w:top w:val="none" w:sz="0" w:space="0" w:color="auto"/>
            <w:left w:val="none" w:sz="0" w:space="0" w:color="auto"/>
            <w:bottom w:val="none" w:sz="0" w:space="0" w:color="auto"/>
            <w:right w:val="none" w:sz="0" w:space="0" w:color="auto"/>
          </w:divBdr>
        </w:div>
        <w:div w:id="397434993">
          <w:marLeft w:val="640"/>
          <w:marRight w:val="0"/>
          <w:marTop w:val="0"/>
          <w:marBottom w:val="0"/>
          <w:divBdr>
            <w:top w:val="none" w:sz="0" w:space="0" w:color="auto"/>
            <w:left w:val="none" w:sz="0" w:space="0" w:color="auto"/>
            <w:bottom w:val="none" w:sz="0" w:space="0" w:color="auto"/>
            <w:right w:val="none" w:sz="0" w:space="0" w:color="auto"/>
          </w:divBdr>
        </w:div>
        <w:div w:id="1254437796">
          <w:marLeft w:val="640"/>
          <w:marRight w:val="0"/>
          <w:marTop w:val="0"/>
          <w:marBottom w:val="0"/>
          <w:divBdr>
            <w:top w:val="none" w:sz="0" w:space="0" w:color="auto"/>
            <w:left w:val="none" w:sz="0" w:space="0" w:color="auto"/>
            <w:bottom w:val="none" w:sz="0" w:space="0" w:color="auto"/>
            <w:right w:val="none" w:sz="0" w:space="0" w:color="auto"/>
          </w:divBdr>
        </w:div>
      </w:divsChild>
    </w:div>
    <w:div w:id="141505436">
      <w:marLeft w:val="0"/>
      <w:marRight w:val="0"/>
      <w:marTop w:val="0"/>
      <w:marBottom w:val="0"/>
      <w:divBdr>
        <w:top w:val="none" w:sz="0" w:space="0" w:color="auto"/>
        <w:left w:val="none" w:sz="0" w:space="0" w:color="auto"/>
        <w:bottom w:val="none" w:sz="0" w:space="0" w:color="auto"/>
        <w:right w:val="none" w:sz="0" w:space="0" w:color="auto"/>
      </w:divBdr>
    </w:div>
    <w:div w:id="142234411">
      <w:marLeft w:val="640"/>
      <w:marRight w:val="0"/>
      <w:marTop w:val="0"/>
      <w:marBottom w:val="0"/>
      <w:divBdr>
        <w:top w:val="none" w:sz="0" w:space="0" w:color="auto"/>
        <w:left w:val="none" w:sz="0" w:space="0" w:color="auto"/>
        <w:bottom w:val="none" w:sz="0" w:space="0" w:color="auto"/>
        <w:right w:val="none" w:sz="0" w:space="0" w:color="auto"/>
      </w:divBdr>
    </w:div>
    <w:div w:id="143088527">
      <w:marLeft w:val="0"/>
      <w:marRight w:val="0"/>
      <w:marTop w:val="0"/>
      <w:marBottom w:val="0"/>
      <w:divBdr>
        <w:top w:val="none" w:sz="0" w:space="0" w:color="auto"/>
        <w:left w:val="none" w:sz="0" w:space="0" w:color="auto"/>
        <w:bottom w:val="none" w:sz="0" w:space="0" w:color="auto"/>
        <w:right w:val="none" w:sz="0" w:space="0" w:color="auto"/>
      </w:divBdr>
    </w:div>
    <w:div w:id="144200921">
      <w:marLeft w:val="640"/>
      <w:marRight w:val="0"/>
      <w:marTop w:val="0"/>
      <w:marBottom w:val="0"/>
      <w:divBdr>
        <w:top w:val="none" w:sz="0" w:space="0" w:color="auto"/>
        <w:left w:val="none" w:sz="0" w:space="0" w:color="auto"/>
        <w:bottom w:val="none" w:sz="0" w:space="0" w:color="auto"/>
        <w:right w:val="none" w:sz="0" w:space="0" w:color="auto"/>
      </w:divBdr>
    </w:div>
    <w:div w:id="145903075">
      <w:bodyDiv w:val="1"/>
      <w:marLeft w:val="0"/>
      <w:marRight w:val="0"/>
      <w:marTop w:val="0"/>
      <w:marBottom w:val="0"/>
      <w:divBdr>
        <w:top w:val="none" w:sz="0" w:space="0" w:color="auto"/>
        <w:left w:val="none" w:sz="0" w:space="0" w:color="auto"/>
        <w:bottom w:val="none" w:sz="0" w:space="0" w:color="auto"/>
        <w:right w:val="none" w:sz="0" w:space="0" w:color="auto"/>
      </w:divBdr>
      <w:divsChild>
        <w:div w:id="25915965">
          <w:marLeft w:val="640"/>
          <w:marRight w:val="0"/>
          <w:marTop w:val="0"/>
          <w:marBottom w:val="0"/>
          <w:divBdr>
            <w:top w:val="none" w:sz="0" w:space="0" w:color="auto"/>
            <w:left w:val="none" w:sz="0" w:space="0" w:color="auto"/>
            <w:bottom w:val="none" w:sz="0" w:space="0" w:color="auto"/>
            <w:right w:val="none" w:sz="0" w:space="0" w:color="auto"/>
          </w:divBdr>
        </w:div>
        <w:div w:id="38819506">
          <w:marLeft w:val="640"/>
          <w:marRight w:val="0"/>
          <w:marTop w:val="0"/>
          <w:marBottom w:val="0"/>
          <w:divBdr>
            <w:top w:val="none" w:sz="0" w:space="0" w:color="auto"/>
            <w:left w:val="none" w:sz="0" w:space="0" w:color="auto"/>
            <w:bottom w:val="none" w:sz="0" w:space="0" w:color="auto"/>
            <w:right w:val="none" w:sz="0" w:space="0" w:color="auto"/>
          </w:divBdr>
        </w:div>
        <w:div w:id="40372025">
          <w:marLeft w:val="640"/>
          <w:marRight w:val="0"/>
          <w:marTop w:val="0"/>
          <w:marBottom w:val="0"/>
          <w:divBdr>
            <w:top w:val="none" w:sz="0" w:space="0" w:color="auto"/>
            <w:left w:val="none" w:sz="0" w:space="0" w:color="auto"/>
            <w:bottom w:val="none" w:sz="0" w:space="0" w:color="auto"/>
            <w:right w:val="none" w:sz="0" w:space="0" w:color="auto"/>
          </w:divBdr>
        </w:div>
        <w:div w:id="111634357">
          <w:marLeft w:val="640"/>
          <w:marRight w:val="0"/>
          <w:marTop w:val="0"/>
          <w:marBottom w:val="0"/>
          <w:divBdr>
            <w:top w:val="none" w:sz="0" w:space="0" w:color="auto"/>
            <w:left w:val="none" w:sz="0" w:space="0" w:color="auto"/>
            <w:bottom w:val="none" w:sz="0" w:space="0" w:color="auto"/>
            <w:right w:val="none" w:sz="0" w:space="0" w:color="auto"/>
          </w:divBdr>
        </w:div>
        <w:div w:id="123744201">
          <w:marLeft w:val="640"/>
          <w:marRight w:val="0"/>
          <w:marTop w:val="0"/>
          <w:marBottom w:val="0"/>
          <w:divBdr>
            <w:top w:val="none" w:sz="0" w:space="0" w:color="auto"/>
            <w:left w:val="none" w:sz="0" w:space="0" w:color="auto"/>
            <w:bottom w:val="none" w:sz="0" w:space="0" w:color="auto"/>
            <w:right w:val="none" w:sz="0" w:space="0" w:color="auto"/>
          </w:divBdr>
        </w:div>
        <w:div w:id="225840409">
          <w:marLeft w:val="640"/>
          <w:marRight w:val="0"/>
          <w:marTop w:val="0"/>
          <w:marBottom w:val="0"/>
          <w:divBdr>
            <w:top w:val="none" w:sz="0" w:space="0" w:color="auto"/>
            <w:left w:val="none" w:sz="0" w:space="0" w:color="auto"/>
            <w:bottom w:val="none" w:sz="0" w:space="0" w:color="auto"/>
            <w:right w:val="none" w:sz="0" w:space="0" w:color="auto"/>
          </w:divBdr>
        </w:div>
        <w:div w:id="248466943">
          <w:marLeft w:val="640"/>
          <w:marRight w:val="0"/>
          <w:marTop w:val="0"/>
          <w:marBottom w:val="0"/>
          <w:divBdr>
            <w:top w:val="none" w:sz="0" w:space="0" w:color="auto"/>
            <w:left w:val="none" w:sz="0" w:space="0" w:color="auto"/>
            <w:bottom w:val="none" w:sz="0" w:space="0" w:color="auto"/>
            <w:right w:val="none" w:sz="0" w:space="0" w:color="auto"/>
          </w:divBdr>
        </w:div>
        <w:div w:id="471606560">
          <w:marLeft w:val="640"/>
          <w:marRight w:val="0"/>
          <w:marTop w:val="0"/>
          <w:marBottom w:val="0"/>
          <w:divBdr>
            <w:top w:val="none" w:sz="0" w:space="0" w:color="auto"/>
            <w:left w:val="none" w:sz="0" w:space="0" w:color="auto"/>
            <w:bottom w:val="none" w:sz="0" w:space="0" w:color="auto"/>
            <w:right w:val="none" w:sz="0" w:space="0" w:color="auto"/>
          </w:divBdr>
        </w:div>
        <w:div w:id="491987171">
          <w:marLeft w:val="640"/>
          <w:marRight w:val="0"/>
          <w:marTop w:val="0"/>
          <w:marBottom w:val="0"/>
          <w:divBdr>
            <w:top w:val="none" w:sz="0" w:space="0" w:color="auto"/>
            <w:left w:val="none" w:sz="0" w:space="0" w:color="auto"/>
            <w:bottom w:val="none" w:sz="0" w:space="0" w:color="auto"/>
            <w:right w:val="none" w:sz="0" w:space="0" w:color="auto"/>
          </w:divBdr>
        </w:div>
        <w:div w:id="496194214">
          <w:marLeft w:val="640"/>
          <w:marRight w:val="0"/>
          <w:marTop w:val="0"/>
          <w:marBottom w:val="0"/>
          <w:divBdr>
            <w:top w:val="none" w:sz="0" w:space="0" w:color="auto"/>
            <w:left w:val="none" w:sz="0" w:space="0" w:color="auto"/>
            <w:bottom w:val="none" w:sz="0" w:space="0" w:color="auto"/>
            <w:right w:val="none" w:sz="0" w:space="0" w:color="auto"/>
          </w:divBdr>
        </w:div>
        <w:div w:id="515577247">
          <w:marLeft w:val="640"/>
          <w:marRight w:val="0"/>
          <w:marTop w:val="0"/>
          <w:marBottom w:val="0"/>
          <w:divBdr>
            <w:top w:val="none" w:sz="0" w:space="0" w:color="auto"/>
            <w:left w:val="none" w:sz="0" w:space="0" w:color="auto"/>
            <w:bottom w:val="none" w:sz="0" w:space="0" w:color="auto"/>
            <w:right w:val="none" w:sz="0" w:space="0" w:color="auto"/>
          </w:divBdr>
        </w:div>
        <w:div w:id="515652277">
          <w:marLeft w:val="640"/>
          <w:marRight w:val="0"/>
          <w:marTop w:val="0"/>
          <w:marBottom w:val="0"/>
          <w:divBdr>
            <w:top w:val="none" w:sz="0" w:space="0" w:color="auto"/>
            <w:left w:val="none" w:sz="0" w:space="0" w:color="auto"/>
            <w:bottom w:val="none" w:sz="0" w:space="0" w:color="auto"/>
            <w:right w:val="none" w:sz="0" w:space="0" w:color="auto"/>
          </w:divBdr>
        </w:div>
        <w:div w:id="543562236">
          <w:marLeft w:val="640"/>
          <w:marRight w:val="0"/>
          <w:marTop w:val="0"/>
          <w:marBottom w:val="0"/>
          <w:divBdr>
            <w:top w:val="none" w:sz="0" w:space="0" w:color="auto"/>
            <w:left w:val="none" w:sz="0" w:space="0" w:color="auto"/>
            <w:bottom w:val="none" w:sz="0" w:space="0" w:color="auto"/>
            <w:right w:val="none" w:sz="0" w:space="0" w:color="auto"/>
          </w:divBdr>
        </w:div>
        <w:div w:id="627398049">
          <w:marLeft w:val="640"/>
          <w:marRight w:val="0"/>
          <w:marTop w:val="0"/>
          <w:marBottom w:val="0"/>
          <w:divBdr>
            <w:top w:val="none" w:sz="0" w:space="0" w:color="auto"/>
            <w:left w:val="none" w:sz="0" w:space="0" w:color="auto"/>
            <w:bottom w:val="none" w:sz="0" w:space="0" w:color="auto"/>
            <w:right w:val="none" w:sz="0" w:space="0" w:color="auto"/>
          </w:divBdr>
        </w:div>
        <w:div w:id="640622799">
          <w:marLeft w:val="640"/>
          <w:marRight w:val="0"/>
          <w:marTop w:val="0"/>
          <w:marBottom w:val="0"/>
          <w:divBdr>
            <w:top w:val="none" w:sz="0" w:space="0" w:color="auto"/>
            <w:left w:val="none" w:sz="0" w:space="0" w:color="auto"/>
            <w:bottom w:val="none" w:sz="0" w:space="0" w:color="auto"/>
            <w:right w:val="none" w:sz="0" w:space="0" w:color="auto"/>
          </w:divBdr>
        </w:div>
        <w:div w:id="704721919">
          <w:marLeft w:val="640"/>
          <w:marRight w:val="0"/>
          <w:marTop w:val="0"/>
          <w:marBottom w:val="0"/>
          <w:divBdr>
            <w:top w:val="none" w:sz="0" w:space="0" w:color="auto"/>
            <w:left w:val="none" w:sz="0" w:space="0" w:color="auto"/>
            <w:bottom w:val="none" w:sz="0" w:space="0" w:color="auto"/>
            <w:right w:val="none" w:sz="0" w:space="0" w:color="auto"/>
          </w:divBdr>
        </w:div>
        <w:div w:id="707678542">
          <w:marLeft w:val="640"/>
          <w:marRight w:val="0"/>
          <w:marTop w:val="0"/>
          <w:marBottom w:val="0"/>
          <w:divBdr>
            <w:top w:val="none" w:sz="0" w:space="0" w:color="auto"/>
            <w:left w:val="none" w:sz="0" w:space="0" w:color="auto"/>
            <w:bottom w:val="none" w:sz="0" w:space="0" w:color="auto"/>
            <w:right w:val="none" w:sz="0" w:space="0" w:color="auto"/>
          </w:divBdr>
        </w:div>
        <w:div w:id="739787186">
          <w:marLeft w:val="640"/>
          <w:marRight w:val="0"/>
          <w:marTop w:val="0"/>
          <w:marBottom w:val="0"/>
          <w:divBdr>
            <w:top w:val="none" w:sz="0" w:space="0" w:color="auto"/>
            <w:left w:val="none" w:sz="0" w:space="0" w:color="auto"/>
            <w:bottom w:val="none" w:sz="0" w:space="0" w:color="auto"/>
            <w:right w:val="none" w:sz="0" w:space="0" w:color="auto"/>
          </w:divBdr>
        </w:div>
        <w:div w:id="751858614">
          <w:marLeft w:val="640"/>
          <w:marRight w:val="0"/>
          <w:marTop w:val="0"/>
          <w:marBottom w:val="0"/>
          <w:divBdr>
            <w:top w:val="none" w:sz="0" w:space="0" w:color="auto"/>
            <w:left w:val="none" w:sz="0" w:space="0" w:color="auto"/>
            <w:bottom w:val="none" w:sz="0" w:space="0" w:color="auto"/>
            <w:right w:val="none" w:sz="0" w:space="0" w:color="auto"/>
          </w:divBdr>
        </w:div>
        <w:div w:id="789208638">
          <w:marLeft w:val="640"/>
          <w:marRight w:val="0"/>
          <w:marTop w:val="0"/>
          <w:marBottom w:val="0"/>
          <w:divBdr>
            <w:top w:val="none" w:sz="0" w:space="0" w:color="auto"/>
            <w:left w:val="none" w:sz="0" w:space="0" w:color="auto"/>
            <w:bottom w:val="none" w:sz="0" w:space="0" w:color="auto"/>
            <w:right w:val="none" w:sz="0" w:space="0" w:color="auto"/>
          </w:divBdr>
        </w:div>
        <w:div w:id="855383512">
          <w:marLeft w:val="640"/>
          <w:marRight w:val="0"/>
          <w:marTop w:val="0"/>
          <w:marBottom w:val="0"/>
          <w:divBdr>
            <w:top w:val="none" w:sz="0" w:space="0" w:color="auto"/>
            <w:left w:val="none" w:sz="0" w:space="0" w:color="auto"/>
            <w:bottom w:val="none" w:sz="0" w:space="0" w:color="auto"/>
            <w:right w:val="none" w:sz="0" w:space="0" w:color="auto"/>
          </w:divBdr>
        </w:div>
        <w:div w:id="884097996">
          <w:marLeft w:val="640"/>
          <w:marRight w:val="0"/>
          <w:marTop w:val="0"/>
          <w:marBottom w:val="0"/>
          <w:divBdr>
            <w:top w:val="none" w:sz="0" w:space="0" w:color="auto"/>
            <w:left w:val="none" w:sz="0" w:space="0" w:color="auto"/>
            <w:bottom w:val="none" w:sz="0" w:space="0" w:color="auto"/>
            <w:right w:val="none" w:sz="0" w:space="0" w:color="auto"/>
          </w:divBdr>
        </w:div>
        <w:div w:id="983197418">
          <w:marLeft w:val="640"/>
          <w:marRight w:val="0"/>
          <w:marTop w:val="0"/>
          <w:marBottom w:val="0"/>
          <w:divBdr>
            <w:top w:val="none" w:sz="0" w:space="0" w:color="auto"/>
            <w:left w:val="none" w:sz="0" w:space="0" w:color="auto"/>
            <w:bottom w:val="none" w:sz="0" w:space="0" w:color="auto"/>
            <w:right w:val="none" w:sz="0" w:space="0" w:color="auto"/>
          </w:divBdr>
        </w:div>
        <w:div w:id="1009912884">
          <w:marLeft w:val="640"/>
          <w:marRight w:val="0"/>
          <w:marTop w:val="0"/>
          <w:marBottom w:val="0"/>
          <w:divBdr>
            <w:top w:val="none" w:sz="0" w:space="0" w:color="auto"/>
            <w:left w:val="none" w:sz="0" w:space="0" w:color="auto"/>
            <w:bottom w:val="none" w:sz="0" w:space="0" w:color="auto"/>
            <w:right w:val="none" w:sz="0" w:space="0" w:color="auto"/>
          </w:divBdr>
        </w:div>
        <w:div w:id="1117532130">
          <w:marLeft w:val="640"/>
          <w:marRight w:val="0"/>
          <w:marTop w:val="0"/>
          <w:marBottom w:val="0"/>
          <w:divBdr>
            <w:top w:val="none" w:sz="0" w:space="0" w:color="auto"/>
            <w:left w:val="none" w:sz="0" w:space="0" w:color="auto"/>
            <w:bottom w:val="none" w:sz="0" w:space="0" w:color="auto"/>
            <w:right w:val="none" w:sz="0" w:space="0" w:color="auto"/>
          </w:divBdr>
        </w:div>
        <w:div w:id="1130170202">
          <w:marLeft w:val="640"/>
          <w:marRight w:val="0"/>
          <w:marTop w:val="0"/>
          <w:marBottom w:val="0"/>
          <w:divBdr>
            <w:top w:val="none" w:sz="0" w:space="0" w:color="auto"/>
            <w:left w:val="none" w:sz="0" w:space="0" w:color="auto"/>
            <w:bottom w:val="none" w:sz="0" w:space="0" w:color="auto"/>
            <w:right w:val="none" w:sz="0" w:space="0" w:color="auto"/>
          </w:divBdr>
        </w:div>
        <w:div w:id="1140999473">
          <w:marLeft w:val="640"/>
          <w:marRight w:val="0"/>
          <w:marTop w:val="0"/>
          <w:marBottom w:val="0"/>
          <w:divBdr>
            <w:top w:val="none" w:sz="0" w:space="0" w:color="auto"/>
            <w:left w:val="none" w:sz="0" w:space="0" w:color="auto"/>
            <w:bottom w:val="none" w:sz="0" w:space="0" w:color="auto"/>
            <w:right w:val="none" w:sz="0" w:space="0" w:color="auto"/>
          </w:divBdr>
        </w:div>
        <w:div w:id="1171525329">
          <w:marLeft w:val="640"/>
          <w:marRight w:val="0"/>
          <w:marTop w:val="0"/>
          <w:marBottom w:val="0"/>
          <w:divBdr>
            <w:top w:val="none" w:sz="0" w:space="0" w:color="auto"/>
            <w:left w:val="none" w:sz="0" w:space="0" w:color="auto"/>
            <w:bottom w:val="none" w:sz="0" w:space="0" w:color="auto"/>
            <w:right w:val="none" w:sz="0" w:space="0" w:color="auto"/>
          </w:divBdr>
        </w:div>
        <w:div w:id="1267695247">
          <w:marLeft w:val="640"/>
          <w:marRight w:val="0"/>
          <w:marTop w:val="0"/>
          <w:marBottom w:val="0"/>
          <w:divBdr>
            <w:top w:val="none" w:sz="0" w:space="0" w:color="auto"/>
            <w:left w:val="none" w:sz="0" w:space="0" w:color="auto"/>
            <w:bottom w:val="none" w:sz="0" w:space="0" w:color="auto"/>
            <w:right w:val="none" w:sz="0" w:space="0" w:color="auto"/>
          </w:divBdr>
        </w:div>
        <w:div w:id="1274478698">
          <w:marLeft w:val="640"/>
          <w:marRight w:val="0"/>
          <w:marTop w:val="0"/>
          <w:marBottom w:val="0"/>
          <w:divBdr>
            <w:top w:val="none" w:sz="0" w:space="0" w:color="auto"/>
            <w:left w:val="none" w:sz="0" w:space="0" w:color="auto"/>
            <w:bottom w:val="none" w:sz="0" w:space="0" w:color="auto"/>
            <w:right w:val="none" w:sz="0" w:space="0" w:color="auto"/>
          </w:divBdr>
        </w:div>
        <w:div w:id="1308626005">
          <w:marLeft w:val="640"/>
          <w:marRight w:val="0"/>
          <w:marTop w:val="0"/>
          <w:marBottom w:val="0"/>
          <w:divBdr>
            <w:top w:val="none" w:sz="0" w:space="0" w:color="auto"/>
            <w:left w:val="none" w:sz="0" w:space="0" w:color="auto"/>
            <w:bottom w:val="none" w:sz="0" w:space="0" w:color="auto"/>
            <w:right w:val="none" w:sz="0" w:space="0" w:color="auto"/>
          </w:divBdr>
        </w:div>
        <w:div w:id="1344361066">
          <w:marLeft w:val="640"/>
          <w:marRight w:val="0"/>
          <w:marTop w:val="0"/>
          <w:marBottom w:val="0"/>
          <w:divBdr>
            <w:top w:val="none" w:sz="0" w:space="0" w:color="auto"/>
            <w:left w:val="none" w:sz="0" w:space="0" w:color="auto"/>
            <w:bottom w:val="none" w:sz="0" w:space="0" w:color="auto"/>
            <w:right w:val="none" w:sz="0" w:space="0" w:color="auto"/>
          </w:divBdr>
        </w:div>
        <w:div w:id="1369718913">
          <w:marLeft w:val="640"/>
          <w:marRight w:val="0"/>
          <w:marTop w:val="0"/>
          <w:marBottom w:val="0"/>
          <w:divBdr>
            <w:top w:val="none" w:sz="0" w:space="0" w:color="auto"/>
            <w:left w:val="none" w:sz="0" w:space="0" w:color="auto"/>
            <w:bottom w:val="none" w:sz="0" w:space="0" w:color="auto"/>
            <w:right w:val="none" w:sz="0" w:space="0" w:color="auto"/>
          </w:divBdr>
        </w:div>
        <w:div w:id="1381856760">
          <w:marLeft w:val="640"/>
          <w:marRight w:val="0"/>
          <w:marTop w:val="0"/>
          <w:marBottom w:val="0"/>
          <w:divBdr>
            <w:top w:val="none" w:sz="0" w:space="0" w:color="auto"/>
            <w:left w:val="none" w:sz="0" w:space="0" w:color="auto"/>
            <w:bottom w:val="none" w:sz="0" w:space="0" w:color="auto"/>
            <w:right w:val="none" w:sz="0" w:space="0" w:color="auto"/>
          </w:divBdr>
        </w:div>
        <w:div w:id="1405493032">
          <w:marLeft w:val="640"/>
          <w:marRight w:val="0"/>
          <w:marTop w:val="0"/>
          <w:marBottom w:val="0"/>
          <w:divBdr>
            <w:top w:val="none" w:sz="0" w:space="0" w:color="auto"/>
            <w:left w:val="none" w:sz="0" w:space="0" w:color="auto"/>
            <w:bottom w:val="none" w:sz="0" w:space="0" w:color="auto"/>
            <w:right w:val="none" w:sz="0" w:space="0" w:color="auto"/>
          </w:divBdr>
        </w:div>
        <w:div w:id="1453935798">
          <w:marLeft w:val="640"/>
          <w:marRight w:val="0"/>
          <w:marTop w:val="0"/>
          <w:marBottom w:val="0"/>
          <w:divBdr>
            <w:top w:val="none" w:sz="0" w:space="0" w:color="auto"/>
            <w:left w:val="none" w:sz="0" w:space="0" w:color="auto"/>
            <w:bottom w:val="none" w:sz="0" w:space="0" w:color="auto"/>
            <w:right w:val="none" w:sz="0" w:space="0" w:color="auto"/>
          </w:divBdr>
        </w:div>
        <w:div w:id="1489055682">
          <w:marLeft w:val="640"/>
          <w:marRight w:val="0"/>
          <w:marTop w:val="0"/>
          <w:marBottom w:val="0"/>
          <w:divBdr>
            <w:top w:val="none" w:sz="0" w:space="0" w:color="auto"/>
            <w:left w:val="none" w:sz="0" w:space="0" w:color="auto"/>
            <w:bottom w:val="none" w:sz="0" w:space="0" w:color="auto"/>
            <w:right w:val="none" w:sz="0" w:space="0" w:color="auto"/>
          </w:divBdr>
        </w:div>
        <w:div w:id="1516112534">
          <w:marLeft w:val="640"/>
          <w:marRight w:val="0"/>
          <w:marTop w:val="0"/>
          <w:marBottom w:val="0"/>
          <w:divBdr>
            <w:top w:val="none" w:sz="0" w:space="0" w:color="auto"/>
            <w:left w:val="none" w:sz="0" w:space="0" w:color="auto"/>
            <w:bottom w:val="none" w:sz="0" w:space="0" w:color="auto"/>
            <w:right w:val="none" w:sz="0" w:space="0" w:color="auto"/>
          </w:divBdr>
        </w:div>
        <w:div w:id="1527982131">
          <w:marLeft w:val="640"/>
          <w:marRight w:val="0"/>
          <w:marTop w:val="0"/>
          <w:marBottom w:val="0"/>
          <w:divBdr>
            <w:top w:val="none" w:sz="0" w:space="0" w:color="auto"/>
            <w:left w:val="none" w:sz="0" w:space="0" w:color="auto"/>
            <w:bottom w:val="none" w:sz="0" w:space="0" w:color="auto"/>
            <w:right w:val="none" w:sz="0" w:space="0" w:color="auto"/>
          </w:divBdr>
        </w:div>
        <w:div w:id="1650791757">
          <w:marLeft w:val="640"/>
          <w:marRight w:val="0"/>
          <w:marTop w:val="0"/>
          <w:marBottom w:val="0"/>
          <w:divBdr>
            <w:top w:val="none" w:sz="0" w:space="0" w:color="auto"/>
            <w:left w:val="none" w:sz="0" w:space="0" w:color="auto"/>
            <w:bottom w:val="none" w:sz="0" w:space="0" w:color="auto"/>
            <w:right w:val="none" w:sz="0" w:space="0" w:color="auto"/>
          </w:divBdr>
        </w:div>
        <w:div w:id="1707409907">
          <w:marLeft w:val="640"/>
          <w:marRight w:val="0"/>
          <w:marTop w:val="0"/>
          <w:marBottom w:val="0"/>
          <w:divBdr>
            <w:top w:val="none" w:sz="0" w:space="0" w:color="auto"/>
            <w:left w:val="none" w:sz="0" w:space="0" w:color="auto"/>
            <w:bottom w:val="none" w:sz="0" w:space="0" w:color="auto"/>
            <w:right w:val="none" w:sz="0" w:space="0" w:color="auto"/>
          </w:divBdr>
        </w:div>
        <w:div w:id="1710570409">
          <w:marLeft w:val="640"/>
          <w:marRight w:val="0"/>
          <w:marTop w:val="0"/>
          <w:marBottom w:val="0"/>
          <w:divBdr>
            <w:top w:val="none" w:sz="0" w:space="0" w:color="auto"/>
            <w:left w:val="none" w:sz="0" w:space="0" w:color="auto"/>
            <w:bottom w:val="none" w:sz="0" w:space="0" w:color="auto"/>
            <w:right w:val="none" w:sz="0" w:space="0" w:color="auto"/>
          </w:divBdr>
        </w:div>
        <w:div w:id="1724135977">
          <w:marLeft w:val="640"/>
          <w:marRight w:val="0"/>
          <w:marTop w:val="0"/>
          <w:marBottom w:val="0"/>
          <w:divBdr>
            <w:top w:val="none" w:sz="0" w:space="0" w:color="auto"/>
            <w:left w:val="none" w:sz="0" w:space="0" w:color="auto"/>
            <w:bottom w:val="none" w:sz="0" w:space="0" w:color="auto"/>
            <w:right w:val="none" w:sz="0" w:space="0" w:color="auto"/>
          </w:divBdr>
        </w:div>
        <w:div w:id="1732843774">
          <w:marLeft w:val="640"/>
          <w:marRight w:val="0"/>
          <w:marTop w:val="0"/>
          <w:marBottom w:val="0"/>
          <w:divBdr>
            <w:top w:val="none" w:sz="0" w:space="0" w:color="auto"/>
            <w:left w:val="none" w:sz="0" w:space="0" w:color="auto"/>
            <w:bottom w:val="none" w:sz="0" w:space="0" w:color="auto"/>
            <w:right w:val="none" w:sz="0" w:space="0" w:color="auto"/>
          </w:divBdr>
        </w:div>
        <w:div w:id="1770657517">
          <w:marLeft w:val="640"/>
          <w:marRight w:val="0"/>
          <w:marTop w:val="0"/>
          <w:marBottom w:val="0"/>
          <w:divBdr>
            <w:top w:val="none" w:sz="0" w:space="0" w:color="auto"/>
            <w:left w:val="none" w:sz="0" w:space="0" w:color="auto"/>
            <w:bottom w:val="none" w:sz="0" w:space="0" w:color="auto"/>
            <w:right w:val="none" w:sz="0" w:space="0" w:color="auto"/>
          </w:divBdr>
        </w:div>
        <w:div w:id="1969119899">
          <w:marLeft w:val="640"/>
          <w:marRight w:val="0"/>
          <w:marTop w:val="0"/>
          <w:marBottom w:val="0"/>
          <w:divBdr>
            <w:top w:val="none" w:sz="0" w:space="0" w:color="auto"/>
            <w:left w:val="none" w:sz="0" w:space="0" w:color="auto"/>
            <w:bottom w:val="none" w:sz="0" w:space="0" w:color="auto"/>
            <w:right w:val="none" w:sz="0" w:space="0" w:color="auto"/>
          </w:divBdr>
        </w:div>
        <w:div w:id="2009360983">
          <w:marLeft w:val="640"/>
          <w:marRight w:val="0"/>
          <w:marTop w:val="0"/>
          <w:marBottom w:val="0"/>
          <w:divBdr>
            <w:top w:val="none" w:sz="0" w:space="0" w:color="auto"/>
            <w:left w:val="none" w:sz="0" w:space="0" w:color="auto"/>
            <w:bottom w:val="none" w:sz="0" w:space="0" w:color="auto"/>
            <w:right w:val="none" w:sz="0" w:space="0" w:color="auto"/>
          </w:divBdr>
        </w:div>
        <w:div w:id="2072732128">
          <w:marLeft w:val="640"/>
          <w:marRight w:val="0"/>
          <w:marTop w:val="0"/>
          <w:marBottom w:val="0"/>
          <w:divBdr>
            <w:top w:val="none" w:sz="0" w:space="0" w:color="auto"/>
            <w:left w:val="none" w:sz="0" w:space="0" w:color="auto"/>
            <w:bottom w:val="none" w:sz="0" w:space="0" w:color="auto"/>
            <w:right w:val="none" w:sz="0" w:space="0" w:color="auto"/>
          </w:divBdr>
        </w:div>
        <w:div w:id="2097550153">
          <w:marLeft w:val="640"/>
          <w:marRight w:val="0"/>
          <w:marTop w:val="0"/>
          <w:marBottom w:val="0"/>
          <w:divBdr>
            <w:top w:val="none" w:sz="0" w:space="0" w:color="auto"/>
            <w:left w:val="none" w:sz="0" w:space="0" w:color="auto"/>
            <w:bottom w:val="none" w:sz="0" w:space="0" w:color="auto"/>
            <w:right w:val="none" w:sz="0" w:space="0" w:color="auto"/>
          </w:divBdr>
        </w:div>
        <w:div w:id="2102723972">
          <w:marLeft w:val="640"/>
          <w:marRight w:val="0"/>
          <w:marTop w:val="0"/>
          <w:marBottom w:val="0"/>
          <w:divBdr>
            <w:top w:val="none" w:sz="0" w:space="0" w:color="auto"/>
            <w:left w:val="none" w:sz="0" w:space="0" w:color="auto"/>
            <w:bottom w:val="none" w:sz="0" w:space="0" w:color="auto"/>
            <w:right w:val="none" w:sz="0" w:space="0" w:color="auto"/>
          </w:divBdr>
        </w:div>
        <w:div w:id="2126079122">
          <w:marLeft w:val="640"/>
          <w:marRight w:val="0"/>
          <w:marTop w:val="0"/>
          <w:marBottom w:val="0"/>
          <w:divBdr>
            <w:top w:val="none" w:sz="0" w:space="0" w:color="auto"/>
            <w:left w:val="none" w:sz="0" w:space="0" w:color="auto"/>
            <w:bottom w:val="none" w:sz="0" w:space="0" w:color="auto"/>
            <w:right w:val="none" w:sz="0" w:space="0" w:color="auto"/>
          </w:divBdr>
        </w:div>
      </w:divsChild>
    </w:div>
    <w:div w:id="146557104">
      <w:marLeft w:val="640"/>
      <w:marRight w:val="0"/>
      <w:marTop w:val="0"/>
      <w:marBottom w:val="0"/>
      <w:divBdr>
        <w:top w:val="none" w:sz="0" w:space="0" w:color="auto"/>
        <w:left w:val="none" w:sz="0" w:space="0" w:color="auto"/>
        <w:bottom w:val="none" w:sz="0" w:space="0" w:color="auto"/>
        <w:right w:val="none" w:sz="0" w:space="0" w:color="auto"/>
      </w:divBdr>
    </w:div>
    <w:div w:id="146942343">
      <w:marLeft w:val="640"/>
      <w:marRight w:val="0"/>
      <w:marTop w:val="0"/>
      <w:marBottom w:val="0"/>
      <w:divBdr>
        <w:top w:val="none" w:sz="0" w:space="0" w:color="auto"/>
        <w:left w:val="none" w:sz="0" w:space="0" w:color="auto"/>
        <w:bottom w:val="none" w:sz="0" w:space="0" w:color="auto"/>
        <w:right w:val="none" w:sz="0" w:space="0" w:color="auto"/>
      </w:divBdr>
    </w:div>
    <w:div w:id="148644692">
      <w:marLeft w:val="0"/>
      <w:marRight w:val="150"/>
      <w:marTop w:val="0"/>
      <w:marBottom w:val="0"/>
      <w:divBdr>
        <w:top w:val="none" w:sz="0" w:space="0" w:color="auto"/>
        <w:left w:val="none" w:sz="0" w:space="0" w:color="auto"/>
        <w:bottom w:val="none" w:sz="0" w:space="0" w:color="auto"/>
        <w:right w:val="none" w:sz="0" w:space="0" w:color="auto"/>
      </w:divBdr>
    </w:div>
    <w:div w:id="149368478">
      <w:bodyDiv w:val="1"/>
      <w:marLeft w:val="0"/>
      <w:marRight w:val="0"/>
      <w:marTop w:val="0"/>
      <w:marBottom w:val="0"/>
      <w:divBdr>
        <w:top w:val="none" w:sz="0" w:space="0" w:color="auto"/>
        <w:left w:val="none" w:sz="0" w:space="0" w:color="auto"/>
        <w:bottom w:val="none" w:sz="0" w:space="0" w:color="auto"/>
        <w:right w:val="none" w:sz="0" w:space="0" w:color="auto"/>
      </w:divBdr>
      <w:divsChild>
        <w:div w:id="1180778293">
          <w:marLeft w:val="640"/>
          <w:marRight w:val="0"/>
          <w:marTop w:val="0"/>
          <w:marBottom w:val="0"/>
          <w:divBdr>
            <w:top w:val="none" w:sz="0" w:space="0" w:color="auto"/>
            <w:left w:val="none" w:sz="0" w:space="0" w:color="auto"/>
            <w:bottom w:val="none" w:sz="0" w:space="0" w:color="auto"/>
            <w:right w:val="none" w:sz="0" w:space="0" w:color="auto"/>
          </w:divBdr>
        </w:div>
        <w:div w:id="1668359770">
          <w:marLeft w:val="640"/>
          <w:marRight w:val="0"/>
          <w:marTop w:val="0"/>
          <w:marBottom w:val="0"/>
          <w:divBdr>
            <w:top w:val="none" w:sz="0" w:space="0" w:color="auto"/>
            <w:left w:val="none" w:sz="0" w:space="0" w:color="auto"/>
            <w:bottom w:val="none" w:sz="0" w:space="0" w:color="auto"/>
            <w:right w:val="none" w:sz="0" w:space="0" w:color="auto"/>
          </w:divBdr>
        </w:div>
        <w:div w:id="1538852917">
          <w:marLeft w:val="640"/>
          <w:marRight w:val="0"/>
          <w:marTop w:val="0"/>
          <w:marBottom w:val="0"/>
          <w:divBdr>
            <w:top w:val="none" w:sz="0" w:space="0" w:color="auto"/>
            <w:left w:val="none" w:sz="0" w:space="0" w:color="auto"/>
            <w:bottom w:val="none" w:sz="0" w:space="0" w:color="auto"/>
            <w:right w:val="none" w:sz="0" w:space="0" w:color="auto"/>
          </w:divBdr>
        </w:div>
        <w:div w:id="1874924471">
          <w:marLeft w:val="640"/>
          <w:marRight w:val="0"/>
          <w:marTop w:val="0"/>
          <w:marBottom w:val="0"/>
          <w:divBdr>
            <w:top w:val="none" w:sz="0" w:space="0" w:color="auto"/>
            <w:left w:val="none" w:sz="0" w:space="0" w:color="auto"/>
            <w:bottom w:val="none" w:sz="0" w:space="0" w:color="auto"/>
            <w:right w:val="none" w:sz="0" w:space="0" w:color="auto"/>
          </w:divBdr>
        </w:div>
        <w:div w:id="2132357311">
          <w:marLeft w:val="640"/>
          <w:marRight w:val="0"/>
          <w:marTop w:val="0"/>
          <w:marBottom w:val="0"/>
          <w:divBdr>
            <w:top w:val="none" w:sz="0" w:space="0" w:color="auto"/>
            <w:left w:val="none" w:sz="0" w:space="0" w:color="auto"/>
            <w:bottom w:val="none" w:sz="0" w:space="0" w:color="auto"/>
            <w:right w:val="none" w:sz="0" w:space="0" w:color="auto"/>
          </w:divBdr>
        </w:div>
        <w:div w:id="565342986">
          <w:marLeft w:val="640"/>
          <w:marRight w:val="0"/>
          <w:marTop w:val="0"/>
          <w:marBottom w:val="0"/>
          <w:divBdr>
            <w:top w:val="none" w:sz="0" w:space="0" w:color="auto"/>
            <w:left w:val="none" w:sz="0" w:space="0" w:color="auto"/>
            <w:bottom w:val="none" w:sz="0" w:space="0" w:color="auto"/>
            <w:right w:val="none" w:sz="0" w:space="0" w:color="auto"/>
          </w:divBdr>
        </w:div>
        <w:div w:id="983117856">
          <w:marLeft w:val="640"/>
          <w:marRight w:val="0"/>
          <w:marTop w:val="0"/>
          <w:marBottom w:val="0"/>
          <w:divBdr>
            <w:top w:val="none" w:sz="0" w:space="0" w:color="auto"/>
            <w:left w:val="none" w:sz="0" w:space="0" w:color="auto"/>
            <w:bottom w:val="none" w:sz="0" w:space="0" w:color="auto"/>
            <w:right w:val="none" w:sz="0" w:space="0" w:color="auto"/>
          </w:divBdr>
        </w:div>
        <w:div w:id="790632010">
          <w:marLeft w:val="640"/>
          <w:marRight w:val="0"/>
          <w:marTop w:val="0"/>
          <w:marBottom w:val="0"/>
          <w:divBdr>
            <w:top w:val="none" w:sz="0" w:space="0" w:color="auto"/>
            <w:left w:val="none" w:sz="0" w:space="0" w:color="auto"/>
            <w:bottom w:val="none" w:sz="0" w:space="0" w:color="auto"/>
            <w:right w:val="none" w:sz="0" w:space="0" w:color="auto"/>
          </w:divBdr>
        </w:div>
        <w:div w:id="830296210">
          <w:marLeft w:val="640"/>
          <w:marRight w:val="0"/>
          <w:marTop w:val="0"/>
          <w:marBottom w:val="0"/>
          <w:divBdr>
            <w:top w:val="none" w:sz="0" w:space="0" w:color="auto"/>
            <w:left w:val="none" w:sz="0" w:space="0" w:color="auto"/>
            <w:bottom w:val="none" w:sz="0" w:space="0" w:color="auto"/>
            <w:right w:val="none" w:sz="0" w:space="0" w:color="auto"/>
          </w:divBdr>
        </w:div>
        <w:div w:id="315643812">
          <w:marLeft w:val="640"/>
          <w:marRight w:val="0"/>
          <w:marTop w:val="0"/>
          <w:marBottom w:val="0"/>
          <w:divBdr>
            <w:top w:val="none" w:sz="0" w:space="0" w:color="auto"/>
            <w:left w:val="none" w:sz="0" w:space="0" w:color="auto"/>
            <w:bottom w:val="none" w:sz="0" w:space="0" w:color="auto"/>
            <w:right w:val="none" w:sz="0" w:space="0" w:color="auto"/>
          </w:divBdr>
        </w:div>
        <w:div w:id="477572051">
          <w:marLeft w:val="640"/>
          <w:marRight w:val="0"/>
          <w:marTop w:val="0"/>
          <w:marBottom w:val="0"/>
          <w:divBdr>
            <w:top w:val="none" w:sz="0" w:space="0" w:color="auto"/>
            <w:left w:val="none" w:sz="0" w:space="0" w:color="auto"/>
            <w:bottom w:val="none" w:sz="0" w:space="0" w:color="auto"/>
            <w:right w:val="none" w:sz="0" w:space="0" w:color="auto"/>
          </w:divBdr>
        </w:div>
        <w:div w:id="2025521336">
          <w:marLeft w:val="640"/>
          <w:marRight w:val="0"/>
          <w:marTop w:val="0"/>
          <w:marBottom w:val="0"/>
          <w:divBdr>
            <w:top w:val="none" w:sz="0" w:space="0" w:color="auto"/>
            <w:left w:val="none" w:sz="0" w:space="0" w:color="auto"/>
            <w:bottom w:val="none" w:sz="0" w:space="0" w:color="auto"/>
            <w:right w:val="none" w:sz="0" w:space="0" w:color="auto"/>
          </w:divBdr>
        </w:div>
        <w:div w:id="1947496151">
          <w:marLeft w:val="640"/>
          <w:marRight w:val="0"/>
          <w:marTop w:val="0"/>
          <w:marBottom w:val="0"/>
          <w:divBdr>
            <w:top w:val="none" w:sz="0" w:space="0" w:color="auto"/>
            <w:left w:val="none" w:sz="0" w:space="0" w:color="auto"/>
            <w:bottom w:val="none" w:sz="0" w:space="0" w:color="auto"/>
            <w:right w:val="none" w:sz="0" w:space="0" w:color="auto"/>
          </w:divBdr>
        </w:div>
        <w:div w:id="181020204">
          <w:marLeft w:val="640"/>
          <w:marRight w:val="0"/>
          <w:marTop w:val="0"/>
          <w:marBottom w:val="0"/>
          <w:divBdr>
            <w:top w:val="none" w:sz="0" w:space="0" w:color="auto"/>
            <w:left w:val="none" w:sz="0" w:space="0" w:color="auto"/>
            <w:bottom w:val="none" w:sz="0" w:space="0" w:color="auto"/>
            <w:right w:val="none" w:sz="0" w:space="0" w:color="auto"/>
          </w:divBdr>
        </w:div>
        <w:div w:id="28454055">
          <w:marLeft w:val="640"/>
          <w:marRight w:val="0"/>
          <w:marTop w:val="0"/>
          <w:marBottom w:val="0"/>
          <w:divBdr>
            <w:top w:val="none" w:sz="0" w:space="0" w:color="auto"/>
            <w:left w:val="none" w:sz="0" w:space="0" w:color="auto"/>
            <w:bottom w:val="none" w:sz="0" w:space="0" w:color="auto"/>
            <w:right w:val="none" w:sz="0" w:space="0" w:color="auto"/>
          </w:divBdr>
        </w:div>
        <w:div w:id="1085110200">
          <w:marLeft w:val="640"/>
          <w:marRight w:val="0"/>
          <w:marTop w:val="0"/>
          <w:marBottom w:val="0"/>
          <w:divBdr>
            <w:top w:val="none" w:sz="0" w:space="0" w:color="auto"/>
            <w:left w:val="none" w:sz="0" w:space="0" w:color="auto"/>
            <w:bottom w:val="none" w:sz="0" w:space="0" w:color="auto"/>
            <w:right w:val="none" w:sz="0" w:space="0" w:color="auto"/>
          </w:divBdr>
        </w:div>
        <w:div w:id="192963361">
          <w:marLeft w:val="640"/>
          <w:marRight w:val="0"/>
          <w:marTop w:val="0"/>
          <w:marBottom w:val="0"/>
          <w:divBdr>
            <w:top w:val="none" w:sz="0" w:space="0" w:color="auto"/>
            <w:left w:val="none" w:sz="0" w:space="0" w:color="auto"/>
            <w:bottom w:val="none" w:sz="0" w:space="0" w:color="auto"/>
            <w:right w:val="none" w:sz="0" w:space="0" w:color="auto"/>
          </w:divBdr>
        </w:div>
        <w:div w:id="82461920">
          <w:marLeft w:val="640"/>
          <w:marRight w:val="0"/>
          <w:marTop w:val="0"/>
          <w:marBottom w:val="0"/>
          <w:divBdr>
            <w:top w:val="none" w:sz="0" w:space="0" w:color="auto"/>
            <w:left w:val="none" w:sz="0" w:space="0" w:color="auto"/>
            <w:bottom w:val="none" w:sz="0" w:space="0" w:color="auto"/>
            <w:right w:val="none" w:sz="0" w:space="0" w:color="auto"/>
          </w:divBdr>
        </w:div>
        <w:div w:id="326983519">
          <w:marLeft w:val="640"/>
          <w:marRight w:val="0"/>
          <w:marTop w:val="0"/>
          <w:marBottom w:val="0"/>
          <w:divBdr>
            <w:top w:val="none" w:sz="0" w:space="0" w:color="auto"/>
            <w:left w:val="none" w:sz="0" w:space="0" w:color="auto"/>
            <w:bottom w:val="none" w:sz="0" w:space="0" w:color="auto"/>
            <w:right w:val="none" w:sz="0" w:space="0" w:color="auto"/>
          </w:divBdr>
        </w:div>
        <w:div w:id="2082170234">
          <w:marLeft w:val="640"/>
          <w:marRight w:val="0"/>
          <w:marTop w:val="0"/>
          <w:marBottom w:val="0"/>
          <w:divBdr>
            <w:top w:val="none" w:sz="0" w:space="0" w:color="auto"/>
            <w:left w:val="none" w:sz="0" w:space="0" w:color="auto"/>
            <w:bottom w:val="none" w:sz="0" w:space="0" w:color="auto"/>
            <w:right w:val="none" w:sz="0" w:space="0" w:color="auto"/>
          </w:divBdr>
        </w:div>
        <w:div w:id="1213807826">
          <w:marLeft w:val="640"/>
          <w:marRight w:val="0"/>
          <w:marTop w:val="0"/>
          <w:marBottom w:val="0"/>
          <w:divBdr>
            <w:top w:val="none" w:sz="0" w:space="0" w:color="auto"/>
            <w:left w:val="none" w:sz="0" w:space="0" w:color="auto"/>
            <w:bottom w:val="none" w:sz="0" w:space="0" w:color="auto"/>
            <w:right w:val="none" w:sz="0" w:space="0" w:color="auto"/>
          </w:divBdr>
        </w:div>
        <w:div w:id="597173249">
          <w:marLeft w:val="640"/>
          <w:marRight w:val="0"/>
          <w:marTop w:val="0"/>
          <w:marBottom w:val="0"/>
          <w:divBdr>
            <w:top w:val="none" w:sz="0" w:space="0" w:color="auto"/>
            <w:left w:val="none" w:sz="0" w:space="0" w:color="auto"/>
            <w:bottom w:val="none" w:sz="0" w:space="0" w:color="auto"/>
            <w:right w:val="none" w:sz="0" w:space="0" w:color="auto"/>
          </w:divBdr>
        </w:div>
        <w:div w:id="1234005121">
          <w:marLeft w:val="640"/>
          <w:marRight w:val="0"/>
          <w:marTop w:val="0"/>
          <w:marBottom w:val="0"/>
          <w:divBdr>
            <w:top w:val="none" w:sz="0" w:space="0" w:color="auto"/>
            <w:left w:val="none" w:sz="0" w:space="0" w:color="auto"/>
            <w:bottom w:val="none" w:sz="0" w:space="0" w:color="auto"/>
            <w:right w:val="none" w:sz="0" w:space="0" w:color="auto"/>
          </w:divBdr>
        </w:div>
        <w:div w:id="61605082">
          <w:marLeft w:val="640"/>
          <w:marRight w:val="0"/>
          <w:marTop w:val="0"/>
          <w:marBottom w:val="0"/>
          <w:divBdr>
            <w:top w:val="none" w:sz="0" w:space="0" w:color="auto"/>
            <w:left w:val="none" w:sz="0" w:space="0" w:color="auto"/>
            <w:bottom w:val="none" w:sz="0" w:space="0" w:color="auto"/>
            <w:right w:val="none" w:sz="0" w:space="0" w:color="auto"/>
          </w:divBdr>
        </w:div>
        <w:div w:id="836850886">
          <w:marLeft w:val="640"/>
          <w:marRight w:val="0"/>
          <w:marTop w:val="0"/>
          <w:marBottom w:val="0"/>
          <w:divBdr>
            <w:top w:val="none" w:sz="0" w:space="0" w:color="auto"/>
            <w:left w:val="none" w:sz="0" w:space="0" w:color="auto"/>
            <w:bottom w:val="none" w:sz="0" w:space="0" w:color="auto"/>
            <w:right w:val="none" w:sz="0" w:space="0" w:color="auto"/>
          </w:divBdr>
        </w:div>
        <w:div w:id="1833717387">
          <w:marLeft w:val="640"/>
          <w:marRight w:val="0"/>
          <w:marTop w:val="0"/>
          <w:marBottom w:val="0"/>
          <w:divBdr>
            <w:top w:val="none" w:sz="0" w:space="0" w:color="auto"/>
            <w:left w:val="none" w:sz="0" w:space="0" w:color="auto"/>
            <w:bottom w:val="none" w:sz="0" w:space="0" w:color="auto"/>
            <w:right w:val="none" w:sz="0" w:space="0" w:color="auto"/>
          </w:divBdr>
        </w:div>
        <w:div w:id="2122994064">
          <w:marLeft w:val="640"/>
          <w:marRight w:val="0"/>
          <w:marTop w:val="0"/>
          <w:marBottom w:val="0"/>
          <w:divBdr>
            <w:top w:val="none" w:sz="0" w:space="0" w:color="auto"/>
            <w:left w:val="none" w:sz="0" w:space="0" w:color="auto"/>
            <w:bottom w:val="none" w:sz="0" w:space="0" w:color="auto"/>
            <w:right w:val="none" w:sz="0" w:space="0" w:color="auto"/>
          </w:divBdr>
        </w:div>
        <w:div w:id="245699693">
          <w:marLeft w:val="640"/>
          <w:marRight w:val="0"/>
          <w:marTop w:val="0"/>
          <w:marBottom w:val="0"/>
          <w:divBdr>
            <w:top w:val="none" w:sz="0" w:space="0" w:color="auto"/>
            <w:left w:val="none" w:sz="0" w:space="0" w:color="auto"/>
            <w:bottom w:val="none" w:sz="0" w:space="0" w:color="auto"/>
            <w:right w:val="none" w:sz="0" w:space="0" w:color="auto"/>
          </w:divBdr>
        </w:div>
        <w:div w:id="1089540338">
          <w:marLeft w:val="640"/>
          <w:marRight w:val="0"/>
          <w:marTop w:val="0"/>
          <w:marBottom w:val="0"/>
          <w:divBdr>
            <w:top w:val="none" w:sz="0" w:space="0" w:color="auto"/>
            <w:left w:val="none" w:sz="0" w:space="0" w:color="auto"/>
            <w:bottom w:val="none" w:sz="0" w:space="0" w:color="auto"/>
            <w:right w:val="none" w:sz="0" w:space="0" w:color="auto"/>
          </w:divBdr>
        </w:div>
        <w:div w:id="969286933">
          <w:marLeft w:val="640"/>
          <w:marRight w:val="0"/>
          <w:marTop w:val="0"/>
          <w:marBottom w:val="0"/>
          <w:divBdr>
            <w:top w:val="none" w:sz="0" w:space="0" w:color="auto"/>
            <w:left w:val="none" w:sz="0" w:space="0" w:color="auto"/>
            <w:bottom w:val="none" w:sz="0" w:space="0" w:color="auto"/>
            <w:right w:val="none" w:sz="0" w:space="0" w:color="auto"/>
          </w:divBdr>
        </w:div>
        <w:div w:id="944918810">
          <w:marLeft w:val="640"/>
          <w:marRight w:val="0"/>
          <w:marTop w:val="0"/>
          <w:marBottom w:val="0"/>
          <w:divBdr>
            <w:top w:val="none" w:sz="0" w:space="0" w:color="auto"/>
            <w:left w:val="none" w:sz="0" w:space="0" w:color="auto"/>
            <w:bottom w:val="none" w:sz="0" w:space="0" w:color="auto"/>
            <w:right w:val="none" w:sz="0" w:space="0" w:color="auto"/>
          </w:divBdr>
        </w:div>
        <w:div w:id="2145538523">
          <w:marLeft w:val="640"/>
          <w:marRight w:val="0"/>
          <w:marTop w:val="0"/>
          <w:marBottom w:val="0"/>
          <w:divBdr>
            <w:top w:val="none" w:sz="0" w:space="0" w:color="auto"/>
            <w:left w:val="none" w:sz="0" w:space="0" w:color="auto"/>
            <w:bottom w:val="none" w:sz="0" w:space="0" w:color="auto"/>
            <w:right w:val="none" w:sz="0" w:space="0" w:color="auto"/>
          </w:divBdr>
        </w:div>
        <w:div w:id="869152081">
          <w:marLeft w:val="640"/>
          <w:marRight w:val="0"/>
          <w:marTop w:val="0"/>
          <w:marBottom w:val="0"/>
          <w:divBdr>
            <w:top w:val="none" w:sz="0" w:space="0" w:color="auto"/>
            <w:left w:val="none" w:sz="0" w:space="0" w:color="auto"/>
            <w:bottom w:val="none" w:sz="0" w:space="0" w:color="auto"/>
            <w:right w:val="none" w:sz="0" w:space="0" w:color="auto"/>
          </w:divBdr>
        </w:div>
        <w:div w:id="1731224774">
          <w:marLeft w:val="640"/>
          <w:marRight w:val="0"/>
          <w:marTop w:val="0"/>
          <w:marBottom w:val="0"/>
          <w:divBdr>
            <w:top w:val="none" w:sz="0" w:space="0" w:color="auto"/>
            <w:left w:val="none" w:sz="0" w:space="0" w:color="auto"/>
            <w:bottom w:val="none" w:sz="0" w:space="0" w:color="auto"/>
            <w:right w:val="none" w:sz="0" w:space="0" w:color="auto"/>
          </w:divBdr>
        </w:div>
        <w:div w:id="2054231831">
          <w:marLeft w:val="640"/>
          <w:marRight w:val="0"/>
          <w:marTop w:val="0"/>
          <w:marBottom w:val="0"/>
          <w:divBdr>
            <w:top w:val="none" w:sz="0" w:space="0" w:color="auto"/>
            <w:left w:val="none" w:sz="0" w:space="0" w:color="auto"/>
            <w:bottom w:val="none" w:sz="0" w:space="0" w:color="auto"/>
            <w:right w:val="none" w:sz="0" w:space="0" w:color="auto"/>
          </w:divBdr>
        </w:div>
        <w:div w:id="535043121">
          <w:marLeft w:val="640"/>
          <w:marRight w:val="0"/>
          <w:marTop w:val="0"/>
          <w:marBottom w:val="0"/>
          <w:divBdr>
            <w:top w:val="none" w:sz="0" w:space="0" w:color="auto"/>
            <w:left w:val="none" w:sz="0" w:space="0" w:color="auto"/>
            <w:bottom w:val="none" w:sz="0" w:space="0" w:color="auto"/>
            <w:right w:val="none" w:sz="0" w:space="0" w:color="auto"/>
          </w:divBdr>
        </w:div>
        <w:div w:id="807236262">
          <w:marLeft w:val="640"/>
          <w:marRight w:val="0"/>
          <w:marTop w:val="0"/>
          <w:marBottom w:val="0"/>
          <w:divBdr>
            <w:top w:val="none" w:sz="0" w:space="0" w:color="auto"/>
            <w:left w:val="none" w:sz="0" w:space="0" w:color="auto"/>
            <w:bottom w:val="none" w:sz="0" w:space="0" w:color="auto"/>
            <w:right w:val="none" w:sz="0" w:space="0" w:color="auto"/>
          </w:divBdr>
        </w:div>
        <w:div w:id="164247555">
          <w:marLeft w:val="640"/>
          <w:marRight w:val="0"/>
          <w:marTop w:val="0"/>
          <w:marBottom w:val="0"/>
          <w:divBdr>
            <w:top w:val="none" w:sz="0" w:space="0" w:color="auto"/>
            <w:left w:val="none" w:sz="0" w:space="0" w:color="auto"/>
            <w:bottom w:val="none" w:sz="0" w:space="0" w:color="auto"/>
            <w:right w:val="none" w:sz="0" w:space="0" w:color="auto"/>
          </w:divBdr>
        </w:div>
        <w:div w:id="1787189285">
          <w:marLeft w:val="640"/>
          <w:marRight w:val="0"/>
          <w:marTop w:val="0"/>
          <w:marBottom w:val="0"/>
          <w:divBdr>
            <w:top w:val="none" w:sz="0" w:space="0" w:color="auto"/>
            <w:left w:val="none" w:sz="0" w:space="0" w:color="auto"/>
            <w:bottom w:val="none" w:sz="0" w:space="0" w:color="auto"/>
            <w:right w:val="none" w:sz="0" w:space="0" w:color="auto"/>
          </w:divBdr>
        </w:div>
        <w:div w:id="1026638559">
          <w:marLeft w:val="640"/>
          <w:marRight w:val="0"/>
          <w:marTop w:val="0"/>
          <w:marBottom w:val="0"/>
          <w:divBdr>
            <w:top w:val="none" w:sz="0" w:space="0" w:color="auto"/>
            <w:left w:val="none" w:sz="0" w:space="0" w:color="auto"/>
            <w:bottom w:val="none" w:sz="0" w:space="0" w:color="auto"/>
            <w:right w:val="none" w:sz="0" w:space="0" w:color="auto"/>
          </w:divBdr>
        </w:div>
        <w:div w:id="377630856">
          <w:marLeft w:val="640"/>
          <w:marRight w:val="0"/>
          <w:marTop w:val="0"/>
          <w:marBottom w:val="0"/>
          <w:divBdr>
            <w:top w:val="none" w:sz="0" w:space="0" w:color="auto"/>
            <w:left w:val="none" w:sz="0" w:space="0" w:color="auto"/>
            <w:bottom w:val="none" w:sz="0" w:space="0" w:color="auto"/>
            <w:right w:val="none" w:sz="0" w:space="0" w:color="auto"/>
          </w:divBdr>
        </w:div>
        <w:div w:id="851071287">
          <w:marLeft w:val="640"/>
          <w:marRight w:val="0"/>
          <w:marTop w:val="0"/>
          <w:marBottom w:val="0"/>
          <w:divBdr>
            <w:top w:val="none" w:sz="0" w:space="0" w:color="auto"/>
            <w:left w:val="none" w:sz="0" w:space="0" w:color="auto"/>
            <w:bottom w:val="none" w:sz="0" w:space="0" w:color="auto"/>
            <w:right w:val="none" w:sz="0" w:space="0" w:color="auto"/>
          </w:divBdr>
        </w:div>
        <w:div w:id="966476266">
          <w:marLeft w:val="640"/>
          <w:marRight w:val="0"/>
          <w:marTop w:val="0"/>
          <w:marBottom w:val="0"/>
          <w:divBdr>
            <w:top w:val="none" w:sz="0" w:space="0" w:color="auto"/>
            <w:left w:val="none" w:sz="0" w:space="0" w:color="auto"/>
            <w:bottom w:val="none" w:sz="0" w:space="0" w:color="auto"/>
            <w:right w:val="none" w:sz="0" w:space="0" w:color="auto"/>
          </w:divBdr>
        </w:div>
        <w:div w:id="1013848683">
          <w:marLeft w:val="640"/>
          <w:marRight w:val="0"/>
          <w:marTop w:val="0"/>
          <w:marBottom w:val="0"/>
          <w:divBdr>
            <w:top w:val="none" w:sz="0" w:space="0" w:color="auto"/>
            <w:left w:val="none" w:sz="0" w:space="0" w:color="auto"/>
            <w:bottom w:val="none" w:sz="0" w:space="0" w:color="auto"/>
            <w:right w:val="none" w:sz="0" w:space="0" w:color="auto"/>
          </w:divBdr>
        </w:div>
        <w:div w:id="1041904272">
          <w:marLeft w:val="640"/>
          <w:marRight w:val="0"/>
          <w:marTop w:val="0"/>
          <w:marBottom w:val="0"/>
          <w:divBdr>
            <w:top w:val="none" w:sz="0" w:space="0" w:color="auto"/>
            <w:left w:val="none" w:sz="0" w:space="0" w:color="auto"/>
            <w:bottom w:val="none" w:sz="0" w:space="0" w:color="auto"/>
            <w:right w:val="none" w:sz="0" w:space="0" w:color="auto"/>
          </w:divBdr>
        </w:div>
        <w:div w:id="176189370">
          <w:marLeft w:val="640"/>
          <w:marRight w:val="0"/>
          <w:marTop w:val="0"/>
          <w:marBottom w:val="0"/>
          <w:divBdr>
            <w:top w:val="none" w:sz="0" w:space="0" w:color="auto"/>
            <w:left w:val="none" w:sz="0" w:space="0" w:color="auto"/>
            <w:bottom w:val="none" w:sz="0" w:space="0" w:color="auto"/>
            <w:right w:val="none" w:sz="0" w:space="0" w:color="auto"/>
          </w:divBdr>
        </w:div>
        <w:div w:id="579943276">
          <w:marLeft w:val="640"/>
          <w:marRight w:val="0"/>
          <w:marTop w:val="0"/>
          <w:marBottom w:val="0"/>
          <w:divBdr>
            <w:top w:val="none" w:sz="0" w:space="0" w:color="auto"/>
            <w:left w:val="none" w:sz="0" w:space="0" w:color="auto"/>
            <w:bottom w:val="none" w:sz="0" w:space="0" w:color="auto"/>
            <w:right w:val="none" w:sz="0" w:space="0" w:color="auto"/>
          </w:divBdr>
        </w:div>
      </w:divsChild>
    </w:div>
    <w:div w:id="150220405">
      <w:marLeft w:val="640"/>
      <w:marRight w:val="0"/>
      <w:marTop w:val="0"/>
      <w:marBottom w:val="0"/>
      <w:divBdr>
        <w:top w:val="none" w:sz="0" w:space="0" w:color="auto"/>
        <w:left w:val="none" w:sz="0" w:space="0" w:color="auto"/>
        <w:bottom w:val="none" w:sz="0" w:space="0" w:color="auto"/>
        <w:right w:val="none" w:sz="0" w:space="0" w:color="auto"/>
      </w:divBdr>
    </w:div>
    <w:div w:id="150676474">
      <w:marLeft w:val="640"/>
      <w:marRight w:val="0"/>
      <w:marTop w:val="0"/>
      <w:marBottom w:val="0"/>
      <w:divBdr>
        <w:top w:val="none" w:sz="0" w:space="0" w:color="auto"/>
        <w:left w:val="none" w:sz="0" w:space="0" w:color="auto"/>
        <w:bottom w:val="none" w:sz="0" w:space="0" w:color="auto"/>
        <w:right w:val="none" w:sz="0" w:space="0" w:color="auto"/>
      </w:divBdr>
    </w:div>
    <w:div w:id="151219849">
      <w:bodyDiv w:val="1"/>
      <w:marLeft w:val="0"/>
      <w:marRight w:val="0"/>
      <w:marTop w:val="0"/>
      <w:marBottom w:val="0"/>
      <w:divBdr>
        <w:top w:val="none" w:sz="0" w:space="0" w:color="auto"/>
        <w:left w:val="none" w:sz="0" w:space="0" w:color="auto"/>
        <w:bottom w:val="none" w:sz="0" w:space="0" w:color="auto"/>
        <w:right w:val="none" w:sz="0" w:space="0" w:color="auto"/>
      </w:divBdr>
      <w:divsChild>
        <w:div w:id="6834958">
          <w:marLeft w:val="640"/>
          <w:marRight w:val="0"/>
          <w:marTop w:val="0"/>
          <w:marBottom w:val="0"/>
          <w:divBdr>
            <w:top w:val="none" w:sz="0" w:space="0" w:color="auto"/>
            <w:left w:val="none" w:sz="0" w:space="0" w:color="auto"/>
            <w:bottom w:val="none" w:sz="0" w:space="0" w:color="auto"/>
            <w:right w:val="none" w:sz="0" w:space="0" w:color="auto"/>
          </w:divBdr>
        </w:div>
        <w:div w:id="16935151">
          <w:marLeft w:val="640"/>
          <w:marRight w:val="0"/>
          <w:marTop w:val="0"/>
          <w:marBottom w:val="0"/>
          <w:divBdr>
            <w:top w:val="none" w:sz="0" w:space="0" w:color="auto"/>
            <w:left w:val="none" w:sz="0" w:space="0" w:color="auto"/>
            <w:bottom w:val="none" w:sz="0" w:space="0" w:color="auto"/>
            <w:right w:val="none" w:sz="0" w:space="0" w:color="auto"/>
          </w:divBdr>
        </w:div>
        <w:div w:id="20320513">
          <w:marLeft w:val="640"/>
          <w:marRight w:val="0"/>
          <w:marTop w:val="0"/>
          <w:marBottom w:val="0"/>
          <w:divBdr>
            <w:top w:val="none" w:sz="0" w:space="0" w:color="auto"/>
            <w:left w:val="none" w:sz="0" w:space="0" w:color="auto"/>
            <w:bottom w:val="none" w:sz="0" w:space="0" w:color="auto"/>
            <w:right w:val="none" w:sz="0" w:space="0" w:color="auto"/>
          </w:divBdr>
        </w:div>
        <w:div w:id="86275313">
          <w:marLeft w:val="640"/>
          <w:marRight w:val="0"/>
          <w:marTop w:val="0"/>
          <w:marBottom w:val="0"/>
          <w:divBdr>
            <w:top w:val="none" w:sz="0" w:space="0" w:color="auto"/>
            <w:left w:val="none" w:sz="0" w:space="0" w:color="auto"/>
            <w:bottom w:val="none" w:sz="0" w:space="0" w:color="auto"/>
            <w:right w:val="none" w:sz="0" w:space="0" w:color="auto"/>
          </w:divBdr>
        </w:div>
        <w:div w:id="124935967">
          <w:marLeft w:val="640"/>
          <w:marRight w:val="0"/>
          <w:marTop w:val="0"/>
          <w:marBottom w:val="0"/>
          <w:divBdr>
            <w:top w:val="none" w:sz="0" w:space="0" w:color="auto"/>
            <w:left w:val="none" w:sz="0" w:space="0" w:color="auto"/>
            <w:bottom w:val="none" w:sz="0" w:space="0" w:color="auto"/>
            <w:right w:val="none" w:sz="0" w:space="0" w:color="auto"/>
          </w:divBdr>
        </w:div>
        <w:div w:id="164171995">
          <w:marLeft w:val="640"/>
          <w:marRight w:val="0"/>
          <w:marTop w:val="0"/>
          <w:marBottom w:val="0"/>
          <w:divBdr>
            <w:top w:val="none" w:sz="0" w:space="0" w:color="auto"/>
            <w:left w:val="none" w:sz="0" w:space="0" w:color="auto"/>
            <w:bottom w:val="none" w:sz="0" w:space="0" w:color="auto"/>
            <w:right w:val="none" w:sz="0" w:space="0" w:color="auto"/>
          </w:divBdr>
        </w:div>
        <w:div w:id="177041844">
          <w:marLeft w:val="640"/>
          <w:marRight w:val="0"/>
          <w:marTop w:val="0"/>
          <w:marBottom w:val="0"/>
          <w:divBdr>
            <w:top w:val="none" w:sz="0" w:space="0" w:color="auto"/>
            <w:left w:val="none" w:sz="0" w:space="0" w:color="auto"/>
            <w:bottom w:val="none" w:sz="0" w:space="0" w:color="auto"/>
            <w:right w:val="none" w:sz="0" w:space="0" w:color="auto"/>
          </w:divBdr>
        </w:div>
        <w:div w:id="177164296">
          <w:marLeft w:val="640"/>
          <w:marRight w:val="0"/>
          <w:marTop w:val="0"/>
          <w:marBottom w:val="0"/>
          <w:divBdr>
            <w:top w:val="none" w:sz="0" w:space="0" w:color="auto"/>
            <w:left w:val="none" w:sz="0" w:space="0" w:color="auto"/>
            <w:bottom w:val="none" w:sz="0" w:space="0" w:color="auto"/>
            <w:right w:val="none" w:sz="0" w:space="0" w:color="auto"/>
          </w:divBdr>
        </w:div>
        <w:div w:id="193930279">
          <w:marLeft w:val="640"/>
          <w:marRight w:val="0"/>
          <w:marTop w:val="0"/>
          <w:marBottom w:val="0"/>
          <w:divBdr>
            <w:top w:val="none" w:sz="0" w:space="0" w:color="auto"/>
            <w:left w:val="none" w:sz="0" w:space="0" w:color="auto"/>
            <w:bottom w:val="none" w:sz="0" w:space="0" w:color="auto"/>
            <w:right w:val="none" w:sz="0" w:space="0" w:color="auto"/>
          </w:divBdr>
        </w:div>
        <w:div w:id="217857703">
          <w:marLeft w:val="640"/>
          <w:marRight w:val="0"/>
          <w:marTop w:val="0"/>
          <w:marBottom w:val="0"/>
          <w:divBdr>
            <w:top w:val="none" w:sz="0" w:space="0" w:color="auto"/>
            <w:left w:val="none" w:sz="0" w:space="0" w:color="auto"/>
            <w:bottom w:val="none" w:sz="0" w:space="0" w:color="auto"/>
            <w:right w:val="none" w:sz="0" w:space="0" w:color="auto"/>
          </w:divBdr>
        </w:div>
        <w:div w:id="434637622">
          <w:marLeft w:val="640"/>
          <w:marRight w:val="0"/>
          <w:marTop w:val="0"/>
          <w:marBottom w:val="0"/>
          <w:divBdr>
            <w:top w:val="none" w:sz="0" w:space="0" w:color="auto"/>
            <w:left w:val="none" w:sz="0" w:space="0" w:color="auto"/>
            <w:bottom w:val="none" w:sz="0" w:space="0" w:color="auto"/>
            <w:right w:val="none" w:sz="0" w:space="0" w:color="auto"/>
          </w:divBdr>
        </w:div>
        <w:div w:id="445779856">
          <w:marLeft w:val="640"/>
          <w:marRight w:val="0"/>
          <w:marTop w:val="0"/>
          <w:marBottom w:val="0"/>
          <w:divBdr>
            <w:top w:val="none" w:sz="0" w:space="0" w:color="auto"/>
            <w:left w:val="none" w:sz="0" w:space="0" w:color="auto"/>
            <w:bottom w:val="none" w:sz="0" w:space="0" w:color="auto"/>
            <w:right w:val="none" w:sz="0" w:space="0" w:color="auto"/>
          </w:divBdr>
        </w:div>
        <w:div w:id="477965711">
          <w:marLeft w:val="640"/>
          <w:marRight w:val="0"/>
          <w:marTop w:val="0"/>
          <w:marBottom w:val="0"/>
          <w:divBdr>
            <w:top w:val="none" w:sz="0" w:space="0" w:color="auto"/>
            <w:left w:val="none" w:sz="0" w:space="0" w:color="auto"/>
            <w:bottom w:val="none" w:sz="0" w:space="0" w:color="auto"/>
            <w:right w:val="none" w:sz="0" w:space="0" w:color="auto"/>
          </w:divBdr>
        </w:div>
        <w:div w:id="493644568">
          <w:marLeft w:val="640"/>
          <w:marRight w:val="0"/>
          <w:marTop w:val="0"/>
          <w:marBottom w:val="0"/>
          <w:divBdr>
            <w:top w:val="none" w:sz="0" w:space="0" w:color="auto"/>
            <w:left w:val="none" w:sz="0" w:space="0" w:color="auto"/>
            <w:bottom w:val="none" w:sz="0" w:space="0" w:color="auto"/>
            <w:right w:val="none" w:sz="0" w:space="0" w:color="auto"/>
          </w:divBdr>
        </w:div>
        <w:div w:id="569120323">
          <w:marLeft w:val="640"/>
          <w:marRight w:val="0"/>
          <w:marTop w:val="0"/>
          <w:marBottom w:val="0"/>
          <w:divBdr>
            <w:top w:val="none" w:sz="0" w:space="0" w:color="auto"/>
            <w:left w:val="none" w:sz="0" w:space="0" w:color="auto"/>
            <w:bottom w:val="none" w:sz="0" w:space="0" w:color="auto"/>
            <w:right w:val="none" w:sz="0" w:space="0" w:color="auto"/>
          </w:divBdr>
        </w:div>
        <w:div w:id="766585839">
          <w:marLeft w:val="640"/>
          <w:marRight w:val="0"/>
          <w:marTop w:val="0"/>
          <w:marBottom w:val="0"/>
          <w:divBdr>
            <w:top w:val="none" w:sz="0" w:space="0" w:color="auto"/>
            <w:left w:val="none" w:sz="0" w:space="0" w:color="auto"/>
            <w:bottom w:val="none" w:sz="0" w:space="0" w:color="auto"/>
            <w:right w:val="none" w:sz="0" w:space="0" w:color="auto"/>
          </w:divBdr>
        </w:div>
        <w:div w:id="810634143">
          <w:marLeft w:val="640"/>
          <w:marRight w:val="0"/>
          <w:marTop w:val="0"/>
          <w:marBottom w:val="0"/>
          <w:divBdr>
            <w:top w:val="none" w:sz="0" w:space="0" w:color="auto"/>
            <w:left w:val="none" w:sz="0" w:space="0" w:color="auto"/>
            <w:bottom w:val="none" w:sz="0" w:space="0" w:color="auto"/>
            <w:right w:val="none" w:sz="0" w:space="0" w:color="auto"/>
          </w:divBdr>
        </w:div>
        <w:div w:id="838619001">
          <w:marLeft w:val="640"/>
          <w:marRight w:val="0"/>
          <w:marTop w:val="0"/>
          <w:marBottom w:val="0"/>
          <w:divBdr>
            <w:top w:val="none" w:sz="0" w:space="0" w:color="auto"/>
            <w:left w:val="none" w:sz="0" w:space="0" w:color="auto"/>
            <w:bottom w:val="none" w:sz="0" w:space="0" w:color="auto"/>
            <w:right w:val="none" w:sz="0" w:space="0" w:color="auto"/>
          </w:divBdr>
        </w:div>
        <w:div w:id="1006053936">
          <w:marLeft w:val="640"/>
          <w:marRight w:val="0"/>
          <w:marTop w:val="0"/>
          <w:marBottom w:val="0"/>
          <w:divBdr>
            <w:top w:val="none" w:sz="0" w:space="0" w:color="auto"/>
            <w:left w:val="none" w:sz="0" w:space="0" w:color="auto"/>
            <w:bottom w:val="none" w:sz="0" w:space="0" w:color="auto"/>
            <w:right w:val="none" w:sz="0" w:space="0" w:color="auto"/>
          </w:divBdr>
        </w:div>
        <w:div w:id="1066732149">
          <w:marLeft w:val="640"/>
          <w:marRight w:val="0"/>
          <w:marTop w:val="0"/>
          <w:marBottom w:val="0"/>
          <w:divBdr>
            <w:top w:val="none" w:sz="0" w:space="0" w:color="auto"/>
            <w:left w:val="none" w:sz="0" w:space="0" w:color="auto"/>
            <w:bottom w:val="none" w:sz="0" w:space="0" w:color="auto"/>
            <w:right w:val="none" w:sz="0" w:space="0" w:color="auto"/>
          </w:divBdr>
        </w:div>
        <w:div w:id="1082869801">
          <w:marLeft w:val="640"/>
          <w:marRight w:val="0"/>
          <w:marTop w:val="0"/>
          <w:marBottom w:val="0"/>
          <w:divBdr>
            <w:top w:val="none" w:sz="0" w:space="0" w:color="auto"/>
            <w:left w:val="none" w:sz="0" w:space="0" w:color="auto"/>
            <w:bottom w:val="none" w:sz="0" w:space="0" w:color="auto"/>
            <w:right w:val="none" w:sz="0" w:space="0" w:color="auto"/>
          </w:divBdr>
        </w:div>
        <w:div w:id="1088424202">
          <w:marLeft w:val="640"/>
          <w:marRight w:val="0"/>
          <w:marTop w:val="0"/>
          <w:marBottom w:val="0"/>
          <w:divBdr>
            <w:top w:val="none" w:sz="0" w:space="0" w:color="auto"/>
            <w:left w:val="none" w:sz="0" w:space="0" w:color="auto"/>
            <w:bottom w:val="none" w:sz="0" w:space="0" w:color="auto"/>
            <w:right w:val="none" w:sz="0" w:space="0" w:color="auto"/>
          </w:divBdr>
        </w:div>
        <w:div w:id="1089424173">
          <w:marLeft w:val="640"/>
          <w:marRight w:val="0"/>
          <w:marTop w:val="0"/>
          <w:marBottom w:val="0"/>
          <w:divBdr>
            <w:top w:val="none" w:sz="0" w:space="0" w:color="auto"/>
            <w:left w:val="none" w:sz="0" w:space="0" w:color="auto"/>
            <w:bottom w:val="none" w:sz="0" w:space="0" w:color="auto"/>
            <w:right w:val="none" w:sz="0" w:space="0" w:color="auto"/>
          </w:divBdr>
        </w:div>
        <w:div w:id="1132360067">
          <w:marLeft w:val="640"/>
          <w:marRight w:val="0"/>
          <w:marTop w:val="0"/>
          <w:marBottom w:val="0"/>
          <w:divBdr>
            <w:top w:val="none" w:sz="0" w:space="0" w:color="auto"/>
            <w:left w:val="none" w:sz="0" w:space="0" w:color="auto"/>
            <w:bottom w:val="none" w:sz="0" w:space="0" w:color="auto"/>
            <w:right w:val="none" w:sz="0" w:space="0" w:color="auto"/>
          </w:divBdr>
        </w:div>
        <w:div w:id="1163859201">
          <w:marLeft w:val="640"/>
          <w:marRight w:val="0"/>
          <w:marTop w:val="0"/>
          <w:marBottom w:val="0"/>
          <w:divBdr>
            <w:top w:val="none" w:sz="0" w:space="0" w:color="auto"/>
            <w:left w:val="none" w:sz="0" w:space="0" w:color="auto"/>
            <w:bottom w:val="none" w:sz="0" w:space="0" w:color="auto"/>
            <w:right w:val="none" w:sz="0" w:space="0" w:color="auto"/>
          </w:divBdr>
        </w:div>
        <w:div w:id="1177309842">
          <w:marLeft w:val="640"/>
          <w:marRight w:val="0"/>
          <w:marTop w:val="0"/>
          <w:marBottom w:val="0"/>
          <w:divBdr>
            <w:top w:val="none" w:sz="0" w:space="0" w:color="auto"/>
            <w:left w:val="none" w:sz="0" w:space="0" w:color="auto"/>
            <w:bottom w:val="none" w:sz="0" w:space="0" w:color="auto"/>
            <w:right w:val="none" w:sz="0" w:space="0" w:color="auto"/>
          </w:divBdr>
        </w:div>
        <w:div w:id="1177814036">
          <w:marLeft w:val="640"/>
          <w:marRight w:val="0"/>
          <w:marTop w:val="0"/>
          <w:marBottom w:val="0"/>
          <w:divBdr>
            <w:top w:val="none" w:sz="0" w:space="0" w:color="auto"/>
            <w:left w:val="none" w:sz="0" w:space="0" w:color="auto"/>
            <w:bottom w:val="none" w:sz="0" w:space="0" w:color="auto"/>
            <w:right w:val="none" w:sz="0" w:space="0" w:color="auto"/>
          </w:divBdr>
        </w:div>
        <w:div w:id="1214268315">
          <w:marLeft w:val="640"/>
          <w:marRight w:val="0"/>
          <w:marTop w:val="0"/>
          <w:marBottom w:val="0"/>
          <w:divBdr>
            <w:top w:val="none" w:sz="0" w:space="0" w:color="auto"/>
            <w:left w:val="none" w:sz="0" w:space="0" w:color="auto"/>
            <w:bottom w:val="none" w:sz="0" w:space="0" w:color="auto"/>
            <w:right w:val="none" w:sz="0" w:space="0" w:color="auto"/>
          </w:divBdr>
        </w:div>
        <w:div w:id="1267228648">
          <w:marLeft w:val="640"/>
          <w:marRight w:val="0"/>
          <w:marTop w:val="0"/>
          <w:marBottom w:val="0"/>
          <w:divBdr>
            <w:top w:val="none" w:sz="0" w:space="0" w:color="auto"/>
            <w:left w:val="none" w:sz="0" w:space="0" w:color="auto"/>
            <w:bottom w:val="none" w:sz="0" w:space="0" w:color="auto"/>
            <w:right w:val="none" w:sz="0" w:space="0" w:color="auto"/>
          </w:divBdr>
        </w:div>
        <w:div w:id="1348219516">
          <w:marLeft w:val="640"/>
          <w:marRight w:val="0"/>
          <w:marTop w:val="0"/>
          <w:marBottom w:val="0"/>
          <w:divBdr>
            <w:top w:val="none" w:sz="0" w:space="0" w:color="auto"/>
            <w:left w:val="none" w:sz="0" w:space="0" w:color="auto"/>
            <w:bottom w:val="none" w:sz="0" w:space="0" w:color="auto"/>
            <w:right w:val="none" w:sz="0" w:space="0" w:color="auto"/>
          </w:divBdr>
        </w:div>
        <w:div w:id="1392116860">
          <w:marLeft w:val="640"/>
          <w:marRight w:val="0"/>
          <w:marTop w:val="0"/>
          <w:marBottom w:val="0"/>
          <w:divBdr>
            <w:top w:val="none" w:sz="0" w:space="0" w:color="auto"/>
            <w:left w:val="none" w:sz="0" w:space="0" w:color="auto"/>
            <w:bottom w:val="none" w:sz="0" w:space="0" w:color="auto"/>
            <w:right w:val="none" w:sz="0" w:space="0" w:color="auto"/>
          </w:divBdr>
        </w:div>
        <w:div w:id="1490319883">
          <w:marLeft w:val="640"/>
          <w:marRight w:val="0"/>
          <w:marTop w:val="0"/>
          <w:marBottom w:val="0"/>
          <w:divBdr>
            <w:top w:val="none" w:sz="0" w:space="0" w:color="auto"/>
            <w:left w:val="none" w:sz="0" w:space="0" w:color="auto"/>
            <w:bottom w:val="none" w:sz="0" w:space="0" w:color="auto"/>
            <w:right w:val="none" w:sz="0" w:space="0" w:color="auto"/>
          </w:divBdr>
        </w:div>
        <w:div w:id="1502503677">
          <w:marLeft w:val="640"/>
          <w:marRight w:val="0"/>
          <w:marTop w:val="0"/>
          <w:marBottom w:val="0"/>
          <w:divBdr>
            <w:top w:val="none" w:sz="0" w:space="0" w:color="auto"/>
            <w:left w:val="none" w:sz="0" w:space="0" w:color="auto"/>
            <w:bottom w:val="none" w:sz="0" w:space="0" w:color="auto"/>
            <w:right w:val="none" w:sz="0" w:space="0" w:color="auto"/>
          </w:divBdr>
        </w:div>
        <w:div w:id="1570579046">
          <w:marLeft w:val="640"/>
          <w:marRight w:val="0"/>
          <w:marTop w:val="0"/>
          <w:marBottom w:val="0"/>
          <w:divBdr>
            <w:top w:val="none" w:sz="0" w:space="0" w:color="auto"/>
            <w:left w:val="none" w:sz="0" w:space="0" w:color="auto"/>
            <w:bottom w:val="none" w:sz="0" w:space="0" w:color="auto"/>
            <w:right w:val="none" w:sz="0" w:space="0" w:color="auto"/>
          </w:divBdr>
        </w:div>
        <w:div w:id="1613635449">
          <w:marLeft w:val="640"/>
          <w:marRight w:val="0"/>
          <w:marTop w:val="0"/>
          <w:marBottom w:val="0"/>
          <w:divBdr>
            <w:top w:val="none" w:sz="0" w:space="0" w:color="auto"/>
            <w:left w:val="none" w:sz="0" w:space="0" w:color="auto"/>
            <w:bottom w:val="none" w:sz="0" w:space="0" w:color="auto"/>
            <w:right w:val="none" w:sz="0" w:space="0" w:color="auto"/>
          </w:divBdr>
        </w:div>
        <w:div w:id="1661807344">
          <w:marLeft w:val="640"/>
          <w:marRight w:val="0"/>
          <w:marTop w:val="0"/>
          <w:marBottom w:val="0"/>
          <w:divBdr>
            <w:top w:val="none" w:sz="0" w:space="0" w:color="auto"/>
            <w:left w:val="none" w:sz="0" w:space="0" w:color="auto"/>
            <w:bottom w:val="none" w:sz="0" w:space="0" w:color="auto"/>
            <w:right w:val="none" w:sz="0" w:space="0" w:color="auto"/>
          </w:divBdr>
        </w:div>
        <w:div w:id="1665274916">
          <w:marLeft w:val="640"/>
          <w:marRight w:val="0"/>
          <w:marTop w:val="0"/>
          <w:marBottom w:val="0"/>
          <w:divBdr>
            <w:top w:val="none" w:sz="0" w:space="0" w:color="auto"/>
            <w:left w:val="none" w:sz="0" w:space="0" w:color="auto"/>
            <w:bottom w:val="none" w:sz="0" w:space="0" w:color="auto"/>
            <w:right w:val="none" w:sz="0" w:space="0" w:color="auto"/>
          </w:divBdr>
        </w:div>
        <w:div w:id="1731730725">
          <w:marLeft w:val="640"/>
          <w:marRight w:val="0"/>
          <w:marTop w:val="0"/>
          <w:marBottom w:val="0"/>
          <w:divBdr>
            <w:top w:val="none" w:sz="0" w:space="0" w:color="auto"/>
            <w:left w:val="none" w:sz="0" w:space="0" w:color="auto"/>
            <w:bottom w:val="none" w:sz="0" w:space="0" w:color="auto"/>
            <w:right w:val="none" w:sz="0" w:space="0" w:color="auto"/>
          </w:divBdr>
        </w:div>
        <w:div w:id="1854105540">
          <w:marLeft w:val="640"/>
          <w:marRight w:val="0"/>
          <w:marTop w:val="0"/>
          <w:marBottom w:val="0"/>
          <w:divBdr>
            <w:top w:val="none" w:sz="0" w:space="0" w:color="auto"/>
            <w:left w:val="none" w:sz="0" w:space="0" w:color="auto"/>
            <w:bottom w:val="none" w:sz="0" w:space="0" w:color="auto"/>
            <w:right w:val="none" w:sz="0" w:space="0" w:color="auto"/>
          </w:divBdr>
        </w:div>
        <w:div w:id="1917665276">
          <w:marLeft w:val="640"/>
          <w:marRight w:val="0"/>
          <w:marTop w:val="0"/>
          <w:marBottom w:val="0"/>
          <w:divBdr>
            <w:top w:val="none" w:sz="0" w:space="0" w:color="auto"/>
            <w:left w:val="none" w:sz="0" w:space="0" w:color="auto"/>
            <w:bottom w:val="none" w:sz="0" w:space="0" w:color="auto"/>
            <w:right w:val="none" w:sz="0" w:space="0" w:color="auto"/>
          </w:divBdr>
        </w:div>
        <w:div w:id="1917863134">
          <w:marLeft w:val="640"/>
          <w:marRight w:val="0"/>
          <w:marTop w:val="0"/>
          <w:marBottom w:val="0"/>
          <w:divBdr>
            <w:top w:val="none" w:sz="0" w:space="0" w:color="auto"/>
            <w:left w:val="none" w:sz="0" w:space="0" w:color="auto"/>
            <w:bottom w:val="none" w:sz="0" w:space="0" w:color="auto"/>
            <w:right w:val="none" w:sz="0" w:space="0" w:color="auto"/>
          </w:divBdr>
        </w:div>
        <w:div w:id="1936204988">
          <w:marLeft w:val="640"/>
          <w:marRight w:val="0"/>
          <w:marTop w:val="0"/>
          <w:marBottom w:val="0"/>
          <w:divBdr>
            <w:top w:val="none" w:sz="0" w:space="0" w:color="auto"/>
            <w:left w:val="none" w:sz="0" w:space="0" w:color="auto"/>
            <w:bottom w:val="none" w:sz="0" w:space="0" w:color="auto"/>
            <w:right w:val="none" w:sz="0" w:space="0" w:color="auto"/>
          </w:divBdr>
        </w:div>
        <w:div w:id="2008823152">
          <w:marLeft w:val="640"/>
          <w:marRight w:val="0"/>
          <w:marTop w:val="0"/>
          <w:marBottom w:val="0"/>
          <w:divBdr>
            <w:top w:val="none" w:sz="0" w:space="0" w:color="auto"/>
            <w:left w:val="none" w:sz="0" w:space="0" w:color="auto"/>
            <w:bottom w:val="none" w:sz="0" w:space="0" w:color="auto"/>
            <w:right w:val="none" w:sz="0" w:space="0" w:color="auto"/>
          </w:divBdr>
        </w:div>
      </w:divsChild>
    </w:div>
    <w:div w:id="151528569">
      <w:bodyDiv w:val="1"/>
      <w:marLeft w:val="0"/>
      <w:marRight w:val="0"/>
      <w:marTop w:val="0"/>
      <w:marBottom w:val="0"/>
      <w:divBdr>
        <w:top w:val="none" w:sz="0" w:space="0" w:color="auto"/>
        <w:left w:val="none" w:sz="0" w:space="0" w:color="auto"/>
        <w:bottom w:val="none" w:sz="0" w:space="0" w:color="auto"/>
        <w:right w:val="none" w:sz="0" w:space="0" w:color="auto"/>
      </w:divBdr>
      <w:divsChild>
        <w:div w:id="480922255">
          <w:marLeft w:val="640"/>
          <w:marRight w:val="0"/>
          <w:marTop w:val="0"/>
          <w:marBottom w:val="0"/>
          <w:divBdr>
            <w:top w:val="none" w:sz="0" w:space="0" w:color="auto"/>
            <w:left w:val="none" w:sz="0" w:space="0" w:color="auto"/>
            <w:bottom w:val="none" w:sz="0" w:space="0" w:color="auto"/>
            <w:right w:val="none" w:sz="0" w:space="0" w:color="auto"/>
          </w:divBdr>
        </w:div>
        <w:div w:id="1617179101">
          <w:marLeft w:val="640"/>
          <w:marRight w:val="0"/>
          <w:marTop w:val="0"/>
          <w:marBottom w:val="0"/>
          <w:divBdr>
            <w:top w:val="none" w:sz="0" w:space="0" w:color="auto"/>
            <w:left w:val="none" w:sz="0" w:space="0" w:color="auto"/>
            <w:bottom w:val="none" w:sz="0" w:space="0" w:color="auto"/>
            <w:right w:val="none" w:sz="0" w:space="0" w:color="auto"/>
          </w:divBdr>
        </w:div>
        <w:div w:id="451095646">
          <w:marLeft w:val="640"/>
          <w:marRight w:val="0"/>
          <w:marTop w:val="0"/>
          <w:marBottom w:val="0"/>
          <w:divBdr>
            <w:top w:val="none" w:sz="0" w:space="0" w:color="auto"/>
            <w:left w:val="none" w:sz="0" w:space="0" w:color="auto"/>
            <w:bottom w:val="none" w:sz="0" w:space="0" w:color="auto"/>
            <w:right w:val="none" w:sz="0" w:space="0" w:color="auto"/>
          </w:divBdr>
        </w:div>
        <w:div w:id="43451428">
          <w:marLeft w:val="640"/>
          <w:marRight w:val="0"/>
          <w:marTop w:val="0"/>
          <w:marBottom w:val="0"/>
          <w:divBdr>
            <w:top w:val="none" w:sz="0" w:space="0" w:color="auto"/>
            <w:left w:val="none" w:sz="0" w:space="0" w:color="auto"/>
            <w:bottom w:val="none" w:sz="0" w:space="0" w:color="auto"/>
            <w:right w:val="none" w:sz="0" w:space="0" w:color="auto"/>
          </w:divBdr>
        </w:div>
        <w:div w:id="677729976">
          <w:marLeft w:val="640"/>
          <w:marRight w:val="0"/>
          <w:marTop w:val="0"/>
          <w:marBottom w:val="0"/>
          <w:divBdr>
            <w:top w:val="none" w:sz="0" w:space="0" w:color="auto"/>
            <w:left w:val="none" w:sz="0" w:space="0" w:color="auto"/>
            <w:bottom w:val="none" w:sz="0" w:space="0" w:color="auto"/>
            <w:right w:val="none" w:sz="0" w:space="0" w:color="auto"/>
          </w:divBdr>
        </w:div>
        <w:div w:id="1973248767">
          <w:marLeft w:val="640"/>
          <w:marRight w:val="0"/>
          <w:marTop w:val="0"/>
          <w:marBottom w:val="0"/>
          <w:divBdr>
            <w:top w:val="none" w:sz="0" w:space="0" w:color="auto"/>
            <w:left w:val="none" w:sz="0" w:space="0" w:color="auto"/>
            <w:bottom w:val="none" w:sz="0" w:space="0" w:color="auto"/>
            <w:right w:val="none" w:sz="0" w:space="0" w:color="auto"/>
          </w:divBdr>
        </w:div>
        <w:div w:id="1489131204">
          <w:marLeft w:val="640"/>
          <w:marRight w:val="0"/>
          <w:marTop w:val="0"/>
          <w:marBottom w:val="0"/>
          <w:divBdr>
            <w:top w:val="none" w:sz="0" w:space="0" w:color="auto"/>
            <w:left w:val="none" w:sz="0" w:space="0" w:color="auto"/>
            <w:bottom w:val="none" w:sz="0" w:space="0" w:color="auto"/>
            <w:right w:val="none" w:sz="0" w:space="0" w:color="auto"/>
          </w:divBdr>
        </w:div>
        <w:div w:id="463811265">
          <w:marLeft w:val="640"/>
          <w:marRight w:val="0"/>
          <w:marTop w:val="0"/>
          <w:marBottom w:val="0"/>
          <w:divBdr>
            <w:top w:val="none" w:sz="0" w:space="0" w:color="auto"/>
            <w:left w:val="none" w:sz="0" w:space="0" w:color="auto"/>
            <w:bottom w:val="none" w:sz="0" w:space="0" w:color="auto"/>
            <w:right w:val="none" w:sz="0" w:space="0" w:color="auto"/>
          </w:divBdr>
        </w:div>
        <w:div w:id="835537329">
          <w:marLeft w:val="640"/>
          <w:marRight w:val="0"/>
          <w:marTop w:val="0"/>
          <w:marBottom w:val="0"/>
          <w:divBdr>
            <w:top w:val="none" w:sz="0" w:space="0" w:color="auto"/>
            <w:left w:val="none" w:sz="0" w:space="0" w:color="auto"/>
            <w:bottom w:val="none" w:sz="0" w:space="0" w:color="auto"/>
            <w:right w:val="none" w:sz="0" w:space="0" w:color="auto"/>
          </w:divBdr>
        </w:div>
        <w:div w:id="1891724878">
          <w:marLeft w:val="640"/>
          <w:marRight w:val="0"/>
          <w:marTop w:val="0"/>
          <w:marBottom w:val="0"/>
          <w:divBdr>
            <w:top w:val="none" w:sz="0" w:space="0" w:color="auto"/>
            <w:left w:val="none" w:sz="0" w:space="0" w:color="auto"/>
            <w:bottom w:val="none" w:sz="0" w:space="0" w:color="auto"/>
            <w:right w:val="none" w:sz="0" w:space="0" w:color="auto"/>
          </w:divBdr>
        </w:div>
        <w:div w:id="1585382057">
          <w:marLeft w:val="640"/>
          <w:marRight w:val="0"/>
          <w:marTop w:val="0"/>
          <w:marBottom w:val="0"/>
          <w:divBdr>
            <w:top w:val="none" w:sz="0" w:space="0" w:color="auto"/>
            <w:left w:val="none" w:sz="0" w:space="0" w:color="auto"/>
            <w:bottom w:val="none" w:sz="0" w:space="0" w:color="auto"/>
            <w:right w:val="none" w:sz="0" w:space="0" w:color="auto"/>
          </w:divBdr>
        </w:div>
        <w:div w:id="1684434586">
          <w:marLeft w:val="640"/>
          <w:marRight w:val="0"/>
          <w:marTop w:val="0"/>
          <w:marBottom w:val="0"/>
          <w:divBdr>
            <w:top w:val="none" w:sz="0" w:space="0" w:color="auto"/>
            <w:left w:val="none" w:sz="0" w:space="0" w:color="auto"/>
            <w:bottom w:val="none" w:sz="0" w:space="0" w:color="auto"/>
            <w:right w:val="none" w:sz="0" w:space="0" w:color="auto"/>
          </w:divBdr>
        </w:div>
        <w:div w:id="1043403623">
          <w:marLeft w:val="640"/>
          <w:marRight w:val="0"/>
          <w:marTop w:val="0"/>
          <w:marBottom w:val="0"/>
          <w:divBdr>
            <w:top w:val="none" w:sz="0" w:space="0" w:color="auto"/>
            <w:left w:val="none" w:sz="0" w:space="0" w:color="auto"/>
            <w:bottom w:val="none" w:sz="0" w:space="0" w:color="auto"/>
            <w:right w:val="none" w:sz="0" w:space="0" w:color="auto"/>
          </w:divBdr>
        </w:div>
        <w:div w:id="1070157495">
          <w:marLeft w:val="640"/>
          <w:marRight w:val="0"/>
          <w:marTop w:val="0"/>
          <w:marBottom w:val="0"/>
          <w:divBdr>
            <w:top w:val="none" w:sz="0" w:space="0" w:color="auto"/>
            <w:left w:val="none" w:sz="0" w:space="0" w:color="auto"/>
            <w:bottom w:val="none" w:sz="0" w:space="0" w:color="auto"/>
            <w:right w:val="none" w:sz="0" w:space="0" w:color="auto"/>
          </w:divBdr>
        </w:div>
        <w:div w:id="89203618">
          <w:marLeft w:val="640"/>
          <w:marRight w:val="0"/>
          <w:marTop w:val="0"/>
          <w:marBottom w:val="0"/>
          <w:divBdr>
            <w:top w:val="none" w:sz="0" w:space="0" w:color="auto"/>
            <w:left w:val="none" w:sz="0" w:space="0" w:color="auto"/>
            <w:bottom w:val="none" w:sz="0" w:space="0" w:color="auto"/>
            <w:right w:val="none" w:sz="0" w:space="0" w:color="auto"/>
          </w:divBdr>
        </w:div>
        <w:div w:id="1640115747">
          <w:marLeft w:val="640"/>
          <w:marRight w:val="0"/>
          <w:marTop w:val="0"/>
          <w:marBottom w:val="0"/>
          <w:divBdr>
            <w:top w:val="none" w:sz="0" w:space="0" w:color="auto"/>
            <w:left w:val="none" w:sz="0" w:space="0" w:color="auto"/>
            <w:bottom w:val="none" w:sz="0" w:space="0" w:color="auto"/>
            <w:right w:val="none" w:sz="0" w:space="0" w:color="auto"/>
          </w:divBdr>
        </w:div>
        <w:div w:id="927884843">
          <w:marLeft w:val="640"/>
          <w:marRight w:val="0"/>
          <w:marTop w:val="0"/>
          <w:marBottom w:val="0"/>
          <w:divBdr>
            <w:top w:val="none" w:sz="0" w:space="0" w:color="auto"/>
            <w:left w:val="none" w:sz="0" w:space="0" w:color="auto"/>
            <w:bottom w:val="none" w:sz="0" w:space="0" w:color="auto"/>
            <w:right w:val="none" w:sz="0" w:space="0" w:color="auto"/>
          </w:divBdr>
        </w:div>
        <w:div w:id="597560167">
          <w:marLeft w:val="640"/>
          <w:marRight w:val="0"/>
          <w:marTop w:val="0"/>
          <w:marBottom w:val="0"/>
          <w:divBdr>
            <w:top w:val="none" w:sz="0" w:space="0" w:color="auto"/>
            <w:left w:val="none" w:sz="0" w:space="0" w:color="auto"/>
            <w:bottom w:val="none" w:sz="0" w:space="0" w:color="auto"/>
            <w:right w:val="none" w:sz="0" w:space="0" w:color="auto"/>
          </w:divBdr>
        </w:div>
        <w:div w:id="1204946752">
          <w:marLeft w:val="640"/>
          <w:marRight w:val="0"/>
          <w:marTop w:val="0"/>
          <w:marBottom w:val="0"/>
          <w:divBdr>
            <w:top w:val="none" w:sz="0" w:space="0" w:color="auto"/>
            <w:left w:val="none" w:sz="0" w:space="0" w:color="auto"/>
            <w:bottom w:val="none" w:sz="0" w:space="0" w:color="auto"/>
            <w:right w:val="none" w:sz="0" w:space="0" w:color="auto"/>
          </w:divBdr>
        </w:div>
        <w:div w:id="1857842150">
          <w:marLeft w:val="640"/>
          <w:marRight w:val="0"/>
          <w:marTop w:val="0"/>
          <w:marBottom w:val="0"/>
          <w:divBdr>
            <w:top w:val="none" w:sz="0" w:space="0" w:color="auto"/>
            <w:left w:val="none" w:sz="0" w:space="0" w:color="auto"/>
            <w:bottom w:val="none" w:sz="0" w:space="0" w:color="auto"/>
            <w:right w:val="none" w:sz="0" w:space="0" w:color="auto"/>
          </w:divBdr>
        </w:div>
        <w:div w:id="735476666">
          <w:marLeft w:val="640"/>
          <w:marRight w:val="0"/>
          <w:marTop w:val="0"/>
          <w:marBottom w:val="0"/>
          <w:divBdr>
            <w:top w:val="none" w:sz="0" w:space="0" w:color="auto"/>
            <w:left w:val="none" w:sz="0" w:space="0" w:color="auto"/>
            <w:bottom w:val="none" w:sz="0" w:space="0" w:color="auto"/>
            <w:right w:val="none" w:sz="0" w:space="0" w:color="auto"/>
          </w:divBdr>
        </w:div>
        <w:div w:id="1885285082">
          <w:marLeft w:val="640"/>
          <w:marRight w:val="0"/>
          <w:marTop w:val="0"/>
          <w:marBottom w:val="0"/>
          <w:divBdr>
            <w:top w:val="none" w:sz="0" w:space="0" w:color="auto"/>
            <w:left w:val="none" w:sz="0" w:space="0" w:color="auto"/>
            <w:bottom w:val="none" w:sz="0" w:space="0" w:color="auto"/>
            <w:right w:val="none" w:sz="0" w:space="0" w:color="auto"/>
          </w:divBdr>
        </w:div>
        <w:div w:id="1691224374">
          <w:marLeft w:val="640"/>
          <w:marRight w:val="0"/>
          <w:marTop w:val="0"/>
          <w:marBottom w:val="0"/>
          <w:divBdr>
            <w:top w:val="none" w:sz="0" w:space="0" w:color="auto"/>
            <w:left w:val="none" w:sz="0" w:space="0" w:color="auto"/>
            <w:bottom w:val="none" w:sz="0" w:space="0" w:color="auto"/>
            <w:right w:val="none" w:sz="0" w:space="0" w:color="auto"/>
          </w:divBdr>
        </w:div>
        <w:div w:id="1550991078">
          <w:marLeft w:val="640"/>
          <w:marRight w:val="0"/>
          <w:marTop w:val="0"/>
          <w:marBottom w:val="0"/>
          <w:divBdr>
            <w:top w:val="none" w:sz="0" w:space="0" w:color="auto"/>
            <w:left w:val="none" w:sz="0" w:space="0" w:color="auto"/>
            <w:bottom w:val="none" w:sz="0" w:space="0" w:color="auto"/>
            <w:right w:val="none" w:sz="0" w:space="0" w:color="auto"/>
          </w:divBdr>
        </w:div>
        <w:div w:id="668143064">
          <w:marLeft w:val="640"/>
          <w:marRight w:val="0"/>
          <w:marTop w:val="0"/>
          <w:marBottom w:val="0"/>
          <w:divBdr>
            <w:top w:val="none" w:sz="0" w:space="0" w:color="auto"/>
            <w:left w:val="none" w:sz="0" w:space="0" w:color="auto"/>
            <w:bottom w:val="none" w:sz="0" w:space="0" w:color="auto"/>
            <w:right w:val="none" w:sz="0" w:space="0" w:color="auto"/>
          </w:divBdr>
        </w:div>
        <w:div w:id="330328930">
          <w:marLeft w:val="640"/>
          <w:marRight w:val="0"/>
          <w:marTop w:val="0"/>
          <w:marBottom w:val="0"/>
          <w:divBdr>
            <w:top w:val="none" w:sz="0" w:space="0" w:color="auto"/>
            <w:left w:val="none" w:sz="0" w:space="0" w:color="auto"/>
            <w:bottom w:val="none" w:sz="0" w:space="0" w:color="auto"/>
            <w:right w:val="none" w:sz="0" w:space="0" w:color="auto"/>
          </w:divBdr>
        </w:div>
        <w:div w:id="1928999500">
          <w:marLeft w:val="640"/>
          <w:marRight w:val="0"/>
          <w:marTop w:val="0"/>
          <w:marBottom w:val="0"/>
          <w:divBdr>
            <w:top w:val="none" w:sz="0" w:space="0" w:color="auto"/>
            <w:left w:val="none" w:sz="0" w:space="0" w:color="auto"/>
            <w:bottom w:val="none" w:sz="0" w:space="0" w:color="auto"/>
            <w:right w:val="none" w:sz="0" w:space="0" w:color="auto"/>
          </w:divBdr>
        </w:div>
        <w:div w:id="1610235715">
          <w:marLeft w:val="640"/>
          <w:marRight w:val="0"/>
          <w:marTop w:val="0"/>
          <w:marBottom w:val="0"/>
          <w:divBdr>
            <w:top w:val="none" w:sz="0" w:space="0" w:color="auto"/>
            <w:left w:val="none" w:sz="0" w:space="0" w:color="auto"/>
            <w:bottom w:val="none" w:sz="0" w:space="0" w:color="auto"/>
            <w:right w:val="none" w:sz="0" w:space="0" w:color="auto"/>
          </w:divBdr>
        </w:div>
        <w:div w:id="1801875902">
          <w:marLeft w:val="640"/>
          <w:marRight w:val="0"/>
          <w:marTop w:val="0"/>
          <w:marBottom w:val="0"/>
          <w:divBdr>
            <w:top w:val="none" w:sz="0" w:space="0" w:color="auto"/>
            <w:left w:val="none" w:sz="0" w:space="0" w:color="auto"/>
            <w:bottom w:val="none" w:sz="0" w:space="0" w:color="auto"/>
            <w:right w:val="none" w:sz="0" w:space="0" w:color="auto"/>
          </w:divBdr>
        </w:div>
        <w:div w:id="1895577962">
          <w:marLeft w:val="640"/>
          <w:marRight w:val="0"/>
          <w:marTop w:val="0"/>
          <w:marBottom w:val="0"/>
          <w:divBdr>
            <w:top w:val="none" w:sz="0" w:space="0" w:color="auto"/>
            <w:left w:val="none" w:sz="0" w:space="0" w:color="auto"/>
            <w:bottom w:val="none" w:sz="0" w:space="0" w:color="auto"/>
            <w:right w:val="none" w:sz="0" w:space="0" w:color="auto"/>
          </w:divBdr>
        </w:div>
        <w:div w:id="425543327">
          <w:marLeft w:val="640"/>
          <w:marRight w:val="0"/>
          <w:marTop w:val="0"/>
          <w:marBottom w:val="0"/>
          <w:divBdr>
            <w:top w:val="none" w:sz="0" w:space="0" w:color="auto"/>
            <w:left w:val="none" w:sz="0" w:space="0" w:color="auto"/>
            <w:bottom w:val="none" w:sz="0" w:space="0" w:color="auto"/>
            <w:right w:val="none" w:sz="0" w:space="0" w:color="auto"/>
          </w:divBdr>
        </w:div>
        <w:div w:id="254167684">
          <w:marLeft w:val="640"/>
          <w:marRight w:val="0"/>
          <w:marTop w:val="0"/>
          <w:marBottom w:val="0"/>
          <w:divBdr>
            <w:top w:val="none" w:sz="0" w:space="0" w:color="auto"/>
            <w:left w:val="none" w:sz="0" w:space="0" w:color="auto"/>
            <w:bottom w:val="none" w:sz="0" w:space="0" w:color="auto"/>
            <w:right w:val="none" w:sz="0" w:space="0" w:color="auto"/>
          </w:divBdr>
        </w:div>
        <w:div w:id="1460682059">
          <w:marLeft w:val="640"/>
          <w:marRight w:val="0"/>
          <w:marTop w:val="0"/>
          <w:marBottom w:val="0"/>
          <w:divBdr>
            <w:top w:val="none" w:sz="0" w:space="0" w:color="auto"/>
            <w:left w:val="none" w:sz="0" w:space="0" w:color="auto"/>
            <w:bottom w:val="none" w:sz="0" w:space="0" w:color="auto"/>
            <w:right w:val="none" w:sz="0" w:space="0" w:color="auto"/>
          </w:divBdr>
        </w:div>
        <w:div w:id="369889878">
          <w:marLeft w:val="640"/>
          <w:marRight w:val="0"/>
          <w:marTop w:val="0"/>
          <w:marBottom w:val="0"/>
          <w:divBdr>
            <w:top w:val="none" w:sz="0" w:space="0" w:color="auto"/>
            <w:left w:val="none" w:sz="0" w:space="0" w:color="auto"/>
            <w:bottom w:val="none" w:sz="0" w:space="0" w:color="auto"/>
            <w:right w:val="none" w:sz="0" w:space="0" w:color="auto"/>
          </w:divBdr>
        </w:div>
        <w:div w:id="1581792316">
          <w:marLeft w:val="640"/>
          <w:marRight w:val="0"/>
          <w:marTop w:val="0"/>
          <w:marBottom w:val="0"/>
          <w:divBdr>
            <w:top w:val="none" w:sz="0" w:space="0" w:color="auto"/>
            <w:left w:val="none" w:sz="0" w:space="0" w:color="auto"/>
            <w:bottom w:val="none" w:sz="0" w:space="0" w:color="auto"/>
            <w:right w:val="none" w:sz="0" w:space="0" w:color="auto"/>
          </w:divBdr>
        </w:div>
        <w:div w:id="1350330245">
          <w:marLeft w:val="640"/>
          <w:marRight w:val="0"/>
          <w:marTop w:val="0"/>
          <w:marBottom w:val="0"/>
          <w:divBdr>
            <w:top w:val="none" w:sz="0" w:space="0" w:color="auto"/>
            <w:left w:val="none" w:sz="0" w:space="0" w:color="auto"/>
            <w:bottom w:val="none" w:sz="0" w:space="0" w:color="auto"/>
            <w:right w:val="none" w:sz="0" w:space="0" w:color="auto"/>
          </w:divBdr>
        </w:div>
        <w:div w:id="988829435">
          <w:marLeft w:val="640"/>
          <w:marRight w:val="0"/>
          <w:marTop w:val="0"/>
          <w:marBottom w:val="0"/>
          <w:divBdr>
            <w:top w:val="none" w:sz="0" w:space="0" w:color="auto"/>
            <w:left w:val="none" w:sz="0" w:space="0" w:color="auto"/>
            <w:bottom w:val="none" w:sz="0" w:space="0" w:color="auto"/>
            <w:right w:val="none" w:sz="0" w:space="0" w:color="auto"/>
          </w:divBdr>
        </w:div>
        <w:div w:id="575241834">
          <w:marLeft w:val="640"/>
          <w:marRight w:val="0"/>
          <w:marTop w:val="0"/>
          <w:marBottom w:val="0"/>
          <w:divBdr>
            <w:top w:val="none" w:sz="0" w:space="0" w:color="auto"/>
            <w:left w:val="none" w:sz="0" w:space="0" w:color="auto"/>
            <w:bottom w:val="none" w:sz="0" w:space="0" w:color="auto"/>
            <w:right w:val="none" w:sz="0" w:space="0" w:color="auto"/>
          </w:divBdr>
        </w:div>
        <w:div w:id="1334450209">
          <w:marLeft w:val="640"/>
          <w:marRight w:val="0"/>
          <w:marTop w:val="0"/>
          <w:marBottom w:val="0"/>
          <w:divBdr>
            <w:top w:val="none" w:sz="0" w:space="0" w:color="auto"/>
            <w:left w:val="none" w:sz="0" w:space="0" w:color="auto"/>
            <w:bottom w:val="none" w:sz="0" w:space="0" w:color="auto"/>
            <w:right w:val="none" w:sz="0" w:space="0" w:color="auto"/>
          </w:divBdr>
        </w:div>
        <w:div w:id="50542671">
          <w:marLeft w:val="640"/>
          <w:marRight w:val="0"/>
          <w:marTop w:val="0"/>
          <w:marBottom w:val="0"/>
          <w:divBdr>
            <w:top w:val="none" w:sz="0" w:space="0" w:color="auto"/>
            <w:left w:val="none" w:sz="0" w:space="0" w:color="auto"/>
            <w:bottom w:val="none" w:sz="0" w:space="0" w:color="auto"/>
            <w:right w:val="none" w:sz="0" w:space="0" w:color="auto"/>
          </w:divBdr>
        </w:div>
        <w:div w:id="230779182">
          <w:marLeft w:val="640"/>
          <w:marRight w:val="0"/>
          <w:marTop w:val="0"/>
          <w:marBottom w:val="0"/>
          <w:divBdr>
            <w:top w:val="none" w:sz="0" w:space="0" w:color="auto"/>
            <w:left w:val="none" w:sz="0" w:space="0" w:color="auto"/>
            <w:bottom w:val="none" w:sz="0" w:space="0" w:color="auto"/>
            <w:right w:val="none" w:sz="0" w:space="0" w:color="auto"/>
          </w:divBdr>
        </w:div>
        <w:div w:id="2142455232">
          <w:marLeft w:val="640"/>
          <w:marRight w:val="0"/>
          <w:marTop w:val="0"/>
          <w:marBottom w:val="0"/>
          <w:divBdr>
            <w:top w:val="none" w:sz="0" w:space="0" w:color="auto"/>
            <w:left w:val="none" w:sz="0" w:space="0" w:color="auto"/>
            <w:bottom w:val="none" w:sz="0" w:space="0" w:color="auto"/>
            <w:right w:val="none" w:sz="0" w:space="0" w:color="auto"/>
          </w:divBdr>
        </w:div>
        <w:div w:id="482547858">
          <w:marLeft w:val="640"/>
          <w:marRight w:val="0"/>
          <w:marTop w:val="0"/>
          <w:marBottom w:val="0"/>
          <w:divBdr>
            <w:top w:val="none" w:sz="0" w:space="0" w:color="auto"/>
            <w:left w:val="none" w:sz="0" w:space="0" w:color="auto"/>
            <w:bottom w:val="none" w:sz="0" w:space="0" w:color="auto"/>
            <w:right w:val="none" w:sz="0" w:space="0" w:color="auto"/>
          </w:divBdr>
        </w:div>
        <w:div w:id="1871727101">
          <w:marLeft w:val="640"/>
          <w:marRight w:val="0"/>
          <w:marTop w:val="0"/>
          <w:marBottom w:val="0"/>
          <w:divBdr>
            <w:top w:val="none" w:sz="0" w:space="0" w:color="auto"/>
            <w:left w:val="none" w:sz="0" w:space="0" w:color="auto"/>
            <w:bottom w:val="none" w:sz="0" w:space="0" w:color="auto"/>
            <w:right w:val="none" w:sz="0" w:space="0" w:color="auto"/>
          </w:divBdr>
        </w:div>
        <w:div w:id="464667174">
          <w:marLeft w:val="640"/>
          <w:marRight w:val="0"/>
          <w:marTop w:val="0"/>
          <w:marBottom w:val="0"/>
          <w:divBdr>
            <w:top w:val="none" w:sz="0" w:space="0" w:color="auto"/>
            <w:left w:val="none" w:sz="0" w:space="0" w:color="auto"/>
            <w:bottom w:val="none" w:sz="0" w:space="0" w:color="auto"/>
            <w:right w:val="none" w:sz="0" w:space="0" w:color="auto"/>
          </w:divBdr>
        </w:div>
        <w:div w:id="796292116">
          <w:marLeft w:val="640"/>
          <w:marRight w:val="0"/>
          <w:marTop w:val="0"/>
          <w:marBottom w:val="0"/>
          <w:divBdr>
            <w:top w:val="none" w:sz="0" w:space="0" w:color="auto"/>
            <w:left w:val="none" w:sz="0" w:space="0" w:color="auto"/>
            <w:bottom w:val="none" w:sz="0" w:space="0" w:color="auto"/>
            <w:right w:val="none" w:sz="0" w:space="0" w:color="auto"/>
          </w:divBdr>
        </w:div>
        <w:div w:id="602807245">
          <w:marLeft w:val="640"/>
          <w:marRight w:val="0"/>
          <w:marTop w:val="0"/>
          <w:marBottom w:val="0"/>
          <w:divBdr>
            <w:top w:val="none" w:sz="0" w:space="0" w:color="auto"/>
            <w:left w:val="none" w:sz="0" w:space="0" w:color="auto"/>
            <w:bottom w:val="none" w:sz="0" w:space="0" w:color="auto"/>
            <w:right w:val="none" w:sz="0" w:space="0" w:color="auto"/>
          </w:divBdr>
        </w:div>
        <w:div w:id="412288410">
          <w:marLeft w:val="640"/>
          <w:marRight w:val="0"/>
          <w:marTop w:val="0"/>
          <w:marBottom w:val="0"/>
          <w:divBdr>
            <w:top w:val="none" w:sz="0" w:space="0" w:color="auto"/>
            <w:left w:val="none" w:sz="0" w:space="0" w:color="auto"/>
            <w:bottom w:val="none" w:sz="0" w:space="0" w:color="auto"/>
            <w:right w:val="none" w:sz="0" w:space="0" w:color="auto"/>
          </w:divBdr>
        </w:div>
        <w:div w:id="1485245522">
          <w:marLeft w:val="640"/>
          <w:marRight w:val="0"/>
          <w:marTop w:val="0"/>
          <w:marBottom w:val="0"/>
          <w:divBdr>
            <w:top w:val="none" w:sz="0" w:space="0" w:color="auto"/>
            <w:left w:val="none" w:sz="0" w:space="0" w:color="auto"/>
            <w:bottom w:val="none" w:sz="0" w:space="0" w:color="auto"/>
            <w:right w:val="none" w:sz="0" w:space="0" w:color="auto"/>
          </w:divBdr>
        </w:div>
        <w:div w:id="1672830438">
          <w:marLeft w:val="640"/>
          <w:marRight w:val="0"/>
          <w:marTop w:val="0"/>
          <w:marBottom w:val="0"/>
          <w:divBdr>
            <w:top w:val="none" w:sz="0" w:space="0" w:color="auto"/>
            <w:left w:val="none" w:sz="0" w:space="0" w:color="auto"/>
            <w:bottom w:val="none" w:sz="0" w:space="0" w:color="auto"/>
            <w:right w:val="none" w:sz="0" w:space="0" w:color="auto"/>
          </w:divBdr>
        </w:div>
        <w:div w:id="823083934">
          <w:marLeft w:val="640"/>
          <w:marRight w:val="0"/>
          <w:marTop w:val="0"/>
          <w:marBottom w:val="0"/>
          <w:divBdr>
            <w:top w:val="none" w:sz="0" w:space="0" w:color="auto"/>
            <w:left w:val="none" w:sz="0" w:space="0" w:color="auto"/>
            <w:bottom w:val="none" w:sz="0" w:space="0" w:color="auto"/>
            <w:right w:val="none" w:sz="0" w:space="0" w:color="auto"/>
          </w:divBdr>
        </w:div>
      </w:divsChild>
    </w:div>
    <w:div w:id="151601235">
      <w:bodyDiv w:val="1"/>
      <w:marLeft w:val="0"/>
      <w:marRight w:val="0"/>
      <w:marTop w:val="0"/>
      <w:marBottom w:val="0"/>
      <w:divBdr>
        <w:top w:val="none" w:sz="0" w:space="0" w:color="auto"/>
        <w:left w:val="none" w:sz="0" w:space="0" w:color="auto"/>
        <w:bottom w:val="none" w:sz="0" w:space="0" w:color="auto"/>
        <w:right w:val="none" w:sz="0" w:space="0" w:color="auto"/>
      </w:divBdr>
      <w:divsChild>
        <w:div w:id="709233734">
          <w:marLeft w:val="640"/>
          <w:marRight w:val="0"/>
          <w:marTop w:val="0"/>
          <w:marBottom w:val="0"/>
          <w:divBdr>
            <w:top w:val="none" w:sz="0" w:space="0" w:color="auto"/>
            <w:left w:val="none" w:sz="0" w:space="0" w:color="auto"/>
            <w:bottom w:val="none" w:sz="0" w:space="0" w:color="auto"/>
            <w:right w:val="none" w:sz="0" w:space="0" w:color="auto"/>
          </w:divBdr>
        </w:div>
        <w:div w:id="1577546807">
          <w:marLeft w:val="640"/>
          <w:marRight w:val="0"/>
          <w:marTop w:val="0"/>
          <w:marBottom w:val="0"/>
          <w:divBdr>
            <w:top w:val="none" w:sz="0" w:space="0" w:color="auto"/>
            <w:left w:val="none" w:sz="0" w:space="0" w:color="auto"/>
            <w:bottom w:val="none" w:sz="0" w:space="0" w:color="auto"/>
            <w:right w:val="none" w:sz="0" w:space="0" w:color="auto"/>
          </w:divBdr>
        </w:div>
        <w:div w:id="292101102">
          <w:marLeft w:val="640"/>
          <w:marRight w:val="0"/>
          <w:marTop w:val="0"/>
          <w:marBottom w:val="0"/>
          <w:divBdr>
            <w:top w:val="none" w:sz="0" w:space="0" w:color="auto"/>
            <w:left w:val="none" w:sz="0" w:space="0" w:color="auto"/>
            <w:bottom w:val="none" w:sz="0" w:space="0" w:color="auto"/>
            <w:right w:val="none" w:sz="0" w:space="0" w:color="auto"/>
          </w:divBdr>
        </w:div>
        <w:div w:id="1936939224">
          <w:marLeft w:val="640"/>
          <w:marRight w:val="0"/>
          <w:marTop w:val="0"/>
          <w:marBottom w:val="0"/>
          <w:divBdr>
            <w:top w:val="none" w:sz="0" w:space="0" w:color="auto"/>
            <w:left w:val="none" w:sz="0" w:space="0" w:color="auto"/>
            <w:bottom w:val="none" w:sz="0" w:space="0" w:color="auto"/>
            <w:right w:val="none" w:sz="0" w:space="0" w:color="auto"/>
          </w:divBdr>
        </w:div>
        <w:div w:id="70737649">
          <w:marLeft w:val="640"/>
          <w:marRight w:val="0"/>
          <w:marTop w:val="0"/>
          <w:marBottom w:val="0"/>
          <w:divBdr>
            <w:top w:val="none" w:sz="0" w:space="0" w:color="auto"/>
            <w:left w:val="none" w:sz="0" w:space="0" w:color="auto"/>
            <w:bottom w:val="none" w:sz="0" w:space="0" w:color="auto"/>
            <w:right w:val="none" w:sz="0" w:space="0" w:color="auto"/>
          </w:divBdr>
        </w:div>
        <w:div w:id="633221446">
          <w:marLeft w:val="640"/>
          <w:marRight w:val="0"/>
          <w:marTop w:val="0"/>
          <w:marBottom w:val="0"/>
          <w:divBdr>
            <w:top w:val="none" w:sz="0" w:space="0" w:color="auto"/>
            <w:left w:val="none" w:sz="0" w:space="0" w:color="auto"/>
            <w:bottom w:val="none" w:sz="0" w:space="0" w:color="auto"/>
            <w:right w:val="none" w:sz="0" w:space="0" w:color="auto"/>
          </w:divBdr>
        </w:div>
        <w:div w:id="1131365912">
          <w:marLeft w:val="640"/>
          <w:marRight w:val="0"/>
          <w:marTop w:val="0"/>
          <w:marBottom w:val="0"/>
          <w:divBdr>
            <w:top w:val="none" w:sz="0" w:space="0" w:color="auto"/>
            <w:left w:val="none" w:sz="0" w:space="0" w:color="auto"/>
            <w:bottom w:val="none" w:sz="0" w:space="0" w:color="auto"/>
            <w:right w:val="none" w:sz="0" w:space="0" w:color="auto"/>
          </w:divBdr>
        </w:div>
        <w:div w:id="1752778100">
          <w:marLeft w:val="640"/>
          <w:marRight w:val="0"/>
          <w:marTop w:val="0"/>
          <w:marBottom w:val="0"/>
          <w:divBdr>
            <w:top w:val="none" w:sz="0" w:space="0" w:color="auto"/>
            <w:left w:val="none" w:sz="0" w:space="0" w:color="auto"/>
            <w:bottom w:val="none" w:sz="0" w:space="0" w:color="auto"/>
            <w:right w:val="none" w:sz="0" w:space="0" w:color="auto"/>
          </w:divBdr>
        </w:div>
        <w:div w:id="592008820">
          <w:marLeft w:val="640"/>
          <w:marRight w:val="0"/>
          <w:marTop w:val="0"/>
          <w:marBottom w:val="0"/>
          <w:divBdr>
            <w:top w:val="none" w:sz="0" w:space="0" w:color="auto"/>
            <w:left w:val="none" w:sz="0" w:space="0" w:color="auto"/>
            <w:bottom w:val="none" w:sz="0" w:space="0" w:color="auto"/>
            <w:right w:val="none" w:sz="0" w:space="0" w:color="auto"/>
          </w:divBdr>
        </w:div>
        <w:div w:id="895119949">
          <w:marLeft w:val="640"/>
          <w:marRight w:val="0"/>
          <w:marTop w:val="0"/>
          <w:marBottom w:val="0"/>
          <w:divBdr>
            <w:top w:val="none" w:sz="0" w:space="0" w:color="auto"/>
            <w:left w:val="none" w:sz="0" w:space="0" w:color="auto"/>
            <w:bottom w:val="none" w:sz="0" w:space="0" w:color="auto"/>
            <w:right w:val="none" w:sz="0" w:space="0" w:color="auto"/>
          </w:divBdr>
        </w:div>
        <w:div w:id="1753891478">
          <w:marLeft w:val="640"/>
          <w:marRight w:val="0"/>
          <w:marTop w:val="0"/>
          <w:marBottom w:val="0"/>
          <w:divBdr>
            <w:top w:val="none" w:sz="0" w:space="0" w:color="auto"/>
            <w:left w:val="none" w:sz="0" w:space="0" w:color="auto"/>
            <w:bottom w:val="none" w:sz="0" w:space="0" w:color="auto"/>
            <w:right w:val="none" w:sz="0" w:space="0" w:color="auto"/>
          </w:divBdr>
        </w:div>
        <w:div w:id="1734234266">
          <w:marLeft w:val="640"/>
          <w:marRight w:val="0"/>
          <w:marTop w:val="0"/>
          <w:marBottom w:val="0"/>
          <w:divBdr>
            <w:top w:val="none" w:sz="0" w:space="0" w:color="auto"/>
            <w:left w:val="none" w:sz="0" w:space="0" w:color="auto"/>
            <w:bottom w:val="none" w:sz="0" w:space="0" w:color="auto"/>
            <w:right w:val="none" w:sz="0" w:space="0" w:color="auto"/>
          </w:divBdr>
        </w:div>
        <w:div w:id="709888600">
          <w:marLeft w:val="640"/>
          <w:marRight w:val="0"/>
          <w:marTop w:val="0"/>
          <w:marBottom w:val="0"/>
          <w:divBdr>
            <w:top w:val="none" w:sz="0" w:space="0" w:color="auto"/>
            <w:left w:val="none" w:sz="0" w:space="0" w:color="auto"/>
            <w:bottom w:val="none" w:sz="0" w:space="0" w:color="auto"/>
            <w:right w:val="none" w:sz="0" w:space="0" w:color="auto"/>
          </w:divBdr>
        </w:div>
        <w:div w:id="2127653234">
          <w:marLeft w:val="640"/>
          <w:marRight w:val="0"/>
          <w:marTop w:val="0"/>
          <w:marBottom w:val="0"/>
          <w:divBdr>
            <w:top w:val="none" w:sz="0" w:space="0" w:color="auto"/>
            <w:left w:val="none" w:sz="0" w:space="0" w:color="auto"/>
            <w:bottom w:val="none" w:sz="0" w:space="0" w:color="auto"/>
            <w:right w:val="none" w:sz="0" w:space="0" w:color="auto"/>
          </w:divBdr>
        </w:div>
        <w:div w:id="235820049">
          <w:marLeft w:val="640"/>
          <w:marRight w:val="0"/>
          <w:marTop w:val="0"/>
          <w:marBottom w:val="0"/>
          <w:divBdr>
            <w:top w:val="none" w:sz="0" w:space="0" w:color="auto"/>
            <w:left w:val="none" w:sz="0" w:space="0" w:color="auto"/>
            <w:bottom w:val="none" w:sz="0" w:space="0" w:color="auto"/>
            <w:right w:val="none" w:sz="0" w:space="0" w:color="auto"/>
          </w:divBdr>
        </w:div>
        <w:div w:id="1371686668">
          <w:marLeft w:val="640"/>
          <w:marRight w:val="0"/>
          <w:marTop w:val="0"/>
          <w:marBottom w:val="0"/>
          <w:divBdr>
            <w:top w:val="none" w:sz="0" w:space="0" w:color="auto"/>
            <w:left w:val="none" w:sz="0" w:space="0" w:color="auto"/>
            <w:bottom w:val="none" w:sz="0" w:space="0" w:color="auto"/>
            <w:right w:val="none" w:sz="0" w:space="0" w:color="auto"/>
          </w:divBdr>
        </w:div>
        <w:div w:id="1663510829">
          <w:marLeft w:val="640"/>
          <w:marRight w:val="0"/>
          <w:marTop w:val="0"/>
          <w:marBottom w:val="0"/>
          <w:divBdr>
            <w:top w:val="none" w:sz="0" w:space="0" w:color="auto"/>
            <w:left w:val="none" w:sz="0" w:space="0" w:color="auto"/>
            <w:bottom w:val="none" w:sz="0" w:space="0" w:color="auto"/>
            <w:right w:val="none" w:sz="0" w:space="0" w:color="auto"/>
          </w:divBdr>
        </w:div>
        <w:div w:id="702560517">
          <w:marLeft w:val="640"/>
          <w:marRight w:val="0"/>
          <w:marTop w:val="0"/>
          <w:marBottom w:val="0"/>
          <w:divBdr>
            <w:top w:val="none" w:sz="0" w:space="0" w:color="auto"/>
            <w:left w:val="none" w:sz="0" w:space="0" w:color="auto"/>
            <w:bottom w:val="none" w:sz="0" w:space="0" w:color="auto"/>
            <w:right w:val="none" w:sz="0" w:space="0" w:color="auto"/>
          </w:divBdr>
        </w:div>
        <w:div w:id="772478307">
          <w:marLeft w:val="640"/>
          <w:marRight w:val="0"/>
          <w:marTop w:val="0"/>
          <w:marBottom w:val="0"/>
          <w:divBdr>
            <w:top w:val="none" w:sz="0" w:space="0" w:color="auto"/>
            <w:left w:val="none" w:sz="0" w:space="0" w:color="auto"/>
            <w:bottom w:val="none" w:sz="0" w:space="0" w:color="auto"/>
            <w:right w:val="none" w:sz="0" w:space="0" w:color="auto"/>
          </w:divBdr>
        </w:div>
        <w:div w:id="1250624512">
          <w:marLeft w:val="640"/>
          <w:marRight w:val="0"/>
          <w:marTop w:val="0"/>
          <w:marBottom w:val="0"/>
          <w:divBdr>
            <w:top w:val="none" w:sz="0" w:space="0" w:color="auto"/>
            <w:left w:val="none" w:sz="0" w:space="0" w:color="auto"/>
            <w:bottom w:val="none" w:sz="0" w:space="0" w:color="auto"/>
            <w:right w:val="none" w:sz="0" w:space="0" w:color="auto"/>
          </w:divBdr>
        </w:div>
        <w:div w:id="1857884965">
          <w:marLeft w:val="640"/>
          <w:marRight w:val="0"/>
          <w:marTop w:val="0"/>
          <w:marBottom w:val="0"/>
          <w:divBdr>
            <w:top w:val="none" w:sz="0" w:space="0" w:color="auto"/>
            <w:left w:val="none" w:sz="0" w:space="0" w:color="auto"/>
            <w:bottom w:val="none" w:sz="0" w:space="0" w:color="auto"/>
            <w:right w:val="none" w:sz="0" w:space="0" w:color="auto"/>
          </w:divBdr>
        </w:div>
        <w:div w:id="326327536">
          <w:marLeft w:val="640"/>
          <w:marRight w:val="0"/>
          <w:marTop w:val="0"/>
          <w:marBottom w:val="0"/>
          <w:divBdr>
            <w:top w:val="none" w:sz="0" w:space="0" w:color="auto"/>
            <w:left w:val="none" w:sz="0" w:space="0" w:color="auto"/>
            <w:bottom w:val="none" w:sz="0" w:space="0" w:color="auto"/>
            <w:right w:val="none" w:sz="0" w:space="0" w:color="auto"/>
          </w:divBdr>
        </w:div>
        <w:div w:id="2102093871">
          <w:marLeft w:val="640"/>
          <w:marRight w:val="0"/>
          <w:marTop w:val="0"/>
          <w:marBottom w:val="0"/>
          <w:divBdr>
            <w:top w:val="none" w:sz="0" w:space="0" w:color="auto"/>
            <w:left w:val="none" w:sz="0" w:space="0" w:color="auto"/>
            <w:bottom w:val="none" w:sz="0" w:space="0" w:color="auto"/>
            <w:right w:val="none" w:sz="0" w:space="0" w:color="auto"/>
          </w:divBdr>
        </w:div>
        <w:div w:id="1506364768">
          <w:marLeft w:val="640"/>
          <w:marRight w:val="0"/>
          <w:marTop w:val="0"/>
          <w:marBottom w:val="0"/>
          <w:divBdr>
            <w:top w:val="none" w:sz="0" w:space="0" w:color="auto"/>
            <w:left w:val="none" w:sz="0" w:space="0" w:color="auto"/>
            <w:bottom w:val="none" w:sz="0" w:space="0" w:color="auto"/>
            <w:right w:val="none" w:sz="0" w:space="0" w:color="auto"/>
          </w:divBdr>
        </w:div>
        <w:div w:id="115223063">
          <w:marLeft w:val="640"/>
          <w:marRight w:val="0"/>
          <w:marTop w:val="0"/>
          <w:marBottom w:val="0"/>
          <w:divBdr>
            <w:top w:val="none" w:sz="0" w:space="0" w:color="auto"/>
            <w:left w:val="none" w:sz="0" w:space="0" w:color="auto"/>
            <w:bottom w:val="none" w:sz="0" w:space="0" w:color="auto"/>
            <w:right w:val="none" w:sz="0" w:space="0" w:color="auto"/>
          </w:divBdr>
        </w:div>
        <w:div w:id="1545754456">
          <w:marLeft w:val="640"/>
          <w:marRight w:val="0"/>
          <w:marTop w:val="0"/>
          <w:marBottom w:val="0"/>
          <w:divBdr>
            <w:top w:val="none" w:sz="0" w:space="0" w:color="auto"/>
            <w:left w:val="none" w:sz="0" w:space="0" w:color="auto"/>
            <w:bottom w:val="none" w:sz="0" w:space="0" w:color="auto"/>
            <w:right w:val="none" w:sz="0" w:space="0" w:color="auto"/>
          </w:divBdr>
        </w:div>
        <w:div w:id="2109933571">
          <w:marLeft w:val="640"/>
          <w:marRight w:val="0"/>
          <w:marTop w:val="0"/>
          <w:marBottom w:val="0"/>
          <w:divBdr>
            <w:top w:val="none" w:sz="0" w:space="0" w:color="auto"/>
            <w:left w:val="none" w:sz="0" w:space="0" w:color="auto"/>
            <w:bottom w:val="none" w:sz="0" w:space="0" w:color="auto"/>
            <w:right w:val="none" w:sz="0" w:space="0" w:color="auto"/>
          </w:divBdr>
        </w:div>
        <w:div w:id="66584758">
          <w:marLeft w:val="640"/>
          <w:marRight w:val="0"/>
          <w:marTop w:val="0"/>
          <w:marBottom w:val="0"/>
          <w:divBdr>
            <w:top w:val="none" w:sz="0" w:space="0" w:color="auto"/>
            <w:left w:val="none" w:sz="0" w:space="0" w:color="auto"/>
            <w:bottom w:val="none" w:sz="0" w:space="0" w:color="auto"/>
            <w:right w:val="none" w:sz="0" w:space="0" w:color="auto"/>
          </w:divBdr>
        </w:div>
        <w:div w:id="394936824">
          <w:marLeft w:val="640"/>
          <w:marRight w:val="0"/>
          <w:marTop w:val="0"/>
          <w:marBottom w:val="0"/>
          <w:divBdr>
            <w:top w:val="none" w:sz="0" w:space="0" w:color="auto"/>
            <w:left w:val="none" w:sz="0" w:space="0" w:color="auto"/>
            <w:bottom w:val="none" w:sz="0" w:space="0" w:color="auto"/>
            <w:right w:val="none" w:sz="0" w:space="0" w:color="auto"/>
          </w:divBdr>
        </w:div>
        <w:div w:id="882835744">
          <w:marLeft w:val="640"/>
          <w:marRight w:val="0"/>
          <w:marTop w:val="0"/>
          <w:marBottom w:val="0"/>
          <w:divBdr>
            <w:top w:val="none" w:sz="0" w:space="0" w:color="auto"/>
            <w:left w:val="none" w:sz="0" w:space="0" w:color="auto"/>
            <w:bottom w:val="none" w:sz="0" w:space="0" w:color="auto"/>
            <w:right w:val="none" w:sz="0" w:space="0" w:color="auto"/>
          </w:divBdr>
        </w:div>
        <w:div w:id="830952189">
          <w:marLeft w:val="640"/>
          <w:marRight w:val="0"/>
          <w:marTop w:val="0"/>
          <w:marBottom w:val="0"/>
          <w:divBdr>
            <w:top w:val="none" w:sz="0" w:space="0" w:color="auto"/>
            <w:left w:val="none" w:sz="0" w:space="0" w:color="auto"/>
            <w:bottom w:val="none" w:sz="0" w:space="0" w:color="auto"/>
            <w:right w:val="none" w:sz="0" w:space="0" w:color="auto"/>
          </w:divBdr>
        </w:div>
        <w:div w:id="1988362940">
          <w:marLeft w:val="640"/>
          <w:marRight w:val="0"/>
          <w:marTop w:val="0"/>
          <w:marBottom w:val="0"/>
          <w:divBdr>
            <w:top w:val="none" w:sz="0" w:space="0" w:color="auto"/>
            <w:left w:val="none" w:sz="0" w:space="0" w:color="auto"/>
            <w:bottom w:val="none" w:sz="0" w:space="0" w:color="auto"/>
            <w:right w:val="none" w:sz="0" w:space="0" w:color="auto"/>
          </w:divBdr>
        </w:div>
        <w:div w:id="1682125721">
          <w:marLeft w:val="640"/>
          <w:marRight w:val="0"/>
          <w:marTop w:val="0"/>
          <w:marBottom w:val="0"/>
          <w:divBdr>
            <w:top w:val="none" w:sz="0" w:space="0" w:color="auto"/>
            <w:left w:val="none" w:sz="0" w:space="0" w:color="auto"/>
            <w:bottom w:val="none" w:sz="0" w:space="0" w:color="auto"/>
            <w:right w:val="none" w:sz="0" w:space="0" w:color="auto"/>
          </w:divBdr>
        </w:div>
        <w:div w:id="946817592">
          <w:marLeft w:val="640"/>
          <w:marRight w:val="0"/>
          <w:marTop w:val="0"/>
          <w:marBottom w:val="0"/>
          <w:divBdr>
            <w:top w:val="none" w:sz="0" w:space="0" w:color="auto"/>
            <w:left w:val="none" w:sz="0" w:space="0" w:color="auto"/>
            <w:bottom w:val="none" w:sz="0" w:space="0" w:color="auto"/>
            <w:right w:val="none" w:sz="0" w:space="0" w:color="auto"/>
          </w:divBdr>
        </w:div>
        <w:div w:id="1885554875">
          <w:marLeft w:val="640"/>
          <w:marRight w:val="0"/>
          <w:marTop w:val="0"/>
          <w:marBottom w:val="0"/>
          <w:divBdr>
            <w:top w:val="none" w:sz="0" w:space="0" w:color="auto"/>
            <w:left w:val="none" w:sz="0" w:space="0" w:color="auto"/>
            <w:bottom w:val="none" w:sz="0" w:space="0" w:color="auto"/>
            <w:right w:val="none" w:sz="0" w:space="0" w:color="auto"/>
          </w:divBdr>
        </w:div>
        <w:div w:id="728309956">
          <w:marLeft w:val="640"/>
          <w:marRight w:val="0"/>
          <w:marTop w:val="0"/>
          <w:marBottom w:val="0"/>
          <w:divBdr>
            <w:top w:val="none" w:sz="0" w:space="0" w:color="auto"/>
            <w:left w:val="none" w:sz="0" w:space="0" w:color="auto"/>
            <w:bottom w:val="none" w:sz="0" w:space="0" w:color="auto"/>
            <w:right w:val="none" w:sz="0" w:space="0" w:color="auto"/>
          </w:divBdr>
        </w:div>
        <w:div w:id="1905481029">
          <w:marLeft w:val="640"/>
          <w:marRight w:val="0"/>
          <w:marTop w:val="0"/>
          <w:marBottom w:val="0"/>
          <w:divBdr>
            <w:top w:val="none" w:sz="0" w:space="0" w:color="auto"/>
            <w:left w:val="none" w:sz="0" w:space="0" w:color="auto"/>
            <w:bottom w:val="none" w:sz="0" w:space="0" w:color="auto"/>
            <w:right w:val="none" w:sz="0" w:space="0" w:color="auto"/>
          </w:divBdr>
        </w:div>
        <w:div w:id="974144918">
          <w:marLeft w:val="640"/>
          <w:marRight w:val="0"/>
          <w:marTop w:val="0"/>
          <w:marBottom w:val="0"/>
          <w:divBdr>
            <w:top w:val="none" w:sz="0" w:space="0" w:color="auto"/>
            <w:left w:val="none" w:sz="0" w:space="0" w:color="auto"/>
            <w:bottom w:val="none" w:sz="0" w:space="0" w:color="auto"/>
            <w:right w:val="none" w:sz="0" w:space="0" w:color="auto"/>
          </w:divBdr>
        </w:div>
        <w:div w:id="943805960">
          <w:marLeft w:val="640"/>
          <w:marRight w:val="0"/>
          <w:marTop w:val="0"/>
          <w:marBottom w:val="0"/>
          <w:divBdr>
            <w:top w:val="none" w:sz="0" w:space="0" w:color="auto"/>
            <w:left w:val="none" w:sz="0" w:space="0" w:color="auto"/>
            <w:bottom w:val="none" w:sz="0" w:space="0" w:color="auto"/>
            <w:right w:val="none" w:sz="0" w:space="0" w:color="auto"/>
          </w:divBdr>
        </w:div>
        <w:div w:id="885675860">
          <w:marLeft w:val="640"/>
          <w:marRight w:val="0"/>
          <w:marTop w:val="0"/>
          <w:marBottom w:val="0"/>
          <w:divBdr>
            <w:top w:val="none" w:sz="0" w:space="0" w:color="auto"/>
            <w:left w:val="none" w:sz="0" w:space="0" w:color="auto"/>
            <w:bottom w:val="none" w:sz="0" w:space="0" w:color="auto"/>
            <w:right w:val="none" w:sz="0" w:space="0" w:color="auto"/>
          </w:divBdr>
        </w:div>
        <w:div w:id="2011132417">
          <w:marLeft w:val="640"/>
          <w:marRight w:val="0"/>
          <w:marTop w:val="0"/>
          <w:marBottom w:val="0"/>
          <w:divBdr>
            <w:top w:val="none" w:sz="0" w:space="0" w:color="auto"/>
            <w:left w:val="none" w:sz="0" w:space="0" w:color="auto"/>
            <w:bottom w:val="none" w:sz="0" w:space="0" w:color="auto"/>
            <w:right w:val="none" w:sz="0" w:space="0" w:color="auto"/>
          </w:divBdr>
        </w:div>
      </w:divsChild>
    </w:div>
    <w:div w:id="152571971">
      <w:marLeft w:val="0"/>
      <w:marRight w:val="0"/>
      <w:marTop w:val="0"/>
      <w:marBottom w:val="0"/>
      <w:divBdr>
        <w:top w:val="none" w:sz="0" w:space="0" w:color="auto"/>
        <w:left w:val="none" w:sz="0" w:space="0" w:color="auto"/>
        <w:bottom w:val="none" w:sz="0" w:space="0" w:color="auto"/>
        <w:right w:val="none" w:sz="0" w:space="0" w:color="auto"/>
      </w:divBdr>
    </w:div>
    <w:div w:id="152575283">
      <w:bodyDiv w:val="1"/>
      <w:marLeft w:val="0"/>
      <w:marRight w:val="0"/>
      <w:marTop w:val="0"/>
      <w:marBottom w:val="0"/>
      <w:divBdr>
        <w:top w:val="none" w:sz="0" w:space="0" w:color="auto"/>
        <w:left w:val="none" w:sz="0" w:space="0" w:color="auto"/>
        <w:bottom w:val="none" w:sz="0" w:space="0" w:color="auto"/>
        <w:right w:val="none" w:sz="0" w:space="0" w:color="auto"/>
      </w:divBdr>
      <w:divsChild>
        <w:div w:id="18357192">
          <w:marLeft w:val="640"/>
          <w:marRight w:val="0"/>
          <w:marTop w:val="0"/>
          <w:marBottom w:val="0"/>
          <w:divBdr>
            <w:top w:val="none" w:sz="0" w:space="0" w:color="auto"/>
            <w:left w:val="none" w:sz="0" w:space="0" w:color="auto"/>
            <w:bottom w:val="none" w:sz="0" w:space="0" w:color="auto"/>
            <w:right w:val="none" w:sz="0" w:space="0" w:color="auto"/>
          </w:divBdr>
        </w:div>
        <w:div w:id="29846575">
          <w:marLeft w:val="640"/>
          <w:marRight w:val="0"/>
          <w:marTop w:val="0"/>
          <w:marBottom w:val="0"/>
          <w:divBdr>
            <w:top w:val="none" w:sz="0" w:space="0" w:color="auto"/>
            <w:left w:val="none" w:sz="0" w:space="0" w:color="auto"/>
            <w:bottom w:val="none" w:sz="0" w:space="0" w:color="auto"/>
            <w:right w:val="none" w:sz="0" w:space="0" w:color="auto"/>
          </w:divBdr>
        </w:div>
        <w:div w:id="74716636">
          <w:marLeft w:val="640"/>
          <w:marRight w:val="0"/>
          <w:marTop w:val="0"/>
          <w:marBottom w:val="0"/>
          <w:divBdr>
            <w:top w:val="none" w:sz="0" w:space="0" w:color="auto"/>
            <w:left w:val="none" w:sz="0" w:space="0" w:color="auto"/>
            <w:bottom w:val="none" w:sz="0" w:space="0" w:color="auto"/>
            <w:right w:val="none" w:sz="0" w:space="0" w:color="auto"/>
          </w:divBdr>
        </w:div>
        <w:div w:id="88814106">
          <w:marLeft w:val="640"/>
          <w:marRight w:val="0"/>
          <w:marTop w:val="0"/>
          <w:marBottom w:val="0"/>
          <w:divBdr>
            <w:top w:val="none" w:sz="0" w:space="0" w:color="auto"/>
            <w:left w:val="none" w:sz="0" w:space="0" w:color="auto"/>
            <w:bottom w:val="none" w:sz="0" w:space="0" w:color="auto"/>
            <w:right w:val="none" w:sz="0" w:space="0" w:color="auto"/>
          </w:divBdr>
        </w:div>
        <w:div w:id="112138431">
          <w:marLeft w:val="640"/>
          <w:marRight w:val="0"/>
          <w:marTop w:val="0"/>
          <w:marBottom w:val="0"/>
          <w:divBdr>
            <w:top w:val="none" w:sz="0" w:space="0" w:color="auto"/>
            <w:left w:val="none" w:sz="0" w:space="0" w:color="auto"/>
            <w:bottom w:val="none" w:sz="0" w:space="0" w:color="auto"/>
            <w:right w:val="none" w:sz="0" w:space="0" w:color="auto"/>
          </w:divBdr>
        </w:div>
        <w:div w:id="139032698">
          <w:marLeft w:val="640"/>
          <w:marRight w:val="0"/>
          <w:marTop w:val="0"/>
          <w:marBottom w:val="0"/>
          <w:divBdr>
            <w:top w:val="none" w:sz="0" w:space="0" w:color="auto"/>
            <w:left w:val="none" w:sz="0" w:space="0" w:color="auto"/>
            <w:bottom w:val="none" w:sz="0" w:space="0" w:color="auto"/>
            <w:right w:val="none" w:sz="0" w:space="0" w:color="auto"/>
          </w:divBdr>
        </w:div>
        <w:div w:id="146630763">
          <w:marLeft w:val="640"/>
          <w:marRight w:val="0"/>
          <w:marTop w:val="0"/>
          <w:marBottom w:val="0"/>
          <w:divBdr>
            <w:top w:val="none" w:sz="0" w:space="0" w:color="auto"/>
            <w:left w:val="none" w:sz="0" w:space="0" w:color="auto"/>
            <w:bottom w:val="none" w:sz="0" w:space="0" w:color="auto"/>
            <w:right w:val="none" w:sz="0" w:space="0" w:color="auto"/>
          </w:divBdr>
        </w:div>
        <w:div w:id="157841830">
          <w:marLeft w:val="640"/>
          <w:marRight w:val="0"/>
          <w:marTop w:val="0"/>
          <w:marBottom w:val="0"/>
          <w:divBdr>
            <w:top w:val="none" w:sz="0" w:space="0" w:color="auto"/>
            <w:left w:val="none" w:sz="0" w:space="0" w:color="auto"/>
            <w:bottom w:val="none" w:sz="0" w:space="0" w:color="auto"/>
            <w:right w:val="none" w:sz="0" w:space="0" w:color="auto"/>
          </w:divBdr>
        </w:div>
        <w:div w:id="262955015">
          <w:marLeft w:val="640"/>
          <w:marRight w:val="0"/>
          <w:marTop w:val="0"/>
          <w:marBottom w:val="0"/>
          <w:divBdr>
            <w:top w:val="none" w:sz="0" w:space="0" w:color="auto"/>
            <w:left w:val="none" w:sz="0" w:space="0" w:color="auto"/>
            <w:bottom w:val="none" w:sz="0" w:space="0" w:color="auto"/>
            <w:right w:val="none" w:sz="0" w:space="0" w:color="auto"/>
          </w:divBdr>
        </w:div>
        <w:div w:id="302662764">
          <w:marLeft w:val="640"/>
          <w:marRight w:val="0"/>
          <w:marTop w:val="0"/>
          <w:marBottom w:val="0"/>
          <w:divBdr>
            <w:top w:val="none" w:sz="0" w:space="0" w:color="auto"/>
            <w:left w:val="none" w:sz="0" w:space="0" w:color="auto"/>
            <w:bottom w:val="none" w:sz="0" w:space="0" w:color="auto"/>
            <w:right w:val="none" w:sz="0" w:space="0" w:color="auto"/>
          </w:divBdr>
        </w:div>
        <w:div w:id="303891595">
          <w:marLeft w:val="640"/>
          <w:marRight w:val="0"/>
          <w:marTop w:val="0"/>
          <w:marBottom w:val="0"/>
          <w:divBdr>
            <w:top w:val="none" w:sz="0" w:space="0" w:color="auto"/>
            <w:left w:val="none" w:sz="0" w:space="0" w:color="auto"/>
            <w:bottom w:val="none" w:sz="0" w:space="0" w:color="auto"/>
            <w:right w:val="none" w:sz="0" w:space="0" w:color="auto"/>
          </w:divBdr>
        </w:div>
        <w:div w:id="307169749">
          <w:marLeft w:val="640"/>
          <w:marRight w:val="0"/>
          <w:marTop w:val="0"/>
          <w:marBottom w:val="0"/>
          <w:divBdr>
            <w:top w:val="none" w:sz="0" w:space="0" w:color="auto"/>
            <w:left w:val="none" w:sz="0" w:space="0" w:color="auto"/>
            <w:bottom w:val="none" w:sz="0" w:space="0" w:color="auto"/>
            <w:right w:val="none" w:sz="0" w:space="0" w:color="auto"/>
          </w:divBdr>
        </w:div>
        <w:div w:id="430467171">
          <w:marLeft w:val="640"/>
          <w:marRight w:val="0"/>
          <w:marTop w:val="0"/>
          <w:marBottom w:val="0"/>
          <w:divBdr>
            <w:top w:val="none" w:sz="0" w:space="0" w:color="auto"/>
            <w:left w:val="none" w:sz="0" w:space="0" w:color="auto"/>
            <w:bottom w:val="none" w:sz="0" w:space="0" w:color="auto"/>
            <w:right w:val="none" w:sz="0" w:space="0" w:color="auto"/>
          </w:divBdr>
        </w:div>
        <w:div w:id="433595951">
          <w:marLeft w:val="640"/>
          <w:marRight w:val="0"/>
          <w:marTop w:val="0"/>
          <w:marBottom w:val="0"/>
          <w:divBdr>
            <w:top w:val="none" w:sz="0" w:space="0" w:color="auto"/>
            <w:left w:val="none" w:sz="0" w:space="0" w:color="auto"/>
            <w:bottom w:val="none" w:sz="0" w:space="0" w:color="auto"/>
            <w:right w:val="none" w:sz="0" w:space="0" w:color="auto"/>
          </w:divBdr>
        </w:div>
        <w:div w:id="458106694">
          <w:marLeft w:val="640"/>
          <w:marRight w:val="0"/>
          <w:marTop w:val="0"/>
          <w:marBottom w:val="0"/>
          <w:divBdr>
            <w:top w:val="none" w:sz="0" w:space="0" w:color="auto"/>
            <w:left w:val="none" w:sz="0" w:space="0" w:color="auto"/>
            <w:bottom w:val="none" w:sz="0" w:space="0" w:color="auto"/>
            <w:right w:val="none" w:sz="0" w:space="0" w:color="auto"/>
          </w:divBdr>
        </w:div>
        <w:div w:id="474838874">
          <w:marLeft w:val="640"/>
          <w:marRight w:val="0"/>
          <w:marTop w:val="0"/>
          <w:marBottom w:val="0"/>
          <w:divBdr>
            <w:top w:val="none" w:sz="0" w:space="0" w:color="auto"/>
            <w:left w:val="none" w:sz="0" w:space="0" w:color="auto"/>
            <w:bottom w:val="none" w:sz="0" w:space="0" w:color="auto"/>
            <w:right w:val="none" w:sz="0" w:space="0" w:color="auto"/>
          </w:divBdr>
        </w:div>
        <w:div w:id="476578925">
          <w:marLeft w:val="640"/>
          <w:marRight w:val="0"/>
          <w:marTop w:val="0"/>
          <w:marBottom w:val="0"/>
          <w:divBdr>
            <w:top w:val="none" w:sz="0" w:space="0" w:color="auto"/>
            <w:left w:val="none" w:sz="0" w:space="0" w:color="auto"/>
            <w:bottom w:val="none" w:sz="0" w:space="0" w:color="auto"/>
            <w:right w:val="none" w:sz="0" w:space="0" w:color="auto"/>
          </w:divBdr>
        </w:div>
        <w:div w:id="488136505">
          <w:marLeft w:val="640"/>
          <w:marRight w:val="0"/>
          <w:marTop w:val="0"/>
          <w:marBottom w:val="0"/>
          <w:divBdr>
            <w:top w:val="none" w:sz="0" w:space="0" w:color="auto"/>
            <w:left w:val="none" w:sz="0" w:space="0" w:color="auto"/>
            <w:bottom w:val="none" w:sz="0" w:space="0" w:color="auto"/>
            <w:right w:val="none" w:sz="0" w:space="0" w:color="auto"/>
          </w:divBdr>
        </w:div>
        <w:div w:id="559368459">
          <w:marLeft w:val="640"/>
          <w:marRight w:val="0"/>
          <w:marTop w:val="0"/>
          <w:marBottom w:val="0"/>
          <w:divBdr>
            <w:top w:val="none" w:sz="0" w:space="0" w:color="auto"/>
            <w:left w:val="none" w:sz="0" w:space="0" w:color="auto"/>
            <w:bottom w:val="none" w:sz="0" w:space="0" w:color="auto"/>
            <w:right w:val="none" w:sz="0" w:space="0" w:color="auto"/>
          </w:divBdr>
        </w:div>
        <w:div w:id="564728254">
          <w:marLeft w:val="640"/>
          <w:marRight w:val="0"/>
          <w:marTop w:val="0"/>
          <w:marBottom w:val="0"/>
          <w:divBdr>
            <w:top w:val="none" w:sz="0" w:space="0" w:color="auto"/>
            <w:left w:val="none" w:sz="0" w:space="0" w:color="auto"/>
            <w:bottom w:val="none" w:sz="0" w:space="0" w:color="auto"/>
            <w:right w:val="none" w:sz="0" w:space="0" w:color="auto"/>
          </w:divBdr>
        </w:div>
        <w:div w:id="883835973">
          <w:marLeft w:val="640"/>
          <w:marRight w:val="0"/>
          <w:marTop w:val="0"/>
          <w:marBottom w:val="0"/>
          <w:divBdr>
            <w:top w:val="none" w:sz="0" w:space="0" w:color="auto"/>
            <w:left w:val="none" w:sz="0" w:space="0" w:color="auto"/>
            <w:bottom w:val="none" w:sz="0" w:space="0" w:color="auto"/>
            <w:right w:val="none" w:sz="0" w:space="0" w:color="auto"/>
          </w:divBdr>
        </w:div>
        <w:div w:id="893081278">
          <w:marLeft w:val="640"/>
          <w:marRight w:val="0"/>
          <w:marTop w:val="0"/>
          <w:marBottom w:val="0"/>
          <w:divBdr>
            <w:top w:val="none" w:sz="0" w:space="0" w:color="auto"/>
            <w:left w:val="none" w:sz="0" w:space="0" w:color="auto"/>
            <w:bottom w:val="none" w:sz="0" w:space="0" w:color="auto"/>
            <w:right w:val="none" w:sz="0" w:space="0" w:color="auto"/>
          </w:divBdr>
        </w:div>
        <w:div w:id="957764062">
          <w:marLeft w:val="640"/>
          <w:marRight w:val="0"/>
          <w:marTop w:val="0"/>
          <w:marBottom w:val="0"/>
          <w:divBdr>
            <w:top w:val="none" w:sz="0" w:space="0" w:color="auto"/>
            <w:left w:val="none" w:sz="0" w:space="0" w:color="auto"/>
            <w:bottom w:val="none" w:sz="0" w:space="0" w:color="auto"/>
            <w:right w:val="none" w:sz="0" w:space="0" w:color="auto"/>
          </w:divBdr>
        </w:div>
        <w:div w:id="970211181">
          <w:marLeft w:val="640"/>
          <w:marRight w:val="0"/>
          <w:marTop w:val="0"/>
          <w:marBottom w:val="0"/>
          <w:divBdr>
            <w:top w:val="none" w:sz="0" w:space="0" w:color="auto"/>
            <w:left w:val="none" w:sz="0" w:space="0" w:color="auto"/>
            <w:bottom w:val="none" w:sz="0" w:space="0" w:color="auto"/>
            <w:right w:val="none" w:sz="0" w:space="0" w:color="auto"/>
          </w:divBdr>
        </w:div>
        <w:div w:id="980772419">
          <w:marLeft w:val="640"/>
          <w:marRight w:val="0"/>
          <w:marTop w:val="0"/>
          <w:marBottom w:val="0"/>
          <w:divBdr>
            <w:top w:val="none" w:sz="0" w:space="0" w:color="auto"/>
            <w:left w:val="none" w:sz="0" w:space="0" w:color="auto"/>
            <w:bottom w:val="none" w:sz="0" w:space="0" w:color="auto"/>
            <w:right w:val="none" w:sz="0" w:space="0" w:color="auto"/>
          </w:divBdr>
        </w:div>
        <w:div w:id="1007440819">
          <w:marLeft w:val="640"/>
          <w:marRight w:val="0"/>
          <w:marTop w:val="0"/>
          <w:marBottom w:val="0"/>
          <w:divBdr>
            <w:top w:val="none" w:sz="0" w:space="0" w:color="auto"/>
            <w:left w:val="none" w:sz="0" w:space="0" w:color="auto"/>
            <w:bottom w:val="none" w:sz="0" w:space="0" w:color="auto"/>
            <w:right w:val="none" w:sz="0" w:space="0" w:color="auto"/>
          </w:divBdr>
        </w:div>
        <w:div w:id="1027483242">
          <w:marLeft w:val="640"/>
          <w:marRight w:val="0"/>
          <w:marTop w:val="0"/>
          <w:marBottom w:val="0"/>
          <w:divBdr>
            <w:top w:val="none" w:sz="0" w:space="0" w:color="auto"/>
            <w:left w:val="none" w:sz="0" w:space="0" w:color="auto"/>
            <w:bottom w:val="none" w:sz="0" w:space="0" w:color="auto"/>
            <w:right w:val="none" w:sz="0" w:space="0" w:color="auto"/>
          </w:divBdr>
        </w:div>
        <w:div w:id="1106848304">
          <w:marLeft w:val="640"/>
          <w:marRight w:val="0"/>
          <w:marTop w:val="0"/>
          <w:marBottom w:val="0"/>
          <w:divBdr>
            <w:top w:val="none" w:sz="0" w:space="0" w:color="auto"/>
            <w:left w:val="none" w:sz="0" w:space="0" w:color="auto"/>
            <w:bottom w:val="none" w:sz="0" w:space="0" w:color="auto"/>
            <w:right w:val="none" w:sz="0" w:space="0" w:color="auto"/>
          </w:divBdr>
        </w:div>
        <w:div w:id="1130856014">
          <w:marLeft w:val="640"/>
          <w:marRight w:val="0"/>
          <w:marTop w:val="0"/>
          <w:marBottom w:val="0"/>
          <w:divBdr>
            <w:top w:val="none" w:sz="0" w:space="0" w:color="auto"/>
            <w:left w:val="none" w:sz="0" w:space="0" w:color="auto"/>
            <w:bottom w:val="none" w:sz="0" w:space="0" w:color="auto"/>
            <w:right w:val="none" w:sz="0" w:space="0" w:color="auto"/>
          </w:divBdr>
        </w:div>
        <w:div w:id="1216353147">
          <w:marLeft w:val="640"/>
          <w:marRight w:val="0"/>
          <w:marTop w:val="0"/>
          <w:marBottom w:val="0"/>
          <w:divBdr>
            <w:top w:val="none" w:sz="0" w:space="0" w:color="auto"/>
            <w:left w:val="none" w:sz="0" w:space="0" w:color="auto"/>
            <w:bottom w:val="none" w:sz="0" w:space="0" w:color="auto"/>
            <w:right w:val="none" w:sz="0" w:space="0" w:color="auto"/>
          </w:divBdr>
        </w:div>
        <w:div w:id="1255166351">
          <w:marLeft w:val="640"/>
          <w:marRight w:val="0"/>
          <w:marTop w:val="0"/>
          <w:marBottom w:val="0"/>
          <w:divBdr>
            <w:top w:val="none" w:sz="0" w:space="0" w:color="auto"/>
            <w:left w:val="none" w:sz="0" w:space="0" w:color="auto"/>
            <w:bottom w:val="none" w:sz="0" w:space="0" w:color="auto"/>
            <w:right w:val="none" w:sz="0" w:space="0" w:color="auto"/>
          </w:divBdr>
        </w:div>
        <w:div w:id="1313682230">
          <w:marLeft w:val="640"/>
          <w:marRight w:val="0"/>
          <w:marTop w:val="0"/>
          <w:marBottom w:val="0"/>
          <w:divBdr>
            <w:top w:val="none" w:sz="0" w:space="0" w:color="auto"/>
            <w:left w:val="none" w:sz="0" w:space="0" w:color="auto"/>
            <w:bottom w:val="none" w:sz="0" w:space="0" w:color="auto"/>
            <w:right w:val="none" w:sz="0" w:space="0" w:color="auto"/>
          </w:divBdr>
        </w:div>
        <w:div w:id="1354187648">
          <w:marLeft w:val="640"/>
          <w:marRight w:val="0"/>
          <w:marTop w:val="0"/>
          <w:marBottom w:val="0"/>
          <w:divBdr>
            <w:top w:val="none" w:sz="0" w:space="0" w:color="auto"/>
            <w:left w:val="none" w:sz="0" w:space="0" w:color="auto"/>
            <w:bottom w:val="none" w:sz="0" w:space="0" w:color="auto"/>
            <w:right w:val="none" w:sz="0" w:space="0" w:color="auto"/>
          </w:divBdr>
        </w:div>
        <w:div w:id="1373263736">
          <w:marLeft w:val="640"/>
          <w:marRight w:val="0"/>
          <w:marTop w:val="0"/>
          <w:marBottom w:val="0"/>
          <w:divBdr>
            <w:top w:val="none" w:sz="0" w:space="0" w:color="auto"/>
            <w:left w:val="none" w:sz="0" w:space="0" w:color="auto"/>
            <w:bottom w:val="none" w:sz="0" w:space="0" w:color="auto"/>
            <w:right w:val="none" w:sz="0" w:space="0" w:color="auto"/>
          </w:divBdr>
        </w:div>
        <w:div w:id="1383401500">
          <w:marLeft w:val="640"/>
          <w:marRight w:val="0"/>
          <w:marTop w:val="0"/>
          <w:marBottom w:val="0"/>
          <w:divBdr>
            <w:top w:val="none" w:sz="0" w:space="0" w:color="auto"/>
            <w:left w:val="none" w:sz="0" w:space="0" w:color="auto"/>
            <w:bottom w:val="none" w:sz="0" w:space="0" w:color="auto"/>
            <w:right w:val="none" w:sz="0" w:space="0" w:color="auto"/>
          </w:divBdr>
        </w:div>
        <w:div w:id="1549951652">
          <w:marLeft w:val="640"/>
          <w:marRight w:val="0"/>
          <w:marTop w:val="0"/>
          <w:marBottom w:val="0"/>
          <w:divBdr>
            <w:top w:val="none" w:sz="0" w:space="0" w:color="auto"/>
            <w:left w:val="none" w:sz="0" w:space="0" w:color="auto"/>
            <w:bottom w:val="none" w:sz="0" w:space="0" w:color="auto"/>
            <w:right w:val="none" w:sz="0" w:space="0" w:color="auto"/>
          </w:divBdr>
        </w:div>
        <w:div w:id="1602881269">
          <w:marLeft w:val="640"/>
          <w:marRight w:val="0"/>
          <w:marTop w:val="0"/>
          <w:marBottom w:val="0"/>
          <w:divBdr>
            <w:top w:val="none" w:sz="0" w:space="0" w:color="auto"/>
            <w:left w:val="none" w:sz="0" w:space="0" w:color="auto"/>
            <w:bottom w:val="none" w:sz="0" w:space="0" w:color="auto"/>
            <w:right w:val="none" w:sz="0" w:space="0" w:color="auto"/>
          </w:divBdr>
        </w:div>
        <w:div w:id="1639989061">
          <w:marLeft w:val="640"/>
          <w:marRight w:val="0"/>
          <w:marTop w:val="0"/>
          <w:marBottom w:val="0"/>
          <w:divBdr>
            <w:top w:val="none" w:sz="0" w:space="0" w:color="auto"/>
            <w:left w:val="none" w:sz="0" w:space="0" w:color="auto"/>
            <w:bottom w:val="none" w:sz="0" w:space="0" w:color="auto"/>
            <w:right w:val="none" w:sz="0" w:space="0" w:color="auto"/>
          </w:divBdr>
        </w:div>
        <w:div w:id="1681547492">
          <w:marLeft w:val="640"/>
          <w:marRight w:val="0"/>
          <w:marTop w:val="0"/>
          <w:marBottom w:val="0"/>
          <w:divBdr>
            <w:top w:val="none" w:sz="0" w:space="0" w:color="auto"/>
            <w:left w:val="none" w:sz="0" w:space="0" w:color="auto"/>
            <w:bottom w:val="none" w:sz="0" w:space="0" w:color="auto"/>
            <w:right w:val="none" w:sz="0" w:space="0" w:color="auto"/>
          </w:divBdr>
        </w:div>
        <w:div w:id="1683389912">
          <w:marLeft w:val="640"/>
          <w:marRight w:val="0"/>
          <w:marTop w:val="0"/>
          <w:marBottom w:val="0"/>
          <w:divBdr>
            <w:top w:val="none" w:sz="0" w:space="0" w:color="auto"/>
            <w:left w:val="none" w:sz="0" w:space="0" w:color="auto"/>
            <w:bottom w:val="none" w:sz="0" w:space="0" w:color="auto"/>
            <w:right w:val="none" w:sz="0" w:space="0" w:color="auto"/>
          </w:divBdr>
        </w:div>
        <w:div w:id="1703364181">
          <w:marLeft w:val="640"/>
          <w:marRight w:val="0"/>
          <w:marTop w:val="0"/>
          <w:marBottom w:val="0"/>
          <w:divBdr>
            <w:top w:val="none" w:sz="0" w:space="0" w:color="auto"/>
            <w:left w:val="none" w:sz="0" w:space="0" w:color="auto"/>
            <w:bottom w:val="none" w:sz="0" w:space="0" w:color="auto"/>
            <w:right w:val="none" w:sz="0" w:space="0" w:color="auto"/>
          </w:divBdr>
        </w:div>
        <w:div w:id="1795252124">
          <w:marLeft w:val="640"/>
          <w:marRight w:val="0"/>
          <w:marTop w:val="0"/>
          <w:marBottom w:val="0"/>
          <w:divBdr>
            <w:top w:val="none" w:sz="0" w:space="0" w:color="auto"/>
            <w:left w:val="none" w:sz="0" w:space="0" w:color="auto"/>
            <w:bottom w:val="none" w:sz="0" w:space="0" w:color="auto"/>
            <w:right w:val="none" w:sz="0" w:space="0" w:color="auto"/>
          </w:divBdr>
        </w:div>
        <w:div w:id="1856531917">
          <w:marLeft w:val="640"/>
          <w:marRight w:val="0"/>
          <w:marTop w:val="0"/>
          <w:marBottom w:val="0"/>
          <w:divBdr>
            <w:top w:val="none" w:sz="0" w:space="0" w:color="auto"/>
            <w:left w:val="none" w:sz="0" w:space="0" w:color="auto"/>
            <w:bottom w:val="none" w:sz="0" w:space="0" w:color="auto"/>
            <w:right w:val="none" w:sz="0" w:space="0" w:color="auto"/>
          </w:divBdr>
        </w:div>
        <w:div w:id="1863124245">
          <w:marLeft w:val="640"/>
          <w:marRight w:val="0"/>
          <w:marTop w:val="0"/>
          <w:marBottom w:val="0"/>
          <w:divBdr>
            <w:top w:val="none" w:sz="0" w:space="0" w:color="auto"/>
            <w:left w:val="none" w:sz="0" w:space="0" w:color="auto"/>
            <w:bottom w:val="none" w:sz="0" w:space="0" w:color="auto"/>
            <w:right w:val="none" w:sz="0" w:space="0" w:color="auto"/>
          </w:divBdr>
        </w:div>
        <w:div w:id="1898055661">
          <w:marLeft w:val="640"/>
          <w:marRight w:val="0"/>
          <w:marTop w:val="0"/>
          <w:marBottom w:val="0"/>
          <w:divBdr>
            <w:top w:val="none" w:sz="0" w:space="0" w:color="auto"/>
            <w:left w:val="none" w:sz="0" w:space="0" w:color="auto"/>
            <w:bottom w:val="none" w:sz="0" w:space="0" w:color="auto"/>
            <w:right w:val="none" w:sz="0" w:space="0" w:color="auto"/>
          </w:divBdr>
        </w:div>
        <w:div w:id="1908102434">
          <w:marLeft w:val="640"/>
          <w:marRight w:val="0"/>
          <w:marTop w:val="0"/>
          <w:marBottom w:val="0"/>
          <w:divBdr>
            <w:top w:val="none" w:sz="0" w:space="0" w:color="auto"/>
            <w:left w:val="none" w:sz="0" w:space="0" w:color="auto"/>
            <w:bottom w:val="none" w:sz="0" w:space="0" w:color="auto"/>
            <w:right w:val="none" w:sz="0" w:space="0" w:color="auto"/>
          </w:divBdr>
        </w:div>
        <w:div w:id="1936671571">
          <w:marLeft w:val="640"/>
          <w:marRight w:val="0"/>
          <w:marTop w:val="0"/>
          <w:marBottom w:val="0"/>
          <w:divBdr>
            <w:top w:val="none" w:sz="0" w:space="0" w:color="auto"/>
            <w:left w:val="none" w:sz="0" w:space="0" w:color="auto"/>
            <w:bottom w:val="none" w:sz="0" w:space="0" w:color="auto"/>
            <w:right w:val="none" w:sz="0" w:space="0" w:color="auto"/>
          </w:divBdr>
        </w:div>
        <w:div w:id="1943294452">
          <w:marLeft w:val="640"/>
          <w:marRight w:val="0"/>
          <w:marTop w:val="0"/>
          <w:marBottom w:val="0"/>
          <w:divBdr>
            <w:top w:val="none" w:sz="0" w:space="0" w:color="auto"/>
            <w:left w:val="none" w:sz="0" w:space="0" w:color="auto"/>
            <w:bottom w:val="none" w:sz="0" w:space="0" w:color="auto"/>
            <w:right w:val="none" w:sz="0" w:space="0" w:color="auto"/>
          </w:divBdr>
        </w:div>
        <w:div w:id="1977298738">
          <w:marLeft w:val="640"/>
          <w:marRight w:val="0"/>
          <w:marTop w:val="0"/>
          <w:marBottom w:val="0"/>
          <w:divBdr>
            <w:top w:val="none" w:sz="0" w:space="0" w:color="auto"/>
            <w:left w:val="none" w:sz="0" w:space="0" w:color="auto"/>
            <w:bottom w:val="none" w:sz="0" w:space="0" w:color="auto"/>
            <w:right w:val="none" w:sz="0" w:space="0" w:color="auto"/>
          </w:divBdr>
        </w:div>
        <w:div w:id="1996454318">
          <w:marLeft w:val="640"/>
          <w:marRight w:val="0"/>
          <w:marTop w:val="0"/>
          <w:marBottom w:val="0"/>
          <w:divBdr>
            <w:top w:val="none" w:sz="0" w:space="0" w:color="auto"/>
            <w:left w:val="none" w:sz="0" w:space="0" w:color="auto"/>
            <w:bottom w:val="none" w:sz="0" w:space="0" w:color="auto"/>
            <w:right w:val="none" w:sz="0" w:space="0" w:color="auto"/>
          </w:divBdr>
        </w:div>
        <w:div w:id="2007971548">
          <w:marLeft w:val="640"/>
          <w:marRight w:val="0"/>
          <w:marTop w:val="0"/>
          <w:marBottom w:val="0"/>
          <w:divBdr>
            <w:top w:val="none" w:sz="0" w:space="0" w:color="auto"/>
            <w:left w:val="none" w:sz="0" w:space="0" w:color="auto"/>
            <w:bottom w:val="none" w:sz="0" w:space="0" w:color="auto"/>
            <w:right w:val="none" w:sz="0" w:space="0" w:color="auto"/>
          </w:divBdr>
        </w:div>
      </w:divsChild>
    </w:div>
    <w:div w:id="154148568">
      <w:marLeft w:val="640"/>
      <w:marRight w:val="0"/>
      <w:marTop w:val="0"/>
      <w:marBottom w:val="0"/>
      <w:divBdr>
        <w:top w:val="none" w:sz="0" w:space="0" w:color="auto"/>
        <w:left w:val="none" w:sz="0" w:space="0" w:color="auto"/>
        <w:bottom w:val="none" w:sz="0" w:space="0" w:color="auto"/>
        <w:right w:val="none" w:sz="0" w:space="0" w:color="auto"/>
      </w:divBdr>
    </w:div>
    <w:div w:id="154498651">
      <w:marLeft w:val="640"/>
      <w:marRight w:val="0"/>
      <w:marTop w:val="0"/>
      <w:marBottom w:val="0"/>
      <w:divBdr>
        <w:top w:val="none" w:sz="0" w:space="0" w:color="auto"/>
        <w:left w:val="none" w:sz="0" w:space="0" w:color="auto"/>
        <w:bottom w:val="none" w:sz="0" w:space="0" w:color="auto"/>
        <w:right w:val="none" w:sz="0" w:space="0" w:color="auto"/>
      </w:divBdr>
    </w:div>
    <w:div w:id="154802730">
      <w:marLeft w:val="640"/>
      <w:marRight w:val="0"/>
      <w:marTop w:val="0"/>
      <w:marBottom w:val="0"/>
      <w:divBdr>
        <w:top w:val="none" w:sz="0" w:space="0" w:color="auto"/>
        <w:left w:val="none" w:sz="0" w:space="0" w:color="auto"/>
        <w:bottom w:val="none" w:sz="0" w:space="0" w:color="auto"/>
        <w:right w:val="none" w:sz="0" w:space="0" w:color="auto"/>
      </w:divBdr>
    </w:div>
    <w:div w:id="155149708">
      <w:bodyDiv w:val="1"/>
      <w:marLeft w:val="0"/>
      <w:marRight w:val="0"/>
      <w:marTop w:val="0"/>
      <w:marBottom w:val="0"/>
      <w:divBdr>
        <w:top w:val="none" w:sz="0" w:space="0" w:color="auto"/>
        <w:left w:val="none" w:sz="0" w:space="0" w:color="auto"/>
        <w:bottom w:val="none" w:sz="0" w:space="0" w:color="auto"/>
        <w:right w:val="none" w:sz="0" w:space="0" w:color="auto"/>
      </w:divBdr>
      <w:divsChild>
        <w:div w:id="61872028">
          <w:marLeft w:val="640"/>
          <w:marRight w:val="0"/>
          <w:marTop w:val="0"/>
          <w:marBottom w:val="0"/>
          <w:divBdr>
            <w:top w:val="none" w:sz="0" w:space="0" w:color="auto"/>
            <w:left w:val="none" w:sz="0" w:space="0" w:color="auto"/>
            <w:bottom w:val="none" w:sz="0" w:space="0" w:color="auto"/>
            <w:right w:val="none" w:sz="0" w:space="0" w:color="auto"/>
          </w:divBdr>
        </w:div>
        <w:div w:id="153954378">
          <w:marLeft w:val="640"/>
          <w:marRight w:val="0"/>
          <w:marTop w:val="0"/>
          <w:marBottom w:val="0"/>
          <w:divBdr>
            <w:top w:val="none" w:sz="0" w:space="0" w:color="auto"/>
            <w:left w:val="none" w:sz="0" w:space="0" w:color="auto"/>
            <w:bottom w:val="none" w:sz="0" w:space="0" w:color="auto"/>
            <w:right w:val="none" w:sz="0" w:space="0" w:color="auto"/>
          </w:divBdr>
        </w:div>
        <w:div w:id="157304315">
          <w:marLeft w:val="640"/>
          <w:marRight w:val="0"/>
          <w:marTop w:val="0"/>
          <w:marBottom w:val="0"/>
          <w:divBdr>
            <w:top w:val="none" w:sz="0" w:space="0" w:color="auto"/>
            <w:left w:val="none" w:sz="0" w:space="0" w:color="auto"/>
            <w:bottom w:val="none" w:sz="0" w:space="0" w:color="auto"/>
            <w:right w:val="none" w:sz="0" w:space="0" w:color="auto"/>
          </w:divBdr>
        </w:div>
        <w:div w:id="164706876">
          <w:marLeft w:val="640"/>
          <w:marRight w:val="0"/>
          <w:marTop w:val="0"/>
          <w:marBottom w:val="0"/>
          <w:divBdr>
            <w:top w:val="none" w:sz="0" w:space="0" w:color="auto"/>
            <w:left w:val="none" w:sz="0" w:space="0" w:color="auto"/>
            <w:bottom w:val="none" w:sz="0" w:space="0" w:color="auto"/>
            <w:right w:val="none" w:sz="0" w:space="0" w:color="auto"/>
          </w:divBdr>
        </w:div>
        <w:div w:id="286477267">
          <w:marLeft w:val="640"/>
          <w:marRight w:val="0"/>
          <w:marTop w:val="0"/>
          <w:marBottom w:val="0"/>
          <w:divBdr>
            <w:top w:val="none" w:sz="0" w:space="0" w:color="auto"/>
            <w:left w:val="none" w:sz="0" w:space="0" w:color="auto"/>
            <w:bottom w:val="none" w:sz="0" w:space="0" w:color="auto"/>
            <w:right w:val="none" w:sz="0" w:space="0" w:color="auto"/>
          </w:divBdr>
        </w:div>
        <w:div w:id="382291416">
          <w:marLeft w:val="640"/>
          <w:marRight w:val="0"/>
          <w:marTop w:val="0"/>
          <w:marBottom w:val="0"/>
          <w:divBdr>
            <w:top w:val="none" w:sz="0" w:space="0" w:color="auto"/>
            <w:left w:val="none" w:sz="0" w:space="0" w:color="auto"/>
            <w:bottom w:val="none" w:sz="0" w:space="0" w:color="auto"/>
            <w:right w:val="none" w:sz="0" w:space="0" w:color="auto"/>
          </w:divBdr>
        </w:div>
        <w:div w:id="410927555">
          <w:marLeft w:val="640"/>
          <w:marRight w:val="0"/>
          <w:marTop w:val="0"/>
          <w:marBottom w:val="0"/>
          <w:divBdr>
            <w:top w:val="none" w:sz="0" w:space="0" w:color="auto"/>
            <w:left w:val="none" w:sz="0" w:space="0" w:color="auto"/>
            <w:bottom w:val="none" w:sz="0" w:space="0" w:color="auto"/>
            <w:right w:val="none" w:sz="0" w:space="0" w:color="auto"/>
          </w:divBdr>
        </w:div>
        <w:div w:id="429131784">
          <w:marLeft w:val="640"/>
          <w:marRight w:val="0"/>
          <w:marTop w:val="0"/>
          <w:marBottom w:val="0"/>
          <w:divBdr>
            <w:top w:val="none" w:sz="0" w:space="0" w:color="auto"/>
            <w:left w:val="none" w:sz="0" w:space="0" w:color="auto"/>
            <w:bottom w:val="none" w:sz="0" w:space="0" w:color="auto"/>
            <w:right w:val="none" w:sz="0" w:space="0" w:color="auto"/>
          </w:divBdr>
        </w:div>
        <w:div w:id="500196698">
          <w:marLeft w:val="640"/>
          <w:marRight w:val="0"/>
          <w:marTop w:val="0"/>
          <w:marBottom w:val="0"/>
          <w:divBdr>
            <w:top w:val="none" w:sz="0" w:space="0" w:color="auto"/>
            <w:left w:val="none" w:sz="0" w:space="0" w:color="auto"/>
            <w:bottom w:val="none" w:sz="0" w:space="0" w:color="auto"/>
            <w:right w:val="none" w:sz="0" w:space="0" w:color="auto"/>
          </w:divBdr>
        </w:div>
        <w:div w:id="505246716">
          <w:marLeft w:val="640"/>
          <w:marRight w:val="0"/>
          <w:marTop w:val="0"/>
          <w:marBottom w:val="0"/>
          <w:divBdr>
            <w:top w:val="none" w:sz="0" w:space="0" w:color="auto"/>
            <w:left w:val="none" w:sz="0" w:space="0" w:color="auto"/>
            <w:bottom w:val="none" w:sz="0" w:space="0" w:color="auto"/>
            <w:right w:val="none" w:sz="0" w:space="0" w:color="auto"/>
          </w:divBdr>
        </w:div>
        <w:div w:id="590356796">
          <w:marLeft w:val="640"/>
          <w:marRight w:val="0"/>
          <w:marTop w:val="0"/>
          <w:marBottom w:val="0"/>
          <w:divBdr>
            <w:top w:val="none" w:sz="0" w:space="0" w:color="auto"/>
            <w:left w:val="none" w:sz="0" w:space="0" w:color="auto"/>
            <w:bottom w:val="none" w:sz="0" w:space="0" w:color="auto"/>
            <w:right w:val="none" w:sz="0" w:space="0" w:color="auto"/>
          </w:divBdr>
        </w:div>
        <w:div w:id="647394428">
          <w:marLeft w:val="640"/>
          <w:marRight w:val="0"/>
          <w:marTop w:val="0"/>
          <w:marBottom w:val="0"/>
          <w:divBdr>
            <w:top w:val="none" w:sz="0" w:space="0" w:color="auto"/>
            <w:left w:val="none" w:sz="0" w:space="0" w:color="auto"/>
            <w:bottom w:val="none" w:sz="0" w:space="0" w:color="auto"/>
            <w:right w:val="none" w:sz="0" w:space="0" w:color="auto"/>
          </w:divBdr>
        </w:div>
        <w:div w:id="649021217">
          <w:marLeft w:val="640"/>
          <w:marRight w:val="0"/>
          <w:marTop w:val="0"/>
          <w:marBottom w:val="0"/>
          <w:divBdr>
            <w:top w:val="none" w:sz="0" w:space="0" w:color="auto"/>
            <w:left w:val="none" w:sz="0" w:space="0" w:color="auto"/>
            <w:bottom w:val="none" w:sz="0" w:space="0" w:color="auto"/>
            <w:right w:val="none" w:sz="0" w:space="0" w:color="auto"/>
          </w:divBdr>
        </w:div>
        <w:div w:id="694384208">
          <w:marLeft w:val="640"/>
          <w:marRight w:val="0"/>
          <w:marTop w:val="0"/>
          <w:marBottom w:val="0"/>
          <w:divBdr>
            <w:top w:val="none" w:sz="0" w:space="0" w:color="auto"/>
            <w:left w:val="none" w:sz="0" w:space="0" w:color="auto"/>
            <w:bottom w:val="none" w:sz="0" w:space="0" w:color="auto"/>
            <w:right w:val="none" w:sz="0" w:space="0" w:color="auto"/>
          </w:divBdr>
        </w:div>
        <w:div w:id="695229307">
          <w:marLeft w:val="640"/>
          <w:marRight w:val="0"/>
          <w:marTop w:val="0"/>
          <w:marBottom w:val="0"/>
          <w:divBdr>
            <w:top w:val="none" w:sz="0" w:space="0" w:color="auto"/>
            <w:left w:val="none" w:sz="0" w:space="0" w:color="auto"/>
            <w:bottom w:val="none" w:sz="0" w:space="0" w:color="auto"/>
            <w:right w:val="none" w:sz="0" w:space="0" w:color="auto"/>
          </w:divBdr>
        </w:div>
        <w:div w:id="703865438">
          <w:marLeft w:val="640"/>
          <w:marRight w:val="0"/>
          <w:marTop w:val="0"/>
          <w:marBottom w:val="0"/>
          <w:divBdr>
            <w:top w:val="none" w:sz="0" w:space="0" w:color="auto"/>
            <w:left w:val="none" w:sz="0" w:space="0" w:color="auto"/>
            <w:bottom w:val="none" w:sz="0" w:space="0" w:color="auto"/>
            <w:right w:val="none" w:sz="0" w:space="0" w:color="auto"/>
          </w:divBdr>
        </w:div>
        <w:div w:id="742071046">
          <w:marLeft w:val="640"/>
          <w:marRight w:val="0"/>
          <w:marTop w:val="0"/>
          <w:marBottom w:val="0"/>
          <w:divBdr>
            <w:top w:val="none" w:sz="0" w:space="0" w:color="auto"/>
            <w:left w:val="none" w:sz="0" w:space="0" w:color="auto"/>
            <w:bottom w:val="none" w:sz="0" w:space="0" w:color="auto"/>
            <w:right w:val="none" w:sz="0" w:space="0" w:color="auto"/>
          </w:divBdr>
        </w:div>
        <w:div w:id="771973306">
          <w:marLeft w:val="640"/>
          <w:marRight w:val="0"/>
          <w:marTop w:val="0"/>
          <w:marBottom w:val="0"/>
          <w:divBdr>
            <w:top w:val="none" w:sz="0" w:space="0" w:color="auto"/>
            <w:left w:val="none" w:sz="0" w:space="0" w:color="auto"/>
            <w:bottom w:val="none" w:sz="0" w:space="0" w:color="auto"/>
            <w:right w:val="none" w:sz="0" w:space="0" w:color="auto"/>
          </w:divBdr>
        </w:div>
        <w:div w:id="792872250">
          <w:marLeft w:val="640"/>
          <w:marRight w:val="0"/>
          <w:marTop w:val="0"/>
          <w:marBottom w:val="0"/>
          <w:divBdr>
            <w:top w:val="none" w:sz="0" w:space="0" w:color="auto"/>
            <w:left w:val="none" w:sz="0" w:space="0" w:color="auto"/>
            <w:bottom w:val="none" w:sz="0" w:space="0" w:color="auto"/>
            <w:right w:val="none" w:sz="0" w:space="0" w:color="auto"/>
          </w:divBdr>
        </w:div>
        <w:div w:id="818156131">
          <w:marLeft w:val="640"/>
          <w:marRight w:val="0"/>
          <w:marTop w:val="0"/>
          <w:marBottom w:val="0"/>
          <w:divBdr>
            <w:top w:val="none" w:sz="0" w:space="0" w:color="auto"/>
            <w:left w:val="none" w:sz="0" w:space="0" w:color="auto"/>
            <w:bottom w:val="none" w:sz="0" w:space="0" w:color="auto"/>
            <w:right w:val="none" w:sz="0" w:space="0" w:color="auto"/>
          </w:divBdr>
        </w:div>
        <w:div w:id="956638608">
          <w:marLeft w:val="640"/>
          <w:marRight w:val="0"/>
          <w:marTop w:val="0"/>
          <w:marBottom w:val="0"/>
          <w:divBdr>
            <w:top w:val="none" w:sz="0" w:space="0" w:color="auto"/>
            <w:left w:val="none" w:sz="0" w:space="0" w:color="auto"/>
            <w:bottom w:val="none" w:sz="0" w:space="0" w:color="auto"/>
            <w:right w:val="none" w:sz="0" w:space="0" w:color="auto"/>
          </w:divBdr>
        </w:div>
        <w:div w:id="1046830944">
          <w:marLeft w:val="640"/>
          <w:marRight w:val="0"/>
          <w:marTop w:val="0"/>
          <w:marBottom w:val="0"/>
          <w:divBdr>
            <w:top w:val="none" w:sz="0" w:space="0" w:color="auto"/>
            <w:left w:val="none" w:sz="0" w:space="0" w:color="auto"/>
            <w:bottom w:val="none" w:sz="0" w:space="0" w:color="auto"/>
            <w:right w:val="none" w:sz="0" w:space="0" w:color="auto"/>
          </w:divBdr>
        </w:div>
        <w:div w:id="1120564363">
          <w:marLeft w:val="640"/>
          <w:marRight w:val="0"/>
          <w:marTop w:val="0"/>
          <w:marBottom w:val="0"/>
          <w:divBdr>
            <w:top w:val="none" w:sz="0" w:space="0" w:color="auto"/>
            <w:left w:val="none" w:sz="0" w:space="0" w:color="auto"/>
            <w:bottom w:val="none" w:sz="0" w:space="0" w:color="auto"/>
            <w:right w:val="none" w:sz="0" w:space="0" w:color="auto"/>
          </w:divBdr>
        </w:div>
        <w:div w:id="1159419452">
          <w:marLeft w:val="640"/>
          <w:marRight w:val="0"/>
          <w:marTop w:val="0"/>
          <w:marBottom w:val="0"/>
          <w:divBdr>
            <w:top w:val="none" w:sz="0" w:space="0" w:color="auto"/>
            <w:left w:val="none" w:sz="0" w:space="0" w:color="auto"/>
            <w:bottom w:val="none" w:sz="0" w:space="0" w:color="auto"/>
            <w:right w:val="none" w:sz="0" w:space="0" w:color="auto"/>
          </w:divBdr>
        </w:div>
        <w:div w:id="1278485671">
          <w:marLeft w:val="640"/>
          <w:marRight w:val="0"/>
          <w:marTop w:val="0"/>
          <w:marBottom w:val="0"/>
          <w:divBdr>
            <w:top w:val="none" w:sz="0" w:space="0" w:color="auto"/>
            <w:left w:val="none" w:sz="0" w:space="0" w:color="auto"/>
            <w:bottom w:val="none" w:sz="0" w:space="0" w:color="auto"/>
            <w:right w:val="none" w:sz="0" w:space="0" w:color="auto"/>
          </w:divBdr>
        </w:div>
        <w:div w:id="1351878556">
          <w:marLeft w:val="640"/>
          <w:marRight w:val="0"/>
          <w:marTop w:val="0"/>
          <w:marBottom w:val="0"/>
          <w:divBdr>
            <w:top w:val="none" w:sz="0" w:space="0" w:color="auto"/>
            <w:left w:val="none" w:sz="0" w:space="0" w:color="auto"/>
            <w:bottom w:val="none" w:sz="0" w:space="0" w:color="auto"/>
            <w:right w:val="none" w:sz="0" w:space="0" w:color="auto"/>
          </w:divBdr>
        </w:div>
        <w:div w:id="1460369130">
          <w:marLeft w:val="640"/>
          <w:marRight w:val="0"/>
          <w:marTop w:val="0"/>
          <w:marBottom w:val="0"/>
          <w:divBdr>
            <w:top w:val="none" w:sz="0" w:space="0" w:color="auto"/>
            <w:left w:val="none" w:sz="0" w:space="0" w:color="auto"/>
            <w:bottom w:val="none" w:sz="0" w:space="0" w:color="auto"/>
            <w:right w:val="none" w:sz="0" w:space="0" w:color="auto"/>
          </w:divBdr>
        </w:div>
        <w:div w:id="1515918001">
          <w:marLeft w:val="640"/>
          <w:marRight w:val="0"/>
          <w:marTop w:val="0"/>
          <w:marBottom w:val="0"/>
          <w:divBdr>
            <w:top w:val="none" w:sz="0" w:space="0" w:color="auto"/>
            <w:left w:val="none" w:sz="0" w:space="0" w:color="auto"/>
            <w:bottom w:val="none" w:sz="0" w:space="0" w:color="auto"/>
            <w:right w:val="none" w:sz="0" w:space="0" w:color="auto"/>
          </w:divBdr>
        </w:div>
        <w:div w:id="1540701490">
          <w:marLeft w:val="640"/>
          <w:marRight w:val="0"/>
          <w:marTop w:val="0"/>
          <w:marBottom w:val="0"/>
          <w:divBdr>
            <w:top w:val="none" w:sz="0" w:space="0" w:color="auto"/>
            <w:left w:val="none" w:sz="0" w:space="0" w:color="auto"/>
            <w:bottom w:val="none" w:sz="0" w:space="0" w:color="auto"/>
            <w:right w:val="none" w:sz="0" w:space="0" w:color="auto"/>
          </w:divBdr>
        </w:div>
        <w:div w:id="1583560040">
          <w:marLeft w:val="640"/>
          <w:marRight w:val="0"/>
          <w:marTop w:val="0"/>
          <w:marBottom w:val="0"/>
          <w:divBdr>
            <w:top w:val="none" w:sz="0" w:space="0" w:color="auto"/>
            <w:left w:val="none" w:sz="0" w:space="0" w:color="auto"/>
            <w:bottom w:val="none" w:sz="0" w:space="0" w:color="auto"/>
            <w:right w:val="none" w:sz="0" w:space="0" w:color="auto"/>
          </w:divBdr>
        </w:div>
        <w:div w:id="1585918956">
          <w:marLeft w:val="640"/>
          <w:marRight w:val="0"/>
          <w:marTop w:val="0"/>
          <w:marBottom w:val="0"/>
          <w:divBdr>
            <w:top w:val="none" w:sz="0" w:space="0" w:color="auto"/>
            <w:left w:val="none" w:sz="0" w:space="0" w:color="auto"/>
            <w:bottom w:val="none" w:sz="0" w:space="0" w:color="auto"/>
            <w:right w:val="none" w:sz="0" w:space="0" w:color="auto"/>
          </w:divBdr>
        </w:div>
        <w:div w:id="1729375912">
          <w:marLeft w:val="640"/>
          <w:marRight w:val="0"/>
          <w:marTop w:val="0"/>
          <w:marBottom w:val="0"/>
          <w:divBdr>
            <w:top w:val="none" w:sz="0" w:space="0" w:color="auto"/>
            <w:left w:val="none" w:sz="0" w:space="0" w:color="auto"/>
            <w:bottom w:val="none" w:sz="0" w:space="0" w:color="auto"/>
            <w:right w:val="none" w:sz="0" w:space="0" w:color="auto"/>
          </w:divBdr>
        </w:div>
        <w:div w:id="1815441566">
          <w:marLeft w:val="640"/>
          <w:marRight w:val="0"/>
          <w:marTop w:val="0"/>
          <w:marBottom w:val="0"/>
          <w:divBdr>
            <w:top w:val="none" w:sz="0" w:space="0" w:color="auto"/>
            <w:left w:val="none" w:sz="0" w:space="0" w:color="auto"/>
            <w:bottom w:val="none" w:sz="0" w:space="0" w:color="auto"/>
            <w:right w:val="none" w:sz="0" w:space="0" w:color="auto"/>
          </w:divBdr>
        </w:div>
        <w:div w:id="1835098228">
          <w:marLeft w:val="640"/>
          <w:marRight w:val="0"/>
          <w:marTop w:val="0"/>
          <w:marBottom w:val="0"/>
          <w:divBdr>
            <w:top w:val="none" w:sz="0" w:space="0" w:color="auto"/>
            <w:left w:val="none" w:sz="0" w:space="0" w:color="auto"/>
            <w:bottom w:val="none" w:sz="0" w:space="0" w:color="auto"/>
            <w:right w:val="none" w:sz="0" w:space="0" w:color="auto"/>
          </w:divBdr>
        </w:div>
        <w:div w:id="1852916193">
          <w:marLeft w:val="640"/>
          <w:marRight w:val="0"/>
          <w:marTop w:val="0"/>
          <w:marBottom w:val="0"/>
          <w:divBdr>
            <w:top w:val="none" w:sz="0" w:space="0" w:color="auto"/>
            <w:left w:val="none" w:sz="0" w:space="0" w:color="auto"/>
            <w:bottom w:val="none" w:sz="0" w:space="0" w:color="auto"/>
            <w:right w:val="none" w:sz="0" w:space="0" w:color="auto"/>
          </w:divBdr>
        </w:div>
        <w:div w:id="1866409288">
          <w:marLeft w:val="640"/>
          <w:marRight w:val="0"/>
          <w:marTop w:val="0"/>
          <w:marBottom w:val="0"/>
          <w:divBdr>
            <w:top w:val="none" w:sz="0" w:space="0" w:color="auto"/>
            <w:left w:val="none" w:sz="0" w:space="0" w:color="auto"/>
            <w:bottom w:val="none" w:sz="0" w:space="0" w:color="auto"/>
            <w:right w:val="none" w:sz="0" w:space="0" w:color="auto"/>
          </w:divBdr>
        </w:div>
        <w:div w:id="1909533837">
          <w:marLeft w:val="640"/>
          <w:marRight w:val="0"/>
          <w:marTop w:val="0"/>
          <w:marBottom w:val="0"/>
          <w:divBdr>
            <w:top w:val="none" w:sz="0" w:space="0" w:color="auto"/>
            <w:left w:val="none" w:sz="0" w:space="0" w:color="auto"/>
            <w:bottom w:val="none" w:sz="0" w:space="0" w:color="auto"/>
            <w:right w:val="none" w:sz="0" w:space="0" w:color="auto"/>
          </w:divBdr>
        </w:div>
        <w:div w:id="1932002100">
          <w:marLeft w:val="640"/>
          <w:marRight w:val="0"/>
          <w:marTop w:val="0"/>
          <w:marBottom w:val="0"/>
          <w:divBdr>
            <w:top w:val="none" w:sz="0" w:space="0" w:color="auto"/>
            <w:left w:val="none" w:sz="0" w:space="0" w:color="auto"/>
            <w:bottom w:val="none" w:sz="0" w:space="0" w:color="auto"/>
            <w:right w:val="none" w:sz="0" w:space="0" w:color="auto"/>
          </w:divBdr>
        </w:div>
        <w:div w:id="1961834586">
          <w:marLeft w:val="640"/>
          <w:marRight w:val="0"/>
          <w:marTop w:val="0"/>
          <w:marBottom w:val="0"/>
          <w:divBdr>
            <w:top w:val="none" w:sz="0" w:space="0" w:color="auto"/>
            <w:left w:val="none" w:sz="0" w:space="0" w:color="auto"/>
            <w:bottom w:val="none" w:sz="0" w:space="0" w:color="auto"/>
            <w:right w:val="none" w:sz="0" w:space="0" w:color="auto"/>
          </w:divBdr>
        </w:div>
        <w:div w:id="2019381340">
          <w:marLeft w:val="640"/>
          <w:marRight w:val="0"/>
          <w:marTop w:val="0"/>
          <w:marBottom w:val="0"/>
          <w:divBdr>
            <w:top w:val="none" w:sz="0" w:space="0" w:color="auto"/>
            <w:left w:val="none" w:sz="0" w:space="0" w:color="auto"/>
            <w:bottom w:val="none" w:sz="0" w:space="0" w:color="auto"/>
            <w:right w:val="none" w:sz="0" w:space="0" w:color="auto"/>
          </w:divBdr>
        </w:div>
      </w:divsChild>
    </w:div>
    <w:div w:id="155459818">
      <w:bodyDiv w:val="1"/>
      <w:marLeft w:val="0"/>
      <w:marRight w:val="0"/>
      <w:marTop w:val="0"/>
      <w:marBottom w:val="0"/>
      <w:divBdr>
        <w:top w:val="none" w:sz="0" w:space="0" w:color="auto"/>
        <w:left w:val="none" w:sz="0" w:space="0" w:color="auto"/>
        <w:bottom w:val="none" w:sz="0" w:space="0" w:color="auto"/>
        <w:right w:val="none" w:sz="0" w:space="0" w:color="auto"/>
      </w:divBdr>
      <w:divsChild>
        <w:div w:id="26878113">
          <w:marLeft w:val="640"/>
          <w:marRight w:val="0"/>
          <w:marTop w:val="0"/>
          <w:marBottom w:val="0"/>
          <w:divBdr>
            <w:top w:val="none" w:sz="0" w:space="0" w:color="auto"/>
            <w:left w:val="none" w:sz="0" w:space="0" w:color="auto"/>
            <w:bottom w:val="none" w:sz="0" w:space="0" w:color="auto"/>
            <w:right w:val="none" w:sz="0" w:space="0" w:color="auto"/>
          </w:divBdr>
        </w:div>
        <w:div w:id="57286892">
          <w:marLeft w:val="640"/>
          <w:marRight w:val="0"/>
          <w:marTop w:val="0"/>
          <w:marBottom w:val="0"/>
          <w:divBdr>
            <w:top w:val="none" w:sz="0" w:space="0" w:color="auto"/>
            <w:left w:val="none" w:sz="0" w:space="0" w:color="auto"/>
            <w:bottom w:val="none" w:sz="0" w:space="0" w:color="auto"/>
            <w:right w:val="none" w:sz="0" w:space="0" w:color="auto"/>
          </w:divBdr>
        </w:div>
        <w:div w:id="95944892">
          <w:marLeft w:val="640"/>
          <w:marRight w:val="0"/>
          <w:marTop w:val="0"/>
          <w:marBottom w:val="0"/>
          <w:divBdr>
            <w:top w:val="none" w:sz="0" w:space="0" w:color="auto"/>
            <w:left w:val="none" w:sz="0" w:space="0" w:color="auto"/>
            <w:bottom w:val="none" w:sz="0" w:space="0" w:color="auto"/>
            <w:right w:val="none" w:sz="0" w:space="0" w:color="auto"/>
          </w:divBdr>
        </w:div>
        <w:div w:id="210313346">
          <w:marLeft w:val="640"/>
          <w:marRight w:val="0"/>
          <w:marTop w:val="0"/>
          <w:marBottom w:val="0"/>
          <w:divBdr>
            <w:top w:val="none" w:sz="0" w:space="0" w:color="auto"/>
            <w:left w:val="none" w:sz="0" w:space="0" w:color="auto"/>
            <w:bottom w:val="none" w:sz="0" w:space="0" w:color="auto"/>
            <w:right w:val="none" w:sz="0" w:space="0" w:color="auto"/>
          </w:divBdr>
        </w:div>
        <w:div w:id="314190962">
          <w:marLeft w:val="640"/>
          <w:marRight w:val="0"/>
          <w:marTop w:val="0"/>
          <w:marBottom w:val="0"/>
          <w:divBdr>
            <w:top w:val="none" w:sz="0" w:space="0" w:color="auto"/>
            <w:left w:val="none" w:sz="0" w:space="0" w:color="auto"/>
            <w:bottom w:val="none" w:sz="0" w:space="0" w:color="auto"/>
            <w:right w:val="none" w:sz="0" w:space="0" w:color="auto"/>
          </w:divBdr>
        </w:div>
        <w:div w:id="375391676">
          <w:marLeft w:val="640"/>
          <w:marRight w:val="0"/>
          <w:marTop w:val="0"/>
          <w:marBottom w:val="0"/>
          <w:divBdr>
            <w:top w:val="none" w:sz="0" w:space="0" w:color="auto"/>
            <w:left w:val="none" w:sz="0" w:space="0" w:color="auto"/>
            <w:bottom w:val="none" w:sz="0" w:space="0" w:color="auto"/>
            <w:right w:val="none" w:sz="0" w:space="0" w:color="auto"/>
          </w:divBdr>
        </w:div>
        <w:div w:id="455679309">
          <w:marLeft w:val="640"/>
          <w:marRight w:val="0"/>
          <w:marTop w:val="0"/>
          <w:marBottom w:val="0"/>
          <w:divBdr>
            <w:top w:val="none" w:sz="0" w:space="0" w:color="auto"/>
            <w:left w:val="none" w:sz="0" w:space="0" w:color="auto"/>
            <w:bottom w:val="none" w:sz="0" w:space="0" w:color="auto"/>
            <w:right w:val="none" w:sz="0" w:space="0" w:color="auto"/>
          </w:divBdr>
        </w:div>
        <w:div w:id="530727900">
          <w:marLeft w:val="640"/>
          <w:marRight w:val="0"/>
          <w:marTop w:val="0"/>
          <w:marBottom w:val="0"/>
          <w:divBdr>
            <w:top w:val="none" w:sz="0" w:space="0" w:color="auto"/>
            <w:left w:val="none" w:sz="0" w:space="0" w:color="auto"/>
            <w:bottom w:val="none" w:sz="0" w:space="0" w:color="auto"/>
            <w:right w:val="none" w:sz="0" w:space="0" w:color="auto"/>
          </w:divBdr>
        </w:div>
        <w:div w:id="702827045">
          <w:marLeft w:val="640"/>
          <w:marRight w:val="0"/>
          <w:marTop w:val="0"/>
          <w:marBottom w:val="0"/>
          <w:divBdr>
            <w:top w:val="none" w:sz="0" w:space="0" w:color="auto"/>
            <w:left w:val="none" w:sz="0" w:space="0" w:color="auto"/>
            <w:bottom w:val="none" w:sz="0" w:space="0" w:color="auto"/>
            <w:right w:val="none" w:sz="0" w:space="0" w:color="auto"/>
          </w:divBdr>
        </w:div>
        <w:div w:id="779032586">
          <w:marLeft w:val="640"/>
          <w:marRight w:val="0"/>
          <w:marTop w:val="0"/>
          <w:marBottom w:val="0"/>
          <w:divBdr>
            <w:top w:val="none" w:sz="0" w:space="0" w:color="auto"/>
            <w:left w:val="none" w:sz="0" w:space="0" w:color="auto"/>
            <w:bottom w:val="none" w:sz="0" w:space="0" w:color="auto"/>
            <w:right w:val="none" w:sz="0" w:space="0" w:color="auto"/>
          </w:divBdr>
        </w:div>
        <w:div w:id="839925197">
          <w:marLeft w:val="640"/>
          <w:marRight w:val="0"/>
          <w:marTop w:val="0"/>
          <w:marBottom w:val="0"/>
          <w:divBdr>
            <w:top w:val="none" w:sz="0" w:space="0" w:color="auto"/>
            <w:left w:val="none" w:sz="0" w:space="0" w:color="auto"/>
            <w:bottom w:val="none" w:sz="0" w:space="0" w:color="auto"/>
            <w:right w:val="none" w:sz="0" w:space="0" w:color="auto"/>
          </w:divBdr>
        </w:div>
        <w:div w:id="845941713">
          <w:marLeft w:val="640"/>
          <w:marRight w:val="0"/>
          <w:marTop w:val="0"/>
          <w:marBottom w:val="0"/>
          <w:divBdr>
            <w:top w:val="none" w:sz="0" w:space="0" w:color="auto"/>
            <w:left w:val="none" w:sz="0" w:space="0" w:color="auto"/>
            <w:bottom w:val="none" w:sz="0" w:space="0" w:color="auto"/>
            <w:right w:val="none" w:sz="0" w:space="0" w:color="auto"/>
          </w:divBdr>
        </w:div>
        <w:div w:id="870802064">
          <w:marLeft w:val="640"/>
          <w:marRight w:val="0"/>
          <w:marTop w:val="0"/>
          <w:marBottom w:val="0"/>
          <w:divBdr>
            <w:top w:val="none" w:sz="0" w:space="0" w:color="auto"/>
            <w:left w:val="none" w:sz="0" w:space="0" w:color="auto"/>
            <w:bottom w:val="none" w:sz="0" w:space="0" w:color="auto"/>
            <w:right w:val="none" w:sz="0" w:space="0" w:color="auto"/>
          </w:divBdr>
        </w:div>
        <w:div w:id="875701800">
          <w:marLeft w:val="640"/>
          <w:marRight w:val="0"/>
          <w:marTop w:val="0"/>
          <w:marBottom w:val="0"/>
          <w:divBdr>
            <w:top w:val="none" w:sz="0" w:space="0" w:color="auto"/>
            <w:left w:val="none" w:sz="0" w:space="0" w:color="auto"/>
            <w:bottom w:val="none" w:sz="0" w:space="0" w:color="auto"/>
            <w:right w:val="none" w:sz="0" w:space="0" w:color="auto"/>
          </w:divBdr>
        </w:div>
        <w:div w:id="1009915103">
          <w:marLeft w:val="640"/>
          <w:marRight w:val="0"/>
          <w:marTop w:val="0"/>
          <w:marBottom w:val="0"/>
          <w:divBdr>
            <w:top w:val="none" w:sz="0" w:space="0" w:color="auto"/>
            <w:left w:val="none" w:sz="0" w:space="0" w:color="auto"/>
            <w:bottom w:val="none" w:sz="0" w:space="0" w:color="auto"/>
            <w:right w:val="none" w:sz="0" w:space="0" w:color="auto"/>
          </w:divBdr>
        </w:div>
        <w:div w:id="1019937581">
          <w:marLeft w:val="640"/>
          <w:marRight w:val="0"/>
          <w:marTop w:val="0"/>
          <w:marBottom w:val="0"/>
          <w:divBdr>
            <w:top w:val="none" w:sz="0" w:space="0" w:color="auto"/>
            <w:left w:val="none" w:sz="0" w:space="0" w:color="auto"/>
            <w:bottom w:val="none" w:sz="0" w:space="0" w:color="auto"/>
            <w:right w:val="none" w:sz="0" w:space="0" w:color="auto"/>
          </w:divBdr>
        </w:div>
        <w:div w:id="1033380911">
          <w:marLeft w:val="640"/>
          <w:marRight w:val="0"/>
          <w:marTop w:val="0"/>
          <w:marBottom w:val="0"/>
          <w:divBdr>
            <w:top w:val="none" w:sz="0" w:space="0" w:color="auto"/>
            <w:left w:val="none" w:sz="0" w:space="0" w:color="auto"/>
            <w:bottom w:val="none" w:sz="0" w:space="0" w:color="auto"/>
            <w:right w:val="none" w:sz="0" w:space="0" w:color="auto"/>
          </w:divBdr>
        </w:div>
        <w:div w:id="1086684324">
          <w:marLeft w:val="640"/>
          <w:marRight w:val="0"/>
          <w:marTop w:val="0"/>
          <w:marBottom w:val="0"/>
          <w:divBdr>
            <w:top w:val="none" w:sz="0" w:space="0" w:color="auto"/>
            <w:left w:val="none" w:sz="0" w:space="0" w:color="auto"/>
            <w:bottom w:val="none" w:sz="0" w:space="0" w:color="auto"/>
            <w:right w:val="none" w:sz="0" w:space="0" w:color="auto"/>
          </w:divBdr>
        </w:div>
        <w:div w:id="1129124252">
          <w:marLeft w:val="640"/>
          <w:marRight w:val="0"/>
          <w:marTop w:val="0"/>
          <w:marBottom w:val="0"/>
          <w:divBdr>
            <w:top w:val="none" w:sz="0" w:space="0" w:color="auto"/>
            <w:left w:val="none" w:sz="0" w:space="0" w:color="auto"/>
            <w:bottom w:val="none" w:sz="0" w:space="0" w:color="auto"/>
            <w:right w:val="none" w:sz="0" w:space="0" w:color="auto"/>
          </w:divBdr>
        </w:div>
        <w:div w:id="1162239459">
          <w:marLeft w:val="640"/>
          <w:marRight w:val="0"/>
          <w:marTop w:val="0"/>
          <w:marBottom w:val="0"/>
          <w:divBdr>
            <w:top w:val="none" w:sz="0" w:space="0" w:color="auto"/>
            <w:left w:val="none" w:sz="0" w:space="0" w:color="auto"/>
            <w:bottom w:val="none" w:sz="0" w:space="0" w:color="auto"/>
            <w:right w:val="none" w:sz="0" w:space="0" w:color="auto"/>
          </w:divBdr>
        </w:div>
        <w:div w:id="1183055913">
          <w:marLeft w:val="640"/>
          <w:marRight w:val="0"/>
          <w:marTop w:val="0"/>
          <w:marBottom w:val="0"/>
          <w:divBdr>
            <w:top w:val="none" w:sz="0" w:space="0" w:color="auto"/>
            <w:left w:val="none" w:sz="0" w:space="0" w:color="auto"/>
            <w:bottom w:val="none" w:sz="0" w:space="0" w:color="auto"/>
            <w:right w:val="none" w:sz="0" w:space="0" w:color="auto"/>
          </w:divBdr>
        </w:div>
        <w:div w:id="1354844394">
          <w:marLeft w:val="640"/>
          <w:marRight w:val="0"/>
          <w:marTop w:val="0"/>
          <w:marBottom w:val="0"/>
          <w:divBdr>
            <w:top w:val="none" w:sz="0" w:space="0" w:color="auto"/>
            <w:left w:val="none" w:sz="0" w:space="0" w:color="auto"/>
            <w:bottom w:val="none" w:sz="0" w:space="0" w:color="auto"/>
            <w:right w:val="none" w:sz="0" w:space="0" w:color="auto"/>
          </w:divBdr>
        </w:div>
        <w:div w:id="1359349494">
          <w:marLeft w:val="640"/>
          <w:marRight w:val="0"/>
          <w:marTop w:val="0"/>
          <w:marBottom w:val="0"/>
          <w:divBdr>
            <w:top w:val="none" w:sz="0" w:space="0" w:color="auto"/>
            <w:left w:val="none" w:sz="0" w:space="0" w:color="auto"/>
            <w:bottom w:val="none" w:sz="0" w:space="0" w:color="auto"/>
            <w:right w:val="none" w:sz="0" w:space="0" w:color="auto"/>
          </w:divBdr>
        </w:div>
        <w:div w:id="1420373339">
          <w:marLeft w:val="640"/>
          <w:marRight w:val="0"/>
          <w:marTop w:val="0"/>
          <w:marBottom w:val="0"/>
          <w:divBdr>
            <w:top w:val="none" w:sz="0" w:space="0" w:color="auto"/>
            <w:left w:val="none" w:sz="0" w:space="0" w:color="auto"/>
            <w:bottom w:val="none" w:sz="0" w:space="0" w:color="auto"/>
            <w:right w:val="none" w:sz="0" w:space="0" w:color="auto"/>
          </w:divBdr>
        </w:div>
        <w:div w:id="1444300057">
          <w:marLeft w:val="640"/>
          <w:marRight w:val="0"/>
          <w:marTop w:val="0"/>
          <w:marBottom w:val="0"/>
          <w:divBdr>
            <w:top w:val="none" w:sz="0" w:space="0" w:color="auto"/>
            <w:left w:val="none" w:sz="0" w:space="0" w:color="auto"/>
            <w:bottom w:val="none" w:sz="0" w:space="0" w:color="auto"/>
            <w:right w:val="none" w:sz="0" w:space="0" w:color="auto"/>
          </w:divBdr>
        </w:div>
        <w:div w:id="1473403882">
          <w:marLeft w:val="640"/>
          <w:marRight w:val="0"/>
          <w:marTop w:val="0"/>
          <w:marBottom w:val="0"/>
          <w:divBdr>
            <w:top w:val="none" w:sz="0" w:space="0" w:color="auto"/>
            <w:left w:val="none" w:sz="0" w:space="0" w:color="auto"/>
            <w:bottom w:val="none" w:sz="0" w:space="0" w:color="auto"/>
            <w:right w:val="none" w:sz="0" w:space="0" w:color="auto"/>
          </w:divBdr>
        </w:div>
        <w:div w:id="1492601199">
          <w:marLeft w:val="640"/>
          <w:marRight w:val="0"/>
          <w:marTop w:val="0"/>
          <w:marBottom w:val="0"/>
          <w:divBdr>
            <w:top w:val="none" w:sz="0" w:space="0" w:color="auto"/>
            <w:left w:val="none" w:sz="0" w:space="0" w:color="auto"/>
            <w:bottom w:val="none" w:sz="0" w:space="0" w:color="auto"/>
            <w:right w:val="none" w:sz="0" w:space="0" w:color="auto"/>
          </w:divBdr>
        </w:div>
        <w:div w:id="1500004868">
          <w:marLeft w:val="640"/>
          <w:marRight w:val="0"/>
          <w:marTop w:val="0"/>
          <w:marBottom w:val="0"/>
          <w:divBdr>
            <w:top w:val="none" w:sz="0" w:space="0" w:color="auto"/>
            <w:left w:val="none" w:sz="0" w:space="0" w:color="auto"/>
            <w:bottom w:val="none" w:sz="0" w:space="0" w:color="auto"/>
            <w:right w:val="none" w:sz="0" w:space="0" w:color="auto"/>
          </w:divBdr>
        </w:div>
        <w:div w:id="1509981019">
          <w:marLeft w:val="640"/>
          <w:marRight w:val="0"/>
          <w:marTop w:val="0"/>
          <w:marBottom w:val="0"/>
          <w:divBdr>
            <w:top w:val="none" w:sz="0" w:space="0" w:color="auto"/>
            <w:left w:val="none" w:sz="0" w:space="0" w:color="auto"/>
            <w:bottom w:val="none" w:sz="0" w:space="0" w:color="auto"/>
            <w:right w:val="none" w:sz="0" w:space="0" w:color="auto"/>
          </w:divBdr>
        </w:div>
        <w:div w:id="1517428147">
          <w:marLeft w:val="640"/>
          <w:marRight w:val="0"/>
          <w:marTop w:val="0"/>
          <w:marBottom w:val="0"/>
          <w:divBdr>
            <w:top w:val="none" w:sz="0" w:space="0" w:color="auto"/>
            <w:left w:val="none" w:sz="0" w:space="0" w:color="auto"/>
            <w:bottom w:val="none" w:sz="0" w:space="0" w:color="auto"/>
            <w:right w:val="none" w:sz="0" w:space="0" w:color="auto"/>
          </w:divBdr>
        </w:div>
        <w:div w:id="1585914496">
          <w:marLeft w:val="640"/>
          <w:marRight w:val="0"/>
          <w:marTop w:val="0"/>
          <w:marBottom w:val="0"/>
          <w:divBdr>
            <w:top w:val="none" w:sz="0" w:space="0" w:color="auto"/>
            <w:left w:val="none" w:sz="0" w:space="0" w:color="auto"/>
            <w:bottom w:val="none" w:sz="0" w:space="0" w:color="auto"/>
            <w:right w:val="none" w:sz="0" w:space="0" w:color="auto"/>
          </w:divBdr>
        </w:div>
        <w:div w:id="1676495369">
          <w:marLeft w:val="640"/>
          <w:marRight w:val="0"/>
          <w:marTop w:val="0"/>
          <w:marBottom w:val="0"/>
          <w:divBdr>
            <w:top w:val="none" w:sz="0" w:space="0" w:color="auto"/>
            <w:left w:val="none" w:sz="0" w:space="0" w:color="auto"/>
            <w:bottom w:val="none" w:sz="0" w:space="0" w:color="auto"/>
            <w:right w:val="none" w:sz="0" w:space="0" w:color="auto"/>
          </w:divBdr>
        </w:div>
        <w:div w:id="1684625817">
          <w:marLeft w:val="640"/>
          <w:marRight w:val="0"/>
          <w:marTop w:val="0"/>
          <w:marBottom w:val="0"/>
          <w:divBdr>
            <w:top w:val="none" w:sz="0" w:space="0" w:color="auto"/>
            <w:left w:val="none" w:sz="0" w:space="0" w:color="auto"/>
            <w:bottom w:val="none" w:sz="0" w:space="0" w:color="auto"/>
            <w:right w:val="none" w:sz="0" w:space="0" w:color="auto"/>
          </w:divBdr>
        </w:div>
        <w:div w:id="1722711061">
          <w:marLeft w:val="640"/>
          <w:marRight w:val="0"/>
          <w:marTop w:val="0"/>
          <w:marBottom w:val="0"/>
          <w:divBdr>
            <w:top w:val="none" w:sz="0" w:space="0" w:color="auto"/>
            <w:left w:val="none" w:sz="0" w:space="0" w:color="auto"/>
            <w:bottom w:val="none" w:sz="0" w:space="0" w:color="auto"/>
            <w:right w:val="none" w:sz="0" w:space="0" w:color="auto"/>
          </w:divBdr>
        </w:div>
        <w:div w:id="1736513380">
          <w:marLeft w:val="640"/>
          <w:marRight w:val="0"/>
          <w:marTop w:val="0"/>
          <w:marBottom w:val="0"/>
          <w:divBdr>
            <w:top w:val="none" w:sz="0" w:space="0" w:color="auto"/>
            <w:left w:val="none" w:sz="0" w:space="0" w:color="auto"/>
            <w:bottom w:val="none" w:sz="0" w:space="0" w:color="auto"/>
            <w:right w:val="none" w:sz="0" w:space="0" w:color="auto"/>
          </w:divBdr>
        </w:div>
        <w:div w:id="1803578096">
          <w:marLeft w:val="640"/>
          <w:marRight w:val="0"/>
          <w:marTop w:val="0"/>
          <w:marBottom w:val="0"/>
          <w:divBdr>
            <w:top w:val="none" w:sz="0" w:space="0" w:color="auto"/>
            <w:left w:val="none" w:sz="0" w:space="0" w:color="auto"/>
            <w:bottom w:val="none" w:sz="0" w:space="0" w:color="auto"/>
            <w:right w:val="none" w:sz="0" w:space="0" w:color="auto"/>
          </w:divBdr>
        </w:div>
        <w:div w:id="1843857159">
          <w:marLeft w:val="640"/>
          <w:marRight w:val="0"/>
          <w:marTop w:val="0"/>
          <w:marBottom w:val="0"/>
          <w:divBdr>
            <w:top w:val="none" w:sz="0" w:space="0" w:color="auto"/>
            <w:left w:val="none" w:sz="0" w:space="0" w:color="auto"/>
            <w:bottom w:val="none" w:sz="0" w:space="0" w:color="auto"/>
            <w:right w:val="none" w:sz="0" w:space="0" w:color="auto"/>
          </w:divBdr>
        </w:div>
        <w:div w:id="1854683631">
          <w:marLeft w:val="640"/>
          <w:marRight w:val="0"/>
          <w:marTop w:val="0"/>
          <w:marBottom w:val="0"/>
          <w:divBdr>
            <w:top w:val="none" w:sz="0" w:space="0" w:color="auto"/>
            <w:left w:val="none" w:sz="0" w:space="0" w:color="auto"/>
            <w:bottom w:val="none" w:sz="0" w:space="0" w:color="auto"/>
            <w:right w:val="none" w:sz="0" w:space="0" w:color="auto"/>
          </w:divBdr>
        </w:div>
        <w:div w:id="1864785832">
          <w:marLeft w:val="640"/>
          <w:marRight w:val="0"/>
          <w:marTop w:val="0"/>
          <w:marBottom w:val="0"/>
          <w:divBdr>
            <w:top w:val="none" w:sz="0" w:space="0" w:color="auto"/>
            <w:left w:val="none" w:sz="0" w:space="0" w:color="auto"/>
            <w:bottom w:val="none" w:sz="0" w:space="0" w:color="auto"/>
            <w:right w:val="none" w:sz="0" w:space="0" w:color="auto"/>
          </w:divBdr>
        </w:div>
        <w:div w:id="1989477289">
          <w:marLeft w:val="640"/>
          <w:marRight w:val="0"/>
          <w:marTop w:val="0"/>
          <w:marBottom w:val="0"/>
          <w:divBdr>
            <w:top w:val="none" w:sz="0" w:space="0" w:color="auto"/>
            <w:left w:val="none" w:sz="0" w:space="0" w:color="auto"/>
            <w:bottom w:val="none" w:sz="0" w:space="0" w:color="auto"/>
            <w:right w:val="none" w:sz="0" w:space="0" w:color="auto"/>
          </w:divBdr>
        </w:div>
      </w:divsChild>
    </w:div>
    <w:div w:id="155925740">
      <w:marLeft w:val="640"/>
      <w:marRight w:val="0"/>
      <w:marTop w:val="0"/>
      <w:marBottom w:val="0"/>
      <w:divBdr>
        <w:top w:val="none" w:sz="0" w:space="0" w:color="auto"/>
        <w:left w:val="none" w:sz="0" w:space="0" w:color="auto"/>
        <w:bottom w:val="none" w:sz="0" w:space="0" w:color="auto"/>
        <w:right w:val="none" w:sz="0" w:space="0" w:color="auto"/>
      </w:divBdr>
    </w:div>
    <w:div w:id="156503661">
      <w:bodyDiv w:val="1"/>
      <w:marLeft w:val="0"/>
      <w:marRight w:val="0"/>
      <w:marTop w:val="0"/>
      <w:marBottom w:val="0"/>
      <w:divBdr>
        <w:top w:val="none" w:sz="0" w:space="0" w:color="auto"/>
        <w:left w:val="none" w:sz="0" w:space="0" w:color="auto"/>
        <w:bottom w:val="none" w:sz="0" w:space="0" w:color="auto"/>
        <w:right w:val="none" w:sz="0" w:space="0" w:color="auto"/>
      </w:divBdr>
    </w:div>
    <w:div w:id="157043620">
      <w:marLeft w:val="640"/>
      <w:marRight w:val="0"/>
      <w:marTop w:val="0"/>
      <w:marBottom w:val="0"/>
      <w:divBdr>
        <w:top w:val="none" w:sz="0" w:space="0" w:color="auto"/>
        <w:left w:val="none" w:sz="0" w:space="0" w:color="auto"/>
        <w:bottom w:val="none" w:sz="0" w:space="0" w:color="auto"/>
        <w:right w:val="none" w:sz="0" w:space="0" w:color="auto"/>
      </w:divBdr>
    </w:div>
    <w:div w:id="158425012">
      <w:marLeft w:val="640"/>
      <w:marRight w:val="0"/>
      <w:marTop w:val="0"/>
      <w:marBottom w:val="0"/>
      <w:divBdr>
        <w:top w:val="none" w:sz="0" w:space="0" w:color="auto"/>
        <w:left w:val="none" w:sz="0" w:space="0" w:color="auto"/>
        <w:bottom w:val="none" w:sz="0" w:space="0" w:color="auto"/>
        <w:right w:val="none" w:sz="0" w:space="0" w:color="auto"/>
      </w:divBdr>
    </w:div>
    <w:div w:id="159544909">
      <w:marLeft w:val="0"/>
      <w:marRight w:val="0"/>
      <w:marTop w:val="0"/>
      <w:marBottom w:val="0"/>
      <w:divBdr>
        <w:top w:val="none" w:sz="0" w:space="0" w:color="auto"/>
        <w:left w:val="none" w:sz="0" w:space="0" w:color="auto"/>
        <w:bottom w:val="none" w:sz="0" w:space="0" w:color="auto"/>
        <w:right w:val="none" w:sz="0" w:space="0" w:color="auto"/>
      </w:divBdr>
    </w:div>
    <w:div w:id="160391874">
      <w:marLeft w:val="640"/>
      <w:marRight w:val="0"/>
      <w:marTop w:val="0"/>
      <w:marBottom w:val="0"/>
      <w:divBdr>
        <w:top w:val="none" w:sz="0" w:space="0" w:color="auto"/>
        <w:left w:val="none" w:sz="0" w:space="0" w:color="auto"/>
        <w:bottom w:val="none" w:sz="0" w:space="0" w:color="auto"/>
        <w:right w:val="none" w:sz="0" w:space="0" w:color="auto"/>
      </w:divBdr>
    </w:div>
    <w:div w:id="161162907">
      <w:marLeft w:val="0"/>
      <w:marRight w:val="0"/>
      <w:marTop w:val="0"/>
      <w:marBottom w:val="0"/>
      <w:divBdr>
        <w:top w:val="none" w:sz="0" w:space="0" w:color="auto"/>
        <w:left w:val="none" w:sz="0" w:space="0" w:color="auto"/>
        <w:bottom w:val="none" w:sz="0" w:space="0" w:color="auto"/>
        <w:right w:val="none" w:sz="0" w:space="0" w:color="auto"/>
      </w:divBdr>
    </w:div>
    <w:div w:id="161819414">
      <w:marLeft w:val="640"/>
      <w:marRight w:val="0"/>
      <w:marTop w:val="0"/>
      <w:marBottom w:val="0"/>
      <w:divBdr>
        <w:top w:val="none" w:sz="0" w:space="0" w:color="auto"/>
        <w:left w:val="none" w:sz="0" w:space="0" w:color="auto"/>
        <w:bottom w:val="none" w:sz="0" w:space="0" w:color="auto"/>
        <w:right w:val="none" w:sz="0" w:space="0" w:color="auto"/>
      </w:divBdr>
    </w:div>
    <w:div w:id="163402596">
      <w:marLeft w:val="640"/>
      <w:marRight w:val="0"/>
      <w:marTop w:val="0"/>
      <w:marBottom w:val="0"/>
      <w:divBdr>
        <w:top w:val="none" w:sz="0" w:space="0" w:color="auto"/>
        <w:left w:val="none" w:sz="0" w:space="0" w:color="auto"/>
        <w:bottom w:val="none" w:sz="0" w:space="0" w:color="auto"/>
        <w:right w:val="none" w:sz="0" w:space="0" w:color="auto"/>
      </w:divBdr>
    </w:div>
    <w:div w:id="163905995">
      <w:marLeft w:val="640"/>
      <w:marRight w:val="0"/>
      <w:marTop w:val="0"/>
      <w:marBottom w:val="0"/>
      <w:divBdr>
        <w:top w:val="none" w:sz="0" w:space="0" w:color="auto"/>
        <w:left w:val="none" w:sz="0" w:space="0" w:color="auto"/>
        <w:bottom w:val="none" w:sz="0" w:space="0" w:color="auto"/>
        <w:right w:val="none" w:sz="0" w:space="0" w:color="auto"/>
      </w:divBdr>
    </w:div>
    <w:div w:id="165750460">
      <w:marLeft w:val="0"/>
      <w:marRight w:val="0"/>
      <w:marTop w:val="0"/>
      <w:marBottom w:val="0"/>
      <w:divBdr>
        <w:top w:val="none" w:sz="0" w:space="0" w:color="auto"/>
        <w:left w:val="none" w:sz="0" w:space="0" w:color="auto"/>
        <w:bottom w:val="none" w:sz="0" w:space="0" w:color="auto"/>
        <w:right w:val="none" w:sz="0" w:space="0" w:color="auto"/>
      </w:divBdr>
    </w:div>
    <w:div w:id="165874142">
      <w:bodyDiv w:val="1"/>
      <w:marLeft w:val="0"/>
      <w:marRight w:val="0"/>
      <w:marTop w:val="0"/>
      <w:marBottom w:val="0"/>
      <w:divBdr>
        <w:top w:val="none" w:sz="0" w:space="0" w:color="auto"/>
        <w:left w:val="none" w:sz="0" w:space="0" w:color="auto"/>
        <w:bottom w:val="none" w:sz="0" w:space="0" w:color="auto"/>
        <w:right w:val="none" w:sz="0" w:space="0" w:color="auto"/>
      </w:divBdr>
      <w:divsChild>
        <w:div w:id="108282451">
          <w:marLeft w:val="640"/>
          <w:marRight w:val="0"/>
          <w:marTop w:val="0"/>
          <w:marBottom w:val="0"/>
          <w:divBdr>
            <w:top w:val="none" w:sz="0" w:space="0" w:color="auto"/>
            <w:left w:val="none" w:sz="0" w:space="0" w:color="auto"/>
            <w:bottom w:val="none" w:sz="0" w:space="0" w:color="auto"/>
            <w:right w:val="none" w:sz="0" w:space="0" w:color="auto"/>
          </w:divBdr>
        </w:div>
        <w:div w:id="274599730">
          <w:marLeft w:val="640"/>
          <w:marRight w:val="0"/>
          <w:marTop w:val="0"/>
          <w:marBottom w:val="0"/>
          <w:divBdr>
            <w:top w:val="none" w:sz="0" w:space="0" w:color="auto"/>
            <w:left w:val="none" w:sz="0" w:space="0" w:color="auto"/>
            <w:bottom w:val="none" w:sz="0" w:space="0" w:color="auto"/>
            <w:right w:val="none" w:sz="0" w:space="0" w:color="auto"/>
          </w:divBdr>
        </w:div>
        <w:div w:id="1756245397">
          <w:marLeft w:val="640"/>
          <w:marRight w:val="0"/>
          <w:marTop w:val="0"/>
          <w:marBottom w:val="0"/>
          <w:divBdr>
            <w:top w:val="none" w:sz="0" w:space="0" w:color="auto"/>
            <w:left w:val="none" w:sz="0" w:space="0" w:color="auto"/>
            <w:bottom w:val="none" w:sz="0" w:space="0" w:color="auto"/>
            <w:right w:val="none" w:sz="0" w:space="0" w:color="auto"/>
          </w:divBdr>
        </w:div>
        <w:div w:id="230042017">
          <w:marLeft w:val="640"/>
          <w:marRight w:val="0"/>
          <w:marTop w:val="0"/>
          <w:marBottom w:val="0"/>
          <w:divBdr>
            <w:top w:val="none" w:sz="0" w:space="0" w:color="auto"/>
            <w:left w:val="none" w:sz="0" w:space="0" w:color="auto"/>
            <w:bottom w:val="none" w:sz="0" w:space="0" w:color="auto"/>
            <w:right w:val="none" w:sz="0" w:space="0" w:color="auto"/>
          </w:divBdr>
        </w:div>
        <w:div w:id="39743850">
          <w:marLeft w:val="640"/>
          <w:marRight w:val="0"/>
          <w:marTop w:val="0"/>
          <w:marBottom w:val="0"/>
          <w:divBdr>
            <w:top w:val="none" w:sz="0" w:space="0" w:color="auto"/>
            <w:left w:val="none" w:sz="0" w:space="0" w:color="auto"/>
            <w:bottom w:val="none" w:sz="0" w:space="0" w:color="auto"/>
            <w:right w:val="none" w:sz="0" w:space="0" w:color="auto"/>
          </w:divBdr>
        </w:div>
        <w:div w:id="1302731317">
          <w:marLeft w:val="640"/>
          <w:marRight w:val="0"/>
          <w:marTop w:val="0"/>
          <w:marBottom w:val="0"/>
          <w:divBdr>
            <w:top w:val="none" w:sz="0" w:space="0" w:color="auto"/>
            <w:left w:val="none" w:sz="0" w:space="0" w:color="auto"/>
            <w:bottom w:val="none" w:sz="0" w:space="0" w:color="auto"/>
            <w:right w:val="none" w:sz="0" w:space="0" w:color="auto"/>
          </w:divBdr>
        </w:div>
        <w:div w:id="871115104">
          <w:marLeft w:val="640"/>
          <w:marRight w:val="0"/>
          <w:marTop w:val="0"/>
          <w:marBottom w:val="0"/>
          <w:divBdr>
            <w:top w:val="none" w:sz="0" w:space="0" w:color="auto"/>
            <w:left w:val="none" w:sz="0" w:space="0" w:color="auto"/>
            <w:bottom w:val="none" w:sz="0" w:space="0" w:color="auto"/>
            <w:right w:val="none" w:sz="0" w:space="0" w:color="auto"/>
          </w:divBdr>
        </w:div>
        <w:div w:id="1239051329">
          <w:marLeft w:val="640"/>
          <w:marRight w:val="0"/>
          <w:marTop w:val="0"/>
          <w:marBottom w:val="0"/>
          <w:divBdr>
            <w:top w:val="none" w:sz="0" w:space="0" w:color="auto"/>
            <w:left w:val="none" w:sz="0" w:space="0" w:color="auto"/>
            <w:bottom w:val="none" w:sz="0" w:space="0" w:color="auto"/>
            <w:right w:val="none" w:sz="0" w:space="0" w:color="auto"/>
          </w:divBdr>
        </w:div>
        <w:div w:id="1716080755">
          <w:marLeft w:val="640"/>
          <w:marRight w:val="0"/>
          <w:marTop w:val="0"/>
          <w:marBottom w:val="0"/>
          <w:divBdr>
            <w:top w:val="none" w:sz="0" w:space="0" w:color="auto"/>
            <w:left w:val="none" w:sz="0" w:space="0" w:color="auto"/>
            <w:bottom w:val="none" w:sz="0" w:space="0" w:color="auto"/>
            <w:right w:val="none" w:sz="0" w:space="0" w:color="auto"/>
          </w:divBdr>
        </w:div>
        <w:div w:id="218246737">
          <w:marLeft w:val="640"/>
          <w:marRight w:val="0"/>
          <w:marTop w:val="0"/>
          <w:marBottom w:val="0"/>
          <w:divBdr>
            <w:top w:val="none" w:sz="0" w:space="0" w:color="auto"/>
            <w:left w:val="none" w:sz="0" w:space="0" w:color="auto"/>
            <w:bottom w:val="none" w:sz="0" w:space="0" w:color="auto"/>
            <w:right w:val="none" w:sz="0" w:space="0" w:color="auto"/>
          </w:divBdr>
        </w:div>
        <w:div w:id="1097554588">
          <w:marLeft w:val="640"/>
          <w:marRight w:val="0"/>
          <w:marTop w:val="0"/>
          <w:marBottom w:val="0"/>
          <w:divBdr>
            <w:top w:val="none" w:sz="0" w:space="0" w:color="auto"/>
            <w:left w:val="none" w:sz="0" w:space="0" w:color="auto"/>
            <w:bottom w:val="none" w:sz="0" w:space="0" w:color="auto"/>
            <w:right w:val="none" w:sz="0" w:space="0" w:color="auto"/>
          </w:divBdr>
        </w:div>
        <w:div w:id="1887598381">
          <w:marLeft w:val="640"/>
          <w:marRight w:val="0"/>
          <w:marTop w:val="0"/>
          <w:marBottom w:val="0"/>
          <w:divBdr>
            <w:top w:val="none" w:sz="0" w:space="0" w:color="auto"/>
            <w:left w:val="none" w:sz="0" w:space="0" w:color="auto"/>
            <w:bottom w:val="none" w:sz="0" w:space="0" w:color="auto"/>
            <w:right w:val="none" w:sz="0" w:space="0" w:color="auto"/>
          </w:divBdr>
        </w:div>
        <w:div w:id="1451583048">
          <w:marLeft w:val="640"/>
          <w:marRight w:val="0"/>
          <w:marTop w:val="0"/>
          <w:marBottom w:val="0"/>
          <w:divBdr>
            <w:top w:val="none" w:sz="0" w:space="0" w:color="auto"/>
            <w:left w:val="none" w:sz="0" w:space="0" w:color="auto"/>
            <w:bottom w:val="none" w:sz="0" w:space="0" w:color="auto"/>
            <w:right w:val="none" w:sz="0" w:space="0" w:color="auto"/>
          </w:divBdr>
        </w:div>
        <w:div w:id="61804098">
          <w:marLeft w:val="640"/>
          <w:marRight w:val="0"/>
          <w:marTop w:val="0"/>
          <w:marBottom w:val="0"/>
          <w:divBdr>
            <w:top w:val="none" w:sz="0" w:space="0" w:color="auto"/>
            <w:left w:val="none" w:sz="0" w:space="0" w:color="auto"/>
            <w:bottom w:val="none" w:sz="0" w:space="0" w:color="auto"/>
            <w:right w:val="none" w:sz="0" w:space="0" w:color="auto"/>
          </w:divBdr>
        </w:div>
        <w:div w:id="343946131">
          <w:marLeft w:val="640"/>
          <w:marRight w:val="0"/>
          <w:marTop w:val="0"/>
          <w:marBottom w:val="0"/>
          <w:divBdr>
            <w:top w:val="none" w:sz="0" w:space="0" w:color="auto"/>
            <w:left w:val="none" w:sz="0" w:space="0" w:color="auto"/>
            <w:bottom w:val="none" w:sz="0" w:space="0" w:color="auto"/>
            <w:right w:val="none" w:sz="0" w:space="0" w:color="auto"/>
          </w:divBdr>
        </w:div>
        <w:div w:id="1688210886">
          <w:marLeft w:val="640"/>
          <w:marRight w:val="0"/>
          <w:marTop w:val="0"/>
          <w:marBottom w:val="0"/>
          <w:divBdr>
            <w:top w:val="none" w:sz="0" w:space="0" w:color="auto"/>
            <w:left w:val="none" w:sz="0" w:space="0" w:color="auto"/>
            <w:bottom w:val="none" w:sz="0" w:space="0" w:color="auto"/>
            <w:right w:val="none" w:sz="0" w:space="0" w:color="auto"/>
          </w:divBdr>
        </w:div>
        <w:div w:id="1233932960">
          <w:marLeft w:val="640"/>
          <w:marRight w:val="0"/>
          <w:marTop w:val="0"/>
          <w:marBottom w:val="0"/>
          <w:divBdr>
            <w:top w:val="none" w:sz="0" w:space="0" w:color="auto"/>
            <w:left w:val="none" w:sz="0" w:space="0" w:color="auto"/>
            <w:bottom w:val="none" w:sz="0" w:space="0" w:color="auto"/>
            <w:right w:val="none" w:sz="0" w:space="0" w:color="auto"/>
          </w:divBdr>
        </w:div>
        <w:div w:id="1928921996">
          <w:marLeft w:val="640"/>
          <w:marRight w:val="0"/>
          <w:marTop w:val="0"/>
          <w:marBottom w:val="0"/>
          <w:divBdr>
            <w:top w:val="none" w:sz="0" w:space="0" w:color="auto"/>
            <w:left w:val="none" w:sz="0" w:space="0" w:color="auto"/>
            <w:bottom w:val="none" w:sz="0" w:space="0" w:color="auto"/>
            <w:right w:val="none" w:sz="0" w:space="0" w:color="auto"/>
          </w:divBdr>
        </w:div>
        <w:div w:id="903636775">
          <w:marLeft w:val="640"/>
          <w:marRight w:val="0"/>
          <w:marTop w:val="0"/>
          <w:marBottom w:val="0"/>
          <w:divBdr>
            <w:top w:val="none" w:sz="0" w:space="0" w:color="auto"/>
            <w:left w:val="none" w:sz="0" w:space="0" w:color="auto"/>
            <w:bottom w:val="none" w:sz="0" w:space="0" w:color="auto"/>
            <w:right w:val="none" w:sz="0" w:space="0" w:color="auto"/>
          </w:divBdr>
        </w:div>
        <w:div w:id="1440834901">
          <w:marLeft w:val="640"/>
          <w:marRight w:val="0"/>
          <w:marTop w:val="0"/>
          <w:marBottom w:val="0"/>
          <w:divBdr>
            <w:top w:val="none" w:sz="0" w:space="0" w:color="auto"/>
            <w:left w:val="none" w:sz="0" w:space="0" w:color="auto"/>
            <w:bottom w:val="none" w:sz="0" w:space="0" w:color="auto"/>
            <w:right w:val="none" w:sz="0" w:space="0" w:color="auto"/>
          </w:divBdr>
        </w:div>
        <w:div w:id="1261839646">
          <w:marLeft w:val="640"/>
          <w:marRight w:val="0"/>
          <w:marTop w:val="0"/>
          <w:marBottom w:val="0"/>
          <w:divBdr>
            <w:top w:val="none" w:sz="0" w:space="0" w:color="auto"/>
            <w:left w:val="none" w:sz="0" w:space="0" w:color="auto"/>
            <w:bottom w:val="none" w:sz="0" w:space="0" w:color="auto"/>
            <w:right w:val="none" w:sz="0" w:space="0" w:color="auto"/>
          </w:divBdr>
        </w:div>
        <w:div w:id="1167745477">
          <w:marLeft w:val="640"/>
          <w:marRight w:val="0"/>
          <w:marTop w:val="0"/>
          <w:marBottom w:val="0"/>
          <w:divBdr>
            <w:top w:val="none" w:sz="0" w:space="0" w:color="auto"/>
            <w:left w:val="none" w:sz="0" w:space="0" w:color="auto"/>
            <w:bottom w:val="none" w:sz="0" w:space="0" w:color="auto"/>
            <w:right w:val="none" w:sz="0" w:space="0" w:color="auto"/>
          </w:divBdr>
        </w:div>
        <w:div w:id="2035376187">
          <w:marLeft w:val="640"/>
          <w:marRight w:val="0"/>
          <w:marTop w:val="0"/>
          <w:marBottom w:val="0"/>
          <w:divBdr>
            <w:top w:val="none" w:sz="0" w:space="0" w:color="auto"/>
            <w:left w:val="none" w:sz="0" w:space="0" w:color="auto"/>
            <w:bottom w:val="none" w:sz="0" w:space="0" w:color="auto"/>
            <w:right w:val="none" w:sz="0" w:space="0" w:color="auto"/>
          </w:divBdr>
        </w:div>
        <w:div w:id="729571392">
          <w:marLeft w:val="640"/>
          <w:marRight w:val="0"/>
          <w:marTop w:val="0"/>
          <w:marBottom w:val="0"/>
          <w:divBdr>
            <w:top w:val="none" w:sz="0" w:space="0" w:color="auto"/>
            <w:left w:val="none" w:sz="0" w:space="0" w:color="auto"/>
            <w:bottom w:val="none" w:sz="0" w:space="0" w:color="auto"/>
            <w:right w:val="none" w:sz="0" w:space="0" w:color="auto"/>
          </w:divBdr>
        </w:div>
        <w:div w:id="563490169">
          <w:marLeft w:val="640"/>
          <w:marRight w:val="0"/>
          <w:marTop w:val="0"/>
          <w:marBottom w:val="0"/>
          <w:divBdr>
            <w:top w:val="none" w:sz="0" w:space="0" w:color="auto"/>
            <w:left w:val="none" w:sz="0" w:space="0" w:color="auto"/>
            <w:bottom w:val="none" w:sz="0" w:space="0" w:color="auto"/>
            <w:right w:val="none" w:sz="0" w:space="0" w:color="auto"/>
          </w:divBdr>
        </w:div>
        <w:div w:id="647588095">
          <w:marLeft w:val="640"/>
          <w:marRight w:val="0"/>
          <w:marTop w:val="0"/>
          <w:marBottom w:val="0"/>
          <w:divBdr>
            <w:top w:val="none" w:sz="0" w:space="0" w:color="auto"/>
            <w:left w:val="none" w:sz="0" w:space="0" w:color="auto"/>
            <w:bottom w:val="none" w:sz="0" w:space="0" w:color="auto"/>
            <w:right w:val="none" w:sz="0" w:space="0" w:color="auto"/>
          </w:divBdr>
        </w:div>
        <w:div w:id="896015145">
          <w:marLeft w:val="640"/>
          <w:marRight w:val="0"/>
          <w:marTop w:val="0"/>
          <w:marBottom w:val="0"/>
          <w:divBdr>
            <w:top w:val="none" w:sz="0" w:space="0" w:color="auto"/>
            <w:left w:val="none" w:sz="0" w:space="0" w:color="auto"/>
            <w:bottom w:val="none" w:sz="0" w:space="0" w:color="auto"/>
            <w:right w:val="none" w:sz="0" w:space="0" w:color="auto"/>
          </w:divBdr>
        </w:div>
        <w:div w:id="1397625531">
          <w:marLeft w:val="640"/>
          <w:marRight w:val="0"/>
          <w:marTop w:val="0"/>
          <w:marBottom w:val="0"/>
          <w:divBdr>
            <w:top w:val="none" w:sz="0" w:space="0" w:color="auto"/>
            <w:left w:val="none" w:sz="0" w:space="0" w:color="auto"/>
            <w:bottom w:val="none" w:sz="0" w:space="0" w:color="auto"/>
            <w:right w:val="none" w:sz="0" w:space="0" w:color="auto"/>
          </w:divBdr>
        </w:div>
        <w:div w:id="362825861">
          <w:marLeft w:val="640"/>
          <w:marRight w:val="0"/>
          <w:marTop w:val="0"/>
          <w:marBottom w:val="0"/>
          <w:divBdr>
            <w:top w:val="none" w:sz="0" w:space="0" w:color="auto"/>
            <w:left w:val="none" w:sz="0" w:space="0" w:color="auto"/>
            <w:bottom w:val="none" w:sz="0" w:space="0" w:color="auto"/>
            <w:right w:val="none" w:sz="0" w:space="0" w:color="auto"/>
          </w:divBdr>
        </w:div>
        <w:div w:id="204752492">
          <w:marLeft w:val="640"/>
          <w:marRight w:val="0"/>
          <w:marTop w:val="0"/>
          <w:marBottom w:val="0"/>
          <w:divBdr>
            <w:top w:val="none" w:sz="0" w:space="0" w:color="auto"/>
            <w:left w:val="none" w:sz="0" w:space="0" w:color="auto"/>
            <w:bottom w:val="none" w:sz="0" w:space="0" w:color="auto"/>
            <w:right w:val="none" w:sz="0" w:space="0" w:color="auto"/>
          </w:divBdr>
        </w:div>
        <w:div w:id="396057463">
          <w:marLeft w:val="640"/>
          <w:marRight w:val="0"/>
          <w:marTop w:val="0"/>
          <w:marBottom w:val="0"/>
          <w:divBdr>
            <w:top w:val="none" w:sz="0" w:space="0" w:color="auto"/>
            <w:left w:val="none" w:sz="0" w:space="0" w:color="auto"/>
            <w:bottom w:val="none" w:sz="0" w:space="0" w:color="auto"/>
            <w:right w:val="none" w:sz="0" w:space="0" w:color="auto"/>
          </w:divBdr>
        </w:div>
        <w:div w:id="1079257840">
          <w:marLeft w:val="640"/>
          <w:marRight w:val="0"/>
          <w:marTop w:val="0"/>
          <w:marBottom w:val="0"/>
          <w:divBdr>
            <w:top w:val="none" w:sz="0" w:space="0" w:color="auto"/>
            <w:left w:val="none" w:sz="0" w:space="0" w:color="auto"/>
            <w:bottom w:val="none" w:sz="0" w:space="0" w:color="auto"/>
            <w:right w:val="none" w:sz="0" w:space="0" w:color="auto"/>
          </w:divBdr>
        </w:div>
        <w:div w:id="1074427890">
          <w:marLeft w:val="640"/>
          <w:marRight w:val="0"/>
          <w:marTop w:val="0"/>
          <w:marBottom w:val="0"/>
          <w:divBdr>
            <w:top w:val="none" w:sz="0" w:space="0" w:color="auto"/>
            <w:left w:val="none" w:sz="0" w:space="0" w:color="auto"/>
            <w:bottom w:val="none" w:sz="0" w:space="0" w:color="auto"/>
            <w:right w:val="none" w:sz="0" w:space="0" w:color="auto"/>
          </w:divBdr>
        </w:div>
        <w:div w:id="2121483729">
          <w:marLeft w:val="640"/>
          <w:marRight w:val="0"/>
          <w:marTop w:val="0"/>
          <w:marBottom w:val="0"/>
          <w:divBdr>
            <w:top w:val="none" w:sz="0" w:space="0" w:color="auto"/>
            <w:left w:val="none" w:sz="0" w:space="0" w:color="auto"/>
            <w:bottom w:val="none" w:sz="0" w:space="0" w:color="auto"/>
            <w:right w:val="none" w:sz="0" w:space="0" w:color="auto"/>
          </w:divBdr>
        </w:div>
        <w:div w:id="1237133579">
          <w:marLeft w:val="640"/>
          <w:marRight w:val="0"/>
          <w:marTop w:val="0"/>
          <w:marBottom w:val="0"/>
          <w:divBdr>
            <w:top w:val="none" w:sz="0" w:space="0" w:color="auto"/>
            <w:left w:val="none" w:sz="0" w:space="0" w:color="auto"/>
            <w:bottom w:val="none" w:sz="0" w:space="0" w:color="auto"/>
            <w:right w:val="none" w:sz="0" w:space="0" w:color="auto"/>
          </w:divBdr>
        </w:div>
        <w:div w:id="164786594">
          <w:marLeft w:val="640"/>
          <w:marRight w:val="0"/>
          <w:marTop w:val="0"/>
          <w:marBottom w:val="0"/>
          <w:divBdr>
            <w:top w:val="none" w:sz="0" w:space="0" w:color="auto"/>
            <w:left w:val="none" w:sz="0" w:space="0" w:color="auto"/>
            <w:bottom w:val="none" w:sz="0" w:space="0" w:color="auto"/>
            <w:right w:val="none" w:sz="0" w:space="0" w:color="auto"/>
          </w:divBdr>
        </w:div>
        <w:div w:id="116677575">
          <w:marLeft w:val="640"/>
          <w:marRight w:val="0"/>
          <w:marTop w:val="0"/>
          <w:marBottom w:val="0"/>
          <w:divBdr>
            <w:top w:val="none" w:sz="0" w:space="0" w:color="auto"/>
            <w:left w:val="none" w:sz="0" w:space="0" w:color="auto"/>
            <w:bottom w:val="none" w:sz="0" w:space="0" w:color="auto"/>
            <w:right w:val="none" w:sz="0" w:space="0" w:color="auto"/>
          </w:divBdr>
        </w:div>
        <w:div w:id="1370495761">
          <w:marLeft w:val="640"/>
          <w:marRight w:val="0"/>
          <w:marTop w:val="0"/>
          <w:marBottom w:val="0"/>
          <w:divBdr>
            <w:top w:val="none" w:sz="0" w:space="0" w:color="auto"/>
            <w:left w:val="none" w:sz="0" w:space="0" w:color="auto"/>
            <w:bottom w:val="none" w:sz="0" w:space="0" w:color="auto"/>
            <w:right w:val="none" w:sz="0" w:space="0" w:color="auto"/>
          </w:divBdr>
        </w:div>
        <w:div w:id="673797157">
          <w:marLeft w:val="640"/>
          <w:marRight w:val="0"/>
          <w:marTop w:val="0"/>
          <w:marBottom w:val="0"/>
          <w:divBdr>
            <w:top w:val="none" w:sz="0" w:space="0" w:color="auto"/>
            <w:left w:val="none" w:sz="0" w:space="0" w:color="auto"/>
            <w:bottom w:val="none" w:sz="0" w:space="0" w:color="auto"/>
            <w:right w:val="none" w:sz="0" w:space="0" w:color="auto"/>
          </w:divBdr>
        </w:div>
        <w:div w:id="1684668708">
          <w:marLeft w:val="640"/>
          <w:marRight w:val="0"/>
          <w:marTop w:val="0"/>
          <w:marBottom w:val="0"/>
          <w:divBdr>
            <w:top w:val="none" w:sz="0" w:space="0" w:color="auto"/>
            <w:left w:val="none" w:sz="0" w:space="0" w:color="auto"/>
            <w:bottom w:val="none" w:sz="0" w:space="0" w:color="auto"/>
            <w:right w:val="none" w:sz="0" w:space="0" w:color="auto"/>
          </w:divBdr>
        </w:div>
        <w:div w:id="1690256093">
          <w:marLeft w:val="640"/>
          <w:marRight w:val="0"/>
          <w:marTop w:val="0"/>
          <w:marBottom w:val="0"/>
          <w:divBdr>
            <w:top w:val="none" w:sz="0" w:space="0" w:color="auto"/>
            <w:left w:val="none" w:sz="0" w:space="0" w:color="auto"/>
            <w:bottom w:val="none" w:sz="0" w:space="0" w:color="auto"/>
            <w:right w:val="none" w:sz="0" w:space="0" w:color="auto"/>
          </w:divBdr>
        </w:div>
        <w:div w:id="1072972652">
          <w:marLeft w:val="640"/>
          <w:marRight w:val="0"/>
          <w:marTop w:val="0"/>
          <w:marBottom w:val="0"/>
          <w:divBdr>
            <w:top w:val="none" w:sz="0" w:space="0" w:color="auto"/>
            <w:left w:val="none" w:sz="0" w:space="0" w:color="auto"/>
            <w:bottom w:val="none" w:sz="0" w:space="0" w:color="auto"/>
            <w:right w:val="none" w:sz="0" w:space="0" w:color="auto"/>
          </w:divBdr>
        </w:div>
        <w:div w:id="379404994">
          <w:marLeft w:val="640"/>
          <w:marRight w:val="0"/>
          <w:marTop w:val="0"/>
          <w:marBottom w:val="0"/>
          <w:divBdr>
            <w:top w:val="none" w:sz="0" w:space="0" w:color="auto"/>
            <w:left w:val="none" w:sz="0" w:space="0" w:color="auto"/>
            <w:bottom w:val="none" w:sz="0" w:space="0" w:color="auto"/>
            <w:right w:val="none" w:sz="0" w:space="0" w:color="auto"/>
          </w:divBdr>
        </w:div>
        <w:div w:id="335885232">
          <w:marLeft w:val="640"/>
          <w:marRight w:val="0"/>
          <w:marTop w:val="0"/>
          <w:marBottom w:val="0"/>
          <w:divBdr>
            <w:top w:val="none" w:sz="0" w:space="0" w:color="auto"/>
            <w:left w:val="none" w:sz="0" w:space="0" w:color="auto"/>
            <w:bottom w:val="none" w:sz="0" w:space="0" w:color="auto"/>
            <w:right w:val="none" w:sz="0" w:space="0" w:color="auto"/>
          </w:divBdr>
        </w:div>
        <w:div w:id="949355131">
          <w:marLeft w:val="640"/>
          <w:marRight w:val="0"/>
          <w:marTop w:val="0"/>
          <w:marBottom w:val="0"/>
          <w:divBdr>
            <w:top w:val="none" w:sz="0" w:space="0" w:color="auto"/>
            <w:left w:val="none" w:sz="0" w:space="0" w:color="auto"/>
            <w:bottom w:val="none" w:sz="0" w:space="0" w:color="auto"/>
            <w:right w:val="none" w:sz="0" w:space="0" w:color="auto"/>
          </w:divBdr>
        </w:div>
        <w:div w:id="1070737798">
          <w:marLeft w:val="640"/>
          <w:marRight w:val="0"/>
          <w:marTop w:val="0"/>
          <w:marBottom w:val="0"/>
          <w:divBdr>
            <w:top w:val="none" w:sz="0" w:space="0" w:color="auto"/>
            <w:left w:val="none" w:sz="0" w:space="0" w:color="auto"/>
            <w:bottom w:val="none" w:sz="0" w:space="0" w:color="auto"/>
            <w:right w:val="none" w:sz="0" w:space="0" w:color="auto"/>
          </w:divBdr>
        </w:div>
        <w:div w:id="231307259">
          <w:marLeft w:val="640"/>
          <w:marRight w:val="0"/>
          <w:marTop w:val="0"/>
          <w:marBottom w:val="0"/>
          <w:divBdr>
            <w:top w:val="none" w:sz="0" w:space="0" w:color="auto"/>
            <w:left w:val="none" w:sz="0" w:space="0" w:color="auto"/>
            <w:bottom w:val="none" w:sz="0" w:space="0" w:color="auto"/>
            <w:right w:val="none" w:sz="0" w:space="0" w:color="auto"/>
          </w:divBdr>
        </w:div>
        <w:div w:id="1831172854">
          <w:marLeft w:val="640"/>
          <w:marRight w:val="0"/>
          <w:marTop w:val="0"/>
          <w:marBottom w:val="0"/>
          <w:divBdr>
            <w:top w:val="none" w:sz="0" w:space="0" w:color="auto"/>
            <w:left w:val="none" w:sz="0" w:space="0" w:color="auto"/>
            <w:bottom w:val="none" w:sz="0" w:space="0" w:color="auto"/>
            <w:right w:val="none" w:sz="0" w:space="0" w:color="auto"/>
          </w:divBdr>
        </w:div>
        <w:div w:id="904142869">
          <w:marLeft w:val="640"/>
          <w:marRight w:val="0"/>
          <w:marTop w:val="0"/>
          <w:marBottom w:val="0"/>
          <w:divBdr>
            <w:top w:val="none" w:sz="0" w:space="0" w:color="auto"/>
            <w:left w:val="none" w:sz="0" w:space="0" w:color="auto"/>
            <w:bottom w:val="none" w:sz="0" w:space="0" w:color="auto"/>
            <w:right w:val="none" w:sz="0" w:space="0" w:color="auto"/>
          </w:divBdr>
        </w:div>
        <w:div w:id="1578977093">
          <w:marLeft w:val="640"/>
          <w:marRight w:val="0"/>
          <w:marTop w:val="0"/>
          <w:marBottom w:val="0"/>
          <w:divBdr>
            <w:top w:val="none" w:sz="0" w:space="0" w:color="auto"/>
            <w:left w:val="none" w:sz="0" w:space="0" w:color="auto"/>
            <w:bottom w:val="none" w:sz="0" w:space="0" w:color="auto"/>
            <w:right w:val="none" w:sz="0" w:space="0" w:color="auto"/>
          </w:divBdr>
        </w:div>
        <w:div w:id="1481384041">
          <w:marLeft w:val="640"/>
          <w:marRight w:val="0"/>
          <w:marTop w:val="0"/>
          <w:marBottom w:val="0"/>
          <w:divBdr>
            <w:top w:val="none" w:sz="0" w:space="0" w:color="auto"/>
            <w:left w:val="none" w:sz="0" w:space="0" w:color="auto"/>
            <w:bottom w:val="none" w:sz="0" w:space="0" w:color="auto"/>
            <w:right w:val="none" w:sz="0" w:space="0" w:color="auto"/>
          </w:divBdr>
        </w:div>
        <w:div w:id="377632988">
          <w:marLeft w:val="640"/>
          <w:marRight w:val="0"/>
          <w:marTop w:val="0"/>
          <w:marBottom w:val="0"/>
          <w:divBdr>
            <w:top w:val="none" w:sz="0" w:space="0" w:color="auto"/>
            <w:left w:val="none" w:sz="0" w:space="0" w:color="auto"/>
            <w:bottom w:val="none" w:sz="0" w:space="0" w:color="auto"/>
            <w:right w:val="none" w:sz="0" w:space="0" w:color="auto"/>
          </w:divBdr>
        </w:div>
        <w:div w:id="614287525">
          <w:marLeft w:val="640"/>
          <w:marRight w:val="0"/>
          <w:marTop w:val="0"/>
          <w:marBottom w:val="0"/>
          <w:divBdr>
            <w:top w:val="none" w:sz="0" w:space="0" w:color="auto"/>
            <w:left w:val="none" w:sz="0" w:space="0" w:color="auto"/>
            <w:bottom w:val="none" w:sz="0" w:space="0" w:color="auto"/>
            <w:right w:val="none" w:sz="0" w:space="0" w:color="auto"/>
          </w:divBdr>
        </w:div>
      </w:divsChild>
    </w:div>
    <w:div w:id="167447276">
      <w:bodyDiv w:val="1"/>
      <w:marLeft w:val="0"/>
      <w:marRight w:val="0"/>
      <w:marTop w:val="0"/>
      <w:marBottom w:val="0"/>
      <w:divBdr>
        <w:top w:val="none" w:sz="0" w:space="0" w:color="auto"/>
        <w:left w:val="none" w:sz="0" w:space="0" w:color="auto"/>
        <w:bottom w:val="none" w:sz="0" w:space="0" w:color="auto"/>
        <w:right w:val="none" w:sz="0" w:space="0" w:color="auto"/>
      </w:divBdr>
      <w:divsChild>
        <w:div w:id="1316646915">
          <w:marLeft w:val="640"/>
          <w:marRight w:val="0"/>
          <w:marTop w:val="0"/>
          <w:marBottom w:val="0"/>
          <w:divBdr>
            <w:top w:val="none" w:sz="0" w:space="0" w:color="auto"/>
            <w:left w:val="none" w:sz="0" w:space="0" w:color="auto"/>
            <w:bottom w:val="none" w:sz="0" w:space="0" w:color="auto"/>
            <w:right w:val="none" w:sz="0" w:space="0" w:color="auto"/>
          </w:divBdr>
        </w:div>
        <w:div w:id="437483410">
          <w:marLeft w:val="640"/>
          <w:marRight w:val="0"/>
          <w:marTop w:val="0"/>
          <w:marBottom w:val="0"/>
          <w:divBdr>
            <w:top w:val="none" w:sz="0" w:space="0" w:color="auto"/>
            <w:left w:val="none" w:sz="0" w:space="0" w:color="auto"/>
            <w:bottom w:val="none" w:sz="0" w:space="0" w:color="auto"/>
            <w:right w:val="none" w:sz="0" w:space="0" w:color="auto"/>
          </w:divBdr>
        </w:div>
        <w:div w:id="1839954268">
          <w:marLeft w:val="640"/>
          <w:marRight w:val="0"/>
          <w:marTop w:val="0"/>
          <w:marBottom w:val="0"/>
          <w:divBdr>
            <w:top w:val="none" w:sz="0" w:space="0" w:color="auto"/>
            <w:left w:val="none" w:sz="0" w:space="0" w:color="auto"/>
            <w:bottom w:val="none" w:sz="0" w:space="0" w:color="auto"/>
            <w:right w:val="none" w:sz="0" w:space="0" w:color="auto"/>
          </w:divBdr>
        </w:div>
        <w:div w:id="886456445">
          <w:marLeft w:val="640"/>
          <w:marRight w:val="0"/>
          <w:marTop w:val="0"/>
          <w:marBottom w:val="0"/>
          <w:divBdr>
            <w:top w:val="none" w:sz="0" w:space="0" w:color="auto"/>
            <w:left w:val="none" w:sz="0" w:space="0" w:color="auto"/>
            <w:bottom w:val="none" w:sz="0" w:space="0" w:color="auto"/>
            <w:right w:val="none" w:sz="0" w:space="0" w:color="auto"/>
          </w:divBdr>
        </w:div>
        <w:div w:id="680158579">
          <w:marLeft w:val="640"/>
          <w:marRight w:val="0"/>
          <w:marTop w:val="0"/>
          <w:marBottom w:val="0"/>
          <w:divBdr>
            <w:top w:val="none" w:sz="0" w:space="0" w:color="auto"/>
            <w:left w:val="none" w:sz="0" w:space="0" w:color="auto"/>
            <w:bottom w:val="none" w:sz="0" w:space="0" w:color="auto"/>
            <w:right w:val="none" w:sz="0" w:space="0" w:color="auto"/>
          </w:divBdr>
        </w:div>
        <w:div w:id="998776296">
          <w:marLeft w:val="640"/>
          <w:marRight w:val="0"/>
          <w:marTop w:val="0"/>
          <w:marBottom w:val="0"/>
          <w:divBdr>
            <w:top w:val="none" w:sz="0" w:space="0" w:color="auto"/>
            <w:left w:val="none" w:sz="0" w:space="0" w:color="auto"/>
            <w:bottom w:val="none" w:sz="0" w:space="0" w:color="auto"/>
            <w:right w:val="none" w:sz="0" w:space="0" w:color="auto"/>
          </w:divBdr>
        </w:div>
        <w:div w:id="482476979">
          <w:marLeft w:val="640"/>
          <w:marRight w:val="0"/>
          <w:marTop w:val="0"/>
          <w:marBottom w:val="0"/>
          <w:divBdr>
            <w:top w:val="none" w:sz="0" w:space="0" w:color="auto"/>
            <w:left w:val="none" w:sz="0" w:space="0" w:color="auto"/>
            <w:bottom w:val="none" w:sz="0" w:space="0" w:color="auto"/>
            <w:right w:val="none" w:sz="0" w:space="0" w:color="auto"/>
          </w:divBdr>
        </w:div>
        <w:div w:id="1228999862">
          <w:marLeft w:val="640"/>
          <w:marRight w:val="0"/>
          <w:marTop w:val="0"/>
          <w:marBottom w:val="0"/>
          <w:divBdr>
            <w:top w:val="none" w:sz="0" w:space="0" w:color="auto"/>
            <w:left w:val="none" w:sz="0" w:space="0" w:color="auto"/>
            <w:bottom w:val="none" w:sz="0" w:space="0" w:color="auto"/>
            <w:right w:val="none" w:sz="0" w:space="0" w:color="auto"/>
          </w:divBdr>
        </w:div>
        <w:div w:id="550264404">
          <w:marLeft w:val="640"/>
          <w:marRight w:val="0"/>
          <w:marTop w:val="0"/>
          <w:marBottom w:val="0"/>
          <w:divBdr>
            <w:top w:val="none" w:sz="0" w:space="0" w:color="auto"/>
            <w:left w:val="none" w:sz="0" w:space="0" w:color="auto"/>
            <w:bottom w:val="none" w:sz="0" w:space="0" w:color="auto"/>
            <w:right w:val="none" w:sz="0" w:space="0" w:color="auto"/>
          </w:divBdr>
        </w:div>
        <w:div w:id="1723753033">
          <w:marLeft w:val="640"/>
          <w:marRight w:val="0"/>
          <w:marTop w:val="0"/>
          <w:marBottom w:val="0"/>
          <w:divBdr>
            <w:top w:val="none" w:sz="0" w:space="0" w:color="auto"/>
            <w:left w:val="none" w:sz="0" w:space="0" w:color="auto"/>
            <w:bottom w:val="none" w:sz="0" w:space="0" w:color="auto"/>
            <w:right w:val="none" w:sz="0" w:space="0" w:color="auto"/>
          </w:divBdr>
        </w:div>
        <w:div w:id="1348563037">
          <w:marLeft w:val="640"/>
          <w:marRight w:val="0"/>
          <w:marTop w:val="0"/>
          <w:marBottom w:val="0"/>
          <w:divBdr>
            <w:top w:val="none" w:sz="0" w:space="0" w:color="auto"/>
            <w:left w:val="none" w:sz="0" w:space="0" w:color="auto"/>
            <w:bottom w:val="none" w:sz="0" w:space="0" w:color="auto"/>
            <w:right w:val="none" w:sz="0" w:space="0" w:color="auto"/>
          </w:divBdr>
        </w:div>
        <w:div w:id="873343561">
          <w:marLeft w:val="640"/>
          <w:marRight w:val="0"/>
          <w:marTop w:val="0"/>
          <w:marBottom w:val="0"/>
          <w:divBdr>
            <w:top w:val="none" w:sz="0" w:space="0" w:color="auto"/>
            <w:left w:val="none" w:sz="0" w:space="0" w:color="auto"/>
            <w:bottom w:val="none" w:sz="0" w:space="0" w:color="auto"/>
            <w:right w:val="none" w:sz="0" w:space="0" w:color="auto"/>
          </w:divBdr>
        </w:div>
        <w:div w:id="1573466490">
          <w:marLeft w:val="640"/>
          <w:marRight w:val="0"/>
          <w:marTop w:val="0"/>
          <w:marBottom w:val="0"/>
          <w:divBdr>
            <w:top w:val="none" w:sz="0" w:space="0" w:color="auto"/>
            <w:left w:val="none" w:sz="0" w:space="0" w:color="auto"/>
            <w:bottom w:val="none" w:sz="0" w:space="0" w:color="auto"/>
            <w:right w:val="none" w:sz="0" w:space="0" w:color="auto"/>
          </w:divBdr>
        </w:div>
        <w:div w:id="484511911">
          <w:marLeft w:val="640"/>
          <w:marRight w:val="0"/>
          <w:marTop w:val="0"/>
          <w:marBottom w:val="0"/>
          <w:divBdr>
            <w:top w:val="none" w:sz="0" w:space="0" w:color="auto"/>
            <w:left w:val="none" w:sz="0" w:space="0" w:color="auto"/>
            <w:bottom w:val="none" w:sz="0" w:space="0" w:color="auto"/>
            <w:right w:val="none" w:sz="0" w:space="0" w:color="auto"/>
          </w:divBdr>
        </w:div>
        <w:div w:id="37946379">
          <w:marLeft w:val="640"/>
          <w:marRight w:val="0"/>
          <w:marTop w:val="0"/>
          <w:marBottom w:val="0"/>
          <w:divBdr>
            <w:top w:val="none" w:sz="0" w:space="0" w:color="auto"/>
            <w:left w:val="none" w:sz="0" w:space="0" w:color="auto"/>
            <w:bottom w:val="none" w:sz="0" w:space="0" w:color="auto"/>
            <w:right w:val="none" w:sz="0" w:space="0" w:color="auto"/>
          </w:divBdr>
        </w:div>
        <w:div w:id="940451292">
          <w:marLeft w:val="640"/>
          <w:marRight w:val="0"/>
          <w:marTop w:val="0"/>
          <w:marBottom w:val="0"/>
          <w:divBdr>
            <w:top w:val="none" w:sz="0" w:space="0" w:color="auto"/>
            <w:left w:val="none" w:sz="0" w:space="0" w:color="auto"/>
            <w:bottom w:val="none" w:sz="0" w:space="0" w:color="auto"/>
            <w:right w:val="none" w:sz="0" w:space="0" w:color="auto"/>
          </w:divBdr>
        </w:div>
        <w:div w:id="888684513">
          <w:marLeft w:val="640"/>
          <w:marRight w:val="0"/>
          <w:marTop w:val="0"/>
          <w:marBottom w:val="0"/>
          <w:divBdr>
            <w:top w:val="none" w:sz="0" w:space="0" w:color="auto"/>
            <w:left w:val="none" w:sz="0" w:space="0" w:color="auto"/>
            <w:bottom w:val="none" w:sz="0" w:space="0" w:color="auto"/>
            <w:right w:val="none" w:sz="0" w:space="0" w:color="auto"/>
          </w:divBdr>
        </w:div>
        <w:div w:id="1591886641">
          <w:marLeft w:val="640"/>
          <w:marRight w:val="0"/>
          <w:marTop w:val="0"/>
          <w:marBottom w:val="0"/>
          <w:divBdr>
            <w:top w:val="none" w:sz="0" w:space="0" w:color="auto"/>
            <w:left w:val="none" w:sz="0" w:space="0" w:color="auto"/>
            <w:bottom w:val="none" w:sz="0" w:space="0" w:color="auto"/>
            <w:right w:val="none" w:sz="0" w:space="0" w:color="auto"/>
          </w:divBdr>
        </w:div>
        <w:div w:id="507718302">
          <w:marLeft w:val="640"/>
          <w:marRight w:val="0"/>
          <w:marTop w:val="0"/>
          <w:marBottom w:val="0"/>
          <w:divBdr>
            <w:top w:val="none" w:sz="0" w:space="0" w:color="auto"/>
            <w:left w:val="none" w:sz="0" w:space="0" w:color="auto"/>
            <w:bottom w:val="none" w:sz="0" w:space="0" w:color="auto"/>
            <w:right w:val="none" w:sz="0" w:space="0" w:color="auto"/>
          </w:divBdr>
        </w:div>
        <w:div w:id="1020661633">
          <w:marLeft w:val="640"/>
          <w:marRight w:val="0"/>
          <w:marTop w:val="0"/>
          <w:marBottom w:val="0"/>
          <w:divBdr>
            <w:top w:val="none" w:sz="0" w:space="0" w:color="auto"/>
            <w:left w:val="none" w:sz="0" w:space="0" w:color="auto"/>
            <w:bottom w:val="none" w:sz="0" w:space="0" w:color="auto"/>
            <w:right w:val="none" w:sz="0" w:space="0" w:color="auto"/>
          </w:divBdr>
        </w:div>
        <w:div w:id="650796200">
          <w:marLeft w:val="640"/>
          <w:marRight w:val="0"/>
          <w:marTop w:val="0"/>
          <w:marBottom w:val="0"/>
          <w:divBdr>
            <w:top w:val="none" w:sz="0" w:space="0" w:color="auto"/>
            <w:left w:val="none" w:sz="0" w:space="0" w:color="auto"/>
            <w:bottom w:val="none" w:sz="0" w:space="0" w:color="auto"/>
            <w:right w:val="none" w:sz="0" w:space="0" w:color="auto"/>
          </w:divBdr>
        </w:div>
        <w:div w:id="524366344">
          <w:marLeft w:val="640"/>
          <w:marRight w:val="0"/>
          <w:marTop w:val="0"/>
          <w:marBottom w:val="0"/>
          <w:divBdr>
            <w:top w:val="none" w:sz="0" w:space="0" w:color="auto"/>
            <w:left w:val="none" w:sz="0" w:space="0" w:color="auto"/>
            <w:bottom w:val="none" w:sz="0" w:space="0" w:color="auto"/>
            <w:right w:val="none" w:sz="0" w:space="0" w:color="auto"/>
          </w:divBdr>
        </w:div>
        <w:div w:id="1306425612">
          <w:marLeft w:val="640"/>
          <w:marRight w:val="0"/>
          <w:marTop w:val="0"/>
          <w:marBottom w:val="0"/>
          <w:divBdr>
            <w:top w:val="none" w:sz="0" w:space="0" w:color="auto"/>
            <w:left w:val="none" w:sz="0" w:space="0" w:color="auto"/>
            <w:bottom w:val="none" w:sz="0" w:space="0" w:color="auto"/>
            <w:right w:val="none" w:sz="0" w:space="0" w:color="auto"/>
          </w:divBdr>
        </w:div>
        <w:div w:id="2060782559">
          <w:marLeft w:val="640"/>
          <w:marRight w:val="0"/>
          <w:marTop w:val="0"/>
          <w:marBottom w:val="0"/>
          <w:divBdr>
            <w:top w:val="none" w:sz="0" w:space="0" w:color="auto"/>
            <w:left w:val="none" w:sz="0" w:space="0" w:color="auto"/>
            <w:bottom w:val="none" w:sz="0" w:space="0" w:color="auto"/>
            <w:right w:val="none" w:sz="0" w:space="0" w:color="auto"/>
          </w:divBdr>
        </w:div>
        <w:div w:id="1835027540">
          <w:marLeft w:val="640"/>
          <w:marRight w:val="0"/>
          <w:marTop w:val="0"/>
          <w:marBottom w:val="0"/>
          <w:divBdr>
            <w:top w:val="none" w:sz="0" w:space="0" w:color="auto"/>
            <w:left w:val="none" w:sz="0" w:space="0" w:color="auto"/>
            <w:bottom w:val="none" w:sz="0" w:space="0" w:color="auto"/>
            <w:right w:val="none" w:sz="0" w:space="0" w:color="auto"/>
          </w:divBdr>
        </w:div>
        <w:div w:id="285283554">
          <w:marLeft w:val="640"/>
          <w:marRight w:val="0"/>
          <w:marTop w:val="0"/>
          <w:marBottom w:val="0"/>
          <w:divBdr>
            <w:top w:val="none" w:sz="0" w:space="0" w:color="auto"/>
            <w:left w:val="none" w:sz="0" w:space="0" w:color="auto"/>
            <w:bottom w:val="none" w:sz="0" w:space="0" w:color="auto"/>
            <w:right w:val="none" w:sz="0" w:space="0" w:color="auto"/>
          </w:divBdr>
        </w:div>
        <w:div w:id="2129201186">
          <w:marLeft w:val="640"/>
          <w:marRight w:val="0"/>
          <w:marTop w:val="0"/>
          <w:marBottom w:val="0"/>
          <w:divBdr>
            <w:top w:val="none" w:sz="0" w:space="0" w:color="auto"/>
            <w:left w:val="none" w:sz="0" w:space="0" w:color="auto"/>
            <w:bottom w:val="none" w:sz="0" w:space="0" w:color="auto"/>
            <w:right w:val="none" w:sz="0" w:space="0" w:color="auto"/>
          </w:divBdr>
        </w:div>
        <w:div w:id="1454518689">
          <w:marLeft w:val="640"/>
          <w:marRight w:val="0"/>
          <w:marTop w:val="0"/>
          <w:marBottom w:val="0"/>
          <w:divBdr>
            <w:top w:val="none" w:sz="0" w:space="0" w:color="auto"/>
            <w:left w:val="none" w:sz="0" w:space="0" w:color="auto"/>
            <w:bottom w:val="none" w:sz="0" w:space="0" w:color="auto"/>
            <w:right w:val="none" w:sz="0" w:space="0" w:color="auto"/>
          </w:divBdr>
        </w:div>
        <w:div w:id="623538273">
          <w:marLeft w:val="640"/>
          <w:marRight w:val="0"/>
          <w:marTop w:val="0"/>
          <w:marBottom w:val="0"/>
          <w:divBdr>
            <w:top w:val="none" w:sz="0" w:space="0" w:color="auto"/>
            <w:left w:val="none" w:sz="0" w:space="0" w:color="auto"/>
            <w:bottom w:val="none" w:sz="0" w:space="0" w:color="auto"/>
            <w:right w:val="none" w:sz="0" w:space="0" w:color="auto"/>
          </w:divBdr>
        </w:div>
        <w:div w:id="604462042">
          <w:marLeft w:val="640"/>
          <w:marRight w:val="0"/>
          <w:marTop w:val="0"/>
          <w:marBottom w:val="0"/>
          <w:divBdr>
            <w:top w:val="none" w:sz="0" w:space="0" w:color="auto"/>
            <w:left w:val="none" w:sz="0" w:space="0" w:color="auto"/>
            <w:bottom w:val="none" w:sz="0" w:space="0" w:color="auto"/>
            <w:right w:val="none" w:sz="0" w:space="0" w:color="auto"/>
          </w:divBdr>
        </w:div>
        <w:div w:id="117334635">
          <w:marLeft w:val="640"/>
          <w:marRight w:val="0"/>
          <w:marTop w:val="0"/>
          <w:marBottom w:val="0"/>
          <w:divBdr>
            <w:top w:val="none" w:sz="0" w:space="0" w:color="auto"/>
            <w:left w:val="none" w:sz="0" w:space="0" w:color="auto"/>
            <w:bottom w:val="none" w:sz="0" w:space="0" w:color="auto"/>
            <w:right w:val="none" w:sz="0" w:space="0" w:color="auto"/>
          </w:divBdr>
        </w:div>
        <w:div w:id="854075937">
          <w:marLeft w:val="640"/>
          <w:marRight w:val="0"/>
          <w:marTop w:val="0"/>
          <w:marBottom w:val="0"/>
          <w:divBdr>
            <w:top w:val="none" w:sz="0" w:space="0" w:color="auto"/>
            <w:left w:val="none" w:sz="0" w:space="0" w:color="auto"/>
            <w:bottom w:val="none" w:sz="0" w:space="0" w:color="auto"/>
            <w:right w:val="none" w:sz="0" w:space="0" w:color="auto"/>
          </w:divBdr>
        </w:div>
        <w:div w:id="1143042241">
          <w:marLeft w:val="640"/>
          <w:marRight w:val="0"/>
          <w:marTop w:val="0"/>
          <w:marBottom w:val="0"/>
          <w:divBdr>
            <w:top w:val="none" w:sz="0" w:space="0" w:color="auto"/>
            <w:left w:val="none" w:sz="0" w:space="0" w:color="auto"/>
            <w:bottom w:val="none" w:sz="0" w:space="0" w:color="auto"/>
            <w:right w:val="none" w:sz="0" w:space="0" w:color="auto"/>
          </w:divBdr>
        </w:div>
        <w:div w:id="288904444">
          <w:marLeft w:val="640"/>
          <w:marRight w:val="0"/>
          <w:marTop w:val="0"/>
          <w:marBottom w:val="0"/>
          <w:divBdr>
            <w:top w:val="none" w:sz="0" w:space="0" w:color="auto"/>
            <w:left w:val="none" w:sz="0" w:space="0" w:color="auto"/>
            <w:bottom w:val="none" w:sz="0" w:space="0" w:color="auto"/>
            <w:right w:val="none" w:sz="0" w:space="0" w:color="auto"/>
          </w:divBdr>
        </w:div>
        <w:div w:id="1463377582">
          <w:marLeft w:val="640"/>
          <w:marRight w:val="0"/>
          <w:marTop w:val="0"/>
          <w:marBottom w:val="0"/>
          <w:divBdr>
            <w:top w:val="none" w:sz="0" w:space="0" w:color="auto"/>
            <w:left w:val="none" w:sz="0" w:space="0" w:color="auto"/>
            <w:bottom w:val="none" w:sz="0" w:space="0" w:color="auto"/>
            <w:right w:val="none" w:sz="0" w:space="0" w:color="auto"/>
          </w:divBdr>
        </w:div>
        <w:div w:id="1791779612">
          <w:marLeft w:val="640"/>
          <w:marRight w:val="0"/>
          <w:marTop w:val="0"/>
          <w:marBottom w:val="0"/>
          <w:divBdr>
            <w:top w:val="none" w:sz="0" w:space="0" w:color="auto"/>
            <w:left w:val="none" w:sz="0" w:space="0" w:color="auto"/>
            <w:bottom w:val="none" w:sz="0" w:space="0" w:color="auto"/>
            <w:right w:val="none" w:sz="0" w:space="0" w:color="auto"/>
          </w:divBdr>
        </w:div>
        <w:div w:id="1451899764">
          <w:marLeft w:val="640"/>
          <w:marRight w:val="0"/>
          <w:marTop w:val="0"/>
          <w:marBottom w:val="0"/>
          <w:divBdr>
            <w:top w:val="none" w:sz="0" w:space="0" w:color="auto"/>
            <w:left w:val="none" w:sz="0" w:space="0" w:color="auto"/>
            <w:bottom w:val="none" w:sz="0" w:space="0" w:color="auto"/>
            <w:right w:val="none" w:sz="0" w:space="0" w:color="auto"/>
          </w:divBdr>
        </w:div>
        <w:div w:id="845095177">
          <w:marLeft w:val="640"/>
          <w:marRight w:val="0"/>
          <w:marTop w:val="0"/>
          <w:marBottom w:val="0"/>
          <w:divBdr>
            <w:top w:val="none" w:sz="0" w:space="0" w:color="auto"/>
            <w:left w:val="none" w:sz="0" w:space="0" w:color="auto"/>
            <w:bottom w:val="none" w:sz="0" w:space="0" w:color="auto"/>
            <w:right w:val="none" w:sz="0" w:space="0" w:color="auto"/>
          </w:divBdr>
        </w:div>
        <w:div w:id="2022195504">
          <w:marLeft w:val="640"/>
          <w:marRight w:val="0"/>
          <w:marTop w:val="0"/>
          <w:marBottom w:val="0"/>
          <w:divBdr>
            <w:top w:val="none" w:sz="0" w:space="0" w:color="auto"/>
            <w:left w:val="none" w:sz="0" w:space="0" w:color="auto"/>
            <w:bottom w:val="none" w:sz="0" w:space="0" w:color="auto"/>
            <w:right w:val="none" w:sz="0" w:space="0" w:color="auto"/>
          </w:divBdr>
        </w:div>
        <w:div w:id="2068797041">
          <w:marLeft w:val="640"/>
          <w:marRight w:val="0"/>
          <w:marTop w:val="0"/>
          <w:marBottom w:val="0"/>
          <w:divBdr>
            <w:top w:val="none" w:sz="0" w:space="0" w:color="auto"/>
            <w:left w:val="none" w:sz="0" w:space="0" w:color="auto"/>
            <w:bottom w:val="none" w:sz="0" w:space="0" w:color="auto"/>
            <w:right w:val="none" w:sz="0" w:space="0" w:color="auto"/>
          </w:divBdr>
        </w:div>
        <w:div w:id="616184765">
          <w:marLeft w:val="640"/>
          <w:marRight w:val="0"/>
          <w:marTop w:val="0"/>
          <w:marBottom w:val="0"/>
          <w:divBdr>
            <w:top w:val="none" w:sz="0" w:space="0" w:color="auto"/>
            <w:left w:val="none" w:sz="0" w:space="0" w:color="auto"/>
            <w:bottom w:val="none" w:sz="0" w:space="0" w:color="auto"/>
            <w:right w:val="none" w:sz="0" w:space="0" w:color="auto"/>
          </w:divBdr>
        </w:div>
        <w:div w:id="730234277">
          <w:marLeft w:val="640"/>
          <w:marRight w:val="0"/>
          <w:marTop w:val="0"/>
          <w:marBottom w:val="0"/>
          <w:divBdr>
            <w:top w:val="none" w:sz="0" w:space="0" w:color="auto"/>
            <w:left w:val="none" w:sz="0" w:space="0" w:color="auto"/>
            <w:bottom w:val="none" w:sz="0" w:space="0" w:color="auto"/>
            <w:right w:val="none" w:sz="0" w:space="0" w:color="auto"/>
          </w:divBdr>
        </w:div>
        <w:div w:id="1416780443">
          <w:marLeft w:val="640"/>
          <w:marRight w:val="0"/>
          <w:marTop w:val="0"/>
          <w:marBottom w:val="0"/>
          <w:divBdr>
            <w:top w:val="none" w:sz="0" w:space="0" w:color="auto"/>
            <w:left w:val="none" w:sz="0" w:space="0" w:color="auto"/>
            <w:bottom w:val="none" w:sz="0" w:space="0" w:color="auto"/>
            <w:right w:val="none" w:sz="0" w:space="0" w:color="auto"/>
          </w:divBdr>
        </w:div>
        <w:div w:id="1968702530">
          <w:marLeft w:val="640"/>
          <w:marRight w:val="0"/>
          <w:marTop w:val="0"/>
          <w:marBottom w:val="0"/>
          <w:divBdr>
            <w:top w:val="none" w:sz="0" w:space="0" w:color="auto"/>
            <w:left w:val="none" w:sz="0" w:space="0" w:color="auto"/>
            <w:bottom w:val="none" w:sz="0" w:space="0" w:color="auto"/>
            <w:right w:val="none" w:sz="0" w:space="0" w:color="auto"/>
          </w:divBdr>
        </w:div>
        <w:div w:id="706031363">
          <w:marLeft w:val="640"/>
          <w:marRight w:val="0"/>
          <w:marTop w:val="0"/>
          <w:marBottom w:val="0"/>
          <w:divBdr>
            <w:top w:val="none" w:sz="0" w:space="0" w:color="auto"/>
            <w:left w:val="none" w:sz="0" w:space="0" w:color="auto"/>
            <w:bottom w:val="none" w:sz="0" w:space="0" w:color="auto"/>
            <w:right w:val="none" w:sz="0" w:space="0" w:color="auto"/>
          </w:divBdr>
        </w:div>
        <w:div w:id="1130591863">
          <w:marLeft w:val="640"/>
          <w:marRight w:val="0"/>
          <w:marTop w:val="0"/>
          <w:marBottom w:val="0"/>
          <w:divBdr>
            <w:top w:val="none" w:sz="0" w:space="0" w:color="auto"/>
            <w:left w:val="none" w:sz="0" w:space="0" w:color="auto"/>
            <w:bottom w:val="none" w:sz="0" w:space="0" w:color="auto"/>
            <w:right w:val="none" w:sz="0" w:space="0" w:color="auto"/>
          </w:divBdr>
        </w:div>
        <w:div w:id="871454232">
          <w:marLeft w:val="640"/>
          <w:marRight w:val="0"/>
          <w:marTop w:val="0"/>
          <w:marBottom w:val="0"/>
          <w:divBdr>
            <w:top w:val="none" w:sz="0" w:space="0" w:color="auto"/>
            <w:left w:val="none" w:sz="0" w:space="0" w:color="auto"/>
            <w:bottom w:val="none" w:sz="0" w:space="0" w:color="auto"/>
            <w:right w:val="none" w:sz="0" w:space="0" w:color="auto"/>
          </w:divBdr>
        </w:div>
        <w:div w:id="1889299783">
          <w:marLeft w:val="640"/>
          <w:marRight w:val="0"/>
          <w:marTop w:val="0"/>
          <w:marBottom w:val="0"/>
          <w:divBdr>
            <w:top w:val="none" w:sz="0" w:space="0" w:color="auto"/>
            <w:left w:val="none" w:sz="0" w:space="0" w:color="auto"/>
            <w:bottom w:val="none" w:sz="0" w:space="0" w:color="auto"/>
            <w:right w:val="none" w:sz="0" w:space="0" w:color="auto"/>
          </w:divBdr>
        </w:div>
        <w:div w:id="1130783784">
          <w:marLeft w:val="640"/>
          <w:marRight w:val="0"/>
          <w:marTop w:val="0"/>
          <w:marBottom w:val="0"/>
          <w:divBdr>
            <w:top w:val="none" w:sz="0" w:space="0" w:color="auto"/>
            <w:left w:val="none" w:sz="0" w:space="0" w:color="auto"/>
            <w:bottom w:val="none" w:sz="0" w:space="0" w:color="auto"/>
            <w:right w:val="none" w:sz="0" w:space="0" w:color="auto"/>
          </w:divBdr>
        </w:div>
        <w:div w:id="96415000">
          <w:marLeft w:val="640"/>
          <w:marRight w:val="0"/>
          <w:marTop w:val="0"/>
          <w:marBottom w:val="0"/>
          <w:divBdr>
            <w:top w:val="none" w:sz="0" w:space="0" w:color="auto"/>
            <w:left w:val="none" w:sz="0" w:space="0" w:color="auto"/>
            <w:bottom w:val="none" w:sz="0" w:space="0" w:color="auto"/>
            <w:right w:val="none" w:sz="0" w:space="0" w:color="auto"/>
          </w:divBdr>
        </w:div>
        <w:div w:id="1731727329">
          <w:marLeft w:val="640"/>
          <w:marRight w:val="0"/>
          <w:marTop w:val="0"/>
          <w:marBottom w:val="0"/>
          <w:divBdr>
            <w:top w:val="none" w:sz="0" w:space="0" w:color="auto"/>
            <w:left w:val="none" w:sz="0" w:space="0" w:color="auto"/>
            <w:bottom w:val="none" w:sz="0" w:space="0" w:color="auto"/>
            <w:right w:val="none" w:sz="0" w:space="0" w:color="auto"/>
          </w:divBdr>
        </w:div>
        <w:div w:id="1574244041">
          <w:marLeft w:val="640"/>
          <w:marRight w:val="0"/>
          <w:marTop w:val="0"/>
          <w:marBottom w:val="0"/>
          <w:divBdr>
            <w:top w:val="none" w:sz="0" w:space="0" w:color="auto"/>
            <w:left w:val="none" w:sz="0" w:space="0" w:color="auto"/>
            <w:bottom w:val="none" w:sz="0" w:space="0" w:color="auto"/>
            <w:right w:val="none" w:sz="0" w:space="0" w:color="auto"/>
          </w:divBdr>
        </w:div>
        <w:div w:id="1636253180">
          <w:marLeft w:val="640"/>
          <w:marRight w:val="0"/>
          <w:marTop w:val="0"/>
          <w:marBottom w:val="0"/>
          <w:divBdr>
            <w:top w:val="none" w:sz="0" w:space="0" w:color="auto"/>
            <w:left w:val="none" w:sz="0" w:space="0" w:color="auto"/>
            <w:bottom w:val="none" w:sz="0" w:space="0" w:color="auto"/>
            <w:right w:val="none" w:sz="0" w:space="0" w:color="auto"/>
          </w:divBdr>
        </w:div>
      </w:divsChild>
    </w:div>
    <w:div w:id="168259164">
      <w:bodyDiv w:val="1"/>
      <w:marLeft w:val="0"/>
      <w:marRight w:val="0"/>
      <w:marTop w:val="0"/>
      <w:marBottom w:val="0"/>
      <w:divBdr>
        <w:top w:val="none" w:sz="0" w:space="0" w:color="auto"/>
        <w:left w:val="none" w:sz="0" w:space="0" w:color="auto"/>
        <w:bottom w:val="none" w:sz="0" w:space="0" w:color="auto"/>
        <w:right w:val="none" w:sz="0" w:space="0" w:color="auto"/>
      </w:divBdr>
      <w:divsChild>
        <w:div w:id="1499805941">
          <w:marLeft w:val="640"/>
          <w:marRight w:val="0"/>
          <w:marTop w:val="0"/>
          <w:marBottom w:val="0"/>
          <w:divBdr>
            <w:top w:val="none" w:sz="0" w:space="0" w:color="auto"/>
            <w:left w:val="none" w:sz="0" w:space="0" w:color="auto"/>
            <w:bottom w:val="none" w:sz="0" w:space="0" w:color="auto"/>
            <w:right w:val="none" w:sz="0" w:space="0" w:color="auto"/>
          </w:divBdr>
        </w:div>
        <w:div w:id="1613516725">
          <w:marLeft w:val="640"/>
          <w:marRight w:val="0"/>
          <w:marTop w:val="0"/>
          <w:marBottom w:val="0"/>
          <w:divBdr>
            <w:top w:val="none" w:sz="0" w:space="0" w:color="auto"/>
            <w:left w:val="none" w:sz="0" w:space="0" w:color="auto"/>
            <w:bottom w:val="none" w:sz="0" w:space="0" w:color="auto"/>
            <w:right w:val="none" w:sz="0" w:space="0" w:color="auto"/>
          </w:divBdr>
        </w:div>
        <w:div w:id="1347098800">
          <w:marLeft w:val="640"/>
          <w:marRight w:val="0"/>
          <w:marTop w:val="0"/>
          <w:marBottom w:val="0"/>
          <w:divBdr>
            <w:top w:val="none" w:sz="0" w:space="0" w:color="auto"/>
            <w:left w:val="none" w:sz="0" w:space="0" w:color="auto"/>
            <w:bottom w:val="none" w:sz="0" w:space="0" w:color="auto"/>
            <w:right w:val="none" w:sz="0" w:space="0" w:color="auto"/>
          </w:divBdr>
        </w:div>
        <w:div w:id="1802309391">
          <w:marLeft w:val="640"/>
          <w:marRight w:val="0"/>
          <w:marTop w:val="0"/>
          <w:marBottom w:val="0"/>
          <w:divBdr>
            <w:top w:val="none" w:sz="0" w:space="0" w:color="auto"/>
            <w:left w:val="none" w:sz="0" w:space="0" w:color="auto"/>
            <w:bottom w:val="none" w:sz="0" w:space="0" w:color="auto"/>
            <w:right w:val="none" w:sz="0" w:space="0" w:color="auto"/>
          </w:divBdr>
        </w:div>
        <w:div w:id="1198467615">
          <w:marLeft w:val="640"/>
          <w:marRight w:val="0"/>
          <w:marTop w:val="0"/>
          <w:marBottom w:val="0"/>
          <w:divBdr>
            <w:top w:val="none" w:sz="0" w:space="0" w:color="auto"/>
            <w:left w:val="none" w:sz="0" w:space="0" w:color="auto"/>
            <w:bottom w:val="none" w:sz="0" w:space="0" w:color="auto"/>
            <w:right w:val="none" w:sz="0" w:space="0" w:color="auto"/>
          </w:divBdr>
        </w:div>
        <w:div w:id="1103383030">
          <w:marLeft w:val="640"/>
          <w:marRight w:val="0"/>
          <w:marTop w:val="0"/>
          <w:marBottom w:val="0"/>
          <w:divBdr>
            <w:top w:val="none" w:sz="0" w:space="0" w:color="auto"/>
            <w:left w:val="none" w:sz="0" w:space="0" w:color="auto"/>
            <w:bottom w:val="none" w:sz="0" w:space="0" w:color="auto"/>
            <w:right w:val="none" w:sz="0" w:space="0" w:color="auto"/>
          </w:divBdr>
        </w:div>
        <w:div w:id="869033775">
          <w:marLeft w:val="640"/>
          <w:marRight w:val="0"/>
          <w:marTop w:val="0"/>
          <w:marBottom w:val="0"/>
          <w:divBdr>
            <w:top w:val="none" w:sz="0" w:space="0" w:color="auto"/>
            <w:left w:val="none" w:sz="0" w:space="0" w:color="auto"/>
            <w:bottom w:val="none" w:sz="0" w:space="0" w:color="auto"/>
            <w:right w:val="none" w:sz="0" w:space="0" w:color="auto"/>
          </w:divBdr>
        </w:div>
        <w:div w:id="345787260">
          <w:marLeft w:val="640"/>
          <w:marRight w:val="0"/>
          <w:marTop w:val="0"/>
          <w:marBottom w:val="0"/>
          <w:divBdr>
            <w:top w:val="none" w:sz="0" w:space="0" w:color="auto"/>
            <w:left w:val="none" w:sz="0" w:space="0" w:color="auto"/>
            <w:bottom w:val="none" w:sz="0" w:space="0" w:color="auto"/>
            <w:right w:val="none" w:sz="0" w:space="0" w:color="auto"/>
          </w:divBdr>
        </w:div>
        <w:div w:id="1474371093">
          <w:marLeft w:val="640"/>
          <w:marRight w:val="0"/>
          <w:marTop w:val="0"/>
          <w:marBottom w:val="0"/>
          <w:divBdr>
            <w:top w:val="none" w:sz="0" w:space="0" w:color="auto"/>
            <w:left w:val="none" w:sz="0" w:space="0" w:color="auto"/>
            <w:bottom w:val="none" w:sz="0" w:space="0" w:color="auto"/>
            <w:right w:val="none" w:sz="0" w:space="0" w:color="auto"/>
          </w:divBdr>
        </w:div>
        <w:div w:id="840003491">
          <w:marLeft w:val="640"/>
          <w:marRight w:val="0"/>
          <w:marTop w:val="0"/>
          <w:marBottom w:val="0"/>
          <w:divBdr>
            <w:top w:val="none" w:sz="0" w:space="0" w:color="auto"/>
            <w:left w:val="none" w:sz="0" w:space="0" w:color="auto"/>
            <w:bottom w:val="none" w:sz="0" w:space="0" w:color="auto"/>
            <w:right w:val="none" w:sz="0" w:space="0" w:color="auto"/>
          </w:divBdr>
        </w:div>
        <w:div w:id="1885872850">
          <w:marLeft w:val="640"/>
          <w:marRight w:val="0"/>
          <w:marTop w:val="0"/>
          <w:marBottom w:val="0"/>
          <w:divBdr>
            <w:top w:val="none" w:sz="0" w:space="0" w:color="auto"/>
            <w:left w:val="none" w:sz="0" w:space="0" w:color="auto"/>
            <w:bottom w:val="none" w:sz="0" w:space="0" w:color="auto"/>
            <w:right w:val="none" w:sz="0" w:space="0" w:color="auto"/>
          </w:divBdr>
        </w:div>
        <w:div w:id="1437020035">
          <w:marLeft w:val="640"/>
          <w:marRight w:val="0"/>
          <w:marTop w:val="0"/>
          <w:marBottom w:val="0"/>
          <w:divBdr>
            <w:top w:val="none" w:sz="0" w:space="0" w:color="auto"/>
            <w:left w:val="none" w:sz="0" w:space="0" w:color="auto"/>
            <w:bottom w:val="none" w:sz="0" w:space="0" w:color="auto"/>
            <w:right w:val="none" w:sz="0" w:space="0" w:color="auto"/>
          </w:divBdr>
        </w:div>
        <w:div w:id="609699176">
          <w:marLeft w:val="640"/>
          <w:marRight w:val="0"/>
          <w:marTop w:val="0"/>
          <w:marBottom w:val="0"/>
          <w:divBdr>
            <w:top w:val="none" w:sz="0" w:space="0" w:color="auto"/>
            <w:left w:val="none" w:sz="0" w:space="0" w:color="auto"/>
            <w:bottom w:val="none" w:sz="0" w:space="0" w:color="auto"/>
            <w:right w:val="none" w:sz="0" w:space="0" w:color="auto"/>
          </w:divBdr>
        </w:div>
        <w:div w:id="211771407">
          <w:marLeft w:val="640"/>
          <w:marRight w:val="0"/>
          <w:marTop w:val="0"/>
          <w:marBottom w:val="0"/>
          <w:divBdr>
            <w:top w:val="none" w:sz="0" w:space="0" w:color="auto"/>
            <w:left w:val="none" w:sz="0" w:space="0" w:color="auto"/>
            <w:bottom w:val="none" w:sz="0" w:space="0" w:color="auto"/>
            <w:right w:val="none" w:sz="0" w:space="0" w:color="auto"/>
          </w:divBdr>
        </w:div>
        <w:div w:id="882447488">
          <w:marLeft w:val="640"/>
          <w:marRight w:val="0"/>
          <w:marTop w:val="0"/>
          <w:marBottom w:val="0"/>
          <w:divBdr>
            <w:top w:val="none" w:sz="0" w:space="0" w:color="auto"/>
            <w:left w:val="none" w:sz="0" w:space="0" w:color="auto"/>
            <w:bottom w:val="none" w:sz="0" w:space="0" w:color="auto"/>
            <w:right w:val="none" w:sz="0" w:space="0" w:color="auto"/>
          </w:divBdr>
        </w:div>
        <w:div w:id="1638338016">
          <w:marLeft w:val="640"/>
          <w:marRight w:val="0"/>
          <w:marTop w:val="0"/>
          <w:marBottom w:val="0"/>
          <w:divBdr>
            <w:top w:val="none" w:sz="0" w:space="0" w:color="auto"/>
            <w:left w:val="none" w:sz="0" w:space="0" w:color="auto"/>
            <w:bottom w:val="none" w:sz="0" w:space="0" w:color="auto"/>
            <w:right w:val="none" w:sz="0" w:space="0" w:color="auto"/>
          </w:divBdr>
        </w:div>
        <w:div w:id="827013682">
          <w:marLeft w:val="640"/>
          <w:marRight w:val="0"/>
          <w:marTop w:val="0"/>
          <w:marBottom w:val="0"/>
          <w:divBdr>
            <w:top w:val="none" w:sz="0" w:space="0" w:color="auto"/>
            <w:left w:val="none" w:sz="0" w:space="0" w:color="auto"/>
            <w:bottom w:val="none" w:sz="0" w:space="0" w:color="auto"/>
            <w:right w:val="none" w:sz="0" w:space="0" w:color="auto"/>
          </w:divBdr>
        </w:div>
        <w:div w:id="1809277760">
          <w:marLeft w:val="640"/>
          <w:marRight w:val="0"/>
          <w:marTop w:val="0"/>
          <w:marBottom w:val="0"/>
          <w:divBdr>
            <w:top w:val="none" w:sz="0" w:space="0" w:color="auto"/>
            <w:left w:val="none" w:sz="0" w:space="0" w:color="auto"/>
            <w:bottom w:val="none" w:sz="0" w:space="0" w:color="auto"/>
            <w:right w:val="none" w:sz="0" w:space="0" w:color="auto"/>
          </w:divBdr>
        </w:div>
        <w:div w:id="214388577">
          <w:marLeft w:val="640"/>
          <w:marRight w:val="0"/>
          <w:marTop w:val="0"/>
          <w:marBottom w:val="0"/>
          <w:divBdr>
            <w:top w:val="none" w:sz="0" w:space="0" w:color="auto"/>
            <w:left w:val="none" w:sz="0" w:space="0" w:color="auto"/>
            <w:bottom w:val="none" w:sz="0" w:space="0" w:color="auto"/>
            <w:right w:val="none" w:sz="0" w:space="0" w:color="auto"/>
          </w:divBdr>
        </w:div>
        <w:div w:id="1723677272">
          <w:marLeft w:val="640"/>
          <w:marRight w:val="0"/>
          <w:marTop w:val="0"/>
          <w:marBottom w:val="0"/>
          <w:divBdr>
            <w:top w:val="none" w:sz="0" w:space="0" w:color="auto"/>
            <w:left w:val="none" w:sz="0" w:space="0" w:color="auto"/>
            <w:bottom w:val="none" w:sz="0" w:space="0" w:color="auto"/>
            <w:right w:val="none" w:sz="0" w:space="0" w:color="auto"/>
          </w:divBdr>
        </w:div>
        <w:div w:id="1994947895">
          <w:marLeft w:val="640"/>
          <w:marRight w:val="0"/>
          <w:marTop w:val="0"/>
          <w:marBottom w:val="0"/>
          <w:divBdr>
            <w:top w:val="none" w:sz="0" w:space="0" w:color="auto"/>
            <w:left w:val="none" w:sz="0" w:space="0" w:color="auto"/>
            <w:bottom w:val="none" w:sz="0" w:space="0" w:color="auto"/>
            <w:right w:val="none" w:sz="0" w:space="0" w:color="auto"/>
          </w:divBdr>
        </w:div>
        <w:div w:id="557938732">
          <w:marLeft w:val="640"/>
          <w:marRight w:val="0"/>
          <w:marTop w:val="0"/>
          <w:marBottom w:val="0"/>
          <w:divBdr>
            <w:top w:val="none" w:sz="0" w:space="0" w:color="auto"/>
            <w:left w:val="none" w:sz="0" w:space="0" w:color="auto"/>
            <w:bottom w:val="none" w:sz="0" w:space="0" w:color="auto"/>
            <w:right w:val="none" w:sz="0" w:space="0" w:color="auto"/>
          </w:divBdr>
        </w:div>
        <w:div w:id="284240261">
          <w:marLeft w:val="640"/>
          <w:marRight w:val="0"/>
          <w:marTop w:val="0"/>
          <w:marBottom w:val="0"/>
          <w:divBdr>
            <w:top w:val="none" w:sz="0" w:space="0" w:color="auto"/>
            <w:left w:val="none" w:sz="0" w:space="0" w:color="auto"/>
            <w:bottom w:val="none" w:sz="0" w:space="0" w:color="auto"/>
            <w:right w:val="none" w:sz="0" w:space="0" w:color="auto"/>
          </w:divBdr>
        </w:div>
        <w:div w:id="680394799">
          <w:marLeft w:val="640"/>
          <w:marRight w:val="0"/>
          <w:marTop w:val="0"/>
          <w:marBottom w:val="0"/>
          <w:divBdr>
            <w:top w:val="none" w:sz="0" w:space="0" w:color="auto"/>
            <w:left w:val="none" w:sz="0" w:space="0" w:color="auto"/>
            <w:bottom w:val="none" w:sz="0" w:space="0" w:color="auto"/>
            <w:right w:val="none" w:sz="0" w:space="0" w:color="auto"/>
          </w:divBdr>
        </w:div>
        <w:div w:id="1643466455">
          <w:marLeft w:val="640"/>
          <w:marRight w:val="0"/>
          <w:marTop w:val="0"/>
          <w:marBottom w:val="0"/>
          <w:divBdr>
            <w:top w:val="none" w:sz="0" w:space="0" w:color="auto"/>
            <w:left w:val="none" w:sz="0" w:space="0" w:color="auto"/>
            <w:bottom w:val="none" w:sz="0" w:space="0" w:color="auto"/>
            <w:right w:val="none" w:sz="0" w:space="0" w:color="auto"/>
          </w:divBdr>
        </w:div>
        <w:div w:id="1611088553">
          <w:marLeft w:val="640"/>
          <w:marRight w:val="0"/>
          <w:marTop w:val="0"/>
          <w:marBottom w:val="0"/>
          <w:divBdr>
            <w:top w:val="none" w:sz="0" w:space="0" w:color="auto"/>
            <w:left w:val="none" w:sz="0" w:space="0" w:color="auto"/>
            <w:bottom w:val="none" w:sz="0" w:space="0" w:color="auto"/>
            <w:right w:val="none" w:sz="0" w:space="0" w:color="auto"/>
          </w:divBdr>
        </w:div>
        <w:div w:id="2145341365">
          <w:marLeft w:val="640"/>
          <w:marRight w:val="0"/>
          <w:marTop w:val="0"/>
          <w:marBottom w:val="0"/>
          <w:divBdr>
            <w:top w:val="none" w:sz="0" w:space="0" w:color="auto"/>
            <w:left w:val="none" w:sz="0" w:space="0" w:color="auto"/>
            <w:bottom w:val="none" w:sz="0" w:space="0" w:color="auto"/>
            <w:right w:val="none" w:sz="0" w:space="0" w:color="auto"/>
          </w:divBdr>
        </w:div>
        <w:div w:id="1905143203">
          <w:marLeft w:val="640"/>
          <w:marRight w:val="0"/>
          <w:marTop w:val="0"/>
          <w:marBottom w:val="0"/>
          <w:divBdr>
            <w:top w:val="none" w:sz="0" w:space="0" w:color="auto"/>
            <w:left w:val="none" w:sz="0" w:space="0" w:color="auto"/>
            <w:bottom w:val="none" w:sz="0" w:space="0" w:color="auto"/>
            <w:right w:val="none" w:sz="0" w:space="0" w:color="auto"/>
          </w:divBdr>
        </w:div>
        <w:div w:id="1189639730">
          <w:marLeft w:val="640"/>
          <w:marRight w:val="0"/>
          <w:marTop w:val="0"/>
          <w:marBottom w:val="0"/>
          <w:divBdr>
            <w:top w:val="none" w:sz="0" w:space="0" w:color="auto"/>
            <w:left w:val="none" w:sz="0" w:space="0" w:color="auto"/>
            <w:bottom w:val="none" w:sz="0" w:space="0" w:color="auto"/>
            <w:right w:val="none" w:sz="0" w:space="0" w:color="auto"/>
          </w:divBdr>
        </w:div>
        <w:div w:id="772281531">
          <w:marLeft w:val="640"/>
          <w:marRight w:val="0"/>
          <w:marTop w:val="0"/>
          <w:marBottom w:val="0"/>
          <w:divBdr>
            <w:top w:val="none" w:sz="0" w:space="0" w:color="auto"/>
            <w:left w:val="none" w:sz="0" w:space="0" w:color="auto"/>
            <w:bottom w:val="none" w:sz="0" w:space="0" w:color="auto"/>
            <w:right w:val="none" w:sz="0" w:space="0" w:color="auto"/>
          </w:divBdr>
        </w:div>
        <w:div w:id="1398242498">
          <w:marLeft w:val="640"/>
          <w:marRight w:val="0"/>
          <w:marTop w:val="0"/>
          <w:marBottom w:val="0"/>
          <w:divBdr>
            <w:top w:val="none" w:sz="0" w:space="0" w:color="auto"/>
            <w:left w:val="none" w:sz="0" w:space="0" w:color="auto"/>
            <w:bottom w:val="none" w:sz="0" w:space="0" w:color="auto"/>
            <w:right w:val="none" w:sz="0" w:space="0" w:color="auto"/>
          </w:divBdr>
        </w:div>
        <w:div w:id="203642538">
          <w:marLeft w:val="640"/>
          <w:marRight w:val="0"/>
          <w:marTop w:val="0"/>
          <w:marBottom w:val="0"/>
          <w:divBdr>
            <w:top w:val="none" w:sz="0" w:space="0" w:color="auto"/>
            <w:left w:val="none" w:sz="0" w:space="0" w:color="auto"/>
            <w:bottom w:val="none" w:sz="0" w:space="0" w:color="auto"/>
            <w:right w:val="none" w:sz="0" w:space="0" w:color="auto"/>
          </w:divBdr>
        </w:div>
        <w:div w:id="995836192">
          <w:marLeft w:val="640"/>
          <w:marRight w:val="0"/>
          <w:marTop w:val="0"/>
          <w:marBottom w:val="0"/>
          <w:divBdr>
            <w:top w:val="none" w:sz="0" w:space="0" w:color="auto"/>
            <w:left w:val="none" w:sz="0" w:space="0" w:color="auto"/>
            <w:bottom w:val="none" w:sz="0" w:space="0" w:color="auto"/>
            <w:right w:val="none" w:sz="0" w:space="0" w:color="auto"/>
          </w:divBdr>
        </w:div>
        <w:div w:id="1049913274">
          <w:marLeft w:val="640"/>
          <w:marRight w:val="0"/>
          <w:marTop w:val="0"/>
          <w:marBottom w:val="0"/>
          <w:divBdr>
            <w:top w:val="none" w:sz="0" w:space="0" w:color="auto"/>
            <w:left w:val="none" w:sz="0" w:space="0" w:color="auto"/>
            <w:bottom w:val="none" w:sz="0" w:space="0" w:color="auto"/>
            <w:right w:val="none" w:sz="0" w:space="0" w:color="auto"/>
          </w:divBdr>
        </w:div>
        <w:div w:id="703868061">
          <w:marLeft w:val="640"/>
          <w:marRight w:val="0"/>
          <w:marTop w:val="0"/>
          <w:marBottom w:val="0"/>
          <w:divBdr>
            <w:top w:val="none" w:sz="0" w:space="0" w:color="auto"/>
            <w:left w:val="none" w:sz="0" w:space="0" w:color="auto"/>
            <w:bottom w:val="none" w:sz="0" w:space="0" w:color="auto"/>
            <w:right w:val="none" w:sz="0" w:space="0" w:color="auto"/>
          </w:divBdr>
        </w:div>
        <w:div w:id="191579021">
          <w:marLeft w:val="640"/>
          <w:marRight w:val="0"/>
          <w:marTop w:val="0"/>
          <w:marBottom w:val="0"/>
          <w:divBdr>
            <w:top w:val="none" w:sz="0" w:space="0" w:color="auto"/>
            <w:left w:val="none" w:sz="0" w:space="0" w:color="auto"/>
            <w:bottom w:val="none" w:sz="0" w:space="0" w:color="auto"/>
            <w:right w:val="none" w:sz="0" w:space="0" w:color="auto"/>
          </w:divBdr>
        </w:div>
        <w:div w:id="1429037001">
          <w:marLeft w:val="640"/>
          <w:marRight w:val="0"/>
          <w:marTop w:val="0"/>
          <w:marBottom w:val="0"/>
          <w:divBdr>
            <w:top w:val="none" w:sz="0" w:space="0" w:color="auto"/>
            <w:left w:val="none" w:sz="0" w:space="0" w:color="auto"/>
            <w:bottom w:val="none" w:sz="0" w:space="0" w:color="auto"/>
            <w:right w:val="none" w:sz="0" w:space="0" w:color="auto"/>
          </w:divBdr>
        </w:div>
        <w:div w:id="190802230">
          <w:marLeft w:val="640"/>
          <w:marRight w:val="0"/>
          <w:marTop w:val="0"/>
          <w:marBottom w:val="0"/>
          <w:divBdr>
            <w:top w:val="none" w:sz="0" w:space="0" w:color="auto"/>
            <w:left w:val="none" w:sz="0" w:space="0" w:color="auto"/>
            <w:bottom w:val="none" w:sz="0" w:space="0" w:color="auto"/>
            <w:right w:val="none" w:sz="0" w:space="0" w:color="auto"/>
          </w:divBdr>
        </w:div>
        <w:div w:id="286088877">
          <w:marLeft w:val="640"/>
          <w:marRight w:val="0"/>
          <w:marTop w:val="0"/>
          <w:marBottom w:val="0"/>
          <w:divBdr>
            <w:top w:val="none" w:sz="0" w:space="0" w:color="auto"/>
            <w:left w:val="none" w:sz="0" w:space="0" w:color="auto"/>
            <w:bottom w:val="none" w:sz="0" w:space="0" w:color="auto"/>
            <w:right w:val="none" w:sz="0" w:space="0" w:color="auto"/>
          </w:divBdr>
        </w:div>
        <w:div w:id="1082606155">
          <w:marLeft w:val="640"/>
          <w:marRight w:val="0"/>
          <w:marTop w:val="0"/>
          <w:marBottom w:val="0"/>
          <w:divBdr>
            <w:top w:val="none" w:sz="0" w:space="0" w:color="auto"/>
            <w:left w:val="none" w:sz="0" w:space="0" w:color="auto"/>
            <w:bottom w:val="none" w:sz="0" w:space="0" w:color="auto"/>
            <w:right w:val="none" w:sz="0" w:space="0" w:color="auto"/>
          </w:divBdr>
        </w:div>
        <w:div w:id="178783922">
          <w:marLeft w:val="640"/>
          <w:marRight w:val="0"/>
          <w:marTop w:val="0"/>
          <w:marBottom w:val="0"/>
          <w:divBdr>
            <w:top w:val="none" w:sz="0" w:space="0" w:color="auto"/>
            <w:left w:val="none" w:sz="0" w:space="0" w:color="auto"/>
            <w:bottom w:val="none" w:sz="0" w:space="0" w:color="auto"/>
            <w:right w:val="none" w:sz="0" w:space="0" w:color="auto"/>
          </w:divBdr>
        </w:div>
        <w:div w:id="1049652405">
          <w:marLeft w:val="640"/>
          <w:marRight w:val="0"/>
          <w:marTop w:val="0"/>
          <w:marBottom w:val="0"/>
          <w:divBdr>
            <w:top w:val="none" w:sz="0" w:space="0" w:color="auto"/>
            <w:left w:val="none" w:sz="0" w:space="0" w:color="auto"/>
            <w:bottom w:val="none" w:sz="0" w:space="0" w:color="auto"/>
            <w:right w:val="none" w:sz="0" w:space="0" w:color="auto"/>
          </w:divBdr>
        </w:div>
        <w:div w:id="573513070">
          <w:marLeft w:val="640"/>
          <w:marRight w:val="0"/>
          <w:marTop w:val="0"/>
          <w:marBottom w:val="0"/>
          <w:divBdr>
            <w:top w:val="none" w:sz="0" w:space="0" w:color="auto"/>
            <w:left w:val="none" w:sz="0" w:space="0" w:color="auto"/>
            <w:bottom w:val="none" w:sz="0" w:space="0" w:color="auto"/>
            <w:right w:val="none" w:sz="0" w:space="0" w:color="auto"/>
          </w:divBdr>
        </w:div>
        <w:div w:id="600843659">
          <w:marLeft w:val="640"/>
          <w:marRight w:val="0"/>
          <w:marTop w:val="0"/>
          <w:marBottom w:val="0"/>
          <w:divBdr>
            <w:top w:val="none" w:sz="0" w:space="0" w:color="auto"/>
            <w:left w:val="none" w:sz="0" w:space="0" w:color="auto"/>
            <w:bottom w:val="none" w:sz="0" w:space="0" w:color="auto"/>
            <w:right w:val="none" w:sz="0" w:space="0" w:color="auto"/>
          </w:divBdr>
        </w:div>
        <w:div w:id="1946189353">
          <w:marLeft w:val="640"/>
          <w:marRight w:val="0"/>
          <w:marTop w:val="0"/>
          <w:marBottom w:val="0"/>
          <w:divBdr>
            <w:top w:val="none" w:sz="0" w:space="0" w:color="auto"/>
            <w:left w:val="none" w:sz="0" w:space="0" w:color="auto"/>
            <w:bottom w:val="none" w:sz="0" w:space="0" w:color="auto"/>
            <w:right w:val="none" w:sz="0" w:space="0" w:color="auto"/>
          </w:divBdr>
        </w:div>
        <w:div w:id="868490431">
          <w:marLeft w:val="640"/>
          <w:marRight w:val="0"/>
          <w:marTop w:val="0"/>
          <w:marBottom w:val="0"/>
          <w:divBdr>
            <w:top w:val="none" w:sz="0" w:space="0" w:color="auto"/>
            <w:left w:val="none" w:sz="0" w:space="0" w:color="auto"/>
            <w:bottom w:val="none" w:sz="0" w:space="0" w:color="auto"/>
            <w:right w:val="none" w:sz="0" w:space="0" w:color="auto"/>
          </w:divBdr>
        </w:div>
        <w:div w:id="1444232554">
          <w:marLeft w:val="640"/>
          <w:marRight w:val="0"/>
          <w:marTop w:val="0"/>
          <w:marBottom w:val="0"/>
          <w:divBdr>
            <w:top w:val="none" w:sz="0" w:space="0" w:color="auto"/>
            <w:left w:val="none" w:sz="0" w:space="0" w:color="auto"/>
            <w:bottom w:val="none" w:sz="0" w:space="0" w:color="auto"/>
            <w:right w:val="none" w:sz="0" w:space="0" w:color="auto"/>
          </w:divBdr>
        </w:div>
        <w:div w:id="860241325">
          <w:marLeft w:val="640"/>
          <w:marRight w:val="0"/>
          <w:marTop w:val="0"/>
          <w:marBottom w:val="0"/>
          <w:divBdr>
            <w:top w:val="none" w:sz="0" w:space="0" w:color="auto"/>
            <w:left w:val="none" w:sz="0" w:space="0" w:color="auto"/>
            <w:bottom w:val="none" w:sz="0" w:space="0" w:color="auto"/>
            <w:right w:val="none" w:sz="0" w:space="0" w:color="auto"/>
          </w:divBdr>
        </w:div>
        <w:div w:id="1683820405">
          <w:marLeft w:val="640"/>
          <w:marRight w:val="0"/>
          <w:marTop w:val="0"/>
          <w:marBottom w:val="0"/>
          <w:divBdr>
            <w:top w:val="none" w:sz="0" w:space="0" w:color="auto"/>
            <w:left w:val="none" w:sz="0" w:space="0" w:color="auto"/>
            <w:bottom w:val="none" w:sz="0" w:space="0" w:color="auto"/>
            <w:right w:val="none" w:sz="0" w:space="0" w:color="auto"/>
          </w:divBdr>
        </w:div>
        <w:div w:id="539630840">
          <w:marLeft w:val="640"/>
          <w:marRight w:val="0"/>
          <w:marTop w:val="0"/>
          <w:marBottom w:val="0"/>
          <w:divBdr>
            <w:top w:val="none" w:sz="0" w:space="0" w:color="auto"/>
            <w:left w:val="none" w:sz="0" w:space="0" w:color="auto"/>
            <w:bottom w:val="none" w:sz="0" w:space="0" w:color="auto"/>
            <w:right w:val="none" w:sz="0" w:space="0" w:color="auto"/>
          </w:divBdr>
        </w:div>
        <w:div w:id="1438910763">
          <w:marLeft w:val="640"/>
          <w:marRight w:val="0"/>
          <w:marTop w:val="0"/>
          <w:marBottom w:val="0"/>
          <w:divBdr>
            <w:top w:val="none" w:sz="0" w:space="0" w:color="auto"/>
            <w:left w:val="none" w:sz="0" w:space="0" w:color="auto"/>
            <w:bottom w:val="none" w:sz="0" w:space="0" w:color="auto"/>
            <w:right w:val="none" w:sz="0" w:space="0" w:color="auto"/>
          </w:divBdr>
        </w:div>
      </w:divsChild>
    </w:div>
    <w:div w:id="170948709">
      <w:bodyDiv w:val="1"/>
      <w:marLeft w:val="0"/>
      <w:marRight w:val="0"/>
      <w:marTop w:val="0"/>
      <w:marBottom w:val="0"/>
      <w:divBdr>
        <w:top w:val="none" w:sz="0" w:space="0" w:color="auto"/>
        <w:left w:val="none" w:sz="0" w:space="0" w:color="auto"/>
        <w:bottom w:val="none" w:sz="0" w:space="0" w:color="auto"/>
        <w:right w:val="none" w:sz="0" w:space="0" w:color="auto"/>
      </w:divBdr>
      <w:divsChild>
        <w:div w:id="53699898">
          <w:marLeft w:val="640"/>
          <w:marRight w:val="0"/>
          <w:marTop w:val="0"/>
          <w:marBottom w:val="0"/>
          <w:divBdr>
            <w:top w:val="none" w:sz="0" w:space="0" w:color="auto"/>
            <w:left w:val="none" w:sz="0" w:space="0" w:color="auto"/>
            <w:bottom w:val="none" w:sz="0" w:space="0" w:color="auto"/>
            <w:right w:val="none" w:sz="0" w:space="0" w:color="auto"/>
          </w:divBdr>
        </w:div>
        <w:div w:id="1950507498">
          <w:marLeft w:val="640"/>
          <w:marRight w:val="0"/>
          <w:marTop w:val="0"/>
          <w:marBottom w:val="0"/>
          <w:divBdr>
            <w:top w:val="none" w:sz="0" w:space="0" w:color="auto"/>
            <w:left w:val="none" w:sz="0" w:space="0" w:color="auto"/>
            <w:bottom w:val="none" w:sz="0" w:space="0" w:color="auto"/>
            <w:right w:val="none" w:sz="0" w:space="0" w:color="auto"/>
          </w:divBdr>
        </w:div>
        <w:div w:id="123548436">
          <w:marLeft w:val="640"/>
          <w:marRight w:val="0"/>
          <w:marTop w:val="0"/>
          <w:marBottom w:val="0"/>
          <w:divBdr>
            <w:top w:val="none" w:sz="0" w:space="0" w:color="auto"/>
            <w:left w:val="none" w:sz="0" w:space="0" w:color="auto"/>
            <w:bottom w:val="none" w:sz="0" w:space="0" w:color="auto"/>
            <w:right w:val="none" w:sz="0" w:space="0" w:color="auto"/>
          </w:divBdr>
        </w:div>
        <w:div w:id="453209198">
          <w:marLeft w:val="640"/>
          <w:marRight w:val="0"/>
          <w:marTop w:val="0"/>
          <w:marBottom w:val="0"/>
          <w:divBdr>
            <w:top w:val="none" w:sz="0" w:space="0" w:color="auto"/>
            <w:left w:val="none" w:sz="0" w:space="0" w:color="auto"/>
            <w:bottom w:val="none" w:sz="0" w:space="0" w:color="auto"/>
            <w:right w:val="none" w:sz="0" w:space="0" w:color="auto"/>
          </w:divBdr>
        </w:div>
        <w:div w:id="1333803134">
          <w:marLeft w:val="640"/>
          <w:marRight w:val="0"/>
          <w:marTop w:val="0"/>
          <w:marBottom w:val="0"/>
          <w:divBdr>
            <w:top w:val="none" w:sz="0" w:space="0" w:color="auto"/>
            <w:left w:val="none" w:sz="0" w:space="0" w:color="auto"/>
            <w:bottom w:val="none" w:sz="0" w:space="0" w:color="auto"/>
            <w:right w:val="none" w:sz="0" w:space="0" w:color="auto"/>
          </w:divBdr>
        </w:div>
        <w:div w:id="1689090841">
          <w:marLeft w:val="640"/>
          <w:marRight w:val="0"/>
          <w:marTop w:val="0"/>
          <w:marBottom w:val="0"/>
          <w:divBdr>
            <w:top w:val="none" w:sz="0" w:space="0" w:color="auto"/>
            <w:left w:val="none" w:sz="0" w:space="0" w:color="auto"/>
            <w:bottom w:val="none" w:sz="0" w:space="0" w:color="auto"/>
            <w:right w:val="none" w:sz="0" w:space="0" w:color="auto"/>
          </w:divBdr>
        </w:div>
        <w:div w:id="1851262435">
          <w:marLeft w:val="640"/>
          <w:marRight w:val="0"/>
          <w:marTop w:val="0"/>
          <w:marBottom w:val="0"/>
          <w:divBdr>
            <w:top w:val="none" w:sz="0" w:space="0" w:color="auto"/>
            <w:left w:val="none" w:sz="0" w:space="0" w:color="auto"/>
            <w:bottom w:val="none" w:sz="0" w:space="0" w:color="auto"/>
            <w:right w:val="none" w:sz="0" w:space="0" w:color="auto"/>
          </w:divBdr>
        </w:div>
        <w:div w:id="1070154073">
          <w:marLeft w:val="640"/>
          <w:marRight w:val="0"/>
          <w:marTop w:val="0"/>
          <w:marBottom w:val="0"/>
          <w:divBdr>
            <w:top w:val="none" w:sz="0" w:space="0" w:color="auto"/>
            <w:left w:val="none" w:sz="0" w:space="0" w:color="auto"/>
            <w:bottom w:val="none" w:sz="0" w:space="0" w:color="auto"/>
            <w:right w:val="none" w:sz="0" w:space="0" w:color="auto"/>
          </w:divBdr>
        </w:div>
        <w:div w:id="969748421">
          <w:marLeft w:val="640"/>
          <w:marRight w:val="0"/>
          <w:marTop w:val="0"/>
          <w:marBottom w:val="0"/>
          <w:divBdr>
            <w:top w:val="none" w:sz="0" w:space="0" w:color="auto"/>
            <w:left w:val="none" w:sz="0" w:space="0" w:color="auto"/>
            <w:bottom w:val="none" w:sz="0" w:space="0" w:color="auto"/>
            <w:right w:val="none" w:sz="0" w:space="0" w:color="auto"/>
          </w:divBdr>
        </w:div>
        <w:div w:id="46955323">
          <w:marLeft w:val="640"/>
          <w:marRight w:val="0"/>
          <w:marTop w:val="0"/>
          <w:marBottom w:val="0"/>
          <w:divBdr>
            <w:top w:val="none" w:sz="0" w:space="0" w:color="auto"/>
            <w:left w:val="none" w:sz="0" w:space="0" w:color="auto"/>
            <w:bottom w:val="none" w:sz="0" w:space="0" w:color="auto"/>
            <w:right w:val="none" w:sz="0" w:space="0" w:color="auto"/>
          </w:divBdr>
        </w:div>
        <w:div w:id="105124401">
          <w:marLeft w:val="640"/>
          <w:marRight w:val="0"/>
          <w:marTop w:val="0"/>
          <w:marBottom w:val="0"/>
          <w:divBdr>
            <w:top w:val="none" w:sz="0" w:space="0" w:color="auto"/>
            <w:left w:val="none" w:sz="0" w:space="0" w:color="auto"/>
            <w:bottom w:val="none" w:sz="0" w:space="0" w:color="auto"/>
            <w:right w:val="none" w:sz="0" w:space="0" w:color="auto"/>
          </w:divBdr>
        </w:div>
        <w:div w:id="23602732">
          <w:marLeft w:val="640"/>
          <w:marRight w:val="0"/>
          <w:marTop w:val="0"/>
          <w:marBottom w:val="0"/>
          <w:divBdr>
            <w:top w:val="none" w:sz="0" w:space="0" w:color="auto"/>
            <w:left w:val="none" w:sz="0" w:space="0" w:color="auto"/>
            <w:bottom w:val="none" w:sz="0" w:space="0" w:color="auto"/>
            <w:right w:val="none" w:sz="0" w:space="0" w:color="auto"/>
          </w:divBdr>
        </w:div>
        <w:div w:id="720401069">
          <w:marLeft w:val="640"/>
          <w:marRight w:val="0"/>
          <w:marTop w:val="0"/>
          <w:marBottom w:val="0"/>
          <w:divBdr>
            <w:top w:val="none" w:sz="0" w:space="0" w:color="auto"/>
            <w:left w:val="none" w:sz="0" w:space="0" w:color="auto"/>
            <w:bottom w:val="none" w:sz="0" w:space="0" w:color="auto"/>
            <w:right w:val="none" w:sz="0" w:space="0" w:color="auto"/>
          </w:divBdr>
        </w:div>
        <w:div w:id="934899435">
          <w:marLeft w:val="640"/>
          <w:marRight w:val="0"/>
          <w:marTop w:val="0"/>
          <w:marBottom w:val="0"/>
          <w:divBdr>
            <w:top w:val="none" w:sz="0" w:space="0" w:color="auto"/>
            <w:left w:val="none" w:sz="0" w:space="0" w:color="auto"/>
            <w:bottom w:val="none" w:sz="0" w:space="0" w:color="auto"/>
            <w:right w:val="none" w:sz="0" w:space="0" w:color="auto"/>
          </w:divBdr>
        </w:div>
        <w:div w:id="650214682">
          <w:marLeft w:val="640"/>
          <w:marRight w:val="0"/>
          <w:marTop w:val="0"/>
          <w:marBottom w:val="0"/>
          <w:divBdr>
            <w:top w:val="none" w:sz="0" w:space="0" w:color="auto"/>
            <w:left w:val="none" w:sz="0" w:space="0" w:color="auto"/>
            <w:bottom w:val="none" w:sz="0" w:space="0" w:color="auto"/>
            <w:right w:val="none" w:sz="0" w:space="0" w:color="auto"/>
          </w:divBdr>
        </w:div>
        <w:div w:id="1893418789">
          <w:marLeft w:val="640"/>
          <w:marRight w:val="0"/>
          <w:marTop w:val="0"/>
          <w:marBottom w:val="0"/>
          <w:divBdr>
            <w:top w:val="none" w:sz="0" w:space="0" w:color="auto"/>
            <w:left w:val="none" w:sz="0" w:space="0" w:color="auto"/>
            <w:bottom w:val="none" w:sz="0" w:space="0" w:color="auto"/>
            <w:right w:val="none" w:sz="0" w:space="0" w:color="auto"/>
          </w:divBdr>
        </w:div>
        <w:div w:id="1878422674">
          <w:marLeft w:val="640"/>
          <w:marRight w:val="0"/>
          <w:marTop w:val="0"/>
          <w:marBottom w:val="0"/>
          <w:divBdr>
            <w:top w:val="none" w:sz="0" w:space="0" w:color="auto"/>
            <w:left w:val="none" w:sz="0" w:space="0" w:color="auto"/>
            <w:bottom w:val="none" w:sz="0" w:space="0" w:color="auto"/>
            <w:right w:val="none" w:sz="0" w:space="0" w:color="auto"/>
          </w:divBdr>
        </w:div>
        <w:div w:id="1346060221">
          <w:marLeft w:val="640"/>
          <w:marRight w:val="0"/>
          <w:marTop w:val="0"/>
          <w:marBottom w:val="0"/>
          <w:divBdr>
            <w:top w:val="none" w:sz="0" w:space="0" w:color="auto"/>
            <w:left w:val="none" w:sz="0" w:space="0" w:color="auto"/>
            <w:bottom w:val="none" w:sz="0" w:space="0" w:color="auto"/>
            <w:right w:val="none" w:sz="0" w:space="0" w:color="auto"/>
          </w:divBdr>
        </w:div>
        <w:div w:id="634220552">
          <w:marLeft w:val="640"/>
          <w:marRight w:val="0"/>
          <w:marTop w:val="0"/>
          <w:marBottom w:val="0"/>
          <w:divBdr>
            <w:top w:val="none" w:sz="0" w:space="0" w:color="auto"/>
            <w:left w:val="none" w:sz="0" w:space="0" w:color="auto"/>
            <w:bottom w:val="none" w:sz="0" w:space="0" w:color="auto"/>
            <w:right w:val="none" w:sz="0" w:space="0" w:color="auto"/>
          </w:divBdr>
        </w:div>
        <w:div w:id="1129863596">
          <w:marLeft w:val="640"/>
          <w:marRight w:val="0"/>
          <w:marTop w:val="0"/>
          <w:marBottom w:val="0"/>
          <w:divBdr>
            <w:top w:val="none" w:sz="0" w:space="0" w:color="auto"/>
            <w:left w:val="none" w:sz="0" w:space="0" w:color="auto"/>
            <w:bottom w:val="none" w:sz="0" w:space="0" w:color="auto"/>
            <w:right w:val="none" w:sz="0" w:space="0" w:color="auto"/>
          </w:divBdr>
        </w:div>
        <w:div w:id="227883927">
          <w:marLeft w:val="640"/>
          <w:marRight w:val="0"/>
          <w:marTop w:val="0"/>
          <w:marBottom w:val="0"/>
          <w:divBdr>
            <w:top w:val="none" w:sz="0" w:space="0" w:color="auto"/>
            <w:left w:val="none" w:sz="0" w:space="0" w:color="auto"/>
            <w:bottom w:val="none" w:sz="0" w:space="0" w:color="auto"/>
            <w:right w:val="none" w:sz="0" w:space="0" w:color="auto"/>
          </w:divBdr>
        </w:div>
        <w:div w:id="1716394356">
          <w:marLeft w:val="640"/>
          <w:marRight w:val="0"/>
          <w:marTop w:val="0"/>
          <w:marBottom w:val="0"/>
          <w:divBdr>
            <w:top w:val="none" w:sz="0" w:space="0" w:color="auto"/>
            <w:left w:val="none" w:sz="0" w:space="0" w:color="auto"/>
            <w:bottom w:val="none" w:sz="0" w:space="0" w:color="auto"/>
            <w:right w:val="none" w:sz="0" w:space="0" w:color="auto"/>
          </w:divBdr>
        </w:div>
        <w:div w:id="1426926263">
          <w:marLeft w:val="640"/>
          <w:marRight w:val="0"/>
          <w:marTop w:val="0"/>
          <w:marBottom w:val="0"/>
          <w:divBdr>
            <w:top w:val="none" w:sz="0" w:space="0" w:color="auto"/>
            <w:left w:val="none" w:sz="0" w:space="0" w:color="auto"/>
            <w:bottom w:val="none" w:sz="0" w:space="0" w:color="auto"/>
            <w:right w:val="none" w:sz="0" w:space="0" w:color="auto"/>
          </w:divBdr>
        </w:div>
        <w:div w:id="1704163640">
          <w:marLeft w:val="640"/>
          <w:marRight w:val="0"/>
          <w:marTop w:val="0"/>
          <w:marBottom w:val="0"/>
          <w:divBdr>
            <w:top w:val="none" w:sz="0" w:space="0" w:color="auto"/>
            <w:left w:val="none" w:sz="0" w:space="0" w:color="auto"/>
            <w:bottom w:val="none" w:sz="0" w:space="0" w:color="auto"/>
            <w:right w:val="none" w:sz="0" w:space="0" w:color="auto"/>
          </w:divBdr>
        </w:div>
        <w:div w:id="604075445">
          <w:marLeft w:val="640"/>
          <w:marRight w:val="0"/>
          <w:marTop w:val="0"/>
          <w:marBottom w:val="0"/>
          <w:divBdr>
            <w:top w:val="none" w:sz="0" w:space="0" w:color="auto"/>
            <w:left w:val="none" w:sz="0" w:space="0" w:color="auto"/>
            <w:bottom w:val="none" w:sz="0" w:space="0" w:color="auto"/>
            <w:right w:val="none" w:sz="0" w:space="0" w:color="auto"/>
          </w:divBdr>
        </w:div>
        <w:div w:id="693265239">
          <w:marLeft w:val="640"/>
          <w:marRight w:val="0"/>
          <w:marTop w:val="0"/>
          <w:marBottom w:val="0"/>
          <w:divBdr>
            <w:top w:val="none" w:sz="0" w:space="0" w:color="auto"/>
            <w:left w:val="none" w:sz="0" w:space="0" w:color="auto"/>
            <w:bottom w:val="none" w:sz="0" w:space="0" w:color="auto"/>
            <w:right w:val="none" w:sz="0" w:space="0" w:color="auto"/>
          </w:divBdr>
        </w:div>
        <w:div w:id="145903578">
          <w:marLeft w:val="640"/>
          <w:marRight w:val="0"/>
          <w:marTop w:val="0"/>
          <w:marBottom w:val="0"/>
          <w:divBdr>
            <w:top w:val="none" w:sz="0" w:space="0" w:color="auto"/>
            <w:left w:val="none" w:sz="0" w:space="0" w:color="auto"/>
            <w:bottom w:val="none" w:sz="0" w:space="0" w:color="auto"/>
            <w:right w:val="none" w:sz="0" w:space="0" w:color="auto"/>
          </w:divBdr>
        </w:div>
        <w:div w:id="1250310121">
          <w:marLeft w:val="640"/>
          <w:marRight w:val="0"/>
          <w:marTop w:val="0"/>
          <w:marBottom w:val="0"/>
          <w:divBdr>
            <w:top w:val="none" w:sz="0" w:space="0" w:color="auto"/>
            <w:left w:val="none" w:sz="0" w:space="0" w:color="auto"/>
            <w:bottom w:val="none" w:sz="0" w:space="0" w:color="auto"/>
            <w:right w:val="none" w:sz="0" w:space="0" w:color="auto"/>
          </w:divBdr>
        </w:div>
        <w:div w:id="1514369927">
          <w:marLeft w:val="640"/>
          <w:marRight w:val="0"/>
          <w:marTop w:val="0"/>
          <w:marBottom w:val="0"/>
          <w:divBdr>
            <w:top w:val="none" w:sz="0" w:space="0" w:color="auto"/>
            <w:left w:val="none" w:sz="0" w:space="0" w:color="auto"/>
            <w:bottom w:val="none" w:sz="0" w:space="0" w:color="auto"/>
            <w:right w:val="none" w:sz="0" w:space="0" w:color="auto"/>
          </w:divBdr>
        </w:div>
        <w:div w:id="747770985">
          <w:marLeft w:val="640"/>
          <w:marRight w:val="0"/>
          <w:marTop w:val="0"/>
          <w:marBottom w:val="0"/>
          <w:divBdr>
            <w:top w:val="none" w:sz="0" w:space="0" w:color="auto"/>
            <w:left w:val="none" w:sz="0" w:space="0" w:color="auto"/>
            <w:bottom w:val="none" w:sz="0" w:space="0" w:color="auto"/>
            <w:right w:val="none" w:sz="0" w:space="0" w:color="auto"/>
          </w:divBdr>
        </w:div>
        <w:div w:id="1204824109">
          <w:marLeft w:val="640"/>
          <w:marRight w:val="0"/>
          <w:marTop w:val="0"/>
          <w:marBottom w:val="0"/>
          <w:divBdr>
            <w:top w:val="none" w:sz="0" w:space="0" w:color="auto"/>
            <w:left w:val="none" w:sz="0" w:space="0" w:color="auto"/>
            <w:bottom w:val="none" w:sz="0" w:space="0" w:color="auto"/>
            <w:right w:val="none" w:sz="0" w:space="0" w:color="auto"/>
          </w:divBdr>
        </w:div>
        <w:div w:id="777868941">
          <w:marLeft w:val="640"/>
          <w:marRight w:val="0"/>
          <w:marTop w:val="0"/>
          <w:marBottom w:val="0"/>
          <w:divBdr>
            <w:top w:val="none" w:sz="0" w:space="0" w:color="auto"/>
            <w:left w:val="none" w:sz="0" w:space="0" w:color="auto"/>
            <w:bottom w:val="none" w:sz="0" w:space="0" w:color="auto"/>
            <w:right w:val="none" w:sz="0" w:space="0" w:color="auto"/>
          </w:divBdr>
        </w:div>
        <w:div w:id="1859193289">
          <w:marLeft w:val="640"/>
          <w:marRight w:val="0"/>
          <w:marTop w:val="0"/>
          <w:marBottom w:val="0"/>
          <w:divBdr>
            <w:top w:val="none" w:sz="0" w:space="0" w:color="auto"/>
            <w:left w:val="none" w:sz="0" w:space="0" w:color="auto"/>
            <w:bottom w:val="none" w:sz="0" w:space="0" w:color="auto"/>
            <w:right w:val="none" w:sz="0" w:space="0" w:color="auto"/>
          </w:divBdr>
        </w:div>
        <w:div w:id="494223620">
          <w:marLeft w:val="640"/>
          <w:marRight w:val="0"/>
          <w:marTop w:val="0"/>
          <w:marBottom w:val="0"/>
          <w:divBdr>
            <w:top w:val="none" w:sz="0" w:space="0" w:color="auto"/>
            <w:left w:val="none" w:sz="0" w:space="0" w:color="auto"/>
            <w:bottom w:val="none" w:sz="0" w:space="0" w:color="auto"/>
            <w:right w:val="none" w:sz="0" w:space="0" w:color="auto"/>
          </w:divBdr>
        </w:div>
        <w:div w:id="902182435">
          <w:marLeft w:val="640"/>
          <w:marRight w:val="0"/>
          <w:marTop w:val="0"/>
          <w:marBottom w:val="0"/>
          <w:divBdr>
            <w:top w:val="none" w:sz="0" w:space="0" w:color="auto"/>
            <w:left w:val="none" w:sz="0" w:space="0" w:color="auto"/>
            <w:bottom w:val="none" w:sz="0" w:space="0" w:color="auto"/>
            <w:right w:val="none" w:sz="0" w:space="0" w:color="auto"/>
          </w:divBdr>
        </w:div>
        <w:div w:id="954367761">
          <w:marLeft w:val="640"/>
          <w:marRight w:val="0"/>
          <w:marTop w:val="0"/>
          <w:marBottom w:val="0"/>
          <w:divBdr>
            <w:top w:val="none" w:sz="0" w:space="0" w:color="auto"/>
            <w:left w:val="none" w:sz="0" w:space="0" w:color="auto"/>
            <w:bottom w:val="none" w:sz="0" w:space="0" w:color="auto"/>
            <w:right w:val="none" w:sz="0" w:space="0" w:color="auto"/>
          </w:divBdr>
        </w:div>
        <w:div w:id="852182641">
          <w:marLeft w:val="640"/>
          <w:marRight w:val="0"/>
          <w:marTop w:val="0"/>
          <w:marBottom w:val="0"/>
          <w:divBdr>
            <w:top w:val="none" w:sz="0" w:space="0" w:color="auto"/>
            <w:left w:val="none" w:sz="0" w:space="0" w:color="auto"/>
            <w:bottom w:val="none" w:sz="0" w:space="0" w:color="auto"/>
            <w:right w:val="none" w:sz="0" w:space="0" w:color="auto"/>
          </w:divBdr>
        </w:div>
        <w:div w:id="885216467">
          <w:marLeft w:val="640"/>
          <w:marRight w:val="0"/>
          <w:marTop w:val="0"/>
          <w:marBottom w:val="0"/>
          <w:divBdr>
            <w:top w:val="none" w:sz="0" w:space="0" w:color="auto"/>
            <w:left w:val="none" w:sz="0" w:space="0" w:color="auto"/>
            <w:bottom w:val="none" w:sz="0" w:space="0" w:color="auto"/>
            <w:right w:val="none" w:sz="0" w:space="0" w:color="auto"/>
          </w:divBdr>
        </w:div>
        <w:div w:id="1637488525">
          <w:marLeft w:val="640"/>
          <w:marRight w:val="0"/>
          <w:marTop w:val="0"/>
          <w:marBottom w:val="0"/>
          <w:divBdr>
            <w:top w:val="none" w:sz="0" w:space="0" w:color="auto"/>
            <w:left w:val="none" w:sz="0" w:space="0" w:color="auto"/>
            <w:bottom w:val="none" w:sz="0" w:space="0" w:color="auto"/>
            <w:right w:val="none" w:sz="0" w:space="0" w:color="auto"/>
          </w:divBdr>
        </w:div>
        <w:div w:id="1432972490">
          <w:marLeft w:val="640"/>
          <w:marRight w:val="0"/>
          <w:marTop w:val="0"/>
          <w:marBottom w:val="0"/>
          <w:divBdr>
            <w:top w:val="none" w:sz="0" w:space="0" w:color="auto"/>
            <w:left w:val="none" w:sz="0" w:space="0" w:color="auto"/>
            <w:bottom w:val="none" w:sz="0" w:space="0" w:color="auto"/>
            <w:right w:val="none" w:sz="0" w:space="0" w:color="auto"/>
          </w:divBdr>
        </w:div>
        <w:div w:id="389839939">
          <w:marLeft w:val="640"/>
          <w:marRight w:val="0"/>
          <w:marTop w:val="0"/>
          <w:marBottom w:val="0"/>
          <w:divBdr>
            <w:top w:val="none" w:sz="0" w:space="0" w:color="auto"/>
            <w:left w:val="none" w:sz="0" w:space="0" w:color="auto"/>
            <w:bottom w:val="none" w:sz="0" w:space="0" w:color="auto"/>
            <w:right w:val="none" w:sz="0" w:space="0" w:color="auto"/>
          </w:divBdr>
        </w:div>
        <w:div w:id="469253224">
          <w:marLeft w:val="640"/>
          <w:marRight w:val="0"/>
          <w:marTop w:val="0"/>
          <w:marBottom w:val="0"/>
          <w:divBdr>
            <w:top w:val="none" w:sz="0" w:space="0" w:color="auto"/>
            <w:left w:val="none" w:sz="0" w:space="0" w:color="auto"/>
            <w:bottom w:val="none" w:sz="0" w:space="0" w:color="auto"/>
            <w:right w:val="none" w:sz="0" w:space="0" w:color="auto"/>
          </w:divBdr>
        </w:div>
        <w:div w:id="894393245">
          <w:marLeft w:val="640"/>
          <w:marRight w:val="0"/>
          <w:marTop w:val="0"/>
          <w:marBottom w:val="0"/>
          <w:divBdr>
            <w:top w:val="none" w:sz="0" w:space="0" w:color="auto"/>
            <w:left w:val="none" w:sz="0" w:space="0" w:color="auto"/>
            <w:bottom w:val="none" w:sz="0" w:space="0" w:color="auto"/>
            <w:right w:val="none" w:sz="0" w:space="0" w:color="auto"/>
          </w:divBdr>
        </w:div>
        <w:div w:id="550045830">
          <w:marLeft w:val="640"/>
          <w:marRight w:val="0"/>
          <w:marTop w:val="0"/>
          <w:marBottom w:val="0"/>
          <w:divBdr>
            <w:top w:val="none" w:sz="0" w:space="0" w:color="auto"/>
            <w:left w:val="none" w:sz="0" w:space="0" w:color="auto"/>
            <w:bottom w:val="none" w:sz="0" w:space="0" w:color="auto"/>
            <w:right w:val="none" w:sz="0" w:space="0" w:color="auto"/>
          </w:divBdr>
        </w:div>
        <w:div w:id="850216774">
          <w:marLeft w:val="640"/>
          <w:marRight w:val="0"/>
          <w:marTop w:val="0"/>
          <w:marBottom w:val="0"/>
          <w:divBdr>
            <w:top w:val="none" w:sz="0" w:space="0" w:color="auto"/>
            <w:left w:val="none" w:sz="0" w:space="0" w:color="auto"/>
            <w:bottom w:val="none" w:sz="0" w:space="0" w:color="auto"/>
            <w:right w:val="none" w:sz="0" w:space="0" w:color="auto"/>
          </w:divBdr>
        </w:div>
        <w:div w:id="1427113481">
          <w:marLeft w:val="640"/>
          <w:marRight w:val="0"/>
          <w:marTop w:val="0"/>
          <w:marBottom w:val="0"/>
          <w:divBdr>
            <w:top w:val="none" w:sz="0" w:space="0" w:color="auto"/>
            <w:left w:val="none" w:sz="0" w:space="0" w:color="auto"/>
            <w:bottom w:val="none" w:sz="0" w:space="0" w:color="auto"/>
            <w:right w:val="none" w:sz="0" w:space="0" w:color="auto"/>
          </w:divBdr>
        </w:div>
        <w:div w:id="1035928394">
          <w:marLeft w:val="640"/>
          <w:marRight w:val="0"/>
          <w:marTop w:val="0"/>
          <w:marBottom w:val="0"/>
          <w:divBdr>
            <w:top w:val="none" w:sz="0" w:space="0" w:color="auto"/>
            <w:left w:val="none" w:sz="0" w:space="0" w:color="auto"/>
            <w:bottom w:val="none" w:sz="0" w:space="0" w:color="auto"/>
            <w:right w:val="none" w:sz="0" w:space="0" w:color="auto"/>
          </w:divBdr>
        </w:div>
      </w:divsChild>
    </w:div>
    <w:div w:id="173956795">
      <w:bodyDiv w:val="1"/>
      <w:marLeft w:val="0"/>
      <w:marRight w:val="0"/>
      <w:marTop w:val="0"/>
      <w:marBottom w:val="0"/>
      <w:divBdr>
        <w:top w:val="none" w:sz="0" w:space="0" w:color="auto"/>
        <w:left w:val="none" w:sz="0" w:space="0" w:color="auto"/>
        <w:bottom w:val="none" w:sz="0" w:space="0" w:color="auto"/>
        <w:right w:val="none" w:sz="0" w:space="0" w:color="auto"/>
      </w:divBdr>
      <w:divsChild>
        <w:div w:id="353194715">
          <w:marLeft w:val="640"/>
          <w:marRight w:val="0"/>
          <w:marTop w:val="0"/>
          <w:marBottom w:val="0"/>
          <w:divBdr>
            <w:top w:val="none" w:sz="0" w:space="0" w:color="auto"/>
            <w:left w:val="none" w:sz="0" w:space="0" w:color="auto"/>
            <w:bottom w:val="none" w:sz="0" w:space="0" w:color="auto"/>
            <w:right w:val="none" w:sz="0" w:space="0" w:color="auto"/>
          </w:divBdr>
        </w:div>
        <w:div w:id="1267153299">
          <w:marLeft w:val="640"/>
          <w:marRight w:val="0"/>
          <w:marTop w:val="0"/>
          <w:marBottom w:val="0"/>
          <w:divBdr>
            <w:top w:val="none" w:sz="0" w:space="0" w:color="auto"/>
            <w:left w:val="none" w:sz="0" w:space="0" w:color="auto"/>
            <w:bottom w:val="none" w:sz="0" w:space="0" w:color="auto"/>
            <w:right w:val="none" w:sz="0" w:space="0" w:color="auto"/>
          </w:divBdr>
        </w:div>
        <w:div w:id="645933497">
          <w:marLeft w:val="640"/>
          <w:marRight w:val="0"/>
          <w:marTop w:val="0"/>
          <w:marBottom w:val="0"/>
          <w:divBdr>
            <w:top w:val="none" w:sz="0" w:space="0" w:color="auto"/>
            <w:left w:val="none" w:sz="0" w:space="0" w:color="auto"/>
            <w:bottom w:val="none" w:sz="0" w:space="0" w:color="auto"/>
            <w:right w:val="none" w:sz="0" w:space="0" w:color="auto"/>
          </w:divBdr>
        </w:div>
        <w:div w:id="308635185">
          <w:marLeft w:val="640"/>
          <w:marRight w:val="0"/>
          <w:marTop w:val="0"/>
          <w:marBottom w:val="0"/>
          <w:divBdr>
            <w:top w:val="none" w:sz="0" w:space="0" w:color="auto"/>
            <w:left w:val="none" w:sz="0" w:space="0" w:color="auto"/>
            <w:bottom w:val="none" w:sz="0" w:space="0" w:color="auto"/>
            <w:right w:val="none" w:sz="0" w:space="0" w:color="auto"/>
          </w:divBdr>
        </w:div>
        <w:div w:id="1823039539">
          <w:marLeft w:val="640"/>
          <w:marRight w:val="0"/>
          <w:marTop w:val="0"/>
          <w:marBottom w:val="0"/>
          <w:divBdr>
            <w:top w:val="none" w:sz="0" w:space="0" w:color="auto"/>
            <w:left w:val="none" w:sz="0" w:space="0" w:color="auto"/>
            <w:bottom w:val="none" w:sz="0" w:space="0" w:color="auto"/>
            <w:right w:val="none" w:sz="0" w:space="0" w:color="auto"/>
          </w:divBdr>
        </w:div>
        <w:div w:id="337002518">
          <w:marLeft w:val="640"/>
          <w:marRight w:val="0"/>
          <w:marTop w:val="0"/>
          <w:marBottom w:val="0"/>
          <w:divBdr>
            <w:top w:val="none" w:sz="0" w:space="0" w:color="auto"/>
            <w:left w:val="none" w:sz="0" w:space="0" w:color="auto"/>
            <w:bottom w:val="none" w:sz="0" w:space="0" w:color="auto"/>
            <w:right w:val="none" w:sz="0" w:space="0" w:color="auto"/>
          </w:divBdr>
        </w:div>
        <w:div w:id="970551372">
          <w:marLeft w:val="640"/>
          <w:marRight w:val="0"/>
          <w:marTop w:val="0"/>
          <w:marBottom w:val="0"/>
          <w:divBdr>
            <w:top w:val="none" w:sz="0" w:space="0" w:color="auto"/>
            <w:left w:val="none" w:sz="0" w:space="0" w:color="auto"/>
            <w:bottom w:val="none" w:sz="0" w:space="0" w:color="auto"/>
            <w:right w:val="none" w:sz="0" w:space="0" w:color="auto"/>
          </w:divBdr>
        </w:div>
        <w:div w:id="1201438379">
          <w:marLeft w:val="640"/>
          <w:marRight w:val="0"/>
          <w:marTop w:val="0"/>
          <w:marBottom w:val="0"/>
          <w:divBdr>
            <w:top w:val="none" w:sz="0" w:space="0" w:color="auto"/>
            <w:left w:val="none" w:sz="0" w:space="0" w:color="auto"/>
            <w:bottom w:val="none" w:sz="0" w:space="0" w:color="auto"/>
            <w:right w:val="none" w:sz="0" w:space="0" w:color="auto"/>
          </w:divBdr>
        </w:div>
        <w:div w:id="1009530088">
          <w:marLeft w:val="640"/>
          <w:marRight w:val="0"/>
          <w:marTop w:val="0"/>
          <w:marBottom w:val="0"/>
          <w:divBdr>
            <w:top w:val="none" w:sz="0" w:space="0" w:color="auto"/>
            <w:left w:val="none" w:sz="0" w:space="0" w:color="auto"/>
            <w:bottom w:val="none" w:sz="0" w:space="0" w:color="auto"/>
            <w:right w:val="none" w:sz="0" w:space="0" w:color="auto"/>
          </w:divBdr>
        </w:div>
        <w:div w:id="1161001513">
          <w:marLeft w:val="640"/>
          <w:marRight w:val="0"/>
          <w:marTop w:val="0"/>
          <w:marBottom w:val="0"/>
          <w:divBdr>
            <w:top w:val="none" w:sz="0" w:space="0" w:color="auto"/>
            <w:left w:val="none" w:sz="0" w:space="0" w:color="auto"/>
            <w:bottom w:val="none" w:sz="0" w:space="0" w:color="auto"/>
            <w:right w:val="none" w:sz="0" w:space="0" w:color="auto"/>
          </w:divBdr>
        </w:div>
        <w:div w:id="1371568407">
          <w:marLeft w:val="640"/>
          <w:marRight w:val="0"/>
          <w:marTop w:val="0"/>
          <w:marBottom w:val="0"/>
          <w:divBdr>
            <w:top w:val="none" w:sz="0" w:space="0" w:color="auto"/>
            <w:left w:val="none" w:sz="0" w:space="0" w:color="auto"/>
            <w:bottom w:val="none" w:sz="0" w:space="0" w:color="auto"/>
            <w:right w:val="none" w:sz="0" w:space="0" w:color="auto"/>
          </w:divBdr>
        </w:div>
        <w:div w:id="956571025">
          <w:marLeft w:val="640"/>
          <w:marRight w:val="0"/>
          <w:marTop w:val="0"/>
          <w:marBottom w:val="0"/>
          <w:divBdr>
            <w:top w:val="none" w:sz="0" w:space="0" w:color="auto"/>
            <w:left w:val="none" w:sz="0" w:space="0" w:color="auto"/>
            <w:bottom w:val="none" w:sz="0" w:space="0" w:color="auto"/>
            <w:right w:val="none" w:sz="0" w:space="0" w:color="auto"/>
          </w:divBdr>
        </w:div>
        <w:div w:id="678388417">
          <w:marLeft w:val="640"/>
          <w:marRight w:val="0"/>
          <w:marTop w:val="0"/>
          <w:marBottom w:val="0"/>
          <w:divBdr>
            <w:top w:val="none" w:sz="0" w:space="0" w:color="auto"/>
            <w:left w:val="none" w:sz="0" w:space="0" w:color="auto"/>
            <w:bottom w:val="none" w:sz="0" w:space="0" w:color="auto"/>
            <w:right w:val="none" w:sz="0" w:space="0" w:color="auto"/>
          </w:divBdr>
        </w:div>
        <w:div w:id="534077339">
          <w:marLeft w:val="640"/>
          <w:marRight w:val="0"/>
          <w:marTop w:val="0"/>
          <w:marBottom w:val="0"/>
          <w:divBdr>
            <w:top w:val="none" w:sz="0" w:space="0" w:color="auto"/>
            <w:left w:val="none" w:sz="0" w:space="0" w:color="auto"/>
            <w:bottom w:val="none" w:sz="0" w:space="0" w:color="auto"/>
            <w:right w:val="none" w:sz="0" w:space="0" w:color="auto"/>
          </w:divBdr>
        </w:div>
        <w:div w:id="546798345">
          <w:marLeft w:val="640"/>
          <w:marRight w:val="0"/>
          <w:marTop w:val="0"/>
          <w:marBottom w:val="0"/>
          <w:divBdr>
            <w:top w:val="none" w:sz="0" w:space="0" w:color="auto"/>
            <w:left w:val="none" w:sz="0" w:space="0" w:color="auto"/>
            <w:bottom w:val="none" w:sz="0" w:space="0" w:color="auto"/>
            <w:right w:val="none" w:sz="0" w:space="0" w:color="auto"/>
          </w:divBdr>
        </w:div>
        <w:div w:id="117186902">
          <w:marLeft w:val="640"/>
          <w:marRight w:val="0"/>
          <w:marTop w:val="0"/>
          <w:marBottom w:val="0"/>
          <w:divBdr>
            <w:top w:val="none" w:sz="0" w:space="0" w:color="auto"/>
            <w:left w:val="none" w:sz="0" w:space="0" w:color="auto"/>
            <w:bottom w:val="none" w:sz="0" w:space="0" w:color="auto"/>
            <w:right w:val="none" w:sz="0" w:space="0" w:color="auto"/>
          </w:divBdr>
        </w:div>
        <w:div w:id="2144542537">
          <w:marLeft w:val="640"/>
          <w:marRight w:val="0"/>
          <w:marTop w:val="0"/>
          <w:marBottom w:val="0"/>
          <w:divBdr>
            <w:top w:val="none" w:sz="0" w:space="0" w:color="auto"/>
            <w:left w:val="none" w:sz="0" w:space="0" w:color="auto"/>
            <w:bottom w:val="none" w:sz="0" w:space="0" w:color="auto"/>
            <w:right w:val="none" w:sz="0" w:space="0" w:color="auto"/>
          </w:divBdr>
        </w:div>
        <w:div w:id="692154316">
          <w:marLeft w:val="640"/>
          <w:marRight w:val="0"/>
          <w:marTop w:val="0"/>
          <w:marBottom w:val="0"/>
          <w:divBdr>
            <w:top w:val="none" w:sz="0" w:space="0" w:color="auto"/>
            <w:left w:val="none" w:sz="0" w:space="0" w:color="auto"/>
            <w:bottom w:val="none" w:sz="0" w:space="0" w:color="auto"/>
            <w:right w:val="none" w:sz="0" w:space="0" w:color="auto"/>
          </w:divBdr>
        </w:div>
        <w:div w:id="1741950547">
          <w:marLeft w:val="640"/>
          <w:marRight w:val="0"/>
          <w:marTop w:val="0"/>
          <w:marBottom w:val="0"/>
          <w:divBdr>
            <w:top w:val="none" w:sz="0" w:space="0" w:color="auto"/>
            <w:left w:val="none" w:sz="0" w:space="0" w:color="auto"/>
            <w:bottom w:val="none" w:sz="0" w:space="0" w:color="auto"/>
            <w:right w:val="none" w:sz="0" w:space="0" w:color="auto"/>
          </w:divBdr>
        </w:div>
        <w:div w:id="1384597945">
          <w:marLeft w:val="640"/>
          <w:marRight w:val="0"/>
          <w:marTop w:val="0"/>
          <w:marBottom w:val="0"/>
          <w:divBdr>
            <w:top w:val="none" w:sz="0" w:space="0" w:color="auto"/>
            <w:left w:val="none" w:sz="0" w:space="0" w:color="auto"/>
            <w:bottom w:val="none" w:sz="0" w:space="0" w:color="auto"/>
            <w:right w:val="none" w:sz="0" w:space="0" w:color="auto"/>
          </w:divBdr>
        </w:div>
        <w:div w:id="264045477">
          <w:marLeft w:val="640"/>
          <w:marRight w:val="0"/>
          <w:marTop w:val="0"/>
          <w:marBottom w:val="0"/>
          <w:divBdr>
            <w:top w:val="none" w:sz="0" w:space="0" w:color="auto"/>
            <w:left w:val="none" w:sz="0" w:space="0" w:color="auto"/>
            <w:bottom w:val="none" w:sz="0" w:space="0" w:color="auto"/>
            <w:right w:val="none" w:sz="0" w:space="0" w:color="auto"/>
          </w:divBdr>
        </w:div>
        <w:div w:id="335377292">
          <w:marLeft w:val="640"/>
          <w:marRight w:val="0"/>
          <w:marTop w:val="0"/>
          <w:marBottom w:val="0"/>
          <w:divBdr>
            <w:top w:val="none" w:sz="0" w:space="0" w:color="auto"/>
            <w:left w:val="none" w:sz="0" w:space="0" w:color="auto"/>
            <w:bottom w:val="none" w:sz="0" w:space="0" w:color="auto"/>
            <w:right w:val="none" w:sz="0" w:space="0" w:color="auto"/>
          </w:divBdr>
        </w:div>
        <w:div w:id="1187061563">
          <w:marLeft w:val="640"/>
          <w:marRight w:val="0"/>
          <w:marTop w:val="0"/>
          <w:marBottom w:val="0"/>
          <w:divBdr>
            <w:top w:val="none" w:sz="0" w:space="0" w:color="auto"/>
            <w:left w:val="none" w:sz="0" w:space="0" w:color="auto"/>
            <w:bottom w:val="none" w:sz="0" w:space="0" w:color="auto"/>
            <w:right w:val="none" w:sz="0" w:space="0" w:color="auto"/>
          </w:divBdr>
        </w:div>
        <w:div w:id="1144541487">
          <w:marLeft w:val="640"/>
          <w:marRight w:val="0"/>
          <w:marTop w:val="0"/>
          <w:marBottom w:val="0"/>
          <w:divBdr>
            <w:top w:val="none" w:sz="0" w:space="0" w:color="auto"/>
            <w:left w:val="none" w:sz="0" w:space="0" w:color="auto"/>
            <w:bottom w:val="none" w:sz="0" w:space="0" w:color="auto"/>
            <w:right w:val="none" w:sz="0" w:space="0" w:color="auto"/>
          </w:divBdr>
        </w:div>
        <w:div w:id="1820461489">
          <w:marLeft w:val="640"/>
          <w:marRight w:val="0"/>
          <w:marTop w:val="0"/>
          <w:marBottom w:val="0"/>
          <w:divBdr>
            <w:top w:val="none" w:sz="0" w:space="0" w:color="auto"/>
            <w:left w:val="none" w:sz="0" w:space="0" w:color="auto"/>
            <w:bottom w:val="none" w:sz="0" w:space="0" w:color="auto"/>
            <w:right w:val="none" w:sz="0" w:space="0" w:color="auto"/>
          </w:divBdr>
        </w:div>
        <w:div w:id="334724391">
          <w:marLeft w:val="640"/>
          <w:marRight w:val="0"/>
          <w:marTop w:val="0"/>
          <w:marBottom w:val="0"/>
          <w:divBdr>
            <w:top w:val="none" w:sz="0" w:space="0" w:color="auto"/>
            <w:left w:val="none" w:sz="0" w:space="0" w:color="auto"/>
            <w:bottom w:val="none" w:sz="0" w:space="0" w:color="auto"/>
            <w:right w:val="none" w:sz="0" w:space="0" w:color="auto"/>
          </w:divBdr>
        </w:div>
        <w:div w:id="1858305467">
          <w:marLeft w:val="640"/>
          <w:marRight w:val="0"/>
          <w:marTop w:val="0"/>
          <w:marBottom w:val="0"/>
          <w:divBdr>
            <w:top w:val="none" w:sz="0" w:space="0" w:color="auto"/>
            <w:left w:val="none" w:sz="0" w:space="0" w:color="auto"/>
            <w:bottom w:val="none" w:sz="0" w:space="0" w:color="auto"/>
            <w:right w:val="none" w:sz="0" w:space="0" w:color="auto"/>
          </w:divBdr>
        </w:div>
        <w:div w:id="856961776">
          <w:marLeft w:val="640"/>
          <w:marRight w:val="0"/>
          <w:marTop w:val="0"/>
          <w:marBottom w:val="0"/>
          <w:divBdr>
            <w:top w:val="none" w:sz="0" w:space="0" w:color="auto"/>
            <w:left w:val="none" w:sz="0" w:space="0" w:color="auto"/>
            <w:bottom w:val="none" w:sz="0" w:space="0" w:color="auto"/>
            <w:right w:val="none" w:sz="0" w:space="0" w:color="auto"/>
          </w:divBdr>
        </w:div>
        <w:div w:id="1282691952">
          <w:marLeft w:val="640"/>
          <w:marRight w:val="0"/>
          <w:marTop w:val="0"/>
          <w:marBottom w:val="0"/>
          <w:divBdr>
            <w:top w:val="none" w:sz="0" w:space="0" w:color="auto"/>
            <w:left w:val="none" w:sz="0" w:space="0" w:color="auto"/>
            <w:bottom w:val="none" w:sz="0" w:space="0" w:color="auto"/>
            <w:right w:val="none" w:sz="0" w:space="0" w:color="auto"/>
          </w:divBdr>
        </w:div>
        <w:div w:id="1241408835">
          <w:marLeft w:val="640"/>
          <w:marRight w:val="0"/>
          <w:marTop w:val="0"/>
          <w:marBottom w:val="0"/>
          <w:divBdr>
            <w:top w:val="none" w:sz="0" w:space="0" w:color="auto"/>
            <w:left w:val="none" w:sz="0" w:space="0" w:color="auto"/>
            <w:bottom w:val="none" w:sz="0" w:space="0" w:color="auto"/>
            <w:right w:val="none" w:sz="0" w:space="0" w:color="auto"/>
          </w:divBdr>
        </w:div>
        <w:div w:id="1224561789">
          <w:marLeft w:val="640"/>
          <w:marRight w:val="0"/>
          <w:marTop w:val="0"/>
          <w:marBottom w:val="0"/>
          <w:divBdr>
            <w:top w:val="none" w:sz="0" w:space="0" w:color="auto"/>
            <w:left w:val="none" w:sz="0" w:space="0" w:color="auto"/>
            <w:bottom w:val="none" w:sz="0" w:space="0" w:color="auto"/>
            <w:right w:val="none" w:sz="0" w:space="0" w:color="auto"/>
          </w:divBdr>
        </w:div>
        <w:div w:id="2065785944">
          <w:marLeft w:val="640"/>
          <w:marRight w:val="0"/>
          <w:marTop w:val="0"/>
          <w:marBottom w:val="0"/>
          <w:divBdr>
            <w:top w:val="none" w:sz="0" w:space="0" w:color="auto"/>
            <w:left w:val="none" w:sz="0" w:space="0" w:color="auto"/>
            <w:bottom w:val="none" w:sz="0" w:space="0" w:color="auto"/>
            <w:right w:val="none" w:sz="0" w:space="0" w:color="auto"/>
          </w:divBdr>
        </w:div>
        <w:div w:id="1342200392">
          <w:marLeft w:val="640"/>
          <w:marRight w:val="0"/>
          <w:marTop w:val="0"/>
          <w:marBottom w:val="0"/>
          <w:divBdr>
            <w:top w:val="none" w:sz="0" w:space="0" w:color="auto"/>
            <w:left w:val="none" w:sz="0" w:space="0" w:color="auto"/>
            <w:bottom w:val="none" w:sz="0" w:space="0" w:color="auto"/>
            <w:right w:val="none" w:sz="0" w:space="0" w:color="auto"/>
          </w:divBdr>
        </w:div>
        <w:div w:id="1126972477">
          <w:marLeft w:val="640"/>
          <w:marRight w:val="0"/>
          <w:marTop w:val="0"/>
          <w:marBottom w:val="0"/>
          <w:divBdr>
            <w:top w:val="none" w:sz="0" w:space="0" w:color="auto"/>
            <w:left w:val="none" w:sz="0" w:space="0" w:color="auto"/>
            <w:bottom w:val="none" w:sz="0" w:space="0" w:color="auto"/>
            <w:right w:val="none" w:sz="0" w:space="0" w:color="auto"/>
          </w:divBdr>
        </w:div>
        <w:div w:id="216936955">
          <w:marLeft w:val="640"/>
          <w:marRight w:val="0"/>
          <w:marTop w:val="0"/>
          <w:marBottom w:val="0"/>
          <w:divBdr>
            <w:top w:val="none" w:sz="0" w:space="0" w:color="auto"/>
            <w:left w:val="none" w:sz="0" w:space="0" w:color="auto"/>
            <w:bottom w:val="none" w:sz="0" w:space="0" w:color="auto"/>
            <w:right w:val="none" w:sz="0" w:space="0" w:color="auto"/>
          </w:divBdr>
        </w:div>
        <w:div w:id="1284532537">
          <w:marLeft w:val="640"/>
          <w:marRight w:val="0"/>
          <w:marTop w:val="0"/>
          <w:marBottom w:val="0"/>
          <w:divBdr>
            <w:top w:val="none" w:sz="0" w:space="0" w:color="auto"/>
            <w:left w:val="none" w:sz="0" w:space="0" w:color="auto"/>
            <w:bottom w:val="none" w:sz="0" w:space="0" w:color="auto"/>
            <w:right w:val="none" w:sz="0" w:space="0" w:color="auto"/>
          </w:divBdr>
        </w:div>
        <w:div w:id="973414895">
          <w:marLeft w:val="640"/>
          <w:marRight w:val="0"/>
          <w:marTop w:val="0"/>
          <w:marBottom w:val="0"/>
          <w:divBdr>
            <w:top w:val="none" w:sz="0" w:space="0" w:color="auto"/>
            <w:left w:val="none" w:sz="0" w:space="0" w:color="auto"/>
            <w:bottom w:val="none" w:sz="0" w:space="0" w:color="auto"/>
            <w:right w:val="none" w:sz="0" w:space="0" w:color="auto"/>
          </w:divBdr>
        </w:div>
        <w:div w:id="298347286">
          <w:marLeft w:val="640"/>
          <w:marRight w:val="0"/>
          <w:marTop w:val="0"/>
          <w:marBottom w:val="0"/>
          <w:divBdr>
            <w:top w:val="none" w:sz="0" w:space="0" w:color="auto"/>
            <w:left w:val="none" w:sz="0" w:space="0" w:color="auto"/>
            <w:bottom w:val="none" w:sz="0" w:space="0" w:color="auto"/>
            <w:right w:val="none" w:sz="0" w:space="0" w:color="auto"/>
          </w:divBdr>
        </w:div>
        <w:div w:id="1136219848">
          <w:marLeft w:val="640"/>
          <w:marRight w:val="0"/>
          <w:marTop w:val="0"/>
          <w:marBottom w:val="0"/>
          <w:divBdr>
            <w:top w:val="none" w:sz="0" w:space="0" w:color="auto"/>
            <w:left w:val="none" w:sz="0" w:space="0" w:color="auto"/>
            <w:bottom w:val="none" w:sz="0" w:space="0" w:color="auto"/>
            <w:right w:val="none" w:sz="0" w:space="0" w:color="auto"/>
          </w:divBdr>
        </w:div>
        <w:div w:id="1538154899">
          <w:marLeft w:val="640"/>
          <w:marRight w:val="0"/>
          <w:marTop w:val="0"/>
          <w:marBottom w:val="0"/>
          <w:divBdr>
            <w:top w:val="none" w:sz="0" w:space="0" w:color="auto"/>
            <w:left w:val="none" w:sz="0" w:space="0" w:color="auto"/>
            <w:bottom w:val="none" w:sz="0" w:space="0" w:color="auto"/>
            <w:right w:val="none" w:sz="0" w:space="0" w:color="auto"/>
          </w:divBdr>
        </w:div>
        <w:div w:id="1405647345">
          <w:marLeft w:val="640"/>
          <w:marRight w:val="0"/>
          <w:marTop w:val="0"/>
          <w:marBottom w:val="0"/>
          <w:divBdr>
            <w:top w:val="none" w:sz="0" w:space="0" w:color="auto"/>
            <w:left w:val="none" w:sz="0" w:space="0" w:color="auto"/>
            <w:bottom w:val="none" w:sz="0" w:space="0" w:color="auto"/>
            <w:right w:val="none" w:sz="0" w:space="0" w:color="auto"/>
          </w:divBdr>
        </w:div>
      </w:divsChild>
    </w:div>
    <w:div w:id="175927737">
      <w:marLeft w:val="640"/>
      <w:marRight w:val="0"/>
      <w:marTop w:val="0"/>
      <w:marBottom w:val="0"/>
      <w:divBdr>
        <w:top w:val="none" w:sz="0" w:space="0" w:color="auto"/>
        <w:left w:val="none" w:sz="0" w:space="0" w:color="auto"/>
        <w:bottom w:val="none" w:sz="0" w:space="0" w:color="auto"/>
        <w:right w:val="none" w:sz="0" w:space="0" w:color="auto"/>
      </w:divBdr>
    </w:div>
    <w:div w:id="176387226">
      <w:bodyDiv w:val="1"/>
      <w:marLeft w:val="0"/>
      <w:marRight w:val="0"/>
      <w:marTop w:val="0"/>
      <w:marBottom w:val="0"/>
      <w:divBdr>
        <w:top w:val="none" w:sz="0" w:space="0" w:color="auto"/>
        <w:left w:val="none" w:sz="0" w:space="0" w:color="auto"/>
        <w:bottom w:val="none" w:sz="0" w:space="0" w:color="auto"/>
        <w:right w:val="none" w:sz="0" w:space="0" w:color="auto"/>
      </w:divBdr>
      <w:divsChild>
        <w:div w:id="1015228773">
          <w:marLeft w:val="640"/>
          <w:marRight w:val="0"/>
          <w:marTop w:val="0"/>
          <w:marBottom w:val="0"/>
          <w:divBdr>
            <w:top w:val="none" w:sz="0" w:space="0" w:color="auto"/>
            <w:left w:val="none" w:sz="0" w:space="0" w:color="auto"/>
            <w:bottom w:val="none" w:sz="0" w:space="0" w:color="auto"/>
            <w:right w:val="none" w:sz="0" w:space="0" w:color="auto"/>
          </w:divBdr>
        </w:div>
        <w:div w:id="279843830">
          <w:marLeft w:val="640"/>
          <w:marRight w:val="0"/>
          <w:marTop w:val="0"/>
          <w:marBottom w:val="0"/>
          <w:divBdr>
            <w:top w:val="none" w:sz="0" w:space="0" w:color="auto"/>
            <w:left w:val="none" w:sz="0" w:space="0" w:color="auto"/>
            <w:bottom w:val="none" w:sz="0" w:space="0" w:color="auto"/>
            <w:right w:val="none" w:sz="0" w:space="0" w:color="auto"/>
          </w:divBdr>
        </w:div>
        <w:div w:id="970281241">
          <w:marLeft w:val="640"/>
          <w:marRight w:val="0"/>
          <w:marTop w:val="0"/>
          <w:marBottom w:val="0"/>
          <w:divBdr>
            <w:top w:val="none" w:sz="0" w:space="0" w:color="auto"/>
            <w:left w:val="none" w:sz="0" w:space="0" w:color="auto"/>
            <w:bottom w:val="none" w:sz="0" w:space="0" w:color="auto"/>
            <w:right w:val="none" w:sz="0" w:space="0" w:color="auto"/>
          </w:divBdr>
        </w:div>
        <w:div w:id="1993749012">
          <w:marLeft w:val="640"/>
          <w:marRight w:val="0"/>
          <w:marTop w:val="0"/>
          <w:marBottom w:val="0"/>
          <w:divBdr>
            <w:top w:val="none" w:sz="0" w:space="0" w:color="auto"/>
            <w:left w:val="none" w:sz="0" w:space="0" w:color="auto"/>
            <w:bottom w:val="none" w:sz="0" w:space="0" w:color="auto"/>
            <w:right w:val="none" w:sz="0" w:space="0" w:color="auto"/>
          </w:divBdr>
        </w:div>
        <w:div w:id="1931621490">
          <w:marLeft w:val="640"/>
          <w:marRight w:val="0"/>
          <w:marTop w:val="0"/>
          <w:marBottom w:val="0"/>
          <w:divBdr>
            <w:top w:val="none" w:sz="0" w:space="0" w:color="auto"/>
            <w:left w:val="none" w:sz="0" w:space="0" w:color="auto"/>
            <w:bottom w:val="none" w:sz="0" w:space="0" w:color="auto"/>
            <w:right w:val="none" w:sz="0" w:space="0" w:color="auto"/>
          </w:divBdr>
        </w:div>
        <w:div w:id="1721127822">
          <w:marLeft w:val="640"/>
          <w:marRight w:val="0"/>
          <w:marTop w:val="0"/>
          <w:marBottom w:val="0"/>
          <w:divBdr>
            <w:top w:val="none" w:sz="0" w:space="0" w:color="auto"/>
            <w:left w:val="none" w:sz="0" w:space="0" w:color="auto"/>
            <w:bottom w:val="none" w:sz="0" w:space="0" w:color="auto"/>
            <w:right w:val="none" w:sz="0" w:space="0" w:color="auto"/>
          </w:divBdr>
        </w:div>
        <w:div w:id="1420323698">
          <w:marLeft w:val="640"/>
          <w:marRight w:val="0"/>
          <w:marTop w:val="0"/>
          <w:marBottom w:val="0"/>
          <w:divBdr>
            <w:top w:val="none" w:sz="0" w:space="0" w:color="auto"/>
            <w:left w:val="none" w:sz="0" w:space="0" w:color="auto"/>
            <w:bottom w:val="none" w:sz="0" w:space="0" w:color="auto"/>
            <w:right w:val="none" w:sz="0" w:space="0" w:color="auto"/>
          </w:divBdr>
        </w:div>
        <w:div w:id="609051042">
          <w:marLeft w:val="640"/>
          <w:marRight w:val="0"/>
          <w:marTop w:val="0"/>
          <w:marBottom w:val="0"/>
          <w:divBdr>
            <w:top w:val="none" w:sz="0" w:space="0" w:color="auto"/>
            <w:left w:val="none" w:sz="0" w:space="0" w:color="auto"/>
            <w:bottom w:val="none" w:sz="0" w:space="0" w:color="auto"/>
            <w:right w:val="none" w:sz="0" w:space="0" w:color="auto"/>
          </w:divBdr>
        </w:div>
        <w:div w:id="1548637892">
          <w:marLeft w:val="640"/>
          <w:marRight w:val="0"/>
          <w:marTop w:val="0"/>
          <w:marBottom w:val="0"/>
          <w:divBdr>
            <w:top w:val="none" w:sz="0" w:space="0" w:color="auto"/>
            <w:left w:val="none" w:sz="0" w:space="0" w:color="auto"/>
            <w:bottom w:val="none" w:sz="0" w:space="0" w:color="auto"/>
            <w:right w:val="none" w:sz="0" w:space="0" w:color="auto"/>
          </w:divBdr>
        </w:div>
        <w:div w:id="1304970257">
          <w:marLeft w:val="640"/>
          <w:marRight w:val="0"/>
          <w:marTop w:val="0"/>
          <w:marBottom w:val="0"/>
          <w:divBdr>
            <w:top w:val="none" w:sz="0" w:space="0" w:color="auto"/>
            <w:left w:val="none" w:sz="0" w:space="0" w:color="auto"/>
            <w:bottom w:val="none" w:sz="0" w:space="0" w:color="auto"/>
            <w:right w:val="none" w:sz="0" w:space="0" w:color="auto"/>
          </w:divBdr>
        </w:div>
        <w:div w:id="1578705381">
          <w:marLeft w:val="640"/>
          <w:marRight w:val="0"/>
          <w:marTop w:val="0"/>
          <w:marBottom w:val="0"/>
          <w:divBdr>
            <w:top w:val="none" w:sz="0" w:space="0" w:color="auto"/>
            <w:left w:val="none" w:sz="0" w:space="0" w:color="auto"/>
            <w:bottom w:val="none" w:sz="0" w:space="0" w:color="auto"/>
            <w:right w:val="none" w:sz="0" w:space="0" w:color="auto"/>
          </w:divBdr>
        </w:div>
        <w:div w:id="635111360">
          <w:marLeft w:val="640"/>
          <w:marRight w:val="0"/>
          <w:marTop w:val="0"/>
          <w:marBottom w:val="0"/>
          <w:divBdr>
            <w:top w:val="none" w:sz="0" w:space="0" w:color="auto"/>
            <w:left w:val="none" w:sz="0" w:space="0" w:color="auto"/>
            <w:bottom w:val="none" w:sz="0" w:space="0" w:color="auto"/>
            <w:right w:val="none" w:sz="0" w:space="0" w:color="auto"/>
          </w:divBdr>
        </w:div>
        <w:div w:id="669911413">
          <w:marLeft w:val="640"/>
          <w:marRight w:val="0"/>
          <w:marTop w:val="0"/>
          <w:marBottom w:val="0"/>
          <w:divBdr>
            <w:top w:val="none" w:sz="0" w:space="0" w:color="auto"/>
            <w:left w:val="none" w:sz="0" w:space="0" w:color="auto"/>
            <w:bottom w:val="none" w:sz="0" w:space="0" w:color="auto"/>
            <w:right w:val="none" w:sz="0" w:space="0" w:color="auto"/>
          </w:divBdr>
        </w:div>
        <w:div w:id="818617065">
          <w:marLeft w:val="640"/>
          <w:marRight w:val="0"/>
          <w:marTop w:val="0"/>
          <w:marBottom w:val="0"/>
          <w:divBdr>
            <w:top w:val="none" w:sz="0" w:space="0" w:color="auto"/>
            <w:left w:val="none" w:sz="0" w:space="0" w:color="auto"/>
            <w:bottom w:val="none" w:sz="0" w:space="0" w:color="auto"/>
            <w:right w:val="none" w:sz="0" w:space="0" w:color="auto"/>
          </w:divBdr>
        </w:div>
        <w:div w:id="262079483">
          <w:marLeft w:val="640"/>
          <w:marRight w:val="0"/>
          <w:marTop w:val="0"/>
          <w:marBottom w:val="0"/>
          <w:divBdr>
            <w:top w:val="none" w:sz="0" w:space="0" w:color="auto"/>
            <w:left w:val="none" w:sz="0" w:space="0" w:color="auto"/>
            <w:bottom w:val="none" w:sz="0" w:space="0" w:color="auto"/>
            <w:right w:val="none" w:sz="0" w:space="0" w:color="auto"/>
          </w:divBdr>
        </w:div>
        <w:div w:id="1347516612">
          <w:marLeft w:val="640"/>
          <w:marRight w:val="0"/>
          <w:marTop w:val="0"/>
          <w:marBottom w:val="0"/>
          <w:divBdr>
            <w:top w:val="none" w:sz="0" w:space="0" w:color="auto"/>
            <w:left w:val="none" w:sz="0" w:space="0" w:color="auto"/>
            <w:bottom w:val="none" w:sz="0" w:space="0" w:color="auto"/>
            <w:right w:val="none" w:sz="0" w:space="0" w:color="auto"/>
          </w:divBdr>
        </w:div>
        <w:div w:id="2134401120">
          <w:marLeft w:val="640"/>
          <w:marRight w:val="0"/>
          <w:marTop w:val="0"/>
          <w:marBottom w:val="0"/>
          <w:divBdr>
            <w:top w:val="none" w:sz="0" w:space="0" w:color="auto"/>
            <w:left w:val="none" w:sz="0" w:space="0" w:color="auto"/>
            <w:bottom w:val="none" w:sz="0" w:space="0" w:color="auto"/>
            <w:right w:val="none" w:sz="0" w:space="0" w:color="auto"/>
          </w:divBdr>
        </w:div>
        <w:div w:id="1622686730">
          <w:marLeft w:val="640"/>
          <w:marRight w:val="0"/>
          <w:marTop w:val="0"/>
          <w:marBottom w:val="0"/>
          <w:divBdr>
            <w:top w:val="none" w:sz="0" w:space="0" w:color="auto"/>
            <w:left w:val="none" w:sz="0" w:space="0" w:color="auto"/>
            <w:bottom w:val="none" w:sz="0" w:space="0" w:color="auto"/>
            <w:right w:val="none" w:sz="0" w:space="0" w:color="auto"/>
          </w:divBdr>
        </w:div>
        <w:div w:id="788859536">
          <w:marLeft w:val="640"/>
          <w:marRight w:val="0"/>
          <w:marTop w:val="0"/>
          <w:marBottom w:val="0"/>
          <w:divBdr>
            <w:top w:val="none" w:sz="0" w:space="0" w:color="auto"/>
            <w:left w:val="none" w:sz="0" w:space="0" w:color="auto"/>
            <w:bottom w:val="none" w:sz="0" w:space="0" w:color="auto"/>
            <w:right w:val="none" w:sz="0" w:space="0" w:color="auto"/>
          </w:divBdr>
        </w:div>
        <w:div w:id="1065908071">
          <w:marLeft w:val="640"/>
          <w:marRight w:val="0"/>
          <w:marTop w:val="0"/>
          <w:marBottom w:val="0"/>
          <w:divBdr>
            <w:top w:val="none" w:sz="0" w:space="0" w:color="auto"/>
            <w:left w:val="none" w:sz="0" w:space="0" w:color="auto"/>
            <w:bottom w:val="none" w:sz="0" w:space="0" w:color="auto"/>
            <w:right w:val="none" w:sz="0" w:space="0" w:color="auto"/>
          </w:divBdr>
        </w:div>
        <w:div w:id="1249776232">
          <w:marLeft w:val="640"/>
          <w:marRight w:val="0"/>
          <w:marTop w:val="0"/>
          <w:marBottom w:val="0"/>
          <w:divBdr>
            <w:top w:val="none" w:sz="0" w:space="0" w:color="auto"/>
            <w:left w:val="none" w:sz="0" w:space="0" w:color="auto"/>
            <w:bottom w:val="none" w:sz="0" w:space="0" w:color="auto"/>
            <w:right w:val="none" w:sz="0" w:space="0" w:color="auto"/>
          </w:divBdr>
        </w:div>
        <w:div w:id="179509191">
          <w:marLeft w:val="640"/>
          <w:marRight w:val="0"/>
          <w:marTop w:val="0"/>
          <w:marBottom w:val="0"/>
          <w:divBdr>
            <w:top w:val="none" w:sz="0" w:space="0" w:color="auto"/>
            <w:left w:val="none" w:sz="0" w:space="0" w:color="auto"/>
            <w:bottom w:val="none" w:sz="0" w:space="0" w:color="auto"/>
            <w:right w:val="none" w:sz="0" w:space="0" w:color="auto"/>
          </w:divBdr>
        </w:div>
        <w:div w:id="1051228394">
          <w:marLeft w:val="640"/>
          <w:marRight w:val="0"/>
          <w:marTop w:val="0"/>
          <w:marBottom w:val="0"/>
          <w:divBdr>
            <w:top w:val="none" w:sz="0" w:space="0" w:color="auto"/>
            <w:left w:val="none" w:sz="0" w:space="0" w:color="auto"/>
            <w:bottom w:val="none" w:sz="0" w:space="0" w:color="auto"/>
            <w:right w:val="none" w:sz="0" w:space="0" w:color="auto"/>
          </w:divBdr>
        </w:div>
        <w:div w:id="1282371883">
          <w:marLeft w:val="640"/>
          <w:marRight w:val="0"/>
          <w:marTop w:val="0"/>
          <w:marBottom w:val="0"/>
          <w:divBdr>
            <w:top w:val="none" w:sz="0" w:space="0" w:color="auto"/>
            <w:left w:val="none" w:sz="0" w:space="0" w:color="auto"/>
            <w:bottom w:val="none" w:sz="0" w:space="0" w:color="auto"/>
            <w:right w:val="none" w:sz="0" w:space="0" w:color="auto"/>
          </w:divBdr>
        </w:div>
        <w:div w:id="124471530">
          <w:marLeft w:val="640"/>
          <w:marRight w:val="0"/>
          <w:marTop w:val="0"/>
          <w:marBottom w:val="0"/>
          <w:divBdr>
            <w:top w:val="none" w:sz="0" w:space="0" w:color="auto"/>
            <w:left w:val="none" w:sz="0" w:space="0" w:color="auto"/>
            <w:bottom w:val="none" w:sz="0" w:space="0" w:color="auto"/>
            <w:right w:val="none" w:sz="0" w:space="0" w:color="auto"/>
          </w:divBdr>
        </w:div>
        <w:div w:id="1674645477">
          <w:marLeft w:val="640"/>
          <w:marRight w:val="0"/>
          <w:marTop w:val="0"/>
          <w:marBottom w:val="0"/>
          <w:divBdr>
            <w:top w:val="none" w:sz="0" w:space="0" w:color="auto"/>
            <w:left w:val="none" w:sz="0" w:space="0" w:color="auto"/>
            <w:bottom w:val="none" w:sz="0" w:space="0" w:color="auto"/>
            <w:right w:val="none" w:sz="0" w:space="0" w:color="auto"/>
          </w:divBdr>
        </w:div>
        <w:div w:id="223444867">
          <w:marLeft w:val="640"/>
          <w:marRight w:val="0"/>
          <w:marTop w:val="0"/>
          <w:marBottom w:val="0"/>
          <w:divBdr>
            <w:top w:val="none" w:sz="0" w:space="0" w:color="auto"/>
            <w:left w:val="none" w:sz="0" w:space="0" w:color="auto"/>
            <w:bottom w:val="none" w:sz="0" w:space="0" w:color="auto"/>
            <w:right w:val="none" w:sz="0" w:space="0" w:color="auto"/>
          </w:divBdr>
        </w:div>
        <w:div w:id="689575528">
          <w:marLeft w:val="640"/>
          <w:marRight w:val="0"/>
          <w:marTop w:val="0"/>
          <w:marBottom w:val="0"/>
          <w:divBdr>
            <w:top w:val="none" w:sz="0" w:space="0" w:color="auto"/>
            <w:left w:val="none" w:sz="0" w:space="0" w:color="auto"/>
            <w:bottom w:val="none" w:sz="0" w:space="0" w:color="auto"/>
            <w:right w:val="none" w:sz="0" w:space="0" w:color="auto"/>
          </w:divBdr>
        </w:div>
        <w:div w:id="379594298">
          <w:marLeft w:val="640"/>
          <w:marRight w:val="0"/>
          <w:marTop w:val="0"/>
          <w:marBottom w:val="0"/>
          <w:divBdr>
            <w:top w:val="none" w:sz="0" w:space="0" w:color="auto"/>
            <w:left w:val="none" w:sz="0" w:space="0" w:color="auto"/>
            <w:bottom w:val="none" w:sz="0" w:space="0" w:color="auto"/>
            <w:right w:val="none" w:sz="0" w:space="0" w:color="auto"/>
          </w:divBdr>
        </w:div>
        <w:div w:id="859468271">
          <w:marLeft w:val="640"/>
          <w:marRight w:val="0"/>
          <w:marTop w:val="0"/>
          <w:marBottom w:val="0"/>
          <w:divBdr>
            <w:top w:val="none" w:sz="0" w:space="0" w:color="auto"/>
            <w:left w:val="none" w:sz="0" w:space="0" w:color="auto"/>
            <w:bottom w:val="none" w:sz="0" w:space="0" w:color="auto"/>
            <w:right w:val="none" w:sz="0" w:space="0" w:color="auto"/>
          </w:divBdr>
        </w:div>
        <w:div w:id="79761045">
          <w:marLeft w:val="640"/>
          <w:marRight w:val="0"/>
          <w:marTop w:val="0"/>
          <w:marBottom w:val="0"/>
          <w:divBdr>
            <w:top w:val="none" w:sz="0" w:space="0" w:color="auto"/>
            <w:left w:val="none" w:sz="0" w:space="0" w:color="auto"/>
            <w:bottom w:val="none" w:sz="0" w:space="0" w:color="auto"/>
            <w:right w:val="none" w:sz="0" w:space="0" w:color="auto"/>
          </w:divBdr>
        </w:div>
        <w:div w:id="2085294160">
          <w:marLeft w:val="640"/>
          <w:marRight w:val="0"/>
          <w:marTop w:val="0"/>
          <w:marBottom w:val="0"/>
          <w:divBdr>
            <w:top w:val="none" w:sz="0" w:space="0" w:color="auto"/>
            <w:left w:val="none" w:sz="0" w:space="0" w:color="auto"/>
            <w:bottom w:val="none" w:sz="0" w:space="0" w:color="auto"/>
            <w:right w:val="none" w:sz="0" w:space="0" w:color="auto"/>
          </w:divBdr>
        </w:div>
        <w:div w:id="29382454">
          <w:marLeft w:val="640"/>
          <w:marRight w:val="0"/>
          <w:marTop w:val="0"/>
          <w:marBottom w:val="0"/>
          <w:divBdr>
            <w:top w:val="none" w:sz="0" w:space="0" w:color="auto"/>
            <w:left w:val="none" w:sz="0" w:space="0" w:color="auto"/>
            <w:bottom w:val="none" w:sz="0" w:space="0" w:color="auto"/>
            <w:right w:val="none" w:sz="0" w:space="0" w:color="auto"/>
          </w:divBdr>
        </w:div>
        <w:div w:id="248660879">
          <w:marLeft w:val="640"/>
          <w:marRight w:val="0"/>
          <w:marTop w:val="0"/>
          <w:marBottom w:val="0"/>
          <w:divBdr>
            <w:top w:val="none" w:sz="0" w:space="0" w:color="auto"/>
            <w:left w:val="none" w:sz="0" w:space="0" w:color="auto"/>
            <w:bottom w:val="none" w:sz="0" w:space="0" w:color="auto"/>
            <w:right w:val="none" w:sz="0" w:space="0" w:color="auto"/>
          </w:divBdr>
        </w:div>
        <w:div w:id="1628201585">
          <w:marLeft w:val="640"/>
          <w:marRight w:val="0"/>
          <w:marTop w:val="0"/>
          <w:marBottom w:val="0"/>
          <w:divBdr>
            <w:top w:val="none" w:sz="0" w:space="0" w:color="auto"/>
            <w:left w:val="none" w:sz="0" w:space="0" w:color="auto"/>
            <w:bottom w:val="none" w:sz="0" w:space="0" w:color="auto"/>
            <w:right w:val="none" w:sz="0" w:space="0" w:color="auto"/>
          </w:divBdr>
        </w:div>
        <w:div w:id="796027457">
          <w:marLeft w:val="640"/>
          <w:marRight w:val="0"/>
          <w:marTop w:val="0"/>
          <w:marBottom w:val="0"/>
          <w:divBdr>
            <w:top w:val="none" w:sz="0" w:space="0" w:color="auto"/>
            <w:left w:val="none" w:sz="0" w:space="0" w:color="auto"/>
            <w:bottom w:val="none" w:sz="0" w:space="0" w:color="auto"/>
            <w:right w:val="none" w:sz="0" w:space="0" w:color="auto"/>
          </w:divBdr>
        </w:div>
        <w:div w:id="975573379">
          <w:marLeft w:val="640"/>
          <w:marRight w:val="0"/>
          <w:marTop w:val="0"/>
          <w:marBottom w:val="0"/>
          <w:divBdr>
            <w:top w:val="none" w:sz="0" w:space="0" w:color="auto"/>
            <w:left w:val="none" w:sz="0" w:space="0" w:color="auto"/>
            <w:bottom w:val="none" w:sz="0" w:space="0" w:color="auto"/>
            <w:right w:val="none" w:sz="0" w:space="0" w:color="auto"/>
          </w:divBdr>
        </w:div>
        <w:div w:id="1383821024">
          <w:marLeft w:val="640"/>
          <w:marRight w:val="0"/>
          <w:marTop w:val="0"/>
          <w:marBottom w:val="0"/>
          <w:divBdr>
            <w:top w:val="none" w:sz="0" w:space="0" w:color="auto"/>
            <w:left w:val="none" w:sz="0" w:space="0" w:color="auto"/>
            <w:bottom w:val="none" w:sz="0" w:space="0" w:color="auto"/>
            <w:right w:val="none" w:sz="0" w:space="0" w:color="auto"/>
          </w:divBdr>
        </w:div>
        <w:div w:id="1948392402">
          <w:marLeft w:val="640"/>
          <w:marRight w:val="0"/>
          <w:marTop w:val="0"/>
          <w:marBottom w:val="0"/>
          <w:divBdr>
            <w:top w:val="none" w:sz="0" w:space="0" w:color="auto"/>
            <w:left w:val="none" w:sz="0" w:space="0" w:color="auto"/>
            <w:bottom w:val="none" w:sz="0" w:space="0" w:color="auto"/>
            <w:right w:val="none" w:sz="0" w:space="0" w:color="auto"/>
          </w:divBdr>
        </w:div>
        <w:div w:id="562714218">
          <w:marLeft w:val="640"/>
          <w:marRight w:val="0"/>
          <w:marTop w:val="0"/>
          <w:marBottom w:val="0"/>
          <w:divBdr>
            <w:top w:val="none" w:sz="0" w:space="0" w:color="auto"/>
            <w:left w:val="none" w:sz="0" w:space="0" w:color="auto"/>
            <w:bottom w:val="none" w:sz="0" w:space="0" w:color="auto"/>
            <w:right w:val="none" w:sz="0" w:space="0" w:color="auto"/>
          </w:divBdr>
        </w:div>
        <w:div w:id="2038579430">
          <w:marLeft w:val="640"/>
          <w:marRight w:val="0"/>
          <w:marTop w:val="0"/>
          <w:marBottom w:val="0"/>
          <w:divBdr>
            <w:top w:val="none" w:sz="0" w:space="0" w:color="auto"/>
            <w:left w:val="none" w:sz="0" w:space="0" w:color="auto"/>
            <w:bottom w:val="none" w:sz="0" w:space="0" w:color="auto"/>
            <w:right w:val="none" w:sz="0" w:space="0" w:color="auto"/>
          </w:divBdr>
        </w:div>
        <w:div w:id="1356997132">
          <w:marLeft w:val="640"/>
          <w:marRight w:val="0"/>
          <w:marTop w:val="0"/>
          <w:marBottom w:val="0"/>
          <w:divBdr>
            <w:top w:val="none" w:sz="0" w:space="0" w:color="auto"/>
            <w:left w:val="none" w:sz="0" w:space="0" w:color="auto"/>
            <w:bottom w:val="none" w:sz="0" w:space="0" w:color="auto"/>
            <w:right w:val="none" w:sz="0" w:space="0" w:color="auto"/>
          </w:divBdr>
        </w:div>
        <w:div w:id="1204832129">
          <w:marLeft w:val="640"/>
          <w:marRight w:val="0"/>
          <w:marTop w:val="0"/>
          <w:marBottom w:val="0"/>
          <w:divBdr>
            <w:top w:val="none" w:sz="0" w:space="0" w:color="auto"/>
            <w:left w:val="none" w:sz="0" w:space="0" w:color="auto"/>
            <w:bottom w:val="none" w:sz="0" w:space="0" w:color="auto"/>
            <w:right w:val="none" w:sz="0" w:space="0" w:color="auto"/>
          </w:divBdr>
        </w:div>
        <w:div w:id="416707917">
          <w:marLeft w:val="640"/>
          <w:marRight w:val="0"/>
          <w:marTop w:val="0"/>
          <w:marBottom w:val="0"/>
          <w:divBdr>
            <w:top w:val="none" w:sz="0" w:space="0" w:color="auto"/>
            <w:left w:val="none" w:sz="0" w:space="0" w:color="auto"/>
            <w:bottom w:val="none" w:sz="0" w:space="0" w:color="auto"/>
            <w:right w:val="none" w:sz="0" w:space="0" w:color="auto"/>
          </w:divBdr>
        </w:div>
        <w:div w:id="467015795">
          <w:marLeft w:val="640"/>
          <w:marRight w:val="0"/>
          <w:marTop w:val="0"/>
          <w:marBottom w:val="0"/>
          <w:divBdr>
            <w:top w:val="none" w:sz="0" w:space="0" w:color="auto"/>
            <w:left w:val="none" w:sz="0" w:space="0" w:color="auto"/>
            <w:bottom w:val="none" w:sz="0" w:space="0" w:color="auto"/>
            <w:right w:val="none" w:sz="0" w:space="0" w:color="auto"/>
          </w:divBdr>
        </w:div>
        <w:div w:id="563563412">
          <w:marLeft w:val="640"/>
          <w:marRight w:val="0"/>
          <w:marTop w:val="0"/>
          <w:marBottom w:val="0"/>
          <w:divBdr>
            <w:top w:val="none" w:sz="0" w:space="0" w:color="auto"/>
            <w:left w:val="none" w:sz="0" w:space="0" w:color="auto"/>
            <w:bottom w:val="none" w:sz="0" w:space="0" w:color="auto"/>
            <w:right w:val="none" w:sz="0" w:space="0" w:color="auto"/>
          </w:divBdr>
        </w:div>
        <w:div w:id="941376342">
          <w:marLeft w:val="640"/>
          <w:marRight w:val="0"/>
          <w:marTop w:val="0"/>
          <w:marBottom w:val="0"/>
          <w:divBdr>
            <w:top w:val="none" w:sz="0" w:space="0" w:color="auto"/>
            <w:left w:val="none" w:sz="0" w:space="0" w:color="auto"/>
            <w:bottom w:val="none" w:sz="0" w:space="0" w:color="auto"/>
            <w:right w:val="none" w:sz="0" w:space="0" w:color="auto"/>
          </w:divBdr>
        </w:div>
        <w:div w:id="2141680356">
          <w:marLeft w:val="640"/>
          <w:marRight w:val="0"/>
          <w:marTop w:val="0"/>
          <w:marBottom w:val="0"/>
          <w:divBdr>
            <w:top w:val="none" w:sz="0" w:space="0" w:color="auto"/>
            <w:left w:val="none" w:sz="0" w:space="0" w:color="auto"/>
            <w:bottom w:val="none" w:sz="0" w:space="0" w:color="auto"/>
            <w:right w:val="none" w:sz="0" w:space="0" w:color="auto"/>
          </w:divBdr>
        </w:div>
        <w:div w:id="1456874725">
          <w:marLeft w:val="640"/>
          <w:marRight w:val="0"/>
          <w:marTop w:val="0"/>
          <w:marBottom w:val="0"/>
          <w:divBdr>
            <w:top w:val="none" w:sz="0" w:space="0" w:color="auto"/>
            <w:left w:val="none" w:sz="0" w:space="0" w:color="auto"/>
            <w:bottom w:val="none" w:sz="0" w:space="0" w:color="auto"/>
            <w:right w:val="none" w:sz="0" w:space="0" w:color="auto"/>
          </w:divBdr>
        </w:div>
        <w:div w:id="616370760">
          <w:marLeft w:val="640"/>
          <w:marRight w:val="0"/>
          <w:marTop w:val="0"/>
          <w:marBottom w:val="0"/>
          <w:divBdr>
            <w:top w:val="none" w:sz="0" w:space="0" w:color="auto"/>
            <w:left w:val="none" w:sz="0" w:space="0" w:color="auto"/>
            <w:bottom w:val="none" w:sz="0" w:space="0" w:color="auto"/>
            <w:right w:val="none" w:sz="0" w:space="0" w:color="auto"/>
          </w:divBdr>
        </w:div>
      </w:divsChild>
    </w:div>
    <w:div w:id="176433095">
      <w:marLeft w:val="640"/>
      <w:marRight w:val="0"/>
      <w:marTop w:val="0"/>
      <w:marBottom w:val="0"/>
      <w:divBdr>
        <w:top w:val="none" w:sz="0" w:space="0" w:color="auto"/>
        <w:left w:val="none" w:sz="0" w:space="0" w:color="auto"/>
        <w:bottom w:val="none" w:sz="0" w:space="0" w:color="auto"/>
        <w:right w:val="none" w:sz="0" w:space="0" w:color="auto"/>
      </w:divBdr>
    </w:div>
    <w:div w:id="178354055">
      <w:bodyDiv w:val="1"/>
      <w:marLeft w:val="0"/>
      <w:marRight w:val="0"/>
      <w:marTop w:val="0"/>
      <w:marBottom w:val="0"/>
      <w:divBdr>
        <w:top w:val="none" w:sz="0" w:space="0" w:color="auto"/>
        <w:left w:val="none" w:sz="0" w:space="0" w:color="auto"/>
        <w:bottom w:val="none" w:sz="0" w:space="0" w:color="auto"/>
        <w:right w:val="none" w:sz="0" w:space="0" w:color="auto"/>
      </w:divBdr>
      <w:divsChild>
        <w:div w:id="30496372">
          <w:marLeft w:val="640"/>
          <w:marRight w:val="0"/>
          <w:marTop w:val="0"/>
          <w:marBottom w:val="0"/>
          <w:divBdr>
            <w:top w:val="none" w:sz="0" w:space="0" w:color="auto"/>
            <w:left w:val="none" w:sz="0" w:space="0" w:color="auto"/>
            <w:bottom w:val="none" w:sz="0" w:space="0" w:color="auto"/>
            <w:right w:val="none" w:sz="0" w:space="0" w:color="auto"/>
          </w:divBdr>
        </w:div>
        <w:div w:id="232857481">
          <w:marLeft w:val="640"/>
          <w:marRight w:val="0"/>
          <w:marTop w:val="0"/>
          <w:marBottom w:val="0"/>
          <w:divBdr>
            <w:top w:val="none" w:sz="0" w:space="0" w:color="auto"/>
            <w:left w:val="none" w:sz="0" w:space="0" w:color="auto"/>
            <w:bottom w:val="none" w:sz="0" w:space="0" w:color="auto"/>
            <w:right w:val="none" w:sz="0" w:space="0" w:color="auto"/>
          </w:divBdr>
        </w:div>
        <w:div w:id="1828786131">
          <w:marLeft w:val="640"/>
          <w:marRight w:val="0"/>
          <w:marTop w:val="0"/>
          <w:marBottom w:val="0"/>
          <w:divBdr>
            <w:top w:val="none" w:sz="0" w:space="0" w:color="auto"/>
            <w:left w:val="none" w:sz="0" w:space="0" w:color="auto"/>
            <w:bottom w:val="none" w:sz="0" w:space="0" w:color="auto"/>
            <w:right w:val="none" w:sz="0" w:space="0" w:color="auto"/>
          </w:divBdr>
        </w:div>
        <w:div w:id="41292268">
          <w:marLeft w:val="640"/>
          <w:marRight w:val="0"/>
          <w:marTop w:val="0"/>
          <w:marBottom w:val="0"/>
          <w:divBdr>
            <w:top w:val="none" w:sz="0" w:space="0" w:color="auto"/>
            <w:left w:val="none" w:sz="0" w:space="0" w:color="auto"/>
            <w:bottom w:val="none" w:sz="0" w:space="0" w:color="auto"/>
            <w:right w:val="none" w:sz="0" w:space="0" w:color="auto"/>
          </w:divBdr>
        </w:div>
        <w:div w:id="151919203">
          <w:marLeft w:val="640"/>
          <w:marRight w:val="0"/>
          <w:marTop w:val="0"/>
          <w:marBottom w:val="0"/>
          <w:divBdr>
            <w:top w:val="none" w:sz="0" w:space="0" w:color="auto"/>
            <w:left w:val="none" w:sz="0" w:space="0" w:color="auto"/>
            <w:bottom w:val="none" w:sz="0" w:space="0" w:color="auto"/>
            <w:right w:val="none" w:sz="0" w:space="0" w:color="auto"/>
          </w:divBdr>
        </w:div>
        <w:div w:id="1099640384">
          <w:marLeft w:val="640"/>
          <w:marRight w:val="0"/>
          <w:marTop w:val="0"/>
          <w:marBottom w:val="0"/>
          <w:divBdr>
            <w:top w:val="none" w:sz="0" w:space="0" w:color="auto"/>
            <w:left w:val="none" w:sz="0" w:space="0" w:color="auto"/>
            <w:bottom w:val="none" w:sz="0" w:space="0" w:color="auto"/>
            <w:right w:val="none" w:sz="0" w:space="0" w:color="auto"/>
          </w:divBdr>
        </w:div>
        <w:div w:id="993412990">
          <w:marLeft w:val="640"/>
          <w:marRight w:val="0"/>
          <w:marTop w:val="0"/>
          <w:marBottom w:val="0"/>
          <w:divBdr>
            <w:top w:val="none" w:sz="0" w:space="0" w:color="auto"/>
            <w:left w:val="none" w:sz="0" w:space="0" w:color="auto"/>
            <w:bottom w:val="none" w:sz="0" w:space="0" w:color="auto"/>
            <w:right w:val="none" w:sz="0" w:space="0" w:color="auto"/>
          </w:divBdr>
        </w:div>
        <w:div w:id="777991067">
          <w:marLeft w:val="640"/>
          <w:marRight w:val="0"/>
          <w:marTop w:val="0"/>
          <w:marBottom w:val="0"/>
          <w:divBdr>
            <w:top w:val="none" w:sz="0" w:space="0" w:color="auto"/>
            <w:left w:val="none" w:sz="0" w:space="0" w:color="auto"/>
            <w:bottom w:val="none" w:sz="0" w:space="0" w:color="auto"/>
            <w:right w:val="none" w:sz="0" w:space="0" w:color="auto"/>
          </w:divBdr>
        </w:div>
        <w:div w:id="194079950">
          <w:marLeft w:val="640"/>
          <w:marRight w:val="0"/>
          <w:marTop w:val="0"/>
          <w:marBottom w:val="0"/>
          <w:divBdr>
            <w:top w:val="none" w:sz="0" w:space="0" w:color="auto"/>
            <w:left w:val="none" w:sz="0" w:space="0" w:color="auto"/>
            <w:bottom w:val="none" w:sz="0" w:space="0" w:color="auto"/>
            <w:right w:val="none" w:sz="0" w:space="0" w:color="auto"/>
          </w:divBdr>
        </w:div>
        <w:div w:id="2057386502">
          <w:marLeft w:val="640"/>
          <w:marRight w:val="0"/>
          <w:marTop w:val="0"/>
          <w:marBottom w:val="0"/>
          <w:divBdr>
            <w:top w:val="none" w:sz="0" w:space="0" w:color="auto"/>
            <w:left w:val="none" w:sz="0" w:space="0" w:color="auto"/>
            <w:bottom w:val="none" w:sz="0" w:space="0" w:color="auto"/>
            <w:right w:val="none" w:sz="0" w:space="0" w:color="auto"/>
          </w:divBdr>
        </w:div>
        <w:div w:id="1599800097">
          <w:marLeft w:val="640"/>
          <w:marRight w:val="0"/>
          <w:marTop w:val="0"/>
          <w:marBottom w:val="0"/>
          <w:divBdr>
            <w:top w:val="none" w:sz="0" w:space="0" w:color="auto"/>
            <w:left w:val="none" w:sz="0" w:space="0" w:color="auto"/>
            <w:bottom w:val="none" w:sz="0" w:space="0" w:color="auto"/>
            <w:right w:val="none" w:sz="0" w:space="0" w:color="auto"/>
          </w:divBdr>
        </w:div>
        <w:div w:id="975184413">
          <w:marLeft w:val="640"/>
          <w:marRight w:val="0"/>
          <w:marTop w:val="0"/>
          <w:marBottom w:val="0"/>
          <w:divBdr>
            <w:top w:val="none" w:sz="0" w:space="0" w:color="auto"/>
            <w:left w:val="none" w:sz="0" w:space="0" w:color="auto"/>
            <w:bottom w:val="none" w:sz="0" w:space="0" w:color="auto"/>
            <w:right w:val="none" w:sz="0" w:space="0" w:color="auto"/>
          </w:divBdr>
        </w:div>
        <w:div w:id="1494756155">
          <w:marLeft w:val="640"/>
          <w:marRight w:val="0"/>
          <w:marTop w:val="0"/>
          <w:marBottom w:val="0"/>
          <w:divBdr>
            <w:top w:val="none" w:sz="0" w:space="0" w:color="auto"/>
            <w:left w:val="none" w:sz="0" w:space="0" w:color="auto"/>
            <w:bottom w:val="none" w:sz="0" w:space="0" w:color="auto"/>
            <w:right w:val="none" w:sz="0" w:space="0" w:color="auto"/>
          </w:divBdr>
        </w:div>
        <w:div w:id="259336927">
          <w:marLeft w:val="640"/>
          <w:marRight w:val="0"/>
          <w:marTop w:val="0"/>
          <w:marBottom w:val="0"/>
          <w:divBdr>
            <w:top w:val="none" w:sz="0" w:space="0" w:color="auto"/>
            <w:left w:val="none" w:sz="0" w:space="0" w:color="auto"/>
            <w:bottom w:val="none" w:sz="0" w:space="0" w:color="auto"/>
            <w:right w:val="none" w:sz="0" w:space="0" w:color="auto"/>
          </w:divBdr>
        </w:div>
        <w:div w:id="913054241">
          <w:marLeft w:val="640"/>
          <w:marRight w:val="0"/>
          <w:marTop w:val="0"/>
          <w:marBottom w:val="0"/>
          <w:divBdr>
            <w:top w:val="none" w:sz="0" w:space="0" w:color="auto"/>
            <w:left w:val="none" w:sz="0" w:space="0" w:color="auto"/>
            <w:bottom w:val="none" w:sz="0" w:space="0" w:color="auto"/>
            <w:right w:val="none" w:sz="0" w:space="0" w:color="auto"/>
          </w:divBdr>
        </w:div>
        <w:div w:id="775946384">
          <w:marLeft w:val="640"/>
          <w:marRight w:val="0"/>
          <w:marTop w:val="0"/>
          <w:marBottom w:val="0"/>
          <w:divBdr>
            <w:top w:val="none" w:sz="0" w:space="0" w:color="auto"/>
            <w:left w:val="none" w:sz="0" w:space="0" w:color="auto"/>
            <w:bottom w:val="none" w:sz="0" w:space="0" w:color="auto"/>
            <w:right w:val="none" w:sz="0" w:space="0" w:color="auto"/>
          </w:divBdr>
        </w:div>
        <w:div w:id="1742947066">
          <w:marLeft w:val="640"/>
          <w:marRight w:val="0"/>
          <w:marTop w:val="0"/>
          <w:marBottom w:val="0"/>
          <w:divBdr>
            <w:top w:val="none" w:sz="0" w:space="0" w:color="auto"/>
            <w:left w:val="none" w:sz="0" w:space="0" w:color="auto"/>
            <w:bottom w:val="none" w:sz="0" w:space="0" w:color="auto"/>
            <w:right w:val="none" w:sz="0" w:space="0" w:color="auto"/>
          </w:divBdr>
        </w:div>
        <w:div w:id="1240990521">
          <w:marLeft w:val="640"/>
          <w:marRight w:val="0"/>
          <w:marTop w:val="0"/>
          <w:marBottom w:val="0"/>
          <w:divBdr>
            <w:top w:val="none" w:sz="0" w:space="0" w:color="auto"/>
            <w:left w:val="none" w:sz="0" w:space="0" w:color="auto"/>
            <w:bottom w:val="none" w:sz="0" w:space="0" w:color="auto"/>
            <w:right w:val="none" w:sz="0" w:space="0" w:color="auto"/>
          </w:divBdr>
        </w:div>
        <w:div w:id="575633219">
          <w:marLeft w:val="640"/>
          <w:marRight w:val="0"/>
          <w:marTop w:val="0"/>
          <w:marBottom w:val="0"/>
          <w:divBdr>
            <w:top w:val="none" w:sz="0" w:space="0" w:color="auto"/>
            <w:left w:val="none" w:sz="0" w:space="0" w:color="auto"/>
            <w:bottom w:val="none" w:sz="0" w:space="0" w:color="auto"/>
            <w:right w:val="none" w:sz="0" w:space="0" w:color="auto"/>
          </w:divBdr>
        </w:div>
        <w:div w:id="1091900838">
          <w:marLeft w:val="640"/>
          <w:marRight w:val="0"/>
          <w:marTop w:val="0"/>
          <w:marBottom w:val="0"/>
          <w:divBdr>
            <w:top w:val="none" w:sz="0" w:space="0" w:color="auto"/>
            <w:left w:val="none" w:sz="0" w:space="0" w:color="auto"/>
            <w:bottom w:val="none" w:sz="0" w:space="0" w:color="auto"/>
            <w:right w:val="none" w:sz="0" w:space="0" w:color="auto"/>
          </w:divBdr>
        </w:div>
        <w:div w:id="707490225">
          <w:marLeft w:val="640"/>
          <w:marRight w:val="0"/>
          <w:marTop w:val="0"/>
          <w:marBottom w:val="0"/>
          <w:divBdr>
            <w:top w:val="none" w:sz="0" w:space="0" w:color="auto"/>
            <w:left w:val="none" w:sz="0" w:space="0" w:color="auto"/>
            <w:bottom w:val="none" w:sz="0" w:space="0" w:color="auto"/>
            <w:right w:val="none" w:sz="0" w:space="0" w:color="auto"/>
          </w:divBdr>
        </w:div>
        <w:div w:id="802776922">
          <w:marLeft w:val="640"/>
          <w:marRight w:val="0"/>
          <w:marTop w:val="0"/>
          <w:marBottom w:val="0"/>
          <w:divBdr>
            <w:top w:val="none" w:sz="0" w:space="0" w:color="auto"/>
            <w:left w:val="none" w:sz="0" w:space="0" w:color="auto"/>
            <w:bottom w:val="none" w:sz="0" w:space="0" w:color="auto"/>
            <w:right w:val="none" w:sz="0" w:space="0" w:color="auto"/>
          </w:divBdr>
        </w:div>
        <w:div w:id="888565784">
          <w:marLeft w:val="640"/>
          <w:marRight w:val="0"/>
          <w:marTop w:val="0"/>
          <w:marBottom w:val="0"/>
          <w:divBdr>
            <w:top w:val="none" w:sz="0" w:space="0" w:color="auto"/>
            <w:left w:val="none" w:sz="0" w:space="0" w:color="auto"/>
            <w:bottom w:val="none" w:sz="0" w:space="0" w:color="auto"/>
            <w:right w:val="none" w:sz="0" w:space="0" w:color="auto"/>
          </w:divBdr>
        </w:div>
        <w:div w:id="1562672183">
          <w:marLeft w:val="640"/>
          <w:marRight w:val="0"/>
          <w:marTop w:val="0"/>
          <w:marBottom w:val="0"/>
          <w:divBdr>
            <w:top w:val="none" w:sz="0" w:space="0" w:color="auto"/>
            <w:left w:val="none" w:sz="0" w:space="0" w:color="auto"/>
            <w:bottom w:val="none" w:sz="0" w:space="0" w:color="auto"/>
            <w:right w:val="none" w:sz="0" w:space="0" w:color="auto"/>
          </w:divBdr>
        </w:div>
        <w:div w:id="1704283709">
          <w:marLeft w:val="640"/>
          <w:marRight w:val="0"/>
          <w:marTop w:val="0"/>
          <w:marBottom w:val="0"/>
          <w:divBdr>
            <w:top w:val="none" w:sz="0" w:space="0" w:color="auto"/>
            <w:left w:val="none" w:sz="0" w:space="0" w:color="auto"/>
            <w:bottom w:val="none" w:sz="0" w:space="0" w:color="auto"/>
            <w:right w:val="none" w:sz="0" w:space="0" w:color="auto"/>
          </w:divBdr>
        </w:div>
        <w:div w:id="76292382">
          <w:marLeft w:val="640"/>
          <w:marRight w:val="0"/>
          <w:marTop w:val="0"/>
          <w:marBottom w:val="0"/>
          <w:divBdr>
            <w:top w:val="none" w:sz="0" w:space="0" w:color="auto"/>
            <w:left w:val="none" w:sz="0" w:space="0" w:color="auto"/>
            <w:bottom w:val="none" w:sz="0" w:space="0" w:color="auto"/>
            <w:right w:val="none" w:sz="0" w:space="0" w:color="auto"/>
          </w:divBdr>
        </w:div>
        <w:div w:id="1525167436">
          <w:marLeft w:val="640"/>
          <w:marRight w:val="0"/>
          <w:marTop w:val="0"/>
          <w:marBottom w:val="0"/>
          <w:divBdr>
            <w:top w:val="none" w:sz="0" w:space="0" w:color="auto"/>
            <w:left w:val="none" w:sz="0" w:space="0" w:color="auto"/>
            <w:bottom w:val="none" w:sz="0" w:space="0" w:color="auto"/>
            <w:right w:val="none" w:sz="0" w:space="0" w:color="auto"/>
          </w:divBdr>
        </w:div>
        <w:div w:id="1111778813">
          <w:marLeft w:val="640"/>
          <w:marRight w:val="0"/>
          <w:marTop w:val="0"/>
          <w:marBottom w:val="0"/>
          <w:divBdr>
            <w:top w:val="none" w:sz="0" w:space="0" w:color="auto"/>
            <w:left w:val="none" w:sz="0" w:space="0" w:color="auto"/>
            <w:bottom w:val="none" w:sz="0" w:space="0" w:color="auto"/>
            <w:right w:val="none" w:sz="0" w:space="0" w:color="auto"/>
          </w:divBdr>
        </w:div>
        <w:div w:id="324744190">
          <w:marLeft w:val="640"/>
          <w:marRight w:val="0"/>
          <w:marTop w:val="0"/>
          <w:marBottom w:val="0"/>
          <w:divBdr>
            <w:top w:val="none" w:sz="0" w:space="0" w:color="auto"/>
            <w:left w:val="none" w:sz="0" w:space="0" w:color="auto"/>
            <w:bottom w:val="none" w:sz="0" w:space="0" w:color="auto"/>
            <w:right w:val="none" w:sz="0" w:space="0" w:color="auto"/>
          </w:divBdr>
        </w:div>
        <w:div w:id="310134414">
          <w:marLeft w:val="640"/>
          <w:marRight w:val="0"/>
          <w:marTop w:val="0"/>
          <w:marBottom w:val="0"/>
          <w:divBdr>
            <w:top w:val="none" w:sz="0" w:space="0" w:color="auto"/>
            <w:left w:val="none" w:sz="0" w:space="0" w:color="auto"/>
            <w:bottom w:val="none" w:sz="0" w:space="0" w:color="auto"/>
            <w:right w:val="none" w:sz="0" w:space="0" w:color="auto"/>
          </w:divBdr>
        </w:div>
        <w:div w:id="761799092">
          <w:marLeft w:val="640"/>
          <w:marRight w:val="0"/>
          <w:marTop w:val="0"/>
          <w:marBottom w:val="0"/>
          <w:divBdr>
            <w:top w:val="none" w:sz="0" w:space="0" w:color="auto"/>
            <w:left w:val="none" w:sz="0" w:space="0" w:color="auto"/>
            <w:bottom w:val="none" w:sz="0" w:space="0" w:color="auto"/>
            <w:right w:val="none" w:sz="0" w:space="0" w:color="auto"/>
          </w:divBdr>
        </w:div>
        <w:div w:id="125897049">
          <w:marLeft w:val="640"/>
          <w:marRight w:val="0"/>
          <w:marTop w:val="0"/>
          <w:marBottom w:val="0"/>
          <w:divBdr>
            <w:top w:val="none" w:sz="0" w:space="0" w:color="auto"/>
            <w:left w:val="none" w:sz="0" w:space="0" w:color="auto"/>
            <w:bottom w:val="none" w:sz="0" w:space="0" w:color="auto"/>
            <w:right w:val="none" w:sz="0" w:space="0" w:color="auto"/>
          </w:divBdr>
        </w:div>
        <w:div w:id="1127821649">
          <w:marLeft w:val="640"/>
          <w:marRight w:val="0"/>
          <w:marTop w:val="0"/>
          <w:marBottom w:val="0"/>
          <w:divBdr>
            <w:top w:val="none" w:sz="0" w:space="0" w:color="auto"/>
            <w:left w:val="none" w:sz="0" w:space="0" w:color="auto"/>
            <w:bottom w:val="none" w:sz="0" w:space="0" w:color="auto"/>
            <w:right w:val="none" w:sz="0" w:space="0" w:color="auto"/>
          </w:divBdr>
        </w:div>
        <w:div w:id="113065678">
          <w:marLeft w:val="640"/>
          <w:marRight w:val="0"/>
          <w:marTop w:val="0"/>
          <w:marBottom w:val="0"/>
          <w:divBdr>
            <w:top w:val="none" w:sz="0" w:space="0" w:color="auto"/>
            <w:left w:val="none" w:sz="0" w:space="0" w:color="auto"/>
            <w:bottom w:val="none" w:sz="0" w:space="0" w:color="auto"/>
            <w:right w:val="none" w:sz="0" w:space="0" w:color="auto"/>
          </w:divBdr>
        </w:div>
        <w:div w:id="1228492652">
          <w:marLeft w:val="640"/>
          <w:marRight w:val="0"/>
          <w:marTop w:val="0"/>
          <w:marBottom w:val="0"/>
          <w:divBdr>
            <w:top w:val="none" w:sz="0" w:space="0" w:color="auto"/>
            <w:left w:val="none" w:sz="0" w:space="0" w:color="auto"/>
            <w:bottom w:val="none" w:sz="0" w:space="0" w:color="auto"/>
            <w:right w:val="none" w:sz="0" w:space="0" w:color="auto"/>
          </w:divBdr>
        </w:div>
        <w:div w:id="276104954">
          <w:marLeft w:val="640"/>
          <w:marRight w:val="0"/>
          <w:marTop w:val="0"/>
          <w:marBottom w:val="0"/>
          <w:divBdr>
            <w:top w:val="none" w:sz="0" w:space="0" w:color="auto"/>
            <w:left w:val="none" w:sz="0" w:space="0" w:color="auto"/>
            <w:bottom w:val="none" w:sz="0" w:space="0" w:color="auto"/>
            <w:right w:val="none" w:sz="0" w:space="0" w:color="auto"/>
          </w:divBdr>
        </w:div>
        <w:div w:id="1695185454">
          <w:marLeft w:val="640"/>
          <w:marRight w:val="0"/>
          <w:marTop w:val="0"/>
          <w:marBottom w:val="0"/>
          <w:divBdr>
            <w:top w:val="none" w:sz="0" w:space="0" w:color="auto"/>
            <w:left w:val="none" w:sz="0" w:space="0" w:color="auto"/>
            <w:bottom w:val="none" w:sz="0" w:space="0" w:color="auto"/>
            <w:right w:val="none" w:sz="0" w:space="0" w:color="auto"/>
          </w:divBdr>
        </w:div>
        <w:div w:id="723986669">
          <w:marLeft w:val="640"/>
          <w:marRight w:val="0"/>
          <w:marTop w:val="0"/>
          <w:marBottom w:val="0"/>
          <w:divBdr>
            <w:top w:val="none" w:sz="0" w:space="0" w:color="auto"/>
            <w:left w:val="none" w:sz="0" w:space="0" w:color="auto"/>
            <w:bottom w:val="none" w:sz="0" w:space="0" w:color="auto"/>
            <w:right w:val="none" w:sz="0" w:space="0" w:color="auto"/>
          </w:divBdr>
        </w:div>
        <w:div w:id="772283980">
          <w:marLeft w:val="640"/>
          <w:marRight w:val="0"/>
          <w:marTop w:val="0"/>
          <w:marBottom w:val="0"/>
          <w:divBdr>
            <w:top w:val="none" w:sz="0" w:space="0" w:color="auto"/>
            <w:left w:val="none" w:sz="0" w:space="0" w:color="auto"/>
            <w:bottom w:val="none" w:sz="0" w:space="0" w:color="auto"/>
            <w:right w:val="none" w:sz="0" w:space="0" w:color="auto"/>
          </w:divBdr>
        </w:div>
        <w:div w:id="134223906">
          <w:marLeft w:val="640"/>
          <w:marRight w:val="0"/>
          <w:marTop w:val="0"/>
          <w:marBottom w:val="0"/>
          <w:divBdr>
            <w:top w:val="none" w:sz="0" w:space="0" w:color="auto"/>
            <w:left w:val="none" w:sz="0" w:space="0" w:color="auto"/>
            <w:bottom w:val="none" w:sz="0" w:space="0" w:color="auto"/>
            <w:right w:val="none" w:sz="0" w:space="0" w:color="auto"/>
          </w:divBdr>
        </w:div>
        <w:div w:id="665015805">
          <w:marLeft w:val="640"/>
          <w:marRight w:val="0"/>
          <w:marTop w:val="0"/>
          <w:marBottom w:val="0"/>
          <w:divBdr>
            <w:top w:val="none" w:sz="0" w:space="0" w:color="auto"/>
            <w:left w:val="none" w:sz="0" w:space="0" w:color="auto"/>
            <w:bottom w:val="none" w:sz="0" w:space="0" w:color="auto"/>
            <w:right w:val="none" w:sz="0" w:space="0" w:color="auto"/>
          </w:divBdr>
        </w:div>
        <w:div w:id="648479095">
          <w:marLeft w:val="640"/>
          <w:marRight w:val="0"/>
          <w:marTop w:val="0"/>
          <w:marBottom w:val="0"/>
          <w:divBdr>
            <w:top w:val="none" w:sz="0" w:space="0" w:color="auto"/>
            <w:left w:val="none" w:sz="0" w:space="0" w:color="auto"/>
            <w:bottom w:val="none" w:sz="0" w:space="0" w:color="auto"/>
            <w:right w:val="none" w:sz="0" w:space="0" w:color="auto"/>
          </w:divBdr>
        </w:div>
        <w:div w:id="1481507408">
          <w:marLeft w:val="640"/>
          <w:marRight w:val="0"/>
          <w:marTop w:val="0"/>
          <w:marBottom w:val="0"/>
          <w:divBdr>
            <w:top w:val="none" w:sz="0" w:space="0" w:color="auto"/>
            <w:left w:val="none" w:sz="0" w:space="0" w:color="auto"/>
            <w:bottom w:val="none" w:sz="0" w:space="0" w:color="auto"/>
            <w:right w:val="none" w:sz="0" w:space="0" w:color="auto"/>
          </w:divBdr>
        </w:div>
        <w:div w:id="164176455">
          <w:marLeft w:val="640"/>
          <w:marRight w:val="0"/>
          <w:marTop w:val="0"/>
          <w:marBottom w:val="0"/>
          <w:divBdr>
            <w:top w:val="none" w:sz="0" w:space="0" w:color="auto"/>
            <w:left w:val="none" w:sz="0" w:space="0" w:color="auto"/>
            <w:bottom w:val="none" w:sz="0" w:space="0" w:color="auto"/>
            <w:right w:val="none" w:sz="0" w:space="0" w:color="auto"/>
          </w:divBdr>
        </w:div>
        <w:div w:id="1603998432">
          <w:marLeft w:val="640"/>
          <w:marRight w:val="0"/>
          <w:marTop w:val="0"/>
          <w:marBottom w:val="0"/>
          <w:divBdr>
            <w:top w:val="none" w:sz="0" w:space="0" w:color="auto"/>
            <w:left w:val="none" w:sz="0" w:space="0" w:color="auto"/>
            <w:bottom w:val="none" w:sz="0" w:space="0" w:color="auto"/>
            <w:right w:val="none" w:sz="0" w:space="0" w:color="auto"/>
          </w:divBdr>
        </w:div>
      </w:divsChild>
    </w:div>
    <w:div w:id="178743040">
      <w:bodyDiv w:val="1"/>
      <w:marLeft w:val="0"/>
      <w:marRight w:val="0"/>
      <w:marTop w:val="0"/>
      <w:marBottom w:val="0"/>
      <w:divBdr>
        <w:top w:val="none" w:sz="0" w:space="0" w:color="auto"/>
        <w:left w:val="none" w:sz="0" w:space="0" w:color="auto"/>
        <w:bottom w:val="none" w:sz="0" w:space="0" w:color="auto"/>
        <w:right w:val="none" w:sz="0" w:space="0" w:color="auto"/>
      </w:divBdr>
      <w:divsChild>
        <w:div w:id="35859650">
          <w:marLeft w:val="640"/>
          <w:marRight w:val="0"/>
          <w:marTop w:val="0"/>
          <w:marBottom w:val="0"/>
          <w:divBdr>
            <w:top w:val="none" w:sz="0" w:space="0" w:color="auto"/>
            <w:left w:val="none" w:sz="0" w:space="0" w:color="auto"/>
            <w:bottom w:val="none" w:sz="0" w:space="0" w:color="auto"/>
            <w:right w:val="none" w:sz="0" w:space="0" w:color="auto"/>
          </w:divBdr>
        </w:div>
        <w:div w:id="212469869">
          <w:marLeft w:val="640"/>
          <w:marRight w:val="0"/>
          <w:marTop w:val="0"/>
          <w:marBottom w:val="0"/>
          <w:divBdr>
            <w:top w:val="none" w:sz="0" w:space="0" w:color="auto"/>
            <w:left w:val="none" w:sz="0" w:space="0" w:color="auto"/>
            <w:bottom w:val="none" w:sz="0" w:space="0" w:color="auto"/>
            <w:right w:val="none" w:sz="0" w:space="0" w:color="auto"/>
          </w:divBdr>
        </w:div>
        <w:div w:id="303849020">
          <w:marLeft w:val="640"/>
          <w:marRight w:val="0"/>
          <w:marTop w:val="0"/>
          <w:marBottom w:val="0"/>
          <w:divBdr>
            <w:top w:val="none" w:sz="0" w:space="0" w:color="auto"/>
            <w:left w:val="none" w:sz="0" w:space="0" w:color="auto"/>
            <w:bottom w:val="none" w:sz="0" w:space="0" w:color="auto"/>
            <w:right w:val="none" w:sz="0" w:space="0" w:color="auto"/>
          </w:divBdr>
        </w:div>
        <w:div w:id="305669949">
          <w:marLeft w:val="640"/>
          <w:marRight w:val="0"/>
          <w:marTop w:val="0"/>
          <w:marBottom w:val="0"/>
          <w:divBdr>
            <w:top w:val="none" w:sz="0" w:space="0" w:color="auto"/>
            <w:left w:val="none" w:sz="0" w:space="0" w:color="auto"/>
            <w:bottom w:val="none" w:sz="0" w:space="0" w:color="auto"/>
            <w:right w:val="none" w:sz="0" w:space="0" w:color="auto"/>
          </w:divBdr>
        </w:div>
        <w:div w:id="321786346">
          <w:marLeft w:val="640"/>
          <w:marRight w:val="0"/>
          <w:marTop w:val="0"/>
          <w:marBottom w:val="0"/>
          <w:divBdr>
            <w:top w:val="none" w:sz="0" w:space="0" w:color="auto"/>
            <w:left w:val="none" w:sz="0" w:space="0" w:color="auto"/>
            <w:bottom w:val="none" w:sz="0" w:space="0" w:color="auto"/>
            <w:right w:val="none" w:sz="0" w:space="0" w:color="auto"/>
          </w:divBdr>
        </w:div>
        <w:div w:id="380789337">
          <w:marLeft w:val="640"/>
          <w:marRight w:val="0"/>
          <w:marTop w:val="0"/>
          <w:marBottom w:val="0"/>
          <w:divBdr>
            <w:top w:val="none" w:sz="0" w:space="0" w:color="auto"/>
            <w:left w:val="none" w:sz="0" w:space="0" w:color="auto"/>
            <w:bottom w:val="none" w:sz="0" w:space="0" w:color="auto"/>
            <w:right w:val="none" w:sz="0" w:space="0" w:color="auto"/>
          </w:divBdr>
        </w:div>
        <w:div w:id="462576129">
          <w:marLeft w:val="640"/>
          <w:marRight w:val="0"/>
          <w:marTop w:val="0"/>
          <w:marBottom w:val="0"/>
          <w:divBdr>
            <w:top w:val="none" w:sz="0" w:space="0" w:color="auto"/>
            <w:left w:val="none" w:sz="0" w:space="0" w:color="auto"/>
            <w:bottom w:val="none" w:sz="0" w:space="0" w:color="auto"/>
            <w:right w:val="none" w:sz="0" w:space="0" w:color="auto"/>
          </w:divBdr>
        </w:div>
        <w:div w:id="484511427">
          <w:marLeft w:val="640"/>
          <w:marRight w:val="0"/>
          <w:marTop w:val="0"/>
          <w:marBottom w:val="0"/>
          <w:divBdr>
            <w:top w:val="none" w:sz="0" w:space="0" w:color="auto"/>
            <w:left w:val="none" w:sz="0" w:space="0" w:color="auto"/>
            <w:bottom w:val="none" w:sz="0" w:space="0" w:color="auto"/>
            <w:right w:val="none" w:sz="0" w:space="0" w:color="auto"/>
          </w:divBdr>
        </w:div>
        <w:div w:id="516773632">
          <w:marLeft w:val="640"/>
          <w:marRight w:val="0"/>
          <w:marTop w:val="0"/>
          <w:marBottom w:val="0"/>
          <w:divBdr>
            <w:top w:val="none" w:sz="0" w:space="0" w:color="auto"/>
            <w:left w:val="none" w:sz="0" w:space="0" w:color="auto"/>
            <w:bottom w:val="none" w:sz="0" w:space="0" w:color="auto"/>
            <w:right w:val="none" w:sz="0" w:space="0" w:color="auto"/>
          </w:divBdr>
        </w:div>
        <w:div w:id="529033095">
          <w:marLeft w:val="640"/>
          <w:marRight w:val="0"/>
          <w:marTop w:val="0"/>
          <w:marBottom w:val="0"/>
          <w:divBdr>
            <w:top w:val="none" w:sz="0" w:space="0" w:color="auto"/>
            <w:left w:val="none" w:sz="0" w:space="0" w:color="auto"/>
            <w:bottom w:val="none" w:sz="0" w:space="0" w:color="auto"/>
            <w:right w:val="none" w:sz="0" w:space="0" w:color="auto"/>
          </w:divBdr>
        </w:div>
        <w:div w:id="536964261">
          <w:marLeft w:val="640"/>
          <w:marRight w:val="0"/>
          <w:marTop w:val="0"/>
          <w:marBottom w:val="0"/>
          <w:divBdr>
            <w:top w:val="none" w:sz="0" w:space="0" w:color="auto"/>
            <w:left w:val="none" w:sz="0" w:space="0" w:color="auto"/>
            <w:bottom w:val="none" w:sz="0" w:space="0" w:color="auto"/>
            <w:right w:val="none" w:sz="0" w:space="0" w:color="auto"/>
          </w:divBdr>
        </w:div>
        <w:div w:id="537862732">
          <w:marLeft w:val="640"/>
          <w:marRight w:val="0"/>
          <w:marTop w:val="0"/>
          <w:marBottom w:val="0"/>
          <w:divBdr>
            <w:top w:val="none" w:sz="0" w:space="0" w:color="auto"/>
            <w:left w:val="none" w:sz="0" w:space="0" w:color="auto"/>
            <w:bottom w:val="none" w:sz="0" w:space="0" w:color="auto"/>
            <w:right w:val="none" w:sz="0" w:space="0" w:color="auto"/>
          </w:divBdr>
        </w:div>
        <w:div w:id="618143555">
          <w:marLeft w:val="640"/>
          <w:marRight w:val="0"/>
          <w:marTop w:val="0"/>
          <w:marBottom w:val="0"/>
          <w:divBdr>
            <w:top w:val="none" w:sz="0" w:space="0" w:color="auto"/>
            <w:left w:val="none" w:sz="0" w:space="0" w:color="auto"/>
            <w:bottom w:val="none" w:sz="0" w:space="0" w:color="auto"/>
            <w:right w:val="none" w:sz="0" w:space="0" w:color="auto"/>
          </w:divBdr>
        </w:div>
        <w:div w:id="649749763">
          <w:marLeft w:val="640"/>
          <w:marRight w:val="0"/>
          <w:marTop w:val="0"/>
          <w:marBottom w:val="0"/>
          <w:divBdr>
            <w:top w:val="none" w:sz="0" w:space="0" w:color="auto"/>
            <w:left w:val="none" w:sz="0" w:space="0" w:color="auto"/>
            <w:bottom w:val="none" w:sz="0" w:space="0" w:color="auto"/>
            <w:right w:val="none" w:sz="0" w:space="0" w:color="auto"/>
          </w:divBdr>
        </w:div>
        <w:div w:id="660305339">
          <w:marLeft w:val="640"/>
          <w:marRight w:val="0"/>
          <w:marTop w:val="0"/>
          <w:marBottom w:val="0"/>
          <w:divBdr>
            <w:top w:val="none" w:sz="0" w:space="0" w:color="auto"/>
            <w:left w:val="none" w:sz="0" w:space="0" w:color="auto"/>
            <w:bottom w:val="none" w:sz="0" w:space="0" w:color="auto"/>
            <w:right w:val="none" w:sz="0" w:space="0" w:color="auto"/>
          </w:divBdr>
        </w:div>
        <w:div w:id="720788935">
          <w:marLeft w:val="640"/>
          <w:marRight w:val="0"/>
          <w:marTop w:val="0"/>
          <w:marBottom w:val="0"/>
          <w:divBdr>
            <w:top w:val="none" w:sz="0" w:space="0" w:color="auto"/>
            <w:left w:val="none" w:sz="0" w:space="0" w:color="auto"/>
            <w:bottom w:val="none" w:sz="0" w:space="0" w:color="auto"/>
            <w:right w:val="none" w:sz="0" w:space="0" w:color="auto"/>
          </w:divBdr>
        </w:div>
        <w:div w:id="775365931">
          <w:marLeft w:val="640"/>
          <w:marRight w:val="0"/>
          <w:marTop w:val="0"/>
          <w:marBottom w:val="0"/>
          <w:divBdr>
            <w:top w:val="none" w:sz="0" w:space="0" w:color="auto"/>
            <w:left w:val="none" w:sz="0" w:space="0" w:color="auto"/>
            <w:bottom w:val="none" w:sz="0" w:space="0" w:color="auto"/>
            <w:right w:val="none" w:sz="0" w:space="0" w:color="auto"/>
          </w:divBdr>
        </w:div>
        <w:div w:id="778373500">
          <w:marLeft w:val="640"/>
          <w:marRight w:val="0"/>
          <w:marTop w:val="0"/>
          <w:marBottom w:val="0"/>
          <w:divBdr>
            <w:top w:val="none" w:sz="0" w:space="0" w:color="auto"/>
            <w:left w:val="none" w:sz="0" w:space="0" w:color="auto"/>
            <w:bottom w:val="none" w:sz="0" w:space="0" w:color="auto"/>
            <w:right w:val="none" w:sz="0" w:space="0" w:color="auto"/>
          </w:divBdr>
        </w:div>
        <w:div w:id="789203111">
          <w:marLeft w:val="640"/>
          <w:marRight w:val="0"/>
          <w:marTop w:val="0"/>
          <w:marBottom w:val="0"/>
          <w:divBdr>
            <w:top w:val="none" w:sz="0" w:space="0" w:color="auto"/>
            <w:left w:val="none" w:sz="0" w:space="0" w:color="auto"/>
            <w:bottom w:val="none" w:sz="0" w:space="0" w:color="auto"/>
            <w:right w:val="none" w:sz="0" w:space="0" w:color="auto"/>
          </w:divBdr>
        </w:div>
        <w:div w:id="804078776">
          <w:marLeft w:val="640"/>
          <w:marRight w:val="0"/>
          <w:marTop w:val="0"/>
          <w:marBottom w:val="0"/>
          <w:divBdr>
            <w:top w:val="none" w:sz="0" w:space="0" w:color="auto"/>
            <w:left w:val="none" w:sz="0" w:space="0" w:color="auto"/>
            <w:bottom w:val="none" w:sz="0" w:space="0" w:color="auto"/>
            <w:right w:val="none" w:sz="0" w:space="0" w:color="auto"/>
          </w:divBdr>
        </w:div>
        <w:div w:id="835194818">
          <w:marLeft w:val="640"/>
          <w:marRight w:val="0"/>
          <w:marTop w:val="0"/>
          <w:marBottom w:val="0"/>
          <w:divBdr>
            <w:top w:val="none" w:sz="0" w:space="0" w:color="auto"/>
            <w:left w:val="none" w:sz="0" w:space="0" w:color="auto"/>
            <w:bottom w:val="none" w:sz="0" w:space="0" w:color="auto"/>
            <w:right w:val="none" w:sz="0" w:space="0" w:color="auto"/>
          </w:divBdr>
        </w:div>
        <w:div w:id="911233290">
          <w:marLeft w:val="640"/>
          <w:marRight w:val="0"/>
          <w:marTop w:val="0"/>
          <w:marBottom w:val="0"/>
          <w:divBdr>
            <w:top w:val="none" w:sz="0" w:space="0" w:color="auto"/>
            <w:left w:val="none" w:sz="0" w:space="0" w:color="auto"/>
            <w:bottom w:val="none" w:sz="0" w:space="0" w:color="auto"/>
            <w:right w:val="none" w:sz="0" w:space="0" w:color="auto"/>
          </w:divBdr>
        </w:div>
        <w:div w:id="1040321408">
          <w:marLeft w:val="640"/>
          <w:marRight w:val="0"/>
          <w:marTop w:val="0"/>
          <w:marBottom w:val="0"/>
          <w:divBdr>
            <w:top w:val="none" w:sz="0" w:space="0" w:color="auto"/>
            <w:left w:val="none" w:sz="0" w:space="0" w:color="auto"/>
            <w:bottom w:val="none" w:sz="0" w:space="0" w:color="auto"/>
            <w:right w:val="none" w:sz="0" w:space="0" w:color="auto"/>
          </w:divBdr>
        </w:div>
        <w:div w:id="1105417894">
          <w:marLeft w:val="640"/>
          <w:marRight w:val="0"/>
          <w:marTop w:val="0"/>
          <w:marBottom w:val="0"/>
          <w:divBdr>
            <w:top w:val="none" w:sz="0" w:space="0" w:color="auto"/>
            <w:left w:val="none" w:sz="0" w:space="0" w:color="auto"/>
            <w:bottom w:val="none" w:sz="0" w:space="0" w:color="auto"/>
            <w:right w:val="none" w:sz="0" w:space="0" w:color="auto"/>
          </w:divBdr>
        </w:div>
        <w:div w:id="1258174356">
          <w:marLeft w:val="640"/>
          <w:marRight w:val="0"/>
          <w:marTop w:val="0"/>
          <w:marBottom w:val="0"/>
          <w:divBdr>
            <w:top w:val="none" w:sz="0" w:space="0" w:color="auto"/>
            <w:left w:val="none" w:sz="0" w:space="0" w:color="auto"/>
            <w:bottom w:val="none" w:sz="0" w:space="0" w:color="auto"/>
            <w:right w:val="none" w:sz="0" w:space="0" w:color="auto"/>
          </w:divBdr>
        </w:div>
        <w:div w:id="1313679119">
          <w:marLeft w:val="640"/>
          <w:marRight w:val="0"/>
          <w:marTop w:val="0"/>
          <w:marBottom w:val="0"/>
          <w:divBdr>
            <w:top w:val="none" w:sz="0" w:space="0" w:color="auto"/>
            <w:left w:val="none" w:sz="0" w:space="0" w:color="auto"/>
            <w:bottom w:val="none" w:sz="0" w:space="0" w:color="auto"/>
            <w:right w:val="none" w:sz="0" w:space="0" w:color="auto"/>
          </w:divBdr>
        </w:div>
        <w:div w:id="1316101901">
          <w:marLeft w:val="640"/>
          <w:marRight w:val="0"/>
          <w:marTop w:val="0"/>
          <w:marBottom w:val="0"/>
          <w:divBdr>
            <w:top w:val="none" w:sz="0" w:space="0" w:color="auto"/>
            <w:left w:val="none" w:sz="0" w:space="0" w:color="auto"/>
            <w:bottom w:val="none" w:sz="0" w:space="0" w:color="auto"/>
            <w:right w:val="none" w:sz="0" w:space="0" w:color="auto"/>
          </w:divBdr>
        </w:div>
        <w:div w:id="1341739764">
          <w:marLeft w:val="640"/>
          <w:marRight w:val="0"/>
          <w:marTop w:val="0"/>
          <w:marBottom w:val="0"/>
          <w:divBdr>
            <w:top w:val="none" w:sz="0" w:space="0" w:color="auto"/>
            <w:left w:val="none" w:sz="0" w:space="0" w:color="auto"/>
            <w:bottom w:val="none" w:sz="0" w:space="0" w:color="auto"/>
            <w:right w:val="none" w:sz="0" w:space="0" w:color="auto"/>
          </w:divBdr>
        </w:div>
        <w:div w:id="1357271612">
          <w:marLeft w:val="640"/>
          <w:marRight w:val="0"/>
          <w:marTop w:val="0"/>
          <w:marBottom w:val="0"/>
          <w:divBdr>
            <w:top w:val="none" w:sz="0" w:space="0" w:color="auto"/>
            <w:left w:val="none" w:sz="0" w:space="0" w:color="auto"/>
            <w:bottom w:val="none" w:sz="0" w:space="0" w:color="auto"/>
            <w:right w:val="none" w:sz="0" w:space="0" w:color="auto"/>
          </w:divBdr>
        </w:div>
        <w:div w:id="1474715158">
          <w:marLeft w:val="640"/>
          <w:marRight w:val="0"/>
          <w:marTop w:val="0"/>
          <w:marBottom w:val="0"/>
          <w:divBdr>
            <w:top w:val="none" w:sz="0" w:space="0" w:color="auto"/>
            <w:left w:val="none" w:sz="0" w:space="0" w:color="auto"/>
            <w:bottom w:val="none" w:sz="0" w:space="0" w:color="auto"/>
            <w:right w:val="none" w:sz="0" w:space="0" w:color="auto"/>
          </w:divBdr>
        </w:div>
        <w:div w:id="1507088319">
          <w:marLeft w:val="640"/>
          <w:marRight w:val="0"/>
          <w:marTop w:val="0"/>
          <w:marBottom w:val="0"/>
          <w:divBdr>
            <w:top w:val="none" w:sz="0" w:space="0" w:color="auto"/>
            <w:left w:val="none" w:sz="0" w:space="0" w:color="auto"/>
            <w:bottom w:val="none" w:sz="0" w:space="0" w:color="auto"/>
            <w:right w:val="none" w:sz="0" w:space="0" w:color="auto"/>
          </w:divBdr>
        </w:div>
        <w:div w:id="1554852951">
          <w:marLeft w:val="640"/>
          <w:marRight w:val="0"/>
          <w:marTop w:val="0"/>
          <w:marBottom w:val="0"/>
          <w:divBdr>
            <w:top w:val="none" w:sz="0" w:space="0" w:color="auto"/>
            <w:left w:val="none" w:sz="0" w:space="0" w:color="auto"/>
            <w:bottom w:val="none" w:sz="0" w:space="0" w:color="auto"/>
            <w:right w:val="none" w:sz="0" w:space="0" w:color="auto"/>
          </w:divBdr>
        </w:div>
        <w:div w:id="1572345756">
          <w:marLeft w:val="640"/>
          <w:marRight w:val="0"/>
          <w:marTop w:val="0"/>
          <w:marBottom w:val="0"/>
          <w:divBdr>
            <w:top w:val="none" w:sz="0" w:space="0" w:color="auto"/>
            <w:left w:val="none" w:sz="0" w:space="0" w:color="auto"/>
            <w:bottom w:val="none" w:sz="0" w:space="0" w:color="auto"/>
            <w:right w:val="none" w:sz="0" w:space="0" w:color="auto"/>
          </w:divBdr>
        </w:div>
        <w:div w:id="1574121707">
          <w:marLeft w:val="640"/>
          <w:marRight w:val="0"/>
          <w:marTop w:val="0"/>
          <w:marBottom w:val="0"/>
          <w:divBdr>
            <w:top w:val="none" w:sz="0" w:space="0" w:color="auto"/>
            <w:left w:val="none" w:sz="0" w:space="0" w:color="auto"/>
            <w:bottom w:val="none" w:sz="0" w:space="0" w:color="auto"/>
            <w:right w:val="none" w:sz="0" w:space="0" w:color="auto"/>
          </w:divBdr>
        </w:div>
        <w:div w:id="1649940034">
          <w:marLeft w:val="640"/>
          <w:marRight w:val="0"/>
          <w:marTop w:val="0"/>
          <w:marBottom w:val="0"/>
          <w:divBdr>
            <w:top w:val="none" w:sz="0" w:space="0" w:color="auto"/>
            <w:left w:val="none" w:sz="0" w:space="0" w:color="auto"/>
            <w:bottom w:val="none" w:sz="0" w:space="0" w:color="auto"/>
            <w:right w:val="none" w:sz="0" w:space="0" w:color="auto"/>
          </w:divBdr>
        </w:div>
        <w:div w:id="1851024562">
          <w:marLeft w:val="640"/>
          <w:marRight w:val="0"/>
          <w:marTop w:val="0"/>
          <w:marBottom w:val="0"/>
          <w:divBdr>
            <w:top w:val="none" w:sz="0" w:space="0" w:color="auto"/>
            <w:left w:val="none" w:sz="0" w:space="0" w:color="auto"/>
            <w:bottom w:val="none" w:sz="0" w:space="0" w:color="auto"/>
            <w:right w:val="none" w:sz="0" w:space="0" w:color="auto"/>
          </w:divBdr>
        </w:div>
        <w:div w:id="1851944829">
          <w:marLeft w:val="640"/>
          <w:marRight w:val="0"/>
          <w:marTop w:val="0"/>
          <w:marBottom w:val="0"/>
          <w:divBdr>
            <w:top w:val="none" w:sz="0" w:space="0" w:color="auto"/>
            <w:left w:val="none" w:sz="0" w:space="0" w:color="auto"/>
            <w:bottom w:val="none" w:sz="0" w:space="0" w:color="auto"/>
            <w:right w:val="none" w:sz="0" w:space="0" w:color="auto"/>
          </w:divBdr>
        </w:div>
        <w:div w:id="1886482684">
          <w:marLeft w:val="640"/>
          <w:marRight w:val="0"/>
          <w:marTop w:val="0"/>
          <w:marBottom w:val="0"/>
          <w:divBdr>
            <w:top w:val="none" w:sz="0" w:space="0" w:color="auto"/>
            <w:left w:val="none" w:sz="0" w:space="0" w:color="auto"/>
            <w:bottom w:val="none" w:sz="0" w:space="0" w:color="auto"/>
            <w:right w:val="none" w:sz="0" w:space="0" w:color="auto"/>
          </w:divBdr>
        </w:div>
        <w:div w:id="1945261110">
          <w:marLeft w:val="640"/>
          <w:marRight w:val="0"/>
          <w:marTop w:val="0"/>
          <w:marBottom w:val="0"/>
          <w:divBdr>
            <w:top w:val="none" w:sz="0" w:space="0" w:color="auto"/>
            <w:left w:val="none" w:sz="0" w:space="0" w:color="auto"/>
            <w:bottom w:val="none" w:sz="0" w:space="0" w:color="auto"/>
            <w:right w:val="none" w:sz="0" w:space="0" w:color="auto"/>
          </w:divBdr>
        </w:div>
        <w:div w:id="1961304370">
          <w:marLeft w:val="640"/>
          <w:marRight w:val="0"/>
          <w:marTop w:val="0"/>
          <w:marBottom w:val="0"/>
          <w:divBdr>
            <w:top w:val="none" w:sz="0" w:space="0" w:color="auto"/>
            <w:left w:val="none" w:sz="0" w:space="0" w:color="auto"/>
            <w:bottom w:val="none" w:sz="0" w:space="0" w:color="auto"/>
            <w:right w:val="none" w:sz="0" w:space="0" w:color="auto"/>
          </w:divBdr>
        </w:div>
        <w:div w:id="1988048655">
          <w:marLeft w:val="640"/>
          <w:marRight w:val="0"/>
          <w:marTop w:val="0"/>
          <w:marBottom w:val="0"/>
          <w:divBdr>
            <w:top w:val="none" w:sz="0" w:space="0" w:color="auto"/>
            <w:left w:val="none" w:sz="0" w:space="0" w:color="auto"/>
            <w:bottom w:val="none" w:sz="0" w:space="0" w:color="auto"/>
            <w:right w:val="none" w:sz="0" w:space="0" w:color="auto"/>
          </w:divBdr>
        </w:div>
        <w:div w:id="2008823971">
          <w:marLeft w:val="640"/>
          <w:marRight w:val="0"/>
          <w:marTop w:val="0"/>
          <w:marBottom w:val="0"/>
          <w:divBdr>
            <w:top w:val="none" w:sz="0" w:space="0" w:color="auto"/>
            <w:left w:val="none" w:sz="0" w:space="0" w:color="auto"/>
            <w:bottom w:val="none" w:sz="0" w:space="0" w:color="auto"/>
            <w:right w:val="none" w:sz="0" w:space="0" w:color="auto"/>
          </w:divBdr>
        </w:div>
        <w:div w:id="2031687550">
          <w:marLeft w:val="640"/>
          <w:marRight w:val="0"/>
          <w:marTop w:val="0"/>
          <w:marBottom w:val="0"/>
          <w:divBdr>
            <w:top w:val="none" w:sz="0" w:space="0" w:color="auto"/>
            <w:left w:val="none" w:sz="0" w:space="0" w:color="auto"/>
            <w:bottom w:val="none" w:sz="0" w:space="0" w:color="auto"/>
            <w:right w:val="none" w:sz="0" w:space="0" w:color="auto"/>
          </w:divBdr>
        </w:div>
        <w:div w:id="2082287876">
          <w:marLeft w:val="640"/>
          <w:marRight w:val="0"/>
          <w:marTop w:val="0"/>
          <w:marBottom w:val="0"/>
          <w:divBdr>
            <w:top w:val="none" w:sz="0" w:space="0" w:color="auto"/>
            <w:left w:val="none" w:sz="0" w:space="0" w:color="auto"/>
            <w:bottom w:val="none" w:sz="0" w:space="0" w:color="auto"/>
            <w:right w:val="none" w:sz="0" w:space="0" w:color="auto"/>
          </w:divBdr>
        </w:div>
      </w:divsChild>
    </w:div>
    <w:div w:id="179243948">
      <w:bodyDiv w:val="1"/>
      <w:marLeft w:val="0"/>
      <w:marRight w:val="0"/>
      <w:marTop w:val="0"/>
      <w:marBottom w:val="0"/>
      <w:divBdr>
        <w:top w:val="none" w:sz="0" w:space="0" w:color="auto"/>
        <w:left w:val="none" w:sz="0" w:space="0" w:color="auto"/>
        <w:bottom w:val="none" w:sz="0" w:space="0" w:color="auto"/>
        <w:right w:val="none" w:sz="0" w:space="0" w:color="auto"/>
      </w:divBdr>
      <w:divsChild>
        <w:div w:id="660236725">
          <w:marLeft w:val="640"/>
          <w:marRight w:val="0"/>
          <w:marTop w:val="0"/>
          <w:marBottom w:val="0"/>
          <w:divBdr>
            <w:top w:val="none" w:sz="0" w:space="0" w:color="auto"/>
            <w:left w:val="none" w:sz="0" w:space="0" w:color="auto"/>
            <w:bottom w:val="none" w:sz="0" w:space="0" w:color="auto"/>
            <w:right w:val="none" w:sz="0" w:space="0" w:color="auto"/>
          </w:divBdr>
        </w:div>
        <w:div w:id="1032682612">
          <w:marLeft w:val="640"/>
          <w:marRight w:val="0"/>
          <w:marTop w:val="0"/>
          <w:marBottom w:val="0"/>
          <w:divBdr>
            <w:top w:val="none" w:sz="0" w:space="0" w:color="auto"/>
            <w:left w:val="none" w:sz="0" w:space="0" w:color="auto"/>
            <w:bottom w:val="none" w:sz="0" w:space="0" w:color="auto"/>
            <w:right w:val="none" w:sz="0" w:space="0" w:color="auto"/>
          </w:divBdr>
        </w:div>
        <w:div w:id="2085759753">
          <w:marLeft w:val="640"/>
          <w:marRight w:val="0"/>
          <w:marTop w:val="0"/>
          <w:marBottom w:val="0"/>
          <w:divBdr>
            <w:top w:val="none" w:sz="0" w:space="0" w:color="auto"/>
            <w:left w:val="none" w:sz="0" w:space="0" w:color="auto"/>
            <w:bottom w:val="none" w:sz="0" w:space="0" w:color="auto"/>
            <w:right w:val="none" w:sz="0" w:space="0" w:color="auto"/>
          </w:divBdr>
        </w:div>
        <w:div w:id="284821147">
          <w:marLeft w:val="640"/>
          <w:marRight w:val="0"/>
          <w:marTop w:val="0"/>
          <w:marBottom w:val="0"/>
          <w:divBdr>
            <w:top w:val="none" w:sz="0" w:space="0" w:color="auto"/>
            <w:left w:val="none" w:sz="0" w:space="0" w:color="auto"/>
            <w:bottom w:val="none" w:sz="0" w:space="0" w:color="auto"/>
            <w:right w:val="none" w:sz="0" w:space="0" w:color="auto"/>
          </w:divBdr>
        </w:div>
        <w:div w:id="456409274">
          <w:marLeft w:val="640"/>
          <w:marRight w:val="0"/>
          <w:marTop w:val="0"/>
          <w:marBottom w:val="0"/>
          <w:divBdr>
            <w:top w:val="none" w:sz="0" w:space="0" w:color="auto"/>
            <w:left w:val="none" w:sz="0" w:space="0" w:color="auto"/>
            <w:bottom w:val="none" w:sz="0" w:space="0" w:color="auto"/>
            <w:right w:val="none" w:sz="0" w:space="0" w:color="auto"/>
          </w:divBdr>
        </w:div>
        <w:div w:id="893125773">
          <w:marLeft w:val="640"/>
          <w:marRight w:val="0"/>
          <w:marTop w:val="0"/>
          <w:marBottom w:val="0"/>
          <w:divBdr>
            <w:top w:val="none" w:sz="0" w:space="0" w:color="auto"/>
            <w:left w:val="none" w:sz="0" w:space="0" w:color="auto"/>
            <w:bottom w:val="none" w:sz="0" w:space="0" w:color="auto"/>
            <w:right w:val="none" w:sz="0" w:space="0" w:color="auto"/>
          </w:divBdr>
        </w:div>
        <w:div w:id="900140171">
          <w:marLeft w:val="640"/>
          <w:marRight w:val="0"/>
          <w:marTop w:val="0"/>
          <w:marBottom w:val="0"/>
          <w:divBdr>
            <w:top w:val="none" w:sz="0" w:space="0" w:color="auto"/>
            <w:left w:val="none" w:sz="0" w:space="0" w:color="auto"/>
            <w:bottom w:val="none" w:sz="0" w:space="0" w:color="auto"/>
            <w:right w:val="none" w:sz="0" w:space="0" w:color="auto"/>
          </w:divBdr>
        </w:div>
        <w:div w:id="801851742">
          <w:marLeft w:val="640"/>
          <w:marRight w:val="0"/>
          <w:marTop w:val="0"/>
          <w:marBottom w:val="0"/>
          <w:divBdr>
            <w:top w:val="none" w:sz="0" w:space="0" w:color="auto"/>
            <w:left w:val="none" w:sz="0" w:space="0" w:color="auto"/>
            <w:bottom w:val="none" w:sz="0" w:space="0" w:color="auto"/>
            <w:right w:val="none" w:sz="0" w:space="0" w:color="auto"/>
          </w:divBdr>
        </w:div>
        <w:div w:id="2071885153">
          <w:marLeft w:val="640"/>
          <w:marRight w:val="0"/>
          <w:marTop w:val="0"/>
          <w:marBottom w:val="0"/>
          <w:divBdr>
            <w:top w:val="none" w:sz="0" w:space="0" w:color="auto"/>
            <w:left w:val="none" w:sz="0" w:space="0" w:color="auto"/>
            <w:bottom w:val="none" w:sz="0" w:space="0" w:color="auto"/>
            <w:right w:val="none" w:sz="0" w:space="0" w:color="auto"/>
          </w:divBdr>
        </w:div>
        <w:div w:id="1267729884">
          <w:marLeft w:val="640"/>
          <w:marRight w:val="0"/>
          <w:marTop w:val="0"/>
          <w:marBottom w:val="0"/>
          <w:divBdr>
            <w:top w:val="none" w:sz="0" w:space="0" w:color="auto"/>
            <w:left w:val="none" w:sz="0" w:space="0" w:color="auto"/>
            <w:bottom w:val="none" w:sz="0" w:space="0" w:color="auto"/>
            <w:right w:val="none" w:sz="0" w:space="0" w:color="auto"/>
          </w:divBdr>
        </w:div>
        <w:div w:id="922909774">
          <w:marLeft w:val="640"/>
          <w:marRight w:val="0"/>
          <w:marTop w:val="0"/>
          <w:marBottom w:val="0"/>
          <w:divBdr>
            <w:top w:val="none" w:sz="0" w:space="0" w:color="auto"/>
            <w:left w:val="none" w:sz="0" w:space="0" w:color="auto"/>
            <w:bottom w:val="none" w:sz="0" w:space="0" w:color="auto"/>
            <w:right w:val="none" w:sz="0" w:space="0" w:color="auto"/>
          </w:divBdr>
        </w:div>
        <w:div w:id="1773167306">
          <w:marLeft w:val="640"/>
          <w:marRight w:val="0"/>
          <w:marTop w:val="0"/>
          <w:marBottom w:val="0"/>
          <w:divBdr>
            <w:top w:val="none" w:sz="0" w:space="0" w:color="auto"/>
            <w:left w:val="none" w:sz="0" w:space="0" w:color="auto"/>
            <w:bottom w:val="none" w:sz="0" w:space="0" w:color="auto"/>
            <w:right w:val="none" w:sz="0" w:space="0" w:color="auto"/>
          </w:divBdr>
        </w:div>
        <w:div w:id="1391467312">
          <w:marLeft w:val="640"/>
          <w:marRight w:val="0"/>
          <w:marTop w:val="0"/>
          <w:marBottom w:val="0"/>
          <w:divBdr>
            <w:top w:val="none" w:sz="0" w:space="0" w:color="auto"/>
            <w:left w:val="none" w:sz="0" w:space="0" w:color="auto"/>
            <w:bottom w:val="none" w:sz="0" w:space="0" w:color="auto"/>
            <w:right w:val="none" w:sz="0" w:space="0" w:color="auto"/>
          </w:divBdr>
        </w:div>
        <w:div w:id="952829900">
          <w:marLeft w:val="640"/>
          <w:marRight w:val="0"/>
          <w:marTop w:val="0"/>
          <w:marBottom w:val="0"/>
          <w:divBdr>
            <w:top w:val="none" w:sz="0" w:space="0" w:color="auto"/>
            <w:left w:val="none" w:sz="0" w:space="0" w:color="auto"/>
            <w:bottom w:val="none" w:sz="0" w:space="0" w:color="auto"/>
            <w:right w:val="none" w:sz="0" w:space="0" w:color="auto"/>
          </w:divBdr>
        </w:div>
        <w:div w:id="509753964">
          <w:marLeft w:val="640"/>
          <w:marRight w:val="0"/>
          <w:marTop w:val="0"/>
          <w:marBottom w:val="0"/>
          <w:divBdr>
            <w:top w:val="none" w:sz="0" w:space="0" w:color="auto"/>
            <w:left w:val="none" w:sz="0" w:space="0" w:color="auto"/>
            <w:bottom w:val="none" w:sz="0" w:space="0" w:color="auto"/>
            <w:right w:val="none" w:sz="0" w:space="0" w:color="auto"/>
          </w:divBdr>
        </w:div>
        <w:div w:id="1680082988">
          <w:marLeft w:val="640"/>
          <w:marRight w:val="0"/>
          <w:marTop w:val="0"/>
          <w:marBottom w:val="0"/>
          <w:divBdr>
            <w:top w:val="none" w:sz="0" w:space="0" w:color="auto"/>
            <w:left w:val="none" w:sz="0" w:space="0" w:color="auto"/>
            <w:bottom w:val="none" w:sz="0" w:space="0" w:color="auto"/>
            <w:right w:val="none" w:sz="0" w:space="0" w:color="auto"/>
          </w:divBdr>
        </w:div>
        <w:div w:id="905725302">
          <w:marLeft w:val="640"/>
          <w:marRight w:val="0"/>
          <w:marTop w:val="0"/>
          <w:marBottom w:val="0"/>
          <w:divBdr>
            <w:top w:val="none" w:sz="0" w:space="0" w:color="auto"/>
            <w:left w:val="none" w:sz="0" w:space="0" w:color="auto"/>
            <w:bottom w:val="none" w:sz="0" w:space="0" w:color="auto"/>
            <w:right w:val="none" w:sz="0" w:space="0" w:color="auto"/>
          </w:divBdr>
        </w:div>
        <w:div w:id="1126897573">
          <w:marLeft w:val="640"/>
          <w:marRight w:val="0"/>
          <w:marTop w:val="0"/>
          <w:marBottom w:val="0"/>
          <w:divBdr>
            <w:top w:val="none" w:sz="0" w:space="0" w:color="auto"/>
            <w:left w:val="none" w:sz="0" w:space="0" w:color="auto"/>
            <w:bottom w:val="none" w:sz="0" w:space="0" w:color="auto"/>
            <w:right w:val="none" w:sz="0" w:space="0" w:color="auto"/>
          </w:divBdr>
        </w:div>
        <w:div w:id="1187596850">
          <w:marLeft w:val="640"/>
          <w:marRight w:val="0"/>
          <w:marTop w:val="0"/>
          <w:marBottom w:val="0"/>
          <w:divBdr>
            <w:top w:val="none" w:sz="0" w:space="0" w:color="auto"/>
            <w:left w:val="none" w:sz="0" w:space="0" w:color="auto"/>
            <w:bottom w:val="none" w:sz="0" w:space="0" w:color="auto"/>
            <w:right w:val="none" w:sz="0" w:space="0" w:color="auto"/>
          </w:divBdr>
        </w:div>
        <w:div w:id="1168784865">
          <w:marLeft w:val="640"/>
          <w:marRight w:val="0"/>
          <w:marTop w:val="0"/>
          <w:marBottom w:val="0"/>
          <w:divBdr>
            <w:top w:val="none" w:sz="0" w:space="0" w:color="auto"/>
            <w:left w:val="none" w:sz="0" w:space="0" w:color="auto"/>
            <w:bottom w:val="none" w:sz="0" w:space="0" w:color="auto"/>
            <w:right w:val="none" w:sz="0" w:space="0" w:color="auto"/>
          </w:divBdr>
        </w:div>
        <w:div w:id="1375689923">
          <w:marLeft w:val="640"/>
          <w:marRight w:val="0"/>
          <w:marTop w:val="0"/>
          <w:marBottom w:val="0"/>
          <w:divBdr>
            <w:top w:val="none" w:sz="0" w:space="0" w:color="auto"/>
            <w:left w:val="none" w:sz="0" w:space="0" w:color="auto"/>
            <w:bottom w:val="none" w:sz="0" w:space="0" w:color="auto"/>
            <w:right w:val="none" w:sz="0" w:space="0" w:color="auto"/>
          </w:divBdr>
        </w:div>
        <w:div w:id="1853372840">
          <w:marLeft w:val="640"/>
          <w:marRight w:val="0"/>
          <w:marTop w:val="0"/>
          <w:marBottom w:val="0"/>
          <w:divBdr>
            <w:top w:val="none" w:sz="0" w:space="0" w:color="auto"/>
            <w:left w:val="none" w:sz="0" w:space="0" w:color="auto"/>
            <w:bottom w:val="none" w:sz="0" w:space="0" w:color="auto"/>
            <w:right w:val="none" w:sz="0" w:space="0" w:color="auto"/>
          </w:divBdr>
        </w:div>
        <w:div w:id="1157502063">
          <w:marLeft w:val="640"/>
          <w:marRight w:val="0"/>
          <w:marTop w:val="0"/>
          <w:marBottom w:val="0"/>
          <w:divBdr>
            <w:top w:val="none" w:sz="0" w:space="0" w:color="auto"/>
            <w:left w:val="none" w:sz="0" w:space="0" w:color="auto"/>
            <w:bottom w:val="none" w:sz="0" w:space="0" w:color="auto"/>
            <w:right w:val="none" w:sz="0" w:space="0" w:color="auto"/>
          </w:divBdr>
        </w:div>
        <w:div w:id="127286540">
          <w:marLeft w:val="640"/>
          <w:marRight w:val="0"/>
          <w:marTop w:val="0"/>
          <w:marBottom w:val="0"/>
          <w:divBdr>
            <w:top w:val="none" w:sz="0" w:space="0" w:color="auto"/>
            <w:left w:val="none" w:sz="0" w:space="0" w:color="auto"/>
            <w:bottom w:val="none" w:sz="0" w:space="0" w:color="auto"/>
            <w:right w:val="none" w:sz="0" w:space="0" w:color="auto"/>
          </w:divBdr>
        </w:div>
        <w:div w:id="1391806900">
          <w:marLeft w:val="640"/>
          <w:marRight w:val="0"/>
          <w:marTop w:val="0"/>
          <w:marBottom w:val="0"/>
          <w:divBdr>
            <w:top w:val="none" w:sz="0" w:space="0" w:color="auto"/>
            <w:left w:val="none" w:sz="0" w:space="0" w:color="auto"/>
            <w:bottom w:val="none" w:sz="0" w:space="0" w:color="auto"/>
            <w:right w:val="none" w:sz="0" w:space="0" w:color="auto"/>
          </w:divBdr>
        </w:div>
        <w:div w:id="96676159">
          <w:marLeft w:val="640"/>
          <w:marRight w:val="0"/>
          <w:marTop w:val="0"/>
          <w:marBottom w:val="0"/>
          <w:divBdr>
            <w:top w:val="none" w:sz="0" w:space="0" w:color="auto"/>
            <w:left w:val="none" w:sz="0" w:space="0" w:color="auto"/>
            <w:bottom w:val="none" w:sz="0" w:space="0" w:color="auto"/>
            <w:right w:val="none" w:sz="0" w:space="0" w:color="auto"/>
          </w:divBdr>
        </w:div>
        <w:div w:id="1261448504">
          <w:marLeft w:val="640"/>
          <w:marRight w:val="0"/>
          <w:marTop w:val="0"/>
          <w:marBottom w:val="0"/>
          <w:divBdr>
            <w:top w:val="none" w:sz="0" w:space="0" w:color="auto"/>
            <w:left w:val="none" w:sz="0" w:space="0" w:color="auto"/>
            <w:bottom w:val="none" w:sz="0" w:space="0" w:color="auto"/>
            <w:right w:val="none" w:sz="0" w:space="0" w:color="auto"/>
          </w:divBdr>
        </w:div>
        <w:div w:id="2123838139">
          <w:marLeft w:val="640"/>
          <w:marRight w:val="0"/>
          <w:marTop w:val="0"/>
          <w:marBottom w:val="0"/>
          <w:divBdr>
            <w:top w:val="none" w:sz="0" w:space="0" w:color="auto"/>
            <w:left w:val="none" w:sz="0" w:space="0" w:color="auto"/>
            <w:bottom w:val="none" w:sz="0" w:space="0" w:color="auto"/>
            <w:right w:val="none" w:sz="0" w:space="0" w:color="auto"/>
          </w:divBdr>
        </w:div>
        <w:div w:id="695693999">
          <w:marLeft w:val="640"/>
          <w:marRight w:val="0"/>
          <w:marTop w:val="0"/>
          <w:marBottom w:val="0"/>
          <w:divBdr>
            <w:top w:val="none" w:sz="0" w:space="0" w:color="auto"/>
            <w:left w:val="none" w:sz="0" w:space="0" w:color="auto"/>
            <w:bottom w:val="none" w:sz="0" w:space="0" w:color="auto"/>
            <w:right w:val="none" w:sz="0" w:space="0" w:color="auto"/>
          </w:divBdr>
        </w:div>
        <w:div w:id="963459749">
          <w:marLeft w:val="640"/>
          <w:marRight w:val="0"/>
          <w:marTop w:val="0"/>
          <w:marBottom w:val="0"/>
          <w:divBdr>
            <w:top w:val="none" w:sz="0" w:space="0" w:color="auto"/>
            <w:left w:val="none" w:sz="0" w:space="0" w:color="auto"/>
            <w:bottom w:val="none" w:sz="0" w:space="0" w:color="auto"/>
            <w:right w:val="none" w:sz="0" w:space="0" w:color="auto"/>
          </w:divBdr>
        </w:div>
        <w:div w:id="419446235">
          <w:marLeft w:val="640"/>
          <w:marRight w:val="0"/>
          <w:marTop w:val="0"/>
          <w:marBottom w:val="0"/>
          <w:divBdr>
            <w:top w:val="none" w:sz="0" w:space="0" w:color="auto"/>
            <w:left w:val="none" w:sz="0" w:space="0" w:color="auto"/>
            <w:bottom w:val="none" w:sz="0" w:space="0" w:color="auto"/>
            <w:right w:val="none" w:sz="0" w:space="0" w:color="auto"/>
          </w:divBdr>
        </w:div>
        <w:div w:id="1399939965">
          <w:marLeft w:val="640"/>
          <w:marRight w:val="0"/>
          <w:marTop w:val="0"/>
          <w:marBottom w:val="0"/>
          <w:divBdr>
            <w:top w:val="none" w:sz="0" w:space="0" w:color="auto"/>
            <w:left w:val="none" w:sz="0" w:space="0" w:color="auto"/>
            <w:bottom w:val="none" w:sz="0" w:space="0" w:color="auto"/>
            <w:right w:val="none" w:sz="0" w:space="0" w:color="auto"/>
          </w:divBdr>
        </w:div>
        <w:div w:id="523789465">
          <w:marLeft w:val="640"/>
          <w:marRight w:val="0"/>
          <w:marTop w:val="0"/>
          <w:marBottom w:val="0"/>
          <w:divBdr>
            <w:top w:val="none" w:sz="0" w:space="0" w:color="auto"/>
            <w:left w:val="none" w:sz="0" w:space="0" w:color="auto"/>
            <w:bottom w:val="none" w:sz="0" w:space="0" w:color="auto"/>
            <w:right w:val="none" w:sz="0" w:space="0" w:color="auto"/>
          </w:divBdr>
        </w:div>
        <w:div w:id="550843207">
          <w:marLeft w:val="640"/>
          <w:marRight w:val="0"/>
          <w:marTop w:val="0"/>
          <w:marBottom w:val="0"/>
          <w:divBdr>
            <w:top w:val="none" w:sz="0" w:space="0" w:color="auto"/>
            <w:left w:val="none" w:sz="0" w:space="0" w:color="auto"/>
            <w:bottom w:val="none" w:sz="0" w:space="0" w:color="auto"/>
            <w:right w:val="none" w:sz="0" w:space="0" w:color="auto"/>
          </w:divBdr>
        </w:div>
        <w:div w:id="825130993">
          <w:marLeft w:val="640"/>
          <w:marRight w:val="0"/>
          <w:marTop w:val="0"/>
          <w:marBottom w:val="0"/>
          <w:divBdr>
            <w:top w:val="none" w:sz="0" w:space="0" w:color="auto"/>
            <w:left w:val="none" w:sz="0" w:space="0" w:color="auto"/>
            <w:bottom w:val="none" w:sz="0" w:space="0" w:color="auto"/>
            <w:right w:val="none" w:sz="0" w:space="0" w:color="auto"/>
          </w:divBdr>
        </w:div>
        <w:div w:id="31922117">
          <w:marLeft w:val="640"/>
          <w:marRight w:val="0"/>
          <w:marTop w:val="0"/>
          <w:marBottom w:val="0"/>
          <w:divBdr>
            <w:top w:val="none" w:sz="0" w:space="0" w:color="auto"/>
            <w:left w:val="none" w:sz="0" w:space="0" w:color="auto"/>
            <w:bottom w:val="none" w:sz="0" w:space="0" w:color="auto"/>
            <w:right w:val="none" w:sz="0" w:space="0" w:color="auto"/>
          </w:divBdr>
        </w:div>
        <w:div w:id="442001955">
          <w:marLeft w:val="640"/>
          <w:marRight w:val="0"/>
          <w:marTop w:val="0"/>
          <w:marBottom w:val="0"/>
          <w:divBdr>
            <w:top w:val="none" w:sz="0" w:space="0" w:color="auto"/>
            <w:left w:val="none" w:sz="0" w:space="0" w:color="auto"/>
            <w:bottom w:val="none" w:sz="0" w:space="0" w:color="auto"/>
            <w:right w:val="none" w:sz="0" w:space="0" w:color="auto"/>
          </w:divBdr>
        </w:div>
        <w:div w:id="1013385768">
          <w:marLeft w:val="640"/>
          <w:marRight w:val="0"/>
          <w:marTop w:val="0"/>
          <w:marBottom w:val="0"/>
          <w:divBdr>
            <w:top w:val="none" w:sz="0" w:space="0" w:color="auto"/>
            <w:left w:val="none" w:sz="0" w:space="0" w:color="auto"/>
            <w:bottom w:val="none" w:sz="0" w:space="0" w:color="auto"/>
            <w:right w:val="none" w:sz="0" w:space="0" w:color="auto"/>
          </w:divBdr>
        </w:div>
        <w:div w:id="203103968">
          <w:marLeft w:val="640"/>
          <w:marRight w:val="0"/>
          <w:marTop w:val="0"/>
          <w:marBottom w:val="0"/>
          <w:divBdr>
            <w:top w:val="none" w:sz="0" w:space="0" w:color="auto"/>
            <w:left w:val="none" w:sz="0" w:space="0" w:color="auto"/>
            <w:bottom w:val="none" w:sz="0" w:space="0" w:color="auto"/>
            <w:right w:val="none" w:sz="0" w:space="0" w:color="auto"/>
          </w:divBdr>
        </w:div>
        <w:div w:id="1315260746">
          <w:marLeft w:val="640"/>
          <w:marRight w:val="0"/>
          <w:marTop w:val="0"/>
          <w:marBottom w:val="0"/>
          <w:divBdr>
            <w:top w:val="none" w:sz="0" w:space="0" w:color="auto"/>
            <w:left w:val="none" w:sz="0" w:space="0" w:color="auto"/>
            <w:bottom w:val="none" w:sz="0" w:space="0" w:color="auto"/>
            <w:right w:val="none" w:sz="0" w:space="0" w:color="auto"/>
          </w:divBdr>
        </w:div>
        <w:div w:id="1039088059">
          <w:marLeft w:val="640"/>
          <w:marRight w:val="0"/>
          <w:marTop w:val="0"/>
          <w:marBottom w:val="0"/>
          <w:divBdr>
            <w:top w:val="none" w:sz="0" w:space="0" w:color="auto"/>
            <w:left w:val="none" w:sz="0" w:space="0" w:color="auto"/>
            <w:bottom w:val="none" w:sz="0" w:space="0" w:color="auto"/>
            <w:right w:val="none" w:sz="0" w:space="0" w:color="auto"/>
          </w:divBdr>
        </w:div>
        <w:div w:id="1236283203">
          <w:marLeft w:val="640"/>
          <w:marRight w:val="0"/>
          <w:marTop w:val="0"/>
          <w:marBottom w:val="0"/>
          <w:divBdr>
            <w:top w:val="none" w:sz="0" w:space="0" w:color="auto"/>
            <w:left w:val="none" w:sz="0" w:space="0" w:color="auto"/>
            <w:bottom w:val="none" w:sz="0" w:space="0" w:color="auto"/>
            <w:right w:val="none" w:sz="0" w:space="0" w:color="auto"/>
          </w:divBdr>
        </w:div>
        <w:div w:id="2036467044">
          <w:marLeft w:val="640"/>
          <w:marRight w:val="0"/>
          <w:marTop w:val="0"/>
          <w:marBottom w:val="0"/>
          <w:divBdr>
            <w:top w:val="none" w:sz="0" w:space="0" w:color="auto"/>
            <w:left w:val="none" w:sz="0" w:space="0" w:color="auto"/>
            <w:bottom w:val="none" w:sz="0" w:space="0" w:color="auto"/>
            <w:right w:val="none" w:sz="0" w:space="0" w:color="auto"/>
          </w:divBdr>
        </w:div>
        <w:div w:id="845293333">
          <w:marLeft w:val="640"/>
          <w:marRight w:val="0"/>
          <w:marTop w:val="0"/>
          <w:marBottom w:val="0"/>
          <w:divBdr>
            <w:top w:val="none" w:sz="0" w:space="0" w:color="auto"/>
            <w:left w:val="none" w:sz="0" w:space="0" w:color="auto"/>
            <w:bottom w:val="none" w:sz="0" w:space="0" w:color="auto"/>
            <w:right w:val="none" w:sz="0" w:space="0" w:color="auto"/>
          </w:divBdr>
        </w:div>
        <w:div w:id="580216768">
          <w:marLeft w:val="640"/>
          <w:marRight w:val="0"/>
          <w:marTop w:val="0"/>
          <w:marBottom w:val="0"/>
          <w:divBdr>
            <w:top w:val="none" w:sz="0" w:space="0" w:color="auto"/>
            <w:left w:val="none" w:sz="0" w:space="0" w:color="auto"/>
            <w:bottom w:val="none" w:sz="0" w:space="0" w:color="auto"/>
            <w:right w:val="none" w:sz="0" w:space="0" w:color="auto"/>
          </w:divBdr>
        </w:div>
      </w:divsChild>
    </w:div>
    <w:div w:id="181750623">
      <w:bodyDiv w:val="1"/>
      <w:marLeft w:val="0"/>
      <w:marRight w:val="0"/>
      <w:marTop w:val="0"/>
      <w:marBottom w:val="0"/>
      <w:divBdr>
        <w:top w:val="none" w:sz="0" w:space="0" w:color="auto"/>
        <w:left w:val="none" w:sz="0" w:space="0" w:color="auto"/>
        <w:bottom w:val="none" w:sz="0" w:space="0" w:color="auto"/>
        <w:right w:val="none" w:sz="0" w:space="0" w:color="auto"/>
      </w:divBdr>
      <w:divsChild>
        <w:div w:id="1113593455">
          <w:marLeft w:val="640"/>
          <w:marRight w:val="0"/>
          <w:marTop w:val="0"/>
          <w:marBottom w:val="0"/>
          <w:divBdr>
            <w:top w:val="none" w:sz="0" w:space="0" w:color="auto"/>
            <w:left w:val="none" w:sz="0" w:space="0" w:color="auto"/>
            <w:bottom w:val="none" w:sz="0" w:space="0" w:color="auto"/>
            <w:right w:val="none" w:sz="0" w:space="0" w:color="auto"/>
          </w:divBdr>
        </w:div>
        <w:div w:id="787746588">
          <w:marLeft w:val="640"/>
          <w:marRight w:val="0"/>
          <w:marTop w:val="0"/>
          <w:marBottom w:val="0"/>
          <w:divBdr>
            <w:top w:val="none" w:sz="0" w:space="0" w:color="auto"/>
            <w:left w:val="none" w:sz="0" w:space="0" w:color="auto"/>
            <w:bottom w:val="none" w:sz="0" w:space="0" w:color="auto"/>
            <w:right w:val="none" w:sz="0" w:space="0" w:color="auto"/>
          </w:divBdr>
        </w:div>
        <w:div w:id="2019310689">
          <w:marLeft w:val="640"/>
          <w:marRight w:val="0"/>
          <w:marTop w:val="0"/>
          <w:marBottom w:val="0"/>
          <w:divBdr>
            <w:top w:val="none" w:sz="0" w:space="0" w:color="auto"/>
            <w:left w:val="none" w:sz="0" w:space="0" w:color="auto"/>
            <w:bottom w:val="none" w:sz="0" w:space="0" w:color="auto"/>
            <w:right w:val="none" w:sz="0" w:space="0" w:color="auto"/>
          </w:divBdr>
        </w:div>
        <w:div w:id="1872573599">
          <w:marLeft w:val="640"/>
          <w:marRight w:val="0"/>
          <w:marTop w:val="0"/>
          <w:marBottom w:val="0"/>
          <w:divBdr>
            <w:top w:val="none" w:sz="0" w:space="0" w:color="auto"/>
            <w:left w:val="none" w:sz="0" w:space="0" w:color="auto"/>
            <w:bottom w:val="none" w:sz="0" w:space="0" w:color="auto"/>
            <w:right w:val="none" w:sz="0" w:space="0" w:color="auto"/>
          </w:divBdr>
        </w:div>
        <w:div w:id="788820575">
          <w:marLeft w:val="640"/>
          <w:marRight w:val="0"/>
          <w:marTop w:val="0"/>
          <w:marBottom w:val="0"/>
          <w:divBdr>
            <w:top w:val="none" w:sz="0" w:space="0" w:color="auto"/>
            <w:left w:val="none" w:sz="0" w:space="0" w:color="auto"/>
            <w:bottom w:val="none" w:sz="0" w:space="0" w:color="auto"/>
            <w:right w:val="none" w:sz="0" w:space="0" w:color="auto"/>
          </w:divBdr>
        </w:div>
        <w:div w:id="1920942900">
          <w:marLeft w:val="640"/>
          <w:marRight w:val="0"/>
          <w:marTop w:val="0"/>
          <w:marBottom w:val="0"/>
          <w:divBdr>
            <w:top w:val="none" w:sz="0" w:space="0" w:color="auto"/>
            <w:left w:val="none" w:sz="0" w:space="0" w:color="auto"/>
            <w:bottom w:val="none" w:sz="0" w:space="0" w:color="auto"/>
            <w:right w:val="none" w:sz="0" w:space="0" w:color="auto"/>
          </w:divBdr>
        </w:div>
        <w:div w:id="2031910071">
          <w:marLeft w:val="640"/>
          <w:marRight w:val="0"/>
          <w:marTop w:val="0"/>
          <w:marBottom w:val="0"/>
          <w:divBdr>
            <w:top w:val="none" w:sz="0" w:space="0" w:color="auto"/>
            <w:left w:val="none" w:sz="0" w:space="0" w:color="auto"/>
            <w:bottom w:val="none" w:sz="0" w:space="0" w:color="auto"/>
            <w:right w:val="none" w:sz="0" w:space="0" w:color="auto"/>
          </w:divBdr>
        </w:div>
        <w:div w:id="2102677190">
          <w:marLeft w:val="640"/>
          <w:marRight w:val="0"/>
          <w:marTop w:val="0"/>
          <w:marBottom w:val="0"/>
          <w:divBdr>
            <w:top w:val="none" w:sz="0" w:space="0" w:color="auto"/>
            <w:left w:val="none" w:sz="0" w:space="0" w:color="auto"/>
            <w:bottom w:val="none" w:sz="0" w:space="0" w:color="auto"/>
            <w:right w:val="none" w:sz="0" w:space="0" w:color="auto"/>
          </w:divBdr>
        </w:div>
        <w:div w:id="472449423">
          <w:marLeft w:val="640"/>
          <w:marRight w:val="0"/>
          <w:marTop w:val="0"/>
          <w:marBottom w:val="0"/>
          <w:divBdr>
            <w:top w:val="none" w:sz="0" w:space="0" w:color="auto"/>
            <w:left w:val="none" w:sz="0" w:space="0" w:color="auto"/>
            <w:bottom w:val="none" w:sz="0" w:space="0" w:color="auto"/>
            <w:right w:val="none" w:sz="0" w:space="0" w:color="auto"/>
          </w:divBdr>
        </w:div>
        <w:div w:id="213740239">
          <w:marLeft w:val="640"/>
          <w:marRight w:val="0"/>
          <w:marTop w:val="0"/>
          <w:marBottom w:val="0"/>
          <w:divBdr>
            <w:top w:val="none" w:sz="0" w:space="0" w:color="auto"/>
            <w:left w:val="none" w:sz="0" w:space="0" w:color="auto"/>
            <w:bottom w:val="none" w:sz="0" w:space="0" w:color="auto"/>
            <w:right w:val="none" w:sz="0" w:space="0" w:color="auto"/>
          </w:divBdr>
        </w:div>
        <w:div w:id="751203803">
          <w:marLeft w:val="640"/>
          <w:marRight w:val="0"/>
          <w:marTop w:val="0"/>
          <w:marBottom w:val="0"/>
          <w:divBdr>
            <w:top w:val="none" w:sz="0" w:space="0" w:color="auto"/>
            <w:left w:val="none" w:sz="0" w:space="0" w:color="auto"/>
            <w:bottom w:val="none" w:sz="0" w:space="0" w:color="auto"/>
            <w:right w:val="none" w:sz="0" w:space="0" w:color="auto"/>
          </w:divBdr>
        </w:div>
        <w:div w:id="1393655299">
          <w:marLeft w:val="640"/>
          <w:marRight w:val="0"/>
          <w:marTop w:val="0"/>
          <w:marBottom w:val="0"/>
          <w:divBdr>
            <w:top w:val="none" w:sz="0" w:space="0" w:color="auto"/>
            <w:left w:val="none" w:sz="0" w:space="0" w:color="auto"/>
            <w:bottom w:val="none" w:sz="0" w:space="0" w:color="auto"/>
            <w:right w:val="none" w:sz="0" w:space="0" w:color="auto"/>
          </w:divBdr>
        </w:div>
        <w:div w:id="659580093">
          <w:marLeft w:val="640"/>
          <w:marRight w:val="0"/>
          <w:marTop w:val="0"/>
          <w:marBottom w:val="0"/>
          <w:divBdr>
            <w:top w:val="none" w:sz="0" w:space="0" w:color="auto"/>
            <w:left w:val="none" w:sz="0" w:space="0" w:color="auto"/>
            <w:bottom w:val="none" w:sz="0" w:space="0" w:color="auto"/>
            <w:right w:val="none" w:sz="0" w:space="0" w:color="auto"/>
          </w:divBdr>
        </w:div>
        <w:div w:id="877738402">
          <w:marLeft w:val="640"/>
          <w:marRight w:val="0"/>
          <w:marTop w:val="0"/>
          <w:marBottom w:val="0"/>
          <w:divBdr>
            <w:top w:val="none" w:sz="0" w:space="0" w:color="auto"/>
            <w:left w:val="none" w:sz="0" w:space="0" w:color="auto"/>
            <w:bottom w:val="none" w:sz="0" w:space="0" w:color="auto"/>
            <w:right w:val="none" w:sz="0" w:space="0" w:color="auto"/>
          </w:divBdr>
        </w:div>
        <w:div w:id="866135365">
          <w:marLeft w:val="640"/>
          <w:marRight w:val="0"/>
          <w:marTop w:val="0"/>
          <w:marBottom w:val="0"/>
          <w:divBdr>
            <w:top w:val="none" w:sz="0" w:space="0" w:color="auto"/>
            <w:left w:val="none" w:sz="0" w:space="0" w:color="auto"/>
            <w:bottom w:val="none" w:sz="0" w:space="0" w:color="auto"/>
            <w:right w:val="none" w:sz="0" w:space="0" w:color="auto"/>
          </w:divBdr>
        </w:div>
        <w:div w:id="1730180051">
          <w:marLeft w:val="640"/>
          <w:marRight w:val="0"/>
          <w:marTop w:val="0"/>
          <w:marBottom w:val="0"/>
          <w:divBdr>
            <w:top w:val="none" w:sz="0" w:space="0" w:color="auto"/>
            <w:left w:val="none" w:sz="0" w:space="0" w:color="auto"/>
            <w:bottom w:val="none" w:sz="0" w:space="0" w:color="auto"/>
            <w:right w:val="none" w:sz="0" w:space="0" w:color="auto"/>
          </w:divBdr>
        </w:div>
        <w:div w:id="52123823">
          <w:marLeft w:val="640"/>
          <w:marRight w:val="0"/>
          <w:marTop w:val="0"/>
          <w:marBottom w:val="0"/>
          <w:divBdr>
            <w:top w:val="none" w:sz="0" w:space="0" w:color="auto"/>
            <w:left w:val="none" w:sz="0" w:space="0" w:color="auto"/>
            <w:bottom w:val="none" w:sz="0" w:space="0" w:color="auto"/>
            <w:right w:val="none" w:sz="0" w:space="0" w:color="auto"/>
          </w:divBdr>
        </w:div>
        <w:div w:id="638150195">
          <w:marLeft w:val="640"/>
          <w:marRight w:val="0"/>
          <w:marTop w:val="0"/>
          <w:marBottom w:val="0"/>
          <w:divBdr>
            <w:top w:val="none" w:sz="0" w:space="0" w:color="auto"/>
            <w:left w:val="none" w:sz="0" w:space="0" w:color="auto"/>
            <w:bottom w:val="none" w:sz="0" w:space="0" w:color="auto"/>
            <w:right w:val="none" w:sz="0" w:space="0" w:color="auto"/>
          </w:divBdr>
        </w:div>
        <w:div w:id="1028605252">
          <w:marLeft w:val="640"/>
          <w:marRight w:val="0"/>
          <w:marTop w:val="0"/>
          <w:marBottom w:val="0"/>
          <w:divBdr>
            <w:top w:val="none" w:sz="0" w:space="0" w:color="auto"/>
            <w:left w:val="none" w:sz="0" w:space="0" w:color="auto"/>
            <w:bottom w:val="none" w:sz="0" w:space="0" w:color="auto"/>
            <w:right w:val="none" w:sz="0" w:space="0" w:color="auto"/>
          </w:divBdr>
        </w:div>
        <w:div w:id="681471622">
          <w:marLeft w:val="640"/>
          <w:marRight w:val="0"/>
          <w:marTop w:val="0"/>
          <w:marBottom w:val="0"/>
          <w:divBdr>
            <w:top w:val="none" w:sz="0" w:space="0" w:color="auto"/>
            <w:left w:val="none" w:sz="0" w:space="0" w:color="auto"/>
            <w:bottom w:val="none" w:sz="0" w:space="0" w:color="auto"/>
            <w:right w:val="none" w:sz="0" w:space="0" w:color="auto"/>
          </w:divBdr>
        </w:div>
        <w:div w:id="1201238578">
          <w:marLeft w:val="640"/>
          <w:marRight w:val="0"/>
          <w:marTop w:val="0"/>
          <w:marBottom w:val="0"/>
          <w:divBdr>
            <w:top w:val="none" w:sz="0" w:space="0" w:color="auto"/>
            <w:left w:val="none" w:sz="0" w:space="0" w:color="auto"/>
            <w:bottom w:val="none" w:sz="0" w:space="0" w:color="auto"/>
            <w:right w:val="none" w:sz="0" w:space="0" w:color="auto"/>
          </w:divBdr>
        </w:div>
        <w:div w:id="2109235059">
          <w:marLeft w:val="640"/>
          <w:marRight w:val="0"/>
          <w:marTop w:val="0"/>
          <w:marBottom w:val="0"/>
          <w:divBdr>
            <w:top w:val="none" w:sz="0" w:space="0" w:color="auto"/>
            <w:left w:val="none" w:sz="0" w:space="0" w:color="auto"/>
            <w:bottom w:val="none" w:sz="0" w:space="0" w:color="auto"/>
            <w:right w:val="none" w:sz="0" w:space="0" w:color="auto"/>
          </w:divBdr>
        </w:div>
        <w:div w:id="1445806959">
          <w:marLeft w:val="640"/>
          <w:marRight w:val="0"/>
          <w:marTop w:val="0"/>
          <w:marBottom w:val="0"/>
          <w:divBdr>
            <w:top w:val="none" w:sz="0" w:space="0" w:color="auto"/>
            <w:left w:val="none" w:sz="0" w:space="0" w:color="auto"/>
            <w:bottom w:val="none" w:sz="0" w:space="0" w:color="auto"/>
            <w:right w:val="none" w:sz="0" w:space="0" w:color="auto"/>
          </w:divBdr>
        </w:div>
        <w:div w:id="2099593410">
          <w:marLeft w:val="640"/>
          <w:marRight w:val="0"/>
          <w:marTop w:val="0"/>
          <w:marBottom w:val="0"/>
          <w:divBdr>
            <w:top w:val="none" w:sz="0" w:space="0" w:color="auto"/>
            <w:left w:val="none" w:sz="0" w:space="0" w:color="auto"/>
            <w:bottom w:val="none" w:sz="0" w:space="0" w:color="auto"/>
            <w:right w:val="none" w:sz="0" w:space="0" w:color="auto"/>
          </w:divBdr>
        </w:div>
        <w:div w:id="1008095873">
          <w:marLeft w:val="640"/>
          <w:marRight w:val="0"/>
          <w:marTop w:val="0"/>
          <w:marBottom w:val="0"/>
          <w:divBdr>
            <w:top w:val="none" w:sz="0" w:space="0" w:color="auto"/>
            <w:left w:val="none" w:sz="0" w:space="0" w:color="auto"/>
            <w:bottom w:val="none" w:sz="0" w:space="0" w:color="auto"/>
            <w:right w:val="none" w:sz="0" w:space="0" w:color="auto"/>
          </w:divBdr>
        </w:div>
        <w:div w:id="357243247">
          <w:marLeft w:val="640"/>
          <w:marRight w:val="0"/>
          <w:marTop w:val="0"/>
          <w:marBottom w:val="0"/>
          <w:divBdr>
            <w:top w:val="none" w:sz="0" w:space="0" w:color="auto"/>
            <w:left w:val="none" w:sz="0" w:space="0" w:color="auto"/>
            <w:bottom w:val="none" w:sz="0" w:space="0" w:color="auto"/>
            <w:right w:val="none" w:sz="0" w:space="0" w:color="auto"/>
          </w:divBdr>
        </w:div>
        <w:div w:id="1536768303">
          <w:marLeft w:val="640"/>
          <w:marRight w:val="0"/>
          <w:marTop w:val="0"/>
          <w:marBottom w:val="0"/>
          <w:divBdr>
            <w:top w:val="none" w:sz="0" w:space="0" w:color="auto"/>
            <w:left w:val="none" w:sz="0" w:space="0" w:color="auto"/>
            <w:bottom w:val="none" w:sz="0" w:space="0" w:color="auto"/>
            <w:right w:val="none" w:sz="0" w:space="0" w:color="auto"/>
          </w:divBdr>
        </w:div>
        <w:div w:id="706216738">
          <w:marLeft w:val="640"/>
          <w:marRight w:val="0"/>
          <w:marTop w:val="0"/>
          <w:marBottom w:val="0"/>
          <w:divBdr>
            <w:top w:val="none" w:sz="0" w:space="0" w:color="auto"/>
            <w:left w:val="none" w:sz="0" w:space="0" w:color="auto"/>
            <w:bottom w:val="none" w:sz="0" w:space="0" w:color="auto"/>
            <w:right w:val="none" w:sz="0" w:space="0" w:color="auto"/>
          </w:divBdr>
        </w:div>
        <w:div w:id="1213232558">
          <w:marLeft w:val="640"/>
          <w:marRight w:val="0"/>
          <w:marTop w:val="0"/>
          <w:marBottom w:val="0"/>
          <w:divBdr>
            <w:top w:val="none" w:sz="0" w:space="0" w:color="auto"/>
            <w:left w:val="none" w:sz="0" w:space="0" w:color="auto"/>
            <w:bottom w:val="none" w:sz="0" w:space="0" w:color="auto"/>
            <w:right w:val="none" w:sz="0" w:space="0" w:color="auto"/>
          </w:divBdr>
        </w:div>
        <w:div w:id="750473225">
          <w:marLeft w:val="640"/>
          <w:marRight w:val="0"/>
          <w:marTop w:val="0"/>
          <w:marBottom w:val="0"/>
          <w:divBdr>
            <w:top w:val="none" w:sz="0" w:space="0" w:color="auto"/>
            <w:left w:val="none" w:sz="0" w:space="0" w:color="auto"/>
            <w:bottom w:val="none" w:sz="0" w:space="0" w:color="auto"/>
            <w:right w:val="none" w:sz="0" w:space="0" w:color="auto"/>
          </w:divBdr>
        </w:div>
        <w:div w:id="1318463544">
          <w:marLeft w:val="640"/>
          <w:marRight w:val="0"/>
          <w:marTop w:val="0"/>
          <w:marBottom w:val="0"/>
          <w:divBdr>
            <w:top w:val="none" w:sz="0" w:space="0" w:color="auto"/>
            <w:left w:val="none" w:sz="0" w:space="0" w:color="auto"/>
            <w:bottom w:val="none" w:sz="0" w:space="0" w:color="auto"/>
            <w:right w:val="none" w:sz="0" w:space="0" w:color="auto"/>
          </w:divBdr>
        </w:div>
        <w:div w:id="1797983299">
          <w:marLeft w:val="640"/>
          <w:marRight w:val="0"/>
          <w:marTop w:val="0"/>
          <w:marBottom w:val="0"/>
          <w:divBdr>
            <w:top w:val="none" w:sz="0" w:space="0" w:color="auto"/>
            <w:left w:val="none" w:sz="0" w:space="0" w:color="auto"/>
            <w:bottom w:val="none" w:sz="0" w:space="0" w:color="auto"/>
            <w:right w:val="none" w:sz="0" w:space="0" w:color="auto"/>
          </w:divBdr>
        </w:div>
        <w:div w:id="1670055860">
          <w:marLeft w:val="640"/>
          <w:marRight w:val="0"/>
          <w:marTop w:val="0"/>
          <w:marBottom w:val="0"/>
          <w:divBdr>
            <w:top w:val="none" w:sz="0" w:space="0" w:color="auto"/>
            <w:left w:val="none" w:sz="0" w:space="0" w:color="auto"/>
            <w:bottom w:val="none" w:sz="0" w:space="0" w:color="auto"/>
            <w:right w:val="none" w:sz="0" w:space="0" w:color="auto"/>
          </w:divBdr>
        </w:div>
        <w:div w:id="699890985">
          <w:marLeft w:val="640"/>
          <w:marRight w:val="0"/>
          <w:marTop w:val="0"/>
          <w:marBottom w:val="0"/>
          <w:divBdr>
            <w:top w:val="none" w:sz="0" w:space="0" w:color="auto"/>
            <w:left w:val="none" w:sz="0" w:space="0" w:color="auto"/>
            <w:bottom w:val="none" w:sz="0" w:space="0" w:color="auto"/>
            <w:right w:val="none" w:sz="0" w:space="0" w:color="auto"/>
          </w:divBdr>
        </w:div>
        <w:div w:id="800152671">
          <w:marLeft w:val="640"/>
          <w:marRight w:val="0"/>
          <w:marTop w:val="0"/>
          <w:marBottom w:val="0"/>
          <w:divBdr>
            <w:top w:val="none" w:sz="0" w:space="0" w:color="auto"/>
            <w:left w:val="none" w:sz="0" w:space="0" w:color="auto"/>
            <w:bottom w:val="none" w:sz="0" w:space="0" w:color="auto"/>
            <w:right w:val="none" w:sz="0" w:space="0" w:color="auto"/>
          </w:divBdr>
        </w:div>
        <w:div w:id="644705213">
          <w:marLeft w:val="640"/>
          <w:marRight w:val="0"/>
          <w:marTop w:val="0"/>
          <w:marBottom w:val="0"/>
          <w:divBdr>
            <w:top w:val="none" w:sz="0" w:space="0" w:color="auto"/>
            <w:left w:val="none" w:sz="0" w:space="0" w:color="auto"/>
            <w:bottom w:val="none" w:sz="0" w:space="0" w:color="auto"/>
            <w:right w:val="none" w:sz="0" w:space="0" w:color="auto"/>
          </w:divBdr>
        </w:div>
        <w:div w:id="1769958740">
          <w:marLeft w:val="640"/>
          <w:marRight w:val="0"/>
          <w:marTop w:val="0"/>
          <w:marBottom w:val="0"/>
          <w:divBdr>
            <w:top w:val="none" w:sz="0" w:space="0" w:color="auto"/>
            <w:left w:val="none" w:sz="0" w:space="0" w:color="auto"/>
            <w:bottom w:val="none" w:sz="0" w:space="0" w:color="auto"/>
            <w:right w:val="none" w:sz="0" w:space="0" w:color="auto"/>
          </w:divBdr>
        </w:div>
        <w:div w:id="13463747">
          <w:marLeft w:val="640"/>
          <w:marRight w:val="0"/>
          <w:marTop w:val="0"/>
          <w:marBottom w:val="0"/>
          <w:divBdr>
            <w:top w:val="none" w:sz="0" w:space="0" w:color="auto"/>
            <w:left w:val="none" w:sz="0" w:space="0" w:color="auto"/>
            <w:bottom w:val="none" w:sz="0" w:space="0" w:color="auto"/>
            <w:right w:val="none" w:sz="0" w:space="0" w:color="auto"/>
          </w:divBdr>
        </w:div>
        <w:div w:id="1884632455">
          <w:marLeft w:val="640"/>
          <w:marRight w:val="0"/>
          <w:marTop w:val="0"/>
          <w:marBottom w:val="0"/>
          <w:divBdr>
            <w:top w:val="none" w:sz="0" w:space="0" w:color="auto"/>
            <w:left w:val="none" w:sz="0" w:space="0" w:color="auto"/>
            <w:bottom w:val="none" w:sz="0" w:space="0" w:color="auto"/>
            <w:right w:val="none" w:sz="0" w:space="0" w:color="auto"/>
          </w:divBdr>
        </w:div>
        <w:div w:id="349332664">
          <w:marLeft w:val="640"/>
          <w:marRight w:val="0"/>
          <w:marTop w:val="0"/>
          <w:marBottom w:val="0"/>
          <w:divBdr>
            <w:top w:val="none" w:sz="0" w:space="0" w:color="auto"/>
            <w:left w:val="none" w:sz="0" w:space="0" w:color="auto"/>
            <w:bottom w:val="none" w:sz="0" w:space="0" w:color="auto"/>
            <w:right w:val="none" w:sz="0" w:space="0" w:color="auto"/>
          </w:divBdr>
        </w:div>
        <w:div w:id="187328892">
          <w:marLeft w:val="640"/>
          <w:marRight w:val="0"/>
          <w:marTop w:val="0"/>
          <w:marBottom w:val="0"/>
          <w:divBdr>
            <w:top w:val="none" w:sz="0" w:space="0" w:color="auto"/>
            <w:left w:val="none" w:sz="0" w:space="0" w:color="auto"/>
            <w:bottom w:val="none" w:sz="0" w:space="0" w:color="auto"/>
            <w:right w:val="none" w:sz="0" w:space="0" w:color="auto"/>
          </w:divBdr>
        </w:div>
        <w:div w:id="352191818">
          <w:marLeft w:val="640"/>
          <w:marRight w:val="0"/>
          <w:marTop w:val="0"/>
          <w:marBottom w:val="0"/>
          <w:divBdr>
            <w:top w:val="none" w:sz="0" w:space="0" w:color="auto"/>
            <w:left w:val="none" w:sz="0" w:space="0" w:color="auto"/>
            <w:bottom w:val="none" w:sz="0" w:space="0" w:color="auto"/>
            <w:right w:val="none" w:sz="0" w:space="0" w:color="auto"/>
          </w:divBdr>
        </w:div>
        <w:div w:id="1281112343">
          <w:marLeft w:val="640"/>
          <w:marRight w:val="0"/>
          <w:marTop w:val="0"/>
          <w:marBottom w:val="0"/>
          <w:divBdr>
            <w:top w:val="none" w:sz="0" w:space="0" w:color="auto"/>
            <w:left w:val="none" w:sz="0" w:space="0" w:color="auto"/>
            <w:bottom w:val="none" w:sz="0" w:space="0" w:color="auto"/>
            <w:right w:val="none" w:sz="0" w:space="0" w:color="auto"/>
          </w:divBdr>
        </w:div>
        <w:div w:id="167335531">
          <w:marLeft w:val="640"/>
          <w:marRight w:val="0"/>
          <w:marTop w:val="0"/>
          <w:marBottom w:val="0"/>
          <w:divBdr>
            <w:top w:val="none" w:sz="0" w:space="0" w:color="auto"/>
            <w:left w:val="none" w:sz="0" w:space="0" w:color="auto"/>
            <w:bottom w:val="none" w:sz="0" w:space="0" w:color="auto"/>
            <w:right w:val="none" w:sz="0" w:space="0" w:color="auto"/>
          </w:divBdr>
        </w:div>
        <w:div w:id="325788894">
          <w:marLeft w:val="640"/>
          <w:marRight w:val="0"/>
          <w:marTop w:val="0"/>
          <w:marBottom w:val="0"/>
          <w:divBdr>
            <w:top w:val="none" w:sz="0" w:space="0" w:color="auto"/>
            <w:left w:val="none" w:sz="0" w:space="0" w:color="auto"/>
            <w:bottom w:val="none" w:sz="0" w:space="0" w:color="auto"/>
            <w:right w:val="none" w:sz="0" w:space="0" w:color="auto"/>
          </w:divBdr>
        </w:div>
        <w:div w:id="676274070">
          <w:marLeft w:val="640"/>
          <w:marRight w:val="0"/>
          <w:marTop w:val="0"/>
          <w:marBottom w:val="0"/>
          <w:divBdr>
            <w:top w:val="none" w:sz="0" w:space="0" w:color="auto"/>
            <w:left w:val="none" w:sz="0" w:space="0" w:color="auto"/>
            <w:bottom w:val="none" w:sz="0" w:space="0" w:color="auto"/>
            <w:right w:val="none" w:sz="0" w:space="0" w:color="auto"/>
          </w:divBdr>
        </w:div>
        <w:div w:id="1737051555">
          <w:marLeft w:val="640"/>
          <w:marRight w:val="0"/>
          <w:marTop w:val="0"/>
          <w:marBottom w:val="0"/>
          <w:divBdr>
            <w:top w:val="none" w:sz="0" w:space="0" w:color="auto"/>
            <w:left w:val="none" w:sz="0" w:space="0" w:color="auto"/>
            <w:bottom w:val="none" w:sz="0" w:space="0" w:color="auto"/>
            <w:right w:val="none" w:sz="0" w:space="0" w:color="auto"/>
          </w:divBdr>
        </w:div>
      </w:divsChild>
    </w:div>
    <w:div w:id="185221740">
      <w:marLeft w:val="640"/>
      <w:marRight w:val="0"/>
      <w:marTop w:val="0"/>
      <w:marBottom w:val="0"/>
      <w:divBdr>
        <w:top w:val="none" w:sz="0" w:space="0" w:color="auto"/>
        <w:left w:val="none" w:sz="0" w:space="0" w:color="auto"/>
        <w:bottom w:val="none" w:sz="0" w:space="0" w:color="auto"/>
        <w:right w:val="none" w:sz="0" w:space="0" w:color="auto"/>
      </w:divBdr>
    </w:div>
    <w:div w:id="185682735">
      <w:marLeft w:val="640"/>
      <w:marRight w:val="0"/>
      <w:marTop w:val="0"/>
      <w:marBottom w:val="0"/>
      <w:divBdr>
        <w:top w:val="none" w:sz="0" w:space="0" w:color="auto"/>
        <w:left w:val="none" w:sz="0" w:space="0" w:color="auto"/>
        <w:bottom w:val="none" w:sz="0" w:space="0" w:color="auto"/>
        <w:right w:val="none" w:sz="0" w:space="0" w:color="auto"/>
      </w:divBdr>
    </w:div>
    <w:div w:id="187373348">
      <w:bodyDiv w:val="1"/>
      <w:marLeft w:val="0"/>
      <w:marRight w:val="0"/>
      <w:marTop w:val="0"/>
      <w:marBottom w:val="0"/>
      <w:divBdr>
        <w:top w:val="none" w:sz="0" w:space="0" w:color="auto"/>
        <w:left w:val="none" w:sz="0" w:space="0" w:color="auto"/>
        <w:bottom w:val="none" w:sz="0" w:space="0" w:color="auto"/>
        <w:right w:val="none" w:sz="0" w:space="0" w:color="auto"/>
      </w:divBdr>
      <w:divsChild>
        <w:div w:id="48114892">
          <w:marLeft w:val="640"/>
          <w:marRight w:val="0"/>
          <w:marTop w:val="0"/>
          <w:marBottom w:val="0"/>
          <w:divBdr>
            <w:top w:val="none" w:sz="0" w:space="0" w:color="auto"/>
            <w:left w:val="none" w:sz="0" w:space="0" w:color="auto"/>
            <w:bottom w:val="none" w:sz="0" w:space="0" w:color="auto"/>
            <w:right w:val="none" w:sz="0" w:space="0" w:color="auto"/>
          </w:divBdr>
        </w:div>
        <w:div w:id="58603502">
          <w:marLeft w:val="640"/>
          <w:marRight w:val="0"/>
          <w:marTop w:val="0"/>
          <w:marBottom w:val="0"/>
          <w:divBdr>
            <w:top w:val="none" w:sz="0" w:space="0" w:color="auto"/>
            <w:left w:val="none" w:sz="0" w:space="0" w:color="auto"/>
            <w:bottom w:val="none" w:sz="0" w:space="0" w:color="auto"/>
            <w:right w:val="none" w:sz="0" w:space="0" w:color="auto"/>
          </w:divBdr>
        </w:div>
        <w:div w:id="109208874">
          <w:marLeft w:val="640"/>
          <w:marRight w:val="0"/>
          <w:marTop w:val="0"/>
          <w:marBottom w:val="0"/>
          <w:divBdr>
            <w:top w:val="none" w:sz="0" w:space="0" w:color="auto"/>
            <w:left w:val="none" w:sz="0" w:space="0" w:color="auto"/>
            <w:bottom w:val="none" w:sz="0" w:space="0" w:color="auto"/>
            <w:right w:val="none" w:sz="0" w:space="0" w:color="auto"/>
          </w:divBdr>
        </w:div>
        <w:div w:id="133253639">
          <w:marLeft w:val="640"/>
          <w:marRight w:val="0"/>
          <w:marTop w:val="0"/>
          <w:marBottom w:val="0"/>
          <w:divBdr>
            <w:top w:val="none" w:sz="0" w:space="0" w:color="auto"/>
            <w:left w:val="none" w:sz="0" w:space="0" w:color="auto"/>
            <w:bottom w:val="none" w:sz="0" w:space="0" w:color="auto"/>
            <w:right w:val="none" w:sz="0" w:space="0" w:color="auto"/>
          </w:divBdr>
        </w:div>
        <w:div w:id="165170040">
          <w:marLeft w:val="640"/>
          <w:marRight w:val="0"/>
          <w:marTop w:val="0"/>
          <w:marBottom w:val="0"/>
          <w:divBdr>
            <w:top w:val="none" w:sz="0" w:space="0" w:color="auto"/>
            <w:left w:val="none" w:sz="0" w:space="0" w:color="auto"/>
            <w:bottom w:val="none" w:sz="0" w:space="0" w:color="auto"/>
            <w:right w:val="none" w:sz="0" w:space="0" w:color="auto"/>
          </w:divBdr>
        </w:div>
        <w:div w:id="176891453">
          <w:marLeft w:val="640"/>
          <w:marRight w:val="0"/>
          <w:marTop w:val="0"/>
          <w:marBottom w:val="0"/>
          <w:divBdr>
            <w:top w:val="none" w:sz="0" w:space="0" w:color="auto"/>
            <w:left w:val="none" w:sz="0" w:space="0" w:color="auto"/>
            <w:bottom w:val="none" w:sz="0" w:space="0" w:color="auto"/>
            <w:right w:val="none" w:sz="0" w:space="0" w:color="auto"/>
          </w:divBdr>
        </w:div>
        <w:div w:id="317464704">
          <w:marLeft w:val="640"/>
          <w:marRight w:val="0"/>
          <w:marTop w:val="0"/>
          <w:marBottom w:val="0"/>
          <w:divBdr>
            <w:top w:val="none" w:sz="0" w:space="0" w:color="auto"/>
            <w:left w:val="none" w:sz="0" w:space="0" w:color="auto"/>
            <w:bottom w:val="none" w:sz="0" w:space="0" w:color="auto"/>
            <w:right w:val="none" w:sz="0" w:space="0" w:color="auto"/>
          </w:divBdr>
        </w:div>
        <w:div w:id="408961639">
          <w:marLeft w:val="640"/>
          <w:marRight w:val="0"/>
          <w:marTop w:val="0"/>
          <w:marBottom w:val="0"/>
          <w:divBdr>
            <w:top w:val="none" w:sz="0" w:space="0" w:color="auto"/>
            <w:left w:val="none" w:sz="0" w:space="0" w:color="auto"/>
            <w:bottom w:val="none" w:sz="0" w:space="0" w:color="auto"/>
            <w:right w:val="none" w:sz="0" w:space="0" w:color="auto"/>
          </w:divBdr>
        </w:div>
        <w:div w:id="512039060">
          <w:marLeft w:val="640"/>
          <w:marRight w:val="0"/>
          <w:marTop w:val="0"/>
          <w:marBottom w:val="0"/>
          <w:divBdr>
            <w:top w:val="none" w:sz="0" w:space="0" w:color="auto"/>
            <w:left w:val="none" w:sz="0" w:space="0" w:color="auto"/>
            <w:bottom w:val="none" w:sz="0" w:space="0" w:color="auto"/>
            <w:right w:val="none" w:sz="0" w:space="0" w:color="auto"/>
          </w:divBdr>
        </w:div>
        <w:div w:id="530648608">
          <w:marLeft w:val="640"/>
          <w:marRight w:val="0"/>
          <w:marTop w:val="0"/>
          <w:marBottom w:val="0"/>
          <w:divBdr>
            <w:top w:val="none" w:sz="0" w:space="0" w:color="auto"/>
            <w:left w:val="none" w:sz="0" w:space="0" w:color="auto"/>
            <w:bottom w:val="none" w:sz="0" w:space="0" w:color="auto"/>
            <w:right w:val="none" w:sz="0" w:space="0" w:color="auto"/>
          </w:divBdr>
        </w:div>
        <w:div w:id="569000494">
          <w:marLeft w:val="640"/>
          <w:marRight w:val="0"/>
          <w:marTop w:val="0"/>
          <w:marBottom w:val="0"/>
          <w:divBdr>
            <w:top w:val="none" w:sz="0" w:space="0" w:color="auto"/>
            <w:left w:val="none" w:sz="0" w:space="0" w:color="auto"/>
            <w:bottom w:val="none" w:sz="0" w:space="0" w:color="auto"/>
            <w:right w:val="none" w:sz="0" w:space="0" w:color="auto"/>
          </w:divBdr>
        </w:div>
        <w:div w:id="632638575">
          <w:marLeft w:val="640"/>
          <w:marRight w:val="0"/>
          <w:marTop w:val="0"/>
          <w:marBottom w:val="0"/>
          <w:divBdr>
            <w:top w:val="none" w:sz="0" w:space="0" w:color="auto"/>
            <w:left w:val="none" w:sz="0" w:space="0" w:color="auto"/>
            <w:bottom w:val="none" w:sz="0" w:space="0" w:color="auto"/>
            <w:right w:val="none" w:sz="0" w:space="0" w:color="auto"/>
          </w:divBdr>
        </w:div>
        <w:div w:id="658464143">
          <w:marLeft w:val="640"/>
          <w:marRight w:val="0"/>
          <w:marTop w:val="0"/>
          <w:marBottom w:val="0"/>
          <w:divBdr>
            <w:top w:val="none" w:sz="0" w:space="0" w:color="auto"/>
            <w:left w:val="none" w:sz="0" w:space="0" w:color="auto"/>
            <w:bottom w:val="none" w:sz="0" w:space="0" w:color="auto"/>
            <w:right w:val="none" w:sz="0" w:space="0" w:color="auto"/>
          </w:divBdr>
        </w:div>
        <w:div w:id="704452761">
          <w:marLeft w:val="640"/>
          <w:marRight w:val="0"/>
          <w:marTop w:val="0"/>
          <w:marBottom w:val="0"/>
          <w:divBdr>
            <w:top w:val="none" w:sz="0" w:space="0" w:color="auto"/>
            <w:left w:val="none" w:sz="0" w:space="0" w:color="auto"/>
            <w:bottom w:val="none" w:sz="0" w:space="0" w:color="auto"/>
            <w:right w:val="none" w:sz="0" w:space="0" w:color="auto"/>
          </w:divBdr>
        </w:div>
        <w:div w:id="831946497">
          <w:marLeft w:val="640"/>
          <w:marRight w:val="0"/>
          <w:marTop w:val="0"/>
          <w:marBottom w:val="0"/>
          <w:divBdr>
            <w:top w:val="none" w:sz="0" w:space="0" w:color="auto"/>
            <w:left w:val="none" w:sz="0" w:space="0" w:color="auto"/>
            <w:bottom w:val="none" w:sz="0" w:space="0" w:color="auto"/>
            <w:right w:val="none" w:sz="0" w:space="0" w:color="auto"/>
          </w:divBdr>
        </w:div>
        <w:div w:id="834611696">
          <w:marLeft w:val="640"/>
          <w:marRight w:val="0"/>
          <w:marTop w:val="0"/>
          <w:marBottom w:val="0"/>
          <w:divBdr>
            <w:top w:val="none" w:sz="0" w:space="0" w:color="auto"/>
            <w:left w:val="none" w:sz="0" w:space="0" w:color="auto"/>
            <w:bottom w:val="none" w:sz="0" w:space="0" w:color="auto"/>
            <w:right w:val="none" w:sz="0" w:space="0" w:color="auto"/>
          </w:divBdr>
        </w:div>
        <w:div w:id="844395257">
          <w:marLeft w:val="640"/>
          <w:marRight w:val="0"/>
          <w:marTop w:val="0"/>
          <w:marBottom w:val="0"/>
          <w:divBdr>
            <w:top w:val="none" w:sz="0" w:space="0" w:color="auto"/>
            <w:left w:val="none" w:sz="0" w:space="0" w:color="auto"/>
            <w:bottom w:val="none" w:sz="0" w:space="0" w:color="auto"/>
            <w:right w:val="none" w:sz="0" w:space="0" w:color="auto"/>
          </w:divBdr>
        </w:div>
        <w:div w:id="866483846">
          <w:marLeft w:val="640"/>
          <w:marRight w:val="0"/>
          <w:marTop w:val="0"/>
          <w:marBottom w:val="0"/>
          <w:divBdr>
            <w:top w:val="none" w:sz="0" w:space="0" w:color="auto"/>
            <w:left w:val="none" w:sz="0" w:space="0" w:color="auto"/>
            <w:bottom w:val="none" w:sz="0" w:space="0" w:color="auto"/>
            <w:right w:val="none" w:sz="0" w:space="0" w:color="auto"/>
          </w:divBdr>
        </w:div>
        <w:div w:id="888878273">
          <w:marLeft w:val="640"/>
          <w:marRight w:val="0"/>
          <w:marTop w:val="0"/>
          <w:marBottom w:val="0"/>
          <w:divBdr>
            <w:top w:val="none" w:sz="0" w:space="0" w:color="auto"/>
            <w:left w:val="none" w:sz="0" w:space="0" w:color="auto"/>
            <w:bottom w:val="none" w:sz="0" w:space="0" w:color="auto"/>
            <w:right w:val="none" w:sz="0" w:space="0" w:color="auto"/>
          </w:divBdr>
        </w:div>
        <w:div w:id="899092773">
          <w:marLeft w:val="640"/>
          <w:marRight w:val="0"/>
          <w:marTop w:val="0"/>
          <w:marBottom w:val="0"/>
          <w:divBdr>
            <w:top w:val="none" w:sz="0" w:space="0" w:color="auto"/>
            <w:left w:val="none" w:sz="0" w:space="0" w:color="auto"/>
            <w:bottom w:val="none" w:sz="0" w:space="0" w:color="auto"/>
            <w:right w:val="none" w:sz="0" w:space="0" w:color="auto"/>
          </w:divBdr>
        </w:div>
        <w:div w:id="901061006">
          <w:marLeft w:val="640"/>
          <w:marRight w:val="0"/>
          <w:marTop w:val="0"/>
          <w:marBottom w:val="0"/>
          <w:divBdr>
            <w:top w:val="none" w:sz="0" w:space="0" w:color="auto"/>
            <w:left w:val="none" w:sz="0" w:space="0" w:color="auto"/>
            <w:bottom w:val="none" w:sz="0" w:space="0" w:color="auto"/>
            <w:right w:val="none" w:sz="0" w:space="0" w:color="auto"/>
          </w:divBdr>
        </w:div>
        <w:div w:id="919943284">
          <w:marLeft w:val="640"/>
          <w:marRight w:val="0"/>
          <w:marTop w:val="0"/>
          <w:marBottom w:val="0"/>
          <w:divBdr>
            <w:top w:val="none" w:sz="0" w:space="0" w:color="auto"/>
            <w:left w:val="none" w:sz="0" w:space="0" w:color="auto"/>
            <w:bottom w:val="none" w:sz="0" w:space="0" w:color="auto"/>
            <w:right w:val="none" w:sz="0" w:space="0" w:color="auto"/>
          </w:divBdr>
        </w:div>
        <w:div w:id="921178498">
          <w:marLeft w:val="640"/>
          <w:marRight w:val="0"/>
          <w:marTop w:val="0"/>
          <w:marBottom w:val="0"/>
          <w:divBdr>
            <w:top w:val="none" w:sz="0" w:space="0" w:color="auto"/>
            <w:left w:val="none" w:sz="0" w:space="0" w:color="auto"/>
            <w:bottom w:val="none" w:sz="0" w:space="0" w:color="auto"/>
            <w:right w:val="none" w:sz="0" w:space="0" w:color="auto"/>
          </w:divBdr>
        </w:div>
        <w:div w:id="945889262">
          <w:marLeft w:val="640"/>
          <w:marRight w:val="0"/>
          <w:marTop w:val="0"/>
          <w:marBottom w:val="0"/>
          <w:divBdr>
            <w:top w:val="none" w:sz="0" w:space="0" w:color="auto"/>
            <w:left w:val="none" w:sz="0" w:space="0" w:color="auto"/>
            <w:bottom w:val="none" w:sz="0" w:space="0" w:color="auto"/>
            <w:right w:val="none" w:sz="0" w:space="0" w:color="auto"/>
          </w:divBdr>
        </w:div>
        <w:div w:id="1031034989">
          <w:marLeft w:val="640"/>
          <w:marRight w:val="0"/>
          <w:marTop w:val="0"/>
          <w:marBottom w:val="0"/>
          <w:divBdr>
            <w:top w:val="none" w:sz="0" w:space="0" w:color="auto"/>
            <w:left w:val="none" w:sz="0" w:space="0" w:color="auto"/>
            <w:bottom w:val="none" w:sz="0" w:space="0" w:color="auto"/>
            <w:right w:val="none" w:sz="0" w:space="0" w:color="auto"/>
          </w:divBdr>
        </w:div>
        <w:div w:id="1039087623">
          <w:marLeft w:val="640"/>
          <w:marRight w:val="0"/>
          <w:marTop w:val="0"/>
          <w:marBottom w:val="0"/>
          <w:divBdr>
            <w:top w:val="none" w:sz="0" w:space="0" w:color="auto"/>
            <w:left w:val="none" w:sz="0" w:space="0" w:color="auto"/>
            <w:bottom w:val="none" w:sz="0" w:space="0" w:color="auto"/>
            <w:right w:val="none" w:sz="0" w:space="0" w:color="auto"/>
          </w:divBdr>
        </w:div>
        <w:div w:id="1070037636">
          <w:marLeft w:val="640"/>
          <w:marRight w:val="0"/>
          <w:marTop w:val="0"/>
          <w:marBottom w:val="0"/>
          <w:divBdr>
            <w:top w:val="none" w:sz="0" w:space="0" w:color="auto"/>
            <w:left w:val="none" w:sz="0" w:space="0" w:color="auto"/>
            <w:bottom w:val="none" w:sz="0" w:space="0" w:color="auto"/>
            <w:right w:val="none" w:sz="0" w:space="0" w:color="auto"/>
          </w:divBdr>
        </w:div>
        <w:div w:id="1117988055">
          <w:marLeft w:val="640"/>
          <w:marRight w:val="0"/>
          <w:marTop w:val="0"/>
          <w:marBottom w:val="0"/>
          <w:divBdr>
            <w:top w:val="none" w:sz="0" w:space="0" w:color="auto"/>
            <w:left w:val="none" w:sz="0" w:space="0" w:color="auto"/>
            <w:bottom w:val="none" w:sz="0" w:space="0" w:color="auto"/>
            <w:right w:val="none" w:sz="0" w:space="0" w:color="auto"/>
          </w:divBdr>
        </w:div>
        <w:div w:id="1255364382">
          <w:marLeft w:val="640"/>
          <w:marRight w:val="0"/>
          <w:marTop w:val="0"/>
          <w:marBottom w:val="0"/>
          <w:divBdr>
            <w:top w:val="none" w:sz="0" w:space="0" w:color="auto"/>
            <w:left w:val="none" w:sz="0" w:space="0" w:color="auto"/>
            <w:bottom w:val="none" w:sz="0" w:space="0" w:color="auto"/>
            <w:right w:val="none" w:sz="0" w:space="0" w:color="auto"/>
          </w:divBdr>
        </w:div>
        <w:div w:id="1350374089">
          <w:marLeft w:val="640"/>
          <w:marRight w:val="0"/>
          <w:marTop w:val="0"/>
          <w:marBottom w:val="0"/>
          <w:divBdr>
            <w:top w:val="none" w:sz="0" w:space="0" w:color="auto"/>
            <w:left w:val="none" w:sz="0" w:space="0" w:color="auto"/>
            <w:bottom w:val="none" w:sz="0" w:space="0" w:color="auto"/>
            <w:right w:val="none" w:sz="0" w:space="0" w:color="auto"/>
          </w:divBdr>
        </w:div>
        <w:div w:id="1486975783">
          <w:marLeft w:val="640"/>
          <w:marRight w:val="0"/>
          <w:marTop w:val="0"/>
          <w:marBottom w:val="0"/>
          <w:divBdr>
            <w:top w:val="none" w:sz="0" w:space="0" w:color="auto"/>
            <w:left w:val="none" w:sz="0" w:space="0" w:color="auto"/>
            <w:bottom w:val="none" w:sz="0" w:space="0" w:color="auto"/>
            <w:right w:val="none" w:sz="0" w:space="0" w:color="auto"/>
          </w:divBdr>
        </w:div>
        <w:div w:id="1552301075">
          <w:marLeft w:val="640"/>
          <w:marRight w:val="0"/>
          <w:marTop w:val="0"/>
          <w:marBottom w:val="0"/>
          <w:divBdr>
            <w:top w:val="none" w:sz="0" w:space="0" w:color="auto"/>
            <w:left w:val="none" w:sz="0" w:space="0" w:color="auto"/>
            <w:bottom w:val="none" w:sz="0" w:space="0" w:color="auto"/>
            <w:right w:val="none" w:sz="0" w:space="0" w:color="auto"/>
          </w:divBdr>
        </w:div>
        <w:div w:id="1569539791">
          <w:marLeft w:val="640"/>
          <w:marRight w:val="0"/>
          <w:marTop w:val="0"/>
          <w:marBottom w:val="0"/>
          <w:divBdr>
            <w:top w:val="none" w:sz="0" w:space="0" w:color="auto"/>
            <w:left w:val="none" w:sz="0" w:space="0" w:color="auto"/>
            <w:bottom w:val="none" w:sz="0" w:space="0" w:color="auto"/>
            <w:right w:val="none" w:sz="0" w:space="0" w:color="auto"/>
          </w:divBdr>
        </w:div>
        <w:div w:id="1667703985">
          <w:marLeft w:val="640"/>
          <w:marRight w:val="0"/>
          <w:marTop w:val="0"/>
          <w:marBottom w:val="0"/>
          <w:divBdr>
            <w:top w:val="none" w:sz="0" w:space="0" w:color="auto"/>
            <w:left w:val="none" w:sz="0" w:space="0" w:color="auto"/>
            <w:bottom w:val="none" w:sz="0" w:space="0" w:color="auto"/>
            <w:right w:val="none" w:sz="0" w:space="0" w:color="auto"/>
          </w:divBdr>
        </w:div>
        <w:div w:id="1695181354">
          <w:marLeft w:val="640"/>
          <w:marRight w:val="0"/>
          <w:marTop w:val="0"/>
          <w:marBottom w:val="0"/>
          <w:divBdr>
            <w:top w:val="none" w:sz="0" w:space="0" w:color="auto"/>
            <w:left w:val="none" w:sz="0" w:space="0" w:color="auto"/>
            <w:bottom w:val="none" w:sz="0" w:space="0" w:color="auto"/>
            <w:right w:val="none" w:sz="0" w:space="0" w:color="auto"/>
          </w:divBdr>
        </w:div>
        <w:div w:id="1799450604">
          <w:marLeft w:val="640"/>
          <w:marRight w:val="0"/>
          <w:marTop w:val="0"/>
          <w:marBottom w:val="0"/>
          <w:divBdr>
            <w:top w:val="none" w:sz="0" w:space="0" w:color="auto"/>
            <w:left w:val="none" w:sz="0" w:space="0" w:color="auto"/>
            <w:bottom w:val="none" w:sz="0" w:space="0" w:color="auto"/>
            <w:right w:val="none" w:sz="0" w:space="0" w:color="auto"/>
          </w:divBdr>
        </w:div>
        <w:div w:id="1994488469">
          <w:marLeft w:val="640"/>
          <w:marRight w:val="0"/>
          <w:marTop w:val="0"/>
          <w:marBottom w:val="0"/>
          <w:divBdr>
            <w:top w:val="none" w:sz="0" w:space="0" w:color="auto"/>
            <w:left w:val="none" w:sz="0" w:space="0" w:color="auto"/>
            <w:bottom w:val="none" w:sz="0" w:space="0" w:color="auto"/>
            <w:right w:val="none" w:sz="0" w:space="0" w:color="auto"/>
          </w:divBdr>
        </w:div>
        <w:div w:id="2004042821">
          <w:marLeft w:val="640"/>
          <w:marRight w:val="0"/>
          <w:marTop w:val="0"/>
          <w:marBottom w:val="0"/>
          <w:divBdr>
            <w:top w:val="none" w:sz="0" w:space="0" w:color="auto"/>
            <w:left w:val="none" w:sz="0" w:space="0" w:color="auto"/>
            <w:bottom w:val="none" w:sz="0" w:space="0" w:color="auto"/>
            <w:right w:val="none" w:sz="0" w:space="0" w:color="auto"/>
          </w:divBdr>
        </w:div>
        <w:div w:id="2011130652">
          <w:marLeft w:val="640"/>
          <w:marRight w:val="0"/>
          <w:marTop w:val="0"/>
          <w:marBottom w:val="0"/>
          <w:divBdr>
            <w:top w:val="none" w:sz="0" w:space="0" w:color="auto"/>
            <w:left w:val="none" w:sz="0" w:space="0" w:color="auto"/>
            <w:bottom w:val="none" w:sz="0" w:space="0" w:color="auto"/>
            <w:right w:val="none" w:sz="0" w:space="0" w:color="auto"/>
          </w:divBdr>
        </w:div>
        <w:div w:id="2011441804">
          <w:marLeft w:val="640"/>
          <w:marRight w:val="0"/>
          <w:marTop w:val="0"/>
          <w:marBottom w:val="0"/>
          <w:divBdr>
            <w:top w:val="none" w:sz="0" w:space="0" w:color="auto"/>
            <w:left w:val="none" w:sz="0" w:space="0" w:color="auto"/>
            <w:bottom w:val="none" w:sz="0" w:space="0" w:color="auto"/>
            <w:right w:val="none" w:sz="0" w:space="0" w:color="auto"/>
          </w:divBdr>
        </w:div>
        <w:div w:id="2095206139">
          <w:marLeft w:val="640"/>
          <w:marRight w:val="0"/>
          <w:marTop w:val="0"/>
          <w:marBottom w:val="0"/>
          <w:divBdr>
            <w:top w:val="none" w:sz="0" w:space="0" w:color="auto"/>
            <w:left w:val="none" w:sz="0" w:space="0" w:color="auto"/>
            <w:bottom w:val="none" w:sz="0" w:space="0" w:color="auto"/>
            <w:right w:val="none" w:sz="0" w:space="0" w:color="auto"/>
          </w:divBdr>
        </w:div>
        <w:div w:id="2103144975">
          <w:marLeft w:val="640"/>
          <w:marRight w:val="0"/>
          <w:marTop w:val="0"/>
          <w:marBottom w:val="0"/>
          <w:divBdr>
            <w:top w:val="none" w:sz="0" w:space="0" w:color="auto"/>
            <w:left w:val="none" w:sz="0" w:space="0" w:color="auto"/>
            <w:bottom w:val="none" w:sz="0" w:space="0" w:color="auto"/>
            <w:right w:val="none" w:sz="0" w:space="0" w:color="auto"/>
          </w:divBdr>
        </w:div>
        <w:div w:id="2139101508">
          <w:marLeft w:val="640"/>
          <w:marRight w:val="0"/>
          <w:marTop w:val="0"/>
          <w:marBottom w:val="0"/>
          <w:divBdr>
            <w:top w:val="none" w:sz="0" w:space="0" w:color="auto"/>
            <w:left w:val="none" w:sz="0" w:space="0" w:color="auto"/>
            <w:bottom w:val="none" w:sz="0" w:space="0" w:color="auto"/>
            <w:right w:val="none" w:sz="0" w:space="0" w:color="auto"/>
          </w:divBdr>
        </w:div>
      </w:divsChild>
    </w:div>
    <w:div w:id="188104708">
      <w:bodyDiv w:val="1"/>
      <w:marLeft w:val="0"/>
      <w:marRight w:val="0"/>
      <w:marTop w:val="0"/>
      <w:marBottom w:val="0"/>
      <w:divBdr>
        <w:top w:val="none" w:sz="0" w:space="0" w:color="auto"/>
        <w:left w:val="none" w:sz="0" w:space="0" w:color="auto"/>
        <w:bottom w:val="none" w:sz="0" w:space="0" w:color="auto"/>
        <w:right w:val="none" w:sz="0" w:space="0" w:color="auto"/>
      </w:divBdr>
      <w:divsChild>
        <w:div w:id="1278950781">
          <w:marLeft w:val="640"/>
          <w:marRight w:val="0"/>
          <w:marTop w:val="0"/>
          <w:marBottom w:val="0"/>
          <w:divBdr>
            <w:top w:val="none" w:sz="0" w:space="0" w:color="auto"/>
            <w:left w:val="none" w:sz="0" w:space="0" w:color="auto"/>
            <w:bottom w:val="none" w:sz="0" w:space="0" w:color="auto"/>
            <w:right w:val="none" w:sz="0" w:space="0" w:color="auto"/>
          </w:divBdr>
        </w:div>
        <w:div w:id="635767364">
          <w:marLeft w:val="640"/>
          <w:marRight w:val="0"/>
          <w:marTop w:val="0"/>
          <w:marBottom w:val="0"/>
          <w:divBdr>
            <w:top w:val="none" w:sz="0" w:space="0" w:color="auto"/>
            <w:left w:val="none" w:sz="0" w:space="0" w:color="auto"/>
            <w:bottom w:val="none" w:sz="0" w:space="0" w:color="auto"/>
            <w:right w:val="none" w:sz="0" w:space="0" w:color="auto"/>
          </w:divBdr>
        </w:div>
        <w:div w:id="1805925319">
          <w:marLeft w:val="640"/>
          <w:marRight w:val="0"/>
          <w:marTop w:val="0"/>
          <w:marBottom w:val="0"/>
          <w:divBdr>
            <w:top w:val="none" w:sz="0" w:space="0" w:color="auto"/>
            <w:left w:val="none" w:sz="0" w:space="0" w:color="auto"/>
            <w:bottom w:val="none" w:sz="0" w:space="0" w:color="auto"/>
            <w:right w:val="none" w:sz="0" w:space="0" w:color="auto"/>
          </w:divBdr>
        </w:div>
        <w:div w:id="52967554">
          <w:marLeft w:val="640"/>
          <w:marRight w:val="0"/>
          <w:marTop w:val="0"/>
          <w:marBottom w:val="0"/>
          <w:divBdr>
            <w:top w:val="none" w:sz="0" w:space="0" w:color="auto"/>
            <w:left w:val="none" w:sz="0" w:space="0" w:color="auto"/>
            <w:bottom w:val="none" w:sz="0" w:space="0" w:color="auto"/>
            <w:right w:val="none" w:sz="0" w:space="0" w:color="auto"/>
          </w:divBdr>
        </w:div>
        <w:div w:id="1108044616">
          <w:marLeft w:val="640"/>
          <w:marRight w:val="0"/>
          <w:marTop w:val="0"/>
          <w:marBottom w:val="0"/>
          <w:divBdr>
            <w:top w:val="none" w:sz="0" w:space="0" w:color="auto"/>
            <w:left w:val="none" w:sz="0" w:space="0" w:color="auto"/>
            <w:bottom w:val="none" w:sz="0" w:space="0" w:color="auto"/>
            <w:right w:val="none" w:sz="0" w:space="0" w:color="auto"/>
          </w:divBdr>
        </w:div>
        <w:div w:id="204760732">
          <w:marLeft w:val="640"/>
          <w:marRight w:val="0"/>
          <w:marTop w:val="0"/>
          <w:marBottom w:val="0"/>
          <w:divBdr>
            <w:top w:val="none" w:sz="0" w:space="0" w:color="auto"/>
            <w:left w:val="none" w:sz="0" w:space="0" w:color="auto"/>
            <w:bottom w:val="none" w:sz="0" w:space="0" w:color="auto"/>
            <w:right w:val="none" w:sz="0" w:space="0" w:color="auto"/>
          </w:divBdr>
        </w:div>
        <w:div w:id="1613516895">
          <w:marLeft w:val="640"/>
          <w:marRight w:val="0"/>
          <w:marTop w:val="0"/>
          <w:marBottom w:val="0"/>
          <w:divBdr>
            <w:top w:val="none" w:sz="0" w:space="0" w:color="auto"/>
            <w:left w:val="none" w:sz="0" w:space="0" w:color="auto"/>
            <w:bottom w:val="none" w:sz="0" w:space="0" w:color="auto"/>
            <w:right w:val="none" w:sz="0" w:space="0" w:color="auto"/>
          </w:divBdr>
        </w:div>
        <w:div w:id="1453863332">
          <w:marLeft w:val="640"/>
          <w:marRight w:val="0"/>
          <w:marTop w:val="0"/>
          <w:marBottom w:val="0"/>
          <w:divBdr>
            <w:top w:val="none" w:sz="0" w:space="0" w:color="auto"/>
            <w:left w:val="none" w:sz="0" w:space="0" w:color="auto"/>
            <w:bottom w:val="none" w:sz="0" w:space="0" w:color="auto"/>
            <w:right w:val="none" w:sz="0" w:space="0" w:color="auto"/>
          </w:divBdr>
        </w:div>
        <w:div w:id="1814517040">
          <w:marLeft w:val="640"/>
          <w:marRight w:val="0"/>
          <w:marTop w:val="0"/>
          <w:marBottom w:val="0"/>
          <w:divBdr>
            <w:top w:val="none" w:sz="0" w:space="0" w:color="auto"/>
            <w:left w:val="none" w:sz="0" w:space="0" w:color="auto"/>
            <w:bottom w:val="none" w:sz="0" w:space="0" w:color="auto"/>
            <w:right w:val="none" w:sz="0" w:space="0" w:color="auto"/>
          </w:divBdr>
        </w:div>
        <w:div w:id="559362943">
          <w:marLeft w:val="640"/>
          <w:marRight w:val="0"/>
          <w:marTop w:val="0"/>
          <w:marBottom w:val="0"/>
          <w:divBdr>
            <w:top w:val="none" w:sz="0" w:space="0" w:color="auto"/>
            <w:left w:val="none" w:sz="0" w:space="0" w:color="auto"/>
            <w:bottom w:val="none" w:sz="0" w:space="0" w:color="auto"/>
            <w:right w:val="none" w:sz="0" w:space="0" w:color="auto"/>
          </w:divBdr>
        </w:div>
        <w:div w:id="453787416">
          <w:marLeft w:val="640"/>
          <w:marRight w:val="0"/>
          <w:marTop w:val="0"/>
          <w:marBottom w:val="0"/>
          <w:divBdr>
            <w:top w:val="none" w:sz="0" w:space="0" w:color="auto"/>
            <w:left w:val="none" w:sz="0" w:space="0" w:color="auto"/>
            <w:bottom w:val="none" w:sz="0" w:space="0" w:color="auto"/>
            <w:right w:val="none" w:sz="0" w:space="0" w:color="auto"/>
          </w:divBdr>
        </w:div>
        <w:div w:id="338434768">
          <w:marLeft w:val="640"/>
          <w:marRight w:val="0"/>
          <w:marTop w:val="0"/>
          <w:marBottom w:val="0"/>
          <w:divBdr>
            <w:top w:val="none" w:sz="0" w:space="0" w:color="auto"/>
            <w:left w:val="none" w:sz="0" w:space="0" w:color="auto"/>
            <w:bottom w:val="none" w:sz="0" w:space="0" w:color="auto"/>
            <w:right w:val="none" w:sz="0" w:space="0" w:color="auto"/>
          </w:divBdr>
        </w:div>
        <w:div w:id="1208301347">
          <w:marLeft w:val="640"/>
          <w:marRight w:val="0"/>
          <w:marTop w:val="0"/>
          <w:marBottom w:val="0"/>
          <w:divBdr>
            <w:top w:val="none" w:sz="0" w:space="0" w:color="auto"/>
            <w:left w:val="none" w:sz="0" w:space="0" w:color="auto"/>
            <w:bottom w:val="none" w:sz="0" w:space="0" w:color="auto"/>
            <w:right w:val="none" w:sz="0" w:space="0" w:color="auto"/>
          </w:divBdr>
        </w:div>
        <w:div w:id="1682849177">
          <w:marLeft w:val="640"/>
          <w:marRight w:val="0"/>
          <w:marTop w:val="0"/>
          <w:marBottom w:val="0"/>
          <w:divBdr>
            <w:top w:val="none" w:sz="0" w:space="0" w:color="auto"/>
            <w:left w:val="none" w:sz="0" w:space="0" w:color="auto"/>
            <w:bottom w:val="none" w:sz="0" w:space="0" w:color="auto"/>
            <w:right w:val="none" w:sz="0" w:space="0" w:color="auto"/>
          </w:divBdr>
        </w:div>
        <w:div w:id="1483425751">
          <w:marLeft w:val="640"/>
          <w:marRight w:val="0"/>
          <w:marTop w:val="0"/>
          <w:marBottom w:val="0"/>
          <w:divBdr>
            <w:top w:val="none" w:sz="0" w:space="0" w:color="auto"/>
            <w:left w:val="none" w:sz="0" w:space="0" w:color="auto"/>
            <w:bottom w:val="none" w:sz="0" w:space="0" w:color="auto"/>
            <w:right w:val="none" w:sz="0" w:space="0" w:color="auto"/>
          </w:divBdr>
        </w:div>
        <w:div w:id="1849758741">
          <w:marLeft w:val="640"/>
          <w:marRight w:val="0"/>
          <w:marTop w:val="0"/>
          <w:marBottom w:val="0"/>
          <w:divBdr>
            <w:top w:val="none" w:sz="0" w:space="0" w:color="auto"/>
            <w:left w:val="none" w:sz="0" w:space="0" w:color="auto"/>
            <w:bottom w:val="none" w:sz="0" w:space="0" w:color="auto"/>
            <w:right w:val="none" w:sz="0" w:space="0" w:color="auto"/>
          </w:divBdr>
        </w:div>
        <w:div w:id="632635658">
          <w:marLeft w:val="640"/>
          <w:marRight w:val="0"/>
          <w:marTop w:val="0"/>
          <w:marBottom w:val="0"/>
          <w:divBdr>
            <w:top w:val="none" w:sz="0" w:space="0" w:color="auto"/>
            <w:left w:val="none" w:sz="0" w:space="0" w:color="auto"/>
            <w:bottom w:val="none" w:sz="0" w:space="0" w:color="auto"/>
            <w:right w:val="none" w:sz="0" w:space="0" w:color="auto"/>
          </w:divBdr>
        </w:div>
        <w:div w:id="226189125">
          <w:marLeft w:val="640"/>
          <w:marRight w:val="0"/>
          <w:marTop w:val="0"/>
          <w:marBottom w:val="0"/>
          <w:divBdr>
            <w:top w:val="none" w:sz="0" w:space="0" w:color="auto"/>
            <w:left w:val="none" w:sz="0" w:space="0" w:color="auto"/>
            <w:bottom w:val="none" w:sz="0" w:space="0" w:color="auto"/>
            <w:right w:val="none" w:sz="0" w:space="0" w:color="auto"/>
          </w:divBdr>
        </w:div>
        <w:div w:id="1845195384">
          <w:marLeft w:val="640"/>
          <w:marRight w:val="0"/>
          <w:marTop w:val="0"/>
          <w:marBottom w:val="0"/>
          <w:divBdr>
            <w:top w:val="none" w:sz="0" w:space="0" w:color="auto"/>
            <w:left w:val="none" w:sz="0" w:space="0" w:color="auto"/>
            <w:bottom w:val="none" w:sz="0" w:space="0" w:color="auto"/>
            <w:right w:val="none" w:sz="0" w:space="0" w:color="auto"/>
          </w:divBdr>
        </w:div>
        <w:div w:id="1574853877">
          <w:marLeft w:val="640"/>
          <w:marRight w:val="0"/>
          <w:marTop w:val="0"/>
          <w:marBottom w:val="0"/>
          <w:divBdr>
            <w:top w:val="none" w:sz="0" w:space="0" w:color="auto"/>
            <w:left w:val="none" w:sz="0" w:space="0" w:color="auto"/>
            <w:bottom w:val="none" w:sz="0" w:space="0" w:color="auto"/>
            <w:right w:val="none" w:sz="0" w:space="0" w:color="auto"/>
          </w:divBdr>
        </w:div>
        <w:div w:id="1500583560">
          <w:marLeft w:val="640"/>
          <w:marRight w:val="0"/>
          <w:marTop w:val="0"/>
          <w:marBottom w:val="0"/>
          <w:divBdr>
            <w:top w:val="none" w:sz="0" w:space="0" w:color="auto"/>
            <w:left w:val="none" w:sz="0" w:space="0" w:color="auto"/>
            <w:bottom w:val="none" w:sz="0" w:space="0" w:color="auto"/>
            <w:right w:val="none" w:sz="0" w:space="0" w:color="auto"/>
          </w:divBdr>
        </w:div>
        <w:div w:id="2092236932">
          <w:marLeft w:val="640"/>
          <w:marRight w:val="0"/>
          <w:marTop w:val="0"/>
          <w:marBottom w:val="0"/>
          <w:divBdr>
            <w:top w:val="none" w:sz="0" w:space="0" w:color="auto"/>
            <w:left w:val="none" w:sz="0" w:space="0" w:color="auto"/>
            <w:bottom w:val="none" w:sz="0" w:space="0" w:color="auto"/>
            <w:right w:val="none" w:sz="0" w:space="0" w:color="auto"/>
          </w:divBdr>
        </w:div>
        <w:div w:id="987320426">
          <w:marLeft w:val="640"/>
          <w:marRight w:val="0"/>
          <w:marTop w:val="0"/>
          <w:marBottom w:val="0"/>
          <w:divBdr>
            <w:top w:val="none" w:sz="0" w:space="0" w:color="auto"/>
            <w:left w:val="none" w:sz="0" w:space="0" w:color="auto"/>
            <w:bottom w:val="none" w:sz="0" w:space="0" w:color="auto"/>
            <w:right w:val="none" w:sz="0" w:space="0" w:color="auto"/>
          </w:divBdr>
        </w:div>
        <w:div w:id="2042247057">
          <w:marLeft w:val="640"/>
          <w:marRight w:val="0"/>
          <w:marTop w:val="0"/>
          <w:marBottom w:val="0"/>
          <w:divBdr>
            <w:top w:val="none" w:sz="0" w:space="0" w:color="auto"/>
            <w:left w:val="none" w:sz="0" w:space="0" w:color="auto"/>
            <w:bottom w:val="none" w:sz="0" w:space="0" w:color="auto"/>
            <w:right w:val="none" w:sz="0" w:space="0" w:color="auto"/>
          </w:divBdr>
        </w:div>
        <w:div w:id="1675448234">
          <w:marLeft w:val="640"/>
          <w:marRight w:val="0"/>
          <w:marTop w:val="0"/>
          <w:marBottom w:val="0"/>
          <w:divBdr>
            <w:top w:val="none" w:sz="0" w:space="0" w:color="auto"/>
            <w:left w:val="none" w:sz="0" w:space="0" w:color="auto"/>
            <w:bottom w:val="none" w:sz="0" w:space="0" w:color="auto"/>
            <w:right w:val="none" w:sz="0" w:space="0" w:color="auto"/>
          </w:divBdr>
        </w:div>
        <w:div w:id="646324443">
          <w:marLeft w:val="640"/>
          <w:marRight w:val="0"/>
          <w:marTop w:val="0"/>
          <w:marBottom w:val="0"/>
          <w:divBdr>
            <w:top w:val="none" w:sz="0" w:space="0" w:color="auto"/>
            <w:left w:val="none" w:sz="0" w:space="0" w:color="auto"/>
            <w:bottom w:val="none" w:sz="0" w:space="0" w:color="auto"/>
            <w:right w:val="none" w:sz="0" w:space="0" w:color="auto"/>
          </w:divBdr>
        </w:div>
        <w:div w:id="1012030775">
          <w:marLeft w:val="640"/>
          <w:marRight w:val="0"/>
          <w:marTop w:val="0"/>
          <w:marBottom w:val="0"/>
          <w:divBdr>
            <w:top w:val="none" w:sz="0" w:space="0" w:color="auto"/>
            <w:left w:val="none" w:sz="0" w:space="0" w:color="auto"/>
            <w:bottom w:val="none" w:sz="0" w:space="0" w:color="auto"/>
            <w:right w:val="none" w:sz="0" w:space="0" w:color="auto"/>
          </w:divBdr>
        </w:div>
        <w:div w:id="353458718">
          <w:marLeft w:val="640"/>
          <w:marRight w:val="0"/>
          <w:marTop w:val="0"/>
          <w:marBottom w:val="0"/>
          <w:divBdr>
            <w:top w:val="none" w:sz="0" w:space="0" w:color="auto"/>
            <w:left w:val="none" w:sz="0" w:space="0" w:color="auto"/>
            <w:bottom w:val="none" w:sz="0" w:space="0" w:color="auto"/>
            <w:right w:val="none" w:sz="0" w:space="0" w:color="auto"/>
          </w:divBdr>
        </w:div>
        <w:div w:id="170872789">
          <w:marLeft w:val="640"/>
          <w:marRight w:val="0"/>
          <w:marTop w:val="0"/>
          <w:marBottom w:val="0"/>
          <w:divBdr>
            <w:top w:val="none" w:sz="0" w:space="0" w:color="auto"/>
            <w:left w:val="none" w:sz="0" w:space="0" w:color="auto"/>
            <w:bottom w:val="none" w:sz="0" w:space="0" w:color="auto"/>
            <w:right w:val="none" w:sz="0" w:space="0" w:color="auto"/>
          </w:divBdr>
        </w:div>
        <w:div w:id="858810947">
          <w:marLeft w:val="640"/>
          <w:marRight w:val="0"/>
          <w:marTop w:val="0"/>
          <w:marBottom w:val="0"/>
          <w:divBdr>
            <w:top w:val="none" w:sz="0" w:space="0" w:color="auto"/>
            <w:left w:val="none" w:sz="0" w:space="0" w:color="auto"/>
            <w:bottom w:val="none" w:sz="0" w:space="0" w:color="auto"/>
            <w:right w:val="none" w:sz="0" w:space="0" w:color="auto"/>
          </w:divBdr>
        </w:div>
        <w:div w:id="912158536">
          <w:marLeft w:val="640"/>
          <w:marRight w:val="0"/>
          <w:marTop w:val="0"/>
          <w:marBottom w:val="0"/>
          <w:divBdr>
            <w:top w:val="none" w:sz="0" w:space="0" w:color="auto"/>
            <w:left w:val="none" w:sz="0" w:space="0" w:color="auto"/>
            <w:bottom w:val="none" w:sz="0" w:space="0" w:color="auto"/>
            <w:right w:val="none" w:sz="0" w:space="0" w:color="auto"/>
          </w:divBdr>
        </w:div>
        <w:div w:id="2069716718">
          <w:marLeft w:val="640"/>
          <w:marRight w:val="0"/>
          <w:marTop w:val="0"/>
          <w:marBottom w:val="0"/>
          <w:divBdr>
            <w:top w:val="none" w:sz="0" w:space="0" w:color="auto"/>
            <w:left w:val="none" w:sz="0" w:space="0" w:color="auto"/>
            <w:bottom w:val="none" w:sz="0" w:space="0" w:color="auto"/>
            <w:right w:val="none" w:sz="0" w:space="0" w:color="auto"/>
          </w:divBdr>
        </w:div>
        <w:div w:id="1105998537">
          <w:marLeft w:val="640"/>
          <w:marRight w:val="0"/>
          <w:marTop w:val="0"/>
          <w:marBottom w:val="0"/>
          <w:divBdr>
            <w:top w:val="none" w:sz="0" w:space="0" w:color="auto"/>
            <w:left w:val="none" w:sz="0" w:space="0" w:color="auto"/>
            <w:bottom w:val="none" w:sz="0" w:space="0" w:color="auto"/>
            <w:right w:val="none" w:sz="0" w:space="0" w:color="auto"/>
          </w:divBdr>
        </w:div>
        <w:div w:id="2131513362">
          <w:marLeft w:val="640"/>
          <w:marRight w:val="0"/>
          <w:marTop w:val="0"/>
          <w:marBottom w:val="0"/>
          <w:divBdr>
            <w:top w:val="none" w:sz="0" w:space="0" w:color="auto"/>
            <w:left w:val="none" w:sz="0" w:space="0" w:color="auto"/>
            <w:bottom w:val="none" w:sz="0" w:space="0" w:color="auto"/>
            <w:right w:val="none" w:sz="0" w:space="0" w:color="auto"/>
          </w:divBdr>
        </w:div>
        <w:div w:id="7026743">
          <w:marLeft w:val="640"/>
          <w:marRight w:val="0"/>
          <w:marTop w:val="0"/>
          <w:marBottom w:val="0"/>
          <w:divBdr>
            <w:top w:val="none" w:sz="0" w:space="0" w:color="auto"/>
            <w:left w:val="none" w:sz="0" w:space="0" w:color="auto"/>
            <w:bottom w:val="none" w:sz="0" w:space="0" w:color="auto"/>
            <w:right w:val="none" w:sz="0" w:space="0" w:color="auto"/>
          </w:divBdr>
        </w:div>
        <w:div w:id="544566227">
          <w:marLeft w:val="640"/>
          <w:marRight w:val="0"/>
          <w:marTop w:val="0"/>
          <w:marBottom w:val="0"/>
          <w:divBdr>
            <w:top w:val="none" w:sz="0" w:space="0" w:color="auto"/>
            <w:left w:val="none" w:sz="0" w:space="0" w:color="auto"/>
            <w:bottom w:val="none" w:sz="0" w:space="0" w:color="auto"/>
            <w:right w:val="none" w:sz="0" w:space="0" w:color="auto"/>
          </w:divBdr>
        </w:div>
        <w:div w:id="1582257307">
          <w:marLeft w:val="640"/>
          <w:marRight w:val="0"/>
          <w:marTop w:val="0"/>
          <w:marBottom w:val="0"/>
          <w:divBdr>
            <w:top w:val="none" w:sz="0" w:space="0" w:color="auto"/>
            <w:left w:val="none" w:sz="0" w:space="0" w:color="auto"/>
            <w:bottom w:val="none" w:sz="0" w:space="0" w:color="auto"/>
            <w:right w:val="none" w:sz="0" w:space="0" w:color="auto"/>
          </w:divBdr>
        </w:div>
        <w:div w:id="1288703494">
          <w:marLeft w:val="640"/>
          <w:marRight w:val="0"/>
          <w:marTop w:val="0"/>
          <w:marBottom w:val="0"/>
          <w:divBdr>
            <w:top w:val="none" w:sz="0" w:space="0" w:color="auto"/>
            <w:left w:val="none" w:sz="0" w:space="0" w:color="auto"/>
            <w:bottom w:val="none" w:sz="0" w:space="0" w:color="auto"/>
            <w:right w:val="none" w:sz="0" w:space="0" w:color="auto"/>
          </w:divBdr>
        </w:div>
        <w:div w:id="2140412161">
          <w:marLeft w:val="640"/>
          <w:marRight w:val="0"/>
          <w:marTop w:val="0"/>
          <w:marBottom w:val="0"/>
          <w:divBdr>
            <w:top w:val="none" w:sz="0" w:space="0" w:color="auto"/>
            <w:left w:val="none" w:sz="0" w:space="0" w:color="auto"/>
            <w:bottom w:val="none" w:sz="0" w:space="0" w:color="auto"/>
            <w:right w:val="none" w:sz="0" w:space="0" w:color="auto"/>
          </w:divBdr>
        </w:div>
        <w:div w:id="304433013">
          <w:marLeft w:val="640"/>
          <w:marRight w:val="0"/>
          <w:marTop w:val="0"/>
          <w:marBottom w:val="0"/>
          <w:divBdr>
            <w:top w:val="none" w:sz="0" w:space="0" w:color="auto"/>
            <w:left w:val="none" w:sz="0" w:space="0" w:color="auto"/>
            <w:bottom w:val="none" w:sz="0" w:space="0" w:color="auto"/>
            <w:right w:val="none" w:sz="0" w:space="0" w:color="auto"/>
          </w:divBdr>
        </w:div>
        <w:div w:id="1257403941">
          <w:marLeft w:val="640"/>
          <w:marRight w:val="0"/>
          <w:marTop w:val="0"/>
          <w:marBottom w:val="0"/>
          <w:divBdr>
            <w:top w:val="none" w:sz="0" w:space="0" w:color="auto"/>
            <w:left w:val="none" w:sz="0" w:space="0" w:color="auto"/>
            <w:bottom w:val="none" w:sz="0" w:space="0" w:color="auto"/>
            <w:right w:val="none" w:sz="0" w:space="0" w:color="auto"/>
          </w:divBdr>
        </w:div>
        <w:div w:id="1528642911">
          <w:marLeft w:val="640"/>
          <w:marRight w:val="0"/>
          <w:marTop w:val="0"/>
          <w:marBottom w:val="0"/>
          <w:divBdr>
            <w:top w:val="none" w:sz="0" w:space="0" w:color="auto"/>
            <w:left w:val="none" w:sz="0" w:space="0" w:color="auto"/>
            <w:bottom w:val="none" w:sz="0" w:space="0" w:color="auto"/>
            <w:right w:val="none" w:sz="0" w:space="0" w:color="auto"/>
          </w:divBdr>
        </w:div>
        <w:div w:id="1878852572">
          <w:marLeft w:val="640"/>
          <w:marRight w:val="0"/>
          <w:marTop w:val="0"/>
          <w:marBottom w:val="0"/>
          <w:divBdr>
            <w:top w:val="none" w:sz="0" w:space="0" w:color="auto"/>
            <w:left w:val="none" w:sz="0" w:space="0" w:color="auto"/>
            <w:bottom w:val="none" w:sz="0" w:space="0" w:color="auto"/>
            <w:right w:val="none" w:sz="0" w:space="0" w:color="auto"/>
          </w:divBdr>
        </w:div>
        <w:div w:id="1786802130">
          <w:marLeft w:val="640"/>
          <w:marRight w:val="0"/>
          <w:marTop w:val="0"/>
          <w:marBottom w:val="0"/>
          <w:divBdr>
            <w:top w:val="none" w:sz="0" w:space="0" w:color="auto"/>
            <w:left w:val="none" w:sz="0" w:space="0" w:color="auto"/>
            <w:bottom w:val="none" w:sz="0" w:space="0" w:color="auto"/>
            <w:right w:val="none" w:sz="0" w:space="0" w:color="auto"/>
          </w:divBdr>
        </w:div>
        <w:div w:id="1386830283">
          <w:marLeft w:val="640"/>
          <w:marRight w:val="0"/>
          <w:marTop w:val="0"/>
          <w:marBottom w:val="0"/>
          <w:divBdr>
            <w:top w:val="none" w:sz="0" w:space="0" w:color="auto"/>
            <w:left w:val="none" w:sz="0" w:space="0" w:color="auto"/>
            <w:bottom w:val="none" w:sz="0" w:space="0" w:color="auto"/>
            <w:right w:val="none" w:sz="0" w:space="0" w:color="auto"/>
          </w:divBdr>
        </w:div>
        <w:div w:id="305823703">
          <w:marLeft w:val="640"/>
          <w:marRight w:val="0"/>
          <w:marTop w:val="0"/>
          <w:marBottom w:val="0"/>
          <w:divBdr>
            <w:top w:val="none" w:sz="0" w:space="0" w:color="auto"/>
            <w:left w:val="none" w:sz="0" w:space="0" w:color="auto"/>
            <w:bottom w:val="none" w:sz="0" w:space="0" w:color="auto"/>
            <w:right w:val="none" w:sz="0" w:space="0" w:color="auto"/>
          </w:divBdr>
        </w:div>
        <w:div w:id="258754704">
          <w:marLeft w:val="640"/>
          <w:marRight w:val="0"/>
          <w:marTop w:val="0"/>
          <w:marBottom w:val="0"/>
          <w:divBdr>
            <w:top w:val="none" w:sz="0" w:space="0" w:color="auto"/>
            <w:left w:val="none" w:sz="0" w:space="0" w:color="auto"/>
            <w:bottom w:val="none" w:sz="0" w:space="0" w:color="auto"/>
            <w:right w:val="none" w:sz="0" w:space="0" w:color="auto"/>
          </w:divBdr>
        </w:div>
        <w:div w:id="832599776">
          <w:marLeft w:val="640"/>
          <w:marRight w:val="0"/>
          <w:marTop w:val="0"/>
          <w:marBottom w:val="0"/>
          <w:divBdr>
            <w:top w:val="none" w:sz="0" w:space="0" w:color="auto"/>
            <w:left w:val="none" w:sz="0" w:space="0" w:color="auto"/>
            <w:bottom w:val="none" w:sz="0" w:space="0" w:color="auto"/>
            <w:right w:val="none" w:sz="0" w:space="0" w:color="auto"/>
          </w:divBdr>
        </w:div>
        <w:div w:id="1729379086">
          <w:marLeft w:val="640"/>
          <w:marRight w:val="0"/>
          <w:marTop w:val="0"/>
          <w:marBottom w:val="0"/>
          <w:divBdr>
            <w:top w:val="none" w:sz="0" w:space="0" w:color="auto"/>
            <w:left w:val="none" w:sz="0" w:space="0" w:color="auto"/>
            <w:bottom w:val="none" w:sz="0" w:space="0" w:color="auto"/>
            <w:right w:val="none" w:sz="0" w:space="0" w:color="auto"/>
          </w:divBdr>
        </w:div>
        <w:div w:id="554661361">
          <w:marLeft w:val="640"/>
          <w:marRight w:val="0"/>
          <w:marTop w:val="0"/>
          <w:marBottom w:val="0"/>
          <w:divBdr>
            <w:top w:val="none" w:sz="0" w:space="0" w:color="auto"/>
            <w:left w:val="none" w:sz="0" w:space="0" w:color="auto"/>
            <w:bottom w:val="none" w:sz="0" w:space="0" w:color="auto"/>
            <w:right w:val="none" w:sz="0" w:space="0" w:color="auto"/>
          </w:divBdr>
        </w:div>
        <w:div w:id="1555004935">
          <w:marLeft w:val="640"/>
          <w:marRight w:val="0"/>
          <w:marTop w:val="0"/>
          <w:marBottom w:val="0"/>
          <w:divBdr>
            <w:top w:val="none" w:sz="0" w:space="0" w:color="auto"/>
            <w:left w:val="none" w:sz="0" w:space="0" w:color="auto"/>
            <w:bottom w:val="none" w:sz="0" w:space="0" w:color="auto"/>
            <w:right w:val="none" w:sz="0" w:space="0" w:color="auto"/>
          </w:divBdr>
        </w:div>
      </w:divsChild>
    </w:div>
    <w:div w:id="189538995">
      <w:bodyDiv w:val="1"/>
      <w:marLeft w:val="0"/>
      <w:marRight w:val="0"/>
      <w:marTop w:val="0"/>
      <w:marBottom w:val="0"/>
      <w:divBdr>
        <w:top w:val="none" w:sz="0" w:space="0" w:color="auto"/>
        <w:left w:val="none" w:sz="0" w:space="0" w:color="auto"/>
        <w:bottom w:val="none" w:sz="0" w:space="0" w:color="auto"/>
        <w:right w:val="none" w:sz="0" w:space="0" w:color="auto"/>
      </w:divBdr>
      <w:divsChild>
        <w:div w:id="1417676893">
          <w:marLeft w:val="640"/>
          <w:marRight w:val="0"/>
          <w:marTop w:val="0"/>
          <w:marBottom w:val="0"/>
          <w:divBdr>
            <w:top w:val="none" w:sz="0" w:space="0" w:color="auto"/>
            <w:left w:val="none" w:sz="0" w:space="0" w:color="auto"/>
            <w:bottom w:val="none" w:sz="0" w:space="0" w:color="auto"/>
            <w:right w:val="none" w:sz="0" w:space="0" w:color="auto"/>
          </w:divBdr>
        </w:div>
        <w:div w:id="1182011687">
          <w:marLeft w:val="640"/>
          <w:marRight w:val="0"/>
          <w:marTop w:val="0"/>
          <w:marBottom w:val="0"/>
          <w:divBdr>
            <w:top w:val="none" w:sz="0" w:space="0" w:color="auto"/>
            <w:left w:val="none" w:sz="0" w:space="0" w:color="auto"/>
            <w:bottom w:val="none" w:sz="0" w:space="0" w:color="auto"/>
            <w:right w:val="none" w:sz="0" w:space="0" w:color="auto"/>
          </w:divBdr>
        </w:div>
        <w:div w:id="1501501364">
          <w:marLeft w:val="640"/>
          <w:marRight w:val="0"/>
          <w:marTop w:val="0"/>
          <w:marBottom w:val="0"/>
          <w:divBdr>
            <w:top w:val="none" w:sz="0" w:space="0" w:color="auto"/>
            <w:left w:val="none" w:sz="0" w:space="0" w:color="auto"/>
            <w:bottom w:val="none" w:sz="0" w:space="0" w:color="auto"/>
            <w:right w:val="none" w:sz="0" w:space="0" w:color="auto"/>
          </w:divBdr>
        </w:div>
        <w:div w:id="475225022">
          <w:marLeft w:val="640"/>
          <w:marRight w:val="0"/>
          <w:marTop w:val="0"/>
          <w:marBottom w:val="0"/>
          <w:divBdr>
            <w:top w:val="none" w:sz="0" w:space="0" w:color="auto"/>
            <w:left w:val="none" w:sz="0" w:space="0" w:color="auto"/>
            <w:bottom w:val="none" w:sz="0" w:space="0" w:color="auto"/>
            <w:right w:val="none" w:sz="0" w:space="0" w:color="auto"/>
          </w:divBdr>
        </w:div>
        <w:div w:id="1202327882">
          <w:marLeft w:val="640"/>
          <w:marRight w:val="0"/>
          <w:marTop w:val="0"/>
          <w:marBottom w:val="0"/>
          <w:divBdr>
            <w:top w:val="none" w:sz="0" w:space="0" w:color="auto"/>
            <w:left w:val="none" w:sz="0" w:space="0" w:color="auto"/>
            <w:bottom w:val="none" w:sz="0" w:space="0" w:color="auto"/>
            <w:right w:val="none" w:sz="0" w:space="0" w:color="auto"/>
          </w:divBdr>
        </w:div>
        <w:div w:id="1715344526">
          <w:marLeft w:val="640"/>
          <w:marRight w:val="0"/>
          <w:marTop w:val="0"/>
          <w:marBottom w:val="0"/>
          <w:divBdr>
            <w:top w:val="none" w:sz="0" w:space="0" w:color="auto"/>
            <w:left w:val="none" w:sz="0" w:space="0" w:color="auto"/>
            <w:bottom w:val="none" w:sz="0" w:space="0" w:color="auto"/>
            <w:right w:val="none" w:sz="0" w:space="0" w:color="auto"/>
          </w:divBdr>
        </w:div>
        <w:div w:id="1524826372">
          <w:marLeft w:val="640"/>
          <w:marRight w:val="0"/>
          <w:marTop w:val="0"/>
          <w:marBottom w:val="0"/>
          <w:divBdr>
            <w:top w:val="none" w:sz="0" w:space="0" w:color="auto"/>
            <w:left w:val="none" w:sz="0" w:space="0" w:color="auto"/>
            <w:bottom w:val="none" w:sz="0" w:space="0" w:color="auto"/>
            <w:right w:val="none" w:sz="0" w:space="0" w:color="auto"/>
          </w:divBdr>
        </w:div>
        <w:div w:id="1765687935">
          <w:marLeft w:val="640"/>
          <w:marRight w:val="0"/>
          <w:marTop w:val="0"/>
          <w:marBottom w:val="0"/>
          <w:divBdr>
            <w:top w:val="none" w:sz="0" w:space="0" w:color="auto"/>
            <w:left w:val="none" w:sz="0" w:space="0" w:color="auto"/>
            <w:bottom w:val="none" w:sz="0" w:space="0" w:color="auto"/>
            <w:right w:val="none" w:sz="0" w:space="0" w:color="auto"/>
          </w:divBdr>
        </w:div>
        <w:div w:id="246958799">
          <w:marLeft w:val="640"/>
          <w:marRight w:val="0"/>
          <w:marTop w:val="0"/>
          <w:marBottom w:val="0"/>
          <w:divBdr>
            <w:top w:val="none" w:sz="0" w:space="0" w:color="auto"/>
            <w:left w:val="none" w:sz="0" w:space="0" w:color="auto"/>
            <w:bottom w:val="none" w:sz="0" w:space="0" w:color="auto"/>
            <w:right w:val="none" w:sz="0" w:space="0" w:color="auto"/>
          </w:divBdr>
        </w:div>
        <w:div w:id="157773485">
          <w:marLeft w:val="640"/>
          <w:marRight w:val="0"/>
          <w:marTop w:val="0"/>
          <w:marBottom w:val="0"/>
          <w:divBdr>
            <w:top w:val="none" w:sz="0" w:space="0" w:color="auto"/>
            <w:left w:val="none" w:sz="0" w:space="0" w:color="auto"/>
            <w:bottom w:val="none" w:sz="0" w:space="0" w:color="auto"/>
            <w:right w:val="none" w:sz="0" w:space="0" w:color="auto"/>
          </w:divBdr>
        </w:div>
        <w:div w:id="2006398835">
          <w:marLeft w:val="640"/>
          <w:marRight w:val="0"/>
          <w:marTop w:val="0"/>
          <w:marBottom w:val="0"/>
          <w:divBdr>
            <w:top w:val="none" w:sz="0" w:space="0" w:color="auto"/>
            <w:left w:val="none" w:sz="0" w:space="0" w:color="auto"/>
            <w:bottom w:val="none" w:sz="0" w:space="0" w:color="auto"/>
            <w:right w:val="none" w:sz="0" w:space="0" w:color="auto"/>
          </w:divBdr>
        </w:div>
        <w:div w:id="1183008550">
          <w:marLeft w:val="640"/>
          <w:marRight w:val="0"/>
          <w:marTop w:val="0"/>
          <w:marBottom w:val="0"/>
          <w:divBdr>
            <w:top w:val="none" w:sz="0" w:space="0" w:color="auto"/>
            <w:left w:val="none" w:sz="0" w:space="0" w:color="auto"/>
            <w:bottom w:val="none" w:sz="0" w:space="0" w:color="auto"/>
            <w:right w:val="none" w:sz="0" w:space="0" w:color="auto"/>
          </w:divBdr>
        </w:div>
        <w:div w:id="241918365">
          <w:marLeft w:val="640"/>
          <w:marRight w:val="0"/>
          <w:marTop w:val="0"/>
          <w:marBottom w:val="0"/>
          <w:divBdr>
            <w:top w:val="none" w:sz="0" w:space="0" w:color="auto"/>
            <w:left w:val="none" w:sz="0" w:space="0" w:color="auto"/>
            <w:bottom w:val="none" w:sz="0" w:space="0" w:color="auto"/>
            <w:right w:val="none" w:sz="0" w:space="0" w:color="auto"/>
          </w:divBdr>
        </w:div>
        <w:div w:id="1572738754">
          <w:marLeft w:val="640"/>
          <w:marRight w:val="0"/>
          <w:marTop w:val="0"/>
          <w:marBottom w:val="0"/>
          <w:divBdr>
            <w:top w:val="none" w:sz="0" w:space="0" w:color="auto"/>
            <w:left w:val="none" w:sz="0" w:space="0" w:color="auto"/>
            <w:bottom w:val="none" w:sz="0" w:space="0" w:color="auto"/>
            <w:right w:val="none" w:sz="0" w:space="0" w:color="auto"/>
          </w:divBdr>
        </w:div>
        <w:div w:id="609123092">
          <w:marLeft w:val="640"/>
          <w:marRight w:val="0"/>
          <w:marTop w:val="0"/>
          <w:marBottom w:val="0"/>
          <w:divBdr>
            <w:top w:val="none" w:sz="0" w:space="0" w:color="auto"/>
            <w:left w:val="none" w:sz="0" w:space="0" w:color="auto"/>
            <w:bottom w:val="none" w:sz="0" w:space="0" w:color="auto"/>
            <w:right w:val="none" w:sz="0" w:space="0" w:color="auto"/>
          </w:divBdr>
        </w:div>
        <w:div w:id="1013147654">
          <w:marLeft w:val="640"/>
          <w:marRight w:val="0"/>
          <w:marTop w:val="0"/>
          <w:marBottom w:val="0"/>
          <w:divBdr>
            <w:top w:val="none" w:sz="0" w:space="0" w:color="auto"/>
            <w:left w:val="none" w:sz="0" w:space="0" w:color="auto"/>
            <w:bottom w:val="none" w:sz="0" w:space="0" w:color="auto"/>
            <w:right w:val="none" w:sz="0" w:space="0" w:color="auto"/>
          </w:divBdr>
        </w:div>
        <w:div w:id="1592161411">
          <w:marLeft w:val="640"/>
          <w:marRight w:val="0"/>
          <w:marTop w:val="0"/>
          <w:marBottom w:val="0"/>
          <w:divBdr>
            <w:top w:val="none" w:sz="0" w:space="0" w:color="auto"/>
            <w:left w:val="none" w:sz="0" w:space="0" w:color="auto"/>
            <w:bottom w:val="none" w:sz="0" w:space="0" w:color="auto"/>
            <w:right w:val="none" w:sz="0" w:space="0" w:color="auto"/>
          </w:divBdr>
        </w:div>
        <w:div w:id="36591988">
          <w:marLeft w:val="640"/>
          <w:marRight w:val="0"/>
          <w:marTop w:val="0"/>
          <w:marBottom w:val="0"/>
          <w:divBdr>
            <w:top w:val="none" w:sz="0" w:space="0" w:color="auto"/>
            <w:left w:val="none" w:sz="0" w:space="0" w:color="auto"/>
            <w:bottom w:val="none" w:sz="0" w:space="0" w:color="auto"/>
            <w:right w:val="none" w:sz="0" w:space="0" w:color="auto"/>
          </w:divBdr>
        </w:div>
        <w:div w:id="1310133381">
          <w:marLeft w:val="640"/>
          <w:marRight w:val="0"/>
          <w:marTop w:val="0"/>
          <w:marBottom w:val="0"/>
          <w:divBdr>
            <w:top w:val="none" w:sz="0" w:space="0" w:color="auto"/>
            <w:left w:val="none" w:sz="0" w:space="0" w:color="auto"/>
            <w:bottom w:val="none" w:sz="0" w:space="0" w:color="auto"/>
            <w:right w:val="none" w:sz="0" w:space="0" w:color="auto"/>
          </w:divBdr>
        </w:div>
        <w:div w:id="540820974">
          <w:marLeft w:val="640"/>
          <w:marRight w:val="0"/>
          <w:marTop w:val="0"/>
          <w:marBottom w:val="0"/>
          <w:divBdr>
            <w:top w:val="none" w:sz="0" w:space="0" w:color="auto"/>
            <w:left w:val="none" w:sz="0" w:space="0" w:color="auto"/>
            <w:bottom w:val="none" w:sz="0" w:space="0" w:color="auto"/>
            <w:right w:val="none" w:sz="0" w:space="0" w:color="auto"/>
          </w:divBdr>
        </w:div>
        <w:div w:id="246577720">
          <w:marLeft w:val="640"/>
          <w:marRight w:val="0"/>
          <w:marTop w:val="0"/>
          <w:marBottom w:val="0"/>
          <w:divBdr>
            <w:top w:val="none" w:sz="0" w:space="0" w:color="auto"/>
            <w:left w:val="none" w:sz="0" w:space="0" w:color="auto"/>
            <w:bottom w:val="none" w:sz="0" w:space="0" w:color="auto"/>
            <w:right w:val="none" w:sz="0" w:space="0" w:color="auto"/>
          </w:divBdr>
        </w:div>
        <w:div w:id="1099177836">
          <w:marLeft w:val="640"/>
          <w:marRight w:val="0"/>
          <w:marTop w:val="0"/>
          <w:marBottom w:val="0"/>
          <w:divBdr>
            <w:top w:val="none" w:sz="0" w:space="0" w:color="auto"/>
            <w:left w:val="none" w:sz="0" w:space="0" w:color="auto"/>
            <w:bottom w:val="none" w:sz="0" w:space="0" w:color="auto"/>
            <w:right w:val="none" w:sz="0" w:space="0" w:color="auto"/>
          </w:divBdr>
        </w:div>
        <w:div w:id="1760641343">
          <w:marLeft w:val="640"/>
          <w:marRight w:val="0"/>
          <w:marTop w:val="0"/>
          <w:marBottom w:val="0"/>
          <w:divBdr>
            <w:top w:val="none" w:sz="0" w:space="0" w:color="auto"/>
            <w:left w:val="none" w:sz="0" w:space="0" w:color="auto"/>
            <w:bottom w:val="none" w:sz="0" w:space="0" w:color="auto"/>
            <w:right w:val="none" w:sz="0" w:space="0" w:color="auto"/>
          </w:divBdr>
        </w:div>
        <w:div w:id="898439631">
          <w:marLeft w:val="640"/>
          <w:marRight w:val="0"/>
          <w:marTop w:val="0"/>
          <w:marBottom w:val="0"/>
          <w:divBdr>
            <w:top w:val="none" w:sz="0" w:space="0" w:color="auto"/>
            <w:left w:val="none" w:sz="0" w:space="0" w:color="auto"/>
            <w:bottom w:val="none" w:sz="0" w:space="0" w:color="auto"/>
            <w:right w:val="none" w:sz="0" w:space="0" w:color="auto"/>
          </w:divBdr>
        </w:div>
        <w:div w:id="158350784">
          <w:marLeft w:val="640"/>
          <w:marRight w:val="0"/>
          <w:marTop w:val="0"/>
          <w:marBottom w:val="0"/>
          <w:divBdr>
            <w:top w:val="none" w:sz="0" w:space="0" w:color="auto"/>
            <w:left w:val="none" w:sz="0" w:space="0" w:color="auto"/>
            <w:bottom w:val="none" w:sz="0" w:space="0" w:color="auto"/>
            <w:right w:val="none" w:sz="0" w:space="0" w:color="auto"/>
          </w:divBdr>
        </w:div>
        <w:div w:id="1821539262">
          <w:marLeft w:val="640"/>
          <w:marRight w:val="0"/>
          <w:marTop w:val="0"/>
          <w:marBottom w:val="0"/>
          <w:divBdr>
            <w:top w:val="none" w:sz="0" w:space="0" w:color="auto"/>
            <w:left w:val="none" w:sz="0" w:space="0" w:color="auto"/>
            <w:bottom w:val="none" w:sz="0" w:space="0" w:color="auto"/>
            <w:right w:val="none" w:sz="0" w:space="0" w:color="auto"/>
          </w:divBdr>
        </w:div>
        <w:div w:id="7756461">
          <w:marLeft w:val="640"/>
          <w:marRight w:val="0"/>
          <w:marTop w:val="0"/>
          <w:marBottom w:val="0"/>
          <w:divBdr>
            <w:top w:val="none" w:sz="0" w:space="0" w:color="auto"/>
            <w:left w:val="none" w:sz="0" w:space="0" w:color="auto"/>
            <w:bottom w:val="none" w:sz="0" w:space="0" w:color="auto"/>
            <w:right w:val="none" w:sz="0" w:space="0" w:color="auto"/>
          </w:divBdr>
        </w:div>
        <w:div w:id="1952861510">
          <w:marLeft w:val="640"/>
          <w:marRight w:val="0"/>
          <w:marTop w:val="0"/>
          <w:marBottom w:val="0"/>
          <w:divBdr>
            <w:top w:val="none" w:sz="0" w:space="0" w:color="auto"/>
            <w:left w:val="none" w:sz="0" w:space="0" w:color="auto"/>
            <w:bottom w:val="none" w:sz="0" w:space="0" w:color="auto"/>
            <w:right w:val="none" w:sz="0" w:space="0" w:color="auto"/>
          </w:divBdr>
        </w:div>
        <w:div w:id="1799375482">
          <w:marLeft w:val="640"/>
          <w:marRight w:val="0"/>
          <w:marTop w:val="0"/>
          <w:marBottom w:val="0"/>
          <w:divBdr>
            <w:top w:val="none" w:sz="0" w:space="0" w:color="auto"/>
            <w:left w:val="none" w:sz="0" w:space="0" w:color="auto"/>
            <w:bottom w:val="none" w:sz="0" w:space="0" w:color="auto"/>
            <w:right w:val="none" w:sz="0" w:space="0" w:color="auto"/>
          </w:divBdr>
        </w:div>
        <w:div w:id="2032291695">
          <w:marLeft w:val="640"/>
          <w:marRight w:val="0"/>
          <w:marTop w:val="0"/>
          <w:marBottom w:val="0"/>
          <w:divBdr>
            <w:top w:val="none" w:sz="0" w:space="0" w:color="auto"/>
            <w:left w:val="none" w:sz="0" w:space="0" w:color="auto"/>
            <w:bottom w:val="none" w:sz="0" w:space="0" w:color="auto"/>
            <w:right w:val="none" w:sz="0" w:space="0" w:color="auto"/>
          </w:divBdr>
        </w:div>
        <w:div w:id="2130396214">
          <w:marLeft w:val="640"/>
          <w:marRight w:val="0"/>
          <w:marTop w:val="0"/>
          <w:marBottom w:val="0"/>
          <w:divBdr>
            <w:top w:val="none" w:sz="0" w:space="0" w:color="auto"/>
            <w:left w:val="none" w:sz="0" w:space="0" w:color="auto"/>
            <w:bottom w:val="none" w:sz="0" w:space="0" w:color="auto"/>
            <w:right w:val="none" w:sz="0" w:space="0" w:color="auto"/>
          </w:divBdr>
        </w:div>
        <w:div w:id="385371812">
          <w:marLeft w:val="640"/>
          <w:marRight w:val="0"/>
          <w:marTop w:val="0"/>
          <w:marBottom w:val="0"/>
          <w:divBdr>
            <w:top w:val="none" w:sz="0" w:space="0" w:color="auto"/>
            <w:left w:val="none" w:sz="0" w:space="0" w:color="auto"/>
            <w:bottom w:val="none" w:sz="0" w:space="0" w:color="auto"/>
            <w:right w:val="none" w:sz="0" w:space="0" w:color="auto"/>
          </w:divBdr>
        </w:div>
        <w:div w:id="509371140">
          <w:marLeft w:val="640"/>
          <w:marRight w:val="0"/>
          <w:marTop w:val="0"/>
          <w:marBottom w:val="0"/>
          <w:divBdr>
            <w:top w:val="none" w:sz="0" w:space="0" w:color="auto"/>
            <w:left w:val="none" w:sz="0" w:space="0" w:color="auto"/>
            <w:bottom w:val="none" w:sz="0" w:space="0" w:color="auto"/>
            <w:right w:val="none" w:sz="0" w:space="0" w:color="auto"/>
          </w:divBdr>
        </w:div>
        <w:div w:id="530071991">
          <w:marLeft w:val="640"/>
          <w:marRight w:val="0"/>
          <w:marTop w:val="0"/>
          <w:marBottom w:val="0"/>
          <w:divBdr>
            <w:top w:val="none" w:sz="0" w:space="0" w:color="auto"/>
            <w:left w:val="none" w:sz="0" w:space="0" w:color="auto"/>
            <w:bottom w:val="none" w:sz="0" w:space="0" w:color="auto"/>
            <w:right w:val="none" w:sz="0" w:space="0" w:color="auto"/>
          </w:divBdr>
        </w:div>
        <w:div w:id="2134057830">
          <w:marLeft w:val="640"/>
          <w:marRight w:val="0"/>
          <w:marTop w:val="0"/>
          <w:marBottom w:val="0"/>
          <w:divBdr>
            <w:top w:val="none" w:sz="0" w:space="0" w:color="auto"/>
            <w:left w:val="none" w:sz="0" w:space="0" w:color="auto"/>
            <w:bottom w:val="none" w:sz="0" w:space="0" w:color="auto"/>
            <w:right w:val="none" w:sz="0" w:space="0" w:color="auto"/>
          </w:divBdr>
        </w:div>
        <w:div w:id="1903373192">
          <w:marLeft w:val="640"/>
          <w:marRight w:val="0"/>
          <w:marTop w:val="0"/>
          <w:marBottom w:val="0"/>
          <w:divBdr>
            <w:top w:val="none" w:sz="0" w:space="0" w:color="auto"/>
            <w:left w:val="none" w:sz="0" w:space="0" w:color="auto"/>
            <w:bottom w:val="none" w:sz="0" w:space="0" w:color="auto"/>
            <w:right w:val="none" w:sz="0" w:space="0" w:color="auto"/>
          </w:divBdr>
        </w:div>
        <w:div w:id="1420444252">
          <w:marLeft w:val="640"/>
          <w:marRight w:val="0"/>
          <w:marTop w:val="0"/>
          <w:marBottom w:val="0"/>
          <w:divBdr>
            <w:top w:val="none" w:sz="0" w:space="0" w:color="auto"/>
            <w:left w:val="none" w:sz="0" w:space="0" w:color="auto"/>
            <w:bottom w:val="none" w:sz="0" w:space="0" w:color="auto"/>
            <w:right w:val="none" w:sz="0" w:space="0" w:color="auto"/>
          </w:divBdr>
        </w:div>
        <w:div w:id="870646649">
          <w:marLeft w:val="640"/>
          <w:marRight w:val="0"/>
          <w:marTop w:val="0"/>
          <w:marBottom w:val="0"/>
          <w:divBdr>
            <w:top w:val="none" w:sz="0" w:space="0" w:color="auto"/>
            <w:left w:val="none" w:sz="0" w:space="0" w:color="auto"/>
            <w:bottom w:val="none" w:sz="0" w:space="0" w:color="auto"/>
            <w:right w:val="none" w:sz="0" w:space="0" w:color="auto"/>
          </w:divBdr>
        </w:div>
        <w:div w:id="108404127">
          <w:marLeft w:val="640"/>
          <w:marRight w:val="0"/>
          <w:marTop w:val="0"/>
          <w:marBottom w:val="0"/>
          <w:divBdr>
            <w:top w:val="none" w:sz="0" w:space="0" w:color="auto"/>
            <w:left w:val="none" w:sz="0" w:space="0" w:color="auto"/>
            <w:bottom w:val="none" w:sz="0" w:space="0" w:color="auto"/>
            <w:right w:val="none" w:sz="0" w:space="0" w:color="auto"/>
          </w:divBdr>
        </w:div>
        <w:div w:id="1249853604">
          <w:marLeft w:val="640"/>
          <w:marRight w:val="0"/>
          <w:marTop w:val="0"/>
          <w:marBottom w:val="0"/>
          <w:divBdr>
            <w:top w:val="none" w:sz="0" w:space="0" w:color="auto"/>
            <w:left w:val="none" w:sz="0" w:space="0" w:color="auto"/>
            <w:bottom w:val="none" w:sz="0" w:space="0" w:color="auto"/>
            <w:right w:val="none" w:sz="0" w:space="0" w:color="auto"/>
          </w:divBdr>
        </w:div>
        <w:div w:id="1546409041">
          <w:marLeft w:val="640"/>
          <w:marRight w:val="0"/>
          <w:marTop w:val="0"/>
          <w:marBottom w:val="0"/>
          <w:divBdr>
            <w:top w:val="none" w:sz="0" w:space="0" w:color="auto"/>
            <w:left w:val="none" w:sz="0" w:space="0" w:color="auto"/>
            <w:bottom w:val="none" w:sz="0" w:space="0" w:color="auto"/>
            <w:right w:val="none" w:sz="0" w:space="0" w:color="auto"/>
          </w:divBdr>
        </w:div>
        <w:div w:id="1000229762">
          <w:marLeft w:val="640"/>
          <w:marRight w:val="0"/>
          <w:marTop w:val="0"/>
          <w:marBottom w:val="0"/>
          <w:divBdr>
            <w:top w:val="none" w:sz="0" w:space="0" w:color="auto"/>
            <w:left w:val="none" w:sz="0" w:space="0" w:color="auto"/>
            <w:bottom w:val="none" w:sz="0" w:space="0" w:color="auto"/>
            <w:right w:val="none" w:sz="0" w:space="0" w:color="auto"/>
          </w:divBdr>
        </w:div>
        <w:div w:id="25378075">
          <w:marLeft w:val="640"/>
          <w:marRight w:val="0"/>
          <w:marTop w:val="0"/>
          <w:marBottom w:val="0"/>
          <w:divBdr>
            <w:top w:val="none" w:sz="0" w:space="0" w:color="auto"/>
            <w:left w:val="none" w:sz="0" w:space="0" w:color="auto"/>
            <w:bottom w:val="none" w:sz="0" w:space="0" w:color="auto"/>
            <w:right w:val="none" w:sz="0" w:space="0" w:color="auto"/>
          </w:divBdr>
        </w:div>
        <w:div w:id="529539368">
          <w:marLeft w:val="640"/>
          <w:marRight w:val="0"/>
          <w:marTop w:val="0"/>
          <w:marBottom w:val="0"/>
          <w:divBdr>
            <w:top w:val="none" w:sz="0" w:space="0" w:color="auto"/>
            <w:left w:val="none" w:sz="0" w:space="0" w:color="auto"/>
            <w:bottom w:val="none" w:sz="0" w:space="0" w:color="auto"/>
            <w:right w:val="none" w:sz="0" w:space="0" w:color="auto"/>
          </w:divBdr>
        </w:div>
        <w:div w:id="2089762049">
          <w:marLeft w:val="640"/>
          <w:marRight w:val="0"/>
          <w:marTop w:val="0"/>
          <w:marBottom w:val="0"/>
          <w:divBdr>
            <w:top w:val="none" w:sz="0" w:space="0" w:color="auto"/>
            <w:left w:val="none" w:sz="0" w:space="0" w:color="auto"/>
            <w:bottom w:val="none" w:sz="0" w:space="0" w:color="auto"/>
            <w:right w:val="none" w:sz="0" w:space="0" w:color="auto"/>
          </w:divBdr>
        </w:div>
        <w:div w:id="1884360979">
          <w:marLeft w:val="640"/>
          <w:marRight w:val="0"/>
          <w:marTop w:val="0"/>
          <w:marBottom w:val="0"/>
          <w:divBdr>
            <w:top w:val="none" w:sz="0" w:space="0" w:color="auto"/>
            <w:left w:val="none" w:sz="0" w:space="0" w:color="auto"/>
            <w:bottom w:val="none" w:sz="0" w:space="0" w:color="auto"/>
            <w:right w:val="none" w:sz="0" w:space="0" w:color="auto"/>
          </w:divBdr>
        </w:div>
        <w:div w:id="96408911">
          <w:marLeft w:val="640"/>
          <w:marRight w:val="0"/>
          <w:marTop w:val="0"/>
          <w:marBottom w:val="0"/>
          <w:divBdr>
            <w:top w:val="none" w:sz="0" w:space="0" w:color="auto"/>
            <w:left w:val="none" w:sz="0" w:space="0" w:color="auto"/>
            <w:bottom w:val="none" w:sz="0" w:space="0" w:color="auto"/>
            <w:right w:val="none" w:sz="0" w:space="0" w:color="auto"/>
          </w:divBdr>
        </w:div>
        <w:div w:id="1337922436">
          <w:marLeft w:val="640"/>
          <w:marRight w:val="0"/>
          <w:marTop w:val="0"/>
          <w:marBottom w:val="0"/>
          <w:divBdr>
            <w:top w:val="none" w:sz="0" w:space="0" w:color="auto"/>
            <w:left w:val="none" w:sz="0" w:space="0" w:color="auto"/>
            <w:bottom w:val="none" w:sz="0" w:space="0" w:color="auto"/>
            <w:right w:val="none" w:sz="0" w:space="0" w:color="auto"/>
          </w:divBdr>
        </w:div>
        <w:div w:id="739209799">
          <w:marLeft w:val="640"/>
          <w:marRight w:val="0"/>
          <w:marTop w:val="0"/>
          <w:marBottom w:val="0"/>
          <w:divBdr>
            <w:top w:val="none" w:sz="0" w:space="0" w:color="auto"/>
            <w:left w:val="none" w:sz="0" w:space="0" w:color="auto"/>
            <w:bottom w:val="none" w:sz="0" w:space="0" w:color="auto"/>
            <w:right w:val="none" w:sz="0" w:space="0" w:color="auto"/>
          </w:divBdr>
        </w:div>
      </w:divsChild>
    </w:div>
    <w:div w:id="190070560">
      <w:marLeft w:val="0"/>
      <w:marRight w:val="0"/>
      <w:marTop w:val="0"/>
      <w:marBottom w:val="0"/>
      <w:divBdr>
        <w:top w:val="none" w:sz="0" w:space="0" w:color="auto"/>
        <w:left w:val="none" w:sz="0" w:space="0" w:color="auto"/>
        <w:bottom w:val="none" w:sz="0" w:space="0" w:color="auto"/>
        <w:right w:val="none" w:sz="0" w:space="0" w:color="auto"/>
      </w:divBdr>
    </w:div>
    <w:div w:id="191068425">
      <w:marLeft w:val="0"/>
      <w:marRight w:val="0"/>
      <w:marTop w:val="0"/>
      <w:marBottom w:val="0"/>
      <w:divBdr>
        <w:top w:val="none" w:sz="0" w:space="0" w:color="auto"/>
        <w:left w:val="none" w:sz="0" w:space="0" w:color="auto"/>
        <w:bottom w:val="none" w:sz="0" w:space="0" w:color="auto"/>
        <w:right w:val="none" w:sz="0" w:space="0" w:color="auto"/>
      </w:divBdr>
    </w:div>
    <w:div w:id="192573164">
      <w:marLeft w:val="640"/>
      <w:marRight w:val="0"/>
      <w:marTop w:val="0"/>
      <w:marBottom w:val="0"/>
      <w:divBdr>
        <w:top w:val="none" w:sz="0" w:space="0" w:color="auto"/>
        <w:left w:val="none" w:sz="0" w:space="0" w:color="auto"/>
        <w:bottom w:val="none" w:sz="0" w:space="0" w:color="auto"/>
        <w:right w:val="none" w:sz="0" w:space="0" w:color="auto"/>
      </w:divBdr>
    </w:div>
    <w:div w:id="193615709">
      <w:bodyDiv w:val="1"/>
      <w:marLeft w:val="0"/>
      <w:marRight w:val="0"/>
      <w:marTop w:val="0"/>
      <w:marBottom w:val="0"/>
      <w:divBdr>
        <w:top w:val="none" w:sz="0" w:space="0" w:color="auto"/>
        <w:left w:val="none" w:sz="0" w:space="0" w:color="auto"/>
        <w:bottom w:val="none" w:sz="0" w:space="0" w:color="auto"/>
        <w:right w:val="none" w:sz="0" w:space="0" w:color="auto"/>
      </w:divBdr>
      <w:divsChild>
        <w:div w:id="18818384">
          <w:marLeft w:val="640"/>
          <w:marRight w:val="0"/>
          <w:marTop w:val="0"/>
          <w:marBottom w:val="0"/>
          <w:divBdr>
            <w:top w:val="none" w:sz="0" w:space="0" w:color="auto"/>
            <w:left w:val="none" w:sz="0" w:space="0" w:color="auto"/>
            <w:bottom w:val="none" w:sz="0" w:space="0" w:color="auto"/>
            <w:right w:val="none" w:sz="0" w:space="0" w:color="auto"/>
          </w:divBdr>
        </w:div>
        <w:div w:id="68386303">
          <w:marLeft w:val="640"/>
          <w:marRight w:val="0"/>
          <w:marTop w:val="0"/>
          <w:marBottom w:val="0"/>
          <w:divBdr>
            <w:top w:val="none" w:sz="0" w:space="0" w:color="auto"/>
            <w:left w:val="none" w:sz="0" w:space="0" w:color="auto"/>
            <w:bottom w:val="none" w:sz="0" w:space="0" w:color="auto"/>
            <w:right w:val="none" w:sz="0" w:space="0" w:color="auto"/>
          </w:divBdr>
        </w:div>
        <w:div w:id="72896753">
          <w:marLeft w:val="640"/>
          <w:marRight w:val="0"/>
          <w:marTop w:val="0"/>
          <w:marBottom w:val="0"/>
          <w:divBdr>
            <w:top w:val="none" w:sz="0" w:space="0" w:color="auto"/>
            <w:left w:val="none" w:sz="0" w:space="0" w:color="auto"/>
            <w:bottom w:val="none" w:sz="0" w:space="0" w:color="auto"/>
            <w:right w:val="none" w:sz="0" w:space="0" w:color="auto"/>
          </w:divBdr>
        </w:div>
        <w:div w:id="126240321">
          <w:marLeft w:val="640"/>
          <w:marRight w:val="0"/>
          <w:marTop w:val="0"/>
          <w:marBottom w:val="0"/>
          <w:divBdr>
            <w:top w:val="none" w:sz="0" w:space="0" w:color="auto"/>
            <w:left w:val="none" w:sz="0" w:space="0" w:color="auto"/>
            <w:bottom w:val="none" w:sz="0" w:space="0" w:color="auto"/>
            <w:right w:val="none" w:sz="0" w:space="0" w:color="auto"/>
          </w:divBdr>
        </w:div>
        <w:div w:id="182014242">
          <w:marLeft w:val="640"/>
          <w:marRight w:val="0"/>
          <w:marTop w:val="0"/>
          <w:marBottom w:val="0"/>
          <w:divBdr>
            <w:top w:val="none" w:sz="0" w:space="0" w:color="auto"/>
            <w:left w:val="none" w:sz="0" w:space="0" w:color="auto"/>
            <w:bottom w:val="none" w:sz="0" w:space="0" w:color="auto"/>
            <w:right w:val="none" w:sz="0" w:space="0" w:color="auto"/>
          </w:divBdr>
        </w:div>
        <w:div w:id="186409062">
          <w:marLeft w:val="640"/>
          <w:marRight w:val="0"/>
          <w:marTop w:val="0"/>
          <w:marBottom w:val="0"/>
          <w:divBdr>
            <w:top w:val="none" w:sz="0" w:space="0" w:color="auto"/>
            <w:left w:val="none" w:sz="0" w:space="0" w:color="auto"/>
            <w:bottom w:val="none" w:sz="0" w:space="0" w:color="auto"/>
            <w:right w:val="none" w:sz="0" w:space="0" w:color="auto"/>
          </w:divBdr>
        </w:div>
        <w:div w:id="199515271">
          <w:marLeft w:val="640"/>
          <w:marRight w:val="0"/>
          <w:marTop w:val="0"/>
          <w:marBottom w:val="0"/>
          <w:divBdr>
            <w:top w:val="none" w:sz="0" w:space="0" w:color="auto"/>
            <w:left w:val="none" w:sz="0" w:space="0" w:color="auto"/>
            <w:bottom w:val="none" w:sz="0" w:space="0" w:color="auto"/>
            <w:right w:val="none" w:sz="0" w:space="0" w:color="auto"/>
          </w:divBdr>
        </w:div>
        <w:div w:id="343553497">
          <w:marLeft w:val="640"/>
          <w:marRight w:val="0"/>
          <w:marTop w:val="0"/>
          <w:marBottom w:val="0"/>
          <w:divBdr>
            <w:top w:val="none" w:sz="0" w:space="0" w:color="auto"/>
            <w:left w:val="none" w:sz="0" w:space="0" w:color="auto"/>
            <w:bottom w:val="none" w:sz="0" w:space="0" w:color="auto"/>
            <w:right w:val="none" w:sz="0" w:space="0" w:color="auto"/>
          </w:divBdr>
        </w:div>
        <w:div w:id="429007793">
          <w:marLeft w:val="640"/>
          <w:marRight w:val="0"/>
          <w:marTop w:val="0"/>
          <w:marBottom w:val="0"/>
          <w:divBdr>
            <w:top w:val="none" w:sz="0" w:space="0" w:color="auto"/>
            <w:left w:val="none" w:sz="0" w:space="0" w:color="auto"/>
            <w:bottom w:val="none" w:sz="0" w:space="0" w:color="auto"/>
            <w:right w:val="none" w:sz="0" w:space="0" w:color="auto"/>
          </w:divBdr>
        </w:div>
        <w:div w:id="617882504">
          <w:marLeft w:val="640"/>
          <w:marRight w:val="0"/>
          <w:marTop w:val="0"/>
          <w:marBottom w:val="0"/>
          <w:divBdr>
            <w:top w:val="none" w:sz="0" w:space="0" w:color="auto"/>
            <w:left w:val="none" w:sz="0" w:space="0" w:color="auto"/>
            <w:bottom w:val="none" w:sz="0" w:space="0" w:color="auto"/>
            <w:right w:val="none" w:sz="0" w:space="0" w:color="auto"/>
          </w:divBdr>
        </w:div>
        <w:div w:id="641276527">
          <w:marLeft w:val="640"/>
          <w:marRight w:val="0"/>
          <w:marTop w:val="0"/>
          <w:marBottom w:val="0"/>
          <w:divBdr>
            <w:top w:val="none" w:sz="0" w:space="0" w:color="auto"/>
            <w:left w:val="none" w:sz="0" w:space="0" w:color="auto"/>
            <w:bottom w:val="none" w:sz="0" w:space="0" w:color="auto"/>
            <w:right w:val="none" w:sz="0" w:space="0" w:color="auto"/>
          </w:divBdr>
        </w:div>
        <w:div w:id="670256704">
          <w:marLeft w:val="640"/>
          <w:marRight w:val="0"/>
          <w:marTop w:val="0"/>
          <w:marBottom w:val="0"/>
          <w:divBdr>
            <w:top w:val="none" w:sz="0" w:space="0" w:color="auto"/>
            <w:left w:val="none" w:sz="0" w:space="0" w:color="auto"/>
            <w:bottom w:val="none" w:sz="0" w:space="0" w:color="auto"/>
            <w:right w:val="none" w:sz="0" w:space="0" w:color="auto"/>
          </w:divBdr>
        </w:div>
        <w:div w:id="705179081">
          <w:marLeft w:val="640"/>
          <w:marRight w:val="0"/>
          <w:marTop w:val="0"/>
          <w:marBottom w:val="0"/>
          <w:divBdr>
            <w:top w:val="none" w:sz="0" w:space="0" w:color="auto"/>
            <w:left w:val="none" w:sz="0" w:space="0" w:color="auto"/>
            <w:bottom w:val="none" w:sz="0" w:space="0" w:color="auto"/>
            <w:right w:val="none" w:sz="0" w:space="0" w:color="auto"/>
          </w:divBdr>
        </w:div>
        <w:div w:id="728578528">
          <w:marLeft w:val="640"/>
          <w:marRight w:val="0"/>
          <w:marTop w:val="0"/>
          <w:marBottom w:val="0"/>
          <w:divBdr>
            <w:top w:val="none" w:sz="0" w:space="0" w:color="auto"/>
            <w:left w:val="none" w:sz="0" w:space="0" w:color="auto"/>
            <w:bottom w:val="none" w:sz="0" w:space="0" w:color="auto"/>
            <w:right w:val="none" w:sz="0" w:space="0" w:color="auto"/>
          </w:divBdr>
        </w:div>
        <w:div w:id="735081559">
          <w:marLeft w:val="640"/>
          <w:marRight w:val="0"/>
          <w:marTop w:val="0"/>
          <w:marBottom w:val="0"/>
          <w:divBdr>
            <w:top w:val="none" w:sz="0" w:space="0" w:color="auto"/>
            <w:left w:val="none" w:sz="0" w:space="0" w:color="auto"/>
            <w:bottom w:val="none" w:sz="0" w:space="0" w:color="auto"/>
            <w:right w:val="none" w:sz="0" w:space="0" w:color="auto"/>
          </w:divBdr>
        </w:div>
        <w:div w:id="845249138">
          <w:marLeft w:val="640"/>
          <w:marRight w:val="0"/>
          <w:marTop w:val="0"/>
          <w:marBottom w:val="0"/>
          <w:divBdr>
            <w:top w:val="none" w:sz="0" w:space="0" w:color="auto"/>
            <w:left w:val="none" w:sz="0" w:space="0" w:color="auto"/>
            <w:bottom w:val="none" w:sz="0" w:space="0" w:color="auto"/>
            <w:right w:val="none" w:sz="0" w:space="0" w:color="auto"/>
          </w:divBdr>
        </w:div>
        <w:div w:id="851652814">
          <w:marLeft w:val="640"/>
          <w:marRight w:val="0"/>
          <w:marTop w:val="0"/>
          <w:marBottom w:val="0"/>
          <w:divBdr>
            <w:top w:val="none" w:sz="0" w:space="0" w:color="auto"/>
            <w:left w:val="none" w:sz="0" w:space="0" w:color="auto"/>
            <w:bottom w:val="none" w:sz="0" w:space="0" w:color="auto"/>
            <w:right w:val="none" w:sz="0" w:space="0" w:color="auto"/>
          </w:divBdr>
        </w:div>
        <w:div w:id="872692865">
          <w:marLeft w:val="640"/>
          <w:marRight w:val="0"/>
          <w:marTop w:val="0"/>
          <w:marBottom w:val="0"/>
          <w:divBdr>
            <w:top w:val="none" w:sz="0" w:space="0" w:color="auto"/>
            <w:left w:val="none" w:sz="0" w:space="0" w:color="auto"/>
            <w:bottom w:val="none" w:sz="0" w:space="0" w:color="auto"/>
            <w:right w:val="none" w:sz="0" w:space="0" w:color="auto"/>
          </w:divBdr>
        </w:div>
        <w:div w:id="876509008">
          <w:marLeft w:val="640"/>
          <w:marRight w:val="0"/>
          <w:marTop w:val="0"/>
          <w:marBottom w:val="0"/>
          <w:divBdr>
            <w:top w:val="none" w:sz="0" w:space="0" w:color="auto"/>
            <w:left w:val="none" w:sz="0" w:space="0" w:color="auto"/>
            <w:bottom w:val="none" w:sz="0" w:space="0" w:color="auto"/>
            <w:right w:val="none" w:sz="0" w:space="0" w:color="auto"/>
          </w:divBdr>
        </w:div>
        <w:div w:id="883638997">
          <w:marLeft w:val="640"/>
          <w:marRight w:val="0"/>
          <w:marTop w:val="0"/>
          <w:marBottom w:val="0"/>
          <w:divBdr>
            <w:top w:val="none" w:sz="0" w:space="0" w:color="auto"/>
            <w:left w:val="none" w:sz="0" w:space="0" w:color="auto"/>
            <w:bottom w:val="none" w:sz="0" w:space="0" w:color="auto"/>
            <w:right w:val="none" w:sz="0" w:space="0" w:color="auto"/>
          </w:divBdr>
        </w:div>
        <w:div w:id="921447903">
          <w:marLeft w:val="640"/>
          <w:marRight w:val="0"/>
          <w:marTop w:val="0"/>
          <w:marBottom w:val="0"/>
          <w:divBdr>
            <w:top w:val="none" w:sz="0" w:space="0" w:color="auto"/>
            <w:left w:val="none" w:sz="0" w:space="0" w:color="auto"/>
            <w:bottom w:val="none" w:sz="0" w:space="0" w:color="auto"/>
            <w:right w:val="none" w:sz="0" w:space="0" w:color="auto"/>
          </w:divBdr>
        </w:div>
        <w:div w:id="925115180">
          <w:marLeft w:val="640"/>
          <w:marRight w:val="0"/>
          <w:marTop w:val="0"/>
          <w:marBottom w:val="0"/>
          <w:divBdr>
            <w:top w:val="none" w:sz="0" w:space="0" w:color="auto"/>
            <w:left w:val="none" w:sz="0" w:space="0" w:color="auto"/>
            <w:bottom w:val="none" w:sz="0" w:space="0" w:color="auto"/>
            <w:right w:val="none" w:sz="0" w:space="0" w:color="auto"/>
          </w:divBdr>
        </w:div>
        <w:div w:id="960645591">
          <w:marLeft w:val="640"/>
          <w:marRight w:val="0"/>
          <w:marTop w:val="0"/>
          <w:marBottom w:val="0"/>
          <w:divBdr>
            <w:top w:val="none" w:sz="0" w:space="0" w:color="auto"/>
            <w:left w:val="none" w:sz="0" w:space="0" w:color="auto"/>
            <w:bottom w:val="none" w:sz="0" w:space="0" w:color="auto"/>
            <w:right w:val="none" w:sz="0" w:space="0" w:color="auto"/>
          </w:divBdr>
        </w:div>
        <w:div w:id="987825365">
          <w:marLeft w:val="640"/>
          <w:marRight w:val="0"/>
          <w:marTop w:val="0"/>
          <w:marBottom w:val="0"/>
          <w:divBdr>
            <w:top w:val="none" w:sz="0" w:space="0" w:color="auto"/>
            <w:left w:val="none" w:sz="0" w:space="0" w:color="auto"/>
            <w:bottom w:val="none" w:sz="0" w:space="0" w:color="auto"/>
            <w:right w:val="none" w:sz="0" w:space="0" w:color="auto"/>
          </w:divBdr>
        </w:div>
        <w:div w:id="996760150">
          <w:marLeft w:val="640"/>
          <w:marRight w:val="0"/>
          <w:marTop w:val="0"/>
          <w:marBottom w:val="0"/>
          <w:divBdr>
            <w:top w:val="none" w:sz="0" w:space="0" w:color="auto"/>
            <w:left w:val="none" w:sz="0" w:space="0" w:color="auto"/>
            <w:bottom w:val="none" w:sz="0" w:space="0" w:color="auto"/>
            <w:right w:val="none" w:sz="0" w:space="0" w:color="auto"/>
          </w:divBdr>
        </w:div>
        <w:div w:id="1073047816">
          <w:marLeft w:val="640"/>
          <w:marRight w:val="0"/>
          <w:marTop w:val="0"/>
          <w:marBottom w:val="0"/>
          <w:divBdr>
            <w:top w:val="none" w:sz="0" w:space="0" w:color="auto"/>
            <w:left w:val="none" w:sz="0" w:space="0" w:color="auto"/>
            <w:bottom w:val="none" w:sz="0" w:space="0" w:color="auto"/>
            <w:right w:val="none" w:sz="0" w:space="0" w:color="auto"/>
          </w:divBdr>
        </w:div>
        <w:div w:id="1108545282">
          <w:marLeft w:val="640"/>
          <w:marRight w:val="0"/>
          <w:marTop w:val="0"/>
          <w:marBottom w:val="0"/>
          <w:divBdr>
            <w:top w:val="none" w:sz="0" w:space="0" w:color="auto"/>
            <w:left w:val="none" w:sz="0" w:space="0" w:color="auto"/>
            <w:bottom w:val="none" w:sz="0" w:space="0" w:color="auto"/>
            <w:right w:val="none" w:sz="0" w:space="0" w:color="auto"/>
          </w:divBdr>
        </w:div>
        <w:div w:id="1193424418">
          <w:marLeft w:val="640"/>
          <w:marRight w:val="0"/>
          <w:marTop w:val="0"/>
          <w:marBottom w:val="0"/>
          <w:divBdr>
            <w:top w:val="none" w:sz="0" w:space="0" w:color="auto"/>
            <w:left w:val="none" w:sz="0" w:space="0" w:color="auto"/>
            <w:bottom w:val="none" w:sz="0" w:space="0" w:color="auto"/>
            <w:right w:val="none" w:sz="0" w:space="0" w:color="auto"/>
          </w:divBdr>
        </w:div>
        <w:div w:id="1210267640">
          <w:marLeft w:val="640"/>
          <w:marRight w:val="0"/>
          <w:marTop w:val="0"/>
          <w:marBottom w:val="0"/>
          <w:divBdr>
            <w:top w:val="none" w:sz="0" w:space="0" w:color="auto"/>
            <w:left w:val="none" w:sz="0" w:space="0" w:color="auto"/>
            <w:bottom w:val="none" w:sz="0" w:space="0" w:color="auto"/>
            <w:right w:val="none" w:sz="0" w:space="0" w:color="auto"/>
          </w:divBdr>
        </w:div>
        <w:div w:id="1252615932">
          <w:marLeft w:val="640"/>
          <w:marRight w:val="0"/>
          <w:marTop w:val="0"/>
          <w:marBottom w:val="0"/>
          <w:divBdr>
            <w:top w:val="none" w:sz="0" w:space="0" w:color="auto"/>
            <w:left w:val="none" w:sz="0" w:space="0" w:color="auto"/>
            <w:bottom w:val="none" w:sz="0" w:space="0" w:color="auto"/>
            <w:right w:val="none" w:sz="0" w:space="0" w:color="auto"/>
          </w:divBdr>
        </w:div>
        <w:div w:id="1274677747">
          <w:marLeft w:val="640"/>
          <w:marRight w:val="0"/>
          <w:marTop w:val="0"/>
          <w:marBottom w:val="0"/>
          <w:divBdr>
            <w:top w:val="none" w:sz="0" w:space="0" w:color="auto"/>
            <w:left w:val="none" w:sz="0" w:space="0" w:color="auto"/>
            <w:bottom w:val="none" w:sz="0" w:space="0" w:color="auto"/>
            <w:right w:val="none" w:sz="0" w:space="0" w:color="auto"/>
          </w:divBdr>
        </w:div>
        <w:div w:id="1278877552">
          <w:marLeft w:val="640"/>
          <w:marRight w:val="0"/>
          <w:marTop w:val="0"/>
          <w:marBottom w:val="0"/>
          <w:divBdr>
            <w:top w:val="none" w:sz="0" w:space="0" w:color="auto"/>
            <w:left w:val="none" w:sz="0" w:space="0" w:color="auto"/>
            <w:bottom w:val="none" w:sz="0" w:space="0" w:color="auto"/>
            <w:right w:val="none" w:sz="0" w:space="0" w:color="auto"/>
          </w:divBdr>
        </w:div>
        <w:div w:id="1324242778">
          <w:marLeft w:val="640"/>
          <w:marRight w:val="0"/>
          <w:marTop w:val="0"/>
          <w:marBottom w:val="0"/>
          <w:divBdr>
            <w:top w:val="none" w:sz="0" w:space="0" w:color="auto"/>
            <w:left w:val="none" w:sz="0" w:space="0" w:color="auto"/>
            <w:bottom w:val="none" w:sz="0" w:space="0" w:color="auto"/>
            <w:right w:val="none" w:sz="0" w:space="0" w:color="auto"/>
          </w:divBdr>
        </w:div>
        <w:div w:id="1357151408">
          <w:marLeft w:val="640"/>
          <w:marRight w:val="0"/>
          <w:marTop w:val="0"/>
          <w:marBottom w:val="0"/>
          <w:divBdr>
            <w:top w:val="none" w:sz="0" w:space="0" w:color="auto"/>
            <w:left w:val="none" w:sz="0" w:space="0" w:color="auto"/>
            <w:bottom w:val="none" w:sz="0" w:space="0" w:color="auto"/>
            <w:right w:val="none" w:sz="0" w:space="0" w:color="auto"/>
          </w:divBdr>
        </w:div>
        <w:div w:id="1446314269">
          <w:marLeft w:val="640"/>
          <w:marRight w:val="0"/>
          <w:marTop w:val="0"/>
          <w:marBottom w:val="0"/>
          <w:divBdr>
            <w:top w:val="none" w:sz="0" w:space="0" w:color="auto"/>
            <w:left w:val="none" w:sz="0" w:space="0" w:color="auto"/>
            <w:bottom w:val="none" w:sz="0" w:space="0" w:color="auto"/>
            <w:right w:val="none" w:sz="0" w:space="0" w:color="auto"/>
          </w:divBdr>
        </w:div>
        <w:div w:id="1451045242">
          <w:marLeft w:val="640"/>
          <w:marRight w:val="0"/>
          <w:marTop w:val="0"/>
          <w:marBottom w:val="0"/>
          <w:divBdr>
            <w:top w:val="none" w:sz="0" w:space="0" w:color="auto"/>
            <w:left w:val="none" w:sz="0" w:space="0" w:color="auto"/>
            <w:bottom w:val="none" w:sz="0" w:space="0" w:color="auto"/>
            <w:right w:val="none" w:sz="0" w:space="0" w:color="auto"/>
          </w:divBdr>
        </w:div>
        <w:div w:id="1488281864">
          <w:marLeft w:val="640"/>
          <w:marRight w:val="0"/>
          <w:marTop w:val="0"/>
          <w:marBottom w:val="0"/>
          <w:divBdr>
            <w:top w:val="none" w:sz="0" w:space="0" w:color="auto"/>
            <w:left w:val="none" w:sz="0" w:space="0" w:color="auto"/>
            <w:bottom w:val="none" w:sz="0" w:space="0" w:color="auto"/>
            <w:right w:val="none" w:sz="0" w:space="0" w:color="auto"/>
          </w:divBdr>
        </w:div>
        <w:div w:id="1513760382">
          <w:marLeft w:val="640"/>
          <w:marRight w:val="0"/>
          <w:marTop w:val="0"/>
          <w:marBottom w:val="0"/>
          <w:divBdr>
            <w:top w:val="none" w:sz="0" w:space="0" w:color="auto"/>
            <w:left w:val="none" w:sz="0" w:space="0" w:color="auto"/>
            <w:bottom w:val="none" w:sz="0" w:space="0" w:color="auto"/>
            <w:right w:val="none" w:sz="0" w:space="0" w:color="auto"/>
          </w:divBdr>
        </w:div>
        <w:div w:id="1622415413">
          <w:marLeft w:val="640"/>
          <w:marRight w:val="0"/>
          <w:marTop w:val="0"/>
          <w:marBottom w:val="0"/>
          <w:divBdr>
            <w:top w:val="none" w:sz="0" w:space="0" w:color="auto"/>
            <w:left w:val="none" w:sz="0" w:space="0" w:color="auto"/>
            <w:bottom w:val="none" w:sz="0" w:space="0" w:color="auto"/>
            <w:right w:val="none" w:sz="0" w:space="0" w:color="auto"/>
          </w:divBdr>
        </w:div>
        <w:div w:id="1632516675">
          <w:marLeft w:val="640"/>
          <w:marRight w:val="0"/>
          <w:marTop w:val="0"/>
          <w:marBottom w:val="0"/>
          <w:divBdr>
            <w:top w:val="none" w:sz="0" w:space="0" w:color="auto"/>
            <w:left w:val="none" w:sz="0" w:space="0" w:color="auto"/>
            <w:bottom w:val="none" w:sz="0" w:space="0" w:color="auto"/>
            <w:right w:val="none" w:sz="0" w:space="0" w:color="auto"/>
          </w:divBdr>
        </w:div>
        <w:div w:id="1666860778">
          <w:marLeft w:val="640"/>
          <w:marRight w:val="0"/>
          <w:marTop w:val="0"/>
          <w:marBottom w:val="0"/>
          <w:divBdr>
            <w:top w:val="none" w:sz="0" w:space="0" w:color="auto"/>
            <w:left w:val="none" w:sz="0" w:space="0" w:color="auto"/>
            <w:bottom w:val="none" w:sz="0" w:space="0" w:color="auto"/>
            <w:right w:val="none" w:sz="0" w:space="0" w:color="auto"/>
          </w:divBdr>
        </w:div>
        <w:div w:id="1998999358">
          <w:marLeft w:val="640"/>
          <w:marRight w:val="0"/>
          <w:marTop w:val="0"/>
          <w:marBottom w:val="0"/>
          <w:divBdr>
            <w:top w:val="none" w:sz="0" w:space="0" w:color="auto"/>
            <w:left w:val="none" w:sz="0" w:space="0" w:color="auto"/>
            <w:bottom w:val="none" w:sz="0" w:space="0" w:color="auto"/>
            <w:right w:val="none" w:sz="0" w:space="0" w:color="auto"/>
          </w:divBdr>
        </w:div>
        <w:div w:id="2036416239">
          <w:marLeft w:val="640"/>
          <w:marRight w:val="0"/>
          <w:marTop w:val="0"/>
          <w:marBottom w:val="0"/>
          <w:divBdr>
            <w:top w:val="none" w:sz="0" w:space="0" w:color="auto"/>
            <w:left w:val="none" w:sz="0" w:space="0" w:color="auto"/>
            <w:bottom w:val="none" w:sz="0" w:space="0" w:color="auto"/>
            <w:right w:val="none" w:sz="0" w:space="0" w:color="auto"/>
          </w:divBdr>
        </w:div>
      </w:divsChild>
    </w:div>
    <w:div w:id="194854246">
      <w:bodyDiv w:val="1"/>
      <w:marLeft w:val="0"/>
      <w:marRight w:val="0"/>
      <w:marTop w:val="0"/>
      <w:marBottom w:val="0"/>
      <w:divBdr>
        <w:top w:val="none" w:sz="0" w:space="0" w:color="auto"/>
        <w:left w:val="none" w:sz="0" w:space="0" w:color="auto"/>
        <w:bottom w:val="none" w:sz="0" w:space="0" w:color="auto"/>
        <w:right w:val="none" w:sz="0" w:space="0" w:color="auto"/>
      </w:divBdr>
      <w:divsChild>
        <w:div w:id="110520545">
          <w:marLeft w:val="640"/>
          <w:marRight w:val="0"/>
          <w:marTop w:val="0"/>
          <w:marBottom w:val="0"/>
          <w:divBdr>
            <w:top w:val="none" w:sz="0" w:space="0" w:color="auto"/>
            <w:left w:val="none" w:sz="0" w:space="0" w:color="auto"/>
            <w:bottom w:val="none" w:sz="0" w:space="0" w:color="auto"/>
            <w:right w:val="none" w:sz="0" w:space="0" w:color="auto"/>
          </w:divBdr>
        </w:div>
        <w:div w:id="134955940">
          <w:marLeft w:val="640"/>
          <w:marRight w:val="0"/>
          <w:marTop w:val="0"/>
          <w:marBottom w:val="0"/>
          <w:divBdr>
            <w:top w:val="none" w:sz="0" w:space="0" w:color="auto"/>
            <w:left w:val="none" w:sz="0" w:space="0" w:color="auto"/>
            <w:bottom w:val="none" w:sz="0" w:space="0" w:color="auto"/>
            <w:right w:val="none" w:sz="0" w:space="0" w:color="auto"/>
          </w:divBdr>
        </w:div>
        <w:div w:id="140658344">
          <w:marLeft w:val="640"/>
          <w:marRight w:val="0"/>
          <w:marTop w:val="0"/>
          <w:marBottom w:val="0"/>
          <w:divBdr>
            <w:top w:val="none" w:sz="0" w:space="0" w:color="auto"/>
            <w:left w:val="none" w:sz="0" w:space="0" w:color="auto"/>
            <w:bottom w:val="none" w:sz="0" w:space="0" w:color="auto"/>
            <w:right w:val="none" w:sz="0" w:space="0" w:color="auto"/>
          </w:divBdr>
        </w:div>
        <w:div w:id="152531828">
          <w:marLeft w:val="640"/>
          <w:marRight w:val="0"/>
          <w:marTop w:val="0"/>
          <w:marBottom w:val="0"/>
          <w:divBdr>
            <w:top w:val="none" w:sz="0" w:space="0" w:color="auto"/>
            <w:left w:val="none" w:sz="0" w:space="0" w:color="auto"/>
            <w:bottom w:val="none" w:sz="0" w:space="0" w:color="auto"/>
            <w:right w:val="none" w:sz="0" w:space="0" w:color="auto"/>
          </w:divBdr>
        </w:div>
        <w:div w:id="238365837">
          <w:marLeft w:val="640"/>
          <w:marRight w:val="0"/>
          <w:marTop w:val="0"/>
          <w:marBottom w:val="0"/>
          <w:divBdr>
            <w:top w:val="none" w:sz="0" w:space="0" w:color="auto"/>
            <w:left w:val="none" w:sz="0" w:space="0" w:color="auto"/>
            <w:bottom w:val="none" w:sz="0" w:space="0" w:color="auto"/>
            <w:right w:val="none" w:sz="0" w:space="0" w:color="auto"/>
          </w:divBdr>
        </w:div>
        <w:div w:id="302464805">
          <w:marLeft w:val="640"/>
          <w:marRight w:val="0"/>
          <w:marTop w:val="0"/>
          <w:marBottom w:val="0"/>
          <w:divBdr>
            <w:top w:val="none" w:sz="0" w:space="0" w:color="auto"/>
            <w:left w:val="none" w:sz="0" w:space="0" w:color="auto"/>
            <w:bottom w:val="none" w:sz="0" w:space="0" w:color="auto"/>
            <w:right w:val="none" w:sz="0" w:space="0" w:color="auto"/>
          </w:divBdr>
        </w:div>
        <w:div w:id="314377371">
          <w:marLeft w:val="640"/>
          <w:marRight w:val="0"/>
          <w:marTop w:val="0"/>
          <w:marBottom w:val="0"/>
          <w:divBdr>
            <w:top w:val="none" w:sz="0" w:space="0" w:color="auto"/>
            <w:left w:val="none" w:sz="0" w:space="0" w:color="auto"/>
            <w:bottom w:val="none" w:sz="0" w:space="0" w:color="auto"/>
            <w:right w:val="none" w:sz="0" w:space="0" w:color="auto"/>
          </w:divBdr>
        </w:div>
        <w:div w:id="332614300">
          <w:marLeft w:val="640"/>
          <w:marRight w:val="0"/>
          <w:marTop w:val="0"/>
          <w:marBottom w:val="0"/>
          <w:divBdr>
            <w:top w:val="none" w:sz="0" w:space="0" w:color="auto"/>
            <w:left w:val="none" w:sz="0" w:space="0" w:color="auto"/>
            <w:bottom w:val="none" w:sz="0" w:space="0" w:color="auto"/>
            <w:right w:val="none" w:sz="0" w:space="0" w:color="auto"/>
          </w:divBdr>
        </w:div>
        <w:div w:id="436415258">
          <w:marLeft w:val="640"/>
          <w:marRight w:val="0"/>
          <w:marTop w:val="0"/>
          <w:marBottom w:val="0"/>
          <w:divBdr>
            <w:top w:val="none" w:sz="0" w:space="0" w:color="auto"/>
            <w:left w:val="none" w:sz="0" w:space="0" w:color="auto"/>
            <w:bottom w:val="none" w:sz="0" w:space="0" w:color="auto"/>
            <w:right w:val="none" w:sz="0" w:space="0" w:color="auto"/>
          </w:divBdr>
        </w:div>
        <w:div w:id="453257047">
          <w:marLeft w:val="640"/>
          <w:marRight w:val="0"/>
          <w:marTop w:val="0"/>
          <w:marBottom w:val="0"/>
          <w:divBdr>
            <w:top w:val="none" w:sz="0" w:space="0" w:color="auto"/>
            <w:left w:val="none" w:sz="0" w:space="0" w:color="auto"/>
            <w:bottom w:val="none" w:sz="0" w:space="0" w:color="auto"/>
            <w:right w:val="none" w:sz="0" w:space="0" w:color="auto"/>
          </w:divBdr>
        </w:div>
        <w:div w:id="498422177">
          <w:marLeft w:val="640"/>
          <w:marRight w:val="0"/>
          <w:marTop w:val="0"/>
          <w:marBottom w:val="0"/>
          <w:divBdr>
            <w:top w:val="none" w:sz="0" w:space="0" w:color="auto"/>
            <w:left w:val="none" w:sz="0" w:space="0" w:color="auto"/>
            <w:bottom w:val="none" w:sz="0" w:space="0" w:color="auto"/>
            <w:right w:val="none" w:sz="0" w:space="0" w:color="auto"/>
          </w:divBdr>
        </w:div>
        <w:div w:id="581331721">
          <w:marLeft w:val="640"/>
          <w:marRight w:val="0"/>
          <w:marTop w:val="0"/>
          <w:marBottom w:val="0"/>
          <w:divBdr>
            <w:top w:val="none" w:sz="0" w:space="0" w:color="auto"/>
            <w:left w:val="none" w:sz="0" w:space="0" w:color="auto"/>
            <w:bottom w:val="none" w:sz="0" w:space="0" w:color="auto"/>
            <w:right w:val="none" w:sz="0" w:space="0" w:color="auto"/>
          </w:divBdr>
        </w:div>
        <w:div w:id="697701153">
          <w:marLeft w:val="640"/>
          <w:marRight w:val="0"/>
          <w:marTop w:val="0"/>
          <w:marBottom w:val="0"/>
          <w:divBdr>
            <w:top w:val="none" w:sz="0" w:space="0" w:color="auto"/>
            <w:left w:val="none" w:sz="0" w:space="0" w:color="auto"/>
            <w:bottom w:val="none" w:sz="0" w:space="0" w:color="auto"/>
            <w:right w:val="none" w:sz="0" w:space="0" w:color="auto"/>
          </w:divBdr>
        </w:div>
        <w:div w:id="757408945">
          <w:marLeft w:val="640"/>
          <w:marRight w:val="0"/>
          <w:marTop w:val="0"/>
          <w:marBottom w:val="0"/>
          <w:divBdr>
            <w:top w:val="none" w:sz="0" w:space="0" w:color="auto"/>
            <w:left w:val="none" w:sz="0" w:space="0" w:color="auto"/>
            <w:bottom w:val="none" w:sz="0" w:space="0" w:color="auto"/>
            <w:right w:val="none" w:sz="0" w:space="0" w:color="auto"/>
          </w:divBdr>
        </w:div>
        <w:div w:id="796526383">
          <w:marLeft w:val="640"/>
          <w:marRight w:val="0"/>
          <w:marTop w:val="0"/>
          <w:marBottom w:val="0"/>
          <w:divBdr>
            <w:top w:val="none" w:sz="0" w:space="0" w:color="auto"/>
            <w:left w:val="none" w:sz="0" w:space="0" w:color="auto"/>
            <w:bottom w:val="none" w:sz="0" w:space="0" w:color="auto"/>
            <w:right w:val="none" w:sz="0" w:space="0" w:color="auto"/>
          </w:divBdr>
        </w:div>
        <w:div w:id="861241013">
          <w:marLeft w:val="640"/>
          <w:marRight w:val="0"/>
          <w:marTop w:val="0"/>
          <w:marBottom w:val="0"/>
          <w:divBdr>
            <w:top w:val="none" w:sz="0" w:space="0" w:color="auto"/>
            <w:left w:val="none" w:sz="0" w:space="0" w:color="auto"/>
            <w:bottom w:val="none" w:sz="0" w:space="0" w:color="auto"/>
            <w:right w:val="none" w:sz="0" w:space="0" w:color="auto"/>
          </w:divBdr>
        </w:div>
        <w:div w:id="1096949655">
          <w:marLeft w:val="640"/>
          <w:marRight w:val="0"/>
          <w:marTop w:val="0"/>
          <w:marBottom w:val="0"/>
          <w:divBdr>
            <w:top w:val="none" w:sz="0" w:space="0" w:color="auto"/>
            <w:left w:val="none" w:sz="0" w:space="0" w:color="auto"/>
            <w:bottom w:val="none" w:sz="0" w:space="0" w:color="auto"/>
            <w:right w:val="none" w:sz="0" w:space="0" w:color="auto"/>
          </w:divBdr>
        </w:div>
        <w:div w:id="1293242937">
          <w:marLeft w:val="640"/>
          <w:marRight w:val="0"/>
          <w:marTop w:val="0"/>
          <w:marBottom w:val="0"/>
          <w:divBdr>
            <w:top w:val="none" w:sz="0" w:space="0" w:color="auto"/>
            <w:left w:val="none" w:sz="0" w:space="0" w:color="auto"/>
            <w:bottom w:val="none" w:sz="0" w:space="0" w:color="auto"/>
            <w:right w:val="none" w:sz="0" w:space="0" w:color="auto"/>
          </w:divBdr>
        </w:div>
        <w:div w:id="1496217188">
          <w:marLeft w:val="640"/>
          <w:marRight w:val="0"/>
          <w:marTop w:val="0"/>
          <w:marBottom w:val="0"/>
          <w:divBdr>
            <w:top w:val="none" w:sz="0" w:space="0" w:color="auto"/>
            <w:left w:val="none" w:sz="0" w:space="0" w:color="auto"/>
            <w:bottom w:val="none" w:sz="0" w:space="0" w:color="auto"/>
            <w:right w:val="none" w:sz="0" w:space="0" w:color="auto"/>
          </w:divBdr>
        </w:div>
        <w:div w:id="1502894112">
          <w:marLeft w:val="640"/>
          <w:marRight w:val="0"/>
          <w:marTop w:val="0"/>
          <w:marBottom w:val="0"/>
          <w:divBdr>
            <w:top w:val="none" w:sz="0" w:space="0" w:color="auto"/>
            <w:left w:val="none" w:sz="0" w:space="0" w:color="auto"/>
            <w:bottom w:val="none" w:sz="0" w:space="0" w:color="auto"/>
            <w:right w:val="none" w:sz="0" w:space="0" w:color="auto"/>
          </w:divBdr>
        </w:div>
        <w:div w:id="1559779203">
          <w:marLeft w:val="640"/>
          <w:marRight w:val="0"/>
          <w:marTop w:val="0"/>
          <w:marBottom w:val="0"/>
          <w:divBdr>
            <w:top w:val="none" w:sz="0" w:space="0" w:color="auto"/>
            <w:left w:val="none" w:sz="0" w:space="0" w:color="auto"/>
            <w:bottom w:val="none" w:sz="0" w:space="0" w:color="auto"/>
            <w:right w:val="none" w:sz="0" w:space="0" w:color="auto"/>
          </w:divBdr>
        </w:div>
        <w:div w:id="1580557307">
          <w:marLeft w:val="640"/>
          <w:marRight w:val="0"/>
          <w:marTop w:val="0"/>
          <w:marBottom w:val="0"/>
          <w:divBdr>
            <w:top w:val="none" w:sz="0" w:space="0" w:color="auto"/>
            <w:left w:val="none" w:sz="0" w:space="0" w:color="auto"/>
            <w:bottom w:val="none" w:sz="0" w:space="0" w:color="auto"/>
            <w:right w:val="none" w:sz="0" w:space="0" w:color="auto"/>
          </w:divBdr>
        </w:div>
        <w:div w:id="1586300483">
          <w:marLeft w:val="640"/>
          <w:marRight w:val="0"/>
          <w:marTop w:val="0"/>
          <w:marBottom w:val="0"/>
          <w:divBdr>
            <w:top w:val="none" w:sz="0" w:space="0" w:color="auto"/>
            <w:left w:val="none" w:sz="0" w:space="0" w:color="auto"/>
            <w:bottom w:val="none" w:sz="0" w:space="0" w:color="auto"/>
            <w:right w:val="none" w:sz="0" w:space="0" w:color="auto"/>
          </w:divBdr>
        </w:div>
        <w:div w:id="1631325400">
          <w:marLeft w:val="640"/>
          <w:marRight w:val="0"/>
          <w:marTop w:val="0"/>
          <w:marBottom w:val="0"/>
          <w:divBdr>
            <w:top w:val="none" w:sz="0" w:space="0" w:color="auto"/>
            <w:left w:val="none" w:sz="0" w:space="0" w:color="auto"/>
            <w:bottom w:val="none" w:sz="0" w:space="0" w:color="auto"/>
            <w:right w:val="none" w:sz="0" w:space="0" w:color="auto"/>
          </w:divBdr>
        </w:div>
        <w:div w:id="1689331164">
          <w:marLeft w:val="640"/>
          <w:marRight w:val="0"/>
          <w:marTop w:val="0"/>
          <w:marBottom w:val="0"/>
          <w:divBdr>
            <w:top w:val="none" w:sz="0" w:space="0" w:color="auto"/>
            <w:left w:val="none" w:sz="0" w:space="0" w:color="auto"/>
            <w:bottom w:val="none" w:sz="0" w:space="0" w:color="auto"/>
            <w:right w:val="none" w:sz="0" w:space="0" w:color="auto"/>
          </w:divBdr>
        </w:div>
        <w:div w:id="1720743518">
          <w:marLeft w:val="640"/>
          <w:marRight w:val="0"/>
          <w:marTop w:val="0"/>
          <w:marBottom w:val="0"/>
          <w:divBdr>
            <w:top w:val="none" w:sz="0" w:space="0" w:color="auto"/>
            <w:left w:val="none" w:sz="0" w:space="0" w:color="auto"/>
            <w:bottom w:val="none" w:sz="0" w:space="0" w:color="auto"/>
            <w:right w:val="none" w:sz="0" w:space="0" w:color="auto"/>
          </w:divBdr>
        </w:div>
        <w:div w:id="1910118754">
          <w:marLeft w:val="640"/>
          <w:marRight w:val="0"/>
          <w:marTop w:val="0"/>
          <w:marBottom w:val="0"/>
          <w:divBdr>
            <w:top w:val="none" w:sz="0" w:space="0" w:color="auto"/>
            <w:left w:val="none" w:sz="0" w:space="0" w:color="auto"/>
            <w:bottom w:val="none" w:sz="0" w:space="0" w:color="auto"/>
            <w:right w:val="none" w:sz="0" w:space="0" w:color="auto"/>
          </w:divBdr>
        </w:div>
      </w:divsChild>
    </w:div>
    <w:div w:id="196701400">
      <w:marLeft w:val="640"/>
      <w:marRight w:val="0"/>
      <w:marTop w:val="0"/>
      <w:marBottom w:val="0"/>
      <w:divBdr>
        <w:top w:val="none" w:sz="0" w:space="0" w:color="auto"/>
        <w:left w:val="none" w:sz="0" w:space="0" w:color="auto"/>
        <w:bottom w:val="none" w:sz="0" w:space="0" w:color="auto"/>
        <w:right w:val="none" w:sz="0" w:space="0" w:color="auto"/>
      </w:divBdr>
    </w:div>
    <w:div w:id="196892375">
      <w:marLeft w:val="640"/>
      <w:marRight w:val="0"/>
      <w:marTop w:val="0"/>
      <w:marBottom w:val="0"/>
      <w:divBdr>
        <w:top w:val="none" w:sz="0" w:space="0" w:color="auto"/>
        <w:left w:val="none" w:sz="0" w:space="0" w:color="auto"/>
        <w:bottom w:val="none" w:sz="0" w:space="0" w:color="auto"/>
        <w:right w:val="none" w:sz="0" w:space="0" w:color="auto"/>
      </w:divBdr>
    </w:div>
    <w:div w:id="198933206">
      <w:bodyDiv w:val="1"/>
      <w:marLeft w:val="0"/>
      <w:marRight w:val="0"/>
      <w:marTop w:val="0"/>
      <w:marBottom w:val="0"/>
      <w:divBdr>
        <w:top w:val="none" w:sz="0" w:space="0" w:color="auto"/>
        <w:left w:val="none" w:sz="0" w:space="0" w:color="auto"/>
        <w:bottom w:val="none" w:sz="0" w:space="0" w:color="auto"/>
        <w:right w:val="none" w:sz="0" w:space="0" w:color="auto"/>
      </w:divBdr>
      <w:divsChild>
        <w:div w:id="310059567">
          <w:marLeft w:val="640"/>
          <w:marRight w:val="0"/>
          <w:marTop w:val="0"/>
          <w:marBottom w:val="0"/>
          <w:divBdr>
            <w:top w:val="none" w:sz="0" w:space="0" w:color="auto"/>
            <w:left w:val="none" w:sz="0" w:space="0" w:color="auto"/>
            <w:bottom w:val="none" w:sz="0" w:space="0" w:color="auto"/>
            <w:right w:val="none" w:sz="0" w:space="0" w:color="auto"/>
          </w:divBdr>
        </w:div>
        <w:div w:id="1553268761">
          <w:marLeft w:val="640"/>
          <w:marRight w:val="0"/>
          <w:marTop w:val="0"/>
          <w:marBottom w:val="0"/>
          <w:divBdr>
            <w:top w:val="none" w:sz="0" w:space="0" w:color="auto"/>
            <w:left w:val="none" w:sz="0" w:space="0" w:color="auto"/>
            <w:bottom w:val="none" w:sz="0" w:space="0" w:color="auto"/>
            <w:right w:val="none" w:sz="0" w:space="0" w:color="auto"/>
          </w:divBdr>
        </w:div>
        <w:div w:id="1917547379">
          <w:marLeft w:val="640"/>
          <w:marRight w:val="0"/>
          <w:marTop w:val="0"/>
          <w:marBottom w:val="0"/>
          <w:divBdr>
            <w:top w:val="none" w:sz="0" w:space="0" w:color="auto"/>
            <w:left w:val="none" w:sz="0" w:space="0" w:color="auto"/>
            <w:bottom w:val="none" w:sz="0" w:space="0" w:color="auto"/>
            <w:right w:val="none" w:sz="0" w:space="0" w:color="auto"/>
          </w:divBdr>
        </w:div>
        <w:div w:id="756754331">
          <w:marLeft w:val="640"/>
          <w:marRight w:val="0"/>
          <w:marTop w:val="0"/>
          <w:marBottom w:val="0"/>
          <w:divBdr>
            <w:top w:val="none" w:sz="0" w:space="0" w:color="auto"/>
            <w:left w:val="none" w:sz="0" w:space="0" w:color="auto"/>
            <w:bottom w:val="none" w:sz="0" w:space="0" w:color="auto"/>
            <w:right w:val="none" w:sz="0" w:space="0" w:color="auto"/>
          </w:divBdr>
        </w:div>
        <w:div w:id="1977757287">
          <w:marLeft w:val="640"/>
          <w:marRight w:val="0"/>
          <w:marTop w:val="0"/>
          <w:marBottom w:val="0"/>
          <w:divBdr>
            <w:top w:val="none" w:sz="0" w:space="0" w:color="auto"/>
            <w:left w:val="none" w:sz="0" w:space="0" w:color="auto"/>
            <w:bottom w:val="none" w:sz="0" w:space="0" w:color="auto"/>
            <w:right w:val="none" w:sz="0" w:space="0" w:color="auto"/>
          </w:divBdr>
        </w:div>
        <w:div w:id="1760443545">
          <w:marLeft w:val="640"/>
          <w:marRight w:val="0"/>
          <w:marTop w:val="0"/>
          <w:marBottom w:val="0"/>
          <w:divBdr>
            <w:top w:val="none" w:sz="0" w:space="0" w:color="auto"/>
            <w:left w:val="none" w:sz="0" w:space="0" w:color="auto"/>
            <w:bottom w:val="none" w:sz="0" w:space="0" w:color="auto"/>
            <w:right w:val="none" w:sz="0" w:space="0" w:color="auto"/>
          </w:divBdr>
        </w:div>
        <w:div w:id="1180583136">
          <w:marLeft w:val="640"/>
          <w:marRight w:val="0"/>
          <w:marTop w:val="0"/>
          <w:marBottom w:val="0"/>
          <w:divBdr>
            <w:top w:val="none" w:sz="0" w:space="0" w:color="auto"/>
            <w:left w:val="none" w:sz="0" w:space="0" w:color="auto"/>
            <w:bottom w:val="none" w:sz="0" w:space="0" w:color="auto"/>
            <w:right w:val="none" w:sz="0" w:space="0" w:color="auto"/>
          </w:divBdr>
        </w:div>
        <w:div w:id="1446191998">
          <w:marLeft w:val="640"/>
          <w:marRight w:val="0"/>
          <w:marTop w:val="0"/>
          <w:marBottom w:val="0"/>
          <w:divBdr>
            <w:top w:val="none" w:sz="0" w:space="0" w:color="auto"/>
            <w:left w:val="none" w:sz="0" w:space="0" w:color="auto"/>
            <w:bottom w:val="none" w:sz="0" w:space="0" w:color="auto"/>
            <w:right w:val="none" w:sz="0" w:space="0" w:color="auto"/>
          </w:divBdr>
        </w:div>
        <w:div w:id="1803306824">
          <w:marLeft w:val="640"/>
          <w:marRight w:val="0"/>
          <w:marTop w:val="0"/>
          <w:marBottom w:val="0"/>
          <w:divBdr>
            <w:top w:val="none" w:sz="0" w:space="0" w:color="auto"/>
            <w:left w:val="none" w:sz="0" w:space="0" w:color="auto"/>
            <w:bottom w:val="none" w:sz="0" w:space="0" w:color="auto"/>
            <w:right w:val="none" w:sz="0" w:space="0" w:color="auto"/>
          </w:divBdr>
        </w:div>
        <w:div w:id="259142608">
          <w:marLeft w:val="640"/>
          <w:marRight w:val="0"/>
          <w:marTop w:val="0"/>
          <w:marBottom w:val="0"/>
          <w:divBdr>
            <w:top w:val="none" w:sz="0" w:space="0" w:color="auto"/>
            <w:left w:val="none" w:sz="0" w:space="0" w:color="auto"/>
            <w:bottom w:val="none" w:sz="0" w:space="0" w:color="auto"/>
            <w:right w:val="none" w:sz="0" w:space="0" w:color="auto"/>
          </w:divBdr>
        </w:div>
        <w:div w:id="368723006">
          <w:marLeft w:val="640"/>
          <w:marRight w:val="0"/>
          <w:marTop w:val="0"/>
          <w:marBottom w:val="0"/>
          <w:divBdr>
            <w:top w:val="none" w:sz="0" w:space="0" w:color="auto"/>
            <w:left w:val="none" w:sz="0" w:space="0" w:color="auto"/>
            <w:bottom w:val="none" w:sz="0" w:space="0" w:color="auto"/>
            <w:right w:val="none" w:sz="0" w:space="0" w:color="auto"/>
          </w:divBdr>
        </w:div>
        <w:div w:id="806823511">
          <w:marLeft w:val="640"/>
          <w:marRight w:val="0"/>
          <w:marTop w:val="0"/>
          <w:marBottom w:val="0"/>
          <w:divBdr>
            <w:top w:val="none" w:sz="0" w:space="0" w:color="auto"/>
            <w:left w:val="none" w:sz="0" w:space="0" w:color="auto"/>
            <w:bottom w:val="none" w:sz="0" w:space="0" w:color="auto"/>
            <w:right w:val="none" w:sz="0" w:space="0" w:color="auto"/>
          </w:divBdr>
        </w:div>
        <w:div w:id="666976616">
          <w:marLeft w:val="640"/>
          <w:marRight w:val="0"/>
          <w:marTop w:val="0"/>
          <w:marBottom w:val="0"/>
          <w:divBdr>
            <w:top w:val="none" w:sz="0" w:space="0" w:color="auto"/>
            <w:left w:val="none" w:sz="0" w:space="0" w:color="auto"/>
            <w:bottom w:val="none" w:sz="0" w:space="0" w:color="auto"/>
            <w:right w:val="none" w:sz="0" w:space="0" w:color="auto"/>
          </w:divBdr>
        </w:div>
        <w:div w:id="1176727745">
          <w:marLeft w:val="640"/>
          <w:marRight w:val="0"/>
          <w:marTop w:val="0"/>
          <w:marBottom w:val="0"/>
          <w:divBdr>
            <w:top w:val="none" w:sz="0" w:space="0" w:color="auto"/>
            <w:left w:val="none" w:sz="0" w:space="0" w:color="auto"/>
            <w:bottom w:val="none" w:sz="0" w:space="0" w:color="auto"/>
            <w:right w:val="none" w:sz="0" w:space="0" w:color="auto"/>
          </w:divBdr>
        </w:div>
        <w:div w:id="1484851578">
          <w:marLeft w:val="640"/>
          <w:marRight w:val="0"/>
          <w:marTop w:val="0"/>
          <w:marBottom w:val="0"/>
          <w:divBdr>
            <w:top w:val="none" w:sz="0" w:space="0" w:color="auto"/>
            <w:left w:val="none" w:sz="0" w:space="0" w:color="auto"/>
            <w:bottom w:val="none" w:sz="0" w:space="0" w:color="auto"/>
            <w:right w:val="none" w:sz="0" w:space="0" w:color="auto"/>
          </w:divBdr>
        </w:div>
        <w:div w:id="1864318198">
          <w:marLeft w:val="640"/>
          <w:marRight w:val="0"/>
          <w:marTop w:val="0"/>
          <w:marBottom w:val="0"/>
          <w:divBdr>
            <w:top w:val="none" w:sz="0" w:space="0" w:color="auto"/>
            <w:left w:val="none" w:sz="0" w:space="0" w:color="auto"/>
            <w:bottom w:val="none" w:sz="0" w:space="0" w:color="auto"/>
            <w:right w:val="none" w:sz="0" w:space="0" w:color="auto"/>
          </w:divBdr>
        </w:div>
        <w:div w:id="144858659">
          <w:marLeft w:val="640"/>
          <w:marRight w:val="0"/>
          <w:marTop w:val="0"/>
          <w:marBottom w:val="0"/>
          <w:divBdr>
            <w:top w:val="none" w:sz="0" w:space="0" w:color="auto"/>
            <w:left w:val="none" w:sz="0" w:space="0" w:color="auto"/>
            <w:bottom w:val="none" w:sz="0" w:space="0" w:color="auto"/>
            <w:right w:val="none" w:sz="0" w:space="0" w:color="auto"/>
          </w:divBdr>
        </w:div>
        <w:div w:id="426274795">
          <w:marLeft w:val="640"/>
          <w:marRight w:val="0"/>
          <w:marTop w:val="0"/>
          <w:marBottom w:val="0"/>
          <w:divBdr>
            <w:top w:val="none" w:sz="0" w:space="0" w:color="auto"/>
            <w:left w:val="none" w:sz="0" w:space="0" w:color="auto"/>
            <w:bottom w:val="none" w:sz="0" w:space="0" w:color="auto"/>
            <w:right w:val="none" w:sz="0" w:space="0" w:color="auto"/>
          </w:divBdr>
        </w:div>
        <w:div w:id="88353237">
          <w:marLeft w:val="640"/>
          <w:marRight w:val="0"/>
          <w:marTop w:val="0"/>
          <w:marBottom w:val="0"/>
          <w:divBdr>
            <w:top w:val="none" w:sz="0" w:space="0" w:color="auto"/>
            <w:left w:val="none" w:sz="0" w:space="0" w:color="auto"/>
            <w:bottom w:val="none" w:sz="0" w:space="0" w:color="auto"/>
            <w:right w:val="none" w:sz="0" w:space="0" w:color="auto"/>
          </w:divBdr>
        </w:div>
        <w:div w:id="279068993">
          <w:marLeft w:val="640"/>
          <w:marRight w:val="0"/>
          <w:marTop w:val="0"/>
          <w:marBottom w:val="0"/>
          <w:divBdr>
            <w:top w:val="none" w:sz="0" w:space="0" w:color="auto"/>
            <w:left w:val="none" w:sz="0" w:space="0" w:color="auto"/>
            <w:bottom w:val="none" w:sz="0" w:space="0" w:color="auto"/>
            <w:right w:val="none" w:sz="0" w:space="0" w:color="auto"/>
          </w:divBdr>
        </w:div>
        <w:div w:id="550455983">
          <w:marLeft w:val="640"/>
          <w:marRight w:val="0"/>
          <w:marTop w:val="0"/>
          <w:marBottom w:val="0"/>
          <w:divBdr>
            <w:top w:val="none" w:sz="0" w:space="0" w:color="auto"/>
            <w:left w:val="none" w:sz="0" w:space="0" w:color="auto"/>
            <w:bottom w:val="none" w:sz="0" w:space="0" w:color="auto"/>
            <w:right w:val="none" w:sz="0" w:space="0" w:color="auto"/>
          </w:divBdr>
        </w:div>
        <w:div w:id="1355422308">
          <w:marLeft w:val="640"/>
          <w:marRight w:val="0"/>
          <w:marTop w:val="0"/>
          <w:marBottom w:val="0"/>
          <w:divBdr>
            <w:top w:val="none" w:sz="0" w:space="0" w:color="auto"/>
            <w:left w:val="none" w:sz="0" w:space="0" w:color="auto"/>
            <w:bottom w:val="none" w:sz="0" w:space="0" w:color="auto"/>
            <w:right w:val="none" w:sz="0" w:space="0" w:color="auto"/>
          </w:divBdr>
        </w:div>
        <w:div w:id="1552496052">
          <w:marLeft w:val="640"/>
          <w:marRight w:val="0"/>
          <w:marTop w:val="0"/>
          <w:marBottom w:val="0"/>
          <w:divBdr>
            <w:top w:val="none" w:sz="0" w:space="0" w:color="auto"/>
            <w:left w:val="none" w:sz="0" w:space="0" w:color="auto"/>
            <w:bottom w:val="none" w:sz="0" w:space="0" w:color="auto"/>
            <w:right w:val="none" w:sz="0" w:space="0" w:color="auto"/>
          </w:divBdr>
        </w:div>
        <w:div w:id="1318412375">
          <w:marLeft w:val="640"/>
          <w:marRight w:val="0"/>
          <w:marTop w:val="0"/>
          <w:marBottom w:val="0"/>
          <w:divBdr>
            <w:top w:val="none" w:sz="0" w:space="0" w:color="auto"/>
            <w:left w:val="none" w:sz="0" w:space="0" w:color="auto"/>
            <w:bottom w:val="none" w:sz="0" w:space="0" w:color="auto"/>
            <w:right w:val="none" w:sz="0" w:space="0" w:color="auto"/>
          </w:divBdr>
        </w:div>
        <w:div w:id="706295533">
          <w:marLeft w:val="640"/>
          <w:marRight w:val="0"/>
          <w:marTop w:val="0"/>
          <w:marBottom w:val="0"/>
          <w:divBdr>
            <w:top w:val="none" w:sz="0" w:space="0" w:color="auto"/>
            <w:left w:val="none" w:sz="0" w:space="0" w:color="auto"/>
            <w:bottom w:val="none" w:sz="0" w:space="0" w:color="auto"/>
            <w:right w:val="none" w:sz="0" w:space="0" w:color="auto"/>
          </w:divBdr>
        </w:div>
        <w:div w:id="101458406">
          <w:marLeft w:val="640"/>
          <w:marRight w:val="0"/>
          <w:marTop w:val="0"/>
          <w:marBottom w:val="0"/>
          <w:divBdr>
            <w:top w:val="none" w:sz="0" w:space="0" w:color="auto"/>
            <w:left w:val="none" w:sz="0" w:space="0" w:color="auto"/>
            <w:bottom w:val="none" w:sz="0" w:space="0" w:color="auto"/>
            <w:right w:val="none" w:sz="0" w:space="0" w:color="auto"/>
          </w:divBdr>
        </w:div>
        <w:div w:id="1104302324">
          <w:marLeft w:val="640"/>
          <w:marRight w:val="0"/>
          <w:marTop w:val="0"/>
          <w:marBottom w:val="0"/>
          <w:divBdr>
            <w:top w:val="none" w:sz="0" w:space="0" w:color="auto"/>
            <w:left w:val="none" w:sz="0" w:space="0" w:color="auto"/>
            <w:bottom w:val="none" w:sz="0" w:space="0" w:color="auto"/>
            <w:right w:val="none" w:sz="0" w:space="0" w:color="auto"/>
          </w:divBdr>
        </w:div>
        <w:div w:id="1422950351">
          <w:marLeft w:val="640"/>
          <w:marRight w:val="0"/>
          <w:marTop w:val="0"/>
          <w:marBottom w:val="0"/>
          <w:divBdr>
            <w:top w:val="none" w:sz="0" w:space="0" w:color="auto"/>
            <w:left w:val="none" w:sz="0" w:space="0" w:color="auto"/>
            <w:bottom w:val="none" w:sz="0" w:space="0" w:color="auto"/>
            <w:right w:val="none" w:sz="0" w:space="0" w:color="auto"/>
          </w:divBdr>
        </w:div>
        <w:div w:id="216623275">
          <w:marLeft w:val="640"/>
          <w:marRight w:val="0"/>
          <w:marTop w:val="0"/>
          <w:marBottom w:val="0"/>
          <w:divBdr>
            <w:top w:val="none" w:sz="0" w:space="0" w:color="auto"/>
            <w:left w:val="none" w:sz="0" w:space="0" w:color="auto"/>
            <w:bottom w:val="none" w:sz="0" w:space="0" w:color="auto"/>
            <w:right w:val="none" w:sz="0" w:space="0" w:color="auto"/>
          </w:divBdr>
        </w:div>
        <w:div w:id="1284266660">
          <w:marLeft w:val="640"/>
          <w:marRight w:val="0"/>
          <w:marTop w:val="0"/>
          <w:marBottom w:val="0"/>
          <w:divBdr>
            <w:top w:val="none" w:sz="0" w:space="0" w:color="auto"/>
            <w:left w:val="none" w:sz="0" w:space="0" w:color="auto"/>
            <w:bottom w:val="none" w:sz="0" w:space="0" w:color="auto"/>
            <w:right w:val="none" w:sz="0" w:space="0" w:color="auto"/>
          </w:divBdr>
        </w:div>
        <w:div w:id="389154381">
          <w:marLeft w:val="640"/>
          <w:marRight w:val="0"/>
          <w:marTop w:val="0"/>
          <w:marBottom w:val="0"/>
          <w:divBdr>
            <w:top w:val="none" w:sz="0" w:space="0" w:color="auto"/>
            <w:left w:val="none" w:sz="0" w:space="0" w:color="auto"/>
            <w:bottom w:val="none" w:sz="0" w:space="0" w:color="auto"/>
            <w:right w:val="none" w:sz="0" w:space="0" w:color="auto"/>
          </w:divBdr>
        </w:div>
        <w:div w:id="807356942">
          <w:marLeft w:val="640"/>
          <w:marRight w:val="0"/>
          <w:marTop w:val="0"/>
          <w:marBottom w:val="0"/>
          <w:divBdr>
            <w:top w:val="none" w:sz="0" w:space="0" w:color="auto"/>
            <w:left w:val="none" w:sz="0" w:space="0" w:color="auto"/>
            <w:bottom w:val="none" w:sz="0" w:space="0" w:color="auto"/>
            <w:right w:val="none" w:sz="0" w:space="0" w:color="auto"/>
          </w:divBdr>
        </w:div>
        <w:div w:id="913707552">
          <w:marLeft w:val="640"/>
          <w:marRight w:val="0"/>
          <w:marTop w:val="0"/>
          <w:marBottom w:val="0"/>
          <w:divBdr>
            <w:top w:val="none" w:sz="0" w:space="0" w:color="auto"/>
            <w:left w:val="none" w:sz="0" w:space="0" w:color="auto"/>
            <w:bottom w:val="none" w:sz="0" w:space="0" w:color="auto"/>
            <w:right w:val="none" w:sz="0" w:space="0" w:color="auto"/>
          </w:divBdr>
        </w:div>
        <w:div w:id="665327957">
          <w:marLeft w:val="640"/>
          <w:marRight w:val="0"/>
          <w:marTop w:val="0"/>
          <w:marBottom w:val="0"/>
          <w:divBdr>
            <w:top w:val="none" w:sz="0" w:space="0" w:color="auto"/>
            <w:left w:val="none" w:sz="0" w:space="0" w:color="auto"/>
            <w:bottom w:val="none" w:sz="0" w:space="0" w:color="auto"/>
            <w:right w:val="none" w:sz="0" w:space="0" w:color="auto"/>
          </w:divBdr>
        </w:div>
        <w:div w:id="1307465512">
          <w:marLeft w:val="640"/>
          <w:marRight w:val="0"/>
          <w:marTop w:val="0"/>
          <w:marBottom w:val="0"/>
          <w:divBdr>
            <w:top w:val="none" w:sz="0" w:space="0" w:color="auto"/>
            <w:left w:val="none" w:sz="0" w:space="0" w:color="auto"/>
            <w:bottom w:val="none" w:sz="0" w:space="0" w:color="auto"/>
            <w:right w:val="none" w:sz="0" w:space="0" w:color="auto"/>
          </w:divBdr>
        </w:div>
        <w:div w:id="239947353">
          <w:marLeft w:val="640"/>
          <w:marRight w:val="0"/>
          <w:marTop w:val="0"/>
          <w:marBottom w:val="0"/>
          <w:divBdr>
            <w:top w:val="none" w:sz="0" w:space="0" w:color="auto"/>
            <w:left w:val="none" w:sz="0" w:space="0" w:color="auto"/>
            <w:bottom w:val="none" w:sz="0" w:space="0" w:color="auto"/>
            <w:right w:val="none" w:sz="0" w:space="0" w:color="auto"/>
          </w:divBdr>
        </w:div>
        <w:div w:id="1407993904">
          <w:marLeft w:val="640"/>
          <w:marRight w:val="0"/>
          <w:marTop w:val="0"/>
          <w:marBottom w:val="0"/>
          <w:divBdr>
            <w:top w:val="none" w:sz="0" w:space="0" w:color="auto"/>
            <w:left w:val="none" w:sz="0" w:space="0" w:color="auto"/>
            <w:bottom w:val="none" w:sz="0" w:space="0" w:color="auto"/>
            <w:right w:val="none" w:sz="0" w:space="0" w:color="auto"/>
          </w:divBdr>
        </w:div>
        <w:div w:id="1926841623">
          <w:marLeft w:val="640"/>
          <w:marRight w:val="0"/>
          <w:marTop w:val="0"/>
          <w:marBottom w:val="0"/>
          <w:divBdr>
            <w:top w:val="none" w:sz="0" w:space="0" w:color="auto"/>
            <w:left w:val="none" w:sz="0" w:space="0" w:color="auto"/>
            <w:bottom w:val="none" w:sz="0" w:space="0" w:color="auto"/>
            <w:right w:val="none" w:sz="0" w:space="0" w:color="auto"/>
          </w:divBdr>
        </w:div>
        <w:div w:id="405542633">
          <w:marLeft w:val="640"/>
          <w:marRight w:val="0"/>
          <w:marTop w:val="0"/>
          <w:marBottom w:val="0"/>
          <w:divBdr>
            <w:top w:val="none" w:sz="0" w:space="0" w:color="auto"/>
            <w:left w:val="none" w:sz="0" w:space="0" w:color="auto"/>
            <w:bottom w:val="none" w:sz="0" w:space="0" w:color="auto"/>
            <w:right w:val="none" w:sz="0" w:space="0" w:color="auto"/>
          </w:divBdr>
        </w:div>
        <w:div w:id="1078752576">
          <w:marLeft w:val="640"/>
          <w:marRight w:val="0"/>
          <w:marTop w:val="0"/>
          <w:marBottom w:val="0"/>
          <w:divBdr>
            <w:top w:val="none" w:sz="0" w:space="0" w:color="auto"/>
            <w:left w:val="none" w:sz="0" w:space="0" w:color="auto"/>
            <w:bottom w:val="none" w:sz="0" w:space="0" w:color="auto"/>
            <w:right w:val="none" w:sz="0" w:space="0" w:color="auto"/>
          </w:divBdr>
        </w:div>
        <w:div w:id="1684818283">
          <w:marLeft w:val="640"/>
          <w:marRight w:val="0"/>
          <w:marTop w:val="0"/>
          <w:marBottom w:val="0"/>
          <w:divBdr>
            <w:top w:val="none" w:sz="0" w:space="0" w:color="auto"/>
            <w:left w:val="none" w:sz="0" w:space="0" w:color="auto"/>
            <w:bottom w:val="none" w:sz="0" w:space="0" w:color="auto"/>
            <w:right w:val="none" w:sz="0" w:space="0" w:color="auto"/>
          </w:divBdr>
        </w:div>
        <w:div w:id="1003388319">
          <w:marLeft w:val="640"/>
          <w:marRight w:val="0"/>
          <w:marTop w:val="0"/>
          <w:marBottom w:val="0"/>
          <w:divBdr>
            <w:top w:val="none" w:sz="0" w:space="0" w:color="auto"/>
            <w:left w:val="none" w:sz="0" w:space="0" w:color="auto"/>
            <w:bottom w:val="none" w:sz="0" w:space="0" w:color="auto"/>
            <w:right w:val="none" w:sz="0" w:space="0" w:color="auto"/>
          </w:divBdr>
        </w:div>
        <w:div w:id="2014450586">
          <w:marLeft w:val="640"/>
          <w:marRight w:val="0"/>
          <w:marTop w:val="0"/>
          <w:marBottom w:val="0"/>
          <w:divBdr>
            <w:top w:val="none" w:sz="0" w:space="0" w:color="auto"/>
            <w:left w:val="none" w:sz="0" w:space="0" w:color="auto"/>
            <w:bottom w:val="none" w:sz="0" w:space="0" w:color="auto"/>
            <w:right w:val="none" w:sz="0" w:space="0" w:color="auto"/>
          </w:divBdr>
        </w:div>
        <w:div w:id="419911175">
          <w:marLeft w:val="640"/>
          <w:marRight w:val="0"/>
          <w:marTop w:val="0"/>
          <w:marBottom w:val="0"/>
          <w:divBdr>
            <w:top w:val="none" w:sz="0" w:space="0" w:color="auto"/>
            <w:left w:val="none" w:sz="0" w:space="0" w:color="auto"/>
            <w:bottom w:val="none" w:sz="0" w:space="0" w:color="auto"/>
            <w:right w:val="none" w:sz="0" w:space="0" w:color="auto"/>
          </w:divBdr>
        </w:div>
        <w:div w:id="858856039">
          <w:marLeft w:val="640"/>
          <w:marRight w:val="0"/>
          <w:marTop w:val="0"/>
          <w:marBottom w:val="0"/>
          <w:divBdr>
            <w:top w:val="none" w:sz="0" w:space="0" w:color="auto"/>
            <w:left w:val="none" w:sz="0" w:space="0" w:color="auto"/>
            <w:bottom w:val="none" w:sz="0" w:space="0" w:color="auto"/>
            <w:right w:val="none" w:sz="0" w:space="0" w:color="auto"/>
          </w:divBdr>
        </w:div>
        <w:div w:id="75324757">
          <w:marLeft w:val="640"/>
          <w:marRight w:val="0"/>
          <w:marTop w:val="0"/>
          <w:marBottom w:val="0"/>
          <w:divBdr>
            <w:top w:val="none" w:sz="0" w:space="0" w:color="auto"/>
            <w:left w:val="none" w:sz="0" w:space="0" w:color="auto"/>
            <w:bottom w:val="none" w:sz="0" w:space="0" w:color="auto"/>
            <w:right w:val="none" w:sz="0" w:space="0" w:color="auto"/>
          </w:divBdr>
        </w:div>
        <w:div w:id="944535409">
          <w:marLeft w:val="640"/>
          <w:marRight w:val="0"/>
          <w:marTop w:val="0"/>
          <w:marBottom w:val="0"/>
          <w:divBdr>
            <w:top w:val="none" w:sz="0" w:space="0" w:color="auto"/>
            <w:left w:val="none" w:sz="0" w:space="0" w:color="auto"/>
            <w:bottom w:val="none" w:sz="0" w:space="0" w:color="auto"/>
            <w:right w:val="none" w:sz="0" w:space="0" w:color="auto"/>
          </w:divBdr>
        </w:div>
        <w:div w:id="251403280">
          <w:marLeft w:val="640"/>
          <w:marRight w:val="0"/>
          <w:marTop w:val="0"/>
          <w:marBottom w:val="0"/>
          <w:divBdr>
            <w:top w:val="none" w:sz="0" w:space="0" w:color="auto"/>
            <w:left w:val="none" w:sz="0" w:space="0" w:color="auto"/>
            <w:bottom w:val="none" w:sz="0" w:space="0" w:color="auto"/>
            <w:right w:val="none" w:sz="0" w:space="0" w:color="auto"/>
          </w:divBdr>
        </w:div>
        <w:div w:id="1385181977">
          <w:marLeft w:val="640"/>
          <w:marRight w:val="0"/>
          <w:marTop w:val="0"/>
          <w:marBottom w:val="0"/>
          <w:divBdr>
            <w:top w:val="none" w:sz="0" w:space="0" w:color="auto"/>
            <w:left w:val="none" w:sz="0" w:space="0" w:color="auto"/>
            <w:bottom w:val="none" w:sz="0" w:space="0" w:color="auto"/>
            <w:right w:val="none" w:sz="0" w:space="0" w:color="auto"/>
          </w:divBdr>
        </w:div>
      </w:divsChild>
    </w:div>
    <w:div w:id="201479359">
      <w:marLeft w:val="640"/>
      <w:marRight w:val="0"/>
      <w:marTop w:val="0"/>
      <w:marBottom w:val="0"/>
      <w:divBdr>
        <w:top w:val="none" w:sz="0" w:space="0" w:color="auto"/>
        <w:left w:val="none" w:sz="0" w:space="0" w:color="auto"/>
        <w:bottom w:val="none" w:sz="0" w:space="0" w:color="auto"/>
        <w:right w:val="none" w:sz="0" w:space="0" w:color="auto"/>
      </w:divBdr>
    </w:div>
    <w:div w:id="203756173">
      <w:marLeft w:val="640"/>
      <w:marRight w:val="0"/>
      <w:marTop w:val="0"/>
      <w:marBottom w:val="0"/>
      <w:divBdr>
        <w:top w:val="none" w:sz="0" w:space="0" w:color="auto"/>
        <w:left w:val="none" w:sz="0" w:space="0" w:color="auto"/>
        <w:bottom w:val="none" w:sz="0" w:space="0" w:color="auto"/>
        <w:right w:val="none" w:sz="0" w:space="0" w:color="auto"/>
      </w:divBdr>
    </w:div>
    <w:div w:id="203829626">
      <w:marLeft w:val="640"/>
      <w:marRight w:val="0"/>
      <w:marTop w:val="0"/>
      <w:marBottom w:val="0"/>
      <w:divBdr>
        <w:top w:val="none" w:sz="0" w:space="0" w:color="auto"/>
        <w:left w:val="none" w:sz="0" w:space="0" w:color="auto"/>
        <w:bottom w:val="none" w:sz="0" w:space="0" w:color="auto"/>
        <w:right w:val="none" w:sz="0" w:space="0" w:color="auto"/>
      </w:divBdr>
    </w:div>
    <w:div w:id="203831261">
      <w:marLeft w:val="640"/>
      <w:marRight w:val="0"/>
      <w:marTop w:val="0"/>
      <w:marBottom w:val="0"/>
      <w:divBdr>
        <w:top w:val="none" w:sz="0" w:space="0" w:color="auto"/>
        <w:left w:val="none" w:sz="0" w:space="0" w:color="auto"/>
        <w:bottom w:val="none" w:sz="0" w:space="0" w:color="auto"/>
        <w:right w:val="none" w:sz="0" w:space="0" w:color="auto"/>
      </w:divBdr>
    </w:div>
    <w:div w:id="206917551">
      <w:bodyDiv w:val="1"/>
      <w:marLeft w:val="0"/>
      <w:marRight w:val="0"/>
      <w:marTop w:val="0"/>
      <w:marBottom w:val="0"/>
      <w:divBdr>
        <w:top w:val="none" w:sz="0" w:space="0" w:color="auto"/>
        <w:left w:val="none" w:sz="0" w:space="0" w:color="auto"/>
        <w:bottom w:val="none" w:sz="0" w:space="0" w:color="auto"/>
        <w:right w:val="none" w:sz="0" w:space="0" w:color="auto"/>
      </w:divBdr>
      <w:divsChild>
        <w:div w:id="1114131442">
          <w:marLeft w:val="640"/>
          <w:marRight w:val="0"/>
          <w:marTop w:val="0"/>
          <w:marBottom w:val="0"/>
          <w:divBdr>
            <w:top w:val="none" w:sz="0" w:space="0" w:color="auto"/>
            <w:left w:val="none" w:sz="0" w:space="0" w:color="auto"/>
            <w:bottom w:val="none" w:sz="0" w:space="0" w:color="auto"/>
            <w:right w:val="none" w:sz="0" w:space="0" w:color="auto"/>
          </w:divBdr>
        </w:div>
        <w:div w:id="2139031018">
          <w:marLeft w:val="640"/>
          <w:marRight w:val="0"/>
          <w:marTop w:val="0"/>
          <w:marBottom w:val="0"/>
          <w:divBdr>
            <w:top w:val="none" w:sz="0" w:space="0" w:color="auto"/>
            <w:left w:val="none" w:sz="0" w:space="0" w:color="auto"/>
            <w:bottom w:val="none" w:sz="0" w:space="0" w:color="auto"/>
            <w:right w:val="none" w:sz="0" w:space="0" w:color="auto"/>
          </w:divBdr>
        </w:div>
        <w:div w:id="1226835315">
          <w:marLeft w:val="640"/>
          <w:marRight w:val="0"/>
          <w:marTop w:val="0"/>
          <w:marBottom w:val="0"/>
          <w:divBdr>
            <w:top w:val="none" w:sz="0" w:space="0" w:color="auto"/>
            <w:left w:val="none" w:sz="0" w:space="0" w:color="auto"/>
            <w:bottom w:val="none" w:sz="0" w:space="0" w:color="auto"/>
            <w:right w:val="none" w:sz="0" w:space="0" w:color="auto"/>
          </w:divBdr>
        </w:div>
        <w:div w:id="1382750606">
          <w:marLeft w:val="640"/>
          <w:marRight w:val="0"/>
          <w:marTop w:val="0"/>
          <w:marBottom w:val="0"/>
          <w:divBdr>
            <w:top w:val="none" w:sz="0" w:space="0" w:color="auto"/>
            <w:left w:val="none" w:sz="0" w:space="0" w:color="auto"/>
            <w:bottom w:val="none" w:sz="0" w:space="0" w:color="auto"/>
            <w:right w:val="none" w:sz="0" w:space="0" w:color="auto"/>
          </w:divBdr>
        </w:div>
        <w:div w:id="1271669844">
          <w:marLeft w:val="640"/>
          <w:marRight w:val="0"/>
          <w:marTop w:val="0"/>
          <w:marBottom w:val="0"/>
          <w:divBdr>
            <w:top w:val="none" w:sz="0" w:space="0" w:color="auto"/>
            <w:left w:val="none" w:sz="0" w:space="0" w:color="auto"/>
            <w:bottom w:val="none" w:sz="0" w:space="0" w:color="auto"/>
            <w:right w:val="none" w:sz="0" w:space="0" w:color="auto"/>
          </w:divBdr>
        </w:div>
        <w:div w:id="1831557006">
          <w:marLeft w:val="640"/>
          <w:marRight w:val="0"/>
          <w:marTop w:val="0"/>
          <w:marBottom w:val="0"/>
          <w:divBdr>
            <w:top w:val="none" w:sz="0" w:space="0" w:color="auto"/>
            <w:left w:val="none" w:sz="0" w:space="0" w:color="auto"/>
            <w:bottom w:val="none" w:sz="0" w:space="0" w:color="auto"/>
            <w:right w:val="none" w:sz="0" w:space="0" w:color="auto"/>
          </w:divBdr>
        </w:div>
        <w:div w:id="335957078">
          <w:marLeft w:val="640"/>
          <w:marRight w:val="0"/>
          <w:marTop w:val="0"/>
          <w:marBottom w:val="0"/>
          <w:divBdr>
            <w:top w:val="none" w:sz="0" w:space="0" w:color="auto"/>
            <w:left w:val="none" w:sz="0" w:space="0" w:color="auto"/>
            <w:bottom w:val="none" w:sz="0" w:space="0" w:color="auto"/>
            <w:right w:val="none" w:sz="0" w:space="0" w:color="auto"/>
          </w:divBdr>
        </w:div>
        <w:div w:id="1696299433">
          <w:marLeft w:val="640"/>
          <w:marRight w:val="0"/>
          <w:marTop w:val="0"/>
          <w:marBottom w:val="0"/>
          <w:divBdr>
            <w:top w:val="none" w:sz="0" w:space="0" w:color="auto"/>
            <w:left w:val="none" w:sz="0" w:space="0" w:color="auto"/>
            <w:bottom w:val="none" w:sz="0" w:space="0" w:color="auto"/>
            <w:right w:val="none" w:sz="0" w:space="0" w:color="auto"/>
          </w:divBdr>
        </w:div>
        <w:div w:id="1754357940">
          <w:marLeft w:val="640"/>
          <w:marRight w:val="0"/>
          <w:marTop w:val="0"/>
          <w:marBottom w:val="0"/>
          <w:divBdr>
            <w:top w:val="none" w:sz="0" w:space="0" w:color="auto"/>
            <w:left w:val="none" w:sz="0" w:space="0" w:color="auto"/>
            <w:bottom w:val="none" w:sz="0" w:space="0" w:color="auto"/>
            <w:right w:val="none" w:sz="0" w:space="0" w:color="auto"/>
          </w:divBdr>
        </w:div>
        <w:div w:id="75446707">
          <w:marLeft w:val="640"/>
          <w:marRight w:val="0"/>
          <w:marTop w:val="0"/>
          <w:marBottom w:val="0"/>
          <w:divBdr>
            <w:top w:val="none" w:sz="0" w:space="0" w:color="auto"/>
            <w:left w:val="none" w:sz="0" w:space="0" w:color="auto"/>
            <w:bottom w:val="none" w:sz="0" w:space="0" w:color="auto"/>
            <w:right w:val="none" w:sz="0" w:space="0" w:color="auto"/>
          </w:divBdr>
        </w:div>
        <w:div w:id="572469777">
          <w:marLeft w:val="640"/>
          <w:marRight w:val="0"/>
          <w:marTop w:val="0"/>
          <w:marBottom w:val="0"/>
          <w:divBdr>
            <w:top w:val="none" w:sz="0" w:space="0" w:color="auto"/>
            <w:left w:val="none" w:sz="0" w:space="0" w:color="auto"/>
            <w:bottom w:val="none" w:sz="0" w:space="0" w:color="auto"/>
            <w:right w:val="none" w:sz="0" w:space="0" w:color="auto"/>
          </w:divBdr>
        </w:div>
        <w:div w:id="1141733427">
          <w:marLeft w:val="640"/>
          <w:marRight w:val="0"/>
          <w:marTop w:val="0"/>
          <w:marBottom w:val="0"/>
          <w:divBdr>
            <w:top w:val="none" w:sz="0" w:space="0" w:color="auto"/>
            <w:left w:val="none" w:sz="0" w:space="0" w:color="auto"/>
            <w:bottom w:val="none" w:sz="0" w:space="0" w:color="auto"/>
            <w:right w:val="none" w:sz="0" w:space="0" w:color="auto"/>
          </w:divBdr>
        </w:div>
        <w:div w:id="1657340920">
          <w:marLeft w:val="640"/>
          <w:marRight w:val="0"/>
          <w:marTop w:val="0"/>
          <w:marBottom w:val="0"/>
          <w:divBdr>
            <w:top w:val="none" w:sz="0" w:space="0" w:color="auto"/>
            <w:left w:val="none" w:sz="0" w:space="0" w:color="auto"/>
            <w:bottom w:val="none" w:sz="0" w:space="0" w:color="auto"/>
            <w:right w:val="none" w:sz="0" w:space="0" w:color="auto"/>
          </w:divBdr>
        </w:div>
        <w:div w:id="1638757930">
          <w:marLeft w:val="640"/>
          <w:marRight w:val="0"/>
          <w:marTop w:val="0"/>
          <w:marBottom w:val="0"/>
          <w:divBdr>
            <w:top w:val="none" w:sz="0" w:space="0" w:color="auto"/>
            <w:left w:val="none" w:sz="0" w:space="0" w:color="auto"/>
            <w:bottom w:val="none" w:sz="0" w:space="0" w:color="auto"/>
            <w:right w:val="none" w:sz="0" w:space="0" w:color="auto"/>
          </w:divBdr>
        </w:div>
        <w:div w:id="714546682">
          <w:marLeft w:val="640"/>
          <w:marRight w:val="0"/>
          <w:marTop w:val="0"/>
          <w:marBottom w:val="0"/>
          <w:divBdr>
            <w:top w:val="none" w:sz="0" w:space="0" w:color="auto"/>
            <w:left w:val="none" w:sz="0" w:space="0" w:color="auto"/>
            <w:bottom w:val="none" w:sz="0" w:space="0" w:color="auto"/>
            <w:right w:val="none" w:sz="0" w:space="0" w:color="auto"/>
          </w:divBdr>
        </w:div>
        <w:div w:id="2086341866">
          <w:marLeft w:val="640"/>
          <w:marRight w:val="0"/>
          <w:marTop w:val="0"/>
          <w:marBottom w:val="0"/>
          <w:divBdr>
            <w:top w:val="none" w:sz="0" w:space="0" w:color="auto"/>
            <w:left w:val="none" w:sz="0" w:space="0" w:color="auto"/>
            <w:bottom w:val="none" w:sz="0" w:space="0" w:color="auto"/>
            <w:right w:val="none" w:sz="0" w:space="0" w:color="auto"/>
          </w:divBdr>
        </w:div>
        <w:div w:id="2068911286">
          <w:marLeft w:val="640"/>
          <w:marRight w:val="0"/>
          <w:marTop w:val="0"/>
          <w:marBottom w:val="0"/>
          <w:divBdr>
            <w:top w:val="none" w:sz="0" w:space="0" w:color="auto"/>
            <w:left w:val="none" w:sz="0" w:space="0" w:color="auto"/>
            <w:bottom w:val="none" w:sz="0" w:space="0" w:color="auto"/>
            <w:right w:val="none" w:sz="0" w:space="0" w:color="auto"/>
          </w:divBdr>
        </w:div>
        <w:div w:id="2026520556">
          <w:marLeft w:val="640"/>
          <w:marRight w:val="0"/>
          <w:marTop w:val="0"/>
          <w:marBottom w:val="0"/>
          <w:divBdr>
            <w:top w:val="none" w:sz="0" w:space="0" w:color="auto"/>
            <w:left w:val="none" w:sz="0" w:space="0" w:color="auto"/>
            <w:bottom w:val="none" w:sz="0" w:space="0" w:color="auto"/>
            <w:right w:val="none" w:sz="0" w:space="0" w:color="auto"/>
          </w:divBdr>
        </w:div>
        <w:div w:id="583538152">
          <w:marLeft w:val="640"/>
          <w:marRight w:val="0"/>
          <w:marTop w:val="0"/>
          <w:marBottom w:val="0"/>
          <w:divBdr>
            <w:top w:val="none" w:sz="0" w:space="0" w:color="auto"/>
            <w:left w:val="none" w:sz="0" w:space="0" w:color="auto"/>
            <w:bottom w:val="none" w:sz="0" w:space="0" w:color="auto"/>
            <w:right w:val="none" w:sz="0" w:space="0" w:color="auto"/>
          </w:divBdr>
        </w:div>
        <w:div w:id="1300645856">
          <w:marLeft w:val="640"/>
          <w:marRight w:val="0"/>
          <w:marTop w:val="0"/>
          <w:marBottom w:val="0"/>
          <w:divBdr>
            <w:top w:val="none" w:sz="0" w:space="0" w:color="auto"/>
            <w:left w:val="none" w:sz="0" w:space="0" w:color="auto"/>
            <w:bottom w:val="none" w:sz="0" w:space="0" w:color="auto"/>
            <w:right w:val="none" w:sz="0" w:space="0" w:color="auto"/>
          </w:divBdr>
        </w:div>
        <w:div w:id="2025592769">
          <w:marLeft w:val="640"/>
          <w:marRight w:val="0"/>
          <w:marTop w:val="0"/>
          <w:marBottom w:val="0"/>
          <w:divBdr>
            <w:top w:val="none" w:sz="0" w:space="0" w:color="auto"/>
            <w:left w:val="none" w:sz="0" w:space="0" w:color="auto"/>
            <w:bottom w:val="none" w:sz="0" w:space="0" w:color="auto"/>
            <w:right w:val="none" w:sz="0" w:space="0" w:color="auto"/>
          </w:divBdr>
        </w:div>
        <w:div w:id="559753459">
          <w:marLeft w:val="640"/>
          <w:marRight w:val="0"/>
          <w:marTop w:val="0"/>
          <w:marBottom w:val="0"/>
          <w:divBdr>
            <w:top w:val="none" w:sz="0" w:space="0" w:color="auto"/>
            <w:left w:val="none" w:sz="0" w:space="0" w:color="auto"/>
            <w:bottom w:val="none" w:sz="0" w:space="0" w:color="auto"/>
            <w:right w:val="none" w:sz="0" w:space="0" w:color="auto"/>
          </w:divBdr>
        </w:div>
        <w:div w:id="1203060368">
          <w:marLeft w:val="640"/>
          <w:marRight w:val="0"/>
          <w:marTop w:val="0"/>
          <w:marBottom w:val="0"/>
          <w:divBdr>
            <w:top w:val="none" w:sz="0" w:space="0" w:color="auto"/>
            <w:left w:val="none" w:sz="0" w:space="0" w:color="auto"/>
            <w:bottom w:val="none" w:sz="0" w:space="0" w:color="auto"/>
            <w:right w:val="none" w:sz="0" w:space="0" w:color="auto"/>
          </w:divBdr>
        </w:div>
        <w:div w:id="100034815">
          <w:marLeft w:val="640"/>
          <w:marRight w:val="0"/>
          <w:marTop w:val="0"/>
          <w:marBottom w:val="0"/>
          <w:divBdr>
            <w:top w:val="none" w:sz="0" w:space="0" w:color="auto"/>
            <w:left w:val="none" w:sz="0" w:space="0" w:color="auto"/>
            <w:bottom w:val="none" w:sz="0" w:space="0" w:color="auto"/>
            <w:right w:val="none" w:sz="0" w:space="0" w:color="auto"/>
          </w:divBdr>
        </w:div>
        <w:div w:id="574978236">
          <w:marLeft w:val="640"/>
          <w:marRight w:val="0"/>
          <w:marTop w:val="0"/>
          <w:marBottom w:val="0"/>
          <w:divBdr>
            <w:top w:val="none" w:sz="0" w:space="0" w:color="auto"/>
            <w:left w:val="none" w:sz="0" w:space="0" w:color="auto"/>
            <w:bottom w:val="none" w:sz="0" w:space="0" w:color="auto"/>
            <w:right w:val="none" w:sz="0" w:space="0" w:color="auto"/>
          </w:divBdr>
        </w:div>
        <w:div w:id="1833451001">
          <w:marLeft w:val="640"/>
          <w:marRight w:val="0"/>
          <w:marTop w:val="0"/>
          <w:marBottom w:val="0"/>
          <w:divBdr>
            <w:top w:val="none" w:sz="0" w:space="0" w:color="auto"/>
            <w:left w:val="none" w:sz="0" w:space="0" w:color="auto"/>
            <w:bottom w:val="none" w:sz="0" w:space="0" w:color="auto"/>
            <w:right w:val="none" w:sz="0" w:space="0" w:color="auto"/>
          </w:divBdr>
        </w:div>
        <w:div w:id="502401993">
          <w:marLeft w:val="640"/>
          <w:marRight w:val="0"/>
          <w:marTop w:val="0"/>
          <w:marBottom w:val="0"/>
          <w:divBdr>
            <w:top w:val="none" w:sz="0" w:space="0" w:color="auto"/>
            <w:left w:val="none" w:sz="0" w:space="0" w:color="auto"/>
            <w:bottom w:val="none" w:sz="0" w:space="0" w:color="auto"/>
            <w:right w:val="none" w:sz="0" w:space="0" w:color="auto"/>
          </w:divBdr>
        </w:div>
        <w:div w:id="1786735368">
          <w:marLeft w:val="640"/>
          <w:marRight w:val="0"/>
          <w:marTop w:val="0"/>
          <w:marBottom w:val="0"/>
          <w:divBdr>
            <w:top w:val="none" w:sz="0" w:space="0" w:color="auto"/>
            <w:left w:val="none" w:sz="0" w:space="0" w:color="auto"/>
            <w:bottom w:val="none" w:sz="0" w:space="0" w:color="auto"/>
            <w:right w:val="none" w:sz="0" w:space="0" w:color="auto"/>
          </w:divBdr>
        </w:div>
        <w:div w:id="243271070">
          <w:marLeft w:val="640"/>
          <w:marRight w:val="0"/>
          <w:marTop w:val="0"/>
          <w:marBottom w:val="0"/>
          <w:divBdr>
            <w:top w:val="none" w:sz="0" w:space="0" w:color="auto"/>
            <w:left w:val="none" w:sz="0" w:space="0" w:color="auto"/>
            <w:bottom w:val="none" w:sz="0" w:space="0" w:color="auto"/>
            <w:right w:val="none" w:sz="0" w:space="0" w:color="auto"/>
          </w:divBdr>
        </w:div>
        <w:div w:id="469398929">
          <w:marLeft w:val="640"/>
          <w:marRight w:val="0"/>
          <w:marTop w:val="0"/>
          <w:marBottom w:val="0"/>
          <w:divBdr>
            <w:top w:val="none" w:sz="0" w:space="0" w:color="auto"/>
            <w:left w:val="none" w:sz="0" w:space="0" w:color="auto"/>
            <w:bottom w:val="none" w:sz="0" w:space="0" w:color="auto"/>
            <w:right w:val="none" w:sz="0" w:space="0" w:color="auto"/>
          </w:divBdr>
        </w:div>
        <w:div w:id="1465152253">
          <w:marLeft w:val="640"/>
          <w:marRight w:val="0"/>
          <w:marTop w:val="0"/>
          <w:marBottom w:val="0"/>
          <w:divBdr>
            <w:top w:val="none" w:sz="0" w:space="0" w:color="auto"/>
            <w:left w:val="none" w:sz="0" w:space="0" w:color="auto"/>
            <w:bottom w:val="none" w:sz="0" w:space="0" w:color="auto"/>
            <w:right w:val="none" w:sz="0" w:space="0" w:color="auto"/>
          </w:divBdr>
        </w:div>
        <w:div w:id="1057317317">
          <w:marLeft w:val="640"/>
          <w:marRight w:val="0"/>
          <w:marTop w:val="0"/>
          <w:marBottom w:val="0"/>
          <w:divBdr>
            <w:top w:val="none" w:sz="0" w:space="0" w:color="auto"/>
            <w:left w:val="none" w:sz="0" w:space="0" w:color="auto"/>
            <w:bottom w:val="none" w:sz="0" w:space="0" w:color="auto"/>
            <w:right w:val="none" w:sz="0" w:space="0" w:color="auto"/>
          </w:divBdr>
        </w:div>
        <w:div w:id="1674644108">
          <w:marLeft w:val="640"/>
          <w:marRight w:val="0"/>
          <w:marTop w:val="0"/>
          <w:marBottom w:val="0"/>
          <w:divBdr>
            <w:top w:val="none" w:sz="0" w:space="0" w:color="auto"/>
            <w:left w:val="none" w:sz="0" w:space="0" w:color="auto"/>
            <w:bottom w:val="none" w:sz="0" w:space="0" w:color="auto"/>
            <w:right w:val="none" w:sz="0" w:space="0" w:color="auto"/>
          </w:divBdr>
        </w:div>
        <w:div w:id="127168458">
          <w:marLeft w:val="640"/>
          <w:marRight w:val="0"/>
          <w:marTop w:val="0"/>
          <w:marBottom w:val="0"/>
          <w:divBdr>
            <w:top w:val="none" w:sz="0" w:space="0" w:color="auto"/>
            <w:left w:val="none" w:sz="0" w:space="0" w:color="auto"/>
            <w:bottom w:val="none" w:sz="0" w:space="0" w:color="auto"/>
            <w:right w:val="none" w:sz="0" w:space="0" w:color="auto"/>
          </w:divBdr>
        </w:div>
        <w:div w:id="1353646244">
          <w:marLeft w:val="640"/>
          <w:marRight w:val="0"/>
          <w:marTop w:val="0"/>
          <w:marBottom w:val="0"/>
          <w:divBdr>
            <w:top w:val="none" w:sz="0" w:space="0" w:color="auto"/>
            <w:left w:val="none" w:sz="0" w:space="0" w:color="auto"/>
            <w:bottom w:val="none" w:sz="0" w:space="0" w:color="auto"/>
            <w:right w:val="none" w:sz="0" w:space="0" w:color="auto"/>
          </w:divBdr>
        </w:div>
        <w:div w:id="1185900304">
          <w:marLeft w:val="640"/>
          <w:marRight w:val="0"/>
          <w:marTop w:val="0"/>
          <w:marBottom w:val="0"/>
          <w:divBdr>
            <w:top w:val="none" w:sz="0" w:space="0" w:color="auto"/>
            <w:left w:val="none" w:sz="0" w:space="0" w:color="auto"/>
            <w:bottom w:val="none" w:sz="0" w:space="0" w:color="auto"/>
            <w:right w:val="none" w:sz="0" w:space="0" w:color="auto"/>
          </w:divBdr>
        </w:div>
        <w:div w:id="1397897325">
          <w:marLeft w:val="640"/>
          <w:marRight w:val="0"/>
          <w:marTop w:val="0"/>
          <w:marBottom w:val="0"/>
          <w:divBdr>
            <w:top w:val="none" w:sz="0" w:space="0" w:color="auto"/>
            <w:left w:val="none" w:sz="0" w:space="0" w:color="auto"/>
            <w:bottom w:val="none" w:sz="0" w:space="0" w:color="auto"/>
            <w:right w:val="none" w:sz="0" w:space="0" w:color="auto"/>
          </w:divBdr>
        </w:div>
        <w:div w:id="1859077388">
          <w:marLeft w:val="640"/>
          <w:marRight w:val="0"/>
          <w:marTop w:val="0"/>
          <w:marBottom w:val="0"/>
          <w:divBdr>
            <w:top w:val="none" w:sz="0" w:space="0" w:color="auto"/>
            <w:left w:val="none" w:sz="0" w:space="0" w:color="auto"/>
            <w:bottom w:val="none" w:sz="0" w:space="0" w:color="auto"/>
            <w:right w:val="none" w:sz="0" w:space="0" w:color="auto"/>
          </w:divBdr>
        </w:div>
        <w:div w:id="35860390">
          <w:marLeft w:val="640"/>
          <w:marRight w:val="0"/>
          <w:marTop w:val="0"/>
          <w:marBottom w:val="0"/>
          <w:divBdr>
            <w:top w:val="none" w:sz="0" w:space="0" w:color="auto"/>
            <w:left w:val="none" w:sz="0" w:space="0" w:color="auto"/>
            <w:bottom w:val="none" w:sz="0" w:space="0" w:color="auto"/>
            <w:right w:val="none" w:sz="0" w:space="0" w:color="auto"/>
          </w:divBdr>
        </w:div>
        <w:div w:id="1131896934">
          <w:marLeft w:val="640"/>
          <w:marRight w:val="0"/>
          <w:marTop w:val="0"/>
          <w:marBottom w:val="0"/>
          <w:divBdr>
            <w:top w:val="none" w:sz="0" w:space="0" w:color="auto"/>
            <w:left w:val="none" w:sz="0" w:space="0" w:color="auto"/>
            <w:bottom w:val="none" w:sz="0" w:space="0" w:color="auto"/>
            <w:right w:val="none" w:sz="0" w:space="0" w:color="auto"/>
          </w:divBdr>
        </w:div>
        <w:div w:id="91633079">
          <w:marLeft w:val="640"/>
          <w:marRight w:val="0"/>
          <w:marTop w:val="0"/>
          <w:marBottom w:val="0"/>
          <w:divBdr>
            <w:top w:val="none" w:sz="0" w:space="0" w:color="auto"/>
            <w:left w:val="none" w:sz="0" w:space="0" w:color="auto"/>
            <w:bottom w:val="none" w:sz="0" w:space="0" w:color="auto"/>
            <w:right w:val="none" w:sz="0" w:space="0" w:color="auto"/>
          </w:divBdr>
        </w:div>
        <w:div w:id="682780567">
          <w:marLeft w:val="640"/>
          <w:marRight w:val="0"/>
          <w:marTop w:val="0"/>
          <w:marBottom w:val="0"/>
          <w:divBdr>
            <w:top w:val="none" w:sz="0" w:space="0" w:color="auto"/>
            <w:left w:val="none" w:sz="0" w:space="0" w:color="auto"/>
            <w:bottom w:val="none" w:sz="0" w:space="0" w:color="auto"/>
            <w:right w:val="none" w:sz="0" w:space="0" w:color="auto"/>
          </w:divBdr>
        </w:div>
        <w:div w:id="62217745">
          <w:marLeft w:val="640"/>
          <w:marRight w:val="0"/>
          <w:marTop w:val="0"/>
          <w:marBottom w:val="0"/>
          <w:divBdr>
            <w:top w:val="none" w:sz="0" w:space="0" w:color="auto"/>
            <w:left w:val="none" w:sz="0" w:space="0" w:color="auto"/>
            <w:bottom w:val="none" w:sz="0" w:space="0" w:color="auto"/>
            <w:right w:val="none" w:sz="0" w:space="0" w:color="auto"/>
          </w:divBdr>
        </w:div>
        <w:div w:id="410353593">
          <w:marLeft w:val="640"/>
          <w:marRight w:val="0"/>
          <w:marTop w:val="0"/>
          <w:marBottom w:val="0"/>
          <w:divBdr>
            <w:top w:val="none" w:sz="0" w:space="0" w:color="auto"/>
            <w:left w:val="none" w:sz="0" w:space="0" w:color="auto"/>
            <w:bottom w:val="none" w:sz="0" w:space="0" w:color="auto"/>
            <w:right w:val="none" w:sz="0" w:space="0" w:color="auto"/>
          </w:divBdr>
        </w:div>
        <w:div w:id="1266501791">
          <w:marLeft w:val="640"/>
          <w:marRight w:val="0"/>
          <w:marTop w:val="0"/>
          <w:marBottom w:val="0"/>
          <w:divBdr>
            <w:top w:val="none" w:sz="0" w:space="0" w:color="auto"/>
            <w:left w:val="none" w:sz="0" w:space="0" w:color="auto"/>
            <w:bottom w:val="none" w:sz="0" w:space="0" w:color="auto"/>
            <w:right w:val="none" w:sz="0" w:space="0" w:color="auto"/>
          </w:divBdr>
        </w:div>
        <w:div w:id="279721798">
          <w:marLeft w:val="640"/>
          <w:marRight w:val="0"/>
          <w:marTop w:val="0"/>
          <w:marBottom w:val="0"/>
          <w:divBdr>
            <w:top w:val="none" w:sz="0" w:space="0" w:color="auto"/>
            <w:left w:val="none" w:sz="0" w:space="0" w:color="auto"/>
            <w:bottom w:val="none" w:sz="0" w:space="0" w:color="auto"/>
            <w:right w:val="none" w:sz="0" w:space="0" w:color="auto"/>
          </w:divBdr>
        </w:div>
        <w:div w:id="206725900">
          <w:marLeft w:val="640"/>
          <w:marRight w:val="0"/>
          <w:marTop w:val="0"/>
          <w:marBottom w:val="0"/>
          <w:divBdr>
            <w:top w:val="none" w:sz="0" w:space="0" w:color="auto"/>
            <w:left w:val="none" w:sz="0" w:space="0" w:color="auto"/>
            <w:bottom w:val="none" w:sz="0" w:space="0" w:color="auto"/>
            <w:right w:val="none" w:sz="0" w:space="0" w:color="auto"/>
          </w:divBdr>
        </w:div>
        <w:div w:id="1437169357">
          <w:marLeft w:val="640"/>
          <w:marRight w:val="0"/>
          <w:marTop w:val="0"/>
          <w:marBottom w:val="0"/>
          <w:divBdr>
            <w:top w:val="none" w:sz="0" w:space="0" w:color="auto"/>
            <w:left w:val="none" w:sz="0" w:space="0" w:color="auto"/>
            <w:bottom w:val="none" w:sz="0" w:space="0" w:color="auto"/>
            <w:right w:val="none" w:sz="0" w:space="0" w:color="auto"/>
          </w:divBdr>
        </w:div>
        <w:div w:id="1857183523">
          <w:marLeft w:val="640"/>
          <w:marRight w:val="0"/>
          <w:marTop w:val="0"/>
          <w:marBottom w:val="0"/>
          <w:divBdr>
            <w:top w:val="none" w:sz="0" w:space="0" w:color="auto"/>
            <w:left w:val="none" w:sz="0" w:space="0" w:color="auto"/>
            <w:bottom w:val="none" w:sz="0" w:space="0" w:color="auto"/>
            <w:right w:val="none" w:sz="0" w:space="0" w:color="auto"/>
          </w:divBdr>
        </w:div>
        <w:div w:id="984703750">
          <w:marLeft w:val="640"/>
          <w:marRight w:val="0"/>
          <w:marTop w:val="0"/>
          <w:marBottom w:val="0"/>
          <w:divBdr>
            <w:top w:val="none" w:sz="0" w:space="0" w:color="auto"/>
            <w:left w:val="none" w:sz="0" w:space="0" w:color="auto"/>
            <w:bottom w:val="none" w:sz="0" w:space="0" w:color="auto"/>
            <w:right w:val="none" w:sz="0" w:space="0" w:color="auto"/>
          </w:divBdr>
        </w:div>
        <w:div w:id="1040976437">
          <w:marLeft w:val="640"/>
          <w:marRight w:val="0"/>
          <w:marTop w:val="0"/>
          <w:marBottom w:val="0"/>
          <w:divBdr>
            <w:top w:val="none" w:sz="0" w:space="0" w:color="auto"/>
            <w:left w:val="none" w:sz="0" w:space="0" w:color="auto"/>
            <w:bottom w:val="none" w:sz="0" w:space="0" w:color="auto"/>
            <w:right w:val="none" w:sz="0" w:space="0" w:color="auto"/>
          </w:divBdr>
        </w:div>
      </w:divsChild>
    </w:div>
    <w:div w:id="207449182">
      <w:marLeft w:val="640"/>
      <w:marRight w:val="0"/>
      <w:marTop w:val="0"/>
      <w:marBottom w:val="0"/>
      <w:divBdr>
        <w:top w:val="none" w:sz="0" w:space="0" w:color="auto"/>
        <w:left w:val="none" w:sz="0" w:space="0" w:color="auto"/>
        <w:bottom w:val="none" w:sz="0" w:space="0" w:color="auto"/>
        <w:right w:val="none" w:sz="0" w:space="0" w:color="auto"/>
      </w:divBdr>
    </w:div>
    <w:div w:id="208685481">
      <w:marLeft w:val="640"/>
      <w:marRight w:val="0"/>
      <w:marTop w:val="0"/>
      <w:marBottom w:val="0"/>
      <w:divBdr>
        <w:top w:val="none" w:sz="0" w:space="0" w:color="auto"/>
        <w:left w:val="none" w:sz="0" w:space="0" w:color="auto"/>
        <w:bottom w:val="none" w:sz="0" w:space="0" w:color="auto"/>
        <w:right w:val="none" w:sz="0" w:space="0" w:color="auto"/>
      </w:divBdr>
    </w:div>
    <w:div w:id="209998710">
      <w:marLeft w:val="0"/>
      <w:marRight w:val="0"/>
      <w:marTop w:val="0"/>
      <w:marBottom w:val="0"/>
      <w:divBdr>
        <w:top w:val="none" w:sz="0" w:space="0" w:color="auto"/>
        <w:left w:val="none" w:sz="0" w:space="0" w:color="auto"/>
        <w:bottom w:val="none" w:sz="0" w:space="0" w:color="auto"/>
        <w:right w:val="none" w:sz="0" w:space="0" w:color="auto"/>
      </w:divBdr>
    </w:div>
    <w:div w:id="210769096">
      <w:marLeft w:val="0"/>
      <w:marRight w:val="0"/>
      <w:marTop w:val="0"/>
      <w:marBottom w:val="0"/>
      <w:divBdr>
        <w:top w:val="none" w:sz="0" w:space="0" w:color="auto"/>
        <w:left w:val="none" w:sz="0" w:space="0" w:color="auto"/>
        <w:bottom w:val="none" w:sz="0" w:space="0" w:color="auto"/>
        <w:right w:val="none" w:sz="0" w:space="0" w:color="auto"/>
      </w:divBdr>
    </w:div>
    <w:div w:id="211625762">
      <w:bodyDiv w:val="1"/>
      <w:marLeft w:val="0"/>
      <w:marRight w:val="0"/>
      <w:marTop w:val="0"/>
      <w:marBottom w:val="0"/>
      <w:divBdr>
        <w:top w:val="none" w:sz="0" w:space="0" w:color="auto"/>
        <w:left w:val="none" w:sz="0" w:space="0" w:color="auto"/>
        <w:bottom w:val="none" w:sz="0" w:space="0" w:color="auto"/>
        <w:right w:val="none" w:sz="0" w:space="0" w:color="auto"/>
      </w:divBdr>
      <w:divsChild>
        <w:div w:id="1931311055">
          <w:marLeft w:val="640"/>
          <w:marRight w:val="0"/>
          <w:marTop w:val="0"/>
          <w:marBottom w:val="0"/>
          <w:divBdr>
            <w:top w:val="none" w:sz="0" w:space="0" w:color="auto"/>
            <w:left w:val="none" w:sz="0" w:space="0" w:color="auto"/>
            <w:bottom w:val="none" w:sz="0" w:space="0" w:color="auto"/>
            <w:right w:val="none" w:sz="0" w:space="0" w:color="auto"/>
          </w:divBdr>
        </w:div>
        <w:div w:id="651373659">
          <w:marLeft w:val="640"/>
          <w:marRight w:val="0"/>
          <w:marTop w:val="0"/>
          <w:marBottom w:val="0"/>
          <w:divBdr>
            <w:top w:val="none" w:sz="0" w:space="0" w:color="auto"/>
            <w:left w:val="none" w:sz="0" w:space="0" w:color="auto"/>
            <w:bottom w:val="none" w:sz="0" w:space="0" w:color="auto"/>
            <w:right w:val="none" w:sz="0" w:space="0" w:color="auto"/>
          </w:divBdr>
        </w:div>
        <w:div w:id="1643076005">
          <w:marLeft w:val="640"/>
          <w:marRight w:val="0"/>
          <w:marTop w:val="0"/>
          <w:marBottom w:val="0"/>
          <w:divBdr>
            <w:top w:val="none" w:sz="0" w:space="0" w:color="auto"/>
            <w:left w:val="none" w:sz="0" w:space="0" w:color="auto"/>
            <w:bottom w:val="none" w:sz="0" w:space="0" w:color="auto"/>
            <w:right w:val="none" w:sz="0" w:space="0" w:color="auto"/>
          </w:divBdr>
        </w:div>
        <w:div w:id="2005742632">
          <w:marLeft w:val="640"/>
          <w:marRight w:val="0"/>
          <w:marTop w:val="0"/>
          <w:marBottom w:val="0"/>
          <w:divBdr>
            <w:top w:val="none" w:sz="0" w:space="0" w:color="auto"/>
            <w:left w:val="none" w:sz="0" w:space="0" w:color="auto"/>
            <w:bottom w:val="none" w:sz="0" w:space="0" w:color="auto"/>
            <w:right w:val="none" w:sz="0" w:space="0" w:color="auto"/>
          </w:divBdr>
        </w:div>
        <w:div w:id="2129078421">
          <w:marLeft w:val="640"/>
          <w:marRight w:val="0"/>
          <w:marTop w:val="0"/>
          <w:marBottom w:val="0"/>
          <w:divBdr>
            <w:top w:val="none" w:sz="0" w:space="0" w:color="auto"/>
            <w:left w:val="none" w:sz="0" w:space="0" w:color="auto"/>
            <w:bottom w:val="none" w:sz="0" w:space="0" w:color="auto"/>
            <w:right w:val="none" w:sz="0" w:space="0" w:color="auto"/>
          </w:divBdr>
        </w:div>
        <w:div w:id="838469664">
          <w:marLeft w:val="640"/>
          <w:marRight w:val="0"/>
          <w:marTop w:val="0"/>
          <w:marBottom w:val="0"/>
          <w:divBdr>
            <w:top w:val="none" w:sz="0" w:space="0" w:color="auto"/>
            <w:left w:val="none" w:sz="0" w:space="0" w:color="auto"/>
            <w:bottom w:val="none" w:sz="0" w:space="0" w:color="auto"/>
            <w:right w:val="none" w:sz="0" w:space="0" w:color="auto"/>
          </w:divBdr>
        </w:div>
        <w:div w:id="442379290">
          <w:marLeft w:val="640"/>
          <w:marRight w:val="0"/>
          <w:marTop w:val="0"/>
          <w:marBottom w:val="0"/>
          <w:divBdr>
            <w:top w:val="none" w:sz="0" w:space="0" w:color="auto"/>
            <w:left w:val="none" w:sz="0" w:space="0" w:color="auto"/>
            <w:bottom w:val="none" w:sz="0" w:space="0" w:color="auto"/>
            <w:right w:val="none" w:sz="0" w:space="0" w:color="auto"/>
          </w:divBdr>
        </w:div>
        <w:div w:id="1680547939">
          <w:marLeft w:val="640"/>
          <w:marRight w:val="0"/>
          <w:marTop w:val="0"/>
          <w:marBottom w:val="0"/>
          <w:divBdr>
            <w:top w:val="none" w:sz="0" w:space="0" w:color="auto"/>
            <w:left w:val="none" w:sz="0" w:space="0" w:color="auto"/>
            <w:bottom w:val="none" w:sz="0" w:space="0" w:color="auto"/>
            <w:right w:val="none" w:sz="0" w:space="0" w:color="auto"/>
          </w:divBdr>
        </w:div>
        <w:div w:id="544028209">
          <w:marLeft w:val="640"/>
          <w:marRight w:val="0"/>
          <w:marTop w:val="0"/>
          <w:marBottom w:val="0"/>
          <w:divBdr>
            <w:top w:val="none" w:sz="0" w:space="0" w:color="auto"/>
            <w:left w:val="none" w:sz="0" w:space="0" w:color="auto"/>
            <w:bottom w:val="none" w:sz="0" w:space="0" w:color="auto"/>
            <w:right w:val="none" w:sz="0" w:space="0" w:color="auto"/>
          </w:divBdr>
        </w:div>
        <w:div w:id="626424855">
          <w:marLeft w:val="640"/>
          <w:marRight w:val="0"/>
          <w:marTop w:val="0"/>
          <w:marBottom w:val="0"/>
          <w:divBdr>
            <w:top w:val="none" w:sz="0" w:space="0" w:color="auto"/>
            <w:left w:val="none" w:sz="0" w:space="0" w:color="auto"/>
            <w:bottom w:val="none" w:sz="0" w:space="0" w:color="auto"/>
            <w:right w:val="none" w:sz="0" w:space="0" w:color="auto"/>
          </w:divBdr>
        </w:div>
        <w:div w:id="1055272111">
          <w:marLeft w:val="640"/>
          <w:marRight w:val="0"/>
          <w:marTop w:val="0"/>
          <w:marBottom w:val="0"/>
          <w:divBdr>
            <w:top w:val="none" w:sz="0" w:space="0" w:color="auto"/>
            <w:left w:val="none" w:sz="0" w:space="0" w:color="auto"/>
            <w:bottom w:val="none" w:sz="0" w:space="0" w:color="auto"/>
            <w:right w:val="none" w:sz="0" w:space="0" w:color="auto"/>
          </w:divBdr>
        </w:div>
        <w:div w:id="1110273463">
          <w:marLeft w:val="640"/>
          <w:marRight w:val="0"/>
          <w:marTop w:val="0"/>
          <w:marBottom w:val="0"/>
          <w:divBdr>
            <w:top w:val="none" w:sz="0" w:space="0" w:color="auto"/>
            <w:left w:val="none" w:sz="0" w:space="0" w:color="auto"/>
            <w:bottom w:val="none" w:sz="0" w:space="0" w:color="auto"/>
            <w:right w:val="none" w:sz="0" w:space="0" w:color="auto"/>
          </w:divBdr>
        </w:div>
        <w:div w:id="982005531">
          <w:marLeft w:val="640"/>
          <w:marRight w:val="0"/>
          <w:marTop w:val="0"/>
          <w:marBottom w:val="0"/>
          <w:divBdr>
            <w:top w:val="none" w:sz="0" w:space="0" w:color="auto"/>
            <w:left w:val="none" w:sz="0" w:space="0" w:color="auto"/>
            <w:bottom w:val="none" w:sz="0" w:space="0" w:color="auto"/>
            <w:right w:val="none" w:sz="0" w:space="0" w:color="auto"/>
          </w:divBdr>
        </w:div>
        <w:div w:id="470557123">
          <w:marLeft w:val="640"/>
          <w:marRight w:val="0"/>
          <w:marTop w:val="0"/>
          <w:marBottom w:val="0"/>
          <w:divBdr>
            <w:top w:val="none" w:sz="0" w:space="0" w:color="auto"/>
            <w:left w:val="none" w:sz="0" w:space="0" w:color="auto"/>
            <w:bottom w:val="none" w:sz="0" w:space="0" w:color="auto"/>
            <w:right w:val="none" w:sz="0" w:space="0" w:color="auto"/>
          </w:divBdr>
        </w:div>
        <w:div w:id="1911959068">
          <w:marLeft w:val="640"/>
          <w:marRight w:val="0"/>
          <w:marTop w:val="0"/>
          <w:marBottom w:val="0"/>
          <w:divBdr>
            <w:top w:val="none" w:sz="0" w:space="0" w:color="auto"/>
            <w:left w:val="none" w:sz="0" w:space="0" w:color="auto"/>
            <w:bottom w:val="none" w:sz="0" w:space="0" w:color="auto"/>
            <w:right w:val="none" w:sz="0" w:space="0" w:color="auto"/>
          </w:divBdr>
        </w:div>
        <w:div w:id="1579897838">
          <w:marLeft w:val="640"/>
          <w:marRight w:val="0"/>
          <w:marTop w:val="0"/>
          <w:marBottom w:val="0"/>
          <w:divBdr>
            <w:top w:val="none" w:sz="0" w:space="0" w:color="auto"/>
            <w:left w:val="none" w:sz="0" w:space="0" w:color="auto"/>
            <w:bottom w:val="none" w:sz="0" w:space="0" w:color="auto"/>
            <w:right w:val="none" w:sz="0" w:space="0" w:color="auto"/>
          </w:divBdr>
        </w:div>
        <w:div w:id="1617567024">
          <w:marLeft w:val="640"/>
          <w:marRight w:val="0"/>
          <w:marTop w:val="0"/>
          <w:marBottom w:val="0"/>
          <w:divBdr>
            <w:top w:val="none" w:sz="0" w:space="0" w:color="auto"/>
            <w:left w:val="none" w:sz="0" w:space="0" w:color="auto"/>
            <w:bottom w:val="none" w:sz="0" w:space="0" w:color="auto"/>
            <w:right w:val="none" w:sz="0" w:space="0" w:color="auto"/>
          </w:divBdr>
        </w:div>
        <w:div w:id="1816945951">
          <w:marLeft w:val="640"/>
          <w:marRight w:val="0"/>
          <w:marTop w:val="0"/>
          <w:marBottom w:val="0"/>
          <w:divBdr>
            <w:top w:val="none" w:sz="0" w:space="0" w:color="auto"/>
            <w:left w:val="none" w:sz="0" w:space="0" w:color="auto"/>
            <w:bottom w:val="none" w:sz="0" w:space="0" w:color="auto"/>
            <w:right w:val="none" w:sz="0" w:space="0" w:color="auto"/>
          </w:divBdr>
        </w:div>
        <w:div w:id="644775094">
          <w:marLeft w:val="640"/>
          <w:marRight w:val="0"/>
          <w:marTop w:val="0"/>
          <w:marBottom w:val="0"/>
          <w:divBdr>
            <w:top w:val="none" w:sz="0" w:space="0" w:color="auto"/>
            <w:left w:val="none" w:sz="0" w:space="0" w:color="auto"/>
            <w:bottom w:val="none" w:sz="0" w:space="0" w:color="auto"/>
            <w:right w:val="none" w:sz="0" w:space="0" w:color="auto"/>
          </w:divBdr>
        </w:div>
        <w:div w:id="2012414616">
          <w:marLeft w:val="640"/>
          <w:marRight w:val="0"/>
          <w:marTop w:val="0"/>
          <w:marBottom w:val="0"/>
          <w:divBdr>
            <w:top w:val="none" w:sz="0" w:space="0" w:color="auto"/>
            <w:left w:val="none" w:sz="0" w:space="0" w:color="auto"/>
            <w:bottom w:val="none" w:sz="0" w:space="0" w:color="auto"/>
            <w:right w:val="none" w:sz="0" w:space="0" w:color="auto"/>
          </w:divBdr>
        </w:div>
        <w:div w:id="1311473380">
          <w:marLeft w:val="640"/>
          <w:marRight w:val="0"/>
          <w:marTop w:val="0"/>
          <w:marBottom w:val="0"/>
          <w:divBdr>
            <w:top w:val="none" w:sz="0" w:space="0" w:color="auto"/>
            <w:left w:val="none" w:sz="0" w:space="0" w:color="auto"/>
            <w:bottom w:val="none" w:sz="0" w:space="0" w:color="auto"/>
            <w:right w:val="none" w:sz="0" w:space="0" w:color="auto"/>
          </w:divBdr>
        </w:div>
        <w:div w:id="2005278913">
          <w:marLeft w:val="640"/>
          <w:marRight w:val="0"/>
          <w:marTop w:val="0"/>
          <w:marBottom w:val="0"/>
          <w:divBdr>
            <w:top w:val="none" w:sz="0" w:space="0" w:color="auto"/>
            <w:left w:val="none" w:sz="0" w:space="0" w:color="auto"/>
            <w:bottom w:val="none" w:sz="0" w:space="0" w:color="auto"/>
            <w:right w:val="none" w:sz="0" w:space="0" w:color="auto"/>
          </w:divBdr>
        </w:div>
        <w:div w:id="517696314">
          <w:marLeft w:val="640"/>
          <w:marRight w:val="0"/>
          <w:marTop w:val="0"/>
          <w:marBottom w:val="0"/>
          <w:divBdr>
            <w:top w:val="none" w:sz="0" w:space="0" w:color="auto"/>
            <w:left w:val="none" w:sz="0" w:space="0" w:color="auto"/>
            <w:bottom w:val="none" w:sz="0" w:space="0" w:color="auto"/>
            <w:right w:val="none" w:sz="0" w:space="0" w:color="auto"/>
          </w:divBdr>
        </w:div>
        <w:div w:id="1840386933">
          <w:marLeft w:val="640"/>
          <w:marRight w:val="0"/>
          <w:marTop w:val="0"/>
          <w:marBottom w:val="0"/>
          <w:divBdr>
            <w:top w:val="none" w:sz="0" w:space="0" w:color="auto"/>
            <w:left w:val="none" w:sz="0" w:space="0" w:color="auto"/>
            <w:bottom w:val="none" w:sz="0" w:space="0" w:color="auto"/>
            <w:right w:val="none" w:sz="0" w:space="0" w:color="auto"/>
          </w:divBdr>
        </w:div>
        <w:div w:id="906040118">
          <w:marLeft w:val="640"/>
          <w:marRight w:val="0"/>
          <w:marTop w:val="0"/>
          <w:marBottom w:val="0"/>
          <w:divBdr>
            <w:top w:val="none" w:sz="0" w:space="0" w:color="auto"/>
            <w:left w:val="none" w:sz="0" w:space="0" w:color="auto"/>
            <w:bottom w:val="none" w:sz="0" w:space="0" w:color="auto"/>
            <w:right w:val="none" w:sz="0" w:space="0" w:color="auto"/>
          </w:divBdr>
        </w:div>
        <w:div w:id="1282497232">
          <w:marLeft w:val="640"/>
          <w:marRight w:val="0"/>
          <w:marTop w:val="0"/>
          <w:marBottom w:val="0"/>
          <w:divBdr>
            <w:top w:val="none" w:sz="0" w:space="0" w:color="auto"/>
            <w:left w:val="none" w:sz="0" w:space="0" w:color="auto"/>
            <w:bottom w:val="none" w:sz="0" w:space="0" w:color="auto"/>
            <w:right w:val="none" w:sz="0" w:space="0" w:color="auto"/>
          </w:divBdr>
        </w:div>
        <w:div w:id="1266232467">
          <w:marLeft w:val="640"/>
          <w:marRight w:val="0"/>
          <w:marTop w:val="0"/>
          <w:marBottom w:val="0"/>
          <w:divBdr>
            <w:top w:val="none" w:sz="0" w:space="0" w:color="auto"/>
            <w:left w:val="none" w:sz="0" w:space="0" w:color="auto"/>
            <w:bottom w:val="none" w:sz="0" w:space="0" w:color="auto"/>
            <w:right w:val="none" w:sz="0" w:space="0" w:color="auto"/>
          </w:divBdr>
        </w:div>
        <w:div w:id="747046103">
          <w:marLeft w:val="640"/>
          <w:marRight w:val="0"/>
          <w:marTop w:val="0"/>
          <w:marBottom w:val="0"/>
          <w:divBdr>
            <w:top w:val="none" w:sz="0" w:space="0" w:color="auto"/>
            <w:left w:val="none" w:sz="0" w:space="0" w:color="auto"/>
            <w:bottom w:val="none" w:sz="0" w:space="0" w:color="auto"/>
            <w:right w:val="none" w:sz="0" w:space="0" w:color="auto"/>
          </w:divBdr>
        </w:div>
        <w:div w:id="1132793628">
          <w:marLeft w:val="640"/>
          <w:marRight w:val="0"/>
          <w:marTop w:val="0"/>
          <w:marBottom w:val="0"/>
          <w:divBdr>
            <w:top w:val="none" w:sz="0" w:space="0" w:color="auto"/>
            <w:left w:val="none" w:sz="0" w:space="0" w:color="auto"/>
            <w:bottom w:val="none" w:sz="0" w:space="0" w:color="auto"/>
            <w:right w:val="none" w:sz="0" w:space="0" w:color="auto"/>
          </w:divBdr>
        </w:div>
        <w:div w:id="952440780">
          <w:marLeft w:val="640"/>
          <w:marRight w:val="0"/>
          <w:marTop w:val="0"/>
          <w:marBottom w:val="0"/>
          <w:divBdr>
            <w:top w:val="none" w:sz="0" w:space="0" w:color="auto"/>
            <w:left w:val="none" w:sz="0" w:space="0" w:color="auto"/>
            <w:bottom w:val="none" w:sz="0" w:space="0" w:color="auto"/>
            <w:right w:val="none" w:sz="0" w:space="0" w:color="auto"/>
          </w:divBdr>
        </w:div>
        <w:div w:id="1654869598">
          <w:marLeft w:val="640"/>
          <w:marRight w:val="0"/>
          <w:marTop w:val="0"/>
          <w:marBottom w:val="0"/>
          <w:divBdr>
            <w:top w:val="none" w:sz="0" w:space="0" w:color="auto"/>
            <w:left w:val="none" w:sz="0" w:space="0" w:color="auto"/>
            <w:bottom w:val="none" w:sz="0" w:space="0" w:color="auto"/>
            <w:right w:val="none" w:sz="0" w:space="0" w:color="auto"/>
          </w:divBdr>
        </w:div>
        <w:div w:id="1154299539">
          <w:marLeft w:val="640"/>
          <w:marRight w:val="0"/>
          <w:marTop w:val="0"/>
          <w:marBottom w:val="0"/>
          <w:divBdr>
            <w:top w:val="none" w:sz="0" w:space="0" w:color="auto"/>
            <w:left w:val="none" w:sz="0" w:space="0" w:color="auto"/>
            <w:bottom w:val="none" w:sz="0" w:space="0" w:color="auto"/>
            <w:right w:val="none" w:sz="0" w:space="0" w:color="auto"/>
          </w:divBdr>
        </w:div>
        <w:div w:id="979767968">
          <w:marLeft w:val="640"/>
          <w:marRight w:val="0"/>
          <w:marTop w:val="0"/>
          <w:marBottom w:val="0"/>
          <w:divBdr>
            <w:top w:val="none" w:sz="0" w:space="0" w:color="auto"/>
            <w:left w:val="none" w:sz="0" w:space="0" w:color="auto"/>
            <w:bottom w:val="none" w:sz="0" w:space="0" w:color="auto"/>
            <w:right w:val="none" w:sz="0" w:space="0" w:color="auto"/>
          </w:divBdr>
        </w:div>
        <w:div w:id="124278367">
          <w:marLeft w:val="640"/>
          <w:marRight w:val="0"/>
          <w:marTop w:val="0"/>
          <w:marBottom w:val="0"/>
          <w:divBdr>
            <w:top w:val="none" w:sz="0" w:space="0" w:color="auto"/>
            <w:left w:val="none" w:sz="0" w:space="0" w:color="auto"/>
            <w:bottom w:val="none" w:sz="0" w:space="0" w:color="auto"/>
            <w:right w:val="none" w:sz="0" w:space="0" w:color="auto"/>
          </w:divBdr>
        </w:div>
        <w:div w:id="209001155">
          <w:marLeft w:val="640"/>
          <w:marRight w:val="0"/>
          <w:marTop w:val="0"/>
          <w:marBottom w:val="0"/>
          <w:divBdr>
            <w:top w:val="none" w:sz="0" w:space="0" w:color="auto"/>
            <w:left w:val="none" w:sz="0" w:space="0" w:color="auto"/>
            <w:bottom w:val="none" w:sz="0" w:space="0" w:color="auto"/>
            <w:right w:val="none" w:sz="0" w:space="0" w:color="auto"/>
          </w:divBdr>
        </w:div>
        <w:div w:id="261425180">
          <w:marLeft w:val="640"/>
          <w:marRight w:val="0"/>
          <w:marTop w:val="0"/>
          <w:marBottom w:val="0"/>
          <w:divBdr>
            <w:top w:val="none" w:sz="0" w:space="0" w:color="auto"/>
            <w:left w:val="none" w:sz="0" w:space="0" w:color="auto"/>
            <w:bottom w:val="none" w:sz="0" w:space="0" w:color="auto"/>
            <w:right w:val="none" w:sz="0" w:space="0" w:color="auto"/>
          </w:divBdr>
        </w:div>
        <w:div w:id="1070151507">
          <w:marLeft w:val="640"/>
          <w:marRight w:val="0"/>
          <w:marTop w:val="0"/>
          <w:marBottom w:val="0"/>
          <w:divBdr>
            <w:top w:val="none" w:sz="0" w:space="0" w:color="auto"/>
            <w:left w:val="none" w:sz="0" w:space="0" w:color="auto"/>
            <w:bottom w:val="none" w:sz="0" w:space="0" w:color="auto"/>
            <w:right w:val="none" w:sz="0" w:space="0" w:color="auto"/>
          </w:divBdr>
        </w:div>
        <w:div w:id="1261837092">
          <w:marLeft w:val="640"/>
          <w:marRight w:val="0"/>
          <w:marTop w:val="0"/>
          <w:marBottom w:val="0"/>
          <w:divBdr>
            <w:top w:val="none" w:sz="0" w:space="0" w:color="auto"/>
            <w:left w:val="none" w:sz="0" w:space="0" w:color="auto"/>
            <w:bottom w:val="none" w:sz="0" w:space="0" w:color="auto"/>
            <w:right w:val="none" w:sz="0" w:space="0" w:color="auto"/>
          </w:divBdr>
        </w:div>
        <w:div w:id="193887751">
          <w:marLeft w:val="640"/>
          <w:marRight w:val="0"/>
          <w:marTop w:val="0"/>
          <w:marBottom w:val="0"/>
          <w:divBdr>
            <w:top w:val="none" w:sz="0" w:space="0" w:color="auto"/>
            <w:left w:val="none" w:sz="0" w:space="0" w:color="auto"/>
            <w:bottom w:val="none" w:sz="0" w:space="0" w:color="auto"/>
            <w:right w:val="none" w:sz="0" w:space="0" w:color="auto"/>
          </w:divBdr>
        </w:div>
        <w:div w:id="102237450">
          <w:marLeft w:val="640"/>
          <w:marRight w:val="0"/>
          <w:marTop w:val="0"/>
          <w:marBottom w:val="0"/>
          <w:divBdr>
            <w:top w:val="none" w:sz="0" w:space="0" w:color="auto"/>
            <w:left w:val="none" w:sz="0" w:space="0" w:color="auto"/>
            <w:bottom w:val="none" w:sz="0" w:space="0" w:color="auto"/>
            <w:right w:val="none" w:sz="0" w:space="0" w:color="auto"/>
          </w:divBdr>
        </w:div>
        <w:div w:id="1500659925">
          <w:marLeft w:val="640"/>
          <w:marRight w:val="0"/>
          <w:marTop w:val="0"/>
          <w:marBottom w:val="0"/>
          <w:divBdr>
            <w:top w:val="none" w:sz="0" w:space="0" w:color="auto"/>
            <w:left w:val="none" w:sz="0" w:space="0" w:color="auto"/>
            <w:bottom w:val="none" w:sz="0" w:space="0" w:color="auto"/>
            <w:right w:val="none" w:sz="0" w:space="0" w:color="auto"/>
          </w:divBdr>
        </w:div>
      </w:divsChild>
    </w:div>
    <w:div w:id="213468337">
      <w:bodyDiv w:val="1"/>
      <w:marLeft w:val="0"/>
      <w:marRight w:val="0"/>
      <w:marTop w:val="0"/>
      <w:marBottom w:val="0"/>
      <w:divBdr>
        <w:top w:val="none" w:sz="0" w:space="0" w:color="auto"/>
        <w:left w:val="none" w:sz="0" w:space="0" w:color="auto"/>
        <w:bottom w:val="none" w:sz="0" w:space="0" w:color="auto"/>
        <w:right w:val="none" w:sz="0" w:space="0" w:color="auto"/>
      </w:divBdr>
      <w:divsChild>
        <w:div w:id="1288465949">
          <w:marLeft w:val="640"/>
          <w:marRight w:val="0"/>
          <w:marTop w:val="0"/>
          <w:marBottom w:val="0"/>
          <w:divBdr>
            <w:top w:val="none" w:sz="0" w:space="0" w:color="auto"/>
            <w:left w:val="none" w:sz="0" w:space="0" w:color="auto"/>
            <w:bottom w:val="none" w:sz="0" w:space="0" w:color="auto"/>
            <w:right w:val="none" w:sz="0" w:space="0" w:color="auto"/>
          </w:divBdr>
        </w:div>
        <w:div w:id="2028020525">
          <w:marLeft w:val="640"/>
          <w:marRight w:val="0"/>
          <w:marTop w:val="0"/>
          <w:marBottom w:val="0"/>
          <w:divBdr>
            <w:top w:val="none" w:sz="0" w:space="0" w:color="auto"/>
            <w:left w:val="none" w:sz="0" w:space="0" w:color="auto"/>
            <w:bottom w:val="none" w:sz="0" w:space="0" w:color="auto"/>
            <w:right w:val="none" w:sz="0" w:space="0" w:color="auto"/>
          </w:divBdr>
        </w:div>
        <w:div w:id="1786925957">
          <w:marLeft w:val="640"/>
          <w:marRight w:val="0"/>
          <w:marTop w:val="0"/>
          <w:marBottom w:val="0"/>
          <w:divBdr>
            <w:top w:val="none" w:sz="0" w:space="0" w:color="auto"/>
            <w:left w:val="none" w:sz="0" w:space="0" w:color="auto"/>
            <w:bottom w:val="none" w:sz="0" w:space="0" w:color="auto"/>
            <w:right w:val="none" w:sz="0" w:space="0" w:color="auto"/>
          </w:divBdr>
        </w:div>
        <w:div w:id="1301887447">
          <w:marLeft w:val="640"/>
          <w:marRight w:val="0"/>
          <w:marTop w:val="0"/>
          <w:marBottom w:val="0"/>
          <w:divBdr>
            <w:top w:val="none" w:sz="0" w:space="0" w:color="auto"/>
            <w:left w:val="none" w:sz="0" w:space="0" w:color="auto"/>
            <w:bottom w:val="none" w:sz="0" w:space="0" w:color="auto"/>
            <w:right w:val="none" w:sz="0" w:space="0" w:color="auto"/>
          </w:divBdr>
        </w:div>
        <w:div w:id="2002351332">
          <w:marLeft w:val="640"/>
          <w:marRight w:val="0"/>
          <w:marTop w:val="0"/>
          <w:marBottom w:val="0"/>
          <w:divBdr>
            <w:top w:val="none" w:sz="0" w:space="0" w:color="auto"/>
            <w:left w:val="none" w:sz="0" w:space="0" w:color="auto"/>
            <w:bottom w:val="none" w:sz="0" w:space="0" w:color="auto"/>
            <w:right w:val="none" w:sz="0" w:space="0" w:color="auto"/>
          </w:divBdr>
        </w:div>
        <w:div w:id="1547376686">
          <w:marLeft w:val="640"/>
          <w:marRight w:val="0"/>
          <w:marTop w:val="0"/>
          <w:marBottom w:val="0"/>
          <w:divBdr>
            <w:top w:val="none" w:sz="0" w:space="0" w:color="auto"/>
            <w:left w:val="none" w:sz="0" w:space="0" w:color="auto"/>
            <w:bottom w:val="none" w:sz="0" w:space="0" w:color="auto"/>
            <w:right w:val="none" w:sz="0" w:space="0" w:color="auto"/>
          </w:divBdr>
        </w:div>
        <w:div w:id="774862622">
          <w:marLeft w:val="640"/>
          <w:marRight w:val="0"/>
          <w:marTop w:val="0"/>
          <w:marBottom w:val="0"/>
          <w:divBdr>
            <w:top w:val="none" w:sz="0" w:space="0" w:color="auto"/>
            <w:left w:val="none" w:sz="0" w:space="0" w:color="auto"/>
            <w:bottom w:val="none" w:sz="0" w:space="0" w:color="auto"/>
            <w:right w:val="none" w:sz="0" w:space="0" w:color="auto"/>
          </w:divBdr>
        </w:div>
        <w:div w:id="1902593354">
          <w:marLeft w:val="640"/>
          <w:marRight w:val="0"/>
          <w:marTop w:val="0"/>
          <w:marBottom w:val="0"/>
          <w:divBdr>
            <w:top w:val="none" w:sz="0" w:space="0" w:color="auto"/>
            <w:left w:val="none" w:sz="0" w:space="0" w:color="auto"/>
            <w:bottom w:val="none" w:sz="0" w:space="0" w:color="auto"/>
            <w:right w:val="none" w:sz="0" w:space="0" w:color="auto"/>
          </w:divBdr>
        </w:div>
        <w:div w:id="1487480389">
          <w:marLeft w:val="640"/>
          <w:marRight w:val="0"/>
          <w:marTop w:val="0"/>
          <w:marBottom w:val="0"/>
          <w:divBdr>
            <w:top w:val="none" w:sz="0" w:space="0" w:color="auto"/>
            <w:left w:val="none" w:sz="0" w:space="0" w:color="auto"/>
            <w:bottom w:val="none" w:sz="0" w:space="0" w:color="auto"/>
            <w:right w:val="none" w:sz="0" w:space="0" w:color="auto"/>
          </w:divBdr>
        </w:div>
        <w:div w:id="643388440">
          <w:marLeft w:val="640"/>
          <w:marRight w:val="0"/>
          <w:marTop w:val="0"/>
          <w:marBottom w:val="0"/>
          <w:divBdr>
            <w:top w:val="none" w:sz="0" w:space="0" w:color="auto"/>
            <w:left w:val="none" w:sz="0" w:space="0" w:color="auto"/>
            <w:bottom w:val="none" w:sz="0" w:space="0" w:color="auto"/>
            <w:right w:val="none" w:sz="0" w:space="0" w:color="auto"/>
          </w:divBdr>
        </w:div>
        <w:div w:id="347223042">
          <w:marLeft w:val="640"/>
          <w:marRight w:val="0"/>
          <w:marTop w:val="0"/>
          <w:marBottom w:val="0"/>
          <w:divBdr>
            <w:top w:val="none" w:sz="0" w:space="0" w:color="auto"/>
            <w:left w:val="none" w:sz="0" w:space="0" w:color="auto"/>
            <w:bottom w:val="none" w:sz="0" w:space="0" w:color="auto"/>
            <w:right w:val="none" w:sz="0" w:space="0" w:color="auto"/>
          </w:divBdr>
        </w:div>
        <w:div w:id="1967277101">
          <w:marLeft w:val="640"/>
          <w:marRight w:val="0"/>
          <w:marTop w:val="0"/>
          <w:marBottom w:val="0"/>
          <w:divBdr>
            <w:top w:val="none" w:sz="0" w:space="0" w:color="auto"/>
            <w:left w:val="none" w:sz="0" w:space="0" w:color="auto"/>
            <w:bottom w:val="none" w:sz="0" w:space="0" w:color="auto"/>
            <w:right w:val="none" w:sz="0" w:space="0" w:color="auto"/>
          </w:divBdr>
        </w:div>
        <w:div w:id="1298336203">
          <w:marLeft w:val="640"/>
          <w:marRight w:val="0"/>
          <w:marTop w:val="0"/>
          <w:marBottom w:val="0"/>
          <w:divBdr>
            <w:top w:val="none" w:sz="0" w:space="0" w:color="auto"/>
            <w:left w:val="none" w:sz="0" w:space="0" w:color="auto"/>
            <w:bottom w:val="none" w:sz="0" w:space="0" w:color="auto"/>
            <w:right w:val="none" w:sz="0" w:space="0" w:color="auto"/>
          </w:divBdr>
        </w:div>
        <w:div w:id="775174375">
          <w:marLeft w:val="640"/>
          <w:marRight w:val="0"/>
          <w:marTop w:val="0"/>
          <w:marBottom w:val="0"/>
          <w:divBdr>
            <w:top w:val="none" w:sz="0" w:space="0" w:color="auto"/>
            <w:left w:val="none" w:sz="0" w:space="0" w:color="auto"/>
            <w:bottom w:val="none" w:sz="0" w:space="0" w:color="auto"/>
            <w:right w:val="none" w:sz="0" w:space="0" w:color="auto"/>
          </w:divBdr>
        </w:div>
        <w:div w:id="299191338">
          <w:marLeft w:val="640"/>
          <w:marRight w:val="0"/>
          <w:marTop w:val="0"/>
          <w:marBottom w:val="0"/>
          <w:divBdr>
            <w:top w:val="none" w:sz="0" w:space="0" w:color="auto"/>
            <w:left w:val="none" w:sz="0" w:space="0" w:color="auto"/>
            <w:bottom w:val="none" w:sz="0" w:space="0" w:color="auto"/>
            <w:right w:val="none" w:sz="0" w:space="0" w:color="auto"/>
          </w:divBdr>
        </w:div>
        <w:div w:id="844443280">
          <w:marLeft w:val="640"/>
          <w:marRight w:val="0"/>
          <w:marTop w:val="0"/>
          <w:marBottom w:val="0"/>
          <w:divBdr>
            <w:top w:val="none" w:sz="0" w:space="0" w:color="auto"/>
            <w:left w:val="none" w:sz="0" w:space="0" w:color="auto"/>
            <w:bottom w:val="none" w:sz="0" w:space="0" w:color="auto"/>
            <w:right w:val="none" w:sz="0" w:space="0" w:color="auto"/>
          </w:divBdr>
        </w:div>
        <w:div w:id="178278588">
          <w:marLeft w:val="640"/>
          <w:marRight w:val="0"/>
          <w:marTop w:val="0"/>
          <w:marBottom w:val="0"/>
          <w:divBdr>
            <w:top w:val="none" w:sz="0" w:space="0" w:color="auto"/>
            <w:left w:val="none" w:sz="0" w:space="0" w:color="auto"/>
            <w:bottom w:val="none" w:sz="0" w:space="0" w:color="auto"/>
            <w:right w:val="none" w:sz="0" w:space="0" w:color="auto"/>
          </w:divBdr>
        </w:div>
        <w:div w:id="210726337">
          <w:marLeft w:val="640"/>
          <w:marRight w:val="0"/>
          <w:marTop w:val="0"/>
          <w:marBottom w:val="0"/>
          <w:divBdr>
            <w:top w:val="none" w:sz="0" w:space="0" w:color="auto"/>
            <w:left w:val="none" w:sz="0" w:space="0" w:color="auto"/>
            <w:bottom w:val="none" w:sz="0" w:space="0" w:color="auto"/>
            <w:right w:val="none" w:sz="0" w:space="0" w:color="auto"/>
          </w:divBdr>
        </w:div>
        <w:div w:id="363294306">
          <w:marLeft w:val="640"/>
          <w:marRight w:val="0"/>
          <w:marTop w:val="0"/>
          <w:marBottom w:val="0"/>
          <w:divBdr>
            <w:top w:val="none" w:sz="0" w:space="0" w:color="auto"/>
            <w:left w:val="none" w:sz="0" w:space="0" w:color="auto"/>
            <w:bottom w:val="none" w:sz="0" w:space="0" w:color="auto"/>
            <w:right w:val="none" w:sz="0" w:space="0" w:color="auto"/>
          </w:divBdr>
        </w:div>
        <w:div w:id="345400118">
          <w:marLeft w:val="640"/>
          <w:marRight w:val="0"/>
          <w:marTop w:val="0"/>
          <w:marBottom w:val="0"/>
          <w:divBdr>
            <w:top w:val="none" w:sz="0" w:space="0" w:color="auto"/>
            <w:left w:val="none" w:sz="0" w:space="0" w:color="auto"/>
            <w:bottom w:val="none" w:sz="0" w:space="0" w:color="auto"/>
            <w:right w:val="none" w:sz="0" w:space="0" w:color="auto"/>
          </w:divBdr>
        </w:div>
        <w:div w:id="312030909">
          <w:marLeft w:val="640"/>
          <w:marRight w:val="0"/>
          <w:marTop w:val="0"/>
          <w:marBottom w:val="0"/>
          <w:divBdr>
            <w:top w:val="none" w:sz="0" w:space="0" w:color="auto"/>
            <w:left w:val="none" w:sz="0" w:space="0" w:color="auto"/>
            <w:bottom w:val="none" w:sz="0" w:space="0" w:color="auto"/>
            <w:right w:val="none" w:sz="0" w:space="0" w:color="auto"/>
          </w:divBdr>
        </w:div>
        <w:div w:id="324743115">
          <w:marLeft w:val="640"/>
          <w:marRight w:val="0"/>
          <w:marTop w:val="0"/>
          <w:marBottom w:val="0"/>
          <w:divBdr>
            <w:top w:val="none" w:sz="0" w:space="0" w:color="auto"/>
            <w:left w:val="none" w:sz="0" w:space="0" w:color="auto"/>
            <w:bottom w:val="none" w:sz="0" w:space="0" w:color="auto"/>
            <w:right w:val="none" w:sz="0" w:space="0" w:color="auto"/>
          </w:divBdr>
        </w:div>
        <w:div w:id="2041127912">
          <w:marLeft w:val="640"/>
          <w:marRight w:val="0"/>
          <w:marTop w:val="0"/>
          <w:marBottom w:val="0"/>
          <w:divBdr>
            <w:top w:val="none" w:sz="0" w:space="0" w:color="auto"/>
            <w:left w:val="none" w:sz="0" w:space="0" w:color="auto"/>
            <w:bottom w:val="none" w:sz="0" w:space="0" w:color="auto"/>
            <w:right w:val="none" w:sz="0" w:space="0" w:color="auto"/>
          </w:divBdr>
        </w:div>
        <w:div w:id="1143544764">
          <w:marLeft w:val="640"/>
          <w:marRight w:val="0"/>
          <w:marTop w:val="0"/>
          <w:marBottom w:val="0"/>
          <w:divBdr>
            <w:top w:val="none" w:sz="0" w:space="0" w:color="auto"/>
            <w:left w:val="none" w:sz="0" w:space="0" w:color="auto"/>
            <w:bottom w:val="none" w:sz="0" w:space="0" w:color="auto"/>
            <w:right w:val="none" w:sz="0" w:space="0" w:color="auto"/>
          </w:divBdr>
        </w:div>
        <w:div w:id="426731004">
          <w:marLeft w:val="640"/>
          <w:marRight w:val="0"/>
          <w:marTop w:val="0"/>
          <w:marBottom w:val="0"/>
          <w:divBdr>
            <w:top w:val="none" w:sz="0" w:space="0" w:color="auto"/>
            <w:left w:val="none" w:sz="0" w:space="0" w:color="auto"/>
            <w:bottom w:val="none" w:sz="0" w:space="0" w:color="auto"/>
            <w:right w:val="none" w:sz="0" w:space="0" w:color="auto"/>
          </w:divBdr>
        </w:div>
        <w:div w:id="2057779247">
          <w:marLeft w:val="640"/>
          <w:marRight w:val="0"/>
          <w:marTop w:val="0"/>
          <w:marBottom w:val="0"/>
          <w:divBdr>
            <w:top w:val="none" w:sz="0" w:space="0" w:color="auto"/>
            <w:left w:val="none" w:sz="0" w:space="0" w:color="auto"/>
            <w:bottom w:val="none" w:sz="0" w:space="0" w:color="auto"/>
            <w:right w:val="none" w:sz="0" w:space="0" w:color="auto"/>
          </w:divBdr>
        </w:div>
        <w:div w:id="139158405">
          <w:marLeft w:val="640"/>
          <w:marRight w:val="0"/>
          <w:marTop w:val="0"/>
          <w:marBottom w:val="0"/>
          <w:divBdr>
            <w:top w:val="none" w:sz="0" w:space="0" w:color="auto"/>
            <w:left w:val="none" w:sz="0" w:space="0" w:color="auto"/>
            <w:bottom w:val="none" w:sz="0" w:space="0" w:color="auto"/>
            <w:right w:val="none" w:sz="0" w:space="0" w:color="auto"/>
          </w:divBdr>
        </w:div>
        <w:div w:id="980960443">
          <w:marLeft w:val="640"/>
          <w:marRight w:val="0"/>
          <w:marTop w:val="0"/>
          <w:marBottom w:val="0"/>
          <w:divBdr>
            <w:top w:val="none" w:sz="0" w:space="0" w:color="auto"/>
            <w:left w:val="none" w:sz="0" w:space="0" w:color="auto"/>
            <w:bottom w:val="none" w:sz="0" w:space="0" w:color="auto"/>
            <w:right w:val="none" w:sz="0" w:space="0" w:color="auto"/>
          </w:divBdr>
        </w:div>
        <w:div w:id="261956282">
          <w:marLeft w:val="640"/>
          <w:marRight w:val="0"/>
          <w:marTop w:val="0"/>
          <w:marBottom w:val="0"/>
          <w:divBdr>
            <w:top w:val="none" w:sz="0" w:space="0" w:color="auto"/>
            <w:left w:val="none" w:sz="0" w:space="0" w:color="auto"/>
            <w:bottom w:val="none" w:sz="0" w:space="0" w:color="auto"/>
            <w:right w:val="none" w:sz="0" w:space="0" w:color="auto"/>
          </w:divBdr>
        </w:div>
        <w:div w:id="765080062">
          <w:marLeft w:val="640"/>
          <w:marRight w:val="0"/>
          <w:marTop w:val="0"/>
          <w:marBottom w:val="0"/>
          <w:divBdr>
            <w:top w:val="none" w:sz="0" w:space="0" w:color="auto"/>
            <w:left w:val="none" w:sz="0" w:space="0" w:color="auto"/>
            <w:bottom w:val="none" w:sz="0" w:space="0" w:color="auto"/>
            <w:right w:val="none" w:sz="0" w:space="0" w:color="auto"/>
          </w:divBdr>
        </w:div>
        <w:div w:id="1724719406">
          <w:marLeft w:val="640"/>
          <w:marRight w:val="0"/>
          <w:marTop w:val="0"/>
          <w:marBottom w:val="0"/>
          <w:divBdr>
            <w:top w:val="none" w:sz="0" w:space="0" w:color="auto"/>
            <w:left w:val="none" w:sz="0" w:space="0" w:color="auto"/>
            <w:bottom w:val="none" w:sz="0" w:space="0" w:color="auto"/>
            <w:right w:val="none" w:sz="0" w:space="0" w:color="auto"/>
          </w:divBdr>
        </w:div>
        <w:div w:id="2109694760">
          <w:marLeft w:val="640"/>
          <w:marRight w:val="0"/>
          <w:marTop w:val="0"/>
          <w:marBottom w:val="0"/>
          <w:divBdr>
            <w:top w:val="none" w:sz="0" w:space="0" w:color="auto"/>
            <w:left w:val="none" w:sz="0" w:space="0" w:color="auto"/>
            <w:bottom w:val="none" w:sz="0" w:space="0" w:color="auto"/>
            <w:right w:val="none" w:sz="0" w:space="0" w:color="auto"/>
          </w:divBdr>
        </w:div>
        <w:div w:id="1176385859">
          <w:marLeft w:val="640"/>
          <w:marRight w:val="0"/>
          <w:marTop w:val="0"/>
          <w:marBottom w:val="0"/>
          <w:divBdr>
            <w:top w:val="none" w:sz="0" w:space="0" w:color="auto"/>
            <w:left w:val="none" w:sz="0" w:space="0" w:color="auto"/>
            <w:bottom w:val="none" w:sz="0" w:space="0" w:color="auto"/>
            <w:right w:val="none" w:sz="0" w:space="0" w:color="auto"/>
          </w:divBdr>
        </w:div>
        <w:div w:id="515997514">
          <w:marLeft w:val="640"/>
          <w:marRight w:val="0"/>
          <w:marTop w:val="0"/>
          <w:marBottom w:val="0"/>
          <w:divBdr>
            <w:top w:val="none" w:sz="0" w:space="0" w:color="auto"/>
            <w:left w:val="none" w:sz="0" w:space="0" w:color="auto"/>
            <w:bottom w:val="none" w:sz="0" w:space="0" w:color="auto"/>
            <w:right w:val="none" w:sz="0" w:space="0" w:color="auto"/>
          </w:divBdr>
        </w:div>
        <w:div w:id="1616210104">
          <w:marLeft w:val="640"/>
          <w:marRight w:val="0"/>
          <w:marTop w:val="0"/>
          <w:marBottom w:val="0"/>
          <w:divBdr>
            <w:top w:val="none" w:sz="0" w:space="0" w:color="auto"/>
            <w:left w:val="none" w:sz="0" w:space="0" w:color="auto"/>
            <w:bottom w:val="none" w:sz="0" w:space="0" w:color="auto"/>
            <w:right w:val="none" w:sz="0" w:space="0" w:color="auto"/>
          </w:divBdr>
        </w:div>
        <w:div w:id="852916162">
          <w:marLeft w:val="640"/>
          <w:marRight w:val="0"/>
          <w:marTop w:val="0"/>
          <w:marBottom w:val="0"/>
          <w:divBdr>
            <w:top w:val="none" w:sz="0" w:space="0" w:color="auto"/>
            <w:left w:val="none" w:sz="0" w:space="0" w:color="auto"/>
            <w:bottom w:val="none" w:sz="0" w:space="0" w:color="auto"/>
            <w:right w:val="none" w:sz="0" w:space="0" w:color="auto"/>
          </w:divBdr>
        </w:div>
        <w:div w:id="1440489967">
          <w:marLeft w:val="640"/>
          <w:marRight w:val="0"/>
          <w:marTop w:val="0"/>
          <w:marBottom w:val="0"/>
          <w:divBdr>
            <w:top w:val="none" w:sz="0" w:space="0" w:color="auto"/>
            <w:left w:val="none" w:sz="0" w:space="0" w:color="auto"/>
            <w:bottom w:val="none" w:sz="0" w:space="0" w:color="auto"/>
            <w:right w:val="none" w:sz="0" w:space="0" w:color="auto"/>
          </w:divBdr>
        </w:div>
        <w:div w:id="1005478951">
          <w:marLeft w:val="640"/>
          <w:marRight w:val="0"/>
          <w:marTop w:val="0"/>
          <w:marBottom w:val="0"/>
          <w:divBdr>
            <w:top w:val="none" w:sz="0" w:space="0" w:color="auto"/>
            <w:left w:val="none" w:sz="0" w:space="0" w:color="auto"/>
            <w:bottom w:val="none" w:sz="0" w:space="0" w:color="auto"/>
            <w:right w:val="none" w:sz="0" w:space="0" w:color="auto"/>
          </w:divBdr>
        </w:div>
        <w:div w:id="806701574">
          <w:marLeft w:val="640"/>
          <w:marRight w:val="0"/>
          <w:marTop w:val="0"/>
          <w:marBottom w:val="0"/>
          <w:divBdr>
            <w:top w:val="none" w:sz="0" w:space="0" w:color="auto"/>
            <w:left w:val="none" w:sz="0" w:space="0" w:color="auto"/>
            <w:bottom w:val="none" w:sz="0" w:space="0" w:color="auto"/>
            <w:right w:val="none" w:sz="0" w:space="0" w:color="auto"/>
          </w:divBdr>
        </w:div>
        <w:div w:id="479812228">
          <w:marLeft w:val="640"/>
          <w:marRight w:val="0"/>
          <w:marTop w:val="0"/>
          <w:marBottom w:val="0"/>
          <w:divBdr>
            <w:top w:val="none" w:sz="0" w:space="0" w:color="auto"/>
            <w:left w:val="none" w:sz="0" w:space="0" w:color="auto"/>
            <w:bottom w:val="none" w:sz="0" w:space="0" w:color="auto"/>
            <w:right w:val="none" w:sz="0" w:space="0" w:color="auto"/>
          </w:divBdr>
        </w:div>
        <w:div w:id="1193298971">
          <w:marLeft w:val="640"/>
          <w:marRight w:val="0"/>
          <w:marTop w:val="0"/>
          <w:marBottom w:val="0"/>
          <w:divBdr>
            <w:top w:val="none" w:sz="0" w:space="0" w:color="auto"/>
            <w:left w:val="none" w:sz="0" w:space="0" w:color="auto"/>
            <w:bottom w:val="none" w:sz="0" w:space="0" w:color="auto"/>
            <w:right w:val="none" w:sz="0" w:space="0" w:color="auto"/>
          </w:divBdr>
        </w:div>
      </w:divsChild>
    </w:div>
    <w:div w:id="213663197">
      <w:marLeft w:val="0"/>
      <w:marRight w:val="0"/>
      <w:marTop w:val="0"/>
      <w:marBottom w:val="0"/>
      <w:divBdr>
        <w:top w:val="none" w:sz="0" w:space="0" w:color="auto"/>
        <w:left w:val="none" w:sz="0" w:space="0" w:color="auto"/>
        <w:bottom w:val="none" w:sz="0" w:space="0" w:color="auto"/>
        <w:right w:val="none" w:sz="0" w:space="0" w:color="auto"/>
      </w:divBdr>
    </w:div>
    <w:div w:id="214510850">
      <w:marLeft w:val="0"/>
      <w:marRight w:val="0"/>
      <w:marTop w:val="0"/>
      <w:marBottom w:val="0"/>
      <w:divBdr>
        <w:top w:val="none" w:sz="0" w:space="0" w:color="auto"/>
        <w:left w:val="none" w:sz="0" w:space="0" w:color="auto"/>
        <w:bottom w:val="none" w:sz="0" w:space="0" w:color="auto"/>
        <w:right w:val="none" w:sz="0" w:space="0" w:color="auto"/>
      </w:divBdr>
    </w:div>
    <w:div w:id="214514372">
      <w:marLeft w:val="640"/>
      <w:marRight w:val="0"/>
      <w:marTop w:val="0"/>
      <w:marBottom w:val="0"/>
      <w:divBdr>
        <w:top w:val="none" w:sz="0" w:space="0" w:color="auto"/>
        <w:left w:val="none" w:sz="0" w:space="0" w:color="auto"/>
        <w:bottom w:val="none" w:sz="0" w:space="0" w:color="auto"/>
        <w:right w:val="none" w:sz="0" w:space="0" w:color="auto"/>
      </w:divBdr>
    </w:div>
    <w:div w:id="214856534">
      <w:marLeft w:val="0"/>
      <w:marRight w:val="0"/>
      <w:marTop w:val="0"/>
      <w:marBottom w:val="0"/>
      <w:divBdr>
        <w:top w:val="none" w:sz="0" w:space="0" w:color="auto"/>
        <w:left w:val="none" w:sz="0" w:space="0" w:color="auto"/>
        <w:bottom w:val="none" w:sz="0" w:space="0" w:color="auto"/>
        <w:right w:val="none" w:sz="0" w:space="0" w:color="auto"/>
      </w:divBdr>
    </w:div>
    <w:div w:id="217278858">
      <w:marLeft w:val="640"/>
      <w:marRight w:val="0"/>
      <w:marTop w:val="0"/>
      <w:marBottom w:val="0"/>
      <w:divBdr>
        <w:top w:val="none" w:sz="0" w:space="0" w:color="auto"/>
        <w:left w:val="none" w:sz="0" w:space="0" w:color="auto"/>
        <w:bottom w:val="none" w:sz="0" w:space="0" w:color="auto"/>
        <w:right w:val="none" w:sz="0" w:space="0" w:color="auto"/>
      </w:divBdr>
    </w:div>
    <w:div w:id="218053121">
      <w:marLeft w:val="640"/>
      <w:marRight w:val="0"/>
      <w:marTop w:val="0"/>
      <w:marBottom w:val="0"/>
      <w:divBdr>
        <w:top w:val="none" w:sz="0" w:space="0" w:color="auto"/>
        <w:left w:val="none" w:sz="0" w:space="0" w:color="auto"/>
        <w:bottom w:val="none" w:sz="0" w:space="0" w:color="auto"/>
        <w:right w:val="none" w:sz="0" w:space="0" w:color="auto"/>
      </w:divBdr>
    </w:div>
    <w:div w:id="219438606">
      <w:marLeft w:val="0"/>
      <w:marRight w:val="0"/>
      <w:marTop w:val="0"/>
      <w:marBottom w:val="0"/>
      <w:divBdr>
        <w:top w:val="none" w:sz="0" w:space="0" w:color="auto"/>
        <w:left w:val="none" w:sz="0" w:space="0" w:color="auto"/>
        <w:bottom w:val="none" w:sz="0" w:space="0" w:color="auto"/>
        <w:right w:val="none" w:sz="0" w:space="0" w:color="auto"/>
      </w:divBdr>
    </w:div>
    <w:div w:id="220295087">
      <w:marLeft w:val="640"/>
      <w:marRight w:val="0"/>
      <w:marTop w:val="0"/>
      <w:marBottom w:val="0"/>
      <w:divBdr>
        <w:top w:val="none" w:sz="0" w:space="0" w:color="auto"/>
        <w:left w:val="none" w:sz="0" w:space="0" w:color="auto"/>
        <w:bottom w:val="none" w:sz="0" w:space="0" w:color="auto"/>
        <w:right w:val="none" w:sz="0" w:space="0" w:color="auto"/>
      </w:divBdr>
    </w:div>
    <w:div w:id="220332602">
      <w:marLeft w:val="640"/>
      <w:marRight w:val="0"/>
      <w:marTop w:val="0"/>
      <w:marBottom w:val="0"/>
      <w:divBdr>
        <w:top w:val="none" w:sz="0" w:space="0" w:color="auto"/>
        <w:left w:val="none" w:sz="0" w:space="0" w:color="auto"/>
        <w:bottom w:val="none" w:sz="0" w:space="0" w:color="auto"/>
        <w:right w:val="none" w:sz="0" w:space="0" w:color="auto"/>
      </w:divBdr>
    </w:div>
    <w:div w:id="220677465">
      <w:marLeft w:val="640"/>
      <w:marRight w:val="0"/>
      <w:marTop w:val="0"/>
      <w:marBottom w:val="0"/>
      <w:divBdr>
        <w:top w:val="none" w:sz="0" w:space="0" w:color="auto"/>
        <w:left w:val="none" w:sz="0" w:space="0" w:color="auto"/>
        <w:bottom w:val="none" w:sz="0" w:space="0" w:color="auto"/>
        <w:right w:val="none" w:sz="0" w:space="0" w:color="auto"/>
      </w:divBdr>
    </w:div>
    <w:div w:id="221211502">
      <w:bodyDiv w:val="1"/>
      <w:marLeft w:val="0"/>
      <w:marRight w:val="0"/>
      <w:marTop w:val="0"/>
      <w:marBottom w:val="0"/>
      <w:divBdr>
        <w:top w:val="none" w:sz="0" w:space="0" w:color="auto"/>
        <w:left w:val="none" w:sz="0" w:space="0" w:color="auto"/>
        <w:bottom w:val="none" w:sz="0" w:space="0" w:color="auto"/>
        <w:right w:val="none" w:sz="0" w:space="0" w:color="auto"/>
      </w:divBdr>
      <w:divsChild>
        <w:div w:id="1931159114">
          <w:marLeft w:val="640"/>
          <w:marRight w:val="0"/>
          <w:marTop w:val="0"/>
          <w:marBottom w:val="0"/>
          <w:divBdr>
            <w:top w:val="none" w:sz="0" w:space="0" w:color="auto"/>
            <w:left w:val="none" w:sz="0" w:space="0" w:color="auto"/>
            <w:bottom w:val="none" w:sz="0" w:space="0" w:color="auto"/>
            <w:right w:val="none" w:sz="0" w:space="0" w:color="auto"/>
          </w:divBdr>
        </w:div>
        <w:div w:id="1604344529">
          <w:marLeft w:val="640"/>
          <w:marRight w:val="0"/>
          <w:marTop w:val="0"/>
          <w:marBottom w:val="0"/>
          <w:divBdr>
            <w:top w:val="none" w:sz="0" w:space="0" w:color="auto"/>
            <w:left w:val="none" w:sz="0" w:space="0" w:color="auto"/>
            <w:bottom w:val="none" w:sz="0" w:space="0" w:color="auto"/>
            <w:right w:val="none" w:sz="0" w:space="0" w:color="auto"/>
          </w:divBdr>
        </w:div>
        <w:div w:id="1435906233">
          <w:marLeft w:val="640"/>
          <w:marRight w:val="0"/>
          <w:marTop w:val="0"/>
          <w:marBottom w:val="0"/>
          <w:divBdr>
            <w:top w:val="none" w:sz="0" w:space="0" w:color="auto"/>
            <w:left w:val="none" w:sz="0" w:space="0" w:color="auto"/>
            <w:bottom w:val="none" w:sz="0" w:space="0" w:color="auto"/>
            <w:right w:val="none" w:sz="0" w:space="0" w:color="auto"/>
          </w:divBdr>
        </w:div>
        <w:div w:id="612328424">
          <w:marLeft w:val="640"/>
          <w:marRight w:val="0"/>
          <w:marTop w:val="0"/>
          <w:marBottom w:val="0"/>
          <w:divBdr>
            <w:top w:val="none" w:sz="0" w:space="0" w:color="auto"/>
            <w:left w:val="none" w:sz="0" w:space="0" w:color="auto"/>
            <w:bottom w:val="none" w:sz="0" w:space="0" w:color="auto"/>
            <w:right w:val="none" w:sz="0" w:space="0" w:color="auto"/>
          </w:divBdr>
        </w:div>
        <w:div w:id="9450472">
          <w:marLeft w:val="640"/>
          <w:marRight w:val="0"/>
          <w:marTop w:val="0"/>
          <w:marBottom w:val="0"/>
          <w:divBdr>
            <w:top w:val="none" w:sz="0" w:space="0" w:color="auto"/>
            <w:left w:val="none" w:sz="0" w:space="0" w:color="auto"/>
            <w:bottom w:val="none" w:sz="0" w:space="0" w:color="auto"/>
            <w:right w:val="none" w:sz="0" w:space="0" w:color="auto"/>
          </w:divBdr>
        </w:div>
        <w:div w:id="974944595">
          <w:marLeft w:val="640"/>
          <w:marRight w:val="0"/>
          <w:marTop w:val="0"/>
          <w:marBottom w:val="0"/>
          <w:divBdr>
            <w:top w:val="none" w:sz="0" w:space="0" w:color="auto"/>
            <w:left w:val="none" w:sz="0" w:space="0" w:color="auto"/>
            <w:bottom w:val="none" w:sz="0" w:space="0" w:color="auto"/>
            <w:right w:val="none" w:sz="0" w:space="0" w:color="auto"/>
          </w:divBdr>
        </w:div>
        <w:div w:id="1312294366">
          <w:marLeft w:val="640"/>
          <w:marRight w:val="0"/>
          <w:marTop w:val="0"/>
          <w:marBottom w:val="0"/>
          <w:divBdr>
            <w:top w:val="none" w:sz="0" w:space="0" w:color="auto"/>
            <w:left w:val="none" w:sz="0" w:space="0" w:color="auto"/>
            <w:bottom w:val="none" w:sz="0" w:space="0" w:color="auto"/>
            <w:right w:val="none" w:sz="0" w:space="0" w:color="auto"/>
          </w:divBdr>
        </w:div>
        <w:div w:id="1597052121">
          <w:marLeft w:val="640"/>
          <w:marRight w:val="0"/>
          <w:marTop w:val="0"/>
          <w:marBottom w:val="0"/>
          <w:divBdr>
            <w:top w:val="none" w:sz="0" w:space="0" w:color="auto"/>
            <w:left w:val="none" w:sz="0" w:space="0" w:color="auto"/>
            <w:bottom w:val="none" w:sz="0" w:space="0" w:color="auto"/>
            <w:right w:val="none" w:sz="0" w:space="0" w:color="auto"/>
          </w:divBdr>
        </w:div>
        <w:div w:id="854273255">
          <w:marLeft w:val="640"/>
          <w:marRight w:val="0"/>
          <w:marTop w:val="0"/>
          <w:marBottom w:val="0"/>
          <w:divBdr>
            <w:top w:val="none" w:sz="0" w:space="0" w:color="auto"/>
            <w:left w:val="none" w:sz="0" w:space="0" w:color="auto"/>
            <w:bottom w:val="none" w:sz="0" w:space="0" w:color="auto"/>
            <w:right w:val="none" w:sz="0" w:space="0" w:color="auto"/>
          </w:divBdr>
        </w:div>
        <w:div w:id="331875669">
          <w:marLeft w:val="640"/>
          <w:marRight w:val="0"/>
          <w:marTop w:val="0"/>
          <w:marBottom w:val="0"/>
          <w:divBdr>
            <w:top w:val="none" w:sz="0" w:space="0" w:color="auto"/>
            <w:left w:val="none" w:sz="0" w:space="0" w:color="auto"/>
            <w:bottom w:val="none" w:sz="0" w:space="0" w:color="auto"/>
            <w:right w:val="none" w:sz="0" w:space="0" w:color="auto"/>
          </w:divBdr>
        </w:div>
        <w:div w:id="1311590728">
          <w:marLeft w:val="640"/>
          <w:marRight w:val="0"/>
          <w:marTop w:val="0"/>
          <w:marBottom w:val="0"/>
          <w:divBdr>
            <w:top w:val="none" w:sz="0" w:space="0" w:color="auto"/>
            <w:left w:val="none" w:sz="0" w:space="0" w:color="auto"/>
            <w:bottom w:val="none" w:sz="0" w:space="0" w:color="auto"/>
            <w:right w:val="none" w:sz="0" w:space="0" w:color="auto"/>
          </w:divBdr>
        </w:div>
        <w:div w:id="1544706675">
          <w:marLeft w:val="640"/>
          <w:marRight w:val="0"/>
          <w:marTop w:val="0"/>
          <w:marBottom w:val="0"/>
          <w:divBdr>
            <w:top w:val="none" w:sz="0" w:space="0" w:color="auto"/>
            <w:left w:val="none" w:sz="0" w:space="0" w:color="auto"/>
            <w:bottom w:val="none" w:sz="0" w:space="0" w:color="auto"/>
            <w:right w:val="none" w:sz="0" w:space="0" w:color="auto"/>
          </w:divBdr>
        </w:div>
        <w:div w:id="727917090">
          <w:marLeft w:val="640"/>
          <w:marRight w:val="0"/>
          <w:marTop w:val="0"/>
          <w:marBottom w:val="0"/>
          <w:divBdr>
            <w:top w:val="none" w:sz="0" w:space="0" w:color="auto"/>
            <w:left w:val="none" w:sz="0" w:space="0" w:color="auto"/>
            <w:bottom w:val="none" w:sz="0" w:space="0" w:color="auto"/>
            <w:right w:val="none" w:sz="0" w:space="0" w:color="auto"/>
          </w:divBdr>
        </w:div>
        <w:div w:id="1869172234">
          <w:marLeft w:val="640"/>
          <w:marRight w:val="0"/>
          <w:marTop w:val="0"/>
          <w:marBottom w:val="0"/>
          <w:divBdr>
            <w:top w:val="none" w:sz="0" w:space="0" w:color="auto"/>
            <w:left w:val="none" w:sz="0" w:space="0" w:color="auto"/>
            <w:bottom w:val="none" w:sz="0" w:space="0" w:color="auto"/>
            <w:right w:val="none" w:sz="0" w:space="0" w:color="auto"/>
          </w:divBdr>
        </w:div>
        <w:div w:id="1029263540">
          <w:marLeft w:val="640"/>
          <w:marRight w:val="0"/>
          <w:marTop w:val="0"/>
          <w:marBottom w:val="0"/>
          <w:divBdr>
            <w:top w:val="none" w:sz="0" w:space="0" w:color="auto"/>
            <w:left w:val="none" w:sz="0" w:space="0" w:color="auto"/>
            <w:bottom w:val="none" w:sz="0" w:space="0" w:color="auto"/>
            <w:right w:val="none" w:sz="0" w:space="0" w:color="auto"/>
          </w:divBdr>
        </w:div>
        <w:div w:id="432822434">
          <w:marLeft w:val="640"/>
          <w:marRight w:val="0"/>
          <w:marTop w:val="0"/>
          <w:marBottom w:val="0"/>
          <w:divBdr>
            <w:top w:val="none" w:sz="0" w:space="0" w:color="auto"/>
            <w:left w:val="none" w:sz="0" w:space="0" w:color="auto"/>
            <w:bottom w:val="none" w:sz="0" w:space="0" w:color="auto"/>
            <w:right w:val="none" w:sz="0" w:space="0" w:color="auto"/>
          </w:divBdr>
        </w:div>
        <w:div w:id="821698488">
          <w:marLeft w:val="640"/>
          <w:marRight w:val="0"/>
          <w:marTop w:val="0"/>
          <w:marBottom w:val="0"/>
          <w:divBdr>
            <w:top w:val="none" w:sz="0" w:space="0" w:color="auto"/>
            <w:left w:val="none" w:sz="0" w:space="0" w:color="auto"/>
            <w:bottom w:val="none" w:sz="0" w:space="0" w:color="auto"/>
            <w:right w:val="none" w:sz="0" w:space="0" w:color="auto"/>
          </w:divBdr>
        </w:div>
        <w:div w:id="2115201728">
          <w:marLeft w:val="640"/>
          <w:marRight w:val="0"/>
          <w:marTop w:val="0"/>
          <w:marBottom w:val="0"/>
          <w:divBdr>
            <w:top w:val="none" w:sz="0" w:space="0" w:color="auto"/>
            <w:left w:val="none" w:sz="0" w:space="0" w:color="auto"/>
            <w:bottom w:val="none" w:sz="0" w:space="0" w:color="auto"/>
            <w:right w:val="none" w:sz="0" w:space="0" w:color="auto"/>
          </w:divBdr>
        </w:div>
        <w:div w:id="1457211029">
          <w:marLeft w:val="640"/>
          <w:marRight w:val="0"/>
          <w:marTop w:val="0"/>
          <w:marBottom w:val="0"/>
          <w:divBdr>
            <w:top w:val="none" w:sz="0" w:space="0" w:color="auto"/>
            <w:left w:val="none" w:sz="0" w:space="0" w:color="auto"/>
            <w:bottom w:val="none" w:sz="0" w:space="0" w:color="auto"/>
            <w:right w:val="none" w:sz="0" w:space="0" w:color="auto"/>
          </w:divBdr>
        </w:div>
        <w:div w:id="241263733">
          <w:marLeft w:val="640"/>
          <w:marRight w:val="0"/>
          <w:marTop w:val="0"/>
          <w:marBottom w:val="0"/>
          <w:divBdr>
            <w:top w:val="none" w:sz="0" w:space="0" w:color="auto"/>
            <w:left w:val="none" w:sz="0" w:space="0" w:color="auto"/>
            <w:bottom w:val="none" w:sz="0" w:space="0" w:color="auto"/>
            <w:right w:val="none" w:sz="0" w:space="0" w:color="auto"/>
          </w:divBdr>
        </w:div>
        <w:div w:id="259802628">
          <w:marLeft w:val="640"/>
          <w:marRight w:val="0"/>
          <w:marTop w:val="0"/>
          <w:marBottom w:val="0"/>
          <w:divBdr>
            <w:top w:val="none" w:sz="0" w:space="0" w:color="auto"/>
            <w:left w:val="none" w:sz="0" w:space="0" w:color="auto"/>
            <w:bottom w:val="none" w:sz="0" w:space="0" w:color="auto"/>
            <w:right w:val="none" w:sz="0" w:space="0" w:color="auto"/>
          </w:divBdr>
        </w:div>
        <w:div w:id="2120905579">
          <w:marLeft w:val="640"/>
          <w:marRight w:val="0"/>
          <w:marTop w:val="0"/>
          <w:marBottom w:val="0"/>
          <w:divBdr>
            <w:top w:val="none" w:sz="0" w:space="0" w:color="auto"/>
            <w:left w:val="none" w:sz="0" w:space="0" w:color="auto"/>
            <w:bottom w:val="none" w:sz="0" w:space="0" w:color="auto"/>
            <w:right w:val="none" w:sz="0" w:space="0" w:color="auto"/>
          </w:divBdr>
        </w:div>
        <w:div w:id="1173639625">
          <w:marLeft w:val="640"/>
          <w:marRight w:val="0"/>
          <w:marTop w:val="0"/>
          <w:marBottom w:val="0"/>
          <w:divBdr>
            <w:top w:val="none" w:sz="0" w:space="0" w:color="auto"/>
            <w:left w:val="none" w:sz="0" w:space="0" w:color="auto"/>
            <w:bottom w:val="none" w:sz="0" w:space="0" w:color="auto"/>
            <w:right w:val="none" w:sz="0" w:space="0" w:color="auto"/>
          </w:divBdr>
        </w:div>
        <w:div w:id="274600103">
          <w:marLeft w:val="640"/>
          <w:marRight w:val="0"/>
          <w:marTop w:val="0"/>
          <w:marBottom w:val="0"/>
          <w:divBdr>
            <w:top w:val="none" w:sz="0" w:space="0" w:color="auto"/>
            <w:left w:val="none" w:sz="0" w:space="0" w:color="auto"/>
            <w:bottom w:val="none" w:sz="0" w:space="0" w:color="auto"/>
            <w:right w:val="none" w:sz="0" w:space="0" w:color="auto"/>
          </w:divBdr>
        </w:div>
        <w:div w:id="1901938697">
          <w:marLeft w:val="640"/>
          <w:marRight w:val="0"/>
          <w:marTop w:val="0"/>
          <w:marBottom w:val="0"/>
          <w:divBdr>
            <w:top w:val="none" w:sz="0" w:space="0" w:color="auto"/>
            <w:left w:val="none" w:sz="0" w:space="0" w:color="auto"/>
            <w:bottom w:val="none" w:sz="0" w:space="0" w:color="auto"/>
            <w:right w:val="none" w:sz="0" w:space="0" w:color="auto"/>
          </w:divBdr>
        </w:div>
        <w:div w:id="587157251">
          <w:marLeft w:val="640"/>
          <w:marRight w:val="0"/>
          <w:marTop w:val="0"/>
          <w:marBottom w:val="0"/>
          <w:divBdr>
            <w:top w:val="none" w:sz="0" w:space="0" w:color="auto"/>
            <w:left w:val="none" w:sz="0" w:space="0" w:color="auto"/>
            <w:bottom w:val="none" w:sz="0" w:space="0" w:color="auto"/>
            <w:right w:val="none" w:sz="0" w:space="0" w:color="auto"/>
          </w:divBdr>
        </w:div>
        <w:div w:id="887256445">
          <w:marLeft w:val="640"/>
          <w:marRight w:val="0"/>
          <w:marTop w:val="0"/>
          <w:marBottom w:val="0"/>
          <w:divBdr>
            <w:top w:val="none" w:sz="0" w:space="0" w:color="auto"/>
            <w:left w:val="none" w:sz="0" w:space="0" w:color="auto"/>
            <w:bottom w:val="none" w:sz="0" w:space="0" w:color="auto"/>
            <w:right w:val="none" w:sz="0" w:space="0" w:color="auto"/>
          </w:divBdr>
        </w:div>
        <w:div w:id="1259799969">
          <w:marLeft w:val="640"/>
          <w:marRight w:val="0"/>
          <w:marTop w:val="0"/>
          <w:marBottom w:val="0"/>
          <w:divBdr>
            <w:top w:val="none" w:sz="0" w:space="0" w:color="auto"/>
            <w:left w:val="none" w:sz="0" w:space="0" w:color="auto"/>
            <w:bottom w:val="none" w:sz="0" w:space="0" w:color="auto"/>
            <w:right w:val="none" w:sz="0" w:space="0" w:color="auto"/>
          </w:divBdr>
        </w:div>
        <w:div w:id="1732387961">
          <w:marLeft w:val="640"/>
          <w:marRight w:val="0"/>
          <w:marTop w:val="0"/>
          <w:marBottom w:val="0"/>
          <w:divBdr>
            <w:top w:val="none" w:sz="0" w:space="0" w:color="auto"/>
            <w:left w:val="none" w:sz="0" w:space="0" w:color="auto"/>
            <w:bottom w:val="none" w:sz="0" w:space="0" w:color="auto"/>
            <w:right w:val="none" w:sz="0" w:space="0" w:color="auto"/>
          </w:divBdr>
        </w:div>
        <w:div w:id="1353729670">
          <w:marLeft w:val="640"/>
          <w:marRight w:val="0"/>
          <w:marTop w:val="0"/>
          <w:marBottom w:val="0"/>
          <w:divBdr>
            <w:top w:val="none" w:sz="0" w:space="0" w:color="auto"/>
            <w:left w:val="none" w:sz="0" w:space="0" w:color="auto"/>
            <w:bottom w:val="none" w:sz="0" w:space="0" w:color="auto"/>
            <w:right w:val="none" w:sz="0" w:space="0" w:color="auto"/>
          </w:divBdr>
        </w:div>
        <w:div w:id="488402546">
          <w:marLeft w:val="640"/>
          <w:marRight w:val="0"/>
          <w:marTop w:val="0"/>
          <w:marBottom w:val="0"/>
          <w:divBdr>
            <w:top w:val="none" w:sz="0" w:space="0" w:color="auto"/>
            <w:left w:val="none" w:sz="0" w:space="0" w:color="auto"/>
            <w:bottom w:val="none" w:sz="0" w:space="0" w:color="auto"/>
            <w:right w:val="none" w:sz="0" w:space="0" w:color="auto"/>
          </w:divBdr>
        </w:div>
        <w:div w:id="859050863">
          <w:marLeft w:val="640"/>
          <w:marRight w:val="0"/>
          <w:marTop w:val="0"/>
          <w:marBottom w:val="0"/>
          <w:divBdr>
            <w:top w:val="none" w:sz="0" w:space="0" w:color="auto"/>
            <w:left w:val="none" w:sz="0" w:space="0" w:color="auto"/>
            <w:bottom w:val="none" w:sz="0" w:space="0" w:color="auto"/>
            <w:right w:val="none" w:sz="0" w:space="0" w:color="auto"/>
          </w:divBdr>
        </w:div>
        <w:div w:id="1059017860">
          <w:marLeft w:val="640"/>
          <w:marRight w:val="0"/>
          <w:marTop w:val="0"/>
          <w:marBottom w:val="0"/>
          <w:divBdr>
            <w:top w:val="none" w:sz="0" w:space="0" w:color="auto"/>
            <w:left w:val="none" w:sz="0" w:space="0" w:color="auto"/>
            <w:bottom w:val="none" w:sz="0" w:space="0" w:color="auto"/>
            <w:right w:val="none" w:sz="0" w:space="0" w:color="auto"/>
          </w:divBdr>
        </w:div>
        <w:div w:id="746195622">
          <w:marLeft w:val="640"/>
          <w:marRight w:val="0"/>
          <w:marTop w:val="0"/>
          <w:marBottom w:val="0"/>
          <w:divBdr>
            <w:top w:val="none" w:sz="0" w:space="0" w:color="auto"/>
            <w:left w:val="none" w:sz="0" w:space="0" w:color="auto"/>
            <w:bottom w:val="none" w:sz="0" w:space="0" w:color="auto"/>
            <w:right w:val="none" w:sz="0" w:space="0" w:color="auto"/>
          </w:divBdr>
        </w:div>
        <w:div w:id="1930654495">
          <w:marLeft w:val="640"/>
          <w:marRight w:val="0"/>
          <w:marTop w:val="0"/>
          <w:marBottom w:val="0"/>
          <w:divBdr>
            <w:top w:val="none" w:sz="0" w:space="0" w:color="auto"/>
            <w:left w:val="none" w:sz="0" w:space="0" w:color="auto"/>
            <w:bottom w:val="none" w:sz="0" w:space="0" w:color="auto"/>
            <w:right w:val="none" w:sz="0" w:space="0" w:color="auto"/>
          </w:divBdr>
        </w:div>
        <w:div w:id="1687252533">
          <w:marLeft w:val="640"/>
          <w:marRight w:val="0"/>
          <w:marTop w:val="0"/>
          <w:marBottom w:val="0"/>
          <w:divBdr>
            <w:top w:val="none" w:sz="0" w:space="0" w:color="auto"/>
            <w:left w:val="none" w:sz="0" w:space="0" w:color="auto"/>
            <w:bottom w:val="none" w:sz="0" w:space="0" w:color="auto"/>
            <w:right w:val="none" w:sz="0" w:space="0" w:color="auto"/>
          </w:divBdr>
        </w:div>
        <w:div w:id="616646965">
          <w:marLeft w:val="640"/>
          <w:marRight w:val="0"/>
          <w:marTop w:val="0"/>
          <w:marBottom w:val="0"/>
          <w:divBdr>
            <w:top w:val="none" w:sz="0" w:space="0" w:color="auto"/>
            <w:left w:val="none" w:sz="0" w:space="0" w:color="auto"/>
            <w:bottom w:val="none" w:sz="0" w:space="0" w:color="auto"/>
            <w:right w:val="none" w:sz="0" w:space="0" w:color="auto"/>
          </w:divBdr>
        </w:div>
        <w:div w:id="968366026">
          <w:marLeft w:val="640"/>
          <w:marRight w:val="0"/>
          <w:marTop w:val="0"/>
          <w:marBottom w:val="0"/>
          <w:divBdr>
            <w:top w:val="none" w:sz="0" w:space="0" w:color="auto"/>
            <w:left w:val="none" w:sz="0" w:space="0" w:color="auto"/>
            <w:bottom w:val="none" w:sz="0" w:space="0" w:color="auto"/>
            <w:right w:val="none" w:sz="0" w:space="0" w:color="auto"/>
          </w:divBdr>
        </w:div>
        <w:div w:id="1018503903">
          <w:marLeft w:val="640"/>
          <w:marRight w:val="0"/>
          <w:marTop w:val="0"/>
          <w:marBottom w:val="0"/>
          <w:divBdr>
            <w:top w:val="none" w:sz="0" w:space="0" w:color="auto"/>
            <w:left w:val="none" w:sz="0" w:space="0" w:color="auto"/>
            <w:bottom w:val="none" w:sz="0" w:space="0" w:color="auto"/>
            <w:right w:val="none" w:sz="0" w:space="0" w:color="auto"/>
          </w:divBdr>
        </w:div>
        <w:div w:id="954285547">
          <w:marLeft w:val="640"/>
          <w:marRight w:val="0"/>
          <w:marTop w:val="0"/>
          <w:marBottom w:val="0"/>
          <w:divBdr>
            <w:top w:val="none" w:sz="0" w:space="0" w:color="auto"/>
            <w:left w:val="none" w:sz="0" w:space="0" w:color="auto"/>
            <w:bottom w:val="none" w:sz="0" w:space="0" w:color="auto"/>
            <w:right w:val="none" w:sz="0" w:space="0" w:color="auto"/>
          </w:divBdr>
        </w:div>
        <w:div w:id="1074477150">
          <w:marLeft w:val="640"/>
          <w:marRight w:val="0"/>
          <w:marTop w:val="0"/>
          <w:marBottom w:val="0"/>
          <w:divBdr>
            <w:top w:val="none" w:sz="0" w:space="0" w:color="auto"/>
            <w:left w:val="none" w:sz="0" w:space="0" w:color="auto"/>
            <w:bottom w:val="none" w:sz="0" w:space="0" w:color="auto"/>
            <w:right w:val="none" w:sz="0" w:space="0" w:color="auto"/>
          </w:divBdr>
        </w:div>
        <w:div w:id="1695426843">
          <w:marLeft w:val="640"/>
          <w:marRight w:val="0"/>
          <w:marTop w:val="0"/>
          <w:marBottom w:val="0"/>
          <w:divBdr>
            <w:top w:val="none" w:sz="0" w:space="0" w:color="auto"/>
            <w:left w:val="none" w:sz="0" w:space="0" w:color="auto"/>
            <w:bottom w:val="none" w:sz="0" w:space="0" w:color="auto"/>
            <w:right w:val="none" w:sz="0" w:space="0" w:color="auto"/>
          </w:divBdr>
        </w:div>
        <w:div w:id="2058820011">
          <w:marLeft w:val="640"/>
          <w:marRight w:val="0"/>
          <w:marTop w:val="0"/>
          <w:marBottom w:val="0"/>
          <w:divBdr>
            <w:top w:val="none" w:sz="0" w:space="0" w:color="auto"/>
            <w:left w:val="none" w:sz="0" w:space="0" w:color="auto"/>
            <w:bottom w:val="none" w:sz="0" w:space="0" w:color="auto"/>
            <w:right w:val="none" w:sz="0" w:space="0" w:color="auto"/>
          </w:divBdr>
        </w:div>
        <w:div w:id="31469378">
          <w:marLeft w:val="640"/>
          <w:marRight w:val="0"/>
          <w:marTop w:val="0"/>
          <w:marBottom w:val="0"/>
          <w:divBdr>
            <w:top w:val="none" w:sz="0" w:space="0" w:color="auto"/>
            <w:left w:val="none" w:sz="0" w:space="0" w:color="auto"/>
            <w:bottom w:val="none" w:sz="0" w:space="0" w:color="auto"/>
            <w:right w:val="none" w:sz="0" w:space="0" w:color="auto"/>
          </w:divBdr>
        </w:div>
        <w:div w:id="1378160953">
          <w:marLeft w:val="640"/>
          <w:marRight w:val="0"/>
          <w:marTop w:val="0"/>
          <w:marBottom w:val="0"/>
          <w:divBdr>
            <w:top w:val="none" w:sz="0" w:space="0" w:color="auto"/>
            <w:left w:val="none" w:sz="0" w:space="0" w:color="auto"/>
            <w:bottom w:val="none" w:sz="0" w:space="0" w:color="auto"/>
            <w:right w:val="none" w:sz="0" w:space="0" w:color="auto"/>
          </w:divBdr>
        </w:div>
        <w:div w:id="214852235">
          <w:marLeft w:val="640"/>
          <w:marRight w:val="0"/>
          <w:marTop w:val="0"/>
          <w:marBottom w:val="0"/>
          <w:divBdr>
            <w:top w:val="none" w:sz="0" w:space="0" w:color="auto"/>
            <w:left w:val="none" w:sz="0" w:space="0" w:color="auto"/>
            <w:bottom w:val="none" w:sz="0" w:space="0" w:color="auto"/>
            <w:right w:val="none" w:sz="0" w:space="0" w:color="auto"/>
          </w:divBdr>
        </w:div>
        <w:div w:id="1712921938">
          <w:marLeft w:val="640"/>
          <w:marRight w:val="0"/>
          <w:marTop w:val="0"/>
          <w:marBottom w:val="0"/>
          <w:divBdr>
            <w:top w:val="none" w:sz="0" w:space="0" w:color="auto"/>
            <w:left w:val="none" w:sz="0" w:space="0" w:color="auto"/>
            <w:bottom w:val="none" w:sz="0" w:space="0" w:color="auto"/>
            <w:right w:val="none" w:sz="0" w:space="0" w:color="auto"/>
          </w:divBdr>
        </w:div>
        <w:div w:id="407003628">
          <w:marLeft w:val="640"/>
          <w:marRight w:val="0"/>
          <w:marTop w:val="0"/>
          <w:marBottom w:val="0"/>
          <w:divBdr>
            <w:top w:val="none" w:sz="0" w:space="0" w:color="auto"/>
            <w:left w:val="none" w:sz="0" w:space="0" w:color="auto"/>
            <w:bottom w:val="none" w:sz="0" w:space="0" w:color="auto"/>
            <w:right w:val="none" w:sz="0" w:space="0" w:color="auto"/>
          </w:divBdr>
        </w:div>
      </w:divsChild>
    </w:div>
    <w:div w:id="221647262">
      <w:bodyDiv w:val="1"/>
      <w:marLeft w:val="0"/>
      <w:marRight w:val="0"/>
      <w:marTop w:val="0"/>
      <w:marBottom w:val="0"/>
      <w:divBdr>
        <w:top w:val="none" w:sz="0" w:space="0" w:color="auto"/>
        <w:left w:val="none" w:sz="0" w:space="0" w:color="auto"/>
        <w:bottom w:val="none" w:sz="0" w:space="0" w:color="auto"/>
        <w:right w:val="none" w:sz="0" w:space="0" w:color="auto"/>
      </w:divBdr>
      <w:divsChild>
        <w:div w:id="422263892">
          <w:marLeft w:val="640"/>
          <w:marRight w:val="0"/>
          <w:marTop w:val="0"/>
          <w:marBottom w:val="0"/>
          <w:divBdr>
            <w:top w:val="none" w:sz="0" w:space="0" w:color="auto"/>
            <w:left w:val="none" w:sz="0" w:space="0" w:color="auto"/>
            <w:bottom w:val="none" w:sz="0" w:space="0" w:color="auto"/>
            <w:right w:val="none" w:sz="0" w:space="0" w:color="auto"/>
          </w:divBdr>
        </w:div>
        <w:div w:id="339432604">
          <w:marLeft w:val="640"/>
          <w:marRight w:val="0"/>
          <w:marTop w:val="0"/>
          <w:marBottom w:val="0"/>
          <w:divBdr>
            <w:top w:val="none" w:sz="0" w:space="0" w:color="auto"/>
            <w:left w:val="none" w:sz="0" w:space="0" w:color="auto"/>
            <w:bottom w:val="none" w:sz="0" w:space="0" w:color="auto"/>
            <w:right w:val="none" w:sz="0" w:space="0" w:color="auto"/>
          </w:divBdr>
        </w:div>
        <w:div w:id="1183668474">
          <w:marLeft w:val="640"/>
          <w:marRight w:val="0"/>
          <w:marTop w:val="0"/>
          <w:marBottom w:val="0"/>
          <w:divBdr>
            <w:top w:val="none" w:sz="0" w:space="0" w:color="auto"/>
            <w:left w:val="none" w:sz="0" w:space="0" w:color="auto"/>
            <w:bottom w:val="none" w:sz="0" w:space="0" w:color="auto"/>
            <w:right w:val="none" w:sz="0" w:space="0" w:color="auto"/>
          </w:divBdr>
        </w:div>
        <w:div w:id="360327154">
          <w:marLeft w:val="640"/>
          <w:marRight w:val="0"/>
          <w:marTop w:val="0"/>
          <w:marBottom w:val="0"/>
          <w:divBdr>
            <w:top w:val="none" w:sz="0" w:space="0" w:color="auto"/>
            <w:left w:val="none" w:sz="0" w:space="0" w:color="auto"/>
            <w:bottom w:val="none" w:sz="0" w:space="0" w:color="auto"/>
            <w:right w:val="none" w:sz="0" w:space="0" w:color="auto"/>
          </w:divBdr>
        </w:div>
        <w:div w:id="1032682232">
          <w:marLeft w:val="640"/>
          <w:marRight w:val="0"/>
          <w:marTop w:val="0"/>
          <w:marBottom w:val="0"/>
          <w:divBdr>
            <w:top w:val="none" w:sz="0" w:space="0" w:color="auto"/>
            <w:left w:val="none" w:sz="0" w:space="0" w:color="auto"/>
            <w:bottom w:val="none" w:sz="0" w:space="0" w:color="auto"/>
            <w:right w:val="none" w:sz="0" w:space="0" w:color="auto"/>
          </w:divBdr>
        </w:div>
        <w:div w:id="346373402">
          <w:marLeft w:val="640"/>
          <w:marRight w:val="0"/>
          <w:marTop w:val="0"/>
          <w:marBottom w:val="0"/>
          <w:divBdr>
            <w:top w:val="none" w:sz="0" w:space="0" w:color="auto"/>
            <w:left w:val="none" w:sz="0" w:space="0" w:color="auto"/>
            <w:bottom w:val="none" w:sz="0" w:space="0" w:color="auto"/>
            <w:right w:val="none" w:sz="0" w:space="0" w:color="auto"/>
          </w:divBdr>
        </w:div>
        <w:div w:id="691806154">
          <w:marLeft w:val="640"/>
          <w:marRight w:val="0"/>
          <w:marTop w:val="0"/>
          <w:marBottom w:val="0"/>
          <w:divBdr>
            <w:top w:val="none" w:sz="0" w:space="0" w:color="auto"/>
            <w:left w:val="none" w:sz="0" w:space="0" w:color="auto"/>
            <w:bottom w:val="none" w:sz="0" w:space="0" w:color="auto"/>
            <w:right w:val="none" w:sz="0" w:space="0" w:color="auto"/>
          </w:divBdr>
        </w:div>
        <w:div w:id="23674793">
          <w:marLeft w:val="640"/>
          <w:marRight w:val="0"/>
          <w:marTop w:val="0"/>
          <w:marBottom w:val="0"/>
          <w:divBdr>
            <w:top w:val="none" w:sz="0" w:space="0" w:color="auto"/>
            <w:left w:val="none" w:sz="0" w:space="0" w:color="auto"/>
            <w:bottom w:val="none" w:sz="0" w:space="0" w:color="auto"/>
            <w:right w:val="none" w:sz="0" w:space="0" w:color="auto"/>
          </w:divBdr>
        </w:div>
        <w:div w:id="348220816">
          <w:marLeft w:val="640"/>
          <w:marRight w:val="0"/>
          <w:marTop w:val="0"/>
          <w:marBottom w:val="0"/>
          <w:divBdr>
            <w:top w:val="none" w:sz="0" w:space="0" w:color="auto"/>
            <w:left w:val="none" w:sz="0" w:space="0" w:color="auto"/>
            <w:bottom w:val="none" w:sz="0" w:space="0" w:color="auto"/>
            <w:right w:val="none" w:sz="0" w:space="0" w:color="auto"/>
          </w:divBdr>
        </w:div>
        <w:div w:id="767820610">
          <w:marLeft w:val="640"/>
          <w:marRight w:val="0"/>
          <w:marTop w:val="0"/>
          <w:marBottom w:val="0"/>
          <w:divBdr>
            <w:top w:val="none" w:sz="0" w:space="0" w:color="auto"/>
            <w:left w:val="none" w:sz="0" w:space="0" w:color="auto"/>
            <w:bottom w:val="none" w:sz="0" w:space="0" w:color="auto"/>
            <w:right w:val="none" w:sz="0" w:space="0" w:color="auto"/>
          </w:divBdr>
        </w:div>
        <w:div w:id="1796828484">
          <w:marLeft w:val="640"/>
          <w:marRight w:val="0"/>
          <w:marTop w:val="0"/>
          <w:marBottom w:val="0"/>
          <w:divBdr>
            <w:top w:val="none" w:sz="0" w:space="0" w:color="auto"/>
            <w:left w:val="none" w:sz="0" w:space="0" w:color="auto"/>
            <w:bottom w:val="none" w:sz="0" w:space="0" w:color="auto"/>
            <w:right w:val="none" w:sz="0" w:space="0" w:color="auto"/>
          </w:divBdr>
        </w:div>
        <w:div w:id="1697536658">
          <w:marLeft w:val="640"/>
          <w:marRight w:val="0"/>
          <w:marTop w:val="0"/>
          <w:marBottom w:val="0"/>
          <w:divBdr>
            <w:top w:val="none" w:sz="0" w:space="0" w:color="auto"/>
            <w:left w:val="none" w:sz="0" w:space="0" w:color="auto"/>
            <w:bottom w:val="none" w:sz="0" w:space="0" w:color="auto"/>
            <w:right w:val="none" w:sz="0" w:space="0" w:color="auto"/>
          </w:divBdr>
        </w:div>
        <w:div w:id="23947719">
          <w:marLeft w:val="640"/>
          <w:marRight w:val="0"/>
          <w:marTop w:val="0"/>
          <w:marBottom w:val="0"/>
          <w:divBdr>
            <w:top w:val="none" w:sz="0" w:space="0" w:color="auto"/>
            <w:left w:val="none" w:sz="0" w:space="0" w:color="auto"/>
            <w:bottom w:val="none" w:sz="0" w:space="0" w:color="auto"/>
            <w:right w:val="none" w:sz="0" w:space="0" w:color="auto"/>
          </w:divBdr>
        </w:div>
        <w:div w:id="1493981591">
          <w:marLeft w:val="640"/>
          <w:marRight w:val="0"/>
          <w:marTop w:val="0"/>
          <w:marBottom w:val="0"/>
          <w:divBdr>
            <w:top w:val="none" w:sz="0" w:space="0" w:color="auto"/>
            <w:left w:val="none" w:sz="0" w:space="0" w:color="auto"/>
            <w:bottom w:val="none" w:sz="0" w:space="0" w:color="auto"/>
            <w:right w:val="none" w:sz="0" w:space="0" w:color="auto"/>
          </w:divBdr>
        </w:div>
        <w:div w:id="433985838">
          <w:marLeft w:val="640"/>
          <w:marRight w:val="0"/>
          <w:marTop w:val="0"/>
          <w:marBottom w:val="0"/>
          <w:divBdr>
            <w:top w:val="none" w:sz="0" w:space="0" w:color="auto"/>
            <w:left w:val="none" w:sz="0" w:space="0" w:color="auto"/>
            <w:bottom w:val="none" w:sz="0" w:space="0" w:color="auto"/>
            <w:right w:val="none" w:sz="0" w:space="0" w:color="auto"/>
          </w:divBdr>
        </w:div>
        <w:div w:id="1116100999">
          <w:marLeft w:val="640"/>
          <w:marRight w:val="0"/>
          <w:marTop w:val="0"/>
          <w:marBottom w:val="0"/>
          <w:divBdr>
            <w:top w:val="none" w:sz="0" w:space="0" w:color="auto"/>
            <w:left w:val="none" w:sz="0" w:space="0" w:color="auto"/>
            <w:bottom w:val="none" w:sz="0" w:space="0" w:color="auto"/>
            <w:right w:val="none" w:sz="0" w:space="0" w:color="auto"/>
          </w:divBdr>
        </w:div>
        <w:div w:id="108741948">
          <w:marLeft w:val="640"/>
          <w:marRight w:val="0"/>
          <w:marTop w:val="0"/>
          <w:marBottom w:val="0"/>
          <w:divBdr>
            <w:top w:val="none" w:sz="0" w:space="0" w:color="auto"/>
            <w:left w:val="none" w:sz="0" w:space="0" w:color="auto"/>
            <w:bottom w:val="none" w:sz="0" w:space="0" w:color="auto"/>
            <w:right w:val="none" w:sz="0" w:space="0" w:color="auto"/>
          </w:divBdr>
        </w:div>
        <w:div w:id="1137453018">
          <w:marLeft w:val="640"/>
          <w:marRight w:val="0"/>
          <w:marTop w:val="0"/>
          <w:marBottom w:val="0"/>
          <w:divBdr>
            <w:top w:val="none" w:sz="0" w:space="0" w:color="auto"/>
            <w:left w:val="none" w:sz="0" w:space="0" w:color="auto"/>
            <w:bottom w:val="none" w:sz="0" w:space="0" w:color="auto"/>
            <w:right w:val="none" w:sz="0" w:space="0" w:color="auto"/>
          </w:divBdr>
        </w:div>
        <w:div w:id="1367366708">
          <w:marLeft w:val="640"/>
          <w:marRight w:val="0"/>
          <w:marTop w:val="0"/>
          <w:marBottom w:val="0"/>
          <w:divBdr>
            <w:top w:val="none" w:sz="0" w:space="0" w:color="auto"/>
            <w:left w:val="none" w:sz="0" w:space="0" w:color="auto"/>
            <w:bottom w:val="none" w:sz="0" w:space="0" w:color="auto"/>
            <w:right w:val="none" w:sz="0" w:space="0" w:color="auto"/>
          </w:divBdr>
        </w:div>
        <w:div w:id="1297950116">
          <w:marLeft w:val="640"/>
          <w:marRight w:val="0"/>
          <w:marTop w:val="0"/>
          <w:marBottom w:val="0"/>
          <w:divBdr>
            <w:top w:val="none" w:sz="0" w:space="0" w:color="auto"/>
            <w:left w:val="none" w:sz="0" w:space="0" w:color="auto"/>
            <w:bottom w:val="none" w:sz="0" w:space="0" w:color="auto"/>
            <w:right w:val="none" w:sz="0" w:space="0" w:color="auto"/>
          </w:divBdr>
        </w:div>
        <w:div w:id="625307835">
          <w:marLeft w:val="640"/>
          <w:marRight w:val="0"/>
          <w:marTop w:val="0"/>
          <w:marBottom w:val="0"/>
          <w:divBdr>
            <w:top w:val="none" w:sz="0" w:space="0" w:color="auto"/>
            <w:left w:val="none" w:sz="0" w:space="0" w:color="auto"/>
            <w:bottom w:val="none" w:sz="0" w:space="0" w:color="auto"/>
            <w:right w:val="none" w:sz="0" w:space="0" w:color="auto"/>
          </w:divBdr>
        </w:div>
        <w:div w:id="1109396770">
          <w:marLeft w:val="640"/>
          <w:marRight w:val="0"/>
          <w:marTop w:val="0"/>
          <w:marBottom w:val="0"/>
          <w:divBdr>
            <w:top w:val="none" w:sz="0" w:space="0" w:color="auto"/>
            <w:left w:val="none" w:sz="0" w:space="0" w:color="auto"/>
            <w:bottom w:val="none" w:sz="0" w:space="0" w:color="auto"/>
            <w:right w:val="none" w:sz="0" w:space="0" w:color="auto"/>
          </w:divBdr>
        </w:div>
        <w:div w:id="1984653281">
          <w:marLeft w:val="640"/>
          <w:marRight w:val="0"/>
          <w:marTop w:val="0"/>
          <w:marBottom w:val="0"/>
          <w:divBdr>
            <w:top w:val="none" w:sz="0" w:space="0" w:color="auto"/>
            <w:left w:val="none" w:sz="0" w:space="0" w:color="auto"/>
            <w:bottom w:val="none" w:sz="0" w:space="0" w:color="auto"/>
            <w:right w:val="none" w:sz="0" w:space="0" w:color="auto"/>
          </w:divBdr>
        </w:div>
        <w:div w:id="339431207">
          <w:marLeft w:val="640"/>
          <w:marRight w:val="0"/>
          <w:marTop w:val="0"/>
          <w:marBottom w:val="0"/>
          <w:divBdr>
            <w:top w:val="none" w:sz="0" w:space="0" w:color="auto"/>
            <w:left w:val="none" w:sz="0" w:space="0" w:color="auto"/>
            <w:bottom w:val="none" w:sz="0" w:space="0" w:color="auto"/>
            <w:right w:val="none" w:sz="0" w:space="0" w:color="auto"/>
          </w:divBdr>
        </w:div>
        <w:div w:id="180048694">
          <w:marLeft w:val="640"/>
          <w:marRight w:val="0"/>
          <w:marTop w:val="0"/>
          <w:marBottom w:val="0"/>
          <w:divBdr>
            <w:top w:val="none" w:sz="0" w:space="0" w:color="auto"/>
            <w:left w:val="none" w:sz="0" w:space="0" w:color="auto"/>
            <w:bottom w:val="none" w:sz="0" w:space="0" w:color="auto"/>
            <w:right w:val="none" w:sz="0" w:space="0" w:color="auto"/>
          </w:divBdr>
        </w:div>
        <w:div w:id="177042754">
          <w:marLeft w:val="640"/>
          <w:marRight w:val="0"/>
          <w:marTop w:val="0"/>
          <w:marBottom w:val="0"/>
          <w:divBdr>
            <w:top w:val="none" w:sz="0" w:space="0" w:color="auto"/>
            <w:left w:val="none" w:sz="0" w:space="0" w:color="auto"/>
            <w:bottom w:val="none" w:sz="0" w:space="0" w:color="auto"/>
            <w:right w:val="none" w:sz="0" w:space="0" w:color="auto"/>
          </w:divBdr>
        </w:div>
        <w:div w:id="1358653925">
          <w:marLeft w:val="640"/>
          <w:marRight w:val="0"/>
          <w:marTop w:val="0"/>
          <w:marBottom w:val="0"/>
          <w:divBdr>
            <w:top w:val="none" w:sz="0" w:space="0" w:color="auto"/>
            <w:left w:val="none" w:sz="0" w:space="0" w:color="auto"/>
            <w:bottom w:val="none" w:sz="0" w:space="0" w:color="auto"/>
            <w:right w:val="none" w:sz="0" w:space="0" w:color="auto"/>
          </w:divBdr>
        </w:div>
        <w:div w:id="519584363">
          <w:marLeft w:val="640"/>
          <w:marRight w:val="0"/>
          <w:marTop w:val="0"/>
          <w:marBottom w:val="0"/>
          <w:divBdr>
            <w:top w:val="none" w:sz="0" w:space="0" w:color="auto"/>
            <w:left w:val="none" w:sz="0" w:space="0" w:color="auto"/>
            <w:bottom w:val="none" w:sz="0" w:space="0" w:color="auto"/>
            <w:right w:val="none" w:sz="0" w:space="0" w:color="auto"/>
          </w:divBdr>
        </w:div>
        <w:div w:id="554463050">
          <w:marLeft w:val="640"/>
          <w:marRight w:val="0"/>
          <w:marTop w:val="0"/>
          <w:marBottom w:val="0"/>
          <w:divBdr>
            <w:top w:val="none" w:sz="0" w:space="0" w:color="auto"/>
            <w:left w:val="none" w:sz="0" w:space="0" w:color="auto"/>
            <w:bottom w:val="none" w:sz="0" w:space="0" w:color="auto"/>
            <w:right w:val="none" w:sz="0" w:space="0" w:color="auto"/>
          </w:divBdr>
        </w:div>
        <w:div w:id="1638991444">
          <w:marLeft w:val="640"/>
          <w:marRight w:val="0"/>
          <w:marTop w:val="0"/>
          <w:marBottom w:val="0"/>
          <w:divBdr>
            <w:top w:val="none" w:sz="0" w:space="0" w:color="auto"/>
            <w:left w:val="none" w:sz="0" w:space="0" w:color="auto"/>
            <w:bottom w:val="none" w:sz="0" w:space="0" w:color="auto"/>
            <w:right w:val="none" w:sz="0" w:space="0" w:color="auto"/>
          </w:divBdr>
        </w:div>
        <w:div w:id="779833186">
          <w:marLeft w:val="640"/>
          <w:marRight w:val="0"/>
          <w:marTop w:val="0"/>
          <w:marBottom w:val="0"/>
          <w:divBdr>
            <w:top w:val="none" w:sz="0" w:space="0" w:color="auto"/>
            <w:left w:val="none" w:sz="0" w:space="0" w:color="auto"/>
            <w:bottom w:val="none" w:sz="0" w:space="0" w:color="auto"/>
            <w:right w:val="none" w:sz="0" w:space="0" w:color="auto"/>
          </w:divBdr>
        </w:div>
        <w:div w:id="39020033">
          <w:marLeft w:val="640"/>
          <w:marRight w:val="0"/>
          <w:marTop w:val="0"/>
          <w:marBottom w:val="0"/>
          <w:divBdr>
            <w:top w:val="none" w:sz="0" w:space="0" w:color="auto"/>
            <w:left w:val="none" w:sz="0" w:space="0" w:color="auto"/>
            <w:bottom w:val="none" w:sz="0" w:space="0" w:color="auto"/>
            <w:right w:val="none" w:sz="0" w:space="0" w:color="auto"/>
          </w:divBdr>
        </w:div>
        <w:div w:id="2018070792">
          <w:marLeft w:val="640"/>
          <w:marRight w:val="0"/>
          <w:marTop w:val="0"/>
          <w:marBottom w:val="0"/>
          <w:divBdr>
            <w:top w:val="none" w:sz="0" w:space="0" w:color="auto"/>
            <w:left w:val="none" w:sz="0" w:space="0" w:color="auto"/>
            <w:bottom w:val="none" w:sz="0" w:space="0" w:color="auto"/>
            <w:right w:val="none" w:sz="0" w:space="0" w:color="auto"/>
          </w:divBdr>
        </w:div>
        <w:div w:id="75366959">
          <w:marLeft w:val="640"/>
          <w:marRight w:val="0"/>
          <w:marTop w:val="0"/>
          <w:marBottom w:val="0"/>
          <w:divBdr>
            <w:top w:val="none" w:sz="0" w:space="0" w:color="auto"/>
            <w:left w:val="none" w:sz="0" w:space="0" w:color="auto"/>
            <w:bottom w:val="none" w:sz="0" w:space="0" w:color="auto"/>
            <w:right w:val="none" w:sz="0" w:space="0" w:color="auto"/>
          </w:divBdr>
        </w:div>
        <w:div w:id="1888638160">
          <w:marLeft w:val="640"/>
          <w:marRight w:val="0"/>
          <w:marTop w:val="0"/>
          <w:marBottom w:val="0"/>
          <w:divBdr>
            <w:top w:val="none" w:sz="0" w:space="0" w:color="auto"/>
            <w:left w:val="none" w:sz="0" w:space="0" w:color="auto"/>
            <w:bottom w:val="none" w:sz="0" w:space="0" w:color="auto"/>
            <w:right w:val="none" w:sz="0" w:space="0" w:color="auto"/>
          </w:divBdr>
        </w:div>
        <w:div w:id="1564216066">
          <w:marLeft w:val="640"/>
          <w:marRight w:val="0"/>
          <w:marTop w:val="0"/>
          <w:marBottom w:val="0"/>
          <w:divBdr>
            <w:top w:val="none" w:sz="0" w:space="0" w:color="auto"/>
            <w:left w:val="none" w:sz="0" w:space="0" w:color="auto"/>
            <w:bottom w:val="none" w:sz="0" w:space="0" w:color="auto"/>
            <w:right w:val="none" w:sz="0" w:space="0" w:color="auto"/>
          </w:divBdr>
        </w:div>
        <w:div w:id="1474835328">
          <w:marLeft w:val="640"/>
          <w:marRight w:val="0"/>
          <w:marTop w:val="0"/>
          <w:marBottom w:val="0"/>
          <w:divBdr>
            <w:top w:val="none" w:sz="0" w:space="0" w:color="auto"/>
            <w:left w:val="none" w:sz="0" w:space="0" w:color="auto"/>
            <w:bottom w:val="none" w:sz="0" w:space="0" w:color="auto"/>
            <w:right w:val="none" w:sz="0" w:space="0" w:color="auto"/>
          </w:divBdr>
        </w:div>
        <w:div w:id="1416897832">
          <w:marLeft w:val="640"/>
          <w:marRight w:val="0"/>
          <w:marTop w:val="0"/>
          <w:marBottom w:val="0"/>
          <w:divBdr>
            <w:top w:val="none" w:sz="0" w:space="0" w:color="auto"/>
            <w:left w:val="none" w:sz="0" w:space="0" w:color="auto"/>
            <w:bottom w:val="none" w:sz="0" w:space="0" w:color="auto"/>
            <w:right w:val="none" w:sz="0" w:space="0" w:color="auto"/>
          </w:divBdr>
        </w:div>
        <w:div w:id="934560251">
          <w:marLeft w:val="640"/>
          <w:marRight w:val="0"/>
          <w:marTop w:val="0"/>
          <w:marBottom w:val="0"/>
          <w:divBdr>
            <w:top w:val="none" w:sz="0" w:space="0" w:color="auto"/>
            <w:left w:val="none" w:sz="0" w:space="0" w:color="auto"/>
            <w:bottom w:val="none" w:sz="0" w:space="0" w:color="auto"/>
            <w:right w:val="none" w:sz="0" w:space="0" w:color="auto"/>
          </w:divBdr>
        </w:div>
        <w:div w:id="650136847">
          <w:marLeft w:val="640"/>
          <w:marRight w:val="0"/>
          <w:marTop w:val="0"/>
          <w:marBottom w:val="0"/>
          <w:divBdr>
            <w:top w:val="none" w:sz="0" w:space="0" w:color="auto"/>
            <w:left w:val="none" w:sz="0" w:space="0" w:color="auto"/>
            <w:bottom w:val="none" w:sz="0" w:space="0" w:color="auto"/>
            <w:right w:val="none" w:sz="0" w:space="0" w:color="auto"/>
          </w:divBdr>
        </w:div>
        <w:div w:id="133066541">
          <w:marLeft w:val="640"/>
          <w:marRight w:val="0"/>
          <w:marTop w:val="0"/>
          <w:marBottom w:val="0"/>
          <w:divBdr>
            <w:top w:val="none" w:sz="0" w:space="0" w:color="auto"/>
            <w:left w:val="none" w:sz="0" w:space="0" w:color="auto"/>
            <w:bottom w:val="none" w:sz="0" w:space="0" w:color="auto"/>
            <w:right w:val="none" w:sz="0" w:space="0" w:color="auto"/>
          </w:divBdr>
        </w:div>
        <w:div w:id="1213467079">
          <w:marLeft w:val="640"/>
          <w:marRight w:val="0"/>
          <w:marTop w:val="0"/>
          <w:marBottom w:val="0"/>
          <w:divBdr>
            <w:top w:val="none" w:sz="0" w:space="0" w:color="auto"/>
            <w:left w:val="none" w:sz="0" w:space="0" w:color="auto"/>
            <w:bottom w:val="none" w:sz="0" w:space="0" w:color="auto"/>
            <w:right w:val="none" w:sz="0" w:space="0" w:color="auto"/>
          </w:divBdr>
        </w:div>
        <w:div w:id="1812481715">
          <w:marLeft w:val="640"/>
          <w:marRight w:val="0"/>
          <w:marTop w:val="0"/>
          <w:marBottom w:val="0"/>
          <w:divBdr>
            <w:top w:val="none" w:sz="0" w:space="0" w:color="auto"/>
            <w:left w:val="none" w:sz="0" w:space="0" w:color="auto"/>
            <w:bottom w:val="none" w:sz="0" w:space="0" w:color="auto"/>
            <w:right w:val="none" w:sz="0" w:space="0" w:color="auto"/>
          </w:divBdr>
        </w:div>
        <w:div w:id="894243984">
          <w:marLeft w:val="640"/>
          <w:marRight w:val="0"/>
          <w:marTop w:val="0"/>
          <w:marBottom w:val="0"/>
          <w:divBdr>
            <w:top w:val="none" w:sz="0" w:space="0" w:color="auto"/>
            <w:left w:val="none" w:sz="0" w:space="0" w:color="auto"/>
            <w:bottom w:val="none" w:sz="0" w:space="0" w:color="auto"/>
            <w:right w:val="none" w:sz="0" w:space="0" w:color="auto"/>
          </w:divBdr>
        </w:div>
        <w:div w:id="835535782">
          <w:marLeft w:val="640"/>
          <w:marRight w:val="0"/>
          <w:marTop w:val="0"/>
          <w:marBottom w:val="0"/>
          <w:divBdr>
            <w:top w:val="none" w:sz="0" w:space="0" w:color="auto"/>
            <w:left w:val="none" w:sz="0" w:space="0" w:color="auto"/>
            <w:bottom w:val="none" w:sz="0" w:space="0" w:color="auto"/>
            <w:right w:val="none" w:sz="0" w:space="0" w:color="auto"/>
          </w:divBdr>
        </w:div>
        <w:div w:id="871455355">
          <w:marLeft w:val="640"/>
          <w:marRight w:val="0"/>
          <w:marTop w:val="0"/>
          <w:marBottom w:val="0"/>
          <w:divBdr>
            <w:top w:val="none" w:sz="0" w:space="0" w:color="auto"/>
            <w:left w:val="none" w:sz="0" w:space="0" w:color="auto"/>
            <w:bottom w:val="none" w:sz="0" w:space="0" w:color="auto"/>
            <w:right w:val="none" w:sz="0" w:space="0" w:color="auto"/>
          </w:divBdr>
        </w:div>
        <w:div w:id="1755125314">
          <w:marLeft w:val="640"/>
          <w:marRight w:val="0"/>
          <w:marTop w:val="0"/>
          <w:marBottom w:val="0"/>
          <w:divBdr>
            <w:top w:val="none" w:sz="0" w:space="0" w:color="auto"/>
            <w:left w:val="none" w:sz="0" w:space="0" w:color="auto"/>
            <w:bottom w:val="none" w:sz="0" w:space="0" w:color="auto"/>
            <w:right w:val="none" w:sz="0" w:space="0" w:color="auto"/>
          </w:divBdr>
        </w:div>
        <w:div w:id="912855326">
          <w:marLeft w:val="640"/>
          <w:marRight w:val="0"/>
          <w:marTop w:val="0"/>
          <w:marBottom w:val="0"/>
          <w:divBdr>
            <w:top w:val="none" w:sz="0" w:space="0" w:color="auto"/>
            <w:left w:val="none" w:sz="0" w:space="0" w:color="auto"/>
            <w:bottom w:val="none" w:sz="0" w:space="0" w:color="auto"/>
            <w:right w:val="none" w:sz="0" w:space="0" w:color="auto"/>
          </w:divBdr>
        </w:div>
        <w:div w:id="922374741">
          <w:marLeft w:val="640"/>
          <w:marRight w:val="0"/>
          <w:marTop w:val="0"/>
          <w:marBottom w:val="0"/>
          <w:divBdr>
            <w:top w:val="none" w:sz="0" w:space="0" w:color="auto"/>
            <w:left w:val="none" w:sz="0" w:space="0" w:color="auto"/>
            <w:bottom w:val="none" w:sz="0" w:space="0" w:color="auto"/>
            <w:right w:val="none" w:sz="0" w:space="0" w:color="auto"/>
          </w:divBdr>
        </w:div>
        <w:div w:id="388383192">
          <w:marLeft w:val="640"/>
          <w:marRight w:val="0"/>
          <w:marTop w:val="0"/>
          <w:marBottom w:val="0"/>
          <w:divBdr>
            <w:top w:val="none" w:sz="0" w:space="0" w:color="auto"/>
            <w:left w:val="none" w:sz="0" w:space="0" w:color="auto"/>
            <w:bottom w:val="none" w:sz="0" w:space="0" w:color="auto"/>
            <w:right w:val="none" w:sz="0" w:space="0" w:color="auto"/>
          </w:divBdr>
        </w:div>
        <w:div w:id="1156460515">
          <w:marLeft w:val="640"/>
          <w:marRight w:val="0"/>
          <w:marTop w:val="0"/>
          <w:marBottom w:val="0"/>
          <w:divBdr>
            <w:top w:val="none" w:sz="0" w:space="0" w:color="auto"/>
            <w:left w:val="none" w:sz="0" w:space="0" w:color="auto"/>
            <w:bottom w:val="none" w:sz="0" w:space="0" w:color="auto"/>
            <w:right w:val="none" w:sz="0" w:space="0" w:color="auto"/>
          </w:divBdr>
        </w:div>
      </w:divsChild>
    </w:div>
    <w:div w:id="221796906">
      <w:marLeft w:val="640"/>
      <w:marRight w:val="0"/>
      <w:marTop w:val="0"/>
      <w:marBottom w:val="0"/>
      <w:divBdr>
        <w:top w:val="none" w:sz="0" w:space="0" w:color="auto"/>
        <w:left w:val="none" w:sz="0" w:space="0" w:color="auto"/>
        <w:bottom w:val="none" w:sz="0" w:space="0" w:color="auto"/>
        <w:right w:val="none" w:sz="0" w:space="0" w:color="auto"/>
      </w:divBdr>
    </w:div>
    <w:div w:id="222840692">
      <w:marLeft w:val="640"/>
      <w:marRight w:val="0"/>
      <w:marTop w:val="0"/>
      <w:marBottom w:val="0"/>
      <w:divBdr>
        <w:top w:val="none" w:sz="0" w:space="0" w:color="auto"/>
        <w:left w:val="none" w:sz="0" w:space="0" w:color="auto"/>
        <w:bottom w:val="none" w:sz="0" w:space="0" w:color="auto"/>
        <w:right w:val="none" w:sz="0" w:space="0" w:color="auto"/>
      </w:divBdr>
    </w:div>
    <w:div w:id="225918134">
      <w:marLeft w:val="0"/>
      <w:marRight w:val="0"/>
      <w:marTop w:val="0"/>
      <w:marBottom w:val="0"/>
      <w:divBdr>
        <w:top w:val="none" w:sz="0" w:space="0" w:color="auto"/>
        <w:left w:val="none" w:sz="0" w:space="0" w:color="auto"/>
        <w:bottom w:val="none" w:sz="0" w:space="0" w:color="auto"/>
        <w:right w:val="none" w:sz="0" w:space="0" w:color="auto"/>
      </w:divBdr>
    </w:div>
    <w:div w:id="226036710">
      <w:marLeft w:val="0"/>
      <w:marRight w:val="0"/>
      <w:marTop w:val="0"/>
      <w:marBottom w:val="0"/>
      <w:divBdr>
        <w:top w:val="none" w:sz="0" w:space="0" w:color="auto"/>
        <w:left w:val="none" w:sz="0" w:space="0" w:color="auto"/>
        <w:bottom w:val="none" w:sz="0" w:space="0" w:color="auto"/>
        <w:right w:val="none" w:sz="0" w:space="0" w:color="auto"/>
      </w:divBdr>
    </w:div>
    <w:div w:id="229967540">
      <w:bodyDiv w:val="1"/>
      <w:marLeft w:val="0"/>
      <w:marRight w:val="0"/>
      <w:marTop w:val="0"/>
      <w:marBottom w:val="0"/>
      <w:divBdr>
        <w:top w:val="none" w:sz="0" w:space="0" w:color="auto"/>
        <w:left w:val="none" w:sz="0" w:space="0" w:color="auto"/>
        <w:bottom w:val="none" w:sz="0" w:space="0" w:color="auto"/>
        <w:right w:val="none" w:sz="0" w:space="0" w:color="auto"/>
      </w:divBdr>
      <w:divsChild>
        <w:div w:id="225261679">
          <w:marLeft w:val="640"/>
          <w:marRight w:val="0"/>
          <w:marTop w:val="0"/>
          <w:marBottom w:val="0"/>
          <w:divBdr>
            <w:top w:val="none" w:sz="0" w:space="0" w:color="auto"/>
            <w:left w:val="none" w:sz="0" w:space="0" w:color="auto"/>
            <w:bottom w:val="none" w:sz="0" w:space="0" w:color="auto"/>
            <w:right w:val="none" w:sz="0" w:space="0" w:color="auto"/>
          </w:divBdr>
        </w:div>
        <w:div w:id="1280724322">
          <w:marLeft w:val="640"/>
          <w:marRight w:val="0"/>
          <w:marTop w:val="0"/>
          <w:marBottom w:val="0"/>
          <w:divBdr>
            <w:top w:val="none" w:sz="0" w:space="0" w:color="auto"/>
            <w:left w:val="none" w:sz="0" w:space="0" w:color="auto"/>
            <w:bottom w:val="none" w:sz="0" w:space="0" w:color="auto"/>
            <w:right w:val="none" w:sz="0" w:space="0" w:color="auto"/>
          </w:divBdr>
        </w:div>
        <w:div w:id="1475561933">
          <w:marLeft w:val="640"/>
          <w:marRight w:val="0"/>
          <w:marTop w:val="0"/>
          <w:marBottom w:val="0"/>
          <w:divBdr>
            <w:top w:val="none" w:sz="0" w:space="0" w:color="auto"/>
            <w:left w:val="none" w:sz="0" w:space="0" w:color="auto"/>
            <w:bottom w:val="none" w:sz="0" w:space="0" w:color="auto"/>
            <w:right w:val="none" w:sz="0" w:space="0" w:color="auto"/>
          </w:divBdr>
        </w:div>
        <w:div w:id="1368338403">
          <w:marLeft w:val="640"/>
          <w:marRight w:val="0"/>
          <w:marTop w:val="0"/>
          <w:marBottom w:val="0"/>
          <w:divBdr>
            <w:top w:val="none" w:sz="0" w:space="0" w:color="auto"/>
            <w:left w:val="none" w:sz="0" w:space="0" w:color="auto"/>
            <w:bottom w:val="none" w:sz="0" w:space="0" w:color="auto"/>
            <w:right w:val="none" w:sz="0" w:space="0" w:color="auto"/>
          </w:divBdr>
        </w:div>
        <w:div w:id="2125996512">
          <w:marLeft w:val="640"/>
          <w:marRight w:val="0"/>
          <w:marTop w:val="0"/>
          <w:marBottom w:val="0"/>
          <w:divBdr>
            <w:top w:val="none" w:sz="0" w:space="0" w:color="auto"/>
            <w:left w:val="none" w:sz="0" w:space="0" w:color="auto"/>
            <w:bottom w:val="none" w:sz="0" w:space="0" w:color="auto"/>
            <w:right w:val="none" w:sz="0" w:space="0" w:color="auto"/>
          </w:divBdr>
        </w:div>
        <w:div w:id="1945532040">
          <w:marLeft w:val="640"/>
          <w:marRight w:val="0"/>
          <w:marTop w:val="0"/>
          <w:marBottom w:val="0"/>
          <w:divBdr>
            <w:top w:val="none" w:sz="0" w:space="0" w:color="auto"/>
            <w:left w:val="none" w:sz="0" w:space="0" w:color="auto"/>
            <w:bottom w:val="none" w:sz="0" w:space="0" w:color="auto"/>
            <w:right w:val="none" w:sz="0" w:space="0" w:color="auto"/>
          </w:divBdr>
        </w:div>
        <w:div w:id="2093964199">
          <w:marLeft w:val="640"/>
          <w:marRight w:val="0"/>
          <w:marTop w:val="0"/>
          <w:marBottom w:val="0"/>
          <w:divBdr>
            <w:top w:val="none" w:sz="0" w:space="0" w:color="auto"/>
            <w:left w:val="none" w:sz="0" w:space="0" w:color="auto"/>
            <w:bottom w:val="none" w:sz="0" w:space="0" w:color="auto"/>
            <w:right w:val="none" w:sz="0" w:space="0" w:color="auto"/>
          </w:divBdr>
        </w:div>
        <w:div w:id="893006779">
          <w:marLeft w:val="640"/>
          <w:marRight w:val="0"/>
          <w:marTop w:val="0"/>
          <w:marBottom w:val="0"/>
          <w:divBdr>
            <w:top w:val="none" w:sz="0" w:space="0" w:color="auto"/>
            <w:left w:val="none" w:sz="0" w:space="0" w:color="auto"/>
            <w:bottom w:val="none" w:sz="0" w:space="0" w:color="auto"/>
            <w:right w:val="none" w:sz="0" w:space="0" w:color="auto"/>
          </w:divBdr>
        </w:div>
        <w:div w:id="1737820941">
          <w:marLeft w:val="640"/>
          <w:marRight w:val="0"/>
          <w:marTop w:val="0"/>
          <w:marBottom w:val="0"/>
          <w:divBdr>
            <w:top w:val="none" w:sz="0" w:space="0" w:color="auto"/>
            <w:left w:val="none" w:sz="0" w:space="0" w:color="auto"/>
            <w:bottom w:val="none" w:sz="0" w:space="0" w:color="auto"/>
            <w:right w:val="none" w:sz="0" w:space="0" w:color="auto"/>
          </w:divBdr>
        </w:div>
        <w:div w:id="243147311">
          <w:marLeft w:val="640"/>
          <w:marRight w:val="0"/>
          <w:marTop w:val="0"/>
          <w:marBottom w:val="0"/>
          <w:divBdr>
            <w:top w:val="none" w:sz="0" w:space="0" w:color="auto"/>
            <w:left w:val="none" w:sz="0" w:space="0" w:color="auto"/>
            <w:bottom w:val="none" w:sz="0" w:space="0" w:color="auto"/>
            <w:right w:val="none" w:sz="0" w:space="0" w:color="auto"/>
          </w:divBdr>
        </w:div>
        <w:div w:id="837188398">
          <w:marLeft w:val="640"/>
          <w:marRight w:val="0"/>
          <w:marTop w:val="0"/>
          <w:marBottom w:val="0"/>
          <w:divBdr>
            <w:top w:val="none" w:sz="0" w:space="0" w:color="auto"/>
            <w:left w:val="none" w:sz="0" w:space="0" w:color="auto"/>
            <w:bottom w:val="none" w:sz="0" w:space="0" w:color="auto"/>
            <w:right w:val="none" w:sz="0" w:space="0" w:color="auto"/>
          </w:divBdr>
        </w:div>
        <w:div w:id="2026445980">
          <w:marLeft w:val="640"/>
          <w:marRight w:val="0"/>
          <w:marTop w:val="0"/>
          <w:marBottom w:val="0"/>
          <w:divBdr>
            <w:top w:val="none" w:sz="0" w:space="0" w:color="auto"/>
            <w:left w:val="none" w:sz="0" w:space="0" w:color="auto"/>
            <w:bottom w:val="none" w:sz="0" w:space="0" w:color="auto"/>
            <w:right w:val="none" w:sz="0" w:space="0" w:color="auto"/>
          </w:divBdr>
        </w:div>
        <w:div w:id="628172027">
          <w:marLeft w:val="640"/>
          <w:marRight w:val="0"/>
          <w:marTop w:val="0"/>
          <w:marBottom w:val="0"/>
          <w:divBdr>
            <w:top w:val="none" w:sz="0" w:space="0" w:color="auto"/>
            <w:left w:val="none" w:sz="0" w:space="0" w:color="auto"/>
            <w:bottom w:val="none" w:sz="0" w:space="0" w:color="auto"/>
            <w:right w:val="none" w:sz="0" w:space="0" w:color="auto"/>
          </w:divBdr>
        </w:div>
        <w:div w:id="1047679854">
          <w:marLeft w:val="640"/>
          <w:marRight w:val="0"/>
          <w:marTop w:val="0"/>
          <w:marBottom w:val="0"/>
          <w:divBdr>
            <w:top w:val="none" w:sz="0" w:space="0" w:color="auto"/>
            <w:left w:val="none" w:sz="0" w:space="0" w:color="auto"/>
            <w:bottom w:val="none" w:sz="0" w:space="0" w:color="auto"/>
            <w:right w:val="none" w:sz="0" w:space="0" w:color="auto"/>
          </w:divBdr>
        </w:div>
        <w:div w:id="525294351">
          <w:marLeft w:val="640"/>
          <w:marRight w:val="0"/>
          <w:marTop w:val="0"/>
          <w:marBottom w:val="0"/>
          <w:divBdr>
            <w:top w:val="none" w:sz="0" w:space="0" w:color="auto"/>
            <w:left w:val="none" w:sz="0" w:space="0" w:color="auto"/>
            <w:bottom w:val="none" w:sz="0" w:space="0" w:color="auto"/>
            <w:right w:val="none" w:sz="0" w:space="0" w:color="auto"/>
          </w:divBdr>
        </w:div>
        <w:div w:id="1889995891">
          <w:marLeft w:val="640"/>
          <w:marRight w:val="0"/>
          <w:marTop w:val="0"/>
          <w:marBottom w:val="0"/>
          <w:divBdr>
            <w:top w:val="none" w:sz="0" w:space="0" w:color="auto"/>
            <w:left w:val="none" w:sz="0" w:space="0" w:color="auto"/>
            <w:bottom w:val="none" w:sz="0" w:space="0" w:color="auto"/>
            <w:right w:val="none" w:sz="0" w:space="0" w:color="auto"/>
          </w:divBdr>
        </w:div>
        <w:div w:id="1668896697">
          <w:marLeft w:val="640"/>
          <w:marRight w:val="0"/>
          <w:marTop w:val="0"/>
          <w:marBottom w:val="0"/>
          <w:divBdr>
            <w:top w:val="none" w:sz="0" w:space="0" w:color="auto"/>
            <w:left w:val="none" w:sz="0" w:space="0" w:color="auto"/>
            <w:bottom w:val="none" w:sz="0" w:space="0" w:color="auto"/>
            <w:right w:val="none" w:sz="0" w:space="0" w:color="auto"/>
          </w:divBdr>
        </w:div>
        <w:div w:id="1879119411">
          <w:marLeft w:val="640"/>
          <w:marRight w:val="0"/>
          <w:marTop w:val="0"/>
          <w:marBottom w:val="0"/>
          <w:divBdr>
            <w:top w:val="none" w:sz="0" w:space="0" w:color="auto"/>
            <w:left w:val="none" w:sz="0" w:space="0" w:color="auto"/>
            <w:bottom w:val="none" w:sz="0" w:space="0" w:color="auto"/>
            <w:right w:val="none" w:sz="0" w:space="0" w:color="auto"/>
          </w:divBdr>
        </w:div>
        <w:div w:id="769661156">
          <w:marLeft w:val="640"/>
          <w:marRight w:val="0"/>
          <w:marTop w:val="0"/>
          <w:marBottom w:val="0"/>
          <w:divBdr>
            <w:top w:val="none" w:sz="0" w:space="0" w:color="auto"/>
            <w:left w:val="none" w:sz="0" w:space="0" w:color="auto"/>
            <w:bottom w:val="none" w:sz="0" w:space="0" w:color="auto"/>
            <w:right w:val="none" w:sz="0" w:space="0" w:color="auto"/>
          </w:divBdr>
        </w:div>
        <w:div w:id="229772462">
          <w:marLeft w:val="640"/>
          <w:marRight w:val="0"/>
          <w:marTop w:val="0"/>
          <w:marBottom w:val="0"/>
          <w:divBdr>
            <w:top w:val="none" w:sz="0" w:space="0" w:color="auto"/>
            <w:left w:val="none" w:sz="0" w:space="0" w:color="auto"/>
            <w:bottom w:val="none" w:sz="0" w:space="0" w:color="auto"/>
            <w:right w:val="none" w:sz="0" w:space="0" w:color="auto"/>
          </w:divBdr>
        </w:div>
        <w:div w:id="1848131803">
          <w:marLeft w:val="640"/>
          <w:marRight w:val="0"/>
          <w:marTop w:val="0"/>
          <w:marBottom w:val="0"/>
          <w:divBdr>
            <w:top w:val="none" w:sz="0" w:space="0" w:color="auto"/>
            <w:left w:val="none" w:sz="0" w:space="0" w:color="auto"/>
            <w:bottom w:val="none" w:sz="0" w:space="0" w:color="auto"/>
            <w:right w:val="none" w:sz="0" w:space="0" w:color="auto"/>
          </w:divBdr>
        </w:div>
        <w:div w:id="640691265">
          <w:marLeft w:val="640"/>
          <w:marRight w:val="0"/>
          <w:marTop w:val="0"/>
          <w:marBottom w:val="0"/>
          <w:divBdr>
            <w:top w:val="none" w:sz="0" w:space="0" w:color="auto"/>
            <w:left w:val="none" w:sz="0" w:space="0" w:color="auto"/>
            <w:bottom w:val="none" w:sz="0" w:space="0" w:color="auto"/>
            <w:right w:val="none" w:sz="0" w:space="0" w:color="auto"/>
          </w:divBdr>
        </w:div>
        <w:div w:id="1090930353">
          <w:marLeft w:val="640"/>
          <w:marRight w:val="0"/>
          <w:marTop w:val="0"/>
          <w:marBottom w:val="0"/>
          <w:divBdr>
            <w:top w:val="none" w:sz="0" w:space="0" w:color="auto"/>
            <w:left w:val="none" w:sz="0" w:space="0" w:color="auto"/>
            <w:bottom w:val="none" w:sz="0" w:space="0" w:color="auto"/>
            <w:right w:val="none" w:sz="0" w:space="0" w:color="auto"/>
          </w:divBdr>
        </w:div>
        <w:div w:id="1143349715">
          <w:marLeft w:val="640"/>
          <w:marRight w:val="0"/>
          <w:marTop w:val="0"/>
          <w:marBottom w:val="0"/>
          <w:divBdr>
            <w:top w:val="none" w:sz="0" w:space="0" w:color="auto"/>
            <w:left w:val="none" w:sz="0" w:space="0" w:color="auto"/>
            <w:bottom w:val="none" w:sz="0" w:space="0" w:color="auto"/>
            <w:right w:val="none" w:sz="0" w:space="0" w:color="auto"/>
          </w:divBdr>
        </w:div>
        <w:div w:id="151457843">
          <w:marLeft w:val="640"/>
          <w:marRight w:val="0"/>
          <w:marTop w:val="0"/>
          <w:marBottom w:val="0"/>
          <w:divBdr>
            <w:top w:val="none" w:sz="0" w:space="0" w:color="auto"/>
            <w:left w:val="none" w:sz="0" w:space="0" w:color="auto"/>
            <w:bottom w:val="none" w:sz="0" w:space="0" w:color="auto"/>
            <w:right w:val="none" w:sz="0" w:space="0" w:color="auto"/>
          </w:divBdr>
        </w:div>
        <w:div w:id="22484537">
          <w:marLeft w:val="640"/>
          <w:marRight w:val="0"/>
          <w:marTop w:val="0"/>
          <w:marBottom w:val="0"/>
          <w:divBdr>
            <w:top w:val="none" w:sz="0" w:space="0" w:color="auto"/>
            <w:left w:val="none" w:sz="0" w:space="0" w:color="auto"/>
            <w:bottom w:val="none" w:sz="0" w:space="0" w:color="auto"/>
            <w:right w:val="none" w:sz="0" w:space="0" w:color="auto"/>
          </w:divBdr>
        </w:div>
        <w:div w:id="2067992146">
          <w:marLeft w:val="640"/>
          <w:marRight w:val="0"/>
          <w:marTop w:val="0"/>
          <w:marBottom w:val="0"/>
          <w:divBdr>
            <w:top w:val="none" w:sz="0" w:space="0" w:color="auto"/>
            <w:left w:val="none" w:sz="0" w:space="0" w:color="auto"/>
            <w:bottom w:val="none" w:sz="0" w:space="0" w:color="auto"/>
            <w:right w:val="none" w:sz="0" w:space="0" w:color="auto"/>
          </w:divBdr>
        </w:div>
        <w:div w:id="248587481">
          <w:marLeft w:val="640"/>
          <w:marRight w:val="0"/>
          <w:marTop w:val="0"/>
          <w:marBottom w:val="0"/>
          <w:divBdr>
            <w:top w:val="none" w:sz="0" w:space="0" w:color="auto"/>
            <w:left w:val="none" w:sz="0" w:space="0" w:color="auto"/>
            <w:bottom w:val="none" w:sz="0" w:space="0" w:color="auto"/>
            <w:right w:val="none" w:sz="0" w:space="0" w:color="auto"/>
          </w:divBdr>
        </w:div>
        <w:div w:id="322392193">
          <w:marLeft w:val="640"/>
          <w:marRight w:val="0"/>
          <w:marTop w:val="0"/>
          <w:marBottom w:val="0"/>
          <w:divBdr>
            <w:top w:val="none" w:sz="0" w:space="0" w:color="auto"/>
            <w:left w:val="none" w:sz="0" w:space="0" w:color="auto"/>
            <w:bottom w:val="none" w:sz="0" w:space="0" w:color="auto"/>
            <w:right w:val="none" w:sz="0" w:space="0" w:color="auto"/>
          </w:divBdr>
        </w:div>
        <w:div w:id="599263111">
          <w:marLeft w:val="640"/>
          <w:marRight w:val="0"/>
          <w:marTop w:val="0"/>
          <w:marBottom w:val="0"/>
          <w:divBdr>
            <w:top w:val="none" w:sz="0" w:space="0" w:color="auto"/>
            <w:left w:val="none" w:sz="0" w:space="0" w:color="auto"/>
            <w:bottom w:val="none" w:sz="0" w:space="0" w:color="auto"/>
            <w:right w:val="none" w:sz="0" w:space="0" w:color="auto"/>
          </w:divBdr>
        </w:div>
        <w:div w:id="1459032001">
          <w:marLeft w:val="640"/>
          <w:marRight w:val="0"/>
          <w:marTop w:val="0"/>
          <w:marBottom w:val="0"/>
          <w:divBdr>
            <w:top w:val="none" w:sz="0" w:space="0" w:color="auto"/>
            <w:left w:val="none" w:sz="0" w:space="0" w:color="auto"/>
            <w:bottom w:val="none" w:sz="0" w:space="0" w:color="auto"/>
            <w:right w:val="none" w:sz="0" w:space="0" w:color="auto"/>
          </w:divBdr>
        </w:div>
        <w:div w:id="876358466">
          <w:marLeft w:val="640"/>
          <w:marRight w:val="0"/>
          <w:marTop w:val="0"/>
          <w:marBottom w:val="0"/>
          <w:divBdr>
            <w:top w:val="none" w:sz="0" w:space="0" w:color="auto"/>
            <w:left w:val="none" w:sz="0" w:space="0" w:color="auto"/>
            <w:bottom w:val="none" w:sz="0" w:space="0" w:color="auto"/>
            <w:right w:val="none" w:sz="0" w:space="0" w:color="auto"/>
          </w:divBdr>
        </w:div>
        <w:div w:id="1176726733">
          <w:marLeft w:val="640"/>
          <w:marRight w:val="0"/>
          <w:marTop w:val="0"/>
          <w:marBottom w:val="0"/>
          <w:divBdr>
            <w:top w:val="none" w:sz="0" w:space="0" w:color="auto"/>
            <w:left w:val="none" w:sz="0" w:space="0" w:color="auto"/>
            <w:bottom w:val="none" w:sz="0" w:space="0" w:color="auto"/>
            <w:right w:val="none" w:sz="0" w:space="0" w:color="auto"/>
          </w:divBdr>
        </w:div>
        <w:div w:id="368383045">
          <w:marLeft w:val="640"/>
          <w:marRight w:val="0"/>
          <w:marTop w:val="0"/>
          <w:marBottom w:val="0"/>
          <w:divBdr>
            <w:top w:val="none" w:sz="0" w:space="0" w:color="auto"/>
            <w:left w:val="none" w:sz="0" w:space="0" w:color="auto"/>
            <w:bottom w:val="none" w:sz="0" w:space="0" w:color="auto"/>
            <w:right w:val="none" w:sz="0" w:space="0" w:color="auto"/>
          </w:divBdr>
        </w:div>
        <w:div w:id="1036931291">
          <w:marLeft w:val="640"/>
          <w:marRight w:val="0"/>
          <w:marTop w:val="0"/>
          <w:marBottom w:val="0"/>
          <w:divBdr>
            <w:top w:val="none" w:sz="0" w:space="0" w:color="auto"/>
            <w:left w:val="none" w:sz="0" w:space="0" w:color="auto"/>
            <w:bottom w:val="none" w:sz="0" w:space="0" w:color="auto"/>
            <w:right w:val="none" w:sz="0" w:space="0" w:color="auto"/>
          </w:divBdr>
        </w:div>
        <w:div w:id="1487355201">
          <w:marLeft w:val="640"/>
          <w:marRight w:val="0"/>
          <w:marTop w:val="0"/>
          <w:marBottom w:val="0"/>
          <w:divBdr>
            <w:top w:val="none" w:sz="0" w:space="0" w:color="auto"/>
            <w:left w:val="none" w:sz="0" w:space="0" w:color="auto"/>
            <w:bottom w:val="none" w:sz="0" w:space="0" w:color="auto"/>
            <w:right w:val="none" w:sz="0" w:space="0" w:color="auto"/>
          </w:divBdr>
        </w:div>
        <w:div w:id="479153975">
          <w:marLeft w:val="640"/>
          <w:marRight w:val="0"/>
          <w:marTop w:val="0"/>
          <w:marBottom w:val="0"/>
          <w:divBdr>
            <w:top w:val="none" w:sz="0" w:space="0" w:color="auto"/>
            <w:left w:val="none" w:sz="0" w:space="0" w:color="auto"/>
            <w:bottom w:val="none" w:sz="0" w:space="0" w:color="auto"/>
            <w:right w:val="none" w:sz="0" w:space="0" w:color="auto"/>
          </w:divBdr>
        </w:div>
        <w:div w:id="2072993319">
          <w:marLeft w:val="640"/>
          <w:marRight w:val="0"/>
          <w:marTop w:val="0"/>
          <w:marBottom w:val="0"/>
          <w:divBdr>
            <w:top w:val="none" w:sz="0" w:space="0" w:color="auto"/>
            <w:left w:val="none" w:sz="0" w:space="0" w:color="auto"/>
            <w:bottom w:val="none" w:sz="0" w:space="0" w:color="auto"/>
            <w:right w:val="none" w:sz="0" w:space="0" w:color="auto"/>
          </w:divBdr>
        </w:div>
        <w:div w:id="695235084">
          <w:marLeft w:val="640"/>
          <w:marRight w:val="0"/>
          <w:marTop w:val="0"/>
          <w:marBottom w:val="0"/>
          <w:divBdr>
            <w:top w:val="none" w:sz="0" w:space="0" w:color="auto"/>
            <w:left w:val="none" w:sz="0" w:space="0" w:color="auto"/>
            <w:bottom w:val="none" w:sz="0" w:space="0" w:color="auto"/>
            <w:right w:val="none" w:sz="0" w:space="0" w:color="auto"/>
          </w:divBdr>
        </w:div>
        <w:div w:id="134183827">
          <w:marLeft w:val="640"/>
          <w:marRight w:val="0"/>
          <w:marTop w:val="0"/>
          <w:marBottom w:val="0"/>
          <w:divBdr>
            <w:top w:val="none" w:sz="0" w:space="0" w:color="auto"/>
            <w:left w:val="none" w:sz="0" w:space="0" w:color="auto"/>
            <w:bottom w:val="none" w:sz="0" w:space="0" w:color="auto"/>
            <w:right w:val="none" w:sz="0" w:space="0" w:color="auto"/>
          </w:divBdr>
        </w:div>
        <w:div w:id="1713731270">
          <w:marLeft w:val="640"/>
          <w:marRight w:val="0"/>
          <w:marTop w:val="0"/>
          <w:marBottom w:val="0"/>
          <w:divBdr>
            <w:top w:val="none" w:sz="0" w:space="0" w:color="auto"/>
            <w:left w:val="none" w:sz="0" w:space="0" w:color="auto"/>
            <w:bottom w:val="none" w:sz="0" w:space="0" w:color="auto"/>
            <w:right w:val="none" w:sz="0" w:space="0" w:color="auto"/>
          </w:divBdr>
        </w:div>
        <w:div w:id="2015916455">
          <w:marLeft w:val="640"/>
          <w:marRight w:val="0"/>
          <w:marTop w:val="0"/>
          <w:marBottom w:val="0"/>
          <w:divBdr>
            <w:top w:val="none" w:sz="0" w:space="0" w:color="auto"/>
            <w:left w:val="none" w:sz="0" w:space="0" w:color="auto"/>
            <w:bottom w:val="none" w:sz="0" w:space="0" w:color="auto"/>
            <w:right w:val="none" w:sz="0" w:space="0" w:color="auto"/>
          </w:divBdr>
        </w:div>
        <w:div w:id="1855604776">
          <w:marLeft w:val="640"/>
          <w:marRight w:val="0"/>
          <w:marTop w:val="0"/>
          <w:marBottom w:val="0"/>
          <w:divBdr>
            <w:top w:val="none" w:sz="0" w:space="0" w:color="auto"/>
            <w:left w:val="none" w:sz="0" w:space="0" w:color="auto"/>
            <w:bottom w:val="none" w:sz="0" w:space="0" w:color="auto"/>
            <w:right w:val="none" w:sz="0" w:space="0" w:color="auto"/>
          </w:divBdr>
        </w:div>
        <w:div w:id="2137679746">
          <w:marLeft w:val="640"/>
          <w:marRight w:val="0"/>
          <w:marTop w:val="0"/>
          <w:marBottom w:val="0"/>
          <w:divBdr>
            <w:top w:val="none" w:sz="0" w:space="0" w:color="auto"/>
            <w:left w:val="none" w:sz="0" w:space="0" w:color="auto"/>
            <w:bottom w:val="none" w:sz="0" w:space="0" w:color="auto"/>
            <w:right w:val="none" w:sz="0" w:space="0" w:color="auto"/>
          </w:divBdr>
        </w:div>
      </w:divsChild>
    </w:div>
    <w:div w:id="231698781">
      <w:marLeft w:val="640"/>
      <w:marRight w:val="0"/>
      <w:marTop w:val="0"/>
      <w:marBottom w:val="0"/>
      <w:divBdr>
        <w:top w:val="none" w:sz="0" w:space="0" w:color="auto"/>
        <w:left w:val="none" w:sz="0" w:space="0" w:color="auto"/>
        <w:bottom w:val="none" w:sz="0" w:space="0" w:color="auto"/>
        <w:right w:val="none" w:sz="0" w:space="0" w:color="auto"/>
      </w:divBdr>
    </w:div>
    <w:div w:id="234366724">
      <w:marLeft w:val="0"/>
      <w:marRight w:val="0"/>
      <w:marTop w:val="0"/>
      <w:marBottom w:val="0"/>
      <w:divBdr>
        <w:top w:val="none" w:sz="0" w:space="0" w:color="auto"/>
        <w:left w:val="none" w:sz="0" w:space="0" w:color="auto"/>
        <w:bottom w:val="none" w:sz="0" w:space="0" w:color="auto"/>
        <w:right w:val="none" w:sz="0" w:space="0" w:color="auto"/>
      </w:divBdr>
    </w:div>
    <w:div w:id="235479227">
      <w:bodyDiv w:val="1"/>
      <w:marLeft w:val="0"/>
      <w:marRight w:val="0"/>
      <w:marTop w:val="0"/>
      <w:marBottom w:val="0"/>
      <w:divBdr>
        <w:top w:val="none" w:sz="0" w:space="0" w:color="auto"/>
        <w:left w:val="none" w:sz="0" w:space="0" w:color="auto"/>
        <w:bottom w:val="none" w:sz="0" w:space="0" w:color="auto"/>
        <w:right w:val="none" w:sz="0" w:space="0" w:color="auto"/>
      </w:divBdr>
      <w:divsChild>
        <w:div w:id="1101728518">
          <w:marLeft w:val="640"/>
          <w:marRight w:val="0"/>
          <w:marTop w:val="0"/>
          <w:marBottom w:val="0"/>
          <w:divBdr>
            <w:top w:val="none" w:sz="0" w:space="0" w:color="auto"/>
            <w:left w:val="none" w:sz="0" w:space="0" w:color="auto"/>
            <w:bottom w:val="none" w:sz="0" w:space="0" w:color="auto"/>
            <w:right w:val="none" w:sz="0" w:space="0" w:color="auto"/>
          </w:divBdr>
        </w:div>
        <w:div w:id="1336417859">
          <w:marLeft w:val="640"/>
          <w:marRight w:val="0"/>
          <w:marTop w:val="0"/>
          <w:marBottom w:val="0"/>
          <w:divBdr>
            <w:top w:val="none" w:sz="0" w:space="0" w:color="auto"/>
            <w:left w:val="none" w:sz="0" w:space="0" w:color="auto"/>
            <w:bottom w:val="none" w:sz="0" w:space="0" w:color="auto"/>
            <w:right w:val="none" w:sz="0" w:space="0" w:color="auto"/>
          </w:divBdr>
        </w:div>
        <w:div w:id="1101342554">
          <w:marLeft w:val="640"/>
          <w:marRight w:val="0"/>
          <w:marTop w:val="0"/>
          <w:marBottom w:val="0"/>
          <w:divBdr>
            <w:top w:val="none" w:sz="0" w:space="0" w:color="auto"/>
            <w:left w:val="none" w:sz="0" w:space="0" w:color="auto"/>
            <w:bottom w:val="none" w:sz="0" w:space="0" w:color="auto"/>
            <w:right w:val="none" w:sz="0" w:space="0" w:color="auto"/>
          </w:divBdr>
        </w:div>
        <w:div w:id="1977563482">
          <w:marLeft w:val="640"/>
          <w:marRight w:val="0"/>
          <w:marTop w:val="0"/>
          <w:marBottom w:val="0"/>
          <w:divBdr>
            <w:top w:val="none" w:sz="0" w:space="0" w:color="auto"/>
            <w:left w:val="none" w:sz="0" w:space="0" w:color="auto"/>
            <w:bottom w:val="none" w:sz="0" w:space="0" w:color="auto"/>
            <w:right w:val="none" w:sz="0" w:space="0" w:color="auto"/>
          </w:divBdr>
        </w:div>
        <w:div w:id="33116215">
          <w:marLeft w:val="640"/>
          <w:marRight w:val="0"/>
          <w:marTop w:val="0"/>
          <w:marBottom w:val="0"/>
          <w:divBdr>
            <w:top w:val="none" w:sz="0" w:space="0" w:color="auto"/>
            <w:left w:val="none" w:sz="0" w:space="0" w:color="auto"/>
            <w:bottom w:val="none" w:sz="0" w:space="0" w:color="auto"/>
            <w:right w:val="none" w:sz="0" w:space="0" w:color="auto"/>
          </w:divBdr>
        </w:div>
        <w:div w:id="42944414">
          <w:marLeft w:val="640"/>
          <w:marRight w:val="0"/>
          <w:marTop w:val="0"/>
          <w:marBottom w:val="0"/>
          <w:divBdr>
            <w:top w:val="none" w:sz="0" w:space="0" w:color="auto"/>
            <w:left w:val="none" w:sz="0" w:space="0" w:color="auto"/>
            <w:bottom w:val="none" w:sz="0" w:space="0" w:color="auto"/>
            <w:right w:val="none" w:sz="0" w:space="0" w:color="auto"/>
          </w:divBdr>
        </w:div>
        <w:div w:id="1850025399">
          <w:marLeft w:val="640"/>
          <w:marRight w:val="0"/>
          <w:marTop w:val="0"/>
          <w:marBottom w:val="0"/>
          <w:divBdr>
            <w:top w:val="none" w:sz="0" w:space="0" w:color="auto"/>
            <w:left w:val="none" w:sz="0" w:space="0" w:color="auto"/>
            <w:bottom w:val="none" w:sz="0" w:space="0" w:color="auto"/>
            <w:right w:val="none" w:sz="0" w:space="0" w:color="auto"/>
          </w:divBdr>
        </w:div>
        <w:div w:id="1010331741">
          <w:marLeft w:val="640"/>
          <w:marRight w:val="0"/>
          <w:marTop w:val="0"/>
          <w:marBottom w:val="0"/>
          <w:divBdr>
            <w:top w:val="none" w:sz="0" w:space="0" w:color="auto"/>
            <w:left w:val="none" w:sz="0" w:space="0" w:color="auto"/>
            <w:bottom w:val="none" w:sz="0" w:space="0" w:color="auto"/>
            <w:right w:val="none" w:sz="0" w:space="0" w:color="auto"/>
          </w:divBdr>
        </w:div>
        <w:div w:id="1007557790">
          <w:marLeft w:val="640"/>
          <w:marRight w:val="0"/>
          <w:marTop w:val="0"/>
          <w:marBottom w:val="0"/>
          <w:divBdr>
            <w:top w:val="none" w:sz="0" w:space="0" w:color="auto"/>
            <w:left w:val="none" w:sz="0" w:space="0" w:color="auto"/>
            <w:bottom w:val="none" w:sz="0" w:space="0" w:color="auto"/>
            <w:right w:val="none" w:sz="0" w:space="0" w:color="auto"/>
          </w:divBdr>
        </w:div>
        <w:div w:id="1882937452">
          <w:marLeft w:val="640"/>
          <w:marRight w:val="0"/>
          <w:marTop w:val="0"/>
          <w:marBottom w:val="0"/>
          <w:divBdr>
            <w:top w:val="none" w:sz="0" w:space="0" w:color="auto"/>
            <w:left w:val="none" w:sz="0" w:space="0" w:color="auto"/>
            <w:bottom w:val="none" w:sz="0" w:space="0" w:color="auto"/>
            <w:right w:val="none" w:sz="0" w:space="0" w:color="auto"/>
          </w:divBdr>
        </w:div>
        <w:div w:id="1423839946">
          <w:marLeft w:val="640"/>
          <w:marRight w:val="0"/>
          <w:marTop w:val="0"/>
          <w:marBottom w:val="0"/>
          <w:divBdr>
            <w:top w:val="none" w:sz="0" w:space="0" w:color="auto"/>
            <w:left w:val="none" w:sz="0" w:space="0" w:color="auto"/>
            <w:bottom w:val="none" w:sz="0" w:space="0" w:color="auto"/>
            <w:right w:val="none" w:sz="0" w:space="0" w:color="auto"/>
          </w:divBdr>
        </w:div>
        <w:div w:id="1448086543">
          <w:marLeft w:val="640"/>
          <w:marRight w:val="0"/>
          <w:marTop w:val="0"/>
          <w:marBottom w:val="0"/>
          <w:divBdr>
            <w:top w:val="none" w:sz="0" w:space="0" w:color="auto"/>
            <w:left w:val="none" w:sz="0" w:space="0" w:color="auto"/>
            <w:bottom w:val="none" w:sz="0" w:space="0" w:color="auto"/>
            <w:right w:val="none" w:sz="0" w:space="0" w:color="auto"/>
          </w:divBdr>
        </w:div>
        <w:div w:id="754476023">
          <w:marLeft w:val="640"/>
          <w:marRight w:val="0"/>
          <w:marTop w:val="0"/>
          <w:marBottom w:val="0"/>
          <w:divBdr>
            <w:top w:val="none" w:sz="0" w:space="0" w:color="auto"/>
            <w:left w:val="none" w:sz="0" w:space="0" w:color="auto"/>
            <w:bottom w:val="none" w:sz="0" w:space="0" w:color="auto"/>
            <w:right w:val="none" w:sz="0" w:space="0" w:color="auto"/>
          </w:divBdr>
        </w:div>
        <w:div w:id="1653366256">
          <w:marLeft w:val="640"/>
          <w:marRight w:val="0"/>
          <w:marTop w:val="0"/>
          <w:marBottom w:val="0"/>
          <w:divBdr>
            <w:top w:val="none" w:sz="0" w:space="0" w:color="auto"/>
            <w:left w:val="none" w:sz="0" w:space="0" w:color="auto"/>
            <w:bottom w:val="none" w:sz="0" w:space="0" w:color="auto"/>
            <w:right w:val="none" w:sz="0" w:space="0" w:color="auto"/>
          </w:divBdr>
        </w:div>
        <w:div w:id="1003819514">
          <w:marLeft w:val="640"/>
          <w:marRight w:val="0"/>
          <w:marTop w:val="0"/>
          <w:marBottom w:val="0"/>
          <w:divBdr>
            <w:top w:val="none" w:sz="0" w:space="0" w:color="auto"/>
            <w:left w:val="none" w:sz="0" w:space="0" w:color="auto"/>
            <w:bottom w:val="none" w:sz="0" w:space="0" w:color="auto"/>
            <w:right w:val="none" w:sz="0" w:space="0" w:color="auto"/>
          </w:divBdr>
        </w:div>
        <w:div w:id="1299341376">
          <w:marLeft w:val="640"/>
          <w:marRight w:val="0"/>
          <w:marTop w:val="0"/>
          <w:marBottom w:val="0"/>
          <w:divBdr>
            <w:top w:val="none" w:sz="0" w:space="0" w:color="auto"/>
            <w:left w:val="none" w:sz="0" w:space="0" w:color="auto"/>
            <w:bottom w:val="none" w:sz="0" w:space="0" w:color="auto"/>
            <w:right w:val="none" w:sz="0" w:space="0" w:color="auto"/>
          </w:divBdr>
        </w:div>
        <w:div w:id="1756049138">
          <w:marLeft w:val="640"/>
          <w:marRight w:val="0"/>
          <w:marTop w:val="0"/>
          <w:marBottom w:val="0"/>
          <w:divBdr>
            <w:top w:val="none" w:sz="0" w:space="0" w:color="auto"/>
            <w:left w:val="none" w:sz="0" w:space="0" w:color="auto"/>
            <w:bottom w:val="none" w:sz="0" w:space="0" w:color="auto"/>
            <w:right w:val="none" w:sz="0" w:space="0" w:color="auto"/>
          </w:divBdr>
        </w:div>
        <w:div w:id="1406563515">
          <w:marLeft w:val="640"/>
          <w:marRight w:val="0"/>
          <w:marTop w:val="0"/>
          <w:marBottom w:val="0"/>
          <w:divBdr>
            <w:top w:val="none" w:sz="0" w:space="0" w:color="auto"/>
            <w:left w:val="none" w:sz="0" w:space="0" w:color="auto"/>
            <w:bottom w:val="none" w:sz="0" w:space="0" w:color="auto"/>
            <w:right w:val="none" w:sz="0" w:space="0" w:color="auto"/>
          </w:divBdr>
        </w:div>
        <w:div w:id="2113931372">
          <w:marLeft w:val="640"/>
          <w:marRight w:val="0"/>
          <w:marTop w:val="0"/>
          <w:marBottom w:val="0"/>
          <w:divBdr>
            <w:top w:val="none" w:sz="0" w:space="0" w:color="auto"/>
            <w:left w:val="none" w:sz="0" w:space="0" w:color="auto"/>
            <w:bottom w:val="none" w:sz="0" w:space="0" w:color="auto"/>
            <w:right w:val="none" w:sz="0" w:space="0" w:color="auto"/>
          </w:divBdr>
        </w:div>
        <w:div w:id="1220895731">
          <w:marLeft w:val="640"/>
          <w:marRight w:val="0"/>
          <w:marTop w:val="0"/>
          <w:marBottom w:val="0"/>
          <w:divBdr>
            <w:top w:val="none" w:sz="0" w:space="0" w:color="auto"/>
            <w:left w:val="none" w:sz="0" w:space="0" w:color="auto"/>
            <w:bottom w:val="none" w:sz="0" w:space="0" w:color="auto"/>
            <w:right w:val="none" w:sz="0" w:space="0" w:color="auto"/>
          </w:divBdr>
        </w:div>
        <w:div w:id="1498500791">
          <w:marLeft w:val="640"/>
          <w:marRight w:val="0"/>
          <w:marTop w:val="0"/>
          <w:marBottom w:val="0"/>
          <w:divBdr>
            <w:top w:val="none" w:sz="0" w:space="0" w:color="auto"/>
            <w:left w:val="none" w:sz="0" w:space="0" w:color="auto"/>
            <w:bottom w:val="none" w:sz="0" w:space="0" w:color="auto"/>
            <w:right w:val="none" w:sz="0" w:space="0" w:color="auto"/>
          </w:divBdr>
        </w:div>
        <w:div w:id="203106146">
          <w:marLeft w:val="640"/>
          <w:marRight w:val="0"/>
          <w:marTop w:val="0"/>
          <w:marBottom w:val="0"/>
          <w:divBdr>
            <w:top w:val="none" w:sz="0" w:space="0" w:color="auto"/>
            <w:left w:val="none" w:sz="0" w:space="0" w:color="auto"/>
            <w:bottom w:val="none" w:sz="0" w:space="0" w:color="auto"/>
            <w:right w:val="none" w:sz="0" w:space="0" w:color="auto"/>
          </w:divBdr>
        </w:div>
        <w:div w:id="86734809">
          <w:marLeft w:val="640"/>
          <w:marRight w:val="0"/>
          <w:marTop w:val="0"/>
          <w:marBottom w:val="0"/>
          <w:divBdr>
            <w:top w:val="none" w:sz="0" w:space="0" w:color="auto"/>
            <w:left w:val="none" w:sz="0" w:space="0" w:color="auto"/>
            <w:bottom w:val="none" w:sz="0" w:space="0" w:color="auto"/>
            <w:right w:val="none" w:sz="0" w:space="0" w:color="auto"/>
          </w:divBdr>
        </w:div>
        <w:div w:id="1754231494">
          <w:marLeft w:val="640"/>
          <w:marRight w:val="0"/>
          <w:marTop w:val="0"/>
          <w:marBottom w:val="0"/>
          <w:divBdr>
            <w:top w:val="none" w:sz="0" w:space="0" w:color="auto"/>
            <w:left w:val="none" w:sz="0" w:space="0" w:color="auto"/>
            <w:bottom w:val="none" w:sz="0" w:space="0" w:color="auto"/>
            <w:right w:val="none" w:sz="0" w:space="0" w:color="auto"/>
          </w:divBdr>
        </w:div>
        <w:div w:id="1709574199">
          <w:marLeft w:val="640"/>
          <w:marRight w:val="0"/>
          <w:marTop w:val="0"/>
          <w:marBottom w:val="0"/>
          <w:divBdr>
            <w:top w:val="none" w:sz="0" w:space="0" w:color="auto"/>
            <w:left w:val="none" w:sz="0" w:space="0" w:color="auto"/>
            <w:bottom w:val="none" w:sz="0" w:space="0" w:color="auto"/>
            <w:right w:val="none" w:sz="0" w:space="0" w:color="auto"/>
          </w:divBdr>
        </w:div>
        <w:div w:id="898130306">
          <w:marLeft w:val="640"/>
          <w:marRight w:val="0"/>
          <w:marTop w:val="0"/>
          <w:marBottom w:val="0"/>
          <w:divBdr>
            <w:top w:val="none" w:sz="0" w:space="0" w:color="auto"/>
            <w:left w:val="none" w:sz="0" w:space="0" w:color="auto"/>
            <w:bottom w:val="none" w:sz="0" w:space="0" w:color="auto"/>
            <w:right w:val="none" w:sz="0" w:space="0" w:color="auto"/>
          </w:divBdr>
        </w:div>
        <w:div w:id="1748070352">
          <w:marLeft w:val="640"/>
          <w:marRight w:val="0"/>
          <w:marTop w:val="0"/>
          <w:marBottom w:val="0"/>
          <w:divBdr>
            <w:top w:val="none" w:sz="0" w:space="0" w:color="auto"/>
            <w:left w:val="none" w:sz="0" w:space="0" w:color="auto"/>
            <w:bottom w:val="none" w:sz="0" w:space="0" w:color="auto"/>
            <w:right w:val="none" w:sz="0" w:space="0" w:color="auto"/>
          </w:divBdr>
        </w:div>
        <w:div w:id="1484618569">
          <w:marLeft w:val="640"/>
          <w:marRight w:val="0"/>
          <w:marTop w:val="0"/>
          <w:marBottom w:val="0"/>
          <w:divBdr>
            <w:top w:val="none" w:sz="0" w:space="0" w:color="auto"/>
            <w:left w:val="none" w:sz="0" w:space="0" w:color="auto"/>
            <w:bottom w:val="none" w:sz="0" w:space="0" w:color="auto"/>
            <w:right w:val="none" w:sz="0" w:space="0" w:color="auto"/>
          </w:divBdr>
        </w:div>
        <w:div w:id="1397364600">
          <w:marLeft w:val="640"/>
          <w:marRight w:val="0"/>
          <w:marTop w:val="0"/>
          <w:marBottom w:val="0"/>
          <w:divBdr>
            <w:top w:val="none" w:sz="0" w:space="0" w:color="auto"/>
            <w:left w:val="none" w:sz="0" w:space="0" w:color="auto"/>
            <w:bottom w:val="none" w:sz="0" w:space="0" w:color="auto"/>
            <w:right w:val="none" w:sz="0" w:space="0" w:color="auto"/>
          </w:divBdr>
        </w:div>
        <w:div w:id="619799034">
          <w:marLeft w:val="640"/>
          <w:marRight w:val="0"/>
          <w:marTop w:val="0"/>
          <w:marBottom w:val="0"/>
          <w:divBdr>
            <w:top w:val="none" w:sz="0" w:space="0" w:color="auto"/>
            <w:left w:val="none" w:sz="0" w:space="0" w:color="auto"/>
            <w:bottom w:val="none" w:sz="0" w:space="0" w:color="auto"/>
            <w:right w:val="none" w:sz="0" w:space="0" w:color="auto"/>
          </w:divBdr>
        </w:div>
        <w:div w:id="572661782">
          <w:marLeft w:val="640"/>
          <w:marRight w:val="0"/>
          <w:marTop w:val="0"/>
          <w:marBottom w:val="0"/>
          <w:divBdr>
            <w:top w:val="none" w:sz="0" w:space="0" w:color="auto"/>
            <w:left w:val="none" w:sz="0" w:space="0" w:color="auto"/>
            <w:bottom w:val="none" w:sz="0" w:space="0" w:color="auto"/>
            <w:right w:val="none" w:sz="0" w:space="0" w:color="auto"/>
          </w:divBdr>
        </w:div>
        <w:div w:id="2070691551">
          <w:marLeft w:val="640"/>
          <w:marRight w:val="0"/>
          <w:marTop w:val="0"/>
          <w:marBottom w:val="0"/>
          <w:divBdr>
            <w:top w:val="none" w:sz="0" w:space="0" w:color="auto"/>
            <w:left w:val="none" w:sz="0" w:space="0" w:color="auto"/>
            <w:bottom w:val="none" w:sz="0" w:space="0" w:color="auto"/>
            <w:right w:val="none" w:sz="0" w:space="0" w:color="auto"/>
          </w:divBdr>
        </w:div>
        <w:div w:id="369034200">
          <w:marLeft w:val="640"/>
          <w:marRight w:val="0"/>
          <w:marTop w:val="0"/>
          <w:marBottom w:val="0"/>
          <w:divBdr>
            <w:top w:val="none" w:sz="0" w:space="0" w:color="auto"/>
            <w:left w:val="none" w:sz="0" w:space="0" w:color="auto"/>
            <w:bottom w:val="none" w:sz="0" w:space="0" w:color="auto"/>
            <w:right w:val="none" w:sz="0" w:space="0" w:color="auto"/>
          </w:divBdr>
        </w:div>
        <w:div w:id="1248808112">
          <w:marLeft w:val="640"/>
          <w:marRight w:val="0"/>
          <w:marTop w:val="0"/>
          <w:marBottom w:val="0"/>
          <w:divBdr>
            <w:top w:val="none" w:sz="0" w:space="0" w:color="auto"/>
            <w:left w:val="none" w:sz="0" w:space="0" w:color="auto"/>
            <w:bottom w:val="none" w:sz="0" w:space="0" w:color="auto"/>
            <w:right w:val="none" w:sz="0" w:space="0" w:color="auto"/>
          </w:divBdr>
        </w:div>
        <w:div w:id="720056608">
          <w:marLeft w:val="640"/>
          <w:marRight w:val="0"/>
          <w:marTop w:val="0"/>
          <w:marBottom w:val="0"/>
          <w:divBdr>
            <w:top w:val="none" w:sz="0" w:space="0" w:color="auto"/>
            <w:left w:val="none" w:sz="0" w:space="0" w:color="auto"/>
            <w:bottom w:val="none" w:sz="0" w:space="0" w:color="auto"/>
            <w:right w:val="none" w:sz="0" w:space="0" w:color="auto"/>
          </w:divBdr>
        </w:div>
        <w:div w:id="643436472">
          <w:marLeft w:val="640"/>
          <w:marRight w:val="0"/>
          <w:marTop w:val="0"/>
          <w:marBottom w:val="0"/>
          <w:divBdr>
            <w:top w:val="none" w:sz="0" w:space="0" w:color="auto"/>
            <w:left w:val="none" w:sz="0" w:space="0" w:color="auto"/>
            <w:bottom w:val="none" w:sz="0" w:space="0" w:color="auto"/>
            <w:right w:val="none" w:sz="0" w:space="0" w:color="auto"/>
          </w:divBdr>
        </w:div>
        <w:div w:id="1159079428">
          <w:marLeft w:val="640"/>
          <w:marRight w:val="0"/>
          <w:marTop w:val="0"/>
          <w:marBottom w:val="0"/>
          <w:divBdr>
            <w:top w:val="none" w:sz="0" w:space="0" w:color="auto"/>
            <w:left w:val="none" w:sz="0" w:space="0" w:color="auto"/>
            <w:bottom w:val="none" w:sz="0" w:space="0" w:color="auto"/>
            <w:right w:val="none" w:sz="0" w:space="0" w:color="auto"/>
          </w:divBdr>
        </w:div>
        <w:div w:id="1053386065">
          <w:marLeft w:val="640"/>
          <w:marRight w:val="0"/>
          <w:marTop w:val="0"/>
          <w:marBottom w:val="0"/>
          <w:divBdr>
            <w:top w:val="none" w:sz="0" w:space="0" w:color="auto"/>
            <w:left w:val="none" w:sz="0" w:space="0" w:color="auto"/>
            <w:bottom w:val="none" w:sz="0" w:space="0" w:color="auto"/>
            <w:right w:val="none" w:sz="0" w:space="0" w:color="auto"/>
          </w:divBdr>
        </w:div>
        <w:div w:id="513766389">
          <w:marLeft w:val="640"/>
          <w:marRight w:val="0"/>
          <w:marTop w:val="0"/>
          <w:marBottom w:val="0"/>
          <w:divBdr>
            <w:top w:val="none" w:sz="0" w:space="0" w:color="auto"/>
            <w:left w:val="none" w:sz="0" w:space="0" w:color="auto"/>
            <w:bottom w:val="none" w:sz="0" w:space="0" w:color="auto"/>
            <w:right w:val="none" w:sz="0" w:space="0" w:color="auto"/>
          </w:divBdr>
        </w:div>
        <w:div w:id="526722772">
          <w:marLeft w:val="640"/>
          <w:marRight w:val="0"/>
          <w:marTop w:val="0"/>
          <w:marBottom w:val="0"/>
          <w:divBdr>
            <w:top w:val="none" w:sz="0" w:space="0" w:color="auto"/>
            <w:left w:val="none" w:sz="0" w:space="0" w:color="auto"/>
            <w:bottom w:val="none" w:sz="0" w:space="0" w:color="auto"/>
            <w:right w:val="none" w:sz="0" w:space="0" w:color="auto"/>
          </w:divBdr>
        </w:div>
        <w:div w:id="1181505741">
          <w:marLeft w:val="640"/>
          <w:marRight w:val="0"/>
          <w:marTop w:val="0"/>
          <w:marBottom w:val="0"/>
          <w:divBdr>
            <w:top w:val="none" w:sz="0" w:space="0" w:color="auto"/>
            <w:left w:val="none" w:sz="0" w:space="0" w:color="auto"/>
            <w:bottom w:val="none" w:sz="0" w:space="0" w:color="auto"/>
            <w:right w:val="none" w:sz="0" w:space="0" w:color="auto"/>
          </w:divBdr>
        </w:div>
        <w:div w:id="717702274">
          <w:marLeft w:val="640"/>
          <w:marRight w:val="0"/>
          <w:marTop w:val="0"/>
          <w:marBottom w:val="0"/>
          <w:divBdr>
            <w:top w:val="none" w:sz="0" w:space="0" w:color="auto"/>
            <w:left w:val="none" w:sz="0" w:space="0" w:color="auto"/>
            <w:bottom w:val="none" w:sz="0" w:space="0" w:color="auto"/>
            <w:right w:val="none" w:sz="0" w:space="0" w:color="auto"/>
          </w:divBdr>
        </w:div>
        <w:div w:id="1298991278">
          <w:marLeft w:val="640"/>
          <w:marRight w:val="0"/>
          <w:marTop w:val="0"/>
          <w:marBottom w:val="0"/>
          <w:divBdr>
            <w:top w:val="none" w:sz="0" w:space="0" w:color="auto"/>
            <w:left w:val="none" w:sz="0" w:space="0" w:color="auto"/>
            <w:bottom w:val="none" w:sz="0" w:space="0" w:color="auto"/>
            <w:right w:val="none" w:sz="0" w:space="0" w:color="auto"/>
          </w:divBdr>
        </w:div>
        <w:div w:id="162285836">
          <w:marLeft w:val="640"/>
          <w:marRight w:val="0"/>
          <w:marTop w:val="0"/>
          <w:marBottom w:val="0"/>
          <w:divBdr>
            <w:top w:val="none" w:sz="0" w:space="0" w:color="auto"/>
            <w:left w:val="none" w:sz="0" w:space="0" w:color="auto"/>
            <w:bottom w:val="none" w:sz="0" w:space="0" w:color="auto"/>
            <w:right w:val="none" w:sz="0" w:space="0" w:color="auto"/>
          </w:divBdr>
        </w:div>
        <w:div w:id="1211190067">
          <w:marLeft w:val="640"/>
          <w:marRight w:val="0"/>
          <w:marTop w:val="0"/>
          <w:marBottom w:val="0"/>
          <w:divBdr>
            <w:top w:val="none" w:sz="0" w:space="0" w:color="auto"/>
            <w:left w:val="none" w:sz="0" w:space="0" w:color="auto"/>
            <w:bottom w:val="none" w:sz="0" w:space="0" w:color="auto"/>
            <w:right w:val="none" w:sz="0" w:space="0" w:color="auto"/>
          </w:divBdr>
        </w:div>
        <w:div w:id="1175800522">
          <w:marLeft w:val="640"/>
          <w:marRight w:val="0"/>
          <w:marTop w:val="0"/>
          <w:marBottom w:val="0"/>
          <w:divBdr>
            <w:top w:val="none" w:sz="0" w:space="0" w:color="auto"/>
            <w:left w:val="none" w:sz="0" w:space="0" w:color="auto"/>
            <w:bottom w:val="none" w:sz="0" w:space="0" w:color="auto"/>
            <w:right w:val="none" w:sz="0" w:space="0" w:color="auto"/>
          </w:divBdr>
        </w:div>
        <w:div w:id="1385332663">
          <w:marLeft w:val="640"/>
          <w:marRight w:val="0"/>
          <w:marTop w:val="0"/>
          <w:marBottom w:val="0"/>
          <w:divBdr>
            <w:top w:val="none" w:sz="0" w:space="0" w:color="auto"/>
            <w:left w:val="none" w:sz="0" w:space="0" w:color="auto"/>
            <w:bottom w:val="none" w:sz="0" w:space="0" w:color="auto"/>
            <w:right w:val="none" w:sz="0" w:space="0" w:color="auto"/>
          </w:divBdr>
        </w:div>
        <w:div w:id="1668843">
          <w:marLeft w:val="640"/>
          <w:marRight w:val="0"/>
          <w:marTop w:val="0"/>
          <w:marBottom w:val="0"/>
          <w:divBdr>
            <w:top w:val="none" w:sz="0" w:space="0" w:color="auto"/>
            <w:left w:val="none" w:sz="0" w:space="0" w:color="auto"/>
            <w:bottom w:val="none" w:sz="0" w:space="0" w:color="auto"/>
            <w:right w:val="none" w:sz="0" w:space="0" w:color="auto"/>
          </w:divBdr>
        </w:div>
        <w:div w:id="182670206">
          <w:marLeft w:val="640"/>
          <w:marRight w:val="0"/>
          <w:marTop w:val="0"/>
          <w:marBottom w:val="0"/>
          <w:divBdr>
            <w:top w:val="none" w:sz="0" w:space="0" w:color="auto"/>
            <w:left w:val="none" w:sz="0" w:space="0" w:color="auto"/>
            <w:bottom w:val="none" w:sz="0" w:space="0" w:color="auto"/>
            <w:right w:val="none" w:sz="0" w:space="0" w:color="auto"/>
          </w:divBdr>
        </w:div>
        <w:div w:id="2119519984">
          <w:marLeft w:val="640"/>
          <w:marRight w:val="0"/>
          <w:marTop w:val="0"/>
          <w:marBottom w:val="0"/>
          <w:divBdr>
            <w:top w:val="none" w:sz="0" w:space="0" w:color="auto"/>
            <w:left w:val="none" w:sz="0" w:space="0" w:color="auto"/>
            <w:bottom w:val="none" w:sz="0" w:space="0" w:color="auto"/>
            <w:right w:val="none" w:sz="0" w:space="0" w:color="auto"/>
          </w:divBdr>
        </w:div>
        <w:div w:id="1215041959">
          <w:marLeft w:val="640"/>
          <w:marRight w:val="0"/>
          <w:marTop w:val="0"/>
          <w:marBottom w:val="0"/>
          <w:divBdr>
            <w:top w:val="none" w:sz="0" w:space="0" w:color="auto"/>
            <w:left w:val="none" w:sz="0" w:space="0" w:color="auto"/>
            <w:bottom w:val="none" w:sz="0" w:space="0" w:color="auto"/>
            <w:right w:val="none" w:sz="0" w:space="0" w:color="auto"/>
          </w:divBdr>
        </w:div>
        <w:div w:id="1991444674">
          <w:marLeft w:val="640"/>
          <w:marRight w:val="0"/>
          <w:marTop w:val="0"/>
          <w:marBottom w:val="0"/>
          <w:divBdr>
            <w:top w:val="none" w:sz="0" w:space="0" w:color="auto"/>
            <w:left w:val="none" w:sz="0" w:space="0" w:color="auto"/>
            <w:bottom w:val="none" w:sz="0" w:space="0" w:color="auto"/>
            <w:right w:val="none" w:sz="0" w:space="0" w:color="auto"/>
          </w:divBdr>
        </w:div>
        <w:div w:id="1084304258">
          <w:marLeft w:val="640"/>
          <w:marRight w:val="0"/>
          <w:marTop w:val="0"/>
          <w:marBottom w:val="0"/>
          <w:divBdr>
            <w:top w:val="none" w:sz="0" w:space="0" w:color="auto"/>
            <w:left w:val="none" w:sz="0" w:space="0" w:color="auto"/>
            <w:bottom w:val="none" w:sz="0" w:space="0" w:color="auto"/>
            <w:right w:val="none" w:sz="0" w:space="0" w:color="auto"/>
          </w:divBdr>
        </w:div>
      </w:divsChild>
    </w:div>
    <w:div w:id="236525426">
      <w:marLeft w:val="640"/>
      <w:marRight w:val="0"/>
      <w:marTop w:val="0"/>
      <w:marBottom w:val="0"/>
      <w:divBdr>
        <w:top w:val="none" w:sz="0" w:space="0" w:color="auto"/>
        <w:left w:val="none" w:sz="0" w:space="0" w:color="auto"/>
        <w:bottom w:val="none" w:sz="0" w:space="0" w:color="auto"/>
        <w:right w:val="none" w:sz="0" w:space="0" w:color="auto"/>
      </w:divBdr>
    </w:div>
    <w:div w:id="238710897">
      <w:marLeft w:val="640"/>
      <w:marRight w:val="0"/>
      <w:marTop w:val="0"/>
      <w:marBottom w:val="0"/>
      <w:divBdr>
        <w:top w:val="none" w:sz="0" w:space="0" w:color="auto"/>
        <w:left w:val="none" w:sz="0" w:space="0" w:color="auto"/>
        <w:bottom w:val="none" w:sz="0" w:space="0" w:color="auto"/>
        <w:right w:val="none" w:sz="0" w:space="0" w:color="auto"/>
      </w:divBdr>
    </w:div>
    <w:div w:id="239797109">
      <w:bodyDiv w:val="1"/>
      <w:marLeft w:val="0"/>
      <w:marRight w:val="0"/>
      <w:marTop w:val="0"/>
      <w:marBottom w:val="0"/>
      <w:divBdr>
        <w:top w:val="none" w:sz="0" w:space="0" w:color="auto"/>
        <w:left w:val="none" w:sz="0" w:space="0" w:color="auto"/>
        <w:bottom w:val="none" w:sz="0" w:space="0" w:color="auto"/>
        <w:right w:val="none" w:sz="0" w:space="0" w:color="auto"/>
      </w:divBdr>
      <w:divsChild>
        <w:div w:id="33578900">
          <w:marLeft w:val="640"/>
          <w:marRight w:val="0"/>
          <w:marTop w:val="0"/>
          <w:marBottom w:val="0"/>
          <w:divBdr>
            <w:top w:val="none" w:sz="0" w:space="0" w:color="auto"/>
            <w:left w:val="none" w:sz="0" w:space="0" w:color="auto"/>
            <w:bottom w:val="none" w:sz="0" w:space="0" w:color="auto"/>
            <w:right w:val="none" w:sz="0" w:space="0" w:color="auto"/>
          </w:divBdr>
        </w:div>
        <w:div w:id="56711552">
          <w:marLeft w:val="640"/>
          <w:marRight w:val="0"/>
          <w:marTop w:val="0"/>
          <w:marBottom w:val="0"/>
          <w:divBdr>
            <w:top w:val="none" w:sz="0" w:space="0" w:color="auto"/>
            <w:left w:val="none" w:sz="0" w:space="0" w:color="auto"/>
            <w:bottom w:val="none" w:sz="0" w:space="0" w:color="auto"/>
            <w:right w:val="none" w:sz="0" w:space="0" w:color="auto"/>
          </w:divBdr>
        </w:div>
        <w:div w:id="117838804">
          <w:marLeft w:val="640"/>
          <w:marRight w:val="0"/>
          <w:marTop w:val="0"/>
          <w:marBottom w:val="0"/>
          <w:divBdr>
            <w:top w:val="none" w:sz="0" w:space="0" w:color="auto"/>
            <w:left w:val="none" w:sz="0" w:space="0" w:color="auto"/>
            <w:bottom w:val="none" w:sz="0" w:space="0" w:color="auto"/>
            <w:right w:val="none" w:sz="0" w:space="0" w:color="auto"/>
          </w:divBdr>
        </w:div>
        <w:div w:id="266547884">
          <w:marLeft w:val="640"/>
          <w:marRight w:val="0"/>
          <w:marTop w:val="0"/>
          <w:marBottom w:val="0"/>
          <w:divBdr>
            <w:top w:val="none" w:sz="0" w:space="0" w:color="auto"/>
            <w:left w:val="none" w:sz="0" w:space="0" w:color="auto"/>
            <w:bottom w:val="none" w:sz="0" w:space="0" w:color="auto"/>
            <w:right w:val="none" w:sz="0" w:space="0" w:color="auto"/>
          </w:divBdr>
        </w:div>
        <w:div w:id="271716391">
          <w:marLeft w:val="640"/>
          <w:marRight w:val="0"/>
          <w:marTop w:val="0"/>
          <w:marBottom w:val="0"/>
          <w:divBdr>
            <w:top w:val="none" w:sz="0" w:space="0" w:color="auto"/>
            <w:left w:val="none" w:sz="0" w:space="0" w:color="auto"/>
            <w:bottom w:val="none" w:sz="0" w:space="0" w:color="auto"/>
            <w:right w:val="none" w:sz="0" w:space="0" w:color="auto"/>
          </w:divBdr>
        </w:div>
        <w:div w:id="311762377">
          <w:marLeft w:val="640"/>
          <w:marRight w:val="0"/>
          <w:marTop w:val="0"/>
          <w:marBottom w:val="0"/>
          <w:divBdr>
            <w:top w:val="none" w:sz="0" w:space="0" w:color="auto"/>
            <w:left w:val="none" w:sz="0" w:space="0" w:color="auto"/>
            <w:bottom w:val="none" w:sz="0" w:space="0" w:color="auto"/>
            <w:right w:val="none" w:sz="0" w:space="0" w:color="auto"/>
          </w:divBdr>
        </w:div>
        <w:div w:id="397018273">
          <w:marLeft w:val="640"/>
          <w:marRight w:val="0"/>
          <w:marTop w:val="0"/>
          <w:marBottom w:val="0"/>
          <w:divBdr>
            <w:top w:val="none" w:sz="0" w:space="0" w:color="auto"/>
            <w:left w:val="none" w:sz="0" w:space="0" w:color="auto"/>
            <w:bottom w:val="none" w:sz="0" w:space="0" w:color="auto"/>
            <w:right w:val="none" w:sz="0" w:space="0" w:color="auto"/>
          </w:divBdr>
        </w:div>
        <w:div w:id="429855680">
          <w:marLeft w:val="640"/>
          <w:marRight w:val="0"/>
          <w:marTop w:val="0"/>
          <w:marBottom w:val="0"/>
          <w:divBdr>
            <w:top w:val="none" w:sz="0" w:space="0" w:color="auto"/>
            <w:left w:val="none" w:sz="0" w:space="0" w:color="auto"/>
            <w:bottom w:val="none" w:sz="0" w:space="0" w:color="auto"/>
            <w:right w:val="none" w:sz="0" w:space="0" w:color="auto"/>
          </w:divBdr>
        </w:div>
        <w:div w:id="442845580">
          <w:marLeft w:val="640"/>
          <w:marRight w:val="0"/>
          <w:marTop w:val="0"/>
          <w:marBottom w:val="0"/>
          <w:divBdr>
            <w:top w:val="none" w:sz="0" w:space="0" w:color="auto"/>
            <w:left w:val="none" w:sz="0" w:space="0" w:color="auto"/>
            <w:bottom w:val="none" w:sz="0" w:space="0" w:color="auto"/>
            <w:right w:val="none" w:sz="0" w:space="0" w:color="auto"/>
          </w:divBdr>
        </w:div>
        <w:div w:id="472334048">
          <w:marLeft w:val="640"/>
          <w:marRight w:val="0"/>
          <w:marTop w:val="0"/>
          <w:marBottom w:val="0"/>
          <w:divBdr>
            <w:top w:val="none" w:sz="0" w:space="0" w:color="auto"/>
            <w:left w:val="none" w:sz="0" w:space="0" w:color="auto"/>
            <w:bottom w:val="none" w:sz="0" w:space="0" w:color="auto"/>
            <w:right w:val="none" w:sz="0" w:space="0" w:color="auto"/>
          </w:divBdr>
        </w:div>
        <w:div w:id="486940277">
          <w:marLeft w:val="640"/>
          <w:marRight w:val="0"/>
          <w:marTop w:val="0"/>
          <w:marBottom w:val="0"/>
          <w:divBdr>
            <w:top w:val="none" w:sz="0" w:space="0" w:color="auto"/>
            <w:left w:val="none" w:sz="0" w:space="0" w:color="auto"/>
            <w:bottom w:val="none" w:sz="0" w:space="0" w:color="auto"/>
            <w:right w:val="none" w:sz="0" w:space="0" w:color="auto"/>
          </w:divBdr>
        </w:div>
        <w:div w:id="488375228">
          <w:marLeft w:val="640"/>
          <w:marRight w:val="0"/>
          <w:marTop w:val="0"/>
          <w:marBottom w:val="0"/>
          <w:divBdr>
            <w:top w:val="none" w:sz="0" w:space="0" w:color="auto"/>
            <w:left w:val="none" w:sz="0" w:space="0" w:color="auto"/>
            <w:bottom w:val="none" w:sz="0" w:space="0" w:color="auto"/>
            <w:right w:val="none" w:sz="0" w:space="0" w:color="auto"/>
          </w:divBdr>
        </w:div>
        <w:div w:id="694383640">
          <w:marLeft w:val="640"/>
          <w:marRight w:val="0"/>
          <w:marTop w:val="0"/>
          <w:marBottom w:val="0"/>
          <w:divBdr>
            <w:top w:val="none" w:sz="0" w:space="0" w:color="auto"/>
            <w:left w:val="none" w:sz="0" w:space="0" w:color="auto"/>
            <w:bottom w:val="none" w:sz="0" w:space="0" w:color="auto"/>
            <w:right w:val="none" w:sz="0" w:space="0" w:color="auto"/>
          </w:divBdr>
        </w:div>
        <w:div w:id="747073728">
          <w:marLeft w:val="640"/>
          <w:marRight w:val="0"/>
          <w:marTop w:val="0"/>
          <w:marBottom w:val="0"/>
          <w:divBdr>
            <w:top w:val="none" w:sz="0" w:space="0" w:color="auto"/>
            <w:left w:val="none" w:sz="0" w:space="0" w:color="auto"/>
            <w:bottom w:val="none" w:sz="0" w:space="0" w:color="auto"/>
            <w:right w:val="none" w:sz="0" w:space="0" w:color="auto"/>
          </w:divBdr>
        </w:div>
        <w:div w:id="749083532">
          <w:marLeft w:val="640"/>
          <w:marRight w:val="0"/>
          <w:marTop w:val="0"/>
          <w:marBottom w:val="0"/>
          <w:divBdr>
            <w:top w:val="none" w:sz="0" w:space="0" w:color="auto"/>
            <w:left w:val="none" w:sz="0" w:space="0" w:color="auto"/>
            <w:bottom w:val="none" w:sz="0" w:space="0" w:color="auto"/>
            <w:right w:val="none" w:sz="0" w:space="0" w:color="auto"/>
          </w:divBdr>
        </w:div>
        <w:div w:id="801197464">
          <w:marLeft w:val="640"/>
          <w:marRight w:val="0"/>
          <w:marTop w:val="0"/>
          <w:marBottom w:val="0"/>
          <w:divBdr>
            <w:top w:val="none" w:sz="0" w:space="0" w:color="auto"/>
            <w:left w:val="none" w:sz="0" w:space="0" w:color="auto"/>
            <w:bottom w:val="none" w:sz="0" w:space="0" w:color="auto"/>
            <w:right w:val="none" w:sz="0" w:space="0" w:color="auto"/>
          </w:divBdr>
        </w:div>
        <w:div w:id="840584790">
          <w:marLeft w:val="640"/>
          <w:marRight w:val="0"/>
          <w:marTop w:val="0"/>
          <w:marBottom w:val="0"/>
          <w:divBdr>
            <w:top w:val="none" w:sz="0" w:space="0" w:color="auto"/>
            <w:left w:val="none" w:sz="0" w:space="0" w:color="auto"/>
            <w:bottom w:val="none" w:sz="0" w:space="0" w:color="auto"/>
            <w:right w:val="none" w:sz="0" w:space="0" w:color="auto"/>
          </w:divBdr>
        </w:div>
        <w:div w:id="849952734">
          <w:marLeft w:val="640"/>
          <w:marRight w:val="0"/>
          <w:marTop w:val="0"/>
          <w:marBottom w:val="0"/>
          <w:divBdr>
            <w:top w:val="none" w:sz="0" w:space="0" w:color="auto"/>
            <w:left w:val="none" w:sz="0" w:space="0" w:color="auto"/>
            <w:bottom w:val="none" w:sz="0" w:space="0" w:color="auto"/>
            <w:right w:val="none" w:sz="0" w:space="0" w:color="auto"/>
          </w:divBdr>
        </w:div>
        <w:div w:id="944196946">
          <w:marLeft w:val="640"/>
          <w:marRight w:val="0"/>
          <w:marTop w:val="0"/>
          <w:marBottom w:val="0"/>
          <w:divBdr>
            <w:top w:val="none" w:sz="0" w:space="0" w:color="auto"/>
            <w:left w:val="none" w:sz="0" w:space="0" w:color="auto"/>
            <w:bottom w:val="none" w:sz="0" w:space="0" w:color="auto"/>
            <w:right w:val="none" w:sz="0" w:space="0" w:color="auto"/>
          </w:divBdr>
        </w:div>
        <w:div w:id="988368584">
          <w:marLeft w:val="640"/>
          <w:marRight w:val="0"/>
          <w:marTop w:val="0"/>
          <w:marBottom w:val="0"/>
          <w:divBdr>
            <w:top w:val="none" w:sz="0" w:space="0" w:color="auto"/>
            <w:left w:val="none" w:sz="0" w:space="0" w:color="auto"/>
            <w:bottom w:val="none" w:sz="0" w:space="0" w:color="auto"/>
            <w:right w:val="none" w:sz="0" w:space="0" w:color="auto"/>
          </w:divBdr>
        </w:div>
        <w:div w:id="1202789261">
          <w:marLeft w:val="640"/>
          <w:marRight w:val="0"/>
          <w:marTop w:val="0"/>
          <w:marBottom w:val="0"/>
          <w:divBdr>
            <w:top w:val="none" w:sz="0" w:space="0" w:color="auto"/>
            <w:left w:val="none" w:sz="0" w:space="0" w:color="auto"/>
            <w:bottom w:val="none" w:sz="0" w:space="0" w:color="auto"/>
            <w:right w:val="none" w:sz="0" w:space="0" w:color="auto"/>
          </w:divBdr>
        </w:div>
        <w:div w:id="1259414179">
          <w:marLeft w:val="640"/>
          <w:marRight w:val="0"/>
          <w:marTop w:val="0"/>
          <w:marBottom w:val="0"/>
          <w:divBdr>
            <w:top w:val="none" w:sz="0" w:space="0" w:color="auto"/>
            <w:left w:val="none" w:sz="0" w:space="0" w:color="auto"/>
            <w:bottom w:val="none" w:sz="0" w:space="0" w:color="auto"/>
            <w:right w:val="none" w:sz="0" w:space="0" w:color="auto"/>
          </w:divBdr>
        </w:div>
        <w:div w:id="1356616676">
          <w:marLeft w:val="640"/>
          <w:marRight w:val="0"/>
          <w:marTop w:val="0"/>
          <w:marBottom w:val="0"/>
          <w:divBdr>
            <w:top w:val="none" w:sz="0" w:space="0" w:color="auto"/>
            <w:left w:val="none" w:sz="0" w:space="0" w:color="auto"/>
            <w:bottom w:val="none" w:sz="0" w:space="0" w:color="auto"/>
            <w:right w:val="none" w:sz="0" w:space="0" w:color="auto"/>
          </w:divBdr>
        </w:div>
        <w:div w:id="1446802476">
          <w:marLeft w:val="640"/>
          <w:marRight w:val="0"/>
          <w:marTop w:val="0"/>
          <w:marBottom w:val="0"/>
          <w:divBdr>
            <w:top w:val="none" w:sz="0" w:space="0" w:color="auto"/>
            <w:left w:val="none" w:sz="0" w:space="0" w:color="auto"/>
            <w:bottom w:val="none" w:sz="0" w:space="0" w:color="auto"/>
            <w:right w:val="none" w:sz="0" w:space="0" w:color="auto"/>
          </w:divBdr>
        </w:div>
        <w:div w:id="1490559345">
          <w:marLeft w:val="640"/>
          <w:marRight w:val="0"/>
          <w:marTop w:val="0"/>
          <w:marBottom w:val="0"/>
          <w:divBdr>
            <w:top w:val="none" w:sz="0" w:space="0" w:color="auto"/>
            <w:left w:val="none" w:sz="0" w:space="0" w:color="auto"/>
            <w:bottom w:val="none" w:sz="0" w:space="0" w:color="auto"/>
            <w:right w:val="none" w:sz="0" w:space="0" w:color="auto"/>
          </w:divBdr>
        </w:div>
        <w:div w:id="1492483229">
          <w:marLeft w:val="640"/>
          <w:marRight w:val="0"/>
          <w:marTop w:val="0"/>
          <w:marBottom w:val="0"/>
          <w:divBdr>
            <w:top w:val="none" w:sz="0" w:space="0" w:color="auto"/>
            <w:left w:val="none" w:sz="0" w:space="0" w:color="auto"/>
            <w:bottom w:val="none" w:sz="0" w:space="0" w:color="auto"/>
            <w:right w:val="none" w:sz="0" w:space="0" w:color="auto"/>
          </w:divBdr>
        </w:div>
        <w:div w:id="1800151113">
          <w:marLeft w:val="640"/>
          <w:marRight w:val="0"/>
          <w:marTop w:val="0"/>
          <w:marBottom w:val="0"/>
          <w:divBdr>
            <w:top w:val="none" w:sz="0" w:space="0" w:color="auto"/>
            <w:left w:val="none" w:sz="0" w:space="0" w:color="auto"/>
            <w:bottom w:val="none" w:sz="0" w:space="0" w:color="auto"/>
            <w:right w:val="none" w:sz="0" w:space="0" w:color="auto"/>
          </w:divBdr>
        </w:div>
      </w:divsChild>
    </w:div>
    <w:div w:id="240792791">
      <w:bodyDiv w:val="1"/>
      <w:marLeft w:val="0"/>
      <w:marRight w:val="0"/>
      <w:marTop w:val="0"/>
      <w:marBottom w:val="0"/>
      <w:divBdr>
        <w:top w:val="none" w:sz="0" w:space="0" w:color="auto"/>
        <w:left w:val="none" w:sz="0" w:space="0" w:color="auto"/>
        <w:bottom w:val="none" w:sz="0" w:space="0" w:color="auto"/>
        <w:right w:val="none" w:sz="0" w:space="0" w:color="auto"/>
      </w:divBdr>
      <w:divsChild>
        <w:div w:id="1923906487">
          <w:marLeft w:val="640"/>
          <w:marRight w:val="0"/>
          <w:marTop w:val="0"/>
          <w:marBottom w:val="0"/>
          <w:divBdr>
            <w:top w:val="none" w:sz="0" w:space="0" w:color="auto"/>
            <w:left w:val="none" w:sz="0" w:space="0" w:color="auto"/>
            <w:bottom w:val="none" w:sz="0" w:space="0" w:color="auto"/>
            <w:right w:val="none" w:sz="0" w:space="0" w:color="auto"/>
          </w:divBdr>
        </w:div>
        <w:div w:id="1862552239">
          <w:marLeft w:val="640"/>
          <w:marRight w:val="0"/>
          <w:marTop w:val="0"/>
          <w:marBottom w:val="0"/>
          <w:divBdr>
            <w:top w:val="none" w:sz="0" w:space="0" w:color="auto"/>
            <w:left w:val="none" w:sz="0" w:space="0" w:color="auto"/>
            <w:bottom w:val="none" w:sz="0" w:space="0" w:color="auto"/>
            <w:right w:val="none" w:sz="0" w:space="0" w:color="auto"/>
          </w:divBdr>
        </w:div>
        <w:div w:id="324749668">
          <w:marLeft w:val="640"/>
          <w:marRight w:val="0"/>
          <w:marTop w:val="0"/>
          <w:marBottom w:val="0"/>
          <w:divBdr>
            <w:top w:val="none" w:sz="0" w:space="0" w:color="auto"/>
            <w:left w:val="none" w:sz="0" w:space="0" w:color="auto"/>
            <w:bottom w:val="none" w:sz="0" w:space="0" w:color="auto"/>
            <w:right w:val="none" w:sz="0" w:space="0" w:color="auto"/>
          </w:divBdr>
        </w:div>
        <w:div w:id="1680154975">
          <w:marLeft w:val="640"/>
          <w:marRight w:val="0"/>
          <w:marTop w:val="0"/>
          <w:marBottom w:val="0"/>
          <w:divBdr>
            <w:top w:val="none" w:sz="0" w:space="0" w:color="auto"/>
            <w:left w:val="none" w:sz="0" w:space="0" w:color="auto"/>
            <w:bottom w:val="none" w:sz="0" w:space="0" w:color="auto"/>
            <w:right w:val="none" w:sz="0" w:space="0" w:color="auto"/>
          </w:divBdr>
        </w:div>
        <w:div w:id="2040469107">
          <w:marLeft w:val="640"/>
          <w:marRight w:val="0"/>
          <w:marTop w:val="0"/>
          <w:marBottom w:val="0"/>
          <w:divBdr>
            <w:top w:val="none" w:sz="0" w:space="0" w:color="auto"/>
            <w:left w:val="none" w:sz="0" w:space="0" w:color="auto"/>
            <w:bottom w:val="none" w:sz="0" w:space="0" w:color="auto"/>
            <w:right w:val="none" w:sz="0" w:space="0" w:color="auto"/>
          </w:divBdr>
        </w:div>
        <w:div w:id="556354834">
          <w:marLeft w:val="640"/>
          <w:marRight w:val="0"/>
          <w:marTop w:val="0"/>
          <w:marBottom w:val="0"/>
          <w:divBdr>
            <w:top w:val="none" w:sz="0" w:space="0" w:color="auto"/>
            <w:left w:val="none" w:sz="0" w:space="0" w:color="auto"/>
            <w:bottom w:val="none" w:sz="0" w:space="0" w:color="auto"/>
            <w:right w:val="none" w:sz="0" w:space="0" w:color="auto"/>
          </w:divBdr>
        </w:div>
        <w:div w:id="1569611190">
          <w:marLeft w:val="640"/>
          <w:marRight w:val="0"/>
          <w:marTop w:val="0"/>
          <w:marBottom w:val="0"/>
          <w:divBdr>
            <w:top w:val="none" w:sz="0" w:space="0" w:color="auto"/>
            <w:left w:val="none" w:sz="0" w:space="0" w:color="auto"/>
            <w:bottom w:val="none" w:sz="0" w:space="0" w:color="auto"/>
            <w:right w:val="none" w:sz="0" w:space="0" w:color="auto"/>
          </w:divBdr>
        </w:div>
        <w:div w:id="29065212">
          <w:marLeft w:val="640"/>
          <w:marRight w:val="0"/>
          <w:marTop w:val="0"/>
          <w:marBottom w:val="0"/>
          <w:divBdr>
            <w:top w:val="none" w:sz="0" w:space="0" w:color="auto"/>
            <w:left w:val="none" w:sz="0" w:space="0" w:color="auto"/>
            <w:bottom w:val="none" w:sz="0" w:space="0" w:color="auto"/>
            <w:right w:val="none" w:sz="0" w:space="0" w:color="auto"/>
          </w:divBdr>
        </w:div>
        <w:div w:id="2135368034">
          <w:marLeft w:val="640"/>
          <w:marRight w:val="0"/>
          <w:marTop w:val="0"/>
          <w:marBottom w:val="0"/>
          <w:divBdr>
            <w:top w:val="none" w:sz="0" w:space="0" w:color="auto"/>
            <w:left w:val="none" w:sz="0" w:space="0" w:color="auto"/>
            <w:bottom w:val="none" w:sz="0" w:space="0" w:color="auto"/>
            <w:right w:val="none" w:sz="0" w:space="0" w:color="auto"/>
          </w:divBdr>
        </w:div>
        <w:div w:id="985939234">
          <w:marLeft w:val="640"/>
          <w:marRight w:val="0"/>
          <w:marTop w:val="0"/>
          <w:marBottom w:val="0"/>
          <w:divBdr>
            <w:top w:val="none" w:sz="0" w:space="0" w:color="auto"/>
            <w:left w:val="none" w:sz="0" w:space="0" w:color="auto"/>
            <w:bottom w:val="none" w:sz="0" w:space="0" w:color="auto"/>
            <w:right w:val="none" w:sz="0" w:space="0" w:color="auto"/>
          </w:divBdr>
        </w:div>
        <w:div w:id="1641643568">
          <w:marLeft w:val="640"/>
          <w:marRight w:val="0"/>
          <w:marTop w:val="0"/>
          <w:marBottom w:val="0"/>
          <w:divBdr>
            <w:top w:val="none" w:sz="0" w:space="0" w:color="auto"/>
            <w:left w:val="none" w:sz="0" w:space="0" w:color="auto"/>
            <w:bottom w:val="none" w:sz="0" w:space="0" w:color="auto"/>
            <w:right w:val="none" w:sz="0" w:space="0" w:color="auto"/>
          </w:divBdr>
        </w:div>
        <w:div w:id="1575436963">
          <w:marLeft w:val="640"/>
          <w:marRight w:val="0"/>
          <w:marTop w:val="0"/>
          <w:marBottom w:val="0"/>
          <w:divBdr>
            <w:top w:val="none" w:sz="0" w:space="0" w:color="auto"/>
            <w:left w:val="none" w:sz="0" w:space="0" w:color="auto"/>
            <w:bottom w:val="none" w:sz="0" w:space="0" w:color="auto"/>
            <w:right w:val="none" w:sz="0" w:space="0" w:color="auto"/>
          </w:divBdr>
        </w:div>
        <w:div w:id="1498037378">
          <w:marLeft w:val="640"/>
          <w:marRight w:val="0"/>
          <w:marTop w:val="0"/>
          <w:marBottom w:val="0"/>
          <w:divBdr>
            <w:top w:val="none" w:sz="0" w:space="0" w:color="auto"/>
            <w:left w:val="none" w:sz="0" w:space="0" w:color="auto"/>
            <w:bottom w:val="none" w:sz="0" w:space="0" w:color="auto"/>
            <w:right w:val="none" w:sz="0" w:space="0" w:color="auto"/>
          </w:divBdr>
        </w:div>
        <w:div w:id="1298146499">
          <w:marLeft w:val="640"/>
          <w:marRight w:val="0"/>
          <w:marTop w:val="0"/>
          <w:marBottom w:val="0"/>
          <w:divBdr>
            <w:top w:val="none" w:sz="0" w:space="0" w:color="auto"/>
            <w:left w:val="none" w:sz="0" w:space="0" w:color="auto"/>
            <w:bottom w:val="none" w:sz="0" w:space="0" w:color="auto"/>
            <w:right w:val="none" w:sz="0" w:space="0" w:color="auto"/>
          </w:divBdr>
        </w:div>
        <w:div w:id="1907447521">
          <w:marLeft w:val="640"/>
          <w:marRight w:val="0"/>
          <w:marTop w:val="0"/>
          <w:marBottom w:val="0"/>
          <w:divBdr>
            <w:top w:val="none" w:sz="0" w:space="0" w:color="auto"/>
            <w:left w:val="none" w:sz="0" w:space="0" w:color="auto"/>
            <w:bottom w:val="none" w:sz="0" w:space="0" w:color="auto"/>
            <w:right w:val="none" w:sz="0" w:space="0" w:color="auto"/>
          </w:divBdr>
        </w:div>
        <w:div w:id="1018852538">
          <w:marLeft w:val="640"/>
          <w:marRight w:val="0"/>
          <w:marTop w:val="0"/>
          <w:marBottom w:val="0"/>
          <w:divBdr>
            <w:top w:val="none" w:sz="0" w:space="0" w:color="auto"/>
            <w:left w:val="none" w:sz="0" w:space="0" w:color="auto"/>
            <w:bottom w:val="none" w:sz="0" w:space="0" w:color="auto"/>
            <w:right w:val="none" w:sz="0" w:space="0" w:color="auto"/>
          </w:divBdr>
        </w:div>
        <w:div w:id="1624727369">
          <w:marLeft w:val="640"/>
          <w:marRight w:val="0"/>
          <w:marTop w:val="0"/>
          <w:marBottom w:val="0"/>
          <w:divBdr>
            <w:top w:val="none" w:sz="0" w:space="0" w:color="auto"/>
            <w:left w:val="none" w:sz="0" w:space="0" w:color="auto"/>
            <w:bottom w:val="none" w:sz="0" w:space="0" w:color="auto"/>
            <w:right w:val="none" w:sz="0" w:space="0" w:color="auto"/>
          </w:divBdr>
        </w:div>
        <w:div w:id="1599874516">
          <w:marLeft w:val="640"/>
          <w:marRight w:val="0"/>
          <w:marTop w:val="0"/>
          <w:marBottom w:val="0"/>
          <w:divBdr>
            <w:top w:val="none" w:sz="0" w:space="0" w:color="auto"/>
            <w:left w:val="none" w:sz="0" w:space="0" w:color="auto"/>
            <w:bottom w:val="none" w:sz="0" w:space="0" w:color="auto"/>
            <w:right w:val="none" w:sz="0" w:space="0" w:color="auto"/>
          </w:divBdr>
        </w:div>
        <w:div w:id="1011494142">
          <w:marLeft w:val="640"/>
          <w:marRight w:val="0"/>
          <w:marTop w:val="0"/>
          <w:marBottom w:val="0"/>
          <w:divBdr>
            <w:top w:val="none" w:sz="0" w:space="0" w:color="auto"/>
            <w:left w:val="none" w:sz="0" w:space="0" w:color="auto"/>
            <w:bottom w:val="none" w:sz="0" w:space="0" w:color="auto"/>
            <w:right w:val="none" w:sz="0" w:space="0" w:color="auto"/>
          </w:divBdr>
        </w:div>
        <w:div w:id="1876386435">
          <w:marLeft w:val="640"/>
          <w:marRight w:val="0"/>
          <w:marTop w:val="0"/>
          <w:marBottom w:val="0"/>
          <w:divBdr>
            <w:top w:val="none" w:sz="0" w:space="0" w:color="auto"/>
            <w:left w:val="none" w:sz="0" w:space="0" w:color="auto"/>
            <w:bottom w:val="none" w:sz="0" w:space="0" w:color="auto"/>
            <w:right w:val="none" w:sz="0" w:space="0" w:color="auto"/>
          </w:divBdr>
        </w:div>
        <w:div w:id="1145469820">
          <w:marLeft w:val="640"/>
          <w:marRight w:val="0"/>
          <w:marTop w:val="0"/>
          <w:marBottom w:val="0"/>
          <w:divBdr>
            <w:top w:val="none" w:sz="0" w:space="0" w:color="auto"/>
            <w:left w:val="none" w:sz="0" w:space="0" w:color="auto"/>
            <w:bottom w:val="none" w:sz="0" w:space="0" w:color="auto"/>
            <w:right w:val="none" w:sz="0" w:space="0" w:color="auto"/>
          </w:divBdr>
        </w:div>
        <w:div w:id="222718518">
          <w:marLeft w:val="640"/>
          <w:marRight w:val="0"/>
          <w:marTop w:val="0"/>
          <w:marBottom w:val="0"/>
          <w:divBdr>
            <w:top w:val="none" w:sz="0" w:space="0" w:color="auto"/>
            <w:left w:val="none" w:sz="0" w:space="0" w:color="auto"/>
            <w:bottom w:val="none" w:sz="0" w:space="0" w:color="auto"/>
            <w:right w:val="none" w:sz="0" w:space="0" w:color="auto"/>
          </w:divBdr>
        </w:div>
        <w:div w:id="1029988666">
          <w:marLeft w:val="640"/>
          <w:marRight w:val="0"/>
          <w:marTop w:val="0"/>
          <w:marBottom w:val="0"/>
          <w:divBdr>
            <w:top w:val="none" w:sz="0" w:space="0" w:color="auto"/>
            <w:left w:val="none" w:sz="0" w:space="0" w:color="auto"/>
            <w:bottom w:val="none" w:sz="0" w:space="0" w:color="auto"/>
            <w:right w:val="none" w:sz="0" w:space="0" w:color="auto"/>
          </w:divBdr>
        </w:div>
        <w:div w:id="1704939922">
          <w:marLeft w:val="640"/>
          <w:marRight w:val="0"/>
          <w:marTop w:val="0"/>
          <w:marBottom w:val="0"/>
          <w:divBdr>
            <w:top w:val="none" w:sz="0" w:space="0" w:color="auto"/>
            <w:left w:val="none" w:sz="0" w:space="0" w:color="auto"/>
            <w:bottom w:val="none" w:sz="0" w:space="0" w:color="auto"/>
            <w:right w:val="none" w:sz="0" w:space="0" w:color="auto"/>
          </w:divBdr>
        </w:div>
        <w:div w:id="1969621215">
          <w:marLeft w:val="640"/>
          <w:marRight w:val="0"/>
          <w:marTop w:val="0"/>
          <w:marBottom w:val="0"/>
          <w:divBdr>
            <w:top w:val="none" w:sz="0" w:space="0" w:color="auto"/>
            <w:left w:val="none" w:sz="0" w:space="0" w:color="auto"/>
            <w:bottom w:val="none" w:sz="0" w:space="0" w:color="auto"/>
            <w:right w:val="none" w:sz="0" w:space="0" w:color="auto"/>
          </w:divBdr>
        </w:div>
        <w:div w:id="574125725">
          <w:marLeft w:val="640"/>
          <w:marRight w:val="0"/>
          <w:marTop w:val="0"/>
          <w:marBottom w:val="0"/>
          <w:divBdr>
            <w:top w:val="none" w:sz="0" w:space="0" w:color="auto"/>
            <w:left w:val="none" w:sz="0" w:space="0" w:color="auto"/>
            <w:bottom w:val="none" w:sz="0" w:space="0" w:color="auto"/>
            <w:right w:val="none" w:sz="0" w:space="0" w:color="auto"/>
          </w:divBdr>
        </w:div>
        <w:div w:id="1517185168">
          <w:marLeft w:val="640"/>
          <w:marRight w:val="0"/>
          <w:marTop w:val="0"/>
          <w:marBottom w:val="0"/>
          <w:divBdr>
            <w:top w:val="none" w:sz="0" w:space="0" w:color="auto"/>
            <w:left w:val="none" w:sz="0" w:space="0" w:color="auto"/>
            <w:bottom w:val="none" w:sz="0" w:space="0" w:color="auto"/>
            <w:right w:val="none" w:sz="0" w:space="0" w:color="auto"/>
          </w:divBdr>
        </w:div>
        <w:div w:id="719868367">
          <w:marLeft w:val="640"/>
          <w:marRight w:val="0"/>
          <w:marTop w:val="0"/>
          <w:marBottom w:val="0"/>
          <w:divBdr>
            <w:top w:val="none" w:sz="0" w:space="0" w:color="auto"/>
            <w:left w:val="none" w:sz="0" w:space="0" w:color="auto"/>
            <w:bottom w:val="none" w:sz="0" w:space="0" w:color="auto"/>
            <w:right w:val="none" w:sz="0" w:space="0" w:color="auto"/>
          </w:divBdr>
        </w:div>
        <w:div w:id="276451078">
          <w:marLeft w:val="640"/>
          <w:marRight w:val="0"/>
          <w:marTop w:val="0"/>
          <w:marBottom w:val="0"/>
          <w:divBdr>
            <w:top w:val="none" w:sz="0" w:space="0" w:color="auto"/>
            <w:left w:val="none" w:sz="0" w:space="0" w:color="auto"/>
            <w:bottom w:val="none" w:sz="0" w:space="0" w:color="auto"/>
            <w:right w:val="none" w:sz="0" w:space="0" w:color="auto"/>
          </w:divBdr>
        </w:div>
        <w:div w:id="1508594320">
          <w:marLeft w:val="640"/>
          <w:marRight w:val="0"/>
          <w:marTop w:val="0"/>
          <w:marBottom w:val="0"/>
          <w:divBdr>
            <w:top w:val="none" w:sz="0" w:space="0" w:color="auto"/>
            <w:left w:val="none" w:sz="0" w:space="0" w:color="auto"/>
            <w:bottom w:val="none" w:sz="0" w:space="0" w:color="auto"/>
            <w:right w:val="none" w:sz="0" w:space="0" w:color="auto"/>
          </w:divBdr>
        </w:div>
        <w:div w:id="1377243478">
          <w:marLeft w:val="640"/>
          <w:marRight w:val="0"/>
          <w:marTop w:val="0"/>
          <w:marBottom w:val="0"/>
          <w:divBdr>
            <w:top w:val="none" w:sz="0" w:space="0" w:color="auto"/>
            <w:left w:val="none" w:sz="0" w:space="0" w:color="auto"/>
            <w:bottom w:val="none" w:sz="0" w:space="0" w:color="auto"/>
            <w:right w:val="none" w:sz="0" w:space="0" w:color="auto"/>
          </w:divBdr>
        </w:div>
        <w:div w:id="383985785">
          <w:marLeft w:val="640"/>
          <w:marRight w:val="0"/>
          <w:marTop w:val="0"/>
          <w:marBottom w:val="0"/>
          <w:divBdr>
            <w:top w:val="none" w:sz="0" w:space="0" w:color="auto"/>
            <w:left w:val="none" w:sz="0" w:space="0" w:color="auto"/>
            <w:bottom w:val="none" w:sz="0" w:space="0" w:color="auto"/>
            <w:right w:val="none" w:sz="0" w:space="0" w:color="auto"/>
          </w:divBdr>
        </w:div>
        <w:div w:id="434521003">
          <w:marLeft w:val="640"/>
          <w:marRight w:val="0"/>
          <w:marTop w:val="0"/>
          <w:marBottom w:val="0"/>
          <w:divBdr>
            <w:top w:val="none" w:sz="0" w:space="0" w:color="auto"/>
            <w:left w:val="none" w:sz="0" w:space="0" w:color="auto"/>
            <w:bottom w:val="none" w:sz="0" w:space="0" w:color="auto"/>
            <w:right w:val="none" w:sz="0" w:space="0" w:color="auto"/>
          </w:divBdr>
        </w:div>
        <w:div w:id="655956005">
          <w:marLeft w:val="640"/>
          <w:marRight w:val="0"/>
          <w:marTop w:val="0"/>
          <w:marBottom w:val="0"/>
          <w:divBdr>
            <w:top w:val="none" w:sz="0" w:space="0" w:color="auto"/>
            <w:left w:val="none" w:sz="0" w:space="0" w:color="auto"/>
            <w:bottom w:val="none" w:sz="0" w:space="0" w:color="auto"/>
            <w:right w:val="none" w:sz="0" w:space="0" w:color="auto"/>
          </w:divBdr>
        </w:div>
        <w:div w:id="545530609">
          <w:marLeft w:val="640"/>
          <w:marRight w:val="0"/>
          <w:marTop w:val="0"/>
          <w:marBottom w:val="0"/>
          <w:divBdr>
            <w:top w:val="none" w:sz="0" w:space="0" w:color="auto"/>
            <w:left w:val="none" w:sz="0" w:space="0" w:color="auto"/>
            <w:bottom w:val="none" w:sz="0" w:space="0" w:color="auto"/>
            <w:right w:val="none" w:sz="0" w:space="0" w:color="auto"/>
          </w:divBdr>
        </w:div>
        <w:div w:id="2022732218">
          <w:marLeft w:val="640"/>
          <w:marRight w:val="0"/>
          <w:marTop w:val="0"/>
          <w:marBottom w:val="0"/>
          <w:divBdr>
            <w:top w:val="none" w:sz="0" w:space="0" w:color="auto"/>
            <w:left w:val="none" w:sz="0" w:space="0" w:color="auto"/>
            <w:bottom w:val="none" w:sz="0" w:space="0" w:color="auto"/>
            <w:right w:val="none" w:sz="0" w:space="0" w:color="auto"/>
          </w:divBdr>
        </w:div>
        <w:div w:id="966084934">
          <w:marLeft w:val="640"/>
          <w:marRight w:val="0"/>
          <w:marTop w:val="0"/>
          <w:marBottom w:val="0"/>
          <w:divBdr>
            <w:top w:val="none" w:sz="0" w:space="0" w:color="auto"/>
            <w:left w:val="none" w:sz="0" w:space="0" w:color="auto"/>
            <w:bottom w:val="none" w:sz="0" w:space="0" w:color="auto"/>
            <w:right w:val="none" w:sz="0" w:space="0" w:color="auto"/>
          </w:divBdr>
        </w:div>
        <w:div w:id="1847477848">
          <w:marLeft w:val="640"/>
          <w:marRight w:val="0"/>
          <w:marTop w:val="0"/>
          <w:marBottom w:val="0"/>
          <w:divBdr>
            <w:top w:val="none" w:sz="0" w:space="0" w:color="auto"/>
            <w:left w:val="none" w:sz="0" w:space="0" w:color="auto"/>
            <w:bottom w:val="none" w:sz="0" w:space="0" w:color="auto"/>
            <w:right w:val="none" w:sz="0" w:space="0" w:color="auto"/>
          </w:divBdr>
        </w:div>
        <w:div w:id="815342555">
          <w:marLeft w:val="640"/>
          <w:marRight w:val="0"/>
          <w:marTop w:val="0"/>
          <w:marBottom w:val="0"/>
          <w:divBdr>
            <w:top w:val="none" w:sz="0" w:space="0" w:color="auto"/>
            <w:left w:val="none" w:sz="0" w:space="0" w:color="auto"/>
            <w:bottom w:val="none" w:sz="0" w:space="0" w:color="auto"/>
            <w:right w:val="none" w:sz="0" w:space="0" w:color="auto"/>
          </w:divBdr>
        </w:div>
        <w:div w:id="1099450263">
          <w:marLeft w:val="640"/>
          <w:marRight w:val="0"/>
          <w:marTop w:val="0"/>
          <w:marBottom w:val="0"/>
          <w:divBdr>
            <w:top w:val="none" w:sz="0" w:space="0" w:color="auto"/>
            <w:left w:val="none" w:sz="0" w:space="0" w:color="auto"/>
            <w:bottom w:val="none" w:sz="0" w:space="0" w:color="auto"/>
            <w:right w:val="none" w:sz="0" w:space="0" w:color="auto"/>
          </w:divBdr>
        </w:div>
        <w:div w:id="1295407728">
          <w:marLeft w:val="640"/>
          <w:marRight w:val="0"/>
          <w:marTop w:val="0"/>
          <w:marBottom w:val="0"/>
          <w:divBdr>
            <w:top w:val="none" w:sz="0" w:space="0" w:color="auto"/>
            <w:left w:val="none" w:sz="0" w:space="0" w:color="auto"/>
            <w:bottom w:val="none" w:sz="0" w:space="0" w:color="auto"/>
            <w:right w:val="none" w:sz="0" w:space="0" w:color="auto"/>
          </w:divBdr>
        </w:div>
        <w:div w:id="1199389994">
          <w:marLeft w:val="640"/>
          <w:marRight w:val="0"/>
          <w:marTop w:val="0"/>
          <w:marBottom w:val="0"/>
          <w:divBdr>
            <w:top w:val="none" w:sz="0" w:space="0" w:color="auto"/>
            <w:left w:val="none" w:sz="0" w:space="0" w:color="auto"/>
            <w:bottom w:val="none" w:sz="0" w:space="0" w:color="auto"/>
            <w:right w:val="none" w:sz="0" w:space="0" w:color="auto"/>
          </w:divBdr>
        </w:div>
        <w:div w:id="1304852568">
          <w:marLeft w:val="640"/>
          <w:marRight w:val="0"/>
          <w:marTop w:val="0"/>
          <w:marBottom w:val="0"/>
          <w:divBdr>
            <w:top w:val="none" w:sz="0" w:space="0" w:color="auto"/>
            <w:left w:val="none" w:sz="0" w:space="0" w:color="auto"/>
            <w:bottom w:val="none" w:sz="0" w:space="0" w:color="auto"/>
            <w:right w:val="none" w:sz="0" w:space="0" w:color="auto"/>
          </w:divBdr>
        </w:div>
        <w:div w:id="54738507">
          <w:marLeft w:val="640"/>
          <w:marRight w:val="0"/>
          <w:marTop w:val="0"/>
          <w:marBottom w:val="0"/>
          <w:divBdr>
            <w:top w:val="none" w:sz="0" w:space="0" w:color="auto"/>
            <w:left w:val="none" w:sz="0" w:space="0" w:color="auto"/>
            <w:bottom w:val="none" w:sz="0" w:space="0" w:color="auto"/>
            <w:right w:val="none" w:sz="0" w:space="0" w:color="auto"/>
          </w:divBdr>
        </w:div>
      </w:divsChild>
    </w:div>
    <w:div w:id="242102821">
      <w:marLeft w:val="640"/>
      <w:marRight w:val="0"/>
      <w:marTop w:val="0"/>
      <w:marBottom w:val="0"/>
      <w:divBdr>
        <w:top w:val="none" w:sz="0" w:space="0" w:color="auto"/>
        <w:left w:val="none" w:sz="0" w:space="0" w:color="auto"/>
        <w:bottom w:val="none" w:sz="0" w:space="0" w:color="auto"/>
        <w:right w:val="none" w:sz="0" w:space="0" w:color="auto"/>
      </w:divBdr>
    </w:div>
    <w:div w:id="242228860">
      <w:marLeft w:val="640"/>
      <w:marRight w:val="0"/>
      <w:marTop w:val="0"/>
      <w:marBottom w:val="0"/>
      <w:divBdr>
        <w:top w:val="none" w:sz="0" w:space="0" w:color="auto"/>
        <w:left w:val="none" w:sz="0" w:space="0" w:color="auto"/>
        <w:bottom w:val="none" w:sz="0" w:space="0" w:color="auto"/>
        <w:right w:val="none" w:sz="0" w:space="0" w:color="auto"/>
      </w:divBdr>
    </w:div>
    <w:div w:id="244264252">
      <w:bodyDiv w:val="1"/>
      <w:marLeft w:val="0"/>
      <w:marRight w:val="0"/>
      <w:marTop w:val="0"/>
      <w:marBottom w:val="0"/>
      <w:divBdr>
        <w:top w:val="none" w:sz="0" w:space="0" w:color="auto"/>
        <w:left w:val="none" w:sz="0" w:space="0" w:color="auto"/>
        <w:bottom w:val="none" w:sz="0" w:space="0" w:color="auto"/>
        <w:right w:val="none" w:sz="0" w:space="0" w:color="auto"/>
      </w:divBdr>
      <w:divsChild>
        <w:div w:id="713426231">
          <w:marLeft w:val="640"/>
          <w:marRight w:val="0"/>
          <w:marTop w:val="0"/>
          <w:marBottom w:val="0"/>
          <w:divBdr>
            <w:top w:val="none" w:sz="0" w:space="0" w:color="auto"/>
            <w:left w:val="none" w:sz="0" w:space="0" w:color="auto"/>
            <w:bottom w:val="none" w:sz="0" w:space="0" w:color="auto"/>
            <w:right w:val="none" w:sz="0" w:space="0" w:color="auto"/>
          </w:divBdr>
        </w:div>
        <w:div w:id="1980186008">
          <w:marLeft w:val="640"/>
          <w:marRight w:val="0"/>
          <w:marTop w:val="0"/>
          <w:marBottom w:val="0"/>
          <w:divBdr>
            <w:top w:val="none" w:sz="0" w:space="0" w:color="auto"/>
            <w:left w:val="none" w:sz="0" w:space="0" w:color="auto"/>
            <w:bottom w:val="none" w:sz="0" w:space="0" w:color="auto"/>
            <w:right w:val="none" w:sz="0" w:space="0" w:color="auto"/>
          </w:divBdr>
        </w:div>
        <w:div w:id="523637305">
          <w:marLeft w:val="640"/>
          <w:marRight w:val="0"/>
          <w:marTop w:val="0"/>
          <w:marBottom w:val="0"/>
          <w:divBdr>
            <w:top w:val="none" w:sz="0" w:space="0" w:color="auto"/>
            <w:left w:val="none" w:sz="0" w:space="0" w:color="auto"/>
            <w:bottom w:val="none" w:sz="0" w:space="0" w:color="auto"/>
            <w:right w:val="none" w:sz="0" w:space="0" w:color="auto"/>
          </w:divBdr>
        </w:div>
        <w:div w:id="1453134514">
          <w:marLeft w:val="640"/>
          <w:marRight w:val="0"/>
          <w:marTop w:val="0"/>
          <w:marBottom w:val="0"/>
          <w:divBdr>
            <w:top w:val="none" w:sz="0" w:space="0" w:color="auto"/>
            <w:left w:val="none" w:sz="0" w:space="0" w:color="auto"/>
            <w:bottom w:val="none" w:sz="0" w:space="0" w:color="auto"/>
            <w:right w:val="none" w:sz="0" w:space="0" w:color="auto"/>
          </w:divBdr>
        </w:div>
        <w:div w:id="157696091">
          <w:marLeft w:val="640"/>
          <w:marRight w:val="0"/>
          <w:marTop w:val="0"/>
          <w:marBottom w:val="0"/>
          <w:divBdr>
            <w:top w:val="none" w:sz="0" w:space="0" w:color="auto"/>
            <w:left w:val="none" w:sz="0" w:space="0" w:color="auto"/>
            <w:bottom w:val="none" w:sz="0" w:space="0" w:color="auto"/>
            <w:right w:val="none" w:sz="0" w:space="0" w:color="auto"/>
          </w:divBdr>
        </w:div>
        <w:div w:id="67386605">
          <w:marLeft w:val="640"/>
          <w:marRight w:val="0"/>
          <w:marTop w:val="0"/>
          <w:marBottom w:val="0"/>
          <w:divBdr>
            <w:top w:val="none" w:sz="0" w:space="0" w:color="auto"/>
            <w:left w:val="none" w:sz="0" w:space="0" w:color="auto"/>
            <w:bottom w:val="none" w:sz="0" w:space="0" w:color="auto"/>
            <w:right w:val="none" w:sz="0" w:space="0" w:color="auto"/>
          </w:divBdr>
        </w:div>
        <w:div w:id="469982237">
          <w:marLeft w:val="640"/>
          <w:marRight w:val="0"/>
          <w:marTop w:val="0"/>
          <w:marBottom w:val="0"/>
          <w:divBdr>
            <w:top w:val="none" w:sz="0" w:space="0" w:color="auto"/>
            <w:left w:val="none" w:sz="0" w:space="0" w:color="auto"/>
            <w:bottom w:val="none" w:sz="0" w:space="0" w:color="auto"/>
            <w:right w:val="none" w:sz="0" w:space="0" w:color="auto"/>
          </w:divBdr>
        </w:div>
        <w:div w:id="382603680">
          <w:marLeft w:val="640"/>
          <w:marRight w:val="0"/>
          <w:marTop w:val="0"/>
          <w:marBottom w:val="0"/>
          <w:divBdr>
            <w:top w:val="none" w:sz="0" w:space="0" w:color="auto"/>
            <w:left w:val="none" w:sz="0" w:space="0" w:color="auto"/>
            <w:bottom w:val="none" w:sz="0" w:space="0" w:color="auto"/>
            <w:right w:val="none" w:sz="0" w:space="0" w:color="auto"/>
          </w:divBdr>
        </w:div>
        <w:div w:id="914097335">
          <w:marLeft w:val="640"/>
          <w:marRight w:val="0"/>
          <w:marTop w:val="0"/>
          <w:marBottom w:val="0"/>
          <w:divBdr>
            <w:top w:val="none" w:sz="0" w:space="0" w:color="auto"/>
            <w:left w:val="none" w:sz="0" w:space="0" w:color="auto"/>
            <w:bottom w:val="none" w:sz="0" w:space="0" w:color="auto"/>
            <w:right w:val="none" w:sz="0" w:space="0" w:color="auto"/>
          </w:divBdr>
        </w:div>
        <w:div w:id="2092458034">
          <w:marLeft w:val="640"/>
          <w:marRight w:val="0"/>
          <w:marTop w:val="0"/>
          <w:marBottom w:val="0"/>
          <w:divBdr>
            <w:top w:val="none" w:sz="0" w:space="0" w:color="auto"/>
            <w:left w:val="none" w:sz="0" w:space="0" w:color="auto"/>
            <w:bottom w:val="none" w:sz="0" w:space="0" w:color="auto"/>
            <w:right w:val="none" w:sz="0" w:space="0" w:color="auto"/>
          </w:divBdr>
        </w:div>
        <w:div w:id="436485135">
          <w:marLeft w:val="640"/>
          <w:marRight w:val="0"/>
          <w:marTop w:val="0"/>
          <w:marBottom w:val="0"/>
          <w:divBdr>
            <w:top w:val="none" w:sz="0" w:space="0" w:color="auto"/>
            <w:left w:val="none" w:sz="0" w:space="0" w:color="auto"/>
            <w:bottom w:val="none" w:sz="0" w:space="0" w:color="auto"/>
            <w:right w:val="none" w:sz="0" w:space="0" w:color="auto"/>
          </w:divBdr>
        </w:div>
        <w:div w:id="964697371">
          <w:marLeft w:val="640"/>
          <w:marRight w:val="0"/>
          <w:marTop w:val="0"/>
          <w:marBottom w:val="0"/>
          <w:divBdr>
            <w:top w:val="none" w:sz="0" w:space="0" w:color="auto"/>
            <w:left w:val="none" w:sz="0" w:space="0" w:color="auto"/>
            <w:bottom w:val="none" w:sz="0" w:space="0" w:color="auto"/>
            <w:right w:val="none" w:sz="0" w:space="0" w:color="auto"/>
          </w:divBdr>
        </w:div>
        <w:div w:id="200938942">
          <w:marLeft w:val="640"/>
          <w:marRight w:val="0"/>
          <w:marTop w:val="0"/>
          <w:marBottom w:val="0"/>
          <w:divBdr>
            <w:top w:val="none" w:sz="0" w:space="0" w:color="auto"/>
            <w:left w:val="none" w:sz="0" w:space="0" w:color="auto"/>
            <w:bottom w:val="none" w:sz="0" w:space="0" w:color="auto"/>
            <w:right w:val="none" w:sz="0" w:space="0" w:color="auto"/>
          </w:divBdr>
        </w:div>
        <w:div w:id="1832528368">
          <w:marLeft w:val="640"/>
          <w:marRight w:val="0"/>
          <w:marTop w:val="0"/>
          <w:marBottom w:val="0"/>
          <w:divBdr>
            <w:top w:val="none" w:sz="0" w:space="0" w:color="auto"/>
            <w:left w:val="none" w:sz="0" w:space="0" w:color="auto"/>
            <w:bottom w:val="none" w:sz="0" w:space="0" w:color="auto"/>
            <w:right w:val="none" w:sz="0" w:space="0" w:color="auto"/>
          </w:divBdr>
        </w:div>
        <w:div w:id="201988941">
          <w:marLeft w:val="640"/>
          <w:marRight w:val="0"/>
          <w:marTop w:val="0"/>
          <w:marBottom w:val="0"/>
          <w:divBdr>
            <w:top w:val="none" w:sz="0" w:space="0" w:color="auto"/>
            <w:left w:val="none" w:sz="0" w:space="0" w:color="auto"/>
            <w:bottom w:val="none" w:sz="0" w:space="0" w:color="auto"/>
            <w:right w:val="none" w:sz="0" w:space="0" w:color="auto"/>
          </w:divBdr>
        </w:div>
        <w:div w:id="1428624054">
          <w:marLeft w:val="640"/>
          <w:marRight w:val="0"/>
          <w:marTop w:val="0"/>
          <w:marBottom w:val="0"/>
          <w:divBdr>
            <w:top w:val="none" w:sz="0" w:space="0" w:color="auto"/>
            <w:left w:val="none" w:sz="0" w:space="0" w:color="auto"/>
            <w:bottom w:val="none" w:sz="0" w:space="0" w:color="auto"/>
            <w:right w:val="none" w:sz="0" w:space="0" w:color="auto"/>
          </w:divBdr>
        </w:div>
        <w:div w:id="1032149271">
          <w:marLeft w:val="640"/>
          <w:marRight w:val="0"/>
          <w:marTop w:val="0"/>
          <w:marBottom w:val="0"/>
          <w:divBdr>
            <w:top w:val="none" w:sz="0" w:space="0" w:color="auto"/>
            <w:left w:val="none" w:sz="0" w:space="0" w:color="auto"/>
            <w:bottom w:val="none" w:sz="0" w:space="0" w:color="auto"/>
            <w:right w:val="none" w:sz="0" w:space="0" w:color="auto"/>
          </w:divBdr>
        </w:div>
        <w:div w:id="1635528713">
          <w:marLeft w:val="640"/>
          <w:marRight w:val="0"/>
          <w:marTop w:val="0"/>
          <w:marBottom w:val="0"/>
          <w:divBdr>
            <w:top w:val="none" w:sz="0" w:space="0" w:color="auto"/>
            <w:left w:val="none" w:sz="0" w:space="0" w:color="auto"/>
            <w:bottom w:val="none" w:sz="0" w:space="0" w:color="auto"/>
            <w:right w:val="none" w:sz="0" w:space="0" w:color="auto"/>
          </w:divBdr>
        </w:div>
        <w:div w:id="80685914">
          <w:marLeft w:val="640"/>
          <w:marRight w:val="0"/>
          <w:marTop w:val="0"/>
          <w:marBottom w:val="0"/>
          <w:divBdr>
            <w:top w:val="none" w:sz="0" w:space="0" w:color="auto"/>
            <w:left w:val="none" w:sz="0" w:space="0" w:color="auto"/>
            <w:bottom w:val="none" w:sz="0" w:space="0" w:color="auto"/>
            <w:right w:val="none" w:sz="0" w:space="0" w:color="auto"/>
          </w:divBdr>
        </w:div>
        <w:div w:id="1357197907">
          <w:marLeft w:val="640"/>
          <w:marRight w:val="0"/>
          <w:marTop w:val="0"/>
          <w:marBottom w:val="0"/>
          <w:divBdr>
            <w:top w:val="none" w:sz="0" w:space="0" w:color="auto"/>
            <w:left w:val="none" w:sz="0" w:space="0" w:color="auto"/>
            <w:bottom w:val="none" w:sz="0" w:space="0" w:color="auto"/>
            <w:right w:val="none" w:sz="0" w:space="0" w:color="auto"/>
          </w:divBdr>
        </w:div>
        <w:div w:id="49424730">
          <w:marLeft w:val="640"/>
          <w:marRight w:val="0"/>
          <w:marTop w:val="0"/>
          <w:marBottom w:val="0"/>
          <w:divBdr>
            <w:top w:val="none" w:sz="0" w:space="0" w:color="auto"/>
            <w:left w:val="none" w:sz="0" w:space="0" w:color="auto"/>
            <w:bottom w:val="none" w:sz="0" w:space="0" w:color="auto"/>
            <w:right w:val="none" w:sz="0" w:space="0" w:color="auto"/>
          </w:divBdr>
        </w:div>
        <w:div w:id="1923029151">
          <w:marLeft w:val="640"/>
          <w:marRight w:val="0"/>
          <w:marTop w:val="0"/>
          <w:marBottom w:val="0"/>
          <w:divBdr>
            <w:top w:val="none" w:sz="0" w:space="0" w:color="auto"/>
            <w:left w:val="none" w:sz="0" w:space="0" w:color="auto"/>
            <w:bottom w:val="none" w:sz="0" w:space="0" w:color="auto"/>
            <w:right w:val="none" w:sz="0" w:space="0" w:color="auto"/>
          </w:divBdr>
        </w:div>
        <w:div w:id="302855285">
          <w:marLeft w:val="640"/>
          <w:marRight w:val="0"/>
          <w:marTop w:val="0"/>
          <w:marBottom w:val="0"/>
          <w:divBdr>
            <w:top w:val="none" w:sz="0" w:space="0" w:color="auto"/>
            <w:left w:val="none" w:sz="0" w:space="0" w:color="auto"/>
            <w:bottom w:val="none" w:sz="0" w:space="0" w:color="auto"/>
            <w:right w:val="none" w:sz="0" w:space="0" w:color="auto"/>
          </w:divBdr>
        </w:div>
        <w:div w:id="1525703195">
          <w:marLeft w:val="640"/>
          <w:marRight w:val="0"/>
          <w:marTop w:val="0"/>
          <w:marBottom w:val="0"/>
          <w:divBdr>
            <w:top w:val="none" w:sz="0" w:space="0" w:color="auto"/>
            <w:left w:val="none" w:sz="0" w:space="0" w:color="auto"/>
            <w:bottom w:val="none" w:sz="0" w:space="0" w:color="auto"/>
            <w:right w:val="none" w:sz="0" w:space="0" w:color="auto"/>
          </w:divBdr>
        </w:div>
        <w:div w:id="692611990">
          <w:marLeft w:val="640"/>
          <w:marRight w:val="0"/>
          <w:marTop w:val="0"/>
          <w:marBottom w:val="0"/>
          <w:divBdr>
            <w:top w:val="none" w:sz="0" w:space="0" w:color="auto"/>
            <w:left w:val="none" w:sz="0" w:space="0" w:color="auto"/>
            <w:bottom w:val="none" w:sz="0" w:space="0" w:color="auto"/>
            <w:right w:val="none" w:sz="0" w:space="0" w:color="auto"/>
          </w:divBdr>
        </w:div>
        <w:div w:id="109933453">
          <w:marLeft w:val="640"/>
          <w:marRight w:val="0"/>
          <w:marTop w:val="0"/>
          <w:marBottom w:val="0"/>
          <w:divBdr>
            <w:top w:val="none" w:sz="0" w:space="0" w:color="auto"/>
            <w:left w:val="none" w:sz="0" w:space="0" w:color="auto"/>
            <w:bottom w:val="none" w:sz="0" w:space="0" w:color="auto"/>
            <w:right w:val="none" w:sz="0" w:space="0" w:color="auto"/>
          </w:divBdr>
        </w:div>
        <w:div w:id="963999616">
          <w:marLeft w:val="640"/>
          <w:marRight w:val="0"/>
          <w:marTop w:val="0"/>
          <w:marBottom w:val="0"/>
          <w:divBdr>
            <w:top w:val="none" w:sz="0" w:space="0" w:color="auto"/>
            <w:left w:val="none" w:sz="0" w:space="0" w:color="auto"/>
            <w:bottom w:val="none" w:sz="0" w:space="0" w:color="auto"/>
            <w:right w:val="none" w:sz="0" w:space="0" w:color="auto"/>
          </w:divBdr>
        </w:div>
        <w:div w:id="2073887118">
          <w:marLeft w:val="640"/>
          <w:marRight w:val="0"/>
          <w:marTop w:val="0"/>
          <w:marBottom w:val="0"/>
          <w:divBdr>
            <w:top w:val="none" w:sz="0" w:space="0" w:color="auto"/>
            <w:left w:val="none" w:sz="0" w:space="0" w:color="auto"/>
            <w:bottom w:val="none" w:sz="0" w:space="0" w:color="auto"/>
            <w:right w:val="none" w:sz="0" w:space="0" w:color="auto"/>
          </w:divBdr>
        </w:div>
        <w:div w:id="1254631886">
          <w:marLeft w:val="640"/>
          <w:marRight w:val="0"/>
          <w:marTop w:val="0"/>
          <w:marBottom w:val="0"/>
          <w:divBdr>
            <w:top w:val="none" w:sz="0" w:space="0" w:color="auto"/>
            <w:left w:val="none" w:sz="0" w:space="0" w:color="auto"/>
            <w:bottom w:val="none" w:sz="0" w:space="0" w:color="auto"/>
            <w:right w:val="none" w:sz="0" w:space="0" w:color="auto"/>
          </w:divBdr>
        </w:div>
        <w:div w:id="1225216915">
          <w:marLeft w:val="640"/>
          <w:marRight w:val="0"/>
          <w:marTop w:val="0"/>
          <w:marBottom w:val="0"/>
          <w:divBdr>
            <w:top w:val="none" w:sz="0" w:space="0" w:color="auto"/>
            <w:left w:val="none" w:sz="0" w:space="0" w:color="auto"/>
            <w:bottom w:val="none" w:sz="0" w:space="0" w:color="auto"/>
            <w:right w:val="none" w:sz="0" w:space="0" w:color="auto"/>
          </w:divBdr>
        </w:div>
        <w:div w:id="1515000454">
          <w:marLeft w:val="640"/>
          <w:marRight w:val="0"/>
          <w:marTop w:val="0"/>
          <w:marBottom w:val="0"/>
          <w:divBdr>
            <w:top w:val="none" w:sz="0" w:space="0" w:color="auto"/>
            <w:left w:val="none" w:sz="0" w:space="0" w:color="auto"/>
            <w:bottom w:val="none" w:sz="0" w:space="0" w:color="auto"/>
            <w:right w:val="none" w:sz="0" w:space="0" w:color="auto"/>
          </w:divBdr>
        </w:div>
        <w:div w:id="2137526112">
          <w:marLeft w:val="640"/>
          <w:marRight w:val="0"/>
          <w:marTop w:val="0"/>
          <w:marBottom w:val="0"/>
          <w:divBdr>
            <w:top w:val="none" w:sz="0" w:space="0" w:color="auto"/>
            <w:left w:val="none" w:sz="0" w:space="0" w:color="auto"/>
            <w:bottom w:val="none" w:sz="0" w:space="0" w:color="auto"/>
            <w:right w:val="none" w:sz="0" w:space="0" w:color="auto"/>
          </w:divBdr>
        </w:div>
        <w:div w:id="600722274">
          <w:marLeft w:val="640"/>
          <w:marRight w:val="0"/>
          <w:marTop w:val="0"/>
          <w:marBottom w:val="0"/>
          <w:divBdr>
            <w:top w:val="none" w:sz="0" w:space="0" w:color="auto"/>
            <w:left w:val="none" w:sz="0" w:space="0" w:color="auto"/>
            <w:bottom w:val="none" w:sz="0" w:space="0" w:color="auto"/>
            <w:right w:val="none" w:sz="0" w:space="0" w:color="auto"/>
          </w:divBdr>
        </w:div>
        <w:div w:id="149181359">
          <w:marLeft w:val="640"/>
          <w:marRight w:val="0"/>
          <w:marTop w:val="0"/>
          <w:marBottom w:val="0"/>
          <w:divBdr>
            <w:top w:val="none" w:sz="0" w:space="0" w:color="auto"/>
            <w:left w:val="none" w:sz="0" w:space="0" w:color="auto"/>
            <w:bottom w:val="none" w:sz="0" w:space="0" w:color="auto"/>
            <w:right w:val="none" w:sz="0" w:space="0" w:color="auto"/>
          </w:divBdr>
        </w:div>
        <w:div w:id="454299351">
          <w:marLeft w:val="640"/>
          <w:marRight w:val="0"/>
          <w:marTop w:val="0"/>
          <w:marBottom w:val="0"/>
          <w:divBdr>
            <w:top w:val="none" w:sz="0" w:space="0" w:color="auto"/>
            <w:left w:val="none" w:sz="0" w:space="0" w:color="auto"/>
            <w:bottom w:val="none" w:sz="0" w:space="0" w:color="auto"/>
            <w:right w:val="none" w:sz="0" w:space="0" w:color="auto"/>
          </w:divBdr>
        </w:div>
        <w:div w:id="2054619438">
          <w:marLeft w:val="640"/>
          <w:marRight w:val="0"/>
          <w:marTop w:val="0"/>
          <w:marBottom w:val="0"/>
          <w:divBdr>
            <w:top w:val="none" w:sz="0" w:space="0" w:color="auto"/>
            <w:left w:val="none" w:sz="0" w:space="0" w:color="auto"/>
            <w:bottom w:val="none" w:sz="0" w:space="0" w:color="auto"/>
            <w:right w:val="none" w:sz="0" w:space="0" w:color="auto"/>
          </w:divBdr>
        </w:div>
        <w:div w:id="705908596">
          <w:marLeft w:val="640"/>
          <w:marRight w:val="0"/>
          <w:marTop w:val="0"/>
          <w:marBottom w:val="0"/>
          <w:divBdr>
            <w:top w:val="none" w:sz="0" w:space="0" w:color="auto"/>
            <w:left w:val="none" w:sz="0" w:space="0" w:color="auto"/>
            <w:bottom w:val="none" w:sz="0" w:space="0" w:color="auto"/>
            <w:right w:val="none" w:sz="0" w:space="0" w:color="auto"/>
          </w:divBdr>
        </w:div>
        <w:div w:id="1091046482">
          <w:marLeft w:val="640"/>
          <w:marRight w:val="0"/>
          <w:marTop w:val="0"/>
          <w:marBottom w:val="0"/>
          <w:divBdr>
            <w:top w:val="none" w:sz="0" w:space="0" w:color="auto"/>
            <w:left w:val="none" w:sz="0" w:space="0" w:color="auto"/>
            <w:bottom w:val="none" w:sz="0" w:space="0" w:color="auto"/>
            <w:right w:val="none" w:sz="0" w:space="0" w:color="auto"/>
          </w:divBdr>
        </w:div>
        <w:div w:id="1748108183">
          <w:marLeft w:val="640"/>
          <w:marRight w:val="0"/>
          <w:marTop w:val="0"/>
          <w:marBottom w:val="0"/>
          <w:divBdr>
            <w:top w:val="none" w:sz="0" w:space="0" w:color="auto"/>
            <w:left w:val="none" w:sz="0" w:space="0" w:color="auto"/>
            <w:bottom w:val="none" w:sz="0" w:space="0" w:color="auto"/>
            <w:right w:val="none" w:sz="0" w:space="0" w:color="auto"/>
          </w:divBdr>
        </w:div>
        <w:div w:id="537354797">
          <w:marLeft w:val="640"/>
          <w:marRight w:val="0"/>
          <w:marTop w:val="0"/>
          <w:marBottom w:val="0"/>
          <w:divBdr>
            <w:top w:val="none" w:sz="0" w:space="0" w:color="auto"/>
            <w:left w:val="none" w:sz="0" w:space="0" w:color="auto"/>
            <w:bottom w:val="none" w:sz="0" w:space="0" w:color="auto"/>
            <w:right w:val="none" w:sz="0" w:space="0" w:color="auto"/>
          </w:divBdr>
        </w:div>
        <w:div w:id="1164587324">
          <w:marLeft w:val="640"/>
          <w:marRight w:val="0"/>
          <w:marTop w:val="0"/>
          <w:marBottom w:val="0"/>
          <w:divBdr>
            <w:top w:val="none" w:sz="0" w:space="0" w:color="auto"/>
            <w:left w:val="none" w:sz="0" w:space="0" w:color="auto"/>
            <w:bottom w:val="none" w:sz="0" w:space="0" w:color="auto"/>
            <w:right w:val="none" w:sz="0" w:space="0" w:color="auto"/>
          </w:divBdr>
        </w:div>
        <w:div w:id="11683991">
          <w:marLeft w:val="640"/>
          <w:marRight w:val="0"/>
          <w:marTop w:val="0"/>
          <w:marBottom w:val="0"/>
          <w:divBdr>
            <w:top w:val="none" w:sz="0" w:space="0" w:color="auto"/>
            <w:left w:val="none" w:sz="0" w:space="0" w:color="auto"/>
            <w:bottom w:val="none" w:sz="0" w:space="0" w:color="auto"/>
            <w:right w:val="none" w:sz="0" w:space="0" w:color="auto"/>
          </w:divBdr>
        </w:div>
        <w:div w:id="855460754">
          <w:marLeft w:val="640"/>
          <w:marRight w:val="0"/>
          <w:marTop w:val="0"/>
          <w:marBottom w:val="0"/>
          <w:divBdr>
            <w:top w:val="none" w:sz="0" w:space="0" w:color="auto"/>
            <w:left w:val="none" w:sz="0" w:space="0" w:color="auto"/>
            <w:bottom w:val="none" w:sz="0" w:space="0" w:color="auto"/>
            <w:right w:val="none" w:sz="0" w:space="0" w:color="auto"/>
          </w:divBdr>
        </w:div>
        <w:div w:id="1947999187">
          <w:marLeft w:val="640"/>
          <w:marRight w:val="0"/>
          <w:marTop w:val="0"/>
          <w:marBottom w:val="0"/>
          <w:divBdr>
            <w:top w:val="none" w:sz="0" w:space="0" w:color="auto"/>
            <w:left w:val="none" w:sz="0" w:space="0" w:color="auto"/>
            <w:bottom w:val="none" w:sz="0" w:space="0" w:color="auto"/>
            <w:right w:val="none" w:sz="0" w:space="0" w:color="auto"/>
          </w:divBdr>
        </w:div>
      </w:divsChild>
    </w:div>
    <w:div w:id="244266747">
      <w:bodyDiv w:val="1"/>
      <w:marLeft w:val="0"/>
      <w:marRight w:val="0"/>
      <w:marTop w:val="0"/>
      <w:marBottom w:val="0"/>
      <w:divBdr>
        <w:top w:val="none" w:sz="0" w:space="0" w:color="auto"/>
        <w:left w:val="none" w:sz="0" w:space="0" w:color="auto"/>
        <w:bottom w:val="none" w:sz="0" w:space="0" w:color="auto"/>
        <w:right w:val="none" w:sz="0" w:space="0" w:color="auto"/>
      </w:divBdr>
      <w:divsChild>
        <w:div w:id="1249249">
          <w:marLeft w:val="640"/>
          <w:marRight w:val="0"/>
          <w:marTop w:val="0"/>
          <w:marBottom w:val="0"/>
          <w:divBdr>
            <w:top w:val="none" w:sz="0" w:space="0" w:color="auto"/>
            <w:left w:val="none" w:sz="0" w:space="0" w:color="auto"/>
            <w:bottom w:val="none" w:sz="0" w:space="0" w:color="auto"/>
            <w:right w:val="none" w:sz="0" w:space="0" w:color="auto"/>
          </w:divBdr>
        </w:div>
        <w:div w:id="39327251">
          <w:marLeft w:val="640"/>
          <w:marRight w:val="0"/>
          <w:marTop w:val="0"/>
          <w:marBottom w:val="0"/>
          <w:divBdr>
            <w:top w:val="none" w:sz="0" w:space="0" w:color="auto"/>
            <w:left w:val="none" w:sz="0" w:space="0" w:color="auto"/>
            <w:bottom w:val="none" w:sz="0" w:space="0" w:color="auto"/>
            <w:right w:val="none" w:sz="0" w:space="0" w:color="auto"/>
          </w:divBdr>
        </w:div>
        <w:div w:id="57169457">
          <w:marLeft w:val="640"/>
          <w:marRight w:val="0"/>
          <w:marTop w:val="0"/>
          <w:marBottom w:val="0"/>
          <w:divBdr>
            <w:top w:val="none" w:sz="0" w:space="0" w:color="auto"/>
            <w:left w:val="none" w:sz="0" w:space="0" w:color="auto"/>
            <w:bottom w:val="none" w:sz="0" w:space="0" w:color="auto"/>
            <w:right w:val="none" w:sz="0" w:space="0" w:color="auto"/>
          </w:divBdr>
        </w:div>
        <w:div w:id="311254299">
          <w:marLeft w:val="640"/>
          <w:marRight w:val="0"/>
          <w:marTop w:val="0"/>
          <w:marBottom w:val="0"/>
          <w:divBdr>
            <w:top w:val="none" w:sz="0" w:space="0" w:color="auto"/>
            <w:left w:val="none" w:sz="0" w:space="0" w:color="auto"/>
            <w:bottom w:val="none" w:sz="0" w:space="0" w:color="auto"/>
            <w:right w:val="none" w:sz="0" w:space="0" w:color="auto"/>
          </w:divBdr>
        </w:div>
        <w:div w:id="428622260">
          <w:marLeft w:val="640"/>
          <w:marRight w:val="0"/>
          <w:marTop w:val="0"/>
          <w:marBottom w:val="0"/>
          <w:divBdr>
            <w:top w:val="none" w:sz="0" w:space="0" w:color="auto"/>
            <w:left w:val="none" w:sz="0" w:space="0" w:color="auto"/>
            <w:bottom w:val="none" w:sz="0" w:space="0" w:color="auto"/>
            <w:right w:val="none" w:sz="0" w:space="0" w:color="auto"/>
          </w:divBdr>
        </w:div>
        <w:div w:id="491676707">
          <w:marLeft w:val="640"/>
          <w:marRight w:val="0"/>
          <w:marTop w:val="0"/>
          <w:marBottom w:val="0"/>
          <w:divBdr>
            <w:top w:val="none" w:sz="0" w:space="0" w:color="auto"/>
            <w:left w:val="none" w:sz="0" w:space="0" w:color="auto"/>
            <w:bottom w:val="none" w:sz="0" w:space="0" w:color="auto"/>
            <w:right w:val="none" w:sz="0" w:space="0" w:color="auto"/>
          </w:divBdr>
        </w:div>
        <w:div w:id="620721802">
          <w:marLeft w:val="640"/>
          <w:marRight w:val="0"/>
          <w:marTop w:val="0"/>
          <w:marBottom w:val="0"/>
          <w:divBdr>
            <w:top w:val="none" w:sz="0" w:space="0" w:color="auto"/>
            <w:left w:val="none" w:sz="0" w:space="0" w:color="auto"/>
            <w:bottom w:val="none" w:sz="0" w:space="0" w:color="auto"/>
            <w:right w:val="none" w:sz="0" w:space="0" w:color="auto"/>
          </w:divBdr>
        </w:div>
        <w:div w:id="678430285">
          <w:marLeft w:val="640"/>
          <w:marRight w:val="0"/>
          <w:marTop w:val="0"/>
          <w:marBottom w:val="0"/>
          <w:divBdr>
            <w:top w:val="none" w:sz="0" w:space="0" w:color="auto"/>
            <w:left w:val="none" w:sz="0" w:space="0" w:color="auto"/>
            <w:bottom w:val="none" w:sz="0" w:space="0" w:color="auto"/>
            <w:right w:val="none" w:sz="0" w:space="0" w:color="auto"/>
          </w:divBdr>
        </w:div>
        <w:div w:id="699859959">
          <w:marLeft w:val="640"/>
          <w:marRight w:val="0"/>
          <w:marTop w:val="0"/>
          <w:marBottom w:val="0"/>
          <w:divBdr>
            <w:top w:val="none" w:sz="0" w:space="0" w:color="auto"/>
            <w:left w:val="none" w:sz="0" w:space="0" w:color="auto"/>
            <w:bottom w:val="none" w:sz="0" w:space="0" w:color="auto"/>
            <w:right w:val="none" w:sz="0" w:space="0" w:color="auto"/>
          </w:divBdr>
        </w:div>
        <w:div w:id="707417645">
          <w:marLeft w:val="640"/>
          <w:marRight w:val="0"/>
          <w:marTop w:val="0"/>
          <w:marBottom w:val="0"/>
          <w:divBdr>
            <w:top w:val="none" w:sz="0" w:space="0" w:color="auto"/>
            <w:left w:val="none" w:sz="0" w:space="0" w:color="auto"/>
            <w:bottom w:val="none" w:sz="0" w:space="0" w:color="auto"/>
            <w:right w:val="none" w:sz="0" w:space="0" w:color="auto"/>
          </w:divBdr>
        </w:div>
        <w:div w:id="721367781">
          <w:marLeft w:val="640"/>
          <w:marRight w:val="0"/>
          <w:marTop w:val="0"/>
          <w:marBottom w:val="0"/>
          <w:divBdr>
            <w:top w:val="none" w:sz="0" w:space="0" w:color="auto"/>
            <w:left w:val="none" w:sz="0" w:space="0" w:color="auto"/>
            <w:bottom w:val="none" w:sz="0" w:space="0" w:color="auto"/>
            <w:right w:val="none" w:sz="0" w:space="0" w:color="auto"/>
          </w:divBdr>
        </w:div>
        <w:div w:id="808285968">
          <w:marLeft w:val="640"/>
          <w:marRight w:val="0"/>
          <w:marTop w:val="0"/>
          <w:marBottom w:val="0"/>
          <w:divBdr>
            <w:top w:val="none" w:sz="0" w:space="0" w:color="auto"/>
            <w:left w:val="none" w:sz="0" w:space="0" w:color="auto"/>
            <w:bottom w:val="none" w:sz="0" w:space="0" w:color="auto"/>
            <w:right w:val="none" w:sz="0" w:space="0" w:color="auto"/>
          </w:divBdr>
        </w:div>
        <w:div w:id="851720161">
          <w:marLeft w:val="640"/>
          <w:marRight w:val="0"/>
          <w:marTop w:val="0"/>
          <w:marBottom w:val="0"/>
          <w:divBdr>
            <w:top w:val="none" w:sz="0" w:space="0" w:color="auto"/>
            <w:left w:val="none" w:sz="0" w:space="0" w:color="auto"/>
            <w:bottom w:val="none" w:sz="0" w:space="0" w:color="auto"/>
            <w:right w:val="none" w:sz="0" w:space="0" w:color="auto"/>
          </w:divBdr>
        </w:div>
        <w:div w:id="919102056">
          <w:marLeft w:val="640"/>
          <w:marRight w:val="0"/>
          <w:marTop w:val="0"/>
          <w:marBottom w:val="0"/>
          <w:divBdr>
            <w:top w:val="none" w:sz="0" w:space="0" w:color="auto"/>
            <w:left w:val="none" w:sz="0" w:space="0" w:color="auto"/>
            <w:bottom w:val="none" w:sz="0" w:space="0" w:color="auto"/>
            <w:right w:val="none" w:sz="0" w:space="0" w:color="auto"/>
          </w:divBdr>
        </w:div>
        <w:div w:id="974019648">
          <w:marLeft w:val="640"/>
          <w:marRight w:val="0"/>
          <w:marTop w:val="0"/>
          <w:marBottom w:val="0"/>
          <w:divBdr>
            <w:top w:val="none" w:sz="0" w:space="0" w:color="auto"/>
            <w:left w:val="none" w:sz="0" w:space="0" w:color="auto"/>
            <w:bottom w:val="none" w:sz="0" w:space="0" w:color="auto"/>
            <w:right w:val="none" w:sz="0" w:space="0" w:color="auto"/>
          </w:divBdr>
        </w:div>
        <w:div w:id="991787812">
          <w:marLeft w:val="640"/>
          <w:marRight w:val="0"/>
          <w:marTop w:val="0"/>
          <w:marBottom w:val="0"/>
          <w:divBdr>
            <w:top w:val="none" w:sz="0" w:space="0" w:color="auto"/>
            <w:left w:val="none" w:sz="0" w:space="0" w:color="auto"/>
            <w:bottom w:val="none" w:sz="0" w:space="0" w:color="auto"/>
            <w:right w:val="none" w:sz="0" w:space="0" w:color="auto"/>
          </w:divBdr>
        </w:div>
        <w:div w:id="1064255118">
          <w:marLeft w:val="640"/>
          <w:marRight w:val="0"/>
          <w:marTop w:val="0"/>
          <w:marBottom w:val="0"/>
          <w:divBdr>
            <w:top w:val="none" w:sz="0" w:space="0" w:color="auto"/>
            <w:left w:val="none" w:sz="0" w:space="0" w:color="auto"/>
            <w:bottom w:val="none" w:sz="0" w:space="0" w:color="auto"/>
            <w:right w:val="none" w:sz="0" w:space="0" w:color="auto"/>
          </w:divBdr>
        </w:div>
        <w:div w:id="1110245442">
          <w:marLeft w:val="640"/>
          <w:marRight w:val="0"/>
          <w:marTop w:val="0"/>
          <w:marBottom w:val="0"/>
          <w:divBdr>
            <w:top w:val="none" w:sz="0" w:space="0" w:color="auto"/>
            <w:left w:val="none" w:sz="0" w:space="0" w:color="auto"/>
            <w:bottom w:val="none" w:sz="0" w:space="0" w:color="auto"/>
            <w:right w:val="none" w:sz="0" w:space="0" w:color="auto"/>
          </w:divBdr>
        </w:div>
        <w:div w:id="1167983082">
          <w:marLeft w:val="640"/>
          <w:marRight w:val="0"/>
          <w:marTop w:val="0"/>
          <w:marBottom w:val="0"/>
          <w:divBdr>
            <w:top w:val="none" w:sz="0" w:space="0" w:color="auto"/>
            <w:left w:val="none" w:sz="0" w:space="0" w:color="auto"/>
            <w:bottom w:val="none" w:sz="0" w:space="0" w:color="auto"/>
            <w:right w:val="none" w:sz="0" w:space="0" w:color="auto"/>
          </w:divBdr>
        </w:div>
        <w:div w:id="1174490675">
          <w:marLeft w:val="640"/>
          <w:marRight w:val="0"/>
          <w:marTop w:val="0"/>
          <w:marBottom w:val="0"/>
          <w:divBdr>
            <w:top w:val="none" w:sz="0" w:space="0" w:color="auto"/>
            <w:left w:val="none" w:sz="0" w:space="0" w:color="auto"/>
            <w:bottom w:val="none" w:sz="0" w:space="0" w:color="auto"/>
            <w:right w:val="none" w:sz="0" w:space="0" w:color="auto"/>
          </w:divBdr>
        </w:div>
        <w:div w:id="1174613942">
          <w:marLeft w:val="640"/>
          <w:marRight w:val="0"/>
          <w:marTop w:val="0"/>
          <w:marBottom w:val="0"/>
          <w:divBdr>
            <w:top w:val="none" w:sz="0" w:space="0" w:color="auto"/>
            <w:left w:val="none" w:sz="0" w:space="0" w:color="auto"/>
            <w:bottom w:val="none" w:sz="0" w:space="0" w:color="auto"/>
            <w:right w:val="none" w:sz="0" w:space="0" w:color="auto"/>
          </w:divBdr>
        </w:div>
        <w:div w:id="1217593811">
          <w:marLeft w:val="640"/>
          <w:marRight w:val="0"/>
          <w:marTop w:val="0"/>
          <w:marBottom w:val="0"/>
          <w:divBdr>
            <w:top w:val="none" w:sz="0" w:space="0" w:color="auto"/>
            <w:left w:val="none" w:sz="0" w:space="0" w:color="auto"/>
            <w:bottom w:val="none" w:sz="0" w:space="0" w:color="auto"/>
            <w:right w:val="none" w:sz="0" w:space="0" w:color="auto"/>
          </w:divBdr>
        </w:div>
        <w:div w:id="1218128862">
          <w:marLeft w:val="640"/>
          <w:marRight w:val="0"/>
          <w:marTop w:val="0"/>
          <w:marBottom w:val="0"/>
          <w:divBdr>
            <w:top w:val="none" w:sz="0" w:space="0" w:color="auto"/>
            <w:left w:val="none" w:sz="0" w:space="0" w:color="auto"/>
            <w:bottom w:val="none" w:sz="0" w:space="0" w:color="auto"/>
            <w:right w:val="none" w:sz="0" w:space="0" w:color="auto"/>
          </w:divBdr>
        </w:div>
        <w:div w:id="1229996804">
          <w:marLeft w:val="640"/>
          <w:marRight w:val="0"/>
          <w:marTop w:val="0"/>
          <w:marBottom w:val="0"/>
          <w:divBdr>
            <w:top w:val="none" w:sz="0" w:space="0" w:color="auto"/>
            <w:left w:val="none" w:sz="0" w:space="0" w:color="auto"/>
            <w:bottom w:val="none" w:sz="0" w:space="0" w:color="auto"/>
            <w:right w:val="none" w:sz="0" w:space="0" w:color="auto"/>
          </w:divBdr>
        </w:div>
        <w:div w:id="1258246506">
          <w:marLeft w:val="640"/>
          <w:marRight w:val="0"/>
          <w:marTop w:val="0"/>
          <w:marBottom w:val="0"/>
          <w:divBdr>
            <w:top w:val="none" w:sz="0" w:space="0" w:color="auto"/>
            <w:left w:val="none" w:sz="0" w:space="0" w:color="auto"/>
            <w:bottom w:val="none" w:sz="0" w:space="0" w:color="auto"/>
            <w:right w:val="none" w:sz="0" w:space="0" w:color="auto"/>
          </w:divBdr>
        </w:div>
        <w:div w:id="1263034512">
          <w:marLeft w:val="640"/>
          <w:marRight w:val="0"/>
          <w:marTop w:val="0"/>
          <w:marBottom w:val="0"/>
          <w:divBdr>
            <w:top w:val="none" w:sz="0" w:space="0" w:color="auto"/>
            <w:left w:val="none" w:sz="0" w:space="0" w:color="auto"/>
            <w:bottom w:val="none" w:sz="0" w:space="0" w:color="auto"/>
            <w:right w:val="none" w:sz="0" w:space="0" w:color="auto"/>
          </w:divBdr>
        </w:div>
        <w:div w:id="1281259523">
          <w:marLeft w:val="640"/>
          <w:marRight w:val="0"/>
          <w:marTop w:val="0"/>
          <w:marBottom w:val="0"/>
          <w:divBdr>
            <w:top w:val="none" w:sz="0" w:space="0" w:color="auto"/>
            <w:left w:val="none" w:sz="0" w:space="0" w:color="auto"/>
            <w:bottom w:val="none" w:sz="0" w:space="0" w:color="auto"/>
            <w:right w:val="none" w:sz="0" w:space="0" w:color="auto"/>
          </w:divBdr>
        </w:div>
        <w:div w:id="1325545015">
          <w:marLeft w:val="640"/>
          <w:marRight w:val="0"/>
          <w:marTop w:val="0"/>
          <w:marBottom w:val="0"/>
          <w:divBdr>
            <w:top w:val="none" w:sz="0" w:space="0" w:color="auto"/>
            <w:left w:val="none" w:sz="0" w:space="0" w:color="auto"/>
            <w:bottom w:val="none" w:sz="0" w:space="0" w:color="auto"/>
            <w:right w:val="none" w:sz="0" w:space="0" w:color="auto"/>
          </w:divBdr>
        </w:div>
        <w:div w:id="1409038750">
          <w:marLeft w:val="640"/>
          <w:marRight w:val="0"/>
          <w:marTop w:val="0"/>
          <w:marBottom w:val="0"/>
          <w:divBdr>
            <w:top w:val="none" w:sz="0" w:space="0" w:color="auto"/>
            <w:left w:val="none" w:sz="0" w:space="0" w:color="auto"/>
            <w:bottom w:val="none" w:sz="0" w:space="0" w:color="auto"/>
            <w:right w:val="none" w:sz="0" w:space="0" w:color="auto"/>
          </w:divBdr>
        </w:div>
        <w:div w:id="1430734640">
          <w:marLeft w:val="640"/>
          <w:marRight w:val="0"/>
          <w:marTop w:val="0"/>
          <w:marBottom w:val="0"/>
          <w:divBdr>
            <w:top w:val="none" w:sz="0" w:space="0" w:color="auto"/>
            <w:left w:val="none" w:sz="0" w:space="0" w:color="auto"/>
            <w:bottom w:val="none" w:sz="0" w:space="0" w:color="auto"/>
            <w:right w:val="none" w:sz="0" w:space="0" w:color="auto"/>
          </w:divBdr>
        </w:div>
        <w:div w:id="1438478176">
          <w:marLeft w:val="640"/>
          <w:marRight w:val="0"/>
          <w:marTop w:val="0"/>
          <w:marBottom w:val="0"/>
          <w:divBdr>
            <w:top w:val="none" w:sz="0" w:space="0" w:color="auto"/>
            <w:left w:val="none" w:sz="0" w:space="0" w:color="auto"/>
            <w:bottom w:val="none" w:sz="0" w:space="0" w:color="auto"/>
            <w:right w:val="none" w:sz="0" w:space="0" w:color="auto"/>
          </w:divBdr>
        </w:div>
        <w:div w:id="1619489373">
          <w:marLeft w:val="640"/>
          <w:marRight w:val="0"/>
          <w:marTop w:val="0"/>
          <w:marBottom w:val="0"/>
          <w:divBdr>
            <w:top w:val="none" w:sz="0" w:space="0" w:color="auto"/>
            <w:left w:val="none" w:sz="0" w:space="0" w:color="auto"/>
            <w:bottom w:val="none" w:sz="0" w:space="0" w:color="auto"/>
            <w:right w:val="none" w:sz="0" w:space="0" w:color="auto"/>
          </w:divBdr>
        </w:div>
        <w:div w:id="1624068779">
          <w:marLeft w:val="640"/>
          <w:marRight w:val="0"/>
          <w:marTop w:val="0"/>
          <w:marBottom w:val="0"/>
          <w:divBdr>
            <w:top w:val="none" w:sz="0" w:space="0" w:color="auto"/>
            <w:left w:val="none" w:sz="0" w:space="0" w:color="auto"/>
            <w:bottom w:val="none" w:sz="0" w:space="0" w:color="auto"/>
            <w:right w:val="none" w:sz="0" w:space="0" w:color="auto"/>
          </w:divBdr>
        </w:div>
        <w:div w:id="1636636797">
          <w:marLeft w:val="640"/>
          <w:marRight w:val="0"/>
          <w:marTop w:val="0"/>
          <w:marBottom w:val="0"/>
          <w:divBdr>
            <w:top w:val="none" w:sz="0" w:space="0" w:color="auto"/>
            <w:left w:val="none" w:sz="0" w:space="0" w:color="auto"/>
            <w:bottom w:val="none" w:sz="0" w:space="0" w:color="auto"/>
            <w:right w:val="none" w:sz="0" w:space="0" w:color="auto"/>
          </w:divBdr>
        </w:div>
        <w:div w:id="1672024173">
          <w:marLeft w:val="640"/>
          <w:marRight w:val="0"/>
          <w:marTop w:val="0"/>
          <w:marBottom w:val="0"/>
          <w:divBdr>
            <w:top w:val="none" w:sz="0" w:space="0" w:color="auto"/>
            <w:left w:val="none" w:sz="0" w:space="0" w:color="auto"/>
            <w:bottom w:val="none" w:sz="0" w:space="0" w:color="auto"/>
            <w:right w:val="none" w:sz="0" w:space="0" w:color="auto"/>
          </w:divBdr>
        </w:div>
        <w:div w:id="1754424343">
          <w:marLeft w:val="640"/>
          <w:marRight w:val="0"/>
          <w:marTop w:val="0"/>
          <w:marBottom w:val="0"/>
          <w:divBdr>
            <w:top w:val="none" w:sz="0" w:space="0" w:color="auto"/>
            <w:left w:val="none" w:sz="0" w:space="0" w:color="auto"/>
            <w:bottom w:val="none" w:sz="0" w:space="0" w:color="auto"/>
            <w:right w:val="none" w:sz="0" w:space="0" w:color="auto"/>
          </w:divBdr>
        </w:div>
        <w:div w:id="1769232029">
          <w:marLeft w:val="640"/>
          <w:marRight w:val="0"/>
          <w:marTop w:val="0"/>
          <w:marBottom w:val="0"/>
          <w:divBdr>
            <w:top w:val="none" w:sz="0" w:space="0" w:color="auto"/>
            <w:left w:val="none" w:sz="0" w:space="0" w:color="auto"/>
            <w:bottom w:val="none" w:sz="0" w:space="0" w:color="auto"/>
            <w:right w:val="none" w:sz="0" w:space="0" w:color="auto"/>
          </w:divBdr>
        </w:div>
        <w:div w:id="1784956053">
          <w:marLeft w:val="640"/>
          <w:marRight w:val="0"/>
          <w:marTop w:val="0"/>
          <w:marBottom w:val="0"/>
          <w:divBdr>
            <w:top w:val="none" w:sz="0" w:space="0" w:color="auto"/>
            <w:left w:val="none" w:sz="0" w:space="0" w:color="auto"/>
            <w:bottom w:val="none" w:sz="0" w:space="0" w:color="auto"/>
            <w:right w:val="none" w:sz="0" w:space="0" w:color="auto"/>
          </w:divBdr>
        </w:div>
        <w:div w:id="1830946441">
          <w:marLeft w:val="640"/>
          <w:marRight w:val="0"/>
          <w:marTop w:val="0"/>
          <w:marBottom w:val="0"/>
          <w:divBdr>
            <w:top w:val="none" w:sz="0" w:space="0" w:color="auto"/>
            <w:left w:val="none" w:sz="0" w:space="0" w:color="auto"/>
            <w:bottom w:val="none" w:sz="0" w:space="0" w:color="auto"/>
            <w:right w:val="none" w:sz="0" w:space="0" w:color="auto"/>
          </w:divBdr>
        </w:div>
        <w:div w:id="1898541573">
          <w:marLeft w:val="640"/>
          <w:marRight w:val="0"/>
          <w:marTop w:val="0"/>
          <w:marBottom w:val="0"/>
          <w:divBdr>
            <w:top w:val="none" w:sz="0" w:space="0" w:color="auto"/>
            <w:left w:val="none" w:sz="0" w:space="0" w:color="auto"/>
            <w:bottom w:val="none" w:sz="0" w:space="0" w:color="auto"/>
            <w:right w:val="none" w:sz="0" w:space="0" w:color="auto"/>
          </w:divBdr>
        </w:div>
        <w:div w:id="1925919658">
          <w:marLeft w:val="640"/>
          <w:marRight w:val="0"/>
          <w:marTop w:val="0"/>
          <w:marBottom w:val="0"/>
          <w:divBdr>
            <w:top w:val="none" w:sz="0" w:space="0" w:color="auto"/>
            <w:left w:val="none" w:sz="0" w:space="0" w:color="auto"/>
            <w:bottom w:val="none" w:sz="0" w:space="0" w:color="auto"/>
            <w:right w:val="none" w:sz="0" w:space="0" w:color="auto"/>
          </w:divBdr>
        </w:div>
        <w:div w:id="2085566544">
          <w:marLeft w:val="640"/>
          <w:marRight w:val="0"/>
          <w:marTop w:val="0"/>
          <w:marBottom w:val="0"/>
          <w:divBdr>
            <w:top w:val="none" w:sz="0" w:space="0" w:color="auto"/>
            <w:left w:val="none" w:sz="0" w:space="0" w:color="auto"/>
            <w:bottom w:val="none" w:sz="0" w:space="0" w:color="auto"/>
            <w:right w:val="none" w:sz="0" w:space="0" w:color="auto"/>
          </w:divBdr>
        </w:div>
        <w:div w:id="2133280331">
          <w:marLeft w:val="640"/>
          <w:marRight w:val="0"/>
          <w:marTop w:val="0"/>
          <w:marBottom w:val="0"/>
          <w:divBdr>
            <w:top w:val="none" w:sz="0" w:space="0" w:color="auto"/>
            <w:left w:val="none" w:sz="0" w:space="0" w:color="auto"/>
            <w:bottom w:val="none" w:sz="0" w:space="0" w:color="auto"/>
            <w:right w:val="none" w:sz="0" w:space="0" w:color="auto"/>
          </w:divBdr>
        </w:div>
      </w:divsChild>
    </w:div>
    <w:div w:id="246576870">
      <w:marLeft w:val="640"/>
      <w:marRight w:val="0"/>
      <w:marTop w:val="0"/>
      <w:marBottom w:val="0"/>
      <w:divBdr>
        <w:top w:val="none" w:sz="0" w:space="0" w:color="auto"/>
        <w:left w:val="none" w:sz="0" w:space="0" w:color="auto"/>
        <w:bottom w:val="none" w:sz="0" w:space="0" w:color="auto"/>
        <w:right w:val="none" w:sz="0" w:space="0" w:color="auto"/>
      </w:divBdr>
    </w:div>
    <w:div w:id="247420946">
      <w:marLeft w:val="640"/>
      <w:marRight w:val="0"/>
      <w:marTop w:val="0"/>
      <w:marBottom w:val="0"/>
      <w:divBdr>
        <w:top w:val="none" w:sz="0" w:space="0" w:color="auto"/>
        <w:left w:val="none" w:sz="0" w:space="0" w:color="auto"/>
        <w:bottom w:val="none" w:sz="0" w:space="0" w:color="auto"/>
        <w:right w:val="none" w:sz="0" w:space="0" w:color="auto"/>
      </w:divBdr>
    </w:div>
    <w:div w:id="251935201">
      <w:marLeft w:val="640"/>
      <w:marRight w:val="0"/>
      <w:marTop w:val="0"/>
      <w:marBottom w:val="0"/>
      <w:divBdr>
        <w:top w:val="none" w:sz="0" w:space="0" w:color="auto"/>
        <w:left w:val="none" w:sz="0" w:space="0" w:color="auto"/>
        <w:bottom w:val="none" w:sz="0" w:space="0" w:color="auto"/>
        <w:right w:val="none" w:sz="0" w:space="0" w:color="auto"/>
      </w:divBdr>
    </w:div>
    <w:div w:id="254435267">
      <w:marLeft w:val="640"/>
      <w:marRight w:val="0"/>
      <w:marTop w:val="0"/>
      <w:marBottom w:val="0"/>
      <w:divBdr>
        <w:top w:val="none" w:sz="0" w:space="0" w:color="auto"/>
        <w:left w:val="none" w:sz="0" w:space="0" w:color="auto"/>
        <w:bottom w:val="none" w:sz="0" w:space="0" w:color="auto"/>
        <w:right w:val="none" w:sz="0" w:space="0" w:color="auto"/>
      </w:divBdr>
    </w:div>
    <w:div w:id="254636644">
      <w:marLeft w:val="640"/>
      <w:marRight w:val="0"/>
      <w:marTop w:val="0"/>
      <w:marBottom w:val="0"/>
      <w:divBdr>
        <w:top w:val="none" w:sz="0" w:space="0" w:color="auto"/>
        <w:left w:val="none" w:sz="0" w:space="0" w:color="auto"/>
        <w:bottom w:val="none" w:sz="0" w:space="0" w:color="auto"/>
        <w:right w:val="none" w:sz="0" w:space="0" w:color="auto"/>
      </w:divBdr>
    </w:div>
    <w:div w:id="255478787">
      <w:marLeft w:val="640"/>
      <w:marRight w:val="0"/>
      <w:marTop w:val="0"/>
      <w:marBottom w:val="0"/>
      <w:divBdr>
        <w:top w:val="none" w:sz="0" w:space="0" w:color="auto"/>
        <w:left w:val="none" w:sz="0" w:space="0" w:color="auto"/>
        <w:bottom w:val="none" w:sz="0" w:space="0" w:color="auto"/>
        <w:right w:val="none" w:sz="0" w:space="0" w:color="auto"/>
      </w:divBdr>
    </w:div>
    <w:div w:id="257373320">
      <w:marLeft w:val="0"/>
      <w:marRight w:val="0"/>
      <w:marTop w:val="0"/>
      <w:marBottom w:val="0"/>
      <w:divBdr>
        <w:top w:val="none" w:sz="0" w:space="0" w:color="auto"/>
        <w:left w:val="none" w:sz="0" w:space="0" w:color="auto"/>
        <w:bottom w:val="none" w:sz="0" w:space="0" w:color="auto"/>
        <w:right w:val="none" w:sz="0" w:space="0" w:color="auto"/>
      </w:divBdr>
    </w:div>
    <w:div w:id="257374256">
      <w:marLeft w:val="0"/>
      <w:marRight w:val="0"/>
      <w:marTop w:val="0"/>
      <w:marBottom w:val="0"/>
      <w:divBdr>
        <w:top w:val="none" w:sz="0" w:space="0" w:color="auto"/>
        <w:left w:val="none" w:sz="0" w:space="0" w:color="auto"/>
        <w:bottom w:val="none" w:sz="0" w:space="0" w:color="auto"/>
        <w:right w:val="none" w:sz="0" w:space="0" w:color="auto"/>
      </w:divBdr>
    </w:div>
    <w:div w:id="257911871">
      <w:marLeft w:val="0"/>
      <w:marRight w:val="0"/>
      <w:marTop w:val="0"/>
      <w:marBottom w:val="0"/>
      <w:divBdr>
        <w:top w:val="none" w:sz="0" w:space="0" w:color="auto"/>
        <w:left w:val="none" w:sz="0" w:space="0" w:color="auto"/>
        <w:bottom w:val="none" w:sz="0" w:space="0" w:color="auto"/>
        <w:right w:val="none" w:sz="0" w:space="0" w:color="auto"/>
      </w:divBdr>
    </w:div>
    <w:div w:id="258294450">
      <w:marLeft w:val="640"/>
      <w:marRight w:val="0"/>
      <w:marTop w:val="0"/>
      <w:marBottom w:val="0"/>
      <w:divBdr>
        <w:top w:val="none" w:sz="0" w:space="0" w:color="auto"/>
        <w:left w:val="none" w:sz="0" w:space="0" w:color="auto"/>
        <w:bottom w:val="none" w:sz="0" w:space="0" w:color="auto"/>
        <w:right w:val="none" w:sz="0" w:space="0" w:color="auto"/>
      </w:divBdr>
    </w:div>
    <w:div w:id="258417665">
      <w:bodyDiv w:val="1"/>
      <w:marLeft w:val="0"/>
      <w:marRight w:val="0"/>
      <w:marTop w:val="0"/>
      <w:marBottom w:val="0"/>
      <w:divBdr>
        <w:top w:val="none" w:sz="0" w:space="0" w:color="auto"/>
        <w:left w:val="none" w:sz="0" w:space="0" w:color="auto"/>
        <w:bottom w:val="none" w:sz="0" w:space="0" w:color="auto"/>
        <w:right w:val="none" w:sz="0" w:space="0" w:color="auto"/>
      </w:divBdr>
      <w:divsChild>
        <w:div w:id="1581016426">
          <w:marLeft w:val="640"/>
          <w:marRight w:val="0"/>
          <w:marTop w:val="0"/>
          <w:marBottom w:val="0"/>
          <w:divBdr>
            <w:top w:val="none" w:sz="0" w:space="0" w:color="auto"/>
            <w:left w:val="none" w:sz="0" w:space="0" w:color="auto"/>
            <w:bottom w:val="none" w:sz="0" w:space="0" w:color="auto"/>
            <w:right w:val="none" w:sz="0" w:space="0" w:color="auto"/>
          </w:divBdr>
        </w:div>
        <w:div w:id="194537292">
          <w:marLeft w:val="640"/>
          <w:marRight w:val="0"/>
          <w:marTop w:val="0"/>
          <w:marBottom w:val="0"/>
          <w:divBdr>
            <w:top w:val="none" w:sz="0" w:space="0" w:color="auto"/>
            <w:left w:val="none" w:sz="0" w:space="0" w:color="auto"/>
            <w:bottom w:val="none" w:sz="0" w:space="0" w:color="auto"/>
            <w:right w:val="none" w:sz="0" w:space="0" w:color="auto"/>
          </w:divBdr>
        </w:div>
        <w:div w:id="1834638627">
          <w:marLeft w:val="640"/>
          <w:marRight w:val="0"/>
          <w:marTop w:val="0"/>
          <w:marBottom w:val="0"/>
          <w:divBdr>
            <w:top w:val="none" w:sz="0" w:space="0" w:color="auto"/>
            <w:left w:val="none" w:sz="0" w:space="0" w:color="auto"/>
            <w:bottom w:val="none" w:sz="0" w:space="0" w:color="auto"/>
            <w:right w:val="none" w:sz="0" w:space="0" w:color="auto"/>
          </w:divBdr>
        </w:div>
        <w:div w:id="387149637">
          <w:marLeft w:val="640"/>
          <w:marRight w:val="0"/>
          <w:marTop w:val="0"/>
          <w:marBottom w:val="0"/>
          <w:divBdr>
            <w:top w:val="none" w:sz="0" w:space="0" w:color="auto"/>
            <w:left w:val="none" w:sz="0" w:space="0" w:color="auto"/>
            <w:bottom w:val="none" w:sz="0" w:space="0" w:color="auto"/>
            <w:right w:val="none" w:sz="0" w:space="0" w:color="auto"/>
          </w:divBdr>
        </w:div>
        <w:div w:id="1762682999">
          <w:marLeft w:val="640"/>
          <w:marRight w:val="0"/>
          <w:marTop w:val="0"/>
          <w:marBottom w:val="0"/>
          <w:divBdr>
            <w:top w:val="none" w:sz="0" w:space="0" w:color="auto"/>
            <w:left w:val="none" w:sz="0" w:space="0" w:color="auto"/>
            <w:bottom w:val="none" w:sz="0" w:space="0" w:color="auto"/>
            <w:right w:val="none" w:sz="0" w:space="0" w:color="auto"/>
          </w:divBdr>
        </w:div>
        <w:div w:id="1861236562">
          <w:marLeft w:val="640"/>
          <w:marRight w:val="0"/>
          <w:marTop w:val="0"/>
          <w:marBottom w:val="0"/>
          <w:divBdr>
            <w:top w:val="none" w:sz="0" w:space="0" w:color="auto"/>
            <w:left w:val="none" w:sz="0" w:space="0" w:color="auto"/>
            <w:bottom w:val="none" w:sz="0" w:space="0" w:color="auto"/>
            <w:right w:val="none" w:sz="0" w:space="0" w:color="auto"/>
          </w:divBdr>
        </w:div>
        <w:div w:id="2123650708">
          <w:marLeft w:val="640"/>
          <w:marRight w:val="0"/>
          <w:marTop w:val="0"/>
          <w:marBottom w:val="0"/>
          <w:divBdr>
            <w:top w:val="none" w:sz="0" w:space="0" w:color="auto"/>
            <w:left w:val="none" w:sz="0" w:space="0" w:color="auto"/>
            <w:bottom w:val="none" w:sz="0" w:space="0" w:color="auto"/>
            <w:right w:val="none" w:sz="0" w:space="0" w:color="auto"/>
          </w:divBdr>
        </w:div>
        <w:div w:id="165899417">
          <w:marLeft w:val="640"/>
          <w:marRight w:val="0"/>
          <w:marTop w:val="0"/>
          <w:marBottom w:val="0"/>
          <w:divBdr>
            <w:top w:val="none" w:sz="0" w:space="0" w:color="auto"/>
            <w:left w:val="none" w:sz="0" w:space="0" w:color="auto"/>
            <w:bottom w:val="none" w:sz="0" w:space="0" w:color="auto"/>
            <w:right w:val="none" w:sz="0" w:space="0" w:color="auto"/>
          </w:divBdr>
        </w:div>
        <w:div w:id="1367439809">
          <w:marLeft w:val="640"/>
          <w:marRight w:val="0"/>
          <w:marTop w:val="0"/>
          <w:marBottom w:val="0"/>
          <w:divBdr>
            <w:top w:val="none" w:sz="0" w:space="0" w:color="auto"/>
            <w:left w:val="none" w:sz="0" w:space="0" w:color="auto"/>
            <w:bottom w:val="none" w:sz="0" w:space="0" w:color="auto"/>
            <w:right w:val="none" w:sz="0" w:space="0" w:color="auto"/>
          </w:divBdr>
        </w:div>
        <w:div w:id="470442539">
          <w:marLeft w:val="640"/>
          <w:marRight w:val="0"/>
          <w:marTop w:val="0"/>
          <w:marBottom w:val="0"/>
          <w:divBdr>
            <w:top w:val="none" w:sz="0" w:space="0" w:color="auto"/>
            <w:left w:val="none" w:sz="0" w:space="0" w:color="auto"/>
            <w:bottom w:val="none" w:sz="0" w:space="0" w:color="auto"/>
            <w:right w:val="none" w:sz="0" w:space="0" w:color="auto"/>
          </w:divBdr>
        </w:div>
        <w:div w:id="533881136">
          <w:marLeft w:val="640"/>
          <w:marRight w:val="0"/>
          <w:marTop w:val="0"/>
          <w:marBottom w:val="0"/>
          <w:divBdr>
            <w:top w:val="none" w:sz="0" w:space="0" w:color="auto"/>
            <w:left w:val="none" w:sz="0" w:space="0" w:color="auto"/>
            <w:bottom w:val="none" w:sz="0" w:space="0" w:color="auto"/>
            <w:right w:val="none" w:sz="0" w:space="0" w:color="auto"/>
          </w:divBdr>
        </w:div>
        <w:div w:id="234897789">
          <w:marLeft w:val="640"/>
          <w:marRight w:val="0"/>
          <w:marTop w:val="0"/>
          <w:marBottom w:val="0"/>
          <w:divBdr>
            <w:top w:val="none" w:sz="0" w:space="0" w:color="auto"/>
            <w:left w:val="none" w:sz="0" w:space="0" w:color="auto"/>
            <w:bottom w:val="none" w:sz="0" w:space="0" w:color="auto"/>
            <w:right w:val="none" w:sz="0" w:space="0" w:color="auto"/>
          </w:divBdr>
        </w:div>
        <w:div w:id="776601678">
          <w:marLeft w:val="640"/>
          <w:marRight w:val="0"/>
          <w:marTop w:val="0"/>
          <w:marBottom w:val="0"/>
          <w:divBdr>
            <w:top w:val="none" w:sz="0" w:space="0" w:color="auto"/>
            <w:left w:val="none" w:sz="0" w:space="0" w:color="auto"/>
            <w:bottom w:val="none" w:sz="0" w:space="0" w:color="auto"/>
            <w:right w:val="none" w:sz="0" w:space="0" w:color="auto"/>
          </w:divBdr>
        </w:div>
        <w:div w:id="302540443">
          <w:marLeft w:val="640"/>
          <w:marRight w:val="0"/>
          <w:marTop w:val="0"/>
          <w:marBottom w:val="0"/>
          <w:divBdr>
            <w:top w:val="none" w:sz="0" w:space="0" w:color="auto"/>
            <w:left w:val="none" w:sz="0" w:space="0" w:color="auto"/>
            <w:bottom w:val="none" w:sz="0" w:space="0" w:color="auto"/>
            <w:right w:val="none" w:sz="0" w:space="0" w:color="auto"/>
          </w:divBdr>
        </w:div>
        <w:div w:id="937372285">
          <w:marLeft w:val="640"/>
          <w:marRight w:val="0"/>
          <w:marTop w:val="0"/>
          <w:marBottom w:val="0"/>
          <w:divBdr>
            <w:top w:val="none" w:sz="0" w:space="0" w:color="auto"/>
            <w:left w:val="none" w:sz="0" w:space="0" w:color="auto"/>
            <w:bottom w:val="none" w:sz="0" w:space="0" w:color="auto"/>
            <w:right w:val="none" w:sz="0" w:space="0" w:color="auto"/>
          </w:divBdr>
        </w:div>
        <w:div w:id="1612317223">
          <w:marLeft w:val="640"/>
          <w:marRight w:val="0"/>
          <w:marTop w:val="0"/>
          <w:marBottom w:val="0"/>
          <w:divBdr>
            <w:top w:val="none" w:sz="0" w:space="0" w:color="auto"/>
            <w:left w:val="none" w:sz="0" w:space="0" w:color="auto"/>
            <w:bottom w:val="none" w:sz="0" w:space="0" w:color="auto"/>
            <w:right w:val="none" w:sz="0" w:space="0" w:color="auto"/>
          </w:divBdr>
        </w:div>
        <w:div w:id="142744066">
          <w:marLeft w:val="640"/>
          <w:marRight w:val="0"/>
          <w:marTop w:val="0"/>
          <w:marBottom w:val="0"/>
          <w:divBdr>
            <w:top w:val="none" w:sz="0" w:space="0" w:color="auto"/>
            <w:left w:val="none" w:sz="0" w:space="0" w:color="auto"/>
            <w:bottom w:val="none" w:sz="0" w:space="0" w:color="auto"/>
            <w:right w:val="none" w:sz="0" w:space="0" w:color="auto"/>
          </w:divBdr>
        </w:div>
        <w:div w:id="894850127">
          <w:marLeft w:val="640"/>
          <w:marRight w:val="0"/>
          <w:marTop w:val="0"/>
          <w:marBottom w:val="0"/>
          <w:divBdr>
            <w:top w:val="none" w:sz="0" w:space="0" w:color="auto"/>
            <w:left w:val="none" w:sz="0" w:space="0" w:color="auto"/>
            <w:bottom w:val="none" w:sz="0" w:space="0" w:color="auto"/>
            <w:right w:val="none" w:sz="0" w:space="0" w:color="auto"/>
          </w:divBdr>
        </w:div>
        <w:div w:id="170805990">
          <w:marLeft w:val="640"/>
          <w:marRight w:val="0"/>
          <w:marTop w:val="0"/>
          <w:marBottom w:val="0"/>
          <w:divBdr>
            <w:top w:val="none" w:sz="0" w:space="0" w:color="auto"/>
            <w:left w:val="none" w:sz="0" w:space="0" w:color="auto"/>
            <w:bottom w:val="none" w:sz="0" w:space="0" w:color="auto"/>
            <w:right w:val="none" w:sz="0" w:space="0" w:color="auto"/>
          </w:divBdr>
        </w:div>
        <w:div w:id="514612197">
          <w:marLeft w:val="640"/>
          <w:marRight w:val="0"/>
          <w:marTop w:val="0"/>
          <w:marBottom w:val="0"/>
          <w:divBdr>
            <w:top w:val="none" w:sz="0" w:space="0" w:color="auto"/>
            <w:left w:val="none" w:sz="0" w:space="0" w:color="auto"/>
            <w:bottom w:val="none" w:sz="0" w:space="0" w:color="auto"/>
            <w:right w:val="none" w:sz="0" w:space="0" w:color="auto"/>
          </w:divBdr>
        </w:div>
        <w:div w:id="104925451">
          <w:marLeft w:val="640"/>
          <w:marRight w:val="0"/>
          <w:marTop w:val="0"/>
          <w:marBottom w:val="0"/>
          <w:divBdr>
            <w:top w:val="none" w:sz="0" w:space="0" w:color="auto"/>
            <w:left w:val="none" w:sz="0" w:space="0" w:color="auto"/>
            <w:bottom w:val="none" w:sz="0" w:space="0" w:color="auto"/>
            <w:right w:val="none" w:sz="0" w:space="0" w:color="auto"/>
          </w:divBdr>
        </w:div>
        <w:div w:id="661932271">
          <w:marLeft w:val="640"/>
          <w:marRight w:val="0"/>
          <w:marTop w:val="0"/>
          <w:marBottom w:val="0"/>
          <w:divBdr>
            <w:top w:val="none" w:sz="0" w:space="0" w:color="auto"/>
            <w:left w:val="none" w:sz="0" w:space="0" w:color="auto"/>
            <w:bottom w:val="none" w:sz="0" w:space="0" w:color="auto"/>
            <w:right w:val="none" w:sz="0" w:space="0" w:color="auto"/>
          </w:divBdr>
        </w:div>
        <w:div w:id="681780053">
          <w:marLeft w:val="640"/>
          <w:marRight w:val="0"/>
          <w:marTop w:val="0"/>
          <w:marBottom w:val="0"/>
          <w:divBdr>
            <w:top w:val="none" w:sz="0" w:space="0" w:color="auto"/>
            <w:left w:val="none" w:sz="0" w:space="0" w:color="auto"/>
            <w:bottom w:val="none" w:sz="0" w:space="0" w:color="auto"/>
            <w:right w:val="none" w:sz="0" w:space="0" w:color="auto"/>
          </w:divBdr>
        </w:div>
        <w:div w:id="1145707672">
          <w:marLeft w:val="640"/>
          <w:marRight w:val="0"/>
          <w:marTop w:val="0"/>
          <w:marBottom w:val="0"/>
          <w:divBdr>
            <w:top w:val="none" w:sz="0" w:space="0" w:color="auto"/>
            <w:left w:val="none" w:sz="0" w:space="0" w:color="auto"/>
            <w:bottom w:val="none" w:sz="0" w:space="0" w:color="auto"/>
            <w:right w:val="none" w:sz="0" w:space="0" w:color="auto"/>
          </w:divBdr>
        </w:div>
        <w:div w:id="904993241">
          <w:marLeft w:val="640"/>
          <w:marRight w:val="0"/>
          <w:marTop w:val="0"/>
          <w:marBottom w:val="0"/>
          <w:divBdr>
            <w:top w:val="none" w:sz="0" w:space="0" w:color="auto"/>
            <w:left w:val="none" w:sz="0" w:space="0" w:color="auto"/>
            <w:bottom w:val="none" w:sz="0" w:space="0" w:color="auto"/>
            <w:right w:val="none" w:sz="0" w:space="0" w:color="auto"/>
          </w:divBdr>
        </w:div>
        <w:div w:id="89662653">
          <w:marLeft w:val="640"/>
          <w:marRight w:val="0"/>
          <w:marTop w:val="0"/>
          <w:marBottom w:val="0"/>
          <w:divBdr>
            <w:top w:val="none" w:sz="0" w:space="0" w:color="auto"/>
            <w:left w:val="none" w:sz="0" w:space="0" w:color="auto"/>
            <w:bottom w:val="none" w:sz="0" w:space="0" w:color="auto"/>
            <w:right w:val="none" w:sz="0" w:space="0" w:color="auto"/>
          </w:divBdr>
        </w:div>
        <w:div w:id="821432680">
          <w:marLeft w:val="640"/>
          <w:marRight w:val="0"/>
          <w:marTop w:val="0"/>
          <w:marBottom w:val="0"/>
          <w:divBdr>
            <w:top w:val="none" w:sz="0" w:space="0" w:color="auto"/>
            <w:left w:val="none" w:sz="0" w:space="0" w:color="auto"/>
            <w:bottom w:val="none" w:sz="0" w:space="0" w:color="auto"/>
            <w:right w:val="none" w:sz="0" w:space="0" w:color="auto"/>
          </w:divBdr>
        </w:div>
        <w:div w:id="1565799412">
          <w:marLeft w:val="640"/>
          <w:marRight w:val="0"/>
          <w:marTop w:val="0"/>
          <w:marBottom w:val="0"/>
          <w:divBdr>
            <w:top w:val="none" w:sz="0" w:space="0" w:color="auto"/>
            <w:left w:val="none" w:sz="0" w:space="0" w:color="auto"/>
            <w:bottom w:val="none" w:sz="0" w:space="0" w:color="auto"/>
            <w:right w:val="none" w:sz="0" w:space="0" w:color="auto"/>
          </w:divBdr>
        </w:div>
        <w:div w:id="1612278374">
          <w:marLeft w:val="640"/>
          <w:marRight w:val="0"/>
          <w:marTop w:val="0"/>
          <w:marBottom w:val="0"/>
          <w:divBdr>
            <w:top w:val="none" w:sz="0" w:space="0" w:color="auto"/>
            <w:left w:val="none" w:sz="0" w:space="0" w:color="auto"/>
            <w:bottom w:val="none" w:sz="0" w:space="0" w:color="auto"/>
            <w:right w:val="none" w:sz="0" w:space="0" w:color="auto"/>
          </w:divBdr>
        </w:div>
        <w:div w:id="383066590">
          <w:marLeft w:val="640"/>
          <w:marRight w:val="0"/>
          <w:marTop w:val="0"/>
          <w:marBottom w:val="0"/>
          <w:divBdr>
            <w:top w:val="none" w:sz="0" w:space="0" w:color="auto"/>
            <w:left w:val="none" w:sz="0" w:space="0" w:color="auto"/>
            <w:bottom w:val="none" w:sz="0" w:space="0" w:color="auto"/>
            <w:right w:val="none" w:sz="0" w:space="0" w:color="auto"/>
          </w:divBdr>
        </w:div>
        <w:div w:id="1312364847">
          <w:marLeft w:val="640"/>
          <w:marRight w:val="0"/>
          <w:marTop w:val="0"/>
          <w:marBottom w:val="0"/>
          <w:divBdr>
            <w:top w:val="none" w:sz="0" w:space="0" w:color="auto"/>
            <w:left w:val="none" w:sz="0" w:space="0" w:color="auto"/>
            <w:bottom w:val="none" w:sz="0" w:space="0" w:color="auto"/>
            <w:right w:val="none" w:sz="0" w:space="0" w:color="auto"/>
          </w:divBdr>
        </w:div>
        <w:div w:id="1910340768">
          <w:marLeft w:val="640"/>
          <w:marRight w:val="0"/>
          <w:marTop w:val="0"/>
          <w:marBottom w:val="0"/>
          <w:divBdr>
            <w:top w:val="none" w:sz="0" w:space="0" w:color="auto"/>
            <w:left w:val="none" w:sz="0" w:space="0" w:color="auto"/>
            <w:bottom w:val="none" w:sz="0" w:space="0" w:color="auto"/>
            <w:right w:val="none" w:sz="0" w:space="0" w:color="auto"/>
          </w:divBdr>
        </w:div>
        <w:div w:id="243683608">
          <w:marLeft w:val="640"/>
          <w:marRight w:val="0"/>
          <w:marTop w:val="0"/>
          <w:marBottom w:val="0"/>
          <w:divBdr>
            <w:top w:val="none" w:sz="0" w:space="0" w:color="auto"/>
            <w:left w:val="none" w:sz="0" w:space="0" w:color="auto"/>
            <w:bottom w:val="none" w:sz="0" w:space="0" w:color="auto"/>
            <w:right w:val="none" w:sz="0" w:space="0" w:color="auto"/>
          </w:divBdr>
        </w:div>
        <w:div w:id="1253660828">
          <w:marLeft w:val="640"/>
          <w:marRight w:val="0"/>
          <w:marTop w:val="0"/>
          <w:marBottom w:val="0"/>
          <w:divBdr>
            <w:top w:val="none" w:sz="0" w:space="0" w:color="auto"/>
            <w:left w:val="none" w:sz="0" w:space="0" w:color="auto"/>
            <w:bottom w:val="none" w:sz="0" w:space="0" w:color="auto"/>
            <w:right w:val="none" w:sz="0" w:space="0" w:color="auto"/>
          </w:divBdr>
        </w:div>
        <w:div w:id="2083946247">
          <w:marLeft w:val="640"/>
          <w:marRight w:val="0"/>
          <w:marTop w:val="0"/>
          <w:marBottom w:val="0"/>
          <w:divBdr>
            <w:top w:val="none" w:sz="0" w:space="0" w:color="auto"/>
            <w:left w:val="none" w:sz="0" w:space="0" w:color="auto"/>
            <w:bottom w:val="none" w:sz="0" w:space="0" w:color="auto"/>
            <w:right w:val="none" w:sz="0" w:space="0" w:color="auto"/>
          </w:divBdr>
        </w:div>
        <w:div w:id="16583407">
          <w:marLeft w:val="640"/>
          <w:marRight w:val="0"/>
          <w:marTop w:val="0"/>
          <w:marBottom w:val="0"/>
          <w:divBdr>
            <w:top w:val="none" w:sz="0" w:space="0" w:color="auto"/>
            <w:left w:val="none" w:sz="0" w:space="0" w:color="auto"/>
            <w:bottom w:val="none" w:sz="0" w:space="0" w:color="auto"/>
            <w:right w:val="none" w:sz="0" w:space="0" w:color="auto"/>
          </w:divBdr>
        </w:div>
        <w:div w:id="297222543">
          <w:marLeft w:val="640"/>
          <w:marRight w:val="0"/>
          <w:marTop w:val="0"/>
          <w:marBottom w:val="0"/>
          <w:divBdr>
            <w:top w:val="none" w:sz="0" w:space="0" w:color="auto"/>
            <w:left w:val="none" w:sz="0" w:space="0" w:color="auto"/>
            <w:bottom w:val="none" w:sz="0" w:space="0" w:color="auto"/>
            <w:right w:val="none" w:sz="0" w:space="0" w:color="auto"/>
          </w:divBdr>
        </w:div>
        <w:div w:id="925264768">
          <w:marLeft w:val="640"/>
          <w:marRight w:val="0"/>
          <w:marTop w:val="0"/>
          <w:marBottom w:val="0"/>
          <w:divBdr>
            <w:top w:val="none" w:sz="0" w:space="0" w:color="auto"/>
            <w:left w:val="none" w:sz="0" w:space="0" w:color="auto"/>
            <w:bottom w:val="none" w:sz="0" w:space="0" w:color="auto"/>
            <w:right w:val="none" w:sz="0" w:space="0" w:color="auto"/>
          </w:divBdr>
        </w:div>
        <w:div w:id="1233350257">
          <w:marLeft w:val="640"/>
          <w:marRight w:val="0"/>
          <w:marTop w:val="0"/>
          <w:marBottom w:val="0"/>
          <w:divBdr>
            <w:top w:val="none" w:sz="0" w:space="0" w:color="auto"/>
            <w:left w:val="none" w:sz="0" w:space="0" w:color="auto"/>
            <w:bottom w:val="none" w:sz="0" w:space="0" w:color="auto"/>
            <w:right w:val="none" w:sz="0" w:space="0" w:color="auto"/>
          </w:divBdr>
        </w:div>
        <w:div w:id="633680342">
          <w:marLeft w:val="640"/>
          <w:marRight w:val="0"/>
          <w:marTop w:val="0"/>
          <w:marBottom w:val="0"/>
          <w:divBdr>
            <w:top w:val="none" w:sz="0" w:space="0" w:color="auto"/>
            <w:left w:val="none" w:sz="0" w:space="0" w:color="auto"/>
            <w:bottom w:val="none" w:sz="0" w:space="0" w:color="auto"/>
            <w:right w:val="none" w:sz="0" w:space="0" w:color="auto"/>
          </w:divBdr>
        </w:div>
        <w:div w:id="57946397">
          <w:marLeft w:val="640"/>
          <w:marRight w:val="0"/>
          <w:marTop w:val="0"/>
          <w:marBottom w:val="0"/>
          <w:divBdr>
            <w:top w:val="none" w:sz="0" w:space="0" w:color="auto"/>
            <w:left w:val="none" w:sz="0" w:space="0" w:color="auto"/>
            <w:bottom w:val="none" w:sz="0" w:space="0" w:color="auto"/>
            <w:right w:val="none" w:sz="0" w:space="0" w:color="auto"/>
          </w:divBdr>
        </w:div>
        <w:div w:id="175118620">
          <w:marLeft w:val="640"/>
          <w:marRight w:val="0"/>
          <w:marTop w:val="0"/>
          <w:marBottom w:val="0"/>
          <w:divBdr>
            <w:top w:val="none" w:sz="0" w:space="0" w:color="auto"/>
            <w:left w:val="none" w:sz="0" w:space="0" w:color="auto"/>
            <w:bottom w:val="none" w:sz="0" w:space="0" w:color="auto"/>
            <w:right w:val="none" w:sz="0" w:space="0" w:color="auto"/>
          </w:divBdr>
        </w:div>
        <w:div w:id="121969581">
          <w:marLeft w:val="640"/>
          <w:marRight w:val="0"/>
          <w:marTop w:val="0"/>
          <w:marBottom w:val="0"/>
          <w:divBdr>
            <w:top w:val="none" w:sz="0" w:space="0" w:color="auto"/>
            <w:left w:val="none" w:sz="0" w:space="0" w:color="auto"/>
            <w:bottom w:val="none" w:sz="0" w:space="0" w:color="auto"/>
            <w:right w:val="none" w:sz="0" w:space="0" w:color="auto"/>
          </w:divBdr>
        </w:div>
        <w:div w:id="1717585601">
          <w:marLeft w:val="640"/>
          <w:marRight w:val="0"/>
          <w:marTop w:val="0"/>
          <w:marBottom w:val="0"/>
          <w:divBdr>
            <w:top w:val="none" w:sz="0" w:space="0" w:color="auto"/>
            <w:left w:val="none" w:sz="0" w:space="0" w:color="auto"/>
            <w:bottom w:val="none" w:sz="0" w:space="0" w:color="auto"/>
            <w:right w:val="none" w:sz="0" w:space="0" w:color="auto"/>
          </w:divBdr>
        </w:div>
      </w:divsChild>
    </w:div>
    <w:div w:id="259457984">
      <w:marLeft w:val="640"/>
      <w:marRight w:val="0"/>
      <w:marTop w:val="0"/>
      <w:marBottom w:val="0"/>
      <w:divBdr>
        <w:top w:val="none" w:sz="0" w:space="0" w:color="auto"/>
        <w:left w:val="none" w:sz="0" w:space="0" w:color="auto"/>
        <w:bottom w:val="none" w:sz="0" w:space="0" w:color="auto"/>
        <w:right w:val="none" w:sz="0" w:space="0" w:color="auto"/>
      </w:divBdr>
    </w:div>
    <w:div w:id="259996539">
      <w:marLeft w:val="640"/>
      <w:marRight w:val="0"/>
      <w:marTop w:val="0"/>
      <w:marBottom w:val="0"/>
      <w:divBdr>
        <w:top w:val="none" w:sz="0" w:space="0" w:color="auto"/>
        <w:left w:val="none" w:sz="0" w:space="0" w:color="auto"/>
        <w:bottom w:val="none" w:sz="0" w:space="0" w:color="auto"/>
        <w:right w:val="none" w:sz="0" w:space="0" w:color="auto"/>
      </w:divBdr>
    </w:div>
    <w:div w:id="261259133">
      <w:marLeft w:val="640"/>
      <w:marRight w:val="0"/>
      <w:marTop w:val="0"/>
      <w:marBottom w:val="0"/>
      <w:divBdr>
        <w:top w:val="none" w:sz="0" w:space="0" w:color="auto"/>
        <w:left w:val="none" w:sz="0" w:space="0" w:color="auto"/>
        <w:bottom w:val="none" w:sz="0" w:space="0" w:color="auto"/>
        <w:right w:val="none" w:sz="0" w:space="0" w:color="auto"/>
      </w:divBdr>
    </w:div>
    <w:div w:id="262539040">
      <w:bodyDiv w:val="1"/>
      <w:marLeft w:val="0"/>
      <w:marRight w:val="0"/>
      <w:marTop w:val="0"/>
      <w:marBottom w:val="0"/>
      <w:divBdr>
        <w:top w:val="none" w:sz="0" w:space="0" w:color="auto"/>
        <w:left w:val="none" w:sz="0" w:space="0" w:color="auto"/>
        <w:bottom w:val="none" w:sz="0" w:space="0" w:color="auto"/>
        <w:right w:val="none" w:sz="0" w:space="0" w:color="auto"/>
      </w:divBdr>
    </w:div>
    <w:div w:id="262736538">
      <w:marLeft w:val="0"/>
      <w:marRight w:val="0"/>
      <w:marTop w:val="0"/>
      <w:marBottom w:val="0"/>
      <w:divBdr>
        <w:top w:val="none" w:sz="0" w:space="0" w:color="auto"/>
        <w:left w:val="none" w:sz="0" w:space="0" w:color="auto"/>
        <w:bottom w:val="none" w:sz="0" w:space="0" w:color="auto"/>
        <w:right w:val="none" w:sz="0" w:space="0" w:color="auto"/>
      </w:divBdr>
    </w:div>
    <w:div w:id="263923110">
      <w:marLeft w:val="640"/>
      <w:marRight w:val="0"/>
      <w:marTop w:val="0"/>
      <w:marBottom w:val="0"/>
      <w:divBdr>
        <w:top w:val="none" w:sz="0" w:space="0" w:color="auto"/>
        <w:left w:val="none" w:sz="0" w:space="0" w:color="auto"/>
        <w:bottom w:val="none" w:sz="0" w:space="0" w:color="auto"/>
        <w:right w:val="none" w:sz="0" w:space="0" w:color="auto"/>
      </w:divBdr>
    </w:div>
    <w:div w:id="266501954">
      <w:marLeft w:val="640"/>
      <w:marRight w:val="0"/>
      <w:marTop w:val="0"/>
      <w:marBottom w:val="0"/>
      <w:divBdr>
        <w:top w:val="none" w:sz="0" w:space="0" w:color="auto"/>
        <w:left w:val="none" w:sz="0" w:space="0" w:color="auto"/>
        <w:bottom w:val="none" w:sz="0" w:space="0" w:color="auto"/>
        <w:right w:val="none" w:sz="0" w:space="0" w:color="auto"/>
      </w:divBdr>
    </w:div>
    <w:div w:id="267936347">
      <w:marLeft w:val="640"/>
      <w:marRight w:val="0"/>
      <w:marTop w:val="0"/>
      <w:marBottom w:val="0"/>
      <w:divBdr>
        <w:top w:val="none" w:sz="0" w:space="0" w:color="auto"/>
        <w:left w:val="none" w:sz="0" w:space="0" w:color="auto"/>
        <w:bottom w:val="none" w:sz="0" w:space="0" w:color="auto"/>
        <w:right w:val="none" w:sz="0" w:space="0" w:color="auto"/>
      </w:divBdr>
    </w:div>
    <w:div w:id="268318226">
      <w:marLeft w:val="640"/>
      <w:marRight w:val="0"/>
      <w:marTop w:val="0"/>
      <w:marBottom w:val="0"/>
      <w:divBdr>
        <w:top w:val="none" w:sz="0" w:space="0" w:color="auto"/>
        <w:left w:val="none" w:sz="0" w:space="0" w:color="auto"/>
        <w:bottom w:val="none" w:sz="0" w:space="0" w:color="auto"/>
        <w:right w:val="none" w:sz="0" w:space="0" w:color="auto"/>
      </w:divBdr>
    </w:div>
    <w:div w:id="269363970">
      <w:marLeft w:val="640"/>
      <w:marRight w:val="0"/>
      <w:marTop w:val="0"/>
      <w:marBottom w:val="0"/>
      <w:divBdr>
        <w:top w:val="none" w:sz="0" w:space="0" w:color="auto"/>
        <w:left w:val="none" w:sz="0" w:space="0" w:color="auto"/>
        <w:bottom w:val="none" w:sz="0" w:space="0" w:color="auto"/>
        <w:right w:val="none" w:sz="0" w:space="0" w:color="auto"/>
      </w:divBdr>
    </w:div>
    <w:div w:id="270554446">
      <w:marLeft w:val="640"/>
      <w:marRight w:val="0"/>
      <w:marTop w:val="0"/>
      <w:marBottom w:val="0"/>
      <w:divBdr>
        <w:top w:val="none" w:sz="0" w:space="0" w:color="auto"/>
        <w:left w:val="none" w:sz="0" w:space="0" w:color="auto"/>
        <w:bottom w:val="none" w:sz="0" w:space="0" w:color="auto"/>
        <w:right w:val="none" w:sz="0" w:space="0" w:color="auto"/>
      </w:divBdr>
    </w:div>
    <w:div w:id="271058550">
      <w:marLeft w:val="0"/>
      <w:marRight w:val="0"/>
      <w:marTop w:val="0"/>
      <w:marBottom w:val="0"/>
      <w:divBdr>
        <w:top w:val="none" w:sz="0" w:space="0" w:color="auto"/>
        <w:left w:val="none" w:sz="0" w:space="0" w:color="auto"/>
        <w:bottom w:val="none" w:sz="0" w:space="0" w:color="auto"/>
        <w:right w:val="none" w:sz="0" w:space="0" w:color="auto"/>
      </w:divBdr>
    </w:div>
    <w:div w:id="275066229">
      <w:bodyDiv w:val="1"/>
      <w:marLeft w:val="0"/>
      <w:marRight w:val="0"/>
      <w:marTop w:val="0"/>
      <w:marBottom w:val="0"/>
      <w:divBdr>
        <w:top w:val="none" w:sz="0" w:space="0" w:color="auto"/>
        <w:left w:val="none" w:sz="0" w:space="0" w:color="auto"/>
        <w:bottom w:val="none" w:sz="0" w:space="0" w:color="auto"/>
        <w:right w:val="none" w:sz="0" w:space="0" w:color="auto"/>
      </w:divBdr>
      <w:divsChild>
        <w:div w:id="41563584">
          <w:marLeft w:val="640"/>
          <w:marRight w:val="0"/>
          <w:marTop w:val="0"/>
          <w:marBottom w:val="0"/>
          <w:divBdr>
            <w:top w:val="none" w:sz="0" w:space="0" w:color="auto"/>
            <w:left w:val="none" w:sz="0" w:space="0" w:color="auto"/>
            <w:bottom w:val="none" w:sz="0" w:space="0" w:color="auto"/>
            <w:right w:val="none" w:sz="0" w:space="0" w:color="auto"/>
          </w:divBdr>
        </w:div>
        <w:div w:id="155925310">
          <w:marLeft w:val="640"/>
          <w:marRight w:val="0"/>
          <w:marTop w:val="0"/>
          <w:marBottom w:val="0"/>
          <w:divBdr>
            <w:top w:val="none" w:sz="0" w:space="0" w:color="auto"/>
            <w:left w:val="none" w:sz="0" w:space="0" w:color="auto"/>
            <w:bottom w:val="none" w:sz="0" w:space="0" w:color="auto"/>
            <w:right w:val="none" w:sz="0" w:space="0" w:color="auto"/>
          </w:divBdr>
        </w:div>
        <w:div w:id="186794391">
          <w:marLeft w:val="640"/>
          <w:marRight w:val="0"/>
          <w:marTop w:val="0"/>
          <w:marBottom w:val="0"/>
          <w:divBdr>
            <w:top w:val="none" w:sz="0" w:space="0" w:color="auto"/>
            <w:left w:val="none" w:sz="0" w:space="0" w:color="auto"/>
            <w:bottom w:val="none" w:sz="0" w:space="0" w:color="auto"/>
            <w:right w:val="none" w:sz="0" w:space="0" w:color="auto"/>
          </w:divBdr>
        </w:div>
        <w:div w:id="214658823">
          <w:marLeft w:val="640"/>
          <w:marRight w:val="0"/>
          <w:marTop w:val="0"/>
          <w:marBottom w:val="0"/>
          <w:divBdr>
            <w:top w:val="none" w:sz="0" w:space="0" w:color="auto"/>
            <w:left w:val="none" w:sz="0" w:space="0" w:color="auto"/>
            <w:bottom w:val="none" w:sz="0" w:space="0" w:color="auto"/>
            <w:right w:val="none" w:sz="0" w:space="0" w:color="auto"/>
          </w:divBdr>
        </w:div>
        <w:div w:id="250821893">
          <w:marLeft w:val="640"/>
          <w:marRight w:val="0"/>
          <w:marTop w:val="0"/>
          <w:marBottom w:val="0"/>
          <w:divBdr>
            <w:top w:val="none" w:sz="0" w:space="0" w:color="auto"/>
            <w:left w:val="none" w:sz="0" w:space="0" w:color="auto"/>
            <w:bottom w:val="none" w:sz="0" w:space="0" w:color="auto"/>
            <w:right w:val="none" w:sz="0" w:space="0" w:color="auto"/>
          </w:divBdr>
        </w:div>
        <w:div w:id="252981235">
          <w:marLeft w:val="640"/>
          <w:marRight w:val="0"/>
          <w:marTop w:val="0"/>
          <w:marBottom w:val="0"/>
          <w:divBdr>
            <w:top w:val="none" w:sz="0" w:space="0" w:color="auto"/>
            <w:left w:val="none" w:sz="0" w:space="0" w:color="auto"/>
            <w:bottom w:val="none" w:sz="0" w:space="0" w:color="auto"/>
            <w:right w:val="none" w:sz="0" w:space="0" w:color="auto"/>
          </w:divBdr>
        </w:div>
        <w:div w:id="274993551">
          <w:marLeft w:val="640"/>
          <w:marRight w:val="0"/>
          <w:marTop w:val="0"/>
          <w:marBottom w:val="0"/>
          <w:divBdr>
            <w:top w:val="none" w:sz="0" w:space="0" w:color="auto"/>
            <w:left w:val="none" w:sz="0" w:space="0" w:color="auto"/>
            <w:bottom w:val="none" w:sz="0" w:space="0" w:color="auto"/>
            <w:right w:val="none" w:sz="0" w:space="0" w:color="auto"/>
          </w:divBdr>
        </w:div>
        <w:div w:id="279070205">
          <w:marLeft w:val="640"/>
          <w:marRight w:val="0"/>
          <w:marTop w:val="0"/>
          <w:marBottom w:val="0"/>
          <w:divBdr>
            <w:top w:val="none" w:sz="0" w:space="0" w:color="auto"/>
            <w:left w:val="none" w:sz="0" w:space="0" w:color="auto"/>
            <w:bottom w:val="none" w:sz="0" w:space="0" w:color="auto"/>
            <w:right w:val="none" w:sz="0" w:space="0" w:color="auto"/>
          </w:divBdr>
        </w:div>
        <w:div w:id="362636361">
          <w:marLeft w:val="640"/>
          <w:marRight w:val="0"/>
          <w:marTop w:val="0"/>
          <w:marBottom w:val="0"/>
          <w:divBdr>
            <w:top w:val="none" w:sz="0" w:space="0" w:color="auto"/>
            <w:left w:val="none" w:sz="0" w:space="0" w:color="auto"/>
            <w:bottom w:val="none" w:sz="0" w:space="0" w:color="auto"/>
            <w:right w:val="none" w:sz="0" w:space="0" w:color="auto"/>
          </w:divBdr>
        </w:div>
        <w:div w:id="408699219">
          <w:marLeft w:val="640"/>
          <w:marRight w:val="0"/>
          <w:marTop w:val="0"/>
          <w:marBottom w:val="0"/>
          <w:divBdr>
            <w:top w:val="none" w:sz="0" w:space="0" w:color="auto"/>
            <w:left w:val="none" w:sz="0" w:space="0" w:color="auto"/>
            <w:bottom w:val="none" w:sz="0" w:space="0" w:color="auto"/>
            <w:right w:val="none" w:sz="0" w:space="0" w:color="auto"/>
          </w:divBdr>
        </w:div>
        <w:div w:id="421999199">
          <w:marLeft w:val="640"/>
          <w:marRight w:val="0"/>
          <w:marTop w:val="0"/>
          <w:marBottom w:val="0"/>
          <w:divBdr>
            <w:top w:val="none" w:sz="0" w:space="0" w:color="auto"/>
            <w:left w:val="none" w:sz="0" w:space="0" w:color="auto"/>
            <w:bottom w:val="none" w:sz="0" w:space="0" w:color="auto"/>
            <w:right w:val="none" w:sz="0" w:space="0" w:color="auto"/>
          </w:divBdr>
        </w:div>
        <w:div w:id="436754686">
          <w:marLeft w:val="640"/>
          <w:marRight w:val="0"/>
          <w:marTop w:val="0"/>
          <w:marBottom w:val="0"/>
          <w:divBdr>
            <w:top w:val="none" w:sz="0" w:space="0" w:color="auto"/>
            <w:left w:val="none" w:sz="0" w:space="0" w:color="auto"/>
            <w:bottom w:val="none" w:sz="0" w:space="0" w:color="auto"/>
            <w:right w:val="none" w:sz="0" w:space="0" w:color="auto"/>
          </w:divBdr>
        </w:div>
        <w:div w:id="507058613">
          <w:marLeft w:val="640"/>
          <w:marRight w:val="0"/>
          <w:marTop w:val="0"/>
          <w:marBottom w:val="0"/>
          <w:divBdr>
            <w:top w:val="none" w:sz="0" w:space="0" w:color="auto"/>
            <w:left w:val="none" w:sz="0" w:space="0" w:color="auto"/>
            <w:bottom w:val="none" w:sz="0" w:space="0" w:color="auto"/>
            <w:right w:val="none" w:sz="0" w:space="0" w:color="auto"/>
          </w:divBdr>
        </w:div>
        <w:div w:id="508300659">
          <w:marLeft w:val="640"/>
          <w:marRight w:val="0"/>
          <w:marTop w:val="0"/>
          <w:marBottom w:val="0"/>
          <w:divBdr>
            <w:top w:val="none" w:sz="0" w:space="0" w:color="auto"/>
            <w:left w:val="none" w:sz="0" w:space="0" w:color="auto"/>
            <w:bottom w:val="none" w:sz="0" w:space="0" w:color="auto"/>
            <w:right w:val="none" w:sz="0" w:space="0" w:color="auto"/>
          </w:divBdr>
        </w:div>
        <w:div w:id="533158863">
          <w:marLeft w:val="640"/>
          <w:marRight w:val="0"/>
          <w:marTop w:val="0"/>
          <w:marBottom w:val="0"/>
          <w:divBdr>
            <w:top w:val="none" w:sz="0" w:space="0" w:color="auto"/>
            <w:left w:val="none" w:sz="0" w:space="0" w:color="auto"/>
            <w:bottom w:val="none" w:sz="0" w:space="0" w:color="auto"/>
            <w:right w:val="none" w:sz="0" w:space="0" w:color="auto"/>
          </w:divBdr>
        </w:div>
        <w:div w:id="713162926">
          <w:marLeft w:val="640"/>
          <w:marRight w:val="0"/>
          <w:marTop w:val="0"/>
          <w:marBottom w:val="0"/>
          <w:divBdr>
            <w:top w:val="none" w:sz="0" w:space="0" w:color="auto"/>
            <w:left w:val="none" w:sz="0" w:space="0" w:color="auto"/>
            <w:bottom w:val="none" w:sz="0" w:space="0" w:color="auto"/>
            <w:right w:val="none" w:sz="0" w:space="0" w:color="auto"/>
          </w:divBdr>
        </w:div>
        <w:div w:id="769475038">
          <w:marLeft w:val="640"/>
          <w:marRight w:val="0"/>
          <w:marTop w:val="0"/>
          <w:marBottom w:val="0"/>
          <w:divBdr>
            <w:top w:val="none" w:sz="0" w:space="0" w:color="auto"/>
            <w:left w:val="none" w:sz="0" w:space="0" w:color="auto"/>
            <w:bottom w:val="none" w:sz="0" w:space="0" w:color="auto"/>
            <w:right w:val="none" w:sz="0" w:space="0" w:color="auto"/>
          </w:divBdr>
        </w:div>
        <w:div w:id="897783109">
          <w:marLeft w:val="640"/>
          <w:marRight w:val="0"/>
          <w:marTop w:val="0"/>
          <w:marBottom w:val="0"/>
          <w:divBdr>
            <w:top w:val="none" w:sz="0" w:space="0" w:color="auto"/>
            <w:left w:val="none" w:sz="0" w:space="0" w:color="auto"/>
            <w:bottom w:val="none" w:sz="0" w:space="0" w:color="auto"/>
            <w:right w:val="none" w:sz="0" w:space="0" w:color="auto"/>
          </w:divBdr>
        </w:div>
        <w:div w:id="966277619">
          <w:marLeft w:val="640"/>
          <w:marRight w:val="0"/>
          <w:marTop w:val="0"/>
          <w:marBottom w:val="0"/>
          <w:divBdr>
            <w:top w:val="none" w:sz="0" w:space="0" w:color="auto"/>
            <w:left w:val="none" w:sz="0" w:space="0" w:color="auto"/>
            <w:bottom w:val="none" w:sz="0" w:space="0" w:color="auto"/>
            <w:right w:val="none" w:sz="0" w:space="0" w:color="auto"/>
          </w:divBdr>
        </w:div>
        <w:div w:id="1055666911">
          <w:marLeft w:val="640"/>
          <w:marRight w:val="0"/>
          <w:marTop w:val="0"/>
          <w:marBottom w:val="0"/>
          <w:divBdr>
            <w:top w:val="none" w:sz="0" w:space="0" w:color="auto"/>
            <w:left w:val="none" w:sz="0" w:space="0" w:color="auto"/>
            <w:bottom w:val="none" w:sz="0" w:space="0" w:color="auto"/>
            <w:right w:val="none" w:sz="0" w:space="0" w:color="auto"/>
          </w:divBdr>
        </w:div>
        <w:div w:id="1062562474">
          <w:marLeft w:val="640"/>
          <w:marRight w:val="0"/>
          <w:marTop w:val="0"/>
          <w:marBottom w:val="0"/>
          <w:divBdr>
            <w:top w:val="none" w:sz="0" w:space="0" w:color="auto"/>
            <w:left w:val="none" w:sz="0" w:space="0" w:color="auto"/>
            <w:bottom w:val="none" w:sz="0" w:space="0" w:color="auto"/>
            <w:right w:val="none" w:sz="0" w:space="0" w:color="auto"/>
          </w:divBdr>
        </w:div>
        <w:div w:id="1103647315">
          <w:marLeft w:val="640"/>
          <w:marRight w:val="0"/>
          <w:marTop w:val="0"/>
          <w:marBottom w:val="0"/>
          <w:divBdr>
            <w:top w:val="none" w:sz="0" w:space="0" w:color="auto"/>
            <w:left w:val="none" w:sz="0" w:space="0" w:color="auto"/>
            <w:bottom w:val="none" w:sz="0" w:space="0" w:color="auto"/>
            <w:right w:val="none" w:sz="0" w:space="0" w:color="auto"/>
          </w:divBdr>
        </w:div>
        <w:div w:id="1145588929">
          <w:marLeft w:val="640"/>
          <w:marRight w:val="0"/>
          <w:marTop w:val="0"/>
          <w:marBottom w:val="0"/>
          <w:divBdr>
            <w:top w:val="none" w:sz="0" w:space="0" w:color="auto"/>
            <w:left w:val="none" w:sz="0" w:space="0" w:color="auto"/>
            <w:bottom w:val="none" w:sz="0" w:space="0" w:color="auto"/>
            <w:right w:val="none" w:sz="0" w:space="0" w:color="auto"/>
          </w:divBdr>
        </w:div>
        <w:div w:id="1227758358">
          <w:marLeft w:val="640"/>
          <w:marRight w:val="0"/>
          <w:marTop w:val="0"/>
          <w:marBottom w:val="0"/>
          <w:divBdr>
            <w:top w:val="none" w:sz="0" w:space="0" w:color="auto"/>
            <w:left w:val="none" w:sz="0" w:space="0" w:color="auto"/>
            <w:bottom w:val="none" w:sz="0" w:space="0" w:color="auto"/>
            <w:right w:val="none" w:sz="0" w:space="0" w:color="auto"/>
          </w:divBdr>
        </w:div>
        <w:div w:id="1320495379">
          <w:marLeft w:val="640"/>
          <w:marRight w:val="0"/>
          <w:marTop w:val="0"/>
          <w:marBottom w:val="0"/>
          <w:divBdr>
            <w:top w:val="none" w:sz="0" w:space="0" w:color="auto"/>
            <w:left w:val="none" w:sz="0" w:space="0" w:color="auto"/>
            <w:bottom w:val="none" w:sz="0" w:space="0" w:color="auto"/>
            <w:right w:val="none" w:sz="0" w:space="0" w:color="auto"/>
          </w:divBdr>
        </w:div>
        <w:div w:id="1481993942">
          <w:marLeft w:val="640"/>
          <w:marRight w:val="0"/>
          <w:marTop w:val="0"/>
          <w:marBottom w:val="0"/>
          <w:divBdr>
            <w:top w:val="none" w:sz="0" w:space="0" w:color="auto"/>
            <w:left w:val="none" w:sz="0" w:space="0" w:color="auto"/>
            <w:bottom w:val="none" w:sz="0" w:space="0" w:color="auto"/>
            <w:right w:val="none" w:sz="0" w:space="0" w:color="auto"/>
          </w:divBdr>
        </w:div>
        <w:div w:id="1511674551">
          <w:marLeft w:val="640"/>
          <w:marRight w:val="0"/>
          <w:marTop w:val="0"/>
          <w:marBottom w:val="0"/>
          <w:divBdr>
            <w:top w:val="none" w:sz="0" w:space="0" w:color="auto"/>
            <w:left w:val="none" w:sz="0" w:space="0" w:color="auto"/>
            <w:bottom w:val="none" w:sz="0" w:space="0" w:color="auto"/>
            <w:right w:val="none" w:sz="0" w:space="0" w:color="auto"/>
          </w:divBdr>
        </w:div>
        <w:div w:id="1557619471">
          <w:marLeft w:val="640"/>
          <w:marRight w:val="0"/>
          <w:marTop w:val="0"/>
          <w:marBottom w:val="0"/>
          <w:divBdr>
            <w:top w:val="none" w:sz="0" w:space="0" w:color="auto"/>
            <w:left w:val="none" w:sz="0" w:space="0" w:color="auto"/>
            <w:bottom w:val="none" w:sz="0" w:space="0" w:color="auto"/>
            <w:right w:val="none" w:sz="0" w:space="0" w:color="auto"/>
          </w:divBdr>
        </w:div>
        <w:div w:id="1576283944">
          <w:marLeft w:val="640"/>
          <w:marRight w:val="0"/>
          <w:marTop w:val="0"/>
          <w:marBottom w:val="0"/>
          <w:divBdr>
            <w:top w:val="none" w:sz="0" w:space="0" w:color="auto"/>
            <w:left w:val="none" w:sz="0" w:space="0" w:color="auto"/>
            <w:bottom w:val="none" w:sz="0" w:space="0" w:color="auto"/>
            <w:right w:val="none" w:sz="0" w:space="0" w:color="auto"/>
          </w:divBdr>
        </w:div>
        <w:div w:id="1699308215">
          <w:marLeft w:val="640"/>
          <w:marRight w:val="0"/>
          <w:marTop w:val="0"/>
          <w:marBottom w:val="0"/>
          <w:divBdr>
            <w:top w:val="none" w:sz="0" w:space="0" w:color="auto"/>
            <w:left w:val="none" w:sz="0" w:space="0" w:color="auto"/>
            <w:bottom w:val="none" w:sz="0" w:space="0" w:color="auto"/>
            <w:right w:val="none" w:sz="0" w:space="0" w:color="auto"/>
          </w:divBdr>
        </w:div>
        <w:div w:id="1743722324">
          <w:marLeft w:val="640"/>
          <w:marRight w:val="0"/>
          <w:marTop w:val="0"/>
          <w:marBottom w:val="0"/>
          <w:divBdr>
            <w:top w:val="none" w:sz="0" w:space="0" w:color="auto"/>
            <w:left w:val="none" w:sz="0" w:space="0" w:color="auto"/>
            <w:bottom w:val="none" w:sz="0" w:space="0" w:color="auto"/>
            <w:right w:val="none" w:sz="0" w:space="0" w:color="auto"/>
          </w:divBdr>
        </w:div>
        <w:div w:id="1750692640">
          <w:marLeft w:val="640"/>
          <w:marRight w:val="0"/>
          <w:marTop w:val="0"/>
          <w:marBottom w:val="0"/>
          <w:divBdr>
            <w:top w:val="none" w:sz="0" w:space="0" w:color="auto"/>
            <w:left w:val="none" w:sz="0" w:space="0" w:color="auto"/>
            <w:bottom w:val="none" w:sz="0" w:space="0" w:color="auto"/>
            <w:right w:val="none" w:sz="0" w:space="0" w:color="auto"/>
          </w:divBdr>
        </w:div>
        <w:div w:id="1805463651">
          <w:marLeft w:val="640"/>
          <w:marRight w:val="0"/>
          <w:marTop w:val="0"/>
          <w:marBottom w:val="0"/>
          <w:divBdr>
            <w:top w:val="none" w:sz="0" w:space="0" w:color="auto"/>
            <w:left w:val="none" w:sz="0" w:space="0" w:color="auto"/>
            <w:bottom w:val="none" w:sz="0" w:space="0" w:color="auto"/>
            <w:right w:val="none" w:sz="0" w:space="0" w:color="auto"/>
          </w:divBdr>
        </w:div>
        <w:div w:id="1806387204">
          <w:marLeft w:val="640"/>
          <w:marRight w:val="0"/>
          <w:marTop w:val="0"/>
          <w:marBottom w:val="0"/>
          <w:divBdr>
            <w:top w:val="none" w:sz="0" w:space="0" w:color="auto"/>
            <w:left w:val="none" w:sz="0" w:space="0" w:color="auto"/>
            <w:bottom w:val="none" w:sz="0" w:space="0" w:color="auto"/>
            <w:right w:val="none" w:sz="0" w:space="0" w:color="auto"/>
          </w:divBdr>
        </w:div>
        <w:div w:id="1859156603">
          <w:marLeft w:val="640"/>
          <w:marRight w:val="0"/>
          <w:marTop w:val="0"/>
          <w:marBottom w:val="0"/>
          <w:divBdr>
            <w:top w:val="none" w:sz="0" w:space="0" w:color="auto"/>
            <w:left w:val="none" w:sz="0" w:space="0" w:color="auto"/>
            <w:bottom w:val="none" w:sz="0" w:space="0" w:color="auto"/>
            <w:right w:val="none" w:sz="0" w:space="0" w:color="auto"/>
          </w:divBdr>
        </w:div>
        <w:div w:id="1861237601">
          <w:marLeft w:val="640"/>
          <w:marRight w:val="0"/>
          <w:marTop w:val="0"/>
          <w:marBottom w:val="0"/>
          <w:divBdr>
            <w:top w:val="none" w:sz="0" w:space="0" w:color="auto"/>
            <w:left w:val="none" w:sz="0" w:space="0" w:color="auto"/>
            <w:bottom w:val="none" w:sz="0" w:space="0" w:color="auto"/>
            <w:right w:val="none" w:sz="0" w:space="0" w:color="auto"/>
          </w:divBdr>
        </w:div>
        <w:div w:id="1868642701">
          <w:marLeft w:val="640"/>
          <w:marRight w:val="0"/>
          <w:marTop w:val="0"/>
          <w:marBottom w:val="0"/>
          <w:divBdr>
            <w:top w:val="none" w:sz="0" w:space="0" w:color="auto"/>
            <w:left w:val="none" w:sz="0" w:space="0" w:color="auto"/>
            <w:bottom w:val="none" w:sz="0" w:space="0" w:color="auto"/>
            <w:right w:val="none" w:sz="0" w:space="0" w:color="auto"/>
          </w:divBdr>
        </w:div>
        <w:div w:id="1915433222">
          <w:marLeft w:val="640"/>
          <w:marRight w:val="0"/>
          <w:marTop w:val="0"/>
          <w:marBottom w:val="0"/>
          <w:divBdr>
            <w:top w:val="none" w:sz="0" w:space="0" w:color="auto"/>
            <w:left w:val="none" w:sz="0" w:space="0" w:color="auto"/>
            <w:bottom w:val="none" w:sz="0" w:space="0" w:color="auto"/>
            <w:right w:val="none" w:sz="0" w:space="0" w:color="auto"/>
          </w:divBdr>
        </w:div>
        <w:div w:id="2038500672">
          <w:marLeft w:val="640"/>
          <w:marRight w:val="0"/>
          <w:marTop w:val="0"/>
          <w:marBottom w:val="0"/>
          <w:divBdr>
            <w:top w:val="none" w:sz="0" w:space="0" w:color="auto"/>
            <w:left w:val="none" w:sz="0" w:space="0" w:color="auto"/>
            <w:bottom w:val="none" w:sz="0" w:space="0" w:color="auto"/>
            <w:right w:val="none" w:sz="0" w:space="0" w:color="auto"/>
          </w:divBdr>
        </w:div>
        <w:div w:id="2071340578">
          <w:marLeft w:val="640"/>
          <w:marRight w:val="0"/>
          <w:marTop w:val="0"/>
          <w:marBottom w:val="0"/>
          <w:divBdr>
            <w:top w:val="none" w:sz="0" w:space="0" w:color="auto"/>
            <w:left w:val="none" w:sz="0" w:space="0" w:color="auto"/>
            <w:bottom w:val="none" w:sz="0" w:space="0" w:color="auto"/>
            <w:right w:val="none" w:sz="0" w:space="0" w:color="auto"/>
          </w:divBdr>
        </w:div>
        <w:div w:id="2080125792">
          <w:marLeft w:val="640"/>
          <w:marRight w:val="0"/>
          <w:marTop w:val="0"/>
          <w:marBottom w:val="0"/>
          <w:divBdr>
            <w:top w:val="none" w:sz="0" w:space="0" w:color="auto"/>
            <w:left w:val="none" w:sz="0" w:space="0" w:color="auto"/>
            <w:bottom w:val="none" w:sz="0" w:space="0" w:color="auto"/>
            <w:right w:val="none" w:sz="0" w:space="0" w:color="auto"/>
          </w:divBdr>
        </w:div>
        <w:div w:id="2122718186">
          <w:marLeft w:val="640"/>
          <w:marRight w:val="0"/>
          <w:marTop w:val="0"/>
          <w:marBottom w:val="0"/>
          <w:divBdr>
            <w:top w:val="none" w:sz="0" w:space="0" w:color="auto"/>
            <w:left w:val="none" w:sz="0" w:space="0" w:color="auto"/>
            <w:bottom w:val="none" w:sz="0" w:space="0" w:color="auto"/>
            <w:right w:val="none" w:sz="0" w:space="0" w:color="auto"/>
          </w:divBdr>
        </w:div>
      </w:divsChild>
    </w:div>
    <w:div w:id="277033967">
      <w:marLeft w:val="0"/>
      <w:marRight w:val="0"/>
      <w:marTop w:val="0"/>
      <w:marBottom w:val="0"/>
      <w:divBdr>
        <w:top w:val="none" w:sz="0" w:space="0" w:color="auto"/>
        <w:left w:val="none" w:sz="0" w:space="0" w:color="auto"/>
        <w:bottom w:val="none" w:sz="0" w:space="0" w:color="auto"/>
        <w:right w:val="none" w:sz="0" w:space="0" w:color="auto"/>
      </w:divBdr>
    </w:div>
    <w:div w:id="278418209">
      <w:marLeft w:val="640"/>
      <w:marRight w:val="0"/>
      <w:marTop w:val="0"/>
      <w:marBottom w:val="0"/>
      <w:divBdr>
        <w:top w:val="none" w:sz="0" w:space="0" w:color="auto"/>
        <w:left w:val="none" w:sz="0" w:space="0" w:color="auto"/>
        <w:bottom w:val="none" w:sz="0" w:space="0" w:color="auto"/>
        <w:right w:val="none" w:sz="0" w:space="0" w:color="auto"/>
      </w:divBdr>
    </w:div>
    <w:div w:id="280116622">
      <w:bodyDiv w:val="1"/>
      <w:marLeft w:val="0"/>
      <w:marRight w:val="0"/>
      <w:marTop w:val="0"/>
      <w:marBottom w:val="0"/>
      <w:divBdr>
        <w:top w:val="none" w:sz="0" w:space="0" w:color="auto"/>
        <w:left w:val="none" w:sz="0" w:space="0" w:color="auto"/>
        <w:bottom w:val="none" w:sz="0" w:space="0" w:color="auto"/>
        <w:right w:val="none" w:sz="0" w:space="0" w:color="auto"/>
      </w:divBdr>
      <w:divsChild>
        <w:div w:id="37439482">
          <w:marLeft w:val="640"/>
          <w:marRight w:val="0"/>
          <w:marTop w:val="0"/>
          <w:marBottom w:val="0"/>
          <w:divBdr>
            <w:top w:val="none" w:sz="0" w:space="0" w:color="auto"/>
            <w:left w:val="none" w:sz="0" w:space="0" w:color="auto"/>
            <w:bottom w:val="none" w:sz="0" w:space="0" w:color="auto"/>
            <w:right w:val="none" w:sz="0" w:space="0" w:color="auto"/>
          </w:divBdr>
        </w:div>
        <w:div w:id="113257251">
          <w:marLeft w:val="640"/>
          <w:marRight w:val="0"/>
          <w:marTop w:val="0"/>
          <w:marBottom w:val="0"/>
          <w:divBdr>
            <w:top w:val="none" w:sz="0" w:space="0" w:color="auto"/>
            <w:left w:val="none" w:sz="0" w:space="0" w:color="auto"/>
            <w:bottom w:val="none" w:sz="0" w:space="0" w:color="auto"/>
            <w:right w:val="none" w:sz="0" w:space="0" w:color="auto"/>
          </w:divBdr>
        </w:div>
        <w:div w:id="184757365">
          <w:marLeft w:val="640"/>
          <w:marRight w:val="0"/>
          <w:marTop w:val="0"/>
          <w:marBottom w:val="0"/>
          <w:divBdr>
            <w:top w:val="none" w:sz="0" w:space="0" w:color="auto"/>
            <w:left w:val="none" w:sz="0" w:space="0" w:color="auto"/>
            <w:bottom w:val="none" w:sz="0" w:space="0" w:color="auto"/>
            <w:right w:val="none" w:sz="0" w:space="0" w:color="auto"/>
          </w:divBdr>
        </w:div>
        <w:div w:id="248465051">
          <w:marLeft w:val="640"/>
          <w:marRight w:val="0"/>
          <w:marTop w:val="0"/>
          <w:marBottom w:val="0"/>
          <w:divBdr>
            <w:top w:val="none" w:sz="0" w:space="0" w:color="auto"/>
            <w:left w:val="none" w:sz="0" w:space="0" w:color="auto"/>
            <w:bottom w:val="none" w:sz="0" w:space="0" w:color="auto"/>
            <w:right w:val="none" w:sz="0" w:space="0" w:color="auto"/>
          </w:divBdr>
        </w:div>
        <w:div w:id="277420233">
          <w:marLeft w:val="640"/>
          <w:marRight w:val="0"/>
          <w:marTop w:val="0"/>
          <w:marBottom w:val="0"/>
          <w:divBdr>
            <w:top w:val="none" w:sz="0" w:space="0" w:color="auto"/>
            <w:left w:val="none" w:sz="0" w:space="0" w:color="auto"/>
            <w:bottom w:val="none" w:sz="0" w:space="0" w:color="auto"/>
            <w:right w:val="none" w:sz="0" w:space="0" w:color="auto"/>
          </w:divBdr>
        </w:div>
        <w:div w:id="327832165">
          <w:marLeft w:val="640"/>
          <w:marRight w:val="0"/>
          <w:marTop w:val="0"/>
          <w:marBottom w:val="0"/>
          <w:divBdr>
            <w:top w:val="none" w:sz="0" w:space="0" w:color="auto"/>
            <w:left w:val="none" w:sz="0" w:space="0" w:color="auto"/>
            <w:bottom w:val="none" w:sz="0" w:space="0" w:color="auto"/>
            <w:right w:val="none" w:sz="0" w:space="0" w:color="auto"/>
          </w:divBdr>
        </w:div>
        <w:div w:id="382758232">
          <w:marLeft w:val="640"/>
          <w:marRight w:val="0"/>
          <w:marTop w:val="0"/>
          <w:marBottom w:val="0"/>
          <w:divBdr>
            <w:top w:val="none" w:sz="0" w:space="0" w:color="auto"/>
            <w:left w:val="none" w:sz="0" w:space="0" w:color="auto"/>
            <w:bottom w:val="none" w:sz="0" w:space="0" w:color="auto"/>
            <w:right w:val="none" w:sz="0" w:space="0" w:color="auto"/>
          </w:divBdr>
        </w:div>
        <w:div w:id="400832977">
          <w:marLeft w:val="640"/>
          <w:marRight w:val="0"/>
          <w:marTop w:val="0"/>
          <w:marBottom w:val="0"/>
          <w:divBdr>
            <w:top w:val="none" w:sz="0" w:space="0" w:color="auto"/>
            <w:left w:val="none" w:sz="0" w:space="0" w:color="auto"/>
            <w:bottom w:val="none" w:sz="0" w:space="0" w:color="auto"/>
            <w:right w:val="none" w:sz="0" w:space="0" w:color="auto"/>
          </w:divBdr>
        </w:div>
        <w:div w:id="443840459">
          <w:marLeft w:val="640"/>
          <w:marRight w:val="0"/>
          <w:marTop w:val="0"/>
          <w:marBottom w:val="0"/>
          <w:divBdr>
            <w:top w:val="none" w:sz="0" w:space="0" w:color="auto"/>
            <w:left w:val="none" w:sz="0" w:space="0" w:color="auto"/>
            <w:bottom w:val="none" w:sz="0" w:space="0" w:color="auto"/>
            <w:right w:val="none" w:sz="0" w:space="0" w:color="auto"/>
          </w:divBdr>
        </w:div>
        <w:div w:id="445926351">
          <w:marLeft w:val="640"/>
          <w:marRight w:val="0"/>
          <w:marTop w:val="0"/>
          <w:marBottom w:val="0"/>
          <w:divBdr>
            <w:top w:val="none" w:sz="0" w:space="0" w:color="auto"/>
            <w:left w:val="none" w:sz="0" w:space="0" w:color="auto"/>
            <w:bottom w:val="none" w:sz="0" w:space="0" w:color="auto"/>
            <w:right w:val="none" w:sz="0" w:space="0" w:color="auto"/>
          </w:divBdr>
        </w:div>
        <w:div w:id="495997849">
          <w:marLeft w:val="640"/>
          <w:marRight w:val="0"/>
          <w:marTop w:val="0"/>
          <w:marBottom w:val="0"/>
          <w:divBdr>
            <w:top w:val="none" w:sz="0" w:space="0" w:color="auto"/>
            <w:left w:val="none" w:sz="0" w:space="0" w:color="auto"/>
            <w:bottom w:val="none" w:sz="0" w:space="0" w:color="auto"/>
            <w:right w:val="none" w:sz="0" w:space="0" w:color="auto"/>
          </w:divBdr>
        </w:div>
        <w:div w:id="754472958">
          <w:marLeft w:val="640"/>
          <w:marRight w:val="0"/>
          <w:marTop w:val="0"/>
          <w:marBottom w:val="0"/>
          <w:divBdr>
            <w:top w:val="none" w:sz="0" w:space="0" w:color="auto"/>
            <w:left w:val="none" w:sz="0" w:space="0" w:color="auto"/>
            <w:bottom w:val="none" w:sz="0" w:space="0" w:color="auto"/>
            <w:right w:val="none" w:sz="0" w:space="0" w:color="auto"/>
          </w:divBdr>
        </w:div>
        <w:div w:id="767117524">
          <w:marLeft w:val="640"/>
          <w:marRight w:val="0"/>
          <w:marTop w:val="0"/>
          <w:marBottom w:val="0"/>
          <w:divBdr>
            <w:top w:val="none" w:sz="0" w:space="0" w:color="auto"/>
            <w:left w:val="none" w:sz="0" w:space="0" w:color="auto"/>
            <w:bottom w:val="none" w:sz="0" w:space="0" w:color="auto"/>
            <w:right w:val="none" w:sz="0" w:space="0" w:color="auto"/>
          </w:divBdr>
        </w:div>
        <w:div w:id="802965762">
          <w:marLeft w:val="640"/>
          <w:marRight w:val="0"/>
          <w:marTop w:val="0"/>
          <w:marBottom w:val="0"/>
          <w:divBdr>
            <w:top w:val="none" w:sz="0" w:space="0" w:color="auto"/>
            <w:left w:val="none" w:sz="0" w:space="0" w:color="auto"/>
            <w:bottom w:val="none" w:sz="0" w:space="0" w:color="auto"/>
            <w:right w:val="none" w:sz="0" w:space="0" w:color="auto"/>
          </w:divBdr>
        </w:div>
        <w:div w:id="806121130">
          <w:marLeft w:val="640"/>
          <w:marRight w:val="0"/>
          <w:marTop w:val="0"/>
          <w:marBottom w:val="0"/>
          <w:divBdr>
            <w:top w:val="none" w:sz="0" w:space="0" w:color="auto"/>
            <w:left w:val="none" w:sz="0" w:space="0" w:color="auto"/>
            <w:bottom w:val="none" w:sz="0" w:space="0" w:color="auto"/>
            <w:right w:val="none" w:sz="0" w:space="0" w:color="auto"/>
          </w:divBdr>
        </w:div>
        <w:div w:id="823812965">
          <w:marLeft w:val="640"/>
          <w:marRight w:val="0"/>
          <w:marTop w:val="0"/>
          <w:marBottom w:val="0"/>
          <w:divBdr>
            <w:top w:val="none" w:sz="0" w:space="0" w:color="auto"/>
            <w:left w:val="none" w:sz="0" w:space="0" w:color="auto"/>
            <w:bottom w:val="none" w:sz="0" w:space="0" w:color="auto"/>
            <w:right w:val="none" w:sz="0" w:space="0" w:color="auto"/>
          </w:divBdr>
        </w:div>
        <w:div w:id="828329784">
          <w:marLeft w:val="640"/>
          <w:marRight w:val="0"/>
          <w:marTop w:val="0"/>
          <w:marBottom w:val="0"/>
          <w:divBdr>
            <w:top w:val="none" w:sz="0" w:space="0" w:color="auto"/>
            <w:left w:val="none" w:sz="0" w:space="0" w:color="auto"/>
            <w:bottom w:val="none" w:sz="0" w:space="0" w:color="auto"/>
            <w:right w:val="none" w:sz="0" w:space="0" w:color="auto"/>
          </w:divBdr>
        </w:div>
        <w:div w:id="830221628">
          <w:marLeft w:val="640"/>
          <w:marRight w:val="0"/>
          <w:marTop w:val="0"/>
          <w:marBottom w:val="0"/>
          <w:divBdr>
            <w:top w:val="none" w:sz="0" w:space="0" w:color="auto"/>
            <w:left w:val="none" w:sz="0" w:space="0" w:color="auto"/>
            <w:bottom w:val="none" w:sz="0" w:space="0" w:color="auto"/>
            <w:right w:val="none" w:sz="0" w:space="0" w:color="auto"/>
          </w:divBdr>
        </w:div>
        <w:div w:id="854343138">
          <w:marLeft w:val="640"/>
          <w:marRight w:val="0"/>
          <w:marTop w:val="0"/>
          <w:marBottom w:val="0"/>
          <w:divBdr>
            <w:top w:val="none" w:sz="0" w:space="0" w:color="auto"/>
            <w:left w:val="none" w:sz="0" w:space="0" w:color="auto"/>
            <w:bottom w:val="none" w:sz="0" w:space="0" w:color="auto"/>
            <w:right w:val="none" w:sz="0" w:space="0" w:color="auto"/>
          </w:divBdr>
        </w:div>
        <w:div w:id="894580964">
          <w:marLeft w:val="640"/>
          <w:marRight w:val="0"/>
          <w:marTop w:val="0"/>
          <w:marBottom w:val="0"/>
          <w:divBdr>
            <w:top w:val="none" w:sz="0" w:space="0" w:color="auto"/>
            <w:left w:val="none" w:sz="0" w:space="0" w:color="auto"/>
            <w:bottom w:val="none" w:sz="0" w:space="0" w:color="auto"/>
            <w:right w:val="none" w:sz="0" w:space="0" w:color="auto"/>
          </w:divBdr>
        </w:div>
        <w:div w:id="1006445106">
          <w:marLeft w:val="640"/>
          <w:marRight w:val="0"/>
          <w:marTop w:val="0"/>
          <w:marBottom w:val="0"/>
          <w:divBdr>
            <w:top w:val="none" w:sz="0" w:space="0" w:color="auto"/>
            <w:left w:val="none" w:sz="0" w:space="0" w:color="auto"/>
            <w:bottom w:val="none" w:sz="0" w:space="0" w:color="auto"/>
            <w:right w:val="none" w:sz="0" w:space="0" w:color="auto"/>
          </w:divBdr>
        </w:div>
        <w:div w:id="1007057014">
          <w:marLeft w:val="640"/>
          <w:marRight w:val="0"/>
          <w:marTop w:val="0"/>
          <w:marBottom w:val="0"/>
          <w:divBdr>
            <w:top w:val="none" w:sz="0" w:space="0" w:color="auto"/>
            <w:left w:val="none" w:sz="0" w:space="0" w:color="auto"/>
            <w:bottom w:val="none" w:sz="0" w:space="0" w:color="auto"/>
            <w:right w:val="none" w:sz="0" w:space="0" w:color="auto"/>
          </w:divBdr>
        </w:div>
        <w:div w:id="1015034811">
          <w:marLeft w:val="640"/>
          <w:marRight w:val="0"/>
          <w:marTop w:val="0"/>
          <w:marBottom w:val="0"/>
          <w:divBdr>
            <w:top w:val="none" w:sz="0" w:space="0" w:color="auto"/>
            <w:left w:val="none" w:sz="0" w:space="0" w:color="auto"/>
            <w:bottom w:val="none" w:sz="0" w:space="0" w:color="auto"/>
            <w:right w:val="none" w:sz="0" w:space="0" w:color="auto"/>
          </w:divBdr>
        </w:div>
        <w:div w:id="1059015550">
          <w:marLeft w:val="640"/>
          <w:marRight w:val="0"/>
          <w:marTop w:val="0"/>
          <w:marBottom w:val="0"/>
          <w:divBdr>
            <w:top w:val="none" w:sz="0" w:space="0" w:color="auto"/>
            <w:left w:val="none" w:sz="0" w:space="0" w:color="auto"/>
            <w:bottom w:val="none" w:sz="0" w:space="0" w:color="auto"/>
            <w:right w:val="none" w:sz="0" w:space="0" w:color="auto"/>
          </w:divBdr>
        </w:div>
        <w:div w:id="1143043682">
          <w:marLeft w:val="640"/>
          <w:marRight w:val="0"/>
          <w:marTop w:val="0"/>
          <w:marBottom w:val="0"/>
          <w:divBdr>
            <w:top w:val="none" w:sz="0" w:space="0" w:color="auto"/>
            <w:left w:val="none" w:sz="0" w:space="0" w:color="auto"/>
            <w:bottom w:val="none" w:sz="0" w:space="0" w:color="auto"/>
            <w:right w:val="none" w:sz="0" w:space="0" w:color="auto"/>
          </w:divBdr>
        </w:div>
        <w:div w:id="1197348332">
          <w:marLeft w:val="640"/>
          <w:marRight w:val="0"/>
          <w:marTop w:val="0"/>
          <w:marBottom w:val="0"/>
          <w:divBdr>
            <w:top w:val="none" w:sz="0" w:space="0" w:color="auto"/>
            <w:left w:val="none" w:sz="0" w:space="0" w:color="auto"/>
            <w:bottom w:val="none" w:sz="0" w:space="0" w:color="auto"/>
            <w:right w:val="none" w:sz="0" w:space="0" w:color="auto"/>
          </w:divBdr>
        </w:div>
        <w:div w:id="1296988124">
          <w:marLeft w:val="640"/>
          <w:marRight w:val="0"/>
          <w:marTop w:val="0"/>
          <w:marBottom w:val="0"/>
          <w:divBdr>
            <w:top w:val="none" w:sz="0" w:space="0" w:color="auto"/>
            <w:left w:val="none" w:sz="0" w:space="0" w:color="auto"/>
            <w:bottom w:val="none" w:sz="0" w:space="0" w:color="auto"/>
            <w:right w:val="none" w:sz="0" w:space="0" w:color="auto"/>
          </w:divBdr>
        </w:div>
        <w:div w:id="1326977373">
          <w:marLeft w:val="640"/>
          <w:marRight w:val="0"/>
          <w:marTop w:val="0"/>
          <w:marBottom w:val="0"/>
          <w:divBdr>
            <w:top w:val="none" w:sz="0" w:space="0" w:color="auto"/>
            <w:left w:val="none" w:sz="0" w:space="0" w:color="auto"/>
            <w:bottom w:val="none" w:sz="0" w:space="0" w:color="auto"/>
            <w:right w:val="none" w:sz="0" w:space="0" w:color="auto"/>
          </w:divBdr>
        </w:div>
        <w:div w:id="1363745065">
          <w:marLeft w:val="640"/>
          <w:marRight w:val="0"/>
          <w:marTop w:val="0"/>
          <w:marBottom w:val="0"/>
          <w:divBdr>
            <w:top w:val="none" w:sz="0" w:space="0" w:color="auto"/>
            <w:left w:val="none" w:sz="0" w:space="0" w:color="auto"/>
            <w:bottom w:val="none" w:sz="0" w:space="0" w:color="auto"/>
            <w:right w:val="none" w:sz="0" w:space="0" w:color="auto"/>
          </w:divBdr>
        </w:div>
        <w:div w:id="1441995499">
          <w:marLeft w:val="640"/>
          <w:marRight w:val="0"/>
          <w:marTop w:val="0"/>
          <w:marBottom w:val="0"/>
          <w:divBdr>
            <w:top w:val="none" w:sz="0" w:space="0" w:color="auto"/>
            <w:left w:val="none" w:sz="0" w:space="0" w:color="auto"/>
            <w:bottom w:val="none" w:sz="0" w:space="0" w:color="auto"/>
            <w:right w:val="none" w:sz="0" w:space="0" w:color="auto"/>
          </w:divBdr>
        </w:div>
        <w:div w:id="1442988539">
          <w:marLeft w:val="640"/>
          <w:marRight w:val="0"/>
          <w:marTop w:val="0"/>
          <w:marBottom w:val="0"/>
          <w:divBdr>
            <w:top w:val="none" w:sz="0" w:space="0" w:color="auto"/>
            <w:left w:val="none" w:sz="0" w:space="0" w:color="auto"/>
            <w:bottom w:val="none" w:sz="0" w:space="0" w:color="auto"/>
            <w:right w:val="none" w:sz="0" w:space="0" w:color="auto"/>
          </w:divBdr>
        </w:div>
        <w:div w:id="1589534905">
          <w:marLeft w:val="640"/>
          <w:marRight w:val="0"/>
          <w:marTop w:val="0"/>
          <w:marBottom w:val="0"/>
          <w:divBdr>
            <w:top w:val="none" w:sz="0" w:space="0" w:color="auto"/>
            <w:left w:val="none" w:sz="0" w:space="0" w:color="auto"/>
            <w:bottom w:val="none" w:sz="0" w:space="0" w:color="auto"/>
            <w:right w:val="none" w:sz="0" w:space="0" w:color="auto"/>
          </w:divBdr>
        </w:div>
        <w:div w:id="1741831443">
          <w:marLeft w:val="640"/>
          <w:marRight w:val="0"/>
          <w:marTop w:val="0"/>
          <w:marBottom w:val="0"/>
          <w:divBdr>
            <w:top w:val="none" w:sz="0" w:space="0" w:color="auto"/>
            <w:left w:val="none" w:sz="0" w:space="0" w:color="auto"/>
            <w:bottom w:val="none" w:sz="0" w:space="0" w:color="auto"/>
            <w:right w:val="none" w:sz="0" w:space="0" w:color="auto"/>
          </w:divBdr>
        </w:div>
        <w:div w:id="1809741802">
          <w:marLeft w:val="640"/>
          <w:marRight w:val="0"/>
          <w:marTop w:val="0"/>
          <w:marBottom w:val="0"/>
          <w:divBdr>
            <w:top w:val="none" w:sz="0" w:space="0" w:color="auto"/>
            <w:left w:val="none" w:sz="0" w:space="0" w:color="auto"/>
            <w:bottom w:val="none" w:sz="0" w:space="0" w:color="auto"/>
            <w:right w:val="none" w:sz="0" w:space="0" w:color="auto"/>
          </w:divBdr>
        </w:div>
        <w:div w:id="1861578264">
          <w:marLeft w:val="640"/>
          <w:marRight w:val="0"/>
          <w:marTop w:val="0"/>
          <w:marBottom w:val="0"/>
          <w:divBdr>
            <w:top w:val="none" w:sz="0" w:space="0" w:color="auto"/>
            <w:left w:val="none" w:sz="0" w:space="0" w:color="auto"/>
            <w:bottom w:val="none" w:sz="0" w:space="0" w:color="auto"/>
            <w:right w:val="none" w:sz="0" w:space="0" w:color="auto"/>
          </w:divBdr>
        </w:div>
        <w:div w:id="1889950976">
          <w:marLeft w:val="640"/>
          <w:marRight w:val="0"/>
          <w:marTop w:val="0"/>
          <w:marBottom w:val="0"/>
          <w:divBdr>
            <w:top w:val="none" w:sz="0" w:space="0" w:color="auto"/>
            <w:left w:val="none" w:sz="0" w:space="0" w:color="auto"/>
            <w:bottom w:val="none" w:sz="0" w:space="0" w:color="auto"/>
            <w:right w:val="none" w:sz="0" w:space="0" w:color="auto"/>
          </w:divBdr>
        </w:div>
        <w:div w:id="1932159495">
          <w:marLeft w:val="640"/>
          <w:marRight w:val="0"/>
          <w:marTop w:val="0"/>
          <w:marBottom w:val="0"/>
          <w:divBdr>
            <w:top w:val="none" w:sz="0" w:space="0" w:color="auto"/>
            <w:left w:val="none" w:sz="0" w:space="0" w:color="auto"/>
            <w:bottom w:val="none" w:sz="0" w:space="0" w:color="auto"/>
            <w:right w:val="none" w:sz="0" w:space="0" w:color="auto"/>
          </w:divBdr>
        </w:div>
        <w:div w:id="1955598076">
          <w:marLeft w:val="640"/>
          <w:marRight w:val="0"/>
          <w:marTop w:val="0"/>
          <w:marBottom w:val="0"/>
          <w:divBdr>
            <w:top w:val="none" w:sz="0" w:space="0" w:color="auto"/>
            <w:left w:val="none" w:sz="0" w:space="0" w:color="auto"/>
            <w:bottom w:val="none" w:sz="0" w:space="0" w:color="auto"/>
            <w:right w:val="none" w:sz="0" w:space="0" w:color="auto"/>
          </w:divBdr>
        </w:div>
        <w:div w:id="1991901498">
          <w:marLeft w:val="640"/>
          <w:marRight w:val="0"/>
          <w:marTop w:val="0"/>
          <w:marBottom w:val="0"/>
          <w:divBdr>
            <w:top w:val="none" w:sz="0" w:space="0" w:color="auto"/>
            <w:left w:val="none" w:sz="0" w:space="0" w:color="auto"/>
            <w:bottom w:val="none" w:sz="0" w:space="0" w:color="auto"/>
            <w:right w:val="none" w:sz="0" w:space="0" w:color="auto"/>
          </w:divBdr>
        </w:div>
        <w:div w:id="2009289928">
          <w:marLeft w:val="640"/>
          <w:marRight w:val="0"/>
          <w:marTop w:val="0"/>
          <w:marBottom w:val="0"/>
          <w:divBdr>
            <w:top w:val="none" w:sz="0" w:space="0" w:color="auto"/>
            <w:left w:val="none" w:sz="0" w:space="0" w:color="auto"/>
            <w:bottom w:val="none" w:sz="0" w:space="0" w:color="auto"/>
            <w:right w:val="none" w:sz="0" w:space="0" w:color="auto"/>
          </w:divBdr>
        </w:div>
        <w:div w:id="2032026365">
          <w:marLeft w:val="640"/>
          <w:marRight w:val="0"/>
          <w:marTop w:val="0"/>
          <w:marBottom w:val="0"/>
          <w:divBdr>
            <w:top w:val="none" w:sz="0" w:space="0" w:color="auto"/>
            <w:left w:val="none" w:sz="0" w:space="0" w:color="auto"/>
            <w:bottom w:val="none" w:sz="0" w:space="0" w:color="auto"/>
            <w:right w:val="none" w:sz="0" w:space="0" w:color="auto"/>
          </w:divBdr>
        </w:div>
        <w:div w:id="2066903969">
          <w:marLeft w:val="640"/>
          <w:marRight w:val="0"/>
          <w:marTop w:val="0"/>
          <w:marBottom w:val="0"/>
          <w:divBdr>
            <w:top w:val="none" w:sz="0" w:space="0" w:color="auto"/>
            <w:left w:val="none" w:sz="0" w:space="0" w:color="auto"/>
            <w:bottom w:val="none" w:sz="0" w:space="0" w:color="auto"/>
            <w:right w:val="none" w:sz="0" w:space="0" w:color="auto"/>
          </w:divBdr>
        </w:div>
        <w:div w:id="2078042331">
          <w:marLeft w:val="640"/>
          <w:marRight w:val="0"/>
          <w:marTop w:val="0"/>
          <w:marBottom w:val="0"/>
          <w:divBdr>
            <w:top w:val="none" w:sz="0" w:space="0" w:color="auto"/>
            <w:left w:val="none" w:sz="0" w:space="0" w:color="auto"/>
            <w:bottom w:val="none" w:sz="0" w:space="0" w:color="auto"/>
            <w:right w:val="none" w:sz="0" w:space="0" w:color="auto"/>
          </w:divBdr>
        </w:div>
        <w:div w:id="2116361528">
          <w:marLeft w:val="640"/>
          <w:marRight w:val="0"/>
          <w:marTop w:val="0"/>
          <w:marBottom w:val="0"/>
          <w:divBdr>
            <w:top w:val="none" w:sz="0" w:space="0" w:color="auto"/>
            <w:left w:val="none" w:sz="0" w:space="0" w:color="auto"/>
            <w:bottom w:val="none" w:sz="0" w:space="0" w:color="auto"/>
            <w:right w:val="none" w:sz="0" w:space="0" w:color="auto"/>
          </w:divBdr>
        </w:div>
        <w:div w:id="2130539923">
          <w:marLeft w:val="640"/>
          <w:marRight w:val="0"/>
          <w:marTop w:val="0"/>
          <w:marBottom w:val="0"/>
          <w:divBdr>
            <w:top w:val="none" w:sz="0" w:space="0" w:color="auto"/>
            <w:left w:val="none" w:sz="0" w:space="0" w:color="auto"/>
            <w:bottom w:val="none" w:sz="0" w:space="0" w:color="auto"/>
            <w:right w:val="none" w:sz="0" w:space="0" w:color="auto"/>
          </w:divBdr>
        </w:div>
      </w:divsChild>
    </w:div>
    <w:div w:id="281770612">
      <w:marLeft w:val="0"/>
      <w:marRight w:val="0"/>
      <w:marTop w:val="0"/>
      <w:marBottom w:val="0"/>
      <w:divBdr>
        <w:top w:val="none" w:sz="0" w:space="0" w:color="auto"/>
        <w:left w:val="none" w:sz="0" w:space="0" w:color="auto"/>
        <w:bottom w:val="none" w:sz="0" w:space="0" w:color="auto"/>
        <w:right w:val="none" w:sz="0" w:space="0" w:color="auto"/>
      </w:divBdr>
    </w:div>
    <w:div w:id="282735944">
      <w:marLeft w:val="0"/>
      <w:marRight w:val="0"/>
      <w:marTop w:val="0"/>
      <w:marBottom w:val="0"/>
      <w:divBdr>
        <w:top w:val="none" w:sz="0" w:space="0" w:color="auto"/>
        <w:left w:val="none" w:sz="0" w:space="0" w:color="auto"/>
        <w:bottom w:val="none" w:sz="0" w:space="0" w:color="auto"/>
        <w:right w:val="none" w:sz="0" w:space="0" w:color="auto"/>
      </w:divBdr>
    </w:div>
    <w:div w:id="283658583">
      <w:marLeft w:val="640"/>
      <w:marRight w:val="0"/>
      <w:marTop w:val="0"/>
      <w:marBottom w:val="0"/>
      <w:divBdr>
        <w:top w:val="none" w:sz="0" w:space="0" w:color="auto"/>
        <w:left w:val="none" w:sz="0" w:space="0" w:color="auto"/>
        <w:bottom w:val="none" w:sz="0" w:space="0" w:color="auto"/>
        <w:right w:val="none" w:sz="0" w:space="0" w:color="auto"/>
      </w:divBdr>
    </w:div>
    <w:div w:id="285476818">
      <w:marLeft w:val="640"/>
      <w:marRight w:val="0"/>
      <w:marTop w:val="0"/>
      <w:marBottom w:val="0"/>
      <w:divBdr>
        <w:top w:val="none" w:sz="0" w:space="0" w:color="auto"/>
        <w:left w:val="none" w:sz="0" w:space="0" w:color="auto"/>
        <w:bottom w:val="none" w:sz="0" w:space="0" w:color="auto"/>
        <w:right w:val="none" w:sz="0" w:space="0" w:color="auto"/>
      </w:divBdr>
    </w:div>
    <w:div w:id="287468667">
      <w:bodyDiv w:val="1"/>
      <w:marLeft w:val="0"/>
      <w:marRight w:val="0"/>
      <w:marTop w:val="0"/>
      <w:marBottom w:val="0"/>
      <w:divBdr>
        <w:top w:val="none" w:sz="0" w:space="0" w:color="auto"/>
        <w:left w:val="none" w:sz="0" w:space="0" w:color="auto"/>
        <w:bottom w:val="none" w:sz="0" w:space="0" w:color="auto"/>
        <w:right w:val="none" w:sz="0" w:space="0" w:color="auto"/>
      </w:divBdr>
      <w:divsChild>
        <w:div w:id="110709026">
          <w:marLeft w:val="640"/>
          <w:marRight w:val="0"/>
          <w:marTop w:val="0"/>
          <w:marBottom w:val="0"/>
          <w:divBdr>
            <w:top w:val="none" w:sz="0" w:space="0" w:color="auto"/>
            <w:left w:val="none" w:sz="0" w:space="0" w:color="auto"/>
            <w:bottom w:val="none" w:sz="0" w:space="0" w:color="auto"/>
            <w:right w:val="none" w:sz="0" w:space="0" w:color="auto"/>
          </w:divBdr>
        </w:div>
        <w:div w:id="175508219">
          <w:marLeft w:val="640"/>
          <w:marRight w:val="0"/>
          <w:marTop w:val="0"/>
          <w:marBottom w:val="0"/>
          <w:divBdr>
            <w:top w:val="none" w:sz="0" w:space="0" w:color="auto"/>
            <w:left w:val="none" w:sz="0" w:space="0" w:color="auto"/>
            <w:bottom w:val="none" w:sz="0" w:space="0" w:color="auto"/>
            <w:right w:val="none" w:sz="0" w:space="0" w:color="auto"/>
          </w:divBdr>
        </w:div>
        <w:div w:id="228544012">
          <w:marLeft w:val="640"/>
          <w:marRight w:val="0"/>
          <w:marTop w:val="0"/>
          <w:marBottom w:val="0"/>
          <w:divBdr>
            <w:top w:val="none" w:sz="0" w:space="0" w:color="auto"/>
            <w:left w:val="none" w:sz="0" w:space="0" w:color="auto"/>
            <w:bottom w:val="none" w:sz="0" w:space="0" w:color="auto"/>
            <w:right w:val="none" w:sz="0" w:space="0" w:color="auto"/>
          </w:divBdr>
        </w:div>
        <w:div w:id="238713504">
          <w:marLeft w:val="640"/>
          <w:marRight w:val="0"/>
          <w:marTop w:val="0"/>
          <w:marBottom w:val="0"/>
          <w:divBdr>
            <w:top w:val="none" w:sz="0" w:space="0" w:color="auto"/>
            <w:left w:val="none" w:sz="0" w:space="0" w:color="auto"/>
            <w:bottom w:val="none" w:sz="0" w:space="0" w:color="auto"/>
            <w:right w:val="none" w:sz="0" w:space="0" w:color="auto"/>
          </w:divBdr>
        </w:div>
        <w:div w:id="239679197">
          <w:marLeft w:val="640"/>
          <w:marRight w:val="0"/>
          <w:marTop w:val="0"/>
          <w:marBottom w:val="0"/>
          <w:divBdr>
            <w:top w:val="none" w:sz="0" w:space="0" w:color="auto"/>
            <w:left w:val="none" w:sz="0" w:space="0" w:color="auto"/>
            <w:bottom w:val="none" w:sz="0" w:space="0" w:color="auto"/>
            <w:right w:val="none" w:sz="0" w:space="0" w:color="auto"/>
          </w:divBdr>
        </w:div>
        <w:div w:id="252905005">
          <w:marLeft w:val="640"/>
          <w:marRight w:val="0"/>
          <w:marTop w:val="0"/>
          <w:marBottom w:val="0"/>
          <w:divBdr>
            <w:top w:val="none" w:sz="0" w:space="0" w:color="auto"/>
            <w:left w:val="none" w:sz="0" w:space="0" w:color="auto"/>
            <w:bottom w:val="none" w:sz="0" w:space="0" w:color="auto"/>
            <w:right w:val="none" w:sz="0" w:space="0" w:color="auto"/>
          </w:divBdr>
        </w:div>
        <w:div w:id="408043790">
          <w:marLeft w:val="640"/>
          <w:marRight w:val="0"/>
          <w:marTop w:val="0"/>
          <w:marBottom w:val="0"/>
          <w:divBdr>
            <w:top w:val="none" w:sz="0" w:space="0" w:color="auto"/>
            <w:left w:val="none" w:sz="0" w:space="0" w:color="auto"/>
            <w:bottom w:val="none" w:sz="0" w:space="0" w:color="auto"/>
            <w:right w:val="none" w:sz="0" w:space="0" w:color="auto"/>
          </w:divBdr>
        </w:div>
        <w:div w:id="420025970">
          <w:marLeft w:val="640"/>
          <w:marRight w:val="0"/>
          <w:marTop w:val="0"/>
          <w:marBottom w:val="0"/>
          <w:divBdr>
            <w:top w:val="none" w:sz="0" w:space="0" w:color="auto"/>
            <w:left w:val="none" w:sz="0" w:space="0" w:color="auto"/>
            <w:bottom w:val="none" w:sz="0" w:space="0" w:color="auto"/>
            <w:right w:val="none" w:sz="0" w:space="0" w:color="auto"/>
          </w:divBdr>
        </w:div>
        <w:div w:id="707145349">
          <w:marLeft w:val="640"/>
          <w:marRight w:val="0"/>
          <w:marTop w:val="0"/>
          <w:marBottom w:val="0"/>
          <w:divBdr>
            <w:top w:val="none" w:sz="0" w:space="0" w:color="auto"/>
            <w:left w:val="none" w:sz="0" w:space="0" w:color="auto"/>
            <w:bottom w:val="none" w:sz="0" w:space="0" w:color="auto"/>
            <w:right w:val="none" w:sz="0" w:space="0" w:color="auto"/>
          </w:divBdr>
        </w:div>
        <w:div w:id="722950700">
          <w:marLeft w:val="640"/>
          <w:marRight w:val="0"/>
          <w:marTop w:val="0"/>
          <w:marBottom w:val="0"/>
          <w:divBdr>
            <w:top w:val="none" w:sz="0" w:space="0" w:color="auto"/>
            <w:left w:val="none" w:sz="0" w:space="0" w:color="auto"/>
            <w:bottom w:val="none" w:sz="0" w:space="0" w:color="auto"/>
            <w:right w:val="none" w:sz="0" w:space="0" w:color="auto"/>
          </w:divBdr>
        </w:div>
        <w:div w:id="810294398">
          <w:marLeft w:val="640"/>
          <w:marRight w:val="0"/>
          <w:marTop w:val="0"/>
          <w:marBottom w:val="0"/>
          <w:divBdr>
            <w:top w:val="none" w:sz="0" w:space="0" w:color="auto"/>
            <w:left w:val="none" w:sz="0" w:space="0" w:color="auto"/>
            <w:bottom w:val="none" w:sz="0" w:space="0" w:color="auto"/>
            <w:right w:val="none" w:sz="0" w:space="0" w:color="auto"/>
          </w:divBdr>
        </w:div>
        <w:div w:id="829755105">
          <w:marLeft w:val="640"/>
          <w:marRight w:val="0"/>
          <w:marTop w:val="0"/>
          <w:marBottom w:val="0"/>
          <w:divBdr>
            <w:top w:val="none" w:sz="0" w:space="0" w:color="auto"/>
            <w:left w:val="none" w:sz="0" w:space="0" w:color="auto"/>
            <w:bottom w:val="none" w:sz="0" w:space="0" w:color="auto"/>
            <w:right w:val="none" w:sz="0" w:space="0" w:color="auto"/>
          </w:divBdr>
        </w:div>
        <w:div w:id="861436781">
          <w:marLeft w:val="640"/>
          <w:marRight w:val="0"/>
          <w:marTop w:val="0"/>
          <w:marBottom w:val="0"/>
          <w:divBdr>
            <w:top w:val="none" w:sz="0" w:space="0" w:color="auto"/>
            <w:left w:val="none" w:sz="0" w:space="0" w:color="auto"/>
            <w:bottom w:val="none" w:sz="0" w:space="0" w:color="auto"/>
            <w:right w:val="none" w:sz="0" w:space="0" w:color="auto"/>
          </w:divBdr>
        </w:div>
        <w:div w:id="893539956">
          <w:marLeft w:val="640"/>
          <w:marRight w:val="0"/>
          <w:marTop w:val="0"/>
          <w:marBottom w:val="0"/>
          <w:divBdr>
            <w:top w:val="none" w:sz="0" w:space="0" w:color="auto"/>
            <w:left w:val="none" w:sz="0" w:space="0" w:color="auto"/>
            <w:bottom w:val="none" w:sz="0" w:space="0" w:color="auto"/>
            <w:right w:val="none" w:sz="0" w:space="0" w:color="auto"/>
          </w:divBdr>
        </w:div>
        <w:div w:id="905381176">
          <w:marLeft w:val="640"/>
          <w:marRight w:val="0"/>
          <w:marTop w:val="0"/>
          <w:marBottom w:val="0"/>
          <w:divBdr>
            <w:top w:val="none" w:sz="0" w:space="0" w:color="auto"/>
            <w:left w:val="none" w:sz="0" w:space="0" w:color="auto"/>
            <w:bottom w:val="none" w:sz="0" w:space="0" w:color="auto"/>
            <w:right w:val="none" w:sz="0" w:space="0" w:color="auto"/>
          </w:divBdr>
        </w:div>
        <w:div w:id="917517449">
          <w:marLeft w:val="640"/>
          <w:marRight w:val="0"/>
          <w:marTop w:val="0"/>
          <w:marBottom w:val="0"/>
          <w:divBdr>
            <w:top w:val="none" w:sz="0" w:space="0" w:color="auto"/>
            <w:left w:val="none" w:sz="0" w:space="0" w:color="auto"/>
            <w:bottom w:val="none" w:sz="0" w:space="0" w:color="auto"/>
            <w:right w:val="none" w:sz="0" w:space="0" w:color="auto"/>
          </w:divBdr>
        </w:div>
        <w:div w:id="966468174">
          <w:marLeft w:val="640"/>
          <w:marRight w:val="0"/>
          <w:marTop w:val="0"/>
          <w:marBottom w:val="0"/>
          <w:divBdr>
            <w:top w:val="none" w:sz="0" w:space="0" w:color="auto"/>
            <w:left w:val="none" w:sz="0" w:space="0" w:color="auto"/>
            <w:bottom w:val="none" w:sz="0" w:space="0" w:color="auto"/>
            <w:right w:val="none" w:sz="0" w:space="0" w:color="auto"/>
          </w:divBdr>
        </w:div>
        <w:div w:id="1028332858">
          <w:marLeft w:val="640"/>
          <w:marRight w:val="0"/>
          <w:marTop w:val="0"/>
          <w:marBottom w:val="0"/>
          <w:divBdr>
            <w:top w:val="none" w:sz="0" w:space="0" w:color="auto"/>
            <w:left w:val="none" w:sz="0" w:space="0" w:color="auto"/>
            <w:bottom w:val="none" w:sz="0" w:space="0" w:color="auto"/>
            <w:right w:val="none" w:sz="0" w:space="0" w:color="auto"/>
          </w:divBdr>
        </w:div>
        <w:div w:id="1047754338">
          <w:marLeft w:val="640"/>
          <w:marRight w:val="0"/>
          <w:marTop w:val="0"/>
          <w:marBottom w:val="0"/>
          <w:divBdr>
            <w:top w:val="none" w:sz="0" w:space="0" w:color="auto"/>
            <w:left w:val="none" w:sz="0" w:space="0" w:color="auto"/>
            <w:bottom w:val="none" w:sz="0" w:space="0" w:color="auto"/>
            <w:right w:val="none" w:sz="0" w:space="0" w:color="auto"/>
          </w:divBdr>
        </w:div>
        <w:div w:id="1102526566">
          <w:marLeft w:val="640"/>
          <w:marRight w:val="0"/>
          <w:marTop w:val="0"/>
          <w:marBottom w:val="0"/>
          <w:divBdr>
            <w:top w:val="none" w:sz="0" w:space="0" w:color="auto"/>
            <w:left w:val="none" w:sz="0" w:space="0" w:color="auto"/>
            <w:bottom w:val="none" w:sz="0" w:space="0" w:color="auto"/>
            <w:right w:val="none" w:sz="0" w:space="0" w:color="auto"/>
          </w:divBdr>
        </w:div>
        <w:div w:id="1347711430">
          <w:marLeft w:val="640"/>
          <w:marRight w:val="0"/>
          <w:marTop w:val="0"/>
          <w:marBottom w:val="0"/>
          <w:divBdr>
            <w:top w:val="none" w:sz="0" w:space="0" w:color="auto"/>
            <w:left w:val="none" w:sz="0" w:space="0" w:color="auto"/>
            <w:bottom w:val="none" w:sz="0" w:space="0" w:color="auto"/>
            <w:right w:val="none" w:sz="0" w:space="0" w:color="auto"/>
          </w:divBdr>
        </w:div>
        <w:div w:id="1359356502">
          <w:marLeft w:val="640"/>
          <w:marRight w:val="0"/>
          <w:marTop w:val="0"/>
          <w:marBottom w:val="0"/>
          <w:divBdr>
            <w:top w:val="none" w:sz="0" w:space="0" w:color="auto"/>
            <w:left w:val="none" w:sz="0" w:space="0" w:color="auto"/>
            <w:bottom w:val="none" w:sz="0" w:space="0" w:color="auto"/>
            <w:right w:val="none" w:sz="0" w:space="0" w:color="auto"/>
          </w:divBdr>
        </w:div>
        <w:div w:id="1450051007">
          <w:marLeft w:val="640"/>
          <w:marRight w:val="0"/>
          <w:marTop w:val="0"/>
          <w:marBottom w:val="0"/>
          <w:divBdr>
            <w:top w:val="none" w:sz="0" w:space="0" w:color="auto"/>
            <w:left w:val="none" w:sz="0" w:space="0" w:color="auto"/>
            <w:bottom w:val="none" w:sz="0" w:space="0" w:color="auto"/>
            <w:right w:val="none" w:sz="0" w:space="0" w:color="auto"/>
          </w:divBdr>
        </w:div>
        <w:div w:id="1482893349">
          <w:marLeft w:val="640"/>
          <w:marRight w:val="0"/>
          <w:marTop w:val="0"/>
          <w:marBottom w:val="0"/>
          <w:divBdr>
            <w:top w:val="none" w:sz="0" w:space="0" w:color="auto"/>
            <w:left w:val="none" w:sz="0" w:space="0" w:color="auto"/>
            <w:bottom w:val="none" w:sz="0" w:space="0" w:color="auto"/>
            <w:right w:val="none" w:sz="0" w:space="0" w:color="auto"/>
          </w:divBdr>
        </w:div>
        <w:div w:id="1490057695">
          <w:marLeft w:val="640"/>
          <w:marRight w:val="0"/>
          <w:marTop w:val="0"/>
          <w:marBottom w:val="0"/>
          <w:divBdr>
            <w:top w:val="none" w:sz="0" w:space="0" w:color="auto"/>
            <w:left w:val="none" w:sz="0" w:space="0" w:color="auto"/>
            <w:bottom w:val="none" w:sz="0" w:space="0" w:color="auto"/>
            <w:right w:val="none" w:sz="0" w:space="0" w:color="auto"/>
          </w:divBdr>
        </w:div>
        <w:div w:id="1493520803">
          <w:marLeft w:val="640"/>
          <w:marRight w:val="0"/>
          <w:marTop w:val="0"/>
          <w:marBottom w:val="0"/>
          <w:divBdr>
            <w:top w:val="none" w:sz="0" w:space="0" w:color="auto"/>
            <w:left w:val="none" w:sz="0" w:space="0" w:color="auto"/>
            <w:bottom w:val="none" w:sz="0" w:space="0" w:color="auto"/>
            <w:right w:val="none" w:sz="0" w:space="0" w:color="auto"/>
          </w:divBdr>
        </w:div>
        <w:div w:id="1550340447">
          <w:marLeft w:val="640"/>
          <w:marRight w:val="0"/>
          <w:marTop w:val="0"/>
          <w:marBottom w:val="0"/>
          <w:divBdr>
            <w:top w:val="none" w:sz="0" w:space="0" w:color="auto"/>
            <w:left w:val="none" w:sz="0" w:space="0" w:color="auto"/>
            <w:bottom w:val="none" w:sz="0" w:space="0" w:color="auto"/>
            <w:right w:val="none" w:sz="0" w:space="0" w:color="auto"/>
          </w:divBdr>
        </w:div>
        <w:div w:id="1592087543">
          <w:marLeft w:val="640"/>
          <w:marRight w:val="0"/>
          <w:marTop w:val="0"/>
          <w:marBottom w:val="0"/>
          <w:divBdr>
            <w:top w:val="none" w:sz="0" w:space="0" w:color="auto"/>
            <w:left w:val="none" w:sz="0" w:space="0" w:color="auto"/>
            <w:bottom w:val="none" w:sz="0" w:space="0" w:color="auto"/>
            <w:right w:val="none" w:sz="0" w:space="0" w:color="auto"/>
          </w:divBdr>
        </w:div>
        <w:div w:id="1623458236">
          <w:marLeft w:val="640"/>
          <w:marRight w:val="0"/>
          <w:marTop w:val="0"/>
          <w:marBottom w:val="0"/>
          <w:divBdr>
            <w:top w:val="none" w:sz="0" w:space="0" w:color="auto"/>
            <w:left w:val="none" w:sz="0" w:space="0" w:color="auto"/>
            <w:bottom w:val="none" w:sz="0" w:space="0" w:color="auto"/>
            <w:right w:val="none" w:sz="0" w:space="0" w:color="auto"/>
          </w:divBdr>
        </w:div>
        <w:div w:id="1674919648">
          <w:marLeft w:val="640"/>
          <w:marRight w:val="0"/>
          <w:marTop w:val="0"/>
          <w:marBottom w:val="0"/>
          <w:divBdr>
            <w:top w:val="none" w:sz="0" w:space="0" w:color="auto"/>
            <w:left w:val="none" w:sz="0" w:space="0" w:color="auto"/>
            <w:bottom w:val="none" w:sz="0" w:space="0" w:color="auto"/>
            <w:right w:val="none" w:sz="0" w:space="0" w:color="auto"/>
          </w:divBdr>
        </w:div>
        <w:div w:id="1783915112">
          <w:marLeft w:val="640"/>
          <w:marRight w:val="0"/>
          <w:marTop w:val="0"/>
          <w:marBottom w:val="0"/>
          <w:divBdr>
            <w:top w:val="none" w:sz="0" w:space="0" w:color="auto"/>
            <w:left w:val="none" w:sz="0" w:space="0" w:color="auto"/>
            <w:bottom w:val="none" w:sz="0" w:space="0" w:color="auto"/>
            <w:right w:val="none" w:sz="0" w:space="0" w:color="auto"/>
          </w:divBdr>
        </w:div>
        <w:div w:id="1854026066">
          <w:marLeft w:val="640"/>
          <w:marRight w:val="0"/>
          <w:marTop w:val="0"/>
          <w:marBottom w:val="0"/>
          <w:divBdr>
            <w:top w:val="none" w:sz="0" w:space="0" w:color="auto"/>
            <w:left w:val="none" w:sz="0" w:space="0" w:color="auto"/>
            <w:bottom w:val="none" w:sz="0" w:space="0" w:color="auto"/>
            <w:right w:val="none" w:sz="0" w:space="0" w:color="auto"/>
          </w:divBdr>
        </w:div>
        <w:div w:id="1898972822">
          <w:marLeft w:val="640"/>
          <w:marRight w:val="0"/>
          <w:marTop w:val="0"/>
          <w:marBottom w:val="0"/>
          <w:divBdr>
            <w:top w:val="none" w:sz="0" w:space="0" w:color="auto"/>
            <w:left w:val="none" w:sz="0" w:space="0" w:color="auto"/>
            <w:bottom w:val="none" w:sz="0" w:space="0" w:color="auto"/>
            <w:right w:val="none" w:sz="0" w:space="0" w:color="auto"/>
          </w:divBdr>
        </w:div>
        <w:div w:id="1903439985">
          <w:marLeft w:val="640"/>
          <w:marRight w:val="0"/>
          <w:marTop w:val="0"/>
          <w:marBottom w:val="0"/>
          <w:divBdr>
            <w:top w:val="none" w:sz="0" w:space="0" w:color="auto"/>
            <w:left w:val="none" w:sz="0" w:space="0" w:color="auto"/>
            <w:bottom w:val="none" w:sz="0" w:space="0" w:color="auto"/>
            <w:right w:val="none" w:sz="0" w:space="0" w:color="auto"/>
          </w:divBdr>
        </w:div>
        <w:div w:id="1916864238">
          <w:marLeft w:val="640"/>
          <w:marRight w:val="0"/>
          <w:marTop w:val="0"/>
          <w:marBottom w:val="0"/>
          <w:divBdr>
            <w:top w:val="none" w:sz="0" w:space="0" w:color="auto"/>
            <w:left w:val="none" w:sz="0" w:space="0" w:color="auto"/>
            <w:bottom w:val="none" w:sz="0" w:space="0" w:color="auto"/>
            <w:right w:val="none" w:sz="0" w:space="0" w:color="auto"/>
          </w:divBdr>
        </w:div>
        <w:div w:id="1955791782">
          <w:marLeft w:val="640"/>
          <w:marRight w:val="0"/>
          <w:marTop w:val="0"/>
          <w:marBottom w:val="0"/>
          <w:divBdr>
            <w:top w:val="none" w:sz="0" w:space="0" w:color="auto"/>
            <w:left w:val="none" w:sz="0" w:space="0" w:color="auto"/>
            <w:bottom w:val="none" w:sz="0" w:space="0" w:color="auto"/>
            <w:right w:val="none" w:sz="0" w:space="0" w:color="auto"/>
          </w:divBdr>
        </w:div>
        <w:div w:id="2076705963">
          <w:marLeft w:val="640"/>
          <w:marRight w:val="0"/>
          <w:marTop w:val="0"/>
          <w:marBottom w:val="0"/>
          <w:divBdr>
            <w:top w:val="none" w:sz="0" w:space="0" w:color="auto"/>
            <w:left w:val="none" w:sz="0" w:space="0" w:color="auto"/>
            <w:bottom w:val="none" w:sz="0" w:space="0" w:color="auto"/>
            <w:right w:val="none" w:sz="0" w:space="0" w:color="auto"/>
          </w:divBdr>
        </w:div>
        <w:div w:id="2077775086">
          <w:marLeft w:val="640"/>
          <w:marRight w:val="0"/>
          <w:marTop w:val="0"/>
          <w:marBottom w:val="0"/>
          <w:divBdr>
            <w:top w:val="none" w:sz="0" w:space="0" w:color="auto"/>
            <w:left w:val="none" w:sz="0" w:space="0" w:color="auto"/>
            <w:bottom w:val="none" w:sz="0" w:space="0" w:color="auto"/>
            <w:right w:val="none" w:sz="0" w:space="0" w:color="auto"/>
          </w:divBdr>
        </w:div>
        <w:div w:id="2101757666">
          <w:marLeft w:val="640"/>
          <w:marRight w:val="0"/>
          <w:marTop w:val="0"/>
          <w:marBottom w:val="0"/>
          <w:divBdr>
            <w:top w:val="none" w:sz="0" w:space="0" w:color="auto"/>
            <w:left w:val="none" w:sz="0" w:space="0" w:color="auto"/>
            <w:bottom w:val="none" w:sz="0" w:space="0" w:color="auto"/>
            <w:right w:val="none" w:sz="0" w:space="0" w:color="auto"/>
          </w:divBdr>
        </w:div>
        <w:div w:id="2128499419">
          <w:marLeft w:val="640"/>
          <w:marRight w:val="0"/>
          <w:marTop w:val="0"/>
          <w:marBottom w:val="0"/>
          <w:divBdr>
            <w:top w:val="none" w:sz="0" w:space="0" w:color="auto"/>
            <w:left w:val="none" w:sz="0" w:space="0" w:color="auto"/>
            <w:bottom w:val="none" w:sz="0" w:space="0" w:color="auto"/>
            <w:right w:val="none" w:sz="0" w:space="0" w:color="auto"/>
          </w:divBdr>
        </w:div>
      </w:divsChild>
    </w:div>
    <w:div w:id="290793235">
      <w:marLeft w:val="640"/>
      <w:marRight w:val="0"/>
      <w:marTop w:val="0"/>
      <w:marBottom w:val="0"/>
      <w:divBdr>
        <w:top w:val="none" w:sz="0" w:space="0" w:color="auto"/>
        <w:left w:val="none" w:sz="0" w:space="0" w:color="auto"/>
        <w:bottom w:val="none" w:sz="0" w:space="0" w:color="auto"/>
        <w:right w:val="none" w:sz="0" w:space="0" w:color="auto"/>
      </w:divBdr>
    </w:div>
    <w:div w:id="291523310">
      <w:marLeft w:val="640"/>
      <w:marRight w:val="0"/>
      <w:marTop w:val="0"/>
      <w:marBottom w:val="0"/>
      <w:divBdr>
        <w:top w:val="none" w:sz="0" w:space="0" w:color="auto"/>
        <w:left w:val="none" w:sz="0" w:space="0" w:color="auto"/>
        <w:bottom w:val="none" w:sz="0" w:space="0" w:color="auto"/>
        <w:right w:val="none" w:sz="0" w:space="0" w:color="auto"/>
      </w:divBdr>
    </w:div>
    <w:div w:id="294019770">
      <w:marLeft w:val="640"/>
      <w:marRight w:val="0"/>
      <w:marTop w:val="0"/>
      <w:marBottom w:val="0"/>
      <w:divBdr>
        <w:top w:val="none" w:sz="0" w:space="0" w:color="auto"/>
        <w:left w:val="none" w:sz="0" w:space="0" w:color="auto"/>
        <w:bottom w:val="none" w:sz="0" w:space="0" w:color="auto"/>
        <w:right w:val="none" w:sz="0" w:space="0" w:color="auto"/>
      </w:divBdr>
    </w:div>
    <w:div w:id="294336304">
      <w:bodyDiv w:val="1"/>
      <w:marLeft w:val="0"/>
      <w:marRight w:val="0"/>
      <w:marTop w:val="0"/>
      <w:marBottom w:val="0"/>
      <w:divBdr>
        <w:top w:val="none" w:sz="0" w:space="0" w:color="auto"/>
        <w:left w:val="none" w:sz="0" w:space="0" w:color="auto"/>
        <w:bottom w:val="none" w:sz="0" w:space="0" w:color="auto"/>
        <w:right w:val="none" w:sz="0" w:space="0" w:color="auto"/>
      </w:divBdr>
      <w:divsChild>
        <w:div w:id="16934413">
          <w:marLeft w:val="640"/>
          <w:marRight w:val="0"/>
          <w:marTop w:val="0"/>
          <w:marBottom w:val="0"/>
          <w:divBdr>
            <w:top w:val="none" w:sz="0" w:space="0" w:color="auto"/>
            <w:left w:val="none" w:sz="0" w:space="0" w:color="auto"/>
            <w:bottom w:val="none" w:sz="0" w:space="0" w:color="auto"/>
            <w:right w:val="none" w:sz="0" w:space="0" w:color="auto"/>
          </w:divBdr>
        </w:div>
        <w:div w:id="35586088">
          <w:marLeft w:val="640"/>
          <w:marRight w:val="0"/>
          <w:marTop w:val="0"/>
          <w:marBottom w:val="0"/>
          <w:divBdr>
            <w:top w:val="none" w:sz="0" w:space="0" w:color="auto"/>
            <w:left w:val="none" w:sz="0" w:space="0" w:color="auto"/>
            <w:bottom w:val="none" w:sz="0" w:space="0" w:color="auto"/>
            <w:right w:val="none" w:sz="0" w:space="0" w:color="auto"/>
          </w:divBdr>
        </w:div>
        <w:div w:id="107165707">
          <w:marLeft w:val="640"/>
          <w:marRight w:val="0"/>
          <w:marTop w:val="0"/>
          <w:marBottom w:val="0"/>
          <w:divBdr>
            <w:top w:val="none" w:sz="0" w:space="0" w:color="auto"/>
            <w:left w:val="none" w:sz="0" w:space="0" w:color="auto"/>
            <w:bottom w:val="none" w:sz="0" w:space="0" w:color="auto"/>
            <w:right w:val="none" w:sz="0" w:space="0" w:color="auto"/>
          </w:divBdr>
        </w:div>
        <w:div w:id="165362282">
          <w:marLeft w:val="640"/>
          <w:marRight w:val="0"/>
          <w:marTop w:val="0"/>
          <w:marBottom w:val="0"/>
          <w:divBdr>
            <w:top w:val="none" w:sz="0" w:space="0" w:color="auto"/>
            <w:left w:val="none" w:sz="0" w:space="0" w:color="auto"/>
            <w:bottom w:val="none" w:sz="0" w:space="0" w:color="auto"/>
            <w:right w:val="none" w:sz="0" w:space="0" w:color="auto"/>
          </w:divBdr>
        </w:div>
        <w:div w:id="234440383">
          <w:marLeft w:val="640"/>
          <w:marRight w:val="0"/>
          <w:marTop w:val="0"/>
          <w:marBottom w:val="0"/>
          <w:divBdr>
            <w:top w:val="none" w:sz="0" w:space="0" w:color="auto"/>
            <w:left w:val="none" w:sz="0" w:space="0" w:color="auto"/>
            <w:bottom w:val="none" w:sz="0" w:space="0" w:color="auto"/>
            <w:right w:val="none" w:sz="0" w:space="0" w:color="auto"/>
          </w:divBdr>
        </w:div>
        <w:div w:id="250740900">
          <w:marLeft w:val="640"/>
          <w:marRight w:val="0"/>
          <w:marTop w:val="0"/>
          <w:marBottom w:val="0"/>
          <w:divBdr>
            <w:top w:val="none" w:sz="0" w:space="0" w:color="auto"/>
            <w:left w:val="none" w:sz="0" w:space="0" w:color="auto"/>
            <w:bottom w:val="none" w:sz="0" w:space="0" w:color="auto"/>
            <w:right w:val="none" w:sz="0" w:space="0" w:color="auto"/>
          </w:divBdr>
        </w:div>
        <w:div w:id="265768257">
          <w:marLeft w:val="640"/>
          <w:marRight w:val="0"/>
          <w:marTop w:val="0"/>
          <w:marBottom w:val="0"/>
          <w:divBdr>
            <w:top w:val="none" w:sz="0" w:space="0" w:color="auto"/>
            <w:left w:val="none" w:sz="0" w:space="0" w:color="auto"/>
            <w:bottom w:val="none" w:sz="0" w:space="0" w:color="auto"/>
            <w:right w:val="none" w:sz="0" w:space="0" w:color="auto"/>
          </w:divBdr>
        </w:div>
        <w:div w:id="512962350">
          <w:marLeft w:val="640"/>
          <w:marRight w:val="0"/>
          <w:marTop w:val="0"/>
          <w:marBottom w:val="0"/>
          <w:divBdr>
            <w:top w:val="none" w:sz="0" w:space="0" w:color="auto"/>
            <w:left w:val="none" w:sz="0" w:space="0" w:color="auto"/>
            <w:bottom w:val="none" w:sz="0" w:space="0" w:color="auto"/>
            <w:right w:val="none" w:sz="0" w:space="0" w:color="auto"/>
          </w:divBdr>
        </w:div>
        <w:div w:id="537402121">
          <w:marLeft w:val="640"/>
          <w:marRight w:val="0"/>
          <w:marTop w:val="0"/>
          <w:marBottom w:val="0"/>
          <w:divBdr>
            <w:top w:val="none" w:sz="0" w:space="0" w:color="auto"/>
            <w:left w:val="none" w:sz="0" w:space="0" w:color="auto"/>
            <w:bottom w:val="none" w:sz="0" w:space="0" w:color="auto"/>
            <w:right w:val="none" w:sz="0" w:space="0" w:color="auto"/>
          </w:divBdr>
        </w:div>
        <w:div w:id="577906234">
          <w:marLeft w:val="640"/>
          <w:marRight w:val="0"/>
          <w:marTop w:val="0"/>
          <w:marBottom w:val="0"/>
          <w:divBdr>
            <w:top w:val="none" w:sz="0" w:space="0" w:color="auto"/>
            <w:left w:val="none" w:sz="0" w:space="0" w:color="auto"/>
            <w:bottom w:val="none" w:sz="0" w:space="0" w:color="auto"/>
            <w:right w:val="none" w:sz="0" w:space="0" w:color="auto"/>
          </w:divBdr>
        </w:div>
        <w:div w:id="622463156">
          <w:marLeft w:val="640"/>
          <w:marRight w:val="0"/>
          <w:marTop w:val="0"/>
          <w:marBottom w:val="0"/>
          <w:divBdr>
            <w:top w:val="none" w:sz="0" w:space="0" w:color="auto"/>
            <w:left w:val="none" w:sz="0" w:space="0" w:color="auto"/>
            <w:bottom w:val="none" w:sz="0" w:space="0" w:color="auto"/>
            <w:right w:val="none" w:sz="0" w:space="0" w:color="auto"/>
          </w:divBdr>
        </w:div>
        <w:div w:id="631517548">
          <w:marLeft w:val="640"/>
          <w:marRight w:val="0"/>
          <w:marTop w:val="0"/>
          <w:marBottom w:val="0"/>
          <w:divBdr>
            <w:top w:val="none" w:sz="0" w:space="0" w:color="auto"/>
            <w:left w:val="none" w:sz="0" w:space="0" w:color="auto"/>
            <w:bottom w:val="none" w:sz="0" w:space="0" w:color="auto"/>
            <w:right w:val="none" w:sz="0" w:space="0" w:color="auto"/>
          </w:divBdr>
        </w:div>
        <w:div w:id="653608586">
          <w:marLeft w:val="640"/>
          <w:marRight w:val="0"/>
          <w:marTop w:val="0"/>
          <w:marBottom w:val="0"/>
          <w:divBdr>
            <w:top w:val="none" w:sz="0" w:space="0" w:color="auto"/>
            <w:left w:val="none" w:sz="0" w:space="0" w:color="auto"/>
            <w:bottom w:val="none" w:sz="0" w:space="0" w:color="auto"/>
            <w:right w:val="none" w:sz="0" w:space="0" w:color="auto"/>
          </w:divBdr>
        </w:div>
        <w:div w:id="678234949">
          <w:marLeft w:val="640"/>
          <w:marRight w:val="0"/>
          <w:marTop w:val="0"/>
          <w:marBottom w:val="0"/>
          <w:divBdr>
            <w:top w:val="none" w:sz="0" w:space="0" w:color="auto"/>
            <w:left w:val="none" w:sz="0" w:space="0" w:color="auto"/>
            <w:bottom w:val="none" w:sz="0" w:space="0" w:color="auto"/>
            <w:right w:val="none" w:sz="0" w:space="0" w:color="auto"/>
          </w:divBdr>
        </w:div>
        <w:div w:id="717317836">
          <w:marLeft w:val="640"/>
          <w:marRight w:val="0"/>
          <w:marTop w:val="0"/>
          <w:marBottom w:val="0"/>
          <w:divBdr>
            <w:top w:val="none" w:sz="0" w:space="0" w:color="auto"/>
            <w:left w:val="none" w:sz="0" w:space="0" w:color="auto"/>
            <w:bottom w:val="none" w:sz="0" w:space="0" w:color="auto"/>
            <w:right w:val="none" w:sz="0" w:space="0" w:color="auto"/>
          </w:divBdr>
        </w:div>
        <w:div w:id="793257385">
          <w:marLeft w:val="640"/>
          <w:marRight w:val="0"/>
          <w:marTop w:val="0"/>
          <w:marBottom w:val="0"/>
          <w:divBdr>
            <w:top w:val="none" w:sz="0" w:space="0" w:color="auto"/>
            <w:left w:val="none" w:sz="0" w:space="0" w:color="auto"/>
            <w:bottom w:val="none" w:sz="0" w:space="0" w:color="auto"/>
            <w:right w:val="none" w:sz="0" w:space="0" w:color="auto"/>
          </w:divBdr>
        </w:div>
        <w:div w:id="801003724">
          <w:marLeft w:val="640"/>
          <w:marRight w:val="0"/>
          <w:marTop w:val="0"/>
          <w:marBottom w:val="0"/>
          <w:divBdr>
            <w:top w:val="none" w:sz="0" w:space="0" w:color="auto"/>
            <w:left w:val="none" w:sz="0" w:space="0" w:color="auto"/>
            <w:bottom w:val="none" w:sz="0" w:space="0" w:color="auto"/>
            <w:right w:val="none" w:sz="0" w:space="0" w:color="auto"/>
          </w:divBdr>
        </w:div>
        <w:div w:id="860316240">
          <w:marLeft w:val="640"/>
          <w:marRight w:val="0"/>
          <w:marTop w:val="0"/>
          <w:marBottom w:val="0"/>
          <w:divBdr>
            <w:top w:val="none" w:sz="0" w:space="0" w:color="auto"/>
            <w:left w:val="none" w:sz="0" w:space="0" w:color="auto"/>
            <w:bottom w:val="none" w:sz="0" w:space="0" w:color="auto"/>
            <w:right w:val="none" w:sz="0" w:space="0" w:color="auto"/>
          </w:divBdr>
        </w:div>
        <w:div w:id="908463115">
          <w:marLeft w:val="640"/>
          <w:marRight w:val="0"/>
          <w:marTop w:val="0"/>
          <w:marBottom w:val="0"/>
          <w:divBdr>
            <w:top w:val="none" w:sz="0" w:space="0" w:color="auto"/>
            <w:left w:val="none" w:sz="0" w:space="0" w:color="auto"/>
            <w:bottom w:val="none" w:sz="0" w:space="0" w:color="auto"/>
            <w:right w:val="none" w:sz="0" w:space="0" w:color="auto"/>
          </w:divBdr>
        </w:div>
        <w:div w:id="961427281">
          <w:marLeft w:val="640"/>
          <w:marRight w:val="0"/>
          <w:marTop w:val="0"/>
          <w:marBottom w:val="0"/>
          <w:divBdr>
            <w:top w:val="none" w:sz="0" w:space="0" w:color="auto"/>
            <w:left w:val="none" w:sz="0" w:space="0" w:color="auto"/>
            <w:bottom w:val="none" w:sz="0" w:space="0" w:color="auto"/>
            <w:right w:val="none" w:sz="0" w:space="0" w:color="auto"/>
          </w:divBdr>
        </w:div>
        <w:div w:id="1028065844">
          <w:marLeft w:val="640"/>
          <w:marRight w:val="0"/>
          <w:marTop w:val="0"/>
          <w:marBottom w:val="0"/>
          <w:divBdr>
            <w:top w:val="none" w:sz="0" w:space="0" w:color="auto"/>
            <w:left w:val="none" w:sz="0" w:space="0" w:color="auto"/>
            <w:bottom w:val="none" w:sz="0" w:space="0" w:color="auto"/>
            <w:right w:val="none" w:sz="0" w:space="0" w:color="auto"/>
          </w:divBdr>
        </w:div>
        <w:div w:id="1083769161">
          <w:marLeft w:val="640"/>
          <w:marRight w:val="0"/>
          <w:marTop w:val="0"/>
          <w:marBottom w:val="0"/>
          <w:divBdr>
            <w:top w:val="none" w:sz="0" w:space="0" w:color="auto"/>
            <w:left w:val="none" w:sz="0" w:space="0" w:color="auto"/>
            <w:bottom w:val="none" w:sz="0" w:space="0" w:color="auto"/>
            <w:right w:val="none" w:sz="0" w:space="0" w:color="auto"/>
          </w:divBdr>
        </w:div>
        <w:div w:id="1133401237">
          <w:marLeft w:val="640"/>
          <w:marRight w:val="0"/>
          <w:marTop w:val="0"/>
          <w:marBottom w:val="0"/>
          <w:divBdr>
            <w:top w:val="none" w:sz="0" w:space="0" w:color="auto"/>
            <w:left w:val="none" w:sz="0" w:space="0" w:color="auto"/>
            <w:bottom w:val="none" w:sz="0" w:space="0" w:color="auto"/>
            <w:right w:val="none" w:sz="0" w:space="0" w:color="auto"/>
          </w:divBdr>
        </w:div>
        <w:div w:id="1150441952">
          <w:marLeft w:val="640"/>
          <w:marRight w:val="0"/>
          <w:marTop w:val="0"/>
          <w:marBottom w:val="0"/>
          <w:divBdr>
            <w:top w:val="none" w:sz="0" w:space="0" w:color="auto"/>
            <w:left w:val="none" w:sz="0" w:space="0" w:color="auto"/>
            <w:bottom w:val="none" w:sz="0" w:space="0" w:color="auto"/>
            <w:right w:val="none" w:sz="0" w:space="0" w:color="auto"/>
          </w:divBdr>
        </w:div>
        <w:div w:id="1156727385">
          <w:marLeft w:val="640"/>
          <w:marRight w:val="0"/>
          <w:marTop w:val="0"/>
          <w:marBottom w:val="0"/>
          <w:divBdr>
            <w:top w:val="none" w:sz="0" w:space="0" w:color="auto"/>
            <w:left w:val="none" w:sz="0" w:space="0" w:color="auto"/>
            <w:bottom w:val="none" w:sz="0" w:space="0" w:color="auto"/>
            <w:right w:val="none" w:sz="0" w:space="0" w:color="auto"/>
          </w:divBdr>
        </w:div>
        <w:div w:id="1351418958">
          <w:marLeft w:val="640"/>
          <w:marRight w:val="0"/>
          <w:marTop w:val="0"/>
          <w:marBottom w:val="0"/>
          <w:divBdr>
            <w:top w:val="none" w:sz="0" w:space="0" w:color="auto"/>
            <w:left w:val="none" w:sz="0" w:space="0" w:color="auto"/>
            <w:bottom w:val="none" w:sz="0" w:space="0" w:color="auto"/>
            <w:right w:val="none" w:sz="0" w:space="0" w:color="auto"/>
          </w:divBdr>
        </w:div>
        <w:div w:id="1434738376">
          <w:marLeft w:val="640"/>
          <w:marRight w:val="0"/>
          <w:marTop w:val="0"/>
          <w:marBottom w:val="0"/>
          <w:divBdr>
            <w:top w:val="none" w:sz="0" w:space="0" w:color="auto"/>
            <w:left w:val="none" w:sz="0" w:space="0" w:color="auto"/>
            <w:bottom w:val="none" w:sz="0" w:space="0" w:color="auto"/>
            <w:right w:val="none" w:sz="0" w:space="0" w:color="auto"/>
          </w:divBdr>
        </w:div>
        <w:div w:id="1537740137">
          <w:marLeft w:val="640"/>
          <w:marRight w:val="0"/>
          <w:marTop w:val="0"/>
          <w:marBottom w:val="0"/>
          <w:divBdr>
            <w:top w:val="none" w:sz="0" w:space="0" w:color="auto"/>
            <w:left w:val="none" w:sz="0" w:space="0" w:color="auto"/>
            <w:bottom w:val="none" w:sz="0" w:space="0" w:color="auto"/>
            <w:right w:val="none" w:sz="0" w:space="0" w:color="auto"/>
          </w:divBdr>
        </w:div>
        <w:div w:id="1544709982">
          <w:marLeft w:val="640"/>
          <w:marRight w:val="0"/>
          <w:marTop w:val="0"/>
          <w:marBottom w:val="0"/>
          <w:divBdr>
            <w:top w:val="none" w:sz="0" w:space="0" w:color="auto"/>
            <w:left w:val="none" w:sz="0" w:space="0" w:color="auto"/>
            <w:bottom w:val="none" w:sz="0" w:space="0" w:color="auto"/>
            <w:right w:val="none" w:sz="0" w:space="0" w:color="auto"/>
          </w:divBdr>
        </w:div>
        <w:div w:id="1613828231">
          <w:marLeft w:val="640"/>
          <w:marRight w:val="0"/>
          <w:marTop w:val="0"/>
          <w:marBottom w:val="0"/>
          <w:divBdr>
            <w:top w:val="none" w:sz="0" w:space="0" w:color="auto"/>
            <w:left w:val="none" w:sz="0" w:space="0" w:color="auto"/>
            <w:bottom w:val="none" w:sz="0" w:space="0" w:color="auto"/>
            <w:right w:val="none" w:sz="0" w:space="0" w:color="auto"/>
          </w:divBdr>
        </w:div>
        <w:div w:id="1677996615">
          <w:marLeft w:val="640"/>
          <w:marRight w:val="0"/>
          <w:marTop w:val="0"/>
          <w:marBottom w:val="0"/>
          <w:divBdr>
            <w:top w:val="none" w:sz="0" w:space="0" w:color="auto"/>
            <w:left w:val="none" w:sz="0" w:space="0" w:color="auto"/>
            <w:bottom w:val="none" w:sz="0" w:space="0" w:color="auto"/>
            <w:right w:val="none" w:sz="0" w:space="0" w:color="auto"/>
          </w:divBdr>
        </w:div>
        <w:div w:id="1689141614">
          <w:marLeft w:val="640"/>
          <w:marRight w:val="0"/>
          <w:marTop w:val="0"/>
          <w:marBottom w:val="0"/>
          <w:divBdr>
            <w:top w:val="none" w:sz="0" w:space="0" w:color="auto"/>
            <w:left w:val="none" w:sz="0" w:space="0" w:color="auto"/>
            <w:bottom w:val="none" w:sz="0" w:space="0" w:color="auto"/>
            <w:right w:val="none" w:sz="0" w:space="0" w:color="auto"/>
          </w:divBdr>
        </w:div>
        <w:div w:id="1737824186">
          <w:marLeft w:val="640"/>
          <w:marRight w:val="0"/>
          <w:marTop w:val="0"/>
          <w:marBottom w:val="0"/>
          <w:divBdr>
            <w:top w:val="none" w:sz="0" w:space="0" w:color="auto"/>
            <w:left w:val="none" w:sz="0" w:space="0" w:color="auto"/>
            <w:bottom w:val="none" w:sz="0" w:space="0" w:color="auto"/>
            <w:right w:val="none" w:sz="0" w:space="0" w:color="auto"/>
          </w:divBdr>
        </w:div>
        <w:div w:id="1897621023">
          <w:marLeft w:val="640"/>
          <w:marRight w:val="0"/>
          <w:marTop w:val="0"/>
          <w:marBottom w:val="0"/>
          <w:divBdr>
            <w:top w:val="none" w:sz="0" w:space="0" w:color="auto"/>
            <w:left w:val="none" w:sz="0" w:space="0" w:color="auto"/>
            <w:bottom w:val="none" w:sz="0" w:space="0" w:color="auto"/>
            <w:right w:val="none" w:sz="0" w:space="0" w:color="auto"/>
          </w:divBdr>
        </w:div>
        <w:div w:id="1906067179">
          <w:marLeft w:val="640"/>
          <w:marRight w:val="0"/>
          <w:marTop w:val="0"/>
          <w:marBottom w:val="0"/>
          <w:divBdr>
            <w:top w:val="none" w:sz="0" w:space="0" w:color="auto"/>
            <w:left w:val="none" w:sz="0" w:space="0" w:color="auto"/>
            <w:bottom w:val="none" w:sz="0" w:space="0" w:color="auto"/>
            <w:right w:val="none" w:sz="0" w:space="0" w:color="auto"/>
          </w:divBdr>
        </w:div>
        <w:div w:id="1917738423">
          <w:marLeft w:val="640"/>
          <w:marRight w:val="0"/>
          <w:marTop w:val="0"/>
          <w:marBottom w:val="0"/>
          <w:divBdr>
            <w:top w:val="none" w:sz="0" w:space="0" w:color="auto"/>
            <w:left w:val="none" w:sz="0" w:space="0" w:color="auto"/>
            <w:bottom w:val="none" w:sz="0" w:space="0" w:color="auto"/>
            <w:right w:val="none" w:sz="0" w:space="0" w:color="auto"/>
          </w:divBdr>
        </w:div>
        <w:div w:id="1970935973">
          <w:marLeft w:val="640"/>
          <w:marRight w:val="0"/>
          <w:marTop w:val="0"/>
          <w:marBottom w:val="0"/>
          <w:divBdr>
            <w:top w:val="none" w:sz="0" w:space="0" w:color="auto"/>
            <w:left w:val="none" w:sz="0" w:space="0" w:color="auto"/>
            <w:bottom w:val="none" w:sz="0" w:space="0" w:color="auto"/>
            <w:right w:val="none" w:sz="0" w:space="0" w:color="auto"/>
          </w:divBdr>
        </w:div>
        <w:div w:id="1978031037">
          <w:marLeft w:val="640"/>
          <w:marRight w:val="0"/>
          <w:marTop w:val="0"/>
          <w:marBottom w:val="0"/>
          <w:divBdr>
            <w:top w:val="none" w:sz="0" w:space="0" w:color="auto"/>
            <w:left w:val="none" w:sz="0" w:space="0" w:color="auto"/>
            <w:bottom w:val="none" w:sz="0" w:space="0" w:color="auto"/>
            <w:right w:val="none" w:sz="0" w:space="0" w:color="auto"/>
          </w:divBdr>
        </w:div>
        <w:div w:id="1983922666">
          <w:marLeft w:val="640"/>
          <w:marRight w:val="0"/>
          <w:marTop w:val="0"/>
          <w:marBottom w:val="0"/>
          <w:divBdr>
            <w:top w:val="none" w:sz="0" w:space="0" w:color="auto"/>
            <w:left w:val="none" w:sz="0" w:space="0" w:color="auto"/>
            <w:bottom w:val="none" w:sz="0" w:space="0" w:color="auto"/>
            <w:right w:val="none" w:sz="0" w:space="0" w:color="auto"/>
          </w:divBdr>
        </w:div>
        <w:div w:id="2018265759">
          <w:marLeft w:val="640"/>
          <w:marRight w:val="0"/>
          <w:marTop w:val="0"/>
          <w:marBottom w:val="0"/>
          <w:divBdr>
            <w:top w:val="none" w:sz="0" w:space="0" w:color="auto"/>
            <w:left w:val="none" w:sz="0" w:space="0" w:color="auto"/>
            <w:bottom w:val="none" w:sz="0" w:space="0" w:color="auto"/>
            <w:right w:val="none" w:sz="0" w:space="0" w:color="auto"/>
          </w:divBdr>
        </w:div>
        <w:div w:id="2051102836">
          <w:marLeft w:val="640"/>
          <w:marRight w:val="0"/>
          <w:marTop w:val="0"/>
          <w:marBottom w:val="0"/>
          <w:divBdr>
            <w:top w:val="none" w:sz="0" w:space="0" w:color="auto"/>
            <w:left w:val="none" w:sz="0" w:space="0" w:color="auto"/>
            <w:bottom w:val="none" w:sz="0" w:space="0" w:color="auto"/>
            <w:right w:val="none" w:sz="0" w:space="0" w:color="auto"/>
          </w:divBdr>
        </w:div>
        <w:div w:id="2102095348">
          <w:marLeft w:val="640"/>
          <w:marRight w:val="0"/>
          <w:marTop w:val="0"/>
          <w:marBottom w:val="0"/>
          <w:divBdr>
            <w:top w:val="none" w:sz="0" w:space="0" w:color="auto"/>
            <w:left w:val="none" w:sz="0" w:space="0" w:color="auto"/>
            <w:bottom w:val="none" w:sz="0" w:space="0" w:color="auto"/>
            <w:right w:val="none" w:sz="0" w:space="0" w:color="auto"/>
          </w:divBdr>
        </w:div>
        <w:div w:id="2107921692">
          <w:marLeft w:val="640"/>
          <w:marRight w:val="0"/>
          <w:marTop w:val="0"/>
          <w:marBottom w:val="0"/>
          <w:divBdr>
            <w:top w:val="none" w:sz="0" w:space="0" w:color="auto"/>
            <w:left w:val="none" w:sz="0" w:space="0" w:color="auto"/>
            <w:bottom w:val="none" w:sz="0" w:space="0" w:color="auto"/>
            <w:right w:val="none" w:sz="0" w:space="0" w:color="auto"/>
          </w:divBdr>
        </w:div>
      </w:divsChild>
    </w:div>
    <w:div w:id="298726350">
      <w:marLeft w:val="0"/>
      <w:marRight w:val="0"/>
      <w:marTop w:val="0"/>
      <w:marBottom w:val="0"/>
      <w:divBdr>
        <w:top w:val="none" w:sz="0" w:space="0" w:color="auto"/>
        <w:left w:val="none" w:sz="0" w:space="0" w:color="auto"/>
        <w:bottom w:val="none" w:sz="0" w:space="0" w:color="auto"/>
        <w:right w:val="none" w:sz="0" w:space="0" w:color="auto"/>
      </w:divBdr>
    </w:div>
    <w:div w:id="301814930">
      <w:marLeft w:val="0"/>
      <w:marRight w:val="0"/>
      <w:marTop w:val="0"/>
      <w:marBottom w:val="0"/>
      <w:divBdr>
        <w:top w:val="none" w:sz="0" w:space="0" w:color="auto"/>
        <w:left w:val="none" w:sz="0" w:space="0" w:color="auto"/>
        <w:bottom w:val="none" w:sz="0" w:space="0" w:color="auto"/>
        <w:right w:val="none" w:sz="0" w:space="0" w:color="auto"/>
      </w:divBdr>
    </w:div>
    <w:div w:id="304163648">
      <w:bodyDiv w:val="1"/>
      <w:marLeft w:val="0"/>
      <w:marRight w:val="0"/>
      <w:marTop w:val="0"/>
      <w:marBottom w:val="0"/>
      <w:divBdr>
        <w:top w:val="none" w:sz="0" w:space="0" w:color="auto"/>
        <w:left w:val="none" w:sz="0" w:space="0" w:color="auto"/>
        <w:bottom w:val="none" w:sz="0" w:space="0" w:color="auto"/>
        <w:right w:val="none" w:sz="0" w:space="0" w:color="auto"/>
      </w:divBdr>
      <w:divsChild>
        <w:div w:id="1191411372">
          <w:marLeft w:val="640"/>
          <w:marRight w:val="0"/>
          <w:marTop w:val="0"/>
          <w:marBottom w:val="0"/>
          <w:divBdr>
            <w:top w:val="none" w:sz="0" w:space="0" w:color="auto"/>
            <w:left w:val="none" w:sz="0" w:space="0" w:color="auto"/>
            <w:bottom w:val="none" w:sz="0" w:space="0" w:color="auto"/>
            <w:right w:val="none" w:sz="0" w:space="0" w:color="auto"/>
          </w:divBdr>
        </w:div>
        <w:div w:id="266738906">
          <w:marLeft w:val="640"/>
          <w:marRight w:val="0"/>
          <w:marTop w:val="0"/>
          <w:marBottom w:val="0"/>
          <w:divBdr>
            <w:top w:val="none" w:sz="0" w:space="0" w:color="auto"/>
            <w:left w:val="none" w:sz="0" w:space="0" w:color="auto"/>
            <w:bottom w:val="none" w:sz="0" w:space="0" w:color="auto"/>
            <w:right w:val="none" w:sz="0" w:space="0" w:color="auto"/>
          </w:divBdr>
        </w:div>
        <w:div w:id="350031441">
          <w:marLeft w:val="640"/>
          <w:marRight w:val="0"/>
          <w:marTop w:val="0"/>
          <w:marBottom w:val="0"/>
          <w:divBdr>
            <w:top w:val="none" w:sz="0" w:space="0" w:color="auto"/>
            <w:left w:val="none" w:sz="0" w:space="0" w:color="auto"/>
            <w:bottom w:val="none" w:sz="0" w:space="0" w:color="auto"/>
            <w:right w:val="none" w:sz="0" w:space="0" w:color="auto"/>
          </w:divBdr>
        </w:div>
        <w:div w:id="343363458">
          <w:marLeft w:val="640"/>
          <w:marRight w:val="0"/>
          <w:marTop w:val="0"/>
          <w:marBottom w:val="0"/>
          <w:divBdr>
            <w:top w:val="none" w:sz="0" w:space="0" w:color="auto"/>
            <w:left w:val="none" w:sz="0" w:space="0" w:color="auto"/>
            <w:bottom w:val="none" w:sz="0" w:space="0" w:color="auto"/>
            <w:right w:val="none" w:sz="0" w:space="0" w:color="auto"/>
          </w:divBdr>
        </w:div>
        <w:div w:id="232856523">
          <w:marLeft w:val="640"/>
          <w:marRight w:val="0"/>
          <w:marTop w:val="0"/>
          <w:marBottom w:val="0"/>
          <w:divBdr>
            <w:top w:val="none" w:sz="0" w:space="0" w:color="auto"/>
            <w:left w:val="none" w:sz="0" w:space="0" w:color="auto"/>
            <w:bottom w:val="none" w:sz="0" w:space="0" w:color="auto"/>
            <w:right w:val="none" w:sz="0" w:space="0" w:color="auto"/>
          </w:divBdr>
        </w:div>
        <w:div w:id="680082353">
          <w:marLeft w:val="640"/>
          <w:marRight w:val="0"/>
          <w:marTop w:val="0"/>
          <w:marBottom w:val="0"/>
          <w:divBdr>
            <w:top w:val="none" w:sz="0" w:space="0" w:color="auto"/>
            <w:left w:val="none" w:sz="0" w:space="0" w:color="auto"/>
            <w:bottom w:val="none" w:sz="0" w:space="0" w:color="auto"/>
            <w:right w:val="none" w:sz="0" w:space="0" w:color="auto"/>
          </w:divBdr>
        </w:div>
        <w:div w:id="1140880433">
          <w:marLeft w:val="640"/>
          <w:marRight w:val="0"/>
          <w:marTop w:val="0"/>
          <w:marBottom w:val="0"/>
          <w:divBdr>
            <w:top w:val="none" w:sz="0" w:space="0" w:color="auto"/>
            <w:left w:val="none" w:sz="0" w:space="0" w:color="auto"/>
            <w:bottom w:val="none" w:sz="0" w:space="0" w:color="auto"/>
            <w:right w:val="none" w:sz="0" w:space="0" w:color="auto"/>
          </w:divBdr>
        </w:div>
        <w:div w:id="286858285">
          <w:marLeft w:val="640"/>
          <w:marRight w:val="0"/>
          <w:marTop w:val="0"/>
          <w:marBottom w:val="0"/>
          <w:divBdr>
            <w:top w:val="none" w:sz="0" w:space="0" w:color="auto"/>
            <w:left w:val="none" w:sz="0" w:space="0" w:color="auto"/>
            <w:bottom w:val="none" w:sz="0" w:space="0" w:color="auto"/>
            <w:right w:val="none" w:sz="0" w:space="0" w:color="auto"/>
          </w:divBdr>
        </w:div>
        <w:div w:id="1488009406">
          <w:marLeft w:val="640"/>
          <w:marRight w:val="0"/>
          <w:marTop w:val="0"/>
          <w:marBottom w:val="0"/>
          <w:divBdr>
            <w:top w:val="none" w:sz="0" w:space="0" w:color="auto"/>
            <w:left w:val="none" w:sz="0" w:space="0" w:color="auto"/>
            <w:bottom w:val="none" w:sz="0" w:space="0" w:color="auto"/>
            <w:right w:val="none" w:sz="0" w:space="0" w:color="auto"/>
          </w:divBdr>
        </w:div>
        <w:div w:id="1448892840">
          <w:marLeft w:val="640"/>
          <w:marRight w:val="0"/>
          <w:marTop w:val="0"/>
          <w:marBottom w:val="0"/>
          <w:divBdr>
            <w:top w:val="none" w:sz="0" w:space="0" w:color="auto"/>
            <w:left w:val="none" w:sz="0" w:space="0" w:color="auto"/>
            <w:bottom w:val="none" w:sz="0" w:space="0" w:color="auto"/>
            <w:right w:val="none" w:sz="0" w:space="0" w:color="auto"/>
          </w:divBdr>
        </w:div>
        <w:div w:id="1923220598">
          <w:marLeft w:val="640"/>
          <w:marRight w:val="0"/>
          <w:marTop w:val="0"/>
          <w:marBottom w:val="0"/>
          <w:divBdr>
            <w:top w:val="none" w:sz="0" w:space="0" w:color="auto"/>
            <w:left w:val="none" w:sz="0" w:space="0" w:color="auto"/>
            <w:bottom w:val="none" w:sz="0" w:space="0" w:color="auto"/>
            <w:right w:val="none" w:sz="0" w:space="0" w:color="auto"/>
          </w:divBdr>
        </w:div>
        <w:div w:id="1578323443">
          <w:marLeft w:val="640"/>
          <w:marRight w:val="0"/>
          <w:marTop w:val="0"/>
          <w:marBottom w:val="0"/>
          <w:divBdr>
            <w:top w:val="none" w:sz="0" w:space="0" w:color="auto"/>
            <w:left w:val="none" w:sz="0" w:space="0" w:color="auto"/>
            <w:bottom w:val="none" w:sz="0" w:space="0" w:color="auto"/>
            <w:right w:val="none" w:sz="0" w:space="0" w:color="auto"/>
          </w:divBdr>
        </w:div>
        <w:div w:id="405878405">
          <w:marLeft w:val="640"/>
          <w:marRight w:val="0"/>
          <w:marTop w:val="0"/>
          <w:marBottom w:val="0"/>
          <w:divBdr>
            <w:top w:val="none" w:sz="0" w:space="0" w:color="auto"/>
            <w:left w:val="none" w:sz="0" w:space="0" w:color="auto"/>
            <w:bottom w:val="none" w:sz="0" w:space="0" w:color="auto"/>
            <w:right w:val="none" w:sz="0" w:space="0" w:color="auto"/>
          </w:divBdr>
        </w:div>
        <w:div w:id="1158692373">
          <w:marLeft w:val="640"/>
          <w:marRight w:val="0"/>
          <w:marTop w:val="0"/>
          <w:marBottom w:val="0"/>
          <w:divBdr>
            <w:top w:val="none" w:sz="0" w:space="0" w:color="auto"/>
            <w:left w:val="none" w:sz="0" w:space="0" w:color="auto"/>
            <w:bottom w:val="none" w:sz="0" w:space="0" w:color="auto"/>
            <w:right w:val="none" w:sz="0" w:space="0" w:color="auto"/>
          </w:divBdr>
        </w:div>
        <w:div w:id="354037426">
          <w:marLeft w:val="640"/>
          <w:marRight w:val="0"/>
          <w:marTop w:val="0"/>
          <w:marBottom w:val="0"/>
          <w:divBdr>
            <w:top w:val="none" w:sz="0" w:space="0" w:color="auto"/>
            <w:left w:val="none" w:sz="0" w:space="0" w:color="auto"/>
            <w:bottom w:val="none" w:sz="0" w:space="0" w:color="auto"/>
            <w:right w:val="none" w:sz="0" w:space="0" w:color="auto"/>
          </w:divBdr>
        </w:div>
        <w:div w:id="1596087466">
          <w:marLeft w:val="640"/>
          <w:marRight w:val="0"/>
          <w:marTop w:val="0"/>
          <w:marBottom w:val="0"/>
          <w:divBdr>
            <w:top w:val="none" w:sz="0" w:space="0" w:color="auto"/>
            <w:left w:val="none" w:sz="0" w:space="0" w:color="auto"/>
            <w:bottom w:val="none" w:sz="0" w:space="0" w:color="auto"/>
            <w:right w:val="none" w:sz="0" w:space="0" w:color="auto"/>
          </w:divBdr>
        </w:div>
        <w:div w:id="273487579">
          <w:marLeft w:val="640"/>
          <w:marRight w:val="0"/>
          <w:marTop w:val="0"/>
          <w:marBottom w:val="0"/>
          <w:divBdr>
            <w:top w:val="none" w:sz="0" w:space="0" w:color="auto"/>
            <w:left w:val="none" w:sz="0" w:space="0" w:color="auto"/>
            <w:bottom w:val="none" w:sz="0" w:space="0" w:color="auto"/>
            <w:right w:val="none" w:sz="0" w:space="0" w:color="auto"/>
          </w:divBdr>
        </w:div>
        <w:div w:id="2081169083">
          <w:marLeft w:val="640"/>
          <w:marRight w:val="0"/>
          <w:marTop w:val="0"/>
          <w:marBottom w:val="0"/>
          <w:divBdr>
            <w:top w:val="none" w:sz="0" w:space="0" w:color="auto"/>
            <w:left w:val="none" w:sz="0" w:space="0" w:color="auto"/>
            <w:bottom w:val="none" w:sz="0" w:space="0" w:color="auto"/>
            <w:right w:val="none" w:sz="0" w:space="0" w:color="auto"/>
          </w:divBdr>
        </w:div>
        <w:div w:id="556743505">
          <w:marLeft w:val="640"/>
          <w:marRight w:val="0"/>
          <w:marTop w:val="0"/>
          <w:marBottom w:val="0"/>
          <w:divBdr>
            <w:top w:val="none" w:sz="0" w:space="0" w:color="auto"/>
            <w:left w:val="none" w:sz="0" w:space="0" w:color="auto"/>
            <w:bottom w:val="none" w:sz="0" w:space="0" w:color="auto"/>
            <w:right w:val="none" w:sz="0" w:space="0" w:color="auto"/>
          </w:divBdr>
        </w:div>
        <w:div w:id="1505827334">
          <w:marLeft w:val="640"/>
          <w:marRight w:val="0"/>
          <w:marTop w:val="0"/>
          <w:marBottom w:val="0"/>
          <w:divBdr>
            <w:top w:val="none" w:sz="0" w:space="0" w:color="auto"/>
            <w:left w:val="none" w:sz="0" w:space="0" w:color="auto"/>
            <w:bottom w:val="none" w:sz="0" w:space="0" w:color="auto"/>
            <w:right w:val="none" w:sz="0" w:space="0" w:color="auto"/>
          </w:divBdr>
        </w:div>
        <w:div w:id="324676082">
          <w:marLeft w:val="640"/>
          <w:marRight w:val="0"/>
          <w:marTop w:val="0"/>
          <w:marBottom w:val="0"/>
          <w:divBdr>
            <w:top w:val="none" w:sz="0" w:space="0" w:color="auto"/>
            <w:left w:val="none" w:sz="0" w:space="0" w:color="auto"/>
            <w:bottom w:val="none" w:sz="0" w:space="0" w:color="auto"/>
            <w:right w:val="none" w:sz="0" w:space="0" w:color="auto"/>
          </w:divBdr>
        </w:div>
        <w:div w:id="17050411">
          <w:marLeft w:val="640"/>
          <w:marRight w:val="0"/>
          <w:marTop w:val="0"/>
          <w:marBottom w:val="0"/>
          <w:divBdr>
            <w:top w:val="none" w:sz="0" w:space="0" w:color="auto"/>
            <w:left w:val="none" w:sz="0" w:space="0" w:color="auto"/>
            <w:bottom w:val="none" w:sz="0" w:space="0" w:color="auto"/>
            <w:right w:val="none" w:sz="0" w:space="0" w:color="auto"/>
          </w:divBdr>
        </w:div>
        <w:div w:id="763889083">
          <w:marLeft w:val="640"/>
          <w:marRight w:val="0"/>
          <w:marTop w:val="0"/>
          <w:marBottom w:val="0"/>
          <w:divBdr>
            <w:top w:val="none" w:sz="0" w:space="0" w:color="auto"/>
            <w:left w:val="none" w:sz="0" w:space="0" w:color="auto"/>
            <w:bottom w:val="none" w:sz="0" w:space="0" w:color="auto"/>
            <w:right w:val="none" w:sz="0" w:space="0" w:color="auto"/>
          </w:divBdr>
        </w:div>
        <w:div w:id="1842312789">
          <w:marLeft w:val="640"/>
          <w:marRight w:val="0"/>
          <w:marTop w:val="0"/>
          <w:marBottom w:val="0"/>
          <w:divBdr>
            <w:top w:val="none" w:sz="0" w:space="0" w:color="auto"/>
            <w:left w:val="none" w:sz="0" w:space="0" w:color="auto"/>
            <w:bottom w:val="none" w:sz="0" w:space="0" w:color="auto"/>
            <w:right w:val="none" w:sz="0" w:space="0" w:color="auto"/>
          </w:divBdr>
        </w:div>
        <w:div w:id="1351837011">
          <w:marLeft w:val="640"/>
          <w:marRight w:val="0"/>
          <w:marTop w:val="0"/>
          <w:marBottom w:val="0"/>
          <w:divBdr>
            <w:top w:val="none" w:sz="0" w:space="0" w:color="auto"/>
            <w:left w:val="none" w:sz="0" w:space="0" w:color="auto"/>
            <w:bottom w:val="none" w:sz="0" w:space="0" w:color="auto"/>
            <w:right w:val="none" w:sz="0" w:space="0" w:color="auto"/>
          </w:divBdr>
        </w:div>
        <w:div w:id="766387921">
          <w:marLeft w:val="640"/>
          <w:marRight w:val="0"/>
          <w:marTop w:val="0"/>
          <w:marBottom w:val="0"/>
          <w:divBdr>
            <w:top w:val="none" w:sz="0" w:space="0" w:color="auto"/>
            <w:left w:val="none" w:sz="0" w:space="0" w:color="auto"/>
            <w:bottom w:val="none" w:sz="0" w:space="0" w:color="auto"/>
            <w:right w:val="none" w:sz="0" w:space="0" w:color="auto"/>
          </w:divBdr>
        </w:div>
        <w:div w:id="926891405">
          <w:marLeft w:val="640"/>
          <w:marRight w:val="0"/>
          <w:marTop w:val="0"/>
          <w:marBottom w:val="0"/>
          <w:divBdr>
            <w:top w:val="none" w:sz="0" w:space="0" w:color="auto"/>
            <w:left w:val="none" w:sz="0" w:space="0" w:color="auto"/>
            <w:bottom w:val="none" w:sz="0" w:space="0" w:color="auto"/>
            <w:right w:val="none" w:sz="0" w:space="0" w:color="auto"/>
          </w:divBdr>
        </w:div>
        <w:div w:id="291256588">
          <w:marLeft w:val="640"/>
          <w:marRight w:val="0"/>
          <w:marTop w:val="0"/>
          <w:marBottom w:val="0"/>
          <w:divBdr>
            <w:top w:val="none" w:sz="0" w:space="0" w:color="auto"/>
            <w:left w:val="none" w:sz="0" w:space="0" w:color="auto"/>
            <w:bottom w:val="none" w:sz="0" w:space="0" w:color="auto"/>
            <w:right w:val="none" w:sz="0" w:space="0" w:color="auto"/>
          </w:divBdr>
        </w:div>
        <w:div w:id="548761809">
          <w:marLeft w:val="640"/>
          <w:marRight w:val="0"/>
          <w:marTop w:val="0"/>
          <w:marBottom w:val="0"/>
          <w:divBdr>
            <w:top w:val="none" w:sz="0" w:space="0" w:color="auto"/>
            <w:left w:val="none" w:sz="0" w:space="0" w:color="auto"/>
            <w:bottom w:val="none" w:sz="0" w:space="0" w:color="auto"/>
            <w:right w:val="none" w:sz="0" w:space="0" w:color="auto"/>
          </w:divBdr>
        </w:div>
        <w:div w:id="1893079471">
          <w:marLeft w:val="640"/>
          <w:marRight w:val="0"/>
          <w:marTop w:val="0"/>
          <w:marBottom w:val="0"/>
          <w:divBdr>
            <w:top w:val="none" w:sz="0" w:space="0" w:color="auto"/>
            <w:left w:val="none" w:sz="0" w:space="0" w:color="auto"/>
            <w:bottom w:val="none" w:sz="0" w:space="0" w:color="auto"/>
            <w:right w:val="none" w:sz="0" w:space="0" w:color="auto"/>
          </w:divBdr>
        </w:div>
        <w:div w:id="1333483620">
          <w:marLeft w:val="640"/>
          <w:marRight w:val="0"/>
          <w:marTop w:val="0"/>
          <w:marBottom w:val="0"/>
          <w:divBdr>
            <w:top w:val="none" w:sz="0" w:space="0" w:color="auto"/>
            <w:left w:val="none" w:sz="0" w:space="0" w:color="auto"/>
            <w:bottom w:val="none" w:sz="0" w:space="0" w:color="auto"/>
            <w:right w:val="none" w:sz="0" w:space="0" w:color="auto"/>
          </w:divBdr>
        </w:div>
        <w:div w:id="117458496">
          <w:marLeft w:val="640"/>
          <w:marRight w:val="0"/>
          <w:marTop w:val="0"/>
          <w:marBottom w:val="0"/>
          <w:divBdr>
            <w:top w:val="none" w:sz="0" w:space="0" w:color="auto"/>
            <w:left w:val="none" w:sz="0" w:space="0" w:color="auto"/>
            <w:bottom w:val="none" w:sz="0" w:space="0" w:color="auto"/>
            <w:right w:val="none" w:sz="0" w:space="0" w:color="auto"/>
          </w:divBdr>
        </w:div>
        <w:div w:id="434907150">
          <w:marLeft w:val="640"/>
          <w:marRight w:val="0"/>
          <w:marTop w:val="0"/>
          <w:marBottom w:val="0"/>
          <w:divBdr>
            <w:top w:val="none" w:sz="0" w:space="0" w:color="auto"/>
            <w:left w:val="none" w:sz="0" w:space="0" w:color="auto"/>
            <w:bottom w:val="none" w:sz="0" w:space="0" w:color="auto"/>
            <w:right w:val="none" w:sz="0" w:space="0" w:color="auto"/>
          </w:divBdr>
        </w:div>
        <w:div w:id="1890917630">
          <w:marLeft w:val="640"/>
          <w:marRight w:val="0"/>
          <w:marTop w:val="0"/>
          <w:marBottom w:val="0"/>
          <w:divBdr>
            <w:top w:val="none" w:sz="0" w:space="0" w:color="auto"/>
            <w:left w:val="none" w:sz="0" w:space="0" w:color="auto"/>
            <w:bottom w:val="none" w:sz="0" w:space="0" w:color="auto"/>
            <w:right w:val="none" w:sz="0" w:space="0" w:color="auto"/>
          </w:divBdr>
        </w:div>
        <w:div w:id="482239781">
          <w:marLeft w:val="640"/>
          <w:marRight w:val="0"/>
          <w:marTop w:val="0"/>
          <w:marBottom w:val="0"/>
          <w:divBdr>
            <w:top w:val="none" w:sz="0" w:space="0" w:color="auto"/>
            <w:left w:val="none" w:sz="0" w:space="0" w:color="auto"/>
            <w:bottom w:val="none" w:sz="0" w:space="0" w:color="auto"/>
            <w:right w:val="none" w:sz="0" w:space="0" w:color="auto"/>
          </w:divBdr>
        </w:div>
        <w:div w:id="1073549247">
          <w:marLeft w:val="640"/>
          <w:marRight w:val="0"/>
          <w:marTop w:val="0"/>
          <w:marBottom w:val="0"/>
          <w:divBdr>
            <w:top w:val="none" w:sz="0" w:space="0" w:color="auto"/>
            <w:left w:val="none" w:sz="0" w:space="0" w:color="auto"/>
            <w:bottom w:val="none" w:sz="0" w:space="0" w:color="auto"/>
            <w:right w:val="none" w:sz="0" w:space="0" w:color="auto"/>
          </w:divBdr>
        </w:div>
        <w:div w:id="767432632">
          <w:marLeft w:val="640"/>
          <w:marRight w:val="0"/>
          <w:marTop w:val="0"/>
          <w:marBottom w:val="0"/>
          <w:divBdr>
            <w:top w:val="none" w:sz="0" w:space="0" w:color="auto"/>
            <w:left w:val="none" w:sz="0" w:space="0" w:color="auto"/>
            <w:bottom w:val="none" w:sz="0" w:space="0" w:color="auto"/>
            <w:right w:val="none" w:sz="0" w:space="0" w:color="auto"/>
          </w:divBdr>
        </w:div>
        <w:div w:id="1559170582">
          <w:marLeft w:val="640"/>
          <w:marRight w:val="0"/>
          <w:marTop w:val="0"/>
          <w:marBottom w:val="0"/>
          <w:divBdr>
            <w:top w:val="none" w:sz="0" w:space="0" w:color="auto"/>
            <w:left w:val="none" w:sz="0" w:space="0" w:color="auto"/>
            <w:bottom w:val="none" w:sz="0" w:space="0" w:color="auto"/>
            <w:right w:val="none" w:sz="0" w:space="0" w:color="auto"/>
          </w:divBdr>
        </w:div>
        <w:div w:id="1017804585">
          <w:marLeft w:val="640"/>
          <w:marRight w:val="0"/>
          <w:marTop w:val="0"/>
          <w:marBottom w:val="0"/>
          <w:divBdr>
            <w:top w:val="none" w:sz="0" w:space="0" w:color="auto"/>
            <w:left w:val="none" w:sz="0" w:space="0" w:color="auto"/>
            <w:bottom w:val="none" w:sz="0" w:space="0" w:color="auto"/>
            <w:right w:val="none" w:sz="0" w:space="0" w:color="auto"/>
          </w:divBdr>
        </w:div>
        <w:div w:id="1592929983">
          <w:marLeft w:val="640"/>
          <w:marRight w:val="0"/>
          <w:marTop w:val="0"/>
          <w:marBottom w:val="0"/>
          <w:divBdr>
            <w:top w:val="none" w:sz="0" w:space="0" w:color="auto"/>
            <w:left w:val="none" w:sz="0" w:space="0" w:color="auto"/>
            <w:bottom w:val="none" w:sz="0" w:space="0" w:color="auto"/>
            <w:right w:val="none" w:sz="0" w:space="0" w:color="auto"/>
          </w:divBdr>
        </w:div>
        <w:div w:id="1866558974">
          <w:marLeft w:val="640"/>
          <w:marRight w:val="0"/>
          <w:marTop w:val="0"/>
          <w:marBottom w:val="0"/>
          <w:divBdr>
            <w:top w:val="none" w:sz="0" w:space="0" w:color="auto"/>
            <w:left w:val="none" w:sz="0" w:space="0" w:color="auto"/>
            <w:bottom w:val="none" w:sz="0" w:space="0" w:color="auto"/>
            <w:right w:val="none" w:sz="0" w:space="0" w:color="auto"/>
          </w:divBdr>
        </w:div>
        <w:div w:id="650595582">
          <w:marLeft w:val="640"/>
          <w:marRight w:val="0"/>
          <w:marTop w:val="0"/>
          <w:marBottom w:val="0"/>
          <w:divBdr>
            <w:top w:val="none" w:sz="0" w:space="0" w:color="auto"/>
            <w:left w:val="none" w:sz="0" w:space="0" w:color="auto"/>
            <w:bottom w:val="none" w:sz="0" w:space="0" w:color="auto"/>
            <w:right w:val="none" w:sz="0" w:space="0" w:color="auto"/>
          </w:divBdr>
        </w:div>
        <w:div w:id="1134836555">
          <w:marLeft w:val="640"/>
          <w:marRight w:val="0"/>
          <w:marTop w:val="0"/>
          <w:marBottom w:val="0"/>
          <w:divBdr>
            <w:top w:val="none" w:sz="0" w:space="0" w:color="auto"/>
            <w:left w:val="none" w:sz="0" w:space="0" w:color="auto"/>
            <w:bottom w:val="none" w:sz="0" w:space="0" w:color="auto"/>
            <w:right w:val="none" w:sz="0" w:space="0" w:color="auto"/>
          </w:divBdr>
        </w:div>
        <w:div w:id="25183658">
          <w:marLeft w:val="640"/>
          <w:marRight w:val="0"/>
          <w:marTop w:val="0"/>
          <w:marBottom w:val="0"/>
          <w:divBdr>
            <w:top w:val="none" w:sz="0" w:space="0" w:color="auto"/>
            <w:left w:val="none" w:sz="0" w:space="0" w:color="auto"/>
            <w:bottom w:val="none" w:sz="0" w:space="0" w:color="auto"/>
            <w:right w:val="none" w:sz="0" w:space="0" w:color="auto"/>
          </w:divBdr>
        </w:div>
        <w:div w:id="1294022124">
          <w:marLeft w:val="640"/>
          <w:marRight w:val="0"/>
          <w:marTop w:val="0"/>
          <w:marBottom w:val="0"/>
          <w:divBdr>
            <w:top w:val="none" w:sz="0" w:space="0" w:color="auto"/>
            <w:left w:val="none" w:sz="0" w:space="0" w:color="auto"/>
            <w:bottom w:val="none" w:sz="0" w:space="0" w:color="auto"/>
            <w:right w:val="none" w:sz="0" w:space="0" w:color="auto"/>
          </w:divBdr>
        </w:div>
      </w:divsChild>
    </w:div>
    <w:div w:id="304164506">
      <w:bodyDiv w:val="1"/>
      <w:marLeft w:val="0"/>
      <w:marRight w:val="0"/>
      <w:marTop w:val="0"/>
      <w:marBottom w:val="0"/>
      <w:divBdr>
        <w:top w:val="none" w:sz="0" w:space="0" w:color="auto"/>
        <w:left w:val="none" w:sz="0" w:space="0" w:color="auto"/>
        <w:bottom w:val="none" w:sz="0" w:space="0" w:color="auto"/>
        <w:right w:val="none" w:sz="0" w:space="0" w:color="auto"/>
      </w:divBdr>
      <w:divsChild>
        <w:div w:id="1999843445">
          <w:marLeft w:val="640"/>
          <w:marRight w:val="0"/>
          <w:marTop w:val="0"/>
          <w:marBottom w:val="0"/>
          <w:divBdr>
            <w:top w:val="none" w:sz="0" w:space="0" w:color="auto"/>
            <w:left w:val="none" w:sz="0" w:space="0" w:color="auto"/>
            <w:bottom w:val="none" w:sz="0" w:space="0" w:color="auto"/>
            <w:right w:val="none" w:sz="0" w:space="0" w:color="auto"/>
          </w:divBdr>
        </w:div>
        <w:div w:id="2116899566">
          <w:marLeft w:val="640"/>
          <w:marRight w:val="0"/>
          <w:marTop w:val="0"/>
          <w:marBottom w:val="0"/>
          <w:divBdr>
            <w:top w:val="none" w:sz="0" w:space="0" w:color="auto"/>
            <w:left w:val="none" w:sz="0" w:space="0" w:color="auto"/>
            <w:bottom w:val="none" w:sz="0" w:space="0" w:color="auto"/>
            <w:right w:val="none" w:sz="0" w:space="0" w:color="auto"/>
          </w:divBdr>
        </w:div>
        <w:div w:id="1452433494">
          <w:marLeft w:val="640"/>
          <w:marRight w:val="0"/>
          <w:marTop w:val="0"/>
          <w:marBottom w:val="0"/>
          <w:divBdr>
            <w:top w:val="none" w:sz="0" w:space="0" w:color="auto"/>
            <w:left w:val="none" w:sz="0" w:space="0" w:color="auto"/>
            <w:bottom w:val="none" w:sz="0" w:space="0" w:color="auto"/>
            <w:right w:val="none" w:sz="0" w:space="0" w:color="auto"/>
          </w:divBdr>
        </w:div>
        <w:div w:id="415445361">
          <w:marLeft w:val="640"/>
          <w:marRight w:val="0"/>
          <w:marTop w:val="0"/>
          <w:marBottom w:val="0"/>
          <w:divBdr>
            <w:top w:val="none" w:sz="0" w:space="0" w:color="auto"/>
            <w:left w:val="none" w:sz="0" w:space="0" w:color="auto"/>
            <w:bottom w:val="none" w:sz="0" w:space="0" w:color="auto"/>
            <w:right w:val="none" w:sz="0" w:space="0" w:color="auto"/>
          </w:divBdr>
        </w:div>
        <w:div w:id="1665664629">
          <w:marLeft w:val="640"/>
          <w:marRight w:val="0"/>
          <w:marTop w:val="0"/>
          <w:marBottom w:val="0"/>
          <w:divBdr>
            <w:top w:val="none" w:sz="0" w:space="0" w:color="auto"/>
            <w:left w:val="none" w:sz="0" w:space="0" w:color="auto"/>
            <w:bottom w:val="none" w:sz="0" w:space="0" w:color="auto"/>
            <w:right w:val="none" w:sz="0" w:space="0" w:color="auto"/>
          </w:divBdr>
        </w:div>
        <w:div w:id="1576822526">
          <w:marLeft w:val="640"/>
          <w:marRight w:val="0"/>
          <w:marTop w:val="0"/>
          <w:marBottom w:val="0"/>
          <w:divBdr>
            <w:top w:val="none" w:sz="0" w:space="0" w:color="auto"/>
            <w:left w:val="none" w:sz="0" w:space="0" w:color="auto"/>
            <w:bottom w:val="none" w:sz="0" w:space="0" w:color="auto"/>
            <w:right w:val="none" w:sz="0" w:space="0" w:color="auto"/>
          </w:divBdr>
        </w:div>
        <w:div w:id="736171847">
          <w:marLeft w:val="640"/>
          <w:marRight w:val="0"/>
          <w:marTop w:val="0"/>
          <w:marBottom w:val="0"/>
          <w:divBdr>
            <w:top w:val="none" w:sz="0" w:space="0" w:color="auto"/>
            <w:left w:val="none" w:sz="0" w:space="0" w:color="auto"/>
            <w:bottom w:val="none" w:sz="0" w:space="0" w:color="auto"/>
            <w:right w:val="none" w:sz="0" w:space="0" w:color="auto"/>
          </w:divBdr>
        </w:div>
        <w:div w:id="1945990991">
          <w:marLeft w:val="640"/>
          <w:marRight w:val="0"/>
          <w:marTop w:val="0"/>
          <w:marBottom w:val="0"/>
          <w:divBdr>
            <w:top w:val="none" w:sz="0" w:space="0" w:color="auto"/>
            <w:left w:val="none" w:sz="0" w:space="0" w:color="auto"/>
            <w:bottom w:val="none" w:sz="0" w:space="0" w:color="auto"/>
            <w:right w:val="none" w:sz="0" w:space="0" w:color="auto"/>
          </w:divBdr>
        </w:div>
        <w:div w:id="361394632">
          <w:marLeft w:val="640"/>
          <w:marRight w:val="0"/>
          <w:marTop w:val="0"/>
          <w:marBottom w:val="0"/>
          <w:divBdr>
            <w:top w:val="none" w:sz="0" w:space="0" w:color="auto"/>
            <w:left w:val="none" w:sz="0" w:space="0" w:color="auto"/>
            <w:bottom w:val="none" w:sz="0" w:space="0" w:color="auto"/>
            <w:right w:val="none" w:sz="0" w:space="0" w:color="auto"/>
          </w:divBdr>
        </w:div>
        <w:div w:id="1483349078">
          <w:marLeft w:val="640"/>
          <w:marRight w:val="0"/>
          <w:marTop w:val="0"/>
          <w:marBottom w:val="0"/>
          <w:divBdr>
            <w:top w:val="none" w:sz="0" w:space="0" w:color="auto"/>
            <w:left w:val="none" w:sz="0" w:space="0" w:color="auto"/>
            <w:bottom w:val="none" w:sz="0" w:space="0" w:color="auto"/>
            <w:right w:val="none" w:sz="0" w:space="0" w:color="auto"/>
          </w:divBdr>
        </w:div>
        <w:div w:id="1091505300">
          <w:marLeft w:val="640"/>
          <w:marRight w:val="0"/>
          <w:marTop w:val="0"/>
          <w:marBottom w:val="0"/>
          <w:divBdr>
            <w:top w:val="none" w:sz="0" w:space="0" w:color="auto"/>
            <w:left w:val="none" w:sz="0" w:space="0" w:color="auto"/>
            <w:bottom w:val="none" w:sz="0" w:space="0" w:color="auto"/>
            <w:right w:val="none" w:sz="0" w:space="0" w:color="auto"/>
          </w:divBdr>
        </w:div>
        <w:div w:id="1847817982">
          <w:marLeft w:val="640"/>
          <w:marRight w:val="0"/>
          <w:marTop w:val="0"/>
          <w:marBottom w:val="0"/>
          <w:divBdr>
            <w:top w:val="none" w:sz="0" w:space="0" w:color="auto"/>
            <w:left w:val="none" w:sz="0" w:space="0" w:color="auto"/>
            <w:bottom w:val="none" w:sz="0" w:space="0" w:color="auto"/>
            <w:right w:val="none" w:sz="0" w:space="0" w:color="auto"/>
          </w:divBdr>
        </w:div>
        <w:div w:id="1132864624">
          <w:marLeft w:val="640"/>
          <w:marRight w:val="0"/>
          <w:marTop w:val="0"/>
          <w:marBottom w:val="0"/>
          <w:divBdr>
            <w:top w:val="none" w:sz="0" w:space="0" w:color="auto"/>
            <w:left w:val="none" w:sz="0" w:space="0" w:color="auto"/>
            <w:bottom w:val="none" w:sz="0" w:space="0" w:color="auto"/>
            <w:right w:val="none" w:sz="0" w:space="0" w:color="auto"/>
          </w:divBdr>
        </w:div>
        <w:div w:id="1367872130">
          <w:marLeft w:val="640"/>
          <w:marRight w:val="0"/>
          <w:marTop w:val="0"/>
          <w:marBottom w:val="0"/>
          <w:divBdr>
            <w:top w:val="none" w:sz="0" w:space="0" w:color="auto"/>
            <w:left w:val="none" w:sz="0" w:space="0" w:color="auto"/>
            <w:bottom w:val="none" w:sz="0" w:space="0" w:color="auto"/>
            <w:right w:val="none" w:sz="0" w:space="0" w:color="auto"/>
          </w:divBdr>
        </w:div>
        <w:div w:id="1406297400">
          <w:marLeft w:val="640"/>
          <w:marRight w:val="0"/>
          <w:marTop w:val="0"/>
          <w:marBottom w:val="0"/>
          <w:divBdr>
            <w:top w:val="none" w:sz="0" w:space="0" w:color="auto"/>
            <w:left w:val="none" w:sz="0" w:space="0" w:color="auto"/>
            <w:bottom w:val="none" w:sz="0" w:space="0" w:color="auto"/>
            <w:right w:val="none" w:sz="0" w:space="0" w:color="auto"/>
          </w:divBdr>
        </w:div>
        <w:div w:id="1306815652">
          <w:marLeft w:val="640"/>
          <w:marRight w:val="0"/>
          <w:marTop w:val="0"/>
          <w:marBottom w:val="0"/>
          <w:divBdr>
            <w:top w:val="none" w:sz="0" w:space="0" w:color="auto"/>
            <w:left w:val="none" w:sz="0" w:space="0" w:color="auto"/>
            <w:bottom w:val="none" w:sz="0" w:space="0" w:color="auto"/>
            <w:right w:val="none" w:sz="0" w:space="0" w:color="auto"/>
          </w:divBdr>
        </w:div>
        <w:div w:id="1803229453">
          <w:marLeft w:val="640"/>
          <w:marRight w:val="0"/>
          <w:marTop w:val="0"/>
          <w:marBottom w:val="0"/>
          <w:divBdr>
            <w:top w:val="none" w:sz="0" w:space="0" w:color="auto"/>
            <w:left w:val="none" w:sz="0" w:space="0" w:color="auto"/>
            <w:bottom w:val="none" w:sz="0" w:space="0" w:color="auto"/>
            <w:right w:val="none" w:sz="0" w:space="0" w:color="auto"/>
          </w:divBdr>
        </w:div>
        <w:div w:id="77560614">
          <w:marLeft w:val="640"/>
          <w:marRight w:val="0"/>
          <w:marTop w:val="0"/>
          <w:marBottom w:val="0"/>
          <w:divBdr>
            <w:top w:val="none" w:sz="0" w:space="0" w:color="auto"/>
            <w:left w:val="none" w:sz="0" w:space="0" w:color="auto"/>
            <w:bottom w:val="none" w:sz="0" w:space="0" w:color="auto"/>
            <w:right w:val="none" w:sz="0" w:space="0" w:color="auto"/>
          </w:divBdr>
        </w:div>
        <w:div w:id="330530779">
          <w:marLeft w:val="640"/>
          <w:marRight w:val="0"/>
          <w:marTop w:val="0"/>
          <w:marBottom w:val="0"/>
          <w:divBdr>
            <w:top w:val="none" w:sz="0" w:space="0" w:color="auto"/>
            <w:left w:val="none" w:sz="0" w:space="0" w:color="auto"/>
            <w:bottom w:val="none" w:sz="0" w:space="0" w:color="auto"/>
            <w:right w:val="none" w:sz="0" w:space="0" w:color="auto"/>
          </w:divBdr>
        </w:div>
        <w:div w:id="586233726">
          <w:marLeft w:val="640"/>
          <w:marRight w:val="0"/>
          <w:marTop w:val="0"/>
          <w:marBottom w:val="0"/>
          <w:divBdr>
            <w:top w:val="none" w:sz="0" w:space="0" w:color="auto"/>
            <w:left w:val="none" w:sz="0" w:space="0" w:color="auto"/>
            <w:bottom w:val="none" w:sz="0" w:space="0" w:color="auto"/>
            <w:right w:val="none" w:sz="0" w:space="0" w:color="auto"/>
          </w:divBdr>
        </w:div>
        <w:div w:id="2013483075">
          <w:marLeft w:val="640"/>
          <w:marRight w:val="0"/>
          <w:marTop w:val="0"/>
          <w:marBottom w:val="0"/>
          <w:divBdr>
            <w:top w:val="none" w:sz="0" w:space="0" w:color="auto"/>
            <w:left w:val="none" w:sz="0" w:space="0" w:color="auto"/>
            <w:bottom w:val="none" w:sz="0" w:space="0" w:color="auto"/>
            <w:right w:val="none" w:sz="0" w:space="0" w:color="auto"/>
          </w:divBdr>
        </w:div>
        <w:div w:id="1426998410">
          <w:marLeft w:val="640"/>
          <w:marRight w:val="0"/>
          <w:marTop w:val="0"/>
          <w:marBottom w:val="0"/>
          <w:divBdr>
            <w:top w:val="none" w:sz="0" w:space="0" w:color="auto"/>
            <w:left w:val="none" w:sz="0" w:space="0" w:color="auto"/>
            <w:bottom w:val="none" w:sz="0" w:space="0" w:color="auto"/>
            <w:right w:val="none" w:sz="0" w:space="0" w:color="auto"/>
          </w:divBdr>
        </w:div>
        <w:div w:id="765879938">
          <w:marLeft w:val="640"/>
          <w:marRight w:val="0"/>
          <w:marTop w:val="0"/>
          <w:marBottom w:val="0"/>
          <w:divBdr>
            <w:top w:val="none" w:sz="0" w:space="0" w:color="auto"/>
            <w:left w:val="none" w:sz="0" w:space="0" w:color="auto"/>
            <w:bottom w:val="none" w:sz="0" w:space="0" w:color="auto"/>
            <w:right w:val="none" w:sz="0" w:space="0" w:color="auto"/>
          </w:divBdr>
        </w:div>
        <w:div w:id="1811096738">
          <w:marLeft w:val="640"/>
          <w:marRight w:val="0"/>
          <w:marTop w:val="0"/>
          <w:marBottom w:val="0"/>
          <w:divBdr>
            <w:top w:val="none" w:sz="0" w:space="0" w:color="auto"/>
            <w:left w:val="none" w:sz="0" w:space="0" w:color="auto"/>
            <w:bottom w:val="none" w:sz="0" w:space="0" w:color="auto"/>
            <w:right w:val="none" w:sz="0" w:space="0" w:color="auto"/>
          </w:divBdr>
        </w:div>
        <w:div w:id="955529561">
          <w:marLeft w:val="640"/>
          <w:marRight w:val="0"/>
          <w:marTop w:val="0"/>
          <w:marBottom w:val="0"/>
          <w:divBdr>
            <w:top w:val="none" w:sz="0" w:space="0" w:color="auto"/>
            <w:left w:val="none" w:sz="0" w:space="0" w:color="auto"/>
            <w:bottom w:val="none" w:sz="0" w:space="0" w:color="auto"/>
            <w:right w:val="none" w:sz="0" w:space="0" w:color="auto"/>
          </w:divBdr>
        </w:div>
        <w:div w:id="556741916">
          <w:marLeft w:val="640"/>
          <w:marRight w:val="0"/>
          <w:marTop w:val="0"/>
          <w:marBottom w:val="0"/>
          <w:divBdr>
            <w:top w:val="none" w:sz="0" w:space="0" w:color="auto"/>
            <w:left w:val="none" w:sz="0" w:space="0" w:color="auto"/>
            <w:bottom w:val="none" w:sz="0" w:space="0" w:color="auto"/>
            <w:right w:val="none" w:sz="0" w:space="0" w:color="auto"/>
          </w:divBdr>
        </w:div>
        <w:div w:id="1078482209">
          <w:marLeft w:val="640"/>
          <w:marRight w:val="0"/>
          <w:marTop w:val="0"/>
          <w:marBottom w:val="0"/>
          <w:divBdr>
            <w:top w:val="none" w:sz="0" w:space="0" w:color="auto"/>
            <w:left w:val="none" w:sz="0" w:space="0" w:color="auto"/>
            <w:bottom w:val="none" w:sz="0" w:space="0" w:color="auto"/>
            <w:right w:val="none" w:sz="0" w:space="0" w:color="auto"/>
          </w:divBdr>
        </w:div>
        <w:div w:id="382024030">
          <w:marLeft w:val="640"/>
          <w:marRight w:val="0"/>
          <w:marTop w:val="0"/>
          <w:marBottom w:val="0"/>
          <w:divBdr>
            <w:top w:val="none" w:sz="0" w:space="0" w:color="auto"/>
            <w:left w:val="none" w:sz="0" w:space="0" w:color="auto"/>
            <w:bottom w:val="none" w:sz="0" w:space="0" w:color="auto"/>
            <w:right w:val="none" w:sz="0" w:space="0" w:color="auto"/>
          </w:divBdr>
        </w:div>
        <w:div w:id="948513054">
          <w:marLeft w:val="640"/>
          <w:marRight w:val="0"/>
          <w:marTop w:val="0"/>
          <w:marBottom w:val="0"/>
          <w:divBdr>
            <w:top w:val="none" w:sz="0" w:space="0" w:color="auto"/>
            <w:left w:val="none" w:sz="0" w:space="0" w:color="auto"/>
            <w:bottom w:val="none" w:sz="0" w:space="0" w:color="auto"/>
            <w:right w:val="none" w:sz="0" w:space="0" w:color="auto"/>
          </w:divBdr>
        </w:div>
        <w:div w:id="1635867416">
          <w:marLeft w:val="640"/>
          <w:marRight w:val="0"/>
          <w:marTop w:val="0"/>
          <w:marBottom w:val="0"/>
          <w:divBdr>
            <w:top w:val="none" w:sz="0" w:space="0" w:color="auto"/>
            <w:left w:val="none" w:sz="0" w:space="0" w:color="auto"/>
            <w:bottom w:val="none" w:sz="0" w:space="0" w:color="auto"/>
            <w:right w:val="none" w:sz="0" w:space="0" w:color="auto"/>
          </w:divBdr>
        </w:div>
        <w:div w:id="887377945">
          <w:marLeft w:val="640"/>
          <w:marRight w:val="0"/>
          <w:marTop w:val="0"/>
          <w:marBottom w:val="0"/>
          <w:divBdr>
            <w:top w:val="none" w:sz="0" w:space="0" w:color="auto"/>
            <w:left w:val="none" w:sz="0" w:space="0" w:color="auto"/>
            <w:bottom w:val="none" w:sz="0" w:space="0" w:color="auto"/>
            <w:right w:val="none" w:sz="0" w:space="0" w:color="auto"/>
          </w:divBdr>
        </w:div>
        <w:div w:id="1119302944">
          <w:marLeft w:val="640"/>
          <w:marRight w:val="0"/>
          <w:marTop w:val="0"/>
          <w:marBottom w:val="0"/>
          <w:divBdr>
            <w:top w:val="none" w:sz="0" w:space="0" w:color="auto"/>
            <w:left w:val="none" w:sz="0" w:space="0" w:color="auto"/>
            <w:bottom w:val="none" w:sz="0" w:space="0" w:color="auto"/>
            <w:right w:val="none" w:sz="0" w:space="0" w:color="auto"/>
          </w:divBdr>
        </w:div>
        <w:div w:id="1152528247">
          <w:marLeft w:val="640"/>
          <w:marRight w:val="0"/>
          <w:marTop w:val="0"/>
          <w:marBottom w:val="0"/>
          <w:divBdr>
            <w:top w:val="none" w:sz="0" w:space="0" w:color="auto"/>
            <w:left w:val="none" w:sz="0" w:space="0" w:color="auto"/>
            <w:bottom w:val="none" w:sz="0" w:space="0" w:color="auto"/>
            <w:right w:val="none" w:sz="0" w:space="0" w:color="auto"/>
          </w:divBdr>
        </w:div>
        <w:div w:id="2046906099">
          <w:marLeft w:val="640"/>
          <w:marRight w:val="0"/>
          <w:marTop w:val="0"/>
          <w:marBottom w:val="0"/>
          <w:divBdr>
            <w:top w:val="none" w:sz="0" w:space="0" w:color="auto"/>
            <w:left w:val="none" w:sz="0" w:space="0" w:color="auto"/>
            <w:bottom w:val="none" w:sz="0" w:space="0" w:color="auto"/>
            <w:right w:val="none" w:sz="0" w:space="0" w:color="auto"/>
          </w:divBdr>
        </w:div>
        <w:div w:id="669258652">
          <w:marLeft w:val="640"/>
          <w:marRight w:val="0"/>
          <w:marTop w:val="0"/>
          <w:marBottom w:val="0"/>
          <w:divBdr>
            <w:top w:val="none" w:sz="0" w:space="0" w:color="auto"/>
            <w:left w:val="none" w:sz="0" w:space="0" w:color="auto"/>
            <w:bottom w:val="none" w:sz="0" w:space="0" w:color="auto"/>
            <w:right w:val="none" w:sz="0" w:space="0" w:color="auto"/>
          </w:divBdr>
        </w:div>
        <w:div w:id="652685718">
          <w:marLeft w:val="640"/>
          <w:marRight w:val="0"/>
          <w:marTop w:val="0"/>
          <w:marBottom w:val="0"/>
          <w:divBdr>
            <w:top w:val="none" w:sz="0" w:space="0" w:color="auto"/>
            <w:left w:val="none" w:sz="0" w:space="0" w:color="auto"/>
            <w:bottom w:val="none" w:sz="0" w:space="0" w:color="auto"/>
            <w:right w:val="none" w:sz="0" w:space="0" w:color="auto"/>
          </w:divBdr>
        </w:div>
        <w:div w:id="1800413728">
          <w:marLeft w:val="640"/>
          <w:marRight w:val="0"/>
          <w:marTop w:val="0"/>
          <w:marBottom w:val="0"/>
          <w:divBdr>
            <w:top w:val="none" w:sz="0" w:space="0" w:color="auto"/>
            <w:left w:val="none" w:sz="0" w:space="0" w:color="auto"/>
            <w:bottom w:val="none" w:sz="0" w:space="0" w:color="auto"/>
            <w:right w:val="none" w:sz="0" w:space="0" w:color="auto"/>
          </w:divBdr>
        </w:div>
        <w:div w:id="1116752969">
          <w:marLeft w:val="640"/>
          <w:marRight w:val="0"/>
          <w:marTop w:val="0"/>
          <w:marBottom w:val="0"/>
          <w:divBdr>
            <w:top w:val="none" w:sz="0" w:space="0" w:color="auto"/>
            <w:left w:val="none" w:sz="0" w:space="0" w:color="auto"/>
            <w:bottom w:val="none" w:sz="0" w:space="0" w:color="auto"/>
            <w:right w:val="none" w:sz="0" w:space="0" w:color="auto"/>
          </w:divBdr>
        </w:div>
        <w:div w:id="1511531620">
          <w:marLeft w:val="640"/>
          <w:marRight w:val="0"/>
          <w:marTop w:val="0"/>
          <w:marBottom w:val="0"/>
          <w:divBdr>
            <w:top w:val="none" w:sz="0" w:space="0" w:color="auto"/>
            <w:left w:val="none" w:sz="0" w:space="0" w:color="auto"/>
            <w:bottom w:val="none" w:sz="0" w:space="0" w:color="auto"/>
            <w:right w:val="none" w:sz="0" w:space="0" w:color="auto"/>
          </w:divBdr>
        </w:div>
        <w:div w:id="1022168763">
          <w:marLeft w:val="640"/>
          <w:marRight w:val="0"/>
          <w:marTop w:val="0"/>
          <w:marBottom w:val="0"/>
          <w:divBdr>
            <w:top w:val="none" w:sz="0" w:space="0" w:color="auto"/>
            <w:left w:val="none" w:sz="0" w:space="0" w:color="auto"/>
            <w:bottom w:val="none" w:sz="0" w:space="0" w:color="auto"/>
            <w:right w:val="none" w:sz="0" w:space="0" w:color="auto"/>
          </w:divBdr>
        </w:div>
        <w:div w:id="1382972752">
          <w:marLeft w:val="640"/>
          <w:marRight w:val="0"/>
          <w:marTop w:val="0"/>
          <w:marBottom w:val="0"/>
          <w:divBdr>
            <w:top w:val="none" w:sz="0" w:space="0" w:color="auto"/>
            <w:left w:val="none" w:sz="0" w:space="0" w:color="auto"/>
            <w:bottom w:val="none" w:sz="0" w:space="0" w:color="auto"/>
            <w:right w:val="none" w:sz="0" w:space="0" w:color="auto"/>
          </w:divBdr>
        </w:div>
        <w:div w:id="1482116051">
          <w:marLeft w:val="640"/>
          <w:marRight w:val="0"/>
          <w:marTop w:val="0"/>
          <w:marBottom w:val="0"/>
          <w:divBdr>
            <w:top w:val="none" w:sz="0" w:space="0" w:color="auto"/>
            <w:left w:val="none" w:sz="0" w:space="0" w:color="auto"/>
            <w:bottom w:val="none" w:sz="0" w:space="0" w:color="auto"/>
            <w:right w:val="none" w:sz="0" w:space="0" w:color="auto"/>
          </w:divBdr>
        </w:div>
        <w:div w:id="2063795888">
          <w:marLeft w:val="640"/>
          <w:marRight w:val="0"/>
          <w:marTop w:val="0"/>
          <w:marBottom w:val="0"/>
          <w:divBdr>
            <w:top w:val="none" w:sz="0" w:space="0" w:color="auto"/>
            <w:left w:val="none" w:sz="0" w:space="0" w:color="auto"/>
            <w:bottom w:val="none" w:sz="0" w:space="0" w:color="auto"/>
            <w:right w:val="none" w:sz="0" w:space="0" w:color="auto"/>
          </w:divBdr>
        </w:div>
        <w:div w:id="863444447">
          <w:marLeft w:val="640"/>
          <w:marRight w:val="0"/>
          <w:marTop w:val="0"/>
          <w:marBottom w:val="0"/>
          <w:divBdr>
            <w:top w:val="none" w:sz="0" w:space="0" w:color="auto"/>
            <w:left w:val="none" w:sz="0" w:space="0" w:color="auto"/>
            <w:bottom w:val="none" w:sz="0" w:space="0" w:color="auto"/>
            <w:right w:val="none" w:sz="0" w:space="0" w:color="auto"/>
          </w:divBdr>
        </w:div>
        <w:div w:id="1605922048">
          <w:marLeft w:val="640"/>
          <w:marRight w:val="0"/>
          <w:marTop w:val="0"/>
          <w:marBottom w:val="0"/>
          <w:divBdr>
            <w:top w:val="none" w:sz="0" w:space="0" w:color="auto"/>
            <w:left w:val="none" w:sz="0" w:space="0" w:color="auto"/>
            <w:bottom w:val="none" w:sz="0" w:space="0" w:color="auto"/>
            <w:right w:val="none" w:sz="0" w:space="0" w:color="auto"/>
          </w:divBdr>
        </w:div>
        <w:div w:id="687490806">
          <w:marLeft w:val="640"/>
          <w:marRight w:val="0"/>
          <w:marTop w:val="0"/>
          <w:marBottom w:val="0"/>
          <w:divBdr>
            <w:top w:val="none" w:sz="0" w:space="0" w:color="auto"/>
            <w:left w:val="none" w:sz="0" w:space="0" w:color="auto"/>
            <w:bottom w:val="none" w:sz="0" w:space="0" w:color="auto"/>
            <w:right w:val="none" w:sz="0" w:space="0" w:color="auto"/>
          </w:divBdr>
        </w:div>
        <w:div w:id="1595432547">
          <w:marLeft w:val="640"/>
          <w:marRight w:val="0"/>
          <w:marTop w:val="0"/>
          <w:marBottom w:val="0"/>
          <w:divBdr>
            <w:top w:val="none" w:sz="0" w:space="0" w:color="auto"/>
            <w:left w:val="none" w:sz="0" w:space="0" w:color="auto"/>
            <w:bottom w:val="none" w:sz="0" w:space="0" w:color="auto"/>
            <w:right w:val="none" w:sz="0" w:space="0" w:color="auto"/>
          </w:divBdr>
        </w:div>
        <w:div w:id="1586062830">
          <w:marLeft w:val="640"/>
          <w:marRight w:val="0"/>
          <w:marTop w:val="0"/>
          <w:marBottom w:val="0"/>
          <w:divBdr>
            <w:top w:val="none" w:sz="0" w:space="0" w:color="auto"/>
            <w:left w:val="none" w:sz="0" w:space="0" w:color="auto"/>
            <w:bottom w:val="none" w:sz="0" w:space="0" w:color="auto"/>
            <w:right w:val="none" w:sz="0" w:space="0" w:color="auto"/>
          </w:divBdr>
        </w:div>
        <w:div w:id="2074617298">
          <w:marLeft w:val="640"/>
          <w:marRight w:val="0"/>
          <w:marTop w:val="0"/>
          <w:marBottom w:val="0"/>
          <w:divBdr>
            <w:top w:val="none" w:sz="0" w:space="0" w:color="auto"/>
            <w:left w:val="none" w:sz="0" w:space="0" w:color="auto"/>
            <w:bottom w:val="none" w:sz="0" w:space="0" w:color="auto"/>
            <w:right w:val="none" w:sz="0" w:space="0" w:color="auto"/>
          </w:divBdr>
        </w:div>
        <w:div w:id="63265545">
          <w:marLeft w:val="640"/>
          <w:marRight w:val="0"/>
          <w:marTop w:val="0"/>
          <w:marBottom w:val="0"/>
          <w:divBdr>
            <w:top w:val="none" w:sz="0" w:space="0" w:color="auto"/>
            <w:left w:val="none" w:sz="0" w:space="0" w:color="auto"/>
            <w:bottom w:val="none" w:sz="0" w:space="0" w:color="auto"/>
            <w:right w:val="none" w:sz="0" w:space="0" w:color="auto"/>
          </w:divBdr>
        </w:div>
        <w:div w:id="678122159">
          <w:marLeft w:val="640"/>
          <w:marRight w:val="0"/>
          <w:marTop w:val="0"/>
          <w:marBottom w:val="0"/>
          <w:divBdr>
            <w:top w:val="none" w:sz="0" w:space="0" w:color="auto"/>
            <w:left w:val="none" w:sz="0" w:space="0" w:color="auto"/>
            <w:bottom w:val="none" w:sz="0" w:space="0" w:color="auto"/>
            <w:right w:val="none" w:sz="0" w:space="0" w:color="auto"/>
          </w:divBdr>
        </w:div>
        <w:div w:id="1661083173">
          <w:marLeft w:val="640"/>
          <w:marRight w:val="0"/>
          <w:marTop w:val="0"/>
          <w:marBottom w:val="0"/>
          <w:divBdr>
            <w:top w:val="none" w:sz="0" w:space="0" w:color="auto"/>
            <w:left w:val="none" w:sz="0" w:space="0" w:color="auto"/>
            <w:bottom w:val="none" w:sz="0" w:space="0" w:color="auto"/>
            <w:right w:val="none" w:sz="0" w:space="0" w:color="auto"/>
          </w:divBdr>
        </w:div>
        <w:div w:id="120928556">
          <w:marLeft w:val="640"/>
          <w:marRight w:val="0"/>
          <w:marTop w:val="0"/>
          <w:marBottom w:val="0"/>
          <w:divBdr>
            <w:top w:val="none" w:sz="0" w:space="0" w:color="auto"/>
            <w:left w:val="none" w:sz="0" w:space="0" w:color="auto"/>
            <w:bottom w:val="none" w:sz="0" w:space="0" w:color="auto"/>
            <w:right w:val="none" w:sz="0" w:space="0" w:color="auto"/>
          </w:divBdr>
        </w:div>
      </w:divsChild>
    </w:div>
    <w:div w:id="305278242">
      <w:bodyDiv w:val="1"/>
      <w:marLeft w:val="0"/>
      <w:marRight w:val="0"/>
      <w:marTop w:val="0"/>
      <w:marBottom w:val="0"/>
      <w:divBdr>
        <w:top w:val="none" w:sz="0" w:space="0" w:color="auto"/>
        <w:left w:val="none" w:sz="0" w:space="0" w:color="auto"/>
        <w:bottom w:val="none" w:sz="0" w:space="0" w:color="auto"/>
        <w:right w:val="none" w:sz="0" w:space="0" w:color="auto"/>
      </w:divBdr>
      <w:divsChild>
        <w:div w:id="113447160">
          <w:marLeft w:val="640"/>
          <w:marRight w:val="0"/>
          <w:marTop w:val="0"/>
          <w:marBottom w:val="0"/>
          <w:divBdr>
            <w:top w:val="none" w:sz="0" w:space="0" w:color="auto"/>
            <w:left w:val="none" w:sz="0" w:space="0" w:color="auto"/>
            <w:bottom w:val="none" w:sz="0" w:space="0" w:color="auto"/>
            <w:right w:val="none" w:sz="0" w:space="0" w:color="auto"/>
          </w:divBdr>
        </w:div>
        <w:div w:id="140541783">
          <w:marLeft w:val="640"/>
          <w:marRight w:val="0"/>
          <w:marTop w:val="0"/>
          <w:marBottom w:val="0"/>
          <w:divBdr>
            <w:top w:val="none" w:sz="0" w:space="0" w:color="auto"/>
            <w:left w:val="none" w:sz="0" w:space="0" w:color="auto"/>
            <w:bottom w:val="none" w:sz="0" w:space="0" w:color="auto"/>
            <w:right w:val="none" w:sz="0" w:space="0" w:color="auto"/>
          </w:divBdr>
        </w:div>
        <w:div w:id="260141119">
          <w:marLeft w:val="640"/>
          <w:marRight w:val="0"/>
          <w:marTop w:val="0"/>
          <w:marBottom w:val="0"/>
          <w:divBdr>
            <w:top w:val="none" w:sz="0" w:space="0" w:color="auto"/>
            <w:left w:val="none" w:sz="0" w:space="0" w:color="auto"/>
            <w:bottom w:val="none" w:sz="0" w:space="0" w:color="auto"/>
            <w:right w:val="none" w:sz="0" w:space="0" w:color="auto"/>
          </w:divBdr>
        </w:div>
        <w:div w:id="310520878">
          <w:marLeft w:val="640"/>
          <w:marRight w:val="0"/>
          <w:marTop w:val="0"/>
          <w:marBottom w:val="0"/>
          <w:divBdr>
            <w:top w:val="none" w:sz="0" w:space="0" w:color="auto"/>
            <w:left w:val="none" w:sz="0" w:space="0" w:color="auto"/>
            <w:bottom w:val="none" w:sz="0" w:space="0" w:color="auto"/>
            <w:right w:val="none" w:sz="0" w:space="0" w:color="auto"/>
          </w:divBdr>
        </w:div>
        <w:div w:id="429400404">
          <w:marLeft w:val="640"/>
          <w:marRight w:val="0"/>
          <w:marTop w:val="0"/>
          <w:marBottom w:val="0"/>
          <w:divBdr>
            <w:top w:val="none" w:sz="0" w:space="0" w:color="auto"/>
            <w:left w:val="none" w:sz="0" w:space="0" w:color="auto"/>
            <w:bottom w:val="none" w:sz="0" w:space="0" w:color="auto"/>
            <w:right w:val="none" w:sz="0" w:space="0" w:color="auto"/>
          </w:divBdr>
        </w:div>
        <w:div w:id="542442389">
          <w:marLeft w:val="640"/>
          <w:marRight w:val="0"/>
          <w:marTop w:val="0"/>
          <w:marBottom w:val="0"/>
          <w:divBdr>
            <w:top w:val="none" w:sz="0" w:space="0" w:color="auto"/>
            <w:left w:val="none" w:sz="0" w:space="0" w:color="auto"/>
            <w:bottom w:val="none" w:sz="0" w:space="0" w:color="auto"/>
            <w:right w:val="none" w:sz="0" w:space="0" w:color="auto"/>
          </w:divBdr>
        </w:div>
        <w:div w:id="638189645">
          <w:marLeft w:val="640"/>
          <w:marRight w:val="0"/>
          <w:marTop w:val="0"/>
          <w:marBottom w:val="0"/>
          <w:divBdr>
            <w:top w:val="none" w:sz="0" w:space="0" w:color="auto"/>
            <w:left w:val="none" w:sz="0" w:space="0" w:color="auto"/>
            <w:bottom w:val="none" w:sz="0" w:space="0" w:color="auto"/>
            <w:right w:val="none" w:sz="0" w:space="0" w:color="auto"/>
          </w:divBdr>
        </w:div>
        <w:div w:id="690378683">
          <w:marLeft w:val="640"/>
          <w:marRight w:val="0"/>
          <w:marTop w:val="0"/>
          <w:marBottom w:val="0"/>
          <w:divBdr>
            <w:top w:val="none" w:sz="0" w:space="0" w:color="auto"/>
            <w:left w:val="none" w:sz="0" w:space="0" w:color="auto"/>
            <w:bottom w:val="none" w:sz="0" w:space="0" w:color="auto"/>
            <w:right w:val="none" w:sz="0" w:space="0" w:color="auto"/>
          </w:divBdr>
        </w:div>
        <w:div w:id="698550473">
          <w:marLeft w:val="640"/>
          <w:marRight w:val="0"/>
          <w:marTop w:val="0"/>
          <w:marBottom w:val="0"/>
          <w:divBdr>
            <w:top w:val="none" w:sz="0" w:space="0" w:color="auto"/>
            <w:left w:val="none" w:sz="0" w:space="0" w:color="auto"/>
            <w:bottom w:val="none" w:sz="0" w:space="0" w:color="auto"/>
            <w:right w:val="none" w:sz="0" w:space="0" w:color="auto"/>
          </w:divBdr>
        </w:div>
        <w:div w:id="824514255">
          <w:marLeft w:val="640"/>
          <w:marRight w:val="0"/>
          <w:marTop w:val="0"/>
          <w:marBottom w:val="0"/>
          <w:divBdr>
            <w:top w:val="none" w:sz="0" w:space="0" w:color="auto"/>
            <w:left w:val="none" w:sz="0" w:space="0" w:color="auto"/>
            <w:bottom w:val="none" w:sz="0" w:space="0" w:color="auto"/>
            <w:right w:val="none" w:sz="0" w:space="0" w:color="auto"/>
          </w:divBdr>
        </w:div>
        <w:div w:id="828324803">
          <w:marLeft w:val="640"/>
          <w:marRight w:val="0"/>
          <w:marTop w:val="0"/>
          <w:marBottom w:val="0"/>
          <w:divBdr>
            <w:top w:val="none" w:sz="0" w:space="0" w:color="auto"/>
            <w:left w:val="none" w:sz="0" w:space="0" w:color="auto"/>
            <w:bottom w:val="none" w:sz="0" w:space="0" w:color="auto"/>
            <w:right w:val="none" w:sz="0" w:space="0" w:color="auto"/>
          </w:divBdr>
        </w:div>
        <w:div w:id="888153519">
          <w:marLeft w:val="640"/>
          <w:marRight w:val="0"/>
          <w:marTop w:val="0"/>
          <w:marBottom w:val="0"/>
          <w:divBdr>
            <w:top w:val="none" w:sz="0" w:space="0" w:color="auto"/>
            <w:left w:val="none" w:sz="0" w:space="0" w:color="auto"/>
            <w:bottom w:val="none" w:sz="0" w:space="0" w:color="auto"/>
            <w:right w:val="none" w:sz="0" w:space="0" w:color="auto"/>
          </w:divBdr>
        </w:div>
        <w:div w:id="1158959115">
          <w:marLeft w:val="640"/>
          <w:marRight w:val="0"/>
          <w:marTop w:val="0"/>
          <w:marBottom w:val="0"/>
          <w:divBdr>
            <w:top w:val="none" w:sz="0" w:space="0" w:color="auto"/>
            <w:left w:val="none" w:sz="0" w:space="0" w:color="auto"/>
            <w:bottom w:val="none" w:sz="0" w:space="0" w:color="auto"/>
            <w:right w:val="none" w:sz="0" w:space="0" w:color="auto"/>
          </w:divBdr>
        </w:div>
        <w:div w:id="1376657896">
          <w:marLeft w:val="640"/>
          <w:marRight w:val="0"/>
          <w:marTop w:val="0"/>
          <w:marBottom w:val="0"/>
          <w:divBdr>
            <w:top w:val="none" w:sz="0" w:space="0" w:color="auto"/>
            <w:left w:val="none" w:sz="0" w:space="0" w:color="auto"/>
            <w:bottom w:val="none" w:sz="0" w:space="0" w:color="auto"/>
            <w:right w:val="none" w:sz="0" w:space="0" w:color="auto"/>
          </w:divBdr>
        </w:div>
        <w:div w:id="1448504392">
          <w:marLeft w:val="640"/>
          <w:marRight w:val="0"/>
          <w:marTop w:val="0"/>
          <w:marBottom w:val="0"/>
          <w:divBdr>
            <w:top w:val="none" w:sz="0" w:space="0" w:color="auto"/>
            <w:left w:val="none" w:sz="0" w:space="0" w:color="auto"/>
            <w:bottom w:val="none" w:sz="0" w:space="0" w:color="auto"/>
            <w:right w:val="none" w:sz="0" w:space="0" w:color="auto"/>
          </w:divBdr>
        </w:div>
        <w:div w:id="1462922682">
          <w:marLeft w:val="640"/>
          <w:marRight w:val="0"/>
          <w:marTop w:val="0"/>
          <w:marBottom w:val="0"/>
          <w:divBdr>
            <w:top w:val="none" w:sz="0" w:space="0" w:color="auto"/>
            <w:left w:val="none" w:sz="0" w:space="0" w:color="auto"/>
            <w:bottom w:val="none" w:sz="0" w:space="0" w:color="auto"/>
            <w:right w:val="none" w:sz="0" w:space="0" w:color="auto"/>
          </w:divBdr>
        </w:div>
        <w:div w:id="1518229561">
          <w:marLeft w:val="640"/>
          <w:marRight w:val="0"/>
          <w:marTop w:val="0"/>
          <w:marBottom w:val="0"/>
          <w:divBdr>
            <w:top w:val="none" w:sz="0" w:space="0" w:color="auto"/>
            <w:left w:val="none" w:sz="0" w:space="0" w:color="auto"/>
            <w:bottom w:val="none" w:sz="0" w:space="0" w:color="auto"/>
            <w:right w:val="none" w:sz="0" w:space="0" w:color="auto"/>
          </w:divBdr>
        </w:div>
        <w:div w:id="1670405465">
          <w:marLeft w:val="640"/>
          <w:marRight w:val="0"/>
          <w:marTop w:val="0"/>
          <w:marBottom w:val="0"/>
          <w:divBdr>
            <w:top w:val="none" w:sz="0" w:space="0" w:color="auto"/>
            <w:left w:val="none" w:sz="0" w:space="0" w:color="auto"/>
            <w:bottom w:val="none" w:sz="0" w:space="0" w:color="auto"/>
            <w:right w:val="none" w:sz="0" w:space="0" w:color="auto"/>
          </w:divBdr>
        </w:div>
        <w:div w:id="1879471363">
          <w:marLeft w:val="640"/>
          <w:marRight w:val="0"/>
          <w:marTop w:val="0"/>
          <w:marBottom w:val="0"/>
          <w:divBdr>
            <w:top w:val="none" w:sz="0" w:space="0" w:color="auto"/>
            <w:left w:val="none" w:sz="0" w:space="0" w:color="auto"/>
            <w:bottom w:val="none" w:sz="0" w:space="0" w:color="auto"/>
            <w:right w:val="none" w:sz="0" w:space="0" w:color="auto"/>
          </w:divBdr>
        </w:div>
        <w:div w:id="1977371094">
          <w:marLeft w:val="640"/>
          <w:marRight w:val="0"/>
          <w:marTop w:val="0"/>
          <w:marBottom w:val="0"/>
          <w:divBdr>
            <w:top w:val="none" w:sz="0" w:space="0" w:color="auto"/>
            <w:left w:val="none" w:sz="0" w:space="0" w:color="auto"/>
            <w:bottom w:val="none" w:sz="0" w:space="0" w:color="auto"/>
            <w:right w:val="none" w:sz="0" w:space="0" w:color="auto"/>
          </w:divBdr>
        </w:div>
        <w:div w:id="2001276164">
          <w:marLeft w:val="640"/>
          <w:marRight w:val="0"/>
          <w:marTop w:val="0"/>
          <w:marBottom w:val="0"/>
          <w:divBdr>
            <w:top w:val="none" w:sz="0" w:space="0" w:color="auto"/>
            <w:left w:val="none" w:sz="0" w:space="0" w:color="auto"/>
            <w:bottom w:val="none" w:sz="0" w:space="0" w:color="auto"/>
            <w:right w:val="none" w:sz="0" w:space="0" w:color="auto"/>
          </w:divBdr>
        </w:div>
      </w:divsChild>
    </w:div>
    <w:div w:id="305285855">
      <w:bodyDiv w:val="1"/>
      <w:marLeft w:val="0"/>
      <w:marRight w:val="0"/>
      <w:marTop w:val="0"/>
      <w:marBottom w:val="0"/>
      <w:divBdr>
        <w:top w:val="none" w:sz="0" w:space="0" w:color="auto"/>
        <w:left w:val="none" w:sz="0" w:space="0" w:color="auto"/>
        <w:bottom w:val="none" w:sz="0" w:space="0" w:color="auto"/>
        <w:right w:val="none" w:sz="0" w:space="0" w:color="auto"/>
      </w:divBdr>
      <w:divsChild>
        <w:div w:id="1085954359">
          <w:marLeft w:val="640"/>
          <w:marRight w:val="0"/>
          <w:marTop w:val="0"/>
          <w:marBottom w:val="0"/>
          <w:divBdr>
            <w:top w:val="none" w:sz="0" w:space="0" w:color="auto"/>
            <w:left w:val="none" w:sz="0" w:space="0" w:color="auto"/>
            <w:bottom w:val="none" w:sz="0" w:space="0" w:color="auto"/>
            <w:right w:val="none" w:sz="0" w:space="0" w:color="auto"/>
          </w:divBdr>
        </w:div>
        <w:div w:id="825635506">
          <w:marLeft w:val="640"/>
          <w:marRight w:val="0"/>
          <w:marTop w:val="0"/>
          <w:marBottom w:val="0"/>
          <w:divBdr>
            <w:top w:val="none" w:sz="0" w:space="0" w:color="auto"/>
            <w:left w:val="none" w:sz="0" w:space="0" w:color="auto"/>
            <w:bottom w:val="none" w:sz="0" w:space="0" w:color="auto"/>
            <w:right w:val="none" w:sz="0" w:space="0" w:color="auto"/>
          </w:divBdr>
        </w:div>
        <w:div w:id="472795142">
          <w:marLeft w:val="640"/>
          <w:marRight w:val="0"/>
          <w:marTop w:val="0"/>
          <w:marBottom w:val="0"/>
          <w:divBdr>
            <w:top w:val="none" w:sz="0" w:space="0" w:color="auto"/>
            <w:left w:val="none" w:sz="0" w:space="0" w:color="auto"/>
            <w:bottom w:val="none" w:sz="0" w:space="0" w:color="auto"/>
            <w:right w:val="none" w:sz="0" w:space="0" w:color="auto"/>
          </w:divBdr>
        </w:div>
        <w:div w:id="1409694199">
          <w:marLeft w:val="640"/>
          <w:marRight w:val="0"/>
          <w:marTop w:val="0"/>
          <w:marBottom w:val="0"/>
          <w:divBdr>
            <w:top w:val="none" w:sz="0" w:space="0" w:color="auto"/>
            <w:left w:val="none" w:sz="0" w:space="0" w:color="auto"/>
            <w:bottom w:val="none" w:sz="0" w:space="0" w:color="auto"/>
            <w:right w:val="none" w:sz="0" w:space="0" w:color="auto"/>
          </w:divBdr>
        </w:div>
        <w:div w:id="217520130">
          <w:marLeft w:val="640"/>
          <w:marRight w:val="0"/>
          <w:marTop w:val="0"/>
          <w:marBottom w:val="0"/>
          <w:divBdr>
            <w:top w:val="none" w:sz="0" w:space="0" w:color="auto"/>
            <w:left w:val="none" w:sz="0" w:space="0" w:color="auto"/>
            <w:bottom w:val="none" w:sz="0" w:space="0" w:color="auto"/>
            <w:right w:val="none" w:sz="0" w:space="0" w:color="auto"/>
          </w:divBdr>
        </w:div>
        <w:div w:id="1176965830">
          <w:marLeft w:val="640"/>
          <w:marRight w:val="0"/>
          <w:marTop w:val="0"/>
          <w:marBottom w:val="0"/>
          <w:divBdr>
            <w:top w:val="none" w:sz="0" w:space="0" w:color="auto"/>
            <w:left w:val="none" w:sz="0" w:space="0" w:color="auto"/>
            <w:bottom w:val="none" w:sz="0" w:space="0" w:color="auto"/>
            <w:right w:val="none" w:sz="0" w:space="0" w:color="auto"/>
          </w:divBdr>
        </w:div>
        <w:div w:id="1082486432">
          <w:marLeft w:val="640"/>
          <w:marRight w:val="0"/>
          <w:marTop w:val="0"/>
          <w:marBottom w:val="0"/>
          <w:divBdr>
            <w:top w:val="none" w:sz="0" w:space="0" w:color="auto"/>
            <w:left w:val="none" w:sz="0" w:space="0" w:color="auto"/>
            <w:bottom w:val="none" w:sz="0" w:space="0" w:color="auto"/>
            <w:right w:val="none" w:sz="0" w:space="0" w:color="auto"/>
          </w:divBdr>
        </w:div>
        <w:div w:id="581641689">
          <w:marLeft w:val="640"/>
          <w:marRight w:val="0"/>
          <w:marTop w:val="0"/>
          <w:marBottom w:val="0"/>
          <w:divBdr>
            <w:top w:val="none" w:sz="0" w:space="0" w:color="auto"/>
            <w:left w:val="none" w:sz="0" w:space="0" w:color="auto"/>
            <w:bottom w:val="none" w:sz="0" w:space="0" w:color="auto"/>
            <w:right w:val="none" w:sz="0" w:space="0" w:color="auto"/>
          </w:divBdr>
        </w:div>
        <w:div w:id="1464931623">
          <w:marLeft w:val="640"/>
          <w:marRight w:val="0"/>
          <w:marTop w:val="0"/>
          <w:marBottom w:val="0"/>
          <w:divBdr>
            <w:top w:val="none" w:sz="0" w:space="0" w:color="auto"/>
            <w:left w:val="none" w:sz="0" w:space="0" w:color="auto"/>
            <w:bottom w:val="none" w:sz="0" w:space="0" w:color="auto"/>
            <w:right w:val="none" w:sz="0" w:space="0" w:color="auto"/>
          </w:divBdr>
        </w:div>
        <w:div w:id="113377764">
          <w:marLeft w:val="640"/>
          <w:marRight w:val="0"/>
          <w:marTop w:val="0"/>
          <w:marBottom w:val="0"/>
          <w:divBdr>
            <w:top w:val="none" w:sz="0" w:space="0" w:color="auto"/>
            <w:left w:val="none" w:sz="0" w:space="0" w:color="auto"/>
            <w:bottom w:val="none" w:sz="0" w:space="0" w:color="auto"/>
            <w:right w:val="none" w:sz="0" w:space="0" w:color="auto"/>
          </w:divBdr>
        </w:div>
        <w:div w:id="412629166">
          <w:marLeft w:val="640"/>
          <w:marRight w:val="0"/>
          <w:marTop w:val="0"/>
          <w:marBottom w:val="0"/>
          <w:divBdr>
            <w:top w:val="none" w:sz="0" w:space="0" w:color="auto"/>
            <w:left w:val="none" w:sz="0" w:space="0" w:color="auto"/>
            <w:bottom w:val="none" w:sz="0" w:space="0" w:color="auto"/>
            <w:right w:val="none" w:sz="0" w:space="0" w:color="auto"/>
          </w:divBdr>
        </w:div>
        <w:div w:id="2059889966">
          <w:marLeft w:val="640"/>
          <w:marRight w:val="0"/>
          <w:marTop w:val="0"/>
          <w:marBottom w:val="0"/>
          <w:divBdr>
            <w:top w:val="none" w:sz="0" w:space="0" w:color="auto"/>
            <w:left w:val="none" w:sz="0" w:space="0" w:color="auto"/>
            <w:bottom w:val="none" w:sz="0" w:space="0" w:color="auto"/>
            <w:right w:val="none" w:sz="0" w:space="0" w:color="auto"/>
          </w:divBdr>
        </w:div>
        <w:div w:id="1883245884">
          <w:marLeft w:val="640"/>
          <w:marRight w:val="0"/>
          <w:marTop w:val="0"/>
          <w:marBottom w:val="0"/>
          <w:divBdr>
            <w:top w:val="none" w:sz="0" w:space="0" w:color="auto"/>
            <w:left w:val="none" w:sz="0" w:space="0" w:color="auto"/>
            <w:bottom w:val="none" w:sz="0" w:space="0" w:color="auto"/>
            <w:right w:val="none" w:sz="0" w:space="0" w:color="auto"/>
          </w:divBdr>
        </w:div>
        <w:div w:id="1197810565">
          <w:marLeft w:val="640"/>
          <w:marRight w:val="0"/>
          <w:marTop w:val="0"/>
          <w:marBottom w:val="0"/>
          <w:divBdr>
            <w:top w:val="none" w:sz="0" w:space="0" w:color="auto"/>
            <w:left w:val="none" w:sz="0" w:space="0" w:color="auto"/>
            <w:bottom w:val="none" w:sz="0" w:space="0" w:color="auto"/>
            <w:right w:val="none" w:sz="0" w:space="0" w:color="auto"/>
          </w:divBdr>
        </w:div>
        <w:div w:id="1759401891">
          <w:marLeft w:val="640"/>
          <w:marRight w:val="0"/>
          <w:marTop w:val="0"/>
          <w:marBottom w:val="0"/>
          <w:divBdr>
            <w:top w:val="none" w:sz="0" w:space="0" w:color="auto"/>
            <w:left w:val="none" w:sz="0" w:space="0" w:color="auto"/>
            <w:bottom w:val="none" w:sz="0" w:space="0" w:color="auto"/>
            <w:right w:val="none" w:sz="0" w:space="0" w:color="auto"/>
          </w:divBdr>
        </w:div>
        <w:div w:id="1127166816">
          <w:marLeft w:val="640"/>
          <w:marRight w:val="0"/>
          <w:marTop w:val="0"/>
          <w:marBottom w:val="0"/>
          <w:divBdr>
            <w:top w:val="none" w:sz="0" w:space="0" w:color="auto"/>
            <w:left w:val="none" w:sz="0" w:space="0" w:color="auto"/>
            <w:bottom w:val="none" w:sz="0" w:space="0" w:color="auto"/>
            <w:right w:val="none" w:sz="0" w:space="0" w:color="auto"/>
          </w:divBdr>
        </w:div>
        <w:div w:id="269163311">
          <w:marLeft w:val="640"/>
          <w:marRight w:val="0"/>
          <w:marTop w:val="0"/>
          <w:marBottom w:val="0"/>
          <w:divBdr>
            <w:top w:val="none" w:sz="0" w:space="0" w:color="auto"/>
            <w:left w:val="none" w:sz="0" w:space="0" w:color="auto"/>
            <w:bottom w:val="none" w:sz="0" w:space="0" w:color="auto"/>
            <w:right w:val="none" w:sz="0" w:space="0" w:color="auto"/>
          </w:divBdr>
        </w:div>
        <w:div w:id="2062821543">
          <w:marLeft w:val="640"/>
          <w:marRight w:val="0"/>
          <w:marTop w:val="0"/>
          <w:marBottom w:val="0"/>
          <w:divBdr>
            <w:top w:val="none" w:sz="0" w:space="0" w:color="auto"/>
            <w:left w:val="none" w:sz="0" w:space="0" w:color="auto"/>
            <w:bottom w:val="none" w:sz="0" w:space="0" w:color="auto"/>
            <w:right w:val="none" w:sz="0" w:space="0" w:color="auto"/>
          </w:divBdr>
        </w:div>
        <w:div w:id="753091097">
          <w:marLeft w:val="640"/>
          <w:marRight w:val="0"/>
          <w:marTop w:val="0"/>
          <w:marBottom w:val="0"/>
          <w:divBdr>
            <w:top w:val="none" w:sz="0" w:space="0" w:color="auto"/>
            <w:left w:val="none" w:sz="0" w:space="0" w:color="auto"/>
            <w:bottom w:val="none" w:sz="0" w:space="0" w:color="auto"/>
            <w:right w:val="none" w:sz="0" w:space="0" w:color="auto"/>
          </w:divBdr>
        </w:div>
        <w:div w:id="1486242203">
          <w:marLeft w:val="640"/>
          <w:marRight w:val="0"/>
          <w:marTop w:val="0"/>
          <w:marBottom w:val="0"/>
          <w:divBdr>
            <w:top w:val="none" w:sz="0" w:space="0" w:color="auto"/>
            <w:left w:val="none" w:sz="0" w:space="0" w:color="auto"/>
            <w:bottom w:val="none" w:sz="0" w:space="0" w:color="auto"/>
            <w:right w:val="none" w:sz="0" w:space="0" w:color="auto"/>
          </w:divBdr>
        </w:div>
        <w:div w:id="868028711">
          <w:marLeft w:val="640"/>
          <w:marRight w:val="0"/>
          <w:marTop w:val="0"/>
          <w:marBottom w:val="0"/>
          <w:divBdr>
            <w:top w:val="none" w:sz="0" w:space="0" w:color="auto"/>
            <w:left w:val="none" w:sz="0" w:space="0" w:color="auto"/>
            <w:bottom w:val="none" w:sz="0" w:space="0" w:color="auto"/>
            <w:right w:val="none" w:sz="0" w:space="0" w:color="auto"/>
          </w:divBdr>
        </w:div>
        <w:div w:id="1957977690">
          <w:marLeft w:val="640"/>
          <w:marRight w:val="0"/>
          <w:marTop w:val="0"/>
          <w:marBottom w:val="0"/>
          <w:divBdr>
            <w:top w:val="none" w:sz="0" w:space="0" w:color="auto"/>
            <w:left w:val="none" w:sz="0" w:space="0" w:color="auto"/>
            <w:bottom w:val="none" w:sz="0" w:space="0" w:color="auto"/>
            <w:right w:val="none" w:sz="0" w:space="0" w:color="auto"/>
          </w:divBdr>
        </w:div>
        <w:div w:id="352079563">
          <w:marLeft w:val="640"/>
          <w:marRight w:val="0"/>
          <w:marTop w:val="0"/>
          <w:marBottom w:val="0"/>
          <w:divBdr>
            <w:top w:val="none" w:sz="0" w:space="0" w:color="auto"/>
            <w:left w:val="none" w:sz="0" w:space="0" w:color="auto"/>
            <w:bottom w:val="none" w:sz="0" w:space="0" w:color="auto"/>
            <w:right w:val="none" w:sz="0" w:space="0" w:color="auto"/>
          </w:divBdr>
        </w:div>
        <w:div w:id="1250236420">
          <w:marLeft w:val="640"/>
          <w:marRight w:val="0"/>
          <w:marTop w:val="0"/>
          <w:marBottom w:val="0"/>
          <w:divBdr>
            <w:top w:val="none" w:sz="0" w:space="0" w:color="auto"/>
            <w:left w:val="none" w:sz="0" w:space="0" w:color="auto"/>
            <w:bottom w:val="none" w:sz="0" w:space="0" w:color="auto"/>
            <w:right w:val="none" w:sz="0" w:space="0" w:color="auto"/>
          </w:divBdr>
        </w:div>
        <w:div w:id="688213798">
          <w:marLeft w:val="640"/>
          <w:marRight w:val="0"/>
          <w:marTop w:val="0"/>
          <w:marBottom w:val="0"/>
          <w:divBdr>
            <w:top w:val="none" w:sz="0" w:space="0" w:color="auto"/>
            <w:left w:val="none" w:sz="0" w:space="0" w:color="auto"/>
            <w:bottom w:val="none" w:sz="0" w:space="0" w:color="auto"/>
            <w:right w:val="none" w:sz="0" w:space="0" w:color="auto"/>
          </w:divBdr>
        </w:div>
        <w:div w:id="960916442">
          <w:marLeft w:val="640"/>
          <w:marRight w:val="0"/>
          <w:marTop w:val="0"/>
          <w:marBottom w:val="0"/>
          <w:divBdr>
            <w:top w:val="none" w:sz="0" w:space="0" w:color="auto"/>
            <w:left w:val="none" w:sz="0" w:space="0" w:color="auto"/>
            <w:bottom w:val="none" w:sz="0" w:space="0" w:color="auto"/>
            <w:right w:val="none" w:sz="0" w:space="0" w:color="auto"/>
          </w:divBdr>
        </w:div>
        <w:div w:id="572080001">
          <w:marLeft w:val="640"/>
          <w:marRight w:val="0"/>
          <w:marTop w:val="0"/>
          <w:marBottom w:val="0"/>
          <w:divBdr>
            <w:top w:val="none" w:sz="0" w:space="0" w:color="auto"/>
            <w:left w:val="none" w:sz="0" w:space="0" w:color="auto"/>
            <w:bottom w:val="none" w:sz="0" w:space="0" w:color="auto"/>
            <w:right w:val="none" w:sz="0" w:space="0" w:color="auto"/>
          </w:divBdr>
        </w:div>
        <w:div w:id="728386834">
          <w:marLeft w:val="640"/>
          <w:marRight w:val="0"/>
          <w:marTop w:val="0"/>
          <w:marBottom w:val="0"/>
          <w:divBdr>
            <w:top w:val="none" w:sz="0" w:space="0" w:color="auto"/>
            <w:left w:val="none" w:sz="0" w:space="0" w:color="auto"/>
            <w:bottom w:val="none" w:sz="0" w:space="0" w:color="auto"/>
            <w:right w:val="none" w:sz="0" w:space="0" w:color="auto"/>
          </w:divBdr>
        </w:div>
        <w:div w:id="1262760462">
          <w:marLeft w:val="640"/>
          <w:marRight w:val="0"/>
          <w:marTop w:val="0"/>
          <w:marBottom w:val="0"/>
          <w:divBdr>
            <w:top w:val="none" w:sz="0" w:space="0" w:color="auto"/>
            <w:left w:val="none" w:sz="0" w:space="0" w:color="auto"/>
            <w:bottom w:val="none" w:sz="0" w:space="0" w:color="auto"/>
            <w:right w:val="none" w:sz="0" w:space="0" w:color="auto"/>
          </w:divBdr>
        </w:div>
        <w:div w:id="1341277220">
          <w:marLeft w:val="640"/>
          <w:marRight w:val="0"/>
          <w:marTop w:val="0"/>
          <w:marBottom w:val="0"/>
          <w:divBdr>
            <w:top w:val="none" w:sz="0" w:space="0" w:color="auto"/>
            <w:left w:val="none" w:sz="0" w:space="0" w:color="auto"/>
            <w:bottom w:val="none" w:sz="0" w:space="0" w:color="auto"/>
            <w:right w:val="none" w:sz="0" w:space="0" w:color="auto"/>
          </w:divBdr>
        </w:div>
        <w:div w:id="1673988033">
          <w:marLeft w:val="640"/>
          <w:marRight w:val="0"/>
          <w:marTop w:val="0"/>
          <w:marBottom w:val="0"/>
          <w:divBdr>
            <w:top w:val="none" w:sz="0" w:space="0" w:color="auto"/>
            <w:left w:val="none" w:sz="0" w:space="0" w:color="auto"/>
            <w:bottom w:val="none" w:sz="0" w:space="0" w:color="auto"/>
            <w:right w:val="none" w:sz="0" w:space="0" w:color="auto"/>
          </w:divBdr>
        </w:div>
        <w:div w:id="415250397">
          <w:marLeft w:val="640"/>
          <w:marRight w:val="0"/>
          <w:marTop w:val="0"/>
          <w:marBottom w:val="0"/>
          <w:divBdr>
            <w:top w:val="none" w:sz="0" w:space="0" w:color="auto"/>
            <w:left w:val="none" w:sz="0" w:space="0" w:color="auto"/>
            <w:bottom w:val="none" w:sz="0" w:space="0" w:color="auto"/>
            <w:right w:val="none" w:sz="0" w:space="0" w:color="auto"/>
          </w:divBdr>
        </w:div>
        <w:div w:id="2046909089">
          <w:marLeft w:val="640"/>
          <w:marRight w:val="0"/>
          <w:marTop w:val="0"/>
          <w:marBottom w:val="0"/>
          <w:divBdr>
            <w:top w:val="none" w:sz="0" w:space="0" w:color="auto"/>
            <w:left w:val="none" w:sz="0" w:space="0" w:color="auto"/>
            <w:bottom w:val="none" w:sz="0" w:space="0" w:color="auto"/>
            <w:right w:val="none" w:sz="0" w:space="0" w:color="auto"/>
          </w:divBdr>
        </w:div>
        <w:div w:id="2037919919">
          <w:marLeft w:val="640"/>
          <w:marRight w:val="0"/>
          <w:marTop w:val="0"/>
          <w:marBottom w:val="0"/>
          <w:divBdr>
            <w:top w:val="none" w:sz="0" w:space="0" w:color="auto"/>
            <w:left w:val="none" w:sz="0" w:space="0" w:color="auto"/>
            <w:bottom w:val="none" w:sz="0" w:space="0" w:color="auto"/>
            <w:right w:val="none" w:sz="0" w:space="0" w:color="auto"/>
          </w:divBdr>
        </w:div>
        <w:div w:id="295528969">
          <w:marLeft w:val="640"/>
          <w:marRight w:val="0"/>
          <w:marTop w:val="0"/>
          <w:marBottom w:val="0"/>
          <w:divBdr>
            <w:top w:val="none" w:sz="0" w:space="0" w:color="auto"/>
            <w:left w:val="none" w:sz="0" w:space="0" w:color="auto"/>
            <w:bottom w:val="none" w:sz="0" w:space="0" w:color="auto"/>
            <w:right w:val="none" w:sz="0" w:space="0" w:color="auto"/>
          </w:divBdr>
        </w:div>
        <w:div w:id="1968923457">
          <w:marLeft w:val="640"/>
          <w:marRight w:val="0"/>
          <w:marTop w:val="0"/>
          <w:marBottom w:val="0"/>
          <w:divBdr>
            <w:top w:val="none" w:sz="0" w:space="0" w:color="auto"/>
            <w:left w:val="none" w:sz="0" w:space="0" w:color="auto"/>
            <w:bottom w:val="none" w:sz="0" w:space="0" w:color="auto"/>
            <w:right w:val="none" w:sz="0" w:space="0" w:color="auto"/>
          </w:divBdr>
        </w:div>
        <w:div w:id="841434594">
          <w:marLeft w:val="640"/>
          <w:marRight w:val="0"/>
          <w:marTop w:val="0"/>
          <w:marBottom w:val="0"/>
          <w:divBdr>
            <w:top w:val="none" w:sz="0" w:space="0" w:color="auto"/>
            <w:left w:val="none" w:sz="0" w:space="0" w:color="auto"/>
            <w:bottom w:val="none" w:sz="0" w:space="0" w:color="auto"/>
            <w:right w:val="none" w:sz="0" w:space="0" w:color="auto"/>
          </w:divBdr>
        </w:div>
        <w:div w:id="110708735">
          <w:marLeft w:val="640"/>
          <w:marRight w:val="0"/>
          <w:marTop w:val="0"/>
          <w:marBottom w:val="0"/>
          <w:divBdr>
            <w:top w:val="none" w:sz="0" w:space="0" w:color="auto"/>
            <w:left w:val="none" w:sz="0" w:space="0" w:color="auto"/>
            <w:bottom w:val="none" w:sz="0" w:space="0" w:color="auto"/>
            <w:right w:val="none" w:sz="0" w:space="0" w:color="auto"/>
          </w:divBdr>
        </w:div>
        <w:div w:id="872110075">
          <w:marLeft w:val="640"/>
          <w:marRight w:val="0"/>
          <w:marTop w:val="0"/>
          <w:marBottom w:val="0"/>
          <w:divBdr>
            <w:top w:val="none" w:sz="0" w:space="0" w:color="auto"/>
            <w:left w:val="none" w:sz="0" w:space="0" w:color="auto"/>
            <w:bottom w:val="none" w:sz="0" w:space="0" w:color="auto"/>
            <w:right w:val="none" w:sz="0" w:space="0" w:color="auto"/>
          </w:divBdr>
        </w:div>
        <w:div w:id="295528152">
          <w:marLeft w:val="640"/>
          <w:marRight w:val="0"/>
          <w:marTop w:val="0"/>
          <w:marBottom w:val="0"/>
          <w:divBdr>
            <w:top w:val="none" w:sz="0" w:space="0" w:color="auto"/>
            <w:left w:val="none" w:sz="0" w:space="0" w:color="auto"/>
            <w:bottom w:val="none" w:sz="0" w:space="0" w:color="auto"/>
            <w:right w:val="none" w:sz="0" w:space="0" w:color="auto"/>
          </w:divBdr>
        </w:div>
        <w:div w:id="1593928969">
          <w:marLeft w:val="640"/>
          <w:marRight w:val="0"/>
          <w:marTop w:val="0"/>
          <w:marBottom w:val="0"/>
          <w:divBdr>
            <w:top w:val="none" w:sz="0" w:space="0" w:color="auto"/>
            <w:left w:val="none" w:sz="0" w:space="0" w:color="auto"/>
            <w:bottom w:val="none" w:sz="0" w:space="0" w:color="auto"/>
            <w:right w:val="none" w:sz="0" w:space="0" w:color="auto"/>
          </w:divBdr>
        </w:div>
      </w:divsChild>
    </w:div>
    <w:div w:id="305745115">
      <w:marLeft w:val="640"/>
      <w:marRight w:val="0"/>
      <w:marTop w:val="0"/>
      <w:marBottom w:val="0"/>
      <w:divBdr>
        <w:top w:val="none" w:sz="0" w:space="0" w:color="auto"/>
        <w:left w:val="none" w:sz="0" w:space="0" w:color="auto"/>
        <w:bottom w:val="none" w:sz="0" w:space="0" w:color="auto"/>
        <w:right w:val="none" w:sz="0" w:space="0" w:color="auto"/>
      </w:divBdr>
    </w:div>
    <w:div w:id="306055379">
      <w:marLeft w:val="640"/>
      <w:marRight w:val="0"/>
      <w:marTop w:val="0"/>
      <w:marBottom w:val="0"/>
      <w:divBdr>
        <w:top w:val="none" w:sz="0" w:space="0" w:color="auto"/>
        <w:left w:val="none" w:sz="0" w:space="0" w:color="auto"/>
        <w:bottom w:val="none" w:sz="0" w:space="0" w:color="auto"/>
        <w:right w:val="none" w:sz="0" w:space="0" w:color="auto"/>
      </w:divBdr>
    </w:div>
    <w:div w:id="307521018">
      <w:bodyDiv w:val="1"/>
      <w:marLeft w:val="0"/>
      <w:marRight w:val="0"/>
      <w:marTop w:val="0"/>
      <w:marBottom w:val="0"/>
      <w:divBdr>
        <w:top w:val="none" w:sz="0" w:space="0" w:color="auto"/>
        <w:left w:val="none" w:sz="0" w:space="0" w:color="auto"/>
        <w:bottom w:val="none" w:sz="0" w:space="0" w:color="auto"/>
        <w:right w:val="none" w:sz="0" w:space="0" w:color="auto"/>
      </w:divBdr>
      <w:divsChild>
        <w:div w:id="875777878">
          <w:marLeft w:val="640"/>
          <w:marRight w:val="0"/>
          <w:marTop w:val="0"/>
          <w:marBottom w:val="0"/>
          <w:divBdr>
            <w:top w:val="none" w:sz="0" w:space="0" w:color="auto"/>
            <w:left w:val="none" w:sz="0" w:space="0" w:color="auto"/>
            <w:bottom w:val="none" w:sz="0" w:space="0" w:color="auto"/>
            <w:right w:val="none" w:sz="0" w:space="0" w:color="auto"/>
          </w:divBdr>
        </w:div>
        <w:div w:id="1370253787">
          <w:marLeft w:val="640"/>
          <w:marRight w:val="0"/>
          <w:marTop w:val="0"/>
          <w:marBottom w:val="0"/>
          <w:divBdr>
            <w:top w:val="none" w:sz="0" w:space="0" w:color="auto"/>
            <w:left w:val="none" w:sz="0" w:space="0" w:color="auto"/>
            <w:bottom w:val="none" w:sz="0" w:space="0" w:color="auto"/>
            <w:right w:val="none" w:sz="0" w:space="0" w:color="auto"/>
          </w:divBdr>
        </w:div>
        <w:div w:id="202865559">
          <w:marLeft w:val="640"/>
          <w:marRight w:val="0"/>
          <w:marTop w:val="0"/>
          <w:marBottom w:val="0"/>
          <w:divBdr>
            <w:top w:val="none" w:sz="0" w:space="0" w:color="auto"/>
            <w:left w:val="none" w:sz="0" w:space="0" w:color="auto"/>
            <w:bottom w:val="none" w:sz="0" w:space="0" w:color="auto"/>
            <w:right w:val="none" w:sz="0" w:space="0" w:color="auto"/>
          </w:divBdr>
        </w:div>
        <w:div w:id="1976519012">
          <w:marLeft w:val="640"/>
          <w:marRight w:val="0"/>
          <w:marTop w:val="0"/>
          <w:marBottom w:val="0"/>
          <w:divBdr>
            <w:top w:val="none" w:sz="0" w:space="0" w:color="auto"/>
            <w:left w:val="none" w:sz="0" w:space="0" w:color="auto"/>
            <w:bottom w:val="none" w:sz="0" w:space="0" w:color="auto"/>
            <w:right w:val="none" w:sz="0" w:space="0" w:color="auto"/>
          </w:divBdr>
        </w:div>
        <w:div w:id="1864905783">
          <w:marLeft w:val="640"/>
          <w:marRight w:val="0"/>
          <w:marTop w:val="0"/>
          <w:marBottom w:val="0"/>
          <w:divBdr>
            <w:top w:val="none" w:sz="0" w:space="0" w:color="auto"/>
            <w:left w:val="none" w:sz="0" w:space="0" w:color="auto"/>
            <w:bottom w:val="none" w:sz="0" w:space="0" w:color="auto"/>
            <w:right w:val="none" w:sz="0" w:space="0" w:color="auto"/>
          </w:divBdr>
        </w:div>
        <w:div w:id="1700352281">
          <w:marLeft w:val="640"/>
          <w:marRight w:val="0"/>
          <w:marTop w:val="0"/>
          <w:marBottom w:val="0"/>
          <w:divBdr>
            <w:top w:val="none" w:sz="0" w:space="0" w:color="auto"/>
            <w:left w:val="none" w:sz="0" w:space="0" w:color="auto"/>
            <w:bottom w:val="none" w:sz="0" w:space="0" w:color="auto"/>
            <w:right w:val="none" w:sz="0" w:space="0" w:color="auto"/>
          </w:divBdr>
        </w:div>
        <w:div w:id="1608808150">
          <w:marLeft w:val="640"/>
          <w:marRight w:val="0"/>
          <w:marTop w:val="0"/>
          <w:marBottom w:val="0"/>
          <w:divBdr>
            <w:top w:val="none" w:sz="0" w:space="0" w:color="auto"/>
            <w:left w:val="none" w:sz="0" w:space="0" w:color="auto"/>
            <w:bottom w:val="none" w:sz="0" w:space="0" w:color="auto"/>
            <w:right w:val="none" w:sz="0" w:space="0" w:color="auto"/>
          </w:divBdr>
        </w:div>
        <w:div w:id="1467115452">
          <w:marLeft w:val="640"/>
          <w:marRight w:val="0"/>
          <w:marTop w:val="0"/>
          <w:marBottom w:val="0"/>
          <w:divBdr>
            <w:top w:val="none" w:sz="0" w:space="0" w:color="auto"/>
            <w:left w:val="none" w:sz="0" w:space="0" w:color="auto"/>
            <w:bottom w:val="none" w:sz="0" w:space="0" w:color="auto"/>
            <w:right w:val="none" w:sz="0" w:space="0" w:color="auto"/>
          </w:divBdr>
        </w:div>
        <w:div w:id="599722467">
          <w:marLeft w:val="640"/>
          <w:marRight w:val="0"/>
          <w:marTop w:val="0"/>
          <w:marBottom w:val="0"/>
          <w:divBdr>
            <w:top w:val="none" w:sz="0" w:space="0" w:color="auto"/>
            <w:left w:val="none" w:sz="0" w:space="0" w:color="auto"/>
            <w:bottom w:val="none" w:sz="0" w:space="0" w:color="auto"/>
            <w:right w:val="none" w:sz="0" w:space="0" w:color="auto"/>
          </w:divBdr>
        </w:div>
        <w:div w:id="2130512024">
          <w:marLeft w:val="640"/>
          <w:marRight w:val="0"/>
          <w:marTop w:val="0"/>
          <w:marBottom w:val="0"/>
          <w:divBdr>
            <w:top w:val="none" w:sz="0" w:space="0" w:color="auto"/>
            <w:left w:val="none" w:sz="0" w:space="0" w:color="auto"/>
            <w:bottom w:val="none" w:sz="0" w:space="0" w:color="auto"/>
            <w:right w:val="none" w:sz="0" w:space="0" w:color="auto"/>
          </w:divBdr>
        </w:div>
        <w:div w:id="373776637">
          <w:marLeft w:val="640"/>
          <w:marRight w:val="0"/>
          <w:marTop w:val="0"/>
          <w:marBottom w:val="0"/>
          <w:divBdr>
            <w:top w:val="none" w:sz="0" w:space="0" w:color="auto"/>
            <w:left w:val="none" w:sz="0" w:space="0" w:color="auto"/>
            <w:bottom w:val="none" w:sz="0" w:space="0" w:color="auto"/>
            <w:right w:val="none" w:sz="0" w:space="0" w:color="auto"/>
          </w:divBdr>
        </w:div>
        <w:div w:id="2067944916">
          <w:marLeft w:val="640"/>
          <w:marRight w:val="0"/>
          <w:marTop w:val="0"/>
          <w:marBottom w:val="0"/>
          <w:divBdr>
            <w:top w:val="none" w:sz="0" w:space="0" w:color="auto"/>
            <w:left w:val="none" w:sz="0" w:space="0" w:color="auto"/>
            <w:bottom w:val="none" w:sz="0" w:space="0" w:color="auto"/>
            <w:right w:val="none" w:sz="0" w:space="0" w:color="auto"/>
          </w:divBdr>
        </w:div>
        <w:div w:id="1726367932">
          <w:marLeft w:val="640"/>
          <w:marRight w:val="0"/>
          <w:marTop w:val="0"/>
          <w:marBottom w:val="0"/>
          <w:divBdr>
            <w:top w:val="none" w:sz="0" w:space="0" w:color="auto"/>
            <w:left w:val="none" w:sz="0" w:space="0" w:color="auto"/>
            <w:bottom w:val="none" w:sz="0" w:space="0" w:color="auto"/>
            <w:right w:val="none" w:sz="0" w:space="0" w:color="auto"/>
          </w:divBdr>
        </w:div>
        <w:div w:id="750078208">
          <w:marLeft w:val="640"/>
          <w:marRight w:val="0"/>
          <w:marTop w:val="0"/>
          <w:marBottom w:val="0"/>
          <w:divBdr>
            <w:top w:val="none" w:sz="0" w:space="0" w:color="auto"/>
            <w:left w:val="none" w:sz="0" w:space="0" w:color="auto"/>
            <w:bottom w:val="none" w:sz="0" w:space="0" w:color="auto"/>
            <w:right w:val="none" w:sz="0" w:space="0" w:color="auto"/>
          </w:divBdr>
        </w:div>
        <w:div w:id="126515377">
          <w:marLeft w:val="640"/>
          <w:marRight w:val="0"/>
          <w:marTop w:val="0"/>
          <w:marBottom w:val="0"/>
          <w:divBdr>
            <w:top w:val="none" w:sz="0" w:space="0" w:color="auto"/>
            <w:left w:val="none" w:sz="0" w:space="0" w:color="auto"/>
            <w:bottom w:val="none" w:sz="0" w:space="0" w:color="auto"/>
            <w:right w:val="none" w:sz="0" w:space="0" w:color="auto"/>
          </w:divBdr>
        </w:div>
        <w:div w:id="1895071315">
          <w:marLeft w:val="640"/>
          <w:marRight w:val="0"/>
          <w:marTop w:val="0"/>
          <w:marBottom w:val="0"/>
          <w:divBdr>
            <w:top w:val="none" w:sz="0" w:space="0" w:color="auto"/>
            <w:left w:val="none" w:sz="0" w:space="0" w:color="auto"/>
            <w:bottom w:val="none" w:sz="0" w:space="0" w:color="auto"/>
            <w:right w:val="none" w:sz="0" w:space="0" w:color="auto"/>
          </w:divBdr>
        </w:div>
        <w:div w:id="770011408">
          <w:marLeft w:val="640"/>
          <w:marRight w:val="0"/>
          <w:marTop w:val="0"/>
          <w:marBottom w:val="0"/>
          <w:divBdr>
            <w:top w:val="none" w:sz="0" w:space="0" w:color="auto"/>
            <w:left w:val="none" w:sz="0" w:space="0" w:color="auto"/>
            <w:bottom w:val="none" w:sz="0" w:space="0" w:color="auto"/>
            <w:right w:val="none" w:sz="0" w:space="0" w:color="auto"/>
          </w:divBdr>
        </w:div>
        <w:div w:id="1728215365">
          <w:marLeft w:val="640"/>
          <w:marRight w:val="0"/>
          <w:marTop w:val="0"/>
          <w:marBottom w:val="0"/>
          <w:divBdr>
            <w:top w:val="none" w:sz="0" w:space="0" w:color="auto"/>
            <w:left w:val="none" w:sz="0" w:space="0" w:color="auto"/>
            <w:bottom w:val="none" w:sz="0" w:space="0" w:color="auto"/>
            <w:right w:val="none" w:sz="0" w:space="0" w:color="auto"/>
          </w:divBdr>
        </w:div>
        <w:div w:id="720978417">
          <w:marLeft w:val="640"/>
          <w:marRight w:val="0"/>
          <w:marTop w:val="0"/>
          <w:marBottom w:val="0"/>
          <w:divBdr>
            <w:top w:val="none" w:sz="0" w:space="0" w:color="auto"/>
            <w:left w:val="none" w:sz="0" w:space="0" w:color="auto"/>
            <w:bottom w:val="none" w:sz="0" w:space="0" w:color="auto"/>
            <w:right w:val="none" w:sz="0" w:space="0" w:color="auto"/>
          </w:divBdr>
        </w:div>
        <w:div w:id="896815220">
          <w:marLeft w:val="640"/>
          <w:marRight w:val="0"/>
          <w:marTop w:val="0"/>
          <w:marBottom w:val="0"/>
          <w:divBdr>
            <w:top w:val="none" w:sz="0" w:space="0" w:color="auto"/>
            <w:left w:val="none" w:sz="0" w:space="0" w:color="auto"/>
            <w:bottom w:val="none" w:sz="0" w:space="0" w:color="auto"/>
            <w:right w:val="none" w:sz="0" w:space="0" w:color="auto"/>
          </w:divBdr>
        </w:div>
        <w:div w:id="960115127">
          <w:marLeft w:val="640"/>
          <w:marRight w:val="0"/>
          <w:marTop w:val="0"/>
          <w:marBottom w:val="0"/>
          <w:divBdr>
            <w:top w:val="none" w:sz="0" w:space="0" w:color="auto"/>
            <w:left w:val="none" w:sz="0" w:space="0" w:color="auto"/>
            <w:bottom w:val="none" w:sz="0" w:space="0" w:color="auto"/>
            <w:right w:val="none" w:sz="0" w:space="0" w:color="auto"/>
          </w:divBdr>
        </w:div>
        <w:div w:id="320306587">
          <w:marLeft w:val="640"/>
          <w:marRight w:val="0"/>
          <w:marTop w:val="0"/>
          <w:marBottom w:val="0"/>
          <w:divBdr>
            <w:top w:val="none" w:sz="0" w:space="0" w:color="auto"/>
            <w:left w:val="none" w:sz="0" w:space="0" w:color="auto"/>
            <w:bottom w:val="none" w:sz="0" w:space="0" w:color="auto"/>
            <w:right w:val="none" w:sz="0" w:space="0" w:color="auto"/>
          </w:divBdr>
        </w:div>
        <w:div w:id="1370492483">
          <w:marLeft w:val="640"/>
          <w:marRight w:val="0"/>
          <w:marTop w:val="0"/>
          <w:marBottom w:val="0"/>
          <w:divBdr>
            <w:top w:val="none" w:sz="0" w:space="0" w:color="auto"/>
            <w:left w:val="none" w:sz="0" w:space="0" w:color="auto"/>
            <w:bottom w:val="none" w:sz="0" w:space="0" w:color="auto"/>
            <w:right w:val="none" w:sz="0" w:space="0" w:color="auto"/>
          </w:divBdr>
        </w:div>
        <w:div w:id="1995793309">
          <w:marLeft w:val="640"/>
          <w:marRight w:val="0"/>
          <w:marTop w:val="0"/>
          <w:marBottom w:val="0"/>
          <w:divBdr>
            <w:top w:val="none" w:sz="0" w:space="0" w:color="auto"/>
            <w:left w:val="none" w:sz="0" w:space="0" w:color="auto"/>
            <w:bottom w:val="none" w:sz="0" w:space="0" w:color="auto"/>
            <w:right w:val="none" w:sz="0" w:space="0" w:color="auto"/>
          </w:divBdr>
        </w:div>
        <w:div w:id="507452951">
          <w:marLeft w:val="640"/>
          <w:marRight w:val="0"/>
          <w:marTop w:val="0"/>
          <w:marBottom w:val="0"/>
          <w:divBdr>
            <w:top w:val="none" w:sz="0" w:space="0" w:color="auto"/>
            <w:left w:val="none" w:sz="0" w:space="0" w:color="auto"/>
            <w:bottom w:val="none" w:sz="0" w:space="0" w:color="auto"/>
            <w:right w:val="none" w:sz="0" w:space="0" w:color="auto"/>
          </w:divBdr>
        </w:div>
        <w:div w:id="191963076">
          <w:marLeft w:val="640"/>
          <w:marRight w:val="0"/>
          <w:marTop w:val="0"/>
          <w:marBottom w:val="0"/>
          <w:divBdr>
            <w:top w:val="none" w:sz="0" w:space="0" w:color="auto"/>
            <w:left w:val="none" w:sz="0" w:space="0" w:color="auto"/>
            <w:bottom w:val="none" w:sz="0" w:space="0" w:color="auto"/>
            <w:right w:val="none" w:sz="0" w:space="0" w:color="auto"/>
          </w:divBdr>
        </w:div>
        <w:div w:id="370110902">
          <w:marLeft w:val="640"/>
          <w:marRight w:val="0"/>
          <w:marTop w:val="0"/>
          <w:marBottom w:val="0"/>
          <w:divBdr>
            <w:top w:val="none" w:sz="0" w:space="0" w:color="auto"/>
            <w:left w:val="none" w:sz="0" w:space="0" w:color="auto"/>
            <w:bottom w:val="none" w:sz="0" w:space="0" w:color="auto"/>
            <w:right w:val="none" w:sz="0" w:space="0" w:color="auto"/>
          </w:divBdr>
        </w:div>
        <w:div w:id="1789469995">
          <w:marLeft w:val="640"/>
          <w:marRight w:val="0"/>
          <w:marTop w:val="0"/>
          <w:marBottom w:val="0"/>
          <w:divBdr>
            <w:top w:val="none" w:sz="0" w:space="0" w:color="auto"/>
            <w:left w:val="none" w:sz="0" w:space="0" w:color="auto"/>
            <w:bottom w:val="none" w:sz="0" w:space="0" w:color="auto"/>
            <w:right w:val="none" w:sz="0" w:space="0" w:color="auto"/>
          </w:divBdr>
        </w:div>
        <w:div w:id="1251503725">
          <w:marLeft w:val="640"/>
          <w:marRight w:val="0"/>
          <w:marTop w:val="0"/>
          <w:marBottom w:val="0"/>
          <w:divBdr>
            <w:top w:val="none" w:sz="0" w:space="0" w:color="auto"/>
            <w:left w:val="none" w:sz="0" w:space="0" w:color="auto"/>
            <w:bottom w:val="none" w:sz="0" w:space="0" w:color="auto"/>
            <w:right w:val="none" w:sz="0" w:space="0" w:color="auto"/>
          </w:divBdr>
        </w:div>
        <w:div w:id="1126850245">
          <w:marLeft w:val="640"/>
          <w:marRight w:val="0"/>
          <w:marTop w:val="0"/>
          <w:marBottom w:val="0"/>
          <w:divBdr>
            <w:top w:val="none" w:sz="0" w:space="0" w:color="auto"/>
            <w:left w:val="none" w:sz="0" w:space="0" w:color="auto"/>
            <w:bottom w:val="none" w:sz="0" w:space="0" w:color="auto"/>
            <w:right w:val="none" w:sz="0" w:space="0" w:color="auto"/>
          </w:divBdr>
        </w:div>
        <w:div w:id="160704516">
          <w:marLeft w:val="640"/>
          <w:marRight w:val="0"/>
          <w:marTop w:val="0"/>
          <w:marBottom w:val="0"/>
          <w:divBdr>
            <w:top w:val="none" w:sz="0" w:space="0" w:color="auto"/>
            <w:left w:val="none" w:sz="0" w:space="0" w:color="auto"/>
            <w:bottom w:val="none" w:sz="0" w:space="0" w:color="auto"/>
            <w:right w:val="none" w:sz="0" w:space="0" w:color="auto"/>
          </w:divBdr>
        </w:div>
        <w:div w:id="1711568588">
          <w:marLeft w:val="640"/>
          <w:marRight w:val="0"/>
          <w:marTop w:val="0"/>
          <w:marBottom w:val="0"/>
          <w:divBdr>
            <w:top w:val="none" w:sz="0" w:space="0" w:color="auto"/>
            <w:left w:val="none" w:sz="0" w:space="0" w:color="auto"/>
            <w:bottom w:val="none" w:sz="0" w:space="0" w:color="auto"/>
            <w:right w:val="none" w:sz="0" w:space="0" w:color="auto"/>
          </w:divBdr>
        </w:div>
        <w:div w:id="465781765">
          <w:marLeft w:val="640"/>
          <w:marRight w:val="0"/>
          <w:marTop w:val="0"/>
          <w:marBottom w:val="0"/>
          <w:divBdr>
            <w:top w:val="none" w:sz="0" w:space="0" w:color="auto"/>
            <w:left w:val="none" w:sz="0" w:space="0" w:color="auto"/>
            <w:bottom w:val="none" w:sz="0" w:space="0" w:color="auto"/>
            <w:right w:val="none" w:sz="0" w:space="0" w:color="auto"/>
          </w:divBdr>
        </w:div>
        <w:div w:id="566917133">
          <w:marLeft w:val="640"/>
          <w:marRight w:val="0"/>
          <w:marTop w:val="0"/>
          <w:marBottom w:val="0"/>
          <w:divBdr>
            <w:top w:val="none" w:sz="0" w:space="0" w:color="auto"/>
            <w:left w:val="none" w:sz="0" w:space="0" w:color="auto"/>
            <w:bottom w:val="none" w:sz="0" w:space="0" w:color="auto"/>
            <w:right w:val="none" w:sz="0" w:space="0" w:color="auto"/>
          </w:divBdr>
        </w:div>
        <w:div w:id="1782144514">
          <w:marLeft w:val="640"/>
          <w:marRight w:val="0"/>
          <w:marTop w:val="0"/>
          <w:marBottom w:val="0"/>
          <w:divBdr>
            <w:top w:val="none" w:sz="0" w:space="0" w:color="auto"/>
            <w:left w:val="none" w:sz="0" w:space="0" w:color="auto"/>
            <w:bottom w:val="none" w:sz="0" w:space="0" w:color="auto"/>
            <w:right w:val="none" w:sz="0" w:space="0" w:color="auto"/>
          </w:divBdr>
        </w:div>
        <w:div w:id="1866556603">
          <w:marLeft w:val="640"/>
          <w:marRight w:val="0"/>
          <w:marTop w:val="0"/>
          <w:marBottom w:val="0"/>
          <w:divBdr>
            <w:top w:val="none" w:sz="0" w:space="0" w:color="auto"/>
            <w:left w:val="none" w:sz="0" w:space="0" w:color="auto"/>
            <w:bottom w:val="none" w:sz="0" w:space="0" w:color="auto"/>
            <w:right w:val="none" w:sz="0" w:space="0" w:color="auto"/>
          </w:divBdr>
        </w:div>
        <w:div w:id="351305077">
          <w:marLeft w:val="640"/>
          <w:marRight w:val="0"/>
          <w:marTop w:val="0"/>
          <w:marBottom w:val="0"/>
          <w:divBdr>
            <w:top w:val="none" w:sz="0" w:space="0" w:color="auto"/>
            <w:left w:val="none" w:sz="0" w:space="0" w:color="auto"/>
            <w:bottom w:val="none" w:sz="0" w:space="0" w:color="auto"/>
            <w:right w:val="none" w:sz="0" w:space="0" w:color="auto"/>
          </w:divBdr>
        </w:div>
        <w:div w:id="1604146694">
          <w:marLeft w:val="640"/>
          <w:marRight w:val="0"/>
          <w:marTop w:val="0"/>
          <w:marBottom w:val="0"/>
          <w:divBdr>
            <w:top w:val="none" w:sz="0" w:space="0" w:color="auto"/>
            <w:left w:val="none" w:sz="0" w:space="0" w:color="auto"/>
            <w:bottom w:val="none" w:sz="0" w:space="0" w:color="auto"/>
            <w:right w:val="none" w:sz="0" w:space="0" w:color="auto"/>
          </w:divBdr>
        </w:div>
        <w:div w:id="184178737">
          <w:marLeft w:val="640"/>
          <w:marRight w:val="0"/>
          <w:marTop w:val="0"/>
          <w:marBottom w:val="0"/>
          <w:divBdr>
            <w:top w:val="none" w:sz="0" w:space="0" w:color="auto"/>
            <w:left w:val="none" w:sz="0" w:space="0" w:color="auto"/>
            <w:bottom w:val="none" w:sz="0" w:space="0" w:color="auto"/>
            <w:right w:val="none" w:sz="0" w:space="0" w:color="auto"/>
          </w:divBdr>
        </w:div>
        <w:div w:id="1371496322">
          <w:marLeft w:val="640"/>
          <w:marRight w:val="0"/>
          <w:marTop w:val="0"/>
          <w:marBottom w:val="0"/>
          <w:divBdr>
            <w:top w:val="none" w:sz="0" w:space="0" w:color="auto"/>
            <w:left w:val="none" w:sz="0" w:space="0" w:color="auto"/>
            <w:bottom w:val="none" w:sz="0" w:space="0" w:color="auto"/>
            <w:right w:val="none" w:sz="0" w:space="0" w:color="auto"/>
          </w:divBdr>
        </w:div>
        <w:div w:id="1541818663">
          <w:marLeft w:val="640"/>
          <w:marRight w:val="0"/>
          <w:marTop w:val="0"/>
          <w:marBottom w:val="0"/>
          <w:divBdr>
            <w:top w:val="none" w:sz="0" w:space="0" w:color="auto"/>
            <w:left w:val="none" w:sz="0" w:space="0" w:color="auto"/>
            <w:bottom w:val="none" w:sz="0" w:space="0" w:color="auto"/>
            <w:right w:val="none" w:sz="0" w:space="0" w:color="auto"/>
          </w:divBdr>
        </w:div>
        <w:div w:id="1374575347">
          <w:marLeft w:val="640"/>
          <w:marRight w:val="0"/>
          <w:marTop w:val="0"/>
          <w:marBottom w:val="0"/>
          <w:divBdr>
            <w:top w:val="none" w:sz="0" w:space="0" w:color="auto"/>
            <w:left w:val="none" w:sz="0" w:space="0" w:color="auto"/>
            <w:bottom w:val="none" w:sz="0" w:space="0" w:color="auto"/>
            <w:right w:val="none" w:sz="0" w:space="0" w:color="auto"/>
          </w:divBdr>
        </w:div>
        <w:div w:id="1651396634">
          <w:marLeft w:val="640"/>
          <w:marRight w:val="0"/>
          <w:marTop w:val="0"/>
          <w:marBottom w:val="0"/>
          <w:divBdr>
            <w:top w:val="none" w:sz="0" w:space="0" w:color="auto"/>
            <w:left w:val="none" w:sz="0" w:space="0" w:color="auto"/>
            <w:bottom w:val="none" w:sz="0" w:space="0" w:color="auto"/>
            <w:right w:val="none" w:sz="0" w:space="0" w:color="auto"/>
          </w:divBdr>
        </w:div>
        <w:div w:id="1699617841">
          <w:marLeft w:val="640"/>
          <w:marRight w:val="0"/>
          <w:marTop w:val="0"/>
          <w:marBottom w:val="0"/>
          <w:divBdr>
            <w:top w:val="none" w:sz="0" w:space="0" w:color="auto"/>
            <w:left w:val="none" w:sz="0" w:space="0" w:color="auto"/>
            <w:bottom w:val="none" w:sz="0" w:space="0" w:color="auto"/>
            <w:right w:val="none" w:sz="0" w:space="0" w:color="auto"/>
          </w:divBdr>
        </w:div>
        <w:div w:id="1465079315">
          <w:marLeft w:val="640"/>
          <w:marRight w:val="0"/>
          <w:marTop w:val="0"/>
          <w:marBottom w:val="0"/>
          <w:divBdr>
            <w:top w:val="none" w:sz="0" w:space="0" w:color="auto"/>
            <w:left w:val="none" w:sz="0" w:space="0" w:color="auto"/>
            <w:bottom w:val="none" w:sz="0" w:space="0" w:color="auto"/>
            <w:right w:val="none" w:sz="0" w:space="0" w:color="auto"/>
          </w:divBdr>
        </w:div>
        <w:div w:id="1028144651">
          <w:marLeft w:val="640"/>
          <w:marRight w:val="0"/>
          <w:marTop w:val="0"/>
          <w:marBottom w:val="0"/>
          <w:divBdr>
            <w:top w:val="none" w:sz="0" w:space="0" w:color="auto"/>
            <w:left w:val="none" w:sz="0" w:space="0" w:color="auto"/>
            <w:bottom w:val="none" w:sz="0" w:space="0" w:color="auto"/>
            <w:right w:val="none" w:sz="0" w:space="0" w:color="auto"/>
          </w:divBdr>
        </w:div>
        <w:div w:id="1729650549">
          <w:marLeft w:val="640"/>
          <w:marRight w:val="0"/>
          <w:marTop w:val="0"/>
          <w:marBottom w:val="0"/>
          <w:divBdr>
            <w:top w:val="none" w:sz="0" w:space="0" w:color="auto"/>
            <w:left w:val="none" w:sz="0" w:space="0" w:color="auto"/>
            <w:bottom w:val="none" w:sz="0" w:space="0" w:color="auto"/>
            <w:right w:val="none" w:sz="0" w:space="0" w:color="auto"/>
          </w:divBdr>
        </w:div>
        <w:div w:id="1151600513">
          <w:marLeft w:val="640"/>
          <w:marRight w:val="0"/>
          <w:marTop w:val="0"/>
          <w:marBottom w:val="0"/>
          <w:divBdr>
            <w:top w:val="none" w:sz="0" w:space="0" w:color="auto"/>
            <w:left w:val="none" w:sz="0" w:space="0" w:color="auto"/>
            <w:bottom w:val="none" w:sz="0" w:space="0" w:color="auto"/>
            <w:right w:val="none" w:sz="0" w:space="0" w:color="auto"/>
          </w:divBdr>
        </w:div>
        <w:div w:id="316686263">
          <w:marLeft w:val="640"/>
          <w:marRight w:val="0"/>
          <w:marTop w:val="0"/>
          <w:marBottom w:val="0"/>
          <w:divBdr>
            <w:top w:val="none" w:sz="0" w:space="0" w:color="auto"/>
            <w:left w:val="none" w:sz="0" w:space="0" w:color="auto"/>
            <w:bottom w:val="none" w:sz="0" w:space="0" w:color="auto"/>
            <w:right w:val="none" w:sz="0" w:space="0" w:color="auto"/>
          </w:divBdr>
        </w:div>
        <w:div w:id="483356404">
          <w:marLeft w:val="640"/>
          <w:marRight w:val="0"/>
          <w:marTop w:val="0"/>
          <w:marBottom w:val="0"/>
          <w:divBdr>
            <w:top w:val="none" w:sz="0" w:space="0" w:color="auto"/>
            <w:left w:val="none" w:sz="0" w:space="0" w:color="auto"/>
            <w:bottom w:val="none" w:sz="0" w:space="0" w:color="auto"/>
            <w:right w:val="none" w:sz="0" w:space="0" w:color="auto"/>
          </w:divBdr>
        </w:div>
      </w:divsChild>
    </w:div>
    <w:div w:id="308051887">
      <w:marLeft w:val="640"/>
      <w:marRight w:val="0"/>
      <w:marTop w:val="0"/>
      <w:marBottom w:val="0"/>
      <w:divBdr>
        <w:top w:val="none" w:sz="0" w:space="0" w:color="auto"/>
        <w:left w:val="none" w:sz="0" w:space="0" w:color="auto"/>
        <w:bottom w:val="none" w:sz="0" w:space="0" w:color="auto"/>
        <w:right w:val="none" w:sz="0" w:space="0" w:color="auto"/>
      </w:divBdr>
    </w:div>
    <w:div w:id="309136780">
      <w:marLeft w:val="640"/>
      <w:marRight w:val="0"/>
      <w:marTop w:val="0"/>
      <w:marBottom w:val="0"/>
      <w:divBdr>
        <w:top w:val="none" w:sz="0" w:space="0" w:color="auto"/>
        <w:left w:val="none" w:sz="0" w:space="0" w:color="auto"/>
        <w:bottom w:val="none" w:sz="0" w:space="0" w:color="auto"/>
        <w:right w:val="none" w:sz="0" w:space="0" w:color="auto"/>
      </w:divBdr>
    </w:div>
    <w:div w:id="310211789">
      <w:bodyDiv w:val="1"/>
      <w:marLeft w:val="0"/>
      <w:marRight w:val="0"/>
      <w:marTop w:val="0"/>
      <w:marBottom w:val="0"/>
      <w:divBdr>
        <w:top w:val="none" w:sz="0" w:space="0" w:color="auto"/>
        <w:left w:val="none" w:sz="0" w:space="0" w:color="auto"/>
        <w:bottom w:val="none" w:sz="0" w:space="0" w:color="auto"/>
        <w:right w:val="none" w:sz="0" w:space="0" w:color="auto"/>
      </w:divBdr>
      <w:divsChild>
        <w:div w:id="1758865632">
          <w:marLeft w:val="640"/>
          <w:marRight w:val="0"/>
          <w:marTop w:val="0"/>
          <w:marBottom w:val="0"/>
          <w:divBdr>
            <w:top w:val="none" w:sz="0" w:space="0" w:color="auto"/>
            <w:left w:val="none" w:sz="0" w:space="0" w:color="auto"/>
            <w:bottom w:val="none" w:sz="0" w:space="0" w:color="auto"/>
            <w:right w:val="none" w:sz="0" w:space="0" w:color="auto"/>
          </w:divBdr>
        </w:div>
        <w:div w:id="2128963092">
          <w:marLeft w:val="640"/>
          <w:marRight w:val="0"/>
          <w:marTop w:val="0"/>
          <w:marBottom w:val="0"/>
          <w:divBdr>
            <w:top w:val="none" w:sz="0" w:space="0" w:color="auto"/>
            <w:left w:val="none" w:sz="0" w:space="0" w:color="auto"/>
            <w:bottom w:val="none" w:sz="0" w:space="0" w:color="auto"/>
            <w:right w:val="none" w:sz="0" w:space="0" w:color="auto"/>
          </w:divBdr>
        </w:div>
        <w:div w:id="1028600546">
          <w:marLeft w:val="640"/>
          <w:marRight w:val="0"/>
          <w:marTop w:val="0"/>
          <w:marBottom w:val="0"/>
          <w:divBdr>
            <w:top w:val="none" w:sz="0" w:space="0" w:color="auto"/>
            <w:left w:val="none" w:sz="0" w:space="0" w:color="auto"/>
            <w:bottom w:val="none" w:sz="0" w:space="0" w:color="auto"/>
            <w:right w:val="none" w:sz="0" w:space="0" w:color="auto"/>
          </w:divBdr>
        </w:div>
        <w:div w:id="1067726456">
          <w:marLeft w:val="640"/>
          <w:marRight w:val="0"/>
          <w:marTop w:val="0"/>
          <w:marBottom w:val="0"/>
          <w:divBdr>
            <w:top w:val="none" w:sz="0" w:space="0" w:color="auto"/>
            <w:left w:val="none" w:sz="0" w:space="0" w:color="auto"/>
            <w:bottom w:val="none" w:sz="0" w:space="0" w:color="auto"/>
            <w:right w:val="none" w:sz="0" w:space="0" w:color="auto"/>
          </w:divBdr>
        </w:div>
        <w:div w:id="1285430435">
          <w:marLeft w:val="640"/>
          <w:marRight w:val="0"/>
          <w:marTop w:val="0"/>
          <w:marBottom w:val="0"/>
          <w:divBdr>
            <w:top w:val="none" w:sz="0" w:space="0" w:color="auto"/>
            <w:left w:val="none" w:sz="0" w:space="0" w:color="auto"/>
            <w:bottom w:val="none" w:sz="0" w:space="0" w:color="auto"/>
            <w:right w:val="none" w:sz="0" w:space="0" w:color="auto"/>
          </w:divBdr>
        </w:div>
        <w:div w:id="1458984789">
          <w:marLeft w:val="640"/>
          <w:marRight w:val="0"/>
          <w:marTop w:val="0"/>
          <w:marBottom w:val="0"/>
          <w:divBdr>
            <w:top w:val="none" w:sz="0" w:space="0" w:color="auto"/>
            <w:left w:val="none" w:sz="0" w:space="0" w:color="auto"/>
            <w:bottom w:val="none" w:sz="0" w:space="0" w:color="auto"/>
            <w:right w:val="none" w:sz="0" w:space="0" w:color="auto"/>
          </w:divBdr>
        </w:div>
        <w:div w:id="1016620503">
          <w:marLeft w:val="640"/>
          <w:marRight w:val="0"/>
          <w:marTop w:val="0"/>
          <w:marBottom w:val="0"/>
          <w:divBdr>
            <w:top w:val="none" w:sz="0" w:space="0" w:color="auto"/>
            <w:left w:val="none" w:sz="0" w:space="0" w:color="auto"/>
            <w:bottom w:val="none" w:sz="0" w:space="0" w:color="auto"/>
            <w:right w:val="none" w:sz="0" w:space="0" w:color="auto"/>
          </w:divBdr>
        </w:div>
        <w:div w:id="928581013">
          <w:marLeft w:val="640"/>
          <w:marRight w:val="0"/>
          <w:marTop w:val="0"/>
          <w:marBottom w:val="0"/>
          <w:divBdr>
            <w:top w:val="none" w:sz="0" w:space="0" w:color="auto"/>
            <w:left w:val="none" w:sz="0" w:space="0" w:color="auto"/>
            <w:bottom w:val="none" w:sz="0" w:space="0" w:color="auto"/>
            <w:right w:val="none" w:sz="0" w:space="0" w:color="auto"/>
          </w:divBdr>
        </w:div>
        <w:div w:id="352263599">
          <w:marLeft w:val="640"/>
          <w:marRight w:val="0"/>
          <w:marTop w:val="0"/>
          <w:marBottom w:val="0"/>
          <w:divBdr>
            <w:top w:val="none" w:sz="0" w:space="0" w:color="auto"/>
            <w:left w:val="none" w:sz="0" w:space="0" w:color="auto"/>
            <w:bottom w:val="none" w:sz="0" w:space="0" w:color="auto"/>
            <w:right w:val="none" w:sz="0" w:space="0" w:color="auto"/>
          </w:divBdr>
        </w:div>
        <w:div w:id="1085029618">
          <w:marLeft w:val="640"/>
          <w:marRight w:val="0"/>
          <w:marTop w:val="0"/>
          <w:marBottom w:val="0"/>
          <w:divBdr>
            <w:top w:val="none" w:sz="0" w:space="0" w:color="auto"/>
            <w:left w:val="none" w:sz="0" w:space="0" w:color="auto"/>
            <w:bottom w:val="none" w:sz="0" w:space="0" w:color="auto"/>
            <w:right w:val="none" w:sz="0" w:space="0" w:color="auto"/>
          </w:divBdr>
        </w:div>
        <w:div w:id="666133012">
          <w:marLeft w:val="640"/>
          <w:marRight w:val="0"/>
          <w:marTop w:val="0"/>
          <w:marBottom w:val="0"/>
          <w:divBdr>
            <w:top w:val="none" w:sz="0" w:space="0" w:color="auto"/>
            <w:left w:val="none" w:sz="0" w:space="0" w:color="auto"/>
            <w:bottom w:val="none" w:sz="0" w:space="0" w:color="auto"/>
            <w:right w:val="none" w:sz="0" w:space="0" w:color="auto"/>
          </w:divBdr>
        </w:div>
        <w:div w:id="86049543">
          <w:marLeft w:val="640"/>
          <w:marRight w:val="0"/>
          <w:marTop w:val="0"/>
          <w:marBottom w:val="0"/>
          <w:divBdr>
            <w:top w:val="none" w:sz="0" w:space="0" w:color="auto"/>
            <w:left w:val="none" w:sz="0" w:space="0" w:color="auto"/>
            <w:bottom w:val="none" w:sz="0" w:space="0" w:color="auto"/>
            <w:right w:val="none" w:sz="0" w:space="0" w:color="auto"/>
          </w:divBdr>
        </w:div>
        <w:div w:id="1481459549">
          <w:marLeft w:val="640"/>
          <w:marRight w:val="0"/>
          <w:marTop w:val="0"/>
          <w:marBottom w:val="0"/>
          <w:divBdr>
            <w:top w:val="none" w:sz="0" w:space="0" w:color="auto"/>
            <w:left w:val="none" w:sz="0" w:space="0" w:color="auto"/>
            <w:bottom w:val="none" w:sz="0" w:space="0" w:color="auto"/>
            <w:right w:val="none" w:sz="0" w:space="0" w:color="auto"/>
          </w:divBdr>
        </w:div>
        <w:div w:id="904489830">
          <w:marLeft w:val="640"/>
          <w:marRight w:val="0"/>
          <w:marTop w:val="0"/>
          <w:marBottom w:val="0"/>
          <w:divBdr>
            <w:top w:val="none" w:sz="0" w:space="0" w:color="auto"/>
            <w:left w:val="none" w:sz="0" w:space="0" w:color="auto"/>
            <w:bottom w:val="none" w:sz="0" w:space="0" w:color="auto"/>
            <w:right w:val="none" w:sz="0" w:space="0" w:color="auto"/>
          </w:divBdr>
        </w:div>
        <w:div w:id="669143247">
          <w:marLeft w:val="640"/>
          <w:marRight w:val="0"/>
          <w:marTop w:val="0"/>
          <w:marBottom w:val="0"/>
          <w:divBdr>
            <w:top w:val="none" w:sz="0" w:space="0" w:color="auto"/>
            <w:left w:val="none" w:sz="0" w:space="0" w:color="auto"/>
            <w:bottom w:val="none" w:sz="0" w:space="0" w:color="auto"/>
            <w:right w:val="none" w:sz="0" w:space="0" w:color="auto"/>
          </w:divBdr>
        </w:div>
        <w:div w:id="1129205318">
          <w:marLeft w:val="640"/>
          <w:marRight w:val="0"/>
          <w:marTop w:val="0"/>
          <w:marBottom w:val="0"/>
          <w:divBdr>
            <w:top w:val="none" w:sz="0" w:space="0" w:color="auto"/>
            <w:left w:val="none" w:sz="0" w:space="0" w:color="auto"/>
            <w:bottom w:val="none" w:sz="0" w:space="0" w:color="auto"/>
            <w:right w:val="none" w:sz="0" w:space="0" w:color="auto"/>
          </w:divBdr>
        </w:div>
        <w:div w:id="1695691666">
          <w:marLeft w:val="640"/>
          <w:marRight w:val="0"/>
          <w:marTop w:val="0"/>
          <w:marBottom w:val="0"/>
          <w:divBdr>
            <w:top w:val="none" w:sz="0" w:space="0" w:color="auto"/>
            <w:left w:val="none" w:sz="0" w:space="0" w:color="auto"/>
            <w:bottom w:val="none" w:sz="0" w:space="0" w:color="auto"/>
            <w:right w:val="none" w:sz="0" w:space="0" w:color="auto"/>
          </w:divBdr>
        </w:div>
        <w:div w:id="1007832736">
          <w:marLeft w:val="640"/>
          <w:marRight w:val="0"/>
          <w:marTop w:val="0"/>
          <w:marBottom w:val="0"/>
          <w:divBdr>
            <w:top w:val="none" w:sz="0" w:space="0" w:color="auto"/>
            <w:left w:val="none" w:sz="0" w:space="0" w:color="auto"/>
            <w:bottom w:val="none" w:sz="0" w:space="0" w:color="auto"/>
            <w:right w:val="none" w:sz="0" w:space="0" w:color="auto"/>
          </w:divBdr>
        </w:div>
        <w:div w:id="854657494">
          <w:marLeft w:val="640"/>
          <w:marRight w:val="0"/>
          <w:marTop w:val="0"/>
          <w:marBottom w:val="0"/>
          <w:divBdr>
            <w:top w:val="none" w:sz="0" w:space="0" w:color="auto"/>
            <w:left w:val="none" w:sz="0" w:space="0" w:color="auto"/>
            <w:bottom w:val="none" w:sz="0" w:space="0" w:color="auto"/>
            <w:right w:val="none" w:sz="0" w:space="0" w:color="auto"/>
          </w:divBdr>
        </w:div>
        <w:div w:id="67508628">
          <w:marLeft w:val="640"/>
          <w:marRight w:val="0"/>
          <w:marTop w:val="0"/>
          <w:marBottom w:val="0"/>
          <w:divBdr>
            <w:top w:val="none" w:sz="0" w:space="0" w:color="auto"/>
            <w:left w:val="none" w:sz="0" w:space="0" w:color="auto"/>
            <w:bottom w:val="none" w:sz="0" w:space="0" w:color="auto"/>
            <w:right w:val="none" w:sz="0" w:space="0" w:color="auto"/>
          </w:divBdr>
        </w:div>
        <w:div w:id="1693722656">
          <w:marLeft w:val="640"/>
          <w:marRight w:val="0"/>
          <w:marTop w:val="0"/>
          <w:marBottom w:val="0"/>
          <w:divBdr>
            <w:top w:val="none" w:sz="0" w:space="0" w:color="auto"/>
            <w:left w:val="none" w:sz="0" w:space="0" w:color="auto"/>
            <w:bottom w:val="none" w:sz="0" w:space="0" w:color="auto"/>
            <w:right w:val="none" w:sz="0" w:space="0" w:color="auto"/>
          </w:divBdr>
        </w:div>
        <w:div w:id="1527213135">
          <w:marLeft w:val="640"/>
          <w:marRight w:val="0"/>
          <w:marTop w:val="0"/>
          <w:marBottom w:val="0"/>
          <w:divBdr>
            <w:top w:val="none" w:sz="0" w:space="0" w:color="auto"/>
            <w:left w:val="none" w:sz="0" w:space="0" w:color="auto"/>
            <w:bottom w:val="none" w:sz="0" w:space="0" w:color="auto"/>
            <w:right w:val="none" w:sz="0" w:space="0" w:color="auto"/>
          </w:divBdr>
        </w:div>
        <w:div w:id="202446983">
          <w:marLeft w:val="640"/>
          <w:marRight w:val="0"/>
          <w:marTop w:val="0"/>
          <w:marBottom w:val="0"/>
          <w:divBdr>
            <w:top w:val="none" w:sz="0" w:space="0" w:color="auto"/>
            <w:left w:val="none" w:sz="0" w:space="0" w:color="auto"/>
            <w:bottom w:val="none" w:sz="0" w:space="0" w:color="auto"/>
            <w:right w:val="none" w:sz="0" w:space="0" w:color="auto"/>
          </w:divBdr>
        </w:div>
        <w:div w:id="618997266">
          <w:marLeft w:val="640"/>
          <w:marRight w:val="0"/>
          <w:marTop w:val="0"/>
          <w:marBottom w:val="0"/>
          <w:divBdr>
            <w:top w:val="none" w:sz="0" w:space="0" w:color="auto"/>
            <w:left w:val="none" w:sz="0" w:space="0" w:color="auto"/>
            <w:bottom w:val="none" w:sz="0" w:space="0" w:color="auto"/>
            <w:right w:val="none" w:sz="0" w:space="0" w:color="auto"/>
          </w:divBdr>
        </w:div>
        <w:div w:id="1089276234">
          <w:marLeft w:val="640"/>
          <w:marRight w:val="0"/>
          <w:marTop w:val="0"/>
          <w:marBottom w:val="0"/>
          <w:divBdr>
            <w:top w:val="none" w:sz="0" w:space="0" w:color="auto"/>
            <w:left w:val="none" w:sz="0" w:space="0" w:color="auto"/>
            <w:bottom w:val="none" w:sz="0" w:space="0" w:color="auto"/>
            <w:right w:val="none" w:sz="0" w:space="0" w:color="auto"/>
          </w:divBdr>
        </w:div>
        <w:div w:id="371467674">
          <w:marLeft w:val="640"/>
          <w:marRight w:val="0"/>
          <w:marTop w:val="0"/>
          <w:marBottom w:val="0"/>
          <w:divBdr>
            <w:top w:val="none" w:sz="0" w:space="0" w:color="auto"/>
            <w:left w:val="none" w:sz="0" w:space="0" w:color="auto"/>
            <w:bottom w:val="none" w:sz="0" w:space="0" w:color="auto"/>
            <w:right w:val="none" w:sz="0" w:space="0" w:color="auto"/>
          </w:divBdr>
        </w:div>
        <w:div w:id="705638235">
          <w:marLeft w:val="640"/>
          <w:marRight w:val="0"/>
          <w:marTop w:val="0"/>
          <w:marBottom w:val="0"/>
          <w:divBdr>
            <w:top w:val="none" w:sz="0" w:space="0" w:color="auto"/>
            <w:left w:val="none" w:sz="0" w:space="0" w:color="auto"/>
            <w:bottom w:val="none" w:sz="0" w:space="0" w:color="auto"/>
            <w:right w:val="none" w:sz="0" w:space="0" w:color="auto"/>
          </w:divBdr>
        </w:div>
        <w:div w:id="25982649">
          <w:marLeft w:val="640"/>
          <w:marRight w:val="0"/>
          <w:marTop w:val="0"/>
          <w:marBottom w:val="0"/>
          <w:divBdr>
            <w:top w:val="none" w:sz="0" w:space="0" w:color="auto"/>
            <w:left w:val="none" w:sz="0" w:space="0" w:color="auto"/>
            <w:bottom w:val="none" w:sz="0" w:space="0" w:color="auto"/>
            <w:right w:val="none" w:sz="0" w:space="0" w:color="auto"/>
          </w:divBdr>
        </w:div>
        <w:div w:id="1861776798">
          <w:marLeft w:val="640"/>
          <w:marRight w:val="0"/>
          <w:marTop w:val="0"/>
          <w:marBottom w:val="0"/>
          <w:divBdr>
            <w:top w:val="none" w:sz="0" w:space="0" w:color="auto"/>
            <w:left w:val="none" w:sz="0" w:space="0" w:color="auto"/>
            <w:bottom w:val="none" w:sz="0" w:space="0" w:color="auto"/>
            <w:right w:val="none" w:sz="0" w:space="0" w:color="auto"/>
          </w:divBdr>
        </w:div>
        <w:div w:id="388844601">
          <w:marLeft w:val="640"/>
          <w:marRight w:val="0"/>
          <w:marTop w:val="0"/>
          <w:marBottom w:val="0"/>
          <w:divBdr>
            <w:top w:val="none" w:sz="0" w:space="0" w:color="auto"/>
            <w:left w:val="none" w:sz="0" w:space="0" w:color="auto"/>
            <w:bottom w:val="none" w:sz="0" w:space="0" w:color="auto"/>
            <w:right w:val="none" w:sz="0" w:space="0" w:color="auto"/>
          </w:divBdr>
        </w:div>
        <w:div w:id="697705595">
          <w:marLeft w:val="640"/>
          <w:marRight w:val="0"/>
          <w:marTop w:val="0"/>
          <w:marBottom w:val="0"/>
          <w:divBdr>
            <w:top w:val="none" w:sz="0" w:space="0" w:color="auto"/>
            <w:left w:val="none" w:sz="0" w:space="0" w:color="auto"/>
            <w:bottom w:val="none" w:sz="0" w:space="0" w:color="auto"/>
            <w:right w:val="none" w:sz="0" w:space="0" w:color="auto"/>
          </w:divBdr>
        </w:div>
        <w:div w:id="118576237">
          <w:marLeft w:val="640"/>
          <w:marRight w:val="0"/>
          <w:marTop w:val="0"/>
          <w:marBottom w:val="0"/>
          <w:divBdr>
            <w:top w:val="none" w:sz="0" w:space="0" w:color="auto"/>
            <w:left w:val="none" w:sz="0" w:space="0" w:color="auto"/>
            <w:bottom w:val="none" w:sz="0" w:space="0" w:color="auto"/>
            <w:right w:val="none" w:sz="0" w:space="0" w:color="auto"/>
          </w:divBdr>
        </w:div>
        <w:div w:id="1450390113">
          <w:marLeft w:val="640"/>
          <w:marRight w:val="0"/>
          <w:marTop w:val="0"/>
          <w:marBottom w:val="0"/>
          <w:divBdr>
            <w:top w:val="none" w:sz="0" w:space="0" w:color="auto"/>
            <w:left w:val="none" w:sz="0" w:space="0" w:color="auto"/>
            <w:bottom w:val="none" w:sz="0" w:space="0" w:color="auto"/>
            <w:right w:val="none" w:sz="0" w:space="0" w:color="auto"/>
          </w:divBdr>
        </w:div>
        <w:div w:id="1460344819">
          <w:marLeft w:val="640"/>
          <w:marRight w:val="0"/>
          <w:marTop w:val="0"/>
          <w:marBottom w:val="0"/>
          <w:divBdr>
            <w:top w:val="none" w:sz="0" w:space="0" w:color="auto"/>
            <w:left w:val="none" w:sz="0" w:space="0" w:color="auto"/>
            <w:bottom w:val="none" w:sz="0" w:space="0" w:color="auto"/>
            <w:right w:val="none" w:sz="0" w:space="0" w:color="auto"/>
          </w:divBdr>
        </w:div>
        <w:div w:id="701831144">
          <w:marLeft w:val="640"/>
          <w:marRight w:val="0"/>
          <w:marTop w:val="0"/>
          <w:marBottom w:val="0"/>
          <w:divBdr>
            <w:top w:val="none" w:sz="0" w:space="0" w:color="auto"/>
            <w:left w:val="none" w:sz="0" w:space="0" w:color="auto"/>
            <w:bottom w:val="none" w:sz="0" w:space="0" w:color="auto"/>
            <w:right w:val="none" w:sz="0" w:space="0" w:color="auto"/>
          </w:divBdr>
        </w:div>
        <w:div w:id="272977864">
          <w:marLeft w:val="640"/>
          <w:marRight w:val="0"/>
          <w:marTop w:val="0"/>
          <w:marBottom w:val="0"/>
          <w:divBdr>
            <w:top w:val="none" w:sz="0" w:space="0" w:color="auto"/>
            <w:left w:val="none" w:sz="0" w:space="0" w:color="auto"/>
            <w:bottom w:val="none" w:sz="0" w:space="0" w:color="auto"/>
            <w:right w:val="none" w:sz="0" w:space="0" w:color="auto"/>
          </w:divBdr>
        </w:div>
        <w:div w:id="225386651">
          <w:marLeft w:val="640"/>
          <w:marRight w:val="0"/>
          <w:marTop w:val="0"/>
          <w:marBottom w:val="0"/>
          <w:divBdr>
            <w:top w:val="none" w:sz="0" w:space="0" w:color="auto"/>
            <w:left w:val="none" w:sz="0" w:space="0" w:color="auto"/>
            <w:bottom w:val="none" w:sz="0" w:space="0" w:color="auto"/>
            <w:right w:val="none" w:sz="0" w:space="0" w:color="auto"/>
          </w:divBdr>
        </w:div>
        <w:div w:id="1819148884">
          <w:marLeft w:val="640"/>
          <w:marRight w:val="0"/>
          <w:marTop w:val="0"/>
          <w:marBottom w:val="0"/>
          <w:divBdr>
            <w:top w:val="none" w:sz="0" w:space="0" w:color="auto"/>
            <w:left w:val="none" w:sz="0" w:space="0" w:color="auto"/>
            <w:bottom w:val="none" w:sz="0" w:space="0" w:color="auto"/>
            <w:right w:val="none" w:sz="0" w:space="0" w:color="auto"/>
          </w:divBdr>
        </w:div>
        <w:div w:id="1287735595">
          <w:marLeft w:val="640"/>
          <w:marRight w:val="0"/>
          <w:marTop w:val="0"/>
          <w:marBottom w:val="0"/>
          <w:divBdr>
            <w:top w:val="none" w:sz="0" w:space="0" w:color="auto"/>
            <w:left w:val="none" w:sz="0" w:space="0" w:color="auto"/>
            <w:bottom w:val="none" w:sz="0" w:space="0" w:color="auto"/>
            <w:right w:val="none" w:sz="0" w:space="0" w:color="auto"/>
          </w:divBdr>
        </w:div>
        <w:div w:id="1368457230">
          <w:marLeft w:val="640"/>
          <w:marRight w:val="0"/>
          <w:marTop w:val="0"/>
          <w:marBottom w:val="0"/>
          <w:divBdr>
            <w:top w:val="none" w:sz="0" w:space="0" w:color="auto"/>
            <w:left w:val="none" w:sz="0" w:space="0" w:color="auto"/>
            <w:bottom w:val="none" w:sz="0" w:space="0" w:color="auto"/>
            <w:right w:val="none" w:sz="0" w:space="0" w:color="auto"/>
          </w:divBdr>
        </w:div>
        <w:div w:id="46537182">
          <w:marLeft w:val="640"/>
          <w:marRight w:val="0"/>
          <w:marTop w:val="0"/>
          <w:marBottom w:val="0"/>
          <w:divBdr>
            <w:top w:val="none" w:sz="0" w:space="0" w:color="auto"/>
            <w:left w:val="none" w:sz="0" w:space="0" w:color="auto"/>
            <w:bottom w:val="none" w:sz="0" w:space="0" w:color="auto"/>
            <w:right w:val="none" w:sz="0" w:space="0" w:color="auto"/>
          </w:divBdr>
        </w:div>
      </w:divsChild>
    </w:div>
    <w:div w:id="311106330">
      <w:marLeft w:val="640"/>
      <w:marRight w:val="0"/>
      <w:marTop w:val="0"/>
      <w:marBottom w:val="0"/>
      <w:divBdr>
        <w:top w:val="none" w:sz="0" w:space="0" w:color="auto"/>
        <w:left w:val="none" w:sz="0" w:space="0" w:color="auto"/>
        <w:bottom w:val="none" w:sz="0" w:space="0" w:color="auto"/>
        <w:right w:val="none" w:sz="0" w:space="0" w:color="auto"/>
      </w:divBdr>
    </w:div>
    <w:div w:id="312175480">
      <w:bodyDiv w:val="1"/>
      <w:marLeft w:val="0"/>
      <w:marRight w:val="0"/>
      <w:marTop w:val="0"/>
      <w:marBottom w:val="0"/>
      <w:divBdr>
        <w:top w:val="none" w:sz="0" w:space="0" w:color="auto"/>
        <w:left w:val="none" w:sz="0" w:space="0" w:color="auto"/>
        <w:bottom w:val="none" w:sz="0" w:space="0" w:color="auto"/>
        <w:right w:val="none" w:sz="0" w:space="0" w:color="auto"/>
      </w:divBdr>
      <w:divsChild>
        <w:div w:id="617833750">
          <w:marLeft w:val="640"/>
          <w:marRight w:val="0"/>
          <w:marTop w:val="0"/>
          <w:marBottom w:val="0"/>
          <w:divBdr>
            <w:top w:val="none" w:sz="0" w:space="0" w:color="auto"/>
            <w:left w:val="none" w:sz="0" w:space="0" w:color="auto"/>
            <w:bottom w:val="none" w:sz="0" w:space="0" w:color="auto"/>
            <w:right w:val="none" w:sz="0" w:space="0" w:color="auto"/>
          </w:divBdr>
        </w:div>
        <w:div w:id="106699162">
          <w:marLeft w:val="640"/>
          <w:marRight w:val="0"/>
          <w:marTop w:val="0"/>
          <w:marBottom w:val="0"/>
          <w:divBdr>
            <w:top w:val="none" w:sz="0" w:space="0" w:color="auto"/>
            <w:left w:val="none" w:sz="0" w:space="0" w:color="auto"/>
            <w:bottom w:val="none" w:sz="0" w:space="0" w:color="auto"/>
            <w:right w:val="none" w:sz="0" w:space="0" w:color="auto"/>
          </w:divBdr>
        </w:div>
        <w:div w:id="1120342831">
          <w:marLeft w:val="640"/>
          <w:marRight w:val="0"/>
          <w:marTop w:val="0"/>
          <w:marBottom w:val="0"/>
          <w:divBdr>
            <w:top w:val="none" w:sz="0" w:space="0" w:color="auto"/>
            <w:left w:val="none" w:sz="0" w:space="0" w:color="auto"/>
            <w:bottom w:val="none" w:sz="0" w:space="0" w:color="auto"/>
            <w:right w:val="none" w:sz="0" w:space="0" w:color="auto"/>
          </w:divBdr>
        </w:div>
        <w:div w:id="2139058362">
          <w:marLeft w:val="640"/>
          <w:marRight w:val="0"/>
          <w:marTop w:val="0"/>
          <w:marBottom w:val="0"/>
          <w:divBdr>
            <w:top w:val="none" w:sz="0" w:space="0" w:color="auto"/>
            <w:left w:val="none" w:sz="0" w:space="0" w:color="auto"/>
            <w:bottom w:val="none" w:sz="0" w:space="0" w:color="auto"/>
            <w:right w:val="none" w:sz="0" w:space="0" w:color="auto"/>
          </w:divBdr>
        </w:div>
        <w:div w:id="1492864268">
          <w:marLeft w:val="640"/>
          <w:marRight w:val="0"/>
          <w:marTop w:val="0"/>
          <w:marBottom w:val="0"/>
          <w:divBdr>
            <w:top w:val="none" w:sz="0" w:space="0" w:color="auto"/>
            <w:left w:val="none" w:sz="0" w:space="0" w:color="auto"/>
            <w:bottom w:val="none" w:sz="0" w:space="0" w:color="auto"/>
            <w:right w:val="none" w:sz="0" w:space="0" w:color="auto"/>
          </w:divBdr>
        </w:div>
        <w:div w:id="1994409436">
          <w:marLeft w:val="640"/>
          <w:marRight w:val="0"/>
          <w:marTop w:val="0"/>
          <w:marBottom w:val="0"/>
          <w:divBdr>
            <w:top w:val="none" w:sz="0" w:space="0" w:color="auto"/>
            <w:left w:val="none" w:sz="0" w:space="0" w:color="auto"/>
            <w:bottom w:val="none" w:sz="0" w:space="0" w:color="auto"/>
            <w:right w:val="none" w:sz="0" w:space="0" w:color="auto"/>
          </w:divBdr>
        </w:div>
        <w:div w:id="319122559">
          <w:marLeft w:val="640"/>
          <w:marRight w:val="0"/>
          <w:marTop w:val="0"/>
          <w:marBottom w:val="0"/>
          <w:divBdr>
            <w:top w:val="none" w:sz="0" w:space="0" w:color="auto"/>
            <w:left w:val="none" w:sz="0" w:space="0" w:color="auto"/>
            <w:bottom w:val="none" w:sz="0" w:space="0" w:color="auto"/>
            <w:right w:val="none" w:sz="0" w:space="0" w:color="auto"/>
          </w:divBdr>
        </w:div>
        <w:div w:id="1156266334">
          <w:marLeft w:val="640"/>
          <w:marRight w:val="0"/>
          <w:marTop w:val="0"/>
          <w:marBottom w:val="0"/>
          <w:divBdr>
            <w:top w:val="none" w:sz="0" w:space="0" w:color="auto"/>
            <w:left w:val="none" w:sz="0" w:space="0" w:color="auto"/>
            <w:bottom w:val="none" w:sz="0" w:space="0" w:color="auto"/>
            <w:right w:val="none" w:sz="0" w:space="0" w:color="auto"/>
          </w:divBdr>
        </w:div>
        <w:div w:id="666444187">
          <w:marLeft w:val="640"/>
          <w:marRight w:val="0"/>
          <w:marTop w:val="0"/>
          <w:marBottom w:val="0"/>
          <w:divBdr>
            <w:top w:val="none" w:sz="0" w:space="0" w:color="auto"/>
            <w:left w:val="none" w:sz="0" w:space="0" w:color="auto"/>
            <w:bottom w:val="none" w:sz="0" w:space="0" w:color="auto"/>
            <w:right w:val="none" w:sz="0" w:space="0" w:color="auto"/>
          </w:divBdr>
        </w:div>
        <w:div w:id="1226916864">
          <w:marLeft w:val="640"/>
          <w:marRight w:val="0"/>
          <w:marTop w:val="0"/>
          <w:marBottom w:val="0"/>
          <w:divBdr>
            <w:top w:val="none" w:sz="0" w:space="0" w:color="auto"/>
            <w:left w:val="none" w:sz="0" w:space="0" w:color="auto"/>
            <w:bottom w:val="none" w:sz="0" w:space="0" w:color="auto"/>
            <w:right w:val="none" w:sz="0" w:space="0" w:color="auto"/>
          </w:divBdr>
        </w:div>
        <w:div w:id="1691830894">
          <w:marLeft w:val="640"/>
          <w:marRight w:val="0"/>
          <w:marTop w:val="0"/>
          <w:marBottom w:val="0"/>
          <w:divBdr>
            <w:top w:val="none" w:sz="0" w:space="0" w:color="auto"/>
            <w:left w:val="none" w:sz="0" w:space="0" w:color="auto"/>
            <w:bottom w:val="none" w:sz="0" w:space="0" w:color="auto"/>
            <w:right w:val="none" w:sz="0" w:space="0" w:color="auto"/>
          </w:divBdr>
        </w:div>
        <w:div w:id="1472213984">
          <w:marLeft w:val="640"/>
          <w:marRight w:val="0"/>
          <w:marTop w:val="0"/>
          <w:marBottom w:val="0"/>
          <w:divBdr>
            <w:top w:val="none" w:sz="0" w:space="0" w:color="auto"/>
            <w:left w:val="none" w:sz="0" w:space="0" w:color="auto"/>
            <w:bottom w:val="none" w:sz="0" w:space="0" w:color="auto"/>
            <w:right w:val="none" w:sz="0" w:space="0" w:color="auto"/>
          </w:divBdr>
        </w:div>
        <w:div w:id="1967421209">
          <w:marLeft w:val="640"/>
          <w:marRight w:val="0"/>
          <w:marTop w:val="0"/>
          <w:marBottom w:val="0"/>
          <w:divBdr>
            <w:top w:val="none" w:sz="0" w:space="0" w:color="auto"/>
            <w:left w:val="none" w:sz="0" w:space="0" w:color="auto"/>
            <w:bottom w:val="none" w:sz="0" w:space="0" w:color="auto"/>
            <w:right w:val="none" w:sz="0" w:space="0" w:color="auto"/>
          </w:divBdr>
        </w:div>
        <w:div w:id="1479111692">
          <w:marLeft w:val="640"/>
          <w:marRight w:val="0"/>
          <w:marTop w:val="0"/>
          <w:marBottom w:val="0"/>
          <w:divBdr>
            <w:top w:val="none" w:sz="0" w:space="0" w:color="auto"/>
            <w:left w:val="none" w:sz="0" w:space="0" w:color="auto"/>
            <w:bottom w:val="none" w:sz="0" w:space="0" w:color="auto"/>
            <w:right w:val="none" w:sz="0" w:space="0" w:color="auto"/>
          </w:divBdr>
        </w:div>
        <w:div w:id="647855635">
          <w:marLeft w:val="640"/>
          <w:marRight w:val="0"/>
          <w:marTop w:val="0"/>
          <w:marBottom w:val="0"/>
          <w:divBdr>
            <w:top w:val="none" w:sz="0" w:space="0" w:color="auto"/>
            <w:left w:val="none" w:sz="0" w:space="0" w:color="auto"/>
            <w:bottom w:val="none" w:sz="0" w:space="0" w:color="auto"/>
            <w:right w:val="none" w:sz="0" w:space="0" w:color="auto"/>
          </w:divBdr>
        </w:div>
        <w:div w:id="151723260">
          <w:marLeft w:val="640"/>
          <w:marRight w:val="0"/>
          <w:marTop w:val="0"/>
          <w:marBottom w:val="0"/>
          <w:divBdr>
            <w:top w:val="none" w:sz="0" w:space="0" w:color="auto"/>
            <w:left w:val="none" w:sz="0" w:space="0" w:color="auto"/>
            <w:bottom w:val="none" w:sz="0" w:space="0" w:color="auto"/>
            <w:right w:val="none" w:sz="0" w:space="0" w:color="auto"/>
          </w:divBdr>
        </w:div>
        <w:div w:id="116022603">
          <w:marLeft w:val="640"/>
          <w:marRight w:val="0"/>
          <w:marTop w:val="0"/>
          <w:marBottom w:val="0"/>
          <w:divBdr>
            <w:top w:val="none" w:sz="0" w:space="0" w:color="auto"/>
            <w:left w:val="none" w:sz="0" w:space="0" w:color="auto"/>
            <w:bottom w:val="none" w:sz="0" w:space="0" w:color="auto"/>
            <w:right w:val="none" w:sz="0" w:space="0" w:color="auto"/>
          </w:divBdr>
        </w:div>
        <w:div w:id="666514070">
          <w:marLeft w:val="640"/>
          <w:marRight w:val="0"/>
          <w:marTop w:val="0"/>
          <w:marBottom w:val="0"/>
          <w:divBdr>
            <w:top w:val="none" w:sz="0" w:space="0" w:color="auto"/>
            <w:left w:val="none" w:sz="0" w:space="0" w:color="auto"/>
            <w:bottom w:val="none" w:sz="0" w:space="0" w:color="auto"/>
            <w:right w:val="none" w:sz="0" w:space="0" w:color="auto"/>
          </w:divBdr>
        </w:div>
        <w:div w:id="550653779">
          <w:marLeft w:val="640"/>
          <w:marRight w:val="0"/>
          <w:marTop w:val="0"/>
          <w:marBottom w:val="0"/>
          <w:divBdr>
            <w:top w:val="none" w:sz="0" w:space="0" w:color="auto"/>
            <w:left w:val="none" w:sz="0" w:space="0" w:color="auto"/>
            <w:bottom w:val="none" w:sz="0" w:space="0" w:color="auto"/>
            <w:right w:val="none" w:sz="0" w:space="0" w:color="auto"/>
          </w:divBdr>
        </w:div>
        <w:div w:id="1645355672">
          <w:marLeft w:val="640"/>
          <w:marRight w:val="0"/>
          <w:marTop w:val="0"/>
          <w:marBottom w:val="0"/>
          <w:divBdr>
            <w:top w:val="none" w:sz="0" w:space="0" w:color="auto"/>
            <w:left w:val="none" w:sz="0" w:space="0" w:color="auto"/>
            <w:bottom w:val="none" w:sz="0" w:space="0" w:color="auto"/>
            <w:right w:val="none" w:sz="0" w:space="0" w:color="auto"/>
          </w:divBdr>
        </w:div>
        <w:div w:id="903370415">
          <w:marLeft w:val="640"/>
          <w:marRight w:val="0"/>
          <w:marTop w:val="0"/>
          <w:marBottom w:val="0"/>
          <w:divBdr>
            <w:top w:val="none" w:sz="0" w:space="0" w:color="auto"/>
            <w:left w:val="none" w:sz="0" w:space="0" w:color="auto"/>
            <w:bottom w:val="none" w:sz="0" w:space="0" w:color="auto"/>
            <w:right w:val="none" w:sz="0" w:space="0" w:color="auto"/>
          </w:divBdr>
        </w:div>
        <w:div w:id="1195657170">
          <w:marLeft w:val="640"/>
          <w:marRight w:val="0"/>
          <w:marTop w:val="0"/>
          <w:marBottom w:val="0"/>
          <w:divBdr>
            <w:top w:val="none" w:sz="0" w:space="0" w:color="auto"/>
            <w:left w:val="none" w:sz="0" w:space="0" w:color="auto"/>
            <w:bottom w:val="none" w:sz="0" w:space="0" w:color="auto"/>
            <w:right w:val="none" w:sz="0" w:space="0" w:color="auto"/>
          </w:divBdr>
        </w:div>
        <w:div w:id="758672230">
          <w:marLeft w:val="640"/>
          <w:marRight w:val="0"/>
          <w:marTop w:val="0"/>
          <w:marBottom w:val="0"/>
          <w:divBdr>
            <w:top w:val="none" w:sz="0" w:space="0" w:color="auto"/>
            <w:left w:val="none" w:sz="0" w:space="0" w:color="auto"/>
            <w:bottom w:val="none" w:sz="0" w:space="0" w:color="auto"/>
            <w:right w:val="none" w:sz="0" w:space="0" w:color="auto"/>
          </w:divBdr>
        </w:div>
        <w:div w:id="1194228694">
          <w:marLeft w:val="640"/>
          <w:marRight w:val="0"/>
          <w:marTop w:val="0"/>
          <w:marBottom w:val="0"/>
          <w:divBdr>
            <w:top w:val="none" w:sz="0" w:space="0" w:color="auto"/>
            <w:left w:val="none" w:sz="0" w:space="0" w:color="auto"/>
            <w:bottom w:val="none" w:sz="0" w:space="0" w:color="auto"/>
            <w:right w:val="none" w:sz="0" w:space="0" w:color="auto"/>
          </w:divBdr>
        </w:div>
        <w:div w:id="588198767">
          <w:marLeft w:val="640"/>
          <w:marRight w:val="0"/>
          <w:marTop w:val="0"/>
          <w:marBottom w:val="0"/>
          <w:divBdr>
            <w:top w:val="none" w:sz="0" w:space="0" w:color="auto"/>
            <w:left w:val="none" w:sz="0" w:space="0" w:color="auto"/>
            <w:bottom w:val="none" w:sz="0" w:space="0" w:color="auto"/>
            <w:right w:val="none" w:sz="0" w:space="0" w:color="auto"/>
          </w:divBdr>
        </w:div>
        <w:div w:id="652876150">
          <w:marLeft w:val="640"/>
          <w:marRight w:val="0"/>
          <w:marTop w:val="0"/>
          <w:marBottom w:val="0"/>
          <w:divBdr>
            <w:top w:val="none" w:sz="0" w:space="0" w:color="auto"/>
            <w:left w:val="none" w:sz="0" w:space="0" w:color="auto"/>
            <w:bottom w:val="none" w:sz="0" w:space="0" w:color="auto"/>
            <w:right w:val="none" w:sz="0" w:space="0" w:color="auto"/>
          </w:divBdr>
        </w:div>
        <w:div w:id="1995796790">
          <w:marLeft w:val="640"/>
          <w:marRight w:val="0"/>
          <w:marTop w:val="0"/>
          <w:marBottom w:val="0"/>
          <w:divBdr>
            <w:top w:val="none" w:sz="0" w:space="0" w:color="auto"/>
            <w:left w:val="none" w:sz="0" w:space="0" w:color="auto"/>
            <w:bottom w:val="none" w:sz="0" w:space="0" w:color="auto"/>
            <w:right w:val="none" w:sz="0" w:space="0" w:color="auto"/>
          </w:divBdr>
        </w:div>
        <w:div w:id="1453208371">
          <w:marLeft w:val="640"/>
          <w:marRight w:val="0"/>
          <w:marTop w:val="0"/>
          <w:marBottom w:val="0"/>
          <w:divBdr>
            <w:top w:val="none" w:sz="0" w:space="0" w:color="auto"/>
            <w:left w:val="none" w:sz="0" w:space="0" w:color="auto"/>
            <w:bottom w:val="none" w:sz="0" w:space="0" w:color="auto"/>
            <w:right w:val="none" w:sz="0" w:space="0" w:color="auto"/>
          </w:divBdr>
        </w:div>
        <w:div w:id="1450205079">
          <w:marLeft w:val="640"/>
          <w:marRight w:val="0"/>
          <w:marTop w:val="0"/>
          <w:marBottom w:val="0"/>
          <w:divBdr>
            <w:top w:val="none" w:sz="0" w:space="0" w:color="auto"/>
            <w:left w:val="none" w:sz="0" w:space="0" w:color="auto"/>
            <w:bottom w:val="none" w:sz="0" w:space="0" w:color="auto"/>
            <w:right w:val="none" w:sz="0" w:space="0" w:color="auto"/>
          </w:divBdr>
        </w:div>
        <w:div w:id="815338838">
          <w:marLeft w:val="640"/>
          <w:marRight w:val="0"/>
          <w:marTop w:val="0"/>
          <w:marBottom w:val="0"/>
          <w:divBdr>
            <w:top w:val="none" w:sz="0" w:space="0" w:color="auto"/>
            <w:left w:val="none" w:sz="0" w:space="0" w:color="auto"/>
            <w:bottom w:val="none" w:sz="0" w:space="0" w:color="auto"/>
            <w:right w:val="none" w:sz="0" w:space="0" w:color="auto"/>
          </w:divBdr>
        </w:div>
        <w:div w:id="1476291824">
          <w:marLeft w:val="640"/>
          <w:marRight w:val="0"/>
          <w:marTop w:val="0"/>
          <w:marBottom w:val="0"/>
          <w:divBdr>
            <w:top w:val="none" w:sz="0" w:space="0" w:color="auto"/>
            <w:left w:val="none" w:sz="0" w:space="0" w:color="auto"/>
            <w:bottom w:val="none" w:sz="0" w:space="0" w:color="auto"/>
            <w:right w:val="none" w:sz="0" w:space="0" w:color="auto"/>
          </w:divBdr>
        </w:div>
        <w:div w:id="1786925699">
          <w:marLeft w:val="640"/>
          <w:marRight w:val="0"/>
          <w:marTop w:val="0"/>
          <w:marBottom w:val="0"/>
          <w:divBdr>
            <w:top w:val="none" w:sz="0" w:space="0" w:color="auto"/>
            <w:left w:val="none" w:sz="0" w:space="0" w:color="auto"/>
            <w:bottom w:val="none" w:sz="0" w:space="0" w:color="auto"/>
            <w:right w:val="none" w:sz="0" w:space="0" w:color="auto"/>
          </w:divBdr>
        </w:div>
        <w:div w:id="1332950924">
          <w:marLeft w:val="640"/>
          <w:marRight w:val="0"/>
          <w:marTop w:val="0"/>
          <w:marBottom w:val="0"/>
          <w:divBdr>
            <w:top w:val="none" w:sz="0" w:space="0" w:color="auto"/>
            <w:left w:val="none" w:sz="0" w:space="0" w:color="auto"/>
            <w:bottom w:val="none" w:sz="0" w:space="0" w:color="auto"/>
            <w:right w:val="none" w:sz="0" w:space="0" w:color="auto"/>
          </w:divBdr>
        </w:div>
        <w:div w:id="962690086">
          <w:marLeft w:val="640"/>
          <w:marRight w:val="0"/>
          <w:marTop w:val="0"/>
          <w:marBottom w:val="0"/>
          <w:divBdr>
            <w:top w:val="none" w:sz="0" w:space="0" w:color="auto"/>
            <w:left w:val="none" w:sz="0" w:space="0" w:color="auto"/>
            <w:bottom w:val="none" w:sz="0" w:space="0" w:color="auto"/>
            <w:right w:val="none" w:sz="0" w:space="0" w:color="auto"/>
          </w:divBdr>
        </w:div>
        <w:div w:id="1070812362">
          <w:marLeft w:val="640"/>
          <w:marRight w:val="0"/>
          <w:marTop w:val="0"/>
          <w:marBottom w:val="0"/>
          <w:divBdr>
            <w:top w:val="none" w:sz="0" w:space="0" w:color="auto"/>
            <w:left w:val="none" w:sz="0" w:space="0" w:color="auto"/>
            <w:bottom w:val="none" w:sz="0" w:space="0" w:color="auto"/>
            <w:right w:val="none" w:sz="0" w:space="0" w:color="auto"/>
          </w:divBdr>
        </w:div>
        <w:div w:id="704869019">
          <w:marLeft w:val="640"/>
          <w:marRight w:val="0"/>
          <w:marTop w:val="0"/>
          <w:marBottom w:val="0"/>
          <w:divBdr>
            <w:top w:val="none" w:sz="0" w:space="0" w:color="auto"/>
            <w:left w:val="none" w:sz="0" w:space="0" w:color="auto"/>
            <w:bottom w:val="none" w:sz="0" w:space="0" w:color="auto"/>
            <w:right w:val="none" w:sz="0" w:space="0" w:color="auto"/>
          </w:divBdr>
        </w:div>
        <w:div w:id="629479927">
          <w:marLeft w:val="640"/>
          <w:marRight w:val="0"/>
          <w:marTop w:val="0"/>
          <w:marBottom w:val="0"/>
          <w:divBdr>
            <w:top w:val="none" w:sz="0" w:space="0" w:color="auto"/>
            <w:left w:val="none" w:sz="0" w:space="0" w:color="auto"/>
            <w:bottom w:val="none" w:sz="0" w:space="0" w:color="auto"/>
            <w:right w:val="none" w:sz="0" w:space="0" w:color="auto"/>
          </w:divBdr>
        </w:div>
        <w:div w:id="5178994">
          <w:marLeft w:val="640"/>
          <w:marRight w:val="0"/>
          <w:marTop w:val="0"/>
          <w:marBottom w:val="0"/>
          <w:divBdr>
            <w:top w:val="none" w:sz="0" w:space="0" w:color="auto"/>
            <w:left w:val="none" w:sz="0" w:space="0" w:color="auto"/>
            <w:bottom w:val="none" w:sz="0" w:space="0" w:color="auto"/>
            <w:right w:val="none" w:sz="0" w:space="0" w:color="auto"/>
          </w:divBdr>
        </w:div>
        <w:div w:id="143469282">
          <w:marLeft w:val="640"/>
          <w:marRight w:val="0"/>
          <w:marTop w:val="0"/>
          <w:marBottom w:val="0"/>
          <w:divBdr>
            <w:top w:val="none" w:sz="0" w:space="0" w:color="auto"/>
            <w:left w:val="none" w:sz="0" w:space="0" w:color="auto"/>
            <w:bottom w:val="none" w:sz="0" w:space="0" w:color="auto"/>
            <w:right w:val="none" w:sz="0" w:space="0" w:color="auto"/>
          </w:divBdr>
        </w:div>
        <w:div w:id="1577279328">
          <w:marLeft w:val="640"/>
          <w:marRight w:val="0"/>
          <w:marTop w:val="0"/>
          <w:marBottom w:val="0"/>
          <w:divBdr>
            <w:top w:val="none" w:sz="0" w:space="0" w:color="auto"/>
            <w:left w:val="none" w:sz="0" w:space="0" w:color="auto"/>
            <w:bottom w:val="none" w:sz="0" w:space="0" w:color="auto"/>
            <w:right w:val="none" w:sz="0" w:space="0" w:color="auto"/>
          </w:divBdr>
        </w:div>
        <w:div w:id="416440713">
          <w:marLeft w:val="640"/>
          <w:marRight w:val="0"/>
          <w:marTop w:val="0"/>
          <w:marBottom w:val="0"/>
          <w:divBdr>
            <w:top w:val="none" w:sz="0" w:space="0" w:color="auto"/>
            <w:left w:val="none" w:sz="0" w:space="0" w:color="auto"/>
            <w:bottom w:val="none" w:sz="0" w:space="0" w:color="auto"/>
            <w:right w:val="none" w:sz="0" w:space="0" w:color="auto"/>
          </w:divBdr>
        </w:div>
        <w:div w:id="9263937">
          <w:marLeft w:val="640"/>
          <w:marRight w:val="0"/>
          <w:marTop w:val="0"/>
          <w:marBottom w:val="0"/>
          <w:divBdr>
            <w:top w:val="none" w:sz="0" w:space="0" w:color="auto"/>
            <w:left w:val="none" w:sz="0" w:space="0" w:color="auto"/>
            <w:bottom w:val="none" w:sz="0" w:space="0" w:color="auto"/>
            <w:right w:val="none" w:sz="0" w:space="0" w:color="auto"/>
          </w:divBdr>
        </w:div>
        <w:div w:id="774984925">
          <w:marLeft w:val="640"/>
          <w:marRight w:val="0"/>
          <w:marTop w:val="0"/>
          <w:marBottom w:val="0"/>
          <w:divBdr>
            <w:top w:val="none" w:sz="0" w:space="0" w:color="auto"/>
            <w:left w:val="none" w:sz="0" w:space="0" w:color="auto"/>
            <w:bottom w:val="none" w:sz="0" w:space="0" w:color="auto"/>
            <w:right w:val="none" w:sz="0" w:space="0" w:color="auto"/>
          </w:divBdr>
        </w:div>
        <w:div w:id="1237865167">
          <w:marLeft w:val="640"/>
          <w:marRight w:val="0"/>
          <w:marTop w:val="0"/>
          <w:marBottom w:val="0"/>
          <w:divBdr>
            <w:top w:val="none" w:sz="0" w:space="0" w:color="auto"/>
            <w:left w:val="none" w:sz="0" w:space="0" w:color="auto"/>
            <w:bottom w:val="none" w:sz="0" w:space="0" w:color="auto"/>
            <w:right w:val="none" w:sz="0" w:space="0" w:color="auto"/>
          </w:divBdr>
        </w:div>
        <w:div w:id="702680200">
          <w:marLeft w:val="640"/>
          <w:marRight w:val="0"/>
          <w:marTop w:val="0"/>
          <w:marBottom w:val="0"/>
          <w:divBdr>
            <w:top w:val="none" w:sz="0" w:space="0" w:color="auto"/>
            <w:left w:val="none" w:sz="0" w:space="0" w:color="auto"/>
            <w:bottom w:val="none" w:sz="0" w:space="0" w:color="auto"/>
            <w:right w:val="none" w:sz="0" w:space="0" w:color="auto"/>
          </w:divBdr>
        </w:div>
      </w:divsChild>
    </w:div>
    <w:div w:id="313028743">
      <w:marLeft w:val="640"/>
      <w:marRight w:val="0"/>
      <w:marTop w:val="0"/>
      <w:marBottom w:val="0"/>
      <w:divBdr>
        <w:top w:val="none" w:sz="0" w:space="0" w:color="auto"/>
        <w:left w:val="none" w:sz="0" w:space="0" w:color="auto"/>
        <w:bottom w:val="none" w:sz="0" w:space="0" w:color="auto"/>
        <w:right w:val="none" w:sz="0" w:space="0" w:color="auto"/>
      </w:divBdr>
    </w:div>
    <w:div w:id="313989084">
      <w:marLeft w:val="0"/>
      <w:marRight w:val="0"/>
      <w:marTop w:val="0"/>
      <w:marBottom w:val="0"/>
      <w:divBdr>
        <w:top w:val="none" w:sz="0" w:space="0" w:color="auto"/>
        <w:left w:val="none" w:sz="0" w:space="0" w:color="auto"/>
        <w:bottom w:val="none" w:sz="0" w:space="0" w:color="auto"/>
        <w:right w:val="none" w:sz="0" w:space="0" w:color="auto"/>
      </w:divBdr>
    </w:div>
    <w:div w:id="315111122">
      <w:bodyDiv w:val="1"/>
      <w:marLeft w:val="0"/>
      <w:marRight w:val="0"/>
      <w:marTop w:val="0"/>
      <w:marBottom w:val="0"/>
      <w:divBdr>
        <w:top w:val="none" w:sz="0" w:space="0" w:color="auto"/>
        <w:left w:val="none" w:sz="0" w:space="0" w:color="auto"/>
        <w:bottom w:val="none" w:sz="0" w:space="0" w:color="auto"/>
        <w:right w:val="none" w:sz="0" w:space="0" w:color="auto"/>
      </w:divBdr>
      <w:divsChild>
        <w:div w:id="222524043">
          <w:marLeft w:val="640"/>
          <w:marRight w:val="0"/>
          <w:marTop w:val="0"/>
          <w:marBottom w:val="0"/>
          <w:divBdr>
            <w:top w:val="none" w:sz="0" w:space="0" w:color="auto"/>
            <w:left w:val="none" w:sz="0" w:space="0" w:color="auto"/>
            <w:bottom w:val="none" w:sz="0" w:space="0" w:color="auto"/>
            <w:right w:val="none" w:sz="0" w:space="0" w:color="auto"/>
          </w:divBdr>
        </w:div>
        <w:div w:id="328102013">
          <w:marLeft w:val="640"/>
          <w:marRight w:val="0"/>
          <w:marTop w:val="0"/>
          <w:marBottom w:val="0"/>
          <w:divBdr>
            <w:top w:val="none" w:sz="0" w:space="0" w:color="auto"/>
            <w:left w:val="none" w:sz="0" w:space="0" w:color="auto"/>
            <w:bottom w:val="none" w:sz="0" w:space="0" w:color="auto"/>
            <w:right w:val="none" w:sz="0" w:space="0" w:color="auto"/>
          </w:divBdr>
        </w:div>
        <w:div w:id="334889648">
          <w:marLeft w:val="640"/>
          <w:marRight w:val="0"/>
          <w:marTop w:val="0"/>
          <w:marBottom w:val="0"/>
          <w:divBdr>
            <w:top w:val="none" w:sz="0" w:space="0" w:color="auto"/>
            <w:left w:val="none" w:sz="0" w:space="0" w:color="auto"/>
            <w:bottom w:val="none" w:sz="0" w:space="0" w:color="auto"/>
            <w:right w:val="none" w:sz="0" w:space="0" w:color="auto"/>
          </w:divBdr>
        </w:div>
        <w:div w:id="337346214">
          <w:marLeft w:val="640"/>
          <w:marRight w:val="0"/>
          <w:marTop w:val="0"/>
          <w:marBottom w:val="0"/>
          <w:divBdr>
            <w:top w:val="none" w:sz="0" w:space="0" w:color="auto"/>
            <w:left w:val="none" w:sz="0" w:space="0" w:color="auto"/>
            <w:bottom w:val="none" w:sz="0" w:space="0" w:color="auto"/>
            <w:right w:val="none" w:sz="0" w:space="0" w:color="auto"/>
          </w:divBdr>
        </w:div>
        <w:div w:id="361135319">
          <w:marLeft w:val="640"/>
          <w:marRight w:val="0"/>
          <w:marTop w:val="0"/>
          <w:marBottom w:val="0"/>
          <w:divBdr>
            <w:top w:val="none" w:sz="0" w:space="0" w:color="auto"/>
            <w:left w:val="none" w:sz="0" w:space="0" w:color="auto"/>
            <w:bottom w:val="none" w:sz="0" w:space="0" w:color="auto"/>
            <w:right w:val="none" w:sz="0" w:space="0" w:color="auto"/>
          </w:divBdr>
        </w:div>
        <w:div w:id="374080850">
          <w:marLeft w:val="640"/>
          <w:marRight w:val="0"/>
          <w:marTop w:val="0"/>
          <w:marBottom w:val="0"/>
          <w:divBdr>
            <w:top w:val="none" w:sz="0" w:space="0" w:color="auto"/>
            <w:left w:val="none" w:sz="0" w:space="0" w:color="auto"/>
            <w:bottom w:val="none" w:sz="0" w:space="0" w:color="auto"/>
            <w:right w:val="none" w:sz="0" w:space="0" w:color="auto"/>
          </w:divBdr>
        </w:div>
        <w:div w:id="385028937">
          <w:marLeft w:val="640"/>
          <w:marRight w:val="0"/>
          <w:marTop w:val="0"/>
          <w:marBottom w:val="0"/>
          <w:divBdr>
            <w:top w:val="none" w:sz="0" w:space="0" w:color="auto"/>
            <w:left w:val="none" w:sz="0" w:space="0" w:color="auto"/>
            <w:bottom w:val="none" w:sz="0" w:space="0" w:color="auto"/>
            <w:right w:val="none" w:sz="0" w:space="0" w:color="auto"/>
          </w:divBdr>
        </w:div>
        <w:div w:id="415202502">
          <w:marLeft w:val="640"/>
          <w:marRight w:val="0"/>
          <w:marTop w:val="0"/>
          <w:marBottom w:val="0"/>
          <w:divBdr>
            <w:top w:val="none" w:sz="0" w:space="0" w:color="auto"/>
            <w:left w:val="none" w:sz="0" w:space="0" w:color="auto"/>
            <w:bottom w:val="none" w:sz="0" w:space="0" w:color="auto"/>
            <w:right w:val="none" w:sz="0" w:space="0" w:color="auto"/>
          </w:divBdr>
        </w:div>
        <w:div w:id="497696432">
          <w:marLeft w:val="640"/>
          <w:marRight w:val="0"/>
          <w:marTop w:val="0"/>
          <w:marBottom w:val="0"/>
          <w:divBdr>
            <w:top w:val="none" w:sz="0" w:space="0" w:color="auto"/>
            <w:left w:val="none" w:sz="0" w:space="0" w:color="auto"/>
            <w:bottom w:val="none" w:sz="0" w:space="0" w:color="auto"/>
            <w:right w:val="none" w:sz="0" w:space="0" w:color="auto"/>
          </w:divBdr>
        </w:div>
        <w:div w:id="522019552">
          <w:marLeft w:val="640"/>
          <w:marRight w:val="0"/>
          <w:marTop w:val="0"/>
          <w:marBottom w:val="0"/>
          <w:divBdr>
            <w:top w:val="none" w:sz="0" w:space="0" w:color="auto"/>
            <w:left w:val="none" w:sz="0" w:space="0" w:color="auto"/>
            <w:bottom w:val="none" w:sz="0" w:space="0" w:color="auto"/>
            <w:right w:val="none" w:sz="0" w:space="0" w:color="auto"/>
          </w:divBdr>
        </w:div>
        <w:div w:id="545410699">
          <w:marLeft w:val="640"/>
          <w:marRight w:val="0"/>
          <w:marTop w:val="0"/>
          <w:marBottom w:val="0"/>
          <w:divBdr>
            <w:top w:val="none" w:sz="0" w:space="0" w:color="auto"/>
            <w:left w:val="none" w:sz="0" w:space="0" w:color="auto"/>
            <w:bottom w:val="none" w:sz="0" w:space="0" w:color="auto"/>
            <w:right w:val="none" w:sz="0" w:space="0" w:color="auto"/>
          </w:divBdr>
        </w:div>
        <w:div w:id="635645729">
          <w:marLeft w:val="640"/>
          <w:marRight w:val="0"/>
          <w:marTop w:val="0"/>
          <w:marBottom w:val="0"/>
          <w:divBdr>
            <w:top w:val="none" w:sz="0" w:space="0" w:color="auto"/>
            <w:left w:val="none" w:sz="0" w:space="0" w:color="auto"/>
            <w:bottom w:val="none" w:sz="0" w:space="0" w:color="auto"/>
            <w:right w:val="none" w:sz="0" w:space="0" w:color="auto"/>
          </w:divBdr>
        </w:div>
        <w:div w:id="646128832">
          <w:marLeft w:val="640"/>
          <w:marRight w:val="0"/>
          <w:marTop w:val="0"/>
          <w:marBottom w:val="0"/>
          <w:divBdr>
            <w:top w:val="none" w:sz="0" w:space="0" w:color="auto"/>
            <w:left w:val="none" w:sz="0" w:space="0" w:color="auto"/>
            <w:bottom w:val="none" w:sz="0" w:space="0" w:color="auto"/>
            <w:right w:val="none" w:sz="0" w:space="0" w:color="auto"/>
          </w:divBdr>
        </w:div>
        <w:div w:id="699476769">
          <w:marLeft w:val="640"/>
          <w:marRight w:val="0"/>
          <w:marTop w:val="0"/>
          <w:marBottom w:val="0"/>
          <w:divBdr>
            <w:top w:val="none" w:sz="0" w:space="0" w:color="auto"/>
            <w:left w:val="none" w:sz="0" w:space="0" w:color="auto"/>
            <w:bottom w:val="none" w:sz="0" w:space="0" w:color="auto"/>
            <w:right w:val="none" w:sz="0" w:space="0" w:color="auto"/>
          </w:divBdr>
        </w:div>
        <w:div w:id="776103293">
          <w:marLeft w:val="640"/>
          <w:marRight w:val="0"/>
          <w:marTop w:val="0"/>
          <w:marBottom w:val="0"/>
          <w:divBdr>
            <w:top w:val="none" w:sz="0" w:space="0" w:color="auto"/>
            <w:left w:val="none" w:sz="0" w:space="0" w:color="auto"/>
            <w:bottom w:val="none" w:sz="0" w:space="0" w:color="auto"/>
            <w:right w:val="none" w:sz="0" w:space="0" w:color="auto"/>
          </w:divBdr>
        </w:div>
        <w:div w:id="791829962">
          <w:marLeft w:val="640"/>
          <w:marRight w:val="0"/>
          <w:marTop w:val="0"/>
          <w:marBottom w:val="0"/>
          <w:divBdr>
            <w:top w:val="none" w:sz="0" w:space="0" w:color="auto"/>
            <w:left w:val="none" w:sz="0" w:space="0" w:color="auto"/>
            <w:bottom w:val="none" w:sz="0" w:space="0" w:color="auto"/>
            <w:right w:val="none" w:sz="0" w:space="0" w:color="auto"/>
          </w:divBdr>
        </w:div>
        <w:div w:id="851341113">
          <w:marLeft w:val="640"/>
          <w:marRight w:val="0"/>
          <w:marTop w:val="0"/>
          <w:marBottom w:val="0"/>
          <w:divBdr>
            <w:top w:val="none" w:sz="0" w:space="0" w:color="auto"/>
            <w:left w:val="none" w:sz="0" w:space="0" w:color="auto"/>
            <w:bottom w:val="none" w:sz="0" w:space="0" w:color="auto"/>
            <w:right w:val="none" w:sz="0" w:space="0" w:color="auto"/>
          </w:divBdr>
        </w:div>
        <w:div w:id="852576776">
          <w:marLeft w:val="640"/>
          <w:marRight w:val="0"/>
          <w:marTop w:val="0"/>
          <w:marBottom w:val="0"/>
          <w:divBdr>
            <w:top w:val="none" w:sz="0" w:space="0" w:color="auto"/>
            <w:left w:val="none" w:sz="0" w:space="0" w:color="auto"/>
            <w:bottom w:val="none" w:sz="0" w:space="0" w:color="auto"/>
            <w:right w:val="none" w:sz="0" w:space="0" w:color="auto"/>
          </w:divBdr>
        </w:div>
        <w:div w:id="868761897">
          <w:marLeft w:val="640"/>
          <w:marRight w:val="0"/>
          <w:marTop w:val="0"/>
          <w:marBottom w:val="0"/>
          <w:divBdr>
            <w:top w:val="none" w:sz="0" w:space="0" w:color="auto"/>
            <w:left w:val="none" w:sz="0" w:space="0" w:color="auto"/>
            <w:bottom w:val="none" w:sz="0" w:space="0" w:color="auto"/>
            <w:right w:val="none" w:sz="0" w:space="0" w:color="auto"/>
          </w:divBdr>
        </w:div>
        <w:div w:id="885878104">
          <w:marLeft w:val="640"/>
          <w:marRight w:val="0"/>
          <w:marTop w:val="0"/>
          <w:marBottom w:val="0"/>
          <w:divBdr>
            <w:top w:val="none" w:sz="0" w:space="0" w:color="auto"/>
            <w:left w:val="none" w:sz="0" w:space="0" w:color="auto"/>
            <w:bottom w:val="none" w:sz="0" w:space="0" w:color="auto"/>
            <w:right w:val="none" w:sz="0" w:space="0" w:color="auto"/>
          </w:divBdr>
        </w:div>
        <w:div w:id="894201143">
          <w:marLeft w:val="640"/>
          <w:marRight w:val="0"/>
          <w:marTop w:val="0"/>
          <w:marBottom w:val="0"/>
          <w:divBdr>
            <w:top w:val="none" w:sz="0" w:space="0" w:color="auto"/>
            <w:left w:val="none" w:sz="0" w:space="0" w:color="auto"/>
            <w:bottom w:val="none" w:sz="0" w:space="0" w:color="auto"/>
            <w:right w:val="none" w:sz="0" w:space="0" w:color="auto"/>
          </w:divBdr>
        </w:div>
        <w:div w:id="900947154">
          <w:marLeft w:val="640"/>
          <w:marRight w:val="0"/>
          <w:marTop w:val="0"/>
          <w:marBottom w:val="0"/>
          <w:divBdr>
            <w:top w:val="none" w:sz="0" w:space="0" w:color="auto"/>
            <w:left w:val="none" w:sz="0" w:space="0" w:color="auto"/>
            <w:bottom w:val="none" w:sz="0" w:space="0" w:color="auto"/>
            <w:right w:val="none" w:sz="0" w:space="0" w:color="auto"/>
          </w:divBdr>
        </w:div>
        <w:div w:id="913928681">
          <w:marLeft w:val="640"/>
          <w:marRight w:val="0"/>
          <w:marTop w:val="0"/>
          <w:marBottom w:val="0"/>
          <w:divBdr>
            <w:top w:val="none" w:sz="0" w:space="0" w:color="auto"/>
            <w:left w:val="none" w:sz="0" w:space="0" w:color="auto"/>
            <w:bottom w:val="none" w:sz="0" w:space="0" w:color="auto"/>
            <w:right w:val="none" w:sz="0" w:space="0" w:color="auto"/>
          </w:divBdr>
        </w:div>
        <w:div w:id="1029911390">
          <w:marLeft w:val="640"/>
          <w:marRight w:val="0"/>
          <w:marTop w:val="0"/>
          <w:marBottom w:val="0"/>
          <w:divBdr>
            <w:top w:val="none" w:sz="0" w:space="0" w:color="auto"/>
            <w:left w:val="none" w:sz="0" w:space="0" w:color="auto"/>
            <w:bottom w:val="none" w:sz="0" w:space="0" w:color="auto"/>
            <w:right w:val="none" w:sz="0" w:space="0" w:color="auto"/>
          </w:divBdr>
        </w:div>
        <w:div w:id="1116027124">
          <w:marLeft w:val="640"/>
          <w:marRight w:val="0"/>
          <w:marTop w:val="0"/>
          <w:marBottom w:val="0"/>
          <w:divBdr>
            <w:top w:val="none" w:sz="0" w:space="0" w:color="auto"/>
            <w:left w:val="none" w:sz="0" w:space="0" w:color="auto"/>
            <w:bottom w:val="none" w:sz="0" w:space="0" w:color="auto"/>
            <w:right w:val="none" w:sz="0" w:space="0" w:color="auto"/>
          </w:divBdr>
        </w:div>
        <w:div w:id="1121680515">
          <w:marLeft w:val="640"/>
          <w:marRight w:val="0"/>
          <w:marTop w:val="0"/>
          <w:marBottom w:val="0"/>
          <w:divBdr>
            <w:top w:val="none" w:sz="0" w:space="0" w:color="auto"/>
            <w:left w:val="none" w:sz="0" w:space="0" w:color="auto"/>
            <w:bottom w:val="none" w:sz="0" w:space="0" w:color="auto"/>
            <w:right w:val="none" w:sz="0" w:space="0" w:color="auto"/>
          </w:divBdr>
        </w:div>
        <w:div w:id="1148672717">
          <w:marLeft w:val="640"/>
          <w:marRight w:val="0"/>
          <w:marTop w:val="0"/>
          <w:marBottom w:val="0"/>
          <w:divBdr>
            <w:top w:val="none" w:sz="0" w:space="0" w:color="auto"/>
            <w:left w:val="none" w:sz="0" w:space="0" w:color="auto"/>
            <w:bottom w:val="none" w:sz="0" w:space="0" w:color="auto"/>
            <w:right w:val="none" w:sz="0" w:space="0" w:color="auto"/>
          </w:divBdr>
        </w:div>
        <w:div w:id="1171336655">
          <w:marLeft w:val="640"/>
          <w:marRight w:val="0"/>
          <w:marTop w:val="0"/>
          <w:marBottom w:val="0"/>
          <w:divBdr>
            <w:top w:val="none" w:sz="0" w:space="0" w:color="auto"/>
            <w:left w:val="none" w:sz="0" w:space="0" w:color="auto"/>
            <w:bottom w:val="none" w:sz="0" w:space="0" w:color="auto"/>
            <w:right w:val="none" w:sz="0" w:space="0" w:color="auto"/>
          </w:divBdr>
        </w:div>
        <w:div w:id="1246499836">
          <w:marLeft w:val="640"/>
          <w:marRight w:val="0"/>
          <w:marTop w:val="0"/>
          <w:marBottom w:val="0"/>
          <w:divBdr>
            <w:top w:val="none" w:sz="0" w:space="0" w:color="auto"/>
            <w:left w:val="none" w:sz="0" w:space="0" w:color="auto"/>
            <w:bottom w:val="none" w:sz="0" w:space="0" w:color="auto"/>
            <w:right w:val="none" w:sz="0" w:space="0" w:color="auto"/>
          </w:divBdr>
        </w:div>
        <w:div w:id="1370106871">
          <w:marLeft w:val="640"/>
          <w:marRight w:val="0"/>
          <w:marTop w:val="0"/>
          <w:marBottom w:val="0"/>
          <w:divBdr>
            <w:top w:val="none" w:sz="0" w:space="0" w:color="auto"/>
            <w:left w:val="none" w:sz="0" w:space="0" w:color="auto"/>
            <w:bottom w:val="none" w:sz="0" w:space="0" w:color="auto"/>
            <w:right w:val="none" w:sz="0" w:space="0" w:color="auto"/>
          </w:divBdr>
        </w:div>
        <w:div w:id="1390104678">
          <w:marLeft w:val="640"/>
          <w:marRight w:val="0"/>
          <w:marTop w:val="0"/>
          <w:marBottom w:val="0"/>
          <w:divBdr>
            <w:top w:val="none" w:sz="0" w:space="0" w:color="auto"/>
            <w:left w:val="none" w:sz="0" w:space="0" w:color="auto"/>
            <w:bottom w:val="none" w:sz="0" w:space="0" w:color="auto"/>
            <w:right w:val="none" w:sz="0" w:space="0" w:color="auto"/>
          </w:divBdr>
        </w:div>
        <w:div w:id="1547722021">
          <w:marLeft w:val="640"/>
          <w:marRight w:val="0"/>
          <w:marTop w:val="0"/>
          <w:marBottom w:val="0"/>
          <w:divBdr>
            <w:top w:val="none" w:sz="0" w:space="0" w:color="auto"/>
            <w:left w:val="none" w:sz="0" w:space="0" w:color="auto"/>
            <w:bottom w:val="none" w:sz="0" w:space="0" w:color="auto"/>
            <w:right w:val="none" w:sz="0" w:space="0" w:color="auto"/>
          </w:divBdr>
        </w:div>
        <w:div w:id="1584099558">
          <w:marLeft w:val="640"/>
          <w:marRight w:val="0"/>
          <w:marTop w:val="0"/>
          <w:marBottom w:val="0"/>
          <w:divBdr>
            <w:top w:val="none" w:sz="0" w:space="0" w:color="auto"/>
            <w:left w:val="none" w:sz="0" w:space="0" w:color="auto"/>
            <w:bottom w:val="none" w:sz="0" w:space="0" w:color="auto"/>
            <w:right w:val="none" w:sz="0" w:space="0" w:color="auto"/>
          </w:divBdr>
        </w:div>
        <w:div w:id="1597056296">
          <w:marLeft w:val="640"/>
          <w:marRight w:val="0"/>
          <w:marTop w:val="0"/>
          <w:marBottom w:val="0"/>
          <w:divBdr>
            <w:top w:val="none" w:sz="0" w:space="0" w:color="auto"/>
            <w:left w:val="none" w:sz="0" w:space="0" w:color="auto"/>
            <w:bottom w:val="none" w:sz="0" w:space="0" w:color="auto"/>
            <w:right w:val="none" w:sz="0" w:space="0" w:color="auto"/>
          </w:divBdr>
        </w:div>
        <w:div w:id="1607034657">
          <w:marLeft w:val="640"/>
          <w:marRight w:val="0"/>
          <w:marTop w:val="0"/>
          <w:marBottom w:val="0"/>
          <w:divBdr>
            <w:top w:val="none" w:sz="0" w:space="0" w:color="auto"/>
            <w:left w:val="none" w:sz="0" w:space="0" w:color="auto"/>
            <w:bottom w:val="none" w:sz="0" w:space="0" w:color="auto"/>
            <w:right w:val="none" w:sz="0" w:space="0" w:color="auto"/>
          </w:divBdr>
        </w:div>
        <w:div w:id="1703095991">
          <w:marLeft w:val="640"/>
          <w:marRight w:val="0"/>
          <w:marTop w:val="0"/>
          <w:marBottom w:val="0"/>
          <w:divBdr>
            <w:top w:val="none" w:sz="0" w:space="0" w:color="auto"/>
            <w:left w:val="none" w:sz="0" w:space="0" w:color="auto"/>
            <w:bottom w:val="none" w:sz="0" w:space="0" w:color="auto"/>
            <w:right w:val="none" w:sz="0" w:space="0" w:color="auto"/>
          </w:divBdr>
        </w:div>
        <w:div w:id="1746223479">
          <w:marLeft w:val="640"/>
          <w:marRight w:val="0"/>
          <w:marTop w:val="0"/>
          <w:marBottom w:val="0"/>
          <w:divBdr>
            <w:top w:val="none" w:sz="0" w:space="0" w:color="auto"/>
            <w:left w:val="none" w:sz="0" w:space="0" w:color="auto"/>
            <w:bottom w:val="none" w:sz="0" w:space="0" w:color="auto"/>
            <w:right w:val="none" w:sz="0" w:space="0" w:color="auto"/>
          </w:divBdr>
        </w:div>
        <w:div w:id="1774403238">
          <w:marLeft w:val="640"/>
          <w:marRight w:val="0"/>
          <w:marTop w:val="0"/>
          <w:marBottom w:val="0"/>
          <w:divBdr>
            <w:top w:val="none" w:sz="0" w:space="0" w:color="auto"/>
            <w:left w:val="none" w:sz="0" w:space="0" w:color="auto"/>
            <w:bottom w:val="none" w:sz="0" w:space="0" w:color="auto"/>
            <w:right w:val="none" w:sz="0" w:space="0" w:color="auto"/>
          </w:divBdr>
        </w:div>
        <w:div w:id="1893884043">
          <w:marLeft w:val="640"/>
          <w:marRight w:val="0"/>
          <w:marTop w:val="0"/>
          <w:marBottom w:val="0"/>
          <w:divBdr>
            <w:top w:val="none" w:sz="0" w:space="0" w:color="auto"/>
            <w:left w:val="none" w:sz="0" w:space="0" w:color="auto"/>
            <w:bottom w:val="none" w:sz="0" w:space="0" w:color="auto"/>
            <w:right w:val="none" w:sz="0" w:space="0" w:color="auto"/>
          </w:divBdr>
        </w:div>
        <w:div w:id="1897666894">
          <w:marLeft w:val="640"/>
          <w:marRight w:val="0"/>
          <w:marTop w:val="0"/>
          <w:marBottom w:val="0"/>
          <w:divBdr>
            <w:top w:val="none" w:sz="0" w:space="0" w:color="auto"/>
            <w:left w:val="none" w:sz="0" w:space="0" w:color="auto"/>
            <w:bottom w:val="none" w:sz="0" w:space="0" w:color="auto"/>
            <w:right w:val="none" w:sz="0" w:space="0" w:color="auto"/>
          </w:divBdr>
        </w:div>
        <w:div w:id="1900700492">
          <w:marLeft w:val="640"/>
          <w:marRight w:val="0"/>
          <w:marTop w:val="0"/>
          <w:marBottom w:val="0"/>
          <w:divBdr>
            <w:top w:val="none" w:sz="0" w:space="0" w:color="auto"/>
            <w:left w:val="none" w:sz="0" w:space="0" w:color="auto"/>
            <w:bottom w:val="none" w:sz="0" w:space="0" w:color="auto"/>
            <w:right w:val="none" w:sz="0" w:space="0" w:color="auto"/>
          </w:divBdr>
        </w:div>
        <w:div w:id="1904946628">
          <w:marLeft w:val="640"/>
          <w:marRight w:val="0"/>
          <w:marTop w:val="0"/>
          <w:marBottom w:val="0"/>
          <w:divBdr>
            <w:top w:val="none" w:sz="0" w:space="0" w:color="auto"/>
            <w:left w:val="none" w:sz="0" w:space="0" w:color="auto"/>
            <w:bottom w:val="none" w:sz="0" w:space="0" w:color="auto"/>
            <w:right w:val="none" w:sz="0" w:space="0" w:color="auto"/>
          </w:divBdr>
        </w:div>
        <w:div w:id="1916935148">
          <w:marLeft w:val="640"/>
          <w:marRight w:val="0"/>
          <w:marTop w:val="0"/>
          <w:marBottom w:val="0"/>
          <w:divBdr>
            <w:top w:val="none" w:sz="0" w:space="0" w:color="auto"/>
            <w:left w:val="none" w:sz="0" w:space="0" w:color="auto"/>
            <w:bottom w:val="none" w:sz="0" w:space="0" w:color="auto"/>
            <w:right w:val="none" w:sz="0" w:space="0" w:color="auto"/>
          </w:divBdr>
        </w:div>
        <w:div w:id="2004897405">
          <w:marLeft w:val="640"/>
          <w:marRight w:val="0"/>
          <w:marTop w:val="0"/>
          <w:marBottom w:val="0"/>
          <w:divBdr>
            <w:top w:val="none" w:sz="0" w:space="0" w:color="auto"/>
            <w:left w:val="none" w:sz="0" w:space="0" w:color="auto"/>
            <w:bottom w:val="none" w:sz="0" w:space="0" w:color="auto"/>
            <w:right w:val="none" w:sz="0" w:space="0" w:color="auto"/>
          </w:divBdr>
        </w:div>
        <w:div w:id="2043438422">
          <w:marLeft w:val="640"/>
          <w:marRight w:val="0"/>
          <w:marTop w:val="0"/>
          <w:marBottom w:val="0"/>
          <w:divBdr>
            <w:top w:val="none" w:sz="0" w:space="0" w:color="auto"/>
            <w:left w:val="none" w:sz="0" w:space="0" w:color="auto"/>
            <w:bottom w:val="none" w:sz="0" w:space="0" w:color="auto"/>
            <w:right w:val="none" w:sz="0" w:space="0" w:color="auto"/>
          </w:divBdr>
        </w:div>
        <w:div w:id="2043744771">
          <w:marLeft w:val="640"/>
          <w:marRight w:val="0"/>
          <w:marTop w:val="0"/>
          <w:marBottom w:val="0"/>
          <w:divBdr>
            <w:top w:val="none" w:sz="0" w:space="0" w:color="auto"/>
            <w:left w:val="none" w:sz="0" w:space="0" w:color="auto"/>
            <w:bottom w:val="none" w:sz="0" w:space="0" w:color="auto"/>
            <w:right w:val="none" w:sz="0" w:space="0" w:color="auto"/>
          </w:divBdr>
        </w:div>
        <w:div w:id="2051107338">
          <w:marLeft w:val="640"/>
          <w:marRight w:val="0"/>
          <w:marTop w:val="0"/>
          <w:marBottom w:val="0"/>
          <w:divBdr>
            <w:top w:val="none" w:sz="0" w:space="0" w:color="auto"/>
            <w:left w:val="none" w:sz="0" w:space="0" w:color="auto"/>
            <w:bottom w:val="none" w:sz="0" w:space="0" w:color="auto"/>
            <w:right w:val="none" w:sz="0" w:space="0" w:color="auto"/>
          </w:divBdr>
        </w:div>
        <w:div w:id="2138448098">
          <w:marLeft w:val="640"/>
          <w:marRight w:val="0"/>
          <w:marTop w:val="0"/>
          <w:marBottom w:val="0"/>
          <w:divBdr>
            <w:top w:val="none" w:sz="0" w:space="0" w:color="auto"/>
            <w:left w:val="none" w:sz="0" w:space="0" w:color="auto"/>
            <w:bottom w:val="none" w:sz="0" w:space="0" w:color="auto"/>
            <w:right w:val="none" w:sz="0" w:space="0" w:color="auto"/>
          </w:divBdr>
        </w:div>
      </w:divsChild>
    </w:div>
    <w:div w:id="315230802">
      <w:marLeft w:val="640"/>
      <w:marRight w:val="0"/>
      <w:marTop w:val="0"/>
      <w:marBottom w:val="0"/>
      <w:divBdr>
        <w:top w:val="none" w:sz="0" w:space="0" w:color="auto"/>
        <w:left w:val="none" w:sz="0" w:space="0" w:color="auto"/>
        <w:bottom w:val="none" w:sz="0" w:space="0" w:color="auto"/>
        <w:right w:val="none" w:sz="0" w:space="0" w:color="auto"/>
      </w:divBdr>
    </w:div>
    <w:div w:id="316154497">
      <w:bodyDiv w:val="1"/>
      <w:marLeft w:val="0"/>
      <w:marRight w:val="0"/>
      <w:marTop w:val="0"/>
      <w:marBottom w:val="0"/>
      <w:divBdr>
        <w:top w:val="none" w:sz="0" w:space="0" w:color="auto"/>
        <w:left w:val="none" w:sz="0" w:space="0" w:color="auto"/>
        <w:bottom w:val="none" w:sz="0" w:space="0" w:color="auto"/>
        <w:right w:val="none" w:sz="0" w:space="0" w:color="auto"/>
      </w:divBdr>
      <w:divsChild>
        <w:div w:id="24403668">
          <w:marLeft w:val="640"/>
          <w:marRight w:val="0"/>
          <w:marTop w:val="0"/>
          <w:marBottom w:val="0"/>
          <w:divBdr>
            <w:top w:val="none" w:sz="0" w:space="0" w:color="auto"/>
            <w:left w:val="none" w:sz="0" w:space="0" w:color="auto"/>
            <w:bottom w:val="none" w:sz="0" w:space="0" w:color="auto"/>
            <w:right w:val="none" w:sz="0" w:space="0" w:color="auto"/>
          </w:divBdr>
        </w:div>
        <w:div w:id="49505452">
          <w:marLeft w:val="640"/>
          <w:marRight w:val="0"/>
          <w:marTop w:val="0"/>
          <w:marBottom w:val="0"/>
          <w:divBdr>
            <w:top w:val="none" w:sz="0" w:space="0" w:color="auto"/>
            <w:left w:val="none" w:sz="0" w:space="0" w:color="auto"/>
            <w:bottom w:val="none" w:sz="0" w:space="0" w:color="auto"/>
            <w:right w:val="none" w:sz="0" w:space="0" w:color="auto"/>
          </w:divBdr>
        </w:div>
        <w:div w:id="95443564">
          <w:marLeft w:val="640"/>
          <w:marRight w:val="0"/>
          <w:marTop w:val="0"/>
          <w:marBottom w:val="0"/>
          <w:divBdr>
            <w:top w:val="none" w:sz="0" w:space="0" w:color="auto"/>
            <w:left w:val="none" w:sz="0" w:space="0" w:color="auto"/>
            <w:bottom w:val="none" w:sz="0" w:space="0" w:color="auto"/>
            <w:right w:val="none" w:sz="0" w:space="0" w:color="auto"/>
          </w:divBdr>
        </w:div>
        <w:div w:id="104354356">
          <w:marLeft w:val="640"/>
          <w:marRight w:val="0"/>
          <w:marTop w:val="0"/>
          <w:marBottom w:val="0"/>
          <w:divBdr>
            <w:top w:val="none" w:sz="0" w:space="0" w:color="auto"/>
            <w:left w:val="none" w:sz="0" w:space="0" w:color="auto"/>
            <w:bottom w:val="none" w:sz="0" w:space="0" w:color="auto"/>
            <w:right w:val="none" w:sz="0" w:space="0" w:color="auto"/>
          </w:divBdr>
        </w:div>
        <w:div w:id="402533402">
          <w:marLeft w:val="640"/>
          <w:marRight w:val="0"/>
          <w:marTop w:val="0"/>
          <w:marBottom w:val="0"/>
          <w:divBdr>
            <w:top w:val="none" w:sz="0" w:space="0" w:color="auto"/>
            <w:left w:val="none" w:sz="0" w:space="0" w:color="auto"/>
            <w:bottom w:val="none" w:sz="0" w:space="0" w:color="auto"/>
            <w:right w:val="none" w:sz="0" w:space="0" w:color="auto"/>
          </w:divBdr>
        </w:div>
        <w:div w:id="410544518">
          <w:marLeft w:val="640"/>
          <w:marRight w:val="0"/>
          <w:marTop w:val="0"/>
          <w:marBottom w:val="0"/>
          <w:divBdr>
            <w:top w:val="none" w:sz="0" w:space="0" w:color="auto"/>
            <w:left w:val="none" w:sz="0" w:space="0" w:color="auto"/>
            <w:bottom w:val="none" w:sz="0" w:space="0" w:color="auto"/>
            <w:right w:val="none" w:sz="0" w:space="0" w:color="auto"/>
          </w:divBdr>
        </w:div>
        <w:div w:id="423384518">
          <w:marLeft w:val="640"/>
          <w:marRight w:val="0"/>
          <w:marTop w:val="0"/>
          <w:marBottom w:val="0"/>
          <w:divBdr>
            <w:top w:val="none" w:sz="0" w:space="0" w:color="auto"/>
            <w:left w:val="none" w:sz="0" w:space="0" w:color="auto"/>
            <w:bottom w:val="none" w:sz="0" w:space="0" w:color="auto"/>
            <w:right w:val="none" w:sz="0" w:space="0" w:color="auto"/>
          </w:divBdr>
        </w:div>
        <w:div w:id="463813358">
          <w:marLeft w:val="640"/>
          <w:marRight w:val="0"/>
          <w:marTop w:val="0"/>
          <w:marBottom w:val="0"/>
          <w:divBdr>
            <w:top w:val="none" w:sz="0" w:space="0" w:color="auto"/>
            <w:left w:val="none" w:sz="0" w:space="0" w:color="auto"/>
            <w:bottom w:val="none" w:sz="0" w:space="0" w:color="auto"/>
            <w:right w:val="none" w:sz="0" w:space="0" w:color="auto"/>
          </w:divBdr>
        </w:div>
        <w:div w:id="465319987">
          <w:marLeft w:val="640"/>
          <w:marRight w:val="0"/>
          <w:marTop w:val="0"/>
          <w:marBottom w:val="0"/>
          <w:divBdr>
            <w:top w:val="none" w:sz="0" w:space="0" w:color="auto"/>
            <w:left w:val="none" w:sz="0" w:space="0" w:color="auto"/>
            <w:bottom w:val="none" w:sz="0" w:space="0" w:color="auto"/>
            <w:right w:val="none" w:sz="0" w:space="0" w:color="auto"/>
          </w:divBdr>
        </w:div>
        <w:div w:id="478886528">
          <w:marLeft w:val="640"/>
          <w:marRight w:val="0"/>
          <w:marTop w:val="0"/>
          <w:marBottom w:val="0"/>
          <w:divBdr>
            <w:top w:val="none" w:sz="0" w:space="0" w:color="auto"/>
            <w:left w:val="none" w:sz="0" w:space="0" w:color="auto"/>
            <w:bottom w:val="none" w:sz="0" w:space="0" w:color="auto"/>
            <w:right w:val="none" w:sz="0" w:space="0" w:color="auto"/>
          </w:divBdr>
        </w:div>
        <w:div w:id="495804817">
          <w:marLeft w:val="640"/>
          <w:marRight w:val="0"/>
          <w:marTop w:val="0"/>
          <w:marBottom w:val="0"/>
          <w:divBdr>
            <w:top w:val="none" w:sz="0" w:space="0" w:color="auto"/>
            <w:left w:val="none" w:sz="0" w:space="0" w:color="auto"/>
            <w:bottom w:val="none" w:sz="0" w:space="0" w:color="auto"/>
            <w:right w:val="none" w:sz="0" w:space="0" w:color="auto"/>
          </w:divBdr>
        </w:div>
        <w:div w:id="499276911">
          <w:marLeft w:val="640"/>
          <w:marRight w:val="0"/>
          <w:marTop w:val="0"/>
          <w:marBottom w:val="0"/>
          <w:divBdr>
            <w:top w:val="none" w:sz="0" w:space="0" w:color="auto"/>
            <w:left w:val="none" w:sz="0" w:space="0" w:color="auto"/>
            <w:bottom w:val="none" w:sz="0" w:space="0" w:color="auto"/>
            <w:right w:val="none" w:sz="0" w:space="0" w:color="auto"/>
          </w:divBdr>
        </w:div>
        <w:div w:id="556166481">
          <w:marLeft w:val="640"/>
          <w:marRight w:val="0"/>
          <w:marTop w:val="0"/>
          <w:marBottom w:val="0"/>
          <w:divBdr>
            <w:top w:val="none" w:sz="0" w:space="0" w:color="auto"/>
            <w:left w:val="none" w:sz="0" w:space="0" w:color="auto"/>
            <w:bottom w:val="none" w:sz="0" w:space="0" w:color="auto"/>
            <w:right w:val="none" w:sz="0" w:space="0" w:color="auto"/>
          </w:divBdr>
        </w:div>
        <w:div w:id="580911820">
          <w:marLeft w:val="640"/>
          <w:marRight w:val="0"/>
          <w:marTop w:val="0"/>
          <w:marBottom w:val="0"/>
          <w:divBdr>
            <w:top w:val="none" w:sz="0" w:space="0" w:color="auto"/>
            <w:left w:val="none" w:sz="0" w:space="0" w:color="auto"/>
            <w:bottom w:val="none" w:sz="0" w:space="0" w:color="auto"/>
            <w:right w:val="none" w:sz="0" w:space="0" w:color="auto"/>
          </w:divBdr>
        </w:div>
        <w:div w:id="614098188">
          <w:marLeft w:val="640"/>
          <w:marRight w:val="0"/>
          <w:marTop w:val="0"/>
          <w:marBottom w:val="0"/>
          <w:divBdr>
            <w:top w:val="none" w:sz="0" w:space="0" w:color="auto"/>
            <w:left w:val="none" w:sz="0" w:space="0" w:color="auto"/>
            <w:bottom w:val="none" w:sz="0" w:space="0" w:color="auto"/>
            <w:right w:val="none" w:sz="0" w:space="0" w:color="auto"/>
          </w:divBdr>
        </w:div>
        <w:div w:id="682125287">
          <w:marLeft w:val="640"/>
          <w:marRight w:val="0"/>
          <w:marTop w:val="0"/>
          <w:marBottom w:val="0"/>
          <w:divBdr>
            <w:top w:val="none" w:sz="0" w:space="0" w:color="auto"/>
            <w:left w:val="none" w:sz="0" w:space="0" w:color="auto"/>
            <w:bottom w:val="none" w:sz="0" w:space="0" w:color="auto"/>
            <w:right w:val="none" w:sz="0" w:space="0" w:color="auto"/>
          </w:divBdr>
        </w:div>
        <w:div w:id="760296848">
          <w:marLeft w:val="640"/>
          <w:marRight w:val="0"/>
          <w:marTop w:val="0"/>
          <w:marBottom w:val="0"/>
          <w:divBdr>
            <w:top w:val="none" w:sz="0" w:space="0" w:color="auto"/>
            <w:left w:val="none" w:sz="0" w:space="0" w:color="auto"/>
            <w:bottom w:val="none" w:sz="0" w:space="0" w:color="auto"/>
            <w:right w:val="none" w:sz="0" w:space="0" w:color="auto"/>
          </w:divBdr>
        </w:div>
        <w:div w:id="882402024">
          <w:marLeft w:val="640"/>
          <w:marRight w:val="0"/>
          <w:marTop w:val="0"/>
          <w:marBottom w:val="0"/>
          <w:divBdr>
            <w:top w:val="none" w:sz="0" w:space="0" w:color="auto"/>
            <w:left w:val="none" w:sz="0" w:space="0" w:color="auto"/>
            <w:bottom w:val="none" w:sz="0" w:space="0" w:color="auto"/>
            <w:right w:val="none" w:sz="0" w:space="0" w:color="auto"/>
          </w:divBdr>
        </w:div>
        <w:div w:id="908884626">
          <w:marLeft w:val="640"/>
          <w:marRight w:val="0"/>
          <w:marTop w:val="0"/>
          <w:marBottom w:val="0"/>
          <w:divBdr>
            <w:top w:val="none" w:sz="0" w:space="0" w:color="auto"/>
            <w:left w:val="none" w:sz="0" w:space="0" w:color="auto"/>
            <w:bottom w:val="none" w:sz="0" w:space="0" w:color="auto"/>
            <w:right w:val="none" w:sz="0" w:space="0" w:color="auto"/>
          </w:divBdr>
        </w:div>
        <w:div w:id="968584946">
          <w:marLeft w:val="640"/>
          <w:marRight w:val="0"/>
          <w:marTop w:val="0"/>
          <w:marBottom w:val="0"/>
          <w:divBdr>
            <w:top w:val="none" w:sz="0" w:space="0" w:color="auto"/>
            <w:left w:val="none" w:sz="0" w:space="0" w:color="auto"/>
            <w:bottom w:val="none" w:sz="0" w:space="0" w:color="auto"/>
            <w:right w:val="none" w:sz="0" w:space="0" w:color="auto"/>
          </w:divBdr>
        </w:div>
        <w:div w:id="992681197">
          <w:marLeft w:val="640"/>
          <w:marRight w:val="0"/>
          <w:marTop w:val="0"/>
          <w:marBottom w:val="0"/>
          <w:divBdr>
            <w:top w:val="none" w:sz="0" w:space="0" w:color="auto"/>
            <w:left w:val="none" w:sz="0" w:space="0" w:color="auto"/>
            <w:bottom w:val="none" w:sz="0" w:space="0" w:color="auto"/>
            <w:right w:val="none" w:sz="0" w:space="0" w:color="auto"/>
          </w:divBdr>
        </w:div>
        <w:div w:id="1254826961">
          <w:marLeft w:val="640"/>
          <w:marRight w:val="0"/>
          <w:marTop w:val="0"/>
          <w:marBottom w:val="0"/>
          <w:divBdr>
            <w:top w:val="none" w:sz="0" w:space="0" w:color="auto"/>
            <w:left w:val="none" w:sz="0" w:space="0" w:color="auto"/>
            <w:bottom w:val="none" w:sz="0" w:space="0" w:color="auto"/>
            <w:right w:val="none" w:sz="0" w:space="0" w:color="auto"/>
          </w:divBdr>
        </w:div>
        <w:div w:id="1268390641">
          <w:marLeft w:val="640"/>
          <w:marRight w:val="0"/>
          <w:marTop w:val="0"/>
          <w:marBottom w:val="0"/>
          <w:divBdr>
            <w:top w:val="none" w:sz="0" w:space="0" w:color="auto"/>
            <w:left w:val="none" w:sz="0" w:space="0" w:color="auto"/>
            <w:bottom w:val="none" w:sz="0" w:space="0" w:color="auto"/>
            <w:right w:val="none" w:sz="0" w:space="0" w:color="auto"/>
          </w:divBdr>
        </w:div>
        <w:div w:id="1335299985">
          <w:marLeft w:val="640"/>
          <w:marRight w:val="0"/>
          <w:marTop w:val="0"/>
          <w:marBottom w:val="0"/>
          <w:divBdr>
            <w:top w:val="none" w:sz="0" w:space="0" w:color="auto"/>
            <w:left w:val="none" w:sz="0" w:space="0" w:color="auto"/>
            <w:bottom w:val="none" w:sz="0" w:space="0" w:color="auto"/>
            <w:right w:val="none" w:sz="0" w:space="0" w:color="auto"/>
          </w:divBdr>
        </w:div>
        <w:div w:id="1352757352">
          <w:marLeft w:val="640"/>
          <w:marRight w:val="0"/>
          <w:marTop w:val="0"/>
          <w:marBottom w:val="0"/>
          <w:divBdr>
            <w:top w:val="none" w:sz="0" w:space="0" w:color="auto"/>
            <w:left w:val="none" w:sz="0" w:space="0" w:color="auto"/>
            <w:bottom w:val="none" w:sz="0" w:space="0" w:color="auto"/>
            <w:right w:val="none" w:sz="0" w:space="0" w:color="auto"/>
          </w:divBdr>
        </w:div>
        <w:div w:id="1372266248">
          <w:marLeft w:val="640"/>
          <w:marRight w:val="0"/>
          <w:marTop w:val="0"/>
          <w:marBottom w:val="0"/>
          <w:divBdr>
            <w:top w:val="none" w:sz="0" w:space="0" w:color="auto"/>
            <w:left w:val="none" w:sz="0" w:space="0" w:color="auto"/>
            <w:bottom w:val="none" w:sz="0" w:space="0" w:color="auto"/>
            <w:right w:val="none" w:sz="0" w:space="0" w:color="auto"/>
          </w:divBdr>
        </w:div>
        <w:div w:id="1465466567">
          <w:marLeft w:val="640"/>
          <w:marRight w:val="0"/>
          <w:marTop w:val="0"/>
          <w:marBottom w:val="0"/>
          <w:divBdr>
            <w:top w:val="none" w:sz="0" w:space="0" w:color="auto"/>
            <w:left w:val="none" w:sz="0" w:space="0" w:color="auto"/>
            <w:bottom w:val="none" w:sz="0" w:space="0" w:color="auto"/>
            <w:right w:val="none" w:sz="0" w:space="0" w:color="auto"/>
          </w:divBdr>
        </w:div>
        <w:div w:id="1509904336">
          <w:marLeft w:val="640"/>
          <w:marRight w:val="0"/>
          <w:marTop w:val="0"/>
          <w:marBottom w:val="0"/>
          <w:divBdr>
            <w:top w:val="none" w:sz="0" w:space="0" w:color="auto"/>
            <w:left w:val="none" w:sz="0" w:space="0" w:color="auto"/>
            <w:bottom w:val="none" w:sz="0" w:space="0" w:color="auto"/>
            <w:right w:val="none" w:sz="0" w:space="0" w:color="auto"/>
          </w:divBdr>
        </w:div>
        <w:div w:id="1521701855">
          <w:marLeft w:val="640"/>
          <w:marRight w:val="0"/>
          <w:marTop w:val="0"/>
          <w:marBottom w:val="0"/>
          <w:divBdr>
            <w:top w:val="none" w:sz="0" w:space="0" w:color="auto"/>
            <w:left w:val="none" w:sz="0" w:space="0" w:color="auto"/>
            <w:bottom w:val="none" w:sz="0" w:space="0" w:color="auto"/>
            <w:right w:val="none" w:sz="0" w:space="0" w:color="auto"/>
          </w:divBdr>
        </w:div>
        <w:div w:id="1525484222">
          <w:marLeft w:val="640"/>
          <w:marRight w:val="0"/>
          <w:marTop w:val="0"/>
          <w:marBottom w:val="0"/>
          <w:divBdr>
            <w:top w:val="none" w:sz="0" w:space="0" w:color="auto"/>
            <w:left w:val="none" w:sz="0" w:space="0" w:color="auto"/>
            <w:bottom w:val="none" w:sz="0" w:space="0" w:color="auto"/>
            <w:right w:val="none" w:sz="0" w:space="0" w:color="auto"/>
          </w:divBdr>
        </w:div>
        <w:div w:id="1534071159">
          <w:marLeft w:val="640"/>
          <w:marRight w:val="0"/>
          <w:marTop w:val="0"/>
          <w:marBottom w:val="0"/>
          <w:divBdr>
            <w:top w:val="none" w:sz="0" w:space="0" w:color="auto"/>
            <w:left w:val="none" w:sz="0" w:space="0" w:color="auto"/>
            <w:bottom w:val="none" w:sz="0" w:space="0" w:color="auto"/>
            <w:right w:val="none" w:sz="0" w:space="0" w:color="auto"/>
          </w:divBdr>
        </w:div>
        <w:div w:id="1550190575">
          <w:marLeft w:val="640"/>
          <w:marRight w:val="0"/>
          <w:marTop w:val="0"/>
          <w:marBottom w:val="0"/>
          <w:divBdr>
            <w:top w:val="none" w:sz="0" w:space="0" w:color="auto"/>
            <w:left w:val="none" w:sz="0" w:space="0" w:color="auto"/>
            <w:bottom w:val="none" w:sz="0" w:space="0" w:color="auto"/>
            <w:right w:val="none" w:sz="0" w:space="0" w:color="auto"/>
          </w:divBdr>
        </w:div>
        <w:div w:id="1553689063">
          <w:marLeft w:val="640"/>
          <w:marRight w:val="0"/>
          <w:marTop w:val="0"/>
          <w:marBottom w:val="0"/>
          <w:divBdr>
            <w:top w:val="none" w:sz="0" w:space="0" w:color="auto"/>
            <w:left w:val="none" w:sz="0" w:space="0" w:color="auto"/>
            <w:bottom w:val="none" w:sz="0" w:space="0" w:color="auto"/>
            <w:right w:val="none" w:sz="0" w:space="0" w:color="auto"/>
          </w:divBdr>
        </w:div>
        <w:div w:id="1582175991">
          <w:marLeft w:val="640"/>
          <w:marRight w:val="0"/>
          <w:marTop w:val="0"/>
          <w:marBottom w:val="0"/>
          <w:divBdr>
            <w:top w:val="none" w:sz="0" w:space="0" w:color="auto"/>
            <w:left w:val="none" w:sz="0" w:space="0" w:color="auto"/>
            <w:bottom w:val="none" w:sz="0" w:space="0" w:color="auto"/>
            <w:right w:val="none" w:sz="0" w:space="0" w:color="auto"/>
          </w:divBdr>
        </w:div>
        <w:div w:id="1697924187">
          <w:marLeft w:val="640"/>
          <w:marRight w:val="0"/>
          <w:marTop w:val="0"/>
          <w:marBottom w:val="0"/>
          <w:divBdr>
            <w:top w:val="none" w:sz="0" w:space="0" w:color="auto"/>
            <w:left w:val="none" w:sz="0" w:space="0" w:color="auto"/>
            <w:bottom w:val="none" w:sz="0" w:space="0" w:color="auto"/>
            <w:right w:val="none" w:sz="0" w:space="0" w:color="auto"/>
          </w:divBdr>
        </w:div>
        <w:div w:id="1719622847">
          <w:marLeft w:val="640"/>
          <w:marRight w:val="0"/>
          <w:marTop w:val="0"/>
          <w:marBottom w:val="0"/>
          <w:divBdr>
            <w:top w:val="none" w:sz="0" w:space="0" w:color="auto"/>
            <w:left w:val="none" w:sz="0" w:space="0" w:color="auto"/>
            <w:bottom w:val="none" w:sz="0" w:space="0" w:color="auto"/>
            <w:right w:val="none" w:sz="0" w:space="0" w:color="auto"/>
          </w:divBdr>
        </w:div>
        <w:div w:id="1720473069">
          <w:marLeft w:val="640"/>
          <w:marRight w:val="0"/>
          <w:marTop w:val="0"/>
          <w:marBottom w:val="0"/>
          <w:divBdr>
            <w:top w:val="none" w:sz="0" w:space="0" w:color="auto"/>
            <w:left w:val="none" w:sz="0" w:space="0" w:color="auto"/>
            <w:bottom w:val="none" w:sz="0" w:space="0" w:color="auto"/>
            <w:right w:val="none" w:sz="0" w:space="0" w:color="auto"/>
          </w:divBdr>
        </w:div>
        <w:div w:id="1809663815">
          <w:marLeft w:val="640"/>
          <w:marRight w:val="0"/>
          <w:marTop w:val="0"/>
          <w:marBottom w:val="0"/>
          <w:divBdr>
            <w:top w:val="none" w:sz="0" w:space="0" w:color="auto"/>
            <w:left w:val="none" w:sz="0" w:space="0" w:color="auto"/>
            <w:bottom w:val="none" w:sz="0" w:space="0" w:color="auto"/>
            <w:right w:val="none" w:sz="0" w:space="0" w:color="auto"/>
          </w:divBdr>
        </w:div>
        <w:div w:id="1818261965">
          <w:marLeft w:val="640"/>
          <w:marRight w:val="0"/>
          <w:marTop w:val="0"/>
          <w:marBottom w:val="0"/>
          <w:divBdr>
            <w:top w:val="none" w:sz="0" w:space="0" w:color="auto"/>
            <w:left w:val="none" w:sz="0" w:space="0" w:color="auto"/>
            <w:bottom w:val="none" w:sz="0" w:space="0" w:color="auto"/>
            <w:right w:val="none" w:sz="0" w:space="0" w:color="auto"/>
          </w:divBdr>
        </w:div>
        <w:div w:id="1864128330">
          <w:marLeft w:val="640"/>
          <w:marRight w:val="0"/>
          <w:marTop w:val="0"/>
          <w:marBottom w:val="0"/>
          <w:divBdr>
            <w:top w:val="none" w:sz="0" w:space="0" w:color="auto"/>
            <w:left w:val="none" w:sz="0" w:space="0" w:color="auto"/>
            <w:bottom w:val="none" w:sz="0" w:space="0" w:color="auto"/>
            <w:right w:val="none" w:sz="0" w:space="0" w:color="auto"/>
          </w:divBdr>
        </w:div>
        <w:div w:id="1897425472">
          <w:marLeft w:val="640"/>
          <w:marRight w:val="0"/>
          <w:marTop w:val="0"/>
          <w:marBottom w:val="0"/>
          <w:divBdr>
            <w:top w:val="none" w:sz="0" w:space="0" w:color="auto"/>
            <w:left w:val="none" w:sz="0" w:space="0" w:color="auto"/>
            <w:bottom w:val="none" w:sz="0" w:space="0" w:color="auto"/>
            <w:right w:val="none" w:sz="0" w:space="0" w:color="auto"/>
          </w:divBdr>
        </w:div>
        <w:div w:id="1911160941">
          <w:marLeft w:val="640"/>
          <w:marRight w:val="0"/>
          <w:marTop w:val="0"/>
          <w:marBottom w:val="0"/>
          <w:divBdr>
            <w:top w:val="none" w:sz="0" w:space="0" w:color="auto"/>
            <w:left w:val="none" w:sz="0" w:space="0" w:color="auto"/>
            <w:bottom w:val="none" w:sz="0" w:space="0" w:color="auto"/>
            <w:right w:val="none" w:sz="0" w:space="0" w:color="auto"/>
          </w:divBdr>
        </w:div>
        <w:div w:id="1916742634">
          <w:marLeft w:val="640"/>
          <w:marRight w:val="0"/>
          <w:marTop w:val="0"/>
          <w:marBottom w:val="0"/>
          <w:divBdr>
            <w:top w:val="none" w:sz="0" w:space="0" w:color="auto"/>
            <w:left w:val="none" w:sz="0" w:space="0" w:color="auto"/>
            <w:bottom w:val="none" w:sz="0" w:space="0" w:color="auto"/>
            <w:right w:val="none" w:sz="0" w:space="0" w:color="auto"/>
          </w:divBdr>
        </w:div>
        <w:div w:id="1933969374">
          <w:marLeft w:val="640"/>
          <w:marRight w:val="0"/>
          <w:marTop w:val="0"/>
          <w:marBottom w:val="0"/>
          <w:divBdr>
            <w:top w:val="none" w:sz="0" w:space="0" w:color="auto"/>
            <w:left w:val="none" w:sz="0" w:space="0" w:color="auto"/>
            <w:bottom w:val="none" w:sz="0" w:space="0" w:color="auto"/>
            <w:right w:val="none" w:sz="0" w:space="0" w:color="auto"/>
          </w:divBdr>
        </w:div>
        <w:div w:id="1957372979">
          <w:marLeft w:val="640"/>
          <w:marRight w:val="0"/>
          <w:marTop w:val="0"/>
          <w:marBottom w:val="0"/>
          <w:divBdr>
            <w:top w:val="none" w:sz="0" w:space="0" w:color="auto"/>
            <w:left w:val="none" w:sz="0" w:space="0" w:color="auto"/>
            <w:bottom w:val="none" w:sz="0" w:space="0" w:color="auto"/>
            <w:right w:val="none" w:sz="0" w:space="0" w:color="auto"/>
          </w:divBdr>
        </w:div>
        <w:div w:id="1969166878">
          <w:marLeft w:val="640"/>
          <w:marRight w:val="0"/>
          <w:marTop w:val="0"/>
          <w:marBottom w:val="0"/>
          <w:divBdr>
            <w:top w:val="none" w:sz="0" w:space="0" w:color="auto"/>
            <w:left w:val="none" w:sz="0" w:space="0" w:color="auto"/>
            <w:bottom w:val="none" w:sz="0" w:space="0" w:color="auto"/>
            <w:right w:val="none" w:sz="0" w:space="0" w:color="auto"/>
          </w:divBdr>
        </w:div>
        <w:div w:id="1995648138">
          <w:marLeft w:val="640"/>
          <w:marRight w:val="0"/>
          <w:marTop w:val="0"/>
          <w:marBottom w:val="0"/>
          <w:divBdr>
            <w:top w:val="none" w:sz="0" w:space="0" w:color="auto"/>
            <w:left w:val="none" w:sz="0" w:space="0" w:color="auto"/>
            <w:bottom w:val="none" w:sz="0" w:space="0" w:color="auto"/>
            <w:right w:val="none" w:sz="0" w:space="0" w:color="auto"/>
          </w:divBdr>
        </w:div>
        <w:div w:id="2014647952">
          <w:marLeft w:val="640"/>
          <w:marRight w:val="0"/>
          <w:marTop w:val="0"/>
          <w:marBottom w:val="0"/>
          <w:divBdr>
            <w:top w:val="none" w:sz="0" w:space="0" w:color="auto"/>
            <w:left w:val="none" w:sz="0" w:space="0" w:color="auto"/>
            <w:bottom w:val="none" w:sz="0" w:space="0" w:color="auto"/>
            <w:right w:val="none" w:sz="0" w:space="0" w:color="auto"/>
          </w:divBdr>
        </w:div>
        <w:div w:id="2039817381">
          <w:marLeft w:val="640"/>
          <w:marRight w:val="0"/>
          <w:marTop w:val="0"/>
          <w:marBottom w:val="0"/>
          <w:divBdr>
            <w:top w:val="none" w:sz="0" w:space="0" w:color="auto"/>
            <w:left w:val="none" w:sz="0" w:space="0" w:color="auto"/>
            <w:bottom w:val="none" w:sz="0" w:space="0" w:color="auto"/>
            <w:right w:val="none" w:sz="0" w:space="0" w:color="auto"/>
          </w:divBdr>
        </w:div>
        <w:div w:id="2089880073">
          <w:marLeft w:val="640"/>
          <w:marRight w:val="0"/>
          <w:marTop w:val="0"/>
          <w:marBottom w:val="0"/>
          <w:divBdr>
            <w:top w:val="none" w:sz="0" w:space="0" w:color="auto"/>
            <w:left w:val="none" w:sz="0" w:space="0" w:color="auto"/>
            <w:bottom w:val="none" w:sz="0" w:space="0" w:color="auto"/>
            <w:right w:val="none" w:sz="0" w:space="0" w:color="auto"/>
          </w:divBdr>
        </w:div>
      </w:divsChild>
    </w:div>
    <w:div w:id="317539031">
      <w:bodyDiv w:val="1"/>
      <w:marLeft w:val="0"/>
      <w:marRight w:val="0"/>
      <w:marTop w:val="0"/>
      <w:marBottom w:val="0"/>
      <w:divBdr>
        <w:top w:val="none" w:sz="0" w:space="0" w:color="auto"/>
        <w:left w:val="none" w:sz="0" w:space="0" w:color="auto"/>
        <w:bottom w:val="none" w:sz="0" w:space="0" w:color="auto"/>
        <w:right w:val="none" w:sz="0" w:space="0" w:color="auto"/>
      </w:divBdr>
      <w:divsChild>
        <w:div w:id="17778889">
          <w:marLeft w:val="640"/>
          <w:marRight w:val="0"/>
          <w:marTop w:val="0"/>
          <w:marBottom w:val="0"/>
          <w:divBdr>
            <w:top w:val="none" w:sz="0" w:space="0" w:color="auto"/>
            <w:left w:val="none" w:sz="0" w:space="0" w:color="auto"/>
            <w:bottom w:val="none" w:sz="0" w:space="0" w:color="auto"/>
            <w:right w:val="none" w:sz="0" w:space="0" w:color="auto"/>
          </w:divBdr>
        </w:div>
        <w:div w:id="50540732">
          <w:marLeft w:val="640"/>
          <w:marRight w:val="0"/>
          <w:marTop w:val="0"/>
          <w:marBottom w:val="0"/>
          <w:divBdr>
            <w:top w:val="none" w:sz="0" w:space="0" w:color="auto"/>
            <w:left w:val="none" w:sz="0" w:space="0" w:color="auto"/>
            <w:bottom w:val="none" w:sz="0" w:space="0" w:color="auto"/>
            <w:right w:val="none" w:sz="0" w:space="0" w:color="auto"/>
          </w:divBdr>
        </w:div>
        <w:div w:id="77137797">
          <w:marLeft w:val="640"/>
          <w:marRight w:val="0"/>
          <w:marTop w:val="0"/>
          <w:marBottom w:val="0"/>
          <w:divBdr>
            <w:top w:val="none" w:sz="0" w:space="0" w:color="auto"/>
            <w:left w:val="none" w:sz="0" w:space="0" w:color="auto"/>
            <w:bottom w:val="none" w:sz="0" w:space="0" w:color="auto"/>
            <w:right w:val="none" w:sz="0" w:space="0" w:color="auto"/>
          </w:divBdr>
        </w:div>
        <w:div w:id="119306107">
          <w:marLeft w:val="640"/>
          <w:marRight w:val="0"/>
          <w:marTop w:val="0"/>
          <w:marBottom w:val="0"/>
          <w:divBdr>
            <w:top w:val="none" w:sz="0" w:space="0" w:color="auto"/>
            <w:left w:val="none" w:sz="0" w:space="0" w:color="auto"/>
            <w:bottom w:val="none" w:sz="0" w:space="0" w:color="auto"/>
            <w:right w:val="none" w:sz="0" w:space="0" w:color="auto"/>
          </w:divBdr>
        </w:div>
        <w:div w:id="123282187">
          <w:marLeft w:val="640"/>
          <w:marRight w:val="0"/>
          <w:marTop w:val="0"/>
          <w:marBottom w:val="0"/>
          <w:divBdr>
            <w:top w:val="none" w:sz="0" w:space="0" w:color="auto"/>
            <w:left w:val="none" w:sz="0" w:space="0" w:color="auto"/>
            <w:bottom w:val="none" w:sz="0" w:space="0" w:color="auto"/>
            <w:right w:val="none" w:sz="0" w:space="0" w:color="auto"/>
          </w:divBdr>
        </w:div>
        <w:div w:id="183249555">
          <w:marLeft w:val="640"/>
          <w:marRight w:val="0"/>
          <w:marTop w:val="0"/>
          <w:marBottom w:val="0"/>
          <w:divBdr>
            <w:top w:val="none" w:sz="0" w:space="0" w:color="auto"/>
            <w:left w:val="none" w:sz="0" w:space="0" w:color="auto"/>
            <w:bottom w:val="none" w:sz="0" w:space="0" w:color="auto"/>
            <w:right w:val="none" w:sz="0" w:space="0" w:color="auto"/>
          </w:divBdr>
        </w:div>
        <w:div w:id="193731242">
          <w:marLeft w:val="640"/>
          <w:marRight w:val="0"/>
          <w:marTop w:val="0"/>
          <w:marBottom w:val="0"/>
          <w:divBdr>
            <w:top w:val="none" w:sz="0" w:space="0" w:color="auto"/>
            <w:left w:val="none" w:sz="0" w:space="0" w:color="auto"/>
            <w:bottom w:val="none" w:sz="0" w:space="0" w:color="auto"/>
            <w:right w:val="none" w:sz="0" w:space="0" w:color="auto"/>
          </w:divBdr>
        </w:div>
        <w:div w:id="254292315">
          <w:marLeft w:val="640"/>
          <w:marRight w:val="0"/>
          <w:marTop w:val="0"/>
          <w:marBottom w:val="0"/>
          <w:divBdr>
            <w:top w:val="none" w:sz="0" w:space="0" w:color="auto"/>
            <w:left w:val="none" w:sz="0" w:space="0" w:color="auto"/>
            <w:bottom w:val="none" w:sz="0" w:space="0" w:color="auto"/>
            <w:right w:val="none" w:sz="0" w:space="0" w:color="auto"/>
          </w:divBdr>
        </w:div>
        <w:div w:id="272833503">
          <w:marLeft w:val="640"/>
          <w:marRight w:val="0"/>
          <w:marTop w:val="0"/>
          <w:marBottom w:val="0"/>
          <w:divBdr>
            <w:top w:val="none" w:sz="0" w:space="0" w:color="auto"/>
            <w:left w:val="none" w:sz="0" w:space="0" w:color="auto"/>
            <w:bottom w:val="none" w:sz="0" w:space="0" w:color="auto"/>
            <w:right w:val="none" w:sz="0" w:space="0" w:color="auto"/>
          </w:divBdr>
        </w:div>
        <w:div w:id="275797185">
          <w:marLeft w:val="640"/>
          <w:marRight w:val="0"/>
          <w:marTop w:val="0"/>
          <w:marBottom w:val="0"/>
          <w:divBdr>
            <w:top w:val="none" w:sz="0" w:space="0" w:color="auto"/>
            <w:left w:val="none" w:sz="0" w:space="0" w:color="auto"/>
            <w:bottom w:val="none" w:sz="0" w:space="0" w:color="auto"/>
            <w:right w:val="none" w:sz="0" w:space="0" w:color="auto"/>
          </w:divBdr>
        </w:div>
        <w:div w:id="308247323">
          <w:marLeft w:val="640"/>
          <w:marRight w:val="0"/>
          <w:marTop w:val="0"/>
          <w:marBottom w:val="0"/>
          <w:divBdr>
            <w:top w:val="none" w:sz="0" w:space="0" w:color="auto"/>
            <w:left w:val="none" w:sz="0" w:space="0" w:color="auto"/>
            <w:bottom w:val="none" w:sz="0" w:space="0" w:color="auto"/>
            <w:right w:val="none" w:sz="0" w:space="0" w:color="auto"/>
          </w:divBdr>
        </w:div>
        <w:div w:id="324016211">
          <w:marLeft w:val="640"/>
          <w:marRight w:val="0"/>
          <w:marTop w:val="0"/>
          <w:marBottom w:val="0"/>
          <w:divBdr>
            <w:top w:val="none" w:sz="0" w:space="0" w:color="auto"/>
            <w:left w:val="none" w:sz="0" w:space="0" w:color="auto"/>
            <w:bottom w:val="none" w:sz="0" w:space="0" w:color="auto"/>
            <w:right w:val="none" w:sz="0" w:space="0" w:color="auto"/>
          </w:divBdr>
        </w:div>
        <w:div w:id="328362246">
          <w:marLeft w:val="640"/>
          <w:marRight w:val="0"/>
          <w:marTop w:val="0"/>
          <w:marBottom w:val="0"/>
          <w:divBdr>
            <w:top w:val="none" w:sz="0" w:space="0" w:color="auto"/>
            <w:left w:val="none" w:sz="0" w:space="0" w:color="auto"/>
            <w:bottom w:val="none" w:sz="0" w:space="0" w:color="auto"/>
            <w:right w:val="none" w:sz="0" w:space="0" w:color="auto"/>
          </w:divBdr>
        </w:div>
        <w:div w:id="390664748">
          <w:marLeft w:val="640"/>
          <w:marRight w:val="0"/>
          <w:marTop w:val="0"/>
          <w:marBottom w:val="0"/>
          <w:divBdr>
            <w:top w:val="none" w:sz="0" w:space="0" w:color="auto"/>
            <w:left w:val="none" w:sz="0" w:space="0" w:color="auto"/>
            <w:bottom w:val="none" w:sz="0" w:space="0" w:color="auto"/>
            <w:right w:val="none" w:sz="0" w:space="0" w:color="auto"/>
          </w:divBdr>
        </w:div>
        <w:div w:id="408692472">
          <w:marLeft w:val="640"/>
          <w:marRight w:val="0"/>
          <w:marTop w:val="0"/>
          <w:marBottom w:val="0"/>
          <w:divBdr>
            <w:top w:val="none" w:sz="0" w:space="0" w:color="auto"/>
            <w:left w:val="none" w:sz="0" w:space="0" w:color="auto"/>
            <w:bottom w:val="none" w:sz="0" w:space="0" w:color="auto"/>
            <w:right w:val="none" w:sz="0" w:space="0" w:color="auto"/>
          </w:divBdr>
        </w:div>
        <w:div w:id="477042274">
          <w:marLeft w:val="640"/>
          <w:marRight w:val="0"/>
          <w:marTop w:val="0"/>
          <w:marBottom w:val="0"/>
          <w:divBdr>
            <w:top w:val="none" w:sz="0" w:space="0" w:color="auto"/>
            <w:left w:val="none" w:sz="0" w:space="0" w:color="auto"/>
            <w:bottom w:val="none" w:sz="0" w:space="0" w:color="auto"/>
            <w:right w:val="none" w:sz="0" w:space="0" w:color="auto"/>
          </w:divBdr>
        </w:div>
        <w:div w:id="480007521">
          <w:marLeft w:val="640"/>
          <w:marRight w:val="0"/>
          <w:marTop w:val="0"/>
          <w:marBottom w:val="0"/>
          <w:divBdr>
            <w:top w:val="none" w:sz="0" w:space="0" w:color="auto"/>
            <w:left w:val="none" w:sz="0" w:space="0" w:color="auto"/>
            <w:bottom w:val="none" w:sz="0" w:space="0" w:color="auto"/>
            <w:right w:val="none" w:sz="0" w:space="0" w:color="auto"/>
          </w:divBdr>
        </w:div>
        <w:div w:id="549078306">
          <w:marLeft w:val="640"/>
          <w:marRight w:val="0"/>
          <w:marTop w:val="0"/>
          <w:marBottom w:val="0"/>
          <w:divBdr>
            <w:top w:val="none" w:sz="0" w:space="0" w:color="auto"/>
            <w:left w:val="none" w:sz="0" w:space="0" w:color="auto"/>
            <w:bottom w:val="none" w:sz="0" w:space="0" w:color="auto"/>
            <w:right w:val="none" w:sz="0" w:space="0" w:color="auto"/>
          </w:divBdr>
        </w:div>
        <w:div w:id="628323878">
          <w:marLeft w:val="640"/>
          <w:marRight w:val="0"/>
          <w:marTop w:val="0"/>
          <w:marBottom w:val="0"/>
          <w:divBdr>
            <w:top w:val="none" w:sz="0" w:space="0" w:color="auto"/>
            <w:left w:val="none" w:sz="0" w:space="0" w:color="auto"/>
            <w:bottom w:val="none" w:sz="0" w:space="0" w:color="auto"/>
            <w:right w:val="none" w:sz="0" w:space="0" w:color="auto"/>
          </w:divBdr>
        </w:div>
        <w:div w:id="670989786">
          <w:marLeft w:val="640"/>
          <w:marRight w:val="0"/>
          <w:marTop w:val="0"/>
          <w:marBottom w:val="0"/>
          <w:divBdr>
            <w:top w:val="none" w:sz="0" w:space="0" w:color="auto"/>
            <w:left w:val="none" w:sz="0" w:space="0" w:color="auto"/>
            <w:bottom w:val="none" w:sz="0" w:space="0" w:color="auto"/>
            <w:right w:val="none" w:sz="0" w:space="0" w:color="auto"/>
          </w:divBdr>
        </w:div>
        <w:div w:id="855851059">
          <w:marLeft w:val="640"/>
          <w:marRight w:val="0"/>
          <w:marTop w:val="0"/>
          <w:marBottom w:val="0"/>
          <w:divBdr>
            <w:top w:val="none" w:sz="0" w:space="0" w:color="auto"/>
            <w:left w:val="none" w:sz="0" w:space="0" w:color="auto"/>
            <w:bottom w:val="none" w:sz="0" w:space="0" w:color="auto"/>
            <w:right w:val="none" w:sz="0" w:space="0" w:color="auto"/>
          </w:divBdr>
        </w:div>
        <w:div w:id="949556698">
          <w:marLeft w:val="640"/>
          <w:marRight w:val="0"/>
          <w:marTop w:val="0"/>
          <w:marBottom w:val="0"/>
          <w:divBdr>
            <w:top w:val="none" w:sz="0" w:space="0" w:color="auto"/>
            <w:left w:val="none" w:sz="0" w:space="0" w:color="auto"/>
            <w:bottom w:val="none" w:sz="0" w:space="0" w:color="auto"/>
            <w:right w:val="none" w:sz="0" w:space="0" w:color="auto"/>
          </w:divBdr>
        </w:div>
        <w:div w:id="1007363780">
          <w:marLeft w:val="640"/>
          <w:marRight w:val="0"/>
          <w:marTop w:val="0"/>
          <w:marBottom w:val="0"/>
          <w:divBdr>
            <w:top w:val="none" w:sz="0" w:space="0" w:color="auto"/>
            <w:left w:val="none" w:sz="0" w:space="0" w:color="auto"/>
            <w:bottom w:val="none" w:sz="0" w:space="0" w:color="auto"/>
            <w:right w:val="none" w:sz="0" w:space="0" w:color="auto"/>
          </w:divBdr>
        </w:div>
        <w:div w:id="1012955508">
          <w:marLeft w:val="640"/>
          <w:marRight w:val="0"/>
          <w:marTop w:val="0"/>
          <w:marBottom w:val="0"/>
          <w:divBdr>
            <w:top w:val="none" w:sz="0" w:space="0" w:color="auto"/>
            <w:left w:val="none" w:sz="0" w:space="0" w:color="auto"/>
            <w:bottom w:val="none" w:sz="0" w:space="0" w:color="auto"/>
            <w:right w:val="none" w:sz="0" w:space="0" w:color="auto"/>
          </w:divBdr>
        </w:div>
        <w:div w:id="1140222042">
          <w:marLeft w:val="640"/>
          <w:marRight w:val="0"/>
          <w:marTop w:val="0"/>
          <w:marBottom w:val="0"/>
          <w:divBdr>
            <w:top w:val="none" w:sz="0" w:space="0" w:color="auto"/>
            <w:left w:val="none" w:sz="0" w:space="0" w:color="auto"/>
            <w:bottom w:val="none" w:sz="0" w:space="0" w:color="auto"/>
            <w:right w:val="none" w:sz="0" w:space="0" w:color="auto"/>
          </w:divBdr>
        </w:div>
        <w:div w:id="1144468681">
          <w:marLeft w:val="640"/>
          <w:marRight w:val="0"/>
          <w:marTop w:val="0"/>
          <w:marBottom w:val="0"/>
          <w:divBdr>
            <w:top w:val="none" w:sz="0" w:space="0" w:color="auto"/>
            <w:left w:val="none" w:sz="0" w:space="0" w:color="auto"/>
            <w:bottom w:val="none" w:sz="0" w:space="0" w:color="auto"/>
            <w:right w:val="none" w:sz="0" w:space="0" w:color="auto"/>
          </w:divBdr>
        </w:div>
        <w:div w:id="1152795104">
          <w:marLeft w:val="640"/>
          <w:marRight w:val="0"/>
          <w:marTop w:val="0"/>
          <w:marBottom w:val="0"/>
          <w:divBdr>
            <w:top w:val="none" w:sz="0" w:space="0" w:color="auto"/>
            <w:left w:val="none" w:sz="0" w:space="0" w:color="auto"/>
            <w:bottom w:val="none" w:sz="0" w:space="0" w:color="auto"/>
            <w:right w:val="none" w:sz="0" w:space="0" w:color="auto"/>
          </w:divBdr>
        </w:div>
        <w:div w:id="1230924117">
          <w:marLeft w:val="640"/>
          <w:marRight w:val="0"/>
          <w:marTop w:val="0"/>
          <w:marBottom w:val="0"/>
          <w:divBdr>
            <w:top w:val="none" w:sz="0" w:space="0" w:color="auto"/>
            <w:left w:val="none" w:sz="0" w:space="0" w:color="auto"/>
            <w:bottom w:val="none" w:sz="0" w:space="0" w:color="auto"/>
            <w:right w:val="none" w:sz="0" w:space="0" w:color="auto"/>
          </w:divBdr>
        </w:div>
        <w:div w:id="1235169101">
          <w:marLeft w:val="640"/>
          <w:marRight w:val="0"/>
          <w:marTop w:val="0"/>
          <w:marBottom w:val="0"/>
          <w:divBdr>
            <w:top w:val="none" w:sz="0" w:space="0" w:color="auto"/>
            <w:left w:val="none" w:sz="0" w:space="0" w:color="auto"/>
            <w:bottom w:val="none" w:sz="0" w:space="0" w:color="auto"/>
            <w:right w:val="none" w:sz="0" w:space="0" w:color="auto"/>
          </w:divBdr>
        </w:div>
        <w:div w:id="1240748594">
          <w:marLeft w:val="640"/>
          <w:marRight w:val="0"/>
          <w:marTop w:val="0"/>
          <w:marBottom w:val="0"/>
          <w:divBdr>
            <w:top w:val="none" w:sz="0" w:space="0" w:color="auto"/>
            <w:left w:val="none" w:sz="0" w:space="0" w:color="auto"/>
            <w:bottom w:val="none" w:sz="0" w:space="0" w:color="auto"/>
            <w:right w:val="none" w:sz="0" w:space="0" w:color="auto"/>
          </w:divBdr>
        </w:div>
        <w:div w:id="1263029688">
          <w:marLeft w:val="640"/>
          <w:marRight w:val="0"/>
          <w:marTop w:val="0"/>
          <w:marBottom w:val="0"/>
          <w:divBdr>
            <w:top w:val="none" w:sz="0" w:space="0" w:color="auto"/>
            <w:left w:val="none" w:sz="0" w:space="0" w:color="auto"/>
            <w:bottom w:val="none" w:sz="0" w:space="0" w:color="auto"/>
            <w:right w:val="none" w:sz="0" w:space="0" w:color="auto"/>
          </w:divBdr>
        </w:div>
        <w:div w:id="1269508790">
          <w:marLeft w:val="640"/>
          <w:marRight w:val="0"/>
          <w:marTop w:val="0"/>
          <w:marBottom w:val="0"/>
          <w:divBdr>
            <w:top w:val="none" w:sz="0" w:space="0" w:color="auto"/>
            <w:left w:val="none" w:sz="0" w:space="0" w:color="auto"/>
            <w:bottom w:val="none" w:sz="0" w:space="0" w:color="auto"/>
            <w:right w:val="none" w:sz="0" w:space="0" w:color="auto"/>
          </w:divBdr>
        </w:div>
        <w:div w:id="1338576130">
          <w:marLeft w:val="640"/>
          <w:marRight w:val="0"/>
          <w:marTop w:val="0"/>
          <w:marBottom w:val="0"/>
          <w:divBdr>
            <w:top w:val="none" w:sz="0" w:space="0" w:color="auto"/>
            <w:left w:val="none" w:sz="0" w:space="0" w:color="auto"/>
            <w:bottom w:val="none" w:sz="0" w:space="0" w:color="auto"/>
            <w:right w:val="none" w:sz="0" w:space="0" w:color="auto"/>
          </w:divBdr>
        </w:div>
        <w:div w:id="1566407866">
          <w:marLeft w:val="640"/>
          <w:marRight w:val="0"/>
          <w:marTop w:val="0"/>
          <w:marBottom w:val="0"/>
          <w:divBdr>
            <w:top w:val="none" w:sz="0" w:space="0" w:color="auto"/>
            <w:left w:val="none" w:sz="0" w:space="0" w:color="auto"/>
            <w:bottom w:val="none" w:sz="0" w:space="0" w:color="auto"/>
            <w:right w:val="none" w:sz="0" w:space="0" w:color="auto"/>
          </w:divBdr>
        </w:div>
        <w:div w:id="1650162702">
          <w:marLeft w:val="640"/>
          <w:marRight w:val="0"/>
          <w:marTop w:val="0"/>
          <w:marBottom w:val="0"/>
          <w:divBdr>
            <w:top w:val="none" w:sz="0" w:space="0" w:color="auto"/>
            <w:left w:val="none" w:sz="0" w:space="0" w:color="auto"/>
            <w:bottom w:val="none" w:sz="0" w:space="0" w:color="auto"/>
            <w:right w:val="none" w:sz="0" w:space="0" w:color="auto"/>
          </w:divBdr>
        </w:div>
        <w:div w:id="1692762007">
          <w:marLeft w:val="640"/>
          <w:marRight w:val="0"/>
          <w:marTop w:val="0"/>
          <w:marBottom w:val="0"/>
          <w:divBdr>
            <w:top w:val="none" w:sz="0" w:space="0" w:color="auto"/>
            <w:left w:val="none" w:sz="0" w:space="0" w:color="auto"/>
            <w:bottom w:val="none" w:sz="0" w:space="0" w:color="auto"/>
            <w:right w:val="none" w:sz="0" w:space="0" w:color="auto"/>
          </w:divBdr>
        </w:div>
        <w:div w:id="1703433538">
          <w:marLeft w:val="640"/>
          <w:marRight w:val="0"/>
          <w:marTop w:val="0"/>
          <w:marBottom w:val="0"/>
          <w:divBdr>
            <w:top w:val="none" w:sz="0" w:space="0" w:color="auto"/>
            <w:left w:val="none" w:sz="0" w:space="0" w:color="auto"/>
            <w:bottom w:val="none" w:sz="0" w:space="0" w:color="auto"/>
            <w:right w:val="none" w:sz="0" w:space="0" w:color="auto"/>
          </w:divBdr>
        </w:div>
        <w:div w:id="1913274001">
          <w:marLeft w:val="640"/>
          <w:marRight w:val="0"/>
          <w:marTop w:val="0"/>
          <w:marBottom w:val="0"/>
          <w:divBdr>
            <w:top w:val="none" w:sz="0" w:space="0" w:color="auto"/>
            <w:left w:val="none" w:sz="0" w:space="0" w:color="auto"/>
            <w:bottom w:val="none" w:sz="0" w:space="0" w:color="auto"/>
            <w:right w:val="none" w:sz="0" w:space="0" w:color="auto"/>
          </w:divBdr>
        </w:div>
        <w:div w:id="1961956298">
          <w:marLeft w:val="640"/>
          <w:marRight w:val="0"/>
          <w:marTop w:val="0"/>
          <w:marBottom w:val="0"/>
          <w:divBdr>
            <w:top w:val="none" w:sz="0" w:space="0" w:color="auto"/>
            <w:left w:val="none" w:sz="0" w:space="0" w:color="auto"/>
            <w:bottom w:val="none" w:sz="0" w:space="0" w:color="auto"/>
            <w:right w:val="none" w:sz="0" w:space="0" w:color="auto"/>
          </w:divBdr>
        </w:div>
        <w:div w:id="1980916412">
          <w:marLeft w:val="640"/>
          <w:marRight w:val="0"/>
          <w:marTop w:val="0"/>
          <w:marBottom w:val="0"/>
          <w:divBdr>
            <w:top w:val="none" w:sz="0" w:space="0" w:color="auto"/>
            <w:left w:val="none" w:sz="0" w:space="0" w:color="auto"/>
            <w:bottom w:val="none" w:sz="0" w:space="0" w:color="auto"/>
            <w:right w:val="none" w:sz="0" w:space="0" w:color="auto"/>
          </w:divBdr>
        </w:div>
        <w:div w:id="1994530756">
          <w:marLeft w:val="640"/>
          <w:marRight w:val="0"/>
          <w:marTop w:val="0"/>
          <w:marBottom w:val="0"/>
          <w:divBdr>
            <w:top w:val="none" w:sz="0" w:space="0" w:color="auto"/>
            <w:left w:val="none" w:sz="0" w:space="0" w:color="auto"/>
            <w:bottom w:val="none" w:sz="0" w:space="0" w:color="auto"/>
            <w:right w:val="none" w:sz="0" w:space="0" w:color="auto"/>
          </w:divBdr>
        </w:div>
        <w:div w:id="2107992913">
          <w:marLeft w:val="640"/>
          <w:marRight w:val="0"/>
          <w:marTop w:val="0"/>
          <w:marBottom w:val="0"/>
          <w:divBdr>
            <w:top w:val="none" w:sz="0" w:space="0" w:color="auto"/>
            <w:left w:val="none" w:sz="0" w:space="0" w:color="auto"/>
            <w:bottom w:val="none" w:sz="0" w:space="0" w:color="auto"/>
            <w:right w:val="none" w:sz="0" w:space="0" w:color="auto"/>
          </w:divBdr>
        </w:div>
        <w:div w:id="2110808625">
          <w:marLeft w:val="640"/>
          <w:marRight w:val="0"/>
          <w:marTop w:val="0"/>
          <w:marBottom w:val="0"/>
          <w:divBdr>
            <w:top w:val="none" w:sz="0" w:space="0" w:color="auto"/>
            <w:left w:val="none" w:sz="0" w:space="0" w:color="auto"/>
            <w:bottom w:val="none" w:sz="0" w:space="0" w:color="auto"/>
            <w:right w:val="none" w:sz="0" w:space="0" w:color="auto"/>
          </w:divBdr>
        </w:div>
        <w:div w:id="2113012802">
          <w:marLeft w:val="640"/>
          <w:marRight w:val="0"/>
          <w:marTop w:val="0"/>
          <w:marBottom w:val="0"/>
          <w:divBdr>
            <w:top w:val="none" w:sz="0" w:space="0" w:color="auto"/>
            <w:left w:val="none" w:sz="0" w:space="0" w:color="auto"/>
            <w:bottom w:val="none" w:sz="0" w:space="0" w:color="auto"/>
            <w:right w:val="none" w:sz="0" w:space="0" w:color="auto"/>
          </w:divBdr>
        </w:div>
        <w:div w:id="2134326177">
          <w:marLeft w:val="640"/>
          <w:marRight w:val="0"/>
          <w:marTop w:val="0"/>
          <w:marBottom w:val="0"/>
          <w:divBdr>
            <w:top w:val="none" w:sz="0" w:space="0" w:color="auto"/>
            <w:left w:val="none" w:sz="0" w:space="0" w:color="auto"/>
            <w:bottom w:val="none" w:sz="0" w:space="0" w:color="auto"/>
            <w:right w:val="none" w:sz="0" w:space="0" w:color="auto"/>
          </w:divBdr>
        </w:div>
      </w:divsChild>
    </w:div>
    <w:div w:id="319382354">
      <w:marLeft w:val="640"/>
      <w:marRight w:val="0"/>
      <w:marTop w:val="0"/>
      <w:marBottom w:val="0"/>
      <w:divBdr>
        <w:top w:val="none" w:sz="0" w:space="0" w:color="auto"/>
        <w:left w:val="none" w:sz="0" w:space="0" w:color="auto"/>
        <w:bottom w:val="none" w:sz="0" w:space="0" w:color="auto"/>
        <w:right w:val="none" w:sz="0" w:space="0" w:color="auto"/>
      </w:divBdr>
    </w:div>
    <w:div w:id="322510372">
      <w:marLeft w:val="640"/>
      <w:marRight w:val="0"/>
      <w:marTop w:val="0"/>
      <w:marBottom w:val="0"/>
      <w:divBdr>
        <w:top w:val="none" w:sz="0" w:space="0" w:color="auto"/>
        <w:left w:val="none" w:sz="0" w:space="0" w:color="auto"/>
        <w:bottom w:val="none" w:sz="0" w:space="0" w:color="auto"/>
        <w:right w:val="none" w:sz="0" w:space="0" w:color="auto"/>
      </w:divBdr>
    </w:div>
    <w:div w:id="322634616">
      <w:marLeft w:val="0"/>
      <w:marRight w:val="0"/>
      <w:marTop w:val="0"/>
      <w:marBottom w:val="0"/>
      <w:divBdr>
        <w:top w:val="none" w:sz="0" w:space="0" w:color="auto"/>
        <w:left w:val="none" w:sz="0" w:space="0" w:color="auto"/>
        <w:bottom w:val="none" w:sz="0" w:space="0" w:color="auto"/>
        <w:right w:val="none" w:sz="0" w:space="0" w:color="auto"/>
      </w:divBdr>
    </w:div>
    <w:div w:id="324086767">
      <w:marLeft w:val="640"/>
      <w:marRight w:val="0"/>
      <w:marTop w:val="0"/>
      <w:marBottom w:val="0"/>
      <w:divBdr>
        <w:top w:val="none" w:sz="0" w:space="0" w:color="auto"/>
        <w:left w:val="none" w:sz="0" w:space="0" w:color="auto"/>
        <w:bottom w:val="none" w:sz="0" w:space="0" w:color="auto"/>
        <w:right w:val="none" w:sz="0" w:space="0" w:color="auto"/>
      </w:divBdr>
    </w:div>
    <w:div w:id="324862924">
      <w:marLeft w:val="640"/>
      <w:marRight w:val="0"/>
      <w:marTop w:val="0"/>
      <w:marBottom w:val="0"/>
      <w:divBdr>
        <w:top w:val="none" w:sz="0" w:space="0" w:color="auto"/>
        <w:left w:val="none" w:sz="0" w:space="0" w:color="auto"/>
        <w:bottom w:val="none" w:sz="0" w:space="0" w:color="auto"/>
        <w:right w:val="none" w:sz="0" w:space="0" w:color="auto"/>
      </w:divBdr>
    </w:div>
    <w:div w:id="325060073">
      <w:marLeft w:val="640"/>
      <w:marRight w:val="0"/>
      <w:marTop w:val="0"/>
      <w:marBottom w:val="0"/>
      <w:divBdr>
        <w:top w:val="none" w:sz="0" w:space="0" w:color="auto"/>
        <w:left w:val="none" w:sz="0" w:space="0" w:color="auto"/>
        <w:bottom w:val="none" w:sz="0" w:space="0" w:color="auto"/>
        <w:right w:val="none" w:sz="0" w:space="0" w:color="auto"/>
      </w:divBdr>
    </w:div>
    <w:div w:id="325090763">
      <w:bodyDiv w:val="1"/>
      <w:marLeft w:val="0"/>
      <w:marRight w:val="0"/>
      <w:marTop w:val="0"/>
      <w:marBottom w:val="0"/>
      <w:divBdr>
        <w:top w:val="none" w:sz="0" w:space="0" w:color="auto"/>
        <w:left w:val="none" w:sz="0" w:space="0" w:color="auto"/>
        <w:bottom w:val="none" w:sz="0" w:space="0" w:color="auto"/>
        <w:right w:val="none" w:sz="0" w:space="0" w:color="auto"/>
      </w:divBdr>
      <w:divsChild>
        <w:div w:id="616258156">
          <w:marLeft w:val="640"/>
          <w:marRight w:val="0"/>
          <w:marTop w:val="0"/>
          <w:marBottom w:val="0"/>
          <w:divBdr>
            <w:top w:val="none" w:sz="0" w:space="0" w:color="auto"/>
            <w:left w:val="none" w:sz="0" w:space="0" w:color="auto"/>
            <w:bottom w:val="none" w:sz="0" w:space="0" w:color="auto"/>
            <w:right w:val="none" w:sz="0" w:space="0" w:color="auto"/>
          </w:divBdr>
        </w:div>
        <w:div w:id="1264268158">
          <w:marLeft w:val="640"/>
          <w:marRight w:val="0"/>
          <w:marTop w:val="0"/>
          <w:marBottom w:val="0"/>
          <w:divBdr>
            <w:top w:val="none" w:sz="0" w:space="0" w:color="auto"/>
            <w:left w:val="none" w:sz="0" w:space="0" w:color="auto"/>
            <w:bottom w:val="none" w:sz="0" w:space="0" w:color="auto"/>
            <w:right w:val="none" w:sz="0" w:space="0" w:color="auto"/>
          </w:divBdr>
        </w:div>
        <w:div w:id="1737361180">
          <w:marLeft w:val="640"/>
          <w:marRight w:val="0"/>
          <w:marTop w:val="0"/>
          <w:marBottom w:val="0"/>
          <w:divBdr>
            <w:top w:val="none" w:sz="0" w:space="0" w:color="auto"/>
            <w:left w:val="none" w:sz="0" w:space="0" w:color="auto"/>
            <w:bottom w:val="none" w:sz="0" w:space="0" w:color="auto"/>
            <w:right w:val="none" w:sz="0" w:space="0" w:color="auto"/>
          </w:divBdr>
        </w:div>
        <w:div w:id="1851555773">
          <w:marLeft w:val="640"/>
          <w:marRight w:val="0"/>
          <w:marTop w:val="0"/>
          <w:marBottom w:val="0"/>
          <w:divBdr>
            <w:top w:val="none" w:sz="0" w:space="0" w:color="auto"/>
            <w:left w:val="none" w:sz="0" w:space="0" w:color="auto"/>
            <w:bottom w:val="none" w:sz="0" w:space="0" w:color="auto"/>
            <w:right w:val="none" w:sz="0" w:space="0" w:color="auto"/>
          </w:divBdr>
        </w:div>
        <w:div w:id="1180924717">
          <w:marLeft w:val="640"/>
          <w:marRight w:val="0"/>
          <w:marTop w:val="0"/>
          <w:marBottom w:val="0"/>
          <w:divBdr>
            <w:top w:val="none" w:sz="0" w:space="0" w:color="auto"/>
            <w:left w:val="none" w:sz="0" w:space="0" w:color="auto"/>
            <w:bottom w:val="none" w:sz="0" w:space="0" w:color="auto"/>
            <w:right w:val="none" w:sz="0" w:space="0" w:color="auto"/>
          </w:divBdr>
        </w:div>
        <w:div w:id="941493353">
          <w:marLeft w:val="640"/>
          <w:marRight w:val="0"/>
          <w:marTop w:val="0"/>
          <w:marBottom w:val="0"/>
          <w:divBdr>
            <w:top w:val="none" w:sz="0" w:space="0" w:color="auto"/>
            <w:left w:val="none" w:sz="0" w:space="0" w:color="auto"/>
            <w:bottom w:val="none" w:sz="0" w:space="0" w:color="auto"/>
            <w:right w:val="none" w:sz="0" w:space="0" w:color="auto"/>
          </w:divBdr>
        </w:div>
        <w:div w:id="1747798482">
          <w:marLeft w:val="640"/>
          <w:marRight w:val="0"/>
          <w:marTop w:val="0"/>
          <w:marBottom w:val="0"/>
          <w:divBdr>
            <w:top w:val="none" w:sz="0" w:space="0" w:color="auto"/>
            <w:left w:val="none" w:sz="0" w:space="0" w:color="auto"/>
            <w:bottom w:val="none" w:sz="0" w:space="0" w:color="auto"/>
            <w:right w:val="none" w:sz="0" w:space="0" w:color="auto"/>
          </w:divBdr>
        </w:div>
        <w:div w:id="1547065372">
          <w:marLeft w:val="640"/>
          <w:marRight w:val="0"/>
          <w:marTop w:val="0"/>
          <w:marBottom w:val="0"/>
          <w:divBdr>
            <w:top w:val="none" w:sz="0" w:space="0" w:color="auto"/>
            <w:left w:val="none" w:sz="0" w:space="0" w:color="auto"/>
            <w:bottom w:val="none" w:sz="0" w:space="0" w:color="auto"/>
            <w:right w:val="none" w:sz="0" w:space="0" w:color="auto"/>
          </w:divBdr>
        </w:div>
        <w:div w:id="929855900">
          <w:marLeft w:val="640"/>
          <w:marRight w:val="0"/>
          <w:marTop w:val="0"/>
          <w:marBottom w:val="0"/>
          <w:divBdr>
            <w:top w:val="none" w:sz="0" w:space="0" w:color="auto"/>
            <w:left w:val="none" w:sz="0" w:space="0" w:color="auto"/>
            <w:bottom w:val="none" w:sz="0" w:space="0" w:color="auto"/>
            <w:right w:val="none" w:sz="0" w:space="0" w:color="auto"/>
          </w:divBdr>
        </w:div>
        <w:div w:id="2036300061">
          <w:marLeft w:val="640"/>
          <w:marRight w:val="0"/>
          <w:marTop w:val="0"/>
          <w:marBottom w:val="0"/>
          <w:divBdr>
            <w:top w:val="none" w:sz="0" w:space="0" w:color="auto"/>
            <w:left w:val="none" w:sz="0" w:space="0" w:color="auto"/>
            <w:bottom w:val="none" w:sz="0" w:space="0" w:color="auto"/>
            <w:right w:val="none" w:sz="0" w:space="0" w:color="auto"/>
          </w:divBdr>
        </w:div>
        <w:div w:id="1771125986">
          <w:marLeft w:val="640"/>
          <w:marRight w:val="0"/>
          <w:marTop w:val="0"/>
          <w:marBottom w:val="0"/>
          <w:divBdr>
            <w:top w:val="none" w:sz="0" w:space="0" w:color="auto"/>
            <w:left w:val="none" w:sz="0" w:space="0" w:color="auto"/>
            <w:bottom w:val="none" w:sz="0" w:space="0" w:color="auto"/>
            <w:right w:val="none" w:sz="0" w:space="0" w:color="auto"/>
          </w:divBdr>
        </w:div>
        <w:div w:id="793837848">
          <w:marLeft w:val="640"/>
          <w:marRight w:val="0"/>
          <w:marTop w:val="0"/>
          <w:marBottom w:val="0"/>
          <w:divBdr>
            <w:top w:val="none" w:sz="0" w:space="0" w:color="auto"/>
            <w:left w:val="none" w:sz="0" w:space="0" w:color="auto"/>
            <w:bottom w:val="none" w:sz="0" w:space="0" w:color="auto"/>
            <w:right w:val="none" w:sz="0" w:space="0" w:color="auto"/>
          </w:divBdr>
        </w:div>
        <w:div w:id="650865015">
          <w:marLeft w:val="640"/>
          <w:marRight w:val="0"/>
          <w:marTop w:val="0"/>
          <w:marBottom w:val="0"/>
          <w:divBdr>
            <w:top w:val="none" w:sz="0" w:space="0" w:color="auto"/>
            <w:left w:val="none" w:sz="0" w:space="0" w:color="auto"/>
            <w:bottom w:val="none" w:sz="0" w:space="0" w:color="auto"/>
            <w:right w:val="none" w:sz="0" w:space="0" w:color="auto"/>
          </w:divBdr>
        </w:div>
        <w:div w:id="587231694">
          <w:marLeft w:val="640"/>
          <w:marRight w:val="0"/>
          <w:marTop w:val="0"/>
          <w:marBottom w:val="0"/>
          <w:divBdr>
            <w:top w:val="none" w:sz="0" w:space="0" w:color="auto"/>
            <w:left w:val="none" w:sz="0" w:space="0" w:color="auto"/>
            <w:bottom w:val="none" w:sz="0" w:space="0" w:color="auto"/>
            <w:right w:val="none" w:sz="0" w:space="0" w:color="auto"/>
          </w:divBdr>
        </w:div>
        <w:div w:id="318508275">
          <w:marLeft w:val="640"/>
          <w:marRight w:val="0"/>
          <w:marTop w:val="0"/>
          <w:marBottom w:val="0"/>
          <w:divBdr>
            <w:top w:val="none" w:sz="0" w:space="0" w:color="auto"/>
            <w:left w:val="none" w:sz="0" w:space="0" w:color="auto"/>
            <w:bottom w:val="none" w:sz="0" w:space="0" w:color="auto"/>
            <w:right w:val="none" w:sz="0" w:space="0" w:color="auto"/>
          </w:divBdr>
        </w:div>
        <w:div w:id="1991052904">
          <w:marLeft w:val="640"/>
          <w:marRight w:val="0"/>
          <w:marTop w:val="0"/>
          <w:marBottom w:val="0"/>
          <w:divBdr>
            <w:top w:val="none" w:sz="0" w:space="0" w:color="auto"/>
            <w:left w:val="none" w:sz="0" w:space="0" w:color="auto"/>
            <w:bottom w:val="none" w:sz="0" w:space="0" w:color="auto"/>
            <w:right w:val="none" w:sz="0" w:space="0" w:color="auto"/>
          </w:divBdr>
        </w:div>
        <w:div w:id="1612973934">
          <w:marLeft w:val="640"/>
          <w:marRight w:val="0"/>
          <w:marTop w:val="0"/>
          <w:marBottom w:val="0"/>
          <w:divBdr>
            <w:top w:val="none" w:sz="0" w:space="0" w:color="auto"/>
            <w:left w:val="none" w:sz="0" w:space="0" w:color="auto"/>
            <w:bottom w:val="none" w:sz="0" w:space="0" w:color="auto"/>
            <w:right w:val="none" w:sz="0" w:space="0" w:color="auto"/>
          </w:divBdr>
        </w:div>
        <w:div w:id="1307971945">
          <w:marLeft w:val="640"/>
          <w:marRight w:val="0"/>
          <w:marTop w:val="0"/>
          <w:marBottom w:val="0"/>
          <w:divBdr>
            <w:top w:val="none" w:sz="0" w:space="0" w:color="auto"/>
            <w:left w:val="none" w:sz="0" w:space="0" w:color="auto"/>
            <w:bottom w:val="none" w:sz="0" w:space="0" w:color="auto"/>
            <w:right w:val="none" w:sz="0" w:space="0" w:color="auto"/>
          </w:divBdr>
        </w:div>
        <w:div w:id="1523012444">
          <w:marLeft w:val="640"/>
          <w:marRight w:val="0"/>
          <w:marTop w:val="0"/>
          <w:marBottom w:val="0"/>
          <w:divBdr>
            <w:top w:val="none" w:sz="0" w:space="0" w:color="auto"/>
            <w:left w:val="none" w:sz="0" w:space="0" w:color="auto"/>
            <w:bottom w:val="none" w:sz="0" w:space="0" w:color="auto"/>
            <w:right w:val="none" w:sz="0" w:space="0" w:color="auto"/>
          </w:divBdr>
        </w:div>
        <w:div w:id="695278225">
          <w:marLeft w:val="640"/>
          <w:marRight w:val="0"/>
          <w:marTop w:val="0"/>
          <w:marBottom w:val="0"/>
          <w:divBdr>
            <w:top w:val="none" w:sz="0" w:space="0" w:color="auto"/>
            <w:left w:val="none" w:sz="0" w:space="0" w:color="auto"/>
            <w:bottom w:val="none" w:sz="0" w:space="0" w:color="auto"/>
            <w:right w:val="none" w:sz="0" w:space="0" w:color="auto"/>
          </w:divBdr>
        </w:div>
        <w:div w:id="1379092392">
          <w:marLeft w:val="640"/>
          <w:marRight w:val="0"/>
          <w:marTop w:val="0"/>
          <w:marBottom w:val="0"/>
          <w:divBdr>
            <w:top w:val="none" w:sz="0" w:space="0" w:color="auto"/>
            <w:left w:val="none" w:sz="0" w:space="0" w:color="auto"/>
            <w:bottom w:val="none" w:sz="0" w:space="0" w:color="auto"/>
            <w:right w:val="none" w:sz="0" w:space="0" w:color="auto"/>
          </w:divBdr>
        </w:div>
        <w:div w:id="1964652711">
          <w:marLeft w:val="640"/>
          <w:marRight w:val="0"/>
          <w:marTop w:val="0"/>
          <w:marBottom w:val="0"/>
          <w:divBdr>
            <w:top w:val="none" w:sz="0" w:space="0" w:color="auto"/>
            <w:left w:val="none" w:sz="0" w:space="0" w:color="auto"/>
            <w:bottom w:val="none" w:sz="0" w:space="0" w:color="auto"/>
            <w:right w:val="none" w:sz="0" w:space="0" w:color="auto"/>
          </w:divBdr>
        </w:div>
        <w:div w:id="57359876">
          <w:marLeft w:val="640"/>
          <w:marRight w:val="0"/>
          <w:marTop w:val="0"/>
          <w:marBottom w:val="0"/>
          <w:divBdr>
            <w:top w:val="none" w:sz="0" w:space="0" w:color="auto"/>
            <w:left w:val="none" w:sz="0" w:space="0" w:color="auto"/>
            <w:bottom w:val="none" w:sz="0" w:space="0" w:color="auto"/>
            <w:right w:val="none" w:sz="0" w:space="0" w:color="auto"/>
          </w:divBdr>
        </w:div>
        <w:div w:id="1916620933">
          <w:marLeft w:val="640"/>
          <w:marRight w:val="0"/>
          <w:marTop w:val="0"/>
          <w:marBottom w:val="0"/>
          <w:divBdr>
            <w:top w:val="none" w:sz="0" w:space="0" w:color="auto"/>
            <w:left w:val="none" w:sz="0" w:space="0" w:color="auto"/>
            <w:bottom w:val="none" w:sz="0" w:space="0" w:color="auto"/>
            <w:right w:val="none" w:sz="0" w:space="0" w:color="auto"/>
          </w:divBdr>
        </w:div>
        <w:div w:id="596786650">
          <w:marLeft w:val="640"/>
          <w:marRight w:val="0"/>
          <w:marTop w:val="0"/>
          <w:marBottom w:val="0"/>
          <w:divBdr>
            <w:top w:val="none" w:sz="0" w:space="0" w:color="auto"/>
            <w:left w:val="none" w:sz="0" w:space="0" w:color="auto"/>
            <w:bottom w:val="none" w:sz="0" w:space="0" w:color="auto"/>
            <w:right w:val="none" w:sz="0" w:space="0" w:color="auto"/>
          </w:divBdr>
        </w:div>
        <w:div w:id="557712781">
          <w:marLeft w:val="640"/>
          <w:marRight w:val="0"/>
          <w:marTop w:val="0"/>
          <w:marBottom w:val="0"/>
          <w:divBdr>
            <w:top w:val="none" w:sz="0" w:space="0" w:color="auto"/>
            <w:left w:val="none" w:sz="0" w:space="0" w:color="auto"/>
            <w:bottom w:val="none" w:sz="0" w:space="0" w:color="auto"/>
            <w:right w:val="none" w:sz="0" w:space="0" w:color="auto"/>
          </w:divBdr>
        </w:div>
        <w:div w:id="2047215816">
          <w:marLeft w:val="640"/>
          <w:marRight w:val="0"/>
          <w:marTop w:val="0"/>
          <w:marBottom w:val="0"/>
          <w:divBdr>
            <w:top w:val="none" w:sz="0" w:space="0" w:color="auto"/>
            <w:left w:val="none" w:sz="0" w:space="0" w:color="auto"/>
            <w:bottom w:val="none" w:sz="0" w:space="0" w:color="auto"/>
            <w:right w:val="none" w:sz="0" w:space="0" w:color="auto"/>
          </w:divBdr>
        </w:div>
        <w:div w:id="1540511418">
          <w:marLeft w:val="640"/>
          <w:marRight w:val="0"/>
          <w:marTop w:val="0"/>
          <w:marBottom w:val="0"/>
          <w:divBdr>
            <w:top w:val="none" w:sz="0" w:space="0" w:color="auto"/>
            <w:left w:val="none" w:sz="0" w:space="0" w:color="auto"/>
            <w:bottom w:val="none" w:sz="0" w:space="0" w:color="auto"/>
            <w:right w:val="none" w:sz="0" w:space="0" w:color="auto"/>
          </w:divBdr>
        </w:div>
        <w:div w:id="1704209631">
          <w:marLeft w:val="640"/>
          <w:marRight w:val="0"/>
          <w:marTop w:val="0"/>
          <w:marBottom w:val="0"/>
          <w:divBdr>
            <w:top w:val="none" w:sz="0" w:space="0" w:color="auto"/>
            <w:left w:val="none" w:sz="0" w:space="0" w:color="auto"/>
            <w:bottom w:val="none" w:sz="0" w:space="0" w:color="auto"/>
            <w:right w:val="none" w:sz="0" w:space="0" w:color="auto"/>
          </w:divBdr>
        </w:div>
        <w:div w:id="693113081">
          <w:marLeft w:val="640"/>
          <w:marRight w:val="0"/>
          <w:marTop w:val="0"/>
          <w:marBottom w:val="0"/>
          <w:divBdr>
            <w:top w:val="none" w:sz="0" w:space="0" w:color="auto"/>
            <w:left w:val="none" w:sz="0" w:space="0" w:color="auto"/>
            <w:bottom w:val="none" w:sz="0" w:space="0" w:color="auto"/>
            <w:right w:val="none" w:sz="0" w:space="0" w:color="auto"/>
          </w:divBdr>
        </w:div>
        <w:div w:id="431438447">
          <w:marLeft w:val="640"/>
          <w:marRight w:val="0"/>
          <w:marTop w:val="0"/>
          <w:marBottom w:val="0"/>
          <w:divBdr>
            <w:top w:val="none" w:sz="0" w:space="0" w:color="auto"/>
            <w:left w:val="none" w:sz="0" w:space="0" w:color="auto"/>
            <w:bottom w:val="none" w:sz="0" w:space="0" w:color="auto"/>
            <w:right w:val="none" w:sz="0" w:space="0" w:color="auto"/>
          </w:divBdr>
        </w:div>
        <w:div w:id="1181240438">
          <w:marLeft w:val="640"/>
          <w:marRight w:val="0"/>
          <w:marTop w:val="0"/>
          <w:marBottom w:val="0"/>
          <w:divBdr>
            <w:top w:val="none" w:sz="0" w:space="0" w:color="auto"/>
            <w:left w:val="none" w:sz="0" w:space="0" w:color="auto"/>
            <w:bottom w:val="none" w:sz="0" w:space="0" w:color="auto"/>
            <w:right w:val="none" w:sz="0" w:space="0" w:color="auto"/>
          </w:divBdr>
        </w:div>
        <w:div w:id="578751600">
          <w:marLeft w:val="640"/>
          <w:marRight w:val="0"/>
          <w:marTop w:val="0"/>
          <w:marBottom w:val="0"/>
          <w:divBdr>
            <w:top w:val="none" w:sz="0" w:space="0" w:color="auto"/>
            <w:left w:val="none" w:sz="0" w:space="0" w:color="auto"/>
            <w:bottom w:val="none" w:sz="0" w:space="0" w:color="auto"/>
            <w:right w:val="none" w:sz="0" w:space="0" w:color="auto"/>
          </w:divBdr>
        </w:div>
        <w:div w:id="1839690459">
          <w:marLeft w:val="640"/>
          <w:marRight w:val="0"/>
          <w:marTop w:val="0"/>
          <w:marBottom w:val="0"/>
          <w:divBdr>
            <w:top w:val="none" w:sz="0" w:space="0" w:color="auto"/>
            <w:left w:val="none" w:sz="0" w:space="0" w:color="auto"/>
            <w:bottom w:val="none" w:sz="0" w:space="0" w:color="auto"/>
            <w:right w:val="none" w:sz="0" w:space="0" w:color="auto"/>
          </w:divBdr>
        </w:div>
        <w:div w:id="1359117337">
          <w:marLeft w:val="640"/>
          <w:marRight w:val="0"/>
          <w:marTop w:val="0"/>
          <w:marBottom w:val="0"/>
          <w:divBdr>
            <w:top w:val="none" w:sz="0" w:space="0" w:color="auto"/>
            <w:left w:val="none" w:sz="0" w:space="0" w:color="auto"/>
            <w:bottom w:val="none" w:sz="0" w:space="0" w:color="auto"/>
            <w:right w:val="none" w:sz="0" w:space="0" w:color="auto"/>
          </w:divBdr>
        </w:div>
        <w:div w:id="1100952842">
          <w:marLeft w:val="640"/>
          <w:marRight w:val="0"/>
          <w:marTop w:val="0"/>
          <w:marBottom w:val="0"/>
          <w:divBdr>
            <w:top w:val="none" w:sz="0" w:space="0" w:color="auto"/>
            <w:left w:val="none" w:sz="0" w:space="0" w:color="auto"/>
            <w:bottom w:val="none" w:sz="0" w:space="0" w:color="auto"/>
            <w:right w:val="none" w:sz="0" w:space="0" w:color="auto"/>
          </w:divBdr>
        </w:div>
        <w:div w:id="1280408042">
          <w:marLeft w:val="640"/>
          <w:marRight w:val="0"/>
          <w:marTop w:val="0"/>
          <w:marBottom w:val="0"/>
          <w:divBdr>
            <w:top w:val="none" w:sz="0" w:space="0" w:color="auto"/>
            <w:left w:val="none" w:sz="0" w:space="0" w:color="auto"/>
            <w:bottom w:val="none" w:sz="0" w:space="0" w:color="auto"/>
            <w:right w:val="none" w:sz="0" w:space="0" w:color="auto"/>
          </w:divBdr>
        </w:div>
        <w:div w:id="1186023630">
          <w:marLeft w:val="640"/>
          <w:marRight w:val="0"/>
          <w:marTop w:val="0"/>
          <w:marBottom w:val="0"/>
          <w:divBdr>
            <w:top w:val="none" w:sz="0" w:space="0" w:color="auto"/>
            <w:left w:val="none" w:sz="0" w:space="0" w:color="auto"/>
            <w:bottom w:val="none" w:sz="0" w:space="0" w:color="auto"/>
            <w:right w:val="none" w:sz="0" w:space="0" w:color="auto"/>
          </w:divBdr>
        </w:div>
        <w:div w:id="2120101917">
          <w:marLeft w:val="640"/>
          <w:marRight w:val="0"/>
          <w:marTop w:val="0"/>
          <w:marBottom w:val="0"/>
          <w:divBdr>
            <w:top w:val="none" w:sz="0" w:space="0" w:color="auto"/>
            <w:left w:val="none" w:sz="0" w:space="0" w:color="auto"/>
            <w:bottom w:val="none" w:sz="0" w:space="0" w:color="auto"/>
            <w:right w:val="none" w:sz="0" w:space="0" w:color="auto"/>
          </w:divBdr>
        </w:div>
        <w:div w:id="370764525">
          <w:marLeft w:val="640"/>
          <w:marRight w:val="0"/>
          <w:marTop w:val="0"/>
          <w:marBottom w:val="0"/>
          <w:divBdr>
            <w:top w:val="none" w:sz="0" w:space="0" w:color="auto"/>
            <w:left w:val="none" w:sz="0" w:space="0" w:color="auto"/>
            <w:bottom w:val="none" w:sz="0" w:space="0" w:color="auto"/>
            <w:right w:val="none" w:sz="0" w:space="0" w:color="auto"/>
          </w:divBdr>
        </w:div>
        <w:div w:id="1845826299">
          <w:marLeft w:val="640"/>
          <w:marRight w:val="0"/>
          <w:marTop w:val="0"/>
          <w:marBottom w:val="0"/>
          <w:divBdr>
            <w:top w:val="none" w:sz="0" w:space="0" w:color="auto"/>
            <w:left w:val="none" w:sz="0" w:space="0" w:color="auto"/>
            <w:bottom w:val="none" w:sz="0" w:space="0" w:color="auto"/>
            <w:right w:val="none" w:sz="0" w:space="0" w:color="auto"/>
          </w:divBdr>
        </w:div>
        <w:div w:id="1680236187">
          <w:marLeft w:val="640"/>
          <w:marRight w:val="0"/>
          <w:marTop w:val="0"/>
          <w:marBottom w:val="0"/>
          <w:divBdr>
            <w:top w:val="none" w:sz="0" w:space="0" w:color="auto"/>
            <w:left w:val="none" w:sz="0" w:space="0" w:color="auto"/>
            <w:bottom w:val="none" w:sz="0" w:space="0" w:color="auto"/>
            <w:right w:val="none" w:sz="0" w:space="0" w:color="auto"/>
          </w:divBdr>
        </w:div>
        <w:div w:id="16002542">
          <w:marLeft w:val="640"/>
          <w:marRight w:val="0"/>
          <w:marTop w:val="0"/>
          <w:marBottom w:val="0"/>
          <w:divBdr>
            <w:top w:val="none" w:sz="0" w:space="0" w:color="auto"/>
            <w:left w:val="none" w:sz="0" w:space="0" w:color="auto"/>
            <w:bottom w:val="none" w:sz="0" w:space="0" w:color="auto"/>
            <w:right w:val="none" w:sz="0" w:space="0" w:color="auto"/>
          </w:divBdr>
        </w:div>
      </w:divsChild>
    </w:div>
    <w:div w:id="326522011">
      <w:bodyDiv w:val="1"/>
      <w:marLeft w:val="0"/>
      <w:marRight w:val="0"/>
      <w:marTop w:val="0"/>
      <w:marBottom w:val="0"/>
      <w:divBdr>
        <w:top w:val="none" w:sz="0" w:space="0" w:color="auto"/>
        <w:left w:val="none" w:sz="0" w:space="0" w:color="auto"/>
        <w:bottom w:val="none" w:sz="0" w:space="0" w:color="auto"/>
        <w:right w:val="none" w:sz="0" w:space="0" w:color="auto"/>
      </w:divBdr>
      <w:divsChild>
        <w:div w:id="2062291591">
          <w:marLeft w:val="640"/>
          <w:marRight w:val="0"/>
          <w:marTop w:val="0"/>
          <w:marBottom w:val="0"/>
          <w:divBdr>
            <w:top w:val="none" w:sz="0" w:space="0" w:color="auto"/>
            <w:left w:val="none" w:sz="0" w:space="0" w:color="auto"/>
            <w:bottom w:val="none" w:sz="0" w:space="0" w:color="auto"/>
            <w:right w:val="none" w:sz="0" w:space="0" w:color="auto"/>
          </w:divBdr>
        </w:div>
        <w:div w:id="1025407560">
          <w:marLeft w:val="640"/>
          <w:marRight w:val="0"/>
          <w:marTop w:val="0"/>
          <w:marBottom w:val="0"/>
          <w:divBdr>
            <w:top w:val="none" w:sz="0" w:space="0" w:color="auto"/>
            <w:left w:val="none" w:sz="0" w:space="0" w:color="auto"/>
            <w:bottom w:val="none" w:sz="0" w:space="0" w:color="auto"/>
            <w:right w:val="none" w:sz="0" w:space="0" w:color="auto"/>
          </w:divBdr>
        </w:div>
        <w:div w:id="1420441847">
          <w:marLeft w:val="640"/>
          <w:marRight w:val="0"/>
          <w:marTop w:val="0"/>
          <w:marBottom w:val="0"/>
          <w:divBdr>
            <w:top w:val="none" w:sz="0" w:space="0" w:color="auto"/>
            <w:left w:val="none" w:sz="0" w:space="0" w:color="auto"/>
            <w:bottom w:val="none" w:sz="0" w:space="0" w:color="auto"/>
            <w:right w:val="none" w:sz="0" w:space="0" w:color="auto"/>
          </w:divBdr>
        </w:div>
        <w:div w:id="89938651">
          <w:marLeft w:val="640"/>
          <w:marRight w:val="0"/>
          <w:marTop w:val="0"/>
          <w:marBottom w:val="0"/>
          <w:divBdr>
            <w:top w:val="none" w:sz="0" w:space="0" w:color="auto"/>
            <w:left w:val="none" w:sz="0" w:space="0" w:color="auto"/>
            <w:bottom w:val="none" w:sz="0" w:space="0" w:color="auto"/>
            <w:right w:val="none" w:sz="0" w:space="0" w:color="auto"/>
          </w:divBdr>
        </w:div>
        <w:div w:id="46270439">
          <w:marLeft w:val="640"/>
          <w:marRight w:val="0"/>
          <w:marTop w:val="0"/>
          <w:marBottom w:val="0"/>
          <w:divBdr>
            <w:top w:val="none" w:sz="0" w:space="0" w:color="auto"/>
            <w:left w:val="none" w:sz="0" w:space="0" w:color="auto"/>
            <w:bottom w:val="none" w:sz="0" w:space="0" w:color="auto"/>
            <w:right w:val="none" w:sz="0" w:space="0" w:color="auto"/>
          </w:divBdr>
        </w:div>
        <w:div w:id="897982226">
          <w:marLeft w:val="640"/>
          <w:marRight w:val="0"/>
          <w:marTop w:val="0"/>
          <w:marBottom w:val="0"/>
          <w:divBdr>
            <w:top w:val="none" w:sz="0" w:space="0" w:color="auto"/>
            <w:left w:val="none" w:sz="0" w:space="0" w:color="auto"/>
            <w:bottom w:val="none" w:sz="0" w:space="0" w:color="auto"/>
            <w:right w:val="none" w:sz="0" w:space="0" w:color="auto"/>
          </w:divBdr>
        </w:div>
        <w:div w:id="1753693614">
          <w:marLeft w:val="640"/>
          <w:marRight w:val="0"/>
          <w:marTop w:val="0"/>
          <w:marBottom w:val="0"/>
          <w:divBdr>
            <w:top w:val="none" w:sz="0" w:space="0" w:color="auto"/>
            <w:left w:val="none" w:sz="0" w:space="0" w:color="auto"/>
            <w:bottom w:val="none" w:sz="0" w:space="0" w:color="auto"/>
            <w:right w:val="none" w:sz="0" w:space="0" w:color="auto"/>
          </w:divBdr>
        </w:div>
        <w:div w:id="1826508848">
          <w:marLeft w:val="640"/>
          <w:marRight w:val="0"/>
          <w:marTop w:val="0"/>
          <w:marBottom w:val="0"/>
          <w:divBdr>
            <w:top w:val="none" w:sz="0" w:space="0" w:color="auto"/>
            <w:left w:val="none" w:sz="0" w:space="0" w:color="auto"/>
            <w:bottom w:val="none" w:sz="0" w:space="0" w:color="auto"/>
            <w:right w:val="none" w:sz="0" w:space="0" w:color="auto"/>
          </w:divBdr>
        </w:div>
        <w:div w:id="851380410">
          <w:marLeft w:val="640"/>
          <w:marRight w:val="0"/>
          <w:marTop w:val="0"/>
          <w:marBottom w:val="0"/>
          <w:divBdr>
            <w:top w:val="none" w:sz="0" w:space="0" w:color="auto"/>
            <w:left w:val="none" w:sz="0" w:space="0" w:color="auto"/>
            <w:bottom w:val="none" w:sz="0" w:space="0" w:color="auto"/>
            <w:right w:val="none" w:sz="0" w:space="0" w:color="auto"/>
          </w:divBdr>
        </w:div>
        <w:div w:id="1357465395">
          <w:marLeft w:val="640"/>
          <w:marRight w:val="0"/>
          <w:marTop w:val="0"/>
          <w:marBottom w:val="0"/>
          <w:divBdr>
            <w:top w:val="none" w:sz="0" w:space="0" w:color="auto"/>
            <w:left w:val="none" w:sz="0" w:space="0" w:color="auto"/>
            <w:bottom w:val="none" w:sz="0" w:space="0" w:color="auto"/>
            <w:right w:val="none" w:sz="0" w:space="0" w:color="auto"/>
          </w:divBdr>
        </w:div>
        <w:div w:id="583337442">
          <w:marLeft w:val="640"/>
          <w:marRight w:val="0"/>
          <w:marTop w:val="0"/>
          <w:marBottom w:val="0"/>
          <w:divBdr>
            <w:top w:val="none" w:sz="0" w:space="0" w:color="auto"/>
            <w:left w:val="none" w:sz="0" w:space="0" w:color="auto"/>
            <w:bottom w:val="none" w:sz="0" w:space="0" w:color="auto"/>
            <w:right w:val="none" w:sz="0" w:space="0" w:color="auto"/>
          </w:divBdr>
        </w:div>
        <w:div w:id="661928058">
          <w:marLeft w:val="640"/>
          <w:marRight w:val="0"/>
          <w:marTop w:val="0"/>
          <w:marBottom w:val="0"/>
          <w:divBdr>
            <w:top w:val="none" w:sz="0" w:space="0" w:color="auto"/>
            <w:left w:val="none" w:sz="0" w:space="0" w:color="auto"/>
            <w:bottom w:val="none" w:sz="0" w:space="0" w:color="auto"/>
            <w:right w:val="none" w:sz="0" w:space="0" w:color="auto"/>
          </w:divBdr>
        </w:div>
        <w:div w:id="748694194">
          <w:marLeft w:val="640"/>
          <w:marRight w:val="0"/>
          <w:marTop w:val="0"/>
          <w:marBottom w:val="0"/>
          <w:divBdr>
            <w:top w:val="none" w:sz="0" w:space="0" w:color="auto"/>
            <w:left w:val="none" w:sz="0" w:space="0" w:color="auto"/>
            <w:bottom w:val="none" w:sz="0" w:space="0" w:color="auto"/>
            <w:right w:val="none" w:sz="0" w:space="0" w:color="auto"/>
          </w:divBdr>
        </w:div>
        <w:div w:id="1638416221">
          <w:marLeft w:val="640"/>
          <w:marRight w:val="0"/>
          <w:marTop w:val="0"/>
          <w:marBottom w:val="0"/>
          <w:divBdr>
            <w:top w:val="none" w:sz="0" w:space="0" w:color="auto"/>
            <w:left w:val="none" w:sz="0" w:space="0" w:color="auto"/>
            <w:bottom w:val="none" w:sz="0" w:space="0" w:color="auto"/>
            <w:right w:val="none" w:sz="0" w:space="0" w:color="auto"/>
          </w:divBdr>
        </w:div>
        <w:div w:id="2128893751">
          <w:marLeft w:val="640"/>
          <w:marRight w:val="0"/>
          <w:marTop w:val="0"/>
          <w:marBottom w:val="0"/>
          <w:divBdr>
            <w:top w:val="none" w:sz="0" w:space="0" w:color="auto"/>
            <w:left w:val="none" w:sz="0" w:space="0" w:color="auto"/>
            <w:bottom w:val="none" w:sz="0" w:space="0" w:color="auto"/>
            <w:right w:val="none" w:sz="0" w:space="0" w:color="auto"/>
          </w:divBdr>
        </w:div>
        <w:div w:id="1372733113">
          <w:marLeft w:val="640"/>
          <w:marRight w:val="0"/>
          <w:marTop w:val="0"/>
          <w:marBottom w:val="0"/>
          <w:divBdr>
            <w:top w:val="none" w:sz="0" w:space="0" w:color="auto"/>
            <w:left w:val="none" w:sz="0" w:space="0" w:color="auto"/>
            <w:bottom w:val="none" w:sz="0" w:space="0" w:color="auto"/>
            <w:right w:val="none" w:sz="0" w:space="0" w:color="auto"/>
          </w:divBdr>
        </w:div>
        <w:div w:id="1004548620">
          <w:marLeft w:val="640"/>
          <w:marRight w:val="0"/>
          <w:marTop w:val="0"/>
          <w:marBottom w:val="0"/>
          <w:divBdr>
            <w:top w:val="none" w:sz="0" w:space="0" w:color="auto"/>
            <w:left w:val="none" w:sz="0" w:space="0" w:color="auto"/>
            <w:bottom w:val="none" w:sz="0" w:space="0" w:color="auto"/>
            <w:right w:val="none" w:sz="0" w:space="0" w:color="auto"/>
          </w:divBdr>
        </w:div>
        <w:div w:id="487014979">
          <w:marLeft w:val="640"/>
          <w:marRight w:val="0"/>
          <w:marTop w:val="0"/>
          <w:marBottom w:val="0"/>
          <w:divBdr>
            <w:top w:val="none" w:sz="0" w:space="0" w:color="auto"/>
            <w:left w:val="none" w:sz="0" w:space="0" w:color="auto"/>
            <w:bottom w:val="none" w:sz="0" w:space="0" w:color="auto"/>
            <w:right w:val="none" w:sz="0" w:space="0" w:color="auto"/>
          </w:divBdr>
        </w:div>
        <w:div w:id="280653526">
          <w:marLeft w:val="640"/>
          <w:marRight w:val="0"/>
          <w:marTop w:val="0"/>
          <w:marBottom w:val="0"/>
          <w:divBdr>
            <w:top w:val="none" w:sz="0" w:space="0" w:color="auto"/>
            <w:left w:val="none" w:sz="0" w:space="0" w:color="auto"/>
            <w:bottom w:val="none" w:sz="0" w:space="0" w:color="auto"/>
            <w:right w:val="none" w:sz="0" w:space="0" w:color="auto"/>
          </w:divBdr>
        </w:div>
        <w:div w:id="44109052">
          <w:marLeft w:val="640"/>
          <w:marRight w:val="0"/>
          <w:marTop w:val="0"/>
          <w:marBottom w:val="0"/>
          <w:divBdr>
            <w:top w:val="none" w:sz="0" w:space="0" w:color="auto"/>
            <w:left w:val="none" w:sz="0" w:space="0" w:color="auto"/>
            <w:bottom w:val="none" w:sz="0" w:space="0" w:color="auto"/>
            <w:right w:val="none" w:sz="0" w:space="0" w:color="auto"/>
          </w:divBdr>
        </w:div>
        <w:div w:id="1950701979">
          <w:marLeft w:val="640"/>
          <w:marRight w:val="0"/>
          <w:marTop w:val="0"/>
          <w:marBottom w:val="0"/>
          <w:divBdr>
            <w:top w:val="none" w:sz="0" w:space="0" w:color="auto"/>
            <w:left w:val="none" w:sz="0" w:space="0" w:color="auto"/>
            <w:bottom w:val="none" w:sz="0" w:space="0" w:color="auto"/>
            <w:right w:val="none" w:sz="0" w:space="0" w:color="auto"/>
          </w:divBdr>
        </w:div>
        <w:div w:id="1807964457">
          <w:marLeft w:val="640"/>
          <w:marRight w:val="0"/>
          <w:marTop w:val="0"/>
          <w:marBottom w:val="0"/>
          <w:divBdr>
            <w:top w:val="none" w:sz="0" w:space="0" w:color="auto"/>
            <w:left w:val="none" w:sz="0" w:space="0" w:color="auto"/>
            <w:bottom w:val="none" w:sz="0" w:space="0" w:color="auto"/>
            <w:right w:val="none" w:sz="0" w:space="0" w:color="auto"/>
          </w:divBdr>
        </w:div>
        <w:div w:id="869997842">
          <w:marLeft w:val="640"/>
          <w:marRight w:val="0"/>
          <w:marTop w:val="0"/>
          <w:marBottom w:val="0"/>
          <w:divBdr>
            <w:top w:val="none" w:sz="0" w:space="0" w:color="auto"/>
            <w:left w:val="none" w:sz="0" w:space="0" w:color="auto"/>
            <w:bottom w:val="none" w:sz="0" w:space="0" w:color="auto"/>
            <w:right w:val="none" w:sz="0" w:space="0" w:color="auto"/>
          </w:divBdr>
        </w:div>
        <w:div w:id="1693611497">
          <w:marLeft w:val="640"/>
          <w:marRight w:val="0"/>
          <w:marTop w:val="0"/>
          <w:marBottom w:val="0"/>
          <w:divBdr>
            <w:top w:val="none" w:sz="0" w:space="0" w:color="auto"/>
            <w:left w:val="none" w:sz="0" w:space="0" w:color="auto"/>
            <w:bottom w:val="none" w:sz="0" w:space="0" w:color="auto"/>
            <w:right w:val="none" w:sz="0" w:space="0" w:color="auto"/>
          </w:divBdr>
        </w:div>
        <w:div w:id="1479421199">
          <w:marLeft w:val="640"/>
          <w:marRight w:val="0"/>
          <w:marTop w:val="0"/>
          <w:marBottom w:val="0"/>
          <w:divBdr>
            <w:top w:val="none" w:sz="0" w:space="0" w:color="auto"/>
            <w:left w:val="none" w:sz="0" w:space="0" w:color="auto"/>
            <w:bottom w:val="none" w:sz="0" w:space="0" w:color="auto"/>
            <w:right w:val="none" w:sz="0" w:space="0" w:color="auto"/>
          </w:divBdr>
        </w:div>
        <w:div w:id="1255629257">
          <w:marLeft w:val="640"/>
          <w:marRight w:val="0"/>
          <w:marTop w:val="0"/>
          <w:marBottom w:val="0"/>
          <w:divBdr>
            <w:top w:val="none" w:sz="0" w:space="0" w:color="auto"/>
            <w:left w:val="none" w:sz="0" w:space="0" w:color="auto"/>
            <w:bottom w:val="none" w:sz="0" w:space="0" w:color="auto"/>
            <w:right w:val="none" w:sz="0" w:space="0" w:color="auto"/>
          </w:divBdr>
        </w:div>
        <w:div w:id="1430393092">
          <w:marLeft w:val="640"/>
          <w:marRight w:val="0"/>
          <w:marTop w:val="0"/>
          <w:marBottom w:val="0"/>
          <w:divBdr>
            <w:top w:val="none" w:sz="0" w:space="0" w:color="auto"/>
            <w:left w:val="none" w:sz="0" w:space="0" w:color="auto"/>
            <w:bottom w:val="none" w:sz="0" w:space="0" w:color="auto"/>
            <w:right w:val="none" w:sz="0" w:space="0" w:color="auto"/>
          </w:divBdr>
        </w:div>
        <w:div w:id="940114150">
          <w:marLeft w:val="640"/>
          <w:marRight w:val="0"/>
          <w:marTop w:val="0"/>
          <w:marBottom w:val="0"/>
          <w:divBdr>
            <w:top w:val="none" w:sz="0" w:space="0" w:color="auto"/>
            <w:left w:val="none" w:sz="0" w:space="0" w:color="auto"/>
            <w:bottom w:val="none" w:sz="0" w:space="0" w:color="auto"/>
            <w:right w:val="none" w:sz="0" w:space="0" w:color="auto"/>
          </w:divBdr>
        </w:div>
        <w:div w:id="1851524715">
          <w:marLeft w:val="640"/>
          <w:marRight w:val="0"/>
          <w:marTop w:val="0"/>
          <w:marBottom w:val="0"/>
          <w:divBdr>
            <w:top w:val="none" w:sz="0" w:space="0" w:color="auto"/>
            <w:left w:val="none" w:sz="0" w:space="0" w:color="auto"/>
            <w:bottom w:val="none" w:sz="0" w:space="0" w:color="auto"/>
            <w:right w:val="none" w:sz="0" w:space="0" w:color="auto"/>
          </w:divBdr>
        </w:div>
        <w:div w:id="1942836578">
          <w:marLeft w:val="640"/>
          <w:marRight w:val="0"/>
          <w:marTop w:val="0"/>
          <w:marBottom w:val="0"/>
          <w:divBdr>
            <w:top w:val="none" w:sz="0" w:space="0" w:color="auto"/>
            <w:left w:val="none" w:sz="0" w:space="0" w:color="auto"/>
            <w:bottom w:val="none" w:sz="0" w:space="0" w:color="auto"/>
            <w:right w:val="none" w:sz="0" w:space="0" w:color="auto"/>
          </w:divBdr>
        </w:div>
        <w:div w:id="1561938870">
          <w:marLeft w:val="640"/>
          <w:marRight w:val="0"/>
          <w:marTop w:val="0"/>
          <w:marBottom w:val="0"/>
          <w:divBdr>
            <w:top w:val="none" w:sz="0" w:space="0" w:color="auto"/>
            <w:left w:val="none" w:sz="0" w:space="0" w:color="auto"/>
            <w:bottom w:val="none" w:sz="0" w:space="0" w:color="auto"/>
            <w:right w:val="none" w:sz="0" w:space="0" w:color="auto"/>
          </w:divBdr>
        </w:div>
        <w:div w:id="846213715">
          <w:marLeft w:val="640"/>
          <w:marRight w:val="0"/>
          <w:marTop w:val="0"/>
          <w:marBottom w:val="0"/>
          <w:divBdr>
            <w:top w:val="none" w:sz="0" w:space="0" w:color="auto"/>
            <w:left w:val="none" w:sz="0" w:space="0" w:color="auto"/>
            <w:bottom w:val="none" w:sz="0" w:space="0" w:color="auto"/>
            <w:right w:val="none" w:sz="0" w:space="0" w:color="auto"/>
          </w:divBdr>
        </w:div>
        <w:div w:id="960306115">
          <w:marLeft w:val="640"/>
          <w:marRight w:val="0"/>
          <w:marTop w:val="0"/>
          <w:marBottom w:val="0"/>
          <w:divBdr>
            <w:top w:val="none" w:sz="0" w:space="0" w:color="auto"/>
            <w:left w:val="none" w:sz="0" w:space="0" w:color="auto"/>
            <w:bottom w:val="none" w:sz="0" w:space="0" w:color="auto"/>
            <w:right w:val="none" w:sz="0" w:space="0" w:color="auto"/>
          </w:divBdr>
        </w:div>
        <w:div w:id="1167747707">
          <w:marLeft w:val="640"/>
          <w:marRight w:val="0"/>
          <w:marTop w:val="0"/>
          <w:marBottom w:val="0"/>
          <w:divBdr>
            <w:top w:val="none" w:sz="0" w:space="0" w:color="auto"/>
            <w:left w:val="none" w:sz="0" w:space="0" w:color="auto"/>
            <w:bottom w:val="none" w:sz="0" w:space="0" w:color="auto"/>
            <w:right w:val="none" w:sz="0" w:space="0" w:color="auto"/>
          </w:divBdr>
        </w:div>
        <w:div w:id="1747266072">
          <w:marLeft w:val="640"/>
          <w:marRight w:val="0"/>
          <w:marTop w:val="0"/>
          <w:marBottom w:val="0"/>
          <w:divBdr>
            <w:top w:val="none" w:sz="0" w:space="0" w:color="auto"/>
            <w:left w:val="none" w:sz="0" w:space="0" w:color="auto"/>
            <w:bottom w:val="none" w:sz="0" w:space="0" w:color="auto"/>
            <w:right w:val="none" w:sz="0" w:space="0" w:color="auto"/>
          </w:divBdr>
        </w:div>
        <w:div w:id="2108501981">
          <w:marLeft w:val="640"/>
          <w:marRight w:val="0"/>
          <w:marTop w:val="0"/>
          <w:marBottom w:val="0"/>
          <w:divBdr>
            <w:top w:val="none" w:sz="0" w:space="0" w:color="auto"/>
            <w:left w:val="none" w:sz="0" w:space="0" w:color="auto"/>
            <w:bottom w:val="none" w:sz="0" w:space="0" w:color="auto"/>
            <w:right w:val="none" w:sz="0" w:space="0" w:color="auto"/>
          </w:divBdr>
        </w:div>
        <w:div w:id="1756126663">
          <w:marLeft w:val="640"/>
          <w:marRight w:val="0"/>
          <w:marTop w:val="0"/>
          <w:marBottom w:val="0"/>
          <w:divBdr>
            <w:top w:val="none" w:sz="0" w:space="0" w:color="auto"/>
            <w:left w:val="none" w:sz="0" w:space="0" w:color="auto"/>
            <w:bottom w:val="none" w:sz="0" w:space="0" w:color="auto"/>
            <w:right w:val="none" w:sz="0" w:space="0" w:color="auto"/>
          </w:divBdr>
        </w:div>
        <w:div w:id="1704094858">
          <w:marLeft w:val="640"/>
          <w:marRight w:val="0"/>
          <w:marTop w:val="0"/>
          <w:marBottom w:val="0"/>
          <w:divBdr>
            <w:top w:val="none" w:sz="0" w:space="0" w:color="auto"/>
            <w:left w:val="none" w:sz="0" w:space="0" w:color="auto"/>
            <w:bottom w:val="none" w:sz="0" w:space="0" w:color="auto"/>
            <w:right w:val="none" w:sz="0" w:space="0" w:color="auto"/>
          </w:divBdr>
        </w:div>
        <w:div w:id="1436637396">
          <w:marLeft w:val="640"/>
          <w:marRight w:val="0"/>
          <w:marTop w:val="0"/>
          <w:marBottom w:val="0"/>
          <w:divBdr>
            <w:top w:val="none" w:sz="0" w:space="0" w:color="auto"/>
            <w:left w:val="none" w:sz="0" w:space="0" w:color="auto"/>
            <w:bottom w:val="none" w:sz="0" w:space="0" w:color="auto"/>
            <w:right w:val="none" w:sz="0" w:space="0" w:color="auto"/>
          </w:divBdr>
        </w:div>
        <w:div w:id="679049032">
          <w:marLeft w:val="640"/>
          <w:marRight w:val="0"/>
          <w:marTop w:val="0"/>
          <w:marBottom w:val="0"/>
          <w:divBdr>
            <w:top w:val="none" w:sz="0" w:space="0" w:color="auto"/>
            <w:left w:val="none" w:sz="0" w:space="0" w:color="auto"/>
            <w:bottom w:val="none" w:sz="0" w:space="0" w:color="auto"/>
            <w:right w:val="none" w:sz="0" w:space="0" w:color="auto"/>
          </w:divBdr>
        </w:div>
        <w:div w:id="415633608">
          <w:marLeft w:val="640"/>
          <w:marRight w:val="0"/>
          <w:marTop w:val="0"/>
          <w:marBottom w:val="0"/>
          <w:divBdr>
            <w:top w:val="none" w:sz="0" w:space="0" w:color="auto"/>
            <w:left w:val="none" w:sz="0" w:space="0" w:color="auto"/>
            <w:bottom w:val="none" w:sz="0" w:space="0" w:color="auto"/>
            <w:right w:val="none" w:sz="0" w:space="0" w:color="auto"/>
          </w:divBdr>
        </w:div>
      </w:divsChild>
    </w:div>
    <w:div w:id="327442194">
      <w:marLeft w:val="0"/>
      <w:marRight w:val="0"/>
      <w:marTop w:val="0"/>
      <w:marBottom w:val="0"/>
      <w:divBdr>
        <w:top w:val="none" w:sz="0" w:space="0" w:color="auto"/>
        <w:left w:val="none" w:sz="0" w:space="0" w:color="auto"/>
        <w:bottom w:val="none" w:sz="0" w:space="0" w:color="auto"/>
        <w:right w:val="none" w:sz="0" w:space="0" w:color="auto"/>
      </w:divBdr>
    </w:div>
    <w:div w:id="327951874">
      <w:marLeft w:val="640"/>
      <w:marRight w:val="0"/>
      <w:marTop w:val="0"/>
      <w:marBottom w:val="0"/>
      <w:divBdr>
        <w:top w:val="none" w:sz="0" w:space="0" w:color="auto"/>
        <w:left w:val="none" w:sz="0" w:space="0" w:color="auto"/>
        <w:bottom w:val="none" w:sz="0" w:space="0" w:color="auto"/>
        <w:right w:val="none" w:sz="0" w:space="0" w:color="auto"/>
      </w:divBdr>
    </w:div>
    <w:div w:id="328169708">
      <w:marLeft w:val="640"/>
      <w:marRight w:val="0"/>
      <w:marTop w:val="0"/>
      <w:marBottom w:val="0"/>
      <w:divBdr>
        <w:top w:val="none" w:sz="0" w:space="0" w:color="auto"/>
        <w:left w:val="none" w:sz="0" w:space="0" w:color="auto"/>
        <w:bottom w:val="none" w:sz="0" w:space="0" w:color="auto"/>
        <w:right w:val="none" w:sz="0" w:space="0" w:color="auto"/>
      </w:divBdr>
    </w:div>
    <w:div w:id="328291058">
      <w:marLeft w:val="640"/>
      <w:marRight w:val="0"/>
      <w:marTop w:val="0"/>
      <w:marBottom w:val="0"/>
      <w:divBdr>
        <w:top w:val="none" w:sz="0" w:space="0" w:color="auto"/>
        <w:left w:val="none" w:sz="0" w:space="0" w:color="auto"/>
        <w:bottom w:val="none" w:sz="0" w:space="0" w:color="auto"/>
        <w:right w:val="none" w:sz="0" w:space="0" w:color="auto"/>
      </w:divBdr>
    </w:div>
    <w:div w:id="333264332">
      <w:marLeft w:val="0"/>
      <w:marRight w:val="0"/>
      <w:marTop w:val="0"/>
      <w:marBottom w:val="0"/>
      <w:divBdr>
        <w:top w:val="none" w:sz="0" w:space="0" w:color="auto"/>
        <w:left w:val="none" w:sz="0" w:space="0" w:color="auto"/>
        <w:bottom w:val="none" w:sz="0" w:space="0" w:color="auto"/>
        <w:right w:val="none" w:sz="0" w:space="0" w:color="auto"/>
      </w:divBdr>
    </w:div>
    <w:div w:id="333578783">
      <w:bodyDiv w:val="1"/>
      <w:marLeft w:val="0"/>
      <w:marRight w:val="0"/>
      <w:marTop w:val="0"/>
      <w:marBottom w:val="0"/>
      <w:divBdr>
        <w:top w:val="none" w:sz="0" w:space="0" w:color="auto"/>
        <w:left w:val="none" w:sz="0" w:space="0" w:color="auto"/>
        <w:bottom w:val="none" w:sz="0" w:space="0" w:color="auto"/>
        <w:right w:val="none" w:sz="0" w:space="0" w:color="auto"/>
      </w:divBdr>
      <w:divsChild>
        <w:div w:id="729111337">
          <w:marLeft w:val="640"/>
          <w:marRight w:val="0"/>
          <w:marTop w:val="0"/>
          <w:marBottom w:val="0"/>
          <w:divBdr>
            <w:top w:val="none" w:sz="0" w:space="0" w:color="auto"/>
            <w:left w:val="none" w:sz="0" w:space="0" w:color="auto"/>
            <w:bottom w:val="none" w:sz="0" w:space="0" w:color="auto"/>
            <w:right w:val="none" w:sz="0" w:space="0" w:color="auto"/>
          </w:divBdr>
        </w:div>
        <w:div w:id="413938705">
          <w:marLeft w:val="640"/>
          <w:marRight w:val="0"/>
          <w:marTop w:val="0"/>
          <w:marBottom w:val="0"/>
          <w:divBdr>
            <w:top w:val="none" w:sz="0" w:space="0" w:color="auto"/>
            <w:left w:val="none" w:sz="0" w:space="0" w:color="auto"/>
            <w:bottom w:val="none" w:sz="0" w:space="0" w:color="auto"/>
            <w:right w:val="none" w:sz="0" w:space="0" w:color="auto"/>
          </w:divBdr>
        </w:div>
        <w:div w:id="2096781652">
          <w:marLeft w:val="640"/>
          <w:marRight w:val="0"/>
          <w:marTop w:val="0"/>
          <w:marBottom w:val="0"/>
          <w:divBdr>
            <w:top w:val="none" w:sz="0" w:space="0" w:color="auto"/>
            <w:left w:val="none" w:sz="0" w:space="0" w:color="auto"/>
            <w:bottom w:val="none" w:sz="0" w:space="0" w:color="auto"/>
            <w:right w:val="none" w:sz="0" w:space="0" w:color="auto"/>
          </w:divBdr>
        </w:div>
        <w:div w:id="101654633">
          <w:marLeft w:val="640"/>
          <w:marRight w:val="0"/>
          <w:marTop w:val="0"/>
          <w:marBottom w:val="0"/>
          <w:divBdr>
            <w:top w:val="none" w:sz="0" w:space="0" w:color="auto"/>
            <w:left w:val="none" w:sz="0" w:space="0" w:color="auto"/>
            <w:bottom w:val="none" w:sz="0" w:space="0" w:color="auto"/>
            <w:right w:val="none" w:sz="0" w:space="0" w:color="auto"/>
          </w:divBdr>
        </w:div>
        <w:div w:id="1845508401">
          <w:marLeft w:val="640"/>
          <w:marRight w:val="0"/>
          <w:marTop w:val="0"/>
          <w:marBottom w:val="0"/>
          <w:divBdr>
            <w:top w:val="none" w:sz="0" w:space="0" w:color="auto"/>
            <w:left w:val="none" w:sz="0" w:space="0" w:color="auto"/>
            <w:bottom w:val="none" w:sz="0" w:space="0" w:color="auto"/>
            <w:right w:val="none" w:sz="0" w:space="0" w:color="auto"/>
          </w:divBdr>
        </w:div>
        <w:div w:id="1584533899">
          <w:marLeft w:val="640"/>
          <w:marRight w:val="0"/>
          <w:marTop w:val="0"/>
          <w:marBottom w:val="0"/>
          <w:divBdr>
            <w:top w:val="none" w:sz="0" w:space="0" w:color="auto"/>
            <w:left w:val="none" w:sz="0" w:space="0" w:color="auto"/>
            <w:bottom w:val="none" w:sz="0" w:space="0" w:color="auto"/>
            <w:right w:val="none" w:sz="0" w:space="0" w:color="auto"/>
          </w:divBdr>
        </w:div>
        <w:div w:id="2066447207">
          <w:marLeft w:val="640"/>
          <w:marRight w:val="0"/>
          <w:marTop w:val="0"/>
          <w:marBottom w:val="0"/>
          <w:divBdr>
            <w:top w:val="none" w:sz="0" w:space="0" w:color="auto"/>
            <w:left w:val="none" w:sz="0" w:space="0" w:color="auto"/>
            <w:bottom w:val="none" w:sz="0" w:space="0" w:color="auto"/>
            <w:right w:val="none" w:sz="0" w:space="0" w:color="auto"/>
          </w:divBdr>
        </w:div>
        <w:div w:id="1069965153">
          <w:marLeft w:val="640"/>
          <w:marRight w:val="0"/>
          <w:marTop w:val="0"/>
          <w:marBottom w:val="0"/>
          <w:divBdr>
            <w:top w:val="none" w:sz="0" w:space="0" w:color="auto"/>
            <w:left w:val="none" w:sz="0" w:space="0" w:color="auto"/>
            <w:bottom w:val="none" w:sz="0" w:space="0" w:color="auto"/>
            <w:right w:val="none" w:sz="0" w:space="0" w:color="auto"/>
          </w:divBdr>
        </w:div>
        <w:div w:id="1192303422">
          <w:marLeft w:val="640"/>
          <w:marRight w:val="0"/>
          <w:marTop w:val="0"/>
          <w:marBottom w:val="0"/>
          <w:divBdr>
            <w:top w:val="none" w:sz="0" w:space="0" w:color="auto"/>
            <w:left w:val="none" w:sz="0" w:space="0" w:color="auto"/>
            <w:bottom w:val="none" w:sz="0" w:space="0" w:color="auto"/>
            <w:right w:val="none" w:sz="0" w:space="0" w:color="auto"/>
          </w:divBdr>
        </w:div>
        <w:div w:id="2105952927">
          <w:marLeft w:val="640"/>
          <w:marRight w:val="0"/>
          <w:marTop w:val="0"/>
          <w:marBottom w:val="0"/>
          <w:divBdr>
            <w:top w:val="none" w:sz="0" w:space="0" w:color="auto"/>
            <w:left w:val="none" w:sz="0" w:space="0" w:color="auto"/>
            <w:bottom w:val="none" w:sz="0" w:space="0" w:color="auto"/>
            <w:right w:val="none" w:sz="0" w:space="0" w:color="auto"/>
          </w:divBdr>
        </w:div>
        <w:div w:id="1537621611">
          <w:marLeft w:val="640"/>
          <w:marRight w:val="0"/>
          <w:marTop w:val="0"/>
          <w:marBottom w:val="0"/>
          <w:divBdr>
            <w:top w:val="none" w:sz="0" w:space="0" w:color="auto"/>
            <w:left w:val="none" w:sz="0" w:space="0" w:color="auto"/>
            <w:bottom w:val="none" w:sz="0" w:space="0" w:color="auto"/>
            <w:right w:val="none" w:sz="0" w:space="0" w:color="auto"/>
          </w:divBdr>
        </w:div>
        <w:div w:id="1540776326">
          <w:marLeft w:val="640"/>
          <w:marRight w:val="0"/>
          <w:marTop w:val="0"/>
          <w:marBottom w:val="0"/>
          <w:divBdr>
            <w:top w:val="none" w:sz="0" w:space="0" w:color="auto"/>
            <w:left w:val="none" w:sz="0" w:space="0" w:color="auto"/>
            <w:bottom w:val="none" w:sz="0" w:space="0" w:color="auto"/>
            <w:right w:val="none" w:sz="0" w:space="0" w:color="auto"/>
          </w:divBdr>
        </w:div>
        <w:div w:id="1910116717">
          <w:marLeft w:val="640"/>
          <w:marRight w:val="0"/>
          <w:marTop w:val="0"/>
          <w:marBottom w:val="0"/>
          <w:divBdr>
            <w:top w:val="none" w:sz="0" w:space="0" w:color="auto"/>
            <w:left w:val="none" w:sz="0" w:space="0" w:color="auto"/>
            <w:bottom w:val="none" w:sz="0" w:space="0" w:color="auto"/>
            <w:right w:val="none" w:sz="0" w:space="0" w:color="auto"/>
          </w:divBdr>
        </w:div>
        <w:div w:id="514809219">
          <w:marLeft w:val="640"/>
          <w:marRight w:val="0"/>
          <w:marTop w:val="0"/>
          <w:marBottom w:val="0"/>
          <w:divBdr>
            <w:top w:val="none" w:sz="0" w:space="0" w:color="auto"/>
            <w:left w:val="none" w:sz="0" w:space="0" w:color="auto"/>
            <w:bottom w:val="none" w:sz="0" w:space="0" w:color="auto"/>
            <w:right w:val="none" w:sz="0" w:space="0" w:color="auto"/>
          </w:divBdr>
        </w:div>
        <w:div w:id="666324973">
          <w:marLeft w:val="640"/>
          <w:marRight w:val="0"/>
          <w:marTop w:val="0"/>
          <w:marBottom w:val="0"/>
          <w:divBdr>
            <w:top w:val="none" w:sz="0" w:space="0" w:color="auto"/>
            <w:left w:val="none" w:sz="0" w:space="0" w:color="auto"/>
            <w:bottom w:val="none" w:sz="0" w:space="0" w:color="auto"/>
            <w:right w:val="none" w:sz="0" w:space="0" w:color="auto"/>
          </w:divBdr>
        </w:div>
        <w:div w:id="1350328788">
          <w:marLeft w:val="640"/>
          <w:marRight w:val="0"/>
          <w:marTop w:val="0"/>
          <w:marBottom w:val="0"/>
          <w:divBdr>
            <w:top w:val="none" w:sz="0" w:space="0" w:color="auto"/>
            <w:left w:val="none" w:sz="0" w:space="0" w:color="auto"/>
            <w:bottom w:val="none" w:sz="0" w:space="0" w:color="auto"/>
            <w:right w:val="none" w:sz="0" w:space="0" w:color="auto"/>
          </w:divBdr>
        </w:div>
        <w:div w:id="2095664394">
          <w:marLeft w:val="640"/>
          <w:marRight w:val="0"/>
          <w:marTop w:val="0"/>
          <w:marBottom w:val="0"/>
          <w:divBdr>
            <w:top w:val="none" w:sz="0" w:space="0" w:color="auto"/>
            <w:left w:val="none" w:sz="0" w:space="0" w:color="auto"/>
            <w:bottom w:val="none" w:sz="0" w:space="0" w:color="auto"/>
            <w:right w:val="none" w:sz="0" w:space="0" w:color="auto"/>
          </w:divBdr>
        </w:div>
        <w:div w:id="1841652733">
          <w:marLeft w:val="640"/>
          <w:marRight w:val="0"/>
          <w:marTop w:val="0"/>
          <w:marBottom w:val="0"/>
          <w:divBdr>
            <w:top w:val="none" w:sz="0" w:space="0" w:color="auto"/>
            <w:left w:val="none" w:sz="0" w:space="0" w:color="auto"/>
            <w:bottom w:val="none" w:sz="0" w:space="0" w:color="auto"/>
            <w:right w:val="none" w:sz="0" w:space="0" w:color="auto"/>
          </w:divBdr>
        </w:div>
        <w:div w:id="1820414397">
          <w:marLeft w:val="640"/>
          <w:marRight w:val="0"/>
          <w:marTop w:val="0"/>
          <w:marBottom w:val="0"/>
          <w:divBdr>
            <w:top w:val="none" w:sz="0" w:space="0" w:color="auto"/>
            <w:left w:val="none" w:sz="0" w:space="0" w:color="auto"/>
            <w:bottom w:val="none" w:sz="0" w:space="0" w:color="auto"/>
            <w:right w:val="none" w:sz="0" w:space="0" w:color="auto"/>
          </w:divBdr>
        </w:div>
        <w:div w:id="821120166">
          <w:marLeft w:val="640"/>
          <w:marRight w:val="0"/>
          <w:marTop w:val="0"/>
          <w:marBottom w:val="0"/>
          <w:divBdr>
            <w:top w:val="none" w:sz="0" w:space="0" w:color="auto"/>
            <w:left w:val="none" w:sz="0" w:space="0" w:color="auto"/>
            <w:bottom w:val="none" w:sz="0" w:space="0" w:color="auto"/>
            <w:right w:val="none" w:sz="0" w:space="0" w:color="auto"/>
          </w:divBdr>
        </w:div>
        <w:div w:id="1025179899">
          <w:marLeft w:val="640"/>
          <w:marRight w:val="0"/>
          <w:marTop w:val="0"/>
          <w:marBottom w:val="0"/>
          <w:divBdr>
            <w:top w:val="none" w:sz="0" w:space="0" w:color="auto"/>
            <w:left w:val="none" w:sz="0" w:space="0" w:color="auto"/>
            <w:bottom w:val="none" w:sz="0" w:space="0" w:color="auto"/>
            <w:right w:val="none" w:sz="0" w:space="0" w:color="auto"/>
          </w:divBdr>
        </w:div>
        <w:div w:id="1743141711">
          <w:marLeft w:val="640"/>
          <w:marRight w:val="0"/>
          <w:marTop w:val="0"/>
          <w:marBottom w:val="0"/>
          <w:divBdr>
            <w:top w:val="none" w:sz="0" w:space="0" w:color="auto"/>
            <w:left w:val="none" w:sz="0" w:space="0" w:color="auto"/>
            <w:bottom w:val="none" w:sz="0" w:space="0" w:color="auto"/>
            <w:right w:val="none" w:sz="0" w:space="0" w:color="auto"/>
          </w:divBdr>
        </w:div>
        <w:div w:id="1367558840">
          <w:marLeft w:val="640"/>
          <w:marRight w:val="0"/>
          <w:marTop w:val="0"/>
          <w:marBottom w:val="0"/>
          <w:divBdr>
            <w:top w:val="none" w:sz="0" w:space="0" w:color="auto"/>
            <w:left w:val="none" w:sz="0" w:space="0" w:color="auto"/>
            <w:bottom w:val="none" w:sz="0" w:space="0" w:color="auto"/>
            <w:right w:val="none" w:sz="0" w:space="0" w:color="auto"/>
          </w:divBdr>
        </w:div>
        <w:div w:id="550848798">
          <w:marLeft w:val="640"/>
          <w:marRight w:val="0"/>
          <w:marTop w:val="0"/>
          <w:marBottom w:val="0"/>
          <w:divBdr>
            <w:top w:val="none" w:sz="0" w:space="0" w:color="auto"/>
            <w:left w:val="none" w:sz="0" w:space="0" w:color="auto"/>
            <w:bottom w:val="none" w:sz="0" w:space="0" w:color="auto"/>
            <w:right w:val="none" w:sz="0" w:space="0" w:color="auto"/>
          </w:divBdr>
        </w:div>
        <w:div w:id="606425328">
          <w:marLeft w:val="640"/>
          <w:marRight w:val="0"/>
          <w:marTop w:val="0"/>
          <w:marBottom w:val="0"/>
          <w:divBdr>
            <w:top w:val="none" w:sz="0" w:space="0" w:color="auto"/>
            <w:left w:val="none" w:sz="0" w:space="0" w:color="auto"/>
            <w:bottom w:val="none" w:sz="0" w:space="0" w:color="auto"/>
            <w:right w:val="none" w:sz="0" w:space="0" w:color="auto"/>
          </w:divBdr>
        </w:div>
        <w:div w:id="1675181304">
          <w:marLeft w:val="640"/>
          <w:marRight w:val="0"/>
          <w:marTop w:val="0"/>
          <w:marBottom w:val="0"/>
          <w:divBdr>
            <w:top w:val="none" w:sz="0" w:space="0" w:color="auto"/>
            <w:left w:val="none" w:sz="0" w:space="0" w:color="auto"/>
            <w:bottom w:val="none" w:sz="0" w:space="0" w:color="auto"/>
            <w:right w:val="none" w:sz="0" w:space="0" w:color="auto"/>
          </w:divBdr>
        </w:div>
        <w:div w:id="1796370605">
          <w:marLeft w:val="640"/>
          <w:marRight w:val="0"/>
          <w:marTop w:val="0"/>
          <w:marBottom w:val="0"/>
          <w:divBdr>
            <w:top w:val="none" w:sz="0" w:space="0" w:color="auto"/>
            <w:left w:val="none" w:sz="0" w:space="0" w:color="auto"/>
            <w:bottom w:val="none" w:sz="0" w:space="0" w:color="auto"/>
            <w:right w:val="none" w:sz="0" w:space="0" w:color="auto"/>
          </w:divBdr>
        </w:div>
        <w:div w:id="2043243969">
          <w:marLeft w:val="640"/>
          <w:marRight w:val="0"/>
          <w:marTop w:val="0"/>
          <w:marBottom w:val="0"/>
          <w:divBdr>
            <w:top w:val="none" w:sz="0" w:space="0" w:color="auto"/>
            <w:left w:val="none" w:sz="0" w:space="0" w:color="auto"/>
            <w:bottom w:val="none" w:sz="0" w:space="0" w:color="auto"/>
            <w:right w:val="none" w:sz="0" w:space="0" w:color="auto"/>
          </w:divBdr>
        </w:div>
        <w:div w:id="2054960760">
          <w:marLeft w:val="640"/>
          <w:marRight w:val="0"/>
          <w:marTop w:val="0"/>
          <w:marBottom w:val="0"/>
          <w:divBdr>
            <w:top w:val="none" w:sz="0" w:space="0" w:color="auto"/>
            <w:left w:val="none" w:sz="0" w:space="0" w:color="auto"/>
            <w:bottom w:val="none" w:sz="0" w:space="0" w:color="auto"/>
            <w:right w:val="none" w:sz="0" w:space="0" w:color="auto"/>
          </w:divBdr>
        </w:div>
        <w:div w:id="981733737">
          <w:marLeft w:val="640"/>
          <w:marRight w:val="0"/>
          <w:marTop w:val="0"/>
          <w:marBottom w:val="0"/>
          <w:divBdr>
            <w:top w:val="none" w:sz="0" w:space="0" w:color="auto"/>
            <w:left w:val="none" w:sz="0" w:space="0" w:color="auto"/>
            <w:bottom w:val="none" w:sz="0" w:space="0" w:color="auto"/>
            <w:right w:val="none" w:sz="0" w:space="0" w:color="auto"/>
          </w:divBdr>
        </w:div>
        <w:div w:id="942029887">
          <w:marLeft w:val="640"/>
          <w:marRight w:val="0"/>
          <w:marTop w:val="0"/>
          <w:marBottom w:val="0"/>
          <w:divBdr>
            <w:top w:val="none" w:sz="0" w:space="0" w:color="auto"/>
            <w:left w:val="none" w:sz="0" w:space="0" w:color="auto"/>
            <w:bottom w:val="none" w:sz="0" w:space="0" w:color="auto"/>
            <w:right w:val="none" w:sz="0" w:space="0" w:color="auto"/>
          </w:divBdr>
        </w:div>
        <w:div w:id="1137337150">
          <w:marLeft w:val="640"/>
          <w:marRight w:val="0"/>
          <w:marTop w:val="0"/>
          <w:marBottom w:val="0"/>
          <w:divBdr>
            <w:top w:val="none" w:sz="0" w:space="0" w:color="auto"/>
            <w:left w:val="none" w:sz="0" w:space="0" w:color="auto"/>
            <w:bottom w:val="none" w:sz="0" w:space="0" w:color="auto"/>
            <w:right w:val="none" w:sz="0" w:space="0" w:color="auto"/>
          </w:divBdr>
        </w:div>
        <w:div w:id="556400743">
          <w:marLeft w:val="640"/>
          <w:marRight w:val="0"/>
          <w:marTop w:val="0"/>
          <w:marBottom w:val="0"/>
          <w:divBdr>
            <w:top w:val="none" w:sz="0" w:space="0" w:color="auto"/>
            <w:left w:val="none" w:sz="0" w:space="0" w:color="auto"/>
            <w:bottom w:val="none" w:sz="0" w:space="0" w:color="auto"/>
            <w:right w:val="none" w:sz="0" w:space="0" w:color="auto"/>
          </w:divBdr>
        </w:div>
        <w:div w:id="484325155">
          <w:marLeft w:val="640"/>
          <w:marRight w:val="0"/>
          <w:marTop w:val="0"/>
          <w:marBottom w:val="0"/>
          <w:divBdr>
            <w:top w:val="none" w:sz="0" w:space="0" w:color="auto"/>
            <w:left w:val="none" w:sz="0" w:space="0" w:color="auto"/>
            <w:bottom w:val="none" w:sz="0" w:space="0" w:color="auto"/>
            <w:right w:val="none" w:sz="0" w:space="0" w:color="auto"/>
          </w:divBdr>
        </w:div>
        <w:div w:id="738676424">
          <w:marLeft w:val="640"/>
          <w:marRight w:val="0"/>
          <w:marTop w:val="0"/>
          <w:marBottom w:val="0"/>
          <w:divBdr>
            <w:top w:val="none" w:sz="0" w:space="0" w:color="auto"/>
            <w:left w:val="none" w:sz="0" w:space="0" w:color="auto"/>
            <w:bottom w:val="none" w:sz="0" w:space="0" w:color="auto"/>
            <w:right w:val="none" w:sz="0" w:space="0" w:color="auto"/>
          </w:divBdr>
        </w:div>
        <w:div w:id="1151867890">
          <w:marLeft w:val="640"/>
          <w:marRight w:val="0"/>
          <w:marTop w:val="0"/>
          <w:marBottom w:val="0"/>
          <w:divBdr>
            <w:top w:val="none" w:sz="0" w:space="0" w:color="auto"/>
            <w:left w:val="none" w:sz="0" w:space="0" w:color="auto"/>
            <w:bottom w:val="none" w:sz="0" w:space="0" w:color="auto"/>
            <w:right w:val="none" w:sz="0" w:space="0" w:color="auto"/>
          </w:divBdr>
        </w:div>
        <w:div w:id="1053580228">
          <w:marLeft w:val="640"/>
          <w:marRight w:val="0"/>
          <w:marTop w:val="0"/>
          <w:marBottom w:val="0"/>
          <w:divBdr>
            <w:top w:val="none" w:sz="0" w:space="0" w:color="auto"/>
            <w:left w:val="none" w:sz="0" w:space="0" w:color="auto"/>
            <w:bottom w:val="none" w:sz="0" w:space="0" w:color="auto"/>
            <w:right w:val="none" w:sz="0" w:space="0" w:color="auto"/>
          </w:divBdr>
        </w:div>
        <w:div w:id="1660114268">
          <w:marLeft w:val="640"/>
          <w:marRight w:val="0"/>
          <w:marTop w:val="0"/>
          <w:marBottom w:val="0"/>
          <w:divBdr>
            <w:top w:val="none" w:sz="0" w:space="0" w:color="auto"/>
            <w:left w:val="none" w:sz="0" w:space="0" w:color="auto"/>
            <w:bottom w:val="none" w:sz="0" w:space="0" w:color="auto"/>
            <w:right w:val="none" w:sz="0" w:space="0" w:color="auto"/>
          </w:divBdr>
        </w:div>
        <w:div w:id="521286405">
          <w:marLeft w:val="640"/>
          <w:marRight w:val="0"/>
          <w:marTop w:val="0"/>
          <w:marBottom w:val="0"/>
          <w:divBdr>
            <w:top w:val="none" w:sz="0" w:space="0" w:color="auto"/>
            <w:left w:val="none" w:sz="0" w:space="0" w:color="auto"/>
            <w:bottom w:val="none" w:sz="0" w:space="0" w:color="auto"/>
            <w:right w:val="none" w:sz="0" w:space="0" w:color="auto"/>
          </w:divBdr>
        </w:div>
        <w:div w:id="538513316">
          <w:marLeft w:val="640"/>
          <w:marRight w:val="0"/>
          <w:marTop w:val="0"/>
          <w:marBottom w:val="0"/>
          <w:divBdr>
            <w:top w:val="none" w:sz="0" w:space="0" w:color="auto"/>
            <w:left w:val="none" w:sz="0" w:space="0" w:color="auto"/>
            <w:bottom w:val="none" w:sz="0" w:space="0" w:color="auto"/>
            <w:right w:val="none" w:sz="0" w:space="0" w:color="auto"/>
          </w:divBdr>
        </w:div>
        <w:div w:id="1080100744">
          <w:marLeft w:val="640"/>
          <w:marRight w:val="0"/>
          <w:marTop w:val="0"/>
          <w:marBottom w:val="0"/>
          <w:divBdr>
            <w:top w:val="none" w:sz="0" w:space="0" w:color="auto"/>
            <w:left w:val="none" w:sz="0" w:space="0" w:color="auto"/>
            <w:bottom w:val="none" w:sz="0" w:space="0" w:color="auto"/>
            <w:right w:val="none" w:sz="0" w:space="0" w:color="auto"/>
          </w:divBdr>
        </w:div>
        <w:div w:id="1572348678">
          <w:marLeft w:val="640"/>
          <w:marRight w:val="0"/>
          <w:marTop w:val="0"/>
          <w:marBottom w:val="0"/>
          <w:divBdr>
            <w:top w:val="none" w:sz="0" w:space="0" w:color="auto"/>
            <w:left w:val="none" w:sz="0" w:space="0" w:color="auto"/>
            <w:bottom w:val="none" w:sz="0" w:space="0" w:color="auto"/>
            <w:right w:val="none" w:sz="0" w:space="0" w:color="auto"/>
          </w:divBdr>
        </w:div>
        <w:div w:id="1953630231">
          <w:marLeft w:val="640"/>
          <w:marRight w:val="0"/>
          <w:marTop w:val="0"/>
          <w:marBottom w:val="0"/>
          <w:divBdr>
            <w:top w:val="none" w:sz="0" w:space="0" w:color="auto"/>
            <w:left w:val="none" w:sz="0" w:space="0" w:color="auto"/>
            <w:bottom w:val="none" w:sz="0" w:space="0" w:color="auto"/>
            <w:right w:val="none" w:sz="0" w:space="0" w:color="auto"/>
          </w:divBdr>
        </w:div>
        <w:div w:id="94794102">
          <w:marLeft w:val="640"/>
          <w:marRight w:val="0"/>
          <w:marTop w:val="0"/>
          <w:marBottom w:val="0"/>
          <w:divBdr>
            <w:top w:val="none" w:sz="0" w:space="0" w:color="auto"/>
            <w:left w:val="none" w:sz="0" w:space="0" w:color="auto"/>
            <w:bottom w:val="none" w:sz="0" w:space="0" w:color="auto"/>
            <w:right w:val="none" w:sz="0" w:space="0" w:color="auto"/>
          </w:divBdr>
        </w:div>
      </w:divsChild>
    </w:div>
    <w:div w:id="335116069">
      <w:marLeft w:val="640"/>
      <w:marRight w:val="0"/>
      <w:marTop w:val="0"/>
      <w:marBottom w:val="0"/>
      <w:divBdr>
        <w:top w:val="none" w:sz="0" w:space="0" w:color="auto"/>
        <w:left w:val="none" w:sz="0" w:space="0" w:color="auto"/>
        <w:bottom w:val="none" w:sz="0" w:space="0" w:color="auto"/>
        <w:right w:val="none" w:sz="0" w:space="0" w:color="auto"/>
      </w:divBdr>
    </w:div>
    <w:div w:id="340277942">
      <w:marLeft w:val="640"/>
      <w:marRight w:val="0"/>
      <w:marTop w:val="0"/>
      <w:marBottom w:val="0"/>
      <w:divBdr>
        <w:top w:val="none" w:sz="0" w:space="0" w:color="auto"/>
        <w:left w:val="none" w:sz="0" w:space="0" w:color="auto"/>
        <w:bottom w:val="none" w:sz="0" w:space="0" w:color="auto"/>
        <w:right w:val="none" w:sz="0" w:space="0" w:color="auto"/>
      </w:divBdr>
    </w:div>
    <w:div w:id="341517952">
      <w:marLeft w:val="0"/>
      <w:marRight w:val="0"/>
      <w:marTop w:val="0"/>
      <w:marBottom w:val="0"/>
      <w:divBdr>
        <w:top w:val="none" w:sz="0" w:space="0" w:color="auto"/>
        <w:left w:val="none" w:sz="0" w:space="0" w:color="auto"/>
        <w:bottom w:val="none" w:sz="0" w:space="0" w:color="auto"/>
        <w:right w:val="none" w:sz="0" w:space="0" w:color="auto"/>
      </w:divBdr>
    </w:div>
    <w:div w:id="344479944">
      <w:marLeft w:val="640"/>
      <w:marRight w:val="0"/>
      <w:marTop w:val="0"/>
      <w:marBottom w:val="0"/>
      <w:divBdr>
        <w:top w:val="none" w:sz="0" w:space="0" w:color="auto"/>
        <w:left w:val="none" w:sz="0" w:space="0" w:color="auto"/>
        <w:bottom w:val="none" w:sz="0" w:space="0" w:color="auto"/>
        <w:right w:val="none" w:sz="0" w:space="0" w:color="auto"/>
      </w:divBdr>
    </w:div>
    <w:div w:id="345062167">
      <w:bodyDiv w:val="1"/>
      <w:marLeft w:val="0"/>
      <w:marRight w:val="0"/>
      <w:marTop w:val="0"/>
      <w:marBottom w:val="0"/>
      <w:divBdr>
        <w:top w:val="none" w:sz="0" w:space="0" w:color="auto"/>
        <w:left w:val="none" w:sz="0" w:space="0" w:color="auto"/>
        <w:bottom w:val="none" w:sz="0" w:space="0" w:color="auto"/>
        <w:right w:val="none" w:sz="0" w:space="0" w:color="auto"/>
      </w:divBdr>
      <w:divsChild>
        <w:div w:id="64376396">
          <w:marLeft w:val="640"/>
          <w:marRight w:val="0"/>
          <w:marTop w:val="0"/>
          <w:marBottom w:val="0"/>
          <w:divBdr>
            <w:top w:val="none" w:sz="0" w:space="0" w:color="auto"/>
            <w:left w:val="none" w:sz="0" w:space="0" w:color="auto"/>
            <w:bottom w:val="none" w:sz="0" w:space="0" w:color="auto"/>
            <w:right w:val="none" w:sz="0" w:space="0" w:color="auto"/>
          </w:divBdr>
        </w:div>
        <w:div w:id="113251447">
          <w:marLeft w:val="640"/>
          <w:marRight w:val="0"/>
          <w:marTop w:val="0"/>
          <w:marBottom w:val="0"/>
          <w:divBdr>
            <w:top w:val="none" w:sz="0" w:space="0" w:color="auto"/>
            <w:left w:val="none" w:sz="0" w:space="0" w:color="auto"/>
            <w:bottom w:val="none" w:sz="0" w:space="0" w:color="auto"/>
            <w:right w:val="none" w:sz="0" w:space="0" w:color="auto"/>
          </w:divBdr>
        </w:div>
        <w:div w:id="143474392">
          <w:marLeft w:val="640"/>
          <w:marRight w:val="0"/>
          <w:marTop w:val="0"/>
          <w:marBottom w:val="0"/>
          <w:divBdr>
            <w:top w:val="none" w:sz="0" w:space="0" w:color="auto"/>
            <w:left w:val="none" w:sz="0" w:space="0" w:color="auto"/>
            <w:bottom w:val="none" w:sz="0" w:space="0" w:color="auto"/>
            <w:right w:val="none" w:sz="0" w:space="0" w:color="auto"/>
          </w:divBdr>
        </w:div>
        <w:div w:id="153491776">
          <w:marLeft w:val="640"/>
          <w:marRight w:val="0"/>
          <w:marTop w:val="0"/>
          <w:marBottom w:val="0"/>
          <w:divBdr>
            <w:top w:val="none" w:sz="0" w:space="0" w:color="auto"/>
            <w:left w:val="none" w:sz="0" w:space="0" w:color="auto"/>
            <w:bottom w:val="none" w:sz="0" w:space="0" w:color="auto"/>
            <w:right w:val="none" w:sz="0" w:space="0" w:color="auto"/>
          </w:divBdr>
        </w:div>
        <w:div w:id="264849766">
          <w:marLeft w:val="640"/>
          <w:marRight w:val="0"/>
          <w:marTop w:val="0"/>
          <w:marBottom w:val="0"/>
          <w:divBdr>
            <w:top w:val="none" w:sz="0" w:space="0" w:color="auto"/>
            <w:left w:val="none" w:sz="0" w:space="0" w:color="auto"/>
            <w:bottom w:val="none" w:sz="0" w:space="0" w:color="auto"/>
            <w:right w:val="none" w:sz="0" w:space="0" w:color="auto"/>
          </w:divBdr>
        </w:div>
        <w:div w:id="319508987">
          <w:marLeft w:val="640"/>
          <w:marRight w:val="0"/>
          <w:marTop w:val="0"/>
          <w:marBottom w:val="0"/>
          <w:divBdr>
            <w:top w:val="none" w:sz="0" w:space="0" w:color="auto"/>
            <w:left w:val="none" w:sz="0" w:space="0" w:color="auto"/>
            <w:bottom w:val="none" w:sz="0" w:space="0" w:color="auto"/>
            <w:right w:val="none" w:sz="0" w:space="0" w:color="auto"/>
          </w:divBdr>
        </w:div>
        <w:div w:id="364525702">
          <w:marLeft w:val="640"/>
          <w:marRight w:val="0"/>
          <w:marTop w:val="0"/>
          <w:marBottom w:val="0"/>
          <w:divBdr>
            <w:top w:val="none" w:sz="0" w:space="0" w:color="auto"/>
            <w:left w:val="none" w:sz="0" w:space="0" w:color="auto"/>
            <w:bottom w:val="none" w:sz="0" w:space="0" w:color="auto"/>
            <w:right w:val="none" w:sz="0" w:space="0" w:color="auto"/>
          </w:divBdr>
        </w:div>
        <w:div w:id="418478323">
          <w:marLeft w:val="640"/>
          <w:marRight w:val="0"/>
          <w:marTop w:val="0"/>
          <w:marBottom w:val="0"/>
          <w:divBdr>
            <w:top w:val="none" w:sz="0" w:space="0" w:color="auto"/>
            <w:left w:val="none" w:sz="0" w:space="0" w:color="auto"/>
            <w:bottom w:val="none" w:sz="0" w:space="0" w:color="auto"/>
            <w:right w:val="none" w:sz="0" w:space="0" w:color="auto"/>
          </w:divBdr>
        </w:div>
        <w:div w:id="443618014">
          <w:marLeft w:val="640"/>
          <w:marRight w:val="0"/>
          <w:marTop w:val="0"/>
          <w:marBottom w:val="0"/>
          <w:divBdr>
            <w:top w:val="none" w:sz="0" w:space="0" w:color="auto"/>
            <w:left w:val="none" w:sz="0" w:space="0" w:color="auto"/>
            <w:bottom w:val="none" w:sz="0" w:space="0" w:color="auto"/>
            <w:right w:val="none" w:sz="0" w:space="0" w:color="auto"/>
          </w:divBdr>
        </w:div>
        <w:div w:id="450904313">
          <w:marLeft w:val="640"/>
          <w:marRight w:val="0"/>
          <w:marTop w:val="0"/>
          <w:marBottom w:val="0"/>
          <w:divBdr>
            <w:top w:val="none" w:sz="0" w:space="0" w:color="auto"/>
            <w:left w:val="none" w:sz="0" w:space="0" w:color="auto"/>
            <w:bottom w:val="none" w:sz="0" w:space="0" w:color="auto"/>
            <w:right w:val="none" w:sz="0" w:space="0" w:color="auto"/>
          </w:divBdr>
        </w:div>
        <w:div w:id="554970288">
          <w:marLeft w:val="640"/>
          <w:marRight w:val="0"/>
          <w:marTop w:val="0"/>
          <w:marBottom w:val="0"/>
          <w:divBdr>
            <w:top w:val="none" w:sz="0" w:space="0" w:color="auto"/>
            <w:left w:val="none" w:sz="0" w:space="0" w:color="auto"/>
            <w:bottom w:val="none" w:sz="0" w:space="0" w:color="auto"/>
            <w:right w:val="none" w:sz="0" w:space="0" w:color="auto"/>
          </w:divBdr>
        </w:div>
        <w:div w:id="586574670">
          <w:marLeft w:val="640"/>
          <w:marRight w:val="0"/>
          <w:marTop w:val="0"/>
          <w:marBottom w:val="0"/>
          <w:divBdr>
            <w:top w:val="none" w:sz="0" w:space="0" w:color="auto"/>
            <w:left w:val="none" w:sz="0" w:space="0" w:color="auto"/>
            <w:bottom w:val="none" w:sz="0" w:space="0" w:color="auto"/>
            <w:right w:val="none" w:sz="0" w:space="0" w:color="auto"/>
          </w:divBdr>
        </w:div>
        <w:div w:id="596864762">
          <w:marLeft w:val="640"/>
          <w:marRight w:val="0"/>
          <w:marTop w:val="0"/>
          <w:marBottom w:val="0"/>
          <w:divBdr>
            <w:top w:val="none" w:sz="0" w:space="0" w:color="auto"/>
            <w:left w:val="none" w:sz="0" w:space="0" w:color="auto"/>
            <w:bottom w:val="none" w:sz="0" w:space="0" w:color="auto"/>
            <w:right w:val="none" w:sz="0" w:space="0" w:color="auto"/>
          </w:divBdr>
        </w:div>
        <w:div w:id="611786394">
          <w:marLeft w:val="640"/>
          <w:marRight w:val="0"/>
          <w:marTop w:val="0"/>
          <w:marBottom w:val="0"/>
          <w:divBdr>
            <w:top w:val="none" w:sz="0" w:space="0" w:color="auto"/>
            <w:left w:val="none" w:sz="0" w:space="0" w:color="auto"/>
            <w:bottom w:val="none" w:sz="0" w:space="0" w:color="auto"/>
            <w:right w:val="none" w:sz="0" w:space="0" w:color="auto"/>
          </w:divBdr>
        </w:div>
        <w:div w:id="619846423">
          <w:marLeft w:val="640"/>
          <w:marRight w:val="0"/>
          <w:marTop w:val="0"/>
          <w:marBottom w:val="0"/>
          <w:divBdr>
            <w:top w:val="none" w:sz="0" w:space="0" w:color="auto"/>
            <w:left w:val="none" w:sz="0" w:space="0" w:color="auto"/>
            <w:bottom w:val="none" w:sz="0" w:space="0" w:color="auto"/>
            <w:right w:val="none" w:sz="0" w:space="0" w:color="auto"/>
          </w:divBdr>
        </w:div>
        <w:div w:id="700128537">
          <w:marLeft w:val="640"/>
          <w:marRight w:val="0"/>
          <w:marTop w:val="0"/>
          <w:marBottom w:val="0"/>
          <w:divBdr>
            <w:top w:val="none" w:sz="0" w:space="0" w:color="auto"/>
            <w:left w:val="none" w:sz="0" w:space="0" w:color="auto"/>
            <w:bottom w:val="none" w:sz="0" w:space="0" w:color="auto"/>
            <w:right w:val="none" w:sz="0" w:space="0" w:color="auto"/>
          </w:divBdr>
        </w:div>
        <w:div w:id="733044249">
          <w:marLeft w:val="640"/>
          <w:marRight w:val="0"/>
          <w:marTop w:val="0"/>
          <w:marBottom w:val="0"/>
          <w:divBdr>
            <w:top w:val="none" w:sz="0" w:space="0" w:color="auto"/>
            <w:left w:val="none" w:sz="0" w:space="0" w:color="auto"/>
            <w:bottom w:val="none" w:sz="0" w:space="0" w:color="auto"/>
            <w:right w:val="none" w:sz="0" w:space="0" w:color="auto"/>
          </w:divBdr>
        </w:div>
        <w:div w:id="733115971">
          <w:marLeft w:val="640"/>
          <w:marRight w:val="0"/>
          <w:marTop w:val="0"/>
          <w:marBottom w:val="0"/>
          <w:divBdr>
            <w:top w:val="none" w:sz="0" w:space="0" w:color="auto"/>
            <w:left w:val="none" w:sz="0" w:space="0" w:color="auto"/>
            <w:bottom w:val="none" w:sz="0" w:space="0" w:color="auto"/>
            <w:right w:val="none" w:sz="0" w:space="0" w:color="auto"/>
          </w:divBdr>
        </w:div>
        <w:div w:id="864903759">
          <w:marLeft w:val="640"/>
          <w:marRight w:val="0"/>
          <w:marTop w:val="0"/>
          <w:marBottom w:val="0"/>
          <w:divBdr>
            <w:top w:val="none" w:sz="0" w:space="0" w:color="auto"/>
            <w:left w:val="none" w:sz="0" w:space="0" w:color="auto"/>
            <w:bottom w:val="none" w:sz="0" w:space="0" w:color="auto"/>
            <w:right w:val="none" w:sz="0" w:space="0" w:color="auto"/>
          </w:divBdr>
        </w:div>
        <w:div w:id="871070525">
          <w:marLeft w:val="640"/>
          <w:marRight w:val="0"/>
          <w:marTop w:val="0"/>
          <w:marBottom w:val="0"/>
          <w:divBdr>
            <w:top w:val="none" w:sz="0" w:space="0" w:color="auto"/>
            <w:left w:val="none" w:sz="0" w:space="0" w:color="auto"/>
            <w:bottom w:val="none" w:sz="0" w:space="0" w:color="auto"/>
            <w:right w:val="none" w:sz="0" w:space="0" w:color="auto"/>
          </w:divBdr>
        </w:div>
        <w:div w:id="894775813">
          <w:marLeft w:val="640"/>
          <w:marRight w:val="0"/>
          <w:marTop w:val="0"/>
          <w:marBottom w:val="0"/>
          <w:divBdr>
            <w:top w:val="none" w:sz="0" w:space="0" w:color="auto"/>
            <w:left w:val="none" w:sz="0" w:space="0" w:color="auto"/>
            <w:bottom w:val="none" w:sz="0" w:space="0" w:color="auto"/>
            <w:right w:val="none" w:sz="0" w:space="0" w:color="auto"/>
          </w:divBdr>
        </w:div>
        <w:div w:id="897058931">
          <w:marLeft w:val="640"/>
          <w:marRight w:val="0"/>
          <w:marTop w:val="0"/>
          <w:marBottom w:val="0"/>
          <w:divBdr>
            <w:top w:val="none" w:sz="0" w:space="0" w:color="auto"/>
            <w:left w:val="none" w:sz="0" w:space="0" w:color="auto"/>
            <w:bottom w:val="none" w:sz="0" w:space="0" w:color="auto"/>
            <w:right w:val="none" w:sz="0" w:space="0" w:color="auto"/>
          </w:divBdr>
        </w:div>
        <w:div w:id="942153548">
          <w:marLeft w:val="640"/>
          <w:marRight w:val="0"/>
          <w:marTop w:val="0"/>
          <w:marBottom w:val="0"/>
          <w:divBdr>
            <w:top w:val="none" w:sz="0" w:space="0" w:color="auto"/>
            <w:left w:val="none" w:sz="0" w:space="0" w:color="auto"/>
            <w:bottom w:val="none" w:sz="0" w:space="0" w:color="auto"/>
            <w:right w:val="none" w:sz="0" w:space="0" w:color="auto"/>
          </w:divBdr>
        </w:div>
        <w:div w:id="964307647">
          <w:marLeft w:val="640"/>
          <w:marRight w:val="0"/>
          <w:marTop w:val="0"/>
          <w:marBottom w:val="0"/>
          <w:divBdr>
            <w:top w:val="none" w:sz="0" w:space="0" w:color="auto"/>
            <w:left w:val="none" w:sz="0" w:space="0" w:color="auto"/>
            <w:bottom w:val="none" w:sz="0" w:space="0" w:color="auto"/>
            <w:right w:val="none" w:sz="0" w:space="0" w:color="auto"/>
          </w:divBdr>
        </w:div>
        <w:div w:id="997461968">
          <w:marLeft w:val="640"/>
          <w:marRight w:val="0"/>
          <w:marTop w:val="0"/>
          <w:marBottom w:val="0"/>
          <w:divBdr>
            <w:top w:val="none" w:sz="0" w:space="0" w:color="auto"/>
            <w:left w:val="none" w:sz="0" w:space="0" w:color="auto"/>
            <w:bottom w:val="none" w:sz="0" w:space="0" w:color="auto"/>
            <w:right w:val="none" w:sz="0" w:space="0" w:color="auto"/>
          </w:divBdr>
        </w:div>
        <w:div w:id="1140152652">
          <w:marLeft w:val="640"/>
          <w:marRight w:val="0"/>
          <w:marTop w:val="0"/>
          <w:marBottom w:val="0"/>
          <w:divBdr>
            <w:top w:val="none" w:sz="0" w:space="0" w:color="auto"/>
            <w:left w:val="none" w:sz="0" w:space="0" w:color="auto"/>
            <w:bottom w:val="none" w:sz="0" w:space="0" w:color="auto"/>
            <w:right w:val="none" w:sz="0" w:space="0" w:color="auto"/>
          </w:divBdr>
        </w:div>
        <w:div w:id="1161964769">
          <w:marLeft w:val="640"/>
          <w:marRight w:val="0"/>
          <w:marTop w:val="0"/>
          <w:marBottom w:val="0"/>
          <w:divBdr>
            <w:top w:val="none" w:sz="0" w:space="0" w:color="auto"/>
            <w:left w:val="none" w:sz="0" w:space="0" w:color="auto"/>
            <w:bottom w:val="none" w:sz="0" w:space="0" w:color="auto"/>
            <w:right w:val="none" w:sz="0" w:space="0" w:color="auto"/>
          </w:divBdr>
        </w:div>
        <w:div w:id="1195775152">
          <w:marLeft w:val="640"/>
          <w:marRight w:val="0"/>
          <w:marTop w:val="0"/>
          <w:marBottom w:val="0"/>
          <w:divBdr>
            <w:top w:val="none" w:sz="0" w:space="0" w:color="auto"/>
            <w:left w:val="none" w:sz="0" w:space="0" w:color="auto"/>
            <w:bottom w:val="none" w:sz="0" w:space="0" w:color="auto"/>
            <w:right w:val="none" w:sz="0" w:space="0" w:color="auto"/>
          </w:divBdr>
        </w:div>
        <w:div w:id="1237129321">
          <w:marLeft w:val="640"/>
          <w:marRight w:val="0"/>
          <w:marTop w:val="0"/>
          <w:marBottom w:val="0"/>
          <w:divBdr>
            <w:top w:val="none" w:sz="0" w:space="0" w:color="auto"/>
            <w:left w:val="none" w:sz="0" w:space="0" w:color="auto"/>
            <w:bottom w:val="none" w:sz="0" w:space="0" w:color="auto"/>
            <w:right w:val="none" w:sz="0" w:space="0" w:color="auto"/>
          </w:divBdr>
        </w:div>
        <w:div w:id="1311595528">
          <w:marLeft w:val="640"/>
          <w:marRight w:val="0"/>
          <w:marTop w:val="0"/>
          <w:marBottom w:val="0"/>
          <w:divBdr>
            <w:top w:val="none" w:sz="0" w:space="0" w:color="auto"/>
            <w:left w:val="none" w:sz="0" w:space="0" w:color="auto"/>
            <w:bottom w:val="none" w:sz="0" w:space="0" w:color="auto"/>
            <w:right w:val="none" w:sz="0" w:space="0" w:color="auto"/>
          </w:divBdr>
        </w:div>
        <w:div w:id="1328440376">
          <w:marLeft w:val="640"/>
          <w:marRight w:val="0"/>
          <w:marTop w:val="0"/>
          <w:marBottom w:val="0"/>
          <w:divBdr>
            <w:top w:val="none" w:sz="0" w:space="0" w:color="auto"/>
            <w:left w:val="none" w:sz="0" w:space="0" w:color="auto"/>
            <w:bottom w:val="none" w:sz="0" w:space="0" w:color="auto"/>
            <w:right w:val="none" w:sz="0" w:space="0" w:color="auto"/>
          </w:divBdr>
        </w:div>
        <w:div w:id="1333216047">
          <w:marLeft w:val="640"/>
          <w:marRight w:val="0"/>
          <w:marTop w:val="0"/>
          <w:marBottom w:val="0"/>
          <w:divBdr>
            <w:top w:val="none" w:sz="0" w:space="0" w:color="auto"/>
            <w:left w:val="none" w:sz="0" w:space="0" w:color="auto"/>
            <w:bottom w:val="none" w:sz="0" w:space="0" w:color="auto"/>
            <w:right w:val="none" w:sz="0" w:space="0" w:color="auto"/>
          </w:divBdr>
        </w:div>
        <w:div w:id="1427193463">
          <w:marLeft w:val="640"/>
          <w:marRight w:val="0"/>
          <w:marTop w:val="0"/>
          <w:marBottom w:val="0"/>
          <w:divBdr>
            <w:top w:val="none" w:sz="0" w:space="0" w:color="auto"/>
            <w:left w:val="none" w:sz="0" w:space="0" w:color="auto"/>
            <w:bottom w:val="none" w:sz="0" w:space="0" w:color="auto"/>
            <w:right w:val="none" w:sz="0" w:space="0" w:color="auto"/>
          </w:divBdr>
        </w:div>
        <w:div w:id="1463687994">
          <w:marLeft w:val="640"/>
          <w:marRight w:val="0"/>
          <w:marTop w:val="0"/>
          <w:marBottom w:val="0"/>
          <w:divBdr>
            <w:top w:val="none" w:sz="0" w:space="0" w:color="auto"/>
            <w:left w:val="none" w:sz="0" w:space="0" w:color="auto"/>
            <w:bottom w:val="none" w:sz="0" w:space="0" w:color="auto"/>
            <w:right w:val="none" w:sz="0" w:space="0" w:color="auto"/>
          </w:divBdr>
        </w:div>
        <w:div w:id="1555432088">
          <w:marLeft w:val="640"/>
          <w:marRight w:val="0"/>
          <w:marTop w:val="0"/>
          <w:marBottom w:val="0"/>
          <w:divBdr>
            <w:top w:val="none" w:sz="0" w:space="0" w:color="auto"/>
            <w:left w:val="none" w:sz="0" w:space="0" w:color="auto"/>
            <w:bottom w:val="none" w:sz="0" w:space="0" w:color="auto"/>
            <w:right w:val="none" w:sz="0" w:space="0" w:color="auto"/>
          </w:divBdr>
        </w:div>
        <w:div w:id="1590431777">
          <w:marLeft w:val="640"/>
          <w:marRight w:val="0"/>
          <w:marTop w:val="0"/>
          <w:marBottom w:val="0"/>
          <w:divBdr>
            <w:top w:val="none" w:sz="0" w:space="0" w:color="auto"/>
            <w:left w:val="none" w:sz="0" w:space="0" w:color="auto"/>
            <w:bottom w:val="none" w:sz="0" w:space="0" w:color="auto"/>
            <w:right w:val="none" w:sz="0" w:space="0" w:color="auto"/>
          </w:divBdr>
        </w:div>
        <w:div w:id="1710643985">
          <w:marLeft w:val="640"/>
          <w:marRight w:val="0"/>
          <w:marTop w:val="0"/>
          <w:marBottom w:val="0"/>
          <w:divBdr>
            <w:top w:val="none" w:sz="0" w:space="0" w:color="auto"/>
            <w:left w:val="none" w:sz="0" w:space="0" w:color="auto"/>
            <w:bottom w:val="none" w:sz="0" w:space="0" w:color="auto"/>
            <w:right w:val="none" w:sz="0" w:space="0" w:color="auto"/>
          </w:divBdr>
        </w:div>
        <w:div w:id="1819567905">
          <w:marLeft w:val="640"/>
          <w:marRight w:val="0"/>
          <w:marTop w:val="0"/>
          <w:marBottom w:val="0"/>
          <w:divBdr>
            <w:top w:val="none" w:sz="0" w:space="0" w:color="auto"/>
            <w:left w:val="none" w:sz="0" w:space="0" w:color="auto"/>
            <w:bottom w:val="none" w:sz="0" w:space="0" w:color="auto"/>
            <w:right w:val="none" w:sz="0" w:space="0" w:color="auto"/>
          </w:divBdr>
        </w:div>
        <w:div w:id="1826318136">
          <w:marLeft w:val="640"/>
          <w:marRight w:val="0"/>
          <w:marTop w:val="0"/>
          <w:marBottom w:val="0"/>
          <w:divBdr>
            <w:top w:val="none" w:sz="0" w:space="0" w:color="auto"/>
            <w:left w:val="none" w:sz="0" w:space="0" w:color="auto"/>
            <w:bottom w:val="none" w:sz="0" w:space="0" w:color="auto"/>
            <w:right w:val="none" w:sz="0" w:space="0" w:color="auto"/>
          </w:divBdr>
        </w:div>
        <w:div w:id="1845392368">
          <w:marLeft w:val="640"/>
          <w:marRight w:val="0"/>
          <w:marTop w:val="0"/>
          <w:marBottom w:val="0"/>
          <w:divBdr>
            <w:top w:val="none" w:sz="0" w:space="0" w:color="auto"/>
            <w:left w:val="none" w:sz="0" w:space="0" w:color="auto"/>
            <w:bottom w:val="none" w:sz="0" w:space="0" w:color="auto"/>
            <w:right w:val="none" w:sz="0" w:space="0" w:color="auto"/>
          </w:divBdr>
        </w:div>
        <w:div w:id="1871869845">
          <w:marLeft w:val="640"/>
          <w:marRight w:val="0"/>
          <w:marTop w:val="0"/>
          <w:marBottom w:val="0"/>
          <w:divBdr>
            <w:top w:val="none" w:sz="0" w:space="0" w:color="auto"/>
            <w:left w:val="none" w:sz="0" w:space="0" w:color="auto"/>
            <w:bottom w:val="none" w:sz="0" w:space="0" w:color="auto"/>
            <w:right w:val="none" w:sz="0" w:space="0" w:color="auto"/>
          </w:divBdr>
        </w:div>
        <w:div w:id="1912427583">
          <w:marLeft w:val="640"/>
          <w:marRight w:val="0"/>
          <w:marTop w:val="0"/>
          <w:marBottom w:val="0"/>
          <w:divBdr>
            <w:top w:val="none" w:sz="0" w:space="0" w:color="auto"/>
            <w:left w:val="none" w:sz="0" w:space="0" w:color="auto"/>
            <w:bottom w:val="none" w:sz="0" w:space="0" w:color="auto"/>
            <w:right w:val="none" w:sz="0" w:space="0" w:color="auto"/>
          </w:divBdr>
        </w:div>
        <w:div w:id="1962952865">
          <w:marLeft w:val="640"/>
          <w:marRight w:val="0"/>
          <w:marTop w:val="0"/>
          <w:marBottom w:val="0"/>
          <w:divBdr>
            <w:top w:val="none" w:sz="0" w:space="0" w:color="auto"/>
            <w:left w:val="none" w:sz="0" w:space="0" w:color="auto"/>
            <w:bottom w:val="none" w:sz="0" w:space="0" w:color="auto"/>
            <w:right w:val="none" w:sz="0" w:space="0" w:color="auto"/>
          </w:divBdr>
        </w:div>
        <w:div w:id="1991977813">
          <w:marLeft w:val="640"/>
          <w:marRight w:val="0"/>
          <w:marTop w:val="0"/>
          <w:marBottom w:val="0"/>
          <w:divBdr>
            <w:top w:val="none" w:sz="0" w:space="0" w:color="auto"/>
            <w:left w:val="none" w:sz="0" w:space="0" w:color="auto"/>
            <w:bottom w:val="none" w:sz="0" w:space="0" w:color="auto"/>
            <w:right w:val="none" w:sz="0" w:space="0" w:color="auto"/>
          </w:divBdr>
        </w:div>
        <w:div w:id="1996955989">
          <w:marLeft w:val="640"/>
          <w:marRight w:val="0"/>
          <w:marTop w:val="0"/>
          <w:marBottom w:val="0"/>
          <w:divBdr>
            <w:top w:val="none" w:sz="0" w:space="0" w:color="auto"/>
            <w:left w:val="none" w:sz="0" w:space="0" w:color="auto"/>
            <w:bottom w:val="none" w:sz="0" w:space="0" w:color="auto"/>
            <w:right w:val="none" w:sz="0" w:space="0" w:color="auto"/>
          </w:divBdr>
        </w:div>
        <w:div w:id="2051958114">
          <w:marLeft w:val="640"/>
          <w:marRight w:val="0"/>
          <w:marTop w:val="0"/>
          <w:marBottom w:val="0"/>
          <w:divBdr>
            <w:top w:val="none" w:sz="0" w:space="0" w:color="auto"/>
            <w:left w:val="none" w:sz="0" w:space="0" w:color="auto"/>
            <w:bottom w:val="none" w:sz="0" w:space="0" w:color="auto"/>
            <w:right w:val="none" w:sz="0" w:space="0" w:color="auto"/>
          </w:divBdr>
        </w:div>
        <w:div w:id="2067333992">
          <w:marLeft w:val="640"/>
          <w:marRight w:val="0"/>
          <w:marTop w:val="0"/>
          <w:marBottom w:val="0"/>
          <w:divBdr>
            <w:top w:val="none" w:sz="0" w:space="0" w:color="auto"/>
            <w:left w:val="none" w:sz="0" w:space="0" w:color="auto"/>
            <w:bottom w:val="none" w:sz="0" w:space="0" w:color="auto"/>
            <w:right w:val="none" w:sz="0" w:space="0" w:color="auto"/>
          </w:divBdr>
        </w:div>
        <w:div w:id="2106077137">
          <w:marLeft w:val="640"/>
          <w:marRight w:val="0"/>
          <w:marTop w:val="0"/>
          <w:marBottom w:val="0"/>
          <w:divBdr>
            <w:top w:val="none" w:sz="0" w:space="0" w:color="auto"/>
            <w:left w:val="none" w:sz="0" w:space="0" w:color="auto"/>
            <w:bottom w:val="none" w:sz="0" w:space="0" w:color="auto"/>
            <w:right w:val="none" w:sz="0" w:space="0" w:color="auto"/>
          </w:divBdr>
        </w:div>
        <w:div w:id="2144691241">
          <w:marLeft w:val="640"/>
          <w:marRight w:val="0"/>
          <w:marTop w:val="0"/>
          <w:marBottom w:val="0"/>
          <w:divBdr>
            <w:top w:val="none" w:sz="0" w:space="0" w:color="auto"/>
            <w:left w:val="none" w:sz="0" w:space="0" w:color="auto"/>
            <w:bottom w:val="none" w:sz="0" w:space="0" w:color="auto"/>
            <w:right w:val="none" w:sz="0" w:space="0" w:color="auto"/>
          </w:divBdr>
        </w:div>
      </w:divsChild>
    </w:div>
    <w:div w:id="345601462">
      <w:marLeft w:val="640"/>
      <w:marRight w:val="0"/>
      <w:marTop w:val="0"/>
      <w:marBottom w:val="0"/>
      <w:divBdr>
        <w:top w:val="none" w:sz="0" w:space="0" w:color="auto"/>
        <w:left w:val="none" w:sz="0" w:space="0" w:color="auto"/>
        <w:bottom w:val="none" w:sz="0" w:space="0" w:color="auto"/>
        <w:right w:val="none" w:sz="0" w:space="0" w:color="auto"/>
      </w:divBdr>
    </w:div>
    <w:div w:id="345863784">
      <w:bodyDiv w:val="1"/>
      <w:marLeft w:val="0"/>
      <w:marRight w:val="0"/>
      <w:marTop w:val="0"/>
      <w:marBottom w:val="0"/>
      <w:divBdr>
        <w:top w:val="none" w:sz="0" w:space="0" w:color="auto"/>
        <w:left w:val="none" w:sz="0" w:space="0" w:color="auto"/>
        <w:bottom w:val="none" w:sz="0" w:space="0" w:color="auto"/>
        <w:right w:val="none" w:sz="0" w:space="0" w:color="auto"/>
      </w:divBdr>
      <w:divsChild>
        <w:div w:id="877015327">
          <w:marLeft w:val="640"/>
          <w:marRight w:val="0"/>
          <w:marTop w:val="0"/>
          <w:marBottom w:val="0"/>
          <w:divBdr>
            <w:top w:val="none" w:sz="0" w:space="0" w:color="auto"/>
            <w:left w:val="none" w:sz="0" w:space="0" w:color="auto"/>
            <w:bottom w:val="none" w:sz="0" w:space="0" w:color="auto"/>
            <w:right w:val="none" w:sz="0" w:space="0" w:color="auto"/>
          </w:divBdr>
        </w:div>
        <w:div w:id="905339427">
          <w:marLeft w:val="640"/>
          <w:marRight w:val="0"/>
          <w:marTop w:val="0"/>
          <w:marBottom w:val="0"/>
          <w:divBdr>
            <w:top w:val="none" w:sz="0" w:space="0" w:color="auto"/>
            <w:left w:val="none" w:sz="0" w:space="0" w:color="auto"/>
            <w:bottom w:val="none" w:sz="0" w:space="0" w:color="auto"/>
            <w:right w:val="none" w:sz="0" w:space="0" w:color="auto"/>
          </w:divBdr>
        </w:div>
        <w:div w:id="2001421499">
          <w:marLeft w:val="640"/>
          <w:marRight w:val="0"/>
          <w:marTop w:val="0"/>
          <w:marBottom w:val="0"/>
          <w:divBdr>
            <w:top w:val="none" w:sz="0" w:space="0" w:color="auto"/>
            <w:left w:val="none" w:sz="0" w:space="0" w:color="auto"/>
            <w:bottom w:val="none" w:sz="0" w:space="0" w:color="auto"/>
            <w:right w:val="none" w:sz="0" w:space="0" w:color="auto"/>
          </w:divBdr>
        </w:div>
        <w:div w:id="316230621">
          <w:marLeft w:val="640"/>
          <w:marRight w:val="0"/>
          <w:marTop w:val="0"/>
          <w:marBottom w:val="0"/>
          <w:divBdr>
            <w:top w:val="none" w:sz="0" w:space="0" w:color="auto"/>
            <w:left w:val="none" w:sz="0" w:space="0" w:color="auto"/>
            <w:bottom w:val="none" w:sz="0" w:space="0" w:color="auto"/>
            <w:right w:val="none" w:sz="0" w:space="0" w:color="auto"/>
          </w:divBdr>
        </w:div>
        <w:div w:id="784884166">
          <w:marLeft w:val="640"/>
          <w:marRight w:val="0"/>
          <w:marTop w:val="0"/>
          <w:marBottom w:val="0"/>
          <w:divBdr>
            <w:top w:val="none" w:sz="0" w:space="0" w:color="auto"/>
            <w:left w:val="none" w:sz="0" w:space="0" w:color="auto"/>
            <w:bottom w:val="none" w:sz="0" w:space="0" w:color="auto"/>
            <w:right w:val="none" w:sz="0" w:space="0" w:color="auto"/>
          </w:divBdr>
        </w:div>
        <w:div w:id="2126073123">
          <w:marLeft w:val="640"/>
          <w:marRight w:val="0"/>
          <w:marTop w:val="0"/>
          <w:marBottom w:val="0"/>
          <w:divBdr>
            <w:top w:val="none" w:sz="0" w:space="0" w:color="auto"/>
            <w:left w:val="none" w:sz="0" w:space="0" w:color="auto"/>
            <w:bottom w:val="none" w:sz="0" w:space="0" w:color="auto"/>
            <w:right w:val="none" w:sz="0" w:space="0" w:color="auto"/>
          </w:divBdr>
        </w:div>
        <w:div w:id="1617638990">
          <w:marLeft w:val="640"/>
          <w:marRight w:val="0"/>
          <w:marTop w:val="0"/>
          <w:marBottom w:val="0"/>
          <w:divBdr>
            <w:top w:val="none" w:sz="0" w:space="0" w:color="auto"/>
            <w:left w:val="none" w:sz="0" w:space="0" w:color="auto"/>
            <w:bottom w:val="none" w:sz="0" w:space="0" w:color="auto"/>
            <w:right w:val="none" w:sz="0" w:space="0" w:color="auto"/>
          </w:divBdr>
        </w:div>
        <w:div w:id="1743139566">
          <w:marLeft w:val="640"/>
          <w:marRight w:val="0"/>
          <w:marTop w:val="0"/>
          <w:marBottom w:val="0"/>
          <w:divBdr>
            <w:top w:val="none" w:sz="0" w:space="0" w:color="auto"/>
            <w:left w:val="none" w:sz="0" w:space="0" w:color="auto"/>
            <w:bottom w:val="none" w:sz="0" w:space="0" w:color="auto"/>
            <w:right w:val="none" w:sz="0" w:space="0" w:color="auto"/>
          </w:divBdr>
        </w:div>
        <w:div w:id="337463437">
          <w:marLeft w:val="640"/>
          <w:marRight w:val="0"/>
          <w:marTop w:val="0"/>
          <w:marBottom w:val="0"/>
          <w:divBdr>
            <w:top w:val="none" w:sz="0" w:space="0" w:color="auto"/>
            <w:left w:val="none" w:sz="0" w:space="0" w:color="auto"/>
            <w:bottom w:val="none" w:sz="0" w:space="0" w:color="auto"/>
            <w:right w:val="none" w:sz="0" w:space="0" w:color="auto"/>
          </w:divBdr>
        </w:div>
        <w:div w:id="192692664">
          <w:marLeft w:val="640"/>
          <w:marRight w:val="0"/>
          <w:marTop w:val="0"/>
          <w:marBottom w:val="0"/>
          <w:divBdr>
            <w:top w:val="none" w:sz="0" w:space="0" w:color="auto"/>
            <w:left w:val="none" w:sz="0" w:space="0" w:color="auto"/>
            <w:bottom w:val="none" w:sz="0" w:space="0" w:color="auto"/>
            <w:right w:val="none" w:sz="0" w:space="0" w:color="auto"/>
          </w:divBdr>
        </w:div>
        <w:div w:id="1790664933">
          <w:marLeft w:val="640"/>
          <w:marRight w:val="0"/>
          <w:marTop w:val="0"/>
          <w:marBottom w:val="0"/>
          <w:divBdr>
            <w:top w:val="none" w:sz="0" w:space="0" w:color="auto"/>
            <w:left w:val="none" w:sz="0" w:space="0" w:color="auto"/>
            <w:bottom w:val="none" w:sz="0" w:space="0" w:color="auto"/>
            <w:right w:val="none" w:sz="0" w:space="0" w:color="auto"/>
          </w:divBdr>
        </w:div>
        <w:div w:id="1937981717">
          <w:marLeft w:val="640"/>
          <w:marRight w:val="0"/>
          <w:marTop w:val="0"/>
          <w:marBottom w:val="0"/>
          <w:divBdr>
            <w:top w:val="none" w:sz="0" w:space="0" w:color="auto"/>
            <w:left w:val="none" w:sz="0" w:space="0" w:color="auto"/>
            <w:bottom w:val="none" w:sz="0" w:space="0" w:color="auto"/>
            <w:right w:val="none" w:sz="0" w:space="0" w:color="auto"/>
          </w:divBdr>
        </w:div>
        <w:div w:id="887184609">
          <w:marLeft w:val="640"/>
          <w:marRight w:val="0"/>
          <w:marTop w:val="0"/>
          <w:marBottom w:val="0"/>
          <w:divBdr>
            <w:top w:val="none" w:sz="0" w:space="0" w:color="auto"/>
            <w:left w:val="none" w:sz="0" w:space="0" w:color="auto"/>
            <w:bottom w:val="none" w:sz="0" w:space="0" w:color="auto"/>
            <w:right w:val="none" w:sz="0" w:space="0" w:color="auto"/>
          </w:divBdr>
        </w:div>
        <w:div w:id="652569566">
          <w:marLeft w:val="640"/>
          <w:marRight w:val="0"/>
          <w:marTop w:val="0"/>
          <w:marBottom w:val="0"/>
          <w:divBdr>
            <w:top w:val="none" w:sz="0" w:space="0" w:color="auto"/>
            <w:left w:val="none" w:sz="0" w:space="0" w:color="auto"/>
            <w:bottom w:val="none" w:sz="0" w:space="0" w:color="auto"/>
            <w:right w:val="none" w:sz="0" w:space="0" w:color="auto"/>
          </w:divBdr>
        </w:div>
        <w:div w:id="226458220">
          <w:marLeft w:val="640"/>
          <w:marRight w:val="0"/>
          <w:marTop w:val="0"/>
          <w:marBottom w:val="0"/>
          <w:divBdr>
            <w:top w:val="none" w:sz="0" w:space="0" w:color="auto"/>
            <w:left w:val="none" w:sz="0" w:space="0" w:color="auto"/>
            <w:bottom w:val="none" w:sz="0" w:space="0" w:color="auto"/>
            <w:right w:val="none" w:sz="0" w:space="0" w:color="auto"/>
          </w:divBdr>
        </w:div>
        <w:div w:id="355231907">
          <w:marLeft w:val="640"/>
          <w:marRight w:val="0"/>
          <w:marTop w:val="0"/>
          <w:marBottom w:val="0"/>
          <w:divBdr>
            <w:top w:val="none" w:sz="0" w:space="0" w:color="auto"/>
            <w:left w:val="none" w:sz="0" w:space="0" w:color="auto"/>
            <w:bottom w:val="none" w:sz="0" w:space="0" w:color="auto"/>
            <w:right w:val="none" w:sz="0" w:space="0" w:color="auto"/>
          </w:divBdr>
        </w:div>
        <w:div w:id="15348791">
          <w:marLeft w:val="640"/>
          <w:marRight w:val="0"/>
          <w:marTop w:val="0"/>
          <w:marBottom w:val="0"/>
          <w:divBdr>
            <w:top w:val="none" w:sz="0" w:space="0" w:color="auto"/>
            <w:left w:val="none" w:sz="0" w:space="0" w:color="auto"/>
            <w:bottom w:val="none" w:sz="0" w:space="0" w:color="auto"/>
            <w:right w:val="none" w:sz="0" w:space="0" w:color="auto"/>
          </w:divBdr>
        </w:div>
        <w:div w:id="2116516884">
          <w:marLeft w:val="640"/>
          <w:marRight w:val="0"/>
          <w:marTop w:val="0"/>
          <w:marBottom w:val="0"/>
          <w:divBdr>
            <w:top w:val="none" w:sz="0" w:space="0" w:color="auto"/>
            <w:left w:val="none" w:sz="0" w:space="0" w:color="auto"/>
            <w:bottom w:val="none" w:sz="0" w:space="0" w:color="auto"/>
            <w:right w:val="none" w:sz="0" w:space="0" w:color="auto"/>
          </w:divBdr>
        </w:div>
        <w:div w:id="13046693">
          <w:marLeft w:val="640"/>
          <w:marRight w:val="0"/>
          <w:marTop w:val="0"/>
          <w:marBottom w:val="0"/>
          <w:divBdr>
            <w:top w:val="none" w:sz="0" w:space="0" w:color="auto"/>
            <w:left w:val="none" w:sz="0" w:space="0" w:color="auto"/>
            <w:bottom w:val="none" w:sz="0" w:space="0" w:color="auto"/>
            <w:right w:val="none" w:sz="0" w:space="0" w:color="auto"/>
          </w:divBdr>
        </w:div>
        <w:div w:id="466512539">
          <w:marLeft w:val="640"/>
          <w:marRight w:val="0"/>
          <w:marTop w:val="0"/>
          <w:marBottom w:val="0"/>
          <w:divBdr>
            <w:top w:val="none" w:sz="0" w:space="0" w:color="auto"/>
            <w:left w:val="none" w:sz="0" w:space="0" w:color="auto"/>
            <w:bottom w:val="none" w:sz="0" w:space="0" w:color="auto"/>
            <w:right w:val="none" w:sz="0" w:space="0" w:color="auto"/>
          </w:divBdr>
        </w:div>
        <w:div w:id="823426484">
          <w:marLeft w:val="640"/>
          <w:marRight w:val="0"/>
          <w:marTop w:val="0"/>
          <w:marBottom w:val="0"/>
          <w:divBdr>
            <w:top w:val="none" w:sz="0" w:space="0" w:color="auto"/>
            <w:left w:val="none" w:sz="0" w:space="0" w:color="auto"/>
            <w:bottom w:val="none" w:sz="0" w:space="0" w:color="auto"/>
            <w:right w:val="none" w:sz="0" w:space="0" w:color="auto"/>
          </w:divBdr>
        </w:div>
        <w:div w:id="403770290">
          <w:marLeft w:val="640"/>
          <w:marRight w:val="0"/>
          <w:marTop w:val="0"/>
          <w:marBottom w:val="0"/>
          <w:divBdr>
            <w:top w:val="none" w:sz="0" w:space="0" w:color="auto"/>
            <w:left w:val="none" w:sz="0" w:space="0" w:color="auto"/>
            <w:bottom w:val="none" w:sz="0" w:space="0" w:color="auto"/>
            <w:right w:val="none" w:sz="0" w:space="0" w:color="auto"/>
          </w:divBdr>
        </w:div>
        <w:div w:id="1319918914">
          <w:marLeft w:val="640"/>
          <w:marRight w:val="0"/>
          <w:marTop w:val="0"/>
          <w:marBottom w:val="0"/>
          <w:divBdr>
            <w:top w:val="none" w:sz="0" w:space="0" w:color="auto"/>
            <w:left w:val="none" w:sz="0" w:space="0" w:color="auto"/>
            <w:bottom w:val="none" w:sz="0" w:space="0" w:color="auto"/>
            <w:right w:val="none" w:sz="0" w:space="0" w:color="auto"/>
          </w:divBdr>
        </w:div>
        <w:div w:id="281425903">
          <w:marLeft w:val="640"/>
          <w:marRight w:val="0"/>
          <w:marTop w:val="0"/>
          <w:marBottom w:val="0"/>
          <w:divBdr>
            <w:top w:val="none" w:sz="0" w:space="0" w:color="auto"/>
            <w:left w:val="none" w:sz="0" w:space="0" w:color="auto"/>
            <w:bottom w:val="none" w:sz="0" w:space="0" w:color="auto"/>
            <w:right w:val="none" w:sz="0" w:space="0" w:color="auto"/>
          </w:divBdr>
        </w:div>
        <w:div w:id="1579095579">
          <w:marLeft w:val="640"/>
          <w:marRight w:val="0"/>
          <w:marTop w:val="0"/>
          <w:marBottom w:val="0"/>
          <w:divBdr>
            <w:top w:val="none" w:sz="0" w:space="0" w:color="auto"/>
            <w:left w:val="none" w:sz="0" w:space="0" w:color="auto"/>
            <w:bottom w:val="none" w:sz="0" w:space="0" w:color="auto"/>
            <w:right w:val="none" w:sz="0" w:space="0" w:color="auto"/>
          </w:divBdr>
        </w:div>
        <w:div w:id="1593471348">
          <w:marLeft w:val="640"/>
          <w:marRight w:val="0"/>
          <w:marTop w:val="0"/>
          <w:marBottom w:val="0"/>
          <w:divBdr>
            <w:top w:val="none" w:sz="0" w:space="0" w:color="auto"/>
            <w:left w:val="none" w:sz="0" w:space="0" w:color="auto"/>
            <w:bottom w:val="none" w:sz="0" w:space="0" w:color="auto"/>
            <w:right w:val="none" w:sz="0" w:space="0" w:color="auto"/>
          </w:divBdr>
        </w:div>
        <w:div w:id="792791566">
          <w:marLeft w:val="640"/>
          <w:marRight w:val="0"/>
          <w:marTop w:val="0"/>
          <w:marBottom w:val="0"/>
          <w:divBdr>
            <w:top w:val="none" w:sz="0" w:space="0" w:color="auto"/>
            <w:left w:val="none" w:sz="0" w:space="0" w:color="auto"/>
            <w:bottom w:val="none" w:sz="0" w:space="0" w:color="auto"/>
            <w:right w:val="none" w:sz="0" w:space="0" w:color="auto"/>
          </w:divBdr>
        </w:div>
        <w:div w:id="2124107726">
          <w:marLeft w:val="640"/>
          <w:marRight w:val="0"/>
          <w:marTop w:val="0"/>
          <w:marBottom w:val="0"/>
          <w:divBdr>
            <w:top w:val="none" w:sz="0" w:space="0" w:color="auto"/>
            <w:left w:val="none" w:sz="0" w:space="0" w:color="auto"/>
            <w:bottom w:val="none" w:sz="0" w:space="0" w:color="auto"/>
            <w:right w:val="none" w:sz="0" w:space="0" w:color="auto"/>
          </w:divBdr>
        </w:div>
        <w:div w:id="41712916">
          <w:marLeft w:val="640"/>
          <w:marRight w:val="0"/>
          <w:marTop w:val="0"/>
          <w:marBottom w:val="0"/>
          <w:divBdr>
            <w:top w:val="none" w:sz="0" w:space="0" w:color="auto"/>
            <w:left w:val="none" w:sz="0" w:space="0" w:color="auto"/>
            <w:bottom w:val="none" w:sz="0" w:space="0" w:color="auto"/>
            <w:right w:val="none" w:sz="0" w:space="0" w:color="auto"/>
          </w:divBdr>
        </w:div>
        <w:div w:id="1557277984">
          <w:marLeft w:val="640"/>
          <w:marRight w:val="0"/>
          <w:marTop w:val="0"/>
          <w:marBottom w:val="0"/>
          <w:divBdr>
            <w:top w:val="none" w:sz="0" w:space="0" w:color="auto"/>
            <w:left w:val="none" w:sz="0" w:space="0" w:color="auto"/>
            <w:bottom w:val="none" w:sz="0" w:space="0" w:color="auto"/>
            <w:right w:val="none" w:sz="0" w:space="0" w:color="auto"/>
          </w:divBdr>
        </w:div>
        <w:div w:id="772170862">
          <w:marLeft w:val="640"/>
          <w:marRight w:val="0"/>
          <w:marTop w:val="0"/>
          <w:marBottom w:val="0"/>
          <w:divBdr>
            <w:top w:val="none" w:sz="0" w:space="0" w:color="auto"/>
            <w:left w:val="none" w:sz="0" w:space="0" w:color="auto"/>
            <w:bottom w:val="none" w:sz="0" w:space="0" w:color="auto"/>
            <w:right w:val="none" w:sz="0" w:space="0" w:color="auto"/>
          </w:divBdr>
        </w:div>
        <w:div w:id="894389787">
          <w:marLeft w:val="640"/>
          <w:marRight w:val="0"/>
          <w:marTop w:val="0"/>
          <w:marBottom w:val="0"/>
          <w:divBdr>
            <w:top w:val="none" w:sz="0" w:space="0" w:color="auto"/>
            <w:left w:val="none" w:sz="0" w:space="0" w:color="auto"/>
            <w:bottom w:val="none" w:sz="0" w:space="0" w:color="auto"/>
            <w:right w:val="none" w:sz="0" w:space="0" w:color="auto"/>
          </w:divBdr>
        </w:div>
        <w:div w:id="1683782094">
          <w:marLeft w:val="640"/>
          <w:marRight w:val="0"/>
          <w:marTop w:val="0"/>
          <w:marBottom w:val="0"/>
          <w:divBdr>
            <w:top w:val="none" w:sz="0" w:space="0" w:color="auto"/>
            <w:left w:val="none" w:sz="0" w:space="0" w:color="auto"/>
            <w:bottom w:val="none" w:sz="0" w:space="0" w:color="auto"/>
            <w:right w:val="none" w:sz="0" w:space="0" w:color="auto"/>
          </w:divBdr>
        </w:div>
        <w:div w:id="208929251">
          <w:marLeft w:val="640"/>
          <w:marRight w:val="0"/>
          <w:marTop w:val="0"/>
          <w:marBottom w:val="0"/>
          <w:divBdr>
            <w:top w:val="none" w:sz="0" w:space="0" w:color="auto"/>
            <w:left w:val="none" w:sz="0" w:space="0" w:color="auto"/>
            <w:bottom w:val="none" w:sz="0" w:space="0" w:color="auto"/>
            <w:right w:val="none" w:sz="0" w:space="0" w:color="auto"/>
          </w:divBdr>
        </w:div>
        <w:div w:id="1853757555">
          <w:marLeft w:val="640"/>
          <w:marRight w:val="0"/>
          <w:marTop w:val="0"/>
          <w:marBottom w:val="0"/>
          <w:divBdr>
            <w:top w:val="none" w:sz="0" w:space="0" w:color="auto"/>
            <w:left w:val="none" w:sz="0" w:space="0" w:color="auto"/>
            <w:bottom w:val="none" w:sz="0" w:space="0" w:color="auto"/>
            <w:right w:val="none" w:sz="0" w:space="0" w:color="auto"/>
          </w:divBdr>
        </w:div>
        <w:div w:id="1562131823">
          <w:marLeft w:val="640"/>
          <w:marRight w:val="0"/>
          <w:marTop w:val="0"/>
          <w:marBottom w:val="0"/>
          <w:divBdr>
            <w:top w:val="none" w:sz="0" w:space="0" w:color="auto"/>
            <w:left w:val="none" w:sz="0" w:space="0" w:color="auto"/>
            <w:bottom w:val="none" w:sz="0" w:space="0" w:color="auto"/>
            <w:right w:val="none" w:sz="0" w:space="0" w:color="auto"/>
          </w:divBdr>
        </w:div>
        <w:div w:id="1107965710">
          <w:marLeft w:val="640"/>
          <w:marRight w:val="0"/>
          <w:marTop w:val="0"/>
          <w:marBottom w:val="0"/>
          <w:divBdr>
            <w:top w:val="none" w:sz="0" w:space="0" w:color="auto"/>
            <w:left w:val="none" w:sz="0" w:space="0" w:color="auto"/>
            <w:bottom w:val="none" w:sz="0" w:space="0" w:color="auto"/>
            <w:right w:val="none" w:sz="0" w:space="0" w:color="auto"/>
          </w:divBdr>
        </w:div>
        <w:div w:id="1260678502">
          <w:marLeft w:val="640"/>
          <w:marRight w:val="0"/>
          <w:marTop w:val="0"/>
          <w:marBottom w:val="0"/>
          <w:divBdr>
            <w:top w:val="none" w:sz="0" w:space="0" w:color="auto"/>
            <w:left w:val="none" w:sz="0" w:space="0" w:color="auto"/>
            <w:bottom w:val="none" w:sz="0" w:space="0" w:color="auto"/>
            <w:right w:val="none" w:sz="0" w:space="0" w:color="auto"/>
          </w:divBdr>
        </w:div>
        <w:div w:id="1013996428">
          <w:marLeft w:val="640"/>
          <w:marRight w:val="0"/>
          <w:marTop w:val="0"/>
          <w:marBottom w:val="0"/>
          <w:divBdr>
            <w:top w:val="none" w:sz="0" w:space="0" w:color="auto"/>
            <w:left w:val="none" w:sz="0" w:space="0" w:color="auto"/>
            <w:bottom w:val="none" w:sz="0" w:space="0" w:color="auto"/>
            <w:right w:val="none" w:sz="0" w:space="0" w:color="auto"/>
          </w:divBdr>
        </w:div>
        <w:div w:id="998965476">
          <w:marLeft w:val="640"/>
          <w:marRight w:val="0"/>
          <w:marTop w:val="0"/>
          <w:marBottom w:val="0"/>
          <w:divBdr>
            <w:top w:val="none" w:sz="0" w:space="0" w:color="auto"/>
            <w:left w:val="none" w:sz="0" w:space="0" w:color="auto"/>
            <w:bottom w:val="none" w:sz="0" w:space="0" w:color="auto"/>
            <w:right w:val="none" w:sz="0" w:space="0" w:color="auto"/>
          </w:divBdr>
        </w:div>
        <w:div w:id="1535077963">
          <w:marLeft w:val="640"/>
          <w:marRight w:val="0"/>
          <w:marTop w:val="0"/>
          <w:marBottom w:val="0"/>
          <w:divBdr>
            <w:top w:val="none" w:sz="0" w:space="0" w:color="auto"/>
            <w:left w:val="none" w:sz="0" w:space="0" w:color="auto"/>
            <w:bottom w:val="none" w:sz="0" w:space="0" w:color="auto"/>
            <w:right w:val="none" w:sz="0" w:space="0" w:color="auto"/>
          </w:divBdr>
        </w:div>
        <w:div w:id="33509549">
          <w:marLeft w:val="640"/>
          <w:marRight w:val="0"/>
          <w:marTop w:val="0"/>
          <w:marBottom w:val="0"/>
          <w:divBdr>
            <w:top w:val="none" w:sz="0" w:space="0" w:color="auto"/>
            <w:left w:val="none" w:sz="0" w:space="0" w:color="auto"/>
            <w:bottom w:val="none" w:sz="0" w:space="0" w:color="auto"/>
            <w:right w:val="none" w:sz="0" w:space="0" w:color="auto"/>
          </w:divBdr>
        </w:div>
        <w:div w:id="1713530607">
          <w:marLeft w:val="640"/>
          <w:marRight w:val="0"/>
          <w:marTop w:val="0"/>
          <w:marBottom w:val="0"/>
          <w:divBdr>
            <w:top w:val="none" w:sz="0" w:space="0" w:color="auto"/>
            <w:left w:val="none" w:sz="0" w:space="0" w:color="auto"/>
            <w:bottom w:val="none" w:sz="0" w:space="0" w:color="auto"/>
            <w:right w:val="none" w:sz="0" w:space="0" w:color="auto"/>
          </w:divBdr>
        </w:div>
      </w:divsChild>
    </w:div>
    <w:div w:id="346566575">
      <w:marLeft w:val="640"/>
      <w:marRight w:val="0"/>
      <w:marTop w:val="0"/>
      <w:marBottom w:val="0"/>
      <w:divBdr>
        <w:top w:val="none" w:sz="0" w:space="0" w:color="auto"/>
        <w:left w:val="none" w:sz="0" w:space="0" w:color="auto"/>
        <w:bottom w:val="none" w:sz="0" w:space="0" w:color="auto"/>
        <w:right w:val="none" w:sz="0" w:space="0" w:color="auto"/>
      </w:divBdr>
    </w:div>
    <w:div w:id="348987786">
      <w:bodyDiv w:val="1"/>
      <w:marLeft w:val="0"/>
      <w:marRight w:val="0"/>
      <w:marTop w:val="0"/>
      <w:marBottom w:val="0"/>
      <w:divBdr>
        <w:top w:val="none" w:sz="0" w:space="0" w:color="auto"/>
        <w:left w:val="none" w:sz="0" w:space="0" w:color="auto"/>
        <w:bottom w:val="none" w:sz="0" w:space="0" w:color="auto"/>
        <w:right w:val="none" w:sz="0" w:space="0" w:color="auto"/>
      </w:divBdr>
      <w:divsChild>
        <w:div w:id="1381246273">
          <w:marLeft w:val="640"/>
          <w:marRight w:val="0"/>
          <w:marTop w:val="0"/>
          <w:marBottom w:val="0"/>
          <w:divBdr>
            <w:top w:val="none" w:sz="0" w:space="0" w:color="auto"/>
            <w:left w:val="none" w:sz="0" w:space="0" w:color="auto"/>
            <w:bottom w:val="none" w:sz="0" w:space="0" w:color="auto"/>
            <w:right w:val="none" w:sz="0" w:space="0" w:color="auto"/>
          </w:divBdr>
        </w:div>
        <w:div w:id="1008750843">
          <w:marLeft w:val="640"/>
          <w:marRight w:val="0"/>
          <w:marTop w:val="0"/>
          <w:marBottom w:val="0"/>
          <w:divBdr>
            <w:top w:val="none" w:sz="0" w:space="0" w:color="auto"/>
            <w:left w:val="none" w:sz="0" w:space="0" w:color="auto"/>
            <w:bottom w:val="none" w:sz="0" w:space="0" w:color="auto"/>
            <w:right w:val="none" w:sz="0" w:space="0" w:color="auto"/>
          </w:divBdr>
        </w:div>
        <w:div w:id="1049375951">
          <w:marLeft w:val="640"/>
          <w:marRight w:val="0"/>
          <w:marTop w:val="0"/>
          <w:marBottom w:val="0"/>
          <w:divBdr>
            <w:top w:val="none" w:sz="0" w:space="0" w:color="auto"/>
            <w:left w:val="none" w:sz="0" w:space="0" w:color="auto"/>
            <w:bottom w:val="none" w:sz="0" w:space="0" w:color="auto"/>
            <w:right w:val="none" w:sz="0" w:space="0" w:color="auto"/>
          </w:divBdr>
        </w:div>
        <w:div w:id="56906915">
          <w:marLeft w:val="640"/>
          <w:marRight w:val="0"/>
          <w:marTop w:val="0"/>
          <w:marBottom w:val="0"/>
          <w:divBdr>
            <w:top w:val="none" w:sz="0" w:space="0" w:color="auto"/>
            <w:left w:val="none" w:sz="0" w:space="0" w:color="auto"/>
            <w:bottom w:val="none" w:sz="0" w:space="0" w:color="auto"/>
            <w:right w:val="none" w:sz="0" w:space="0" w:color="auto"/>
          </w:divBdr>
        </w:div>
        <w:div w:id="1271619866">
          <w:marLeft w:val="640"/>
          <w:marRight w:val="0"/>
          <w:marTop w:val="0"/>
          <w:marBottom w:val="0"/>
          <w:divBdr>
            <w:top w:val="none" w:sz="0" w:space="0" w:color="auto"/>
            <w:left w:val="none" w:sz="0" w:space="0" w:color="auto"/>
            <w:bottom w:val="none" w:sz="0" w:space="0" w:color="auto"/>
            <w:right w:val="none" w:sz="0" w:space="0" w:color="auto"/>
          </w:divBdr>
        </w:div>
        <w:div w:id="365256198">
          <w:marLeft w:val="640"/>
          <w:marRight w:val="0"/>
          <w:marTop w:val="0"/>
          <w:marBottom w:val="0"/>
          <w:divBdr>
            <w:top w:val="none" w:sz="0" w:space="0" w:color="auto"/>
            <w:left w:val="none" w:sz="0" w:space="0" w:color="auto"/>
            <w:bottom w:val="none" w:sz="0" w:space="0" w:color="auto"/>
            <w:right w:val="none" w:sz="0" w:space="0" w:color="auto"/>
          </w:divBdr>
        </w:div>
        <w:div w:id="728502621">
          <w:marLeft w:val="640"/>
          <w:marRight w:val="0"/>
          <w:marTop w:val="0"/>
          <w:marBottom w:val="0"/>
          <w:divBdr>
            <w:top w:val="none" w:sz="0" w:space="0" w:color="auto"/>
            <w:left w:val="none" w:sz="0" w:space="0" w:color="auto"/>
            <w:bottom w:val="none" w:sz="0" w:space="0" w:color="auto"/>
            <w:right w:val="none" w:sz="0" w:space="0" w:color="auto"/>
          </w:divBdr>
        </w:div>
        <w:div w:id="1811094077">
          <w:marLeft w:val="640"/>
          <w:marRight w:val="0"/>
          <w:marTop w:val="0"/>
          <w:marBottom w:val="0"/>
          <w:divBdr>
            <w:top w:val="none" w:sz="0" w:space="0" w:color="auto"/>
            <w:left w:val="none" w:sz="0" w:space="0" w:color="auto"/>
            <w:bottom w:val="none" w:sz="0" w:space="0" w:color="auto"/>
            <w:right w:val="none" w:sz="0" w:space="0" w:color="auto"/>
          </w:divBdr>
        </w:div>
        <w:div w:id="1464346091">
          <w:marLeft w:val="640"/>
          <w:marRight w:val="0"/>
          <w:marTop w:val="0"/>
          <w:marBottom w:val="0"/>
          <w:divBdr>
            <w:top w:val="none" w:sz="0" w:space="0" w:color="auto"/>
            <w:left w:val="none" w:sz="0" w:space="0" w:color="auto"/>
            <w:bottom w:val="none" w:sz="0" w:space="0" w:color="auto"/>
            <w:right w:val="none" w:sz="0" w:space="0" w:color="auto"/>
          </w:divBdr>
        </w:div>
        <w:div w:id="731007677">
          <w:marLeft w:val="640"/>
          <w:marRight w:val="0"/>
          <w:marTop w:val="0"/>
          <w:marBottom w:val="0"/>
          <w:divBdr>
            <w:top w:val="none" w:sz="0" w:space="0" w:color="auto"/>
            <w:left w:val="none" w:sz="0" w:space="0" w:color="auto"/>
            <w:bottom w:val="none" w:sz="0" w:space="0" w:color="auto"/>
            <w:right w:val="none" w:sz="0" w:space="0" w:color="auto"/>
          </w:divBdr>
        </w:div>
        <w:div w:id="548960561">
          <w:marLeft w:val="640"/>
          <w:marRight w:val="0"/>
          <w:marTop w:val="0"/>
          <w:marBottom w:val="0"/>
          <w:divBdr>
            <w:top w:val="none" w:sz="0" w:space="0" w:color="auto"/>
            <w:left w:val="none" w:sz="0" w:space="0" w:color="auto"/>
            <w:bottom w:val="none" w:sz="0" w:space="0" w:color="auto"/>
            <w:right w:val="none" w:sz="0" w:space="0" w:color="auto"/>
          </w:divBdr>
        </w:div>
        <w:div w:id="1837304210">
          <w:marLeft w:val="640"/>
          <w:marRight w:val="0"/>
          <w:marTop w:val="0"/>
          <w:marBottom w:val="0"/>
          <w:divBdr>
            <w:top w:val="none" w:sz="0" w:space="0" w:color="auto"/>
            <w:left w:val="none" w:sz="0" w:space="0" w:color="auto"/>
            <w:bottom w:val="none" w:sz="0" w:space="0" w:color="auto"/>
            <w:right w:val="none" w:sz="0" w:space="0" w:color="auto"/>
          </w:divBdr>
        </w:div>
        <w:div w:id="1547177613">
          <w:marLeft w:val="640"/>
          <w:marRight w:val="0"/>
          <w:marTop w:val="0"/>
          <w:marBottom w:val="0"/>
          <w:divBdr>
            <w:top w:val="none" w:sz="0" w:space="0" w:color="auto"/>
            <w:left w:val="none" w:sz="0" w:space="0" w:color="auto"/>
            <w:bottom w:val="none" w:sz="0" w:space="0" w:color="auto"/>
            <w:right w:val="none" w:sz="0" w:space="0" w:color="auto"/>
          </w:divBdr>
        </w:div>
        <w:div w:id="1317996151">
          <w:marLeft w:val="640"/>
          <w:marRight w:val="0"/>
          <w:marTop w:val="0"/>
          <w:marBottom w:val="0"/>
          <w:divBdr>
            <w:top w:val="none" w:sz="0" w:space="0" w:color="auto"/>
            <w:left w:val="none" w:sz="0" w:space="0" w:color="auto"/>
            <w:bottom w:val="none" w:sz="0" w:space="0" w:color="auto"/>
            <w:right w:val="none" w:sz="0" w:space="0" w:color="auto"/>
          </w:divBdr>
        </w:div>
        <w:div w:id="501555249">
          <w:marLeft w:val="640"/>
          <w:marRight w:val="0"/>
          <w:marTop w:val="0"/>
          <w:marBottom w:val="0"/>
          <w:divBdr>
            <w:top w:val="none" w:sz="0" w:space="0" w:color="auto"/>
            <w:left w:val="none" w:sz="0" w:space="0" w:color="auto"/>
            <w:bottom w:val="none" w:sz="0" w:space="0" w:color="auto"/>
            <w:right w:val="none" w:sz="0" w:space="0" w:color="auto"/>
          </w:divBdr>
        </w:div>
        <w:div w:id="100298719">
          <w:marLeft w:val="640"/>
          <w:marRight w:val="0"/>
          <w:marTop w:val="0"/>
          <w:marBottom w:val="0"/>
          <w:divBdr>
            <w:top w:val="none" w:sz="0" w:space="0" w:color="auto"/>
            <w:left w:val="none" w:sz="0" w:space="0" w:color="auto"/>
            <w:bottom w:val="none" w:sz="0" w:space="0" w:color="auto"/>
            <w:right w:val="none" w:sz="0" w:space="0" w:color="auto"/>
          </w:divBdr>
        </w:div>
        <w:div w:id="1828981626">
          <w:marLeft w:val="640"/>
          <w:marRight w:val="0"/>
          <w:marTop w:val="0"/>
          <w:marBottom w:val="0"/>
          <w:divBdr>
            <w:top w:val="none" w:sz="0" w:space="0" w:color="auto"/>
            <w:left w:val="none" w:sz="0" w:space="0" w:color="auto"/>
            <w:bottom w:val="none" w:sz="0" w:space="0" w:color="auto"/>
            <w:right w:val="none" w:sz="0" w:space="0" w:color="auto"/>
          </w:divBdr>
        </w:div>
        <w:div w:id="1296718406">
          <w:marLeft w:val="640"/>
          <w:marRight w:val="0"/>
          <w:marTop w:val="0"/>
          <w:marBottom w:val="0"/>
          <w:divBdr>
            <w:top w:val="none" w:sz="0" w:space="0" w:color="auto"/>
            <w:left w:val="none" w:sz="0" w:space="0" w:color="auto"/>
            <w:bottom w:val="none" w:sz="0" w:space="0" w:color="auto"/>
            <w:right w:val="none" w:sz="0" w:space="0" w:color="auto"/>
          </w:divBdr>
        </w:div>
        <w:div w:id="1624269679">
          <w:marLeft w:val="640"/>
          <w:marRight w:val="0"/>
          <w:marTop w:val="0"/>
          <w:marBottom w:val="0"/>
          <w:divBdr>
            <w:top w:val="none" w:sz="0" w:space="0" w:color="auto"/>
            <w:left w:val="none" w:sz="0" w:space="0" w:color="auto"/>
            <w:bottom w:val="none" w:sz="0" w:space="0" w:color="auto"/>
            <w:right w:val="none" w:sz="0" w:space="0" w:color="auto"/>
          </w:divBdr>
        </w:div>
        <w:div w:id="1671522411">
          <w:marLeft w:val="640"/>
          <w:marRight w:val="0"/>
          <w:marTop w:val="0"/>
          <w:marBottom w:val="0"/>
          <w:divBdr>
            <w:top w:val="none" w:sz="0" w:space="0" w:color="auto"/>
            <w:left w:val="none" w:sz="0" w:space="0" w:color="auto"/>
            <w:bottom w:val="none" w:sz="0" w:space="0" w:color="auto"/>
            <w:right w:val="none" w:sz="0" w:space="0" w:color="auto"/>
          </w:divBdr>
        </w:div>
        <w:div w:id="1349598368">
          <w:marLeft w:val="640"/>
          <w:marRight w:val="0"/>
          <w:marTop w:val="0"/>
          <w:marBottom w:val="0"/>
          <w:divBdr>
            <w:top w:val="none" w:sz="0" w:space="0" w:color="auto"/>
            <w:left w:val="none" w:sz="0" w:space="0" w:color="auto"/>
            <w:bottom w:val="none" w:sz="0" w:space="0" w:color="auto"/>
            <w:right w:val="none" w:sz="0" w:space="0" w:color="auto"/>
          </w:divBdr>
        </w:div>
        <w:div w:id="1531145408">
          <w:marLeft w:val="640"/>
          <w:marRight w:val="0"/>
          <w:marTop w:val="0"/>
          <w:marBottom w:val="0"/>
          <w:divBdr>
            <w:top w:val="none" w:sz="0" w:space="0" w:color="auto"/>
            <w:left w:val="none" w:sz="0" w:space="0" w:color="auto"/>
            <w:bottom w:val="none" w:sz="0" w:space="0" w:color="auto"/>
            <w:right w:val="none" w:sz="0" w:space="0" w:color="auto"/>
          </w:divBdr>
        </w:div>
        <w:div w:id="1201282106">
          <w:marLeft w:val="640"/>
          <w:marRight w:val="0"/>
          <w:marTop w:val="0"/>
          <w:marBottom w:val="0"/>
          <w:divBdr>
            <w:top w:val="none" w:sz="0" w:space="0" w:color="auto"/>
            <w:left w:val="none" w:sz="0" w:space="0" w:color="auto"/>
            <w:bottom w:val="none" w:sz="0" w:space="0" w:color="auto"/>
            <w:right w:val="none" w:sz="0" w:space="0" w:color="auto"/>
          </w:divBdr>
        </w:div>
        <w:div w:id="2045985133">
          <w:marLeft w:val="640"/>
          <w:marRight w:val="0"/>
          <w:marTop w:val="0"/>
          <w:marBottom w:val="0"/>
          <w:divBdr>
            <w:top w:val="none" w:sz="0" w:space="0" w:color="auto"/>
            <w:left w:val="none" w:sz="0" w:space="0" w:color="auto"/>
            <w:bottom w:val="none" w:sz="0" w:space="0" w:color="auto"/>
            <w:right w:val="none" w:sz="0" w:space="0" w:color="auto"/>
          </w:divBdr>
        </w:div>
        <w:div w:id="1670256677">
          <w:marLeft w:val="640"/>
          <w:marRight w:val="0"/>
          <w:marTop w:val="0"/>
          <w:marBottom w:val="0"/>
          <w:divBdr>
            <w:top w:val="none" w:sz="0" w:space="0" w:color="auto"/>
            <w:left w:val="none" w:sz="0" w:space="0" w:color="auto"/>
            <w:bottom w:val="none" w:sz="0" w:space="0" w:color="auto"/>
            <w:right w:val="none" w:sz="0" w:space="0" w:color="auto"/>
          </w:divBdr>
        </w:div>
        <w:div w:id="1564675238">
          <w:marLeft w:val="640"/>
          <w:marRight w:val="0"/>
          <w:marTop w:val="0"/>
          <w:marBottom w:val="0"/>
          <w:divBdr>
            <w:top w:val="none" w:sz="0" w:space="0" w:color="auto"/>
            <w:left w:val="none" w:sz="0" w:space="0" w:color="auto"/>
            <w:bottom w:val="none" w:sz="0" w:space="0" w:color="auto"/>
            <w:right w:val="none" w:sz="0" w:space="0" w:color="auto"/>
          </w:divBdr>
        </w:div>
        <w:div w:id="1882328734">
          <w:marLeft w:val="640"/>
          <w:marRight w:val="0"/>
          <w:marTop w:val="0"/>
          <w:marBottom w:val="0"/>
          <w:divBdr>
            <w:top w:val="none" w:sz="0" w:space="0" w:color="auto"/>
            <w:left w:val="none" w:sz="0" w:space="0" w:color="auto"/>
            <w:bottom w:val="none" w:sz="0" w:space="0" w:color="auto"/>
            <w:right w:val="none" w:sz="0" w:space="0" w:color="auto"/>
          </w:divBdr>
        </w:div>
        <w:div w:id="1977446486">
          <w:marLeft w:val="640"/>
          <w:marRight w:val="0"/>
          <w:marTop w:val="0"/>
          <w:marBottom w:val="0"/>
          <w:divBdr>
            <w:top w:val="none" w:sz="0" w:space="0" w:color="auto"/>
            <w:left w:val="none" w:sz="0" w:space="0" w:color="auto"/>
            <w:bottom w:val="none" w:sz="0" w:space="0" w:color="auto"/>
            <w:right w:val="none" w:sz="0" w:space="0" w:color="auto"/>
          </w:divBdr>
        </w:div>
        <w:div w:id="1490755977">
          <w:marLeft w:val="640"/>
          <w:marRight w:val="0"/>
          <w:marTop w:val="0"/>
          <w:marBottom w:val="0"/>
          <w:divBdr>
            <w:top w:val="none" w:sz="0" w:space="0" w:color="auto"/>
            <w:left w:val="none" w:sz="0" w:space="0" w:color="auto"/>
            <w:bottom w:val="none" w:sz="0" w:space="0" w:color="auto"/>
            <w:right w:val="none" w:sz="0" w:space="0" w:color="auto"/>
          </w:divBdr>
        </w:div>
        <w:div w:id="1107316023">
          <w:marLeft w:val="640"/>
          <w:marRight w:val="0"/>
          <w:marTop w:val="0"/>
          <w:marBottom w:val="0"/>
          <w:divBdr>
            <w:top w:val="none" w:sz="0" w:space="0" w:color="auto"/>
            <w:left w:val="none" w:sz="0" w:space="0" w:color="auto"/>
            <w:bottom w:val="none" w:sz="0" w:space="0" w:color="auto"/>
            <w:right w:val="none" w:sz="0" w:space="0" w:color="auto"/>
          </w:divBdr>
        </w:div>
        <w:div w:id="1584220264">
          <w:marLeft w:val="640"/>
          <w:marRight w:val="0"/>
          <w:marTop w:val="0"/>
          <w:marBottom w:val="0"/>
          <w:divBdr>
            <w:top w:val="none" w:sz="0" w:space="0" w:color="auto"/>
            <w:left w:val="none" w:sz="0" w:space="0" w:color="auto"/>
            <w:bottom w:val="none" w:sz="0" w:space="0" w:color="auto"/>
            <w:right w:val="none" w:sz="0" w:space="0" w:color="auto"/>
          </w:divBdr>
        </w:div>
        <w:div w:id="1938521627">
          <w:marLeft w:val="640"/>
          <w:marRight w:val="0"/>
          <w:marTop w:val="0"/>
          <w:marBottom w:val="0"/>
          <w:divBdr>
            <w:top w:val="none" w:sz="0" w:space="0" w:color="auto"/>
            <w:left w:val="none" w:sz="0" w:space="0" w:color="auto"/>
            <w:bottom w:val="none" w:sz="0" w:space="0" w:color="auto"/>
            <w:right w:val="none" w:sz="0" w:space="0" w:color="auto"/>
          </w:divBdr>
        </w:div>
        <w:div w:id="1013070219">
          <w:marLeft w:val="640"/>
          <w:marRight w:val="0"/>
          <w:marTop w:val="0"/>
          <w:marBottom w:val="0"/>
          <w:divBdr>
            <w:top w:val="none" w:sz="0" w:space="0" w:color="auto"/>
            <w:left w:val="none" w:sz="0" w:space="0" w:color="auto"/>
            <w:bottom w:val="none" w:sz="0" w:space="0" w:color="auto"/>
            <w:right w:val="none" w:sz="0" w:space="0" w:color="auto"/>
          </w:divBdr>
        </w:div>
        <w:div w:id="775947987">
          <w:marLeft w:val="640"/>
          <w:marRight w:val="0"/>
          <w:marTop w:val="0"/>
          <w:marBottom w:val="0"/>
          <w:divBdr>
            <w:top w:val="none" w:sz="0" w:space="0" w:color="auto"/>
            <w:left w:val="none" w:sz="0" w:space="0" w:color="auto"/>
            <w:bottom w:val="none" w:sz="0" w:space="0" w:color="auto"/>
            <w:right w:val="none" w:sz="0" w:space="0" w:color="auto"/>
          </w:divBdr>
        </w:div>
        <w:div w:id="1877237846">
          <w:marLeft w:val="640"/>
          <w:marRight w:val="0"/>
          <w:marTop w:val="0"/>
          <w:marBottom w:val="0"/>
          <w:divBdr>
            <w:top w:val="none" w:sz="0" w:space="0" w:color="auto"/>
            <w:left w:val="none" w:sz="0" w:space="0" w:color="auto"/>
            <w:bottom w:val="none" w:sz="0" w:space="0" w:color="auto"/>
            <w:right w:val="none" w:sz="0" w:space="0" w:color="auto"/>
          </w:divBdr>
        </w:div>
        <w:div w:id="1203251564">
          <w:marLeft w:val="640"/>
          <w:marRight w:val="0"/>
          <w:marTop w:val="0"/>
          <w:marBottom w:val="0"/>
          <w:divBdr>
            <w:top w:val="none" w:sz="0" w:space="0" w:color="auto"/>
            <w:left w:val="none" w:sz="0" w:space="0" w:color="auto"/>
            <w:bottom w:val="none" w:sz="0" w:space="0" w:color="auto"/>
            <w:right w:val="none" w:sz="0" w:space="0" w:color="auto"/>
          </w:divBdr>
        </w:div>
        <w:div w:id="639769799">
          <w:marLeft w:val="640"/>
          <w:marRight w:val="0"/>
          <w:marTop w:val="0"/>
          <w:marBottom w:val="0"/>
          <w:divBdr>
            <w:top w:val="none" w:sz="0" w:space="0" w:color="auto"/>
            <w:left w:val="none" w:sz="0" w:space="0" w:color="auto"/>
            <w:bottom w:val="none" w:sz="0" w:space="0" w:color="auto"/>
            <w:right w:val="none" w:sz="0" w:space="0" w:color="auto"/>
          </w:divBdr>
        </w:div>
        <w:div w:id="1162429652">
          <w:marLeft w:val="640"/>
          <w:marRight w:val="0"/>
          <w:marTop w:val="0"/>
          <w:marBottom w:val="0"/>
          <w:divBdr>
            <w:top w:val="none" w:sz="0" w:space="0" w:color="auto"/>
            <w:left w:val="none" w:sz="0" w:space="0" w:color="auto"/>
            <w:bottom w:val="none" w:sz="0" w:space="0" w:color="auto"/>
            <w:right w:val="none" w:sz="0" w:space="0" w:color="auto"/>
          </w:divBdr>
        </w:div>
        <w:div w:id="1267612979">
          <w:marLeft w:val="640"/>
          <w:marRight w:val="0"/>
          <w:marTop w:val="0"/>
          <w:marBottom w:val="0"/>
          <w:divBdr>
            <w:top w:val="none" w:sz="0" w:space="0" w:color="auto"/>
            <w:left w:val="none" w:sz="0" w:space="0" w:color="auto"/>
            <w:bottom w:val="none" w:sz="0" w:space="0" w:color="auto"/>
            <w:right w:val="none" w:sz="0" w:space="0" w:color="auto"/>
          </w:divBdr>
        </w:div>
        <w:div w:id="1662392249">
          <w:marLeft w:val="640"/>
          <w:marRight w:val="0"/>
          <w:marTop w:val="0"/>
          <w:marBottom w:val="0"/>
          <w:divBdr>
            <w:top w:val="none" w:sz="0" w:space="0" w:color="auto"/>
            <w:left w:val="none" w:sz="0" w:space="0" w:color="auto"/>
            <w:bottom w:val="none" w:sz="0" w:space="0" w:color="auto"/>
            <w:right w:val="none" w:sz="0" w:space="0" w:color="auto"/>
          </w:divBdr>
        </w:div>
        <w:div w:id="1422677459">
          <w:marLeft w:val="640"/>
          <w:marRight w:val="0"/>
          <w:marTop w:val="0"/>
          <w:marBottom w:val="0"/>
          <w:divBdr>
            <w:top w:val="none" w:sz="0" w:space="0" w:color="auto"/>
            <w:left w:val="none" w:sz="0" w:space="0" w:color="auto"/>
            <w:bottom w:val="none" w:sz="0" w:space="0" w:color="auto"/>
            <w:right w:val="none" w:sz="0" w:space="0" w:color="auto"/>
          </w:divBdr>
        </w:div>
      </w:divsChild>
    </w:div>
    <w:div w:id="349375773">
      <w:marLeft w:val="0"/>
      <w:marRight w:val="0"/>
      <w:marTop w:val="0"/>
      <w:marBottom w:val="0"/>
      <w:divBdr>
        <w:top w:val="none" w:sz="0" w:space="0" w:color="auto"/>
        <w:left w:val="none" w:sz="0" w:space="0" w:color="auto"/>
        <w:bottom w:val="none" w:sz="0" w:space="0" w:color="auto"/>
        <w:right w:val="none" w:sz="0" w:space="0" w:color="auto"/>
      </w:divBdr>
    </w:div>
    <w:div w:id="352654916">
      <w:marLeft w:val="640"/>
      <w:marRight w:val="0"/>
      <w:marTop w:val="0"/>
      <w:marBottom w:val="0"/>
      <w:divBdr>
        <w:top w:val="none" w:sz="0" w:space="0" w:color="auto"/>
        <w:left w:val="none" w:sz="0" w:space="0" w:color="auto"/>
        <w:bottom w:val="none" w:sz="0" w:space="0" w:color="auto"/>
        <w:right w:val="none" w:sz="0" w:space="0" w:color="auto"/>
      </w:divBdr>
    </w:div>
    <w:div w:id="352925537">
      <w:bodyDiv w:val="1"/>
      <w:marLeft w:val="0"/>
      <w:marRight w:val="0"/>
      <w:marTop w:val="0"/>
      <w:marBottom w:val="0"/>
      <w:divBdr>
        <w:top w:val="none" w:sz="0" w:space="0" w:color="auto"/>
        <w:left w:val="none" w:sz="0" w:space="0" w:color="auto"/>
        <w:bottom w:val="none" w:sz="0" w:space="0" w:color="auto"/>
        <w:right w:val="none" w:sz="0" w:space="0" w:color="auto"/>
      </w:divBdr>
      <w:divsChild>
        <w:div w:id="68843770">
          <w:marLeft w:val="640"/>
          <w:marRight w:val="0"/>
          <w:marTop w:val="0"/>
          <w:marBottom w:val="0"/>
          <w:divBdr>
            <w:top w:val="none" w:sz="0" w:space="0" w:color="auto"/>
            <w:left w:val="none" w:sz="0" w:space="0" w:color="auto"/>
            <w:bottom w:val="none" w:sz="0" w:space="0" w:color="auto"/>
            <w:right w:val="none" w:sz="0" w:space="0" w:color="auto"/>
          </w:divBdr>
        </w:div>
        <w:div w:id="118687733">
          <w:marLeft w:val="640"/>
          <w:marRight w:val="0"/>
          <w:marTop w:val="0"/>
          <w:marBottom w:val="0"/>
          <w:divBdr>
            <w:top w:val="none" w:sz="0" w:space="0" w:color="auto"/>
            <w:left w:val="none" w:sz="0" w:space="0" w:color="auto"/>
            <w:bottom w:val="none" w:sz="0" w:space="0" w:color="auto"/>
            <w:right w:val="none" w:sz="0" w:space="0" w:color="auto"/>
          </w:divBdr>
        </w:div>
        <w:div w:id="138815256">
          <w:marLeft w:val="640"/>
          <w:marRight w:val="0"/>
          <w:marTop w:val="0"/>
          <w:marBottom w:val="0"/>
          <w:divBdr>
            <w:top w:val="none" w:sz="0" w:space="0" w:color="auto"/>
            <w:left w:val="none" w:sz="0" w:space="0" w:color="auto"/>
            <w:bottom w:val="none" w:sz="0" w:space="0" w:color="auto"/>
            <w:right w:val="none" w:sz="0" w:space="0" w:color="auto"/>
          </w:divBdr>
        </w:div>
        <w:div w:id="138887202">
          <w:marLeft w:val="640"/>
          <w:marRight w:val="0"/>
          <w:marTop w:val="0"/>
          <w:marBottom w:val="0"/>
          <w:divBdr>
            <w:top w:val="none" w:sz="0" w:space="0" w:color="auto"/>
            <w:left w:val="none" w:sz="0" w:space="0" w:color="auto"/>
            <w:bottom w:val="none" w:sz="0" w:space="0" w:color="auto"/>
            <w:right w:val="none" w:sz="0" w:space="0" w:color="auto"/>
          </w:divBdr>
        </w:div>
        <w:div w:id="152333564">
          <w:marLeft w:val="640"/>
          <w:marRight w:val="0"/>
          <w:marTop w:val="0"/>
          <w:marBottom w:val="0"/>
          <w:divBdr>
            <w:top w:val="none" w:sz="0" w:space="0" w:color="auto"/>
            <w:left w:val="none" w:sz="0" w:space="0" w:color="auto"/>
            <w:bottom w:val="none" w:sz="0" w:space="0" w:color="auto"/>
            <w:right w:val="none" w:sz="0" w:space="0" w:color="auto"/>
          </w:divBdr>
        </w:div>
        <w:div w:id="186262402">
          <w:marLeft w:val="640"/>
          <w:marRight w:val="0"/>
          <w:marTop w:val="0"/>
          <w:marBottom w:val="0"/>
          <w:divBdr>
            <w:top w:val="none" w:sz="0" w:space="0" w:color="auto"/>
            <w:left w:val="none" w:sz="0" w:space="0" w:color="auto"/>
            <w:bottom w:val="none" w:sz="0" w:space="0" w:color="auto"/>
            <w:right w:val="none" w:sz="0" w:space="0" w:color="auto"/>
          </w:divBdr>
        </w:div>
        <w:div w:id="333147949">
          <w:marLeft w:val="640"/>
          <w:marRight w:val="0"/>
          <w:marTop w:val="0"/>
          <w:marBottom w:val="0"/>
          <w:divBdr>
            <w:top w:val="none" w:sz="0" w:space="0" w:color="auto"/>
            <w:left w:val="none" w:sz="0" w:space="0" w:color="auto"/>
            <w:bottom w:val="none" w:sz="0" w:space="0" w:color="auto"/>
            <w:right w:val="none" w:sz="0" w:space="0" w:color="auto"/>
          </w:divBdr>
        </w:div>
        <w:div w:id="359938920">
          <w:marLeft w:val="640"/>
          <w:marRight w:val="0"/>
          <w:marTop w:val="0"/>
          <w:marBottom w:val="0"/>
          <w:divBdr>
            <w:top w:val="none" w:sz="0" w:space="0" w:color="auto"/>
            <w:left w:val="none" w:sz="0" w:space="0" w:color="auto"/>
            <w:bottom w:val="none" w:sz="0" w:space="0" w:color="auto"/>
            <w:right w:val="none" w:sz="0" w:space="0" w:color="auto"/>
          </w:divBdr>
        </w:div>
        <w:div w:id="517037389">
          <w:marLeft w:val="640"/>
          <w:marRight w:val="0"/>
          <w:marTop w:val="0"/>
          <w:marBottom w:val="0"/>
          <w:divBdr>
            <w:top w:val="none" w:sz="0" w:space="0" w:color="auto"/>
            <w:left w:val="none" w:sz="0" w:space="0" w:color="auto"/>
            <w:bottom w:val="none" w:sz="0" w:space="0" w:color="auto"/>
            <w:right w:val="none" w:sz="0" w:space="0" w:color="auto"/>
          </w:divBdr>
        </w:div>
        <w:div w:id="558397675">
          <w:marLeft w:val="640"/>
          <w:marRight w:val="0"/>
          <w:marTop w:val="0"/>
          <w:marBottom w:val="0"/>
          <w:divBdr>
            <w:top w:val="none" w:sz="0" w:space="0" w:color="auto"/>
            <w:left w:val="none" w:sz="0" w:space="0" w:color="auto"/>
            <w:bottom w:val="none" w:sz="0" w:space="0" w:color="auto"/>
            <w:right w:val="none" w:sz="0" w:space="0" w:color="auto"/>
          </w:divBdr>
        </w:div>
        <w:div w:id="611786606">
          <w:marLeft w:val="640"/>
          <w:marRight w:val="0"/>
          <w:marTop w:val="0"/>
          <w:marBottom w:val="0"/>
          <w:divBdr>
            <w:top w:val="none" w:sz="0" w:space="0" w:color="auto"/>
            <w:left w:val="none" w:sz="0" w:space="0" w:color="auto"/>
            <w:bottom w:val="none" w:sz="0" w:space="0" w:color="auto"/>
            <w:right w:val="none" w:sz="0" w:space="0" w:color="auto"/>
          </w:divBdr>
        </w:div>
        <w:div w:id="654146005">
          <w:marLeft w:val="640"/>
          <w:marRight w:val="0"/>
          <w:marTop w:val="0"/>
          <w:marBottom w:val="0"/>
          <w:divBdr>
            <w:top w:val="none" w:sz="0" w:space="0" w:color="auto"/>
            <w:left w:val="none" w:sz="0" w:space="0" w:color="auto"/>
            <w:bottom w:val="none" w:sz="0" w:space="0" w:color="auto"/>
            <w:right w:val="none" w:sz="0" w:space="0" w:color="auto"/>
          </w:divBdr>
        </w:div>
        <w:div w:id="687604327">
          <w:marLeft w:val="640"/>
          <w:marRight w:val="0"/>
          <w:marTop w:val="0"/>
          <w:marBottom w:val="0"/>
          <w:divBdr>
            <w:top w:val="none" w:sz="0" w:space="0" w:color="auto"/>
            <w:left w:val="none" w:sz="0" w:space="0" w:color="auto"/>
            <w:bottom w:val="none" w:sz="0" w:space="0" w:color="auto"/>
            <w:right w:val="none" w:sz="0" w:space="0" w:color="auto"/>
          </w:divBdr>
        </w:div>
        <w:div w:id="689067369">
          <w:marLeft w:val="640"/>
          <w:marRight w:val="0"/>
          <w:marTop w:val="0"/>
          <w:marBottom w:val="0"/>
          <w:divBdr>
            <w:top w:val="none" w:sz="0" w:space="0" w:color="auto"/>
            <w:left w:val="none" w:sz="0" w:space="0" w:color="auto"/>
            <w:bottom w:val="none" w:sz="0" w:space="0" w:color="auto"/>
            <w:right w:val="none" w:sz="0" w:space="0" w:color="auto"/>
          </w:divBdr>
        </w:div>
        <w:div w:id="771513058">
          <w:marLeft w:val="640"/>
          <w:marRight w:val="0"/>
          <w:marTop w:val="0"/>
          <w:marBottom w:val="0"/>
          <w:divBdr>
            <w:top w:val="none" w:sz="0" w:space="0" w:color="auto"/>
            <w:left w:val="none" w:sz="0" w:space="0" w:color="auto"/>
            <w:bottom w:val="none" w:sz="0" w:space="0" w:color="auto"/>
            <w:right w:val="none" w:sz="0" w:space="0" w:color="auto"/>
          </w:divBdr>
        </w:div>
        <w:div w:id="823158677">
          <w:marLeft w:val="640"/>
          <w:marRight w:val="0"/>
          <w:marTop w:val="0"/>
          <w:marBottom w:val="0"/>
          <w:divBdr>
            <w:top w:val="none" w:sz="0" w:space="0" w:color="auto"/>
            <w:left w:val="none" w:sz="0" w:space="0" w:color="auto"/>
            <w:bottom w:val="none" w:sz="0" w:space="0" w:color="auto"/>
            <w:right w:val="none" w:sz="0" w:space="0" w:color="auto"/>
          </w:divBdr>
        </w:div>
        <w:div w:id="870413573">
          <w:marLeft w:val="640"/>
          <w:marRight w:val="0"/>
          <w:marTop w:val="0"/>
          <w:marBottom w:val="0"/>
          <w:divBdr>
            <w:top w:val="none" w:sz="0" w:space="0" w:color="auto"/>
            <w:left w:val="none" w:sz="0" w:space="0" w:color="auto"/>
            <w:bottom w:val="none" w:sz="0" w:space="0" w:color="auto"/>
            <w:right w:val="none" w:sz="0" w:space="0" w:color="auto"/>
          </w:divBdr>
        </w:div>
        <w:div w:id="929121054">
          <w:marLeft w:val="640"/>
          <w:marRight w:val="0"/>
          <w:marTop w:val="0"/>
          <w:marBottom w:val="0"/>
          <w:divBdr>
            <w:top w:val="none" w:sz="0" w:space="0" w:color="auto"/>
            <w:left w:val="none" w:sz="0" w:space="0" w:color="auto"/>
            <w:bottom w:val="none" w:sz="0" w:space="0" w:color="auto"/>
            <w:right w:val="none" w:sz="0" w:space="0" w:color="auto"/>
          </w:divBdr>
        </w:div>
        <w:div w:id="1020857112">
          <w:marLeft w:val="640"/>
          <w:marRight w:val="0"/>
          <w:marTop w:val="0"/>
          <w:marBottom w:val="0"/>
          <w:divBdr>
            <w:top w:val="none" w:sz="0" w:space="0" w:color="auto"/>
            <w:left w:val="none" w:sz="0" w:space="0" w:color="auto"/>
            <w:bottom w:val="none" w:sz="0" w:space="0" w:color="auto"/>
            <w:right w:val="none" w:sz="0" w:space="0" w:color="auto"/>
          </w:divBdr>
        </w:div>
        <w:div w:id="1061488501">
          <w:marLeft w:val="640"/>
          <w:marRight w:val="0"/>
          <w:marTop w:val="0"/>
          <w:marBottom w:val="0"/>
          <w:divBdr>
            <w:top w:val="none" w:sz="0" w:space="0" w:color="auto"/>
            <w:left w:val="none" w:sz="0" w:space="0" w:color="auto"/>
            <w:bottom w:val="none" w:sz="0" w:space="0" w:color="auto"/>
            <w:right w:val="none" w:sz="0" w:space="0" w:color="auto"/>
          </w:divBdr>
        </w:div>
        <w:div w:id="1133985645">
          <w:marLeft w:val="640"/>
          <w:marRight w:val="0"/>
          <w:marTop w:val="0"/>
          <w:marBottom w:val="0"/>
          <w:divBdr>
            <w:top w:val="none" w:sz="0" w:space="0" w:color="auto"/>
            <w:left w:val="none" w:sz="0" w:space="0" w:color="auto"/>
            <w:bottom w:val="none" w:sz="0" w:space="0" w:color="auto"/>
            <w:right w:val="none" w:sz="0" w:space="0" w:color="auto"/>
          </w:divBdr>
        </w:div>
        <w:div w:id="1219245406">
          <w:marLeft w:val="640"/>
          <w:marRight w:val="0"/>
          <w:marTop w:val="0"/>
          <w:marBottom w:val="0"/>
          <w:divBdr>
            <w:top w:val="none" w:sz="0" w:space="0" w:color="auto"/>
            <w:left w:val="none" w:sz="0" w:space="0" w:color="auto"/>
            <w:bottom w:val="none" w:sz="0" w:space="0" w:color="auto"/>
            <w:right w:val="none" w:sz="0" w:space="0" w:color="auto"/>
          </w:divBdr>
        </w:div>
        <w:div w:id="1224219376">
          <w:marLeft w:val="640"/>
          <w:marRight w:val="0"/>
          <w:marTop w:val="0"/>
          <w:marBottom w:val="0"/>
          <w:divBdr>
            <w:top w:val="none" w:sz="0" w:space="0" w:color="auto"/>
            <w:left w:val="none" w:sz="0" w:space="0" w:color="auto"/>
            <w:bottom w:val="none" w:sz="0" w:space="0" w:color="auto"/>
            <w:right w:val="none" w:sz="0" w:space="0" w:color="auto"/>
          </w:divBdr>
        </w:div>
        <w:div w:id="1324820206">
          <w:marLeft w:val="640"/>
          <w:marRight w:val="0"/>
          <w:marTop w:val="0"/>
          <w:marBottom w:val="0"/>
          <w:divBdr>
            <w:top w:val="none" w:sz="0" w:space="0" w:color="auto"/>
            <w:left w:val="none" w:sz="0" w:space="0" w:color="auto"/>
            <w:bottom w:val="none" w:sz="0" w:space="0" w:color="auto"/>
            <w:right w:val="none" w:sz="0" w:space="0" w:color="auto"/>
          </w:divBdr>
        </w:div>
        <w:div w:id="1336376140">
          <w:marLeft w:val="640"/>
          <w:marRight w:val="0"/>
          <w:marTop w:val="0"/>
          <w:marBottom w:val="0"/>
          <w:divBdr>
            <w:top w:val="none" w:sz="0" w:space="0" w:color="auto"/>
            <w:left w:val="none" w:sz="0" w:space="0" w:color="auto"/>
            <w:bottom w:val="none" w:sz="0" w:space="0" w:color="auto"/>
            <w:right w:val="none" w:sz="0" w:space="0" w:color="auto"/>
          </w:divBdr>
        </w:div>
        <w:div w:id="1386638869">
          <w:marLeft w:val="640"/>
          <w:marRight w:val="0"/>
          <w:marTop w:val="0"/>
          <w:marBottom w:val="0"/>
          <w:divBdr>
            <w:top w:val="none" w:sz="0" w:space="0" w:color="auto"/>
            <w:left w:val="none" w:sz="0" w:space="0" w:color="auto"/>
            <w:bottom w:val="none" w:sz="0" w:space="0" w:color="auto"/>
            <w:right w:val="none" w:sz="0" w:space="0" w:color="auto"/>
          </w:divBdr>
        </w:div>
        <w:div w:id="1395855907">
          <w:marLeft w:val="640"/>
          <w:marRight w:val="0"/>
          <w:marTop w:val="0"/>
          <w:marBottom w:val="0"/>
          <w:divBdr>
            <w:top w:val="none" w:sz="0" w:space="0" w:color="auto"/>
            <w:left w:val="none" w:sz="0" w:space="0" w:color="auto"/>
            <w:bottom w:val="none" w:sz="0" w:space="0" w:color="auto"/>
            <w:right w:val="none" w:sz="0" w:space="0" w:color="auto"/>
          </w:divBdr>
        </w:div>
        <w:div w:id="1472940700">
          <w:marLeft w:val="640"/>
          <w:marRight w:val="0"/>
          <w:marTop w:val="0"/>
          <w:marBottom w:val="0"/>
          <w:divBdr>
            <w:top w:val="none" w:sz="0" w:space="0" w:color="auto"/>
            <w:left w:val="none" w:sz="0" w:space="0" w:color="auto"/>
            <w:bottom w:val="none" w:sz="0" w:space="0" w:color="auto"/>
            <w:right w:val="none" w:sz="0" w:space="0" w:color="auto"/>
          </w:divBdr>
        </w:div>
        <w:div w:id="1512793558">
          <w:marLeft w:val="640"/>
          <w:marRight w:val="0"/>
          <w:marTop w:val="0"/>
          <w:marBottom w:val="0"/>
          <w:divBdr>
            <w:top w:val="none" w:sz="0" w:space="0" w:color="auto"/>
            <w:left w:val="none" w:sz="0" w:space="0" w:color="auto"/>
            <w:bottom w:val="none" w:sz="0" w:space="0" w:color="auto"/>
            <w:right w:val="none" w:sz="0" w:space="0" w:color="auto"/>
          </w:divBdr>
        </w:div>
        <w:div w:id="1526090817">
          <w:marLeft w:val="640"/>
          <w:marRight w:val="0"/>
          <w:marTop w:val="0"/>
          <w:marBottom w:val="0"/>
          <w:divBdr>
            <w:top w:val="none" w:sz="0" w:space="0" w:color="auto"/>
            <w:left w:val="none" w:sz="0" w:space="0" w:color="auto"/>
            <w:bottom w:val="none" w:sz="0" w:space="0" w:color="auto"/>
            <w:right w:val="none" w:sz="0" w:space="0" w:color="auto"/>
          </w:divBdr>
        </w:div>
        <w:div w:id="1527256841">
          <w:marLeft w:val="640"/>
          <w:marRight w:val="0"/>
          <w:marTop w:val="0"/>
          <w:marBottom w:val="0"/>
          <w:divBdr>
            <w:top w:val="none" w:sz="0" w:space="0" w:color="auto"/>
            <w:left w:val="none" w:sz="0" w:space="0" w:color="auto"/>
            <w:bottom w:val="none" w:sz="0" w:space="0" w:color="auto"/>
            <w:right w:val="none" w:sz="0" w:space="0" w:color="auto"/>
          </w:divBdr>
        </w:div>
        <w:div w:id="1528641514">
          <w:marLeft w:val="640"/>
          <w:marRight w:val="0"/>
          <w:marTop w:val="0"/>
          <w:marBottom w:val="0"/>
          <w:divBdr>
            <w:top w:val="none" w:sz="0" w:space="0" w:color="auto"/>
            <w:left w:val="none" w:sz="0" w:space="0" w:color="auto"/>
            <w:bottom w:val="none" w:sz="0" w:space="0" w:color="auto"/>
            <w:right w:val="none" w:sz="0" w:space="0" w:color="auto"/>
          </w:divBdr>
        </w:div>
        <w:div w:id="1566716072">
          <w:marLeft w:val="640"/>
          <w:marRight w:val="0"/>
          <w:marTop w:val="0"/>
          <w:marBottom w:val="0"/>
          <w:divBdr>
            <w:top w:val="none" w:sz="0" w:space="0" w:color="auto"/>
            <w:left w:val="none" w:sz="0" w:space="0" w:color="auto"/>
            <w:bottom w:val="none" w:sz="0" w:space="0" w:color="auto"/>
            <w:right w:val="none" w:sz="0" w:space="0" w:color="auto"/>
          </w:divBdr>
        </w:div>
        <w:div w:id="1569730550">
          <w:marLeft w:val="640"/>
          <w:marRight w:val="0"/>
          <w:marTop w:val="0"/>
          <w:marBottom w:val="0"/>
          <w:divBdr>
            <w:top w:val="none" w:sz="0" w:space="0" w:color="auto"/>
            <w:left w:val="none" w:sz="0" w:space="0" w:color="auto"/>
            <w:bottom w:val="none" w:sz="0" w:space="0" w:color="auto"/>
            <w:right w:val="none" w:sz="0" w:space="0" w:color="auto"/>
          </w:divBdr>
        </w:div>
        <w:div w:id="1594633215">
          <w:marLeft w:val="640"/>
          <w:marRight w:val="0"/>
          <w:marTop w:val="0"/>
          <w:marBottom w:val="0"/>
          <w:divBdr>
            <w:top w:val="none" w:sz="0" w:space="0" w:color="auto"/>
            <w:left w:val="none" w:sz="0" w:space="0" w:color="auto"/>
            <w:bottom w:val="none" w:sz="0" w:space="0" w:color="auto"/>
            <w:right w:val="none" w:sz="0" w:space="0" w:color="auto"/>
          </w:divBdr>
        </w:div>
        <w:div w:id="1606383002">
          <w:marLeft w:val="640"/>
          <w:marRight w:val="0"/>
          <w:marTop w:val="0"/>
          <w:marBottom w:val="0"/>
          <w:divBdr>
            <w:top w:val="none" w:sz="0" w:space="0" w:color="auto"/>
            <w:left w:val="none" w:sz="0" w:space="0" w:color="auto"/>
            <w:bottom w:val="none" w:sz="0" w:space="0" w:color="auto"/>
            <w:right w:val="none" w:sz="0" w:space="0" w:color="auto"/>
          </w:divBdr>
        </w:div>
        <w:div w:id="1623078260">
          <w:marLeft w:val="640"/>
          <w:marRight w:val="0"/>
          <w:marTop w:val="0"/>
          <w:marBottom w:val="0"/>
          <w:divBdr>
            <w:top w:val="none" w:sz="0" w:space="0" w:color="auto"/>
            <w:left w:val="none" w:sz="0" w:space="0" w:color="auto"/>
            <w:bottom w:val="none" w:sz="0" w:space="0" w:color="auto"/>
            <w:right w:val="none" w:sz="0" w:space="0" w:color="auto"/>
          </w:divBdr>
        </w:div>
        <w:div w:id="1724283158">
          <w:marLeft w:val="640"/>
          <w:marRight w:val="0"/>
          <w:marTop w:val="0"/>
          <w:marBottom w:val="0"/>
          <w:divBdr>
            <w:top w:val="none" w:sz="0" w:space="0" w:color="auto"/>
            <w:left w:val="none" w:sz="0" w:space="0" w:color="auto"/>
            <w:bottom w:val="none" w:sz="0" w:space="0" w:color="auto"/>
            <w:right w:val="none" w:sz="0" w:space="0" w:color="auto"/>
          </w:divBdr>
        </w:div>
        <w:div w:id="1822848830">
          <w:marLeft w:val="640"/>
          <w:marRight w:val="0"/>
          <w:marTop w:val="0"/>
          <w:marBottom w:val="0"/>
          <w:divBdr>
            <w:top w:val="none" w:sz="0" w:space="0" w:color="auto"/>
            <w:left w:val="none" w:sz="0" w:space="0" w:color="auto"/>
            <w:bottom w:val="none" w:sz="0" w:space="0" w:color="auto"/>
            <w:right w:val="none" w:sz="0" w:space="0" w:color="auto"/>
          </w:divBdr>
        </w:div>
        <w:div w:id="1879581263">
          <w:marLeft w:val="640"/>
          <w:marRight w:val="0"/>
          <w:marTop w:val="0"/>
          <w:marBottom w:val="0"/>
          <w:divBdr>
            <w:top w:val="none" w:sz="0" w:space="0" w:color="auto"/>
            <w:left w:val="none" w:sz="0" w:space="0" w:color="auto"/>
            <w:bottom w:val="none" w:sz="0" w:space="0" w:color="auto"/>
            <w:right w:val="none" w:sz="0" w:space="0" w:color="auto"/>
          </w:divBdr>
        </w:div>
        <w:div w:id="1921518064">
          <w:marLeft w:val="640"/>
          <w:marRight w:val="0"/>
          <w:marTop w:val="0"/>
          <w:marBottom w:val="0"/>
          <w:divBdr>
            <w:top w:val="none" w:sz="0" w:space="0" w:color="auto"/>
            <w:left w:val="none" w:sz="0" w:space="0" w:color="auto"/>
            <w:bottom w:val="none" w:sz="0" w:space="0" w:color="auto"/>
            <w:right w:val="none" w:sz="0" w:space="0" w:color="auto"/>
          </w:divBdr>
        </w:div>
        <w:div w:id="1931309396">
          <w:marLeft w:val="640"/>
          <w:marRight w:val="0"/>
          <w:marTop w:val="0"/>
          <w:marBottom w:val="0"/>
          <w:divBdr>
            <w:top w:val="none" w:sz="0" w:space="0" w:color="auto"/>
            <w:left w:val="none" w:sz="0" w:space="0" w:color="auto"/>
            <w:bottom w:val="none" w:sz="0" w:space="0" w:color="auto"/>
            <w:right w:val="none" w:sz="0" w:space="0" w:color="auto"/>
          </w:divBdr>
        </w:div>
        <w:div w:id="2054453979">
          <w:marLeft w:val="640"/>
          <w:marRight w:val="0"/>
          <w:marTop w:val="0"/>
          <w:marBottom w:val="0"/>
          <w:divBdr>
            <w:top w:val="none" w:sz="0" w:space="0" w:color="auto"/>
            <w:left w:val="none" w:sz="0" w:space="0" w:color="auto"/>
            <w:bottom w:val="none" w:sz="0" w:space="0" w:color="auto"/>
            <w:right w:val="none" w:sz="0" w:space="0" w:color="auto"/>
          </w:divBdr>
        </w:div>
      </w:divsChild>
    </w:div>
    <w:div w:id="354697803">
      <w:marLeft w:val="640"/>
      <w:marRight w:val="0"/>
      <w:marTop w:val="0"/>
      <w:marBottom w:val="0"/>
      <w:divBdr>
        <w:top w:val="none" w:sz="0" w:space="0" w:color="auto"/>
        <w:left w:val="none" w:sz="0" w:space="0" w:color="auto"/>
        <w:bottom w:val="none" w:sz="0" w:space="0" w:color="auto"/>
        <w:right w:val="none" w:sz="0" w:space="0" w:color="auto"/>
      </w:divBdr>
    </w:div>
    <w:div w:id="355158165">
      <w:marLeft w:val="640"/>
      <w:marRight w:val="0"/>
      <w:marTop w:val="0"/>
      <w:marBottom w:val="0"/>
      <w:divBdr>
        <w:top w:val="none" w:sz="0" w:space="0" w:color="auto"/>
        <w:left w:val="none" w:sz="0" w:space="0" w:color="auto"/>
        <w:bottom w:val="none" w:sz="0" w:space="0" w:color="auto"/>
        <w:right w:val="none" w:sz="0" w:space="0" w:color="auto"/>
      </w:divBdr>
    </w:div>
    <w:div w:id="355421827">
      <w:marLeft w:val="0"/>
      <w:marRight w:val="0"/>
      <w:marTop w:val="0"/>
      <w:marBottom w:val="0"/>
      <w:divBdr>
        <w:top w:val="none" w:sz="0" w:space="0" w:color="auto"/>
        <w:left w:val="none" w:sz="0" w:space="0" w:color="auto"/>
        <w:bottom w:val="none" w:sz="0" w:space="0" w:color="auto"/>
        <w:right w:val="none" w:sz="0" w:space="0" w:color="auto"/>
      </w:divBdr>
    </w:div>
    <w:div w:id="355621995">
      <w:marLeft w:val="0"/>
      <w:marRight w:val="0"/>
      <w:marTop w:val="0"/>
      <w:marBottom w:val="0"/>
      <w:divBdr>
        <w:top w:val="none" w:sz="0" w:space="0" w:color="auto"/>
        <w:left w:val="none" w:sz="0" w:space="0" w:color="auto"/>
        <w:bottom w:val="none" w:sz="0" w:space="0" w:color="auto"/>
        <w:right w:val="none" w:sz="0" w:space="0" w:color="auto"/>
      </w:divBdr>
    </w:div>
    <w:div w:id="356465597">
      <w:marLeft w:val="640"/>
      <w:marRight w:val="0"/>
      <w:marTop w:val="0"/>
      <w:marBottom w:val="0"/>
      <w:divBdr>
        <w:top w:val="none" w:sz="0" w:space="0" w:color="auto"/>
        <w:left w:val="none" w:sz="0" w:space="0" w:color="auto"/>
        <w:bottom w:val="none" w:sz="0" w:space="0" w:color="auto"/>
        <w:right w:val="none" w:sz="0" w:space="0" w:color="auto"/>
      </w:divBdr>
    </w:div>
    <w:div w:id="356737202">
      <w:marLeft w:val="640"/>
      <w:marRight w:val="0"/>
      <w:marTop w:val="0"/>
      <w:marBottom w:val="0"/>
      <w:divBdr>
        <w:top w:val="none" w:sz="0" w:space="0" w:color="auto"/>
        <w:left w:val="none" w:sz="0" w:space="0" w:color="auto"/>
        <w:bottom w:val="none" w:sz="0" w:space="0" w:color="auto"/>
        <w:right w:val="none" w:sz="0" w:space="0" w:color="auto"/>
      </w:divBdr>
    </w:div>
    <w:div w:id="359280593">
      <w:marLeft w:val="640"/>
      <w:marRight w:val="0"/>
      <w:marTop w:val="0"/>
      <w:marBottom w:val="0"/>
      <w:divBdr>
        <w:top w:val="none" w:sz="0" w:space="0" w:color="auto"/>
        <w:left w:val="none" w:sz="0" w:space="0" w:color="auto"/>
        <w:bottom w:val="none" w:sz="0" w:space="0" w:color="auto"/>
        <w:right w:val="none" w:sz="0" w:space="0" w:color="auto"/>
      </w:divBdr>
    </w:div>
    <w:div w:id="360976828">
      <w:marLeft w:val="640"/>
      <w:marRight w:val="0"/>
      <w:marTop w:val="0"/>
      <w:marBottom w:val="0"/>
      <w:divBdr>
        <w:top w:val="none" w:sz="0" w:space="0" w:color="auto"/>
        <w:left w:val="none" w:sz="0" w:space="0" w:color="auto"/>
        <w:bottom w:val="none" w:sz="0" w:space="0" w:color="auto"/>
        <w:right w:val="none" w:sz="0" w:space="0" w:color="auto"/>
      </w:divBdr>
    </w:div>
    <w:div w:id="362826783">
      <w:marLeft w:val="640"/>
      <w:marRight w:val="0"/>
      <w:marTop w:val="0"/>
      <w:marBottom w:val="0"/>
      <w:divBdr>
        <w:top w:val="none" w:sz="0" w:space="0" w:color="auto"/>
        <w:left w:val="none" w:sz="0" w:space="0" w:color="auto"/>
        <w:bottom w:val="none" w:sz="0" w:space="0" w:color="auto"/>
        <w:right w:val="none" w:sz="0" w:space="0" w:color="auto"/>
      </w:divBdr>
    </w:div>
    <w:div w:id="369040602">
      <w:marLeft w:val="640"/>
      <w:marRight w:val="0"/>
      <w:marTop w:val="0"/>
      <w:marBottom w:val="0"/>
      <w:divBdr>
        <w:top w:val="none" w:sz="0" w:space="0" w:color="auto"/>
        <w:left w:val="none" w:sz="0" w:space="0" w:color="auto"/>
        <w:bottom w:val="none" w:sz="0" w:space="0" w:color="auto"/>
        <w:right w:val="none" w:sz="0" w:space="0" w:color="auto"/>
      </w:divBdr>
    </w:div>
    <w:div w:id="369690867">
      <w:marLeft w:val="640"/>
      <w:marRight w:val="0"/>
      <w:marTop w:val="0"/>
      <w:marBottom w:val="0"/>
      <w:divBdr>
        <w:top w:val="none" w:sz="0" w:space="0" w:color="auto"/>
        <w:left w:val="none" w:sz="0" w:space="0" w:color="auto"/>
        <w:bottom w:val="none" w:sz="0" w:space="0" w:color="auto"/>
        <w:right w:val="none" w:sz="0" w:space="0" w:color="auto"/>
      </w:divBdr>
    </w:div>
    <w:div w:id="371536624">
      <w:marLeft w:val="640"/>
      <w:marRight w:val="0"/>
      <w:marTop w:val="0"/>
      <w:marBottom w:val="0"/>
      <w:divBdr>
        <w:top w:val="none" w:sz="0" w:space="0" w:color="auto"/>
        <w:left w:val="none" w:sz="0" w:space="0" w:color="auto"/>
        <w:bottom w:val="none" w:sz="0" w:space="0" w:color="auto"/>
        <w:right w:val="none" w:sz="0" w:space="0" w:color="auto"/>
      </w:divBdr>
    </w:div>
    <w:div w:id="371537227">
      <w:marLeft w:val="640"/>
      <w:marRight w:val="0"/>
      <w:marTop w:val="0"/>
      <w:marBottom w:val="0"/>
      <w:divBdr>
        <w:top w:val="none" w:sz="0" w:space="0" w:color="auto"/>
        <w:left w:val="none" w:sz="0" w:space="0" w:color="auto"/>
        <w:bottom w:val="none" w:sz="0" w:space="0" w:color="auto"/>
        <w:right w:val="none" w:sz="0" w:space="0" w:color="auto"/>
      </w:divBdr>
    </w:div>
    <w:div w:id="372116152">
      <w:marLeft w:val="640"/>
      <w:marRight w:val="0"/>
      <w:marTop w:val="0"/>
      <w:marBottom w:val="0"/>
      <w:divBdr>
        <w:top w:val="none" w:sz="0" w:space="0" w:color="auto"/>
        <w:left w:val="none" w:sz="0" w:space="0" w:color="auto"/>
        <w:bottom w:val="none" w:sz="0" w:space="0" w:color="auto"/>
        <w:right w:val="none" w:sz="0" w:space="0" w:color="auto"/>
      </w:divBdr>
    </w:div>
    <w:div w:id="373432463">
      <w:marLeft w:val="640"/>
      <w:marRight w:val="0"/>
      <w:marTop w:val="0"/>
      <w:marBottom w:val="0"/>
      <w:divBdr>
        <w:top w:val="none" w:sz="0" w:space="0" w:color="auto"/>
        <w:left w:val="none" w:sz="0" w:space="0" w:color="auto"/>
        <w:bottom w:val="none" w:sz="0" w:space="0" w:color="auto"/>
        <w:right w:val="none" w:sz="0" w:space="0" w:color="auto"/>
      </w:divBdr>
    </w:div>
    <w:div w:id="374545740">
      <w:bodyDiv w:val="1"/>
      <w:marLeft w:val="0"/>
      <w:marRight w:val="0"/>
      <w:marTop w:val="0"/>
      <w:marBottom w:val="0"/>
      <w:divBdr>
        <w:top w:val="none" w:sz="0" w:space="0" w:color="auto"/>
        <w:left w:val="none" w:sz="0" w:space="0" w:color="auto"/>
        <w:bottom w:val="none" w:sz="0" w:space="0" w:color="auto"/>
        <w:right w:val="none" w:sz="0" w:space="0" w:color="auto"/>
      </w:divBdr>
      <w:divsChild>
        <w:div w:id="454057981">
          <w:marLeft w:val="640"/>
          <w:marRight w:val="0"/>
          <w:marTop w:val="0"/>
          <w:marBottom w:val="0"/>
          <w:divBdr>
            <w:top w:val="none" w:sz="0" w:space="0" w:color="auto"/>
            <w:left w:val="none" w:sz="0" w:space="0" w:color="auto"/>
            <w:bottom w:val="none" w:sz="0" w:space="0" w:color="auto"/>
            <w:right w:val="none" w:sz="0" w:space="0" w:color="auto"/>
          </w:divBdr>
        </w:div>
        <w:div w:id="1671174051">
          <w:marLeft w:val="640"/>
          <w:marRight w:val="0"/>
          <w:marTop w:val="0"/>
          <w:marBottom w:val="0"/>
          <w:divBdr>
            <w:top w:val="none" w:sz="0" w:space="0" w:color="auto"/>
            <w:left w:val="none" w:sz="0" w:space="0" w:color="auto"/>
            <w:bottom w:val="none" w:sz="0" w:space="0" w:color="auto"/>
            <w:right w:val="none" w:sz="0" w:space="0" w:color="auto"/>
          </w:divBdr>
        </w:div>
        <w:div w:id="133068332">
          <w:marLeft w:val="640"/>
          <w:marRight w:val="0"/>
          <w:marTop w:val="0"/>
          <w:marBottom w:val="0"/>
          <w:divBdr>
            <w:top w:val="none" w:sz="0" w:space="0" w:color="auto"/>
            <w:left w:val="none" w:sz="0" w:space="0" w:color="auto"/>
            <w:bottom w:val="none" w:sz="0" w:space="0" w:color="auto"/>
            <w:right w:val="none" w:sz="0" w:space="0" w:color="auto"/>
          </w:divBdr>
        </w:div>
        <w:div w:id="188766717">
          <w:marLeft w:val="640"/>
          <w:marRight w:val="0"/>
          <w:marTop w:val="0"/>
          <w:marBottom w:val="0"/>
          <w:divBdr>
            <w:top w:val="none" w:sz="0" w:space="0" w:color="auto"/>
            <w:left w:val="none" w:sz="0" w:space="0" w:color="auto"/>
            <w:bottom w:val="none" w:sz="0" w:space="0" w:color="auto"/>
            <w:right w:val="none" w:sz="0" w:space="0" w:color="auto"/>
          </w:divBdr>
        </w:div>
        <w:div w:id="2047489115">
          <w:marLeft w:val="640"/>
          <w:marRight w:val="0"/>
          <w:marTop w:val="0"/>
          <w:marBottom w:val="0"/>
          <w:divBdr>
            <w:top w:val="none" w:sz="0" w:space="0" w:color="auto"/>
            <w:left w:val="none" w:sz="0" w:space="0" w:color="auto"/>
            <w:bottom w:val="none" w:sz="0" w:space="0" w:color="auto"/>
            <w:right w:val="none" w:sz="0" w:space="0" w:color="auto"/>
          </w:divBdr>
        </w:div>
        <w:div w:id="767192806">
          <w:marLeft w:val="640"/>
          <w:marRight w:val="0"/>
          <w:marTop w:val="0"/>
          <w:marBottom w:val="0"/>
          <w:divBdr>
            <w:top w:val="none" w:sz="0" w:space="0" w:color="auto"/>
            <w:left w:val="none" w:sz="0" w:space="0" w:color="auto"/>
            <w:bottom w:val="none" w:sz="0" w:space="0" w:color="auto"/>
            <w:right w:val="none" w:sz="0" w:space="0" w:color="auto"/>
          </w:divBdr>
        </w:div>
        <w:div w:id="1542789712">
          <w:marLeft w:val="640"/>
          <w:marRight w:val="0"/>
          <w:marTop w:val="0"/>
          <w:marBottom w:val="0"/>
          <w:divBdr>
            <w:top w:val="none" w:sz="0" w:space="0" w:color="auto"/>
            <w:left w:val="none" w:sz="0" w:space="0" w:color="auto"/>
            <w:bottom w:val="none" w:sz="0" w:space="0" w:color="auto"/>
            <w:right w:val="none" w:sz="0" w:space="0" w:color="auto"/>
          </w:divBdr>
        </w:div>
        <w:div w:id="1677147738">
          <w:marLeft w:val="640"/>
          <w:marRight w:val="0"/>
          <w:marTop w:val="0"/>
          <w:marBottom w:val="0"/>
          <w:divBdr>
            <w:top w:val="none" w:sz="0" w:space="0" w:color="auto"/>
            <w:left w:val="none" w:sz="0" w:space="0" w:color="auto"/>
            <w:bottom w:val="none" w:sz="0" w:space="0" w:color="auto"/>
            <w:right w:val="none" w:sz="0" w:space="0" w:color="auto"/>
          </w:divBdr>
        </w:div>
        <w:div w:id="1557163488">
          <w:marLeft w:val="640"/>
          <w:marRight w:val="0"/>
          <w:marTop w:val="0"/>
          <w:marBottom w:val="0"/>
          <w:divBdr>
            <w:top w:val="none" w:sz="0" w:space="0" w:color="auto"/>
            <w:left w:val="none" w:sz="0" w:space="0" w:color="auto"/>
            <w:bottom w:val="none" w:sz="0" w:space="0" w:color="auto"/>
            <w:right w:val="none" w:sz="0" w:space="0" w:color="auto"/>
          </w:divBdr>
        </w:div>
        <w:div w:id="600379691">
          <w:marLeft w:val="640"/>
          <w:marRight w:val="0"/>
          <w:marTop w:val="0"/>
          <w:marBottom w:val="0"/>
          <w:divBdr>
            <w:top w:val="none" w:sz="0" w:space="0" w:color="auto"/>
            <w:left w:val="none" w:sz="0" w:space="0" w:color="auto"/>
            <w:bottom w:val="none" w:sz="0" w:space="0" w:color="auto"/>
            <w:right w:val="none" w:sz="0" w:space="0" w:color="auto"/>
          </w:divBdr>
        </w:div>
        <w:div w:id="105589723">
          <w:marLeft w:val="640"/>
          <w:marRight w:val="0"/>
          <w:marTop w:val="0"/>
          <w:marBottom w:val="0"/>
          <w:divBdr>
            <w:top w:val="none" w:sz="0" w:space="0" w:color="auto"/>
            <w:left w:val="none" w:sz="0" w:space="0" w:color="auto"/>
            <w:bottom w:val="none" w:sz="0" w:space="0" w:color="auto"/>
            <w:right w:val="none" w:sz="0" w:space="0" w:color="auto"/>
          </w:divBdr>
        </w:div>
        <w:div w:id="148596368">
          <w:marLeft w:val="640"/>
          <w:marRight w:val="0"/>
          <w:marTop w:val="0"/>
          <w:marBottom w:val="0"/>
          <w:divBdr>
            <w:top w:val="none" w:sz="0" w:space="0" w:color="auto"/>
            <w:left w:val="none" w:sz="0" w:space="0" w:color="auto"/>
            <w:bottom w:val="none" w:sz="0" w:space="0" w:color="auto"/>
            <w:right w:val="none" w:sz="0" w:space="0" w:color="auto"/>
          </w:divBdr>
        </w:div>
        <w:div w:id="111436590">
          <w:marLeft w:val="640"/>
          <w:marRight w:val="0"/>
          <w:marTop w:val="0"/>
          <w:marBottom w:val="0"/>
          <w:divBdr>
            <w:top w:val="none" w:sz="0" w:space="0" w:color="auto"/>
            <w:left w:val="none" w:sz="0" w:space="0" w:color="auto"/>
            <w:bottom w:val="none" w:sz="0" w:space="0" w:color="auto"/>
            <w:right w:val="none" w:sz="0" w:space="0" w:color="auto"/>
          </w:divBdr>
        </w:div>
        <w:div w:id="1073889996">
          <w:marLeft w:val="640"/>
          <w:marRight w:val="0"/>
          <w:marTop w:val="0"/>
          <w:marBottom w:val="0"/>
          <w:divBdr>
            <w:top w:val="none" w:sz="0" w:space="0" w:color="auto"/>
            <w:left w:val="none" w:sz="0" w:space="0" w:color="auto"/>
            <w:bottom w:val="none" w:sz="0" w:space="0" w:color="auto"/>
            <w:right w:val="none" w:sz="0" w:space="0" w:color="auto"/>
          </w:divBdr>
        </w:div>
        <w:div w:id="1064988618">
          <w:marLeft w:val="640"/>
          <w:marRight w:val="0"/>
          <w:marTop w:val="0"/>
          <w:marBottom w:val="0"/>
          <w:divBdr>
            <w:top w:val="none" w:sz="0" w:space="0" w:color="auto"/>
            <w:left w:val="none" w:sz="0" w:space="0" w:color="auto"/>
            <w:bottom w:val="none" w:sz="0" w:space="0" w:color="auto"/>
            <w:right w:val="none" w:sz="0" w:space="0" w:color="auto"/>
          </w:divBdr>
        </w:div>
        <w:div w:id="774137951">
          <w:marLeft w:val="640"/>
          <w:marRight w:val="0"/>
          <w:marTop w:val="0"/>
          <w:marBottom w:val="0"/>
          <w:divBdr>
            <w:top w:val="none" w:sz="0" w:space="0" w:color="auto"/>
            <w:left w:val="none" w:sz="0" w:space="0" w:color="auto"/>
            <w:bottom w:val="none" w:sz="0" w:space="0" w:color="auto"/>
            <w:right w:val="none" w:sz="0" w:space="0" w:color="auto"/>
          </w:divBdr>
        </w:div>
        <w:div w:id="1175608534">
          <w:marLeft w:val="640"/>
          <w:marRight w:val="0"/>
          <w:marTop w:val="0"/>
          <w:marBottom w:val="0"/>
          <w:divBdr>
            <w:top w:val="none" w:sz="0" w:space="0" w:color="auto"/>
            <w:left w:val="none" w:sz="0" w:space="0" w:color="auto"/>
            <w:bottom w:val="none" w:sz="0" w:space="0" w:color="auto"/>
            <w:right w:val="none" w:sz="0" w:space="0" w:color="auto"/>
          </w:divBdr>
        </w:div>
        <w:div w:id="1669358412">
          <w:marLeft w:val="640"/>
          <w:marRight w:val="0"/>
          <w:marTop w:val="0"/>
          <w:marBottom w:val="0"/>
          <w:divBdr>
            <w:top w:val="none" w:sz="0" w:space="0" w:color="auto"/>
            <w:left w:val="none" w:sz="0" w:space="0" w:color="auto"/>
            <w:bottom w:val="none" w:sz="0" w:space="0" w:color="auto"/>
            <w:right w:val="none" w:sz="0" w:space="0" w:color="auto"/>
          </w:divBdr>
        </w:div>
        <w:div w:id="1836795067">
          <w:marLeft w:val="640"/>
          <w:marRight w:val="0"/>
          <w:marTop w:val="0"/>
          <w:marBottom w:val="0"/>
          <w:divBdr>
            <w:top w:val="none" w:sz="0" w:space="0" w:color="auto"/>
            <w:left w:val="none" w:sz="0" w:space="0" w:color="auto"/>
            <w:bottom w:val="none" w:sz="0" w:space="0" w:color="auto"/>
            <w:right w:val="none" w:sz="0" w:space="0" w:color="auto"/>
          </w:divBdr>
        </w:div>
        <w:div w:id="1284456009">
          <w:marLeft w:val="640"/>
          <w:marRight w:val="0"/>
          <w:marTop w:val="0"/>
          <w:marBottom w:val="0"/>
          <w:divBdr>
            <w:top w:val="none" w:sz="0" w:space="0" w:color="auto"/>
            <w:left w:val="none" w:sz="0" w:space="0" w:color="auto"/>
            <w:bottom w:val="none" w:sz="0" w:space="0" w:color="auto"/>
            <w:right w:val="none" w:sz="0" w:space="0" w:color="auto"/>
          </w:divBdr>
        </w:div>
        <w:div w:id="891307161">
          <w:marLeft w:val="640"/>
          <w:marRight w:val="0"/>
          <w:marTop w:val="0"/>
          <w:marBottom w:val="0"/>
          <w:divBdr>
            <w:top w:val="none" w:sz="0" w:space="0" w:color="auto"/>
            <w:left w:val="none" w:sz="0" w:space="0" w:color="auto"/>
            <w:bottom w:val="none" w:sz="0" w:space="0" w:color="auto"/>
            <w:right w:val="none" w:sz="0" w:space="0" w:color="auto"/>
          </w:divBdr>
        </w:div>
        <w:div w:id="1293559226">
          <w:marLeft w:val="640"/>
          <w:marRight w:val="0"/>
          <w:marTop w:val="0"/>
          <w:marBottom w:val="0"/>
          <w:divBdr>
            <w:top w:val="none" w:sz="0" w:space="0" w:color="auto"/>
            <w:left w:val="none" w:sz="0" w:space="0" w:color="auto"/>
            <w:bottom w:val="none" w:sz="0" w:space="0" w:color="auto"/>
            <w:right w:val="none" w:sz="0" w:space="0" w:color="auto"/>
          </w:divBdr>
        </w:div>
        <w:div w:id="165366848">
          <w:marLeft w:val="640"/>
          <w:marRight w:val="0"/>
          <w:marTop w:val="0"/>
          <w:marBottom w:val="0"/>
          <w:divBdr>
            <w:top w:val="none" w:sz="0" w:space="0" w:color="auto"/>
            <w:left w:val="none" w:sz="0" w:space="0" w:color="auto"/>
            <w:bottom w:val="none" w:sz="0" w:space="0" w:color="auto"/>
            <w:right w:val="none" w:sz="0" w:space="0" w:color="auto"/>
          </w:divBdr>
        </w:div>
        <w:div w:id="1857956798">
          <w:marLeft w:val="640"/>
          <w:marRight w:val="0"/>
          <w:marTop w:val="0"/>
          <w:marBottom w:val="0"/>
          <w:divBdr>
            <w:top w:val="none" w:sz="0" w:space="0" w:color="auto"/>
            <w:left w:val="none" w:sz="0" w:space="0" w:color="auto"/>
            <w:bottom w:val="none" w:sz="0" w:space="0" w:color="auto"/>
            <w:right w:val="none" w:sz="0" w:space="0" w:color="auto"/>
          </w:divBdr>
        </w:div>
        <w:div w:id="1203327485">
          <w:marLeft w:val="640"/>
          <w:marRight w:val="0"/>
          <w:marTop w:val="0"/>
          <w:marBottom w:val="0"/>
          <w:divBdr>
            <w:top w:val="none" w:sz="0" w:space="0" w:color="auto"/>
            <w:left w:val="none" w:sz="0" w:space="0" w:color="auto"/>
            <w:bottom w:val="none" w:sz="0" w:space="0" w:color="auto"/>
            <w:right w:val="none" w:sz="0" w:space="0" w:color="auto"/>
          </w:divBdr>
        </w:div>
        <w:div w:id="1836143306">
          <w:marLeft w:val="640"/>
          <w:marRight w:val="0"/>
          <w:marTop w:val="0"/>
          <w:marBottom w:val="0"/>
          <w:divBdr>
            <w:top w:val="none" w:sz="0" w:space="0" w:color="auto"/>
            <w:left w:val="none" w:sz="0" w:space="0" w:color="auto"/>
            <w:bottom w:val="none" w:sz="0" w:space="0" w:color="auto"/>
            <w:right w:val="none" w:sz="0" w:space="0" w:color="auto"/>
          </w:divBdr>
        </w:div>
        <w:div w:id="1975789305">
          <w:marLeft w:val="640"/>
          <w:marRight w:val="0"/>
          <w:marTop w:val="0"/>
          <w:marBottom w:val="0"/>
          <w:divBdr>
            <w:top w:val="none" w:sz="0" w:space="0" w:color="auto"/>
            <w:left w:val="none" w:sz="0" w:space="0" w:color="auto"/>
            <w:bottom w:val="none" w:sz="0" w:space="0" w:color="auto"/>
            <w:right w:val="none" w:sz="0" w:space="0" w:color="auto"/>
          </w:divBdr>
        </w:div>
        <w:div w:id="48265600">
          <w:marLeft w:val="640"/>
          <w:marRight w:val="0"/>
          <w:marTop w:val="0"/>
          <w:marBottom w:val="0"/>
          <w:divBdr>
            <w:top w:val="none" w:sz="0" w:space="0" w:color="auto"/>
            <w:left w:val="none" w:sz="0" w:space="0" w:color="auto"/>
            <w:bottom w:val="none" w:sz="0" w:space="0" w:color="auto"/>
            <w:right w:val="none" w:sz="0" w:space="0" w:color="auto"/>
          </w:divBdr>
        </w:div>
        <w:div w:id="1937247164">
          <w:marLeft w:val="640"/>
          <w:marRight w:val="0"/>
          <w:marTop w:val="0"/>
          <w:marBottom w:val="0"/>
          <w:divBdr>
            <w:top w:val="none" w:sz="0" w:space="0" w:color="auto"/>
            <w:left w:val="none" w:sz="0" w:space="0" w:color="auto"/>
            <w:bottom w:val="none" w:sz="0" w:space="0" w:color="auto"/>
            <w:right w:val="none" w:sz="0" w:space="0" w:color="auto"/>
          </w:divBdr>
        </w:div>
        <w:div w:id="1916817437">
          <w:marLeft w:val="640"/>
          <w:marRight w:val="0"/>
          <w:marTop w:val="0"/>
          <w:marBottom w:val="0"/>
          <w:divBdr>
            <w:top w:val="none" w:sz="0" w:space="0" w:color="auto"/>
            <w:left w:val="none" w:sz="0" w:space="0" w:color="auto"/>
            <w:bottom w:val="none" w:sz="0" w:space="0" w:color="auto"/>
            <w:right w:val="none" w:sz="0" w:space="0" w:color="auto"/>
          </w:divBdr>
        </w:div>
        <w:div w:id="1020157088">
          <w:marLeft w:val="640"/>
          <w:marRight w:val="0"/>
          <w:marTop w:val="0"/>
          <w:marBottom w:val="0"/>
          <w:divBdr>
            <w:top w:val="none" w:sz="0" w:space="0" w:color="auto"/>
            <w:left w:val="none" w:sz="0" w:space="0" w:color="auto"/>
            <w:bottom w:val="none" w:sz="0" w:space="0" w:color="auto"/>
            <w:right w:val="none" w:sz="0" w:space="0" w:color="auto"/>
          </w:divBdr>
        </w:div>
        <w:div w:id="60099920">
          <w:marLeft w:val="640"/>
          <w:marRight w:val="0"/>
          <w:marTop w:val="0"/>
          <w:marBottom w:val="0"/>
          <w:divBdr>
            <w:top w:val="none" w:sz="0" w:space="0" w:color="auto"/>
            <w:left w:val="none" w:sz="0" w:space="0" w:color="auto"/>
            <w:bottom w:val="none" w:sz="0" w:space="0" w:color="auto"/>
            <w:right w:val="none" w:sz="0" w:space="0" w:color="auto"/>
          </w:divBdr>
        </w:div>
        <w:div w:id="585655487">
          <w:marLeft w:val="640"/>
          <w:marRight w:val="0"/>
          <w:marTop w:val="0"/>
          <w:marBottom w:val="0"/>
          <w:divBdr>
            <w:top w:val="none" w:sz="0" w:space="0" w:color="auto"/>
            <w:left w:val="none" w:sz="0" w:space="0" w:color="auto"/>
            <w:bottom w:val="none" w:sz="0" w:space="0" w:color="auto"/>
            <w:right w:val="none" w:sz="0" w:space="0" w:color="auto"/>
          </w:divBdr>
        </w:div>
        <w:div w:id="1929536024">
          <w:marLeft w:val="640"/>
          <w:marRight w:val="0"/>
          <w:marTop w:val="0"/>
          <w:marBottom w:val="0"/>
          <w:divBdr>
            <w:top w:val="none" w:sz="0" w:space="0" w:color="auto"/>
            <w:left w:val="none" w:sz="0" w:space="0" w:color="auto"/>
            <w:bottom w:val="none" w:sz="0" w:space="0" w:color="auto"/>
            <w:right w:val="none" w:sz="0" w:space="0" w:color="auto"/>
          </w:divBdr>
        </w:div>
        <w:div w:id="559176328">
          <w:marLeft w:val="640"/>
          <w:marRight w:val="0"/>
          <w:marTop w:val="0"/>
          <w:marBottom w:val="0"/>
          <w:divBdr>
            <w:top w:val="none" w:sz="0" w:space="0" w:color="auto"/>
            <w:left w:val="none" w:sz="0" w:space="0" w:color="auto"/>
            <w:bottom w:val="none" w:sz="0" w:space="0" w:color="auto"/>
            <w:right w:val="none" w:sz="0" w:space="0" w:color="auto"/>
          </w:divBdr>
        </w:div>
        <w:div w:id="261646773">
          <w:marLeft w:val="640"/>
          <w:marRight w:val="0"/>
          <w:marTop w:val="0"/>
          <w:marBottom w:val="0"/>
          <w:divBdr>
            <w:top w:val="none" w:sz="0" w:space="0" w:color="auto"/>
            <w:left w:val="none" w:sz="0" w:space="0" w:color="auto"/>
            <w:bottom w:val="none" w:sz="0" w:space="0" w:color="auto"/>
            <w:right w:val="none" w:sz="0" w:space="0" w:color="auto"/>
          </w:divBdr>
        </w:div>
        <w:div w:id="976833979">
          <w:marLeft w:val="640"/>
          <w:marRight w:val="0"/>
          <w:marTop w:val="0"/>
          <w:marBottom w:val="0"/>
          <w:divBdr>
            <w:top w:val="none" w:sz="0" w:space="0" w:color="auto"/>
            <w:left w:val="none" w:sz="0" w:space="0" w:color="auto"/>
            <w:bottom w:val="none" w:sz="0" w:space="0" w:color="auto"/>
            <w:right w:val="none" w:sz="0" w:space="0" w:color="auto"/>
          </w:divBdr>
        </w:div>
        <w:div w:id="819081135">
          <w:marLeft w:val="640"/>
          <w:marRight w:val="0"/>
          <w:marTop w:val="0"/>
          <w:marBottom w:val="0"/>
          <w:divBdr>
            <w:top w:val="none" w:sz="0" w:space="0" w:color="auto"/>
            <w:left w:val="none" w:sz="0" w:space="0" w:color="auto"/>
            <w:bottom w:val="none" w:sz="0" w:space="0" w:color="auto"/>
            <w:right w:val="none" w:sz="0" w:space="0" w:color="auto"/>
          </w:divBdr>
        </w:div>
        <w:div w:id="47917557">
          <w:marLeft w:val="640"/>
          <w:marRight w:val="0"/>
          <w:marTop w:val="0"/>
          <w:marBottom w:val="0"/>
          <w:divBdr>
            <w:top w:val="none" w:sz="0" w:space="0" w:color="auto"/>
            <w:left w:val="none" w:sz="0" w:space="0" w:color="auto"/>
            <w:bottom w:val="none" w:sz="0" w:space="0" w:color="auto"/>
            <w:right w:val="none" w:sz="0" w:space="0" w:color="auto"/>
          </w:divBdr>
        </w:div>
        <w:div w:id="628053113">
          <w:marLeft w:val="640"/>
          <w:marRight w:val="0"/>
          <w:marTop w:val="0"/>
          <w:marBottom w:val="0"/>
          <w:divBdr>
            <w:top w:val="none" w:sz="0" w:space="0" w:color="auto"/>
            <w:left w:val="none" w:sz="0" w:space="0" w:color="auto"/>
            <w:bottom w:val="none" w:sz="0" w:space="0" w:color="auto"/>
            <w:right w:val="none" w:sz="0" w:space="0" w:color="auto"/>
          </w:divBdr>
        </w:div>
        <w:div w:id="116267056">
          <w:marLeft w:val="640"/>
          <w:marRight w:val="0"/>
          <w:marTop w:val="0"/>
          <w:marBottom w:val="0"/>
          <w:divBdr>
            <w:top w:val="none" w:sz="0" w:space="0" w:color="auto"/>
            <w:left w:val="none" w:sz="0" w:space="0" w:color="auto"/>
            <w:bottom w:val="none" w:sz="0" w:space="0" w:color="auto"/>
            <w:right w:val="none" w:sz="0" w:space="0" w:color="auto"/>
          </w:divBdr>
        </w:div>
      </w:divsChild>
    </w:div>
    <w:div w:id="375741380">
      <w:marLeft w:val="640"/>
      <w:marRight w:val="0"/>
      <w:marTop w:val="0"/>
      <w:marBottom w:val="0"/>
      <w:divBdr>
        <w:top w:val="none" w:sz="0" w:space="0" w:color="auto"/>
        <w:left w:val="none" w:sz="0" w:space="0" w:color="auto"/>
        <w:bottom w:val="none" w:sz="0" w:space="0" w:color="auto"/>
        <w:right w:val="none" w:sz="0" w:space="0" w:color="auto"/>
      </w:divBdr>
    </w:div>
    <w:div w:id="378092489">
      <w:marLeft w:val="640"/>
      <w:marRight w:val="0"/>
      <w:marTop w:val="0"/>
      <w:marBottom w:val="0"/>
      <w:divBdr>
        <w:top w:val="none" w:sz="0" w:space="0" w:color="auto"/>
        <w:left w:val="none" w:sz="0" w:space="0" w:color="auto"/>
        <w:bottom w:val="none" w:sz="0" w:space="0" w:color="auto"/>
        <w:right w:val="none" w:sz="0" w:space="0" w:color="auto"/>
      </w:divBdr>
    </w:div>
    <w:div w:id="379549734">
      <w:marLeft w:val="0"/>
      <w:marRight w:val="0"/>
      <w:marTop w:val="0"/>
      <w:marBottom w:val="0"/>
      <w:divBdr>
        <w:top w:val="none" w:sz="0" w:space="0" w:color="auto"/>
        <w:left w:val="none" w:sz="0" w:space="0" w:color="auto"/>
        <w:bottom w:val="none" w:sz="0" w:space="0" w:color="auto"/>
        <w:right w:val="none" w:sz="0" w:space="0" w:color="auto"/>
      </w:divBdr>
    </w:div>
    <w:div w:id="380397282">
      <w:marLeft w:val="640"/>
      <w:marRight w:val="0"/>
      <w:marTop w:val="0"/>
      <w:marBottom w:val="0"/>
      <w:divBdr>
        <w:top w:val="none" w:sz="0" w:space="0" w:color="auto"/>
        <w:left w:val="none" w:sz="0" w:space="0" w:color="auto"/>
        <w:bottom w:val="none" w:sz="0" w:space="0" w:color="auto"/>
        <w:right w:val="none" w:sz="0" w:space="0" w:color="auto"/>
      </w:divBdr>
    </w:div>
    <w:div w:id="381756074">
      <w:bodyDiv w:val="1"/>
      <w:marLeft w:val="0"/>
      <w:marRight w:val="0"/>
      <w:marTop w:val="0"/>
      <w:marBottom w:val="0"/>
      <w:divBdr>
        <w:top w:val="none" w:sz="0" w:space="0" w:color="auto"/>
        <w:left w:val="none" w:sz="0" w:space="0" w:color="auto"/>
        <w:bottom w:val="none" w:sz="0" w:space="0" w:color="auto"/>
        <w:right w:val="none" w:sz="0" w:space="0" w:color="auto"/>
      </w:divBdr>
      <w:divsChild>
        <w:div w:id="786463787">
          <w:marLeft w:val="640"/>
          <w:marRight w:val="0"/>
          <w:marTop w:val="0"/>
          <w:marBottom w:val="0"/>
          <w:divBdr>
            <w:top w:val="none" w:sz="0" w:space="0" w:color="auto"/>
            <w:left w:val="none" w:sz="0" w:space="0" w:color="auto"/>
            <w:bottom w:val="none" w:sz="0" w:space="0" w:color="auto"/>
            <w:right w:val="none" w:sz="0" w:space="0" w:color="auto"/>
          </w:divBdr>
        </w:div>
        <w:div w:id="295262023">
          <w:marLeft w:val="640"/>
          <w:marRight w:val="0"/>
          <w:marTop w:val="0"/>
          <w:marBottom w:val="0"/>
          <w:divBdr>
            <w:top w:val="none" w:sz="0" w:space="0" w:color="auto"/>
            <w:left w:val="none" w:sz="0" w:space="0" w:color="auto"/>
            <w:bottom w:val="none" w:sz="0" w:space="0" w:color="auto"/>
            <w:right w:val="none" w:sz="0" w:space="0" w:color="auto"/>
          </w:divBdr>
        </w:div>
        <w:div w:id="1026446076">
          <w:marLeft w:val="640"/>
          <w:marRight w:val="0"/>
          <w:marTop w:val="0"/>
          <w:marBottom w:val="0"/>
          <w:divBdr>
            <w:top w:val="none" w:sz="0" w:space="0" w:color="auto"/>
            <w:left w:val="none" w:sz="0" w:space="0" w:color="auto"/>
            <w:bottom w:val="none" w:sz="0" w:space="0" w:color="auto"/>
            <w:right w:val="none" w:sz="0" w:space="0" w:color="auto"/>
          </w:divBdr>
        </w:div>
        <w:div w:id="1305962689">
          <w:marLeft w:val="640"/>
          <w:marRight w:val="0"/>
          <w:marTop w:val="0"/>
          <w:marBottom w:val="0"/>
          <w:divBdr>
            <w:top w:val="none" w:sz="0" w:space="0" w:color="auto"/>
            <w:left w:val="none" w:sz="0" w:space="0" w:color="auto"/>
            <w:bottom w:val="none" w:sz="0" w:space="0" w:color="auto"/>
            <w:right w:val="none" w:sz="0" w:space="0" w:color="auto"/>
          </w:divBdr>
        </w:div>
        <w:div w:id="1541432355">
          <w:marLeft w:val="640"/>
          <w:marRight w:val="0"/>
          <w:marTop w:val="0"/>
          <w:marBottom w:val="0"/>
          <w:divBdr>
            <w:top w:val="none" w:sz="0" w:space="0" w:color="auto"/>
            <w:left w:val="none" w:sz="0" w:space="0" w:color="auto"/>
            <w:bottom w:val="none" w:sz="0" w:space="0" w:color="auto"/>
            <w:right w:val="none" w:sz="0" w:space="0" w:color="auto"/>
          </w:divBdr>
        </w:div>
        <w:div w:id="1969311338">
          <w:marLeft w:val="640"/>
          <w:marRight w:val="0"/>
          <w:marTop w:val="0"/>
          <w:marBottom w:val="0"/>
          <w:divBdr>
            <w:top w:val="none" w:sz="0" w:space="0" w:color="auto"/>
            <w:left w:val="none" w:sz="0" w:space="0" w:color="auto"/>
            <w:bottom w:val="none" w:sz="0" w:space="0" w:color="auto"/>
            <w:right w:val="none" w:sz="0" w:space="0" w:color="auto"/>
          </w:divBdr>
        </w:div>
        <w:div w:id="64496247">
          <w:marLeft w:val="640"/>
          <w:marRight w:val="0"/>
          <w:marTop w:val="0"/>
          <w:marBottom w:val="0"/>
          <w:divBdr>
            <w:top w:val="none" w:sz="0" w:space="0" w:color="auto"/>
            <w:left w:val="none" w:sz="0" w:space="0" w:color="auto"/>
            <w:bottom w:val="none" w:sz="0" w:space="0" w:color="auto"/>
            <w:right w:val="none" w:sz="0" w:space="0" w:color="auto"/>
          </w:divBdr>
        </w:div>
        <w:div w:id="662440025">
          <w:marLeft w:val="640"/>
          <w:marRight w:val="0"/>
          <w:marTop w:val="0"/>
          <w:marBottom w:val="0"/>
          <w:divBdr>
            <w:top w:val="none" w:sz="0" w:space="0" w:color="auto"/>
            <w:left w:val="none" w:sz="0" w:space="0" w:color="auto"/>
            <w:bottom w:val="none" w:sz="0" w:space="0" w:color="auto"/>
            <w:right w:val="none" w:sz="0" w:space="0" w:color="auto"/>
          </w:divBdr>
        </w:div>
        <w:div w:id="780606319">
          <w:marLeft w:val="640"/>
          <w:marRight w:val="0"/>
          <w:marTop w:val="0"/>
          <w:marBottom w:val="0"/>
          <w:divBdr>
            <w:top w:val="none" w:sz="0" w:space="0" w:color="auto"/>
            <w:left w:val="none" w:sz="0" w:space="0" w:color="auto"/>
            <w:bottom w:val="none" w:sz="0" w:space="0" w:color="auto"/>
            <w:right w:val="none" w:sz="0" w:space="0" w:color="auto"/>
          </w:divBdr>
        </w:div>
        <w:div w:id="1088767754">
          <w:marLeft w:val="640"/>
          <w:marRight w:val="0"/>
          <w:marTop w:val="0"/>
          <w:marBottom w:val="0"/>
          <w:divBdr>
            <w:top w:val="none" w:sz="0" w:space="0" w:color="auto"/>
            <w:left w:val="none" w:sz="0" w:space="0" w:color="auto"/>
            <w:bottom w:val="none" w:sz="0" w:space="0" w:color="auto"/>
            <w:right w:val="none" w:sz="0" w:space="0" w:color="auto"/>
          </w:divBdr>
        </w:div>
        <w:div w:id="2052148244">
          <w:marLeft w:val="640"/>
          <w:marRight w:val="0"/>
          <w:marTop w:val="0"/>
          <w:marBottom w:val="0"/>
          <w:divBdr>
            <w:top w:val="none" w:sz="0" w:space="0" w:color="auto"/>
            <w:left w:val="none" w:sz="0" w:space="0" w:color="auto"/>
            <w:bottom w:val="none" w:sz="0" w:space="0" w:color="auto"/>
            <w:right w:val="none" w:sz="0" w:space="0" w:color="auto"/>
          </w:divBdr>
        </w:div>
        <w:div w:id="413938462">
          <w:marLeft w:val="640"/>
          <w:marRight w:val="0"/>
          <w:marTop w:val="0"/>
          <w:marBottom w:val="0"/>
          <w:divBdr>
            <w:top w:val="none" w:sz="0" w:space="0" w:color="auto"/>
            <w:left w:val="none" w:sz="0" w:space="0" w:color="auto"/>
            <w:bottom w:val="none" w:sz="0" w:space="0" w:color="auto"/>
            <w:right w:val="none" w:sz="0" w:space="0" w:color="auto"/>
          </w:divBdr>
        </w:div>
        <w:div w:id="325518000">
          <w:marLeft w:val="640"/>
          <w:marRight w:val="0"/>
          <w:marTop w:val="0"/>
          <w:marBottom w:val="0"/>
          <w:divBdr>
            <w:top w:val="none" w:sz="0" w:space="0" w:color="auto"/>
            <w:left w:val="none" w:sz="0" w:space="0" w:color="auto"/>
            <w:bottom w:val="none" w:sz="0" w:space="0" w:color="auto"/>
            <w:right w:val="none" w:sz="0" w:space="0" w:color="auto"/>
          </w:divBdr>
        </w:div>
        <w:div w:id="976566928">
          <w:marLeft w:val="640"/>
          <w:marRight w:val="0"/>
          <w:marTop w:val="0"/>
          <w:marBottom w:val="0"/>
          <w:divBdr>
            <w:top w:val="none" w:sz="0" w:space="0" w:color="auto"/>
            <w:left w:val="none" w:sz="0" w:space="0" w:color="auto"/>
            <w:bottom w:val="none" w:sz="0" w:space="0" w:color="auto"/>
            <w:right w:val="none" w:sz="0" w:space="0" w:color="auto"/>
          </w:divBdr>
        </w:div>
        <w:div w:id="1376464274">
          <w:marLeft w:val="640"/>
          <w:marRight w:val="0"/>
          <w:marTop w:val="0"/>
          <w:marBottom w:val="0"/>
          <w:divBdr>
            <w:top w:val="none" w:sz="0" w:space="0" w:color="auto"/>
            <w:left w:val="none" w:sz="0" w:space="0" w:color="auto"/>
            <w:bottom w:val="none" w:sz="0" w:space="0" w:color="auto"/>
            <w:right w:val="none" w:sz="0" w:space="0" w:color="auto"/>
          </w:divBdr>
        </w:div>
        <w:div w:id="1236740158">
          <w:marLeft w:val="640"/>
          <w:marRight w:val="0"/>
          <w:marTop w:val="0"/>
          <w:marBottom w:val="0"/>
          <w:divBdr>
            <w:top w:val="none" w:sz="0" w:space="0" w:color="auto"/>
            <w:left w:val="none" w:sz="0" w:space="0" w:color="auto"/>
            <w:bottom w:val="none" w:sz="0" w:space="0" w:color="auto"/>
            <w:right w:val="none" w:sz="0" w:space="0" w:color="auto"/>
          </w:divBdr>
        </w:div>
        <w:div w:id="866020829">
          <w:marLeft w:val="640"/>
          <w:marRight w:val="0"/>
          <w:marTop w:val="0"/>
          <w:marBottom w:val="0"/>
          <w:divBdr>
            <w:top w:val="none" w:sz="0" w:space="0" w:color="auto"/>
            <w:left w:val="none" w:sz="0" w:space="0" w:color="auto"/>
            <w:bottom w:val="none" w:sz="0" w:space="0" w:color="auto"/>
            <w:right w:val="none" w:sz="0" w:space="0" w:color="auto"/>
          </w:divBdr>
        </w:div>
        <w:div w:id="1861242601">
          <w:marLeft w:val="640"/>
          <w:marRight w:val="0"/>
          <w:marTop w:val="0"/>
          <w:marBottom w:val="0"/>
          <w:divBdr>
            <w:top w:val="none" w:sz="0" w:space="0" w:color="auto"/>
            <w:left w:val="none" w:sz="0" w:space="0" w:color="auto"/>
            <w:bottom w:val="none" w:sz="0" w:space="0" w:color="auto"/>
            <w:right w:val="none" w:sz="0" w:space="0" w:color="auto"/>
          </w:divBdr>
        </w:div>
        <w:div w:id="1144195781">
          <w:marLeft w:val="640"/>
          <w:marRight w:val="0"/>
          <w:marTop w:val="0"/>
          <w:marBottom w:val="0"/>
          <w:divBdr>
            <w:top w:val="none" w:sz="0" w:space="0" w:color="auto"/>
            <w:left w:val="none" w:sz="0" w:space="0" w:color="auto"/>
            <w:bottom w:val="none" w:sz="0" w:space="0" w:color="auto"/>
            <w:right w:val="none" w:sz="0" w:space="0" w:color="auto"/>
          </w:divBdr>
        </w:div>
        <w:div w:id="1407995504">
          <w:marLeft w:val="640"/>
          <w:marRight w:val="0"/>
          <w:marTop w:val="0"/>
          <w:marBottom w:val="0"/>
          <w:divBdr>
            <w:top w:val="none" w:sz="0" w:space="0" w:color="auto"/>
            <w:left w:val="none" w:sz="0" w:space="0" w:color="auto"/>
            <w:bottom w:val="none" w:sz="0" w:space="0" w:color="auto"/>
            <w:right w:val="none" w:sz="0" w:space="0" w:color="auto"/>
          </w:divBdr>
        </w:div>
        <w:div w:id="1665274945">
          <w:marLeft w:val="640"/>
          <w:marRight w:val="0"/>
          <w:marTop w:val="0"/>
          <w:marBottom w:val="0"/>
          <w:divBdr>
            <w:top w:val="none" w:sz="0" w:space="0" w:color="auto"/>
            <w:left w:val="none" w:sz="0" w:space="0" w:color="auto"/>
            <w:bottom w:val="none" w:sz="0" w:space="0" w:color="auto"/>
            <w:right w:val="none" w:sz="0" w:space="0" w:color="auto"/>
          </w:divBdr>
        </w:div>
        <w:div w:id="1992707640">
          <w:marLeft w:val="640"/>
          <w:marRight w:val="0"/>
          <w:marTop w:val="0"/>
          <w:marBottom w:val="0"/>
          <w:divBdr>
            <w:top w:val="none" w:sz="0" w:space="0" w:color="auto"/>
            <w:left w:val="none" w:sz="0" w:space="0" w:color="auto"/>
            <w:bottom w:val="none" w:sz="0" w:space="0" w:color="auto"/>
            <w:right w:val="none" w:sz="0" w:space="0" w:color="auto"/>
          </w:divBdr>
        </w:div>
        <w:div w:id="1832872809">
          <w:marLeft w:val="640"/>
          <w:marRight w:val="0"/>
          <w:marTop w:val="0"/>
          <w:marBottom w:val="0"/>
          <w:divBdr>
            <w:top w:val="none" w:sz="0" w:space="0" w:color="auto"/>
            <w:left w:val="none" w:sz="0" w:space="0" w:color="auto"/>
            <w:bottom w:val="none" w:sz="0" w:space="0" w:color="auto"/>
            <w:right w:val="none" w:sz="0" w:space="0" w:color="auto"/>
          </w:divBdr>
        </w:div>
        <w:div w:id="406348155">
          <w:marLeft w:val="640"/>
          <w:marRight w:val="0"/>
          <w:marTop w:val="0"/>
          <w:marBottom w:val="0"/>
          <w:divBdr>
            <w:top w:val="none" w:sz="0" w:space="0" w:color="auto"/>
            <w:left w:val="none" w:sz="0" w:space="0" w:color="auto"/>
            <w:bottom w:val="none" w:sz="0" w:space="0" w:color="auto"/>
            <w:right w:val="none" w:sz="0" w:space="0" w:color="auto"/>
          </w:divBdr>
        </w:div>
        <w:div w:id="787968072">
          <w:marLeft w:val="640"/>
          <w:marRight w:val="0"/>
          <w:marTop w:val="0"/>
          <w:marBottom w:val="0"/>
          <w:divBdr>
            <w:top w:val="none" w:sz="0" w:space="0" w:color="auto"/>
            <w:left w:val="none" w:sz="0" w:space="0" w:color="auto"/>
            <w:bottom w:val="none" w:sz="0" w:space="0" w:color="auto"/>
            <w:right w:val="none" w:sz="0" w:space="0" w:color="auto"/>
          </w:divBdr>
        </w:div>
        <w:div w:id="1723168080">
          <w:marLeft w:val="640"/>
          <w:marRight w:val="0"/>
          <w:marTop w:val="0"/>
          <w:marBottom w:val="0"/>
          <w:divBdr>
            <w:top w:val="none" w:sz="0" w:space="0" w:color="auto"/>
            <w:left w:val="none" w:sz="0" w:space="0" w:color="auto"/>
            <w:bottom w:val="none" w:sz="0" w:space="0" w:color="auto"/>
            <w:right w:val="none" w:sz="0" w:space="0" w:color="auto"/>
          </w:divBdr>
        </w:div>
        <w:div w:id="237177413">
          <w:marLeft w:val="640"/>
          <w:marRight w:val="0"/>
          <w:marTop w:val="0"/>
          <w:marBottom w:val="0"/>
          <w:divBdr>
            <w:top w:val="none" w:sz="0" w:space="0" w:color="auto"/>
            <w:left w:val="none" w:sz="0" w:space="0" w:color="auto"/>
            <w:bottom w:val="none" w:sz="0" w:space="0" w:color="auto"/>
            <w:right w:val="none" w:sz="0" w:space="0" w:color="auto"/>
          </w:divBdr>
        </w:div>
        <w:div w:id="1133407655">
          <w:marLeft w:val="640"/>
          <w:marRight w:val="0"/>
          <w:marTop w:val="0"/>
          <w:marBottom w:val="0"/>
          <w:divBdr>
            <w:top w:val="none" w:sz="0" w:space="0" w:color="auto"/>
            <w:left w:val="none" w:sz="0" w:space="0" w:color="auto"/>
            <w:bottom w:val="none" w:sz="0" w:space="0" w:color="auto"/>
            <w:right w:val="none" w:sz="0" w:space="0" w:color="auto"/>
          </w:divBdr>
        </w:div>
        <w:div w:id="990213098">
          <w:marLeft w:val="640"/>
          <w:marRight w:val="0"/>
          <w:marTop w:val="0"/>
          <w:marBottom w:val="0"/>
          <w:divBdr>
            <w:top w:val="none" w:sz="0" w:space="0" w:color="auto"/>
            <w:left w:val="none" w:sz="0" w:space="0" w:color="auto"/>
            <w:bottom w:val="none" w:sz="0" w:space="0" w:color="auto"/>
            <w:right w:val="none" w:sz="0" w:space="0" w:color="auto"/>
          </w:divBdr>
        </w:div>
        <w:div w:id="737360418">
          <w:marLeft w:val="640"/>
          <w:marRight w:val="0"/>
          <w:marTop w:val="0"/>
          <w:marBottom w:val="0"/>
          <w:divBdr>
            <w:top w:val="none" w:sz="0" w:space="0" w:color="auto"/>
            <w:left w:val="none" w:sz="0" w:space="0" w:color="auto"/>
            <w:bottom w:val="none" w:sz="0" w:space="0" w:color="auto"/>
            <w:right w:val="none" w:sz="0" w:space="0" w:color="auto"/>
          </w:divBdr>
        </w:div>
        <w:div w:id="1895122247">
          <w:marLeft w:val="640"/>
          <w:marRight w:val="0"/>
          <w:marTop w:val="0"/>
          <w:marBottom w:val="0"/>
          <w:divBdr>
            <w:top w:val="none" w:sz="0" w:space="0" w:color="auto"/>
            <w:left w:val="none" w:sz="0" w:space="0" w:color="auto"/>
            <w:bottom w:val="none" w:sz="0" w:space="0" w:color="auto"/>
            <w:right w:val="none" w:sz="0" w:space="0" w:color="auto"/>
          </w:divBdr>
        </w:div>
        <w:div w:id="80609519">
          <w:marLeft w:val="640"/>
          <w:marRight w:val="0"/>
          <w:marTop w:val="0"/>
          <w:marBottom w:val="0"/>
          <w:divBdr>
            <w:top w:val="none" w:sz="0" w:space="0" w:color="auto"/>
            <w:left w:val="none" w:sz="0" w:space="0" w:color="auto"/>
            <w:bottom w:val="none" w:sz="0" w:space="0" w:color="auto"/>
            <w:right w:val="none" w:sz="0" w:space="0" w:color="auto"/>
          </w:divBdr>
        </w:div>
        <w:div w:id="1523785192">
          <w:marLeft w:val="640"/>
          <w:marRight w:val="0"/>
          <w:marTop w:val="0"/>
          <w:marBottom w:val="0"/>
          <w:divBdr>
            <w:top w:val="none" w:sz="0" w:space="0" w:color="auto"/>
            <w:left w:val="none" w:sz="0" w:space="0" w:color="auto"/>
            <w:bottom w:val="none" w:sz="0" w:space="0" w:color="auto"/>
            <w:right w:val="none" w:sz="0" w:space="0" w:color="auto"/>
          </w:divBdr>
        </w:div>
        <w:div w:id="616913804">
          <w:marLeft w:val="640"/>
          <w:marRight w:val="0"/>
          <w:marTop w:val="0"/>
          <w:marBottom w:val="0"/>
          <w:divBdr>
            <w:top w:val="none" w:sz="0" w:space="0" w:color="auto"/>
            <w:left w:val="none" w:sz="0" w:space="0" w:color="auto"/>
            <w:bottom w:val="none" w:sz="0" w:space="0" w:color="auto"/>
            <w:right w:val="none" w:sz="0" w:space="0" w:color="auto"/>
          </w:divBdr>
        </w:div>
        <w:div w:id="1352951106">
          <w:marLeft w:val="640"/>
          <w:marRight w:val="0"/>
          <w:marTop w:val="0"/>
          <w:marBottom w:val="0"/>
          <w:divBdr>
            <w:top w:val="none" w:sz="0" w:space="0" w:color="auto"/>
            <w:left w:val="none" w:sz="0" w:space="0" w:color="auto"/>
            <w:bottom w:val="none" w:sz="0" w:space="0" w:color="auto"/>
            <w:right w:val="none" w:sz="0" w:space="0" w:color="auto"/>
          </w:divBdr>
        </w:div>
        <w:div w:id="172690692">
          <w:marLeft w:val="640"/>
          <w:marRight w:val="0"/>
          <w:marTop w:val="0"/>
          <w:marBottom w:val="0"/>
          <w:divBdr>
            <w:top w:val="none" w:sz="0" w:space="0" w:color="auto"/>
            <w:left w:val="none" w:sz="0" w:space="0" w:color="auto"/>
            <w:bottom w:val="none" w:sz="0" w:space="0" w:color="auto"/>
            <w:right w:val="none" w:sz="0" w:space="0" w:color="auto"/>
          </w:divBdr>
        </w:div>
        <w:div w:id="1426002017">
          <w:marLeft w:val="640"/>
          <w:marRight w:val="0"/>
          <w:marTop w:val="0"/>
          <w:marBottom w:val="0"/>
          <w:divBdr>
            <w:top w:val="none" w:sz="0" w:space="0" w:color="auto"/>
            <w:left w:val="none" w:sz="0" w:space="0" w:color="auto"/>
            <w:bottom w:val="none" w:sz="0" w:space="0" w:color="auto"/>
            <w:right w:val="none" w:sz="0" w:space="0" w:color="auto"/>
          </w:divBdr>
        </w:div>
        <w:div w:id="1121268806">
          <w:marLeft w:val="640"/>
          <w:marRight w:val="0"/>
          <w:marTop w:val="0"/>
          <w:marBottom w:val="0"/>
          <w:divBdr>
            <w:top w:val="none" w:sz="0" w:space="0" w:color="auto"/>
            <w:left w:val="none" w:sz="0" w:space="0" w:color="auto"/>
            <w:bottom w:val="none" w:sz="0" w:space="0" w:color="auto"/>
            <w:right w:val="none" w:sz="0" w:space="0" w:color="auto"/>
          </w:divBdr>
        </w:div>
        <w:div w:id="1567566744">
          <w:marLeft w:val="640"/>
          <w:marRight w:val="0"/>
          <w:marTop w:val="0"/>
          <w:marBottom w:val="0"/>
          <w:divBdr>
            <w:top w:val="none" w:sz="0" w:space="0" w:color="auto"/>
            <w:left w:val="none" w:sz="0" w:space="0" w:color="auto"/>
            <w:bottom w:val="none" w:sz="0" w:space="0" w:color="auto"/>
            <w:right w:val="none" w:sz="0" w:space="0" w:color="auto"/>
          </w:divBdr>
        </w:div>
        <w:div w:id="1439989273">
          <w:marLeft w:val="640"/>
          <w:marRight w:val="0"/>
          <w:marTop w:val="0"/>
          <w:marBottom w:val="0"/>
          <w:divBdr>
            <w:top w:val="none" w:sz="0" w:space="0" w:color="auto"/>
            <w:left w:val="none" w:sz="0" w:space="0" w:color="auto"/>
            <w:bottom w:val="none" w:sz="0" w:space="0" w:color="auto"/>
            <w:right w:val="none" w:sz="0" w:space="0" w:color="auto"/>
          </w:divBdr>
        </w:div>
        <w:div w:id="1065105681">
          <w:marLeft w:val="640"/>
          <w:marRight w:val="0"/>
          <w:marTop w:val="0"/>
          <w:marBottom w:val="0"/>
          <w:divBdr>
            <w:top w:val="none" w:sz="0" w:space="0" w:color="auto"/>
            <w:left w:val="none" w:sz="0" w:space="0" w:color="auto"/>
            <w:bottom w:val="none" w:sz="0" w:space="0" w:color="auto"/>
            <w:right w:val="none" w:sz="0" w:space="0" w:color="auto"/>
          </w:divBdr>
        </w:div>
        <w:div w:id="312611352">
          <w:marLeft w:val="640"/>
          <w:marRight w:val="0"/>
          <w:marTop w:val="0"/>
          <w:marBottom w:val="0"/>
          <w:divBdr>
            <w:top w:val="none" w:sz="0" w:space="0" w:color="auto"/>
            <w:left w:val="none" w:sz="0" w:space="0" w:color="auto"/>
            <w:bottom w:val="none" w:sz="0" w:space="0" w:color="auto"/>
            <w:right w:val="none" w:sz="0" w:space="0" w:color="auto"/>
          </w:divBdr>
        </w:div>
        <w:div w:id="1063337679">
          <w:marLeft w:val="640"/>
          <w:marRight w:val="0"/>
          <w:marTop w:val="0"/>
          <w:marBottom w:val="0"/>
          <w:divBdr>
            <w:top w:val="none" w:sz="0" w:space="0" w:color="auto"/>
            <w:left w:val="none" w:sz="0" w:space="0" w:color="auto"/>
            <w:bottom w:val="none" w:sz="0" w:space="0" w:color="auto"/>
            <w:right w:val="none" w:sz="0" w:space="0" w:color="auto"/>
          </w:divBdr>
        </w:div>
        <w:div w:id="675419695">
          <w:marLeft w:val="640"/>
          <w:marRight w:val="0"/>
          <w:marTop w:val="0"/>
          <w:marBottom w:val="0"/>
          <w:divBdr>
            <w:top w:val="none" w:sz="0" w:space="0" w:color="auto"/>
            <w:left w:val="none" w:sz="0" w:space="0" w:color="auto"/>
            <w:bottom w:val="none" w:sz="0" w:space="0" w:color="auto"/>
            <w:right w:val="none" w:sz="0" w:space="0" w:color="auto"/>
          </w:divBdr>
        </w:div>
        <w:div w:id="1115446997">
          <w:marLeft w:val="640"/>
          <w:marRight w:val="0"/>
          <w:marTop w:val="0"/>
          <w:marBottom w:val="0"/>
          <w:divBdr>
            <w:top w:val="none" w:sz="0" w:space="0" w:color="auto"/>
            <w:left w:val="none" w:sz="0" w:space="0" w:color="auto"/>
            <w:bottom w:val="none" w:sz="0" w:space="0" w:color="auto"/>
            <w:right w:val="none" w:sz="0" w:space="0" w:color="auto"/>
          </w:divBdr>
        </w:div>
      </w:divsChild>
    </w:div>
    <w:div w:id="382485748">
      <w:marLeft w:val="0"/>
      <w:marRight w:val="0"/>
      <w:marTop w:val="0"/>
      <w:marBottom w:val="0"/>
      <w:divBdr>
        <w:top w:val="none" w:sz="0" w:space="0" w:color="auto"/>
        <w:left w:val="none" w:sz="0" w:space="0" w:color="auto"/>
        <w:bottom w:val="none" w:sz="0" w:space="0" w:color="auto"/>
        <w:right w:val="none" w:sz="0" w:space="0" w:color="auto"/>
      </w:divBdr>
    </w:div>
    <w:div w:id="383453251">
      <w:bodyDiv w:val="1"/>
      <w:marLeft w:val="0"/>
      <w:marRight w:val="0"/>
      <w:marTop w:val="0"/>
      <w:marBottom w:val="0"/>
      <w:divBdr>
        <w:top w:val="none" w:sz="0" w:space="0" w:color="auto"/>
        <w:left w:val="none" w:sz="0" w:space="0" w:color="auto"/>
        <w:bottom w:val="none" w:sz="0" w:space="0" w:color="auto"/>
        <w:right w:val="none" w:sz="0" w:space="0" w:color="auto"/>
      </w:divBdr>
      <w:divsChild>
        <w:div w:id="54548544">
          <w:marLeft w:val="640"/>
          <w:marRight w:val="0"/>
          <w:marTop w:val="0"/>
          <w:marBottom w:val="0"/>
          <w:divBdr>
            <w:top w:val="none" w:sz="0" w:space="0" w:color="auto"/>
            <w:left w:val="none" w:sz="0" w:space="0" w:color="auto"/>
            <w:bottom w:val="none" w:sz="0" w:space="0" w:color="auto"/>
            <w:right w:val="none" w:sz="0" w:space="0" w:color="auto"/>
          </w:divBdr>
        </w:div>
        <w:div w:id="122621585">
          <w:marLeft w:val="640"/>
          <w:marRight w:val="0"/>
          <w:marTop w:val="0"/>
          <w:marBottom w:val="0"/>
          <w:divBdr>
            <w:top w:val="none" w:sz="0" w:space="0" w:color="auto"/>
            <w:left w:val="none" w:sz="0" w:space="0" w:color="auto"/>
            <w:bottom w:val="none" w:sz="0" w:space="0" w:color="auto"/>
            <w:right w:val="none" w:sz="0" w:space="0" w:color="auto"/>
          </w:divBdr>
        </w:div>
        <w:div w:id="159078187">
          <w:marLeft w:val="640"/>
          <w:marRight w:val="0"/>
          <w:marTop w:val="0"/>
          <w:marBottom w:val="0"/>
          <w:divBdr>
            <w:top w:val="none" w:sz="0" w:space="0" w:color="auto"/>
            <w:left w:val="none" w:sz="0" w:space="0" w:color="auto"/>
            <w:bottom w:val="none" w:sz="0" w:space="0" w:color="auto"/>
            <w:right w:val="none" w:sz="0" w:space="0" w:color="auto"/>
          </w:divBdr>
        </w:div>
        <w:div w:id="165481170">
          <w:marLeft w:val="640"/>
          <w:marRight w:val="0"/>
          <w:marTop w:val="0"/>
          <w:marBottom w:val="0"/>
          <w:divBdr>
            <w:top w:val="none" w:sz="0" w:space="0" w:color="auto"/>
            <w:left w:val="none" w:sz="0" w:space="0" w:color="auto"/>
            <w:bottom w:val="none" w:sz="0" w:space="0" w:color="auto"/>
            <w:right w:val="none" w:sz="0" w:space="0" w:color="auto"/>
          </w:divBdr>
        </w:div>
        <w:div w:id="180439531">
          <w:marLeft w:val="640"/>
          <w:marRight w:val="0"/>
          <w:marTop w:val="0"/>
          <w:marBottom w:val="0"/>
          <w:divBdr>
            <w:top w:val="none" w:sz="0" w:space="0" w:color="auto"/>
            <w:left w:val="none" w:sz="0" w:space="0" w:color="auto"/>
            <w:bottom w:val="none" w:sz="0" w:space="0" w:color="auto"/>
            <w:right w:val="none" w:sz="0" w:space="0" w:color="auto"/>
          </w:divBdr>
        </w:div>
        <w:div w:id="231239891">
          <w:marLeft w:val="640"/>
          <w:marRight w:val="0"/>
          <w:marTop w:val="0"/>
          <w:marBottom w:val="0"/>
          <w:divBdr>
            <w:top w:val="none" w:sz="0" w:space="0" w:color="auto"/>
            <w:left w:val="none" w:sz="0" w:space="0" w:color="auto"/>
            <w:bottom w:val="none" w:sz="0" w:space="0" w:color="auto"/>
            <w:right w:val="none" w:sz="0" w:space="0" w:color="auto"/>
          </w:divBdr>
        </w:div>
        <w:div w:id="342517098">
          <w:marLeft w:val="640"/>
          <w:marRight w:val="0"/>
          <w:marTop w:val="0"/>
          <w:marBottom w:val="0"/>
          <w:divBdr>
            <w:top w:val="none" w:sz="0" w:space="0" w:color="auto"/>
            <w:left w:val="none" w:sz="0" w:space="0" w:color="auto"/>
            <w:bottom w:val="none" w:sz="0" w:space="0" w:color="auto"/>
            <w:right w:val="none" w:sz="0" w:space="0" w:color="auto"/>
          </w:divBdr>
        </w:div>
        <w:div w:id="361319361">
          <w:marLeft w:val="640"/>
          <w:marRight w:val="0"/>
          <w:marTop w:val="0"/>
          <w:marBottom w:val="0"/>
          <w:divBdr>
            <w:top w:val="none" w:sz="0" w:space="0" w:color="auto"/>
            <w:left w:val="none" w:sz="0" w:space="0" w:color="auto"/>
            <w:bottom w:val="none" w:sz="0" w:space="0" w:color="auto"/>
            <w:right w:val="none" w:sz="0" w:space="0" w:color="auto"/>
          </w:divBdr>
        </w:div>
        <w:div w:id="418529510">
          <w:marLeft w:val="640"/>
          <w:marRight w:val="0"/>
          <w:marTop w:val="0"/>
          <w:marBottom w:val="0"/>
          <w:divBdr>
            <w:top w:val="none" w:sz="0" w:space="0" w:color="auto"/>
            <w:left w:val="none" w:sz="0" w:space="0" w:color="auto"/>
            <w:bottom w:val="none" w:sz="0" w:space="0" w:color="auto"/>
            <w:right w:val="none" w:sz="0" w:space="0" w:color="auto"/>
          </w:divBdr>
        </w:div>
        <w:div w:id="442959875">
          <w:marLeft w:val="640"/>
          <w:marRight w:val="0"/>
          <w:marTop w:val="0"/>
          <w:marBottom w:val="0"/>
          <w:divBdr>
            <w:top w:val="none" w:sz="0" w:space="0" w:color="auto"/>
            <w:left w:val="none" w:sz="0" w:space="0" w:color="auto"/>
            <w:bottom w:val="none" w:sz="0" w:space="0" w:color="auto"/>
            <w:right w:val="none" w:sz="0" w:space="0" w:color="auto"/>
          </w:divBdr>
        </w:div>
        <w:div w:id="476646659">
          <w:marLeft w:val="640"/>
          <w:marRight w:val="0"/>
          <w:marTop w:val="0"/>
          <w:marBottom w:val="0"/>
          <w:divBdr>
            <w:top w:val="none" w:sz="0" w:space="0" w:color="auto"/>
            <w:left w:val="none" w:sz="0" w:space="0" w:color="auto"/>
            <w:bottom w:val="none" w:sz="0" w:space="0" w:color="auto"/>
            <w:right w:val="none" w:sz="0" w:space="0" w:color="auto"/>
          </w:divBdr>
        </w:div>
        <w:div w:id="574096886">
          <w:marLeft w:val="640"/>
          <w:marRight w:val="0"/>
          <w:marTop w:val="0"/>
          <w:marBottom w:val="0"/>
          <w:divBdr>
            <w:top w:val="none" w:sz="0" w:space="0" w:color="auto"/>
            <w:left w:val="none" w:sz="0" w:space="0" w:color="auto"/>
            <w:bottom w:val="none" w:sz="0" w:space="0" w:color="auto"/>
            <w:right w:val="none" w:sz="0" w:space="0" w:color="auto"/>
          </w:divBdr>
        </w:div>
        <w:div w:id="645281020">
          <w:marLeft w:val="640"/>
          <w:marRight w:val="0"/>
          <w:marTop w:val="0"/>
          <w:marBottom w:val="0"/>
          <w:divBdr>
            <w:top w:val="none" w:sz="0" w:space="0" w:color="auto"/>
            <w:left w:val="none" w:sz="0" w:space="0" w:color="auto"/>
            <w:bottom w:val="none" w:sz="0" w:space="0" w:color="auto"/>
            <w:right w:val="none" w:sz="0" w:space="0" w:color="auto"/>
          </w:divBdr>
        </w:div>
        <w:div w:id="646279693">
          <w:marLeft w:val="640"/>
          <w:marRight w:val="0"/>
          <w:marTop w:val="0"/>
          <w:marBottom w:val="0"/>
          <w:divBdr>
            <w:top w:val="none" w:sz="0" w:space="0" w:color="auto"/>
            <w:left w:val="none" w:sz="0" w:space="0" w:color="auto"/>
            <w:bottom w:val="none" w:sz="0" w:space="0" w:color="auto"/>
            <w:right w:val="none" w:sz="0" w:space="0" w:color="auto"/>
          </w:divBdr>
        </w:div>
        <w:div w:id="650137789">
          <w:marLeft w:val="640"/>
          <w:marRight w:val="0"/>
          <w:marTop w:val="0"/>
          <w:marBottom w:val="0"/>
          <w:divBdr>
            <w:top w:val="none" w:sz="0" w:space="0" w:color="auto"/>
            <w:left w:val="none" w:sz="0" w:space="0" w:color="auto"/>
            <w:bottom w:val="none" w:sz="0" w:space="0" w:color="auto"/>
            <w:right w:val="none" w:sz="0" w:space="0" w:color="auto"/>
          </w:divBdr>
        </w:div>
        <w:div w:id="748160008">
          <w:marLeft w:val="640"/>
          <w:marRight w:val="0"/>
          <w:marTop w:val="0"/>
          <w:marBottom w:val="0"/>
          <w:divBdr>
            <w:top w:val="none" w:sz="0" w:space="0" w:color="auto"/>
            <w:left w:val="none" w:sz="0" w:space="0" w:color="auto"/>
            <w:bottom w:val="none" w:sz="0" w:space="0" w:color="auto"/>
            <w:right w:val="none" w:sz="0" w:space="0" w:color="auto"/>
          </w:divBdr>
        </w:div>
        <w:div w:id="758598713">
          <w:marLeft w:val="640"/>
          <w:marRight w:val="0"/>
          <w:marTop w:val="0"/>
          <w:marBottom w:val="0"/>
          <w:divBdr>
            <w:top w:val="none" w:sz="0" w:space="0" w:color="auto"/>
            <w:left w:val="none" w:sz="0" w:space="0" w:color="auto"/>
            <w:bottom w:val="none" w:sz="0" w:space="0" w:color="auto"/>
            <w:right w:val="none" w:sz="0" w:space="0" w:color="auto"/>
          </w:divBdr>
        </w:div>
        <w:div w:id="841579688">
          <w:marLeft w:val="640"/>
          <w:marRight w:val="0"/>
          <w:marTop w:val="0"/>
          <w:marBottom w:val="0"/>
          <w:divBdr>
            <w:top w:val="none" w:sz="0" w:space="0" w:color="auto"/>
            <w:left w:val="none" w:sz="0" w:space="0" w:color="auto"/>
            <w:bottom w:val="none" w:sz="0" w:space="0" w:color="auto"/>
            <w:right w:val="none" w:sz="0" w:space="0" w:color="auto"/>
          </w:divBdr>
        </w:div>
        <w:div w:id="848299894">
          <w:marLeft w:val="640"/>
          <w:marRight w:val="0"/>
          <w:marTop w:val="0"/>
          <w:marBottom w:val="0"/>
          <w:divBdr>
            <w:top w:val="none" w:sz="0" w:space="0" w:color="auto"/>
            <w:left w:val="none" w:sz="0" w:space="0" w:color="auto"/>
            <w:bottom w:val="none" w:sz="0" w:space="0" w:color="auto"/>
            <w:right w:val="none" w:sz="0" w:space="0" w:color="auto"/>
          </w:divBdr>
        </w:div>
        <w:div w:id="879703537">
          <w:marLeft w:val="640"/>
          <w:marRight w:val="0"/>
          <w:marTop w:val="0"/>
          <w:marBottom w:val="0"/>
          <w:divBdr>
            <w:top w:val="none" w:sz="0" w:space="0" w:color="auto"/>
            <w:left w:val="none" w:sz="0" w:space="0" w:color="auto"/>
            <w:bottom w:val="none" w:sz="0" w:space="0" w:color="auto"/>
            <w:right w:val="none" w:sz="0" w:space="0" w:color="auto"/>
          </w:divBdr>
        </w:div>
        <w:div w:id="936447423">
          <w:marLeft w:val="640"/>
          <w:marRight w:val="0"/>
          <w:marTop w:val="0"/>
          <w:marBottom w:val="0"/>
          <w:divBdr>
            <w:top w:val="none" w:sz="0" w:space="0" w:color="auto"/>
            <w:left w:val="none" w:sz="0" w:space="0" w:color="auto"/>
            <w:bottom w:val="none" w:sz="0" w:space="0" w:color="auto"/>
            <w:right w:val="none" w:sz="0" w:space="0" w:color="auto"/>
          </w:divBdr>
        </w:div>
        <w:div w:id="1054499301">
          <w:marLeft w:val="640"/>
          <w:marRight w:val="0"/>
          <w:marTop w:val="0"/>
          <w:marBottom w:val="0"/>
          <w:divBdr>
            <w:top w:val="none" w:sz="0" w:space="0" w:color="auto"/>
            <w:left w:val="none" w:sz="0" w:space="0" w:color="auto"/>
            <w:bottom w:val="none" w:sz="0" w:space="0" w:color="auto"/>
            <w:right w:val="none" w:sz="0" w:space="0" w:color="auto"/>
          </w:divBdr>
        </w:div>
        <w:div w:id="1136527300">
          <w:marLeft w:val="640"/>
          <w:marRight w:val="0"/>
          <w:marTop w:val="0"/>
          <w:marBottom w:val="0"/>
          <w:divBdr>
            <w:top w:val="none" w:sz="0" w:space="0" w:color="auto"/>
            <w:left w:val="none" w:sz="0" w:space="0" w:color="auto"/>
            <w:bottom w:val="none" w:sz="0" w:space="0" w:color="auto"/>
            <w:right w:val="none" w:sz="0" w:space="0" w:color="auto"/>
          </w:divBdr>
        </w:div>
        <w:div w:id="1148784741">
          <w:marLeft w:val="640"/>
          <w:marRight w:val="0"/>
          <w:marTop w:val="0"/>
          <w:marBottom w:val="0"/>
          <w:divBdr>
            <w:top w:val="none" w:sz="0" w:space="0" w:color="auto"/>
            <w:left w:val="none" w:sz="0" w:space="0" w:color="auto"/>
            <w:bottom w:val="none" w:sz="0" w:space="0" w:color="auto"/>
            <w:right w:val="none" w:sz="0" w:space="0" w:color="auto"/>
          </w:divBdr>
        </w:div>
        <w:div w:id="1184441025">
          <w:marLeft w:val="640"/>
          <w:marRight w:val="0"/>
          <w:marTop w:val="0"/>
          <w:marBottom w:val="0"/>
          <w:divBdr>
            <w:top w:val="none" w:sz="0" w:space="0" w:color="auto"/>
            <w:left w:val="none" w:sz="0" w:space="0" w:color="auto"/>
            <w:bottom w:val="none" w:sz="0" w:space="0" w:color="auto"/>
            <w:right w:val="none" w:sz="0" w:space="0" w:color="auto"/>
          </w:divBdr>
        </w:div>
        <w:div w:id="1267809757">
          <w:marLeft w:val="640"/>
          <w:marRight w:val="0"/>
          <w:marTop w:val="0"/>
          <w:marBottom w:val="0"/>
          <w:divBdr>
            <w:top w:val="none" w:sz="0" w:space="0" w:color="auto"/>
            <w:left w:val="none" w:sz="0" w:space="0" w:color="auto"/>
            <w:bottom w:val="none" w:sz="0" w:space="0" w:color="auto"/>
            <w:right w:val="none" w:sz="0" w:space="0" w:color="auto"/>
          </w:divBdr>
        </w:div>
        <w:div w:id="1313828282">
          <w:marLeft w:val="640"/>
          <w:marRight w:val="0"/>
          <w:marTop w:val="0"/>
          <w:marBottom w:val="0"/>
          <w:divBdr>
            <w:top w:val="none" w:sz="0" w:space="0" w:color="auto"/>
            <w:left w:val="none" w:sz="0" w:space="0" w:color="auto"/>
            <w:bottom w:val="none" w:sz="0" w:space="0" w:color="auto"/>
            <w:right w:val="none" w:sz="0" w:space="0" w:color="auto"/>
          </w:divBdr>
        </w:div>
        <w:div w:id="1354914780">
          <w:marLeft w:val="640"/>
          <w:marRight w:val="0"/>
          <w:marTop w:val="0"/>
          <w:marBottom w:val="0"/>
          <w:divBdr>
            <w:top w:val="none" w:sz="0" w:space="0" w:color="auto"/>
            <w:left w:val="none" w:sz="0" w:space="0" w:color="auto"/>
            <w:bottom w:val="none" w:sz="0" w:space="0" w:color="auto"/>
            <w:right w:val="none" w:sz="0" w:space="0" w:color="auto"/>
          </w:divBdr>
        </w:div>
        <w:div w:id="1458332881">
          <w:marLeft w:val="640"/>
          <w:marRight w:val="0"/>
          <w:marTop w:val="0"/>
          <w:marBottom w:val="0"/>
          <w:divBdr>
            <w:top w:val="none" w:sz="0" w:space="0" w:color="auto"/>
            <w:left w:val="none" w:sz="0" w:space="0" w:color="auto"/>
            <w:bottom w:val="none" w:sz="0" w:space="0" w:color="auto"/>
            <w:right w:val="none" w:sz="0" w:space="0" w:color="auto"/>
          </w:divBdr>
        </w:div>
        <w:div w:id="1520463244">
          <w:marLeft w:val="640"/>
          <w:marRight w:val="0"/>
          <w:marTop w:val="0"/>
          <w:marBottom w:val="0"/>
          <w:divBdr>
            <w:top w:val="none" w:sz="0" w:space="0" w:color="auto"/>
            <w:left w:val="none" w:sz="0" w:space="0" w:color="auto"/>
            <w:bottom w:val="none" w:sz="0" w:space="0" w:color="auto"/>
            <w:right w:val="none" w:sz="0" w:space="0" w:color="auto"/>
          </w:divBdr>
        </w:div>
        <w:div w:id="1577007286">
          <w:marLeft w:val="640"/>
          <w:marRight w:val="0"/>
          <w:marTop w:val="0"/>
          <w:marBottom w:val="0"/>
          <w:divBdr>
            <w:top w:val="none" w:sz="0" w:space="0" w:color="auto"/>
            <w:left w:val="none" w:sz="0" w:space="0" w:color="auto"/>
            <w:bottom w:val="none" w:sz="0" w:space="0" w:color="auto"/>
            <w:right w:val="none" w:sz="0" w:space="0" w:color="auto"/>
          </w:divBdr>
        </w:div>
        <w:div w:id="1665892323">
          <w:marLeft w:val="640"/>
          <w:marRight w:val="0"/>
          <w:marTop w:val="0"/>
          <w:marBottom w:val="0"/>
          <w:divBdr>
            <w:top w:val="none" w:sz="0" w:space="0" w:color="auto"/>
            <w:left w:val="none" w:sz="0" w:space="0" w:color="auto"/>
            <w:bottom w:val="none" w:sz="0" w:space="0" w:color="auto"/>
            <w:right w:val="none" w:sz="0" w:space="0" w:color="auto"/>
          </w:divBdr>
        </w:div>
        <w:div w:id="1720665883">
          <w:marLeft w:val="640"/>
          <w:marRight w:val="0"/>
          <w:marTop w:val="0"/>
          <w:marBottom w:val="0"/>
          <w:divBdr>
            <w:top w:val="none" w:sz="0" w:space="0" w:color="auto"/>
            <w:left w:val="none" w:sz="0" w:space="0" w:color="auto"/>
            <w:bottom w:val="none" w:sz="0" w:space="0" w:color="auto"/>
            <w:right w:val="none" w:sz="0" w:space="0" w:color="auto"/>
          </w:divBdr>
        </w:div>
        <w:div w:id="1762948965">
          <w:marLeft w:val="640"/>
          <w:marRight w:val="0"/>
          <w:marTop w:val="0"/>
          <w:marBottom w:val="0"/>
          <w:divBdr>
            <w:top w:val="none" w:sz="0" w:space="0" w:color="auto"/>
            <w:left w:val="none" w:sz="0" w:space="0" w:color="auto"/>
            <w:bottom w:val="none" w:sz="0" w:space="0" w:color="auto"/>
            <w:right w:val="none" w:sz="0" w:space="0" w:color="auto"/>
          </w:divBdr>
        </w:div>
        <w:div w:id="1822621919">
          <w:marLeft w:val="640"/>
          <w:marRight w:val="0"/>
          <w:marTop w:val="0"/>
          <w:marBottom w:val="0"/>
          <w:divBdr>
            <w:top w:val="none" w:sz="0" w:space="0" w:color="auto"/>
            <w:left w:val="none" w:sz="0" w:space="0" w:color="auto"/>
            <w:bottom w:val="none" w:sz="0" w:space="0" w:color="auto"/>
            <w:right w:val="none" w:sz="0" w:space="0" w:color="auto"/>
          </w:divBdr>
        </w:div>
        <w:div w:id="1860509779">
          <w:marLeft w:val="640"/>
          <w:marRight w:val="0"/>
          <w:marTop w:val="0"/>
          <w:marBottom w:val="0"/>
          <w:divBdr>
            <w:top w:val="none" w:sz="0" w:space="0" w:color="auto"/>
            <w:left w:val="none" w:sz="0" w:space="0" w:color="auto"/>
            <w:bottom w:val="none" w:sz="0" w:space="0" w:color="auto"/>
            <w:right w:val="none" w:sz="0" w:space="0" w:color="auto"/>
          </w:divBdr>
        </w:div>
        <w:div w:id="1907253314">
          <w:marLeft w:val="640"/>
          <w:marRight w:val="0"/>
          <w:marTop w:val="0"/>
          <w:marBottom w:val="0"/>
          <w:divBdr>
            <w:top w:val="none" w:sz="0" w:space="0" w:color="auto"/>
            <w:left w:val="none" w:sz="0" w:space="0" w:color="auto"/>
            <w:bottom w:val="none" w:sz="0" w:space="0" w:color="auto"/>
            <w:right w:val="none" w:sz="0" w:space="0" w:color="auto"/>
          </w:divBdr>
        </w:div>
        <w:div w:id="1914505761">
          <w:marLeft w:val="640"/>
          <w:marRight w:val="0"/>
          <w:marTop w:val="0"/>
          <w:marBottom w:val="0"/>
          <w:divBdr>
            <w:top w:val="none" w:sz="0" w:space="0" w:color="auto"/>
            <w:left w:val="none" w:sz="0" w:space="0" w:color="auto"/>
            <w:bottom w:val="none" w:sz="0" w:space="0" w:color="auto"/>
            <w:right w:val="none" w:sz="0" w:space="0" w:color="auto"/>
          </w:divBdr>
        </w:div>
        <w:div w:id="1925914016">
          <w:marLeft w:val="640"/>
          <w:marRight w:val="0"/>
          <w:marTop w:val="0"/>
          <w:marBottom w:val="0"/>
          <w:divBdr>
            <w:top w:val="none" w:sz="0" w:space="0" w:color="auto"/>
            <w:left w:val="none" w:sz="0" w:space="0" w:color="auto"/>
            <w:bottom w:val="none" w:sz="0" w:space="0" w:color="auto"/>
            <w:right w:val="none" w:sz="0" w:space="0" w:color="auto"/>
          </w:divBdr>
        </w:div>
        <w:div w:id="1953514581">
          <w:marLeft w:val="640"/>
          <w:marRight w:val="0"/>
          <w:marTop w:val="0"/>
          <w:marBottom w:val="0"/>
          <w:divBdr>
            <w:top w:val="none" w:sz="0" w:space="0" w:color="auto"/>
            <w:left w:val="none" w:sz="0" w:space="0" w:color="auto"/>
            <w:bottom w:val="none" w:sz="0" w:space="0" w:color="auto"/>
            <w:right w:val="none" w:sz="0" w:space="0" w:color="auto"/>
          </w:divBdr>
        </w:div>
        <w:div w:id="1988388481">
          <w:marLeft w:val="640"/>
          <w:marRight w:val="0"/>
          <w:marTop w:val="0"/>
          <w:marBottom w:val="0"/>
          <w:divBdr>
            <w:top w:val="none" w:sz="0" w:space="0" w:color="auto"/>
            <w:left w:val="none" w:sz="0" w:space="0" w:color="auto"/>
            <w:bottom w:val="none" w:sz="0" w:space="0" w:color="auto"/>
            <w:right w:val="none" w:sz="0" w:space="0" w:color="auto"/>
          </w:divBdr>
        </w:div>
        <w:div w:id="2009363054">
          <w:marLeft w:val="640"/>
          <w:marRight w:val="0"/>
          <w:marTop w:val="0"/>
          <w:marBottom w:val="0"/>
          <w:divBdr>
            <w:top w:val="none" w:sz="0" w:space="0" w:color="auto"/>
            <w:left w:val="none" w:sz="0" w:space="0" w:color="auto"/>
            <w:bottom w:val="none" w:sz="0" w:space="0" w:color="auto"/>
            <w:right w:val="none" w:sz="0" w:space="0" w:color="auto"/>
          </w:divBdr>
        </w:div>
        <w:div w:id="2087416777">
          <w:marLeft w:val="640"/>
          <w:marRight w:val="0"/>
          <w:marTop w:val="0"/>
          <w:marBottom w:val="0"/>
          <w:divBdr>
            <w:top w:val="none" w:sz="0" w:space="0" w:color="auto"/>
            <w:left w:val="none" w:sz="0" w:space="0" w:color="auto"/>
            <w:bottom w:val="none" w:sz="0" w:space="0" w:color="auto"/>
            <w:right w:val="none" w:sz="0" w:space="0" w:color="auto"/>
          </w:divBdr>
        </w:div>
        <w:div w:id="2090417143">
          <w:marLeft w:val="640"/>
          <w:marRight w:val="0"/>
          <w:marTop w:val="0"/>
          <w:marBottom w:val="0"/>
          <w:divBdr>
            <w:top w:val="none" w:sz="0" w:space="0" w:color="auto"/>
            <w:left w:val="none" w:sz="0" w:space="0" w:color="auto"/>
            <w:bottom w:val="none" w:sz="0" w:space="0" w:color="auto"/>
            <w:right w:val="none" w:sz="0" w:space="0" w:color="auto"/>
          </w:divBdr>
        </w:div>
      </w:divsChild>
    </w:div>
    <w:div w:id="384649186">
      <w:marLeft w:val="640"/>
      <w:marRight w:val="0"/>
      <w:marTop w:val="0"/>
      <w:marBottom w:val="0"/>
      <w:divBdr>
        <w:top w:val="none" w:sz="0" w:space="0" w:color="auto"/>
        <w:left w:val="none" w:sz="0" w:space="0" w:color="auto"/>
        <w:bottom w:val="none" w:sz="0" w:space="0" w:color="auto"/>
        <w:right w:val="none" w:sz="0" w:space="0" w:color="auto"/>
      </w:divBdr>
    </w:div>
    <w:div w:id="384841742">
      <w:marLeft w:val="640"/>
      <w:marRight w:val="0"/>
      <w:marTop w:val="0"/>
      <w:marBottom w:val="0"/>
      <w:divBdr>
        <w:top w:val="none" w:sz="0" w:space="0" w:color="auto"/>
        <w:left w:val="none" w:sz="0" w:space="0" w:color="auto"/>
        <w:bottom w:val="none" w:sz="0" w:space="0" w:color="auto"/>
        <w:right w:val="none" w:sz="0" w:space="0" w:color="auto"/>
      </w:divBdr>
    </w:div>
    <w:div w:id="385375470">
      <w:bodyDiv w:val="1"/>
      <w:marLeft w:val="0"/>
      <w:marRight w:val="0"/>
      <w:marTop w:val="0"/>
      <w:marBottom w:val="0"/>
      <w:divBdr>
        <w:top w:val="none" w:sz="0" w:space="0" w:color="auto"/>
        <w:left w:val="none" w:sz="0" w:space="0" w:color="auto"/>
        <w:bottom w:val="none" w:sz="0" w:space="0" w:color="auto"/>
        <w:right w:val="none" w:sz="0" w:space="0" w:color="auto"/>
      </w:divBdr>
      <w:divsChild>
        <w:div w:id="323750401">
          <w:marLeft w:val="640"/>
          <w:marRight w:val="0"/>
          <w:marTop w:val="0"/>
          <w:marBottom w:val="0"/>
          <w:divBdr>
            <w:top w:val="none" w:sz="0" w:space="0" w:color="auto"/>
            <w:left w:val="none" w:sz="0" w:space="0" w:color="auto"/>
            <w:bottom w:val="none" w:sz="0" w:space="0" w:color="auto"/>
            <w:right w:val="none" w:sz="0" w:space="0" w:color="auto"/>
          </w:divBdr>
        </w:div>
        <w:div w:id="811750376">
          <w:marLeft w:val="640"/>
          <w:marRight w:val="0"/>
          <w:marTop w:val="0"/>
          <w:marBottom w:val="0"/>
          <w:divBdr>
            <w:top w:val="none" w:sz="0" w:space="0" w:color="auto"/>
            <w:left w:val="none" w:sz="0" w:space="0" w:color="auto"/>
            <w:bottom w:val="none" w:sz="0" w:space="0" w:color="auto"/>
            <w:right w:val="none" w:sz="0" w:space="0" w:color="auto"/>
          </w:divBdr>
        </w:div>
        <w:div w:id="125851840">
          <w:marLeft w:val="640"/>
          <w:marRight w:val="0"/>
          <w:marTop w:val="0"/>
          <w:marBottom w:val="0"/>
          <w:divBdr>
            <w:top w:val="none" w:sz="0" w:space="0" w:color="auto"/>
            <w:left w:val="none" w:sz="0" w:space="0" w:color="auto"/>
            <w:bottom w:val="none" w:sz="0" w:space="0" w:color="auto"/>
            <w:right w:val="none" w:sz="0" w:space="0" w:color="auto"/>
          </w:divBdr>
        </w:div>
        <w:div w:id="490677749">
          <w:marLeft w:val="640"/>
          <w:marRight w:val="0"/>
          <w:marTop w:val="0"/>
          <w:marBottom w:val="0"/>
          <w:divBdr>
            <w:top w:val="none" w:sz="0" w:space="0" w:color="auto"/>
            <w:left w:val="none" w:sz="0" w:space="0" w:color="auto"/>
            <w:bottom w:val="none" w:sz="0" w:space="0" w:color="auto"/>
            <w:right w:val="none" w:sz="0" w:space="0" w:color="auto"/>
          </w:divBdr>
        </w:div>
        <w:div w:id="300382860">
          <w:marLeft w:val="640"/>
          <w:marRight w:val="0"/>
          <w:marTop w:val="0"/>
          <w:marBottom w:val="0"/>
          <w:divBdr>
            <w:top w:val="none" w:sz="0" w:space="0" w:color="auto"/>
            <w:left w:val="none" w:sz="0" w:space="0" w:color="auto"/>
            <w:bottom w:val="none" w:sz="0" w:space="0" w:color="auto"/>
            <w:right w:val="none" w:sz="0" w:space="0" w:color="auto"/>
          </w:divBdr>
        </w:div>
        <w:div w:id="1620382324">
          <w:marLeft w:val="640"/>
          <w:marRight w:val="0"/>
          <w:marTop w:val="0"/>
          <w:marBottom w:val="0"/>
          <w:divBdr>
            <w:top w:val="none" w:sz="0" w:space="0" w:color="auto"/>
            <w:left w:val="none" w:sz="0" w:space="0" w:color="auto"/>
            <w:bottom w:val="none" w:sz="0" w:space="0" w:color="auto"/>
            <w:right w:val="none" w:sz="0" w:space="0" w:color="auto"/>
          </w:divBdr>
        </w:div>
        <w:div w:id="404492139">
          <w:marLeft w:val="640"/>
          <w:marRight w:val="0"/>
          <w:marTop w:val="0"/>
          <w:marBottom w:val="0"/>
          <w:divBdr>
            <w:top w:val="none" w:sz="0" w:space="0" w:color="auto"/>
            <w:left w:val="none" w:sz="0" w:space="0" w:color="auto"/>
            <w:bottom w:val="none" w:sz="0" w:space="0" w:color="auto"/>
            <w:right w:val="none" w:sz="0" w:space="0" w:color="auto"/>
          </w:divBdr>
        </w:div>
        <w:div w:id="686255830">
          <w:marLeft w:val="640"/>
          <w:marRight w:val="0"/>
          <w:marTop w:val="0"/>
          <w:marBottom w:val="0"/>
          <w:divBdr>
            <w:top w:val="none" w:sz="0" w:space="0" w:color="auto"/>
            <w:left w:val="none" w:sz="0" w:space="0" w:color="auto"/>
            <w:bottom w:val="none" w:sz="0" w:space="0" w:color="auto"/>
            <w:right w:val="none" w:sz="0" w:space="0" w:color="auto"/>
          </w:divBdr>
        </w:div>
        <w:div w:id="1039864291">
          <w:marLeft w:val="640"/>
          <w:marRight w:val="0"/>
          <w:marTop w:val="0"/>
          <w:marBottom w:val="0"/>
          <w:divBdr>
            <w:top w:val="none" w:sz="0" w:space="0" w:color="auto"/>
            <w:left w:val="none" w:sz="0" w:space="0" w:color="auto"/>
            <w:bottom w:val="none" w:sz="0" w:space="0" w:color="auto"/>
            <w:right w:val="none" w:sz="0" w:space="0" w:color="auto"/>
          </w:divBdr>
        </w:div>
        <w:div w:id="1973360364">
          <w:marLeft w:val="640"/>
          <w:marRight w:val="0"/>
          <w:marTop w:val="0"/>
          <w:marBottom w:val="0"/>
          <w:divBdr>
            <w:top w:val="none" w:sz="0" w:space="0" w:color="auto"/>
            <w:left w:val="none" w:sz="0" w:space="0" w:color="auto"/>
            <w:bottom w:val="none" w:sz="0" w:space="0" w:color="auto"/>
            <w:right w:val="none" w:sz="0" w:space="0" w:color="auto"/>
          </w:divBdr>
        </w:div>
        <w:div w:id="350839577">
          <w:marLeft w:val="640"/>
          <w:marRight w:val="0"/>
          <w:marTop w:val="0"/>
          <w:marBottom w:val="0"/>
          <w:divBdr>
            <w:top w:val="none" w:sz="0" w:space="0" w:color="auto"/>
            <w:left w:val="none" w:sz="0" w:space="0" w:color="auto"/>
            <w:bottom w:val="none" w:sz="0" w:space="0" w:color="auto"/>
            <w:right w:val="none" w:sz="0" w:space="0" w:color="auto"/>
          </w:divBdr>
        </w:div>
        <w:div w:id="1714845284">
          <w:marLeft w:val="640"/>
          <w:marRight w:val="0"/>
          <w:marTop w:val="0"/>
          <w:marBottom w:val="0"/>
          <w:divBdr>
            <w:top w:val="none" w:sz="0" w:space="0" w:color="auto"/>
            <w:left w:val="none" w:sz="0" w:space="0" w:color="auto"/>
            <w:bottom w:val="none" w:sz="0" w:space="0" w:color="auto"/>
            <w:right w:val="none" w:sz="0" w:space="0" w:color="auto"/>
          </w:divBdr>
        </w:div>
        <w:div w:id="1307205741">
          <w:marLeft w:val="640"/>
          <w:marRight w:val="0"/>
          <w:marTop w:val="0"/>
          <w:marBottom w:val="0"/>
          <w:divBdr>
            <w:top w:val="none" w:sz="0" w:space="0" w:color="auto"/>
            <w:left w:val="none" w:sz="0" w:space="0" w:color="auto"/>
            <w:bottom w:val="none" w:sz="0" w:space="0" w:color="auto"/>
            <w:right w:val="none" w:sz="0" w:space="0" w:color="auto"/>
          </w:divBdr>
        </w:div>
        <w:div w:id="726608520">
          <w:marLeft w:val="640"/>
          <w:marRight w:val="0"/>
          <w:marTop w:val="0"/>
          <w:marBottom w:val="0"/>
          <w:divBdr>
            <w:top w:val="none" w:sz="0" w:space="0" w:color="auto"/>
            <w:left w:val="none" w:sz="0" w:space="0" w:color="auto"/>
            <w:bottom w:val="none" w:sz="0" w:space="0" w:color="auto"/>
            <w:right w:val="none" w:sz="0" w:space="0" w:color="auto"/>
          </w:divBdr>
        </w:div>
        <w:div w:id="436798011">
          <w:marLeft w:val="640"/>
          <w:marRight w:val="0"/>
          <w:marTop w:val="0"/>
          <w:marBottom w:val="0"/>
          <w:divBdr>
            <w:top w:val="none" w:sz="0" w:space="0" w:color="auto"/>
            <w:left w:val="none" w:sz="0" w:space="0" w:color="auto"/>
            <w:bottom w:val="none" w:sz="0" w:space="0" w:color="auto"/>
            <w:right w:val="none" w:sz="0" w:space="0" w:color="auto"/>
          </w:divBdr>
        </w:div>
        <w:div w:id="1350988943">
          <w:marLeft w:val="640"/>
          <w:marRight w:val="0"/>
          <w:marTop w:val="0"/>
          <w:marBottom w:val="0"/>
          <w:divBdr>
            <w:top w:val="none" w:sz="0" w:space="0" w:color="auto"/>
            <w:left w:val="none" w:sz="0" w:space="0" w:color="auto"/>
            <w:bottom w:val="none" w:sz="0" w:space="0" w:color="auto"/>
            <w:right w:val="none" w:sz="0" w:space="0" w:color="auto"/>
          </w:divBdr>
        </w:div>
        <w:div w:id="32581096">
          <w:marLeft w:val="640"/>
          <w:marRight w:val="0"/>
          <w:marTop w:val="0"/>
          <w:marBottom w:val="0"/>
          <w:divBdr>
            <w:top w:val="none" w:sz="0" w:space="0" w:color="auto"/>
            <w:left w:val="none" w:sz="0" w:space="0" w:color="auto"/>
            <w:bottom w:val="none" w:sz="0" w:space="0" w:color="auto"/>
            <w:right w:val="none" w:sz="0" w:space="0" w:color="auto"/>
          </w:divBdr>
        </w:div>
        <w:div w:id="2134209992">
          <w:marLeft w:val="640"/>
          <w:marRight w:val="0"/>
          <w:marTop w:val="0"/>
          <w:marBottom w:val="0"/>
          <w:divBdr>
            <w:top w:val="none" w:sz="0" w:space="0" w:color="auto"/>
            <w:left w:val="none" w:sz="0" w:space="0" w:color="auto"/>
            <w:bottom w:val="none" w:sz="0" w:space="0" w:color="auto"/>
            <w:right w:val="none" w:sz="0" w:space="0" w:color="auto"/>
          </w:divBdr>
        </w:div>
        <w:div w:id="654188579">
          <w:marLeft w:val="640"/>
          <w:marRight w:val="0"/>
          <w:marTop w:val="0"/>
          <w:marBottom w:val="0"/>
          <w:divBdr>
            <w:top w:val="none" w:sz="0" w:space="0" w:color="auto"/>
            <w:left w:val="none" w:sz="0" w:space="0" w:color="auto"/>
            <w:bottom w:val="none" w:sz="0" w:space="0" w:color="auto"/>
            <w:right w:val="none" w:sz="0" w:space="0" w:color="auto"/>
          </w:divBdr>
        </w:div>
        <w:div w:id="762069552">
          <w:marLeft w:val="640"/>
          <w:marRight w:val="0"/>
          <w:marTop w:val="0"/>
          <w:marBottom w:val="0"/>
          <w:divBdr>
            <w:top w:val="none" w:sz="0" w:space="0" w:color="auto"/>
            <w:left w:val="none" w:sz="0" w:space="0" w:color="auto"/>
            <w:bottom w:val="none" w:sz="0" w:space="0" w:color="auto"/>
            <w:right w:val="none" w:sz="0" w:space="0" w:color="auto"/>
          </w:divBdr>
        </w:div>
        <w:div w:id="1155293176">
          <w:marLeft w:val="640"/>
          <w:marRight w:val="0"/>
          <w:marTop w:val="0"/>
          <w:marBottom w:val="0"/>
          <w:divBdr>
            <w:top w:val="none" w:sz="0" w:space="0" w:color="auto"/>
            <w:left w:val="none" w:sz="0" w:space="0" w:color="auto"/>
            <w:bottom w:val="none" w:sz="0" w:space="0" w:color="auto"/>
            <w:right w:val="none" w:sz="0" w:space="0" w:color="auto"/>
          </w:divBdr>
        </w:div>
        <w:div w:id="1636712256">
          <w:marLeft w:val="640"/>
          <w:marRight w:val="0"/>
          <w:marTop w:val="0"/>
          <w:marBottom w:val="0"/>
          <w:divBdr>
            <w:top w:val="none" w:sz="0" w:space="0" w:color="auto"/>
            <w:left w:val="none" w:sz="0" w:space="0" w:color="auto"/>
            <w:bottom w:val="none" w:sz="0" w:space="0" w:color="auto"/>
            <w:right w:val="none" w:sz="0" w:space="0" w:color="auto"/>
          </w:divBdr>
        </w:div>
        <w:div w:id="1458060680">
          <w:marLeft w:val="640"/>
          <w:marRight w:val="0"/>
          <w:marTop w:val="0"/>
          <w:marBottom w:val="0"/>
          <w:divBdr>
            <w:top w:val="none" w:sz="0" w:space="0" w:color="auto"/>
            <w:left w:val="none" w:sz="0" w:space="0" w:color="auto"/>
            <w:bottom w:val="none" w:sz="0" w:space="0" w:color="auto"/>
            <w:right w:val="none" w:sz="0" w:space="0" w:color="auto"/>
          </w:divBdr>
        </w:div>
        <w:div w:id="742604274">
          <w:marLeft w:val="640"/>
          <w:marRight w:val="0"/>
          <w:marTop w:val="0"/>
          <w:marBottom w:val="0"/>
          <w:divBdr>
            <w:top w:val="none" w:sz="0" w:space="0" w:color="auto"/>
            <w:left w:val="none" w:sz="0" w:space="0" w:color="auto"/>
            <w:bottom w:val="none" w:sz="0" w:space="0" w:color="auto"/>
            <w:right w:val="none" w:sz="0" w:space="0" w:color="auto"/>
          </w:divBdr>
        </w:div>
        <w:div w:id="1646279844">
          <w:marLeft w:val="640"/>
          <w:marRight w:val="0"/>
          <w:marTop w:val="0"/>
          <w:marBottom w:val="0"/>
          <w:divBdr>
            <w:top w:val="none" w:sz="0" w:space="0" w:color="auto"/>
            <w:left w:val="none" w:sz="0" w:space="0" w:color="auto"/>
            <w:bottom w:val="none" w:sz="0" w:space="0" w:color="auto"/>
            <w:right w:val="none" w:sz="0" w:space="0" w:color="auto"/>
          </w:divBdr>
        </w:div>
        <w:div w:id="991564580">
          <w:marLeft w:val="640"/>
          <w:marRight w:val="0"/>
          <w:marTop w:val="0"/>
          <w:marBottom w:val="0"/>
          <w:divBdr>
            <w:top w:val="none" w:sz="0" w:space="0" w:color="auto"/>
            <w:left w:val="none" w:sz="0" w:space="0" w:color="auto"/>
            <w:bottom w:val="none" w:sz="0" w:space="0" w:color="auto"/>
            <w:right w:val="none" w:sz="0" w:space="0" w:color="auto"/>
          </w:divBdr>
        </w:div>
        <w:div w:id="457921434">
          <w:marLeft w:val="640"/>
          <w:marRight w:val="0"/>
          <w:marTop w:val="0"/>
          <w:marBottom w:val="0"/>
          <w:divBdr>
            <w:top w:val="none" w:sz="0" w:space="0" w:color="auto"/>
            <w:left w:val="none" w:sz="0" w:space="0" w:color="auto"/>
            <w:bottom w:val="none" w:sz="0" w:space="0" w:color="auto"/>
            <w:right w:val="none" w:sz="0" w:space="0" w:color="auto"/>
          </w:divBdr>
        </w:div>
        <w:div w:id="922882346">
          <w:marLeft w:val="640"/>
          <w:marRight w:val="0"/>
          <w:marTop w:val="0"/>
          <w:marBottom w:val="0"/>
          <w:divBdr>
            <w:top w:val="none" w:sz="0" w:space="0" w:color="auto"/>
            <w:left w:val="none" w:sz="0" w:space="0" w:color="auto"/>
            <w:bottom w:val="none" w:sz="0" w:space="0" w:color="auto"/>
            <w:right w:val="none" w:sz="0" w:space="0" w:color="auto"/>
          </w:divBdr>
        </w:div>
        <w:div w:id="1100757294">
          <w:marLeft w:val="640"/>
          <w:marRight w:val="0"/>
          <w:marTop w:val="0"/>
          <w:marBottom w:val="0"/>
          <w:divBdr>
            <w:top w:val="none" w:sz="0" w:space="0" w:color="auto"/>
            <w:left w:val="none" w:sz="0" w:space="0" w:color="auto"/>
            <w:bottom w:val="none" w:sz="0" w:space="0" w:color="auto"/>
            <w:right w:val="none" w:sz="0" w:space="0" w:color="auto"/>
          </w:divBdr>
        </w:div>
        <w:div w:id="1071074141">
          <w:marLeft w:val="640"/>
          <w:marRight w:val="0"/>
          <w:marTop w:val="0"/>
          <w:marBottom w:val="0"/>
          <w:divBdr>
            <w:top w:val="none" w:sz="0" w:space="0" w:color="auto"/>
            <w:left w:val="none" w:sz="0" w:space="0" w:color="auto"/>
            <w:bottom w:val="none" w:sz="0" w:space="0" w:color="auto"/>
            <w:right w:val="none" w:sz="0" w:space="0" w:color="auto"/>
          </w:divBdr>
        </w:div>
        <w:div w:id="2005359399">
          <w:marLeft w:val="640"/>
          <w:marRight w:val="0"/>
          <w:marTop w:val="0"/>
          <w:marBottom w:val="0"/>
          <w:divBdr>
            <w:top w:val="none" w:sz="0" w:space="0" w:color="auto"/>
            <w:left w:val="none" w:sz="0" w:space="0" w:color="auto"/>
            <w:bottom w:val="none" w:sz="0" w:space="0" w:color="auto"/>
            <w:right w:val="none" w:sz="0" w:space="0" w:color="auto"/>
          </w:divBdr>
        </w:div>
        <w:div w:id="2132623770">
          <w:marLeft w:val="640"/>
          <w:marRight w:val="0"/>
          <w:marTop w:val="0"/>
          <w:marBottom w:val="0"/>
          <w:divBdr>
            <w:top w:val="none" w:sz="0" w:space="0" w:color="auto"/>
            <w:left w:val="none" w:sz="0" w:space="0" w:color="auto"/>
            <w:bottom w:val="none" w:sz="0" w:space="0" w:color="auto"/>
            <w:right w:val="none" w:sz="0" w:space="0" w:color="auto"/>
          </w:divBdr>
        </w:div>
        <w:div w:id="334505026">
          <w:marLeft w:val="640"/>
          <w:marRight w:val="0"/>
          <w:marTop w:val="0"/>
          <w:marBottom w:val="0"/>
          <w:divBdr>
            <w:top w:val="none" w:sz="0" w:space="0" w:color="auto"/>
            <w:left w:val="none" w:sz="0" w:space="0" w:color="auto"/>
            <w:bottom w:val="none" w:sz="0" w:space="0" w:color="auto"/>
            <w:right w:val="none" w:sz="0" w:space="0" w:color="auto"/>
          </w:divBdr>
        </w:div>
        <w:div w:id="1634404833">
          <w:marLeft w:val="640"/>
          <w:marRight w:val="0"/>
          <w:marTop w:val="0"/>
          <w:marBottom w:val="0"/>
          <w:divBdr>
            <w:top w:val="none" w:sz="0" w:space="0" w:color="auto"/>
            <w:left w:val="none" w:sz="0" w:space="0" w:color="auto"/>
            <w:bottom w:val="none" w:sz="0" w:space="0" w:color="auto"/>
            <w:right w:val="none" w:sz="0" w:space="0" w:color="auto"/>
          </w:divBdr>
        </w:div>
        <w:div w:id="177426497">
          <w:marLeft w:val="640"/>
          <w:marRight w:val="0"/>
          <w:marTop w:val="0"/>
          <w:marBottom w:val="0"/>
          <w:divBdr>
            <w:top w:val="none" w:sz="0" w:space="0" w:color="auto"/>
            <w:left w:val="none" w:sz="0" w:space="0" w:color="auto"/>
            <w:bottom w:val="none" w:sz="0" w:space="0" w:color="auto"/>
            <w:right w:val="none" w:sz="0" w:space="0" w:color="auto"/>
          </w:divBdr>
        </w:div>
        <w:div w:id="2098090441">
          <w:marLeft w:val="640"/>
          <w:marRight w:val="0"/>
          <w:marTop w:val="0"/>
          <w:marBottom w:val="0"/>
          <w:divBdr>
            <w:top w:val="none" w:sz="0" w:space="0" w:color="auto"/>
            <w:left w:val="none" w:sz="0" w:space="0" w:color="auto"/>
            <w:bottom w:val="none" w:sz="0" w:space="0" w:color="auto"/>
            <w:right w:val="none" w:sz="0" w:space="0" w:color="auto"/>
          </w:divBdr>
        </w:div>
        <w:div w:id="124081737">
          <w:marLeft w:val="640"/>
          <w:marRight w:val="0"/>
          <w:marTop w:val="0"/>
          <w:marBottom w:val="0"/>
          <w:divBdr>
            <w:top w:val="none" w:sz="0" w:space="0" w:color="auto"/>
            <w:left w:val="none" w:sz="0" w:space="0" w:color="auto"/>
            <w:bottom w:val="none" w:sz="0" w:space="0" w:color="auto"/>
            <w:right w:val="none" w:sz="0" w:space="0" w:color="auto"/>
          </w:divBdr>
        </w:div>
        <w:div w:id="1895194518">
          <w:marLeft w:val="640"/>
          <w:marRight w:val="0"/>
          <w:marTop w:val="0"/>
          <w:marBottom w:val="0"/>
          <w:divBdr>
            <w:top w:val="none" w:sz="0" w:space="0" w:color="auto"/>
            <w:left w:val="none" w:sz="0" w:space="0" w:color="auto"/>
            <w:bottom w:val="none" w:sz="0" w:space="0" w:color="auto"/>
            <w:right w:val="none" w:sz="0" w:space="0" w:color="auto"/>
          </w:divBdr>
        </w:div>
        <w:div w:id="560482477">
          <w:marLeft w:val="640"/>
          <w:marRight w:val="0"/>
          <w:marTop w:val="0"/>
          <w:marBottom w:val="0"/>
          <w:divBdr>
            <w:top w:val="none" w:sz="0" w:space="0" w:color="auto"/>
            <w:left w:val="none" w:sz="0" w:space="0" w:color="auto"/>
            <w:bottom w:val="none" w:sz="0" w:space="0" w:color="auto"/>
            <w:right w:val="none" w:sz="0" w:space="0" w:color="auto"/>
          </w:divBdr>
        </w:div>
        <w:div w:id="529682427">
          <w:marLeft w:val="640"/>
          <w:marRight w:val="0"/>
          <w:marTop w:val="0"/>
          <w:marBottom w:val="0"/>
          <w:divBdr>
            <w:top w:val="none" w:sz="0" w:space="0" w:color="auto"/>
            <w:left w:val="none" w:sz="0" w:space="0" w:color="auto"/>
            <w:bottom w:val="none" w:sz="0" w:space="0" w:color="auto"/>
            <w:right w:val="none" w:sz="0" w:space="0" w:color="auto"/>
          </w:divBdr>
        </w:div>
        <w:div w:id="435104457">
          <w:marLeft w:val="640"/>
          <w:marRight w:val="0"/>
          <w:marTop w:val="0"/>
          <w:marBottom w:val="0"/>
          <w:divBdr>
            <w:top w:val="none" w:sz="0" w:space="0" w:color="auto"/>
            <w:left w:val="none" w:sz="0" w:space="0" w:color="auto"/>
            <w:bottom w:val="none" w:sz="0" w:space="0" w:color="auto"/>
            <w:right w:val="none" w:sz="0" w:space="0" w:color="auto"/>
          </w:divBdr>
        </w:div>
        <w:div w:id="1187016815">
          <w:marLeft w:val="640"/>
          <w:marRight w:val="0"/>
          <w:marTop w:val="0"/>
          <w:marBottom w:val="0"/>
          <w:divBdr>
            <w:top w:val="none" w:sz="0" w:space="0" w:color="auto"/>
            <w:left w:val="none" w:sz="0" w:space="0" w:color="auto"/>
            <w:bottom w:val="none" w:sz="0" w:space="0" w:color="auto"/>
            <w:right w:val="none" w:sz="0" w:space="0" w:color="auto"/>
          </w:divBdr>
        </w:div>
        <w:div w:id="376438797">
          <w:marLeft w:val="640"/>
          <w:marRight w:val="0"/>
          <w:marTop w:val="0"/>
          <w:marBottom w:val="0"/>
          <w:divBdr>
            <w:top w:val="none" w:sz="0" w:space="0" w:color="auto"/>
            <w:left w:val="none" w:sz="0" w:space="0" w:color="auto"/>
            <w:bottom w:val="none" w:sz="0" w:space="0" w:color="auto"/>
            <w:right w:val="none" w:sz="0" w:space="0" w:color="auto"/>
          </w:divBdr>
        </w:div>
      </w:divsChild>
    </w:div>
    <w:div w:id="386226350">
      <w:bodyDiv w:val="1"/>
      <w:marLeft w:val="0"/>
      <w:marRight w:val="0"/>
      <w:marTop w:val="0"/>
      <w:marBottom w:val="0"/>
      <w:divBdr>
        <w:top w:val="none" w:sz="0" w:space="0" w:color="auto"/>
        <w:left w:val="none" w:sz="0" w:space="0" w:color="auto"/>
        <w:bottom w:val="none" w:sz="0" w:space="0" w:color="auto"/>
        <w:right w:val="none" w:sz="0" w:space="0" w:color="auto"/>
      </w:divBdr>
      <w:divsChild>
        <w:div w:id="302777934">
          <w:marLeft w:val="640"/>
          <w:marRight w:val="0"/>
          <w:marTop w:val="0"/>
          <w:marBottom w:val="0"/>
          <w:divBdr>
            <w:top w:val="none" w:sz="0" w:space="0" w:color="auto"/>
            <w:left w:val="none" w:sz="0" w:space="0" w:color="auto"/>
            <w:bottom w:val="none" w:sz="0" w:space="0" w:color="auto"/>
            <w:right w:val="none" w:sz="0" w:space="0" w:color="auto"/>
          </w:divBdr>
        </w:div>
        <w:div w:id="1859538467">
          <w:marLeft w:val="640"/>
          <w:marRight w:val="0"/>
          <w:marTop w:val="0"/>
          <w:marBottom w:val="0"/>
          <w:divBdr>
            <w:top w:val="none" w:sz="0" w:space="0" w:color="auto"/>
            <w:left w:val="none" w:sz="0" w:space="0" w:color="auto"/>
            <w:bottom w:val="none" w:sz="0" w:space="0" w:color="auto"/>
            <w:right w:val="none" w:sz="0" w:space="0" w:color="auto"/>
          </w:divBdr>
        </w:div>
        <w:div w:id="793864824">
          <w:marLeft w:val="640"/>
          <w:marRight w:val="0"/>
          <w:marTop w:val="0"/>
          <w:marBottom w:val="0"/>
          <w:divBdr>
            <w:top w:val="none" w:sz="0" w:space="0" w:color="auto"/>
            <w:left w:val="none" w:sz="0" w:space="0" w:color="auto"/>
            <w:bottom w:val="none" w:sz="0" w:space="0" w:color="auto"/>
            <w:right w:val="none" w:sz="0" w:space="0" w:color="auto"/>
          </w:divBdr>
        </w:div>
        <w:div w:id="1698314625">
          <w:marLeft w:val="640"/>
          <w:marRight w:val="0"/>
          <w:marTop w:val="0"/>
          <w:marBottom w:val="0"/>
          <w:divBdr>
            <w:top w:val="none" w:sz="0" w:space="0" w:color="auto"/>
            <w:left w:val="none" w:sz="0" w:space="0" w:color="auto"/>
            <w:bottom w:val="none" w:sz="0" w:space="0" w:color="auto"/>
            <w:right w:val="none" w:sz="0" w:space="0" w:color="auto"/>
          </w:divBdr>
        </w:div>
        <w:div w:id="460199008">
          <w:marLeft w:val="640"/>
          <w:marRight w:val="0"/>
          <w:marTop w:val="0"/>
          <w:marBottom w:val="0"/>
          <w:divBdr>
            <w:top w:val="none" w:sz="0" w:space="0" w:color="auto"/>
            <w:left w:val="none" w:sz="0" w:space="0" w:color="auto"/>
            <w:bottom w:val="none" w:sz="0" w:space="0" w:color="auto"/>
            <w:right w:val="none" w:sz="0" w:space="0" w:color="auto"/>
          </w:divBdr>
        </w:div>
        <w:div w:id="1241789286">
          <w:marLeft w:val="640"/>
          <w:marRight w:val="0"/>
          <w:marTop w:val="0"/>
          <w:marBottom w:val="0"/>
          <w:divBdr>
            <w:top w:val="none" w:sz="0" w:space="0" w:color="auto"/>
            <w:left w:val="none" w:sz="0" w:space="0" w:color="auto"/>
            <w:bottom w:val="none" w:sz="0" w:space="0" w:color="auto"/>
            <w:right w:val="none" w:sz="0" w:space="0" w:color="auto"/>
          </w:divBdr>
        </w:div>
        <w:div w:id="1394623662">
          <w:marLeft w:val="640"/>
          <w:marRight w:val="0"/>
          <w:marTop w:val="0"/>
          <w:marBottom w:val="0"/>
          <w:divBdr>
            <w:top w:val="none" w:sz="0" w:space="0" w:color="auto"/>
            <w:left w:val="none" w:sz="0" w:space="0" w:color="auto"/>
            <w:bottom w:val="none" w:sz="0" w:space="0" w:color="auto"/>
            <w:right w:val="none" w:sz="0" w:space="0" w:color="auto"/>
          </w:divBdr>
        </w:div>
        <w:div w:id="458107733">
          <w:marLeft w:val="640"/>
          <w:marRight w:val="0"/>
          <w:marTop w:val="0"/>
          <w:marBottom w:val="0"/>
          <w:divBdr>
            <w:top w:val="none" w:sz="0" w:space="0" w:color="auto"/>
            <w:left w:val="none" w:sz="0" w:space="0" w:color="auto"/>
            <w:bottom w:val="none" w:sz="0" w:space="0" w:color="auto"/>
            <w:right w:val="none" w:sz="0" w:space="0" w:color="auto"/>
          </w:divBdr>
        </w:div>
        <w:div w:id="1038698602">
          <w:marLeft w:val="640"/>
          <w:marRight w:val="0"/>
          <w:marTop w:val="0"/>
          <w:marBottom w:val="0"/>
          <w:divBdr>
            <w:top w:val="none" w:sz="0" w:space="0" w:color="auto"/>
            <w:left w:val="none" w:sz="0" w:space="0" w:color="auto"/>
            <w:bottom w:val="none" w:sz="0" w:space="0" w:color="auto"/>
            <w:right w:val="none" w:sz="0" w:space="0" w:color="auto"/>
          </w:divBdr>
        </w:div>
        <w:div w:id="1904486552">
          <w:marLeft w:val="640"/>
          <w:marRight w:val="0"/>
          <w:marTop w:val="0"/>
          <w:marBottom w:val="0"/>
          <w:divBdr>
            <w:top w:val="none" w:sz="0" w:space="0" w:color="auto"/>
            <w:left w:val="none" w:sz="0" w:space="0" w:color="auto"/>
            <w:bottom w:val="none" w:sz="0" w:space="0" w:color="auto"/>
            <w:right w:val="none" w:sz="0" w:space="0" w:color="auto"/>
          </w:divBdr>
        </w:div>
        <w:div w:id="711229220">
          <w:marLeft w:val="640"/>
          <w:marRight w:val="0"/>
          <w:marTop w:val="0"/>
          <w:marBottom w:val="0"/>
          <w:divBdr>
            <w:top w:val="none" w:sz="0" w:space="0" w:color="auto"/>
            <w:left w:val="none" w:sz="0" w:space="0" w:color="auto"/>
            <w:bottom w:val="none" w:sz="0" w:space="0" w:color="auto"/>
            <w:right w:val="none" w:sz="0" w:space="0" w:color="auto"/>
          </w:divBdr>
        </w:div>
        <w:div w:id="1114709934">
          <w:marLeft w:val="640"/>
          <w:marRight w:val="0"/>
          <w:marTop w:val="0"/>
          <w:marBottom w:val="0"/>
          <w:divBdr>
            <w:top w:val="none" w:sz="0" w:space="0" w:color="auto"/>
            <w:left w:val="none" w:sz="0" w:space="0" w:color="auto"/>
            <w:bottom w:val="none" w:sz="0" w:space="0" w:color="auto"/>
            <w:right w:val="none" w:sz="0" w:space="0" w:color="auto"/>
          </w:divBdr>
        </w:div>
        <w:div w:id="967512082">
          <w:marLeft w:val="640"/>
          <w:marRight w:val="0"/>
          <w:marTop w:val="0"/>
          <w:marBottom w:val="0"/>
          <w:divBdr>
            <w:top w:val="none" w:sz="0" w:space="0" w:color="auto"/>
            <w:left w:val="none" w:sz="0" w:space="0" w:color="auto"/>
            <w:bottom w:val="none" w:sz="0" w:space="0" w:color="auto"/>
            <w:right w:val="none" w:sz="0" w:space="0" w:color="auto"/>
          </w:divBdr>
        </w:div>
        <w:div w:id="1573812709">
          <w:marLeft w:val="640"/>
          <w:marRight w:val="0"/>
          <w:marTop w:val="0"/>
          <w:marBottom w:val="0"/>
          <w:divBdr>
            <w:top w:val="none" w:sz="0" w:space="0" w:color="auto"/>
            <w:left w:val="none" w:sz="0" w:space="0" w:color="auto"/>
            <w:bottom w:val="none" w:sz="0" w:space="0" w:color="auto"/>
            <w:right w:val="none" w:sz="0" w:space="0" w:color="auto"/>
          </w:divBdr>
        </w:div>
        <w:div w:id="1214538715">
          <w:marLeft w:val="640"/>
          <w:marRight w:val="0"/>
          <w:marTop w:val="0"/>
          <w:marBottom w:val="0"/>
          <w:divBdr>
            <w:top w:val="none" w:sz="0" w:space="0" w:color="auto"/>
            <w:left w:val="none" w:sz="0" w:space="0" w:color="auto"/>
            <w:bottom w:val="none" w:sz="0" w:space="0" w:color="auto"/>
            <w:right w:val="none" w:sz="0" w:space="0" w:color="auto"/>
          </w:divBdr>
        </w:div>
        <w:div w:id="1224409526">
          <w:marLeft w:val="640"/>
          <w:marRight w:val="0"/>
          <w:marTop w:val="0"/>
          <w:marBottom w:val="0"/>
          <w:divBdr>
            <w:top w:val="none" w:sz="0" w:space="0" w:color="auto"/>
            <w:left w:val="none" w:sz="0" w:space="0" w:color="auto"/>
            <w:bottom w:val="none" w:sz="0" w:space="0" w:color="auto"/>
            <w:right w:val="none" w:sz="0" w:space="0" w:color="auto"/>
          </w:divBdr>
        </w:div>
        <w:div w:id="1369180535">
          <w:marLeft w:val="640"/>
          <w:marRight w:val="0"/>
          <w:marTop w:val="0"/>
          <w:marBottom w:val="0"/>
          <w:divBdr>
            <w:top w:val="none" w:sz="0" w:space="0" w:color="auto"/>
            <w:left w:val="none" w:sz="0" w:space="0" w:color="auto"/>
            <w:bottom w:val="none" w:sz="0" w:space="0" w:color="auto"/>
            <w:right w:val="none" w:sz="0" w:space="0" w:color="auto"/>
          </w:divBdr>
        </w:div>
        <w:div w:id="208929174">
          <w:marLeft w:val="640"/>
          <w:marRight w:val="0"/>
          <w:marTop w:val="0"/>
          <w:marBottom w:val="0"/>
          <w:divBdr>
            <w:top w:val="none" w:sz="0" w:space="0" w:color="auto"/>
            <w:left w:val="none" w:sz="0" w:space="0" w:color="auto"/>
            <w:bottom w:val="none" w:sz="0" w:space="0" w:color="auto"/>
            <w:right w:val="none" w:sz="0" w:space="0" w:color="auto"/>
          </w:divBdr>
        </w:div>
        <w:div w:id="495615086">
          <w:marLeft w:val="640"/>
          <w:marRight w:val="0"/>
          <w:marTop w:val="0"/>
          <w:marBottom w:val="0"/>
          <w:divBdr>
            <w:top w:val="none" w:sz="0" w:space="0" w:color="auto"/>
            <w:left w:val="none" w:sz="0" w:space="0" w:color="auto"/>
            <w:bottom w:val="none" w:sz="0" w:space="0" w:color="auto"/>
            <w:right w:val="none" w:sz="0" w:space="0" w:color="auto"/>
          </w:divBdr>
        </w:div>
        <w:div w:id="1714378847">
          <w:marLeft w:val="640"/>
          <w:marRight w:val="0"/>
          <w:marTop w:val="0"/>
          <w:marBottom w:val="0"/>
          <w:divBdr>
            <w:top w:val="none" w:sz="0" w:space="0" w:color="auto"/>
            <w:left w:val="none" w:sz="0" w:space="0" w:color="auto"/>
            <w:bottom w:val="none" w:sz="0" w:space="0" w:color="auto"/>
            <w:right w:val="none" w:sz="0" w:space="0" w:color="auto"/>
          </w:divBdr>
        </w:div>
        <w:div w:id="514001751">
          <w:marLeft w:val="640"/>
          <w:marRight w:val="0"/>
          <w:marTop w:val="0"/>
          <w:marBottom w:val="0"/>
          <w:divBdr>
            <w:top w:val="none" w:sz="0" w:space="0" w:color="auto"/>
            <w:left w:val="none" w:sz="0" w:space="0" w:color="auto"/>
            <w:bottom w:val="none" w:sz="0" w:space="0" w:color="auto"/>
            <w:right w:val="none" w:sz="0" w:space="0" w:color="auto"/>
          </w:divBdr>
        </w:div>
        <w:div w:id="1323895649">
          <w:marLeft w:val="640"/>
          <w:marRight w:val="0"/>
          <w:marTop w:val="0"/>
          <w:marBottom w:val="0"/>
          <w:divBdr>
            <w:top w:val="none" w:sz="0" w:space="0" w:color="auto"/>
            <w:left w:val="none" w:sz="0" w:space="0" w:color="auto"/>
            <w:bottom w:val="none" w:sz="0" w:space="0" w:color="auto"/>
            <w:right w:val="none" w:sz="0" w:space="0" w:color="auto"/>
          </w:divBdr>
        </w:div>
        <w:div w:id="323242660">
          <w:marLeft w:val="640"/>
          <w:marRight w:val="0"/>
          <w:marTop w:val="0"/>
          <w:marBottom w:val="0"/>
          <w:divBdr>
            <w:top w:val="none" w:sz="0" w:space="0" w:color="auto"/>
            <w:left w:val="none" w:sz="0" w:space="0" w:color="auto"/>
            <w:bottom w:val="none" w:sz="0" w:space="0" w:color="auto"/>
            <w:right w:val="none" w:sz="0" w:space="0" w:color="auto"/>
          </w:divBdr>
        </w:div>
        <w:div w:id="1348823380">
          <w:marLeft w:val="640"/>
          <w:marRight w:val="0"/>
          <w:marTop w:val="0"/>
          <w:marBottom w:val="0"/>
          <w:divBdr>
            <w:top w:val="none" w:sz="0" w:space="0" w:color="auto"/>
            <w:left w:val="none" w:sz="0" w:space="0" w:color="auto"/>
            <w:bottom w:val="none" w:sz="0" w:space="0" w:color="auto"/>
            <w:right w:val="none" w:sz="0" w:space="0" w:color="auto"/>
          </w:divBdr>
        </w:div>
        <w:div w:id="672991315">
          <w:marLeft w:val="640"/>
          <w:marRight w:val="0"/>
          <w:marTop w:val="0"/>
          <w:marBottom w:val="0"/>
          <w:divBdr>
            <w:top w:val="none" w:sz="0" w:space="0" w:color="auto"/>
            <w:left w:val="none" w:sz="0" w:space="0" w:color="auto"/>
            <w:bottom w:val="none" w:sz="0" w:space="0" w:color="auto"/>
            <w:right w:val="none" w:sz="0" w:space="0" w:color="auto"/>
          </w:divBdr>
        </w:div>
        <w:div w:id="2020545608">
          <w:marLeft w:val="640"/>
          <w:marRight w:val="0"/>
          <w:marTop w:val="0"/>
          <w:marBottom w:val="0"/>
          <w:divBdr>
            <w:top w:val="none" w:sz="0" w:space="0" w:color="auto"/>
            <w:left w:val="none" w:sz="0" w:space="0" w:color="auto"/>
            <w:bottom w:val="none" w:sz="0" w:space="0" w:color="auto"/>
            <w:right w:val="none" w:sz="0" w:space="0" w:color="auto"/>
          </w:divBdr>
        </w:div>
        <w:div w:id="199441646">
          <w:marLeft w:val="640"/>
          <w:marRight w:val="0"/>
          <w:marTop w:val="0"/>
          <w:marBottom w:val="0"/>
          <w:divBdr>
            <w:top w:val="none" w:sz="0" w:space="0" w:color="auto"/>
            <w:left w:val="none" w:sz="0" w:space="0" w:color="auto"/>
            <w:bottom w:val="none" w:sz="0" w:space="0" w:color="auto"/>
            <w:right w:val="none" w:sz="0" w:space="0" w:color="auto"/>
          </w:divBdr>
        </w:div>
        <w:div w:id="844828347">
          <w:marLeft w:val="640"/>
          <w:marRight w:val="0"/>
          <w:marTop w:val="0"/>
          <w:marBottom w:val="0"/>
          <w:divBdr>
            <w:top w:val="none" w:sz="0" w:space="0" w:color="auto"/>
            <w:left w:val="none" w:sz="0" w:space="0" w:color="auto"/>
            <w:bottom w:val="none" w:sz="0" w:space="0" w:color="auto"/>
            <w:right w:val="none" w:sz="0" w:space="0" w:color="auto"/>
          </w:divBdr>
        </w:div>
        <w:div w:id="2134710374">
          <w:marLeft w:val="640"/>
          <w:marRight w:val="0"/>
          <w:marTop w:val="0"/>
          <w:marBottom w:val="0"/>
          <w:divBdr>
            <w:top w:val="none" w:sz="0" w:space="0" w:color="auto"/>
            <w:left w:val="none" w:sz="0" w:space="0" w:color="auto"/>
            <w:bottom w:val="none" w:sz="0" w:space="0" w:color="auto"/>
            <w:right w:val="none" w:sz="0" w:space="0" w:color="auto"/>
          </w:divBdr>
        </w:div>
        <w:div w:id="1694569160">
          <w:marLeft w:val="640"/>
          <w:marRight w:val="0"/>
          <w:marTop w:val="0"/>
          <w:marBottom w:val="0"/>
          <w:divBdr>
            <w:top w:val="none" w:sz="0" w:space="0" w:color="auto"/>
            <w:left w:val="none" w:sz="0" w:space="0" w:color="auto"/>
            <w:bottom w:val="none" w:sz="0" w:space="0" w:color="auto"/>
            <w:right w:val="none" w:sz="0" w:space="0" w:color="auto"/>
          </w:divBdr>
        </w:div>
        <w:div w:id="354695779">
          <w:marLeft w:val="640"/>
          <w:marRight w:val="0"/>
          <w:marTop w:val="0"/>
          <w:marBottom w:val="0"/>
          <w:divBdr>
            <w:top w:val="none" w:sz="0" w:space="0" w:color="auto"/>
            <w:left w:val="none" w:sz="0" w:space="0" w:color="auto"/>
            <w:bottom w:val="none" w:sz="0" w:space="0" w:color="auto"/>
            <w:right w:val="none" w:sz="0" w:space="0" w:color="auto"/>
          </w:divBdr>
        </w:div>
        <w:div w:id="1475023493">
          <w:marLeft w:val="640"/>
          <w:marRight w:val="0"/>
          <w:marTop w:val="0"/>
          <w:marBottom w:val="0"/>
          <w:divBdr>
            <w:top w:val="none" w:sz="0" w:space="0" w:color="auto"/>
            <w:left w:val="none" w:sz="0" w:space="0" w:color="auto"/>
            <w:bottom w:val="none" w:sz="0" w:space="0" w:color="auto"/>
            <w:right w:val="none" w:sz="0" w:space="0" w:color="auto"/>
          </w:divBdr>
        </w:div>
        <w:div w:id="15542022">
          <w:marLeft w:val="640"/>
          <w:marRight w:val="0"/>
          <w:marTop w:val="0"/>
          <w:marBottom w:val="0"/>
          <w:divBdr>
            <w:top w:val="none" w:sz="0" w:space="0" w:color="auto"/>
            <w:left w:val="none" w:sz="0" w:space="0" w:color="auto"/>
            <w:bottom w:val="none" w:sz="0" w:space="0" w:color="auto"/>
            <w:right w:val="none" w:sz="0" w:space="0" w:color="auto"/>
          </w:divBdr>
        </w:div>
        <w:div w:id="2138640206">
          <w:marLeft w:val="640"/>
          <w:marRight w:val="0"/>
          <w:marTop w:val="0"/>
          <w:marBottom w:val="0"/>
          <w:divBdr>
            <w:top w:val="none" w:sz="0" w:space="0" w:color="auto"/>
            <w:left w:val="none" w:sz="0" w:space="0" w:color="auto"/>
            <w:bottom w:val="none" w:sz="0" w:space="0" w:color="auto"/>
            <w:right w:val="none" w:sz="0" w:space="0" w:color="auto"/>
          </w:divBdr>
        </w:div>
        <w:div w:id="1624386468">
          <w:marLeft w:val="640"/>
          <w:marRight w:val="0"/>
          <w:marTop w:val="0"/>
          <w:marBottom w:val="0"/>
          <w:divBdr>
            <w:top w:val="none" w:sz="0" w:space="0" w:color="auto"/>
            <w:left w:val="none" w:sz="0" w:space="0" w:color="auto"/>
            <w:bottom w:val="none" w:sz="0" w:space="0" w:color="auto"/>
            <w:right w:val="none" w:sz="0" w:space="0" w:color="auto"/>
          </w:divBdr>
        </w:div>
        <w:div w:id="143621743">
          <w:marLeft w:val="640"/>
          <w:marRight w:val="0"/>
          <w:marTop w:val="0"/>
          <w:marBottom w:val="0"/>
          <w:divBdr>
            <w:top w:val="none" w:sz="0" w:space="0" w:color="auto"/>
            <w:left w:val="none" w:sz="0" w:space="0" w:color="auto"/>
            <w:bottom w:val="none" w:sz="0" w:space="0" w:color="auto"/>
            <w:right w:val="none" w:sz="0" w:space="0" w:color="auto"/>
          </w:divBdr>
        </w:div>
        <w:div w:id="1557206322">
          <w:marLeft w:val="640"/>
          <w:marRight w:val="0"/>
          <w:marTop w:val="0"/>
          <w:marBottom w:val="0"/>
          <w:divBdr>
            <w:top w:val="none" w:sz="0" w:space="0" w:color="auto"/>
            <w:left w:val="none" w:sz="0" w:space="0" w:color="auto"/>
            <w:bottom w:val="none" w:sz="0" w:space="0" w:color="auto"/>
            <w:right w:val="none" w:sz="0" w:space="0" w:color="auto"/>
          </w:divBdr>
        </w:div>
        <w:div w:id="1033117157">
          <w:marLeft w:val="640"/>
          <w:marRight w:val="0"/>
          <w:marTop w:val="0"/>
          <w:marBottom w:val="0"/>
          <w:divBdr>
            <w:top w:val="none" w:sz="0" w:space="0" w:color="auto"/>
            <w:left w:val="none" w:sz="0" w:space="0" w:color="auto"/>
            <w:bottom w:val="none" w:sz="0" w:space="0" w:color="auto"/>
            <w:right w:val="none" w:sz="0" w:space="0" w:color="auto"/>
          </w:divBdr>
        </w:div>
        <w:div w:id="253129351">
          <w:marLeft w:val="640"/>
          <w:marRight w:val="0"/>
          <w:marTop w:val="0"/>
          <w:marBottom w:val="0"/>
          <w:divBdr>
            <w:top w:val="none" w:sz="0" w:space="0" w:color="auto"/>
            <w:left w:val="none" w:sz="0" w:space="0" w:color="auto"/>
            <w:bottom w:val="none" w:sz="0" w:space="0" w:color="auto"/>
            <w:right w:val="none" w:sz="0" w:space="0" w:color="auto"/>
          </w:divBdr>
        </w:div>
        <w:div w:id="665207200">
          <w:marLeft w:val="640"/>
          <w:marRight w:val="0"/>
          <w:marTop w:val="0"/>
          <w:marBottom w:val="0"/>
          <w:divBdr>
            <w:top w:val="none" w:sz="0" w:space="0" w:color="auto"/>
            <w:left w:val="none" w:sz="0" w:space="0" w:color="auto"/>
            <w:bottom w:val="none" w:sz="0" w:space="0" w:color="auto"/>
            <w:right w:val="none" w:sz="0" w:space="0" w:color="auto"/>
          </w:divBdr>
        </w:div>
        <w:div w:id="2015110149">
          <w:marLeft w:val="640"/>
          <w:marRight w:val="0"/>
          <w:marTop w:val="0"/>
          <w:marBottom w:val="0"/>
          <w:divBdr>
            <w:top w:val="none" w:sz="0" w:space="0" w:color="auto"/>
            <w:left w:val="none" w:sz="0" w:space="0" w:color="auto"/>
            <w:bottom w:val="none" w:sz="0" w:space="0" w:color="auto"/>
            <w:right w:val="none" w:sz="0" w:space="0" w:color="auto"/>
          </w:divBdr>
        </w:div>
        <w:div w:id="1881167239">
          <w:marLeft w:val="640"/>
          <w:marRight w:val="0"/>
          <w:marTop w:val="0"/>
          <w:marBottom w:val="0"/>
          <w:divBdr>
            <w:top w:val="none" w:sz="0" w:space="0" w:color="auto"/>
            <w:left w:val="none" w:sz="0" w:space="0" w:color="auto"/>
            <w:bottom w:val="none" w:sz="0" w:space="0" w:color="auto"/>
            <w:right w:val="none" w:sz="0" w:space="0" w:color="auto"/>
          </w:divBdr>
        </w:div>
        <w:div w:id="593325731">
          <w:marLeft w:val="640"/>
          <w:marRight w:val="0"/>
          <w:marTop w:val="0"/>
          <w:marBottom w:val="0"/>
          <w:divBdr>
            <w:top w:val="none" w:sz="0" w:space="0" w:color="auto"/>
            <w:left w:val="none" w:sz="0" w:space="0" w:color="auto"/>
            <w:bottom w:val="none" w:sz="0" w:space="0" w:color="auto"/>
            <w:right w:val="none" w:sz="0" w:space="0" w:color="auto"/>
          </w:divBdr>
        </w:div>
        <w:div w:id="2114860447">
          <w:marLeft w:val="640"/>
          <w:marRight w:val="0"/>
          <w:marTop w:val="0"/>
          <w:marBottom w:val="0"/>
          <w:divBdr>
            <w:top w:val="none" w:sz="0" w:space="0" w:color="auto"/>
            <w:left w:val="none" w:sz="0" w:space="0" w:color="auto"/>
            <w:bottom w:val="none" w:sz="0" w:space="0" w:color="auto"/>
            <w:right w:val="none" w:sz="0" w:space="0" w:color="auto"/>
          </w:divBdr>
        </w:div>
        <w:div w:id="1499887792">
          <w:marLeft w:val="640"/>
          <w:marRight w:val="0"/>
          <w:marTop w:val="0"/>
          <w:marBottom w:val="0"/>
          <w:divBdr>
            <w:top w:val="none" w:sz="0" w:space="0" w:color="auto"/>
            <w:left w:val="none" w:sz="0" w:space="0" w:color="auto"/>
            <w:bottom w:val="none" w:sz="0" w:space="0" w:color="auto"/>
            <w:right w:val="none" w:sz="0" w:space="0" w:color="auto"/>
          </w:divBdr>
        </w:div>
      </w:divsChild>
    </w:div>
    <w:div w:id="386805574">
      <w:marLeft w:val="640"/>
      <w:marRight w:val="0"/>
      <w:marTop w:val="0"/>
      <w:marBottom w:val="0"/>
      <w:divBdr>
        <w:top w:val="none" w:sz="0" w:space="0" w:color="auto"/>
        <w:left w:val="none" w:sz="0" w:space="0" w:color="auto"/>
        <w:bottom w:val="none" w:sz="0" w:space="0" w:color="auto"/>
        <w:right w:val="none" w:sz="0" w:space="0" w:color="auto"/>
      </w:divBdr>
    </w:div>
    <w:div w:id="390621649">
      <w:marLeft w:val="0"/>
      <w:marRight w:val="0"/>
      <w:marTop w:val="0"/>
      <w:marBottom w:val="0"/>
      <w:divBdr>
        <w:top w:val="none" w:sz="0" w:space="0" w:color="auto"/>
        <w:left w:val="none" w:sz="0" w:space="0" w:color="auto"/>
        <w:bottom w:val="none" w:sz="0" w:space="0" w:color="auto"/>
        <w:right w:val="none" w:sz="0" w:space="0" w:color="auto"/>
      </w:divBdr>
    </w:div>
    <w:div w:id="390931387">
      <w:marLeft w:val="640"/>
      <w:marRight w:val="0"/>
      <w:marTop w:val="0"/>
      <w:marBottom w:val="0"/>
      <w:divBdr>
        <w:top w:val="none" w:sz="0" w:space="0" w:color="auto"/>
        <w:left w:val="none" w:sz="0" w:space="0" w:color="auto"/>
        <w:bottom w:val="none" w:sz="0" w:space="0" w:color="auto"/>
        <w:right w:val="none" w:sz="0" w:space="0" w:color="auto"/>
      </w:divBdr>
    </w:div>
    <w:div w:id="391123028">
      <w:marLeft w:val="0"/>
      <w:marRight w:val="0"/>
      <w:marTop w:val="0"/>
      <w:marBottom w:val="0"/>
      <w:divBdr>
        <w:top w:val="none" w:sz="0" w:space="0" w:color="auto"/>
        <w:left w:val="none" w:sz="0" w:space="0" w:color="auto"/>
        <w:bottom w:val="none" w:sz="0" w:space="0" w:color="auto"/>
        <w:right w:val="none" w:sz="0" w:space="0" w:color="auto"/>
      </w:divBdr>
    </w:div>
    <w:div w:id="393504433">
      <w:marLeft w:val="640"/>
      <w:marRight w:val="0"/>
      <w:marTop w:val="0"/>
      <w:marBottom w:val="0"/>
      <w:divBdr>
        <w:top w:val="none" w:sz="0" w:space="0" w:color="auto"/>
        <w:left w:val="none" w:sz="0" w:space="0" w:color="auto"/>
        <w:bottom w:val="none" w:sz="0" w:space="0" w:color="auto"/>
        <w:right w:val="none" w:sz="0" w:space="0" w:color="auto"/>
      </w:divBdr>
    </w:div>
    <w:div w:id="393967232">
      <w:marLeft w:val="640"/>
      <w:marRight w:val="0"/>
      <w:marTop w:val="0"/>
      <w:marBottom w:val="0"/>
      <w:divBdr>
        <w:top w:val="none" w:sz="0" w:space="0" w:color="auto"/>
        <w:left w:val="none" w:sz="0" w:space="0" w:color="auto"/>
        <w:bottom w:val="none" w:sz="0" w:space="0" w:color="auto"/>
        <w:right w:val="none" w:sz="0" w:space="0" w:color="auto"/>
      </w:divBdr>
    </w:div>
    <w:div w:id="395124991">
      <w:marLeft w:val="640"/>
      <w:marRight w:val="0"/>
      <w:marTop w:val="0"/>
      <w:marBottom w:val="0"/>
      <w:divBdr>
        <w:top w:val="none" w:sz="0" w:space="0" w:color="auto"/>
        <w:left w:val="none" w:sz="0" w:space="0" w:color="auto"/>
        <w:bottom w:val="none" w:sz="0" w:space="0" w:color="auto"/>
        <w:right w:val="none" w:sz="0" w:space="0" w:color="auto"/>
      </w:divBdr>
    </w:div>
    <w:div w:id="395667748">
      <w:marLeft w:val="0"/>
      <w:marRight w:val="0"/>
      <w:marTop w:val="0"/>
      <w:marBottom w:val="0"/>
      <w:divBdr>
        <w:top w:val="none" w:sz="0" w:space="0" w:color="auto"/>
        <w:left w:val="none" w:sz="0" w:space="0" w:color="auto"/>
        <w:bottom w:val="none" w:sz="0" w:space="0" w:color="auto"/>
        <w:right w:val="none" w:sz="0" w:space="0" w:color="auto"/>
      </w:divBdr>
    </w:div>
    <w:div w:id="396365835">
      <w:marLeft w:val="640"/>
      <w:marRight w:val="0"/>
      <w:marTop w:val="0"/>
      <w:marBottom w:val="0"/>
      <w:divBdr>
        <w:top w:val="none" w:sz="0" w:space="0" w:color="auto"/>
        <w:left w:val="none" w:sz="0" w:space="0" w:color="auto"/>
        <w:bottom w:val="none" w:sz="0" w:space="0" w:color="auto"/>
        <w:right w:val="none" w:sz="0" w:space="0" w:color="auto"/>
      </w:divBdr>
    </w:div>
    <w:div w:id="396628844">
      <w:marLeft w:val="0"/>
      <w:marRight w:val="0"/>
      <w:marTop w:val="0"/>
      <w:marBottom w:val="0"/>
      <w:divBdr>
        <w:top w:val="none" w:sz="0" w:space="0" w:color="auto"/>
        <w:left w:val="none" w:sz="0" w:space="0" w:color="auto"/>
        <w:bottom w:val="none" w:sz="0" w:space="0" w:color="auto"/>
        <w:right w:val="none" w:sz="0" w:space="0" w:color="auto"/>
      </w:divBdr>
    </w:div>
    <w:div w:id="397093000">
      <w:marLeft w:val="640"/>
      <w:marRight w:val="0"/>
      <w:marTop w:val="0"/>
      <w:marBottom w:val="0"/>
      <w:divBdr>
        <w:top w:val="none" w:sz="0" w:space="0" w:color="auto"/>
        <w:left w:val="none" w:sz="0" w:space="0" w:color="auto"/>
        <w:bottom w:val="none" w:sz="0" w:space="0" w:color="auto"/>
        <w:right w:val="none" w:sz="0" w:space="0" w:color="auto"/>
      </w:divBdr>
    </w:div>
    <w:div w:id="397284529">
      <w:bodyDiv w:val="1"/>
      <w:marLeft w:val="0"/>
      <w:marRight w:val="0"/>
      <w:marTop w:val="0"/>
      <w:marBottom w:val="0"/>
      <w:divBdr>
        <w:top w:val="none" w:sz="0" w:space="0" w:color="auto"/>
        <w:left w:val="none" w:sz="0" w:space="0" w:color="auto"/>
        <w:bottom w:val="none" w:sz="0" w:space="0" w:color="auto"/>
        <w:right w:val="none" w:sz="0" w:space="0" w:color="auto"/>
      </w:divBdr>
      <w:divsChild>
        <w:div w:id="26175647">
          <w:marLeft w:val="640"/>
          <w:marRight w:val="0"/>
          <w:marTop w:val="0"/>
          <w:marBottom w:val="0"/>
          <w:divBdr>
            <w:top w:val="none" w:sz="0" w:space="0" w:color="auto"/>
            <w:left w:val="none" w:sz="0" w:space="0" w:color="auto"/>
            <w:bottom w:val="none" w:sz="0" w:space="0" w:color="auto"/>
            <w:right w:val="none" w:sz="0" w:space="0" w:color="auto"/>
          </w:divBdr>
        </w:div>
        <w:div w:id="38406430">
          <w:marLeft w:val="640"/>
          <w:marRight w:val="0"/>
          <w:marTop w:val="0"/>
          <w:marBottom w:val="0"/>
          <w:divBdr>
            <w:top w:val="none" w:sz="0" w:space="0" w:color="auto"/>
            <w:left w:val="none" w:sz="0" w:space="0" w:color="auto"/>
            <w:bottom w:val="none" w:sz="0" w:space="0" w:color="auto"/>
            <w:right w:val="none" w:sz="0" w:space="0" w:color="auto"/>
          </w:divBdr>
        </w:div>
        <w:div w:id="150607883">
          <w:marLeft w:val="640"/>
          <w:marRight w:val="0"/>
          <w:marTop w:val="0"/>
          <w:marBottom w:val="0"/>
          <w:divBdr>
            <w:top w:val="none" w:sz="0" w:space="0" w:color="auto"/>
            <w:left w:val="none" w:sz="0" w:space="0" w:color="auto"/>
            <w:bottom w:val="none" w:sz="0" w:space="0" w:color="auto"/>
            <w:right w:val="none" w:sz="0" w:space="0" w:color="auto"/>
          </w:divBdr>
        </w:div>
        <w:div w:id="181866550">
          <w:marLeft w:val="640"/>
          <w:marRight w:val="0"/>
          <w:marTop w:val="0"/>
          <w:marBottom w:val="0"/>
          <w:divBdr>
            <w:top w:val="none" w:sz="0" w:space="0" w:color="auto"/>
            <w:left w:val="none" w:sz="0" w:space="0" w:color="auto"/>
            <w:bottom w:val="none" w:sz="0" w:space="0" w:color="auto"/>
            <w:right w:val="none" w:sz="0" w:space="0" w:color="auto"/>
          </w:divBdr>
        </w:div>
        <w:div w:id="200285097">
          <w:marLeft w:val="640"/>
          <w:marRight w:val="0"/>
          <w:marTop w:val="0"/>
          <w:marBottom w:val="0"/>
          <w:divBdr>
            <w:top w:val="none" w:sz="0" w:space="0" w:color="auto"/>
            <w:left w:val="none" w:sz="0" w:space="0" w:color="auto"/>
            <w:bottom w:val="none" w:sz="0" w:space="0" w:color="auto"/>
            <w:right w:val="none" w:sz="0" w:space="0" w:color="auto"/>
          </w:divBdr>
        </w:div>
        <w:div w:id="255946679">
          <w:marLeft w:val="640"/>
          <w:marRight w:val="0"/>
          <w:marTop w:val="0"/>
          <w:marBottom w:val="0"/>
          <w:divBdr>
            <w:top w:val="none" w:sz="0" w:space="0" w:color="auto"/>
            <w:left w:val="none" w:sz="0" w:space="0" w:color="auto"/>
            <w:bottom w:val="none" w:sz="0" w:space="0" w:color="auto"/>
            <w:right w:val="none" w:sz="0" w:space="0" w:color="auto"/>
          </w:divBdr>
        </w:div>
        <w:div w:id="296954637">
          <w:marLeft w:val="640"/>
          <w:marRight w:val="0"/>
          <w:marTop w:val="0"/>
          <w:marBottom w:val="0"/>
          <w:divBdr>
            <w:top w:val="none" w:sz="0" w:space="0" w:color="auto"/>
            <w:left w:val="none" w:sz="0" w:space="0" w:color="auto"/>
            <w:bottom w:val="none" w:sz="0" w:space="0" w:color="auto"/>
            <w:right w:val="none" w:sz="0" w:space="0" w:color="auto"/>
          </w:divBdr>
        </w:div>
        <w:div w:id="338044224">
          <w:marLeft w:val="640"/>
          <w:marRight w:val="0"/>
          <w:marTop w:val="0"/>
          <w:marBottom w:val="0"/>
          <w:divBdr>
            <w:top w:val="none" w:sz="0" w:space="0" w:color="auto"/>
            <w:left w:val="none" w:sz="0" w:space="0" w:color="auto"/>
            <w:bottom w:val="none" w:sz="0" w:space="0" w:color="auto"/>
            <w:right w:val="none" w:sz="0" w:space="0" w:color="auto"/>
          </w:divBdr>
        </w:div>
        <w:div w:id="367798987">
          <w:marLeft w:val="640"/>
          <w:marRight w:val="0"/>
          <w:marTop w:val="0"/>
          <w:marBottom w:val="0"/>
          <w:divBdr>
            <w:top w:val="none" w:sz="0" w:space="0" w:color="auto"/>
            <w:left w:val="none" w:sz="0" w:space="0" w:color="auto"/>
            <w:bottom w:val="none" w:sz="0" w:space="0" w:color="auto"/>
            <w:right w:val="none" w:sz="0" w:space="0" w:color="auto"/>
          </w:divBdr>
        </w:div>
        <w:div w:id="393553612">
          <w:marLeft w:val="640"/>
          <w:marRight w:val="0"/>
          <w:marTop w:val="0"/>
          <w:marBottom w:val="0"/>
          <w:divBdr>
            <w:top w:val="none" w:sz="0" w:space="0" w:color="auto"/>
            <w:left w:val="none" w:sz="0" w:space="0" w:color="auto"/>
            <w:bottom w:val="none" w:sz="0" w:space="0" w:color="auto"/>
            <w:right w:val="none" w:sz="0" w:space="0" w:color="auto"/>
          </w:divBdr>
        </w:div>
        <w:div w:id="419253080">
          <w:marLeft w:val="640"/>
          <w:marRight w:val="0"/>
          <w:marTop w:val="0"/>
          <w:marBottom w:val="0"/>
          <w:divBdr>
            <w:top w:val="none" w:sz="0" w:space="0" w:color="auto"/>
            <w:left w:val="none" w:sz="0" w:space="0" w:color="auto"/>
            <w:bottom w:val="none" w:sz="0" w:space="0" w:color="auto"/>
            <w:right w:val="none" w:sz="0" w:space="0" w:color="auto"/>
          </w:divBdr>
        </w:div>
        <w:div w:id="425005319">
          <w:marLeft w:val="640"/>
          <w:marRight w:val="0"/>
          <w:marTop w:val="0"/>
          <w:marBottom w:val="0"/>
          <w:divBdr>
            <w:top w:val="none" w:sz="0" w:space="0" w:color="auto"/>
            <w:left w:val="none" w:sz="0" w:space="0" w:color="auto"/>
            <w:bottom w:val="none" w:sz="0" w:space="0" w:color="auto"/>
            <w:right w:val="none" w:sz="0" w:space="0" w:color="auto"/>
          </w:divBdr>
        </w:div>
        <w:div w:id="459421018">
          <w:marLeft w:val="640"/>
          <w:marRight w:val="0"/>
          <w:marTop w:val="0"/>
          <w:marBottom w:val="0"/>
          <w:divBdr>
            <w:top w:val="none" w:sz="0" w:space="0" w:color="auto"/>
            <w:left w:val="none" w:sz="0" w:space="0" w:color="auto"/>
            <w:bottom w:val="none" w:sz="0" w:space="0" w:color="auto"/>
            <w:right w:val="none" w:sz="0" w:space="0" w:color="auto"/>
          </w:divBdr>
        </w:div>
        <w:div w:id="485972306">
          <w:marLeft w:val="640"/>
          <w:marRight w:val="0"/>
          <w:marTop w:val="0"/>
          <w:marBottom w:val="0"/>
          <w:divBdr>
            <w:top w:val="none" w:sz="0" w:space="0" w:color="auto"/>
            <w:left w:val="none" w:sz="0" w:space="0" w:color="auto"/>
            <w:bottom w:val="none" w:sz="0" w:space="0" w:color="auto"/>
            <w:right w:val="none" w:sz="0" w:space="0" w:color="auto"/>
          </w:divBdr>
        </w:div>
        <w:div w:id="493837710">
          <w:marLeft w:val="640"/>
          <w:marRight w:val="0"/>
          <w:marTop w:val="0"/>
          <w:marBottom w:val="0"/>
          <w:divBdr>
            <w:top w:val="none" w:sz="0" w:space="0" w:color="auto"/>
            <w:left w:val="none" w:sz="0" w:space="0" w:color="auto"/>
            <w:bottom w:val="none" w:sz="0" w:space="0" w:color="auto"/>
            <w:right w:val="none" w:sz="0" w:space="0" w:color="auto"/>
          </w:divBdr>
        </w:div>
        <w:div w:id="687952614">
          <w:marLeft w:val="640"/>
          <w:marRight w:val="0"/>
          <w:marTop w:val="0"/>
          <w:marBottom w:val="0"/>
          <w:divBdr>
            <w:top w:val="none" w:sz="0" w:space="0" w:color="auto"/>
            <w:left w:val="none" w:sz="0" w:space="0" w:color="auto"/>
            <w:bottom w:val="none" w:sz="0" w:space="0" w:color="auto"/>
            <w:right w:val="none" w:sz="0" w:space="0" w:color="auto"/>
          </w:divBdr>
        </w:div>
        <w:div w:id="774137795">
          <w:marLeft w:val="640"/>
          <w:marRight w:val="0"/>
          <w:marTop w:val="0"/>
          <w:marBottom w:val="0"/>
          <w:divBdr>
            <w:top w:val="none" w:sz="0" w:space="0" w:color="auto"/>
            <w:left w:val="none" w:sz="0" w:space="0" w:color="auto"/>
            <w:bottom w:val="none" w:sz="0" w:space="0" w:color="auto"/>
            <w:right w:val="none" w:sz="0" w:space="0" w:color="auto"/>
          </w:divBdr>
        </w:div>
        <w:div w:id="837036655">
          <w:marLeft w:val="640"/>
          <w:marRight w:val="0"/>
          <w:marTop w:val="0"/>
          <w:marBottom w:val="0"/>
          <w:divBdr>
            <w:top w:val="none" w:sz="0" w:space="0" w:color="auto"/>
            <w:left w:val="none" w:sz="0" w:space="0" w:color="auto"/>
            <w:bottom w:val="none" w:sz="0" w:space="0" w:color="auto"/>
            <w:right w:val="none" w:sz="0" w:space="0" w:color="auto"/>
          </w:divBdr>
        </w:div>
        <w:div w:id="869341092">
          <w:marLeft w:val="640"/>
          <w:marRight w:val="0"/>
          <w:marTop w:val="0"/>
          <w:marBottom w:val="0"/>
          <w:divBdr>
            <w:top w:val="none" w:sz="0" w:space="0" w:color="auto"/>
            <w:left w:val="none" w:sz="0" w:space="0" w:color="auto"/>
            <w:bottom w:val="none" w:sz="0" w:space="0" w:color="auto"/>
            <w:right w:val="none" w:sz="0" w:space="0" w:color="auto"/>
          </w:divBdr>
        </w:div>
        <w:div w:id="1040082848">
          <w:marLeft w:val="640"/>
          <w:marRight w:val="0"/>
          <w:marTop w:val="0"/>
          <w:marBottom w:val="0"/>
          <w:divBdr>
            <w:top w:val="none" w:sz="0" w:space="0" w:color="auto"/>
            <w:left w:val="none" w:sz="0" w:space="0" w:color="auto"/>
            <w:bottom w:val="none" w:sz="0" w:space="0" w:color="auto"/>
            <w:right w:val="none" w:sz="0" w:space="0" w:color="auto"/>
          </w:divBdr>
        </w:div>
        <w:div w:id="1044254175">
          <w:marLeft w:val="640"/>
          <w:marRight w:val="0"/>
          <w:marTop w:val="0"/>
          <w:marBottom w:val="0"/>
          <w:divBdr>
            <w:top w:val="none" w:sz="0" w:space="0" w:color="auto"/>
            <w:left w:val="none" w:sz="0" w:space="0" w:color="auto"/>
            <w:bottom w:val="none" w:sz="0" w:space="0" w:color="auto"/>
            <w:right w:val="none" w:sz="0" w:space="0" w:color="auto"/>
          </w:divBdr>
        </w:div>
        <w:div w:id="1075711424">
          <w:marLeft w:val="640"/>
          <w:marRight w:val="0"/>
          <w:marTop w:val="0"/>
          <w:marBottom w:val="0"/>
          <w:divBdr>
            <w:top w:val="none" w:sz="0" w:space="0" w:color="auto"/>
            <w:left w:val="none" w:sz="0" w:space="0" w:color="auto"/>
            <w:bottom w:val="none" w:sz="0" w:space="0" w:color="auto"/>
            <w:right w:val="none" w:sz="0" w:space="0" w:color="auto"/>
          </w:divBdr>
        </w:div>
        <w:div w:id="1279214043">
          <w:marLeft w:val="640"/>
          <w:marRight w:val="0"/>
          <w:marTop w:val="0"/>
          <w:marBottom w:val="0"/>
          <w:divBdr>
            <w:top w:val="none" w:sz="0" w:space="0" w:color="auto"/>
            <w:left w:val="none" w:sz="0" w:space="0" w:color="auto"/>
            <w:bottom w:val="none" w:sz="0" w:space="0" w:color="auto"/>
            <w:right w:val="none" w:sz="0" w:space="0" w:color="auto"/>
          </w:divBdr>
        </w:div>
        <w:div w:id="1382093172">
          <w:marLeft w:val="640"/>
          <w:marRight w:val="0"/>
          <w:marTop w:val="0"/>
          <w:marBottom w:val="0"/>
          <w:divBdr>
            <w:top w:val="none" w:sz="0" w:space="0" w:color="auto"/>
            <w:left w:val="none" w:sz="0" w:space="0" w:color="auto"/>
            <w:bottom w:val="none" w:sz="0" w:space="0" w:color="auto"/>
            <w:right w:val="none" w:sz="0" w:space="0" w:color="auto"/>
          </w:divBdr>
        </w:div>
        <w:div w:id="1391730289">
          <w:marLeft w:val="640"/>
          <w:marRight w:val="0"/>
          <w:marTop w:val="0"/>
          <w:marBottom w:val="0"/>
          <w:divBdr>
            <w:top w:val="none" w:sz="0" w:space="0" w:color="auto"/>
            <w:left w:val="none" w:sz="0" w:space="0" w:color="auto"/>
            <w:bottom w:val="none" w:sz="0" w:space="0" w:color="auto"/>
            <w:right w:val="none" w:sz="0" w:space="0" w:color="auto"/>
          </w:divBdr>
        </w:div>
        <w:div w:id="1429618862">
          <w:marLeft w:val="640"/>
          <w:marRight w:val="0"/>
          <w:marTop w:val="0"/>
          <w:marBottom w:val="0"/>
          <w:divBdr>
            <w:top w:val="none" w:sz="0" w:space="0" w:color="auto"/>
            <w:left w:val="none" w:sz="0" w:space="0" w:color="auto"/>
            <w:bottom w:val="none" w:sz="0" w:space="0" w:color="auto"/>
            <w:right w:val="none" w:sz="0" w:space="0" w:color="auto"/>
          </w:divBdr>
        </w:div>
        <w:div w:id="1539273993">
          <w:marLeft w:val="640"/>
          <w:marRight w:val="0"/>
          <w:marTop w:val="0"/>
          <w:marBottom w:val="0"/>
          <w:divBdr>
            <w:top w:val="none" w:sz="0" w:space="0" w:color="auto"/>
            <w:left w:val="none" w:sz="0" w:space="0" w:color="auto"/>
            <w:bottom w:val="none" w:sz="0" w:space="0" w:color="auto"/>
            <w:right w:val="none" w:sz="0" w:space="0" w:color="auto"/>
          </w:divBdr>
        </w:div>
        <w:div w:id="1570919011">
          <w:marLeft w:val="640"/>
          <w:marRight w:val="0"/>
          <w:marTop w:val="0"/>
          <w:marBottom w:val="0"/>
          <w:divBdr>
            <w:top w:val="none" w:sz="0" w:space="0" w:color="auto"/>
            <w:left w:val="none" w:sz="0" w:space="0" w:color="auto"/>
            <w:bottom w:val="none" w:sz="0" w:space="0" w:color="auto"/>
            <w:right w:val="none" w:sz="0" w:space="0" w:color="auto"/>
          </w:divBdr>
        </w:div>
        <w:div w:id="1631399213">
          <w:marLeft w:val="640"/>
          <w:marRight w:val="0"/>
          <w:marTop w:val="0"/>
          <w:marBottom w:val="0"/>
          <w:divBdr>
            <w:top w:val="none" w:sz="0" w:space="0" w:color="auto"/>
            <w:left w:val="none" w:sz="0" w:space="0" w:color="auto"/>
            <w:bottom w:val="none" w:sz="0" w:space="0" w:color="auto"/>
            <w:right w:val="none" w:sz="0" w:space="0" w:color="auto"/>
          </w:divBdr>
        </w:div>
        <w:div w:id="1674070856">
          <w:marLeft w:val="640"/>
          <w:marRight w:val="0"/>
          <w:marTop w:val="0"/>
          <w:marBottom w:val="0"/>
          <w:divBdr>
            <w:top w:val="none" w:sz="0" w:space="0" w:color="auto"/>
            <w:left w:val="none" w:sz="0" w:space="0" w:color="auto"/>
            <w:bottom w:val="none" w:sz="0" w:space="0" w:color="auto"/>
            <w:right w:val="none" w:sz="0" w:space="0" w:color="auto"/>
          </w:divBdr>
        </w:div>
        <w:div w:id="1702050448">
          <w:marLeft w:val="640"/>
          <w:marRight w:val="0"/>
          <w:marTop w:val="0"/>
          <w:marBottom w:val="0"/>
          <w:divBdr>
            <w:top w:val="none" w:sz="0" w:space="0" w:color="auto"/>
            <w:left w:val="none" w:sz="0" w:space="0" w:color="auto"/>
            <w:bottom w:val="none" w:sz="0" w:space="0" w:color="auto"/>
            <w:right w:val="none" w:sz="0" w:space="0" w:color="auto"/>
          </w:divBdr>
        </w:div>
        <w:div w:id="1719010659">
          <w:marLeft w:val="640"/>
          <w:marRight w:val="0"/>
          <w:marTop w:val="0"/>
          <w:marBottom w:val="0"/>
          <w:divBdr>
            <w:top w:val="none" w:sz="0" w:space="0" w:color="auto"/>
            <w:left w:val="none" w:sz="0" w:space="0" w:color="auto"/>
            <w:bottom w:val="none" w:sz="0" w:space="0" w:color="auto"/>
            <w:right w:val="none" w:sz="0" w:space="0" w:color="auto"/>
          </w:divBdr>
        </w:div>
        <w:div w:id="1749307986">
          <w:marLeft w:val="640"/>
          <w:marRight w:val="0"/>
          <w:marTop w:val="0"/>
          <w:marBottom w:val="0"/>
          <w:divBdr>
            <w:top w:val="none" w:sz="0" w:space="0" w:color="auto"/>
            <w:left w:val="none" w:sz="0" w:space="0" w:color="auto"/>
            <w:bottom w:val="none" w:sz="0" w:space="0" w:color="auto"/>
            <w:right w:val="none" w:sz="0" w:space="0" w:color="auto"/>
          </w:divBdr>
        </w:div>
        <w:div w:id="1765296096">
          <w:marLeft w:val="640"/>
          <w:marRight w:val="0"/>
          <w:marTop w:val="0"/>
          <w:marBottom w:val="0"/>
          <w:divBdr>
            <w:top w:val="none" w:sz="0" w:space="0" w:color="auto"/>
            <w:left w:val="none" w:sz="0" w:space="0" w:color="auto"/>
            <w:bottom w:val="none" w:sz="0" w:space="0" w:color="auto"/>
            <w:right w:val="none" w:sz="0" w:space="0" w:color="auto"/>
          </w:divBdr>
        </w:div>
        <w:div w:id="1902666108">
          <w:marLeft w:val="640"/>
          <w:marRight w:val="0"/>
          <w:marTop w:val="0"/>
          <w:marBottom w:val="0"/>
          <w:divBdr>
            <w:top w:val="none" w:sz="0" w:space="0" w:color="auto"/>
            <w:left w:val="none" w:sz="0" w:space="0" w:color="auto"/>
            <w:bottom w:val="none" w:sz="0" w:space="0" w:color="auto"/>
            <w:right w:val="none" w:sz="0" w:space="0" w:color="auto"/>
          </w:divBdr>
        </w:div>
        <w:div w:id="1924995761">
          <w:marLeft w:val="640"/>
          <w:marRight w:val="0"/>
          <w:marTop w:val="0"/>
          <w:marBottom w:val="0"/>
          <w:divBdr>
            <w:top w:val="none" w:sz="0" w:space="0" w:color="auto"/>
            <w:left w:val="none" w:sz="0" w:space="0" w:color="auto"/>
            <w:bottom w:val="none" w:sz="0" w:space="0" w:color="auto"/>
            <w:right w:val="none" w:sz="0" w:space="0" w:color="auto"/>
          </w:divBdr>
        </w:div>
        <w:div w:id="1932661232">
          <w:marLeft w:val="640"/>
          <w:marRight w:val="0"/>
          <w:marTop w:val="0"/>
          <w:marBottom w:val="0"/>
          <w:divBdr>
            <w:top w:val="none" w:sz="0" w:space="0" w:color="auto"/>
            <w:left w:val="none" w:sz="0" w:space="0" w:color="auto"/>
            <w:bottom w:val="none" w:sz="0" w:space="0" w:color="auto"/>
            <w:right w:val="none" w:sz="0" w:space="0" w:color="auto"/>
          </w:divBdr>
        </w:div>
        <w:div w:id="1984119715">
          <w:marLeft w:val="640"/>
          <w:marRight w:val="0"/>
          <w:marTop w:val="0"/>
          <w:marBottom w:val="0"/>
          <w:divBdr>
            <w:top w:val="none" w:sz="0" w:space="0" w:color="auto"/>
            <w:left w:val="none" w:sz="0" w:space="0" w:color="auto"/>
            <w:bottom w:val="none" w:sz="0" w:space="0" w:color="auto"/>
            <w:right w:val="none" w:sz="0" w:space="0" w:color="auto"/>
          </w:divBdr>
        </w:div>
        <w:div w:id="2064979612">
          <w:marLeft w:val="640"/>
          <w:marRight w:val="0"/>
          <w:marTop w:val="0"/>
          <w:marBottom w:val="0"/>
          <w:divBdr>
            <w:top w:val="none" w:sz="0" w:space="0" w:color="auto"/>
            <w:left w:val="none" w:sz="0" w:space="0" w:color="auto"/>
            <w:bottom w:val="none" w:sz="0" w:space="0" w:color="auto"/>
            <w:right w:val="none" w:sz="0" w:space="0" w:color="auto"/>
          </w:divBdr>
        </w:div>
        <w:div w:id="2070494662">
          <w:marLeft w:val="640"/>
          <w:marRight w:val="0"/>
          <w:marTop w:val="0"/>
          <w:marBottom w:val="0"/>
          <w:divBdr>
            <w:top w:val="none" w:sz="0" w:space="0" w:color="auto"/>
            <w:left w:val="none" w:sz="0" w:space="0" w:color="auto"/>
            <w:bottom w:val="none" w:sz="0" w:space="0" w:color="auto"/>
            <w:right w:val="none" w:sz="0" w:space="0" w:color="auto"/>
          </w:divBdr>
        </w:div>
      </w:divsChild>
    </w:div>
    <w:div w:id="397557487">
      <w:marLeft w:val="640"/>
      <w:marRight w:val="0"/>
      <w:marTop w:val="0"/>
      <w:marBottom w:val="0"/>
      <w:divBdr>
        <w:top w:val="none" w:sz="0" w:space="0" w:color="auto"/>
        <w:left w:val="none" w:sz="0" w:space="0" w:color="auto"/>
        <w:bottom w:val="none" w:sz="0" w:space="0" w:color="auto"/>
        <w:right w:val="none" w:sz="0" w:space="0" w:color="auto"/>
      </w:divBdr>
    </w:div>
    <w:div w:id="400366989">
      <w:marLeft w:val="640"/>
      <w:marRight w:val="0"/>
      <w:marTop w:val="0"/>
      <w:marBottom w:val="0"/>
      <w:divBdr>
        <w:top w:val="none" w:sz="0" w:space="0" w:color="auto"/>
        <w:left w:val="none" w:sz="0" w:space="0" w:color="auto"/>
        <w:bottom w:val="none" w:sz="0" w:space="0" w:color="auto"/>
        <w:right w:val="none" w:sz="0" w:space="0" w:color="auto"/>
      </w:divBdr>
    </w:div>
    <w:div w:id="402065573">
      <w:bodyDiv w:val="1"/>
      <w:marLeft w:val="0"/>
      <w:marRight w:val="0"/>
      <w:marTop w:val="0"/>
      <w:marBottom w:val="0"/>
      <w:divBdr>
        <w:top w:val="none" w:sz="0" w:space="0" w:color="auto"/>
        <w:left w:val="none" w:sz="0" w:space="0" w:color="auto"/>
        <w:bottom w:val="none" w:sz="0" w:space="0" w:color="auto"/>
        <w:right w:val="none" w:sz="0" w:space="0" w:color="auto"/>
      </w:divBdr>
      <w:divsChild>
        <w:div w:id="60249737">
          <w:marLeft w:val="640"/>
          <w:marRight w:val="0"/>
          <w:marTop w:val="0"/>
          <w:marBottom w:val="0"/>
          <w:divBdr>
            <w:top w:val="none" w:sz="0" w:space="0" w:color="auto"/>
            <w:left w:val="none" w:sz="0" w:space="0" w:color="auto"/>
            <w:bottom w:val="none" w:sz="0" w:space="0" w:color="auto"/>
            <w:right w:val="none" w:sz="0" w:space="0" w:color="auto"/>
          </w:divBdr>
        </w:div>
        <w:div w:id="167523851">
          <w:marLeft w:val="640"/>
          <w:marRight w:val="0"/>
          <w:marTop w:val="0"/>
          <w:marBottom w:val="0"/>
          <w:divBdr>
            <w:top w:val="none" w:sz="0" w:space="0" w:color="auto"/>
            <w:left w:val="none" w:sz="0" w:space="0" w:color="auto"/>
            <w:bottom w:val="none" w:sz="0" w:space="0" w:color="auto"/>
            <w:right w:val="none" w:sz="0" w:space="0" w:color="auto"/>
          </w:divBdr>
        </w:div>
        <w:div w:id="191382228">
          <w:marLeft w:val="640"/>
          <w:marRight w:val="0"/>
          <w:marTop w:val="0"/>
          <w:marBottom w:val="0"/>
          <w:divBdr>
            <w:top w:val="none" w:sz="0" w:space="0" w:color="auto"/>
            <w:left w:val="none" w:sz="0" w:space="0" w:color="auto"/>
            <w:bottom w:val="none" w:sz="0" w:space="0" w:color="auto"/>
            <w:right w:val="none" w:sz="0" w:space="0" w:color="auto"/>
          </w:divBdr>
        </w:div>
        <w:div w:id="263415515">
          <w:marLeft w:val="640"/>
          <w:marRight w:val="0"/>
          <w:marTop w:val="0"/>
          <w:marBottom w:val="0"/>
          <w:divBdr>
            <w:top w:val="none" w:sz="0" w:space="0" w:color="auto"/>
            <w:left w:val="none" w:sz="0" w:space="0" w:color="auto"/>
            <w:bottom w:val="none" w:sz="0" w:space="0" w:color="auto"/>
            <w:right w:val="none" w:sz="0" w:space="0" w:color="auto"/>
          </w:divBdr>
        </w:div>
        <w:div w:id="388960115">
          <w:marLeft w:val="640"/>
          <w:marRight w:val="0"/>
          <w:marTop w:val="0"/>
          <w:marBottom w:val="0"/>
          <w:divBdr>
            <w:top w:val="none" w:sz="0" w:space="0" w:color="auto"/>
            <w:left w:val="none" w:sz="0" w:space="0" w:color="auto"/>
            <w:bottom w:val="none" w:sz="0" w:space="0" w:color="auto"/>
            <w:right w:val="none" w:sz="0" w:space="0" w:color="auto"/>
          </w:divBdr>
        </w:div>
        <w:div w:id="432017995">
          <w:marLeft w:val="640"/>
          <w:marRight w:val="0"/>
          <w:marTop w:val="0"/>
          <w:marBottom w:val="0"/>
          <w:divBdr>
            <w:top w:val="none" w:sz="0" w:space="0" w:color="auto"/>
            <w:left w:val="none" w:sz="0" w:space="0" w:color="auto"/>
            <w:bottom w:val="none" w:sz="0" w:space="0" w:color="auto"/>
            <w:right w:val="none" w:sz="0" w:space="0" w:color="auto"/>
          </w:divBdr>
        </w:div>
        <w:div w:id="441844978">
          <w:marLeft w:val="640"/>
          <w:marRight w:val="0"/>
          <w:marTop w:val="0"/>
          <w:marBottom w:val="0"/>
          <w:divBdr>
            <w:top w:val="none" w:sz="0" w:space="0" w:color="auto"/>
            <w:left w:val="none" w:sz="0" w:space="0" w:color="auto"/>
            <w:bottom w:val="none" w:sz="0" w:space="0" w:color="auto"/>
            <w:right w:val="none" w:sz="0" w:space="0" w:color="auto"/>
          </w:divBdr>
        </w:div>
        <w:div w:id="555816337">
          <w:marLeft w:val="640"/>
          <w:marRight w:val="0"/>
          <w:marTop w:val="0"/>
          <w:marBottom w:val="0"/>
          <w:divBdr>
            <w:top w:val="none" w:sz="0" w:space="0" w:color="auto"/>
            <w:left w:val="none" w:sz="0" w:space="0" w:color="auto"/>
            <w:bottom w:val="none" w:sz="0" w:space="0" w:color="auto"/>
            <w:right w:val="none" w:sz="0" w:space="0" w:color="auto"/>
          </w:divBdr>
        </w:div>
        <w:div w:id="611320550">
          <w:marLeft w:val="640"/>
          <w:marRight w:val="0"/>
          <w:marTop w:val="0"/>
          <w:marBottom w:val="0"/>
          <w:divBdr>
            <w:top w:val="none" w:sz="0" w:space="0" w:color="auto"/>
            <w:left w:val="none" w:sz="0" w:space="0" w:color="auto"/>
            <w:bottom w:val="none" w:sz="0" w:space="0" w:color="auto"/>
            <w:right w:val="none" w:sz="0" w:space="0" w:color="auto"/>
          </w:divBdr>
        </w:div>
        <w:div w:id="635262060">
          <w:marLeft w:val="640"/>
          <w:marRight w:val="0"/>
          <w:marTop w:val="0"/>
          <w:marBottom w:val="0"/>
          <w:divBdr>
            <w:top w:val="none" w:sz="0" w:space="0" w:color="auto"/>
            <w:left w:val="none" w:sz="0" w:space="0" w:color="auto"/>
            <w:bottom w:val="none" w:sz="0" w:space="0" w:color="auto"/>
            <w:right w:val="none" w:sz="0" w:space="0" w:color="auto"/>
          </w:divBdr>
        </w:div>
        <w:div w:id="689798529">
          <w:marLeft w:val="640"/>
          <w:marRight w:val="0"/>
          <w:marTop w:val="0"/>
          <w:marBottom w:val="0"/>
          <w:divBdr>
            <w:top w:val="none" w:sz="0" w:space="0" w:color="auto"/>
            <w:left w:val="none" w:sz="0" w:space="0" w:color="auto"/>
            <w:bottom w:val="none" w:sz="0" w:space="0" w:color="auto"/>
            <w:right w:val="none" w:sz="0" w:space="0" w:color="auto"/>
          </w:divBdr>
        </w:div>
        <w:div w:id="757992408">
          <w:marLeft w:val="640"/>
          <w:marRight w:val="0"/>
          <w:marTop w:val="0"/>
          <w:marBottom w:val="0"/>
          <w:divBdr>
            <w:top w:val="none" w:sz="0" w:space="0" w:color="auto"/>
            <w:left w:val="none" w:sz="0" w:space="0" w:color="auto"/>
            <w:bottom w:val="none" w:sz="0" w:space="0" w:color="auto"/>
            <w:right w:val="none" w:sz="0" w:space="0" w:color="auto"/>
          </w:divBdr>
        </w:div>
        <w:div w:id="890922208">
          <w:marLeft w:val="640"/>
          <w:marRight w:val="0"/>
          <w:marTop w:val="0"/>
          <w:marBottom w:val="0"/>
          <w:divBdr>
            <w:top w:val="none" w:sz="0" w:space="0" w:color="auto"/>
            <w:left w:val="none" w:sz="0" w:space="0" w:color="auto"/>
            <w:bottom w:val="none" w:sz="0" w:space="0" w:color="auto"/>
            <w:right w:val="none" w:sz="0" w:space="0" w:color="auto"/>
          </w:divBdr>
        </w:div>
        <w:div w:id="1047800412">
          <w:marLeft w:val="640"/>
          <w:marRight w:val="0"/>
          <w:marTop w:val="0"/>
          <w:marBottom w:val="0"/>
          <w:divBdr>
            <w:top w:val="none" w:sz="0" w:space="0" w:color="auto"/>
            <w:left w:val="none" w:sz="0" w:space="0" w:color="auto"/>
            <w:bottom w:val="none" w:sz="0" w:space="0" w:color="auto"/>
            <w:right w:val="none" w:sz="0" w:space="0" w:color="auto"/>
          </w:divBdr>
        </w:div>
        <w:div w:id="1049232610">
          <w:marLeft w:val="640"/>
          <w:marRight w:val="0"/>
          <w:marTop w:val="0"/>
          <w:marBottom w:val="0"/>
          <w:divBdr>
            <w:top w:val="none" w:sz="0" w:space="0" w:color="auto"/>
            <w:left w:val="none" w:sz="0" w:space="0" w:color="auto"/>
            <w:bottom w:val="none" w:sz="0" w:space="0" w:color="auto"/>
            <w:right w:val="none" w:sz="0" w:space="0" w:color="auto"/>
          </w:divBdr>
        </w:div>
        <w:div w:id="1060254152">
          <w:marLeft w:val="640"/>
          <w:marRight w:val="0"/>
          <w:marTop w:val="0"/>
          <w:marBottom w:val="0"/>
          <w:divBdr>
            <w:top w:val="none" w:sz="0" w:space="0" w:color="auto"/>
            <w:left w:val="none" w:sz="0" w:space="0" w:color="auto"/>
            <w:bottom w:val="none" w:sz="0" w:space="0" w:color="auto"/>
            <w:right w:val="none" w:sz="0" w:space="0" w:color="auto"/>
          </w:divBdr>
        </w:div>
        <w:div w:id="1066955700">
          <w:marLeft w:val="640"/>
          <w:marRight w:val="0"/>
          <w:marTop w:val="0"/>
          <w:marBottom w:val="0"/>
          <w:divBdr>
            <w:top w:val="none" w:sz="0" w:space="0" w:color="auto"/>
            <w:left w:val="none" w:sz="0" w:space="0" w:color="auto"/>
            <w:bottom w:val="none" w:sz="0" w:space="0" w:color="auto"/>
            <w:right w:val="none" w:sz="0" w:space="0" w:color="auto"/>
          </w:divBdr>
        </w:div>
        <w:div w:id="1074206600">
          <w:marLeft w:val="640"/>
          <w:marRight w:val="0"/>
          <w:marTop w:val="0"/>
          <w:marBottom w:val="0"/>
          <w:divBdr>
            <w:top w:val="none" w:sz="0" w:space="0" w:color="auto"/>
            <w:left w:val="none" w:sz="0" w:space="0" w:color="auto"/>
            <w:bottom w:val="none" w:sz="0" w:space="0" w:color="auto"/>
            <w:right w:val="none" w:sz="0" w:space="0" w:color="auto"/>
          </w:divBdr>
        </w:div>
        <w:div w:id="1105002867">
          <w:marLeft w:val="640"/>
          <w:marRight w:val="0"/>
          <w:marTop w:val="0"/>
          <w:marBottom w:val="0"/>
          <w:divBdr>
            <w:top w:val="none" w:sz="0" w:space="0" w:color="auto"/>
            <w:left w:val="none" w:sz="0" w:space="0" w:color="auto"/>
            <w:bottom w:val="none" w:sz="0" w:space="0" w:color="auto"/>
            <w:right w:val="none" w:sz="0" w:space="0" w:color="auto"/>
          </w:divBdr>
        </w:div>
        <w:div w:id="1114179628">
          <w:marLeft w:val="640"/>
          <w:marRight w:val="0"/>
          <w:marTop w:val="0"/>
          <w:marBottom w:val="0"/>
          <w:divBdr>
            <w:top w:val="none" w:sz="0" w:space="0" w:color="auto"/>
            <w:left w:val="none" w:sz="0" w:space="0" w:color="auto"/>
            <w:bottom w:val="none" w:sz="0" w:space="0" w:color="auto"/>
            <w:right w:val="none" w:sz="0" w:space="0" w:color="auto"/>
          </w:divBdr>
        </w:div>
        <w:div w:id="1120608655">
          <w:marLeft w:val="640"/>
          <w:marRight w:val="0"/>
          <w:marTop w:val="0"/>
          <w:marBottom w:val="0"/>
          <w:divBdr>
            <w:top w:val="none" w:sz="0" w:space="0" w:color="auto"/>
            <w:left w:val="none" w:sz="0" w:space="0" w:color="auto"/>
            <w:bottom w:val="none" w:sz="0" w:space="0" w:color="auto"/>
            <w:right w:val="none" w:sz="0" w:space="0" w:color="auto"/>
          </w:divBdr>
        </w:div>
        <w:div w:id="1202667685">
          <w:marLeft w:val="640"/>
          <w:marRight w:val="0"/>
          <w:marTop w:val="0"/>
          <w:marBottom w:val="0"/>
          <w:divBdr>
            <w:top w:val="none" w:sz="0" w:space="0" w:color="auto"/>
            <w:left w:val="none" w:sz="0" w:space="0" w:color="auto"/>
            <w:bottom w:val="none" w:sz="0" w:space="0" w:color="auto"/>
            <w:right w:val="none" w:sz="0" w:space="0" w:color="auto"/>
          </w:divBdr>
        </w:div>
        <w:div w:id="1531993808">
          <w:marLeft w:val="640"/>
          <w:marRight w:val="0"/>
          <w:marTop w:val="0"/>
          <w:marBottom w:val="0"/>
          <w:divBdr>
            <w:top w:val="none" w:sz="0" w:space="0" w:color="auto"/>
            <w:left w:val="none" w:sz="0" w:space="0" w:color="auto"/>
            <w:bottom w:val="none" w:sz="0" w:space="0" w:color="auto"/>
            <w:right w:val="none" w:sz="0" w:space="0" w:color="auto"/>
          </w:divBdr>
        </w:div>
        <w:div w:id="1538856094">
          <w:marLeft w:val="640"/>
          <w:marRight w:val="0"/>
          <w:marTop w:val="0"/>
          <w:marBottom w:val="0"/>
          <w:divBdr>
            <w:top w:val="none" w:sz="0" w:space="0" w:color="auto"/>
            <w:left w:val="none" w:sz="0" w:space="0" w:color="auto"/>
            <w:bottom w:val="none" w:sz="0" w:space="0" w:color="auto"/>
            <w:right w:val="none" w:sz="0" w:space="0" w:color="auto"/>
          </w:divBdr>
        </w:div>
        <w:div w:id="1564826141">
          <w:marLeft w:val="640"/>
          <w:marRight w:val="0"/>
          <w:marTop w:val="0"/>
          <w:marBottom w:val="0"/>
          <w:divBdr>
            <w:top w:val="none" w:sz="0" w:space="0" w:color="auto"/>
            <w:left w:val="none" w:sz="0" w:space="0" w:color="auto"/>
            <w:bottom w:val="none" w:sz="0" w:space="0" w:color="auto"/>
            <w:right w:val="none" w:sz="0" w:space="0" w:color="auto"/>
          </w:divBdr>
        </w:div>
        <w:div w:id="1612127502">
          <w:marLeft w:val="640"/>
          <w:marRight w:val="0"/>
          <w:marTop w:val="0"/>
          <w:marBottom w:val="0"/>
          <w:divBdr>
            <w:top w:val="none" w:sz="0" w:space="0" w:color="auto"/>
            <w:left w:val="none" w:sz="0" w:space="0" w:color="auto"/>
            <w:bottom w:val="none" w:sz="0" w:space="0" w:color="auto"/>
            <w:right w:val="none" w:sz="0" w:space="0" w:color="auto"/>
          </w:divBdr>
        </w:div>
        <w:div w:id="1638491963">
          <w:marLeft w:val="640"/>
          <w:marRight w:val="0"/>
          <w:marTop w:val="0"/>
          <w:marBottom w:val="0"/>
          <w:divBdr>
            <w:top w:val="none" w:sz="0" w:space="0" w:color="auto"/>
            <w:left w:val="none" w:sz="0" w:space="0" w:color="auto"/>
            <w:bottom w:val="none" w:sz="0" w:space="0" w:color="auto"/>
            <w:right w:val="none" w:sz="0" w:space="0" w:color="auto"/>
          </w:divBdr>
        </w:div>
        <w:div w:id="1655065789">
          <w:marLeft w:val="640"/>
          <w:marRight w:val="0"/>
          <w:marTop w:val="0"/>
          <w:marBottom w:val="0"/>
          <w:divBdr>
            <w:top w:val="none" w:sz="0" w:space="0" w:color="auto"/>
            <w:left w:val="none" w:sz="0" w:space="0" w:color="auto"/>
            <w:bottom w:val="none" w:sz="0" w:space="0" w:color="auto"/>
            <w:right w:val="none" w:sz="0" w:space="0" w:color="auto"/>
          </w:divBdr>
        </w:div>
        <w:div w:id="1707631933">
          <w:marLeft w:val="640"/>
          <w:marRight w:val="0"/>
          <w:marTop w:val="0"/>
          <w:marBottom w:val="0"/>
          <w:divBdr>
            <w:top w:val="none" w:sz="0" w:space="0" w:color="auto"/>
            <w:left w:val="none" w:sz="0" w:space="0" w:color="auto"/>
            <w:bottom w:val="none" w:sz="0" w:space="0" w:color="auto"/>
            <w:right w:val="none" w:sz="0" w:space="0" w:color="auto"/>
          </w:divBdr>
        </w:div>
        <w:div w:id="1718048237">
          <w:marLeft w:val="640"/>
          <w:marRight w:val="0"/>
          <w:marTop w:val="0"/>
          <w:marBottom w:val="0"/>
          <w:divBdr>
            <w:top w:val="none" w:sz="0" w:space="0" w:color="auto"/>
            <w:left w:val="none" w:sz="0" w:space="0" w:color="auto"/>
            <w:bottom w:val="none" w:sz="0" w:space="0" w:color="auto"/>
            <w:right w:val="none" w:sz="0" w:space="0" w:color="auto"/>
          </w:divBdr>
        </w:div>
        <w:div w:id="1730881154">
          <w:marLeft w:val="640"/>
          <w:marRight w:val="0"/>
          <w:marTop w:val="0"/>
          <w:marBottom w:val="0"/>
          <w:divBdr>
            <w:top w:val="none" w:sz="0" w:space="0" w:color="auto"/>
            <w:left w:val="none" w:sz="0" w:space="0" w:color="auto"/>
            <w:bottom w:val="none" w:sz="0" w:space="0" w:color="auto"/>
            <w:right w:val="none" w:sz="0" w:space="0" w:color="auto"/>
          </w:divBdr>
        </w:div>
        <w:div w:id="1764839813">
          <w:marLeft w:val="640"/>
          <w:marRight w:val="0"/>
          <w:marTop w:val="0"/>
          <w:marBottom w:val="0"/>
          <w:divBdr>
            <w:top w:val="none" w:sz="0" w:space="0" w:color="auto"/>
            <w:left w:val="none" w:sz="0" w:space="0" w:color="auto"/>
            <w:bottom w:val="none" w:sz="0" w:space="0" w:color="auto"/>
            <w:right w:val="none" w:sz="0" w:space="0" w:color="auto"/>
          </w:divBdr>
        </w:div>
        <w:div w:id="1796635107">
          <w:marLeft w:val="640"/>
          <w:marRight w:val="0"/>
          <w:marTop w:val="0"/>
          <w:marBottom w:val="0"/>
          <w:divBdr>
            <w:top w:val="none" w:sz="0" w:space="0" w:color="auto"/>
            <w:left w:val="none" w:sz="0" w:space="0" w:color="auto"/>
            <w:bottom w:val="none" w:sz="0" w:space="0" w:color="auto"/>
            <w:right w:val="none" w:sz="0" w:space="0" w:color="auto"/>
          </w:divBdr>
        </w:div>
        <w:div w:id="1815560396">
          <w:marLeft w:val="640"/>
          <w:marRight w:val="0"/>
          <w:marTop w:val="0"/>
          <w:marBottom w:val="0"/>
          <w:divBdr>
            <w:top w:val="none" w:sz="0" w:space="0" w:color="auto"/>
            <w:left w:val="none" w:sz="0" w:space="0" w:color="auto"/>
            <w:bottom w:val="none" w:sz="0" w:space="0" w:color="auto"/>
            <w:right w:val="none" w:sz="0" w:space="0" w:color="auto"/>
          </w:divBdr>
        </w:div>
        <w:div w:id="1827938523">
          <w:marLeft w:val="640"/>
          <w:marRight w:val="0"/>
          <w:marTop w:val="0"/>
          <w:marBottom w:val="0"/>
          <w:divBdr>
            <w:top w:val="none" w:sz="0" w:space="0" w:color="auto"/>
            <w:left w:val="none" w:sz="0" w:space="0" w:color="auto"/>
            <w:bottom w:val="none" w:sz="0" w:space="0" w:color="auto"/>
            <w:right w:val="none" w:sz="0" w:space="0" w:color="auto"/>
          </w:divBdr>
        </w:div>
        <w:div w:id="1907298992">
          <w:marLeft w:val="640"/>
          <w:marRight w:val="0"/>
          <w:marTop w:val="0"/>
          <w:marBottom w:val="0"/>
          <w:divBdr>
            <w:top w:val="none" w:sz="0" w:space="0" w:color="auto"/>
            <w:left w:val="none" w:sz="0" w:space="0" w:color="auto"/>
            <w:bottom w:val="none" w:sz="0" w:space="0" w:color="auto"/>
            <w:right w:val="none" w:sz="0" w:space="0" w:color="auto"/>
          </w:divBdr>
        </w:div>
        <w:div w:id="1991785052">
          <w:marLeft w:val="640"/>
          <w:marRight w:val="0"/>
          <w:marTop w:val="0"/>
          <w:marBottom w:val="0"/>
          <w:divBdr>
            <w:top w:val="none" w:sz="0" w:space="0" w:color="auto"/>
            <w:left w:val="none" w:sz="0" w:space="0" w:color="auto"/>
            <w:bottom w:val="none" w:sz="0" w:space="0" w:color="auto"/>
            <w:right w:val="none" w:sz="0" w:space="0" w:color="auto"/>
          </w:divBdr>
        </w:div>
        <w:div w:id="1995599946">
          <w:marLeft w:val="640"/>
          <w:marRight w:val="0"/>
          <w:marTop w:val="0"/>
          <w:marBottom w:val="0"/>
          <w:divBdr>
            <w:top w:val="none" w:sz="0" w:space="0" w:color="auto"/>
            <w:left w:val="none" w:sz="0" w:space="0" w:color="auto"/>
            <w:bottom w:val="none" w:sz="0" w:space="0" w:color="auto"/>
            <w:right w:val="none" w:sz="0" w:space="0" w:color="auto"/>
          </w:divBdr>
        </w:div>
        <w:div w:id="2011129957">
          <w:marLeft w:val="640"/>
          <w:marRight w:val="0"/>
          <w:marTop w:val="0"/>
          <w:marBottom w:val="0"/>
          <w:divBdr>
            <w:top w:val="none" w:sz="0" w:space="0" w:color="auto"/>
            <w:left w:val="none" w:sz="0" w:space="0" w:color="auto"/>
            <w:bottom w:val="none" w:sz="0" w:space="0" w:color="auto"/>
            <w:right w:val="none" w:sz="0" w:space="0" w:color="auto"/>
          </w:divBdr>
        </w:div>
        <w:div w:id="2014456699">
          <w:marLeft w:val="640"/>
          <w:marRight w:val="0"/>
          <w:marTop w:val="0"/>
          <w:marBottom w:val="0"/>
          <w:divBdr>
            <w:top w:val="none" w:sz="0" w:space="0" w:color="auto"/>
            <w:left w:val="none" w:sz="0" w:space="0" w:color="auto"/>
            <w:bottom w:val="none" w:sz="0" w:space="0" w:color="auto"/>
            <w:right w:val="none" w:sz="0" w:space="0" w:color="auto"/>
          </w:divBdr>
        </w:div>
      </w:divsChild>
    </w:div>
    <w:div w:id="403725285">
      <w:bodyDiv w:val="1"/>
      <w:marLeft w:val="0"/>
      <w:marRight w:val="0"/>
      <w:marTop w:val="0"/>
      <w:marBottom w:val="0"/>
      <w:divBdr>
        <w:top w:val="none" w:sz="0" w:space="0" w:color="auto"/>
        <w:left w:val="none" w:sz="0" w:space="0" w:color="auto"/>
        <w:bottom w:val="none" w:sz="0" w:space="0" w:color="auto"/>
        <w:right w:val="none" w:sz="0" w:space="0" w:color="auto"/>
      </w:divBdr>
      <w:divsChild>
        <w:div w:id="77212960">
          <w:marLeft w:val="640"/>
          <w:marRight w:val="0"/>
          <w:marTop w:val="0"/>
          <w:marBottom w:val="0"/>
          <w:divBdr>
            <w:top w:val="none" w:sz="0" w:space="0" w:color="auto"/>
            <w:left w:val="none" w:sz="0" w:space="0" w:color="auto"/>
            <w:bottom w:val="none" w:sz="0" w:space="0" w:color="auto"/>
            <w:right w:val="none" w:sz="0" w:space="0" w:color="auto"/>
          </w:divBdr>
        </w:div>
        <w:div w:id="1030254719">
          <w:marLeft w:val="640"/>
          <w:marRight w:val="0"/>
          <w:marTop w:val="0"/>
          <w:marBottom w:val="0"/>
          <w:divBdr>
            <w:top w:val="none" w:sz="0" w:space="0" w:color="auto"/>
            <w:left w:val="none" w:sz="0" w:space="0" w:color="auto"/>
            <w:bottom w:val="none" w:sz="0" w:space="0" w:color="auto"/>
            <w:right w:val="none" w:sz="0" w:space="0" w:color="auto"/>
          </w:divBdr>
        </w:div>
        <w:div w:id="1322928249">
          <w:marLeft w:val="640"/>
          <w:marRight w:val="0"/>
          <w:marTop w:val="0"/>
          <w:marBottom w:val="0"/>
          <w:divBdr>
            <w:top w:val="none" w:sz="0" w:space="0" w:color="auto"/>
            <w:left w:val="none" w:sz="0" w:space="0" w:color="auto"/>
            <w:bottom w:val="none" w:sz="0" w:space="0" w:color="auto"/>
            <w:right w:val="none" w:sz="0" w:space="0" w:color="auto"/>
          </w:divBdr>
        </w:div>
        <w:div w:id="425031520">
          <w:marLeft w:val="640"/>
          <w:marRight w:val="0"/>
          <w:marTop w:val="0"/>
          <w:marBottom w:val="0"/>
          <w:divBdr>
            <w:top w:val="none" w:sz="0" w:space="0" w:color="auto"/>
            <w:left w:val="none" w:sz="0" w:space="0" w:color="auto"/>
            <w:bottom w:val="none" w:sz="0" w:space="0" w:color="auto"/>
            <w:right w:val="none" w:sz="0" w:space="0" w:color="auto"/>
          </w:divBdr>
        </w:div>
        <w:div w:id="1486051349">
          <w:marLeft w:val="640"/>
          <w:marRight w:val="0"/>
          <w:marTop w:val="0"/>
          <w:marBottom w:val="0"/>
          <w:divBdr>
            <w:top w:val="none" w:sz="0" w:space="0" w:color="auto"/>
            <w:left w:val="none" w:sz="0" w:space="0" w:color="auto"/>
            <w:bottom w:val="none" w:sz="0" w:space="0" w:color="auto"/>
            <w:right w:val="none" w:sz="0" w:space="0" w:color="auto"/>
          </w:divBdr>
        </w:div>
        <w:div w:id="577908026">
          <w:marLeft w:val="640"/>
          <w:marRight w:val="0"/>
          <w:marTop w:val="0"/>
          <w:marBottom w:val="0"/>
          <w:divBdr>
            <w:top w:val="none" w:sz="0" w:space="0" w:color="auto"/>
            <w:left w:val="none" w:sz="0" w:space="0" w:color="auto"/>
            <w:bottom w:val="none" w:sz="0" w:space="0" w:color="auto"/>
            <w:right w:val="none" w:sz="0" w:space="0" w:color="auto"/>
          </w:divBdr>
        </w:div>
        <w:div w:id="914052866">
          <w:marLeft w:val="640"/>
          <w:marRight w:val="0"/>
          <w:marTop w:val="0"/>
          <w:marBottom w:val="0"/>
          <w:divBdr>
            <w:top w:val="none" w:sz="0" w:space="0" w:color="auto"/>
            <w:left w:val="none" w:sz="0" w:space="0" w:color="auto"/>
            <w:bottom w:val="none" w:sz="0" w:space="0" w:color="auto"/>
            <w:right w:val="none" w:sz="0" w:space="0" w:color="auto"/>
          </w:divBdr>
        </w:div>
        <w:div w:id="1851069532">
          <w:marLeft w:val="640"/>
          <w:marRight w:val="0"/>
          <w:marTop w:val="0"/>
          <w:marBottom w:val="0"/>
          <w:divBdr>
            <w:top w:val="none" w:sz="0" w:space="0" w:color="auto"/>
            <w:left w:val="none" w:sz="0" w:space="0" w:color="auto"/>
            <w:bottom w:val="none" w:sz="0" w:space="0" w:color="auto"/>
            <w:right w:val="none" w:sz="0" w:space="0" w:color="auto"/>
          </w:divBdr>
        </w:div>
        <w:div w:id="2026666045">
          <w:marLeft w:val="640"/>
          <w:marRight w:val="0"/>
          <w:marTop w:val="0"/>
          <w:marBottom w:val="0"/>
          <w:divBdr>
            <w:top w:val="none" w:sz="0" w:space="0" w:color="auto"/>
            <w:left w:val="none" w:sz="0" w:space="0" w:color="auto"/>
            <w:bottom w:val="none" w:sz="0" w:space="0" w:color="auto"/>
            <w:right w:val="none" w:sz="0" w:space="0" w:color="auto"/>
          </w:divBdr>
        </w:div>
        <w:div w:id="1541279384">
          <w:marLeft w:val="640"/>
          <w:marRight w:val="0"/>
          <w:marTop w:val="0"/>
          <w:marBottom w:val="0"/>
          <w:divBdr>
            <w:top w:val="none" w:sz="0" w:space="0" w:color="auto"/>
            <w:left w:val="none" w:sz="0" w:space="0" w:color="auto"/>
            <w:bottom w:val="none" w:sz="0" w:space="0" w:color="auto"/>
            <w:right w:val="none" w:sz="0" w:space="0" w:color="auto"/>
          </w:divBdr>
        </w:div>
        <w:div w:id="1208101811">
          <w:marLeft w:val="640"/>
          <w:marRight w:val="0"/>
          <w:marTop w:val="0"/>
          <w:marBottom w:val="0"/>
          <w:divBdr>
            <w:top w:val="none" w:sz="0" w:space="0" w:color="auto"/>
            <w:left w:val="none" w:sz="0" w:space="0" w:color="auto"/>
            <w:bottom w:val="none" w:sz="0" w:space="0" w:color="auto"/>
            <w:right w:val="none" w:sz="0" w:space="0" w:color="auto"/>
          </w:divBdr>
        </w:div>
        <w:div w:id="1494226479">
          <w:marLeft w:val="640"/>
          <w:marRight w:val="0"/>
          <w:marTop w:val="0"/>
          <w:marBottom w:val="0"/>
          <w:divBdr>
            <w:top w:val="none" w:sz="0" w:space="0" w:color="auto"/>
            <w:left w:val="none" w:sz="0" w:space="0" w:color="auto"/>
            <w:bottom w:val="none" w:sz="0" w:space="0" w:color="auto"/>
            <w:right w:val="none" w:sz="0" w:space="0" w:color="auto"/>
          </w:divBdr>
        </w:div>
        <w:div w:id="537281128">
          <w:marLeft w:val="640"/>
          <w:marRight w:val="0"/>
          <w:marTop w:val="0"/>
          <w:marBottom w:val="0"/>
          <w:divBdr>
            <w:top w:val="none" w:sz="0" w:space="0" w:color="auto"/>
            <w:left w:val="none" w:sz="0" w:space="0" w:color="auto"/>
            <w:bottom w:val="none" w:sz="0" w:space="0" w:color="auto"/>
            <w:right w:val="none" w:sz="0" w:space="0" w:color="auto"/>
          </w:divBdr>
        </w:div>
        <w:div w:id="1667248770">
          <w:marLeft w:val="640"/>
          <w:marRight w:val="0"/>
          <w:marTop w:val="0"/>
          <w:marBottom w:val="0"/>
          <w:divBdr>
            <w:top w:val="none" w:sz="0" w:space="0" w:color="auto"/>
            <w:left w:val="none" w:sz="0" w:space="0" w:color="auto"/>
            <w:bottom w:val="none" w:sz="0" w:space="0" w:color="auto"/>
            <w:right w:val="none" w:sz="0" w:space="0" w:color="auto"/>
          </w:divBdr>
        </w:div>
        <w:div w:id="474492739">
          <w:marLeft w:val="640"/>
          <w:marRight w:val="0"/>
          <w:marTop w:val="0"/>
          <w:marBottom w:val="0"/>
          <w:divBdr>
            <w:top w:val="none" w:sz="0" w:space="0" w:color="auto"/>
            <w:left w:val="none" w:sz="0" w:space="0" w:color="auto"/>
            <w:bottom w:val="none" w:sz="0" w:space="0" w:color="auto"/>
            <w:right w:val="none" w:sz="0" w:space="0" w:color="auto"/>
          </w:divBdr>
        </w:div>
        <w:div w:id="1670906694">
          <w:marLeft w:val="640"/>
          <w:marRight w:val="0"/>
          <w:marTop w:val="0"/>
          <w:marBottom w:val="0"/>
          <w:divBdr>
            <w:top w:val="none" w:sz="0" w:space="0" w:color="auto"/>
            <w:left w:val="none" w:sz="0" w:space="0" w:color="auto"/>
            <w:bottom w:val="none" w:sz="0" w:space="0" w:color="auto"/>
            <w:right w:val="none" w:sz="0" w:space="0" w:color="auto"/>
          </w:divBdr>
        </w:div>
        <w:div w:id="1430275807">
          <w:marLeft w:val="640"/>
          <w:marRight w:val="0"/>
          <w:marTop w:val="0"/>
          <w:marBottom w:val="0"/>
          <w:divBdr>
            <w:top w:val="none" w:sz="0" w:space="0" w:color="auto"/>
            <w:left w:val="none" w:sz="0" w:space="0" w:color="auto"/>
            <w:bottom w:val="none" w:sz="0" w:space="0" w:color="auto"/>
            <w:right w:val="none" w:sz="0" w:space="0" w:color="auto"/>
          </w:divBdr>
        </w:div>
        <w:div w:id="1081412311">
          <w:marLeft w:val="640"/>
          <w:marRight w:val="0"/>
          <w:marTop w:val="0"/>
          <w:marBottom w:val="0"/>
          <w:divBdr>
            <w:top w:val="none" w:sz="0" w:space="0" w:color="auto"/>
            <w:left w:val="none" w:sz="0" w:space="0" w:color="auto"/>
            <w:bottom w:val="none" w:sz="0" w:space="0" w:color="auto"/>
            <w:right w:val="none" w:sz="0" w:space="0" w:color="auto"/>
          </w:divBdr>
        </w:div>
        <w:div w:id="1323042274">
          <w:marLeft w:val="640"/>
          <w:marRight w:val="0"/>
          <w:marTop w:val="0"/>
          <w:marBottom w:val="0"/>
          <w:divBdr>
            <w:top w:val="none" w:sz="0" w:space="0" w:color="auto"/>
            <w:left w:val="none" w:sz="0" w:space="0" w:color="auto"/>
            <w:bottom w:val="none" w:sz="0" w:space="0" w:color="auto"/>
            <w:right w:val="none" w:sz="0" w:space="0" w:color="auto"/>
          </w:divBdr>
        </w:div>
        <w:div w:id="513492601">
          <w:marLeft w:val="640"/>
          <w:marRight w:val="0"/>
          <w:marTop w:val="0"/>
          <w:marBottom w:val="0"/>
          <w:divBdr>
            <w:top w:val="none" w:sz="0" w:space="0" w:color="auto"/>
            <w:left w:val="none" w:sz="0" w:space="0" w:color="auto"/>
            <w:bottom w:val="none" w:sz="0" w:space="0" w:color="auto"/>
            <w:right w:val="none" w:sz="0" w:space="0" w:color="auto"/>
          </w:divBdr>
        </w:div>
        <w:div w:id="1276209346">
          <w:marLeft w:val="640"/>
          <w:marRight w:val="0"/>
          <w:marTop w:val="0"/>
          <w:marBottom w:val="0"/>
          <w:divBdr>
            <w:top w:val="none" w:sz="0" w:space="0" w:color="auto"/>
            <w:left w:val="none" w:sz="0" w:space="0" w:color="auto"/>
            <w:bottom w:val="none" w:sz="0" w:space="0" w:color="auto"/>
            <w:right w:val="none" w:sz="0" w:space="0" w:color="auto"/>
          </w:divBdr>
        </w:div>
        <w:div w:id="45299182">
          <w:marLeft w:val="640"/>
          <w:marRight w:val="0"/>
          <w:marTop w:val="0"/>
          <w:marBottom w:val="0"/>
          <w:divBdr>
            <w:top w:val="none" w:sz="0" w:space="0" w:color="auto"/>
            <w:left w:val="none" w:sz="0" w:space="0" w:color="auto"/>
            <w:bottom w:val="none" w:sz="0" w:space="0" w:color="auto"/>
            <w:right w:val="none" w:sz="0" w:space="0" w:color="auto"/>
          </w:divBdr>
        </w:div>
        <w:div w:id="2002346717">
          <w:marLeft w:val="640"/>
          <w:marRight w:val="0"/>
          <w:marTop w:val="0"/>
          <w:marBottom w:val="0"/>
          <w:divBdr>
            <w:top w:val="none" w:sz="0" w:space="0" w:color="auto"/>
            <w:left w:val="none" w:sz="0" w:space="0" w:color="auto"/>
            <w:bottom w:val="none" w:sz="0" w:space="0" w:color="auto"/>
            <w:right w:val="none" w:sz="0" w:space="0" w:color="auto"/>
          </w:divBdr>
        </w:div>
        <w:div w:id="2085443911">
          <w:marLeft w:val="640"/>
          <w:marRight w:val="0"/>
          <w:marTop w:val="0"/>
          <w:marBottom w:val="0"/>
          <w:divBdr>
            <w:top w:val="none" w:sz="0" w:space="0" w:color="auto"/>
            <w:left w:val="none" w:sz="0" w:space="0" w:color="auto"/>
            <w:bottom w:val="none" w:sz="0" w:space="0" w:color="auto"/>
            <w:right w:val="none" w:sz="0" w:space="0" w:color="auto"/>
          </w:divBdr>
        </w:div>
        <w:div w:id="2017613478">
          <w:marLeft w:val="640"/>
          <w:marRight w:val="0"/>
          <w:marTop w:val="0"/>
          <w:marBottom w:val="0"/>
          <w:divBdr>
            <w:top w:val="none" w:sz="0" w:space="0" w:color="auto"/>
            <w:left w:val="none" w:sz="0" w:space="0" w:color="auto"/>
            <w:bottom w:val="none" w:sz="0" w:space="0" w:color="auto"/>
            <w:right w:val="none" w:sz="0" w:space="0" w:color="auto"/>
          </w:divBdr>
        </w:div>
        <w:div w:id="2012564947">
          <w:marLeft w:val="640"/>
          <w:marRight w:val="0"/>
          <w:marTop w:val="0"/>
          <w:marBottom w:val="0"/>
          <w:divBdr>
            <w:top w:val="none" w:sz="0" w:space="0" w:color="auto"/>
            <w:left w:val="none" w:sz="0" w:space="0" w:color="auto"/>
            <w:bottom w:val="none" w:sz="0" w:space="0" w:color="auto"/>
            <w:right w:val="none" w:sz="0" w:space="0" w:color="auto"/>
          </w:divBdr>
        </w:div>
        <w:div w:id="1757823400">
          <w:marLeft w:val="640"/>
          <w:marRight w:val="0"/>
          <w:marTop w:val="0"/>
          <w:marBottom w:val="0"/>
          <w:divBdr>
            <w:top w:val="none" w:sz="0" w:space="0" w:color="auto"/>
            <w:left w:val="none" w:sz="0" w:space="0" w:color="auto"/>
            <w:bottom w:val="none" w:sz="0" w:space="0" w:color="auto"/>
            <w:right w:val="none" w:sz="0" w:space="0" w:color="auto"/>
          </w:divBdr>
        </w:div>
        <w:div w:id="1724526000">
          <w:marLeft w:val="640"/>
          <w:marRight w:val="0"/>
          <w:marTop w:val="0"/>
          <w:marBottom w:val="0"/>
          <w:divBdr>
            <w:top w:val="none" w:sz="0" w:space="0" w:color="auto"/>
            <w:left w:val="none" w:sz="0" w:space="0" w:color="auto"/>
            <w:bottom w:val="none" w:sz="0" w:space="0" w:color="auto"/>
            <w:right w:val="none" w:sz="0" w:space="0" w:color="auto"/>
          </w:divBdr>
        </w:div>
        <w:div w:id="1801219746">
          <w:marLeft w:val="640"/>
          <w:marRight w:val="0"/>
          <w:marTop w:val="0"/>
          <w:marBottom w:val="0"/>
          <w:divBdr>
            <w:top w:val="none" w:sz="0" w:space="0" w:color="auto"/>
            <w:left w:val="none" w:sz="0" w:space="0" w:color="auto"/>
            <w:bottom w:val="none" w:sz="0" w:space="0" w:color="auto"/>
            <w:right w:val="none" w:sz="0" w:space="0" w:color="auto"/>
          </w:divBdr>
        </w:div>
        <w:div w:id="1724013729">
          <w:marLeft w:val="640"/>
          <w:marRight w:val="0"/>
          <w:marTop w:val="0"/>
          <w:marBottom w:val="0"/>
          <w:divBdr>
            <w:top w:val="none" w:sz="0" w:space="0" w:color="auto"/>
            <w:left w:val="none" w:sz="0" w:space="0" w:color="auto"/>
            <w:bottom w:val="none" w:sz="0" w:space="0" w:color="auto"/>
            <w:right w:val="none" w:sz="0" w:space="0" w:color="auto"/>
          </w:divBdr>
        </w:div>
        <w:div w:id="768812047">
          <w:marLeft w:val="640"/>
          <w:marRight w:val="0"/>
          <w:marTop w:val="0"/>
          <w:marBottom w:val="0"/>
          <w:divBdr>
            <w:top w:val="none" w:sz="0" w:space="0" w:color="auto"/>
            <w:left w:val="none" w:sz="0" w:space="0" w:color="auto"/>
            <w:bottom w:val="none" w:sz="0" w:space="0" w:color="auto"/>
            <w:right w:val="none" w:sz="0" w:space="0" w:color="auto"/>
          </w:divBdr>
        </w:div>
        <w:div w:id="129713586">
          <w:marLeft w:val="640"/>
          <w:marRight w:val="0"/>
          <w:marTop w:val="0"/>
          <w:marBottom w:val="0"/>
          <w:divBdr>
            <w:top w:val="none" w:sz="0" w:space="0" w:color="auto"/>
            <w:left w:val="none" w:sz="0" w:space="0" w:color="auto"/>
            <w:bottom w:val="none" w:sz="0" w:space="0" w:color="auto"/>
            <w:right w:val="none" w:sz="0" w:space="0" w:color="auto"/>
          </w:divBdr>
        </w:div>
        <w:div w:id="1945115850">
          <w:marLeft w:val="640"/>
          <w:marRight w:val="0"/>
          <w:marTop w:val="0"/>
          <w:marBottom w:val="0"/>
          <w:divBdr>
            <w:top w:val="none" w:sz="0" w:space="0" w:color="auto"/>
            <w:left w:val="none" w:sz="0" w:space="0" w:color="auto"/>
            <w:bottom w:val="none" w:sz="0" w:space="0" w:color="auto"/>
            <w:right w:val="none" w:sz="0" w:space="0" w:color="auto"/>
          </w:divBdr>
        </w:div>
        <w:div w:id="1420828316">
          <w:marLeft w:val="640"/>
          <w:marRight w:val="0"/>
          <w:marTop w:val="0"/>
          <w:marBottom w:val="0"/>
          <w:divBdr>
            <w:top w:val="none" w:sz="0" w:space="0" w:color="auto"/>
            <w:left w:val="none" w:sz="0" w:space="0" w:color="auto"/>
            <w:bottom w:val="none" w:sz="0" w:space="0" w:color="auto"/>
            <w:right w:val="none" w:sz="0" w:space="0" w:color="auto"/>
          </w:divBdr>
        </w:div>
        <w:div w:id="524053228">
          <w:marLeft w:val="640"/>
          <w:marRight w:val="0"/>
          <w:marTop w:val="0"/>
          <w:marBottom w:val="0"/>
          <w:divBdr>
            <w:top w:val="none" w:sz="0" w:space="0" w:color="auto"/>
            <w:left w:val="none" w:sz="0" w:space="0" w:color="auto"/>
            <w:bottom w:val="none" w:sz="0" w:space="0" w:color="auto"/>
            <w:right w:val="none" w:sz="0" w:space="0" w:color="auto"/>
          </w:divBdr>
        </w:div>
        <w:div w:id="853810263">
          <w:marLeft w:val="640"/>
          <w:marRight w:val="0"/>
          <w:marTop w:val="0"/>
          <w:marBottom w:val="0"/>
          <w:divBdr>
            <w:top w:val="none" w:sz="0" w:space="0" w:color="auto"/>
            <w:left w:val="none" w:sz="0" w:space="0" w:color="auto"/>
            <w:bottom w:val="none" w:sz="0" w:space="0" w:color="auto"/>
            <w:right w:val="none" w:sz="0" w:space="0" w:color="auto"/>
          </w:divBdr>
        </w:div>
        <w:div w:id="1201436350">
          <w:marLeft w:val="640"/>
          <w:marRight w:val="0"/>
          <w:marTop w:val="0"/>
          <w:marBottom w:val="0"/>
          <w:divBdr>
            <w:top w:val="none" w:sz="0" w:space="0" w:color="auto"/>
            <w:left w:val="none" w:sz="0" w:space="0" w:color="auto"/>
            <w:bottom w:val="none" w:sz="0" w:space="0" w:color="auto"/>
            <w:right w:val="none" w:sz="0" w:space="0" w:color="auto"/>
          </w:divBdr>
        </w:div>
        <w:div w:id="2121145154">
          <w:marLeft w:val="640"/>
          <w:marRight w:val="0"/>
          <w:marTop w:val="0"/>
          <w:marBottom w:val="0"/>
          <w:divBdr>
            <w:top w:val="none" w:sz="0" w:space="0" w:color="auto"/>
            <w:left w:val="none" w:sz="0" w:space="0" w:color="auto"/>
            <w:bottom w:val="none" w:sz="0" w:space="0" w:color="auto"/>
            <w:right w:val="none" w:sz="0" w:space="0" w:color="auto"/>
          </w:divBdr>
        </w:div>
        <w:div w:id="986471397">
          <w:marLeft w:val="640"/>
          <w:marRight w:val="0"/>
          <w:marTop w:val="0"/>
          <w:marBottom w:val="0"/>
          <w:divBdr>
            <w:top w:val="none" w:sz="0" w:space="0" w:color="auto"/>
            <w:left w:val="none" w:sz="0" w:space="0" w:color="auto"/>
            <w:bottom w:val="none" w:sz="0" w:space="0" w:color="auto"/>
            <w:right w:val="none" w:sz="0" w:space="0" w:color="auto"/>
          </w:divBdr>
        </w:div>
        <w:div w:id="1023364701">
          <w:marLeft w:val="640"/>
          <w:marRight w:val="0"/>
          <w:marTop w:val="0"/>
          <w:marBottom w:val="0"/>
          <w:divBdr>
            <w:top w:val="none" w:sz="0" w:space="0" w:color="auto"/>
            <w:left w:val="none" w:sz="0" w:space="0" w:color="auto"/>
            <w:bottom w:val="none" w:sz="0" w:space="0" w:color="auto"/>
            <w:right w:val="none" w:sz="0" w:space="0" w:color="auto"/>
          </w:divBdr>
        </w:div>
        <w:div w:id="372464895">
          <w:marLeft w:val="640"/>
          <w:marRight w:val="0"/>
          <w:marTop w:val="0"/>
          <w:marBottom w:val="0"/>
          <w:divBdr>
            <w:top w:val="none" w:sz="0" w:space="0" w:color="auto"/>
            <w:left w:val="none" w:sz="0" w:space="0" w:color="auto"/>
            <w:bottom w:val="none" w:sz="0" w:space="0" w:color="auto"/>
            <w:right w:val="none" w:sz="0" w:space="0" w:color="auto"/>
          </w:divBdr>
        </w:div>
        <w:div w:id="915364430">
          <w:marLeft w:val="640"/>
          <w:marRight w:val="0"/>
          <w:marTop w:val="0"/>
          <w:marBottom w:val="0"/>
          <w:divBdr>
            <w:top w:val="none" w:sz="0" w:space="0" w:color="auto"/>
            <w:left w:val="none" w:sz="0" w:space="0" w:color="auto"/>
            <w:bottom w:val="none" w:sz="0" w:space="0" w:color="auto"/>
            <w:right w:val="none" w:sz="0" w:space="0" w:color="auto"/>
          </w:divBdr>
        </w:div>
        <w:div w:id="1911574123">
          <w:marLeft w:val="640"/>
          <w:marRight w:val="0"/>
          <w:marTop w:val="0"/>
          <w:marBottom w:val="0"/>
          <w:divBdr>
            <w:top w:val="none" w:sz="0" w:space="0" w:color="auto"/>
            <w:left w:val="none" w:sz="0" w:space="0" w:color="auto"/>
            <w:bottom w:val="none" w:sz="0" w:space="0" w:color="auto"/>
            <w:right w:val="none" w:sz="0" w:space="0" w:color="auto"/>
          </w:divBdr>
        </w:div>
        <w:div w:id="642152894">
          <w:marLeft w:val="640"/>
          <w:marRight w:val="0"/>
          <w:marTop w:val="0"/>
          <w:marBottom w:val="0"/>
          <w:divBdr>
            <w:top w:val="none" w:sz="0" w:space="0" w:color="auto"/>
            <w:left w:val="none" w:sz="0" w:space="0" w:color="auto"/>
            <w:bottom w:val="none" w:sz="0" w:space="0" w:color="auto"/>
            <w:right w:val="none" w:sz="0" w:space="0" w:color="auto"/>
          </w:divBdr>
        </w:div>
        <w:div w:id="108398807">
          <w:marLeft w:val="640"/>
          <w:marRight w:val="0"/>
          <w:marTop w:val="0"/>
          <w:marBottom w:val="0"/>
          <w:divBdr>
            <w:top w:val="none" w:sz="0" w:space="0" w:color="auto"/>
            <w:left w:val="none" w:sz="0" w:space="0" w:color="auto"/>
            <w:bottom w:val="none" w:sz="0" w:space="0" w:color="auto"/>
            <w:right w:val="none" w:sz="0" w:space="0" w:color="auto"/>
          </w:divBdr>
        </w:div>
        <w:div w:id="1517231138">
          <w:marLeft w:val="640"/>
          <w:marRight w:val="0"/>
          <w:marTop w:val="0"/>
          <w:marBottom w:val="0"/>
          <w:divBdr>
            <w:top w:val="none" w:sz="0" w:space="0" w:color="auto"/>
            <w:left w:val="none" w:sz="0" w:space="0" w:color="auto"/>
            <w:bottom w:val="none" w:sz="0" w:space="0" w:color="auto"/>
            <w:right w:val="none" w:sz="0" w:space="0" w:color="auto"/>
          </w:divBdr>
        </w:div>
      </w:divsChild>
    </w:div>
    <w:div w:id="403990289">
      <w:marLeft w:val="0"/>
      <w:marRight w:val="0"/>
      <w:marTop w:val="0"/>
      <w:marBottom w:val="0"/>
      <w:divBdr>
        <w:top w:val="none" w:sz="0" w:space="0" w:color="auto"/>
        <w:left w:val="none" w:sz="0" w:space="0" w:color="auto"/>
        <w:bottom w:val="none" w:sz="0" w:space="0" w:color="auto"/>
        <w:right w:val="none" w:sz="0" w:space="0" w:color="auto"/>
      </w:divBdr>
    </w:div>
    <w:div w:id="404843981">
      <w:marLeft w:val="0"/>
      <w:marRight w:val="0"/>
      <w:marTop w:val="0"/>
      <w:marBottom w:val="0"/>
      <w:divBdr>
        <w:top w:val="none" w:sz="0" w:space="0" w:color="auto"/>
        <w:left w:val="none" w:sz="0" w:space="0" w:color="auto"/>
        <w:bottom w:val="none" w:sz="0" w:space="0" w:color="auto"/>
        <w:right w:val="none" w:sz="0" w:space="0" w:color="auto"/>
      </w:divBdr>
    </w:div>
    <w:div w:id="407966219">
      <w:bodyDiv w:val="1"/>
      <w:marLeft w:val="0"/>
      <w:marRight w:val="0"/>
      <w:marTop w:val="0"/>
      <w:marBottom w:val="0"/>
      <w:divBdr>
        <w:top w:val="none" w:sz="0" w:space="0" w:color="auto"/>
        <w:left w:val="none" w:sz="0" w:space="0" w:color="auto"/>
        <w:bottom w:val="none" w:sz="0" w:space="0" w:color="auto"/>
        <w:right w:val="none" w:sz="0" w:space="0" w:color="auto"/>
      </w:divBdr>
      <w:divsChild>
        <w:div w:id="2124298912">
          <w:marLeft w:val="640"/>
          <w:marRight w:val="0"/>
          <w:marTop w:val="0"/>
          <w:marBottom w:val="0"/>
          <w:divBdr>
            <w:top w:val="none" w:sz="0" w:space="0" w:color="auto"/>
            <w:left w:val="none" w:sz="0" w:space="0" w:color="auto"/>
            <w:bottom w:val="none" w:sz="0" w:space="0" w:color="auto"/>
            <w:right w:val="none" w:sz="0" w:space="0" w:color="auto"/>
          </w:divBdr>
        </w:div>
        <w:div w:id="2118717961">
          <w:marLeft w:val="640"/>
          <w:marRight w:val="0"/>
          <w:marTop w:val="0"/>
          <w:marBottom w:val="0"/>
          <w:divBdr>
            <w:top w:val="none" w:sz="0" w:space="0" w:color="auto"/>
            <w:left w:val="none" w:sz="0" w:space="0" w:color="auto"/>
            <w:bottom w:val="none" w:sz="0" w:space="0" w:color="auto"/>
            <w:right w:val="none" w:sz="0" w:space="0" w:color="auto"/>
          </w:divBdr>
        </w:div>
        <w:div w:id="1299066658">
          <w:marLeft w:val="640"/>
          <w:marRight w:val="0"/>
          <w:marTop w:val="0"/>
          <w:marBottom w:val="0"/>
          <w:divBdr>
            <w:top w:val="none" w:sz="0" w:space="0" w:color="auto"/>
            <w:left w:val="none" w:sz="0" w:space="0" w:color="auto"/>
            <w:bottom w:val="none" w:sz="0" w:space="0" w:color="auto"/>
            <w:right w:val="none" w:sz="0" w:space="0" w:color="auto"/>
          </w:divBdr>
        </w:div>
        <w:div w:id="1553888456">
          <w:marLeft w:val="640"/>
          <w:marRight w:val="0"/>
          <w:marTop w:val="0"/>
          <w:marBottom w:val="0"/>
          <w:divBdr>
            <w:top w:val="none" w:sz="0" w:space="0" w:color="auto"/>
            <w:left w:val="none" w:sz="0" w:space="0" w:color="auto"/>
            <w:bottom w:val="none" w:sz="0" w:space="0" w:color="auto"/>
            <w:right w:val="none" w:sz="0" w:space="0" w:color="auto"/>
          </w:divBdr>
        </w:div>
        <w:div w:id="317271612">
          <w:marLeft w:val="640"/>
          <w:marRight w:val="0"/>
          <w:marTop w:val="0"/>
          <w:marBottom w:val="0"/>
          <w:divBdr>
            <w:top w:val="none" w:sz="0" w:space="0" w:color="auto"/>
            <w:left w:val="none" w:sz="0" w:space="0" w:color="auto"/>
            <w:bottom w:val="none" w:sz="0" w:space="0" w:color="auto"/>
            <w:right w:val="none" w:sz="0" w:space="0" w:color="auto"/>
          </w:divBdr>
        </w:div>
        <w:div w:id="871260486">
          <w:marLeft w:val="640"/>
          <w:marRight w:val="0"/>
          <w:marTop w:val="0"/>
          <w:marBottom w:val="0"/>
          <w:divBdr>
            <w:top w:val="none" w:sz="0" w:space="0" w:color="auto"/>
            <w:left w:val="none" w:sz="0" w:space="0" w:color="auto"/>
            <w:bottom w:val="none" w:sz="0" w:space="0" w:color="auto"/>
            <w:right w:val="none" w:sz="0" w:space="0" w:color="auto"/>
          </w:divBdr>
        </w:div>
        <w:div w:id="164630473">
          <w:marLeft w:val="640"/>
          <w:marRight w:val="0"/>
          <w:marTop w:val="0"/>
          <w:marBottom w:val="0"/>
          <w:divBdr>
            <w:top w:val="none" w:sz="0" w:space="0" w:color="auto"/>
            <w:left w:val="none" w:sz="0" w:space="0" w:color="auto"/>
            <w:bottom w:val="none" w:sz="0" w:space="0" w:color="auto"/>
            <w:right w:val="none" w:sz="0" w:space="0" w:color="auto"/>
          </w:divBdr>
        </w:div>
        <w:div w:id="66850697">
          <w:marLeft w:val="640"/>
          <w:marRight w:val="0"/>
          <w:marTop w:val="0"/>
          <w:marBottom w:val="0"/>
          <w:divBdr>
            <w:top w:val="none" w:sz="0" w:space="0" w:color="auto"/>
            <w:left w:val="none" w:sz="0" w:space="0" w:color="auto"/>
            <w:bottom w:val="none" w:sz="0" w:space="0" w:color="auto"/>
            <w:right w:val="none" w:sz="0" w:space="0" w:color="auto"/>
          </w:divBdr>
        </w:div>
        <w:div w:id="1353730257">
          <w:marLeft w:val="640"/>
          <w:marRight w:val="0"/>
          <w:marTop w:val="0"/>
          <w:marBottom w:val="0"/>
          <w:divBdr>
            <w:top w:val="none" w:sz="0" w:space="0" w:color="auto"/>
            <w:left w:val="none" w:sz="0" w:space="0" w:color="auto"/>
            <w:bottom w:val="none" w:sz="0" w:space="0" w:color="auto"/>
            <w:right w:val="none" w:sz="0" w:space="0" w:color="auto"/>
          </w:divBdr>
        </w:div>
        <w:div w:id="1447116424">
          <w:marLeft w:val="640"/>
          <w:marRight w:val="0"/>
          <w:marTop w:val="0"/>
          <w:marBottom w:val="0"/>
          <w:divBdr>
            <w:top w:val="none" w:sz="0" w:space="0" w:color="auto"/>
            <w:left w:val="none" w:sz="0" w:space="0" w:color="auto"/>
            <w:bottom w:val="none" w:sz="0" w:space="0" w:color="auto"/>
            <w:right w:val="none" w:sz="0" w:space="0" w:color="auto"/>
          </w:divBdr>
        </w:div>
        <w:div w:id="606499010">
          <w:marLeft w:val="640"/>
          <w:marRight w:val="0"/>
          <w:marTop w:val="0"/>
          <w:marBottom w:val="0"/>
          <w:divBdr>
            <w:top w:val="none" w:sz="0" w:space="0" w:color="auto"/>
            <w:left w:val="none" w:sz="0" w:space="0" w:color="auto"/>
            <w:bottom w:val="none" w:sz="0" w:space="0" w:color="auto"/>
            <w:right w:val="none" w:sz="0" w:space="0" w:color="auto"/>
          </w:divBdr>
        </w:div>
        <w:div w:id="1789545409">
          <w:marLeft w:val="640"/>
          <w:marRight w:val="0"/>
          <w:marTop w:val="0"/>
          <w:marBottom w:val="0"/>
          <w:divBdr>
            <w:top w:val="none" w:sz="0" w:space="0" w:color="auto"/>
            <w:left w:val="none" w:sz="0" w:space="0" w:color="auto"/>
            <w:bottom w:val="none" w:sz="0" w:space="0" w:color="auto"/>
            <w:right w:val="none" w:sz="0" w:space="0" w:color="auto"/>
          </w:divBdr>
        </w:div>
        <w:div w:id="1756394093">
          <w:marLeft w:val="640"/>
          <w:marRight w:val="0"/>
          <w:marTop w:val="0"/>
          <w:marBottom w:val="0"/>
          <w:divBdr>
            <w:top w:val="none" w:sz="0" w:space="0" w:color="auto"/>
            <w:left w:val="none" w:sz="0" w:space="0" w:color="auto"/>
            <w:bottom w:val="none" w:sz="0" w:space="0" w:color="auto"/>
            <w:right w:val="none" w:sz="0" w:space="0" w:color="auto"/>
          </w:divBdr>
        </w:div>
        <w:div w:id="1402753996">
          <w:marLeft w:val="640"/>
          <w:marRight w:val="0"/>
          <w:marTop w:val="0"/>
          <w:marBottom w:val="0"/>
          <w:divBdr>
            <w:top w:val="none" w:sz="0" w:space="0" w:color="auto"/>
            <w:left w:val="none" w:sz="0" w:space="0" w:color="auto"/>
            <w:bottom w:val="none" w:sz="0" w:space="0" w:color="auto"/>
            <w:right w:val="none" w:sz="0" w:space="0" w:color="auto"/>
          </w:divBdr>
        </w:div>
        <w:div w:id="125587116">
          <w:marLeft w:val="640"/>
          <w:marRight w:val="0"/>
          <w:marTop w:val="0"/>
          <w:marBottom w:val="0"/>
          <w:divBdr>
            <w:top w:val="none" w:sz="0" w:space="0" w:color="auto"/>
            <w:left w:val="none" w:sz="0" w:space="0" w:color="auto"/>
            <w:bottom w:val="none" w:sz="0" w:space="0" w:color="auto"/>
            <w:right w:val="none" w:sz="0" w:space="0" w:color="auto"/>
          </w:divBdr>
        </w:div>
        <w:div w:id="1746606919">
          <w:marLeft w:val="640"/>
          <w:marRight w:val="0"/>
          <w:marTop w:val="0"/>
          <w:marBottom w:val="0"/>
          <w:divBdr>
            <w:top w:val="none" w:sz="0" w:space="0" w:color="auto"/>
            <w:left w:val="none" w:sz="0" w:space="0" w:color="auto"/>
            <w:bottom w:val="none" w:sz="0" w:space="0" w:color="auto"/>
            <w:right w:val="none" w:sz="0" w:space="0" w:color="auto"/>
          </w:divBdr>
        </w:div>
        <w:div w:id="1354266569">
          <w:marLeft w:val="640"/>
          <w:marRight w:val="0"/>
          <w:marTop w:val="0"/>
          <w:marBottom w:val="0"/>
          <w:divBdr>
            <w:top w:val="none" w:sz="0" w:space="0" w:color="auto"/>
            <w:left w:val="none" w:sz="0" w:space="0" w:color="auto"/>
            <w:bottom w:val="none" w:sz="0" w:space="0" w:color="auto"/>
            <w:right w:val="none" w:sz="0" w:space="0" w:color="auto"/>
          </w:divBdr>
        </w:div>
        <w:div w:id="1075660855">
          <w:marLeft w:val="640"/>
          <w:marRight w:val="0"/>
          <w:marTop w:val="0"/>
          <w:marBottom w:val="0"/>
          <w:divBdr>
            <w:top w:val="none" w:sz="0" w:space="0" w:color="auto"/>
            <w:left w:val="none" w:sz="0" w:space="0" w:color="auto"/>
            <w:bottom w:val="none" w:sz="0" w:space="0" w:color="auto"/>
            <w:right w:val="none" w:sz="0" w:space="0" w:color="auto"/>
          </w:divBdr>
        </w:div>
        <w:div w:id="865411021">
          <w:marLeft w:val="640"/>
          <w:marRight w:val="0"/>
          <w:marTop w:val="0"/>
          <w:marBottom w:val="0"/>
          <w:divBdr>
            <w:top w:val="none" w:sz="0" w:space="0" w:color="auto"/>
            <w:left w:val="none" w:sz="0" w:space="0" w:color="auto"/>
            <w:bottom w:val="none" w:sz="0" w:space="0" w:color="auto"/>
            <w:right w:val="none" w:sz="0" w:space="0" w:color="auto"/>
          </w:divBdr>
        </w:div>
        <w:div w:id="1634360007">
          <w:marLeft w:val="640"/>
          <w:marRight w:val="0"/>
          <w:marTop w:val="0"/>
          <w:marBottom w:val="0"/>
          <w:divBdr>
            <w:top w:val="none" w:sz="0" w:space="0" w:color="auto"/>
            <w:left w:val="none" w:sz="0" w:space="0" w:color="auto"/>
            <w:bottom w:val="none" w:sz="0" w:space="0" w:color="auto"/>
            <w:right w:val="none" w:sz="0" w:space="0" w:color="auto"/>
          </w:divBdr>
        </w:div>
        <w:div w:id="1441341091">
          <w:marLeft w:val="640"/>
          <w:marRight w:val="0"/>
          <w:marTop w:val="0"/>
          <w:marBottom w:val="0"/>
          <w:divBdr>
            <w:top w:val="none" w:sz="0" w:space="0" w:color="auto"/>
            <w:left w:val="none" w:sz="0" w:space="0" w:color="auto"/>
            <w:bottom w:val="none" w:sz="0" w:space="0" w:color="auto"/>
            <w:right w:val="none" w:sz="0" w:space="0" w:color="auto"/>
          </w:divBdr>
        </w:div>
        <w:div w:id="1943488568">
          <w:marLeft w:val="640"/>
          <w:marRight w:val="0"/>
          <w:marTop w:val="0"/>
          <w:marBottom w:val="0"/>
          <w:divBdr>
            <w:top w:val="none" w:sz="0" w:space="0" w:color="auto"/>
            <w:left w:val="none" w:sz="0" w:space="0" w:color="auto"/>
            <w:bottom w:val="none" w:sz="0" w:space="0" w:color="auto"/>
            <w:right w:val="none" w:sz="0" w:space="0" w:color="auto"/>
          </w:divBdr>
        </w:div>
        <w:div w:id="1603537614">
          <w:marLeft w:val="640"/>
          <w:marRight w:val="0"/>
          <w:marTop w:val="0"/>
          <w:marBottom w:val="0"/>
          <w:divBdr>
            <w:top w:val="none" w:sz="0" w:space="0" w:color="auto"/>
            <w:left w:val="none" w:sz="0" w:space="0" w:color="auto"/>
            <w:bottom w:val="none" w:sz="0" w:space="0" w:color="auto"/>
            <w:right w:val="none" w:sz="0" w:space="0" w:color="auto"/>
          </w:divBdr>
        </w:div>
        <w:div w:id="838547082">
          <w:marLeft w:val="640"/>
          <w:marRight w:val="0"/>
          <w:marTop w:val="0"/>
          <w:marBottom w:val="0"/>
          <w:divBdr>
            <w:top w:val="none" w:sz="0" w:space="0" w:color="auto"/>
            <w:left w:val="none" w:sz="0" w:space="0" w:color="auto"/>
            <w:bottom w:val="none" w:sz="0" w:space="0" w:color="auto"/>
            <w:right w:val="none" w:sz="0" w:space="0" w:color="auto"/>
          </w:divBdr>
        </w:div>
        <w:div w:id="174537868">
          <w:marLeft w:val="640"/>
          <w:marRight w:val="0"/>
          <w:marTop w:val="0"/>
          <w:marBottom w:val="0"/>
          <w:divBdr>
            <w:top w:val="none" w:sz="0" w:space="0" w:color="auto"/>
            <w:left w:val="none" w:sz="0" w:space="0" w:color="auto"/>
            <w:bottom w:val="none" w:sz="0" w:space="0" w:color="auto"/>
            <w:right w:val="none" w:sz="0" w:space="0" w:color="auto"/>
          </w:divBdr>
        </w:div>
        <w:div w:id="1276401792">
          <w:marLeft w:val="640"/>
          <w:marRight w:val="0"/>
          <w:marTop w:val="0"/>
          <w:marBottom w:val="0"/>
          <w:divBdr>
            <w:top w:val="none" w:sz="0" w:space="0" w:color="auto"/>
            <w:left w:val="none" w:sz="0" w:space="0" w:color="auto"/>
            <w:bottom w:val="none" w:sz="0" w:space="0" w:color="auto"/>
            <w:right w:val="none" w:sz="0" w:space="0" w:color="auto"/>
          </w:divBdr>
        </w:div>
        <w:div w:id="1644503230">
          <w:marLeft w:val="640"/>
          <w:marRight w:val="0"/>
          <w:marTop w:val="0"/>
          <w:marBottom w:val="0"/>
          <w:divBdr>
            <w:top w:val="none" w:sz="0" w:space="0" w:color="auto"/>
            <w:left w:val="none" w:sz="0" w:space="0" w:color="auto"/>
            <w:bottom w:val="none" w:sz="0" w:space="0" w:color="auto"/>
            <w:right w:val="none" w:sz="0" w:space="0" w:color="auto"/>
          </w:divBdr>
        </w:div>
        <w:div w:id="2137330738">
          <w:marLeft w:val="640"/>
          <w:marRight w:val="0"/>
          <w:marTop w:val="0"/>
          <w:marBottom w:val="0"/>
          <w:divBdr>
            <w:top w:val="none" w:sz="0" w:space="0" w:color="auto"/>
            <w:left w:val="none" w:sz="0" w:space="0" w:color="auto"/>
            <w:bottom w:val="none" w:sz="0" w:space="0" w:color="auto"/>
            <w:right w:val="none" w:sz="0" w:space="0" w:color="auto"/>
          </w:divBdr>
        </w:div>
        <w:div w:id="1359043796">
          <w:marLeft w:val="640"/>
          <w:marRight w:val="0"/>
          <w:marTop w:val="0"/>
          <w:marBottom w:val="0"/>
          <w:divBdr>
            <w:top w:val="none" w:sz="0" w:space="0" w:color="auto"/>
            <w:left w:val="none" w:sz="0" w:space="0" w:color="auto"/>
            <w:bottom w:val="none" w:sz="0" w:space="0" w:color="auto"/>
            <w:right w:val="none" w:sz="0" w:space="0" w:color="auto"/>
          </w:divBdr>
        </w:div>
        <w:div w:id="2113739173">
          <w:marLeft w:val="640"/>
          <w:marRight w:val="0"/>
          <w:marTop w:val="0"/>
          <w:marBottom w:val="0"/>
          <w:divBdr>
            <w:top w:val="none" w:sz="0" w:space="0" w:color="auto"/>
            <w:left w:val="none" w:sz="0" w:space="0" w:color="auto"/>
            <w:bottom w:val="none" w:sz="0" w:space="0" w:color="auto"/>
            <w:right w:val="none" w:sz="0" w:space="0" w:color="auto"/>
          </w:divBdr>
        </w:div>
        <w:div w:id="1585409928">
          <w:marLeft w:val="640"/>
          <w:marRight w:val="0"/>
          <w:marTop w:val="0"/>
          <w:marBottom w:val="0"/>
          <w:divBdr>
            <w:top w:val="none" w:sz="0" w:space="0" w:color="auto"/>
            <w:left w:val="none" w:sz="0" w:space="0" w:color="auto"/>
            <w:bottom w:val="none" w:sz="0" w:space="0" w:color="auto"/>
            <w:right w:val="none" w:sz="0" w:space="0" w:color="auto"/>
          </w:divBdr>
        </w:div>
        <w:div w:id="1944874423">
          <w:marLeft w:val="640"/>
          <w:marRight w:val="0"/>
          <w:marTop w:val="0"/>
          <w:marBottom w:val="0"/>
          <w:divBdr>
            <w:top w:val="none" w:sz="0" w:space="0" w:color="auto"/>
            <w:left w:val="none" w:sz="0" w:space="0" w:color="auto"/>
            <w:bottom w:val="none" w:sz="0" w:space="0" w:color="auto"/>
            <w:right w:val="none" w:sz="0" w:space="0" w:color="auto"/>
          </w:divBdr>
        </w:div>
        <w:div w:id="796528217">
          <w:marLeft w:val="640"/>
          <w:marRight w:val="0"/>
          <w:marTop w:val="0"/>
          <w:marBottom w:val="0"/>
          <w:divBdr>
            <w:top w:val="none" w:sz="0" w:space="0" w:color="auto"/>
            <w:left w:val="none" w:sz="0" w:space="0" w:color="auto"/>
            <w:bottom w:val="none" w:sz="0" w:space="0" w:color="auto"/>
            <w:right w:val="none" w:sz="0" w:space="0" w:color="auto"/>
          </w:divBdr>
        </w:div>
        <w:div w:id="300889144">
          <w:marLeft w:val="640"/>
          <w:marRight w:val="0"/>
          <w:marTop w:val="0"/>
          <w:marBottom w:val="0"/>
          <w:divBdr>
            <w:top w:val="none" w:sz="0" w:space="0" w:color="auto"/>
            <w:left w:val="none" w:sz="0" w:space="0" w:color="auto"/>
            <w:bottom w:val="none" w:sz="0" w:space="0" w:color="auto"/>
            <w:right w:val="none" w:sz="0" w:space="0" w:color="auto"/>
          </w:divBdr>
        </w:div>
        <w:div w:id="1786580786">
          <w:marLeft w:val="640"/>
          <w:marRight w:val="0"/>
          <w:marTop w:val="0"/>
          <w:marBottom w:val="0"/>
          <w:divBdr>
            <w:top w:val="none" w:sz="0" w:space="0" w:color="auto"/>
            <w:left w:val="none" w:sz="0" w:space="0" w:color="auto"/>
            <w:bottom w:val="none" w:sz="0" w:space="0" w:color="auto"/>
            <w:right w:val="none" w:sz="0" w:space="0" w:color="auto"/>
          </w:divBdr>
        </w:div>
        <w:div w:id="1888176888">
          <w:marLeft w:val="640"/>
          <w:marRight w:val="0"/>
          <w:marTop w:val="0"/>
          <w:marBottom w:val="0"/>
          <w:divBdr>
            <w:top w:val="none" w:sz="0" w:space="0" w:color="auto"/>
            <w:left w:val="none" w:sz="0" w:space="0" w:color="auto"/>
            <w:bottom w:val="none" w:sz="0" w:space="0" w:color="auto"/>
            <w:right w:val="none" w:sz="0" w:space="0" w:color="auto"/>
          </w:divBdr>
        </w:div>
        <w:div w:id="510266500">
          <w:marLeft w:val="640"/>
          <w:marRight w:val="0"/>
          <w:marTop w:val="0"/>
          <w:marBottom w:val="0"/>
          <w:divBdr>
            <w:top w:val="none" w:sz="0" w:space="0" w:color="auto"/>
            <w:left w:val="none" w:sz="0" w:space="0" w:color="auto"/>
            <w:bottom w:val="none" w:sz="0" w:space="0" w:color="auto"/>
            <w:right w:val="none" w:sz="0" w:space="0" w:color="auto"/>
          </w:divBdr>
        </w:div>
        <w:div w:id="2092585295">
          <w:marLeft w:val="640"/>
          <w:marRight w:val="0"/>
          <w:marTop w:val="0"/>
          <w:marBottom w:val="0"/>
          <w:divBdr>
            <w:top w:val="none" w:sz="0" w:space="0" w:color="auto"/>
            <w:left w:val="none" w:sz="0" w:space="0" w:color="auto"/>
            <w:bottom w:val="none" w:sz="0" w:space="0" w:color="auto"/>
            <w:right w:val="none" w:sz="0" w:space="0" w:color="auto"/>
          </w:divBdr>
        </w:div>
        <w:div w:id="1194002652">
          <w:marLeft w:val="640"/>
          <w:marRight w:val="0"/>
          <w:marTop w:val="0"/>
          <w:marBottom w:val="0"/>
          <w:divBdr>
            <w:top w:val="none" w:sz="0" w:space="0" w:color="auto"/>
            <w:left w:val="none" w:sz="0" w:space="0" w:color="auto"/>
            <w:bottom w:val="none" w:sz="0" w:space="0" w:color="auto"/>
            <w:right w:val="none" w:sz="0" w:space="0" w:color="auto"/>
          </w:divBdr>
        </w:div>
        <w:div w:id="590628755">
          <w:marLeft w:val="640"/>
          <w:marRight w:val="0"/>
          <w:marTop w:val="0"/>
          <w:marBottom w:val="0"/>
          <w:divBdr>
            <w:top w:val="none" w:sz="0" w:space="0" w:color="auto"/>
            <w:left w:val="none" w:sz="0" w:space="0" w:color="auto"/>
            <w:bottom w:val="none" w:sz="0" w:space="0" w:color="auto"/>
            <w:right w:val="none" w:sz="0" w:space="0" w:color="auto"/>
          </w:divBdr>
        </w:div>
        <w:div w:id="862985417">
          <w:marLeft w:val="640"/>
          <w:marRight w:val="0"/>
          <w:marTop w:val="0"/>
          <w:marBottom w:val="0"/>
          <w:divBdr>
            <w:top w:val="none" w:sz="0" w:space="0" w:color="auto"/>
            <w:left w:val="none" w:sz="0" w:space="0" w:color="auto"/>
            <w:bottom w:val="none" w:sz="0" w:space="0" w:color="auto"/>
            <w:right w:val="none" w:sz="0" w:space="0" w:color="auto"/>
          </w:divBdr>
        </w:div>
        <w:div w:id="1309944414">
          <w:marLeft w:val="640"/>
          <w:marRight w:val="0"/>
          <w:marTop w:val="0"/>
          <w:marBottom w:val="0"/>
          <w:divBdr>
            <w:top w:val="none" w:sz="0" w:space="0" w:color="auto"/>
            <w:left w:val="none" w:sz="0" w:space="0" w:color="auto"/>
            <w:bottom w:val="none" w:sz="0" w:space="0" w:color="auto"/>
            <w:right w:val="none" w:sz="0" w:space="0" w:color="auto"/>
          </w:divBdr>
        </w:div>
        <w:div w:id="18355089">
          <w:marLeft w:val="640"/>
          <w:marRight w:val="0"/>
          <w:marTop w:val="0"/>
          <w:marBottom w:val="0"/>
          <w:divBdr>
            <w:top w:val="none" w:sz="0" w:space="0" w:color="auto"/>
            <w:left w:val="none" w:sz="0" w:space="0" w:color="auto"/>
            <w:bottom w:val="none" w:sz="0" w:space="0" w:color="auto"/>
            <w:right w:val="none" w:sz="0" w:space="0" w:color="auto"/>
          </w:divBdr>
        </w:div>
        <w:div w:id="1554541018">
          <w:marLeft w:val="640"/>
          <w:marRight w:val="0"/>
          <w:marTop w:val="0"/>
          <w:marBottom w:val="0"/>
          <w:divBdr>
            <w:top w:val="none" w:sz="0" w:space="0" w:color="auto"/>
            <w:left w:val="none" w:sz="0" w:space="0" w:color="auto"/>
            <w:bottom w:val="none" w:sz="0" w:space="0" w:color="auto"/>
            <w:right w:val="none" w:sz="0" w:space="0" w:color="auto"/>
          </w:divBdr>
        </w:div>
        <w:div w:id="1465540071">
          <w:marLeft w:val="640"/>
          <w:marRight w:val="0"/>
          <w:marTop w:val="0"/>
          <w:marBottom w:val="0"/>
          <w:divBdr>
            <w:top w:val="none" w:sz="0" w:space="0" w:color="auto"/>
            <w:left w:val="none" w:sz="0" w:space="0" w:color="auto"/>
            <w:bottom w:val="none" w:sz="0" w:space="0" w:color="auto"/>
            <w:right w:val="none" w:sz="0" w:space="0" w:color="auto"/>
          </w:divBdr>
        </w:div>
        <w:div w:id="336885973">
          <w:marLeft w:val="640"/>
          <w:marRight w:val="0"/>
          <w:marTop w:val="0"/>
          <w:marBottom w:val="0"/>
          <w:divBdr>
            <w:top w:val="none" w:sz="0" w:space="0" w:color="auto"/>
            <w:left w:val="none" w:sz="0" w:space="0" w:color="auto"/>
            <w:bottom w:val="none" w:sz="0" w:space="0" w:color="auto"/>
            <w:right w:val="none" w:sz="0" w:space="0" w:color="auto"/>
          </w:divBdr>
        </w:div>
        <w:div w:id="1897429636">
          <w:marLeft w:val="640"/>
          <w:marRight w:val="0"/>
          <w:marTop w:val="0"/>
          <w:marBottom w:val="0"/>
          <w:divBdr>
            <w:top w:val="none" w:sz="0" w:space="0" w:color="auto"/>
            <w:left w:val="none" w:sz="0" w:space="0" w:color="auto"/>
            <w:bottom w:val="none" w:sz="0" w:space="0" w:color="auto"/>
            <w:right w:val="none" w:sz="0" w:space="0" w:color="auto"/>
          </w:divBdr>
        </w:div>
        <w:div w:id="847645642">
          <w:marLeft w:val="640"/>
          <w:marRight w:val="0"/>
          <w:marTop w:val="0"/>
          <w:marBottom w:val="0"/>
          <w:divBdr>
            <w:top w:val="none" w:sz="0" w:space="0" w:color="auto"/>
            <w:left w:val="none" w:sz="0" w:space="0" w:color="auto"/>
            <w:bottom w:val="none" w:sz="0" w:space="0" w:color="auto"/>
            <w:right w:val="none" w:sz="0" w:space="0" w:color="auto"/>
          </w:divBdr>
        </w:div>
      </w:divsChild>
    </w:div>
    <w:div w:id="408384973">
      <w:marLeft w:val="0"/>
      <w:marRight w:val="0"/>
      <w:marTop w:val="0"/>
      <w:marBottom w:val="0"/>
      <w:divBdr>
        <w:top w:val="none" w:sz="0" w:space="0" w:color="auto"/>
        <w:left w:val="none" w:sz="0" w:space="0" w:color="auto"/>
        <w:bottom w:val="none" w:sz="0" w:space="0" w:color="auto"/>
        <w:right w:val="none" w:sz="0" w:space="0" w:color="auto"/>
      </w:divBdr>
    </w:div>
    <w:div w:id="408431281">
      <w:bodyDiv w:val="1"/>
      <w:marLeft w:val="0"/>
      <w:marRight w:val="0"/>
      <w:marTop w:val="0"/>
      <w:marBottom w:val="0"/>
      <w:divBdr>
        <w:top w:val="none" w:sz="0" w:space="0" w:color="auto"/>
        <w:left w:val="none" w:sz="0" w:space="0" w:color="auto"/>
        <w:bottom w:val="none" w:sz="0" w:space="0" w:color="auto"/>
        <w:right w:val="none" w:sz="0" w:space="0" w:color="auto"/>
      </w:divBdr>
      <w:divsChild>
        <w:div w:id="1162236587">
          <w:marLeft w:val="640"/>
          <w:marRight w:val="0"/>
          <w:marTop w:val="0"/>
          <w:marBottom w:val="0"/>
          <w:divBdr>
            <w:top w:val="none" w:sz="0" w:space="0" w:color="auto"/>
            <w:left w:val="none" w:sz="0" w:space="0" w:color="auto"/>
            <w:bottom w:val="none" w:sz="0" w:space="0" w:color="auto"/>
            <w:right w:val="none" w:sz="0" w:space="0" w:color="auto"/>
          </w:divBdr>
        </w:div>
        <w:div w:id="1559508890">
          <w:marLeft w:val="640"/>
          <w:marRight w:val="0"/>
          <w:marTop w:val="0"/>
          <w:marBottom w:val="0"/>
          <w:divBdr>
            <w:top w:val="none" w:sz="0" w:space="0" w:color="auto"/>
            <w:left w:val="none" w:sz="0" w:space="0" w:color="auto"/>
            <w:bottom w:val="none" w:sz="0" w:space="0" w:color="auto"/>
            <w:right w:val="none" w:sz="0" w:space="0" w:color="auto"/>
          </w:divBdr>
        </w:div>
        <w:div w:id="99422875">
          <w:marLeft w:val="640"/>
          <w:marRight w:val="0"/>
          <w:marTop w:val="0"/>
          <w:marBottom w:val="0"/>
          <w:divBdr>
            <w:top w:val="none" w:sz="0" w:space="0" w:color="auto"/>
            <w:left w:val="none" w:sz="0" w:space="0" w:color="auto"/>
            <w:bottom w:val="none" w:sz="0" w:space="0" w:color="auto"/>
            <w:right w:val="none" w:sz="0" w:space="0" w:color="auto"/>
          </w:divBdr>
        </w:div>
        <w:div w:id="883567903">
          <w:marLeft w:val="640"/>
          <w:marRight w:val="0"/>
          <w:marTop w:val="0"/>
          <w:marBottom w:val="0"/>
          <w:divBdr>
            <w:top w:val="none" w:sz="0" w:space="0" w:color="auto"/>
            <w:left w:val="none" w:sz="0" w:space="0" w:color="auto"/>
            <w:bottom w:val="none" w:sz="0" w:space="0" w:color="auto"/>
            <w:right w:val="none" w:sz="0" w:space="0" w:color="auto"/>
          </w:divBdr>
        </w:div>
        <w:div w:id="602302320">
          <w:marLeft w:val="640"/>
          <w:marRight w:val="0"/>
          <w:marTop w:val="0"/>
          <w:marBottom w:val="0"/>
          <w:divBdr>
            <w:top w:val="none" w:sz="0" w:space="0" w:color="auto"/>
            <w:left w:val="none" w:sz="0" w:space="0" w:color="auto"/>
            <w:bottom w:val="none" w:sz="0" w:space="0" w:color="auto"/>
            <w:right w:val="none" w:sz="0" w:space="0" w:color="auto"/>
          </w:divBdr>
        </w:div>
        <w:div w:id="595482476">
          <w:marLeft w:val="640"/>
          <w:marRight w:val="0"/>
          <w:marTop w:val="0"/>
          <w:marBottom w:val="0"/>
          <w:divBdr>
            <w:top w:val="none" w:sz="0" w:space="0" w:color="auto"/>
            <w:left w:val="none" w:sz="0" w:space="0" w:color="auto"/>
            <w:bottom w:val="none" w:sz="0" w:space="0" w:color="auto"/>
            <w:right w:val="none" w:sz="0" w:space="0" w:color="auto"/>
          </w:divBdr>
        </w:div>
        <w:div w:id="1859149815">
          <w:marLeft w:val="640"/>
          <w:marRight w:val="0"/>
          <w:marTop w:val="0"/>
          <w:marBottom w:val="0"/>
          <w:divBdr>
            <w:top w:val="none" w:sz="0" w:space="0" w:color="auto"/>
            <w:left w:val="none" w:sz="0" w:space="0" w:color="auto"/>
            <w:bottom w:val="none" w:sz="0" w:space="0" w:color="auto"/>
            <w:right w:val="none" w:sz="0" w:space="0" w:color="auto"/>
          </w:divBdr>
        </w:div>
        <w:div w:id="1113398415">
          <w:marLeft w:val="640"/>
          <w:marRight w:val="0"/>
          <w:marTop w:val="0"/>
          <w:marBottom w:val="0"/>
          <w:divBdr>
            <w:top w:val="none" w:sz="0" w:space="0" w:color="auto"/>
            <w:left w:val="none" w:sz="0" w:space="0" w:color="auto"/>
            <w:bottom w:val="none" w:sz="0" w:space="0" w:color="auto"/>
            <w:right w:val="none" w:sz="0" w:space="0" w:color="auto"/>
          </w:divBdr>
        </w:div>
        <w:div w:id="208421044">
          <w:marLeft w:val="640"/>
          <w:marRight w:val="0"/>
          <w:marTop w:val="0"/>
          <w:marBottom w:val="0"/>
          <w:divBdr>
            <w:top w:val="none" w:sz="0" w:space="0" w:color="auto"/>
            <w:left w:val="none" w:sz="0" w:space="0" w:color="auto"/>
            <w:bottom w:val="none" w:sz="0" w:space="0" w:color="auto"/>
            <w:right w:val="none" w:sz="0" w:space="0" w:color="auto"/>
          </w:divBdr>
        </w:div>
        <w:div w:id="429281687">
          <w:marLeft w:val="640"/>
          <w:marRight w:val="0"/>
          <w:marTop w:val="0"/>
          <w:marBottom w:val="0"/>
          <w:divBdr>
            <w:top w:val="none" w:sz="0" w:space="0" w:color="auto"/>
            <w:left w:val="none" w:sz="0" w:space="0" w:color="auto"/>
            <w:bottom w:val="none" w:sz="0" w:space="0" w:color="auto"/>
            <w:right w:val="none" w:sz="0" w:space="0" w:color="auto"/>
          </w:divBdr>
        </w:div>
        <w:div w:id="562646863">
          <w:marLeft w:val="640"/>
          <w:marRight w:val="0"/>
          <w:marTop w:val="0"/>
          <w:marBottom w:val="0"/>
          <w:divBdr>
            <w:top w:val="none" w:sz="0" w:space="0" w:color="auto"/>
            <w:left w:val="none" w:sz="0" w:space="0" w:color="auto"/>
            <w:bottom w:val="none" w:sz="0" w:space="0" w:color="auto"/>
            <w:right w:val="none" w:sz="0" w:space="0" w:color="auto"/>
          </w:divBdr>
        </w:div>
        <w:div w:id="1142700898">
          <w:marLeft w:val="640"/>
          <w:marRight w:val="0"/>
          <w:marTop w:val="0"/>
          <w:marBottom w:val="0"/>
          <w:divBdr>
            <w:top w:val="none" w:sz="0" w:space="0" w:color="auto"/>
            <w:left w:val="none" w:sz="0" w:space="0" w:color="auto"/>
            <w:bottom w:val="none" w:sz="0" w:space="0" w:color="auto"/>
            <w:right w:val="none" w:sz="0" w:space="0" w:color="auto"/>
          </w:divBdr>
        </w:div>
        <w:div w:id="1785340311">
          <w:marLeft w:val="640"/>
          <w:marRight w:val="0"/>
          <w:marTop w:val="0"/>
          <w:marBottom w:val="0"/>
          <w:divBdr>
            <w:top w:val="none" w:sz="0" w:space="0" w:color="auto"/>
            <w:left w:val="none" w:sz="0" w:space="0" w:color="auto"/>
            <w:bottom w:val="none" w:sz="0" w:space="0" w:color="auto"/>
            <w:right w:val="none" w:sz="0" w:space="0" w:color="auto"/>
          </w:divBdr>
        </w:div>
        <w:div w:id="39402090">
          <w:marLeft w:val="640"/>
          <w:marRight w:val="0"/>
          <w:marTop w:val="0"/>
          <w:marBottom w:val="0"/>
          <w:divBdr>
            <w:top w:val="none" w:sz="0" w:space="0" w:color="auto"/>
            <w:left w:val="none" w:sz="0" w:space="0" w:color="auto"/>
            <w:bottom w:val="none" w:sz="0" w:space="0" w:color="auto"/>
            <w:right w:val="none" w:sz="0" w:space="0" w:color="auto"/>
          </w:divBdr>
        </w:div>
        <w:div w:id="147596950">
          <w:marLeft w:val="640"/>
          <w:marRight w:val="0"/>
          <w:marTop w:val="0"/>
          <w:marBottom w:val="0"/>
          <w:divBdr>
            <w:top w:val="none" w:sz="0" w:space="0" w:color="auto"/>
            <w:left w:val="none" w:sz="0" w:space="0" w:color="auto"/>
            <w:bottom w:val="none" w:sz="0" w:space="0" w:color="auto"/>
            <w:right w:val="none" w:sz="0" w:space="0" w:color="auto"/>
          </w:divBdr>
        </w:div>
        <w:div w:id="1198616415">
          <w:marLeft w:val="640"/>
          <w:marRight w:val="0"/>
          <w:marTop w:val="0"/>
          <w:marBottom w:val="0"/>
          <w:divBdr>
            <w:top w:val="none" w:sz="0" w:space="0" w:color="auto"/>
            <w:left w:val="none" w:sz="0" w:space="0" w:color="auto"/>
            <w:bottom w:val="none" w:sz="0" w:space="0" w:color="auto"/>
            <w:right w:val="none" w:sz="0" w:space="0" w:color="auto"/>
          </w:divBdr>
        </w:div>
        <w:div w:id="76709073">
          <w:marLeft w:val="640"/>
          <w:marRight w:val="0"/>
          <w:marTop w:val="0"/>
          <w:marBottom w:val="0"/>
          <w:divBdr>
            <w:top w:val="none" w:sz="0" w:space="0" w:color="auto"/>
            <w:left w:val="none" w:sz="0" w:space="0" w:color="auto"/>
            <w:bottom w:val="none" w:sz="0" w:space="0" w:color="auto"/>
            <w:right w:val="none" w:sz="0" w:space="0" w:color="auto"/>
          </w:divBdr>
        </w:div>
        <w:div w:id="1991012584">
          <w:marLeft w:val="640"/>
          <w:marRight w:val="0"/>
          <w:marTop w:val="0"/>
          <w:marBottom w:val="0"/>
          <w:divBdr>
            <w:top w:val="none" w:sz="0" w:space="0" w:color="auto"/>
            <w:left w:val="none" w:sz="0" w:space="0" w:color="auto"/>
            <w:bottom w:val="none" w:sz="0" w:space="0" w:color="auto"/>
            <w:right w:val="none" w:sz="0" w:space="0" w:color="auto"/>
          </w:divBdr>
        </w:div>
        <w:div w:id="1837529091">
          <w:marLeft w:val="640"/>
          <w:marRight w:val="0"/>
          <w:marTop w:val="0"/>
          <w:marBottom w:val="0"/>
          <w:divBdr>
            <w:top w:val="none" w:sz="0" w:space="0" w:color="auto"/>
            <w:left w:val="none" w:sz="0" w:space="0" w:color="auto"/>
            <w:bottom w:val="none" w:sz="0" w:space="0" w:color="auto"/>
            <w:right w:val="none" w:sz="0" w:space="0" w:color="auto"/>
          </w:divBdr>
        </w:div>
        <w:div w:id="909850288">
          <w:marLeft w:val="640"/>
          <w:marRight w:val="0"/>
          <w:marTop w:val="0"/>
          <w:marBottom w:val="0"/>
          <w:divBdr>
            <w:top w:val="none" w:sz="0" w:space="0" w:color="auto"/>
            <w:left w:val="none" w:sz="0" w:space="0" w:color="auto"/>
            <w:bottom w:val="none" w:sz="0" w:space="0" w:color="auto"/>
            <w:right w:val="none" w:sz="0" w:space="0" w:color="auto"/>
          </w:divBdr>
        </w:div>
        <w:div w:id="1535580003">
          <w:marLeft w:val="640"/>
          <w:marRight w:val="0"/>
          <w:marTop w:val="0"/>
          <w:marBottom w:val="0"/>
          <w:divBdr>
            <w:top w:val="none" w:sz="0" w:space="0" w:color="auto"/>
            <w:left w:val="none" w:sz="0" w:space="0" w:color="auto"/>
            <w:bottom w:val="none" w:sz="0" w:space="0" w:color="auto"/>
            <w:right w:val="none" w:sz="0" w:space="0" w:color="auto"/>
          </w:divBdr>
        </w:div>
        <w:div w:id="713697359">
          <w:marLeft w:val="640"/>
          <w:marRight w:val="0"/>
          <w:marTop w:val="0"/>
          <w:marBottom w:val="0"/>
          <w:divBdr>
            <w:top w:val="none" w:sz="0" w:space="0" w:color="auto"/>
            <w:left w:val="none" w:sz="0" w:space="0" w:color="auto"/>
            <w:bottom w:val="none" w:sz="0" w:space="0" w:color="auto"/>
            <w:right w:val="none" w:sz="0" w:space="0" w:color="auto"/>
          </w:divBdr>
        </w:div>
        <w:div w:id="654257400">
          <w:marLeft w:val="640"/>
          <w:marRight w:val="0"/>
          <w:marTop w:val="0"/>
          <w:marBottom w:val="0"/>
          <w:divBdr>
            <w:top w:val="none" w:sz="0" w:space="0" w:color="auto"/>
            <w:left w:val="none" w:sz="0" w:space="0" w:color="auto"/>
            <w:bottom w:val="none" w:sz="0" w:space="0" w:color="auto"/>
            <w:right w:val="none" w:sz="0" w:space="0" w:color="auto"/>
          </w:divBdr>
        </w:div>
        <w:div w:id="1439519497">
          <w:marLeft w:val="640"/>
          <w:marRight w:val="0"/>
          <w:marTop w:val="0"/>
          <w:marBottom w:val="0"/>
          <w:divBdr>
            <w:top w:val="none" w:sz="0" w:space="0" w:color="auto"/>
            <w:left w:val="none" w:sz="0" w:space="0" w:color="auto"/>
            <w:bottom w:val="none" w:sz="0" w:space="0" w:color="auto"/>
            <w:right w:val="none" w:sz="0" w:space="0" w:color="auto"/>
          </w:divBdr>
        </w:div>
        <w:div w:id="800924766">
          <w:marLeft w:val="640"/>
          <w:marRight w:val="0"/>
          <w:marTop w:val="0"/>
          <w:marBottom w:val="0"/>
          <w:divBdr>
            <w:top w:val="none" w:sz="0" w:space="0" w:color="auto"/>
            <w:left w:val="none" w:sz="0" w:space="0" w:color="auto"/>
            <w:bottom w:val="none" w:sz="0" w:space="0" w:color="auto"/>
            <w:right w:val="none" w:sz="0" w:space="0" w:color="auto"/>
          </w:divBdr>
        </w:div>
        <w:div w:id="1137453858">
          <w:marLeft w:val="640"/>
          <w:marRight w:val="0"/>
          <w:marTop w:val="0"/>
          <w:marBottom w:val="0"/>
          <w:divBdr>
            <w:top w:val="none" w:sz="0" w:space="0" w:color="auto"/>
            <w:left w:val="none" w:sz="0" w:space="0" w:color="auto"/>
            <w:bottom w:val="none" w:sz="0" w:space="0" w:color="auto"/>
            <w:right w:val="none" w:sz="0" w:space="0" w:color="auto"/>
          </w:divBdr>
        </w:div>
        <w:div w:id="301544510">
          <w:marLeft w:val="640"/>
          <w:marRight w:val="0"/>
          <w:marTop w:val="0"/>
          <w:marBottom w:val="0"/>
          <w:divBdr>
            <w:top w:val="none" w:sz="0" w:space="0" w:color="auto"/>
            <w:left w:val="none" w:sz="0" w:space="0" w:color="auto"/>
            <w:bottom w:val="none" w:sz="0" w:space="0" w:color="auto"/>
            <w:right w:val="none" w:sz="0" w:space="0" w:color="auto"/>
          </w:divBdr>
        </w:div>
        <w:div w:id="1614939535">
          <w:marLeft w:val="640"/>
          <w:marRight w:val="0"/>
          <w:marTop w:val="0"/>
          <w:marBottom w:val="0"/>
          <w:divBdr>
            <w:top w:val="none" w:sz="0" w:space="0" w:color="auto"/>
            <w:left w:val="none" w:sz="0" w:space="0" w:color="auto"/>
            <w:bottom w:val="none" w:sz="0" w:space="0" w:color="auto"/>
            <w:right w:val="none" w:sz="0" w:space="0" w:color="auto"/>
          </w:divBdr>
        </w:div>
        <w:div w:id="556863444">
          <w:marLeft w:val="640"/>
          <w:marRight w:val="0"/>
          <w:marTop w:val="0"/>
          <w:marBottom w:val="0"/>
          <w:divBdr>
            <w:top w:val="none" w:sz="0" w:space="0" w:color="auto"/>
            <w:left w:val="none" w:sz="0" w:space="0" w:color="auto"/>
            <w:bottom w:val="none" w:sz="0" w:space="0" w:color="auto"/>
            <w:right w:val="none" w:sz="0" w:space="0" w:color="auto"/>
          </w:divBdr>
        </w:div>
        <w:div w:id="764424411">
          <w:marLeft w:val="640"/>
          <w:marRight w:val="0"/>
          <w:marTop w:val="0"/>
          <w:marBottom w:val="0"/>
          <w:divBdr>
            <w:top w:val="none" w:sz="0" w:space="0" w:color="auto"/>
            <w:left w:val="none" w:sz="0" w:space="0" w:color="auto"/>
            <w:bottom w:val="none" w:sz="0" w:space="0" w:color="auto"/>
            <w:right w:val="none" w:sz="0" w:space="0" w:color="auto"/>
          </w:divBdr>
        </w:div>
        <w:div w:id="486674027">
          <w:marLeft w:val="640"/>
          <w:marRight w:val="0"/>
          <w:marTop w:val="0"/>
          <w:marBottom w:val="0"/>
          <w:divBdr>
            <w:top w:val="none" w:sz="0" w:space="0" w:color="auto"/>
            <w:left w:val="none" w:sz="0" w:space="0" w:color="auto"/>
            <w:bottom w:val="none" w:sz="0" w:space="0" w:color="auto"/>
            <w:right w:val="none" w:sz="0" w:space="0" w:color="auto"/>
          </w:divBdr>
        </w:div>
        <w:div w:id="1206065481">
          <w:marLeft w:val="640"/>
          <w:marRight w:val="0"/>
          <w:marTop w:val="0"/>
          <w:marBottom w:val="0"/>
          <w:divBdr>
            <w:top w:val="none" w:sz="0" w:space="0" w:color="auto"/>
            <w:left w:val="none" w:sz="0" w:space="0" w:color="auto"/>
            <w:bottom w:val="none" w:sz="0" w:space="0" w:color="auto"/>
            <w:right w:val="none" w:sz="0" w:space="0" w:color="auto"/>
          </w:divBdr>
        </w:div>
        <w:div w:id="293409335">
          <w:marLeft w:val="640"/>
          <w:marRight w:val="0"/>
          <w:marTop w:val="0"/>
          <w:marBottom w:val="0"/>
          <w:divBdr>
            <w:top w:val="none" w:sz="0" w:space="0" w:color="auto"/>
            <w:left w:val="none" w:sz="0" w:space="0" w:color="auto"/>
            <w:bottom w:val="none" w:sz="0" w:space="0" w:color="auto"/>
            <w:right w:val="none" w:sz="0" w:space="0" w:color="auto"/>
          </w:divBdr>
        </w:div>
        <w:div w:id="783230940">
          <w:marLeft w:val="640"/>
          <w:marRight w:val="0"/>
          <w:marTop w:val="0"/>
          <w:marBottom w:val="0"/>
          <w:divBdr>
            <w:top w:val="none" w:sz="0" w:space="0" w:color="auto"/>
            <w:left w:val="none" w:sz="0" w:space="0" w:color="auto"/>
            <w:bottom w:val="none" w:sz="0" w:space="0" w:color="auto"/>
            <w:right w:val="none" w:sz="0" w:space="0" w:color="auto"/>
          </w:divBdr>
        </w:div>
        <w:div w:id="1486430776">
          <w:marLeft w:val="640"/>
          <w:marRight w:val="0"/>
          <w:marTop w:val="0"/>
          <w:marBottom w:val="0"/>
          <w:divBdr>
            <w:top w:val="none" w:sz="0" w:space="0" w:color="auto"/>
            <w:left w:val="none" w:sz="0" w:space="0" w:color="auto"/>
            <w:bottom w:val="none" w:sz="0" w:space="0" w:color="auto"/>
            <w:right w:val="none" w:sz="0" w:space="0" w:color="auto"/>
          </w:divBdr>
        </w:div>
        <w:div w:id="23294909">
          <w:marLeft w:val="640"/>
          <w:marRight w:val="0"/>
          <w:marTop w:val="0"/>
          <w:marBottom w:val="0"/>
          <w:divBdr>
            <w:top w:val="none" w:sz="0" w:space="0" w:color="auto"/>
            <w:left w:val="none" w:sz="0" w:space="0" w:color="auto"/>
            <w:bottom w:val="none" w:sz="0" w:space="0" w:color="auto"/>
            <w:right w:val="none" w:sz="0" w:space="0" w:color="auto"/>
          </w:divBdr>
        </w:div>
        <w:div w:id="276916828">
          <w:marLeft w:val="640"/>
          <w:marRight w:val="0"/>
          <w:marTop w:val="0"/>
          <w:marBottom w:val="0"/>
          <w:divBdr>
            <w:top w:val="none" w:sz="0" w:space="0" w:color="auto"/>
            <w:left w:val="none" w:sz="0" w:space="0" w:color="auto"/>
            <w:bottom w:val="none" w:sz="0" w:space="0" w:color="auto"/>
            <w:right w:val="none" w:sz="0" w:space="0" w:color="auto"/>
          </w:divBdr>
        </w:div>
        <w:div w:id="1982613053">
          <w:marLeft w:val="640"/>
          <w:marRight w:val="0"/>
          <w:marTop w:val="0"/>
          <w:marBottom w:val="0"/>
          <w:divBdr>
            <w:top w:val="none" w:sz="0" w:space="0" w:color="auto"/>
            <w:left w:val="none" w:sz="0" w:space="0" w:color="auto"/>
            <w:bottom w:val="none" w:sz="0" w:space="0" w:color="auto"/>
            <w:right w:val="none" w:sz="0" w:space="0" w:color="auto"/>
          </w:divBdr>
        </w:div>
        <w:div w:id="1615137830">
          <w:marLeft w:val="640"/>
          <w:marRight w:val="0"/>
          <w:marTop w:val="0"/>
          <w:marBottom w:val="0"/>
          <w:divBdr>
            <w:top w:val="none" w:sz="0" w:space="0" w:color="auto"/>
            <w:left w:val="none" w:sz="0" w:space="0" w:color="auto"/>
            <w:bottom w:val="none" w:sz="0" w:space="0" w:color="auto"/>
            <w:right w:val="none" w:sz="0" w:space="0" w:color="auto"/>
          </w:divBdr>
        </w:div>
        <w:div w:id="1638337484">
          <w:marLeft w:val="640"/>
          <w:marRight w:val="0"/>
          <w:marTop w:val="0"/>
          <w:marBottom w:val="0"/>
          <w:divBdr>
            <w:top w:val="none" w:sz="0" w:space="0" w:color="auto"/>
            <w:left w:val="none" w:sz="0" w:space="0" w:color="auto"/>
            <w:bottom w:val="none" w:sz="0" w:space="0" w:color="auto"/>
            <w:right w:val="none" w:sz="0" w:space="0" w:color="auto"/>
          </w:divBdr>
        </w:div>
        <w:div w:id="267812643">
          <w:marLeft w:val="640"/>
          <w:marRight w:val="0"/>
          <w:marTop w:val="0"/>
          <w:marBottom w:val="0"/>
          <w:divBdr>
            <w:top w:val="none" w:sz="0" w:space="0" w:color="auto"/>
            <w:left w:val="none" w:sz="0" w:space="0" w:color="auto"/>
            <w:bottom w:val="none" w:sz="0" w:space="0" w:color="auto"/>
            <w:right w:val="none" w:sz="0" w:space="0" w:color="auto"/>
          </w:divBdr>
        </w:div>
        <w:div w:id="1692949013">
          <w:marLeft w:val="640"/>
          <w:marRight w:val="0"/>
          <w:marTop w:val="0"/>
          <w:marBottom w:val="0"/>
          <w:divBdr>
            <w:top w:val="none" w:sz="0" w:space="0" w:color="auto"/>
            <w:left w:val="none" w:sz="0" w:space="0" w:color="auto"/>
            <w:bottom w:val="none" w:sz="0" w:space="0" w:color="auto"/>
            <w:right w:val="none" w:sz="0" w:space="0" w:color="auto"/>
          </w:divBdr>
        </w:div>
        <w:div w:id="281157446">
          <w:marLeft w:val="640"/>
          <w:marRight w:val="0"/>
          <w:marTop w:val="0"/>
          <w:marBottom w:val="0"/>
          <w:divBdr>
            <w:top w:val="none" w:sz="0" w:space="0" w:color="auto"/>
            <w:left w:val="none" w:sz="0" w:space="0" w:color="auto"/>
            <w:bottom w:val="none" w:sz="0" w:space="0" w:color="auto"/>
            <w:right w:val="none" w:sz="0" w:space="0" w:color="auto"/>
          </w:divBdr>
        </w:div>
        <w:div w:id="1023433354">
          <w:marLeft w:val="640"/>
          <w:marRight w:val="0"/>
          <w:marTop w:val="0"/>
          <w:marBottom w:val="0"/>
          <w:divBdr>
            <w:top w:val="none" w:sz="0" w:space="0" w:color="auto"/>
            <w:left w:val="none" w:sz="0" w:space="0" w:color="auto"/>
            <w:bottom w:val="none" w:sz="0" w:space="0" w:color="auto"/>
            <w:right w:val="none" w:sz="0" w:space="0" w:color="auto"/>
          </w:divBdr>
        </w:div>
        <w:div w:id="847065535">
          <w:marLeft w:val="640"/>
          <w:marRight w:val="0"/>
          <w:marTop w:val="0"/>
          <w:marBottom w:val="0"/>
          <w:divBdr>
            <w:top w:val="none" w:sz="0" w:space="0" w:color="auto"/>
            <w:left w:val="none" w:sz="0" w:space="0" w:color="auto"/>
            <w:bottom w:val="none" w:sz="0" w:space="0" w:color="auto"/>
            <w:right w:val="none" w:sz="0" w:space="0" w:color="auto"/>
          </w:divBdr>
        </w:div>
        <w:div w:id="174614304">
          <w:marLeft w:val="640"/>
          <w:marRight w:val="0"/>
          <w:marTop w:val="0"/>
          <w:marBottom w:val="0"/>
          <w:divBdr>
            <w:top w:val="none" w:sz="0" w:space="0" w:color="auto"/>
            <w:left w:val="none" w:sz="0" w:space="0" w:color="auto"/>
            <w:bottom w:val="none" w:sz="0" w:space="0" w:color="auto"/>
            <w:right w:val="none" w:sz="0" w:space="0" w:color="auto"/>
          </w:divBdr>
        </w:div>
        <w:div w:id="1541549385">
          <w:marLeft w:val="640"/>
          <w:marRight w:val="0"/>
          <w:marTop w:val="0"/>
          <w:marBottom w:val="0"/>
          <w:divBdr>
            <w:top w:val="none" w:sz="0" w:space="0" w:color="auto"/>
            <w:left w:val="none" w:sz="0" w:space="0" w:color="auto"/>
            <w:bottom w:val="none" w:sz="0" w:space="0" w:color="auto"/>
            <w:right w:val="none" w:sz="0" w:space="0" w:color="auto"/>
          </w:divBdr>
        </w:div>
      </w:divsChild>
    </w:div>
    <w:div w:id="409353126">
      <w:marLeft w:val="0"/>
      <w:marRight w:val="0"/>
      <w:marTop w:val="0"/>
      <w:marBottom w:val="0"/>
      <w:divBdr>
        <w:top w:val="none" w:sz="0" w:space="0" w:color="auto"/>
        <w:left w:val="none" w:sz="0" w:space="0" w:color="auto"/>
        <w:bottom w:val="none" w:sz="0" w:space="0" w:color="auto"/>
        <w:right w:val="none" w:sz="0" w:space="0" w:color="auto"/>
      </w:divBdr>
    </w:div>
    <w:div w:id="409692744">
      <w:bodyDiv w:val="1"/>
      <w:marLeft w:val="0"/>
      <w:marRight w:val="0"/>
      <w:marTop w:val="0"/>
      <w:marBottom w:val="0"/>
      <w:divBdr>
        <w:top w:val="none" w:sz="0" w:space="0" w:color="auto"/>
        <w:left w:val="none" w:sz="0" w:space="0" w:color="auto"/>
        <w:bottom w:val="none" w:sz="0" w:space="0" w:color="auto"/>
        <w:right w:val="none" w:sz="0" w:space="0" w:color="auto"/>
      </w:divBdr>
      <w:divsChild>
        <w:div w:id="736971760">
          <w:marLeft w:val="640"/>
          <w:marRight w:val="0"/>
          <w:marTop w:val="0"/>
          <w:marBottom w:val="0"/>
          <w:divBdr>
            <w:top w:val="none" w:sz="0" w:space="0" w:color="auto"/>
            <w:left w:val="none" w:sz="0" w:space="0" w:color="auto"/>
            <w:bottom w:val="none" w:sz="0" w:space="0" w:color="auto"/>
            <w:right w:val="none" w:sz="0" w:space="0" w:color="auto"/>
          </w:divBdr>
        </w:div>
        <w:div w:id="1685748163">
          <w:marLeft w:val="640"/>
          <w:marRight w:val="0"/>
          <w:marTop w:val="0"/>
          <w:marBottom w:val="0"/>
          <w:divBdr>
            <w:top w:val="none" w:sz="0" w:space="0" w:color="auto"/>
            <w:left w:val="none" w:sz="0" w:space="0" w:color="auto"/>
            <w:bottom w:val="none" w:sz="0" w:space="0" w:color="auto"/>
            <w:right w:val="none" w:sz="0" w:space="0" w:color="auto"/>
          </w:divBdr>
        </w:div>
        <w:div w:id="543100633">
          <w:marLeft w:val="640"/>
          <w:marRight w:val="0"/>
          <w:marTop w:val="0"/>
          <w:marBottom w:val="0"/>
          <w:divBdr>
            <w:top w:val="none" w:sz="0" w:space="0" w:color="auto"/>
            <w:left w:val="none" w:sz="0" w:space="0" w:color="auto"/>
            <w:bottom w:val="none" w:sz="0" w:space="0" w:color="auto"/>
            <w:right w:val="none" w:sz="0" w:space="0" w:color="auto"/>
          </w:divBdr>
        </w:div>
        <w:div w:id="1273514291">
          <w:marLeft w:val="640"/>
          <w:marRight w:val="0"/>
          <w:marTop w:val="0"/>
          <w:marBottom w:val="0"/>
          <w:divBdr>
            <w:top w:val="none" w:sz="0" w:space="0" w:color="auto"/>
            <w:left w:val="none" w:sz="0" w:space="0" w:color="auto"/>
            <w:bottom w:val="none" w:sz="0" w:space="0" w:color="auto"/>
            <w:right w:val="none" w:sz="0" w:space="0" w:color="auto"/>
          </w:divBdr>
        </w:div>
        <w:div w:id="286276616">
          <w:marLeft w:val="640"/>
          <w:marRight w:val="0"/>
          <w:marTop w:val="0"/>
          <w:marBottom w:val="0"/>
          <w:divBdr>
            <w:top w:val="none" w:sz="0" w:space="0" w:color="auto"/>
            <w:left w:val="none" w:sz="0" w:space="0" w:color="auto"/>
            <w:bottom w:val="none" w:sz="0" w:space="0" w:color="auto"/>
            <w:right w:val="none" w:sz="0" w:space="0" w:color="auto"/>
          </w:divBdr>
        </w:div>
        <w:div w:id="426535568">
          <w:marLeft w:val="640"/>
          <w:marRight w:val="0"/>
          <w:marTop w:val="0"/>
          <w:marBottom w:val="0"/>
          <w:divBdr>
            <w:top w:val="none" w:sz="0" w:space="0" w:color="auto"/>
            <w:left w:val="none" w:sz="0" w:space="0" w:color="auto"/>
            <w:bottom w:val="none" w:sz="0" w:space="0" w:color="auto"/>
            <w:right w:val="none" w:sz="0" w:space="0" w:color="auto"/>
          </w:divBdr>
        </w:div>
        <w:div w:id="1886328687">
          <w:marLeft w:val="640"/>
          <w:marRight w:val="0"/>
          <w:marTop w:val="0"/>
          <w:marBottom w:val="0"/>
          <w:divBdr>
            <w:top w:val="none" w:sz="0" w:space="0" w:color="auto"/>
            <w:left w:val="none" w:sz="0" w:space="0" w:color="auto"/>
            <w:bottom w:val="none" w:sz="0" w:space="0" w:color="auto"/>
            <w:right w:val="none" w:sz="0" w:space="0" w:color="auto"/>
          </w:divBdr>
        </w:div>
        <w:div w:id="1040277539">
          <w:marLeft w:val="640"/>
          <w:marRight w:val="0"/>
          <w:marTop w:val="0"/>
          <w:marBottom w:val="0"/>
          <w:divBdr>
            <w:top w:val="none" w:sz="0" w:space="0" w:color="auto"/>
            <w:left w:val="none" w:sz="0" w:space="0" w:color="auto"/>
            <w:bottom w:val="none" w:sz="0" w:space="0" w:color="auto"/>
            <w:right w:val="none" w:sz="0" w:space="0" w:color="auto"/>
          </w:divBdr>
        </w:div>
        <w:div w:id="317266152">
          <w:marLeft w:val="640"/>
          <w:marRight w:val="0"/>
          <w:marTop w:val="0"/>
          <w:marBottom w:val="0"/>
          <w:divBdr>
            <w:top w:val="none" w:sz="0" w:space="0" w:color="auto"/>
            <w:left w:val="none" w:sz="0" w:space="0" w:color="auto"/>
            <w:bottom w:val="none" w:sz="0" w:space="0" w:color="auto"/>
            <w:right w:val="none" w:sz="0" w:space="0" w:color="auto"/>
          </w:divBdr>
        </w:div>
        <w:div w:id="823161566">
          <w:marLeft w:val="640"/>
          <w:marRight w:val="0"/>
          <w:marTop w:val="0"/>
          <w:marBottom w:val="0"/>
          <w:divBdr>
            <w:top w:val="none" w:sz="0" w:space="0" w:color="auto"/>
            <w:left w:val="none" w:sz="0" w:space="0" w:color="auto"/>
            <w:bottom w:val="none" w:sz="0" w:space="0" w:color="auto"/>
            <w:right w:val="none" w:sz="0" w:space="0" w:color="auto"/>
          </w:divBdr>
        </w:div>
        <w:div w:id="1056275102">
          <w:marLeft w:val="640"/>
          <w:marRight w:val="0"/>
          <w:marTop w:val="0"/>
          <w:marBottom w:val="0"/>
          <w:divBdr>
            <w:top w:val="none" w:sz="0" w:space="0" w:color="auto"/>
            <w:left w:val="none" w:sz="0" w:space="0" w:color="auto"/>
            <w:bottom w:val="none" w:sz="0" w:space="0" w:color="auto"/>
            <w:right w:val="none" w:sz="0" w:space="0" w:color="auto"/>
          </w:divBdr>
        </w:div>
        <w:div w:id="520975520">
          <w:marLeft w:val="640"/>
          <w:marRight w:val="0"/>
          <w:marTop w:val="0"/>
          <w:marBottom w:val="0"/>
          <w:divBdr>
            <w:top w:val="none" w:sz="0" w:space="0" w:color="auto"/>
            <w:left w:val="none" w:sz="0" w:space="0" w:color="auto"/>
            <w:bottom w:val="none" w:sz="0" w:space="0" w:color="auto"/>
            <w:right w:val="none" w:sz="0" w:space="0" w:color="auto"/>
          </w:divBdr>
        </w:div>
        <w:div w:id="278882710">
          <w:marLeft w:val="640"/>
          <w:marRight w:val="0"/>
          <w:marTop w:val="0"/>
          <w:marBottom w:val="0"/>
          <w:divBdr>
            <w:top w:val="none" w:sz="0" w:space="0" w:color="auto"/>
            <w:left w:val="none" w:sz="0" w:space="0" w:color="auto"/>
            <w:bottom w:val="none" w:sz="0" w:space="0" w:color="auto"/>
            <w:right w:val="none" w:sz="0" w:space="0" w:color="auto"/>
          </w:divBdr>
        </w:div>
        <w:div w:id="734813907">
          <w:marLeft w:val="640"/>
          <w:marRight w:val="0"/>
          <w:marTop w:val="0"/>
          <w:marBottom w:val="0"/>
          <w:divBdr>
            <w:top w:val="none" w:sz="0" w:space="0" w:color="auto"/>
            <w:left w:val="none" w:sz="0" w:space="0" w:color="auto"/>
            <w:bottom w:val="none" w:sz="0" w:space="0" w:color="auto"/>
            <w:right w:val="none" w:sz="0" w:space="0" w:color="auto"/>
          </w:divBdr>
        </w:div>
        <w:div w:id="1228803130">
          <w:marLeft w:val="640"/>
          <w:marRight w:val="0"/>
          <w:marTop w:val="0"/>
          <w:marBottom w:val="0"/>
          <w:divBdr>
            <w:top w:val="none" w:sz="0" w:space="0" w:color="auto"/>
            <w:left w:val="none" w:sz="0" w:space="0" w:color="auto"/>
            <w:bottom w:val="none" w:sz="0" w:space="0" w:color="auto"/>
            <w:right w:val="none" w:sz="0" w:space="0" w:color="auto"/>
          </w:divBdr>
        </w:div>
        <w:div w:id="1373381408">
          <w:marLeft w:val="640"/>
          <w:marRight w:val="0"/>
          <w:marTop w:val="0"/>
          <w:marBottom w:val="0"/>
          <w:divBdr>
            <w:top w:val="none" w:sz="0" w:space="0" w:color="auto"/>
            <w:left w:val="none" w:sz="0" w:space="0" w:color="auto"/>
            <w:bottom w:val="none" w:sz="0" w:space="0" w:color="auto"/>
            <w:right w:val="none" w:sz="0" w:space="0" w:color="auto"/>
          </w:divBdr>
        </w:div>
        <w:div w:id="2065713263">
          <w:marLeft w:val="640"/>
          <w:marRight w:val="0"/>
          <w:marTop w:val="0"/>
          <w:marBottom w:val="0"/>
          <w:divBdr>
            <w:top w:val="none" w:sz="0" w:space="0" w:color="auto"/>
            <w:left w:val="none" w:sz="0" w:space="0" w:color="auto"/>
            <w:bottom w:val="none" w:sz="0" w:space="0" w:color="auto"/>
            <w:right w:val="none" w:sz="0" w:space="0" w:color="auto"/>
          </w:divBdr>
        </w:div>
        <w:div w:id="1890146217">
          <w:marLeft w:val="640"/>
          <w:marRight w:val="0"/>
          <w:marTop w:val="0"/>
          <w:marBottom w:val="0"/>
          <w:divBdr>
            <w:top w:val="none" w:sz="0" w:space="0" w:color="auto"/>
            <w:left w:val="none" w:sz="0" w:space="0" w:color="auto"/>
            <w:bottom w:val="none" w:sz="0" w:space="0" w:color="auto"/>
            <w:right w:val="none" w:sz="0" w:space="0" w:color="auto"/>
          </w:divBdr>
        </w:div>
        <w:div w:id="982394455">
          <w:marLeft w:val="640"/>
          <w:marRight w:val="0"/>
          <w:marTop w:val="0"/>
          <w:marBottom w:val="0"/>
          <w:divBdr>
            <w:top w:val="none" w:sz="0" w:space="0" w:color="auto"/>
            <w:left w:val="none" w:sz="0" w:space="0" w:color="auto"/>
            <w:bottom w:val="none" w:sz="0" w:space="0" w:color="auto"/>
            <w:right w:val="none" w:sz="0" w:space="0" w:color="auto"/>
          </w:divBdr>
        </w:div>
        <w:div w:id="310017851">
          <w:marLeft w:val="640"/>
          <w:marRight w:val="0"/>
          <w:marTop w:val="0"/>
          <w:marBottom w:val="0"/>
          <w:divBdr>
            <w:top w:val="none" w:sz="0" w:space="0" w:color="auto"/>
            <w:left w:val="none" w:sz="0" w:space="0" w:color="auto"/>
            <w:bottom w:val="none" w:sz="0" w:space="0" w:color="auto"/>
            <w:right w:val="none" w:sz="0" w:space="0" w:color="auto"/>
          </w:divBdr>
        </w:div>
        <w:div w:id="1296907163">
          <w:marLeft w:val="640"/>
          <w:marRight w:val="0"/>
          <w:marTop w:val="0"/>
          <w:marBottom w:val="0"/>
          <w:divBdr>
            <w:top w:val="none" w:sz="0" w:space="0" w:color="auto"/>
            <w:left w:val="none" w:sz="0" w:space="0" w:color="auto"/>
            <w:bottom w:val="none" w:sz="0" w:space="0" w:color="auto"/>
            <w:right w:val="none" w:sz="0" w:space="0" w:color="auto"/>
          </w:divBdr>
        </w:div>
        <w:div w:id="1373529526">
          <w:marLeft w:val="640"/>
          <w:marRight w:val="0"/>
          <w:marTop w:val="0"/>
          <w:marBottom w:val="0"/>
          <w:divBdr>
            <w:top w:val="none" w:sz="0" w:space="0" w:color="auto"/>
            <w:left w:val="none" w:sz="0" w:space="0" w:color="auto"/>
            <w:bottom w:val="none" w:sz="0" w:space="0" w:color="auto"/>
            <w:right w:val="none" w:sz="0" w:space="0" w:color="auto"/>
          </w:divBdr>
        </w:div>
        <w:div w:id="1703705782">
          <w:marLeft w:val="640"/>
          <w:marRight w:val="0"/>
          <w:marTop w:val="0"/>
          <w:marBottom w:val="0"/>
          <w:divBdr>
            <w:top w:val="none" w:sz="0" w:space="0" w:color="auto"/>
            <w:left w:val="none" w:sz="0" w:space="0" w:color="auto"/>
            <w:bottom w:val="none" w:sz="0" w:space="0" w:color="auto"/>
            <w:right w:val="none" w:sz="0" w:space="0" w:color="auto"/>
          </w:divBdr>
        </w:div>
        <w:div w:id="1616863812">
          <w:marLeft w:val="640"/>
          <w:marRight w:val="0"/>
          <w:marTop w:val="0"/>
          <w:marBottom w:val="0"/>
          <w:divBdr>
            <w:top w:val="none" w:sz="0" w:space="0" w:color="auto"/>
            <w:left w:val="none" w:sz="0" w:space="0" w:color="auto"/>
            <w:bottom w:val="none" w:sz="0" w:space="0" w:color="auto"/>
            <w:right w:val="none" w:sz="0" w:space="0" w:color="auto"/>
          </w:divBdr>
        </w:div>
        <w:div w:id="378869409">
          <w:marLeft w:val="640"/>
          <w:marRight w:val="0"/>
          <w:marTop w:val="0"/>
          <w:marBottom w:val="0"/>
          <w:divBdr>
            <w:top w:val="none" w:sz="0" w:space="0" w:color="auto"/>
            <w:left w:val="none" w:sz="0" w:space="0" w:color="auto"/>
            <w:bottom w:val="none" w:sz="0" w:space="0" w:color="auto"/>
            <w:right w:val="none" w:sz="0" w:space="0" w:color="auto"/>
          </w:divBdr>
        </w:div>
        <w:div w:id="1157116059">
          <w:marLeft w:val="640"/>
          <w:marRight w:val="0"/>
          <w:marTop w:val="0"/>
          <w:marBottom w:val="0"/>
          <w:divBdr>
            <w:top w:val="none" w:sz="0" w:space="0" w:color="auto"/>
            <w:left w:val="none" w:sz="0" w:space="0" w:color="auto"/>
            <w:bottom w:val="none" w:sz="0" w:space="0" w:color="auto"/>
            <w:right w:val="none" w:sz="0" w:space="0" w:color="auto"/>
          </w:divBdr>
        </w:div>
        <w:div w:id="309142148">
          <w:marLeft w:val="640"/>
          <w:marRight w:val="0"/>
          <w:marTop w:val="0"/>
          <w:marBottom w:val="0"/>
          <w:divBdr>
            <w:top w:val="none" w:sz="0" w:space="0" w:color="auto"/>
            <w:left w:val="none" w:sz="0" w:space="0" w:color="auto"/>
            <w:bottom w:val="none" w:sz="0" w:space="0" w:color="auto"/>
            <w:right w:val="none" w:sz="0" w:space="0" w:color="auto"/>
          </w:divBdr>
        </w:div>
        <w:div w:id="1279530380">
          <w:marLeft w:val="640"/>
          <w:marRight w:val="0"/>
          <w:marTop w:val="0"/>
          <w:marBottom w:val="0"/>
          <w:divBdr>
            <w:top w:val="none" w:sz="0" w:space="0" w:color="auto"/>
            <w:left w:val="none" w:sz="0" w:space="0" w:color="auto"/>
            <w:bottom w:val="none" w:sz="0" w:space="0" w:color="auto"/>
            <w:right w:val="none" w:sz="0" w:space="0" w:color="auto"/>
          </w:divBdr>
        </w:div>
        <w:div w:id="2018192917">
          <w:marLeft w:val="640"/>
          <w:marRight w:val="0"/>
          <w:marTop w:val="0"/>
          <w:marBottom w:val="0"/>
          <w:divBdr>
            <w:top w:val="none" w:sz="0" w:space="0" w:color="auto"/>
            <w:left w:val="none" w:sz="0" w:space="0" w:color="auto"/>
            <w:bottom w:val="none" w:sz="0" w:space="0" w:color="auto"/>
            <w:right w:val="none" w:sz="0" w:space="0" w:color="auto"/>
          </w:divBdr>
        </w:div>
        <w:div w:id="991179368">
          <w:marLeft w:val="640"/>
          <w:marRight w:val="0"/>
          <w:marTop w:val="0"/>
          <w:marBottom w:val="0"/>
          <w:divBdr>
            <w:top w:val="none" w:sz="0" w:space="0" w:color="auto"/>
            <w:left w:val="none" w:sz="0" w:space="0" w:color="auto"/>
            <w:bottom w:val="none" w:sz="0" w:space="0" w:color="auto"/>
            <w:right w:val="none" w:sz="0" w:space="0" w:color="auto"/>
          </w:divBdr>
        </w:div>
        <w:div w:id="435750989">
          <w:marLeft w:val="640"/>
          <w:marRight w:val="0"/>
          <w:marTop w:val="0"/>
          <w:marBottom w:val="0"/>
          <w:divBdr>
            <w:top w:val="none" w:sz="0" w:space="0" w:color="auto"/>
            <w:left w:val="none" w:sz="0" w:space="0" w:color="auto"/>
            <w:bottom w:val="none" w:sz="0" w:space="0" w:color="auto"/>
            <w:right w:val="none" w:sz="0" w:space="0" w:color="auto"/>
          </w:divBdr>
        </w:div>
        <w:div w:id="1128011794">
          <w:marLeft w:val="640"/>
          <w:marRight w:val="0"/>
          <w:marTop w:val="0"/>
          <w:marBottom w:val="0"/>
          <w:divBdr>
            <w:top w:val="none" w:sz="0" w:space="0" w:color="auto"/>
            <w:left w:val="none" w:sz="0" w:space="0" w:color="auto"/>
            <w:bottom w:val="none" w:sz="0" w:space="0" w:color="auto"/>
            <w:right w:val="none" w:sz="0" w:space="0" w:color="auto"/>
          </w:divBdr>
        </w:div>
        <w:div w:id="466045583">
          <w:marLeft w:val="640"/>
          <w:marRight w:val="0"/>
          <w:marTop w:val="0"/>
          <w:marBottom w:val="0"/>
          <w:divBdr>
            <w:top w:val="none" w:sz="0" w:space="0" w:color="auto"/>
            <w:left w:val="none" w:sz="0" w:space="0" w:color="auto"/>
            <w:bottom w:val="none" w:sz="0" w:space="0" w:color="auto"/>
            <w:right w:val="none" w:sz="0" w:space="0" w:color="auto"/>
          </w:divBdr>
        </w:div>
        <w:div w:id="744493050">
          <w:marLeft w:val="640"/>
          <w:marRight w:val="0"/>
          <w:marTop w:val="0"/>
          <w:marBottom w:val="0"/>
          <w:divBdr>
            <w:top w:val="none" w:sz="0" w:space="0" w:color="auto"/>
            <w:left w:val="none" w:sz="0" w:space="0" w:color="auto"/>
            <w:bottom w:val="none" w:sz="0" w:space="0" w:color="auto"/>
            <w:right w:val="none" w:sz="0" w:space="0" w:color="auto"/>
          </w:divBdr>
        </w:div>
        <w:div w:id="427623342">
          <w:marLeft w:val="640"/>
          <w:marRight w:val="0"/>
          <w:marTop w:val="0"/>
          <w:marBottom w:val="0"/>
          <w:divBdr>
            <w:top w:val="none" w:sz="0" w:space="0" w:color="auto"/>
            <w:left w:val="none" w:sz="0" w:space="0" w:color="auto"/>
            <w:bottom w:val="none" w:sz="0" w:space="0" w:color="auto"/>
            <w:right w:val="none" w:sz="0" w:space="0" w:color="auto"/>
          </w:divBdr>
        </w:div>
        <w:div w:id="8265995">
          <w:marLeft w:val="640"/>
          <w:marRight w:val="0"/>
          <w:marTop w:val="0"/>
          <w:marBottom w:val="0"/>
          <w:divBdr>
            <w:top w:val="none" w:sz="0" w:space="0" w:color="auto"/>
            <w:left w:val="none" w:sz="0" w:space="0" w:color="auto"/>
            <w:bottom w:val="none" w:sz="0" w:space="0" w:color="auto"/>
            <w:right w:val="none" w:sz="0" w:space="0" w:color="auto"/>
          </w:divBdr>
        </w:div>
        <w:div w:id="1808280204">
          <w:marLeft w:val="640"/>
          <w:marRight w:val="0"/>
          <w:marTop w:val="0"/>
          <w:marBottom w:val="0"/>
          <w:divBdr>
            <w:top w:val="none" w:sz="0" w:space="0" w:color="auto"/>
            <w:left w:val="none" w:sz="0" w:space="0" w:color="auto"/>
            <w:bottom w:val="none" w:sz="0" w:space="0" w:color="auto"/>
            <w:right w:val="none" w:sz="0" w:space="0" w:color="auto"/>
          </w:divBdr>
        </w:div>
        <w:div w:id="2123070567">
          <w:marLeft w:val="640"/>
          <w:marRight w:val="0"/>
          <w:marTop w:val="0"/>
          <w:marBottom w:val="0"/>
          <w:divBdr>
            <w:top w:val="none" w:sz="0" w:space="0" w:color="auto"/>
            <w:left w:val="none" w:sz="0" w:space="0" w:color="auto"/>
            <w:bottom w:val="none" w:sz="0" w:space="0" w:color="auto"/>
            <w:right w:val="none" w:sz="0" w:space="0" w:color="auto"/>
          </w:divBdr>
        </w:div>
        <w:div w:id="258758014">
          <w:marLeft w:val="640"/>
          <w:marRight w:val="0"/>
          <w:marTop w:val="0"/>
          <w:marBottom w:val="0"/>
          <w:divBdr>
            <w:top w:val="none" w:sz="0" w:space="0" w:color="auto"/>
            <w:left w:val="none" w:sz="0" w:space="0" w:color="auto"/>
            <w:bottom w:val="none" w:sz="0" w:space="0" w:color="auto"/>
            <w:right w:val="none" w:sz="0" w:space="0" w:color="auto"/>
          </w:divBdr>
        </w:div>
        <w:div w:id="2143576326">
          <w:marLeft w:val="640"/>
          <w:marRight w:val="0"/>
          <w:marTop w:val="0"/>
          <w:marBottom w:val="0"/>
          <w:divBdr>
            <w:top w:val="none" w:sz="0" w:space="0" w:color="auto"/>
            <w:left w:val="none" w:sz="0" w:space="0" w:color="auto"/>
            <w:bottom w:val="none" w:sz="0" w:space="0" w:color="auto"/>
            <w:right w:val="none" w:sz="0" w:space="0" w:color="auto"/>
          </w:divBdr>
        </w:div>
        <w:div w:id="1750809635">
          <w:marLeft w:val="640"/>
          <w:marRight w:val="0"/>
          <w:marTop w:val="0"/>
          <w:marBottom w:val="0"/>
          <w:divBdr>
            <w:top w:val="none" w:sz="0" w:space="0" w:color="auto"/>
            <w:left w:val="none" w:sz="0" w:space="0" w:color="auto"/>
            <w:bottom w:val="none" w:sz="0" w:space="0" w:color="auto"/>
            <w:right w:val="none" w:sz="0" w:space="0" w:color="auto"/>
          </w:divBdr>
        </w:div>
        <w:div w:id="354884564">
          <w:marLeft w:val="640"/>
          <w:marRight w:val="0"/>
          <w:marTop w:val="0"/>
          <w:marBottom w:val="0"/>
          <w:divBdr>
            <w:top w:val="none" w:sz="0" w:space="0" w:color="auto"/>
            <w:left w:val="none" w:sz="0" w:space="0" w:color="auto"/>
            <w:bottom w:val="none" w:sz="0" w:space="0" w:color="auto"/>
            <w:right w:val="none" w:sz="0" w:space="0" w:color="auto"/>
          </w:divBdr>
        </w:div>
        <w:div w:id="2031055891">
          <w:marLeft w:val="640"/>
          <w:marRight w:val="0"/>
          <w:marTop w:val="0"/>
          <w:marBottom w:val="0"/>
          <w:divBdr>
            <w:top w:val="none" w:sz="0" w:space="0" w:color="auto"/>
            <w:left w:val="none" w:sz="0" w:space="0" w:color="auto"/>
            <w:bottom w:val="none" w:sz="0" w:space="0" w:color="auto"/>
            <w:right w:val="none" w:sz="0" w:space="0" w:color="auto"/>
          </w:divBdr>
        </w:div>
        <w:div w:id="1749961627">
          <w:marLeft w:val="640"/>
          <w:marRight w:val="0"/>
          <w:marTop w:val="0"/>
          <w:marBottom w:val="0"/>
          <w:divBdr>
            <w:top w:val="none" w:sz="0" w:space="0" w:color="auto"/>
            <w:left w:val="none" w:sz="0" w:space="0" w:color="auto"/>
            <w:bottom w:val="none" w:sz="0" w:space="0" w:color="auto"/>
            <w:right w:val="none" w:sz="0" w:space="0" w:color="auto"/>
          </w:divBdr>
        </w:div>
        <w:div w:id="2058119174">
          <w:marLeft w:val="640"/>
          <w:marRight w:val="0"/>
          <w:marTop w:val="0"/>
          <w:marBottom w:val="0"/>
          <w:divBdr>
            <w:top w:val="none" w:sz="0" w:space="0" w:color="auto"/>
            <w:left w:val="none" w:sz="0" w:space="0" w:color="auto"/>
            <w:bottom w:val="none" w:sz="0" w:space="0" w:color="auto"/>
            <w:right w:val="none" w:sz="0" w:space="0" w:color="auto"/>
          </w:divBdr>
        </w:div>
        <w:div w:id="1758162981">
          <w:marLeft w:val="640"/>
          <w:marRight w:val="0"/>
          <w:marTop w:val="0"/>
          <w:marBottom w:val="0"/>
          <w:divBdr>
            <w:top w:val="none" w:sz="0" w:space="0" w:color="auto"/>
            <w:left w:val="none" w:sz="0" w:space="0" w:color="auto"/>
            <w:bottom w:val="none" w:sz="0" w:space="0" w:color="auto"/>
            <w:right w:val="none" w:sz="0" w:space="0" w:color="auto"/>
          </w:divBdr>
        </w:div>
        <w:div w:id="878931596">
          <w:marLeft w:val="640"/>
          <w:marRight w:val="0"/>
          <w:marTop w:val="0"/>
          <w:marBottom w:val="0"/>
          <w:divBdr>
            <w:top w:val="none" w:sz="0" w:space="0" w:color="auto"/>
            <w:left w:val="none" w:sz="0" w:space="0" w:color="auto"/>
            <w:bottom w:val="none" w:sz="0" w:space="0" w:color="auto"/>
            <w:right w:val="none" w:sz="0" w:space="0" w:color="auto"/>
          </w:divBdr>
        </w:div>
        <w:div w:id="1746688407">
          <w:marLeft w:val="640"/>
          <w:marRight w:val="0"/>
          <w:marTop w:val="0"/>
          <w:marBottom w:val="0"/>
          <w:divBdr>
            <w:top w:val="none" w:sz="0" w:space="0" w:color="auto"/>
            <w:left w:val="none" w:sz="0" w:space="0" w:color="auto"/>
            <w:bottom w:val="none" w:sz="0" w:space="0" w:color="auto"/>
            <w:right w:val="none" w:sz="0" w:space="0" w:color="auto"/>
          </w:divBdr>
        </w:div>
        <w:div w:id="898826543">
          <w:marLeft w:val="640"/>
          <w:marRight w:val="0"/>
          <w:marTop w:val="0"/>
          <w:marBottom w:val="0"/>
          <w:divBdr>
            <w:top w:val="none" w:sz="0" w:space="0" w:color="auto"/>
            <w:left w:val="none" w:sz="0" w:space="0" w:color="auto"/>
            <w:bottom w:val="none" w:sz="0" w:space="0" w:color="auto"/>
            <w:right w:val="none" w:sz="0" w:space="0" w:color="auto"/>
          </w:divBdr>
        </w:div>
        <w:div w:id="1065109718">
          <w:marLeft w:val="640"/>
          <w:marRight w:val="0"/>
          <w:marTop w:val="0"/>
          <w:marBottom w:val="0"/>
          <w:divBdr>
            <w:top w:val="none" w:sz="0" w:space="0" w:color="auto"/>
            <w:left w:val="none" w:sz="0" w:space="0" w:color="auto"/>
            <w:bottom w:val="none" w:sz="0" w:space="0" w:color="auto"/>
            <w:right w:val="none" w:sz="0" w:space="0" w:color="auto"/>
          </w:divBdr>
        </w:div>
        <w:div w:id="691876430">
          <w:marLeft w:val="640"/>
          <w:marRight w:val="0"/>
          <w:marTop w:val="0"/>
          <w:marBottom w:val="0"/>
          <w:divBdr>
            <w:top w:val="none" w:sz="0" w:space="0" w:color="auto"/>
            <w:left w:val="none" w:sz="0" w:space="0" w:color="auto"/>
            <w:bottom w:val="none" w:sz="0" w:space="0" w:color="auto"/>
            <w:right w:val="none" w:sz="0" w:space="0" w:color="auto"/>
          </w:divBdr>
        </w:div>
      </w:divsChild>
    </w:div>
    <w:div w:id="410586715">
      <w:bodyDiv w:val="1"/>
      <w:marLeft w:val="0"/>
      <w:marRight w:val="0"/>
      <w:marTop w:val="0"/>
      <w:marBottom w:val="0"/>
      <w:divBdr>
        <w:top w:val="none" w:sz="0" w:space="0" w:color="auto"/>
        <w:left w:val="none" w:sz="0" w:space="0" w:color="auto"/>
        <w:bottom w:val="none" w:sz="0" w:space="0" w:color="auto"/>
        <w:right w:val="none" w:sz="0" w:space="0" w:color="auto"/>
      </w:divBdr>
      <w:divsChild>
        <w:div w:id="777140711">
          <w:marLeft w:val="640"/>
          <w:marRight w:val="0"/>
          <w:marTop w:val="0"/>
          <w:marBottom w:val="0"/>
          <w:divBdr>
            <w:top w:val="none" w:sz="0" w:space="0" w:color="auto"/>
            <w:left w:val="none" w:sz="0" w:space="0" w:color="auto"/>
            <w:bottom w:val="none" w:sz="0" w:space="0" w:color="auto"/>
            <w:right w:val="none" w:sz="0" w:space="0" w:color="auto"/>
          </w:divBdr>
        </w:div>
        <w:div w:id="2104952119">
          <w:marLeft w:val="640"/>
          <w:marRight w:val="0"/>
          <w:marTop w:val="0"/>
          <w:marBottom w:val="0"/>
          <w:divBdr>
            <w:top w:val="none" w:sz="0" w:space="0" w:color="auto"/>
            <w:left w:val="none" w:sz="0" w:space="0" w:color="auto"/>
            <w:bottom w:val="none" w:sz="0" w:space="0" w:color="auto"/>
            <w:right w:val="none" w:sz="0" w:space="0" w:color="auto"/>
          </w:divBdr>
        </w:div>
        <w:div w:id="2089497235">
          <w:marLeft w:val="640"/>
          <w:marRight w:val="0"/>
          <w:marTop w:val="0"/>
          <w:marBottom w:val="0"/>
          <w:divBdr>
            <w:top w:val="none" w:sz="0" w:space="0" w:color="auto"/>
            <w:left w:val="none" w:sz="0" w:space="0" w:color="auto"/>
            <w:bottom w:val="none" w:sz="0" w:space="0" w:color="auto"/>
            <w:right w:val="none" w:sz="0" w:space="0" w:color="auto"/>
          </w:divBdr>
        </w:div>
        <w:div w:id="1877506548">
          <w:marLeft w:val="640"/>
          <w:marRight w:val="0"/>
          <w:marTop w:val="0"/>
          <w:marBottom w:val="0"/>
          <w:divBdr>
            <w:top w:val="none" w:sz="0" w:space="0" w:color="auto"/>
            <w:left w:val="none" w:sz="0" w:space="0" w:color="auto"/>
            <w:bottom w:val="none" w:sz="0" w:space="0" w:color="auto"/>
            <w:right w:val="none" w:sz="0" w:space="0" w:color="auto"/>
          </w:divBdr>
        </w:div>
        <w:div w:id="545683314">
          <w:marLeft w:val="640"/>
          <w:marRight w:val="0"/>
          <w:marTop w:val="0"/>
          <w:marBottom w:val="0"/>
          <w:divBdr>
            <w:top w:val="none" w:sz="0" w:space="0" w:color="auto"/>
            <w:left w:val="none" w:sz="0" w:space="0" w:color="auto"/>
            <w:bottom w:val="none" w:sz="0" w:space="0" w:color="auto"/>
            <w:right w:val="none" w:sz="0" w:space="0" w:color="auto"/>
          </w:divBdr>
        </w:div>
        <w:div w:id="1211847915">
          <w:marLeft w:val="640"/>
          <w:marRight w:val="0"/>
          <w:marTop w:val="0"/>
          <w:marBottom w:val="0"/>
          <w:divBdr>
            <w:top w:val="none" w:sz="0" w:space="0" w:color="auto"/>
            <w:left w:val="none" w:sz="0" w:space="0" w:color="auto"/>
            <w:bottom w:val="none" w:sz="0" w:space="0" w:color="auto"/>
            <w:right w:val="none" w:sz="0" w:space="0" w:color="auto"/>
          </w:divBdr>
        </w:div>
        <w:div w:id="541672038">
          <w:marLeft w:val="640"/>
          <w:marRight w:val="0"/>
          <w:marTop w:val="0"/>
          <w:marBottom w:val="0"/>
          <w:divBdr>
            <w:top w:val="none" w:sz="0" w:space="0" w:color="auto"/>
            <w:left w:val="none" w:sz="0" w:space="0" w:color="auto"/>
            <w:bottom w:val="none" w:sz="0" w:space="0" w:color="auto"/>
            <w:right w:val="none" w:sz="0" w:space="0" w:color="auto"/>
          </w:divBdr>
        </w:div>
        <w:div w:id="1042830133">
          <w:marLeft w:val="640"/>
          <w:marRight w:val="0"/>
          <w:marTop w:val="0"/>
          <w:marBottom w:val="0"/>
          <w:divBdr>
            <w:top w:val="none" w:sz="0" w:space="0" w:color="auto"/>
            <w:left w:val="none" w:sz="0" w:space="0" w:color="auto"/>
            <w:bottom w:val="none" w:sz="0" w:space="0" w:color="auto"/>
            <w:right w:val="none" w:sz="0" w:space="0" w:color="auto"/>
          </w:divBdr>
        </w:div>
        <w:div w:id="1219559574">
          <w:marLeft w:val="640"/>
          <w:marRight w:val="0"/>
          <w:marTop w:val="0"/>
          <w:marBottom w:val="0"/>
          <w:divBdr>
            <w:top w:val="none" w:sz="0" w:space="0" w:color="auto"/>
            <w:left w:val="none" w:sz="0" w:space="0" w:color="auto"/>
            <w:bottom w:val="none" w:sz="0" w:space="0" w:color="auto"/>
            <w:right w:val="none" w:sz="0" w:space="0" w:color="auto"/>
          </w:divBdr>
        </w:div>
        <w:div w:id="233122739">
          <w:marLeft w:val="640"/>
          <w:marRight w:val="0"/>
          <w:marTop w:val="0"/>
          <w:marBottom w:val="0"/>
          <w:divBdr>
            <w:top w:val="none" w:sz="0" w:space="0" w:color="auto"/>
            <w:left w:val="none" w:sz="0" w:space="0" w:color="auto"/>
            <w:bottom w:val="none" w:sz="0" w:space="0" w:color="auto"/>
            <w:right w:val="none" w:sz="0" w:space="0" w:color="auto"/>
          </w:divBdr>
        </w:div>
        <w:div w:id="1932620083">
          <w:marLeft w:val="640"/>
          <w:marRight w:val="0"/>
          <w:marTop w:val="0"/>
          <w:marBottom w:val="0"/>
          <w:divBdr>
            <w:top w:val="none" w:sz="0" w:space="0" w:color="auto"/>
            <w:left w:val="none" w:sz="0" w:space="0" w:color="auto"/>
            <w:bottom w:val="none" w:sz="0" w:space="0" w:color="auto"/>
            <w:right w:val="none" w:sz="0" w:space="0" w:color="auto"/>
          </w:divBdr>
        </w:div>
        <w:div w:id="728577067">
          <w:marLeft w:val="640"/>
          <w:marRight w:val="0"/>
          <w:marTop w:val="0"/>
          <w:marBottom w:val="0"/>
          <w:divBdr>
            <w:top w:val="none" w:sz="0" w:space="0" w:color="auto"/>
            <w:left w:val="none" w:sz="0" w:space="0" w:color="auto"/>
            <w:bottom w:val="none" w:sz="0" w:space="0" w:color="auto"/>
            <w:right w:val="none" w:sz="0" w:space="0" w:color="auto"/>
          </w:divBdr>
        </w:div>
        <w:div w:id="454176619">
          <w:marLeft w:val="640"/>
          <w:marRight w:val="0"/>
          <w:marTop w:val="0"/>
          <w:marBottom w:val="0"/>
          <w:divBdr>
            <w:top w:val="none" w:sz="0" w:space="0" w:color="auto"/>
            <w:left w:val="none" w:sz="0" w:space="0" w:color="auto"/>
            <w:bottom w:val="none" w:sz="0" w:space="0" w:color="auto"/>
            <w:right w:val="none" w:sz="0" w:space="0" w:color="auto"/>
          </w:divBdr>
        </w:div>
        <w:div w:id="1477987565">
          <w:marLeft w:val="640"/>
          <w:marRight w:val="0"/>
          <w:marTop w:val="0"/>
          <w:marBottom w:val="0"/>
          <w:divBdr>
            <w:top w:val="none" w:sz="0" w:space="0" w:color="auto"/>
            <w:left w:val="none" w:sz="0" w:space="0" w:color="auto"/>
            <w:bottom w:val="none" w:sz="0" w:space="0" w:color="auto"/>
            <w:right w:val="none" w:sz="0" w:space="0" w:color="auto"/>
          </w:divBdr>
        </w:div>
        <w:div w:id="201401373">
          <w:marLeft w:val="640"/>
          <w:marRight w:val="0"/>
          <w:marTop w:val="0"/>
          <w:marBottom w:val="0"/>
          <w:divBdr>
            <w:top w:val="none" w:sz="0" w:space="0" w:color="auto"/>
            <w:left w:val="none" w:sz="0" w:space="0" w:color="auto"/>
            <w:bottom w:val="none" w:sz="0" w:space="0" w:color="auto"/>
            <w:right w:val="none" w:sz="0" w:space="0" w:color="auto"/>
          </w:divBdr>
        </w:div>
        <w:div w:id="1367482265">
          <w:marLeft w:val="640"/>
          <w:marRight w:val="0"/>
          <w:marTop w:val="0"/>
          <w:marBottom w:val="0"/>
          <w:divBdr>
            <w:top w:val="none" w:sz="0" w:space="0" w:color="auto"/>
            <w:left w:val="none" w:sz="0" w:space="0" w:color="auto"/>
            <w:bottom w:val="none" w:sz="0" w:space="0" w:color="auto"/>
            <w:right w:val="none" w:sz="0" w:space="0" w:color="auto"/>
          </w:divBdr>
        </w:div>
        <w:div w:id="1079326217">
          <w:marLeft w:val="640"/>
          <w:marRight w:val="0"/>
          <w:marTop w:val="0"/>
          <w:marBottom w:val="0"/>
          <w:divBdr>
            <w:top w:val="none" w:sz="0" w:space="0" w:color="auto"/>
            <w:left w:val="none" w:sz="0" w:space="0" w:color="auto"/>
            <w:bottom w:val="none" w:sz="0" w:space="0" w:color="auto"/>
            <w:right w:val="none" w:sz="0" w:space="0" w:color="auto"/>
          </w:divBdr>
        </w:div>
        <w:div w:id="1358773657">
          <w:marLeft w:val="640"/>
          <w:marRight w:val="0"/>
          <w:marTop w:val="0"/>
          <w:marBottom w:val="0"/>
          <w:divBdr>
            <w:top w:val="none" w:sz="0" w:space="0" w:color="auto"/>
            <w:left w:val="none" w:sz="0" w:space="0" w:color="auto"/>
            <w:bottom w:val="none" w:sz="0" w:space="0" w:color="auto"/>
            <w:right w:val="none" w:sz="0" w:space="0" w:color="auto"/>
          </w:divBdr>
        </w:div>
        <w:div w:id="1555118875">
          <w:marLeft w:val="640"/>
          <w:marRight w:val="0"/>
          <w:marTop w:val="0"/>
          <w:marBottom w:val="0"/>
          <w:divBdr>
            <w:top w:val="none" w:sz="0" w:space="0" w:color="auto"/>
            <w:left w:val="none" w:sz="0" w:space="0" w:color="auto"/>
            <w:bottom w:val="none" w:sz="0" w:space="0" w:color="auto"/>
            <w:right w:val="none" w:sz="0" w:space="0" w:color="auto"/>
          </w:divBdr>
        </w:div>
        <w:div w:id="990595127">
          <w:marLeft w:val="640"/>
          <w:marRight w:val="0"/>
          <w:marTop w:val="0"/>
          <w:marBottom w:val="0"/>
          <w:divBdr>
            <w:top w:val="none" w:sz="0" w:space="0" w:color="auto"/>
            <w:left w:val="none" w:sz="0" w:space="0" w:color="auto"/>
            <w:bottom w:val="none" w:sz="0" w:space="0" w:color="auto"/>
            <w:right w:val="none" w:sz="0" w:space="0" w:color="auto"/>
          </w:divBdr>
        </w:div>
        <w:div w:id="19091714">
          <w:marLeft w:val="640"/>
          <w:marRight w:val="0"/>
          <w:marTop w:val="0"/>
          <w:marBottom w:val="0"/>
          <w:divBdr>
            <w:top w:val="none" w:sz="0" w:space="0" w:color="auto"/>
            <w:left w:val="none" w:sz="0" w:space="0" w:color="auto"/>
            <w:bottom w:val="none" w:sz="0" w:space="0" w:color="auto"/>
            <w:right w:val="none" w:sz="0" w:space="0" w:color="auto"/>
          </w:divBdr>
        </w:div>
        <w:div w:id="1032345956">
          <w:marLeft w:val="640"/>
          <w:marRight w:val="0"/>
          <w:marTop w:val="0"/>
          <w:marBottom w:val="0"/>
          <w:divBdr>
            <w:top w:val="none" w:sz="0" w:space="0" w:color="auto"/>
            <w:left w:val="none" w:sz="0" w:space="0" w:color="auto"/>
            <w:bottom w:val="none" w:sz="0" w:space="0" w:color="auto"/>
            <w:right w:val="none" w:sz="0" w:space="0" w:color="auto"/>
          </w:divBdr>
        </w:div>
        <w:div w:id="496963680">
          <w:marLeft w:val="640"/>
          <w:marRight w:val="0"/>
          <w:marTop w:val="0"/>
          <w:marBottom w:val="0"/>
          <w:divBdr>
            <w:top w:val="none" w:sz="0" w:space="0" w:color="auto"/>
            <w:left w:val="none" w:sz="0" w:space="0" w:color="auto"/>
            <w:bottom w:val="none" w:sz="0" w:space="0" w:color="auto"/>
            <w:right w:val="none" w:sz="0" w:space="0" w:color="auto"/>
          </w:divBdr>
        </w:div>
        <w:div w:id="970600095">
          <w:marLeft w:val="640"/>
          <w:marRight w:val="0"/>
          <w:marTop w:val="0"/>
          <w:marBottom w:val="0"/>
          <w:divBdr>
            <w:top w:val="none" w:sz="0" w:space="0" w:color="auto"/>
            <w:left w:val="none" w:sz="0" w:space="0" w:color="auto"/>
            <w:bottom w:val="none" w:sz="0" w:space="0" w:color="auto"/>
            <w:right w:val="none" w:sz="0" w:space="0" w:color="auto"/>
          </w:divBdr>
        </w:div>
        <w:div w:id="557402912">
          <w:marLeft w:val="640"/>
          <w:marRight w:val="0"/>
          <w:marTop w:val="0"/>
          <w:marBottom w:val="0"/>
          <w:divBdr>
            <w:top w:val="none" w:sz="0" w:space="0" w:color="auto"/>
            <w:left w:val="none" w:sz="0" w:space="0" w:color="auto"/>
            <w:bottom w:val="none" w:sz="0" w:space="0" w:color="auto"/>
            <w:right w:val="none" w:sz="0" w:space="0" w:color="auto"/>
          </w:divBdr>
        </w:div>
        <w:div w:id="687373629">
          <w:marLeft w:val="640"/>
          <w:marRight w:val="0"/>
          <w:marTop w:val="0"/>
          <w:marBottom w:val="0"/>
          <w:divBdr>
            <w:top w:val="none" w:sz="0" w:space="0" w:color="auto"/>
            <w:left w:val="none" w:sz="0" w:space="0" w:color="auto"/>
            <w:bottom w:val="none" w:sz="0" w:space="0" w:color="auto"/>
            <w:right w:val="none" w:sz="0" w:space="0" w:color="auto"/>
          </w:divBdr>
        </w:div>
        <w:div w:id="1890341532">
          <w:marLeft w:val="640"/>
          <w:marRight w:val="0"/>
          <w:marTop w:val="0"/>
          <w:marBottom w:val="0"/>
          <w:divBdr>
            <w:top w:val="none" w:sz="0" w:space="0" w:color="auto"/>
            <w:left w:val="none" w:sz="0" w:space="0" w:color="auto"/>
            <w:bottom w:val="none" w:sz="0" w:space="0" w:color="auto"/>
            <w:right w:val="none" w:sz="0" w:space="0" w:color="auto"/>
          </w:divBdr>
        </w:div>
        <w:div w:id="1222447734">
          <w:marLeft w:val="640"/>
          <w:marRight w:val="0"/>
          <w:marTop w:val="0"/>
          <w:marBottom w:val="0"/>
          <w:divBdr>
            <w:top w:val="none" w:sz="0" w:space="0" w:color="auto"/>
            <w:left w:val="none" w:sz="0" w:space="0" w:color="auto"/>
            <w:bottom w:val="none" w:sz="0" w:space="0" w:color="auto"/>
            <w:right w:val="none" w:sz="0" w:space="0" w:color="auto"/>
          </w:divBdr>
        </w:div>
        <w:div w:id="1584217484">
          <w:marLeft w:val="640"/>
          <w:marRight w:val="0"/>
          <w:marTop w:val="0"/>
          <w:marBottom w:val="0"/>
          <w:divBdr>
            <w:top w:val="none" w:sz="0" w:space="0" w:color="auto"/>
            <w:left w:val="none" w:sz="0" w:space="0" w:color="auto"/>
            <w:bottom w:val="none" w:sz="0" w:space="0" w:color="auto"/>
            <w:right w:val="none" w:sz="0" w:space="0" w:color="auto"/>
          </w:divBdr>
        </w:div>
        <w:div w:id="1151942674">
          <w:marLeft w:val="640"/>
          <w:marRight w:val="0"/>
          <w:marTop w:val="0"/>
          <w:marBottom w:val="0"/>
          <w:divBdr>
            <w:top w:val="none" w:sz="0" w:space="0" w:color="auto"/>
            <w:left w:val="none" w:sz="0" w:space="0" w:color="auto"/>
            <w:bottom w:val="none" w:sz="0" w:space="0" w:color="auto"/>
            <w:right w:val="none" w:sz="0" w:space="0" w:color="auto"/>
          </w:divBdr>
        </w:div>
        <w:div w:id="752120943">
          <w:marLeft w:val="640"/>
          <w:marRight w:val="0"/>
          <w:marTop w:val="0"/>
          <w:marBottom w:val="0"/>
          <w:divBdr>
            <w:top w:val="none" w:sz="0" w:space="0" w:color="auto"/>
            <w:left w:val="none" w:sz="0" w:space="0" w:color="auto"/>
            <w:bottom w:val="none" w:sz="0" w:space="0" w:color="auto"/>
            <w:right w:val="none" w:sz="0" w:space="0" w:color="auto"/>
          </w:divBdr>
        </w:div>
        <w:div w:id="1128545029">
          <w:marLeft w:val="640"/>
          <w:marRight w:val="0"/>
          <w:marTop w:val="0"/>
          <w:marBottom w:val="0"/>
          <w:divBdr>
            <w:top w:val="none" w:sz="0" w:space="0" w:color="auto"/>
            <w:left w:val="none" w:sz="0" w:space="0" w:color="auto"/>
            <w:bottom w:val="none" w:sz="0" w:space="0" w:color="auto"/>
            <w:right w:val="none" w:sz="0" w:space="0" w:color="auto"/>
          </w:divBdr>
        </w:div>
        <w:div w:id="1960915540">
          <w:marLeft w:val="640"/>
          <w:marRight w:val="0"/>
          <w:marTop w:val="0"/>
          <w:marBottom w:val="0"/>
          <w:divBdr>
            <w:top w:val="none" w:sz="0" w:space="0" w:color="auto"/>
            <w:left w:val="none" w:sz="0" w:space="0" w:color="auto"/>
            <w:bottom w:val="none" w:sz="0" w:space="0" w:color="auto"/>
            <w:right w:val="none" w:sz="0" w:space="0" w:color="auto"/>
          </w:divBdr>
        </w:div>
        <w:div w:id="1090349298">
          <w:marLeft w:val="640"/>
          <w:marRight w:val="0"/>
          <w:marTop w:val="0"/>
          <w:marBottom w:val="0"/>
          <w:divBdr>
            <w:top w:val="none" w:sz="0" w:space="0" w:color="auto"/>
            <w:left w:val="none" w:sz="0" w:space="0" w:color="auto"/>
            <w:bottom w:val="none" w:sz="0" w:space="0" w:color="auto"/>
            <w:right w:val="none" w:sz="0" w:space="0" w:color="auto"/>
          </w:divBdr>
        </w:div>
        <w:div w:id="1982613656">
          <w:marLeft w:val="640"/>
          <w:marRight w:val="0"/>
          <w:marTop w:val="0"/>
          <w:marBottom w:val="0"/>
          <w:divBdr>
            <w:top w:val="none" w:sz="0" w:space="0" w:color="auto"/>
            <w:left w:val="none" w:sz="0" w:space="0" w:color="auto"/>
            <w:bottom w:val="none" w:sz="0" w:space="0" w:color="auto"/>
            <w:right w:val="none" w:sz="0" w:space="0" w:color="auto"/>
          </w:divBdr>
        </w:div>
        <w:div w:id="196508167">
          <w:marLeft w:val="640"/>
          <w:marRight w:val="0"/>
          <w:marTop w:val="0"/>
          <w:marBottom w:val="0"/>
          <w:divBdr>
            <w:top w:val="none" w:sz="0" w:space="0" w:color="auto"/>
            <w:left w:val="none" w:sz="0" w:space="0" w:color="auto"/>
            <w:bottom w:val="none" w:sz="0" w:space="0" w:color="auto"/>
            <w:right w:val="none" w:sz="0" w:space="0" w:color="auto"/>
          </w:divBdr>
        </w:div>
        <w:div w:id="998970334">
          <w:marLeft w:val="640"/>
          <w:marRight w:val="0"/>
          <w:marTop w:val="0"/>
          <w:marBottom w:val="0"/>
          <w:divBdr>
            <w:top w:val="none" w:sz="0" w:space="0" w:color="auto"/>
            <w:left w:val="none" w:sz="0" w:space="0" w:color="auto"/>
            <w:bottom w:val="none" w:sz="0" w:space="0" w:color="auto"/>
            <w:right w:val="none" w:sz="0" w:space="0" w:color="auto"/>
          </w:divBdr>
        </w:div>
        <w:div w:id="1325082484">
          <w:marLeft w:val="640"/>
          <w:marRight w:val="0"/>
          <w:marTop w:val="0"/>
          <w:marBottom w:val="0"/>
          <w:divBdr>
            <w:top w:val="none" w:sz="0" w:space="0" w:color="auto"/>
            <w:left w:val="none" w:sz="0" w:space="0" w:color="auto"/>
            <w:bottom w:val="none" w:sz="0" w:space="0" w:color="auto"/>
            <w:right w:val="none" w:sz="0" w:space="0" w:color="auto"/>
          </w:divBdr>
        </w:div>
        <w:div w:id="1548881983">
          <w:marLeft w:val="640"/>
          <w:marRight w:val="0"/>
          <w:marTop w:val="0"/>
          <w:marBottom w:val="0"/>
          <w:divBdr>
            <w:top w:val="none" w:sz="0" w:space="0" w:color="auto"/>
            <w:left w:val="none" w:sz="0" w:space="0" w:color="auto"/>
            <w:bottom w:val="none" w:sz="0" w:space="0" w:color="auto"/>
            <w:right w:val="none" w:sz="0" w:space="0" w:color="auto"/>
          </w:divBdr>
        </w:div>
        <w:div w:id="975645553">
          <w:marLeft w:val="640"/>
          <w:marRight w:val="0"/>
          <w:marTop w:val="0"/>
          <w:marBottom w:val="0"/>
          <w:divBdr>
            <w:top w:val="none" w:sz="0" w:space="0" w:color="auto"/>
            <w:left w:val="none" w:sz="0" w:space="0" w:color="auto"/>
            <w:bottom w:val="none" w:sz="0" w:space="0" w:color="auto"/>
            <w:right w:val="none" w:sz="0" w:space="0" w:color="auto"/>
          </w:divBdr>
        </w:div>
        <w:div w:id="648243962">
          <w:marLeft w:val="640"/>
          <w:marRight w:val="0"/>
          <w:marTop w:val="0"/>
          <w:marBottom w:val="0"/>
          <w:divBdr>
            <w:top w:val="none" w:sz="0" w:space="0" w:color="auto"/>
            <w:left w:val="none" w:sz="0" w:space="0" w:color="auto"/>
            <w:bottom w:val="none" w:sz="0" w:space="0" w:color="auto"/>
            <w:right w:val="none" w:sz="0" w:space="0" w:color="auto"/>
          </w:divBdr>
        </w:div>
        <w:div w:id="1670718300">
          <w:marLeft w:val="640"/>
          <w:marRight w:val="0"/>
          <w:marTop w:val="0"/>
          <w:marBottom w:val="0"/>
          <w:divBdr>
            <w:top w:val="none" w:sz="0" w:space="0" w:color="auto"/>
            <w:left w:val="none" w:sz="0" w:space="0" w:color="auto"/>
            <w:bottom w:val="none" w:sz="0" w:space="0" w:color="auto"/>
            <w:right w:val="none" w:sz="0" w:space="0" w:color="auto"/>
          </w:divBdr>
        </w:div>
        <w:div w:id="280232224">
          <w:marLeft w:val="640"/>
          <w:marRight w:val="0"/>
          <w:marTop w:val="0"/>
          <w:marBottom w:val="0"/>
          <w:divBdr>
            <w:top w:val="none" w:sz="0" w:space="0" w:color="auto"/>
            <w:left w:val="none" w:sz="0" w:space="0" w:color="auto"/>
            <w:bottom w:val="none" w:sz="0" w:space="0" w:color="auto"/>
            <w:right w:val="none" w:sz="0" w:space="0" w:color="auto"/>
          </w:divBdr>
        </w:div>
      </w:divsChild>
    </w:div>
    <w:div w:id="411465402">
      <w:bodyDiv w:val="1"/>
      <w:marLeft w:val="0"/>
      <w:marRight w:val="0"/>
      <w:marTop w:val="0"/>
      <w:marBottom w:val="0"/>
      <w:divBdr>
        <w:top w:val="none" w:sz="0" w:space="0" w:color="auto"/>
        <w:left w:val="none" w:sz="0" w:space="0" w:color="auto"/>
        <w:bottom w:val="none" w:sz="0" w:space="0" w:color="auto"/>
        <w:right w:val="none" w:sz="0" w:space="0" w:color="auto"/>
      </w:divBdr>
      <w:divsChild>
        <w:div w:id="67197762">
          <w:marLeft w:val="640"/>
          <w:marRight w:val="0"/>
          <w:marTop w:val="0"/>
          <w:marBottom w:val="0"/>
          <w:divBdr>
            <w:top w:val="none" w:sz="0" w:space="0" w:color="auto"/>
            <w:left w:val="none" w:sz="0" w:space="0" w:color="auto"/>
            <w:bottom w:val="none" w:sz="0" w:space="0" w:color="auto"/>
            <w:right w:val="none" w:sz="0" w:space="0" w:color="auto"/>
          </w:divBdr>
        </w:div>
        <w:div w:id="2014259641">
          <w:marLeft w:val="640"/>
          <w:marRight w:val="0"/>
          <w:marTop w:val="0"/>
          <w:marBottom w:val="0"/>
          <w:divBdr>
            <w:top w:val="none" w:sz="0" w:space="0" w:color="auto"/>
            <w:left w:val="none" w:sz="0" w:space="0" w:color="auto"/>
            <w:bottom w:val="none" w:sz="0" w:space="0" w:color="auto"/>
            <w:right w:val="none" w:sz="0" w:space="0" w:color="auto"/>
          </w:divBdr>
        </w:div>
        <w:div w:id="1681857686">
          <w:marLeft w:val="640"/>
          <w:marRight w:val="0"/>
          <w:marTop w:val="0"/>
          <w:marBottom w:val="0"/>
          <w:divBdr>
            <w:top w:val="none" w:sz="0" w:space="0" w:color="auto"/>
            <w:left w:val="none" w:sz="0" w:space="0" w:color="auto"/>
            <w:bottom w:val="none" w:sz="0" w:space="0" w:color="auto"/>
            <w:right w:val="none" w:sz="0" w:space="0" w:color="auto"/>
          </w:divBdr>
        </w:div>
        <w:div w:id="467281968">
          <w:marLeft w:val="640"/>
          <w:marRight w:val="0"/>
          <w:marTop w:val="0"/>
          <w:marBottom w:val="0"/>
          <w:divBdr>
            <w:top w:val="none" w:sz="0" w:space="0" w:color="auto"/>
            <w:left w:val="none" w:sz="0" w:space="0" w:color="auto"/>
            <w:bottom w:val="none" w:sz="0" w:space="0" w:color="auto"/>
            <w:right w:val="none" w:sz="0" w:space="0" w:color="auto"/>
          </w:divBdr>
        </w:div>
        <w:div w:id="23405512">
          <w:marLeft w:val="640"/>
          <w:marRight w:val="0"/>
          <w:marTop w:val="0"/>
          <w:marBottom w:val="0"/>
          <w:divBdr>
            <w:top w:val="none" w:sz="0" w:space="0" w:color="auto"/>
            <w:left w:val="none" w:sz="0" w:space="0" w:color="auto"/>
            <w:bottom w:val="none" w:sz="0" w:space="0" w:color="auto"/>
            <w:right w:val="none" w:sz="0" w:space="0" w:color="auto"/>
          </w:divBdr>
        </w:div>
        <w:div w:id="863058782">
          <w:marLeft w:val="640"/>
          <w:marRight w:val="0"/>
          <w:marTop w:val="0"/>
          <w:marBottom w:val="0"/>
          <w:divBdr>
            <w:top w:val="none" w:sz="0" w:space="0" w:color="auto"/>
            <w:left w:val="none" w:sz="0" w:space="0" w:color="auto"/>
            <w:bottom w:val="none" w:sz="0" w:space="0" w:color="auto"/>
            <w:right w:val="none" w:sz="0" w:space="0" w:color="auto"/>
          </w:divBdr>
        </w:div>
        <w:div w:id="1563905150">
          <w:marLeft w:val="640"/>
          <w:marRight w:val="0"/>
          <w:marTop w:val="0"/>
          <w:marBottom w:val="0"/>
          <w:divBdr>
            <w:top w:val="none" w:sz="0" w:space="0" w:color="auto"/>
            <w:left w:val="none" w:sz="0" w:space="0" w:color="auto"/>
            <w:bottom w:val="none" w:sz="0" w:space="0" w:color="auto"/>
            <w:right w:val="none" w:sz="0" w:space="0" w:color="auto"/>
          </w:divBdr>
        </w:div>
        <w:div w:id="1297025304">
          <w:marLeft w:val="640"/>
          <w:marRight w:val="0"/>
          <w:marTop w:val="0"/>
          <w:marBottom w:val="0"/>
          <w:divBdr>
            <w:top w:val="none" w:sz="0" w:space="0" w:color="auto"/>
            <w:left w:val="none" w:sz="0" w:space="0" w:color="auto"/>
            <w:bottom w:val="none" w:sz="0" w:space="0" w:color="auto"/>
            <w:right w:val="none" w:sz="0" w:space="0" w:color="auto"/>
          </w:divBdr>
        </w:div>
        <w:div w:id="1836990684">
          <w:marLeft w:val="640"/>
          <w:marRight w:val="0"/>
          <w:marTop w:val="0"/>
          <w:marBottom w:val="0"/>
          <w:divBdr>
            <w:top w:val="none" w:sz="0" w:space="0" w:color="auto"/>
            <w:left w:val="none" w:sz="0" w:space="0" w:color="auto"/>
            <w:bottom w:val="none" w:sz="0" w:space="0" w:color="auto"/>
            <w:right w:val="none" w:sz="0" w:space="0" w:color="auto"/>
          </w:divBdr>
        </w:div>
        <w:div w:id="1629704117">
          <w:marLeft w:val="640"/>
          <w:marRight w:val="0"/>
          <w:marTop w:val="0"/>
          <w:marBottom w:val="0"/>
          <w:divBdr>
            <w:top w:val="none" w:sz="0" w:space="0" w:color="auto"/>
            <w:left w:val="none" w:sz="0" w:space="0" w:color="auto"/>
            <w:bottom w:val="none" w:sz="0" w:space="0" w:color="auto"/>
            <w:right w:val="none" w:sz="0" w:space="0" w:color="auto"/>
          </w:divBdr>
        </w:div>
        <w:div w:id="1822381473">
          <w:marLeft w:val="640"/>
          <w:marRight w:val="0"/>
          <w:marTop w:val="0"/>
          <w:marBottom w:val="0"/>
          <w:divBdr>
            <w:top w:val="none" w:sz="0" w:space="0" w:color="auto"/>
            <w:left w:val="none" w:sz="0" w:space="0" w:color="auto"/>
            <w:bottom w:val="none" w:sz="0" w:space="0" w:color="auto"/>
            <w:right w:val="none" w:sz="0" w:space="0" w:color="auto"/>
          </w:divBdr>
        </w:div>
        <w:div w:id="1325470986">
          <w:marLeft w:val="640"/>
          <w:marRight w:val="0"/>
          <w:marTop w:val="0"/>
          <w:marBottom w:val="0"/>
          <w:divBdr>
            <w:top w:val="none" w:sz="0" w:space="0" w:color="auto"/>
            <w:left w:val="none" w:sz="0" w:space="0" w:color="auto"/>
            <w:bottom w:val="none" w:sz="0" w:space="0" w:color="auto"/>
            <w:right w:val="none" w:sz="0" w:space="0" w:color="auto"/>
          </w:divBdr>
        </w:div>
        <w:div w:id="1283194922">
          <w:marLeft w:val="640"/>
          <w:marRight w:val="0"/>
          <w:marTop w:val="0"/>
          <w:marBottom w:val="0"/>
          <w:divBdr>
            <w:top w:val="none" w:sz="0" w:space="0" w:color="auto"/>
            <w:left w:val="none" w:sz="0" w:space="0" w:color="auto"/>
            <w:bottom w:val="none" w:sz="0" w:space="0" w:color="auto"/>
            <w:right w:val="none" w:sz="0" w:space="0" w:color="auto"/>
          </w:divBdr>
        </w:div>
        <w:div w:id="2046783856">
          <w:marLeft w:val="640"/>
          <w:marRight w:val="0"/>
          <w:marTop w:val="0"/>
          <w:marBottom w:val="0"/>
          <w:divBdr>
            <w:top w:val="none" w:sz="0" w:space="0" w:color="auto"/>
            <w:left w:val="none" w:sz="0" w:space="0" w:color="auto"/>
            <w:bottom w:val="none" w:sz="0" w:space="0" w:color="auto"/>
            <w:right w:val="none" w:sz="0" w:space="0" w:color="auto"/>
          </w:divBdr>
        </w:div>
        <w:div w:id="634525642">
          <w:marLeft w:val="640"/>
          <w:marRight w:val="0"/>
          <w:marTop w:val="0"/>
          <w:marBottom w:val="0"/>
          <w:divBdr>
            <w:top w:val="none" w:sz="0" w:space="0" w:color="auto"/>
            <w:left w:val="none" w:sz="0" w:space="0" w:color="auto"/>
            <w:bottom w:val="none" w:sz="0" w:space="0" w:color="auto"/>
            <w:right w:val="none" w:sz="0" w:space="0" w:color="auto"/>
          </w:divBdr>
        </w:div>
        <w:div w:id="1157265378">
          <w:marLeft w:val="640"/>
          <w:marRight w:val="0"/>
          <w:marTop w:val="0"/>
          <w:marBottom w:val="0"/>
          <w:divBdr>
            <w:top w:val="none" w:sz="0" w:space="0" w:color="auto"/>
            <w:left w:val="none" w:sz="0" w:space="0" w:color="auto"/>
            <w:bottom w:val="none" w:sz="0" w:space="0" w:color="auto"/>
            <w:right w:val="none" w:sz="0" w:space="0" w:color="auto"/>
          </w:divBdr>
        </w:div>
        <w:div w:id="1539732710">
          <w:marLeft w:val="640"/>
          <w:marRight w:val="0"/>
          <w:marTop w:val="0"/>
          <w:marBottom w:val="0"/>
          <w:divBdr>
            <w:top w:val="none" w:sz="0" w:space="0" w:color="auto"/>
            <w:left w:val="none" w:sz="0" w:space="0" w:color="auto"/>
            <w:bottom w:val="none" w:sz="0" w:space="0" w:color="auto"/>
            <w:right w:val="none" w:sz="0" w:space="0" w:color="auto"/>
          </w:divBdr>
        </w:div>
        <w:div w:id="107742264">
          <w:marLeft w:val="640"/>
          <w:marRight w:val="0"/>
          <w:marTop w:val="0"/>
          <w:marBottom w:val="0"/>
          <w:divBdr>
            <w:top w:val="none" w:sz="0" w:space="0" w:color="auto"/>
            <w:left w:val="none" w:sz="0" w:space="0" w:color="auto"/>
            <w:bottom w:val="none" w:sz="0" w:space="0" w:color="auto"/>
            <w:right w:val="none" w:sz="0" w:space="0" w:color="auto"/>
          </w:divBdr>
        </w:div>
        <w:div w:id="1047684519">
          <w:marLeft w:val="640"/>
          <w:marRight w:val="0"/>
          <w:marTop w:val="0"/>
          <w:marBottom w:val="0"/>
          <w:divBdr>
            <w:top w:val="none" w:sz="0" w:space="0" w:color="auto"/>
            <w:left w:val="none" w:sz="0" w:space="0" w:color="auto"/>
            <w:bottom w:val="none" w:sz="0" w:space="0" w:color="auto"/>
            <w:right w:val="none" w:sz="0" w:space="0" w:color="auto"/>
          </w:divBdr>
        </w:div>
        <w:div w:id="181941422">
          <w:marLeft w:val="640"/>
          <w:marRight w:val="0"/>
          <w:marTop w:val="0"/>
          <w:marBottom w:val="0"/>
          <w:divBdr>
            <w:top w:val="none" w:sz="0" w:space="0" w:color="auto"/>
            <w:left w:val="none" w:sz="0" w:space="0" w:color="auto"/>
            <w:bottom w:val="none" w:sz="0" w:space="0" w:color="auto"/>
            <w:right w:val="none" w:sz="0" w:space="0" w:color="auto"/>
          </w:divBdr>
        </w:div>
        <w:div w:id="1321688595">
          <w:marLeft w:val="640"/>
          <w:marRight w:val="0"/>
          <w:marTop w:val="0"/>
          <w:marBottom w:val="0"/>
          <w:divBdr>
            <w:top w:val="none" w:sz="0" w:space="0" w:color="auto"/>
            <w:left w:val="none" w:sz="0" w:space="0" w:color="auto"/>
            <w:bottom w:val="none" w:sz="0" w:space="0" w:color="auto"/>
            <w:right w:val="none" w:sz="0" w:space="0" w:color="auto"/>
          </w:divBdr>
        </w:div>
        <w:div w:id="1366635306">
          <w:marLeft w:val="640"/>
          <w:marRight w:val="0"/>
          <w:marTop w:val="0"/>
          <w:marBottom w:val="0"/>
          <w:divBdr>
            <w:top w:val="none" w:sz="0" w:space="0" w:color="auto"/>
            <w:left w:val="none" w:sz="0" w:space="0" w:color="auto"/>
            <w:bottom w:val="none" w:sz="0" w:space="0" w:color="auto"/>
            <w:right w:val="none" w:sz="0" w:space="0" w:color="auto"/>
          </w:divBdr>
        </w:div>
        <w:div w:id="979961884">
          <w:marLeft w:val="640"/>
          <w:marRight w:val="0"/>
          <w:marTop w:val="0"/>
          <w:marBottom w:val="0"/>
          <w:divBdr>
            <w:top w:val="none" w:sz="0" w:space="0" w:color="auto"/>
            <w:left w:val="none" w:sz="0" w:space="0" w:color="auto"/>
            <w:bottom w:val="none" w:sz="0" w:space="0" w:color="auto"/>
            <w:right w:val="none" w:sz="0" w:space="0" w:color="auto"/>
          </w:divBdr>
        </w:div>
        <w:div w:id="1286425156">
          <w:marLeft w:val="640"/>
          <w:marRight w:val="0"/>
          <w:marTop w:val="0"/>
          <w:marBottom w:val="0"/>
          <w:divBdr>
            <w:top w:val="none" w:sz="0" w:space="0" w:color="auto"/>
            <w:left w:val="none" w:sz="0" w:space="0" w:color="auto"/>
            <w:bottom w:val="none" w:sz="0" w:space="0" w:color="auto"/>
            <w:right w:val="none" w:sz="0" w:space="0" w:color="auto"/>
          </w:divBdr>
        </w:div>
        <w:div w:id="1380663553">
          <w:marLeft w:val="640"/>
          <w:marRight w:val="0"/>
          <w:marTop w:val="0"/>
          <w:marBottom w:val="0"/>
          <w:divBdr>
            <w:top w:val="none" w:sz="0" w:space="0" w:color="auto"/>
            <w:left w:val="none" w:sz="0" w:space="0" w:color="auto"/>
            <w:bottom w:val="none" w:sz="0" w:space="0" w:color="auto"/>
            <w:right w:val="none" w:sz="0" w:space="0" w:color="auto"/>
          </w:divBdr>
        </w:div>
        <w:div w:id="878665451">
          <w:marLeft w:val="640"/>
          <w:marRight w:val="0"/>
          <w:marTop w:val="0"/>
          <w:marBottom w:val="0"/>
          <w:divBdr>
            <w:top w:val="none" w:sz="0" w:space="0" w:color="auto"/>
            <w:left w:val="none" w:sz="0" w:space="0" w:color="auto"/>
            <w:bottom w:val="none" w:sz="0" w:space="0" w:color="auto"/>
            <w:right w:val="none" w:sz="0" w:space="0" w:color="auto"/>
          </w:divBdr>
        </w:div>
        <w:div w:id="1866360866">
          <w:marLeft w:val="640"/>
          <w:marRight w:val="0"/>
          <w:marTop w:val="0"/>
          <w:marBottom w:val="0"/>
          <w:divBdr>
            <w:top w:val="none" w:sz="0" w:space="0" w:color="auto"/>
            <w:left w:val="none" w:sz="0" w:space="0" w:color="auto"/>
            <w:bottom w:val="none" w:sz="0" w:space="0" w:color="auto"/>
            <w:right w:val="none" w:sz="0" w:space="0" w:color="auto"/>
          </w:divBdr>
        </w:div>
        <w:div w:id="165099428">
          <w:marLeft w:val="640"/>
          <w:marRight w:val="0"/>
          <w:marTop w:val="0"/>
          <w:marBottom w:val="0"/>
          <w:divBdr>
            <w:top w:val="none" w:sz="0" w:space="0" w:color="auto"/>
            <w:left w:val="none" w:sz="0" w:space="0" w:color="auto"/>
            <w:bottom w:val="none" w:sz="0" w:space="0" w:color="auto"/>
            <w:right w:val="none" w:sz="0" w:space="0" w:color="auto"/>
          </w:divBdr>
        </w:div>
        <w:div w:id="61828450">
          <w:marLeft w:val="640"/>
          <w:marRight w:val="0"/>
          <w:marTop w:val="0"/>
          <w:marBottom w:val="0"/>
          <w:divBdr>
            <w:top w:val="none" w:sz="0" w:space="0" w:color="auto"/>
            <w:left w:val="none" w:sz="0" w:space="0" w:color="auto"/>
            <w:bottom w:val="none" w:sz="0" w:space="0" w:color="auto"/>
            <w:right w:val="none" w:sz="0" w:space="0" w:color="auto"/>
          </w:divBdr>
        </w:div>
        <w:div w:id="1065294713">
          <w:marLeft w:val="640"/>
          <w:marRight w:val="0"/>
          <w:marTop w:val="0"/>
          <w:marBottom w:val="0"/>
          <w:divBdr>
            <w:top w:val="none" w:sz="0" w:space="0" w:color="auto"/>
            <w:left w:val="none" w:sz="0" w:space="0" w:color="auto"/>
            <w:bottom w:val="none" w:sz="0" w:space="0" w:color="auto"/>
            <w:right w:val="none" w:sz="0" w:space="0" w:color="auto"/>
          </w:divBdr>
        </w:div>
        <w:div w:id="1961184389">
          <w:marLeft w:val="640"/>
          <w:marRight w:val="0"/>
          <w:marTop w:val="0"/>
          <w:marBottom w:val="0"/>
          <w:divBdr>
            <w:top w:val="none" w:sz="0" w:space="0" w:color="auto"/>
            <w:left w:val="none" w:sz="0" w:space="0" w:color="auto"/>
            <w:bottom w:val="none" w:sz="0" w:space="0" w:color="auto"/>
            <w:right w:val="none" w:sz="0" w:space="0" w:color="auto"/>
          </w:divBdr>
        </w:div>
        <w:div w:id="2048217206">
          <w:marLeft w:val="640"/>
          <w:marRight w:val="0"/>
          <w:marTop w:val="0"/>
          <w:marBottom w:val="0"/>
          <w:divBdr>
            <w:top w:val="none" w:sz="0" w:space="0" w:color="auto"/>
            <w:left w:val="none" w:sz="0" w:space="0" w:color="auto"/>
            <w:bottom w:val="none" w:sz="0" w:space="0" w:color="auto"/>
            <w:right w:val="none" w:sz="0" w:space="0" w:color="auto"/>
          </w:divBdr>
        </w:div>
        <w:div w:id="668027319">
          <w:marLeft w:val="640"/>
          <w:marRight w:val="0"/>
          <w:marTop w:val="0"/>
          <w:marBottom w:val="0"/>
          <w:divBdr>
            <w:top w:val="none" w:sz="0" w:space="0" w:color="auto"/>
            <w:left w:val="none" w:sz="0" w:space="0" w:color="auto"/>
            <w:bottom w:val="none" w:sz="0" w:space="0" w:color="auto"/>
            <w:right w:val="none" w:sz="0" w:space="0" w:color="auto"/>
          </w:divBdr>
        </w:div>
        <w:div w:id="1762020569">
          <w:marLeft w:val="640"/>
          <w:marRight w:val="0"/>
          <w:marTop w:val="0"/>
          <w:marBottom w:val="0"/>
          <w:divBdr>
            <w:top w:val="none" w:sz="0" w:space="0" w:color="auto"/>
            <w:left w:val="none" w:sz="0" w:space="0" w:color="auto"/>
            <w:bottom w:val="none" w:sz="0" w:space="0" w:color="auto"/>
            <w:right w:val="none" w:sz="0" w:space="0" w:color="auto"/>
          </w:divBdr>
        </w:div>
        <w:div w:id="1847359843">
          <w:marLeft w:val="640"/>
          <w:marRight w:val="0"/>
          <w:marTop w:val="0"/>
          <w:marBottom w:val="0"/>
          <w:divBdr>
            <w:top w:val="none" w:sz="0" w:space="0" w:color="auto"/>
            <w:left w:val="none" w:sz="0" w:space="0" w:color="auto"/>
            <w:bottom w:val="none" w:sz="0" w:space="0" w:color="auto"/>
            <w:right w:val="none" w:sz="0" w:space="0" w:color="auto"/>
          </w:divBdr>
        </w:div>
        <w:div w:id="666829582">
          <w:marLeft w:val="640"/>
          <w:marRight w:val="0"/>
          <w:marTop w:val="0"/>
          <w:marBottom w:val="0"/>
          <w:divBdr>
            <w:top w:val="none" w:sz="0" w:space="0" w:color="auto"/>
            <w:left w:val="none" w:sz="0" w:space="0" w:color="auto"/>
            <w:bottom w:val="none" w:sz="0" w:space="0" w:color="auto"/>
            <w:right w:val="none" w:sz="0" w:space="0" w:color="auto"/>
          </w:divBdr>
        </w:div>
        <w:div w:id="928197022">
          <w:marLeft w:val="640"/>
          <w:marRight w:val="0"/>
          <w:marTop w:val="0"/>
          <w:marBottom w:val="0"/>
          <w:divBdr>
            <w:top w:val="none" w:sz="0" w:space="0" w:color="auto"/>
            <w:left w:val="none" w:sz="0" w:space="0" w:color="auto"/>
            <w:bottom w:val="none" w:sz="0" w:space="0" w:color="auto"/>
            <w:right w:val="none" w:sz="0" w:space="0" w:color="auto"/>
          </w:divBdr>
        </w:div>
        <w:div w:id="2044792229">
          <w:marLeft w:val="640"/>
          <w:marRight w:val="0"/>
          <w:marTop w:val="0"/>
          <w:marBottom w:val="0"/>
          <w:divBdr>
            <w:top w:val="none" w:sz="0" w:space="0" w:color="auto"/>
            <w:left w:val="none" w:sz="0" w:space="0" w:color="auto"/>
            <w:bottom w:val="none" w:sz="0" w:space="0" w:color="auto"/>
            <w:right w:val="none" w:sz="0" w:space="0" w:color="auto"/>
          </w:divBdr>
        </w:div>
        <w:div w:id="1596862811">
          <w:marLeft w:val="640"/>
          <w:marRight w:val="0"/>
          <w:marTop w:val="0"/>
          <w:marBottom w:val="0"/>
          <w:divBdr>
            <w:top w:val="none" w:sz="0" w:space="0" w:color="auto"/>
            <w:left w:val="none" w:sz="0" w:space="0" w:color="auto"/>
            <w:bottom w:val="none" w:sz="0" w:space="0" w:color="auto"/>
            <w:right w:val="none" w:sz="0" w:space="0" w:color="auto"/>
          </w:divBdr>
        </w:div>
        <w:div w:id="38285743">
          <w:marLeft w:val="640"/>
          <w:marRight w:val="0"/>
          <w:marTop w:val="0"/>
          <w:marBottom w:val="0"/>
          <w:divBdr>
            <w:top w:val="none" w:sz="0" w:space="0" w:color="auto"/>
            <w:left w:val="none" w:sz="0" w:space="0" w:color="auto"/>
            <w:bottom w:val="none" w:sz="0" w:space="0" w:color="auto"/>
            <w:right w:val="none" w:sz="0" w:space="0" w:color="auto"/>
          </w:divBdr>
        </w:div>
        <w:div w:id="1600285491">
          <w:marLeft w:val="640"/>
          <w:marRight w:val="0"/>
          <w:marTop w:val="0"/>
          <w:marBottom w:val="0"/>
          <w:divBdr>
            <w:top w:val="none" w:sz="0" w:space="0" w:color="auto"/>
            <w:left w:val="none" w:sz="0" w:space="0" w:color="auto"/>
            <w:bottom w:val="none" w:sz="0" w:space="0" w:color="auto"/>
            <w:right w:val="none" w:sz="0" w:space="0" w:color="auto"/>
          </w:divBdr>
        </w:div>
        <w:div w:id="186216709">
          <w:marLeft w:val="640"/>
          <w:marRight w:val="0"/>
          <w:marTop w:val="0"/>
          <w:marBottom w:val="0"/>
          <w:divBdr>
            <w:top w:val="none" w:sz="0" w:space="0" w:color="auto"/>
            <w:left w:val="none" w:sz="0" w:space="0" w:color="auto"/>
            <w:bottom w:val="none" w:sz="0" w:space="0" w:color="auto"/>
            <w:right w:val="none" w:sz="0" w:space="0" w:color="auto"/>
          </w:divBdr>
        </w:div>
        <w:div w:id="532810147">
          <w:marLeft w:val="640"/>
          <w:marRight w:val="0"/>
          <w:marTop w:val="0"/>
          <w:marBottom w:val="0"/>
          <w:divBdr>
            <w:top w:val="none" w:sz="0" w:space="0" w:color="auto"/>
            <w:left w:val="none" w:sz="0" w:space="0" w:color="auto"/>
            <w:bottom w:val="none" w:sz="0" w:space="0" w:color="auto"/>
            <w:right w:val="none" w:sz="0" w:space="0" w:color="auto"/>
          </w:divBdr>
        </w:div>
        <w:div w:id="1858032998">
          <w:marLeft w:val="640"/>
          <w:marRight w:val="0"/>
          <w:marTop w:val="0"/>
          <w:marBottom w:val="0"/>
          <w:divBdr>
            <w:top w:val="none" w:sz="0" w:space="0" w:color="auto"/>
            <w:left w:val="none" w:sz="0" w:space="0" w:color="auto"/>
            <w:bottom w:val="none" w:sz="0" w:space="0" w:color="auto"/>
            <w:right w:val="none" w:sz="0" w:space="0" w:color="auto"/>
          </w:divBdr>
        </w:div>
      </w:divsChild>
    </w:div>
    <w:div w:id="414475774">
      <w:bodyDiv w:val="1"/>
      <w:marLeft w:val="0"/>
      <w:marRight w:val="0"/>
      <w:marTop w:val="0"/>
      <w:marBottom w:val="0"/>
      <w:divBdr>
        <w:top w:val="none" w:sz="0" w:space="0" w:color="auto"/>
        <w:left w:val="none" w:sz="0" w:space="0" w:color="auto"/>
        <w:bottom w:val="none" w:sz="0" w:space="0" w:color="auto"/>
        <w:right w:val="none" w:sz="0" w:space="0" w:color="auto"/>
      </w:divBdr>
      <w:divsChild>
        <w:div w:id="1021054314">
          <w:marLeft w:val="640"/>
          <w:marRight w:val="0"/>
          <w:marTop w:val="0"/>
          <w:marBottom w:val="0"/>
          <w:divBdr>
            <w:top w:val="none" w:sz="0" w:space="0" w:color="auto"/>
            <w:left w:val="none" w:sz="0" w:space="0" w:color="auto"/>
            <w:bottom w:val="none" w:sz="0" w:space="0" w:color="auto"/>
            <w:right w:val="none" w:sz="0" w:space="0" w:color="auto"/>
          </w:divBdr>
        </w:div>
        <w:div w:id="1106075629">
          <w:marLeft w:val="640"/>
          <w:marRight w:val="0"/>
          <w:marTop w:val="0"/>
          <w:marBottom w:val="0"/>
          <w:divBdr>
            <w:top w:val="none" w:sz="0" w:space="0" w:color="auto"/>
            <w:left w:val="none" w:sz="0" w:space="0" w:color="auto"/>
            <w:bottom w:val="none" w:sz="0" w:space="0" w:color="auto"/>
            <w:right w:val="none" w:sz="0" w:space="0" w:color="auto"/>
          </w:divBdr>
        </w:div>
        <w:div w:id="1377780732">
          <w:marLeft w:val="640"/>
          <w:marRight w:val="0"/>
          <w:marTop w:val="0"/>
          <w:marBottom w:val="0"/>
          <w:divBdr>
            <w:top w:val="none" w:sz="0" w:space="0" w:color="auto"/>
            <w:left w:val="none" w:sz="0" w:space="0" w:color="auto"/>
            <w:bottom w:val="none" w:sz="0" w:space="0" w:color="auto"/>
            <w:right w:val="none" w:sz="0" w:space="0" w:color="auto"/>
          </w:divBdr>
        </w:div>
        <w:div w:id="847714036">
          <w:marLeft w:val="640"/>
          <w:marRight w:val="0"/>
          <w:marTop w:val="0"/>
          <w:marBottom w:val="0"/>
          <w:divBdr>
            <w:top w:val="none" w:sz="0" w:space="0" w:color="auto"/>
            <w:left w:val="none" w:sz="0" w:space="0" w:color="auto"/>
            <w:bottom w:val="none" w:sz="0" w:space="0" w:color="auto"/>
            <w:right w:val="none" w:sz="0" w:space="0" w:color="auto"/>
          </w:divBdr>
        </w:div>
        <w:div w:id="749545698">
          <w:marLeft w:val="640"/>
          <w:marRight w:val="0"/>
          <w:marTop w:val="0"/>
          <w:marBottom w:val="0"/>
          <w:divBdr>
            <w:top w:val="none" w:sz="0" w:space="0" w:color="auto"/>
            <w:left w:val="none" w:sz="0" w:space="0" w:color="auto"/>
            <w:bottom w:val="none" w:sz="0" w:space="0" w:color="auto"/>
            <w:right w:val="none" w:sz="0" w:space="0" w:color="auto"/>
          </w:divBdr>
        </w:div>
        <w:div w:id="1456144654">
          <w:marLeft w:val="640"/>
          <w:marRight w:val="0"/>
          <w:marTop w:val="0"/>
          <w:marBottom w:val="0"/>
          <w:divBdr>
            <w:top w:val="none" w:sz="0" w:space="0" w:color="auto"/>
            <w:left w:val="none" w:sz="0" w:space="0" w:color="auto"/>
            <w:bottom w:val="none" w:sz="0" w:space="0" w:color="auto"/>
            <w:right w:val="none" w:sz="0" w:space="0" w:color="auto"/>
          </w:divBdr>
        </w:div>
        <w:div w:id="1674184675">
          <w:marLeft w:val="640"/>
          <w:marRight w:val="0"/>
          <w:marTop w:val="0"/>
          <w:marBottom w:val="0"/>
          <w:divBdr>
            <w:top w:val="none" w:sz="0" w:space="0" w:color="auto"/>
            <w:left w:val="none" w:sz="0" w:space="0" w:color="auto"/>
            <w:bottom w:val="none" w:sz="0" w:space="0" w:color="auto"/>
            <w:right w:val="none" w:sz="0" w:space="0" w:color="auto"/>
          </w:divBdr>
        </w:div>
        <w:div w:id="932277276">
          <w:marLeft w:val="640"/>
          <w:marRight w:val="0"/>
          <w:marTop w:val="0"/>
          <w:marBottom w:val="0"/>
          <w:divBdr>
            <w:top w:val="none" w:sz="0" w:space="0" w:color="auto"/>
            <w:left w:val="none" w:sz="0" w:space="0" w:color="auto"/>
            <w:bottom w:val="none" w:sz="0" w:space="0" w:color="auto"/>
            <w:right w:val="none" w:sz="0" w:space="0" w:color="auto"/>
          </w:divBdr>
        </w:div>
        <w:div w:id="738213263">
          <w:marLeft w:val="640"/>
          <w:marRight w:val="0"/>
          <w:marTop w:val="0"/>
          <w:marBottom w:val="0"/>
          <w:divBdr>
            <w:top w:val="none" w:sz="0" w:space="0" w:color="auto"/>
            <w:left w:val="none" w:sz="0" w:space="0" w:color="auto"/>
            <w:bottom w:val="none" w:sz="0" w:space="0" w:color="auto"/>
            <w:right w:val="none" w:sz="0" w:space="0" w:color="auto"/>
          </w:divBdr>
        </w:div>
        <w:div w:id="1180585374">
          <w:marLeft w:val="640"/>
          <w:marRight w:val="0"/>
          <w:marTop w:val="0"/>
          <w:marBottom w:val="0"/>
          <w:divBdr>
            <w:top w:val="none" w:sz="0" w:space="0" w:color="auto"/>
            <w:left w:val="none" w:sz="0" w:space="0" w:color="auto"/>
            <w:bottom w:val="none" w:sz="0" w:space="0" w:color="auto"/>
            <w:right w:val="none" w:sz="0" w:space="0" w:color="auto"/>
          </w:divBdr>
        </w:div>
        <w:div w:id="769011695">
          <w:marLeft w:val="640"/>
          <w:marRight w:val="0"/>
          <w:marTop w:val="0"/>
          <w:marBottom w:val="0"/>
          <w:divBdr>
            <w:top w:val="none" w:sz="0" w:space="0" w:color="auto"/>
            <w:left w:val="none" w:sz="0" w:space="0" w:color="auto"/>
            <w:bottom w:val="none" w:sz="0" w:space="0" w:color="auto"/>
            <w:right w:val="none" w:sz="0" w:space="0" w:color="auto"/>
          </w:divBdr>
        </w:div>
        <w:div w:id="808935782">
          <w:marLeft w:val="640"/>
          <w:marRight w:val="0"/>
          <w:marTop w:val="0"/>
          <w:marBottom w:val="0"/>
          <w:divBdr>
            <w:top w:val="none" w:sz="0" w:space="0" w:color="auto"/>
            <w:left w:val="none" w:sz="0" w:space="0" w:color="auto"/>
            <w:bottom w:val="none" w:sz="0" w:space="0" w:color="auto"/>
            <w:right w:val="none" w:sz="0" w:space="0" w:color="auto"/>
          </w:divBdr>
        </w:div>
        <w:div w:id="1178807728">
          <w:marLeft w:val="640"/>
          <w:marRight w:val="0"/>
          <w:marTop w:val="0"/>
          <w:marBottom w:val="0"/>
          <w:divBdr>
            <w:top w:val="none" w:sz="0" w:space="0" w:color="auto"/>
            <w:left w:val="none" w:sz="0" w:space="0" w:color="auto"/>
            <w:bottom w:val="none" w:sz="0" w:space="0" w:color="auto"/>
            <w:right w:val="none" w:sz="0" w:space="0" w:color="auto"/>
          </w:divBdr>
        </w:div>
        <w:div w:id="1435858045">
          <w:marLeft w:val="640"/>
          <w:marRight w:val="0"/>
          <w:marTop w:val="0"/>
          <w:marBottom w:val="0"/>
          <w:divBdr>
            <w:top w:val="none" w:sz="0" w:space="0" w:color="auto"/>
            <w:left w:val="none" w:sz="0" w:space="0" w:color="auto"/>
            <w:bottom w:val="none" w:sz="0" w:space="0" w:color="auto"/>
            <w:right w:val="none" w:sz="0" w:space="0" w:color="auto"/>
          </w:divBdr>
        </w:div>
        <w:div w:id="1537622896">
          <w:marLeft w:val="640"/>
          <w:marRight w:val="0"/>
          <w:marTop w:val="0"/>
          <w:marBottom w:val="0"/>
          <w:divBdr>
            <w:top w:val="none" w:sz="0" w:space="0" w:color="auto"/>
            <w:left w:val="none" w:sz="0" w:space="0" w:color="auto"/>
            <w:bottom w:val="none" w:sz="0" w:space="0" w:color="auto"/>
            <w:right w:val="none" w:sz="0" w:space="0" w:color="auto"/>
          </w:divBdr>
        </w:div>
        <w:div w:id="2014141391">
          <w:marLeft w:val="640"/>
          <w:marRight w:val="0"/>
          <w:marTop w:val="0"/>
          <w:marBottom w:val="0"/>
          <w:divBdr>
            <w:top w:val="none" w:sz="0" w:space="0" w:color="auto"/>
            <w:left w:val="none" w:sz="0" w:space="0" w:color="auto"/>
            <w:bottom w:val="none" w:sz="0" w:space="0" w:color="auto"/>
            <w:right w:val="none" w:sz="0" w:space="0" w:color="auto"/>
          </w:divBdr>
        </w:div>
        <w:div w:id="550268007">
          <w:marLeft w:val="640"/>
          <w:marRight w:val="0"/>
          <w:marTop w:val="0"/>
          <w:marBottom w:val="0"/>
          <w:divBdr>
            <w:top w:val="none" w:sz="0" w:space="0" w:color="auto"/>
            <w:left w:val="none" w:sz="0" w:space="0" w:color="auto"/>
            <w:bottom w:val="none" w:sz="0" w:space="0" w:color="auto"/>
            <w:right w:val="none" w:sz="0" w:space="0" w:color="auto"/>
          </w:divBdr>
        </w:div>
        <w:div w:id="1207567606">
          <w:marLeft w:val="640"/>
          <w:marRight w:val="0"/>
          <w:marTop w:val="0"/>
          <w:marBottom w:val="0"/>
          <w:divBdr>
            <w:top w:val="none" w:sz="0" w:space="0" w:color="auto"/>
            <w:left w:val="none" w:sz="0" w:space="0" w:color="auto"/>
            <w:bottom w:val="none" w:sz="0" w:space="0" w:color="auto"/>
            <w:right w:val="none" w:sz="0" w:space="0" w:color="auto"/>
          </w:divBdr>
        </w:div>
        <w:div w:id="1421870903">
          <w:marLeft w:val="640"/>
          <w:marRight w:val="0"/>
          <w:marTop w:val="0"/>
          <w:marBottom w:val="0"/>
          <w:divBdr>
            <w:top w:val="none" w:sz="0" w:space="0" w:color="auto"/>
            <w:left w:val="none" w:sz="0" w:space="0" w:color="auto"/>
            <w:bottom w:val="none" w:sz="0" w:space="0" w:color="auto"/>
            <w:right w:val="none" w:sz="0" w:space="0" w:color="auto"/>
          </w:divBdr>
        </w:div>
        <w:div w:id="128058568">
          <w:marLeft w:val="640"/>
          <w:marRight w:val="0"/>
          <w:marTop w:val="0"/>
          <w:marBottom w:val="0"/>
          <w:divBdr>
            <w:top w:val="none" w:sz="0" w:space="0" w:color="auto"/>
            <w:left w:val="none" w:sz="0" w:space="0" w:color="auto"/>
            <w:bottom w:val="none" w:sz="0" w:space="0" w:color="auto"/>
            <w:right w:val="none" w:sz="0" w:space="0" w:color="auto"/>
          </w:divBdr>
        </w:div>
        <w:div w:id="486944155">
          <w:marLeft w:val="640"/>
          <w:marRight w:val="0"/>
          <w:marTop w:val="0"/>
          <w:marBottom w:val="0"/>
          <w:divBdr>
            <w:top w:val="none" w:sz="0" w:space="0" w:color="auto"/>
            <w:left w:val="none" w:sz="0" w:space="0" w:color="auto"/>
            <w:bottom w:val="none" w:sz="0" w:space="0" w:color="auto"/>
            <w:right w:val="none" w:sz="0" w:space="0" w:color="auto"/>
          </w:divBdr>
        </w:div>
        <w:div w:id="843976596">
          <w:marLeft w:val="640"/>
          <w:marRight w:val="0"/>
          <w:marTop w:val="0"/>
          <w:marBottom w:val="0"/>
          <w:divBdr>
            <w:top w:val="none" w:sz="0" w:space="0" w:color="auto"/>
            <w:left w:val="none" w:sz="0" w:space="0" w:color="auto"/>
            <w:bottom w:val="none" w:sz="0" w:space="0" w:color="auto"/>
            <w:right w:val="none" w:sz="0" w:space="0" w:color="auto"/>
          </w:divBdr>
        </w:div>
        <w:div w:id="22949075">
          <w:marLeft w:val="640"/>
          <w:marRight w:val="0"/>
          <w:marTop w:val="0"/>
          <w:marBottom w:val="0"/>
          <w:divBdr>
            <w:top w:val="none" w:sz="0" w:space="0" w:color="auto"/>
            <w:left w:val="none" w:sz="0" w:space="0" w:color="auto"/>
            <w:bottom w:val="none" w:sz="0" w:space="0" w:color="auto"/>
            <w:right w:val="none" w:sz="0" w:space="0" w:color="auto"/>
          </w:divBdr>
        </w:div>
        <w:div w:id="88895754">
          <w:marLeft w:val="640"/>
          <w:marRight w:val="0"/>
          <w:marTop w:val="0"/>
          <w:marBottom w:val="0"/>
          <w:divBdr>
            <w:top w:val="none" w:sz="0" w:space="0" w:color="auto"/>
            <w:left w:val="none" w:sz="0" w:space="0" w:color="auto"/>
            <w:bottom w:val="none" w:sz="0" w:space="0" w:color="auto"/>
            <w:right w:val="none" w:sz="0" w:space="0" w:color="auto"/>
          </w:divBdr>
        </w:div>
        <w:div w:id="1176574617">
          <w:marLeft w:val="640"/>
          <w:marRight w:val="0"/>
          <w:marTop w:val="0"/>
          <w:marBottom w:val="0"/>
          <w:divBdr>
            <w:top w:val="none" w:sz="0" w:space="0" w:color="auto"/>
            <w:left w:val="none" w:sz="0" w:space="0" w:color="auto"/>
            <w:bottom w:val="none" w:sz="0" w:space="0" w:color="auto"/>
            <w:right w:val="none" w:sz="0" w:space="0" w:color="auto"/>
          </w:divBdr>
        </w:div>
        <w:div w:id="1873104371">
          <w:marLeft w:val="640"/>
          <w:marRight w:val="0"/>
          <w:marTop w:val="0"/>
          <w:marBottom w:val="0"/>
          <w:divBdr>
            <w:top w:val="none" w:sz="0" w:space="0" w:color="auto"/>
            <w:left w:val="none" w:sz="0" w:space="0" w:color="auto"/>
            <w:bottom w:val="none" w:sz="0" w:space="0" w:color="auto"/>
            <w:right w:val="none" w:sz="0" w:space="0" w:color="auto"/>
          </w:divBdr>
        </w:div>
        <w:div w:id="2129809800">
          <w:marLeft w:val="640"/>
          <w:marRight w:val="0"/>
          <w:marTop w:val="0"/>
          <w:marBottom w:val="0"/>
          <w:divBdr>
            <w:top w:val="none" w:sz="0" w:space="0" w:color="auto"/>
            <w:left w:val="none" w:sz="0" w:space="0" w:color="auto"/>
            <w:bottom w:val="none" w:sz="0" w:space="0" w:color="auto"/>
            <w:right w:val="none" w:sz="0" w:space="0" w:color="auto"/>
          </w:divBdr>
        </w:div>
        <w:div w:id="1651859070">
          <w:marLeft w:val="640"/>
          <w:marRight w:val="0"/>
          <w:marTop w:val="0"/>
          <w:marBottom w:val="0"/>
          <w:divBdr>
            <w:top w:val="none" w:sz="0" w:space="0" w:color="auto"/>
            <w:left w:val="none" w:sz="0" w:space="0" w:color="auto"/>
            <w:bottom w:val="none" w:sz="0" w:space="0" w:color="auto"/>
            <w:right w:val="none" w:sz="0" w:space="0" w:color="auto"/>
          </w:divBdr>
        </w:div>
        <w:div w:id="1666585429">
          <w:marLeft w:val="640"/>
          <w:marRight w:val="0"/>
          <w:marTop w:val="0"/>
          <w:marBottom w:val="0"/>
          <w:divBdr>
            <w:top w:val="none" w:sz="0" w:space="0" w:color="auto"/>
            <w:left w:val="none" w:sz="0" w:space="0" w:color="auto"/>
            <w:bottom w:val="none" w:sz="0" w:space="0" w:color="auto"/>
            <w:right w:val="none" w:sz="0" w:space="0" w:color="auto"/>
          </w:divBdr>
        </w:div>
        <w:div w:id="713575613">
          <w:marLeft w:val="640"/>
          <w:marRight w:val="0"/>
          <w:marTop w:val="0"/>
          <w:marBottom w:val="0"/>
          <w:divBdr>
            <w:top w:val="none" w:sz="0" w:space="0" w:color="auto"/>
            <w:left w:val="none" w:sz="0" w:space="0" w:color="auto"/>
            <w:bottom w:val="none" w:sz="0" w:space="0" w:color="auto"/>
            <w:right w:val="none" w:sz="0" w:space="0" w:color="auto"/>
          </w:divBdr>
        </w:div>
        <w:div w:id="651831194">
          <w:marLeft w:val="640"/>
          <w:marRight w:val="0"/>
          <w:marTop w:val="0"/>
          <w:marBottom w:val="0"/>
          <w:divBdr>
            <w:top w:val="none" w:sz="0" w:space="0" w:color="auto"/>
            <w:left w:val="none" w:sz="0" w:space="0" w:color="auto"/>
            <w:bottom w:val="none" w:sz="0" w:space="0" w:color="auto"/>
            <w:right w:val="none" w:sz="0" w:space="0" w:color="auto"/>
          </w:divBdr>
        </w:div>
        <w:div w:id="1489437065">
          <w:marLeft w:val="640"/>
          <w:marRight w:val="0"/>
          <w:marTop w:val="0"/>
          <w:marBottom w:val="0"/>
          <w:divBdr>
            <w:top w:val="none" w:sz="0" w:space="0" w:color="auto"/>
            <w:left w:val="none" w:sz="0" w:space="0" w:color="auto"/>
            <w:bottom w:val="none" w:sz="0" w:space="0" w:color="auto"/>
            <w:right w:val="none" w:sz="0" w:space="0" w:color="auto"/>
          </w:divBdr>
        </w:div>
        <w:div w:id="1207645689">
          <w:marLeft w:val="640"/>
          <w:marRight w:val="0"/>
          <w:marTop w:val="0"/>
          <w:marBottom w:val="0"/>
          <w:divBdr>
            <w:top w:val="none" w:sz="0" w:space="0" w:color="auto"/>
            <w:left w:val="none" w:sz="0" w:space="0" w:color="auto"/>
            <w:bottom w:val="none" w:sz="0" w:space="0" w:color="auto"/>
            <w:right w:val="none" w:sz="0" w:space="0" w:color="auto"/>
          </w:divBdr>
        </w:div>
        <w:div w:id="557740890">
          <w:marLeft w:val="640"/>
          <w:marRight w:val="0"/>
          <w:marTop w:val="0"/>
          <w:marBottom w:val="0"/>
          <w:divBdr>
            <w:top w:val="none" w:sz="0" w:space="0" w:color="auto"/>
            <w:left w:val="none" w:sz="0" w:space="0" w:color="auto"/>
            <w:bottom w:val="none" w:sz="0" w:space="0" w:color="auto"/>
            <w:right w:val="none" w:sz="0" w:space="0" w:color="auto"/>
          </w:divBdr>
        </w:div>
        <w:div w:id="1660426105">
          <w:marLeft w:val="640"/>
          <w:marRight w:val="0"/>
          <w:marTop w:val="0"/>
          <w:marBottom w:val="0"/>
          <w:divBdr>
            <w:top w:val="none" w:sz="0" w:space="0" w:color="auto"/>
            <w:left w:val="none" w:sz="0" w:space="0" w:color="auto"/>
            <w:bottom w:val="none" w:sz="0" w:space="0" w:color="auto"/>
            <w:right w:val="none" w:sz="0" w:space="0" w:color="auto"/>
          </w:divBdr>
        </w:div>
        <w:div w:id="2047751995">
          <w:marLeft w:val="640"/>
          <w:marRight w:val="0"/>
          <w:marTop w:val="0"/>
          <w:marBottom w:val="0"/>
          <w:divBdr>
            <w:top w:val="none" w:sz="0" w:space="0" w:color="auto"/>
            <w:left w:val="none" w:sz="0" w:space="0" w:color="auto"/>
            <w:bottom w:val="none" w:sz="0" w:space="0" w:color="auto"/>
            <w:right w:val="none" w:sz="0" w:space="0" w:color="auto"/>
          </w:divBdr>
        </w:div>
        <w:div w:id="1101609956">
          <w:marLeft w:val="640"/>
          <w:marRight w:val="0"/>
          <w:marTop w:val="0"/>
          <w:marBottom w:val="0"/>
          <w:divBdr>
            <w:top w:val="none" w:sz="0" w:space="0" w:color="auto"/>
            <w:left w:val="none" w:sz="0" w:space="0" w:color="auto"/>
            <w:bottom w:val="none" w:sz="0" w:space="0" w:color="auto"/>
            <w:right w:val="none" w:sz="0" w:space="0" w:color="auto"/>
          </w:divBdr>
        </w:div>
        <w:div w:id="606159199">
          <w:marLeft w:val="640"/>
          <w:marRight w:val="0"/>
          <w:marTop w:val="0"/>
          <w:marBottom w:val="0"/>
          <w:divBdr>
            <w:top w:val="none" w:sz="0" w:space="0" w:color="auto"/>
            <w:left w:val="none" w:sz="0" w:space="0" w:color="auto"/>
            <w:bottom w:val="none" w:sz="0" w:space="0" w:color="auto"/>
            <w:right w:val="none" w:sz="0" w:space="0" w:color="auto"/>
          </w:divBdr>
        </w:div>
        <w:div w:id="1279023340">
          <w:marLeft w:val="640"/>
          <w:marRight w:val="0"/>
          <w:marTop w:val="0"/>
          <w:marBottom w:val="0"/>
          <w:divBdr>
            <w:top w:val="none" w:sz="0" w:space="0" w:color="auto"/>
            <w:left w:val="none" w:sz="0" w:space="0" w:color="auto"/>
            <w:bottom w:val="none" w:sz="0" w:space="0" w:color="auto"/>
            <w:right w:val="none" w:sz="0" w:space="0" w:color="auto"/>
          </w:divBdr>
        </w:div>
        <w:div w:id="609050313">
          <w:marLeft w:val="640"/>
          <w:marRight w:val="0"/>
          <w:marTop w:val="0"/>
          <w:marBottom w:val="0"/>
          <w:divBdr>
            <w:top w:val="none" w:sz="0" w:space="0" w:color="auto"/>
            <w:left w:val="none" w:sz="0" w:space="0" w:color="auto"/>
            <w:bottom w:val="none" w:sz="0" w:space="0" w:color="auto"/>
            <w:right w:val="none" w:sz="0" w:space="0" w:color="auto"/>
          </w:divBdr>
        </w:div>
        <w:div w:id="1403061496">
          <w:marLeft w:val="640"/>
          <w:marRight w:val="0"/>
          <w:marTop w:val="0"/>
          <w:marBottom w:val="0"/>
          <w:divBdr>
            <w:top w:val="none" w:sz="0" w:space="0" w:color="auto"/>
            <w:left w:val="none" w:sz="0" w:space="0" w:color="auto"/>
            <w:bottom w:val="none" w:sz="0" w:space="0" w:color="auto"/>
            <w:right w:val="none" w:sz="0" w:space="0" w:color="auto"/>
          </w:divBdr>
        </w:div>
      </w:divsChild>
    </w:div>
    <w:div w:id="418796950">
      <w:bodyDiv w:val="1"/>
      <w:marLeft w:val="0"/>
      <w:marRight w:val="0"/>
      <w:marTop w:val="0"/>
      <w:marBottom w:val="0"/>
      <w:divBdr>
        <w:top w:val="none" w:sz="0" w:space="0" w:color="auto"/>
        <w:left w:val="none" w:sz="0" w:space="0" w:color="auto"/>
        <w:bottom w:val="none" w:sz="0" w:space="0" w:color="auto"/>
        <w:right w:val="none" w:sz="0" w:space="0" w:color="auto"/>
      </w:divBdr>
      <w:divsChild>
        <w:div w:id="1825655573">
          <w:marLeft w:val="640"/>
          <w:marRight w:val="0"/>
          <w:marTop w:val="0"/>
          <w:marBottom w:val="0"/>
          <w:divBdr>
            <w:top w:val="none" w:sz="0" w:space="0" w:color="auto"/>
            <w:left w:val="none" w:sz="0" w:space="0" w:color="auto"/>
            <w:bottom w:val="none" w:sz="0" w:space="0" w:color="auto"/>
            <w:right w:val="none" w:sz="0" w:space="0" w:color="auto"/>
          </w:divBdr>
        </w:div>
        <w:div w:id="883324216">
          <w:marLeft w:val="640"/>
          <w:marRight w:val="0"/>
          <w:marTop w:val="0"/>
          <w:marBottom w:val="0"/>
          <w:divBdr>
            <w:top w:val="none" w:sz="0" w:space="0" w:color="auto"/>
            <w:left w:val="none" w:sz="0" w:space="0" w:color="auto"/>
            <w:bottom w:val="none" w:sz="0" w:space="0" w:color="auto"/>
            <w:right w:val="none" w:sz="0" w:space="0" w:color="auto"/>
          </w:divBdr>
        </w:div>
        <w:div w:id="888885719">
          <w:marLeft w:val="640"/>
          <w:marRight w:val="0"/>
          <w:marTop w:val="0"/>
          <w:marBottom w:val="0"/>
          <w:divBdr>
            <w:top w:val="none" w:sz="0" w:space="0" w:color="auto"/>
            <w:left w:val="none" w:sz="0" w:space="0" w:color="auto"/>
            <w:bottom w:val="none" w:sz="0" w:space="0" w:color="auto"/>
            <w:right w:val="none" w:sz="0" w:space="0" w:color="auto"/>
          </w:divBdr>
        </w:div>
        <w:div w:id="481001166">
          <w:marLeft w:val="640"/>
          <w:marRight w:val="0"/>
          <w:marTop w:val="0"/>
          <w:marBottom w:val="0"/>
          <w:divBdr>
            <w:top w:val="none" w:sz="0" w:space="0" w:color="auto"/>
            <w:left w:val="none" w:sz="0" w:space="0" w:color="auto"/>
            <w:bottom w:val="none" w:sz="0" w:space="0" w:color="auto"/>
            <w:right w:val="none" w:sz="0" w:space="0" w:color="auto"/>
          </w:divBdr>
        </w:div>
        <w:div w:id="1288124591">
          <w:marLeft w:val="640"/>
          <w:marRight w:val="0"/>
          <w:marTop w:val="0"/>
          <w:marBottom w:val="0"/>
          <w:divBdr>
            <w:top w:val="none" w:sz="0" w:space="0" w:color="auto"/>
            <w:left w:val="none" w:sz="0" w:space="0" w:color="auto"/>
            <w:bottom w:val="none" w:sz="0" w:space="0" w:color="auto"/>
            <w:right w:val="none" w:sz="0" w:space="0" w:color="auto"/>
          </w:divBdr>
        </w:div>
        <w:div w:id="1888831455">
          <w:marLeft w:val="640"/>
          <w:marRight w:val="0"/>
          <w:marTop w:val="0"/>
          <w:marBottom w:val="0"/>
          <w:divBdr>
            <w:top w:val="none" w:sz="0" w:space="0" w:color="auto"/>
            <w:left w:val="none" w:sz="0" w:space="0" w:color="auto"/>
            <w:bottom w:val="none" w:sz="0" w:space="0" w:color="auto"/>
            <w:right w:val="none" w:sz="0" w:space="0" w:color="auto"/>
          </w:divBdr>
        </w:div>
        <w:div w:id="1639843360">
          <w:marLeft w:val="640"/>
          <w:marRight w:val="0"/>
          <w:marTop w:val="0"/>
          <w:marBottom w:val="0"/>
          <w:divBdr>
            <w:top w:val="none" w:sz="0" w:space="0" w:color="auto"/>
            <w:left w:val="none" w:sz="0" w:space="0" w:color="auto"/>
            <w:bottom w:val="none" w:sz="0" w:space="0" w:color="auto"/>
            <w:right w:val="none" w:sz="0" w:space="0" w:color="auto"/>
          </w:divBdr>
        </w:div>
        <w:div w:id="1679112082">
          <w:marLeft w:val="640"/>
          <w:marRight w:val="0"/>
          <w:marTop w:val="0"/>
          <w:marBottom w:val="0"/>
          <w:divBdr>
            <w:top w:val="none" w:sz="0" w:space="0" w:color="auto"/>
            <w:left w:val="none" w:sz="0" w:space="0" w:color="auto"/>
            <w:bottom w:val="none" w:sz="0" w:space="0" w:color="auto"/>
            <w:right w:val="none" w:sz="0" w:space="0" w:color="auto"/>
          </w:divBdr>
        </w:div>
        <w:div w:id="1141187828">
          <w:marLeft w:val="640"/>
          <w:marRight w:val="0"/>
          <w:marTop w:val="0"/>
          <w:marBottom w:val="0"/>
          <w:divBdr>
            <w:top w:val="none" w:sz="0" w:space="0" w:color="auto"/>
            <w:left w:val="none" w:sz="0" w:space="0" w:color="auto"/>
            <w:bottom w:val="none" w:sz="0" w:space="0" w:color="auto"/>
            <w:right w:val="none" w:sz="0" w:space="0" w:color="auto"/>
          </w:divBdr>
        </w:div>
        <w:div w:id="1719815369">
          <w:marLeft w:val="640"/>
          <w:marRight w:val="0"/>
          <w:marTop w:val="0"/>
          <w:marBottom w:val="0"/>
          <w:divBdr>
            <w:top w:val="none" w:sz="0" w:space="0" w:color="auto"/>
            <w:left w:val="none" w:sz="0" w:space="0" w:color="auto"/>
            <w:bottom w:val="none" w:sz="0" w:space="0" w:color="auto"/>
            <w:right w:val="none" w:sz="0" w:space="0" w:color="auto"/>
          </w:divBdr>
        </w:div>
        <w:div w:id="1475757184">
          <w:marLeft w:val="640"/>
          <w:marRight w:val="0"/>
          <w:marTop w:val="0"/>
          <w:marBottom w:val="0"/>
          <w:divBdr>
            <w:top w:val="none" w:sz="0" w:space="0" w:color="auto"/>
            <w:left w:val="none" w:sz="0" w:space="0" w:color="auto"/>
            <w:bottom w:val="none" w:sz="0" w:space="0" w:color="auto"/>
            <w:right w:val="none" w:sz="0" w:space="0" w:color="auto"/>
          </w:divBdr>
        </w:div>
        <w:div w:id="1986084729">
          <w:marLeft w:val="640"/>
          <w:marRight w:val="0"/>
          <w:marTop w:val="0"/>
          <w:marBottom w:val="0"/>
          <w:divBdr>
            <w:top w:val="none" w:sz="0" w:space="0" w:color="auto"/>
            <w:left w:val="none" w:sz="0" w:space="0" w:color="auto"/>
            <w:bottom w:val="none" w:sz="0" w:space="0" w:color="auto"/>
            <w:right w:val="none" w:sz="0" w:space="0" w:color="auto"/>
          </w:divBdr>
        </w:div>
        <w:div w:id="2134126554">
          <w:marLeft w:val="640"/>
          <w:marRight w:val="0"/>
          <w:marTop w:val="0"/>
          <w:marBottom w:val="0"/>
          <w:divBdr>
            <w:top w:val="none" w:sz="0" w:space="0" w:color="auto"/>
            <w:left w:val="none" w:sz="0" w:space="0" w:color="auto"/>
            <w:bottom w:val="none" w:sz="0" w:space="0" w:color="auto"/>
            <w:right w:val="none" w:sz="0" w:space="0" w:color="auto"/>
          </w:divBdr>
        </w:div>
        <w:div w:id="464128255">
          <w:marLeft w:val="640"/>
          <w:marRight w:val="0"/>
          <w:marTop w:val="0"/>
          <w:marBottom w:val="0"/>
          <w:divBdr>
            <w:top w:val="none" w:sz="0" w:space="0" w:color="auto"/>
            <w:left w:val="none" w:sz="0" w:space="0" w:color="auto"/>
            <w:bottom w:val="none" w:sz="0" w:space="0" w:color="auto"/>
            <w:right w:val="none" w:sz="0" w:space="0" w:color="auto"/>
          </w:divBdr>
        </w:div>
        <w:div w:id="1825706717">
          <w:marLeft w:val="640"/>
          <w:marRight w:val="0"/>
          <w:marTop w:val="0"/>
          <w:marBottom w:val="0"/>
          <w:divBdr>
            <w:top w:val="none" w:sz="0" w:space="0" w:color="auto"/>
            <w:left w:val="none" w:sz="0" w:space="0" w:color="auto"/>
            <w:bottom w:val="none" w:sz="0" w:space="0" w:color="auto"/>
            <w:right w:val="none" w:sz="0" w:space="0" w:color="auto"/>
          </w:divBdr>
        </w:div>
        <w:div w:id="94131653">
          <w:marLeft w:val="640"/>
          <w:marRight w:val="0"/>
          <w:marTop w:val="0"/>
          <w:marBottom w:val="0"/>
          <w:divBdr>
            <w:top w:val="none" w:sz="0" w:space="0" w:color="auto"/>
            <w:left w:val="none" w:sz="0" w:space="0" w:color="auto"/>
            <w:bottom w:val="none" w:sz="0" w:space="0" w:color="auto"/>
            <w:right w:val="none" w:sz="0" w:space="0" w:color="auto"/>
          </w:divBdr>
        </w:div>
        <w:div w:id="1864901930">
          <w:marLeft w:val="640"/>
          <w:marRight w:val="0"/>
          <w:marTop w:val="0"/>
          <w:marBottom w:val="0"/>
          <w:divBdr>
            <w:top w:val="none" w:sz="0" w:space="0" w:color="auto"/>
            <w:left w:val="none" w:sz="0" w:space="0" w:color="auto"/>
            <w:bottom w:val="none" w:sz="0" w:space="0" w:color="auto"/>
            <w:right w:val="none" w:sz="0" w:space="0" w:color="auto"/>
          </w:divBdr>
        </w:div>
        <w:div w:id="1771508715">
          <w:marLeft w:val="640"/>
          <w:marRight w:val="0"/>
          <w:marTop w:val="0"/>
          <w:marBottom w:val="0"/>
          <w:divBdr>
            <w:top w:val="none" w:sz="0" w:space="0" w:color="auto"/>
            <w:left w:val="none" w:sz="0" w:space="0" w:color="auto"/>
            <w:bottom w:val="none" w:sz="0" w:space="0" w:color="auto"/>
            <w:right w:val="none" w:sz="0" w:space="0" w:color="auto"/>
          </w:divBdr>
        </w:div>
        <w:div w:id="343358818">
          <w:marLeft w:val="640"/>
          <w:marRight w:val="0"/>
          <w:marTop w:val="0"/>
          <w:marBottom w:val="0"/>
          <w:divBdr>
            <w:top w:val="none" w:sz="0" w:space="0" w:color="auto"/>
            <w:left w:val="none" w:sz="0" w:space="0" w:color="auto"/>
            <w:bottom w:val="none" w:sz="0" w:space="0" w:color="auto"/>
            <w:right w:val="none" w:sz="0" w:space="0" w:color="auto"/>
          </w:divBdr>
        </w:div>
        <w:div w:id="392168813">
          <w:marLeft w:val="640"/>
          <w:marRight w:val="0"/>
          <w:marTop w:val="0"/>
          <w:marBottom w:val="0"/>
          <w:divBdr>
            <w:top w:val="none" w:sz="0" w:space="0" w:color="auto"/>
            <w:left w:val="none" w:sz="0" w:space="0" w:color="auto"/>
            <w:bottom w:val="none" w:sz="0" w:space="0" w:color="auto"/>
            <w:right w:val="none" w:sz="0" w:space="0" w:color="auto"/>
          </w:divBdr>
        </w:div>
        <w:div w:id="1876766286">
          <w:marLeft w:val="640"/>
          <w:marRight w:val="0"/>
          <w:marTop w:val="0"/>
          <w:marBottom w:val="0"/>
          <w:divBdr>
            <w:top w:val="none" w:sz="0" w:space="0" w:color="auto"/>
            <w:left w:val="none" w:sz="0" w:space="0" w:color="auto"/>
            <w:bottom w:val="none" w:sz="0" w:space="0" w:color="auto"/>
            <w:right w:val="none" w:sz="0" w:space="0" w:color="auto"/>
          </w:divBdr>
        </w:div>
        <w:div w:id="2035767015">
          <w:marLeft w:val="640"/>
          <w:marRight w:val="0"/>
          <w:marTop w:val="0"/>
          <w:marBottom w:val="0"/>
          <w:divBdr>
            <w:top w:val="none" w:sz="0" w:space="0" w:color="auto"/>
            <w:left w:val="none" w:sz="0" w:space="0" w:color="auto"/>
            <w:bottom w:val="none" w:sz="0" w:space="0" w:color="auto"/>
            <w:right w:val="none" w:sz="0" w:space="0" w:color="auto"/>
          </w:divBdr>
        </w:div>
        <w:div w:id="1118184945">
          <w:marLeft w:val="640"/>
          <w:marRight w:val="0"/>
          <w:marTop w:val="0"/>
          <w:marBottom w:val="0"/>
          <w:divBdr>
            <w:top w:val="none" w:sz="0" w:space="0" w:color="auto"/>
            <w:left w:val="none" w:sz="0" w:space="0" w:color="auto"/>
            <w:bottom w:val="none" w:sz="0" w:space="0" w:color="auto"/>
            <w:right w:val="none" w:sz="0" w:space="0" w:color="auto"/>
          </w:divBdr>
        </w:div>
        <w:div w:id="309675150">
          <w:marLeft w:val="640"/>
          <w:marRight w:val="0"/>
          <w:marTop w:val="0"/>
          <w:marBottom w:val="0"/>
          <w:divBdr>
            <w:top w:val="none" w:sz="0" w:space="0" w:color="auto"/>
            <w:left w:val="none" w:sz="0" w:space="0" w:color="auto"/>
            <w:bottom w:val="none" w:sz="0" w:space="0" w:color="auto"/>
            <w:right w:val="none" w:sz="0" w:space="0" w:color="auto"/>
          </w:divBdr>
        </w:div>
        <w:div w:id="241840069">
          <w:marLeft w:val="640"/>
          <w:marRight w:val="0"/>
          <w:marTop w:val="0"/>
          <w:marBottom w:val="0"/>
          <w:divBdr>
            <w:top w:val="none" w:sz="0" w:space="0" w:color="auto"/>
            <w:left w:val="none" w:sz="0" w:space="0" w:color="auto"/>
            <w:bottom w:val="none" w:sz="0" w:space="0" w:color="auto"/>
            <w:right w:val="none" w:sz="0" w:space="0" w:color="auto"/>
          </w:divBdr>
        </w:div>
        <w:div w:id="1333533291">
          <w:marLeft w:val="640"/>
          <w:marRight w:val="0"/>
          <w:marTop w:val="0"/>
          <w:marBottom w:val="0"/>
          <w:divBdr>
            <w:top w:val="none" w:sz="0" w:space="0" w:color="auto"/>
            <w:left w:val="none" w:sz="0" w:space="0" w:color="auto"/>
            <w:bottom w:val="none" w:sz="0" w:space="0" w:color="auto"/>
            <w:right w:val="none" w:sz="0" w:space="0" w:color="auto"/>
          </w:divBdr>
        </w:div>
        <w:div w:id="922834175">
          <w:marLeft w:val="640"/>
          <w:marRight w:val="0"/>
          <w:marTop w:val="0"/>
          <w:marBottom w:val="0"/>
          <w:divBdr>
            <w:top w:val="none" w:sz="0" w:space="0" w:color="auto"/>
            <w:left w:val="none" w:sz="0" w:space="0" w:color="auto"/>
            <w:bottom w:val="none" w:sz="0" w:space="0" w:color="auto"/>
            <w:right w:val="none" w:sz="0" w:space="0" w:color="auto"/>
          </w:divBdr>
        </w:div>
        <w:div w:id="2076735099">
          <w:marLeft w:val="640"/>
          <w:marRight w:val="0"/>
          <w:marTop w:val="0"/>
          <w:marBottom w:val="0"/>
          <w:divBdr>
            <w:top w:val="none" w:sz="0" w:space="0" w:color="auto"/>
            <w:left w:val="none" w:sz="0" w:space="0" w:color="auto"/>
            <w:bottom w:val="none" w:sz="0" w:space="0" w:color="auto"/>
            <w:right w:val="none" w:sz="0" w:space="0" w:color="auto"/>
          </w:divBdr>
        </w:div>
        <w:div w:id="1060981227">
          <w:marLeft w:val="640"/>
          <w:marRight w:val="0"/>
          <w:marTop w:val="0"/>
          <w:marBottom w:val="0"/>
          <w:divBdr>
            <w:top w:val="none" w:sz="0" w:space="0" w:color="auto"/>
            <w:left w:val="none" w:sz="0" w:space="0" w:color="auto"/>
            <w:bottom w:val="none" w:sz="0" w:space="0" w:color="auto"/>
            <w:right w:val="none" w:sz="0" w:space="0" w:color="auto"/>
          </w:divBdr>
        </w:div>
        <w:div w:id="31466423">
          <w:marLeft w:val="640"/>
          <w:marRight w:val="0"/>
          <w:marTop w:val="0"/>
          <w:marBottom w:val="0"/>
          <w:divBdr>
            <w:top w:val="none" w:sz="0" w:space="0" w:color="auto"/>
            <w:left w:val="none" w:sz="0" w:space="0" w:color="auto"/>
            <w:bottom w:val="none" w:sz="0" w:space="0" w:color="auto"/>
            <w:right w:val="none" w:sz="0" w:space="0" w:color="auto"/>
          </w:divBdr>
        </w:div>
        <w:div w:id="1759014224">
          <w:marLeft w:val="640"/>
          <w:marRight w:val="0"/>
          <w:marTop w:val="0"/>
          <w:marBottom w:val="0"/>
          <w:divBdr>
            <w:top w:val="none" w:sz="0" w:space="0" w:color="auto"/>
            <w:left w:val="none" w:sz="0" w:space="0" w:color="auto"/>
            <w:bottom w:val="none" w:sz="0" w:space="0" w:color="auto"/>
            <w:right w:val="none" w:sz="0" w:space="0" w:color="auto"/>
          </w:divBdr>
        </w:div>
        <w:div w:id="1408066546">
          <w:marLeft w:val="640"/>
          <w:marRight w:val="0"/>
          <w:marTop w:val="0"/>
          <w:marBottom w:val="0"/>
          <w:divBdr>
            <w:top w:val="none" w:sz="0" w:space="0" w:color="auto"/>
            <w:left w:val="none" w:sz="0" w:space="0" w:color="auto"/>
            <w:bottom w:val="none" w:sz="0" w:space="0" w:color="auto"/>
            <w:right w:val="none" w:sz="0" w:space="0" w:color="auto"/>
          </w:divBdr>
        </w:div>
        <w:div w:id="1387993773">
          <w:marLeft w:val="640"/>
          <w:marRight w:val="0"/>
          <w:marTop w:val="0"/>
          <w:marBottom w:val="0"/>
          <w:divBdr>
            <w:top w:val="none" w:sz="0" w:space="0" w:color="auto"/>
            <w:left w:val="none" w:sz="0" w:space="0" w:color="auto"/>
            <w:bottom w:val="none" w:sz="0" w:space="0" w:color="auto"/>
            <w:right w:val="none" w:sz="0" w:space="0" w:color="auto"/>
          </w:divBdr>
        </w:div>
        <w:div w:id="191958341">
          <w:marLeft w:val="640"/>
          <w:marRight w:val="0"/>
          <w:marTop w:val="0"/>
          <w:marBottom w:val="0"/>
          <w:divBdr>
            <w:top w:val="none" w:sz="0" w:space="0" w:color="auto"/>
            <w:left w:val="none" w:sz="0" w:space="0" w:color="auto"/>
            <w:bottom w:val="none" w:sz="0" w:space="0" w:color="auto"/>
            <w:right w:val="none" w:sz="0" w:space="0" w:color="auto"/>
          </w:divBdr>
        </w:div>
        <w:div w:id="1782676199">
          <w:marLeft w:val="640"/>
          <w:marRight w:val="0"/>
          <w:marTop w:val="0"/>
          <w:marBottom w:val="0"/>
          <w:divBdr>
            <w:top w:val="none" w:sz="0" w:space="0" w:color="auto"/>
            <w:left w:val="none" w:sz="0" w:space="0" w:color="auto"/>
            <w:bottom w:val="none" w:sz="0" w:space="0" w:color="auto"/>
            <w:right w:val="none" w:sz="0" w:space="0" w:color="auto"/>
          </w:divBdr>
        </w:div>
        <w:div w:id="1124956543">
          <w:marLeft w:val="640"/>
          <w:marRight w:val="0"/>
          <w:marTop w:val="0"/>
          <w:marBottom w:val="0"/>
          <w:divBdr>
            <w:top w:val="none" w:sz="0" w:space="0" w:color="auto"/>
            <w:left w:val="none" w:sz="0" w:space="0" w:color="auto"/>
            <w:bottom w:val="none" w:sz="0" w:space="0" w:color="auto"/>
            <w:right w:val="none" w:sz="0" w:space="0" w:color="auto"/>
          </w:divBdr>
        </w:div>
        <w:div w:id="1236670360">
          <w:marLeft w:val="640"/>
          <w:marRight w:val="0"/>
          <w:marTop w:val="0"/>
          <w:marBottom w:val="0"/>
          <w:divBdr>
            <w:top w:val="none" w:sz="0" w:space="0" w:color="auto"/>
            <w:left w:val="none" w:sz="0" w:space="0" w:color="auto"/>
            <w:bottom w:val="none" w:sz="0" w:space="0" w:color="auto"/>
            <w:right w:val="none" w:sz="0" w:space="0" w:color="auto"/>
          </w:divBdr>
        </w:div>
        <w:div w:id="872376471">
          <w:marLeft w:val="640"/>
          <w:marRight w:val="0"/>
          <w:marTop w:val="0"/>
          <w:marBottom w:val="0"/>
          <w:divBdr>
            <w:top w:val="none" w:sz="0" w:space="0" w:color="auto"/>
            <w:left w:val="none" w:sz="0" w:space="0" w:color="auto"/>
            <w:bottom w:val="none" w:sz="0" w:space="0" w:color="auto"/>
            <w:right w:val="none" w:sz="0" w:space="0" w:color="auto"/>
          </w:divBdr>
        </w:div>
        <w:div w:id="889806203">
          <w:marLeft w:val="640"/>
          <w:marRight w:val="0"/>
          <w:marTop w:val="0"/>
          <w:marBottom w:val="0"/>
          <w:divBdr>
            <w:top w:val="none" w:sz="0" w:space="0" w:color="auto"/>
            <w:left w:val="none" w:sz="0" w:space="0" w:color="auto"/>
            <w:bottom w:val="none" w:sz="0" w:space="0" w:color="auto"/>
            <w:right w:val="none" w:sz="0" w:space="0" w:color="auto"/>
          </w:divBdr>
        </w:div>
        <w:div w:id="861939393">
          <w:marLeft w:val="640"/>
          <w:marRight w:val="0"/>
          <w:marTop w:val="0"/>
          <w:marBottom w:val="0"/>
          <w:divBdr>
            <w:top w:val="none" w:sz="0" w:space="0" w:color="auto"/>
            <w:left w:val="none" w:sz="0" w:space="0" w:color="auto"/>
            <w:bottom w:val="none" w:sz="0" w:space="0" w:color="auto"/>
            <w:right w:val="none" w:sz="0" w:space="0" w:color="auto"/>
          </w:divBdr>
        </w:div>
        <w:div w:id="856849540">
          <w:marLeft w:val="640"/>
          <w:marRight w:val="0"/>
          <w:marTop w:val="0"/>
          <w:marBottom w:val="0"/>
          <w:divBdr>
            <w:top w:val="none" w:sz="0" w:space="0" w:color="auto"/>
            <w:left w:val="none" w:sz="0" w:space="0" w:color="auto"/>
            <w:bottom w:val="none" w:sz="0" w:space="0" w:color="auto"/>
            <w:right w:val="none" w:sz="0" w:space="0" w:color="auto"/>
          </w:divBdr>
        </w:div>
        <w:div w:id="2087217167">
          <w:marLeft w:val="640"/>
          <w:marRight w:val="0"/>
          <w:marTop w:val="0"/>
          <w:marBottom w:val="0"/>
          <w:divBdr>
            <w:top w:val="none" w:sz="0" w:space="0" w:color="auto"/>
            <w:left w:val="none" w:sz="0" w:space="0" w:color="auto"/>
            <w:bottom w:val="none" w:sz="0" w:space="0" w:color="auto"/>
            <w:right w:val="none" w:sz="0" w:space="0" w:color="auto"/>
          </w:divBdr>
        </w:div>
        <w:div w:id="1668023187">
          <w:marLeft w:val="640"/>
          <w:marRight w:val="0"/>
          <w:marTop w:val="0"/>
          <w:marBottom w:val="0"/>
          <w:divBdr>
            <w:top w:val="none" w:sz="0" w:space="0" w:color="auto"/>
            <w:left w:val="none" w:sz="0" w:space="0" w:color="auto"/>
            <w:bottom w:val="none" w:sz="0" w:space="0" w:color="auto"/>
            <w:right w:val="none" w:sz="0" w:space="0" w:color="auto"/>
          </w:divBdr>
        </w:div>
        <w:div w:id="1229655956">
          <w:marLeft w:val="640"/>
          <w:marRight w:val="0"/>
          <w:marTop w:val="0"/>
          <w:marBottom w:val="0"/>
          <w:divBdr>
            <w:top w:val="none" w:sz="0" w:space="0" w:color="auto"/>
            <w:left w:val="none" w:sz="0" w:space="0" w:color="auto"/>
            <w:bottom w:val="none" w:sz="0" w:space="0" w:color="auto"/>
            <w:right w:val="none" w:sz="0" w:space="0" w:color="auto"/>
          </w:divBdr>
        </w:div>
        <w:div w:id="204565930">
          <w:marLeft w:val="640"/>
          <w:marRight w:val="0"/>
          <w:marTop w:val="0"/>
          <w:marBottom w:val="0"/>
          <w:divBdr>
            <w:top w:val="none" w:sz="0" w:space="0" w:color="auto"/>
            <w:left w:val="none" w:sz="0" w:space="0" w:color="auto"/>
            <w:bottom w:val="none" w:sz="0" w:space="0" w:color="auto"/>
            <w:right w:val="none" w:sz="0" w:space="0" w:color="auto"/>
          </w:divBdr>
        </w:div>
        <w:div w:id="1964580701">
          <w:marLeft w:val="640"/>
          <w:marRight w:val="0"/>
          <w:marTop w:val="0"/>
          <w:marBottom w:val="0"/>
          <w:divBdr>
            <w:top w:val="none" w:sz="0" w:space="0" w:color="auto"/>
            <w:left w:val="none" w:sz="0" w:space="0" w:color="auto"/>
            <w:bottom w:val="none" w:sz="0" w:space="0" w:color="auto"/>
            <w:right w:val="none" w:sz="0" w:space="0" w:color="auto"/>
          </w:divBdr>
        </w:div>
        <w:div w:id="444622625">
          <w:marLeft w:val="640"/>
          <w:marRight w:val="0"/>
          <w:marTop w:val="0"/>
          <w:marBottom w:val="0"/>
          <w:divBdr>
            <w:top w:val="none" w:sz="0" w:space="0" w:color="auto"/>
            <w:left w:val="none" w:sz="0" w:space="0" w:color="auto"/>
            <w:bottom w:val="none" w:sz="0" w:space="0" w:color="auto"/>
            <w:right w:val="none" w:sz="0" w:space="0" w:color="auto"/>
          </w:divBdr>
        </w:div>
        <w:div w:id="1781104124">
          <w:marLeft w:val="640"/>
          <w:marRight w:val="0"/>
          <w:marTop w:val="0"/>
          <w:marBottom w:val="0"/>
          <w:divBdr>
            <w:top w:val="none" w:sz="0" w:space="0" w:color="auto"/>
            <w:left w:val="none" w:sz="0" w:space="0" w:color="auto"/>
            <w:bottom w:val="none" w:sz="0" w:space="0" w:color="auto"/>
            <w:right w:val="none" w:sz="0" w:space="0" w:color="auto"/>
          </w:divBdr>
        </w:div>
      </w:divsChild>
    </w:div>
    <w:div w:id="423845235">
      <w:marLeft w:val="640"/>
      <w:marRight w:val="0"/>
      <w:marTop w:val="0"/>
      <w:marBottom w:val="0"/>
      <w:divBdr>
        <w:top w:val="none" w:sz="0" w:space="0" w:color="auto"/>
        <w:left w:val="none" w:sz="0" w:space="0" w:color="auto"/>
        <w:bottom w:val="none" w:sz="0" w:space="0" w:color="auto"/>
        <w:right w:val="none" w:sz="0" w:space="0" w:color="auto"/>
      </w:divBdr>
    </w:div>
    <w:div w:id="424083604">
      <w:marLeft w:val="640"/>
      <w:marRight w:val="0"/>
      <w:marTop w:val="0"/>
      <w:marBottom w:val="0"/>
      <w:divBdr>
        <w:top w:val="none" w:sz="0" w:space="0" w:color="auto"/>
        <w:left w:val="none" w:sz="0" w:space="0" w:color="auto"/>
        <w:bottom w:val="none" w:sz="0" w:space="0" w:color="auto"/>
        <w:right w:val="none" w:sz="0" w:space="0" w:color="auto"/>
      </w:divBdr>
    </w:div>
    <w:div w:id="424688695">
      <w:marLeft w:val="640"/>
      <w:marRight w:val="0"/>
      <w:marTop w:val="0"/>
      <w:marBottom w:val="0"/>
      <w:divBdr>
        <w:top w:val="none" w:sz="0" w:space="0" w:color="auto"/>
        <w:left w:val="none" w:sz="0" w:space="0" w:color="auto"/>
        <w:bottom w:val="none" w:sz="0" w:space="0" w:color="auto"/>
        <w:right w:val="none" w:sz="0" w:space="0" w:color="auto"/>
      </w:divBdr>
    </w:div>
    <w:div w:id="425346790">
      <w:marLeft w:val="640"/>
      <w:marRight w:val="0"/>
      <w:marTop w:val="0"/>
      <w:marBottom w:val="0"/>
      <w:divBdr>
        <w:top w:val="none" w:sz="0" w:space="0" w:color="auto"/>
        <w:left w:val="none" w:sz="0" w:space="0" w:color="auto"/>
        <w:bottom w:val="none" w:sz="0" w:space="0" w:color="auto"/>
        <w:right w:val="none" w:sz="0" w:space="0" w:color="auto"/>
      </w:divBdr>
    </w:div>
    <w:div w:id="425543360">
      <w:marLeft w:val="640"/>
      <w:marRight w:val="0"/>
      <w:marTop w:val="0"/>
      <w:marBottom w:val="0"/>
      <w:divBdr>
        <w:top w:val="none" w:sz="0" w:space="0" w:color="auto"/>
        <w:left w:val="none" w:sz="0" w:space="0" w:color="auto"/>
        <w:bottom w:val="none" w:sz="0" w:space="0" w:color="auto"/>
        <w:right w:val="none" w:sz="0" w:space="0" w:color="auto"/>
      </w:divBdr>
    </w:div>
    <w:div w:id="426511647">
      <w:marLeft w:val="640"/>
      <w:marRight w:val="0"/>
      <w:marTop w:val="0"/>
      <w:marBottom w:val="0"/>
      <w:divBdr>
        <w:top w:val="none" w:sz="0" w:space="0" w:color="auto"/>
        <w:left w:val="none" w:sz="0" w:space="0" w:color="auto"/>
        <w:bottom w:val="none" w:sz="0" w:space="0" w:color="auto"/>
        <w:right w:val="none" w:sz="0" w:space="0" w:color="auto"/>
      </w:divBdr>
    </w:div>
    <w:div w:id="429206082">
      <w:bodyDiv w:val="1"/>
      <w:marLeft w:val="0"/>
      <w:marRight w:val="0"/>
      <w:marTop w:val="0"/>
      <w:marBottom w:val="0"/>
      <w:divBdr>
        <w:top w:val="none" w:sz="0" w:space="0" w:color="auto"/>
        <w:left w:val="none" w:sz="0" w:space="0" w:color="auto"/>
        <w:bottom w:val="none" w:sz="0" w:space="0" w:color="auto"/>
        <w:right w:val="none" w:sz="0" w:space="0" w:color="auto"/>
      </w:divBdr>
      <w:divsChild>
        <w:div w:id="54664975">
          <w:marLeft w:val="640"/>
          <w:marRight w:val="0"/>
          <w:marTop w:val="0"/>
          <w:marBottom w:val="0"/>
          <w:divBdr>
            <w:top w:val="none" w:sz="0" w:space="0" w:color="auto"/>
            <w:left w:val="none" w:sz="0" w:space="0" w:color="auto"/>
            <w:bottom w:val="none" w:sz="0" w:space="0" w:color="auto"/>
            <w:right w:val="none" w:sz="0" w:space="0" w:color="auto"/>
          </w:divBdr>
        </w:div>
        <w:div w:id="758403306">
          <w:marLeft w:val="640"/>
          <w:marRight w:val="0"/>
          <w:marTop w:val="0"/>
          <w:marBottom w:val="0"/>
          <w:divBdr>
            <w:top w:val="none" w:sz="0" w:space="0" w:color="auto"/>
            <w:left w:val="none" w:sz="0" w:space="0" w:color="auto"/>
            <w:bottom w:val="none" w:sz="0" w:space="0" w:color="auto"/>
            <w:right w:val="none" w:sz="0" w:space="0" w:color="auto"/>
          </w:divBdr>
        </w:div>
        <w:div w:id="2133553434">
          <w:marLeft w:val="640"/>
          <w:marRight w:val="0"/>
          <w:marTop w:val="0"/>
          <w:marBottom w:val="0"/>
          <w:divBdr>
            <w:top w:val="none" w:sz="0" w:space="0" w:color="auto"/>
            <w:left w:val="none" w:sz="0" w:space="0" w:color="auto"/>
            <w:bottom w:val="none" w:sz="0" w:space="0" w:color="auto"/>
            <w:right w:val="none" w:sz="0" w:space="0" w:color="auto"/>
          </w:divBdr>
        </w:div>
        <w:div w:id="2066954414">
          <w:marLeft w:val="640"/>
          <w:marRight w:val="0"/>
          <w:marTop w:val="0"/>
          <w:marBottom w:val="0"/>
          <w:divBdr>
            <w:top w:val="none" w:sz="0" w:space="0" w:color="auto"/>
            <w:left w:val="none" w:sz="0" w:space="0" w:color="auto"/>
            <w:bottom w:val="none" w:sz="0" w:space="0" w:color="auto"/>
            <w:right w:val="none" w:sz="0" w:space="0" w:color="auto"/>
          </w:divBdr>
        </w:div>
        <w:div w:id="594171674">
          <w:marLeft w:val="640"/>
          <w:marRight w:val="0"/>
          <w:marTop w:val="0"/>
          <w:marBottom w:val="0"/>
          <w:divBdr>
            <w:top w:val="none" w:sz="0" w:space="0" w:color="auto"/>
            <w:left w:val="none" w:sz="0" w:space="0" w:color="auto"/>
            <w:bottom w:val="none" w:sz="0" w:space="0" w:color="auto"/>
            <w:right w:val="none" w:sz="0" w:space="0" w:color="auto"/>
          </w:divBdr>
        </w:div>
        <w:div w:id="1817449007">
          <w:marLeft w:val="640"/>
          <w:marRight w:val="0"/>
          <w:marTop w:val="0"/>
          <w:marBottom w:val="0"/>
          <w:divBdr>
            <w:top w:val="none" w:sz="0" w:space="0" w:color="auto"/>
            <w:left w:val="none" w:sz="0" w:space="0" w:color="auto"/>
            <w:bottom w:val="none" w:sz="0" w:space="0" w:color="auto"/>
            <w:right w:val="none" w:sz="0" w:space="0" w:color="auto"/>
          </w:divBdr>
        </w:div>
        <w:div w:id="1340081952">
          <w:marLeft w:val="640"/>
          <w:marRight w:val="0"/>
          <w:marTop w:val="0"/>
          <w:marBottom w:val="0"/>
          <w:divBdr>
            <w:top w:val="none" w:sz="0" w:space="0" w:color="auto"/>
            <w:left w:val="none" w:sz="0" w:space="0" w:color="auto"/>
            <w:bottom w:val="none" w:sz="0" w:space="0" w:color="auto"/>
            <w:right w:val="none" w:sz="0" w:space="0" w:color="auto"/>
          </w:divBdr>
        </w:div>
        <w:div w:id="635373857">
          <w:marLeft w:val="640"/>
          <w:marRight w:val="0"/>
          <w:marTop w:val="0"/>
          <w:marBottom w:val="0"/>
          <w:divBdr>
            <w:top w:val="none" w:sz="0" w:space="0" w:color="auto"/>
            <w:left w:val="none" w:sz="0" w:space="0" w:color="auto"/>
            <w:bottom w:val="none" w:sz="0" w:space="0" w:color="auto"/>
            <w:right w:val="none" w:sz="0" w:space="0" w:color="auto"/>
          </w:divBdr>
        </w:div>
        <w:div w:id="1696537270">
          <w:marLeft w:val="640"/>
          <w:marRight w:val="0"/>
          <w:marTop w:val="0"/>
          <w:marBottom w:val="0"/>
          <w:divBdr>
            <w:top w:val="none" w:sz="0" w:space="0" w:color="auto"/>
            <w:left w:val="none" w:sz="0" w:space="0" w:color="auto"/>
            <w:bottom w:val="none" w:sz="0" w:space="0" w:color="auto"/>
            <w:right w:val="none" w:sz="0" w:space="0" w:color="auto"/>
          </w:divBdr>
        </w:div>
        <w:div w:id="2116515654">
          <w:marLeft w:val="640"/>
          <w:marRight w:val="0"/>
          <w:marTop w:val="0"/>
          <w:marBottom w:val="0"/>
          <w:divBdr>
            <w:top w:val="none" w:sz="0" w:space="0" w:color="auto"/>
            <w:left w:val="none" w:sz="0" w:space="0" w:color="auto"/>
            <w:bottom w:val="none" w:sz="0" w:space="0" w:color="auto"/>
            <w:right w:val="none" w:sz="0" w:space="0" w:color="auto"/>
          </w:divBdr>
        </w:div>
        <w:div w:id="340006969">
          <w:marLeft w:val="640"/>
          <w:marRight w:val="0"/>
          <w:marTop w:val="0"/>
          <w:marBottom w:val="0"/>
          <w:divBdr>
            <w:top w:val="none" w:sz="0" w:space="0" w:color="auto"/>
            <w:left w:val="none" w:sz="0" w:space="0" w:color="auto"/>
            <w:bottom w:val="none" w:sz="0" w:space="0" w:color="auto"/>
            <w:right w:val="none" w:sz="0" w:space="0" w:color="auto"/>
          </w:divBdr>
        </w:div>
        <w:div w:id="1583947420">
          <w:marLeft w:val="640"/>
          <w:marRight w:val="0"/>
          <w:marTop w:val="0"/>
          <w:marBottom w:val="0"/>
          <w:divBdr>
            <w:top w:val="none" w:sz="0" w:space="0" w:color="auto"/>
            <w:left w:val="none" w:sz="0" w:space="0" w:color="auto"/>
            <w:bottom w:val="none" w:sz="0" w:space="0" w:color="auto"/>
            <w:right w:val="none" w:sz="0" w:space="0" w:color="auto"/>
          </w:divBdr>
        </w:div>
        <w:div w:id="1895193962">
          <w:marLeft w:val="640"/>
          <w:marRight w:val="0"/>
          <w:marTop w:val="0"/>
          <w:marBottom w:val="0"/>
          <w:divBdr>
            <w:top w:val="none" w:sz="0" w:space="0" w:color="auto"/>
            <w:left w:val="none" w:sz="0" w:space="0" w:color="auto"/>
            <w:bottom w:val="none" w:sz="0" w:space="0" w:color="auto"/>
            <w:right w:val="none" w:sz="0" w:space="0" w:color="auto"/>
          </w:divBdr>
        </w:div>
        <w:div w:id="849418870">
          <w:marLeft w:val="640"/>
          <w:marRight w:val="0"/>
          <w:marTop w:val="0"/>
          <w:marBottom w:val="0"/>
          <w:divBdr>
            <w:top w:val="none" w:sz="0" w:space="0" w:color="auto"/>
            <w:left w:val="none" w:sz="0" w:space="0" w:color="auto"/>
            <w:bottom w:val="none" w:sz="0" w:space="0" w:color="auto"/>
            <w:right w:val="none" w:sz="0" w:space="0" w:color="auto"/>
          </w:divBdr>
        </w:div>
        <w:div w:id="798762710">
          <w:marLeft w:val="640"/>
          <w:marRight w:val="0"/>
          <w:marTop w:val="0"/>
          <w:marBottom w:val="0"/>
          <w:divBdr>
            <w:top w:val="none" w:sz="0" w:space="0" w:color="auto"/>
            <w:left w:val="none" w:sz="0" w:space="0" w:color="auto"/>
            <w:bottom w:val="none" w:sz="0" w:space="0" w:color="auto"/>
            <w:right w:val="none" w:sz="0" w:space="0" w:color="auto"/>
          </w:divBdr>
        </w:div>
        <w:div w:id="1712149062">
          <w:marLeft w:val="640"/>
          <w:marRight w:val="0"/>
          <w:marTop w:val="0"/>
          <w:marBottom w:val="0"/>
          <w:divBdr>
            <w:top w:val="none" w:sz="0" w:space="0" w:color="auto"/>
            <w:left w:val="none" w:sz="0" w:space="0" w:color="auto"/>
            <w:bottom w:val="none" w:sz="0" w:space="0" w:color="auto"/>
            <w:right w:val="none" w:sz="0" w:space="0" w:color="auto"/>
          </w:divBdr>
        </w:div>
        <w:div w:id="1040520742">
          <w:marLeft w:val="640"/>
          <w:marRight w:val="0"/>
          <w:marTop w:val="0"/>
          <w:marBottom w:val="0"/>
          <w:divBdr>
            <w:top w:val="none" w:sz="0" w:space="0" w:color="auto"/>
            <w:left w:val="none" w:sz="0" w:space="0" w:color="auto"/>
            <w:bottom w:val="none" w:sz="0" w:space="0" w:color="auto"/>
            <w:right w:val="none" w:sz="0" w:space="0" w:color="auto"/>
          </w:divBdr>
        </w:div>
        <w:div w:id="684013528">
          <w:marLeft w:val="640"/>
          <w:marRight w:val="0"/>
          <w:marTop w:val="0"/>
          <w:marBottom w:val="0"/>
          <w:divBdr>
            <w:top w:val="none" w:sz="0" w:space="0" w:color="auto"/>
            <w:left w:val="none" w:sz="0" w:space="0" w:color="auto"/>
            <w:bottom w:val="none" w:sz="0" w:space="0" w:color="auto"/>
            <w:right w:val="none" w:sz="0" w:space="0" w:color="auto"/>
          </w:divBdr>
        </w:div>
        <w:div w:id="937523629">
          <w:marLeft w:val="640"/>
          <w:marRight w:val="0"/>
          <w:marTop w:val="0"/>
          <w:marBottom w:val="0"/>
          <w:divBdr>
            <w:top w:val="none" w:sz="0" w:space="0" w:color="auto"/>
            <w:left w:val="none" w:sz="0" w:space="0" w:color="auto"/>
            <w:bottom w:val="none" w:sz="0" w:space="0" w:color="auto"/>
            <w:right w:val="none" w:sz="0" w:space="0" w:color="auto"/>
          </w:divBdr>
        </w:div>
        <w:div w:id="1372454987">
          <w:marLeft w:val="640"/>
          <w:marRight w:val="0"/>
          <w:marTop w:val="0"/>
          <w:marBottom w:val="0"/>
          <w:divBdr>
            <w:top w:val="none" w:sz="0" w:space="0" w:color="auto"/>
            <w:left w:val="none" w:sz="0" w:space="0" w:color="auto"/>
            <w:bottom w:val="none" w:sz="0" w:space="0" w:color="auto"/>
            <w:right w:val="none" w:sz="0" w:space="0" w:color="auto"/>
          </w:divBdr>
        </w:div>
        <w:div w:id="1377463170">
          <w:marLeft w:val="640"/>
          <w:marRight w:val="0"/>
          <w:marTop w:val="0"/>
          <w:marBottom w:val="0"/>
          <w:divBdr>
            <w:top w:val="none" w:sz="0" w:space="0" w:color="auto"/>
            <w:left w:val="none" w:sz="0" w:space="0" w:color="auto"/>
            <w:bottom w:val="none" w:sz="0" w:space="0" w:color="auto"/>
            <w:right w:val="none" w:sz="0" w:space="0" w:color="auto"/>
          </w:divBdr>
        </w:div>
        <w:div w:id="2009017965">
          <w:marLeft w:val="640"/>
          <w:marRight w:val="0"/>
          <w:marTop w:val="0"/>
          <w:marBottom w:val="0"/>
          <w:divBdr>
            <w:top w:val="none" w:sz="0" w:space="0" w:color="auto"/>
            <w:left w:val="none" w:sz="0" w:space="0" w:color="auto"/>
            <w:bottom w:val="none" w:sz="0" w:space="0" w:color="auto"/>
            <w:right w:val="none" w:sz="0" w:space="0" w:color="auto"/>
          </w:divBdr>
        </w:div>
        <w:div w:id="1016999250">
          <w:marLeft w:val="640"/>
          <w:marRight w:val="0"/>
          <w:marTop w:val="0"/>
          <w:marBottom w:val="0"/>
          <w:divBdr>
            <w:top w:val="none" w:sz="0" w:space="0" w:color="auto"/>
            <w:left w:val="none" w:sz="0" w:space="0" w:color="auto"/>
            <w:bottom w:val="none" w:sz="0" w:space="0" w:color="auto"/>
            <w:right w:val="none" w:sz="0" w:space="0" w:color="auto"/>
          </w:divBdr>
        </w:div>
        <w:div w:id="1396121487">
          <w:marLeft w:val="640"/>
          <w:marRight w:val="0"/>
          <w:marTop w:val="0"/>
          <w:marBottom w:val="0"/>
          <w:divBdr>
            <w:top w:val="none" w:sz="0" w:space="0" w:color="auto"/>
            <w:left w:val="none" w:sz="0" w:space="0" w:color="auto"/>
            <w:bottom w:val="none" w:sz="0" w:space="0" w:color="auto"/>
            <w:right w:val="none" w:sz="0" w:space="0" w:color="auto"/>
          </w:divBdr>
        </w:div>
        <w:div w:id="385225939">
          <w:marLeft w:val="640"/>
          <w:marRight w:val="0"/>
          <w:marTop w:val="0"/>
          <w:marBottom w:val="0"/>
          <w:divBdr>
            <w:top w:val="none" w:sz="0" w:space="0" w:color="auto"/>
            <w:left w:val="none" w:sz="0" w:space="0" w:color="auto"/>
            <w:bottom w:val="none" w:sz="0" w:space="0" w:color="auto"/>
            <w:right w:val="none" w:sz="0" w:space="0" w:color="auto"/>
          </w:divBdr>
        </w:div>
        <w:div w:id="289750748">
          <w:marLeft w:val="640"/>
          <w:marRight w:val="0"/>
          <w:marTop w:val="0"/>
          <w:marBottom w:val="0"/>
          <w:divBdr>
            <w:top w:val="none" w:sz="0" w:space="0" w:color="auto"/>
            <w:left w:val="none" w:sz="0" w:space="0" w:color="auto"/>
            <w:bottom w:val="none" w:sz="0" w:space="0" w:color="auto"/>
            <w:right w:val="none" w:sz="0" w:space="0" w:color="auto"/>
          </w:divBdr>
        </w:div>
        <w:div w:id="356930843">
          <w:marLeft w:val="640"/>
          <w:marRight w:val="0"/>
          <w:marTop w:val="0"/>
          <w:marBottom w:val="0"/>
          <w:divBdr>
            <w:top w:val="none" w:sz="0" w:space="0" w:color="auto"/>
            <w:left w:val="none" w:sz="0" w:space="0" w:color="auto"/>
            <w:bottom w:val="none" w:sz="0" w:space="0" w:color="auto"/>
            <w:right w:val="none" w:sz="0" w:space="0" w:color="auto"/>
          </w:divBdr>
        </w:div>
        <w:div w:id="1250389953">
          <w:marLeft w:val="640"/>
          <w:marRight w:val="0"/>
          <w:marTop w:val="0"/>
          <w:marBottom w:val="0"/>
          <w:divBdr>
            <w:top w:val="none" w:sz="0" w:space="0" w:color="auto"/>
            <w:left w:val="none" w:sz="0" w:space="0" w:color="auto"/>
            <w:bottom w:val="none" w:sz="0" w:space="0" w:color="auto"/>
            <w:right w:val="none" w:sz="0" w:space="0" w:color="auto"/>
          </w:divBdr>
        </w:div>
        <w:div w:id="67772820">
          <w:marLeft w:val="640"/>
          <w:marRight w:val="0"/>
          <w:marTop w:val="0"/>
          <w:marBottom w:val="0"/>
          <w:divBdr>
            <w:top w:val="none" w:sz="0" w:space="0" w:color="auto"/>
            <w:left w:val="none" w:sz="0" w:space="0" w:color="auto"/>
            <w:bottom w:val="none" w:sz="0" w:space="0" w:color="auto"/>
            <w:right w:val="none" w:sz="0" w:space="0" w:color="auto"/>
          </w:divBdr>
        </w:div>
        <w:div w:id="1190529387">
          <w:marLeft w:val="640"/>
          <w:marRight w:val="0"/>
          <w:marTop w:val="0"/>
          <w:marBottom w:val="0"/>
          <w:divBdr>
            <w:top w:val="none" w:sz="0" w:space="0" w:color="auto"/>
            <w:left w:val="none" w:sz="0" w:space="0" w:color="auto"/>
            <w:bottom w:val="none" w:sz="0" w:space="0" w:color="auto"/>
            <w:right w:val="none" w:sz="0" w:space="0" w:color="auto"/>
          </w:divBdr>
        </w:div>
        <w:div w:id="1606696847">
          <w:marLeft w:val="640"/>
          <w:marRight w:val="0"/>
          <w:marTop w:val="0"/>
          <w:marBottom w:val="0"/>
          <w:divBdr>
            <w:top w:val="none" w:sz="0" w:space="0" w:color="auto"/>
            <w:left w:val="none" w:sz="0" w:space="0" w:color="auto"/>
            <w:bottom w:val="none" w:sz="0" w:space="0" w:color="auto"/>
            <w:right w:val="none" w:sz="0" w:space="0" w:color="auto"/>
          </w:divBdr>
        </w:div>
        <w:div w:id="1236552908">
          <w:marLeft w:val="640"/>
          <w:marRight w:val="0"/>
          <w:marTop w:val="0"/>
          <w:marBottom w:val="0"/>
          <w:divBdr>
            <w:top w:val="none" w:sz="0" w:space="0" w:color="auto"/>
            <w:left w:val="none" w:sz="0" w:space="0" w:color="auto"/>
            <w:bottom w:val="none" w:sz="0" w:space="0" w:color="auto"/>
            <w:right w:val="none" w:sz="0" w:space="0" w:color="auto"/>
          </w:divBdr>
        </w:div>
        <w:div w:id="967007397">
          <w:marLeft w:val="640"/>
          <w:marRight w:val="0"/>
          <w:marTop w:val="0"/>
          <w:marBottom w:val="0"/>
          <w:divBdr>
            <w:top w:val="none" w:sz="0" w:space="0" w:color="auto"/>
            <w:left w:val="none" w:sz="0" w:space="0" w:color="auto"/>
            <w:bottom w:val="none" w:sz="0" w:space="0" w:color="auto"/>
            <w:right w:val="none" w:sz="0" w:space="0" w:color="auto"/>
          </w:divBdr>
        </w:div>
        <w:div w:id="2002151280">
          <w:marLeft w:val="640"/>
          <w:marRight w:val="0"/>
          <w:marTop w:val="0"/>
          <w:marBottom w:val="0"/>
          <w:divBdr>
            <w:top w:val="none" w:sz="0" w:space="0" w:color="auto"/>
            <w:left w:val="none" w:sz="0" w:space="0" w:color="auto"/>
            <w:bottom w:val="none" w:sz="0" w:space="0" w:color="auto"/>
            <w:right w:val="none" w:sz="0" w:space="0" w:color="auto"/>
          </w:divBdr>
        </w:div>
        <w:div w:id="1591308722">
          <w:marLeft w:val="640"/>
          <w:marRight w:val="0"/>
          <w:marTop w:val="0"/>
          <w:marBottom w:val="0"/>
          <w:divBdr>
            <w:top w:val="none" w:sz="0" w:space="0" w:color="auto"/>
            <w:left w:val="none" w:sz="0" w:space="0" w:color="auto"/>
            <w:bottom w:val="none" w:sz="0" w:space="0" w:color="auto"/>
            <w:right w:val="none" w:sz="0" w:space="0" w:color="auto"/>
          </w:divBdr>
        </w:div>
        <w:div w:id="24136180">
          <w:marLeft w:val="640"/>
          <w:marRight w:val="0"/>
          <w:marTop w:val="0"/>
          <w:marBottom w:val="0"/>
          <w:divBdr>
            <w:top w:val="none" w:sz="0" w:space="0" w:color="auto"/>
            <w:left w:val="none" w:sz="0" w:space="0" w:color="auto"/>
            <w:bottom w:val="none" w:sz="0" w:space="0" w:color="auto"/>
            <w:right w:val="none" w:sz="0" w:space="0" w:color="auto"/>
          </w:divBdr>
        </w:div>
        <w:div w:id="706875258">
          <w:marLeft w:val="640"/>
          <w:marRight w:val="0"/>
          <w:marTop w:val="0"/>
          <w:marBottom w:val="0"/>
          <w:divBdr>
            <w:top w:val="none" w:sz="0" w:space="0" w:color="auto"/>
            <w:left w:val="none" w:sz="0" w:space="0" w:color="auto"/>
            <w:bottom w:val="none" w:sz="0" w:space="0" w:color="auto"/>
            <w:right w:val="none" w:sz="0" w:space="0" w:color="auto"/>
          </w:divBdr>
        </w:div>
        <w:div w:id="91825964">
          <w:marLeft w:val="640"/>
          <w:marRight w:val="0"/>
          <w:marTop w:val="0"/>
          <w:marBottom w:val="0"/>
          <w:divBdr>
            <w:top w:val="none" w:sz="0" w:space="0" w:color="auto"/>
            <w:left w:val="none" w:sz="0" w:space="0" w:color="auto"/>
            <w:bottom w:val="none" w:sz="0" w:space="0" w:color="auto"/>
            <w:right w:val="none" w:sz="0" w:space="0" w:color="auto"/>
          </w:divBdr>
        </w:div>
        <w:div w:id="224264647">
          <w:marLeft w:val="640"/>
          <w:marRight w:val="0"/>
          <w:marTop w:val="0"/>
          <w:marBottom w:val="0"/>
          <w:divBdr>
            <w:top w:val="none" w:sz="0" w:space="0" w:color="auto"/>
            <w:left w:val="none" w:sz="0" w:space="0" w:color="auto"/>
            <w:bottom w:val="none" w:sz="0" w:space="0" w:color="auto"/>
            <w:right w:val="none" w:sz="0" w:space="0" w:color="auto"/>
          </w:divBdr>
        </w:div>
        <w:div w:id="1761950278">
          <w:marLeft w:val="640"/>
          <w:marRight w:val="0"/>
          <w:marTop w:val="0"/>
          <w:marBottom w:val="0"/>
          <w:divBdr>
            <w:top w:val="none" w:sz="0" w:space="0" w:color="auto"/>
            <w:left w:val="none" w:sz="0" w:space="0" w:color="auto"/>
            <w:bottom w:val="none" w:sz="0" w:space="0" w:color="auto"/>
            <w:right w:val="none" w:sz="0" w:space="0" w:color="auto"/>
          </w:divBdr>
        </w:div>
        <w:div w:id="1037925490">
          <w:marLeft w:val="640"/>
          <w:marRight w:val="0"/>
          <w:marTop w:val="0"/>
          <w:marBottom w:val="0"/>
          <w:divBdr>
            <w:top w:val="none" w:sz="0" w:space="0" w:color="auto"/>
            <w:left w:val="none" w:sz="0" w:space="0" w:color="auto"/>
            <w:bottom w:val="none" w:sz="0" w:space="0" w:color="auto"/>
            <w:right w:val="none" w:sz="0" w:space="0" w:color="auto"/>
          </w:divBdr>
        </w:div>
        <w:div w:id="785124329">
          <w:marLeft w:val="640"/>
          <w:marRight w:val="0"/>
          <w:marTop w:val="0"/>
          <w:marBottom w:val="0"/>
          <w:divBdr>
            <w:top w:val="none" w:sz="0" w:space="0" w:color="auto"/>
            <w:left w:val="none" w:sz="0" w:space="0" w:color="auto"/>
            <w:bottom w:val="none" w:sz="0" w:space="0" w:color="auto"/>
            <w:right w:val="none" w:sz="0" w:space="0" w:color="auto"/>
          </w:divBdr>
        </w:div>
        <w:div w:id="1694072071">
          <w:marLeft w:val="640"/>
          <w:marRight w:val="0"/>
          <w:marTop w:val="0"/>
          <w:marBottom w:val="0"/>
          <w:divBdr>
            <w:top w:val="none" w:sz="0" w:space="0" w:color="auto"/>
            <w:left w:val="none" w:sz="0" w:space="0" w:color="auto"/>
            <w:bottom w:val="none" w:sz="0" w:space="0" w:color="auto"/>
            <w:right w:val="none" w:sz="0" w:space="0" w:color="auto"/>
          </w:divBdr>
        </w:div>
        <w:div w:id="1357316540">
          <w:marLeft w:val="640"/>
          <w:marRight w:val="0"/>
          <w:marTop w:val="0"/>
          <w:marBottom w:val="0"/>
          <w:divBdr>
            <w:top w:val="none" w:sz="0" w:space="0" w:color="auto"/>
            <w:left w:val="none" w:sz="0" w:space="0" w:color="auto"/>
            <w:bottom w:val="none" w:sz="0" w:space="0" w:color="auto"/>
            <w:right w:val="none" w:sz="0" w:space="0" w:color="auto"/>
          </w:divBdr>
        </w:div>
        <w:div w:id="637999333">
          <w:marLeft w:val="640"/>
          <w:marRight w:val="0"/>
          <w:marTop w:val="0"/>
          <w:marBottom w:val="0"/>
          <w:divBdr>
            <w:top w:val="none" w:sz="0" w:space="0" w:color="auto"/>
            <w:left w:val="none" w:sz="0" w:space="0" w:color="auto"/>
            <w:bottom w:val="none" w:sz="0" w:space="0" w:color="auto"/>
            <w:right w:val="none" w:sz="0" w:space="0" w:color="auto"/>
          </w:divBdr>
        </w:div>
        <w:div w:id="1651060969">
          <w:marLeft w:val="640"/>
          <w:marRight w:val="0"/>
          <w:marTop w:val="0"/>
          <w:marBottom w:val="0"/>
          <w:divBdr>
            <w:top w:val="none" w:sz="0" w:space="0" w:color="auto"/>
            <w:left w:val="none" w:sz="0" w:space="0" w:color="auto"/>
            <w:bottom w:val="none" w:sz="0" w:space="0" w:color="auto"/>
            <w:right w:val="none" w:sz="0" w:space="0" w:color="auto"/>
          </w:divBdr>
        </w:div>
        <w:div w:id="1972205554">
          <w:marLeft w:val="640"/>
          <w:marRight w:val="0"/>
          <w:marTop w:val="0"/>
          <w:marBottom w:val="0"/>
          <w:divBdr>
            <w:top w:val="none" w:sz="0" w:space="0" w:color="auto"/>
            <w:left w:val="none" w:sz="0" w:space="0" w:color="auto"/>
            <w:bottom w:val="none" w:sz="0" w:space="0" w:color="auto"/>
            <w:right w:val="none" w:sz="0" w:space="0" w:color="auto"/>
          </w:divBdr>
        </w:div>
      </w:divsChild>
    </w:div>
    <w:div w:id="430662653">
      <w:marLeft w:val="640"/>
      <w:marRight w:val="0"/>
      <w:marTop w:val="0"/>
      <w:marBottom w:val="0"/>
      <w:divBdr>
        <w:top w:val="none" w:sz="0" w:space="0" w:color="auto"/>
        <w:left w:val="none" w:sz="0" w:space="0" w:color="auto"/>
        <w:bottom w:val="none" w:sz="0" w:space="0" w:color="auto"/>
        <w:right w:val="none" w:sz="0" w:space="0" w:color="auto"/>
      </w:divBdr>
    </w:div>
    <w:div w:id="431164699">
      <w:bodyDiv w:val="1"/>
      <w:marLeft w:val="0"/>
      <w:marRight w:val="0"/>
      <w:marTop w:val="0"/>
      <w:marBottom w:val="0"/>
      <w:divBdr>
        <w:top w:val="none" w:sz="0" w:space="0" w:color="auto"/>
        <w:left w:val="none" w:sz="0" w:space="0" w:color="auto"/>
        <w:bottom w:val="none" w:sz="0" w:space="0" w:color="auto"/>
        <w:right w:val="none" w:sz="0" w:space="0" w:color="auto"/>
      </w:divBdr>
      <w:divsChild>
        <w:div w:id="1448891797">
          <w:marLeft w:val="640"/>
          <w:marRight w:val="0"/>
          <w:marTop w:val="0"/>
          <w:marBottom w:val="0"/>
          <w:divBdr>
            <w:top w:val="none" w:sz="0" w:space="0" w:color="auto"/>
            <w:left w:val="none" w:sz="0" w:space="0" w:color="auto"/>
            <w:bottom w:val="none" w:sz="0" w:space="0" w:color="auto"/>
            <w:right w:val="none" w:sz="0" w:space="0" w:color="auto"/>
          </w:divBdr>
        </w:div>
        <w:div w:id="1221600615">
          <w:marLeft w:val="640"/>
          <w:marRight w:val="0"/>
          <w:marTop w:val="0"/>
          <w:marBottom w:val="0"/>
          <w:divBdr>
            <w:top w:val="none" w:sz="0" w:space="0" w:color="auto"/>
            <w:left w:val="none" w:sz="0" w:space="0" w:color="auto"/>
            <w:bottom w:val="none" w:sz="0" w:space="0" w:color="auto"/>
            <w:right w:val="none" w:sz="0" w:space="0" w:color="auto"/>
          </w:divBdr>
        </w:div>
        <w:div w:id="1119760258">
          <w:marLeft w:val="640"/>
          <w:marRight w:val="0"/>
          <w:marTop w:val="0"/>
          <w:marBottom w:val="0"/>
          <w:divBdr>
            <w:top w:val="none" w:sz="0" w:space="0" w:color="auto"/>
            <w:left w:val="none" w:sz="0" w:space="0" w:color="auto"/>
            <w:bottom w:val="none" w:sz="0" w:space="0" w:color="auto"/>
            <w:right w:val="none" w:sz="0" w:space="0" w:color="auto"/>
          </w:divBdr>
        </w:div>
        <w:div w:id="1148403729">
          <w:marLeft w:val="640"/>
          <w:marRight w:val="0"/>
          <w:marTop w:val="0"/>
          <w:marBottom w:val="0"/>
          <w:divBdr>
            <w:top w:val="none" w:sz="0" w:space="0" w:color="auto"/>
            <w:left w:val="none" w:sz="0" w:space="0" w:color="auto"/>
            <w:bottom w:val="none" w:sz="0" w:space="0" w:color="auto"/>
            <w:right w:val="none" w:sz="0" w:space="0" w:color="auto"/>
          </w:divBdr>
        </w:div>
        <w:div w:id="1834569374">
          <w:marLeft w:val="640"/>
          <w:marRight w:val="0"/>
          <w:marTop w:val="0"/>
          <w:marBottom w:val="0"/>
          <w:divBdr>
            <w:top w:val="none" w:sz="0" w:space="0" w:color="auto"/>
            <w:left w:val="none" w:sz="0" w:space="0" w:color="auto"/>
            <w:bottom w:val="none" w:sz="0" w:space="0" w:color="auto"/>
            <w:right w:val="none" w:sz="0" w:space="0" w:color="auto"/>
          </w:divBdr>
        </w:div>
        <w:div w:id="984898507">
          <w:marLeft w:val="640"/>
          <w:marRight w:val="0"/>
          <w:marTop w:val="0"/>
          <w:marBottom w:val="0"/>
          <w:divBdr>
            <w:top w:val="none" w:sz="0" w:space="0" w:color="auto"/>
            <w:left w:val="none" w:sz="0" w:space="0" w:color="auto"/>
            <w:bottom w:val="none" w:sz="0" w:space="0" w:color="auto"/>
            <w:right w:val="none" w:sz="0" w:space="0" w:color="auto"/>
          </w:divBdr>
        </w:div>
        <w:div w:id="859202047">
          <w:marLeft w:val="640"/>
          <w:marRight w:val="0"/>
          <w:marTop w:val="0"/>
          <w:marBottom w:val="0"/>
          <w:divBdr>
            <w:top w:val="none" w:sz="0" w:space="0" w:color="auto"/>
            <w:left w:val="none" w:sz="0" w:space="0" w:color="auto"/>
            <w:bottom w:val="none" w:sz="0" w:space="0" w:color="auto"/>
            <w:right w:val="none" w:sz="0" w:space="0" w:color="auto"/>
          </w:divBdr>
        </w:div>
        <w:div w:id="725566333">
          <w:marLeft w:val="640"/>
          <w:marRight w:val="0"/>
          <w:marTop w:val="0"/>
          <w:marBottom w:val="0"/>
          <w:divBdr>
            <w:top w:val="none" w:sz="0" w:space="0" w:color="auto"/>
            <w:left w:val="none" w:sz="0" w:space="0" w:color="auto"/>
            <w:bottom w:val="none" w:sz="0" w:space="0" w:color="auto"/>
            <w:right w:val="none" w:sz="0" w:space="0" w:color="auto"/>
          </w:divBdr>
        </w:div>
        <w:div w:id="694427832">
          <w:marLeft w:val="640"/>
          <w:marRight w:val="0"/>
          <w:marTop w:val="0"/>
          <w:marBottom w:val="0"/>
          <w:divBdr>
            <w:top w:val="none" w:sz="0" w:space="0" w:color="auto"/>
            <w:left w:val="none" w:sz="0" w:space="0" w:color="auto"/>
            <w:bottom w:val="none" w:sz="0" w:space="0" w:color="auto"/>
            <w:right w:val="none" w:sz="0" w:space="0" w:color="auto"/>
          </w:divBdr>
        </w:div>
        <w:div w:id="1873105224">
          <w:marLeft w:val="640"/>
          <w:marRight w:val="0"/>
          <w:marTop w:val="0"/>
          <w:marBottom w:val="0"/>
          <w:divBdr>
            <w:top w:val="none" w:sz="0" w:space="0" w:color="auto"/>
            <w:left w:val="none" w:sz="0" w:space="0" w:color="auto"/>
            <w:bottom w:val="none" w:sz="0" w:space="0" w:color="auto"/>
            <w:right w:val="none" w:sz="0" w:space="0" w:color="auto"/>
          </w:divBdr>
        </w:div>
        <w:div w:id="1695619624">
          <w:marLeft w:val="640"/>
          <w:marRight w:val="0"/>
          <w:marTop w:val="0"/>
          <w:marBottom w:val="0"/>
          <w:divBdr>
            <w:top w:val="none" w:sz="0" w:space="0" w:color="auto"/>
            <w:left w:val="none" w:sz="0" w:space="0" w:color="auto"/>
            <w:bottom w:val="none" w:sz="0" w:space="0" w:color="auto"/>
            <w:right w:val="none" w:sz="0" w:space="0" w:color="auto"/>
          </w:divBdr>
        </w:div>
        <w:div w:id="1249927035">
          <w:marLeft w:val="640"/>
          <w:marRight w:val="0"/>
          <w:marTop w:val="0"/>
          <w:marBottom w:val="0"/>
          <w:divBdr>
            <w:top w:val="none" w:sz="0" w:space="0" w:color="auto"/>
            <w:left w:val="none" w:sz="0" w:space="0" w:color="auto"/>
            <w:bottom w:val="none" w:sz="0" w:space="0" w:color="auto"/>
            <w:right w:val="none" w:sz="0" w:space="0" w:color="auto"/>
          </w:divBdr>
        </w:div>
        <w:div w:id="1356275719">
          <w:marLeft w:val="640"/>
          <w:marRight w:val="0"/>
          <w:marTop w:val="0"/>
          <w:marBottom w:val="0"/>
          <w:divBdr>
            <w:top w:val="none" w:sz="0" w:space="0" w:color="auto"/>
            <w:left w:val="none" w:sz="0" w:space="0" w:color="auto"/>
            <w:bottom w:val="none" w:sz="0" w:space="0" w:color="auto"/>
            <w:right w:val="none" w:sz="0" w:space="0" w:color="auto"/>
          </w:divBdr>
        </w:div>
        <w:div w:id="2129273666">
          <w:marLeft w:val="640"/>
          <w:marRight w:val="0"/>
          <w:marTop w:val="0"/>
          <w:marBottom w:val="0"/>
          <w:divBdr>
            <w:top w:val="none" w:sz="0" w:space="0" w:color="auto"/>
            <w:left w:val="none" w:sz="0" w:space="0" w:color="auto"/>
            <w:bottom w:val="none" w:sz="0" w:space="0" w:color="auto"/>
            <w:right w:val="none" w:sz="0" w:space="0" w:color="auto"/>
          </w:divBdr>
        </w:div>
        <w:div w:id="696780027">
          <w:marLeft w:val="640"/>
          <w:marRight w:val="0"/>
          <w:marTop w:val="0"/>
          <w:marBottom w:val="0"/>
          <w:divBdr>
            <w:top w:val="none" w:sz="0" w:space="0" w:color="auto"/>
            <w:left w:val="none" w:sz="0" w:space="0" w:color="auto"/>
            <w:bottom w:val="none" w:sz="0" w:space="0" w:color="auto"/>
            <w:right w:val="none" w:sz="0" w:space="0" w:color="auto"/>
          </w:divBdr>
        </w:div>
        <w:div w:id="53429071">
          <w:marLeft w:val="640"/>
          <w:marRight w:val="0"/>
          <w:marTop w:val="0"/>
          <w:marBottom w:val="0"/>
          <w:divBdr>
            <w:top w:val="none" w:sz="0" w:space="0" w:color="auto"/>
            <w:left w:val="none" w:sz="0" w:space="0" w:color="auto"/>
            <w:bottom w:val="none" w:sz="0" w:space="0" w:color="auto"/>
            <w:right w:val="none" w:sz="0" w:space="0" w:color="auto"/>
          </w:divBdr>
        </w:div>
        <w:div w:id="688992402">
          <w:marLeft w:val="640"/>
          <w:marRight w:val="0"/>
          <w:marTop w:val="0"/>
          <w:marBottom w:val="0"/>
          <w:divBdr>
            <w:top w:val="none" w:sz="0" w:space="0" w:color="auto"/>
            <w:left w:val="none" w:sz="0" w:space="0" w:color="auto"/>
            <w:bottom w:val="none" w:sz="0" w:space="0" w:color="auto"/>
            <w:right w:val="none" w:sz="0" w:space="0" w:color="auto"/>
          </w:divBdr>
        </w:div>
        <w:div w:id="498273701">
          <w:marLeft w:val="640"/>
          <w:marRight w:val="0"/>
          <w:marTop w:val="0"/>
          <w:marBottom w:val="0"/>
          <w:divBdr>
            <w:top w:val="none" w:sz="0" w:space="0" w:color="auto"/>
            <w:left w:val="none" w:sz="0" w:space="0" w:color="auto"/>
            <w:bottom w:val="none" w:sz="0" w:space="0" w:color="auto"/>
            <w:right w:val="none" w:sz="0" w:space="0" w:color="auto"/>
          </w:divBdr>
        </w:div>
        <w:div w:id="999114649">
          <w:marLeft w:val="640"/>
          <w:marRight w:val="0"/>
          <w:marTop w:val="0"/>
          <w:marBottom w:val="0"/>
          <w:divBdr>
            <w:top w:val="none" w:sz="0" w:space="0" w:color="auto"/>
            <w:left w:val="none" w:sz="0" w:space="0" w:color="auto"/>
            <w:bottom w:val="none" w:sz="0" w:space="0" w:color="auto"/>
            <w:right w:val="none" w:sz="0" w:space="0" w:color="auto"/>
          </w:divBdr>
        </w:div>
        <w:div w:id="634604669">
          <w:marLeft w:val="640"/>
          <w:marRight w:val="0"/>
          <w:marTop w:val="0"/>
          <w:marBottom w:val="0"/>
          <w:divBdr>
            <w:top w:val="none" w:sz="0" w:space="0" w:color="auto"/>
            <w:left w:val="none" w:sz="0" w:space="0" w:color="auto"/>
            <w:bottom w:val="none" w:sz="0" w:space="0" w:color="auto"/>
            <w:right w:val="none" w:sz="0" w:space="0" w:color="auto"/>
          </w:divBdr>
        </w:div>
        <w:div w:id="382876863">
          <w:marLeft w:val="640"/>
          <w:marRight w:val="0"/>
          <w:marTop w:val="0"/>
          <w:marBottom w:val="0"/>
          <w:divBdr>
            <w:top w:val="none" w:sz="0" w:space="0" w:color="auto"/>
            <w:left w:val="none" w:sz="0" w:space="0" w:color="auto"/>
            <w:bottom w:val="none" w:sz="0" w:space="0" w:color="auto"/>
            <w:right w:val="none" w:sz="0" w:space="0" w:color="auto"/>
          </w:divBdr>
        </w:div>
        <w:div w:id="1087964856">
          <w:marLeft w:val="640"/>
          <w:marRight w:val="0"/>
          <w:marTop w:val="0"/>
          <w:marBottom w:val="0"/>
          <w:divBdr>
            <w:top w:val="none" w:sz="0" w:space="0" w:color="auto"/>
            <w:left w:val="none" w:sz="0" w:space="0" w:color="auto"/>
            <w:bottom w:val="none" w:sz="0" w:space="0" w:color="auto"/>
            <w:right w:val="none" w:sz="0" w:space="0" w:color="auto"/>
          </w:divBdr>
        </w:div>
        <w:div w:id="64574422">
          <w:marLeft w:val="640"/>
          <w:marRight w:val="0"/>
          <w:marTop w:val="0"/>
          <w:marBottom w:val="0"/>
          <w:divBdr>
            <w:top w:val="none" w:sz="0" w:space="0" w:color="auto"/>
            <w:left w:val="none" w:sz="0" w:space="0" w:color="auto"/>
            <w:bottom w:val="none" w:sz="0" w:space="0" w:color="auto"/>
            <w:right w:val="none" w:sz="0" w:space="0" w:color="auto"/>
          </w:divBdr>
        </w:div>
        <w:div w:id="2077242377">
          <w:marLeft w:val="640"/>
          <w:marRight w:val="0"/>
          <w:marTop w:val="0"/>
          <w:marBottom w:val="0"/>
          <w:divBdr>
            <w:top w:val="none" w:sz="0" w:space="0" w:color="auto"/>
            <w:left w:val="none" w:sz="0" w:space="0" w:color="auto"/>
            <w:bottom w:val="none" w:sz="0" w:space="0" w:color="auto"/>
            <w:right w:val="none" w:sz="0" w:space="0" w:color="auto"/>
          </w:divBdr>
        </w:div>
        <w:div w:id="808593697">
          <w:marLeft w:val="640"/>
          <w:marRight w:val="0"/>
          <w:marTop w:val="0"/>
          <w:marBottom w:val="0"/>
          <w:divBdr>
            <w:top w:val="none" w:sz="0" w:space="0" w:color="auto"/>
            <w:left w:val="none" w:sz="0" w:space="0" w:color="auto"/>
            <w:bottom w:val="none" w:sz="0" w:space="0" w:color="auto"/>
            <w:right w:val="none" w:sz="0" w:space="0" w:color="auto"/>
          </w:divBdr>
        </w:div>
        <w:div w:id="1129009520">
          <w:marLeft w:val="640"/>
          <w:marRight w:val="0"/>
          <w:marTop w:val="0"/>
          <w:marBottom w:val="0"/>
          <w:divBdr>
            <w:top w:val="none" w:sz="0" w:space="0" w:color="auto"/>
            <w:left w:val="none" w:sz="0" w:space="0" w:color="auto"/>
            <w:bottom w:val="none" w:sz="0" w:space="0" w:color="auto"/>
            <w:right w:val="none" w:sz="0" w:space="0" w:color="auto"/>
          </w:divBdr>
        </w:div>
        <w:div w:id="566497446">
          <w:marLeft w:val="640"/>
          <w:marRight w:val="0"/>
          <w:marTop w:val="0"/>
          <w:marBottom w:val="0"/>
          <w:divBdr>
            <w:top w:val="none" w:sz="0" w:space="0" w:color="auto"/>
            <w:left w:val="none" w:sz="0" w:space="0" w:color="auto"/>
            <w:bottom w:val="none" w:sz="0" w:space="0" w:color="auto"/>
            <w:right w:val="none" w:sz="0" w:space="0" w:color="auto"/>
          </w:divBdr>
        </w:div>
        <w:div w:id="1962419298">
          <w:marLeft w:val="640"/>
          <w:marRight w:val="0"/>
          <w:marTop w:val="0"/>
          <w:marBottom w:val="0"/>
          <w:divBdr>
            <w:top w:val="none" w:sz="0" w:space="0" w:color="auto"/>
            <w:left w:val="none" w:sz="0" w:space="0" w:color="auto"/>
            <w:bottom w:val="none" w:sz="0" w:space="0" w:color="auto"/>
            <w:right w:val="none" w:sz="0" w:space="0" w:color="auto"/>
          </w:divBdr>
        </w:div>
        <w:div w:id="127214170">
          <w:marLeft w:val="640"/>
          <w:marRight w:val="0"/>
          <w:marTop w:val="0"/>
          <w:marBottom w:val="0"/>
          <w:divBdr>
            <w:top w:val="none" w:sz="0" w:space="0" w:color="auto"/>
            <w:left w:val="none" w:sz="0" w:space="0" w:color="auto"/>
            <w:bottom w:val="none" w:sz="0" w:space="0" w:color="auto"/>
            <w:right w:val="none" w:sz="0" w:space="0" w:color="auto"/>
          </w:divBdr>
        </w:div>
        <w:div w:id="738407031">
          <w:marLeft w:val="640"/>
          <w:marRight w:val="0"/>
          <w:marTop w:val="0"/>
          <w:marBottom w:val="0"/>
          <w:divBdr>
            <w:top w:val="none" w:sz="0" w:space="0" w:color="auto"/>
            <w:left w:val="none" w:sz="0" w:space="0" w:color="auto"/>
            <w:bottom w:val="none" w:sz="0" w:space="0" w:color="auto"/>
            <w:right w:val="none" w:sz="0" w:space="0" w:color="auto"/>
          </w:divBdr>
        </w:div>
        <w:div w:id="890581079">
          <w:marLeft w:val="640"/>
          <w:marRight w:val="0"/>
          <w:marTop w:val="0"/>
          <w:marBottom w:val="0"/>
          <w:divBdr>
            <w:top w:val="none" w:sz="0" w:space="0" w:color="auto"/>
            <w:left w:val="none" w:sz="0" w:space="0" w:color="auto"/>
            <w:bottom w:val="none" w:sz="0" w:space="0" w:color="auto"/>
            <w:right w:val="none" w:sz="0" w:space="0" w:color="auto"/>
          </w:divBdr>
        </w:div>
        <w:div w:id="2116634133">
          <w:marLeft w:val="640"/>
          <w:marRight w:val="0"/>
          <w:marTop w:val="0"/>
          <w:marBottom w:val="0"/>
          <w:divBdr>
            <w:top w:val="none" w:sz="0" w:space="0" w:color="auto"/>
            <w:left w:val="none" w:sz="0" w:space="0" w:color="auto"/>
            <w:bottom w:val="none" w:sz="0" w:space="0" w:color="auto"/>
            <w:right w:val="none" w:sz="0" w:space="0" w:color="auto"/>
          </w:divBdr>
        </w:div>
        <w:div w:id="862017100">
          <w:marLeft w:val="640"/>
          <w:marRight w:val="0"/>
          <w:marTop w:val="0"/>
          <w:marBottom w:val="0"/>
          <w:divBdr>
            <w:top w:val="none" w:sz="0" w:space="0" w:color="auto"/>
            <w:left w:val="none" w:sz="0" w:space="0" w:color="auto"/>
            <w:bottom w:val="none" w:sz="0" w:space="0" w:color="auto"/>
            <w:right w:val="none" w:sz="0" w:space="0" w:color="auto"/>
          </w:divBdr>
        </w:div>
        <w:div w:id="179704097">
          <w:marLeft w:val="640"/>
          <w:marRight w:val="0"/>
          <w:marTop w:val="0"/>
          <w:marBottom w:val="0"/>
          <w:divBdr>
            <w:top w:val="none" w:sz="0" w:space="0" w:color="auto"/>
            <w:left w:val="none" w:sz="0" w:space="0" w:color="auto"/>
            <w:bottom w:val="none" w:sz="0" w:space="0" w:color="auto"/>
            <w:right w:val="none" w:sz="0" w:space="0" w:color="auto"/>
          </w:divBdr>
        </w:div>
        <w:div w:id="1389962341">
          <w:marLeft w:val="640"/>
          <w:marRight w:val="0"/>
          <w:marTop w:val="0"/>
          <w:marBottom w:val="0"/>
          <w:divBdr>
            <w:top w:val="none" w:sz="0" w:space="0" w:color="auto"/>
            <w:left w:val="none" w:sz="0" w:space="0" w:color="auto"/>
            <w:bottom w:val="none" w:sz="0" w:space="0" w:color="auto"/>
            <w:right w:val="none" w:sz="0" w:space="0" w:color="auto"/>
          </w:divBdr>
        </w:div>
        <w:div w:id="1020157682">
          <w:marLeft w:val="640"/>
          <w:marRight w:val="0"/>
          <w:marTop w:val="0"/>
          <w:marBottom w:val="0"/>
          <w:divBdr>
            <w:top w:val="none" w:sz="0" w:space="0" w:color="auto"/>
            <w:left w:val="none" w:sz="0" w:space="0" w:color="auto"/>
            <w:bottom w:val="none" w:sz="0" w:space="0" w:color="auto"/>
            <w:right w:val="none" w:sz="0" w:space="0" w:color="auto"/>
          </w:divBdr>
        </w:div>
        <w:div w:id="1182084669">
          <w:marLeft w:val="640"/>
          <w:marRight w:val="0"/>
          <w:marTop w:val="0"/>
          <w:marBottom w:val="0"/>
          <w:divBdr>
            <w:top w:val="none" w:sz="0" w:space="0" w:color="auto"/>
            <w:left w:val="none" w:sz="0" w:space="0" w:color="auto"/>
            <w:bottom w:val="none" w:sz="0" w:space="0" w:color="auto"/>
            <w:right w:val="none" w:sz="0" w:space="0" w:color="auto"/>
          </w:divBdr>
        </w:div>
        <w:div w:id="858397529">
          <w:marLeft w:val="640"/>
          <w:marRight w:val="0"/>
          <w:marTop w:val="0"/>
          <w:marBottom w:val="0"/>
          <w:divBdr>
            <w:top w:val="none" w:sz="0" w:space="0" w:color="auto"/>
            <w:left w:val="none" w:sz="0" w:space="0" w:color="auto"/>
            <w:bottom w:val="none" w:sz="0" w:space="0" w:color="auto"/>
            <w:right w:val="none" w:sz="0" w:space="0" w:color="auto"/>
          </w:divBdr>
        </w:div>
        <w:div w:id="1466584715">
          <w:marLeft w:val="640"/>
          <w:marRight w:val="0"/>
          <w:marTop w:val="0"/>
          <w:marBottom w:val="0"/>
          <w:divBdr>
            <w:top w:val="none" w:sz="0" w:space="0" w:color="auto"/>
            <w:left w:val="none" w:sz="0" w:space="0" w:color="auto"/>
            <w:bottom w:val="none" w:sz="0" w:space="0" w:color="auto"/>
            <w:right w:val="none" w:sz="0" w:space="0" w:color="auto"/>
          </w:divBdr>
        </w:div>
        <w:div w:id="1473982747">
          <w:marLeft w:val="640"/>
          <w:marRight w:val="0"/>
          <w:marTop w:val="0"/>
          <w:marBottom w:val="0"/>
          <w:divBdr>
            <w:top w:val="none" w:sz="0" w:space="0" w:color="auto"/>
            <w:left w:val="none" w:sz="0" w:space="0" w:color="auto"/>
            <w:bottom w:val="none" w:sz="0" w:space="0" w:color="auto"/>
            <w:right w:val="none" w:sz="0" w:space="0" w:color="auto"/>
          </w:divBdr>
        </w:div>
        <w:div w:id="1389456124">
          <w:marLeft w:val="640"/>
          <w:marRight w:val="0"/>
          <w:marTop w:val="0"/>
          <w:marBottom w:val="0"/>
          <w:divBdr>
            <w:top w:val="none" w:sz="0" w:space="0" w:color="auto"/>
            <w:left w:val="none" w:sz="0" w:space="0" w:color="auto"/>
            <w:bottom w:val="none" w:sz="0" w:space="0" w:color="auto"/>
            <w:right w:val="none" w:sz="0" w:space="0" w:color="auto"/>
          </w:divBdr>
        </w:div>
      </w:divsChild>
    </w:div>
    <w:div w:id="431632966">
      <w:marLeft w:val="640"/>
      <w:marRight w:val="0"/>
      <w:marTop w:val="0"/>
      <w:marBottom w:val="0"/>
      <w:divBdr>
        <w:top w:val="none" w:sz="0" w:space="0" w:color="auto"/>
        <w:left w:val="none" w:sz="0" w:space="0" w:color="auto"/>
        <w:bottom w:val="none" w:sz="0" w:space="0" w:color="auto"/>
        <w:right w:val="none" w:sz="0" w:space="0" w:color="auto"/>
      </w:divBdr>
    </w:div>
    <w:div w:id="432700847">
      <w:marLeft w:val="640"/>
      <w:marRight w:val="0"/>
      <w:marTop w:val="0"/>
      <w:marBottom w:val="0"/>
      <w:divBdr>
        <w:top w:val="none" w:sz="0" w:space="0" w:color="auto"/>
        <w:left w:val="none" w:sz="0" w:space="0" w:color="auto"/>
        <w:bottom w:val="none" w:sz="0" w:space="0" w:color="auto"/>
        <w:right w:val="none" w:sz="0" w:space="0" w:color="auto"/>
      </w:divBdr>
    </w:div>
    <w:div w:id="434904190">
      <w:marLeft w:val="640"/>
      <w:marRight w:val="0"/>
      <w:marTop w:val="0"/>
      <w:marBottom w:val="0"/>
      <w:divBdr>
        <w:top w:val="none" w:sz="0" w:space="0" w:color="auto"/>
        <w:left w:val="none" w:sz="0" w:space="0" w:color="auto"/>
        <w:bottom w:val="none" w:sz="0" w:space="0" w:color="auto"/>
        <w:right w:val="none" w:sz="0" w:space="0" w:color="auto"/>
      </w:divBdr>
    </w:div>
    <w:div w:id="436682576">
      <w:bodyDiv w:val="1"/>
      <w:marLeft w:val="0"/>
      <w:marRight w:val="0"/>
      <w:marTop w:val="0"/>
      <w:marBottom w:val="0"/>
      <w:divBdr>
        <w:top w:val="none" w:sz="0" w:space="0" w:color="auto"/>
        <w:left w:val="none" w:sz="0" w:space="0" w:color="auto"/>
        <w:bottom w:val="none" w:sz="0" w:space="0" w:color="auto"/>
        <w:right w:val="none" w:sz="0" w:space="0" w:color="auto"/>
      </w:divBdr>
      <w:divsChild>
        <w:div w:id="838666003">
          <w:marLeft w:val="640"/>
          <w:marRight w:val="0"/>
          <w:marTop w:val="0"/>
          <w:marBottom w:val="0"/>
          <w:divBdr>
            <w:top w:val="none" w:sz="0" w:space="0" w:color="auto"/>
            <w:left w:val="none" w:sz="0" w:space="0" w:color="auto"/>
            <w:bottom w:val="none" w:sz="0" w:space="0" w:color="auto"/>
            <w:right w:val="none" w:sz="0" w:space="0" w:color="auto"/>
          </w:divBdr>
        </w:div>
        <w:div w:id="514657338">
          <w:marLeft w:val="640"/>
          <w:marRight w:val="0"/>
          <w:marTop w:val="0"/>
          <w:marBottom w:val="0"/>
          <w:divBdr>
            <w:top w:val="none" w:sz="0" w:space="0" w:color="auto"/>
            <w:left w:val="none" w:sz="0" w:space="0" w:color="auto"/>
            <w:bottom w:val="none" w:sz="0" w:space="0" w:color="auto"/>
            <w:right w:val="none" w:sz="0" w:space="0" w:color="auto"/>
          </w:divBdr>
        </w:div>
        <w:div w:id="1635989273">
          <w:marLeft w:val="640"/>
          <w:marRight w:val="0"/>
          <w:marTop w:val="0"/>
          <w:marBottom w:val="0"/>
          <w:divBdr>
            <w:top w:val="none" w:sz="0" w:space="0" w:color="auto"/>
            <w:left w:val="none" w:sz="0" w:space="0" w:color="auto"/>
            <w:bottom w:val="none" w:sz="0" w:space="0" w:color="auto"/>
            <w:right w:val="none" w:sz="0" w:space="0" w:color="auto"/>
          </w:divBdr>
        </w:div>
        <w:div w:id="7223834">
          <w:marLeft w:val="640"/>
          <w:marRight w:val="0"/>
          <w:marTop w:val="0"/>
          <w:marBottom w:val="0"/>
          <w:divBdr>
            <w:top w:val="none" w:sz="0" w:space="0" w:color="auto"/>
            <w:left w:val="none" w:sz="0" w:space="0" w:color="auto"/>
            <w:bottom w:val="none" w:sz="0" w:space="0" w:color="auto"/>
            <w:right w:val="none" w:sz="0" w:space="0" w:color="auto"/>
          </w:divBdr>
        </w:div>
        <w:div w:id="1211576026">
          <w:marLeft w:val="640"/>
          <w:marRight w:val="0"/>
          <w:marTop w:val="0"/>
          <w:marBottom w:val="0"/>
          <w:divBdr>
            <w:top w:val="none" w:sz="0" w:space="0" w:color="auto"/>
            <w:left w:val="none" w:sz="0" w:space="0" w:color="auto"/>
            <w:bottom w:val="none" w:sz="0" w:space="0" w:color="auto"/>
            <w:right w:val="none" w:sz="0" w:space="0" w:color="auto"/>
          </w:divBdr>
        </w:div>
        <w:div w:id="1616473913">
          <w:marLeft w:val="640"/>
          <w:marRight w:val="0"/>
          <w:marTop w:val="0"/>
          <w:marBottom w:val="0"/>
          <w:divBdr>
            <w:top w:val="none" w:sz="0" w:space="0" w:color="auto"/>
            <w:left w:val="none" w:sz="0" w:space="0" w:color="auto"/>
            <w:bottom w:val="none" w:sz="0" w:space="0" w:color="auto"/>
            <w:right w:val="none" w:sz="0" w:space="0" w:color="auto"/>
          </w:divBdr>
        </w:div>
        <w:div w:id="773943889">
          <w:marLeft w:val="640"/>
          <w:marRight w:val="0"/>
          <w:marTop w:val="0"/>
          <w:marBottom w:val="0"/>
          <w:divBdr>
            <w:top w:val="none" w:sz="0" w:space="0" w:color="auto"/>
            <w:left w:val="none" w:sz="0" w:space="0" w:color="auto"/>
            <w:bottom w:val="none" w:sz="0" w:space="0" w:color="auto"/>
            <w:right w:val="none" w:sz="0" w:space="0" w:color="auto"/>
          </w:divBdr>
        </w:div>
        <w:div w:id="1089883135">
          <w:marLeft w:val="640"/>
          <w:marRight w:val="0"/>
          <w:marTop w:val="0"/>
          <w:marBottom w:val="0"/>
          <w:divBdr>
            <w:top w:val="none" w:sz="0" w:space="0" w:color="auto"/>
            <w:left w:val="none" w:sz="0" w:space="0" w:color="auto"/>
            <w:bottom w:val="none" w:sz="0" w:space="0" w:color="auto"/>
            <w:right w:val="none" w:sz="0" w:space="0" w:color="auto"/>
          </w:divBdr>
        </w:div>
        <w:div w:id="1612515199">
          <w:marLeft w:val="640"/>
          <w:marRight w:val="0"/>
          <w:marTop w:val="0"/>
          <w:marBottom w:val="0"/>
          <w:divBdr>
            <w:top w:val="none" w:sz="0" w:space="0" w:color="auto"/>
            <w:left w:val="none" w:sz="0" w:space="0" w:color="auto"/>
            <w:bottom w:val="none" w:sz="0" w:space="0" w:color="auto"/>
            <w:right w:val="none" w:sz="0" w:space="0" w:color="auto"/>
          </w:divBdr>
        </w:div>
        <w:div w:id="113133975">
          <w:marLeft w:val="640"/>
          <w:marRight w:val="0"/>
          <w:marTop w:val="0"/>
          <w:marBottom w:val="0"/>
          <w:divBdr>
            <w:top w:val="none" w:sz="0" w:space="0" w:color="auto"/>
            <w:left w:val="none" w:sz="0" w:space="0" w:color="auto"/>
            <w:bottom w:val="none" w:sz="0" w:space="0" w:color="auto"/>
            <w:right w:val="none" w:sz="0" w:space="0" w:color="auto"/>
          </w:divBdr>
        </w:div>
        <w:div w:id="439647160">
          <w:marLeft w:val="640"/>
          <w:marRight w:val="0"/>
          <w:marTop w:val="0"/>
          <w:marBottom w:val="0"/>
          <w:divBdr>
            <w:top w:val="none" w:sz="0" w:space="0" w:color="auto"/>
            <w:left w:val="none" w:sz="0" w:space="0" w:color="auto"/>
            <w:bottom w:val="none" w:sz="0" w:space="0" w:color="auto"/>
            <w:right w:val="none" w:sz="0" w:space="0" w:color="auto"/>
          </w:divBdr>
        </w:div>
        <w:div w:id="1360551229">
          <w:marLeft w:val="640"/>
          <w:marRight w:val="0"/>
          <w:marTop w:val="0"/>
          <w:marBottom w:val="0"/>
          <w:divBdr>
            <w:top w:val="none" w:sz="0" w:space="0" w:color="auto"/>
            <w:left w:val="none" w:sz="0" w:space="0" w:color="auto"/>
            <w:bottom w:val="none" w:sz="0" w:space="0" w:color="auto"/>
            <w:right w:val="none" w:sz="0" w:space="0" w:color="auto"/>
          </w:divBdr>
        </w:div>
        <w:div w:id="1406957199">
          <w:marLeft w:val="640"/>
          <w:marRight w:val="0"/>
          <w:marTop w:val="0"/>
          <w:marBottom w:val="0"/>
          <w:divBdr>
            <w:top w:val="none" w:sz="0" w:space="0" w:color="auto"/>
            <w:left w:val="none" w:sz="0" w:space="0" w:color="auto"/>
            <w:bottom w:val="none" w:sz="0" w:space="0" w:color="auto"/>
            <w:right w:val="none" w:sz="0" w:space="0" w:color="auto"/>
          </w:divBdr>
        </w:div>
        <w:div w:id="2061977331">
          <w:marLeft w:val="640"/>
          <w:marRight w:val="0"/>
          <w:marTop w:val="0"/>
          <w:marBottom w:val="0"/>
          <w:divBdr>
            <w:top w:val="none" w:sz="0" w:space="0" w:color="auto"/>
            <w:left w:val="none" w:sz="0" w:space="0" w:color="auto"/>
            <w:bottom w:val="none" w:sz="0" w:space="0" w:color="auto"/>
            <w:right w:val="none" w:sz="0" w:space="0" w:color="auto"/>
          </w:divBdr>
        </w:div>
        <w:div w:id="1543666216">
          <w:marLeft w:val="640"/>
          <w:marRight w:val="0"/>
          <w:marTop w:val="0"/>
          <w:marBottom w:val="0"/>
          <w:divBdr>
            <w:top w:val="none" w:sz="0" w:space="0" w:color="auto"/>
            <w:left w:val="none" w:sz="0" w:space="0" w:color="auto"/>
            <w:bottom w:val="none" w:sz="0" w:space="0" w:color="auto"/>
            <w:right w:val="none" w:sz="0" w:space="0" w:color="auto"/>
          </w:divBdr>
        </w:div>
        <w:div w:id="799811216">
          <w:marLeft w:val="640"/>
          <w:marRight w:val="0"/>
          <w:marTop w:val="0"/>
          <w:marBottom w:val="0"/>
          <w:divBdr>
            <w:top w:val="none" w:sz="0" w:space="0" w:color="auto"/>
            <w:left w:val="none" w:sz="0" w:space="0" w:color="auto"/>
            <w:bottom w:val="none" w:sz="0" w:space="0" w:color="auto"/>
            <w:right w:val="none" w:sz="0" w:space="0" w:color="auto"/>
          </w:divBdr>
        </w:div>
        <w:div w:id="1177159042">
          <w:marLeft w:val="640"/>
          <w:marRight w:val="0"/>
          <w:marTop w:val="0"/>
          <w:marBottom w:val="0"/>
          <w:divBdr>
            <w:top w:val="none" w:sz="0" w:space="0" w:color="auto"/>
            <w:left w:val="none" w:sz="0" w:space="0" w:color="auto"/>
            <w:bottom w:val="none" w:sz="0" w:space="0" w:color="auto"/>
            <w:right w:val="none" w:sz="0" w:space="0" w:color="auto"/>
          </w:divBdr>
        </w:div>
        <w:div w:id="615525972">
          <w:marLeft w:val="640"/>
          <w:marRight w:val="0"/>
          <w:marTop w:val="0"/>
          <w:marBottom w:val="0"/>
          <w:divBdr>
            <w:top w:val="none" w:sz="0" w:space="0" w:color="auto"/>
            <w:left w:val="none" w:sz="0" w:space="0" w:color="auto"/>
            <w:bottom w:val="none" w:sz="0" w:space="0" w:color="auto"/>
            <w:right w:val="none" w:sz="0" w:space="0" w:color="auto"/>
          </w:divBdr>
        </w:div>
        <w:div w:id="116411482">
          <w:marLeft w:val="640"/>
          <w:marRight w:val="0"/>
          <w:marTop w:val="0"/>
          <w:marBottom w:val="0"/>
          <w:divBdr>
            <w:top w:val="none" w:sz="0" w:space="0" w:color="auto"/>
            <w:left w:val="none" w:sz="0" w:space="0" w:color="auto"/>
            <w:bottom w:val="none" w:sz="0" w:space="0" w:color="auto"/>
            <w:right w:val="none" w:sz="0" w:space="0" w:color="auto"/>
          </w:divBdr>
        </w:div>
        <w:div w:id="1067536552">
          <w:marLeft w:val="640"/>
          <w:marRight w:val="0"/>
          <w:marTop w:val="0"/>
          <w:marBottom w:val="0"/>
          <w:divBdr>
            <w:top w:val="none" w:sz="0" w:space="0" w:color="auto"/>
            <w:left w:val="none" w:sz="0" w:space="0" w:color="auto"/>
            <w:bottom w:val="none" w:sz="0" w:space="0" w:color="auto"/>
            <w:right w:val="none" w:sz="0" w:space="0" w:color="auto"/>
          </w:divBdr>
        </w:div>
        <w:div w:id="87239825">
          <w:marLeft w:val="640"/>
          <w:marRight w:val="0"/>
          <w:marTop w:val="0"/>
          <w:marBottom w:val="0"/>
          <w:divBdr>
            <w:top w:val="none" w:sz="0" w:space="0" w:color="auto"/>
            <w:left w:val="none" w:sz="0" w:space="0" w:color="auto"/>
            <w:bottom w:val="none" w:sz="0" w:space="0" w:color="auto"/>
            <w:right w:val="none" w:sz="0" w:space="0" w:color="auto"/>
          </w:divBdr>
        </w:div>
        <w:div w:id="1501502276">
          <w:marLeft w:val="640"/>
          <w:marRight w:val="0"/>
          <w:marTop w:val="0"/>
          <w:marBottom w:val="0"/>
          <w:divBdr>
            <w:top w:val="none" w:sz="0" w:space="0" w:color="auto"/>
            <w:left w:val="none" w:sz="0" w:space="0" w:color="auto"/>
            <w:bottom w:val="none" w:sz="0" w:space="0" w:color="auto"/>
            <w:right w:val="none" w:sz="0" w:space="0" w:color="auto"/>
          </w:divBdr>
        </w:div>
        <w:div w:id="1422605798">
          <w:marLeft w:val="640"/>
          <w:marRight w:val="0"/>
          <w:marTop w:val="0"/>
          <w:marBottom w:val="0"/>
          <w:divBdr>
            <w:top w:val="none" w:sz="0" w:space="0" w:color="auto"/>
            <w:left w:val="none" w:sz="0" w:space="0" w:color="auto"/>
            <w:bottom w:val="none" w:sz="0" w:space="0" w:color="auto"/>
            <w:right w:val="none" w:sz="0" w:space="0" w:color="auto"/>
          </w:divBdr>
        </w:div>
        <w:div w:id="1677882740">
          <w:marLeft w:val="640"/>
          <w:marRight w:val="0"/>
          <w:marTop w:val="0"/>
          <w:marBottom w:val="0"/>
          <w:divBdr>
            <w:top w:val="none" w:sz="0" w:space="0" w:color="auto"/>
            <w:left w:val="none" w:sz="0" w:space="0" w:color="auto"/>
            <w:bottom w:val="none" w:sz="0" w:space="0" w:color="auto"/>
            <w:right w:val="none" w:sz="0" w:space="0" w:color="auto"/>
          </w:divBdr>
        </w:div>
        <w:div w:id="708578415">
          <w:marLeft w:val="640"/>
          <w:marRight w:val="0"/>
          <w:marTop w:val="0"/>
          <w:marBottom w:val="0"/>
          <w:divBdr>
            <w:top w:val="none" w:sz="0" w:space="0" w:color="auto"/>
            <w:left w:val="none" w:sz="0" w:space="0" w:color="auto"/>
            <w:bottom w:val="none" w:sz="0" w:space="0" w:color="auto"/>
            <w:right w:val="none" w:sz="0" w:space="0" w:color="auto"/>
          </w:divBdr>
        </w:div>
        <w:div w:id="367609834">
          <w:marLeft w:val="640"/>
          <w:marRight w:val="0"/>
          <w:marTop w:val="0"/>
          <w:marBottom w:val="0"/>
          <w:divBdr>
            <w:top w:val="none" w:sz="0" w:space="0" w:color="auto"/>
            <w:left w:val="none" w:sz="0" w:space="0" w:color="auto"/>
            <w:bottom w:val="none" w:sz="0" w:space="0" w:color="auto"/>
            <w:right w:val="none" w:sz="0" w:space="0" w:color="auto"/>
          </w:divBdr>
        </w:div>
        <w:div w:id="190847587">
          <w:marLeft w:val="640"/>
          <w:marRight w:val="0"/>
          <w:marTop w:val="0"/>
          <w:marBottom w:val="0"/>
          <w:divBdr>
            <w:top w:val="none" w:sz="0" w:space="0" w:color="auto"/>
            <w:left w:val="none" w:sz="0" w:space="0" w:color="auto"/>
            <w:bottom w:val="none" w:sz="0" w:space="0" w:color="auto"/>
            <w:right w:val="none" w:sz="0" w:space="0" w:color="auto"/>
          </w:divBdr>
        </w:div>
        <w:div w:id="1662538448">
          <w:marLeft w:val="640"/>
          <w:marRight w:val="0"/>
          <w:marTop w:val="0"/>
          <w:marBottom w:val="0"/>
          <w:divBdr>
            <w:top w:val="none" w:sz="0" w:space="0" w:color="auto"/>
            <w:left w:val="none" w:sz="0" w:space="0" w:color="auto"/>
            <w:bottom w:val="none" w:sz="0" w:space="0" w:color="auto"/>
            <w:right w:val="none" w:sz="0" w:space="0" w:color="auto"/>
          </w:divBdr>
        </w:div>
        <w:div w:id="1136992649">
          <w:marLeft w:val="640"/>
          <w:marRight w:val="0"/>
          <w:marTop w:val="0"/>
          <w:marBottom w:val="0"/>
          <w:divBdr>
            <w:top w:val="none" w:sz="0" w:space="0" w:color="auto"/>
            <w:left w:val="none" w:sz="0" w:space="0" w:color="auto"/>
            <w:bottom w:val="none" w:sz="0" w:space="0" w:color="auto"/>
            <w:right w:val="none" w:sz="0" w:space="0" w:color="auto"/>
          </w:divBdr>
        </w:div>
        <w:div w:id="1990359896">
          <w:marLeft w:val="640"/>
          <w:marRight w:val="0"/>
          <w:marTop w:val="0"/>
          <w:marBottom w:val="0"/>
          <w:divBdr>
            <w:top w:val="none" w:sz="0" w:space="0" w:color="auto"/>
            <w:left w:val="none" w:sz="0" w:space="0" w:color="auto"/>
            <w:bottom w:val="none" w:sz="0" w:space="0" w:color="auto"/>
            <w:right w:val="none" w:sz="0" w:space="0" w:color="auto"/>
          </w:divBdr>
        </w:div>
        <w:div w:id="1984582506">
          <w:marLeft w:val="640"/>
          <w:marRight w:val="0"/>
          <w:marTop w:val="0"/>
          <w:marBottom w:val="0"/>
          <w:divBdr>
            <w:top w:val="none" w:sz="0" w:space="0" w:color="auto"/>
            <w:left w:val="none" w:sz="0" w:space="0" w:color="auto"/>
            <w:bottom w:val="none" w:sz="0" w:space="0" w:color="auto"/>
            <w:right w:val="none" w:sz="0" w:space="0" w:color="auto"/>
          </w:divBdr>
        </w:div>
        <w:div w:id="1957172819">
          <w:marLeft w:val="640"/>
          <w:marRight w:val="0"/>
          <w:marTop w:val="0"/>
          <w:marBottom w:val="0"/>
          <w:divBdr>
            <w:top w:val="none" w:sz="0" w:space="0" w:color="auto"/>
            <w:left w:val="none" w:sz="0" w:space="0" w:color="auto"/>
            <w:bottom w:val="none" w:sz="0" w:space="0" w:color="auto"/>
            <w:right w:val="none" w:sz="0" w:space="0" w:color="auto"/>
          </w:divBdr>
        </w:div>
        <w:div w:id="1020161677">
          <w:marLeft w:val="640"/>
          <w:marRight w:val="0"/>
          <w:marTop w:val="0"/>
          <w:marBottom w:val="0"/>
          <w:divBdr>
            <w:top w:val="none" w:sz="0" w:space="0" w:color="auto"/>
            <w:left w:val="none" w:sz="0" w:space="0" w:color="auto"/>
            <w:bottom w:val="none" w:sz="0" w:space="0" w:color="auto"/>
            <w:right w:val="none" w:sz="0" w:space="0" w:color="auto"/>
          </w:divBdr>
        </w:div>
        <w:div w:id="1284774228">
          <w:marLeft w:val="640"/>
          <w:marRight w:val="0"/>
          <w:marTop w:val="0"/>
          <w:marBottom w:val="0"/>
          <w:divBdr>
            <w:top w:val="none" w:sz="0" w:space="0" w:color="auto"/>
            <w:left w:val="none" w:sz="0" w:space="0" w:color="auto"/>
            <w:bottom w:val="none" w:sz="0" w:space="0" w:color="auto"/>
            <w:right w:val="none" w:sz="0" w:space="0" w:color="auto"/>
          </w:divBdr>
        </w:div>
        <w:div w:id="1846166311">
          <w:marLeft w:val="640"/>
          <w:marRight w:val="0"/>
          <w:marTop w:val="0"/>
          <w:marBottom w:val="0"/>
          <w:divBdr>
            <w:top w:val="none" w:sz="0" w:space="0" w:color="auto"/>
            <w:left w:val="none" w:sz="0" w:space="0" w:color="auto"/>
            <w:bottom w:val="none" w:sz="0" w:space="0" w:color="auto"/>
            <w:right w:val="none" w:sz="0" w:space="0" w:color="auto"/>
          </w:divBdr>
        </w:div>
        <w:div w:id="1161653971">
          <w:marLeft w:val="640"/>
          <w:marRight w:val="0"/>
          <w:marTop w:val="0"/>
          <w:marBottom w:val="0"/>
          <w:divBdr>
            <w:top w:val="none" w:sz="0" w:space="0" w:color="auto"/>
            <w:left w:val="none" w:sz="0" w:space="0" w:color="auto"/>
            <w:bottom w:val="none" w:sz="0" w:space="0" w:color="auto"/>
            <w:right w:val="none" w:sz="0" w:space="0" w:color="auto"/>
          </w:divBdr>
        </w:div>
        <w:div w:id="1711958006">
          <w:marLeft w:val="640"/>
          <w:marRight w:val="0"/>
          <w:marTop w:val="0"/>
          <w:marBottom w:val="0"/>
          <w:divBdr>
            <w:top w:val="none" w:sz="0" w:space="0" w:color="auto"/>
            <w:left w:val="none" w:sz="0" w:space="0" w:color="auto"/>
            <w:bottom w:val="none" w:sz="0" w:space="0" w:color="auto"/>
            <w:right w:val="none" w:sz="0" w:space="0" w:color="auto"/>
          </w:divBdr>
        </w:div>
        <w:div w:id="843939342">
          <w:marLeft w:val="640"/>
          <w:marRight w:val="0"/>
          <w:marTop w:val="0"/>
          <w:marBottom w:val="0"/>
          <w:divBdr>
            <w:top w:val="none" w:sz="0" w:space="0" w:color="auto"/>
            <w:left w:val="none" w:sz="0" w:space="0" w:color="auto"/>
            <w:bottom w:val="none" w:sz="0" w:space="0" w:color="auto"/>
            <w:right w:val="none" w:sz="0" w:space="0" w:color="auto"/>
          </w:divBdr>
        </w:div>
        <w:div w:id="2026710341">
          <w:marLeft w:val="640"/>
          <w:marRight w:val="0"/>
          <w:marTop w:val="0"/>
          <w:marBottom w:val="0"/>
          <w:divBdr>
            <w:top w:val="none" w:sz="0" w:space="0" w:color="auto"/>
            <w:left w:val="none" w:sz="0" w:space="0" w:color="auto"/>
            <w:bottom w:val="none" w:sz="0" w:space="0" w:color="auto"/>
            <w:right w:val="none" w:sz="0" w:space="0" w:color="auto"/>
          </w:divBdr>
        </w:div>
        <w:div w:id="1484196286">
          <w:marLeft w:val="640"/>
          <w:marRight w:val="0"/>
          <w:marTop w:val="0"/>
          <w:marBottom w:val="0"/>
          <w:divBdr>
            <w:top w:val="none" w:sz="0" w:space="0" w:color="auto"/>
            <w:left w:val="none" w:sz="0" w:space="0" w:color="auto"/>
            <w:bottom w:val="none" w:sz="0" w:space="0" w:color="auto"/>
            <w:right w:val="none" w:sz="0" w:space="0" w:color="auto"/>
          </w:divBdr>
        </w:div>
        <w:div w:id="339502049">
          <w:marLeft w:val="640"/>
          <w:marRight w:val="0"/>
          <w:marTop w:val="0"/>
          <w:marBottom w:val="0"/>
          <w:divBdr>
            <w:top w:val="none" w:sz="0" w:space="0" w:color="auto"/>
            <w:left w:val="none" w:sz="0" w:space="0" w:color="auto"/>
            <w:bottom w:val="none" w:sz="0" w:space="0" w:color="auto"/>
            <w:right w:val="none" w:sz="0" w:space="0" w:color="auto"/>
          </w:divBdr>
        </w:div>
        <w:div w:id="2129087124">
          <w:marLeft w:val="640"/>
          <w:marRight w:val="0"/>
          <w:marTop w:val="0"/>
          <w:marBottom w:val="0"/>
          <w:divBdr>
            <w:top w:val="none" w:sz="0" w:space="0" w:color="auto"/>
            <w:left w:val="none" w:sz="0" w:space="0" w:color="auto"/>
            <w:bottom w:val="none" w:sz="0" w:space="0" w:color="auto"/>
            <w:right w:val="none" w:sz="0" w:space="0" w:color="auto"/>
          </w:divBdr>
        </w:div>
        <w:div w:id="55906267">
          <w:marLeft w:val="640"/>
          <w:marRight w:val="0"/>
          <w:marTop w:val="0"/>
          <w:marBottom w:val="0"/>
          <w:divBdr>
            <w:top w:val="none" w:sz="0" w:space="0" w:color="auto"/>
            <w:left w:val="none" w:sz="0" w:space="0" w:color="auto"/>
            <w:bottom w:val="none" w:sz="0" w:space="0" w:color="auto"/>
            <w:right w:val="none" w:sz="0" w:space="0" w:color="auto"/>
          </w:divBdr>
        </w:div>
        <w:div w:id="104153343">
          <w:marLeft w:val="640"/>
          <w:marRight w:val="0"/>
          <w:marTop w:val="0"/>
          <w:marBottom w:val="0"/>
          <w:divBdr>
            <w:top w:val="none" w:sz="0" w:space="0" w:color="auto"/>
            <w:left w:val="none" w:sz="0" w:space="0" w:color="auto"/>
            <w:bottom w:val="none" w:sz="0" w:space="0" w:color="auto"/>
            <w:right w:val="none" w:sz="0" w:space="0" w:color="auto"/>
          </w:divBdr>
        </w:div>
        <w:div w:id="1794517247">
          <w:marLeft w:val="640"/>
          <w:marRight w:val="0"/>
          <w:marTop w:val="0"/>
          <w:marBottom w:val="0"/>
          <w:divBdr>
            <w:top w:val="none" w:sz="0" w:space="0" w:color="auto"/>
            <w:left w:val="none" w:sz="0" w:space="0" w:color="auto"/>
            <w:bottom w:val="none" w:sz="0" w:space="0" w:color="auto"/>
            <w:right w:val="none" w:sz="0" w:space="0" w:color="auto"/>
          </w:divBdr>
        </w:div>
        <w:div w:id="440884228">
          <w:marLeft w:val="640"/>
          <w:marRight w:val="0"/>
          <w:marTop w:val="0"/>
          <w:marBottom w:val="0"/>
          <w:divBdr>
            <w:top w:val="none" w:sz="0" w:space="0" w:color="auto"/>
            <w:left w:val="none" w:sz="0" w:space="0" w:color="auto"/>
            <w:bottom w:val="none" w:sz="0" w:space="0" w:color="auto"/>
            <w:right w:val="none" w:sz="0" w:space="0" w:color="auto"/>
          </w:divBdr>
        </w:div>
        <w:div w:id="1043090590">
          <w:marLeft w:val="640"/>
          <w:marRight w:val="0"/>
          <w:marTop w:val="0"/>
          <w:marBottom w:val="0"/>
          <w:divBdr>
            <w:top w:val="none" w:sz="0" w:space="0" w:color="auto"/>
            <w:left w:val="none" w:sz="0" w:space="0" w:color="auto"/>
            <w:bottom w:val="none" w:sz="0" w:space="0" w:color="auto"/>
            <w:right w:val="none" w:sz="0" w:space="0" w:color="auto"/>
          </w:divBdr>
        </w:div>
        <w:div w:id="265237673">
          <w:marLeft w:val="640"/>
          <w:marRight w:val="0"/>
          <w:marTop w:val="0"/>
          <w:marBottom w:val="0"/>
          <w:divBdr>
            <w:top w:val="none" w:sz="0" w:space="0" w:color="auto"/>
            <w:left w:val="none" w:sz="0" w:space="0" w:color="auto"/>
            <w:bottom w:val="none" w:sz="0" w:space="0" w:color="auto"/>
            <w:right w:val="none" w:sz="0" w:space="0" w:color="auto"/>
          </w:divBdr>
        </w:div>
        <w:div w:id="570964624">
          <w:marLeft w:val="640"/>
          <w:marRight w:val="0"/>
          <w:marTop w:val="0"/>
          <w:marBottom w:val="0"/>
          <w:divBdr>
            <w:top w:val="none" w:sz="0" w:space="0" w:color="auto"/>
            <w:left w:val="none" w:sz="0" w:space="0" w:color="auto"/>
            <w:bottom w:val="none" w:sz="0" w:space="0" w:color="auto"/>
            <w:right w:val="none" w:sz="0" w:space="0" w:color="auto"/>
          </w:divBdr>
        </w:div>
      </w:divsChild>
    </w:div>
    <w:div w:id="439376449">
      <w:marLeft w:val="640"/>
      <w:marRight w:val="0"/>
      <w:marTop w:val="0"/>
      <w:marBottom w:val="0"/>
      <w:divBdr>
        <w:top w:val="none" w:sz="0" w:space="0" w:color="auto"/>
        <w:left w:val="none" w:sz="0" w:space="0" w:color="auto"/>
        <w:bottom w:val="none" w:sz="0" w:space="0" w:color="auto"/>
        <w:right w:val="none" w:sz="0" w:space="0" w:color="auto"/>
      </w:divBdr>
    </w:div>
    <w:div w:id="439842450">
      <w:marLeft w:val="640"/>
      <w:marRight w:val="0"/>
      <w:marTop w:val="0"/>
      <w:marBottom w:val="0"/>
      <w:divBdr>
        <w:top w:val="none" w:sz="0" w:space="0" w:color="auto"/>
        <w:left w:val="none" w:sz="0" w:space="0" w:color="auto"/>
        <w:bottom w:val="none" w:sz="0" w:space="0" w:color="auto"/>
        <w:right w:val="none" w:sz="0" w:space="0" w:color="auto"/>
      </w:divBdr>
    </w:div>
    <w:div w:id="440228801">
      <w:marLeft w:val="0"/>
      <w:marRight w:val="0"/>
      <w:marTop w:val="0"/>
      <w:marBottom w:val="0"/>
      <w:divBdr>
        <w:top w:val="none" w:sz="0" w:space="0" w:color="auto"/>
        <w:left w:val="none" w:sz="0" w:space="0" w:color="auto"/>
        <w:bottom w:val="none" w:sz="0" w:space="0" w:color="auto"/>
        <w:right w:val="none" w:sz="0" w:space="0" w:color="auto"/>
      </w:divBdr>
    </w:div>
    <w:div w:id="440420365">
      <w:bodyDiv w:val="1"/>
      <w:marLeft w:val="0"/>
      <w:marRight w:val="0"/>
      <w:marTop w:val="0"/>
      <w:marBottom w:val="0"/>
      <w:divBdr>
        <w:top w:val="none" w:sz="0" w:space="0" w:color="auto"/>
        <w:left w:val="none" w:sz="0" w:space="0" w:color="auto"/>
        <w:bottom w:val="none" w:sz="0" w:space="0" w:color="auto"/>
        <w:right w:val="none" w:sz="0" w:space="0" w:color="auto"/>
      </w:divBdr>
      <w:divsChild>
        <w:div w:id="1202203107">
          <w:marLeft w:val="640"/>
          <w:marRight w:val="0"/>
          <w:marTop w:val="0"/>
          <w:marBottom w:val="0"/>
          <w:divBdr>
            <w:top w:val="none" w:sz="0" w:space="0" w:color="auto"/>
            <w:left w:val="none" w:sz="0" w:space="0" w:color="auto"/>
            <w:bottom w:val="none" w:sz="0" w:space="0" w:color="auto"/>
            <w:right w:val="none" w:sz="0" w:space="0" w:color="auto"/>
          </w:divBdr>
        </w:div>
        <w:div w:id="1133248833">
          <w:marLeft w:val="640"/>
          <w:marRight w:val="0"/>
          <w:marTop w:val="0"/>
          <w:marBottom w:val="0"/>
          <w:divBdr>
            <w:top w:val="none" w:sz="0" w:space="0" w:color="auto"/>
            <w:left w:val="none" w:sz="0" w:space="0" w:color="auto"/>
            <w:bottom w:val="none" w:sz="0" w:space="0" w:color="auto"/>
            <w:right w:val="none" w:sz="0" w:space="0" w:color="auto"/>
          </w:divBdr>
        </w:div>
        <w:div w:id="1759523308">
          <w:marLeft w:val="640"/>
          <w:marRight w:val="0"/>
          <w:marTop w:val="0"/>
          <w:marBottom w:val="0"/>
          <w:divBdr>
            <w:top w:val="none" w:sz="0" w:space="0" w:color="auto"/>
            <w:left w:val="none" w:sz="0" w:space="0" w:color="auto"/>
            <w:bottom w:val="none" w:sz="0" w:space="0" w:color="auto"/>
            <w:right w:val="none" w:sz="0" w:space="0" w:color="auto"/>
          </w:divBdr>
        </w:div>
        <w:div w:id="1051343191">
          <w:marLeft w:val="640"/>
          <w:marRight w:val="0"/>
          <w:marTop w:val="0"/>
          <w:marBottom w:val="0"/>
          <w:divBdr>
            <w:top w:val="none" w:sz="0" w:space="0" w:color="auto"/>
            <w:left w:val="none" w:sz="0" w:space="0" w:color="auto"/>
            <w:bottom w:val="none" w:sz="0" w:space="0" w:color="auto"/>
            <w:right w:val="none" w:sz="0" w:space="0" w:color="auto"/>
          </w:divBdr>
        </w:div>
        <w:div w:id="669526011">
          <w:marLeft w:val="640"/>
          <w:marRight w:val="0"/>
          <w:marTop w:val="0"/>
          <w:marBottom w:val="0"/>
          <w:divBdr>
            <w:top w:val="none" w:sz="0" w:space="0" w:color="auto"/>
            <w:left w:val="none" w:sz="0" w:space="0" w:color="auto"/>
            <w:bottom w:val="none" w:sz="0" w:space="0" w:color="auto"/>
            <w:right w:val="none" w:sz="0" w:space="0" w:color="auto"/>
          </w:divBdr>
        </w:div>
        <w:div w:id="1034116824">
          <w:marLeft w:val="640"/>
          <w:marRight w:val="0"/>
          <w:marTop w:val="0"/>
          <w:marBottom w:val="0"/>
          <w:divBdr>
            <w:top w:val="none" w:sz="0" w:space="0" w:color="auto"/>
            <w:left w:val="none" w:sz="0" w:space="0" w:color="auto"/>
            <w:bottom w:val="none" w:sz="0" w:space="0" w:color="auto"/>
            <w:right w:val="none" w:sz="0" w:space="0" w:color="auto"/>
          </w:divBdr>
        </w:div>
        <w:div w:id="963539046">
          <w:marLeft w:val="640"/>
          <w:marRight w:val="0"/>
          <w:marTop w:val="0"/>
          <w:marBottom w:val="0"/>
          <w:divBdr>
            <w:top w:val="none" w:sz="0" w:space="0" w:color="auto"/>
            <w:left w:val="none" w:sz="0" w:space="0" w:color="auto"/>
            <w:bottom w:val="none" w:sz="0" w:space="0" w:color="auto"/>
            <w:right w:val="none" w:sz="0" w:space="0" w:color="auto"/>
          </w:divBdr>
        </w:div>
        <w:div w:id="893661377">
          <w:marLeft w:val="640"/>
          <w:marRight w:val="0"/>
          <w:marTop w:val="0"/>
          <w:marBottom w:val="0"/>
          <w:divBdr>
            <w:top w:val="none" w:sz="0" w:space="0" w:color="auto"/>
            <w:left w:val="none" w:sz="0" w:space="0" w:color="auto"/>
            <w:bottom w:val="none" w:sz="0" w:space="0" w:color="auto"/>
            <w:right w:val="none" w:sz="0" w:space="0" w:color="auto"/>
          </w:divBdr>
        </w:div>
        <w:div w:id="1999840246">
          <w:marLeft w:val="640"/>
          <w:marRight w:val="0"/>
          <w:marTop w:val="0"/>
          <w:marBottom w:val="0"/>
          <w:divBdr>
            <w:top w:val="none" w:sz="0" w:space="0" w:color="auto"/>
            <w:left w:val="none" w:sz="0" w:space="0" w:color="auto"/>
            <w:bottom w:val="none" w:sz="0" w:space="0" w:color="auto"/>
            <w:right w:val="none" w:sz="0" w:space="0" w:color="auto"/>
          </w:divBdr>
        </w:div>
        <w:div w:id="659039130">
          <w:marLeft w:val="640"/>
          <w:marRight w:val="0"/>
          <w:marTop w:val="0"/>
          <w:marBottom w:val="0"/>
          <w:divBdr>
            <w:top w:val="none" w:sz="0" w:space="0" w:color="auto"/>
            <w:left w:val="none" w:sz="0" w:space="0" w:color="auto"/>
            <w:bottom w:val="none" w:sz="0" w:space="0" w:color="auto"/>
            <w:right w:val="none" w:sz="0" w:space="0" w:color="auto"/>
          </w:divBdr>
        </w:div>
        <w:div w:id="390689898">
          <w:marLeft w:val="640"/>
          <w:marRight w:val="0"/>
          <w:marTop w:val="0"/>
          <w:marBottom w:val="0"/>
          <w:divBdr>
            <w:top w:val="none" w:sz="0" w:space="0" w:color="auto"/>
            <w:left w:val="none" w:sz="0" w:space="0" w:color="auto"/>
            <w:bottom w:val="none" w:sz="0" w:space="0" w:color="auto"/>
            <w:right w:val="none" w:sz="0" w:space="0" w:color="auto"/>
          </w:divBdr>
        </w:div>
        <w:div w:id="369769918">
          <w:marLeft w:val="640"/>
          <w:marRight w:val="0"/>
          <w:marTop w:val="0"/>
          <w:marBottom w:val="0"/>
          <w:divBdr>
            <w:top w:val="none" w:sz="0" w:space="0" w:color="auto"/>
            <w:left w:val="none" w:sz="0" w:space="0" w:color="auto"/>
            <w:bottom w:val="none" w:sz="0" w:space="0" w:color="auto"/>
            <w:right w:val="none" w:sz="0" w:space="0" w:color="auto"/>
          </w:divBdr>
        </w:div>
        <w:div w:id="600845441">
          <w:marLeft w:val="640"/>
          <w:marRight w:val="0"/>
          <w:marTop w:val="0"/>
          <w:marBottom w:val="0"/>
          <w:divBdr>
            <w:top w:val="none" w:sz="0" w:space="0" w:color="auto"/>
            <w:left w:val="none" w:sz="0" w:space="0" w:color="auto"/>
            <w:bottom w:val="none" w:sz="0" w:space="0" w:color="auto"/>
            <w:right w:val="none" w:sz="0" w:space="0" w:color="auto"/>
          </w:divBdr>
        </w:div>
        <w:div w:id="1623682176">
          <w:marLeft w:val="640"/>
          <w:marRight w:val="0"/>
          <w:marTop w:val="0"/>
          <w:marBottom w:val="0"/>
          <w:divBdr>
            <w:top w:val="none" w:sz="0" w:space="0" w:color="auto"/>
            <w:left w:val="none" w:sz="0" w:space="0" w:color="auto"/>
            <w:bottom w:val="none" w:sz="0" w:space="0" w:color="auto"/>
            <w:right w:val="none" w:sz="0" w:space="0" w:color="auto"/>
          </w:divBdr>
        </w:div>
        <w:div w:id="1365054987">
          <w:marLeft w:val="640"/>
          <w:marRight w:val="0"/>
          <w:marTop w:val="0"/>
          <w:marBottom w:val="0"/>
          <w:divBdr>
            <w:top w:val="none" w:sz="0" w:space="0" w:color="auto"/>
            <w:left w:val="none" w:sz="0" w:space="0" w:color="auto"/>
            <w:bottom w:val="none" w:sz="0" w:space="0" w:color="auto"/>
            <w:right w:val="none" w:sz="0" w:space="0" w:color="auto"/>
          </w:divBdr>
        </w:div>
        <w:div w:id="2014406284">
          <w:marLeft w:val="640"/>
          <w:marRight w:val="0"/>
          <w:marTop w:val="0"/>
          <w:marBottom w:val="0"/>
          <w:divBdr>
            <w:top w:val="none" w:sz="0" w:space="0" w:color="auto"/>
            <w:left w:val="none" w:sz="0" w:space="0" w:color="auto"/>
            <w:bottom w:val="none" w:sz="0" w:space="0" w:color="auto"/>
            <w:right w:val="none" w:sz="0" w:space="0" w:color="auto"/>
          </w:divBdr>
        </w:div>
        <w:div w:id="358360317">
          <w:marLeft w:val="640"/>
          <w:marRight w:val="0"/>
          <w:marTop w:val="0"/>
          <w:marBottom w:val="0"/>
          <w:divBdr>
            <w:top w:val="none" w:sz="0" w:space="0" w:color="auto"/>
            <w:left w:val="none" w:sz="0" w:space="0" w:color="auto"/>
            <w:bottom w:val="none" w:sz="0" w:space="0" w:color="auto"/>
            <w:right w:val="none" w:sz="0" w:space="0" w:color="auto"/>
          </w:divBdr>
        </w:div>
        <w:div w:id="1547524891">
          <w:marLeft w:val="640"/>
          <w:marRight w:val="0"/>
          <w:marTop w:val="0"/>
          <w:marBottom w:val="0"/>
          <w:divBdr>
            <w:top w:val="none" w:sz="0" w:space="0" w:color="auto"/>
            <w:left w:val="none" w:sz="0" w:space="0" w:color="auto"/>
            <w:bottom w:val="none" w:sz="0" w:space="0" w:color="auto"/>
            <w:right w:val="none" w:sz="0" w:space="0" w:color="auto"/>
          </w:divBdr>
        </w:div>
        <w:div w:id="1368021605">
          <w:marLeft w:val="640"/>
          <w:marRight w:val="0"/>
          <w:marTop w:val="0"/>
          <w:marBottom w:val="0"/>
          <w:divBdr>
            <w:top w:val="none" w:sz="0" w:space="0" w:color="auto"/>
            <w:left w:val="none" w:sz="0" w:space="0" w:color="auto"/>
            <w:bottom w:val="none" w:sz="0" w:space="0" w:color="auto"/>
            <w:right w:val="none" w:sz="0" w:space="0" w:color="auto"/>
          </w:divBdr>
        </w:div>
        <w:div w:id="1112363271">
          <w:marLeft w:val="640"/>
          <w:marRight w:val="0"/>
          <w:marTop w:val="0"/>
          <w:marBottom w:val="0"/>
          <w:divBdr>
            <w:top w:val="none" w:sz="0" w:space="0" w:color="auto"/>
            <w:left w:val="none" w:sz="0" w:space="0" w:color="auto"/>
            <w:bottom w:val="none" w:sz="0" w:space="0" w:color="auto"/>
            <w:right w:val="none" w:sz="0" w:space="0" w:color="auto"/>
          </w:divBdr>
        </w:div>
        <w:div w:id="307370098">
          <w:marLeft w:val="640"/>
          <w:marRight w:val="0"/>
          <w:marTop w:val="0"/>
          <w:marBottom w:val="0"/>
          <w:divBdr>
            <w:top w:val="none" w:sz="0" w:space="0" w:color="auto"/>
            <w:left w:val="none" w:sz="0" w:space="0" w:color="auto"/>
            <w:bottom w:val="none" w:sz="0" w:space="0" w:color="auto"/>
            <w:right w:val="none" w:sz="0" w:space="0" w:color="auto"/>
          </w:divBdr>
        </w:div>
        <w:div w:id="1217933058">
          <w:marLeft w:val="640"/>
          <w:marRight w:val="0"/>
          <w:marTop w:val="0"/>
          <w:marBottom w:val="0"/>
          <w:divBdr>
            <w:top w:val="none" w:sz="0" w:space="0" w:color="auto"/>
            <w:left w:val="none" w:sz="0" w:space="0" w:color="auto"/>
            <w:bottom w:val="none" w:sz="0" w:space="0" w:color="auto"/>
            <w:right w:val="none" w:sz="0" w:space="0" w:color="auto"/>
          </w:divBdr>
        </w:div>
        <w:div w:id="1984919092">
          <w:marLeft w:val="640"/>
          <w:marRight w:val="0"/>
          <w:marTop w:val="0"/>
          <w:marBottom w:val="0"/>
          <w:divBdr>
            <w:top w:val="none" w:sz="0" w:space="0" w:color="auto"/>
            <w:left w:val="none" w:sz="0" w:space="0" w:color="auto"/>
            <w:bottom w:val="none" w:sz="0" w:space="0" w:color="auto"/>
            <w:right w:val="none" w:sz="0" w:space="0" w:color="auto"/>
          </w:divBdr>
        </w:div>
        <w:div w:id="626931556">
          <w:marLeft w:val="640"/>
          <w:marRight w:val="0"/>
          <w:marTop w:val="0"/>
          <w:marBottom w:val="0"/>
          <w:divBdr>
            <w:top w:val="none" w:sz="0" w:space="0" w:color="auto"/>
            <w:left w:val="none" w:sz="0" w:space="0" w:color="auto"/>
            <w:bottom w:val="none" w:sz="0" w:space="0" w:color="auto"/>
            <w:right w:val="none" w:sz="0" w:space="0" w:color="auto"/>
          </w:divBdr>
        </w:div>
        <w:div w:id="648441792">
          <w:marLeft w:val="640"/>
          <w:marRight w:val="0"/>
          <w:marTop w:val="0"/>
          <w:marBottom w:val="0"/>
          <w:divBdr>
            <w:top w:val="none" w:sz="0" w:space="0" w:color="auto"/>
            <w:left w:val="none" w:sz="0" w:space="0" w:color="auto"/>
            <w:bottom w:val="none" w:sz="0" w:space="0" w:color="auto"/>
            <w:right w:val="none" w:sz="0" w:space="0" w:color="auto"/>
          </w:divBdr>
        </w:div>
        <w:div w:id="225337146">
          <w:marLeft w:val="640"/>
          <w:marRight w:val="0"/>
          <w:marTop w:val="0"/>
          <w:marBottom w:val="0"/>
          <w:divBdr>
            <w:top w:val="none" w:sz="0" w:space="0" w:color="auto"/>
            <w:left w:val="none" w:sz="0" w:space="0" w:color="auto"/>
            <w:bottom w:val="none" w:sz="0" w:space="0" w:color="auto"/>
            <w:right w:val="none" w:sz="0" w:space="0" w:color="auto"/>
          </w:divBdr>
        </w:div>
        <w:div w:id="1630160654">
          <w:marLeft w:val="640"/>
          <w:marRight w:val="0"/>
          <w:marTop w:val="0"/>
          <w:marBottom w:val="0"/>
          <w:divBdr>
            <w:top w:val="none" w:sz="0" w:space="0" w:color="auto"/>
            <w:left w:val="none" w:sz="0" w:space="0" w:color="auto"/>
            <w:bottom w:val="none" w:sz="0" w:space="0" w:color="auto"/>
            <w:right w:val="none" w:sz="0" w:space="0" w:color="auto"/>
          </w:divBdr>
        </w:div>
        <w:div w:id="543178545">
          <w:marLeft w:val="640"/>
          <w:marRight w:val="0"/>
          <w:marTop w:val="0"/>
          <w:marBottom w:val="0"/>
          <w:divBdr>
            <w:top w:val="none" w:sz="0" w:space="0" w:color="auto"/>
            <w:left w:val="none" w:sz="0" w:space="0" w:color="auto"/>
            <w:bottom w:val="none" w:sz="0" w:space="0" w:color="auto"/>
            <w:right w:val="none" w:sz="0" w:space="0" w:color="auto"/>
          </w:divBdr>
        </w:div>
        <w:div w:id="651711870">
          <w:marLeft w:val="640"/>
          <w:marRight w:val="0"/>
          <w:marTop w:val="0"/>
          <w:marBottom w:val="0"/>
          <w:divBdr>
            <w:top w:val="none" w:sz="0" w:space="0" w:color="auto"/>
            <w:left w:val="none" w:sz="0" w:space="0" w:color="auto"/>
            <w:bottom w:val="none" w:sz="0" w:space="0" w:color="auto"/>
            <w:right w:val="none" w:sz="0" w:space="0" w:color="auto"/>
          </w:divBdr>
        </w:div>
        <w:div w:id="1166478137">
          <w:marLeft w:val="640"/>
          <w:marRight w:val="0"/>
          <w:marTop w:val="0"/>
          <w:marBottom w:val="0"/>
          <w:divBdr>
            <w:top w:val="none" w:sz="0" w:space="0" w:color="auto"/>
            <w:left w:val="none" w:sz="0" w:space="0" w:color="auto"/>
            <w:bottom w:val="none" w:sz="0" w:space="0" w:color="auto"/>
            <w:right w:val="none" w:sz="0" w:space="0" w:color="auto"/>
          </w:divBdr>
        </w:div>
        <w:div w:id="1959330090">
          <w:marLeft w:val="640"/>
          <w:marRight w:val="0"/>
          <w:marTop w:val="0"/>
          <w:marBottom w:val="0"/>
          <w:divBdr>
            <w:top w:val="none" w:sz="0" w:space="0" w:color="auto"/>
            <w:left w:val="none" w:sz="0" w:space="0" w:color="auto"/>
            <w:bottom w:val="none" w:sz="0" w:space="0" w:color="auto"/>
            <w:right w:val="none" w:sz="0" w:space="0" w:color="auto"/>
          </w:divBdr>
        </w:div>
        <w:div w:id="443110906">
          <w:marLeft w:val="640"/>
          <w:marRight w:val="0"/>
          <w:marTop w:val="0"/>
          <w:marBottom w:val="0"/>
          <w:divBdr>
            <w:top w:val="none" w:sz="0" w:space="0" w:color="auto"/>
            <w:left w:val="none" w:sz="0" w:space="0" w:color="auto"/>
            <w:bottom w:val="none" w:sz="0" w:space="0" w:color="auto"/>
            <w:right w:val="none" w:sz="0" w:space="0" w:color="auto"/>
          </w:divBdr>
        </w:div>
        <w:div w:id="1050762351">
          <w:marLeft w:val="640"/>
          <w:marRight w:val="0"/>
          <w:marTop w:val="0"/>
          <w:marBottom w:val="0"/>
          <w:divBdr>
            <w:top w:val="none" w:sz="0" w:space="0" w:color="auto"/>
            <w:left w:val="none" w:sz="0" w:space="0" w:color="auto"/>
            <w:bottom w:val="none" w:sz="0" w:space="0" w:color="auto"/>
            <w:right w:val="none" w:sz="0" w:space="0" w:color="auto"/>
          </w:divBdr>
        </w:div>
        <w:div w:id="598685245">
          <w:marLeft w:val="640"/>
          <w:marRight w:val="0"/>
          <w:marTop w:val="0"/>
          <w:marBottom w:val="0"/>
          <w:divBdr>
            <w:top w:val="none" w:sz="0" w:space="0" w:color="auto"/>
            <w:left w:val="none" w:sz="0" w:space="0" w:color="auto"/>
            <w:bottom w:val="none" w:sz="0" w:space="0" w:color="auto"/>
            <w:right w:val="none" w:sz="0" w:space="0" w:color="auto"/>
          </w:divBdr>
        </w:div>
        <w:div w:id="505025608">
          <w:marLeft w:val="640"/>
          <w:marRight w:val="0"/>
          <w:marTop w:val="0"/>
          <w:marBottom w:val="0"/>
          <w:divBdr>
            <w:top w:val="none" w:sz="0" w:space="0" w:color="auto"/>
            <w:left w:val="none" w:sz="0" w:space="0" w:color="auto"/>
            <w:bottom w:val="none" w:sz="0" w:space="0" w:color="auto"/>
            <w:right w:val="none" w:sz="0" w:space="0" w:color="auto"/>
          </w:divBdr>
        </w:div>
        <w:div w:id="647248174">
          <w:marLeft w:val="640"/>
          <w:marRight w:val="0"/>
          <w:marTop w:val="0"/>
          <w:marBottom w:val="0"/>
          <w:divBdr>
            <w:top w:val="none" w:sz="0" w:space="0" w:color="auto"/>
            <w:left w:val="none" w:sz="0" w:space="0" w:color="auto"/>
            <w:bottom w:val="none" w:sz="0" w:space="0" w:color="auto"/>
            <w:right w:val="none" w:sz="0" w:space="0" w:color="auto"/>
          </w:divBdr>
        </w:div>
        <w:div w:id="715859165">
          <w:marLeft w:val="640"/>
          <w:marRight w:val="0"/>
          <w:marTop w:val="0"/>
          <w:marBottom w:val="0"/>
          <w:divBdr>
            <w:top w:val="none" w:sz="0" w:space="0" w:color="auto"/>
            <w:left w:val="none" w:sz="0" w:space="0" w:color="auto"/>
            <w:bottom w:val="none" w:sz="0" w:space="0" w:color="auto"/>
            <w:right w:val="none" w:sz="0" w:space="0" w:color="auto"/>
          </w:divBdr>
        </w:div>
        <w:div w:id="1863741521">
          <w:marLeft w:val="640"/>
          <w:marRight w:val="0"/>
          <w:marTop w:val="0"/>
          <w:marBottom w:val="0"/>
          <w:divBdr>
            <w:top w:val="none" w:sz="0" w:space="0" w:color="auto"/>
            <w:left w:val="none" w:sz="0" w:space="0" w:color="auto"/>
            <w:bottom w:val="none" w:sz="0" w:space="0" w:color="auto"/>
            <w:right w:val="none" w:sz="0" w:space="0" w:color="auto"/>
          </w:divBdr>
        </w:div>
        <w:div w:id="217594175">
          <w:marLeft w:val="640"/>
          <w:marRight w:val="0"/>
          <w:marTop w:val="0"/>
          <w:marBottom w:val="0"/>
          <w:divBdr>
            <w:top w:val="none" w:sz="0" w:space="0" w:color="auto"/>
            <w:left w:val="none" w:sz="0" w:space="0" w:color="auto"/>
            <w:bottom w:val="none" w:sz="0" w:space="0" w:color="auto"/>
            <w:right w:val="none" w:sz="0" w:space="0" w:color="auto"/>
          </w:divBdr>
        </w:div>
        <w:div w:id="820384474">
          <w:marLeft w:val="640"/>
          <w:marRight w:val="0"/>
          <w:marTop w:val="0"/>
          <w:marBottom w:val="0"/>
          <w:divBdr>
            <w:top w:val="none" w:sz="0" w:space="0" w:color="auto"/>
            <w:left w:val="none" w:sz="0" w:space="0" w:color="auto"/>
            <w:bottom w:val="none" w:sz="0" w:space="0" w:color="auto"/>
            <w:right w:val="none" w:sz="0" w:space="0" w:color="auto"/>
          </w:divBdr>
        </w:div>
        <w:div w:id="1953397084">
          <w:marLeft w:val="640"/>
          <w:marRight w:val="0"/>
          <w:marTop w:val="0"/>
          <w:marBottom w:val="0"/>
          <w:divBdr>
            <w:top w:val="none" w:sz="0" w:space="0" w:color="auto"/>
            <w:left w:val="none" w:sz="0" w:space="0" w:color="auto"/>
            <w:bottom w:val="none" w:sz="0" w:space="0" w:color="auto"/>
            <w:right w:val="none" w:sz="0" w:space="0" w:color="auto"/>
          </w:divBdr>
        </w:div>
        <w:div w:id="660235130">
          <w:marLeft w:val="640"/>
          <w:marRight w:val="0"/>
          <w:marTop w:val="0"/>
          <w:marBottom w:val="0"/>
          <w:divBdr>
            <w:top w:val="none" w:sz="0" w:space="0" w:color="auto"/>
            <w:left w:val="none" w:sz="0" w:space="0" w:color="auto"/>
            <w:bottom w:val="none" w:sz="0" w:space="0" w:color="auto"/>
            <w:right w:val="none" w:sz="0" w:space="0" w:color="auto"/>
          </w:divBdr>
        </w:div>
        <w:div w:id="25834273">
          <w:marLeft w:val="640"/>
          <w:marRight w:val="0"/>
          <w:marTop w:val="0"/>
          <w:marBottom w:val="0"/>
          <w:divBdr>
            <w:top w:val="none" w:sz="0" w:space="0" w:color="auto"/>
            <w:left w:val="none" w:sz="0" w:space="0" w:color="auto"/>
            <w:bottom w:val="none" w:sz="0" w:space="0" w:color="auto"/>
            <w:right w:val="none" w:sz="0" w:space="0" w:color="auto"/>
          </w:divBdr>
        </w:div>
        <w:div w:id="1344436755">
          <w:marLeft w:val="640"/>
          <w:marRight w:val="0"/>
          <w:marTop w:val="0"/>
          <w:marBottom w:val="0"/>
          <w:divBdr>
            <w:top w:val="none" w:sz="0" w:space="0" w:color="auto"/>
            <w:left w:val="none" w:sz="0" w:space="0" w:color="auto"/>
            <w:bottom w:val="none" w:sz="0" w:space="0" w:color="auto"/>
            <w:right w:val="none" w:sz="0" w:space="0" w:color="auto"/>
          </w:divBdr>
        </w:div>
        <w:div w:id="807435522">
          <w:marLeft w:val="640"/>
          <w:marRight w:val="0"/>
          <w:marTop w:val="0"/>
          <w:marBottom w:val="0"/>
          <w:divBdr>
            <w:top w:val="none" w:sz="0" w:space="0" w:color="auto"/>
            <w:left w:val="none" w:sz="0" w:space="0" w:color="auto"/>
            <w:bottom w:val="none" w:sz="0" w:space="0" w:color="auto"/>
            <w:right w:val="none" w:sz="0" w:space="0" w:color="auto"/>
          </w:divBdr>
        </w:div>
        <w:div w:id="141891663">
          <w:marLeft w:val="640"/>
          <w:marRight w:val="0"/>
          <w:marTop w:val="0"/>
          <w:marBottom w:val="0"/>
          <w:divBdr>
            <w:top w:val="none" w:sz="0" w:space="0" w:color="auto"/>
            <w:left w:val="none" w:sz="0" w:space="0" w:color="auto"/>
            <w:bottom w:val="none" w:sz="0" w:space="0" w:color="auto"/>
            <w:right w:val="none" w:sz="0" w:space="0" w:color="auto"/>
          </w:divBdr>
        </w:div>
        <w:div w:id="1832325972">
          <w:marLeft w:val="640"/>
          <w:marRight w:val="0"/>
          <w:marTop w:val="0"/>
          <w:marBottom w:val="0"/>
          <w:divBdr>
            <w:top w:val="none" w:sz="0" w:space="0" w:color="auto"/>
            <w:left w:val="none" w:sz="0" w:space="0" w:color="auto"/>
            <w:bottom w:val="none" w:sz="0" w:space="0" w:color="auto"/>
            <w:right w:val="none" w:sz="0" w:space="0" w:color="auto"/>
          </w:divBdr>
        </w:div>
      </w:divsChild>
    </w:div>
    <w:div w:id="440729809">
      <w:marLeft w:val="640"/>
      <w:marRight w:val="0"/>
      <w:marTop w:val="0"/>
      <w:marBottom w:val="0"/>
      <w:divBdr>
        <w:top w:val="none" w:sz="0" w:space="0" w:color="auto"/>
        <w:left w:val="none" w:sz="0" w:space="0" w:color="auto"/>
        <w:bottom w:val="none" w:sz="0" w:space="0" w:color="auto"/>
        <w:right w:val="none" w:sz="0" w:space="0" w:color="auto"/>
      </w:divBdr>
    </w:div>
    <w:div w:id="442043090">
      <w:bodyDiv w:val="1"/>
      <w:marLeft w:val="0"/>
      <w:marRight w:val="0"/>
      <w:marTop w:val="0"/>
      <w:marBottom w:val="0"/>
      <w:divBdr>
        <w:top w:val="none" w:sz="0" w:space="0" w:color="auto"/>
        <w:left w:val="none" w:sz="0" w:space="0" w:color="auto"/>
        <w:bottom w:val="none" w:sz="0" w:space="0" w:color="auto"/>
        <w:right w:val="none" w:sz="0" w:space="0" w:color="auto"/>
      </w:divBdr>
      <w:divsChild>
        <w:div w:id="1947034243">
          <w:marLeft w:val="640"/>
          <w:marRight w:val="0"/>
          <w:marTop w:val="0"/>
          <w:marBottom w:val="0"/>
          <w:divBdr>
            <w:top w:val="none" w:sz="0" w:space="0" w:color="auto"/>
            <w:left w:val="none" w:sz="0" w:space="0" w:color="auto"/>
            <w:bottom w:val="none" w:sz="0" w:space="0" w:color="auto"/>
            <w:right w:val="none" w:sz="0" w:space="0" w:color="auto"/>
          </w:divBdr>
        </w:div>
        <w:div w:id="834759412">
          <w:marLeft w:val="640"/>
          <w:marRight w:val="0"/>
          <w:marTop w:val="0"/>
          <w:marBottom w:val="0"/>
          <w:divBdr>
            <w:top w:val="none" w:sz="0" w:space="0" w:color="auto"/>
            <w:left w:val="none" w:sz="0" w:space="0" w:color="auto"/>
            <w:bottom w:val="none" w:sz="0" w:space="0" w:color="auto"/>
            <w:right w:val="none" w:sz="0" w:space="0" w:color="auto"/>
          </w:divBdr>
        </w:div>
        <w:div w:id="1151554660">
          <w:marLeft w:val="640"/>
          <w:marRight w:val="0"/>
          <w:marTop w:val="0"/>
          <w:marBottom w:val="0"/>
          <w:divBdr>
            <w:top w:val="none" w:sz="0" w:space="0" w:color="auto"/>
            <w:left w:val="none" w:sz="0" w:space="0" w:color="auto"/>
            <w:bottom w:val="none" w:sz="0" w:space="0" w:color="auto"/>
            <w:right w:val="none" w:sz="0" w:space="0" w:color="auto"/>
          </w:divBdr>
        </w:div>
        <w:div w:id="976761985">
          <w:marLeft w:val="640"/>
          <w:marRight w:val="0"/>
          <w:marTop w:val="0"/>
          <w:marBottom w:val="0"/>
          <w:divBdr>
            <w:top w:val="none" w:sz="0" w:space="0" w:color="auto"/>
            <w:left w:val="none" w:sz="0" w:space="0" w:color="auto"/>
            <w:bottom w:val="none" w:sz="0" w:space="0" w:color="auto"/>
            <w:right w:val="none" w:sz="0" w:space="0" w:color="auto"/>
          </w:divBdr>
        </w:div>
        <w:div w:id="1726903919">
          <w:marLeft w:val="640"/>
          <w:marRight w:val="0"/>
          <w:marTop w:val="0"/>
          <w:marBottom w:val="0"/>
          <w:divBdr>
            <w:top w:val="none" w:sz="0" w:space="0" w:color="auto"/>
            <w:left w:val="none" w:sz="0" w:space="0" w:color="auto"/>
            <w:bottom w:val="none" w:sz="0" w:space="0" w:color="auto"/>
            <w:right w:val="none" w:sz="0" w:space="0" w:color="auto"/>
          </w:divBdr>
        </w:div>
        <w:div w:id="1046762322">
          <w:marLeft w:val="640"/>
          <w:marRight w:val="0"/>
          <w:marTop w:val="0"/>
          <w:marBottom w:val="0"/>
          <w:divBdr>
            <w:top w:val="none" w:sz="0" w:space="0" w:color="auto"/>
            <w:left w:val="none" w:sz="0" w:space="0" w:color="auto"/>
            <w:bottom w:val="none" w:sz="0" w:space="0" w:color="auto"/>
            <w:right w:val="none" w:sz="0" w:space="0" w:color="auto"/>
          </w:divBdr>
        </w:div>
        <w:div w:id="235406858">
          <w:marLeft w:val="640"/>
          <w:marRight w:val="0"/>
          <w:marTop w:val="0"/>
          <w:marBottom w:val="0"/>
          <w:divBdr>
            <w:top w:val="none" w:sz="0" w:space="0" w:color="auto"/>
            <w:left w:val="none" w:sz="0" w:space="0" w:color="auto"/>
            <w:bottom w:val="none" w:sz="0" w:space="0" w:color="auto"/>
            <w:right w:val="none" w:sz="0" w:space="0" w:color="auto"/>
          </w:divBdr>
        </w:div>
        <w:div w:id="1852985274">
          <w:marLeft w:val="640"/>
          <w:marRight w:val="0"/>
          <w:marTop w:val="0"/>
          <w:marBottom w:val="0"/>
          <w:divBdr>
            <w:top w:val="none" w:sz="0" w:space="0" w:color="auto"/>
            <w:left w:val="none" w:sz="0" w:space="0" w:color="auto"/>
            <w:bottom w:val="none" w:sz="0" w:space="0" w:color="auto"/>
            <w:right w:val="none" w:sz="0" w:space="0" w:color="auto"/>
          </w:divBdr>
        </w:div>
        <w:div w:id="1210264851">
          <w:marLeft w:val="640"/>
          <w:marRight w:val="0"/>
          <w:marTop w:val="0"/>
          <w:marBottom w:val="0"/>
          <w:divBdr>
            <w:top w:val="none" w:sz="0" w:space="0" w:color="auto"/>
            <w:left w:val="none" w:sz="0" w:space="0" w:color="auto"/>
            <w:bottom w:val="none" w:sz="0" w:space="0" w:color="auto"/>
            <w:right w:val="none" w:sz="0" w:space="0" w:color="auto"/>
          </w:divBdr>
        </w:div>
        <w:div w:id="1698500608">
          <w:marLeft w:val="640"/>
          <w:marRight w:val="0"/>
          <w:marTop w:val="0"/>
          <w:marBottom w:val="0"/>
          <w:divBdr>
            <w:top w:val="none" w:sz="0" w:space="0" w:color="auto"/>
            <w:left w:val="none" w:sz="0" w:space="0" w:color="auto"/>
            <w:bottom w:val="none" w:sz="0" w:space="0" w:color="auto"/>
            <w:right w:val="none" w:sz="0" w:space="0" w:color="auto"/>
          </w:divBdr>
        </w:div>
        <w:div w:id="15546375">
          <w:marLeft w:val="640"/>
          <w:marRight w:val="0"/>
          <w:marTop w:val="0"/>
          <w:marBottom w:val="0"/>
          <w:divBdr>
            <w:top w:val="none" w:sz="0" w:space="0" w:color="auto"/>
            <w:left w:val="none" w:sz="0" w:space="0" w:color="auto"/>
            <w:bottom w:val="none" w:sz="0" w:space="0" w:color="auto"/>
            <w:right w:val="none" w:sz="0" w:space="0" w:color="auto"/>
          </w:divBdr>
        </w:div>
        <w:div w:id="2047486262">
          <w:marLeft w:val="640"/>
          <w:marRight w:val="0"/>
          <w:marTop w:val="0"/>
          <w:marBottom w:val="0"/>
          <w:divBdr>
            <w:top w:val="none" w:sz="0" w:space="0" w:color="auto"/>
            <w:left w:val="none" w:sz="0" w:space="0" w:color="auto"/>
            <w:bottom w:val="none" w:sz="0" w:space="0" w:color="auto"/>
            <w:right w:val="none" w:sz="0" w:space="0" w:color="auto"/>
          </w:divBdr>
        </w:div>
        <w:div w:id="461927395">
          <w:marLeft w:val="640"/>
          <w:marRight w:val="0"/>
          <w:marTop w:val="0"/>
          <w:marBottom w:val="0"/>
          <w:divBdr>
            <w:top w:val="none" w:sz="0" w:space="0" w:color="auto"/>
            <w:left w:val="none" w:sz="0" w:space="0" w:color="auto"/>
            <w:bottom w:val="none" w:sz="0" w:space="0" w:color="auto"/>
            <w:right w:val="none" w:sz="0" w:space="0" w:color="auto"/>
          </w:divBdr>
        </w:div>
        <w:div w:id="1610697519">
          <w:marLeft w:val="640"/>
          <w:marRight w:val="0"/>
          <w:marTop w:val="0"/>
          <w:marBottom w:val="0"/>
          <w:divBdr>
            <w:top w:val="none" w:sz="0" w:space="0" w:color="auto"/>
            <w:left w:val="none" w:sz="0" w:space="0" w:color="auto"/>
            <w:bottom w:val="none" w:sz="0" w:space="0" w:color="auto"/>
            <w:right w:val="none" w:sz="0" w:space="0" w:color="auto"/>
          </w:divBdr>
        </w:div>
        <w:div w:id="224143348">
          <w:marLeft w:val="640"/>
          <w:marRight w:val="0"/>
          <w:marTop w:val="0"/>
          <w:marBottom w:val="0"/>
          <w:divBdr>
            <w:top w:val="none" w:sz="0" w:space="0" w:color="auto"/>
            <w:left w:val="none" w:sz="0" w:space="0" w:color="auto"/>
            <w:bottom w:val="none" w:sz="0" w:space="0" w:color="auto"/>
            <w:right w:val="none" w:sz="0" w:space="0" w:color="auto"/>
          </w:divBdr>
        </w:div>
        <w:div w:id="626818554">
          <w:marLeft w:val="640"/>
          <w:marRight w:val="0"/>
          <w:marTop w:val="0"/>
          <w:marBottom w:val="0"/>
          <w:divBdr>
            <w:top w:val="none" w:sz="0" w:space="0" w:color="auto"/>
            <w:left w:val="none" w:sz="0" w:space="0" w:color="auto"/>
            <w:bottom w:val="none" w:sz="0" w:space="0" w:color="auto"/>
            <w:right w:val="none" w:sz="0" w:space="0" w:color="auto"/>
          </w:divBdr>
        </w:div>
        <w:div w:id="997272315">
          <w:marLeft w:val="640"/>
          <w:marRight w:val="0"/>
          <w:marTop w:val="0"/>
          <w:marBottom w:val="0"/>
          <w:divBdr>
            <w:top w:val="none" w:sz="0" w:space="0" w:color="auto"/>
            <w:left w:val="none" w:sz="0" w:space="0" w:color="auto"/>
            <w:bottom w:val="none" w:sz="0" w:space="0" w:color="auto"/>
            <w:right w:val="none" w:sz="0" w:space="0" w:color="auto"/>
          </w:divBdr>
        </w:div>
        <w:div w:id="516772832">
          <w:marLeft w:val="640"/>
          <w:marRight w:val="0"/>
          <w:marTop w:val="0"/>
          <w:marBottom w:val="0"/>
          <w:divBdr>
            <w:top w:val="none" w:sz="0" w:space="0" w:color="auto"/>
            <w:left w:val="none" w:sz="0" w:space="0" w:color="auto"/>
            <w:bottom w:val="none" w:sz="0" w:space="0" w:color="auto"/>
            <w:right w:val="none" w:sz="0" w:space="0" w:color="auto"/>
          </w:divBdr>
        </w:div>
        <w:div w:id="1263494284">
          <w:marLeft w:val="640"/>
          <w:marRight w:val="0"/>
          <w:marTop w:val="0"/>
          <w:marBottom w:val="0"/>
          <w:divBdr>
            <w:top w:val="none" w:sz="0" w:space="0" w:color="auto"/>
            <w:left w:val="none" w:sz="0" w:space="0" w:color="auto"/>
            <w:bottom w:val="none" w:sz="0" w:space="0" w:color="auto"/>
            <w:right w:val="none" w:sz="0" w:space="0" w:color="auto"/>
          </w:divBdr>
        </w:div>
        <w:div w:id="1591501985">
          <w:marLeft w:val="640"/>
          <w:marRight w:val="0"/>
          <w:marTop w:val="0"/>
          <w:marBottom w:val="0"/>
          <w:divBdr>
            <w:top w:val="none" w:sz="0" w:space="0" w:color="auto"/>
            <w:left w:val="none" w:sz="0" w:space="0" w:color="auto"/>
            <w:bottom w:val="none" w:sz="0" w:space="0" w:color="auto"/>
            <w:right w:val="none" w:sz="0" w:space="0" w:color="auto"/>
          </w:divBdr>
        </w:div>
        <w:div w:id="1138181864">
          <w:marLeft w:val="640"/>
          <w:marRight w:val="0"/>
          <w:marTop w:val="0"/>
          <w:marBottom w:val="0"/>
          <w:divBdr>
            <w:top w:val="none" w:sz="0" w:space="0" w:color="auto"/>
            <w:left w:val="none" w:sz="0" w:space="0" w:color="auto"/>
            <w:bottom w:val="none" w:sz="0" w:space="0" w:color="auto"/>
            <w:right w:val="none" w:sz="0" w:space="0" w:color="auto"/>
          </w:divBdr>
        </w:div>
        <w:div w:id="1609316796">
          <w:marLeft w:val="640"/>
          <w:marRight w:val="0"/>
          <w:marTop w:val="0"/>
          <w:marBottom w:val="0"/>
          <w:divBdr>
            <w:top w:val="none" w:sz="0" w:space="0" w:color="auto"/>
            <w:left w:val="none" w:sz="0" w:space="0" w:color="auto"/>
            <w:bottom w:val="none" w:sz="0" w:space="0" w:color="auto"/>
            <w:right w:val="none" w:sz="0" w:space="0" w:color="auto"/>
          </w:divBdr>
        </w:div>
        <w:div w:id="1690830874">
          <w:marLeft w:val="640"/>
          <w:marRight w:val="0"/>
          <w:marTop w:val="0"/>
          <w:marBottom w:val="0"/>
          <w:divBdr>
            <w:top w:val="none" w:sz="0" w:space="0" w:color="auto"/>
            <w:left w:val="none" w:sz="0" w:space="0" w:color="auto"/>
            <w:bottom w:val="none" w:sz="0" w:space="0" w:color="auto"/>
            <w:right w:val="none" w:sz="0" w:space="0" w:color="auto"/>
          </w:divBdr>
        </w:div>
        <w:div w:id="491146284">
          <w:marLeft w:val="640"/>
          <w:marRight w:val="0"/>
          <w:marTop w:val="0"/>
          <w:marBottom w:val="0"/>
          <w:divBdr>
            <w:top w:val="none" w:sz="0" w:space="0" w:color="auto"/>
            <w:left w:val="none" w:sz="0" w:space="0" w:color="auto"/>
            <w:bottom w:val="none" w:sz="0" w:space="0" w:color="auto"/>
            <w:right w:val="none" w:sz="0" w:space="0" w:color="auto"/>
          </w:divBdr>
        </w:div>
        <w:div w:id="1952980421">
          <w:marLeft w:val="640"/>
          <w:marRight w:val="0"/>
          <w:marTop w:val="0"/>
          <w:marBottom w:val="0"/>
          <w:divBdr>
            <w:top w:val="none" w:sz="0" w:space="0" w:color="auto"/>
            <w:left w:val="none" w:sz="0" w:space="0" w:color="auto"/>
            <w:bottom w:val="none" w:sz="0" w:space="0" w:color="auto"/>
            <w:right w:val="none" w:sz="0" w:space="0" w:color="auto"/>
          </w:divBdr>
        </w:div>
        <w:div w:id="1338922491">
          <w:marLeft w:val="640"/>
          <w:marRight w:val="0"/>
          <w:marTop w:val="0"/>
          <w:marBottom w:val="0"/>
          <w:divBdr>
            <w:top w:val="none" w:sz="0" w:space="0" w:color="auto"/>
            <w:left w:val="none" w:sz="0" w:space="0" w:color="auto"/>
            <w:bottom w:val="none" w:sz="0" w:space="0" w:color="auto"/>
            <w:right w:val="none" w:sz="0" w:space="0" w:color="auto"/>
          </w:divBdr>
        </w:div>
        <w:div w:id="957178536">
          <w:marLeft w:val="640"/>
          <w:marRight w:val="0"/>
          <w:marTop w:val="0"/>
          <w:marBottom w:val="0"/>
          <w:divBdr>
            <w:top w:val="none" w:sz="0" w:space="0" w:color="auto"/>
            <w:left w:val="none" w:sz="0" w:space="0" w:color="auto"/>
            <w:bottom w:val="none" w:sz="0" w:space="0" w:color="auto"/>
            <w:right w:val="none" w:sz="0" w:space="0" w:color="auto"/>
          </w:divBdr>
        </w:div>
        <w:div w:id="863905894">
          <w:marLeft w:val="640"/>
          <w:marRight w:val="0"/>
          <w:marTop w:val="0"/>
          <w:marBottom w:val="0"/>
          <w:divBdr>
            <w:top w:val="none" w:sz="0" w:space="0" w:color="auto"/>
            <w:left w:val="none" w:sz="0" w:space="0" w:color="auto"/>
            <w:bottom w:val="none" w:sz="0" w:space="0" w:color="auto"/>
            <w:right w:val="none" w:sz="0" w:space="0" w:color="auto"/>
          </w:divBdr>
        </w:div>
        <w:div w:id="1382171984">
          <w:marLeft w:val="640"/>
          <w:marRight w:val="0"/>
          <w:marTop w:val="0"/>
          <w:marBottom w:val="0"/>
          <w:divBdr>
            <w:top w:val="none" w:sz="0" w:space="0" w:color="auto"/>
            <w:left w:val="none" w:sz="0" w:space="0" w:color="auto"/>
            <w:bottom w:val="none" w:sz="0" w:space="0" w:color="auto"/>
            <w:right w:val="none" w:sz="0" w:space="0" w:color="auto"/>
          </w:divBdr>
        </w:div>
        <w:div w:id="1531409113">
          <w:marLeft w:val="640"/>
          <w:marRight w:val="0"/>
          <w:marTop w:val="0"/>
          <w:marBottom w:val="0"/>
          <w:divBdr>
            <w:top w:val="none" w:sz="0" w:space="0" w:color="auto"/>
            <w:left w:val="none" w:sz="0" w:space="0" w:color="auto"/>
            <w:bottom w:val="none" w:sz="0" w:space="0" w:color="auto"/>
            <w:right w:val="none" w:sz="0" w:space="0" w:color="auto"/>
          </w:divBdr>
        </w:div>
        <w:div w:id="1956868392">
          <w:marLeft w:val="640"/>
          <w:marRight w:val="0"/>
          <w:marTop w:val="0"/>
          <w:marBottom w:val="0"/>
          <w:divBdr>
            <w:top w:val="none" w:sz="0" w:space="0" w:color="auto"/>
            <w:left w:val="none" w:sz="0" w:space="0" w:color="auto"/>
            <w:bottom w:val="none" w:sz="0" w:space="0" w:color="auto"/>
            <w:right w:val="none" w:sz="0" w:space="0" w:color="auto"/>
          </w:divBdr>
        </w:div>
        <w:div w:id="192354034">
          <w:marLeft w:val="640"/>
          <w:marRight w:val="0"/>
          <w:marTop w:val="0"/>
          <w:marBottom w:val="0"/>
          <w:divBdr>
            <w:top w:val="none" w:sz="0" w:space="0" w:color="auto"/>
            <w:left w:val="none" w:sz="0" w:space="0" w:color="auto"/>
            <w:bottom w:val="none" w:sz="0" w:space="0" w:color="auto"/>
            <w:right w:val="none" w:sz="0" w:space="0" w:color="auto"/>
          </w:divBdr>
        </w:div>
        <w:div w:id="560482848">
          <w:marLeft w:val="640"/>
          <w:marRight w:val="0"/>
          <w:marTop w:val="0"/>
          <w:marBottom w:val="0"/>
          <w:divBdr>
            <w:top w:val="none" w:sz="0" w:space="0" w:color="auto"/>
            <w:left w:val="none" w:sz="0" w:space="0" w:color="auto"/>
            <w:bottom w:val="none" w:sz="0" w:space="0" w:color="auto"/>
            <w:right w:val="none" w:sz="0" w:space="0" w:color="auto"/>
          </w:divBdr>
        </w:div>
        <w:div w:id="1728142590">
          <w:marLeft w:val="640"/>
          <w:marRight w:val="0"/>
          <w:marTop w:val="0"/>
          <w:marBottom w:val="0"/>
          <w:divBdr>
            <w:top w:val="none" w:sz="0" w:space="0" w:color="auto"/>
            <w:left w:val="none" w:sz="0" w:space="0" w:color="auto"/>
            <w:bottom w:val="none" w:sz="0" w:space="0" w:color="auto"/>
            <w:right w:val="none" w:sz="0" w:space="0" w:color="auto"/>
          </w:divBdr>
        </w:div>
        <w:div w:id="1910848664">
          <w:marLeft w:val="640"/>
          <w:marRight w:val="0"/>
          <w:marTop w:val="0"/>
          <w:marBottom w:val="0"/>
          <w:divBdr>
            <w:top w:val="none" w:sz="0" w:space="0" w:color="auto"/>
            <w:left w:val="none" w:sz="0" w:space="0" w:color="auto"/>
            <w:bottom w:val="none" w:sz="0" w:space="0" w:color="auto"/>
            <w:right w:val="none" w:sz="0" w:space="0" w:color="auto"/>
          </w:divBdr>
        </w:div>
        <w:div w:id="1895044410">
          <w:marLeft w:val="640"/>
          <w:marRight w:val="0"/>
          <w:marTop w:val="0"/>
          <w:marBottom w:val="0"/>
          <w:divBdr>
            <w:top w:val="none" w:sz="0" w:space="0" w:color="auto"/>
            <w:left w:val="none" w:sz="0" w:space="0" w:color="auto"/>
            <w:bottom w:val="none" w:sz="0" w:space="0" w:color="auto"/>
            <w:right w:val="none" w:sz="0" w:space="0" w:color="auto"/>
          </w:divBdr>
        </w:div>
        <w:div w:id="1545407177">
          <w:marLeft w:val="640"/>
          <w:marRight w:val="0"/>
          <w:marTop w:val="0"/>
          <w:marBottom w:val="0"/>
          <w:divBdr>
            <w:top w:val="none" w:sz="0" w:space="0" w:color="auto"/>
            <w:left w:val="none" w:sz="0" w:space="0" w:color="auto"/>
            <w:bottom w:val="none" w:sz="0" w:space="0" w:color="auto"/>
            <w:right w:val="none" w:sz="0" w:space="0" w:color="auto"/>
          </w:divBdr>
        </w:div>
        <w:div w:id="979767720">
          <w:marLeft w:val="640"/>
          <w:marRight w:val="0"/>
          <w:marTop w:val="0"/>
          <w:marBottom w:val="0"/>
          <w:divBdr>
            <w:top w:val="none" w:sz="0" w:space="0" w:color="auto"/>
            <w:left w:val="none" w:sz="0" w:space="0" w:color="auto"/>
            <w:bottom w:val="none" w:sz="0" w:space="0" w:color="auto"/>
            <w:right w:val="none" w:sz="0" w:space="0" w:color="auto"/>
          </w:divBdr>
        </w:div>
        <w:div w:id="31344725">
          <w:marLeft w:val="640"/>
          <w:marRight w:val="0"/>
          <w:marTop w:val="0"/>
          <w:marBottom w:val="0"/>
          <w:divBdr>
            <w:top w:val="none" w:sz="0" w:space="0" w:color="auto"/>
            <w:left w:val="none" w:sz="0" w:space="0" w:color="auto"/>
            <w:bottom w:val="none" w:sz="0" w:space="0" w:color="auto"/>
            <w:right w:val="none" w:sz="0" w:space="0" w:color="auto"/>
          </w:divBdr>
        </w:div>
        <w:div w:id="1613442284">
          <w:marLeft w:val="640"/>
          <w:marRight w:val="0"/>
          <w:marTop w:val="0"/>
          <w:marBottom w:val="0"/>
          <w:divBdr>
            <w:top w:val="none" w:sz="0" w:space="0" w:color="auto"/>
            <w:left w:val="none" w:sz="0" w:space="0" w:color="auto"/>
            <w:bottom w:val="none" w:sz="0" w:space="0" w:color="auto"/>
            <w:right w:val="none" w:sz="0" w:space="0" w:color="auto"/>
          </w:divBdr>
        </w:div>
        <w:div w:id="1416323336">
          <w:marLeft w:val="640"/>
          <w:marRight w:val="0"/>
          <w:marTop w:val="0"/>
          <w:marBottom w:val="0"/>
          <w:divBdr>
            <w:top w:val="none" w:sz="0" w:space="0" w:color="auto"/>
            <w:left w:val="none" w:sz="0" w:space="0" w:color="auto"/>
            <w:bottom w:val="none" w:sz="0" w:space="0" w:color="auto"/>
            <w:right w:val="none" w:sz="0" w:space="0" w:color="auto"/>
          </w:divBdr>
        </w:div>
        <w:div w:id="641276679">
          <w:marLeft w:val="640"/>
          <w:marRight w:val="0"/>
          <w:marTop w:val="0"/>
          <w:marBottom w:val="0"/>
          <w:divBdr>
            <w:top w:val="none" w:sz="0" w:space="0" w:color="auto"/>
            <w:left w:val="none" w:sz="0" w:space="0" w:color="auto"/>
            <w:bottom w:val="none" w:sz="0" w:space="0" w:color="auto"/>
            <w:right w:val="none" w:sz="0" w:space="0" w:color="auto"/>
          </w:divBdr>
        </w:div>
        <w:div w:id="1224946699">
          <w:marLeft w:val="640"/>
          <w:marRight w:val="0"/>
          <w:marTop w:val="0"/>
          <w:marBottom w:val="0"/>
          <w:divBdr>
            <w:top w:val="none" w:sz="0" w:space="0" w:color="auto"/>
            <w:left w:val="none" w:sz="0" w:space="0" w:color="auto"/>
            <w:bottom w:val="none" w:sz="0" w:space="0" w:color="auto"/>
            <w:right w:val="none" w:sz="0" w:space="0" w:color="auto"/>
          </w:divBdr>
        </w:div>
        <w:div w:id="2131781182">
          <w:marLeft w:val="640"/>
          <w:marRight w:val="0"/>
          <w:marTop w:val="0"/>
          <w:marBottom w:val="0"/>
          <w:divBdr>
            <w:top w:val="none" w:sz="0" w:space="0" w:color="auto"/>
            <w:left w:val="none" w:sz="0" w:space="0" w:color="auto"/>
            <w:bottom w:val="none" w:sz="0" w:space="0" w:color="auto"/>
            <w:right w:val="none" w:sz="0" w:space="0" w:color="auto"/>
          </w:divBdr>
        </w:div>
        <w:div w:id="2140952845">
          <w:marLeft w:val="640"/>
          <w:marRight w:val="0"/>
          <w:marTop w:val="0"/>
          <w:marBottom w:val="0"/>
          <w:divBdr>
            <w:top w:val="none" w:sz="0" w:space="0" w:color="auto"/>
            <w:left w:val="none" w:sz="0" w:space="0" w:color="auto"/>
            <w:bottom w:val="none" w:sz="0" w:space="0" w:color="auto"/>
            <w:right w:val="none" w:sz="0" w:space="0" w:color="auto"/>
          </w:divBdr>
        </w:div>
        <w:div w:id="131599098">
          <w:marLeft w:val="640"/>
          <w:marRight w:val="0"/>
          <w:marTop w:val="0"/>
          <w:marBottom w:val="0"/>
          <w:divBdr>
            <w:top w:val="none" w:sz="0" w:space="0" w:color="auto"/>
            <w:left w:val="none" w:sz="0" w:space="0" w:color="auto"/>
            <w:bottom w:val="none" w:sz="0" w:space="0" w:color="auto"/>
            <w:right w:val="none" w:sz="0" w:space="0" w:color="auto"/>
          </w:divBdr>
        </w:div>
        <w:div w:id="497886656">
          <w:marLeft w:val="640"/>
          <w:marRight w:val="0"/>
          <w:marTop w:val="0"/>
          <w:marBottom w:val="0"/>
          <w:divBdr>
            <w:top w:val="none" w:sz="0" w:space="0" w:color="auto"/>
            <w:left w:val="none" w:sz="0" w:space="0" w:color="auto"/>
            <w:bottom w:val="none" w:sz="0" w:space="0" w:color="auto"/>
            <w:right w:val="none" w:sz="0" w:space="0" w:color="auto"/>
          </w:divBdr>
        </w:div>
        <w:div w:id="691540694">
          <w:marLeft w:val="640"/>
          <w:marRight w:val="0"/>
          <w:marTop w:val="0"/>
          <w:marBottom w:val="0"/>
          <w:divBdr>
            <w:top w:val="none" w:sz="0" w:space="0" w:color="auto"/>
            <w:left w:val="none" w:sz="0" w:space="0" w:color="auto"/>
            <w:bottom w:val="none" w:sz="0" w:space="0" w:color="auto"/>
            <w:right w:val="none" w:sz="0" w:space="0" w:color="auto"/>
          </w:divBdr>
        </w:div>
        <w:div w:id="1326595418">
          <w:marLeft w:val="640"/>
          <w:marRight w:val="0"/>
          <w:marTop w:val="0"/>
          <w:marBottom w:val="0"/>
          <w:divBdr>
            <w:top w:val="none" w:sz="0" w:space="0" w:color="auto"/>
            <w:left w:val="none" w:sz="0" w:space="0" w:color="auto"/>
            <w:bottom w:val="none" w:sz="0" w:space="0" w:color="auto"/>
            <w:right w:val="none" w:sz="0" w:space="0" w:color="auto"/>
          </w:divBdr>
        </w:div>
        <w:div w:id="423648373">
          <w:marLeft w:val="640"/>
          <w:marRight w:val="0"/>
          <w:marTop w:val="0"/>
          <w:marBottom w:val="0"/>
          <w:divBdr>
            <w:top w:val="none" w:sz="0" w:space="0" w:color="auto"/>
            <w:left w:val="none" w:sz="0" w:space="0" w:color="auto"/>
            <w:bottom w:val="none" w:sz="0" w:space="0" w:color="auto"/>
            <w:right w:val="none" w:sz="0" w:space="0" w:color="auto"/>
          </w:divBdr>
        </w:div>
        <w:div w:id="1230455870">
          <w:marLeft w:val="640"/>
          <w:marRight w:val="0"/>
          <w:marTop w:val="0"/>
          <w:marBottom w:val="0"/>
          <w:divBdr>
            <w:top w:val="none" w:sz="0" w:space="0" w:color="auto"/>
            <w:left w:val="none" w:sz="0" w:space="0" w:color="auto"/>
            <w:bottom w:val="none" w:sz="0" w:space="0" w:color="auto"/>
            <w:right w:val="none" w:sz="0" w:space="0" w:color="auto"/>
          </w:divBdr>
        </w:div>
      </w:divsChild>
    </w:div>
    <w:div w:id="442114458">
      <w:bodyDiv w:val="1"/>
      <w:marLeft w:val="0"/>
      <w:marRight w:val="0"/>
      <w:marTop w:val="0"/>
      <w:marBottom w:val="0"/>
      <w:divBdr>
        <w:top w:val="none" w:sz="0" w:space="0" w:color="auto"/>
        <w:left w:val="none" w:sz="0" w:space="0" w:color="auto"/>
        <w:bottom w:val="none" w:sz="0" w:space="0" w:color="auto"/>
        <w:right w:val="none" w:sz="0" w:space="0" w:color="auto"/>
      </w:divBdr>
      <w:divsChild>
        <w:div w:id="8145793">
          <w:marLeft w:val="640"/>
          <w:marRight w:val="0"/>
          <w:marTop w:val="0"/>
          <w:marBottom w:val="0"/>
          <w:divBdr>
            <w:top w:val="none" w:sz="0" w:space="0" w:color="auto"/>
            <w:left w:val="none" w:sz="0" w:space="0" w:color="auto"/>
            <w:bottom w:val="none" w:sz="0" w:space="0" w:color="auto"/>
            <w:right w:val="none" w:sz="0" w:space="0" w:color="auto"/>
          </w:divBdr>
        </w:div>
        <w:div w:id="52778241">
          <w:marLeft w:val="640"/>
          <w:marRight w:val="0"/>
          <w:marTop w:val="0"/>
          <w:marBottom w:val="0"/>
          <w:divBdr>
            <w:top w:val="none" w:sz="0" w:space="0" w:color="auto"/>
            <w:left w:val="none" w:sz="0" w:space="0" w:color="auto"/>
            <w:bottom w:val="none" w:sz="0" w:space="0" w:color="auto"/>
            <w:right w:val="none" w:sz="0" w:space="0" w:color="auto"/>
          </w:divBdr>
        </w:div>
        <w:div w:id="62803850">
          <w:marLeft w:val="640"/>
          <w:marRight w:val="0"/>
          <w:marTop w:val="0"/>
          <w:marBottom w:val="0"/>
          <w:divBdr>
            <w:top w:val="none" w:sz="0" w:space="0" w:color="auto"/>
            <w:left w:val="none" w:sz="0" w:space="0" w:color="auto"/>
            <w:bottom w:val="none" w:sz="0" w:space="0" w:color="auto"/>
            <w:right w:val="none" w:sz="0" w:space="0" w:color="auto"/>
          </w:divBdr>
        </w:div>
        <w:div w:id="110590346">
          <w:marLeft w:val="640"/>
          <w:marRight w:val="0"/>
          <w:marTop w:val="0"/>
          <w:marBottom w:val="0"/>
          <w:divBdr>
            <w:top w:val="none" w:sz="0" w:space="0" w:color="auto"/>
            <w:left w:val="none" w:sz="0" w:space="0" w:color="auto"/>
            <w:bottom w:val="none" w:sz="0" w:space="0" w:color="auto"/>
            <w:right w:val="none" w:sz="0" w:space="0" w:color="auto"/>
          </w:divBdr>
        </w:div>
        <w:div w:id="215699398">
          <w:marLeft w:val="640"/>
          <w:marRight w:val="0"/>
          <w:marTop w:val="0"/>
          <w:marBottom w:val="0"/>
          <w:divBdr>
            <w:top w:val="none" w:sz="0" w:space="0" w:color="auto"/>
            <w:left w:val="none" w:sz="0" w:space="0" w:color="auto"/>
            <w:bottom w:val="none" w:sz="0" w:space="0" w:color="auto"/>
            <w:right w:val="none" w:sz="0" w:space="0" w:color="auto"/>
          </w:divBdr>
        </w:div>
        <w:div w:id="250044127">
          <w:marLeft w:val="640"/>
          <w:marRight w:val="0"/>
          <w:marTop w:val="0"/>
          <w:marBottom w:val="0"/>
          <w:divBdr>
            <w:top w:val="none" w:sz="0" w:space="0" w:color="auto"/>
            <w:left w:val="none" w:sz="0" w:space="0" w:color="auto"/>
            <w:bottom w:val="none" w:sz="0" w:space="0" w:color="auto"/>
            <w:right w:val="none" w:sz="0" w:space="0" w:color="auto"/>
          </w:divBdr>
        </w:div>
        <w:div w:id="259413166">
          <w:marLeft w:val="640"/>
          <w:marRight w:val="0"/>
          <w:marTop w:val="0"/>
          <w:marBottom w:val="0"/>
          <w:divBdr>
            <w:top w:val="none" w:sz="0" w:space="0" w:color="auto"/>
            <w:left w:val="none" w:sz="0" w:space="0" w:color="auto"/>
            <w:bottom w:val="none" w:sz="0" w:space="0" w:color="auto"/>
            <w:right w:val="none" w:sz="0" w:space="0" w:color="auto"/>
          </w:divBdr>
        </w:div>
        <w:div w:id="265696600">
          <w:marLeft w:val="640"/>
          <w:marRight w:val="0"/>
          <w:marTop w:val="0"/>
          <w:marBottom w:val="0"/>
          <w:divBdr>
            <w:top w:val="none" w:sz="0" w:space="0" w:color="auto"/>
            <w:left w:val="none" w:sz="0" w:space="0" w:color="auto"/>
            <w:bottom w:val="none" w:sz="0" w:space="0" w:color="auto"/>
            <w:right w:val="none" w:sz="0" w:space="0" w:color="auto"/>
          </w:divBdr>
        </w:div>
        <w:div w:id="315453897">
          <w:marLeft w:val="640"/>
          <w:marRight w:val="0"/>
          <w:marTop w:val="0"/>
          <w:marBottom w:val="0"/>
          <w:divBdr>
            <w:top w:val="none" w:sz="0" w:space="0" w:color="auto"/>
            <w:left w:val="none" w:sz="0" w:space="0" w:color="auto"/>
            <w:bottom w:val="none" w:sz="0" w:space="0" w:color="auto"/>
            <w:right w:val="none" w:sz="0" w:space="0" w:color="auto"/>
          </w:divBdr>
        </w:div>
        <w:div w:id="323319077">
          <w:marLeft w:val="640"/>
          <w:marRight w:val="0"/>
          <w:marTop w:val="0"/>
          <w:marBottom w:val="0"/>
          <w:divBdr>
            <w:top w:val="none" w:sz="0" w:space="0" w:color="auto"/>
            <w:left w:val="none" w:sz="0" w:space="0" w:color="auto"/>
            <w:bottom w:val="none" w:sz="0" w:space="0" w:color="auto"/>
            <w:right w:val="none" w:sz="0" w:space="0" w:color="auto"/>
          </w:divBdr>
        </w:div>
        <w:div w:id="324435694">
          <w:marLeft w:val="640"/>
          <w:marRight w:val="0"/>
          <w:marTop w:val="0"/>
          <w:marBottom w:val="0"/>
          <w:divBdr>
            <w:top w:val="none" w:sz="0" w:space="0" w:color="auto"/>
            <w:left w:val="none" w:sz="0" w:space="0" w:color="auto"/>
            <w:bottom w:val="none" w:sz="0" w:space="0" w:color="auto"/>
            <w:right w:val="none" w:sz="0" w:space="0" w:color="auto"/>
          </w:divBdr>
        </w:div>
        <w:div w:id="376441659">
          <w:marLeft w:val="640"/>
          <w:marRight w:val="0"/>
          <w:marTop w:val="0"/>
          <w:marBottom w:val="0"/>
          <w:divBdr>
            <w:top w:val="none" w:sz="0" w:space="0" w:color="auto"/>
            <w:left w:val="none" w:sz="0" w:space="0" w:color="auto"/>
            <w:bottom w:val="none" w:sz="0" w:space="0" w:color="auto"/>
            <w:right w:val="none" w:sz="0" w:space="0" w:color="auto"/>
          </w:divBdr>
        </w:div>
        <w:div w:id="387383549">
          <w:marLeft w:val="640"/>
          <w:marRight w:val="0"/>
          <w:marTop w:val="0"/>
          <w:marBottom w:val="0"/>
          <w:divBdr>
            <w:top w:val="none" w:sz="0" w:space="0" w:color="auto"/>
            <w:left w:val="none" w:sz="0" w:space="0" w:color="auto"/>
            <w:bottom w:val="none" w:sz="0" w:space="0" w:color="auto"/>
            <w:right w:val="none" w:sz="0" w:space="0" w:color="auto"/>
          </w:divBdr>
        </w:div>
        <w:div w:id="406418531">
          <w:marLeft w:val="640"/>
          <w:marRight w:val="0"/>
          <w:marTop w:val="0"/>
          <w:marBottom w:val="0"/>
          <w:divBdr>
            <w:top w:val="none" w:sz="0" w:space="0" w:color="auto"/>
            <w:left w:val="none" w:sz="0" w:space="0" w:color="auto"/>
            <w:bottom w:val="none" w:sz="0" w:space="0" w:color="auto"/>
            <w:right w:val="none" w:sz="0" w:space="0" w:color="auto"/>
          </w:divBdr>
        </w:div>
        <w:div w:id="422998397">
          <w:marLeft w:val="640"/>
          <w:marRight w:val="0"/>
          <w:marTop w:val="0"/>
          <w:marBottom w:val="0"/>
          <w:divBdr>
            <w:top w:val="none" w:sz="0" w:space="0" w:color="auto"/>
            <w:left w:val="none" w:sz="0" w:space="0" w:color="auto"/>
            <w:bottom w:val="none" w:sz="0" w:space="0" w:color="auto"/>
            <w:right w:val="none" w:sz="0" w:space="0" w:color="auto"/>
          </w:divBdr>
        </w:div>
        <w:div w:id="476142138">
          <w:marLeft w:val="640"/>
          <w:marRight w:val="0"/>
          <w:marTop w:val="0"/>
          <w:marBottom w:val="0"/>
          <w:divBdr>
            <w:top w:val="none" w:sz="0" w:space="0" w:color="auto"/>
            <w:left w:val="none" w:sz="0" w:space="0" w:color="auto"/>
            <w:bottom w:val="none" w:sz="0" w:space="0" w:color="auto"/>
            <w:right w:val="none" w:sz="0" w:space="0" w:color="auto"/>
          </w:divBdr>
        </w:div>
        <w:div w:id="655229196">
          <w:marLeft w:val="640"/>
          <w:marRight w:val="0"/>
          <w:marTop w:val="0"/>
          <w:marBottom w:val="0"/>
          <w:divBdr>
            <w:top w:val="none" w:sz="0" w:space="0" w:color="auto"/>
            <w:left w:val="none" w:sz="0" w:space="0" w:color="auto"/>
            <w:bottom w:val="none" w:sz="0" w:space="0" w:color="auto"/>
            <w:right w:val="none" w:sz="0" w:space="0" w:color="auto"/>
          </w:divBdr>
        </w:div>
        <w:div w:id="729621673">
          <w:marLeft w:val="640"/>
          <w:marRight w:val="0"/>
          <w:marTop w:val="0"/>
          <w:marBottom w:val="0"/>
          <w:divBdr>
            <w:top w:val="none" w:sz="0" w:space="0" w:color="auto"/>
            <w:left w:val="none" w:sz="0" w:space="0" w:color="auto"/>
            <w:bottom w:val="none" w:sz="0" w:space="0" w:color="auto"/>
            <w:right w:val="none" w:sz="0" w:space="0" w:color="auto"/>
          </w:divBdr>
        </w:div>
        <w:div w:id="756706374">
          <w:marLeft w:val="640"/>
          <w:marRight w:val="0"/>
          <w:marTop w:val="0"/>
          <w:marBottom w:val="0"/>
          <w:divBdr>
            <w:top w:val="none" w:sz="0" w:space="0" w:color="auto"/>
            <w:left w:val="none" w:sz="0" w:space="0" w:color="auto"/>
            <w:bottom w:val="none" w:sz="0" w:space="0" w:color="auto"/>
            <w:right w:val="none" w:sz="0" w:space="0" w:color="auto"/>
          </w:divBdr>
        </w:div>
        <w:div w:id="823813649">
          <w:marLeft w:val="640"/>
          <w:marRight w:val="0"/>
          <w:marTop w:val="0"/>
          <w:marBottom w:val="0"/>
          <w:divBdr>
            <w:top w:val="none" w:sz="0" w:space="0" w:color="auto"/>
            <w:left w:val="none" w:sz="0" w:space="0" w:color="auto"/>
            <w:bottom w:val="none" w:sz="0" w:space="0" w:color="auto"/>
            <w:right w:val="none" w:sz="0" w:space="0" w:color="auto"/>
          </w:divBdr>
        </w:div>
        <w:div w:id="835848100">
          <w:marLeft w:val="640"/>
          <w:marRight w:val="0"/>
          <w:marTop w:val="0"/>
          <w:marBottom w:val="0"/>
          <w:divBdr>
            <w:top w:val="none" w:sz="0" w:space="0" w:color="auto"/>
            <w:left w:val="none" w:sz="0" w:space="0" w:color="auto"/>
            <w:bottom w:val="none" w:sz="0" w:space="0" w:color="auto"/>
            <w:right w:val="none" w:sz="0" w:space="0" w:color="auto"/>
          </w:divBdr>
        </w:div>
        <w:div w:id="842936110">
          <w:marLeft w:val="640"/>
          <w:marRight w:val="0"/>
          <w:marTop w:val="0"/>
          <w:marBottom w:val="0"/>
          <w:divBdr>
            <w:top w:val="none" w:sz="0" w:space="0" w:color="auto"/>
            <w:left w:val="none" w:sz="0" w:space="0" w:color="auto"/>
            <w:bottom w:val="none" w:sz="0" w:space="0" w:color="auto"/>
            <w:right w:val="none" w:sz="0" w:space="0" w:color="auto"/>
          </w:divBdr>
        </w:div>
        <w:div w:id="1007517032">
          <w:marLeft w:val="640"/>
          <w:marRight w:val="0"/>
          <w:marTop w:val="0"/>
          <w:marBottom w:val="0"/>
          <w:divBdr>
            <w:top w:val="none" w:sz="0" w:space="0" w:color="auto"/>
            <w:left w:val="none" w:sz="0" w:space="0" w:color="auto"/>
            <w:bottom w:val="none" w:sz="0" w:space="0" w:color="auto"/>
            <w:right w:val="none" w:sz="0" w:space="0" w:color="auto"/>
          </w:divBdr>
        </w:div>
        <w:div w:id="1010644021">
          <w:marLeft w:val="640"/>
          <w:marRight w:val="0"/>
          <w:marTop w:val="0"/>
          <w:marBottom w:val="0"/>
          <w:divBdr>
            <w:top w:val="none" w:sz="0" w:space="0" w:color="auto"/>
            <w:left w:val="none" w:sz="0" w:space="0" w:color="auto"/>
            <w:bottom w:val="none" w:sz="0" w:space="0" w:color="auto"/>
            <w:right w:val="none" w:sz="0" w:space="0" w:color="auto"/>
          </w:divBdr>
        </w:div>
        <w:div w:id="1077362843">
          <w:marLeft w:val="640"/>
          <w:marRight w:val="0"/>
          <w:marTop w:val="0"/>
          <w:marBottom w:val="0"/>
          <w:divBdr>
            <w:top w:val="none" w:sz="0" w:space="0" w:color="auto"/>
            <w:left w:val="none" w:sz="0" w:space="0" w:color="auto"/>
            <w:bottom w:val="none" w:sz="0" w:space="0" w:color="auto"/>
            <w:right w:val="none" w:sz="0" w:space="0" w:color="auto"/>
          </w:divBdr>
        </w:div>
        <w:div w:id="1119645263">
          <w:marLeft w:val="640"/>
          <w:marRight w:val="0"/>
          <w:marTop w:val="0"/>
          <w:marBottom w:val="0"/>
          <w:divBdr>
            <w:top w:val="none" w:sz="0" w:space="0" w:color="auto"/>
            <w:left w:val="none" w:sz="0" w:space="0" w:color="auto"/>
            <w:bottom w:val="none" w:sz="0" w:space="0" w:color="auto"/>
            <w:right w:val="none" w:sz="0" w:space="0" w:color="auto"/>
          </w:divBdr>
        </w:div>
        <w:div w:id="1203984783">
          <w:marLeft w:val="640"/>
          <w:marRight w:val="0"/>
          <w:marTop w:val="0"/>
          <w:marBottom w:val="0"/>
          <w:divBdr>
            <w:top w:val="none" w:sz="0" w:space="0" w:color="auto"/>
            <w:left w:val="none" w:sz="0" w:space="0" w:color="auto"/>
            <w:bottom w:val="none" w:sz="0" w:space="0" w:color="auto"/>
            <w:right w:val="none" w:sz="0" w:space="0" w:color="auto"/>
          </w:divBdr>
        </w:div>
        <w:div w:id="1206020596">
          <w:marLeft w:val="640"/>
          <w:marRight w:val="0"/>
          <w:marTop w:val="0"/>
          <w:marBottom w:val="0"/>
          <w:divBdr>
            <w:top w:val="none" w:sz="0" w:space="0" w:color="auto"/>
            <w:left w:val="none" w:sz="0" w:space="0" w:color="auto"/>
            <w:bottom w:val="none" w:sz="0" w:space="0" w:color="auto"/>
            <w:right w:val="none" w:sz="0" w:space="0" w:color="auto"/>
          </w:divBdr>
        </w:div>
        <w:div w:id="1277249244">
          <w:marLeft w:val="640"/>
          <w:marRight w:val="0"/>
          <w:marTop w:val="0"/>
          <w:marBottom w:val="0"/>
          <w:divBdr>
            <w:top w:val="none" w:sz="0" w:space="0" w:color="auto"/>
            <w:left w:val="none" w:sz="0" w:space="0" w:color="auto"/>
            <w:bottom w:val="none" w:sz="0" w:space="0" w:color="auto"/>
            <w:right w:val="none" w:sz="0" w:space="0" w:color="auto"/>
          </w:divBdr>
        </w:div>
        <w:div w:id="1311978664">
          <w:marLeft w:val="640"/>
          <w:marRight w:val="0"/>
          <w:marTop w:val="0"/>
          <w:marBottom w:val="0"/>
          <w:divBdr>
            <w:top w:val="none" w:sz="0" w:space="0" w:color="auto"/>
            <w:left w:val="none" w:sz="0" w:space="0" w:color="auto"/>
            <w:bottom w:val="none" w:sz="0" w:space="0" w:color="auto"/>
            <w:right w:val="none" w:sz="0" w:space="0" w:color="auto"/>
          </w:divBdr>
        </w:div>
        <w:div w:id="1378122068">
          <w:marLeft w:val="640"/>
          <w:marRight w:val="0"/>
          <w:marTop w:val="0"/>
          <w:marBottom w:val="0"/>
          <w:divBdr>
            <w:top w:val="none" w:sz="0" w:space="0" w:color="auto"/>
            <w:left w:val="none" w:sz="0" w:space="0" w:color="auto"/>
            <w:bottom w:val="none" w:sz="0" w:space="0" w:color="auto"/>
            <w:right w:val="none" w:sz="0" w:space="0" w:color="auto"/>
          </w:divBdr>
        </w:div>
        <w:div w:id="1397122527">
          <w:marLeft w:val="640"/>
          <w:marRight w:val="0"/>
          <w:marTop w:val="0"/>
          <w:marBottom w:val="0"/>
          <w:divBdr>
            <w:top w:val="none" w:sz="0" w:space="0" w:color="auto"/>
            <w:left w:val="none" w:sz="0" w:space="0" w:color="auto"/>
            <w:bottom w:val="none" w:sz="0" w:space="0" w:color="auto"/>
            <w:right w:val="none" w:sz="0" w:space="0" w:color="auto"/>
          </w:divBdr>
        </w:div>
        <w:div w:id="1449663399">
          <w:marLeft w:val="640"/>
          <w:marRight w:val="0"/>
          <w:marTop w:val="0"/>
          <w:marBottom w:val="0"/>
          <w:divBdr>
            <w:top w:val="none" w:sz="0" w:space="0" w:color="auto"/>
            <w:left w:val="none" w:sz="0" w:space="0" w:color="auto"/>
            <w:bottom w:val="none" w:sz="0" w:space="0" w:color="auto"/>
            <w:right w:val="none" w:sz="0" w:space="0" w:color="auto"/>
          </w:divBdr>
        </w:div>
        <w:div w:id="1480029584">
          <w:marLeft w:val="640"/>
          <w:marRight w:val="0"/>
          <w:marTop w:val="0"/>
          <w:marBottom w:val="0"/>
          <w:divBdr>
            <w:top w:val="none" w:sz="0" w:space="0" w:color="auto"/>
            <w:left w:val="none" w:sz="0" w:space="0" w:color="auto"/>
            <w:bottom w:val="none" w:sz="0" w:space="0" w:color="auto"/>
            <w:right w:val="none" w:sz="0" w:space="0" w:color="auto"/>
          </w:divBdr>
        </w:div>
        <w:div w:id="1542401029">
          <w:marLeft w:val="640"/>
          <w:marRight w:val="0"/>
          <w:marTop w:val="0"/>
          <w:marBottom w:val="0"/>
          <w:divBdr>
            <w:top w:val="none" w:sz="0" w:space="0" w:color="auto"/>
            <w:left w:val="none" w:sz="0" w:space="0" w:color="auto"/>
            <w:bottom w:val="none" w:sz="0" w:space="0" w:color="auto"/>
            <w:right w:val="none" w:sz="0" w:space="0" w:color="auto"/>
          </w:divBdr>
        </w:div>
        <w:div w:id="1697538870">
          <w:marLeft w:val="640"/>
          <w:marRight w:val="0"/>
          <w:marTop w:val="0"/>
          <w:marBottom w:val="0"/>
          <w:divBdr>
            <w:top w:val="none" w:sz="0" w:space="0" w:color="auto"/>
            <w:left w:val="none" w:sz="0" w:space="0" w:color="auto"/>
            <w:bottom w:val="none" w:sz="0" w:space="0" w:color="auto"/>
            <w:right w:val="none" w:sz="0" w:space="0" w:color="auto"/>
          </w:divBdr>
        </w:div>
        <w:div w:id="1707831238">
          <w:marLeft w:val="640"/>
          <w:marRight w:val="0"/>
          <w:marTop w:val="0"/>
          <w:marBottom w:val="0"/>
          <w:divBdr>
            <w:top w:val="none" w:sz="0" w:space="0" w:color="auto"/>
            <w:left w:val="none" w:sz="0" w:space="0" w:color="auto"/>
            <w:bottom w:val="none" w:sz="0" w:space="0" w:color="auto"/>
            <w:right w:val="none" w:sz="0" w:space="0" w:color="auto"/>
          </w:divBdr>
        </w:div>
        <w:div w:id="1740010437">
          <w:marLeft w:val="640"/>
          <w:marRight w:val="0"/>
          <w:marTop w:val="0"/>
          <w:marBottom w:val="0"/>
          <w:divBdr>
            <w:top w:val="none" w:sz="0" w:space="0" w:color="auto"/>
            <w:left w:val="none" w:sz="0" w:space="0" w:color="auto"/>
            <w:bottom w:val="none" w:sz="0" w:space="0" w:color="auto"/>
            <w:right w:val="none" w:sz="0" w:space="0" w:color="auto"/>
          </w:divBdr>
        </w:div>
        <w:div w:id="1787457883">
          <w:marLeft w:val="640"/>
          <w:marRight w:val="0"/>
          <w:marTop w:val="0"/>
          <w:marBottom w:val="0"/>
          <w:divBdr>
            <w:top w:val="none" w:sz="0" w:space="0" w:color="auto"/>
            <w:left w:val="none" w:sz="0" w:space="0" w:color="auto"/>
            <w:bottom w:val="none" w:sz="0" w:space="0" w:color="auto"/>
            <w:right w:val="none" w:sz="0" w:space="0" w:color="auto"/>
          </w:divBdr>
        </w:div>
        <w:div w:id="1911117423">
          <w:marLeft w:val="640"/>
          <w:marRight w:val="0"/>
          <w:marTop w:val="0"/>
          <w:marBottom w:val="0"/>
          <w:divBdr>
            <w:top w:val="none" w:sz="0" w:space="0" w:color="auto"/>
            <w:left w:val="none" w:sz="0" w:space="0" w:color="auto"/>
            <w:bottom w:val="none" w:sz="0" w:space="0" w:color="auto"/>
            <w:right w:val="none" w:sz="0" w:space="0" w:color="auto"/>
          </w:divBdr>
        </w:div>
        <w:div w:id="2011904468">
          <w:marLeft w:val="640"/>
          <w:marRight w:val="0"/>
          <w:marTop w:val="0"/>
          <w:marBottom w:val="0"/>
          <w:divBdr>
            <w:top w:val="none" w:sz="0" w:space="0" w:color="auto"/>
            <w:left w:val="none" w:sz="0" w:space="0" w:color="auto"/>
            <w:bottom w:val="none" w:sz="0" w:space="0" w:color="auto"/>
            <w:right w:val="none" w:sz="0" w:space="0" w:color="auto"/>
          </w:divBdr>
        </w:div>
        <w:div w:id="2030256472">
          <w:marLeft w:val="640"/>
          <w:marRight w:val="0"/>
          <w:marTop w:val="0"/>
          <w:marBottom w:val="0"/>
          <w:divBdr>
            <w:top w:val="none" w:sz="0" w:space="0" w:color="auto"/>
            <w:left w:val="none" w:sz="0" w:space="0" w:color="auto"/>
            <w:bottom w:val="none" w:sz="0" w:space="0" w:color="auto"/>
            <w:right w:val="none" w:sz="0" w:space="0" w:color="auto"/>
          </w:divBdr>
        </w:div>
        <w:div w:id="2045060830">
          <w:marLeft w:val="640"/>
          <w:marRight w:val="0"/>
          <w:marTop w:val="0"/>
          <w:marBottom w:val="0"/>
          <w:divBdr>
            <w:top w:val="none" w:sz="0" w:space="0" w:color="auto"/>
            <w:left w:val="none" w:sz="0" w:space="0" w:color="auto"/>
            <w:bottom w:val="none" w:sz="0" w:space="0" w:color="auto"/>
            <w:right w:val="none" w:sz="0" w:space="0" w:color="auto"/>
          </w:divBdr>
        </w:div>
        <w:div w:id="2046325328">
          <w:marLeft w:val="640"/>
          <w:marRight w:val="0"/>
          <w:marTop w:val="0"/>
          <w:marBottom w:val="0"/>
          <w:divBdr>
            <w:top w:val="none" w:sz="0" w:space="0" w:color="auto"/>
            <w:left w:val="none" w:sz="0" w:space="0" w:color="auto"/>
            <w:bottom w:val="none" w:sz="0" w:space="0" w:color="auto"/>
            <w:right w:val="none" w:sz="0" w:space="0" w:color="auto"/>
          </w:divBdr>
        </w:div>
      </w:divsChild>
    </w:div>
    <w:div w:id="446897774">
      <w:marLeft w:val="640"/>
      <w:marRight w:val="0"/>
      <w:marTop w:val="0"/>
      <w:marBottom w:val="0"/>
      <w:divBdr>
        <w:top w:val="none" w:sz="0" w:space="0" w:color="auto"/>
        <w:left w:val="none" w:sz="0" w:space="0" w:color="auto"/>
        <w:bottom w:val="none" w:sz="0" w:space="0" w:color="auto"/>
        <w:right w:val="none" w:sz="0" w:space="0" w:color="auto"/>
      </w:divBdr>
    </w:div>
    <w:div w:id="446974755">
      <w:bodyDiv w:val="1"/>
      <w:marLeft w:val="0"/>
      <w:marRight w:val="0"/>
      <w:marTop w:val="0"/>
      <w:marBottom w:val="0"/>
      <w:divBdr>
        <w:top w:val="none" w:sz="0" w:space="0" w:color="auto"/>
        <w:left w:val="none" w:sz="0" w:space="0" w:color="auto"/>
        <w:bottom w:val="none" w:sz="0" w:space="0" w:color="auto"/>
        <w:right w:val="none" w:sz="0" w:space="0" w:color="auto"/>
      </w:divBdr>
      <w:divsChild>
        <w:div w:id="208886919">
          <w:marLeft w:val="640"/>
          <w:marRight w:val="0"/>
          <w:marTop w:val="0"/>
          <w:marBottom w:val="0"/>
          <w:divBdr>
            <w:top w:val="none" w:sz="0" w:space="0" w:color="auto"/>
            <w:left w:val="none" w:sz="0" w:space="0" w:color="auto"/>
            <w:bottom w:val="none" w:sz="0" w:space="0" w:color="auto"/>
            <w:right w:val="none" w:sz="0" w:space="0" w:color="auto"/>
          </w:divBdr>
        </w:div>
        <w:div w:id="300890157">
          <w:marLeft w:val="640"/>
          <w:marRight w:val="0"/>
          <w:marTop w:val="0"/>
          <w:marBottom w:val="0"/>
          <w:divBdr>
            <w:top w:val="none" w:sz="0" w:space="0" w:color="auto"/>
            <w:left w:val="none" w:sz="0" w:space="0" w:color="auto"/>
            <w:bottom w:val="none" w:sz="0" w:space="0" w:color="auto"/>
            <w:right w:val="none" w:sz="0" w:space="0" w:color="auto"/>
          </w:divBdr>
        </w:div>
        <w:div w:id="334957721">
          <w:marLeft w:val="640"/>
          <w:marRight w:val="0"/>
          <w:marTop w:val="0"/>
          <w:marBottom w:val="0"/>
          <w:divBdr>
            <w:top w:val="none" w:sz="0" w:space="0" w:color="auto"/>
            <w:left w:val="none" w:sz="0" w:space="0" w:color="auto"/>
            <w:bottom w:val="none" w:sz="0" w:space="0" w:color="auto"/>
            <w:right w:val="none" w:sz="0" w:space="0" w:color="auto"/>
          </w:divBdr>
        </w:div>
        <w:div w:id="447551515">
          <w:marLeft w:val="640"/>
          <w:marRight w:val="0"/>
          <w:marTop w:val="0"/>
          <w:marBottom w:val="0"/>
          <w:divBdr>
            <w:top w:val="none" w:sz="0" w:space="0" w:color="auto"/>
            <w:left w:val="none" w:sz="0" w:space="0" w:color="auto"/>
            <w:bottom w:val="none" w:sz="0" w:space="0" w:color="auto"/>
            <w:right w:val="none" w:sz="0" w:space="0" w:color="auto"/>
          </w:divBdr>
        </w:div>
        <w:div w:id="535435499">
          <w:marLeft w:val="640"/>
          <w:marRight w:val="0"/>
          <w:marTop w:val="0"/>
          <w:marBottom w:val="0"/>
          <w:divBdr>
            <w:top w:val="none" w:sz="0" w:space="0" w:color="auto"/>
            <w:left w:val="none" w:sz="0" w:space="0" w:color="auto"/>
            <w:bottom w:val="none" w:sz="0" w:space="0" w:color="auto"/>
            <w:right w:val="none" w:sz="0" w:space="0" w:color="auto"/>
          </w:divBdr>
        </w:div>
        <w:div w:id="593444535">
          <w:marLeft w:val="640"/>
          <w:marRight w:val="0"/>
          <w:marTop w:val="0"/>
          <w:marBottom w:val="0"/>
          <w:divBdr>
            <w:top w:val="none" w:sz="0" w:space="0" w:color="auto"/>
            <w:left w:val="none" w:sz="0" w:space="0" w:color="auto"/>
            <w:bottom w:val="none" w:sz="0" w:space="0" w:color="auto"/>
            <w:right w:val="none" w:sz="0" w:space="0" w:color="auto"/>
          </w:divBdr>
        </w:div>
        <w:div w:id="630785595">
          <w:marLeft w:val="640"/>
          <w:marRight w:val="0"/>
          <w:marTop w:val="0"/>
          <w:marBottom w:val="0"/>
          <w:divBdr>
            <w:top w:val="none" w:sz="0" w:space="0" w:color="auto"/>
            <w:left w:val="none" w:sz="0" w:space="0" w:color="auto"/>
            <w:bottom w:val="none" w:sz="0" w:space="0" w:color="auto"/>
            <w:right w:val="none" w:sz="0" w:space="0" w:color="auto"/>
          </w:divBdr>
        </w:div>
        <w:div w:id="687635510">
          <w:marLeft w:val="640"/>
          <w:marRight w:val="0"/>
          <w:marTop w:val="0"/>
          <w:marBottom w:val="0"/>
          <w:divBdr>
            <w:top w:val="none" w:sz="0" w:space="0" w:color="auto"/>
            <w:left w:val="none" w:sz="0" w:space="0" w:color="auto"/>
            <w:bottom w:val="none" w:sz="0" w:space="0" w:color="auto"/>
            <w:right w:val="none" w:sz="0" w:space="0" w:color="auto"/>
          </w:divBdr>
        </w:div>
        <w:div w:id="820196760">
          <w:marLeft w:val="640"/>
          <w:marRight w:val="0"/>
          <w:marTop w:val="0"/>
          <w:marBottom w:val="0"/>
          <w:divBdr>
            <w:top w:val="none" w:sz="0" w:space="0" w:color="auto"/>
            <w:left w:val="none" w:sz="0" w:space="0" w:color="auto"/>
            <w:bottom w:val="none" w:sz="0" w:space="0" w:color="auto"/>
            <w:right w:val="none" w:sz="0" w:space="0" w:color="auto"/>
          </w:divBdr>
        </w:div>
        <w:div w:id="834036181">
          <w:marLeft w:val="640"/>
          <w:marRight w:val="0"/>
          <w:marTop w:val="0"/>
          <w:marBottom w:val="0"/>
          <w:divBdr>
            <w:top w:val="none" w:sz="0" w:space="0" w:color="auto"/>
            <w:left w:val="none" w:sz="0" w:space="0" w:color="auto"/>
            <w:bottom w:val="none" w:sz="0" w:space="0" w:color="auto"/>
            <w:right w:val="none" w:sz="0" w:space="0" w:color="auto"/>
          </w:divBdr>
        </w:div>
        <w:div w:id="870344078">
          <w:marLeft w:val="640"/>
          <w:marRight w:val="0"/>
          <w:marTop w:val="0"/>
          <w:marBottom w:val="0"/>
          <w:divBdr>
            <w:top w:val="none" w:sz="0" w:space="0" w:color="auto"/>
            <w:left w:val="none" w:sz="0" w:space="0" w:color="auto"/>
            <w:bottom w:val="none" w:sz="0" w:space="0" w:color="auto"/>
            <w:right w:val="none" w:sz="0" w:space="0" w:color="auto"/>
          </w:divBdr>
        </w:div>
        <w:div w:id="892740804">
          <w:marLeft w:val="640"/>
          <w:marRight w:val="0"/>
          <w:marTop w:val="0"/>
          <w:marBottom w:val="0"/>
          <w:divBdr>
            <w:top w:val="none" w:sz="0" w:space="0" w:color="auto"/>
            <w:left w:val="none" w:sz="0" w:space="0" w:color="auto"/>
            <w:bottom w:val="none" w:sz="0" w:space="0" w:color="auto"/>
            <w:right w:val="none" w:sz="0" w:space="0" w:color="auto"/>
          </w:divBdr>
        </w:div>
        <w:div w:id="894782701">
          <w:marLeft w:val="640"/>
          <w:marRight w:val="0"/>
          <w:marTop w:val="0"/>
          <w:marBottom w:val="0"/>
          <w:divBdr>
            <w:top w:val="none" w:sz="0" w:space="0" w:color="auto"/>
            <w:left w:val="none" w:sz="0" w:space="0" w:color="auto"/>
            <w:bottom w:val="none" w:sz="0" w:space="0" w:color="auto"/>
            <w:right w:val="none" w:sz="0" w:space="0" w:color="auto"/>
          </w:divBdr>
        </w:div>
        <w:div w:id="1004623990">
          <w:marLeft w:val="640"/>
          <w:marRight w:val="0"/>
          <w:marTop w:val="0"/>
          <w:marBottom w:val="0"/>
          <w:divBdr>
            <w:top w:val="none" w:sz="0" w:space="0" w:color="auto"/>
            <w:left w:val="none" w:sz="0" w:space="0" w:color="auto"/>
            <w:bottom w:val="none" w:sz="0" w:space="0" w:color="auto"/>
            <w:right w:val="none" w:sz="0" w:space="0" w:color="auto"/>
          </w:divBdr>
        </w:div>
        <w:div w:id="1152060636">
          <w:marLeft w:val="640"/>
          <w:marRight w:val="0"/>
          <w:marTop w:val="0"/>
          <w:marBottom w:val="0"/>
          <w:divBdr>
            <w:top w:val="none" w:sz="0" w:space="0" w:color="auto"/>
            <w:left w:val="none" w:sz="0" w:space="0" w:color="auto"/>
            <w:bottom w:val="none" w:sz="0" w:space="0" w:color="auto"/>
            <w:right w:val="none" w:sz="0" w:space="0" w:color="auto"/>
          </w:divBdr>
        </w:div>
        <w:div w:id="1191990592">
          <w:marLeft w:val="640"/>
          <w:marRight w:val="0"/>
          <w:marTop w:val="0"/>
          <w:marBottom w:val="0"/>
          <w:divBdr>
            <w:top w:val="none" w:sz="0" w:space="0" w:color="auto"/>
            <w:left w:val="none" w:sz="0" w:space="0" w:color="auto"/>
            <w:bottom w:val="none" w:sz="0" w:space="0" w:color="auto"/>
            <w:right w:val="none" w:sz="0" w:space="0" w:color="auto"/>
          </w:divBdr>
        </w:div>
        <w:div w:id="1274435160">
          <w:marLeft w:val="640"/>
          <w:marRight w:val="0"/>
          <w:marTop w:val="0"/>
          <w:marBottom w:val="0"/>
          <w:divBdr>
            <w:top w:val="none" w:sz="0" w:space="0" w:color="auto"/>
            <w:left w:val="none" w:sz="0" w:space="0" w:color="auto"/>
            <w:bottom w:val="none" w:sz="0" w:space="0" w:color="auto"/>
            <w:right w:val="none" w:sz="0" w:space="0" w:color="auto"/>
          </w:divBdr>
        </w:div>
        <w:div w:id="1311862207">
          <w:marLeft w:val="640"/>
          <w:marRight w:val="0"/>
          <w:marTop w:val="0"/>
          <w:marBottom w:val="0"/>
          <w:divBdr>
            <w:top w:val="none" w:sz="0" w:space="0" w:color="auto"/>
            <w:left w:val="none" w:sz="0" w:space="0" w:color="auto"/>
            <w:bottom w:val="none" w:sz="0" w:space="0" w:color="auto"/>
            <w:right w:val="none" w:sz="0" w:space="0" w:color="auto"/>
          </w:divBdr>
        </w:div>
        <w:div w:id="1604649913">
          <w:marLeft w:val="640"/>
          <w:marRight w:val="0"/>
          <w:marTop w:val="0"/>
          <w:marBottom w:val="0"/>
          <w:divBdr>
            <w:top w:val="none" w:sz="0" w:space="0" w:color="auto"/>
            <w:left w:val="none" w:sz="0" w:space="0" w:color="auto"/>
            <w:bottom w:val="none" w:sz="0" w:space="0" w:color="auto"/>
            <w:right w:val="none" w:sz="0" w:space="0" w:color="auto"/>
          </w:divBdr>
        </w:div>
        <w:div w:id="1641181505">
          <w:marLeft w:val="640"/>
          <w:marRight w:val="0"/>
          <w:marTop w:val="0"/>
          <w:marBottom w:val="0"/>
          <w:divBdr>
            <w:top w:val="none" w:sz="0" w:space="0" w:color="auto"/>
            <w:left w:val="none" w:sz="0" w:space="0" w:color="auto"/>
            <w:bottom w:val="none" w:sz="0" w:space="0" w:color="auto"/>
            <w:right w:val="none" w:sz="0" w:space="0" w:color="auto"/>
          </w:divBdr>
        </w:div>
        <w:div w:id="1770546257">
          <w:marLeft w:val="640"/>
          <w:marRight w:val="0"/>
          <w:marTop w:val="0"/>
          <w:marBottom w:val="0"/>
          <w:divBdr>
            <w:top w:val="none" w:sz="0" w:space="0" w:color="auto"/>
            <w:left w:val="none" w:sz="0" w:space="0" w:color="auto"/>
            <w:bottom w:val="none" w:sz="0" w:space="0" w:color="auto"/>
            <w:right w:val="none" w:sz="0" w:space="0" w:color="auto"/>
          </w:divBdr>
        </w:div>
        <w:div w:id="1830167247">
          <w:marLeft w:val="640"/>
          <w:marRight w:val="0"/>
          <w:marTop w:val="0"/>
          <w:marBottom w:val="0"/>
          <w:divBdr>
            <w:top w:val="none" w:sz="0" w:space="0" w:color="auto"/>
            <w:left w:val="none" w:sz="0" w:space="0" w:color="auto"/>
            <w:bottom w:val="none" w:sz="0" w:space="0" w:color="auto"/>
            <w:right w:val="none" w:sz="0" w:space="0" w:color="auto"/>
          </w:divBdr>
        </w:div>
        <w:div w:id="1840542707">
          <w:marLeft w:val="640"/>
          <w:marRight w:val="0"/>
          <w:marTop w:val="0"/>
          <w:marBottom w:val="0"/>
          <w:divBdr>
            <w:top w:val="none" w:sz="0" w:space="0" w:color="auto"/>
            <w:left w:val="none" w:sz="0" w:space="0" w:color="auto"/>
            <w:bottom w:val="none" w:sz="0" w:space="0" w:color="auto"/>
            <w:right w:val="none" w:sz="0" w:space="0" w:color="auto"/>
          </w:divBdr>
        </w:div>
        <w:div w:id="1868369157">
          <w:marLeft w:val="640"/>
          <w:marRight w:val="0"/>
          <w:marTop w:val="0"/>
          <w:marBottom w:val="0"/>
          <w:divBdr>
            <w:top w:val="none" w:sz="0" w:space="0" w:color="auto"/>
            <w:left w:val="none" w:sz="0" w:space="0" w:color="auto"/>
            <w:bottom w:val="none" w:sz="0" w:space="0" w:color="auto"/>
            <w:right w:val="none" w:sz="0" w:space="0" w:color="auto"/>
          </w:divBdr>
        </w:div>
        <w:div w:id="1927028983">
          <w:marLeft w:val="640"/>
          <w:marRight w:val="0"/>
          <w:marTop w:val="0"/>
          <w:marBottom w:val="0"/>
          <w:divBdr>
            <w:top w:val="none" w:sz="0" w:space="0" w:color="auto"/>
            <w:left w:val="none" w:sz="0" w:space="0" w:color="auto"/>
            <w:bottom w:val="none" w:sz="0" w:space="0" w:color="auto"/>
            <w:right w:val="none" w:sz="0" w:space="0" w:color="auto"/>
          </w:divBdr>
        </w:div>
        <w:div w:id="2014142631">
          <w:marLeft w:val="640"/>
          <w:marRight w:val="0"/>
          <w:marTop w:val="0"/>
          <w:marBottom w:val="0"/>
          <w:divBdr>
            <w:top w:val="none" w:sz="0" w:space="0" w:color="auto"/>
            <w:left w:val="none" w:sz="0" w:space="0" w:color="auto"/>
            <w:bottom w:val="none" w:sz="0" w:space="0" w:color="auto"/>
            <w:right w:val="none" w:sz="0" w:space="0" w:color="auto"/>
          </w:divBdr>
        </w:div>
        <w:div w:id="2109689936">
          <w:marLeft w:val="640"/>
          <w:marRight w:val="0"/>
          <w:marTop w:val="0"/>
          <w:marBottom w:val="0"/>
          <w:divBdr>
            <w:top w:val="none" w:sz="0" w:space="0" w:color="auto"/>
            <w:left w:val="none" w:sz="0" w:space="0" w:color="auto"/>
            <w:bottom w:val="none" w:sz="0" w:space="0" w:color="auto"/>
            <w:right w:val="none" w:sz="0" w:space="0" w:color="auto"/>
          </w:divBdr>
        </w:div>
      </w:divsChild>
    </w:div>
    <w:div w:id="447747632">
      <w:marLeft w:val="640"/>
      <w:marRight w:val="0"/>
      <w:marTop w:val="0"/>
      <w:marBottom w:val="0"/>
      <w:divBdr>
        <w:top w:val="none" w:sz="0" w:space="0" w:color="auto"/>
        <w:left w:val="none" w:sz="0" w:space="0" w:color="auto"/>
        <w:bottom w:val="none" w:sz="0" w:space="0" w:color="auto"/>
        <w:right w:val="none" w:sz="0" w:space="0" w:color="auto"/>
      </w:divBdr>
    </w:div>
    <w:div w:id="448016561">
      <w:marLeft w:val="640"/>
      <w:marRight w:val="0"/>
      <w:marTop w:val="0"/>
      <w:marBottom w:val="0"/>
      <w:divBdr>
        <w:top w:val="none" w:sz="0" w:space="0" w:color="auto"/>
        <w:left w:val="none" w:sz="0" w:space="0" w:color="auto"/>
        <w:bottom w:val="none" w:sz="0" w:space="0" w:color="auto"/>
        <w:right w:val="none" w:sz="0" w:space="0" w:color="auto"/>
      </w:divBdr>
    </w:div>
    <w:div w:id="448083398">
      <w:marLeft w:val="640"/>
      <w:marRight w:val="0"/>
      <w:marTop w:val="0"/>
      <w:marBottom w:val="0"/>
      <w:divBdr>
        <w:top w:val="none" w:sz="0" w:space="0" w:color="auto"/>
        <w:left w:val="none" w:sz="0" w:space="0" w:color="auto"/>
        <w:bottom w:val="none" w:sz="0" w:space="0" w:color="auto"/>
        <w:right w:val="none" w:sz="0" w:space="0" w:color="auto"/>
      </w:divBdr>
    </w:div>
    <w:div w:id="449519190">
      <w:bodyDiv w:val="1"/>
      <w:marLeft w:val="0"/>
      <w:marRight w:val="0"/>
      <w:marTop w:val="0"/>
      <w:marBottom w:val="0"/>
      <w:divBdr>
        <w:top w:val="none" w:sz="0" w:space="0" w:color="auto"/>
        <w:left w:val="none" w:sz="0" w:space="0" w:color="auto"/>
        <w:bottom w:val="none" w:sz="0" w:space="0" w:color="auto"/>
        <w:right w:val="none" w:sz="0" w:space="0" w:color="auto"/>
      </w:divBdr>
      <w:divsChild>
        <w:div w:id="102892142">
          <w:marLeft w:val="640"/>
          <w:marRight w:val="0"/>
          <w:marTop w:val="0"/>
          <w:marBottom w:val="0"/>
          <w:divBdr>
            <w:top w:val="none" w:sz="0" w:space="0" w:color="auto"/>
            <w:left w:val="none" w:sz="0" w:space="0" w:color="auto"/>
            <w:bottom w:val="none" w:sz="0" w:space="0" w:color="auto"/>
            <w:right w:val="none" w:sz="0" w:space="0" w:color="auto"/>
          </w:divBdr>
        </w:div>
        <w:div w:id="1376812578">
          <w:marLeft w:val="640"/>
          <w:marRight w:val="0"/>
          <w:marTop w:val="0"/>
          <w:marBottom w:val="0"/>
          <w:divBdr>
            <w:top w:val="none" w:sz="0" w:space="0" w:color="auto"/>
            <w:left w:val="none" w:sz="0" w:space="0" w:color="auto"/>
            <w:bottom w:val="none" w:sz="0" w:space="0" w:color="auto"/>
            <w:right w:val="none" w:sz="0" w:space="0" w:color="auto"/>
          </w:divBdr>
        </w:div>
        <w:div w:id="1290284690">
          <w:marLeft w:val="640"/>
          <w:marRight w:val="0"/>
          <w:marTop w:val="0"/>
          <w:marBottom w:val="0"/>
          <w:divBdr>
            <w:top w:val="none" w:sz="0" w:space="0" w:color="auto"/>
            <w:left w:val="none" w:sz="0" w:space="0" w:color="auto"/>
            <w:bottom w:val="none" w:sz="0" w:space="0" w:color="auto"/>
            <w:right w:val="none" w:sz="0" w:space="0" w:color="auto"/>
          </w:divBdr>
        </w:div>
        <w:div w:id="962231763">
          <w:marLeft w:val="640"/>
          <w:marRight w:val="0"/>
          <w:marTop w:val="0"/>
          <w:marBottom w:val="0"/>
          <w:divBdr>
            <w:top w:val="none" w:sz="0" w:space="0" w:color="auto"/>
            <w:left w:val="none" w:sz="0" w:space="0" w:color="auto"/>
            <w:bottom w:val="none" w:sz="0" w:space="0" w:color="auto"/>
            <w:right w:val="none" w:sz="0" w:space="0" w:color="auto"/>
          </w:divBdr>
        </w:div>
        <w:div w:id="1773553505">
          <w:marLeft w:val="640"/>
          <w:marRight w:val="0"/>
          <w:marTop w:val="0"/>
          <w:marBottom w:val="0"/>
          <w:divBdr>
            <w:top w:val="none" w:sz="0" w:space="0" w:color="auto"/>
            <w:left w:val="none" w:sz="0" w:space="0" w:color="auto"/>
            <w:bottom w:val="none" w:sz="0" w:space="0" w:color="auto"/>
            <w:right w:val="none" w:sz="0" w:space="0" w:color="auto"/>
          </w:divBdr>
        </w:div>
        <w:div w:id="1416779138">
          <w:marLeft w:val="640"/>
          <w:marRight w:val="0"/>
          <w:marTop w:val="0"/>
          <w:marBottom w:val="0"/>
          <w:divBdr>
            <w:top w:val="none" w:sz="0" w:space="0" w:color="auto"/>
            <w:left w:val="none" w:sz="0" w:space="0" w:color="auto"/>
            <w:bottom w:val="none" w:sz="0" w:space="0" w:color="auto"/>
            <w:right w:val="none" w:sz="0" w:space="0" w:color="auto"/>
          </w:divBdr>
        </w:div>
        <w:div w:id="853500005">
          <w:marLeft w:val="640"/>
          <w:marRight w:val="0"/>
          <w:marTop w:val="0"/>
          <w:marBottom w:val="0"/>
          <w:divBdr>
            <w:top w:val="none" w:sz="0" w:space="0" w:color="auto"/>
            <w:left w:val="none" w:sz="0" w:space="0" w:color="auto"/>
            <w:bottom w:val="none" w:sz="0" w:space="0" w:color="auto"/>
            <w:right w:val="none" w:sz="0" w:space="0" w:color="auto"/>
          </w:divBdr>
        </w:div>
        <w:div w:id="35279966">
          <w:marLeft w:val="640"/>
          <w:marRight w:val="0"/>
          <w:marTop w:val="0"/>
          <w:marBottom w:val="0"/>
          <w:divBdr>
            <w:top w:val="none" w:sz="0" w:space="0" w:color="auto"/>
            <w:left w:val="none" w:sz="0" w:space="0" w:color="auto"/>
            <w:bottom w:val="none" w:sz="0" w:space="0" w:color="auto"/>
            <w:right w:val="none" w:sz="0" w:space="0" w:color="auto"/>
          </w:divBdr>
        </w:div>
        <w:div w:id="1645307544">
          <w:marLeft w:val="640"/>
          <w:marRight w:val="0"/>
          <w:marTop w:val="0"/>
          <w:marBottom w:val="0"/>
          <w:divBdr>
            <w:top w:val="none" w:sz="0" w:space="0" w:color="auto"/>
            <w:left w:val="none" w:sz="0" w:space="0" w:color="auto"/>
            <w:bottom w:val="none" w:sz="0" w:space="0" w:color="auto"/>
            <w:right w:val="none" w:sz="0" w:space="0" w:color="auto"/>
          </w:divBdr>
        </w:div>
        <w:div w:id="715861055">
          <w:marLeft w:val="640"/>
          <w:marRight w:val="0"/>
          <w:marTop w:val="0"/>
          <w:marBottom w:val="0"/>
          <w:divBdr>
            <w:top w:val="none" w:sz="0" w:space="0" w:color="auto"/>
            <w:left w:val="none" w:sz="0" w:space="0" w:color="auto"/>
            <w:bottom w:val="none" w:sz="0" w:space="0" w:color="auto"/>
            <w:right w:val="none" w:sz="0" w:space="0" w:color="auto"/>
          </w:divBdr>
        </w:div>
        <w:div w:id="409036685">
          <w:marLeft w:val="640"/>
          <w:marRight w:val="0"/>
          <w:marTop w:val="0"/>
          <w:marBottom w:val="0"/>
          <w:divBdr>
            <w:top w:val="none" w:sz="0" w:space="0" w:color="auto"/>
            <w:left w:val="none" w:sz="0" w:space="0" w:color="auto"/>
            <w:bottom w:val="none" w:sz="0" w:space="0" w:color="auto"/>
            <w:right w:val="none" w:sz="0" w:space="0" w:color="auto"/>
          </w:divBdr>
        </w:div>
        <w:div w:id="1192039404">
          <w:marLeft w:val="640"/>
          <w:marRight w:val="0"/>
          <w:marTop w:val="0"/>
          <w:marBottom w:val="0"/>
          <w:divBdr>
            <w:top w:val="none" w:sz="0" w:space="0" w:color="auto"/>
            <w:left w:val="none" w:sz="0" w:space="0" w:color="auto"/>
            <w:bottom w:val="none" w:sz="0" w:space="0" w:color="auto"/>
            <w:right w:val="none" w:sz="0" w:space="0" w:color="auto"/>
          </w:divBdr>
        </w:div>
        <w:div w:id="1242058632">
          <w:marLeft w:val="640"/>
          <w:marRight w:val="0"/>
          <w:marTop w:val="0"/>
          <w:marBottom w:val="0"/>
          <w:divBdr>
            <w:top w:val="none" w:sz="0" w:space="0" w:color="auto"/>
            <w:left w:val="none" w:sz="0" w:space="0" w:color="auto"/>
            <w:bottom w:val="none" w:sz="0" w:space="0" w:color="auto"/>
            <w:right w:val="none" w:sz="0" w:space="0" w:color="auto"/>
          </w:divBdr>
        </w:div>
        <w:div w:id="665131707">
          <w:marLeft w:val="640"/>
          <w:marRight w:val="0"/>
          <w:marTop w:val="0"/>
          <w:marBottom w:val="0"/>
          <w:divBdr>
            <w:top w:val="none" w:sz="0" w:space="0" w:color="auto"/>
            <w:left w:val="none" w:sz="0" w:space="0" w:color="auto"/>
            <w:bottom w:val="none" w:sz="0" w:space="0" w:color="auto"/>
            <w:right w:val="none" w:sz="0" w:space="0" w:color="auto"/>
          </w:divBdr>
        </w:div>
        <w:div w:id="282346123">
          <w:marLeft w:val="640"/>
          <w:marRight w:val="0"/>
          <w:marTop w:val="0"/>
          <w:marBottom w:val="0"/>
          <w:divBdr>
            <w:top w:val="none" w:sz="0" w:space="0" w:color="auto"/>
            <w:left w:val="none" w:sz="0" w:space="0" w:color="auto"/>
            <w:bottom w:val="none" w:sz="0" w:space="0" w:color="auto"/>
            <w:right w:val="none" w:sz="0" w:space="0" w:color="auto"/>
          </w:divBdr>
        </w:div>
        <w:div w:id="549536065">
          <w:marLeft w:val="640"/>
          <w:marRight w:val="0"/>
          <w:marTop w:val="0"/>
          <w:marBottom w:val="0"/>
          <w:divBdr>
            <w:top w:val="none" w:sz="0" w:space="0" w:color="auto"/>
            <w:left w:val="none" w:sz="0" w:space="0" w:color="auto"/>
            <w:bottom w:val="none" w:sz="0" w:space="0" w:color="auto"/>
            <w:right w:val="none" w:sz="0" w:space="0" w:color="auto"/>
          </w:divBdr>
        </w:div>
        <w:div w:id="1443841297">
          <w:marLeft w:val="640"/>
          <w:marRight w:val="0"/>
          <w:marTop w:val="0"/>
          <w:marBottom w:val="0"/>
          <w:divBdr>
            <w:top w:val="none" w:sz="0" w:space="0" w:color="auto"/>
            <w:left w:val="none" w:sz="0" w:space="0" w:color="auto"/>
            <w:bottom w:val="none" w:sz="0" w:space="0" w:color="auto"/>
            <w:right w:val="none" w:sz="0" w:space="0" w:color="auto"/>
          </w:divBdr>
        </w:div>
        <w:div w:id="1794909109">
          <w:marLeft w:val="640"/>
          <w:marRight w:val="0"/>
          <w:marTop w:val="0"/>
          <w:marBottom w:val="0"/>
          <w:divBdr>
            <w:top w:val="none" w:sz="0" w:space="0" w:color="auto"/>
            <w:left w:val="none" w:sz="0" w:space="0" w:color="auto"/>
            <w:bottom w:val="none" w:sz="0" w:space="0" w:color="auto"/>
            <w:right w:val="none" w:sz="0" w:space="0" w:color="auto"/>
          </w:divBdr>
        </w:div>
        <w:div w:id="1773164777">
          <w:marLeft w:val="640"/>
          <w:marRight w:val="0"/>
          <w:marTop w:val="0"/>
          <w:marBottom w:val="0"/>
          <w:divBdr>
            <w:top w:val="none" w:sz="0" w:space="0" w:color="auto"/>
            <w:left w:val="none" w:sz="0" w:space="0" w:color="auto"/>
            <w:bottom w:val="none" w:sz="0" w:space="0" w:color="auto"/>
            <w:right w:val="none" w:sz="0" w:space="0" w:color="auto"/>
          </w:divBdr>
        </w:div>
        <w:div w:id="508566037">
          <w:marLeft w:val="640"/>
          <w:marRight w:val="0"/>
          <w:marTop w:val="0"/>
          <w:marBottom w:val="0"/>
          <w:divBdr>
            <w:top w:val="none" w:sz="0" w:space="0" w:color="auto"/>
            <w:left w:val="none" w:sz="0" w:space="0" w:color="auto"/>
            <w:bottom w:val="none" w:sz="0" w:space="0" w:color="auto"/>
            <w:right w:val="none" w:sz="0" w:space="0" w:color="auto"/>
          </w:divBdr>
        </w:div>
        <w:div w:id="2090999764">
          <w:marLeft w:val="640"/>
          <w:marRight w:val="0"/>
          <w:marTop w:val="0"/>
          <w:marBottom w:val="0"/>
          <w:divBdr>
            <w:top w:val="none" w:sz="0" w:space="0" w:color="auto"/>
            <w:left w:val="none" w:sz="0" w:space="0" w:color="auto"/>
            <w:bottom w:val="none" w:sz="0" w:space="0" w:color="auto"/>
            <w:right w:val="none" w:sz="0" w:space="0" w:color="auto"/>
          </w:divBdr>
        </w:div>
        <w:div w:id="1909070619">
          <w:marLeft w:val="640"/>
          <w:marRight w:val="0"/>
          <w:marTop w:val="0"/>
          <w:marBottom w:val="0"/>
          <w:divBdr>
            <w:top w:val="none" w:sz="0" w:space="0" w:color="auto"/>
            <w:left w:val="none" w:sz="0" w:space="0" w:color="auto"/>
            <w:bottom w:val="none" w:sz="0" w:space="0" w:color="auto"/>
            <w:right w:val="none" w:sz="0" w:space="0" w:color="auto"/>
          </w:divBdr>
        </w:div>
        <w:div w:id="1184324948">
          <w:marLeft w:val="640"/>
          <w:marRight w:val="0"/>
          <w:marTop w:val="0"/>
          <w:marBottom w:val="0"/>
          <w:divBdr>
            <w:top w:val="none" w:sz="0" w:space="0" w:color="auto"/>
            <w:left w:val="none" w:sz="0" w:space="0" w:color="auto"/>
            <w:bottom w:val="none" w:sz="0" w:space="0" w:color="auto"/>
            <w:right w:val="none" w:sz="0" w:space="0" w:color="auto"/>
          </w:divBdr>
        </w:div>
        <w:div w:id="1292981357">
          <w:marLeft w:val="640"/>
          <w:marRight w:val="0"/>
          <w:marTop w:val="0"/>
          <w:marBottom w:val="0"/>
          <w:divBdr>
            <w:top w:val="none" w:sz="0" w:space="0" w:color="auto"/>
            <w:left w:val="none" w:sz="0" w:space="0" w:color="auto"/>
            <w:bottom w:val="none" w:sz="0" w:space="0" w:color="auto"/>
            <w:right w:val="none" w:sz="0" w:space="0" w:color="auto"/>
          </w:divBdr>
        </w:div>
        <w:div w:id="703363969">
          <w:marLeft w:val="640"/>
          <w:marRight w:val="0"/>
          <w:marTop w:val="0"/>
          <w:marBottom w:val="0"/>
          <w:divBdr>
            <w:top w:val="none" w:sz="0" w:space="0" w:color="auto"/>
            <w:left w:val="none" w:sz="0" w:space="0" w:color="auto"/>
            <w:bottom w:val="none" w:sz="0" w:space="0" w:color="auto"/>
            <w:right w:val="none" w:sz="0" w:space="0" w:color="auto"/>
          </w:divBdr>
        </w:div>
        <w:div w:id="324015121">
          <w:marLeft w:val="640"/>
          <w:marRight w:val="0"/>
          <w:marTop w:val="0"/>
          <w:marBottom w:val="0"/>
          <w:divBdr>
            <w:top w:val="none" w:sz="0" w:space="0" w:color="auto"/>
            <w:left w:val="none" w:sz="0" w:space="0" w:color="auto"/>
            <w:bottom w:val="none" w:sz="0" w:space="0" w:color="auto"/>
            <w:right w:val="none" w:sz="0" w:space="0" w:color="auto"/>
          </w:divBdr>
        </w:div>
        <w:div w:id="418982684">
          <w:marLeft w:val="640"/>
          <w:marRight w:val="0"/>
          <w:marTop w:val="0"/>
          <w:marBottom w:val="0"/>
          <w:divBdr>
            <w:top w:val="none" w:sz="0" w:space="0" w:color="auto"/>
            <w:left w:val="none" w:sz="0" w:space="0" w:color="auto"/>
            <w:bottom w:val="none" w:sz="0" w:space="0" w:color="auto"/>
            <w:right w:val="none" w:sz="0" w:space="0" w:color="auto"/>
          </w:divBdr>
        </w:div>
        <w:div w:id="2006662986">
          <w:marLeft w:val="640"/>
          <w:marRight w:val="0"/>
          <w:marTop w:val="0"/>
          <w:marBottom w:val="0"/>
          <w:divBdr>
            <w:top w:val="none" w:sz="0" w:space="0" w:color="auto"/>
            <w:left w:val="none" w:sz="0" w:space="0" w:color="auto"/>
            <w:bottom w:val="none" w:sz="0" w:space="0" w:color="auto"/>
            <w:right w:val="none" w:sz="0" w:space="0" w:color="auto"/>
          </w:divBdr>
        </w:div>
        <w:div w:id="654182483">
          <w:marLeft w:val="640"/>
          <w:marRight w:val="0"/>
          <w:marTop w:val="0"/>
          <w:marBottom w:val="0"/>
          <w:divBdr>
            <w:top w:val="none" w:sz="0" w:space="0" w:color="auto"/>
            <w:left w:val="none" w:sz="0" w:space="0" w:color="auto"/>
            <w:bottom w:val="none" w:sz="0" w:space="0" w:color="auto"/>
            <w:right w:val="none" w:sz="0" w:space="0" w:color="auto"/>
          </w:divBdr>
        </w:div>
        <w:div w:id="1475173533">
          <w:marLeft w:val="640"/>
          <w:marRight w:val="0"/>
          <w:marTop w:val="0"/>
          <w:marBottom w:val="0"/>
          <w:divBdr>
            <w:top w:val="none" w:sz="0" w:space="0" w:color="auto"/>
            <w:left w:val="none" w:sz="0" w:space="0" w:color="auto"/>
            <w:bottom w:val="none" w:sz="0" w:space="0" w:color="auto"/>
            <w:right w:val="none" w:sz="0" w:space="0" w:color="auto"/>
          </w:divBdr>
        </w:div>
        <w:div w:id="852691744">
          <w:marLeft w:val="640"/>
          <w:marRight w:val="0"/>
          <w:marTop w:val="0"/>
          <w:marBottom w:val="0"/>
          <w:divBdr>
            <w:top w:val="none" w:sz="0" w:space="0" w:color="auto"/>
            <w:left w:val="none" w:sz="0" w:space="0" w:color="auto"/>
            <w:bottom w:val="none" w:sz="0" w:space="0" w:color="auto"/>
            <w:right w:val="none" w:sz="0" w:space="0" w:color="auto"/>
          </w:divBdr>
        </w:div>
        <w:div w:id="1366901749">
          <w:marLeft w:val="640"/>
          <w:marRight w:val="0"/>
          <w:marTop w:val="0"/>
          <w:marBottom w:val="0"/>
          <w:divBdr>
            <w:top w:val="none" w:sz="0" w:space="0" w:color="auto"/>
            <w:left w:val="none" w:sz="0" w:space="0" w:color="auto"/>
            <w:bottom w:val="none" w:sz="0" w:space="0" w:color="auto"/>
            <w:right w:val="none" w:sz="0" w:space="0" w:color="auto"/>
          </w:divBdr>
        </w:div>
        <w:div w:id="1317875388">
          <w:marLeft w:val="640"/>
          <w:marRight w:val="0"/>
          <w:marTop w:val="0"/>
          <w:marBottom w:val="0"/>
          <w:divBdr>
            <w:top w:val="none" w:sz="0" w:space="0" w:color="auto"/>
            <w:left w:val="none" w:sz="0" w:space="0" w:color="auto"/>
            <w:bottom w:val="none" w:sz="0" w:space="0" w:color="auto"/>
            <w:right w:val="none" w:sz="0" w:space="0" w:color="auto"/>
          </w:divBdr>
        </w:div>
        <w:div w:id="1482653355">
          <w:marLeft w:val="640"/>
          <w:marRight w:val="0"/>
          <w:marTop w:val="0"/>
          <w:marBottom w:val="0"/>
          <w:divBdr>
            <w:top w:val="none" w:sz="0" w:space="0" w:color="auto"/>
            <w:left w:val="none" w:sz="0" w:space="0" w:color="auto"/>
            <w:bottom w:val="none" w:sz="0" w:space="0" w:color="auto"/>
            <w:right w:val="none" w:sz="0" w:space="0" w:color="auto"/>
          </w:divBdr>
        </w:div>
        <w:div w:id="1346327789">
          <w:marLeft w:val="640"/>
          <w:marRight w:val="0"/>
          <w:marTop w:val="0"/>
          <w:marBottom w:val="0"/>
          <w:divBdr>
            <w:top w:val="none" w:sz="0" w:space="0" w:color="auto"/>
            <w:left w:val="none" w:sz="0" w:space="0" w:color="auto"/>
            <w:bottom w:val="none" w:sz="0" w:space="0" w:color="auto"/>
            <w:right w:val="none" w:sz="0" w:space="0" w:color="auto"/>
          </w:divBdr>
        </w:div>
        <w:div w:id="357049757">
          <w:marLeft w:val="640"/>
          <w:marRight w:val="0"/>
          <w:marTop w:val="0"/>
          <w:marBottom w:val="0"/>
          <w:divBdr>
            <w:top w:val="none" w:sz="0" w:space="0" w:color="auto"/>
            <w:left w:val="none" w:sz="0" w:space="0" w:color="auto"/>
            <w:bottom w:val="none" w:sz="0" w:space="0" w:color="auto"/>
            <w:right w:val="none" w:sz="0" w:space="0" w:color="auto"/>
          </w:divBdr>
        </w:div>
        <w:div w:id="1222132459">
          <w:marLeft w:val="640"/>
          <w:marRight w:val="0"/>
          <w:marTop w:val="0"/>
          <w:marBottom w:val="0"/>
          <w:divBdr>
            <w:top w:val="none" w:sz="0" w:space="0" w:color="auto"/>
            <w:left w:val="none" w:sz="0" w:space="0" w:color="auto"/>
            <w:bottom w:val="none" w:sz="0" w:space="0" w:color="auto"/>
            <w:right w:val="none" w:sz="0" w:space="0" w:color="auto"/>
          </w:divBdr>
        </w:div>
        <w:div w:id="489061700">
          <w:marLeft w:val="640"/>
          <w:marRight w:val="0"/>
          <w:marTop w:val="0"/>
          <w:marBottom w:val="0"/>
          <w:divBdr>
            <w:top w:val="none" w:sz="0" w:space="0" w:color="auto"/>
            <w:left w:val="none" w:sz="0" w:space="0" w:color="auto"/>
            <w:bottom w:val="none" w:sz="0" w:space="0" w:color="auto"/>
            <w:right w:val="none" w:sz="0" w:space="0" w:color="auto"/>
          </w:divBdr>
        </w:div>
        <w:div w:id="1960213443">
          <w:marLeft w:val="640"/>
          <w:marRight w:val="0"/>
          <w:marTop w:val="0"/>
          <w:marBottom w:val="0"/>
          <w:divBdr>
            <w:top w:val="none" w:sz="0" w:space="0" w:color="auto"/>
            <w:left w:val="none" w:sz="0" w:space="0" w:color="auto"/>
            <w:bottom w:val="none" w:sz="0" w:space="0" w:color="auto"/>
            <w:right w:val="none" w:sz="0" w:space="0" w:color="auto"/>
          </w:divBdr>
        </w:div>
        <w:div w:id="241834924">
          <w:marLeft w:val="640"/>
          <w:marRight w:val="0"/>
          <w:marTop w:val="0"/>
          <w:marBottom w:val="0"/>
          <w:divBdr>
            <w:top w:val="none" w:sz="0" w:space="0" w:color="auto"/>
            <w:left w:val="none" w:sz="0" w:space="0" w:color="auto"/>
            <w:bottom w:val="none" w:sz="0" w:space="0" w:color="auto"/>
            <w:right w:val="none" w:sz="0" w:space="0" w:color="auto"/>
          </w:divBdr>
        </w:div>
        <w:div w:id="478815093">
          <w:marLeft w:val="640"/>
          <w:marRight w:val="0"/>
          <w:marTop w:val="0"/>
          <w:marBottom w:val="0"/>
          <w:divBdr>
            <w:top w:val="none" w:sz="0" w:space="0" w:color="auto"/>
            <w:left w:val="none" w:sz="0" w:space="0" w:color="auto"/>
            <w:bottom w:val="none" w:sz="0" w:space="0" w:color="auto"/>
            <w:right w:val="none" w:sz="0" w:space="0" w:color="auto"/>
          </w:divBdr>
        </w:div>
      </w:divsChild>
    </w:div>
    <w:div w:id="454643533">
      <w:marLeft w:val="640"/>
      <w:marRight w:val="0"/>
      <w:marTop w:val="0"/>
      <w:marBottom w:val="0"/>
      <w:divBdr>
        <w:top w:val="none" w:sz="0" w:space="0" w:color="auto"/>
        <w:left w:val="none" w:sz="0" w:space="0" w:color="auto"/>
        <w:bottom w:val="none" w:sz="0" w:space="0" w:color="auto"/>
        <w:right w:val="none" w:sz="0" w:space="0" w:color="auto"/>
      </w:divBdr>
    </w:div>
    <w:div w:id="456608502">
      <w:marLeft w:val="640"/>
      <w:marRight w:val="0"/>
      <w:marTop w:val="0"/>
      <w:marBottom w:val="0"/>
      <w:divBdr>
        <w:top w:val="none" w:sz="0" w:space="0" w:color="auto"/>
        <w:left w:val="none" w:sz="0" w:space="0" w:color="auto"/>
        <w:bottom w:val="none" w:sz="0" w:space="0" w:color="auto"/>
        <w:right w:val="none" w:sz="0" w:space="0" w:color="auto"/>
      </w:divBdr>
    </w:div>
    <w:div w:id="459345781">
      <w:marLeft w:val="640"/>
      <w:marRight w:val="0"/>
      <w:marTop w:val="0"/>
      <w:marBottom w:val="0"/>
      <w:divBdr>
        <w:top w:val="none" w:sz="0" w:space="0" w:color="auto"/>
        <w:left w:val="none" w:sz="0" w:space="0" w:color="auto"/>
        <w:bottom w:val="none" w:sz="0" w:space="0" w:color="auto"/>
        <w:right w:val="none" w:sz="0" w:space="0" w:color="auto"/>
      </w:divBdr>
    </w:div>
    <w:div w:id="459349938">
      <w:marLeft w:val="640"/>
      <w:marRight w:val="0"/>
      <w:marTop w:val="0"/>
      <w:marBottom w:val="0"/>
      <w:divBdr>
        <w:top w:val="none" w:sz="0" w:space="0" w:color="auto"/>
        <w:left w:val="none" w:sz="0" w:space="0" w:color="auto"/>
        <w:bottom w:val="none" w:sz="0" w:space="0" w:color="auto"/>
        <w:right w:val="none" w:sz="0" w:space="0" w:color="auto"/>
      </w:divBdr>
    </w:div>
    <w:div w:id="460462574">
      <w:bodyDiv w:val="1"/>
      <w:marLeft w:val="0"/>
      <w:marRight w:val="0"/>
      <w:marTop w:val="0"/>
      <w:marBottom w:val="0"/>
      <w:divBdr>
        <w:top w:val="none" w:sz="0" w:space="0" w:color="auto"/>
        <w:left w:val="none" w:sz="0" w:space="0" w:color="auto"/>
        <w:bottom w:val="none" w:sz="0" w:space="0" w:color="auto"/>
        <w:right w:val="none" w:sz="0" w:space="0" w:color="auto"/>
      </w:divBdr>
      <w:divsChild>
        <w:div w:id="1778675688">
          <w:marLeft w:val="640"/>
          <w:marRight w:val="0"/>
          <w:marTop w:val="0"/>
          <w:marBottom w:val="0"/>
          <w:divBdr>
            <w:top w:val="none" w:sz="0" w:space="0" w:color="auto"/>
            <w:left w:val="none" w:sz="0" w:space="0" w:color="auto"/>
            <w:bottom w:val="none" w:sz="0" w:space="0" w:color="auto"/>
            <w:right w:val="none" w:sz="0" w:space="0" w:color="auto"/>
          </w:divBdr>
        </w:div>
        <w:div w:id="909193673">
          <w:marLeft w:val="640"/>
          <w:marRight w:val="0"/>
          <w:marTop w:val="0"/>
          <w:marBottom w:val="0"/>
          <w:divBdr>
            <w:top w:val="none" w:sz="0" w:space="0" w:color="auto"/>
            <w:left w:val="none" w:sz="0" w:space="0" w:color="auto"/>
            <w:bottom w:val="none" w:sz="0" w:space="0" w:color="auto"/>
            <w:right w:val="none" w:sz="0" w:space="0" w:color="auto"/>
          </w:divBdr>
        </w:div>
        <w:div w:id="1585185648">
          <w:marLeft w:val="640"/>
          <w:marRight w:val="0"/>
          <w:marTop w:val="0"/>
          <w:marBottom w:val="0"/>
          <w:divBdr>
            <w:top w:val="none" w:sz="0" w:space="0" w:color="auto"/>
            <w:left w:val="none" w:sz="0" w:space="0" w:color="auto"/>
            <w:bottom w:val="none" w:sz="0" w:space="0" w:color="auto"/>
            <w:right w:val="none" w:sz="0" w:space="0" w:color="auto"/>
          </w:divBdr>
        </w:div>
        <w:div w:id="1930501279">
          <w:marLeft w:val="640"/>
          <w:marRight w:val="0"/>
          <w:marTop w:val="0"/>
          <w:marBottom w:val="0"/>
          <w:divBdr>
            <w:top w:val="none" w:sz="0" w:space="0" w:color="auto"/>
            <w:left w:val="none" w:sz="0" w:space="0" w:color="auto"/>
            <w:bottom w:val="none" w:sz="0" w:space="0" w:color="auto"/>
            <w:right w:val="none" w:sz="0" w:space="0" w:color="auto"/>
          </w:divBdr>
        </w:div>
        <w:div w:id="1165971930">
          <w:marLeft w:val="640"/>
          <w:marRight w:val="0"/>
          <w:marTop w:val="0"/>
          <w:marBottom w:val="0"/>
          <w:divBdr>
            <w:top w:val="none" w:sz="0" w:space="0" w:color="auto"/>
            <w:left w:val="none" w:sz="0" w:space="0" w:color="auto"/>
            <w:bottom w:val="none" w:sz="0" w:space="0" w:color="auto"/>
            <w:right w:val="none" w:sz="0" w:space="0" w:color="auto"/>
          </w:divBdr>
        </w:div>
        <w:div w:id="1097871083">
          <w:marLeft w:val="640"/>
          <w:marRight w:val="0"/>
          <w:marTop w:val="0"/>
          <w:marBottom w:val="0"/>
          <w:divBdr>
            <w:top w:val="none" w:sz="0" w:space="0" w:color="auto"/>
            <w:left w:val="none" w:sz="0" w:space="0" w:color="auto"/>
            <w:bottom w:val="none" w:sz="0" w:space="0" w:color="auto"/>
            <w:right w:val="none" w:sz="0" w:space="0" w:color="auto"/>
          </w:divBdr>
        </w:div>
        <w:div w:id="1185948578">
          <w:marLeft w:val="640"/>
          <w:marRight w:val="0"/>
          <w:marTop w:val="0"/>
          <w:marBottom w:val="0"/>
          <w:divBdr>
            <w:top w:val="none" w:sz="0" w:space="0" w:color="auto"/>
            <w:left w:val="none" w:sz="0" w:space="0" w:color="auto"/>
            <w:bottom w:val="none" w:sz="0" w:space="0" w:color="auto"/>
            <w:right w:val="none" w:sz="0" w:space="0" w:color="auto"/>
          </w:divBdr>
        </w:div>
        <w:div w:id="1676302801">
          <w:marLeft w:val="640"/>
          <w:marRight w:val="0"/>
          <w:marTop w:val="0"/>
          <w:marBottom w:val="0"/>
          <w:divBdr>
            <w:top w:val="none" w:sz="0" w:space="0" w:color="auto"/>
            <w:left w:val="none" w:sz="0" w:space="0" w:color="auto"/>
            <w:bottom w:val="none" w:sz="0" w:space="0" w:color="auto"/>
            <w:right w:val="none" w:sz="0" w:space="0" w:color="auto"/>
          </w:divBdr>
        </w:div>
        <w:div w:id="1955358586">
          <w:marLeft w:val="640"/>
          <w:marRight w:val="0"/>
          <w:marTop w:val="0"/>
          <w:marBottom w:val="0"/>
          <w:divBdr>
            <w:top w:val="none" w:sz="0" w:space="0" w:color="auto"/>
            <w:left w:val="none" w:sz="0" w:space="0" w:color="auto"/>
            <w:bottom w:val="none" w:sz="0" w:space="0" w:color="auto"/>
            <w:right w:val="none" w:sz="0" w:space="0" w:color="auto"/>
          </w:divBdr>
        </w:div>
        <w:div w:id="1390806898">
          <w:marLeft w:val="640"/>
          <w:marRight w:val="0"/>
          <w:marTop w:val="0"/>
          <w:marBottom w:val="0"/>
          <w:divBdr>
            <w:top w:val="none" w:sz="0" w:space="0" w:color="auto"/>
            <w:left w:val="none" w:sz="0" w:space="0" w:color="auto"/>
            <w:bottom w:val="none" w:sz="0" w:space="0" w:color="auto"/>
            <w:right w:val="none" w:sz="0" w:space="0" w:color="auto"/>
          </w:divBdr>
        </w:div>
        <w:div w:id="277177496">
          <w:marLeft w:val="640"/>
          <w:marRight w:val="0"/>
          <w:marTop w:val="0"/>
          <w:marBottom w:val="0"/>
          <w:divBdr>
            <w:top w:val="none" w:sz="0" w:space="0" w:color="auto"/>
            <w:left w:val="none" w:sz="0" w:space="0" w:color="auto"/>
            <w:bottom w:val="none" w:sz="0" w:space="0" w:color="auto"/>
            <w:right w:val="none" w:sz="0" w:space="0" w:color="auto"/>
          </w:divBdr>
        </w:div>
        <w:div w:id="759177515">
          <w:marLeft w:val="640"/>
          <w:marRight w:val="0"/>
          <w:marTop w:val="0"/>
          <w:marBottom w:val="0"/>
          <w:divBdr>
            <w:top w:val="none" w:sz="0" w:space="0" w:color="auto"/>
            <w:left w:val="none" w:sz="0" w:space="0" w:color="auto"/>
            <w:bottom w:val="none" w:sz="0" w:space="0" w:color="auto"/>
            <w:right w:val="none" w:sz="0" w:space="0" w:color="auto"/>
          </w:divBdr>
        </w:div>
        <w:div w:id="1831828485">
          <w:marLeft w:val="640"/>
          <w:marRight w:val="0"/>
          <w:marTop w:val="0"/>
          <w:marBottom w:val="0"/>
          <w:divBdr>
            <w:top w:val="none" w:sz="0" w:space="0" w:color="auto"/>
            <w:left w:val="none" w:sz="0" w:space="0" w:color="auto"/>
            <w:bottom w:val="none" w:sz="0" w:space="0" w:color="auto"/>
            <w:right w:val="none" w:sz="0" w:space="0" w:color="auto"/>
          </w:divBdr>
        </w:div>
        <w:div w:id="1495301211">
          <w:marLeft w:val="640"/>
          <w:marRight w:val="0"/>
          <w:marTop w:val="0"/>
          <w:marBottom w:val="0"/>
          <w:divBdr>
            <w:top w:val="none" w:sz="0" w:space="0" w:color="auto"/>
            <w:left w:val="none" w:sz="0" w:space="0" w:color="auto"/>
            <w:bottom w:val="none" w:sz="0" w:space="0" w:color="auto"/>
            <w:right w:val="none" w:sz="0" w:space="0" w:color="auto"/>
          </w:divBdr>
        </w:div>
        <w:div w:id="2067488681">
          <w:marLeft w:val="640"/>
          <w:marRight w:val="0"/>
          <w:marTop w:val="0"/>
          <w:marBottom w:val="0"/>
          <w:divBdr>
            <w:top w:val="none" w:sz="0" w:space="0" w:color="auto"/>
            <w:left w:val="none" w:sz="0" w:space="0" w:color="auto"/>
            <w:bottom w:val="none" w:sz="0" w:space="0" w:color="auto"/>
            <w:right w:val="none" w:sz="0" w:space="0" w:color="auto"/>
          </w:divBdr>
        </w:div>
        <w:div w:id="712005838">
          <w:marLeft w:val="640"/>
          <w:marRight w:val="0"/>
          <w:marTop w:val="0"/>
          <w:marBottom w:val="0"/>
          <w:divBdr>
            <w:top w:val="none" w:sz="0" w:space="0" w:color="auto"/>
            <w:left w:val="none" w:sz="0" w:space="0" w:color="auto"/>
            <w:bottom w:val="none" w:sz="0" w:space="0" w:color="auto"/>
            <w:right w:val="none" w:sz="0" w:space="0" w:color="auto"/>
          </w:divBdr>
        </w:div>
        <w:div w:id="875778572">
          <w:marLeft w:val="640"/>
          <w:marRight w:val="0"/>
          <w:marTop w:val="0"/>
          <w:marBottom w:val="0"/>
          <w:divBdr>
            <w:top w:val="none" w:sz="0" w:space="0" w:color="auto"/>
            <w:left w:val="none" w:sz="0" w:space="0" w:color="auto"/>
            <w:bottom w:val="none" w:sz="0" w:space="0" w:color="auto"/>
            <w:right w:val="none" w:sz="0" w:space="0" w:color="auto"/>
          </w:divBdr>
        </w:div>
        <w:div w:id="1797021918">
          <w:marLeft w:val="640"/>
          <w:marRight w:val="0"/>
          <w:marTop w:val="0"/>
          <w:marBottom w:val="0"/>
          <w:divBdr>
            <w:top w:val="none" w:sz="0" w:space="0" w:color="auto"/>
            <w:left w:val="none" w:sz="0" w:space="0" w:color="auto"/>
            <w:bottom w:val="none" w:sz="0" w:space="0" w:color="auto"/>
            <w:right w:val="none" w:sz="0" w:space="0" w:color="auto"/>
          </w:divBdr>
        </w:div>
        <w:div w:id="688993168">
          <w:marLeft w:val="640"/>
          <w:marRight w:val="0"/>
          <w:marTop w:val="0"/>
          <w:marBottom w:val="0"/>
          <w:divBdr>
            <w:top w:val="none" w:sz="0" w:space="0" w:color="auto"/>
            <w:left w:val="none" w:sz="0" w:space="0" w:color="auto"/>
            <w:bottom w:val="none" w:sz="0" w:space="0" w:color="auto"/>
            <w:right w:val="none" w:sz="0" w:space="0" w:color="auto"/>
          </w:divBdr>
        </w:div>
        <w:div w:id="1097024828">
          <w:marLeft w:val="640"/>
          <w:marRight w:val="0"/>
          <w:marTop w:val="0"/>
          <w:marBottom w:val="0"/>
          <w:divBdr>
            <w:top w:val="none" w:sz="0" w:space="0" w:color="auto"/>
            <w:left w:val="none" w:sz="0" w:space="0" w:color="auto"/>
            <w:bottom w:val="none" w:sz="0" w:space="0" w:color="auto"/>
            <w:right w:val="none" w:sz="0" w:space="0" w:color="auto"/>
          </w:divBdr>
        </w:div>
        <w:div w:id="671877669">
          <w:marLeft w:val="640"/>
          <w:marRight w:val="0"/>
          <w:marTop w:val="0"/>
          <w:marBottom w:val="0"/>
          <w:divBdr>
            <w:top w:val="none" w:sz="0" w:space="0" w:color="auto"/>
            <w:left w:val="none" w:sz="0" w:space="0" w:color="auto"/>
            <w:bottom w:val="none" w:sz="0" w:space="0" w:color="auto"/>
            <w:right w:val="none" w:sz="0" w:space="0" w:color="auto"/>
          </w:divBdr>
        </w:div>
        <w:div w:id="341979886">
          <w:marLeft w:val="640"/>
          <w:marRight w:val="0"/>
          <w:marTop w:val="0"/>
          <w:marBottom w:val="0"/>
          <w:divBdr>
            <w:top w:val="none" w:sz="0" w:space="0" w:color="auto"/>
            <w:left w:val="none" w:sz="0" w:space="0" w:color="auto"/>
            <w:bottom w:val="none" w:sz="0" w:space="0" w:color="auto"/>
            <w:right w:val="none" w:sz="0" w:space="0" w:color="auto"/>
          </w:divBdr>
        </w:div>
        <w:div w:id="462307811">
          <w:marLeft w:val="640"/>
          <w:marRight w:val="0"/>
          <w:marTop w:val="0"/>
          <w:marBottom w:val="0"/>
          <w:divBdr>
            <w:top w:val="none" w:sz="0" w:space="0" w:color="auto"/>
            <w:left w:val="none" w:sz="0" w:space="0" w:color="auto"/>
            <w:bottom w:val="none" w:sz="0" w:space="0" w:color="auto"/>
            <w:right w:val="none" w:sz="0" w:space="0" w:color="auto"/>
          </w:divBdr>
        </w:div>
        <w:div w:id="167063356">
          <w:marLeft w:val="640"/>
          <w:marRight w:val="0"/>
          <w:marTop w:val="0"/>
          <w:marBottom w:val="0"/>
          <w:divBdr>
            <w:top w:val="none" w:sz="0" w:space="0" w:color="auto"/>
            <w:left w:val="none" w:sz="0" w:space="0" w:color="auto"/>
            <w:bottom w:val="none" w:sz="0" w:space="0" w:color="auto"/>
            <w:right w:val="none" w:sz="0" w:space="0" w:color="auto"/>
          </w:divBdr>
        </w:div>
        <w:div w:id="1280261031">
          <w:marLeft w:val="640"/>
          <w:marRight w:val="0"/>
          <w:marTop w:val="0"/>
          <w:marBottom w:val="0"/>
          <w:divBdr>
            <w:top w:val="none" w:sz="0" w:space="0" w:color="auto"/>
            <w:left w:val="none" w:sz="0" w:space="0" w:color="auto"/>
            <w:bottom w:val="none" w:sz="0" w:space="0" w:color="auto"/>
            <w:right w:val="none" w:sz="0" w:space="0" w:color="auto"/>
          </w:divBdr>
        </w:div>
        <w:div w:id="1357540970">
          <w:marLeft w:val="640"/>
          <w:marRight w:val="0"/>
          <w:marTop w:val="0"/>
          <w:marBottom w:val="0"/>
          <w:divBdr>
            <w:top w:val="none" w:sz="0" w:space="0" w:color="auto"/>
            <w:left w:val="none" w:sz="0" w:space="0" w:color="auto"/>
            <w:bottom w:val="none" w:sz="0" w:space="0" w:color="auto"/>
            <w:right w:val="none" w:sz="0" w:space="0" w:color="auto"/>
          </w:divBdr>
        </w:div>
        <w:div w:id="276907287">
          <w:marLeft w:val="640"/>
          <w:marRight w:val="0"/>
          <w:marTop w:val="0"/>
          <w:marBottom w:val="0"/>
          <w:divBdr>
            <w:top w:val="none" w:sz="0" w:space="0" w:color="auto"/>
            <w:left w:val="none" w:sz="0" w:space="0" w:color="auto"/>
            <w:bottom w:val="none" w:sz="0" w:space="0" w:color="auto"/>
            <w:right w:val="none" w:sz="0" w:space="0" w:color="auto"/>
          </w:divBdr>
        </w:div>
        <w:div w:id="847527852">
          <w:marLeft w:val="640"/>
          <w:marRight w:val="0"/>
          <w:marTop w:val="0"/>
          <w:marBottom w:val="0"/>
          <w:divBdr>
            <w:top w:val="none" w:sz="0" w:space="0" w:color="auto"/>
            <w:left w:val="none" w:sz="0" w:space="0" w:color="auto"/>
            <w:bottom w:val="none" w:sz="0" w:space="0" w:color="auto"/>
            <w:right w:val="none" w:sz="0" w:space="0" w:color="auto"/>
          </w:divBdr>
        </w:div>
        <w:div w:id="255212479">
          <w:marLeft w:val="640"/>
          <w:marRight w:val="0"/>
          <w:marTop w:val="0"/>
          <w:marBottom w:val="0"/>
          <w:divBdr>
            <w:top w:val="none" w:sz="0" w:space="0" w:color="auto"/>
            <w:left w:val="none" w:sz="0" w:space="0" w:color="auto"/>
            <w:bottom w:val="none" w:sz="0" w:space="0" w:color="auto"/>
            <w:right w:val="none" w:sz="0" w:space="0" w:color="auto"/>
          </w:divBdr>
        </w:div>
        <w:div w:id="1691029111">
          <w:marLeft w:val="640"/>
          <w:marRight w:val="0"/>
          <w:marTop w:val="0"/>
          <w:marBottom w:val="0"/>
          <w:divBdr>
            <w:top w:val="none" w:sz="0" w:space="0" w:color="auto"/>
            <w:left w:val="none" w:sz="0" w:space="0" w:color="auto"/>
            <w:bottom w:val="none" w:sz="0" w:space="0" w:color="auto"/>
            <w:right w:val="none" w:sz="0" w:space="0" w:color="auto"/>
          </w:divBdr>
        </w:div>
        <w:div w:id="1344867484">
          <w:marLeft w:val="640"/>
          <w:marRight w:val="0"/>
          <w:marTop w:val="0"/>
          <w:marBottom w:val="0"/>
          <w:divBdr>
            <w:top w:val="none" w:sz="0" w:space="0" w:color="auto"/>
            <w:left w:val="none" w:sz="0" w:space="0" w:color="auto"/>
            <w:bottom w:val="none" w:sz="0" w:space="0" w:color="auto"/>
            <w:right w:val="none" w:sz="0" w:space="0" w:color="auto"/>
          </w:divBdr>
        </w:div>
        <w:div w:id="704795802">
          <w:marLeft w:val="640"/>
          <w:marRight w:val="0"/>
          <w:marTop w:val="0"/>
          <w:marBottom w:val="0"/>
          <w:divBdr>
            <w:top w:val="none" w:sz="0" w:space="0" w:color="auto"/>
            <w:left w:val="none" w:sz="0" w:space="0" w:color="auto"/>
            <w:bottom w:val="none" w:sz="0" w:space="0" w:color="auto"/>
            <w:right w:val="none" w:sz="0" w:space="0" w:color="auto"/>
          </w:divBdr>
        </w:div>
        <w:div w:id="1864318906">
          <w:marLeft w:val="640"/>
          <w:marRight w:val="0"/>
          <w:marTop w:val="0"/>
          <w:marBottom w:val="0"/>
          <w:divBdr>
            <w:top w:val="none" w:sz="0" w:space="0" w:color="auto"/>
            <w:left w:val="none" w:sz="0" w:space="0" w:color="auto"/>
            <w:bottom w:val="none" w:sz="0" w:space="0" w:color="auto"/>
            <w:right w:val="none" w:sz="0" w:space="0" w:color="auto"/>
          </w:divBdr>
        </w:div>
        <w:div w:id="1492410907">
          <w:marLeft w:val="640"/>
          <w:marRight w:val="0"/>
          <w:marTop w:val="0"/>
          <w:marBottom w:val="0"/>
          <w:divBdr>
            <w:top w:val="none" w:sz="0" w:space="0" w:color="auto"/>
            <w:left w:val="none" w:sz="0" w:space="0" w:color="auto"/>
            <w:bottom w:val="none" w:sz="0" w:space="0" w:color="auto"/>
            <w:right w:val="none" w:sz="0" w:space="0" w:color="auto"/>
          </w:divBdr>
        </w:div>
        <w:div w:id="454257159">
          <w:marLeft w:val="640"/>
          <w:marRight w:val="0"/>
          <w:marTop w:val="0"/>
          <w:marBottom w:val="0"/>
          <w:divBdr>
            <w:top w:val="none" w:sz="0" w:space="0" w:color="auto"/>
            <w:left w:val="none" w:sz="0" w:space="0" w:color="auto"/>
            <w:bottom w:val="none" w:sz="0" w:space="0" w:color="auto"/>
            <w:right w:val="none" w:sz="0" w:space="0" w:color="auto"/>
          </w:divBdr>
        </w:div>
        <w:div w:id="1118718788">
          <w:marLeft w:val="640"/>
          <w:marRight w:val="0"/>
          <w:marTop w:val="0"/>
          <w:marBottom w:val="0"/>
          <w:divBdr>
            <w:top w:val="none" w:sz="0" w:space="0" w:color="auto"/>
            <w:left w:val="none" w:sz="0" w:space="0" w:color="auto"/>
            <w:bottom w:val="none" w:sz="0" w:space="0" w:color="auto"/>
            <w:right w:val="none" w:sz="0" w:space="0" w:color="auto"/>
          </w:divBdr>
        </w:div>
        <w:div w:id="175929132">
          <w:marLeft w:val="640"/>
          <w:marRight w:val="0"/>
          <w:marTop w:val="0"/>
          <w:marBottom w:val="0"/>
          <w:divBdr>
            <w:top w:val="none" w:sz="0" w:space="0" w:color="auto"/>
            <w:left w:val="none" w:sz="0" w:space="0" w:color="auto"/>
            <w:bottom w:val="none" w:sz="0" w:space="0" w:color="auto"/>
            <w:right w:val="none" w:sz="0" w:space="0" w:color="auto"/>
          </w:divBdr>
        </w:div>
        <w:div w:id="413209618">
          <w:marLeft w:val="640"/>
          <w:marRight w:val="0"/>
          <w:marTop w:val="0"/>
          <w:marBottom w:val="0"/>
          <w:divBdr>
            <w:top w:val="none" w:sz="0" w:space="0" w:color="auto"/>
            <w:left w:val="none" w:sz="0" w:space="0" w:color="auto"/>
            <w:bottom w:val="none" w:sz="0" w:space="0" w:color="auto"/>
            <w:right w:val="none" w:sz="0" w:space="0" w:color="auto"/>
          </w:divBdr>
        </w:div>
        <w:div w:id="2073847480">
          <w:marLeft w:val="640"/>
          <w:marRight w:val="0"/>
          <w:marTop w:val="0"/>
          <w:marBottom w:val="0"/>
          <w:divBdr>
            <w:top w:val="none" w:sz="0" w:space="0" w:color="auto"/>
            <w:left w:val="none" w:sz="0" w:space="0" w:color="auto"/>
            <w:bottom w:val="none" w:sz="0" w:space="0" w:color="auto"/>
            <w:right w:val="none" w:sz="0" w:space="0" w:color="auto"/>
          </w:divBdr>
        </w:div>
        <w:div w:id="740521181">
          <w:marLeft w:val="640"/>
          <w:marRight w:val="0"/>
          <w:marTop w:val="0"/>
          <w:marBottom w:val="0"/>
          <w:divBdr>
            <w:top w:val="none" w:sz="0" w:space="0" w:color="auto"/>
            <w:left w:val="none" w:sz="0" w:space="0" w:color="auto"/>
            <w:bottom w:val="none" w:sz="0" w:space="0" w:color="auto"/>
            <w:right w:val="none" w:sz="0" w:space="0" w:color="auto"/>
          </w:divBdr>
        </w:div>
        <w:div w:id="354157937">
          <w:marLeft w:val="640"/>
          <w:marRight w:val="0"/>
          <w:marTop w:val="0"/>
          <w:marBottom w:val="0"/>
          <w:divBdr>
            <w:top w:val="none" w:sz="0" w:space="0" w:color="auto"/>
            <w:left w:val="none" w:sz="0" w:space="0" w:color="auto"/>
            <w:bottom w:val="none" w:sz="0" w:space="0" w:color="auto"/>
            <w:right w:val="none" w:sz="0" w:space="0" w:color="auto"/>
          </w:divBdr>
        </w:div>
        <w:div w:id="255989759">
          <w:marLeft w:val="640"/>
          <w:marRight w:val="0"/>
          <w:marTop w:val="0"/>
          <w:marBottom w:val="0"/>
          <w:divBdr>
            <w:top w:val="none" w:sz="0" w:space="0" w:color="auto"/>
            <w:left w:val="none" w:sz="0" w:space="0" w:color="auto"/>
            <w:bottom w:val="none" w:sz="0" w:space="0" w:color="auto"/>
            <w:right w:val="none" w:sz="0" w:space="0" w:color="auto"/>
          </w:divBdr>
        </w:div>
        <w:div w:id="1328050800">
          <w:marLeft w:val="640"/>
          <w:marRight w:val="0"/>
          <w:marTop w:val="0"/>
          <w:marBottom w:val="0"/>
          <w:divBdr>
            <w:top w:val="none" w:sz="0" w:space="0" w:color="auto"/>
            <w:left w:val="none" w:sz="0" w:space="0" w:color="auto"/>
            <w:bottom w:val="none" w:sz="0" w:space="0" w:color="auto"/>
            <w:right w:val="none" w:sz="0" w:space="0" w:color="auto"/>
          </w:divBdr>
        </w:div>
        <w:div w:id="1780446968">
          <w:marLeft w:val="640"/>
          <w:marRight w:val="0"/>
          <w:marTop w:val="0"/>
          <w:marBottom w:val="0"/>
          <w:divBdr>
            <w:top w:val="none" w:sz="0" w:space="0" w:color="auto"/>
            <w:left w:val="none" w:sz="0" w:space="0" w:color="auto"/>
            <w:bottom w:val="none" w:sz="0" w:space="0" w:color="auto"/>
            <w:right w:val="none" w:sz="0" w:space="0" w:color="auto"/>
          </w:divBdr>
        </w:div>
        <w:div w:id="1721856815">
          <w:marLeft w:val="640"/>
          <w:marRight w:val="0"/>
          <w:marTop w:val="0"/>
          <w:marBottom w:val="0"/>
          <w:divBdr>
            <w:top w:val="none" w:sz="0" w:space="0" w:color="auto"/>
            <w:left w:val="none" w:sz="0" w:space="0" w:color="auto"/>
            <w:bottom w:val="none" w:sz="0" w:space="0" w:color="auto"/>
            <w:right w:val="none" w:sz="0" w:space="0" w:color="auto"/>
          </w:divBdr>
        </w:div>
        <w:div w:id="2058702111">
          <w:marLeft w:val="640"/>
          <w:marRight w:val="0"/>
          <w:marTop w:val="0"/>
          <w:marBottom w:val="0"/>
          <w:divBdr>
            <w:top w:val="none" w:sz="0" w:space="0" w:color="auto"/>
            <w:left w:val="none" w:sz="0" w:space="0" w:color="auto"/>
            <w:bottom w:val="none" w:sz="0" w:space="0" w:color="auto"/>
            <w:right w:val="none" w:sz="0" w:space="0" w:color="auto"/>
          </w:divBdr>
        </w:div>
        <w:div w:id="89161101">
          <w:marLeft w:val="640"/>
          <w:marRight w:val="0"/>
          <w:marTop w:val="0"/>
          <w:marBottom w:val="0"/>
          <w:divBdr>
            <w:top w:val="none" w:sz="0" w:space="0" w:color="auto"/>
            <w:left w:val="none" w:sz="0" w:space="0" w:color="auto"/>
            <w:bottom w:val="none" w:sz="0" w:space="0" w:color="auto"/>
            <w:right w:val="none" w:sz="0" w:space="0" w:color="auto"/>
          </w:divBdr>
        </w:div>
      </w:divsChild>
    </w:div>
    <w:div w:id="461963660">
      <w:marLeft w:val="640"/>
      <w:marRight w:val="0"/>
      <w:marTop w:val="0"/>
      <w:marBottom w:val="0"/>
      <w:divBdr>
        <w:top w:val="none" w:sz="0" w:space="0" w:color="auto"/>
        <w:left w:val="none" w:sz="0" w:space="0" w:color="auto"/>
        <w:bottom w:val="none" w:sz="0" w:space="0" w:color="auto"/>
        <w:right w:val="none" w:sz="0" w:space="0" w:color="auto"/>
      </w:divBdr>
    </w:div>
    <w:div w:id="466044797">
      <w:marLeft w:val="0"/>
      <w:marRight w:val="0"/>
      <w:marTop w:val="0"/>
      <w:marBottom w:val="0"/>
      <w:divBdr>
        <w:top w:val="none" w:sz="0" w:space="0" w:color="auto"/>
        <w:left w:val="none" w:sz="0" w:space="0" w:color="auto"/>
        <w:bottom w:val="none" w:sz="0" w:space="0" w:color="auto"/>
        <w:right w:val="none" w:sz="0" w:space="0" w:color="auto"/>
      </w:divBdr>
    </w:div>
    <w:div w:id="466508626">
      <w:marLeft w:val="0"/>
      <w:marRight w:val="0"/>
      <w:marTop w:val="0"/>
      <w:marBottom w:val="0"/>
      <w:divBdr>
        <w:top w:val="none" w:sz="0" w:space="0" w:color="auto"/>
        <w:left w:val="none" w:sz="0" w:space="0" w:color="auto"/>
        <w:bottom w:val="none" w:sz="0" w:space="0" w:color="auto"/>
        <w:right w:val="none" w:sz="0" w:space="0" w:color="auto"/>
      </w:divBdr>
    </w:div>
    <w:div w:id="467746328">
      <w:bodyDiv w:val="1"/>
      <w:marLeft w:val="0"/>
      <w:marRight w:val="0"/>
      <w:marTop w:val="0"/>
      <w:marBottom w:val="0"/>
      <w:divBdr>
        <w:top w:val="none" w:sz="0" w:space="0" w:color="auto"/>
        <w:left w:val="none" w:sz="0" w:space="0" w:color="auto"/>
        <w:bottom w:val="none" w:sz="0" w:space="0" w:color="auto"/>
        <w:right w:val="none" w:sz="0" w:space="0" w:color="auto"/>
      </w:divBdr>
      <w:divsChild>
        <w:div w:id="1413813158">
          <w:marLeft w:val="640"/>
          <w:marRight w:val="0"/>
          <w:marTop w:val="0"/>
          <w:marBottom w:val="0"/>
          <w:divBdr>
            <w:top w:val="none" w:sz="0" w:space="0" w:color="auto"/>
            <w:left w:val="none" w:sz="0" w:space="0" w:color="auto"/>
            <w:bottom w:val="none" w:sz="0" w:space="0" w:color="auto"/>
            <w:right w:val="none" w:sz="0" w:space="0" w:color="auto"/>
          </w:divBdr>
        </w:div>
        <w:div w:id="236595698">
          <w:marLeft w:val="640"/>
          <w:marRight w:val="0"/>
          <w:marTop w:val="0"/>
          <w:marBottom w:val="0"/>
          <w:divBdr>
            <w:top w:val="none" w:sz="0" w:space="0" w:color="auto"/>
            <w:left w:val="none" w:sz="0" w:space="0" w:color="auto"/>
            <w:bottom w:val="none" w:sz="0" w:space="0" w:color="auto"/>
            <w:right w:val="none" w:sz="0" w:space="0" w:color="auto"/>
          </w:divBdr>
        </w:div>
        <w:div w:id="1009483197">
          <w:marLeft w:val="640"/>
          <w:marRight w:val="0"/>
          <w:marTop w:val="0"/>
          <w:marBottom w:val="0"/>
          <w:divBdr>
            <w:top w:val="none" w:sz="0" w:space="0" w:color="auto"/>
            <w:left w:val="none" w:sz="0" w:space="0" w:color="auto"/>
            <w:bottom w:val="none" w:sz="0" w:space="0" w:color="auto"/>
            <w:right w:val="none" w:sz="0" w:space="0" w:color="auto"/>
          </w:divBdr>
        </w:div>
        <w:div w:id="1100763823">
          <w:marLeft w:val="640"/>
          <w:marRight w:val="0"/>
          <w:marTop w:val="0"/>
          <w:marBottom w:val="0"/>
          <w:divBdr>
            <w:top w:val="none" w:sz="0" w:space="0" w:color="auto"/>
            <w:left w:val="none" w:sz="0" w:space="0" w:color="auto"/>
            <w:bottom w:val="none" w:sz="0" w:space="0" w:color="auto"/>
            <w:right w:val="none" w:sz="0" w:space="0" w:color="auto"/>
          </w:divBdr>
        </w:div>
        <w:div w:id="1638678645">
          <w:marLeft w:val="640"/>
          <w:marRight w:val="0"/>
          <w:marTop w:val="0"/>
          <w:marBottom w:val="0"/>
          <w:divBdr>
            <w:top w:val="none" w:sz="0" w:space="0" w:color="auto"/>
            <w:left w:val="none" w:sz="0" w:space="0" w:color="auto"/>
            <w:bottom w:val="none" w:sz="0" w:space="0" w:color="auto"/>
            <w:right w:val="none" w:sz="0" w:space="0" w:color="auto"/>
          </w:divBdr>
        </w:div>
        <w:div w:id="766460328">
          <w:marLeft w:val="640"/>
          <w:marRight w:val="0"/>
          <w:marTop w:val="0"/>
          <w:marBottom w:val="0"/>
          <w:divBdr>
            <w:top w:val="none" w:sz="0" w:space="0" w:color="auto"/>
            <w:left w:val="none" w:sz="0" w:space="0" w:color="auto"/>
            <w:bottom w:val="none" w:sz="0" w:space="0" w:color="auto"/>
            <w:right w:val="none" w:sz="0" w:space="0" w:color="auto"/>
          </w:divBdr>
        </w:div>
        <w:div w:id="1481338980">
          <w:marLeft w:val="640"/>
          <w:marRight w:val="0"/>
          <w:marTop w:val="0"/>
          <w:marBottom w:val="0"/>
          <w:divBdr>
            <w:top w:val="none" w:sz="0" w:space="0" w:color="auto"/>
            <w:left w:val="none" w:sz="0" w:space="0" w:color="auto"/>
            <w:bottom w:val="none" w:sz="0" w:space="0" w:color="auto"/>
            <w:right w:val="none" w:sz="0" w:space="0" w:color="auto"/>
          </w:divBdr>
        </w:div>
        <w:div w:id="1144392905">
          <w:marLeft w:val="640"/>
          <w:marRight w:val="0"/>
          <w:marTop w:val="0"/>
          <w:marBottom w:val="0"/>
          <w:divBdr>
            <w:top w:val="none" w:sz="0" w:space="0" w:color="auto"/>
            <w:left w:val="none" w:sz="0" w:space="0" w:color="auto"/>
            <w:bottom w:val="none" w:sz="0" w:space="0" w:color="auto"/>
            <w:right w:val="none" w:sz="0" w:space="0" w:color="auto"/>
          </w:divBdr>
        </w:div>
        <w:div w:id="1419911825">
          <w:marLeft w:val="640"/>
          <w:marRight w:val="0"/>
          <w:marTop w:val="0"/>
          <w:marBottom w:val="0"/>
          <w:divBdr>
            <w:top w:val="none" w:sz="0" w:space="0" w:color="auto"/>
            <w:left w:val="none" w:sz="0" w:space="0" w:color="auto"/>
            <w:bottom w:val="none" w:sz="0" w:space="0" w:color="auto"/>
            <w:right w:val="none" w:sz="0" w:space="0" w:color="auto"/>
          </w:divBdr>
        </w:div>
        <w:div w:id="1117021846">
          <w:marLeft w:val="640"/>
          <w:marRight w:val="0"/>
          <w:marTop w:val="0"/>
          <w:marBottom w:val="0"/>
          <w:divBdr>
            <w:top w:val="none" w:sz="0" w:space="0" w:color="auto"/>
            <w:left w:val="none" w:sz="0" w:space="0" w:color="auto"/>
            <w:bottom w:val="none" w:sz="0" w:space="0" w:color="auto"/>
            <w:right w:val="none" w:sz="0" w:space="0" w:color="auto"/>
          </w:divBdr>
        </w:div>
        <w:div w:id="702704923">
          <w:marLeft w:val="640"/>
          <w:marRight w:val="0"/>
          <w:marTop w:val="0"/>
          <w:marBottom w:val="0"/>
          <w:divBdr>
            <w:top w:val="none" w:sz="0" w:space="0" w:color="auto"/>
            <w:left w:val="none" w:sz="0" w:space="0" w:color="auto"/>
            <w:bottom w:val="none" w:sz="0" w:space="0" w:color="auto"/>
            <w:right w:val="none" w:sz="0" w:space="0" w:color="auto"/>
          </w:divBdr>
        </w:div>
        <w:div w:id="1944146702">
          <w:marLeft w:val="640"/>
          <w:marRight w:val="0"/>
          <w:marTop w:val="0"/>
          <w:marBottom w:val="0"/>
          <w:divBdr>
            <w:top w:val="none" w:sz="0" w:space="0" w:color="auto"/>
            <w:left w:val="none" w:sz="0" w:space="0" w:color="auto"/>
            <w:bottom w:val="none" w:sz="0" w:space="0" w:color="auto"/>
            <w:right w:val="none" w:sz="0" w:space="0" w:color="auto"/>
          </w:divBdr>
        </w:div>
        <w:div w:id="1360355975">
          <w:marLeft w:val="640"/>
          <w:marRight w:val="0"/>
          <w:marTop w:val="0"/>
          <w:marBottom w:val="0"/>
          <w:divBdr>
            <w:top w:val="none" w:sz="0" w:space="0" w:color="auto"/>
            <w:left w:val="none" w:sz="0" w:space="0" w:color="auto"/>
            <w:bottom w:val="none" w:sz="0" w:space="0" w:color="auto"/>
            <w:right w:val="none" w:sz="0" w:space="0" w:color="auto"/>
          </w:divBdr>
        </w:div>
        <w:div w:id="2089576526">
          <w:marLeft w:val="640"/>
          <w:marRight w:val="0"/>
          <w:marTop w:val="0"/>
          <w:marBottom w:val="0"/>
          <w:divBdr>
            <w:top w:val="none" w:sz="0" w:space="0" w:color="auto"/>
            <w:left w:val="none" w:sz="0" w:space="0" w:color="auto"/>
            <w:bottom w:val="none" w:sz="0" w:space="0" w:color="auto"/>
            <w:right w:val="none" w:sz="0" w:space="0" w:color="auto"/>
          </w:divBdr>
        </w:div>
        <w:div w:id="1541163465">
          <w:marLeft w:val="640"/>
          <w:marRight w:val="0"/>
          <w:marTop w:val="0"/>
          <w:marBottom w:val="0"/>
          <w:divBdr>
            <w:top w:val="none" w:sz="0" w:space="0" w:color="auto"/>
            <w:left w:val="none" w:sz="0" w:space="0" w:color="auto"/>
            <w:bottom w:val="none" w:sz="0" w:space="0" w:color="auto"/>
            <w:right w:val="none" w:sz="0" w:space="0" w:color="auto"/>
          </w:divBdr>
        </w:div>
        <w:div w:id="1394309614">
          <w:marLeft w:val="640"/>
          <w:marRight w:val="0"/>
          <w:marTop w:val="0"/>
          <w:marBottom w:val="0"/>
          <w:divBdr>
            <w:top w:val="none" w:sz="0" w:space="0" w:color="auto"/>
            <w:left w:val="none" w:sz="0" w:space="0" w:color="auto"/>
            <w:bottom w:val="none" w:sz="0" w:space="0" w:color="auto"/>
            <w:right w:val="none" w:sz="0" w:space="0" w:color="auto"/>
          </w:divBdr>
        </w:div>
        <w:div w:id="1719236591">
          <w:marLeft w:val="640"/>
          <w:marRight w:val="0"/>
          <w:marTop w:val="0"/>
          <w:marBottom w:val="0"/>
          <w:divBdr>
            <w:top w:val="none" w:sz="0" w:space="0" w:color="auto"/>
            <w:left w:val="none" w:sz="0" w:space="0" w:color="auto"/>
            <w:bottom w:val="none" w:sz="0" w:space="0" w:color="auto"/>
            <w:right w:val="none" w:sz="0" w:space="0" w:color="auto"/>
          </w:divBdr>
        </w:div>
        <w:div w:id="1098411135">
          <w:marLeft w:val="640"/>
          <w:marRight w:val="0"/>
          <w:marTop w:val="0"/>
          <w:marBottom w:val="0"/>
          <w:divBdr>
            <w:top w:val="none" w:sz="0" w:space="0" w:color="auto"/>
            <w:left w:val="none" w:sz="0" w:space="0" w:color="auto"/>
            <w:bottom w:val="none" w:sz="0" w:space="0" w:color="auto"/>
            <w:right w:val="none" w:sz="0" w:space="0" w:color="auto"/>
          </w:divBdr>
        </w:div>
        <w:div w:id="1319845951">
          <w:marLeft w:val="640"/>
          <w:marRight w:val="0"/>
          <w:marTop w:val="0"/>
          <w:marBottom w:val="0"/>
          <w:divBdr>
            <w:top w:val="none" w:sz="0" w:space="0" w:color="auto"/>
            <w:left w:val="none" w:sz="0" w:space="0" w:color="auto"/>
            <w:bottom w:val="none" w:sz="0" w:space="0" w:color="auto"/>
            <w:right w:val="none" w:sz="0" w:space="0" w:color="auto"/>
          </w:divBdr>
        </w:div>
        <w:div w:id="2011367368">
          <w:marLeft w:val="640"/>
          <w:marRight w:val="0"/>
          <w:marTop w:val="0"/>
          <w:marBottom w:val="0"/>
          <w:divBdr>
            <w:top w:val="none" w:sz="0" w:space="0" w:color="auto"/>
            <w:left w:val="none" w:sz="0" w:space="0" w:color="auto"/>
            <w:bottom w:val="none" w:sz="0" w:space="0" w:color="auto"/>
            <w:right w:val="none" w:sz="0" w:space="0" w:color="auto"/>
          </w:divBdr>
        </w:div>
        <w:div w:id="1734624760">
          <w:marLeft w:val="640"/>
          <w:marRight w:val="0"/>
          <w:marTop w:val="0"/>
          <w:marBottom w:val="0"/>
          <w:divBdr>
            <w:top w:val="none" w:sz="0" w:space="0" w:color="auto"/>
            <w:left w:val="none" w:sz="0" w:space="0" w:color="auto"/>
            <w:bottom w:val="none" w:sz="0" w:space="0" w:color="auto"/>
            <w:right w:val="none" w:sz="0" w:space="0" w:color="auto"/>
          </w:divBdr>
        </w:div>
        <w:div w:id="1344283001">
          <w:marLeft w:val="640"/>
          <w:marRight w:val="0"/>
          <w:marTop w:val="0"/>
          <w:marBottom w:val="0"/>
          <w:divBdr>
            <w:top w:val="none" w:sz="0" w:space="0" w:color="auto"/>
            <w:left w:val="none" w:sz="0" w:space="0" w:color="auto"/>
            <w:bottom w:val="none" w:sz="0" w:space="0" w:color="auto"/>
            <w:right w:val="none" w:sz="0" w:space="0" w:color="auto"/>
          </w:divBdr>
        </w:div>
        <w:div w:id="927276193">
          <w:marLeft w:val="640"/>
          <w:marRight w:val="0"/>
          <w:marTop w:val="0"/>
          <w:marBottom w:val="0"/>
          <w:divBdr>
            <w:top w:val="none" w:sz="0" w:space="0" w:color="auto"/>
            <w:left w:val="none" w:sz="0" w:space="0" w:color="auto"/>
            <w:bottom w:val="none" w:sz="0" w:space="0" w:color="auto"/>
            <w:right w:val="none" w:sz="0" w:space="0" w:color="auto"/>
          </w:divBdr>
        </w:div>
        <w:div w:id="1175800485">
          <w:marLeft w:val="640"/>
          <w:marRight w:val="0"/>
          <w:marTop w:val="0"/>
          <w:marBottom w:val="0"/>
          <w:divBdr>
            <w:top w:val="none" w:sz="0" w:space="0" w:color="auto"/>
            <w:left w:val="none" w:sz="0" w:space="0" w:color="auto"/>
            <w:bottom w:val="none" w:sz="0" w:space="0" w:color="auto"/>
            <w:right w:val="none" w:sz="0" w:space="0" w:color="auto"/>
          </w:divBdr>
        </w:div>
        <w:div w:id="1875383828">
          <w:marLeft w:val="640"/>
          <w:marRight w:val="0"/>
          <w:marTop w:val="0"/>
          <w:marBottom w:val="0"/>
          <w:divBdr>
            <w:top w:val="none" w:sz="0" w:space="0" w:color="auto"/>
            <w:left w:val="none" w:sz="0" w:space="0" w:color="auto"/>
            <w:bottom w:val="none" w:sz="0" w:space="0" w:color="auto"/>
            <w:right w:val="none" w:sz="0" w:space="0" w:color="auto"/>
          </w:divBdr>
        </w:div>
        <w:div w:id="843935374">
          <w:marLeft w:val="640"/>
          <w:marRight w:val="0"/>
          <w:marTop w:val="0"/>
          <w:marBottom w:val="0"/>
          <w:divBdr>
            <w:top w:val="none" w:sz="0" w:space="0" w:color="auto"/>
            <w:left w:val="none" w:sz="0" w:space="0" w:color="auto"/>
            <w:bottom w:val="none" w:sz="0" w:space="0" w:color="auto"/>
            <w:right w:val="none" w:sz="0" w:space="0" w:color="auto"/>
          </w:divBdr>
        </w:div>
        <w:div w:id="511530438">
          <w:marLeft w:val="640"/>
          <w:marRight w:val="0"/>
          <w:marTop w:val="0"/>
          <w:marBottom w:val="0"/>
          <w:divBdr>
            <w:top w:val="none" w:sz="0" w:space="0" w:color="auto"/>
            <w:left w:val="none" w:sz="0" w:space="0" w:color="auto"/>
            <w:bottom w:val="none" w:sz="0" w:space="0" w:color="auto"/>
            <w:right w:val="none" w:sz="0" w:space="0" w:color="auto"/>
          </w:divBdr>
        </w:div>
        <w:div w:id="789860973">
          <w:marLeft w:val="640"/>
          <w:marRight w:val="0"/>
          <w:marTop w:val="0"/>
          <w:marBottom w:val="0"/>
          <w:divBdr>
            <w:top w:val="none" w:sz="0" w:space="0" w:color="auto"/>
            <w:left w:val="none" w:sz="0" w:space="0" w:color="auto"/>
            <w:bottom w:val="none" w:sz="0" w:space="0" w:color="auto"/>
            <w:right w:val="none" w:sz="0" w:space="0" w:color="auto"/>
          </w:divBdr>
        </w:div>
        <w:div w:id="1688213176">
          <w:marLeft w:val="640"/>
          <w:marRight w:val="0"/>
          <w:marTop w:val="0"/>
          <w:marBottom w:val="0"/>
          <w:divBdr>
            <w:top w:val="none" w:sz="0" w:space="0" w:color="auto"/>
            <w:left w:val="none" w:sz="0" w:space="0" w:color="auto"/>
            <w:bottom w:val="none" w:sz="0" w:space="0" w:color="auto"/>
            <w:right w:val="none" w:sz="0" w:space="0" w:color="auto"/>
          </w:divBdr>
        </w:div>
        <w:div w:id="1027171013">
          <w:marLeft w:val="640"/>
          <w:marRight w:val="0"/>
          <w:marTop w:val="0"/>
          <w:marBottom w:val="0"/>
          <w:divBdr>
            <w:top w:val="none" w:sz="0" w:space="0" w:color="auto"/>
            <w:left w:val="none" w:sz="0" w:space="0" w:color="auto"/>
            <w:bottom w:val="none" w:sz="0" w:space="0" w:color="auto"/>
            <w:right w:val="none" w:sz="0" w:space="0" w:color="auto"/>
          </w:divBdr>
        </w:div>
        <w:div w:id="672416127">
          <w:marLeft w:val="640"/>
          <w:marRight w:val="0"/>
          <w:marTop w:val="0"/>
          <w:marBottom w:val="0"/>
          <w:divBdr>
            <w:top w:val="none" w:sz="0" w:space="0" w:color="auto"/>
            <w:left w:val="none" w:sz="0" w:space="0" w:color="auto"/>
            <w:bottom w:val="none" w:sz="0" w:space="0" w:color="auto"/>
            <w:right w:val="none" w:sz="0" w:space="0" w:color="auto"/>
          </w:divBdr>
        </w:div>
        <w:div w:id="996496358">
          <w:marLeft w:val="640"/>
          <w:marRight w:val="0"/>
          <w:marTop w:val="0"/>
          <w:marBottom w:val="0"/>
          <w:divBdr>
            <w:top w:val="none" w:sz="0" w:space="0" w:color="auto"/>
            <w:left w:val="none" w:sz="0" w:space="0" w:color="auto"/>
            <w:bottom w:val="none" w:sz="0" w:space="0" w:color="auto"/>
            <w:right w:val="none" w:sz="0" w:space="0" w:color="auto"/>
          </w:divBdr>
        </w:div>
        <w:div w:id="2128965661">
          <w:marLeft w:val="640"/>
          <w:marRight w:val="0"/>
          <w:marTop w:val="0"/>
          <w:marBottom w:val="0"/>
          <w:divBdr>
            <w:top w:val="none" w:sz="0" w:space="0" w:color="auto"/>
            <w:left w:val="none" w:sz="0" w:space="0" w:color="auto"/>
            <w:bottom w:val="none" w:sz="0" w:space="0" w:color="auto"/>
            <w:right w:val="none" w:sz="0" w:space="0" w:color="auto"/>
          </w:divBdr>
        </w:div>
        <w:div w:id="800656745">
          <w:marLeft w:val="640"/>
          <w:marRight w:val="0"/>
          <w:marTop w:val="0"/>
          <w:marBottom w:val="0"/>
          <w:divBdr>
            <w:top w:val="none" w:sz="0" w:space="0" w:color="auto"/>
            <w:left w:val="none" w:sz="0" w:space="0" w:color="auto"/>
            <w:bottom w:val="none" w:sz="0" w:space="0" w:color="auto"/>
            <w:right w:val="none" w:sz="0" w:space="0" w:color="auto"/>
          </w:divBdr>
        </w:div>
        <w:div w:id="1179737887">
          <w:marLeft w:val="640"/>
          <w:marRight w:val="0"/>
          <w:marTop w:val="0"/>
          <w:marBottom w:val="0"/>
          <w:divBdr>
            <w:top w:val="none" w:sz="0" w:space="0" w:color="auto"/>
            <w:left w:val="none" w:sz="0" w:space="0" w:color="auto"/>
            <w:bottom w:val="none" w:sz="0" w:space="0" w:color="auto"/>
            <w:right w:val="none" w:sz="0" w:space="0" w:color="auto"/>
          </w:divBdr>
        </w:div>
        <w:div w:id="147409623">
          <w:marLeft w:val="640"/>
          <w:marRight w:val="0"/>
          <w:marTop w:val="0"/>
          <w:marBottom w:val="0"/>
          <w:divBdr>
            <w:top w:val="none" w:sz="0" w:space="0" w:color="auto"/>
            <w:left w:val="none" w:sz="0" w:space="0" w:color="auto"/>
            <w:bottom w:val="none" w:sz="0" w:space="0" w:color="auto"/>
            <w:right w:val="none" w:sz="0" w:space="0" w:color="auto"/>
          </w:divBdr>
        </w:div>
        <w:div w:id="2107649125">
          <w:marLeft w:val="640"/>
          <w:marRight w:val="0"/>
          <w:marTop w:val="0"/>
          <w:marBottom w:val="0"/>
          <w:divBdr>
            <w:top w:val="none" w:sz="0" w:space="0" w:color="auto"/>
            <w:left w:val="none" w:sz="0" w:space="0" w:color="auto"/>
            <w:bottom w:val="none" w:sz="0" w:space="0" w:color="auto"/>
            <w:right w:val="none" w:sz="0" w:space="0" w:color="auto"/>
          </w:divBdr>
        </w:div>
        <w:div w:id="1372145208">
          <w:marLeft w:val="640"/>
          <w:marRight w:val="0"/>
          <w:marTop w:val="0"/>
          <w:marBottom w:val="0"/>
          <w:divBdr>
            <w:top w:val="none" w:sz="0" w:space="0" w:color="auto"/>
            <w:left w:val="none" w:sz="0" w:space="0" w:color="auto"/>
            <w:bottom w:val="none" w:sz="0" w:space="0" w:color="auto"/>
            <w:right w:val="none" w:sz="0" w:space="0" w:color="auto"/>
          </w:divBdr>
        </w:div>
        <w:div w:id="416556974">
          <w:marLeft w:val="640"/>
          <w:marRight w:val="0"/>
          <w:marTop w:val="0"/>
          <w:marBottom w:val="0"/>
          <w:divBdr>
            <w:top w:val="none" w:sz="0" w:space="0" w:color="auto"/>
            <w:left w:val="none" w:sz="0" w:space="0" w:color="auto"/>
            <w:bottom w:val="none" w:sz="0" w:space="0" w:color="auto"/>
            <w:right w:val="none" w:sz="0" w:space="0" w:color="auto"/>
          </w:divBdr>
        </w:div>
        <w:div w:id="7955224">
          <w:marLeft w:val="640"/>
          <w:marRight w:val="0"/>
          <w:marTop w:val="0"/>
          <w:marBottom w:val="0"/>
          <w:divBdr>
            <w:top w:val="none" w:sz="0" w:space="0" w:color="auto"/>
            <w:left w:val="none" w:sz="0" w:space="0" w:color="auto"/>
            <w:bottom w:val="none" w:sz="0" w:space="0" w:color="auto"/>
            <w:right w:val="none" w:sz="0" w:space="0" w:color="auto"/>
          </w:divBdr>
        </w:div>
        <w:div w:id="1603410888">
          <w:marLeft w:val="640"/>
          <w:marRight w:val="0"/>
          <w:marTop w:val="0"/>
          <w:marBottom w:val="0"/>
          <w:divBdr>
            <w:top w:val="none" w:sz="0" w:space="0" w:color="auto"/>
            <w:left w:val="none" w:sz="0" w:space="0" w:color="auto"/>
            <w:bottom w:val="none" w:sz="0" w:space="0" w:color="auto"/>
            <w:right w:val="none" w:sz="0" w:space="0" w:color="auto"/>
          </w:divBdr>
        </w:div>
        <w:div w:id="252519537">
          <w:marLeft w:val="640"/>
          <w:marRight w:val="0"/>
          <w:marTop w:val="0"/>
          <w:marBottom w:val="0"/>
          <w:divBdr>
            <w:top w:val="none" w:sz="0" w:space="0" w:color="auto"/>
            <w:left w:val="none" w:sz="0" w:space="0" w:color="auto"/>
            <w:bottom w:val="none" w:sz="0" w:space="0" w:color="auto"/>
            <w:right w:val="none" w:sz="0" w:space="0" w:color="auto"/>
          </w:divBdr>
        </w:div>
        <w:div w:id="1551989865">
          <w:marLeft w:val="640"/>
          <w:marRight w:val="0"/>
          <w:marTop w:val="0"/>
          <w:marBottom w:val="0"/>
          <w:divBdr>
            <w:top w:val="none" w:sz="0" w:space="0" w:color="auto"/>
            <w:left w:val="none" w:sz="0" w:space="0" w:color="auto"/>
            <w:bottom w:val="none" w:sz="0" w:space="0" w:color="auto"/>
            <w:right w:val="none" w:sz="0" w:space="0" w:color="auto"/>
          </w:divBdr>
        </w:div>
        <w:div w:id="81803246">
          <w:marLeft w:val="640"/>
          <w:marRight w:val="0"/>
          <w:marTop w:val="0"/>
          <w:marBottom w:val="0"/>
          <w:divBdr>
            <w:top w:val="none" w:sz="0" w:space="0" w:color="auto"/>
            <w:left w:val="none" w:sz="0" w:space="0" w:color="auto"/>
            <w:bottom w:val="none" w:sz="0" w:space="0" w:color="auto"/>
            <w:right w:val="none" w:sz="0" w:space="0" w:color="auto"/>
          </w:divBdr>
        </w:div>
        <w:div w:id="127356285">
          <w:marLeft w:val="640"/>
          <w:marRight w:val="0"/>
          <w:marTop w:val="0"/>
          <w:marBottom w:val="0"/>
          <w:divBdr>
            <w:top w:val="none" w:sz="0" w:space="0" w:color="auto"/>
            <w:left w:val="none" w:sz="0" w:space="0" w:color="auto"/>
            <w:bottom w:val="none" w:sz="0" w:space="0" w:color="auto"/>
            <w:right w:val="none" w:sz="0" w:space="0" w:color="auto"/>
          </w:divBdr>
        </w:div>
      </w:divsChild>
    </w:div>
    <w:div w:id="468059747">
      <w:bodyDiv w:val="1"/>
      <w:marLeft w:val="0"/>
      <w:marRight w:val="0"/>
      <w:marTop w:val="0"/>
      <w:marBottom w:val="0"/>
      <w:divBdr>
        <w:top w:val="none" w:sz="0" w:space="0" w:color="auto"/>
        <w:left w:val="none" w:sz="0" w:space="0" w:color="auto"/>
        <w:bottom w:val="none" w:sz="0" w:space="0" w:color="auto"/>
        <w:right w:val="none" w:sz="0" w:space="0" w:color="auto"/>
      </w:divBdr>
      <w:divsChild>
        <w:div w:id="1678195657">
          <w:marLeft w:val="640"/>
          <w:marRight w:val="0"/>
          <w:marTop w:val="0"/>
          <w:marBottom w:val="0"/>
          <w:divBdr>
            <w:top w:val="none" w:sz="0" w:space="0" w:color="auto"/>
            <w:left w:val="none" w:sz="0" w:space="0" w:color="auto"/>
            <w:bottom w:val="none" w:sz="0" w:space="0" w:color="auto"/>
            <w:right w:val="none" w:sz="0" w:space="0" w:color="auto"/>
          </w:divBdr>
        </w:div>
        <w:div w:id="72705695">
          <w:marLeft w:val="640"/>
          <w:marRight w:val="0"/>
          <w:marTop w:val="0"/>
          <w:marBottom w:val="0"/>
          <w:divBdr>
            <w:top w:val="none" w:sz="0" w:space="0" w:color="auto"/>
            <w:left w:val="none" w:sz="0" w:space="0" w:color="auto"/>
            <w:bottom w:val="none" w:sz="0" w:space="0" w:color="auto"/>
            <w:right w:val="none" w:sz="0" w:space="0" w:color="auto"/>
          </w:divBdr>
        </w:div>
        <w:div w:id="275020783">
          <w:marLeft w:val="640"/>
          <w:marRight w:val="0"/>
          <w:marTop w:val="0"/>
          <w:marBottom w:val="0"/>
          <w:divBdr>
            <w:top w:val="none" w:sz="0" w:space="0" w:color="auto"/>
            <w:left w:val="none" w:sz="0" w:space="0" w:color="auto"/>
            <w:bottom w:val="none" w:sz="0" w:space="0" w:color="auto"/>
            <w:right w:val="none" w:sz="0" w:space="0" w:color="auto"/>
          </w:divBdr>
        </w:div>
        <w:div w:id="1626539868">
          <w:marLeft w:val="640"/>
          <w:marRight w:val="0"/>
          <w:marTop w:val="0"/>
          <w:marBottom w:val="0"/>
          <w:divBdr>
            <w:top w:val="none" w:sz="0" w:space="0" w:color="auto"/>
            <w:left w:val="none" w:sz="0" w:space="0" w:color="auto"/>
            <w:bottom w:val="none" w:sz="0" w:space="0" w:color="auto"/>
            <w:right w:val="none" w:sz="0" w:space="0" w:color="auto"/>
          </w:divBdr>
        </w:div>
        <w:div w:id="1679382910">
          <w:marLeft w:val="640"/>
          <w:marRight w:val="0"/>
          <w:marTop w:val="0"/>
          <w:marBottom w:val="0"/>
          <w:divBdr>
            <w:top w:val="none" w:sz="0" w:space="0" w:color="auto"/>
            <w:left w:val="none" w:sz="0" w:space="0" w:color="auto"/>
            <w:bottom w:val="none" w:sz="0" w:space="0" w:color="auto"/>
            <w:right w:val="none" w:sz="0" w:space="0" w:color="auto"/>
          </w:divBdr>
        </w:div>
        <w:div w:id="429424599">
          <w:marLeft w:val="640"/>
          <w:marRight w:val="0"/>
          <w:marTop w:val="0"/>
          <w:marBottom w:val="0"/>
          <w:divBdr>
            <w:top w:val="none" w:sz="0" w:space="0" w:color="auto"/>
            <w:left w:val="none" w:sz="0" w:space="0" w:color="auto"/>
            <w:bottom w:val="none" w:sz="0" w:space="0" w:color="auto"/>
            <w:right w:val="none" w:sz="0" w:space="0" w:color="auto"/>
          </w:divBdr>
        </w:div>
        <w:div w:id="16781655">
          <w:marLeft w:val="640"/>
          <w:marRight w:val="0"/>
          <w:marTop w:val="0"/>
          <w:marBottom w:val="0"/>
          <w:divBdr>
            <w:top w:val="none" w:sz="0" w:space="0" w:color="auto"/>
            <w:left w:val="none" w:sz="0" w:space="0" w:color="auto"/>
            <w:bottom w:val="none" w:sz="0" w:space="0" w:color="auto"/>
            <w:right w:val="none" w:sz="0" w:space="0" w:color="auto"/>
          </w:divBdr>
        </w:div>
        <w:div w:id="1306930558">
          <w:marLeft w:val="640"/>
          <w:marRight w:val="0"/>
          <w:marTop w:val="0"/>
          <w:marBottom w:val="0"/>
          <w:divBdr>
            <w:top w:val="none" w:sz="0" w:space="0" w:color="auto"/>
            <w:left w:val="none" w:sz="0" w:space="0" w:color="auto"/>
            <w:bottom w:val="none" w:sz="0" w:space="0" w:color="auto"/>
            <w:right w:val="none" w:sz="0" w:space="0" w:color="auto"/>
          </w:divBdr>
        </w:div>
        <w:div w:id="955327072">
          <w:marLeft w:val="640"/>
          <w:marRight w:val="0"/>
          <w:marTop w:val="0"/>
          <w:marBottom w:val="0"/>
          <w:divBdr>
            <w:top w:val="none" w:sz="0" w:space="0" w:color="auto"/>
            <w:left w:val="none" w:sz="0" w:space="0" w:color="auto"/>
            <w:bottom w:val="none" w:sz="0" w:space="0" w:color="auto"/>
            <w:right w:val="none" w:sz="0" w:space="0" w:color="auto"/>
          </w:divBdr>
        </w:div>
        <w:div w:id="653534203">
          <w:marLeft w:val="640"/>
          <w:marRight w:val="0"/>
          <w:marTop w:val="0"/>
          <w:marBottom w:val="0"/>
          <w:divBdr>
            <w:top w:val="none" w:sz="0" w:space="0" w:color="auto"/>
            <w:left w:val="none" w:sz="0" w:space="0" w:color="auto"/>
            <w:bottom w:val="none" w:sz="0" w:space="0" w:color="auto"/>
            <w:right w:val="none" w:sz="0" w:space="0" w:color="auto"/>
          </w:divBdr>
        </w:div>
        <w:div w:id="1740595408">
          <w:marLeft w:val="640"/>
          <w:marRight w:val="0"/>
          <w:marTop w:val="0"/>
          <w:marBottom w:val="0"/>
          <w:divBdr>
            <w:top w:val="none" w:sz="0" w:space="0" w:color="auto"/>
            <w:left w:val="none" w:sz="0" w:space="0" w:color="auto"/>
            <w:bottom w:val="none" w:sz="0" w:space="0" w:color="auto"/>
            <w:right w:val="none" w:sz="0" w:space="0" w:color="auto"/>
          </w:divBdr>
        </w:div>
        <w:div w:id="618731415">
          <w:marLeft w:val="640"/>
          <w:marRight w:val="0"/>
          <w:marTop w:val="0"/>
          <w:marBottom w:val="0"/>
          <w:divBdr>
            <w:top w:val="none" w:sz="0" w:space="0" w:color="auto"/>
            <w:left w:val="none" w:sz="0" w:space="0" w:color="auto"/>
            <w:bottom w:val="none" w:sz="0" w:space="0" w:color="auto"/>
            <w:right w:val="none" w:sz="0" w:space="0" w:color="auto"/>
          </w:divBdr>
        </w:div>
        <w:div w:id="500895351">
          <w:marLeft w:val="640"/>
          <w:marRight w:val="0"/>
          <w:marTop w:val="0"/>
          <w:marBottom w:val="0"/>
          <w:divBdr>
            <w:top w:val="none" w:sz="0" w:space="0" w:color="auto"/>
            <w:left w:val="none" w:sz="0" w:space="0" w:color="auto"/>
            <w:bottom w:val="none" w:sz="0" w:space="0" w:color="auto"/>
            <w:right w:val="none" w:sz="0" w:space="0" w:color="auto"/>
          </w:divBdr>
        </w:div>
        <w:div w:id="1265188520">
          <w:marLeft w:val="640"/>
          <w:marRight w:val="0"/>
          <w:marTop w:val="0"/>
          <w:marBottom w:val="0"/>
          <w:divBdr>
            <w:top w:val="none" w:sz="0" w:space="0" w:color="auto"/>
            <w:left w:val="none" w:sz="0" w:space="0" w:color="auto"/>
            <w:bottom w:val="none" w:sz="0" w:space="0" w:color="auto"/>
            <w:right w:val="none" w:sz="0" w:space="0" w:color="auto"/>
          </w:divBdr>
        </w:div>
        <w:div w:id="1188063819">
          <w:marLeft w:val="640"/>
          <w:marRight w:val="0"/>
          <w:marTop w:val="0"/>
          <w:marBottom w:val="0"/>
          <w:divBdr>
            <w:top w:val="none" w:sz="0" w:space="0" w:color="auto"/>
            <w:left w:val="none" w:sz="0" w:space="0" w:color="auto"/>
            <w:bottom w:val="none" w:sz="0" w:space="0" w:color="auto"/>
            <w:right w:val="none" w:sz="0" w:space="0" w:color="auto"/>
          </w:divBdr>
        </w:div>
        <w:div w:id="1219852873">
          <w:marLeft w:val="640"/>
          <w:marRight w:val="0"/>
          <w:marTop w:val="0"/>
          <w:marBottom w:val="0"/>
          <w:divBdr>
            <w:top w:val="none" w:sz="0" w:space="0" w:color="auto"/>
            <w:left w:val="none" w:sz="0" w:space="0" w:color="auto"/>
            <w:bottom w:val="none" w:sz="0" w:space="0" w:color="auto"/>
            <w:right w:val="none" w:sz="0" w:space="0" w:color="auto"/>
          </w:divBdr>
        </w:div>
        <w:div w:id="568079653">
          <w:marLeft w:val="640"/>
          <w:marRight w:val="0"/>
          <w:marTop w:val="0"/>
          <w:marBottom w:val="0"/>
          <w:divBdr>
            <w:top w:val="none" w:sz="0" w:space="0" w:color="auto"/>
            <w:left w:val="none" w:sz="0" w:space="0" w:color="auto"/>
            <w:bottom w:val="none" w:sz="0" w:space="0" w:color="auto"/>
            <w:right w:val="none" w:sz="0" w:space="0" w:color="auto"/>
          </w:divBdr>
        </w:div>
        <w:div w:id="522865163">
          <w:marLeft w:val="640"/>
          <w:marRight w:val="0"/>
          <w:marTop w:val="0"/>
          <w:marBottom w:val="0"/>
          <w:divBdr>
            <w:top w:val="none" w:sz="0" w:space="0" w:color="auto"/>
            <w:left w:val="none" w:sz="0" w:space="0" w:color="auto"/>
            <w:bottom w:val="none" w:sz="0" w:space="0" w:color="auto"/>
            <w:right w:val="none" w:sz="0" w:space="0" w:color="auto"/>
          </w:divBdr>
        </w:div>
        <w:div w:id="934171852">
          <w:marLeft w:val="640"/>
          <w:marRight w:val="0"/>
          <w:marTop w:val="0"/>
          <w:marBottom w:val="0"/>
          <w:divBdr>
            <w:top w:val="none" w:sz="0" w:space="0" w:color="auto"/>
            <w:left w:val="none" w:sz="0" w:space="0" w:color="auto"/>
            <w:bottom w:val="none" w:sz="0" w:space="0" w:color="auto"/>
            <w:right w:val="none" w:sz="0" w:space="0" w:color="auto"/>
          </w:divBdr>
        </w:div>
        <w:div w:id="921640717">
          <w:marLeft w:val="640"/>
          <w:marRight w:val="0"/>
          <w:marTop w:val="0"/>
          <w:marBottom w:val="0"/>
          <w:divBdr>
            <w:top w:val="none" w:sz="0" w:space="0" w:color="auto"/>
            <w:left w:val="none" w:sz="0" w:space="0" w:color="auto"/>
            <w:bottom w:val="none" w:sz="0" w:space="0" w:color="auto"/>
            <w:right w:val="none" w:sz="0" w:space="0" w:color="auto"/>
          </w:divBdr>
        </w:div>
        <w:div w:id="1841655739">
          <w:marLeft w:val="640"/>
          <w:marRight w:val="0"/>
          <w:marTop w:val="0"/>
          <w:marBottom w:val="0"/>
          <w:divBdr>
            <w:top w:val="none" w:sz="0" w:space="0" w:color="auto"/>
            <w:left w:val="none" w:sz="0" w:space="0" w:color="auto"/>
            <w:bottom w:val="none" w:sz="0" w:space="0" w:color="auto"/>
            <w:right w:val="none" w:sz="0" w:space="0" w:color="auto"/>
          </w:divBdr>
        </w:div>
        <w:div w:id="785151460">
          <w:marLeft w:val="640"/>
          <w:marRight w:val="0"/>
          <w:marTop w:val="0"/>
          <w:marBottom w:val="0"/>
          <w:divBdr>
            <w:top w:val="none" w:sz="0" w:space="0" w:color="auto"/>
            <w:left w:val="none" w:sz="0" w:space="0" w:color="auto"/>
            <w:bottom w:val="none" w:sz="0" w:space="0" w:color="auto"/>
            <w:right w:val="none" w:sz="0" w:space="0" w:color="auto"/>
          </w:divBdr>
        </w:div>
        <w:div w:id="632948695">
          <w:marLeft w:val="640"/>
          <w:marRight w:val="0"/>
          <w:marTop w:val="0"/>
          <w:marBottom w:val="0"/>
          <w:divBdr>
            <w:top w:val="none" w:sz="0" w:space="0" w:color="auto"/>
            <w:left w:val="none" w:sz="0" w:space="0" w:color="auto"/>
            <w:bottom w:val="none" w:sz="0" w:space="0" w:color="auto"/>
            <w:right w:val="none" w:sz="0" w:space="0" w:color="auto"/>
          </w:divBdr>
        </w:div>
        <w:div w:id="1952856371">
          <w:marLeft w:val="640"/>
          <w:marRight w:val="0"/>
          <w:marTop w:val="0"/>
          <w:marBottom w:val="0"/>
          <w:divBdr>
            <w:top w:val="none" w:sz="0" w:space="0" w:color="auto"/>
            <w:left w:val="none" w:sz="0" w:space="0" w:color="auto"/>
            <w:bottom w:val="none" w:sz="0" w:space="0" w:color="auto"/>
            <w:right w:val="none" w:sz="0" w:space="0" w:color="auto"/>
          </w:divBdr>
        </w:div>
        <w:div w:id="1248418336">
          <w:marLeft w:val="640"/>
          <w:marRight w:val="0"/>
          <w:marTop w:val="0"/>
          <w:marBottom w:val="0"/>
          <w:divBdr>
            <w:top w:val="none" w:sz="0" w:space="0" w:color="auto"/>
            <w:left w:val="none" w:sz="0" w:space="0" w:color="auto"/>
            <w:bottom w:val="none" w:sz="0" w:space="0" w:color="auto"/>
            <w:right w:val="none" w:sz="0" w:space="0" w:color="auto"/>
          </w:divBdr>
        </w:div>
        <w:div w:id="514733705">
          <w:marLeft w:val="640"/>
          <w:marRight w:val="0"/>
          <w:marTop w:val="0"/>
          <w:marBottom w:val="0"/>
          <w:divBdr>
            <w:top w:val="none" w:sz="0" w:space="0" w:color="auto"/>
            <w:left w:val="none" w:sz="0" w:space="0" w:color="auto"/>
            <w:bottom w:val="none" w:sz="0" w:space="0" w:color="auto"/>
            <w:right w:val="none" w:sz="0" w:space="0" w:color="auto"/>
          </w:divBdr>
        </w:div>
        <w:div w:id="1961256088">
          <w:marLeft w:val="640"/>
          <w:marRight w:val="0"/>
          <w:marTop w:val="0"/>
          <w:marBottom w:val="0"/>
          <w:divBdr>
            <w:top w:val="none" w:sz="0" w:space="0" w:color="auto"/>
            <w:left w:val="none" w:sz="0" w:space="0" w:color="auto"/>
            <w:bottom w:val="none" w:sz="0" w:space="0" w:color="auto"/>
            <w:right w:val="none" w:sz="0" w:space="0" w:color="auto"/>
          </w:divBdr>
        </w:div>
        <w:div w:id="366028852">
          <w:marLeft w:val="640"/>
          <w:marRight w:val="0"/>
          <w:marTop w:val="0"/>
          <w:marBottom w:val="0"/>
          <w:divBdr>
            <w:top w:val="none" w:sz="0" w:space="0" w:color="auto"/>
            <w:left w:val="none" w:sz="0" w:space="0" w:color="auto"/>
            <w:bottom w:val="none" w:sz="0" w:space="0" w:color="auto"/>
            <w:right w:val="none" w:sz="0" w:space="0" w:color="auto"/>
          </w:divBdr>
        </w:div>
        <w:div w:id="719016612">
          <w:marLeft w:val="640"/>
          <w:marRight w:val="0"/>
          <w:marTop w:val="0"/>
          <w:marBottom w:val="0"/>
          <w:divBdr>
            <w:top w:val="none" w:sz="0" w:space="0" w:color="auto"/>
            <w:left w:val="none" w:sz="0" w:space="0" w:color="auto"/>
            <w:bottom w:val="none" w:sz="0" w:space="0" w:color="auto"/>
            <w:right w:val="none" w:sz="0" w:space="0" w:color="auto"/>
          </w:divBdr>
        </w:div>
        <w:div w:id="1224415254">
          <w:marLeft w:val="640"/>
          <w:marRight w:val="0"/>
          <w:marTop w:val="0"/>
          <w:marBottom w:val="0"/>
          <w:divBdr>
            <w:top w:val="none" w:sz="0" w:space="0" w:color="auto"/>
            <w:left w:val="none" w:sz="0" w:space="0" w:color="auto"/>
            <w:bottom w:val="none" w:sz="0" w:space="0" w:color="auto"/>
            <w:right w:val="none" w:sz="0" w:space="0" w:color="auto"/>
          </w:divBdr>
        </w:div>
        <w:div w:id="1899972526">
          <w:marLeft w:val="640"/>
          <w:marRight w:val="0"/>
          <w:marTop w:val="0"/>
          <w:marBottom w:val="0"/>
          <w:divBdr>
            <w:top w:val="none" w:sz="0" w:space="0" w:color="auto"/>
            <w:left w:val="none" w:sz="0" w:space="0" w:color="auto"/>
            <w:bottom w:val="none" w:sz="0" w:space="0" w:color="auto"/>
            <w:right w:val="none" w:sz="0" w:space="0" w:color="auto"/>
          </w:divBdr>
        </w:div>
        <w:div w:id="1199589433">
          <w:marLeft w:val="640"/>
          <w:marRight w:val="0"/>
          <w:marTop w:val="0"/>
          <w:marBottom w:val="0"/>
          <w:divBdr>
            <w:top w:val="none" w:sz="0" w:space="0" w:color="auto"/>
            <w:left w:val="none" w:sz="0" w:space="0" w:color="auto"/>
            <w:bottom w:val="none" w:sz="0" w:space="0" w:color="auto"/>
            <w:right w:val="none" w:sz="0" w:space="0" w:color="auto"/>
          </w:divBdr>
        </w:div>
        <w:div w:id="1199702681">
          <w:marLeft w:val="640"/>
          <w:marRight w:val="0"/>
          <w:marTop w:val="0"/>
          <w:marBottom w:val="0"/>
          <w:divBdr>
            <w:top w:val="none" w:sz="0" w:space="0" w:color="auto"/>
            <w:left w:val="none" w:sz="0" w:space="0" w:color="auto"/>
            <w:bottom w:val="none" w:sz="0" w:space="0" w:color="auto"/>
            <w:right w:val="none" w:sz="0" w:space="0" w:color="auto"/>
          </w:divBdr>
        </w:div>
        <w:div w:id="196429212">
          <w:marLeft w:val="640"/>
          <w:marRight w:val="0"/>
          <w:marTop w:val="0"/>
          <w:marBottom w:val="0"/>
          <w:divBdr>
            <w:top w:val="none" w:sz="0" w:space="0" w:color="auto"/>
            <w:left w:val="none" w:sz="0" w:space="0" w:color="auto"/>
            <w:bottom w:val="none" w:sz="0" w:space="0" w:color="auto"/>
            <w:right w:val="none" w:sz="0" w:space="0" w:color="auto"/>
          </w:divBdr>
        </w:div>
        <w:div w:id="286543167">
          <w:marLeft w:val="640"/>
          <w:marRight w:val="0"/>
          <w:marTop w:val="0"/>
          <w:marBottom w:val="0"/>
          <w:divBdr>
            <w:top w:val="none" w:sz="0" w:space="0" w:color="auto"/>
            <w:left w:val="none" w:sz="0" w:space="0" w:color="auto"/>
            <w:bottom w:val="none" w:sz="0" w:space="0" w:color="auto"/>
            <w:right w:val="none" w:sz="0" w:space="0" w:color="auto"/>
          </w:divBdr>
        </w:div>
        <w:div w:id="600382632">
          <w:marLeft w:val="640"/>
          <w:marRight w:val="0"/>
          <w:marTop w:val="0"/>
          <w:marBottom w:val="0"/>
          <w:divBdr>
            <w:top w:val="none" w:sz="0" w:space="0" w:color="auto"/>
            <w:left w:val="none" w:sz="0" w:space="0" w:color="auto"/>
            <w:bottom w:val="none" w:sz="0" w:space="0" w:color="auto"/>
            <w:right w:val="none" w:sz="0" w:space="0" w:color="auto"/>
          </w:divBdr>
        </w:div>
        <w:div w:id="49381164">
          <w:marLeft w:val="640"/>
          <w:marRight w:val="0"/>
          <w:marTop w:val="0"/>
          <w:marBottom w:val="0"/>
          <w:divBdr>
            <w:top w:val="none" w:sz="0" w:space="0" w:color="auto"/>
            <w:left w:val="none" w:sz="0" w:space="0" w:color="auto"/>
            <w:bottom w:val="none" w:sz="0" w:space="0" w:color="auto"/>
            <w:right w:val="none" w:sz="0" w:space="0" w:color="auto"/>
          </w:divBdr>
        </w:div>
        <w:div w:id="657538255">
          <w:marLeft w:val="640"/>
          <w:marRight w:val="0"/>
          <w:marTop w:val="0"/>
          <w:marBottom w:val="0"/>
          <w:divBdr>
            <w:top w:val="none" w:sz="0" w:space="0" w:color="auto"/>
            <w:left w:val="none" w:sz="0" w:space="0" w:color="auto"/>
            <w:bottom w:val="none" w:sz="0" w:space="0" w:color="auto"/>
            <w:right w:val="none" w:sz="0" w:space="0" w:color="auto"/>
          </w:divBdr>
        </w:div>
        <w:div w:id="2110540852">
          <w:marLeft w:val="640"/>
          <w:marRight w:val="0"/>
          <w:marTop w:val="0"/>
          <w:marBottom w:val="0"/>
          <w:divBdr>
            <w:top w:val="none" w:sz="0" w:space="0" w:color="auto"/>
            <w:left w:val="none" w:sz="0" w:space="0" w:color="auto"/>
            <w:bottom w:val="none" w:sz="0" w:space="0" w:color="auto"/>
            <w:right w:val="none" w:sz="0" w:space="0" w:color="auto"/>
          </w:divBdr>
        </w:div>
        <w:div w:id="842937887">
          <w:marLeft w:val="640"/>
          <w:marRight w:val="0"/>
          <w:marTop w:val="0"/>
          <w:marBottom w:val="0"/>
          <w:divBdr>
            <w:top w:val="none" w:sz="0" w:space="0" w:color="auto"/>
            <w:left w:val="none" w:sz="0" w:space="0" w:color="auto"/>
            <w:bottom w:val="none" w:sz="0" w:space="0" w:color="auto"/>
            <w:right w:val="none" w:sz="0" w:space="0" w:color="auto"/>
          </w:divBdr>
        </w:div>
        <w:div w:id="1397246073">
          <w:marLeft w:val="640"/>
          <w:marRight w:val="0"/>
          <w:marTop w:val="0"/>
          <w:marBottom w:val="0"/>
          <w:divBdr>
            <w:top w:val="none" w:sz="0" w:space="0" w:color="auto"/>
            <w:left w:val="none" w:sz="0" w:space="0" w:color="auto"/>
            <w:bottom w:val="none" w:sz="0" w:space="0" w:color="auto"/>
            <w:right w:val="none" w:sz="0" w:space="0" w:color="auto"/>
          </w:divBdr>
        </w:div>
        <w:div w:id="2068407870">
          <w:marLeft w:val="640"/>
          <w:marRight w:val="0"/>
          <w:marTop w:val="0"/>
          <w:marBottom w:val="0"/>
          <w:divBdr>
            <w:top w:val="none" w:sz="0" w:space="0" w:color="auto"/>
            <w:left w:val="none" w:sz="0" w:space="0" w:color="auto"/>
            <w:bottom w:val="none" w:sz="0" w:space="0" w:color="auto"/>
            <w:right w:val="none" w:sz="0" w:space="0" w:color="auto"/>
          </w:divBdr>
        </w:div>
        <w:div w:id="872885440">
          <w:marLeft w:val="640"/>
          <w:marRight w:val="0"/>
          <w:marTop w:val="0"/>
          <w:marBottom w:val="0"/>
          <w:divBdr>
            <w:top w:val="none" w:sz="0" w:space="0" w:color="auto"/>
            <w:left w:val="none" w:sz="0" w:space="0" w:color="auto"/>
            <w:bottom w:val="none" w:sz="0" w:space="0" w:color="auto"/>
            <w:right w:val="none" w:sz="0" w:space="0" w:color="auto"/>
          </w:divBdr>
        </w:div>
        <w:div w:id="2126852081">
          <w:marLeft w:val="640"/>
          <w:marRight w:val="0"/>
          <w:marTop w:val="0"/>
          <w:marBottom w:val="0"/>
          <w:divBdr>
            <w:top w:val="none" w:sz="0" w:space="0" w:color="auto"/>
            <w:left w:val="none" w:sz="0" w:space="0" w:color="auto"/>
            <w:bottom w:val="none" w:sz="0" w:space="0" w:color="auto"/>
            <w:right w:val="none" w:sz="0" w:space="0" w:color="auto"/>
          </w:divBdr>
        </w:div>
        <w:div w:id="1477062232">
          <w:marLeft w:val="640"/>
          <w:marRight w:val="0"/>
          <w:marTop w:val="0"/>
          <w:marBottom w:val="0"/>
          <w:divBdr>
            <w:top w:val="none" w:sz="0" w:space="0" w:color="auto"/>
            <w:left w:val="none" w:sz="0" w:space="0" w:color="auto"/>
            <w:bottom w:val="none" w:sz="0" w:space="0" w:color="auto"/>
            <w:right w:val="none" w:sz="0" w:space="0" w:color="auto"/>
          </w:divBdr>
        </w:div>
        <w:div w:id="2003459661">
          <w:marLeft w:val="640"/>
          <w:marRight w:val="0"/>
          <w:marTop w:val="0"/>
          <w:marBottom w:val="0"/>
          <w:divBdr>
            <w:top w:val="none" w:sz="0" w:space="0" w:color="auto"/>
            <w:left w:val="none" w:sz="0" w:space="0" w:color="auto"/>
            <w:bottom w:val="none" w:sz="0" w:space="0" w:color="auto"/>
            <w:right w:val="none" w:sz="0" w:space="0" w:color="auto"/>
          </w:divBdr>
        </w:div>
        <w:div w:id="1527598808">
          <w:marLeft w:val="640"/>
          <w:marRight w:val="0"/>
          <w:marTop w:val="0"/>
          <w:marBottom w:val="0"/>
          <w:divBdr>
            <w:top w:val="none" w:sz="0" w:space="0" w:color="auto"/>
            <w:left w:val="none" w:sz="0" w:space="0" w:color="auto"/>
            <w:bottom w:val="none" w:sz="0" w:space="0" w:color="auto"/>
            <w:right w:val="none" w:sz="0" w:space="0" w:color="auto"/>
          </w:divBdr>
        </w:div>
        <w:div w:id="2068916614">
          <w:marLeft w:val="640"/>
          <w:marRight w:val="0"/>
          <w:marTop w:val="0"/>
          <w:marBottom w:val="0"/>
          <w:divBdr>
            <w:top w:val="none" w:sz="0" w:space="0" w:color="auto"/>
            <w:left w:val="none" w:sz="0" w:space="0" w:color="auto"/>
            <w:bottom w:val="none" w:sz="0" w:space="0" w:color="auto"/>
            <w:right w:val="none" w:sz="0" w:space="0" w:color="auto"/>
          </w:divBdr>
        </w:div>
        <w:div w:id="1665205247">
          <w:marLeft w:val="640"/>
          <w:marRight w:val="0"/>
          <w:marTop w:val="0"/>
          <w:marBottom w:val="0"/>
          <w:divBdr>
            <w:top w:val="none" w:sz="0" w:space="0" w:color="auto"/>
            <w:left w:val="none" w:sz="0" w:space="0" w:color="auto"/>
            <w:bottom w:val="none" w:sz="0" w:space="0" w:color="auto"/>
            <w:right w:val="none" w:sz="0" w:space="0" w:color="auto"/>
          </w:divBdr>
        </w:div>
        <w:div w:id="632105258">
          <w:marLeft w:val="640"/>
          <w:marRight w:val="0"/>
          <w:marTop w:val="0"/>
          <w:marBottom w:val="0"/>
          <w:divBdr>
            <w:top w:val="none" w:sz="0" w:space="0" w:color="auto"/>
            <w:left w:val="none" w:sz="0" w:space="0" w:color="auto"/>
            <w:bottom w:val="none" w:sz="0" w:space="0" w:color="auto"/>
            <w:right w:val="none" w:sz="0" w:space="0" w:color="auto"/>
          </w:divBdr>
        </w:div>
      </w:divsChild>
    </w:div>
    <w:div w:id="468981922">
      <w:bodyDiv w:val="1"/>
      <w:marLeft w:val="0"/>
      <w:marRight w:val="0"/>
      <w:marTop w:val="0"/>
      <w:marBottom w:val="0"/>
      <w:divBdr>
        <w:top w:val="none" w:sz="0" w:space="0" w:color="auto"/>
        <w:left w:val="none" w:sz="0" w:space="0" w:color="auto"/>
        <w:bottom w:val="none" w:sz="0" w:space="0" w:color="auto"/>
        <w:right w:val="none" w:sz="0" w:space="0" w:color="auto"/>
      </w:divBdr>
    </w:div>
    <w:div w:id="468985680">
      <w:bodyDiv w:val="1"/>
      <w:marLeft w:val="0"/>
      <w:marRight w:val="0"/>
      <w:marTop w:val="0"/>
      <w:marBottom w:val="0"/>
      <w:divBdr>
        <w:top w:val="none" w:sz="0" w:space="0" w:color="auto"/>
        <w:left w:val="none" w:sz="0" w:space="0" w:color="auto"/>
        <w:bottom w:val="none" w:sz="0" w:space="0" w:color="auto"/>
        <w:right w:val="none" w:sz="0" w:space="0" w:color="auto"/>
      </w:divBdr>
      <w:divsChild>
        <w:div w:id="712735822">
          <w:marLeft w:val="640"/>
          <w:marRight w:val="0"/>
          <w:marTop w:val="0"/>
          <w:marBottom w:val="0"/>
          <w:divBdr>
            <w:top w:val="none" w:sz="0" w:space="0" w:color="auto"/>
            <w:left w:val="none" w:sz="0" w:space="0" w:color="auto"/>
            <w:bottom w:val="none" w:sz="0" w:space="0" w:color="auto"/>
            <w:right w:val="none" w:sz="0" w:space="0" w:color="auto"/>
          </w:divBdr>
        </w:div>
        <w:div w:id="1645039612">
          <w:marLeft w:val="640"/>
          <w:marRight w:val="0"/>
          <w:marTop w:val="0"/>
          <w:marBottom w:val="0"/>
          <w:divBdr>
            <w:top w:val="none" w:sz="0" w:space="0" w:color="auto"/>
            <w:left w:val="none" w:sz="0" w:space="0" w:color="auto"/>
            <w:bottom w:val="none" w:sz="0" w:space="0" w:color="auto"/>
            <w:right w:val="none" w:sz="0" w:space="0" w:color="auto"/>
          </w:divBdr>
        </w:div>
        <w:div w:id="1997028927">
          <w:marLeft w:val="640"/>
          <w:marRight w:val="0"/>
          <w:marTop w:val="0"/>
          <w:marBottom w:val="0"/>
          <w:divBdr>
            <w:top w:val="none" w:sz="0" w:space="0" w:color="auto"/>
            <w:left w:val="none" w:sz="0" w:space="0" w:color="auto"/>
            <w:bottom w:val="none" w:sz="0" w:space="0" w:color="auto"/>
            <w:right w:val="none" w:sz="0" w:space="0" w:color="auto"/>
          </w:divBdr>
        </w:div>
        <w:div w:id="687146492">
          <w:marLeft w:val="640"/>
          <w:marRight w:val="0"/>
          <w:marTop w:val="0"/>
          <w:marBottom w:val="0"/>
          <w:divBdr>
            <w:top w:val="none" w:sz="0" w:space="0" w:color="auto"/>
            <w:left w:val="none" w:sz="0" w:space="0" w:color="auto"/>
            <w:bottom w:val="none" w:sz="0" w:space="0" w:color="auto"/>
            <w:right w:val="none" w:sz="0" w:space="0" w:color="auto"/>
          </w:divBdr>
        </w:div>
        <w:div w:id="2045207136">
          <w:marLeft w:val="640"/>
          <w:marRight w:val="0"/>
          <w:marTop w:val="0"/>
          <w:marBottom w:val="0"/>
          <w:divBdr>
            <w:top w:val="none" w:sz="0" w:space="0" w:color="auto"/>
            <w:left w:val="none" w:sz="0" w:space="0" w:color="auto"/>
            <w:bottom w:val="none" w:sz="0" w:space="0" w:color="auto"/>
            <w:right w:val="none" w:sz="0" w:space="0" w:color="auto"/>
          </w:divBdr>
        </w:div>
        <w:div w:id="1220441820">
          <w:marLeft w:val="640"/>
          <w:marRight w:val="0"/>
          <w:marTop w:val="0"/>
          <w:marBottom w:val="0"/>
          <w:divBdr>
            <w:top w:val="none" w:sz="0" w:space="0" w:color="auto"/>
            <w:left w:val="none" w:sz="0" w:space="0" w:color="auto"/>
            <w:bottom w:val="none" w:sz="0" w:space="0" w:color="auto"/>
            <w:right w:val="none" w:sz="0" w:space="0" w:color="auto"/>
          </w:divBdr>
        </w:div>
        <w:div w:id="6563055">
          <w:marLeft w:val="640"/>
          <w:marRight w:val="0"/>
          <w:marTop w:val="0"/>
          <w:marBottom w:val="0"/>
          <w:divBdr>
            <w:top w:val="none" w:sz="0" w:space="0" w:color="auto"/>
            <w:left w:val="none" w:sz="0" w:space="0" w:color="auto"/>
            <w:bottom w:val="none" w:sz="0" w:space="0" w:color="auto"/>
            <w:right w:val="none" w:sz="0" w:space="0" w:color="auto"/>
          </w:divBdr>
        </w:div>
        <w:div w:id="344483530">
          <w:marLeft w:val="640"/>
          <w:marRight w:val="0"/>
          <w:marTop w:val="0"/>
          <w:marBottom w:val="0"/>
          <w:divBdr>
            <w:top w:val="none" w:sz="0" w:space="0" w:color="auto"/>
            <w:left w:val="none" w:sz="0" w:space="0" w:color="auto"/>
            <w:bottom w:val="none" w:sz="0" w:space="0" w:color="auto"/>
            <w:right w:val="none" w:sz="0" w:space="0" w:color="auto"/>
          </w:divBdr>
        </w:div>
        <w:div w:id="1731612538">
          <w:marLeft w:val="640"/>
          <w:marRight w:val="0"/>
          <w:marTop w:val="0"/>
          <w:marBottom w:val="0"/>
          <w:divBdr>
            <w:top w:val="none" w:sz="0" w:space="0" w:color="auto"/>
            <w:left w:val="none" w:sz="0" w:space="0" w:color="auto"/>
            <w:bottom w:val="none" w:sz="0" w:space="0" w:color="auto"/>
            <w:right w:val="none" w:sz="0" w:space="0" w:color="auto"/>
          </w:divBdr>
        </w:div>
        <w:div w:id="682165665">
          <w:marLeft w:val="640"/>
          <w:marRight w:val="0"/>
          <w:marTop w:val="0"/>
          <w:marBottom w:val="0"/>
          <w:divBdr>
            <w:top w:val="none" w:sz="0" w:space="0" w:color="auto"/>
            <w:left w:val="none" w:sz="0" w:space="0" w:color="auto"/>
            <w:bottom w:val="none" w:sz="0" w:space="0" w:color="auto"/>
            <w:right w:val="none" w:sz="0" w:space="0" w:color="auto"/>
          </w:divBdr>
        </w:div>
        <w:div w:id="1503080476">
          <w:marLeft w:val="640"/>
          <w:marRight w:val="0"/>
          <w:marTop w:val="0"/>
          <w:marBottom w:val="0"/>
          <w:divBdr>
            <w:top w:val="none" w:sz="0" w:space="0" w:color="auto"/>
            <w:left w:val="none" w:sz="0" w:space="0" w:color="auto"/>
            <w:bottom w:val="none" w:sz="0" w:space="0" w:color="auto"/>
            <w:right w:val="none" w:sz="0" w:space="0" w:color="auto"/>
          </w:divBdr>
        </w:div>
        <w:div w:id="1960649064">
          <w:marLeft w:val="640"/>
          <w:marRight w:val="0"/>
          <w:marTop w:val="0"/>
          <w:marBottom w:val="0"/>
          <w:divBdr>
            <w:top w:val="none" w:sz="0" w:space="0" w:color="auto"/>
            <w:left w:val="none" w:sz="0" w:space="0" w:color="auto"/>
            <w:bottom w:val="none" w:sz="0" w:space="0" w:color="auto"/>
            <w:right w:val="none" w:sz="0" w:space="0" w:color="auto"/>
          </w:divBdr>
        </w:div>
        <w:div w:id="959995792">
          <w:marLeft w:val="640"/>
          <w:marRight w:val="0"/>
          <w:marTop w:val="0"/>
          <w:marBottom w:val="0"/>
          <w:divBdr>
            <w:top w:val="none" w:sz="0" w:space="0" w:color="auto"/>
            <w:left w:val="none" w:sz="0" w:space="0" w:color="auto"/>
            <w:bottom w:val="none" w:sz="0" w:space="0" w:color="auto"/>
            <w:right w:val="none" w:sz="0" w:space="0" w:color="auto"/>
          </w:divBdr>
        </w:div>
        <w:div w:id="1506745275">
          <w:marLeft w:val="640"/>
          <w:marRight w:val="0"/>
          <w:marTop w:val="0"/>
          <w:marBottom w:val="0"/>
          <w:divBdr>
            <w:top w:val="none" w:sz="0" w:space="0" w:color="auto"/>
            <w:left w:val="none" w:sz="0" w:space="0" w:color="auto"/>
            <w:bottom w:val="none" w:sz="0" w:space="0" w:color="auto"/>
            <w:right w:val="none" w:sz="0" w:space="0" w:color="auto"/>
          </w:divBdr>
        </w:div>
        <w:div w:id="288243929">
          <w:marLeft w:val="640"/>
          <w:marRight w:val="0"/>
          <w:marTop w:val="0"/>
          <w:marBottom w:val="0"/>
          <w:divBdr>
            <w:top w:val="none" w:sz="0" w:space="0" w:color="auto"/>
            <w:left w:val="none" w:sz="0" w:space="0" w:color="auto"/>
            <w:bottom w:val="none" w:sz="0" w:space="0" w:color="auto"/>
            <w:right w:val="none" w:sz="0" w:space="0" w:color="auto"/>
          </w:divBdr>
        </w:div>
        <w:div w:id="654260207">
          <w:marLeft w:val="640"/>
          <w:marRight w:val="0"/>
          <w:marTop w:val="0"/>
          <w:marBottom w:val="0"/>
          <w:divBdr>
            <w:top w:val="none" w:sz="0" w:space="0" w:color="auto"/>
            <w:left w:val="none" w:sz="0" w:space="0" w:color="auto"/>
            <w:bottom w:val="none" w:sz="0" w:space="0" w:color="auto"/>
            <w:right w:val="none" w:sz="0" w:space="0" w:color="auto"/>
          </w:divBdr>
        </w:div>
        <w:div w:id="1050038478">
          <w:marLeft w:val="640"/>
          <w:marRight w:val="0"/>
          <w:marTop w:val="0"/>
          <w:marBottom w:val="0"/>
          <w:divBdr>
            <w:top w:val="none" w:sz="0" w:space="0" w:color="auto"/>
            <w:left w:val="none" w:sz="0" w:space="0" w:color="auto"/>
            <w:bottom w:val="none" w:sz="0" w:space="0" w:color="auto"/>
            <w:right w:val="none" w:sz="0" w:space="0" w:color="auto"/>
          </w:divBdr>
        </w:div>
        <w:div w:id="1188058610">
          <w:marLeft w:val="640"/>
          <w:marRight w:val="0"/>
          <w:marTop w:val="0"/>
          <w:marBottom w:val="0"/>
          <w:divBdr>
            <w:top w:val="none" w:sz="0" w:space="0" w:color="auto"/>
            <w:left w:val="none" w:sz="0" w:space="0" w:color="auto"/>
            <w:bottom w:val="none" w:sz="0" w:space="0" w:color="auto"/>
            <w:right w:val="none" w:sz="0" w:space="0" w:color="auto"/>
          </w:divBdr>
        </w:div>
        <w:div w:id="1124159781">
          <w:marLeft w:val="640"/>
          <w:marRight w:val="0"/>
          <w:marTop w:val="0"/>
          <w:marBottom w:val="0"/>
          <w:divBdr>
            <w:top w:val="none" w:sz="0" w:space="0" w:color="auto"/>
            <w:left w:val="none" w:sz="0" w:space="0" w:color="auto"/>
            <w:bottom w:val="none" w:sz="0" w:space="0" w:color="auto"/>
            <w:right w:val="none" w:sz="0" w:space="0" w:color="auto"/>
          </w:divBdr>
        </w:div>
        <w:div w:id="1931696687">
          <w:marLeft w:val="640"/>
          <w:marRight w:val="0"/>
          <w:marTop w:val="0"/>
          <w:marBottom w:val="0"/>
          <w:divBdr>
            <w:top w:val="none" w:sz="0" w:space="0" w:color="auto"/>
            <w:left w:val="none" w:sz="0" w:space="0" w:color="auto"/>
            <w:bottom w:val="none" w:sz="0" w:space="0" w:color="auto"/>
            <w:right w:val="none" w:sz="0" w:space="0" w:color="auto"/>
          </w:divBdr>
        </w:div>
        <w:div w:id="1934850672">
          <w:marLeft w:val="640"/>
          <w:marRight w:val="0"/>
          <w:marTop w:val="0"/>
          <w:marBottom w:val="0"/>
          <w:divBdr>
            <w:top w:val="none" w:sz="0" w:space="0" w:color="auto"/>
            <w:left w:val="none" w:sz="0" w:space="0" w:color="auto"/>
            <w:bottom w:val="none" w:sz="0" w:space="0" w:color="auto"/>
            <w:right w:val="none" w:sz="0" w:space="0" w:color="auto"/>
          </w:divBdr>
        </w:div>
        <w:div w:id="1720202246">
          <w:marLeft w:val="640"/>
          <w:marRight w:val="0"/>
          <w:marTop w:val="0"/>
          <w:marBottom w:val="0"/>
          <w:divBdr>
            <w:top w:val="none" w:sz="0" w:space="0" w:color="auto"/>
            <w:left w:val="none" w:sz="0" w:space="0" w:color="auto"/>
            <w:bottom w:val="none" w:sz="0" w:space="0" w:color="auto"/>
            <w:right w:val="none" w:sz="0" w:space="0" w:color="auto"/>
          </w:divBdr>
        </w:div>
        <w:div w:id="587160240">
          <w:marLeft w:val="640"/>
          <w:marRight w:val="0"/>
          <w:marTop w:val="0"/>
          <w:marBottom w:val="0"/>
          <w:divBdr>
            <w:top w:val="none" w:sz="0" w:space="0" w:color="auto"/>
            <w:left w:val="none" w:sz="0" w:space="0" w:color="auto"/>
            <w:bottom w:val="none" w:sz="0" w:space="0" w:color="auto"/>
            <w:right w:val="none" w:sz="0" w:space="0" w:color="auto"/>
          </w:divBdr>
        </w:div>
        <w:div w:id="281306444">
          <w:marLeft w:val="640"/>
          <w:marRight w:val="0"/>
          <w:marTop w:val="0"/>
          <w:marBottom w:val="0"/>
          <w:divBdr>
            <w:top w:val="none" w:sz="0" w:space="0" w:color="auto"/>
            <w:left w:val="none" w:sz="0" w:space="0" w:color="auto"/>
            <w:bottom w:val="none" w:sz="0" w:space="0" w:color="auto"/>
            <w:right w:val="none" w:sz="0" w:space="0" w:color="auto"/>
          </w:divBdr>
        </w:div>
        <w:div w:id="793672434">
          <w:marLeft w:val="640"/>
          <w:marRight w:val="0"/>
          <w:marTop w:val="0"/>
          <w:marBottom w:val="0"/>
          <w:divBdr>
            <w:top w:val="none" w:sz="0" w:space="0" w:color="auto"/>
            <w:left w:val="none" w:sz="0" w:space="0" w:color="auto"/>
            <w:bottom w:val="none" w:sz="0" w:space="0" w:color="auto"/>
            <w:right w:val="none" w:sz="0" w:space="0" w:color="auto"/>
          </w:divBdr>
        </w:div>
        <w:div w:id="53310730">
          <w:marLeft w:val="640"/>
          <w:marRight w:val="0"/>
          <w:marTop w:val="0"/>
          <w:marBottom w:val="0"/>
          <w:divBdr>
            <w:top w:val="none" w:sz="0" w:space="0" w:color="auto"/>
            <w:left w:val="none" w:sz="0" w:space="0" w:color="auto"/>
            <w:bottom w:val="none" w:sz="0" w:space="0" w:color="auto"/>
            <w:right w:val="none" w:sz="0" w:space="0" w:color="auto"/>
          </w:divBdr>
        </w:div>
        <w:div w:id="2006471181">
          <w:marLeft w:val="640"/>
          <w:marRight w:val="0"/>
          <w:marTop w:val="0"/>
          <w:marBottom w:val="0"/>
          <w:divBdr>
            <w:top w:val="none" w:sz="0" w:space="0" w:color="auto"/>
            <w:left w:val="none" w:sz="0" w:space="0" w:color="auto"/>
            <w:bottom w:val="none" w:sz="0" w:space="0" w:color="auto"/>
            <w:right w:val="none" w:sz="0" w:space="0" w:color="auto"/>
          </w:divBdr>
        </w:div>
        <w:div w:id="461383777">
          <w:marLeft w:val="640"/>
          <w:marRight w:val="0"/>
          <w:marTop w:val="0"/>
          <w:marBottom w:val="0"/>
          <w:divBdr>
            <w:top w:val="none" w:sz="0" w:space="0" w:color="auto"/>
            <w:left w:val="none" w:sz="0" w:space="0" w:color="auto"/>
            <w:bottom w:val="none" w:sz="0" w:space="0" w:color="auto"/>
            <w:right w:val="none" w:sz="0" w:space="0" w:color="auto"/>
          </w:divBdr>
        </w:div>
        <w:div w:id="830292534">
          <w:marLeft w:val="640"/>
          <w:marRight w:val="0"/>
          <w:marTop w:val="0"/>
          <w:marBottom w:val="0"/>
          <w:divBdr>
            <w:top w:val="none" w:sz="0" w:space="0" w:color="auto"/>
            <w:left w:val="none" w:sz="0" w:space="0" w:color="auto"/>
            <w:bottom w:val="none" w:sz="0" w:space="0" w:color="auto"/>
            <w:right w:val="none" w:sz="0" w:space="0" w:color="auto"/>
          </w:divBdr>
        </w:div>
        <w:div w:id="636421354">
          <w:marLeft w:val="640"/>
          <w:marRight w:val="0"/>
          <w:marTop w:val="0"/>
          <w:marBottom w:val="0"/>
          <w:divBdr>
            <w:top w:val="none" w:sz="0" w:space="0" w:color="auto"/>
            <w:left w:val="none" w:sz="0" w:space="0" w:color="auto"/>
            <w:bottom w:val="none" w:sz="0" w:space="0" w:color="auto"/>
            <w:right w:val="none" w:sz="0" w:space="0" w:color="auto"/>
          </w:divBdr>
        </w:div>
        <w:div w:id="1473868091">
          <w:marLeft w:val="640"/>
          <w:marRight w:val="0"/>
          <w:marTop w:val="0"/>
          <w:marBottom w:val="0"/>
          <w:divBdr>
            <w:top w:val="none" w:sz="0" w:space="0" w:color="auto"/>
            <w:left w:val="none" w:sz="0" w:space="0" w:color="auto"/>
            <w:bottom w:val="none" w:sz="0" w:space="0" w:color="auto"/>
            <w:right w:val="none" w:sz="0" w:space="0" w:color="auto"/>
          </w:divBdr>
        </w:div>
        <w:div w:id="484585702">
          <w:marLeft w:val="640"/>
          <w:marRight w:val="0"/>
          <w:marTop w:val="0"/>
          <w:marBottom w:val="0"/>
          <w:divBdr>
            <w:top w:val="none" w:sz="0" w:space="0" w:color="auto"/>
            <w:left w:val="none" w:sz="0" w:space="0" w:color="auto"/>
            <w:bottom w:val="none" w:sz="0" w:space="0" w:color="auto"/>
            <w:right w:val="none" w:sz="0" w:space="0" w:color="auto"/>
          </w:divBdr>
        </w:div>
        <w:div w:id="616329919">
          <w:marLeft w:val="640"/>
          <w:marRight w:val="0"/>
          <w:marTop w:val="0"/>
          <w:marBottom w:val="0"/>
          <w:divBdr>
            <w:top w:val="none" w:sz="0" w:space="0" w:color="auto"/>
            <w:left w:val="none" w:sz="0" w:space="0" w:color="auto"/>
            <w:bottom w:val="none" w:sz="0" w:space="0" w:color="auto"/>
            <w:right w:val="none" w:sz="0" w:space="0" w:color="auto"/>
          </w:divBdr>
        </w:div>
        <w:div w:id="544489489">
          <w:marLeft w:val="640"/>
          <w:marRight w:val="0"/>
          <w:marTop w:val="0"/>
          <w:marBottom w:val="0"/>
          <w:divBdr>
            <w:top w:val="none" w:sz="0" w:space="0" w:color="auto"/>
            <w:left w:val="none" w:sz="0" w:space="0" w:color="auto"/>
            <w:bottom w:val="none" w:sz="0" w:space="0" w:color="auto"/>
            <w:right w:val="none" w:sz="0" w:space="0" w:color="auto"/>
          </w:divBdr>
        </w:div>
        <w:div w:id="1048187978">
          <w:marLeft w:val="640"/>
          <w:marRight w:val="0"/>
          <w:marTop w:val="0"/>
          <w:marBottom w:val="0"/>
          <w:divBdr>
            <w:top w:val="none" w:sz="0" w:space="0" w:color="auto"/>
            <w:left w:val="none" w:sz="0" w:space="0" w:color="auto"/>
            <w:bottom w:val="none" w:sz="0" w:space="0" w:color="auto"/>
            <w:right w:val="none" w:sz="0" w:space="0" w:color="auto"/>
          </w:divBdr>
        </w:div>
        <w:div w:id="2079743389">
          <w:marLeft w:val="640"/>
          <w:marRight w:val="0"/>
          <w:marTop w:val="0"/>
          <w:marBottom w:val="0"/>
          <w:divBdr>
            <w:top w:val="none" w:sz="0" w:space="0" w:color="auto"/>
            <w:left w:val="none" w:sz="0" w:space="0" w:color="auto"/>
            <w:bottom w:val="none" w:sz="0" w:space="0" w:color="auto"/>
            <w:right w:val="none" w:sz="0" w:space="0" w:color="auto"/>
          </w:divBdr>
        </w:div>
        <w:div w:id="989987827">
          <w:marLeft w:val="640"/>
          <w:marRight w:val="0"/>
          <w:marTop w:val="0"/>
          <w:marBottom w:val="0"/>
          <w:divBdr>
            <w:top w:val="none" w:sz="0" w:space="0" w:color="auto"/>
            <w:left w:val="none" w:sz="0" w:space="0" w:color="auto"/>
            <w:bottom w:val="none" w:sz="0" w:space="0" w:color="auto"/>
            <w:right w:val="none" w:sz="0" w:space="0" w:color="auto"/>
          </w:divBdr>
        </w:div>
        <w:div w:id="960724356">
          <w:marLeft w:val="640"/>
          <w:marRight w:val="0"/>
          <w:marTop w:val="0"/>
          <w:marBottom w:val="0"/>
          <w:divBdr>
            <w:top w:val="none" w:sz="0" w:space="0" w:color="auto"/>
            <w:left w:val="none" w:sz="0" w:space="0" w:color="auto"/>
            <w:bottom w:val="none" w:sz="0" w:space="0" w:color="auto"/>
            <w:right w:val="none" w:sz="0" w:space="0" w:color="auto"/>
          </w:divBdr>
        </w:div>
        <w:div w:id="918252301">
          <w:marLeft w:val="640"/>
          <w:marRight w:val="0"/>
          <w:marTop w:val="0"/>
          <w:marBottom w:val="0"/>
          <w:divBdr>
            <w:top w:val="none" w:sz="0" w:space="0" w:color="auto"/>
            <w:left w:val="none" w:sz="0" w:space="0" w:color="auto"/>
            <w:bottom w:val="none" w:sz="0" w:space="0" w:color="auto"/>
            <w:right w:val="none" w:sz="0" w:space="0" w:color="auto"/>
          </w:divBdr>
        </w:div>
        <w:div w:id="490485669">
          <w:marLeft w:val="640"/>
          <w:marRight w:val="0"/>
          <w:marTop w:val="0"/>
          <w:marBottom w:val="0"/>
          <w:divBdr>
            <w:top w:val="none" w:sz="0" w:space="0" w:color="auto"/>
            <w:left w:val="none" w:sz="0" w:space="0" w:color="auto"/>
            <w:bottom w:val="none" w:sz="0" w:space="0" w:color="auto"/>
            <w:right w:val="none" w:sz="0" w:space="0" w:color="auto"/>
          </w:divBdr>
        </w:div>
        <w:div w:id="1962608646">
          <w:marLeft w:val="640"/>
          <w:marRight w:val="0"/>
          <w:marTop w:val="0"/>
          <w:marBottom w:val="0"/>
          <w:divBdr>
            <w:top w:val="none" w:sz="0" w:space="0" w:color="auto"/>
            <w:left w:val="none" w:sz="0" w:space="0" w:color="auto"/>
            <w:bottom w:val="none" w:sz="0" w:space="0" w:color="auto"/>
            <w:right w:val="none" w:sz="0" w:space="0" w:color="auto"/>
          </w:divBdr>
        </w:div>
      </w:divsChild>
    </w:div>
    <w:div w:id="473332866">
      <w:bodyDiv w:val="1"/>
      <w:marLeft w:val="0"/>
      <w:marRight w:val="0"/>
      <w:marTop w:val="0"/>
      <w:marBottom w:val="0"/>
      <w:divBdr>
        <w:top w:val="none" w:sz="0" w:space="0" w:color="auto"/>
        <w:left w:val="none" w:sz="0" w:space="0" w:color="auto"/>
        <w:bottom w:val="none" w:sz="0" w:space="0" w:color="auto"/>
        <w:right w:val="none" w:sz="0" w:space="0" w:color="auto"/>
      </w:divBdr>
      <w:divsChild>
        <w:div w:id="29959630">
          <w:marLeft w:val="640"/>
          <w:marRight w:val="0"/>
          <w:marTop w:val="0"/>
          <w:marBottom w:val="0"/>
          <w:divBdr>
            <w:top w:val="none" w:sz="0" w:space="0" w:color="auto"/>
            <w:left w:val="none" w:sz="0" w:space="0" w:color="auto"/>
            <w:bottom w:val="none" w:sz="0" w:space="0" w:color="auto"/>
            <w:right w:val="none" w:sz="0" w:space="0" w:color="auto"/>
          </w:divBdr>
        </w:div>
        <w:div w:id="35663652">
          <w:marLeft w:val="640"/>
          <w:marRight w:val="0"/>
          <w:marTop w:val="0"/>
          <w:marBottom w:val="0"/>
          <w:divBdr>
            <w:top w:val="none" w:sz="0" w:space="0" w:color="auto"/>
            <w:left w:val="none" w:sz="0" w:space="0" w:color="auto"/>
            <w:bottom w:val="none" w:sz="0" w:space="0" w:color="auto"/>
            <w:right w:val="none" w:sz="0" w:space="0" w:color="auto"/>
          </w:divBdr>
        </w:div>
        <w:div w:id="62678350">
          <w:marLeft w:val="640"/>
          <w:marRight w:val="0"/>
          <w:marTop w:val="0"/>
          <w:marBottom w:val="0"/>
          <w:divBdr>
            <w:top w:val="none" w:sz="0" w:space="0" w:color="auto"/>
            <w:left w:val="none" w:sz="0" w:space="0" w:color="auto"/>
            <w:bottom w:val="none" w:sz="0" w:space="0" w:color="auto"/>
            <w:right w:val="none" w:sz="0" w:space="0" w:color="auto"/>
          </w:divBdr>
        </w:div>
        <w:div w:id="185296703">
          <w:marLeft w:val="640"/>
          <w:marRight w:val="0"/>
          <w:marTop w:val="0"/>
          <w:marBottom w:val="0"/>
          <w:divBdr>
            <w:top w:val="none" w:sz="0" w:space="0" w:color="auto"/>
            <w:left w:val="none" w:sz="0" w:space="0" w:color="auto"/>
            <w:bottom w:val="none" w:sz="0" w:space="0" w:color="auto"/>
            <w:right w:val="none" w:sz="0" w:space="0" w:color="auto"/>
          </w:divBdr>
        </w:div>
        <w:div w:id="223024829">
          <w:marLeft w:val="640"/>
          <w:marRight w:val="0"/>
          <w:marTop w:val="0"/>
          <w:marBottom w:val="0"/>
          <w:divBdr>
            <w:top w:val="none" w:sz="0" w:space="0" w:color="auto"/>
            <w:left w:val="none" w:sz="0" w:space="0" w:color="auto"/>
            <w:bottom w:val="none" w:sz="0" w:space="0" w:color="auto"/>
            <w:right w:val="none" w:sz="0" w:space="0" w:color="auto"/>
          </w:divBdr>
        </w:div>
        <w:div w:id="308559407">
          <w:marLeft w:val="640"/>
          <w:marRight w:val="0"/>
          <w:marTop w:val="0"/>
          <w:marBottom w:val="0"/>
          <w:divBdr>
            <w:top w:val="none" w:sz="0" w:space="0" w:color="auto"/>
            <w:left w:val="none" w:sz="0" w:space="0" w:color="auto"/>
            <w:bottom w:val="none" w:sz="0" w:space="0" w:color="auto"/>
            <w:right w:val="none" w:sz="0" w:space="0" w:color="auto"/>
          </w:divBdr>
        </w:div>
        <w:div w:id="326598447">
          <w:marLeft w:val="640"/>
          <w:marRight w:val="0"/>
          <w:marTop w:val="0"/>
          <w:marBottom w:val="0"/>
          <w:divBdr>
            <w:top w:val="none" w:sz="0" w:space="0" w:color="auto"/>
            <w:left w:val="none" w:sz="0" w:space="0" w:color="auto"/>
            <w:bottom w:val="none" w:sz="0" w:space="0" w:color="auto"/>
            <w:right w:val="none" w:sz="0" w:space="0" w:color="auto"/>
          </w:divBdr>
        </w:div>
        <w:div w:id="365640696">
          <w:marLeft w:val="640"/>
          <w:marRight w:val="0"/>
          <w:marTop w:val="0"/>
          <w:marBottom w:val="0"/>
          <w:divBdr>
            <w:top w:val="none" w:sz="0" w:space="0" w:color="auto"/>
            <w:left w:val="none" w:sz="0" w:space="0" w:color="auto"/>
            <w:bottom w:val="none" w:sz="0" w:space="0" w:color="auto"/>
            <w:right w:val="none" w:sz="0" w:space="0" w:color="auto"/>
          </w:divBdr>
        </w:div>
        <w:div w:id="380713350">
          <w:marLeft w:val="640"/>
          <w:marRight w:val="0"/>
          <w:marTop w:val="0"/>
          <w:marBottom w:val="0"/>
          <w:divBdr>
            <w:top w:val="none" w:sz="0" w:space="0" w:color="auto"/>
            <w:left w:val="none" w:sz="0" w:space="0" w:color="auto"/>
            <w:bottom w:val="none" w:sz="0" w:space="0" w:color="auto"/>
            <w:right w:val="none" w:sz="0" w:space="0" w:color="auto"/>
          </w:divBdr>
        </w:div>
        <w:div w:id="400719249">
          <w:marLeft w:val="640"/>
          <w:marRight w:val="0"/>
          <w:marTop w:val="0"/>
          <w:marBottom w:val="0"/>
          <w:divBdr>
            <w:top w:val="none" w:sz="0" w:space="0" w:color="auto"/>
            <w:left w:val="none" w:sz="0" w:space="0" w:color="auto"/>
            <w:bottom w:val="none" w:sz="0" w:space="0" w:color="auto"/>
            <w:right w:val="none" w:sz="0" w:space="0" w:color="auto"/>
          </w:divBdr>
        </w:div>
        <w:div w:id="537204651">
          <w:marLeft w:val="640"/>
          <w:marRight w:val="0"/>
          <w:marTop w:val="0"/>
          <w:marBottom w:val="0"/>
          <w:divBdr>
            <w:top w:val="none" w:sz="0" w:space="0" w:color="auto"/>
            <w:left w:val="none" w:sz="0" w:space="0" w:color="auto"/>
            <w:bottom w:val="none" w:sz="0" w:space="0" w:color="auto"/>
            <w:right w:val="none" w:sz="0" w:space="0" w:color="auto"/>
          </w:divBdr>
        </w:div>
        <w:div w:id="573703949">
          <w:marLeft w:val="640"/>
          <w:marRight w:val="0"/>
          <w:marTop w:val="0"/>
          <w:marBottom w:val="0"/>
          <w:divBdr>
            <w:top w:val="none" w:sz="0" w:space="0" w:color="auto"/>
            <w:left w:val="none" w:sz="0" w:space="0" w:color="auto"/>
            <w:bottom w:val="none" w:sz="0" w:space="0" w:color="auto"/>
            <w:right w:val="none" w:sz="0" w:space="0" w:color="auto"/>
          </w:divBdr>
        </w:div>
        <w:div w:id="589898410">
          <w:marLeft w:val="640"/>
          <w:marRight w:val="0"/>
          <w:marTop w:val="0"/>
          <w:marBottom w:val="0"/>
          <w:divBdr>
            <w:top w:val="none" w:sz="0" w:space="0" w:color="auto"/>
            <w:left w:val="none" w:sz="0" w:space="0" w:color="auto"/>
            <w:bottom w:val="none" w:sz="0" w:space="0" w:color="auto"/>
            <w:right w:val="none" w:sz="0" w:space="0" w:color="auto"/>
          </w:divBdr>
        </w:div>
        <w:div w:id="648216852">
          <w:marLeft w:val="640"/>
          <w:marRight w:val="0"/>
          <w:marTop w:val="0"/>
          <w:marBottom w:val="0"/>
          <w:divBdr>
            <w:top w:val="none" w:sz="0" w:space="0" w:color="auto"/>
            <w:left w:val="none" w:sz="0" w:space="0" w:color="auto"/>
            <w:bottom w:val="none" w:sz="0" w:space="0" w:color="auto"/>
            <w:right w:val="none" w:sz="0" w:space="0" w:color="auto"/>
          </w:divBdr>
        </w:div>
        <w:div w:id="742727163">
          <w:marLeft w:val="640"/>
          <w:marRight w:val="0"/>
          <w:marTop w:val="0"/>
          <w:marBottom w:val="0"/>
          <w:divBdr>
            <w:top w:val="none" w:sz="0" w:space="0" w:color="auto"/>
            <w:left w:val="none" w:sz="0" w:space="0" w:color="auto"/>
            <w:bottom w:val="none" w:sz="0" w:space="0" w:color="auto"/>
            <w:right w:val="none" w:sz="0" w:space="0" w:color="auto"/>
          </w:divBdr>
        </w:div>
        <w:div w:id="876159565">
          <w:marLeft w:val="640"/>
          <w:marRight w:val="0"/>
          <w:marTop w:val="0"/>
          <w:marBottom w:val="0"/>
          <w:divBdr>
            <w:top w:val="none" w:sz="0" w:space="0" w:color="auto"/>
            <w:left w:val="none" w:sz="0" w:space="0" w:color="auto"/>
            <w:bottom w:val="none" w:sz="0" w:space="0" w:color="auto"/>
            <w:right w:val="none" w:sz="0" w:space="0" w:color="auto"/>
          </w:divBdr>
        </w:div>
        <w:div w:id="1029798920">
          <w:marLeft w:val="640"/>
          <w:marRight w:val="0"/>
          <w:marTop w:val="0"/>
          <w:marBottom w:val="0"/>
          <w:divBdr>
            <w:top w:val="none" w:sz="0" w:space="0" w:color="auto"/>
            <w:left w:val="none" w:sz="0" w:space="0" w:color="auto"/>
            <w:bottom w:val="none" w:sz="0" w:space="0" w:color="auto"/>
            <w:right w:val="none" w:sz="0" w:space="0" w:color="auto"/>
          </w:divBdr>
        </w:div>
        <w:div w:id="1042751590">
          <w:marLeft w:val="640"/>
          <w:marRight w:val="0"/>
          <w:marTop w:val="0"/>
          <w:marBottom w:val="0"/>
          <w:divBdr>
            <w:top w:val="none" w:sz="0" w:space="0" w:color="auto"/>
            <w:left w:val="none" w:sz="0" w:space="0" w:color="auto"/>
            <w:bottom w:val="none" w:sz="0" w:space="0" w:color="auto"/>
            <w:right w:val="none" w:sz="0" w:space="0" w:color="auto"/>
          </w:divBdr>
        </w:div>
        <w:div w:id="1099569199">
          <w:marLeft w:val="640"/>
          <w:marRight w:val="0"/>
          <w:marTop w:val="0"/>
          <w:marBottom w:val="0"/>
          <w:divBdr>
            <w:top w:val="none" w:sz="0" w:space="0" w:color="auto"/>
            <w:left w:val="none" w:sz="0" w:space="0" w:color="auto"/>
            <w:bottom w:val="none" w:sz="0" w:space="0" w:color="auto"/>
            <w:right w:val="none" w:sz="0" w:space="0" w:color="auto"/>
          </w:divBdr>
        </w:div>
        <w:div w:id="1140346972">
          <w:marLeft w:val="640"/>
          <w:marRight w:val="0"/>
          <w:marTop w:val="0"/>
          <w:marBottom w:val="0"/>
          <w:divBdr>
            <w:top w:val="none" w:sz="0" w:space="0" w:color="auto"/>
            <w:left w:val="none" w:sz="0" w:space="0" w:color="auto"/>
            <w:bottom w:val="none" w:sz="0" w:space="0" w:color="auto"/>
            <w:right w:val="none" w:sz="0" w:space="0" w:color="auto"/>
          </w:divBdr>
        </w:div>
        <w:div w:id="1186820763">
          <w:marLeft w:val="640"/>
          <w:marRight w:val="0"/>
          <w:marTop w:val="0"/>
          <w:marBottom w:val="0"/>
          <w:divBdr>
            <w:top w:val="none" w:sz="0" w:space="0" w:color="auto"/>
            <w:left w:val="none" w:sz="0" w:space="0" w:color="auto"/>
            <w:bottom w:val="none" w:sz="0" w:space="0" w:color="auto"/>
            <w:right w:val="none" w:sz="0" w:space="0" w:color="auto"/>
          </w:divBdr>
        </w:div>
        <w:div w:id="1207135424">
          <w:marLeft w:val="640"/>
          <w:marRight w:val="0"/>
          <w:marTop w:val="0"/>
          <w:marBottom w:val="0"/>
          <w:divBdr>
            <w:top w:val="none" w:sz="0" w:space="0" w:color="auto"/>
            <w:left w:val="none" w:sz="0" w:space="0" w:color="auto"/>
            <w:bottom w:val="none" w:sz="0" w:space="0" w:color="auto"/>
            <w:right w:val="none" w:sz="0" w:space="0" w:color="auto"/>
          </w:divBdr>
        </w:div>
        <w:div w:id="1227686854">
          <w:marLeft w:val="640"/>
          <w:marRight w:val="0"/>
          <w:marTop w:val="0"/>
          <w:marBottom w:val="0"/>
          <w:divBdr>
            <w:top w:val="none" w:sz="0" w:space="0" w:color="auto"/>
            <w:left w:val="none" w:sz="0" w:space="0" w:color="auto"/>
            <w:bottom w:val="none" w:sz="0" w:space="0" w:color="auto"/>
            <w:right w:val="none" w:sz="0" w:space="0" w:color="auto"/>
          </w:divBdr>
        </w:div>
        <w:div w:id="1230075085">
          <w:marLeft w:val="640"/>
          <w:marRight w:val="0"/>
          <w:marTop w:val="0"/>
          <w:marBottom w:val="0"/>
          <w:divBdr>
            <w:top w:val="none" w:sz="0" w:space="0" w:color="auto"/>
            <w:left w:val="none" w:sz="0" w:space="0" w:color="auto"/>
            <w:bottom w:val="none" w:sz="0" w:space="0" w:color="auto"/>
            <w:right w:val="none" w:sz="0" w:space="0" w:color="auto"/>
          </w:divBdr>
        </w:div>
        <w:div w:id="1295984469">
          <w:marLeft w:val="640"/>
          <w:marRight w:val="0"/>
          <w:marTop w:val="0"/>
          <w:marBottom w:val="0"/>
          <w:divBdr>
            <w:top w:val="none" w:sz="0" w:space="0" w:color="auto"/>
            <w:left w:val="none" w:sz="0" w:space="0" w:color="auto"/>
            <w:bottom w:val="none" w:sz="0" w:space="0" w:color="auto"/>
            <w:right w:val="none" w:sz="0" w:space="0" w:color="auto"/>
          </w:divBdr>
        </w:div>
        <w:div w:id="1308127651">
          <w:marLeft w:val="640"/>
          <w:marRight w:val="0"/>
          <w:marTop w:val="0"/>
          <w:marBottom w:val="0"/>
          <w:divBdr>
            <w:top w:val="none" w:sz="0" w:space="0" w:color="auto"/>
            <w:left w:val="none" w:sz="0" w:space="0" w:color="auto"/>
            <w:bottom w:val="none" w:sz="0" w:space="0" w:color="auto"/>
            <w:right w:val="none" w:sz="0" w:space="0" w:color="auto"/>
          </w:divBdr>
        </w:div>
        <w:div w:id="1308776364">
          <w:marLeft w:val="640"/>
          <w:marRight w:val="0"/>
          <w:marTop w:val="0"/>
          <w:marBottom w:val="0"/>
          <w:divBdr>
            <w:top w:val="none" w:sz="0" w:space="0" w:color="auto"/>
            <w:left w:val="none" w:sz="0" w:space="0" w:color="auto"/>
            <w:bottom w:val="none" w:sz="0" w:space="0" w:color="auto"/>
            <w:right w:val="none" w:sz="0" w:space="0" w:color="auto"/>
          </w:divBdr>
        </w:div>
        <w:div w:id="1327632966">
          <w:marLeft w:val="640"/>
          <w:marRight w:val="0"/>
          <w:marTop w:val="0"/>
          <w:marBottom w:val="0"/>
          <w:divBdr>
            <w:top w:val="none" w:sz="0" w:space="0" w:color="auto"/>
            <w:left w:val="none" w:sz="0" w:space="0" w:color="auto"/>
            <w:bottom w:val="none" w:sz="0" w:space="0" w:color="auto"/>
            <w:right w:val="none" w:sz="0" w:space="0" w:color="auto"/>
          </w:divBdr>
        </w:div>
        <w:div w:id="1330791087">
          <w:marLeft w:val="640"/>
          <w:marRight w:val="0"/>
          <w:marTop w:val="0"/>
          <w:marBottom w:val="0"/>
          <w:divBdr>
            <w:top w:val="none" w:sz="0" w:space="0" w:color="auto"/>
            <w:left w:val="none" w:sz="0" w:space="0" w:color="auto"/>
            <w:bottom w:val="none" w:sz="0" w:space="0" w:color="auto"/>
            <w:right w:val="none" w:sz="0" w:space="0" w:color="auto"/>
          </w:divBdr>
        </w:div>
        <w:div w:id="1407536558">
          <w:marLeft w:val="640"/>
          <w:marRight w:val="0"/>
          <w:marTop w:val="0"/>
          <w:marBottom w:val="0"/>
          <w:divBdr>
            <w:top w:val="none" w:sz="0" w:space="0" w:color="auto"/>
            <w:left w:val="none" w:sz="0" w:space="0" w:color="auto"/>
            <w:bottom w:val="none" w:sz="0" w:space="0" w:color="auto"/>
            <w:right w:val="none" w:sz="0" w:space="0" w:color="auto"/>
          </w:divBdr>
        </w:div>
        <w:div w:id="1436560627">
          <w:marLeft w:val="640"/>
          <w:marRight w:val="0"/>
          <w:marTop w:val="0"/>
          <w:marBottom w:val="0"/>
          <w:divBdr>
            <w:top w:val="none" w:sz="0" w:space="0" w:color="auto"/>
            <w:left w:val="none" w:sz="0" w:space="0" w:color="auto"/>
            <w:bottom w:val="none" w:sz="0" w:space="0" w:color="auto"/>
            <w:right w:val="none" w:sz="0" w:space="0" w:color="auto"/>
          </w:divBdr>
        </w:div>
        <w:div w:id="1441142992">
          <w:marLeft w:val="640"/>
          <w:marRight w:val="0"/>
          <w:marTop w:val="0"/>
          <w:marBottom w:val="0"/>
          <w:divBdr>
            <w:top w:val="none" w:sz="0" w:space="0" w:color="auto"/>
            <w:left w:val="none" w:sz="0" w:space="0" w:color="auto"/>
            <w:bottom w:val="none" w:sz="0" w:space="0" w:color="auto"/>
            <w:right w:val="none" w:sz="0" w:space="0" w:color="auto"/>
          </w:divBdr>
        </w:div>
        <w:div w:id="1477919052">
          <w:marLeft w:val="640"/>
          <w:marRight w:val="0"/>
          <w:marTop w:val="0"/>
          <w:marBottom w:val="0"/>
          <w:divBdr>
            <w:top w:val="none" w:sz="0" w:space="0" w:color="auto"/>
            <w:left w:val="none" w:sz="0" w:space="0" w:color="auto"/>
            <w:bottom w:val="none" w:sz="0" w:space="0" w:color="auto"/>
            <w:right w:val="none" w:sz="0" w:space="0" w:color="auto"/>
          </w:divBdr>
        </w:div>
        <w:div w:id="1542016251">
          <w:marLeft w:val="640"/>
          <w:marRight w:val="0"/>
          <w:marTop w:val="0"/>
          <w:marBottom w:val="0"/>
          <w:divBdr>
            <w:top w:val="none" w:sz="0" w:space="0" w:color="auto"/>
            <w:left w:val="none" w:sz="0" w:space="0" w:color="auto"/>
            <w:bottom w:val="none" w:sz="0" w:space="0" w:color="auto"/>
            <w:right w:val="none" w:sz="0" w:space="0" w:color="auto"/>
          </w:divBdr>
        </w:div>
        <w:div w:id="1639144582">
          <w:marLeft w:val="640"/>
          <w:marRight w:val="0"/>
          <w:marTop w:val="0"/>
          <w:marBottom w:val="0"/>
          <w:divBdr>
            <w:top w:val="none" w:sz="0" w:space="0" w:color="auto"/>
            <w:left w:val="none" w:sz="0" w:space="0" w:color="auto"/>
            <w:bottom w:val="none" w:sz="0" w:space="0" w:color="auto"/>
            <w:right w:val="none" w:sz="0" w:space="0" w:color="auto"/>
          </w:divBdr>
        </w:div>
        <w:div w:id="1687636767">
          <w:marLeft w:val="640"/>
          <w:marRight w:val="0"/>
          <w:marTop w:val="0"/>
          <w:marBottom w:val="0"/>
          <w:divBdr>
            <w:top w:val="none" w:sz="0" w:space="0" w:color="auto"/>
            <w:left w:val="none" w:sz="0" w:space="0" w:color="auto"/>
            <w:bottom w:val="none" w:sz="0" w:space="0" w:color="auto"/>
            <w:right w:val="none" w:sz="0" w:space="0" w:color="auto"/>
          </w:divBdr>
        </w:div>
        <w:div w:id="1782414080">
          <w:marLeft w:val="640"/>
          <w:marRight w:val="0"/>
          <w:marTop w:val="0"/>
          <w:marBottom w:val="0"/>
          <w:divBdr>
            <w:top w:val="none" w:sz="0" w:space="0" w:color="auto"/>
            <w:left w:val="none" w:sz="0" w:space="0" w:color="auto"/>
            <w:bottom w:val="none" w:sz="0" w:space="0" w:color="auto"/>
            <w:right w:val="none" w:sz="0" w:space="0" w:color="auto"/>
          </w:divBdr>
        </w:div>
        <w:div w:id="1911580034">
          <w:marLeft w:val="640"/>
          <w:marRight w:val="0"/>
          <w:marTop w:val="0"/>
          <w:marBottom w:val="0"/>
          <w:divBdr>
            <w:top w:val="none" w:sz="0" w:space="0" w:color="auto"/>
            <w:left w:val="none" w:sz="0" w:space="0" w:color="auto"/>
            <w:bottom w:val="none" w:sz="0" w:space="0" w:color="auto"/>
            <w:right w:val="none" w:sz="0" w:space="0" w:color="auto"/>
          </w:divBdr>
        </w:div>
        <w:div w:id="1914073937">
          <w:marLeft w:val="640"/>
          <w:marRight w:val="0"/>
          <w:marTop w:val="0"/>
          <w:marBottom w:val="0"/>
          <w:divBdr>
            <w:top w:val="none" w:sz="0" w:space="0" w:color="auto"/>
            <w:left w:val="none" w:sz="0" w:space="0" w:color="auto"/>
            <w:bottom w:val="none" w:sz="0" w:space="0" w:color="auto"/>
            <w:right w:val="none" w:sz="0" w:space="0" w:color="auto"/>
          </w:divBdr>
        </w:div>
        <w:div w:id="1945073638">
          <w:marLeft w:val="640"/>
          <w:marRight w:val="0"/>
          <w:marTop w:val="0"/>
          <w:marBottom w:val="0"/>
          <w:divBdr>
            <w:top w:val="none" w:sz="0" w:space="0" w:color="auto"/>
            <w:left w:val="none" w:sz="0" w:space="0" w:color="auto"/>
            <w:bottom w:val="none" w:sz="0" w:space="0" w:color="auto"/>
            <w:right w:val="none" w:sz="0" w:space="0" w:color="auto"/>
          </w:divBdr>
        </w:div>
        <w:div w:id="1997801536">
          <w:marLeft w:val="640"/>
          <w:marRight w:val="0"/>
          <w:marTop w:val="0"/>
          <w:marBottom w:val="0"/>
          <w:divBdr>
            <w:top w:val="none" w:sz="0" w:space="0" w:color="auto"/>
            <w:left w:val="none" w:sz="0" w:space="0" w:color="auto"/>
            <w:bottom w:val="none" w:sz="0" w:space="0" w:color="auto"/>
            <w:right w:val="none" w:sz="0" w:space="0" w:color="auto"/>
          </w:divBdr>
        </w:div>
        <w:div w:id="2016691337">
          <w:marLeft w:val="640"/>
          <w:marRight w:val="0"/>
          <w:marTop w:val="0"/>
          <w:marBottom w:val="0"/>
          <w:divBdr>
            <w:top w:val="none" w:sz="0" w:space="0" w:color="auto"/>
            <w:left w:val="none" w:sz="0" w:space="0" w:color="auto"/>
            <w:bottom w:val="none" w:sz="0" w:space="0" w:color="auto"/>
            <w:right w:val="none" w:sz="0" w:space="0" w:color="auto"/>
          </w:divBdr>
        </w:div>
        <w:div w:id="2084335188">
          <w:marLeft w:val="640"/>
          <w:marRight w:val="0"/>
          <w:marTop w:val="0"/>
          <w:marBottom w:val="0"/>
          <w:divBdr>
            <w:top w:val="none" w:sz="0" w:space="0" w:color="auto"/>
            <w:left w:val="none" w:sz="0" w:space="0" w:color="auto"/>
            <w:bottom w:val="none" w:sz="0" w:space="0" w:color="auto"/>
            <w:right w:val="none" w:sz="0" w:space="0" w:color="auto"/>
          </w:divBdr>
        </w:div>
      </w:divsChild>
    </w:div>
    <w:div w:id="473646345">
      <w:marLeft w:val="640"/>
      <w:marRight w:val="0"/>
      <w:marTop w:val="0"/>
      <w:marBottom w:val="0"/>
      <w:divBdr>
        <w:top w:val="none" w:sz="0" w:space="0" w:color="auto"/>
        <w:left w:val="none" w:sz="0" w:space="0" w:color="auto"/>
        <w:bottom w:val="none" w:sz="0" w:space="0" w:color="auto"/>
        <w:right w:val="none" w:sz="0" w:space="0" w:color="auto"/>
      </w:divBdr>
    </w:div>
    <w:div w:id="474029654">
      <w:bodyDiv w:val="1"/>
      <w:marLeft w:val="0"/>
      <w:marRight w:val="0"/>
      <w:marTop w:val="0"/>
      <w:marBottom w:val="0"/>
      <w:divBdr>
        <w:top w:val="none" w:sz="0" w:space="0" w:color="auto"/>
        <w:left w:val="none" w:sz="0" w:space="0" w:color="auto"/>
        <w:bottom w:val="none" w:sz="0" w:space="0" w:color="auto"/>
        <w:right w:val="none" w:sz="0" w:space="0" w:color="auto"/>
      </w:divBdr>
      <w:divsChild>
        <w:div w:id="62026437">
          <w:marLeft w:val="640"/>
          <w:marRight w:val="0"/>
          <w:marTop w:val="0"/>
          <w:marBottom w:val="0"/>
          <w:divBdr>
            <w:top w:val="none" w:sz="0" w:space="0" w:color="auto"/>
            <w:left w:val="none" w:sz="0" w:space="0" w:color="auto"/>
            <w:bottom w:val="none" w:sz="0" w:space="0" w:color="auto"/>
            <w:right w:val="none" w:sz="0" w:space="0" w:color="auto"/>
          </w:divBdr>
        </w:div>
        <w:div w:id="69544183">
          <w:marLeft w:val="640"/>
          <w:marRight w:val="0"/>
          <w:marTop w:val="0"/>
          <w:marBottom w:val="0"/>
          <w:divBdr>
            <w:top w:val="none" w:sz="0" w:space="0" w:color="auto"/>
            <w:left w:val="none" w:sz="0" w:space="0" w:color="auto"/>
            <w:bottom w:val="none" w:sz="0" w:space="0" w:color="auto"/>
            <w:right w:val="none" w:sz="0" w:space="0" w:color="auto"/>
          </w:divBdr>
        </w:div>
        <w:div w:id="369694497">
          <w:marLeft w:val="640"/>
          <w:marRight w:val="0"/>
          <w:marTop w:val="0"/>
          <w:marBottom w:val="0"/>
          <w:divBdr>
            <w:top w:val="none" w:sz="0" w:space="0" w:color="auto"/>
            <w:left w:val="none" w:sz="0" w:space="0" w:color="auto"/>
            <w:bottom w:val="none" w:sz="0" w:space="0" w:color="auto"/>
            <w:right w:val="none" w:sz="0" w:space="0" w:color="auto"/>
          </w:divBdr>
        </w:div>
        <w:div w:id="371420525">
          <w:marLeft w:val="640"/>
          <w:marRight w:val="0"/>
          <w:marTop w:val="0"/>
          <w:marBottom w:val="0"/>
          <w:divBdr>
            <w:top w:val="none" w:sz="0" w:space="0" w:color="auto"/>
            <w:left w:val="none" w:sz="0" w:space="0" w:color="auto"/>
            <w:bottom w:val="none" w:sz="0" w:space="0" w:color="auto"/>
            <w:right w:val="none" w:sz="0" w:space="0" w:color="auto"/>
          </w:divBdr>
        </w:div>
        <w:div w:id="547380413">
          <w:marLeft w:val="640"/>
          <w:marRight w:val="0"/>
          <w:marTop w:val="0"/>
          <w:marBottom w:val="0"/>
          <w:divBdr>
            <w:top w:val="none" w:sz="0" w:space="0" w:color="auto"/>
            <w:left w:val="none" w:sz="0" w:space="0" w:color="auto"/>
            <w:bottom w:val="none" w:sz="0" w:space="0" w:color="auto"/>
            <w:right w:val="none" w:sz="0" w:space="0" w:color="auto"/>
          </w:divBdr>
        </w:div>
        <w:div w:id="681661594">
          <w:marLeft w:val="640"/>
          <w:marRight w:val="0"/>
          <w:marTop w:val="0"/>
          <w:marBottom w:val="0"/>
          <w:divBdr>
            <w:top w:val="none" w:sz="0" w:space="0" w:color="auto"/>
            <w:left w:val="none" w:sz="0" w:space="0" w:color="auto"/>
            <w:bottom w:val="none" w:sz="0" w:space="0" w:color="auto"/>
            <w:right w:val="none" w:sz="0" w:space="0" w:color="auto"/>
          </w:divBdr>
        </w:div>
        <w:div w:id="758529698">
          <w:marLeft w:val="640"/>
          <w:marRight w:val="0"/>
          <w:marTop w:val="0"/>
          <w:marBottom w:val="0"/>
          <w:divBdr>
            <w:top w:val="none" w:sz="0" w:space="0" w:color="auto"/>
            <w:left w:val="none" w:sz="0" w:space="0" w:color="auto"/>
            <w:bottom w:val="none" w:sz="0" w:space="0" w:color="auto"/>
            <w:right w:val="none" w:sz="0" w:space="0" w:color="auto"/>
          </w:divBdr>
        </w:div>
        <w:div w:id="793911134">
          <w:marLeft w:val="640"/>
          <w:marRight w:val="0"/>
          <w:marTop w:val="0"/>
          <w:marBottom w:val="0"/>
          <w:divBdr>
            <w:top w:val="none" w:sz="0" w:space="0" w:color="auto"/>
            <w:left w:val="none" w:sz="0" w:space="0" w:color="auto"/>
            <w:bottom w:val="none" w:sz="0" w:space="0" w:color="auto"/>
            <w:right w:val="none" w:sz="0" w:space="0" w:color="auto"/>
          </w:divBdr>
        </w:div>
        <w:div w:id="815802352">
          <w:marLeft w:val="640"/>
          <w:marRight w:val="0"/>
          <w:marTop w:val="0"/>
          <w:marBottom w:val="0"/>
          <w:divBdr>
            <w:top w:val="none" w:sz="0" w:space="0" w:color="auto"/>
            <w:left w:val="none" w:sz="0" w:space="0" w:color="auto"/>
            <w:bottom w:val="none" w:sz="0" w:space="0" w:color="auto"/>
            <w:right w:val="none" w:sz="0" w:space="0" w:color="auto"/>
          </w:divBdr>
        </w:div>
        <w:div w:id="834422669">
          <w:marLeft w:val="640"/>
          <w:marRight w:val="0"/>
          <w:marTop w:val="0"/>
          <w:marBottom w:val="0"/>
          <w:divBdr>
            <w:top w:val="none" w:sz="0" w:space="0" w:color="auto"/>
            <w:left w:val="none" w:sz="0" w:space="0" w:color="auto"/>
            <w:bottom w:val="none" w:sz="0" w:space="0" w:color="auto"/>
            <w:right w:val="none" w:sz="0" w:space="0" w:color="auto"/>
          </w:divBdr>
        </w:div>
        <w:div w:id="881133857">
          <w:marLeft w:val="640"/>
          <w:marRight w:val="0"/>
          <w:marTop w:val="0"/>
          <w:marBottom w:val="0"/>
          <w:divBdr>
            <w:top w:val="none" w:sz="0" w:space="0" w:color="auto"/>
            <w:left w:val="none" w:sz="0" w:space="0" w:color="auto"/>
            <w:bottom w:val="none" w:sz="0" w:space="0" w:color="auto"/>
            <w:right w:val="none" w:sz="0" w:space="0" w:color="auto"/>
          </w:divBdr>
        </w:div>
        <w:div w:id="1007102831">
          <w:marLeft w:val="640"/>
          <w:marRight w:val="0"/>
          <w:marTop w:val="0"/>
          <w:marBottom w:val="0"/>
          <w:divBdr>
            <w:top w:val="none" w:sz="0" w:space="0" w:color="auto"/>
            <w:left w:val="none" w:sz="0" w:space="0" w:color="auto"/>
            <w:bottom w:val="none" w:sz="0" w:space="0" w:color="auto"/>
            <w:right w:val="none" w:sz="0" w:space="0" w:color="auto"/>
          </w:divBdr>
        </w:div>
        <w:div w:id="1166358030">
          <w:marLeft w:val="640"/>
          <w:marRight w:val="0"/>
          <w:marTop w:val="0"/>
          <w:marBottom w:val="0"/>
          <w:divBdr>
            <w:top w:val="none" w:sz="0" w:space="0" w:color="auto"/>
            <w:left w:val="none" w:sz="0" w:space="0" w:color="auto"/>
            <w:bottom w:val="none" w:sz="0" w:space="0" w:color="auto"/>
            <w:right w:val="none" w:sz="0" w:space="0" w:color="auto"/>
          </w:divBdr>
        </w:div>
        <w:div w:id="1306154690">
          <w:marLeft w:val="640"/>
          <w:marRight w:val="0"/>
          <w:marTop w:val="0"/>
          <w:marBottom w:val="0"/>
          <w:divBdr>
            <w:top w:val="none" w:sz="0" w:space="0" w:color="auto"/>
            <w:left w:val="none" w:sz="0" w:space="0" w:color="auto"/>
            <w:bottom w:val="none" w:sz="0" w:space="0" w:color="auto"/>
            <w:right w:val="none" w:sz="0" w:space="0" w:color="auto"/>
          </w:divBdr>
        </w:div>
        <w:div w:id="1428236676">
          <w:marLeft w:val="640"/>
          <w:marRight w:val="0"/>
          <w:marTop w:val="0"/>
          <w:marBottom w:val="0"/>
          <w:divBdr>
            <w:top w:val="none" w:sz="0" w:space="0" w:color="auto"/>
            <w:left w:val="none" w:sz="0" w:space="0" w:color="auto"/>
            <w:bottom w:val="none" w:sz="0" w:space="0" w:color="auto"/>
            <w:right w:val="none" w:sz="0" w:space="0" w:color="auto"/>
          </w:divBdr>
        </w:div>
        <w:div w:id="1631518862">
          <w:marLeft w:val="640"/>
          <w:marRight w:val="0"/>
          <w:marTop w:val="0"/>
          <w:marBottom w:val="0"/>
          <w:divBdr>
            <w:top w:val="none" w:sz="0" w:space="0" w:color="auto"/>
            <w:left w:val="none" w:sz="0" w:space="0" w:color="auto"/>
            <w:bottom w:val="none" w:sz="0" w:space="0" w:color="auto"/>
            <w:right w:val="none" w:sz="0" w:space="0" w:color="auto"/>
          </w:divBdr>
        </w:div>
        <w:div w:id="1664578896">
          <w:marLeft w:val="640"/>
          <w:marRight w:val="0"/>
          <w:marTop w:val="0"/>
          <w:marBottom w:val="0"/>
          <w:divBdr>
            <w:top w:val="none" w:sz="0" w:space="0" w:color="auto"/>
            <w:left w:val="none" w:sz="0" w:space="0" w:color="auto"/>
            <w:bottom w:val="none" w:sz="0" w:space="0" w:color="auto"/>
            <w:right w:val="none" w:sz="0" w:space="0" w:color="auto"/>
          </w:divBdr>
        </w:div>
        <w:div w:id="1700007751">
          <w:marLeft w:val="640"/>
          <w:marRight w:val="0"/>
          <w:marTop w:val="0"/>
          <w:marBottom w:val="0"/>
          <w:divBdr>
            <w:top w:val="none" w:sz="0" w:space="0" w:color="auto"/>
            <w:left w:val="none" w:sz="0" w:space="0" w:color="auto"/>
            <w:bottom w:val="none" w:sz="0" w:space="0" w:color="auto"/>
            <w:right w:val="none" w:sz="0" w:space="0" w:color="auto"/>
          </w:divBdr>
        </w:div>
        <w:div w:id="1702852277">
          <w:marLeft w:val="640"/>
          <w:marRight w:val="0"/>
          <w:marTop w:val="0"/>
          <w:marBottom w:val="0"/>
          <w:divBdr>
            <w:top w:val="none" w:sz="0" w:space="0" w:color="auto"/>
            <w:left w:val="none" w:sz="0" w:space="0" w:color="auto"/>
            <w:bottom w:val="none" w:sz="0" w:space="0" w:color="auto"/>
            <w:right w:val="none" w:sz="0" w:space="0" w:color="auto"/>
          </w:divBdr>
        </w:div>
        <w:div w:id="1855142947">
          <w:marLeft w:val="640"/>
          <w:marRight w:val="0"/>
          <w:marTop w:val="0"/>
          <w:marBottom w:val="0"/>
          <w:divBdr>
            <w:top w:val="none" w:sz="0" w:space="0" w:color="auto"/>
            <w:left w:val="none" w:sz="0" w:space="0" w:color="auto"/>
            <w:bottom w:val="none" w:sz="0" w:space="0" w:color="auto"/>
            <w:right w:val="none" w:sz="0" w:space="0" w:color="auto"/>
          </w:divBdr>
        </w:div>
        <w:div w:id="1966623012">
          <w:marLeft w:val="640"/>
          <w:marRight w:val="0"/>
          <w:marTop w:val="0"/>
          <w:marBottom w:val="0"/>
          <w:divBdr>
            <w:top w:val="none" w:sz="0" w:space="0" w:color="auto"/>
            <w:left w:val="none" w:sz="0" w:space="0" w:color="auto"/>
            <w:bottom w:val="none" w:sz="0" w:space="0" w:color="auto"/>
            <w:right w:val="none" w:sz="0" w:space="0" w:color="auto"/>
          </w:divBdr>
        </w:div>
        <w:div w:id="2075396279">
          <w:marLeft w:val="640"/>
          <w:marRight w:val="0"/>
          <w:marTop w:val="0"/>
          <w:marBottom w:val="0"/>
          <w:divBdr>
            <w:top w:val="none" w:sz="0" w:space="0" w:color="auto"/>
            <w:left w:val="none" w:sz="0" w:space="0" w:color="auto"/>
            <w:bottom w:val="none" w:sz="0" w:space="0" w:color="auto"/>
            <w:right w:val="none" w:sz="0" w:space="0" w:color="auto"/>
          </w:divBdr>
        </w:div>
      </w:divsChild>
    </w:div>
    <w:div w:id="475340604">
      <w:marLeft w:val="640"/>
      <w:marRight w:val="0"/>
      <w:marTop w:val="0"/>
      <w:marBottom w:val="0"/>
      <w:divBdr>
        <w:top w:val="none" w:sz="0" w:space="0" w:color="auto"/>
        <w:left w:val="none" w:sz="0" w:space="0" w:color="auto"/>
        <w:bottom w:val="none" w:sz="0" w:space="0" w:color="auto"/>
        <w:right w:val="none" w:sz="0" w:space="0" w:color="auto"/>
      </w:divBdr>
    </w:div>
    <w:div w:id="476647888">
      <w:marLeft w:val="0"/>
      <w:marRight w:val="0"/>
      <w:marTop w:val="0"/>
      <w:marBottom w:val="0"/>
      <w:divBdr>
        <w:top w:val="none" w:sz="0" w:space="0" w:color="auto"/>
        <w:left w:val="none" w:sz="0" w:space="0" w:color="auto"/>
        <w:bottom w:val="none" w:sz="0" w:space="0" w:color="auto"/>
        <w:right w:val="none" w:sz="0" w:space="0" w:color="auto"/>
      </w:divBdr>
    </w:div>
    <w:div w:id="479736425">
      <w:marLeft w:val="0"/>
      <w:marRight w:val="0"/>
      <w:marTop w:val="0"/>
      <w:marBottom w:val="0"/>
      <w:divBdr>
        <w:top w:val="none" w:sz="0" w:space="0" w:color="auto"/>
        <w:left w:val="none" w:sz="0" w:space="0" w:color="auto"/>
        <w:bottom w:val="none" w:sz="0" w:space="0" w:color="auto"/>
        <w:right w:val="none" w:sz="0" w:space="0" w:color="auto"/>
      </w:divBdr>
    </w:div>
    <w:div w:id="480198259">
      <w:marLeft w:val="0"/>
      <w:marRight w:val="0"/>
      <w:marTop w:val="0"/>
      <w:marBottom w:val="0"/>
      <w:divBdr>
        <w:top w:val="none" w:sz="0" w:space="0" w:color="auto"/>
        <w:left w:val="none" w:sz="0" w:space="0" w:color="auto"/>
        <w:bottom w:val="none" w:sz="0" w:space="0" w:color="auto"/>
        <w:right w:val="none" w:sz="0" w:space="0" w:color="auto"/>
      </w:divBdr>
    </w:div>
    <w:div w:id="480316554">
      <w:marLeft w:val="640"/>
      <w:marRight w:val="0"/>
      <w:marTop w:val="0"/>
      <w:marBottom w:val="0"/>
      <w:divBdr>
        <w:top w:val="none" w:sz="0" w:space="0" w:color="auto"/>
        <w:left w:val="none" w:sz="0" w:space="0" w:color="auto"/>
        <w:bottom w:val="none" w:sz="0" w:space="0" w:color="auto"/>
        <w:right w:val="none" w:sz="0" w:space="0" w:color="auto"/>
      </w:divBdr>
    </w:div>
    <w:div w:id="481894557">
      <w:marLeft w:val="640"/>
      <w:marRight w:val="0"/>
      <w:marTop w:val="0"/>
      <w:marBottom w:val="0"/>
      <w:divBdr>
        <w:top w:val="none" w:sz="0" w:space="0" w:color="auto"/>
        <w:left w:val="none" w:sz="0" w:space="0" w:color="auto"/>
        <w:bottom w:val="none" w:sz="0" w:space="0" w:color="auto"/>
        <w:right w:val="none" w:sz="0" w:space="0" w:color="auto"/>
      </w:divBdr>
    </w:div>
    <w:div w:id="483857334">
      <w:marLeft w:val="0"/>
      <w:marRight w:val="0"/>
      <w:marTop w:val="0"/>
      <w:marBottom w:val="0"/>
      <w:divBdr>
        <w:top w:val="none" w:sz="0" w:space="0" w:color="auto"/>
        <w:left w:val="none" w:sz="0" w:space="0" w:color="auto"/>
        <w:bottom w:val="none" w:sz="0" w:space="0" w:color="auto"/>
        <w:right w:val="none" w:sz="0" w:space="0" w:color="auto"/>
      </w:divBdr>
    </w:div>
    <w:div w:id="488399799">
      <w:marLeft w:val="640"/>
      <w:marRight w:val="0"/>
      <w:marTop w:val="0"/>
      <w:marBottom w:val="0"/>
      <w:divBdr>
        <w:top w:val="none" w:sz="0" w:space="0" w:color="auto"/>
        <w:left w:val="none" w:sz="0" w:space="0" w:color="auto"/>
        <w:bottom w:val="none" w:sz="0" w:space="0" w:color="auto"/>
        <w:right w:val="none" w:sz="0" w:space="0" w:color="auto"/>
      </w:divBdr>
    </w:div>
    <w:div w:id="491288557">
      <w:marLeft w:val="0"/>
      <w:marRight w:val="0"/>
      <w:marTop w:val="0"/>
      <w:marBottom w:val="0"/>
      <w:divBdr>
        <w:top w:val="none" w:sz="0" w:space="0" w:color="auto"/>
        <w:left w:val="none" w:sz="0" w:space="0" w:color="auto"/>
        <w:bottom w:val="none" w:sz="0" w:space="0" w:color="auto"/>
        <w:right w:val="none" w:sz="0" w:space="0" w:color="auto"/>
      </w:divBdr>
    </w:div>
    <w:div w:id="491528853">
      <w:bodyDiv w:val="1"/>
      <w:marLeft w:val="0"/>
      <w:marRight w:val="0"/>
      <w:marTop w:val="0"/>
      <w:marBottom w:val="0"/>
      <w:divBdr>
        <w:top w:val="none" w:sz="0" w:space="0" w:color="auto"/>
        <w:left w:val="none" w:sz="0" w:space="0" w:color="auto"/>
        <w:bottom w:val="none" w:sz="0" w:space="0" w:color="auto"/>
        <w:right w:val="none" w:sz="0" w:space="0" w:color="auto"/>
      </w:divBdr>
      <w:divsChild>
        <w:div w:id="1227566315">
          <w:marLeft w:val="640"/>
          <w:marRight w:val="0"/>
          <w:marTop w:val="0"/>
          <w:marBottom w:val="0"/>
          <w:divBdr>
            <w:top w:val="none" w:sz="0" w:space="0" w:color="auto"/>
            <w:left w:val="none" w:sz="0" w:space="0" w:color="auto"/>
            <w:bottom w:val="none" w:sz="0" w:space="0" w:color="auto"/>
            <w:right w:val="none" w:sz="0" w:space="0" w:color="auto"/>
          </w:divBdr>
        </w:div>
        <w:div w:id="16468951">
          <w:marLeft w:val="640"/>
          <w:marRight w:val="0"/>
          <w:marTop w:val="0"/>
          <w:marBottom w:val="0"/>
          <w:divBdr>
            <w:top w:val="none" w:sz="0" w:space="0" w:color="auto"/>
            <w:left w:val="none" w:sz="0" w:space="0" w:color="auto"/>
            <w:bottom w:val="none" w:sz="0" w:space="0" w:color="auto"/>
            <w:right w:val="none" w:sz="0" w:space="0" w:color="auto"/>
          </w:divBdr>
        </w:div>
        <w:div w:id="1519151742">
          <w:marLeft w:val="640"/>
          <w:marRight w:val="0"/>
          <w:marTop w:val="0"/>
          <w:marBottom w:val="0"/>
          <w:divBdr>
            <w:top w:val="none" w:sz="0" w:space="0" w:color="auto"/>
            <w:left w:val="none" w:sz="0" w:space="0" w:color="auto"/>
            <w:bottom w:val="none" w:sz="0" w:space="0" w:color="auto"/>
            <w:right w:val="none" w:sz="0" w:space="0" w:color="auto"/>
          </w:divBdr>
        </w:div>
        <w:div w:id="378281864">
          <w:marLeft w:val="640"/>
          <w:marRight w:val="0"/>
          <w:marTop w:val="0"/>
          <w:marBottom w:val="0"/>
          <w:divBdr>
            <w:top w:val="none" w:sz="0" w:space="0" w:color="auto"/>
            <w:left w:val="none" w:sz="0" w:space="0" w:color="auto"/>
            <w:bottom w:val="none" w:sz="0" w:space="0" w:color="auto"/>
            <w:right w:val="none" w:sz="0" w:space="0" w:color="auto"/>
          </w:divBdr>
        </w:div>
        <w:div w:id="1004820380">
          <w:marLeft w:val="640"/>
          <w:marRight w:val="0"/>
          <w:marTop w:val="0"/>
          <w:marBottom w:val="0"/>
          <w:divBdr>
            <w:top w:val="none" w:sz="0" w:space="0" w:color="auto"/>
            <w:left w:val="none" w:sz="0" w:space="0" w:color="auto"/>
            <w:bottom w:val="none" w:sz="0" w:space="0" w:color="auto"/>
            <w:right w:val="none" w:sz="0" w:space="0" w:color="auto"/>
          </w:divBdr>
        </w:div>
        <w:div w:id="1184712586">
          <w:marLeft w:val="640"/>
          <w:marRight w:val="0"/>
          <w:marTop w:val="0"/>
          <w:marBottom w:val="0"/>
          <w:divBdr>
            <w:top w:val="none" w:sz="0" w:space="0" w:color="auto"/>
            <w:left w:val="none" w:sz="0" w:space="0" w:color="auto"/>
            <w:bottom w:val="none" w:sz="0" w:space="0" w:color="auto"/>
            <w:right w:val="none" w:sz="0" w:space="0" w:color="auto"/>
          </w:divBdr>
        </w:div>
        <w:div w:id="1111515674">
          <w:marLeft w:val="640"/>
          <w:marRight w:val="0"/>
          <w:marTop w:val="0"/>
          <w:marBottom w:val="0"/>
          <w:divBdr>
            <w:top w:val="none" w:sz="0" w:space="0" w:color="auto"/>
            <w:left w:val="none" w:sz="0" w:space="0" w:color="auto"/>
            <w:bottom w:val="none" w:sz="0" w:space="0" w:color="auto"/>
            <w:right w:val="none" w:sz="0" w:space="0" w:color="auto"/>
          </w:divBdr>
        </w:div>
        <w:div w:id="1536037363">
          <w:marLeft w:val="640"/>
          <w:marRight w:val="0"/>
          <w:marTop w:val="0"/>
          <w:marBottom w:val="0"/>
          <w:divBdr>
            <w:top w:val="none" w:sz="0" w:space="0" w:color="auto"/>
            <w:left w:val="none" w:sz="0" w:space="0" w:color="auto"/>
            <w:bottom w:val="none" w:sz="0" w:space="0" w:color="auto"/>
            <w:right w:val="none" w:sz="0" w:space="0" w:color="auto"/>
          </w:divBdr>
        </w:div>
        <w:div w:id="36592879">
          <w:marLeft w:val="640"/>
          <w:marRight w:val="0"/>
          <w:marTop w:val="0"/>
          <w:marBottom w:val="0"/>
          <w:divBdr>
            <w:top w:val="none" w:sz="0" w:space="0" w:color="auto"/>
            <w:left w:val="none" w:sz="0" w:space="0" w:color="auto"/>
            <w:bottom w:val="none" w:sz="0" w:space="0" w:color="auto"/>
            <w:right w:val="none" w:sz="0" w:space="0" w:color="auto"/>
          </w:divBdr>
        </w:div>
        <w:div w:id="484669778">
          <w:marLeft w:val="640"/>
          <w:marRight w:val="0"/>
          <w:marTop w:val="0"/>
          <w:marBottom w:val="0"/>
          <w:divBdr>
            <w:top w:val="none" w:sz="0" w:space="0" w:color="auto"/>
            <w:left w:val="none" w:sz="0" w:space="0" w:color="auto"/>
            <w:bottom w:val="none" w:sz="0" w:space="0" w:color="auto"/>
            <w:right w:val="none" w:sz="0" w:space="0" w:color="auto"/>
          </w:divBdr>
        </w:div>
        <w:div w:id="301278377">
          <w:marLeft w:val="640"/>
          <w:marRight w:val="0"/>
          <w:marTop w:val="0"/>
          <w:marBottom w:val="0"/>
          <w:divBdr>
            <w:top w:val="none" w:sz="0" w:space="0" w:color="auto"/>
            <w:left w:val="none" w:sz="0" w:space="0" w:color="auto"/>
            <w:bottom w:val="none" w:sz="0" w:space="0" w:color="auto"/>
            <w:right w:val="none" w:sz="0" w:space="0" w:color="auto"/>
          </w:divBdr>
        </w:div>
        <w:div w:id="1701203031">
          <w:marLeft w:val="640"/>
          <w:marRight w:val="0"/>
          <w:marTop w:val="0"/>
          <w:marBottom w:val="0"/>
          <w:divBdr>
            <w:top w:val="none" w:sz="0" w:space="0" w:color="auto"/>
            <w:left w:val="none" w:sz="0" w:space="0" w:color="auto"/>
            <w:bottom w:val="none" w:sz="0" w:space="0" w:color="auto"/>
            <w:right w:val="none" w:sz="0" w:space="0" w:color="auto"/>
          </w:divBdr>
        </w:div>
        <w:div w:id="822508912">
          <w:marLeft w:val="640"/>
          <w:marRight w:val="0"/>
          <w:marTop w:val="0"/>
          <w:marBottom w:val="0"/>
          <w:divBdr>
            <w:top w:val="none" w:sz="0" w:space="0" w:color="auto"/>
            <w:left w:val="none" w:sz="0" w:space="0" w:color="auto"/>
            <w:bottom w:val="none" w:sz="0" w:space="0" w:color="auto"/>
            <w:right w:val="none" w:sz="0" w:space="0" w:color="auto"/>
          </w:divBdr>
        </w:div>
        <w:div w:id="1574973782">
          <w:marLeft w:val="640"/>
          <w:marRight w:val="0"/>
          <w:marTop w:val="0"/>
          <w:marBottom w:val="0"/>
          <w:divBdr>
            <w:top w:val="none" w:sz="0" w:space="0" w:color="auto"/>
            <w:left w:val="none" w:sz="0" w:space="0" w:color="auto"/>
            <w:bottom w:val="none" w:sz="0" w:space="0" w:color="auto"/>
            <w:right w:val="none" w:sz="0" w:space="0" w:color="auto"/>
          </w:divBdr>
        </w:div>
        <w:div w:id="1202478684">
          <w:marLeft w:val="640"/>
          <w:marRight w:val="0"/>
          <w:marTop w:val="0"/>
          <w:marBottom w:val="0"/>
          <w:divBdr>
            <w:top w:val="none" w:sz="0" w:space="0" w:color="auto"/>
            <w:left w:val="none" w:sz="0" w:space="0" w:color="auto"/>
            <w:bottom w:val="none" w:sz="0" w:space="0" w:color="auto"/>
            <w:right w:val="none" w:sz="0" w:space="0" w:color="auto"/>
          </w:divBdr>
        </w:div>
        <w:div w:id="2073500400">
          <w:marLeft w:val="640"/>
          <w:marRight w:val="0"/>
          <w:marTop w:val="0"/>
          <w:marBottom w:val="0"/>
          <w:divBdr>
            <w:top w:val="none" w:sz="0" w:space="0" w:color="auto"/>
            <w:left w:val="none" w:sz="0" w:space="0" w:color="auto"/>
            <w:bottom w:val="none" w:sz="0" w:space="0" w:color="auto"/>
            <w:right w:val="none" w:sz="0" w:space="0" w:color="auto"/>
          </w:divBdr>
        </w:div>
        <w:div w:id="1935505336">
          <w:marLeft w:val="640"/>
          <w:marRight w:val="0"/>
          <w:marTop w:val="0"/>
          <w:marBottom w:val="0"/>
          <w:divBdr>
            <w:top w:val="none" w:sz="0" w:space="0" w:color="auto"/>
            <w:left w:val="none" w:sz="0" w:space="0" w:color="auto"/>
            <w:bottom w:val="none" w:sz="0" w:space="0" w:color="auto"/>
            <w:right w:val="none" w:sz="0" w:space="0" w:color="auto"/>
          </w:divBdr>
        </w:div>
        <w:div w:id="1732194972">
          <w:marLeft w:val="640"/>
          <w:marRight w:val="0"/>
          <w:marTop w:val="0"/>
          <w:marBottom w:val="0"/>
          <w:divBdr>
            <w:top w:val="none" w:sz="0" w:space="0" w:color="auto"/>
            <w:left w:val="none" w:sz="0" w:space="0" w:color="auto"/>
            <w:bottom w:val="none" w:sz="0" w:space="0" w:color="auto"/>
            <w:right w:val="none" w:sz="0" w:space="0" w:color="auto"/>
          </w:divBdr>
        </w:div>
        <w:div w:id="1832327002">
          <w:marLeft w:val="640"/>
          <w:marRight w:val="0"/>
          <w:marTop w:val="0"/>
          <w:marBottom w:val="0"/>
          <w:divBdr>
            <w:top w:val="none" w:sz="0" w:space="0" w:color="auto"/>
            <w:left w:val="none" w:sz="0" w:space="0" w:color="auto"/>
            <w:bottom w:val="none" w:sz="0" w:space="0" w:color="auto"/>
            <w:right w:val="none" w:sz="0" w:space="0" w:color="auto"/>
          </w:divBdr>
        </w:div>
        <w:div w:id="1359238608">
          <w:marLeft w:val="640"/>
          <w:marRight w:val="0"/>
          <w:marTop w:val="0"/>
          <w:marBottom w:val="0"/>
          <w:divBdr>
            <w:top w:val="none" w:sz="0" w:space="0" w:color="auto"/>
            <w:left w:val="none" w:sz="0" w:space="0" w:color="auto"/>
            <w:bottom w:val="none" w:sz="0" w:space="0" w:color="auto"/>
            <w:right w:val="none" w:sz="0" w:space="0" w:color="auto"/>
          </w:divBdr>
        </w:div>
        <w:div w:id="1811439036">
          <w:marLeft w:val="640"/>
          <w:marRight w:val="0"/>
          <w:marTop w:val="0"/>
          <w:marBottom w:val="0"/>
          <w:divBdr>
            <w:top w:val="none" w:sz="0" w:space="0" w:color="auto"/>
            <w:left w:val="none" w:sz="0" w:space="0" w:color="auto"/>
            <w:bottom w:val="none" w:sz="0" w:space="0" w:color="auto"/>
            <w:right w:val="none" w:sz="0" w:space="0" w:color="auto"/>
          </w:divBdr>
        </w:div>
        <w:div w:id="564225556">
          <w:marLeft w:val="640"/>
          <w:marRight w:val="0"/>
          <w:marTop w:val="0"/>
          <w:marBottom w:val="0"/>
          <w:divBdr>
            <w:top w:val="none" w:sz="0" w:space="0" w:color="auto"/>
            <w:left w:val="none" w:sz="0" w:space="0" w:color="auto"/>
            <w:bottom w:val="none" w:sz="0" w:space="0" w:color="auto"/>
            <w:right w:val="none" w:sz="0" w:space="0" w:color="auto"/>
          </w:divBdr>
        </w:div>
        <w:div w:id="1897086008">
          <w:marLeft w:val="640"/>
          <w:marRight w:val="0"/>
          <w:marTop w:val="0"/>
          <w:marBottom w:val="0"/>
          <w:divBdr>
            <w:top w:val="none" w:sz="0" w:space="0" w:color="auto"/>
            <w:left w:val="none" w:sz="0" w:space="0" w:color="auto"/>
            <w:bottom w:val="none" w:sz="0" w:space="0" w:color="auto"/>
            <w:right w:val="none" w:sz="0" w:space="0" w:color="auto"/>
          </w:divBdr>
        </w:div>
        <w:div w:id="483590191">
          <w:marLeft w:val="640"/>
          <w:marRight w:val="0"/>
          <w:marTop w:val="0"/>
          <w:marBottom w:val="0"/>
          <w:divBdr>
            <w:top w:val="none" w:sz="0" w:space="0" w:color="auto"/>
            <w:left w:val="none" w:sz="0" w:space="0" w:color="auto"/>
            <w:bottom w:val="none" w:sz="0" w:space="0" w:color="auto"/>
            <w:right w:val="none" w:sz="0" w:space="0" w:color="auto"/>
          </w:divBdr>
        </w:div>
        <w:div w:id="791554090">
          <w:marLeft w:val="640"/>
          <w:marRight w:val="0"/>
          <w:marTop w:val="0"/>
          <w:marBottom w:val="0"/>
          <w:divBdr>
            <w:top w:val="none" w:sz="0" w:space="0" w:color="auto"/>
            <w:left w:val="none" w:sz="0" w:space="0" w:color="auto"/>
            <w:bottom w:val="none" w:sz="0" w:space="0" w:color="auto"/>
            <w:right w:val="none" w:sz="0" w:space="0" w:color="auto"/>
          </w:divBdr>
        </w:div>
        <w:div w:id="92634516">
          <w:marLeft w:val="640"/>
          <w:marRight w:val="0"/>
          <w:marTop w:val="0"/>
          <w:marBottom w:val="0"/>
          <w:divBdr>
            <w:top w:val="none" w:sz="0" w:space="0" w:color="auto"/>
            <w:left w:val="none" w:sz="0" w:space="0" w:color="auto"/>
            <w:bottom w:val="none" w:sz="0" w:space="0" w:color="auto"/>
            <w:right w:val="none" w:sz="0" w:space="0" w:color="auto"/>
          </w:divBdr>
        </w:div>
        <w:div w:id="526721958">
          <w:marLeft w:val="640"/>
          <w:marRight w:val="0"/>
          <w:marTop w:val="0"/>
          <w:marBottom w:val="0"/>
          <w:divBdr>
            <w:top w:val="none" w:sz="0" w:space="0" w:color="auto"/>
            <w:left w:val="none" w:sz="0" w:space="0" w:color="auto"/>
            <w:bottom w:val="none" w:sz="0" w:space="0" w:color="auto"/>
            <w:right w:val="none" w:sz="0" w:space="0" w:color="auto"/>
          </w:divBdr>
        </w:div>
        <w:div w:id="1131822943">
          <w:marLeft w:val="640"/>
          <w:marRight w:val="0"/>
          <w:marTop w:val="0"/>
          <w:marBottom w:val="0"/>
          <w:divBdr>
            <w:top w:val="none" w:sz="0" w:space="0" w:color="auto"/>
            <w:left w:val="none" w:sz="0" w:space="0" w:color="auto"/>
            <w:bottom w:val="none" w:sz="0" w:space="0" w:color="auto"/>
            <w:right w:val="none" w:sz="0" w:space="0" w:color="auto"/>
          </w:divBdr>
        </w:div>
        <w:div w:id="792331794">
          <w:marLeft w:val="640"/>
          <w:marRight w:val="0"/>
          <w:marTop w:val="0"/>
          <w:marBottom w:val="0"/>
          <w:divBdr>
            <w:top w:val="none" w:sz="0" w:space="0" w:color="auto"/>
            <w:left w:val="none" w:sz="0" w:space="0" w:color="auto"/>
            <w:bottom w:val="none" w:sz="0" w:space="0" w:color="auto"/>
            <w:right w:val="none" w:sz="0" w:space="0" w:color="auto"/>
          </w:divBdr>
        </w:div>
        <w:div w:id="1654722601">
          <w:marLeft w:val="640"/>
          <w:marRight w:val="0"/>
          <w:marTop w:val="0"/>
          <w:marBottom w:val="0"/>
          <w:divBdr>
            <w:top w:val="none" w:sz="0" w:space="0" w:color="auto"/>
            <w:left w:val="none" w:sz="0" w:space="0" w:color="auto"/>
            <w:bottom w:val="none" w:sz="0" w:space="0" w:color="auto"/>
            <w:right w:val="none" w:sz="0" w:space="0" w:color="auto"/>
          </w:divBdr>
        </w:div>
        <w:div w:id="1388794443">
          <w:marLeft w:val="640"/>
          <w:marRight w:val="0"/>
          <w:marTop w:val="0"/>
          <w:marBottom w:val="0"/>
          <w:divBdr>
            <w:top w:val="none" w:sz="0" w:space="0" w:color="auto"/>
            <w:left w:val="none" w:sz="0" w:space="0" w:color="auto"/>
            <w:bottom w:val="none" w:sz="0" w:space="0" w:color="auto"/>
            <w:right w:val="none" w:sz="0" w:space="0" w:color="auto"/>
          </w:divBdr>
        </w:div>
        <w:div w:id="438258109">
          <w:marLeft w:val="640"/>
          <w:marRight w:val="0"/>
          <w:marTop w:val="0"/>
          <w:marBottom w:val="0"/>
          <w:divBdr>
            <w:top w:val="none" w:sz="0" w:space="0" w:color="auto"/>
            <w:left w:val="none" w:sz="0" w:space="0" w:color="auto"/>
            <w:bottom w:val="none" w:sz="0" w:space="0" w:color="auto"/>
            <w:right w:val="none" w:sz="0" w:space="0" w:color="auto"/>
          </w:divBdr>
        </w:div>
        <w:div w:id="1973898400">
          <w:marLeft w:val="640"/>
          <w:marRight w:val="0"/>
          <w:marTop w:val="0"/>
          <w:marBottom w:val="0"/>
          <w:divBdr>
            <w:top w:val="none" w:sz="0" w:space="0" w:color="auto"/>
            <w:left w:val="none" w:sz="0" w:space="0" w:color="auto"/>
            <w:bottom w:val="none" w:sz="0" w:space="0" w:color="auto"/>
            <w:right w:val="none" w:sz="0" w:space="0" w:color="auto"/>
          </w:divBdr>
        </w:div>
        <w:div w:id="759519773">
          <w:marLeft w:val="640"/>
          <w:marRight w:val="0"/>
          <w:marTop w:val="0"/>
          <w:marBottom w:val="0"/>
          <w:divBdr>
            <w:top w:val="none" w:sz="0" w:space="0" w:color="auto"/>
            <w:left w:val="none" w:sz="0" w:space="0" w:color="auto"/>
            <w:bottom w:val="none" w:sz="0" w:space="0" w:color="auto"/>
            <w:right w:val="none" w:sz="0" w:space="0" w:color="auto"/>
          </w:divBdr>
        </w:div>
        <w:div w:id="1617712688">
          <w:marLeft w:val="640"/>
          <w:marRight w:val="0"/>
          <w:marTop w:val="0"/>
          <w:marBottom w:val="0"/>
          <w:divBdr>
            <w:top w:val="none" w:sz="0" w:space="0" w:color="auto"/>
            <w:left w:val="none" w:sz="0" w:space="0" w:color="auto"/>
            <w:bottom w:val="none" w:sz="0" w:space="0" w:color="auto"/>
            <w:right w:val="none" w:sz="0" w:space="0" w:color="auto"/>
          </w:divBdr>
        </w:div>
        <w:div w:id="1181627526">
          <w:marLeft w:val="640"/>
          <w:marRight w:val="0"/>
          <w:marTop w:val="0"/>
          <w:marBottom w:val="0"/>
          <w:divBdr>
            <w:top w:val="none" w:sz="0" w:space="0" w:color="auto"/>
            <w:left w:val="none" w:sz="0" w:space="0" w:color="auto"/>
            <w:bottom w:val="none" w:sz="0" w:space="0" w:color="auto"/>
            <w:right w:val="none" w:sz="0" w:space="0" w:color="auto"/>
          </w:divBdr>
        </w:div>
        <w:div w:id="534196604">
          <w:marLeft w:val="640"/>
          <w:marRight w:val="0"/>
          <w:marTop w:val="0"/>
          <w:marBottom w:val="0"/>
          <w:divBdr>
            <w:top w:val="none" w:sz="0" w:space="0" w:color="auto"/>
            <w:left w:val="none" w:sz="0" w:space="0" w:color="auto"/>
            <w:bottom w:val="none" w:sz="0" w:space="0" w:color="auto"/>
            <w:right w:val="none" w:sz="0" w:space="0" w:color="auto"/>
          </w:divBdr>
        </w:div>
        <w:div w:id="1123383508">
          <w:marLeft w:val="640"/>
          <w:marRight w:val="0"/>
          <w:marTop w:val="0"/>
          <w:marBottom w:val="0"/>
          <w:divBdr>
            <w:top w:val="none" w:sz="0" w:space="0" w:color="auto"/>
            <w:left w:val="none" w:sz="0" w:space="0" w:color="auto"/>
            <w:bottom w:val="none" w:sz="0" w:space="0" w:color="auto"/>
            <w:right w:val="none" w:sz="0" w:space="0" w:color="auto"/>
          </w:divBdr>
        </w:div>
        <w:div w:id="803154476">
          <w:marLeft w:val="640"/>
          <w:marRight w:val="0"/>
          <w:marTop w:val="0"/>
          <w:marBottom w:val="0"/>
          <w:divBdr>
            <w:top w:val="none" w:sz="0" w:space="0" w:color="auto"/>
            <w:left w:val="none" w:sz="0" w:space="0" w:color="auto"/>
            <w:bottom w:val="none" w:sz="0" w:space="0" w:color="auto"/>
            <w:right w:val="none" w:sz="0" w:space="0" w:color="auto"/>
          </w:divBdr>
        </w:div>
        <w:div w:id="1850826285">
          <w:marLeft w:val="640"/>
          <w:marRight w:val="0"/>
          <w:marTop w:val="0"/>
          <w:marBottom w:val="0"/>
          <w:divBdr>
            <w:top w:val="none" w:sz="0" w:space="0" w:color="auto"/>
            <w:left w:val="none" w:sz="0" w:space="0" w:color="auto"/>
            <w:bottom w:val="none" w:sz="0" w:space="0" w:color="auto"/>
            <w:right w:val="none" w:sz="0" w:space="0" w:color="auto"/>
          </w:divBdr>
        </w:div>
        <w:div w:id="751119347">
          <w:marLeft w:val="640"/>
          <w:marRight w:val="0"/>
          <w:marTop w:val="0"/>
          <w:marBottom w:val="0"/>
          <w:divBdr>
            <w:top w:val="none" w:sz="0" w:space="0" w:color="auto"/>
            <w:left w:val="none" w:sz="0" w:space="0" w:color="auto"/>
            <w:bottom w:val="none" w:sz="0" w:space="0" w:color="auto"/>
            <w:right w:val="none" w:sz="0" w:space="0" w:color="auto"/>
          </w:divBdr>
        </w:div>
        <w:div w:id="55469271">
          <w:marLeft w:val="640"/>
          <w:marRight w:val="0"/>
          <w:marTop w:val="0"/>
          <w:marBottom w:val="0"/>
          <w:divBdr>
            <w:top w:val="none" w:sz="0" w:space="0" w:color="auto"/>
            <w:left w:val="none" w:sz="0" w:space="0" w:color="auto"/>
            <w:bottom w:val="none" w:sz="0" w:space="0" w:color="auto"/>
            <w:right w:val="none" w:sz="0" w:space="0" w:color="auto"/>
          </w:divBdr>
        </w:div>
        <w:div w:id="1189221163">
          <w:marLeft w:val="640"/>
          <w:marRight w:val="0"/>
          <w:marTop w:val="0"/>
          <w:marBottom w:val="0"/>
          <w:divBdr>
            <w:top w:val="none" w:sz="0" w:space="0" w:color="auto"/>
            <w:left w:val="none" w:sz="0" w:space="0" w:color="auto"/>
            <w:bottom w:val="none" w:sz="0" w:space="0" w:color="auto"/>
            <w:right w:val="none" w:sz="0" w:space="0" w:color="auto"/>
          </w:divBdr>
        </w:div>
        <w:div w:id="1555316247">
          <w:marLeft w:val="640"/>
          <w:marRight w:val="0"/>
          <w:marTop w:val="0"/>
          <w:marBottom w:val="0"/>
          <w:divBdr>
            <w:top w:val="none" w:sz="0" w:space="0" w:color="auto"/>
            <w:left w:val="none" w:sz="0" w:space="0" w:color="auto"/>
            <w:bottom w:val="none" w:sz="0" w:space="0" w:color="auto"/>
            <w:right w:val="none" w:sz="0" w:space="0" w:color="auto"/>
          </w:divBdr>
        </w:div>
        <w:div w:id="1215312472">
          <w:marLeft w:val="640"/>
          <w:marRight w:val="0"/>
          <w:marTop w:val="0"/>
          <w:marBottom w:val="0"/>
          <w:divBdr>
            <w:top w:val="none" w:sz="0" w:space="0" w:color="auto"/>
            <w:left w:val="none" w:sz="0" w:space="0" w:color="auto"/>
            <w:bottom w:val="none" w:sz="0" w:space="0" w:color="auto"/>
            <w:right w:val="none" w:sz="0" w:space="0" w:color="auto"/>
          </w:divBdr>
        </w:div>
        <w:div w:id="428162240">
          <w:marLeft w:val="640"/>
          <w:marRight w:val="0"/>
          <w:marTop w:val="0"/>
          <w:marBottom w:val="0"/>
          <w:divBdr>
            <w:top w:val="none" w:sz="0" w:space="0" w:color="auto"/>
            <w:left w:val="none" w:sz="0" w:space="0" w:color="auto"/>
            <w:bottom w:val="none" w:sz="0" w:space="0" w:color="auto"/>
            <w:right w:val="none" w:sz="0" w:space="0" w:color="auto"/>
          </w:divBdr>
        </w:div>
      </w:divsChild>
    </w:div>
    <w:div w:id="495808087">
      <w:marLeft w:val="640"/>
      <w:marRight w:val="0"/>
      <w:marTop w:val="0"/>
      <w:marBottom w:val="0"/>
      <w:divBdr>
        <w:top w:val="none" w:sz="0" w:space="0" w:color="auto"/>
        <w:left w:val="none" w:sz="0" w:space="0" w:color="auto"/>
        <w:bottom w:val="none" w:sz="0" w:space="0" w:color="auto"/>
        <w:right w:val="none" w:sz="0" w:space="0" w:color="auto"/>
      </w:divBdr>
    </w:div>
    <w:div w:id="496069033">
      <w:marLeft w:val="0"/>
      <w:marRight w:val="0"/>
      <w:marTop w:val="0"/>
      <w:marBottom w:val="0"/>
      <w:divBdr>
        <w:top w:val="none" w:sz="0" w:space="0" w:color="auto"/>
        <w:left w:val="none" w:sz="0" w:space="0" w:color="auto"/>
        <w:bottom w:val="none" w:sz="0" w:space="0" w:color="auto"/>
        <w:right w:val="none" w:sz="0" w:space="0" w:color="auto"/>
      </w:divBdr>
    </w:div>
    <w:div w:id="497160109">
      <w:marLeft w:val="640"/>
      <w:marRight w:val="0"/>
      <w:marTop w:val="0"/>
      <w:marBottom w:val="0"/>
      <w:divBdr>
        <w:top w:val="none" w:sz="0" w:space="0" w:color="auto"/>
        <w:left w:val="none" w:sz="0" w:space="0" w:color="auto"/>
        <w:bottom w:val="none" w:sz="0" w:space="0" w:color="auto"/>
        <w:right w:val="none" w:sz="0" w:space="0" w:color="auto"/>
      </w:divBdr>
    </w:div>
    <w:div w:id="497502130">
      <w:marLeft w:val="640"/>
      <w:marRight w:val="0"/>
      <w:marTop w:val="0"/>
      <w:marBottom w:val="0"/>
      <w:divBdr>
        <w:top w:val="none" w:sz="0" w:space="0" w:color="auto"/>
        <w:left w:val="none" w:sz="0" w:space="0" w:color="auto"/>
        <w:bottom w:val="none" w:sz="0" w:space="0" w:color="auto"/>
        <w:right w:val="none" w:sz="0" w:space="0" w:color="auto"/>
      </w:divBdr>
    </w:div>
    <w:div w:id="498161225">
      <w:marLeft w:val="640"/>
      <w:marRight w:val="0"/>
      <w:marTop w:val="0"/>
      <w:marBottom w:val="0"/>
      <w:divBdr>
        <w:top w:val="none" w:sz="0" w:space="0" w:color="auto"/>
        <w:left w:val="none" w:sz="0" w:space="0" w:color="auto"/>
        <w:bottom w:val="none" w:sz="0" w:space="0" w:color="auto"/>
        <w:right w:val="none" w:sz="0" w:space="0" w:color="auto"/>
      </w:divBdr>
    </w:div>
    <w:div w:id="506210978">
      <w:marLeft w:val="640"/>
      <w:marRight w:val="0"/>
      <w:marTop w:val="0"/>
      <w:marBottom w:val="0"/>
      <w:divBdr>
        <w:top w:val="none" w:sz="0" w:space="0" w:color="auto"/>
        <w:left w:val="none" w:sz="0" w:space="0" w:color="auto"/>
        <w:bottom w:val="none" w:sz="0" w:space="0" w:color="auto"/>
        <w:right w:val="none" w:sz="0" w:space="0" w:color="auto"/>
      </w:divBdr>
    </w:div>
    <w:div w:id="506336089">
      <w:marLeft w:val="640"/>
      <w:marRight w:val="0"/>
      <w:marTop w:val="0"/>
      <w:marBottom w:val="0"/>
      <w:divBdr>
        <w:top w:val="none" w:sz="0" w:space="0" w:color="auto"/>
        <w:left w:val="none" w:sz="0" w:space="0" w:color="auto"/>
        <w:bottom w:val="none" w:sz="0" w:space="0" w:color="auto"/>
        <w:right w:val="none" w:sz="0" w:space="0" w:color="auto"/>
      </w:divBdr>
    </w:div>
    <w:div w:id="506751374">
      <w:marLeft w:val="640"/>
      <w:marRight w:val="0"/>
      <w:marTop w:val="0"/>
      <w:marBottom w:val="0"/>
      <w:divBdr>
        <w:top w:val="none" w:sz="0" w:space="0" w:color="auto"/>
        <w:left w:val="none" w:sz="0" w:space="0" w:color="auto"/>
        <w:bottom w:val="none" w:sz="0" w:space="0" w:color="auto"/>
        <w:right w:val="none" w:sz="0" w:space="0" w:color="auto"/>
      </w:divBdr>
    </w:div>
    <w:div w:id="507252450">
      <w:marLeft w:val="0"/>
      <w:marRight w:val="0"/>
      <w:marTop w:val="0"/>
      <w:marBottom w:val="0"/>
      <w:divBdr>
        <w:top w:val="none" w:sz="0" w:space="0" w:color="auto"/>
        <w:left w:val="none" w:sz="0" w:space="0" w:color="auto"/>
        <w:bottom w:val="none" w:sz="0" w:space="0" w:color="auto"/>
        <w:right w:val="none" w:sz="0" w:space="0" w:color="auto"/>
      </w:divBdr>
    </w:div>
    <w:div w:id="507601129">
      <w:marLeft w:val="0"/>
      <w:marRight w:val="0"/>
      <w:marTop w:val="0"/>
      <w:marBottom w:val="0"/>
      <w:divBdr>
        <w:top w:val="none" w:sz="0" w:space="0" w:color="auto"/>
        <w:left w:val="none" w:sz="0" w:space="0" w:color="auto"/>
        <w:bottom w:val="none" w:sz="0" w:space="0" w:color="auto"/>
        <w:right w:val="none" w:sz="0" w:space="0" w:color="auto"/>
      </w:divBdr>
    </w:div>
    <w:div w:id="511840666">
      <w:marLeft w:val="640"/>
      <w:marRight w:val="0"/>
      <w:marTop w:val="0"/>
      <w:marBottom w:val="0"/>
      <w:divBdr>
        <w:top w:val="none" w:sz="0" w:space="0" w:color="auto"/>
        <w:left w:val="none" w:sz="0" w:space="0" w:color="auto"/>
        <w:bottom w:val="none" w:sz="0" w:space="0" w:color="auto"/>
        <w:right w:val="none" w:sz="0" w:space="0" w:color="auto"/>
      </w:divBdr>
    </w:div>
    <w:div w:id="512770870">
      <w:marLeft w:val="640"/>
      <w:marRight w:val="0"/>
      <w:marTop w:val="0"/>
      <w:marBottom w:val="0"/>
      <w:divBdr>
        <w:top w:val="none" w:sz="0" w:space="0" w:color="auto"/>
        <w:left w:val="none" w:sz="0" w:space="0" w:color="auto"/>
        <w:bottom w:val="none" w:sz="0" w:space="0" w:color="auto"/>
        <w:right w:val="none" w:sz="0" w:space="0" w:color="auto"/>
      </w:divBdr>
    </w:div>
    <w:div w:id="513762971">
      <w:bodyDiv w:val="1"/>
      <w:marLeft w:val="0"/>
      <w:marRight w:val="0"/>
      <w:marTop w:val="0"/>
      <w:marBottom w:val="0"/>
      <w:divBdr>
        <w:top w:val="none" w:sz="0" w:space="0" w:color="auto"/>
        <w:left w:val="none" w:sz="0" w:space="0" w:color="auto"/>
        <w:bottom w:val="none" w:sz="0" w:space="0" w:color="auto"/>
        <w:right w:val="none" w:sz="0" w:space="0" w:color="auto"/>
      </w:divBdr>
      <w:divsChild>
        <w:div w:id="39938144">
          <w:marLeft w:val="640"/>
          <w:marRight w:val="0"/>
          <w:marTop w:val="0"/>
          <w:marBottom w:val="0"/>
          <w:divBdr>
            <w:top w:val="none" w:sz="0" w:space="0" w:color="auto"/>
            <w:left w:val="none" w:sz="0" w:space="0" w:color="auto"/>
            <w:bottom w:val="none" w:sz="0" w:space="0" w:color="auto"/>
            <w:right w:val="none" w:sz="0" w:space="0" w:color="auto"/>
          </w:divBdr>
        </w:div>
        <w:div w:id="143861869">
          <w:marLeft w:val="640"/>
          <w:marRight w:val="0"/>
          <w:marTop w:val="0"/>
          <w:marBottom w:val="0"/>
          <w:divBdr>
            <w:top w:val="none" w:sz="0" w:space="0" w:color="auto"/>
            <w:left w:val="none" w:sz="0" w:space="0" w:color="auto"/>
            <w:bottom w:val="none" w:sz="0" w:space="0" w:color="auto"/>
            <w:right w:val="none" w:sz="0" w:space="0" w:color="auto"/>
          </w:divBdr>
        </w:div>
        <w:div w:id="173110490">
          <w:marLeft w:val="640"/>
          <w:marRight w:val="0"/>
          <w:marTop w:val="0"/>
          <w:marBottom w:val="0"/>
          <w:divBdr>
            <w:top w:val="none" w:sz="0" w:space="0" w:color="auto"/>
            <w:left w:val="none" w:sz="0" w:space="0" w:color="auto"/>
            <w:bottom w:val="none" w:sz="0" w:space="0" w:color="auto"/>
            <w:right w:val="none" w:sz="0" w:space="0" w:color="auto"/>
          </w:divBdr>
        </w:div>
        <w:div w:id="251090460">
          <w:marLeft w:val="640"/>
          <w:marRight w:val="0"/>
          <w:marTop w:val="0"/>
          <w:marBottom w:val="0"/>
          <w:divBdr>
            <w:top w:val="none" w:sz="0" w:space="0" w:color="auto"/>
            <w:left w:val="none" w:sz="0" w:space="0" w:color="auto"/>
            <w:bottom w:val="none" w:sz="0" w:space="0" w:color="auto"/>
            <w:right w:val="none" w:sz="0" w:space="0" w:color="auto"/>
          </w:divBdr>
        </w:div>
        <w:div w:id="300814166">
          <w:marLeft w:val="640"/>
          <w:marRight w:val="0"/>
          <w:marTop w:val="0"/>
          <w:marBottom w:val="0"/>
          <w:divBdr>
            <w:top w:val="none" w:sz="0" w:space="0" w:color="auto"/>
            <w:left w:val="none" w:sz="0" w:space="0" w:color="auto"/>
            <w:bottom w:val="none" w:sz="0" w:space="0" w:color="auto"/>
            <w:right w:val="none" w:sz="0" w:space="0" w:color="auto"/>
          </w:divBdr>
        </w:div>
        <w:div w:id="313796642">
          <w:marLeft w:val="640"/>
          <w:marRight w:val="0"/>
          <w:marTop w:val="0"/>
          <w:marBottom w:val="0"/>
          <w:divBdr>
            <w:top w:val="none" w:sz="0" w:space="0" w:color="auto"/>
            <w:left w:val="none" w:sz="0" w:space="0" w:color="auto"/>
            <w:bottom w:val="none" w:sz="0" w:space="0" w:color="auto"/>
            <w:right w:val="none" w:sz="0" w:space="0" w:color="auto"/>
          </w:divBdr>
        </w:div>
        <w:div w:id="378744921">
          <w:marLeft w:val="640"/>
          <w:marRight w:val="0"/>
          <w:marTop w:val="0"/>
          <w:marBottom w:val="0"/>
          <w:divBdr>
            <w:top w:val="none" w:sz="0" w:space="0" w:color="auto"/>
            <w:left w:val="none" w:sz="0" w:space="0" w:color="auto"/>
            <w:bottom w:val="none" w:sz="0" w:space="0" w:color="auto"/>
            <w:right w:val="none" w:sz="0" w:space="0" w:color="auto"/>
          </w:divBdr>
        </w:div>
        <w:div w:id="399862301">
          <w:marLeft w:val="640"/>
          <w:marRight w:val="0"/>
          <w:marTop w:val="0"/>
          <w:marBottom w:val="0"/>
          <w:divBdr>
            <w:top w:val="none" w:sz="0" w:space="0" w:color="auto"/>
            <w:left w:val="none" w:sz="0" w:space="0" w:color="auto"/>
            <w:bottom w:val="none" w:sz="0" w:space="0" w:color="auto"/>
            <w:right w:val="none" w:sz="0" w:space="0" w:color="auto"/>
          </w:divBdr>
        </w:div>
        <w:div w:id="409277427">
          <w:marLeft w:val="640"/>
          <w:marRight w:val="0"/>
          <w:marTop w:val="0"/>
          <w:marBottom w:val="0"/>
          <w:divBdr>
            <w:top w:val="none" w:sz="0" w:space="0" w:color="auto"/>
            <w:left w:val="none" w:sz="0" w:space="0" w:color="auto"/>
            <w:bottom w:val="none" w:sz="0" w:space="0" w:color="auto"/>
            <w:right w:val="none" w:sz="0" w:space="0" w:color="auto"/>
          </w:divBdr>
        </w:div>
        <w:div w:id="634986579">
          <w:marLeft w:val="640"/>
          <w:marRight w:val="0"/>
          <w:marTop w:val="0"/>
          <w:marBottom w:val="0"/>
          <w:divBdr>
            <w:top w:val="none" w:sz="0" w:space="0" w:color="auto"/>
            <w:left w:val="none" w:sz="0" w:space="0" w:color="auto"/>
            <w:bottom w:val="none" w:sz="0" w:space="0" w:color="auto"/>
            <w:right w:val="none" w:sz="0" w:space="0" w:color="auto"/>
          </w:divBdr>
        </w:div>
        <w:div w:id="674694345">
          <w:marLeft w:val="640"/>
          <w:marRight w:val="0"/>
          <w:marTop w:val="0"/>
          <w:marBottom w:val="0"/>
          <w:divBdr>
            <w:top w:val="none" w:sz="0" w:space="0" w:color="auto"/>
            <w:left w:val="none" w:sz="0" w:space="0" w:color="auto"/>
            <w:bottom w:val="none" w:sz="0" w:space="0" w:color="auto"/>
            <w:right w:val="none" w:sz="0" w:space="0" w:color="auto"/>
          </w:divBdr>
        </w:div>
        <w:div w:id="716470407">
          <w:marLeft w:val="640"/>
          <w:marRight w:val="0"/>
          <w:marTop w:val="0"/>
          <w:marBottom w:val="0"/>
          <w:divBdr>
            <w:top w:val="none" w:sz="0" w:space="0" w:color="auto"/>
            <w:left w:val="none" w:sz="0" w:space="0" w:color="auto"/>
            <w:bottom w:val="none" w:sz="0" w:space="0" w:color="auto"/>
            <w:right w:val="none" w:sz="0" w:space="0" w:color="auto"/>
          </w:divBdr>
        </w:div>
        <w:div w:id="726496637">
          <w:marLeft w:val="640"/>
          <w:marRight w:val="0"/>
          <w:marTop w:val="0"/>
          <w:marBottom w:val="0"/>
          <w:divBdr>
            <w:top w:val="none" w:sz="0" w:space="0" w:color="auto"/>
            <w:left w:val="none" w:sz="0" w:space="0" w:color="auto"/>
            <w:bottom w:val="none" w:sz="0" w:space="0" w:color="auto"/>
            <w:right w:val="none" w:sz="0" w:space="0" w:color="auto"/>
          </w:divBdr>
        </w:div>
        <w:div w:id="726536234">
          <w:marLeft w:val="640"/>
          <w:marRight w:val="0"/>
          <w:marTop w:val="0"/>
          <w:marBottom w:val="0"/>
          <w:divBdr>
            <w:top w:val="none" w:sz="0" w:space="0" w:color="auto"/>
            <w:left w:val="none" w:sz="0" w:space="0" w:color="auto"/>
            <w:bottom w:val="none" w:sz="0" w:space="0" w:color="auto"/>
            <w:right w:val="none" w:sz="0" w:space="0" w:color="auto"/>
          </w:divBdr>
        </w:div>
        <w:div w:id="766117655">
          <w:marLeft w:val="640"/>
          <w:marRight w:val="0"/>
          <w:marTop w:val="0"/>
          <w:marBottom w:val="0"/>
          <w:divBdr>
            <w:top w:val="none" w:sz="0" w:space="0" w:color="auto"/>
            <w:left w:val="none" w:sz="0" w:space="0" w:color="auto"/>
            <w:bottom w:val="none" w:sz="0" w:space="0" w:color="auto"/>
            <w:right w:val="none" w:sz="0" w:space="0" w:color="auto"/>
          </w:divBdr>
        </w:div>
        <w:div w:id="786124317">
          <w:marLeft w:val="640"/>
          <w:marRight w:val="0"/>
          <w:marTop w:val="0"/>
          <w:marBottom w:val="0"/>
          <w:divBdr>
            <w:top w:val="none" w:sz="0" w:space="0" w:color="auto"/>
            <w:left w:val="none" w:sz="0" w:space="0" w:color="auto"/>
            <w:bottom w:val="none" w:sz="0" w:space="0" w:color="auto"/>
            <w:right w:val="none" w:sz="0" w:space="0" w:color="auto"/>
          </w:divBdr>
        </w:div>
        <w:div w:id="789710753">
          <w:marLeft w:val="640"/>
          <w:marRight w:val="0"/>
          <w:marTop w:val="0"/>
          <w:marBottom w:val="0"/>
          <w:divBdr>
            <w:top w:val="none" w:sz="0" w:space="0" w:color="auto"/>
            <w:left w:val="none" w:sz="0" w:space="0" w:color="auto"/>
            <w:bottom w:val="none" w:sz="0" w:space="0" w:color="auto"/>
            <w:right w:val="none" w:sz="0" w:space="0" w:color="auto"/>
          </w:divBdr>
        </w:div>
        <w:div w:id="824054705">
          <w:marLeft w:val="640"/>
          <w:marRight w:val="0"/>
          <w:marTop w:val="0"/>
          <w:marBottom w:val="0"/>
          <w:divBdr>
            <w:top w:val="none" w:sz="0" w:space="0" w:color="auto"/>
            <w:left w:val="none" w:sz="0" w:space="0" w:color="auto"/>
            <w:bottom w:val="none" w:sz="0" w:space="0" w:color="auto"/>
            <w:right w:val="none" w:sz="0" w:space="0" w:color="auto"/>
          </w:divBdr>
        </w:div>
        <w:div w:id="883757025">
          <w:marLeft w:val="640"/>
          <w:marRight w:val="0"/>
          <w:marTop w:val="0"/>
          <w:marBottom w:val="0"/>
          <w:divBdr>
            <w:top w:val="none" w:sz="0" w:space="0" w:color="auto"/>
            <w:left w:val="none" w:sz="0" w:space="0" w:color="auto"/>
            <w:bottom w:val="none" w:sz="0" w:space="0" w:color="auto"/>
            <w:right w:val="none" w:sz="0" w:space="0" w:color="auto"/>
          </w:divBdr>
        </w:div>
        <w:div w:id="960500594">
          <w:marLeft w:val="640"/>
          <w:marRight w:val="0"/>
          <w:marTop w:val="0"/>
          <w:marBottom w:val="0"/>
          <w:divBdr>
            <w:top w:val="none" w:sz="0" w:space="0" w:color="auto"/>
            <w:left w:val="none" w:sz="0" w:space="0" w:color="auto"/>
            <w:bottom w:val="none" w:sz="0" w:space="0" w:color="auto"/>
            <w:right w:val="none" w:sz="0" w:space="0" w:color="auto"/>
          </w:divBdr>
        </w:div>
        <w:div w:id="962273844">
          <w:marLeft w:val="640"/>
          <w:marRight w:val="0"/>
          <w:marTop w:val="0"/>
          <w:marBottom w:val="0"/>
          <w:divBdr>
            <w:top w:val="none" w:sz="0" w:space="0" w:color="auto"/>
            <w:left w:val="none" w:sz="0" w:space="0" w:color="auto"/>
            <w:bottom w:val="none" w:sz="0" w:space="0" w:color="auto"/>
            <w:right w:val="none" w:sz="0" w:space="0" w:color="auto"/>
          </w:divBdr>
        </w:div>
        <w:div w:id="1012220907">
          <w:marLeft w:val="640"/>
          <w:marRight w:val="0"/>
          <w:marTop w:val="0"/>
          <w:marBottom w:val="0"/>
          <w:divBdr>
            <w:top w:val="none" w:sz="0" w:space="0" w:color="auto"/>
            <w:left w:val="none" w:sz="0" w:space="0" w:color="auto"/>
            <w:bottom w:val="none" w:sz="0" w:space="0" w:color="auto"/>
            <w:right w:val="none" w:sz="0" w:space="0" w:color="auto"/>
          </w:divBdr>
        </w:div>
        <w:div w:id="1018049086">
          <w:marLeft w:val="640"/>
          <w:marRight w:val="0"/>
          <w:marTop w:val="0"/>
          <w:marBottom w:val="0"/>
          <w:divBdr>
            <w:top w:val="none" w:sz="0" w:space="0" w:color="auto"/>
            <w:left w:val="none" w:sz="0" w:space="0" w:color="auto"/>
            <w:bottom w:val="none" w:sz="0" w:space="0" w:color="auto"/>
            <w:right w:val="none" w:sz="0" w:space="0" w:color="auto"/>
          </w:divBdr>
        </w:div>
        <w:div w:id="1023096742">
          <w:marLeft w:val="640"/>
          <w:marRight w:val="0"/>
          <w:marTop w:val="0"/>
          <w:marBottom w:val="0"/>
          <w:divBdr>
            <w:top w:val="none" w:sz="0" w:space="0" w:color="auto"/>
            <w:left w:val="none" w:sz="0" w:space="0" w:color="auto"/>
            <w:bottom w:val="none" w:sz="0" w:space="0" w:color="auto"/>
            <w:right w:val="none" w:sz="0" w:space="0" w:color="auto"/>
          </w:divBdr>
        </w:div>
        <w:div w:id="1033115593">
          <w:marLeft w:val="640"/>
          <w:marRight w:val="0"/>
          <w:marTop w:val="0"/>
          <w:marBottom w:val="0"/>
          <w:divBdr>
            <w:top w:val="none" w:sz="0" w:space="0" w:color="auto"/>
            <w:left w:val="none" w:sz="0" w:space="0" w:color="auto"/>
            <w:bottom w:val="none" w:sz="0" w:space="0" w:color="auto"/>
            <w:right w:val="none" w:sz="0" w:space="0" w:color="auto"/>
          </w:divBdr>
        </w:div>
        <w:div w:id="1092240541">
          <w:marLeft w:val="640"/>
          <w:marRight w:val="0"/>
          <w:marTop w:val="0"/>
          <w:marBottom w:val="0"/>
          <w:divBdr>
            <w:top w:val="none" w:sz="0" w:space="0" w:color="auto"/>
            <w:left w:val="none" w:sz="0" w:space="0" w:color="auto"/>
            <w:bottom w:val="none" w:sz="0" w:space="0" w:color="auto"/>
            <w:right w:val="none" w:sz="0" w:space="0" w:color="auto"/>
          </w:divBdr>
        </w:div>
        <w:div w:id="1182402226">
          <w:marLeft w:val="640"/>
          <w:marRight w:val="0"/>
          <w:marTop w:val="0"/>
          <w:marBottom w:val="0"/>
          <w:divBdr>
            <w:top w:val="none" w:sz="0" w:space="0" w:color="auto"/>
            <w:left w:val="none" w:sz="0" w:space="0" w:color="auto"/>
            <w:bottom w:val="none" w:sz="0" w:space="0" w:color="auto"/>
            <w:right w:val="none" w:sz="0" w:space="0" w:color="auto"/>
          </w:divBdr>
        </w:div>
        <w:div w:id="1201745768">
          <w:marLeft w:val="640"/>
          <w:marRight w:val="0"/>
          <w:marTop w:val="0"/>
          <w:marBottom w:val="0"/>
          <w:divBdr>
            <w:top w:val="none" w:sz="0" w:space="0" w:color="auto"/>
            <w:left w:val="none" w:sz="0" w:space="0" w:color="auto"/>
            <w:bottom w:val="none" w:sz="0" w:space="0" w:color="auto"/>
            <w:right w:val="none" w:sz="0" w:space="0" w:color="auto"/>
          </w:divBdr>
        </w:div>
        <w:div w:id="1229262615">
          <w:marLeft w:val="640"/>
          <w:marRight w:val="0"/>
          <w:marTop w:val="0"/>
          <w:marBottom w:val="0"/>
          <w:divBdr>
            <w:top w:val="none" w:sz="0" w:space="0" w:color="auto"/>
            <w:left w:val="none" w:sz="0" w:space="0" w:color="auto"/>
            <w:bottom w:val="none" w:sz="0" w:space="0" w:color="auto"/>
            <w:right w:val="none" w:sz="0" w:space="0" w:color="auto"/>
          </w:divBdr>
        </w:div>
        <w:div w:id="1249996467">
          <w:marLeft w:val="640"/>
          <w:marRight w:val="0"/>
          <w:marTop w:val="0"/>
          <w:marBottom w:val="0"/>
          <w:divBdr>
            <w:top w:val="none" w:sz="0" w:space="0" w:color="auto"/>
            <w:left w:val="none" w:sz="0" w:space="0" w:color="auto"/>
            <w:bottom w:val="none" w:sz="0" w:space="0" w:color="auto"/>
            <w:right w:val="none" w:sz="0" w:space="0" w:color="auto"/>
          </w:divBdr>
        </w:div>
        <w:div w:id="1293755464">
          <w:marLeft w:val="640"/>
          <w:marRight w:val="0"/>
          <w:marTop w:val="0"/>
          <w:marBottom w:val="0"/>
          <w:divBdr>
            <w:top w:val="none" w:sz="0" w:space="0" w:color="auto"/>
            <w:left w:val="none" w:sz="0" w:space="0" w:color="auto"/>
            <w:bottom w:val="none" w:sz="0" w:space="0" w:color="auto"/>
            <w:right w:val="none" w:sz="0" w:space="0" w:color="auto"/>
          </w:divBdr>
        </w:div>
        <w:div w:id="1295717334">
          <w:marLeft w:val="640"/>
          <w:marRight w:val="0"/>
          <w:marTop w:val="0"/>
          <w:marBottom w:val="0"/>
          <w:divBdr>
            <w:top w:val="none" w:sz="0" w:space="0" w:color="auto"/>
            <w:left w:val="none" w:sz="0" w:space="0" w:color="auto"/>
            <w:bottom w:val="none" w:sz="0" w:space="0" w:color="auto"/>
            <w:right w:val="none" w:sz="0" w:space="0" w:color="auto"/>
          </w:divBdr>
        </w:div>
        <w:div w:id="1322810379">
          <w:marLeft w:val="640"/>
          <w:marRight w:val="0"/>
          <w:marTop w:val="0"/>
          <w:marBottom w:val="0"/>
          <w:divBdr>
            <w:top w:val="none" w:sz="0" w:space="0" w:color="auto"/>
            <w:left w:val="none" w:sz="0" w:space="0" w:color="auto"/>
            <w:bottom w:val="none" w:sz="0" w:space="0" w:color="auto"/>
            <w:right w:val="none" w:sz="0" w:space="0" w:color="auto"/>
          </w:divBdr>
        </w:div>
        <w:div w:id="1547061211">
          <w:marLeft w:val="640"/>
          <w:marRight w:val="0"/>
          <w:marTop w:val="0"/>
          <w:marBottom w:val="0"/>
          <w:divBdr>
            <w:top w:val="none" w:sz="0" w:space="0" w:color="auto"/>
            <w:left w:val="none" w:sz="0" w:space="0" w:color="auto"/>
            <w:bottom w:val="none" w:sz="0" w:space="0" w:color="auto"/>
            <w:right w:val="none" w:sz="0" w:space="0" w:color="auto"/>
          </w:divBdr>
        </w:div>
        <w:div w:id="1621110593">
          <w:marLeft w:val="640"/>
          <w:marRight w:val="0"/>
          <w:marTop w:val="0"/>
          <w:marBottom w:val="0"/>
          <w:divBdr>
            <w:top w:val="none" w:sz="0" w:space="0" w:color="auto"/>
            <w:left w:val="none" w:sz="0" w:space="0" w:color="auto"/>
            <w:bottom w:val="none" w:sz="0" w:space="0" w:color="auto"/>
            <w:right w:val="none" w:sz="0" w:space="0" w:color="auto"/>
          </w:divBdr>
        </w:div>
        <w:div w:id="1631665678">
          <w:marLeft w:val="640"/>
          <w:marRight w:val="0"/>
          <w:marTop w:val="0"/>
          <w:marBottom w:val="0"/>
          <w:divBdr>
            <w:top w:val="none" w:sz="0" w:space="0" w:color="auto"/>
            <w:left w:val="none" w:sz="0" w:space="0" w:color="auto"/>
            <w:bottom w:val="none" w:sz="0" w:space="0" w:color="auto"/>
            <w:right w:val="none" w:sz="0" w:space="0" w:color="auto"/>
          </w:divBdr>
        </w:div>
        <w:div w:id="1742218400">
          <w:marLeft w:val="640"/>
          <w:marRight w:val="0"/>
          <w:marTop w:val="0"/>
          <w:marBottom w:val="0"/>
          <w:divBdr>
            <w:top w:val="none" w:sz="0" w:space="0" w:color="auto"/>
            <w:left w:val="none" w:sz="0" w:space="0" w:color="auto"/>
            <w:bottom w:val="none" w:sz="0" w:space="0" w:color="auto"/>
            <w:right w:val="none" w:sz="0" w:space="0" w:color="auto"/>
          </w:divBdr>
        </w:div>
        <w:div w:id="1772776868">
          <w:marLeft w:val="640"/>
          <w:marRight w:val="0"/>
          <w:marTop w:val="0"/>
          <w:marBottom w:val="0"/>
          <w:divBdr>
            <w:top w:val="none" w:sz="0" w:space="0" w:color="auto"/>
            <w:left w:val="none" w:sz="0" w:space="0" w:color="auto"/>
            <w:bottom w:val="none" w:sz="0" w:space="0" w:color="auto"/>
            <w:right w:val="none" w:sz="0" w:space="0" w:color="auto"/>
          </w:divBdr>
        </w:div>
        <w:div w:id="1806120556">
          <w:marLeft w:val="640"/>
          <w:marRight w:val="0"/>
          <w:marTop w:val="0"/>
          <w:marBottom w:val="0"/>
          <w:divBdr>
            <w:top w:val="none" w:sz="0" w:space="0" w:color="auto"/>
            <w:left w:val="none" w:sz="0" w:space="0" w:color="auto"/>
            <w:bottom w:val="none" w:sz="0" w:space="0" w:color="auto"/>
            <w:right w:val="none" w:sz="0" w:space="0" w:color="auto"/>
          </w:divBdr>
        </w:div>
        <w:div w:id="1819228268">
          <w:marLeft w:val="640"/>
          <w:marRight w:val="0"/>
          <w:marTop w:val="0"/>
          <w:marBottom w:val="0"/>
          <w:divBdr>
            <w:top w:val="none" w:sz="0" w:space="0" w:color="auto"/>
            <w:left w:val="none" w:sz="0" w:space="0" w:color="auto"/>
            <w:bottom w:val="none" w:sz="0" w:space="0" w:color="auto"/>
            <w:right w:val="none" w:sz="0" w:space="0" w:color="auto"/>
          </w:divBdr>
        </w:div>
        <w:div w:id="1820029459">
          <w:marLeft w:val="640"/>
          <w:marRight w:val="0"/>
          <w:marTop w:val="0"/>
          <w:marBottom w:val="0"/>
          <w:divBdr>
            <w:top w:val="none" w:sz="0" w:space="0" w:color="auto"/>
            <w:left w:val="none" w:sz="0" w:space="0" w:color="auto"/>
            <w:bottom w:val="none" w:sz="0" w:space="0" w:color="auto"/>
            <w:right w:val="none" w:sz="0" w:space="0" w:color="auto"/>
          </w:divBdr>
        </w:div>
        <w:div w:id="1822648571">
          <w:marLeft w:val="640"/>
          <w:marRight w:val="0"/>
          <w:marTop w:val="0"/>
          <w:marBottom w:val="0"/>
          <w:divBdr>
            <w:top w:val="none" w:sz="0" w:space="0" w:color="auto"/>
            <w:left w:val="none" w:sz="0" w:space="0" w:color="auto"/>
            <w:bottom w:val="none" w:sz="0" w:space="0" w:color="auto"/>
            <w:right w:val="none" w:sz="0" w:space="0" w:color="auto"/>
          </w:divBdr>
        </w:div>
        <w:div w:id="1848211141">
          <w:marLeft w:val="640"/>
          <w:marRight w:val="0"/>
          <w:marTop w:val="0"/>
          <w:marBottom w:val="0"/>
          <w:divBdr>
            <w:top w:val="none" w:sz="0" w:space="0" w:color="auto"/>
            <w:left w:val="none" w:sz="0" w:space="0" w:color="auto"/>
            <w:bottom w:val="none" w:sz="0" w:space="0" w:color="auto"/>
            <w:right w:val="none" w:sz="0" w:space="0" w:color="auto"/>
          </w:divBdr>
        </w:div>
        <w:div w:id="1875730108">
          <w:marLeft w:val="640"/>
          <w:marRight w:val="0"/>
          <w:marTop w:val="0"/>
          <w:marBottom w:val="0"/>
          <w:divBdr>
            <w:top w:val="none" w:sz="0" w:space="0" w:color="auto"/>
            <w:left w:val="none" w:sz="0" w:space="0" w:color="auto"/>
            <w:bottom w:val="none" w:sz="0" w:space="0" w:color="auto"/>
            <w:right w:val="none" w:sz="0" w:space="0" w:color="auto"/>
          </w:divBdr>
        </w:div>
        <w:div w:id="1911889766">
          <w:marLeft w:val="640"/>
          <w:marRight w:val="0"/>
          <w:marTop w:val="0"/>
          <w:marBottom w:val="0"/>
          <w:divBdr>
            <w:top w:val="none" w:sz="0" w:space="0" w:color="auto"/>
            <w:left w:val="none" w:sz="0" w:space="0" w:color="auto"/>
            <w:bottom w:val="none" w:sz="0" w:space="0" w:color="auto"/>
            <w:right w:val="none" w:sz="0" w:space="0" w:color="auto"/>
          </w:divBdr>
        </w:div>
        <w:div w:id="1917589757">
          <w:marLeft w:val="640"/>
          <w:marRight w:val="0"/>
          <w:marTop w:val="0"/>
          <w:marBottom w:val="0"/>
          <w:divBdr>
            <w:top w:val="none" w:sz="0" w:space="0" w:color="auto"/>
            <w:left w:val="none" w:sz="0" w:space="0" w:color="auto"/>
            <w:bottom w:val="none" w:sz="0" w:space="0" w:color="auto"/>
            <w:right w:val="none" w:sz="0" w:space="0" w:color="auto"/>
          </w:divBdr>
        </w:div>
        <w:div w:id="1923491698">
          <w:marLeft w:val="640"/>
          <w:marRight w:val="0"/>
          <w:marTop w:val="0"/>
          <w:marBottom w:val="0"/>
          <w:divBdr>
            <w:top w:val="none" w:sz="0" w:space="0" w:color="auto"/>
            <w:left w:val="none" w:sz="0" w:space="0" w:color="auto"/>
            <w:bottom w:val="none" w:sz="0" w:space="0" w:color="auto"/>
            <w:right w:val="none" w:sz="0" w:space="0" w:color="auto"/>
          </w:divBdr>
        </w:div>
        <w:div w:id="2040007439">
          <w:marLeft w:val="640"/>
          <w:marRight w:val="0"/>
          <w:marTop w:val="0"/>
          <w:marBottom w:val="0"/>
          <w:divBdr>
            <w:top w:val="none" w:sz="0" w:space="0" w:color="auto"/>
            <w:left w:val="none" w:sz="0" w:space="0" w:color="auto"/>
            <w:bottom w:val="none" w:sz="0" w:space="0" w:color="auto"/>
            <w:right w:val="none" w:sz="0" w:space="0" w:color="auto"/>
          </w:divBdr>
        </w:div>
        <w:div w:id="2042897591">
          <w:marLeft w:val="640"/>
          <w:marRight w:val="0"/>
          <w:marTop w:val="0"/>
          <w:marBottom w:val="0"/>
          <w:divBdr>
            <w:top w:val="none" w:sz="0" w:space="0" w:color="auto"/>
            <w:left w:val="none" w:sz="0" w:space="0" w:color="auto"/>
            <w:bottom w:val="none" w:sz="0" w:space="0" w:color="auto"/>
            <w:right w:val="none" w:sz="0" w:space="0" w:color="auto"/>
          </w:divBdr>
        </w:div>
        <w:div w:id="2069299884">
          <w:marLeft w:val="640"/>
          <w:marRight w:val="0"/>
          <w:marTop w:val="0"/>
          <w:marBottom w:val="0"/>
          <w:divBdr>
            <w:top w:val="none" w:sz="0" w:space="0" w:color="auto"/>
            <w:left w:val="none" w:sz="0" w:space="0" w:color="auto"/>
            <w:bottom w:val="none" w:sz="0" w:space="0" w:color="auto"/>
            <w:right w:val="none" w:sz="0" w:space="0" w:color="auto"/>
          </w:divBdr>
        </w:div>
      </w:divsChild>
    </w:div>
    <w:div w:id="514344154">
      <w:bodyDiv w:val="1"/>
      <w:marLeft w:val="0"/>
      <w:marRight w:val="0"/>
      <w:marTop w:val="0"/>
      <w:marBottom w:val="0"/>
      <w:divBdr>
        <w:top w:val="none" w:sz="0" w:space="0" w:color="auto"/>
        <w:left w:val="none" w:sz="0" w:space="0" w:color="auto"/>
        <w:bottom w:val="none" w:sz="0" w:space="0" w:color="auto"/>
        <w:right w:val="none" w:sz="0" w:space="0" w:color="auto"/>
      </w:divBdr>
      <w:divsChild>
        <w:div w:id="3670181">
          <w:marLeft w:val="640"/>
          <w:marRight w:val="0"/>
          <w:marTop w:val="0"/>
          <w:marBottom w:val="0"/>
          <w:divBdr>
            <w:top w:val="none" w:sz="0" w:space="0" w:color="auto"/>
            <w:left w:val="none" w:sz="0" w:space="0" w:color="auto"/>
            <w:bottom w:val="none" w:sz="0" w:space="0" w:color="auto"/>
            <w:right w:val="none" w:sz="0" w:space="0" w:color="auto"/>
          </w:divBdr>
        </w:div>
        <w:div w:id="137457042">
          <w:marLeft w:val="640"/>
          <w:marRight w:val="0"/>
          <w:marTop w:val="0"/>
          <w:marBottom w:val="0"/>
          <w:divBdr>
            <w:top w:val="none" w:sz="0" w:space="0" w:color="auto"/>
            <w:left w:val="none" w:sz="0" w:space="0" w:color="auto"/>
            <w:bottom w:val="none" w:sz="0" w:space="0" w:color="auto"/>
            <w:right w:val="none" w:sz="0" w:space="0" w:color="auto"/>
          </w:divBdr>
        </w:div>
        <w:div w:id="248925601">
          <w:marLeft w:val="640"/>
          <w:marRight w:val="0"/>
          <w:marTop w:val="0"/>
          <w:marBottom w:val="0"/>
          <w:divBdr>
            <w:top w:val="none" w:sz="0" w:space="0" w:color="auto"/>
            <w:left w:val="none" w:sz="0" w:space="0" w:color="auto"/>
            <w:bottom w:val="none" w:sz="0" w:space="0" w:color="auto"/>
            <w:right w:val="none" w:sz="0" w:space="0" w:color="auto"/>
          </w:divBdr>
        </w:div>
        <w:div w:id="505049738">
          <w:marLeft w:val="640"/>
          <w:marRight w:val="0"/>
          <w:marTop w:val="0"/>
          <w:marBottom w:val="0"/>
          <w:divBdr>
            <w:top w:val="none" w:sz="0" w:space="0" w:color="auto"/>
            <w:left w:val="none" w:sz="0" w:space="0" w:color="auto"/>
            <w:bottom w:val="none" w:sz="0" w:space="0" w:color="auto"/>
            <w:right w:val="none" w:sz="0" w:space="0" w:color="auto"/>
          </w:divBdr>
        </w:div>
        <w:div w:id="535777214">
          <w:marLeft w:val="640"/>
          <w:marRight w:val="0"/>
          <w:marTop w:val="0"/>
          <w:marBottom w:val="0"/>
          <w:divBdr>
            <w:top w:val="none" w:sz="0" w:space="0" w:color="auto"/>
            <w:left w:val="none" w:sz="0" w:space="0" w:color="auto"/>
            <w:bottom w:val="none" w:sz="0" w:space="0" w:color="auto"/>
            <w:right w:val="none" w:sz="0" w:space="0" w:color="auto"/>
          </w:divBdr>
        </w:div>
        <w:div w:id="614679857">
          <w:marLeft w:val="640"/>
          <w:marRight w:val="0"/>
          <w:marTop w:val="0"/>
          <w:marBottom w:val="0"/>
          <w:divBdr>
            <w:top w:val="none" w:sz="0" w:space="0" w:color="auto"/>
            <w:left w:val="none" w:sz="0" w:space="0" w:color="auto"/>
            <w:bottom w:val="none" w:sz="0" w:space="0" w:color="auto"/>
            <w:right w:val="none" w:sz="0" w:space="0" w:color="auto"/>
          </w:divBdr>
        </w:div>
        <w:div w:id="650253398">
          <w:marLeft w:val="640"/>
          <w:marRight w:val="0"/>
          <w:marTop w:val="0"/>
          <w:marBottom w:val="0"/>
          <w:divBdr>
            <w:top w:val="none" w:sz="0" w:space="0" w:color="auto"/>
            <w:left w:val="none" w:sz="0" w:space="0" w:color="auto"/>
            <w:bottom w:val="none" w:sz="0" w:space="0" w:color="auto"/>
            <w:right w:val="none" w:sz="0" w:space="0" w:color="auto"/>
          </w:divBdr>
        </w:div>
        <w:div w:id="691220948">
          <w:marLeft w:val="640"/>
          <w:marRight w:val="0"/>
          <w:marTop w:val="0"/>
          <w:marBottom w:val="0"/>
          <w:divBdr>
            <w:top w:val="none" w:sz="0" w:space="0" w:color="auto"/>
            <w:left w:val="none" w:sz="0" w:space="0" w:color="auto"/>
            <w:bottom w:val="none" w:sz="0" w:space="0" w:color="auto"/>
            <w:right w:val="none" w:sz="0" w:space="0" w:color="auto"/>
          </w:divBdr>
        </w:div>
        <w:div w:id="734819022">
          <w:marLeft w:val="640"/>
          <w:marRight w:val="0"/>
          <w:marTop w:val="0"/>
          <w:marBottom w:val="0"/>
          <w:divBdr>
            <w:top w:val="none" w:sz="0" w:space="0" w:color="auto"/>
            <w:left w:val="none" w:sz="0" w:space="0" w:color="auto"/>
            <w:bottom w:val="none" w:sz="0" w:space="0" w:color="auto"/>
            <w:right w:val="none" w:sz="0" w:space="0" w:color="auto"/>
          </w:divBdr>
        </w:div>
        <w:div w:id="872232303">
          <w:marLeft w:val="640"/>
          <w:marRight w:val="0"/>
          <w:marTop w:val="0"/>
          <w:marBottom w:val="0"/>
          <w:divBdr>
            <w:top w:val="none" w:sz="0" w:space="0" w:color="auto"/>
            <w:left w:val="none" w:sz="0" w:space="0" w:color="auto"/>
            <w:bottom w:val="none" w:sz="0" w:space="0" w:color="auto"/>
            <w:right w:val="none" w:sz="0" w:space="0" w:color="auto"/>
          </w:divBdr>
        </w:div>
        <w:div w:id="879782951">
          <w:marLeft w:val="640"/>
          <w:marRight w:val="0"/>
          <w:marTop w:val="0"/>
          <w:marBottom w:val="0"/>
          <w:divBdr>
            <w:top w:val="none" w:sz="0" w:space="0" w:color="auto"/>
            <w:left w:val="none" w:sz="0" w:space="0" w:color="auto"/>
            <w:bottom w:val="none" w:sz="0" w:space="0" w:color="auto"/>
            <w:right w:val="none" w:sz="0" w:space="0" w:color="auto"/>
          </w:divBdr>
        </w:div>
        <w:div w:id="920481209">
          <w:marLeft w:val="640"/>
          <w:marRight w:val="0"/>
          <w:marTop w:val="0"/>
          <w:marBottom w:val="0"/>
          <w:divBdr>
            <w:top w:val="none" w:sz="0" w:space="0" w:color="auto"/>
            <w:left w:val="none" w:sz="0" w:space="0" w:color="auto"/>
            <w:bottom w:val="none" w:sz="0" w:space="0" w:color="auto"/>
            <w:right w:val="none" w:sz="0" w:space="0" w:color="auto"/>
          </w:divBdr>
        </w:div>
        <w:div w:id="937327373">
          <w:marLeft w:val="640"/>
          <w:marRight w:val="0"/>
          <w:marTop w:val="0"/>
          <w:marBottom w:val="0"/>
          <w:divBdr>
            <w:top w:val="none" w:sz="0" w:space="0" w:color="auto"/>
            <w:left w:val="none" w:sz="0" w:space="0" w:color="auto"/>
            <w:bottom w:val="none" w:sz="0" w:space="0" w:color="auto"/>
            <w:right w:val="none" w:sz="0" w:space="0" w:color="auto"/>
          </w:divBdr>
        </w:div>
        <w:div w:id="963655872">
          <w:marLeft w:val="640"/>
          <w:marRight w:val="0"/>
          <w:marTop w:val="0"/>
          <w:marBottom w:val="0"/>
          <w:divBdr>
            <w:top w:val="none" w:sz="0" w:space="0" w:color="auto"/>
            <w:left w:val="none" w:sz="0" w:space="0" w:color="auto"/>
            <w:bottom w:val="none" w:sz="0" w:space="0" w:color="auto"/>
            <w:right w:val="none" w:sz="0" w:space="0" w:color="auto"/>
          </w:divBdr>
        </w:div>
        <w:div w:id="1042751653">
          <w:marLeft w:val="640"/>
          <w:marRight w:val="0"/>
          <w:marTop w:val="0"/>
          <w:marBottom w:val="0"/>
          <w:divBdr>
            <w:top w:val="none" w:sz="0" w:space="0" w:color="auto"/>
            <w:left w:val="none" w:sz="0" w:space="0" w:color="auto"/>
            <w:bottom w:val="none" w:sz="0" w:space="0" w:color="auto"/>
            <w:right w:val="none" w:sz="0" w:space="0" w:color="auto"/>
          </w:divBdr>
        </w:div>
        <w:div w:id="1094284100">
          <w:marLeft w:val="640"/>
          <w:marRight w:val="0"/>
          <w:marTop w:val="0"/>
          <w:marBottom w:val="0"/>
          <w:divBdr>
            <w:top w:val="none" w:sz="0" w:space="0" w:color="auto"/>
            <w:left w:val="none" w:sz="0" w:space="0" w:color="auto"/>
            <w:bottom w:val="none" w:sz="0" w:space="0" w:color="auto"/>
            <w:right w:val="none" w:sz="0" w:space="0" w:color="auto"/>
          </w:divBdr>
        </w:div>
        <w:div w:id="1135102057">
          <w:marLeft w:val="640"/>
          <w:marRight w:val="0"/>
          <w:marTop w:val="0"/>
          <w:marBottom w:val="0"/>
          <w:divBdr>
            <w:top w:val="none" w:sz="0" w:space="0" w:color="auto"/>
            <w:left w:val="none" w:sz="0" w:space="0" w:color="auto"/>
            <w:bottom w:val="none" w:sz="0" w:space="0" w:color="auto"/>
            <w:right w:val="none" w:sz="0" w:space="0" w:color="auto"/>
          </w:divBdr>
        </w:div>
        <w:div w:id="1139766161">
          <w:marLeft w:val="640"/>
          <w:marRight w:val="0"/>
          <w:marTop w:val="0"/>
          <w:marBottom w:val="0"/>
          <w:divBdr>
            <w:top w:val="none" w:sz="0" w:space="0" w:color="auto"/>
            <w:left w:val="none" w:sz="0" w:space="0" w:color="auto"/>
            <w:bottom w:val="none" w:sz="0" w:space="0" w:color="auto"/>
            <w:right w:val="none" w:sz="0" w:space="0" w:color="auto"/>
          </w:divBdr>
        </w:div>
        <w:div w:id="1144783646">
          <w:marLeft w:val="640"/>
          <w:marRight w:val="0"/>
          <w:marTop w:val="0"/>
          <w:marBottom w:val="0"/>
          <w:divBdr>
            <w:top w:val="none" w:sz="0" w:space="0" w:color="auto"/>
            <w:left w:val="none" w:sz="0" w:space="0" w:color="auto"/>
            <w:bottom w:val="none" w:sz="0" w:space="0" w:color="auto"/>
            <w:right w:val="none" w:sz="0" w:space="0" w:color="auto"/>
          </w:divBdr>
        </w:div>
        <w:div w:id="1144811884">
          <w:marLeft w:val="640"/>
          <w:marRight w:val="0"/>
          <w:marTop w:val="0"/>
          <w:marBottom w:val="0"/>
          <w:divBdr>
            <w:top w:val="none" w:sz="0" w:space="0" w:color="auto"/>
            <w:left w:val="none" w:sz="0" w:space="0" w:color="auto"/>
            <w:bottom w:val="none" w:sz="0" w:space="0" w:color="auto"/>
            <w:right w:val="none" w:sz="0" w:space="0" w:color="auto"/>
          </w:divBdr>
        </w:div>
        <w:div w:id="1167789879">
          <w:marLeft w:val="640"/>
          <w:marRight w:val="0"/>
          <w:marTop w:val="0"/>
          <w:marBottom w:val="0"/>
          <w:divBdr>
            <w:top w:val="none" w:sz="0" w:space="0" w:color="auto"/>
            <w:left w:val="none" w:sz="0" w:space="0" w:color="auto"/>
            <w:bottom w:val="none" w:sz="0" w:space="0" w:color="auto"/>
            <w:right w:val="none" w:sz="0" w:space="0" w:color="auto"/>
          </w:divBdr>
        </w:div>
        <w:div w:id="1321235217">
          <w:marLeft w:val="640"/>
          <w:marRight w:val="0"/>
          <w:marTop w:val="0"/>
          <w:marBottom w:val="0"/>
          <w:divBdr>
            <w:top w:val="none" w:sz="0" w:space="0" w:color="auto"/>
            <w:left w:val="none" w:sz="0" w:space="0" w:color="auto"/>
            <w:bottom w:val="none" w:sz="0" w:space="0" w:color="auto"/>
            <w:right w:val="none" w:sz="0" w:space="0" w:color="auto"/>
          </w:divBdr>
        </w:div>
        <w:div w:id="1324358499">
          <w:marLeft w:val="640"/>
          <w:marRight w:val="0"/>
          <w:marTop w:val="0"/>
          <w:marBottom w:val="0"/>
          <w:divBdr>
            <w:top w:val="none" w:sz="0" w:space="0" w:color="auto"/>
            <w:left w:val="none" w:sz="0" w:space="0" w:color="auto"/>
            <w:bottom w:val="none" w:sz="0" w:space="0" w:color="auto"/>
            <w:right w:val="none" w:sz="0" w:space="0" w:color="auto"/>
          </w:divBdr>
        </w:div>
        <w:div w:id="1324702892">
          <w:marLeft w:val="640"/>
          <w:marRight w:val="0"/>
          <w:marTop w:val="0"/>
          <w:marBottom w:val="0"/>
          <w:divBdr>
            <w:top w:val="none" w:sz="0" w:space="0" w:color="auto"/>
            <w:left w:val="none" w:sz="0" w:space="0" w:color="auto"/>
            <w:bottom w:val="none" w:sz="0" w:space="0" w:color="auto"/>
            <w:right w:val="none" w:sz="0" w:space="0" w:color="auto"/>
          </w:divBdr>
        </w:div>
        <w:div w:id="1331330698">
          <w:marLeft w:val="640"/>
          <w:marRight w:val="0"/>
          <w:marTop w:val="0"/>
          <w:marBottom w:val="0"/>
          <w:divBdr>
            <w:top w:val="none" w:sz="0" w:space="0" w:color="auto"/>
            <w:left w:val="none" w:sz="0" w:space="0" w:color="auto"/>
            <w:bottom w:val="none" w:sz="0" w:space="0" w:color="auto"/>
            <w:right w:val="none" w:sz="0" w:space="0" w:color="auto"/>
          </w:divBdr>
        </w:div>
        <w:div w:id="1350567506">
          <w:marLeft w:val="640"/>
          <w:marRight w:val="0"/>
          <w:marTop w:val="0"/>
          <w:marBottom w:val="0"/>
          <w:divBdr>
            <w:top w:val="none" w:sz="0" w:space="0" w:color="auto"/>
            <w:left w:val="none" w:sz="0" w:space="0" w:color="auto"/>
            <w:bottom w:val="none" w:sz="0" w:space="0" w:color="auto"/>
            <w:right w:val="none" w:sz="0" w:space="0" w:color="auto"/>
          </w:divBdr>
        </w:div>
        <w:div w:id="1382485421">
          <w:marLeft w:val="640"/>
          <w:marRight w:val="0"/>
          <w:marTop w:val="0"/>
          <w:marBottom w:val="0"/>
          <w:divBdr>
            <w:top w:val="none" w:sz="0" w:space="0" w:color="auto"/>
            <w:left w:val="none" w:sz="0" w:space="0" w:color="auto"/>
            <w:bottom w:val="none" w:sz="0" w:space="0" w:color="auto"/>
            <w:right w:val="none" w:sz="0" w:space="0" w:color="auto"/>
          </w:divBdr>
        </w:div>
        <w:div w:id="1411005569">
          <w:marLeft w:val="640"/>
          <w:marRight w:val="0"/>
          <w:marTop w:val="0"/>
          <w:marBottom w:val="0"/>
          <w:divBdr>
            <w:top w:val="none" w:sz="0" w:space="0" w:color="auto"/>
            <w:left w:val="none" w:sz="0" w:space="0" w:color="auto"/>
            <w:bottom w:val="none" w:sz="0" w:space="0" w:color="auto"/>
            <w:right w:val="none" w:sz="0" w:space="0" w:color="auto"/>
          </w:divBdr>
        </w:div>
        <w:div w:id="1439332494">
          <w:marLeft w:val="640"/>
          <w:marRight w:val="0"/>
          <w:marTop w:val="0"/>
          <w:marBottom w:val="0"/>
          <w:divBdr>
            <w:top w:val="none" w:sz="0" w:space="0" w:color="auto"/>
            <w:left w:val="none" w:sz="0" w:space="0" w:color="auto"/>
            <w:bottom w:val="none" w:sz="0" w:space="0" w:color="auto"/>
            <w:right w:val="none" w:sz="0" w:space="0" w:color="auto"/>
          </w:divBdr>
        </w:div>
        <w:div w:id="1447508391">
          <w:marLeft w:val="640"/>
          <w:marRight w:val="0"/>
          <w:marTop w:val="0"/>
          <w:marBottom w:val="0"/>
          <w:divBdr>
            <w:top w:val="none" w:sz="0" w:space="0" w:color="auto"/>
            <w:left w:val="none" w:sz="0" w:space="0" w:color="auto"/>
            <w:bottom w:val="none" w:sz="0" w:space="0" w:color="auto"/>
            <w:right w:val="none" w:sz="0" w:space="0" w:color="auto"/>
          </w:divBdr>
        </w:div>
        <w:div w:id="1479152809">
          <w:marLeft w:val="640"/>
          <w:marRight w:val="0"/>
          <w:marTop w:val="0"/>
          <w:marBottom w:val="0"/>
          <w:divBdr>
            <w:top w:val="none" w:sz="0" w:space="0" w:color="auto"/>
            <w:left w:val="none" w:sz="0" w:space="0" w:color="auto"/>
            <w:bottom w:val="none" w:sz="0" w:space="0" w:color="auto"/>
            <w:right w:val="none" w:sz="0" w:space="0" w:color="auto"/>
          </w:divBdr>
        </w:div>
        <w:div w:id="1537741145">
          <w:marLeft w:val="640"/>
          <w:marRight w:val="0"/>
          <w:marTop w:val="0"/>
          <w:marBottom w:val="0"/>
          <w:divBdr>
            <w:top w:val="none" w:sz="0" w:space="0" w:color="auto"/>
            <w:left w:val="none" w:sz="0" w:space="0" w:color="auto"/>
            <w:bottom w:val="none" w:sz="0" w:space="0" w:color="auto"/>
            <w:right w:val="none" w:sz="0" w:space="0" w:color="auto"/>
          </w:divBdr>
        </w:div>
        <w:div w:id="1568229440">
          <w:marLeft w:val="640"/>
          <w:marRight w:val="0"/>
          <w:marTop w:val="0"/>
          <w:marBottom w:val="0"/>
          <w:divBdr>
            <w:top w:val="none" w:sz="0" w:space="0" w:color="auto"/>
            <w:left w:val="none" w:sz="0" w:space="0" w:color="auto"/>
            <w:bottom w:val="none" w:sz="0" w:space="0" w:color="auto"/>
            <w:right w:val="none" w:sz="0" w:space="0" w:color="auto"/>
          </w:divBdr>
        </w:div>
        <w:div w:id="1602300514">
          <w:marLeft w:val="640"/>
          <w:marRight w:val="0"/>
          <w:marTop w:val="0"/>
          <w:marBottom w:val="0"/>
          <w:divBdr>
            <w:top w:val="none" w:sz="0" w:space="0" w:color="auto"/>
            <w:left w:val="none" w:sz="0" w:space="0" w:color="auto"/>
            <w:bottom w:val="none" w:sz="0" w:space="0" w:color="auto"/>
            <w:right w:val="none" w:sz="0" w:space="0" w:color="auto"/>
          </w:divBdr>
        </w:div>
        <w:div w:id="1628926828">
          <w:marLeft w:val="640"/>
          <w:marRight w:val="0"/>
          <w:marTop w:val="0"/>
          <w:marBottom w:val="0"/>
          <w:divBdr>
            <w:top w:val="none" w:sz="0" w:space="0" w:color="auto"/>
            <w:left w:val="none" w:sz="0" w:space="0" w:color="auto"/>
            <w:bottom w:val="none" w:sz="0" w:space="0" w:color="auto"/>
            <w:right w:val="none" w:sz="0" w:space="0" w:color="auto"/>
          </w:divBdr>
        </w:div>
        <w:div w:id="1732464218">
          <w:marLeft w:val="640"/>
          <w:marRight w:val="0"/>
          <w:marTop w:val="0"/>
          <w:marBottom w:val="0"/>
          <w:divBdr>
            <w:top w:val="none" w:sz="0" w:space="0" w:color="auto"/>
            <w:left w:val="none" w:sz="0" w:space="0" w:color="auto"/>
            <w:bottom w:val="none" w:sz="0" w:space="0" w:color="auto"/>
            <w:right w:val="none" w:sz="0" w:space="0" w:color="auto"/>
          </w:divBdr>
        </w:div>
        <w:div w:id="1761291195">
          <w:marLeft w:val="640"/>
          <w:marRight w:val="0"/>
          <w:marTop w:val="0"/>
          <w:marBottom w:val="0"/>
          <w:divBdr>
            <w:top w:val="none" w:sz="0" w:space="0" w:color="auto"/>
            <w:left w:val="none" w:sz="0" w:space="0" w:color="auto"/>
            <w:bottom w:val="none" w:sz="0" w:space="0" w:color="auto"/>
            <w:right w:val="none" w:sz="0" w:space="0" w:color="auto"/>
          </w:divBdr>
        </w:div>
        <w:div w:id="1790390011">
          <w:marLeft w:val="640"/>
          <w:marRight w:val="0"/>
          <w:marTop w:val="0"/>
          <w:marBottom w:val="0"/>
          <w:divBdr>
            <w:top w:val="none" w:sz="0" w:space="0" w:color="auto"/>
            <w:left w:val="none" w:sz="0" w:space="0" w:color="auto"/>
            <w:bottom w:val="none" w:sz="0" w:space="0" w:color="auto"/>
            <w:right w:val="none" w:sz="0" w:space="0" w:color="auto"/>
          </w:divBdr>
        </w:div>
        <w:div w:id="1815289128">
          <w:marLeft w:val="640"/>
          <w:marRight w:val="0"/>
          <w:marTop w:val="0"/>
          <w:marBottom w:val="0"/>
          <w:divBdr>
            <w:top w:val="none" w:sz="0" w:space="0" w:color="auto"/>
            <w:left w:val="none" w:sz="0" w:space="0" w:color="auto"/>
            <w:bottom w:val="none" w:sz="0" w:space="0" w:color="auto"/>
            <w:right w:val="none" w:sz="0" w:space="0" w:color="auto"/>
          </w:divBdr>
        </w:div>
        <w:div w:id="1816142789">
          <w:marLeft w:val="640"/>
          <w:marRight w:val="0"/>
          <w:marTop w:val="0"/>
          <w:marBottom w:val="0"/>
          <w:divBdr>
            <w:top w:val="none" w:sz="0" w:space="0" w:color="auto"/>
            <w:left w:val="none" w:sz="0" w:space="0" w:color="auto"/>
            <w:bottom w:val="none" w:sz="0" w:space="0" w:color="auto"/>
            <w:right w:val="none" w:sz="0" w:space="0" w:color="auto"/>
          </w:divBdr>
        </w:div>
        <w:div w:id="1981767865">
          <w:marLeft w:val="640"/>
          <w:marRight w:val="0"/>
          <w:marTop w:val="0"/>
          <w:marBottom w:val="0"/>
          <w:divBdr>
            <w:top w:val="none" w:sz="0" w:space="0" w:color="auto"/>
            <w:left w:val="none" w:sz="0" w:space="0" w:color="auto"/>
            <w:bottom w:val="none" w:sz="0" w:space="0" w:color="auto"/>
            <w:right w:val="none" w:sz="0" w:space="0" w:color="auto"/>
          </w:divBdr>
        </w:div>
        <w:div w:id="1986816084">
          <w:marLeft w:val="640"/>
          <w:marRight w:val="0"/>
          <w:marTop w:val="0"/>
          <w:marBottom w:val="0"/>
          <w:divBdr>
            <w:top w:val="none" w:sz="0" w:space="0" w:color="auto"/>
            <w:left w:val="none" w:sz="0" w:space="0" w:color="auto"/>
            <w:bottom w:val="none" w:sz="0" w:space="0" w:color="auto"/>
            <w:right w:val="none" w:sz="0" w:space="0" w:color="auto"/>
          </w:divBdr>
        </w:div>
        <w:div w:id="2061509591">
          <w:marLeft w:val="640"/>
          <w:marRight w:val="0"/>
          <w:marTop w:val="0"/>
          <w:marBottom w:val="0"/>
          <w:divBdr>
            <w:top w:val="none" w:sz="0" w:space="0" w:color="auto"/>
            <w:left w:val="none" w:sz="0" w:space="0" w:color="auto"/>
            <w:bottom w:val="none" w:sz="0" w:space="0" w:color="auto"/>
            <w:right w:val="none" w:sz="0" w:space="0" w:color="auto"/>
          </w:divBdr>
        </w:div>
        <w:div w:id="2096439630">
          <w:marLeft w:val="640"/>
          <w:marRight w:val="0"/>
          <w:marTop w:val="0"/>
          <w:marBottom w:val="0"/>
          <w:divBdr>
            <w:top w:val="none" w:sz="0" w:space="0" w:color="auto"/>
            <w:left w:val="none" w:sz="0" w:space="0" w:color="auto"/>
            <w:bottom w:val="none" w:sz="0" w:space="0" w:color="auto"/>
            <w:right w:val="none" w:sz="0" w:space="0" w:color="auto"/>
          </w:divBdr>
        </w:div>
      </w:divsChild>
    </w:div>
    <w:div w:id="518396403">
      <w:bodyDiv w:val="1"/>
      <w:marLeft w:val="0"/>
      <w:marRight w:val="0"/>
      <w:marTop w:val="0"/>
      <w:marBottom w:val="0"/>
      <w:divBdr>
        <w:top w:val="none" w:sz="0" w:space="0" w:color="auto"/>
        <w:left w:val="none" w:sz="0" w:space="0" w:color="auto"/>
        <w:bottom w:val="none" w:sz="0" w:space="0" w:color="auto"/>
        <w:right w:val="none" w:sz="0" w:space="0" w:color="auto"/>
      </w:divBdr>
      <w:divsChild>
        <w:div w:id="525481645">
          <w:marLeft w:val="640"/>
          <w:marRight w:val="0"/>
          <w:marTop w:val="0"/>
          <w:marBottom w:val="0"/>
          <w:divBdr>
            <w:top w:val="none" w:sz="0" w:space="0" w:color="auto"/>
            <w:left w:val="none" w:sz="0" w:space="0" w:color="auto"/>
            <w:bottom w:val="none" w:sz="0" w:space="0" w:color="auto"/>
            <w:right w:val="none" w:sz="0" w:space="0" w:color="auto"/>
          </w:divBdr>
        </w:div>
        <w:div w:id="1498304270">
          <w:marLeft w:val="640"/>
          <w:marRight w:val="0"/>
          <w:marTop w:val="0"/>
          <w:marBottom w:val="0"/>
          <w:divBdr>
            <w:top w:val="none" w:sz="0" w:space="0" w:color="auto"/>
            <w:left w:val="none" w:sz="0" w:space="0" w:color="auto"/>
            <w:bottom w:val="none" w:sz="0" w:space="0" w:color="auto"/>
            <w:right w:val="none" w:sz="0" w:space="0" w:color="auto"/>
          </w:divBdr>
        </w:div>
        <w:div w:id="898856418">
          <w:marLeft w:val="640"/>
          <w:marRight w:val="0"/>
          <w:marTop w:val="0"/>
          <w:marBottom w:val="0"/>
          <w:divBdr>
            <w:top w:val="none" w:sz="0" w:space="0" w:color="auto"/>
            <w:left w:val="none" w:sz="0" w:space="0" w:color="auto"/>
            <w:bottom w:val="none" w:sz="0" w:space="0" w:color="auto"/>
            <w:right w:val="none" w:sz="0" w:space="0" w:color="auto"/>
          </w:divBdr>
        </w:div>
        <w:div w:id="1146163536">
          <w:marLeft w:val="640"/>
          <w:marRight w:val="0"/>
          <w:marTop w:val="0"/>
          <w:marBottom w:val="0"/>
          <w:divBdr>
            <w:top w:val="none" w:sz="0" w:space="0" w:color="auto"/>
            <w:left w:val="none" w:sz="0" w:space="0" w:color="auto"/>
            <w:bottom w:val="none" w:sz="0" w:space="0" w:color="auto"/>
            <w:right w:val="none" w:sz="0" w:space="0" w:color="auto"/>
          </w:divBdr>
        </w:div>
        <w:div w:id="1394045255">
          <w:marLeft w:val="640"/>
          <w:marRight w:val="0"/>
          <w:marTop w:val="0"/>
          <w:marBottom w:val="0"/>
          <w:divBdr>
            <w:top w:val="none" w:sz="0" w:space="0" w:color="auto"/>
            <w:left w:val="none" w:sz="0" w:space="0" w:color="auto"/>
            <w:bottom w:val="none" w:sz="0" w:space="0" w:color="auto"/>
            <w:right w:val="none" w:sz="0" w:space="0" w:color="auto"/>
          </w:divBdr>
        </w:div>
        <w:div w:id="1781559595">
          <w:marLeft w:val="640"/>
          <w:marRight w:val="0"/>
          <w:marTop w:val="0"/>
          <w:marBottom w:val="0"/>
          <w:divBdr>
            <w:top w:val="none" w:sz="0" w:space="0" w:color="auto"/>
            <w:left w:val="none" w:sz="0" w:space="0" w:color="auto"/>
            <w:bottom w:val="none" w:sz="0" w:space="0" w:color="auto"/>
            <w:right w:val="none" w:sz="0" w:space="0" w:color="auto"/>
          </w:divBdr>
        </w:div>
        <w:div w:id="1247811997">
          <w:marLeft w:val="640"/>
          <w:marRight w:val="0"/>
          <w:marTop w:val="0"/>
          <w:marBottom w:val="0"/>
          <w:divBdr>
            <w:top w:val="none" w:sz="0" w:space="0" w:color="auto"/>
            <w:left w:val="none" w:sz="0" w:space="0" w:color="auto"/>
            <w:bottom w:val="none" w:sz="0" w:space="0" w:color="auto"/>
            <w:right w:val="none" w:sz="0" w:space="0" w:color="auto"/>
          </w:divBdr>
        </w:div>
        <w:div w:id="1122110962">
          <w:marLeft w:val="640"/>
          <w:marRight w:val="0"/>
          <w:marTop w:val="0"/>
          <w:marBottom w:val="0"/>
          <w:divBdr>
            <w:top w:val="none" w:sz="0" w:space="0" w:color="auto"/>
            <w:left w:val="none" w:sz="0" w:space="0" w:color="auto"/>
            <w:bottom w:val="none" w:sz="0" w:space="0" w:color="auto"/>
            <w:right w:val="none" w:sz="0" w:space="0" w:color="auto"/>
          </w:divBdr>
        </w:div>
        <w:div w:id="1960840994">
          <w:marLeft w:val="640"/>
          <w:marRight w:val="0"/>
          <w:marTop w:val="0"/>
          <w:marBottom w:val="0"/>
          <w:divBdr>
            <w:top w:val="none" w:sz="0" w:space="0" w:color="auto"/>
            <w:left w:val="none" w:sz="0" w:space="0" w:color="auto"/>
            <w:bottom w:val="none" w:sz="0" w:space="0" w:color="auto"/>
            <w:right w:val="none" w:sz="0" w:space="0" w:color="auto"/>
          </w:divBdr>
        </w:div>
        <w:div w:id="597831149">
          <w:marLeft w:val="640"/>
          <w:marRight w:val="0"/>
          <w:marTop w:val="0"/>
          <w:marBottom w:val="0"/>
          <w:divBdr>
            <w:top w:val="none" w:sz="0" w:space="0" w:color="auto"/>
            <w:left w:val="none" w:sz="0" w:space="0" w:color="auto"/>
            <w:bottom w:val="none" w:sz="0" w:space="0" w:color="auto"/>
            <w:right w:val="none" w:sz="0" w:space="0" w:color="auto"/>
          </w:divBdr>
        </w:div>
        <w:div w:id="906115988">
          <w:marLeft w:val="640"/>
          <w:marRight w:val="0"/>
          <w:marTop w:val="0"/>
          <w:marBottom w:val="0"/>
          <w:divBdr>
            <w:top w:val="none" w:sz="0" w:space="0" w:color="auto"/>
            <w:left w:val="none" w:sz="0" w:space="0" w:color="auto"/>
            <w:bottom w:val="none" w:sz="0" w:space="0" w:color="auto"/>
            <w:right w:val="none" w:sz="0" w:space="0" w:color="auto"/>
          </w:divBdr>
        </w:div>
        <w:div w:id="1799689192">
          <w:marLeft w:val="640"/>
          <w:marRight w:val="0"/>
          <w:marTop w:val="0"/>
          <w:marBottom w:val="0"/>
          <w:divBdr>
            <w:top w:val="none" w:sz="0" w:space="0" w:color="auto"/>
            <w:left w:val="none" w:sz="0" w:space="0" w:color="auto"/>
            <w:bottom w:val="none" w:sz="0" w:space="0" w:color="auto"/>
            <w:right w:val="none" w:sz="0" w:space="0" w:color="auto"/>
          </w:divBdr>
        </w:div>
        <w:div w:id="2098549774">
          <w:marLeft w:val="640"/>
          <w:marRight w:val="0"/>
          <w:marTop w:val="0"/>
          <w:marBottom w:val="0"/>
          <w:divBdr>
            <w:top w:val="none" w:sz="0" w:space="0" w:color="auto"/>
            <w:left w:val="none" w:sz="0" w:space="0" w:color="auto"/>
            <w:bottom w:val="none" w:sz="0" w:space="0" w:color="auto"/>
            <w:right w:val="none" w:sz="0" w:space="0" w:color="auto"/>
          </w:divBdr>
        </w:div>
        <w:div w:id="571889519">
          <w:marLeft w:val="640"/>
          <w:marRight w:val="0"/>
          <w:marTop w:val="0"/>
          <w:marBottom w:val="0"/>
          <w:divBdr>
            <w:top w:val="none" w:sz="0" w:space="0" w:color="auto"/>
            <w:left w:val="none" w:sz="0" w:space="0" w:color="auto"/>
            <w:bottom w:val="none" w:sz="0" w:space="0" w:color="auto"/>
            <w:right w:val="none" w:sz="0" w:space="0" w:color="auto"/>
          </w:divBdr>
        </w:div>
        <w:div w:id="902330518">
          <w:marLeft w:val="640"/>
          <w:marRight w:val="0"/>
          <w:marTop w:val="0"/>
          <w:marBottom w:val="0"/>
          <w:divBdr>
            <w:top w:val="none" w:sz="0" w:space="0" w:color="auto"/>
            <w:left w:val="none" w:sz="0" w:space="0" w:color="auto"/>
            <w:bottom w:val="none" w:sz="0" w:space="0" w:color="auto"/>
            <w:right w:val="none" w:sz="0" w:space="0" w:color="auto"/>
          </w:divBdr>
        </w:div>
        <w:div w:id="1205479298">
          <w:marLeft w:val="640"/>
          <w:marRight w:val="0"/>
          <w:marTop w:val="0"/>
          <w:marBottom w:val="0"/>
          <w:divBdr>
            <w:top w:val="none" w:sz="0" w:space="0" w:color="auto"/>
            <w:left w:val="none" w:sz="0" w:space="0" w:color="auto"/>
            <w:bottom w:val="none" w:sz="0" w:space="0" w:color="auto"/>
            <w:right w:val="none" w:sz="0" w:space="0" w:color="auto"/>
          </w:divBdr>
        </w:div>
        <w:div w:id="359165641">
          <w:marLeft w:val="640"/>
          <w:marRight w:val="0"/>
          <w:marTop w:val="0"/>
          <w:marBottom w:val="0"/>
          <w:divBdr>
            <w:top w:val="none" w:sz="0" w:space="0" w:color="auto"/>
            <w:left w:val="none" w:sz="0" w:space="0" w:color="auto"/>
            <w:bottom w:val="none" w:sz="0" w:space="0" w:color="auto"/>
            <w:right w:val="none" w:sz="0" w:space="0" w:color="auto"/>
          </w:divBdr>
        </w:div>
        <w:div w:id="137889330">
          <w:marLeft w:val="640"/>
          <w:marRight w:val="0"/>
          <w:marTop w:val="0"/>
          <w:marBottom w:val="0"/>
          <w:divBdr>
            <w:top w:val="none" w:sz="0" w:space="0" w:color="auto"/>
            <w:left w:val="none" w:sz="0" w:space="0" w:color="auto"/>
            <w:bottom w:val="none" w:sz="0" w:space="0" w:color="auto"/>
            <w:right w:val="none" w:sz="0" w:space="0" w:color="auto"/>
          </w:divBdr>
        </w:div>
        <w:div w:id="411047346">
          <w:marLeft w:val="640"/>
          <w:marRight w:val="0"/>
          <w:marTop w:val="0"/>
          <w:marBottom w:val="0"/>
          <w:divBdr>
            <w:top w:val="none" w:sz="0" w:space="0" w:color="auto"/>
            <w:left w:val="none" w:sz="0" w:space="0" w:color="auto"/>
            <w:bottom w:val="none" w:sz="0" w:space="0" w:color="auto"/>
            <w:right w:val="none" w:sz="0" w:space="0" w:color="auto"/>
          </w:divBdr>
        </w:div>
        <w:div w:id="1805927887">
          <w:marLeft w:val="640"/>
          <w:marRight w:val="0"/>
          <w:marTop w:val="0"/>
          <w:marBottom w:val="0"/>
          <w:divBdr>
            <w:top w:val="none" w:sz="0" w:space="0" w:color="auto"/>
            <w:left w:val="none" w:sz="0" w:space="0" w:color="auto"/>
            <w:bottom w:val="none" w:sz="0" w:space="0" w:color="auto"/>
            <w:right w:val="none" w:sz="0" w:space="0" w:color="auto"/>
          </w:divBdr>
        </w:div>
        <w:div w:id="1716545911">
          <w:marLeft w:val="640"/>
          <w:marRight w:val="0"/>
          <w:marTop w:val="0"/>
          <w:marBottom w:val="0"/>
          <w:divBdr>
            <w:top w:val="none" w:sz="0" w:space="0" w:color="auto"/>
            <w:left w:val="none" w:sz="0" w:space="0" w:color="auto"/>
            <w:bottom w:val="none" w:sz="0" w:space="0" w:color="auto"/>
            <w:right w:val="none" w:sz="0" w:space="0" w:color="auto"/>
          </w:divBdr>
        </w:div>
        <w:div w:id="1422531332">
          <w:marLeft w:val="640"/>
          <w:marRight w:val="0"/>
          <w:marTop w:val="0"/>
          <w:marBottom w:val="0"/>
          <w:divBdr>
            <w:top w:val="none" w:sz="0" w:space="0" w:color="auto"/>
            <w:left w:val="none" w:sz="0" w:space="0" w:color="auto"/>
            <w:bottom w:val="none" w:sz="0" w:space="0" w:color="auto"/>
            <w:right w:val="none" w:sz="0" w:space="0" w:color="auto"/>
          </w:divBdr>
        </w:div>
        <w:div w:id="1919360110">
          <w:marLeft w:val="640"/>
          <w:marRight w:val="0"/>
          <w:marTop w:val="0"/>
          <w:marBottom w:val="0"/>
          <w:divBdr>
            <w:top w:val="none" w:sz="0" w:space="0" w:color="auto"/>
            <w:left w:val="none" w:sz="0" w:space="0" w:color="auto"/>
            <w:bottom w:val="none" w:sz="0" w:space="0" w:color="auto"/>
            <w:right w:val="none" w:sz="0" w:space="0" w:color="auto"/>
          </w:divBdr>
        </w:div>
        <w:div w:id="1934582775">
          <w:marLeft w:val="640"/>
          <w:marRight w:val="0"/>
          <w:marTop w:val="0"/>
          <w:marBottom w:val="0"/>
          <w:divBdr>
            <w:top w:val="none" w:sz="0" w:space="0" w:color="auto"/>
            <w:left w:val="none" w:sz="0" w:space="0" w:color="auto"/>
            <w:bottom w:val="none" w:sz="0" w:space="0" w:color="auto"/>
            <w:right w:val="none" w:sz="0" w:space="0" w:color="auto"/>
          </w:divBdr>
        </w:div>
        <w:div w:id="1045251968">
          <w:marLeft w:val="640"/>
          <w:marRight w:val="0"/>
          <w:marTop w:val="0"/>
          <w:marBottom w:val="0"/>
          <w:divBdr>
            <w:top w:val="none" w:sz="0" w:space="0" w:color="auto"/>
            <w:left w:val="none" w:sz="0" w:space="0" w:color="auto"/>
            <w:bottom w:val="none" w:sz="0" w:space="0" w:color="auto"/>
            <w:right w:val="none" w:sz="0" w:space="0" w:color="auto"/>
          </w:divBdr>
        </w:div>
        <w:div w:id="1768311528">
          <w:marLeft w:val="640"/>
          <w:marRight w:val="0"/>
          <w:marTop w:val="0"/>
          <w:marBottom w:val="0"/>
          <w:divBdr>
            <w:top w:val="none" w:sz="0" w:space="0" w:color="auto"/>
            <w:left w:val="none" w:sz="0" w:space="0" w:color="auto"/>
            <w:bottom w:val="none" w:sz="0" w:space="0" w:color="auto"/>
            <w:right w:val="none" w:sz="0" w:space="0" w:color="auto"/>
          </w:divBdr>
        </w:div>
        <w:div w:id="1612781083">
          <w:marLeft w:val="640"/>
          <w:marRight w:val="0"/>
          <w:marTop w:val="0"/>
          <w:marBottom w:val="0"/>
          <w:divBdr>
            <w:top w:val="none" w:sz="0" w:space="0" w:color="auto"/>
            <w:left w:val="none" w:sz="0" w:space="0" w:color="auto"/>
            <w:bottom w:val="none" w:sz="0" w:space="0" w:color="auto"/>
            <w:right w:val="none" w:sz="0" w:space="0" w:color="auto"/>
          </w:divBdr>
        </w:div>
        <w:div w:id="1274634567">
          <w:marLeft w:val="640"/>
          <w:marRight w:val="0"/>
          <w:marTop w:val="0"/>
          <w:marBottom w:val="0"/>
          <w:divBdr>
            <w:top w:val="none" w:sz="0" w:space="0" w:color="auto"/>
            <w:left w:val="none" w:sz="0" w:space="0" w:color="auto"/>
            <w:bottom w:val="none" w:sz="0" w:space="0" w:color="auto"/>
            <w:right w:val="none" w:sz="0" w:space="0" w:color="auto"/>
          </w:divBdr>
        </w:div>
        <w:div w:id="1960838904">
          <w:marLeft w:val="640"/>
          <w:marRight w:val="0"/>
          <w:marTop w:val="0"/>
          <w:marBottom w:val="0"/>
          <w:divBdr>
            <w:top w:val="none" w:sz="0" w:space="0" w:color="auto"/>
            <w:left w:val="none" w:sz="0" w:space="0" w:color="auto"/>
            <w:bottom w:val="none" w:sz="0" w:space="0" w:color="auto"/>
            <w:right w:val="none" w:sz="0" w:space="0" w:color="auto"/>
          </w:divBdr>
        </w:div>
        <w:div w:id="2142570157">
          <w:marLeft w:val="640"/>
          <w:marRight w:val="0"/>
          <w:marTop w:val="0"/>
          <w:marBottom w:val="0"/>
          <w:divBdr>
            <w:top w:val="none" w:sz="0" w:space="0" w:color="auto"/>
            <w:left w:val="none" w:sz="0" w:space="0" w:color="auto"/>
            <w:bottom w:val="none" w:sz="0" w:space="0" w:color="auto"/>
            <w:right w:val="none" w:sz="0" w:space="0" w:color="auto"/>
          </w:divBdr>
        </w:div>
        <w:div w:id="1446539567">
          <w:marLeft w:val="640"/>
          <w:marRight w:val="0"/>
          <w:marTop w:val="0"/>
          <w:marBottom w:val="0"/>
          <w:divBdr>
            <w:top w:val="none" w:sz="0" w:space="0" w:color="auto"/>
            <w:left w:val="none" w:sz="0" w:space="0" w:color="auto"/>
            <w:bottom w:val="none" w:sz="0" w:space="0" w:color="auto"/>
            <w:right w:val="none" w:sz="0" w:space="0" w:color="auto"/>
          </w:divBdr>
        </w:div>
        <w:div w:id="1491286370">
          <w:marLeft w:val="640"/>
          <w:marRight w:val="0"/>
          <w:marTop w:val="0"/>
          <w:marBottom w:val="0"/>
          <w:divBdr>
            <w:top w:val="none" w:sz="0" w:space="0" w:color="auto"/>
            <w:left w:val="none" w:sz="0" w:space="0" w:color="auto"/>
            <w:bottom w:val="none" w:sz="0" w:space="0" w:color="auto"/>
            <w:right w:val="none" w:sz="0" w:space="0" w:color="auto"/>
          </w:divBdr>
        </w:div>
        <w:div w:id="219832461">
          <w:marLeft w:val="640"/>
          <w:marRight w:val="0"/>
          <w:marTop w:val="0"/>
          <w:marBottom w:val="0"/>
          <w:divBdr>
            <w:top w:val="none" w:sz="0" w:space="0" w:color="auto"/>
            <w:left w:val="none" w:sz="0" w:space="0" w:color="auto"/>
            <w:bottom w:val="none" w:sz="0" w:space="0" w:color="auto"/>
            <w:right w:val="none" w:sz="0" w:space="0" w:color="auto"/>
          </w:divBdr>
        </w:div>
        <w:div w:id="1348558675">
          <w:marLeft w:val="640"/>
          <w:marRight w:val="0"/>
          <w:marTop w:val="0"/>
          <w:marBottom w:val="0"/>
          <w:divBdr>
            <w:top w:val="none" w:sz="0" w:space="0" w:color="auto"/>
            <w:left w:val="none" w:sz="0" w:space="0" w:color="auto"/>
            <w:bottom w:val="none" w:sz="0" w:space="0" w:color="auto"/>
            <w:right w:val="none" w:sz="0" w:space="0" w:color="auto"/>
          </w:divBdr>
        </w:div>
        <w:div w:id="1830560916">
          <w:marLeft w:val="640"/>
          <w:marRight w:val="0"/>
          <w:marTop w:val="0"/>
          <w:marBottom w:val="0"/>
          <w:divBdr>
            <w:top w:val="none" w:sz="0" w:space="0" w:color="auto"/>
            <w:left w:val="none" w:sz="0" w:space="0" w:color="auto"/>
            <w:bottom w:val="none" w:sz="0" w:space="0" w:color="auto"/>
            <w:right w:val="none" w:sz="0" w:space="0" w:color="auto"/>
          </w:divBdr>
        </w:div>
        <w:div w:id="1875847579">
          <w:marLeft w:val="640"/>
          <w:marRight w:val="0"/>
          <w:marTop w:val="0"/>
          <w:marBottom w:val="0"/>
          <w:divBdr>
            <w:top w:val="none" w:sz="0" w:space="0" w:color="auto"/>
            <w:left w:val="none" w:sz="0" w:space="0" w:color="auto"/>
            <w:bottom w:val="none" w:sz="0" w:space="0" w:color="auto"/>
            <w:right w:val="none" w:sz="0" w:space="0" w:color="auto"/>
          </w:divBdr>
        </w:div>
        <w:div w:id="1591616535">
          <w:marLeft w:val="640"/>
          <w:marRight w:val="0"/>
          <w:marTop w:val="0"/>
          <w:marBottom w:val="0"/>
          <w:divBdr>
            <w:top w:val="none" w:sz="0" w:space="0" w:color="auto"/>
            <w:left w:val="none" w:sz="0" w:space="0" w:color="auto"/>
            <w:bottom w:val="none" w:sz="0" w:space="0" w:color="auto"/>
            <w:right w:val="none" w:sz="0" w:space="0" w:color="auto"/>
          </w:divBdr>
        </w:div>
        <w:div w:id="206963699">
          <w:marLeft w:val="640"/>
          <w:marRight w:val="0"/>
          <w:marTop w:val="0"/>
          <w:marBottom w:val="0"/>
          <w:divBdr>
            <w:top w:val="none" w:sz="0" w:space="0" w:color="auto"/>
            <w:left w:val="none" w:sz="0" w:space="0" w:color="auto"/>
            <w:bottom w:val="none" w:sz="0" w:space="0" w:color="auto"/>
            <w:right w:val="none" w:sz="0" w:space="0" w:color="auto"/>
          </w:divBdr>
        </w:div>
        <w:div w:id="610013735">
          <w:marLeft w:val="640"/>
          <w:marRight w:val="0"/>
          <w:marTop w:val="0"/>
          <w:marBottom w:val="0"/>
          <w:divBdr>
            <w:top w:val="none" w:sz="0" w:space="0" w:color="auto"/>
            <w:left w:val="none" w:sz="0" w:space="0" w:color="auto"/>
            <w:bottom w:val="none" w:sz="0" w:space="0" w:color="auto"/>
            <w:right w:val="none" w:sz="0" w:space="0" w:color="auto"/>
          </w:divBdr>
        </w:div>
        <w:div w:id="2033996395">
          <w:marLeft w:val="640"/>
          <w:marRight w:val="0"/>
          <w:marTop w:val="0"/>
          <w:marBottom w:val="0"/>
          <w:divBdr>
            <w:top w:val="none" w:sz="0" w:space="0" w:color="auto"/>
            <w:left w:val="none" w:sz="0" w:space="0" w:color="auto"/>
            <w:bottom w:val="none" w:sz="0" w:space="0" w:color="auto"/>
            <w:right w:val="none" w:sz="0" w:space="0" w:color="auto"/>
          </w:divBdr>
        </w:div>
        <w:div w:id="1054697480">
          <w:marLeft w:val="640"/>
          <w:marRight w:val="0"/>
          <w:marTop w:val="0"/>
          <w:marBottom w:val="0"/>
          <w:divBdr>
            <w:top w:val="none" w:sz="0" w:space="0" w:color="auto"/>
            <w:left w:val="none" w:sz="0" w:space="0" w:color="auto"/>
            <w:bottom w:val="none" w:sz="0" w:space="0" w:color="auto"/>
            <w:right w:val="none" w:sz="0" w:space="0" w:color="auto"/>
          </w:divBdr>
        </w:div>
        <w:div w:id="2066220483">
          <w:marLeft w:val="640"/>
          <w:marRight w:val="0"/>
          <w:marTop w:val="0"/>
          <w:marBottom w:val="0"/>
          <w:divBdr>
            <w:top w:val="none" w:sz="0" w:space="0" w:color="auto"/>
            <w:left w:val="none" w:sz="0" w:space="0" w:color="auto"/>
            <w:bottom w:val="none" w:sz="0" w:space="0" w:color="auto"/>
            <w:right w:val="none" w:sz="0" w:space="0" w:color="auto"/>
          </w:divBdr>
        </w:div>
        <w:div w:id="1267427100">
          <w:marLeft w:val="640"/>
          <w:marRight w:val="0"/>
          <w:marTop w:val="0"/>
          <w:marBottom w:val="0"/>
          <w:divBdr>
            <w:top w:val="none" w:sz="0" w:space="0" w:color="auto"/>
            <w:left w:val="none" w:sz="0" w:space="0" w:color="auto"/>
            <w:bottom w:val="none" w:sz="0" w:space="0" w:color="auto"/>
            <w:right w:val="none" w:sz="0" w:space="0" w:color="auto"/>
          </w:divBdr>
        </w:div>
        <w:div w:id="1442995106">
          <w:marLeft w:val="640"/>
          <w:marRight w:val="0"/>
          <w:marTop w:val="0"/>
          <w:marBottom w:val="0"/>
          <w:divBdr>
            <w:top w:val="none" w:sz="0" w:space="0" w:color="auto"/>
            <w:left w:val="none" w:sz="0" w:space="0" w:color="auto"/>
            <w:bottom w:val="none" w:sz="0" w:space="0" w:color="auto"/>
            <w:right w:val="none" w:sz="0" w:space="0" w:color="auto"/>
          </w:divBdr>
        </w:div>
      </w:divsChild>
    </w:div>
    <w:div w:id="518786626">
      <w:bodyDiv w:val="1"/>
      <w:marLeft w:val="0"/>
      <w:marRight w:val="0"/>
      <w:marTop w:val="0"/>
      <w:marBottom w:val="0"/>
      <w:divBdr>
        <w:top w:val="none" w:sz="0" w:space="0" w:color="auto"/>
        <w:left w:val="none" w:sz="0" w:space="0" w:color="auto"/>
        <w:bottom w:val="none" w:sz="0" w:space="0" w:color="auto"/>
        <w:right w:val="none" w:sz="0" w:space="0" w:color="auto"/>
      </w:divBdr>
    </w:div>
    <w:div w:id="520902491">
      <w:marLeft w:val="640"/>
      <w:marRight w:val="0"/>
      <w:marTop w:val="0"/>
      <w:marBottom w:val="0"/>
      <w:divBdr>
        <w:top w:val="none" w:sz="0" w:space="0" w:color="auto"/>
        <w:left w:val="none" w:sz="0" w:space="0" w:color="auto"/>
        <w:bottom w:val="none" w:sz="0" w:space="0" w:color="auto"/>
        <w:right w:val="none" w:sz="0" w:space="0" w:color="auto"/>
      </w:divBdr>
    </w:div>
    <w:div w:id="521020587">
      <w:marLeft w:val="0"/>
      <w:marRight w:val="0"/>
      <w:marTop w:val="0"/>
      <w:marBottom w:val="0"/>
      <w:divBdr>
        <w:top w:val="none" w:sz="0" w:space="0" w:color="auto"/>
        <w:left w:val="none" w:sz="0" w:space="0" w:color="auto"/>
        <w:bottom w:val="none" w:sz="0" w:space="0" w:color="auto"/>
        <w:right w:val="none" w:sz="0" w:space="0" w:color="auto"/>
      </w:divBdr>
    </w:div>
    <w:div w:id="522594962">
      <w:marLeft w:val="640"/>
      <w:marRight w:val="0"/>
      <w:marTop w:val="0"/>
      <w:marBottom w:val="0"/>
      <w:divBdr>
        <w:top w:val="none" w:sz="0" w:space="0" w:color="auto"/>
        <w:left w:val="none" w:sz="0" w:space="0" w:color="auto"/>
        <w:bottom w:val="none" w:sz="0" w:space="0" w:color="auto"/>
        <w:right w:val="none" w:sz="0" w:space="0" w:color="auto"/>
      </w:divBdr>
    </w:div>
    <w:div w:id="522675434">
      <w:bodyDiv w:val="1"/>
      <w:marLeft w:val="0"/>
      <w:marRight w:val="0"/>
      <w:marTop w:val="0"/>
      <w:marBottom w:val="0"/>
      <w:divBdr>
        <w:top w:val="none" w:sz="0" w:space="0" w:color="auto"/>
        <w:left w:val="none" w:sz="0" w:space="0" w:color="auto"/>
        <w:bottom w:val="none" w:sz="0" w:space="0" w:color="auto"/>
        <w:right w:val="none" w:sz="0" w:space="0" w:color="auto"/>
      </w:divBdr>
      <w:divsChild>
        <w:div w:id="759257554">
          <w:marLeft w:val="640"/>
          <w:marRight w:val="0"/>
          <w:marTop w:val="0"/>
          <w:marBottom w:val="0"/>
          <w:divBdr>
            <w:top w:val="none" w:sz="0" w:space="0" w:color="auto"/>
            <w:left w:val="none" w:sz="0" w:space="0" w:color="auto"/>
            <w:bottom w:val="none" w:sz="0" w:space="0" w:color="auto"/>
            <w:right w:val="none" w:sz="0" w:space="0" w:color="auto"/>
          </w:divBdr>
        </w:div>
        <w:div w:id="688482417">
          <w:marLeft w:val="640"/>
          <w:marRight w:val="0"/>
          <w:marTop w:val="0"/>
          <w:marBottom w:val="0"/>
          <w:divBdr>
            <w:top w:val="none" w:sz="0" w:space="0" w:color="auto"/>
            <w:left w:val="none" w:sz="0" w:space="0" w:color="auto"/>
            <w:bottom w:val="none" w:sz="0" w:space="0" w:color="auto"/>
            <w:right w:val="none" w:sz="0" w:space="0" w:color="auto"/>
          </w:divBdr>
        </w:div>
        <w:div w:id="599990149">
          <w:marLeft w:val="640"/>
          <w:marRight w:val="0"/>
          <w:marTop w:val="0"/>
          <w:marBottom w:val="0"/>
          <w:divBdr>
            <w:top w:val="none" w:sz="0" w:space="0" w:color="auto"/>
            <w:left w:val="none" w:sz="0" w:space="0" w:color="auto"/>
            <w:bottom w:val="none" w:sz="0" w:space="0" w:color="auto"/>
            <w:right w:val="none" w:sz="0" w:space="0" w:color="auto"/>
          </w:divBdr>
        </w:div>
        <w:div w:id="904799755">
          <w:marLeft w:val="640"/>
          <w:marRight w:val="0"/>
          <w:marTop w:val="0"/>
          <w:marBottom w:val="0"/>
          <w:divBdr>
            <w:top w:val="none" w:sz="0" w:space="0" w:color="auto"/>
            <w:left w:val="none" w:sz="0" w:space="0" w:color="auto"/>
            <w:bottom w:val="none" w:sz="0" w:space="0" w:color="auto"/>
            <w:right w:val="none" w:sz="0" w:space="0" w:color="auto"/>
          </w:divBdr>
        </w:div>
        <w:div w:id="270014452">
          <w:marLeft w:val="640"/>
          <w:marRight w:val="0"/>
          <w:marTop w:val="0"/>
          <w:marBottom w:val="0"/>
          <w:divBdr>
            <w:top w:val="none" w:sz="0" w:space="0" w:color="auto"/>
            <w:left w:val="none" w:sz="0" w:space="0" w:color="auto"/>
            <w:bottom w:val="none" w:sz="0" w:space="0" w:color="auto"/>
            <w:right w:val="none" w:sz="0" w:space="0" w:color="auto"/>
          </w:divBdr>
        </w:div>
        <w:div w:id="1922908953">
          <w:marLeft w:val="640"/>
          <w:marRight w:val="0"/>
          <w:marTop w:val="0"/>
          <w:marBottom w:val="0"/>
          <w:divBdr>
            <w:top w:val="none" w:sz="0" w:space="0" w:color="auto"/>
            <w:left w:val="none" w:sz="0" w:space="0" w:color="auto"/>
            <w:bottom w:val="none" w:sz="0" w:space="0" w:color="auto"/>
            <w:right w:val="none" w:sz="0" w:space="0" w:color="auto"/>
          </w:divBdr>
        </w:div>
        <w:div w:id="1267040012">
          <w:marLeft w:val="640"/>
          <w:marRight w:val="0"/>
          <w:marTop w:val="0"/>
          <w:marBottom w:val="0"/>
          <w:divBdr>
            <w:top w:val="none" w:sz="0" w:space="0" w:color="auto"/>
            <w:left w:val="none" w:sz="0" w:space="0" w:color="auto"/>
            <w:bottom w:val="none" w:sz="0" w:space="0" w:color="auto"/>
            <w:right w:val="none" w:sz="0" w:space="0" w:color="auto"/>
          </w:divBdr>
        </w:div>
        <w:div w:id="1849170272">
          <w:marLeft w:val="640"/>
          <w:marRight w:val="0"/>
          <w:marTop w:val="0"/>
          <w:marBottom w:val="0"/>
          <w:divBdr>
            <w:top w:val="none" w:sz="0" w:space="0" w:color="auto"/>
            <w:left w:val="none" w:sz="0" w:space="0" w:color="auto"/>
            <w:bottom w:val="none" w:sz="0" w:space="0" w:color="auto"/>
            <w:right w:val="none" w:sz="0" w:space="0" w:color="auto"/>
          </w:divBdr>
        </w:div>
        <w:div w:id="2071033499">
          <w:marLeft w:val="640"/>
          <w:marRight w:val="0"/>
          <w:marTop w:val="0"/>
          <w:marBottom w:val="0"/>
          <w:divBdr>
            <w:top w:val="none" w:sz="0" w:space="0" w:color="auto"/>
            <w:left w:val="none" w:sz="0" w:space="0" w:color="auto"/>
            <w:bottom w:val="none" w:sz="0" w:space="0" w:color="auto"/>
            <w:right w:val="none" w:sz="0" w:space="0" w:color="auto"/>
          </w:divBdr>
        </w:div>
        <w:div w:id="313871302">
          <w:marLeft w:val="640"/>
          <w:marRight w:val="0"/>
          <w:marTop w:val="0"/>
          <w:marBottom w:val="0"/>
          <w:divBdr>
            <w:top w:val="none" w:sz="0" w:space="0" w:color="auto"/>
            <w:left w:val="none" w:sz="0" w:space="0" w:color="auto"/>
            <w:bottom w:val="none" w:sz="0" w:space="0" w:color="auto"/>
            <w:right w:val="none" w:sz="0" w:space="0" w:color="auto"/>
          </w:divBdr>
        </w:div>
        <w:div w:id="1164125861">
          <w:marLeft w:val="640"/>
          <w:marRight w:val="0"/>
          <w:marTop w:val="0"/>
          <w:marBottom w:val="0"/>
          <w:divBdr>
            <w:top w:val="none" w:sz="0" w:space="0" w:color="auto"/>
            <w:left w:val="none" w:sz="0" w:space="0" w:color="auto"/>
            <w:bottom w:val="none" w:sz="0" w:space="0" w:color="auto"/>
            <w:right w:val="none" w:sz="0" w:space="0" w:color="auto"/>
          </w:divBdr>
        </w:div>
        <w:div w:id="229577646">
          <w:marLeft w:val="640"/>
          <w:marRight w:val="0"/>
          <w:marTop w:val="0"/>
          <w:marBottom w:val="0"/>
          <w:divBdr>
            <w:top w:val="none" w:sz="0" w:space="0" w:color="auto"/>
            <w:left w:val="none" w:sz="0" w:space="0" w:color="auto"/>
            <w:bottom w:val="none" w:sz="0" w:space="0" w:color="auto"/>
            <w:right w:val="none" w:sz="0" w:space="0" w:color="auto"/>
          </w:divBdr>
        </w:div>
        <w:div w:id="1677732460">
          <w:marLeft w:val="640"/>
          <w:marRight w:val="0"/>
          <w:marTop w:val="0"/>
          <w:marBottom w:val="0"/>
          <w:divBdr>
            <w:top w:val="none" w:sz="0" w:space="0" w:color="auto"/>
            <w:left w:val="none" w:sz="0" w:space="0" w:color="auto"/>
            <w:bottom w:val="none" w:sz="0" w:space="0" w:color="auto"/>
            <w:right w:val="none" w:sz="0" w:space="0" w:color="auto"/>
          </w:divBdr>
        </w:div>
        <w:div w:id="410926200">
          <w:marLeft w:val="640"/>
          <w:marRight w:val="0"/>
          <w:marTop w:val="0"/>
          <w:marBottom w:val="0"/>
          <w:divBdr>
            <w:top w:val="none" w:sz="0" w:space="0" w:color="auto"/>
            <w:left w:val="none" w:sz="0" w:space="0" w:color="auto"/>
            <w:bottom w:val="none" w:sz="0" w:space="0" w:color="auto"/>
            <w:right w:val="none" w:sz="0" w:space="0" w:color="auto"/>
          </w:divBdr>
        </w:div>
        <w:div w:id="78018735">
          <w:marLeft w:val="640"/>
          <w:marRight w:val="0"/>
          <w:marTop w:val="0"/>
          <w:marBottom w:val="0"/>
          <w:divBdr>
            <w:top w:val="none" w:sz="0" w:space="0" w:color="auto"/>
            <w:left w:val="none" w:sz="0" w:space="0" w:color="auto"/>
            <w:bottom w:val="none" w:sz="0" w:space="0" w:color="auto"/>
            <w:right w:val="none" w:sz="0" w:space="0" w:color="auto"/>
          </w:divBdr>
        </w:div>
        <w:div w:id="1224372528">
          <w:marLeft w:val="640"/>
          <w:marRight w:val="0"/>
          <w:marTop w:val="0"/>
          <w:marBottom w:val="0"/>
          <w:divBdr>
            <w:top w:val="none" w:sz="0" w:space="0" w:color="auto"/>
            <w:left w:val="none" w:sz="0" w:space="0" w:color="auto"/>
            <w:bottom w:val="none" w:sz="0" w:space="0" w:color="auto"/>
            <w:right w:val="none" w:sz="0" w:space="0" w:color="auto"/>
          </w:divBdr>
        </w:div>
        <w:div w:id="1839298732">
          <w:marLeft w:val="640"/>
          <w:marRight w:val="0"/>
          <w:marTop w:val="0"/>
          <w:marBottom w:val="0"/>
          <w:divBdr>
            <w:top w:val="none" w:sz="0" w:space="0" w:color="auto"/>
            <w:left w:val="none" w:sz="0" w:space="0" w:color="auto"/>
            <w:bottom w:val="none" w:sz="0" w:space="0" w:color="auto"/>
            <w:right w:val="none" w:sz="0" w:space="0" w:color="auto"/>
          </w:divBdr>
        </w:div>
        <w:div w:id="1698890054">
          <w:marLeft w:val="640"/>
          <w:marRight w:val="0"/>
          <w:marTop w:val="0"/>
          <w:marBottom w:val="0"/>
          <w:divBdr>
            <w:top w:val="none" w:sz="0" w:space="0" w:color="auto"/>
            <w:left w:val="none" w:sz="0" w:space="0" w:color="auto"/>
            <w:bottom w:val="none" w:sz="0" w:space="0" w:color="auto"/>
            <w:right w:val="none" w:sz="0" w:space="0" w:color="auto"/>
          </w:divBdr>
        </w:div>
        <w:div w:id="1740328043">
          <w:marLeft w:val="640"/>
          <w:marRight w:val="0"/>
          <w:marTop w:val="0"/>
          <w:marBottom w:val="0"/>
          <w:divBdr>
            <w:top w:val="none" w:sz="0" w:space="0" w:color="auto"/>
            <w:left w:val="none" w:sz="0" w:space="0" w:color="auto"/>
            <w:bottom w:val="none" w:sz="0" w:space="0" w:color="auto"/>
            <w:right w:val="none" w:sz="0" w:space="0" w:color="auto"/>
          </w:divBdr>
        </w:div>
        <w:div w:id="648706028">
          <w:marLeft w:val="640"/>
          <w:marRight w:val="0"/>
          <w:marTop w:val="0"/>
          <w:marBottom w:val="0"/>
          <w:divBdr>
            <w:top w:val="none" w:sz="0" w:space="0" w:color="auto"/>
            <w:left w:val="none" w:sz="0" w:space="0" w:color="auto"/>
            <w:bottom w:val="none" w:sz="0" w:space="0" w:color="auto"/>
            <w:right w:val="none" w:sz="0" w:space="0" w:color="auto"/>
          </w:divBdr>
        </w:div>
        <w:div w:id="524827510">
          <w:marLeft w:val="640"/>
          <w:marRight w:val="0"/>
          <w:marTop w:val="0"/>
          <w:marBottom w:val="0"/>
          <w:divBdr>
            <w:top w:val="none" w:sz="0" w:space="0" w:color="auto"/>
            <w:left w:val="none" w:sz="0" w:space="0" w:color="auto"/>
            <w:bottom w:val="none" w:sz="0" w:space="0" w:color="auto"/>
            <w:right w:val="none" w:sz="0" w:space="0" w:color="auto"/>
          </w:divBdr>
        </w:div>
        <w:div w:id="526875102">
          <w:marLeft w:val="640"/>
          <w:marRight w:val="0"/>
          <w:marTop w:val="0"/>
          <w:marBottom w:val="0"/>
          <w:divBdr>
            <w:top w:val="none" w:sz="0" w:space="0" w:color="auto"/>
            <w:left w:val="none" w:sz="0" w:space="0" w:color="auto"/>
            <w:bottom w:val="none" w:sz="0" w:space="0" w:color="auto"/>
            <w:right w:val="none" w:sz="0" w:space="0" w:color="auto"/>
          </w:divBdr>
        </w:div>
        <w:div w:id="1071193298">
          <w:marLeft w:val="640"/>
          <w:marRight w:val="0"/>
          <w:marTop w:val="0"/>
          <w:marBottom w:val="0"/>
          <w:divBdr>
            <w:top w:val="none" w:sz="0" w:space="0" w:color="auto"/>
            <w:left w:val="none" w:sz="0" w:space="0" w:color="auto"/>
            <w:bottom w:val="none" w:sz="0" w:space="0" w:color="auto"/>
            <w:right w:val="none" w:sz="0" w:space="0" w:color="auto"/>
          </w:divBdr>
        </w:div>
        <w:div w:id="1710298647">
          <w:marLeft w:val="640"/>
          <w:marRight w:val="0"/>
          <w:marTop w:val="0"/>
          <w:marBottom w:val="0"/>
          <w:divBdr>
            <w:top w:val="none" w:sz="0" w:space="0" w:color="auto"/>
            <w:left w:val="none" w:sz="0" w:space="0" w:color="auto"/>
            <w:bottom w:val="none" w:sz="0" w:space="0" w:color="auto"/>
            <w:right w:val="none" w:sz="0" w:space="0" w:color="auto"/>
          </w:divBdr>
        </w:div>
        <w:div w:id="2102213607">
          <w:marLeft w:val="640"/>
          <w:marRight w:val="0"/>
          <w:marTop w:val="0"/>
          <w:marBottom w:val="0"/>
          <w:divBdr>
            <w:top w:val="none" w:sz="0" w:space="0" w:color="auto"/>
            <w:left w:val="none" w:sz="0" w:space="0" w:color="auto"/>
            <w:bottom w:val="none" w:sz="0" w:space="0" w:color="auto"/>
            <w:right w:val="none" w:sz="0" w:space="0" w:color="auto"/>
          </w:divBdr>
        </w:div>
        <w:div w:id="531111654">
          <w:marLeft w:val="640"/>
          <w:marRight w:val="0"/>
          <w:marTop w:val="0"/>
          <w:marBottom w:val="0"/>
          <w:divBdr>
            <w:top w:val="none" w:sz="0" w:space="0" w:color="auto"/>
            <w:left w:val="none" w:sz="0" w:space="0" w:color="auto"/>
            <w:bottom w:val="none" w:sz="0" w:space="0" w:color="auto"/>
            <w:right w:val="none" w:sz="0" w:space="0" w:color="auto"/>
          </w:divBdr>
        </w:div>
        <w:div w:id="230388210">
          <w:marLeft w:val="640"/>
          <w:marRight w:val="0"/>
          <w:marTop w:val="0"/>
          <w:marBottom w:val="0"/>
          <w:divBdr>
            <w:top w:val="none" w:sz="0" w:space="0" w:color="auto"/>
            <w:left w:val="none" w:sz="0" w:space="0" w:color="auto"/>
            <w:bottom w:val="none" w:sz="0" w:space="0" w:color="auto"/>
            <w:right w:val="none" w:sz="0" w:space="0" w:color="auto"/>
          </w:divBdr>
        </w:div>
        <w:div w:id="742144145">
          <w:marLeft w:val="640"/>
          <w:marRight w:val="0"/>
          <w:marTop w:val="0"/>
          <w:marBottom w:val="0"/>
          <w:divBdr>
            <w:top w:val="none" w:sz="0" w:space="0" w:color="auto"/>
            <w:left w:val="none" w:sz="0" w:space="0" w:color="auto"/>
            <w:bottom w:val="none" w:sz="0" w:space="0" w:color="auto"/>
            <w:right w:val="none" w:sz="0" w:space="0" w:color="auto"/>
          </w:divBdr>
        </w:div>
        <w:div w:id="1662929916">
          <w:marLeft w:val="640"/>
          <w:marRight w:val="0"/>
          <w:marTop w:val="0"/>
          <w:marBottom w:val="0"/>
          <w:divBdr>
            <w:top w:val="none" w:sz="0" w:space="0" w:color="auto"/>
            <w:left w:val="none" w:sz="0" w:space="0" w:color="auto"/>
            <w:bottom w:val="none" w:sz="0" w:space="0" w:color="auto"/>
            <w:right w:val="none" w:sz="0" w:space="0" w:color="auto"/>
          </w:divBdr>
        </w:div>
        <w:div w:id="1986271456">
          <w:marLeft w:val="640"/>
          <w:marRight w:val="0"/>
          <w:marTop w:val="0"/>
          <w:marBottom w:val="0"/>
          <w:divBdr>
            <w:top w:val="none" w:sz="0" w:space="0" w:color="auto"/>
            <w:left w:val="none" w:sz="0" w:space="0" w:color="auto"/>
            <w:bottom w:val="none" w:sz="0" w:space="0" w:color="auto"/>
            <w:right w:val="none" w:sz="0" w:space="0" w:color="auto"/>
          </w:divBdr>
        </w:div>
        <w:div w:id="631639209">
          <w:marLeft w:val="640"/>
          <w:marRight w:val="0"/>
          <w:marTop w:val="0"/>
          <w:marBottom w:val="0"/>
          <w:divBdr>
            <w:top w:val="none" w:sz="0" w:space="0" w:color="auto"/>
            <w:left w:val="none" w:sz="0" w:space="0" w:color="auto"/>
            <w:bottom w:val="none" w:sz="0" w:space="0" w:color="auto"/>
            <w:right w:val="none" w:sz="0" w:space="0" w:color="auto"/>
          </w:divBdr>
        </w:div>
        <w:div w:id="787704773">
          <w:marLeft w:val="640"/>
          <w:marRight w:val="0"/>
          <w:marTop w:val="0"/>
          <w:marBottom w:val="0"/>
          <w:divBdr>
            <w:top w:val="none" w:sz="0" w:space="0" w:color="auto"/>
            <w:left w:val="none" w:sz="0" w:space="0" w:color="auto"/>
            <w:bottom w:val="none" w:sz="0" w:space="0" w:color="auto"/>
            <w:right w:val="none" w:sz="0" w:space="0" w:color="auto"/>
          </w:divBdr>
        </w:div>
        <w:div w:id="1998224296">
          <w:marLeft w:val="640"/>
          <w:marRight w:val="0"/>
          <w:marTop w:val="0"/>
          <w:marBottom w:val="0"/>
          <w:divBdr>
            <w:top w:val="none" w:sz="0" w:space="0" w:color="auto"/>
            <w:left w:val="none" w:sz="0" w:space="0" w:color="auto"/>
            <w:bottom w:val="none" w:sz="0" w:space="0" w:color="auto"/>
            <w:right w:val="none" w:sz="0" w:space="0" w:color="auto"/>
          </w:divBdr>
        </w:div>
        <w:div w:id="723067153">
          <w:marLeft w:val="640"/>
          <w:marRight w:val="0"/>
          <w:marTop w:val="0"/>
          <w:marBottom w:val="0"/>
          <w:divBdr>
            <w:top w:val="none" w:sz="0" w:space="0" w:color="auto"/>
            <w:left w:val="none" w:sz="0" w:space="0" w:color="auto"/>
            <w:bottom w:val="none" w:sz="0" w:space="0" w:color="auto"/>
            <w:right w:val="none" w:sz="0" w:space="0" w:color="auto"/>
          </w:divBdr>
        </w:div>
        <w:div w:id="1195650451">
          <w:marLeft w:val="640"/>
          <w:marRight w:val="0"/>
          <w:marTop w:val="0"/>
          <w:marBottom w:val="0"/>
          <w:divBdr>
            <w:top w:val="none" w:sz="0" w:space="0" w:color="auto"/>
            <w:left w:val="none" w:sz="0" w:space="0" w:color="auto"/>
            <w:bottom w:val="none" w:sz="0" w:space="0" w:color="auto"/>
            <w:right w:val="none" w:sz="0" w:space="0" w:color="auto"/>
          </w:divBdr>
        </w:div>
        <w:div w:id="632371816">
          <w:marLeft w:val="640"/>
          <w:marRight w:val="0"/>
          <w:marTop w:val="0"/>
          <w:marBottom w:val="0"/>
          <w:divBdr>
            <w:top w:val="none" w:sz="0" w:space="0" w:color="auto"/>
            <w:left w:val="none" w:sz="0" w:space="0" w:color="auto"/>
            <w:bottom w:val="none" w:sz="0" w:space="0" w:color="auto"/>
            <w:right w:val="none" w:sz="0" w:space="0" w:color="auto"/>
          </w:divBdr>
        </w:div>
        <w:div w:id="194999206">
          <w:marLeft w:val="640"/>
          <w:marRight w:val="0"/>
          <w:marTop w:val="0"/>
          <w:marBottom w:val="0"/>
          <w:divBdr>
            <w:top w:val="none" w:sz="0" w:space="0" w:color="auto"/>
            <w:left w:val="none" w:sz="0" w:space="0" w:color="auto"/>
            <w:bottom w:val="none" w:sz="0" w:space="0" w:color="auto"/>
            <w:right w:val="none" w:sz="0" w:space="0" w:color="auto"/>
          </w:divBdr>
        </w:div>
        <w:div w:id="1605310775">
          <w:marLeft w:val="640"/>
          <w:marRight w:val="0"/>
          <w:marTop w:val="0"/>
          <w:marBottom w:val="0"/>
          <w:divBdr>
            <w:top w:val="none" w:sz="0" w:space="0" w:color="auto"/>
            <w:left w:val="none" w:sz="0" w:space="0" w:color="auto"/>
            <w:bottom w:val="none" w:sz="0" w:space="0" w:color="auto"/>
            <w:right w:val="none" w:sz="0" w:space="0" w:color="auto"/>
          </w:divBdr>
        </w:div>
        <w:div w:id="1084914043">
          <w:marLeft w:val="640"/>
          <w:marRight w:val="0"/>
          <w:marTop w:val="0"/>
          <w:marBottom w:val="0"/>
          <w:divBdr>
            <w:top w:val="none" w:sz="0" w:space="0" w:color="auto"/>
            <w:left w:val="none" w:sz="0" w:space="0" w:color="auto"/>
            <w:bottom w:val="none" w:sz="0" w:space="0" w:color="auto"/>
            <w:right w:val="none" w:sz="0" w:space="0" w:color="auto"/>
          </w:divBdr>
        </w:div>
        <w:div w:id="1079640747">
          <w:marLeft w:val="640"/>
          <w:marRight w:val="0"/>
          <w:marTop w:val="0"/>
          <w:marBottom w:val="0"/>
          <w:divBdr>
            <w:top w:val="none" w:sz="0" w:space="0" w:color="auto"/>
            <w:left w:val="none" w:sz="0" w:space="0" w:color="auto"/>
            <w:bottom w:val="none" w:sz="0" w:space="0" w:color="auto"/>
            <w:right w:val="none" w:sz="0" w:space="0" w:color="auto"/>
          </w:divBdr>
        </w:div>
        <w:div w:id="1569070275">
          <w:marLeft w:val="640"/>
          <w:marRight w:val="0"/>
          <w:marTop w:val="0"/>
          <w:marBottom w:val="0"/>
          <w:divBdr>
            <w:top w:val="none" w:sz="0" w:space="0" w:color="auto"/>
            <w:left w:val="none" w:sz="0" w:space="0" w:color="auto"/>
            <w:bottom w:val="none" w:sz="0" w:space="0" w:color="auto"/>
            <w:right w:val="none" w:sz="0" w:space="0" w:color="auto"/>
          </w:divBdr>
        </w:div>
      </w:divsChild>
    </w:div>
    <w:div w:id="522979156">
      <w:marLeft w:val="640"/>
      <w:marRight w:val="0"/>
      <w:marTop w:val="0"/>
      <w:marBottom w:val="0"/>
      <w:divBdr>
        <w:top w:val="none" w:sz="0" w:space="0" w:color="auto"/>
        <w:left w:val="none" w:sz="0" w:space="0" w:color="auto"/>
        <w:bottom w:val="none" w:sz="0" w:space="0" w:color="auto"/>
        <w:right w:val="none" w:sz="0" w:space="0" w:color="auto"/>
      </w:divBdr>
    </w:div>
    <w:div w:id="524487050">
      <w:marLeft w:val="640"/>
      <w:marRight w:val="0"/>
      <w:marTop w:val="0"/>
      <w:marBottom w:val="0"/>
      <w:divBdr>
        <w:top w:val="none" w:sz="0" w:space="0" w:color="auto"/>
        <w:left w:val="none" w:sz="0" w:space="0" w:color="auto"/>
        <w:bottom w:val="none" w:sz="0" w:space="0" w:color="auto"/>
        <w:right w:val="none" w:sz="0" w:space="0" w:color="auto"/>
      </w:divBdr>
    </w:div>
    <w:div w:id="525095399">
      <w:bodyDiv w:val="1"/>
      <w:marLeft w:val="0"/>
      <w:marRight w:val="0"/>
      <w:marTop w:val="0"/>
      <w:marBottom w:val="0"/>
      <w:divBdr>
        <w:top w:val="none" w:sz="0" w:space="0" w:color="auto"/>
        <w:left w:val="none" w:sz="0" w:space="0" w:color="auto"/>
        <w:bottom w:val="none" w:sz="0" w:space="0" w:color="auto"/>
        <w:right w:val="none" w:sz="0" w:space="0" w:color="auto"/>
      </w:divBdr>
      <w:divsChild>
        <w:div w:id="110899505">
          <w:marLeft w:val="640"/>
          <w:marRight w:val="0"/>
          <w:marTop w:val="0"/>
          <w:marBottom w:val="0"/>
          <w:divBdr>
            <w:top w:val="none" w:sz="0" w:space="0" w:color="auto"/>
            <w:left w:val="none" w:sz="0" w:space="0" w:color="auto"/>
            <w:bottom w:val="none" w:sz="0" w:space="0" w:color="auto"/>
            <w:right w:val="none" w:sz="0" w:space="0" w:color="auto"/>
          </w:divBdr>
        </w:div>
        <w:div w:id="323437475">
          <w:marLeft w:val="640"/>
          <w:marRight w:val="0"/>
          <w:marTop w:val="0"/>
          <w:marBottom w:val="0"/>
          <w:divBdr>
            <w:top w:val="none" w:sz="0" w:space="0" w:color="auto"/>
            <w:left w:val="none" w:sz="0" w:space="0" w:color="auto"/>
            <w:bottom w:val="none" w:sz="0" w:space="0" w:color="auto"/>
            <w:right w:val="none" w:sz="0" w:space="0" w:color="auto"/>
          </w:divBdr>
        </w:div>
        <w:div w:id="353460532">
          <w:marLeft w:val="640"/>
          <w:marRight w:val="0"/>
          <w:marTop w:val="0"/>
          <w:marBottom w:val="0"/>
          <w:divBdr>
            <w:top w:val="none" w:sz="0" w:space="0" w:color="auto"/>
            <w:left w:val="none" w:sz="0" w:space="0" w:color="auto"/>
            <w:bottom w:val="none" w:sz="0" w:space="0" w:color="auto"/>
            <w:right w:val="none" w:sz="0" w:space="0" w:color="auto"/>
          </w:divBdr>
        </w:div>
        <w:div w:id="760416460">
          <w:marLeft w:val="640"/>
          <w:marRight w:val="0"/>
          <w:marTop w:val="0"/>
          <w:marBottom w:val="0"/>
          <w:divBdr>
            <w:top w:val="none" w:sz="0" w:space="0" w:color="auto"/>
            <w:left w:val="none" w:sz="0" w:space="0" w:color="auto"/>
            <w:bottom w:val="none" w:sz="0" w:space="0" w:color="auto"/>
            <w:right w:val="none" w:sz="0" w:space="0" w:color="auto"/>
          </w:divBdr>
        </w:div>
        <w:div w:id="852381698">
          <w:marLeft w:val="640"/>
          <w:marRight w:val="0"/>
          <w:marTop w:val="0"/>
          <w:marBottom w:val="0"/>
          <w:divBdr>
            <w:top w:val="none" w:sz="0" w:space="0" w:color="auto"/>
            <w:left w:val="none" w:sz="0" w:space="0" w:color="auto"/>
            <w:bottom w:val="none" w:sz="0" w:space="0" w:color="auto"/>
            <w:right w:val="none" w:sz="0" w:space="0" w:color="auto"/>
          </w:divBdr>
        </w:div>
        <w:div w:id="912081763">
          <w:marLeft w:val="640"/>
          <w:marRight w:val="0"/>
          <w:marTop w:val="0"/>
          <w:marBottom w:val="0"/>
          <w:divBdr>
            <w:top w:val="none" w:sz="0" w:space="0" w:color="auto"/>
            <w:left w:val="none" w:sz="0" w:space="0" w:color="auto"/>
            <w:bottom w:val="none" w:sz="0" w:space="0" w:color="auto"/>
            <w:right w:val="none" w:sz="0" w:space="0" w:color="auto"/>
          </w:divBdr>
        </w:div>
        <w:div w:id="1086802379">
          <w:marLeft w:val="640"/>
          <w:marRight w:val="0"/>
          <w:marTop w:val="0"/>
          <w:marBottom w:val="0"/>
          <w:divBdr>
            <w:top w:val="none" w:sz="0" w:space="0" w:color="auto"/>
            <w:left w:val="none" w:sz="0" w:space="0" w:color="auto"/>
            <w:bottom w:val="none" w:sz="0" w:space="0" w:color="auto"/>
            <w:right w:val="none" w:sz="0" w:space="0" w:color="auto"/>
          </w:divBdr>
        </w:div>
        <w:div w:id="1179584747">
          <w:marLeft w:val="640"/>
          <w:marRight w:val="0"/>
          <w:marTop w:val="0"/>
          <w:marBottom w:val="0"/>
          <w:divBdr>
            <w:top w:val="none" w:sz="0" w:space="0" w:color="auto"/>
            <w:left w:val="none" w:sz="0" w:space="0" w:color="auto"/>
            <w:bottom w:val="none" w:sz="0" w:space="0" w:color="auto"/>
            <w:right w:val="none" w:sz="0" w:space="0" w:color="auto"/>
          </w:divBdr>
        </w:div>
        <w:div w:id="1207333610">
          <w:marLeft w:val="640"/>
          <w:marRight w:val="0"/>
          <w:marTop w:val="0"/>
          <w:marBottom w:val="0"/>
          <w:divBdr>
            <w:top w:val="none" w:sz="0" w:space="0" w:color="auto"/>
            <w:left w:val="none" w:sz="0" w:space="0" w:color="auto"/>
            <w:bottom w:val="none" w:sz="0" w:space="0" w:color="auto"/>
            <w:right w:val="none" w:sz="0" w:space="0" w:color="auto"/>
          </w:divBdr>
        </w:div>
        <w:div w:id="1403678299">
          <w:marLeft w:val="640"/>
          <w:marRight w:val="0"/>
          <w:marTop w:val="0"/>
          <w:marBottom w:val="0"/>
          <w:divBdr>
            <w:top w:val="none" w:sz="0" w:space="0" w:color="auto"/>
            <w:left w:val="none" w:sz="0" w:space="0" w:color="auto"/>
            <w:bottom w:val="none" w:sz="0" w:space="0" w:color="auto"/>
            <w:right w:val="none" w:sz="0" w:space="0" w:color="auto"/>
          </w:divBdr>
        </w:div>
        <w:div w:id="1471315952">
          <w:marLeft w:val="640"/>
          <w:marRight w:val="0"/>
          <w:marTop w:val="0"/>
          <w:marBottom w:val="0"/>
          <w:divBdr>
            <w:top w:val="none" w:sz="0" w:space="0" w:color="auto"/>
            <w:left w:val="none" w:sz="0" w:space="0" w:color="auto"/>
            <w:bottom w:val="none" w:sz="0" w:space="0" w:color="auto"/>
            <w:right w:val="none" w:sz="0" w:space="0" w:color="auto"/>
          </w:divBdr>
        </w:div>
        <w:div w:id="1609970277">
          <w:marLeft w:val="640"/>
          <w:marRight w:val="0"/>
          <w:marTop w:val="0"/>
          <w:marBottom w:val="0"/>
          <w:divBdr>
            <w:top w:val="none" w:sz="0" w:space="0" w:color="auto"/>
            <w:left w:val="none" w:sz="0" w:space="0" w:color="auto"/>
            <w:bottom w:val="none" w:sz="0" w:space="0" w:color="auto"/>
            <w:right w:val="none" w:sz="0" w:space="0" w:color="auto"/>
          </w:divBdr>
        </w:div>
        <w:div w:id="1716201607">
          <w:marLeft w:val="640"/>
          <w:marRight w:val="0"/>
          <w:marTop w:val="0"/>
          <w:marBottom w:val="0"/>
          <w:divBdr>
            <w:top w:val="none" w:sz="0" w:space="0" w:color="auto"/>
            <w:left w:val="none" w:sz="0" w:space="0" w:color="auto"/>
            <w:bottom w:val="none" w:sz="0" w:space="0" w:color="auto"/>
            <w:right w:val="none" w:sz="0" w:space="0" w:color="auto"/>
          </w:divBdr>
        </w:div>
        <w:div w:id="1813596692">
          <w:marLeft w:val="640"/>
          <w:marRight w:val="0"/>
          <w:marTop w:val="0"/>
          <w:marBottom w:val="0"/>
          <w:divBdr>
            <w:top w:val="none" w:sz="0" w:space="0" w:color="auto"/>
            <w:left w:val="none" w:sz="0" w:space="0" w:color="auto"/>
            <w:bottom w:val="none" w:sz="0" w:space="0" w:color="auto"/>
            <w:right w:val="none" w:sz="0" w:space="0" w:color="auto"/>
          </w:divBdr>
        </w:div>
        <w:div w:id="1816221989">
          <w:marLeft w:val="640"/>
          <w:marRight w:val="0"/>
          <w:marTop w:val="0"/>
          <w:marBottom w:val="0"/>
          <w:divBdr>
            <w:top w:val="none" w:sz="0" w:space="0" w:color="auto"/>
            <w:left w:val="none" w:sz="0" w:space="0" w:color="auto"/>
            <w:bottom w:val="none" w:sz="0" w:space="0" w:color="auto"/>
            <w:right w:val="none" w:sz="0" w:space="0" w:color="auto"/>
          </w:divBdr>
        </w:div>
        <w:div w:id="1890418198">
          <w:marLeft w:val="640"/>
          <w:marRight w:val="0"/>
          <w:marTop w:val="0"/>
          <w:marBottom w:val="0"/>
          <w:divBdr>
            <w:top w:val="none" w:sz="0" w:space="0" w:color="auto"/>
            <w:left w:val="none" w:sz="0" w:space="0" w:color="auto"/>
            <w:bottom w:val="none" w:sz="0" w:space="0" w:color="auto"/>
            <w:right w:val="none" w:sz="0" w:space="0" w:color="auto"/>
          </w:divBdr>
        </w:div>
        <w:div w:id="1959869411">
          <w:marLeft w:val="640"/>
          <w:marRight w:val="0"/>
          <w:marTop w:val="0"/>
          <w:marBottom w:val="0"/>
          <w:divBdr>
            <w:top w:val="none" w:sz="0" w:space="0" w:color="auto"/>
            <w:left w:val="none" w:sz="0" w:space="0" w:color="auto"/>
            <w:bottom w:val="none" w:sz="0" w:space="0" w:color="auto"/>
            <w:right w:val="none" w:sz="0" w:space="0" w:color="auto"/>
          </w:divBdr>
        </w:div>
        <w:div w:id="1998143152">
          <w:marLeft w:val="640"/>
          <w:marRight w:val="0"/>
          <w:marTop w:val="0"/>
          <w:marBottom w:val="0"/>
          <w:divBdr>
            <w:top w:val="none" w:sz="0" w:space="0" w:color="auto"/>
            <w:left w:val="none" w:sz="0" w:space="0" w:color="auto"/>
            <w:bottom w:val="none" w:sz="0" w:space="0" w:color="auto"/>
            <w:right w:val="none" w:sz="0" w:space="0" w:color="auto"/>
          </w:divBdr>
        </w:div>
        <w:div w:id="2002149888">
          <w:marLeft w:val="640"/>
          <w:marRight w:val="0"/>
          <w:marTop w:val="0"/>
          <w:marBottom w:val="0"/>
          <w:divBdr>
            <w:top w:val="none" w:sz="0" w:space="0" w:color="auto"/>
            <w:left w:val="none" w:sz="0" w:space="0" w:color="auto"/>
            <w:bottom w:val="none" w:sz="0" w:space="0" w:color="auto"/>
            <w:right w:val="none" w:sz="0" w:space="0" w:color="auto"/>
          </w:divBdr>
        </w:div>
        <w:div w:id="2105372941">
          <w:marLeft w:val="640"/>
          <w:marRight w:val="0"/>
          <w:marTop w:val="0"/>
          <w:marBottom w:val="0"/>
          <w:divBdr>
            <w:top w:val="none" w:sz="0" w:space="0" w:color="auto"/>
            <w:left w:val="none" w:sz="0" w:space="0" w:color="auto"/>
            <w:bottom w:val="none" w:sz="0" w:space="0" w:color="auto"/>
            <w:right w:val="none" w:sz="0" w:space="0" w:color="auto"/>
          </w:divBdr>
        </w:div>
        <w:div w:id="2136678795">
          <w:marLeft w:val="640"/>
          <w:marRight w:val="0"/>
          <w:marTop w:val="0"/>
          <w:marBottom w:val="0"/>
          <w:divBdr>
            <w:top w:val="none" w:sz="0" w:space="0" w:color="auto"/>
            <w:left w:val="none" w:sz="0" w:space="0" w:color="auto"/>
            <w:bottom w:val="none" w:sz="0" w:space="0" w:color="auto"/>
            <w:right w:val="none" w:sz="0" w:space="0" w:color="auto"/>
          </w:divBdr>
        </w:div>
      </w:divsChild>
    </w:div>
    <w:div w:id="526719421">
      <w:bodyDiv w:val="1"/>
      <w:marLeft w:val="0"/>
      <w:marRight w:val="0"/>
      <w:marTop w:val="0"/>
      <w:marBottom w:val="0"/>
      <w:divBdr>
        <w:top w:val="none" w:sz="0" w:space="0" w:color="auto"/>
        <w:left w:val="none" w:sz="0" w:space="0" w:color="auto"/>
        <w:bottom w:val="none" w:sz="0" w:space="0" w:color="auto"/>
        <w:right w:val="none" w:sz="0" w:space="0" w:color="auto"/>
      </w:divBdr>
      <w:divsChild>
        <w:div w:id="62333759">
          <w:marLeft w:val="640"/>
          <w:marRight w:val="0"/>
          <w:marTop w:val="0"/>
          <w:marBottom w:val="0"/>
          <w:divBdr>
            <w:top w:val="none" w:sz="0" w:space="0" w:color="auto"/>
            <w:left w:val="none" w:sz="0" w:space="0" w:color="auto"/>
            <w:bottom w:val="none" w:sz="0" w:space="0" w:color="auto"/>
            <w:right w:val="none" w:sz="0" w:space="0" w:color="auto"/>
          </w:divBdr>
        </w:div>
        <w:div w:id="71778448">
          <w:marLeft w:val="640"/>
          <w:marRight w:val="0"/>
          <w:marTop w:val="0"/>
          <w:marBottom w:val="0"/>
          <w:divBdr>
            <w:top w:val="none" w:sz="0" w:space="0" w:color="auto"/>
            <w:left w:val="none" w:sz="0" w:space="0" w:color="auto"/>
            <w:bottom w:val="none" w:sz="0" w:space="0" w:color="auto"/>
            <w:right w:val="none" w:sz="0" w:space="0" w:color="auto"/>
          </w:divBdr>
        </w:div>
        <w:div w:id="113184228">
          <w:marLeft w:val="640"/>
          <w:marRight w:val="0"/>
          <w:marTop w:val="0"/>
          <w:marBottom w:val="0"/>
          <w:divBdr>
            <w:top w:val="none" w:sz="0" w:space="0" w:color="auto"/>
            <w:left w:val="none" w:sz="0" w:space="0" w:color="auto"/>
            <w:bottom w:val="none" w:sz="0" w:space="0" w:color="auto"/>
            <w:right w:val="none" w:sz="0" w:space="0" w:color="auto"/>
          </w:divBdr>
        </w:div>
        <w:div w:id="135924894">
          <w:marLeft w:val="640"/>
          <w:marRight w:val="0"/>
          <w:marTop w:val="0"/>
          <w:marBottom w:val="0"/>
          <w:divBdr>
            <w:top w:val="none" w:sz="0" w:space="0" w:color="auto"/>
            <w:left w:val="none" w:sz="0" w:space="0" w:color="auto"/>
            <w:bottom w:val="none" w:sz="0" w:space="0" w:color="auto"/>
            <w:right w:val="none" w:sz="0" w:space="0" w:color="auto"/>
          </w:divBdr>
        </w:div>
        <w:div w:id="298923806">
          <w:marLeft w:val="640"/>
          <w:marRight w:val="0"/>
          <w:marTop w:val="0"/>
          <w:marBottom w:val="0"/>
          <w:divBdr>
            <w:top w:val="none" w:sz="0" w:space="0" w:color="auto"/>
            <w:left w:val="none" w:sz="0" w:space="0" w:color="auto"/>
            <w:bottom w:val="none" w:sz="0" w:space="0" w:color="auto"/>
            <w:right w:val="none" w:sz="0" w:space="0" w:color="auto"/>
          </w:divBdr>
        </w:div>
        <w:div w:id="328758386">
          <w:marLeft w:val="640"/>
          <w:marRight w:val="0"/>
          <w:marTop w:val="0"/>
          <w:marBottom w:val="0"/>
          <w:divBdr>
            <w:top w:val="none" w:sz="0" w:space="0" w:color="auto"/>
            <w:left w:val="none" w:sz="0" w:space="0" w:color="auto"/>
            <w:bottom w:val="none" w:sz="0" w:space="0" w:color="auto"/>
            <w:right w:val="none" w:sz="0" w:space="0" w:color="auto"/>
          </w:divBdr>
        </w:div>
        <w:div w:id="352269284">
          <w:marLeft w:val="640"/>
          <w:marRight w:val="0"/>
          <w:marTop w:val="0"/>
          <w:marBottom w:val="0"/>
          <w:divBdr>
            <w:top w:val="none" w:sz="0" w:space="0" w:color="auto"/>
            <w:left w:val="none" w:sz="0" w:space="0" w:color="auto"/>
            <w:bottom w:val="none" w:sz="0" w:space="0" w:color="auto"/>
            <w:right w:val="none" w:sz="0" w:space="0" w:color="auto"/>
          </w:divBdr>
        </w:div>
        <w:div w:id="371540352">
          <w:marLeft w:val="640"/>
          <w:marRight w:val="0"/>
          <w:marTop w:val="0"/>
          <w:marBottom w:val="0"/>
          <w:divBdr>
            <w:top w:val="none" w:sz="0" w:space="0" w:color="auto"/>
            <w:left w:val="none" w:sz="0" w:space="0" w:color="auto"/>
            <w:bottom w:val="none" w:sz="0" w:space="0" w:color="auto"/>
            <w:right w:val="none" w:sz="0" w:space="0" w:color="auto"/>
          </w:divBdr>
        </w:div>
        <w:div w:id="371929493">
          <w:marLeft w:val="640"/>
          <w:marRight w:val="0"/>
          <w:marTop w:val="0"/>
          <w:marBottom w:val="0"/>
          <w:divBdr>
            <w:top w:val="none" w:sz="0" w:space="0" w:color="auto"/>
            <w:left w:val="none" w:sz="0" w:space="0" w:color="auto"/>
            <w:bottom w:val="none" w:sz="0" w:space="0" w:color="auto"/>
            <w:right w:val="none" w:sz="0" w:space="0" w:color="auto"/>
          </w:divBdr>
        </w:div>
        <w:div w:id="398989003">
          <w:marLeft w:val="640"/>
          <w:marRight w:val="0"/>
          <w:marTop w:val="0"/>
          <w:marBottom w:val="0"/>
          <w:divBdr>
            <w:top w:val="none" w:sz="0" w:space="0" w:color="auto"/>
            <w:left w:val="none" w:sz="0" w:space="0" w:color="auto"/>
            <w:bottom w:val="none" w:sz="0" w:space="0" w:color="auto"/>
            <w:right w:val="none" w:sz="0" w:space="0" w:color="auto"/>
          </w:divBdr>
        </w:div>
        <w:div w:id="426273967">
          <w:marLeft w:val="640"/>
          <w:marRight w:val="0"/>
          <w:marTop w:val="0"/>
          <w:marBottom w:val="0"/>
          <w:divBdr>
            <w:top w:val="none" w:sz="0" w:space="0" w:color="auto"/>
            <w:left w:val="none" w:sz="0" w:space="0" w:color="auto"/>
            <w:bottom w:val="none" w:sz="0" w:space="0" w:color="auto"/>
            <w:right w:val="none" w:sz="0" w:space="0" w:color="auto"/>
          </w:divBdr>
        </w:div>
        <w:div w:id="494300838">
          <w:marLeft w:val="640"/>
          <w:marRight w:val="0"/>
          <w:marTop w:val="0"/>
          <w:marBottom w:val="0"/>
          <w:divBdr>
            <w:top w:val="none" w:sz="0" w:space="0" w:color="auto"/>
            <w:left w:val="none" w:sz="0" w:space="0" w:color="auto"/>
            <w:bottom w:val="none" w:sz="0" w:space="0" w:color="auto"/>
            <w:right w:val="none" w:sz="0" w:space="0" w:color="auto"/>
          </w:divBdr>
        </w:div>
        <w:div w:id="521868393">
          <w:marLeft w:val="640"/>
          <w:marRight w:val="0"/>
          <w:marTop w:val="0"/>
          <w:marBottom w:val="0"/>
          <w:divBdr>
            <w:top w:val="none" w:sz="0" w:space="0" w:color="auto"/>
            <w:left w:val="none" w:sz="0" w:space="0" w:color="auto"/>
            <w:bottom w:val="none" w:sz="0" w:space="0" w:color="auto"/>
            <w:right w:val="none" w:sz="0" w:space="0" w:color="auto"/>
          </w:divBdr>
        </w:div>
        <w:div w:id="525678920">
          <w:marLeft w:val="640"/>
          <w:marRight w:val="0"/>
          <w:marTop w:val="0"/>
          <w:marBottom w:val="0"/>
          <w:divBdr>
            <w:top w:val="none" w:sz="0" w:space="0" w:color="auto"/>
            <w:left w:val="none" w:sz="0" w:space="0" w:color="auto"/>
            <w:bottom w:val="none" w:sz="0" w:space="0" w:color="auto"/>
            <w:right w:val="none" w:sz="0" w:space="0" w:color="auto"/>
          </w:divBdr>
        </w:div>
        <w:div w:id="546843388">
          <w:marLeft w:val="640"/>
          <w:marRight w:val="0"/>
          <w:marTop w:val="0"/>
          <w:marBottom w:val="0"/>
          <w:divBdr>
            <w:top w:val="none" w:sz="0" w:space="0" w:color="auto"/>
            <w:left w:val="none" w:sz="0" w:space="0" w:color="auto"/>
            <w:bottom w:val="none" w:sz="0" w:space="0" w:color="auto"/>
            <w:right w:val="none" w:sz="0" w:space="0" w:color="auto"/>
          </w:divBdr>
        </w:div>
        <w:div w:id="574705496">
          <w:marLeft w:val="640"/>
          <w:marRight w:val="0"/>
          <w:marTop w:val="0"/>
          <w:marBottom w:val="0"/>
          <w:divBdr>
            <w:top w:val="none" w:sz="0" w:space="0" w:color="auto"/>
            <w:left w:val="none" w:sz="0" w:space="0" w:color="auto"/>
            <w:bottom w:val="none" w:sz="0" w:space="0" w:color="auto"/>
            <w:right w:val="none" w:sz="0" w:space="0" w:color="auto"/>
          </w:divBdr>
        </w:div>
        <w:div w:id="591932174">
          <w:marLeft w:val="640"/>
          <w:marRight w:val="0"/>
          <w:marTop w:val="0"/>
          <w:marBottom w:val="0"/>
          <w:divBdr>
            <w:top w:val="none" w:sz="0" w:space="0" w:color="auto"/>
            <w:left w:val="none" w:sz="0" w:space="0" w:color="auto"/>
            <w:bottom w:val="none" w:sz="0" w:space="0" w:color="auto"/>
            <w:right w:val="none" w:sz="0" w:space="0" w:color="auto"/>
          </w:divBdr>
        </w:div>
        <w:div w:id="597375448">
          <w:marLeft w:val="640"/>
          <w:marRight w:val="0"/>
          <w:marTop w:val="0"/>
          <w:marBottom w:val="0"/>
          <w:divBdr>
            <w:top w:val="none" w:sz="0" w:space="0" w:color="auto"/>
            <w:left w:val="none" w:sz="0" w:space="0" w:color="auto"/>
            <w:bottom w:val="none" w:sz="0" w:space="0" w:color="auto"/>
            <w:right w:val="none" w:sz="0" w:space="0" w:color="auto"/>
          </w:divBdr>
        </w:div>
        <w:div w:id="649016944">
          <w:marLeft w:val="640"/>
          <w:marRight w:val="0"/>
          <w:marTop w:val="0"/>
          <w:marBottom w:val="0"/>
          <w:divBdr>
            <w:top w:val="none" w:sz="0" w:space="0" w:color="auto"/>
            <w:left w:val="none" w:sz="0" w:space="0" w:color="auto"/>
            <w:bottom w:val="none" w:sz="0" w:space="0" w:color="auto"/>
            <w:right w:val="none" w:sz="0" w:space="0" w:color="auto"/>
          </w:divBdr>
        </w:div>
        <w:div w:id="703866181">
          <w:marLeft w:val="640"/>
          <w:marRight w:val="0"/>
          <w:marTop w:val="0"/>
          <w:marBottom w:val="0"/>
          <w:divBdr>
            <w:top w:val="none" w:sz="0" w:space="0" w:color="auto"/>
            <w:left w:val="none" w:sz="0" w:space="0" w:color="auto"/>
            <w:bottom w:val="none" w:sz="0" w:space="0" w:color="auto"/>
            <w:right w:val="none" w:sz="0" w:space="0" w:color="auto"/>
          </w:divBdr>
        </w:div>
        <w:div w:id="709306019">
          <w:marLeft w:val="640"/>
          <w:marRight w:val="0"/>
          <w:marTop w:val="0"/>
          <w:marBottom w:val="0"/>
          <w:divBdr>
            <w:top w:val="none" w:sz="0" w:space="0" w:color="auto"/>
            <w:left w:val="none" w:sz="0" w:space="0" w:color="auto"/>
            <w:bottom w:val="none" w:sz="0" w:space="0" w:color="auto"/>
            <w:right w:val="none" w:sz="0" w:space="0" w:color="auto"/>
          </w:divBdr>
        </w:div>
        <w:div w:id="727531594">
          <w:marLeft w:val="640"/>
          <w:marRight w:val="0"/>
          <w:marTop w:val="0"/>
          <w:marBottom w:val="0"/>
          <w:divBdr>
            <w:top w:val="none" w:sz="0" w:space="0" w:color="auto"/>
            <w:left w:val="none" w:sz="0" w:space="0" w:color="auto"/>
            <w:bottom w:val="none" w:sz="0" w:space="0" w:color="auto"/>
            <w:right w:val="none" w:sz="0" w:space="0" w:color="auto"/>
          </w:divBdr>
        </w:div>
        <w:div w:id="737286021">
          <w:marLeft w:val="640"/>
          <w:marRight w:val="0"/>
          <w:marTop w:val="0"/>
          <w:marBottom w:val="0"/>
          <w:divBdr>
            <w:top w:val="none" w:sz="0" w:space="0" w:color="auto"/>
            <w:left w:val="none" w:sz="0" w:space="0" w:color="auto"/>
            <w:bottom w:val="none" w:sz="0" w:space="0" w:color="auto"/>
            <w:right w:val="none" w:sz="0" w:space="0" w:color="auto"/>
          </w:divBdr>
        </w:div>
        <w:div w:id="791479746">
          <w:marLeft w:val="640"/>
          <w:marRight w:val="0"/>
          <w:marTop w:val="0"/>
          <w:marBottom w:val="0"/>
          <w:divBdr>
            <w:top w:val="none" w:sz="0" w:space="0" w:color="auto"/>
            <w:left w:val="none" w:sz="0" w:space="0" w:color="auto"/>
            <w:bottom w:val="none" w:sz="0" w:space="0" w:color="auto"/>
            <w:right w:val="none" w:sz="0" w:space="0" w:color="auto"/>
          </w:divBdr>
        </w:div>
        <w:div w:id="923105872">
          <w:marLeft w:val="640"/>
          <w:marRight w:val="0"/>
          <w:marTop w:val="0"/>
          <w:marBottom w:val="0"/>
          <w:divBdr>
            <w:top w:val="none" w:sz="0" w:space="0" w:color="auto"/>
            <w:left w:val="none" w:sz="0" w:space="0" w:color="auto"/>
            <w:bottom w:val="none" w:sz="0" w:space="0" w:color="auto"/>
            <w:right w:val="none" w:sz="0" w:space="0" w:color="auto"/>
          </w:divBdr>
        </w:div>
        <w:div w:id="930622579">
          <w:marLeft w:val="640"/>
          <w:marRight w:val="0"/>
          <w:marTop w:val="0"/>
          <w:marBottom w:val="0"/>
          <w:divBdr>
            <w:top w:val="none" w:sz="0" w:space="0" w:color="auto"/>
            <w:left w:val="none" w:sz="0" w:space="0" w:color="auto"/>
            <w:bottom w:val="none" w:sz="0" w:space="0" w:color="auto"/>
            <w:right w:val="none" w:sz="0" w:space="0" w:color="auto"/>
          </w:divBdr>
        </w:div>
        <w:div w:id="935752494">
          <w:marLeft w:val="640"/>
          <w:marRight w:val="0"/>
          <w:marTop w:val="0"/>
          <w:marBottom w:val="0"/>
          <w:divBdr>
            <w:top w:val="none" w:sz="0" w:space="0" w:color="auto"/>
            <w:left w:val="none" w:sz="0" w:space="0" w:color="auto"/>
            <w:bottom w:val="none" w:sz="0" w:space="0" w:color="auto"/>
            <w:right w:val="none" w:sz="0" w:space="0" w:color="auto"/>
          </w:divBdr>
        </w:div>
        <w:div w:id="1035809220">
          <w:marLeft w:val="640"/>
          <w:marRight w:val="0"/>
          <w:marTop w:val="0"/>
          <w:marBottom w:val="0"/>
          <w:divBdr>
            <w:top w:val="none" w:sz="0" w:space="0" w:color="auto"/>
            <w:left w:val="none" w:sz="0" w:space="0" w:color="auto"/>
            <w:bottom w:val="none" w:sz="0" w:space="0" w:color="auto"/>
            <w:right w:val="none" w:sz="0" w:space="0" w:color="auto"/>
          </w:divBdr>
        </w:div>
        <w:div w:id="1069814137">
          <w:marLeft w:val="640"/>
          <w:marRight w:val="0"/>
          <w:marTop w:val="0"/>
          <w:marBottom w:val="0"/>
          <w:divBdr>
            <w:top w:val="none" w:sz="0" w:space="0" w:color="auto"/>
            <w:left w:val="none" w:sz="0" w:space="0" w:color="auto"/>
            <w:bottom w:val="none" w:sz="0" w:space="0" w:color="auto"/>
            <w:right w:val="none" w:sz="0" w:space="0" w:color="auto"/>
          </w:divBdr>
        </w:div>
        <w:div w:id="1104224509">
          <w:marLeft w:val="640"/>
          <w:marRight w:val="0"/>
          <w:marTop w:val="0"/>
          <w:marBottom w:val="0"/>
          <w:divBdr>
            <w:top w:val="none" w:sz="0" w:space="0" w:color="auto"/>
            <w:left w:val="none" w:sz="0" w:space="0" w:color="auto"/>
            <w:bottom w:val="none" w:sz="0" w:space="0" w:color="auto"/>
            <w:right w:val="none" w:sz="0" w:space="0" w:color="auto"/>
          </w:divBdr>
        </w:div>
        <w:div w:id="1132476951">
          <w:marLeft w:val="640"/>
          <w:marRight w:val="0"/>
          <w:marTop w:val="0"/>
          <w:marBottom w:val="0"/>
          <w:divBdr>
            <w:top w:val="none" w:sz="0" w:space="0" w:color="auto"/>
            <w:left w:val="none" w:sz="0" w:space="0" w:color="auto"/>
            <w:bottom w:val="none" w:sz="0" w:space="0" w:color="auto"/>
            <w:right w:val="none" w:sz="0" w:space="0" w:color="auto"/>
          </w:divBdr>
        </w:div>
        <w:div w:id="1175001994">
          <w:marLeft w:val="640"/>
          <w:marRight w:val="0"/>
          <w:marTop w:val="0"/>
          <w:marBottom w:val="0"/>
          <w:divBdr>
            <w:top w:val="none" w:sz="0" w:space="0" w:color="auto"/>
            <w:left w:val="none" w:sz="0" w:space="0" w:color="auto"/>
            <w:bottom w:val="none" w:sz="0" w:space="0" w:color="auto"/>
            <w:right w:val="none" w:sz="0" w:space="0" w:color="auto"/>
          </w:divBdr>
        </w:div>
        <w:div w:id="1182160407">
          <w:marLeft w:val="640"/>
          <w:marRight w:val="0"/>
          <w:marTop w:val="0"/>
          <w:marBottom w:val="0"/>
          <w:divBdr>
            <w:top w:val="none" w:sz="0" w:space="0" w:color="auto"/>
            <w:left w:val="none" w:sz="0" w:space="0" w:color="auto"/>
            <w:bottom w:val="none" w:sz="0" w:space="0" w:color="auto"/>
            <w:right w:val="none" w:sz="0" w:space="0" w:color="auto"/>
          </w:divBdr>
        </w:div>
        <w:div w:id="1185824221">
          <w:marLeft w:val="640"/>
          <w:marRight w:val="0"/>
          <w:marTop w:val="0"/>
          <w:marBottom w:val="0"/>
          <w:divBdr>
            <w:top w:val="none" w:sz="0" w:space="0" w:color="auto"/>
            <w:left w:val="none" w:sz="0" w:space="0" w:color="auto"/>
            <w:bottom w:val="none" w:sz="0" w:space="0" w:color="auto"/>
            <w:right w:val="none" w:sz="0" w:space="0" w:color="auto"/>
          </w:divBdr>
        </w:div>
        <w:div w:id="1233927556">
          <w:marLeft w:val="640"/>
          <w:marRight w:val="0"/>
          <w:marTop w:val="0"/>
          <w:marBottom w:val="0"/>
          <w:divBdr>
            <w:top w:val="none" w:sz="0" w:space="0" w:color="auto"/>
            <w:left w:val="none" w:sz="0" w:space="0" w:color="auto"/>
            <w:bottom w:val="none" w:sz="0" w:space="0" w:color="auto"/>
            <w:right w:val="none" w:sz="0" w:space="0" w:color="auto"/>
          </w:divBdr>
        </w:div>
        <w:div w:id="1374689445">
          <w:marLeft w:val="640"/>
          <w:marRight w:val="0"/>
          <w:marTop w:val="0"/>
          <w:marBottom w:val="0"/>
          <w:divBdr>
            <w:top w:val="none" w:sz="0" w:space="0" w:color="auto"/>
            <w:left w:val="none" w:sz="0" w:space="0" w:color="auto"/>
            <w:bottom w:val="none" w:sz="0" w:space="0" w:color="auto"/>
            <w:right w:val="none" w:sz="0" w:space="0" w:color="auto"/>
          </w:divBdr>
        </w:div>
        <w:div w:id="1414163767">
          <w:marLeft w:val="640"/>
          <w:marRight w:val="0"/>
          <w:marTop w:val="0"/>
          <w:marBottom w:val="0"/>
          <w:divBdr>
            <w:top w:val="none" w:sz="0" w:space="0" w:color="auto"/>
            <w:left w:val="none" w:sz="0" w:space="0" w:color="auto"/>
            <w:bottom w:val="none" w:sz="0" w:space="0" w:color="auto"/>
            <w:right w:val="none" w:sz="0" w:space="0" w:color="auto"/>
          </w:divBdr>
        </w:div>
        <w:div w:id="1422725266">
          <w:marLeft w:val="640"/>
          <w:marRight w:val="0"/>
          <w:marTop w:val="0"/>
          <w:marBottom w:val="0"/>
          <w:divBdr>
            <w:top w:val="none" w:sz="0" w:space="0" w:color="auto"/>
            <w:left w:val="none" w:sz="0" w:space="0" w:color="auto"/>
            <w:bottom w:val="none" w:sz="0" w:space="0" w:color="auto"/>
            <w:right w:val="none" w:sz="0" w:space="0" w:color="auto"/>
          </w:divBdr>
        </w:div>
        <w:div w:id="1453791209">
          <w:marLeft w:val="640"/>
          <w:marRight w:val="0"/>
          <w:marTop w:val="0"/>
          <w:marBottom w:val="0"/>
          <w:divBdr>
            <w:top w:val="none" w:sz="0" w:space="0" w:color="auto"/>
            <w:left w:val="none" w:sz="0" w:space="0" w:color="auto"/>
            <w:bottom w:val="none" w:sz="0" w:space="0" w:color="auto"/>
            <w:right w:val="none" w:sz="0" w:space="0" w:color="auto"/>
          </w:divBdr>
        </w:div>
        <w:div w:id="1469974863">
          <w:marLeft w:val="640"/>
          <w:marRight w:val="0"/>
          <w:marTop w:val="0"/>
          <w:marBottom w:val="0"/>
          <w:divBdr>
            <w:top w:val="none" w:sz="0" w:space="0" w:color="auto"/>
            <w:left w:val="none" w:sz="0" w:space="0" w:color="auto"/>
            <w:bottom w:val="none" w:sz="0" w:space="0" w:color="auto"/>
            <w:right w:val="none" w:sz="0" w:space="0" w:color="auto"/>
          </w:divBdr>
        </w:div>
        <w:div w:id="1495492945">
          <w:marLeft w:val="640"/>
          <w:marRight w:val="0"/>
          <w:marTop w:val="0"/>
          <w:marBottom w:val="0"/>
          <w:divBdr>
            <w:top w:val="none" w:sz="0" w:space="0" w:color="auto"/>
            <w:left w:val="none" w:sz="0" w:space="0" w:color="auto"/>
            <w:bottom w:val="none" w:sz="0" w:space="0" w:color="auto"/>
            <w:right w:val="none" w:sz="0" w:space="0" w:color="auto"/>
          </w:divBdr>
        </w:div>
        <w:div w:id="1558589305">
          <w:marLeft w:val="640"/>
          <w:marRight w:val="0"/>
          <w:marTop w:val="0"/>
          <w:marBottom w:val="0"/>
          <w:divBdr>
            <w:top w:val="none" w:sz="0" w:space="0" w:color="auto"/>
            <w:left w:val="none" w:sz="0" w:space="0" w:color="auto"/>
            <w:bottom w:val="none" w:sz="0" w:space="0" w:color="auto"/>
            <w:right w:val="none" w:sz="0" w:space="0" w:color="auto"/>
          </w:divBdr>
        </w:div>
        <w:div w:id="1686059352">
          <w:marLeft w:val="640"/>
          <w:marRight w:val="0"/>
          <w:marTop w:val="0"/>
          <w:marBottom w:val="0"/>
          <w:divBdr>
            <w:top w:val="none" w:sz="0" w:space="0" w:color="auto"/>
            <w:left w:val="none" w:sz="0" w:space="0" w:color="auto"/>
            <w:bottom w:val="none" w:sz="0" w:space="0" w:color="auto"/>
            <w:right w:val="none" w:sz="0" w:space="0" w:color="auto"/>
          </w:divBdr>
        </w:div>
        <w:div w:id="1695036403">
          <w:marLeft w:val="640"/>
          <w:marRight w:val="0"/>
          <w:marTop w:val="0"/>
          <w:marBottom w:val="0"/>
          <w:divBdr>
            <w:top w:val="none" w:sz="0" w:space="0" w:color="auto"/>
            <w:left w:val="none" w:sz="0" w:space="0" w:color="auto"/>
            <w:bottom w:val="none" w:sz="0" w:space="0" w:color="auto"/>
            <w:right w:val="none" w:sz="0" w:space="0" w:color="auto"/>
          </w:divBdr>
        </w:div>
        <w:div w:id="1702197526">
          <w:marLeft w:val="640"/>
          <w:marRight w:val="0"/>
          <w:marTop w:val="0"/>
          <w:marBottom w:val="0"/>
          <w:divBdr>
            <w:top w:val="none" w:sz="0" w:space="0" w:color="auto"/>
            <w:left w:val="none" w:sz="0" w:space="0" w:color="auto"/>
            <w:bottom w:val="none" w:sz="0" w:space="0" w:color="auto"/>
            <w:right w:val="none" w:sz="0" w:space="0" w:color="auto"/>
          </w:divBdr>
        </w:div>
        <w:div w:id="1708333649">
          <w:marLeft w:val="640"/>
          <w:marRight w:val="0"/>
          <w:marTop w:val="0"/>
          <w:marBottom w:val="0"/>
          <w:divBdr>
            <w:top w:val="none" w:sz="0" w:space="0" w:color="auto"/>
            <w:left w:val="none" w:sz="0" w:space="0" w:color="auto"/>
            <w:bottom w:val="none" w:sz="0" w:space="0" w:color="auto"/>
            <w:right w:val="none" w:sz="0" w:space="0" w:color="auto"/>
          </w:divBdr>
        </w:div>
        <w:div w:id="1709259755">
          <w:marLeft w:val="640"/>
          <w:marRight w:val="0"/>
          <w:marTop w:val="0"/>
          <w:marBottom w:val="0"/>
          <w:divBdr>
            <w:top w:val="none" w:sz="0" w:space="0" w:color="auto"/>
            <w:left w:val="none" w:sz="0" w:space="0" w:color="auto"/>
            <w:bottom w:val="none" w:sz="0" w:space="0" w:color="auto"/>
            <w:right w:val="none" w:sz="0" w:space="0" w:color="auto"/>
          </w:divBdr>
        </w:div>
        <w:div w:id="1780636376">
          <w:marLeft w:val="640"/>
          <w:marRight w:val="0"/>
          <w:marTop w:val="0"/>
          <w:marBottom w:val="0"/>
          <w:divBdr>
            <w:top w:val="none" w:sz="0" w:space="0" w:color="auto"/>
            <w:left w:val="none" w:sz="0" w:space="0" w:color="auto"/>
            <w:bottom w:val="none" w:sz="0" w:space="0" w:color="auto"/>
            <w:right w:val="none" w:sz="0" w:space="0" w:color="auto"/>
          </w:divBdr>
        </w:div>
        <w:div w:id="1806390908">
          <w:marLeft w:val="640"/>
          <w:marRight w:val="0"/>
          <w:marTop w:val="0"/>
          <w:marBottom w:val="0"/>
          <w:divBdr>
            <w:top w:val="none" w:sz="0" w:space="0" w:color="auto"/>
            <w:left w:val="none" w:sz="0" w:space="0" w:color="auto"/>
            <w:bottom w:val="none" w:sz="0" w:space="0" w:color="auto"/>
            <w:right w:val="none" w:sz="0" w:space="0" w:color="auto"/>
          </w:divBdr>
        </w:div>
        <w:div w:id="1830558090">
          <w:marLeft w:val="640"/>
          <w:marRight w:val="0"/>
          <w:marTop w:val="0"/>
          <w:marBottom w:val="0"/>
          <w:divBdr>
            <w:top w:val="none" w:sz="0" w:space="0" w:color="auto"/>
            <w:left w:val="none" w:sz="0" w:space="0" w:color="auto"/>
            <w:bottom w:val="none" w:sz="0" w:space="0" w:color="auto"/>
            <w:right w:val="none" w:sz="0" w:space="0" w:color="auto"/>
          </w:divBdr>
        </w:div>
        <w:div w:id="1912038560">
          <w:marLeft w:val="640"/>
          <w:marRight w:val="0"/>
          <w:marTop w:val="0"/>
          <w:marBottom w:val="0"/>
          <w:divBdr>
            <w:top w:val="none" w:sz="0" w:space="0" w:color="auto"/>
            <w:left w:val="none" w:sz="0" w:space="0" w:color="auto"/>
            <w:bottom w:val="none" w:sz="0" w:space="0" w:color="auto"/>
            <w:right w:val="none" w:sz="0" w:space="0" w:color="auto"/>
          </w:divBdr>
        </w:div>
        <w:div w:id="1915892134">
          <w:marLeft w:val="640"/>
          <w:marRight w:val="0"/>
          <w:marTop w:val="0"/>
          <w:marBottom w:val="0"/>
          <w:divBdr>
            <w:top w:val="none" w:sz="0" w:space="0" w:color="auto"/>
            <w:left w:val="none" w:sz="0" w:space="0" w:color="auto"/>
            <w:bottom w:val="none" w:sz="0" w:space="0" w:color="auto"/>
            <w:right w:val="none" w:sz="0" w:space="0" w:color="auto"/>
          </w:divBdr>
        </w:div>
        <w:div w:id="1936211792">
          <w:marLeft w:val="640"/>
          <w:marRight w:val="0"/>
          <w:marTop w:val="0"/>
          <w:marBottom w:val="0"/>
          <w:divBdr>
            <w:top w:val="none" w:sz="0" w:space="0" w:color="auto"/>
            <w:left w:val="none" w:sz="0" w:space="0" w:color="auto"/>
            <w:bottom w:val="none" w:sz="0" w:space="0" w:color="auto"/>
            <w:right w:val="none" w:sz="0" w:space="0" w:color="auto"/>
          </w:divBdr>
        </w:div>
        <w:div w:id="1942638180">
          <w:marLeft w:val="640"/>
          <w:marRight w:val="0"/>
          <w:marTop w:val="0"/>
          <w:marBottom w:val="0"/>
          <w:divBdr>
            <w:top w:val="none" w:sz="0" w:space="0" w:color="auto"/>
            <w:left w:val="none" w:sz="0" w:space="0" w:color="auto"/>
            <w:bottom w:val="none" w:sz="0" w:space="0" w:color="auto"/>
            <w:right w:val="none" w:sz="0" w:space="0" w:color="auto"/>
          </w:divBdr>
        </w:div>
        <w:div w:id="2009017961">
          <w:marLeft w:val="640"/>
          <w:marRight w:val="0"/>
          <w:marTop w:val="0"/>
          <w:marBottom w:val="0"/>
          <w:divBdr>
            <w:top w:val="none" w:sz="0" w:space="0" w:color="auto"/>
            <w:left w:val="none" w:sz="0" w:space="0" w:color="auto"/>
            <w:bottom w:val="none" w:sz="0" w:space="0" w:color="auto"/>
            <w:right w:val="none" w:sz="0" w:space="0" w:color="auto"/>
          </w:divBdr>
        </w:div>
        <w:div w:id="2103988884">
          <w:marLeft w:val="640"/>
          <w:marRight w:val="0"/>
          <w:marTop w:val="0"/>
          <w:marBottom w:val="0"/>
          <w:divBdr>
            <w:top w:val="none" w:sz="0" w:space="0" w:color="auto"/>
            <w:left w:val="none" w:sz="0" w:space="0" w:color="auto"/>
            <w:bottom w:val="none" w:sz="0" w:space="0" w:color="auto"/>
            <w:right w:val="none" w:sz="0" w:space="0" w:color="auto"/>
          </w:divBdr>
        </w:div>
        <w:div w:id="2126383807">
          <w:marLeft w:val="640"/>
          <w:marRight w:val="0"/>
          <w:marTop w:val="0"/>
          <w:marBottom w:val="0"/>
          <w:divBdr>
            <w:top w:val="none" w:sz="0" w:space="0" w:color="auto"/>
            <w:left w:val="none" w:sz="0" w:space="0" w:color="auto"/>
            <w:bottom w:val="none" w:sz="0" w:space="0" w:color="auto"/>
            <w:right w:val="none" w:sz="0" w:space="0" w:color="auto"/>
          </w:divBdr>
        </w:div>
      </w:divsChild>
    </w:div>
    <w:div w:id="527303382">
      <w:marLeft w:val="640"/>
      <w:marRight w:val="0"/>
      <w:marTop w:val="0"/>
      <w:marBottom w:val="0"/>
      <w:divBdr>
        <w:top w:val="none" w:sz="0" w:space="0" w:color="auto"/>
        <w:left w:val="none" w:sz="0" w:space="0" w:color="auto"/>
        <w:bottom w:val="none" w:sz="0" w:space="0" w:color="auto"/>
        <w:right w:val="none" w:sz="0" w:space="0" w:color="auto"/>
      </w:divBdr>
    </w:div>
    <w:div w:id="528298470">
      <w:marLeft w:val="0"/>
      <w:marRight w:val="0"/>
      <w:marTop w:val="0"/>
      <w:marBottom w:val="0"/>
      <w:divBdr>
        <w:top w:val="none" w:sz="0" w:space="0" w:color="auto"/>
        <w:left w:val="none" w:sz="0" w:space="0" w:color="auto"/>
        <w:bottom w:val="none" w:sz="0" w:space="0" w:color="auto"/>
        <w:right w:val="none" w:sz="0" w:space="0" w:color="auto"/>
      </w:divBdr>
    </w:div>
    <w:div w:id="529997588">
      <w:marLeft w:val="0"/>
      <w:marRight w:val="0"/>
      <w:marTop w:val="0"/>
      <w:marBottom w:val="0"/>
      <w:divBdr>
        <w:top w:val="none" w:sz="0" w:space="0" w:color="auto"/>
        <w:left w:val="none" w:sz="0" w:space="0" w:color="auto"/>
        <w:bottom w:val="none" w:sz="0" w:space="0" w:color="auto"/>
        <w:right w:val="none" w:sz="0" w:space="0" w:color="auto"/>
      </w:divBdr>
    </w:div>
    <w:div w:id="530458971">
      <w:marLeft w:val="640"/>
      <w:marRight w:val="0"/>
      <w:marTop w:val="0"/>
      <w:marBottom w:val="0"/>
      <w:divBdr>
        <w:top w:val="none" w:sz="0" w:space="0" w:color="auto"/>
        <w:left w:val="none" w:sz="0" w:space="0" w:color="auto"/>
        <w:bottom w:val="none" w:sz="0" w:space="0" w:color="auto"/>
        <w:right w:val="none" w:sz="0" w:space="0" w:color="auto"/>
      </w:divBdr>
    </w:div>
    <w:div w:id="531303355">
      <w:marLeft w:val="640"/>
      <w:marRight w:val="0"/>
      <w:marTop w:val="0"/>
      <w:marBottom w:val="0"/>
      <w:divBdr>
        <w:top w:val="none" w:sz="0" w:space="0" w:color="auto"/>
        <w:left w:val="none" w:sz="0" w:space="0" w:color="auto"/>
        <w:bottom w:val="none" w:sz="0" w:space="0" w:color="auto"/>
        <w:right w:val="none" w:sz="0" w:space="0" w:color="auto"/>
      </w:divBdr>
    </w:div>
    <w:div w:id="531915938">
      <w:bodyDiv w:val="1"/>
      <w:marLeft w:val="0"/>
      <w:marRight w:val="0"/>
      <w:marTop w:val="0"/>
      <w:marBottom w:val="0"/>
      <w:divBdr>
        <w:top w:val="none" w:sz="0" w:space="0" w:color="auto"/>
        <w:left w:val="none" w:sz="0" w:space="0" w:color="auto"/>
        <w:bottom w:val="none" w:sz="0" w:space="0" w:color="auto"/>
        <w:right w:val="none" w:sz="0" w:space="0" w:color="auto"/>
      </w:divBdr>
    </w:div>
    <w:div w:id="532115733">
      <w:bodyDiv w:val="1"/>
      <w:marLeft w:val="0"/>
      <w:marRight w:val="0"/>
      <w:marTop w:val="0"/>
      <w:marBottom w:val="0"/>
      <w:divBdr>
        <w:top w:val="none" w:sz="0" w:space="0" w:color="auto"/>
        <w:left w:val="none" w:sz="0" w:space="0" w:color="auto"/>
        <w:bottom w:val="none" w:sz="0" w:space="0" w:color="auto"/>
        <w:right w:val="none" w:sz="0" w:space="0" w:color="auto"/>
      </w:divBdr>
      <w:divsChild>
        <w:div w:id="483284093">
          <w:marLeft w:val="640"/>
          <w:marRight w:val="0"/>
          <w:marTop w:val="0"/>
          <w:marBottom w:val="0"/>
          <w:divBdr>
            <w:top w:val="none" w:sz="0" w:space="0" w:color="auto"/>
            <w:left w:val="none" w:sz="0" w:space="0" w:color="auto"/>
            <w:bottom w:val="none" w:sz="0" w:space="0" w:color="auto"/>
            <w:right w:val="none" w:sz="0" w:space="0" w:color="auto"/>
          </w:divBdr>
        </w:div>
        <w:div w:id="2025981060">
          <w:marLeft w:val="640"/>
          <w:marRight w:val="0"/>
          <w:marTop w:val="0"/>
          <w:marBottom w:val="0"/>
          <w:divBdr>
            <w:top w:val="none" w:sz="0" w:space="0" w:color="auto"/>
            <w:left w:val="none" w:sz="0" w:space="0" w:color="auto"/>
            <w:bottom w:val="none" w:sz="0" w:space="0" w:color="auto"/>
            <w:right w:val="none" w:sz="0" w:space="0" w:color="auto"/>
          </w:divBdr>
        </w:div>
        <w:div w:id="131410516">
          <w:marLeft w:val="640"/>
          <w:marRight w:val="0"/>
          <w:marTop w:val="0"/>
          <w:marBottom w:val="0"/>
          <w:divBdr>
            <w:top w:val="none" w:sz="0" w:space="0" w:color="auto"/>
            <w:left w:val="none" w:sz="0" w:space="0" w:color="auto"/>
            <w:bottom w:val="none" w:sz="0" w:space="0" w:color="auto"/>
            <w:right w:val="none" w:sz="0" w:space="0" w:color="auto"/>
          </w:divBdr>
        </w:div>
        <w:div w:id="666130522">
          <w:marLeft w:val="640"/>
          <w:marRight w:val="0"/>
          <w:marTop w:val="0"/>
          <w:marBottom w:val="0"/>
          <w:divBdr>
            <w:top w:val="none" w:sz="0" w:space="0" w:color="auto"/>
            <w:left w:val="none" w:sz="0" w:space="0" w:color="auto"/>
            <w:bottom w:val="none" w:sz="0" w:space="0" w:color="auto"/>
            <w:right w:val="none" w:sz="0" w:space="0" w:color="auto"/>
          </w:divBdr>
        </w:div>
        <w:div w:id="1855807223">
          <w:marLeft w:val="640"/>
          <w:marRight w:val="0"/>
          <w:marTop w:val="0"/>
          <w:marBottom w:val="0"/>
          <w:divBdr>
            <w:top w:val="none" w:sz="0" w:space="0" w:color="auto"/>
            <w:left w:val="none" w:sz="0" w:space="0" w:color="auto"/>
            <w:bottom w:val="none" w:sz="0" w:space="0" w:color="auto"/>
            <w:right w:val="none" w:sz="0" w:space="0" w:color="auto"/>
          </w:divBdr>
        </w:div>
        <w:div w:id="1660500953">
          <w:marLeft w:val="640"/>
          <w:marRight w:val="0"/>
          <w:marTop w:val="0"/>
          <w:marBottom w:val="0"/>
          <w:divBdr>
            <w:top w:val="none" w:sz="0" w:space="0" w:color="auto"/>
            <w:left w:val="none" w:sz="0" w:space="0" w:color="auto"/>
            <w:bottom w:val="none" w:sz="0" w:space="0" w:color="auto"/>
            <w:right w:val="none" w:sz="0" w:space="0" w:color="auto"/>
          </w:divBdr>
        </w:div>
        <w:div w:id="1585648554">
          <w:marLeft w:val="640"/>
          <w:marRight w:val="0"/>
          <w:marTop w:val="0"/>
          <w:marBottom w:val="0"/>
          <w:divBdr>
            <w:top w:val="none" w:sz="0" w:space="0" w:color="auto"/>
            <w:left w:val="none" w:sz="0" w:space="0" w:color="auto"/>
            <w:bottom w:val="none" w:sz="0" w:space="0" w:color="auto"/>
            <w:right w:val="none" w:sz="0" w:space="0" w:color="auto"/>
          </w:divBdr>
        </w:div>
        <w:div w:id="1167358117">
          <w:marLeft w:val="640"/>
          <w:marRight w:val="0"/>
          <w:marTop w:val="0"/>
          <w:marBottom w:val="0"/>
          <w:divBdr>
            <w:top w:val="none" w:sz="0" w:space="0" w:color="auto"/>
            <w:left w:val="none" w:sz="0" w:space="0" w:color="auto"/>
            <w:bottom w:val="none" w:sz="0" w:space="0" w:color="auto"/>
            <w:right w:val="none" w:sz="0" w:space="0" w:color="auto"/>
          </w:divBdr>
        </w:div>
        <w:div w:id="1543787618">
          <w:marLeft w:val="640"/>
          <w:marRight w:val="0"/>
          <w:marTop w:val="0"/>
          <w:marBottom w:val="0"/>
          <w:divBdr>
            <w:top w:val="none" w:sz="0" w:space="0" w:color="auto"/>
            <w:left w:val="none" w:sz="0" w:space="0" w:color="auto"/>
            <w:bottom w:val="none" w:sz="0" w:space="0" w:color="auto"/>
            <w:right w:val="none" w:sz="0" w:space="0" w:color="auto"/>
          </w:divBdr>
        </w:div>
        <w:div w:id="1389919892">
          <w:marLeft w:val="640"/>
          <w:marRight w:val="0"/>
          <w:marTop w:val="0"/>
          <w:marBottom w:val="0"/>
          <w:divBdr>
            <w:top w:val="none" w:sz="0" w:space="0" w:color="auto"/>
            <w:left w:val="none" w:sz="0" w:space="0" w:color="auto"/>
            <w:bottom w:val="none" w:sz="0" w:space="0" w:color="auto"/>
            <w:right w:val="none" w:sz="0" w:space="0" w:color="auto"/>
          </w:divBdr>
        </w:div>
        <w:div w:id="1840852824">
          <w:marLeft w:val="640"/>
          <w:marRight w:val="0"/>
          <w:marTop w:val="0"/>
          <w:marBottom w:val="0"/>
          <w:divBdr>
            <w:top w:val="none" w:sz="0" w:space="0" w:color="auto"/>
            <w:left w:val="none" w:sz="0" w:space="0" w:color="auto"/>
            <w:bottom w:val="none" w:sz="0" w:space="0" w:color="auto"/>
            <w:right w:val="none" w:sz="0" w:space="0" w:color="auto"/>
          </w:divBdr>
        </w:div>
        <w:div w:id="1418287755">
          <w:marLeft w:val="640"/>
          <w:marRight w:val="0"/>
          <w:marTop w:val="0"/>
          <w:marBottom w:val="0"/>
          <w:divBdr>
            <w:top w:val="none" w:sz="0" w:space="0" w:color="auto"/>
            <w:left w:val="none" w:sz="0" w:space="0" w:color="auto"/>
            <w:bottom w:val="none" w:sz="0" w:space="0" w:color="auto"/>
            <w:right w:val="none" w:sz="0" w:space="0" w:color="auto"/>
          </w:divBdr>
        </w:div>
        <w:div w:id="1547371661">
          <w:marLeft w:val="640"/>
          <w:marRight w:val="0"/>
          <w:marTop w:val="0"/>
          <w:marBottom w:val="0"/>
          <w:divBdr>
            <w:top w:val="none" w:sz="0" w:space="0" w:color="auto"/>
            <w:left w:val="none" w:sz="0" w:space="0" w:color="auto"/>
            <w:bottom w:val="none" w:sz="0" w:space="0" w:color="auto"/>
            <w:right w:val="none" w:sz="0" w:space="0" w:color="auto"/>
          </w:divBdr>
        </w:div>
        <w:div w:id="1972006888">
          <w:marLeft w:val="640"/>
          <w:marRight w:val="0"/>
          <w:marTop w:val="0"/>
          <w:marBottom w:val="0"/>
          <w:divBdr>
            <w:top w:val="none" w:sz="0" w:space="0" w:color="auto"/>
            <w:left w:val="none" w:sz="0" w:space="0" w:color="auto"/>
            <w:bottom w:val="none" w:sz="0" w:space="0" w:color="auto"/>
            <w:right w:val="none" w:sz="0" w:space="0" w:color="auto"/>
          </w:divBdr>
        </w:div>
        <w:div w:id="1098717944">
          <w:marLeft w:val="640"/>
          <w:marRight w:val="0"/>
          <w:marTop w:val="0"/>
          <w:marBottom w:val="0"/>
          <w:divBdr>
            <w:top w:val="none" w:sz="0" w:space="0" w:color="auto"/>
            <w:left w:val="none" w:sz="0" w:space="0" w:color="auto"/>
            <w:bottom w:val="none" w:sz="0" w:space="0" w:color="auto"/>
            <w:right w:val="none" w:sz="0" w:space="0" w:color="auto"/>
          </w:divBdr>
        </w:div>
        <w:div w:id="517617055">
          <w:marLeft w:val="640"/>
          <w:marRight w:val="0"/>
          <w:marTop w:val="0"/>
          <w:marBottom w:val="0"/>
          <w:divBdr>
            <w:top w:val="none" w:sz="0" w:space="0" w:color="auto"/>
            <w:left w:val="none" w:sz="0" w:space="0" w:color="auto"/>
            <w:bottom w:val="none" w:sz="0" w:space="0" w:color="auto"/>
            <w:right w:val="none" w:sz="0" w:space="0" w:color="auto"/>
          </w:divBdr>
        </w:div>
        <w:div w:id="825169183">
          <w:marLeft w:val="640"/>
          <w:marRight w:val="0"/>
          <w:marTop w:val="0"/>
          <w:marBottom w:val="0"/>
          <w:divBdr>
            <w:top w:val="none" w:sz="0" w:space="0" w:color="auto"/>
            <w:left w:val="none" w:sz="0" w:space="0" w:color="auto"/>
            <w:bottom w:val="none" w:sz="0" w:space="0" w:color="auto"/>
            <w:right w:val="none" w:sz="0" w:space="0" w:color="auto"/>
          </w:divBdr>
        </w:div>
        <w:div w:id="194195174">
          <w:marLeft w:val="640"/>
          <w:marRight w:val="0"/>
          <w:marTop w:val="0"/>
          <w:marBottom w:val="0"/>
          <w:divBdr>
            <w:top w:val="none" w:sz="0" w:space="0" w:color="auto"/>
            <w:left w:val="none" w:sz="0" w:space="0" w:color="auto"/>
            <w:bottom w:val="none" w:sz="0" w:space="0" w:color="auto"/>
            <w:right w:val="none" w:sz="0" w:space="0" w:color="auto"/>
          </w:divBdr>
        </w:div>
        <w:div w:id="778718416">
          <w:marLeft w:val="640"/>
          <w:marRight w:val="0"/>
          <w:marTop w:val="0"/>
          <w:marBottom w:val="0"/>
          <w:divBdr>
            <w:top w:val="none" w:sz="0" w:space="0" w:color="auto"/>
            <w:left w:val="none" w:sz="0" w:space="0" w:color="auto"/>
            <w:bottom w:val="none" w:sz="0" w:space="0" w:color="auto"/>
            <w:right w:val="none" w:sz="0" w:space="0" w:color="auto"/>
          </w:divBdr>
        </w:div>
        <w:div w:id="332755847">
          <w:marLeft w:val="640"/>
          <w:marRight w:val="0"/>
          <w:marTop w:val="0"/>
          <w:marBottom w:val="0"/>
          <w:divBdr>
            <w:top w:val="none" w:sz="0" w:space="0" w:color="auto"/>
            <w:left w:val="none" w:sz="0" w:space="0" w:color="auto"/>
            <w:bottom w:val="none" w:sz="0" w:space="0" w:color="auto"/>
            <w:right w:val="none" w:sz="0" w:space="0" w:color="auto"/>
          </w:divBdr>
        </w:div>
        <w:div w:id="687559514">
          <w:marLeft w:val="640"/>
          <w:marRight w:val="0"/>
          <w:marTop w:val="0"/>
          <w:marBottom w:val="0"/>
          <w:divBdr>
            <w:top w:val="none" w:sz="0" w:space="0" w:color="auto"/>
            <w:left w:val="none" w:sz="0" w:space="0" w:color="auto"/>
            <w:bottom w:val="none" w:sz="0" w:space="0" w:color="auto"/>
            <w:right w:val="none" w:sz="0" w:space="0" w:color="auto"/>
          </w:divBdr>
        </w:div>
        <w:div w:id="614866531">
          <w:marLeft w:val="640"/>
          <w:marRight w:val="0"/>
          <w:marTop w:val="0"/>
          <w:marBottom w:val="0"/>
          <w:divBdr>
            <w:top w:val="none" w:sz="0" w:space="0" w:color="auto"/>
            <w:left w:val="none" w:sz="0" w:space="0" w:color="auto"/>
            <w:bottom w:val="none" w:sz="0" w:space="0" w:color="auto"/>
            <w:right w:val="none" w:sz="0" w:space="0" w:color="auto"/>
          </w:divBdr>
        </w:div>
        <w:div w:id="1499232504">
          <w:marLeft w:val="640"/>
          <w:marRight w:val="0"/>
          <w:marTop w:val="0"/>
          <w:marBottom w:val="0"/>
          <w:divBdr>
            <w:top w:val="none" w:sz="0" w:space="0" w:color="auto"/>
            <w:left w:val="none" w:sz="0" w:space="0" w:color="auto"/>
            <w:bottom w:val="none" w:sz="0" w:space="0" w:color="auto"/>
            <w:right w:val="none" w:sz="0" w:space="0" w:color="auto"/>
          </w:divBdr>
        </w:div>
        <w:div w:id="946352282">
          <w:marLeft w:val="640"/>
          <w:marRight w:val="0"/>
          <w:marTop w:val="0"/>
          <w:marBottom w:val="0"/>
          <w:divBdr>
            <w:top w:val="none" w:sz="0" w:space="0" w:color="auto"/>
            <w:left w:val="none" w:sz="0" w:space="0" w:color="auto"/>
            <w:bottom w:val="none" w:sz="0" w:space="0" w:color="auto"/>
            <w:right w:val="none" w:sz="0" w:space="0" w:color="auto"/>
          </w:divBdr>
        </w:div>
        <w:div w:id="1926456726">
          <w:marLeft w:val="640"/>
          <w:marRight w:val="0"/>
          <w:marTop w:val="0"/>
          <w:marBottom w:val="0"/>
          <w:divBdr>
            <w:top w:val="none" w:sz="0" w:space="0" w:color="auto"/>
            <w:left w:val="none" w:sz="0" w:space="0" w:color="auto"/>
            <w:bottom w:val="none" w:sz="0" w:space="0" w:color="auto"/>
            <w:right w:val="none" w:sz="0" w:space="0" w:color="auto"/>
          </w:divBdr>
        </w:div>
        <w:div w:id="2005817963">
          <w:marLeft w:val="640"/>
          <w:marRight w:val="0"/>
          <w:marTop w:val="0"/>
          <w:marBottom w:val="0"/>
          <w:divBdr>
            <w:top w:val="none" w:sz="0" w:space="0" w:color="auto"/>
            <w:left w:val="none" w:sz="0" w:space="0" w:color="auto"/>
            <w:bottom w:val="none" w:sz="0" w:space="0" w:color="auto"/>
            <w:right w:val="none" w:sz="0" w:space="0" w:color="auto"/>
          </w:divBdr>
        </w:div>
        <w:div w:id="1832674747">
          <w:marLeft w:val="640"/>
          <w:marRight w:val="0"/>
          <w:marTop w:val="0"/>
          <w:marBottom w:val="0"/>
          <w:divBdr>
            <w:top w:val="none" w:sz="0" w:space="0" w:color="auto"/>
            <w:left w:val="none" w:sz="0" w:space="0" w:color="auto"/>
            <w:bottom w:val="none" w:sz="0" w:space="0" w:color="auto"/>
            <w:right w:val="none" w:sz="0" w:space="0" w:color="auto"/>
          </w:divBdr>
        </w:div>
        <w:div w:id="1130127822">
          <w:marLeft w:val="640"/>
          <w:marRight w:val="0"/>
          <w:marTop w:val="0"/>
          <w:marBottom w:val="0"/>
          <w:divBdr>
            <w:top w:val="none" w:sz="0" w:space="0" w:color="auto"/>
            <w:left w:val="none" w:sz="0" w:space="0" w:color="auto"/>
            <w:bottom w:val="none" w:sz="0" w:space="0" w:color="auto"/>
            <w:right w:val="none" w:sz="0" w:space="0" w:color="auto"/>
          </w:divBdr>
        </w:div>
        <w:div w:id="1518229539">
          <w:marLeft w:val="640"/>
          <w:marRight w:val="0"/>
          <w:marTop w:val="0"/>
          <w:marBottom w:val="0"/>
          <w:divBdr>
            <w:top w:val="none" w:sz="0" w:space="0" w:color="auto"/>
            <w:left w:val="none" w:sz="0" w:space="0" w:color="auto"/>
            <w:bottom w:val="none" w:sz="0" w:space="0" w:color="auto"/>
            <w:right w:val="none" w:sz="0" w:space="0" w:color="auto"/>
          </w:divBdr>
        </w:div>
        <w:div w:id="1494489585">
          <w:marLeft w:val="640"/>
          <w:marRight w:val="0"/>
          <w:marTop w:val="0"/>
          <w:marBottom w:val="0"/>
          <w:divBdr>
            <w:top w:val="none" w:sz="0" w:space="0" w:color="auto"/>
            <w:left w:val="none" w:sz="0" w:space="0" w:color="auto"/>
            <w:bottom w:val="none" w:sz="0" w:space="0" w:color="auto"/>
            <w:right w:val="none" w:sz="0" w:space="0" w:color="auto"/>
          </w:divBdr>
        </w:div>
        <w:div w:id="1475030132">
          <w:marLeft w:val="640"/>
          <w:marRight w:val="0"/>
          <w:marTop w:val="0"/>
          <w:marBottom w:val="0"/>
          <w:divBdr>
            <w:top w:val="none" w:sz="0" w:space="0" w:color="auto"/>
            <w:left w:val="none" w:sz="0" w:space="0" w:color="auto"/>
            <w:bottom w:val="none" w:sz="0" w:space="0" w:color="auto"/>
            <w:right w:val="none" w:sz="0" w:space="0" w:color="auto"/>
          </w:divBdr>
        </w:div>
        <w:div w:id="48577260">
          <w:marLeft w:val="640"/>
          <w:marRight w:val="0"/>
          <w:marTop w:val="0"/>
          <w:marBottom w:val="0"/>
          <w:divBdr>
            <w:top w:val="none" w:sz="0" w:space="0" w:color="auto"/>
            <w:left w:val="none" w:sz="0" w:space="0" w:color="auto"/>
            <w:bottom w:val="none" w:sz="0" w:space="0" w:color="auto"/>
            <w:right w:val="none" w:sz="0" w:space="0" w:color="auto"/>
          </w:divBdr>
        </w:div>
        <w:div w:id="1736277920">
          <w:marLeft w:val="640"/>
          <w:marRight w:val="0"/>
          <w:marTop w:val="0"/>
          <w:marBottom w:val="0"/>
          <w:divBdr>
            <w:top w:val="none" w:sz="0" w:space="0" w:color="auto"/>
            <w:left w:val="none" w:sz="0" w:space="0" w:color="auto"/>
            <w:bottom w:val="none" w:sz="0" w:space="0" w:color="auto"/>
            <w:right w:val="none" w:sz="0" w:space="0" w:color="auto"/>
          </w:divBdr>
        </w:div>
        <w:div w:id="926763898">
          <w:marLeft w:val="640"/>
          <w:marRight w:val="0"/>
          <w:marTop w:val="0"/>
          <w:marBottom w:val="0"/>
          <w:divBdr>
            <w:top w:val="none" w:sz="0" w:space="0" w:color="auto"/>
            <w:left w:val="none" w:sz="0" w:space="0" w:color="auto"/>
            <w:bottom w:val="none" w:sz="0" w:space="0" w:color="auto"/>
            <w:right w:val="none" w:sz="0" w:space="0" w:color="auto"/>
          </w:divBdr>
        </w:div>
        <w:div w:id="596135853">
          <w:marLeft w:val="640"/>
          <w:marRight w:val="0"/>
          <w:marTop w:val="0"/>
          <w:marBottom w:val="0"/>
          <w:divBdr>
            <w:top w:val="none" w:sz="0" w:space="0" w:color="auto"/>
            <w:left w:val="none" w:sz="0" w:space="0" w:color="auto"/>
            <w:bottom w:val="none" w:sz="0" w:space="0" w:color="auto"/>
            <w:right w:val="none" w:sz="0" w:space="0" w:color="auto"/>
          </w:divBdr>
        </w:div>
        <w:div w:id="55906000">
          <w:marLeft w:val="640"/>
          <w:marRight w:val="0"/>
          <w:marTop w:val="0"/>
          <w:marBottom w:val="0"/>
          <w:divBdr>
            <w:top w:val="none" w:sz="0" w:space="0" w:color="auto"/>
            <w:left w:val="none" w:sz="0" w:space="0" w:color="auto"/>
            <w:bottom w:val="none" w:sz="0" w:space="0" w:color="auto"/>
            <w:right w:val="none" w:sz="0" w:space="0" w:color="auto"/>
          </w:divBdr>
        </w:div>
        <w:div w:id="317996112">
          <w:marLeft w:val="640"/>
          <w:marRight w:val="0"/>
          <w:marTop w:val="0"/>
          <w:marBottom w:val="0"/>
          <w:divBdr>
            <w:top w:val="none" w:sz="0" w:space="0" w:color="auto"/>
            <w:left w:val="none" w:sz="0" w:space="0" w:color="auto"/>
            <w:bottom w:val="none" w:sz="0" w:space="0" w:color="auto"/>
            <w:right w:val="none" w:sz="0" w:space="0" w:color="auto"/>
          </w:divBdr>
        </w:div>
        <w:div w:id="1162241158">
          <w:marLeft w:val="640"/>
          <w:marRight w:val="0"/>
          <w:marTop w:val="0"/>
          <w:marBottom w:val="0"/>
          <w:divBdr>
            <w:top w:val="none" w:sz="0" w:space="0" w:color="auto"/>
            <w:left w:val="none" w:sz="0" w:space="0" w:color="auto"/>
            <w:bottom w:val="none" w:sz="0" w:space="0" w:color="auto"/>
            <w:right w:val="none" w:sz="0" w:space="0" w:color="auto"/>
          </w:divBdr>
        </w:div>
        <w:div w:id="1018507410">
          <w:marLeft w:val="640"/>
          <w:marRight w:val="0"/>
          <w:marTop w:val="0"/>
          <w:marBottom w:val="0"/>
          <w:divBdr>
            <w:top w:val="none" w:sz="0" w:space="0" w:color="auto"/>
            <w:left w:val="none" w:sz="0" w:space="0" w:color="auto"/>
            <w:bottom w:val="none" w:sz="0" w:space="0" w:color="auto"/>
            <w:right w:val="none" w:sz="0" w:space="0" w:color="auto"/>
          </w:divBdr>
        </w:div>
        <w:div w:id="596594966">
          <w:marLeft w:val="640"/>
          <w:marRight w:val="0"/>
          <w:marTop w:val="0"/>
          <w:marBottom w:val="0"/>
          <w:divBdr>
            <w:top w:val="none" w:sz="0" w:space="0" w:color="auto"/>
            <w:left w:val="none" w:sz="0" w:space="0" w:color="auto"/>
            <w:bottom w:val="none" w:sz="0" w:space="0" w:color="auto"/>
            <w:right w:val="none" w:sz="0" w:space="0" w:color="auto"/>
          </w:divBdr>
        </w:div>
        <w:div w:id="2004241019">
          <w:marLeft w:val="640"/>
          <w:marRight w:val="0"/>
          <w:marTop w:val="0"/>
          <w:marBottom w:val="0"/>
          <w:divBdr>
            <w:top w:val="none" w:sz="0" w:space="0" w:color="auto"/>
            <w:left w:val="none" w:sz="0" w:space="0" w:color="auto"/>
            <w:bottom w:val="none" w:sz="0" w:space="0" w:color="auto"/>
            <w:right w:val="none" w:sz="0" w:space="0" w:color="auto"/>
          </w:divBdr>
        </w:div>
      </w:divsChild>
    </w:div>
    <w:div w:id="534081986">
      <w:marLeft w:val="640"/>
      <w:marRight w:val="0"/>
      <w:marTop w:val="0"/>
      <w:marBottom w:val="0"/>
      <w:divBdr>
        <w:top w:val="none" w:sz="0" w:space="0" w:color="auto"/>
        <w:left w:val="none" w:sz="0" w:space="0" w:color="auto"/>
        <w:bottom w:val="none" w:sz="0" w:space="0" w:color="auto"/>
        <w:right w:val="none" w:sz="0" w:space="0" w:color="auto"/>
      </w:divBdr>
    </w:div>
    <w:div w:id="535777020">
      <w:bodyDiv w:val="1"/>
      <w:marLeft w:val="0"/>
      <w:marRight w:val="0"/>
      <w:marTop w:val="0"/>
      <w:marBottom w:val="0"/>
      <w:divBdr>
        <w:top w:val="none" w:sz="0" w:space="0" w:color="auto"/>
        <w:left w:val="none" w:sz="0" w:space="0" w:color="auto"/>
        <w:bottom w:val="none" w:sz="0" w:space="0" w:color="auto"/>
        <w:right w:val="none" w:sz="0" w:space="0" w:color="auto"/>
      </w:divBdr>
      <w:divsChild>
        <w:div w:id="1893424770">
          <w:marLeft w:val="640"/>
          <w:marRight w:val="0"/>
          <w:marTop w:val="0"/>
          <w:marBottom w:val="0"/>
          <w:divBdr>
            <w:top w:val="none" w:sz="0" w:space="0" w:color="auto"/>
            <w:left w:val="none" w:sz="0" w:space="0" w:color="auto"/>
            <w:bottom w:val="none" w:sz="0" w:space="0" w:color="auto"/>
            <w:right w:val="none" w:sz="0" w:space="0" w:color="auto"/>
          </w:divBdr>
        </w:div>
        <w:div w:id="319622262">
          <w:marLeft w:val="640"/>
          <w:marRight w:val="0"/>
          <w:marTop w:val="0"/>
          <w:marBottom w:val="0"/>
          <w:divBdr>
            <w:top w:val="none" w:sz="0" w:space="0" w:color="auto"/>
            <w:left w:val="none" w:sz="0" w:space="0" w:color="auto"/>
            <w:bottom w:val="none" w:sz="0" w:space="0" w:color="auto"/>
            <w:right w:val="none" w:sz="0" w:space="0" w:color="auto"/>
          </w:divBdr>
        </w:div>
        <w:div w:id="155540122">
          <w:marLeft w:val="640"/>
          <w:marRight w:val="0"/>
          <w:marTop w:val="0"/>
          <w:marBottom w:val="0"/>
          <w:divBdr>
            <w:top w:val="none" w:sz="0" w:space="0" w:color="auto"/>
            <w:left w:val="none" w:sz="0" w:space="0" w:color="auto"/>
            <w:bottom w:val="none" w:sz="0" w:space="0" w:color="auto"/>
            <w:right w:val="none" w:sz="0" w:space="0" w:color="auto"/>
          </w:divBdr>
        </w:div>
        <w:div w:id="2120252982">
          <w:marLeft w:val="640"/>
          <w:marRight w:val="0"/>
          <w:marTop w:val="0"/>
          <w:marBottom w:val="0"/>
          <w:divBdr>
            <w:top w:val="none" w:sz="0" w:space="0" w:color="auto"/>
            <w:left w:val="none" w:sz="0" w:space="0" w:color="auto"/>
            <w:bottom w:val="none" w:sz="0" w:space="0" w:color="auto"/>
            <w:right w:val="none" w:sz="0" w:space="0" w:color="auto"/>
          </w:divBdr>
        </w:div>
        <w:div w:id="518130740">
          <w:marLeft w:val="640"/>
          <w:marRight w:val="0"/>
          <w:marTop w:val="0"/>
          <w:marBottom w:val="0"/>
          <w:divBdr>
            <w:top w:val="none" w:sz="0" w:space="0" w:color="auto"/>
            <w:left w:val="none" w:sz="0" w:space="0" w:color="auto"/>
            <w:bottom w:val="none" w:sz="0" w:space="0" w:color="auto"/>
            <w:right w:val="none" w:sz="0" w:space="0" w:color="auto"/>
          </w:divBdr>
        </w:div>
        <w:div w:id="1129132490">
          <w:marLeft w:val="640"/>
          <w:marRight w:val="0"/>
          <w:marTop w:val="0"/>
          <w:marBottom w:val="0"/>
          <w:divBdr>
            <w:top w:val="none" w:sz="0" w:space="0" w:color="auto"/>
            <w:left w:val="none" w:sz="0" w:space="0" w:color="auto"/>
            <w:bottom w:val="none" w:sz="0" w:space="0" w:color="auto"/>
            <w:right w:val="none" w:sz="0" w:space="0" w:color="auto"/>
          </w:divBdr>
        </w:div>
        <w:div w:id="445274887">
          <w:marLeft w:val="640"/>
          <w:marRight w:val="0"/>
          <w:marTop w:val="0"/>
          <w:marBottom w:val="0"/>
          <w:divBdr>
            <w:top w:val="none" w:sz="0" w:space="0" w:color="auto"/>
            <w:left w:val="none" w:sz="0" w:space="0" w:color="auto"/>
            <w:bottom w:val="none" w:sz="0" w:space="0" w:color="auto"/>
            <w:right w:val="none" w:sz="0" w:space="0" w:color="auto"/>
          </w:divBdr>
        </w:div>
        <w:div w:id="971179483">
          <w:marLeft w:val="640"/>
          <w:marRight w:val="0"/>
          <w:marTop w:val="0"/>
          <w:marBottom w:val="0"/>
          <w:divBdr>
            <w:top w:val="none" w:sz="0" w:space="0" w:color="auto"/>
            <w:left w:val="none" w:sz="0" w:space="0" w:color="auto"/>
            <w:bottom w:val="none" w:sz="0" w:space="0" w:color="auto"/>
            <w:right w:val="none" w:sz="0" w:space="0" w:color="auto"/>
          </w:divBdr>
        </w:div>
        <w:div w:id="621305894">
          <w:marLeft w:val="640"/>
          <w:marRight w:val="0"/>
          <w:marTop w:val="0"/>
          <w:marBottom w:val="0"/>
          <w:divBdr>
            <w:top w:val="none" w:sz="0" w:space="0" w:color="auto"/>
            <w:left w:val="none" w:sz="0" w:space="0" w:color="auto"/>
            <w:bottom w:val="none" w:sz="0" w:space="0" w:color="auto"/>
            <w:right w:val="none" w:sz="0" w:space="0" w:color="auto"/>
          </w:divBdr>
        </w:div>
        <w:div w:id="621813490">
          <w:marLeft w:val="640"/>
          <w:marRight w:val="0"/>
          <w:marTop w:val="0"/>
          <w:marBottom w:val="0"/>
          <w:divBdr>
            <w:top w:val="none" w:sz="0" w:space="0" w:color="auto"/>
            <w:left w:val="none" w:sz="0" w:space="0" w:color="auto"/>
            <w:bottom w:val="none" w:sz="0" w:space="0" w:color="auto"/>
            <w:right w:val="none" w:sz="0" w:space="0" w:color="auto"/>
          </w:divBdr>
        </w:div>
        <w:div w:id="1466657517">
          <w:marLeft w:val="640"/>
          <w:marRight w:val="0"/>
          <w:marTop w:val="0"/>
          <w:marBottom w:val="0"/>
          <w:divBdr>
            <w:top w:val="none" w:sz="0" w:space="0" w:color="auto"/>
            <w:left w:val="none" w:sz="0" w:space="0" w:color="auto"/>
            <w:bottom w:val="none" w:sz="0" w:space="0" w:color="auto"/>
            <w:right w:val="none" w:sz="0" w:space="0" w:color="auto"/>
          </w:divBdr>
        </w:div>
        <w:div w:id="1554120923">
          <w:marLeft w:val="640"/>
          <w:marRight w:val="0"/>
          <w:marTop w:val="0"/>
          <w:marBottom w:val="0"/>
          <w:divBdr>
            <w:top w:val="none" w:sz="0" w:space="0" w:color="auto"/>
            <w:left w:val="none" w:sz="0" w:space="0" w:color="auto"/>
            <w:bottom w:val="none" w:sz="0" w:space="0" w:color="auto"/>
            <w:right w:val="none" w:sz="0" w:space="0" w:color="auto"/>
          </w:divBdr>
        </w:div>
        <w:div w:id="1217856604">
          <w:marLeft w:val="640"/>
          <w:marRight w:val="0"/>
          <w:marTop w:val="0"/>
          <w:marBottom w:val="0"/>
          <w:divBdr>
            <w:top w:val="none" w:sz="0" w:space="0" w:color="auto"/>
            <w:left w:val="none" w:sz="0" w:space="0" w:color="auto"/>
            <w:bottom w:val="none" w:sz="0" w:space="0" w:color="auto"/>
            <w:right w:val="none" w:sz="0" w:space="0" w:color="auto"/>
          </w:divBdr>
        </w:div>
        <w:div w:id="1140002832">
          <w:marLeft w:val="640"/>
          <w:marRight w:val="0"/>
          <w:marTop w:val="0"/>
          <w:marBottom w:val="0"/>
          <w:divBdr>
            <w:top w:val="none" w:sz="0" w:space="0" w:color="auto"/>
            <w:left w:val="none" w:sz="0" w:space="0" w:color="auto"/>
            <w:bottom w:val="none" w:sz="0" w:space="0" w:color="auto"/>
            <w:right w:val="none" w:sz="0" w:space="0" w:color="auto"/>
          </w:divBdr>
        </w:div>
        <w:div w:id="1846751024">
          <w:marLeft w:val="640"/>
          <w:marRight w:val="0"/>
          <w:marTop w:val="0"/>
          <w:marBottom w:val="0"/>
          <w:divBdr>
            <w:top w:val="none" w:sz="0" w:space="0" w:color="auto"/>
            <w:left w:val="none" w:sz="0" w:space="0" w:color="auto"/>
            <w:bottom w:val="none" w:sz="0" w:space="0" w:color="auto"/>
            <w:right w:val="none" w:sz="0" w:space="0" w:color="auto"/>
          </w:divBdr>
        </w:div>
        <w:div w:id="935016393">
          <w:marLeft w:val="640"/>
          <w:marRight w:val="0"/>
          <w:marTop w:val="0"/>
          <w:marBottom w:val="0"/>
          <w:divBdr>
            <w:top w:val="none" w:sz="0" w:space="0" w:color="auto"/>
            <w:left w:val="none" w:sz="0" w:space="0" w:color="auto"/>
            <w:bottom w:val="none" w:sz="0" w:space="0" w:color="auto"/>
            <w:right w:val="none" w:sz="0" w:space="0" w:color="auto"/>
          </w:divBdr>
        </w:div>
        <w:div w:id="583534316">
          <w:marLeft w:val="640"/>
          <w:marRight w:val="0"/>
          <w:marTop w:val="0"/>
          <w:marBottom w:val="0"/>
          <w:divBdr>
            <w:top w:val="none" w:sz="0" w:space="0" w:color="auto"/>
            <w:left w:val="none" w:sz="0" w:space="0" w:color="auto"/>
            <w:bottom w:val="none" w:sz="0" w:space="0" w:color="auto"/>
            <w:right w:val="none" w:sz="0" w:space="0" w:color="auto"/>
          </w:divBdr>
        </w:div>
        <w:div w:id="646206504">
          <w:marLeft w:val="640"/>
          <w:marRight w:val="0"/>
          <w:marTop w:val="0"/>
          <w:marBottom w:val="0"/>
          <w:divBdr>
            <w:top w:val="none" w:sz="0" w:space="0" w:color="auto"/>
            <w:left w:val="none" w:sz="0" w:space="0" w:color="auto"/>
            <w:bottom w:val="none" w:sz="0" w:space="0" w:color="auto"/>
            <w:right w:val="none" w:sz="0" w:space="0" w:color="auto"/>
          </w:divBdr>
        </w:div>
        <w:div w:id="1324578369">
          <w:marLeft w:val="640"/>
          <w:marRight w:val="0"/>
          <w:marTop w:val="0"/>
          <w:marBottom w:val="0"/>
          <w:divBdr>
            <w:top w:val="none" w:sz="0" w:space="0" w:color="auto"/>
            <w:left w:val="none" w:sz="0" w:space="0" w:color="auto"/>
            <w:bottom w:val="none" w:sz="0" w:space="0" w:color="auto"/>
            <w:right w:val="none" w:sz="0" w:space="0" w:color="auto"/>
          </w:divBdr>
        </w:div>
        <w:div w:id="387264285">
          <w:marLeft w:val="640"/>
          <w:marRight w:val="0"/>
          <w:marTop w:val="0"/>
          <w:marBottom w:val="0"/>
          <w:divBdr>
            <w:top w:val="none" w:sz="0" w:space="0" w:color="auto"/>
            <w:left w:val="none" w:sz="0" w:space="0" w:color="auto"/>
            <w:bottom w:val="none" w:sz="0" w:space="0" w:color="auto"/>
            <w:right w:val="none" w:sz="0" w:space="0" w:color="auto"/>
          </w:divBdr>
        </w:div>
        <w:div w:id="209878356">
          <w:marLeft w:val="640"/>
          <w:marRight w:val="0"/>
          <w:marTop w:val="0"/>
          <w:marBottom w:val="0"/>
          <w:divBdr>
            <w:top w:val="none" w:sz="0" w:space="0" w:color="auto"/>
            <w:left w:val="none" w:sz="0" w:space="0" w:color="auto"/>
            <w:bottom w:val="none" w:sz="0" w:space="0" w:color="auto"/>
            <w:right w:val="none" w:sz="0" w:space="0" w:color="auto"/>
          </w:divBdr>
        </w:div>
        <w:div w:id="1794862592">
          <w:marLeft w:val="640"/>
          <w:marRight w:val="0"/>
          <w:marTop w:val="0"/>
          <w:marBottom w:val="0"/>
          <w:divBdr>
            <w:top w:val="none" w:sz="0" w:space="0" w:color="auto"/>
            <w:left w:val="none" w:sz="0" w:space="0" w:color="auto"/>
            <w:bottom w:val="none" w:sz="0" w:space="0" w:color="auto"/>
            <w:right w:val="none" w:sz="0" w:space="0" w:color="auto"/>
          </w:divBdr>
        </w:div>
        <w:div w:id="541022009">
          <w:marLeft w:val="640"/>
          <w:marRight w:val="0"/>
          <w:marTop w:val="0"/>
          <w:marBottom w:val="0"/>
          <w:divBdr>
            <w:top w:val="none" w:sz="0" w:space="0" w:color="auto"/>
            <w:left w:val="none" w:sz="0" w:space="0" w:color="auto"/>
            <w:bottom w:val="none" w:sz="0" w:space="0" w:color="auto"/>
            <w:right w:val="none" w:sz="0" w:space="0" w:color="auto"/>
          </w:divBdr>
        </w:div>
        <w:div w:id="669065953">
          <w:marLeft w:val="640"/>
          <w:marRight w:val="0"/>
          <w:marTop w:val="0"/>
          <w:marBottom w:val="0"/>
          <w:divBdr>
            <w:top w:val="none" w:sz="0" w:space="0" w:color="auto"/>
            <w:left w:val="none" w:sz="0" w:space="0" w:color="auto"/>
            <w:bottom w:val="none" w:sz="0" w:space="0" w:color="auto"/>
            <w:right w:val="none" w:sz="0" w:space="0" w:color="auto"/>
          </w:divBdr>
        </w:div>
        <w:div w:id="1194534863">
          <w:marLeft w:val="640"/>
          <w:marRight w:val="0"/>
          <w:marTop w:val="0"/>
          <w:marBottom w:val="0"/>
          <w:divBdr>
            <w:top w:val="none" w:sz="0" w:space="0" w:color="auto"/>
            <w:left w:val="none" w:sz="0" w:space="0" w:color="auto"/>
            <w:bottom w:val="none" w:sz="0" w:space="0" w:color="auto"/>
            <w:right w:val="none" w:sz="0" w:space="0" w:color="auto"/>
          </w:divBdr>
        </w:div>
        <w:div w:id="1866748438">
          <w:marLeft w:val="640"/>
          <w:marRight w:val="0"/>
          <w:marTop w:val="0"/>
          <w:marBottom w:val="0"/>
          <w:divBdr>
            <w:top w:val="none" w:sz="0" w:space="0" w:color="auto"/>
            <w:left w:val="none" w:sz="0" w:space="0" w:color="auto"/>
            <w:bottom w:val="none" w:sz="0" w:space="0" w:color="auto"/>
            <w:right w:val="none" w:sz="0" w:space="0" w:color="auto"/>
          </w:divBdr>
        </w:div>
        <w:div w:id="1206721498">
          <w:marLeft w:val="640"/>
          <w:marRight w:val="0"/>
          <w:marTop w:val="0"/>
          <w:marBottom w:val="0"/>
          <w:divBdr>
            <w:top w:val="none" w:sz="0" w:space="0" w:color="auto"/>
            <w:left w:val="none" w:sz="0" w:space="0" w:color="auto"/>
            <w:bottom w:val="none" w:sz="0" w:space="0" w:color="auto"/>
            <w:right w:val="none" w:sz="0" w:space="0" w:color="auto"/>
          </w:divBdr>
        </w:div>
        <w:div w:id="848450044">
          <w:marLeft w:val="640"/>
          <w:marRight w:val="0"/>
          <w:marTop w:val="0"/>
          <w:marBottom w:val="0"/>
          <w:divBdr>
            <w:top w:val="none" w:sz="0" w:space="0" w:color="auto"/>
            <w:left w:val="none" w:sz="0" w:space="0" w:color="auto"/>
            <w:bottom w:val="none" w:sz="0" w:space="0" w:color="auto"/>
            <w:right w:val="none" w:sz="0" w:space="0" w:color="auto"/>
          </w:divBdr>
        </w:div>
        <w:div w:id="604658035">
          <w:marLeft w:val="640"/>
          <w:marRight w:val="0"/>
          <w:marTop w:val="0"/>
          <w:marBottom w:val="0"/>
          <w:divBdr>
            <w:top w:val="none" w:sz="0" w:space="0" w:color="auto"/>
            <w:left w:val="none" w:sz="0" w:space="0" w:color="auto"/>
            <w:bottom w:val="none" w:sz="0" w:space="0" w:color="auto"/>
            <w:right w:val="none" w:sz="0" w:space="0" w:color="auto"/>
          </w:divBdr>
        </w:div>
        <w:div w:id="1644193624">
          <w:marLeft w:val="640"/>
          <w:marRight w:val="0"/>
          <w:marTop w:val="0"/>
          <w:marBottom w:val="0"/>
          <w:divBdr>
            <w:top w:val="none" w:sz="0" w:space="0" w:color="auto"/>
            <w:left w:val="none" w:sz="0" w:space="0" w:color="auto"/>
            <w:bottom w:val="none" w:sz="0" w:space="0" w:color="auto"/>
            <w:right w:val="none" w:sz="0" w:space="0" w:color="auto"/>
          </w:divBdr>
        </w:div>
        <w:div w:id="1019703699">
          <w:marLeft w:val="640"/>
          <w:marRight w:val="0"/>
          <w:marTop w:val="0"/>
          <w:marBottom w:val="0"/>
          <w:divBdr>
            <w:top w:val="none" w:sz="0" w:space="0" w:color="auto"/>
            <w:left w:val="none" w:sz="0" w:space="0" w:color="auto"/>
            <w:bottom w:val="none" w:sz="0" w:space="0" w:color="auto"/>
            <w:right w:val="none" w:sz="0" w:space="0" w:color="auto"/>
          </w:divBdr>
        </w:div>
        <w:div w:id="317343879">
          <w:marLeft w:val="640"/>
          <w:marRight w:val="0"/>
          <w:marTop w:val="0"/>
          <w:marBottom w:val="0"/>
          <w:divBdr>
            <w:top w:val="none" w:sz="0" w:space="0" w:color="auto"/>
            <w:left w:val="none" w:sz="0" w:space="0" w:color="auto"/>
            <w:bottom w:val="none" w:sz="0" w:space="0" w:color="auto"/>
            <w:right w:val="none" w:sz="0" w:space="0" w:color="auto"/>
          </w:divBdr>
        </w:div>
        <w:div w:id="1165243911">
          <w:marLeft w:val="640"/>
          <w:marRight w:val="0"/>
          <w:marTop w:val="0"/>
          <w:marBottom w:val="0"/>
          <w:divBdr>
            <w:top w:val="none" w:sz="0" w:space="0" w:color="auto"/>
            <w:left w:val="none" w:sz="0" w:space="0" w:color="auto"/>
            <w:bottom w:val="none" w:sz="0" w:space="0" w:color="auto"/>
            <w:right w:val="none" w:sz="0" w:space="0" w:color="auto"/>
          </w:divBdr>
        </w:div>
        <w:div w:id="693922015">
          <w:marLeft w:val="640"/>
          <w:marRight w:val="0"/>
          <w:marTop w:val="0"/>
          <w:marBottom w:val="0"/>
          <w:divBdr>
            <w:top w:val="none" w:sz="0" w:space="0" w:color="auto"/>
            <w:left w:val="none" w:sz="0" w:space="0" w:color="auto"/>
            <w:bottom w:val="none" w:sz="0" w:space="0" w:color="auto"/>
            <w:right w:val="none" w:sz="0" w:space="0" w:color="auto"/>
          </w:divBdr>
        </w:div>
        <w:div w:id="1184057709">
          <w:marLeft w:val="640"/>
          <w:marRight w:val="0"/>
          <w:marTop w:val="0"/>
          <w:marBottom w:val="0"/>
          <w:divBdr>
            <w:top w:val="none" w:sz="0" w:space="0" w:color="auto"/>
            <w:left w:val="none" w:sz="0" w:space="0" w:color="auto"/>
            <w:bottom w:val="none" w:sz="0" w:space="0" w:color="auto"/>
            <w:right w:val="none" w:sz="0" w:space="0" w:color="auto"/>
          </w:divBdr>
        </w:div>
        <w:div w:id="1677683875">
          <w:marLeft w:val="640"/>
          <w:marRight w:val="0"/>
          <w:marTop w:val="0"/>
          <w:marBottom w:val="0"/>
          <w:divBdr>
            <w:top w:val="none" w:sz="0" w:space="0" w:color="auto"/>
            <w:left w:val="none" w:sz="0" w:space="0" w:color="auto"/>
            <w:bottom w:val="none" w:sz="0" w:space="0" w:color="auto"/>
            <w:right w:val="none" w:sz="0" w:space="0" w:color="auto"/>
          </w:divBdr>
        </w:div>
        <w:div w:id="1140028426">
          <w:marLeft w:val="640"/>
          <w:marRight w:val="0"/>
          <w:marTop w:val="0"/>
          <w:marBottom w:val="0"/>
          <w:divBdr>
            <w:top w:val="none" w:sz="0" w:space="0" w:color="auto"/>
            <w:left w:val="none" w:sz="0" w:space="0" w:color="auto"/>
            <w:bottom w:val="none" w:sz="0" w:space="0" w:color="auto"/>
            <w:right w:val="none" w:sz="0" w:space="0" w:color="auto"/>
          </w:divBdr>
        </w:div>
        <w:div w:id="672418419">
          <w:marLeft w:val="640"/>
          <w:marRight w:val="0"/>
          <w:marTop w:val="0"/>
          <w:marBottom w:val="0"/>
          <w:divBdr>
            <w:top w:val="none" w:sz="0" w:space="0" w:color="auto"/>
            <w:left w:val="none" w:sz="0" w:space="0" w:color="auto"/>
            <w:bottom w:val="none" w:sz="0" w:space="0" w:color="auto"/>
            <w:right w:val="none" w:sz="0" w:space="0" w:color="auto"/>
          </w:divBdr>
        </w:div>
        <w:div w:id="710880398">
          <w:marLeft w:val="640"/>
          <w:marRight w:val="0"/>
          <w:marTop w:val="0"/>
          <w:marBottom w:val="0"/>
          <w:divBdr>
            <w:top w:val="none" w:sz="0" w:space="0" w:color="auto"/>
            <w:left w:val="none" w:sz="0" w:space="0" w:color="auto"/>
            <w:bottom w:val="none" w:sz="0" w:space="0" w:color="auto"/>
            <w:right w:val="none" w:sz="0" w:space="0" w:color="auto"/>
          </w:divBdr>
        </w:div>
        <w:div w:id="189924551">
          <w:marLeft w:val="640"/>
          <w:marRight w:val="0"/>
          <w:marTop w:val="0"/>
          <w:marBottom w:val="0"/>
          <w:divBdr>
            <w:top w:val="none" w:sz="0" w:space="0" w:color="auto"/>
            <w:left w:val="none" w:sz="0" w:space="0" w:color="auto"/>
            <w:bottom w:val="none" w:sz="0" w:space="0" w:color="auto"/>
            <w:right w:val="none" w:sz="0" w:space="0" w:color="auto"/>
          </w:divBdr>
        </w:div>
        <w:div w:id="1568610409">
          <w:marLeft w:val="640"/>
          <w:marRight w:val="0"/>
          <w:marTop w:val="0"/>
          <w:marBottom w:val="0"/>
          <w:divBdr>
            <w:top w:val="none" w:sz="0" w:space="0" w:color="auto"/>
            <w:left w:val="none" w:sz="0" w:space="0" w:color="auto"/>
            <w:bottom w:val="none" w:sz="0" w:space="0" w:color="auto"/>
            <w:right w:val="none" w:sz="0" w:space="0" w:color="auto"/>
          </w:divBdr>
        </w:div>
        <w:div w:id="1713454269">
          <w:marLeft w:val="640"/>
          <w:marRight w:val="0"/>
          <w:marTop w:val="0"/>
          <w:marBottom w:val="0"/>
          <w:divBdr>
            <w:top w:val="none" w:sz="0" w:space="0" w:color="auto"/>
            <w:left w:val="none" w:sz="0" w:space="0" w:color="auto"/>
            <w:bottom w:val="none" w:sz="0" w:space="0" w:color="auto"/>
            <w:right w:val="none" w:sz="0" w:space="0" w:color="auto"/>
          </w:divBdr>
        </w:div>
        <w:div w:id="2054645709">
          <w:marLeft w:val="640"/>
          <w:marRight w:val="0"/>
          <w:marTop w:val="0"/>
          <w:marBottom w:val="0"/>
          <w:divBdr>
            <w:top w:val="none" w:sz="0" w:space="0" w:color="auto"/>
            <w:left w:val="none" w:sz="0" w:space="0" w:color="auto"/>
            <w:bottom w:val="none" w:sz="0" w:space="0" w:color="auto"/>
            <w:right w:val="none" w:sz="0" w:space="0" w:color="auto"/>
          </w:divBdr>
        </w:div>
        <w:div w:id="2052147053">
          <w:marLeft w:val="640"/>
          <w:marRight w:val="0"/>
          <w:marTop w:val="0"/>
          <w:marBottom w:val="0"/>
          <w:divBdr>
            <w:top w:val="none" w:sz="0" w:space="0" w:color="auto"/>
            <w:left w:val="none" w:sz="0" w:space="0" w:color="auto"/>
            <w:bottom w:val="none" w:sz="0" w:space="0" w:color="auto"/>
            <w:right w:val="none" w:sz="0" w:space="0" w:color="auto"/>
          </w:divBdr>
        </w:div>
        <w:div w:id="1873033541">
          <w:marLeft w:val="640"/>
          <w:marRight w:val="0"/>
          <w:marTop w:val="0"/>
          <w:marBottom w:val="0"/>
          <w:divBdr>
            <w:top w:val="none" w:sz="0" w:space="0" w:color="auto"/>
            <w:left w:val="none" w:sz="0" w:space="0" w:color="auto"/>
            <w:bottom w:val="none" w:sz="0" w:space="0" w:color="auto"/>
            <w:right w:val="none" w:sz="0" w:space="0" w:color="auto"/>
          </w:divBdr>
        </w:div>
      </w:divsChild>
    </w:div>
    <w:div w:id="537284330">
      <w:marLeft w:val="640"/>
      <w:marRight w:val="0"/>
      <w:marTop w:val="0"/>
      <w:marBottom w:val="0"/>
      <w:divBdr>
        <w:top w:val="none" w:sz="0" w:space="0" w:color="auto"/>
        <w:left w:val="none" w:sz="0" w:space="0" w:color="auto"/>
        <w:bottom w:val="none" w:sz="0" w:space="0" w:color="auto"/>
        <w:right w:val="none" w:sz="0" w:space="0" w:color="auto"/>
      </w:divBdr>
    </w:div>
    <w:div w:id="537354090">
      <w:bodyDiv w:val="1"/>
      <w:marLeft w:val="0"/>
      <w:marRight w:val="0"/>
      <w:marTop w:val="0"/>
      <w:marBottom w:val="0"/>
      <w:divBdr>
        <w:top w:val="none" w:sz="0" w:space="0" w:color="auto"/>
        <w:left w:val="none" w:sz="0" w:space="0" w:color="auto"/>
        <w:bottom w:val="none" w:sz="0" w:space="0" w:color="auto"/>
        <w:right w:val="none" w:sz="0" w:space="0" w:color="auto"/>
      </w:divBdr>
      <w:divsChild>
        <w:div w:id="22288031">
          <w:marLeft w:val="640"/>
          <w:marRight w:val="0"/>
          <w:marTop w:val="0"/>
          <w:marBottom w:val="0"/>
          <w:divBdr>
            <w:top w:val="none" w:sz="0" w:space="0" w:color="auto"/>
            <w:left w:val="none" w:sz="0" w:space="0" w:color="auto"/>
            <w:bottom w:val="none" w:sz="0" w:space="0" w:color="auto"/>
            <w:right w:val="none" w:sz="0" w:space="0" w:color="auto"/>
          </w:divBdr>
        </w:div>
        <w:div w:id="78144299">
          <w:marLeft w:val="640"/>
          <w:marRight w:val="0"/>
          <w:marTop w:val="0"/>
          <w:marBottom w:val="0"/>
          <w:divBdr>
            <w:top w:val="none" w:sz="0" w:space="0" w:color="auto"/>
            <w:left w:val="none" w:sz="0" w:space="0" w:color="auto"/>
            <w:bottom w:val="none" w:sz="0" w:space="0" w:color="auto"/>
            <w:right w:val="none" w:sz="0" w:space="0" w:color="auto"/>
          </w:divBdr>
        </w:div>
        <w:div w:id="215356398">
          <w:marLeft w:val="640"/>
          <w:marRight w:val="0"/>
          <w:marTop w:val="0"/>
          <w:marBottom w:val="0"/>
          <w:divBdr>
            <w:top w:val="none" w:sz="0" w:space="0" w:color="auto"/>
            <w:left w:val="none" w:sz="0" w:space="0" w:color="auto"/>
            <w:bottom w:val="none" w:sz="0" w:space="0" w:color="auto"/>
            <w:right w:val="none" w:sz="0" w:space="0" w:color="auto"/>
          </w:divBdr>
        </w:div>
        <w:div w:id="217977746">
          <w:marLeft w:val="640"/>
          <w:marRight w:val="0"/>
          <w:marTop w:val="0"/>
          <w:marBottom w:val="0"/>
          <w:divBdr>
            <w:top w:val="none" w:sz="0" w:space="0" w:color="auto"/>
            <w:left w:val="none" w:sz="0" w:space="0" w:color="auto"/>
            <w:bottom w:val="none" w:sz="0" w:space="0" w:color="auto"/>
            <w:right w:val="none" w:sz="0" w:space="0" w:color="auto"/>
          </w:divBdr>
        </w:div>
        <w:div w:id="230233047">
          <w:marLeft w:val="640"/>
          <w:marRight w:val="0"/>
          <w:marTop w:val="0"/>
          <w:marBottom w:val="0"/>
          <w:divBdr>
            <w:top w:val="none" w:sz="0" w:space="0" w:color="auto"/>
            <w:left w:val="none" w:sz="0" w:space="0" w:color="auto"/>
            <w:bottom w:val="none" w:sz="0" w:space="0" w:color="auto"/>
            <w:right w:val="none" w:sz="0" w:space="0" w:color="auto"/>
          </w:divBdr>
        </w:div>
        <w:div w:id="319772644">
          <w:marLeft w:val="640"/>
          <w:marRight w:val="0"/>
          <w:marTop w:val="0"/>
          <w:marBottom w:val="0"/>
          <w:divBdr>
            <w:top w:val="none" w:sz="0" w:space="0" w:color="auto"/>
            <w:left w:val="none" w:sz="0" w:space="0" w:color="auto"/>
            <w:bottom w:val="none" w:sz="0" w:space="0" w:color="auto"/>
            <w:right w:val="none" w:sz="0" w:space="0" w:color="auto"/>
          </w:divBdr>
        </w:div>
        <w:div w:id="322006889">
          <w:marLeft w:val="640"/>
          <w:marRight w:val="0"/>
          <w:marTop w:val="0"/>
          <w:marBottom w:val="0"/>
          <w:divBdr>
            <w:top w:val="none" w:sz="0" w:space="0" w:color="auto"/>
            <w:left w:val="none" w:sz="0" w:space="0" w:color="auto"/>
            <w:bottom w:val="none" w:sz="0" w:space="0" w:color="auto"/>
            <w:right w:val="none" w:sz="0" w:space="0" w:color="auto"/>
          </w:divBdr>
        </w:div>
        <w:div w:id="339817926">
          <w:marLeft w:val="640"/>
          <w:marRight w:val="0"/>
          <w:marTop w:val="0"/>
          <w:marBottom w:val="0"/>
          <w:divBdr>
            <w:top w:val="none" w:sz="0" w:space="0" w:color="auto"/>
            <w:left w:val="none" w:sz="0" w:space="0" w:color="auto"/>
            <w:bottom w:val="none" w:sz="0" w:space="0" w:color="auto"/>
            <w:right w:val="none" w:sz="0" w:space="0" w:color="auto"/>
          </w:divBdr>
        </w:div>
        <w:div w:id="458647744">
          <w:marLeft w:val="640"/>
          <w:marRight w:val="0"/>
          <w:marTop w:val="0"/>
          <w:marBottom w:val="0"/>
          <w:divBdr>
            <w:top w:val="none" w:sz="0" w:space="0" w:color="auto"/>
            <w:left w:val="none" w:sz="0" w:space="0" w:color="auto"/>
            <w:bottom w:val="none" w:sz="0" w:space="0" w:color="auto"/>
            <w:right w:val="none" w:sz="0" w:space="0" w:color="auto"/>
          </w:divBdr>
        </w:div>
        <w:div w:id="608125609">
          <w:marLeft w:val="640"/>
          <w:marRight w:val="0"/>
          <w:marTop w:val="0"/>
          <w:marBottom w:val="0"/>
          <w:divBdr>
            <w:top w:val="none" w:sz="0" w:space="0" w:color="auto"/>
            <w:left w:val="none" w:sz="0" w:space="0" w:color="auto"/>
            <w:bottom w:val="none" w:sz="0" w:space="0" w:color="auto"/>
            <w:right w:val="none" w:sz="0" w:space="0" w:color="auto"/>
          </w:divBdr>
        </w:div>
        <w:div w:id="620111501">
          <w:marLeft w:val="640"/>
          <w:marRight w:val="0"/>
          <w:marTop w:val="0"/>
          <w:marBottom w:val="0"/>
          <w:divBdr>
            <w:top w:val="none" w:sz="0" w:space="0" w:color="auto"/>
            <w:left w:val="none" w:sz="0" w:space="0" w:color="auto"/>
            <w:bottom w:val="none" w:sz="0" w:space="0" w:color="auto"/>
            <w:right w:val="none" w:sz="0" w:space="0" w:color="auto"/>
          </w:divBdr>
        </w:div>
        <w:div w:id="632758321">
          <w:marLeft w:val="640"/>
          <w:marRight w:val="0"/>
          <w:marTop w:val="0"/>
          <w:marBottom w:val="0"/>
          <w:divBdr>
            <w:top w:val="none" w:sz="0" w:space="0" w:color="auto"/>
            <w:left w:val="none" w:sz="0" w:space="0" w:color="auto"/>
            <w:bottom w:val="none" w:sz="0" w:space="0" w:color="auto"/>
            <w:right w:val="none" w:sz="0" w:space="0" w:color="auto"/>
          </w:divBdr>
        </w:div>
        <w:div w:id="698512513">
          <w:marLeft w:val="640"/>
          <w:marRight w:val="0"/>
          <w:marTop w:val="0"/>
          <w:marBottom w:val="0"/>
          <w:divBdr>
            <w:top w:val="none" w:sz="0" w:space="0" w:color="auto"/>
            <w:left w:val="none" w:sz="0" w:space="0" w:color="auto"/>
            <w:bottom w:val="none" w:sz="0" w:space="0" w:color="auto"/>
            <w:right w:val="none" w:sz="0" w:space="0" w:color="auto"/>
          </w:divBdr>
        </w:div>
        <w:div w:id="709300192">
          <w:marLeft w:val="640"/>
          <w:marRight w:val="0"/>
          <w:marTop w:val="0"/>
          <w:marBottom w:val="0"/>
          <w:divBdr>
            <w:top w:val="none" w:sz="0" w:space="0" w:color="auto"/>
            <w:left w:val="none" w:sz="0" w:space="0" w:color="auto"/>
            <w:bottom w:val="none" w:sz="0" w:space="0" w:color="auto"/>
            <w:right w:val="none" w:sz="0" w:space="0" w:color="auto"/>
          </w:divBdr>
        </w:div>
        <w:div w:id="730688481">
          <w:marLeft w:val="640"/>
          <w:marRight w:val="0"/>
          <w:marTop w:val="0"/>
          <w:marBottom w:val="0"/>
          <w:divBdr>
            <w:top w:val="none" w:sz="0" w:space="0" w:color="auto"/>
            <w:left w:val="none" w:sz="0" w:space="0" w:color="auto"/>
            <w:bottom w:val="none" w:sz="0" w:space="0" w:color="auto"/>
            <w:right w:val="none" w:sz="0" w:space="0" w:color="auto"/>
          </w:divBdr>
        </w:div>
        <w:div w:id="796608215">
          <w:marLeft w:val="640"/>
          <w:marRight w:val="0"/>
          <w:marTop w:val="0"/>
          <w:marBottom w:val="0"/>
          <w:divBdr>
            <w:top w:val="none" w:sz="0" w:space="0" w:color="auto"/>
            <w:left w:val="none" w:sz="0" w:space="0" w:color="auto"/>
            <w:bottom w:val="none" w:sz="0" w:space="0" w:color="auto"/>
            <w:right w:val="none" w:sz="0" w:space="0" w:color="auto"/>
          </w:divBdr>
        </w:div>
        <w:div w:id="845558214">
          <w:marLeft w:val="640"/>
          <w:marRight w:val="0"/>
          <w:marTop w:val="0"/>
          <w:marBottom w:val="0"/>
          <w:divBdr>
            <w:top w:val="none" w:sz="0" w:space="0" w:color="auto"/>
            <w:left w:val="none" w:sz="0" w:space="0" w:color="auto"/>
            <w:bottom w:val="none" w:sz="0" w:space="0" w:color="auto"/>
            <w:right w:val="none" w:sz="0" w:space="0" w:color="auto"/>
          </w:divBdr>
        </w:div>
        <w:div w:id="865217081">
          <w:marLeft w:val="640"/>
          <w:marRight w:val="0"/>
          <w:marTop w:val="0"/>
          <w:marBottom w:val="0"/>
          <w:divBdr>
            <w:top w:val="none" w:sz="0" w:space="0" w:color="auto"/>
            <w:left w:val="none" w:sz="0" w:space="0" w:color="auto"/>
            <w:bottom w:val="none" w:sz="0" w:space="0" w:color="auto"/>
            <w:right w:val="none" w:sz="0" w:space="0" w:color="auto"/>
          </w:divBdr>
        </w:div>
        <w:div w:id="953052978">
          <w:marLeft w:val="640"/>
          <w:marRight w:val="0"/>
          <w:marTop w:val="0"/>
          <w:marBottom w:val="0"/>
          <w:divBdr>
            <w:top w:val="none" w:sz="0" w:space="0" w:color="auto"/>
            <w:left w:val="none" w:sz="0" w:space="0" w:color="auto"/>
            <w:bottom w:val="none" w:sz="0" w:space="0" w:color="auto"/>
            <w:right w:val="none" w:sz="0" w:space="0" w:color="auto"/>
          </w:divBdr>
        </w:div>
        <w:div w:id="1024551302">
          <w:marLeft w:val="640"/>
          <w:marRight w:val="0"/>
          <w:marTop w:val="0"/>
          <w:marBottom w:val="0"/>
          <w:divBdr>
            <w:top w:val="none" w:sz="0" w:space="0" w:color="auto"/>
            <w:left w:val="none" w:sz="0" w:space="0" w:color="auto"/>
            <w:bottom w:val="none" w:sz="0" w:space="0" w:color="auto"/>
            <w:right w:val="none" w:sz="0" w:space="0" w:color="auto"/>
          </w:divBdr>
        </w:div>
        <w:div w:id="1083450274">
          <w:marLeft w:val="640"/>
          <w:marRight w:val="0"/>
          <w:marTop w:val="0"/>
          <w:marBottom w:val="0"/>
          <w:divBdr>
            <w:top w:val="none" w:sz="0" w:space="0" w:color="auto"/>
            <w:left w:val="none" w:sz="0" w:space="0" w:color="auto"/>
            <w:bottom w:val="none" w:sz="0" w:space="0" w:color="auto"/>
            <w:right w:val="none" w:sz="0" w:space="0" w:color="auto"/>
          </w:divBdr>
        </w:div>
        <w:div w:id="1118257636">
          <w:marLeft w:val="640"/>
          <w:marRight w:val="0"/>
          <w:marTop w:val="0"/>
          <w:marBottom w:val="0"/>
          <w:divBdr>
            <w:top w:val="none" w:sz="0" w:space="0" w:color="auto"/>
            <w:left w:val="none" w:sz="0" w:space="0" w:color="auto"/>
            <w:bottom w:val="none" w:sz="0" w:space="0" w:color="auto"/>
            <w:right w:val="none" w:sz="0" w:space="0" w:color="auto"/>
          </w:divBdr>
        </w:div>
        <w:div w:id="1127822893">
          <w:marLeft w:val="640"/>
          <w:marRight w:val="0"/>
          <w:marTop w:val="0"/>
          <w:marBottom w:val="0"/>
          <w:divBdr>
            <w:top w:val="none" w:sz="0" w:space="0" w:color="auto"/>
            <w:left w:val="none" w:sz="0" w:space="0" w:color="auto"/>
            <w:bottom w:val="none" w:sz="0" w:space="0" w:color="auto"/>
            <w:right w:val="none" w:sz="0" w:space="0" w:color="auto"/>
          </w:divBdr>
        </w:div>
        <w:div w:id="1150168854">
          <w:marLeft w:val="640"/>
          <w:marRight w:val="0"/>
          <w:marTop w:val="0"/>
          <w:marBottom w:val="0"/>
          <w:divBdr>
            <w:top w:val="none" w:sz="0" w:space="0" w:color="auto"/>
            <w:left w:val="none" w:sz="0" w:space="0" w:color="auto"/>
            <w:bottom w:val="none" w:sz="0" w:space="0" w:color="auto"/>
            <w:right w:val="none" w:sz="0" w:space="0" w:color="auto"/>
          </w:divBdr>
        </w:div>
        <w:div w:id="1188911611">
          <w:marLeft w:val="640"/>
          <w:marRight w:val="0"/>
          <w:marTop w:val="0"/>
          <w:marBottom w:val="0"/>
          <w:divBdr>
            <w:top w:val="none" w:sz="0" w:space="0" w:color="auto"/>
            <w:left w:val="none" w:sz="0" w:space="0" w:color="auto"/>
            <w:bottom w:val="none" w:sz="0" w:space="0" w:color="auto"/>
            <w:right w:val="none" w:sz="0" w:space="0" w:color="auto"/>
          </w:divBdr>
        </w:div>
        <w:div w:id="1197432005">
          <w:marLeft w:val="640"/>
          <w:marRight w:val="0"/>
          <w:marTop w:val="0"/>
          <w:marBottom w:val="0"/>
          <w:divBdr>
            <w:top w:val="none" w:sz="0" w:space="0" w:color="auto"/>
            <w:left w:val="none" w:sz="0" w:space="0" w:color="auto"/>
            <w:bottom w:val="none" w:sz="0" w:space="0" w:color="auto"/>
            <w:right w:val="none" w:sz="0" w:space="0" w:color="auto"/>
          </w:divBdr>
        </w:div>
        <w:div w:id="1282607598">
          <w:marLeft w:val="640"/>
          <w:marRight w:val="0"/>
          <w:marTop w:val="0"/>
          <w:marBottom w:val="0"/>
          <w:divBdr>
            <w:top w:val="none" w:sz="0" w:space="0" w:color="auto"/>
            <w:left w:val="none" w:sz="0" w:space="0" w:color="auto"/>
            <w:bottom w:val="none" w:sz="0" w:space="0" w:color="auto"/>
            <w:right w:val="none" w:sz="0" w:space="0" w:color="auto"/>
          </w:divBdr>
        </w:div>
        <w:div w:id="1367179030">
          <w:marLeft w:val="640"/>
          <w:marRight w:val="0"/>
          <w:marTop w:val="0"/>
          <w:marBottom w:val="0"/>
          <w:divBdr>
            <w:top w:val="none" w:sz="0" w:space="0" w:color="auto"/>
            <w:left w:val="none" w:sz="0" w:space="0" w:color="auto"/>
            <w:bottom w:val="none" w:sz="0" w:space="0" w:color="auto"/>
            <w:right w:val="none" w:sz="0" w:space="0" w:color="auto"/>
          </w:divBdr>
        </w:div>
        <w:div w:id="1396392554">
          <w:marLeft w:val="640"/>
          <w:marRight w:val="0"/>
          <w:marTop w:val="0"/>
          <w:marBottom w:val="0"/>
          <w:divBdr>
            <w:top w:val="none" w:sz="0" w:space="0" w:color="auto"/>
            <w:left w:val="none" w:sz="0" w:space="0" w:color="auto"/>
            <w:bottom w:val="none" w:sz="0" w:space="0" w:color="auto"/>
            <w:right w:val="none" w:sz="0" w:space="0" w:color="auto"/>
          </w:divBdr>
        </w:div>
        <w:div w:id="1467165489">
          <w:marLeft w:val="640"/>
          <w:marRight w:val="0"/>
          <w:marTop w:val="0"/>
          <w:marBottom w:val="0"/>
          <w:divBdr>
            <w:top w:val="none" w:sz="0" w:space="0" w:color="auto"/>
            <w:left w:val="none" w:sz="0" w:space="0" w:color="auto"/>
            <w:bottom w:val="none" w:sz="0" w:space="0" w:color="auto"/>
            <w:right w:val="none" w:sz="0" w:space="0" w:color="auto"/>
          </w:divBdr>
        </w:div>
        <w:div w:id="1532065762">
          <w:marLeft w:val="640"/>
          <w:marRight w:val="0"/>
          <w:marTop w:val="0"/>
          <w:marBottom w:val="0"/>
          <w:divBdr>
            <w:top w:val="none" w:sz="0" w:space="0" w:color="auto"/>
            <w:left w:val="none" w:sz="0" w:space="0" w:color="auto"/>
            <w:bottom w:val="none" w:sz="0" w:space="0" w:color="auto"/>
            <w:right w:val="none" w:sz="0" w:space="0" w:color="auto"/>
          </w:divBdr>
        </w:div>
        <w:div w:id="1581334407">
          <w:marLeft w:val="640"/>
          <w:marRight w:val="0"/>
          <w:marTop w:val="0"/>
          <w:marBottom w:val="0"/>
          <w:divBdr>
            <w:top w:val="none" w:sz="0" w:space="0" w:color="auto"/>
            <w:left w:val="none" w:sz="0" w:space="0" w:color="auto"/>
            <w:bottom w:val="none" w:sz="0" w:space="0" w:color="auto"/>
            <w:right w:val="none" w:sz="0" w:space="0" w:color="auto"/>
          </w:divBdr>
        </w:div>
        <w:div w:id="1638143942">
          <w:marLeft w:val="640"/>
          <w:marRight w:val="0"/>
          <w:marTop w:val="0"/>
          <w:marBottom w:val="0"/>
          <w:divBdr>
            <w:top w:val="none" w:sz="0" w:space="0" w:color="auto"/>
            <w:left w:val="none" w:sz="0" w:space="0" w:color="auto"/>
            <w:bottom w:val="none" w:sz="0" w:space="0" w:color="auto"/>
            <w:right w:val="none" w:sz="0" w:space="0" w:color="auto"/>
          </w:divBdr>
        </w:div>
        <w:div w:id="1642660662">
          <w:marLeft w:val="640"/>
          <w:marRight w:val="0"/>
          <w:marTop w:val="0"/>
          <w:marBottom w:val="0"/>
          <w:divBdr>
            <w:top w:val="none" w:sz="0" w:space="0" w:color="auto"/>
            <w:left w:val="none" w:sz="0" w:space="0" w:color="auto"/>
            <w:bottom w:val="none" w:sz="0" w:space="0" w:color="auto"/>
            <w:right w:val="none" w:sz="0" w:space="0" w:color="auto"/>
          </w:divBdr>
        </w:div>
        <w:div w:id="1643387046">
          <w:marLeft w:val="640"/>
          <w:marRight w:val="0"/>
          <w:marTop w:val="0"/>
          <w:marBottom w:val="0"/>
          <w:divBdr>
            <w:top w:val="none" w:sz="0" w:space="0" w:color="auto"/>
            <w:left w:val="none" w:sz="0" w:space="0" w:color="auto"/>
            <w:bottom w:val="none" w:sz="0" w:space="0" w:color="auto"/>
            <w:right w:val="none" w:sz="0" w:space="0" w:color="auto"/>
          </w:divBdr>
        </w:div>
        <w:div w:id="1697002717">
          <w:marLeft w:val="640"/>
          <w:marRight w:val="0"/>
          <w:marTop w:val="0"/>
          <w:marBottom w:val="0"/>
          <w:divBdr>
            <w:top w:val="none" w:sz="0" w:space="0" w:color="auto"/>
            <w:left w:val="none" w:sz="0" w:space="0" w:color="auto"/>
            <w:bottom w:val="none" w:sz="0" w:space="0" w:color="auto"/>
            <w:right w:val="none" w:sz="0" w:space="0" w:color="auto"/>
          </w:divBdr>
        </w:div>
        <w:div w:id="1715344777">
          <w:marLeft w:val="640"/>
          <w:marRight w:val="0"/>
          <w:marTop w:val="0"/>
          <w:marBottom w:val="0"/>
          <w:divBdr>
            <w:top w:val="none" w:sz="0" w:space="0" w:color="auto"/>
            <w:left w:val="none" w:sz="0" w:space="0" w:color="auto"/>
            <w:bottom w:val="none" w:sz="0" w:space="0" w:color="auto"/>
            <w:right w:val="none" w:sz="0" w:space="0" w:color="auto"/>
          </w:divBdr>
        </w:div>
        <w:div w:id="1741709211">
          <w:marLeft w:val="640"/>
          <w:marRight w:val="0"/>
          <w:marTop w:val="0"/>
          <w:marBottom w:val="0"/>
          <w:divBdr>
            <w:top w:val="none" w:sz="0" w:space="0" w:color="auto"/>
            <w:left w:val="none" w:sz="0" w:space="0" w:color="auto"/>
            <w:bottom w:val="none" w:sz="0" w:space="0" w:color="auto"/>
            <w:right w:val="none" w:sz="0" w:space="0" w:color="auto"/>
          </w:divBdr>
        </w:div>
        <w:div w:id="1831434799">
          <w:marLeft w:val="640"/>
          <w:marRight w:val="0"/>
          <w:marTop w:val="0"/>
          <w:marBottom w:val="0"/>
          <w:divBdr>
            <w:top w:val="none" w:sz="0" w:space="0" w:color="auto"/>
            <w:left w:val="none" w:sz="0" w:space="0" w:color="auto"/>
            <w:bottom w:val="none" w:sz="0" w:space="0" w:color="auto"/>
            <w:right w:val="none" w:sz="0" w:space="0" w:color="auto"/>
          </w:divBdr>
        </w:div>
        <w:div w:id="2053377848">
          <w:marLeft w:val="640"/>
          <w:marRight w:val="0"/>
          <w:marTop w:val="0"/>
          <w:marBottom w:val="0"/>
          <w:divBdr>
            <w:top w:val="none" w:sz="0" w:space="0" w:color="auto"/>
            <w:left w:val="none" w:sz="0" w:space="0" w:color="auto"/>
            <w:bottom w:val="none" w:sz="0" w:space="0" w:color="auto"/>
            <w:right w:val="none" w:sz="0" w:space="0" w:color="auto"/>
          </w:divBdr>
        </w:div>
        <w:div w:id="2079134332">
          <w:marLeft w:val="640"/>
          <w:marRight w:val="0"/>
          <w:marTop w:val="0"/>
          <w:marBottom w:val="0"/>
          <w:divBdr>
            <w:top w:val="none" w:sz="0" w:space="0" w:color="auto"/>
            <w:left w:val="none" w:sz="0" w:space="0" w:color="auto"/>
            <w:bottom w:val="none" w:sz="0" w:space="0" w:color="auto"/>
            <w:right w:val="none" w:sz="0" w:space="0" w:color="auto"/>
          </w:divBdr>
        </w:div>
        <w:div w:id="2132550065">
          <w:marLeft w:val="640"/>
          <w:marRight w:val="0"/>
          <w:marTop w:val="0"/>
          <w:marBottom w:val="0"/>
          <w:divBdr>
            <w:top w:val="none" w:sz="0" w:space="0" w:color="auto"/>
            <w:left w:val="none" w:sz="0" w:space="0" w:color="auto"/>
            <w:bottom w:val="none" w:sz="0" w:space="0" w:color="auto"/>
            <w:right w:val="none" w:sz="0" w:space="0" w:color="auto"/>
          </w:divBdr>
        </w:div>
      </w:divsChild>
    </w:div>
    <w:div w:id="538394525">
      <w:bodyDiv w:val="1"/>
      <w:marLeft w:val="0"/>
      <w:marRight w:val="0"/>
      <w:marTop w:val="0"/>
      <w:marBottom w:val="0"/>
      <w:divBdr>
        <w:top w:val="none" w:sz="0" w:space="0" w:color="auto"/>
        <w:left w:val="none" w:sz="0" w:space="0" w:color="auto"/>
        <w:bottom w:val="none" w:sz="0" w:space="0" w:color="auto"/>
        <w:right w:val="none" w:sz="0" w:space="0" w:color="auto"/>
      </w:divBdr>
      <w:divsChild>
        <w:div w:id="921641039">
          <w:marLeft w:val="640"/>
          <w:marRight w:val="0"/>
          <w:marTop w:val="0"/>
          <w:marBottom w:val="0"/>
          <w:divBdr>
            <w:top w:val="none" w:sz="0" w:space="0" w:color="auto"/>
            <w:left w:val="none" w:sz="0" w:space="0" w:color="auto"/>
            <w:bottom w:val="none" w:sz="0" w:space="0" w:color="auto"/>
            <w:right w:val="none" w:sz="0" w:space="0" w:color="auto"/>
          </w:divBdr>
        </w:div>
        <w:div w:id="2049526304">
          <w:marLeft w:val="640"/>
          <w:marRight w:val="0"/>
          <w:marTop w:val="0"/>
          <w:marBottom w:val="0"/>
          <w:divBdr>
            <w:top w:val="none" w:sz="0" w:space="0" w:color="auto"/>
            <w:left w:val="none" w:sz="0" w:space="0" w:color="auto"/>
            <w:bottom w:val="none" w:sz="0" w:space="0" w:color="auto"/>
            <w:right w:val="none" w:sz="0" w:space="0" w:color="auto"/>
          </w:divBdr>
        </w:div>
        <w:div w:id="1480878401">
          <w:marLeft w:val="640"/>
          <w:marRight w:val="0"/>
          <w:marTop w:val="0"/>
          <w:marBottom w:val="0"/>
          <w:divBdr>
            <w:top w:val="none" w:sz="0" w:space="0" w:color="auto"/>
            <w:left w:val="none" w:sz="0" w:space="0" w:color="auto"/>
            <w:bottom w:val="none" w:sz="0" w:space="0" w:color="auto"/>
            <w:right w:val="none" w:sz="0" w:space="0" w:color="auto"/>
          </w:divBdr>
        </w:div>
        <w:div w:id="925960409">
          <w:marLeft w:val="640"/>
          <w:marRight w:val="0"/>
          <w:marTop w:val="0"/>
          <w:marBottom w:val="0"/>
          <w:divBdr>
            <w:top w:val="none" w:sz="0" w:space="0" w:color="auto"/>
            <w:left w:val="none" w:sz="0" w:space="0" w:color="auto"/>
            <w:bottom w:val="none" w:sz="0" w:space="0" w:color="auto"/>
            <w:right w:val="none" w:sz="0" w:space="0" w:color="auto"/>
          </w:divBdr>
        </w:div>
        <w:div w:id="100222546">
          <w:marLeft w:val="640"/>
          <w:marRight w:val="0"/>
          <w:marTop w:val="0"/>
          <w:marBottom w:val="0"/>
          <w:divBdr>
            <w:top w:val="none" w:sz="0" w:space="0" w:color="auto"/>
            <w:left w:val="none" w:sz="0" w:space="0" w:color="auto"/>
            <w:bottom w:val="none" w:sz="0" w:space="0" w:color="auto"/>
            <w:right w:val="none" w:sz="0" w:space="0" w:color="auto"/>
          </w:divBdr>
        </w:div>
        <w:div w:id="1991981499">
          <w:marLeft w:val="640"/>
          <w:marRight w:val="0"/>
          <w:marTop w:val="0"/>
          <w:marBottom w:val="0"/>
          <w:divBdr>
            <w:top w:val="none" w:sz="0" w:space="0" w:color="auto"/>
            <w:left w:val="none" w:sz="0" w:space="0" w:color="auto"/>
            <w:bottom w:val="none" w:sz="0" w:space="0" w:color="auto"/>
            <w:right w:val="none" w:sz="0" w:space="0" w:color="auto"/>
          </w:divBdr>
        </w:div>
        <w:div w:id="561866176">
          <w:marLeft w:val="640"/>
          <w:marRight w:val="0"/>
          <w:marTop w:val="0"/>
          <w:marBottom w:val="0"/>
          <w:divBdr>
            <w:top w:val="none" w:sz="0" w:space="0" w:color="auto"/>
            <w:left w:val="none" w:sz="0" w:space="0" w:color="auto"/>
            <w:bottom w:val="none" w:sz="0" w:space="0" w:color="auto"/>
            <w:right w:val="none" w:sz="0" w:space="0" w:color="auto"/>
          </w:divBdr>
        </w:div>
        <w:div w:id="1477726592">
          <w:marLeft w:val="640"/>
          <w:marRight w:val="0"/>
          <w:marTop w:val="0"/>
          <w:marBottom w:val="0"/>
          <w:divBdr>
            <w:top w:val="none" w:sz="0" w:space="0" w:color="auto"/>
            <w:left w:val="none" w:sz="0" w:space="0" w:color="auto"/>
            <w:bottom w:val="none" w:sz="0" w:space="0" w:color="auto"/>
            <w:right w:val="none" w:sz="0" w:space="0" w:color="auto"/>
          </w:divBdr>
        </w:div>
        <w:div w:id="1148596891">
          <w:marLeft w:val="640"/>
          <w:marRight w:val="0"/>
          <w:marTop w:val="0"/>
          <w:marBottom w:val="0"/>
          <w:divBdr>
            <w:top w:val="none" w:sz="0" w:space="0" w:color="auto"/>
            <w:left w:val="none" w:sz="0" w:space="0" w:color="auto"/>
            <w:bottom w:val="none" w:sz="0" w:space="0" w:color="auto"/>
            <w:right w:val="none" w:sz="0" w:space="0" w:color="auto"/>
          </w:divBdr>
        </w:div>
        <w:div w:id="953026508">
          <w:marLeft w:val="640"/>
          <w:marRight w:val="0"/>
          <w:marTop w:val="0"/>
          <w:marBottom w:val="0"/>
          <w:divBdr>
            <w:top w:val="none" w:sz="0" w:space="0" w:color="auto"/>
            <w:left w:val="none" w:sz="0" w:space="0" w:color="auto"/>
            <w:bottom w:val="none" w:sz="0" w:space="0" w:color="auto"/>
            <w:right w:val="none" w:sz="0" w:space="0" w:color="auto"/>
          </w:divBdr>
        </w:div>
        <w:div w:id="1000541631">
          <w:marLeft w:val="640"/>
          <w:marRight w:val="0"/>
          <w:marTop w:val="0"/>
          <w:marBottom w:val="0"/>
          <w:divBdr>
            <w:top w:val="none" w:sz="0" w:space="0" w:color="auto"/>
            <w:left w:val="none" w:sz="0" w:space="0" w:color="auto"/>
            <w:bottom w:val="none" w:sz="0" w:space="0" w:color="auto"/>
            <w:right w:val="none" w:sz="0" w:space="0" w:color="auto"/>
          </w:divBdr>
        </w:div>
        <w:div w:id="320279635">
          <w:marLeft w:val="640"/>
          <w:marRight w:val="0"/>
          <w:marTop w:val="0"/>
          <w:marBottom w:val="0"/>
          <w:divBdr>
            <w:top w:val="none" w:sz="0" w:space="0" w:color="auto"/>
            <w:left w:val="none" w:sz="0" w:space="0" w:color="auto"/>
            <w:bottom w:val="none" w:sz="0" w:space="0" w:color="auto"/>
            <w:right w:val="none" w:sz="0" w:space="0" w:color="auto"/>
          </w:divBdr>
        </w:div>
        <w:div w:id="1595018888">
          <w:marLeft w:val="640"/>
          <w:marRight w:val="0"/>
          <w:marTop w:val="0"/>
          <w:marBottom w:val="0"/>
          <w:divBdr>
            <w:top w:val="none" w:sz="0" w:space="0" w:color="auto"/>
            <w:left w:val="none" w:sz="0" w:space="0" w:color="auto"/>
            <w:bottom w:val="none" w:sz="0" w:space="0" w:color="auto"/>
            <w:right w:val="none" w:sz="0" w:space="0" w:color="auto"/>
          </w:divBdr>
        </w:div>
        <w:div w:id="937907084">
          <w:marLeft w:val="640"/>
          <w:marRight w:val="0"/>
          <w:marTop w:val="0"/>
          <w:marBottom w:val="0"/>
          <w:divBdr>
            <w:top w:val="none" w:sz="0" w:space="0" w:color="auto"/>
            <w:left w:val="none" w:sz="0" w:space="0" w:color="auto"/>
            <w:bottom w:val="none" w:sz="0" w:space="0" w:color="auto"/>
            <w:right w:val="none" w:sz="0" w:space="0" w:color="auto"/>
          </w:divBdr>
        </w:div>
        <w:div w:id="2015451090">
          <w:marLeft w:val="640"/>
          <w:marRight w:val="0"/>
          <w:marTop w:val="0"/>
          <w:marBottom w:val="0"/>
          <w:divBdr>
            <w:top w:val="none" w:sz="0" w:space="0" w:color="auto"/>
            <w:left w:val="none" w:sz="0" w:space="0" w:color="auto"/>
            <w:bottom w:val="none" w:sz="0" w:space="0" w:color="auto"/>
            <w:right w:val="none" w:sz="0" w:space="0" w:color="auto"/>
          </w:divBdr>
        </w:div>
        <w:div w:id="1450781989">
          <w:marLeft w:val="640"/>
          <w:marRight w:val="0"/>
          <w:marTop w:val="0"/>
          <w:marBottom w:val="0"/>
          <w:divBdr>
            <w:top w:val="none" w:sz="0" w:space="0" w:color="auto"/>
            <w:left w:val="none" w:sz="0" w:space="0" w:color="auto"/>
            <w:bottom w:val="none" w:sz="0" w:space="0" w:color="auto"/>
            <w:right w:val="none" w:sz="0" w:space="0" w:color="auto"/>
          </w:divBdr>
        </w:div>
        <w:div w:id="2057855365">
          <w:marLeft w:val="640"/>
          <w:marRight w:val="0"/>
          <w:marTop w:val="0"/>
          <w:marBottom w:val="0"/>
          <w:divBdr>
            <w:top w:val="none" w:sz="0" w:space="0" w:color="auto"/>
            <w:left w:val="none" w:sz="0" w:space="0" w:color="auto"/>
            <w:bottom w:val="none" w:sz="0" w:space="0" w:color="auto"/>
            <w:right w:val="none" w:sz="0" w:space="0" w:color="auto"/>
          </w:divBdr>
        </w:div>
        <w:div w:id="1782455796">
          <w:marLeft w:val="640"/>
          <w:marRight w:val="0"/>
          <w:marTop w:val="0"/>
          <w:marBottom w:val="0"/>
          <w:divBdr>
            <w:top w:val="none" w:sz="0" w:space="0" w:color="auto"/>
            <w:left w:val="none" w:sz="0" w:space="0" w:color="auto"/>
            <w:bottom w:val="none" w:sz="0" w:space="0" w:color="auto"/>
            <w:right w:val="none" w:sz="0" w:space="0" w:color="auto"/>
          </w:divBdr>
        </w:div>
        <w:div w:id="414933974">
          <w:marLeft w:val="640"/>
          <w:marRight w:val="0"/>
          <w:marTop w:val="0"/>
          <w:marBottom w:val="0"/>
          <w:divBdr>
            <w:top w:val="none" w:sz="0" w:space="0" w:color="auto"/>
            <w:left w:val="none" w:sz="0" w:space="0" w:color="auto"/>
            <w:bottom w:val="none" w:sz="0" w:space="0" w:color="auto"/>
            <w:right w:val="none" w:sz="0" w:space="0" w:color="auto"/>
          </w:divBdr>
        </w:div>
        <w:div w:id="1998532734">
          <w:marLeft w:val="640"/>
          <w:marRight w:val="0"/>
          <w:marTop w:val="0"/>
          <w:marBottom w:val="0"/>
          <w:divBdr>
            <w:top w:val="none" w:sz="0" w:space="0" w:color="auto"/>
            <w:left w:val="none" w:sz="0" w:space="0" w:color="auto"/>
            <w:bottom w:val="none" w:sz="0" w:space="0" w:color="auto"/>
            <w:right w:val="none" w:sz="0" w:space="0" w:color="auto"/>
          </w:divBdr>
        </w:div>
        <w:div w:id="1971474899">
          <w:marLeft w:val="640"/>
          <w:marRight w:val="0"/>
          <w:marTop w:val="0"/>
          <w:marBottom w:val="0"/>
          <w:divBdr>
            <w:top w:val="none" w:sz="0" w:space="0" w:color="auto"/>
            <w:left w:val="none" w:sz="0" w:space="0" w:color="auto"/>
            <w:bottom w:val="none" w:sz="0" w:space="0" w:color="auto"/>
            <w:right w:val="none" w:sz="0" w:space="0" w:color="auto"/>
          </w:divBdr>
        </w:div>
        <w:div w:id="304627558">
          <w:marLeft w:val="640"/>
          <w:marRight w:val="0"/>
          <w:marTop w:val="0"/>
          <w:marBottom w:val="0"/>
          <w:divBdr>
            <w:top w:val="none" w:sz="0" w:space="0" w:color="auto"/>
            <w:left w:val="none" w:sz="0" w:space="0" w:color="auto"/>
            <w:bottom w:val="none" w:sz="0" w:space="0" w:color="auto"/>
            <w:right w:val="none" w:sz="0" w:space="0" w:color="auto"/>
          </w:divBdr>
        </w:div>
        <w:div w:id="1364788210">
          <w:marLeft w:val="640"/>
          <w:marRight w:val="0"/>
          <w:marTop w:val="0"/>
          <w:marBottom w:val="0"/>
          <w:divBdr>
            <w:top w:val="none" w:sz="0" w:space="0" w:color="auto"/>
            <w:left w:val="none" w:sz="0" w:space="0" w:color="auto"/>
            <w:bottom w:val="none" w:sz="0" w:space="0" w:color="auto"/>
            <w:right w:val="none" w:sz="0" w:space="0" w:color="auto"/>
          </w:divBdr>
        </w:div>
        <w:div w:id="904798481">
          <w:marLeft w:val="640"/>
          <w:marRight w:val="0"/>
          <w:marTop w:val="0"/>
          <w:marBottom w:val="0"/>
          <w:divBdr>
            <w:top w:val="none" w:sz="0" w:space="0" w:color="auto"/>
            <w:left w:val="none" w:sz="0" w:space="0" w:color="auto"/>
            <w:bottom w:val="none" w:sz="0" w:space="0" w:color="auto"/>
            <w:right w:val="none" w:sz="0" w:space="0" w:color="auto"/>
          </w:divBdr>
        </w:div>
        <w:div w:id="1701934936">
          <w:marLeft w:val="640"/>
          <w:marRight w:val="0"/>
          <w:marTop w:val="0"/>
          <w:marBottom w:val="0"/>
          <w:divBdr>
            <w:top w:val="none" w:sz="0" w:space="0" w:color="auto"/>
            <w:left w:val="none" w:sz="0" w:space="0" w:color="auto"/>
            <w:bottom w:val="none" w:sz="0" w:space="0" w:color="auto"/>
            <w:right w:val="none" w:sz="0" w:space="0" w:color="auto"/>
          </w:divBdr>
        </w:div>
        <w:div w:id="1225261833">
          <w:marLeft w:val="640"/>
          <w:marRight w:val="0"/>
          <w:marTop w:val="0"/>
          <w:marBottom w:val="0"/>
          <w:divBdr>
            <w:top w:val="none" w:sz="0" w:space="0" w:color="auto"/>
            <w:left w:val="none" w:sz="0" w:space="0" w:color="auto"/>
            <w:bottom w:val="none" w:sz="0" w:space="0" w:color="auto"/>
            <w:right w:val="none" w:sz="0" w:space="0" w:color="auto"/>
          </w:divBdr>
        </w:div>
        <w:div w:id="58554934">
          <w:marLeft w:val="640"/>
          <w:marRight w:val="0"/>
          <w:marTop w:val="0"/>
          <w:marBottom w:val="0"/>
          <w:divBdr>
            <w:top w:val="none" w:sz="0" w:space="0" w:color="auto"/>
            <w:left w:val="none" w:sz="0" w:space="0" w:color="auto"/>
            <w:bottom w:val="none" w:sz="0" w:space="0" w:color="auto"/>
            <w:right w:val="none" w:sz="0" w:space="0" w:color="auto"/>
          </w:divBdr>
        </w:div>
        <w:div w:id="1040204768">
          <w:marLeft w:val="640"/>
          <w:marRight w:val="0"/>
          <w:marTop w:val="0"/>
          <w:marBottom w:val="0"/>
          <w:divBdr>
            <w:top w:val="none" w:sz="0" w:space="0" w:color="auto"/>
            <w:left w:val="none" w:sz="0" w:space="0" w:color="auto"/>
            <w:bottom w:val="none" w:sz="0" w:space="0" w:color="auto"/>
            <w:right w:val="none" w:sz="0" w:space="0" w:color="auto"/>
          </w:divBdr>
        </w:div>
        <w:div w:id="1511602705">
          <w:marLeft w:val="640"/>
          <w:marRight w:val="0"/>
          <w:marTop w:val="0"/>
          <w:marBottom w:val="0"/>
          <w:divBdr>
            <w:top w:val="none" w:sz="0" w:space="0" w:color="auto"/>
            <w:left w:val="none" w:sz="0" w:space="0" w:color="auto"/>
            <w:bottom w:val="none" w:sz="0" w:space="0" w:color="auto"/>
            <w:right w:val="none" w:sz="0" w:space="0" w:color="auto"/>
          </w:divBdr>
        </w:div>
        <w:div w:id="1753509553">
          <w:marLeft w:val="640"/>
          <w:marRight w:val="0"/>
          <w:marTop w:val="0"/>
          <w:marBottom w:val="0"/>
          <w:divBdr>
            <w:top w:val="none" w:sz="0" w:space="0" w:color="auto"/>
            <w:left w:val="none" w:sz="0" w:space="0" w:color="auto"/>
            <w:bottom w:val="none" w:sz="0" w:space="0" w:color="auto"/>
            <w:right w:val="none" w:sz="0" w:space="0" w:color="auto"/>
          </w:divBdr>
        </w:div>
        <w:div w:id="533466684">
          <w:marLeft w:val="640"/>
          <w:marRight w:val="0"/>
          <w:marTop w:val="0"/>
          <w:marBottom w:val="0"/>
          <w:divBdr>
            <w:top w:val="none" w:sz="0" w:space="0" w:color="auto"/>
            <w:left w:val="none" w:sz="0" w:space="0" w:color="auto"/>
            <w:bottom w:val="none" w:sz="0" w:space="0" w:color="auto"/>
            <w:right w:val="none" w:sz="0" w:space="0" w:color="auto"/>
          </w:divBdr>
        </w:div>
        <w:div w:id="692610227">
          <w:marLeft w:val="640"/>
          <w:marRight w:val="0"/>
          <w:marTop w:val="0"/>
          <w:marBottom w:val="0"/>
          <w:divBdr>
            <w:top w:val="none" w:sz="0" w:space="0" w:color="auto"/>
            <w:left w:val="none" w:sz="0" w:space="0" w:color="auto"/>
            <w:bottom w:val="none" w:sz="0" w:space="0" w:color="auto"/>
            <w:right w:val="none" w:sz="0" w:space="0" w:color="auto"/>
          </w:divBdr>
        </w:div>
        <w:div w:id="1372025648">
          <w:marLeft w:val="640"/>
          <w:marRight w:val="0"/>
          <w:marTop w:val="0"/>
          <w:marBottom w:val="0"/>
          <w:divBdr>
            <w:top w:val="none" w:sz="0" w:space="0" w:color="auto"/>
            <w:left w:val="none" w:sz="0" w:space="0" w:color="auto"/>
            <w:bottom w:val="none" w:sz="0" w:space="0" w:color="auto"/>
            <w:right w:val="none" w:sz="0" w:space="0" w:color="auto"/>
          </w:divBdr>
        </w:div>
        <w:div w:id="501436712">
          <w:marLeft w:val="640"/>
          <w:marRight w:val="0"/>
          <w:marTop w:val="0"/>
          <w:marBottom w:val="0"/>
          <w:divBdr>
            <w:top w:val="none" w:sz="0" w:space="0" w:color="auto"/>
            <w:left w:val="none" w:sz="0" w:space="0" w:color="auto"/>
            <w:bottom w:val="none" w:sz="0" w:space="0" w:color="auto"/>
            <w:right w:val="none" w:sz="0" w:space="0" w:color="auto"/>
          </w:divBdr>
        </w:div>
        <w:div w:id="1775638430">
          <w:marLeft w:val="640"/>
          <w:marRight w:val="0"/>
          <w:marTop w:val="0"/>
          <w:marBottom w:val="0"/>
          <w:divBdr>
            <w:top w:val="none" w:sz="0" w:space="0" w:color="auto"/>
            <w:left w:val="none" w:sz="0" w:space="0" w:color="auto"/>
            <w:bottom w:val="none" w:sz="0" w:space="0" w:color="auto"/>
            <w:right w:val="none" w:sz="0" w:space="0" w:color="auto"/>
          </w:divBdr>
        </w:div>
        <w:div w:id="865019639">
          <w:marLeft w:val="640"/>
          <w:marRight w:val="0"/>
          <w:marTop w:val="0"/>
          <w:marBottom w:val="0"/>
          <w:divBdr>
            <w:top w:val="none" w:sz="0" w:space="0" w:color="auto"/>
            <w:left w:val="none" w:sz="0" w:space="0" w:color="auto"/>
            <w:bottom w:val="none" w:sz="0" w:space="0" w:color="auto"/>
            <w:right w:val="none" w:sz="0" w:space="0" w:color="auto"/>
          </w:divBdr>
        </w:div>
        <w:div w:id="2129468324">
          <w:marLeft w:val="640"/>
          <w:marRight w:val="0"/>
          <w:marTop w:val="0"/>
          <w:marBottom w:val="0"/>
          <w:divBdr>
            <w:top w:val="none" w:sz="0" w:space="0" w:color="auto"/>
            <w:left w:val="none" w:sz="0" w:space="0" w:color="auto"/>
            <w:bottom w:val="none" w:sz="0" w:space="0" w:color="auto"/>
            <w:right w:val="none" w:sz="0" w:space="0" w:color="auto"/>
          </w:divBdr>
        </w:div>
        <w:div w:id="649408036">
          <w:marLeft w:val="640"/>
          <w:marRight w:val="0"/>
          <w:marTop w:val="0"/>
          <w:marBottom w:val="0"/>
          <w:divBdr>
            <w:top w:val="none" w:sz="0" w:space="0" w:color="auto"/>
            <w:left w:val="none" w:sz="0" w:space="0" w:color="auto"/>
            <w:bottom w:val="none" w:sz="0" w:space="0" w:color="auto"/>
            <w:right w:val="none" w:sz="0" w:space="0" w:color="auto"/>
          </w:divBdr>
        </w:div>
        <w:div w:id="632176806">
          <w:marLeft w:val="640"/>
          <w:marRight w:val="0"/>
          <w:marTop w:val="0"/>
          <w:marBottom w:val="0"/>
          <w:divBdr>
            <w:top w:val="none" w:sz="0" w:space="0" w:color="auto"/>
            <w:left w:val="none" w:sz="0" w:space="0" w:color="auto"/>
            <w:bottom w:val="none" w:sz="0" w:space="0" w:color="auto"/>
            <w:right w:val="none" w:sz="0" w:space="0" w:color="auto"/>
          </w:divBdr>
        </w:div>
        <w:div w:id="1109274612">
          <w:marLeft w:val="640"/>
          <w:marRight w:val="0"/>
          <w:marTop w:val="0"/>
          <w:marBottom w:val="0"/>
          <w:divBdr>
            <w:top w:val="none" w:sz="0" w:space="0" w:color="auto"/>
            <w:left w:val="none" w:sz="0" w:space="0" w:color="auto"/>
            <w:bottom w:val="none" w:sz="0" w:space="0" w:color="auto"/>
            <w:right w:val="none" w:sz="0" w:space="0" w:color="auto"/>
          </w:divBdr>
        </w:div>
        <w:div w:id="1449548544">
          <w:marLeft w:val="640"/>
          <w:marRight w:val="0"/>
          <w:marTop w:val="0"/>
          <w:marBottom w:val="0"/>
          <w:divBdr>
            <w:top w:val="none" w:sz="0" w:space="0" w:color="auto"/>
            <w:left w:val="none" w:sz="0" w:space="0" w:color="auto"/>
            <w:bottom w:val="none" w:sz="0" w:space="0" w:color="auto"/>
            <w:right w:val="none" w:sz="0" w:space="0" w:color="auto"/>
          </w:divBdr>
        </w:div>
        <w:div w:id="954213030">
          <w:marLeft w:val="640"/>
          <w:marRight w:val="0"/>
          <w:marTop w:val="0"/>
          <w:marBottom w:val="0"/>
          <w:divBdr>
            <w:top w:val="none" w:sz="0" w:space="0" w:color="auto"/>
            <w:left w:val="none" w:sz="0" w:space="0" w:color="auto"/>
            <w:bottom w:val="none" w:sz="0" w:space="0" w:color="auto"/>
            <w:right w:val="none" w:sz="0" w:space="0" w:color="auto"/>
          </w:divBdr>
        </w:div>
        <w:div w:id="885726833">
          <w:marLeft w:val="640"/>
          <w:marRight w:val="0"/>
          <w:marTop w:val="0"/>
          <w:marBottom w:val="0"/>
          <w:divBdr>
            <w:top w:val="none" w:sz="0" w:space="0" w:color="auto"/>
            <w:left w:val="none" w:sz="0" w:space="0" w:color="auto"/>
            <w:bottom w:val="none" w:sz="0" w:space="0" w:color="auto"/>
            <w:right w:val="none" w:sz="0" w:space="0" w:color="auto"/>
          </w:divBdr>
        </w:div>
        <w:div w:id="1398674759">
          <w:marLeft w:val="640"/>
          <w:marRight w:val="0"/>
          <w:marTop w:val="0"/>
          <w:marBottom w:val="0"/>
          <w:divBdr>
            <w:top w:val="none" w:sz="0" w:space="0" w:color="auto"/>
            <w:left w:val="none" w:sz="0" w:space="0" w:color="auto"/>
            <w:bottom w:val="none" w:sz="0" w:space="0" w:color="auto"/>
            <w:right w:val="none" w:sz="0" w:space="0" w:color="auto"/>
          </w:divBdr>
        </w:div>
        <w:div w:id="1006595111">
          <w:marLeft w:val="640"/>
          <w:marRight w:val="0"/>
          <w:marTop w:val="0"/>
          <w:marBottom w:val="0"/>
          <w:divBdr>
            <w:top w:val="none" w:sz="0" w:space="0" w:color="auto"/>
            <w:left w:val="none" w:sz="0" w:space="0" w:color="auto"/>
            <w:bottom w:val="none" w:sz="0" w:space="0" w:color="auto"/>
            <w:right w:val="none" w:sz="0" w:space="0" w:color="auto"/>
          </w:divBdr>
        </w:div>
        <w:div w:id="1824734752">
          <w:marLeft w:val="640"/>
          <w:marRight w:val="0"/>
          <w:marTop w:val="0"/>
          <w:marBottom w:val="0"/>
          <w:divBdr>
            <w:top w:val="none" w:sz="0" w:space="0" w:color="auto"/>
            <w:left w:val="none" w:sz="0" w:space="0" w:color="auto"/>
            <w:bottom w:val="none" w:sz="0" w:space="0" w:color="auto"/>
            <w:right w:val="none" w:sz="0" w:space="0" w:color="auto"/>
          </w:divBdr>
        </w:div>
        <w:div w:id="2099712919">
          <w:marLeft w:val="640"/>
          <w:marRight w:val="0"/>
          <w:marTop w:val="0"/>
          <w:marBottom w:val="0"/>
          <w:divBdr>
            <w:top w:val="none" w:sz="0" w:space="0" w:color="auto"/>
            <w:left w:val="none" w:sz="0" w:space="0" w:color="auto"/>
            <w:bottom w:val="none" w:sz="0" w:space="0" w:color="auto"/>
            <w:right w:val="none" w:sz="0" w:space="0" w:color="auto"/>
          </w:divBdr>
        </w:div>
        <w:div w:id="223570114">
          <w:marLeft w:val="640"/>
          <w:marRight w:val="0"/>
          <w:marTop w:val="0"/>
          <w:marBottom w:val="0"/>
          <w:divBdr>
            <w:top w:val="none" w:sz="0" w:space="0" w:color="auto"/>
            <w:left w:val="none" w:sz="0" w:space="0" w:color="auto"/>
            <w:bottom w:val="none" w:sz="0" w:space="0" w:color="auto"/>
            <w:right w:val="none" w:sz="0" w:space="0" w:color="auto"/>
          </w:divBdr>
        </w:div>
        <w:div w:id="935020874">
          <w:marLeft w:val="640"/>
          <w:marRight w:val="0"/>
          <w:marTop w:val="0"/>
          <w:marBottom w:val="0"/>
          <w:divBdr>
            <w:top w:val="none" w:sz="0" w:space="0" w:color="auto"/>
            <w:left w:val="none" w:sz="0" w:space="0" w:color="auto"/>
            <w:bottom w:val="none" w:sz="0" w:space="0" w:color="auto"/>
            <w:right w:val="none" w:sz="0" w:space="0" w:color="auto"/>
          </w:divBdr>
        </w:div>
        <w:div w:id="1198467926">
          <w:marLeft w:val="640"/>
          <w:marRight w:val="0"/>
          <w:marTop w:val="0"/>
          <w:marBottom w:val="0"/>
          <w:divBdr>
            <w:top w:val="none" w:sz="0" w:space="0" w:color="auto"/>
            <w:left w:val="none" w:sz="0" w:space="0" w:color="auto"/>
            <w:bottom w:val="none" w:sz="0" w:space="0" w:color="auto"/>
            <w:right w:val="none" w:sz="0" w:space="0" w:color="auto"/>
          </w:divBdr>
        </w:div>
        <w:div w:id="1591238634">
          <w:marLeft w:val="640"/>
          <w:marRight w:val="0"/>
          <w:marTop w:val="0"/>
          <w:marBottom w:val="0"/>
          <w:divBdr>
            <w:top w:val="none" w:sz="0" w:space="0" w:color="auto"/>
            <w:left w:val="none" w:sz="0" w:space="0" w:color="auto"/>
            <w:bottom w:val="none" w:sz="0" w:space="0" w:color="auto"/>
            <w:right w:val="none" w:sz="0" w:space="0" w:color="auto"/>
          </w:divBdr>
        </w:div>
      </w:divsChild>
    </w:div>
    <w:div w:id="538394598">
      <w:marLeft w:val="640"/>
      <w:marRight w:val="0"/>
      <w:marTop w:val="0"/>
      <w:marBottom w:val="0"/>
      <w:divBdr>
        <w:top w:val="none" w:sz="0" w:space="0" w:color="auto"/>
        <w:left w:val="none" w:sz="0" w:space="0" w:color="auto"/>
        <w:bottom w:val="none" w:sz="0" w:space="0" w:color="auto"/>
        <w:right w:val="none" w:sz="0" w:space="0" w:color="auto"/>
      </w:divBdr>
    </w:div>
    <w:div w:id="538931336">
      <w:bodyDiv w:val="1"/>
      <w:marLeft w:val="0"/>
      <w:marRight w:val="0"/>
      <w:marTop w:val="0"/>
      <w:marBottom w:val="0"/>
      <w:divBdr>
        <w:top w:val="none" w:sz="0" w:space="0" w:color="auto"/>
        <w:left w:val="none" w:sz="0" w:space="0" w:color="auto"/>
        <w:bottom w:val="none" w:sz="0" w:space="0" w:color="auto"/>
        <w:right w:val="none" w:sz="0" w:space="0" w:color="auto"/>
      </w:divBdr>
      <w:divsChild>
        <w:div w:id="908688496">
          <w:marLeft w:val="640"/>
          <w:marRight w:val="0"/>
          <w:marTop w:val="0"/>
          <w:marBottom w:val="0"/>
          <w:divBdr>
            <w:top w:val="none" w:sz="0" w:space="0" w:color="auto"/>
            <w:left w:val="none" w:sz="0" w:space="0" w:color="auto"/>
            <w:bottom w:val="none" w:sz="0" w:space="0" w:color="auto"/>
            <w:right w:val="none" w:sz="0" w:space="0" w:color="auto"/>
          </w:divBdr>
        </w:div>
        <w:div w:id="1903055634">
          <w:marLeft w:val="640"/>
          <w:marRight w:val="0"/>
          <w:marTop w:val="0"/>
          <w:marBottom w:val="0"/>
          <w:divBdr>
            <w:top w:val="none" w:sz="0" w:space="0" w:color="auto"/>
            <w:left w:val="none" w:sz="0" w:space="0" w:color="auto"/>
            <w:bottom w:val="none" w:sz="0" w:space="0" w:color="auto"/>
            <w:right w:val="none" w:sz="0" w:space="0" w:color="auto"/>
          </w:divBdr>
        </w:div>
        <w:div w:id="1624075976">
          <w:marLeft w:val="640"/>
          <w:marRight w:val="0"/>
          <w:marTop w:val="0"/>
          <w:marBottom w:val="0"/>
          <w:divBdr>
            <w:top w:val="none" w:sz="0" w:space="0" w:color="auto"/>
            <w:left w:val="none" w:sz="0" w:space="0" w:color="auto"/>
            <w:bottom w:val="none" w:sz="0" w:space="0" w:color="auto"/>
            <w:right w:val="none" w:sz="0" w:space="0" w:color="auto"/>
          </w:divBdr>
        </w:div>
        <w:div w:id="992024628">
          <w:marLeft w:val="640"/>
          <w:marRight w:val="0"/>
          <w:marTop w:val="0"/>
          <w:marBottom w:val="0"/>
          <w:divBdr>
            <w:top w:val="none" w:sz="0" w:space="0" w:color="auto"/>
            <w:left w:val="none" w:sz="0" w:space="0" w:color="auto"/>
            <w:bottom w:val="none" w:sz="0" w:space="0" w:color="auto"/>
            <w:right w:val="none" w:sz="0" w:space="0" w:color="auto"/>
          </w:divBdr>
        </w:div>
        <w:div w:id="1449809673">
          <w:marLeft w:val="640"/>
          <w:marRight w:val="0"/>
          <w:marTop w:val="0"/>
          <w:marBottom w:val="0"/>
          <w:divBdr>
            <w:top w:val="none" w:sz="0" w:space="0" w:color="auto"/>
            <w:left w:val="none" w:sz="0" w:space="0" w:color="auto"/>
            <w:bottom w:val="none" w:sz="0" w:space="0" w:color="auto"/>
            <w:right w:val="none" w:sz="0" w:space="0" w:color="auto"/>
          </w:divBdr>
        </w:div>
        <w:div w:id="1578904723">
          <w:marLeft w:val="640"/>
          <w:marRight w:val="0"/>
          <w:marTop w:val="0"/>
          <w:marBottom w:val="0"/>
          <w:divBdr>
            <w:top w:val="none" w:sz="0" w:space="0" w:color="auto"/>
            <w:left w:val="none" w:sz="0" w:space="0" w:color="auto"/>
            <w:bottom w:val="none" w:sz="0" w:space="0" w:color="auto"/>
            <w:right w:val="none" w:sz="0" w:space="0" w:color="auto"/>
          </w:divBdr>
        </w:div>
        <w:div w:id="1010596891">
          <w:marLeft w:val="640"/>
          <w:marRight w:val="0"/>
          <w:marTop w:val="0"/>
          <w:marBottom w:val="0"/>
          <w:divBdr>
            <w:top w:val="none" w:sz="0" w:space="0" w:color="auto"/>
            <w:left w:val="none" w:sz="0" w:space="0" w:color="auto"/>
            <w:bottom w:val="none" w:sz="0" w:space="0" w:color="auto"/>
            <w:right w:val="none" w:sz="0" w:space="0" w:color="auto"/>
          </w:divBdr>
        </w:div>
        <w:div w:id="1740011024">
          <w:marLeft w:val="640"/>
          <w:marRight w:val="0"/>
          <w:marTop w:val="0"/>
          <w:marBottom w:val="0"/>
          <w:divBdr>
            <w:top w:val="none" w:sz="0" w:space="0" w:color="auto"/>
            <w:left w:val="none" w:sz="0" w:space="0" w:color="auto"/>
            <w:bottom w:val="none" w:sz="0" w:space="0" w:color="auto"/>
            <w:right w:val="none" w:sz="0" w:space="0" w:color="auto"/>
          </w:divBdr>
        </w:div>
        <w:div w:id="1092167971">
          <w:marLeft w:val="640"/>
          <w:marRight w:val="0"/>
          <w:marTop w:val="0"/>
          <w:marBottom w:val="0"/>
          <w:divBdr>
            <w:top w:val="none" w:sz="0" w:space="0" w:color="auto"/>
            <w:left w:val="none" w:sz="0" w:space="0" w:color="auto"/>
            <w:bottom w:val="none" w:sz="0" w:space="0" w:color="auto"/>
            <w:right w:val="none" w:sz="0" w:space="0" w:color="auto"/>
          </w:divBdr>
        </w:div>
        <w:div w:id="1405487510">
          <w:marLeft w:val="640"/>
          <w:marRight w:val="0"/>
          <w:marTop w:val="0"/>
          <w:marBottom w:val="0"/>
          <w:divBdr>
            <w:top w:val="none" w:sz="0" w:space="0" w:color="auto"/>
            <w:left w:val="none" w:sz="0" w:space="0" w:color="auto"/>
            <w:bottom w:val="none" w:sz="0" w:space="0" w:color="auto"/>
            <w:right w:val="none" w:sz="0" w:space="0" w:color="auto"/>
          </w:divBdr>
        </w:div>
        <w:div w:id="582373476">
          <w:marLeft w:val="640"/>
          <w:marRight w:val="0"/>
          <w:marTop w:val="0"/>
          <w:marBottom w:val="0"/>
          <w:divBdr>
            <w:top w:val="none" w:sz="0" w:space="0" w:color="auto"/>
            <w:left w:val="none" w:sz="0" w:space="0" w:color="auto"/>
            <w:bottom w:val="none" w:sz="0" w:space="0" w:color="auto"/>
            <w:right w:val="none" w:sz="0" w:space="0" w:color="auto"/>
          </w:divBdr>
        </w:div>
        <w:div w:id="114644156">
          <w:marLeft w:val="640"/>
          <w:marRight w:val="0"/>
          <w:marTop w:val="0"/>
          <w:marBottom w:val="0"/>
          <w:divBdr>
            <w:top w:val="none" w:sz="0" w:space="0" w:color="auto"/>
            <w:left w:val="none" w:sz="0" w:space="0" w:color="auto"/>
            <w:bottom w:val="none" w:sz="0" w:space="0" w:color="auto"/>
            <w:right w:val="none" w:sz="0" w:space="0" w:color="auto"/>
          </w:divBdr>
        </w:div>
        <w:div w:id="818115183">
          <w:marLeft w:val="640"/>
          <w:marRight w:val="0"/>
          <w:marTop w:val="0"/>
          <w:marBottom w:val="0"/>
          <w:divBdr>
            <w:top w:val="none" w:sz="0" w:space="0" w:color="auto"/>
            <w:left w:val="none" w:sz="0" w:space="0" w:color="auto"/>
            <w:bottom w:val="none" w:sz="0" w:space="0" w:color="auto"/>
            <w:right w:val="none" w:sz="0" w:space="0" w:color="auto"/>
          </w:divBdr>
        </w:div>
        <w:div w:id="1361511580">
          <w:marLeft w:val="640"/>
          <w:marRight w:val="0"/>
          <w:marTop w:val="0"/>
          <w:marBottom w:val="0"/>
          <w:divBdr>
            <w:top w:val="none" w:sz="0" w:space="0" w:color="auto"/>
            <w:left w:val="none" w:sz="0" w:space="0" w:color="auto"/>
            <w:bottom w:val="none" w:sz="0" w:space="0" w:color="auto"/>
            <w:right w:val="none" w:sz="0" w:space="0" w:color="auto"/>
          </w:divBdr>
        </w:div>
        <w:div w:id="759064381">
          <w:marLeft w:val="640"/>
          <w:marRight w:val="0"/>
          <w:marTop w:val="0"/>
          <w:marBottom w:val="0"/>
          <w:divBdr>
            <w:top w:val="none" w:sz="0" w:space="0" w:color="auto"/>
            <w:left w:val="none" w:sz="0" w:space="0" w:color="auto"/>
            <w:bottom w:val="none" w:sz="0" w:space="0" w:color="auto"/>
            <w:right w:val="none" w:sz="0" w:space="0" w:color="auto"/>
          </w:divBdr>
        </w:div>
        <w:div w:id="403990622">
          <w:marLeft w:val="640"/>
          <w:marRight w:val="0"/>
          <w:marTop w:val="0"/>
          <w:marBottom w:val="0"/>
          <w:divBdr>
            <w:top w:val="none" w:sz="0" w:space="0" w:color="auto"/>
            <w:left w:val="none" w:sz="0" w:space="0" w:color="auto"/>
            <w:bottom w:val="none" w:sz="0" w:space="0" w:color="auto"/>
            <w:right w:val="none" w:sz="0" w:space="0" w:color="auto"/>
          </w:divBdr>
        </w:div>
        <w:div w:id="609163548">
          <w:marLeft w:val="640"/>
          <w:marRight w:val="0"/>
          <w:marTop w:val="0"/>
          <w:marBottom w:val="0"/>
          <w:divBdr>
            <w:top w:val="none" w:sz="0" w:space="0" w:color="auto"/>
            <w:left w:val="none" w:sz="0" w:space="0" w:color="auto"/>
            <w:bottom w:val="none" w:sz="0" w:space="0" w:color="auto"/>
            <w:right w:val="none" w:sz="0" w:space="0" w:color="auto"/>
          </w:divBdr>
        </w:div>
        <w:div w:id="2043818329">
          <w:marLeft w:val="640"/>
          <w:marRight w:val="0"/>
          <w:marTop w:val="0"/>
          <w:marBottom w:val="0"/>
          <w:divBdr>
            <w:top w:val="none" w:sz="0" w:space="0" w:color="auto"/>
            <w:left w:val="none" w:sz="0" w:space="0" w:color="auto"/>
            <w:bottom w:val="none" w:sz="0" w:space="0" w:color="auto"/>
            <w:right w:val="none" w:sz="0" w:space="0" w:color="auto"/>
          </w:divBdr>
        </w:div>
        <w:div w:id="1574271366">
          <w:marLeft w:val="640"/>
          <w:marRight w:val="0"/>
          <w:marTop w:val="0"/>
          <w:marBottom w:val="0"/>
          <w:divBdr>
            <w:top w:val="none" w:sz="0" w:space="0" w:color="auto"/>
            <w:left w:val="none" w:sz="0" w:space="0" w:color="auto"/>
            <w:bottom w:val="none" w:sz="0" w:space="0" w:color="auto"/>
            <w:right w:val="none" w:sz="0" w:space="0" w:color="auto"/>
          </w:divBdr>
        </w:div>
        <w:div w:id="918447226">
          <w:marLeft w:val="640"/>
          <w:marRight w:val="0"/>
          <w:marTop w:val="0"/>
          <w:marBottom w:val="0"/>
          <w:divBdr>
            <w:top w:val="none" w:sz="0" w:space="0" w:color="auto"/>
            <w:left w:val="none" w:sz="0" w:space="0" w:color="auto"/>
            <w:bottom w:val="none" w:sz="0" w:space="0" w:color="auto"/>
            <w:right w:val="none" w:sz="0" w:space="0" w:color="auto"/>
          </w:divBdr>
        </w:div>
        <w:div w:id="635255816">
          <w:marLeft w:val="640"/>
          <w:marRight w:val="0"/>
          <w:marTop w:val="0"/>
          <w:marBottom w:val="0"/>
          <w:divBdr>
            <w:top w:val="none" w:sz="0" w:space="0" w:color="auto"/>
            <w:left w:val="none" w:sz="0" w:space="0" w:color="auto"/>
            <w:bottom w:val="none" w:sz="0" w:space="0" w:color="auto"/>
            <w:right w:val="none" w:sz="0" w:space="0" w:color="auto"/>
          </w:divBdr>
        </w:div>
        <w:div w:id="399602418">
          <w:marLeft w:val="640"/>
          <w:marRight w:val="0"/>
          <w:marTop w:val="0"/>
          <w:marBottom w:val="0"/>
          <w:divBdr>
            <w:top w:val="none" w:sz="0" w:space="0" w:color="auto"/>
            <w:left w:val="none" w:sz="0" w:space="0" w:color="auto"/>
            <w:bottom w:val="none" w:sz="0" w:space="0" w:color="auto"/>
            <w:right w:val="none" w:sz="0" w:space="0" w:color="auto"/>
          </w:divBdr>
        </w:div>
        <w:div w:id="679359362">
          <w:marLeft w:val="640"/>
          <w:marRight w:val="0"/>
          <w:marTop w:val="0"/>
          <w:marBottom w:val="0"/>
          <w:divBdr>
            <w:top w:val="none" w:sz="0" w:space="0" w:color="auto"/>
            <w:left w:val="none" w:sz="0" w:space="0" w:color="auto"/>
            <w:bottom w:val="none" w:sz="0" w:space="0" w:color="auto"/>
            <w:right w:val="none" w:sz="0" w:space="0" w:color="auto"/>
          </w:divBdr>
        </w:div>
        <w:div w:id="333923366">
          <w:marLeft w:val="640"/>
          <w:marRight w:val="0"/>
          <w:marTop w:val="0"/>
          <w:marBottom w:val="0"/>
          <w:divBdr>
            <w:top w:val="none" w:sz="0" w:space="0" w:color="auto"/>
            <w:left w:val="none" w:sz="0" w:space="0" w:color="auto"/>
            <w:bottom w:val="none" w:sz="0" w:space="0" w:color="auto"/>
            <w:right w:val="none" w:sz="0" w:space="0" w:color="auto"/>
          </w:divBdr>
        </w:div>
        <w:div w:id="2064673006">
          <w:marLeft w:val="640"/>
          <w:marRight w:val="0"/>
          <w:marTop w:val="0"/>
          <w:marBottom w:val="0"/>
          <w:divBdr>
            <w:top w:val="none" w:sz="0" w:space="0" w:color="auto"/>
            <w:left w:val="none" w:sz="0" w:space="0" w:color="auto"/>
            <w:bottom w:val="none" w:sz="0" w:space="0" w:color="auto"/>
            <w:right w:val="none" w:sz="0" w:space="0" w:color="auto"/>
          </w:divBdr>
        </w:div>
        <w:div w:id="720330769">
          <w:marLeft w:val="640"/>
          <w:marRight w:val="0"/>
          <w:marTop w:val="0"/>
          <w:marBottom w:val="0"/>
          <w:divBdr>
            <w:top w:val="none" w:sz="0" w:space="0" w:color="auto"/>
            <w:left w:val="none" w:sz="0" w:space="0" w:color="auto"/>
            <w:bottom w:val="none" w:sz="0" w:space="0" w:color="auto"/>
            <w:right w:val="none" w:sz="0" w:space="0" w:color="auto"/>
          </w:divBdr>
        </w:div>
        <w:div w:id="99493510">
          <w:marLeft w:val="640"/>
          <w:marRight w:val="0"/>
          <w:marTop w:val="0"/>
          <w:marBottom w:val="0"/>
          <w:divBdr>
            <w:top w:val="none" w:sz="0" w:space="0" w:color="auto"/>
            <w:left w:val="none" w:sz="0" w:space="0" w:color="auto"/>
            <w:bottom w:val="none" w:sz="0" w:space="0" w:color="auto"/>
            <w:right w:val="none" w:sz="0" w:space="0" w:color="auto"/>
          </w:divBdr>
        </w:div>
        <w:div w:id="1350254700">
          <w:marLeft w:val="640"/>
          <w:marRight w:val="0"/>
          <w:marTop w:val="0"/>
          <w:marBottom w:val="0"/>
          <w:divBdr>
            <w:top w:val="none" w:sz="0" w:space="0" w:color="auto"/>
            <w:left w:val="none" w:sz="0" w:space="0" w:color="auto"/>
            <w:bottom w:val="none" w:sz="0" w:space="0" w:color="auto"/>
            <w:right w:val="none" w:sz="0" w:space="0" w:color="auto"/>
          </w:divBdr>
        </w:div>
        <w:div w:id="953248377">
          <w:marLeft w:val="640"/>
          <w:marRight w:val="0"/>
          <w:marTop w:val="0"/>
          <w:marBottom w:val="0"/>
          <w:divBdr>
            <w:top w:val="none" w:sz="0" w:space="0" w:color="auto"/>
            <w:left w:val="none" w:sz="0" w:space="0" w:color="auto"/>
            <w:bottom w:val="none" w:sz="0" w:space="0" w:color="auto"/>
            <w:right w:val="none" w:sz="0" w:space="0" w:color="auto"/>
          </w:divBdr>
        </w:div>
        <w:div w:id="1864436015">
          <w:marLeft w:val="640"/>
          <w:marRight w:val="0"/>
          <w:marTop w:val="0"/>
          <w:marBottom w:val="0"/>
          <w:divBdr>
            <w:top w:val="none" w:sz="0" w:space="0" w:color="auto"/>
            <w:left w:val="none" w:sz="0" w:space="0" w:color="auto"/>
            <w:bottom w:val="none" w:sz="0" w:space="0" w:color="auto"/>
            <w:right w:val="none" w:sz="0" w:space="0" w:color="auto"/>
          </w:divBdr>
        </w:div>
        <w:div w:id="1361542190">
          <w:marLeft w:val="640"/>
          <w:marRight w:val="0"/>
          <w:marTop w:val="0"/>
          <w:marBottom w:val="0"/>
          <w:divBdr>
            <w:top w:val="none" w:sz="0" w:space="0" w:color="auto"/>
            <w:left w:val="none" w:sz="0" w:space="0" w:color="auto"/>
            <w:bottom w:val="none" w:sz="0" w:space="0" w:color="auto"/>
            <w:right w:val="none" w:sz="0" w:space="0" w:color="auto"/>
          </w:divBdr>
        </w:div>
        <w:div w:id="2119064787">
          <w:marLeft w:val="640"/>
          <w:marRight w:val="0"/>
          <w:marTop w:val="0"/>
          <w:marBottom w:val="0"/>
          <w:divBdr>
            <w:top w:val="none" w:sz="0" w:space="0" w:color="auto"/>
            <w:left w:val="none" w:sz="0" w:space="0" w:color="auto"/>
            <w:bottom w:val="none" w:sz="0" w:space="0" w:color="auto"/>
            <w:right w:val="none" w:sz="0" w:space="0" w:color="auto"/>
          </w:divBdr>
        </w:div>
        <w:div w:id="2015953727">
          <w:marLeft w:val="640"/>
          <w:marRight w:val="0"/>
          <w:marTop w:val="0"/>
          <w:marBottom w:val="0"/>
          <w:divBdr>
            <w:top w:val="none" w:sz="0" w:space="0" w:color="auto"/>
            <w:left w:val="none" w:sz="0" w:space="0" w:color="auto"/>
            <w:bottom w:val="none" w:sz="0" w:space="0" w:color="auto"/>
            <w:right w:val="none" w:sz="0" w:space="0" w:color="auto"/>
          </w:divBdr>
        </w:div>
        <w:div w:id="1429306623">
          <w:marLeft w:val="640"/>
          <w:marRight w:val="0"/>
          <w:marTop w:val="0"/>
          <w:marBottom w:val="0"/>
          <w:divBdr>
            <w:top w:val="none" w:sz="0" w:space="0" w:color="auto"/>
            <w:left w:val="none" w:sz="0" w:space="0" w:color="auto"/>
            <w:bottom w:val="none" w:sz="0" w:space="0" w:color="auto"/>
            <w:right w:val="none" w:sz="0" w:space="0" w:color="auto"/>
          </w:divBdr>
        </w:div>
        <w:div w:id="2095541760">
          <w:marLeft w:val="640"/>
          <w:marRight w:val="0"/>
          <w:marTop w:val="0"/>
          <w:marBottom w:val="0"/>
          <w:divBdr>
            <w:top w:val="none" w:sz="0" w:space="0" w:color="auto"/>
            <w:left w:val="none" w:sz="0" w:space="0" w:color="auto"/>
            <w:bottom w:val="none" w:sz="0" w:space="0" w:color="auto"/>
            <w:right w:val="none" w:sz="0" w:space="0" w:color="auto"/>
          </w:divBdr>
        </w:div>
        <w:div w:id="394008860">
          <w:marLeft w:val="640"/>
          <w:marRight w:val="0"/>
          <w:marTop w:val="0"/>
          <w:marBottom w:val="0"/>
          <w:divBdr>
            <w:top w:val="none" w:sz="0" w:space="0" w:color="auto"/>
            <w:left w:val="none" w:sz="0" w:space="0" w:color="auto"/>
            <w:bottom w:val="none" w:sz="0" w:space="0" w:color="auto"/>
            <w:right w:val="none" w:sz="0" w:space="0" w:color="auto"/>
          </w:divBdr>
        </w:div>
        <w:div w:id="78716902">
          <w:marLeft w:val="640"/>
          <w:marRight w:val="0"/>
          <w:marTop w:val="0"/>
          <w:marBottom w:val="0"/>
          <w:divBdr>
            <w:top w:val="none" w:sz="0" w:space="0" w:color="auto"/>
            <w:left w:val="none" w:sz="0" w:space="0" w:color="auto"/>
            <w:bottom w:val="none" w:sz="0" w:space="0" w:color="auto"/>
            <w:right w:val="none" w:sz="0" w:space="0" w:color="auto"/>
          </w:divBdr>
        </w:div>
        <w:div w:id="2080400206">
          <w:marLeft w:val="640"/>
          <w:marRight w:val="0"/>
          <w:marTop w:val="0"/>
          <w:marBottom w:val="0"/>
          <w:divBdr>
            <w:top w:val="none" w:sz="0" w:space="0" w:color="auto"/>
            <w:left w:val="none" w:sz="0" w:space="0" w:color="auto"/>
            <w:bottom w:val="none" w:sz="0" w:space="0" w:color="auto"/>
            <w:right w:val="none" w:sz="0" w:space="0" w:color="auto"/>
          </w:divBdr>
        </w:div>
        <w:div w:id="2099714266">
          <w:marLeft w:val="640"/>
          <w:marRight w:val="0"/>
          <w:marTop w:val="0"/>
          <w:marBottom w:val="0"/>
          <w:divBdr>
            <w:top w:val="none" w:sz="0" w:space="0" w:color="auto"/>
            <w:left w:val="none" w:sz="0" w:space="0" w:color="auto"/>
            <w:bottom w:val="none" w:sz="0" w:space="0" w:color="auto"/>
            <w:right w:val="none" w:sz="0" w:space="0" w:color="auto"/>
          </w:divBdr>
        </w:div>
        <w:div w:id="49378350">
          <w:marLeft w:val="640"/>
          <w:marRight w:val="0"/>
          <w:marTop w:val="0"/>
          <w:marBottom w:val="0"/>
          <w:divBdr>
            <w:top w:val="none" w:sz="0" w:space="0" w:color="auto"/>
            <w:left w:val="none" w:sz="0" w:space="0" w:color="auto"/>
            <w:bottom w:val="none" w:sz="0" w:space="0" w:color="auto"/>
            <w:right w:val="none" w:sz="0" w:space="0" w:color="auto"/>
          </w:divBdr>
        </w:div>
        <w:div w:id="2098938635">
          <w:marLeft w:val="640"/>
          <w:marRight w:val="0"/>
          <w:marTop w:val="0"/>
          <w:marBottom w:val="0"/>
          <w:divBdr>
            <w:top w:val="none" w:sz="0" w:space="0" w:color="auto"/>
            <w:left w:val="none" w:sz="0" w:space="0" w:color="auto"/>
            <w:bottom w:val="none" w:sz="0" w:space="0" w:color="auto"/>
            <w:right w:val="none" w:sz="0" w:space="0" w:color="auto"/>
          </w:divBdr>
        </w:div>
        <w:div w:id="750078676">
          <w:marLeft w:val="640"/>
          <w:marRight w:val="0"/>
          <w:marTop w:val="0"/>
          <w:marBottom w:val="0"/>
          <w:divBdr>
            <w:top w:val="none" w:sz="0" w:space="0" w:color="auto"/>
            <w:left w:val="none" w:sz="0" w:space="0" w:color="auto"/>
            <w:bottom w:val="none" w:sz="0" w:space="0" w:color="auto"/>
            <w:right w:val="none" w:sz="0" w:space="0" w:color="auto"/>
          </w:divBdr>
        </w:div>
        <w:div w:id="51589279">
          <w:marLeft w:val="640"/>
          <w:marRight w:val="0"/>
          <w:marTop w:val="0"/>
          <w:marBottom w:val="0"/>
          <w:divBdr>
            <w:top w:val="none" w:sz="0" w:space="0" w:color="auto"/>
            <w:left w:val="none" w:sz="0" w:space="0" w:color="auto"/>
            <w:bottom w:val="none" w:sz="0" w:space="0" w:color="auto"/>
            <w:right w:val="none" w:sz="0" w:space="0" w:color="auto"/>
          </w:divBdr>
        </w:div>
        <w:div w:id="1547256854">
          <w:marLeft w:val="640"/>
          <w:marRight w:val="0"/>
          <w:marTop w:val="0"/>
          <w:marBottom w:val="0"/>
          <w:divBdr>
            <w:top w:val="none" w:sz="0" w:space="0" w:color="auto"/>
            <w:left w:val="none" w:sz="0" w:space="0" w:color="auto"/>
            <w:bottom w:val="none" w:sz="0" w:space="0" w:color="auto"/>
            <w:right w:val="none" w:sz="0" w:space="0" w:color="auto"/>
          </w:divBdr>
        </w:div>
        <w:div w:id="2137600226">
          <w:marLeft w:val="640"/>
          <w:marRight w:val="0"/>
          <w:marTop w:val="0"/>
          <w:marBottom w:val="0"/>
          <w:divBdr>
            <w:top w:val="none" w:sz="0" w:space="0" w:color="auto"/>
            <w:left w:val="none" w:sz="0" w:space="0" w:color="auto"/>
            <w:bottom w:val="none" w:sz="0" w:space="0" w:color="auto"/>
            <w:right w:val="none" w:sz="0" w:space="0" w:color="auto"/>
          </w:divBdr>
        </w:div>
        <w:div w:id="12222437">
          <w:marLeft w:val="640"/>
          <w:marRight w:val="0"/>
          <w:marTop w:val="0"/>
          <w:marBottom w:val="0"/>
          <w:divBdr>
            <w:top w:val="none" w:sz="0" w:space="0" w:color="auto"/>
            <w:left w:val="none" w:sz="0" w:space="0" w:color="auto"/>
            <w:bottom w:val="none" w:sz="0" w:space="0" w:color="auto"/>
            <w:right w:val="none" w:sz="0" w:space="0" w:color="auto"/>
          </w:divBdr>
        </w:div>
        <w:div w:id="1015379609">
          <w:marLeft w:val="640"/>
          <w:marRight w:val="0"/>
          <w:marTop w:val="0"/>
          <w:marBottom w:val="0"/>
          <w:divBdr>
            <w:top w:val="none" w:sz="0" w:space="0" w:color="auto"/>
            <w:left w:val="none" w:sz="0" w:space="0" w:color="auto"/>
            <w:bottom w:val="none" w:sz="0" w:space="0" w:color="auto"/>
            <w:right w:val="none" w:sz="0" w:space="0" w:color="auto"/>
          </w:divBdr>
        </w:div>
        <w:div w:id="1046225603">
          <w:marLeft w:val="640"/>
          <w:marRight w:val="0"/>
          <w:marTop w:val="0"/>
          <w:marBottom w:val="0"/>
          <w:divBdr>
            <w:top w:val="none" w:sz="0" w:space="0" w:color="auto"/>
            <w:left w:val="none" w:sz="0" w:space="0" w:color="auto"/>
            <w:bottom w:val="none" w:sz="0" w:space="0" w:color="auto"/>
            <w:right w:val="none" w:sz="0" w:space="0" w:color="auto"/>
          </w:divBdr>
        </w:div>
        <w:div w:id="728723481">
          <w:marLeft w:val="640"/>
          <w:marRight w:val="0"/>
          <w:marTop w:val="0"/>
          <w:marBottom w:val="0"/>
          <w:divBdr>
            <w:top w:val="none" w:sz="0" w:space="0" w:color="auto"/>
            <w:left w:val="none" w:sz="0" w:space="0" w:color="auto"/>
            <w:bottom w:val="none" w:sz="0" w:space="0" w:color="auto"/>
            <w:right w:val="none" w:sz="0" w:space="0" w:color="auto"/>
          </w:divBdr>
        </w:div>
        <w:div w:id="107507078">
          <w:marLeft w:val="640"/>
          <w:marRight w:val="0"/>
          <w:marTop w:val="0"/>
          <w:marBottom w:val="0"/>
          <w:divBdr>
            <w:top w:val="none" w:sz="0" w:space="0" w:color="auto"/>
            <w:left w:val="none" w:sz="0" w:space="0" w:color="auto"/>
            <w:bottom w:val="none" w:sz="0" w:space="0" w:color="auto"/>
            <w:right w:val="none" w:sz="0" w:space="0" w:color="auto"/>
          </w:divBdr>
        </w:div>
        <w:div w:id="187525551">
          <w:marLeft w:val="640"/>
          <w:marRight w:val="0"/>
          <w:marTop w:val="0"/>
          <w:marBottom w:val="0"/>
          <w:divBdr>
            <w:top w:val="none" w:sz="0" w:space="0" w:color="auto"/>
            <w:left w:val="none" w:sz="0" w:space="0" w:color="auto"/>
            <w:bottom w:val="none" w:sz="0" w:space="0" w:color="auto"/>
            <w:right w:val="none" w:sz="0" w:space="0" w:color="auto"/>
          </w:divBdr>
        </w:div>
        <w:div w:id="1334062962">
          <w:marLeft w:val="640"/>
          <w:marRight w:val="0"/>
          <w:marTop w:val="0"/>
          <w:marBottom w:val="0"/>
          <w:divBdr>
            <w:top w:val="none" w:sz="0" w:space="0" w:color="auto"/>
            <w:left w:val="none" w:sz="0" w:space="0" w:color="auto"/>
            <w:bottom w:val="none" w:sz="0" w:space="0" w:color="auto"/>
            <w:right w:val="none" w:sz="0" w:space="0" w:color="auto"/>
          </w:divBdr>
        </w:div>
        <w:div w:id="233203825">
          <w:marLeft w:val="640"/>
          <w:marRight w:val="0"/>
          <w:marTop w:val="0"/>
          <w:marBottom w:val="0"/>
          <w:divBdr>
            <w:top w:val="none" w:sz="0" w:space="0" w:color="auto"/>
            <w:left w:val="none" w:sz="0" w:space="0" w:color="auto"/>
            <w:bottom w:val="none" w:sz="0" w:space="0" w:color="auto"/>
            <w:right w:val="none" w:sz="0" w:space="0" w:color="auto"/>
          </w:divBdr>
        </w:div>
      </w:divsChild>
    </w:div>
    <w:div w:id="541938987">
      <w:marLeft w:val="0"/>
      <w:marRight w:val="0"/>
      <w:marTop w:val="0"/>
      <w:marBottom w:val="0"/>
      <w:divBdr>
        <w:top w:val="none" w:sz="0" w:space="0" w:color="auto"/>
        <w:left w:val="none" w:sz="0" w:space="0" w:color="auto"/>
        <w:bottom w:val="none" w:sz="0" w:space="0" w:color="auto"/>
        <w:right w:val="none" w:sz="0" w:space="0" w:color="auto"/>
      </w:divBdr>
    </w:div>
    <w:div w:id="544416360">
      <w:marLeft w:val="640"/>
      <w:marRight w:val="0"/>
      <w:marTop w:val="0"/>
      <w:marBottom w:val="0"/>
      <w:divBdr>
        <w:top w:val="none" w:sz="0" w:space="0" w:color="auto"/>
        <w:left w:val="none" w:sz="0" w:space="0" w:color="auto"/>
        <w:bottom w:val="none" w:sz="0" w:space="0" w:color="auto"/>
        <w:right w:val="none" w:sz="0" w:space="0" w:color="auto"/>
      </w:divBdr>
    </w:div>
    <w:div w:id="544683801">
      <w:marLeft w:val="0"/>
      <w:marRight w:val="0"/>
      <w:marTop w:val="0"/>
      <w:marBottom w:val="0"/>
      <w:divBdr>
        <w:top w:val="none" w:sz="0" w:space="0" w:color="auto"/>
        <w:left w:val="none" w:sz="0" w:space="0" w:color="auto"/>
        <w:bottom w:val="none" w:sz="0" w:space="0" w:color="auto"/>
        <w:right w:val="none" w:sz="0" w:space="0" w:color="auto"/>
      </w:divBdr>
    </w:div>
    <w:div w:id="544945105">
      <w:marLeft w:val="640"/>
      <w:marRight w:val="0"/>
      <w:marTop w:val="0"/>
      <w:marBottom w:val="0"/>
      <w:divBdr>
        <w:top w:val="none" w:sz="0" w:space="0" w:color="auto"/>
        <w:left w:val="none" w:sz="0" w:space="0" w:color="auto"/>
        <w:bottom w:val="none" w:sz="0" w:space="0" w:color="auto"/>
        <w:right w:val="none" w:sz="0" w:space="0" w:color="auto"/>
      </w:divBdr>
    </w:div>
    <w:div w:id="544951675">
      <w:marLeft w:val="0"/>
      <w:marRight w:val="0"/>
      <w:marTop w:val="0"/>
      <w:marBottom w:val="0"/>
      <w:divBdr>
        <w:top w:val="none" w:sz="0" w:space="0" w:color="auto"/>
        <w:left w:val="none" w:sz="0" w:space="0" w:color="auto"/>
        <w:bottom w:val="none" w:sz="0" w:space="0" w:color="auto"/>
        <w:right w:val="none" w:sz="0" w:space="0" w:color="auto"/>
      </w:divBdr>
    </w:div>
    <w:div w:id="545022575">
      <w:marLeft w:val="640"/>
      <w:marRight w:val="0"/>
      <w:marTop w:val="0"/>
      <w:marBottom w:val="0"/>
      <w:divBdr>
        <w:top w:val="none" w:sz="0" w:space="0" w:color="auto"/>
        <w:left w:val="none" w:sz="0" w:space="0" w:color="auto"/>
        <w:bottom w:val="none" w:sz="0" w:space="0" w:color="auto"/>
        <w:right w:val="none" w:sz="0" w:space="0" w:color="auto"/>
      </w:divBdr>
    </w:div>
    <w:div w:id="545340976">
      <w:marLeft w:val="0"/>
      <w:marRight w:val="0"/>
      <w:marTop w:val="0"/>
      <w:marBottom w:val="0"/>
      <w:divBdr>
        <w:top w:val="none" w:sz="0" w:space="0" w:color="auto"/>
        <w:left w:val="none" w:sz="0" w:space="0" w:color="auto"/>
        <w:bottom w:val="none" w:sz="0" w:space="0" w:color="auto"/>
        <w:right w:val="none" w:sz="0" w:space="0" w:color="auto"/>
      </w:divBdr>
    </w:div>
    <w:div w:id="545528754">
      <w:marLeft w:val="640"/>
      <w:marRight w:val="0"/>
      <w:marTop w:val="0"/>
      <w:marBottom w:val="0"/>
      <w:divBdr>
        <w:top w:val="none" w:sz="0" w:space="0" w:color="auto"/>
        <w:left w:val="none" w:sz="0" w:space="0" w:color="auto"/>
        <w:bottom w:val="none" w:sz="0" w:space="0" w:color="auto"/>
        <w:right w:val="none" w:sz="0" w:space="0" w:color="auto"/>
      </w:divBdr>
    </w:div>
    <w:div w:id="546256116">
      <w:marLeft w:val="640"/>
      <w:marRight w:val="0"/>
      <w:marTop w:val="0"/>
      <w:marBottom w:val="0"/>
      <w:divBdr>
        <w:top w:val="none" w:sz="0" w:space="0" w:color="auto"/>
        <w:left w:val="none" w:sz="0" w:space="0" w:color="auto"/>
        <w:bottom w:val="none" w:sz="0" w:space="0" w:color="auto"/>
        <w:right w:val="none" w:sz="0" w:space="0" w:color="auto"/>
      </w:divBdr>
    </w:div>
    <w:div w:id="548961787">
      <w:marLeft w:val="0"/>
      <w:marRight w:val="0"/>
      <w:marTop w:val="0"/>
      <w:marBottom w:val="0"/>
      <w:divBdr>
        <w:top w:val="none" w:sz="0" w:space="0" w:color="auto"/>
        <w:left w:val="none" w:sz="0" w:space="0" w:color="auto"/>
        <w:bottom w:val="none" w:sz="0" w:space="0" w:color="auto"/>
        <w:right w:val="none" w:sz="0" w:space="0" w:color="auto"/>
      </w:divBdr>
    </w:div>
    <w:div w:id="549416101">
      <w:marLeft w:val="640"/>
      <w:marRight w:val="0"/>
      <w:marTop w:val="0"/>
      <w:marBottom w:val="0"/>
      <w:divBdr>
        <w:top w:val="none" w:sz="0" w:space="0" w:color="auto"/>
        <w:left w:val="none" w:sz="0" w:space="0" w:color="auto"/>
        <w:bottom w:val="none" w:sz="0" w:space="0" w:color="auto"/>
        <w:right w:val="none" w:sz="0" w:space="0" w:color="auto"/>
      </w:divBdr>
    </w:div>
    <w:div w:id="549609908">
      <w:marLeft w:val="640"/>
      <w:marRight w:val="0"/>
      <w:marTop w:val="0"/>
      <w:marBottom w:val="0"/>
      <w:divBdr>
        <w:top w:val="none" w:sz="0" w:space="0" w:color="auto"/>
        <w:left w:val="none" w:sz="0" w:space="0" w:color="auto"/>
        <w:bottom w:val="none" w:sz="0" w:space="0" w:color="auto"/>
        <w:right w:val="none" w:sz="0" w:space="0" w:color="auto"/>
      </w:divBdr>
    </w:div>
    <w:div w:id="551774161">
      <w:bodyDiv w:val="1"/>
      <w:marLeft w:val="0"/>
      <w:marRight w:val="0"/>
      <w:marTop w:val="0"/>
      <w:marBottom w:val="0"/>
      <w:divBdr>
        <w:top w:val="none" w:sz="0" w:space="0" w:color="auto"/>
        <w:left w:val="none" w:sz="0" w:space="0" w:color="auto"/>
        <w:bottom w:val="none" w:sz="0" w:space="0" w:color="auto"/>
        <w:right w:val="none" w:sz="0" w:space="0" w:color="auto"/>
      </w:divBdr>
      <w:divsChild>
        <w:div w:id="1628587001">
          <w:marLeft w:val="640"/>
          <w:marRight w:val="0"/>
          <w:marTop w:val="0"/>
          <w:marBottom w:val="0"/>
          <w:divBdr>
            <w:top w:val="none" w:sz="0" w:space="0" w:color="auto"/>
            <w:left w:val="none" w:sz="0" w:space="0" w:color="auto"/>
            <w:bottom w:val="none" w:sz="0" w:space="0" w:color="auto"/>
            <w:right w:val="none" w:sz="0" w:space="0" w:color="auto"/>
          </w:divBdr>
        </w:div>
        <w:div w:id="954747572">
          <w:marLeft w:val="640"/>
          <w:marRight w:val="0"/>
          <w:marTop w:val="0"/>
          <w:marBottom w:val="0"/>
          <w:divBdr>
            <w:top w:val="none" w:sz="0" w:space="0" w:color="auto"/>
            <w:left w:val="none" w:sz="0" w:space="0" w:color="auto"/>
            <w:bottom w:val="none" w:sz="0" w:space="0" w:color="auto"/>
            <w:right w:val="none" w:sz="0" w:space="0" w:color="auto"/>
          </w:divBdr>
        </w:div>
        <w:div w:id="1715276606">
          <w:marLeft w:val="640"/>
          <w:marRight w:val="0"/>
          <w:marTop w:val="0"/>
          <w:marBottom w:val="0"/>
          <w:divBdr>
            <w:top w:val="none" w:sz="0" w:space="0" w:color="auto"/>
            <w:left w:val="none" w:sz="0" w:space="0" w:color="auto"/>
            <w:bottom w:val="none" w:sz="0" w:space="0" w:color="auto"/>
            <w:right w:val="none" w:sz="0" w:space="0" w:color="auto"/>
          </w:divBdr>
        </w:div>
        <w:div w:id="1744714188">
          <w:marLeft w:val="640"/>
          <w:marRight w:val="0"/>
          <w:marTop w:val="0"/>
          <w:marBottom w:val="0"/>
          <w:divBdr>
            <w:top w:val="none" w:sz="0" w:space="0" w:color="auto"/>
            <w:left w:val="none" w:sz="0" w:space="0" w:color="auto"/>
            <w:bottom w:val="none" w:sz="0" w:space="0" w:color="auto"/>
            <w:right w:val="none" w:sz="0" w:space="0" w:color="auto"/>
          </w:divBdr>
        </w:div>
        <w:div w:id="1100758350">
          <w:marLeft w:val="640"/>
          <w:marRight w:val="0"/>
          <w:marTop w:val="0"/>
          <w:marBottom w:val="0"/>
          <w:divBdr>
            <w:top w:val="none" w:sz="0" w:space="0" w:color="auto"/>
            <w:left w:val="none" w:sz="0" w:space="0" w:color="auto"/>
            <w:bottom w:val="none" w:sz="0" w:space="0" w:color="auto"/>
            <w:right w:val="none" w:sz="0" w:space="0" w:color="auto"/>
          </w:divBdr>
        </w:div>
        <w:div w:id="395275271">
          <w:marLeft w:val="640"/>
          <w:marRight w:val="0"/>
          <w:marTop w:val="0"/>
          <w:marBottom w:val="0"/>
          <w:divBdr>
            <w:top w:val="none" w:sz="0" w:space="0" w:color="auto"/>
            <w:left w:val="none" w:sz="0" w:space="0" w:color="auto"/>
            <w:bottom w:val="none" w:sz="0" w:space="0" w:color="auto"/>
            <w:right w:val="none" w:sz="0" w:space="0" w:color="auto"/>
          </w:divBdr>
        </w:div>
        <w:div w:id="2037539997">
          <w:marLeft w:val="640"/>
          <w:marRight w:val="0"/>
          <w:marTop w:val="0"/>
          <w:marBottom w:val="0"/>
          <w:divBdr>
            <w:top w:val="none" w:sz="0" w:space="0" w:color="auto"/>
            <w:left w:val="none" w:sz="0" w:space="0" w:color="auto"/>
            <w:bottom w:val="none" w:sz="0" w:space="0" w:color="auto"/>
            <w:right w:val="none" w:sz="0" w:space="0" w:color="auto"/>
          </w:divBdr>
        </w:div>
        <w:div w:id="493179673">
          <w:marLeft w:val="640"/>
          <w:marRight w:val="0"/>
          <w:marTop w:val="0"/>
          <w:marBottom w:val="0"/>
          <w:divBdr>
            <w:top w:val="none" w:sz="0" w:space="0" w:color="auto"/>
            <w:left w:val="none" w:sz="0" w:space="0" w:color="auto"/>
            <w:bottom w:val="none" w:sz="0" w:space="0" w:color="auto"/>
            <w:right w:val="none" w:sz="0" w:space="0" w:color="auto"/>
          </w:divBdr>
        </w:div>
        <w:div w:id="1525099385">
          <w:marLeft w:val="640"/>
          <w:marRight w:val="0"/>
          <w:marTop w:val="0"/>
          <w:marBottom w:val="0"/>
          <w:divBdr>
            <w:top w:val="none" w:sz="0" w:space="0" w:color="auto"/>
            <w:left w:val="none" w:sz="0" w:space="0" w:color="auto"/>
            <w:bottom w:val="none" w:sz="0" w:space="0" w:color="auto"/>
            <w:right w:val="none" w:sz="0" w:space="0" w:color="auto"/>
          </w:divBdr>
        </w:div>
        <w:div w:id="2020692258">
          <w:marLeft w:val="640"/>
          <w:marRight w:val="0"/>
          <w:marTop w:val="0"/>
          <w:marBottom w:val="0"/>
          <w:divBdr>
            <w:top w:val="none" w:sz="0" w:space="0" w:color="auto"/>
            <w:left w:val="none" w:sz="0" w:space="0" w:color="auto"/>
            <w:bottom w:val="none" w:sz="0" w:space="0" w:color="auto"/>
            <w:right w:val="none" w:sz="0" w:space="0" w:color="auto"/>
          </w:divBdr>
        </w:div>
        <w:div w:id="2121413343">
          <w:marLeft w:val="640"/>
          <w:marRight w:val="0"/>
          <w:marTop w:val="0"/>
          <w:marBottom w:val="0"/>
          <w:divBdr>
            <w:top w:val="none" w:sz="0" w:space="0" w:color="auto"/>
            <w:left w:val="none" w:sz="0" w:space="0" w:color="auto"/>
            <w:bottom w:val="none" w:sz="0" w:space="0" w:color="auto"/>
            <w:right w:val="none" w:sz="0" w:space="0" w:color="auto"/>
          </w:divBdr>
        </w:div>
        <w:div w:id="656692039">
          <w:marLeft w:val="640"/>
          <w:marRight w:val="0"/>
          <w:marTop w:val="0"/>
          <w:marBottom w:val="0"/>
          <w:divBdr>
            <w:top w:val="none" w:sz="0" w:space="0" w:color="auto"/>
            <w:left w:val="none" w:sz="0" w:space="0" w:color="auto"/>
            <w:bottom w:val="none" w:sz="0" w:space="0" w:color="auto"/>
            <w:right w:val="none" w:sz="0" w:space="0" w:color="auto"/>
          </w:divBdr>
        </w:div>
        <w:div w:id="43725630">
          <w:marLeft w:val="640"/>
          <w:marRight w:val="0"/>
          <w:marTop w:val="0"/>
          <w:marBottom w:val="0"/>
          <w:divBdr>
            <w:top w:val="none" w:sz="0" w:space="0" w:color="auto"/>
            <w:left w:val="none" w:sz="0" w:space="0" w:color="auto"/>
            <w:bottom w:val="none" w:sz="0" w:space="0" w:color="auto"/>
            <w:right w:val="none" w:sz="0" w:space="0" w:color="auto"/>
          </w:divBdr>
        </w:div>
        <w:div w:id="1250820260">
          <w:marLeft w:val="640"/>
          <w:marRight w:val="0"/>
          <w:marTop w:val="0"/>
          <w:marBottom w:val="0"/>
          <w:divBdr>
            <w:top w:val="none" w:sz="0" w:space="0" w:color="auto"/>
            <w:left w:val="none" w:sz="0" w:space="0" w:color="auto"/>
            <w:bottom w:val="none" w:sz="0" w:space="0" w:color="auto"/>
            <w:right w:val="none" w:sz="0" w:space="0" w:color="auto"/>
          </w:divBdr>
        </w:div>
        <w:div w:id="1584099422">
          <w:marLeft w:val="640"/>
          <w:marRight w:val="0"/>
          <w:marTop w:val="0"/>
          <w:marBottom w:val="0"/>
          <w:divBdr>
            <w:top w:val="none" w:sz="0" w:space="0" w:color="auto"/>
            <w:left w:val="none" w:sz="0" w:space="0" w:color="auto"/>
            <w:bottom w:val="none" w:sz="0" w:space="0" w:color="auto"/>
            <w:right w:val="none" w:sz="0" w:space="0" w:color="auto"/>
          </w:divBdr>
        </w:div>
        <w:div w:id="152649108">
          <w:marLeft w:val="640"/>
          <w:marRight w:val="0"/>
          <w:marTop w:val="0"/>
          <w:marBottom w:val="0"/>
          <w:divBdr>
            <w:top w:val="none" w:sz="0" w:space="0" w:color="auto"/>
            <w:left w:val="none" w:sz="0" w:space="0" w:color="auto"/>
            <w:bottom w:val="none" w:sz="0" w:space="0" w:color="auto"/>
            <w:right w:val="none" w:sz="0" w:space="0" w:color="auto"/>
          </w:divBdr>
        </w:div>
        <w:div w:id="41098464">
          <w:marLeft w:val="640"/>
          <w:marRight w:val="0"/>
          <w:marTop w:val="0"/>
          <w:marBottom w:val="0"/>
          <w:divBdr>
            <w:top w:val="none" w:sz="0" w:space="0" w:color="auto"/>
            <w:left w:val="none" w:sz="0" w:space="0" w:color="auto"/>
            <w:bottom w:val="none" w:sz="0" w:space="0" w:color="auto"/>
            <w:right w:val="none" w:sz="0" w:space="0" w:color="auto"/>
          </w:divBdr>
        </w:div>
        <w:div w:id="429743537">
          <w:marLeft w:val="640"/>
          <w:marRight w:val="0"/>
          <w:marTop w:val="0"/>
          <w:marBottom w:val="0"/>
          <w:divBdr>
            <w:top w:val="none" w:sz="0" w:space="0" w:color="auto"/>
            <w:left w:val="none" w:sz="0" w:space="0" w:color="auto"/>
            <w:bottom w:val="none" w:sz="0" w:space="0" w:color="auto"/>
            <w:right w:val="none" w:sz="0" w:space="0" w:color="auto"/>
          </w:divBdr>
        </w:div>
        <w:div w:id="684792552">
          <w:marLeft w:val="640"/>
          <w:marRight w:val="0"/>
          <w:marTop w:val="0"/>
          <w:marBottom w:val="0"/>
          <w:divBdr>
            <w:top w:val="none" w:sz="0" w:space="0" w:color="auto"/>
            <w:left w:val="none" w:sz="0" w:space="0" w:color="auto"/>
            <w:bottom w:val="none" w:sz="0" w:space="0" w:color="auto"/>
            <w:right w:val="none" w:sz="0" w:space="0" w:color="auto"/>
          </w:divBdr>
        </w:div>
        <w:div w:id="1496874585">
          <w:marLeft w:val="640"/>
          <w:marRight w:val="0"/>
          <w:marTop w:val="0"/>
          <w:marBottom w:val="0"/>
          <w:divBdr>
            <w:top w:val="none" w:sz="0" w:space="0" w:color="auto"/>
            <w:left w:val="none" w:sz="0" w:space="0" w:color="auto"/>
            <w:bottom w:val="none" w:sz="0" w:space="0" w:color="auto"/>
            <w:right w:val="none" w:sz="0" w:space="0" w:color="auto"/>
          </w:divBdr>
        </w:div>
        <w:div w:id="253628888">
          <w:marLeft w:val="640"/>
          <w:marRight w:val="0"/>
          <w:marTop w:val="0"/>
          <w:marBottom w:val="0"/>
          <w:divBdr>
            <w:top w:val="none" w:sz="0" w:space="0" w:color="auto"/>
            <w:left w:val="none" w:sz="0" w:space="0" w:color="auto"/>
            <w:bottom w:val="none" w:sz="0" w:space="0" w:color="auto"/>
            <w:right w:val="none" w:sz="0" w:space="0" w:color="auto"/>
          </w:divBdr>
        </w:div>
        <w:div w:id="1453745219">
          <w:marLeft w:val="640"/>
          <w:marRight w:val="0"/>
          <w:marTop w:val="0"/>
          <w:marBottom w:val="0"/>
          <w:divBdr>
            <w:top w:val="none" w:sz="0" w:space="0" w:color="auto"/>
            <w:left w:val="none" w:sz="0" w:space="0" w:color="auto"/>
            <w:bottom w:val="none" w:sz="0" w:space="0" w:color="auto"/>
            <w:right w:val="none" w:sz="0" w:space="0" w:color="auto"/>
          </w:divBdr>
        </w:div>
        <w:div w:id="185674524">
          <w:marLeft w:val="640"/>
          <w:marRight w:val="0"/>
          <w:marTop w:val="0"/>
          <w:marBottom w:val="0"/>
          <w:divBdr>
            <w:top w:val="none" w:sz="0" w:space="0" w:color="auto"/>
            <w:left w:val="none" w:sz="0" w:space="0" w:color="auto"/>
            <w:bottom w:val="none" w:sz="0" w:space="0" w:color="auto"/>
            <w:right w:val="none" w:sz="0" w:space="0" w:color="auto"/>
          </w:divBdr>
        </w:div>
        <w:div w:id="1698308568">
          <w:marLeft w:val="640"/>
          <w:marRight w:val="0"/>
          <w:marTop w:val="0"/>
          <w:marBottom w:val="0"/>
          <w:divBdr>
            <w:top w:val="none" w:sz="0" w:space="0" w:color="auto"/>
            <w:left w:val="none" w:sz="0" w:space="0" w:color="auto"/>
            <w:bottom w:val="none" w:sz="0" w:space="0" w:color="auto"/>
            <w:right w:val="none" w:sz="0" w:space="0" w:color="auto"/>
          </w:divBdr>
        </w:div>
        <w:div w:id="197394596">
          <w:marLeft w:val="640"/>
          <w:marRight w:val="0"/>
          <w:marTop w:val="0"/>
          <w:marBottom w:val="0"/>
          <w:divBdr>
            <w:top w:val="none" w:sz="0" w:space="0" w:color="auto"/>
            <w:left w:val="none" w:sz="0" w:space="0" w:color="auto"/>
            <w:bottom w:val="none" w:sz="0" w:space="0" w:color="auto"/>
            <w:right w:val="none" w:sz="0" w:space="0" w:color="auto"/>
          </w:divBdr>
        </w:div>
        <w:div w:id="829639259">
          <w:marLeft w:val="640"/>
          <w:marRight w:val="0"/>
          <w:marTop w:val="0"/>
          <w:marBottom w:val="0"/>
          <w:divBdr>
            <w:top w:val="none" w:sz="0" w:space="0" w:color="auto"/>
            <w:left w:val="none" w:sz="0" w:space="0" w:color="auto"/>
            <w:bottom w:val="none" w:sz="0" w:space="0" w:color="auto"/>
            <w:right w:val="none" w:sz="0" w:space="0" w:color="auto"/>
          </w:divBdr>
        </w:div>
        <w:div w:id="424304415">
          <w:marLeft w:val="640"/>
          <w:marRight w:val="0"/>
          <w:marTop w:val="0"/>
          <w:marBottom w:val="0"/>
          <w:divBdr>
            <w:top w:val="none" w:sz="0" w:space="0" w:color="auto"/>
            <w:left w:val="none" w:sz="0" w:space="0" w:color="auto"/>
            <w:bottom w:val="none" w:sz="0" w:space="0" w:color="auto"/>
            <w:right w:val="none" w:sz="0" w:space="0" w:color="auto"/>
          </w:divBdr>
        </w:div>
        <w:div w:id="449905217">
          <w:marLeft w:val="640"/>
          <w:marRight w:val="0"/>
          <w:marTop w:val="0"/>
          <w:marBottom w:val="0"/>
          <w:divBdr>
            <w:top w:val="none" w:sz="0" w:space="0" w:color="auto"/>
            <w:left w:val="none" w:sz="0" w:space="0" w:color="auto"/>
            <w:bottom w:val="none" w:sz="0" w:space="0" w:color="auto"/>
            <w:right w:val="none" w:sz="0" w:space="0" w:color="auto"/>
          </w:divBdr>
        </w:div>
        <w:div w:id="1420250828">
          <w:marLeft w:val="640"/>
          <w:marRight w:val="0"/>
          <w:marTop w:val="0"/>
          <w:marBottom w:val="0"/>
          <w:divBdr>
            <w:top w:val="none" w:sz="0" w:space="0" w:color="auto"/>
            <w:left w:val="none" w:sz="0" w:space="0" w:color="auto"/>
            <w:bottom w:val="none" w:sz="0" w:space="0" w:color="auto"/>
            <w:right w:val="none" w:sz="0" w:space="0" w:color="auto"/>
          </w:divBdr>
        </w:div>
        <w:div w:id="1485582753">
          <w:marLeft w:val="640"/>
          <w:marRight w:val="0"/>
          <w:marTop w:val="0"/>
          <w:marBottom w:val="0"/>
          <w:divBdr>
            <w:top w:val="none" w:sz="0" w:space="0" w:color="auto"/>
            <w:left w:val="none" w:sz="0" w:space="0" w:color="auto"/>
            <w:bottom w:val="none" w:sz="0" w:space="0" w:color="auto"/>
            <w:right w:val="none" w:sz="0" w:space="0" w:color="auto"/>
          </w:divBdr>
        </w:div>
        <w:div w:id="468128370">
          <w:marLeft w:val="640"/>
          <w:marRight w:val="0"/>
          <w:marTop w:val="0"/>
          <w:marBottom w:val="0"/>
          <w:divBdr>
            <w:top w:val="none" w:sz="0" w:space="0" w:color="auto"/>
            <w:left w:val="none" w:sz="0" w:space="0" w:color="auto"/>
            <w:bottom w:val="none" w:sz="0" w:space="0" w:color="auto"/>
            <w:right w:val="none" w:sz="0" w:space="0" w:color="auto"/>
          </w:divBdr>
        </w:div>
        <w:div w:id="1695306130">
          <w:marLeft w:val="640"/>
          <w:marRight w:val="0"/>
          <w:marTop w:val="0"/>
          <w:marBottom w:val="0"/>
          <w:divBdr>
            <w:top w:val="none" w:sz="0" w:space="0" w:color="auto"/>
            <w:left w:val="none" w:sz="0" w:space="0" w:color="auto"/>
            <w:bottom w:val="none" w:sz="0" w:space="0" w:color="auto"/>
            <w:right w:val="none" w:sz="0" w:space="0" w:color="auto"/>
          </w:divBdr>
        </w:div>
        <w:div w:id="1549099874">
          <w:marLeft w:val="640"/>
          <w:marRight w:val="0"/>
          <w:marTop w:val="0"/>
          <w:marBottom w:val="0"/>
          <w:divBdr>
            <w:top w:val="none" w:sz="0" w:space="0" w:color="auto"/>
            <w:left w:val="none" w:sz="0" w:space="0" w:color="auto"/>
            <w:bottom w:val="none" w:sz="0" w:space="0" w:color="auto"/>
            <w:right w:val="none" w:sz="0" w:space="0" w:color="auto"/>
          </w:divBdr>
        </w:div>
        <w:div w:id="1310743334">
          <w:marLeft w:val="640"/>
          <w:marRight w:val="0"/>
          <w:marTop w:val="0"/>
          <w:marBottom w:val="0"/>
          <w:divBdr>
            <w:top w:val="none" w:sz="0" w:space="0" w:color="auto"/>
            <w:left w:val="none" w:sz="0" w:space="0" w:color="auto"/>
            <w:bottom w:val="none" w:sz="0" w:space="0" w:color="auto"/>
            <w:right w:val="none" w:sz="0" w:space="0" w:color="auto"/>
          </w:divBdr>
        </w:div>
        <w:div w:id="1569799810">
          <w:marLeft w:val="640"/>
          <w:marRight w:val="0"/>
          <w:marTop w:val="0"/>
          <w:marBottom w:val="0"/>
          <w:divBdr>
            <w:top w:val="none" w:sz="0" w:space="0" w:color="auto"/>
            <w:left w:val="none" w:sz="0" w:space="0" w:color="auto"/>
            <w:bottom w:val="none" w:sz="0" w:space="0" w:color="auto"/>
            <w:right w:val="none" w:sz="0" w:space="0" w:color="auto"/>
          </w:divBdr>
        </w:div>
        <w:div w:id="1730348400">
          <w:marLeft w:val="640"/>
          <w:marRight w:val="0"/>
          <w:marTop w:val="0"/>
          <w:marBottom w:val="0"/>
          <w:divBdr>
            <w:top w:val="none" w:sz="0" w:space="0" w:color="auto"/>
            <w:left w:val="none" w:sz="0" w:space="0" w:color="auto"/>
            <w:bottom w:val="none" w:sz="0" w:space="0" w:color="auto"/>
            <w:right w:val="none" w:sz="0" w:space="0" w:color="auto"/>
          </w:divBdr>
        </w:div>
        <w:div w:id="546599842">
          <w:marLeft w:val="640"/>
          <w:marRight w:val="0"/>
          <w:marTop w:val="0"/>
          <w:marBottom w:val="0"/>
          <w:divBdr>
            <w:top w:val="none" w:sz="0" w:space="0" w:color="auto"/>
            <w:left w:val="none" w:sz="0" w:space="0" w:color="auto"/>
            <w:bottom w:val="none" w:sz="0" w:space="0" w:color="auto"/>
            <w:right w:val="none" w:sz="0" w:space="0" w:color="auto"/>
          </w:divBdr>
        </w:div>
        <w:div w:id="1436100344">
          <w:marLeft w:val="640"/>
          <w:marRight w:val="0"/>
          <w:marTop w:val="0"/>
          <w:marBottom w:val="0"/>
          <w:divBdr>
            <w:top w:val="none" w:sz="0" w:space="0" w:color="auto"/>
            <w:left w:val="none" w:sz="0" w:space="0" w:color="auto"/>
            <w:bottom w:val="none" w:sz="0" w:space="0" w:color="auto"/>
            <w:right w:val="none" w:sz="0" w:space="0" w:color="auto"/>
          </w:divBdr>
        </w:div>
        <w:div w:id="1980650929">
          <w:marLeft w:val="640"/>
          <w:marRight w:val="0"/>
          <w:marTop w:val="0"/>
          <w:marBottom w:val="0"/>
          <w:divBdr>
            <w:top w:val="none" w:sz="0" w:space="0" w:color="auto"/>
            <w:left w:val="none" w:sz="0" w:space="0" w:color="auto"/>
            <w:bottom w:val="none" w:sz="0" w:space="0" w:color="auto"/>
            <w:right w:val="none" w:sz="0" w:space="0" w:color="auto"/>
          </w:divBdr>
        </w:div>
        <w:div w:id="1314481052">
          <w:marLeft w:val="640"/>
          <w:marRight w:val="0"/>
          <w:marTop w:val="0"/>
          <w:marBottom w:val="0"/>
          <w:divBdr>
            <w:top w:val="none" w:sz="0" w:space="0" w:color="auto"/>
            <w:left w:val="none" w:sz="0" w:space="0" w:color="auto"/>
            <w:bottom w:val="none" w:sz="0" w:space="0" w:color="auto"/>
            <w:right w:val="none" w:sz="0" w:space="0" w:color="auto"/>
          </w:divBdr>
        </w:div>
        <w:div w:id="1414739024">
          <w:marLeft w:val="640"/>
          <w:marRight w:val="0"/>
          <w:marTop w:val="0"/>
          <w:marBottom w:val="0"/>
          <w:divBdr>
            <w:top w:val="none" w:sz="0" w:space="0" w:color="auto"/>
            <w:left w:val="none" w:sz="0" w:space="0" w:color="auto"/>
            <w:bottom w:val="none" w:sz="0" w:space="0" w:color="auto"/>
            <w:right w:val="none" w:sz="0" w:space="0" w:color="auto"/>
          </w:divBdr>
        </w:div>
        <w:div w:id="1125853872">
          <w:marLeft w:val="640"/>
          <w:marRight w:val="0"/>
          <w:marTop w:val="0"/>
          <w:marBottom w:val="0"/>
          <w:divBdr>
            <w:top w:val="none" w:sz="0" w:space="0" w:color="auto"/>
            <w:left w:val="none" w:sz="0" w:space="0" w:color="auto"/>
            <w:bottom w:val="none" w:sz="0" w:space="0" w:color="auto"/>
            <w:right w:val="none" w:sz="0" w:space="0" w:color="auto"/>
          </w:divBdr>
        </w:div>
        <w:div w:id="799569068">
          <w:marLeft w:val="640"/>
          <w:marRight w:val="0"/>
          <w:marTop w:val="0"/>
          <w:marBottom w:val="0"/>
          <w:divBdr>
            <w:top w:val="none" w:sz="0" w:space="0" w:color="auto"/>
            <w:left w:val="none" w:sz="0" w:space="0" w:color="auto"/>
            <w:bottom w:val="none" w:sz="0" w:space="0" w:color="auto"/>
            <w:right w:val="none" w:sz="0" w:space="0" w:color="auto"/>
          </w:divBdr>
        </w:div>
        <w:div w:id="1523663175">
          <w:marLeft w:val="640"/>
          <w:marRight w:val="0"/>
          <w:marTop w:val="0"/>
          <w:marBottom w:val="0"/>
          <w:divBdr>
            <w:top w:val="none" w:sz="0" w:space="0" w:color="auto"/>
            <w:left w:val="none" w:sz="0" w:space="0" w:color="auto"/>
            <w:bottom w:val="none" w:sz="0" w:space="0" w:color="auto"/>
            <w:right w:val="none" w:sz="0" w:space="0" w:color="auto"/>
          </w:divBdr>
        </w:div>
        <w:div w:id="412431696">
          <w:marLeft w:val="640"/>
          <w:marRight w:val="0"/>
          <w:marTop w:val="0"/>
          <w:marBottom w:val="0"/>
          <w:divBdr>
            <w:top w:val="none" w:sz="0" w:space="0" w:color="auto"/>
            <w:left w:val="none" w:sz="0" w:space="0" w:color="auto"/>
            <w:bottom w:val="none" w:sz="0" w:space="0" w:color="auto"/>
            <w:right w:val="none" w:sz="0" w:space="0" w:color="auto"/>
          </w:divBdr>
        </w:div>
        <w:div w:id="1456093366">
          <w:marLeft w:val="640"/>
          <w:marRight w:val="0"/>
          <w:marTop w:val="0"/>
          <w:marBottom w:val="0"/>
          <w:divBdr>
            <w:top w:val="none" w:sz="0" w:space="0" w:color="auto"/>
            <w:left w:val="none" w:sz="0" w:space="0" w:color="auto"/>
            <w:bottom w:val="none" w:sz="0" w:space="0" w:color="auto"/>
            <w:right w:val="none" w:sz="0" w:space="0" w:color="auto"/>
          </w:divBdr>
        </w:div>
        <w:div w:id="1117600031">
          <w:marLeft w:val="640"/>
          <w:marRight w:val="0"/>
          <w:marTop w:val="0"/>
          <w:marBottom w:val="0"/>
          <w:divBdr>
            <w:top w:val="none" w:sz="0" w:space="0" w:color="auto"/>
            <w:left w:val="none" w:sz="0" w:space="0" w:color="auto"/>
            <w:bottom w:val="none" w:sz="0" w:space="0" w:color="auto"/>
            <w:right w:val="none" w:sz="0" w:space="0" w:color="auto"/>
          </w:divBdr>
        </w:div>
        <w:div w:id="1038167087">
          <w:marLeft w:val="640"/>
          <w:marRight w:val="0"/>
          <w:marTop w:val="0"/>
          <w:marBottom w:val="0"/>
          <w:divBdr>
            <w:top w:val="none" w:sz="0" w:space="0" w:color="auto"/>
            <w:left w:val="none" w:sz="0" w:space="0" w:color="auto"/>
            <w:bottom w:val="none" w:sz="0" w:space="0" w:color="auto"/>
            <w:right w:val="none" w:sz="0" w:space="0" w:color="auto"/>
          </w:divBdr>
        </w:div>
        <w:div w:id="1117721526">
          <w:marLeft w:val="640"/>
          <w:marRight w:val="0"/>
          <w:marTop w:val="0"/>
          <w:marBottom w:val="0"/>
          <w:divBdr>
            <w:top w:val="none" w:sz="0" w:space="0" w:color="auto"/>
            <w:left w:val="none" w:sz="0" w:space="0" w:color="auto"/>
            <w:bottom w:val="none" w:sz="0" w:space="0" w:color="auto"/>
            <w:right w:val="none" w:sz="0" w:space="0" w:color="auto"/>
          </w:divBdr>
        </w:div>
        <w:div w:id="1727952126">
          <w:marLeft w:val="640"/>
          <w:marRight w:val="0"/>
          <w:marTop w:val="0"/>
          <w:marBottom w:val="0"/>
          <w:divBdr>
            <w:top w:val="none" w:sz="0" w:space="0" w:color="auto"/>
            <w:left w:val="none" w:sz="0" w:space="0" w:color="auto"/>
            <w:bottom w:val="none" w:sz="0" w:space="0" w:color="auto"/>
            <w:right w:val="none" w:sz="0" w:space="0" w:color="auto"/>
          </w:divBdr>
        </w:div>
        <w:div w:id="848904667">
          <w:marLeft w:val="640"/>
          <w:marRight w:val="0"/>
          <w:marTop w:val="0"/>
          <w:marBottom w:val="0"/>
          <w:divBdr>
            <w:top w:val="none" w:sz="0" w:space="0" w:color="auto"/>
            <w:left w:val="none" w:sz="0" w:space="0" w:color="auto"/>
            <w:bottom w:val="none" w:sz="0" w:space="0" w:color="auto"/>
            <w:right w:val="none" w:sz="0" w:space="0" w:color="auto"/>
          </w:divBdr>
        </w:div>
      </w:divsChild>
    </w:div>
    <w:div w:id="551967554">
      <w:marLeft w:val="640"/>
      <w:marRight w:val="0"/>
      <w:marTop w:val="0"/>
      <w:marBottom w:val="0"/>
      <w:divBdr>
        <w:top w:val="none" w:sz="0" w:space="0" w:color="auto"/>
        <w:left w:val="none" w:sz="0" w:space="0" w:color="auto"/>
        <w:bottom w:val="none" w:sz="0" w:space="0" w:color="auto"/>
        <w:right w:val="none" w:sz="0" w:space="0" w:color="auto"/>
      </w:divBdr>
    </w:div>
    <w:div w:id="553011230">
      <w:marLeft w:val="640"/>
      <w:marRight w:val="0"/>
      <w:marTop w:val="0"/>
      <w:marBottom w:val="0"/>
      <w:divBdr>
        <w:top w:val="none" w:sz="0" w:space="0" w:color="auto"/>
        <w:left w:val="none" w:sz="0" w:space="0" w:color="auto"/>
        <w:bottom w:val="none" w:sz="0" w:space="0" w:color="auto"/>
        <w:right w:val="none" w:sz="0" w:space="0" w:color="auto"/>
      </w:divBdr>
    </w:div>
    <w:div w:id="555170255">
      <w:marLeft w:val="640"/>
      <w:marRight w:val="0"/>
      <w:marTop w:val="0"/>
      <w:marBottom w:val="0"/>
      <w:divBdr>
        <w:top w:val="none" w:sz="0" w:space="0" w:color="auto"/>
        <w:left w:val="none" w:sz="0" w:space="0" w:color="auto"/>
        <w:bottom w:val="none" w:sz="0" w:space="0" w:color="auto"/>
        <w:right w:val="none" w:sz="0" w:space="0" w:color="auto"/>
      </w:divBdr>
    </w:div>
    <w:div w:id="555436788">
      <w:bodyDiv w:val="1"/>
      <w:marLeft w:val="0"/>
      <w:marRight w:val="0"/>
      <w:marTop w:val="0"/>
      <w:marBottom w:val="0"/>
      <w:divBdr>
        <w:top w:val="none" w:sz="0" w:space="0" w:color="auto"/>
        <w:left w:val="none" w:sz="0" w:space="0" w:color="auto"/>
        <w:bottom w:val="none" w:sz="0" w:space="0" w:color="auto"/>
        <w:right w:val="none" w:sz="0" w:space="0" w:color="auto"/>
      </w:divBdr>
      <w:divsChild>
        <w:div w:id="783618157">
          <w:marLeft w:val="640"/>
          <w:marRight w:val="0"/>
          <w:marTop w:val="0"/>
          <w:marBottom w:val="0"/>
          <w:divBdr>
            <w:top w:val="none" w:sz="0" w:space="0" w:color="auto"/>
            <w:left w:val="none" w:sz="0" w:space="0" w:color="auto"/>
            <w:bottom w:val="none" w:sz="0" w:space="0" w:color="auto"/>
            <w:right w:val="none" w:sz="0" w:space="0" w:color="auto"/>
          </w:divBdr>
        </w:div>
        <w:div w:id="1840734948">
          <w:marLeft w:val="640"/>
          <w:marRight w:val="0"/>
          <w:marTop w:val="0"/>
          <w:marBottom w:val="0"/>
          <w:divBdr>
            <w:top w:val="none" w:sz="0" w:space="0" w:color="auto"/>
            <w:left w:val="none" w:sz="0" w:space="0" w:color="auto"/>
            <w:bottom w:val="none" w:sz="0" w:space="0" w:color="auto"/>
            <w:right w:val="none" w:sz="0" w:space="0" w:color="auto"/>
          </w:divBdr>
        </w:div>
        <w:div w:id="1045060798">
          <w:marLeft w:val="640"/>
          <w:marRight w:val="0"/>
          <w:marTop w:val="0"/>
          <w:marBottom w:val="0"/>
          <w:divBdr>
            <w:top w:val="none" w:sz="0" w:space="0" w:color="auto"/>
            <w:left w:val="none" w:sz="0" w:space="0" w:color="auto"/>
            <w:bottom w:val="none" w:sz="0" w:space="0" w:color="auto"/>
            <w:right w:val="none" w:sz="0" w:space="0" w:color="auto"/>
          </w:divBdr>
        </w:div>
        <w:div w:id="67777746">
          <w:marLeft w:val="640"/>
          <w:marRight w:val="0"/>
          <w:marTop w:val="0"/>
          <w:marBottom w:val="0"/>
          <w:divBdr>
            <w:top w:val="none" w:sz="0" w:space="0" w:color="auto"/>
            <w:left w:val="none" w:sz="0" w:space="0" w:color="auto"/>
            <w:bottom w:val="none" w:sz="0" w:space="0" w:color="auto"/>
            <w:right w:val="none" w:sz="0" w:space="0" w:color="auto"/>
          </w:divBdr>
        </w:div>
        <w:div w:id="515458215">
          <w:marLeft w:val="640"/>
          <w:marRight w:val="0"/>
          <w:marTop w:val="0"/>
          <w:marBottom w:val="0"/>
          <w:divBdr>
            <w:top w:val="none" w:sz="0" w:space="0" w:color="auto"/>
            <w:left w:val="none" w:sz="0" w:space="0" w:color="auto"/>
            <w:bottom w:val="none" w:sz="0" w:space="0" w:color="auto"/>
            <w:right w:val="none" w:sz="0" w:space="0" w:color="auto"/>
          </w:divBdr>
        </w:div>
        <w:div w:id="1903716122">
          <w:marLeft w:val="640"/>
          <w:marRight w:val="0"/>
          <w:marTop w:val="0"/>
          <w:marBottom w:val="0"/>
          <w:divBdr>
            <w:top w:val="none" w:sz="0" w:space="0" w:color="auto"/>
            <w:left w:val="none" w:sz="0" w:space="0" w:color="auto"/>
            <w:bottom w:val="none" w:sz="0" w:space="0" w:color="auto"/>
            <w:right w:val="none" w:sz="0" w:space="0" w:color="auto"/>
          </w:divBdr>
        </w:div>
        <w:div w:id="1648052418">
          <w:marLeft w:val="640"/>
          <w:marRight w:val="0"/>
          <w:marTop w:val="0"/>
          <w:marBottom w:val="0"/>
          <w:divBdr>
            <w:top w:val="none" w:sz="0" w:space="0" w:color="auto"/>
            <w:left w:val="none" w:sz="0" w:space="0" w:color="auto"/>
            <w:bottom w:val="none" w:sz="0" w:space="0" w:color="auto"/>
            <w:right w:val="none" w:sz="0" w:space="0" w:color="auto"/>
          </w:divBdr>
        </w:div>
        <w:div w:id="1644121151">
          <w:marLeft w:val="640"/>
          <w:marRight w:val="0"/>
          <w:marTop w:val="0"/>
          <w:marBottom w:val="0"/>
          <w:divBdr>
            <w:top w:val="none" w:sz="0" w:space="0" w:color="auto"/>
            <w:left w:val="none" w:sz="0" w:space="0" w:color="auto"/>
            <w:bottom w:val="none" w:sz="0" w:space="0" w:color="auto"/>
            <w:right w:val="none" w:sz="0" w:space="0" w:color="auto"/>
          </w:divBdr>
        </w:div>
        <w:div w:id="905528544">
          <w:marLeft w:val="640"/>
          <w:marRight w:val="0"/>
          <w:marTop w:val="0"/>
          <w:marBottom w:val="0"/>
          <w:divBdr>
            <w:top w:val="none" w:sz="0" w:space="0" w:color="auto"/>
            <w:left w:val="none" w:sz="0" w:space="0" w:color="auto"/>
            <w:bottom w:val="none" w:sz="0" w:space="0" w:color="auto"/>
            <w:right w:val="none" w:sz="0" w:space="0" w:color="auto"/>
          </w:divBdr>
        </w:div>
        <w:div w:id="1567297166">
          <w:marLeft w:val="640"/>
          <w:marRight w:val="0"/>
          <w:marTop w:val="0"/>
          <w:marBottom w:val="0"/>
          <w:divBdr>
            <w:top w:val="none" w:sz="0" w:space="0" w:color="auto"/>
            <w:left w:val="none" w:sz="0" w:space="0" w:color="auto"/>
            <w:bottom w:val="none" w:sz="0" w:space="0" w:color="auto"/>
            <w:right w:val="none" w:sz="0" w:space="0" w:color="auto"/>
          </w:divBdr>
        </w:div>
        <w:div w:id="1055085441">
          <w:marLeft w:val="640"/>
          <w:marRight w:val="0"/>
          <w:marTop w:val="0"/>
          <w:marBottom w:val="0"/>
          <w:divBdr>
            <w:top w:val="none" w:sz="0" w:space="0" w:color="auto"/>
            <w:left w:val="none" w:sz="0" w:space="0" w:color="auto"/>
            <w:bottom w:val="none" w:sz="0" w:space="0" w:color="auto"/>
            <w:right w:val="none" w:sz="0" w:space="0" w:color="auto"/>
          </w:divBdr>
        </w:div>
        <w:div w:id="1459180227">
          <w:marLeft w:val="640"/>
          <w:marRight w:val="0"/>
          <w:marTop w:val="0"/>
          <w:marBottom w:val="0"/>
          <w:divBdr>
            <w:top w:val="none" w:sz="0" w:space="0" w:color="auto"/>
            <w:left w:val="none" w:sz="0" w:space="0" w:color="auto"/>
            <w:bottom w:val="none" w:sz="0" w:space="0" w:color="auto"/>
            <w:right w:val="none" w:sz="0" w:space="0" w:color="auto"/>
          </w:divBdr>
        </w:div>
        <w:div w:id="596450568">
          <w:marLeft w:val="640"/>
          <w:marRight w:val="0"/>
          <w:marTop w:val="0"/>
          <w:marBottom w:val="0"/>
          <w:divBdr>
            <w:top w:val="none" w:sz="0" w:space="0" w:color="auto"/>
            <w:left w:val="none" w:sz="0" w:space="0" w:color="auto"/>
            <w:bottom w:val="none" w:sz="0" w:space="0" w:color="auto"/>
            <w:right w:val="none" w:sz="0" w:space="0" w:color="auto"/>
          </w:divBdr>
        </w:div>
        <w:div w:id="1231619260">
          <w:marLeft w:val="640"/>
          <w:marRight w:val="0"/>
          <w:marTop w:val="0"/>
          <w:marBottom w:val="0"/>
          <w:divBdr>
            <w:top w:val="none" w:sz="0" w:space="0" w:color="auto"/>
            <w:left w:val="none" w:sz="0" w:space="0" w:color="auto"/>
            <w:bottom w:val="none" w:sz="0" w:space="0" w:color="auto"/>
            <w:right w:val="none" w:sz="0" w:space="0" w:color="auto"/>
          </w:divBdr>
        </w:div>
        <w:div w:id="665061364">
          <w:marLeft w:val="640"/>
          <w:marRight w:val="0"/>
          <w:marTop w:val="0"/>
          <w:marBottom w:val="0"/>
          <w:divBdr>
            <w:top w:val="none" w:sz="0" w:space="0" w:color="auto"/>
            <w:left w:val="none" w:sz="0" w:space="0" w:color="auto"/>
            <w:bottom w:val="none" w:sz="0" w:space="0" w:color="auto"/>
            <w:right w:val="none" w:sz="0" w:space="0" w:color="auto"/>
          </w:divBdr>
        </w:div>
        <w:div w:id="1929197209">
          <w:marLeft w:val="640"/>
          <w:marRight w:val="0"/>
          <w:marTop w:val="0"/>
          <w:marBottom w:val="0"/>
          <w:divBdr>
            <w:top w:val="none" w:sz="0" w:space="0" w:color="auto"/>
            <w:left w:val="none" w:sz="0" w:space="0" w:color="auto"/>
            <w:bottom w:val="none" w:sz="0" w:space="0" w:color="auto"/>
            <w:right w:val="none" w:sz="0" w:space="0" w:color="auto"/>
          </w:divBdr>
        </w:div>
        <w:div w:id="415789609">
          <w:marLeft w:val="640"/>
          <w:marRight w:val="0"/>
          <w:marTop w:val="0"/>
          <w:marBottom w:val="0"/>
          <w:divBdr>
            <w:top w:val="none" w:sz="0" w:space="0" w:color="auto"/>
            <w:left w:val="none" w:sz="0" w:space="0" w:color="auto"/>
            <w:bottom w:val="none" w:sz="0" w:space="0" w:color="auto"/>
            <w:right w:val="none" w:sz="0" w:space="0" w:color="auto"/>
          </w:divBdr>
        </w:div>
        <w:div w:id="358509736">
          <w:marLeft w:val="640"/>
          <w:marRight w:val="0"/>
          <w:marTop w:val="0"/>
          <w:marBottom w:val="0"/>
          <w:divBdr>
            <w:top w:val="none" w:sz="0" w:space="0" w:color="auto"/>
            <w:left w:val="none" w:sz="0" w:space="0" w:color="auto"/>
            <w:bottom w:val="none" w:sz="0" w:space="0" w:color="auto"/>
            <w:right w:val="none" w:sz="0" w:space="0" w:color="auto"/>
          </w:divBdr>
        </w:div>
        <w:div w:id="663046527">
          <w:marLeft w:val="640"/>
          <w:marRight w:val="0"/>
          <w:marTop w:val="0"/>
          <w:marBottom w:val="0"/>
          <w:divBdr>
            <w:top w:val="none" w:sz="0" w:space="0" w:color="auto"/>
            <w:left w:val="none" w:sz="0" w:space="0" w:color="auto"/>
            <w:bottom w:val="none" w:sz="0" w:space="0" w:color="auto"/>
            <w:right w:val="none" w:sz="0" w:space="0" w:color="auto"/>
          </w:divBdr>
        </w:div>
        <w:div w:id="1973317005">
          <w:marLeft w:val="640"/>
          <w:marRight w:val="0"/>
          <w:marTop w:val="0"/>
          <w:marBottom w:val="0"/>
          <w:divBdr>
            <w:top w:val="none" w:sz="0" w:space="0" w:color="auto"/>
            <w:left w:val="none" w:sz="0" w:space="0" w:color="auto"/>
            <w:bottom w:val="none" w:sz="0" w:space="0" w:color="auto"/>
            <w:right w:val="none" w:sz="0" w:space="0" w:color="auto"/>
          </w:divBdr>
        </w:div>
        <w:div w:id="1146780960">
          <w:marLeft w:val="640"/>
          <w:marRight w:val="0"/>
          <w:marTop w:val="0"/>
          <w:marBottom w:val="0"/>
          <w:divBdr>
            <w:top w:val="none" w:sz="0" w:space="0" w:color="auto"/>
            <w:left w:val="none" w:sz="0" w:space="0" w:color="auto"/>
            <w:bottom w:val="none" w:sz="0" w:space="0" w:color="auto"/>
            <w:right w:val="none" w:sz="0" w:space="0" w:color="auto"/>
          </w:divBdr>
        </w:div>
        <w:div w:id="870999233">
          <w:marLeft w:val="640"/>
          <w:marRight w:val="0"/>
          <w:marTop w:val="0"/>
          <w:marBottom w:val="0"/>
          <w:divBdr>
            <w:top w:val="none" w:sz="0" w:space="0" w:color="auto"/>
            <w:left w:val="none" w:sz="0" w:space="0" w:color="auto"/>
            <w:bottom w:val="none" w:sz="0" w:space="0" w:color="auto"/>
            <w:right w:val="none" w:sz="0" w:space="0" w:color="auto"/>
          </w:divBdr>
        </w:div>
        <w:div w:id="1764451741">
          <w:marLeft w:val="640"/>
          <w:marRight w:val="0"/>
          <w:marTop w:val="0"/>
          <w:marBottom w:val="0"/>
          <w:divBdr>
            <w:top w:val="none" w:sz="0" w:space="0" w:color="auto"/>
            <w:left w:val="none" w:sz="0" w:space="0" w:color="auto"/>
            <w:bottom w:val="none" w:sz="0" w:space="0" w:color="auto"/>
            <w:right w:val="none" w:sz="0" w:space="0" w:color="auto"/>
          </w:divBdr>
        </w:div>
        <w:div w:id="503789564">
          <w:marLeft w:val="640"/>
          <w:marRight w:val="0"/>
          <w:marTop w:val="0"/>
          <w:marBottom w:val="0"/>
          <w:divBdr>
            <w:top w:val="none" w:sz="0" w:space="0" w:color="auto"/>
            <w:left w:val="none" w:sz="0" w:space="0" w:color="auto"/>
            <w:bottom w:val="none" w:sz="0" w:space="0" w:color="auto"/>
            <w:right w:val="none" w:sz="0" w:space="0" w:color="auto"/>
          </w:divBdr>
        </w:div>
        <w:div w:id="755394977">
          <w:marLeft w:val="640"/>
          <w:marRight w:val="0"/>
          <w:marTop w:val="0"/>
          <w:marBottom w:val="0"/>
          <w:divBdr>
            <w:top w:val="none" w:sz="0" w:space="0" w:color="auto"/>
            <w:left w:val="none" w:sz="0" w:space="0" w:color="auto"/>
            <w:bottom w:val="none" w:sz="0" w:space="0" w:color="auto"/>
            <w:right w:val="none" w:sz="0" w:space="0" w:color="auto"/>
          </w:divBdr>
        </w:div>
        <w:div w:id="970211309">
          <w:marLeft w:val="640"/>
          <w:marRight w:val="0"/>
          <w:marTop w:val="0"/>
          <w:marBottom w:val="0"/>
          <w:divBdr>
            <w:top w:val="none" w:sz="0" w:space="0" w:color="auto"/>
            <w:left w:val="none" w:sz="0" w:space="0" w:color="auto"/>
            <w:bottom w:val="none" w:sz="0" w:space="0" w:color="auto"/>
            <w:right w:val="none" w:sz="0" w:space="0" w:color="auto"/>
          </w:divBdr>
        </w:div>
        <w:div w:id="734623595">
          <w:marLeft w:val="640"/>
          <w:marRight w:val="0"/>
          <w:marTop w:val="0"/>
          <w:marBottom w:val="0"/>
          <w:divBdr>
            <w:top w:val="none" w:sz="0" w:space="0" w:color="auto"/>
            <w:left w:val="none" w:sz="0" w:space="0" w:color="auto"/>
            <w:bottom w:val="none" w:sz="0" w:space="0" w:color="auto"/>
            <w:right w:val="none" w:sz="0" w:space="0" w:color="auto"/>
          </w:divBdr>
        </w:div>
        <w:div w:id="1201094271">
          <w:marLeft w:val="640"/>
          <w:marRight w:val="0"/>
          <w:marTop w:val="0"/>
          <w:marBottom w:val="0"/>
          <w:divBdr>
            <w:top w:val="none" w:sz="0" w:space="0" w:color="auto"/>
            <w:left w:val="none" w:sz="0" w:space="0" w:color="auto"/>
            <w:bottom w:val="none" w:sz="0" w:space="0" w:color="auto"/>
            <w:right w:val="none" w:sz="0" w:space="0" w:color="auto"/>
          </w:divBdr>
        </w:div>
        <w:div w:id="547649142">
          <w:marLeft w:val="640"/>
          <w:marRight w:val="0"/>
          <w:marTop w:val="0"/>
          <w:marBottom w:val="0"/>
          <w:divBdr>
            <w:top w:val="none" w:sz="0" w:space="0" w:color="auto"/>
            <w:left w:val="none" w:sz="0" w:space="0" w:color="auto"/>
            <w:bottom w:val="none" w:sz="0" w:space="0" w:color="auto"/>
            <w:right w:val="none" w:sz="0" w:space="0" w:color="auto"/>
          </w:divBdr>
        </w:div>
        <w:div w:id="1439377035">
          <w:marLeft w:val="640"/>
          <w:marRight w:val="0"/>
          <w:marTop w:val="0"/>
          <w:marBottom w:val="0"/>
          <w:divBdr>
            <w:top w:val="none" w:sz="0" w:space="0" w:color="auto"/>
            <w:left w:val="none" w:sz="0" w:space="0" w:color="auto"/>
            <w:bottom w:val="none" w:sz="0" w:space="0" w:color="auto"/>
            <w:right w:val="none" w:sz="0" w:space="0" w:color="auto"/>
          </w:divBdr>
        </w:div>
        <w:div w:id="364913737">
          <w:marLeft w:val="640"/>
          <w:marRight w:val="0"/>
          <w:marTop w:val="0"/>
          <w:marBottom w:val="0"/>
          <w:divBdr>
            <w:top w:val="none" w:sz="0" w:space="0" w:color="auto"/>
            <w:left w:val="none" w:sz="0" w:space="0" w:color="auto"/>
            <w:bottom w:val="none" w:sz="0" w:space="0" w:color="auto"/>
            <w:right w:val="none" w:sz="0" w:space="0" w:color="auto"/>
          </w:divBdr>
        </w:div>
        <w:div w:id="1440569159">
          <w:marLeft w:val="640"/>
          <w:marRight w:val="0"/>
          <w:marTop w:val="0"/>
          <w:marBottom w:val="0"/>
          <w:divBdr>
            <w:top w:val="none" w:sz="0" w:space="0" w:color="auto"/>
            <w:left w:val="none" w:sz="0" w:space="0" w:color="auto"/>
            <w:bottom w:val="none" w:sz="0" w:space="0" w:color="auto"/>
            <w:right w:val="none" w:sz="0" w:space="0" w:color="auto"/>
          </w:divBdr>
        </w:div>
        <w:div w:id="72121269">
          <w:marLeft w:val="640"/>
          <w:marRight w:val="0"/>
          <w:marTop w:val="0"/>
          <w:marBottom w:val="0"/>
          <w:divBdr>
            <w:top w:val="none" w:sz="0" w:space="0" w:color="auto"/>
            <w:left w:val="none" w:sz="0" w:space="0" w:color="auto"/>
            <w:bottom w:val="none" w:sz="0" w:space="0" w:color="auto"/>
            <w:right w:val="none" w:sz="0" w:space="0" w:color="auto"/>
          </w:divBdr>
        </w:div>
        <w:div w:id="1666200275">
          <w:marLeft w:val="640"/>
          <w:marRight w:val="0"/>
          <w:marTop w:val="0"/>
          <w:marBottom w:val="0"/>
          <w:divBdr>
            <w:top w:val="none" w:sz="0" w:space="0" w:color="auto"/>
            <w:left w:val="none" w:sz="0" w:space="0" w:color="auto"/>
            <w:bottom w:val="none" w:sz="0" w:space="0" w:color="auto"/>
            <w:right w:val="none" w:sz="0" w:space="0" w:color="auto"/>
          </w:divBdr>
        </w:div>
        <w:div w:id="1635714642">
          <w:marLeft w:val="640"/>
          <w:marRight w:val="0"/>
          <w:marTop w:val="0"/>
          <w:marBottom w:val="0"/>
          <w:divBdr>
            <w:top w:val="none" w:sz="0" w:space="0" w:color="auto"/>
            <w:left w:val="none" w:sz="0" w:space="0" w:color="auto"/>
            <w:bottom w:val="none" w:sz="0" w:space="0" w:color="auto"/>
            <w:right w:val="none" w:sz="0" w:space="0" w:color="auto"/>
          </w:divBdr>
        </w:div>
        <w:div w:id="1941640479">
          <w:marLeft w:val="640"/>
          <w:marRight w:val="0"/>
          <w:marTop w:val="0"/>
          <w:marBottom w:val="0"/>
          <w:divBdr>
            <w:top w:val="none" w:sz="0" w:space="0" w:color="auto"/>
            <w:left w:val="none" w:sz="0" w:space="0" w:color="auto"/>
            <w:bottom w:val="none" w:sz="0" w:space="0" w:color="auto"/>
            <w:right w:val="none" w:sz="0" w:space="0" w:color="auto"/>
          </w:divBdr>
        </w:div>
        <w:div w:id="947272181">
          <w:marLeft w:val="640"/>
          <w:marRight w:val="0"/>
          <w:marTop w:val="0"/>
          <w:marBottom w:val="0"/>
          <w:divBdr>
            <w:top w:val="none" w:sz="0" w:space="0" w:color="auto"/>
            <w:left w:val="none" w:sz="0" w:space="0" w:color="auto"/>
            <w:bottom w:val="none" w:sz="0" w:space="0" w:color="auto"/>
            <w:right w:val="none" w:sz="0" w:space="0" w:color="auto"/>
          </w:divBdr>
        </w:div>
        <w:div w:id="392000317">
          <w:marLeft w:val="640"/>
          <w:marRight w:val="0"/>
          <w:marTop w:val="0"/>
          <w:marBottom w:val="0"/>
          <w:divBdr>
            <w:top w:val="none" w:sz="0" w:space="0" w:color="auto"/>
            <w:left w:val="none" w:sz="0" w:space="0" w:color="auto"/>
            <w:bottom w:val="none" w:sz="0" w:space="0" w:color="auto"/>
            <w:right w:val="none" w:sz="0" w:space="0" w:color="auto"/>
          </w:divBdr>
        </w:div>
        <w:div w:id="189729580">
          <w:marLeft w:val="640"/>
          <w:marRight w:val="0"/>
          <w:marTop w:val="0"/>
          <w:marBottom w:val="0"/>
          <w:divBdr>
            <w:top w:val="none" w:sz="0" w:space="0" w:color="auto"/>
            <w:left w:val="none" w:sz="0" w:space="0" w:color="auto"/>
            <w:bottom w:val="none" w:sz="0" w:space="0" w:color="auto"/>
            <w:right w:val="none" w:sz="0" w:space="0" w:color="auto"/>
          </w:divBdr>
        </w:div>
        <w:div w:id="1601722853">
          <w:marLeft w:val="640"/>
          <w:marRight w:val="0"/>
          <w:marTop w:val="0"/>
          <w:marBottom w:val="0"/>
          <w:divBdr>
            <w:top w:val="none" w:sz="0" w:space="0" w:color="auto"/>
            <w:left w:val="none" w:sz="0" w:space="0" w:color="auto"/>
            <w:bottom w:val="none" w:sz="0" w:space="0" w:color="auto"/>
            <w:right w:val="none" w:sz="0" w:space="0" w:color="auto"/>
          </w:divBdr>
        </w:div>
        <w:div w:id="39405234">
          <w:marLeft w:val="640"/>
          <w:marRight w:val="0"/>
          <w:marTop w:val="0"/>
          <w:marBottom w:val="0"/>
          <w:divBdr>
            <w:top w:val="none" w:sz="0" w:space="0" w:color="auto"/>
            <w:left w:val="none" w:sz="0" w:space="0" w:color="auto"/>
            <w:bottom w:val="none" w:sz="0" w:space="0" w:color="auto"/>
            <w:right w:val="none" w:sz="0" w:space="0" w:color="auto"/>
          </w:divBdr>
        </w:div>
        <w:div w:id="1659110153">
          <w:marLeft w:val="640"/>
          <w:marRight w:val="0"/>
          <w:marTop w:val="0"/>
          <w:marBottom w:val="0"/>
          <w:divBdr>
            <w:top w:val="none" w:sz="0" w:space="0" w:color="auto"/>
            <w:left w:val="none" w:sz="0" w:space="0" w:color="auto"/>
            <w:bottom w:val="none" w:sz="0" w:space="0" w:color="auto"/>
            <w:right w:val="none" w:sz="0" w:space="0" w:color="auto"/>
          </w:divBdr>
        </w:div>
        <w:div w:id="470024260">
          <w:marLeft w:val="640"/>
          <w:marRight w:val="0"/>
          <w:marTop w:val="0"/>
          <w:marBottom w:val="0"/>
          <w:divBdr>
            <w:top w:val="none" w:sz="0" w:space="0" w:color="auto"/>
            <w:left w:val="none" w:sz="0" w:space="0" w:color="auto"/>
            <w:bottom w:val="none" w:sz="0" w:space="0" w:color="auto"/>
            <w:right w:val="none" w:sz="0" w:space="0" w:color="auto"/>
          </w:divBdr>
        </w:div>
        <w:div w:id="1959289053">
          <w:marLeft w:val="640"/>
          <w:marRight w:val="0"/>
          <w:marTop w:val="0"/>
          <w:marBottom w:val="0"/>
          <w:divBdr>
            <w:top w:val="none" w:sz="0" w:space="0" w:color="auto"/>
            <w:left w:val="none" w:sz="0" w:space="0" w:color="auto"/>
            <w:bottom w:val="none" w:sz="0" w:space="0" w:color="auto"/>
            <w:right w:val="none" w:sz="0" w:space="0" w:color="auto"/>
          </w:divBdr>
        </w:div>
        <w:div w:id="299387851">
          <w:marLeft w:val="640"/>
          <w:marRight w:val="0"/>
          <w:marTop w:val="0"/>
          <w:marBottom w:val="0"/>
          <w:divBdr>
            <w:top w:val="none" w:sz="0" w:space="0" w:color="auto"/>
            <w:left w:val="none" w:sz="0" w:space="0" w:color="auto"/>
            <w:bottom w:val="none" w:sz="0" w:space="0" w:color="auto"/>
            <w:right w:val="none" w:sz="0" w:space="0" w:color="auto"/>
          </w:divBdr>
        </w:div>
        <w:div w:id="751584165">
          <w:marLeft w:val="640"/>
          <w:marRight w:val="0"/>
          <w:marTop w:val="0"/>
          <w:marBottom w:val="0"/>
          <w:divBdr>
            <w:top w:val="none" w:sz="0" w:space="0" w:color="auto"/>
            <w:left w:val="none" w:sz="0" w:space="0" w:color="auto"/>
            <w:bottom w:val="none" w:sz="0" w:space="0" w:color="auto"/>
            <w:right w:val="none" w:sz="0" w:space="0" w:color="auto"/>
          </w:divBdr>
        </w:div>
        <w:div w:id="869342084">
          <w:marLeft w:val="640"/>
          <w:marRight w:val="0"/>
          <w:marTop w:val="0"/>
          <w:marBottom w:val="0"/>
          <w:divBdr>
            <w:top w:val="none" w:sz="0" w:space="0" w:color="auto"/>
            <w:left w:val="none" w:sz="0" w:space="0" w:color="auto"/>
            <w:bottom w:val="none" w:sz="0" w:space="0" w:color="auto"/>
            <w:right w:val="none" w:sz="0" w:space="0" w:color="auto"/>
          </w:divBdr>
        </w:div>
        <w:div w:id="145518833">
          <w:marLeft w:val="640"/>
          <w:marRight w:val="0"/>
          <w:marTop w:val="0"/>
          <w:marBottom w:val="0"/>
          <w:divBdr>
            <w:top w:val="none" w:sz="0" w:space="0" w:color="auto"/>
            <w:left w:val="none" w:sz="0" w:space="0" w:color="auto"/>
            <w:bottom w:val="none" w:sz="0" w:space="0" w:color="auto"/>
            <w:right w:val="none" w:sz="0" w:space="0" w:color="auto"/>
          </w:divBdr>
        </w:div>
        <w:div w:id="1105464519">
          <w:marLeft w:val="640"/>
          <w:marRight w:val="0"/>
          <w:marTop w:val="0"/>
          <w:marBottom w:val="0"/>
          <w:divBdr>
            <w:top w:val="none" w:sz="0" w:space="0" w:color="auto"/>
            <w:left w:val="none" w:sz="0" w:space="0" w:color="auto"/>
            <w:bottom w:val="none" w:sz="0" w:space="0" w:color="auto"/>
            <w:right w:val="none" w:sz="0" w:space="0" w:color="auto"/>
          </w:divBdr>
        </w:div>
        <w:div w:id="1796866571">
          <w:marLeft w:val="640"/>
          <w:marRight w:val="0"/>
          <w:marTop w:val="0"/>
          <w:marBottom w:val="0"/>
          <w:divBdr>
            <w:top w:val="none" w:sz="0" w:space="0" w:color="auto"/>
            <w:left w:val="none" w:sz="0" w:space="0" w:color="auto"/>
            <w:bottom w:val="none" w:sz="0" w:space="0" w:color="auto"/>
            <w:right w:val="none" w:sz="0" w:space="0" w:color="auto"/>
          </w:divBdr>
        </w:div>
        <w:div w:id="857736804">
          <w:marLeft w:val="640"/>
          <w:marRight w:val="0"/>
          <w:marTop w:val="0"/>
          <w:marBottom w:val="0"/>
          <w:divBdr>
            <w:top w:val="none" w:sz="0" w:space="0" w:color="auto"/>
            <w:left w:val="none" w:sz="0" w:space="0" w:color="auto"/>
            <w:bottom w:val="none" w:sz="0" w:space="0" w:color="auto"/>
            <w:right w:val="none" w:sz="0" w:space="0" w:color="auto"/>
          </w:divBdr>
        </w:div>
      </w:divsChild>
    </w:div>
    <w:div w:id="556361652">
      <w:marLeft w:val="640"/>
      <w:marRight w:val="0"/>
      <w:marTop w:val="0"/>
      <w:marBottom w:val="0"/>
      <w:divBdr>
        <w:top w:val="none" w:sz="0" w:space="0" w:color="auto"/>
        <w:left w:val="none" w:sz="0" w:space="0" w:color="auto"/>
        <w:bottom w:val="none" w:sz="0" w:space="0" w:color="auto"/>
        <w:right w:val="none" w:sz="0" w:space="0" w:color="auto"/>
      </w:divBdr>
    </w:div>
    <w:div w:id="556624634">
      <w:marLeft w:val="0"/>
      <w:marRight w:val="0"/>
      <w:marTop w:val="0"/>
      <w:marBottom w:val="0"/>
      <w:divBdr>
        <w:top w:val="none" w:sz="0" w:space="0" w:color="auto"/>
        <w:left w:val="none" w:sz="0" w:space="0" w:color="auto"/>
        <w:bottom w:val="none" w:sz="0" w:space="0" w:color="auto"/>
        <w:right w:val="none" w:sz="0" w:space="0" w:color="auto"/>
      </w:divBdr>
    </w:div>
    <w:div w:id="556820812">
      <w:marLeft w:val="640"/>
      <w:marRight w:val="0"/>
      <w:marTop w:val="0"/>
      <w:marBottom w:val="0"/>
      <w:divBdr>
        <w:top w:val="none" w:sz="0" w:space="0" w:color="auto"/>
        <w:left w:val="none" w:sz="0" w:space="0" w:color="auto"/>
        <w:bottom w:val="none" w:sz="0" w:space="0" w:color="auto"/>
        <w:right w:val="none" w:sz="0" w:space="0" w:color="auto"/>
      </w:divBdr>
    </w:div>
    <w:div w:id="557209746">
      <w:marLeft w:val="640"/>
      <w:marRight w:val="0"/>
      <w:marTop w:val="0"/>
      <w:marBottom w:val="0"/>
      <w:divBdr>
        <w:top w:val="none" w:sz="0" w:space="0" w:color="auto"/>
        <w:left w:val="none" w:sz="0" w:space="0" w:color="auto"/>
        <w:bottom w:val="none" w:sz="0" w:space="0" w:color="auto"/>
        <w:right w:val="none" w:sz="0" w:space="0" w:color="auto"/>
      </w:divBdr>
    </w:div>
    <w:div w:id="557400539">
      <w:marLeft w:val="0"/>
      <w:marRight w:val="0"/>
      <w:marTop w:val="0"/>
      <w:marBottom w:val="0"/>
      <w:divBdr>
        <w:top w:val="none" w:sz="0" w:space="0" w:color="auto"/>
        <w:left w:val="none" w:sz="0" w:space="0" w:color="auto"/>
        <w:bottom w:val="none" w:sz="0" w:space="0" w:color="auto"/>
        <w:right w:val="none" w:sz="0" w:space="0" w:color="auto"/>
      </w:divBdr>
    </w:div>
    <w:div w:id="561185159">
      <w:marLeft w:val="640"/>
      <w:marRight w:val="0"/>
      <w:marTop w:val="0"/>
      <w:marBottom w:val="0"/>
      <w:divBdr>
        <w:top w:val="none" w:sz="0" w:space="0" w:color="auto"/>
        <w:left w:val="none" w:sz="0" w:space="0" w:color="auto"/>
        <w:bottom w:val="none" w:sz="0" w:space="0" w:color="auto"/>
        <w:right w:val="none" w:sz="0" w:space="0" w:color="auto"/>
      </w:divBdr>
    </w:div>
    <w:div w:id="564608252">
      <w:marLeft w:val="640"/>
      <w:marRight w:val="0"/>
      <w:marTop w:val="0"/>
      <w:marBottom w:val="0"/>
      <w:divBdr>
        <w:top w:val="none" w:sz="0" w:space="0" w:color="auto"/>
        <w:left w:val="none" w:sz="0" w:space="0" w:color="auto"/>
        <w:bottom w:val="none" w:sz="0" w:space="0" w:color="auto"/>
        <w:right w:val="none" w:sz="0" w:space="0" w:color="auto"/>
      </w:divBdr>
    </w:div>
    <w:div w:id="565337817">
      <w:bodyDiv w:val="1"/>
      <w:marLeft w:val="0"/>
      <w:marRight w:val="0"/>
      <w:marTop w:val="0"/>
      <w:marBottom w:val="0"/>
      <w:divBdr>
        <w:top w:val="none" w:sz="0" w:space="0" w:color="auto"/>
        <w:left w:val="none" w:sz="0" w:space="0" w:color="auto"/>
        <w:bottom w:val="none" w:sz="0" w:space="0" w:color="auto"/>
        <w:right w:val="none" w:sz="0" w:space="0" w:color="auto"/>
      </w:divBdr>
      <w:divsChild>
        <w:div w:id="9796587">
          <w:marLeft w:val="640"/>
          <w:marRight w:val="0"/>
          <w:marTop w:val="0"/>
          <w:marBottom w:val="0"/>
          <w:divBdr>
            <w:top w:val="none" w:sz="0" w:space="0" w:color="auto"/>
            <w:left w:val="none" w:sz="0" w:space="0" w:color="auto"/>
            <w:bottom w:val="none" w:sz="0" w:space="0" w:color="auto"/>
            <w:right w:val="none" w:sz="0" w:space="0" w:color="auto"/>
          </w:divBdr>
        </w:div>
        <w:div w:id="70780832">
          <w:marLeft w:val="640"/>
          <w:marRight w:val="0"/>
          <w:marTop w:val="0"/>
          <w:marBottom w:val="0"/>
          <w:divBdr>
            <w:top w:val="none" w:sz="0" w:space="0" w:color="auto"/>
            <w:left w:val="none" w:sz="0" w:space="0" w:color="auto"/>
            <w:bottom w:val="none" w:sz="0" w:space="0" w:color="auto"/>
            <w:right w:val="none" w:sz="0" w:space="0" w:color="auto"/>
          </w:divBdr>
        </w:div>
        <w:div w:id="107817851">
          <w:marLeft w:val="640"/>
          <w:marRight w:val="0"/>
          <w:marTop w:val="0"/>
          <w:marBottom w:val="0"/>
          <w:divBdr>
            <w:top w:val="none" w:sz="0" w:space="0" w:color="auto"/>
            <w:left w:val="none" w:sz="0" w:space="0" w:color="auto"/>
            <w:bottom w:val="none" w:sz="0" w:space="0" w:color="auto"/>
            <w:right w:val="none" w:sz="0" w:space="0" w:color="auto"/>
          </w:divBdr>
        </w:div>
        <w:div w:id="147670398">
          <w:marLeft w:val="640"/>
          <w:marRight w:val="0"/>
          <w:marTop w:val="0"/>
          <w:marBottom w:val="0"/>
          <w:divBdr>
            <w:top w:val="none" w:sz="0" w:space="0" w:color="auto"/>
            <w:left w:val="none" w:sz="0" w:space="0" w:color="auto"/>
            <w:bottom w:val="none" w:sz="0" w:space="0" w:color="auto"/>
            <w:right w:val="none" w:sz="0" w:space="0" w:color="auto"/>
          </w:divBdr>
        </w:div>
        <w:div w:id="187836734">
          <w:marLeft w:val="640"/>
          <w:marRight w:val="0"/>
          <w:marTop w:val="0"/>
          <w:marBottom w:val="0"/>
          <w:divBdr>
            <w:top w:val="none" w:sz="0" w:space="0" w:color="auto"/>
            <w:left w:val="none" w:sz="0" w:space="0" w:color="auto"/>
            <w:bottom w:val="none" w:sz="0" w:space="0" w:color="auto"/>
            <w:right w:val="none" w:sz="0" w:space="0" w:color="auto"/>
          </w:divBdr>
        </w:div>
        <w:div w:id="245116623">
          <w:marLeft w:val="640"/>
          <w:marRight w:val="0"/>
          <w:marTop w:val="0"/>
          <w:marBottom w:val="0"/>
          <w:divBdr>
            <w:top w:val="none" w:sz="0" w:space="0" w:color="auto"/>
            <w:left w:val="none" w:sz="0" w:space="0" w:color="auto"/>
            <w:bottom w:val="none" w:sz="0" w:space="0" w:color="auto"/>
            <w:right w:val="none" w:sz="0" w:space="0" w:color="auto"/>
          </w:divBdr>
        </w:div>
        <w:div w:id="293559664">
          <w:marLeft w:val="640"/>
          <w:marRight w:val="0"/>
          <w:marTop w:val="0"/>
          <w:marBottom w:val="0"/>
          <w:divBdr>
            <w:top w:val="none" w:sz="0" w:space="0" w:color="auto"/>
            <w:left w:val="none" w:sz="0" w:space="0" w:color="auto"/>
            <w:bottom w:val="none" w:sz="0" w:space="0" w:color="auto"/>
            <w:right w:val="none" w:sz="0" w:space="0" w:color="auto"/>
          </w:divBdr>
        </w:div>
        <w:div w:id="316037226">
          <w:marLeft w:val="640"/>
          <w:marRight w:val="0"/>
          <w:marTop w:val="0"/>
          <w:marBottom w:val="0"/>
          <w:divBdr>
            <w:top w:val="none" w:sz="0" w:space="0" w:color="auto"/>
            <w:left w:val="none" w:sz="0" w:space="0" w:color="auto"/>
            <w:bottom w:val="none" w:sz="0" w:space="0" w:color="auto"/>
            <w:right w:val="none" w:sz="0" w:space="0" w:color="auto"/>
          </w:divBdr>
        </w:div>
        <w:div w:id="455413740">
          <w:marLeft w:val="640"/>
          <w:marRight w:val="0"/>
          <w:marTop w:val="0"/>
          <w:marBottom w:val="0"/>
          <w:divBdr>
            <w:top w:val="none" w:sz="0" w:space="0" w:color="auto"/>
            <w:left w:val="none" w:sz="0" w:space="0" w:color="auto"/>
            <w:bottom w:val="none" w:sz="0" w:space="0" w:color="auto"/>
            <w:right w:val="none" w:sz="0" w:space="0" w:color="auto"/>
          </w:divBdr>
        </w:div>
        <w:div w:id="459080724">
          <w:marLeft w:val="640"/>
          <w:marRight w:val="0"/>
          <w:marTop w:val="0"/>
          <w:marBottom w:val="0"/>
          <w:divBdr>
            <w:top w:val="none" w:sz="0" w:space="0" w:color="auto"/>
            <w:left w:val="none" w:sz="0" w:space="0" w:color="auto"/>
            <w:bottom w:val="none" w:sz="0" w:space="0" w:color="auto"/>
            <w:right w:val="none" w:sz="0" w:space="0" w:color="auto"/>
          </w:divBdr>
        </w:div>
        <w:div w:id="484012788">
          <w:marLeft w:val="640"/>
          <w:marRight w:val="0"/>
          <w:marTop w:val="0"/>
          <w:marBottom w:val="0"/>
          <w:divBdr>
            <w:top w:val="none" w:sz="0" w:space="0" w:color="auto"/>
            <w:left w:val="none" w:sz="0" w:space="0" w:color="auto"/>
            <w:bottom w:val="none" w:sz="0" w:space="0" w:color="auto"/>
            <w:right w:val="none" w:sz="0" w:space="0" w:color="auto"/>
          </w:divBdr>
        </w:div>
        <w:div w:id="528252890">
          <w:marLeft w:val="640"/>
          <w:marRight w:val="0"/>
          <w:marTop w:val="0"/>
          <w:marBottom w:val="0"/>
          <w:divBdr>
            <w:top w:val="none" w:sz="0" w:space="0" w:color="auto"/>
            <w:left w:val="none" w:sz="0" w:space="0" w:color="auto"/>
            <w:bottom w:val="none" w:sz="0" w:space="0" w:color="auto"/>
            <w:right w:val="none" w:sz="0" w:space="0" w:color="auto"/>
          </w:divBdr>
        </w:div>
        <w:div w:id="548034470">
          <w:marLeft w:val="640"/>
          <w:marRight w:val="0"/>
          <w:marTop w:val="0"/>
          <w:marBottom w:val="0"/>
          <w:divBdr>
            <w:top w:val="none" w:sz="0" w:space="0" w:color="auto"/>
            <w:left w:val="none" w:sz="0" w:space="0" w:color="auto"/>
            <w:bottom w:val="none" w:sz="0" w:space="0" w:color="auto"/>
            <w:right w:val="none" w:sz="0" w:space="0" w:color="auto"/>
          </w:divBdr>
        </w:div>
        <w:div w:id="587737040">
          <w:marLeft w:val="640"/>
          <w:marRight w:val="0"/>
          <w:marTop w:val="0"/>
          <w:marBottom w:val="0"/>
          <w:divBdr>
            <w:top w:val="none" w:sz="0" w:space="0" w:color="auto"/>
            <w:left w:val="none" w:sz="0" w:space="0" w:color="auto"/>
            <w:bottom w:val="none" w:sz="0" w:space="0" w:color="auto"/>
            <w:right w:val="none" w:sz="0" w:space="0" w:color="auto"/>
          </w:divBdr>
        </w:div>
        <w:div w:id="629477447">
          <w:marLeft w:val="640"/>
          <w:marRight w:val="0"/>
          <w:marTop w:val="0"/>
          <w:marBottom w:val="0"/>
          <w:divBdr>
            <w:top w:val="none" w:sz="0" w:space="0" w:color="auto"/>
            <w:left w:val="none" w:sz="0" w:space="0" w:color="auto"/>
            <w:bottom w:val="none" w:sz="0" w:space="0" w:color="auto"/>
            <w:right w:val="none" w:sz="0" w:space="0" w:color="auto"/>
          </w:divBdr>
        </w:div>
        <w:div w:id="634145524">
          <w:marLeft w:val="640"/>
          <w:marRight w:val="0"/>
          <w:marTop w:val="0"/>
          <w:marBottom w:val="0"/>
          <w:divBdr>
            <w:top w:val="none" w:sz="0" w:space="0" w:color="auto"/>
            <w:left w:val="none" w:sz="0" w:space="0" w:color="auto"/>
            <w:bottom w:val="none" w:sz="0" w:space="0" w:color="auto"/>
            <w:right w:val="none" w:sz="0" w:space="0" w:color="auto"/>
          </w:divBdr>
        </w:div>
        <w:div w:id="637612848">
          <w:marLeft w:val="640"/>
          <w:marRight w:val="0"/>
          <w:marTop w:val="0"/>
          <w:marBottom w:val="0"/>
          <w:divBdr>
            <w:top w:val="none" w:sz="0" w:space="0" w:color="auto"/>
            <w:left w:val="none" w:sz="0" w:space="0" w:color="auto"/>
            <w:bottom w:val="none" w:sz="0" w:space="0" w:color="auto"/>
            <w:right w:val="none" w:sz="0" w:space="0" w:color="auto"/>
          </w:divBdr>
        </w:div>
        <w:div w:id="765492499">
          <w:marLeft w:val="640"/>
          <w:marRight w:val="0"/>
          <w:marTop w:val="0"/>
          <w:marBottom w:val="0"/>
          <w:divBdr>
            <w:top w:val="none" w:sz="0" w:space="0" w:color="auto"/>
            <w:left w:val="none" w:sz="0" w:space="0" w:color="auto"/>
            <w:bottom w:val="none" w:sz="0" w:space="0" w:color="auto"/>
            <w:right w:val="none" w:sz="0" w:space="0" w:color="auto"/>
          </w:divBdr>
        </w:div>
        <w:div w:id="808979441">
          <w:marLeft w:val="640"/>
          <w:marRight w:val="0"/>
          <w:marTop w:val="0"/>
          <w:marBottom w:val="0"/>
          <w:divBdr>
            <w:top w:val="none" w:sz="0" w:space="0" w:color="auto"/>
            <w:left w:val="none" w:sz="0" w:space="0" w:color="auto"/>
            <w:bottom w:val="none" w:sz="0" w:space="0" w:color="auto"/>
            <w:right w:val="none" w:sz="0" w:space="0" w:color="auto"/>
          </w:divBdr>
        </w:div>
        <w:div w:id="813106180">
          <w:marLeft w:val="640"/>
          <w:marRight w:val="0"/>
          <w:marTop w:val="0"/>
          <w:marBottom w:val="0"/>
          <w:divBdr>
            <w:top w:val="none" w:sz="0" w:space="0" w:color="auto"/>
            <w:left w:val="none" w:sz="0" w:space="0" w:color="auto"/>
            <w:bottom w:val="none" w:sz="0" w:space="0" w:color="auto"/>
            <w:right w:val="none" w:sz="0" w:space="0" w:color="auto"/>
          </w:divBdr>
        </w:div>
        <w:div w:id="847251469">
          <w:marLeft w:val="640"/>
          <w:marRight w:val="0"/>
          <w:marTop w:val="0"/>
          <w:marBottom w:val="0"/>
          <w:divBdr>
            <w:top w:val="none" w:sz="0" w:space="0" w:color="auto"/>
            <w:left w:val="none" w:sz="0" w:space="0" w:color="auto"/>
            <w:bottom w:val="none" w:sz="0" w:space="0" w:color="auto"/>
            <w:right w:val="none" w:sz="0" w:space="0" w:color="auto"/>
          </w:divBdr>
        </w:div>
        <w:div w:id="884096477">
          <w:marLeft w:val="640"/>
          <w:marRight w:val="0"/>
          <w:marTop w:val="0"/>
          <w:marBottom w:val="0"/>
          <w:divBdr>
            <w:top w:val="none" w:sz="0" w:space="0" w:color="auto"/>
            <w:left w:val="none" w:sz="0" w:space="0" w:color="auto"/>
            <w:bottom w:val="none" w:sz="0" w:space="0" w:color="auto"/>
            <w:right w:val="none" w:sz="0" w:space="0" w:color="auto"/>
          </w:divBdr>
        </w:div>
        <w:div w:id="910696777">
          <w:marLeft w:val="640"/>
          <w:marRight w:val="0"/>
          <w:marTop w:val="0"/>
          <w:marBottom w:val="0"/>
          <w:divBdr>
            <w:top w:val="none" w:sz="0" w:space="0" w:color="auto"/>
            <w:left w:val="none" w:sz="0" w:space="0" w:color="auto"/>
            <w:bottom w:val="none" w:sz="0" w:space="0" w:color="auto"/>
            <w:right w:val="none" w:sz="0" w:space="0" w:color="auto"/>
          </w:divBdr>
        </w:div>
        <w:div w:id="937106088">
          <w:marLeft w:val="640"/>
          <w:marRight w:val="0"/>
          <w:marTop w:val="0"/>
          <w:marBottom w:val="0"/>
          <w:divBdr>
            <w:top w:val="none" w:sz="0" w:space="0" w:color="auto"/>
            <w:left w:val="none" w:sz="0" w:space="0" w:color="auto"/>
            <w:bottom w:val="none" w:sz="0" w:space="0" w:color="auto"/>
            <w:right w:val="none" w:sz="0" w:space="0" w:color="auto"/>
          </w:divBdr>
        </w:div>
        <w:div w:id="945649955">
          <w:marLeft w:val="640"/>
          <w:marRight w:val="0"/>
          <w:marTop w:val="0"/>
          <w:marBottom w:val="0"/>
          <w:divBdr>
            <w:top w:val="none" w:sz="0" w:space="0" w:color="auto"/>
            <w:left w:val="none" w:sz="0" w:space="0" w:color="auto"/>
            <w:bottom w:val="none" w:sz="0" w:space="0" w:color="auto"/>
            <w:right w:val="none" w:sz="0" w:space="0" w:color="auto"/>
          </w:divBdr>
        </w:div>
        <w:div w:id="1009985600">
          <w:marLeft w:val="640"/>
          <w:marRight w:val="0"/>
          <w:marTop w:val="0"/>
          <w:marBottom w:val="0"/>
          <w:divBdr>
            <w:top w:val="none" w:sz="0" w:space="0" w:color="auto"/>
            <w:left w:val="none" w:sz="0" w:space="0" w:color="auto"/>
            <w:bottom w:val="none" w:sz="0" w:space="0" w:color="auto"/>
            <w:right w:val="none" w:sz="0" w:space="0" w:color="auto"/>
          </w:divBdr>
        </w:div>
        <w:div w:id="1122378288">
          <w:marLeft w:val="640"/>
          <w:marRight w:val="0"/>
          <w:marTop w:val="0"/>
          <w:marBottom w:val="0"/>
          <w:divBdr>
            <w:top w:val="none" w:sz="0" w:space="0" w:color="auto"/>
            <w:left w:val="none" w:sz="0" w:space="0" w:color="auto"/>
            <w:bottom w:val="none" w:sz="0" w:space="0" w:color="auto"/>
            <w:right w:val="none" w:sz="0" w:space="0" w:color="auto"/>
          </w:divBdr>
        </w:div>
        <w:div w:id="1135950614">
          <w:marLeft w:val="640"/>
          <w:marRight w:val="0"/>
          <w:marTop w:val="0"/>
          <w:marBottom w:val="0"/>
          <w:divBdr>
            <w:top w:val="none" w:sz="0" w:space="0" w:color="auto"/>
            <w:left w:val="none" w:sz="0" w:space="0" w:color="auto"/>
            <w:bottom w:val="none" w:sz="0" w:space="0" w:color="auto"/>
            <w:right w:val="none" w:sz="0" w:space="0" w:color="auto"/>
          </w:divBdr>
        </w:div>
        <w:div w:id="1244149188">
          <w:marLeft w:val="640"/>
          <w:marRight w:val="0"/>
          <w:marTop w:val="0"/>
          <w:marBottom w:val="0"/>
          <w:divBdr>
            <w:top w:val="none" w:sz="0" w:space="0" w:color="auto"/>
            <w:left w:val="none" w:sz="0" w:space="0" w:color="auto"/>
            <w:bottom w:val="none" w:sz="0" w:space="0" w:color="auto"/>
            <w:right w:val="none" w:sz="0" w:space="0" w:color="auto"/>
          </w:divBdr>
        </w:div>
        <w:div w:id="1454864248">
          <w:marLeft w:val="640"/>
          <w:marRight w:val="0"/>
          <w:marTop w:val="0"/>
          <w:marBottom w:val="0"/>
          <w:divBdr>
            <w:top w:val="none" w:sz="0" w:space="0" w:color="auto"/>
            <w:left w:val="none" w:sz="0" w:space="0" w:color="auto"/>
            <w:bottom w:val="none" w:sz="0" w:space="0" w:color="auto"/>
            <w:right w:val="none" w:sz="0" w:space="0" w:color="auto"/>
          </w:divBdr>
        </w:div>
        <w:div w:id="1508524353">
          <w:marLeft w:val="640"/>
          <w:marRight w:val="0"/>
          <w:marTop w:val="0"/>
          <w:marBottom w:val="0"/>
          <w:divBdr>
            <w:top w:val="none" w:sz="0" w:space="0" w:color="auto"/>
            <w:left w:val="none" w:sz="0" w:space="0" w:color="auto"/>
            <w:bottom w:val="none" w:sz="0" w:space="0" w:color="auto"/>
            <w:right w:val="none" w:sz="0" w:space="0" w:color="auto"/>
          </w:divBdr>
        </w:div>
        <w:div w:id="1510870715">
          <w:marLeft w:val="640"/>
          <w:marRight w:val="0"/>
          <w:marTop w:val="0"/>
          <w:marBottom w:val="0"/>
          <w:divBdr>
            <w:top w:val="none" w:sz="0" w:space="0" w:color="auto"/>
            <w:left w:val="none" w:sz="0" w:space="0" w:color="auto"/>
            <w:bottom w:val="none" w:sz="0" w:space="0" w:color="auto"/>
            <w:right w:val="none" w:sz="0" w:space="0" w:color="auto"/>
          </w:divBdr>
        </w:div>
        <w:div w:id="1550603820">
          <w:marLeft w:val="640"/>
          <w:marRight w:val="0"/>
          <w:marTop w:val="0"/>
          <w:marBottom w:val="0"/>
          <w:divBdr>
            <w:top w:val="none" w:sz="0" w:space="0" w:color="auto"/>
            <w:left w:val="none" w:sz="0" w:space="0" w:color="auto"/>
            <w:bottom w:val="none" w:sz="0" w:space="0" w:color="auto"/>
            <w:right w:val="none" w:sz="0" w:space="0" w:color="auto"/>
          </w:divBdr>
        </w:div>
        <w:div w:id="1672638586">
          <w:marLeft w:val="640"/>
          <w:marRight w:val="0"/>
          <w:marTop w:val="0"/>
          <w:marBottom w:val="0"/>
          <w:divBdr>
            <w:top w:val="none" w:sz="0" w:space="0" w:color="auto"/>
            <w:left w:val="none" w:sz="0" w:space="0" w:color="auto"/>
            <w:bottom w:val="none" w:sz="0" w:space="0" w:color="auto"/>
            <w:right w:val="none" w:sz="0" w:space="0" w:color="auto"/>
          </w:divBdr>
        </w:div>
        <w:div w:id="1694727102">
          <w:marLeft w:val="640"/>
          <w:marRight w:val="0"/>
          <w:marTop w:val="0"/>
          <w:marBottom w:val="0"/>
          <w:divBdr>
            <w:top w:val="none" w:sz="0" w:space="0" w:color="auto"/>
            <w:left w:val="none" w:sz="0" w:space="0" w:color="auto"/>
            <w:bottom w:val="none" w:sz="0" w:space="0" w:color="auto"/>
            <w:right w:val="none" w:sz="0" w:space="0" w:color="auto"/>
          </w:divBdr>
        </w:div>
        <w:div w:id="1697926718">
          <w:marLeft w:val="640"/>
          <w:marRight w:val="0"/>
          <w:marTop w:val="0"/>
          <w:marBottom w:val="0"/>
          <w:divBdr>
            <w:top w:val="none" w:sz="0" w:space="0" w:color="auto"/>
            <w:left w:val="none" w:sz="0" w:space="0" w:color="auto"/>
            <w:bottom w:val="none" w:sz="0" w:space="0" w:color="auto"/>
            <w:right w:val="none" w:sz="0" w:space="0" w:color="auto"/>
          </w:divBdr>
        </w:div>
        <w:div w:id="1794129297">
          <w:marLeft w:val="640"/>
          <w:marRight w:val="0"/>
          <w:marTop w:val="0"/>
          <w:marBottom w:val="0"/>
          <w:divBdr>
            <w:top w:val="none" w:sz="0" w:space="0" w:color="auto"/>
            <w:left w:val="none" w:sz="0" w:space="0" w:color="auto"/>
            <w:bottom w:val="none" w:sz="0" w:space="0" w:color="auto"/>
            <w:right w:val="none" w:sz="0" w:space="0" w:color="auto"/>
          </w:divBdr>
        </w:div>
        <w:div w:id="1800998890">
          <w:marLeft w:val="640"/>
          <w:marRight w:val="0"/>
          <w:marTop w:val="0"/>
          <w:marBottom w:val="0"/>
          <w:divBdr>
            <w:top w:val="none" w:sz="0" w:space="0" w:color="auto"/>
            <w:left w:val="none" w:sz="0" w:space="0" w:color="auto"/>
            <w:bottom w:val="none" w:sz="0" w:space="0" w:color="auto"/>
            <w:right w:val="none" w:sz="0" w:space="0" w:color="auto"/>
          </w:divBdr>
        </w:div>
        <w:div w:id="1816412225">
          <w:marLeft w:val="640"/>
          <w:marRight w:val="0"/>
          <w:marTop w:val="0"/>
          <w:marBottom w:val="0"/>
          <w:divBdr>
            <w:top w:val="none" w:sz="0" w:space="0" w:color="auto"/>
            <w:left w:val="none" w:sz="0" w:space="0" w:color="auto"/>
            <w:bottom w:val="none" w:sz="0" w:space="0" w:color="auto"/>
            <w:right w:val="none" w:sz="0" w:space="0" w:color="auto"/>
          </w:divBdr>
        </w:div>
        <w:div w:id="1888293499">
          <w:marLeft w:val="640"/>
          <w:marRight w:val="0"/>
          <w:marTop w:val="0"/>
          <w:marBottom w:val="0"/>
          <w:divBdr>
            <w:top w:val="none" w:sz="0" w:space="0" w:color="auto"/>
            <w:left w:val="none" w:sz="0" w:space="0" w:color="auto"/>
            <w:bottom w:val="none" w:sz="0" w:space="0" w:color="auto"/>
            <w:right w:val="none" w:sz="0" w:space="0" w:color="auto"/>
          </w:divBdr>
        </w:div>
        <w:div w:id="1942451380">
          <w:marLeft w:val="640"/>
          <w:marRight w:val="0"/>
          <w:marTop w:val="0"/>
          <w:marBottom w:val="0"/>
          <w:divBdr>
            <w:top w:val="none" w:sz="0" w:space="0" w:color="auto"/>
            <w:left w:val="none" w:sz="0" w:space="0" w:color="auto"/>
            <w:bottom w:val="none" w:sz="0" w:space="0" w:color="auto"/>
            <w:right w:val="none" w:sz="0" w:space="0" w:color="auto"/>
          </w:divBdr>
        </w:div>
        <w:div w:id="1989430182">
          <w:marLeft w:val="640"/>
          <w:marRight w:val="0"/>
          <w:marTop w:val="0"/>
          <w:marBottom w:val="0"/>
          <w:divBdr>
            <w:top w:val="none" w:sz="0" w:space="0" w:color="auto"/>
            <w:left w:val="none" w:sz="0" w:space="0" w:color="auto"/>
            <w:bottom w:val="none" w:sz="0" w:space="0" w:color="auto"/>
            <w:right w:val="none" w:sz="0" w:space="0" w:color="auto"/>
          </w:divBdr>
        </w:div>
        <w:div w:id="2116778559">
          <w:marLeft w:val="640"/>
          <w:marRight w:val="0"/>
          <w:marTop w:val="0"/>
          <w:marBottom w:val="0"/>
          <w:divBdr>
            <w:top w:val="none" w:sz="0" w:space="0" w:color="auto"/>
            <w:left w:val="none" w:sz="0" w:space="0" w:color="auto"/>
            <w:bottom w:val="none" w:sz="0" w:space="0" w:color="auto"/>
            <w:right w:val="none" w:sz="0" w:space="0" w:color="auto"/>
          </w:divBdr>
        </w:div>
        <w:div w:id="2118912882">
          <w:marLeft w:val="640"/>
          <w:marRight w:val="0"/>
          <w:marTop w:val="0"/>
          <w:marBottom w:val="0"/>
          <w:divBdr>
            <w:top w:val="none" w:sz="0" w:space="0" w:color="auto"/>
            <w:left w:val="none" w:sz="0" w:space="0" w:color="auto"/>
            <w:bottom w:val="none" w:sz="0" w:space="0" w:color="auto"/>
            <w:right w:val="none" w:sz="0" w:space="0" w:color="auto"/>
          </w:divBdr>
        </w:div>
      </w:divsChild>
    </w:div>
    <w:div w:id="565411709">
      <w:marLeft w:val="0"/>
      <w:marRight w:val="0"/>
      <w:marTop w:val="0"/>
      <w:marBottom w:val="0"/>
      <w:divBdr>
        <w:top w:val="none" w:sz="0" w:space="0" w:color="auto"/>
        <w:left w:val="none" w:sz="0" w:space="0" w:color="auto"/>
        <w:bottom w:val="none" w:sz="0" w:space="0" w:color="auto"/>
        <w:right w:val="none" w:sz="0" w:space="0" w:color="auto"/>
      </w:divBdr>
    </w:div>
    <w:div w:id="566653773">
      <w:bodyDiv w:val="1"/>
      <w:marLeft w:val="0"/>
      <w:marRight w:val="0"/>
      <w:marTop w:val="0"/>
      <w:marBottom w:val="0"/>
      <w:divBdr>
        <w:top w:val="none" w:sz="0" w:space="0" w:color="auto"/>
        <w:left w:val="none" w:sz="0" w:space="0" w:color="auto"/>
        <w:bottom w:val="none" w:sz="0" w:space="0" w:color="auto"/>
        <w:right w:val="none" w:sz="0" w:space="0" w:color="auto"/>
      </w:divBdr>
      <w:divsChild>
        <w:div w:id="93062844">
          <w:marLeft w:val="640"/>
          <w:marRight w:val="0"/>
          <w:marTop w:val="0"/>
          <w:marBottom w:val="0"/>
          <w:divBdr>
            <w:top w:val="none" w:sz="0" w:space="0" w:color="auto"/>
            <w:left w:val="none" w:sz="0" w:space="0" w:color="auto"/>
            <w:bottom w:val="none" w:sz="0" w:space="0" w:color="auto"/>
            <w:right w:val="none" w:sz="0" w:space="0" w:color="auto"/>
          </w:divBdr>
        </w:div>
        <w:div w:id="232012662">
          <w:marLeft w:val="640"/>
          <w:marRight w:val="0"/>
          <w:marTop w:val="0"/>
          <w:marBottom w:val="0"/>
          <w:divBdr>
            <w:top w:val="none" w:sz="0" w:space="0" w:color="auto"/>
            <w:left w:val="none" w:sz="0" w:space="0" w:color="auto"/>
            <w:bottom w:val="none" w:sz="0" w:space="0" w:color="auto"/>
            <w:right w:val="none" w:sz="0" w:space="0" w:color="auto"/>
          </w:divBdr>
        </w:div>
        <w:div w:id="258804098">
          <w:marLeft w:val="640"/>
          <w:marRight w:val="0"/>
          <w:marTop w:val="0"/>
          <w:marBottom w:val="0"/>
          <w:divBdr>
            <w:top w:val="none" w:sz="0" w:space="0" w:color="auto"/>
            <w:left w:val="none" w:sz="0" w:space="0" w:color="auto"/>
            <w:bottom w:val="none" w:sz="0" w:space="0" w:color="auto"/>
            <w:right w:val="none" w:sz="0" w:space="0" w:color="auto"/>
          </w:divBdr>
        </w:div>
        <w:div w:id="283705413">
          <w:marLeft w:val="640"/>
          <w:marRight w:val="0"/>
          <w:marTop w:val="0"/>
          <w:marBottom w:val="0"/>
          <w:divBdr>
            <w:top w:val="none" w:sz="0" w:space="0" w:color="auto"/>
            <w:left w:val="none" w:sz="0" w:space="0" w:color="auto"/>
            <w:bottom w:val="none" w:sz="0" w:space="0" w:color="auto"/>
            <w:right w:val="none" w:sz="0" w:space="0" w:color="auto"/>
          </w:divBdr>
        </w:div>
        <w:div w:id="292951477">
          <w:marLeft w:val="640"/>
          <w:marRight w:val="0"/>
          <w:marTop w:val="0"/>
          <w:marBottom w:val="0"/>
          <w:divBdr>
            <w:top w:val="none" w:sz="0" w:space="0" w:color="auto"/>
            <w:left w:val="none" w:sz="0" w:space="0" w:color="auto"/>
            <w:bottom w:val="none" w:sz="0" w:space="0" w:color="auto"/>
            <w:right w:val="none" w:sz="0" w:space="0" w:color="auto"/>
          </w:divBdr>
        </w:div>
        <w:div w:id="394547808">
          <w:marLeft w:val="640"/>
          <w:marRight w:val="0"/>
          <w:marTop w:val="0"/>
          <w:marBottom w:val="0"/>
          <w:divBdr>
            <w:top w:val="none" w:sz="0" w:space="0" w:color="auto"/>
            <w:left w:val="none" w:sz="0" w:space="0" w:color="auto"/>
            <w:bottom w:val="none" w:sz="0" w:space="0" w:color="auto"/>
            <w:right w:val="none" w:sz="0" w:space="0" w:color="auto"/>
          </w:divBdr>
        </w:div>
        <w:div w:id="404185481">
          <w:marLeft w:val="640"/>
          <w:marRight w:val="0"/>
          <w:marTop w:val="0"/>
          <w:marBottom w:val="0"/>
          <w:divBdr>
            <w:top w:val="none" w:sz="0" w:space="0" w:color="auto"/>
            <w:left w:val="none" w:sz="0" w:space="0" w:color="auto"/>
            <w:bottom w:val="none" w:sz="0" w:space="0" w:color="auto"/>
            <w:right w:val="none" w:sz="0" w:space="0" w:color="auto"/>
          </w:divBdr>
        </w:div>
        <w:div w:id="410853439">
          <w:marLeft w:val="640"/>
          <w:marRight w:val="0"/>
          <w:marTop w:val="0"/>
          <w:marBottom w:val="0"/>
          <w:divBdr>
            <w:top w:val="none" w:sz="0" w:space="0" w:color="auto"/>
            <w:left w:val="none" w:sz="0" w:space="0" w:color="auto"/>
            <w:bottom w:val="none" w:sz="0" w:space="0" w:color="auto"/>
            <w:right w:val="none" w:sz="0" w:space="0" w:color="auto"/>
          </w:divBdr>
        </w:div>
        <w:div w:id="464352865">
          <w:marLeft w:val="640"/>
          <w:marRight w:val="0"/>
          <w:marTop w:val="0"/>
          <w:marBottom w:val="0"/>
          <w:divBdr>
            <w:top w:val="none" w:sz="0" w:space="0" w:color="auto"/>
            <w:left w:val="none" w:sz="0" w:space="0" w:color="auto"/>
            <w:bottom w:val="none" w:sz="0" w:space="0" w:color="auto"/>
            <w:right w:val="none" w:sz="0" w:space="0" w:color="auto"/>
          </w:divBdr>
        </w:div>
        <w:div w:id="530148726">
          <w:marLeft w:val="640"/>
          <w:marRight w:val="0"/>
          <w:marTop w:val="0"/>
          <w:marBottom w:val="0"/>
          <w:divBdr>
            <w:top w:val="none" w:sz="0" w:space="0" w:color="auto"/>
            <w:left w:val="none" w:sz="0" w:space="0" w:color="auto"/>
            <w:bottom w:val="none" w:sz="0" w:space="0" w:color="auto"/>
            <w:right w:val="none" w:sz="0" w:space="0" w:color="auto"/>
          </w:divBdr>
        </w:div>
        <w:div w:id="594939522">
          <w:marLeft w:val="640"/>
          <w:marRight w:val="0"/>
          <w:marTop w:val="0"/>
          <w:marBottom w:val="0"/>
          <w:divBdr>
            <w:top w:val="none" w:sz="0" w:space="0" w:color="auto"/>
            <w:left w:val="none" w:sz="0" w:space="0" w:color="auto"/>
            <w:bottom w:val="none" w:sz="0" w:space="0" w:color="auto"/>
            <w:right w:val="none" w:sz="0" w:space="0" w:color="auto"/>
          </w:divBdr>
        </w:div>
        <w:div w:id="630088357">
          <w:marLeft w:val="640"/>
          <w:marRight w:val="0"/>
          <w:marTop w:val="0"/>
          <w:marBottom w:val="0"/>
          <w:divBdr>
            <w:top w:val="none" w:sz="0" w:space="0" w:color="auto"/>
            <w:left w:val="none" w:sz="0" w:space="0" w:color="auto"/>
            <w:bottom w:val="none" w:sz="0" w:space="0" w:color="auto"/>
            <w:right w:val="none" w:sz="0" w:space="0" w:color="auto"/>
          </w:divBdr>
        </w:div>
        <w:div w:id="671181569">
          <w:marLeft w:val="640"/>
          <w:marRight w:val="0"/>
          <w:marTop w:val="0"/>
          <w:marBottom w:val="0"/>
          <w:divBdr>
            <w:top w:val="none" w:sz="0" w:space="0" w:color="auto"/>
            <w:left w:val="none" w:sz="0" w:space="0" w:color="auto"/>
            <w:bottom w:val="none" w:sz="0" w:space="0" w:color="auto"/>
            <w:right w:val="none" w:sz="0" w:space="0" w:color="auto"/>
          </w:divBdr>
        </w:div>
        <w:div w:id="739525258">
          <w:marLeft w:val="640"/>
          <w:marRight w:val="0"/>
          <w:marTop w:val="0"/>
          <w:marBottom w:val="0"/>
          <w:divBdr>
            <w:top w:val="none" w:sz="0" w:space="0" w:color="auto"/>
            <w:left w:val="none" w:sz="0" w:space="0" w:color="auto"/>
            <w:bottom w:val="none" w:sz="0" w:space="0" w:color="auto"/>
            <w:right w:val="none" w:sz="0" w:space="0" w:color="auto"/>
          </w:divBdr>
        </w:div>
        <w:div w:id="852038509">
          <w:marLeft w:val="640"/>
          <w:marRight w:val="0"/>
          <w:marTop w:val="0"/>
          <w:marBottom w:val="0"/>
          <w:divBdr>
            <w:top w:val="none" w:sz="0" w:space="0" w:color="auto"/>
            <w:left w:val="none" w:sz="0" w:space="0" w:color="auto"/>
            <w:bottom w:val="none" w:sz="0" w:space="0" w:color="auto"/>
            <w:right w:val="none" w:sz="0" w:space="0" w:color="auto"/>
          </w:divBdr>
        </w:div>
        <w:div w:id="905796370">
          <w:marLeft w:val="640"/>
          <w:marRight w:val="0"/>
          <w:marTop w:val="0"/>
          <w:marBottom w:val="0"/>
          <w:divBdr>
            <w:top w:val="none" w:sz="0" w:space="0" w:color="auto"/>
            <w:left w:val="none" w:sz="0" w:space="0" w:color="auto"/>
            <w:bottom w:val="none" w:sz="0" w:space="0" w:color="auto"/>
            <w:right w:val="none" w:sz="0" w:space="0" w:color="auto"/>
          </w:divBdr>
        </w:div>
        <w:div w:id="979924684">
          <w:marLeft w:val="640"/>
          <w:marRight w:val="0"/>
          <w:marTop w:val="0"/>
          <w:marBottom w:val="0"/>
          <w:divBdr>
            <w:top w:val="none" w:sz="0" w:space="0" w:color="auto"/>
            <w:left w:val="none" w:sz="0" w:space="0" w:color="auto"/>
            <w:bottom w:val="none" w:sz="0" w:space="0" w:color="auto"/>
            <w:right w:val="none" w:sz="0" w:space="0" w:color="auto"/>
          </w:divBdr>
        </w:div>
        <w:div w:id="984548095">
          <w:marLeft w:val="640"/>
          <w:marRight w:val="0"/>
          <w:marTop w:val="0"/>
          <w:marBottom w:val="0"/>
          <w:divBdr>
            <w:top w:val="none" w:sz="0" w:space="0" w:color="auto"/>
            <w:left w:val="none" w:sz="0" w:space="0" w:color="auto"/>
            <w:bottom w:val="none" w:sz="0" w:space="0" w:color="auto"/>
            <w:right w:val="none" w:sz="0" w:space="0" w:color="auto"/>
          </w:divBdr>
        </w:div>
        <w:div w:id="1018043793">
          <w:marLeft w:val="640"/>
          <w:marRight w:val="0"/>
          <w:marTop w:val="0"/>
          <w:marBottom w:val="0"/>
          <w:divBdr>
            <w:top w:val="none" w:sz="0" w:space="0" w:color="auto"/>
            <w:left w:val="none" w:sz="0" w:space="0" w:color="auto"/>
            <w:bottom w:val="none" w:sz="0" w:space="0" w:color="auto"/>
            <w:right w:val="none" w:sz="0" w:space="0" w:color="auto"/>
          </w:divBdr>
        </w:div>
        <w:div w:id="1042175037">
          <w:marLeft w:val="640"/>
          <w:marRight w:val="0"/>
          <w:marTop w:val="0"/>
          <w:marBottom w:val="0"/>
          <w:divBdr>
            <w:top w:val="none" w:sz="0" w:space="0" w:color="auto"/>
            <w:left w:val="none" w:sz="0" w:space="0" w:color="auto"/>
            <w:bottom w:val="none" w:sz="0" w:space="0" w:color="auto"/>
            <w:right w:val="none" w:sz="0" w:space="0" w:color="auto"/>
          </w:divBdr>
        </w:div>
        <w:div w:id="1086029174">
          <w:marLeft w:val="640"/>
          <w:marRight w:val="0"/>
          <w:marTop w:val="0"/>
          <w:marBottom w:val="0"/>
          <w:divBdr>
            <w:top w:val="none" w:sz="0" w:space="0" w:color="auto"/>
            <w:left w:val="none" w:sz="0" w:space="0" w:color="auto"/>
            <w:bottom w:val="none" w:sz="0" w:space="0" w:color="auto"/>
            <w:right w:val="none" w:sz="0" w:space="0" w:color="auto"/>
          </w:divBdr>
        </w:div>
        <w:div w:id="1087656349">
          <w:marLeft w:val="640"/>
          <w:marRight w:val="0"/>
          <w:marTop w:val="0"/>
          <w:marBottom w:val="0"/>
          <w:divBdr>
            <w:top w:val="none" w:sz="0" w:space="0" w:color="auto"/>
            <w:left w:val="none" w:sz="0" w:space="0" w:color="auto"/>
            <w:bottom w:val="none" w:sz="0" w:space="0" w:color="auto"/>
            <w:right w:val="none" w:sz="0" w:space="0" w:color="auto"/>
          </w:divBdr>
        </w:div>
        <w:div w:id="1190945900">
          <w:marLeft w:val="640"/>
          <w:marRight w:val="0"/>
          <w:marTop w:val="0"/>
          <w:marBottom w:val="0"/>
          <w:divBdr>
            <w:top w:val="none" w:sz="0" w:space="0" w:color="auto"/>
            <w:left w:val="none" w:sz="0" w:space="0" w:color="auto"/>
            <w:bottom w:val="none" w:sz="0" w:space="0" w:color="auto"/>
            <w:right w:val="none" w:sz="0" w:space="0" w:color="auto"/>
          </w:divBdr>
        </w:div>
        <w:div w:id="1234388219">
          <w:marLeft w:val="640"/>
          <w:marRight w:val="0"/>
          <w:marTop w:val="0"/>
          <w:marBottom w:val="0"/>
          <w:divBdr>
            <w:top w:val="none" w:sz="0" w:space="0" w:color="auto"/>
            <w:left w:val="none" w:sz="0" w:space="0" w:color="auto"/>
            <w:bottom w:val="none" w:sz="0" w:space="0" w:color="auto"/>
            <w:right w:val="none" w:sz="0" w:space="0" w:color="auto"/>
          </w:divBdr>
        </w:div>
        <w:div w:id="1309632836">
          <w:marLeft w:val="640"/>
          <w:marRight w:val="0"/>
          <w:marTop w:val="0"/>
          <w:marBottom w:val="0"/>
          <w:divBdr>
            <w:top w:val="none" w:sz="0" w:space="0" w:color="auto"/>
            <w:left w:val="none" w:sz="0" w:space="0" w:color="auto"/>
            <w:bottom w:val="none" w:sz="0" w:space="0" w:color="auto"/>
            <w:right w:val="none" w:sz="0" w:space="0" w:color="auto"/>
          </w:divBdr>
        </w:div>
        <w:div w:id="1312323587">
          <w:marLeft w:val="640"/>
          <w:marRight w:val="0"/>
          <w:marTop w:val="0"/>
          <w:marBottom w:val="0"/>
          <w:divBdr>
            <w:top w:val="none" w:sz="0" w:space="0" w:color="auto"/>
            <w:left w:val="none" w:sz="0" w:space="0" w:color="auto"/>
            <w:bottom w:val="none" w:sz="0" w:space="0" w:color="auto"/>
            <w:right w:val="none" w:sz="0" w:space="0" w:color="auto"/>
          </w:divBdr>
        </w:div>
        <w:div w:id="1374843569">
          <w:marLeft w:val="640"/>
          <w:marRight w:val="0"/>
          <w:marTop w:val="0"/>
          <w:marBottom w:val="0"/>
          <w:divBdr>
            <w:top w:val="none" w:sz="0" w:space="0" w:color="auto"/>
            <w:left w:val="none" w:sz="0" w:space="0" w:color="auto"/>
            <w:bottom w:val="none" w:sz="0" w:space="0" w:color="auto"/>
            <w:right w:val="none" w:sz="0" w:space="0" w:color="auto"/>
          </w:divBdr>
        </w:div>
        <w:div w:id="1446314266">
          <w:marLeft w:val="640"/>
          <w:marRight w:val="0"/>
          <w:marTop w:val="0"/>
          <w:marBottom w:val="0"/>
          <w:divBdr>
            <w:top w:val="none" w:sz="0" w:space="0" w:color="auto"/>
            <w:left w:val="none" w:sz="0" w:space="0" w:color="auto"/>
            <w:bottom w:val="none" w:sz="0" w:space="0" w:color="auto"/>
            <w:right w:val="none" w:sz="0" w:space="0" w:color="auto"/>
          </w:divBdr>
        </w:div>
        <w:div w:id="1479031312">
          <w:marLeft w:val="640"/>
          <w:marRight w:val="0"/>
          <w:marTop w:val="0"/>
          <w:marBottom w:val="0"/>
          <w:divBdr>
            <w:top w:val="none" w:sz="0" w:space="0" w:color="auto"/>
            <w:left w:val="none" w:sz="0" w:space="0" w:color="auto"/>
            <w:bottom w:val="none" w:sz="0" w:space="0" w:color="auto"/>
            <w:right w:val="none" w:sz="0" w:space="0" w:color="auto"/>
          </w:divBdr>
        </w:div>
        <w:div w:id="1485858806">
          <w:marLeft w:val="640"/>
          <w:marRight w:val="0"/>
          <w:marTop w:val="0"/>
          <w:marBottom w:val="0"/>
          <w:divBdr>
            <w:top w:val="none" w:sz="0" w:space="0" w:color="auto"/>
            <w:left w:val="none" w:sz="0" w:space="0" w:color="auto"/>
            <w:bottom w:val="none" w:sz="0" w:space="0" w:color="auto"/>
            <w:right w:val="none" w:sz="0" w:space="0" w:color="auto"/>
          </w:divBdr>
        </w:div>
        <w:div w:id="1539465055">
          <w:marLeft w:val="640"/>
          <w:marRight w:val="0"/>
          <w:marTop w:val="0"/>
          <w:marBottom w:val="0"/>
          <w:divBdr>
            <w:top w:val="none" w:sz="0" w:space="0" w:color="auto"/>
            <w:left w:val="none" w:sz="0" w:space="0" w:color="auto"/>
            <w:bottom w:val="none" w:sz="0" w:space="0" w:color="auto"/>
            <w:right w:val="none" w:sz="0" w:space="0" w:color="auto"/>
          </w:divBdr>
        </w:div>
        <w:div w:id="1577090637">
          <w:marLeft w:val="640"/>
          <w:marRight w:val="0"/>
          <w:marTop w:val="0"/>
          <w:marBottom w:val="0"/>
          <w:divBdr>
            <w:top w:val="none" w:sz="0" w:space="0" w:color="auto"/>
            <w:left w:val="none" w:sz="0" w:space="0" w:color="auto"/>
            <w:bottom w:val="none" w:sz="0" w:space="0" w:color="auto"/>
            <w:right w:val="none" w:sz="0" w:space="0" w:color="auto"/>
          </w:divBdr>
        </w:div>
        <w:div w:id="1610240203">
          <w:marLeft w:val="640"/>
          <w:marRight w:val="0"/>
          <w:marTop w:val="0"/>
          <w:marBottom w:val="0"/>
          <w:divBdr>
            <w:top w:val="none" w:sz="0" w:space="0" w:color="auto"/>
            <w:left w:val="none" w:sz="0" w:space="0" w:color="auto"/>
            <w:bottom w:val="none" w:sz="0" w:space="0" w:color="auto"/>
            <w:right w:val="none" w:sz="0" w:space="0" w:color="auto"/>
          </w:divBdr>
        </w:div>
        <w:div w:id="1613319169">
          <w:marLeft w:val="640"/>
          <w:marRight w:val="0"/>
          <w:marTop w:val="0"/>
          <w:marBottom w:val="0"/>
          <w:divBdr>
            <w:top w:val="none" w:sz="0" w:space="0" w:color="auto"/>
            <w:left w:val="none" w:sz="0" w:space="0" w:color="auto"/>
            <w:bottom w:val="none" w:sz="0" w:space="0" w:color="auto"/>
            <w:right w:val="none" w:sz="0" w:space="0" w:color="auto"/>
          </w:divBdr>
        </w:div>
        <w:div w:id="1648050927">
          <w:marLeft w:val="640"/>
          <w:marRight w:val="0"/>
          <w:marTop w:val="0"/>
          <w:marBottom w:val="0"/>
          <w:divBdr>
            <w:top w:val="none" w:sz="0" w:space="0" w:color="auto"/>
            <w:left w:val="none" w:sz="0" w:space="0" w:color="auto"/>
            <w:bottom w:val="none" w:sz="0" w:space="0" w:color="auto"/>
            <w:right w:val="none" w:sz="0" w:space="0" w:color="auto"/>
          </w:divBdr>
        </w:div>
        <w:div w:id="1716005536">
          <w:marLeft w:val="640"/>
          <w:marRight w:val="0"/>
          <w:marTop w:val="0"/>
          <w:marBottom w:val="0"/>
          <w:divBdr>
            <w:top w:val="none" w:sz="0" w:space="0" w:color="auto"/>
            <w:left w:val="none" w:sz="0" w:space="0" w:color="auto"/>
            <w:bottom w:val="none" w:sz="0" w:space="0" w:color="auto"/>
            <w:right w:val="none" w:sz="0" w:space="0" w:color="auto"/>
          </w:divBdr>
        </w:div>
        <w:div w:id="1720131908">
          <w:marLeft w:val="640"/>
          <w:marRight w:val="0"/>
          <w:marTop w:val="0"/>
          <w:marBottom w:val="0"/>
          <w:divBdr>
            <w:top w:val="none" w:sz="0" w:space="0" w:color="auto"/>
            <w:left w:val="none" w:sz="0" w:space="0" w:color="auto"/>
            <w:bottom w:val="none" w:sz="0" w:space="0" w:color="auto"/>
            <w:right w:val="none" w:sz="0" w:space="0" w:color="auto"/>
          </w:divBdr>
        </w:div>
        <w:div w:id="1721048099">
          <w:marLeft w:val="640"/>
          <w:marRight w:val="0"/>
          <w:marTop w:val="0"/>
          <w:marBottom w:val="0"/>
          <w:divBdr>
            <w:top w:val="none" w:sz="0" w:space="0" w:color="auto"/>
            <w:left w:val="none" w:sz="0" w:space="0" w:color="auto"/>
            <w:bottom w:val="none" w:sz="0" w:space="0" w:color="auto"/>
            <w:right w:val="none" w:sz="0" w:space="0" w:color="auto"/>
          </w:divBdr>
        </w:div>
        <w:div w:id="1806970603">
          <w:marLeft w:val="640"/>
          <w:marRight w:val="0"/>
          <w:marTop w:val="0"/>
          <w:marBottom w:val="0"/>
          <w:divBdr>
            <w:top w:val="none" w:sz="0" w:space="0" w:color="auto"/>
            <w:left w:val="none" w:sz="0" w:space="0" w:color="auto"/>
            <w:bottom w:val="none" w:sz="0" w:space="0" w:color="auto"/>
            <w:right w:val="none" w:sz="0" w:space="0" w:color="auto"/>
          </w:divBdr>
        </w:div>
        <w:div w:id="1836262388">
          <w:marLeft w:val="640"/>
          <w:marRight w:val="0"/>
          <w:marTop w:val="0"/>
          <w:marBottom w:val="0"/>
          <w:divBdr>
            <w:top w:val="none" w:sz="0" w:space="0" w:color="auto"/>
            <w:left w:val="none" w:sz="0" w:space="0" w:color="auto"/>
            <w:bottom w:val="none" w:sz="0" w:space="0" w:color="auto"/>
            <w:right w:val="none" w:sz="0" w:space="0" w:color="auto"/>
          </w:divBdr>
        </w:div>
        <w:div w:id="1903755496">
          <w:marLeft w:val="640"/>
          <w:marRight w:val="0"/>
          <w:marTop w:val="0"/>
          <w:marBottom w:val="0"/>
          <w:divBdr>
            <w:top w:val="none" w:sz="0" w:space="0" w:color="auto"/>
            <w:left w:val="none" w:sz="0" w:space="0" w:color="auto"/>
            <w:bottom w:val="none" w:sz="0" w:space="0" w:color="auto"/>
            <w:right w:val="none" w:sz="0" w:space="0" w:color="auto"/>
          </w:divBdr>
        </w:div>
        <w:div w:id="1949698841">
          <w:marLeft w:val="640"/>
          <w:marRight w:val="0"/>
          <w:marTop w:val="0"/>
          <w:marBottom w:val="0"/>
          <w:divBdr>
            <w:top w:val="none" w:sz="0" w:space="0" w:color="auto"/>
            <w:left w:val="none" w:sz="0" w:space="0" w:color="auto"/>
            <w:bottom w:val="none" w:sz="0" w:space="0" w:color="auto"/>
            <w:right w:val="none" w:sz="0" w:space="0" w:color="auto"/>
          </w:divBdr>
        </w:div>
        <w:div w:id="1969508849">
          <w:marLeft w:val="640"/>
          <w:marRight w:val="0"/>
          <w:marTop w:val="0"/>
          <w:marBottom w:val="0"/>
          <w:divBdr>
            <w:top w:val="none" w:sz="0" w:space="0" w:color="auto"/>
            <w:left w:val="none" w:sz="0" w:space="0" w:color="auto"/>
            <w:bottom w:val="none" w:sz="0" w:space="0" w:color="auto"/>
            <w:right w:val="none" w:sz="0" w:space="0" w:color="auto"/>
          </w:divBdr>
        </w:div>
        <w:div w:id="2002272920">
          <w:marLeft w:val="640"/>
          <w:marRight w:val="0"/>
          <w:marTop w:val="0"/>
          <w:marBottom w:val="0"/>
          <w:divBdr>
            <w:top w:val="none" w:sz="0" w:space="0" w:color="auto"/>
            <w:left w:val="none" w:sz="0" w:space="0" w:color="auto"/>
            <w:bottom w:val="none" w:sz="0" w:space="0" w:color="auto"/>
            <w:right w:val="none" w:sz="0" w:space="0" w:color="auto"/>
          </w:divBdr>
        </w:div>
        <w:div w:id="2037729780">
          <w:marLeft w:val="640"/>
          <w:marRight w:val="0"/>
          <w:marTop w:val="0"/>
          <w:marBottom w:val="0"/>
          <w:divBdr>
            <w:top w:val="none" w:sz="0" w:space="0" w:color="auto"/>
            <w:left w:val="none" w:sz="0" w:space="0" w:color="auto"/>
            <w:bottom w:val="none" w:sz="0" w:space="0" w:color="auto"/>
            <w:right w:val="none" w:sz="0" w:space="0" w:color="auto"/>
          </w:divBdr>
        </w:div>
        <w:div w:id="2058508267">
          <w:marLeft w:val="640"/>
          <w:marRight w:val="0"/>
          <w:marTop w:val="0"/>
          <w:marBottom w:val="0"/>
          <w:divBdr>
            <w:top w:val="none" w:sz="0" w:space="0" w:color="auto"/>
            <w:left w:val="none" w:sz="0" w:space="0" w:color="auto"/>
            <w:bottom w:val="none" w:sz="0" w:space="0" w:color="auto"/>
            <w:right w:val="none" w:sz="0" w:space="0" w:color="auto"/>
          </w:divBdr>
        </w:div>
        <w:div w:id="2061054842">
          <w:marLeft w:val="640"/>
          <w:marRight w:val="0"/>
          <w:marTop w:val="0"/>
          <w:marBottom w:val="0"/>
          <w:divBdr>
            <w:top w:val="none" w:sz="0" w:space="0" w:color="auto"/>
            <w:left w:val="none" w:sz="0" w:space="0" w:color="auto"/>
            <w:bottom w:val="none" w:sz="0" w:space="0" w:color="auto"/>
            <w:right w:val="none" w:sz="0" w:space="0" w:color="auto"/>
          </w:divBdr>
        </w:div>
        <w:div w:id="2101751274">
          <w:marLeft w:val="640"/>
          <w:marRight w:val="0"/>
          <w:marTop w:val="0"/>
          <w:marBottom w:val="0"/>
          <w:divBdr>
            <w:top w:val="none" w:sz="0" w:space="0" w:color="auto"/>
            <w:left w:val="none" w:sz="0" w:space="0" w:color="auto"/>
            <w:bottom w:val="none" w:sz="0" w:space="0" w:color="auto"/>
            <w:right w:val="none" w:sz="0" w:space="0" w:color="auto"/>
          </w:divBdr>
        </w:div>
      </w:divsChild>
    </w:div>
    <w:div w:id="567225473">
      <w:bodyDiv w:val="1"/>
      <w:marLeft w:val="0"/>
      <w:marRight w:val="0"/>
      <w:marTop w:val="0"/>
      <w:marBottom w:val="0"/>
      <w:divBdr>
        <w:top w:val="none" w:sz="0" w:space="0" w:color="auto"/>
        <w:left w:val="none" w:sz="0" w:space="0" w:color="auto"/>
        <w:bottom w:val="none" w:sz="0" w:space="0" w:color="auto"/>
        <w:right w:val="none" w:sz="0" w:space="0" w:color="auto"/>
      </w:divBdr>
      <w:divsChild>
        <w:div w:id="1136919768">
          <w:marLeft w:val="640"/>
          <w:marRight w:val="0"/>
          <w:marTop w:val="0"/>
          <w:marBottom w:val="0"/>
          <w:divBdr>
            <w:top w:val="none" w:sz="0" w:space="0" w:color="auto"/>
            <w:left w:val="none" w:sz="0" w:space="0" w:color="auto"/>
            <w:bottom w:val="none" w:sz="0" w:space="0" w:color="auto"/>
            <w:right w:val="none" w:sz="0" w:space="0" w:color="auto"/>
          </w:divBdr>
        </w:div>
        <w:div w:id="1975914842">
          <w:marLeft w:val="640"/>
          <w:marRight w:val="0"/>
          <w:marTop w:val="0"/>
          <w:marBottom w:val="0"/>
          <w:divBdr>
            <w:top w:val="none" w:sz="0" w:space="0" w:color="auto"/>
            <w:left w:val="none" w:sz="0" w:space="0" w:color="auto"/>
            <w:bottom w:val="none" w:sz="0" w:space="0" w:color="auto"/>
            <w:right w:val="none" w:sz="0" w:space="0" w:color="auto"/>
          </w:divBdr>
        </w:div>
        <w:div w:id="705178350">
          <w:marLeft w:val="640"/>
          <w:marRight w:val="0"/>
          <w:marTop w:val="0"/>
          <w:marBottom w:val="0"/>
          <w:divBdr>
            <w:top w:val="none" w:sz="0" w:space="0" w:color="auto"/>
            <w:left w:val="none" w:sz="0" w:space="0" w:color="auto"/>
            <w:bottom w:val="none" w:sz="0" w:space="0" w:color="auto"/>
            <w:right w:val="none" w:sz="0" w:space="0" w:color="auto"/>
          </w:divBdr>
        </w:div>
        <w:div w:id="795947919">
          <w:marLeft w:val="640"/>
          <w:marRight w:val="0"/>
          <w:marTop w:val="0"/>
          <w:marBottom w:val="0"/>
          <w:divBdr>
            <w:top w:val="none" w:sz="0" w:space="0" w:color="auto"/>
            <w:left w:val="none" w:sz="0" w:space="0" w:color="auto"/>
            <w:bottom w:val="none" w:sz="0" w:space="0" w:color="auto"/>
            <w:right w:val="none" w:sz="0" w:space="0" w:color="auto"/>
          </w:divBdr>
        </w:div>
        <w:div w:id="1973975302">
          <w:marLeft w:val="640"/>
          <w:marRight w:val="0"/>
          <w:marTop w:val="0"/>
          <w:marBottom w:val="0"/>
          <w:divBdr>
            <w:top w:val="none" w:sz="0" w:space="0" w:color="auto"/>
            <w:left w:val="none" w:sz="0" w:space="0" w:color="auto"/>
            <w:bottom w:val="none" w:sz="0" w:space="0" w:color="auto"/>
            <w:right w:val="none" w:sz="0" w:space="0" w:color="auto"/>
          </w:divBdr>
        </w:div>
        <w:div w:id="627005907">
          <w:marLeft w:val="640"/>
          <w:marRight w:val="0"/>
          <w:marTop w:val="0"/>
          <w:marBottom w:val="0"/>
          <w:divBdr>
            <w:top w:val="none" w:sz="0" w:space="0" w:color="auto"/>
            <w:left w:val="none" w:sz="0" w:space="0" w:color="auto"/>
            <w:bottom w:val="none" w:sz="0" w:space="0" w:color="auto"/>
            <w:right w:val="none" w:sz="0" w:space="0" w:color="auto"/>
          </w:divBdr>
        </w:div>
        <w:div w:id="692144979">
          <w:marLeft w:val="640"/>
          <w:marRight w:val="0"/>
          <w:marTop w:val="0"/>
          <w:marBottom w:val="0"/>
          <w:divBdr>
            <w:top w:val="none" w:sz="0" w:space="0" w:color="auto"/>
            <w:left w:val="none" w:sz="0" w:space="0" w:color="auto"/>
            <w:bottom w:val="none" w:sz="0" w:space="0" w:color="auto"/>
            <w:right w:val="none" w:sz="0" w:space="0" w:color="auto"/>
          </w:divBdr>
        </w:div>
        <w:div w:id="574127890">
          <w:marLeft w:val="640"/>
          <w:marRight w:val="0"/>
          <w:marTop w:val="0"/>
          <w:marBottom w:val="0"/>
          <w:divBdr>
            <w:top w:val="none" w:sz="0" w:space="0" w:color="auto"/>
            <w:left w:val="none" w:sz="0" w:space="0" w:color="auto"/>
            <w:bottom w:val="none" w:sz="0" w:space="0" w:color="auto"/>
            <w:right w:val="none" w:sz="0" w:space="0" w:color="auto"/>
          </w:divBdr>
        </w:div>
        <w:div w:id="724259781">
          <w:marLeft w:val="640"/>
          <w:marRight w:val="0"/>
          <w:marTop w:val="0"/>
          <w:marBottom w:val="0"/>
          <w:divBdr>
            <w:top w:val="none" w:sz="0" w:space="0" w:color="auto"/>
            <w:left w:val="none" w:sz="0" w:space="0" w:color="auto"/>
            <w:bottom w:val="none" w:sz="0" w:space="0" w:color="auto"/>
            <w:right w:val="none" w:sz="0" w:space="0" w:color="auto"/>
          </w:divBdr>
        </w:div>
        <w:div w:id="1829831510">
          <w:marLeft w:val="640"/>
          <w:marRight w:val="0"/>
          <w:marTop w:val="0"/>
          <w:marBottom w:val="0"/>
          <w:divBdr>
            <w:top w:val="none" w:sz="0" w:space="0" w:color="auto"/>
            <w:left w:val="none" w:sz="0" w:space="0" w:color="auto"/>
            <w:bottom w:val="none" w:sz="0" w:space="0" w:color="auto"/>
            <w:right w:val="none" w:sz="0" w:space="0" w:color="auto"/>
          </w:divBdr>
        </w:div>
        <w:div w:id="1267344732">
          <w:marLeft w:val="640"/>
          <w:marRight w:val="0"/>
          <w:marTop w:val="0"/>
          <w:marBottom w:val="0"/>
          <w:divBdr>
            <w:top w:val="none" w:sz="0" w:space="0" w:color="auto"/>
            <w:left w:val="none" w:sz="0" w:space="0" w:color="auto"/>
            <w:bottom w:val="none" w:sz="0" w:space="0" w:color="auto"/>
            <w:right w:val="none" w:sz="0" w:space="0" w:color="auto"/>
          </w:divBdr>
        </w:div>
        <w:div w:id="74137243">
          <w:marLeft w:val="640"/>
          <w:marRight w:val="0"/>
          <w:marTop w:val="0"/>
          <w:marBottom w:val="0"/>
          <w:divBdr>
            <w:top w:val="none" w:sz="0" w:space="0" w:color="auto"/>
            <w:left w:val="none" w:sz="0" w:space="0" w:color="auto"/>
            <w:bottom w:val="none" w:sz="0" w:space="0" w:color="auto"/>
            <w:right w:val="none" w:sz="0" w:space="0" w:color="auto"/>
          </w:divBdr>
        </w:div>
        <w:div w:id="1191338465">
          <w:marLeft w:val="640"/>
          <w:marRight w:val="0"/>
          <w:marTop w:val="0"/>
          <w:marBottom w:val="0"/>
          <w:divBdr>
            <w:top w:val="none" w:sz="0" w:space="0" w:color="auto"/>
            <w:left w:val="none" w:sz="0" w:space="0" w:color="auto"/>
            <w:bottom w:val="none" w:sz="0" w:space="0" w:color="auto"/>
            <w:right w:val="none" w:sz="0" w:space="0" w:color="auto"/>
          </w:divBdr>
        </w:div>
        <w:div w:id="1277132690">
          <w:marLeft w:val="640"/>
          <w:marRight w:val="0"/>
          <w:marTop w:val="0"/>
          <w:marBottom w:val="0"/>
          <w:divBdr>
            <w:top w:val="none" w:sz="0" w:space="0" w:color="auto"/>
            <w:left w:val="none" w:sz="0" w:space="0" w:color="auto"/>
            <w:bottom w:val="none" w:sz="0" w:space="0" w:color="auto"/>
            <w:right w:val="none" w:sz="0" w:space="0" w:color="auto"/>
          </w:divBdr>
        </w:div>
        <w:div w:id="153645735">
          <w:marLeft w:val="640"/>
          <w:marRight w:val="0"/>
          <w:marTop w:val="0"/>
          <w:marBottom w:val="0"/>
          <w:divBdr>
            <w:top w:val="none" w:sz="0" w:space="0" w:color="auto"/>
            <w:left w:val="none" w:sz="0" w:space="0" w:color="auto"/>
            <w:bottom w:val="none" w:sz="0" w:space="0" w:color="auto"/>
            <w:right w:val="none" w:sz="0" w:space="0" w:color="auto"/>
          </w:divBdr>
        </w:div>
        <w:div w:id="1141658385">
          <w:marLeft w:val="640"/>
          <w:marRight w:val="0"/>
          <w:marTop w:val="0"/>
          <w:marBottom w:val="0"/>
          <w:divBdr>
            <w:top w:val="none" w:sz="0" w:space="0" w:color="auto"/>
            <w:left w:val="none" w:sz="0" w:space="0" w:color="auto"/>
            <w:bottom w:val="none" w:sz="0" w:space="0" w:color="auto"/>
            <w:right w:val="none" w:sz="0" w:space="0" w:color="auto"/>
          </w:divBdr>
        </w:div>
        <w:div w:id="969093790">
          <w:marLeft w:val="640"/>
          <w:marRight w:val="0"/>
          <w:marTop w:val="0"/>
          <w:marBottom w:val="0"/>
          <w:divBdr>
            <w:top w:val="none" w:sz="0" w:space="0" w:color="auto"/>
            <w:left w:val="none" w:sz="0" w:space="0" w:color="auto"/>
            <w:bottom w:val="none" w:sz="0" w:space="0" w:color="auto"/>
            <w:right w:val="none" w:sz="0" w:space="0" w:color="auto"/>
          </w:divBdr>
        </w:div>
        <w:div w:id="937326807">
          <w:marLeft w:val="640"/>
          <w:marRight w:val="0"/>
          <w:marTop w:val="0"/>
          <w:marBottom w:val="0"/>
          <w:divBdr>
            <w:top w:val="none" w:sz="0" w:space="0" w:color="auto"/>
            <w:left w:val="none" w:sz="0" w:space="0" w:color="auto"/>
            <w:bottom w:val="none" w:sz="0" w:space="0" w:color="auto"/>
            <w:right w:val="none" w:sz="0" w:space="0" w:color="auto"/>
          </w:divBdr>
        </w:div>
        <w:div w:id="1785659774">
          <w:marLeft w:val="640"/>
          <w:marRight w:val="0"/>
          <w:marTop w:val="0"/>
          <w:marBottom w:val="0"/>
          <w:divBdr>
            <w:top w:val="none" w:sz="0" w:space="0" w:color="auto"/>
            <w:left w:val="none" w:sz="0" w:space="0" w:color="auto"/>
            <w:bottom w:val="none" w:sz="0" w:space="0" w:color="auto"/>
            <w:right w:val="none" w:sz="0" w:space="0" w:color="auto"/>
          </w:divBdr>
        </w:div>
        <w:div w:id="876433268">
          <w:marLeft w:val="640"/>
          <w:marRight w:val="0"/>
          <w:marTop w:val="0"/>
          <w:marBottom w:val="0"/>
          <w:divBdr>
            <w:top w:val="none" w:sz="0" w:space="0" w:color="auto"/>
            <w:left w:val="none" w:sz="0" w:space="0" w:color="auto"/>
            <w:bottom w:val="none" w:sz="0" w:space="0" w:color="auto"/>
            <w:right w:val="none" w:sz="0" w:space="0" w:color="auto"/>
          </w:divBdr>
        </w:div>
        <w:div w:id="67312524">
          <w:marLeft w:val="640"/>
          <w:marRight w:val="0"/>
          <w:marTop w:val="0"/>
          <w:marBottom w:val="0"/>
          <w:divBdr>
            <w:top w:val="none" w:sz="0" w:space="0" w:color="auto"/>
            <w:left w:val="none" w:sz="0" w:space="0" w:color="auto"/>
            <w:bottom w:val="none" w:sz="0" w:space="0" w:color="auto"/>
            <w:right w:val="none" w:sz="0" w:space="0" w:color="auto"/>
          </w:divBdr>
        </w:div>
        <w:div w:id="2121142916">
          <w:marLeft w:val="640"/>
          <w:marRight w:val="0"/>
          <w:marTop w:val="0"/>
          <w:marBottom w:val="0"/>
          <w:divBdr>
            <w:top w:val="none" w:sz="0" w:space="0" w:color="auto"/>
            <w:left w:val="none" w:sz="0" w:space="0" w:color="auto"/>
            <w:bottom w:val="none" w:sz="0" w:space="0" w:color="auto"/>
            <w:right w:val="none" w:sz="0" w:space="0" w:color="auto"/>
          </w:divBdr>
        </w:div>
        <w:div w:id="437142279">
          <w:marLeft w:val="640"/>
          <w:marRight w:val="0"/>
          <w:marTop w:val="0"/>
          <w:marBottom w:val="0"/>
          <w:divBdr>
            <w:top w:val="none" w:sz="0" w:space="0" w:color="auto"/>
            <w:left w:val="none" w:sz="0" w:space="0" w:color="auto"/>
            <w:bottom w:val="none" w:sz="0" w:space="0" w:color="auto"/>
            <w:right w:val="none" w:sz="0" w:space="0" w:color="auto"/>
          </w:divBdr>
        </w:div>
        <w:div w:id="1629513207">
          <w:marLeft w:val="640"/>
          <w:marRight w:val="0"/>
          <w:marTop w:val="0"/>
          <w:marBottom w:val="0"/>
          <w:divBdr>
            <w:top w:val="none" w:sz="0" w:space="0" w:color="auto"/>
            <w:left w:val="none" w:sz="0" w:space="0" w:color="auto"/>
            <w:bottom w:val="none" w:sz="0" w:space="0" w:color="auto"/>
            <w:right w:val="none" w:sz="0" w:space="0" w:color="auto"/>
          </w:divBdr>
        </w:div>
        <w:div w:id="567883131">
          <w:marLeft w:val="640"/>
          <w:marRight w:val="0"/>
          <w:marTop w:val="0"/>
          <w:marBottom w:val="0"/>
          <w:divBdr>
            <w:top w:val="none" w:sz="0" w:space="0" w:color="auto"/>
            <w:left w:val="none" w:sz="0" w:space="0" w:color="auto"/>
            <w:bottom w:val="none" w:sz="0" w:space="0" w:color="auto"/>
            <w:right w:val="none" w:sz="0" w:space="0" w:color="auto"/>
          </w:divBdr>
        </w:div>
        <w:div w:id="1054432369">
          <w:marLeft w:val="640"/>
          <w:marRight w:val="0"/>
          <w:marTop w:val="0"/>
          <w:marBottom w:val="0"/>
          <w:divBdr>
            <w:top w:val="none" w:sz="0" w:space="0" w:color="auto"/>
            <w:left w:val="none" w:sz="0" w:space="0" w:color="auto"/>
            <w:bottom w:val="none" w:sz="0" w:space="0" w:color="auto"/>
            <w:right w:val="none" w:sz="0" w:space="0" w:color="auto"/>
          </w:divBdr>
        </w:div>
        <w:div w:id="1183325042">
          <w:marLeft w:val="640"/>
          <w:marRight w:val="0"/>
          <w:marTop w:val="0"/>
          <w:marBottom w:val="0"/>
          <w:divBdr>
            <w:top w:val="none" w:sz="0" w:space="0" w:color="auto"/>
            <w:left w:val="none" w:sz="0" w:space="0" w:color="auto"/>
            <w:bottom w:val="none" w:sz="0" w:space="0" w:color="auto"/>
            <w:right w:val="none" w:sz="0" w:space="0" w:color="auto"/>
          </w:divBdr>
        </w:div>
        <w:div w:id="370423834">
          <w:marLeft w:val="640"/>
          <w:marRight w:val="0"/>
          <w:marTop w:val="0"/>
          <w:marBottom w:val="0"/>
          <w:divBdr>
            <w:top w:val="none" w:sz="0" w:space="0" w:color="auto"/>
            <w:left w:val="none" w:sz="0" w:space="0" w:color="auto"/>
            <w:bottom w:val="none" w:sz="0" w:space="0" w:color="auto"/>
            <w:right w:val="none" w:sz="0" w:space="0" w:color="auto"/>
          </w:divBdr>
        </w:div>
        <w:div w:id="1523545254">
          <w:marLeft w:val="640"/>
          <w:marRight w:val="0"/>
          <w:marTop w:val="0"/>
          <w:marBottom w:val="0"/>
          <w:divBdr>
            <w:top w:val="none" w:sz="0" w:space="0" w:color="auto"/>
            <w:left w:val="none" w:sz="0" w:space="0" w:color="auto"/>
            <w:bottom w:val="none" w:sz="0" w:space="0" w:color="auto"/>
            <w:right w:val="none" w:sz="0" w:space="0" w:color="auto"/>
          </w:divBdr>
        </w:div>
        <w:div w:id="401485859">
          <w:marLeft w:val="640"/>
          <w:marRight w:val="0"/>
          <w:marTop w:val="0"/>
          <w:marBottom w:val="0"/>
          <w:divBdr>
            <w:top w:val="none" w:sz="0" w:space="0" w:color="auto"/>
            <w:left w:val="none" w:sz="0" w:space="0" w:color="auto"/>
            <w:bottom w:val="none" w:sz="0" w:space="0" w:color="auto"/>
            <w:right w:val="none" w:sz="0" w:space="0" w:color="auto"/>
          </w:divBdr>
        </w:div>
        <w:div w:id="734813497">
          <w:marLeft w:val="640"/>
          <w:marRight w:val="0"/>
          <w:marTop w:val="0"/>
          <w:marBottom w:val="0"/>
          <w:divBdr>
            <w:top w:val="none" w:sz="0" w:space="0" w:color="auto"/>
            <w:left w:val="none" w:sz="0" w:space="0" w:color="auto"/>
            <w:bottom w:val="none" w:sz="0" w:space="0" w:color="auto"/>
            <w:right w:val="none" w:sz="0" w:space="0" w:color="auto"/>
          </w:divBdr>
        </w:div>
        <w:div w:id="121970109">
          <w:marLeft w:val="640"/>
          <w:marRight w:val="0"/>
          <w:marTop w:val="0"/>
          <w:marBottom w:val="0"/>
          <w:divBdr>
            <w:top w:val="none" w:sz="0" w:space="0" w:color="auto"/>
            <w:left w:val="none" w:sz="0" w:space="0" w:color="auto"/>
            <w:bottom w:val="none" w:sz="0" w:space="0" w:color="auto"/>
            <w:right w:val="none" w:sz="0" w:space="0" w:color="auto"/>
          </w:divBdr>
        </w:div>
        <w:div w:id="1364013217">
          <w:marLeft w:val="640"/>
          <w:marRight w:val="0"/>
          <w:marTop w:val="0"/>
          <w:marBottom w:val="0"/>
          <w:divBdr>
            <w:top w:val="none" w:sz="0" w:space="0" w:color="auto"/>
            <w:left w:val="none" w:sz="0" w:space="0" w:color="auto"/>
            <w:bottom w:val="none" w:sz="0" w:space="0" w:color="auto"/>
            <w:right w:val="none" w:sz="0" w:space="0" w:color="auto"/>
          </w:divBdr>
        </w:div>
        <w:div w:id="292100844">
          <w:marLeft w:val="640"/>
          <w:marRight w:val="0"/>
          <w:marTop w:val="0"/>
          <w:marBottom w:val="0"/>
          <w:divBdr>
            <w:top w:val="none" w:sz="0" w:space="0" w:color="auto"/>
            <w:left w:val="none" w:sz="0" w:space="0" w:color="auto"/>
            <w:bottom w:val="none" w:sz="0" w:space="0" w:color="auto"/>
            <w:right w:val="none" w:sz="0" w:space="0" w:color="auto"/>
          </w:divBdr>
        </w:div>
        <w:div w:id="1865055013">
          <w:marLeft w:val="640"/>
          <w:marRight w:val="0"/>
          <w:marTop w:val="0"/>
          <w:marBottom w:val="0"/>
          <w:divBdr>
            <w:top w:val="none" w:sz="0" w:space="0" w:color="auto"/>
            <w:left w:val="none" w:sz="0" w:space="0" w:color="auto"/>
            <w:bottom w:val="none" w:sz="0" w:space="0" w:color="auto"/>
            <w:right w:val="none" w:sz="0" w:space="0" w:color="auto"/>
          </w:divBdr>
        </w:div>
        <w:div w:id="1472871110">
          <w:marLeft w:val="640"/>
          <w:marRight w:val="0"/>
          <w:marTop w:val="0"/>
          <w:marBottom w:val="0"/>
          <w:divBdr>
            <w:top w:val="none" w:sz="0" w:space="0" w:color="auto"/>
            <w:left w:val="none" w:sz="0" w:space="0" w:color="auto"/>
            <w:bottom w:val="none" w:sz="0" w:space="0" w:color="auto"/>
            <w:right w:val="none" w:sz="0" w:space="0" w:color="auto"/>
          </w:divBdr>
        </w:div>
        <w:div w:id="1646157203">
          <w:marLeft w:val="640"/>
          <w:marRight w:val="0"/>
          <w:marTop w:val="0"/>
          <w:marBottom w:val="0"/>
          <w:divBdr>
            <w:top w:val="none" w:sz="0" w:space="0" w:color="auto"/>
            <w:left w:val="none" w:sz="0" w:space="0" w:color="auto"/>
            <w:bottom w:val="none" w:sz="0" w:space="0" w:color="auto"/>
            <w:right w:val="none" w:sz="0" w:space="0" w:color="auto"/>
          </w:divBdr>
        </w:div>
        <w:div w:id="970869847">
          <w:marLeft w:val="640"/>
          <w:marRight w:val="0"/>
          <w:marTop w:val="0"/>
          <w:marBottom w:val="0"/>
          <w:divBdr>
            <w:top w:val="none" w:sz="0" w:space="0" w:color="auto"/>
            <w:left w:val="none" w:sz="0" w:space="0" w:color="auto"/>
            <w:bottom w:val="none" w:sz="0" w:space="0" w:color="auto"/>
            <w:right w:val="none" w:sz="0" w:space="0" w:color="auto"/>
          </w:divBdr>
        </w:div>
        <w:div w:id="1491798502">
          <w:marLeft w:val="640"/>
          <w:marRight w:val="0"/>
          <w:marTop w:val="0"/>
          <w:marBottom w:val="0"/>
          <w:divBdr>
            <w:top w:val="none" w:sz="0" w:space="0" w:color="auto"/>
            <w:left w:val="none" w:sz="0" w:space="0" w:color="auto"/>
            <w:bottom w:val="none" w:sz="0" w:space="0" w:color="auto"/>
            <w:right w:val="none" w:sz="0" w:space="0" w:color="auto"/>
          </w:divBdr>
        </w:div>
        <w:div w:id="482044846">
          <w:marLeft w:val="640"/>
          <w:marRight w:val="0"/>
          <w:marTop w:val="0"/>
          <w:marBottom w:val="0"/>
          <w:divBdr>
            <w:top w:val="none" w:sz="0" w:space="0" w:color="auto"/>
            <w:left w:val="none" w:sz="0" w:space="0" w:color="auto"/>
            <w:bottom w:val="none" w:sz="0" w:space="0" w:color="auto"/>
            <w:right w:val="none" w:sz="0" w:space="0" w:color="auto"/>
          </w:divBdr>
        </w:div>
        <w:div w:id="544567774">
          <w:marLeft w:val="640"/>
          <w:marRight w:val="0"/>
          <w:marTop w:val="0"/>
          <w:marBottom w:val="0"/>
          <w:divBdr>
            <w:top w:val="none" w:sz="0" w:space="0" w:color="auto"/>
            <w:left w:val="none" w:sz="0" w:space="0" w:color="auto"/>
            <w:bottom w:val="none" w:sz="0" w:space="0" w:color="auto"/>
            <w:right w:val="none" w:sz="0" w:space="0" w:color="auto"/>
          </w:divBdr>
        </w:div>
        <w:div w:id="175921907">
          <w:marLeft w:val="640"/>
          <w:marRight w:val="0"/>
          <w:marTop w:val="0"/>
          <w:marBottom w:val="0"/>
          <w:divBdr>
            <w:top w:val="none" w:sz="0" w:space="0" w:color="auto"/>
            <w:left w:val="none" w:sz="0" w:space="0" w:color="auto"/>
            <w:bottom w:val="none" w:sz="0" w:space="0" w:color="auto"/>
            <w:right w:val="none" w:sz="0" w:space="0" w:color="auto"/>
          </w:divBdr>
        </w:div>
        <w:div w:id="577788455">
          <w:marLeft w:val="640"/>
          <w:marRight w:val="0"/>
          <w:marTop w:val="0"/>
          <w:marBottom w:val="0"/>
          <w:divBdr>
            <w:top w:val="none" w:sz="0" w:space="0" w:color="auto"/>
            <w:left w:val="none" w:sz="0" w:space="0" w:color="auto"/>
            <w:bottom w:val="none" w:sz="0" w:space="0" w:color="auto"/>
            <w:right w:val="none" w:sz="0" w:space="0" w:color="auto"/>
          </w:divBdr>
        </w:div>
        <w:div w:id="1510605497">
          <w:marLeft w:val="640"/>
          <w:marRight w:val="0"/>
          <w:marTop w:val="0"/>
          <w:marBottom w:val="0"/>
          <w:divBdr>
            <w:top w:val="none" w:sz="0" w:space="0" w:color="auto"/>
            <w:left w:val="none" w:sz="0" w:space="0" w:color="auto"/>
            <w:bottom w:val="none" w:sz="0" w:space="0" w:color="auto"/>
            <w:right w:val="none" w:sz="0" w:space="0" w:color="auto"/>
          </w:divBdr>
        </w:div>
        <w:div w:id="93866917">
          <w:marLeft w:val="640"/>
          <w:marRight w:val="0"/>
          <w:marTop w:val="0"/>
          <w:marBottom w:val="0"/>
          <w:divBdr>
            <w:top w:val="none" w:sz="0" w:space="0" w:color="auto"/>
            <w:left w:val="none" w:sz="0" w:space="0" w:color="auto"/>
            <w:bottom w:val="none" w:sz="0" w:space="0" w:color="auto"/>
            <w:right w:val="none" w:sz="0" w:space="0" w:color="auto"/>
          </w:divBdr>
        </w:div>
        <w:div w:id="1539780003">
          <w:marLeft w:val="640"/>
          <w:marRight w:val="0"/>
          <w:marTop w:val="0"/>
          <w:marBottom w:val="0"/>
          <w:divBdr>
            <w:top w:val="none" w:sz="0" w:space="0" w:color="auto"/>
            <w:left w:val="none" w:sz="0" w:space="0" w:color="auto"/>
            <w:bottom w:val="none" w:sz="0" w:space="0" w:color="auto"/>
            <w:right w:val="none" w:sz="0" w:space="0" w:color="auto"/>
          </w:divBdr>
        </w:div>
        <w:div w:id="1232424338">
          <w:marLeft w:val="640"/>
          <w:marRight w:val="0"/>
          <w:marTop w:val="0"/>
          <w:marBottom w:val="0"/>
          <w:divBdr>
            <w:top w:val="none" w:sz="0" w:space="0" w:color="auto"/>
            <w:left w:val="none" w:sz="0" w:space="0" w:color="auto"/>
            <w:bottom w:val="none" w:sz="0" w:space="0" w:color="auto"/>
            <w:right w:val="none" w:sz="0" w:space="0" w:color="auto"/>
          </w:divBdr>
        </w:div>
        <w:div w:id="1055467472">
          <w:marLeft w:val="640"/>
          <w:marRight w:val="0"/>
          <w:marTop w:val="0"/>
          <w:marBottom w:val="0"/>
          <w:divBdr>
            <w:top w:val="none" w:sz="0" w:space="0" w:color="auto"/>
            <w:left w:val="none" w:sz="0" w:space="0" w:color="auto"/>
            <w:bottom w:val="none" w:sz="0" w:space="0" w:color="auto"/>
            <w:right w:val="none" w:sz="0" w:space="0" w:color="auto"/>
          </w:divBdr>
        </w:div>
        <w:div w:id="891773816">
          <w:marLeft w:val="640"/>
          <w:marRight w:val="0"/>
          <w:marTop w:val="0"/>
          <w:marBottom w:val="0"/>
          <w:divBdr>
            <w:top w:val="none" w:sz="0" w:space="0" w:color="auto"/>
            <w:left w:val="none" w:sz="0" w:space="0" w:color="auto"/>
            <w:bottom w:val="none" w:sz="0" w:space="0" w:color="auto"/>
            <w:right w:val="none" w:sz="0" w:space="0" w:color="auto"/>
          </w:divBdr>
        </w:div>
        <w:div w:id="1925453895">
          <w:marLeft w:val="640"/>
          <w:marRight w:val="0"/>
          <w:marTop w:val="0"/>
          <w:marBottom w:val="0"/>
          <w:divBdr>
            <w:top w:val="none" w:sz="0" w:space="0" w:color="auto"/>
            <w:left w:val="none" w:sz="0" w:space="0" w:color="auto"/>
            <w:bottom w:val="none" w:sz="0" w:space="0" w:color="auto"/>
            <w:right w:val="none" w:sz="0" w:space="0" w:color="auto"/>
          </w:divBdr>
        </w:div>
        <w:div w:id="1230115087">
          <w:marLeft w:val="640"/>
          <w:marRight w:val="0"/>
          <w:marTop w:val="0"/>
          <w:marBottom w:val="0"/>
          <w:divBdr>
            <w:top w:val="none" w:sz="0" w:space="0" w:color="auto"/>
            <w:left w:val="none" w:sz="0" w:space="0" w:color="auto"/>
            <w:bottom w:val="none" w:sz="0" w:space="0" w:color="auto"/>
            <w:right w:val="none" w:sz="0" w:space="0" w:color="auto"/>
          </w:divBdr>
        </w:div>
        <w:div w:id="1069114073">
          <w:marLeft w:val="640"/>
          <w:marRight w:val="0"/>
          <w:marTop w:val="0"/>
          <w:marBottom w:val="0"/>
          <w:divBdr>
            <w:top w:val="none" w:sz="0" w:space="0" w:color="auto"/>
            <w:left w:val="none" w:sz="0" w:space="0" w:color="auto"/>
            <w:bottom w:val="none" w:sz="0" w:space="0" w:color="auto"/>
            <w:right w:val="none" w:sz="0" w:space="0" w:color="auto"/>
          </w:divBdr>
        </w:div>
        <w:div w:id="29840691">
          <w:marLeft w:val="640"/>
          <w:marRight w:val="0"/>
          <w:marTop w:val="0"/>
          <w:marBottom w:val="0"/>
          <w:divBdr>
            <w:top w:val="none" w:sz="0" w:space="0" w:color="auto"/>
            <w:left w:val="none" w:sz="0" w:space="0" w:color="auto"/>
            <w:bottom w:val="none" w:sz="0" w:space="0" w:color="auto"/>
            <w:right w:val="none" w:sz="0" w:space="0" w:color="auto"/>
          </w:divBdr>
        </w:div>
      </w:divsChild>
    </w:div>
    <w:div w:id="567811811">
      <w:marLeft w:val="640"/>
      <w:marRight w:val="0"/>
      <w:marTop w:val="0"/>
      <w:marBottom w:val="0"/>
      <w:divBdr>
        <w:top w:val="none" w:sz="0" w:space="0" w:color="auto"/>
        <w:left w:val="none" w:sz="0" w:space="0" w:color="auto"/>
        <w:bottom w:val="none" w:sz="0" w:space="0" w:color="auto"/>
        <w:right w:val="none" w:sz="0" w:space="0" w:color="auto"/>
      </w:divBdr>
    </w:div>
    <w:div w:id="568657289">
      <w:marLeft w:val="640"/>
      <w:marRight w:val="0"/>
      <w:marTop w:val="0"/>
      <w:marBottom w:val="0"/>
      <w:divBdr>
        <w:top w:val="none" w:sz="0" w:space="0" w:color="auto"/>
        <w:left w:val="none" w:sz="0" w:space="0" w:color="auto"/>
        <w:bottom w:val="none" w:sz="0" w:space="0" w:color="auto"/>
        <w:right w:val="none" w:sz="0" w:space="0" w:color="auto"/>
      </w:divBdr>
    </w:div>
    <w:div w:id="572590293">
      <w:bodyDiv w:val="1"/>
      <w:marLeft w:val="0"/>
      <w:marRight w:val="0"/>
      <w:marTop w:val="0"/>
      <w:marBottom w:val="0"/>
      <w:divBdr>
        <w:top w:val="none" w:sz="0" w:space="0" w:color="auto"/>
        <w:left w:val="none" w:sz="0" w:space="0" w:color="auto"/>
        <w:bottom w:val="none" w:sz="0" w:space="0" w:color="auto"/>
        <w:right w:val="none" w:sz="0" w:space="0" w:color="auto"/>
      </w:divBdr>
      <w:divsChild>
        <w:div w:id="1671256051">
          <w:marLeft w:val="640"/>
          <w:marRight w:val="0"/>
          <w:marTop w:val="0"/>
          <w:marBottom w:val="0"/>
          <w:divBdr>
            <w:top w:val="none" w:sz="0" w:space="0" w:color="auto"/>
            <w:left w:val="none" w:sz="0" w:space="0" w:color="auto"/>
            <w:bottom w:val="none" w:sz="0" w:space="0" w:color="auto"/>
            <w:right w:val="none" w:sz="0" w:space="0" w:color="auto"/>
          </w:divBdr>
        </w:div>
        <w:div w:id="1334793559">
          <w:marLeft w:val="640"/>
          <w:marRight w:val="0"/>
          <w:marTop w:val="0"/>
          <w:marBottom w:val="0"/>
          <w:divBdr>
            <w:top w:val="none" w:sz="0" w:space="0" w:color="auto"/>
            <w:left w:val="none" w:sz="0" w:space="0" w:color="auto"/>
            <w:bottom w:val="none" w:sz="0" w:space="0" w:color="auto"/>
            <w:right w:val="none" w:sz="0" w:space="0" w:color="auto"/>
          </w:divBdr>
        </w:div>
        <w:div w:id="767389861">
          <w:marLeft w:val="640"/>
          <w:marRight w:val="0"/>
          <w:marTop w:val="0"/>
          <w:marBottom w:val="0"/>
          <w:divBdr>
            <w:top w:val="none" w:sz="0" w:space="0" w:color="auto"/>
            <w:left w:val="none" w:sz="0" w:space="0" w:color="auto"/>
            <w:bottom w:val="none" w:sz="0" w:space="0" w:color="auto"/>
            <w:right w:val="none" w:sz="0" w:space="0" w:color="auto"/>
          </w:divBdr>
        </w:div>
        <w:div w:id="453711980">
          <w:marLeft w:val="640"/>
          <w:marRight w:val="0"/>
          <w:marTop w:val="0"/>
          <w:marBottom w:val="0"/>
          <w:divBdr>
            <w:top w:val="none" w:sz="0" w:space="0" w:color="auto"/>
            <w:left w:val="none" w:sz="0" w:space="0" w:color="auto"/>
            <w:bottom w:val="none" w:sz="0" w:space="0" w:color="auto"/>
            <w:right w:val="none" w:sz="0" w:space="0" w:color="auto"/>
          </w:divBdr>
        </w:div>
        <w:div w:id="1468816220">
          <w:marLeft w:val="640"/>
          <w:marRight w:val="0"/>
          <w:marTop w:val="0"/>
          <w:marBottom w:val="0"/>
          <w:divBdr>
            <w:top w:val="none" w:sz="0" w:space="0" w:color="auto"/>
            <w:left w:val="none" w:sz="0" w:space="0" w:color="auto"/>
            <w:bottom w:val="none" w:sz="0" w:space="0" w:color="auto"/>
            <w:right w:val="none" w:sz="0" w:space="0" w:color="auto"/>
          </w:divBdr>
        </w:div>
        <w:div w:id="1983925799">
          <w:marLeft w:val="640"/>
          <w:marRight w:val="0"/>
          <w:marTop w:val="0"/>
          <w:marBottom w:val="0"/>
          <w:divBdr>
            <w:top w:val="none" w:sz="0" w:space="0" w:color="auto"/>
            <w:left w:val="none" w:sz="0" w:space="0" w:color="auto"/>
            <w:bottom w:val="none" w:sz="0" w:space="0" w:color="auto"/>
            <w:right w:val="none" w:sz="0" w:space="0" w:color="auto"/>
          </w:divBdr>
        </w:div>
        <w:div w:id="344135407">
          <w:marLeft w:val="640"/>
          <w:marRight w:val="0"/>
          <w:marTop w:val="0"/>
          <w:marBottom w:val="0"/>
          <w:divBdr>
            <w:top w:val="none" w:sz="0" w:space="0" w:color="auto"/>
            <w:left w:val="none" w:sz="0" w:space="0" w:color="auto"/>
            <w:bottom w:val="none" w:sz="0" w:space="0" w:color="auto"/>
            <w:right w:val="none" w:sz="0" w:space="0" w:color="auto"/>
          </w:divBdr>
        </w:div>
        <w:div w:id="1944070998">
          <w:marLeft w:val="640"/>
          <w:marRight w:val="0"/>
          <w:marTop w:val="0"/>
          <w:marBottom w:val="0"/>
          <w:divBdr>
            <w:top w:val="none" w:sz="0" w:space="0" w:color="auto"/>
            <w:left w:val="none" w:sz="0" w:space="0" w:color="auto"/>
            <w:bottom w:val="none" w:sz="0" w:space="0" w:color="auto"/>
            <w:right w:val="none" w:sz="0" w:space="0" w:color="auto"/>
          </w:divBdr>
        </w:div>
        <w:div w:id="601183283">
          <w:marLeft w:val="640"/>
          <w:marRight w:val="0"/>
          <w:marTop w:val="0"/>
          <w:marBottom w:val="0"/>
          <w:divBdr>
            <w:top w:val="none" w:sz="0" w:space="0" w:color="auto"/>
            <w:left w:val="none" w:sz="0" w:space="0" w:color="auto"/>
            <w:bottom w:val="none" w:sz="0" w:space="0" w:color="auto"/>
            <w:right w:val="none" w:sz="0" w:space="0" w:color="auto"/>
          </w:divBdr>
        </w:div>
        <w:div w:id="2084527452">
          <w:marLeft w:val="640"/>
          <w:marRight w:val="0"/>
          <w:marTop w:val="0"/>
          <w:marBottom w:val="0"/>
          <w:divBdr>
            <w:top w:val="none" w:sz="0" w:space="0" w:color="auto"/>
            <w:left w:val="none" w:sz="0" w:space="0" w:color="auto"/>
            <w:bottom w:val="none" w:sz="0" w:space="0" w:color="auto"/>
            <w:right w:val="none" w:sz="0" w:space="0" w:color="auto"/>
          </w:divBdr>
        </w:div>
        <w:div w:id="659816672">
          <w:marLeft w:val="640"/>
          <w:marRight w:val="0"/>
          <w:marTop w:val="0"/>
          <w:marBottom w:val="0"/>
          <w:divBdr>
            <w:top w:val="none" w:sz="0" w:space="0" w:color="auto"/>
            <w:left w:val="none" w:sz="0" w:space="0" w:color="auto"/>
            <w:bottom w:val="none" w:sz="0" w:space="0" w:color="auto"/>
            <w:right w:val="none" w:sz="0" w:space="0" w:color="auto"/>
          </w:divBdr>
        </w:div>
        <w:div w:id="1463226974">
          <w:marLeft w:val="640"/>
          <w:marRight w:val="0"/>
          <w:marTop w:val="0"/>
          <w:marBottom w:val="0"/>
          <w:divBdr>
            <w:top w:val="none" w:sz="0" w:space="0" w:color="auto"/>
            <w:left w:val="none" w:sz="0" w:space="0" w:color="auto"/>
            <w:bottom w:val="none" w:sz="0" w:space="0" w:color="auto"/>
            <w:right w:val="none" w:sz="0" w:space="0" w:color="auto"/>
          </w:divBdr>
        </w:div>
        <w:div w:id="67117156">
          <w:marLeft w:val="640"/>
          <w:marRight w:val="0"/>
          <w:marTop w:val="0"/>
          <w:marBottom w:val="0"/>
          <w:divBdr>
            <w:top w:val="none" w:sz="0" w:space="0" w:color="auto"/>
            <w:left w:val="none" w:sz="0" w:space="0" w:color="auto"/>
            <w:bottom w:val="none" w:sz="0" w:space="0" w:color="auto"/>
            <w:right w:val="none" w:sz="0" w:space="0" w:color="auto"/>
          </w:divBdr>
        </w:div>
        <w:div w:id="2109345978">
          <w:marLeft w:val="640"/>
          <w:marRight w:val="0"/>
          <w:marTop w:val="0"/>
          <w:marBottom w:val="0"/>
          <w:divBdr>
            <w:top w:val="none" w:sz="0" w:space="0" w:color="auto"/>
            <w:left w:val="none" w:sz="0" w:space="0" w:color="auto"/>
            <w:bottom w:val="none" w:sz="0" w:space="0" w:color="auto"/>
            <w:right w:val="none" w:sz="0" w:space="0" w:color="auto"/>
          </w:divBdr>
        </w:div>
        <w:div w:id="1254164415">
          <w:marLeft w:val="640"/>
          <w:marRight w:val="0"/>
          <w:marTop w:val="0"/>
          <w:marBottom w:val="0"/>
          <w:divBdr>
            <w:top w:val="none" w:sz="0" w:space="0" w:color="auto"/>
            <w:left w:val="none" w:sz="0" w:space="0" w:color="auto"/>
            <w:bottom w:val="none" w:sz="0" w:space="0" w:color="auto"/>
            <w:right w:val="none" w:sz="0" w:space="0" w:color="auto"/>
          </w:divBdr>
        </w:div>
        <w:div w:id="935016759">
          <w:marLeft w:val="640"/>
          <w:marRight w:val="0"/>
          <w:marTop w:val="0"/>
          <w:marBottom w:val="0"/>
          <w:divBdr>
            <w:top w:val="none" w:sz="0" w:space="0" w:color="auto"/>
            <w:left w:val="none" w:sz="0" w:space="0" w:color="auto"/>
            <w:bottom w:val="none" w:sz="0" w:space="0" w:color="auto"/>
            <w:right w:val="none" w:sz="0" w:space="0" w:color="auto"/>
          </w:divBdr>
        </w:div>
        <w:div w:id="1088037513">
          <w:marLeft w:val="640"/>
          <w:marRight w:val="0"/>
          <w:marTop w:val="0"/>
          <w:marBottom w:val="0"/>
          <w:divBdr>
            <w:top w:val="none" w:sz="0" w:space="0" w:color="auto"/>
            <w:left w:val="none" w:sz="0" w:space="0" w:color="auto"/>
            <w:bottom w:val="none" w:sz="0" w:space="0" w:color="auto"/>
            <w:right w:val="none" w:sz="0" w:space="0" w:color="auto"/>
          </w:divBdr>
        </w:div>
        <w:div w:id="1693611342">
          <w:marLeft w:val="640"/>
          <w:marRight w:val="0"/>
          <w:marTop w:val="0"/>
          <w:marBottom w:val="0"/>
          <w:divBdr>
            <w:top w:val="none" w:sz="0" w:space="0" w:color="auto"/>
            <w:left w:val="none" w:sz="0" w:space="0" w:color="auto"/>
            <w:bottom w:val="none" w:sz="0" w:space="0" w:color="auto"/>
            <w:right w:val="none" w:sz="0" w:space="0" w:color="auto"/>
          </w:divBdr>
        </w:div>
        <w:div w:id="1129083092">
          <w:marLeft w:val="640"/>
          <w:marRight w:val="0"/>
          <w:marTop w:val="0"/>
          <w:marBottom w:val="0"/>
          <w:divBdr>
            <w:top w:val="none" w:sz="0" w:space="0" w:color="auto"/>
            <w:left w:val="none" w:sz="0" w:space="0" w:color="auto"/>
            <w:bottom w:val="none" w:sz="0" w:space="0" w:color="auto"/>
            <w:right w:val="none" w:sz="0" w:space="0" w:color="auto"/>
          </w:divBdr>
        </w:div>
        <w:div w:id="1780443053">
          <w:marLeft w:val="640"/>
          <w:marRight w:val="0"/>
          <w:marTop w:val="0"/>
          <w:marBottom w:val="0"/>
          <w:divBdr>
            <w:top w:val="none" w:sz="0" w:space="0" w:color="auto"/>
            <w:left w:val="none" w:sz="0" w:space="0" w:color="auto"/>
            <w:bottom w:val="none" w:sz="0" w:space="0" w:color="auto"/>
            <w:right w:val="none" w:sz="0" w:space="0" w:color="auto"/>
          </w:divBdr>
        </w:div>
        <w:div w:id="346365810">
          <w:marLeft w:val="640"/>
          <w:marRight w:val="0"/>
          <w:marTop w:val="0"/>
          <w:marBottom w:val="0"/>
          <w:divBdr>
            <w:top w:val="none" w:sz="0" w:space="0" w:color="auto"/>
            <w:left w:val="none" w:sz="0" w:space="0" w:color="auto"/>
            <w:bottom w:val="none" w:sz="0" w:space="0" w:color="auto"/>
            <w:right w:val="none" w:sz="0" w:space="0" w:color="auto"/>
          </w:divBdr>
        </w:div>
        <w:div w:id="1128009352">
          <w:marLeft w:val="640"/>
          <w:marRight w:val="0"/>
          <w:marTop w:val="0"/>
          <w:marBottom w:val="0"/>
          <w:divBdr>
            <w:top w:val="none" w:sz="0" w:space="0" w:color="auto"/>
            <w:left w:val="none" w:sz="0" w:space="0" w:color="auto"/>
            <w:bottom w:val="none" w:sz="0" w:space="0" w:color="auto"/>
            <w:right w:val="none" w:sz="0" w:space="0" w:color="auto"/>
          </w:divBdr>
        </w:div>
        <w:div w:id="1881476198">
          <w:marLeft w:val="640"/>
          <w:marRight w:val="0"/>
          <w:marTop w:val="0"/>
          <w:marBottom w:val="0"/>
          <w:divBdr>
            <w:top w:val="none" w:sz="0" w:space="0" w:color="auto"/>
            <w:left w:val="none" w:sz="0" w:space="0" w:color="auto"/>
            <w:bottom w:val="none" w:sz="0" w:space="0" w:color="auto"/>
            <w:right w:val="none" w:sz="0" w:space="0" w:color="auto"/>
          </w:divBdr>
        </w:div>
        <w:div w:id="1635015906">
          <w:marLeft w:val="640"/>
          <w:marRight w:val="0"/>
          <w:marTop w:val="0"/>
          <w:marBottom w:val="0"/>
          <w:divBdr>
            <w:top w:val="none" w:sz="0" w:space="0" w:color="auto"/>
            <w:left w:val="none" w:sz="0" w:space="0" w:color="auto"/>
            <w:bottom w:val="none" w:sz="0" w:space="0" w:color="auto"/>
            <w:right w:val="none" w:sz="0" w:space="0" w:color="auto"/>
          </w:divBdr>
        </w:div>
        <w:div w:id="1785417650">
          <w:marLeft w:val="640"/>
          <w:marRight w:val="0"/>
          <w:marTop w:val="0"/>
          <w:marBottom w:val="0"/>
          <w:divBdr>
            <w:top w:val="none" w:sz="0" w:space="0" w:color="auto"/>
            <w:left w:val="none" w:sz="0" w:space="0" w:color="auto"/>
            <w:bottom w:val="none" w:sz="0" w:space="0" w:color="auto"/>
            <w:right w:val="none" w:sz="0" w:space="0" w:color="auto"/>
          </w:divBdr>
        </w:div>
        <w:div w:id="1422489628">
          <w:marLeft w:val="640"/>
          <w:marRight w:val="0"/>
          <w:marTop w:val="0"/>
          <w:marBottom w:val="0"/>
          <w:divBdr>
            <w:top w:val="none" w:sz="0" w:space="0" w:color="auto"/>
            <w:left w:val="none" w:sz="0" w:space="0" w:color="auto"/>
            <w:bottom w:val="none" w:sz="0" w:space="0" w:color="auto"/>
            <w:right w:val="none" w:sz="0" w:space="0" w:color="auto"/>
          </w:divBdr>
        </w:div>
        <w:div w:id="1566211813">
          <w:marLeft w:val="640"/>
          <w:marRight w:val="0"/>
          <w:marTop w:val="0"/>
          <w:marBottom w:val="0"/>
          <w:divBdr>
            <w:top w:val="none" w:sz="0" w:space="0" w:color="auto"/>
            <w:left w:val="none" w:sz="0" w:space="0" w:color="auto"/>
            <w:bottom w:val="none" w:sz="0" w:space="0" w:color="auto"/>
            <w:right w:val="none" w:sz="0" w:space="0" w:color="auto"/>
          </w:divBdr>
        </w:div>
        <w:div w:id="1673794328">
          <w:marLeft w:val="640"/>
          <w:marRight w:val="0"/>
          <w:marTop w:val="0"/>
          <w:marBottom w:val="0"/>
          <w:divBdr>
            <w:top w:val="none" w:sz="0" w:space="0" w:color="auto"/>
            <w:left w:val="none" w:sz="0" w:space="0" w:color="auto"/>
            <w:bottom w:val="none" w:sz="0" w:space="0" w:color="auto"/>
            <w:right w:val="none" w:sz="0" w:space="0" w:color="auto"/>
          </w:divBdr>
        </w:div>
        <w:div w:id="79758281">
          <w:marLeft w:val="640"/>
          <w:marRight w:val="0"/>
          <w:marTop w:val="0"/>
          <w:marBottom w:val="0"/>
          <w:divBdr>
            <w:top w:val="none" w:sz="0" w:space="0" w:color="auto"/>
            <w:left w:val="none" w:sz="0" w:space="0" w:color="auto"/>
            <w:bottom w:val="none" w:sz="0" w:space="0" w:color="auto"/>
            <w:right w:val="none" w:sz="0" w:space="0" w:color="auto"/>
          </w:divBdr>
        </w:div>
        <w:div w:id="1210797267">
          <w:marLeft w:val="640"/>
          <w:marRight w:val="0"/>
          <w:marTop w:val="0"/>
          <w:marBottom w:val="0"/>
          <w:divBdr>
            <w:top w:val="none" w:sz="0" w:space="0" w:color="auto"/>
            <w:left w:val="none" w:sz="0" w:space="0" w:color="auto"/>
            <w:bottom w:val="none" w:sz="0" w:space="0" w:color="auto"/>
            <w:right w:val="none" w:sz="0" w:space="0" w:color="auto"/>
          </w:divBdr>
        </w:div>
        <w:div w:id="828593956">
          <w:marLeft w:val="640"/>
          <w:marRight w:val="0"/>
          <w:marTop w:val="0"/>
          <w:marBottom w:val="0"/>
          <w:divBdr>
            <w:top w:val="none" w:sz="0" w:space="0" w:color="auto"/>
            <w:left w:val="none" w:sz="0" w:space="0" w:color="auto"/>
            <w:bottom w:val="none" w:sz="0" w:space="0" w:color="auto"/>
            <w:right w:val="none" w:sz="0" w:space="0" w:color="auto"/>
          </w:divBdr>
        </w:div>
        <w:div w:id="1425147528">
          <w:marLeft w:val="640"/>
          <w:marRight w:val="0"/>
          <w:marTop w:val="0"/>
          <w:marBottom w:val="0"/>
          <w:divBdr>
            <w:top w:val="none" w:sz="0" w:space="0" w:color="auto"/>
            <w:left w:val="none" w:sz="0" w:space="0" w:color="auto"/>
            <w:bottom w:val="none" w:sz="0" w:space="0" w:color="auto"/>
            <w:right w:val="none" w:sz="0" w:space="0" w:color="auto"/>
          </w:divBdr>
        </w:div>
        <w:div w:id="948050134">
          <w:marLeft w:val="640"/>
          <w:marRight w:val="0"/>
          <w:marTop w:val="0"/>
          <w:marBottom w:val="0"/>
          <w:divBdr>
            <w:top w:val="none" w:sz="0" w:space="0" w:color="auto"/>
            <w:left w:val="none" w:sz="0" w:space="0" w:color="auto"/>
            <w:bottom w:val="none" w:sz="0" w:space="0" w:color="auto"/>
            <w:right w:val="none" w:sz="0" w:space="0" w:color="auto"/>
          </w:divBdr>
        </w:div>
        <w:div w:id="1921282744">
          <w:marLeft w:val="640"/>
          <w:marRight w:val="0"/>
          <w:marTop w:val="0"/>
          <w:marBottom w:val="0"/>
          <w:divBdr>
            <w:top w:val="none" w:sz="0" w:space="0" w:color="auto"/>
            <w:left w:val="none" w:sz="0" w:space="0" w:color="auto"/>
            <w:bottom w:val="none" w:sz="0" w:space="0" w:color="auto"/>
            <w:right w:val="none" w:sz="0" w:space="0" w:color="auto"/>
          </w:divBdr>
        </w:div>
        <w:div w:id="1166819271">
          <w:marLeft w:val="640"/>
          <w:marRight w:val="0"/>
          <w:marTop w:val="0"/>
          <w:marBottom w:val="0"/>
          <w:divBdr>
            <w:top w:val="none" w:sz="0" w:space="0" w:color="auto"/>
            <w:left w:val="none" w:sz="0" w:space="0" w:color="auto"/>
            <w:bottom w:val="none" w:sz="0" w:space="0" w:color="auto"/>
            <w:right w:val="none" w:sz="0" w:space="0" w:color="auto"/>
          </w:divBdr>
        </w:div>
        <w:div w:id="1088963250">
          <w:marLeft w:val="640"/>
          <w:marRight w:val="0"/>
          <w:marTop w:val="0"/>
          <w:marBottom w:val="0"/>
          <w:divBdr>
            <w:top w:val="none" w:sz="0" w:space="0" w:color="auto"/>
            <w:left w:val="none" w:sz="0" w:space="0" w:color="auto"/>
            <w:bottom w:val="none" w:sz="0" w:space="0" w:color="auto"/>
            <w:right w:val="none" w:sz="0" w:space="0" w:color="auto"/>
          </w:divBdr>
        </w:div>
        <w:div w:id="1220628620">
          <w:marLeft w:val="640"/>
          <w:marRight w:val="0"/>
          <w:marTop w:val="0"/>
          <w:marBottom w:val="0"/>
          <w:divBdr>
            <w:top w:val="none" w:sz="0" w:space="0" w:color="auto"/>
            <w:left w:val="none" w:sz="0" w:space="0" w:color="auto"/>
            <w:bottom w:val="none" w:sz="0" w:space="0" w:color="auto"/>
            <w:right w:val="none" w:sz="0" w:space="0" w:color="auto"/>
          </w:divBdr>
        </w:div>
        <w:div w:id="1364213565">
          <w:marLeft w:val="640"/>
          <w:marRight w:val="0"/>
          <w:marTop w:val="0"/>
          <w:marBottom w:val="0"/>
          <w:divBdr>
            <w:top w:val="none" w:sz="0" w:space="0" w:color="auto"/>
            <w:left w:val="none" w:sz="0" w:space="0" w:color="auto"/>
            <w:bottom w:val="none" w:sz="0" w:space="0" w:color="auto"/>
            <w:right w:val="none" w:sz="0" w:space="0" w:color="auto"/>
          </w:divBdr>
        </w:div>
        <w:div w:id="1452094943">
          <w:marLeft w:val="640"/>
          <w:marRight w:val="0"/>
          <w:marTop w:val="0"/>
          <w:marBottom w:val="0"/>
          <w:divBdr>
            <w:top w:val="none" w:sz="0" w:space="0" w:color="auto"/>
            <w:left w:val="none" w:sz="0" w:space="0" w:color="auto"/>
            <w:bottom w:val="none" w:sz="0" w:space="0" w:color="auto"/>
            <w:right w:val="none" w:sz="0" w:space="0" w:color="auto"/>
          </w:divBdr>
        </w:div>
        <w:div w:id="480583402">
          <w:marLeft w:val="640"/>
          <w:marRight w:val="0"/>
          <w:marTop w:val="0"/>
          <w:marBottom w:val="0"/>
          <w:divBdr>
            <w:top w:val="none" w:sz="0" w:space="0" w:color="auto"/>
            <w:left w:val="none" w:sz="0" w:space="0" w:color="auto"/>
            <w:bottom w:val="none" w:sz="0" w:space="0" w:color="auto"/>
            <w:right w:val="none" w:sz="0" w:space="0" w:color="auto"/>
          </w:divBdr>
        </w:div>
        <w:div w:id="1991670929">
          <w:marLeft w:val="640"/>
          <w:marRight w:val="0"/>
          <w:marTop w:val="0"/>
          <w:marBottom w:val="0"/>
          <w:divBdr>
            <w:top w:val="none" w:sz="0" w:space="0" w:color="auto"/>
            <w:left w:val="none" w:sz="0" w:space="0" w:color="auto"/>
            <w:bottom w:val="none" w:sz="0" w:space="0" w:color="auto"/>
            <w:right w:val="none" w:sz="0" w:space="0" w:color="auto"/>
          </w:divBdr>
        </w:div>
        <w:div w:id="926886714">
          <w:marLeft w:val="640"/>
          <w:marRight w:val="0"/>
          <w:marTop w:val="0"/>
          <w:marBottom w:val="0"/>
          <w:divBdr>
            <w:top w:val="none" w:sz="0" w:space="0" w:color="auto"/>
            <w:left w:val="none" w:sz="0" w:space="0" w:color="auto"/>
            <w:bottom w:val="none" w:sz="0" w:space="0" w:color="auto"/>
            <w:right w:val="none" w:sz="0" w:space="0" w:color="auto"/>
          </w:divBdr>
        </w:div>
        <w:div w:id="1628657145">
          <w:marLeft w:val="640"/>
          <w:marRight w:val="0"/>
          <w:marTop w:val="0"/>
          <w:marBottom w:val="0"/>
          <w:divBdr>
            <w:top w:val="none" w:sz="0" w:space="0" w:color="auto"/>
            <w:left w:val="none" w:sz="0" w:space="0" w:color="auto"/>
            <w:bottom w:val="none" w:sz="0" w:space="0" w:color="auto"/>
            <w:right w:val="none" w:sz="0" w:space="0" w:color="auto"/>
          </w:divBdr>
        </w:div>
        <w:div w:id="659309680">
          <w:marLeft w:val="640"/>
          <w:marRight w:val="0"/>
          <w:marTop w:val="0"/>
          <w:marBottom w:val="0"/>
          <w:divBdr>
            <w:top w:val="none" w:sz="0" w:space="0" w:color="auto"/>
            <w:left w:val="none" w:sz="0" w:space="0" w:color="auto"/>
            <w:bottom w:val="none" w:sz="0" w:space="0" w:color="auto"/>
            <w:right w:val="none" w:sz="0" w:space="0" w:color="auto"/>
          </w:divBdr>
        </w:div>
        <w:div w:id="516508494">
          <w:marLeft w:val="640"/>
          <w:marRight w:val="0"/>
          <w:marTop w:val="0"/>
          <w:marBottom w:val="0"/>
          <w:divBdr>
            <w:top w:val="none" w:sz="0" w:space="0" w:color="auto"/>
            <w:left w:val="none" w:sz="0" w:space="0" w:color="auto"/>
            <w:bottom w:val="none" w:sz="0" w:space="0" w:color="auto"/>
            <w:right w:val="none" w:sz="0" w:space="0" w:color="auto"/>
          </w:divBdr>
        </w:div>
        <w:div w:id="1501240685">
          <w:marLeft w:val="640"/>
          <w:marRight w:val="0"/>
          <w:marTop w:val="0"/>
          <w:marBottom w:val="0"/>
          <w:divBdr>
            <w:top w:val="none" w:sz="0" w:space="0" w:color="auto"/>
            <w:left w:val="none" w:sz="0" w:space="0" w:color="auto"/>
            <w:bottom w:val="none" w:sz="0" w:space="0" w:color="auto"/>
            <w:right w:val="none" w:sz="0" w:space="0" w:color="auto"/>
          </w:divBdr>
        </w:div>
        <w:div w:id="880020534">
          <w:marLeft w:val="640"/>
          <w:marRight w:val="0"/>
          <w:marTop w:val="0"/>
          <w:marBottom w:val="0"/>
          <w:divBdr>
            <w:top w:val="none" w:sz="0" w:space="0" w:color="auto"/>
            <w:left w:val="none" w:sz="0" w:space="0" w:color="auto"/>
            <w:bottom w:val="none" w:sz="0" w:space="0" w:color="auto"/>
            <w:right w:val="none" w:sz="0" w:space="0" w:color="auto"/>
          </w:divBdr>
        </w:div>
      </w:divsChild>
    </w:div>
    <w:div w:id="572734993">
      <w:bodyDiv w:val="1"/>
      <w:marLeft w:val="0"/>
      <w:marRight w:val="0"/>
      <w:marTop w:val="0"/>
      <w:marBottom w:val="0"/>
      <w:divBdr>
        <w:top w:val="none" w:sz="0" w:space="0" w:color="auto"/>
        <w:left w:val="none" w:sz="0" w:space="0" w:color="auto"/>
        <w:bottom w:val="none" w:sz="0" w:space="0" w:color="auto"/>
        <w:right w:val="none" w:sz="0" w:space="0" w:color="auto"/>
      </w:divBdr>
      <w:divsChild>
        <w:div w:id="26948331">
          <w:marLeft w:val="640"/>
          <w:marRight w:val="0"/>
          <w:marTop w:val="0"/>
          <w:marBottom w:val="0"/>
          <w:divBdr>
            <w:top w:val="none" w:sz="0" w:space="0" w:color="auto"/>
            <w:left w:val="none" w:sz="0" w:space="0" w:color="auto"/>
            <w:bottom w:val="none" w:sz="0" w:space="0" w:color="auto"/>
            <w:right w:val="none" w:sz="0" w:space="0" w:color="auto"/>
          </w:divBdr>
        </w:div>
        <w:div w:id="48917074">
          <w:marLeft w:val="640"/>
          <w:marRight w:val="0"/>
          <w:marTop w:val="0"/>
          <w:marBottom w:val="0"/>
          <w:divBdr>
            <w:top w:val="none" w:sz="0" w:space="0" w:color="auto"/>
            <w:left w:val="none" w:sz="0" w:space="0" w:color="auto"/>
            <w:bottom w:val="none" w:sz="0" w:space="0" w:color="auto"/>
            <w:right w:val="none" w:sz="0" w:space="0" w:color="auto"/>
          </w:divBdr>
        </w:div>
        <w:div w:id="51118298">
          <w:marLeft w:val="640"/>
          <w:marRight w:val="0"/>
          <w:marTop w:val="0"/>
          <w:marBottom w:val="0"/>
          <w:divBdr>
            <w:top w:val="none" w:sz="0" w:space="0" w:color="auto"/>
            <w:left w:val="none" w:sz="0" w:space="0" w:color="auto"/>
            <w:bottom w:val="none" w:sz="0" w:space="0" w:color="auto"/>
            <w:right w:val="none" w:sz="0" w:space="0" w:color="auto"/>
          </w:divBdr>
        </w:div>
        <w:div w:id="61024140">
          <w:marLeft w:val="640"/>
          <w:marRight w:val="0"/>
          <w:marTop w:val="0"/>
          <w:marBottom w:val="0"/>
          <w:divBdr>
            <w:top w:val="none" w:sz="0" w:space="0" w:color="auto"/>
            <w:left w:val="none" w:sz="0" w:space="0" w:color="auto"/>
            <w:bottom w:val="none" w:sz="0" w:space="0" w:color="auto"/>
            <w:right w:val="none" w:sz="0" w:space="0" w:color="auto"/>
          </w:divBdr>
        </w:div>
        <w:div w:id="72244701">
          <w:marLeft w:val="640"/>
          <w:marRight w:val="0"/>
          <w:marTop w:val="0"/>
          <w:marBottom w:val="0"/>
          <w:divBdr>
            <w:top w:val="none" w:sz="0" w:space="0" w:color="auto"/>
            <w:left w:val="none" w:sz="0" w:space="0" w:color="auto"/>
            <w:bottom w:val="none" w:sz="0" w:space="0" w:color="auto"/>
            <w:right w:val="none" w:sz="0" w:space="0" w:color="auto"/>
          </w:divBdr>
        </w:div>
        <w:div w:id="143356308">
          <w:marLeft w:val="640"/>
          <w:marRight w:val="0"/>
          <w:marTop w:val="0"/>
          <w:marBottom w:val="0"/>
          <w:divBdr>
            <w:top w:val="none" w:sz="0" w:space="0" w:color="auto"/>
            <w:left w:val="none" w:sz="0" w:space="0" w:color="auto"/>
            <w:bottom w:val="none" w:sz="0" w:space="0" w:color="auto"/>
            <w:right w:val="none" w:sz="0" w:space="0" w:color="auto"/>
          </w:divBdr>
        </w:div>
        <w:div w:id="356930143">
          <w:marLeft w:val="640"/>
          <w:marRight w:val="0"/>
          <w:marTop w:val="0"/>
          <w:marBottom w:val="0"/>
          <w:divBdr>
            <w:top w:val="none" w:sz="0" w:space="0" w:color="auto"/>
            <w:left w:val="none" w:sz="0" w:space="0" w:color="auto"/>
            <w:bottom w:val="none" w:sz="0" w:space="0" w:color="auto"/>
            <w:right w:val="none" w:sz="0" w:space="0" w:color="auto"/>
          </w:divBdr>
        </w:div>
        <w:div w:id="583957649">
          <w:marLeft w:val="640"/>
          <w:marRight w:val="0"/>
          <w:marTop w:val="0"/>
          <w:marBottom w:val="0"/>
          <w:divBdr>
            <w:top w:val="none" w:sz="0" w:space="0" w:color="auto"/>
            <w:left w:val="none" w:sz="0" w:space="0" w:color="auto"/>
            <w:bottom w:val="none" w:sz="0" w:space="0" w:color="auto"/>
            <w:right w:val="none" w:sz="0" w:space="0" w:color="auto"/>
          </w:divBdr>
        </w:div>
        <w:div w:id="590352955">
          <w:marLeft w:val="640"/>
          <w:marRight w:val="0"/>
          <w:marTop w:val="0"/>
          <w:marBottom w:val="0"/>
          <w:divBdr>
            <w:top w:val="none" w:sz="0" w:space="0" w:color="auto"/>
            <w:left w:val="none" w:sz="0" w:space="0" w:color="auto"/>
            <w:bottom w:val="none" w:sz="0" w:space="0" w:color="auto"/>
            <w:right w:val="none" w:sz="0" w:space="0" w:color="auto"/>
          </w:divBdr>
        </w:div>
        <w:div w:id="650141822">
          <w:marLeft w:val="640"/>
          <w:marRight w:val="0"/>
          <w:marTop w:val="0"/>
          <w:marBottom w:val="0"/>
          <w:divBdr>
            <w:top w:val="none" w:sz="0" w:space="0" w:color="auto"/>
            <w:left w:val="none" w:sz="0" w:space="0" w:color="auto"/>
            <w:bottom w:val="none" w:sz="0" w:space="0" w:color="auto"/>
            <w:right w:val="none" w:sz="0" w:space="0" w:color="auto"/>
          </w:divBdr>
        </w:div>
        <w:div w:id="786698995">
          <w:marLeft w:val="640"/>
          <w:marRight w:val="0"/>
          <w:marTop w:val="0"/>
          <w:marBottom w:val="0"/>
          <w:divBdr>
            <w:top w:val="none" w:sz="0" w:space="0" w:color="auto"/>
            <w:left w:val="none" w:sz="0" w:space="0" w:color="auto"/>
            <w:bottom w:val="none" w:sz="0" w:space="0" w:color="auto"/>
            <w:right w:val="none" w:sz="0" w:space="0" w:color="auto"/>
          </w:divBdr>
        </w:div>
        <w:div w:id="805202503">
          <w:marLeft w:val="640"/>
          <w:marRight w:val="0"/>
          <w:marTop w:val="0"/>
          <w:marBottom w:val="0"/>
          <w:divBdr>
            <w:top w:val="none" w:sz="0" w:space="0" w:color="auto"/>
            <w:left w:val="none" w:sz="0" w:space="0" w:color="auto"/>
            <w:bottom w:val="none" w:sz="0" w:space="0" w:color="auto"/>
            <w:right w:val="none" w:sz="0" w:space="0" w:color="auto"/>
          </w:divBdr>
        </w:div>
        <w:div w:id="816267871">
          <w:marLeft w:val="640"/>
          <w:marRight w:val="0"/>
          <w:marTop w:val="0"/>
          <w:marBottom w:val="0"/>
          <w:divBdr>
            <w:top w:val="none" w:sz="0" w:space="0" w:color="auto"/>
            <w:left w:val="none" w:sz="0" w:space="0" w:color="auto"/>
            <w:bottom w:val="none" w:sz="0" w:space="0" w:color="auto"/>
            <w:right w:val="none" w:sz="0" w:space="0" w:color="auto"/>
          </w:divBdr>
        </w:div>
        <w:div w:id="825241362">
          <w:marLeft w:val="640"/>
          <w:marRight w:val="0"/>
          <w:marTop w:val="0"/>
          <w:marBottom w:val="0"/>
          <w:divBdr>
            <w:top w:val="none" w:sz="0" w:space="0" w:color="auto"/>
            <w:left w:val="none" w:sz="0" w:space="0" w:color="auto"/>
            <w:bottom w:val="none" w:sz="0" w:space="0" w:color="auto"/>
            <w:right w:val="none" w:sz="0" w:space="0" w:color="auto"/>
          </w:divBdr>
        </w:div>
        <w:div w:id="849179897">
          <w:marLeft w:val="640"/>
          <w:marRight w:val="0"/>
          <w:marTop w:val="0"/>
          <w:marBottom w:val="0"/>
          <w:divBdr>
            <w:top w:val="none" w:sz="0" w:space="0" w:color="auto"/>
            <w:left w:val="none" w:sz="0" w:space="0" w:color="auto"/>
            <w:bottom w:val="none" w:sz="0" w:space="0" w:color="auto"/>
            <w:right w:val="none" w:sz="0" w:space="0" w:color="auto"/>
          </w:divBdr>
        </w:div>
        <w:div w:id="849300276">
          <w:marLeft w:val="640"/>
          <w:marRight w:val="0"/>
          <w:marTop w:val="0"/>
          <w:marBottom w:val="0"/>
          <w:divBdr>
            <w:top w:val="none" w:sz="0" w:space="0" w:color="auto"/>
            <w:left w:val="none" w:sz="0" w:space="0" w:color="auto"/>
            <w:bottom w:val="none" w:sz="0" w:space="0" w:color="auto"/>
            <w:right w:val="none" w:sz="0" w:space="0" w:color="auto"/>
          </w:divBdr>
        </w:div>
        <w:div w:id="871457697">
          <w:marLeft w:val="640"/>
          <w:marRight w:val="0"/>
          <w:marTop w:val="0"/>
          <w:marBottom w:val="0"/>
          <w:divBdr>
            <w:top w:val="none" w:sz="0" w:space="0" w:color="auto"/>
            <w:left w:val="none" w:sz="0" w:space="0" w:color="auto"/>
            <w:bottom w:val="none" w:sz="0" w:space="0" w:color="auto"/>
            <w:right w:val="none" w:sz="0" w:space="0" w:color="auto"/>
          </w:divBdr>
        </w:div>
        <w:div w:id="879627844">
          <w:marLeft w:val="640"/>
          <w:marRight w:val="0"/>
          <w:marTop w:val="0"/>
          <w:marBottom w:val="0"/>
          <w:divBdr>
            <w:top w:val="none" w:sz="0" w:space="0" w:color="auto"/>
            <w:left w:val="none" w:sz="0" w:space="0" w:color="auto"/>
            <w:bottom w:val="none" w:sz="0" w:space="0" w:color="auto"/>
            <w:right w:val="none" w:sz="0" w:space="0" w:color="auto"/>
          </w:divBdr>
        </w:div>
        <w:div w:id="913975960">
          <w:marLeft w:val="640"/>
          <w:marRight w:val="0"/>
          <w:marTop w:val="0"/>
          <w:marBottom w:val="0"/>
          <w:divBdr>
            <w:top w:val="none" w:sz="0" w:space="0" w:color="auto"/>
            <w:left w:val="none" w:sz="0" w:space="0" w:color="auto"/>
            <w:bottom w:val="none" w:sz="0" w:space="0" w:color="auto"/>
            <w:right w:val="none" w:sz="0" w:space="0" w:color="auto"/>
          </w:divBdr>
        </w:div>
        <w:div w:id="1003439724">
          <w:marLeft w:val="640"/>
          <w:marRight w:val="0"/>
          <w:marTop w:val="0"/>
          <w:marBottom w:val="0"/>
          <w:divBdr>
            <w:top w:val="none" w:sz="0" w:space="0" w:color="auto"/>
            <w:left w:val="none" w:sz="0" w:space="0" w:color="auto"/>
            <w:bottom w:val="none" w:sz="0" w:space="0" w:color="auto"/>
            <w:right w:val="none" w:sz="0" w:space="0" w:color="auto"/>
          </w:divBdr>
        </w:div>
        <w:div w:id="1022970763">
          <w:marLeft w:val="640"/>
          <w:marRight w:val="0"/>
          <w:marTop w:val="0"/>
          <w:marBottom w:val="0"/>
          <w:divBdr>
            <w:top w:val="none" w:sz="0" w:space="0" w:color="auto"/>
            <w:left w:val="none" w:sz="0" w:space="0" w:color="auto"/>
            <w:bottom w:val="none" w:sz="0" w:space="0" w:color="auto"/>
            <w:right w:val="none" w:sz="0" w:space="0" w:color="auto"/>
          </w:divBdr>
        </w:div>
        <w:div w:id="1035159135">
          <w:marLeft w:val="640"/>
          <w:marRight w:val="0"/>
          <w:marTop w:val="0"/>
          <w:marBottom w:val="0"/>
          <w:divBdr>
            <w:top w:val="none" w:sz="0" w:space="0" w:color="auto"/>
            <w:left w:val="none" w:sz="0" w:space="0" w:color="auto"/>
            <w:bottom w:val="none" w:sz="0" w:space="0" w:color="auto"/>
            <w:right w:val="none" w:sz="0" w:space="0" w:color="auto"/>
          </w:divBdr>
        </w:div>
        <w:div w:id="1042289061">
          <w:marLeft w:val="640"/>
          <w:marRight w:val="0"/>
          <w:marTop w:val="0"/>
          <w:marBottom w:val="0"/>
          <w:divBdr>
            <w:top w:val="none" w:sz="0" w:space="0" w:color="auto"/>
            <w:left w:val="none" w:sz="0" w:space="0" w:color="auto"/>
            <w:bottom w:val="none" w:sz="0" w:space="0" w:color="auto"/>
            <w:right w:val="none" w:sz="0" w:space="0" w:color="auto"/>
          </w:divBdr>
        </w:div>
        <w:div w:id="1056584820">
          <w:marLeft w:val="640"/>
          <w:marRight w:val="0"/>
          <w:marTop w:val="0"/>
          <w:marBottom w:val="0"/>
          <w:divBdr>
            <w:top w:val="none" w:sz="0" w:space="0" w:color="auto"/>
            <w:left w:val="none" w:sz="0" w:space="0" w:color="auto"/>
            <w:bottom w:val="none" w:sz="0" w:space="0" w:color="auto"/>
            <w:right w:val="none" w:sz="0" w:space="0" w:color="auto"/>
          </w:divBdr>
        </w:div>
        <w:div w:id="1063986263">
          <w:marLeft w:val="640"/>
          <w:marRight w:val="0"/>
          <w:marTop w:val="0"/>
          <w:marBottom w:val="0"/>
          <w:divBdr>
            <w:top w:val="none" w:sz="0" w:space="0" w:color="auto"/>
            <w:left w:val="none" w:sz="0" w:space="0" w:color="auto"/>
            <w:bottom w:val="none" w:sz="0" w:space="0" w:color="auto"/>
            <w:right w:val="none" w:sz="0" w:space="0" w:color="auto"/>
          </w:divBdr>
        </w:div>
        <w:div w:id="1076586527">
          <w:marLeft w:val="640"/>
          <w:marRight w:val="0"/>
          <w:marTop w:val="0"/>
          <w:marBottom w:val="0"/>
          <w:divBdr>
            <w:top w:val="none" w:sz="0" w:space="0" w:color="auto"/>
            <w:left w:val="none" w:sz="0" w:space="0" w:color="auto"/>
            <w:bottom w:val="none" w:sz="0" w:space="0" w:color="auto"/>
            <w:right w:val="none" w:sz="0" w:space="0" w:color="auto"/>
          </w:divBdr>
        </w:div>
        <w:div w:id="1112362017">
          <w:marLeft w:val="640"/>
          <w:marRight w:val="0"/>
          <w:marTop w:val="0"/>
          <w:marBottom w:val="0"/>
          <w:divBdr>
            <w:top w:val="none" w:sz="0" w:space="0" w:color="auto"/>
            <w:left w:val="none" w:sz="0" w:space="0" w:color="auto"/>
            <w:bottom w:val="none" w:sz="0" w:space="0" w:color="auto"/>
            <w:right w:val="none" w:sz="0" w:space="0" w:color="auto"/>
          </w:divBdr>
        </w:div>
        <w:div w:id="1112825230">
          <w:marLeft w:val="640"/>
          <w:marRight w:val="0"/>
          <w:marTop w:val="0"/>
          <w:marBottom w:val="0"/>
          <w:divBdr>
            <w:top w:val="none" w:sz="0" w:space="0" w:color="auto"/>
            <w:left w:val="none" w:sz="0" w:space="0" w:color="auto"/>
            <w:bottom w:val="none" w:sz="0" w:space="0" w:color="auto"/>
            <w:right w:val="none" w:sz="0" w:space="0" w:color="auto"/>
          </w:divBdr>
        </w:div>
        <w:div w:id="1140227585">
          <w:marLeft w:val="640"/>
          <w:marRight w:val="0"/>
          <w:marTop w:val="0"/>
          <w:marBottom w:val="0"/>
          <w:divBdr>
            <w:top w:val="none" w:sz="0" w:space="0" w:color="auto"/>
            <w:left w:val="none" w:sz="0" w:space="0" w:color="auto"/>
            <w:bottom w:val="none" w:sz="0" w:space="0" w:color="auto"/>
            <w:right w:val="none" w:sz="0" w:space="0" w:color="auto"/>
          </w:divBdr>
        </w:div>
        <w:div w:id="1254238092">
          <w:marLeft w:val="640"/>
          <w:marRight w:val="0"/>
          <w:marTop w:val="0"/>
          <w:marBottom w:val="0"/>
          <w:divBdr>
            <w:top w:val="none" w:sz="0" w:space="0" w:color="auto"/>
            <w:left w:val="none" w:sz="0" w:space="0" w:color="auto"/>
            <w:bottom w:val="none" w:sz="0" w:space="0" w:color="auto"/>
            <w:right w:val="none" w:sz="0" w:space="0" w:color="auto"/>
          </w:divBdr>
        </w:div>
        <w:div w:id="1262833101">
          <w:marLeft w:val="640"/>
          <w:marRight w:val="0"/>
          <w:marTop w:val="0"/>
          <w:marBottom w:val="0"/>
          <w:divBdr>
            <w:top w:val="none" w:sz="0" w:space="0" w:color="auto"/>
            <w:left w:val="none" w:sz="0" w:space="0" w:color="auto"/>
            <w:bottom w:val="none" w:sz="0" w:space="0" w:color="auto"/>
            <w:right w:val="none" w:sz="0" w:space="0" w:color="auto"/>
          </w:divBdr>
        </w:div>
        <w:div w:id="1378624639">
          <w:marLeft w:val="640"/>
          <w:marRight w:val="0"/>
          <w:marTop w:val="0"/>
          <w:marBottom w:val="0"/>
          <w:divBdr>
            <w:top w:val="none" w:sz="0" w:space="0" w:color="auto"/>
            <w:left w:val="none" w:sz="0" w:space="0" w:color="auto"/>
            <w:bottom w:val="none" w:sz="0" w:space="0" w:color="auto"/>
            <w:right w:val="none" w:sz="0" w:space="0" w:color="auto"/>
          </w:divBdr>
        </w:div>
        <w:div w:id="1419522516">
          <w:marLeft w:val="640"/>
          <w:marRight w:val="0"/>
          <w:marTop w:val="0"/>
          <w:marBottom w:val="0"/>
          <w:divBdr>
            <w:top w:val="none" w:sz="0" w:space="0" w:color="auto"/>
            <w:left w:val="none" w:sz="0" w:space="0" w:color="auto"/>
            <w:bottom w:val="none" w:sz="0" w:space="0" w:color="auto"/>
            <w:right w:val="none" w:sz="0" w:space="0" w:color="auto"/>
          </w:divBdr>
        </w:div>
        <w:div w:id="1442142570">
          <w:marLeft w:val="640"/>
          <w:marRight w:val="0"/>
          <w:marTop w:val="0"/>
          <w:marBottom w:val="0"/>
          <w:divBdr>
            <w:top w:val="none" w:sz="0" w:space="0" w:color="auto"/>
            <w:left w:val="none" w:sz="0" w:space="0" w:color="auto"/>
            <w:bottom w:val="none" w:sz="0" w:space="0" w:color="auto"/>
            <w:right w:val="none" w:sz="0" w:space="0" w:color="auto"/>
          </w:divBdr>
        </w:div>
        <w:div w:id="1496531882">
          <w:marLeft w:val="640"/>
          <w:marRight w:val="0"/>
          <w:marTop w:val="0"/>
          <w:marBottom w:val="0"/>
          <w:divBdr>
            <w:top w:val="none" w:sz="0" w:space="0" w:color="auto"/>
            <w:left w:val="none" w:sz="0" w:space="0" w:color="auto"/>
            <w:bottom w:val="none" w:sz="0" w:space="0" w:color="auto"/>
            <w:right w:val="none" w:sz="0" w:space="0" w:color="auto"/>
          </w:divBdr>
        </w:div>
        <w:div w:id="1501384452">
          <w:marLeft w:val="640"/>
          <w:marRight w:val="0"/>
          <w:marTop w:val="0"/>
          <w:marBottom w:val="0"/>
          <w:divBdr>
            <w:top w:val="none" w:sz="0" w:space="0" w:color="auto"/>
            <w:left w:val="none" w:sz="0" w:space="0" w:color="auto"/>
            <w:bottom w:val="none" w:sz="0" w:space="0" w:color="auto"/>
            <w:right w:val="none" w:sz="0" w:space="0" w:color="auto"/>
          </w:divBdr>
        </w:div>
        <w:div w:id="1589920927">
          <w:marLeft w:val="640"/>
          <w:marRight w:val="0"/>
          <w:marTop w:val="0"/>
          <w:marBottom w:val="0"/>
          <w:divBdr>
            <w:top w:val="none" w:sz="0" w:space="0" w:color="auto"/>
            <w:left w:val="none" w:sz="0" w:space="0" w:color="auto"/>
            <w:bottom w:val="none" w:sz="0" w:space="0" w:color="auto"/>
            <w:right w:val="none" w:sz="0" w:space="0" w:color="auto"/>
          </w:divBdr>
        </w:div>
        <w:div w:id="1648824514">
          <w:marLeft w:val="640"/>
          <w:marRight w:val="0"/>
          <w:marTop w:val="0"/>
          <w:marBottom w:val="0"/>
          <w:divBdr>
            <w:top w:val="none" w:sz="0" w:space="0" w:color="auto"/>
            <w:left w:val="none" w:sz="0" w:space="0" w:color="auto"/>
            <w:bottom w:val="none" w:sz="0" w:space="0" w:color="auto"/>
            <w:right w:val="none" w:sz="0" w:space="0" w:color="auto"/>
          </w:divBdr>
        </w:div>
        <w:div w:id="1676959028">
          <w:marLeft w:val="640"/>
          <w:marRight w:val="0"/>
          <w:marTop w:val="0"/>
          <w:marBottom w:val="0"/>
          <w:divBdr>
            <w:top w:val="none" w:sz="0" w:space="0" w:color="auto"/>
            <w:left w:val="none" w:sz="0" w:space="0" w:color="auto"/>
            <w:bottom w:val="none" w:sz="0" w:space="0" w:color="auto"/>
            <w:right w:val="none" w:sz="0" w:space="0" w:color="auto"/>
          </w:divBdr>
        </w:div>
        <w:div w:id="1680155704">
          <w:marLeft w:val="640"/>
          <w:marRight w:val="0"/>
          <w:marTop w:val="0"/>
          <w:marBottom w:val="0"/>
          <w:divBdr>
            <w:top w:val="none" w:sz="0" w:space="0" w:color="auto"/>
            <w:left w:val="none" w:sz="0" w:space="0" w:color="auto"/>
            <w:bottom w:val="none" w:sz="0" w:space="0" w:color="auto"/>
            <w:right w:val="none" w:sz="0" w:space="0" w:color="auto"/>
          </w:divBdr>
        </w:div>
        <w:div w:id="1682776328">
          <w:marLeft w:val="640"/>
          <w:marRight w:val="0"/>
          <w:marTop w:val="0"/>
          <w:marBottom w:val="0"/>
          <w:divBdr>
            <w:top w:val="none" w:sz="0" w:space="0" w:color="auto"/>
            <w:left w:val="none" w:sz="0" w:space="0" w:color="auto"/>
            <w:bottom w:val="none" w:sz="0" w:space="0" w:color="auto"/>
            <w:right w:val="none" w:sz="0" w:space="0" w:color="auto"/>
          </w:divBdr>
        </w:div>
        <w:div w:id="1711756840">
          <w:marLeft w:val="640"/>
          <w:marRight w:val="0"/>
          <w:marTop w:val="0"/>
          <w:marBottom w:val="0"/>
          <w:divBdr>
            <w:top w:val="none" w:sz="0" w:space="0" w:color="auto"/>
            <w:left w:val="none" w:sz="0" w:space="0" w:color="auto"/>
            <w:bottom w:val="none" w:sz="0" w:space="0" w:color="auto"/>
            <w:right w:val="none" w:sz="0" w:space="0" w:color="auto"/>
          </w:divBdr>
        </w:div>
        <w:div w:id="1763456553">
          <w:marLeft w:val="640"/>
          <w:marRight w:val="0"/>
          <w:marTop w:val="0"/>
          <w:marBottom w:val="0"/>
          <w:divBdr>
            <w:top w:val="none" w:sz="0" w:space="0" w:color="auto"/>
            <w:left w:val="none" w:sz="0" w:space="0" w:color="auto"/>
            <w:bottom w:val="none" w:sz="0" w:space="0" w:color="auto"/>
            <w:right w:val="none" w:sz="0" w:space="0" w:color="auto"/>
          </w:divBdr>
        </w:div>
        <w:div w:id="1808935618">
          <w:marLeft w:val="640"/>
          <w:marRight w:val="0"/>
          <w:marTop w:val="0"/>
          <w:marBottom w:val="0"/>
          <w:divBdr>
            <w:top w:val="none" w:sz="0" w:space="0" w:color="auto"/>
            <w:left w:val="none" w:sz="0" w:space="0" w:color="auto"/>
            <w:bottom w:val="none" w:sz="0" w:space="0" w:color="auto"/>
            <w:right w:val="none" w:sz="0" w:space="0" w:color="auto"/>
          </w:divBdr>
        </w:div>
        <w:div w:id="1832719588">
          <w:marLeft w:val="640"/>
          <w:marRight w:val="0"/>
          <w:marTop w:val="0"/>
          <w:marBottom w:val="0"/>
          <w:divBdr>
            <w:top w:val="none" w:sz="0" w:space="0" w:color="auto"/>
            <w:left w:val="none" w:sz="0" w:space="0" w:color="auto"/>
            <w:bottom w:val="none" w:sz="0" w:space="0" w:color="auto"/>
            <w:right w:val="none" w:sz="0" w:space="0" w:color="auto"/>
          </w:divBdr>
        </w:div>
        <w:div w:id="1911310468">
          <w:marLeft w:val="640"/>
          <w:marRight w:val="0"/>
          <w:marTop w:val="0"/>
          <w:marBottom w:val="0"/>
          <w:divBdr>
            <w:top w:val="none" w:sz="0" w:space="0" w:color="auto"/>
            <w:left w:val="none" w:sz="0" w:space="0" w:color="auto"/>
            <w:bottom w:val="none" w:sz="0" w:space="0" w:color="auto"/>
            <w:right w:val="none" w:sz="0" w:space="0" w:color="auto"/>
          </w:divBdr>
        </w:div>
        <w:div w:id="1934625927">
          <w:marLeft w:val="640"/>
          <w:marRight w:val="0"/>
          <w:marTop w:val="0"/>
          <w:marBottom w:val="0"/>
          <w:divBdr>
            <w:top w:val="none" w:sz="0" w:space="0" w:color="auto"/>
            <w:left w:val="none" w:sz="0" w:space="0" w:color="auto"/>
            <w:bottom w:val="none" w:sz="0" w:space="0" w:color="auto"/>
            <w:right w:val="none" w:sz="0" w:space="0" w:color="auto"/>
          </w:divBdr>
        </w:div>
        <w:div w:id="2020503662">
          <w:marLeft w:val="640"/>
          <w:marRight w:val="0"/>
          <w:marTop w:val="0"/>
          <w:marBottom w:val="0"/>
          <w:divBdr>
            <w:top w:val="none" w:sz="0" w:space="0" w:color="auto"/>
            <w:left w:val="none" w:sz="0" w:space="0" w:color="auto"/>
            <w:bottom w:val="none" w:sz="0" w:space="0" w:color="auto"/>
            <w:right w:val="none" w:sz="0" w:space="0" w:color="auto"/>
          </w:divBdr>
        </w:div>
        <w:div w:id="2076277795">
          <w:marLeft w:val="640"/>
          <w:marRight w:val="0"/>
          <w:marTop w:val="0"/>
          <w:marBottom w:val="0"/>
          <w:divBdr>
            <w:top w:val="none" w:sz="0" w:space="0" w:color="auto"/>
            <w:left w:val="none" w:sz="0" w:space="0" w:color="auto"/>
            <w:bottom w:val="none" w:sz="0" w:space="0" w:color="auto"/>
            <w:right w:val="none" w:sz="0" w:space="0" w:color="auto"/>
          </w:divBdr>
        </w:div>
        <w:div w:id="2124492936">
          <w:marLeft w:val="640"/>
          <w:marRight w:val="0"/>
          <w:marTop w:val="0"/>
          <w:marBottom w:val="0"/>
          <w:divBdr>
            <w:top w:val="none" w:sz="0" w:space="0" w:color="auto"/>
            <w:left w:val="none" w:sz="0" w:space="0" w:color="auto"/>
            <w:bottom w:val="none" w:sz="0" w:space="0" w:color="auto"/>
            <w:right w:val="none" w:sz="0" w:space="0" w:color="auto"/>
          </w:divBdr>
        </w:div>
      </w:divsChild>
    </w:div>
    <w:div w:id="573471665">
      <w:marLeft w:val="640"/>
      <w:marRight w:val="0"/>
      <w:marTop w:val="0"/>
      <w:marBottom w:val="0"/>
      <w:divBdr>
        <w:top w:val="none" w:sz="0" w:space="0" w:color="auto"/>
        <w:left w:val="none" w:sz="0" w:space="0" w:color="auto"/>
        <w:bottom w:val="none" w:sz="0" w:space="0" w:color="auto"/>
        <w:right w:val="none" w:sz="0" w:space="0" w:color="auto"/>
      </w:divBdr>
    </w:div>
    <w:div w:id="574435799">
      <w:bodyDiv w:val="1"/>
      <w:marLeft w:val="0"/>
      <w:marRight w:val="0"/>
      <w:marTop w:val="0"/>
      <w:marBottom w:val="0"/>
      <w:divBdr>
        <w:top w:val="none" w:sz="0" w:space="0" w:color="auto"/>
        <w:left w:val="none" w:sz="0" w:space="0" w:color="auto"/>
        <w:bottom w:val="none" w:sz="0" w:space="0" w:color="auto"/>
        <w:right w:val="none" w:sz="0" w:space="0" w:color="auto"/>
      </w:divBdr>
      <w:divsChild>
        <w:div w:id="118108946">
          <w:marLeft w:val="640"/>
          <w:marRight w:val="0"/>
          <w:marTop w:val="0"/>
          <w:marBottom w:val="0"/>
          <w:divBdr>
            <w:top w:val="none" w:sz="0" w:space="0" w:color="auto"/>
            <w:left w:val="none" w:sz="0" w:space="0" w:color="auto"/>
            <w:bottom w:val="none" w:sz="0" w:space="0" w:color="auto"/>
            <w:right w:val="none" w:sz="0" w:space="0" w:color="auto"/>
          </w:divBdr>
        </w:div>
        <w:div w:id="1622223269">
          <w:marLeft w:val="640"/>
          <w:marRight w:val="0"/>
          <w:marTop w:val="0"/>
          <w:marBottom w:val="0"/>
          <w:divBdr>
            <w:top w:val="none" w:sz="0" w:space="0" w:color="auto"/>
            <w:left w:val="none" w:sz="0" w:space="0" w:color="auto"/>
            <w:bottom w:val="none" w:sz="0" w:space="0" w:color="auto"/>
            <w:right w:val="none" w:sz="0" w:space="0" w:color="auto"/>
          </w:divBdr>
        </w:div>
        <w:div w:id="1012337539">
          <w:marLeft w:val="640"/>
          <w:marRight w:val="0"/>
          <w:marTop w:val="0"/>
          <w:marBottom w:val="0"/>
          <w:divBdr>
            <w:top w:val="none" w:sz="0" w:space="0" w:color="auto"/>
            <w:left w:val="none" w:sz="0" w:space="0" w:color="auto"/>
            <w:bottom w:val="none" w:sz="0" w:space="0" w:color="auto"/>
            <w:right w:val="none" w:sz="0" w:space="0" w:color="auto"/>
          </w:divBdr>
        </w:div>
        <w:div w:id="1890650831">
          <w:marLeft w:val="640"/>
          <w:marRight w:val="0"/>
          <w:marTop w:val="0"/>
          <w:marBottom w:val="0"/>
          <w:divBdr>
            <w:top w:val="none" w:sz="0" w:space="0" w:color="auto"/>
            <w:left w:val="none" w:sz="0" w:space="0" w:color="auto"/>
            <w:bottom w:val="none" w:sz="0" w:space="0" w:color="auto"/>
            <w:right w:val="none" w:sz="0" w:space="0" w:color="auto"/>
          </w:divBdr>
        </w:div>
        <w:div w:id="1088765902">
          <w:marLeft w:val="640"/>
          <w:marRight w:val="0"/>
          <w:marTop w:val="0"/>
          <w:marBottom w:val="0"/>
          <w:divBdr>
            <w:top w:val="none" w:sz="0" w:space="0" w:color="auto"/>
            <w:left w:val="none" w:sz="0" w:space="0" w:color="auto"/>
            <w:bottom w:val="none" w:sz="0" w:space="0" w:color="auto"/>
            <w:right w:val="none" w:sz="0" w:space="0" w:color="auto"/>
          </w:divBdr>
        </w:div>
        <w:div w:id="910232165">
          <w:marLeft w:val="640"/>
          <w:marRight w:val="0"/>
          <w:marTop w:val="0"/>
          <w:marBottom w:val="0"/>
          <w:divBdr>
            <w:top w:val="none" w:sz="0" w:space="0" w:color="auto"/>
            <w:left w:val="none" w:sz="0" w:space="0" w:color="auto"/>
            <w:bottom w:val="none" w:sz="0" w:space="0" w:color="auto"/>
            <w:right w:val="none" w:sz="0" w:space="0" w:color="auto"/>
          </w:divBdr>
        </w:div>
        <w:div w:id="1610702180">
          <w:marLeft w:val="640"/>
          <w:marRight w:val="0"/>
          <w:marTop w:val="0"/>
          <w:marBottom w:val="0"/>
          <w:divBdr>
            <w:top w:val="none" w:sz="0" w:space="0" w:color="auto"/>
            <w:left w:val="none" w:sz="0" w:space="0" w:color="auto"/>
            <w:bottom w:val="none" w:sz="0" w:space="0" w:color="auto"/>
            <w:right w:val="none" w:sz="0" w:space="0" w:color="auto"/>
          </w:divBdr>
        </w:div>
        <w:div w:id="1002898938">
          <w:marLeft w:val="640"/>
          <w:marRight w:val="0"/>
          <w:marTop w:val="0"/>
          <w:marBottom w:val="0"/>
          <w:divBdr>
            <w:top w:val="none" w:sz="0" w:space="0" w:color="auto"/>
            <w:left w:val="none" w:sz="0" w:space="0" w:color="auto"/>
            <w:bottom w:val="none" w:sz="0" w:space="0" w:color="auto"/>
            <w:right w:val="none" w:sz="0" w:space="0" w:color="auto"/>
          </w:divBdr>
        </w:div>
        <w:div w:id="1326663705">
          <w:marLeft w:val="640"/>
          <w:marRight w:val="0"/>
          <w:marTop w:val="0"/>
          <w:marBottom w:val="0"/>
          <w:divBdr>
            <w:top w:val="none" w:sz="0" w:space="0" w:color="auto"/>
            <w:left w:val="none" w:sz="0" w:space="0" w:color="auto"/>
            <w:bottom w:val="none" w:sz="0" w:space="0" w:color="auto"/>
            <w:right w:val="none" w:sz="0" w:space="0" w:color="auto"/>
          </w:divBdr>
        </w:div>
        <w:div w:id="643122771">
          <w:marLeft w:val="640"/>
          <w:marRight w:val="0"/>
          <w:marTop w:val="0"/>
          <w:marBottom w:val="0"/>
          <w:divBdr>
            <w:top w:val="none" w:sz="0" w:space="0" w:color="auto"/>
            <w:left w:val="none" w:sz="0" w:space="0" w:color="auto"/>
            <w:bottom w:val="none" w:sz="0" w:space="0" w:color="auto"/>
            <w:right w:val="none" w:sz="0" w:space="0" w:color="auto"/>
          </w:divBdr>
        </w:div>
        <w:div w:id="1630935653">
          <w:marLeft w:val="640"/>
          <w:marRight w:val="0"/>
          <w:marTop w:val="0"/>
          <w:marBottom w:val="0"/>
          <w:divBdr>
            <w:top w:val="none" w:sz="0" w:space="0" w:color="auto"/>
            <w:left w:val="none" w:sz="0" w:space="0" w:color="auto"/>
            <w:bottom w:val="none" w:sz="0" w:space="0" w:color="auto"/>
            <w:right w:val="none" w:sz="0" w:space="0" w:color="auto"/>
          </w:divBdr>
        </w:div>
        <w:div w:id="1094277752">
          <w:marLeft w:val="640"/>
          <w:marRight w:val="0"/>
          <w:marTop w:val="0"/>
          <w:marBottom w:val="0"/>
          <w:divBdr>
            <w:top w:val="none" w:sz="0" w:space="0" w:color="auto"/>
            <w:left w:val="none" w:sz="0" w:space="0" w:color="auto"/>
            <w:bottom w:val="none" w:sz="0" w:space="0" w:color="auto"/>
            <w:right w:val="none" w:sz="0" w:space="0" w:color="auto"/>
          </w:divBdr>
        </w:div>
        <w:div w:id="1343582755">
          <w:marLeft w:val="640"/>
          <w:marRight w:val="0"/>
          <w:marTop w:val="0"/>
          <w:marBottom w:val="0"/>
          <w:divBdr>
            <w:top w:val="none" w:sz="0" w:space="0" w:color="auto"/>
            <w:left w:val="none" w:sz="0" w:space="0" w:color="auto"/>
            <w:bottom w:val="none" w:sz="0" w:space="0" w:color="auto"/>
            <w:right w:val="none" w:sz="0" w:space="0" w:color="auto"/>
          </w:divBdr>
        </w:div>
        <w:div w:id="1659461660">
          <w:marLeft w:val="640"/>
          <w:marRight w:val="0"/>
          <w:marTop w:val="0"/>
          <w:marBottom w:val="0"/>
          <w:divBdr>
            <w:top w:val="none" w:sz="0" w:space="0" w:color="auto"/>
            <w:left w:val="none" w:sz="0" w:space="0" w:color="auto"/>
            <w:bottom w:val="none" w:sz="0" w:space="0" w:color="auto"/>
            <w:right w:val="none" w:sz="0" w:space="0" w:color="auto"/>
          </w:divBdr>
        </w:div>
        <w:div w:id="1474788771">
          <w:marLeft w:val="640"/>
          <w:marRight w:val="0"/>
          <w:marTop w:val="0"/>
          <w:marBottom w:val="0"/>
          <w:divBdr>
            <w:top w:val="none" w:sz="0" w:space="0" w:color="auto"/>
            <w:left w:val="none" w:sz="0" w:space="0" w:color="auto"/>
            <w:bottom w:val="none" w:sz="0" w:space="0" w:color="auto"/>
            <w:right w:val="none" w:sz="0" w:space="0" w:color="auto"/>
          </w:divBdr>
        </w:div>
        <w:div w:id="989095334">
          <w:marLeft w:val="640"/>
          <w:marRight w:val="0"/>
          <w:marTop w:val="0"/>
          <w:marBottom w:val="0"/>
          <w:divBdr>
            <w:top w:val="none" w:sz="0" w:space="0" w:color="auto"/>
            <w:left w:val="none" w:sz="0" w:space="0" w:color="auto"/>
            <w:bottom w:val="none" w:sz="0" w:space="0" w:color="auto"/>
            <w:right w:val="none" w:sz="0" w:space="0" w:color="auto"/>
          </w:divBdr>
        </w:div>
        <w:div w:id="2037652460">
          <w:marLeft w:val="640"/>
          <w:marRight w:val="0"/>
          <w:marTop w:val="0"/>
          <w:marBottom w:val="0"/>
          <w:divBdr>
            <w:top w:val="none" w:sz="0" w:space="0" w:color="auto"/>
            <w:left w:val="none" w:sz="0" w:space="0" w:color="auto"/>
            <w:bottom w:val="none" w:sz="0" w:space="0" w:color="auto"/>
            <w:right w:val="none" w:sz="0" w:space="0" w:color="auto"/>
          </w:divBdr>
        </w:div>
        <w:div w:id="1460606894">
          <w:marLeft w:val="640"/>
          <w:marRight w:val="0"/>
          <w:marTop w:val="0"/>
          <w:marBottom w:val="0"/>
          <w:divBdr>
            <w:top w:val="none" w:sz="0" w:space="0" w:color="auto"/>
            <w:left w:val="none" w:sz="0" w:space="0" w:color="auto"/>
            <w:bottom w:val="none" w:sz="0" w:space="0" w:color="auto"/>
            <w:right w:val="none" w:sz="0" w:space="0" w:color="auto"/>
          </w:divBdr>
        </w:div>
        <w:div w:id="1477919058">
          <w:marLeft w:val="640"/>
          <w:marRight w:val="0"/>
          <w:marTop w:val="0"/>
          <w:marBottom w:val="0"/>
          <w:divBdr>
            <w:top w:val="none" w:sz="0" w:space="0" w:color="auto"/>
            <w:left w:val="none" w:sz="0" w:space="0" w:color="auto"/>
            <w:bottom w:val="none" w:sz="0" w:space="0" w:color="auto"/>
            <w:right w:val="none" w:sz="0" w:space="0" w:color="auto"/>
          </w:divBdr>
        </w:div>
        <w:div w:id="2094887605">
          <w:marLeft w:val="640"/>
          <w:marRight w:val="0"/>
          <w:marTop w:val="0"/>
          <w:marBottom w:val="0"/>
          <w:divBdr>
            <w:top w:val="none" w:sz="0" w:space="0" w:color="auto"/>
            <w:left w:val="none" w:sz="0" w:space="0" w:color="auto"/>
            <w:bottom w:val="none" w:sz="0" w:space="0" w:color="auto"/>
            <w:right w:val="none" w:sz="0" w:space="0" w:color="auto"/>
          </w:divBdr>
        </w:div>
        <w:div w:id="1463692368">
          <w:marLeft w:val="640"/>
          <w:marRight w:val="0"/>
          <w:marTop w:val="0"/>
          <w:marBottom w:val="0"/>
          <w:divBdr>
            <w:top w:val="none" w:sz="0" w:space="0" w:color="auto"/>
            <w:left w:val="none" w:sz="0" w:space="0" w:color="auto"/>
            <w:bottom w:val="none" w:sz="0" w:space="0" w:color="auto"/>
            <w:right w:val="none" w:sz="0" w:space="0" w:color="auto"/>
          </w:divBdr>
        </w:div>
        <w:div w:id="58333524">
          <w:marLeft w:val="640"/>
          <w:marRight w:val="0"/>
          <w:marTop w:val="0"/>
          <w:marBottom w:val="0"/>
          <w:divBdr>
            <w:top w:val="none" w:sz="0" w:space="0" w:color="auto"/>
            <w:left w:val="none" w:sz="0" w:space="0" w:color="auto"/>
            <w:bottom w:val="none" w:sz="0" w:space="0" w:color="auto"/>
            <w:right w:val="none" w:sz="0" w:space="0" w:color="auto"/>
          </w:divBdr>
        </w:div>
        <w:div w:id="306521348">
          <w:marLeft w:val="640"/>
          <w:marRight w:val="0"/>
          <w:marTop w:val="0"/>
          <w:marBottom w:val="0"/>
          <w:divBdr>
            <w:top w:val="none" w:sz="0" w:space="0" w:color="auto"/>
            <w:left w:val="none" w:sz="0" w:space="0" w:color="auto"/>
            <w:bottom w:val="none" w:sz="0" w:space="0" w:color="auto"/>
            <w:right w:val="none" w:sz="0" w:space="0" w:color="auto"/>
          </w:divBdr>
        </w:div>
        <w:div w:id="81949237">
          <w:marLeft w:val="640"/>
          <w:marRight w:val="0"/>
          <w:marTop w:val="0"/>
          <w:marBottom w:val="0"/>
          <w:divBdr>
            <w:top w:val="none" w:sz="0" w:space="0" w:color="auto"/>
            <w:left w:val="none" w:sz="0" w:space="0" w:color="auto"/>
            <w:bottom w:val="none" w:sz="0" w:space="0" w:color="auto"/>
            <w:right w:val="none" w:sz="0" w:space="0" w:color="auto"/>
          </w:divBdr>
        </w:div>
        <w:div w:id="1867909239">
          <w:marLeft w:val="640"/>
          <w:marRight w:val="0"/>
          <w:marTop w:val="0"/>
          <w:marBottom w:val="0"/>
          <w:divBdr>
            <w:top w:val="none" w:sz="0" w:space="0" w:color="auto"/>
            <w:left w:val="none" w:sz="0" w:space="0" w:color="auto"/>
            <w:bottom w:val="none" w:sz="0" w:space="0" w:color="auto"/>
            <w:right w:val="none" w:sz="0" w:space="0" w:color="auto"/>
          </w:divBdr>
        </w:div>
        <w:div w:id="409817279">
          <w:marLeft w:val="640"/>
          <w:marRight w:val="0"/>
          <w:marTop w:val="0"/>
          <w:marBottom w:val="0"/>
          <w:divBdr>
            <w:top w:val="none" w:sz="0" w:space="0" w:color="auto"/>
            <w:left w:val="none" w:sz="0" w:space="0" w:color="auto"/>
            <w:bottom w:val="none" w:sz="0" w:space="0" w:color="auto"/>
            <w:right w:val="none" w:sz="0" w:space="0" w:color="auto"/>
          </w:divBdr>
        </w:div>
        <w:div w:id="1675372768">
          <w:marLeft w:val="640"/>
          <w:marRight w:val="0"/>
          <w:marTop w:val="0"/>
          <w:marBottom w:val="0"/>
          <w:divBdr>
            <w:top w:val="none" w:sz="0" w:space="0" w:color="auto"/>
            <w:left w:val="none" w:sz="0" w:space="0" w:color="auto"/>
            <w:bottom w:val="none" w:sz="0" w:space="0" w:color="auto"/>
            <w:right w:val="none" w:sz="0" w:space="0" w:color="auto"/>
          </w:divBdr>
        </w:div>
        <w:div w:id="664476604">
          <w:marLeft w:val="640"/>
          <w:marRight w:val="0"/>
          <w:marTop w:val="0"/>
          <w:marBottom w:val="0"/>
          <w:divBdr>
            <w:top w:val="none" w:sz="0" w:space="0" w:color="auto"/>
            <w:left w:val="none" w:sz="0" w:space="0" w:color="auto"/>
            <w:bottom w:val="none" w:sz="0" w:space="0" w:color="auto"/>
            <w:right w:val="none" w:sz="0" w:space="0" w:color="auto"/>
          </w:divBdr>
        </w:div>
        <w:div w:id="229659323">
          <w:marLeft w:val="640"/>
          <w:marRight w:val="0"/>
          <w:marTop w:val="0"/>
          <w:marBottom w:val="0"/>
          <w:divBdr>
            <w:top w:val="none" w:sz="0" w:space="0" w:color="auto"/>
            <w:left w:val="none" w:sz="0" w:space="0" w:color="auto"/>
            <w:bottom w:val="none" w:sz="0" w:space="0" w:color="auto"/>
            <w:right w:val="none" w:sz="0" w:space="0" w:color="auto"/>
          </w:divBdr>
        </w:div>
        <w:div w:id="1410423897">
          <w:marLeft w:val="640"/>
          <w:marRight w:val="0"/>
          <w:marTop w:val="0"/>
          <w:marBottom w:val="0"/>
          <w:divBdr>
            <w:top w:val="none" w:sz="0" w:space="0" w:color="auto"/>
            <w:left w:val="none" w:sz="0" w:space="0" w:color="auto"/>
            <w:bottom w:val="none" w:sz="0" w:space="0" w:color="auto"/>
            <w:right w:val="none" w:sz="0" w:space="0" w:color="auto"/>
          </w:divBdr>
        </w:div>
        <w:div w:id="1008676687">
          <w:marLeft w:val="640"/>
          <w:marRight w:val="0"/>
          <w:marTop w:val="0"/>
          <w:marBottom w:val="0"/>
          <w:divBdr>
            <w:top w:val="none" w:sz="0" w:space="0" w:color="auto"/>
            <w:left w:val="none" w:sz="0" w:space="0" w:color="auto"/>
            <w:bottom w:val="none" w:sz="0" w:space="0" w:color="auto"/>
            <w:right w:val="none" w:sz="0" w:space="0" w:color="auto"/>
          </w:divBdr>
        </w:div>
        <w:div w:id="405496698">
          <w:marLeft w:val="640"/>
          <w:marRight w:val="0"/>
          <w:marTop w:val="0"/>
          <w:marBottom w:val="0"/>
          <w:divBdr>
            <w:top w:val="none" w:sz="0" w:space="0" w:color="auto"/>
            <w:left w:val="none" w:sz="0" w:space="0" w:color="auto"/>
            <w:bottom w:val="none" w:sz="0" w:space="0" w:color="auto"/>
            <w:right w:val="none" w:sz="0" w:space="0" w:color="auto"/>
          </w:divBdr>
        </w:div>
        <w:div w:id="454065713">
          <w:marLeft w:val="640"/>
          <w:marRight w:val="0"/>
          <w:marTop w:val="0"/>
          <w:marBottom w:val="0"/>
          <w:divBdr>
            <w:top w:val="none" w:sz="0" w:space="0" w:color="auto"/>
            <w:left w:val="none" w:sz="0" w:space="0" w:color="auto"/>
            <w:bottom w:val="none" w:sz="0" w:space="0" w:color="auto"/>
            <w:right w:val="none" w:sz="0" w:space="0" w:color="auto"/>
          </w:divBdr>
        </w:div>
        <w:div w:id="1680156634">
          <w:marLeft w:val="640"/>
          <w:marRight w:val="0"/>
          <w:marTop w:val="0"/>
          <w:marBottom w:val="0"/>
          <w:divBdr>
            <w:top w:val="none" w:sz="0" w:space="0" w:color="auto"/>
            <w:left w:val="none" w:sz="0" w:space="0" w:color="auto"/>
            <w:bottom w:val="none" w:sz="0" w:space="0" w:color="auto"/>
            <w:right w:val="none" w:sz="0" w:space="0" w:color="auto"/>
          </w:divBdr>
        </w:div>
        <w:div w:id="289821528">
          <w:marLeft w:val="640"/>
          <w:marRight w:val="0"/>
          <w:marTop w:val="0"/>
          <w:marBottom w:val="0"/>
          <w:divBdr>
            <w:top w:val="none" w:sz="0" w:space="0" w:color="auto"/>
            <w:left w:val="none" w:sz="0" w:space="0" w:color="auto"/>
            <w:bottom w:val="none" w:sz="0" w:space="0" w:color="auto"/>
            <w:right w:val="none" w:sz="0" w:space="0" w:color="auto"/>
          </w:divBdr>
        </w:div>
        <w:div w:id="501358235">
          <w:marLeft w:val="640"/>
          <w:marRight w:val="0"/>
          <w:marTop w:val="0"/>
          <w:marBottom w:val="0"/>
          <w:divBdr>
            <w:top w:val="none" w:sz="0" w:space="0" w:color="auto"/>
            <w:left w:val="none" w:sz="0" w:space="0" w:color="auto"/>
            <w:bottom w:val="none" w:sz="0" w:space="0" w:color="auto"/>
            <w:right w:val="none" w:sz="0" w:space="0" w:color="auto"/>
          </w:divBdr>
        </w:div>
        <w:div w:id="535435931">
          <w:marLeft w:val="640"/>
          <w:marRight w:val="0"/>
          <w:marTop w:val="0"/>
          <w:marBottom w:val="0"/>
          <w:divBdr>
            <w:top w:val="none" w:sz="0" w:space="0" w:color="auto"/>
            <w:left w:val="none" w:sz="0" w:space="0" w:color="auto"/>
            <w:bottom w:val="none" w:sz="0" w:space="0" w:color="auto"/>
            <w:right w:val="none" w:sz="0" w:space="0" w:color="auto"/>
          </w:divBdr>
        </w:div>
        <w:div w:id="751245486">
          <w:marLeft w:val="640"/>
          <w:marRight w:val="0"/>
          <w:marTop w:val="0"/>
          <w:marBottom w:val="0"/>
          <w:divBdr>
            <w:top w:val="none" w:sz="0" w:space="0" w:color="auto"/>
            <w:left w:val="none" w:sz="0" w:space="0" w:color="auto"/>
            <w:bottom w:val="none" w:sz="0" w:space="0" w:color="auto"/>
            <w:right w:val="none" w:sz="0" w:space="0" w:color="auto"/>
          </w:divBdr>
        </w:div>
        <w:div w:id="2091268290">
          <w:marLeft w:val="640"/>
          <w:marRight w:val="0"/>
          <w:marTop w:val="0"/>
          <w:marBottom w:val="0"/>
          <w:divBdr>
            <w:top w:val="none" w:sz="0" w:space="0" w:color="auto"/>
            <w:left w:val="none" w:sz="0" w:space="0" w:color="auto"/>
            <w:bottom w:val="none" w:sz="0" w:space="0" w:color="auto"/>
            <w:right w:val="none" w:sz="0" w:space="0" w:color="auto"/>
          </w:divBdr>
        </w:div>
        <w:div w:id="1933859311">
          <w:marLeft w:val="640"/>
          <w:marRight w:val="0"/>
          <w:marTop w:val="0"/>
          <w:marBottom w:val="0"/>
          <w:divBdr>
            <w:top w:val="none" w:sz="0" w:space="0" w:color="auto"/>
            <w:left w:val="none" w:sz="0" w:space="0" w:color="auto"/>
            <w:bottom w:val="none" w:sz="0" w:space="0" w:color="auto"/>
            <w:right w:val="none" w:sz="0" w:space="0" w:color="auto"/>
          </w:divBdr>
        </w:div>
        <w:div w:id="1659117220">
          <w:marLeft w:val="640"/>
          <w:marRight w:val="0"/>
          <w:marTop w:val="0"/>
          <w:marBottom w:val="0"/>
          <w:divBdr>
            <w:top w:val="none" w:sz="0" w:space="0" w:color="auto"/>
            <w:left w:val="none" w:sz="0" w:space="0" w:color="auto"/>
            <w:bottom w:val="none" w:sz="0" w:space="0" w:color="auto"/>
            <w:right w:val="none" w:sz="0" w:space="0" w:color="auto"/>
          </w:divBdr>
        </w:div>
        <w:div w:id="844786268">
          <w:marLeft w:val="640"/>
          <w:marRight w:val="0"/>
          <w:marTop w:val="0"/>
          <w:marBottom w:val="0"/>
          <w:divBdr>
            <w:top w:val="none" w:sz="0" w:space="0" w:color="auto"/>
            <w:left w:val="none" w:sz="0" w:space="0" w:color="auto"/>
            <w:bottom w:val="none" w:sz="0" w:space="0" w:color="auto"/>
            <w:right w:val="none" w:sz="0" w:space="0" w:color="auto"/>
          </w:divBdr>
        </w:div>
        <w:div w:id="1376585557">
          <w:marLeft w:val="640"/>
          <w:marRight w:val="0"/>
          <w:marTop w:val="0"/>
          <w:marBottom w:val="0"/>
          <w:divBdr>
            <w:top w:val="none" w:sz="0" w:space="0" w:color="auto"/>
            <w:left w:val="none" w:sz="0" w:space="0" w:color="auto"/>
            <w:bottom w:val="none" w:sz="0" w:space="0" w:color="auto"/>
            <w:right w:val="none" w:sz="0" w:space="0" w:color="auto"/>
          </w:divBdr>
        </w:div>
        <w:div w:id="1997102380">
          <w:marLeft w:val="640"/>
          <w:marRight w:val="0"/>
          <w:marTop w:val="0"/>
          <w:marBottom w:val="0"/>
          <w:divBdr>
            <w:top w:val="none" w:sz="0" w:space="0" w:color="auto"/>
            <w:left w:val="none" w:sz="0" w:space="0" w:color="auto"/>
            <w:bottom w:val="none" w:sz="0" w:space="0" w:color="auto"/>
            <w:right w:val="none" w:sz="0" w:space="0" w:color="auto"/>
          </w:divBdr>
        </w:div>
        <w:div w:id="1326669208">
          <w:marLeft w:val="640"/>
          <w:marRight w:val="0"/>
          <w:marTop w:val="0"/>
          <w:marBottom w:val="0"/>
          <w:divBdr>
            <w:top w:val="none" w:sz="0" w:space="0" w:color="auto"/>
            <w:left w:val="none" w:sz="0" w:space="0" w:color="auto"/>
            <w:bottom w:val="none" w:sz="0" w:space="0" w:color="auto"/>
            <w:right w:val="none" w:sz="0" w:space="0" w:color="auto"/>
          </w:divBdr>
        </w:div>
        <w:div w:id="1905948251">
          <w:marLeft w:val="640"/>
          <w:marRight w:val="0"/>
          <w:marTop w:val="0"/>
          <w:marBottom w:val="0"/>
          <w:divBdr>
            <w:top w:val="none" w:sz="0" w:space="0" w:color="auto"/>
            <w:left w:val="none" w:sz="0" w:space="0" w:color="auto"/>
            <w:bottom w:val="none" w:sz="0" w:space="0" w:color="auto"/>
            <w:right w:val="none" w:sz="0" w:space="0" w:color="auto"/>
          </w:divBdr>
        </w:div>
        <w:div w:id="2052420681">
          <w:marLeft w:val="640"/>
          <w:marRight w:val="0"/>
          <w:marTop w:val="0"/>
          <w:marBottom w:val="0"/>
          <w:divBdr>
            <w:top w:val="none" w:sz="0" w:space="0" w:color="auto"/>
            <w:left w:val="none" w:sz="0" w:space="0" w:color="auto"/>
            <w:bottom w:val="none" w:sz="0" w:space="0" w:color="auto"/>
            <w:right w:val="none" w:sz="0" w:space="0" w:color="auto"/>
          </w:divBdr>
        </w:div>
        <w:div w:id="1285691830">
          <w:marLeft w:val="640"/>
          <w:marRight w:val="0"/>
          <w:marTop w:val="0"/>
          <w:marBottom w:val="0"/>
          <w:divBdr>
            <w:top w:val="none" w:sz="0" w:space="0" w:color="auto"/>
            <w:left w:val="none" w:sz="0" w:space="0" w:color="auto"/>
            <w:bottom w:val="none" w:sz="0" w:space="0" w:color="auto"/>
            <w:right w:val="none" w:sz="0" w:space="0" w:color="auto"/>
          </w:divBdr>
        </w:div>
        <w:div w:id="945187865">
          <w:marLeft w:val="640"/>
          <w:marRight w:val="0"/>
          <w:marTop w:val="0"/>
          <w:marBottom w:val="0"/>
          <w:divBdr>
            <w:top w:val="none" w:sz="0" w:space="0" w:color="auto"/>
            <w:left w:val="none" w:sz="0" w:space="0" w:color="auto"/>
            <w:bottom w:val="none" w:sz="0" w:space="0" w:color="auto"/>
            <w:right w:val="none" w:sz="0" w:space="0" w:color="auto"/>
          </w:divBdr>
        </w:div>
      </w:divsChild>
    </w:div>
    <w:div w:id="575096122">
      <w:bodyDiv w:val="1"/>
      <w:marLeft w:val="0"/>
      <w:marRight w:val="0"/>
      <w:marTop w:val="0"/>
      <w:marBottom w:val="0"/>
      <w:divBdr>
        <w:top w:val="none" w:sz="0" w:space="0" w:color="auto"/>
        <w:left w:val="none" w:sz="0" w:space="0" w:color="auto"/>
        <w:bottom w:val="none" w:sz="0" w:space="0" w:color="auto"/>
        <w:right w:val="none" w:sz="0" w:space="0" w:color="auto"/>
      </w:divBdr>
    </w:div>
    <w:div w:id="575434063">
      <w:bodyDiv w:val="1"/>
      <w:marLeft w:val="0"/>
      <w:marRight w:val="0"/>
      <w:marTop w:val="0"/>
      <w:marBottom w:val="0"/>
      <w:divBdr>
        <w:top w:val="none" w:sz="0" w:space="0" w:color="auto"/>
        <w:left w:val="none" w:sz="0" w:space="0" w:color="auto"/>
        <w:bottom w:val="none" w:sz="0" w:space="0" w:color="auto"/>
        <w:right w:val="none" w:sz="0" w:space="0" w:color="auto"/>
      </w:divBdr>
      <w:divsChild>
        <w:div w:id="205919703">
          <w:marLeft w:val="640"/>
          <w:marRight w:val="0"/>
          <w:marTop w:val="0"/>
          <w:marBottom w:val="0"/>
          <w:divBdr>
            <w:top w:val="none" w:sz="0" w:space="0" w:color="auto"/>
            <w:left w:val="none" w:sz="0" w:space="0" w:color="auto"/>
            <w:bottom w:val="none" w:sz="0" w:space="0" w:color="auto"/>
            <w:right w:val="none" w:sz="0" w:space="0" w:color="auto"/>
          </w:divBdr>
        </w:div>
        <w:div w:id="193471349">
          <w:marLeft w:val="640"/>
          <w:marRight w:val="0"/>
          <w:marTop w:val="0"/>
          <w:marBottom w:val="0"/>
          <w:divBdr>
            <w:top w:val="none" w:sz="0" w:space="0" w:color="auto"/>
            <w:left w:val="none" w:sz="0" w:space="0" w:color="auto"/>
            <w:bottom w:val="none" w:sz="0" w:space="0" w:color="auto"/>
            <w:right w:val="none" w:sz="0" w:space="0" w:color="auto"/>
          </w:divBdr>
        </w:div>
        <w:div w:id="42023048">
          <w:marLeft w:val="640"/>
          <w:marRight w:val="0"/>
          <w:marTop w:val="0"/>
          <w:marBottom w:val="0"/>
          <w:divBdr>
            <w:top w:val="none" w:sz="0" w:space="0" w:color="auto"/>
            <w:left w:val="none" w:sz="0" w:space="0" w:color="auto"/>
            <w:bottom w:val="none" w:sz="0" w:space="0" w:color="auto"/>
            <w:right w:val="none" w:sz="0" w:space="0" w:color="auto"/>
          </w:divBdr>
        </w:div>
        <w:div w:id="575555265">
          <w:marLeft w:val="640"/>
          <w:marRight w:val="0"/>
          <w:marTop w:val="0"/>
          <w:marBottom w:val="0"/>
          <w:divBdr>
            <w:top w:val="none" w:sz="0" w:space="0" w:color="auto"/>
            <w:left w:val="none" w:sz="0" w:space="0" w:color="auto"/>
            <w:bottom w:val="none" w:sz="0" w:space="0" w:color="auto"/>
            <w:right w:val="none" w:sz="0" w:space="0" w:color="auto"/>
          </w:divBdr>
        </w:div>
        <w:div w:id="602811525">
          <w:marLeft w:val="640"/>
          <w:marRight w:val="0"/>
          <w:marTop w:val="0"/>
          <w:marBottom w:val="0"/>
          <w:divBdr>
            <w:top w:val="none" w:sz="0" w:space="0" w:color="auto"/>
            <w:left w:val="none" w:sz="0" w:space="0" w:color="auto"/>
            <w:bottom w:val="none" w:sz="0" w:space="0" w:color="auto"/>
            <w:right w:val="none" w:sz="0" w:space="0" w:color="auto"/>
          </w:divBdr>
        </w:div>
        <w:div w:id="699012080">
          <w:marLeft w:val="640"/>
          <w:marRight w:val="0"/>
          <w:marTop w:val="0"/>
          <w:marBottom w:val="0"/>
          <w:divBdr>
            <w:top w:val="none" w:sz="0" w:space="0" w:color="auto"/>
            <w:left w:val="none" w:sz="0" w:space="0" w:color="auto"/>
            <w:bottom w:val="none" w:sz="0" w:space="0" w:color="auto"/>
            <w:right w:val="none" w:sz="0" w:space="0" w:color="auto"/>
          </w:divBdr>
        </w:div>
        <w:div w:id="1937251338">
          <w:marLeft w:val="640"/>
          <w:marRight w:val="0"/>
          <w:marTop w:val="0"/>
          <w:marBottom w:val="0"/>
          <w:divBdr>
            <w:top w:val="none" w:sz="0" w:space="0" w:color="auto"/>
            <w:left w:val="none" w:sz="0" w:space="0" w:color="auto"/>
            <w:bottom w:val="none" w:sz="0" w:space="0" w:color="auto"/>
            <w:right w:val="none" w:sz="0" w:space="0" w:color="auto"/>
          </w:divBdr>
        </w:div>
        <w:div w:id="1597052350">
          <w:marLeft w:val="640"/>
          <w:marRight w:val="0"/>
          <w:marTop w:val="0"/>
          <w:marBottom w:val="0"/>
          <w:divBdr>
            <w:top w:val="none" w:sz="0" w:space="0" w:color="auto"/>
            <w:left w:val="none" w:sz="0" w:space="0" w:color="auto"/>
            <w:bottom w:val="none" w:sz="0" w:space="0" w:color="auto"/>
            <w:right w:val="none" w:sz="0" w:space="0" w:color="auto"/>
          </w:divBdr>
        </w:div>
        <w:div w:id="2064088122">
          <w:marLeft w:val="640"/>
          <w:marRight w:val="0"/>
          <w:marTop w:val="0"/>
          <w:marBottom w:val="0"/>
          <w:divBdr>
            <w:top w:val="none" w:sz="0" w:space="0" w:color="auto"/>
            <w:left w:val="none" w:sz="0" w:space="0" w:color="auto"/>
            <w:bottom w:val="none" w:sz="0" w:space="0" w:color="auto"/>
            <w:right w:val="none" w:sz="0" w:space="0" w:color="auto"/>
          </w:divBdr>
        </w:div>
        <w:div w:id="1990163034">
          <w:marLeft w:val="640"/>
          <w:marRight w:val="0"/>
          <w:marTop w:val="0"/>
          <w:marBottom w:val="0"/>
          <w:divBdr>
            <w:top w:val="none" w:sz="0" w:space="0" w:color="auto"/>
            <w:left w:val="none" w:sz="0" w:space="0" w:color="auto"/>
            <w:bottom w:val="none" w:sz="0" w:space="0" w:color="auto"/>
            <w:right w:val="none" w:sz="0" w:space="0" w:color="auto"/>
          </w:divBdr>
        </w:div>
        <w:div w:id="1200625410">
          <w:marLeft w:val="640"/>
          <w:marRight w:val="0"/>
          <w:marTop w:val="0"/>
          <w:marBottom w:val="0"/>
          <w:divBdr>
            <w:top w:val="none" w:sz="0" w:space="0" w:color="auto"/>
            <w:left w:val="none" w:sz="0" w:space="0" w:color="auto"/>
            <w:bottom w:val="none" w:sz="0" w:space="0" w:color="auto"/>
            <w:right w:val="none" w:sz="0" w:space="0" w:color="auto"/>
          </w:divBdr>
        </w:div>
        <w:div w:id="137041333">
          <w:marLeft w:val="640"/>
          <w:marRight w:val="0"/>
          <w:marTop w:val="0"/>
          <w:marBottom w:val="0"/>
          <w:divBdr>
            <w:top w:val="none" w:sz="0" w:space="0" w:color="auto"/>
            <w:left w:val="none" w:sz="0" w:space="0" w:color="auto"/>
            <w:bottom w:val="none" w:sz="0" w:space="0" w:color="auto"/>
            <w:right w:val="none" w:sz="0" w:space="0" w:color="auto"/>
          </w:divBdr>
        </w:div>
        <w:div w:id="1495948009">
          <w:marLeft w:val="640"/>
          <w:marRight w:val="0"/>
          <w:marTop w:val="0"/>
          <w:marBottom w:val="0"/>
          <w:divBdr>
            <w:top w:val="none" w:sz="0" w:space="0" w:color="auto"/>
            <w:left w:val="none" w:sz="0" w:space="0" w:color="auto"/>
            <w:bottom w:val="none" w:sz="0" w:space="0" w:color="auto"/>
            <w:right w:val="none" w:sz="0" w:space="0" w:color="auto"/>
          </w:divBdr>
        </w:div>
        <w:div w:id="800415975">
          <w:marLeft w:val="640"/>
          <w:marRight w:val="0"/>
          <w:marTop w:val="0"/>
          <w:marBottom w:val="0"/>
          <w:divBdr>
            <w:top w:val="none" w:sz="0" w:space="0" w:color="auto"/>
            <w:left w:val="none" w:sz="0" w:space="0" w:color="auto"/>
            <w:bottom w:val="none" w:sz="0" w:space="0" w:color="auto"/>
            <w:right w:val="none" w:sz="0" w:space="0" w:color="auto"/>
          </w:divBdr>
        </w:div>
        <w:div w:id="110629891">
          <w:marLeft w:val="640"/>
          <w:marRight w:val="0"/>
          <w:marTop w:val="0"/>
          <w:marBottom w:val="0"/>
          <w:divBdr>
            <w:top w:val="none" w:sz="0" w:space="0" w:color="auto"/>
            <w:left w:val="none" w:sz="0" w:space="0" w:color="auto"/>
            <w:bottom w:val="none" w:sz="0" w:space="0" w:color="auto"/>
            <w:right w:val="none" w:sz="0" w:space="0" w:color="auto"/>
          </w:divBdr>
        </w:div>
        <w:div w:id="1372610100">
          <w:marLeft w:val="640"/>
          <w:marRight w:val="0"/>
          <w:marTop w:val="0"/>
          <w:marBottom w:val="0"/>
          <w:divBdr>
            <w:top w:val="none" w:sz="0" w:space="0" w:color="auto"/>
            <w:left w:val="none" w:sz="0" w:space="0" w:color="auto"/>
            <w:bottom w:val="none" w:sz="0" w:space="0" w:color="auto"/>
            <w:right w:val="none" w:sz="0" w:space="0" w:color="auto"/>
          </w:divBdr>
        </w:div>
        <w:div w:id="2099210209">
          <w:marLeft w:val="640"/>
          <w:marRight w:val="0"/>
          <w:marTop w:val="0"/>
          <w:marBottom w:val="0"/>
          <w:divBdr>
            <w:top w:val="none" w:sz="0" w:space="0" w:color="auto"/>
            <w:left w:val="none" w:sz="0" w:space="0" w:color="auto"/>
            <w:bottom w:val="none" w:sz="0" w:space="0" w:color="auto"/>
            <w:right w:val="none" w:sz="0" w:space="0" w:color="auto"/>
          </w:divBdr>
        </w:div>
        <w:div w:id="539243301">
          <w:marLeft w:val="640"/>
          <w:marRight w:val="0"/>
          <w:marTop w:val="0"/>
          <w:marBottom w:val="0"/>
          <w:divBdr>
            <w:top w:val="none" w:sz="0" w:space="0" w:color="auto"/>
            <w:left w:val="none" w:sz="0" w:space="0" w:color="auto"/>
            <w:bottom w:val="none" w:sz="0" w:space="0" w:color="auto"/>
            <w:right w:val="none" w:sz="0" w:space="0" w:color="auto"/>
          </w:divBdr>
        </w:div>
        <w:div w:id="165750209">
          <w:marLeft w:val="640"/>
          <w:marRight w:val="0"/>
          <w:marTop w:val="0"/>
          <w:marBottom w:val="0"/>
          <w:divBdr>
            <w:top w:val="none" w:sz="0" w:space="0" w:color="auto"/>
            <w:left w:val="none" w:sz="0" w:space="0" w:color="auto"/>
            <w:bottom w:val="none" w:sz="0" w:space="0" w:color="auto"/>
            <w:right w:val="none" w:sz="0" w:space="0" w:color="auto"/>
          </w:divBdr>
        </w:div>
        <w:div w:id="1906836382">
          <w:marLeft w:val="640"/>
          <w:marRight w:val="0"/>
          <w:marTop w:val="0"/>
          <w:marBottom w:val="0"/>
          <w:divBdr>
            <w:top w:val="none" w:sz="0" w:space="0" w:color="auto"/>
            <w:left w:val="none" w:sz="0" w:space="0" w:color="auto"/>
            <w:bottom w:val="none" w:sz="0" w:space="0" w:color="auto"/>
            <w:right w:val="none" w:sz="0" w:space="0" w:color="auto"/>
          </w:divBdr>
        </w:div>
        <w:div w:id="735013373">
          <w:marLeft w:val="640"/>
          <w:marRight w:val="0"/>
          <w:marTop w:val="0"/>
          <w:marBottom w:val="0"/>
          <w:divBdr>
            <w:top w:val="none" w:sz="0" w:space="0" w:color="auto"/>
            <w:left w:val="none" w:sz="0" w:space="0" w:color="auto"/>
            <w:bottom w:val="none" w:sz="0" w:space="0" w:color="auto"/>
            <w:right w:val="none" w:sz="0" w:space="0" w:color="auto"/>
          </w:divBdr>
        </w:div>
        <w:div w:id="1780101413">
          <w:marLeft w:val="640"/>
          <w:marRight w:val="0"/>
          <w:marTop w:val="0"/>
          <w:marBottom w:val="0"/>
          <w:divBdr>
            <w:top w:val="none" w:sz="0" w:space="0" w:color="auto"/>
            <w:left w:val="none" w:sz="0" w:space="0" w:color="auto"/>
            <w:bottom w:val="none" w:sz="0" w:space="0" w:color="auto"/>
            <w:right w:val="none" w:sz="0" w:space="0" w:color="auto"/>
          </w:divBdr>
        </w:div>
        <w:div w:id="1607425745">
          <w:marLeft w:val="640"/>
          <w:marRight w:val="0"/>
          <w:marTop w:val="0"/>
          <w:marBottom w:val="0"/>
          <w:divBdr>
            <w:top w:val="none" w:sz="0" w:space="0" w:color="auto"/>
            <w:left w:val="none" w:sz="0" w:space="0" w:color="auto"/>
            <w:bottom w:val="none" w:sz="0" w:space="0" w:color="auto"/>
            <w:right w:val="none" w:sz="0" w:space="0" w:color="auto"/>
          </w:divBdr>
        </w:div>
        <w:div w:id="113061011">
          <w:marLeft w:val="640"/>
          <w:marRight w:val="0"/>
          <w:marTop w:val="0"/>
          <w:marBottom w:val="0"/>
          <w:divBdr>
            <w:top w:val="none" w:sz="0" w:space="0" w:color="auto"/>
            <w:left w:val="none" w:sz="0" w:space="0" w:color="auto"/>
            <w:bottom w:val="none" w:sz="0" w:space="0" w:color="auto"/>
            <w:right w:val="none" w:sz="0" w:space="0" w:color="auto"/>
          </w:divBdr>
        </w:div>
        <w:div w:id="291330463">
          <w:marLeft w:val="640"/>
          <w:marRight w:val="0"/>
          <w:marTop w:val="0"/>
          <w:marBottom w:val="0"/>
          <w:divBdr>
            <w:top w:val="none" w:sz="0" w:space="0" w:color="auto"/>
            <w:left w:val="none" w:sz="0" w:space="0" w:color="auto"/>
            <w:bottom w:val="none" w:sz="0" w:space="0" w:color="auto"/>
            <w:right w:val="none" w:sz="0" w:space="0" w:color="auto"/>
          </w:divBdr>
        </w:div>
        <w:div w:id="2071926160">
          <w:marLeft w:val="640"/>
          <w:marRight w:val="0"/>
          <w:marTop w:val="0"/>
          <w:marBottom w:val="0"/>
          <w:divBdr>
            <w:top w:val="none" w:sz="0" w:space="0" w:color="auto"/>
            <w:left w:val="none" w:sz="0" w:space="0" w:color="auto"/>
            <w:bottom w:val="none" w:sz="0" w:space="0" w:color="auto"/>
            <w:right w:val="none" w:sz="0" w:space="0" w:color="auto"/>
          </w:divBdr>
        </w:div>
        <w:div w:id="1156603570">
          <w:marLeft w:val="640"/>
          <w:marRight w:val="0"/>
          <w:marTop w:val="0"/>
          <w:marBottom w:val="0"/>
          <w:divBdr>
            <w:top w:val="none" w:sz="0" w:space="0" w:color="auto"/>
            <w:left w:val="none" w:sz="0" w:space="0" w:color="auto"/>
            <w:bottom w:val="none" w:sz="0" w:space="0" w:color="auto"/>
            <w:right w:val="none" w:sz="0" w:space="0" w:color="auto"/>
          </w:divBdr>
        </w:div>
        <w:div w:id="590162440">
          <w:marLeft w:val="640"/>
          <w:marRight w:val="0"/>
          <w:marTop w:val="0"/>
          <w:marBottom w:val="0"/>
          <w:divBdr>
            <w:top w:val="none" w:sz="0" w:space="0" w:color="auto"/>
            <w:left w:val="none" w:sz="0" w:space="0" w:color="auto"/>
            <w:bottom w:val="none" w:sz="0" w:space="0" w:color="auto"/>
            <w:right w:val="none" w:sz="0" w:space="0" w:color="auto"/>
          </w:divBdr>
        </w:div>
        <w:div w:id="1906991552">
          <w:marLeft w:val="640"/>
          <w:marRight w:val="0"/>
          <w:marTop w:val="0"/>
          <w:marBottom w:val="0"/>
          <w:divBdr>
            <w:top w:val="none" w:sz="0" w:space="0" w:color="auto"/>
            <w:left w:val="none" w:sz="0" w:space="0" w:color="auto"/>
            <w:bottom w:val="none" w:sz="0" w:space="0" w:color="auto"/>
            <w:right w:val="none" w:sz="0" w:space="0" w:color="auto"/>
          </w:divBdr>
        </w:div>
        <w:div w:id="1442140373">
          <w:marLeft w:val="640"/>
          <w:marRight w:val="0"/>
          <w:marTop w:val="0"/>
          <w:marBottom w:val="0"/>
          <w:divBdr>
            <w:top w:val="none" w:sz="0" w:space="0" w:color="auto"/>
            <w:left w:val="none" w:sz="0" w:space="0" w:color="auto"/>
            <w:bottom w:val="none" w:sz="0" w:space="0" w:color="auto"/>
            <w:right w:val="none" w:sz="0" w:space="0" w:color="auto"/>
          </w:divBdr>
        </w:div>
        <w:div w:id="66193903">
          <w:marLeft w:val="640"/>
          <w:marRight w:val="0"/>
          <w:marTop w:val="0"/>
          <w:marBottom w:val="0"/>
          <w:divBdr>
            <w:top w:val="none" w:sz="0" w:space="0" w:color="auto"/>
            <w:left w:val="none" w:sz="0" w:space="0" w:color="auto"/>
            <w:bottom w:val="none" w:sz="0" w:space="0" w:color="auto"/>
            <w:right w:val="none" w:sz="0" w:space="0" w:color="auto"/>
          </w:divBdr>
        </w:div>
        <w:div w:id="705525832">
          <w:marLeft w:val="640"/>
          <w:marRight w:val="0"/>
          <w:marTop w:val="0"/>
          <w:marBottom w:val="0"/>
          <w:divBdr>
            <w:top w:val="none" w:sz="0" w:space="0" w:color="auto"/>
            <w:left w:val="none" w:sz="0" w:space="0" w:color="auto"/>
            <w:bottom w:val="none" w:sz="0" w:space="0" w:color="auto"/>
            <w:right w:val="none" w:sz="0" w:space="0" w:color="auto"/>
          </w:divBdr>
        </w:div>
        <w:div w:id="2029596155">
          <w:marLeft w:val="640"/>
          <w:marRight w:val="0"/>
          <w:marTop w:val="0"/>
          <w:marBottom w:val="0"/>
          <w:divBdr>
            <w:top w:val="none" w:sz="0" w:space="0" w:color="auto"/>
            <w:left w:val="none" w:sz="0" w:space="0" w:color="auto"/>
            <w:bottom w:val="none" w:sz="0" w:space="0" w:color="auto"/>
            <w:right w:val="none" w:sz="0" w:space="0" w:color="auto"/>
          </w:divBdr>
        </w:div>
        <w:div w:id="1368918716">
          <w:marLeft w:val="640"/>
          <w:marRight w:val="0"/>
          <w:marTop w:val="0"/>
          <w:marBottom w:val="0"/>
          <w:divBdr>
            <w:top w:val="none" w:sz="0" w:space="0" w:color="auto"/>
            <w:left w:val="none" w:sz="0" w:space="0" w:color="auto"/>
            <w:bottom w:val="none" w:sz="0" w:space="0" w:color="auto"/>
            <w:right w:val="none" w:sz="0" w:space="0" w:color="auto"/>
          </w:divBdr>
        </w:div>
        <w:div w:id="771978751">
          <w:marLeft w:val="640"/>
          <w:marRight w:val="0"/>
          <w:marTop w:val="0"/>
          <w:marBottom w:val="0"/>
          <w:divBdr>
            <w:top w:val="none" w:sz="0" w:space="0" w:color="auto"/>
            <w:left w:val="none" w:sz="0" w:space="0" w:color="auto"/>
            <w:bottom w:val="none" w:sz="0" w:space="0" w:color="auto"/>
            <w:right w:val="none" w:sz="0" w:space="0" w:color="auto"/>
          </w:divBdr>
        </w:div>
        <w:div w:id="155995767">
          <w:marLeft w:val="640"/>
          <w:marRight w:val="0"/>
          <w:marTop w:val="0"/>
          <w:marBottom w:val="0"/>
          <w:divBdr>
            <w:top w:val="none" w:sz="0" w:space="0" w:color="auto"/>
            <w:left w:val="none" w:sz="0" w:space="0" w:color="auto"/>
            <w:bottom w:val="none" w:sz="0" w:space="0" w:color="auto"/>
            <w:right w:val="none" w:sz="0" w:space="0" w:color="auto"/>
          </w:divBdr>
        </w:div>
        <w:div w:id="1350181585">
          <w:marLeft w:val="640"/>
          <w:marRight w:val="0"/>
          <w:marTop w:val="0"/>
          <w:marBottom w:val="0"/>
          <w:divBdr>
            <w:top w:val="none" w:sz="0" w:space="0" w:color="auto"/>
            <w:left w:val="none" w:sz="0" w:space="0" w:color="auto"/>
            <w:bottom w:val="none" w:sz="0" w:space="0" w:color="auto"/>
            <w:right w:val="none" w:sz="0" w:space="0" w:color="auto"/>
          </w:divBdr>
        </w:div>
        <w:div w:id="1140996235">
          <w:marLeft w:val="640"/>
          <w:marRight w:val="0"/>
          <w:marTop w:val="0"/>
          <w:marBottom w:val="0"/>
          <w:divBdr>
            <w:top w:val="none" w:sz="0" w:space="0" w:color="auto"/>
            <w:left w:val="none" w:sz="0" w:space="0" w:color="auto"/>
            <w:bottom w:val="none" w:sz="0" w:space="0" w:color="auto"/>
            <w:right w:val="none" w:sz="0" w:space="0" w:color="auto"/>
          </w:divBdr>
        </w:div>
        <w:div w:id="929779202">
          <w:marLeft w:val="640"/>
          <w:marRight w:val="0"/>
          <w:marTop w:val="0"/>
          <w:marBottom w:val="0"/>
          <w:divBdr>
            <w:top w:val="none" w:sz="0" w:space="0" w:color="auto"/>
            <w:left w:val="none" w:sz="0" w:space="0" w:color="auto"/>
            <w:bottom w:val="none" w:sz="0" w:space="0" w:color="auto"/>
            <w:right w:val="none" w:sz="0" w:space="0" w:color="auto"/>
          </w:divBdr>
        </w:div>
        <w:div w:id="1394308022">
          <w:marLeft w:val="640"/>
          <w:marRight w:val="0"/>
          <w:marTop w:val="0"/>
          <w:marBottom w:val="0"/>
          <w:divBdr>
            <w:top w:val="none" w:sz="0" w:space="0" w:color="auto"/>
            <w:left w:val="none" w:sz="0" w:space="0" w:color="auto"/>
            <w:bottom w:val="none" w:sz="0" w:space="0" w:color="auto"/>
            <w:right w:val="none" w:sz="0" w:space="0" w:color="auto"/>
          </w:divBdr>
        </w:div>
        <w:div w:id="2115592303">
          <w:marLeft w:val="640"/>
          <w:marRight w:val="0"/>
          <w:marTop w:val="0"/>
          <w:marBottom w:val="0"/>
          <w:divBdr>
            <w:top w:val="none" w:sz="0" w:space="0" w:color="auto"/>
            <w:left w:val="none" w:sz="0" w:space="0" w:color="auto"/>
            <w:bottom w:val="none" w:sz="0" w:space="0" w:color="auto"/>
            <w:right w:val="none" w:sz="0" w:space="0" w:color="auto"/>
          </w:divBdr>
        </w:div>
        <w:div w:id="226262059">
          <w:marLeft w:val="640"/>
          <w:marRight w:val="0"/>
          <w:marTop w:val="0"/>
          <w:marBottom w:val="0"/>
          <w:divBdr>
            <w:top w:val="none" w:sz="0" w:space="0" w:color="auto"/>
            <w:left w:val="none" w:sz="0" w:space="0" w:color="auto"/>
            <w:bottom w:val="none" w:sz="0" w:space="0" w:color="auto"/>
            <w:right w:val="none" w:sz="0" w:space="0" w:color="auto"/>
          </w:divBdr>
        </w:div>
        <w:div w:id="962462637">
          <w:marLeft w:val="640"/>
          <w:marRight w:val="0"/>
          <w:marTop w:val="0"/>
          <w:marBottom w:val="0"/>
          <w:divBdr>
            <w:top w:val="none" w:sz="0" w:space="0" w:color="auto"/>
            <w:left w:val="none" w:sz="0" w:space="0" w:color="auto"/>
            <w:bottom w:val="none" w:sz="0" w:space="0" w:color="auto"/>
            <w:right w:val="none" w:sz="0" w:space="0" w:color="auto"/>
          </w:divBdr>
        </w:div>
        <w:div w:id="1019889473">
          <w:marLeft w:val="640"/>
          <w:marRight w:val="0"/>
          <w:marTop w:val="0"/>
          <w:marBottom w:val="0"/>
          <w:divBdr>
            <w:top w:val="none" w:sz="0" w:space="0" w:color="auto"/>
            <w:left w:val="none" w:sz="0" w:space="0" w:color="auto"/>
            <w:bottom w:val="none" w:sz="0" w:space="0" w:color="auto"/>
            <w:right w:val="none" w:sz="0" w:space="0" w:color="auto"/>
          </w:divBdr>
        </w:div>
        <w:div w:id="1922446008">
          <w:marLeft w:val="640"/>
          <w:marRight w:val="0"/>
          <w:marTop w:val="0"/>
          <w:marBottom w:val="0"/>
          <w:divBdr>
            <w:top w:val="none" w:sz="0" w:space="0" w:color="auto"/>
            <w:left w:val="none" w:sz="0" w:space="0" w:color="auto"/>
            <w:bottom w:val="none" w:sz="0" w:space="0" w:color="auto"/>
            <w:right w:val="none" w:sz="0" w:space="0" w:color="auto"/>
          </w:divBdr>
        </w:div>
        <w:div w:id="1836604630">
          <w:marLeft w:val="640"/>
          <w:marRight w:val="0"/>
          <w:marTop w:val="0"/>
          <w:marBottom w:val="0"/>
          <w:divBdr>
            <w:top w:val="none" w:sz="0" w:space="0" w:color="auto"/>
            <w:left w:val="none" w:sz="0" w:space="0" w:color="auto"/>
            <w:bottom w:val="none" w:sz="0" w:space="0" w:color="auto"/>
            <w:right w:val="none" w:sz="0" w:space="0" w:color="auto"/>
          </w:divBdr>
        </w:div>
        <w:div w:id="1202130471">
          <w:marLeft w:val="640"/>
          <w:marRight w:val="0"/>
          <w:marTop w:val="0"/>
          <w:marBottom w:val="0"/>
          <w:divBdr>
            <w:top w:val="none" w:sz="0" w:space="0" w:color="auto"/>
            <w:left w:val="none" w:sz="0" w:space="0" w:color="auto"/>
            <w:bottom w:val="none" w:sz="0" w:space="0" w:color="auto"/>
            <w:right w:val="none" w:sz="0" w:space="0" w:color="auto"/>
          </w:divBdr>
        </w:div>
        <w:div w:id="1529366463">
          <w:marLeft w:val="640"/>
          <w:marRight w:val="0"/>
          <w:marTop w:val="0"/>
          <w:marBottom w:val="0"/>
          <w:divBdr>
            <w:top w:val="none" w:sz="0" w:space="0" w:color="auto"/>
            <w:left w:val="none" w:sz="0" w:space="0" w:color="auto"/>
            <w:bottom w:val="none" w:sz="0" w:space="0" w:color="auto"/>
            <w:right w:val="none" w:sz="0" w:space="0" w:color="auto"/>
          </w:divBdr>
        </w:div>
        <w:div w:id="1635134352">
          <w:marLeft w:val="640"/>
          <w:marRight w:val="0"/>
          <w:marTop w:val="0"/>
          <w:marBottom w:val="0"/>
          <w:divBdr>
            <w:top w:val="none" w:sz="0" w:space="0" w:color="auto"/>
            <w:left w:val="none" w:sz="0" w:space="0" w:color="auto"/>
            <w:bottom w:val="none" w:sz="0" w:space="0" w:color="auto"/>
            <w:right w:val="none" w:sz="0" w:space="0" w:color="auto"/>
          </w:divBdr>
        </w:div>
        <w:div w:id="129593419">
          <w:marLeft w:val="640"/>
          <w:marRight w:val="0"/>
          <w:marTop w:val="0"/>
          <w:marBottom w:val="0"/>
          <w:divBdr>
            <w:top w:val="none" w:sz="0" w:space="0" w:color="auto"/>
            <w:left w:val="none" w:sz="0" w:space="0" w:color="auto"/>
            <w:bottom w:val="none" w:sz="0" w:space="0" w:color="auto"/>
            <w:right w:val="none" w:sz="0" w:space="0" w:color="auto"/>
          </w:divBdr>
        </w:div>
        <w:div w:id="754590115">
          <w:marLeft w:val="640"/>
          <w:marRight w:val="0"/>
          <w:marTop w:val="0"/>
          <w:marBottom w:val="0"/>
          <w:divBdr>
            <w:top w:val="none" w:sz="0" w:space="0" w:color="auto"/>
            <w:left w:val="none" w:sz="0" w:space="0" w:color="auto"/>
            <w:bottom w:val="none" w:sz="0" w:space="0" w:color="auto"/>
            <w:right w:val="none" w:sz="0" w:space="0" w:color="auto"/>
          </w:divBdr>
        </w:div>
      </w:divsChild>
    </w:div>
    <w:div w:id="576207009">
      <w:marLeft w:val="640"/>
      <w:marRight w:val="0"/>
      <w:marTop w:val="0"/>
      <w:marBottom w:val="0"/>
      <w:divBdr>
        <w:top w:val="none" w:sz="0" w:space="0" w:color="auto"/>
        <w:left w:val="none" w:sz="0" w:space="0" w:color="auto"/>
        <w:bottom w:val="none" w:sz="0" w:space="0" w:color="auto"/>
        <w:right w:val="none" w:sz="0" w:space="0" w:color="auto"/>
      </w:divBdr>
    </w:div>
    <w:div w:id="577247751">
      <w:marLeft w:val="640"/>
      <w:marRight w:val="0"/>
      <w:marTop w:val="0"/>
      <w:marBottom w:val="0"/>
      <w:divBdr>
        <w:top w:val="none" w:sz="0" w:space="0" w:color="auto"/>
        <w:left w:val="none" w:sz="0" w:space="0" w:color="auto"/>
        <w:bottom w:val="none" w:sz="0" w:space="0" w:color="auto"/>
        <w:right w:val="none" w:sz="0" w:space="0" w:color="auto"/>
      </w:divBdr>
    </w:div>
    <w:div w:id="577907770">
      <w:bodyDiv w:val="1"/>
      <w:marLeft w:val="0"/>
      <w:marRight w:val="0"/>
      <w:marTop w:val="0"/>
      <w:marBottom w:val="0"/>
      <w:divBdr>
        <w:top w:val="none" w:sz="0" w:space="0" w:color="auto"/>
        <w:left w:val="none" w:sz="0" w:space="0" w:color="auto"/>
        <w:bottom w:val="none" w:sz="0" w:space="0" w:color="auto"/>
        <w:right w:val="none" w:sz="0" w:space="0" w:color="auto"/>
      </w:divBdr>
      <w:divsChild>
        <w:div w:id="771821094">
          <w:marLeft w:val="640"/>
          <w:marRight w:val="0"/>
          <w:marTop w:val="0"/>
          <w:marBottom w:val="0"/>
          <w:divBdr>
            <w:top w:val="none" w:sz="0" w:space="0" w:color="auto"/>
            <w:left w:val="none" w:sz="0" w:space="0" w:color="auto"/>
            <w:bottom w:val="none" w:sz="0" w:space="0" w:color="auto"/>
            <w:right w:val="none" w:sz="0" w:space="0" w:color="auto"/>
          </w:divBdr>
        </w:div>
        <w:div w:id="1134832284">
          <w:marLeft w:val="640"/>
          <w:marRight w:val="0"/>
          <w:marTop w:val="0"/>
          <w:marBottom w:val="0"/>
          <w:divBdr>
            <w:top w:val="none" w:sz="0" w:space="0" w:color="auto"/>
            <w:left w:val="none" w:sz="0" w:space="0" w:color="auto"/>
            <w:bottom w:val="none" w:sz="0" w:space="0" w:color="auto"/>
            <w:right w:val="none" w:sz="0" w:space="0" w:color="auto"/>
          </w:divBdr>
        </w:div>
        <w:div w:id="1784152118">
          <w:marLeft w:val="640"/>
          <w:marRight w:val="0"/>
          <w:marTop w:val="0"/>
          <w:marBottom w:val="0"/>
          <w:divBdr>
            <w:top w:val="none" w:sz="0" w:space="0" w:color="auto"/>
            <w:left w:val="none" w:sz="0" w:space="0" w:color="auto"/>
            <w:bottom w:val="none" w:sz="0" w:space="0" w:color="auto"/>
            <w:right w:val="none" w:sz="0" w:space="0" w:color="auto"/>
          </w:divBdr>
        </w:div>
        <w:div w:id="915437925">
          <w:marLeft w:val="640"/>
          <w:marRight w:val="0"/>
          <w:marTop w:val="0"/>
          <w:marBottom w:val="0"/>
          <w:divBdr>
            <w:top w:val="none" w:sz="0" w:space="0" w:color="auto"/>
            <w:left w:val="none" w:sz="0" w:space="0" w:color="auto"/>
            <w:bottom w:val="none" w:sz="0" w:space="0" w:color="auto"/>
            <w:right w:val="none" w:sz="0" w:space="0" w:color="auto"/>
          </w:divBdr>
        </w:div>
        <w:div w:id="1056974803">
          <w:marLeft w:val="640"/>
          <w:marRight w:val="0"/>
          <w:marTop w:val="0"/>
          <w:marBottom w:val="0"/>
          <w:divBdr>
            <w:top w:val="none" w:sz="0" w:space="0" w:color="auto"/>
            <w:left w:val="none" w:sz="0" w:space="0" w:color="auto"/>
            <w:bottom w:val="none" w:sz="0" w:space="0" w:color="auto"/>
            <w:right w:val="none" w:sz="0" w:space="0" w:color="auto"/>
          </w:divBdr>
        </w:div>
        <w:div w:id="2034450134">
          <w:marLeft w:val="640"/>
          <w:marRight w:val="0"/>
          <w:marTop w:val="0"/>
          <w:marBottom w:val="0"/>
          <w:divBdr>
            <w:top w:val="none" w:sz="0" w:space="0" w:color="auto"/>
            <w:left w:val="none" w:sz="0" w:space="0" w:color="auto"/>
            <w:bottom w:val="none" w:sz="0" w:space="0" w:color="auto"/>
            <w:right w:val="none" w:sz="0" w:space="0" w:color="auto"/>
          </w:divBdr>
        </w:div>
        <w:div w:id="350499281">
          <w:marLeft w:val="640"/>
          <w:marRight w:val="0"/>
          <w:marTop w:val="0"/>
          <w:marBottom w:val="0"/>
          <w:divBdr>
            <w:top w:val="none" w:sz="0" w:space="0" w:color="auto"/>
            <w:left w:val="none" w:sz="0" w:space="0" w:color="auto"/>
            <w:bottom w:val="none" w:sz="0" w:space="0" w:color="auto"/>
            <w:right w:val="none" w:sz="0" w:space="0" w:color="auto"/>
          </w:divBdr>
        </w:div>
        <w:div w:id="297153842">
          <w:marLeft w:val="640"/>
          <w:marRight w:val="0"/>
          <w:marTop w:val="0"/>
          <w:marBottom w:val="0"/>
          <w:divBdr>
            <w:top w:val="none" w:sz="0" w:space="0" w:color="auto"/>
            <w:left w:val="none" w:sz="0" w:space="0" w:color="auto"/>
            <w:bottom w:val="none" w:sz="0" w:space="0" w:color="auto"/>
            <w:right w:val="none" w:sz="0" w:space="0" w:color="auto"/>
          </w:divBdr>
        </w:div>
        <w:div w:id="699746906">
          <w:marLeft w:val="640"/>
          <w:marRight w:val="0"/>
          <w:marTop w:val="0"/>
          <w:marBottom w:val="0"/>
          <w:divBdr>
            <w:top w:val="none" w:sz="0" w:space="0" w:color="auto"/>
            <w:left w:val="none" w:sz="0" w:space="0" w:color="auto"/>
            <w:bottom w:val="none" w:sz="0" w:space="0" w:color="auto"/>
            <w:right w:val="none" w:sz="0" w:space="0" w:color="auto"/>
          </w:divBdr>
        </w:div>
        <w:div w:id="1032461536">
          <w:marLeft w:val="640"/>
          <w:marRight w:val="0"/>
          <w:marTop w:val="0"/>
          <w:marBottom w:val="0"/>
          <w:divBdr>
            <w:top w:val="none" w:sz="0" w:space="0" w:color="auto"/>
            <w:left w:val="none" w:sz="0" w:space="0" w:color="auto"/>
            <w:bottom w:val="none" w:sz="0" w:space="0" w:color="auto"/>
            <w:right w:val="none" w:sz="0" w:space="0" w:color="auto"/>
          </w:divBdr>
        </w:div>
        <w:div w:id="1837450820">
          <w:marLeft w:val="640"/>
          <w:marRight w:val="0"/>
          <w:marTop w:val="0"/>
          <w:marBottom w:val="0"/>
          <w:divBdr>
            <w:top w:val="none" w:sz="0" w:space="0" w:color="auto"/>
            <w:left w:val="none" w:sz="0" w:space="0" w:color="auto"/>
            <w:bottom w:val="none" w:sz="0" w:space="0" w:color="auto"/>
            <w:right w:val="none" w:sz="0" w:space="0" w:color="auto"/>
          </w:divBdr>
        </w:div>
        <w:div w:id="1744403605">
          <w:marLeft w:val="640"/>
          <w:marRight w:val="0"/>
          <w:marTop w:val="0"/>
          <w:marBottom w:val="0"/>
          <w:divBdr>
            <w:top w:val="none" w:sz="0" w:space="0" w:color="auto"/>
            <w:left w:val="none" w:sz="0" w:space="0" w:color="auto"/>
            <w:bottom w:val="none" w:sz="0" w:space="0" w:color="auto"/>
            <w:right w:val="none" w:sz="0" w:space="0" w:color="auto"/>
          </w:divBdr>
        </w:div>
        <w:div w:id="1777141074">
          <w:marLeft w:val="640"/>
          <w:marRight w:val="0"/>
          <w:marTop w:val="0"/>
          <w:marBottom w:val="0"/>
          <w:divBdr>
            <w:top w:val="none" w:sz="0" w:space="0" w:color="auto"/>
            <w:left w:val="none" w:sz="0" w:space="0" w:color="auto"/>
            <w:bottom w:val="none" w:sz="0" w:space="0" w:color="auto"/>
            <w:right w:val="none" w:sz="0" w:space="0" w:color="auto"/>
          </w:divBdr>
        </w:div>
        <w:div w:id="1290891034">
          <w:marLeft w:val="640"/>
          <w:marRight w:val="0"/>
          <w:marTop w:val="0"/>
          <w:marBottom w:val="0"/>
          <w:divBdr>
            <w:top w:val="none" w:sz="0" w:space="0" w:color="auto"/>
            <w:left w:val="none" w:sz="0" w:space="0" w:color="auto"/>
            <w:bottom w:val="none" w:sz="0" w:space="0" w:color="auto"/>
            <w:right w:val="none" w:sz="0" w:space="0" w:color="auto"/>
          </w:divBdr>
        </w:div>
        <w:div w:id="1368721065">
          <w:marLeft w:val="640"/>
          <w:marRight w:val="0"/>
          <w:marTop w:val="0"/>
          <w:marBottom w:val="0"/>
          <w:divBdr>
            <w:top w:val="none" w:sz="0" w:space="0" w:color="auto"/>
            <w:left w:val="none" w:sz="0" w:space="0" w:color="auto"/>
            <w:bottom w:val="none" w:sz="0" w:space="0" w:color="auto"/>
            <w:right w:val="none" w:sz="0" w:space="0" w:color="auto"/>
          </w:divBdr>
        </w:div>
        <w:div w:id="551385825">
          <w:marLeft w:val="640"/>
          <w:marRight w:val="0"/>
          <w:marTop w:val="0"/>
          <w:marBottom w:val="0"/>
          <w:divBdr>
            <w:top w:val="none" w:sz="0" w:space="0" w:color="auto"/>
            <w:left w:val="none" w:sz="0" w:space="0" w:color="auto"/>
            <w:bottom w:val="none" w:sz="0" w:space="0" w:color="auto"/>
            <w:right w:val="none" w:sz="0" w:space="0" w:color="auto"/>
          </w:divBdr>
        </w:div>
        <w:div w:id="1649747837">
          <w:marLeft w:val="640"/>
          <w:marRight w:val="0"/>
          <w:marTop w:val="0"/>
          <w:marBottom w:val="0"/>
          <w:divBdr>
            <w:top w:val="none" w:sz="0" w:space="0" w:color="auto"/>
            <w:left w:val="none" w:sz="0" w:space="0" w:color="auto"/>
            <w:bottom w:val="none" w:sz="0" w:space="0" w:color="auto"/>
            <w:right w:val="none" w:sz="0" w:space="0" w:color="auto"/>
          </w:divBdr>
        </w:div>
        <w:div w:id="1141118769">
          <w:marLeft w:val="640"/>
          <w:marRight w:val="0"/>
          <w:marTop w:val="0"/>
          <w:marBottom w:val="0"/>
          <w:divBdr>
            <w:top w:val="none" w:sz="0" w:space="0" w:color="auto"/>
            <w:left w:val="none" w:sz="0" w:space="0" w:color="auto"/>
            <w:bottom w:val="none" w:sz="0" w:space="0" w:color="auto"/>
            <w:right w:val="none" w:sz="0" w:space="0" w:color="auto"/>
          </w:divBdr>
        </w:div>
        <w:div w:id="796218134">
          <w:marLeft w:val="640"/>
          <w:marRight w:val="0"/>
          <w:marTop w:val="0"/>
          <w:marBottom w:val="0"/>
          <w:divBdr>
            <w:top w:val="none" w:sz="0" w:space="0" w:color="auto"/>
            <w:left w:val="none" w:sz="0" w:space="0" w:color="auto"/>
            <w:bottom w:val="none" w:sz="0" w:space="0" w:color="auto"/>
            <w:right w:val="none" w:sz="0" w:space="0" w:color="auto"/>
          </w:divBdr>
        </w:div>
        <w:div w:id="1520385055">
          <w:marLeft w:val="640"/>
          <w:marRight w:val="0"/>
          <w:marTop w:val="0"/>
          <w:marBottom w:val="0"/>
          <w:divBdr>
            <w:top w:val="none" w:sz="0" w:space="0" w:color="auto"/>
            <w:left w:val="none" w:sz="0" w:space="0" w:color="auto"/>
            <w:bottom w:val="none" w:sz="0" w:space="0" w:color="auto"/>
            <w:right w:val="none" w:sz="0" w:space="0" w:color="auto"/>
          </w:divBdr>
        </w:div>
        <w:div w:id="304434202">
          <w:marLeft w:val="640"/>
          <w:marRight w:val="0"/>
          <w:marTop w:val="0"/>
          <w:marBottom w:val="0"/>
          <w:divBdr>
            <w:top w:val="none" w:sz="0" w:space="0" w:color="auto"/>
            <w:left w:val="none" w:sz="0" w:space="0" w:color="auto"/>
            <w:bottom w:val="none" w:sz="0" w:space="0" w:color="auto"/>
            <w:right w:val="none" w:sz="0" w:space="0" w:color="auto"/>
          </w:divBdr>
        </w:div>
        <w:div w:id="1407262122">
          <w:marLeft w:val="640"/>
          <w:marRight w:val="0"/>
          <w:marTop w:val="0"/>
          <w:marBottom w:val="0"/>
          <w:divBdr>
            <w:top w:val="none" w:sz="0" w:space="0" w:color="auto"/>
            <w:left w:val="none" w:sz="0" w:space="0" w:color="auto"/>
            <w:bottom w:val="none" w:sz="0" w:space="0" w:color="auto"/>
            <w:right w:val="none" w:sz="0" w:space="0" w:color="auto"/>
          </w:divBdr>
        </w:div>
        <w:div w:id="574977628">
          <w:marLeft w:val="640"/>
          <w:marRight w:val="0"/>
          <w:marTop w:val="0"/>
          <w:marBottom w:val="0"/>
          <w:divBdr>
            <w:top w:val="none" w:sz="0" w:space="0" w:color="auto"/>
            <w:left w:val="none" w:sz="0" w:space="0" w:color="auto"/>
            <w:bottom w:val="none" w:sz="0" w:space="0" w:color="auto"/>
            <w:right w:val="none" w:sz="0" w:space="0" w:color="auto"/>
          </w:divBdr>
        </w:div>
        <w:div w:id="87040819">
          <w:marLeft w:val="640"/>
          <w:marRight w:val="0"/>
          <w:marTop w:val="0"/>
          <w:marBottom w:val="0"/>
          <w:divBdr>
            <w:top w:val="none" w:sz="0" w:space="0" w:color="auto"/>
            <w:left w:val="none" w:sz="0" w:space="0" w:color="auto"/>
            <w:bottom w:val="none" w:sz="0" w:space="0" w:color="auto"/>
            <w:right w:val="none" w:sz="0" w:space="0" w:color="auto"/>
          </w:divBdr>
        </w:div>
        <w:div w:id="1317417526">
          <w:marLeft w:val="640"/>
          <w:marRight w:val="0"/>
          <w:marTop w:val="0"/>
          <w:marBottom w:val="0"/>
          <w:divBdr>
            <w:top w:val="none" w:sz="0" w:space="0" w:color="auto"/>
            <w:left w:val="none" w:sz="0" w:space="0" w:color="auto"/>
            <w:bottom w:val="none" w:sz="0" w:space="0" w:color="auto"/>
            <w:right w:val="none" w:sz="0" w:space="0" w:color="auto"/>
          </w:divBdr>
        </w:div>
        <w:div w:id="2028020093">
          <w:marLeft w:val="640"/>
          <w:marRight w:val="0"/>
          <w:marTop w:val="0"/>
          <w:marBottom w:val="0"/>
          <w:divBdr>
            <w:top w:val="none" w:sz="0" w:space="0" w:color="auto"/>
            <w:left w:val="none" w:sz="0" w:space="0" w:color="auto"/>
            <w:bottom w:val="none" w:sz="0" w:space="0" w:color="auto"/>
            <w:right w:val="none" w:sz="0" w:space="0" w:color="auto"/>
          </w:divBdr>
        </w:div>
        <w:div w:id="1285035729">
          <w:marLeft w:val="640"/>
          <w:marRight w:val="0"/>
          <w:marTop w:val="0"/>
          <w:marBottom w:val="0"/>
          <w:divBdr>
            <w:top w:val="none" w:sz="0" w:space="0" w:color="auto"/>
            <w:left w:val="none" w:sz="0" w:space="0" w:color="auto"/>
            <w:bottom w:val="none" w:sz="0" w:space="0" w:color="auto"/>
            <w:right w:val="none" w:sz="0" w:space="0" w:color="auto"/>
          </w:divBdr>
        </w:div>
        <w:div w:id="221140245">
          <w:marLeft w:val="640"/>
          <w:marRight w:val="0"/>
          <w:marTop w:val="0"/>
          <w:marBottom w:val="0"/>
          <w:divBdr>
            <w:top w:val="none" w:sz="0" w:space="0" w:color="auto"/>
            <w:left w:val="none" w:sz="0" w:space="0" w:color="auto"/>
            <w:bottom w:val="none" w:sz="0" w:space="0" w:color="auto"/>
            <w:right w:val="none" w:sz="0" w:space="0" w:color="auto"/>
          </w:divBdr>
        </w:div>
        <w:div w:id="560021099">
          <w:marLeft w:val="640"/>
          <w:marRight w:val="0"/>
          <w:marTop w:val="0"/>
          <w:marBottom w:val="0"/>
          <w:divBdr>
            <w:top w:val="none" w:sz="0" w:space="0" w:color="auto"/>
            <w:left w:val="none" w:sz="0" w:space="0" w:color="auto"/>
            <w:bottom w:val="none" w:sz="0" w:space="0" w:color="auto"/>
            <w:right w:val="none" w:sz="0" w:space="0" w:color="auto"/>
          </w:divBdr>
        </w:div>
        <w:div w:id="1435440435">
          <w:marLeft w:val="640"/>
          <w:marRight w:val="0"/>
          <w:marTop w:val="0"/>
          <w:marBottom w:val="0"/>
          <w:divBdr>
            <w:top w:val="none" w:sz="0" w:space="0" w:color="auto"/>
            <w:left w:val="none" w:sz="0" w:space="0" w:color="auto"/>
            <w:bottom w:val="none" w:sz="0" w:space="0" w:color="auto"/>
            <w:right w:val="none" w:sz="0" w:space="0" w:color="auto"/>
          </w:divBdr>
        </w:div>
        <w:div w:id="1500272723">
          <w:marLeft w:val="640"/>
          <w:marRight w:val="0"/>
          <w:marTop w:val="0"/>
          <w:marBottom w:val="0"/>
          <w:divBdr>
            <w:top w:val="none" w:sz="0" w:space="0" w:color="auto"/>
            <w:left w:val="none" w:sz="0" w:space="0" w:color="auto"/>
            <w:bottom w:val="none" w:sz="0" w:space="0" w:color="auto"/>
            <w:right w:val="none" w:sz="0" w:space="0" w:color="auto"/>
          </w:divBdr>
        </w:div>
        <w:div w:id="1065450308">
          <w:marLeft w:val="640"/>
          <w:marRight w:val="0"/>
          <w:marTop w:val="0"/>
          <w:marBottom w:val="0"/>
          <w:divBdr>
            <w:top w:val="none" w:sz="0" w:space="0" w:color="auto"/>
            <w:left w:val="none" w:sz="0" w:space="0" w:color="auto"/>
            <w:bottom w:val="none" w:sz="0" w:space="0" w:color="auto"/>
            <w:right w:val="none" w:sz="0" w:space="0" w:color="auto"/>
          </w:divBdr>
        </w:div>
        <w:div w:id="547179718">
          <w:marLeft w:val="640"/>
          <w:marRight w:val="0"/>
          <w:marTop w:val="0"/>
          <w:marBottom w:val="0"/>
          <w:divBdr>
            <w:top w:val="none" w:sz="0" w:space="0" w:color="auto"/>
            <w:left w:val="none" w:sz="0" w:space="0" w:color="auto"/>
            <w:bottom w:val="none" w:sz="0" w:space="0" w:color="auto"/>
            <w:right w:val="none" w:sz="0" w:space="0" w:color="auto"/>
          </w:divBdr>
        </w:div>
        <w:div w:id="1352872355">
          <w:marLeft w:val="640"/>
          <w:marRight w:val="0"/>
          <w:marTop w:val="0"/>
          <w:marBottom w:val="0"/>
          <w:divBdr>
            <w:top w:val="none" w:sz="0" w:space="0" w:color="auto"/>
            <w:left w:val="none" w:sz="0" w:space="0" w:color="auto"/>
            <w:bottom w:val="none" w:sz="0" w:space="0" w:color="auto"/>
            <w:right w:val="none" w:sz="0" w:space="0" w:color="auto"/>
          </w:divBdr>
        </w:div>
        <w:div w:id="1248921044">
          <w:marLeft w:val="640"/>
          <w:marRight w:val="0"/>
          <w:marTop w:val="0"/>
          <w:marBottom w:val="0"/>
          <w:divBdr>
            <w:top w:val="none" w:sz="0" w:space="0" w:color="auto"/>
            <w:left w:val="none" w:sz="0" w:space="0" w:color="auto"/>
            <w:bottom w:val="none" w:sz="0" w:space="0" w:color="auto"/>
            <w:right w:val="none" w:sz="0" w:space="0" w:color="auto"/>
          </w:divBdr>
        </w:div>
        <w:div w:id="889070268">
          <w:marLeft w:val="640"/>
          <w:marRight w:val="0"/>
          <w:marTop w:val="0"/>
          <w:marBottom w:val="0"/>
          <w:divBdr>
            <w:top w:val="none" w:sz="0" w:space="0" w:color="auto"/>
            <w:left w:val="none" w:sz="0" w:space="0" w:color="auto"/>
            <w:bottom w:val="none" w:sz="0" w:space="0" w:color="auto"/>
            <w:right w:val="none" w:sz="0" w:space="0" w:color="auto"/>
          </w:divBdr>
        </w:div>
        <w:div w:id="858348306">
          <w:marLeft w:val="640"/>
          <w:marRight w:val="0"/>
          <w:marTop w:val="0"/>
          <w:marBottom w:val="0"/>
          <w:divBdr>
            <w:top w:val="none" w:sz="0" w:space="0" w:color="auto"/>
            <w:left w:val="none" w:sz="0" w:space="0" w:color="auto"/>
            <w:bottom w:val="none" w:sz="0" w:space="0" w:color="auto"/>
            <w:right w:val="none" w:sz="0" w:space="0" w:color="auto"/>
          </w:divBdr>
        </w:div>
        <w:div w:id="660155669">
          <w:marLeft w:val="640"/>
          <w:marRight w:val="0"/>
          <w:marTop w:val="0"/>
          <w:marBottom w:val="0"/>
          <w:divBdr>
            <w:top w:val="none" w:sz="0" w:space="0" w:color="auto"/>
            <w:left w:val="none" w:sz="0" w:space="0" w:color="auto"/>
            <w:bottom w:val="none" w:sz="0" w:space="0" w:color="auto"/>
            <w:right w:val="none" w:sz="0" w:space="0" w:color="auto"/>
          </w:divBdr>
        </w:div>
        <w:div w:id="2095591162">
          <w:marLeft w:val="640"/>
          <w:marRight w:val="0"/>
          <w:marTop w:val="0"/>
          <w:marBottom w:val="0"/>
          <w:divBdr>
            <w:top w:val="none" w:sz="0" w:space="0" w:color="auto"/>
            <w:left w:val="none" w:sz="0" w:space="0" w:color="auto"/>
            <w:bottom w:val="none" w:sz="0" w:space="0" w:color="auto"/>
            <w:right w:val="none" w:sz="0" w:space="0" w:color="auto"/>
          </w:divBdr>
        </w:div>
        <w:div w:id="798374222">
          <w:marLeft w:val="640"/>
          <w:marRight w:val="0"/>
          <w:marTop w:val="0"/>
          <w:marBottom w:val="0"/>
          <w:divBdr>
            <w:top w:val="none" w:sz="0" w:space="0" w:color="auto"/>
            <w:left w:val="none" w:sz="0" w:space="0" w:color="auto"/>
            <w:bottom w:val="none" w:sz="0" w:space="0" w:color="auto"/>
            <w:right w:val="none" w:sz="0" w:space="0" w:color="auto"/>
          </w:divBdr>
        </w:div>
        <w:div w:id="553855561">
          <w:marLeft w:val="640"/>
          <w:marRight w:val="0"/>
          <w:marTop w:val="0"/>
          <w:marBottom w:val="0"/>
          <w:divBdr>
            <w:top w:val="none" w:sz="0" w:space="0" w:color="auto"/>
            <w:left w:val="none" w:sz="0" w:space="0" w:color="auto"/>
            <w:bottom w:val="none" w:sz="0" w:space="0" w:color="auto"/>
            <w:right w:val="none" w:sz="0" w:space="0" w:color="auto"/>
          </w:divBdr>
        </w:div>
        <w:div w:id="1928073507">
          <w:marLeft w:val="640"/>
          <w:marRight w:val="0"/>
          <w:marTop w:val="0"/>
          <w:marBottom w:val="0"/>
          <w:divBdr>
            <w:top w:val="none" w:sz="0" w:space="0" w:color="auto"/>
            <w:left w:val="none" w:sz="0" w:space="0" w:color="auto"/>
            <w:bottom w:val="none" w:sz="0" w:space="0" w:color="auto"/>
            <w:right w:val="none" w:sz="0" w:space="0" w:color="auto"/>
          </w:divBdr>
        </w:div>
        <w:div w:id="1669869879">
          <w:marLeft w:val="640"/>
          <w:marRight w:val="0"/>
          <w:marTop w:val="0"/>
          <w:marBottom w:val="0"/>
          <w:divBdr>
            <w:top w:val="none" w:sz="0" w:space="0" w:color="auto"/>
            <w:left w:val="none" w:sz="0" w:space="0" w:color="auto"/>
            <w:bottom w:val="none" w:sz="0" w:space="0" w:color="auto"/>
            <w:right w:val="none" w:sz="0" w:space="0" w:color="auto"/>
          </w:divBdr>
        </w:div>
        <w:div w:id="1676153169">
          <w:marLeft w:val="640"/>
          <w:marRight w:val="0"/>
          <w:marTop w:val="0"/>
          <w:marBottom w:val="0"/>
          <w:divBdr>
            <w:top w:val="none" w:sz="0" w:space="0" w:color="auto"/>
            <w:left w:val="none" w:sz="0" w:space="0" w:color="auto"/>
            <w:bottom w:val="none" w:sz="0" w:space="0" w:color="auto"/>
            <w:right w:val="none" w:sz="0" w:space="0" w:color="auto"/>
          </w:divBdr>
        </w:div>
      </w:divsChild>
    </w:div>
    <w:div w:id="578757639">
      <w:bodyDiv w:val="1"/>
      <w:marLeft w:val="0"/>
      <w:marRight w:val="0"/>
      <w:marTop w:val="0"/>
      <w:marBottom w:val="0"/>
      <w:divBdr>
        <w:top w:val="none" w:sz="0" w:space="0" w:color="auto"/>
        <w:left w:val="none" w:sz="0" w:space="0" w:color="auto"/>
        <w:bottom w:val="none" w:sz="0" w:space="0" w:color="auto"/>
        <w:right w:val="none" w:sz="0" w:space="0" w:color="auto"/>
      </w:divBdr>
    </w:div>
    <w:div w:id="580678319">
      <w:marLeft w:val="0"/>
      <w:marRight w:val="0"/>
      <w:marTop w:val="0"/>
      <w:marBottom w:val="0"/>
      <w:divBdr>
        <w:top w:val="none" w:sz="0" w:space="0" w:color="auto"/>
        <w:left w:val="none" w:sz="0" w:space="0" w:color="auto"/>
        <w:bottom w:val="none" w:sz="0" w:space="0" w:color="auto"/>
        <w:right w:val="none" w:sz="0" w:space="0" w:color="auto"/>
      </w:divBdr>
    </w:div>
    <w:div w:id="585919732">
      <w:marLeft w:val="640"/>
      <w:marRight w:val="0"/>
      <w:marTop w:val="0"/>
      <w:marBottom w:val="0"/>
      <w:divBdr>
        <w:top w:val="none" w:sz="0" w:space="0" w:color="auto"/>
        <w:left w:val="none" w:sz="0" w:space="0" w:color="auto"/>
        <w:bottom w:val="none" w:sz="0" w:space="0" w:color="auto"/>
        <w:right w:val="none" w:sz="0" w:space="0" w:color="auto"/>
      </w:divBdr>
    </w:div>
    <w:div w:id="586114385">
      <w:bodyDiv w:val="1"/>
      <w:marLeft w:val="0"/>
      <w:marRight w:val="0"/>
      <w:marTop w:val="0"/>
      <w:marBottom w:val="0"/>
      <w:divBdr>
        <w:top w:val="none" w:sz="0" w:space="0" w:color="auto"/>
        <w:left w:val="none" w:sz="0" w:space="0" w:color="auto"/>
        <w:bottom w:val="none" w:sz="0" w:space="0" w:color="auto"/>
        <w:right w:val="none" w:sz="0" w:space="0" w:color="auto"/>
      </w:divBdr>
      <w:divsChild>
        <w:div w:id="2896846">
          <w:marLeft w:val="640"/>
          <w:marRight w:val="0"/>
          <w:marTop w:val="0"/>
          <w:marBottom w:val="0"/>
          <w:divBdr>
            <w:top w:val="none" w:sz="0" w:space="0" w:color="auto"/>
            <w:left w:val="none" w:sz="0" w:space="0" w:color="auto"/>
            <w:bottom w:val="none" w:sz="0" w:space="0" w:color="auto"/>
            <w:right w:val="none" w:sz="0" w:space="0" w:color="auto"/>
          </w:divBdr>
        </w:div>
        <w:div w:id="89548437">
          <w:marLeft w:val="640"/>
          <w:marRight w:val="0"/>
          <w:marTop w:val="0"/>
          <w:marBottom w:val="0"/>
          <w:divBdr>
            <w:top w:val="none" w:sz="0" w:space="0" w:color="auto"/>
            <w:left w:val="none" w:sz="0" w:space="0" w:color="auto"/>
            <w:bottom w:val="none" w:sz="0" w:space="0" w:color="auto"/>
            <w:right w:val="none" w:sz="0" w:space="0" w:color="auto"/>
          </w:divBdr>
        </w:div>
        <w:div w:id="132989807">
          <w:marLeft w:val="640"/>
          <w:marRight w:val="0"/>
          <w:marTop w:val="0"/>
          <w:marBottom w:val="0"/>
          <w:divBdr>
            <w:top w:val="none" w:sz="0" w:space="0" w:color="auto"/>
            <w:left w:val="none" w:sz="0" w:space="0" w:color="auto"/>
            <w:bottom w:val="none" w:sz="0" w:space="0" w:color="auto"/>
            <w:right w:val="none" w:sz="0" w:space="0" w:color="auto"/>
          </w:divBdr>
        </w:div>
        <w:div w:id="135727653">
          <w:marLeft w:val="640"/>
          <w:marRight w:val="0"/>
          <w:marTop w:val="0"/>
          <w:marBottom w:val="0"/>
          <w:divBdr>
            <w:top w:val="none" w:sz="0" w:space="0" w:color="auto"/>
            <w:left w:val="none" w:sz="0" w:space="0" w:color="auto"/>
            <w:bottom w:val="none" w:sz="0" w:space="0" w:color="auto"/>
            <w:right w:val="none" w:sz="0" w:space="0" w:color="auto"/>
          </w:divBdr>
        </w:div>
        <w:div w:id="164248348">
          <w:marLeft w:val="640"/>
          <w:marRight w:val="0"/>
          <w:marTop w:val="0"/>
          <w:marBottom w:val="0"/>
          <w:divBdr>
            <w:top w:val="none" w:sz="0" w:space="0" w:color="auto"/>
            <w:left w:val="none" w:sz="0" w:space="0" w:color="auto"/>
            <w:bottom w:val="none" w:sz="0" w:space="0" w:color="auto"/>
            <w:right w:val="none" w:sz="0" w:space="0" w:color="auto"/>
          </w:divBdr>
        </w:div>
        <w:div w:id="182598217">
          <w:marLeft w:val="640"/>
          <w:marRight w:val="0"/>
          <w:marTop w:val="0"/>
          <w:marBottom w:val="0"/>
          <w:divBdr>
            <w:top w:val="none" w:sz="0" w:space="0" w:color="auto"/>
            <w:left w:val="none" w:sz="0" w:space="0" w:color="auto"/>
            <w:bottom w:val="none" w:sz="0" w:space="0" w:color="auto"/>
            <w:right w:val="none" w:sz="0" w:space="0" w:color="auto"/>
          </w:divBdr>
        </w:div>
        <w:div w:id="194126355">
          <w:marLeft w:val="640"/>
          <w:marRight w:val="0"/>
          <w:marTop w:val="0"/>
          <w:marBottom w:val="0"/>
          <w:divBdr>
            <w:top w:val="none" w:sz="0" w:space="0" w:color="auto"/>
            <w:left w:val="none" w:sz="0" w:space="0" w:color="auto"/>
            <w:bottom w:val="none" w:sz="0" w:space="0" w:color="auto"/>
            <w:right w:val="none" w:sz="0" w:space="0" w:color="auto"/>
          </w:divBdr>
        </w:div>
        <w:div w:id="221141774">
          <w:marLeft w:val="640"/>
          <w:marRight w:val="0"/>
          <w:marTop w:val="0"/>
          <w:marBottom w:val="0"/>
          <w:divBdr>
            <w:top w:val="none" w:sz="0" w:space="0" w:color="auto"/>
            <w:left w:val="none" w:sz="0" w:space="0" w:color="auto"/>
            <w:bottom w:val="none" w:sz="0" w:space="0" w:color="auto"/>
            <w:right w:val="none" w:sz="0" w:space="0" w:color="auto"/>
          </w:divBdr>
        </w:div>
        <w:div w:id="235747844">
          <w:marLeft w:val="640"/>
          <w:marRight w:val="0"/>
          <w:marTop w:val="0"/>
          <w:marBottom w:val="0"/>
          <w:divBdr>
            <w:top w:val="none" w:sz="0" w:space="0" w:color="auto"/>
            <w:left w:val="none" w:sz="0" w:space="0" w:color="auto"/>
            <w:bottom w:val="none" w:sz="0" w:space="0" w:color="auto"/>
            <w:right w:val="none" w:sz="0" w:space="0" w:color="auto"/>
          </w:divBdr>
        </w:div>
        <w:div w:id="241643816">
          <w:marLeft w:val="640"/>
          <w:marRight w:val="0"/>
          <w:marTop w:val="0"/>
          <w:marBottom w:val="0"/>
          <w:divBdr>
            <w:top w:val="none" w:sz="0" w:space="0" w:color="auto"/>
            <w:left w:val="none" w:sz="0" w:space="0" w:color="auto"/>
            <w:bottom w:val="none" w:sz="0" w:space="0" w:color="auto"/>
            <w:right w:val="none" w:sz="0" w:space="0" w:color="auto"/>
          </w:divBdr>
        </w:div>
        <w:div w:id="326371956">
          <w:marLeft w:val="640"/>
          <w:marRight w:val="0"/>
          <w:marTop w:val="0"/>
          <w:marBottom w:val="0"/>
          <w:divBdr>
            <w:top w:val="none" w:sz="0" w:space="0" w:color="auto"/>
            <w:left w:val="none" w:sz="0" w:space="0" w:color="auto"/>
            <w:bottom w:val="none" w:sz="0" w:space="0" w:color="auto"/>
            <w:right w:val="none" w:sz="0" w:space="0" w:color="auto"/>
          </w:divBdr>
        </w:div>
        <w:div w:id="343363812">
          <w:marLeft w:val="640"/>
          <w:marRight w:val="0"/>
          <w:marTop w:val="0"/>
          <w:marBottom w:val="0"/>
          <w:divBdr>
            <w:top w:val="none" w:sz="0" w:space="0" w:color="auto"/>
            <w:left w:val="none" w:sz="0" w:space="0" w:color="auto"/>
            <w:bottom w:val="none" w:sz="0" w:space="0" w:color="auto"/>
            <w:right w:val="none" w:sz="0" w:space="0" w:color="auto"/>
          </w:divBdr>
        </w:div>
        <w:div w:id="348676103">
          <w:marLeft w:val="640"/>
          <w:marRight w:val="0"/>
          <w:marTop w:val="0"/>
          <w:marBottom w:val="0"/>
          <w:divBdr>
            <w:top w:val="none" w:sz="0" w:space="0" w:color="auto"/>
            <w:left w:val="none" w:sz="0" w:space="0" w:color="auto"/>
            <w:bottom w:val="none" w:sz="0" w:space="0" w:color="auto"/>
            <w:right w:val="none" w:sz="0" w:space="0" w:color="auto"/>
          </w:divBdr>
        </w:div>
        <w:div w:id="383261019">
          <w:marLeft w:val="640"/>
          <w:marRight w:val="0"/>
          <w:marTop w:val="0"/>
          <w:marBottom w:val="0"/>
          <w:divBdr>
            <w:top w:val="none" w:sz="0" w:space="0" w:color="auto"/>
            <w:left w:val="none" w:sz="0" w:space="0" w:color="auto"/>
            <w:bottom w:val="none" w:sz="0" w:space="0" w:color="auto"/>
            <w:right w:val="none" w:sz="0" w:space="0" w:color="auto"/>
          </w:divBdr>
        </w:div>
        <w:div w:id="406345537">
          <w:marLeft w:val="640"/>
          <w:marRight w:val="0"/>
          <w:marTop w:val="0"/>
          <w:marBottom w:val="0"/>
          <w:divBdr>
            <w:top w:val="none" w:sz="0" w:space="0" w:color="auto"/>
            <w:left w:val="none" w:sz="0" w:space="0" w:color="auto"/>
            <w:bottom w:val="none" w:sz="0" w:space="0" w:color="auto"/>
            <w:right w:val="none" w:sz="0" w:space="0" w:color="auto"/>
          </w:divBdr>
        </w:div>
        <w:div w:id="457528416">
          <w:marLeft w:val="640"/>
          <w:marRight w:val="0"/>
          <w:marTop w:val="0"/>
          <w:marBottom w:val="0"/>
          <w:divBdr>
            <w:top w:val="none" w:sz="0" w:space="0" w:color="auto"/>
            <w:left w:val="none" w:sz="0" w:space="0" w:color="auto"/>
            <w:bottom w:val="none" w:sz="0" w:space="0" w:color="auto"/>
            <w:right w:val="none" w:sz="0" w:space="0" w:color="auto"/>
          </w:divBdr>
        </w:div>
        <w:div w:id="571544470">
          <w:marLeft w:val="640"/>
          <w:marRight w:val="0"/>
          <w:marTop w:val="0"/>
          <w:marBottom w:val="0"/>
          <w:divBdr>
            <w:top w:val="none" w:sz="0" w:space="0" w:color="auto"/>
            <w:left w:val="none" w:sz="0" w:space="0" w:color="auto"/>
            <w:bottom w:val="none" w:sz="0" w:space="0" w:color="auto"/>
            <w:right w:val="none" w:sz="0" w:space="0" w:color="auto"/>
          </w:divBdr>
        </w:div>
        <w:div w:id="592739809">
          <w:marLeft w:val="640"/>
          <w:marRight w:val="0"/>
          <w:marTop w:val="0"/>
          <w:marBottom w:val="0"/>
          <w:divBdr>
            <w:top w:val="none" w:sz="0" w:space="0" w:color="auto"/>
            <w:left w:val="none" w:sz="0" w:space="0" w:color="auto"/>
            <w:bottom w:val="none" w:sz="0" w:space="0" w:color="auto"/>
            <w:right w:val="none" w:sz="0" w:space="0" w:color="auto"/>
          </w:divBdr>
        </w:div>
        <w:div w:id="701590479">
          <w:marLeft w:val="640"/>
          <w:marRight w:val="0"/>
          <w:marTop w:val="0"/>
          <w:marBottom w:val="0"/>
          <w:divBdr>
            <w:top w:val="none" w:sz="0" w:space="0" w:color="auto"/>
            <w:left w:val="none" w:sz="0" w:space="0" w:color="auto"/>
            <w:bottom w:val="none" w:sz="0" w:space="0" w:color="auto"/>
            <w:right w:val="none" w:sz="0" w:space="0" w:color="auto"/>
          </w:divBdr>
        </w:div>
        <w:div w:id="756558738">
          <w:marLeft w:val="640"/>
          <w:marRight w:val="0"/>
          <w:marTop w:val="0"/>
          <w:marBottom w:val="0"/>
          <w:divBdr>
            <w:top w:val="none" w:sz="0" w:space="0" w:color="auto"/>
            <w:left w:val="none" w:sz="0" w:space="0" w:color="auto"/>
            <w:bottom w:val="none" w:sz="0" w:space="0" w:color="auto"/>
            <w:right w:val="none" w:sz="0" w:space="0" w:color="auto"/>
          </w:divBdr>
        </w:div>
        <w:div w:id="785466660">
          <w:marLeft w:val="640"/>
          <w:marRight w:val="0"/>
          <w:marTop w:val="0"/>
          <w:marBottom w:val="0"/>
          <w:divBdr>
            <w:top w:val="none" w:sz="0" w:space="0" w:color="auto"/>
            <w:left w:val="none" w:sz="0" w:space="0" w:color="auto"/>
            <w:bottom w:val="none" w:sz="0" w:space="0" w:color="auto"/>
            <w:right w:val="none" w:sz="0" w:space="0" w:color="auto"/>
          </w:divBdr>
        </w:div>
        <w:div w:id="840513905">
          <w:marLeft w:val="640"/>
          <w:marRight w:val="0"/>
          <w:marTop w:val="0"/>
          <w:marBottom w:val="0"/>
          <w:divBdr>
            <w:top w:val="none" w:sz="0" w:space="0" w:color="auto"/>
            <w:left w:val="none" w:sz="0" w:space="0" w:color="auto"/>
            <w:bottom w:val="none" w:sz="0" w:space="0" w:color="auto"/>
            <w:right w:val="none" w:sz="0" w:space="0" w:color="auto"/>
          </w:divBdr>
        </w:div>
        <w:div w:id="960644910">
          <w:marLeft w:val="640"/>
          <w:marRight w:val="0"/>
          <w:marTop w:val="0"/>
          <w:marBottom w:val="0"/>
          <w:divBdr>
            <w:top w:val="none" w:sz="0" w:space="0" w:color="auto"/>
            <w:left w:val="none" w:sz="0" w:space="0" w:color="auto"/>
            <w:bottom w:val="none" w:sz="0" w:space="0" w:color="auto"/>
            <w:right w:val="none" w:sz="0" w:space="0" w:color="auto"/>
          </w:divBdr>
        </w:div>
        <w:div w:id="1134132580">
          <w:marLeft w:val="640"/>
          <w:marRight w:val="0"/>
          <w:marTop w:val="0"/>
          <w:marBottom w:val="0"/>
          <w:divBdr>
            <w:top w:val="none" w:sz="0" w:space="0" w:color="auto"/>
            <w:left w:val="none" w:sz="0" w:space="0" w:color="auto"/>
            <w:bottom w:val="none" w:sz="0" w:space="0" w:color="auto"/>
            <w:right w:val="none" w:sz="0" w:space="0" w:color="auto"/>
          </w:divBdr>
        </w:div>
        <w:div w:id="1135561737">
          <w:marLeft w:val="640"/>
          <w:marRight w:val="0"/>
          <w:marTop w:val="0"/>
          <w:marBottom w:val="0"/>
          <w:divBdr>
            <w:top w:val="none" w:sz="0" w:space="0" w:color="auto"/>
            <w:left w:val="none" w:sz="0" w:space="0" w:color="auto"/>
            <w:bottom w:val="none" w:sz="0" w:space="0" w:color="auto"/>
            <w:right w:val="none" w:sz="0" w:space="0" w:color="auto"/>
          </w:divBdr>
        </w:div>
        <w:div w:id="1174758565">
          <w:marLeft w:val="640"/>
          <w:marRight w:val="0"/>
          <w:marTop w:val="0"/>
          <w:marBottom w:val="0"/>
          <w:divBdr>
            <w:top w:val="none" w:sz="0" w:space="0" w:color="auto"/>
            <w:left w:val="none" w:sz="0" w:space="0" w:color="auto"/>
            <w:bottom w:val="none" w:sz="0" w:space="0" w:color="auto"/>
            <w:right w:val="none" w:sz="0" w:space="0" w:color="auto"/>
          </w:divBdr>
        </w:div>
        <w:div w:id="1199393186">
          <w:marLeft w:val="640"/>
          <w:marRight w:val="0"/>
          <w:marTop w:val="0"/>
          <w:marBottom w:val="0"/>
          <w:divBdr>
            <w:top w:val="none" w:sz="0" w:space="0" w:color="auto"/>
            <w:left w:val="none" w:sz="0" w:space="0" w:color="auto"/>
            <w:bottom w:val="none" w:sz="0" w:space="0" w:color="auto"/>
            <w:right w:val="none" w:sz="0" w:space="0" w:color="auto"/>
          </w:divBdr>
        </w:div>
        <w:div w:id="1211307538">
          <w:marLeft w:val="640"/>
          <w:marRight w:val="0"/>
          <w:marTop w:val="0"/>
          <w:marBottom w:val="0"/>
          <w:divBdr>
            <w:top w:val="none" w:sz="0" w:space="0" w:color="auto"/>
            <w:left w:val="none" w:sz="0" w:space="0" w:color="auto"/>
            <w:bottom w:val="none" w:sz="0" w:space="0" w:color="auto"/>
            <w:right w:val="none" w:sz="0" w:space="0" w:color="auto"/>
          </w:divBdr>
        </w:div>
        <w:div w:id="1217931284">
          <w:marLeft w:val="640"/>
          <w:marRight w:val="0"/>
          <w:marTop w:val="0"/>
          <w:marBottom w:val="0"/>
          <w:divBdr>
            <w:top w:val="none" w:sz="0" w:space="0" w:color="auto"/>
            <w:left w:val="none" w:sz="0" w:space="0" w:color="auto"/>
            <w:bottom w:val="none" w:sz="0" w:space="0" w:color="auto"/>
            <w:right w:val="none" w:sz="0" w:space="0" w:color="auto"/>
          </w:divBdr>
        </w:div>
        <w:div w:id="1273437378">
          <w:marLeft w:val="640"/>
          <w:marRight w:val="0"/>
          <w:marTop w:val="0"/>
          <w:marBottom w:val="0"/>
          <w:divBdr>
            <w:top w:val="none" w:sz="0" w:space="0" w:color="auto"/>
            <w:left w:val="none" w:sz="0" w:space="0" w:color="auto"/>
            <w:bottom w:val="none" w:sz="0" w:space="0" w:color="auto"/>
            <w:right w:val="none" w:sz="0" w:space="0" w:color="auto"/>
          </w:divBdr>
        </w:div>
        <w:div w:id="1521432091">
          <w:marLeft w:val="640"/>
          <w:marRight w:val="0"/>
          <w:marTop w:val="0"/>
          <w:marBottom w:val="0"/>
          <w:divBdr>
            <w:top w:val="none" w:sz="0" w:space="0" w:color="auto"/>
            <w:left w:val="none" w:sz="0" w:space="0" w:color="auto"/>
            <w:bottom w:val="none" w:sz="0" w:space="0" w:color="auto"/>
            <w:right w:val="none" w:sz="0" w:space="0" w:color="auto"/>
          </w:divBdr>
        </w:div>
        <w:div w:id="1561406090">
          <w:marLeft w:val="640"/>
          <w:marRight w:val="0"/>
          <w:marTop w:val="0"/>
          <w:marBottom w:val="0"/>
          <w:divBdr>
            <w:top w:val="none" w:sz="0" w:space="0" w:color="auto"/>
            <w:left w:val="none" w:sz="0" w:space="0" w:color="auto"/>
            <w:bottom w:val="none" w:sz="0" w:space="0" w:color="auto"/>
            <w:right w:val="none" w:sz="0" w:space="0" w:color="auto"/>
          </w:divBdr>
        </w:div>
        <w:div w:id="1608582142">
          <w:marLeft w:val="640"/>
          <w:marRight w:val="0"/>
          <w:marTop w:val="0"/>
          <w:marBottom w:val="0"/>
          <w:divBdr>
            <w:top w:val="none" w:sz="0" w:space="0" w:color="auto"/>
            <w:left w:val="none" w:sz="0" w:space="0" w:color="auto"/>
            <w:bottom w:val="none" w:sz="0" w:space="0" w:color="auto"/>
            <w:right w:val="none" w:sz="0" w:space="0" w:color="auto"/>
          </w:divBdr>
        </w:div>
        <w:div w:id="1699550732">
          <w:marLeft w:val="640"/>
          <w:marRight w:val="0"/>
          <w:marTop w:val="0"/>
          <w:marBottom w:val="0"/>
          <w:divBdr>
            <w:top w:val="none" w:sz="0" w:space="0" w:color="auto"/>
            <w:left w:val="none" w:sz="0" w:space="0" w:color="auto"/>
            <w:bottom w:val="none" w:sz="0" w:space="0" w:color="auto"/>
            <w:right w:val="none" w:sz="0" w:space="0" w:color="auto"/>
          </w:divBdr>
        </w:div>
        <w:div w:id="1711614804">
          <w:marLeft w:val="640"/>
          <w:marRight w:val="0"/>
          <w:marTop w:val="0"/>
          <w:marBottom w:val="0"/>
          <w:divBdr>
            <w:top w:val="none" w:sz="0" w:space="0" w:color="auto"/>
            <w:left w:val="none" w:sz="0" w:space="0" w:color="auto"/>
            <w:bottom w:val="none" w:sz="0" w:space="0" w:color="auto"/>
            <w:right w:val="none" w:sz="0" w:space="0" w:color="auto"/>
          </w:divBdr>
        </w:div>
        <w:div w:id="1742143512">
          <w:marLeft w:val="640"/>
          <w:marRight w:val="0"/>
          <w:marTop w:val="0"/>
          <w:marBottom w:val="0"/>
          <w:divBdr>
            <w:top w:val="none" w:sz="0" w:space="0" w:color="auto"/>
            <w:left w:val="none" w:sz="0" w:space="0" w:color="auto"/>
            <w:bottom w:val="none" w:sz="0" w:space="0" w:color="auto"/>
            <w:right w:val="none" w:sz="0" w:space="0" w:color="auto"/>
          </w:divBdr>
        </w:div>
        <w:div w:id="1798525519">
          <w:marLeft w:val="640"/>
          <w:marRight w:val="0"/>
          <w:marTop w:val="0"/>
          <w:marBottom w:val="0"/>
          <w:divBdr>
            <w:top w:val="none" w:sz="0" w:space="0" w:color="auto"/>
            <w:left w:val="none" w:sz="0" w:space="0" w:color="auto"/>
            <w:bottom w:val="none" w:sz="0" w:space="0" w:color="auto"/>
            <w:right w:val="none" w:sz="0" w:space="0" w:color="auto"/>
          </w:divBdr>
        </w:div>
        <w:div w:id="1805463560">
          <w:marLeft w:val="640"/>
          <w:marRight w:val="0"/>
          <w:marTop w:val="0"/>
          <w:marBottom w:val="0"/>
          <w:divBdr>
            <w:top w:val="none" w:sz="0" w:space="0" w:color="auto"/>
            <w:left w:val="none" w:sz="0" w:space="0" w:color="auto"/>
            <w:bottom w:val="none" w:sz="0" w:space="0" w:color="auto"/>
            <w:right w:val="none" w:sz="0" w:space="0" w:color="auto"/>
          </w:divBdr>
        </w:div>
        <w:div w:id="1940289987">
          <w:marLeft w:val="640"/>
          <w:marRight w:val="0"/>
          <w:marTop w:val="0"/>
          <w:marBottom w:val="0"/>
          <w:divBdr>
            <w:top w:val="none" w:sz="0" w:space="0" w:color="auto"/>
            <w:left w:val="none" w:sz="0" w:space="0" w:color="auto"/>
            <w:bottom w:val="none" w:sz="0" w:space="0" w:color="auto"/>
            <w:right w:val="none" w:sz="0" w:space="0" w:color="auto"/>
          </w:divBdr>
        </w:div>
        <w:div w:id="1995404739">
          <w:marLeft w:val="640"/>
          <w:marRight w:val="0"/>
          <w:marTop w:val="0"/>
          <w:marBottom w:val="0"/>
          <w:divBdr>
            <w:top w:val="none" w:sz="0" w:space="0" w:color="auto"/>
            <w:left w:val="none" w:sz="0" w:space="0" w:color="auto"/>
            <w:bottom w:val="none" w:sz="0" w:space="0" w:color="auto"/>
            <w:right w:val="none" w:sz="0" w:space="0" w:color="auto"/>
          </w:divBdr>
        </w:div>
        <w:div w:id="2002541466">
          <w:marLeft w:val="640"/>
          <w:marRight w:val="0"/>
          <w:marTop w:val="0"/>
          <w:marBottom w:val="0"/>
          <w:divBdr>
            <w:top w:val="none" w:sz="0" w:space="0" w:color="auto"/>
            <w:left w:val="none" w:sz="0" w:space="0" w:color="auto"/>
            <w:bottom w:val="none" w:sz="0" w:space="0" w:color="auto"/>
            <w:right w:val="none" w:sz="0" w:space="0" w:color="auto"/>
          </w:divBdr>
        </w:div>
        <w:div w:id="2047487285">
          <w:marLeft w:val="640"/>
          <w:marRight w:val="0"/>
          <w:marTop w:val="0"/>
          <w:marBottom w:val="0"/>
          <w:divBdr>
            <w:top w:val="none" w:sz="0" w:space="0" w:color="auto"/>
            <w:left w:val="none" w:sz="0" w:space="0" w:color="auto"/>
            <w:bottom w:val="none" w:sz="0" w:space="0" w:color="auto"/>
            <w:right w:val="none" w:sz="0" w:space="0" w:color="auto"/>
          </w:divBdr>
        </w:div>
        <w:div w:id="2076661003">
          <w:marLeft w:val="640"/>
          <w:marRight w:val="0"/>
          <w:marTop w:val="0"/>
          <w:marBottom w:val="0"/>
          <w:divBdr>
            <w:top w:val="none" w:sz="0" w:space="0" w:color="auto"/>
            <w:left w:val="none" w:sz="0" w:space="0" w:color="auto"/>
            <w:bottom w:val="none" w:sz="0" w:space="0" w:color="auto"/>
            <w:right w:val="none" w:sz="0" w:space="0" w:color="auto"/>
          </w:divBdr>
        </w:div>
        <w:div w:id="2089692353">
          <w:marLeft w:val="640"/>
          <w:marRight w:val="0"/>
          <w:marTop w:val="0"/>
          <w:marBottom w:val="0"/>
          <w:divBdr>
            <w:top w:val="none" w:sz="0" w:space="0" w:color="auto"/>
            <w:left w:val="none" w:sz="0" w:space="0" w:color="auto"/>
            <w:bottom w:val="none" w:sz="0" w:space="0" w:color="auto"/>
            <w:right w:val="none" w:sz="0" w:space="0" w:color="auto"/>
          </w:divBdr>
        </w:div>
        <w:div w:id="2122675623">
          <w:marLeft w:val="640"/>
          <w:marRight w:val="0"/>
          <w:marTop w:val="0"/>
          <w:marBottom w:val="0"/>
          <w:divBdr>
            <w:top w:val="none" w:sz="0" w:space="0" w:color="auto"/>
            <w:left w:val="none" w:sz="0" w:space="0" w:color="auto"/>
            <w:bottom w:val="none" w:sz="0" w:space="0" w:color="auto"/>
            <w:right w:val="none" w:sz="0" w:space="0" w:color="auto"/>
          </w:divBdr>
        </w:div>
      </w:divsChild>
    </w:div>
    <w:div w:id="587078639">
      <w:bodyDiv w:val="1"/>
      <w:marLeft w:val="0"/>
      <w:marRight w:val="0"/>
      <w:marTop w:val="0"/>
      <w:marBottom w:val="0"/>
      <w:divBdr>
        <w:top w:val="none" w:sz="0" w:space="0" w:color="auto"/>
        <w:left w:val="none" w:sz="0" w:space="0" w:color="auto"/>
        <w:bottom w:val="none" w:sz="0" w:space="0" w:color="auto"/>
        <w:right w:val="none" w:sz="0" w:space="0" w:color="auto"/>
      </w:divBdr>
      <w:divsChild>
        <w:div w:id="913205891">
          <w:marLeft w:val="640"/>
          <w:marRight w:val="0"/>
          <w:marTop w:val="0"/>
          <w:marBottom w:val="0"/>
          <w:divBdr>
            <w:top w:val="none" w:sz="0" w:space="0" w:color="auto"/>
            <w:left w:val="none" w:sz="0" w:space="0" w:color="auto"/>
            <w:bottom w:val="none" w:sz="0" w:space="0" w:color="auto"/>
            <w:right w:val="none" w:sz="0" w:space="0" w:color="auto"/>
          </w:divBdr>
        </w:div>
        <w:div w:id="2091466058">
          <w:marLeft w:val="640"/>
          <w:marRight w:val="0"/>
          <w:marTop w:val="0"/>
          <w:marBottom w:val="0"/>
          <w:divBdr>
            <w:top w:val="none" w:sz="0" w:space="0" w:color="auto"/>
            <w:left w:val="none" w:sz="0" w:space="0" w:color="auto"/>
            <w:bottom w:val="none" w:sz="0" w:space="0" w:color="auto"/>
            <w:right w:val="none" w:sz="0" w:space="0" w:color="auto"/>
          </w:divBdr>
        </w:div>
        <w:div w:id="260188840">
          <w:marLeft w:val="640"/>
          <w:marRight w:val="0"/>
          <w:marTop w:val="0"/>
          <w:marBottom w:val="0"/>
          <w:divBdr>
            <w:top w:val="none" w:sz="0" w:space="0" w:color="auto"/>
            <w:left w:val="none" w:sz="0" w:space="0" w:color="auto"/>
            <w:bottom w:val="none" w:sz="0" w:space="0" w:color="auto"/>
            <w:right w:val="none" w:sz="0" w:space="0" w:color="auto"/>
          </w:divBdr>
        </w:div>
        <w:div w:id="1160729982">
          <w:marLeft w:val="640"/>
          <w:marRight w:val="0"/>
          <w:marTop w:val="0"/>
          <w:marBottom w:val="0"/>
          <w:divBdr>
            <w:top w:val="none" w:sz="0" w:space="0" w:color="auto"/>
            <w:left w:val="none" w:sz="0" w:space="0" w:color="auto"/>
            <w:bottom w:val="none" w:sz="0" w:space="0" w:color="auto"/>
            <w:right w:val="none" w:sz="0" w:space="0" w:color="auto"/>
          </w:divBdr>
        </w:div>
        <w:div w:id="1723138363">
          <w:marLeft w:val="640"/>
          <w:marRight w:val="0"/>
          <w:marTop w:val="0"/>
          <w:marBottom w:val="0"/>
          <w:divBdr>
            <w:top w:val="none" w:sz="0" w:space="0" w:color="auto"/>
            <w:left w:val="none" w:sz="0" w:space="0" w:color="auto"/>
            <w:bottom w:val="none" w:sz="0" w:space="0" w:color="auto"/>
            <w:right w:val="none" w:sz="0" w:space="0" w:color="auto"/>
          </w:divBdr>
        </w:div>
        <w:div w:id="2030908238">
          <w:marLeft w:val="640"/>
          <w:marRight w:val="0"/>
          <w:marTop w:val="0"/>
          <w:marBottom w:val="0"/>
          <w:divBdr>
            <w:top w:val="none" w:sz="0" w:space="0" w:color="auto"/>
            <w:left w:val="none" w:sz="0" w:space="0" w:color="auto"/>
            <w:bottom w:val="none" w:sz="0" w:space="0" w:color="auto"/>
            <w:right w:val="none" w:sz="0" w:space="0" w:color="auto"/>
          </w:divBdr>
        </w:div>
        <w:div w:id="2021545249">
          <w:marLeft w:val="640"/>
          <w:marRight w:val="0"/>
          <w:marTop w:val="0"/>
          <w:marBottom w:val="0"/>
          <w:divBdr>
            <w:top w:val="none" w:sz="0" w:space="0" w:color="auto"/>
            <w:left w:val="none" w:sz="0" w:space="0" w:color="auto"/>
            <w:bottom w:val="none" w:sz="0" w:space="0" w:color="auto"/>
            <w:right w:val="none" w:sz="0" w:space="0" w:color="auto"/>
          </w:divBdr>
        </w:div>
        <w:div w:id="1784037790">
          <w:marLeft w:val="640"/>
          <w:marRight w:val="0"/>
          <w:marTop w:val="0"/>
          <w:marBottom w:val="0"/>
          <w:divBdr>
            <w:top w:val="none" w:sz="0" w:space="0" w:color="auto"/>
            <w:left w:val="none" w:sz="0" w:space="0" w:color="auto"/>
            <w:bottom w:val="none" w:sz="0" w:space="0" w:color="auto"/>
            <w:right w:val="none" w:sz="0" w:space="0" w:color="auto"/>
          </w:divBdr>
        </w:div>
        <w:div w:id="1107310384">
          <w:marLeft w:val="640"/>
          <w:marRight w:val="0"/>
          <w:marTop w:val="0"/>
          <w:marBottom w:val="0"/>
          <w:divBdr>
            <w:top w:val="none" w:sz="0" w:space="0" w:color="auto"/>
            <w:left w:val="none" w:sz="0" w:space="0" w:color="auto"/>
            <w:bottom w:val="none" w:sz="0" w:space="0" w:color="auto"/>
            <w:right w:val="none" w:sz="0" w:space="0" w:color="auto"/>
          </w:divBdr>
        </w:div>
        <w:div w:id="262298983">
          <w:marLeft w:val="640"/>
          <w:marRight w:val="0"/>
          <w:marTop w:val="0"/>
          <w:marBottom w:val="0"/>
          <w:divBdr>
            <w:top w:val="none" w:sz="0" w:space="0" w:color="auto"/>
            <w:left w:val="none" w:sz="0" w:space="0" w:color="auto"/>
            <w:bottom w:val="none" w:sz="0" w:space="0" w:color="auto"/>
            <w:right w:val="none" w:sz="0" w:space="0" w:color="auto"/>
          </w:divBdr>
        </w:div>
        <w:div w:id="1874345026">
          <w:marLeft w:val="640"/>
          <w:marRight w:val="0"/>
          <w:marTop w:val="0"/>
          <w:marBottom w:val="0"/>
          <w:divBdr>
            <w:top w:val="none" w:sz="0" w:space="0" w:color="auto"/>
            <w:left w:val="none" w:sz="0" w:space="0" w:color="auto"/>
            <w:bottom w:val="none" w:sz="0" w:space="0" w:color="auto"/>
            <w:right w:val="none" w:sz="0" w:space="0" w:color="auto"/>
          </w:divBdr>
        </w:div>
        <w:div w:id="1762214916">
          <w:marLeft w:val="640"/>
          <w:marRight w:val="0"/>
          <w:marTop w:val="0"/>
          <w:marBottom w:val="0"/>
          <w:divBdr>
            <w:top w:val="none" w:sz="0" w:space="0" w:color="auto"/>
            <w:left w:val="none" w:sz="0" w:space="0" w:color="auto"/>
            <w:bottom w:val="none" w:sz="0" w:space="0" w:color="auto"/>
            <w:right w:val="none" w:sz="0" w:space="0" w:color="auto"/>
          </w:divBdr>
        </w:div>
        <w:div w:id="1637251441">
          <w:marLeft w:val="640"/>
          <w:marRight w:val="0"/>
          <w:marTop w:val="0"/>
          <w:marBottom w:val="0"/>
          <w:divBdr>
            <w:top w:val="none" w:sz="0" w:space="0" w:color="auto"/>
            <w:left w:val="none" w:sz="0" w:space="0" w:color="auto"/>
            <w:bottom w:val="none" w:sz="0" w:space="0" w:color="auto"/>
            <w:right w:val="none" w:sz="0" w:space="0" w:color="auto"/>
          </w:divBdr>
        </w:div>
        <w:div w:id="907501623">
          <w:marLeft w:val="640"/>
          <w:marRight w:val="0"/>
          <w:marTop w:val="0"/>
          <w:marBottom w:val="0"/>
          <w:divBdr>
            <w:top w:val="none" w:sz="0" w:space="0" w:color="auto"/>
            <w:left w:val="none" w:sz="0" w:space="0" w:color="auto"/>
            <w:bottom w:val="none" w:sz="0" w:space="0" w:color="auto"/>
            <w:right w:val="none" w:sz="0" w:space="0" w:color="auto"/>
          </w:divBdr>
        </w:div>
        <w:div w:id="1611157368">
          <w:marLeft w:val="640"/>
          <w:marRight w:val="0"/>
          <w:marTop w:val="0"/>
          <w:marBottom w:val="0"/>
          <w:divBdr>
            <w:top w:val="none" w:sz="0" w:space="0" w:color="auto"/>
            <w:left w:val="none" w:sz="0" w:space="0" w:color="auto"/>
            <w:bottom w:val="none" w:sz="0" w:space="0" w:color="auto"/>
            <w:right w:val="none" w:sz="0" w:space="0" w:color="auto"/>
          </w:divBdr>
        </w:div>
        <w:div w:id="485586268">
          <w:marLeft w:val="640"/>
          <w:marRight w:val="0"/>
          <w:marTop w:val="0"/>
          <w:marBottom w:val="0"/>
          <w:divBdr>
            <w:top w:val="none" w:sz="0" w:space="0" w:color="auto"/>
            <w:left w:val="none" w:sz="0" w:space="0" w:color="auto"/>
            <w:bottom w:val="none" w:sz="0" w:space="0" w:color="auto"/>
            <w:right w:val="none" w:sz="0" w:space="0" w:color="auto"/>
          </w:divBdr>
        </w:div>
        <w:div w:id="1713264904">
          <w:marLeft w:val="640"/>
          <w:marRight w:val="0"/>
          <w:marTop w:val="0"/>
          <w:marBottom w:val="0"/>
          <w:divBdr>
            <w:top w:val="none" w:sz="0" w:space="0" w:color="auto"/>
            <w:left w:val="none" w:sz="0" w:space="0" w:color="auto"/>
            <w:bottom w:val="none" w:sz="0" w:space="0" w:color="auto"/>
            <w:right w:val="none" w:sz="0" w:space="0" w:color="auto"/>
          </w:divBdr>
        </w:div>
        <w:div w:id="236481618">
          <w:marLeft w:val="640"/>
          <w:marRight w:val="0"/>
          <w:marTop w:val="0"/>
          <w:marBottom w:val="0"/>
          <w:divBdr>
            <w:top w:val="none" w:sz="0" w:space="0" w:color="auto"/>
            <w:left w:val="none" w:sz="0" w:space="0" w:color="auto"/>
            <w:bottom w:val="none" w:sz="0" w:space="0" w:color="auto"/>
            <w:right w:val="none" w:sz="0" w:space="0" w:color="auto"/>
          </w:divBdr>
        </w:div>
        <w:div w:id="1736925540">
          <w:marLeft w:val="640"/>
          <w:marRight w:val="0"/>
          <w:marTop w:val="0"/>
          <w:marBottom w:val="0"/>
          <w:divBdr>
            <w:top w:val="none" w:sz="0" w:space="0" w:color="auto"/>
            <w:left w:val="none" w:sz="0" w:space="0" w:color="auto"/>
            <w:bottom w:val="none" w:sz="0" w:space="0" w:color="auto"/>
            <w:right w:val="none" w:sz="0" w:space="0" w:color="auto"/>
          </w:divBdr>
        </w:div>
        <w:div w:id="641737792">
          <w:marLeft w:val="640"/>
          <w:marRight w:val="0"/>
          <w:marTop w:val="0"/>
          <w:marBottom w:val="0"/>
          <w:divBdr>
            <w:top w:val="none" w:sz="0" w:space="0" w:color="auto"/>
            <w:left w:val="none" w:sz="0" w:space="0" w:color="auto"/>
            <w:bottom w:val="none" w:sz="0" w:space="0" w:color="auto"/>
            <w:right w:val="none" w:sz="0" w:space="0" w:color="auto"/>
          </w:divBdr>
        </w:div>
        <w:div w:id="1814524872">
          <w:marLeft w:val="640"/>
          <w:marRight w:val="0"/>
          <w:marTop w:val="0"/>
          <w:marBottom w:val="0"/>
          <w:divBdr>
            <w:top w:val="none" w:sz="0" w:space="0" w:color="auto"/>
            <w:left w:val="none" w:sz="0" w:space="0" w:color="auto"/>
            <w:bottom w:val="none" w:sz="0" w:space="0" w:color="auto"/>
            <w:right w:val="none" w:sz="0" w:space="0" w:color="auto"/>
          </w:divBdr>
        </w:div>
        <w:div w:id="2127894224">
          <w:marLeft w:val="640"/>
          <w:marRight w:val="0"/>
          <w:marTop w:val="0"/>
          <w:marBottom w:val="0"/>
          <w:divBdr>
            <w:top w:val="none" w:sz="0" w:space="0" w:color="auto"/>
            <w:left w:val="none" w:sz="0" w:space="0" w:color="auto"/>
            <w:bottom w:val="none" w:sz="0" w:space="0" w:color="auto"/>
            <w:right w:val="none" w:sz="0" w:space="0" w:color="auto"/>
          </w:divBdr>
        </w:div>
        <w:div w:id="856574735">
          <w:marLeft w:val="640"/>
          <w:marRight w:val="0"/>
          <w:marTop w:val="0"/>
          <w:marBottom w:val="0"/>
          <w:divBdr>
            <w:top w:val="none" w:sz="0" w:space="0" w:color="auto"/>
            <w:left w:val="none" w:sz="0" w:space="0" w:color="auto"/>
            <w:bottom w:val="none" w:sz="0" w:space="0" w:color="auto"/>
            <w:right w:val="none" w:sz="0" w:space="0" w:color="auto"/>
          </w:divBdr>
        </w:div>
        <w:div w:id="2087873762">
          <w:marLeft w:val="640"/>
          <w:marRight w:val="0"/>
          <w:marTop w:val="0"/>
          <w:marBottom w:val="0"/>
          <w:divBdr>
            <w:top w:val="none" w:sz="0" w:space="0" w:color="auto"/>
            <w:left w:val="none" w:sz="0" w:space="0" w:color="auto"/>
            <w:bottom w:val="none" w:sz="0" w:space="0" w:color="auto"/>
            <w:right w:val="none" w:sz="0" w:space="0" w:color="auto"/>
          </w:divBdr>
        </w:div>
        <w:div w:id="1955284109">
          <w:marLeft w:val="640"/>
          <w:marRight w:val="0"/>
          <w:marTop w:val="0"/>
          <w:marBottom w:val="0"/>
          <w:divBdr>
            <w:top w:val="none" w:sz="0" w:space="0" w:color="auto"/>
            <w:left w:val="none" w:sz="0" w:space="0" w:color="auto"/>
            <w:bottom w:val="none" w:sz="0" w:space="0" w:color="auto"/>
            <w:right w:val="none" w:sz="0" w:space="0" w:color="auto"/>
          </w:divBdr>
        </w:div>
        <w:div w:id="512915372">
          <w:marLeft w:val="640"/>
          <w:marRight w:val="0"/>
          <w:marTop w:val="0"/>
          <w:marBottom w:val="0"/>
          <w:divBdr>
            <w:top w:val="none" w:sz="0" w:space="0" w:color="auto"/>
            <w:left w:val="none" w:sz="0" w:space="0" w:color="auto"/>
            <w:bottom w:val="none" w:sz="0" w:space="0" w:color="auto"/>
            <w:right w:val="none" w:sz="0" w:space="0" w:color="auto"/>
          </w:divBdr>
        </w:div>
        <w:div w:id="91245318">
          <w:marLeft w:val="640"/>
          <w:marRight w:val="0"/>
          <w:marTop w:val="0"/>
          <w:marBottom w:val="0"/>
          <w:divBdr>
            <w:top w:val="none" w:sz="0" w:space="0" w:color="auto"/>
            <w:left w:val="none" w:sz="0" w:space="0" w:color="auto"/>
            <w:bottom w:val="none" w:sz="0" w:space="0" w:color="auto"/>
            <w:right w:val="none" w:sz="0" w:space="0" w:color="auto"/>
          </w:divBdr>
        </w:div>
        <w:div w:id="878317433">
          <w:marLeft w:val="640"/>
          <w:marRight w:val="0"/>
          <w:marTop w:val="0"/>
          <w:marBottom w:val="0"/>
          <w:divBdr>
            <w:top w:val="none" w:sz="0" w:space="0" w:color="auto"/>
            <w:left w:val="none" w:sz="0" w:space="0" w:color="auto"/>
            <w:bottom w:val="none" w:sz="0" w:space="0" w:color="auto"/>
            <w:right w:val="none" w:sz="0" w:space="0" w:color="auto"/>
          </w:divBdr>
        </w:div>
        <w:div w:id="390033986">
          <w:marLeft w:val="640"/>
          <w:marRight w:val="0"/>
          <w:marTop w:val="0"/>
          <w:marBottom w:val="0"/>
          <w:divBdr>
            <w:top w:val="none" w:sz="0" w:space="0" w:color="auto"/>
            <w:left w:val="none" w:sz="0" w:space="0" w:color="auto"/>
            <w:bottom w:val="none" w:sz="0" w:space="0" w:color="auto"/>
            <w:right w:val="none" w:sz="0" w:space="0" w:color="auto"/>
          </w:divBdr>
        </w:div>
        <w:div w:id="2147047553">
          <w:marLeft w:val="640"/>
          <w:marRight w:val="0"/>
          <w:marTop w:val="0"/>
          <w:marBottom w:val="0"/>
          <w:divBdr>
            <w:top w:val="none" w:sz="0" w:space="0" w:color="auto"/>
            <w:left w:val="none" w:sz="0" w:space="0" w:color="auto"/>
            <w:bottom w:val="none" w:sz="0" w:space="0" w:color="auto"/>
            <w:right w:val="none" w:sz="0" w:space="0" w:color="auto"/>
          </w:divBdr>
        </w:div>
        <w:div w:id="74674356">
          <w:marLeft w:val="640"/>
          <w:marRight w:val="0"/>
          <w:marTop w:val="0"/>
          <w:marBottom w:val="0"/>
          <w:divBdr>
            <w:top w:val="none" w:sz="0" w:space="0" w:color="auto"/>
            <w:left w:val="none" w:sz="0" w:space="0" w:color="auto"/>
            <w:bottom w:val="none" w:sz="0" w:space="0" w:color="auto"/>
            <w:right w:val="none" w:sz="0" w:space="0" w:color="auto"/>
          </w:divBdr>
        </w:div>
        <w:div w:id="24644482">
          <w:marLeft w:val="640"/>
          <w:marRight w:val="0"/>
          <w:marTop w:val="0"/>
          <w:marBottom w:val="0"/>
          <w:divBdr>
            <w:top w:val="none" w:sz="0" w:space="0" w:color="auto"/>
            <w:left w:val="none" w:sz="0" w:space="0" w:color="auto"/>
            <w:bottom w:val="none" w:sz="0" w:space="0" w:color="auto"/>
            <w:right w:val="none" w:sz="0" w:space="0" w:color="auto"/>
          </w:divBdr>
        </w:div>
        <w:div w:id="381949943">
          <w:marLeft w:val="640"/>
          <w:marRight w:val="0"/>
          <w:marTop w:val="0"/>
          <w:marBottom w:val="0"/>
          <w:divBdr>
            <w:top w:val="none" w:sz="0" w:space="0" w:color="auto"/>
            <w:left w:val="none" w:sz="0" w:space="0" w:color="auto"/>
            <w:bottom w:val="none" w:sz="0" w:space="0" w:color="auto"/>
            <w:right w:val="none" w:sz="0" w:space="0" w:color="auto"/>
          </w:divBdr>
        </w:div>
        <w:div w:id="1274746820">
          <w:marLeft w:val="640"/>
          <w:marRight w:val="0"/>
          <w:marTop w:val="0"/>
          <w:marBottom w:val="0"/>
          <w:divBdr>
            <w:top w:val="none" w:sz="0" w:space="0" w:color="auto"/>
            <w:left w:val="none" w:sz="0" w:space="0" w:color="auto"/>
            <w:bottom w:val="none" w:sz="0" w:space="0" w:color="auto"/>
            <w:right w:val="none" w:sz="0" w:space="0" w:color="auto"/>
          </w:divBdr>
        </w:div>
        <w:div w:id="1532495042">
          <w:marLeft w:val="640"/>
          <w:marRight w:val="0"/>
          <w:marTop w:val="0"/>
          <w:marBottom w:val="0"/>
          <w:divBdr>
            <w:top w:val="none" w:sz="0" w:space="0" w:color="auto"/>
            <w:left w:val="none" w:sz="0" w:space="0" w:color="auto"/>
            <w:bottom w:val="none" w:sz="0" w:space="0" w:color="auto"/>
            <w:right w:val="none" w:sz="0" w:space="0" w:color="auto"/>
          </w:divBdr>
        </w:div>
        <w:div w:id="1489056509">
          <w:marLeft w:val="640"/>
          <w:marRight w:val="0"/>
          <w:marTop w:val="0"/>
          <w:marBottom w:val="0"/>
          <w:divBdr>
            <w:top w:val="none" w:sz="0" w:space="0" w:color="auto"/>
            <w:left w:val="none" w:sz="0" w:space="0" w:color="auto"/>
            <w:bottom w:val="none" w:sz="0" w:space="0" w:color="auto"/>
            <w:right w:val="none" w:sz="0" w:space="0" w:color="auto"/>
          </w:divBdr>
        </w:div>
        <w:div w:id="1885866216">
          <w:marLeft w:val="640"/>
          <w:marRight w:val="0"/>
          <w:marTop w:val="0"/>
          <w:marBottom w:val="0"/>
          <w:divBdr>
            <w:top w:val="none" w:sz="0" w:space="0" w:color="auto"/>
            <w:left w:val="none" w:sz="0" w:space="0" w:color="auto"/>
            <w:bottom w:val="none" w:sz="0" w:space="0" w:color="auto"/>
            <w:right w:val="none" w:sz="0" w:space="0" w:color="auto"/>
          </w:divBdr>
        </w:div>
        <w:div w:id="1979457413">
          <w:marLeft w:val="640"/>
          <w:marRight w:val="0"/>
          <w:marTop w:val="0"/>
          <w:marBottom w:val="0"/>
          <w:divBdr>
            <w:top w:val="none" w:sz="0" w:space="0" w:color="auto"/>
            <w:left w:val="none" w:sz="0" w:space="0" w:color="auto"/>
            <w:bottom w:val="none" w:sz="0" w:space="0" w:color="auto"/>
            <w:right w:val="none" w:sz="0" w:space="0" w:color="auto"/>
          </w:divBdr>
        </w:div>
        <w:div w:id="203182308">
          <w:marLeft w:val="640"/>
          <w:marRight w:val="0"/>
          <w:marTop w:val="0"/>
          <w:marBottom w:val="0"/>
          <w:divBdr>
            <w:top w:val="none" w:sz="0" w:space="0" w:color="auto"/>
            <w:left w:val="none" w:sz="0" w:space="0" w:color="auto"/>
            <w:bottom w:val="none" w:sz="0" w:space="0" w:color="auto"/>
            <w:right w:val="none" w:sz="0" w:space="0" w:color="auto"/>
          </w:divBdr>
        </w:div>
        <w:div w:id="827592453">
          <w:marLeft w:val="640"/>
          <w:marRight w:val="0"/>
          <w:marTop w:val="0"/>
          <w:marBottom w:val="0"/>
          <w:divBdr>
            <w:top w:val="none" w:sz="0" w:space="0" w:color="auto"/>
            <w:left w:val="none" w:sz="0" w:space="0" w:color="auto"/>
            <w:bottom w:val="none" w:sz="0" w:space="0" w:color="auto"/>
            <w:right w:val="none" w:sz="0" w:space="0" w:color="auto"/>
          </w:divBdr>
        </w:div>
        <w:div w:id="720832211">
          <w:marLeft w:val="640"/>
          <w:marRight w:val="0"/>
          <w:marTop w:val="0"/>
          <w:marBottom w:val="0"/>
          <w:divBdr>
            <w:top w:val="none" w:sz="0" w:space="0" w:color="auto"/>
            <w:left w:val="none" w:sz="0" w:space="0" w:color="auto"/>
            <w:bottom w:val="none" w:sz="0" w:space="0" w:color="auto"/>
            <w:right w:val="none" w:sz="0" w:space="0" w:color="auto"/>
          </w:divBdr>
        </w:div>
        <w:div w:id="1045518356">
          <w:marLeft w:val="640"/>
          <w:marRight w:val="0"/>
          <w:marTop w:val="0"/>
          <w:marBottom w:val="0"/>
          <w:divBdr>
            <w:top w:val="none" w:sz="0" w:space="0" w:color="auto"/>
            <w:left w:val="none" w:sz="0" w:space="0" w:color="auto"/>
            <w:bottom w:val="none" w:sz="0" w:space="0" w:color="auto"/>
            <w:right w:val="none" w:sz="0" w:space="0" w:color="auto"/>
          </w:divBdr>
        </w:div>
        <w:div w:id="1646621006">
          <w:marLeft w:val="640"/>
          <w:marRight w:val="0"/>
          <w:marTop w:val="0"/>
          <w:marBottom w:val="0"/>
          <w:divBdr>
            <w:top w:val="none" w:sz="0" w:space="0" w:color="auto"/>
            <w:left w:val="none" w:sz="0" w:space="0" w:color="auto"/>
            <w:bottom w:val="none" w:sz="0" w:space="0" w:color="auto"/>
            <w:right w:val="none" w:sz="0" w:space="0" w:color="auto"/>
          </w:divBdr>
        </w:div>
        <w:div w:id="925849482">
          <w:marLeft w:val="640"/>
          <w:marRight w:val="0"/>
          <w:marTop w:val="0"/>
          <w:marBottom w:val="0"/>
          <w:divBdr>
            <w:top w:val="none" w:sz="0" w:space="0" w:color="auto"/>
            <w:left w:val="none" w:sz="0" w:space="0" w:color="auto"/>
            <w:bottom w:val="none" w:sz="0" w:space="0" w:color="auto"/>
            <w:right w:val="none" w:sz="0" w:space="0" w:color="auto"/>
          </w:divBdr>
        </w:div>
        <w:div w:id="289017821">
          <w:marLeft w:val="640"/>
          <w:marRight w:val="0"/>
          <w:marTop w:val="0"/>
          <w:marBottom w:val="0"/>
          <w:divBdr>
            <w:top w:val="none" w:sz="0" w:space="0" w:color="auto"/>
            <w:left w:val="none" w:sz="0" w:space="0" w:color="auto"/>
            <w:bottom w:val="none" w:sz="0" w:space="0" w:color="auto"/>
            <w:right w:val="none" w:sz="0" w:space="0" w:color="auto"/>
          </w:divBdr>
        </w:div>
        <w:div w:id="1880892913">
          <w:marLeft w:val="640"/>
          <w:marRight w:val="0"/>
          <w:marTop w:val="0"/>
          <w:marBottom w:val="0"/>
          <w:divBdr>
            <w:top w:val="none" w:sz="0" w:space="0" w:color="auto"/>
            <w:left w:val="none" w:sz="0" w:space="0" w:color="auto"/>
            <w:bottom w:val="none" w:sz="0" w:space="0" w:color="auto"/>
            <w:right w:val="none" w:sz="0" w:space="0" w:color="auto"/>
          </w:divBdr>
        </w:div>
      </w:divsChild>
    </w:div>
    <w:div w:id="587812311">
      <w:marLeft w:val="640"/>
      <w:marRight w:val="0"/>
      <w:marTop w:val="0"/>
      <w:marBottom w:val="0"/>
      <w:divBdr>
        <w:top w:val="none" w:sz="0" w:space="0" w:color="auto"/>
        <w:left w:val="none" w:sz="0" w:space="0" w:color="auto"/>
        <w:bottom w:val="none" w:sz="0" w:space="0" w:color="auto"/>
        <w:right w:val="none" w:sz="0" w:space="0" w:color="auto"/>
      </w:divBdr>
    </w:div>
    <w:div w:id="588775840">
      <w:marLeft w:val="0"/>
      <w:marRight w:val="0"/>
      <w:marTop w:val="0"/>
      <w:marBottom w:val="0"/>
      <w:divBdr>
        <w:top w:val="none" w:sz="0" w:space="0" w:color="auto"/>
        <w:left w:val="none" w:sz="0" w:space="0" w:color="auto"/>
        <w:bottom w:val="none" w:sz="0" w:space="0" w:color="auto"/>
        <w:right w:val="none" w:sz="0" w:space="0" w:color="auto"/>
      </w:divBdr>
    </w:div>
    <w:div w:id="589201272">
      <w:marLeft w:val="640"/>
      <w:marRight w:val="0"/>
      <w:marTop w:val="0"/>
      <w:marBottom w:val="0"/>
      <w:divBdr>
        <w:top w:val="none" w:sz="0" w:space="0" w:color="auto"/>
        <w:left w:val="none" w:sz="0" w:space="0" w:color="auto"/>
        <w:bottom w:val="none" w:sz="0" w:space="0" w:color="auto"/>
        <w:right w:val="none" w:sz="0" w:space="0" w:color="auto"/>
      </w:divBdr>
    </w:div>
    <w:div w:id="590240855">
      <w:marLeft w:val="640"/>
      <w:marRight w:val="0"/>
      <w:marTop w:val="0"/>
      <w:marBottom w:val="0"/>
      <w:divBdr>
        <w:top w:val="none" w:sz="0" w:space="0" w:color="auto"/>
        <w:left w:val="none" w:sz="0" w:space="0" w:color="auto"/>
        <w:bottom w:val="none" w:sz="0" w:space="0" w:color="auto"/>
        <w:right w:val="none" w:sz="0" w:space="0" w:color="auto"/>
      </w:divBdr>
    </w:div>
    <w:div w:id="591744070">
      <w:marLeft w:val="640"/>
      <w:marRight w:val="0"/>
      <w:marTop w:val="0"/>
      <w:marBottom w:val="0"/>
      <w:divBdr>
        <w:top w:val="none" w:sz="0" w:space="0" w:color="auto"/>
        <w:left w:val="none" w:sz="0" w:space="0" w:color="auto"/>
        <w:bottom w:val="none" w:sz="0" w:space="0" w:color="auto"/>
        <w:right w:val="none" w:sz="0" w:space="0" w:color="auto"/>
      </w:divBdr>
    </w:div>
    <w:div w:id="593897992">
      <w:bodyDiv w:val="1"/>
      <w:marLeft w:val="0"/>
      <w:marRight w:val="0"/>
      <w:marTop w:val="0"/>
      <w:marBottom w:val="0"/>
      <w:divBdr>
        <w:top w:val="none" w:sz="0" w:space="0" w:color="auto"/>
        <w:left w:val="none" w:sz="0" w:space="0" w:color="auto"/>
        <w:bottom w:val="none" w:sz="0" w:space="0" w:color="auto"/>
        <w:right w:val="none" w:sz="0" w:space="0" w:color="auto"/>
      </w:divBdr>
      <w:divsChild>
        <w:div w:id="36705308">
          <w:marLeft w:val="640"/>
          <w:marRight w:val="0"/>
          <w:marTop w:val="0"/>
          <w:marBottom w:val="0"/>
          <w:divBdr>
            <w:top w:val="none" w:sz="0" w:space="0" w:color="auto"/>
            <w:left w:val="none" w:sz="0" w:space="0" w:color="auto"/>
            <w:bottom w:val="none" w:sz="0" w:space="0" w:color="auto"/>
            <w:right w:val="none" w:sz="0" w:space="0" w:color="auto"/>
          </w:divBdr>
        </w:div>
        <w:div w:id="59251111">
          <w:marLeft w:val="640"/>
          <w:marRight w:val="0"/>
          <w:marTop w:val="0"/>
          <w:marBottom w:val="0"/>
          <w:divBdr>
            <w:top w:val="none" w:sz="0" w:space="0" w:color="auto"/>
            <w:left w:val="none" w:sz="0" w:space="0" w:color="auto"/>
            <w:bottom w:val="none" w:sz="0" w:space="0" w:color="auto"/>
            <w:right w:val="none" w:sz="0" w:space="0" w:color="auto"/>
          </w:divBdr>
        </w:div>
        <w:div w:id="140392916">
          <w:marLeft w:val="640"/>
          <w:marRight w:val="0"/>
          <w:marTop w:val="0"/>
          <w:marBottom w:val="0"/>
          <w:divBdr>
            <w:top w:val="none" w:sz="0" w:space="0" w:color="auto"/>
            <w:left w:val="none" w:sz="0" w:space="0" w:color="auto"/>
            <w:bottom w:val="none" w:sz="0" w:space="0" w:color="auto"/>
            <w:right w:val="none" w:sz="0" w:space="0" w:color="auto"/>
          </w:divBdr>
        </w:div>
        <w:div w:id="166094497">
          <w:marLeft w:val="640"/>
          <w:marRight w:val="0"/>
          <w:marTop w:val="0"/>
          <w:marBottom w:val="0"/>
          <w:divBdr>
            <w:top w:val="none" w:sz="0" w:space="0" w:color="auto"/>
            <w:left w:val="none" w:sz="0" w:space="0" w:color="auto"/>
            <w:bottom w:val="none" w:sz="0" w:space="0" w:color="auto"/>
            <w:right w:val="none" w:sz="0" w:space="0" w:color="auto"/>
          </w:divBdr>
        </w:div>
        <w:div w:id="173230354">
          <w:marLeft w:val="640"/>
          <w:marRight w:val="0"/>
          <w:marTop w:val="0"/>
          <w:marBottom w:val="0"/>
          <w:divBdr>
            <w:top w:val="none" w:sz="0" w:space="0" w:color="auto"/>
            <w:left w:val="none" w:sz="0" w:space="0" w:color="auto"/>
            <w:bottom w:val="none" w:sz="0" w:space="0" w:color="auto"/>
            <w:right w:val="none" w:sz="0" w:space="0" w:color="auto"/>
          </w:divBdr>
        </w:div>
        <w:div w:id="226187632">
          <w:marLeft w:val="640"/>
          <w:marRight w:val="0"/>
          <w:marTop w:val="0"/>
          <w:marBottom w:val="0"/>
          <w:divBdr>
            <w:top w:val="none" w:sz="0" w:space="0" w:color="auto"/>
            <w:left w:val="none" w:sz="0" w:space="0" w:color="auto"/>
            <w:bottom w:val="none" w:sz="0" w:space="0" w:color="auto"/>
            <w:right w:val="none" w:sz="0" w:space="0" w:color="auto"/>
          </w:divBdr>
        </w:div>
        <w:div w:id="233781441">
          <w:marLeft w:val="640"/>
          <w:marRight w:val="0"/>
          <w:marTop w:val="0"/>
          <w:marBottom w:val="0"/>
          <w:divBdr>
            <w:top w:val="none" w:sz="0" w:space="0" w:color="auto"/>
            <w:left w:val="none" w:sz="0" w:space="0" w:color="auto"/>
            <w:bottom w:val="none" w:sz="0" w:space="0" w:color="auto"/>
            <w:right w:val="none" w:sz="0" w:space="0" w:color="auto"/>
          </w:divBdr>
        </w:div>
        <w:div w:id="351031189">
          <w:marLeft w:val="640"/>
          <w:marRight w:val="0"/>
          <w:marTop w:val="0"/>
          <w:marBottom w:val="0"/>
          <w:divBdr>
            <w:top w:val="none" w:sz="0" w:space="0" w:color="auto"/>
            <w:left w:val="none" w:sz="0" w:space="0" w:color="auto"/>
            <w:bottom w:val="none" w:sz="0" w:space="0" w:color="auto"/>
            <w:right w:val="none" w:sz="0" w:space="0" w:color="auto"/>
          </w:divBdr>
        </w:div>
        <w:div w:id="368534519">
          <w:marLeft w:val="640"/>
          <w:marRight w:val="0"/>
          <w:marTop w:val="0"/>
          <w:marBottom w:val="0"/>
          <w:divBdr>
            <w:top w:val="none" w:sz="0" w:space="0" w:color="auto"/>
            <w:left w:val="none" w:sz="0" w:space="0" w:color="auto"/>
            <w:bottom w:val="none" w:sz="0" w:space="0" w:color="auto"/>
            <w:right w:val="none" w:sz="0" w:space="0" w:color="auto"/>
          </w:divBdr>
        </w:div>
        <w:div w:id="424307887">
          <w:marLeft w:val="640"/>
          <w:marRight w:val="0"/>
          <w:marTop w:val="0"/>
          <w:marBottom w:val="0"/>
          <w:divBdr>
            <w:top w:val="none" w:sz="0" w:space="0" w:color="auto"/>
            <w:left w:val="none" w:sz="0" w:space="0" w:color="auto"/>
            <w:bottom w:val="none" w:sz="0" w:space="0" w:color="auto"/>
            <w:right w:val="none" w:sz="0" w:space="0" w:color="auto"/>
          </w:divBdr>
        </w:div>
        <w:div w:id="458185513">
          <w:marLeft w:val="640"/>
          <w:marRight w:val="0"/>
          <w:marTop w:val="0"/>
          <w:marBottom w:val="0"/>
          <w:divBdr>
            <w:top w:val="none" w:sz="0" w:space="0" w:color="auto"/>
            <w:left w:val="none" w:sz="0" w:space="0" w:color="auto"/>
            <w:bottom w:val="none" w:sz="0" w:space="0" w:color="auto"/>
            <w:right w:val="none" w:sz="0" w:space="0" w:color="auto"/>
          </w:divBdr>
        </w:div>
        <w:div w:id="495458311">
          <w:marLeft w:val="640"/>
          <w:marRight w:val="0"/>
          <w:marTop w:val="0"/>
          <w:marBottom w:val="0"/>
          <w:divBdr>
            <w:top w:val="none" w:sz="0" w:space="0" w:color="auto"/>
            <w:left w:val="none" w:sz="0" w:space="0" w:color="auto"/>
            <w:bottom w:val="none" w:sz="0" w:space="0" w:color="auto"/>
            <w:right w:val="none" w:sz="0" w:space="0" w:color="auto"/>
          </w:divBdr>
        </w:div>
        <w:div w:id="535041380">
          <w:marLeft w:val="640"/>
          <w:marRight w:val="0"/>
          <w:marTop w:val="0"/>
          <w:marBottom w:val="0"/>
          <w:divBdr>
            <w:top w:val="none" w:sz="0" w:space="0" w:color="auto"/>
            <w:left w:val="none" w:sz="0" w:space="0" w:color="auto"/>
            <w:bottom w:val="none" w:sz="0" w:space="0" w:color="auto"/>
            <w:right w:val="none" w:sz="0" w:space="0" w:color="auto"/>
          </w:divBdr>
        </w:div>
        <w:div w:id="607657542">
          <w:marLeft w:val="640"/>
          <w:marRight w:val="0"/>
          <w:marTop w:val="0"/>
          <w:marBottom w:val="0"/>
          <w:divBdr>
            <w:top w:val="none" w:sz="0" w:space="0" w:color="auto"/>
            <w:left w:val="none" w:sz="0" w:space="0" w:color="auto"/>
            <w:bottom w:val="none" w:sz="0" w:space="0" w:color="auto"/>
            <w:right w:val="none" w:sz="0" w:space="0" w:color="auto"/>
          </w:divBdr>
        </w:div>
        <w:div w:id="616374027">
          <w:marLeft w:val="640"/>
          <w:marRight w:val="0"/>
          <w:marTop w:val="0"/>
          <w:marBottom w:val="0"/>
          <w:divBdr>
            <w:top w:val="none" w:sz="0" w:space="0" w:color="auto"/>
            <w:left w:val="none" w:sz="0" w:space="0" w:color="auto"/>
            <w:bottom w:val="none" w:sz="0" w:space="0" w:color="auto"/>
            <w:right w:val="none" w:sz="0" w:space="0" w:color="auto"/>
          </w:divBdr>
        </w:div>
        <w:div w:id="657729731">
          <w:marLeft w:val="640"/>
          <w:marRight w:val="0"/>
          <w:marTop w:val="0"/>
          <w:marBottom w:val="0"/>
          <w:divBdr>
            <w:top w:val="none" w:sz="0" w:space="0" w:color="auto"/>
            <w:left w:val="none" w:sz="0" w:space="0" w:color="auto"/>
            <w:bottom w:val="none" w:sz="0" w:space="0" w:color="auto"/>
            <w:right w:val="none" w:sz="0" w:space="0" w:color="auto"/>
          </w:divBdr>
        </w:div>
        <w:div w:id="663436716">
          <w:marLeft w:val="640"/>
          <w:marRight w:val="0"/>
          <w:marTop w:val="0"/>
          <w:marBottom w:val="0"/>
          <w:divBdr>
            <w:top w:val="none" w:sz="0" w:space="0" w:color="auto"/>
            <w:left w:val="none" w:sz="0" w:space="0" w:color="auto"/>
            <w:bottom w:val="none" w:sz="0" w:space="0" w:color="auto"/>
            <w:right w:val="none" w:sz="0" w:space="0" w:color="auto"/>
          </w:divBdr>
        </w:div>
        <w:div w:id="716974981">
          <w:marLeft w:val="640"/>
          <w:marRight w:val="0"/>
          <w:marTop w:val="0"/>
          <w:marBottom w:val="0"/>
          <w:divBdr>
            <w:top w:val="none" w:sz="0" w:space="0" w:color="auto"/>
            <w:left w:val="none" w:sz="0" w:space="0" w:color="auto"/>
            <w:bottom w:val="none" w:sz="0" w:space="0" w:color="auto"/>
            <w:right w:val="none" w:sz="0" w:space="0" w:color="auto"/>
          </w:divBdr>
        </w:div>
        <w:div w:id="768550918">
          <w:marLeft w:val="640"/>
          <w:marRight w:val="0"/>
          <w:marTop w:val="0"/>
          <w:marBottom w:val="0"/>
          <w:divBdr>
            <w:top w:val="none" w:sz="0" w:space="0" w:color="auto"/>
            <w:left w:val="none" w:sz="0" w:space="0" w:color="auto"/>
            <w:bottom w:val="none" w:sz="0" w:space="0" w:color="auto"/>
            <w:right w:val="none" w:sz="0" w:space="0" w:color="auto"/>
          </w:divBdr>
        </w:div>
        <w:div w:id="926764081">
          <w:marLeft w:val="640"/>
          <w:marRight w:val="0"/>
          <w:marTop w:val="0"/>
          <w:marBottom w:val="0"/>
          <w:divBdr>
            <w:top w:val="none" w:sz="0" w:space="0" w:color="auto"/>
            <w:left w:val="none" w:sz="0" w:space="0" w:color="auto"/>
            <w:bottom w:val="none" w:sz="0" w:space="0" w:color="auto"/>
            <w:right w:val="none" w:sz="0" w:space="0" w:color="auto"/>
          </w:divBdr>
        </w:div>
        <w:div w:id="949976155">
          <w:marLeft w:val="640"/>
          <w:marRight w:val="0"/>
          <w:marTop w:val="0"/>
          <w:marBottom w:val="0"/>
          <w:divBdr>
            <w:top w:val="none" w:sz="0" w:space="0" w:color="auto"/>
            <w:left w:val="none" w:sz="0" w:space="0" w:color="auto"/>
            <w:bottom w:val="none" w:sz="0" w:space="0" w:color="auto"/>
            <w:right w:val="none" w:sz="0" w:space="0" w:color="auto"/>
          </w:divBdr>
        </w:div>
        <w:div w:id="956181393">
          <w:marLeft w:val="640"/>
          <w:marRight w:val="0"/>
          <w:marTop w:val="0"/>
          <w:marBottom w:val="0"/>
          <w:divBdr>
            <w:top w:val="none" w:sz="0" w:space="0" w:color="auto"/>
            <w:left w:val="none" w:sz="0" w:space="0" w:color="auto"/>
            <w:bottom w:val="none" w:sz="0" w:space="0" w:color="auto"/>
            <w:right w:val="none" w:sz="0" w:space="0" w:color="auto"/>
          </w:divBdr>
        </w:div>
        <w:div w:id="986590681">
          <w:marLeft w:val="640"/>
          <w:marRight w:val="0"/>
          <w:marTop w:val="0"/>
          <w:marBottom w:val="0"/>
          <w:divBdr>
            <w:top w:val="none" w:sz="0" w:space="0" w:color="auto"/>
            <w:left w:val="none" w:sz="0" w:space="0" w:color="auto"/>
            <w:bottom w:val="none" w:sz="0" w:space="0" w:color="auto"/>
            <w:right w:val="none" w:sz="0" w:space="0" w:color="auto"/>
          </w:divBdr>
        </w:div>
        <w:div w:id="1093470863">
          <w:marLeft w:val="640"/>
          <w:marRight w:val="0"/>
          <w:marTop w:val="0"/>
          <w:marBottom w:val="0"/>
          <w:divBdr>
            <w:top w:val="none" w:sz="0" w:space="0" w:color="auto"/>
            <w:left w:val="none" w:sz="0" w:space="0" w:color="auto"/>
            <w:bottom w:val="none" w:sz="0" w:space="0" w:color="auto"/>
            <w:right w:val="none" w:sz="0" w:space="0" w:color="auto"/>
          </w:divBdr>
        </w:div>
        <w:div w:id="1124425645">
          <w:marLeft w:val="640"/>
          <w:marRight w:val="0"/>
          <w:marTop w:val="0"/>
          <w:marBottom w:val="0"/>
          <w:divBdr>
            <w:top w:val="none" w:sz="0" w:space="0" w:color="auto"/>
            <w:left w:val="none" w:sz="0" w:space="0" w:color="auto"/>
            <w:bottom w:val="none" w:sz="0" w:space="0" w:color="auto"/>
            <w:right w:val="none" w:sz="0" w:space="0" w:color="auto"/>
          </w:divBdr>
        </w:div>
        <w:div w:id="1261137665">
          <w:marLeft w:val="640"/>
          <w:marRight w:val="0"/>
          <w:marTop w:val="0"/>
          <w:marBottom w:val="0"/>
          <w:divBdr>
            <w:top w:val="none" w:sz="0" w:space="0" w:color="auto"/>
            <w:left w:val="none" w:sz="0" w:space="0" w:color="auto"/>
            <w:bottom w:val="none" w:sz="0" w:space="0" w:color="auto"/>
            <w:right w:val="none" w:sz="0" w:space="0" w:color="auto"/>
          </w:divBdr>
        </w:div>
        <w:div w:id="1378120180">
          <w:marLeft w:val="640"/>
          <w:marRight w:val="0"/>
          <w:marTop w:val="0"/>
          <w:marBottom w:val="0"/>
          <w:divBdr>
            <w:top w:val="none" w:sz="0" w:space="0" w:color="auto"/>
            <w:left w:val="none" w:sz="0" w:space="0" w:color="auto"/>
            <w:bottom w:val="none" w:sz="0" w:space="0" w:color="auto"/>
            <w:right w:val="none" w:sz="0" w:space="0" w:color="auto"/>
          </w:divBdr>
        </w:div>
        <w:div w:id="1397701650">
          <w:marLeft w:val="640"/>
          <w:marRight w:val="0"/>
          <w:marTop w:val="0"/>
          <w:marBottom w:val="0"/>
          <w:divBdr>
            <w:top w:val="none" w:sz="0" w:space="0" w:color="auto"/>
            <w:left w:val="none" w:sz="0" w:space="0" w:color="auto"/>
            <w:bottom w:val="none" w:sz="0" w:space="0" w:color="auto"/>
            <w:right w:val="none" w:sz="0" w:space="0" w:color="auto"/>
          </w:divBdr>
        </w:div>
        <w:div w:id="1461804842">
          <w:marLeft w:val="640"/>
          <w:marRight w:val="0"/>
          <w:marTop w:val="0"/>
          <w:marBottom w:val="0"/>
          <w:divBdr>
            <w:top w:val="none" w:sz="0" w:space="0" w:color="auto"/>
            <w:left w:val="none" w:sz="0" w:space="0" w:color="auto"/>
            <w:bottom w:val="none" w:sz="0" w:space="0" w:color="auto"/>
            <w:right w:val="none" w:sz="0" w:space="0" w:color="auto"/>
          </w:divBdr>
        </w:div>
        <w:div w:id="1470784895">
          <w:marLeft w:val="640"/>
          <w:marRight w:val="0"/>
          <w:marTop w:val="0"/>
          <w:marBottom w:val="0"/>
          <w:divBdr>
            <w:top w:val="none" w:sz="0" w:space="0" w:color="auto"/>
            <w:left w:val="none" w:sz="0" w:space="0" w:color="auto"/>
            <w:bottom w:val="none" w:sz="0" w:space="0" w:color="auto"/>
            <w:right w:val="none" w:sz="0" w:space="0" w:color="auto"/>
          </w:divBdr>
        </w:div>
        <w:div w:id="1573003443">
          <w:marLeft w:val="640"/>
          <w:marRight w:val="0"/>
          <w:marTop w:val="0"/>
          <w:marBottom w:val="0"/>
          <w:divBdr>
            <w:top w:val="none" w:sz="0" w:space="0" w:color="auto"/>
            <w:left w:val="none" w:sz="0" w:space="0" w:color="auto"/>
            <w:bottom w:val="none" w:sz="0" w:space="0" w:color="auto"/>
            <w:right w:val="none" w:sz="0" w:space="0" w:color="auto"/>
          </w:divBdr>
        </w:div>
        <w:div w:id="1685981912">
          <w:marLeft w:val="640"/>
          <w:marRight w:val="0"/>
          <w:marTop w:val="0"/>
          <w:marBottom w:val="0"/>
          <w:divBdr>
            <w:top w:val="none" w:sz="0" w:space="0" w:color="auto"/>
            <w:left w:val="none" w:sz="0" w:space="0" w:color="auto"/>
            <w:bottom w:val="none" w:sz="0" w:space="0" w:color="auto"/>
            <w:right w:val="none" w:sz="0" w:space="0" w:color="auto"/>
          </w:divBdr>
        </w:div>
        <w:div w:id="1703701536">
          <w:marLeft w:val="640"/>
          <w:marRight w:val="0"/>
          <w:marTop w:val="0"/>
          <w:marBottom w:val="0"/>
          <w:divBdr>
            <w:top w:val="none" w:sz="0" w:space="0" w:color="auto"/>
            <w:left w:val="none" w:sz="0" w:space="0" w:color="auto"/>
            <w:bottom w:val="none" w:sz="0" w:space="0" w:color="auto"/>
            <w:right w:val="none" w:sz="0" w:space="0" w:color="auto"/>
          </w:divBdr>
        </w:div>
        <w:div w:id="1771702514">
          <w:marLeft w:val="640"/>
          <w:marRight w:val="0"/>
          <w:marTop w:val="0"/>
          <w:marBottom w:val="0"/>
          <w:divBdr>
            <w:top w:val="none" w:sz="0" w:space="0" w:color="auto"/>
            <w:left w:val="none" w:sz="0" w:space="0" w:color="auto"/>
            <w:bottom w:val="none" w:sz="0" w:space="0" w:color="auto"/>
            <w:right w:val="none" w:sz="0" w:space="0" w:color="auto"/>
          </w:divBdr>
        </w:div>
        <w:div w:id="1781608694">
          <w:marLeft w:val="640"/>
          <w:marRight w:val="0"/>
          <w:marTop w:val="0"/>
          <w:marBottom w:val="0"/>
          <w:divBdr>
            <w:top w:val="none" w:sz="0" w:space="0" w:color="auto"/>
            <w:left w:val="none" w:sz="0" w:space="0" w:color="auto"/>
            <w:bottom w:val="none" w:sz="0" w:space="0" w:color="auto"/>
            <w:right w:val="none" w:sz="0" w:space="0" w:color="auto"/>
          </w:divBdr>
        </w:div>
        <w:div w:id="1785927788">
          <w:marLeft w:val="640"/>
          <w:marRight w:val="0"/>
          <w:marTop w:val="0"/>
          <w:marBottom w:val="0"/>
          <w:divBdr>
            <w:top w:val="none" w:sz="0" w:space="0" w:color="auto"/>
            <w:left w:val="none" w:sz="0" w:space="0" w:color="auto"/>
            <w:bottom w:val="none" w:sz="0" w:space="0" w:color="auto"/>
            <w:right w:val="none" w:sz="0" w:space="0" w:color="auto"/>
          </w:divBdr>
        </w:div>
        <w:div w:id="1786775815">
          <w:marLeft w:val="640"/>
          <w:marRight w:val="0"/>
          <w:marTop w:val="0"/>
          <w:marBottom w:val="0"/>
          <w:divBdr>
            <w:top w:val="none" w:sz="0" w:space="0" w:color="auto"/>
            <w:left w:val="none" w:sz="0" w:space="0" w:color="auto"/>
            <w:bottom w:val="none" w:sz="0" w:space="0" w:color="auto"/>
            <w:right w:val="none" w:sz="0" w:space="0" w:color="auto"/>
          </w:divBdr>
        </w:div>
        <w:div w:id="1811481681">
          <w:marLeft w:val="640"/>
          <w:marRight w:val="0"/>
          <w:marTop w:val="0"/>
          <w:marBottom w:val="0"/>
          <w:divBdr>
            <w:top w:val="none" w:sz="0" w:space="0" w:color="auto"/>
            <w:left w:val="none" w:sz="0" w:space="0" w:color="auto"/>
            <w:bottom w:val="none" w:sz="0" w:space="0" w:color="auto"/>
            <w:right w:val="none" w:sz="0" w:space="0" w:color="auto"/>
          </w:divBdr>
        </w:div>
        <w:div w:id="2079940999">
          <w:marLeft w:val="640"/>
          <w:marRight w:val="0"/>
          <w:marTop w:val="0"/>
          <w:marBottom w:val="0"/>
          <w:divBdr>
            <w:top w:val="none" w:sz="0" w:space="0" w:color="auto"/>
            <w:left w:val="none" w:sz="0" w:space="0" w:color="auto"/>
            <w:bottom w:val="none" w:sz="0" w:space="0" w:color="auto"/>
            <w:right w:val="none" w:sz="0" w:space="0" w:color="auto"/>
          </w:divBdr>
        </w:div>
        <w:div w:id="2118522647">
          <w:marLeft w:val="640"/>
          <w:marRight w:val="0"/>
          <w:marTop w:val="0"/>
          <w:marBottom w:val="0"/>
          <w:divBdr>
            <w:top w:val="none" w:sz="0" w:space="0" w:color="auto"/>
            <w:left w:val="none" w:sz="0" w:space="0" w:color="auto"/>
            <w:bottom w:val="none" w:sz="0" w:space="0" w:color="auto"/>
            <w:right w:val="none" w:sz="0" w:space="0" w:color="auto"/>
          </w:divBdr>
        </w:div>
      </w:divsChild>
    </w:div>
    <w:div w:id="594559256">
      <w:marLeft w:val="640"/>
      <w:marRight w:val="0"/>
      <w:marTop w:val="0"/>
      <w:marBottom w:val="0"/>
      <w:divBdr>
        <w:top w:val="none" w:sz="0" w:space="0" w:color="auto"/>
        <w:left w:val="none" w:sz="0" w:space="0" w:color="auto"/>
        <w:bottom w:val="none" w:sz="0" w:space="0" w:color="auto"/>
        <w:right w:val="none" w:sz="0" w:space="0" w:color="auto"/>
      </w:divBdr>
    </w:div>
    <w:div w:id="596866606">
      <w:marLeft w:val="0"/>
      <w:marRight w:val="0"/>
      <w:marTop w:val="0"/>
      <w:marBottom w:val="0"/>
      <w:divBdr>
        <w:top w:val="none" w:sz="0" w:space="0" w:color="auto"/>
        <w:left w:val="none" w:sz="0" w:space="0" w:color="auto"/>
        <w:bottom w:val="none" w:sz="0" w:space="0" w:color="auto"/>
        <w:right w:val="none" w:sz="0" w:space="0" w:color="auto"/>
      </w:divBdr>
    </w:div>
    <w:div w:id="599721474">
      <w:marLeft w:val="640"/>
      <w:marRight w:val="0"/>
      <w:marTop w:val="0"/>
      <w:marBottom w:val="0"/>
      <w:divBdr>
        <w:top w:val="none" w:sz="0" w:space="0" w:color="auto"/>
        <w:left w:val="none" w:sz="0" w:space="0" w:color="auto"/>
        <w:bottom w:val="none" w:sz="0" w:space="0" w:color="auto"/>
        <w:right w:val="none" w:sz="0" w:space="0" w:color="auto"/>
      </w:divBdr>
    </w:div>
    <w:div w:id="602228651">
      <w:bodyDiv w:val="1"/>
      <w:marLeft w:val="0"/>
      <w:marRight w:val="0"/>
      <w:marTop w:val="0"/>
      <w:marBottom w:val="0"/>
      <w:divBdr>
        <w:top w:val="none" w:sz="0" w:space="0" w:color="auto"/>
        <w:left w:val="none" w:sz="0" w:space="0" w:color="auto"/>
        <w:bottom w:val="none" w:sz="0" w:space="0" w:color="auto"/>
        <w:right w:val="none" w:sz="0" w:space="0" w:color="auto"/>
      </w:divBdr>
      <w:divsChild>
        <w:div w:id="9767395">
          <w:marLeft w:val="640"/>
          <w:marRight w:val="0"/>
          <w:marTop w:val="0"/>
          <w:marBottom w:val="0"/>
          <w:divBdr>
            <w:top w:val="none" w:sz="0" w:space="0" w:color="auto"/>
            <w:left w:val="none" w:sz="0" w:space="0" w:color="auto"/>
            <w:bottom w:val="none" w:sz="0" w:space="0" w:color="auto"/>
            <w:right w:val="none" w:sz="0" w:space="0" w:color="auto"/>
          </w:divBdr>
        </w:div>
        <w:div w:id="32926493">
          <w:marLeft w:val="640"/>
          <w:marRight w:val="0"/>
          <w:marTop w:val="0"/>
          <w:marBottom w:val="0"/>
          <w:divBdr>
            <w:top w:val="none" w:sz="0" w:space="0" w:color="auto"/>
            <w:left w:val="none" w:sz="0" w:space="0" w:color="auto"/>
            <w:bottom w:val="none" w:sz="0" w:space="0" w:color="auto"/>
            <w:right w:val="none" w:sz="0" w:space="0" w:color="auto"/>
          </w:divBdr>
        </w:div>
        <w:div w:id="176041267">
          <w:marLeft w:val="640"/>
          <w:marRight w:val="0"/>
          <w:marTop w:val="0"/>
          <w:marBottom w:val="0"/>
          <w:divBdr>
            <w:top w:val="none" w:sz="0" w:space="0" w:color="auto"/>
            <w:left w:val="none" w:sz="0" w:space="0" w:color="auto"/>
            <w:bottom w:val="none" w:sz="0" w:space="0" w:color="auto"/>
            <w:right w:val="none" w:sz="0" w:space="0" w:color="auto"/>
          </w:divBdr>
        </w:div>
        <w:div w:id="190800169">
          <w:marLeft w:val="640"/>
          <w:marRight w:val="0"/>
          <w:marTop w:val="0"/>
          <w:marBottom w:val="0"/>
          <w:divBdr>
            <w:top w:val="none" w:sz="0" w:space="0" w:color="auto"/>
            <w:left w:val="none" w:sz="0" w:space="0" w:color="auto"/>
            <w:bottom w:val="none" w:sz="0" w:space="0" w:color="auto"/>
            <w:right w:val="none" w:sz="0" w:space="0" w:color="auto"/>
          </w:divBdr>
        </w:div>
        <w:div w:id="240338886">
          <w:marLeft w:val="640"/>
          <w:marRight w:val="0"/>
          <w:marTop w:val="0"/>
          <w:marBottom w:val="0"/>
          <w:divBdr>
            <w:top w:val="none" w:sz="0" w:space="0" w:color="auto"/>
            <w:left w:val="none" w:sz="0" w:space="0" w:color="auto"/>
            <w:bottom w:val="none" w:sz="0" w:space="0" w:color="auto"/>
            <w:right w:val="none" w:sz="0" w:space="0" w:color="auto"/>
          </w:divBdr>
        </w:div>
        <w:div w:id="265843126">
          <w:marLeft w:val="640"/>
          <w:marRight w:val="0"/>
          <w:marTop w:val="0"/>
          <w:marBottom w:val="0"/>
          <w:divBdr>
            <w:top w:val="none" w:sz="0" w:space="0" w:color="auto"/>
            <w:left w:val="none" w:sz="0" w:space="0" w:color="auto"/>
            <w:bottom w:val="none" w:sz="0" w:space="0" w:color="auto"/>
            <w:right w:val="none" w:sz="0" w:space="0" w:color="auto"/>
          </w:divBdr>
        </w:div>
        <w:div w:id="305015329">
          <w:marLeft w:val="640"/>
          <w:marRight w:val="0"/>
          <w:marTop w:val="0"/>
          <w:marBottom w:val="0"/>
          <w:divBdr>
            <w:top w:val="none" w:sz="0" w:space="0" w:color="auto"/>
            <w:left w:val="none" w:sz="0" w:space="0" w:color="auto"/>
            <w:bottom w:val="none" w:sz="0" w:space="0" w:color="auto"/>
            <w:right w:val="none" w:sz="0" w:space="0" w:color="auto"/>
          </w:divBdr>
        </w:div>
        <w:div w:id="309212707">
          <w:marLeft w:val="640"/>
          <w:marRight w:val="0"/>
          <w:marTop w:val="0"/>
          <w:marBottom w:val="0"/>
          <w:divBdr>
            <w:top w:val="none" w:sz="0" w:space="0" w:color="auto"/>
            <w:left w:val="none" w:sz="0" w:space="0" w:color="auto"/>
            <w:bottom w:val="none" w:sz="0" w:space="0" w:color="auto"/>
            <w:right w:val="none" w:sz="0" w:space="0" w:color="auto"/>
          </w:divBdr>
        </w:div>
        <w:div w:id="335806582">
          <w:marLeft w:val="640"/>
          <w:marRight w:val="0"/>
          <w:marTop w:val="0"/>
          <w:marBottom w:val="0"/>
          <w:divBdr>
            <w:top w:val="none" w:sz="0" w:space="0" w:color="auto"/>
            <w:left w:val="none" w:sz="0" w:space="0" w:color="auto"/>
            <w:bottom w:val="none" w:sz="0" w:space="0" w:color="auto"/>
            <w:right w:val="none" w:sz="0" w:space="0" w:color="auto"/>
          </w:divBdr>
        </w:div>
        <w:div w:id="552274132">
          <w:marLeft w:val="640"/>
          <w:marRight w:val="0"/>
          <w:marTop w:val="0"/>
          <w:marBottom w:val="0"/>
          <w:divBdr>
            <w:top w:val="none" w:sz="0" w:space="0" w:color="auto"/>
            <w:left w:val="none" w:sz="0" w:space="0" w:color="auto"/>
            <w:bottom w:val="none" w:sz="0" w:space="0" w:color="auto"/>
            <w:right w:val="none" w:sz="0" w:space="0" w:color="auto"/>
          </w:divBdr>
        </w:div>
        <w:div w:id="556283404">
          <w:marLeft w:val="640"/>
          <w:marRight w:val="0"/>
          <w:marTop w:val="0"/>
          <w:marBottom w:val="0"/>
          <w:divBdr>
            <w:top w:val="none" w:sz="0" w:space="0" w:color="auto"/>
            <w:left w:val="none" w:sz="0" w:space="0" w:color="auto"/>
            <w:bottom w:val="none" w:sz="0" w:space="0" w:color="auto"/>
            <w:right w:val="none" w:sz="0" w:space="0" w:color="auto"/>
          </w:divBdr>
        </w:div>
        <w:div w:id="644356214">
          <w:marLeft w:val="640"/>
          <w:marRight w:val="0"/>
          <w:marTop w:val="0"/>
          <w:marBottom w:val="0"/>
          <w:divBdr>
            <w:top w:val="none" w:sz="0" w:space="0" w:color="auto"/>
            <w:left w:val="none" w:sz="0" w:space="0" w:color="auto"/>
            <w:bottom w:val="none" w:sz="0" w:space="0" w:color="auto"/>
            <w:right w:val="none" w:sz="0" w:space="0" w:color="auto"/>
          </w:divBdr>
        </w:div>
        <w:div w:id="657417294">
          <w:marLeft w:val="640"/>
          <w:marRight w:val="0"/>
          <w:marTop w:val="0"/>
          <w:marBottom w:val="0"/>
          <w:divBdr>
            <w:top w:val="none" w:sz="0" w:space="0" w:color="auto"/>
            <w:left w:val="none" w:sz="0" w:space="0" w:color="auto"/>
            <w:bottom w:val="none" w:sz="0" w:space="0" w:color="auto"/>
            <w:right w:val="none" w:sz="0" w:space="0" w:color="auto"/>
          </w:divBdr>
        </w:div>
        <w:div w:id="661854919">
          <w:marLeft w:val="640"/>
          <w:marRight w:val="0"/>
          <w:marTop w:val="0"/>
          <w:marBottom w:val="0"/>
          <w:divBdr>
            <w:top w:val="none" w:sz="0" w:space="0" w:color="auto"/>
            <w:left w:val="none" w:sz="0" w:space="0" w:color="auto"/>
            <w:bottom w:val="none" w:sz="0" w:space="0" w:color="auto"/>
            <w:right w:val="none" w:sz="0" w:space="0" w:color="auto"/>
          </w:divBdr>
        </w:div>
        <w:div w:id="792482964">
          <w:marLeft w:val="640"/>
          <w:marRight w:val="0"/>
          <w:marTop w:val="0"/>
          <w:marBottom w:val="0"/>
          <w:divBdr>
            <w:top w:val="none" w:sz="0" w:space="0" w:color="auto"/>
            <w:left w:val="none" w:sz="0" w:space="0" w:color="auto"/>
            <w:bottom w:val="none" w:sz="0" w:space="0" w:color="auto"/>
            <w:right w:val="none" w:sz="0" w:space="0" w:color="auto"/>
          </w:divBdr>
        </w:div>
        <w:div w:id="896742880">
          <w:marLeft w:val="640"/>
          <w:marRight w:val="0"/>
          <w:marTop w:val="0"/>
          <w:marBottom w:val="0"/>
          <w:divBdr>
            <w:top w:val="none" w:sz="0" w:space="0" w:color="auto"/>
            <w:left w:val="none" w:sz="0" w:space="0" w:color="auto"/>
            <w:bottom w:val="none" w:sz="0" w:space="0" w:color="auto"/>
            <w:right w:val="none" w:sz="0" w:space="0" w:color="auto"/>
          </w:divBdr>
        </w:div>
        <w:div w:id="1142113931">
          <w:marLeft w:val="640"/>
          <w:marRight w:val="0"/>
          <w:marTop w:val="0"/>
          <w:marBottom w:val="0"/>
          <w:divBdr>
            <w:top w:val="none" w:sz="0" w:space="0" w:color="auto"/>
            <w:left w:val="none" w:sz="0" w:space="0" w:color="auto"/>
            <w:bottom w:val="none" w:sz="0" w:space="0" w:color="auto"/>
            <w:right w:val="none" w:sz="0" w:space="0" w:color="auto"/>
          </w:divBdr>
        </w:div>
        <w:div w:id="1144616911">
          <w:marLeft w:val="640"/>
          <w:marRight w:val="0"/>
          <w:marTop w:val="0"/>
          <w:marBottom w:val="0"/>
          <w:divBdr>
            <w:top w:val="none" w:sz="0" w:space="0" w:color="auto"/>
            <w:left w:val="none" w:sz="0" w:space="0" w:color="auto"/>
            <w:bottom w:val="none" w:sz="0" w:space="0" w:color="auto"/>
            <w:right w:val="none" w:sz="0" w:space="0" w:color="auto"/>
          </w:divBdr>
        </w:div>
        <w:div w:id="1149437293">
          <w:marLeft w:val="640"/>
          <w:marRight w:val="0"/>
          <w:marTop w:val="0"/>
          <w:marBottom w:val="0"/>
          <w:divBdr>
            <w:top w:val="none" w:sz="0" w:space="0" w:color="auto"/>
            <w:left w:val="none" w:sz="0" w:space="0" w:color="auto"/>
            <w:bottom w:val="none" w:sz="0" w:space="0" w:color="auto"/>
            <w:right w:val="none" w:sz="0" w:space="0" w:color="auto"/>
          </w:divBdr>
        </w:div>
        <w:div w:id="1253393624">
          <w:marLeft w:val="640"/>
          <w:marRight w:val="0"/>
          <w:marTop w:val="0"/>
          <w:marBottom w:val="0"/>
          <w:divBdr>
            <w:top w:val="none" w:sz="0" w:space="0" w:color="auto"/>
            <w:left w:val="none" w:sz="0" w:space="0" w:color="auto"/>
            <w:bottom w:val="none" w:sz="0" w:space="0" w:color="auto"/>
            <w:right w:val="none" w:sz="0" w:space="0" w:color="auto"/>
          </w:divBdr>
        </w:div>
        <w:div w:id="1376587192">
          <w:marLeft w:val="640"/>
          <w:marRight w:val="0"/>
          <w:marTop w:val="0"/>
          <w:marBottom w:val="0"/>
          <w:divBdr>
            <w:top w:val="none" w:sz="0" w:space="0" w:color="auto"/>
            <w:left w:val="none" w:sz="0" w:space="0" w:color="auto"/>
            <w:bottom w:val="none" w:sz="0" w:space="0" w:color="auto"/>
            <w:right w:val="none" w:sz="0" w:space="0" w:color="auto"/>
          </w:divBdr>
        </w:div>
        <w:div w:id="1432314827">
          <w:marLeft w:val="640"/>
          <w:marRight w:val="0"/>
          <w:marTop w:val="0"/>
          <w:marBottom w:val="0"/>
          <w:divBdr>
            <w:top w:val="none" w:sz="0" w:space="0" w:color="auto"/>
            <w:left w:val="none" w:sz="0" w:space="0" w:color="auto"/>
            <w:bottom w:val="none" w:sz="0" w:space="0" w:color="auto"/>
            <w:right w:val="none" w:sz="0" w:space="0" w:color="auto"/>
          </w:divBdr>
        </w:div>
        <w:div w:id="1460562890">
          <w:marLeft w:val="640"/>
          <w:marRight w:val="0"/>
          <w:marTop w:val="0"/>
          <w:marBottom w:val="0"/>
          <w:divBdr>
            <w:top w:val="none" w:sz="0" w:space="0" w:color="auto"/>
            <w:left w:val="none" w:sz="0" w:space="0" w:color="auto"/>
            <w:bottom w:val="none" w:sz="0" w:space="0" w:color="auto"/>
            <w:right w:val="none" w:sz="0" w:space="0" w:color="auto"/>
          </w:divBdr>
        </w:div>
        <w:div w:id="1566530444">
          <w:marLeft w:val="640"/>
          <w:marRight w:val="0"/>
          <w:marTop w:val="0"/>
          <w:marBottom w:val="0"/>
          <w:divBdr>
            <w:top w:val="none" w:sz="0" w:space="0" w:color="auto"/>
            <w:left w:val="none" w:sz="0" w:space="0" w:color="auto"/>
            <w:bottom w:val="none" w:sz="0" w:space="0" w:color="auto"/>
            <w:right w:val="none" w:sz="0" w:space="0" w:color="auto"/>
          </w:divBdr>
        </w:div>
        <w:div w:id="1790932981">
          <w:marLeft w:val="640"/>
          <w:marRight w:val="0"/>
          <w:marTop w:val="0"/>
          <w:marBottom w:val="0"/>
          <w:divBdr>
            <w:top w:val="none" w:sz="0" w:space="0" w:color="auto"/>
            <w:left w:val="none" w:sz="0" w:space="0" w:color="auto"/>
            <w:bottom w:val="none" w:sz="0" w:space="0" w:color="auto"/>
            <w:right w:val="none" w:sz="0" w:space="0" w:color="auto"/>
          </w:divBdr>
        </w:div>
        <w:div w:id="1929344576">
          <w:marLeft w:val="640"/>
          <w:marRight w:val="0"/>
          <w:marTop w:val="0"/>
          <w:marBottom w:val="0"/>
          <w:divBdr>
            <w:top w:val="none" w:sz="0" w:space="0" w:color="auto"/>
            <w:left w:val="none" w:sz="0" w:space="0" w:color="auto"/>
            <w:bottom w:val="none" w:sz="0" w:space="0" w:color="auto"/>
            <w:right w:val="none" w:sz="0" w:space="0" w:color="auto"/>
          </w:divBdr>
        </w:div>
        <w:div w:id="2016490830">
          <w:marLeft w:val="640"/>
          <w:marRight w:val="0"/>
          <w:marTop w:val="0"/>
          <w:marBottom w:val="0"/>
          <w:divBdr>
            <w:top w:val="none" w:sz="0" w:space="0" w:color="auto"/>
            <w:left w:val="none" w:sz="0" w:space="0" w:color="auto"/>
            <w:bottom w:val="none" w:sz="0" w:space="0" w:color="auto"/>
            <w:right w:val="none" w:sz="0" w:space="0" w:color="auto"/>
          </w:divBdr>
        </w:div>
      </w:divsChild>
    </w:div>
    <w:div w:id="602417730">
      <w:bodyDiv w:val="1"/>
      <w:marLeft w:val="0"/>
      <w:marRight w:val="0"/>
      <w:marTop w:val="0"/>
      <w:marBottom w:val="0"/>
      <w:divBdr>
        <w:top w:val="none" w:sz="0" w:space="0" w:color="auto"/>
        <w:left w:val="none" w:sz="0" w:space="0" w:color="auto"/>
        <w:bottom w:val="none" w:sz="0" w:space="0" w:color="auto"/>
        <w:right w:val="none" w:sz="0" w:space="0" w:color="auto"/>
      </w:divBdr>
      <w:divsChild>
        <w:div w:id="1822769188">
          <w:marLeft w:val="640"/>
          <w:marRight w:val="0"/>
          <w:marTop w:val="0"/>
          <w:marBottom w:val="0"/>
          <w:divBdr>
            <w:top w:val="none" w:sz="0" w:space="0" w:color="auto"/>
            <w:left w:val="none" w:sz="0" w:space="0" w:color="auto"/>
            <w:bottom w:val="none" w:sz="0" w:space="0" w:color="auto"/>
            <w:right w:val="none" w:sz="0" w:space="0" w:color="auto"/>
          </w:divBdr>
        </w:div>
        <w:div w:id="181945509">
          <w:marLeft w:val="640"/>
          <w:marRight w:val="0"/>
          <w:marTop w:val="0"/>
          <w:marBottom w:val="0"/>
          <w:divBdr>
            <w:top w:val="none" w:sz="0" w:space="0" w:color="auto"/>
            <w:left w:val="none" w:sz="0" w:space="0" w:color="auto"/>
            <w:bottom w:val="none" w:sz="0" w:space="0" w:color="auto"/>
            <w:right w:val="none" w:sz="0" w:space="0" w:color="auto"/>
          </w:divBdr>
        </w:div>
        <w:div w:id="1047724142">
          <w:marLeft w:val="640"/>
          <w:marRight w:val="0"/>
          <w:marTop w:val="0"/>
          <w:marBottom w:val="0"/>
          <w:divBdr>
            <w:top w:val="none" w:sz="0" w:space="0" w:color="auto"/>
            <w:left w:val="none" w:sz="0" w:space="0" w:color="auto"/>
            <w:bottom w:val="none" w:sz="0" w:space="0" w:color="auto"/>
            <w:right w:val="none" w:sz="0" w:space="0" w:color="auto"/>
          </w:divBdr>
        </w:div>
        <w:div w:id="1178302112">
          <w:marLeft w:val="640"/>
          <w:marRight w:val="0"/>
          <w:marTop w:val="0"/>
          <w:marBottom w:val="0"/>
          <w:divBdr>
            <w:top w:val="none" w:sz="0" w:space="0" w:color="auto"/>
            <w:left w:val="none" w:sz="0" w:space="0" w:color="auto"/>
            <w:bottom w:val="none" w:sz="0" w:space="0" w:color="auto"/>
            <w:right w:val="none" w:sz="0" w:space="0" w:color="auto"/>
          </w:divBdr>
        </w:div>
        <w:div w:id="1018309198">
          <w:marLeft w:val="640"/>
          <w:marRight w:val="0"/>
          <w:marTop w:val="0"/>
          <w:marBottom w:val="0"/>
          <w:divBdr>
            <w:top w:val="none" w:sz="0" w:space="0" w:color="auto"/>
            <w:left w:val="none" w:sz="0" w:space="0" w:color="auto"/>
            <w:bottom w:val="none" w:sz="0" w:space="0" w:color="auto"/>
            <w:right w:val="none" w:sz="0" w:space="0" w:color="auto"/>
          </w:divBdr>
        </w:div>
        <w:div w:id="1189222394">
          <w:marLeft w:val="640"/>
          <w:marRight w:val="0"/>
          <w:marTop w:val="0"/>
          <w:marBottom w:val="0"/>
          <w:divBdr>
            <w:top w:val="none" w:sz="0" w:space="0" w:color="auto"/>
            <w:left w:val="none" w:sz="0" w:space="0" w:color="auto"/>
            <w:bottom w:val="none" w:sz="0" w:space="0" w:color="auto"/>
            <w:right w:val="none" w:sz="0" w:space="0" w:color="auto"/>
          </w:divBdr>
        </w:div>
        <w:div w:id="790827405">
          <w:marLeft w:val="640"/>
          <w:marRight w:val="0"/>
          <w:marTop w:val="0"/>
          <w:marBottom w:val="0"/>
          <w:divBdr>
            <w:top w:val="none" w:sz="0" w:space="0" w:color="auto"/>
            <w:left w:val="none" w:sz="0" w:space="0" w:color="auto"/>
            <w:bottom w:val="none" w:sz="0" w:space="0" w:color="auto"/>
            <w:right w:val="none" w:sz="0" w:space="0" w:color="auto"/>
          </w:divBdr>
        </w:div>
        <w:div w:id="1506239133">
          <w:marLeft w:val="640"/>
          <w:marRight w:val="0"/>
          <w:marTop w:val="0"/>
          <w:marBottom w:val="0"/>
          <w:divBdr>
            <w:top w:val="none" w:sz="0" w:space="0" w:color="auto"/>
            <w:left w:val="none" w:sz="0" w:space="0" w:color="auto"/>
            <w:bottom w:val="none" w:sz="0" w:space="0" w:color="auto"/>
            <w:right w:val="none" w:sz="0" w:space="0" w:color="auto"/>
          </w:divBdr>
        </w:div>
        <w:div w:id="132218342">
          <w:marLeft w:val="640"/>
          <w:marRight w:val="0"/>
          <w:marTop w:val="0"/>
          <w:marBottom w:val="0"/>
          <w:divBdr>
            <w:top w:val="none" w:sz="0" w:space="0" w:color="auto"/>
            <w:left w:val="none" w:sz="0" w:space="0" w:color="auto"/>
            <w:bottom w:val="none" w:sz="0" w:space="0" w:color="auto"/>
            <w:right w:val="none" w:sz="0" w:space="0" w:color="auto"/>
          </w:divBdr>
        </w:div>
        <w:div w:id="1875384105">
          <w:marLeft w:val="640"/>
          <w:marRight w:val="0"/>
          <w:marTop w:val="0"/>
          <w:marBottom w:val="0"/>
          <w:divBdr>
            <w:top w:val="none" w:sz="0" w:space="0" w:color="auto"/>
            <w:left w:val="none" w:sz="0" w:space="0" w:color="auto"/>
            <w:bottom w:val="none" w:sz="0" w:space="0" w:color="auto"/>
            <w:right w:val="none" w:sz="0" w:space="0" w:color="auto"/>
          </w:divBdr>
        </w:div>
        <w:div w:id="867910081">
          <w:marLeft w:val="640"/>
          <w:marRight w:val="0"/>
          <w:marTop w:val="0"/>
          <w:marBottom w:val="0"/>
          <w:divBdr>
            <w:top w:val="none" w:sz="0" w:space="0" w:color="auto"/>
            <w:left w:val="none" w:sz="0" w:space="0" w:color="auto"/>
            <w:bottom w:val="none" w:sz="0" w:space="0" w:color="auto"/>
            <w:right w:val="none" w:sz="0" w:space="0" w:color="auto"/>
          </w:divBdr>
        </w:div>
        <w:div w:id="1641030728">
          <w:marLeft w:val="640"/>
          <w:marRight w:val="0"/>
          <w:marTop w:val="0"/>
          <w:marBottom w:val="0"/>
          <w:divBdr>
            <w:top w:val="none" w:sz="0" w:space="0" w:color="auto"/>
            <w:left w:val="none" w:sz="0" w:space="0" w:color="auto"/>
            <w:bottom w:val="none" w:sz="0" w:space="0" w:color="auto"/>
            <w:right w:val="none" w:sz="0" w:space="0" w:color="auto"/>
          </w:divBdr>
        </w:div>
        <w:div w:id="2062554792">
          <w:marLeft w:val="640"/>
          <w:marRight w:val="0"/>
          <w:marTop w:val="0"/>
          <w:marBottom w:val="0"/>
          <w:divBdr>
            <w:top w:val="none" w:sz="0" w:space="0" w:color="auto"/>
            <w:left w:val="none" w:sz="0" w:space="0" w:color="auto"/>
            <w:bottom w:val="none" w:sz="0" w:space="0" w:color="auto"/>
            <w:right w:val="none" w:sz="0" w:space="0" w:color="auto"/>
          </w:divBdr>
        </w:div>
        <w:div w:id="866872967">
          <w:marLeft w:val="640"/>
          <w:marRight w:val="0"/>
          <w:marTop w:val="0"/>
          <w:marBottom w:val="0"/>
          <w:divBdr>
            <w:top w:val="none" w:sz="0" w:space="0" w:color="auto"/>
            <w:left w:val="none" w:sz="0" w:space="0" w:color="auto"/>
            <w:bottom w:val="none" w:sz="0" w:space="0" w:color="auto"/>
            <w:right w:val="none" w:sz="0" w:space="0" w:color="auto"/>
          </w:divBdr>
        </w:div>
        <w:div w:id="224269434">
          <w:marLeft w:val="640"/>
          <w:marRight w:val="0"/>
          <w:marTop w:val="0"/>
          <w:marBottom w:val="0"/>
          <w:divBdr>
            <w:top w:val="none" w:sz="0" w:space="0" w:color="auto"/>
            <w:left w:val="none" w:sz="0" w:space="0" w:color="auto"/>
            <w:bottom w:val="none" w:sz="0" w:space="0" w:color="auto"/>
            <w:right w:val="none" w:sz="0" w:space="0" w:color="auto"/>
          </w:divBdr>
        </w:div>
        <w:div w:id="665865854">
          <w:marLeft w:val="640"/>
          <w:marRight w:val="0"/>
          <w:marTop w:val="0"/>
          <w:marBottom w:val="0"/>
          <w:divBdr>
            <w:top w:val="none" w:sz="0" w:space="0" w:color="auto"/>
            <w:left w:val="none" w:sz="0" w:space="0" w:color="auto"/>
            <w:bottom w:val="none" w:sz="0" w:space="0" w:color="auto"/>
            <w:right w:val="none" w:sz="0" w:space="0" w:color="auto"/>
          </w:divBdr>
        </w:div>
        <w:div w:id="359472814">
          <w:marLeft w:val="640"/>
          <w:marRight w:val="0"/>
          <w:marTop w:val="0"/>
          <w:marBottom w:val="0"/>
          <w:divBdr>
            <w:top w:val="none" w:sz="0" w:space="0" w:color="auto"/>
            <w:left w:val="none" w:sz="0" w:space="0" w:color="auto"/>
            <w:bottom w:val="none" w:sz="0" w:space="0" w:color="auto"/>
            <w:right w:val="none" w:sz="0" w:space="0" w:color="auto"/>
          </w:divBdr>
        </w:div>
        <w:div w:id="1510489240">
          <w:marLeft w:val="640"/>
          <w:marRight w:val="0"/>
          <w:marTop w:val="0"/>
          <w:marBottom w:val="0"/>
          <w:divBdr>
            <w:top w:val="none" w:sz="0" w:space="0" w:color="auto"/>
            <w:left w:val="none" w:sz="0" w:space="0" w:color="auto"/>
            <w:bottom w:val="none" w:sz="0" w:space="0" w:color="auto"/>
            <w:right w:val="none" w:sz="0" w:space="0" w:color="auto"/>
          </w:divBdr>
        </w:div>
        <w:div w:id="367990894">
          <w:marLeft w:val="640"/>
          <w:marRight w:val="0"/>
          <w:marTop w:val="0"/>
          <w:marBottom w:val="0"/>
          <w:divBdr>
            <w:top w:val="none" w:sz="0" w:space="0" w:color="auto"/>
            <w:left w:val="none" w:sz="0" w:space="0" w:color="auto"/>
            <w:bottom w:val="none" w:sz="0" w:space="0" w:color="auto"/>
            <w:right w:val="none" w:sz="0" w:space="0" w:color="auto"/>
          </w:divBdr>
        </w:div>
        <w:div w:id="66148076">
          <w:marLeft w:val="640"/>
          <w:marRight w:val="0"/>
          <w:marTop w:val="0"/>
          <w:marBottom w:val="0"/>
          <w:divBdr>
            <w:top w:val="none" w:sz="0" w:space="0" w:color="auto"/>
            <w:left w:val="none" w:sz="0" w:space="0" w:color="auto"/>
            <w:bottom w:val="none" w:sz="0" w:space="0" w:color="auto"/>
            <w:right w:val="none" w:sz="0" w:space="0" w:color="auto"/>
          </w:divBdr>
        </w:div>
        <w:div w:id="720833237">
          <w:marLeft w:val="640"/>
          <w:marRight w:val="0"/>
          <w:marTop w:val="0"/>
          <w:marBottom w:val="0"/>
          <w:divBdr>
            <w:top w:val="none" w:sz="0" w:space="0" w:color="auto"/>
            <w:left w:val="none" w:sz="0" w:space="0" w:color="auto"/>
            <w:bottom w:val="none" w:sz="0" w:space="0" w:color="auto"/>
            <w:right w:val="none" w:sz="0" w:space="0" w:color="auto"/>
          </w:divBdr>
        </w:div>
        <w:div w:id="1686707782">
          <w:marLeft w:val="640"/>
          <w:marRight w:val="0"/>
          <w:marTop w:val="0"/>
          <w:marBottom w:val="0"/>
          <w:divBdr>
            <w:top w:val="none" w:sz="0" w:space="0" w:color="auto"/>
            <w:left w:val="none" w:sz="0" w:space="0" w:color="auto"/>
            <w:bottom w:val="none" w:sz="0" w:space="0" w:color="auto"/>
            <w:right w:val="none" w:sz="0" w:space="0" w:color="auto"/>
          </w:divBdr>
        </w:div>
        <w:div w:id="376004435">
          <w:marLeft w:val="640"/>
          <w:marRight w:val="0"/>
          <w:marTop w:val="0"/>
          <w:marBottom w:val="0"/>
          <w:divBdr>
            <w:top w:val="none" w:sz="0" w:space="0" w:color="auto"/>
            <w:left w:val="none" w:sz="0" w:space="0" w:color="auto"/>
            <w:bottom w:val="none" w:sz="0" w:space="0" w:color="auto"/>
            <w:right w:val="none" w:sz="0" w:space="0" w:color="auto"/>
          </w:divBdr>
        </w:div>
        <w:div w:id="1405955370">
          <w:marLeft w:val="640"/>
          <w:marRight w:val="0"/>
          <w:marTop w:val="0"/>
          <w:marBottom w:val="0"/>
          <w:divBdr>
            <w:top w:val="none" w:sz="0" w:space="0" w:color="auto"/>
            <w:left w:val="none" w:sz="0" w:space="0" w:color="auto"/>
            <w:bottom w:val="none" w:sz="0" w:space="0" w:color="auto"/>
            <w:right w:val="none" w:sz="0" w:space="0" w:color="auto"/>
          </w:divBdr>
        </w:div>
        <w:div w:id="324209661">
          <w:marLeft w:val="640"/>
          <w:marRight w:val="0"/>
          <w:marTop w:val="0"/>
          <w:marBottom w:val="0"/>
          <w:divBdr>
            <w:top w:val="none" w:sz="0" w:space="0" w:color="auto"/>
            <w:left w:val="none" w:sz="0" w:space="0" w:color="auto"/>
            <w:bottom w:val="none" w:sz="0" w:space="0" w:color="auto"/>
            <w:right w:val="none" w:sz="0" w:space="0" w:color="auto"/>
          </w:divBdr>
        </w:div>
        <w:div w:id="689797513">
          <w:marLeft w:val="640"/>
          <w:marRight w:val="0"/>
          <w:marTop w:val="0"/>
          <w:marBottom w:val="0"/>
          <w:divBdr>
            <w:top w:val="none" w:sz="0" w:space="0" w:color="auto"/>
            <w:left w:val="none" w:sz="0" w:space="0" w:color="auto"/>
            <w:bottom w:val="none" w:sz="0" w:space="0" w:color="auto"/>
            <w:right w:val="none" w:sz="0" w:space="0" w:color="auto"/>
          </w:divBdr>
        </w:div>
        <w:div w:id="1066030357">
          <w:marLeft w:val="640"/>
          <w:marRight w:val="0"/>
          <w:marTop w:val="0"/>
          <w:marBottom w:val="0"/>
          <w:divBdr>
            <w:top w:val="none" w:sz="0" w:space="0" w:color="auto"/>
            <w:left w:val="none" w:sz="0" w:space="0" w:color="auto"/>
            <w:bottom w:val="none" w:sz="0" w:space="0" w:color="auto"/>
            <w:right w:val="none" w:sz="0" w:space="0" w:color="auto"/>
          </w:divBdr>
        </w:div>
        <w:div w:id="1681618872">
          <w:marLeft w:val="640"/>
          <w:marRight w:val="0"/>
          <w:marTop w:val="0"/>
          <w:marBottom w:val="0"/>
          <w:divBdr>
            <w:top w:val="none" w:sz="0" w:space="0" w:color="auto"/>
            <w:left w:val="none" w:sz="0" w:space="0" w:color="auto"/>
            <w:bottom w:val="none" w:sz="0" w:space="0" w:color="auto"/>
            <w:right w:val="none" w:sz="0" w:space="0" w:color="auto"/>
          </w:divBdr>
        </w:div>
        <w:div w:id="1039822024">
          <w:marLeft w:val="640"/>
          <w:marRight w:val="0"/>
          <w:marTop w:val="0"/>
          <w:marBottom w:val="0"/>
          <w:divBdr>
            <w:top w:val="none" w:sz="0" w:space="0" w:color="auto"/>
            <w:left w:val="none" w:sz="0" w:space="0" w:color="auto"/>
            <w:bottom w:val="none" w:sz="0" w:space="0" w:color="auto"/>
            <w:right w:val="none" w:sz="0" w:space="0" w:color="auto"/>
          </w:divBdr>
        </w:div>
        <w:div w:id="508570059">
          <w:marLeft w:val="640"/>
          <w:marRight w:val="0"/>
          <w:marTop w:val="0"/>
          <w:marBottom w:val="0"/>
          <w:divBdr>
            <w:top w:val="none" w:sz="0" w:space="0" w:color="auto"/>
            <w:left w:val="none" w:sz="0" w:space="0" w:color="auto"/>
            <w:bottom w:val="none" w:sz="0" w:space="0" w:color="auto"/>
            <w:right w:val="none" w:sz="0" w:space="0" w:color="auto"/>
          </w:divBdr>
        </w:div>
        <w:div w:id="1823237032">
          <w:marLeft w:val="640"/>
          <w:marRight w:val="0"/>
          <w:marTop w:val="0"/>
          <w:marBottom w:val="0"/>
          <w:divBdr>
            <w:top w:val="none" w:sz="0" w:space="0" w:color="auto"/>
            <w:left w:val="none" w:sz="0" w:space="0" w:color="auto"/>
            <w:bottom w:val="none" w:sz="0" w:space="0" w:color="auto"/>
            <w:right w:val="none" w:sz="0" w:space="0" w:color="auto"/>
          </w:divBdr>
        </w:div>
        <w:div w:id="169297716">
          <w:marLeft w:val="640"/>
          <w:marRight w:val="0"/>
          <w:marTop w:val="0"/>
          <w:marBottom w:val="0"/>
          <w:divBdr>
            <w:top w:val="none" w:sz="0" w:space="0" w:color="auto"/>
            <w:left w:val="none" w:sz="0" w:space="0" w:color="auto"/>
            <w:bottom w:val="none" w:sz="0" w:space="0" w:color="auto"/>
            <w:right w:val="none" w:sz="0" w:space="0" w:color="auto"/>
          </w:divBdr>
        </w:div>
        <w:div w:id="768089316">
          <w:marLeft w:val="640"/>
          <w:marRight w:val="0"/>
          <w:marTop w:val="0"/>
          <w:marBottom w:val="0"/>
          <w:divBdr>
            <w:top w:val="none" w:sz="0" w:space="0" w:color="auto"/>
            <w:left w:val="none" w:sz="0" w:space="0" w:color="auto"/>
            <w:bottom w:val="none" w:sz="0" w:space="0" w:color="auto"/>
            <w:right w:val="none" w:sz="0" w:space="0" w:color="auto"/>
          </w:divBdr>
        </w:div>
        <w:div w:id="1004164246">
          <w:marLeft w:val="640"/>
          <w:marRight w:val="0"/>
          <w:marTop w:val="0"/>
          <w:marBottom w:val="0"/>
          <w:divBdr>
            <w:top w:val="none" w:sz="0" w:space="0" w:color="auto"/>
            <w:left w:val="none" w:sz="0" w:space="0" w:color="auto"/>
            <w:bottom w:val="none" w:sz="0" w:space="0" w:color="auto"/>
            <w:right w:val="none" w:sz="0" w:space="0" w:color="auto"/>
          </w:divBdr>
        </w:div>
        <w:div w:id="1874884600">
          <w:marLeft w:val="640"/>
          <w:marRight w:val="0"/>
          <w:marTop w:val="0"/>
          <w:marBottom w:val="0"/>
          <w:divBdr>
            <w:top w:val="none" w:sz="0" w:space="0" w:color="auto"/>
            <w:left w:val="none" w:sz="0" w:space="0" w:color="auto"/>
            <w:bottom w:val="none" w:sz="0" w:space="0" w:color="auto"/>
            <w:right w:val="none" w:sz="0" w:space="0" w:color="auto"/>
          </w:divBdr>
        </w:div>
        <w:div w:id="146676753">
          <w:marLeft w:val="640"/>
          <w:marRight w:val="0"/>
          <w:marTop w:val="0"/>
          <w:marBottom w:val="0"/>
          <w:divBdr>
            <w:top w:val="none" w:sz="0" w:space="0" w:color="auto"/>
            <w:left w:val="none" w:sz="0" w:space="0" w:color="auto"/>
            <w:bottom w:val="none" w:sz="0" w:space="0" w:color="auto"/>
            <w:right w:val="none" w:sz="0" w:space="0" w:color="auto"/>
          </w:divBdr>
        </w:div>
        <w:div w:id="185212631">
          <w:marLeft w:val="640"/>
          <w:marRight w:val="0"/>
          <w:marTop w:val="0"/>
          <w:marBottom w:val="0"/>
          <w:divBdr>
            <w:top w:val="none" w:sz="0" w:space="0" w:color="auto"/>
            <w:left w:val="none" w:sz="0" w:space="0" w:color="auto"/>
            <w:bottom w:val="none" w:sz="0" w:space="0" w:color="auto"/>
            <w:right w:val="none" w:sz="0" w:space="0" w:color="auto"/>
          </w:divBdr>
        </w:div>
        <w:div w:id="1546209547">
          <w:marLeft w:val="640"/>
          <w:marRight w:val="0"/>
          <w:marTop w:val="0"/>
          <w:marBottom w:val="0"/>
          <w:divBdr>
            <w:top w:val="none" w:sz="0" w:space="0" w:color="auto"/>
            <w:left w:val="none" w:sz="0" w:space="0" w:color="auto"/>
            <w:bottom w:val="none" w:sz="0" w:space="0" w:color="auto"/>
            <w:right w:val="none" w:sz="0" w:space="0" w:color="auto"/>
          </w:divBdr>
        </w:div>
        <w:div w:id="660424669">
          <w:marLeft w:val="640"/>
          <w:marRight w:val="0"/>
          <w:marTop w:val="0"/>
          <w:marBottom w:val="0"/>
          <w:divBdr>
            <w:top w:val="none" w:sz="0" w:space="0" w:color="auto"/>
            <w:left w:val="none" w:sz="0" w:space="0" w:color="auto"/>
            <w:bottom w:val="none" w:sz="0" w:space="0" w:color="auto"/>
            <w:right w:val="none" w:sz="0" w:space="0" w:color="auto"/>
          </w:divBdr>
        </w:div>
        <w:div w:id="687604681">
          <w:marLeft w:val="640"/>
          <w:marRight w:val="0"/>
          <w:marTop w:val="0"/>
          <w:marBottom w:val="0"/>
          <w:divBdr>
            <w:top w:val="none" w:sz="0" w:space="0" w:color="auto"/>
            <w:left w:val="none" w:sz="0" w:space="0" w:color="auto"/>
            <w:bottom w:val="none" w:sz="0" w:space="0" w:color="auto"/>
            <w:right w:val="none" w:sz="0" w:space="0" w:color="auto"/>
          </w:divBdr>
        </w:div>
        <w:div w:id="3824431">
          <w:marLeft w:val="640"/>
          <w:marRight w:val="0"/>
          <w:marTop w:val="0"/>
          <w:marBottom w:val="0"/>
          <w:divBdr>
            <w:top w:val="none" w:sz="0" w:space="0" w:color="auto"/>
            <w:left w:val="none" w:sz="0" w:space="0" w:color="auto"/>
            <w:bottom w:val="none" w:sz="0" w:space="0" w:color="auto"/>
            <w:right w:val="none" w:sz="0" w:space="0" w:color="auto"/>
          </w:divBdr>
        </w:div>
        <w:div w:id="894509226">
          <w:marLeft w:val="640"/>
          <w:marRight w:val="0"/>
          <w:marTop w:val="0"/>
          <w:marBottom w:val="0"/>
          <w:divBdr>
            <w:top w:val="none" w:sz="0" w:space="0" w:color="auto"/>
            <w:left w:val="none" w:sz="0" w:space="0" w:color="auto"/>
            <w:bottom w:val="none" w:sz="0" w:space="0" w:color="auto"/>
            <w:right w:val="none" w:sz="0" w:space="0" w:color="auto"/>
          </w:divBdr>
        </w:div>
        <w:div w:id="2071615546">
          <w:marLeft w:val="640"/>
          <w:marRight w:val="0"/>
          <w:marTop w:val="0"/>
          <w:marBottom w:val="0"/>
          <w:divBdr>
            <w:top w:val="none" w:sz="0" w:space="0" w:color="auto"/>
            <w:left w:val="none" w:sz="0" w:space="0" w:color="auto"/>
            <w:bottom w:val="none" w:sz="0" w:space="0" w:color="auto"/>
            <w:right w:val="none" w:sz="0" w:space="0" w:color="auto"/>
          </w:divBdr>
        </w:div>
        <w:div w:id="104542079">
          <w:marLeft w:val="640"/>
          <w:marRight w:val="0"/>
          <w:marTop w:val="0"/>
          <w:marBottom w:val="0"/>
          <w:divBdr>
            <w:top w:val="none" w:sz="0" w:space="0" w:color="auto"/>
            <w:left w:val="none" w:sz="0" w:space="0" w:color="auto"/>
            <w:bottom w:val="none" w:sz="0" w:space="0" w:color="auto"/>
            <w:right w:val="none" w:sz="0" w:space="0" w:color="auto"/>
          </w:divBdr>
        </w:div>
        <w:div w:id="1949193794">
          <w:marLeft w:val="640"/>
          <w:marRight w:val="0"/>
          <w:marTop w:val="0"/>
          <w:marBottom w:val="0"/>
          <w:divBdr>
            <w:top w:val="none" w:sz="0" w:space="0" w:color="auto"/>
            <w:left w:val="none" w:sz="0" w:space="0" w:color="auto"/>
            <w:bottom w:val="none" w:sz="0" w:space="0" w:color="auto"/>
            <w:right w:val="none" w:sz="0" w:space="0" w:color="auto"/>
          </w:divBdr>
        </w:div>
        <w:div w:id="1260678042">
          <w:marLeft w:val="640"/>
          <w:marRight w:val="0"/>
          <w:marTop w:val="0"/>
          <w:marBottom w:val="0"/>
          <w:divBdr>
            <w:top w:val="none" w:sz="0" w:space="0" w:color="auto"/>
            <w:left w:val="none" w:sz="0" w:space="0" w:color="auto"/>
            <w:bottom w:val="none" w:sz="0" w:space="0" w:color="auto"/>
            <w:right w:val="none" w:sz="0" w:space="0" w:color="auto"/>
          </w:divBdr>
        </w:div>
        <w:div w:id="1220088344">
          <w:marLeft w:val="640"/>
          <w:marRight w:val="0"/>
          <w:marTop w:val="0"/>
          <w:marBottom w:val="0"/>
          <w:divBdr>
            <w:top w:val="none" w:sz="0" w:space="0" w:color="auto"/>
            <w:left w:val="none" w:sz="0" w:space="0" w:color="auto"/>
            <w:bottom w:val="none" w:sz="0" w:space="0" w:color="auto"/>
            <w:right w:val="none" w:sz="0" w:space="0" w:color="auto"/>
          </w:divBdr>
        </w:div>
        <w:div w:id="1871142735">
          <w:marLeft w:val="640"/>
          <w:marRight w:val="0"/>
          <w:marTop w:val="0"/>
          <w:marBottom w:val="0"/>
          <w:divBdr>
            <w:top w:val="none" w:sz="0" w:space="0" w:color="auto"/>
            <w:left w:val="none" w:sz="0" w:space="0" w:color="auto"/>
            <w:bottom w:val="none" w:sz="0" w:space="0" w:color="auto"/>
            <w:right w:val="none" w:sz="0" w:space="0" w:color="auto"/>
          </w:divBdr>
        </w:div>
        <w:div w:id="1302157334">
          <w:marLeft w:val="640"/>
          <w:marRight w:val="0"/>
          <w:marTop w:val="0"/>
          <w:marBottom w:val="0"/>
          <w:divBdr>
            <w:top w:val="none" w:sz="0" w:space="0" w:color="auto"/>
            <w:left w:val="none" w:sz="0" w:space="0" w:color="auto"/>
            <w:bottom w:val="none" w:sz="0" w:space="0" w:color="auto"/>
            <w:right w:val="none" w:sz="0" w:space="0" w:color="auto"/>
          </w:divBdr>
        </w:div>
        <w:div w:id="770052117">
          <w:marLeft w:val="640"/>
          <w:marRight w:val="0"/>
          <w:marTop w:val="0"/>
          <w:marBottom w:val="0"/>
          <w:divBdr>
            <w:top w:val="none" w:sz="0" w:space="0" w:color="auto"/>
            <w:left w:val="none" w:sz="0" w:space="0" w:color="auto"/>
            <w:bottom w:val="none" w:sz="0" w:space="0" w:color="auto"/>
            <w:right w:val="none" w:sz="0" w:space="0" w:color="auto"/>
          </w:divBdr>
        </w:div>
        <w:div w:id="830098097">
          <w:marLeft w:val="640"/>
          <w:marRight w:val="0"/>
          <w:marTop w:val="0"/>
          <w:marBottom w:val="0"/>
          <w:divBdr>
            <w:top w:val="none" w:sz="0" w:space="0" w:color="auto"/>
            <w:left w:val="none" w:sz="0" w:space="0" w:color="auto"/>
            <w:bottom w:val="none" w:sz="0" w:space="0" w:color="auto"/>
            <w:right w:val="none" w:sz="0" w:space="0" w:color="auto"/>
          </w:divBdr>
        </w:div>
      </w:divsChild>
    </w:div>
    <w:div w:id="606739754">
      <w:marLeft w:val="640"/>
      <w:marRight w:val="0"/>
      <w:marTop w:val="0"/>
      <w:marBottom w:val="0"/>
      <w:divBdr>
        <w:top w:val="none" w:sz="0" w:space="0" w:color="auto"/>
        <w:left w:val="none" w:sz="0" w:space="0" w:color="auto"/>
        <w:bottom w:val="none" w:sz="0" w:space="0" w:color="auto"/>
        <w:right w:val="none" w:sz="0" w:space="0" w:color="auto"/>
      </w:divBdr>
    </w:div>
    <w:div w:id="609243503">
      <w:marLeft w:val="0"/>
      <w:marRight w:val="0"/>
      <w:marTop w:val="0"/>
      <w:marBottom w:val="0"/>
      <w:divBdr>
        <w:top w:val="none" w:sz="0" w:space="0" w:color="auto"/>
        <w:left w:val="none" w:sz="0" w:space="0" w:color="auto"/>
        <w:bottom w:val="none" w:sz="0" w:space="0" w:color="auto"/>
        <w:right w:val="none" w:sz="0" w:space="0" w:color="auto"/>
      </w:divBdr>
    </w:div>
    <w:div w:id="609508102">
      <w:bodyDiv w:val="1"/>
      <w:marLeft w:val="0"/>
      <w:marRight w:val="0"/>
      <w:marTop w:val="0"/>
      <w:marBottom w:val="0"/>
      <w:divBdr>
        <w:top w:val="none" w:sz="0" w:space="0" w:color="auto"/>
        <w:left w:val="none" w:sz="0" w:space="0" w:color="auto"/>
        <w:bottom w:val="none" w:sz="0" w:space="0" w:color="auto"/>
        <w:right w:val="none" w:sz="0" w:space="0" w:color="auto"/>
      </w:divBdr>
    </w:div>
    <w:div w:id="611279016">
      <w:bodyDiv w:val="1"/>
      <w:marLeft w:val="0"/>
      <w:marRight w:val="0"/>
      <w:marTop w:val="0"/>
      <w:marBottom w:val="0"/>
      <w:divBdr>
        <w:top w:val="none" w:sz="0" w:space="0" w:color="auto"/>
        <w:left w:val="none" w:sz="0" w:space="0" w:color="auto"/>
        <w:bottom w:val="none" w:sz="0" w:space="0" w:color="auto"/>
        <w:right w:val="none" w:sz="0" w:space="0" w:color="auto"/>
      </w:divBdr>
      <w:divsChild>
        <w:div w:id="2323159">
          <w:marLeft w:val="640"/>
          <w:marRight w:val="0"/>
          <w:marTop w:val="0"/>
          <w:marBottom w:val="0"/>
          <w:divBdr>
            <w:top w:val="none" w:sz="0" w:space="0" w:color="auto"/>
            <w:left w:val="none" w:sz="0" w:space="0" w:color="auto"/>
            <w:bottom w:val="none" w:sz="0" w:space="0" w:color="auto"/>
            <w:right w:val="none" w:sz="0" w:space="0" w:color="auto"/>
          </w:divBdr>
        </w:div>
        <w:div w:id="61610678">
          <w:marLeft w:val="640"/>
          <w:marRight w:val="0"/>
          <w:marTop w:val="0"/>
          <w:marBottom w:val="0"/>
          <w:divBdr>
            <w:top w:val="none" w:sz="0" w:space="0" w:color="auto"/>
            <w:left w:val="none" w:sz="0" w:space="0" w:color="auto"/>
            <w:bottom w:val="none" w:sz="0" w:space="0" w:color="auto"/>
            <w:right w:val="none" w:sz="0" w:space="0" w:color="auto"/>
          </w:divBdr>
        </w:div>
        <w:div w:id="142816704">
          <w:marLeft w:val="640"/>
          <w:marRight w:val="0"/>
          <w:marTop w:val="0"/>
          <w:marBottom w:val="0"/>
          <w:divBdr>
            <w:top w:val="none" w:sz="0" w:space="0" w:color="auto"/>
            <w:left w:val="none" w:sz="0" w:space="0" w:color="auto"/>
            <w:bottom w:val="none" w:sz="0" w:space="0" w:color="auto"/>
            <w:right w:val="none" w:sz="0" w:space="0" w:color="auto"/>
          </w:divBdr>
        </w:div>
        <w:div w:id="228226745">
          <w:marLeft w:val="640"/>
          <w:marRight w:val="0"/>
          <w:marTop w:val="0"/>
          <w:marBottom w:val="0"/>
          <w:divBdr>
            <w:top w:val="none" w:sz="0" w:space="0" w:color="auto"/>
            <w:left w:val="none" w:sz="0" w:space="0" w:color="auto"/>
            <w:bottom w:val="none" w:sz="0" w:space="0" w:color="auto"/>
            <w:right w:val="none" w:sz="0" w:space="0" w:color="auto"/>
          </w:divBdr>
        </w:div>
        <w:div w:id="308246970">
          <w:marLeft w:val="640"/>
          <w:marRight w:val="0"/>
          <w:marTop w:val="0"/>
          <w:marBottom w:val="0"/>
          <w:divBdr>
            <w:top w:val="none" w:sz="0" w:space="0" w:color="auto"/>
            <w:left w:val="none" w:sz="0" w:space="0" w:color="auto"/>
            <w:bottom w:val="none" w:sz="0" w:space="0" w:color="auto"/>
            <w:right w:val="none" w:sz="0" w:space="0" w:color="auto"/>
          </w:divBdr>
        </w:div>
        <w:div w:id="477652503">
          <w:marLeft w:val="640"/>
          <w:marRight w:val="0"/>
          <w:marTop w:val="0"/>
          <w:marBottom w:val="0"/>
          <w:divBdr>
            <w:top w:val="none" w:sz="0" w:space="0" w:color="auto"/>
            <w:left w:val="none" w:sz="0" w:space="0" w:color="auto"/>
            <w:bottom w:val="none" w:sz="0" w:space="0" w:color="auto"/>
            <w:right w:val="none" w:sz="0" w:space="0" w:color="auto"/>
          </w:divBdr>
        </w:div>
        <w:div w:id="497771587">
          <w:marLeft w:val="640"/>
          <w:marRight w:val="0"/>
          <w:marTop w:val="0"/>
          <w:marBottom w:val="0"/>
          <w:divBdr>
            <w:top w:val="none" w:sz="0" w:space="0" w:color="auto"/>
            <w:left w:val="none" w:sz="0" w:space="0" w:color="auto"/>
            <w:bottom w:val="none" w:sz="0" w:space="0" w:color="auto"/>
            <w:right w:val="none" w:sz="0" w:space="0" w:color="auto"/>
          </w:divBdr>
        </w:div>
        <w:div w:id="521893620">
          <w:marLeft w:val="640"/>
          <w:marRight w:val="0"/>
          <w:marTop w:val="0"/>
          <w:marBottom w:val="0"/>
          <w:divBdr>
            <w:top w:val="none" w:sz="0" w:space="0" w:color="auto"/>
            <w:left w:val="none" w:sz="0" w:space="0" w:color="auto"/>
            <w:bottom w:val="none" w:sz="0" w:space="0" w:color="auto"/>
            <w:right w:val="none" w:sz="0" w:space="0" w:color="auto"/>
          </w:divBdr>
        </w:div>
        <w:div w:id="581336457">
          <w:marLeft w:val="640"/>
          <w:marRight w:val="0"/>
          <w:marTop w:val="0"/>
          <w:marBottom w:val="0"/>
          <w:divBdr>
            <w:top w:val="none" w:sz="0" w:space="0" w:color="auto"/>
            <w:left w:val="none" w:sz="0" w:space="0" w:color="auto"/>
            <w:bottom w:val="none" w:sz="0" w:space="0" w:color="auto"/>
            <w:right w:val="none" w:sz="0" w:space="0" w:color="auto"/>
          </w:divBdr>
        </w:div>
        <w:div w:id="652639317">
          <w:marLeft w:val="640"/>
          <w:marRight w:val="0"/>
          <w:marTop w:val="0"/>
          <w:marBottom w:val="0"/>
          <w:divBdr>
            <w:top w:val="none" w:sz="0" w:space="0" w:color="auto"/>
            <w:left w:val="none" w:sz="0" w:space="0" w:color="auto"/>
            <w:bottom w:val="none" w:sz="0" w:space="0" w:color="auto"/>
            <w:right w:val="none" w:sz="0" w:space="0" w:color="auto"/>
          </w:divBdr>
        </w:div>
        <w:div w:id="672798541">
          <w:marLeft w:val="640"/>
          <w:marRight w:val="0"/>
          <w:marTop w:val="0"/>
          <w:marBottom w:val="0"/>
          <w:divBdr>
            <w:top w:val="none" w:sz="0" w:space="0" w:color="auto"/>
            <w:left w:val="none" w:sz="0" w:space="0" w:color="auto"/>
            <w:bottom w:val="none" w:sz="0" w:space="0" w:color="auto"/>
            <w:right w:val="none" w:sz="0" w:space="0" w:color="auto"/>
          </w:divBdr>
        </w:div>
        <w:div w:id="805468108">
          <w:marLeft w:val="640"/>
          <w:marRight w:val="0"/>
          <w:marTop w:val="0"/>
          <w:marBottom w:val="0"/>
          <w:divBdr>
            <w:top w:val="none" w:sz="0" w:space="0" w:color="auto"/>
            <w:left w:val="none" w:sz="0" w:space="0" w:color="auto"/>
            <w:bottom w:val="none" w:sz="0" w:space="0" w:color="auto"/>
            <w:right w:val="none" w:sz="0" w:space="0" w:color="auto"/>
          </w:divBdr>
        </w:div>
        <w:div w:id="1009870560">
          <w:marLeft w:val="640"/>
          <w:marRight w:val="0"/>
          <w:marTop w:val="0"/>
          <w:marBottom w:val="0"/>
          <w:divBdr>
            <w:top w:val="none" w:sz="0" w:space="0" w:color="auto"/>
            <w:left w:val="none" w:sz="0" w:space="0" w:color="auto"/>
            <w:bottom w:val="none" w:sz="0" w:space="0" w:color="auto"/>
            <w:right w:val="none" w:sz="0" w:space="0" w:color="auto"/>
          </w:divBdr>
        </w:div>
        <w:div w:id="1028409664">
          <w:marLeft w:val="640"/>
          <w:marRight w:val="0"/>
          <w:marTop w:val="0"/>
          <w:marBottom w:val="0"/>
          <w:divBdr>
            <w:top w:val="none" w:sz="0" w:space="0" w:color="auto"/>
            <w:left w:val="none" w:sz="0" w:space="0" w:color="auto"/>
            <w:bottom w:val="none" w:sz="0" w:space="0" w:color="auto"/>
            <w:right w:val="none" w:sz="0" w:space="0" w:color="auto"/>
          </w:divBdr>
        </w:div>
        <w:div w:id="1057361155">
          <w:marLeft w:val="640"/>
          <w:marRight w:val="0"/>
          <w:marTop w:val="0"/>
          <w:marBottom w:val="0"/>
          <w:divBdr>
            <w:top w:val="none" w:sz="0" w:space="0" w:color="auto"/>
            <w:left w:val="none" w:sz="0" w:space="0" w:color="auto"/>
            <w:bottom w:val="none" w:sz="0" w:space="0" w:color="auto"/>
            <w:right w:val="none" w:sz="0" w:space="0" w:color="auto"/>
          </w:divBdr>
        </w:div>
        <w:div w:id="1078134929">
          <w:marLeft w:val="640"/>
          <w:marRight w:val="0"/>
          <w:marTop w:val="0"/>
          <w:marBottom w:val="0"/>
          <w:divBdr>
            <w:top w:val="none" w:sz="0" w:space="0" w:color="auto"/>
            <w:left w:val="none" w:sz="0" w:space="0" w:color="auto"/>
            <w:bottom w:val="none" w:sz="0" w:space="0" w:color="auto"/>
            <w:right w:val="none" w:sz="0" w:space="0" w:color="auto"/>
          </w:divBdr>
        </w:div>
        <w:div w:id="1223445620">
          <w:marLeft w:val="640"/>
          <w:marRight w:val="0"/>
          <w:marTop w:val="0"/>
          <w:marBottom w:val="0"/>
          <w:divBdr>
            <w:top w:val="none" w:sz="0" w:space="0" w:color="auto"/>
            <w:left w:val="none" w:sz="0" w:space="0" w:color="auto"/>
            <w:bottom w:val="none" w:sz="0" w:space="0" w:color="auto"/>
            <w:right w:val="none" w:sz="0" w:space="0" w:color="auto"/>
          </w:divBdr>
        </w:div>
        <w:div w:id="1385640423">
          <w:marLeft w:val="640"/>
          <w:marRight w:val="0"/>
          <w:marTop w:val="0"/>
          <w:marBottom w:val="0"/>
          <w:divBdr>
            <w:top w:val="none" w:sz="0" w:space="0" w:color="auto"/>
            <w:left w:val="none" w:sz="0" w:space="0" w:color="auto"/>
            <w:bottom w:val="none" w:sz="0" w:space="0" w:color="auto"/>
            <w:right w:val="none" w:sz="0" w:space="0" w:color="auto"/>
          </w:divBdr>
        </w:div>
        <w:div w:id="1503929657">
          <w:marLeft w:val="640"/>
          <w:marRight w:val="0"/>
          <w:marTop w:val="0"/>
          <w:marBottom w:val="0"/>
          <w:divBdr>
            <w:top w:val="none" w:sz="0" w:space="0" w:color="auto"/>
            <w:left w:val="none" w:sz="0" w:space="0" w:color="auto"/>
            <w:bottom w:val="none" w:sz="0" w:space="0" w:color="auto"/>
            <w:right w:val="none" w:sz="0" w:space="0" w:color="auto"/>
          </w:divBdr>
        </w:div>
        <w:div w:id="1703558383">
          <w:marLeft w:val="640"/>
          <w:marRight w:val="0"/>
          <w:marTop w:val="0"/>
          <w:marBottom w:val="0"/>
          <w:divBdr>
            <w:top w:val="none" w:sz="0" w:space="0" w:color="auto"/>
            <w:left w:val="none" w:sz="0" w:space="0" w:color="auto"/>
            <w:bottom w:val="none" w:sz="0" w:space="0" w:color="auto"/>
            <w:right w:val="none" w:sz="0" w:space="0" w:color="auto"/>
          </w:divBdr>
        </w:div>
        <w:div w:id="1712529756">
          <w:marLeft w:val="640"/>
          <w:marRight w:val="0"/>
          <w:marTop w:val="0"/>
          <w:marBottom w:val="0"/>
          <w:divBdr>
            <w:top w:val="none" w:sz="0" w:space="0" w:color="auto"/>
            <w:left w:val="none" w:sz="0" w:space="0" w:color="auto"/>
            <w:bottom w:val="none" w:sz="0" w:space="0" w:color="auto"/>
            <w:right w:val="none" w:sz="0" w:space="0" w:color="auto"/>
          </w:divBdr>
        </w:div>
        <w:div w:id="1865557592">
          <w:marLeft w:val="640"/>
          <w:marRight w:val="0"/>
          <w:marTop w:val="0"/>
          <w:marBottom w:val="0"/>
          <w:divBdr>
            <w:top w:val="none" w:sz="0" w:space="0" w:color="auto"/>
            <w:left w:val="none" w:sz="0" w:space="0" w:color="auto"/>
            <w:bottom w:val="none" w:sz="0" w:space="0" w:color="auto"/>
            <w:right w:val="none" w:sz="0" w:space="0" w:color="auto"/>
          </w:divBdr>
        </w:div>
        <w:div w:id="1889148828">
          <w:marLeft w:val="640"/>
          <w:marRight w:val="0"/>
          <w:marTop w:val="0"/>
          <w:marBottom w:val="0"/>
          <w:divBdr>
            <w:top w:val="none" w:sz="0" w:space="0" w:color="auto"/>
            <w:left w:val="none" w:sz="0" w:space="0" w:color="auto"/>
            <w:bottom w:val="none" w:sz="0" w:space="0" w:color="auto"/>
            <w:right w:val="none" w:sz="0" w:space="0" w:color="auto"/>
          </w:divBdr>
        </w:div>
        <w:div w:id="1954556300">
          <w:marLeft w:val="640"/>
          <w:marRight w:val="0"/>
          <w:marTop w:val="0"/>
          <w:marBottom w:val="0"/>
          <w:divBdr>
            <w:top w:val="none" w:sz="0" w:space="0" w:color="auto"/>
            <w:left w:val="none" w:sz="0" w:space="0" w:color="auto"/>
            <w:bottom w:val="none" w:sz="0" w:space="0" w:color="auto"/>
            <w:right w:val="none" w:sz="0" w:space="0" w:color="auto"/>
          </w:divBdr>
        </w:div>
        <w:div w:id="2011788379">
          <w:marLeft w:val="640"/>
          <w:marRight w:val="0"/>
          <w:marTop w:val="0"/>
          <w:marBottom w:val="0"/>
          <w:divBdr>
            <w:top w:val="none" w:sz="0" w:space="0" w:color="auto"/>
            <w:left w:val="none" w:sz="0" w:space="0" w:color="auto"/>
            <w:bottom w:val="none" w:sz="0" w:space="0" w:color="auto"/>
            <w:right w:val="none" w:sz="0" w:space="0" w:color="auto"/>
          </w:divBdr>
        </w:div>
        <w:div w:id="2025159641">
          <w:marLeft w:val="640"/>
          <w:marRight w:val="0"/>
          <w:marTop w:val="0"/>
          <w:marBottom w:val="0"/>
          <w:divBdr>
            <w:top w:val="none" w:sz="0" w:space="0" w:color="auto"/>
            <w:left w:val="none" w:sz="0" w:space="0" w:color="auto"/>
            <w:bottom w:val="none" w:sz="0" w:space="0" w:color="auto"/>
            <w:right w:val="none" w:sz="0" w:space="0" w:color="auto"/>
          </w:divBdr>
        </w:div>
        <w:div w:id="2073189640">
          <w:marLeft w:val="640"/>
          <w:marRight w:val="0"/>
          <w:marTop w:val="0"/>
          <w:marBottom w:val="0"/>
          <w:divBdr>
            <w:top w:val="none" w:sz="0" w:space="0" w:color="auto"/>
            <w:left w:val="none" w:sz="0" w:space="0" w:color="auto"/>
            <w:bottom w:val="none" w:sz="0" w:space="0" w:color="auto"/>
            <w:right w:val="none" w:sz="0" w:space="0" w:color="auto"/>
          </w:divBdr>
        </w:div>
      </w:divsChild>
    </w:div>
    <w:div w:id="612322646">
      <w:marLeft w:val="0"/>
      <w:marRight w:val="0"/>
      <w:marTop w:val="0"/>
      <w:marBottom w:val="0"/>
      <w:divBdr>
        <w:top w:val="none" w:sz="0" w:space="0" w:color="auto"/>
        <w:left w:val="none" w:sz="0" w:space="0" w:color="auto"/>
        <w:bottom w:val="none" w:sz="0" w:space="0" w:color="auto"/>
        <w:right w:val="none" w:sz="0" w:space="0" w:color="auto"/>
      </w:divBdr>
    </w:div>
    <w:div w:id="614217489">
      <w:marLeft w:val="640"/>
      <w:marRight w:val="0"/>
      <w:marTop w:val="0"/>
      <w:marBottom w:val="0"/>
      <w:divBdr>
        <w:top w:val="none" w:sz="0" w:space="0" w:color="auto"/>
        <w:left w:val="none" w:sz="0" w:space="0" w:color="auto"/>
        <w:bottom w:val="none" w:sz="0" w:space="0" w:color="auto"/>
        <w:right w:val="none" w:sz="0" w:space="0" w:color="auto"/>
      </w:divBdr>
    </w:div>
    <w:div w:id="614949536">
      <w:bodyDiv w:val="1"/>
      <w:marLeft w:val="0"/>
      <w:marRight w:val="0"/>
      <w:marTop w:val="0"/>
      <w:marBottom w:val="0"/>
      <w:divBdr>
        <w:top w:val="none" w:sz="0" w:space="0" w:color="auto"/>
        <w:left w:val="none" w:sz="0" w:space="0" w:color="auto"/>
        <w:bottom w:val="none" w:sz="0" w:space="0" w:color="auto"/>
        <w:right w:val="none" w:sz="0" w:space="0" w:color="auto"/>
      </w:divBdr>
      <w:divsChild>
        <w:div w:id="939723096">
          <w:marLeft w:val="640"/>
          <w:marRight w:val="0"/>
          <w:marTop w:val="0"/>
          <w:marBottom w:val="0"/>
          <w:divBdr>
            <w:top w:val="none" w:sz="0" w:space="0" w:color="auto"/>
            <w:left w:val="none" w:sz="0" w:space="0" w:color="auto"/>
            <w:bottom w:val="none" w:sz="0" w:space="0" w:color="auto"/>
            <w:right w:val="none" w:sz="0" w:space="0" w:color="auto"/>
          </w:divBdr>
        </w:div>
        <w:div w:id="480313582">
          <w:marLeft w:val="640"/>
          <w:marRight w:val="0"/>
          <w:marTop w:val="0"/>
          <w:marBottom w:val="0"/>
          <w:divBdr>
            <w:top w:val="none" w:sz="0" w:space="0" w:color="auto"/>
            <w:left w:val="none" w:sz="0" w:space="0" w:color="auto"/>
            <w:bottom w:val="none" w:sz="0" w:space="0" w:color="auto"/>
            <w:right w:val="none" w:sz="0" w:space="0" w:color="auto"/>
          </w:divBdr>
        </w:div>
        <w:div w:id="66612653">
          <w:marLeft w:val="640"/>
          <w:marRight w:val="0"/>
          <w:marTop w:val="0"/>
          <w:marBottom w:val="0"/>
          <w:divBdr>
            <w:top w:val="none" w:sz="0" w:space="0" w:color="auto"/>
            <w:left w:val="none" w:sz="0" w:space="0" w:color="auto"/>
            <w:bottom w:val="none" w:sz="0" w:space="0" w:color="auto"/>
            <w:right w:val="none" w:sz="0" w:space="0" w:color="auto"/>
          </w:divBdr>
        </w:div>
        <w:div w:id="168840131">
          <w:marLeft w:val="640"/>
          <w:marRight w:val="0"/>
          <w:marTop w:val="0"/>
          <w:marBottom w:val="0"/>
          <w:divBdr>
            <w:top w:val="none" w:sz="0" w:space="0" w:color="auto"/>
            <w:left w:val="none" w:sz="0" w:space="0" w:color="auto"/>
            <w:bottom w:val="none" w:sz="0" w:space="0" w:color="auto"/>
            <w:right w:val="none" w:sz="0" w:space="0" w:color="auto"/>
          </w:divBdr>
        </w:div>
        <w:div w:id="1664580252">
          <w:marLeft w:val="640"/>
          <w:marRight w:val="0"/>
          <w:marTop w:val="0"/>
          <w:marBottom w:val="0"/>
          <w:divBdr>
            <w:top w:val="none" w:sz="0" w:space="0" w:color="auto"/>
            <w:left w:val="none" w:sz="0" w:space="0" w:color="auto"/>
            <w:bottom w:val="none" w:sz="0" w:space="0" w:color="auto"/>
            <w:right w:val="none" w:sz="0" w:space="0" w:color="auto"/>
          </w:divBdr>
        </w:div>
        <w:div w:id="589244438">
          <w:marLeft w:val="640"/>
          <w:marRight w:val="0"/>
          <w:marTop w:val="0"/>
          <w:marBottom w:val="0"/>
          <w:divBdr>
            <w:top w:val="none" w:sz="0" w:space="0" w:color="auto"/>
            <w:left w:val="none" w:sz="0" w:space="0" w:color="auto"/>
            <w:bottom w:val="none" w:sz="0" w:space="0" w:color="auto"/>
            <w:right w:val="none" w:sz="0" w:space="0" w:color="auto"/>
          </w:divBdr>
        </w:div>
        <w:div w:id="1384794206">
          <w:marLeft w:val="640"/>
          <w:marRight w:val="0"/>
          <w:marTop w:val="0"/>
          <w:marBottom w:val="0"/>
          <w:divBdr>
            <w:top w:val="none" w:sz="0" w:space="0" w:color="auto"/>
            <w:left w:val="none" w:sz="0" w:space="0" w:color="auto"/>
            <w:bottom w:val="none" w:sz="0" w:space="0" w:color="auto"/>
            <w:right w:val="none" w:sz="0" w:space="0" w:color="auto"/>
          </w:divBdr>
        </w:div>
        <w:div w:id="1025861529">
          <w:marLeft w:val="640"/>
          <w:marRight w:val="0"/>
          <w:marTop w:val="0"/>
          <w:marBottom w:val="0"/>
          <w:divBdr>
            <w:top w:val="none" w:sz="0" w:space="0" w:color="auto"/>
            <w:left w:val="none" w:sz="0" w:space="0" w:color="auto"/>
            <w:bottom w:val="none" w:sz="0" w:space="0" w:color="auto"/>
            <w:right w:val="none" w:sz="0" w:space="0" w:color="auto"/>
          </w:divBdr>
        </w:div>
        <w:div w:id="1285693063">
          <w:marLeft w:val="640"/>
          <w:marRight w:val="0"/>
          <w:marTop w:val="0"/>
          <w:marBottom w:val="0"/>
          <w:divBdr>
            <w:top w:val="none" w:sz="0" w:space="0" w:color="auto"/>
            <w:left w:val="none" w:sz="0" w:space="0" w:color="auto"/>
            <w:bottom w:val="none" w:sz="0" w:space="0" w:color="auto"/>
            <w:right w:val="none" w:sz="0" w:space="0" w:color="auto"/>
          </w:divBdr>
        </w:div>
        <w:div w:id="2144496212">
          <w:marLeft w:val="640"/>
          <w:marRight w:val="0"/>
          <w:marTop w:val="0"/>
          <w:marBottom w:val="0"/>
          <w:divBdr>
            <w:top w:val="none" w:sz="0" w:space="0" w:color="auto"/>
            <w:left w:val="none" w:sz="0" w:space="0" w:color="auto"/>
            <w:bottom w:val="none" w:sz="0" w:space="0" w:color="auto"/>
            <w:right w:val="none" w:sz="0" w:space="0" w:color="auto"/>
          </w:divBdr>
        </w:div>
        <w:div w:id="1300764046">
          <w:marLeft w:val="640"/>
          <w:marRight w:val="0"/>
          <w:marTop w:val="0"/>
          <w:marBottom w:val="0"/>
          <w:divBdr>
            <w:top w:val="none" w:sz="0" w:space="0" w:color="auto"/>
            <w:left w:val="none" w:sz="0" w:space="0" w:color="auto"/>
            <w:bottom w:val="none" w:sz="0" w:space="0" w:color="auto"/>
            <w:right w:val="none" w:sz="0" w:space="0" w:color="auto"/>
          </w:divBdr>
        </w:div>
        <w:div w:id="1818717588">
          <w:marLeft w:val="640"/>
          <w:marRight w:val="0"/>
          <w:marTop w:val="0"/>
          <w:marBottom w:val="0"/>
          <w:divBdr>
            <w:top w:val="none" w:sz="0" w:space="0" w:color="auto"/>
            <w:left w:val="none" w:sz="0" w:space="0" w:color="auto"/>
            <w:bottom w:val="none" w:sz="0" w:space="0" w:color="auto"/>
            <w:right w:val="none" w:sz="0" w:space="0" w:color="auto"/>
          </w:divBdr>
        </w:div>
        <w:div w:id="124274051">
          <w:marLeft w:val="640"/>
          <w:marRight w:val="0"/>
          <w:marTop w:val="0"/>
          <w:marBottom w:val="0"/>
          <w:divBdr>
            <w:top w:val="none" w:sz="0" w:space="0" w:color="auto"/>
            <w:left w:val="none" w:sz="0" w:space="0" w:color="auto"/>
            <w:bottom w:val="none" w:sz="0" w:space="0" w:color="auto"/>
            <w:right w:val="none" w:sz="0" w:space="0" w:color="auto"/>
          </w:divBdr>
        </w:div>
        <w:div w:id="91827932">
          <w:marLeft w:val="640"/>
          <w:marRight w:val="0"/>
          <w:marTop w:val="0"/>
          <w:marBottom w:val="0"/>
          <w:divBdr>
            <w:top w:val="none" w:sz="0" w:space="0" w:color="auto"/>
            <w:left w:val="none" w:sz="0" w:space="0" w:color="auto"/>
            <w:bottom w:val="none" w:sz="0" w:space="0" w:color="auto"/>
            <w:right w:val="none" w:sz="0" w:space="0" w:color="auto"/>
          </w:divBdr>
        </w:div>
        <w:div w:id="1301307261">
          <w:marLeft w:val="640"/>
          <w:marRight w:val="0"/>
          <w:marTop w:val="0"/>
          <w:marBottom w:val="0"/>
          <w:divBdr>
            <w:top w:val="none" w:sz="0" w:space="0" w:color="auto"/>
            <w:left w:val="none" w:sz="0" w:space="0" w:color="auto"/>
            <w:bottom w:val="none" w:sz="0" w:space="0" w:color="auto"/>
            <w:right w:val="none" w:sz="0" w:space="0" w:color="auto"/>
          </w:divBdr>
        </w:div>
        <w:div w:id="1934851618">
          <w:marLeft w:val="640"/>
          <w:marRight w:val="0"/>
          <w:marTop w:val="0"/>
          <w:marBottom w:val="0"/>
          <w:divBdr>
            <w:top w:val="none" w:sz="0" w:space="0" w:color="auto"/>
            <w:left w:val="none" w:sz="0" w:space="0" w:color="auto"/>
            <w:bottom w:val="none" w:sz="0" w:space="0" w:color="auto"/>
            <w:right w:val="none" w:sz="0" w:space="0" w:color="auto"/>
          </w:divBdr>
        </w:div>
        <w:div w:id="1805541568">
          <w:marLeft w:val="640"/>
          <w:marRight w:val="0"/>
          <w:marTop w:val="0"/>
          <w:marBottom w:val="0"/>
          <w:divBdr>
            <w:top w:val="none" w:sz="0" w:space="0" w:color="auto"/>
            <w:left w:val="none" w:sz="0" w:space="0" w:color="auto"/>
            <w:bottom w:val="none" w:sz="0" w:space="0" w:color="auto"/>
            <w:right w:val="none" w:sz="0" w:space="0" w:color="auto"/>
          </w:divBdr>
        </w:div>
        <w:div w:id="882985724">
          <w:marLeft w:val="640"/>
          <w:marRight w:val="0"/>
          <w:marTop w:val="0"/>
          <w:marBottom w:val="0"/>
          <w:divBdr>
            <w:top w:val="none" w:sz="0" w:space="0" w:color="auto"/>
            <w:left w:val="none" w:sz="0" w:space="0" w:color="auto"/>
            <w:bottom w:val="none" w:sz="0" w:space="0" w:color="auto"/>
            <w:right w:val="none" w:sz="0" w:space="0" w:color="auto"/>
          </w:divBdr>
        </w:div>
        <w:div w:id="959921220">
          <w:marLeft w:val="640"/>
          <w:marRight w:val="0"/>
          <w:marTop w:val="0"/>
          <w:marBottom w:val="0"/>
          <w:divBdr>
            <w:top w:val="none" w:sz="0" w:space="0" w:color="auto"/>
            <w:left w:val="none" w:sz="0" w:space="0" w:color="auto"/>
            <w:bottom w:val="none" w:sz="0" w:space="0" w:color="auto"/>
            <w:right w:val="none" w:sz="0" w:space="0" w:color="auto"/>
          </w:divBdr>
        </w:div>
        <w:div w:id="1610814333">
          <w:marLeft w:val="640"/>
          <w:marRight w:val="0"/>
          <w:marTop w:val="0"/>
          <w:marBottom w:val="0"/>
          <w:divBdr>
            <w:top w:val="none" w:sz="0" w:space="0" w:color="auto"/>
            <w:left w:val="none" w:sz="0" w:space="0" w:color="auto"/>
            <w:bottom w:val="none" w:sz="0" w:space="0" w:color="auto"/>
            <w:right w:val="none" w:sz="0" w:space="0" w:color="auto"/>
          </w:divBdr>
        </w:div>
        <w:div w:id="1060055201">
          <w:marLeft w:val="640"/>
          <w:marRight w:val="0"/>
          <w:marTop w:val="0"/>
          <w:marBottom w:val="0"/>
          <w:divBdr>
            <w:top w:val="none" w:sz="0" w:space="0" w:color="auto"/>
            <w:left w:val="none" w:sz="0" w:space="0" w:color="auto"/>
            <w:bottom w:val="none" w:sz="0" w:space="0" w:color="auto"/>
            <w:right w:val="none" w:sz="0" w:space="0" w:color="auto"/>
          </w:divBdr>
        </w:div>
        <w:div w:id="445346564">
          <w:marLeft w:val="640"/>
          <w:marRight w:val="0"/>
          <w:marTop w:val="0"/>
          <w:marBottom w:val="0"/>
          <w:divBdr>
            <w:top w:val="none" w:sz="0" w:space="0" w:color="auto"/>
            <w:left w:val="none" w:sz="0" w:space="0" w:color="auto"/>
            <w:bottom w:val="none" w:sz="0" w:space="0" w:color="auto"/>
            <w:right w:val="none" w:sz="0" w:space="0" w:color="auto"/>
          </w:divBdr>
        </w:div>
        <w:div w:id="23405354">
          <w:marLeft w:val="640"/>
          <w:marRight w:val="0"/>
          <w:marTop w:val="0"/>
          <w:marBottom w:val="0"/>
          <w:divBdr>
            <w:top w:val="none" w:sz="0" w:space="0" w:color="auto"/>
            <w:left w:val="none" w:sz="0" w:space="0" w:color="auto"/>
            <w:bottom w:val="none" w:sz="0" w:space="0" w:color="auto"/>
            <w:right w:val="none" w:sz="0" w:space="0" w:color="auto"/>
          </w:divBdr>
        </w:div>
        <w:div w:id="1167405762">
          <w:marLeft w:val="640"/>
          <w:marRight w:val="0"/>
          <w:marTop w:val="0"/>
          <w:marBottom w:val="0"/>
          <w:divBdr>
            <w:top w:val="none" w:sz="0" w:space="0" w:color="auto"/>
            <w:left w:val="none" w:sz="0" w:space="0" w:color="auto"/>
            <w:bottom w:val="none" w:sz="0" w:space="0" w:color="auto"/>
            <w:right w:val="none" w:sz="0" w:space="0" w:color="auto"/>
          </w:divBdr>
        </w:div>
        <w:div w:id="474178039">
          <w:marLeft w:val="640"/>
          <w:marRight w:val="0"/>
          <w:marTop w:val="0"/>
          <w:marBottom w:val="0"/>
          <w:divBdr>
            <w:top w:val="none" w:sz="0" w:space="0" w:color="auto"/>
            <w:left w:val="none" w:sz="0" w:space="0" w:color="auto"/>
            <w:bottom w:val="none" w:sz="0" w:space="0" w:color="auto"/>
            <w:right w:val="none" w:sz="0" w:space="0" w:color="auto"/>
          </w:divBdr>
        </w:div>
        <w:div w:id="239994146">
          <w:marLeft w:val="640"/>
          <w:marRight w:val="0"/>
          <w:marTop w:val="0"/>
          <w:marBottom w:val="0"/>
          <w:divBdr>
            <w:top w:val="none" w:sz="0" w:space="0" w:color="auto"/>
            <w:left w:val="none" w:sz="0" w:space="0" w:color="auto"/>
            <w:bottom w:val="none" w:sz="0" w:space="0" w:color="auto"/>
            <w:right w:val="none" w:sz="0" w:space="0" w:color="auto"/>
          </w:divBdr>
        </w:div>
        <w:div w:id="2028100153">
          <w:marLeft w:val="640"/>
          <w:marRight w:val="0"/>
          <w:marTop w:val="0"/>
          <w:marBottom w:val="0"/>
          <w:divBdr>
            <w:top w:val="none" w:sz="0" w:space="0" w:color="auto"/>
            <w:left w:val="none" w:sz="0" w:space="0" w:color="auto"/>
            <w:bottom w:val="none" w:sz="0" w:space="0" w:color="auto"/>
            <w:right w:val="none" w:sz="0" w:space="0" w:color="auto"/>
          </w:divBdr>
        </w:div>
        <w:div w:id="180359625">
          <w:marLeft w:val="640"/>
          <w:marRight w:val="0"/>
          <w:marTop w:val="0"/>
          <w:marBottom w:val="0"/>
          <w:divBdr>
            <w:top w:val="none" w:sz="0" w:space="0" w:color="auto"/>
            <w:left w:val="none" w:sz="0" w:space="0" w:color="auto"/>
            <w:bottom w:val="none" w:sz="0" w:space="0" w:color="auto"/>
            <w:right w:val="none" w:sz="0" w:space="0" w:color="auto"/>
          </w:divBdr>
        </w:div>
        <w:div w:id="341980503">
          <w:marLeft w:val="640"/>
          <w:marRight w:val="0"/>
          <w:marTop w:val="0"/>
          <w:marBottom w:val="0"/>
          <w:divBdr>
            <w:top w:val="none" w:sz="0" w:space="0" w:color="auto"/>
            <w:left w:val="none" w:sz="0" w:space="0" w:color="auto"/>
            <w:bottom w:val="none" w:sz="0" w:space="0" w:color="auto"/>
            <w:right w:val="none" w:sz="0" w:space="0" w:color="auto"/>
          </w:divBdr>
        </w:div>
        <w:div w:id="853693411">
          <w:marLeft w:val="640"/>
          <w:marRight w:val="0"/>
          <w:marTop w:val="0"/>
          <w:marBottom w:val="0"/>
          <w:divBdr>
            <w:top w:val="none" w:sz="0" w:space="0" w:color="auto"/>
            <w:left w:val="none" w:sz="0" w:space="0" w:color="auto"/>
            <w:bottom w:val="none" w:sz="0" w:space="0" w:color="auto"/>
            <w:right w:val="none" w:sz="0" w:space="0" w:color="auto"/>
          </w:divBdr>
        </w:div>
        <w:div w:id="1211307889">
          <w:marLeft w:val="640"/>
          <w:marRight w:val="0"/>
          <w:marTop w:val="0"/>
          <w:marBottom w:val="0"/>
          <w:divBdr>
            <w:top w:val="none" w:sz="0" w:space="0" w:color="auto"/>
            <w:left w:val="none" w:sz="0" w:space="0" w:color="auto"/>
            <w:bottom w:val="none" w:sz="0" w:space="0" w:color="auto"/>
            <w:right w:val="none" w:sz="0" w:space="0" w:color="auto"/>
          </w:divBdr>
        </w:div>
        <w:div w:id="799112559">
          <w:marLeft w:val="640"/>
          <w:marRight w:val="0"/>
          <w:marTop w:val="0"/>
          <w:marBottom w:val="0"/>
          <w:divBdr>
            <w:top w:val="none" w:sz="0" w:space="0" w:color="auto"/>
            <w:left w:val="none" w:sz="0" w:space="0" w:color="auto"/>
            <w:bottom w:val="none" w:sz="0" w:space="0" w:color="auto"/>
            <w:right w:val="none" w:sz="0" w:space="0" w:color="auto"/>
          </w:divBdr>
        </w:div>
        <w:div w:id="1505166564">
          <w:marLeft w:val="640"/>
          <w:marRight w:val="0"/>
          <w:marTop w:val="0"/>
          <w:marBottom w:val="0"/>
          <w:divBdr>
            <w:top w:val="none" w:sz="0" w:space="0" w:color="auto"/>
            <w:left w:val="none" w:sz="0" w:space="0" w:color="auto"/>
            <w:bottom w:val="none" w:sz="0" w:space="0" w:color="auto"/>
            <w:right w:val="none" w:sz="0" w:space="0" w:color="auto"/>
          </w:divBdr>
        </w:div>
        <w:div w:id="125969956">
          <w:marLeft w:val="640"/>
          <w:marRight w:val="0"/>
          <w:marTop w:val="0"/>
          <w:marBottom w:val="0"/>
          <w:divBdr>
            <w:top w:val="none" w:sz="0" w:space="0" w:color="auto"/>
            <w:left w:val="none" w:sz="0" w:space="0" w:color="auto"/>
            <w:bottom w:val="none" w:sz="0" w:space="0" w:color="auto"/>
            <w:right w:val="none" w:sz="0" w:space="0" w:color="auto"/>
          </w:divBdr>
        </w:div>
        <w:div w:id="626357775">
          <w:marLeft w:val="640"/>
          <w:marRight w:val="0"/>
          <w:marTop w:val="0"/>
          <w:marBottom w:val="0"/>
          <w:divBdr>
            <w:top w:val="none" w:sz="0" w:space="0" w:color="auto"/>
            <w:left w:val="none" w:sz="0" w:space="0" w:color="auto"/>
            <w:bottom w:val="none" w:sz="0" w:space="0" w:color="auto"/>
            <w:right w:val="none" w:sz="0" w:space="0" w:color="auto"/>
          </w:divBdr>
        </w:div>
        <w:div w:id="1448692630">
          <w:marLeft w:val="640"/>
          <w:marRight w:val="0"/>
          <w:marTop w:val="0"/>
          <w:marBottom w:val="0"/>
          <w:divBdr>
            <w:top w:val="none" w:sz="0" w:space="0" w:color="auto"/>
            <w:left w:val="none" w:sz="0" w:space="0" w:color="auto"/>
            <w:bottom w:val="none" w:sz="0" w:space="0" w:color="auto"/>
            <w:right w:val="none" w:sz="0" w:space="0" w:color="auto"/>
          </w:divBdr>
        </w:div>
        <w:div w:id="1294020220">
          <w:marLeft w:val="640"/>
          <w:marRight w:val="0"/>
          <w:marTop w:val="0"/>
          <w:marBottom w:val="0"/>
          <w:divBdr>
            <w:top w:val="none" w:sz="0" w:space="0" w:color="auto"/>
            <w:left w:val="none" w:sz="0" w:space="0" w:color="auto"/>
            <w:bottom w:val="none" w:sz="0" w:space="0" w:color="auto"/>
            <w:right w:val="none" w:sz="0" w:space="0" w:color="auto"/>
          </w:divBdr>
        </w:div>
        <w:div w:id="2021001929">
          <w:marLeft w:val="640"/>
          <w:marRight w:val="0"/>
          <w:marTop w:val="0"/>
          <w:marBottom w:val="0"/>
          <w:divBdr>
            <w:top w:val="none" w:sz="0" w:space="0" w:color="auto"/>
            <w:left w:val="none" w:sz="0" w:space="0" w:color="auto"/>
            <w:bottom w:val="none" w:sz="0" w:space="0" w:color="auto"/>
            <w:right w:val="none" w:sz="0" w:space="0" w:color="auto"/>
          </w:divBdr>
        </w:div>
        <w:div w:id="876545770">
          <w:marLeft w:val="640"/>
          <w:marRight w:val="0"/>
          <w:marTop w:val="0"/>
          <w:marBottom w:val="0"/>
          <w:divBdr>
            <w:top w:val="none" w:sz="0" w:space="0" w:color="auto"/>
            <w:left w:val="none" w:sz="0" w:space="0" w:color="auto"/>
            <w:bottom w:val="none" w:sz="0" w:space="0" w:color="auto"/>
            <w:right w:val="none" w:sz="0" w:space="0" w:color="auto"/>
          </w:divBdr>
        </w:div>
        <w:div w:id="654263772">
          <w:marLeft w:val="640"/>
          <w:marRight w:val="0"/>
          <w:marTop w:val="0"/>
          <w:marBottom w:val="0"/>
          <w:divBdr>
            <w:top w:val="none" w:sz="0" w:space="0" w:color="auto"/>
            <w:left w:val="none" w:sz="0" w:space="0" w:color="auto"/>
            <w:bottom w:val="none" w:sz="0" w:space="0" w:color="auto"/>
            <w:right w:val="none" w:sz="0" w:space="0" w:color="auto"/>
          </w:divBdr>
        </w:div>
        <w:div w:id="1344285107">
          <w:marLeft w:val="640"/>
          <w:marRight w:val="0"/>
          <w:marTop w:val="0"/>
          <w:marBottom w:val="0"/>
          <w:divBdr>
            <w:top w:val="none" w:sz="0" w:space="0" w:color="auto"/>
            <w:left w:val="none" w:sz="0" w:space="0" w:color="auto"/>
            <w:bottom w:val="none" w:sz="0" w:space="0" w:color="auto"/>
            <w:right w:val="none" w:sz="0" w:space="0" w:color="auto"/>
          </w:divBdr>
        </w:div>
        <w:div w:id="1579170532">
          <w:marLeft w:val="640"/>
          <w:marRight w:val="0"/>
          <w:marTop w:val="0"/>
          <w:marBottom w:val="0"/>
          <w:divBdr>
            <w:top w:val="none" w:sz="0" w:space="0" w:color="auto"/>
            <w:left w:val="none" w:sz="0" w:space="0" w:color="auto"/>
            <w:bottom w:val="none" w:sz="0" w:space="0" w:color="auto"/>
            <w:right w:val="none" w:sz="0" w:space="0" w:color="auto"/>
          </w:divBdr>
        </w:div>
        <w:div w:id="1701861294">
          <w:marLeft w:val="640"/>
          <w:marRight w:val="0"/>
          <w:marTop w:val="0"/>
          <w:marBottom w:val="0"/>
          <w:divBdr>
            <w:top w:val="none" w:sz="0" w:space="0" w:color="auto"/>
            <w:left w:val="none" w:sz="0" w:space="0" w:color="auto"/>
            <w:bottom w:val="none" w:sz="0" w:space="0" w:color="auto"/>
            <w:right w:val="none" w:sz="0" w:space="0" w:color="auto"/>
          </w:divBdr>
        </w:div>
        <w:div w:id="1441492706">
          <w:marLeft w:val="640"/>
          <w:marRight w:val="0"/>
          <w:marTop w:val="0"/>
          <w:marBottom w:val="0"/>
          <w:divBdr>
            <w:top w:val="none" w:sz="0" w:space="0" w:color="auto"/>
            <w:left w:val="none" w:sz="0" w:space="0" w:color="auto"/>
            <w:bottom w:val="none" w:sz="0" w:space="0" w:color="auto"/>
            <w:right w:val="none" w:sz="0" w:space="0" w:color="auto"/>
          </w:divBdr>
        </w:div>
        <w:div w:id="1394936323">
          <w:marLeft w:val="640"/>
          <w:marRight w:val="0"/>
          <w:marTop w:val="0"/>
          <w:marBottom w:val="0"/>
          <w:divBdr>
            <w:top w:val="none" w:sz="0" w:space="0" w:color="auto"/>
            <w:left w:val="none" w:sz="0" w:space="0" w:color="auto"/>
            <w:bottom w:val="none" w:sz="0" w:space="0" w:color="auto"/>
            <w:right w:val="none" w:sz="0" w:space="0" w:color="auto"/>
          </w:divBdr>
        </w:div>
        <w:div w:id="398795824">
          <w:marLeft w:val="640"/>
          <w:marRight w:val="0"/>
          <w:marTop w:val="0"/>
          <w:marBottom w:val="0"/>
          <w:divBdr>
            <w:top w:val="none" w:sz="0" w:space="0" w:color="auto"/>
            <w:left w:val="none" w:sz="0" w:space="0" w:color="auto"/>
            <w:bottom w:val="none" w:sz="0" w:space="0" w:color="auto"/>
            <w:right w:val="none" w:sz="0" w:space="0" w:color="auto"/>
          </w:divBdr>
        </w:div>
        <w:div w:id="691951639">
          <w:marLeft w:val="640"/>
          <w:marRight w:val="0"/>
          <w:marTop w:val="0"/>
          <w:marBottom w:val="0"/>
          <w:divBdr>
            <w:top w:val="none" w:sz="0" w:space="0" w:color="auto"/>
            <w:left w:val="none" w:sz="0" w:space="0" w:color="auto"/>
            <w:bottom w:val="none" w:sz="0" w:space="0" w:color="auto"/>
            <w:right w:val="none" w:sz="0" w:space="0" w:color="auto"/>
          </w:divBdr>
        </w:div>
        <w:div w:id="1722435673">
          <w:marLeft w:val="640"/>
          <w:marRight w:val="0"/>
          <w:marTop w:val="0"/>
          <w:marBottom w:val="0"/>
          <w:divBdr>
            <w:top w:val="none" w:sz="0" w:space="0" w:color="auto"/>
            <w:left w:val="none" w:sz="0" w:space="0" w:color="auto"/>
            <w:bottom w:val="none" w:sz="0" w:space="0" w:color="auto"/>
            <w:right w:val="none" w:sz="0" w:space="0" w:color="auto"/>
          </w:divBdr>
        </w:div>
        <w:div w:id="994263854">
          <w:marLeft w:val="640"/>
          <w:marRight w:val="0"/>
          <w:marTop w:val="0"/>
          <w:marBottom w:val="0"/>
          <w:divBdr>
            <w:top w:val="none" w:sz="0" w:space="0" w:color="auto"/>
            <w:left w:val="none" w:sz="0" w:space="0" w:color="auto"/>
            <w:bottom w:val="none" w:sz="0" w:space="0" w:color="auto"/>
            <w:right w:val="none" w:sz="0" w:space="0" w:color="auto"/>
          </w:divBdr>
        </w:div>
        <w:div w:id="1857618481">
          <w:marLeft w:val="640"/>
          <w:marRight w:val="0"/>
          <w:marTop w:val="0"/>
          <w:marBottom w:val="0"/>
          <w:divBdr>
            <w:top w:val="none" w:sz="0" w:space="0" w:color="auto"/>
            <w:left w:val="none" w:sz="0" w:space="0" w:color="auto"/>
            <w:bottom w:val="none" w:sz="0" w:space="0" w:color="auto"/>
            <w:right w:val="none" w:sz="0" w:space="0" w:color="auto"/>
          </w:divBdr>
        </w:div>
        <w:div w:id="1828477864">
          <w:marLeft w:val="640"/>
          <w:marRight w:val="0"/>
          <w:marTop w:val="0"/>
          <w:marBottom w:val="0"/>
          <w:divBdr>
            <w:top w:val="none" w:sz="0" w:space="0" w:color="auto"/>
            <w:left w:val="none" w:sz="0" w:space="0" w:color="auto"/>
            <w:bottom w:val="none" w:sz="0" w:space="0" w:color="auto"/>
            <w:right w:val="none" w:sz="0" w:space="0" w:color="auto"/>
          </w:divBdr>
        </w:div>
      </w:divsChild>
    </w:div>
    <w:div w:id="616059620">
      <w:bodyDiv w:val="1"/>
      <w:marLeft w:val="0"/>
      <w:marRight w:val="0"/>
      <w:marTop w:val="0"/>
      <w:marBottom w:val="0"/>
      <w:divBdr>
        <w:top w:val="none" w:sz="0" w:space="0" w:color="auto"/>
        <w:left w:val="none" w:sz="0" w:space="0" w:color="auto"/>
        <w:bottom w:val="none" w:sz="0" w:space="0" w:color="auto"/>
        <w:right w:val="none" w:sz="0" w:space="0" w:color="auto"/>
      </w:divBdr>
    </w:div>
    <w:div w:id="616646880">
      <w:marLeft w:val="640"/>
      <w:marRight w:val="0"/>
      <w:marTop w:val="0"/>
      <w:marBottom w:val="0"/>
      <w:divBdr>
        <w:top w:val="none" w:sz="0" w:space="0" w:color="auto"/>
        <w:left w:val="none" w:sz="0" w:space="0" w:color="auto"/>
        <w:bottom w:val="none" w:sz="0" w:space="0" w:color="auto"/>
        <w:right w:val="none" w:sz="0" w:space="0" w:color="auto"/>
      </w:divBdr>
    </w:div>
    <w:div w:id="617763276">
      <w:bodyDiv w:val="1"/>
      <w:marLeft w:val="0"/>
      <w:marRight w:val="0"/>
      <w:marTop w:val="0"/>
      <w:marBottom w:val="0"/>
      <w:divBdr>
        <w:top w:val="none" w:sz="0" w:space="0" w:color="auto"/>
        <w:left w:val="none" w:sz="0" w:space="0" w:color="auto"/>
        <w:bottom w:val="none" w:sz="0" w:space="0" w:color="auto"/>
        <w:right w:val="none" w:sz="0" w:space="0" w:color="auto"/>
      </w:divBdr>
      <w:divsChild>
        <w:div w:id="4217012">
          <w:marLeft w:val="640"/>
          <w:marRight w:val="0"/>
          <w:marTop w:val="0"/>
          <w:marBottom w:val="0"/>
          <w:divBdr>
            <w:top w:val="none" w:sz="0" w:space="0" w:color="auto"/>
            <w:left w:val="none" w:sz="0" w:space="0" w:color="auto"/>
            <w:bottom w:val="none" w:sz="0" w:space="0" w:color="auto"/>
            <w:right w:val="none" w:sz="0" w:space="0" w:color="auto"/>
          </w:divBdr>
        </w:div>
        <w:div w:id="18549976">
          <w:marLeft w:val="640"/>
          <w:marRight w:val="0"/>
          <w:marTop w:val="0"/>
          <w:marBottom w:val="0"/>
          <w:divBdr>
            <w:top w:val="none" w:sz="0" w:space="0" w:color="auto"/>
            <w:left w:val="none" w:sz="0" w:space="0" w:color="auto"/>
            <w:bottom w:val="none" w:sz="0" w:space="0" w:color="auto"/>
            <w:right w:val="none" w:sz="0" w:space="0" w:color="auto"/>
          </w:divBdr>
        </w:div>
        <w:div w:id="22680005">
          <w:marLeft w:val="640"/>
          <w:marRight w:val="0"/>
          <w:marTop w:val="0"/>
          <w:marBottom w:val="0"/>
          <w:divBdr>
            <w:top w:val="none" w:sz="0" w:space="0" w:color="auto"/>
            <w:left w:val="none" w:sz="0" w:space="0" w:color="auto"/>
            <w:bottom w:val="none" w:sz="0" w:space="0" w:color="auto"/>
            <w:right w:val="none" w:sz="0" w:space="0" w:color="auto"/>
          </w:divBdr>
        </w:div>
        <w:div w:id="113907020">
          <w:marLeft w:val="640"/>
          <w:marRight w:val="0"/>
          <w:marTop w:val="0"/>
          <w:marBottom w:val="0"/>
          <w:divBdr>
            <w:top w:val="none" w:sz="0" w:space="0" w:color="auto"/>
            <w:left w:val="none" w:sz="0" w:space="0" w:color="auto"/>
            <w:bottom w:val="none" w:sz="0" w:space="0" w:color="auto"/>
            <w:right w:val="none" w:sz="0" w:space="0" w:color="auto"/>
          </w:divBdr>
        </w:div>
        <w:div w:id="270431547">
          <w:marLeft w:val="640"/>
          <w:marRight w:val="0"/>
          <w:marTop w:val="0"/>
          <w:marBottom w:val="0"/>
          <w:divBdr>
            <w:top w:val="none" w:sz="0" w:space="0" w:color="auto"/>
            <w:left w:val="none" w:sz="0" w:space="0" w:color="auto"/>
            <w:bottom w:val="none" w:sz="0" w:space="0" w:color="auto"/>
            <w:right w:val="none" w:sz="0" w:space="0" w:color="auto"/>
          </w:divBdr>
        </w:div>
        <w:div w:id="310409620">
          <w:marLeft w:val="640"/>
          <w:marRight w:val="0"/>
          <w:marTop w:val="0"/>
          <w:marBottom w:val="0"/>
          <w:divBdr>
            <w:top w:val="none" w:sz="0" w:space="0" w:color="auto"/>
            <w:left w:val="none" w:sz="0" w:space="0" w:color="auto"/>
            <w:bottom w:val="none" w:sz="0" w:space="0" w:color="auto"/>
            <w:right w:val="none" w:sz="0" w:space="0" w:color="auto"/>
          </w:divBdr>
        </w:div>
        <w:div w:id="354230035">
          <w:marLeft w:val="640"/>
          <w:marRight w:val="0"/>
          <w:marTop w:val="0"/>
          <w:marBottom w:val="0"/>
          <w:divBdr>
            <w:top w:val="none" w:sz="0" w:space="0" w:color="auto"/>
            <w:left w:val="none" w:sz="0" w:space="0" w:color="auto"/>
            <w:bottom w:val="none" w:sz="0" w:space="0" w:color="auto"/>
            <w:right w:val="none" w:sz="0" w:space="0" w:color="auto"/>
          </w:divBdr>
        </w:div>
        <w:div w:id="426004152">
          <w:marLeft w:val="640"/>
          <w:marRight w:val="0"/>
          <w:marTop w:val="0"/>
          <w:marBottom w:val="0"/>
          <w:divBdr>
            <w:top w:val="none" w:sz="0" w:space="0" w:color="auto"/>
            <w:left w:val="none" w:sz="0" w:space="0" w:color="auto"/>
            <w:bottom w:val="none" w:sz="0" w:space="0" w:color="auto"/>
            <w:right w:val="none" w:sz="0" w:space="0" w:color="auto"/>
          </w:divBdr>
        </w:div>
        <w:div w:id="512912699">
          <w:marLeft w:val="640"/>
          <w:marRight w:val="0"/>
          <w:marTop w:val="0"/>
          <w:marBottom w:val="0"/>
          <w:divBdr>
            <w:top w:val="none" w:sz="0" w:space="0" w:color="auto"/>
            <w:left w:val="none" w:sz="0" w:space="0" w:color="auto"/>
            <w:bottom w:val="none" w:sz="0" w:space="0" w:color="auto"/>
            <w:right w:val="none" w:sz="0" w:space="0" w:color="auto"/>
          </w:divBdr>
        </w:div>
        <w:div w:id="553278194">
          <w:marLeft w:val="640"/>
          <w:marRight w:val="0"/>
          <w:marTop w:val="0"/>
          <w:marBottom w:val="0"/>
          <w:divBdr>
            <w:top w:val="none" w:sz="0" w:space="0" w:color="auto"/>
            <w:left w:val="none" w:sz="0" w:space="0" w:color="auto"/>
            <w:bottom w:val="none" w:sz="0" w:space="0" w:color="auto"/>
            <w:right w:val="none" w:sz="0" w:space="0" w:color="auto"/>
          </w:divBdr>
        </w:div>
        <w:div w:id="570773751">
          <w:marLeft w:val="640"/>
          <w:marRight w:val="0"/>
          <w:marTop w:val="0"/>
          <w:marBottom w:val="0"/>
          <w:divBdr>
            <w:top w:val="none" w:sz="0" w:space="0" w:color="auto"/>
            <w:left w:val="none" w:sz="0" w:space="0" w:color="auto"/>
            <w:bottom w:val="none" w:sz="0" w:space="0" w:color="auto"/>
            <w:right w:val="none" w:sz="0" w:space="0" w:color="auto"/>
          </w:divBdr>
        </w:div>
        <w:div w:id="575238925">
          <w:marLeft w:val="640"/>
          <w:marRight w:val="0"/>
          <w:marTop w:val="0"/>
          <w:marBottom w:val="0"/>
          <w:divBdr>
            <w:top w:val="none" w:sz="0" w:space="0" w:color="auto"/>
            <w:left w:val="none" w:sz="0" w:space="0" w:color="auto"/>
            <w:bottom w:val="none" w:sz="0" w:space="0" w:color="auto"/>
            <w:right w:val="none" w:sz="0" w:space="0" w:color="auto"/>
          </w:divBdr>
        </w:div>
        <w:div w:id="610163475">
          <w:marLeft w:val="640"/>
          <w:marRight w:val="0"/>
          <w:marTop w:val="0"/>
          <w:marBottom w:val="0"/>
          <w:divBdr>
            <w:top w:val="none" w:sz="0" w:space="0" w:color="auto"/>
            <w:left w:val="none" w:sz="0" w:space="0" w:color="auto"/>
            <w:bottom w:val="none" w:sz="0" w:space="0" w:color="auto"/>
            <w:right w:val="none" w:sz="0" w:space="0" w:color="auto"/>
          </w:divBdr>
        </w:div>
        <w:div w:id="624313416">
          <w:marLeft w:val="640"/>
          <w:marRight w:val="0"/>
          <w:marTop w:val="0"/>
          <w:marBottom w:val="0"/>
          <w:divBdr>
            <w:top w:val="none" w:sz="0" w:space="0" w:color="auto"/>
            <w:left w:val="none" w:sz="0" w:space="0" w:color="auto"/>
            <w:bottom w:val="none" w:sz="0" w:space="0" w:color="auto"/>
            <w:right w:val="none" w:sz="0" w:space="0" w:color="auto"/>
          </w:divBdr>
        </w:div>
        <w:div w:id="655838407">
          <w:marLeft w:val="640"/>
          <w:marRight w:val="0"/>
          <w:marTop w:val="0"/>
          <w:marBottom w:val="0"/>
          <w:divBdr>
            <w:top w:val="none" w:sz="0" w:space="0" w:color="auto"/>
            <w:left w:val="none" w:sz="0" w:space="0" w:color="auto"/>
            <w:bottom w:val="none" w:sz="0" w:space="0" w:color="auto"/>
            <w:right w:val="none" w:sz="0" w:space="0" w:color="auto"/>
          </w:divBdr>
        </w:div>
        <w:div w:id="714817343">
          <w:marLeft w:val="640"/>
          <w:marRight w:val="0"/>
          <w:marTop w:val="0"/>
          <w:marBottom w:val="0"/>
          <w:divBdr>
            <w:top w:val="none" w:sz="0" w:space="0" w:color="auto"/>
            <w:left w:val="none" w:sz="0" w:space="0" w:color="auto"/>
            <w:bottom w:val="none" w:sz="0" w:space="0" w:color="auto"/>
            <w:right w:val="none" w:sz="0" w:space="0" w:color="auto"/>
          </w:divBdr>
        </w:div>
        <w:div w:id="745105378">
          <w:marLeft w:val="640"/>
          <w:marRight w:val="0"/>
          <w:marTop w:val="0"/>
          <w:marBottom w:val="0"/>
          <w:divBdr>
            <w:top w:val="none" w:sz="0" w:space="0" w:color="auto"/>
            <w:left w:val="none" w:sz="0" w:space="0" w:color="auto"/>
            <w:bottom w:val="none" w:sz="0" w:space="0" w:color="auto"/>
            <w:right w:val="none" w:sz="0" w:space="0" w:color="auto"/>
          </w:divBdr>
        </w:div>
        <w:div w:id="770391740">
          <w:marLeft w:val="640"/>
          <w:marRight w:val="0"/>
          <w:marTop w:val="0"/>
          <w:marBottom w:val="0"/>
          <w:divBdr>
            <w:top w:val="none" w:sz="0" w:space="0" w:color="auto"/>
            <w:left w:val="none" w:sz="0" w:space="0" w:color="auto"/>
            <w:bottom w:val="none" w:sz="0" w:space="0" w:color="auto"/>
            <w:right w:val="none" w:sz="0" w:space="0" w:color="auto"/>
          </w:divBdr>
        </w:div>
        <w:div w:id="834152846">
          <w:marLeft w:val="640"/>
          <w:marRight w:val="0"/>
          <w:marTop w:val="0"/>
          <w:marBottom w:val="0"/>
          <w:divBdr>
            <w:top w:val="none" w:sz="0" w:space="0" w:color="auto"/>
            <w:left w:val="none" w:sz="0" w:space="0" w:color="auto"/>
            <w:bottom w:val="none" w:sz="0" w:space="0" w:color="auto"/>
            <w:right w:val="none" w:sz="0" w:space="0" w:color="auto"/>
          </w:divBdr>
        </w:div>
        <w:div w:id="876624836">
          <w:marLeft w:val="640"/>
          <w:marRight w:val="0"/>
          <w:marTop w:val="0"/>
          <w:marBottom w:val="0"/>
          <w:divBdr>
            <w:top w:val="none" w:sz="0" w:space="0" w:color="auto"/>
            <w:left w:val="none" w:sz="0" w:space="0" w:color="auto"/>
            <w:bottom w:val="none" w:sz="0" w:space="0" w:color="auto"/>
            <w:right w:val="none" w:sz="0" w:space="0" w:color="auto"/>
          </w:divBdr>
        </w:div>
        <w:div w:id="877543211">
          <w:marLeft w:val="640"/>
          <w:marRight w:val="0"/>
          <w:marTop w:val="0"/>
          <w:marBottom w:val="0"/>
          <w:divBdr>
            <w:top w:val="none" w:sz="0" w:space="0" w:color="auto"/>
            <w:left w:val="none" w:sz="0" w:space="0" w:color="auto"/>
            <w:bottom w:val="none" w:sz="0" w:space="0" w:color="auto"/>
            <w:right w:val="none" w:sz="0" w:space="0" w:color="auto"/>
          </w:divBdr>
        </w:div>
        <w:div w:id="894124941">
          <w:marLeft w:val="640"/>
          <w:marRight w:val="0"/>
          <w:marTop w:val="0"/>
          <w:marBottom w:val="0"/>
          <w:divBdr>
            <w:top w:val="none" w:sz="0" w:space="0" w:color="auto"/>
            <w:left w:val="none" w:sz="0" w:space="0" w:color="auto"/>
            <w:bottom w:val="none" w:sz="0" w:space="0" w:color="auto"/>
            <w:right w:val="none" w:sz="0" w:space="0" w:color="auto"/>
          </w:divBdr>
        </w:div>
        <w:div w:id="965812257">
          <w:marLeft w:val="640"/>
          <w:marRight w:val="0"/>
          <w:marTop w:val="0"/>
          <w:marBottom w:val="0"/>
          <w:divBdr>
            <w:top w:val="none" w:sz="0" w:space="0" w:color="auto"/>
            <w:left w:val="none" w:sz="0" w:space="0" w:color="auto"/>
            <w:bottom w:val="none" w:sz="0" w:space="0" w:color="auto"/>
            <w:right w:val="none" w:sz="0" w:space="0" w:color="auto"/>
          </w:divBdr>
        </w:div>
        <w:div w:id="1004745272">
          <w:marLeft w:val="640"/>
          <w:marRight w:val="0"/>
          <w:marTop w:val="0"/>
          <w:marBottom w:val="0"/>
          <w:divBdr>
            <w:top w:val="none" w:sz="0" w:space="0" w:color="auto"/>
            <w:left w:val="none" w:sz="0" w:space="0" w:color="auto"/>
            <w:bottom w:val="none" w:sz="0" w:space="0" w:color="auto"/>
            <w:right w:val="none" w:sz="0" w:space="0" w:color="auto"/>
          </w:divBdr>
        </w:div>
        <w:div w:id="1018970423">
          <w:marLeft w:val="640"/>
          <w:marRight w:val="0"/>
          <w:marTop w:val="0"/>
          <w:marBottom w:val="0"/>
          <w:divBdr>
            <w:top w:val="none" w:sz="0" w:space="0" w:color="auto"/>
            <w:left w:val="none" w:sz="0" w:space="0" w:color="auto"/>
            <w:bottom w:val="none" w:sz="0" w:space="0" w:color="auto"/>
            <w:right w:val="none" w:sz="0" w:space="0" w:color="auto"/>
          </w:divBdr>
        </w:div>
        <w:div w:id="1030953159">
          <w:marLeft w:val="640"/>
          <w:marRight w:val="0"/>
          <w:marTop w:val="0"/>
          <w:marBottom w:val="0"/>
          <w:divBdr>
            <w:top w:val="none" w:sz="0" w:space="0" w:color="auto"/>
            <w:left w:val="none" w:sz="0" w:space="0" w:color="auto"/>
            <w:bottom w:val="none" w:sz="0" w:space="0" w:color="auto"/>
            <w:right w:val="none" w:sz="0" w:space="0" w:color="auto"/>
          </w:divBdr>
        </w:div>
        <w:div w:id="1099986151">
          <w:marLeft w:val="640"/>
          <w:marRight w:val="0"/>
          <w:marTop w:val="0"/>
          <w:marBottom w:val="0"/>
          <w:divBdr>
            <w:top w:val="none" w:sz="0" w:space="0" w:color="auto"/>
            <w:left w:val="none" w:sz="0" w:space="0" w:color="auto"/>
            <w:bottom w:val="none" w:sz="0" w:space="0" w:color="auto"/>
            <w:right w:val="none" w:sz="0" w:space="0" w:color="auto"/>
          </w:divBdr>
        </w:div>
        <w:div w:id="1159612251">
          <w:marLeft w:val="640"/>
          <w:marRight w:val="0"/>
          <w:marTop w:val="0"/>
          <w:marBottom w:val="0"/>
          <w:divBdr>
            <w:top w:val="none" w:sz="0" w:space="0" w:color="auto"/>
            <w:left w:val="none" w:sz="0" w:space="0" w:color="auto"/>
            <w:bottom w:val="none" w:sz="0" w:space="0" w:color="auto"/>
            <w:right w:val="none" w:sz="0" w:space="0" w:color="auto"/>
          </w:divBdr>
        </w:div>
        <w:div w:id="1160923932">
          <w:marLeft w:val="640"/>
          <w:marRight w:val="0"/>
          <w:marTop w:val="0"/>
          <w:marBottom w:val="0"/>
          <w:divBdr>
            <w:top w:val="none" w:sz="0" w:space="0" w:color="auto"/>
            <w:left w:val="none" w:sz="0" w:space="0" w:color="auto"/>
            <w:bottom w:val="none" w:sz="0" w:space="0" w:color="auto"/>
            <w:right w:val="none" w:sz="0" w:space="0" w:color="auto"/>
          </w:divBdr>
        </w:div>
        <w:div w:id="1173373150">
          <w:marLeft w:val="640"/>
          <w:marRight w:val="0"/>
          <w:marTop w:val="0"/>
          <w:marBottom w:val="0"/>
          <w:divBdr>
            <w:top w:val="none" w:sz="0" w:space="0" w:color="auto"/>
            <w:left w:val="none" w:sz="0" w:space="0" w:color="auto"/>
            <w:bottom w:val="none" w:sz="0" w:space="0" w:color="auto"/>
            <w:right w:val="none" w:sz="0" w:space="0" w:color="auto"/>
          </w:divBdr>
        </w:div>
        <w:div w:id="1238319224">
          <w:marLeft w:val="640"/>
          <w:marRight w:val="0"/>
          <w:marTop w:val="0"/>
          <w:marBottom w:val="0"/>
          <w:divBdr>
            <w:top w:val="none" w:sz="0" w:space="0" w:color="auto"/>
            <w:left w:val="none" w:sz="0" w:space="0" w:color="auto"/>
            <w:bottom w:val="none" w:sz="0" w:space="0" w:color="auto"/>
            <w:right w:val="none" w:sz="0" w:space="0" w:color="auto"/>
          </w:divBdr>
        </w:div>
        <w:div w:id="1281035216">
          <w:marLeft w:val="640"/>
          <w:marRight w:val="0"/>
          <w:marTop w:val="0"/>
          <w:marBottom w:val="0"/>
          <w:divBdr>
            <w:top w:val="none" w:sz="0" w:space="0" w:color="auto"/>
            <w:left w:val="none" w:sz="0" w:space="0" w:color="auto"/>
            <w:bottom w:val="none" w:sz="0" w:space="0" w:color="auto"/>
            <w:right w:val="none" w:sz="0" w:space="0" w:color="auto"/>
          </w:divBdr>
        </w:div>
        <w:div w:id="1333293836">
          <w:marLeft w:val="640"/>
          <w:marRight w:val="0"/>
          <w:marTop w:val="0"/>
          <w:marBottom w:val="0"/>
          <w:divBdr>
            <w:top w:val="none" w:sz="0" w:space="0" w:color="auto"/>
            <w:left w:val="none" w:sz="0" w:space="0" w:color="auto"/>
            <w:bottom w:val="none" w:sz="0" w:space="0" w:color="auto"/>
            <w:right w:val="none" w:sz="0" w:space="0" w:color="auto"/>
          </w:divBdr>
        </w:div>
        <w:div w:id="1390105278">
          <w:marLeft w:val="640"/>
          <w:marRight w:val="0"/>
          <w:marTop w:val="0"/>
          <w:marBottom w:val="0"/>
          <w:divBdr>
            <w:top w:val="none" w:sz="0" w:space="0" w:color="auto"/>
            <w:left w:val="none" w:sz="0" w:space="0" w:color="auto"/>
            <w:bottom w:val="none" w:sz="0" w:space="0" w:color="auto"/>
            <w:right w:val="none" w:sz="0" w:space="0" w:color="auto"/>
          </w:divBdr>
        </w:div>
        <w:div w:id="1427652832">
          <w:marLeft w:val="640"/>
          <w:marRight w:val="0"/>
          <w:marTop w:val="0"/>
          <w:marBottom w:val="0"/>
          <w:divBdr>
            <w:top w:val="none" w:sz="0" w:space="0" w:color="auto"/>
            <w:left w:val="none" w:sz="0" w:space="0" w:color="auto"/>
            <w:bottom w:val="none" w:sz="0" w:space="0" w:color="auto"/>
            <w:right w:val="none" w:sz="0" w:space="0" w:color="auto"/>
          </w:divBdr>
        </w:div>
        <w:div w:id="1495799825">
          <w:marLeft w:val="640"/>
          <w:marRight w:val="0"/>
          <w:marTop w:val="0"/>
          <w:marBottom w:val="0"/>
          <w:divBdr>
            <w:top w:val="none" w:sz="0" w:space="0" w:color="auto"/>
            <w:left w:val="none" w:sz="0" w:space="0" w:color="auto"/>
            <w:bottom w:val="none" w:sz="0" w:space="0" w:color="auto"/>
            <w:right w:val="none" w:sz="0" w:space="0" w:color="auto"/>
          </w:divBdr>
        </w:div>
        <w:div w:id="1531144998">
          <w:marLeft w:val="640"/>
          <w:marRight w:val="0"/>
          <w:marTop w:val="0"/>
          <w:marBottom w:val="0"/>
          <w:divBdr>
            <w:top w:val="none" w:sz="0" w:space="0" w:color="auto"/>
            <w:left w:val="none" w:sz="0" w:space="0" w:color="auto"/>
            <w:bottom w:val="none" w:sz="0" w:space="0" w:color="auto"/>
            <w:right w:val="none" w:sz="0" w:space="0" w:color="auto"/>
          </w:divBdr>
        </w:div>
        <w:div w:id="1533421603">
          <w:marLeft w:val="640"/>
          <w:marRight w:val="0"/>
          <w:marTop w:val="0"/>
          <w:marBottom w:val="0"/>
          <w:divBdr>
            <w:top w:val="none" w:sz="0" w:space="0" w:color="auto"/>
            <w:left w:val="none" w:sz="0" w:space="0" w:color="auto"/>
            <w:bottom w:val="none" w:sz="0" w:space="0" w:color="auto"/>
            <w:right w:val="none" w:sz="0" w:space="0" w:color="auto"/>
          </w:divBdr>
        </w:div>
        <w:div w:id="1602758136">
          <w:marLeft w:val="640"/>
          <w:marRight w:val="0"/>
          <w:marTop w:val="0"/>
          <w:marBottom w:val="0"/>
          <w:divBdr>
            <w:top w:val="none" w:sz="0" w:space="0" w:color="auto"/>
            <w:left w:val="none" w:sz="0" w:space="0" w:color="auto"/>
            <w:bottom w:val="none" w:sz="0" w:space="0" w:color="auto"/>
            <w:right w:val="none" w:sz="0" w:space="0" w:color="auto"/>
          </w:divBdr>
        </w:div>
        <w:div w:id="1669408470">
          <w:marLeft w:val="640"/>
          <w:marRight w:val="0"/>
          <w:marTop w:val="0"/>
          <w:marBottom w:val="0"/>
          <w:divBdr>
            <w:top w:val="none" w:sz="0" w:space="0" w:color="auto"/>
            <w:left w:val="none" w:sz="0" w:space="0" w:color="auto"/>
            <w:bottom w:val="none" w:sz="0" w:space="0" w:color="auto"/>
            <w:right w:val="none" w:sz="0" w:space="0" w:color="auto"/>
          </w:divBdr>
        </w:div>
        <w:div w:id="1699042155">
          <w:marLeft w:val="640"/>
          <w:marRight w:val="0"/>
          <w:marTop w:val="0"/>
          <w:marBottom w:val="0"/>
          <w:divBdr>
            <w:top w:val="none" w:sz="0" w:space="0" w:color="auto"/>
            <w:left w:val="none" w:sz="0" w:space="0" w:color="auto"/>
            <w:bottom w:val="none" w:sz="0" w:space="0" w:color="auto"/>
            <w:right w:val="none" w:sz="0" w:space="0" w:color="auto"/>
          </w:divBdr>
        </w:div>
        <w:div w:id="1720784059">
          <w:marLeft w:val="640"/>
          <w:marRight w:val="0"/>
          <w:marTop w:val="0"/>
          <w:marBottom w:val="0"/>
          <w:divBdr>
            <w:top w:val="none" w:sz="0" w:space="0" w:color="auto"/>
            <w:left w:val="none" w:sz="0" w:space="0" w:color="auto"/>
            <w:bottom w:val="none" w:sz="0" w:space="0" w:color="auto"/>
            <w:right w:val="none" w:sz="0" w:space="0" w:color="auto"/>
          </w:divBdr>
        </w:div>
        <w:div w:id="1793404659">
          <w:marLeft w:val="640"/>
          <w:marRight w:val="0"/>
          <w:marTop w:val="0"/>
          <w:marBottom w:val="0"/>
          <w:divBdr>
            <w:top w:val="none" w:sz="0" w:space="0" w:color="auto"/>
            <w:left w:val="none" w:sz="0" w:space="0" w:color="auto"/>
            <w:bottom w:val="none" w:sz="0" w:space="0" w:color="auto"/>
            <w:right w:val="none" w:sz="0" w:space="0" w:color="auto"/>
          </w:divBdr>
        </w:div>
        <w:div w:id="1882474594">
          <w:marLeft w:val="640"/>
          <w:marRight w:val="0"/>
          <w:marTop w:val="0"/>
          <w:marBottom w:val="0"/>
          <w:divBdr>
            <w:top w:val="none" w:sz="0" w:space="0" w:color="auto"/>
            <w:left w:val="none" w:sz="0" w:space="0" w:color="auto"/>
            <w:bottom w:val="none" w:sz="0" w:space="0" w:color="auto"/>
            <w:right w:val="none" w:sz="0" w:space="0" w:color="auto"/>
          </w:divBdr>
        </w:div>
        <w:div w:id="1883203305">
          <w:marLeft w:val="640"/>
          <w:marRight w:val="0"/>
          <w:marTop w:val="0"/>
          <w:marBottom w:val="0"/>
          <w:divBdr>
            <w:top w:val="none" w:sz="0" w:space="0" w:color="auto"/>
            <w:left w:val="none" w:sz="0" w:space="0" w:color="auto"/>
            <w:bottom w:val="none" w:sz="0" w:space="0" w:color="auto"/>
            <w:right w:val="none" w:sz="0" w:space="0" w:color="auto"/>
          </w:divBdr>
        </w:div>
        <w:div w:id="1932009430">
          <w:marLeft w:val="640"/>
          <w:marRight w:val="0"/>
          <w:marTop w:val="0"/>
          <w:marBottom w:val="0"/>
          <w:divBdr>
            <w:top w:val="none" w:sz="0" w:space="0" w:color="auto"/>
            <w:left w:val="none" w:sz="0" w:space="0" w:color="auto"/>
            <w:bottom w:val="none" w:sz="0" w:space="0" w:color="auto"/>
            <w:right w:val="none" w:sz="0" w:space="0" w:color="auto"/>
          </w:divBdr>
        </w:div>
        <w:div w:id="1949968977">
          <w:marLeft w:val="640"/>
          <w:marRight w:val="0"/>
          <w:marTop w:val="0"/>
          <w:marBottom w:val="0"/>
          <w:divBdr>
            <w:top w:val="none" w:sz="0" w:space="0" w:color="auto"/>
            <w:left w:val="none" w:sz="0" w:space="0" w:color="auto"/>
            <w:bottom w:val="none" w:sz="0" w:space="0" w:color="auto"/>
            <w:right w:val="none" w:sz="0" w:space="0" w:color="auto"/>
          </w:divBdr>
        </w:div>
        <w:div w:id="2048529691">
          <w:marLeft w:val="640"/>
          <w:marRight w:val="0"/>
          <w:marTop w:val="0"/>
          <w:marBottom w:val="0"/>
          <w:divBdr>
            <w:top w:val="none" w:sz="0" w:space="0" w:color="auto"/>
            <w:left w:val="none" w:sz="0" w:space="0" w:color="auto"/>
            <w:bottom w:val="none" w:sz="0" w:space="0" w:color="auto"/>
            <w:right w:val="none" w:sz="0" w:space="0" w:color="auto"/>
          </w:divBdr>
        </w:div>
        <w:div w:id="2110346472">
          <w:marLeft w:val="640"/>
          <w:marRight w:val="0"/>
          <w:marTop w:val="0"/>
          <w:marBottom w:val="0"/>
          <w:divBdr>
            <w:top w:val="none" w:sz="0" w:space="0" w:color="auto"/>
            <w:left w:val="none" w:sz="0" w:space="0" w:color="auto"/>
            <w:bottom w:val="none" w:sz="0" w:space="0" w:color="auto"/>
            <w:right w:val="none" w:sz="0" w:space="0" w:color="auto"/>
          </w:divBdr>
        </w:div>
      </w:divsChild>
    </w:div>
    <w:div w:id="619609050">
      <w:bodyDiv w:val="1"/>
      <w:marLeft w:val="0"/>
      <w:marRight w:val="0"/>
      <w:marTop w:val="0"/>
      <w:marBottom w:val="0"/>
      <w:divBdr>
        <w:top w:val="none" w:sz="0" w:space="0" w:color="auto"/>
        <w:left w:val="none" w:sz="0" w:space="0" w:color="auto"/>
        <w:bottom w:val="none" w:sz="0" w:space="0" w:color="auto"/>
        <w:right w:val="none" w:sz="0" w:space="0" w:color="auto"/>
      </w:divBdr>
      <w:divsChild>
        <w:div w:id="919406699">
          <w:marLeft w:val="640"/>
          <w:marRight w:val="0"/>
          <w:marTop w:val="0"/>
          <w:marBottom w:val="0"/>
          <w:divBdr>
            <w:top w:val="none" w:sz="0" w:space="0" w:color="auto"/>
            <w:left w:val="none" w:sz="0" w:space="0" w:color="auto"/>
            <w:bottom w:val="none" w:sz="0" w:space="0" w:color="auto"/>
            <w:right w:val="none" w:sz="0" w:space="0" w:color="auto"/>
          </w:divBdr>
        </w:div>
        <w:div w:id="1585994264">
          <w:marLeft w:val="640"/>
          <w:marRight w:val="0"/>
          <w:marTop w:val="0"/>
          <w:marBottom w:val="0"/>
          <w:divBdr>
            <w:top w:val="none" w:sz="0" w:space="0" w:color="auto"/>
            <w:left w:val="none" w:sz="0" w:space="0" w:color="auto"/>
            <w:bottom w:val="none" w:sz="0" w:space="0" w:color="auto"/>
            <w:right w:val="none" w:sz="0" w:space="0" w:color="auto"/>
          </w:divBdr>
        </w:div>
        <w:div w:id="787237809">
          <w:marLeft w:val="640"/>
          <w:marRight w:val="0"/>
          <w:marTop w:val="0"/>
          <w:marBottom w:val="0"/>
          <w:divBdr>
            <w:top w:val="none" w:sz="0" w:space="0" w:color="auto"/>
            <w:left w:val="none" w:sz="0" w:space="0" w:color="auto"/>
            <w:bottom w:val="none" w:sz="0" w:space="0" w:color="auto"/>
            <w:right w:val="none" w:sz="0" w:space="0" w:color="auto"/>
          </w:divBdr>
        </w:div>
        <w:div w:id="1407649696">
          <w:marLeft w:val="640"/>
          <w:marRight w:val="0"/>
          <w:marTop w:val="0"/>
          <w:marBottom w:val="0"/>
          <w:divBdr>
            <w:top w:val="none" w:sz="0" w:space="0" w:color="auto"/>
            <w:left w:val="none" w:sz="0" w:space="0" w:color="auto"/>
            <w:bottom w:val="none" w:sz="0" w:space="0" w:color="auto"/>
            <w:right w:val="none" w:sz="0" w:space="0" w:color="auto"/>
          </w:divBdr>
        </w:div>
        <w:div w:id="1417366175">
          <w:marLeft w:val="640"/>
          <w:marRight w:val="0"/>
          <w:marTop w:val="0"/>
          <w:marBottom w:val="0"/>
          <w:divBdr>
            <w:top w:val="none" w:sz="0" w:space="0" w:color="auto"/>
            <w:left w:val="none" w:sz="0" w:space="0" w:color="auto"/>
            <w:bottom w:val="none" w:sz="0" w:space="0" w:color="auto"/>
            <w:right w:val="none" w:sz="0" w:space="0" w:color="auto"/>
          </w:divBdr>
        </w:div>
        <w:div w:id="269749196">
          <w:marLeft w:val="640"/>
          <w:marRight w:val="0"/>
          <w:marTop w:val="0"/>
          <w:marBottom w:val="0"/>
          <w:divBdr>
            <w:top w:val="none" w:sz="0" w:space="0" w:color="auto"/>
            <w:left w:val="none" w:sz="0" w:space="0" w:color="auto"/>
            <w:bottom w:val="none" w:sz="0" w:space="0" w:color="auto"/>
            <w:right w:val="none" w:sz="0" w:space="0" w:color="auto"/>
          </w:divBdr>
        </w:div>
        <w:div w:id="1582761693">
          <w:marLeft w:val="640"/>
          <w:marRight w:val="0"/>
          <w:marTop w:val="0"/>
          <w:marBottom w:val="0"/>
          <w:divBdr>
            <w:top w:val="none" w:sz="0" w:space="0" w:color="auto"/>
            <w:left w:val="none" w:sz="0" w:space="0" w:color="auto"/>
            <w:bottom w:val="none" w:sz="0" w:space="0" w:color="auto"/>
            <w:right w:val="none" w:sz="0" w:space="0" w:color="auto"/>
          </w:divBdr>
        </w:div>
        <w:div w:id="29064849">
          <w:marLeft w:val="640"/>
          <w:marRight w:val="0"/>
          <w:marTop w:val="0"/>
          <w:marBottom w:val="0"/>
          <w:divBdr>
            <w:top w:val="none" w:sz="0" w:space="0" w:color="auto"/>
            <w:left w:val="none" w:sz="0" w:space="0" w:color="auto"/>
            <w:bottom w:val="none" w:sz="0" w:space="0" w:color="auto"/>
            <w:right w:val="none" w:sz="0" w:space="0" w:color="auto"/>
          </w:divBdr>
        </w:div>
        <w:div w:id="2100908833">
          <w:marLeft w:val="640"/>
          <w:marRight w:val="0"/>
          <w:marTop w:val="0"/>
          <w:marBottom w:val="0"/>
          <w:divBdr>
            <w:top w:val="none" w:sz="0" w:space="0" w:color="auto"/>
            <w:left w:val="none" w:sz="0" w:space="0" w:color="auto"/>
            <w:bottom w:val="none" w:sz="0" w:space="0" w:color="auto"/>
            <w:right w:val="none" w:sz="0" w:space="0" w:color="auto"/>
          </w:divBdr>
        </w:div>
        <w:div w:id="827984375">
          <w:marLeft w:val="640"/>
          <w:marRight w:val="0"/>
          <w:marTop w:val="0"/>
          <w:marBottom w:val="0"/>
          <w:divBdr>
            <w:top w:val="none" w:sz="0" w:space="0" w:color="auto"/>
            <w:left w:val="none" w:sz="0" w:space="0" w:color="auto"/>
            <w:bottom w:val="none" w:sz="0" w:space="0" w:color="auto"/>
            <w:right w:val="none" w:sz="0" w:space="0" w:color="auto"/>
          </w:divBdr>
        </w:div>
        <w:div w:id="1561404623">
          <w:marLeft w:val="640"/>
          <w:marRight w:val="0"/>
          <w:marTop w:val="0"/>
          <w:marBottom w:val="0"/>
          <w:divBdr>
            <w:top w:val="none" w:sz="0" w:space="0" w:color="auto"/>
            <w:left w:val="none" w:sz="0" w:space="0" w:color="auto"/>
            <w:bottom w:val="none" w:sz="0" w:space="0" w:color="auto"/>
            <w:right w:val="none" w:sz="0" w:space="0" w:color="auto"/>
          </w:divBdr>
        </w:div>
        <w:div w:id="1110199698">
          <w:marLeft w:val="640"/>
          <w:marRight w:val="0"/>
          <w:marTop w:val="0"/>
          <w:marBottom w:val="0"/>
          <w:divBdr>
            <w:top w:val="none" w:sz="0" w:space="0" w:color="auto"/>
            <w:left w:val="none" w:sz="0" w:space="0" w:color="auto"/>
            <w:bottom w:val="none" w:sz="0" w:space="0" w:color="auto"/>
            <w:right w:val="none" w:sz="0" w:space="0" w:color="auto"/>
          </w:divBdr>
        </w:div>
        <w:div w:id="2072993198">
          <w:marLeft w:val="640"/>
          <w:marRight w:val="0"/>
          <w:marTop w:val="0"/>
          <w:marBottom w:val="0"/>
          <w:divBdr>
            <w:top w:val="none" w:sz="0" w:space="0" w:color="auto"/>
            <w:left w:val="none" w:sz="0" w:space="0" w:color="auto"/>
            <w:bottom w:val="none" w:sz="0" w:space="0" w:color="auto"/>
            <w:right w:val="none" w:sz="0" w:space="0" w:color="auto"/>
          </w:divBdr>
        </w:div>
        <w:div w:id="1801996664">
          <w:marLeft w:val="640"/>
          <w:marRight w:val="0"/>
          <w:marTop w:val="0"/>
          <w:marBottom w:val="0"/>
          <w:divBdr>
            <w:top w:val="none" w:sz="0" w:space="0" w:color="auto"/>
            <w:left w:val="none" w:sz="0" w:space="0" w:color="auto"/>
            <w:bottom w:val="none" w:sz="0" w:space="0" w:color="auto"/>
            <w:right w:val="none" w:sz="0" w:space="0" w:color="auto"/>
          </w:divBdr>
        </w:div>
        <w:div w:id="2020623603">
          <w:marLeft w:val="640"/>
          <w:marRight w:val="0"/>
          <w:marTop w:val="0"/>
          <w:marBottom w:val="0"/>
          <w:divBdr>
            <w:top w:val="none" w:sz="0" w:space="0" w:color="auto"/>
            <w:left w:val="none" w:sz="0" w:space="0" w:color="auto"/>
            <w:bottom w:val="none" w:sz="0" w:space="0" w:color="auto"/>
            <w:right w:val="none" w:sz="0" w:space="0" w:color="auto"/>
          </w:divBdr>
        </w:div>
        <w:div w:id="2033220497">
          <w:marLeft w:val="640"/>
          <w:marRight w:val="0"/>
          <w:marTop w:val="0"/>
          <w:marBottom w:val="0"/>
          <w:divBdr>
            <w:top w:val="none" w:sz="0" w:space="0" w:color="auto"/>
            <w:left w:val="none" w:sz="0" w:space="0" w:color="auto"/>
            <w:bottom w:val="none" w:sz="0" w:space="0" w:color="auto"/>
            <w:right w:val="none" w:sz="0" w:space="0" w:color="auto"/>
          </w:divBdr>
        </w:div>
        <w:div w:id="522865914">
          <w:marLeft w:val="640"/>
          <w:marRight w:val="0"/>
          <w:marTop w:val="0"/>
          <w:marBottom w:val="0"/>
          <w:divBdr>
            <w:top w:val="none" w:sz="0" w:space="0" w:color="auto"/>
            <w:left w:val="none" w:sz="0" w:space="0" w:color="auto"/>
            <w:bottom w:val="none" w:sz="0" w:space="0" w:color="auto"/>
            <w:right w:val="none" w:sz="0" w:space="0" w:color="auto"/>
          </w:divBdr>
        </w:div>
        <w:div w:id="252209276">
          <w:marLeft w:val="640"/>
          <w:marRight w:val="0"/>
          <w:marTop w:val="0"/>
          <w:marBottom w:val="0"/>
          <w:divBdr>
            <w:top w:val="none" w:sz="0" w:space="0" w:color="auto"/>
            <w:left w:val="none" w:sz="0" w:space="0" w:color="auto"/>
            <w:bottom w:val="none" w:sz="0" w:space="0" w:color="auto"/>
            <w:right w:val="none" w:sz="0" w:space="0" w:color="auto"/>
          </w:divBdr>
        </w:div>
        <w:div w:id="304437601">
          <w:marLeft w:val="640"/>
          <w:marRight w:val="0"/>
          <w:marTop w:val="0"/>
          <w:marBottom w:val="0"/>
          <w:divBdr>
            <w:top w:val="none" w:sz="0" w:space="0" w:color="auto"/>
            <w:left w:val="none" w:sz="0" w:space="0" w:color="auto"/>
            <w:bottom w:val="none" w:sz="0" w:space="0" w:color="auto"/>
            <w:right w:val="none" w:sz="0" w:space="0" w:color="auto"/>
          </w:divBdr>
        </w:div>
        <w:div w:id="245963600">
          <w:marLeft w:val="640"/>
          <w:marRight w:val="0"/>
          <w:marTop w:val="0"/>
          <w:marBottom w:val="0"/>
          <w:divBdr>
            <w:top w:val="none" w:sz="0" w:space="0" w:color="auto"/>
            <w:left w:val="none" w:sz="0" w:space="0" w:color="auto"/>
            <w:bottom w:val="none" w:sz="0" w:space="0" w:color="auto"/>
            <w:right w:val="none" w:sz="0" w:space="0" w:color="auto"/>
          </w:divBdr>
        </w:div>
        <w:div w:id="809786026">
          <w:marLeft w:val="640"/>
          <w:marRight w:val="0"/>
          <w:marTop w:val="0"/>
          <w:marBottom w:val="0"/>
          <w:divBdr>
            <w:top w:val="none" w:sz="0" w:space="0" w:color="auto"/>
            <w:left w:val="none" w:sz="0" w:space="0" w:color="auto"/>
            <w:bottom w:val="none" w:sz="0" w:space="0" w:color="auto"/>
            <w:right w:val="none" w:sz="0" w:space="0" w:color="auto"/>
          </w:divBdr>
        </w:div>
        <w:div w:id="979917048">
          <w:marLeft w:val="640"/>
          <w:marRight w:val="0"/>
          <w:marTop w:val="0"/>
          <w:marBottom w:val="0"/>
          <w:divBdr>
            <w:top w:val="none" w:sz="0" w:space="0" w:color="auto"/>
            <w:left w:val="none" w:sz="0" w:space="0" w:color="auto"/>
            <w:bottom w:val="none" w:sz="0" w:space="0" w:color="auto"/>
            <w:right w:val="none" w:sz="0" w:space="0" w:color="auto"/>
          </w:divBdr>
        </w:div>
        <w:div w:id="899829265">
          <w:marLeft w:val="640"/>
          <w:marRight w:val="0"/>
          <w:marTop w:val="0"/>
          <w:marBottom w:val="0"/>
          <w:divBdr>
            <w:top w:val="none" w:sz="0" w:space="0" w:color="auto"/>
            <w:left w:val="none" w:sz="0" w:space="0" w:color="auto"/>
            <w:bottom w:val="none" w:sz="0" w:space="0" w:color="auto"/>
            <w:right w:val="none" w:sz="0" w:space="0" w:color="auto"/>
          </w:divBdr>
        </w:div>
        <w:div w:id="607126916">
          <w:marLeft w:val="640"/>
          <w:marRight w:val="0"/>
          <w:marTop w:val="0"/>
          <w:marBottom w:val="0"/>
          <w:divBdr>
            <w:top w:val="none" w:sz="0" w:space="0" w:color="auto"/>
            <w:left w:val="none" w:sz="0" w:space="0" w:color="auto"/>
            <w:bottom w:val="none" w:sz="0" w:space="0" w:color="auto"/>
            <w:right w:val="none" w:sz="0" w:space="0" w:color="auto"/>
          </w:divBdr>
        </w:div>
        <w:div w:id="258831441">
          <w:marLeft w:val="640"/>
          <w:marRight w:val="0"/>
          <w:marTop w:val="0"/>
          <w:marBottom w:val="0"/>
          <w:divBdr>
            <w:top w:val="none" w:sz="0" w:space="0" w:color="auto"/>
            <w:left w:val="none" w:sz="0" w:space="0" w:color="auto"/>
            <w:bottom w:val="none" w:sz="0" w:space="0" w:color="auto"/>
            <w:right w:val="none" w:sz="0" w:space="0" w:color="auto"/>
          </w:divBdr>
        </w:div>
        <w:div w:id="1003359076">
          <w:marLeft w:val="640"/>
          <w:marRight w:val="0"/>
          <w:marTop w:val="0"/>
          <w:marBottom w:val="0"/>
          <w:divBdr>
            <w:top w:val="none" w:sz="0" w:space="0" w:color="auto"/>
            <w:left w:val="none" w:sz="0" w:space="0" w:color="auto"/>
            <w:bottom w:val="none" w:sz="0" w:space="0" w:color="auto"/>
            <w:right w:val="none" w:sz="0" w:space="0" w:color="auto"/>
          </w:divBdr>
        </w:div>
        <w:div w:id="1941570561">
          <w:marLeft w:val="640"/>
          <w:marRight w:val="0"/>
          <w:marTop w:val="0"/>
          <w:marBottom w:val="0"/>
          <w:divBdr>
            <w:top w:val="none" w:sz="0" w:space="0" w:color="auto"/>
            <w:left w:val="none" w:sz="0" w:space="0" w:color="auto"/>
            <w:bottom w:val="none" w:sz="0" w:space="0" w:color="auto"/>
            <w:right w:val="none" w:sz="0" w:space="0" w:color="auto"/>
          </w:divBdr>
        </w:div>
        <w:div w:id="451167592">
          <w:marLeft w:val="640"/>
          <w:marRight w:val="0"/>
          <w:marTop w:val="0"/>
          <w:marBottom w:val="0"/>
          <w:divBdr>
            <w:top w:val="none" w:sz="0" w:space="0" w:color="auto"/>
            <w:left w:val="none" w:sz="0" w:space="0" w:color="auto"/>
            <w:bottom w:val="none" w:sz="0" w:space="0" w:color="auto"/>
            <w:right w:val="none" w:sz="0" w:space="0" w:color="auto"/>
          </w:divBdr>
        </w:div>
        <w:div w:id="2046369440">
          <w:marLeft w:val="640"/>
          <w:marRight w:val="0"/>
          <w:marTop w:val="0"/>
          <w:marBottom w:val="0"/>
          <w:divBdr>
            <w:top w:val="none" w:sz="0" w:space="0" w:color="auto"/>
            <w:left w:val="none" w:sz="0" w:space="0" w:color="auto"/>
            <w:bottom w:val="none" w:sz="0" w:space="0" w:color="auto"/>
            <w:right w:val="none" w:sz="0" w:space="0" w:color="auto"/>
          </w:divBdr>
        </w:div>
        <w:div w:id="781340798">
          <w:marLeft w:val="640"/>
          <w:marRight w:val="0"/>
          <w:marTop w:val="0"/>
          <w:marBottom w:val="0"/>
          <w:divBdr>
            <w:top w:val="none" w:sz="0" w:space="0" w:color="auto"/>
            <w:left w:val="none" w:sz="0" w:space="0" w:color="auto"/>
            <w:bottom w:val="none" w:sz="0" w:space="0" w:color="auto"/>
            <w:right w:val="none" w:sz="0" w:space="0" w:color="auto"/>
          </w:divBdr>
        </w:div>
        <w:div w:id="2020504095">
          <w:marLeft w:val="640"/>
          <w:marRight w:val="0"/>
          <w:marTop w:val="0"/>
          <w:marBottom w:val="0"/>
          <w:divBdr>
            <w:top w:val="none" w:sz="0" w:space="0" w:color="auto"/>
            <w:left w:val="none" w:sz="0" w:space="0" w:color="auto"/>
            <w:bottom w:val="none" w:sz="0" w:space="0" w:color="auto"/>
            <w:right w:val="none" w:sz="0" w:space="0" w:color="auto"/>
          </w:divBdr>
        </w:div>
        <w:div w:id="1632401317">
          <w:marLeft w:val="640"/>
          <w:marRight w:val="0"/>
          <w:marTop w:val="0"/>
          <w:marBottom w:val="0"/>
          <w:divBdr>
            <w:top w:val="none" w:sz="0" w:space="0" w:color="auto"/>
            <w:left w:val="none" w:sz="0" w:space="0" w:color="auto"/>
            <w:bottom w:val="none" w:sz="0" w:space="0" w:color="auto"/>
            <w:right w:val="none" w:sz="0" w:space="0" w:color="auto"/>
          </w:divBdr>
        </w:div>
        <w:div w:id="537357314">
          <w:marLeft w:val="640"/>
          <w:marRight w:val="0"/>
          <w:marTop w:val="0"/>
          <w:marBottom w:val="0"/>
          <w:divBdr>
            <w:top w:val="none" w:sz="0" w:space="0" w:color="auto"/>
            <w:left w:val="none" w:sz="0" w:space="0" w:color="auto"/>
            <w:bottom w:val="none" w:sz="0" w:space="0" w:color="auto"/>
            <w:right w:val="none" w:sz="0" w:space="0" w:color="auto"/>
          </w:divBdr>
        </w:div>
        <w:div w:id="799230545">
          <w:marLeft w:val="640"/>
          <w:marRight w:val="0"/>
          <w:marTop w:val="0"/>
          <w:marBottom w:val="0"/>
          <w:divBdr>
            <w:top w:val="none" w:sz="0" w:space="0" w:color="auto"/>
            <w:left w:val="none" w:sz="0" w:space="0" w:color="auto"/>
            <w:bottom w:val="none" w:sz="0" w:space="0" w:color="auto"/>
            <w:right w:val="none" w:sz="0" w:space="0" w:color="auto"/>
          </w:divBdr>
        </w:div>
        <w:div w:id="1656376936">
          <w:marLeft w:val="640"/>
          <w:marRight w:val="0"/>
          <w:marTop w:val="0"/>
          <w:marBottom w:val="0"/>
          <w:divBdr>
            <w:top w:val="none" w:sz="0" w:space="0" w:color="auto"/>
            <w:left w:val="none" w:sz="0" w:space="0" w:color="auto"/>
            <w:bottom w:val="none" w:sz="0" w:space="0" w:color="auto"/>
            <w:right w:val="none" w:sz="0" w:space="0" w:color="auto"/>
          </w:divBdr>
        </w:div>
        <w:div w:id="1108889980">
          <w:marLeft w:val="640"/>
          <w:marRight w:val="0"/>
          <w:marTop w:val="0"/>
          <w:marBottom w:val="0"/>
          <w:divBdr>
            <w:top w:val="none" w:sz="0" w:space="0" w:color="auto"/>
            <w:left w:val="none" w:sz="0" w:space="0" w:color="auto"/>
            <w:bottom w:val="none" w:sz="0" w:space="0" w:color="auto"/>
            <w:right w:val="none" w:sz="0" w:space="0" w:color="auto"/>
          </w:divBdr>
        </w:div>
        <w:div w:id="552809858">
          <w:marLeft w:val="640"/>
          <w:marRight w:val="0"/>
          <w:marTop w:val="0"/>
          <w:marBottom w:val="0"/>
          <w:divBdr>
            <w:top w:val="none" w:sz="0" w:space="0" w:color="auto"/>
            <w:left w:val="none" w:sz="0" w:space="0" w:color="auto"/>
            <w:bottom w:val="none" w:sz="0" w:space="0" w:color="auto"/>
            <w:right w:val="none" w:sz="0" w:space="0" w:color="auto"/>
          </w:divBdr>
        </w:div>
        <w:div w:id="1935239152">
          <w:marLeft w:val="640"/>
          <w:marRight w:val="0"/>
          <w:marTop w:val="0"/>
          <w:marBottom w:val="0"/>
          <w:divBdr>
            <w:top w:val="none" w:sz="0" w:space="0" w:color="auto"/>
            <w:left w:val="none" w:sz="0" w:space="0" w:color="auto"/>
            <w:bottom w:val="none" w:sz="0" w:space="0" w:color="auto"/>
            <w:right w:val="none" w:sz="0" w:space="0" w:color="auto"/>
          </w:divBdr>
        </w:div>
        <w:div w:id="1977291690">
          <w:marLeft w:val="640"/>
          <w:marRight w:val="0"/>
          <w:marTop w:val="0"/>
          <w:marBottom w:val="0"/>
          <w:divBdr>
            <w:top w:val="none" w:sz="0" w:space="0" w:color="auto"/>
            <w:left w:val="none" w:sz="0" w:space="0" w:color="auto"/>
            <w:bottom w:val="none" w:sz="0" w:space="0" w:color="auto"/>
            <w:right w:val="none" w:sz="0" w:space="0" w:color="auto"/>
          </w:divBdr>
        </w:div>
        <w:div w:id="1978532470">
          <w:marLeft w:val="640"/>
          <w:marRight w:val="0"/>
          <w:marTop w:val="0"/>
          <w:marBottom w:val="0"/>
          <w:divBdr>
            <w:top w:val="none" w:sz="0" w:space="0" w:color="auto"/>
            <w:left w:val="none" w:sz="0" w:space="0" w:color="auto"/>
            <w:bottom w:val="none" w:sz="0" w:space="0" w:color="auto"/>
            <w:right w:val="none" w:sz="0" w:space="0" w:color="auto"/>
          </w:divBdr>
        </w:div>
        <w:div w:id="670448263">
          <w:marLeft w:val="640"/>
          <w:marRight w:val="0"/>
          <w:marTop w:val="0"/>
          <w:marBottom w:val="0"/>
          <w:divBdr>
            <w:top w:val="none" w:sz="0" w:space="0" w:color="auto"/>
            <w:left w:val="none" w:sz="0" w:space="0" w:color="auto"/>
            <w:bottom w:val="none" w:sz="0" w:space="0" w:color="auto"/>
            <w:right w:val="none" w:sz="0" w:space="0" w:color="auto"/>
          </w:divBdr>
        </w:div>
        <w:div w:id="1372261794">
          <w:marLeft w:val="640"/>
          <w:marRight w:val="0"/>
          <w:marTop w:val="0"/>
          <w:marBottom w:val="0"/>
          <w:divBdr>
            <w:top w:val="none" w:sz="0" w:space="0" w:color="auto"/>
            <w:left w:val="none" w:sz="0" w:space="0" w:color="auto"/>
            <w:bottom w:val="none" w:sz="0" w:space="0" w:color="auto"/>
            <w:right w:val="none" w:sz="0" w:space="0" w:color="auto"/>
          </w:divBdr>
        </w:div>
        <w:div w:id="1268544610">
          <w:marLeft w:val="640"/>
          <w:marRight w:val="0"/>
          <w:marTop w:val="0"/>
          <w:marBottom w:val="0"/>
          <w:divBdr>
            <w:top w:val="none" w:sz="0" w:space="0" w:color="auto"/>
            <w:left w:val="none" w:sz="0" w:space="0" w:color="auto"/>
            <w:bottom w:val="none" w:sz="0" w:space="0" w:color="auto"/>
            <w:right w:val="none" w:sz="0" w:space="0" w:color="auto"/>
          </w:divBdr>
        </w:div>
        <w:div w:id="11692269">
          <w:marLeft w:val="640"/>
          <w:marRight w:val="0"/>
          <w:marTop w:val="0"/>
          <w:marBottom w:val="0"/>
          <w:divBdr>
            <w:top w:val="none" w:sz="0" w:space="0" w:color="auto"/>
            <w:left w:val="none" w:sz="0" w:space="0" w:color="auto"/>
            <w:bottom w:val="none" w:sz="0" w:space="0" w:color="auto"/>
            <w:right w:val="none" w:sz="0" w:space="0" w:color="auto"/>
          </w:divBdr>
        </w:div>
        <w:div w:id="1664820231">
          <w:marLeft w:val="640"/>
          <w:marRight w:val="0"/>
          <w:marTop w:val="0"/>
          <w:marBottom w:val="0"/>
          <w:divBdr>
            <w:top w:val="none" w:sz="0" w:space="0" w:color="auto"/>
            <w:left w:val="none" w:sz="0" w:space="0" w:color="auto"/>
            <w:bottom w:val="none" w:sz="0" w:space="0" w:color="auto"/>
            <w:right w:val="none" w:sz="0" w:space="0" w:color="auto"/>
          </w:divBdr>
        </w:div>
        <w:div w:id="908928922">
          <w:marLeft w:val="640"/>
          <w:marRight w:val="0"/>
          <w:marTop w:val="0"/>
          <w:marBottom w:val="0"/>
          <w:divBdr>
            <w:top w:val="none" w:sz="0" w:space="0" w:color="auto"/>
            <w:left w:val="none" w:sz="0" w:space="0" w:color="auto"/>
            <w:bottom w:val="none" w:sz="0" w:space="0" w:color="auto"/>
            <w:right w:val="none" w:sz="0" w:space="0" w:color="auto"/>
          </w:divBdr>
        </w:div>
        <w:div w:id="190924245">
          <w:marLeft w:val="640"/>
          <w:marRight w:val="0"/>
          <w:marTop w:val="0"/>
          <w:marBottom w:val="0"/>
          <w:divBdr>
            <w:top w:val="none" w:sz="0" w:space="0" w:color="auto"/>
            <w:left w:val="none" w:sz="0" w:space="0" w:color="auto"/>
            <w:bottom w:val="none" w:sz="0" w:space="0" w:color="auto"/>
            <w:right w:val="none" w:sz="0" w:space="0" w:color="auto"/>
          </w:divBdr>
        </w:div>
        <w:div w:id="1572351312">
          <w:marLeft w:val="640"/>
          <w:marRight w:val="0"/>
          <w:marTop w:val="0"/>
          <w:marBottom w:val="0"/>
          <w:divBdr>
            <w:top w:val="none" w:sz="0" w:space="0" w:color="auto"/>
            <w:left w:val="none" w:sz="0" w:space="0" w:color="auto"/>
            <w:bottom w:val="none" w:sz="0" w:space="0" w:color="auto"/>
            <w:right w:val="none" w:sz="0" w:space="0" w:color="auto"/>
          </w:divBdr>
        </w:div>
        <w:div w:id="1896041677">
          <w:marLeft w:val="640"/>
          <w:marRight w:val="0"/>
          <w:marTop w:val="0"/>
          <w:marBottom w:val="0"/>
          <w:divBdr>
            <w:top w:val="none" w:sz="0" w:space="0" w:color="auto"/>
            <w:left w:val="none" w:sz="0" w:space="0" w:color="auto"/>
            <w:bottom w:val="none" w:sz="0" w:space="0" w:color="auto"/>
            <w:right w:val="none" w:sz="0" w:space="0" w:color="auto"/>
          </w:divBdr>
        </w:div>
        <w:div w:id="1953318778">
          <w:marLeft w:val="640"/>
          <w:marRight w:val="0"/>
          <w:marTop w:val="0"/>
          <w:marBottom w:val="0"/>
          <w:divBdr>
            <w:top w:val="none" w:sz="0" w:space="0" w:color="auto"/>
            <w:left w:val="none" w:sz="0" w:space="0" w:color="auto"/>
            <w:bottom w:val="none" w:sz="0" w:space="0" w:color="auto"/>
            <w:right w:val="none" w:sz="0" w:space="0" w:color="auto"/>
          </w:divBdr>
        </w:div>
        <w:div w:id="2113236155">
          <w:marLeft w:val="640"/>
          <w:marRight w:val="0"/>
          <w:marTop w:val="0"/>
          <w:marBottom w:val="0"/>
          <w:divBdr>
            <w:top w:val="none" w:sz="0" w:space="0" w:color="auto"/>
            <w:left w:val="none" w:sz="0" w:space="0" w:color="auto"/>
            <w:bottom w:val="none" w:sz="0" w:space="0" w:color="auto"/>
            <w:right w:val="none" w:sz="0" w:space="0" w:color="auto"/>
          </w:divBdr>
        </w:div>
      </w:divsChild>
    </w:div>
    <w:div w:id="620770162">
      <w:bodyDiv w:val="1"/>
      <w:marLeft w:val="0"/>
      <w:marRight w:val="0"/>
      <w:marTop w:val="0"/>
      <w:marBottom w:val="0"/>
      <w:divBdr>
        <w:top w:val="none" w:sz="0" w:space="0" w:color="auto"/>
        <w:left w:val="none" w:sz="0" w:space="0" w:color="auto"/>
        <w:bottom w:val="none" w:sz="0" w:space="0" w:color="auto"/>
        <w:right w:val="none" w:sz="0" w:space="0" w:color="auto"/>
      </w:divBdr>
    </w:div>
    <w:div w:id="621499239">
      <w:marLeft w:val="640"/>
      <w:marRight w:val="0"/>
      <w:marTop w:val="0"/>
      <w:marBottom w:val="0"/>
      <w:divBdr>
        <w:top w:val="none" w:sz="0" w:space="0" w:color="auto"/>
        <w:left w:val="none" w:sz="0" w:space="0" w:color="auto"/>
        <w:bottom w:val="none" w:sz="0" w:space="0" w:color="auto"/>
        <w:right w:val="none" w:sz="0" w:space="0" w:color="auto"/>
      </w:divBdr>
    </w:div>
    <w:div w:id="624239646">
      <w:bodyDiv w:val="1"/>
      <w:marLeft w:val="0"/>
      <w:marRight w:val="0"/>
      <w:marTop w:val="0"/>
      <w:marBottom w:val="0"/>
      <w:divBdr>
        <w:top w:val="none" w:sz="0" w:space="0" w:color="auto"/>
        <w:left w:val="none" w:sz="0" w:space="0" w:color="auto"/>
        <w:bottom w:val="none" w:sz="0" w:space="0" w:color="auto"/>
        <w:right w:val="none" w:sz="0" w:space="0" w:color="auto"/>
      </w:divBdr>
      <w:divsChild>
        <w:div w:id="1759866349">
          <w:marLeft w:val="640"/>
          <w:marRight w:val="0"/>
          <w:marTop w:val="0"/>
          <w:marBottom w:val="0"/>
          <w:divBdr>
            <w:top w:val="none" w:sz="0" w:space="0" w:color="auto"/>
            <w:left w:val="none" w:sz="0" w:space="0" w:color="auto"/>
            <w:bottom w:val="none" w:sz="0" w:space="0" w:color="auto"/>
            <w:right w:val="none" w:sz="0" w:space="0" w:color="auto"/>
          </w:divBdr>
        </w:div>
        <w:div w:id="1413815541">
          <w:marLeft w:val="640"/>
          <w:marRight w:val="0"/>
          <w:marTop w:val="0"/>
          <w:marBottom w:val="0"/>
          <w:divBdr>
            <w:top w:val="none" w:sz="0" w:space="0" w:color="auto"/>
            <w:left w:val="none" w:sz="0" w:space="0" w:color="auto"/>
            <w:bottom w:val="none" w:sz="0" w:space="0" w:color="auto"/>
            <w:right w:val="none" w:sz="0" w:space="0" w:color="auto"/>
          </w:divBdr>
        </w:div>
        <w:div w:id="931469018">
          <w:marLeft w:val="640"/>
          <w:marRight w:val="0"/>
          <w:marTop w:val="0"/>
          <w:marBottom w:val="0"/>
          <w:divBdr>
            <w:top w:val="none" w:sz="0" w:space="0" w:color="auto"/>
            <w:left w:val="none" w:sz="0" w:space="0" w:color="auto"/>
            <w:bottom w:val="none" w:sz="0" w:space="0" w:color="auto"/>
            <w:right w:val="none" w:sz="0" w:space="0" w:color="auto"/>
          </w:divBdr>
        </w:div>
        <w:div w:id="1190946416">
          <w:marLeft w:val="640"/>
          <w:marRight w:val="0"/>
          <w:marTop w:val="0"/>
          <w:marBottom w:val="0"/>
          <w:divBdr>
            <w:top w:val="none" w:sz="0" w:space="0" w:color="auto"/>
            <w:left w:val="none" w:sz="0" w:space="0" w:color="auto"/>
            <w:bottom w:val="none" w:sz="0" w:space="0" w:color="auto"/>
            <w:right w:val="none" w:sz="0" w:space="0" w:color="auto"/>
          </w:divBdr>
        </w:div>
        <w:div w:id="1532722487">
          <w:marLeft w:val="640"/>
          <w:marRight w:val="0"/>
          <w:marTop w:val="0"/>
          <w:marBottom w:val="0"/>
          <w:divBdr>
            <w:top w:val="none" w:sz="0" w:space="0" w:color="auto"/>
            <w:left w:val="none" w:sz="0" w:space="0" w:color="auto"/>
            <w:bottom w:val="none" w:sz="0" w:space="0" w:color="auto"/>
            <w:right w:val="none" w:sz="0" w:space="0" w:color="auto"/>
          </w:divBdr>
        </w:div>
        <w:div w:id="1109082316">
          <w:marLeft w:val="640"/>
          <w:marRight w:val="0"/>
          <w:marTop w:val="0"/>
          <w:marBottom w:val="0"/>
          <w:divBdr>
            <w:top w:val="none" w:sz="0" w:space="0" w:color="auto"/>
            <w:left w:val="none" w:sz="0" w:space="0" w:color="auto"/>
            <w:bottom w:val="none" w:sz="0" w:space="0" w:color="auto"/>
            <w:right w:val="none" w:sz="0" w:space="0" w:color="auto"/>
          </w:divBdr>
        </w:div>
        <w:div w:id="1155489682">
          <w:marLeft w:val="640"/>
          <w:marRight w:val="0"/>
          <w:marTop w:val="0"/>
          <w:marBottom w:val="0"/>
          <w:divBdr>
            <w:top w:val="none" w:sz="0" w:space="0" w:color="auto"/>
            <w:left w:val="none" w:sz="0" w:space="0" w:color="auto"/>
            <w:bottom w:val="none" w:sz="0" w:space="0" w:color="auto"/>
            <w:right w:val="none" w:sz="0" w:space="0" w:color="auto"/>
          </w:divBdr>
        </w:div>
        <w:div w:id="639961214">
          <w:marLeft w:val="640"/>
          <w:marRight w:val="0"/>
          <w:marTop w:val="0"/>
          <w:marBottom w:val="0"/>
          <w:divBdr>
            <w:top w:val="none" w:sz="0" w:space="0" w:color="auto"/>
            <w:left w:val="none" w:sz="0" w:space="0" w:color="auto"/>
            <w:bottom w:val="none" w:sz="0" w:space="0" w:color="auto"/>
            <w:right w:val="none" w:sz="0" w:space="0" w:color="auto"/>
          </w:divBdr>
        </w:div>
        <w:div w:id="1813014586">
          <w:marLeft w:val="640"/>
          <w:marRight w:val="0"/>
          <w:marTop w:val="0"/>
          <w:marBottom w:val="0"/>
          <w:divBdr>
            <w:top w:val="none" w:sz="0" w:space="0" w:color="auto"/>
            <w:left w:val="none" w:sz="0" w:space="0" w:color="auto"/>
            <w:bottom w:val="none" w:sz="0" w:space="0" w:color="auto"/>
            <w:right w:val="none" w:sz="0" w:space="0" w:color="auto"/>
          </w:divBdr>
        </w:div>
        <w:div w:id="1644505412">
          <w:marLeft w:val="640"/>
          <w:marRight w:val="0"/>
          <w:marTop w:val="0"/>
          <w:marBottom w:val="0"/>
          <w:divBdr>
            <w:top w:val="none" w:sz="0" w:space="0" w:color="auto"/>
            <w:left w:val="none" w:sz="0" w:space="0" w:color="auto"/>
            <w:bottom w:val="none" w:sz="0" w:space="0" w:color="auto"/>
            <w:right w:val="none" w:sz="0" w:space="0" w:color="auto"/>
          </w:divBdr>
        </w:div>
        <w:div w:id="434790667">
          <w:marLeft w:val="640"/>
          <w:marRight w:val="0"/>
          <w:marTop w:val="0"/>
          <w:marBottom w:val="0"/>
          <w:divBdr>
            <w:top w:val="none" w:sz="0" w:space="0" w:color="auto"/>
            <w:left w:val="none" w:sz="0" w:space="0" w:color="auto"/>
            <w:bottom w:val="none" w:sz="0" w:space="0" w:color="auto"/>
            <w:right w:val="none" w:sz="0" w:space="0" w:color="auto"/>
          </w:divBdr>
        </w:div>
        <w:div w:id="172957487">
          <w:marLeft w:val="640"/>
          <w:marRight w:val="0"/>
          <w:marTop w:val="0"/>
          <w:marBottom w:val="0"/>
          <w:divBdr>
            <w:top w:val="none" w:sz="0" w:space="0" w:color="auto"/>
            <w:left w:val="none" w:sz="0" w:space="0" w:color="auto"/>
            <w:bottom w:val="none" w:sz="0" w:space="0" w:color="auto"/>
            <w:right w:val="none" w:sz="0" w:space="0" w:color="auto"/>
          </w:divBdr>
        </w:div>
        <w:div w:id="749892078">
          <w:marLeft w:val="640"/>
          <w:marRight w:val="0"/>
          <w:marTop w:val="0"/>
          <w:marBottom w:val="0"/>
          <w:divBdr>
            <w:top w:val="none" w:sz="0" w:space="0" w:color="auto"/>
            <w:left w:val="none" w:sz="0" w:space="0" w:color="auto"/>
            <w:bottom w:val="none" w:sz="0" w:space="0" w:color="auto"/>
            <w:right w:val="none" w:sz="0" w:space="0" w:color="auto"/>
          </w:divBdr>
        </w:div>
        <w:div w:id="1879119936">
          <w:marLeft w:val="640"/>
          <w:marRight w:val="0"/>
          <w:marTop w:val="0"/>
          <w:marBottom w:val="0"/>
          <w:divBdr>
            <w:top w:val="none" w:sz="0" w:space="0" w:color="auto"/>
            <w:left w:val="none" w:sz="0" w:space="0" w:color="auto"/>
            <w:bottom w:val="none" w:sz="0" w:space="0" w:color="auto"/>
            <w:right w:val="none" w:sz="0" w:space="0" w:color="auto"/>
          </w:divBdr>
        </w:div>
        <w:div w:id="1004012126">
          <w:marLeft w:val="640"/>
          <w:marRight w:val="0"/>
          <w:marTop w:val="0"/>
          <w:marBottom w:val="0"/>
          <w:divBdr>
            <w:top w:val="none" w:sz="0" w:space="0" w:color="auto"/>
            <w:left w:val="none" w:sz="0" w:space="0" w:color="auto"/>
            <w:bottom w:val="none" w:sz="0" w:space="0" w:color="auto"/>
            <w:right w:val="none" w:sz="0" w:space="0" w:color="auto"/>
          </w:divBdr>
        </w:div>
        <w:div w:id="1994216815">
          <w:marLeft w:val="640"/>
          <w:marRight w:val="0"/>
          <w:marTop w:val="0"/>
          <w:marBottom w:val="0"/>
          <w:divBdr>
            <w:top w:val="none" w:sz="0" w:space="0" w:color="auto"/>
            <w:left w:val="none" w:sz="0" w:space="0" w:color="auto"/>
            <w:bottom w:val="none" w:sz="0" w:space="0" w:color="auto"/>
            <w:right w:val="none" w:sz="0" w:space="0" w:color="auto"/>
          </w:divBdr>
        </w:div>
        <w:div w:id="868372367">
          <w:marLeft w:val="640"/>
          <w:marRight w:val="0"/>
          <w:marTop w:val="0"/>
          <w:marBottom w:val="0"/>
          <w:divBdr>
            <w:top w:val="none" w:sz="0" w:space="0" w:color="auto"/>
            <w:left w:val="none" w:sz="0" w:space="0" w:color="auto"/>
            <w:bottom w:val="none" w:sz="0" w:space="0" w:color="auto"/>
            <w:right w:val="none" w:sz="0" w:space="0" w:color="auto"/>
          </w:divBdr>
        </w:div>
        <w:div w:id="1159614015">
          <w:marLeft w:val="640"/>
          <w:marRight w:val="0"/>
          <w:marTop w:val="0"/>
          <w:marBottom w:val="0"/>
          <w:divBdr>
            <w:top w:val="none" w:sz="0" w:space="0" w:color="auto"/>
            <w:left w:val="none" w:sz="0" w:space="0" w:color="auto"/>
            <w:bottom w:val="none" w:sz="0" w:space="0" w:color="auto"/>
            <w:right w:val="none" w:sz="0" w:space="0" w:color="auto"/>
          </w:divBdr>
        </w:div>
        <w:div w:id="2083991426">
          <w:marLeft w:val="640"/>
          <w:marRight w:val="0"/>
          <w:marTop w:val="0"/>
          <w:marBottom w:val="0"/>
          <w:divBdr>
            <w:top w:val="none" w:sz="0" w:space="0" w:color="auto"/>
            <w:left w:val="none" w:sz="0" w:space="0" w:color="auto"/>
            <w:bottom w:val="none" w:sz="0" w:space="0" w:color="auto"/>
            <w:right w:val="none" w:sz="0" w:space="0" w:color="auto"/>
          </w:divBdr>
        </w:div>
        <w:div w:id="1402174572">
          <w:marLeft w:val="640"/>
          <w:marRight w:val="0"/>
          <w:marTop w:val="0"/>
          <w:marBottom w:val="0"/>
          <w:divBdr>
            <w:top w:val="none" w:sz="0" w:space="0" w:color="auto"/>
            <w:left w:val="none" w:sz="0" w:space="0" w:color="auto"/>
            <w:bottom w:val="none" w:sz="0" w:space="0" w:color="auto"/>
            <w:right w:val="none" w:sz="0" w:space="0" w:color="auto"/>
          </w:divBdr>
        </w:div>
        <w:div w:id="899361433">
          <w:marLeft w:val="640"/>
          <w:marRight w:val="0"/>
          <w:marTop w:val="0"/>
          <w:marBottom w:val="0"/>
          <w:divBdr>
            <w:top w:val="none" w:sz="0" w:space="0" w:color="auto"/>
            <w:left w:val="none" w:sz="0" w:space="0" w:color="auto"/>
            <w:bottom w:val="none" w:sz="0" w:space="0" w:color="auto"/>
            <w:right w:val="none" w:sz="0" w:space="0" w:color="auto"/>
          </w:divBdr>
        </w:div>
        <w:div w:id="228229032">
          <w:marLeft w:val="640"/>
          <w:marRight w:val="0"/>
          <w:marTop w:val="0"/>
          <w:marBottom w:val="0"/>
          <w:divBdr>
            <w:top w:val="none" w:sz="0" w:space="0" w:color="auto"/>
            <w:left w:val="none" w:sz="0" w:space="0" w:color="auto"/>
            <w:bottom w:val="none" w:sz="0" w:space="0" w:color="auto"/>
            <w:right w:val="none" w:sz="0" w:space="0" w:color="auto"/>
          </w:divBdr>
        </w:div>
        <w:div w:id="652023257">
          <w:marLeft w:val="640"/>
          <w:marRight w:val="0"/>
          <w:marTop w:val="0"/>
          <w:marBottom w:val="0"/>
          <w:divBdr>
            <w:top w:val="none" w:sz="0" w:space="0" w:color="auto"/>
            <w:left w:val="none" w:sz="0" w:space="0" w:color="auto"/>
            <w:bottom w:val="none" w:sz="0" w:space="0" w:color="auto"/>
            <w:right w:val="none" w:sz="0" w:space="0" w:color="auto"/>
          </w:divBdr>
        </w:div>
        <w:div w:id="1352142286">
          <w:marLeft w:val="640"/>
          <w:marRight w:val="0"/>
          <w:marTop w:val="0"/>
          <w:marBottom w:val="0"/>
          <w:divBdr>
            <w:top w:val="none" w:sz="0" w:space="0" w:color="auto"/>
            <w:left w:val="none" w:sz="0" w:space="0" w:color="auto"/>
            <w:bottom w:val="none" w:sz="0" w:space="0" w:color="auto"/>
            <w:right w:val="none" w:sz="0" w:space="0" w:color="auto"/>
          </w:divBdr>
        </w:div>
        <w:div w:id="732656011">
          <w:marLeft w:val="640"/>
          <w:marRight w:val="0"/>
          <w:marTop w:val="0"/>
          <w:marBottom w:val="0"/>
          <w:divBdr>
            <w:top w:val="none" w:sz="0" w:space="0" w:color="auto"/>
            <w:left w:val="none" w:sz="0" w:space="0" w:color="auto"/>
            <w:bottom w:val="none" w:sz="0" w:space="0" w:color="auto"/>
            <w:right w:val="none" w:sz="0" w:space="0" w:color="auto"/>
          </w:divBdr>
        </w:div>
        <w:div w:id="779108208">
          <w:marLeft w:val="640"/>
          <w:marRight w:val="0"/>
          <w:marTop w:val="0"/>
          <w:marBottom w:val="0"/>
          <w:divBdr>
            <w:top w:val="none" w:sz="0" w:space="0" w:color="auto"/>
            <w:left w:val="none" w:sz="0" w:space="0" w:color="auto"/>
            <w:bottom w:val="none" w:sz="0" w:space="0" w:color="auto"/>
            <w:right w:val="none" w:sz="0" w:space="0" w:color="auto"/>
          </w:divBdr>
        </w:div>
        <w:div w:id="287319428">
          <w:marLeft w:val="640"/>
          <w:marRight w:val="0"/>
          <w:marTop w:val="0"/>
          <w:marBottom w:val="0"/>
          <w:divBdr>
            <w:top w:val="none" w:sz="0" w:space="0" w:color="auto"/>
            <w:left w:val="none" w:sz="0" w:space="0" w:color="auto"/>
            <w:bottom w:val="none" w:sz="0" w:space="0" w:color="auto"/>
            <w:right w:val="none" w:sz="0" w:space="0" w:color="auto"/>
          </w:divBdr>
        </w:div>
        <w:div w:id="1523130018">
          <w:marLeft w:val="640"/>
          <w:marRight w:val="0"/>
          <w:marTop w:val="0"/>
          <w:marBottom w:val="0"/>
          <w:divBdr>
            <w:top w:val="none" w:sz="0" w:space="0" w:color="auto"/>
            <w:left w:val="none" w:sz="0" w:space="0" w:color="auto"/>
            <w:bottom w:val="none" w:sz="0" w:space="0" w:color="auto"/>
            <w:right w:val="none" w:sz="0" w:space="0" w:color="auto"/>
          </w:divBdr>
        </w:div>
        <w:div w:id="1045910199">
          <w:marLeft w:val="640"/>
          <w:marRight w:val="0"/>
          <w:marTop w:val="0"/>
          <w:marBottom w:val="0"/>
          <w:divBdr>
            <w:top w:val="none" w:sz="0" w:space="0" w:color="auto"/>
            <w:left w:val="none" w:sz="0" w:space="0" w:color="auto"/>
            <w:bottom w:val="none" w:sz="0" w:space="0" w:color="auto"/>
            <w:right w:val="none" w:sz="0" w:space="0" w:color="auto"/>
          </w:divBdr>
        </w:div>
        <w:div w:id="1402217339">
          <w:marLeft w:val="640"/>
          <w:marRight w:val="0"/>
          <w:marTop w:val="0"/>
          <w:marBottom w:val="0"/>
          <w:divBdr>
            <w:top w:val="none" w:sz="0" w:space="0" w:color="auto"/>
            <w:left w:val="none" w:sz="0" w:space="0" w:color="auto"/>
            <w:bottom w:val="none" w:sz="0" w:space="0" w:color="auto"/>
            <w:right w:val="none" w:sz="0" w:space="0" w:color="auto"/>
          </w:divBdr>
        </w:div>
        <w:div w:id="188565394">
          <w:marLeft w:val="640"/>
          <w:marRight w:val="0"/>
          <w:marTop w:val="0"/>
          <w:marBottom w:val="0"/>
          <w:divBdr>
            <w:top w:val="none" w:sz="0" w:space="0" w:color="auto"/>
            <w:left w:val="none" w:sz="0" w:space="0" w:color="auto"/>
            <w:bottom w:val="none" w:sz="0" w:space="0" w:color="auto"/>
            <w:right w:val="none" w:sz="0" w:space="0" w:color="auto"/>
          </w:divBdr>
        </w:div>
        <w:div w:id="1935475552">
          <w:marLeft w:val="640"/>
          <w:marRight w:val="0"/>
          <w:marTop w:val="0"/>
          <w:marBottom w:val="0"/>
          <w:divBdr>
            <w:top w:val="none" w:sz="0" w:space="0" w:color="auto"/>
            <w:left w:val="none" w:sz="0" w:space="0" w:color="auto"/>
            <w:bottom w:val="none" w:sz="0" w:space="0" w:color="auto"/>
            <w:right w:val="none" w:sz="0" w:space="0" w:color="auto"/>
          </w:divBdr>
        </w:div>
        <w:div w:id="976881032">
          <w:marLeft w:val="640"/>
          <w:marRight w:val="0"/>
          <w:marTop w:val="0"/>
          <w:marBottom w:val="0"/>
          <w:divBdr>
            <w:top w:val="none" w:sz="0" w:space="0" w:color="auto"/>
            <w:left w:val="none" w:sz="0" w:space="0" w:color="auto"/>
            <w:bottom w:val="none" w:sz="0" w:space="0" w:color="auto"/>
            <w:right w:val="none" w:sz="0" w:space="0" w:color="auto"/>
          </w:divBdr>
        </w:div>
        <w:div w:id="903838357">
          <w:marLeft w:val="640"/>
          <w:marRight w:val="0"/>
          <w:marTop w:val="0"/>
          <w:marBottom w:val="0"/>
          <w:divBdr>
            <w:top w:val="none" w:sz="0" w:space="0" w:color="auto"/>
            <w:left w:val="none" w:sz="0" w:space="0" w:color="auto"/>
            <w:bottom w:val="none" w:sz="0" w:space="0" w:color="auto"/>
            <w:right w:val="none" w:sz="0" w:space="0" w:color="auto"/>
          </w:divBdr>
        </w:div>
        <w:div w:id="1335063499">
          <w:marLeft w:val="640"/>
          <w:marRight w:val="0"/>
          <w:marTop w:val="0"/>
          <w:marBottom w:val="0"/>
          <w:divBdr>
            <w:top w:val="none" w:sz="0" w:space="0" w:color="auto"/>
            <w:left w:val="none" w:sz="0" w:space="0" w:color="auto"/>
            <w:bottom w:val="none" w:sz="0" w:space="0" w:color="auto"/>
            <w:right w:val="none" w:sz="0" w:space="0" w:color="auto"/>
          </w:divBdr>
        </w:div>
        <w:div w:id="1646230540">
          <w:marLeft w:val="640"/>
          <w:marRight w:val="0"/>
          <w:marTop w:val="0"/>
          <w:marBottom w:val="0"/>
          <w:divBdr>
            <w:top w:val="none" w:sz="0" w:space="0" w:color="auto"/>
            <w:left w:val="none" w:sz="0" w:space="0" w:color="auto"/>
            <w:bottom w:val="none" w:sz="0" w:space="0" w:color="auto"/>
            <w:right w:val="none" w:sz="0" w:space="0" w:color="auto"/>
          </w:divBdr>
        </w:div>
        <w:div w:id="2028022007">
          <w:marLeft w:val="640"/>
          <w:marRight w:val="0"/>
          <w:marTop w:val="0"/>
          <w:marBottom w:val="0"/>
          <w:divBdr>
            <w:top w:val="none" w:sz="0" w:space="0" w:color="auto"/>
            <w:left w:val="none" w:sz="0" w:space="0" w:color="auto"/>
            <w:bottom w:val="none" w:sz="0" w:space="0" w:color="auto"/>
            <w:right w:val="none" w:sz="0" w:space="0" w:color="auto"/>
          </w:divBdr>
        </w:div>
        <w:div w:id="1724711707">
          <w:marLeft w:val="640"/>
          <w:marRight w:val="0"/>
          <w:marTop w:val="0"/>
          <w:marBottom w:val="0"/>
          <w:divBdr>
            <w:top w:val="none" w:sz="0" w:space="0" w:color="auto"/>
            <w:left w:val="none" w:sz="0" w:space="0" w:color="auto"/>
            <w:bottom w:val="none" w:sz="0" w:space="0" w:color="auto"/>
            <w:right w:val="none" w:sz="0" w:space="0" w:color="auto"/>
          </w:divBdr>
        </w:div>
        <w:div w:id="1818763751">
          <w:marLeft w:val="640"/>
          <w:marRight w:val="0"/>
          <w:marTop w:val="0"/>
          <w:marBottom w:val="0"/>
          <w:divBdr>
            <w:top w:val="none" w:sz="0" w:space="0" w:color="auto"/>
            <w:left w:val="none" w:sz="0" w:space="0" w:color="auto"/>
            <w:bottom w:val="none" w:sz="0" w:space="0" w:color="auto"/>
            <w:right w:val="none" w:sz="0" w:space="0" w:color="auto"/>
          </w:divBdr>
        </w:div>
        <w:div w:id="762645253">
          <w:marLeft w:val="640"/>
          <w:marRight w:val="0"/>
          <w:marTop w:val="0"/>
          <w:marBottom w:val="0"/>
          <w:divBdr>
            <w:top w:val="none" w:sz="0" w:space="0" w:color="auto"/>
            <w:left w:val="none" w:sz="0" w:space="0" w:color="auto"/>
            <w:bottom w:val="none" w:sz="0" w:space="0" w:color="auto"/>
            <w:right w:val="none" w:sz="0" w:space="0" w:color="auto"/>
          </w:divBdr>
        </w:div>
        <w:div w:id="1954050128">
          <w:marLeft w:val="640"/>
          <w:marRight w:val="0"/>
          <w:marTop w:val="0"/>
          <w:marBottom w:val="0"/>
          <w:divBdr>
            <w:top w:val="none" w:sz="0" w:space="0" w:color="auto"/>
            <w:left w:val="none" w:sz="0" w:space="0" w:color="auto"/>
            <w:bottom w:val="none" w:sz="0" w:space="0" w:color="auto"/>
            <w:right w:val="none" w:sz="0" w:space="0" w:color="auto"/>
          </w:divBdr>
        </w:div>
        <w:div w:id="1749425989">
          <w:marLeft w:val="640"/>
          <w:marRight w:val="0"/>
          <w:marTop w:val="0"/>
          <w:marBottom w:val="0"/>
          <w:divBdr>
            <w:top w:val="none" w:sz="0" w:space="0" w:color="auto"/>
            <w:left w:val="none" w:sz="0" w:space="0" w:color="auto"/>
            <w:bottom w:val="none" w:sz="0" w:space="0" w:color="auto"/>
            <w:right w:val="none" w:sz="0" w:space="0" w:color="auto"/>
          </w:divBdr>
        </w:div>
        <w:div w:id="1801265140">
          <w:marLeft w:val="640"/>
          <w:marRight w:val="0"/>
          <w:marTop w:val="0"/>
          <w:marBottom w:val="0"/>
          <w:divBdr>
            <w:top w:val="none" w:sz="0" w:space="0" w:color="auto"/>
            <w:left w:val="none" w:sz="0" w:space="0" w:color="auto"/>
            <w:bottom w:val="none" w:sz="0" w:space="0" w:color="auto"/>
            <w:right w:val="none" w:sz="0" w:space="0" w:color="auto"/>
          </w:divBdr>
        </w:div>
        <w:div w:id="453716350">
          <w:marLeft w:val="640"/>
          <w:marRight w:val="0"/>
          <w:marTop w:val="0"/>
          <w:marBottom w:val="0"/>
          <w:divBdr>
            <w:top w:val="none" w:sz="0" w:space="0" w:color="auto"/>
            <w:left w:val="none" w:sz="0" w:space="0" w:color="auto"/>
            <w:bottom w:val="none" w:sz="0" w:space="0" w:color="auto"/>
            <w:right w:val="none" w:sz="0" w:space="0" w:color="auto"/>
          </w:divBdr>
        </w:div>
      </w:divsChild>
    </w:div>
    <w:div w:id="630673416">
      <w:marLeft w:val="640"/>
      <w:marRight w:val="0"/>
      <w:marTop w:val="0"/>
      <w:marBottom w:val="0"/>
      <w:divBdr>
        <w:top w:val="none" w:sz="0" w:space="0" w:color="auto"/>
        <w:left w:val="none" w:sz="0" w:space="0" w:color="auto"/>
        <w:bottom w:val="none" w:sz="0" w:space="0" w:color="auto"/>
        <w:right w:val="none" w:sz="0" w:space="0" w:color="auto"/>
      </w:divBdr>
    </w:div>
    <w:div w:id="630865495">
      <w:marLeft w:val="640"/>
      <w:marRight w:val="0"/>
      <w:marTop w:val="0"/>
      <w:marBottom w:val="0"/>
      <w:divBdr>
        <w:top w:val="none" w:sz="0" w:space="0" w:color="auto"/>
        <w:left w:val="none" w:sz="0" w:space="0" w:color="auto"/>
        <w:bottom w:val="none" w:sz="0" w:space="0" w:color="auto"/>
        <w:right w:val="none" w:sz="0" w:space="0" w:color="auto"/>
      </w:divBdr>
    </w:div>
    <w:div w:id="631716297">
      <w:marLeft w:val="640"/>
      <w:marRight w:val="0"/>
      <w:marTop w:val="0"/>
      <w:marBottom w:val="0"/>
      <w:divBdr>
        <w:top w:val="none" w:sz="0" w:space="0" w:color="auto"/>
        <w:left w:val="none" w:sz="0" w:space="0" w:color="auto"/>
        <w:bottom w:val="none" w:sz="0" w:space="0" w:color="auto"/>
        <w:right w:val="none" w:sz="0" w:space="0" w:color="auto"/>
      </w:divBdr>
    </w:div>
    <w:div w:id="631718733">
      <w:bodyDiv w:val="1"/>
      <w:marLeft w:val="0"/>
      <w:marRight w:val="0"/>
      <w:marTop w:val="0"/>
      <w:marBottom w:val="0"/>
      <w:divBdr>
        <w:top w:val="none" w:sz="0" w:space="0" w:color="auto"/>
        <w:left w:val="none" w:sz="0" w:space="0" w:color="auto"/>
        <w:bottom w:val="none" w:sz="0" w:space="0" w:color="auto"/>
        <w:right w:val="none" w:sz="0" w:space="0" w:color="auto"/>
      </w:divBdr>
      <w:divsChild>
        <w:div w:id="49502025">
          <w:marLeft w:val="640"/>
          <w:marRight w:val="0"/>
          <w:marTop w:val="0"/>
          <w:marBottom w:val="0"/>
          <w:divBdr>
            <w:top w:val="none" w:sz="0" w:space="0" w:color="auto"/>
            <w:left w:val="none" w:sz="0" w:space="0" w:color="auto"/>
            <w:bottom w:val="none" w:sz="0" w:space="0" w:color="auto"/>
            <w:right w:val="none" w:sz="0" w:space="0" w:color="auto"/>
          </w:divBdr>
        </w:div>
        <w:div w:id="61754406">
          <w:marLeft w:val="640"/>
          <w:marRight w:val="0"/>
          <w:marTop w:val="0"/>
          <w:marBottom w:val="0"/>
          <w:divBdr>
            <w:top w:val="none" w:sz="0" w:space="0" w:color="auto"/>
            <w:left w:val="none" w:sz="0" w:space="0" w:color="auto"/>
            <w:bottom w:val="none" w:sz="0" w:space="0" w:color="auto"/>
            <w:right w:val="none" w:sz="0" w:space="0" w:color="auto"/>
          </w:divBdr>
        </w:div>
        <w:div w:id="97721088">
          <w:marLeft w:val="640"/>
          <w:marRight w:val="0"/>
          <w:marTop w:val="0"/>
          <w:marBottom w:val="0"/>
          <w:divBdr>
            <w:top w:val="none" w:sz="0" w:space="0" w:color="auto"/>
            <w:left w:val="none" w:sz="0" w:space="0" w:color="auto"/>
            <w:bottom w:val="none" w:sz="0" w:space="0" w:color="auto"/>
            <w:right w:val="none" w:sz="0" w:space="0" w:color="auto"/>
          </w:divBdr>
        </w:div>
        <w:div w:id="108595886">
          <w:marLeft w:val="640"/>
          <w:marRight w:val="0"/>
          <w:marTop w:val="0"/>
          <w:marBottom w:val="0"/>
          <w:divBdr>
            <w:top w:val="none" w:sz="0" w:space="0" w:color="auto"/>
            <w:left w:val="none" w:sz="0" w:space="0" w:color="auto"/>
            <w:bottom w:val="none" w:sz="0" w:space="0" w:color="auto"/>
            <w:right w:val="none" w:sz="0" w:space="0" w:color="auto"/>
          </w:divBdr>
        </w:div>
        <w:div w:id="255940093">
          <w:marLeft w:val="640"/>
          <w:marRight w:val="0"/>
          <w:marTop w:val="0"/>
          <w:marBottom w:val="0"/>
          <w:divBdr>
            <w:top w:val="none" w:sz="0" w:space="0" w:color="auto"/>
            <w:left w:val="none" w:sz="0" w:space="0" w:color="auto"/>
            <w:bottom w:val="none" w:sz="0" w:space="0" w:color="auto"/>
            <w:right w:val="none" w:sz="0" w:space="0" w:color="auto"/>
          </w:divBdr>
        </w:div>
        <w:div w:id="261107679">
          <w:marLeft w:val="640"/>
          <w:marRight w:val="0"/>
          <w:marTop w:val="0"/>
          <w:marBottom w:val="0"/>
          <w:divBdr>
            <w:top w:val="none" w:sz="0" w:space="0" w:color="auto"/>
            <w:left w:val="none" w:sz="0" w:space="0" w:color="auto"/>
            <w:bottom w:val="none" w:sz="0" w:space="0" w:color="auto"/>
            <w:right w:val="none" w:sz="0" w:space="0" w:color="auto"/>
          </w:divBdr>
        </w:div>
        <w:div w:id="262496020">
          <w:marLeft w:val="640"/>
          <w:marRight w:val="0"/>
          <w:marTop w:val="0"/>
          <w:marBottom w:val="0"/>
          <w:divBdr>
            <w:top w:val="none" w:sz="0" w:space="0" w:color="auto"/>
            <w:left w:val="none" w:sz="0" w:space="0" w:color="auto"/>
            <w:bottom w:val="none" w:sz="0" w:space="0" w:color="auto"/>
            <w:right w:val="none" w:sz="0" w:space="0" w:color="auto"/>
          </w:divBdr>
        </w:div>
        <w:div w:id="519974739">
          <w:marLeft w:val="640"/>
          <w:marRight w:val="0"/>
          <w:marTop w:val="0"/>
          <w:marBottom w:val="0"/>
          <w:divBdr>
            <w:top w:val="none" w:sz="0" w:space="0" w:color="auto"/>
            <w:left w:val="none" w:sz="0" w:space="0" w:color="auto"/>
            <w:bottom w:val="none" w:sz="0" w:space="0" w:color="auto"/>
            <w:right w:val="none" w:sz="0" w:space="0" w:color="auto"/>
          </w:divBdr>
        </w:div>
        <w:div w:id="546988645">
          <w:marLeft w:val="640"/>
          <w:marRight w:val="0"/>
          <w:marTop w:val="0"/>
          <w:marBottom w:val="0"/>
          <w:divBdr>
            <w:top w:val="none" w:sz="0" w:space="0" w:color="auto"/>
            <w:left w:val="none" w:sz="0" w:space="0" w:color="auto"/>
            <w:bottom w:val="none" w:sz="0" w:space="0" w:color="auto"/>
            <w:right w:val="none" w:sz="0" w:space="0" w:color="auto"/>
          </w:divBdr>
        </w:div>
        <w:div w:id="549850905">
          <w:marLeft w:val="640"/>
          <w:marRight w:val="0"/>
          <w:marTop w:val="0"/>
          <w:marBottom w:val="0"/>
          <w:divBdr>
            <w:top w:val="none" w:sz="0" w:space="0" w:color="auto"/>
            <w:left w:val="none" w:sz="0" w:space="0" w:color="auto"/>
            <w:bottom w:val="none" w:sz="0" w:space="0" w:color="auto"/>
            <w:right w:val="none" w:sz="0" w:space="0" w:color="auto"/>
          </w:divBdr>
        </w:div>
        <w:div w:id="646322707">
          <w:marLeft w:val="640"/>
          <w:marRight w:val="0"/>
          <w:marTop w:val="0"/>
          <w:marBottom w:val="0"/>
          <w:divBdr>
            <w:top w:val="none" w:sz="0" w:space="0" w:color="auto"/>
            <w:left w:val="none" w:sz="0" w:space="0" w:color="auto"/>
            <w:bottom w:val="none" w:sz="0" w:space="0" w:color="auto"/>
            <w:right w:val="none" w:sz="0" w:space="0" w:color="auto"/>
          </w:divBdr>
        </w:div>
        <w:div w:id="656346899">
          <w:marLeft w:val="640"/>
          <w:marRight w:val="0"/>
          <w:marTop w:val="0"/>
          <w:marBottom w:val="0"/>
          <w:divBdr>
            <w:top w:val="none" w:sz="0" w:space="0" w:color="auto"/>
            <w:left w:val="none" w:sz="0" w:space="0" w:color="auto"/>
            <w:bottom w:val="none" w:sz="0" w:space="0" w:color="auto"/>
            <w:right w:val="none" w:sz="0" w:space="0" w:color="auto"/>
          </w:divBdr>
        </w:div>
        <w:div w:id="706681686">
          <w:marLeft w:val="640"/>
          <w:marRight w:val="0"/>
          <w:marTop w:val="0"/>
          <w:marBottom w:val="0"/>
          <w:divBdr>
            <w:top w:val="none" w:sz="0" w:space="0" w:color="auto"/>
            <w:left w:val="none" w:sz="0" w:space="0" w:color="auto"/>
            <w:bottom w:val="none" w:sz="0" w:space="0" w:color="auto"/>
            <w:right w:val="none" w:sz="0" w:space="0" w:color="auto"/>
          </w:divBdr>
        </w:div>
        <w:div w:id="707879998">
          <w:marLeft w:val="640"/>
          <w:marRight w:val="0"/>
          <w:marTop w:val="0"/>
          <w:marBottom w:val="0"/>
          <w:divBdr>
            <w:top w:val="none" w:sz="0" w:space="0" w:color="auto"/>
            <w:left w:val="none" w:sz="0" w:space="0" w:color="auto"/>
            <w:bottom w:val="none" w:sz="0" w:space="0" w:color="auto"/>
            <w:right w:val="none" w:sz="0" w:space="0" w:color="auto"/>
          </w:divBdr>
        </w:div>
        <w:div w:id="729381866">
          <w:marLeft w:val="640"/>
          <w:marRight w:val="0"/>
          <w:marTop w:val="0"/>
          <w:marBottom w:val="0"/>
          <w:divBdr>
            <w:top w:val="none" w:sz="0" w:space="0" w:color="auto"/>
            <w:left w:val="none" w:sz="0" w:space="0" w:color="auto"/>
            <w:bottom w:val="none" w:sz="0" w:space="0" w:color="auto"/>
            <w:right w:val="none" w:sz="0" w:space="0" w:color="auto"/>
          </w:divBdr>
        </w:div>
        <w:div w:id="749346575">
          <w:marLeft w:val="640"/>
          <w:marRight w:val="0"/>
          <w:marTop w:val="0"/>
          <w:marBottom w:val="0"/>
          <w:divBdr>
            <w:top w:val="none" w:sz="0" w:space="0" w:color="auto"/>
            <w:left w:val="none" w:sz="0" w:space="0" w:color="auto"/>
            <w:bottom w:val="none" w:sz="0" w:space="0" w:color="auto"/>
            <w:right w:val="none" w:sz="0" w:space="0" w:color="auto"/>
          </w:divBdr>
        </w:div>
        <w:div w:id="765492257">
          <w:marLeft w:val="640"/>
          <w:marRight w:val="0"/>
          <w:marTop w:val="0"/>
          <w:marBottom w:val="0"/>
          <w:divBdr>
            <w:top w:val="none" w:sz="0" w:space="0" w:color="auto"/>
            <w:left w:val="none" w:sz="0" w:space="0" w:color="auto"/>
            <w:bottom w:val="none" w:sz="0" w:space="0" w:color="auto"/>
            <w:right w:val="none" w:sz="0" w:space="0" w:color="auto"/>
          </w:divBdr>
        </w:div>
        <w:div w:id="787043001">
          <w:marLeft w:val="640"/>
          <w:marRight w:val="0"/>
          <w:marTop w:val="0"/>
          <w:marBottom w:val="0"/>
          <w:divBdr>
            <w:top w:val="none" w:sz="0" w:space="0" w:color="auto"/>
            <w:left w:val="none" w:sz="0" w:space="0" w:color="auto"/>
            <w:bottom w:val="none" w:sz="0" w:space="0" w:color="auto"/>
            <w:right w:val="none" w:sz="0" w:space="0" w:color="auto"/>
          </w:divBdr>
        </w:div>
        <w:div w:id="793444786">
          <w:marLeft w:val="640"/>
          <w:marRight w:val="0"/>
          <w:marTop w:val="0"/>
          <w:marBottom w:val="0"/>
          <w:divBdr>
            <w:top w:val="none" w:sz="0" w:space="0" w:color="auto"/>
            <w:left w:val="none" w:sz="0" w:space="0" w:color="auto"/>
            <w:bottom w:val="none" w:sz="0" w:space="0" w:color="auto"/>
            <w:right w:val="none" w:sz="0" w:space="0" w:color="auto"/>
          </w:divBdr>
        </w:div>
        <w:div w:id="801921981">
          <w:marLeft w:val="640"/>
          <w:marRight w:val="0"/>
          <w:marTop w:val="0"/>
          <w:marBottom w:val="0"/>
          <w:divBdr>
            <w:top w:val="none" w:sz="0" w:space="0" w:color="auto"/>
            <w:left w:val="none" w:sz="0" w:space="0" w:color="auto"/>
            <w:bottom w:val="none" w:sz="0" w:space="0" w:color="auto"/>
            <w:right w:val="none" w:sz="0" w:space="0" w:color="auto"/>
          </w:divBdr>
        </w:div>
        <w:div w:id="815339241">
          <w:marLeft w:val="640"/>
          <w:marRight w:val="0"/>
          <w:marTop w:val="0"/>
          <w:marBottom w:val="0"/>
          <w:divBdr>
            <w:top w:val="none" w:sz="0" w:space="0" w:color="auto"/>
            <w:left w:val="none" w:sz="0" w:space="0" w:color="auto"/>
            <w:bottom w:val="none" w:sz="0" w:space="0" w:color="auto"/>
            <w:right w:val="none" w:sz="0" w:space="0" w:color="auto"/>
          </w:divBdr>
        </w:div>
        <w:div w:id="876508126">
          <w:marLeft w:val="640"/>
          <w:marRight w:val="0"/>
          <w:marTop w:val="0"/>
          <w:marBottom w:val="0"/>
          <w:divBdr>
            <w:top w:val="none" w:sz="0" w:space="0" w:color="auto"/>
            <w:left w:val="none" w:sz="0" w:space="0" w:color="auto"/>
            <w:bottom w:val="none" w:sz="0" w:space="0" w:color="auto"/>
            <w:right w:val="none" w:sz="0" w:space="0" w:color="auto"/>
          </w:divBdr>
        </w:div>
        <w:div w:id="972709366">
          <w:marLeft w:val="640"/>
          <w:marRight w:val="0"/>
          <w:marTop w:val="0"/>
          <w:marBottom w:val="0"/>
          <w:divBdr>
            <w:top w:val="none" w:sz="0" w:space="0" w:color="auto"/>
            <w:left w:val="none" w:sz="0" w:space="0" w:color="auto"/>
            <w:bottom w:val="none" w:sz="0" w:space="0" w:color="auto"/>
            <w:right w:val="none" w:sz="0" w:space="0" w:color="auto"/>
          </w:divBdr>
        </w:div>
        <w:div w:id="1029642400">
          <w:marLeft w:val="640"/>
          <w:marRight w:val="0"/>
          <w:marTop w:val="0"/>
          <w:marBottom w:val="0"/>
          <w:divBdr>
            <w:top w:val="none" w:sz="0" w:space="0" w:color="auto"/>
            <w:left w:val="none" w:sz="0" w:space="0" w:color="auto"/>
            <w:bottom w:val="none" w:sz="0" w:space="0" w:color="auto"/>
            <w:right w:val="none" w:sz="0" w:space="0" w:color="auto"/>
          </w:divBdr>
        </w:div>
        <w:div w:id="1084038058">
          <w:marLeft w:val="640"/>
          <w:marRight w:val="0"/>
          <w:marTop w:val="0"/>
          <w:marBottom w:val="0"/>
          <w:divBdr>
            <w:top w:val="none" w:sz="0" w:space="0" w:color="auto"/>
            <w:left w:val="none" w:sz="0" w:space="0" w:color="auto"/>
            <w:bottom w:val="none" w:sz="0" w:space="0" w:color="auto"/>
            <w:right w:val="none" w:sz="0" w:space="0" w:color="auto"/>
          </w:divBdr>
        </w:div>
        <w:div w:id="1118447547">
          <w:marLeft w:val="640"/>
          <w:marRight w:val="0"/>
          <w:marTop w:val="0"/>
          <w:marBottom w:val="0"/>
          <w:divBdr>
            <w:top w:val="none" w:sz="0" w:space="0" w:color="auto"/>
            <w:left w:val="none" w:sz="0" w:space="0" w:color="auto"/>
            <w:bottom w:val="none" w:sz="0" w:space="0" w:color="auto"/>
            <w:right w:val="none" w:sz="0" w:space="0" w:color="auto"/>
          </w:divBdr>
        </w:div>
        <w:div w:id="1173644117">
          <w:marLeft w:val="640"/>
          <w:marRight w:val="0"/>
          <w:marTop w:val="0"/>
          <w:marBottom w:val="0"/>
          <w:divBdr>
            <w:top w:val="none" w:sz="0" w:space="0" w:color="auto"/>
            <w:left w:val="none" w:sz="0" w:space="0" w:color="auto"/>
            <w:bottom w:val="none" w:sz="0" w:space="0" w:color="auto"/>
            <w:right w:val="none" w:sz="0" w:space="0" w:color="auto"/>
          </w:divBdr>
        </w:div>
        <w:div w:id="1277298830">
          <w:marLeft w:val="640"/>
          <w:marRight w:val="0"/>
          <w:marTop w:val="0"/>
          <w:marBottom w:val="0"/>
          <w:divBdr>
            <w:top w:val="none" w:sz="0" w:space="0" w:color="auto"/>
            <w:left w:val="none" w:sz="0" w:space="0" w:color="auto"/>
            <w:bottom w:val="none" w:sz="0" w:space="0" w:color="auto"/>
            <w:right w:val="none" w:sz="0" w:space="0" w:color="auto"/>
          </w:divBdr>
        </w:div>
        <w:div w:id="1281840581">
          <w:marLeft w:val="640"/>
          <w:marRight w:val="0"/>
          <w:marTop w:val="0"/>
          <w:marBottom w:val="0"/>
          <w:divBdr>
            <w:top w:val="none" w:sz="0" w:space="0" w:color="auto"/>
            <w:left w:val="none" w:sz="0" w:space="0" w:color="auto"/>
            <w:bottom w:val="none" w:sz="0" w:space="0" w:color="auto"/>
            <w:right w:val="none" w:sz="0" w:space="0" w:color="auto"/>
          </w:divBdr>
        </w:div>
        <w:div w:id="1340809082">
          <w:marLeft w:val="640"/>
          <w:marRight w:val="0"/>
          <w:marTop w:val="0"/>
          <w:marBottom w:val="0"/>
          <w:divBdr>
            <w:top w:val="none" w:sz="0" w:space="0" w:color="auto"/>
            <w:left w:val="none" w:sz="0" w:space="0" w:color="auto"/>
            <w:bottom w:val="none" w:sz="0" w:space="0" w:color="auto"/>
            <w:right w:val="none" w:sz="0" w:space="0" w:color="auto"/>
          </w:divBdr>
        </w:div>
        <w:div w:id="1372614720">
          <w:marLeft w:val="640"/>
          <w:marRight w:val="0"/>
          <w:marTop w:val="0"/>
          <w:marBottom w:val="0"/>
          <w:divBdr>
            <w:top w:val="none" w:sz="0" w:space="0" w:color="auto"/>
            <w:left w:val="none" w:sz="0" w:space="0" w:color="auto"/>
            <w:bottom w:val="none" w:sz="0" w:space="0" w:color="auto"/>
            <w:right w:val="none" w:sz="0" w:space="0" w:color="auto"/>
          </w:divBdr>
        </w:div>
        <w:div w:id="1438333638">
          <w:marLeft w:val="640"/>
          <w:marRight w:val="0"/>
          <w:marTop w:val="0"/>
          <w:marBottom w:val="0"/>
          <w:divBdr>
            <w:top w:val="none" w:sz="0" w:space="0" w:color="auto"/>
            <w:left w:val="none" w:sz="0" w:space="0" w:color="auto"/>
            <w:bottom w:val="none" w:sz="0" w:space="0" w:color="auto"/>
            <w:right w:val="none" w:sz="0" w:space="0" w:color="auto"/>
          </w:divBdr>
        </w:div>
        <w:div w:id="1444113304">
          <w:marLeft w:val="640"/>
          <w:marRight w:val="0"/>
          <w:marTop w:val="0"/>
          <w:marBottom w:val="0"/>
          <w:divBdr>
            <w:top w:val="none" w:sz="0" w:space="0" w:color="auto"/>
            <w:left w:val="none" w:sz="0" w:space="0" w:color="auto"/>
            <w:bottom w:val="none" w:sz="0" w:space="0" w:color="auto"/>
            <w:right w:val="none" w:sz="0" w:space="0" w:color="auto"/>
          </w:divBdr>
        </w:div>
        <w:div w:id="1472139858">
          <w:marLeft w:val="640"/>
          <w:marRight w:val="0"/>
          <w:marTop w:val="0"/>
          <w:marBottom w:val="0"/>
          <w:divBdr>
            <w:top w:val="none" w:sz="0" w:space="0" w:color="auto"/>
            <w:left w:val="none" w:sz="0" w:space="0" w:color="auto"/>
            <w:bottom w:val="none" w:sz="0" w:space="0" w:color="auto"/>
            <w:right w:val="none" w:sz="0" w:space="0" w:color="auto"/>
          </w:divBdr>
        </w:div>
        <w:div w:id="1480459385">
          <w:marLeft w:val="640"/>
          <w:marRight w:val="0"/>
          <w:marTop w:val="0"/>
          <w:marBottom w:val="0"/>
          <w:divBdr>
            <w:top w:val="none" w:sz="0" w:space="0" w:color="auto"/>
            <w:left w:val="none" w:sz="0" w:space="0" w:color="auto"/>
            <w:bottom w:val="none" w:sz="0" w:space="0" w:color="auto"/>
            <w:right w:val="none" w:sz="0" w:space="0" w:color="auto"/>
          </w:divBdr>
        </w:div>
        <w:div w:id="1523592698">
          <w:marLeft w:val="640"/>
          <w:marRight w:val="0"/>
          <w:marTop w:val="0"/>
          <w:marBottom w:val="0"/>
          <w:divBdr>
            <w:top w:val="none" w:sz="0" w:space="0" w:color="auto"/>
            <w:left w:val="none" w:sz="0" w:space="0" w:color="auto"/>
            <w:bottom w:val="none" w:sz="0" w:space="0" w:color="auto"/>
            <w:right w:val="none" w:sz="0" w:space="0" w:color="auto"/>
          </w:divBdr>
        </w:div>
        <w:div w:id="1546940662">
          <w:marLeft w:val="640"/>
          <w:marRight w:val="0"/>
          <w:marTop w:val="0"/>
          <w:marBottom w:val="0"/>
          <w:divBdr>
            <w:top w:val="none" w:sz="0" w:space="0" w:color="auto"/>
            <w:left w:val="none" w:sz="0" w:space="0" w:color="auto"/>
            <w:bottom w:val="none" w:sz="0" w:space="0" w:color="auto"/>
            <w:right w:val="none" w:sz="0" w:space="0" w:color="auto"/>
          </w:divBdr>
        </w:div>
        <w:div w:id="1690839805">
          <w:marLeft w:val="640"/>
          <w:marRight w:val="0"/>
          <w:marTop w:val="0"/>
          <w:marBottom w:val="0"/>
          <w:divBdr>
            <w:top w:val="none" w:sz="0" w:space="0" w:color="auto"/>
            <w:left w:val="none" w:sz="0" w:space="0" w:color="auto"/>
            <w:bottom w:val="none" w:sz="0" w:space="0" w:color="auto"/>
            <w:right w:val="none" w:sz="0" w:space="0" w:color="auto"/>
          </w:divBdr>
        </w:div>
        <w:div w:id="1697190322">
          <w:marLeft w:val="640"/>
          <w:marRight w:val="0"/>
          <w:marTop w:val="0"/>
          <w:marBottom w:val="0"/>
          <w:divBdr>
            <w:top w:val="none" w:sz="0" w:space="0" w:color="auto"/>
            <w:left w:val="none" w:sz="0" w:space="0" w:color="auto"/>
            <w:bottom w:val="none" w:sz="0" w:space="0" w:color="auto"/>
            <w:right w:val="none" w:sz="0" w:space="0" w:color="auto"/>
          </w:divBdr>
        </w:div>
        <w:div w:id="1734353227">
          <w:marLeft w:val="640"/>
          <w:marRight w:val="0"/>
          <w:marTop w:val="0"/>
          <w:marBottom w:val="0"/>
          <w:divBdr>
            <w:top w:val="none" w:sz="0" w:space="0" w:color="auto"/>
            <w:left w:val="none" w:sz="0" w:space="0" w:color="auto"/>
            <w:bottom w:val="none" w:sz="0" w:space="0" w:color="auto"/>
            <w:right w:val="none" w:sz="0" w:space="0" w:color="auto"/>
          </w:divBdr>
        </w:div>
        <w:div w:id="1756168845">
          <w:marLeft w:val="640"/>
          <w:marRight w:val="0"/>
          <w:marTop w:val="0"/>
          <w:marBottom w:val="0"/>
          <w:divBdr>
            <w:top w:val="none" w:sz="0" w:space="0" w:color="auto"/>
            <w:left w:val="none" w:sz="0" w:space="0" w:color="auto"/>
            <w:bottom w:val="none" w:sz="0" w:space="0" w:color="auto"/>
            <w:right w:val="none" w:sz="0" w:space="0" w:color="auto"/>
          </w:divBdr>
        </w:div>
        <w:div w:id="1775401799">
          <w:marLeft w:val="640"/>
          <w:marRight w:val="0"/>
          <w:marTop w:val="0"/>
          <w:marBottom w:val="0"/>
          <w:divBdr>
            <w:top w:val="none" w:sz="0" w:space="0" w:color="auto"/>
            <w:left w:val="none" w:sz="0" w:space="0" w:color="auto"/>
            <w:bottom w:val="none" w:sz="0" w:space="0" w:color="auto"/>
            <w:right w:val="none" w:sz="0" w:space="0" w:color="auto"/>
          </w:divBdr>
        </w:div>
        <w:div w:id="1781685561">
          <w:marLeft w:val="640"/>
          <w:marRight w:val="0"/>
          <w:marTop w:val="0"/>
          <w:marBottom w:val="0"/>
          <w:divBdr>
            <w:top w:val="none" w:sz="0" w:space="0" w:color="auto"/>
            <w:left w:val="none" w:sz="0" w:space="0" w:color="auto"/>
            <w:bottom w:val="none" w:sz="0" w:space="0" w:color="auto"/>
            <w:right w:val="none" w:sz="0" w:space="0" w:color="auto"/>
          </w:divBdr>
        </w:div>
        <w:div w:id="1824350400">
          <w:marLeft w:val="640"/>
          <w:marRight w:val="0"/>
          <w:marTop w:val="0"/>
          <w:marBottom w:val="0"/>
          <w:divBdr>
            <w:top w:val="none" w:sz="0" w:space="0" w:color="auto"/>
            <w:left w:val="none" w:sz="0" w:space="0" w:color="auto"/>
            <w:bottom w:val="none" w:sz="0" w:space="0" w:color="auto"/>
            <w:right w:val="none" w:sz="0" w:space="0" w:color="auto"/>
          </w:divBdr>
        </w:div>
        <w:div w:id="1886328380">
          <w:marLeft w:val="640"/>
          <w:marRight w:val="0"/>
          <w:marTop w:val="0"/>
          <w:marBottom w:val="0"/>
          <w:divBdr>
            <w:top w:val="none" w:sz="0" w:space="0" w:color="auto"/>
            <w:left w:val="none" w:sz="0" w:space="0" w:color="auto"/>
            <w:bottom w:val="none" w:sz="0" w:space="0" w:color="auto"/>
            <w:right w:val="none" w:sz="0" w:space="0" w:color="auto"/>
          </w:divBdr>
        </w:div>
        <w:div w:id="1982225337">
          <w:marLeft w:val="640"/>
          <w:marRight w:val="0"/>
          <w:marTop w:val="0"/>
          <w:marBottom w:val="0"/>
          <w:divBdr>
            <w:top w:val="none" w:sz="0" w:space="0" w:color="auto"/>
            <w:left w:val="none" w:sz="0" w:space="0" w:color="auto"/>
            <w:bottom w:val="none" w:sz="0" w:space="0" w:color="auto"/>
            <w:right w:val="none" w:sz="0" w:space="0" w:color="auto"/>
          </w:divBdr>
        </w:div>
        <w:div w:id="2000694413">
          <w:marLeft w:val="640"/>
          <w:marRight w:val="0"/>
          <w:marTop w:val="0"/>
          <w:marBottom w:val="0"/>
          <w:divBdr>
            <w:top w:val="none" w:sz="0" w:space="0" w:color="auto"/>
            <w:left w:val="none" w:sz="0" w:space="0" w:color="auto"/>
            <w:bottom w:val="none" w:sz="0" w:space="0" w:color="auto"/>
            <w:right w:val="none" w:sz="0" w:space="0" w:color="auto"/>
          </w:divBdr>
        </w:div>
        <w:div w:id="2047026471">
          <w:marLeft w:val="640"/>
          <w:marRight w:val="0"/>
          <w:marTop w:val="0"/>
          <w:marBottom w:val="0"/>
          <w:divBdr>
            <w:top w:val="none" w:sz="0" w:space="0" w:color="auto"/>
            <w:left w:val="none" w:sz="0" w:space="0" w:color="auto"/>
            <w:bottom w:val="none" w:sz="0" w:space="0" w:color="auto"/>
            <w:right w:val="none" w:sz="0" w:space="0" w:color="auto"/>
          </w:divBdr>
        </w:div>
        <w:div w:id="2050953492">
          <w:marLeft w:val="640"/>
          <w:marRight w:val="0"/>
          <w:marTop w:val="0"/>
          <w:marBottom w:val="0"/>
          <w:divBdr>
            <w:top w:val="none" w:sz="0" w:space="0" w:color="auto"/>
            <w:left w:val="none" w:sz="0" w:space="0" w:color="auto"/>
            <w:bottom w:val="none" w:sz="0" w:space="0" w:color="auto"/>
            <w:right w:val="none" w:sz="0" w:space="0" w:color="auto"/>
          </w:divBdr>
        </w:div>
        <w:div w:id="2062316279">
          <w:marLeft w:val="640"/>
          <w:marRight w:val="0"/>
          <w:marTop w:val="0"/>
          <w:marBottom w:val="0"/>
          <w:divBdr>
            <w:top w:val="none" w:sz="0" w:space="0" w:color="auto"/>
            <w:left w:val="none" w:sz="0" w:space="0" w:color="auto"/>
            <w:bottom w:val="none" w:sz="0" w:space="0" w:color="auto"/>
            <w:right w:val="none" w:sz="0" w:space="0" w:color="auto"/>
          </w:divBdr>
        </w:div>
        <w:div w:id="2066295163">
          <w:marLeft w:val="640"/>
          <w:marRight w:val="0"/>
          <w:marTop w:val="0"/>
          <w:marBottom w:val="0"/>
          <w:divBdr>
            <w:top w:val="none" w:sz="0" w:space="0" w:color="auto"/>
            <w:left w:val="none" w:sz="0" w:space="0" w:color="auto"/>
            <w:bottom w:val="none" w:sz="0" w:space="0" w:color="auto"/>
            <w:right w:val="none" w:sz="0" w:space="0" w:color="auto"/>
          </w:divBdr>
        </w:div>
        <w:div w:id="2110545523">
          <w:marLeft w:val="640"/>
          <w:marRight w:val="0"/>
          <w:marTop w:val="0"/>
          <w:marBottom w:val="0"/>
          <w:divBdr>
            <w:top w:val="none" w:sz="0" w:space="0" w:color="auto"/>
            <w:left w:val="none" w:sz="0" w:space="0" w:color="auto"/>
            <w:bottom w:val="none" w:sz="0" w:space="0" w:color="auto"/>
            <w:right w:val="none" w:sz="0" w:space="0" w:color="auto"/>
          </w:divBdr>
        </w:div>
        <w:div w:id="2114399981">
          <w:marLeft w:val="640"/>
          <w:marRight w:val="0"/>
          <w:marTop w:val="0"/>
          <w:marBottom w:val="0"/>
          <w:divBdr>
            <w:top w:val="none" w:sz="0" w:space="0" w:color="auto"/>
            <w:left w:val="none" w:sz="0" w:space="0" w:color="auto"/>
            <w:bottom w:val="none" w:sz="0" w:space="0" w:color="auto"/>
            <w:right w:val="none" w:sz="0" w:space="0" w:color="auto"/>
          </w:divBdr>
        </w:div>
        <w:div w:id="2129158549">
          <w:marLeft w:val="640"/>
          <w:marRight w:val="0"/>
          <w:marTop w:val="0"/>
          <w:marBottom w:val="0"/>
          <w:divBdr>
            <w:top w:val="none" w:sz="0" w:space="0" w:color="auto"/>
            <w:left w:val="none" w:sz="0" w:space="0" w:color="auto"/>
            <w:bottom w:val="none" w:sz="0" w:space="0" w:color="auto"/>
            <w:right w:val="none" w:sz="0" w:space="0" w:color="auto"/>
          </w:divBdr>
        </w:div>
      </w:divsChild>
    </w:div>
    <w:div w:id="638606077">
      <w:marLeft w:val="640"/>
      <w:marRight w:val="0"/>
      <w:marTop w:val="0"/>
      <w:marBottom w:val="0"/>
      <w:divBdr>
        <w:top w:val="none" w:sz="0" w:space="0" w:color="auto"/>
        <w:left w:val="none" w:sz="0" w:space="0" w:color="auto"/>
        <w:bottom w:val="none" w:sz="0" w:space="0" w:color="auto"/>
        <w:right w:val="none" w:sz="0" w:space="0" w:color="auto"/>
      </w:divBdr>
    </w:div>
    <w:div w:id="640811934">
      <w:bodyDiv w:val="1"/>
      <w:marLeft w:val="0"/>
      <w:marRight w:val="0"/>
      <w:marTop w:val="0"/>
      <w:marBottom w:val="0"/>
      <w:divBdr>
        <w:top w:val="none" w:sz="0" w:space="0" w:color="auto"/>
        <w:left w:val="none" w:sz="0" w:space="0" w:color="auto"/>
        <w:bottom w:val="none" w:sz="0" w:space="0" w:color="auto"/>
        <w:right w:val="none" w:sz="0" w:space="0" w:color="auto"/>
      </w:divBdr>
      <w:divsChild>
        <w:div w:id="374817586">
          <w:marLeft w:val="640"/>
          <w:marRight w:val="0"/>
          <w:marTop w:val="0"/>
          <w:marBottom w:val="0"/>
          <w:divBdr>
            <w:top w:val="none" w:sz="0" w:space="0" w:color="auto"/>
            <w:left w:val="none" w:sz="0" w:space="0" w:color="auto"/>
            <w:bottom w:val="none" w:sz="0" w:space="0" w:color="auto"/>
            <w:right w:val="none" w:sz="0" w:space="0" w:color="auto"/>
          </w:divBdr>
        </w:div>
        <w:div w:id="824862054">
          <w:marLeft w:val="640"/>
          <w:marRight w:val="0"/>
          <w:marTop w:val="0"/>
          <w:marBottom w:val="0"/>
          <w:divBdr>
            <w:top w:val="none" w:sz="0" w:space="0" w:color="auto"/>
            <w:left w:val="none" w:sz="0" w:space="0" w:color="auto"/>
            <w:bottom w:val="none" w:sz="0" w:space="0" w:color="auto"/>
            <w:right w:val="none" w:sz="0" w:space="0" w:color="auto"/>
          </w:divBdr>
        </w:div>
        <w:div w:id="1761221394">
          <w:marLeft w:val="640"/>
          <w:marRight w:val="0"/>
          <w:marTop w:val="0"/>
          <w:marBottom w:val="0"/>
          <w:divBdr>
            <w:top w:val="none" w:sz="0" w:space="0" w:color="auto"/>
            <w:left w:val="none" w:sz="0" w:space="0" w:color="auto"/>
            <w:bottom w:val="none" w:sz="0" w:space="0" w:color="auto"/>
            <w:right w:val="none" w:sz="0" w:space="0" w:color="auto"/>
          </w:divBdr>
        </w:div>
        <w:div w:id="1433017537">
          <w:marLeft w:val="640"/>
          <w:marRight w:val="0"/>
          <w:marTop w:val="0"/>
          <w:marBottom w:val="0"/>
          <w:divBdr>
            <w:top w:val="none" w:sz="0" w:space="0" w:color="auto"/>
            <w:left w:val="none" w:sz="0" w:space="0" w:color="auto"/>
            <w:bottom w:val="none" w:sz="0" w:space="0" w:color="auto"/>
            <w:right w:val="none" w:sz="0" w:space="0" w:color="auto"/>
          </w:divBdr>
        </w:div>
        <w:div w:id="2029216033">
          <w:marLeft w:val="640"/>
          <w:marRight w:val="0"/>
          <w:marTop w:val="0"/>
          <w:marBottom w:val="0"/>
          <w:divBdr>
            <w:top w:val="none" w:sz="0" w:space="0" w:color="auto"/>
            <w:left w:val="none" w:sz="0" w:space="0" w:color="auto"/>
            <w:bottom w:val="none" w:sz="0" w:space="0" w:color="auto"/>
            <w:right w:val="none" w:sz="0" w:space="0" w:color="auto"/>
          </w:divBdr>
        </w:div>
        <w:div w:id="1324314535">
          <w:marLeft w:val="640"/>
          <w:marRight w:val="0"/>
          <w:marTop w:val="0"/>
          <w:marBottom w:val="0"/>
          <w:divBdr>
            <w:top w:val="none" w:sz="0" w:space="0" w:color="auto"/>
            <w:left w:val="none" w:sz="0" w:space="0" w:color="auto"/>
            <w:bottom w:val="none" w:sz="0" w:space="0" w:color="auto"/>
            <w:right w:val="none" w:sz="0" w:space="0" w:color="auto"/>
          </w:divBdr>
        </w:div>
        <w:div w:id="360671049">
          <w:marLeft w:val="640"/>
          <w:marRight w:val="0"/>
          <w:marTop w:val="0"/>
          <w:marBottom w:val="0"/>
          <w:divBdr>
            <w:top w:val="none" w:sz="0" w:space="0" w:color="auto"/>
            <w:left w:val="none" w:sz="0" w:space="0" w:color="auto"/>
            <w:bottom w:val="none" w:sz="0" w:space="0" w:color="auto"/>
            <w:right w:val="none" w:sz="0" w:space="0" w:color="auto"/>
          </w:divBdr>
        </w:div>
        <w:div w:id="1415207435">
          <w:marLeft w:val="640"/>
          <w:marRight w:val="0"/>
          <w:marTop w:val="0"/>
          <w:marBottom w:val="0"/>
          <w:divBdr>
            <w:top w:val="none" w:sz="0" w:space="0" w:color="auto"/>
            <w:left w:val="none" w:sz="0" w:space="0" w:color="auto"/>
            <w:bottom w:val="none" w:sz="0" w:space="0" w:color="auto"/>
            <w:right w:val="none" w:sz="0" w:space="0" w:color="auto"/>
          </w:divBdr>
        </w:div>
        <w:div w:id="530999579">
          <w:marLeft w:val="640"/>
          <w:marRight w:val="0"/>
          <w:marTop w:val="0"/>
          <w:marBottom w:val="0"/>
          <w:divBdr>
            <w:top w:val="none" w:sz="0" w:space="0" w:color="auto"/>
            <w:left w:val="none" w:sz="0" w:space="0" w:color="auto"/>
            <w:bottom w:val="none" w:sz="0" w:space="0" w:color="auto"/>
            <w:right w:val="none" w:sz="0" w:space="0" w:color="auto"/>
          </w:divBdr>
        </w:div>
        <w:div w:id="1388839460">
          <w:marLeft w:val="640"/>
          <w:marRight w:val="0"/>
          <w:marTop w:val="0"/>
          <w:marBottom w:val="0"/>
          <w:divBdr>
            <w:top w:val="none" w:sz="0" w:space="0" w:color="auto"/>
            <w:left w:val="none" w:sz="0" w:space="0" w:color="auto"/>
            <w:bottom w:val="none" w:sz="0" w:space="0" w:color="auto"/>
            <w:right w:val="none" w:sz="0" w:space="0" w:color="auto"/>
          </w:divBdr>
        </w:div>
        <w:div w:id="1168712642">
          <w:marLeft w:val="640"/>
          <w:marRight w:val="0"/>
          <w:marTop w:val="0"/>
          <w:marBottom w:val="0"/>
          <w:divBdr>
            <w:top w:val="none" w:sz="0" w:space="0" w:color="auto"/>
            <w:left w:val="none" w:sz="0" w:space="0" w:color="auto"/>
            <w:bottom w:val="none" w:sz="0" w:space="0" w:color="auto"/>
            <w:right w:val="none" w:sz="0" w:space="0" w:color="auto"/>
          </w:divBdr>
        </w:div>
        <w:div w:id="1755591857">
          <w:marLeft w:val="640"/>
          <w:marRight w:val="0"/>
          <w:marTop w:val="0"/>
          <w:marBottom w:val="0"/>
          <w:divBdr>
            <w:top w:val="none" w:sz="0" w:space="0" w:color="auto"/>
            <w:left w:val="none" w:sz="0" w:space="0" w:color="auto"/>
            <w:bottom w:val="none" w:sz="0" w:space="0" w:color="auto"/>
            <w:right w:val="none" w:sz="0" w:space="0" w:color="auto"/>
          </w:divBdr>
        </w:div>
        <w:div w:id="85538150">
          <w:marLeft w:val="640"/>
          <w:marRight w:val="0"/>
          <w:marTop w:val="0"/>
          <w:marBottom w:val="0"/>
          <w:divBdr>
            <w:top w:val="none" w:sz="0" w:space="0" w:color="auto"/>
            <w:left w:val="none" w:sz="0" w:space="0" w:color="auto"/>
            <w:bottom w:val="none" w:sz="0" w:space="0" w:color="auto"/>
            <w:right w:val="none" w:sz="0" w:space="0" w:color="auto"/>
          </w:divBdr>
        </w:div>
        <w:div w:id="158813320">
          <w:marLeft w:val="640"/>
          <w:marRight w:val="0"/>
          <w:marTop w:val="0"/>
          <w:marBottom w:val="0"/>
          <w:divBdr>
            <w:top w:val="none" w:sz="0" w:space="0" w:color="auto"/>
            <w:left w:val="none" w:sz="0" w:space="0" w:color="auto"/>
            <w:bottom w:val="none" w:sz="0" w:space="0" w:color="auto"/>
            <w:right w:val="none" w:sz="0" w:space="0" w:color="auto"/>
          </w:divBdr>
        </w:div>
        <w:div w:id="2080052407">
          <w:marLeft w:val="640"/>
          <w:marRight w:val="0"/>
          <w:marTop w:val="0"/>
          <w:marBottom w:val="0"/>
          <w:divBdr>
            <w:top w:val="none" w:sz="0" w:space="0" w:color="auto"/>
            <w:left w:val="none" w:sz="0" w:space="0" w:color="auto"/>
            <w:bottom w:val="none" w:sz="0" w:space="0" w:color="auto"/>
            <w:right w:val="none" w:sz="0" w:space="0" w:color="auto"/>
          </w:divBdr>
        </w:div>
        <w:div w:id="2030401237">
          <w:marLeft w:val="640"/>
          <w:marRight w:val="0"/>
          <w:marTop w:val="0"/>
          <w:marBottom w:val="0"/>
          <w:divBdr>
            <w:top w:val="none" w:sz="0" w:space="0" w:color="auto"/>
            <w:left w:val="none" w:sz="0" w:space="0" w:color="auto"/>
            <w:bottom w:val="none" w:sz="0" w:space="0" w:color="auto"/>
            <w:right w:val="none" w:sz="0" w:space="0" w:color="auto"/>
          </w:divBdr>
        </w:div>
        <w:div w:id="2022928509">
          <w:marLeft w:val="640"/>
          <w:marRight w:val="0"/>
          <w:marTop w:val="0"/>
          <w:marBottom w:val="0"/>
          <w:divBdr>
            <w:top w:val="none" w:sz="0" w:space="0" w:color="auto"/>
            <w:left w:val="none" w:sz="0" w:space="0" w:color="auto"/>
            <w:bottom w:val="none" w:sz="0" w:space="0" w:color="auto"/>
            <w:right w:val="none" w:sz="0" w:space="0" w:color="auto"/>
          </w:divBdr>
        </w:div>
        <w:div w:id="1628660200">
          <w:marLeft w:val="640"/>
          <w:marRight w:val="0"/>
          <w:marTop w:val="0"/>
          <w:marBottom w:val="0"/>
          <w:divBdr>
            <w:top w:val="none" w:sz="0" w:space="0" w:color="auto"/>
            <w:left w:val="none" w:sz="0" w:space="0" w:color="auto"/>
            <w:bottom w:val="none" w:sz="0" w:space="0" w:color="auto"/>
            <w:right w:val="none" w:sz="0" w:space="0" w:color="auto"/>
          </w:divBdr>
        </w:div>
        <w:div w:id="1402748481">
          <w:marLeft w:val="640"/>
          <w:marRight w:val="0"/>
          <w:marTop w:val="0"/>
          <w:marBottom w:val="0"/>
          <w:divBdr>
            <w:top w:val="none" w:sz="0" w:space="0" w:color="auto"/>
            <w:left w:val="none" w:sz="0" w:space="0" w:color="auto"/>
            <w:bottom w:val="none" w:sz="0" w:space="0" w:color="auto"/>
            <w:right w:val="none" w:sz="0" w:space="0" w:color="auto"/>
          </w:divBdr>
        </w:div>
        <w:div w:id="137187522">
          <w:marLeft w:val="640"/>
          <w:marRight w:val="0"/>
          <w:marTop w:val="0"/>
          <w:marBottom w:val="0"/>
          <w:divBdr>
            <w:top w:val="none" w:sz="0" w:space="0" w:color="auto"/>
            <w:left w:val="none" w:sz="0" w:space="0" w:color="auto"/>
            <w:bottom w:val="none" w:sz="0" w:space="0" w:color="auto"/>
            <w:right w:val="none" w:sz="0" w:space="0" w:color="auto"/>
          </w:divBdr>
        </w:div>
        <w:div w:id="1100218763">
          <w:marLeft w:val="640"/>
          <w:marRight w:val="0"/>
          <w:marTop w:val="0"/>
          <w:marBottom w:val="0"/>
          <w:divBdr>
            <w:top w:val="none" w:sz="0" w:space="0" w:color="auto"/>
            <w:left w:val="none" w:sz="0" w:space="0" w:color="auto"/>
            <w:bottom w:val="none" w:sz="0" w:space="0" w:color="auto"/>
            <w:right w:val="none" w:sz="0" w:space="0" w:color="auto"/>
          </w:divBdr>
        </w:div>
        <w:div w:id="1125612775">
          <w:marLeft w:val="640"/>
          <w:marRight w:val="0"/>
          <w:marTop w:val="0"/>
          <w:marBottom w:val="0"/>
          <w:divBdr>
            <w:top w:val="none" w:sz="0" w:space="0" w:color="auto"/>
            <w:left w:val="none" w:sz="0" w:space="0" w:color="auto"/>
            <w:bottom w:val="none" w:sz="0" w:space="0" w:color="auto"/>
            <w:right w:val="none" w:sz="0" w:space="0" w:color="auto"/>
          </w:divBdr>
        </w:div>
        <w:div w:id="306009331">
          <w:marLeft w:val="640"/>
          <w:marRight w:val="0"/>
          <w:marTop w:val="0"/>
          <w:marBottom w:val="0"/>
          <w:divBdr>
            <w:top w:val="none" w:sz="0" w:space="0" w:color="auto"/>
            <w:left w:val="none" w:sz="0" w:space="0" w:color="auto"/>
            <w:bottom w:val="none" w:sz="0" w:space="0" w:color="auto"/>
            <w:right w:val="none" w:sz="0" w:space="0" w:color="auto"/>
          </w:divBdr>
        </w:div>
        <w:div w:id="722411150">
          <w:marLeft w:val="640"/>
          <w:marRight w:val="0"/>
          <w:marTop w:val="0"/>
          <w:marBottom w:val="0"/>
          <w:divBdr>
            <w:top w:val="none" w:sz="0" w:space="0" w:color="auto"/>
            <w:left w:val="none" w:sz="0" w:space="0" w:color="auto"/>
            <w:bottom w:val="none" w:sz="0" w:space="0" w:color="auto"/>
            <w:right w:val="none" w:sz="0" w:space="0" w:color="auto"/>
          </w:divBdr>
        </w:div>
        <w:div w:id="624893352">
          <w:marLeft w:val="640"/>
          <w:marRight w:val="0"/>
          <w:marTop w:val="0"/>
          <w:marBottom w:val="0"/>
          <w:divBdr>
            <w:top w:val="none" w:sz="0" w:space="0" w:color="auto"/>
            <w:left w:val="none" w:sz="0" w:space="0" w:color="auto"/>
            <w:bottom w:val="none" w:sz="0" w:space="0" w:color="auto"/>
            <w:right w:val="none" w:sz="0" w:space="0" w:color="auto"/>
          </w:divBdr>
        </w:div>
        <w:div w:id="995033196">
          <w:marLeft w:val="640"/>
          <w:marRight w:val="0"/>
          <w:marTop w:val="0"/>
          <w:marBottom w:val="0"/>
          <w:divBdr>
            <w:top w:val="none" w:sz="0" w:space="0" w:color="auto"/>
            <w:left w:val="none" w:sz="0" w:space="0" w:color="auto"/>
            <w:bottom w:val="none" w:sz="0" w:space="0" w:color="auto"/>
            <w:right w:val="none" w:sz="0" w:space="0" w:color="auto"/>
          </w:divBdr>
        </w:div>
        <w:div w:id="1046835919">
          <w:marLeft w:val="640"/>
          <w:marRight w:val="0"/>
          <w:marTop w:val="0"/>
          <w:marBottom w:val="0"/>
          <w:divBdr>
            <w:top w:val="none" w:sz="0" w:space="0" w:color="auto"/>
            <w:left w:val="none" w:sz="0" w:space="0" w:color="auto"/>
            <w:bottom w:val="none" w:sz="0" w:space="0" w:color="auto"/>
            <w:right w:val="none" w:sz="0" w:space="0" w:color="auto"/>
          </w:divBdr>
        </w:div>
        <w:div w:id="959459197">
          <w:marLeft w:val="640"/>
          <w:marRight w:val="0"/>
          <w:marTop w:val="0"/>
          <w:marBottom w:val="0"/>
          <w:divBdr>
            <w:top w:val="none" w:sz="0" w:space="0" w:color="auto"/>
            <w:left w:val="none" w:sz="0" w:space="0" w:color="auto"/>
            <w:bottom w:val="none" w:sz="0" w:space="0" w:color="auto"/>
            <w:right w:val="none" w:sz="0" w:space="0" w:color="auto"/>
          </w:divBdr>
        </w:div>
        <w:div w:id="803624066">
          <w:marLeft w:val="640"/>
          <w:marRight w:val="0"/>
          <w:marTop w:val="0"/>
          <w:marBottom w:val="0"/>
          <w:divBdr>
            <w:top w:val="none" w:sz="0" w:space="0" w:color="auto"/>
            <w:left w:val="none" w:sz="0" w:space="0" w:color="auto"/>
            <w:bottom w:val="none" w:sz="0" w:space="0" w:color="auto"/>
            <w:right w:val="none" w:sz="0" w:space="0" w:color="auto"/>
          </w:divBdr>
        </w:div>
        <w:div w:id="1368674874">
          <w:marLeft w:val="640"/>
          <w:marRight w:val="0"/>
          <w:marTop w:val="0"/>
          <w:marBottom w:val="0"/>
          <w:divBdr>
            <w:top w:val="none" w:sz="0" w:space="0" w:color="auto"/>
            <w:left w:val="none" w:sz="0" w:space="0" w:color="auto"/>
            <w:bottom w:val="none" w:sz="0" w:space="0" w:color="auto"/>
            <w:right w:val="none" w:sz="0" w:space="0" w:color="auto"/>
          </w:divBdr>
        </w:div>
        <w:div w:id="2011449100">
          <w:marLeft w:val="640"/>
          <w:marRight w:val="0"/>
          <w:marTop w:val="0"/>
          <w:marBottom w:val="0"/>
          <w:divBdr>
            <w:top w:val="none" w:sz="0" w:space="0" w:color="auto"/>
            <w:left w:val="none" w:sz="0" w:space="0" w:color="auto"/>
            <w:bottom w:val="none" w:sz="0" w:space="0" w:color="auto"/>
            <w:right w:val="none" w:sz="0" w:space="0" w:color="auto"/>
          </w:divBdr>
        </w:div>
        <w:div w:id="1882592987">
          <w:marLeft w:val="640"/>
          <w:marRight w:val="0"/>
          <w:marTop w:val="0"/>
          <w:marBottom w:val="0"/>
          <w:divBdr>
            <w:top w:val="none" w:sz="0" w:space="0" w:color="auto"/>
            <w:left w:val="none" w:sz="0" w:space="0" w:color="auto"/>
            <w:bottom w:val="none" w:sz="0" w:space="0" w:color="auto"/>
            <w:right w:val="none" w:sz="0" w:space="0" w:color="auto"/>
          </w:divBdr>
        </w:div>
        <w:div w:id="980962480">
          <w:marLeft w:val="640"/>
          <w:marRight w:val="0"/>
          <w:marTop w:val="0"/>
          <w:marBottom w:val="0"/>
          <w:divBdr>
            <w:top w:val="none" w:sz="0" w:space="0" w:color="auto"/>
            <w:left w:val="none" w:sz="0" w:space="0" w:color="auto"/>
            <w:bottom w:val="none" w:sz="0" w:space="0" w:color="auto"/>
            <w:right w:val="none" w:sz="0" w:space="0" w:color="auto"/>
          </w:divBdr>
        </w:div>
        <w:div w:id="507259209">
          <w:marLeft w:val="640"/>
          <w:marRight w:val="0"/>
          <w:marTop w:val="0"/>
          <w:marBottom w:val="0"/>
          <w:divBdr>
            <w:top w:val="none" w:sz="0" w:space="0" w:color="auto"/>
            <w:left w:val="none" w:sz="0" w:space="0" w:color="auto"/>
            <w:bottom w:val="none" w:sz="0" w:space="0" w:color="auto"/>
            <w:right w:val="none" w:sz="0" w:space="0" w:color="auto"/>
          </w:divBdr>
        </w:div>
        <w:div w:id="522550044">
          <w:marLeft w:val="640"/>
          <w:marRight w:val="0"/>
          <w:marTop w:val="0"/>
          <w:marBottom w:val="0"/>
          <w:divBdr>
            <w:top w:val="none" w:sz="0" w:space="0" w:color="auto"/>
            <w:left w:val="none" w:sz="0" w:space="0" w:color="auto"/>
            <w:bottom w:val="none" w:sz="0" w:space="0" w:color="auto"/>
            <w:right w:val="none" w:sz="0" w:space="0" w:color="auto"/>
          </w:divBdr>
        </w:div>
        <w:div w:id="669913741">
          <w:marLeft w:val="640"/>
          <w:marRight w:val="0"/>
          <w:marTop w:val="0"/>
          <w:marBottom w:val="0"/>
          <w:divBdr>
            <w:top w:val="none" w:sz="0" w:space="0" w:color="auto"/>
            <w:left w:val="none" w:sz="0" w:space="0" w:color="auto"/>
            <w:bottom w:val="none" w:sz="0" w:space="0" w:color="auto"/>
            <w:right w:val="none" w:sz="0" w:space="0" w:color="auto"/>
          </w:divBdr>
        </w:div>
        <w:div w:id="2106223721">
          <w:marLeft w:val="640"/>
          <w:marRight w:val="0"/>
          <w:marTop w:val="0"/>
          <w:marBottom w:val="0"/>
          <w:divBdr>
            <w:top w:val="none" w:sz="0" w:space="0" w:color="auto"/>
            <w:left w:val="none" w:sz="0" w:space="0" w:color="auto"/>
            <w:bottom w:val="none" w:sz="0" w:space="0" w:color="auto"/>
            <w:right w:val="none" w:sz="0" w:space="0" w:color="auto"/>
          </w:divBdr>
        </w:div>
        <w:div w:id="857080610">
          <w:marLeft w:val="640"/>
          <w:marRight w:val="0"/>
          <w:marTop w:val="0"/>
          <w:marBottom w:val="0"/>
          <w:divBdr>
            <w:top w:val="none" w:sz="0" w:space="0" w:color="auto"/>
            <w:left w:val="none" w:sz="0" w:space="0" w:color="auto"/>
            <w:bottom w:val="none" w:sz="0" w:space="0" w:color="auto"/>
            <w:right w:val="none" w:sz="0" w:space="0" w:color="auto"/>
          </w:divBdr>
        </w:div>
        <w:div w:id="1550145055">
          <w:marLeft w:val="640"/>
          <w:marRight w:val="0"/>
          <w:marTop w:val="0"/>
          <w:marBottom w:val="0"/>
          <w:divBdr>
            <w:top w:val="none" w:sz="0" w:space="0" w:color="auto"/>
            <w:left w:val="none" w:sz="0" w:space="0" w:color="auto"/>
            <w:bottom w:val="none" w:sz="0" w:space="0" w:color="auto"/>
            <w:right w:val="none" w:sz="0" w:space="0" w:color="auto"/>
          </w:divBdr>
        </w:div>
        <w:div w:id="530194128">
          <w:marLeft w:val="640"/>
          <w:marRight w:val="0"/>
          <w:marTop w:val="0"/>
          <w:marBottom w:val="0"/>
          <w:divBdr>
            <w:top w:val="none" w:sz="0" w:space="0" w:color="auto"/>
            <w:left w:val="none" w:sz="0" w:space="0" w:color="auto"/>
            <w:bottom w:val="none" w:sz="0" w:space="0" w:color="auto"/>
            <w:right w:val="none" w:sz="0" w:space="0" w:color="auto"/>
          </w:divBdr>
        </w:div>
        <w:div w:id="556090742">
          <w:marLeft w:val="640"/>
          <w:marRight w:val="0"/>
          <w:marTop w:val="0"/>
          <w:marBottom w:val="0"/>
          <w:divBdr>
            <w:top w:val="none" w:sz="0" w:space="0" w:color="auto"/>
            <w:left w:val="none" w:sz="0" w:space="0" w:color="auto"/>
            <w:bottom w:val="none" w:sz="0" w:space="0" w:color="auto"/>
            <w:right w:val="none" w:sz="0" w:space="0" w:color="auto"/>
          </w:divBdr>
        </w:div>
        <w:div w:id="1743520953">
          <w:marLeft w:val="640"/>
          <w:marRight w:val="0"/>
          <w:marTop w:val="0"/>
          <w:marBottom w:val="0"/>
          <w:divBdr>
            <w:top w:val="none" w:sz="0" w:space="0" w:color="auto"/>
            <w:left w:val="none" w:sz="0" w:space="0" w:color="auto"/>
            <w:bottom w:val="none" w:sz="0" w:space="0" w:color="auto"/>
            <w:right w:val="none" w:sz="0" w:space="0" w:color="auto"/>
          </w:divBdr>
        </w:div>
        <w:div w:id="76290359">
          <w:marLeft w:val="640"/>
          <w:marRight w:val="0"/>
          <w:marTop w:val="0"/>
          <w:marBottom w:val="0"/>
          <w:divBdr>
            <w:top w:val="none" w:sz="0" w:space="0" w:color="auto"/>
            <w:left w:val="none" w:sz="0" w:space="0" w:color="auto"/>
            <w:bottom w:val="none" w:sz="0" w:space="0" w:color="auto"/>
            <w:right w:val="none" w:sz="0" w:space="0" w:color="auto"/>
          </w:divBdr>
        </w:div>
        <w:div w:id="402604345">
          <w:marLeft w:val="640"/>
          <w:marRight w:val="0"/>
          <w:marTop w:val="0"/>
          <w:marBottom w:val="0"/>
          <w:divBdr>
            <w:top w:val="none" w:sz="0" w:space="0" w:color="auto"/>
            <w:left w:val="none" w:sz="0" w:space="0" w:color="auto"/>
            <w:bottom w:val="none" w:sz="0" w:space="0" w:color="auto"/>
            <w:right w:val="none" w:sz="0" w:space="0" w:color="auto"/>
          </w:divBdr>
        </w:div>
        <w:div w:id="723673032">
          <w:marLeft w:val="640"/>
          <w:marRight w:val="0"/>
          <w:marTop w:val="0"/>
          <w:marBottom w:val="0"/>
          <w:divBdr>
            <w:top w:val="none" w:sz="0" w:space="0" w:color="auto"/>
            <w:left w:val="none" w:sz="0" w:space="0" w:color="auto"/>
            <w:bottom w:val="none" w:sz="0" w:space="0" w:color="auto"/>
            <w:right w:val="none" w:sz="0" w:space="0" w:color="auto"/>
          </w:divBdr>
        </w:div>
        <w:div w:id="1800103444">
          <w:marLeft w:val="640"/>
          <w:marRight w:val="0"/>
          <w:marTop w:val="0"/>
          <w:marBottom w:val="0"/>
          <w:divBdr>
            <w:top w:val="none" w:sz="0" w:space="0" w:color="auto"/>
            <w:left w:val="none" w:sz="0" w:space="0" w:color="auto"/>
            <w:bottom w:val="none" w:sz="0" w:space="0" w:color="auto"/>
            <w:right w:val="none" w:sz="0" w:space="0" w:color="auto"/>
          </w:divBdr>
        </w:div>
        <w:div w:id="1611470993">
          <w:marLeft w:val="640"/>
          <w:marRight w:val="0"/>
          <w:marTop w:val="0"/>
          <w:marBottom w:val="0"/>
          <w:divBdr>
            <w:top w:val="none" w:sz="0" w:space="0" w:color="auto"/>
            <w:left w:val="none" w:sz="0" w:space="0" w:color="auto"/>
            <w:bottom w:val="none" w:sz="0" w:space="0" w:color="auto"/>
            <w:right w:val="none" w:sz="0" w:space="0" w:color="auto"/>
          </w:divBdr>
        </w:div>
        <w:div w:id="1322346625">
          <w:marLeft w:val="640"/>
          <w:marRight w:val="0"/>
          <w:marTop w:val="0"/>
          <w:marBottom w:val="0"/>
          <w:divBdr>
            <w:top w:val="none" w:sz="0" w:space="0" w:color="auto"/>
            <w:left w:val="none" w:sz="0" w:space="0" w:color="auto"/>
            <w:bottom w:val="none" w:sz="0" w:space="0" w:color="auto"/>
            <w:right w:val="none" w:sz="0" w:space="0" w:color="auto"/>
          </w:divBdr>
        </w:div>
        <w:div w:id="1634943769">
          <w:marLeft w:val="640"/>
          <w:marRight w:val="0"/>
          <w:marTop w:val="0"/>
          <w:marBottom w:val="0"/>
          <w:divBdr>
            <w:top w:val="none" w:sz="0" w:space="0" w:color="auto"/>
            <w:left w:val="none" w:sz="0" w:space="0" w:color="auto"/>
            <w:bottom w:val="none" w:sz="0" w:space="0" w:color="auto"/>
            <w:right w:val="none" w:sz="0" w:space="0" w:color="auto"/>
          </w:divBdr>
        </w:div>
        <w:div w:id="405416356">
          <w:marLeft w:val="640"/>
          <w:marRight w:val="0"/>
          <w:marTop w:val="0"/>
          <w:marBottom w:val="0"/>
          <w:divBdr>
            <w:top w:val="none" w:sz="0" w:space="0" w:color="auto"/>
            <w:left w:val="none" w:sz="0" w:space="0" w:color="auto"/>
            <w:bottom w:val="none" w:sz="0" w:space="0" w:color="auto"/>
            <w:right w:val="none" w:sz="0" w:space="0" w:color="auto"/>
          </w:divBdr>
        </w:div>
        <w:div w:id="2079353104">
          <w:marLeft w:val="640"/>
          <w:marRight w:val="0"/>
          <w:marTop w:val="0"/>
          <w:marBottom w:val="0"/>
          <w:divBdr>
            <w:top w:val="none" w:sz="0" w:space="0" w:color="auto"/>
            <w:left w:val="none" w:sz="0" w:space="0" w:color="auto"/>
            <w:bottom w:val="none" w:sz="0" w:space="0" w:color="auto"/>
            <w:right w:val="none" w:sz="0" w:space="0" w:color="auto"/>
          </w:divBdr>
        </w:div>
        <w:div w:id="1649896468">
          <w:marLeft w:val="640"/>
          <w:marRight w:val="0"/>
          <w:marTop w:val="0"/>
          <w:marBottom w:val="0"/>
          <w:divBdr>
            <w:top w:val="none" w:sz="0" w:space="0" w:color="auto"/>
            <w:left w:val="none" w:sz="0" w:space="0" w:color="auto"/>
            <w:bottom w:val="none" w:sz="0" w:space="0" w:color="auto"/>
            <w:right w:val="none" w:sz="0" w:space="0" w:color="auto"/>
          </w:divBdr>
        </w:div>
        <w:div w:id="1999527984">
          <w:marLeft w:val="640"/>
          <w:marRight w:val="0"/>
          <w:marTop w:val="0"/>
          <w:marBottom w:val="0"/>
          <w:divBdr>
            <w:top w:val="none" w:sz="0" w:space="0" w:color="auto"/>
            <w:left w:val="none" w:sz="0" w:space="0" w:color="auto"/>
            <w:bottom w:val="none" w:sz="0" w:space="0" w:color="auto"/>
            <w:right w:val="none" w:sz="0" w:space="0" w:color="auto"/>
          </w:divBdr>
        </w:div>
      </w:divsChild>
    </w:div>
    <w:div w:id="642663340">
      <w:bodyDiv w:val="1"/>
      <w:marLeft w:val="0"/>
      <w:marRight w:val="0"/>
      <w:marTop w:val="0"/>
      <w:marBottom w:val="0"/>
      <w:divBdr>
        <w:top w:val="none" w:sz="0" w:space="0" w:color="auto"/>
        <w:left w:val="none" w:sz="0" w:space="0" w:color="auto"/>
        <w:bottom w:val="none" w:sz="0" w:space="0" w:color="auto"/>
        <w:right w:val="none" w:sz="0" w:space="0" w:color="auto"/>
      </w:divBdr>
      <w:divsChild>
        <w:div w:id="1468087294">
          <w:marLeft w:val="640"/>
          <w:marRight w:val="0"/>
          <w:marTop w:val="0"/>
          <w:marBottom w:val="0"/>
          <w:divBdr>
            <w:top w:val="none" w:sz="0" w:space="0" w:color="auto"/>
            <w:left w:val="none" w:sz="0" w:space="0" w:color="auto"/>
            <w:bottom w:val="none" w:sz="0" w:space="0" w:color="auto"/>
            <w:right w:val="none" w:sz="0" w:space="0" w:color="auto"/>
          </w:divBdr>
        </w:div>
        <w:div w:id="1442190842">
          <w:marLeft w:val="640"/>
          <w:marRight w:val="0"/>
          <w:marTop w:val="0"/>
          <w:marBottom w:val="0"/>
          <w:divBdr>
            <w:top w:val="none" w:sz="0" w:space="0" w:color="auto"/>
            <w:left w:val="none" w:sz="0" w:space="0" w:color="auto"/>
            <w:bottom w:val="none" w:sz="0" w:space="0" w:color="auto"/>
            <w:right w:val="none" w:sz="0" w:space="0" w:color="auto"/>
          </w:divBdr>
        </w:div>
        <w:div w:id="470175856">
          <w:marLeft w:val="640"/>
          <w:marRight w:val="0"/>
          <w:marTop w:val="0"/>
          <w:marBottom w:val="0"/>
          <w:divBdr>
            <w:top w:val="none" w:sz="0" w:space="0" w:color="auto"/>
            <w:left w:val="none" w:sz="0" w:space="0" w:color="auto"/>
            <w:bottom w:val="none" w:sz="0" w:space="0" w:color="auto"/>
            <w:right w:val="none" w:sz="0" w:space="0" w:color="auto"/>
          </w:divBdr>
        </w:div>
        <w:div w:id="1351566584">
          <w:marLeft w:val="640"/>
          <w:marRight w:val="0"/>
          <w:marTop w:val="0"/>
          <w:marBottom w:val="0"/>
          <w:divBdr>
            <w:top w:val="none" w:sz="0" w:space="0" w:color="auto"/>
            <w:left w:val="none" w:sz="0" w:space="0" w:color="auto"/>
            <w:bottom w:val="none" w:sz="0" w:space="0" w:color="auto"/>
            <w:right w:val="none" w:sz="0" w:space="0" w:color="auto"/>
          </w:divBdr>
        </w:div>
        <w:div w:id="1999842122">
          <w:marLeft w:val="640"/>
          <w:marRight w:val="0"/>
          <w:marTop w:val="0"/>
          <w:marBottom w:val="0"/>
          <w:divBdr>
            <w:top w:val="none" w:sz="0" w:space="0" w:color="auto"/>
            <w:left w:val="none" w:sz="0" w:space="0" w:color="auto"/>
            <w:bottom w:val="none" w:sz="0" w:space="0" w:color="auto"/>
            <w:right w:val="none" w:sz="0" w:space="0" w:color="auto"/>
          </w:divBdr>
        </w:div>
        <w:div w:id="1880236988">
          <w:marLeft w:val="640"/>
          <w:marRight w:val="0"/>
          <w:marTop w:val="0"/>
          <w:marBottom w:val="0"/>
          <w:divBdr>
            <w:top w:val="none" w:sz="0" w:space="0" w:color="auto"/>
            <w:left w:val="none" w:sz="0" w:space="0" w:color="auto"/>
            <w:bottom w:val="none" w:sz="0" w:space="0" w:color="auto"/>
            <w:right w:val="none" w:sz="0" w:space="0" w:color="auto"/>
          </w:divBdr>
        </w:div>
        <w:div w:id="775828242">
          <w:marLeft w:val="640"/>
          <w:marRight w:val="0"/>
          <w:marTop w:val="0"/>
          <w:marBottom w:val="0"/>
          <w:divBdr>
            <w:top w:val="none" w:sz="0" w:space="0" w:color="auto"/>
            <w:left w:val="none" w:sz="0" w:space="0" w:color="auto"/>
            <w:bottom w:val="none" w:sz="0" w:space="0" w:color="auto"/>
            <w:right w:val="none" w:sz="0" w:space="0" w:color="auto"/>
          </w:divBdr>
        </w:div>
        <w:div w:id="114836799">
          <w:marLeft w:val="640"/>
          <w:marRight w:val="0"/>
          <w:marTop w:val="0"/>
          <w:marBottom w:val="0"/>
          <w:divBdr>
            <w:top w:val="none" w:sz="0" w:space="0" w:color="auto"/>
            <w:left w:val="none" w:sz="0" w:space="0" w:color="auto"/>
            <w:bottom w:val="none" w:sz="0" w:space="0" w:color="auto"/>
            <w:right w:val="none" w:sz="0" w:space="0" w:color="auto"/>
          </w:divBdr>
        </w:div>
        <w:div w:id="165948118">
          <w:marLeft w:val="640"/>
          <w:marRight w:val="0"/>
          <w:marTop w:val="0"/>
          <w:marBottom w:val="0"/>
          <w:divBdr>
            <w:top w:val="none" w:sz="0" w:space="0" w:color="auto"/>
            <w:left w:val="none" w:sz="0" w:space="0" w:color="auto"/>
            <w:bottom w:val="none" w:sz="0" w:space="0" w:color="auto"/>
            <w:right w:val="none" w:sz="0" w:space="0" w:color="auto"/>
          </w:divBdr>
        </w:div>
        <w:div w:id="2091806917">
          <w:marLeft w:val="640"/>
          <w:marRight w:val="0"/>
          <w:marTop w:val="0"/>
          <w:marBottom w:val="0"/>
          <w:divBdr>
            <w:top w:val="none" w:sz="0" w:space="0" w:color="auto"/>
            <w:left w:val="none" w:sz="0" w:space="0" w:color="auto"/>
            <w:bottom w:val="none" w:sz="0" w:space="0" w:color="auto"/>
            <w:right w:val="none" w:sz="0" w:space="0" w:color="auto"/>
          </w:divBdr>
        </w:div>
        <w:div w:id="1484925440">
          <w:marLeft w:val="640"/>
          <w:marRight w:val="0"/>
          <w:marTop w:val="0"/>
          <w:marBottom w:val="0"/>
          <w:divBdr>
            <w:top w:val="none" w:sz="0" w:space="0" w:color="auto"/>
            <w:left w:val="none" w:sz="0" w:space="0" w:color="auto"/>
            <w:bottom w:val="none" w:sz="0" w:space="0" w:color="auto"/>
            <w:right w:val="none" w:sz="0" w:space="0" w:color="auto"/>
          </w:divBdr>
        </w:div>
        <w:div w:id="731395081">
          <w:marLeft w:val="640"/>
          <w:marRight w:val="0"/>
          <w:marTop w:val="0"/>
          <w:marBottom w:val="0"/>
          <w:divBdr>
            <w:top w:val="none" w:sz="0" w:space="0" w:color="auto"/>
            <w:left w:val="none" w:sz="0" w:space="0" w:color="auto"/>
            <w:bottom w:val="none" w:sz="0" w:space="0" w:color="auto"/>
            <w:right w:val="none" w:sz="0" w:space="0" w:color="auto"/>
          </w:divBdr>
        </w:div>
        <w:div w:id="1262302426">
          <w:marLeft w:val="640"/>
          <w:marRight w:val="0"/>
          <w:marTop w:val="0"/>
          <w:marBottom w:val="0"/>
          <w:divBdr>
            <w:top w:val="none" w:sz="0" w:space="0" w:color="auto"/>
            <w:left w:val="none" w:sz="0" w:space="0" w:color="auto"/>
            <w:bottom w:val="none" w:sz="0" w:space="0" w:color="auto"/>
            <w:right w:val="none" w:sz="0" w:space="0" w:color="auto"/>
          </w:divBdr>
        </w:div>
        <w:div w:id="557058493">
          <w:marLeft w:val="640"/>
          <w:marRight w:val="0"/>
          <w:marTop w:val="0"/>
          <w:marBottom w:val="0"/>
          <w:divBdr>
            <w:top w:val="none" w:sz="0" w:space="0" w:color="auto"/>
            <w:left w:val="none" w:sz="0" w:space="0" w:color="auto"/>
            <w:bottom w:val="none" w:sz="0" w:space="0" w:color="auto"/>
            <w:right w:val="none" w:sz="0" w:space="0" w:color="auto"/>
          </w:divBdr>
        </w:div>
        <w:div w:id="417480532">
          <w:marLeft w:val="640"/>
          <w:marRight w:val="0"/>
          <w:marTop w:val="0"/>
          <w:marBottom w:val="0"/>
          <w:divBdr>
            <w:top w:val="none" w:sz="0" w:space="0" w:color="auto"/>
            <w:left w:val="none" w:sz="0" w:space="0" w:color="auto"/>
            <w:bottom w:val="none" w:sz="0" w:space="0" w:color="auto"/>
            <w:right w:val="none" w:sz="0" w:space="0" w:color="auto"/>
          </w:divBdr>
        </w:div>
        <w:div w:id="1704865842">
          <w:marLeft w:val="640"/>
          <w:marRight w:val="0"/>
          <w:marTop w:val="0"/>
          <w:marBottom w:val="0"/>
          <w:divBdr>
            <w:top w:val="none" w:sz="0" w:space="0" w:color="auto"/>
            <w:left w:val="none" w:sz="0" w:space="0" w:color="auto"/>
            <w:bottom w:val="none" w:sz="0" w:space="0" w:color="auto"/>
            <w:right w:val="none" w:sz="0" w:space="0" w:color="auto"/>
          </w:divBdr>
        </w:div>
        <w:div w:id="1087848236">
          <w:marLeft w:val="640"/>
          <w:marRight w:val="0"/>
          <w:marTop w:val="0"/>
          <w:marBottom w:val="0"/>
          <w:divBdr>
            <w:top w:val="none" w:sz="0" w:space="0" w:color="auto"/>
            <w:left w:val="none" w:sz="0" w:space="0" w:color="auto"/>
            <w:bottom w:val="none" w:sz="0" w:space="0" w:color="auto"/>
            <w:right w:val="none" w:sz="0" w:space="0" w:color="auto"/>
          </w:divBdr>
        </w:div>
        <w:div w:id="427576677">
          <w:marLeft w:val="640"/>
          <w:marRight w:val="0"/>
          <w:marTop w:val="0"/>
          <w:marBottom w:val="0"/>
          <w:divBdr>
            <w:top w:val="none" w:sz="0" w:space="0" w:color="auto"/>
            <w:left w:val="none" w:sz="0" w:space="0" w:color="auto"/>
            <w:bottom w:val="none" w:sz="0" w:space="0" w:color="auto"/>
            <w:right w:val="none" w:sz="0" w:space="0" w:color="auto"/>
          </w:divBdr>
        </w:div>
        <w:div w:id="1545943802">
          <w:marLeft w:val="640"/>
          <w:marRight w:val="0"/>
          <w:marTop w:val="0"/>
          <w:marBottom w:val="0"/>
          <w:divBdr>
            <w:top w:val="none" w:sz="0" w:space="0" w:color="auto"/>
            <w:left w:val="none" w:sz="0" w:space="0" w:color="auto"/>
            <w:bottom w:val="none" w:sz="0" w:space="0" w:color="auto"/>
            <w:right w:val="none" w:sz="0" w:space="0" w:color="auto"/>
          </w:divBdr>
        </w:div>
        <w:div w:id="1679234307">
          <w:marLeft w:val="640"/>
          <w:marRight w:val="0"/>
          <w:marTop w:val="0"/>
          <w:marBottom w:val="0"/>
          <w:divBdr>
            <w:top w:val="none" w:sz="0" w:space="0" w:color="auto"/>
            <w:left w:val="none" w:sz="0" w:space="0" w:color="auto"/>
            <w:bottom w:val="none" w:sz="0" w:space="0" w:color="auto"/>
            <w:right w:val="none" w:sz="0" w:space="0" w:color="auto"/>
          </w:divBdr>
        </w:div>
        <w:div w:id="420565592">
          <w:marLeft w:val="640"/>
          <w:marRight w:val="0"/>
          <w:marTop w:val="0"/>
          <w:marBottom w:val="0"/>
          <w:divBdr>
            <w:top w:val="none" w:sz="0" w:space="0" w:color="auto"/>
            <w:left w:val="none" w:sz="0" w:space="0" w:color="auto"/>
            <w:bottom w:val="none" w:sz="0" w:space="0" w:color="auto"/>
            <w:right w:val="none" w:sz="0" w:space="0" w:color="auto"/>
          </w:divBdr>
        </w:div>
        <w:div w:id="1711492985">
          <w:marLeft w:val="640"/>
          <w:marRight w:val="0"/>
          <w:marTop w:val="0"/>
          <w:marBottom w:val="0"/>
          <w:divBdr>
            <w:top w:val="none" w:sz="0" w:space="0" w:color="auto"/>
            <w:left w:val="none" w:sz="0" w:space="0" w:color="auto"/>
            <w:bottom w:val="none" w:sz="0" w:space="0" w:color="auto"/>
            <w:right w:val="none" w:sz="0" w:space="0" w:color="auto"/>
          </w:divBdr>
        </w:div>
        <w:div w:id="503278946">
          <w:marLeft w:val="640"/>
          <w:marRight w:val="0"/>
          <w:marTop w:val="0"/>
          <w:marBottom w:val="0"/>
          <w:divBdr>
            <w:top w:val="none" w:sz="0" w:space="0" w:color="auto"/>
            <w:left w:val="none" w:sz="0" w:space="0" w:color="auto"/>
            <w:bottom w:val="none" w:sz="0" w:space="0" w:color="auto"/>
            <w:right w:val="none" w:sz="0" w:space="0" w:color="auto"/>
          </w:divBdr>
        </w:div>
        <w:div w:id="1912278354">
          <w:marLeft w:val="640"/>
          <w:marRight w:val="0"/>
          <w:marTop w:val="0"/>
          <w:marBottom w:val="0"/>
          <w:divBdr>
            <w:top w:val="none" w:sz="0" w:space="0" w:color="auto"/>
            <w:left w:val="none" w:sz="0" w:space="0" w:color="auto"/>
            <w:bottom w:val="none" w:sz="0" w:space="0" w:color="auto"/>
            <w:right w:val="none" w:sz="0" w:space="0" w:color="auto"/>
          </w:divBdr>
        </w:div>
        <w:div w:id="1262108624">
          <w:marLeft w:val="640"/>
          <w:marRight w:val="0"/>
          <w:marTop w:val="0"/>
          <w:marBottom w:val="0"/>
          <w:divBdr>
            <w:top w:val="none" w:sz="0" w:space="0" w:color="auto"/>
            <w:left w:val="none" w:sz="0" w:space="0" w:color="auto"/>
            <w:bottom w:val="none" w:sz="0" w:space="0" w:color="auto"/>
            <w:right w:val="none" w:sz="0" w:space="0" w:color="auto"/>
          </w:divBdr>
        </w:div>
        <w:div w:id="805393021">
          <w:marLeft w:val="640"/>
          <w:marRight w:val="0"/>
          <w:marTop w:val="0"/>
          <w:marBottom w:val="0"/>
          <w:divBdr>
            <w:top w:val="none" w:sz="0" w:space="0" w:color="auto"/>
            <w:left w:val="none" w:sz="0" w:space="0" w:color="auto"/>
            <w:bottom w:val="none" w:sz="0" w:space="0" w:color="auto"/>
            <w:right w:val="none" w:sz="0" w:space="0" w:color="auto"/>
          </w:divBdr>
        </w:div>
        <w:div w:id="973488432">
          <w:marLeft w:val="640"/>
          <w:marRight w:val="0"/>
          <w:marTop w:val="0"/>
          <w:marBottom w:val="0"/>
          <w:divBdr>
            <w:top w:val="none" w:sz="0" w:space="0" w:color="auto"/>
            <w:left w:val="none" w:sz="0" w:space="0" w:color="auto"/>
            <w:bottom w:val="none" w:sz="0" w:space="0" w:color="auto"/>
            <w:right w:val="none" w:sz="0" w:space="0" w:color="auto"/>
          </w:divBdr>
        </w:div>
        <w:div w:id="2073655974">
          <w:marLeft w:val="640"/>
          <w:marRight w:val="0"/>
          <w:marTop w:val="0"/>
          <w:marBottom w:val="0"/>
          <w:divBdr>
            <w:top w:val="none" w:sz="0" w:space="0" w:color="auto"/>
            <w:left w:val="none" w:sz="0" w:space="0" w:color="auto"/>
            <w:bottom w:val="none" w:sz="0" w:space="0" w:color="auto"/>
            <w:right w:val="none" w:sz="0" w:space="0" w:color="auto"/>
          </w:divBdr>
        </w:div>
        <w:div w:id="1902908172">
          <w:marLeft w:val="640"/>
          <w:marRight w:val="0"/>
          <w:marTop w:val="0"/>
          <w:marBottom w:val="0"/>
          <w:divBdr>
            <w:top w:val="none" w:sz="0" w:space="0" w:color="auto"/>
            <w:left w:val="none" w:sz="0" w:space="0" w:color="auto"/>
            <w:bottom w:val="none" w:sz="0" w:space="0" w:color="auto"/>
            <w:right w:val="none" w:sz="0" w:space="0" w:color="auto"/>
          </w:divBdr>
        </w:div>
        <w:div w:id="941376415">
          <w:marLeft w:val="640"/>
          <w:marRight w:val="0"/>
          <w:marTop w:val="0"/>
          <w:marBottom w:val="0"/>
          <w:divBdr>
            <w:top w:val="none" w:sz="0" w:space="0" w:color="auto"/>
            <w:left w:val="none" w:sz="0" w:space="0" w:color="auto"/>
            <w:bottom w:val="none" w:sz="0" w:space="0" w:color="auto"/>
            <w:right w:val="none" w:sz="0" w:space="0" w:color="auto"/>
          </w:divBdr>
        </w:div>
        <w:div w:id="1720402201">
          <w:marLeft w:val="640"/>
          <w:marRight w:val="0"/>
          <w:marTop w:val="0"/>
          <w:marBottom w:val="0"/>
          <w:divBdr>
            <w:top w:val="none" w:sz="0" w:space="0" w:color="auto"/>
            <w:left w:val="none" w:sz="0" w:space="0" w:color="auto"/>
            <w:bottom w:val="none" w:sz="0" w:space="0" w:color="auto"/>
            <w:right w:val="none" w:sz="0" w:space="0" w:color="auto"/>
          </w:divBdr>
        </w:div>
        <w:div w:id="391195795">
          <w:marLeft w:val="640"/>
          <w:marRight w:val="0"/>
          <w:marTop w:val="0"/>
          <w:marBottom w:val="0"/>
          <w:divBdr>
            <w:top w:val="none" w:sz="0" w:space="0" w:color="auto"/>
            <w:left w:val="none" w:sz="0" w:space="0" w:color="auto"/>
            <w:bottom w:val="none" w:sz="0" w:space="0" w:color="auto"/>
            <w:right w:val="none" w:sz="0" w:space="0" w:color="auto"/>
          </w:divBdr>
        </w:div>
        <w:div w:id="100415784">
          <w:marLeft w:val="640"/>
          <w:marRight w:val="0"/>
          <w:marTop w:val="0"/>
          <w:marBottom w:val="0"/>
          <w:divBdr>
            <w:top w:val="none" w:sz="0" w:space="0" w:color="auto"/>
            <w:left w:val="none" w:sz="0" w:space="0" w:color="auto"/>
            <w:bottom w:val="none" w:sz="0" w:space="0" w:color="auto"/>
            <w:right w:val="none" w:sz="0" w:space="0" w:color="auto"/>
          </w:divBdr>
        </w:div>
        <w:div w:id="1559241124">
          <w:marLeft w:val="640"/>
          <w:marRight w:val="0"/>
          <w:marTop w:val="0"/>
          <w:marBottom w:val="0"/>
          <w:divBdr>
            <w:top w:val="none" w:sz="0" w:space="0" w:color="auto"/>
            <w:left w:val="none" w:sz="0" w:space="0" w:color="auto"/>
            <w:bottom w:val="none" w:sz="0" w:space="0" w:color="auto"/>
            <w:right w:val="none" w:sz="0" w:space="0" w:color="auto"/>
          </w:divBdr>
        </w:div>
        <w:div w:id="323359252">
          <w:marLeft w:val="640"/>
          <w:marRight w:val="0"/>
          <w:marTop w:val="0"/>
          <w:marBottom w:val="0"/>
          <w:divBdr>
            <w:top w:val="none" w:sz="0" w:space="0" w:color="auto"/>
            <w:left w:val="none" w:sz="0" w:space="0" w:color="auto"/>
            <w:bottom w:val="none" w:sz="0" w:space="0" w:color="auto"/>
            <w:right w:val="none" w:sz="0" w:space="0" w:color="auto"/>
          </w:divBdr>
        </w:div>
        <w:div w:id="1709335733">
          <w:marLeft w:val="640"/>
          <w:marRight w:val="0"/>
          <w:marTop w:val="0"/>
          <w:marBottom w:val="0"/>
          <w:divBdr>
            <w:top w:val="none" w:sz="0" w:space="0" w:color="auto"/>
            <w:left w:val="none" w:sz="0" w:space="0" w:color="auto"/>
            <w:bottom w:val="none" w:sz="0" w:space="0" w:color="auto"/>
            <w:right w:val="none" w:sz="0" w:space="0" w:color="auto"/>
          </w:divBdr>
        </w:div>
        <w:div w:id="978076337">
          <w:marLeft w:val="640"/>
          <w:marRight w:val="0"/>
          <w:marTop w:val="0"/>
          <w:marBottom w:val="0"/>
          <w:divBdr>
            <w:top w:val="none" w:sz="0" w:space="0" w:color="auto"/>
            <w:left w:val="none" w:sz="0" w:space="0" w:color="auto"/>
            <w:bottom w:val="none" w:sz="0" w:space="0" w:color="auto"/>
            <w:right w:val="none" w:sz="0" w:space="0" w:color="auto"/>
          </w:divBdr>
        </w:div>
        <w:div w:id="1977950325">
          <w:marLeft w:val="640"/>
          <w:marRight w:val="0"/>
          <w:marTop w:val="0"/>
          <w:marBottom w:val="0"/>
          <w:divBdr>
            <w:top w:val="none" w:sz="0" w:space="0" w:color="auto"/>
            <w:left w:val="none" w:sz="0" w:space="0" w:color="auto"/>
            <w:bottom w:val="none" w:sz="0" w:space="0" w:color="auto"/>
            <w:right w:val="none" w:sz="0" w:space="0" w:color="auto"/>
          </w:divBdr>
        </w:div>
        <w:div w:id="56051047">
          <w:marLeft w:val="640"/>
          <w:marRight w:val="0"/>
          <w:marTop w:val="0"/>
          <w:marBottom w:val="0"/>
          <w:divBdr>
            <w:top w:val="none" w:sz="0" w:space="0" w:color="auto"/>
            <w:left w:val="none" w:sz="0" w:space="0" w:color="auto"/>
            <w:bottom w:val="none" w:sz="0" w:space="0" w:color="auto"/>
            <w:right w:val="none" w:sz="0" w:space="0" w:color="auto"/>
          </w:divBdr>
        </w:div>
        <w:div w:id="286593091">
          <w:marLeft w:val="640"/>
          <w:marRight w:val="0"/>
          <w:marTop w:val="0"/>
          <w:marBottom w:val="0"/>
          <w:divBdr>
            <w:top w:val="none" w:sz="0" w:space="0" w:color="auto"/>
            <w:left w:val="none" w:sz="0" w:space="0" w:color="auto"/>
            <w:bottom w:val="none" w:sz="0" w:space="0" w:color="auto"/>
            <w:right w:val="none" w:sz="0" w:space="0" w:color="auto"/>
          </w:divBdr>
        </w:div>
        <w:div w:id="2033535115">
          <w:marLeft w:val="640"/>
          <w:marRight w:val="0"/>
          <w:marTop w:val="0"/>
          <w:marBottom w:val="0"/>
          <w:divBdr>
            <w:top w:val="none" w:sz="0" w:space="0" w:color="auto"/>
            <w:left w:val="none" w:sz="0" w:space="0" w:color="auto"/>
            <w:bottom w:val="none" w:sz="0" w:space="0" w:color="auto"/>
            <w:right w:val="none" w:sz="0" w:space="0" w:color="auto"/>
          </w:divBdr>
        </w:div>
      </w:divsChild>
    </w:div>
    <w:div w:id="642925438">
      <w:marLeft w:val="640"/>
      <w:marRight w:val="0"/>
      <w:marTop w:val="0"/>
      <w:marBottom w:val="0"/>
      <w:divBdr>
        <w:top w:val="none" w:sz="0" w:space="0" w:color="auto"/>
        <w:left w:val="none" w:sz="0" w:space="0" w:color="auto"/>
        <w:bottom w:val="none" w:sz="0" w:space="0" w:color="auto"/>
        <w:right w:val="none" w:sz="0" w:space="0" w:color="auto"/>
      </w:divBdr>
    </w:div>
    <w:div w:id="643001800">
      <w:bodyDiv w:val="1"/>
      <w:marLeft w:val="0"/>
      <w:marRight w:val="0"/>
      <w:marTop w:val="0"/>
      <w:marBottom w:val="0"/>
      <w:divBdr>
        <w:top w:val="none" w:sz="0" w:space="0" w:color="auto"/>
        <w:left w:val="none" w:sz="0" w:space="0" w:color="auto"/>
        <w:bottom w:val="none" w:sz="0" w:space="0" w:color="auto"/>
        <w:right w:val="none" w:sz="0" w:space="0" w:color="auto"/>
      </w:divBdr>
      <w:divsChild>
        <w:div w:id="13727933">
          <w:marLeft w:val="640"/>
          <w:marRight w:val="0"/>
          <w:marTop w:val="0"/>
          <w:marBottom w:val="0"/>
          <w:divBdr>
            <w:top w:val="none" w:sz="0" w:space="0" w:color="auto"/>
            <w:left w:val="none" w:sz="0" w:space="0" w:color="auto"/>
            <w:bottom w:val="none" w:sz="0" w:space="0" w:color="auto"/>
            <w:right w:val="none" w:sz="0" w:space="0" w:color="auto"/>
          </w:divBdr>
        </w:div>
        <w:div w:id="20907149">
          <w:marLeft w:val="640"/>
          <w:marRight w:val="0"/>
          <w:marTop w:val="0"/>
          <w:marBottom w:val="0"/>
          <w:divBdr>
            <w:top w:val="none" w:sz="0" w:space="0" w:color="auto"/>
            <w:left w:val="none" w:sz="0" w:space="0" w:color="auto"/>
            <w:bottom w:val="none" w:sz="0" w:space="0" w:color="auto"/>
            <w:right w:val="none" w:sz="0" w:space="0" w:color="auto"/>
          </w:divBdr>
        </w:div>
        <w:div w:id="244456453">
          <w:marLeft w:val="640"/>
          <w:marRight w:val="0"/>
          <w:marTop w:val="0"/>
          <w:marBottom w:val="0"/>
          <w:divBdr>
            <w:top w:val="none" w:sz="0" w:space="0" w:color="auto"/>
            <w:left w:val="none" w:sz="0" w:space="0" w:color="auto"/>
            <w:bottom w:val="none" w:sz="0" w:space="0" w:color="auto"/>
            <w:right w:val="none" w:sz="0" w:space="0" w:color="auto"/>
          </w:divBdr>
        </w:div>
        <w:div w:id="315181688">
          <w:marLeft w:val="640"/>
          <w:marRight w:val="0"/>
          <w:marTop w:val="0"/>
          <w:marBottom w:val="0"/>
          <w:divBdr>
            <w:top w:val="none" w:sz="0" w:space="0" w:color="auto"/>
            <w:left w:val="none" w:sz="0" w:space="0" w:color="auto"/>
            <w:bottom w:val="none" w:sz="0" w:space="0" w:color="auto"/>
            <w:right w:val="none" w:sz="0" w:space="0" w:color="auto"/>
          </w:divBdr>
        </w:div>
        <w:div w:id="315571510">
          <w:marLeft w:val="640"/>
          <w:marRight w:val="0"/>
          <w:marTop w:val="0"/>
          <w:marBottom w:val="0"/>
          <w:divBdr>
            <w:top w:val="none" w:sz="0" w:space="0" w:color="auto"/>
            <w:left w:val="none" w:sz="0" w:space="0" w:color="auto"/>
            <w:bottom w:val="none" w:sz="0" w:space="0" w:color="auto"/>
            <w:right w:val="none" w:sz="0" w:space="0" w:color="auto"/>
          </w:divBdr>
        </w:div>
        <w:div w:id="378476814">
          <w:marLeft w:val="640"/>
          <w:marRight w:val="0"/>
          <w:marTop w:val="0"/>
          <w:marBottom w:val="0"/>
          <w:divBdr>
            <w:top w:val="none" w:sz="0" w:space="0" w:color="auto"/>
            <w:left w:val="none" w:sz="0" w:space="0" w:color="auto"/>
            <w:bottom w:val="none" w:sz="0" w:space="0" w:color="auto"/>
            <w:right w:val="none" w:sz="0" w:space="0" w:color="auto"/>
          </w:divBdr>
        </w:div>
        <w:div w:id="474883412">
          <w:marLeft w:val="640"/>
          <w:marRight w:val="0"/>
          <w:marTop w:val="0"/>
          <w:marBottom w:val="0"/>
          <w:divBdr>
            <w:top w:val="none" w:sz="0" w:space="0" w:color="auto"/>
            <w:left w:val="none" w:sz="0" w:space="0" w:color="auto"/>
            <w:bottom w:val="none" w:sz="0" w:space="0" w:color="auto"/>
            <w:right w:val="none" w:sz="0" w:space="0" w:color="auto"/>
          </w:divBdr>
        </w:div>
        <w:div w:id="547306630">
          <w:marLeft w:val="640"/>
          <w:marRight w:val="0"/>
          <w:marTop w:val="0"/>
          <w:marBottom w:val="0"/>
          <w:divBdr>
            <w:top w:val="none" w:sz="0" w:space="0" w:color="auto"/>
            <w:left w:val="none" w:sz="0" w:space="0" w:color="auto"/>
            <w:bottom w:val="none" w:sz="0" w:space="0" w:color="auto"/>
            <w:right w:val="none" w:sz="0" w:space="0" w:color="auto"/>
          </w:divBdr>
        </w:div>
        <w:div w:id="596717727">
          <w:marLeft w:val="640"/>
          <w:marRight w:val="0"/>
          <w:marTop w:val="0"/>
          <w:marBottom w:val="0"/>
          <w:divBdr>
            <w:top w:val="none" w:sz="0" w:space="0" w:color="auto"/>
            <w:left w:val="none" w:sz="0" w:space="0" w:color="auto"/>
            <w:bottom w:val="none" w:sz="0" w:space="0" w:color="auto"/>
            <w:right w:val="none" w:sz="0" w:space="0" w:color="auto"/>
          </w:divBdr>
        </w:div>
        <w:div w:id="724648671">
          <w:marLeft w:val="640"/>
          <w:marRight w:val="0"/>
          <w:marTop w:val="0"/>
          <w:marBottom w:val="0"/>
          <w:divBdr>
            <w:top w:val="none" w:sz="0" w:space="0" w:color="auto"/>
            <w:left w:val="none" w:sz="0" w:space="0" w:color="auto"/>
            <w:bottom w:val="none" w:sz="0" w:space="0" w:color="auto"/>
            <w:right w:val="none" w:sz="0" w:space="0" w:color="auto"/>
          </w:divBdr>
        </w:div>
        <w:div w:id="737362185">
          <w:marLeft w:val="640"/>
          <w:marRight w:val="0"/>
          <w:marTop w:val="0"/>
          <w:marBottom w:val="0"/>
          <w:divBdr>
            <w:top w:val="none" w:sz="0" w:space="0" w:color="auto"/>
            <w:left w:val="none" w:sz="0" w:space="0" w:color="auto"/>
            <w:bottom w:val="none" w:sz="0" w:space="0" w:color="auto"/>
            <w:right w:val="none" w:sz="0" w:space="0" w:color="auto"/>
          </w:divBdr>
        </w:div>
        <w:div w:id="749891179">
          <w:marLeft w:val="640"/>
          <w:marRight w:val="0"/>
          <w:marTop w:val="0"/>
          <w:marBottom w:val="0"/>
          <w:divBdr>
            <w:top w:val="none" w:sz="0" w:space="0" w:color="auto"/>
            <w:left w:val="none" w:sz="0" w:space="0" w:color="auto"/>
            <w:bottom w:val="none" w:sz="0" w:space="0" w:color="auto"/>
            <w:right w:val="none" w:sz="0" w:space="0" w:color="auto"/>
          </w:divBdr>
        </w:div>
        <w:div w:id="799688772">
          <w:marLeft w:val="640"/>
          <w:marRight w:val="0"/>
          <w:marTop w:val="0"/>
          <w:marBottom w:val="0"/>
          <w:divBdr>
            <w:top w:val="none" w:sz="0" w:space="0" w:color="auto"/>
            <w:left w:val="none" w:sz="0" w:space="0" w:color="auto"/>
            <w:bottom w:val="none" w:sz="0" w:space="0" w:color="auto"/>
            <w:right w:val="none" w:sz="0" w:space="0" w:color="auto"/>
          </w:divBdr>
        </w:div>
        <w:div w:id="807623521">
          <w:marLeft w:val="640"/>
          <w:marRight w:val="0"/>
          <w:marTop w:val="0"/>
          <w:marBottom w:val="0"/>
          <w:divBdr>
            <w:top w:val="none" w:sz="0" w:space="0" w:color="auto"/>
            <w:left w:val="none" w:sz="0" w:space="0" w:color="auto"/>
            <w:bottom w:val="none" w:sz="0" w:space="0" w:color="auto"/>
            <w:right w:val="none" w:sz="0" w:space="0" w:color="auto"/>
          </w:divBdr>
        </w:div>
        <w:div w:id="916016763">
          <w:marLeft w:val="640"/>
          <w:marRight w:val="0"/>
          <w:marTop w:val="0"/>
          <w:marBottom w:val="0"/>
          <w:divBdr>
            <w:top w:val="none" w:sz="0" w:space="0" w:color="auto"/>
            <w:left w:val="none" w:sz="0" w:space="0" w:color="auto"/>
            <w:bottom w:val="none" w:sz="0" w:space="0" w:color="auto"/>
            <w:right w:val="none" w:sz="0" w:space="0" w:color="auto"/>
          </w:divBdr>
        </w:div>
        <w:div w:id="970358664">
          <w:marLeft w:val="640"/>
          <w:marRight w:val="0"/>
          <w:marTop w:val="0"/>
          <w:marBottom w:val="0"/>
          <w:divBdr>
            <w:top w:val="none" w:sz="0" w:space="0" w:color="auto"/>
            <w:left w:val="none" w:sz="0" w:space="0" w:color="auto"/>
            <w:bottom w:val="none" w:sz="0" w:space="0" w:color="auto"/>
            <w:right w:val="none" w:sz="0" w:space="0" w:color="auto"/>
          </w:divBdr>
        </w:div>
        <w:div w:id="1010836976">
          <w:marLeft w:val="640"/>
          <w:marRight w:val="0"/>
          <w:marTop w:val="0"/>
          <w:marBottom w:val="0"/>
          <w:divBdr>
            <w:top w:val="none" w:sz="0" w:space="0" w:color="auto"/>
            <w:left w:val="none" w:sz="0" w:space="0" w:color="auto"/>
            <w:bottom w:val="none" w:sz="0" w:space="0" w:color="auto"/>
            <w:right w:val="none" w:sz="0" w:space="0" w:color="auto"/>
          </w:divBdr>
        </w:div>
        <w:div w:id="1022779733">
          <w:marLeft w:val="640"/>
          <w:marRight w:val="0"/>
          <w:marTop w:val="0"/>
          <w:marBottom w:val="0"/>
          <w:divBdr>
            <w:top w:val="none" w:sz="0" w:space="0" w:color="auto"/>
            <w:left w:val="none" w:sz="0" w:space="0" w:color="auto"/>
            <w:bottom w:val="none" w:sz="0" w:space="0" w:color="auto"/>
            <w:right w:val="none" w:sz="0" w:space="0" w:color="auto"/>
          </w:divBdr>
        </w:div>
        <w:div w:id="1029912707">
          <w:marLeft w:val="640"/>
          <w:marRight w:val="0"/>
          <w:marTop w:val="0"/>
          <w:marBottom w:val="0"/>
          <w:divBdr>
            <w:top w:val="none" w:sz="0" w:space="0" w:color="auto"/>
            <w:left w:val="none" w:sz="0" w:space="0" w:color="auto"/>
            <w:bottom w:val="none" w:sz="0" w:space="0" w:color="auto"/>
            <w:right w:val="none" w:sz="0" w:space="0" w:color="auto"/>
          </w:divBdr>
        </w:div>
        <w:div w:id="1206990693">
          <w:marLeft w:val="640"/>
          <w:marRight w:val="0"/>
          <w:marTop w:val="0"/>
          <w:marBottom w:val="0"/>
          <w:divBdr>
            <w:top w:val="none" w:sz="0" w:space="0" w:color="auto"/>
            <w:left w:val="none" w:sz="0" w:space="0" w:color="auto"/>
            <w:bottom w:val="none" w:sz="0" w:space="0" w:color="auto"/>
            <w:right w:val="none" w:sz="0" w:space="0" w:color="auto"/>
          </w:divBdr>
        </w:div>
        <w:div w:id="1220361430">
          <w:marLeft w:val="640"/>
          <w:marRight w:val="0"/>
          <w:marTop w:val="0"/>
          <w:marBottom w:val="0"/>
          <w:divBdr>
            <w:top w:val="none" w:sz="0" w:space="0" w:color="auto"/>
            <w:left w:val="none" w:sz="0" w:space="0" w:color="auto"/>
            <w:bottom w:val="none" w:sz="0" w:space="0" w:color="auto"/>
            <w:right w:val="none" w:sz="0" w:space="0" w:color="auto"/>
          </w:divBdr>
        </w:div>
        <w:div w:id="1233853605">
          <w:marLeft w:val="640"/>
          <w:marRight w:val="0"/>
          <w:marTop w:val="0"/>
          <w:marBottom w:val="0"/>
          <w:divBdr>
            <w:top w:val="none" w:sz="0" w:space="0" w:color="auto"/>
            <w:left w:val="none" w:sz="0" w:space="0" w:color="auto"/>
            <w:bottom w:val="none" w:sz="0" w:space="0" w:color="auto"/>
            <w:right w:val="none" w:sz="0" w:space="0" w:color="auto"/>
          </w:divBdr>
        </w:div>
        <w:div w:id="1253320544">
          <w:marLeft w:val="640"/>
          <w:marRight w:val="0"/>
          <w:marTop w:val="0"/>
          <w:marBottom w:val="0"/>
          <w:divBdr>
            <w:top w:val="none" w:sz="0" w:space="0" w:color="auto"/>
            <w:left w:val="none" w:sz="0" w:space="0" w:color="auto"/>
            <w:bottom w:val="none" w:sz="0" w:space="0" w:color="auto"/>
            <w:right w:val="none" w:sz="0" w:space="0" w:color="auto"/>
          </w:divBdr>
        </w:div>
        <w:div w:id="1300572326">
          <w:marLeft w:val="640"/>
          <w:marRight w:val="0"/>
          <w:marTop w:val="0"/>
          <w:marBottom w:val="0"/>
          <w:divBdr>
            <w:top w:val="none" w:sz="0" w:space="0" w:color="auto"/>
            <w:left w:val="none" w:sz="0" w:space="0" w:color="auto"/>
            <w:bottom w:val="none" w:sz="0" w:space="0" w:color="auto"/>
            <w:right w:val="none" w:sz="0" w:space="0" w:color="auto"/>
          </w:divBdr>
        </w:div>
        <w:div w:id="1333679866">
          <w:marLeft w:val="640"/>
          <w:marRight w:val="0"/>
          <w:marTop w:val="0"/>
          <w:marBottom w:val="0"/>
          <w:divBdr>
            <w:top w:val="none" w:sz="0" w:space="0" w:color="auto"/>
            <w:left w:val="none" w:sz="0" w:space="0" w:color="auto"/>
            <w:bottom w:val="none" w:sz="0" w:space="0" w:color="auto"/>
            <w:right w:val="none" w:sz="0" w:space="0" w:color="auto"/>
          </w:divBdr>
        </w:div>
        <w:div w:id="1341347841">
          <w:marLeft w:val="640"/>
          <w:marRight w:val="0"/>
          <w:marTop w:val="0"/>
          <w:marBottom w:val="0"/>
          <w:divBdr>
            <w:top w:val="none" w:sz="0" w:space="0" w:color="auto"/>
            <w:left w:val="none" w:sz="0" w:space="0" w:color="auto"/>
            <w:bottom w:val="none" w:sz="0" w:space="0" w:color="auto"/>
            <w:right w:val="none" w:sz="0" w:space="0" w:color="auto"/>
          </w:divBdr>
        </w:div>
        <w:div w:id="1357073690">
          <w:marLeft w:val="640"/>
          <w:marRight w:val="0"/>
          <w:marTop w:val="0"/>
          <w:marBottom w:val="0"/>
          <w:divBdr>
            <w:top w:val="none" w:sz="0" w:space="0" w:color="auto"/>
            <w:left w:val="none" w:sz="0" w:space="0" w:color="auto"/>
            <w:bottom w:val="none" w:sz="0" w:space="0" w:color="auto"/>
            <w:right w:val="none" w:sz="0" w:space="0" w:color="auto"/>
          </w:divBdr>
        </w:div>
        <w:div w:id="1364987138">
          <w:marLeft w:val="640"/>
          <w:marRight w:val="0"/>
          <w:marTop w:val="0"/>
          <w:marBottom w:val="0"/>
          <w:divBdr>
            <w:top w:val="none" w:sz="0" w:space="0" w:color="auto"/>
            <w:left w:val="none" w:sz="0" w:space="0" w:color="auto"/>
            <w:bottom w:val="none" w:sz="0" w:space="0" w:color="auto"/>
            <w:right w:val="none" w:sz="0" w:space="0" w:color="auto"/>
          </w:divBdr>
        </w:div>
        <w:div w:id="1418284171">
          <w:marLeft w:val="640"/>
          <w:marRight w:val="0"/>
          <w:marTop w:val="0"/>
          <w:marBottom w:val="0"/>
          <w:divBdr>
            <w:top w:val="none" w:sz="0" w:space="0" w:color="auto"/>
            <w:left w:val="none" w:sz="0" w:space="0" w:color="auto"/>
            <w:bottom w:val="none" w:sz="0" w:space="0" w:color="auto"/>
            <w:right w:val="none" w:sz="0" w:space="0" w:color="auto"/>
          </w:divBdr>
        </w:div>
        <w:div w:id="1465730922">
          <w:marLeft w:val="640"/>
          <w:marRight w:val="0"/>
          <w:marTop w:val="0"/>
          <w:marBottom w:val="0"/>
          <w:divBdr>
            <w:top w:val="none" w:sz="0" w:space="0" w:color="auto"/>
            <w:left w:val="none" w:sz="0" w:space="0" w:color="auto"/>
            <w:bottom w:val="none" w:sz="0" w:space="0" w:color="auto"/>
            <w:right w:val="none" w:sz="0" w:space="0" w:color="auto"/>
          </w:divBdr>
        </w:div>
        <w:div w:id="1479422284">
          <w:marLeft w:val="640"/>
          <w:marRight w:val="0"/>
          <w:marTop w:val="0"/>
          <w:marBottom w:val="0"/>
          <w:divBdr>
            <w:top w:val="none" w:sz="0" w:space="0" w:color="auto"/>
            <w:left w:val="none" w:sz="0" w:space="0" w:color="auto"/>
            <w:bottom w:val="none" w:sz="0" w:space="0" w:color="auto"/>
            <w:right w:val="none" w:sz="0" w:space="0" w:color="auto"/>
          </w:divBdr>
        </w:div>
        <w:div w:id="1733037595">
          <w:marLeft w:val="640"/>
          <w:marRight w:val="0"/>
          <w:marTop w:val="0"/>
          <w:marBottom w:val="0"/>
          <w:divBdr>
            <w:top w:val="none" w:sz="0" w:space="0" w:color="auto"/>
            <w:left w:val="none" w:sz="0" w:space="0" w:color="auto"/>
            <w:bottom w:val="none" w:sz="0" w:space="0" w:color="auto"/>
            <w:right w:val="none" w:sz="0" w:space="0" w:color="auto"/>
          </w:divBdr>
        </w:div>
        <w:div w:id="1766074240">
          <w:marLeft w:val="640"/>
          <w:marRight w:val="0"/>
          <w:marTop w:val="0"/>
          <w:marBottom w:val="0"/>
          <w:divBdr>
            <w:top w:val="none" w:sz="0" w:space="0" w:color="auto"/>
            <w:left w:val="none" w:sz="0" w:space="0" w:color="auto"/>
            <w:bottom w:val="none" w:sz="0" w:space="0" w:color="auto"/>
            <w:right w:val="none" w:sz="0" w:space="0" w:color="auto"/>
          </w:divBdr>
        </w:div>
        <w:div w:id="1770159683">
          <w:marLeft w:val="640"/>
          <w:marRight w:val="0"/>
          <w:marTop w:val="0"/>
          <w:marBottom w:val="0"/>
          <w:divBdr>
            <w:top w:val="none" w:sz="0" w:space="0" w:color="auto"/>
            <w:left w:val="none" w:sz="0" w:space="0" w:color="auto"/>
            <w:bottom w:val="none" w:sz="0" w:space="0" w:color="auto"/>
            <w:right w:val="none" w:sz="0" w:space="0" w:color="auto"/>
          </w:divBdr>
        </w:div>
        <w:div w:id="1780031556">
          <w:marLeft w:val="640"/>
          <w:marRight w:val="0"/>
          <w:marTop w:val="0"/>
          <w:marBottom w:val="0"/>
          <w:divBdr>
            <w:top w:val="none" w:sz="0" w:space="0" w:color="auto"/>
            <w:left w:val="none" w:sz="0" w:space="0" w:color="auto"/>
            <w:bottom w:val="none" w:sz="0" w:space="0" w:color="auto"/>
            <w:right w:val="none" w:sz="0" w:space="0" w:color="auto"/>
          </w:divBdr>
        </w:div>
        <w:div w:id="1934892327">
          <w:marLeft w:val="640"/>
          <w:marRight w:val="0"/>
          <w:marTop w:val="0"/>
          <w:marBottom w:val="0"/>
          <w:divBdr>
            <w:top w:val="none" w:sz="0" w:space="0" w:color="auto"/>
            <w:left w:val="none" w:sz="0" w:space="0" w:color="auto"/>
            <w:bottom w:val="none" w:sz="0" w:space="0" w:color="auto"/>
            <w:right w:val="none" w:sz="0" w:space="0" w:color="auto"/>
          </w:divBdr>
        </w:div>
        <w:div w:id="2000427672">
          <w:marLeft w:val="640"/>
          <w:marRight w:val="0"/>
          <w:marTop w:val="0"/>
          <w:marBottom w:val="0"/>
          <w:divBdr>
            <w:top w:val="none" w:sz="0" w:space="0" w:color="auto"/>
            <w:left w:val="none" w:sz="0" w:space="0" w:color="auto"/>
            <w:bottom w:val="none" w:sz="0" w:space="0" w:color="auto"/>
            <w:right w:val="none" w:sz="0" w:space="0" w:color="auto"/>
          </w:divBdr>
        </w:div>
        <w:div w:id="2022467341">
          <w:marLeft w:val="640"/>
          <w:marRight w:val="0"/>
          <w:marTop w:val="0"/>
          <w:marBottom w:val="0"/>
          <w:divBdr>
            <w:top w:val="none" w:sz="0" w:space="0" w:color="auto"/>
            <w:left w:val="none" w:sz="0" w:space="0" w:color="auto"/>
            <w:bottom w:val="none" w:sz="0" w:space="0" w:color="auto"/>
            <w:right w:val="none" w:sz="0" w:space="0" w:color="auto"/>
          </w:divBdr>
        </w:div>
        <w:div w:id="2048602962">
          <w:marLeft w:val="640"/>
          <w:marRight w:val="0"/>
          <w:marTop w:val="0"/>
          <w:marBottom w:val="0"/>
          <w:divBdr>
            <w:top w:val="none" w:sz="0" w:space="0" w:color="auto"/>
            <w:left w:val="none" w:sz="0" w:space="0" w:color="auto"/>
            <w:bottom w:val="none" w:sz="0" w:space="0" w:color="auto"/>
            <w:right w:val="none" w:sz="0" w:space="0" w:color="auto"/>
          </w:divBdr>
        </w:div>
        <w:div w:id="2128423278">
          <w:marLeft w:val="640"/>
          <w:marRight w:val="0"/>
          <w:marTop w:val="0"/>
          <w:marBottom w:val="0"/>
          <w:divBdr>
            <w:top w:val="none" w:sz="0" w:space="0" w:color="auto"/>
            <w:left w:val="none" w:sz="0" w:space="0" w:color="auto"/>
            <w:bottom w:val="none" w:sz="0" w:space="0" w:color="auto"/>
            <w:right w:val="none" w:sz="0" w:space="0" w:color="auto"/>
          </w:divBdr>
        </w:div>
      </w:divsChild>
    </w:div>
    <w:div w:id="645747331">
      <w:marLeft w:val="640"/>
      <w:marRight w:val="0"/>
      <w:marTop w:val="0"/>
      <w:marBottom w:val="0"/>
      <w:divBdr>
        <w:top w:val="none" w:sz="0" w:space="0" w:color="auto"/>
        <w:left w:val="none" w:sz="0" w:space="0" w:color="auto"/>
        <w:bottom w:val="none" w:sz="0" w:space="0" w:color="auto"/>
        <w:right w:val="none" w:sz="0" w:space="0" w:color="auto"/>
      </w:divBdr>
    </w:div>
    <w:div w:id="646865125">
      <w:marLeft w:val="640"/>
      <w:marRight w:val="0"/>
      <w:marTop w:val="0"/>
      <w:marBottom w:val="0"/>
      <w:divBdr>
        <w:top w:val="none" w:sz="0" w:space="0" w:color="auto"/>
        <w:left w:val="none" w:sz="0" w:space="0" w:color="auto"/>
        <w:bottom w:val="none" w:sz="0" w:space="0" w:color="auto"/>
        <w:right w:val="none" w:sz="0" w:space="0" w:color="auto"/>
      </w:divBdr>
    </w:div>
    <w:div w:id="646934985">
      <w:marLeft w:val="640"/>
      <w:marRight w:val="0"/>
      <w:marTop w:val="0"/>
      <w:marBottom w:val="0"/>
      <w:divBdr>
        <w:top w:val="none" w:sz="0" w:space="0" w:color="auto"/>
        <w:left w:val="none" w:sz="0" w:space="0" w:color="auto"/>
        <w:bottom w:val="none" w:sz="0" w:space="0" w:color="auto"/>
        <w:right w:val="none" w:sz="0" w:space="0" w:color="auto"/>
      </w:divBdr>
    </w:div>
    <w:div w:id="647978139">
      <w:marLeft w:val="640"/>
      <w:marRight w:val="0"/>
      <w:marTop w:val="0"/>
      <w:marBottom w:val="0"/>
      <w:divBdr>
        <w:top w:val="none" w:sz="0" w:space="0" w:color="auto"/>
        <w:left w:val="none" w:sz="0" w:space="0" w:color="auto"/>
        <w:bottom w:val="none" w:sz="0" w:space="0" w:color="auto"/>
        <w:right w:val="none" w:sz="0" w:space="0" w:color="auto"/>
      </w:divBdr>
    </w:div>
    <w:div w:id="649755150">
      <w:marLeft w:val="640"/>
      <w:marRight w:val="0"/>
      <w:marTop w:val="0"/>
      <w:marBottom w:val="0"/>
      <w:divBdr>
        <w:top w:val="none" w:sz="0" w:space="0" w:color="auto"/>
        <w:left w:val="none" w:sz="0" w:space="0" w:color="auto"/>
        <w:bottom w:val="none" w:sz="0" w:space="0" w:color="auto"/>
        <w:right w:val="none" w:sz="0" w:space="0" w:color="auto"/>
      </w:divBdr>
    </w:div>
    <w:div w:id="650528434">
      <w:marLeft w:val="0"/>
      <w:marRight w:val="0"/>
      <w:marTop w:val="0"/>
      <w:marBottom w:val="0"/>
      <w:divBdr>
        <w:top w:val="none" w:sz="0" w:space="0" w:color="auto"/>
        <w:left w:val="none" w:sz="0" w:space="0" w:color="auto"/>
        <w:bottom w:val="none" w:sz="0" w:space="0" w:color="auto"/>
        <w:right w:val="none" w:sz="0" w:space="0" w:color="auto"/>
      </w:divBdr>
    </w:div>
    <w:div w:id="651564075">
      <w:marLeft w:val="640"/>
      <w:marRight w:val="0"/>
      <w:marTop w:val="0"/>
      <w:marBottom w:val="0"/>
      <w:divBdr>
        <w:top w:val="none" w:sz="0" w:space="0" w:color="auto"/>
        <w:left w:val="none" w:sz="0" w:space="0" w:color="auto"/>
        <w:bottom w:val="none" w:sz="0" w:space="0" w:color="auto"/>
        <w:right w:val="none" w:sz="0" w:space="0" w:color="auto"/>
      </w:divBdr>
    </w:div>
    <w:div w:id="652491662">
      <w:marLeft w:val="0"/>
      <w:marRight w:val="0"/>
      <w:marTop w:val="0"/>
      <w:marBottom w:val="0"/>
      <w:divBdr>
        <w:top w:val="none" w:sz="0" w:space="0" w:color="auto"/>
        <w:left w:val="none" w:sz="0" w:space="0" w:color="auto"/>
        <w:bottom w:val="none" w:sz="0" w:space="0" w:color="auto"/>
        <w:right w:val="none" w:sz="0" w:space="0" w:color="auto"/>
      </w:divBdr>
    </w:div>
    <w:div w:id="653535096">
      <w:marLeft w:val="640"/>
      <w:marRight w:val="0"/>
      <w:marTop w:val="0"/>
      <w:marBottom w:val="0"/>
      <w:divBdr>
        <w:top w:val="none" w:sz="0" w:space="0" w:color="auto"/>
        <w:left w:val="none" w:sz="0" w:space="0" w:color="auto"/>
        <w:bottom w:val="none" w:sz="0" w:space="0" w:color="auto"/>
        <w:right w:val="none" w:sz="0" w:space="0" w:color="auto"/>
      </w:divBdr>
    </w:div>
    <w:div w:id="656541699">
      <w:marLeft w:val="640"/>
      <w:marRight w:val="0"/>
      <w:marTop w:val="0"/>
      <w:marBottom w:val="0"/>
      <w:divBdr>
        <w:top w:val="none" w:sz="0" w:space="0" w:color="auto"/>
        <w:left w:val="none" w:sz="0" w:space="0" w:color="auto"/>
        <w:bottom w:val="none" w:sz="0" w:space="0" w:color="auto"/>
        <w:right w:val="none" w:sz="0" w:space="0" w:color="auto"/>
      </w:divBdr>
    </w:div>
    <w:div w:id="657615183">
      <w:bodyDiv w:val="1"/>
      <w:marLeft w:val="0"/>
      <w:marRight w:val="0"/>
      <w:marTop w:val="0"/>
      <w:marBottom w:val="0"/>
      <w:divBdr>
        <w:top w:val="none" w:sz="0" w:space="0" w:color="auto"/>
        <w:left w:val="none" w:sz="0" w:space="0" w:color="auto"/>
        <w:bottom w:val="none" w:sz="0" w:space="0" w:color="auto"/>
        <w:right w:val="none" w:sz="0" w:space="0" w:color="auto"/>
      </w:divBdr>
    </w:div>
    <w:div w:id="657922318">
      <w:bodyDiv w:val="1"/>
      <w:marLeft w:val="0"/>
      <w:marRight w:val="0"/>
      <w:marTop w:val="0"/>
      <w:marBottom w:val="0"/>
      <w:divBdr>
        <w:top w:val="none" w:sz="0" w:space="0" w:color="auto"/>
        <w:left w:val="none" w:sz="0" w:space="0" w:color="auto"/>
        <w:bottom w:val="none" w:sz="0" w:space="0" w:color="auto"/>
        <w:right w:val="none" w:sz="0" w:space="0" w:color="auto"/>
      </w:divBdr>
      <w:divsChild>
        <w:div w:id="23094234">
          <w:marLeft w:val="640"/>
          <w:marRight w:val="0"/>
          <w:marTop w:val="0"/>
          <w:marBottom w:val="0"/>
          <w:divBdr>
            <w:top w:val="none" w:sz="0" w:space="0" w:color="auto"/>
            <w:left w:val="none" w:sz="0" w:space="0" w:color="auto"/>
            <w:bottom w:val="none" w:sz="0" w:space="0" w:color="auto"/>
            <w:right w:val="none" w:sz="0" w:space="0" w:color="auto"/>
          </w:divBdr>
        </w:div>
        <w:div w:id="151411018">
          <w:marLeft w:val="640"/>
          <w:marRight w:val="0"/>
          <w:marTop w:val="0"/>
          <w:marBottom w:val="0"/>
          <w:divBdr>
            <w:top w:val="none" w:sz="0" w:space="0" w:color="auto"/>
            <w:left w:val="none" w:sz="0" w:space="0" w:color="auto"/>
            <w:bottom w:val="none" w:sz="0" w:space="0" w:color="auto"/>
            <w:right w:val="none" w:sz="0" w:space="0" w:color="auto"/>
          </w:divBdr>
        </w:div>
        <w:div w:id="166213299">
          <w:marLeft w:val="640"/>
          <w:marRight w:val="0"/>
          <w:marTop w:val="0"/>
          <w:marBottom w:val="0"/>
          <w:divBdr>
            <w:top w:val="none" w:sz="0" w:space="0" w:color="auto"/>
            <w:left w:val="none" w:sz="0" w:space="0" w:color="auto"/>
            <w:bottom w:val="none" w:sz="0" w:space="0" w:color="auto"/>
            <w:right w:val="none" w:sz="0" w:space="0" w:color="auto"/>
          </w:divBdr>
        </w:div>
        <w:div w:id="193931224">
          <w:marLeft w:val="640"/>
          <w:marRight w:val="0"/>
          <w:marTop w:val="0"/>
          <w:marBottom w:val="0"/>
          <w:divBdr>
            <w:top w:val="none" w:sz="0" w:space="0" w:color="auto"/>
            <w:left w:val="none" w:sz="0" w:space="0" w:color="auto"/>
            <w:bottom w:val="none" w:sz="0" w:space="0" w:color="auto"/>
            <w:right w:val="none" w:sz="0" w:space="0" w:color="auto"/>
          </w:divBdr>
        </w:div>
        <w:div w:id="254941918">
          <w:marLeft w:val="640"/>
          <w:marRight w:val="0"/>
          <w:marTop w:val="0"/>
          <w:marBottom w:val="0"/>
          <w:divBdr>
            <w:top w:val="none" w:sz="0" w:space="0" w:color="auto"/>
            <w:left w:val="none" w:sz="0" w:space="0" w:color="auto"/>
            <w:bottom w:val="none" w:sz="0" w:space="0" w:color="auto"/>
            <w:right w:val="none" w:sz="0" w:space="0" w:color="auto"/>
          </w:divBdr>
        </w:div>
        <w:div w:id="453057902">
          <w:marLeft w:val="640"/>
          <w:marRight w:val="0"/>
          <w:marTop w:val="0"/>
          <w:marBottom w:val="0"/>
          <w:divBdr>
            <w:top w:val="none" w:sz="0" w:space="0" w:color="auto"/>
            <w:left w:val="none" w:sz="0" w:space="0" w:color="auto"/>
            <w:bottom w:val="none" w:sz="0" w:space="0" w:color="auto"/>
            <w:right w:val="none" w:sz="0" w:space="0" w:color="auto"/>
          </w:divBdr>
        </w:div>
        <w:div w:id="489369572">
          <w:marLeft w:val="640"/>
          <w:marRight w:val="0"/>
          <w:marTop w:val="0"/>
          <w:marBottom w:val="0"/>
          <w:divBdr>
            <w:top w:val="none" w:sz="0" w:space="0" w:color="auto"/>
            <w:left w:val="none" w:sz="0" w:space="0" w:color="auto"/>
            <w:bottom w:val="none" w:sz="0" w:space="0" w:color="auto"/>
            <w:right w:val="none" w:sz="0" w:space="0" w:color="auto"/>
          </w:divBdr>
        </w:div>
        <w:div w:id="503713305">
          <w:marLeft w:val="640"/>
          <w:marRight w:val="0"/>
          <w:marTop w:val="0"/>
          <w:marBottom w:val="0"/>
          <w:divBdr>
            <w:top w:val="none" w:sz="0" w:space="0" w:color="auto"/>
            <w:left w:val="none" w:sz="0" w:space="0" w:color="auto"/>
            <w:bottom w:val="none" w:sz="0" w:space="0" w:color="auto"/>
            <w:right w:val="none" w:sz="0" w:space="0" w:color="auto"/>
          </w:divBdr>
        </w:div>
        <w:div w:id="567422427">
          <w:marLeft w:val="640"/>
          <w:marRight w:val="0"/>
          <w:marTop w:val="0"/>
          <w:marBottom w:val="0"/>
          <w:divBdr>
            <w:top w:val="none" w:sz="0" w:space="0" w:color="auto"/>
            <w:left w:val="none" w:sz="0" w:space="0" w:color="auto"/>
            <w:bottom w:val="none" w:sz="0" w:space="0" w:color="auto"/>
            <w:right w:val="none" w:sz="0" w:space="0" w:color="auto"/>
          </w:divBdr>
        </w:div>
        <w:div w:id="594365259">
          <w:marLeft w:val="640"/>
          <w:marRight w:val="0"/>
          <w:marTop w:val="0"/>
          <w:marBottom w:val="0"/>
          <w:divBdr>
            <w:top w:val="none" w:sz="0" w:space="0" w:color="auto"/>
            <w:left w:val="none" w:sz="0" w:space="0" w:color="auto"/>
            <w:bottom w:val="none" w:sz="0" w:space="0" w:color="auto"/>
            <w:right w:val="none" w:sz="0" w:space="0" w:color="auto"/>
          </w:divBdr>
        </w:div>
        <w:div w:id="629361357">
          <w:marLeft w:val="640"/>
          <w:marRight w:val="0"/>
          <w:marTop w:val="0"/>
          <w:marBottom w:val="0"/>
          <w:divBdr>
            <w:top w:val="none" w:sz="0" w:space="0" w:color="auto"/>
            <w:left w:val="none" w:sz="0" w:space="0" w:color="auto"/>
            <w:bottom w:val="none" w:sz="0" w:space="0" w:color="auto"/>
            <w:right w:val="none" w:sz="0" w:space="0" w:color="auto"/>
          </w:divBdr>
        </w:div>
        <w:div w:id="644898896">
          <w:marLeft w:val="640"/>
          <w:marRight w:val="0"/>
          <w:marTop w:val="0"/>
          <w:marBottom w:val="0"/>
          <w:divBdr>
            <w:top w:val="none" w:sz="0" w:space="0" w:color="auto"/>
            <w:left w:val="none" w:sz="0" w:space="0" w:color="auto"/>
            <w:bottom w:val="none" w:sz="0" w:space="0" w:color="auto"/>
            <w:right w:val="none" w:sz="0" w:space="0" w:color="auto"/>
          </w:divBdr>
        </w:div>
        <w:div w:id="647396082">
          <w:marLeft w:val="640"/>
          <w:marRight w:val="0"/>
          <w:marTop w:val="0"/>
          <w:marBottom w:val="0"/>
          <w:divBdr>
            <w:top w:val="none" w:sz="0" w:space="0" w:color="auto"/>
            <w:left w:val="none" w:sz="0" w:space="0" w:color="auto"/>
            <w:bottom w:val="none" w:sz="0" w:space="0" w:color="auto"/>
            <w:right w:val="none" w:sz="0" w:space="0" w:color="auto"/>
          </w:divBdr>
        </w:div>
        <w:div w:id="696080837">
          <w:marLeft w:val="640"/>
          <w:marRight w:val="0"/>
          <w:marTop w:val="0"/>
          <w:marBottom w:val="0"/>
          <w:divBdr>
            <w:top w:val="none" w:sz="0" w:space="0" w:color="auto"/>
            <w:left w:val="none" w:sz="0" w:space="0" w:color="auto"/>
            <w:bottom w:val="none" w:sz="0" w:space="0" w:color="auto"/>
            <w:right w:val="none" w:sz="0" w:space="0" w:color="auto"/>
          </w:divBdr>
        </w:div>
        <w:div w:id="845628609">
          <w:marLeft w:val="640"/>
          <w:marRight w:val="0"/>
          <w:marTop w:val="0"/>
          <w:marBottom w:val="0"/>
          <w:divBdr>
            <w:top w:val="none" w:sz="0" w:space="0" w:color="auto"/>
            <w:left w:val="none" w:sz="0" w:space="0" w:color="auto"/>
            <w:bottom w:val="none" w:sz="0" w:space="0" w:color="auto"/>
            <w:right w:val="none" w:sz="0" w:space="0" w:color="auto"/>
          </w:divBdr>
        </w:div>
        <w:div w:id="926304119">
          <w:marLeft w:val="640"/>
          <w:marRight w:val="0"/>
          <w:marTop w:val="0"/>
          <w:marBottom w:val="0"/>
          <w:divBdr>
            <w:top w:val="none" w:sz="0" w:space="0" w:color="auto"/>
            <w:left w:val="none" w:sz="0" w:space="0" w:color="auto"/>
            <w:bottom w:val="none" w:sz="0" w:space="0" w:color="auto"/>
            <w:right w:val="none" w:sz="0" w:space="0" w:color="auto"/>
          </w:divBdr>
        </w:div>
        <w:div w:id="946962285">
          <w:marLeft w:val="640"/>
          <w:marRight w:val="0"/>
          <w:marTop w:val="0"/>
          <w:marBottom w:val="0"/>
          <w:divBdr>
            <w:top w:val="none" w:sz="0" w:space="0" w:color="auto"/>
            <w:left w:val="none" w:sz="0" w:space="0" w:color="auto"/>
            <w:bottom w:val="none" w:sz="0" w:space="0" w:color="auto"/>
            <w:right w:val="none" w:sz="0" w:space="0" w:color="auto"/>
          </w:divBdr>
        </w:div>
        <w:div w:id="978072425">
          <w:marLeft w:val="640"/>
          <w:marRight w:val="0"/>
          <w:marTop w:val="0"/>
          <w:marBottom w:val="0"/>
          <w:divBdr>
            <w:top w:val="none" w:sz="0" w:space="0" w:color="auto"/>
            <w:left w:val="none" w:sz="0" w:space="0" w:color="auto"/>
            <w:bottom w:val="none" w:sz="0" w:space="0" w:color="auto"/>
            <w:right w:val="none" w:sz="0" w:space="0" w:color="auto"/>
          </w:divBdr>
        </w:div>
        <w:div w:id="1035081541">
          <w:marLeft w:val="640"/>
          <w:marRight w:val="0"/>
          <w:marTop w:val="0"/>
          <w:marBottom w:val="0"/>
          <w:divBdr>
            <w:top w:val="none" w:sz="0" w:space="0" w:color="auto"/>
            <w:left w:val="none" w:sz="0" w:space="0" w:color="auto"/>
            <w:bottom w:val="none" w:sz="0" w:space="0" w:color="auto"/>
            <w:right w:val="none" w:sz="0" w:space="0" w:color="auto"/>
          </w:divBdr>
        </w:div>
        <w:div w:id="1038509895">
          <w:marLeft w:val="640"/>
          <w:marRight w:val="0"/>
          <w:marTop w:val="0"/>
          <w:marBottom w:val="0"/>
          <w:divBdr>
            <w:top w:val="none" w:sz="0" w:space="0" w:color="auto"/>
            <w:left w:val="none" w:sz="0" w:space="0" w:color="auto"/>
            <w:bottom w:val="none" w:sz="0" w:space="0" w:color="auto"/>
            <w:right w:val="none" w:sz="0" w:space="0" w:color="auto"/>
          </w:divBdr>
        </w:div>
        <w:div w:id="1039401343">
          <w:marLeft w:val="640"/>
          <w:marRight w:val="0"/>
          <w:marTop w:val="0"/>
          <w:marBottom w:val="0"/>
          <w:divBdr>
            <w:top w:val="none" w:sz="0" w:space="0" w:color="auto"/>
            <w:left w:val="none" w:sz="0" w:space="0" w:color="auto"/>
            <w:bottom w:val="none" w:sz="0" w:space="0" w:color="auto"/>
            <w:right w:val="none" w:sz="0" w:space="0" w:color="auto"/>
          </w:divBdr>
        </w:div>
        <w:div w:id="1074666564">
          <w:marLeft w:val="640"/>
          <w:marRight w:val="0"/>
          <w:marTop w:val="0"/>
          <w:marBottom w:val="0"/>
          <w:divBdr>
            <w:top w:val="none" w:sz="0" w:space="0" w:color="auto"/>
            <w:left w:val="none" w:sz="0" w:space="0" w:color="auto"/>
            <w:bottom w:val="none" w:sz="0" w:space="0" w:color="auto"/>
            <w:right w:val="none" w:sz="0" w:space="0" w:color="auto"/>
          </w:divBdr>
        </w:div>
        <w:div w:id="1103694032">
          <w:marLeft w:val="640"/>
          <w:marRight w:val="0"/>
          <w:marTop w:val="0"/>
          <w:marBottom w:val="0"/>
          <w:divBdr>
            <w:top w:val="none" w:sz="0" w:space="0" w:color="auto"/>
            <w:left w:val="none" w:sz="0" w:space="0" w:color="auto"/>
            <w:bottom w:val="none" w:sz="0" w:space="0" w:color="auto"/>
            <w:right w:val="none" w:sz="0" w:space="0" w:color="auto"/>
          </w:divBdr>
        </w:div>
        <w:div w:id="1140801848">
          <w:marLeft w:val="640"/>
          <w:marRight w:val="0"/>
          <w:marTop w:val="0"/>
          <w:marBottom w:val="0"/>
          <w:divBdr>
            <w:top w:val="none" w:sz="0" w:space="0" w:color="auto"/>
            <w:left w:val="none" w:sz="0" w:space="0" w:color="auto"/>
            <w:bottom w:val="none" w:sz="0" w:space="0" w:color="auto"/>
            <w:right w:val="none" w:sz="0" w:space="0" w:color="auto"/>
          </w:divBdr>
        </w:div>
        <w:div w:id="1205367445">
          <w:marLeft w:val="640"/>
          <w:marRight w:val="0"/>
          <w:marTop w:val="0"/>
          <w:marBottom w:val="0"/>
          <w:divBdr>
            <w:top w:val="none" w:sz="0" w:space="0" w:color="auto"/>
            <w:left w:val="none" w:sz="0" w:space="0" w:color="auto"/>
            <w:bottom w:val="none" w:sz="0" w:space="0" w:color="auto"/>
            <w:right w:val="none" w:sz="0" w:space="0" w:color="auto"/>
          </w:divBdr>
        </w:div>
        <w:div w:id="1214850863">
          <w:marLeft w:val="640"/>
          <w:marRight w:val="0"/>
          <w:marTop w:val="0"/>
          <w:marBottom w:val="0"/>
          <w:divBdr>
            <w:top w:val="none" w:sz="0" w:space="0" w:color="auto"/>
            <w:left w:val="none" w:sz="0" w:space="0" w:color="auto"/>
            <w:bottom w:val="none" w:sz="0" w:space="0" w:color="auto"/>
            <w:right w:val="none" w:sz="0" w:space="0" w:color="auto"/>
          </w:divBdr>
        </w:div>
        <w:div w:id="1307273432">
          <w:marLeft w:val="640"/>
          <w:marRight w:val="0"/>
          <w:marTop w:val="0"/>
          <w:marBottom w:val="0"/>
          <w:divBdr>
            <w:top w:val="none" w:sz="0" w:space="0" w:color="auto"/>
            <w:left w:val="none" w:sz="0" w:space="0" w:color="auto"/>
            <w:bottom w:val="none" w:sz="0" w:space="0" w:color="auto"/>
            <w:right w:val="none" w:sz="0" w:space="0" w:color="auto"/>
          </w:divBdr>
        </w:div>
        <w:div w:id="1311908851">
          <w:marLeft w:val="640"/>
          <w:marRight w:val="0"/>
          <w:marTop w:val="0"/>
          <w:marBottom w:val="0"/>
          <w:divBdr>
            <w:top w:val="none" w:sz="0" w:space="0" w:color="auto"/>
            <w:left w:val="none" w:sz="0" w:space="0" w:color="auto"/>
            <w:bottom w:val="none" w:sz="0" w:space="0" w:color="auto"/>
            <w:right w:val="none" w:sz="0" w:space="0" w:color="auto"/>
          </w:divBdr>
        </w:div>
        <w:div w:id="1375541119">
          <w:marLeft w:val="640"/>
          <w:marRight w:val="0"/>
          <w:marTop w:val="0"/>
          <w:marBottom w:val="0"/>
          <w:divBdr>
            <w:top w:val="none" w:sz="0" w:space="0" w:color="auto"/>
            <w:left w:val="none" w:sz="0" w:space="0" w:color="auto"/>
            <w:bottom w:val="none" w:sz="0" w:space="0" w:color="auto"/>
            <w:right w:val="none" w:sz="0" w:space="0" w:color="auto"/>
          </w:divBdr>
        </w:div>
        <w:div w:id="1538197350">
          <w:marLeft w:val="640"/>
          <w:marRight w:val="0"/>
          <w:marTop w:val="0"/>
          <w:marBottom w:val="0"/>
          <w:divBdr>
            <w:top w:val="none" w:sz="0" w:space="0" w:color="auto"/>
            <w:left w:val="none" w:sz="0" w:space="0" w:color="auto"/>
            <w:bottom w:val="none" w:sz="0" w:space="0" w:color="auto"/>
            <w:right w:val="none" w:sz="0" w:space="0" w:color="auto"/>
          </w:divBdr>
        </w:div>
        <w:div w:id="1568613792">
          <w:marLeft w:val="640"/>
          <w:marRight w:val="0"/>
          <w:marTop w:val="0"/>
          <w:marBottom w:val="0"/>
          <w:divBdr>
            <w:top w:val="none" w:sz="0" w:space="0" w:color="auto"/>
            <w:left w:val="none" w:sz="0" w:space="0" w:color="auto"/>
            <w:bottom w:val="none" w:sz="0" w:space="0" w:color="auto"/>
            <w:right w:val="none" w:sz="0" w:space="0" w:color="auto"/>
          </w:divBdr>
        </w:div>
        <w:div w:id="1574700140">
          <w:marLeft w:val="640"/>
          <w:marRight w:val="0"/>
          <w:marTop w:val="0"/>
          <w:marBottom w:val="0"/>
          <w:divBdr>
            <w:top w:val="none" w:sz="0" w:space="0" w:color="auto"/>
            <w:left w:val="none" w:sz="0" w:space="0" w:color="auto"/>
            <w:bottom w:val="none" w:sz="0" w:space="0" w:color="auto"/>
            <w:right w:val="none" w:sz="0" w:space="0" w:color="auto"/>
          </w:divBdr>
        </w:div>
        <w:div w:id="1648197232">
          <w:marLeft w:val="640"/>
          <w:marRight w:val="0"/>
          <w:marTop w:val="0"/>
          <w:marBottom w:val="0"/>
          <w:divBdr>
            <w:top w:val="none" w:sz="0" w:space="0" w:color="auto"/>
            <w:left w:val="none" w:sz="0" w:space="0" w:color="auto"/>
            <w:bottom w:val="none" w:sz="0" w:space="0" w:color="auto"/>
            <w:right w:val="none" w:sz="0" w:space="0" w:color="auto"/>
          </w:divBdr>
        </w:div>
        <w:div w:id="1663050069">
          <w:marLeft w:val="640"/>
          <w:marRight w:val="0"/>
          <w:marTop w:val="0"/>
          <w:marBottom w:val="0"/>
          <w:divBdr>
            <w:top w:val="none" w:sz="0" w:space="0" w:color="auto"/>
            <w:left w:val="none" w:sz="0" w:space="0" w:color="auto"/>
            <w:bottom w:val="none" w:sz="0" w:space="0" w:color="auto"/>
            <w:right w:val="none" w:sz="0" w:space="0" w:color="auto"/>
          </w:divBdr>
        </w:div>
        <w:div w:id="1678801062">
          <w:marLeft w:val="640"/>
          <w:marRight w:val="0"/>
          <w:marTop w:val="0"/>
          <w:marBottom w:val="0"/>
          <w:divBdr>
            <w:top w:val="none" w:sz="0" w:space="0" w:color="auto"/>
            <w:left w:val="none" w:sz="0" w:space="0" w:color="auto"/>
            <w:bottom w:val="none" w:sz="0" w:space="0" w:color="auto"/>
            <w:right w:val="none" w:sz="0" w:space="0" w:color="auto"/>
          </w:divBdr>
        </w:div>
        <w:div w:id="1700617492">
          <w:marLeft w:val="640"/>
          <w:marRight w:val="0"/>
          <w:marTop w:val="0"/>
          <w:marBottom w:val="0"/>
          <w:divBdr>
            <w:top w:val="none" w:sz="0" w:space="0" w:color="auto"/>
            <w:left w:val="none" w:sz="0" w:space="0" w:color="auto"/>
            <w:bottom w:val="none" w:sz="0" w:space="0" w:color="auto"/>
            <w:right w:val="none" w:sz="0" w:space="0" w:color="auto"/>
          </w:divBdr>
        </w:div>
        <w:div w:id="1711953258">
          <w:marLeft w:val="640"/>
          <w:marRight w:val="0"/>
          <w:marTop w:val="0"/>
          <w:marBottom w:val="0"/>
          <w:divBdr>
            <w:top w:val="none" w:sz="0" w:space="0" w:color="auto"/>
            <w:left w:val="none" w:sz="0" w:space="0" w:color="auto"/>
            <w:bottom w:val="none" w:sz="0" w:space="0" w:color="auto"/>
            <w:right w:val="none" w:sz="0" w:space="0" w:color="auto"/>
          </w:divBdr>
        </w:div>
        <w:div w:id="1725373423">
          <w:marLeft w:val="640"/>
          <w:marRight w:val="0"/>
          <w:marTop w:val="0"/>
          <w:marBottom w:val="0"/>
          <w:divBdr>
            <w:top w:val="none" w:sz="0" w:space="0" w:color="auto"/>
            <w:left w:val="none" w:sz="0" w:space="0" w:color="auto"/>
            <w:bottom w:val="none" w:sz="0" w:space="0" w:color="auto"/>
            <w:right w:val="none" w:sz="0" w:space="0" w:color="auto"/>
          </w:divBdr>
        </w:div>
        <w:div w:id="1751384143">
          <w:marLeft w:val="640"/>
          <w:marRight w:val="0"/>
          <w:marTop w:val="0"/>
          <w:marBottom w:val="0"/>
          <w:divBdr>
            <w:top w:val="none" w:sz="0" w:space="0" w:color="auto"/>
            <w:left w:val="none" w:sz="0" w:space="0" w:color="auto"/>
            <w:bottom w:val="none" w:sz="0" w:space="0" w:color="auto"/>
            <w:right w:val="none" w:sz="0" w:space="0" w:color="auto"/>
          </w:divBdr>
        </w:div>
        <w:div w:id="1847088491">
          <w:marLeft w:val="640"/>
          <w:marRight w:val="0"/>
          <w:marTop w:val="0"/>
          <w:marBottom w:val="0"/>
          <w:divBdr>
            <w:top w:val="none" w:sz="0" w:space="0" w:color="auto"/>
            <w:left w:val="none" w:sz="0" w:space="0" w:color="auto"/>
            <w:bottom w:val="none" w:sz="0" w:space="0" w:color="auto"/>
            <w:right w:val="none" w:sz="0" w:space="0" w:color="auto"/>
          </w:divBdr>
        </w:div>
        <w:div w:id="1873956954">
          <w:marLeft w:val="640"/>
          <w:marRight w:val="0"/>
          <w:marTop w:val="0"/>
          <w:marBottom w:val="0"/>
          <w:divBdr>
            <w:top w:val="none" w:sz="0" w:space="0" w:color="auto"/>
            <w:left w:val="none" w:sz="0" w:space="0" w:color="auto"/>
            <w:bottom w:val="none" w:sz="0" w:space="0" w:color="auto"/>
            <w:right w:val="none" w:sz="0" w:space="0" w:color="auto"/>
          </w:divBdr>
        </w:div>
        <w:div w:id="1895578866">
          <w:marLeft w:val="640"/>
          <w:marRight w:val="0"/>
          <w:marTop w:val="0"/>
          <w:marBottom w:val="0"/>
          <w:divBdr>
            <w:top w:val="none" w:sz="0" w:space="0" w:color="auto"/>
            <w:left w:val="none" w:sz="0" w:space="0" w:color="auto"/>
            <w:bottom w:val="none" w:sz="0" w:space="0" w:color="auto"/>
            <w:right w:val="none" w:sz="0" w:space="0" w:color="auto"/>
          </w:divBdr>
        </w:div>
        <w:div w:id="2104106333">
          <w:marLeft w:val="640"/>
          <w:marRight w:val="0"/>
          <w:marTop w:val="0"/>
          <w:marBottom w:val="0"/>
          <w:divBdr>
            <w:top w:val="none" w:sz="0" w:space="0" w:color="auto"/>
            <w:left w:val="none" w:sz="0" w:space="0" w:color="auto"/>
            <w:bottom w:val="none" w:sz="0" w:space="0" w:color="auto"/>
            <w:right w:val="none" w:sz="0" w:space="0" w:color="auto"/>
          </w:divBdr>
        </w:div>
        <w:div w:id="2131243687">
          <w:marLeft w:val="640"/>
          <w:marRight w:val="0"/>
          <w:marTop w:val="0"/>
          <w:marBottom w:val="0"/>
          <w:divBdr>
            <w:top w:val="none" w:sz="0" w:space="0" w:color="auto"/>
            <w:left w:val="none" w:sz="0" w:space="0" w:color="auto"/>
            <w:bottom w:val="none" w:sz="0" w:space="0" w:color="auto"/>
            <w:right w:val="none" w:sz="0" w:space="0" w:color="auto"/>
          </w:divBdr>
        </w:div>
      </w:divsChild>
    </w:div>
    <w:div w:id="659575844">
      <w:bodyDiv w:val="1"/>
      <w:marLeft w:val="0"/>
      <w:marRight w:val="0"/>
      <w:marTop w:val="0"/>
      <w:marBottom w:val="0"/>
      <w:divBdr>
        <w:top w:val="none" w:sz="0" w:space="0" w:color="auto"/>
        <w:left w:val="none" w:sz="0" w:space="0" w:color="auto"/>
        <w:bottom w:val="none" w:sz="0" w:space="0" w:color="auto"/>
        <w:right w:val="none" w:sz="0" w:space="0" w:color="auto"/>
      </w:divBdr>
      <w:divsChild>
        <w:div w:id="720785173">
          <w:marLeft w:val="640"/>
          <w:marRight w:val="0"/>
          <w:marTop w:val="0"/>
          <w:marBottom w:val="0"/>
          <w:divBdr>
            <w:top w:val="none" w:sz="0" w:space="0" w:color="auto"/>
            <w:left w:val="none" w:sz="0" w:space="0" w:color="auto"/>
            <w:bottom w:val="none" w:sz="0" w:space="0" w:color="auto"/>
            <w:right w:val="none" w:sz="0" w:space="0" w:color="auto"/>
          </w:divBdr>
        </w:div>
        <w:div w:id="445856368">
          <w:marLeft w:val="640"/>
          <w:marRight w:val="0"/>
          <w:marTop w:val="0"/>
          <w:marBottom w:val="0"/>
          <w:divBdr>
            <w:top w:val="none" w:sz="0" w:space="0" w:color="auto"/>
            <w:left w:val="none" w:sz="0" w:space="0" w:color="auto"/>
            <w:bottom w:val="none" w:sz="0" w:space="0" w:color="auto"/>
            <w:right w:val="none" w:sz="0" w:space="0" w:color="auto"/>
          </w:divBdr>
        </w:div>
        <w:div w:id="861355479">
          <w:marLeft w:val="640"/>
          <w:marRight w:val="0"/>
          <w:marTop w:val="0"/>
          <w:marBottom w:val="0"/>
          <w:divBdr>
            <w:top w:val="none" w:sz="0" w:space="0" w:color="auto"/>
            <w:left w:val="none" w:sz="0" w:space="0" w:color="auto"/>
            <w:bottom w:val="none" w:sz="0" w:space="0" w:color="auto"/>
            <w:right w:val="none" w:sz="0" w:space="0" w:color="auto"/>
          </w:divBdr>
        </w:div>
        <w:div w:id="1571117256">
          <w:marLeft w:val="640"/>
          <w:marRight w:val="0"/>
          <w:marTop w:val="0"/>
          <w:marBottom w:val="0"/>
          <w:divBdr>
            <w:top w:val="none" w:sz="0" w:space="0" w:color="auto"/>
            <w:left w:val="none" w:sz="0" w:space="0" w:color="auto"/>
            <w:bottom w:val="none" w:sz="0" w:space="0" w:color="auto"/>
            <w:right w:val="none" w:sz="0" w:space="0" w:color="auto"/>
          </w:divBdr>
        </w:div>
        <w:div w:id="918297064">
          <w:marLeft w:val="640"/>
          <w:marRight w:val="0"/>
          <w:marTop w:val="0"/>
          <w:marBottom w:val="0"/>
          <w:divBdr>
            <w:top w:val="none" w:sz="0" w:space="0" w:color="auto"/>
            <w:left w:val="none" w:sz="0" w:space="0" w:color="auto"/>
            <w:bottom w:val="none" w:sz="0" w:space="0" w:color="auto"/>
            <w:right w:val="none" w:sz="0" w:space="0" w:color="auto"/>
          </w:divBdr>
        </w:div>
        <w:div w:id="1681157147">
          <w:marLeft w:val="640"/>
          <w:marRight w:val="0"/>
          <w:marTop w:val="0"/>
          <w:marBottom w:val="0"/>
          <w:divBdr>
            <w:top w:val="none" w:sz="0" w:space="0" w:color="auto"/>
            <w:left w:val="none" w:sz="0" w:space="0" w:color="auto"/>
            <w:bottom w:val="none" w:sz="0" w:space="0" w:color="auto"/>
            <w:right w:val="none" w:sz="0" w:space="0" w:color="auto"/>
          </w:divBdr>
        </w:div>
        <w:div w:id="748890531">
          <w:marLeft w:val="640"/>
          <w:marRight w:val="0"/>
          <w:marTop w:val="0"/>
          <w:marBottom w:val="0"/>
          <w:divBdr>
            <w:top w:val="none" w:sz="0" w:space="0" w:color="auto"/>
            <w:left w:val="none" w:sz="0" w:space="0" w:color="auto"/>
            <w:bottom w:val="none" w:sz="0" w:space="0" w:color="auto"/>
            <w:right w:val="none" w:sz="0" w:space="0" w:color="auto"/>
          </w:divBdr>
        </w:div>
        <w:div w:id="1704865672">
          <w:marLeft w:val="640"/>
          <w:marRight w:val="0"/>
          <w:marTop w:val="0"/>
          <w:marBottom w:val="0"/>
          <w:divBdr>
            <w:top w:val="none" w:sz="0" w:space="0" w:color="auto"/>
            <w:left w:val="none" w:sz="0" w:space="0" w:color="auto"/>
            <w:bottom w:val="none" w:sz="0" w:space="0" w:color="auto"/>
            <w:right w:val="none" w:sz="0" w:space="0" w:color="auto"/>
          </w:divBdr>
        </w:div>
        <w:div w:id="1735932208">
          <w:marLeft w:val="640"/>
          <w:marRight w:val="0"/>
          <w:marTop w:val="0"/>
          <w:marBottom w:val="0"/>
          <w:divBdr>
            <w:top w:val="none" w:sz="0" w:space="0" w:color="auto"/>
            <w:left w:val="none" w:sz="0" w:space="0" w:color="auto"/>
            <w:bottom w:val="none" w:sz="0" w:space="0" w:color="auto"/>
            <w:right w:val="none" w:sz="0" w:space="0" w:color="auto"/>
          </w:divBdr>
        </w:div>
        <w:div w:id="380324297">
          <w:marLeft w:val="640"/>
          <w:marRight w:val="0"/>
          <w:marTop w:val="0"/>
          <w:marBottom w:val="0"/>
          <w:divBdr>
            <w:top w:val="none" w:sz="0" w:space="0" w:color="auto"/>
            <w:left w:val="none" w:sz="0" w:space="0" w:color="auto"/>
            <w:bottom w:val="none" w:sz="0" w:space="0" w:color="auto"/>
            <w:right w:val="none" w:sz="0" w:space="0" w:color="auto"/>
          </w:divBdr>
        </w:div>
        <w:div w:id="1307198917">
          <w:marLeft w:val="640"/>
          <w:marRight w:val="0"/>
          <w:marTop w:val="0"/>
          <w:marBottom w:val="0"/>
          <w:divBdr>
            <w:top w:val="none" w:sz="0" w:space="0" w:color="auto"/>
            <w:left w:val="none" w:sz="0" w:space="0" w:color="auto"/>
            <w:bottom w:val="none" w:sz="0" w:space="0" w:color="auto"/>
            <w:right w:val="none" w:sz="0" w:space="0" w:color="auto"/>
          </w:divBdr>
        </w:div>
        <w:div w:id="1549419783">
          <w:marLeft w:val="640"/>
          <w:marRight w:val="0"/>
          <w:marTop w:val="0"/>
          <w:marBottom w:val="0"/>
          <w:divBdr>
            <w:top w:val="none" w:sz="0" w:space="0" w:color="auto"/>
            <w:left w:val="none" w:sz="0" w:space="0" w:color="auto"/>
            <w:bottom w:val="none" w:sz="0" w:space="0" w:color="auto"/>
            <w:right w:val="none" w:sz="0" w:space="0" w:color="auto"/>
          </w:divBdr>
        </w:div>
        <w:div w:id="623464621">
          <w:marLeft w:val="640"/>
          <w:marRight w:val="0"/>
          <w:marTop w:val="0"/>
          <w:marBottom w:val="0"/>
          <w:divBdr>
            <w:top w:val="none" w:sz="0" w:space="0" w:color="auto"/>
            <w:left w:val="none" w:sz="0" w:space="0" w:color="auto"/>
            <w:bottom w:val="none" w:sz="0" w:space="0" w:color="auto"/>
            <w:right w:val="none" w:sz="0" w:space="0" w:color="auto"/>
          </w:divBdr>
        </w:div>
        <w:div w:id="29768475">
          <w:marLeft w:val="640"/>
          <w:marRight w:val="0"/>
          <w:marTop w:val="0"/>
          <w:marBottom w:val="0"/>
          <w:divBdr>
            <w:top w:val="none" w:sz="0" w:space="0" w:color="auto"/>
            <w:left w:val="none" w:sz="0" w:space="0" w:color="auto"/>
            <w:bottom w:val="none" w:sz="0" w:space="0" w:color="auto"/>
            <w:right w:val="none" w:sz="0" w:space="0" w:color="auto"/>
          </w:divBdr>
        </w:div>
        <w:div w:id="1898709277">
          <w:marLeft w:val="640"/>
          <w:marRight w:val="0"/>
          <w:marTop w:val="0"/>
          <w:marBottom w:val="0"/>
          <w:divBdr>
            <w:top w:val="none" w:sz="0" w:space="0" w:color="auto"/>
            <w:left w:val="none" w:sz="0" w:space="0" w:color="auto"/>
            <w:bottom w:val="none" w:sz="0" w:space="0" w:color="auto"/>
            <w:right w:val="none" w:sz="0" w:space="0" w:color="auto"/>
          </w:divBdr>
        </w:div>
        <w:div w:id="1730686023">
          <w:marLeft w:val="640"/>
          <w:marRight w:val="0"/>
          <w:marTop w:val="0"/>
          <w:marBottom w:val="0"/>
          <w:divBdr>
            <w:top w:val="none" w:sz="0" w:space="0" w:color="auto"/>
            <w:left w:val="none" w:sz="0" w:space="0" w:color="auto"/>
            <w:bottom w:val="none" w:sz="0" w:space="0" w:color="auto"/>
            <w:right w:val="none" w:sz="0" w:space="0" w:color="auto"/>
          </w:divBdr>
        </w:div>
        <w:div w:id="859122779">
          <w:marLeft w:val="640"/>
          <w:marRight w:val="0"/>
          <w:marTop w:val="0"/>
          <w:marBottom w:val="0"/>
          <w:divBdr>
            <w:top w:val="none" w:sz="0" w:space="0" w:color="auto"/>
            <w:left w:val="none" w:sz="0" w:space="0" w:color="auto"/>
            <w:bottom w:val="none" w:sz="0" w:space="0" w:color="auto"/>
            <w:right w:val="none" w:sz="0" w:space="0" w:color="auto"/>
          </w:divBdr>
        </w:div>
        <w:div w:id="1718778056">
          <w:marLeft w:val="640"/>
          <w:marRight w:val="0"/>
          <w:marTop w:val="0"/>
          <w:marBottom w:val="0"/>
          <w:divBdr>
            <w:top w:val="none" w:sz="0" w:space="0" w:color="auto"/>
            <w:left w:val="none" w:sz="0" w:space="0" w:color="auto"/>
            <w:bottom w:val="none" w:sz="0" w:space="0" w:color="auto"/>
            <w:right w:val="none" w:sz="0" w:space="0" w:color="auto"/>
          </w:divBdr>
        </w:div>
        <w:div w:id="31538465">
          <w:marLeft w:val="640"/>
          <w:marRight w:val="0"/>
          <w:marTop w:val="0"/>
          <w:marBottom w:val="0"/>
          <w:divBdr>
            <w:top w:val="none" w:sz="0" w:space="0" w:color="auto"/>
            <w:left w:val="none" w:sz="0" w:space="0" w:color="auto"/>
            <w:bottom w:val="none" w:sz="0" w:space="0" w:color="auto"/>
            <w:right w:val="none" w:sz="0" w:space="0" w:color="auto"/>
          </w:divBdr>
        </w:div>
        <w:div w:id="484007345">
          <w:marLeft w:val="640"/>
          <w:marRight w:val="0"/>
          <w:marTop w:val="0"/>
          <w:marBottom w:val="0"/>
          <w:divBdr>
            <w:top w:val="none" w:sz="0" w:space="0" w:color="auto"/>
            <w:left w:val="none" w:sz="0" w:space="0" w:color="auto"/>
            <w:bottom w:val="none" w:sz="0" w:space="0" w:color="auto"/>
            <w:right w:val="none" w:sz="0" w:space="0" w:color="auto"/>
          </w:divBdr>
        </w:div>
        <w:div w:id="736779362">
          <w:marLeft w:val="640"/>
          <w:marRight w:val="0"/>
          <w:marTop w:val="0"/>
          <w:marBottom w:val="0"/>
          <w:divBdr>
            <w:top w:val="none" w:sz="0" w:space="0" w:color="auto"/>
            <w:left w:val="none" w:sz="0" w:space="0" w:color="auto"/>
            <w:bottom w:val="none" w:sz="0" w:space="0" w:color="auto"/>
            <w:right w:val="none" w:sz="0" w:space="0" w:color="auto"/>
          </w:divBdr>
        </w:div>
        <w:div w:id="13579877">
          <w:marLeft w:val="640"/>
          <w:marRight w:val="0"/>
          <w:marTop w:val="0"/>
          <w:marBottom w:val="0"/>
          <w:divBdr>
            <w:top w:val="none" w:sz="0" w:space="0" w:color="auto"/>
            <w:left w:val="none" w:sz="0" w:space="0" w:color="auto"/>
            <w:bottom w:val="none" w:sz="0" w:space="0" w:color="auto"/>
            <w:right w:val="none" w:sz="0" w:space="0" w:color="auto"/>
          </w:divBdr>
        </w:div>
        <w:div w:id="2088571373">
          <w:marLeft w:val="640"/>
          <w:marRight w:val="0"/>
          <w:marTop w:val="0"/>
          <w:marBottom w:val="0"/>
          <w:divBdr>
            <w:top w:val="none" w:sz="0" w:space="0" w:color="auto"/>
            <w:left w:val="none" w:sz="0" w:space="0" w:color="auto"/>
            <w:bottom w:val="none" w:sz="0" w:space="0" w:color="auto"/>
            <w:right w:val="none" w:sz="0" w:space="0" w:color="auto"/>
          </w:divBdr>
        </w:div>
        <w:div w:id="287127531">
          <w:marLeft w:val="640"/>
          <w:marRight w:val="0"/>
          <w:marTop w:val="0"/>
          <w:marBottom w:val="0"/>
          <w:divBdr>
            <w:top w:val="none" w:sz="0" w:space="0" w:color="auto"/>
            <w:left w:val="none" w:sz="0" w:space="0" w:color="auto"/>
            <w:bottom w:val="none" w:sz="0" w:space="0" w:color="auto"/>
            <w:right w:val="none" w:sz="0" w:space="0" w:color="auto"/>
          </w:divBdr>
        </w:div>
        <w:div w:id="1613704209">
          <w:marLeft w:val="640"/>
          <w:marRight w:val="0"/>
          <w:marTop w:val="0"/>
          <w:marBottom w:val="0"/>
          <w:divBdr>
            <w:top w:val="none" w:sz="0" w:space="0" w:color="auto"/>
            <w:left w:val="none" w:sz="0" w:space="0" w:color="auto"/>
            <w:bottom w:val="none" w:sz="0" w:space="0" w:color="auto"/>
            <w:right w:val="none" w:sz="0" w:space="0" w:color="auto"/>
          </w:divBdr>
        </w:div>
        <w:div w:id="1540819982">
          <w:marLeft w:val="640"/>
          <w:marRight w:val="0"/>
          <w:marTop w:val="0"/>
          <w:marBottom w:val="0"/>
          <w:divBdr>
            <w:top w:val="none" w:sz="0" w:space="0" w:color="auto"/>
            <w:left w:val="none" w:sz="0" w:space="0" w:color="auto"/>
            <w:bottom w:val="none" w:sz="0" w:space="0" w:color="auto"/>
            <w:right w:val="none" w:sz="0" w:space="0" w:color="auto"/>
          </w:divBdr>
        </w:div>
        <w:div w:id="2103715774">
          <w:marLeft w:val="640"/>
          <w:marRight w:val="0"/>
          <w:marTop w:val="0"/>
          <w:marBottom w:val="0"/>
          <w:divBdr>
            <w:top w:val="none" w:sz="0" w:space="0" w:color="auto"/>
            <w:left w:val="none" w:sz="0" w:space="0" w:color="auto"/>
            <w:bottom w:val="none" w:sz="0" w:space="0" w:color="auto"/>
            <w:right w:val="none" w:sz="0" w:space="0" w:color="auto"/>
          </w:divBdr>
        </w:div>
        <w:div w:id="160708141">
          <w:marLeft w:val="640"/>
          <w:marRight w:val="0"/>
          <w:marTop w:val="0"/>
          <w:marBottom w:val="0"/>
          <w:divBdr>
            <w:top w:val="none" w:sz="0" w:space="0" w:color="auto"/>
            <w:left w:val="none" w:sz="0" w:space="0" w:color="auto"/>
            <w:bottom w:val="none" w:sz="0" w:space="0" w:color="auto"/>
            <w:right w:val="none" w:sz="0" w:space="0" w:color="auto"/>
          </w:divBdr>
        </w:div>
        <w:div w:id="584613873">
          <w:marLeft w:val="640"/>
          <w:marRight w:val="0"/>
          <w:marTop w:val="0"/>
          <w:marBottom w:val="0"/>
          <w:divBdr>
            <w:top w:val="none" w:sz="0" w:space="0" w:color="auto"/>
            <w:left w:val="none" w:sz="0" w:space="0" w:color="auto"/>
            <w:bottom w:val="none" w:sz="0" w:space="0" w:color="auto"/>
            <w:right w:val="none" w:sz="0" w:space="0" w:color="auto"/>
          </w:divBdr>
        </w:div>
        <w:div w:id="1327320357">
          <w:marLeft w:val="640"/>
          <w:marRight w:val="0"/>
          <w:marTop w:val="0"/>
          <w:marBottom w:val="0"/>
          <w:divBdr>
            <w:top w:val="none" w:sz="0" w:space="0" w:color="auto"/>
            <w:left w:val="none" w:sz="0" w:space="0" w:color="auto"/>
            <w:bottom w:val="none" w:sz="0" w:space="0" w:color="auto"/>
            <w:right w:val="none" w:sz="0" w:space="0" w:color="auto"/>
          </w:divBdr>
        </w:div>
        <w:div w:id="1653948403">
          <w:marLeft w:val="640"/>
          <w:marRight w:val="0"/>
          <w:marTop w:val="0"/>
          <w:marBottom w:val="0"/>
          <w:divBdr>
            <w:top w:val="none" w:sz="0" w:space="0" w:color="auto"/>
            <w:left w:val="none" w:sz="0" w:space="0" w:color="auto"/>
            <w:bottom w:val="none" w:sz="0" w:space="0" w:color="auto"/>
            <w:right w:val="none" w:sz="0" w:space="0" w:color="auto"/>
          </w:divBdr>
        </w:div>
        <w:div w:id="599992746">
          <w:marLeft w:val="640"/>
          <w:marRight w:val="0"/>
          <w:marTop w:val="0"/>
          <w:marBottom w:val="0"/>
          <w:divBdr>
            <w:top w:val="none" w:sz="0" w:space="0" w:color="auto"/>
            <w:left w:val="none" w:sz="0" w:space="0" w:color="auto"/>
            <w:bottom w:val="none" w:sz="0" w:space="0" w:color="auto"/>
            <w:right w:val="none" w:sz="0" w:space="0" w:color="auto"/>
          </w:divBdr>
        </w:div>
        <w:div w:id="47580822">
          <w:marLeft w:val="640"/>
          <w:marRight w:val="0"/>
          <w:marTop w:val="0"/>
          <w:marBottom w:val="0"/>
          <w:divBdr>
            <w:top w:val="none" w:sz="0" w:space="0" w:color="auto"/>
            <w:left w:val="none" w:sz="0" w:space="0" w:color="auto"/>
            <w:bottom w:val="none" w:sz="0" w:space="0" w:color="auto"/>
            <w:right w:val="none" w:sz="0" w:space="0" w:color="auto"/>
          </w:divBdr>
        </w:div>
        <w:div w:id="1708722426">
          <w:marLeft w:val="640"/>
          <w:marRight w:val="0"/>
          <w:marTop w:val="0"/>
          <w:marBottom w:val="0"/>
          <w:divBdr>
            <w:top w:val="none" w:sz="0" w:space="0" w:color="auto"/>
            <w:left w:val="none" w:sz="0" w:space="0" w:color="auto"/>
            <w:bottom w:val="none" w:sz="0" w:space="0" w:color="auto"/>
            <w:right w:val="none" w:sz="0" w:space="0" w:color="auto"/>
          </w:divBdr>
        </w:div>
        <w:div w:id="1092554040">
          <w:marLeft w:val="640"/>
          <w:marRight w:val="0"/>
          <w:marTop w:val="0"/>
          <w:marBottom w:val="0"/>
          <w:divBdr>
            <w:top w:val="none" w:sz="0" w:space="0" w:color="auto"/>
            <w:left w:val="none" w:sz="0" w:space="0" w:color="auto"/>
            <w:bottom w:val="none" w:sz="0" w:space="0" w:color="auto"/>
            <w:right w:val="none" w:sz="0" w:space="0" w:color="auto"/>
          </w:divBdr>
        </w:div>
        <w:div w:id="62996344">
          <w:marLeft w:val="640"/>
          <w:marRight w:val="0"/>
          <w:marTop w:val="0"/>
          <w:marBottom w:val="0"/>
          <w:divBdr>
            <w:top w:val="none" w:sz="0" w:space="0" w:color="auto"/>
            <w:left w:val="none" w:sz="0" w:space="0" w:color="auto"/>
            <w:bottom w:val="none" w:sz="0" w:space="0" w:color="auto"/>
            <w:right w:val="none" w:sz="0" w:space="0" w:color="auto"/>
          </w:divBdr>
        </w:div>
        <w:div w:id="1821455939">
          <w:marLeft w:val="640"/>
          <w:marRight w:val="0"/>
          <w:marTop w:val="0"/>
          <w:marBottom w:val="0"/>
          <w:divBdr>
            <w:top w:val="none" w:sz="0" w:space="0" w:color="auto"/>
            <w:left w:val="none" w:sz="0" w:space="0" w:color="auto"/>
            <w:bottom w:val="none" w:sz="0" w:space="0" w:color="auto"/>
            <w:right w:val="none" w:sz="0" w:space="0" w:color="auto"/>
          </w:divBdr>
        </w:div>
        <w:div w:id="2076932244">
          <w:marLeft w:val="640"/>
          <w:marRight w:val="0"/>
          <w:marTop w:val="0"/>
          <w:marBottom w:val="0"/>
          <w:divBdr>
            <w:top w:val="none" w:sz="0" w:space="0" w:color="auto"/>
            <w:left w:val="none" w:sz="0" w:space="0" w:color="auto"/>
            <w:bottom w:val="none" w:sz="0" w:space="0" w:color="auto"/>
            <w:right w:val="none" w:sz="0" w:space="0" w:color="auto"/>
          </w:divBdr>
        </w:div>
        <w:div w:id="1223366188">
          <w:marLeft w:val="640"/>
          <w:marRight w:val="0"/>
          <w:marTop w:val="0"/>
          <w:marBottom w:val="0"/>
          <w:divBdr>
            <w:top w:val="none" w:sz="0" w:space="0" w:color="auto"/>
            <w:left w:val="none" w:sz="0" w:space="0" w:color="auto"/>
            <w:bottom w:val="none" w:sz="0" w:space="0" w:color="auto"/>
            <w:right w:val="none" w:sz="0" w:space="0" w:color="auto"/>
          </w:divBdr>
        </w:div>
        <w:div w:id="926042021">
          <w:marLeft w:val="640"/>
          <w:marRight w:val="0"/>
          <w:marTop w:val="0"/>
          <w:marBottom w:val="0"/>
          <w:divBdr>
            <w:top w:val="none" w:sz="0" w:space="0" w:color="auto"/>
            <w:left w:val="none" w:sz="0" w:space="0" w:color="auto"/>
            <w:bottom w:val="none" w:sz="0" w:space="0" w:color="auto"/>
            <w:right w:val="none" w:sz="0" w:space="0" w:color="auto"/>
          </w:divBdr>
        </w:div>
        <w:div w:id="502863104">
          <w:marLeft w:val="640"/>
          <w:marRight w:val="0"/>
          <w:marTop w:val="0"/>
          <w:marBottom w:val="0"/>
          <w:divBdr>
            <w:top w:val="none" w:sz="0" w:space="0" w:color="auto"/>
            <w:left w:val="none" w:sz="0" w:space="0" w:color="auto"/>
            <w:bottom w:val="none" w:sz="0" w:space="0" w:color="auto"/>
            <w:right w:val="none" w:sz="0" w:space="0" w:color="auto"/>
          </w:divBdr>
        </w:div>
        <w:div w:id="933131660">
          <w:marLeft w:val="640"/>
          <w:marRight w:val="0"/>
          <w:marTop w:val="0"/>
          <w:marBottom w:val="0"/>
          <w:divBdr>
            <w:top w:val="none" w:sz="0" w:space="0" w:color="auto"/>
            <w:left w:val="none" w:sz="0" w:space="0" w:color="auto"/>
            <w:bottom w:val="none" w:sz="0" w:space="0" w:color="auto"/>
            <w:right w:val="none" w:sz="0" w:space="0" w:color="auto"/>
          </w:divBdr>
        </w:div>
        <w:div w:id="385959158">
          <w:marLeft w:val="640"/>
          <w:marRight w:val="0"/>
          <w:marTop w:val="0"/>
          <w:marBottom w:val="0"/>
          <w:divBdr>
            <w:top w:val="none" w:sz="0" w:space="0" w:color="auto"/>
            <w:left w:val="none" w:sz="0" w:space="0" w:color="auto"/>
            <w:bottom w:val="none" w:sz="0" w:space="0" w:color="auto"/>
            <w:right w:val="none" w:sz="0" w:space="0" w:color="auto"/>
          </w:divBdr>
        </w:div>
        <w:div w:id="668604556">
          <w:marLeft w:val="640"/>
          <w:marRight w:val="0"/>
          <w:marTop w:val="0"/>
          <w:marBottom w:val="0"/>
          <w:divBdr>
            <w:top w:val="none" w:sz="0" w:space="0" w:color="auto"/>
            <w:left w:val="none" w:sz="0" w:space="0" w:color="auto"/>
            <w:bottom w:val="none" w:sz="0" w:space="0" w:color="auto"/>
            <w:right w:val="none" w:sz="0" w:space="0" w:color="auto"/>
          </w:divBdr>
        </w:div>
        <w:div w:id="25715971">
          <w:marLeft w:val="640"/>
          <w:marRight w:val="0"/>
          <w:marTop w:val="0"/>
          <w:marBottom w:val="0"/>
          <w:divBdr>
            <w:top w:val="none" w:sz="0" w:space="0" w:color="auto"/>
            <w:left w:val="none" w:sz="0" w:space="0" w:color="auto"/>
            <w:bottom w:val="none" w:sz="0" w:space="0" w:color="auto"/>
            <w:right w:val="none" w:sz="0" w:space="0" w:color="auto"/>
          </w:divBdr>
        </w:div>
        <w:div w:id="213854456">
          <w:marLeft w:val="640"/>
          <w:marRight w:val="0"/>
          <w:marTop w:val="0"/>
          <w:marBottom w:val="0"/>
          <w:divBdr>
            <w:top w:val="none" w:sz="0" w:space="0" w:color="auto"/>
            <w:left w:val="none" w:sz="0" w:space="0" w:color="auto"/>
            <w:bottom w:val="none" w:sz="0" w:space="0" w:color="auto"/>
            <w:right w:val="none" w:sz="0" w:space="0" w:color="auto"/>
          </w:divBdr>
        </w:div>
        <w:div w:id="629019613">
          <w:marLeft w:val="640"/>
          <w:marRight w:val="0"/>
          <w:marTop w:val="0"/>
          <w:marBottom w:val="0"/>
          <w:divBdr>
            <w:top w:val="none" w:sz="0" w:space="0" w:color="auto"/>
            <w:left w:val="none" w:sz="0" w:space="0" w:color="auto"/>
            <w:bottom w:val="none" w:sz="0" w:space="0" w:color="auto"/>
            <w:right w:val="none" w:sz="0" w:space="0" w:color="auto"/>
          </w:divBdr>
        </w:div>
        <w:div w:id="1611084468">
          <w:marLeft w:val="640"/>
          <w:marRight w:val="0"/>
          <w:marTop w:val="0"/>
          <w:marBottom w:val="0"/>
          <w:divBdr>
            <w:top w:val="none" w:sz="0" w:space="0" w:color="auto"/>
            <w:left w:val="none" w:sz="0" w:space="0" w:color="auto"/>
            <w:bottom w:val="none" w:sz="0" w:space="0" w:color="auto"/>
            <w:right w:val="none" w:sz="0" w:space="0" w:color="auto"/>
          </w:divBdr>
        </w:div>
        <w:div w:id="1220553655">
          <w:marLeft w:val="640"/>
          <w:marRight w:val="0"/>
          <w:marTop w:val="0"/>
          <w:marBottom w:val="0"/>
          <w:divBdr>
            <w:top w:val="none" w:sz="0" w:space="0" w:color="auto"/>
            <w:left w:val="none" w:sz="0" w:space="0" w:color="auto"/>
            <w:bottom w:val="none" w:sz="0" w:space="0" w:color="auto"/>
            <w:right w:val="none" w:sz="0" w:space="0" w:color="auto"/>
          </w:divBdr>
        </w:div>
        <w:div w:id="412974877">
          <w:marLeft w:val="640"/>
          <w:marRight w:val="0"/>
          <w:marTop w:val="0"/>
          <w:marBottom w:val="0"/>
          <w:divBdr>
            <w:top w:val="none" w:sz="0" w:space="0" w:color="auto"/>
            <w:left w:val="none" w:sz="0" w:space="0" w:color="auto"/>
            <w:bottom w:val="none" w:sz="0" w:space="0" w:color="auto"/>
            <w:right w:val="none" w:sz="0" w:space="0" w:color="auto"/>
          </w:divBdr>
        </w:div>
        <w:div w:id="666444219">
          <w:marLeft w:val="640"/>
          <w:marRight w:val="0"/>
          <w:marTop w:val="0"/>
          <w:marBottom w:val="0"/>
          <w:divBdr>
            <w:top w:val="none" w:sz="0" w:space="0" w:color="auto"/>
            <w:left w:val="none" w:sz="0" w:space="0" w:color="auto"/>
            <w:bottom w:val="none" w:sz="0" w:space="0" w:color="auto"/>
            <w:right w:val="none" w:sz="0" w:space="0" w:color="auto"/>
          </w:divBdr>
        </w:div>
      </w:divsChild>
    </w:div>
    <w:div w:id="661547196">
      <w:marLeft w:val="640"/>
      <w:marRight w:val="0"/>
      <w:marTop w:val="0"/>
      <w:marBottom w:val="0"/>
      <w:divBdr>
        <w:top w:val="none" w:sz="0" w:space="0" w:color="auto"/>
        <w:left w:val="none" w:sz="0" w:space="0" w:color="auto"/>
        <w:bottom w:val="none" w:sz="0" w:space="0" w:color="auto"/>
        <w:right w:val="none" w:sz="0" w:space="0" w:color="auto"/>
      </w:divBdr>
    </w:div>
    <w:div w:id="661928156">
      <w:bodyDiv w:val="1"/>
      <w:marLeft w:val="0"/>
      <w:marRight w:val="0"/>
      <w:marTop w:val="0"/>
      <w:marBottom w:val="0"/>
      <w:divBdr>
        <w:top w:val="none" w:sz="0" w:space="0" w:color="auto"/>
        <w:left w:val="none" w:sz="0" w:space="0" w:color="auto"/>
        <w:bottom w:val="none" w:sz="0" w:space="0" w:color="auto"/>
        <w:right w:val="none" w:sz="0" w:space="0" w:color="auto"/>
      </w:divBdr>
      <w:divsChild>
        <w:div w:id="712769927">
          <w:marLeft w:val="640"/>
          <w:marRight w:val="0"/>
          <w:marTop w:val="0"/>
          <w:marBottom w:val="0"/>
          <w:divBdr>
            <w:top w:val="none" w:sz="0" w:space="0" w:color="auto"/>
            <w:left w:val="none" w:sz="0" w:space="0" w:color="auto"/>
            <w:bottom w:val="none" w:sz="0" w:space="0" w:color="auto"/>
            <w:right w:val="none" w:sz="0" w:space="0" w:color="auto"/>
          </w:divBdr>
        </w:div>
        <w:div w:id="2017341832">
          <w:marLeft w:val="640"/>
          <w:marRight w:val="0"/>
          <w:marTop w:val="0"/>
          <w:marBottom w:val="0"/>
          <w:divBdr>
            <w:top w:val="none" w:sz="0" w:space="0" w:color="auto"/>
            <w:left w:val="none" w:sz="0" w:space="0" w:color="auto"/>
            <w:bottom w:val="none" w:sz="0" w:space="0" w:color="auto"/>
            <w:right w:val="none" w:sz="0" w:space="0" w:color="auto"/>
          </w:divBdr>
        </w:div>
        <w:div w:id="775640083">
          <w:marLeft w:val="640"/>
          <w:marRight w:val="0"/>
          <w:marTop w:val="0"/>
          <w:marBottom w:val="0"/>
          <w:divBdr>
            <w:top w:val="none" w:sz="0" w:space="0" w:color="auto"/>
            <w:left w:val="none" w:sz="0" w:space="0" w:color="auto"/>
            <w:bottom w:val="none" w:sz="0" w:space="0" w:color="auto"/>
            <w:right w:val="none" w:sz="0" w:space="0" w:color="auto"/>
          </w:divBdr>
        </w:div>
        <w:div w:id="949556570">
          <w:marLeft w:val="640"/>
          <w:marRight w:val="0"/>
          <w:marTop w:val="0"/>
          <w:marBottom w:val="0"/>
          <w:divBdr>
            <w:top w:val="none" w:sz="0" w:space="0" w:color="auto"/>
            <w:left w:val="none" w:sz="0" w:space="0" w:color="auto"/>
            <w:bottom w:val="none" w:sz="0" w:space="0" w:color="auto"/>
            <w:right w:val="none" w:sz="0" w:space="0" w:color="auto"/>
          </w:divBdr>
        </w:div>
        <w:div w:id="2051998853">
          <w:marLeft w:val="640"/>
          <w:marRight w:val="0"/>
          <w:marTop w:val="0"/>
          <w:marBottom w:val="0"/>
          <w:divBdr>
            <w:top w:val="none" w:sz="0" w:space="0" w:color="auto"/>
            <w:left w:val="none" w:sz="0" w:space="0" w:color="auto"/>
            <w:bottom w:val="none" w:sz="0" w:space="0" w:color="auto"/>
            <w:right w:val="none" w:sz="0" w:space="0" w:color="auto"/>
          </w:divBdr>
        </w:div>
        <w:div w:id="175272970">
          <w:marLeft w:val="640"/>
          <w:marRight w:val="0"/>
          <w:marTop w:val="0"/>
          <w:marBottom w:val="0"/>
          <w:divBdr>
            <w:top w:val="none" w:sz="0" w:space="0" w:color="auto"/>
            <w:left w:val="none" w:sz="0" w:space="0" w:color="auto"/>
            <w:bottom w:val="none" w:sz="0" w:space="0" w:color="auto"/>
            <w:right w:val="none" w:sz="0" w:space="0" w:color="auto"/>
          </w:divBdr>
        </w:div>
        <w:div w:id="18967989">
          <w:marLeft w:val="640"/>
          <w:marRight w:val="0"/>
          <w:marTop w:val="0"/>
          <w:marBottom w:val="0"/>
          <w:divBdr>
            <w:top w:val="none" w:sz="0" w:space="0" w:color="auto"/>
            <w:left w:val="none" w:sz="0" w:space="0" w:color="auto"/>
            <w:bottom w:val="none" w:sz="0" w:space="0" w:color="auto"/>
            <w:right w:val="none" w:sz="0" w:space="0" w:color="auto"/>
          </w:divBdr>
        </w:div>
        <w:div w:id="151918210">
          <w:marLeft w:val="640"/>
          <w:marRight w:val="0"/>
          <w:marTop w:val="0"/>
          <w:marBottom w:val="0"/>
          <w:divBdr>
            <w:top w:val="none" w:sz="0" w:space="0" w:color="auto"/>
            <w:left w:val="none" w:sz="0" w:space="0" w:color="auto"/>
            <w:bottom w:val="none" w:sz="0" w:space="0" w:color="auto"/>
            <w:right w:val="none" w:sz="0" w:space="0" w:color="auto"/>
          </w:divBdr>
        </w:div>
        <w:div w:id="1609196275">
          <w:marLeft w:val="640"/>
          <w:marRight w:val="0"/>
          <w:marTop w:val="0"/>
          <w:marBottom w:val="0"/>
          <w:divBdr>
            <w:top w:val="none" w:sz="0" w:space="0" w:color="auto"/>
            <w:left w:val="none" w:sz="0" w:space="0" w:color="auto"/>
            <w:bottom w:val="none" w:sz="0" w:space="0" w:color="auto"/>
            <w:right w:val="none" w:sz="0" w:space="0" w:color="auto"/>
          </w:divBdr>
        </w:div>
        <w:div w:id="1168444906">
          <w:marLeft w:val="640"/>
          <w:marRight w:val="0"/>
          <w:marTop w:val="0"/>
          <w:marBottom w:val="0"/>
          <w:divBdr>
            <w:top w:val="none" w:sz="0" w:space="0" w:color="auto"/>
            <w:left w:val="none" w:sz="0" w:space="0" w:color="auto"/>
            <w:bottom w:val="none" w:sz="0" w:space="0" w:color="auto"/>
            <w:right w:val="none" w:sz="0" w:space="0" w:color="auto"/>
          </w:divBdr>
        </w:div>
        <w:div w:id="374740929">
          <w:marLeft w:val="640"/>
          <w:marRight w:val="0"/>
          <w:marTop w:val="0"/>
          <w:marBottom w:val="0"/>
          <w:divBdr>
            <w:top w:val="none" w:sz="0" w:space="0" w:color="auto"/>
            <w:left w:val="none" w:sz="0" w:space="0" w:color="auto"/>
            <w:bottom w:val="none" w:sz="0" w:space="0" w:color="auto"/>
            <w:right w:val="none" w:sz="0" w:space="0" w:color="auto"/>
          </w:divBdr>
        </w:div>
        <w:div w:id="954554581">
          <w:marLeft w:val="640"/>
          <w:marRight w:val="0"/>
          <w:marTop w:val="0"/>
          <w:marBottom w:val="0"/>
          <w:divBdr>
            <w:top w:val="none" w:sz="0" w:space="0" w:color="auto"/>
            <w:left w:val="none" w:sz="0" w:space="0" w:color="auto"/>
            <w:bottom w:val="none" w:sz="0" w:space="0" w:color="auto"/>
            <w:right w:val="none" w:sz="0" w:space="0" w:color="auto"/>
          </w:divBdr>
        </w:div>
        <w:div w:id="790393743">
          <w:marLeft w:val="640"/>
          <w:marRight w:val="0"/>
          <w:marTop w:val="0"/>
          <w:marBottom w:val="0"/>
          <w:divBdr>
            <w:top w:val="none" w:sz="0" w:space="0" w:color="auto"/>
            <w:left w:val="none" w:sz="0" w:space="0" w:color="auto"/>
            <w:bottom w:val="none" w:sz="0" w:space="0" w:color="auto"/>
            <w:right w:val="none" w:sz="0" w:space="0" w:color="auto"/>
          </w:divBdr>
        </w:div>
        <w:div w:id="670644805">
          <w:marLeft w:val="640"/>
          <w:marRight w:val="0"/>
          <w:marTop w:val="0"/>
          <w:marBottom w:val="0"/>
          <w:divBdr>
            <w:top w:val="none" w:sz="0" w:space="0" w:color="auto"/>
            <w:left w:val="none" w:sz="0" w:space="0" w:color="auto"/>
            <w:bottom w:val="none" w:sz="0" w:space="0" w:color="auto"/>
            <w:right w:val="none" w:sz="0" w:space="0" w:color="auto"/>
          </w:divBdr>
        </w:div>
        <w:div w:id="123743111">
          <w:marLeft w:val="640"/>
          <w:marRight w:val="0"/>
          <w:marTop w:val="0"/>
          <w:marBottom w:val="0"/>
          <w:divBdr>
            <w:top w:val="none" w:sz="0" w:space="0" w:color="auto"/>
            <w:left w:val="none" w:sz="0" w:space="0" w:color="auto"/>
            <w:bottom w:val="none" w:sz="0" w:space="0" w:color="auto"/>
            <w:right w:val="none" w:sz="0" w:space="0" w:color="auto"/>
          </w:divBdr>
        </w:div>
        <w:div w:id="857087408">
          <w:marLeft w:val="640"/>
          <w:marRight w:val="0"/>
          <w:marTop w:val="0"/>
          <w:marBottom w:val="0"/>
          <w:divBdr>
            <w:top w:val="none" w:sz="0" w:space="0" w:color="auto"/>
            <w:left w:val="none" w:sz="0" w:space="0" w:color="auto"/>
            <w:bottom w:val="none" w:sz="0" w:space="0" w:color="auto"/>
            <w:right w:val="none" w:sz="0" w:space="0" w:color="auto"/>
          </w:divBdr>
        </w:div>
        <w:div w:id="1839076271">
          <w:marLeft w:val="640"/>
          <w:marRight w:val="0"/>
          <w:marTop w:val="0"/>
          <w:marBottom w:val="0"/>
          <w:divBdr>
            <w:top w:val="none" w:sz="0" w:space="0" w:color="auto"/>
            <w:left w:val="none" w:sz="0" w:space="0" w:color="auto"/>
            <w:bottom w:val="none" w:sz="0" w:space="0" w:color="auto"/>
            <w:right w:val="none" w:sz="0" w:space="0" w:color="auto"/>
          </w:divBdr>
        </w:div>
        <w:div w:id="200363638">
          <w:marLeft w:val="640"/>
          <w:marRight w:val="0"/>
          <w:marTop w:val="0"/>
          <w:marBottom w:val="0"/>
          <w:divBdr>
            <w:top w:val="none" w:sz="0" w:space="0" w:color="auto"/>
            <w:left w:val="none" w:sz="0" w:space="0" w:color="auto"/>
            <w:bottom w:val="none" w:sz="0" w:space="0" w:color="auto"/>
            <w:right w:val="none" w:sz="0" w:space="0" w:color="auto"/>
          </w:divBdr>
        </w:div>
        <w:div w:id="1703702034">
          <w:marLeft w:val="640"/>
          <w:marRight w:val="0"/>
          <w:marTop w:val="0"/>
          <w:marBottom w:val="0"/>
          <w:divBdr>
            <w:top w:val="none" w:sz="0" w:space="0" w:color="auto"/>
            <w:left w:val="none" w:sz="0" w:space="0" w:color="auto"/>
            <w:bottom w:val="none" w:sz="0" w:space="0" w:color="auto"/>
            <w:right w:val="none" w:sz="0" w:space="0" w:color="auto"/>
          </w:divBdr>
        </w:div>
        <w:div w:id="830828361">
          <w:marLeft w:val="640"/>
          <w:marRight w:val="0"/>
          <w:marTop w:val="0"/>
          <w:marBottom w:val="0"/>
          <w:divBdr>
            <w:top w:val="none" w:sz="0" w:space="0" w:color="auto"/>
            <w:left w:val="none" w:sz="0" w:space="0" w:color="auto"/>
            <w:bottom w:val="none" w:sz="0" w:space="0" w:color="auto"/>
            <w:right w:val="none" w:sz="0" w:space="0" w:color="auto"/>
          </w:divBdr>
        </w:div>
        <w:div w:id="1414814115">
          <w:marLeft w:val="640"/>
          <w:marRight w:val="0"/>
          <w:marTop w:val="0"/>
          <w:marBottom w:val="0"/>
          <w:divBdr>
            <w:top w:val="none" w:sz="0" w:space="0" w:color="auto"/>
            <w:left w:val="none" w:sz="0" w:space="0" w:color="auto"/>
            <w:bottom w:val="none" w:sz="0" w:space="0" w:color="auto"/>
            <w:right w:val="none" w:sz="0" w:space="0" w:color="auto"/>
          </w:divBdr>
        </w:div>
        <w:div w:id="2122070796">
          <w:marLeft w:val="640"/>
          <w:marRight w:val="0"/>
          <w:marTop w:val="0"/>
          <w:marBottom w:val="0"/>
          <w:divBdr>
            <w:top w:val="none" w:sz="0" w:space="0" w:color="auto"/>
            <w:left w:val="none" w:sz="0" w:space="0" w:color="auto"/>
            <w:bottom w:val="none" w:sz="0" w:space="0" w:color="auto"/>
            <w:right w:val="none" w:sz="0" w:space="0" w:color="auto"/>
          </w:divBdr>
        </w:div>
        <w:div w:id="511576187">
          <w:marLeft w:val="640"/>
          <w:marRight w:val="0"/>
          <w:marTop w:val="0"/>
          <w:marBottom w:val="0"/>
          <w:divBdr>
            <w:top w:val="none" w:sz="0" w:space="0" w:color="auto"/>
            <w:left w:val="none" w:sz="0" w:space="0" w:color="auto"/>
            <w:bottom w:val="none" w:sz="0" w:space="0" w:color="auto"/>
            <w:right w:val="none" w:sz="0" w:space="0" w:color="auto"/>
          </w:divBdr>
        </w:div>
        <w:div w:id="1138300759">
          <w:marLeft w:val="640"/>
          <w:marRight w:val="0"/>
          <w:marTop w:val="0"/>
          <w:marBottom w:val="0"/>
          <w:divBdr>
            <w:top w:val="none" w:sz="0" w:space="0" w:color="auto"/>
            <w:left w:val="none" w:sz="0" w:space="0" w:color="auto"/>
            <w:bottom w:val="none" w:sz="0" w:space="0" w:color="auto"/>
            <w:right w:val="none" w:sz="0" w:space="0" w:color="auto"/>
          </w:divBdr>
        </w:div>
        <w:div w:id="1048260650">
          <w:marLeft w:val="640"/>
          <w:marRight w:val="0"/>
          <w:marTop w:val="0"/>
          <w:marBottom w:val="0"/>
          <w:divBdr>
            <w:top w:val="none" w:sz="0" w:space="0" w:color="auto"/>
            <w:left w:val="none" w:sz="0" w:space="0" w:color="auto"/>
            <w:bottom w:val="none" w:sz="0" w:space="0" w:color="auto"/>
            <w:right w:val="none" w:sz="0" w:space="0" w:color="auto"/>
          </w:divBdr>
        </w:div>
        <w:div w:id="1547523319">
          <w:marLeft w:val="640"/>
          <w:marRight w:val="0"/>
          <w:marTop w:val="0"/>
          <w:marBottom w:val="0"/>
          <w:divBdr>
            <w:top w:val="none" w:sz="0" w:space="0" w:color="auto"/>
            <w:left w:val="none" w:sz="0" w:space="0" w:color="auto"/>
            <w:bottom w:val="none" w:sz="0" w:space="0" w:color="auto"/>
            <w:right w:val="none" w:sz="0" w:space="0" w:color="auto"/>
          </w:divBdr>
        </w:div>
        <w:div w:id="1411536952">
          <w:marLeft w:val="640"/>
          <w:marRight w:val="0"/>
          <w:marTop w:val="0"/>
          <w:marBottom w:val="0"/>
          <w:divBdr>
            <w:top w:val="none" w:sz="0" w:space="0" w:color="auto"/>
            <w:left w:val="none" w:sz="0" w:space="0" w:color="auto"/>
            <w:bottom w:val="none" w:sz="0" w:space="0" w:color="auto"/>
            <w:right w:val="none" w:sz="0" w:space="0" w:color="auto"/>
          </w:divBdr>
        </w:div>
        <w:div w:id="777943447">
          <w:marLeft w:val="640"/>
          <w:marRight w:val="0"/>
          <w:marTop w:val="0"/>
          <w:marBottom w:val="0"/>
          <w:divBdr>
            <w:top w:val="none" w:sz="0" w:space="0" w:color="auto"/>
            <w:left w:val="none" w:sz="0" w:space="0" w:color="auto"/>
            <w:bottom w:val="none" w:sz="0" w:space="0" w:color="auto"/>
            <w:right w:val="none" w:sz="0" w:space="0" w:color="auto"/>
          </w:divBdr>
        </w:div>
        <w:div w:id="368725373">
          <w:marLeft w:val="640"/>
          <w:marRight w:val="0"/>
          <w:marTop w:val="0"/>
          <w:marBottom w:val="0"/>
          <w:divBdr>
            <w:top w:val="none" w:sz="0" w:space="0" w:color="auto"/>
            <w:left w:val="none" w:sz="0" w:space="0" w:color="auto"/>
            <w:bottom w:val="none" w:sz="0" w:space="0" w:color="auto"/>
            <w:right w:val="none" w:sz="0" w:space="0" w:color="auto"/>
          </w:divBdr>
        </w:div>
        <w:div w:id="1384793735">
          <w:marLeft w:val="640"/>
          <w:marRight w:val="0"/>
          <w:marTop w:val="0"/>
          <w:marBottom w:val="0"/>
          <w:divBdr>
            <w:top w:val="none" w:sz="0" w:space="0" w:color="auto"/>
            <w:left w:val="none" w:sz="0" w:space="0" w:color="auto"/>
            <w:bottom w:val="none" w:sz="0" w:space="0" w:color="auto"/>
            <w:right w:val="none" w:sz="0" w:space="0" w:color="auto"/>
          </w:divBdr>
        </w:div>
        <w:div w:id="187108835">
          <w:marLeft w:val="640"/>
          <w:marRight w:val="0"/>
          <w:marTop w:val="0"/>
          <w:marBottom w:val="0"/>
          <w:divBdr>
            <w:top w:val="none" w:sz="0" w:space="0" w:color="auto"/>
            <w:left w:val="none" w:sz="0" w:space="0" w:color="auto"/>
            <w:bottom w:val="none" w:sz="0" w:space="0" w:color="auto"/>
            <w:right w:val="none" w:sz="0" w:space="0" w:color="auto"/>
          </w:divBdr>
        </w:div>
        <w:div w:id="1981182492">
          <w:marLeft w:val="640"/>
          <w:marRight w:val="0"/>
          <w:marTop w:val="0"/>
          <w:marBottom w:val="0"/>
          <w:divBdr>
            <w:top w:val="none" w:sz="0" w:space="0" w:color="auto"/>
            <w:left w:val="none" w:sz="0" w:space="0" w:color="auto"/>
            <w:bottom w:val="none" w:sz="0" w:space="0" w:color="auto"/>
            <w:right w:val="none" w:sz="0" w:space="0" w:color="auto"/>
          </w:divBdr>
        </w:div>
        <w:div w:id="916287187">
          <w:marLeft w:val="640"/>
          <w:marRight w:val="0"/>
          <w:marTop w:val="0"/>
          <w:marBottom w:val="0"/>
          <w:divBdr>
            <w:top w:val="none" w:sz="0" w:space="0" w:color="auto"/>
            <w:left w:val="none" w:sz="0" w:space="0" w:color="auto"/>
            <w:bottom w:val="none" w:sz="0" w:space="0" w:color="auto"/>
            <w:right w:val="none" w:sz="0" w:space="0" w:color="auto"/>
          </w:divBdr>
        </w:div>
        <w:div w:id="626277746">
          <w:marLeft w:val="640"/>
          <w:marRight w:val="0"/>
          <w:marTop w:val="0"/>
          <w:marBottom w:val="0"/>
          <w:divBdr>
            <w:top w:val="none" w:sz="0" w:space="0" w:color="auto"/>
            <w:left w:val="none" w:sz="0" w:space="0" w:color="auto"/>
            <w:bottom w:val="none" w:sz="0" w:space="0" w:color="auto"/>
            <w:right w:val="none" w:sz="0" w:space="0" w:color="auto"/>
          </w:divBdr>
        </w:div>
        <w:div w:id="2042240970">
          <w:marLeft w:val="640"/>
          <w:marRight w:val="0"/>
          <w:marTop w:val="0"/>
          <w:marBottom w:val="0"/>
          <w:divBdr>
            <w:top w:val="none" w:sz="0" w:space="0" w:color="auto"/>
            <w:left w:val="none" w:sz="0" w:space="0" w:color="auto"/>
            <w:bottom w:val="none" w:sz="0" w:space="0" w:color="auto"/>
            <w:right w:val="none" w:sz="0" w:space="0" w:color="auto"/>
          </w:divBdr>
        </w:div>
        <w:div w:id="1950770222">
          <w:marLeft w:val="640"/>
          <w:marRight w:val="0"/>
          <w:marTop w:val="0"/>
          <w:marBottom w:val="0"/>
          <w:divBdr>
            <w:top w:val="none" w:sz="0" w:space="0" w:color="auto"/>
            <w:left w:val="none" w:sz="0" w:space="0" w:color="auto"/>
            <w:bottom w:val="none" w:sz="0" w:space="0" w:color="auto"/>
            <w:right w:val="none" w:sz="0" w:space="0" w:color="auto"/>
          </w:divBdr>
        </w:div>
        <w:div w:id="85923246">
          <w:marLeft w:val="640"/>
          <w:marRight w:val="0"/>
          <w:marTop w:val="0"/>
          <w:marBottom w:val="0"/>
          <w:divBdr>
            <w:top w:val="none" w:sz="0" w:space="0" w:color="auto"/>
            <w:left w:val="none" w:sz="0" w:space="0" w:color="auto"/>
            <w:bottom w:val="none" w:sz="0" w:space="0" w:color="auto"/>
            <w:right w:val="none" w:sz="0" w:space="0" w:color="auto"/>
          </w:divBdr>
        </w:div>
        <w:div w:id="548079959">
          <w:marLeft w:val="640"/>
          <w:marRight w:val="0"/>
          <w:marTop w:val="0"/>
          <w:marBottom w:val="0"/>
          <w:divBdr>
            <w:top w:val="none" w:sz="0" w:space="0" w:color="auto"/>
            <w:left w:val="none" w:sz="0" w:space="0" w:color="auto"/>
            <w:bottom w:val="none" w:sz="0" w:space="0" w:color="auto"/>
            <w:right w:val="none" w:sz="0" w:space="0" w:color="auto"/>
          </w:divBdr>
        </w:div>
        <w:div w:id="384568959">
          <w:marLeft w:val="640"/>
          <w:marRight w:val="0"/>
          <w:marTop w:val="0"/>
          <w:marBottom w:val="0"/>
          <w:divBdr>
            <w:top w:val="none" w:sz="0" w:space="0" w:color="auto"/>
            <w:left w:val="none" w:sz="0" w:space="0" w:color="auto"/>
            <w:bottom w:val="none" w:sz="0" w:space="0" w:color="auto"/>
            <w:right w:val="none" w:sz="0" w:space="0" w:color="auto"/>
          </w:divBdr>
        </w:div>
        <w:div w:id="776295340">
          <w:marLeft w:val="640"/>
          <w:marRight w:val="0"/>
          <w:marTop w:val="0"/>
          <w:marBottom w:val="0"/>
          <w:divBdr>
            <w:top w:val="none" w:sz="0" w:space="0" w:color="auto"/>
            <w:left w:val="none" w:sz="0" w:space="0" w:color="auto"/>
            <w:bottom w:val="none" w:sz="0" w:space="0" w:color="auto"/>
            <w:right w:val="none" w:sz="0" w:space="0" w:color="auto"/>
          </w:divBdr>
        </w:div>
        <w:div w:id="1396390972">
          <w:marLeft w:val="640"/>
          <w:marRight w:val="0"/>
          <w:marTop w:val="0"/>
          <w:marBottom w:val="0"/>
          <w:divBdr>
            <w:top w:val="none" w:sz="0" w:space="0" w:color="auto"/>
            <w:left w:val="none" w:sz="0" w:space="0" w:color="auto"/>
            <w:bottom w:val="none" w:sz="0" w:space="0" w:color="auto"/>
            <w:right w:val="none" w:sz="0" w:space="0" w:color="auto"/>
          </w:divBdr>
        </w:div>
      </w:divsChild>
    </w:div>
    <w:div w:id="662246485">
      <w:marLeft w:val="0"/>
      <w:marRight w:val="0"/>
      <w:marTop w:val="0"/>
      <w:marBottom w:val="0"/>
      <w:divBdr>
        <w:top w:val="none" w:sz="0" w:space="0" w:color="auto"/>
        <w:left w:val="none" w:sz="0" w:space="0" w:color="auto"/>
        <w:bottom w:val="none" w:sz="0" w:space="0" w:color="auto"/>
        <w:right w:val="none" w:sz="0" w:space="0" w:color="auto"/>
      </w:divBdr>
    </w:div>
    <w:div w:id="664355771">
      <w:bodyDiv w:val="1"/>
      <w:marLeft w:val="0"/>
      <w:marRight w:val="0"/>
      <w:marTop w:val="0"/>
      <w:marBottom w:val="0"/>
      <w:divBdr>
        <w:top w:val="none" w:sz="0" w:space="0" w:color="auto"/>
        <w:left w:val="none" w:sz="0" w:space="0" w:color="auto"/>
        <w:bottom w:val="none" w:sz="0" w:space="0" w:color="auto"/>
        <w:right w:val="none" w:sz="0" w:space="0" w:color="auto"/>
      </w:divBdr>
      <w:divsChild>
        <w:div w:id="272633730">
          <w:marLeft w:val="640"/>
          <w:marRight w:val="0"/>
          <w:marTop w:val="0"/>
          <w:marBottom w:val="0"/>
          <w:divBdr>
            <w:top w:val="none" w:sz="0" w:space="0" w:color="auto"/>
            <w:left w:val="none" w:sz="0" w:space="0" w:color="auto"/>
            <w:bottom w:val="none" w:sz="0" w:space="0" w:color="auto"/>
            <w:right w:val="none" w:sz="0" w:space="0" w:color="auto"/>
          </w:divBdr>
        </w:div>
        <w:div w:id="113596590">
          <w:marLeft w:val="640"/>
          <w:marRight w:val="0"/>
          <w:marTop w:val="0"/>
          <w:marBottom w:val="0"/>
          <w:divBdr>
            <w:top w:val="none" w:sz="0" w:space="0" w:color="auto"/>
            <w:left w:val="none" w:sz="0" w:space="0" w:color="auto"/>
            <w:bottom w:val="none" w:sz="0" w:space="0" w:color="auto"/>
            <w:right w:val="none" w:sz="0" w:space="0" w:color="auto"/>
          </w:divBdr>
        </w:div>
        <w:div w:id="1799256724">
          <w:marLeft w:val="640"/>
          <w:marRight w:val="0"/>
          <w:marTop w:val="0"/>
          <w:marBottom w:val="0"/>
          <w:divBdr>
            <w:top w:val="none" w:sz="0" w:space="0" w:color="auto"/>
            <w:left w:val="none" w:sz="0" w:space="0" w:color="auto"/>
            <w:bottom w:val="none" w:sz="0" w:space="0" w:color="auto"/>
            <w:right w:val="none" w:sz="0" w:space="0" w:color="auto"/>
          </w:divBdr>
        </w:div>
        <w:div w:id="1564410895">
          <w:marLeft w:val="640"/>
          <w:marRight w:val="0"/>
          <w:marTop w:val="0"/>
          <w:marBottom w:val="0"/>
          <w:divBdr>
            <w:top w:val="none" w:sz="0" w:space="0" w:color="auto"/>
            <w:left w:val="none" w:sz="0" w:space="0" w:color="auto"/>
            <w:bottom w:val="none" w:sz="0" w:space="0" w:color="auto"/>
            <w:right w:val="none" w:sz="0" w:space="0" w:color="auto"/>
          </w:divBdr>
        </w:div>
        <w:div w:id="846167501">
          <w:marLeft w:val="640"/>
          <w:marRight w:val="0"/>
          <w:marTop w:val="0"/>
          <w:marBottom w:val="0"/>
          <w:divBdr>
            <w:top w:val="none" w:sz="0" w:space="0" w:color="auto"/>
            <w:left w:val="none" w:sz="0" w:space="0" w:color="auto"/>
            <w:bottom w:val="none" w:sz="0" w:space="0" w:color="auto"/>
            <w:right w:val="none" w:sz="0" w:space="0" w:color="auto"/>
          </w:divBdr>
        </w:div>
        <w:div w:id="2058510636">
          <w:marLeft w:val="640"/>
          <w:marRight w:val="0"/>
          <w:marTop w:val="0"/>
          <w:marBottom w:val="0"/>
          <w:divBdr>
            <w:top w:val="none" w:sz="0" w:space="0" w:color="auto"/>
            <w:left w:val="none" w:sz="0" w:space="0" w:color="auto"/>
            <w:bottom w:val="none" w:sz="0" w:space="0" w:color="auto"/>
            <w:right w:val="none" w:sz="0" w:space="0" w:color="auto"/>
          </w:divBdr>
        </w:div>
        <w:div w:id="627009167">
          <w:marLeft w:val="640"/>
          <w:marRight w:val="0"/>
          <w:marTop w:val="0"/>
          <w:marBottom w:val="0"/>
          <w:divBdr>
            <w:top w:val="none" w:sz="0" w:space="0" w:color="auto"/>
            <w:left w:val="none" w:sz="0" w:space="0" w:color="auto"/>
            <w:bottom w:val="none" w:sz="0" w:space="0" w:color="auto"/>
            <w:right w:val="none" w:sz="0" w:space="0" w:color="auto"/>
          </w:divBdr>
        </w:div>
        <w:div w:id="2144692739">
          <w:marLeft w:val="640"/>
          <w:marRight w:val="0"/>
          <w:marTop w:val="0"/>
          <w:marBottom w:val="0"/>
          <w:divBdr>
            <w:top w:val="none" w:sz="0" w:space="0" w:color="auto"/>
            <w:left w:val="none" w:sz="0" w:space="0" w:color="auto"/>
            <w:bottom w:val="none" w:sz="0" w:space="0" w:color="auto"/>
            <w:right w:val="none" w:sz="0" w:space="0" w:color="auto"/>
          </w:divBdr>
        </w:div>
        <w:div w:id="2109622208">
          <w:marLeft w:val="640"/>
          <w:marRight w:val="0"/>
          <w:marTop w:val="0"/>
          <w:marBottom w:val="0"/>
          <w:divBdr>
            <w:top w:val="none" w:sz="0" w:space="0" w:color="auto"/>
            <w:left w:val="none" w:sz="0" w:space="0" w:color="auto"/>
            <w:bottom w:val="none" w:sz="0" w:space="0" w:color="auto"/>
            <w:right w:val="none" w:sz="0" w:space="0" w:color="auto"/>
          </w:divBdr>
        </w:div>
        <w:div w:id="1492285644">
          <w:marLeft w:val="640"/>
          <w:marRight w:val="0"/>
          <w:marTop w:val="0"/>
          <w:marBottom w:val="0"/>
          <w:divBdr>
            <w:top w:val="none" w:sz="0" w:space="0" w:color="auto"/>
            <w:left w:val="none" w:sz="0" w:space="0" w:color="auto"/>
            <w:bottom w:val="none" w:sz="0" w:space="0" w:color="auto"/>
            <w:right w:val="none" w:sz="0" w:space="0" w:color="auto"/>
          </w:divBdr>
        </w:div>
        <w:div w:id="1695812936">
          <w:marLeft w:val="640"/>
          <w:marRight w:val="0"/>
          <w:marTop w:val="0"/>
          <w:marBottom w:val="0"/>
          <w:divBdr>
            <w:top w:val="none" w:sz="0" w:space="0" w:color="auto"/>
            <w:left w:val="none" w:sz="0" w:space="0" w:color="auto"/>
            <w:bottom w:val="none" w:sz="0" w:space="0" w:color="auto"/>
            <w:right w:val="none" w:sz="0" w:space="0" w:color="auto"/>
          </w:divBdr>
        </w:div>
        <w:div w:id="1119908957">
          <w:marLeft w:val="640"/>
          <w:marRight w:val="0"/>
          <w:marTop w:val="0"/>
          <w:marBottom w:val="0"/>
          <w:divBdr>
            <w:top w:val="none" w:sz="0" w:space="0" w:color="auto"/>
            <w:left w:val="none" w:sz="0" w:space="0" w:color="auto"/>
            <w:bottom w:val="none" w:sz="0" w:space="0" w:color="auto"/>
            <w:right w:val="none" w:sz="0" w:space="0" w:color="auto"/>
          </w:divBdr>
        </w:div>
        <w:div w:id="1366101644">
          <w:marLeft w:val="640"/>
          <w:marRight w:val="0"/>
          <w:marTop w:val="0"/>
          <w:marBottom w:val="0"/>
          <w:divBdr>
            <w:top w:val="none" w:sz="0" w:space="0" w:color="auto"/>
            <w:left w:val="none" w:sz="0" w:space="0" w:color="auto"/>
            <w:bottom w:val="none" w:sz="0" w:space="0" w:color="auto"/>
            <w:right w:val="none" w:sz="0" w:space="0" w:color="auto"/>
          </w:divBdr>
        </w:div>
        <w:div w:id="1892418318">
          <w:marLeft w:val="640"/>
          <w:marRight w:val="0"/>
          <w:marTop w:val="0"/>
          <w:marBottom w:val="0"/>
          <w:divBdr>
            <w:top w:val="none" w:sz="0" w:space="0" w:color="auto"/>
            <w:left w:val="none" w:sz="0" w:space="0" w:color="auto"/>
            <w:bottom w:val="none" w:sz="0" w:space="0" w:color="auto"/>
            <w:right w:val="none" w:sz="0" w:space="0" w:color="auto"/>
          </w:divBdr>
        </w:div>
        <w:div w:id="799543203">
          <w:marLeft w:val="640"/>
          <w:marRight w:val="0"/>
          <w:marTop w:val="0"/>
          <w:marBottom w:val="0"/>
          <w:divBdr>
            <w:top w:val="none" w:sz="0" w:space="0" w:color="auto"/>
            <w:left w:val="none" w:sz="0" w:space="0" w:color="auto"/>
            <w:bottom w:val="none" w:sz="0" w:space="0" w:color="auto"/>
            <w:right w:val="none" w:sz="0" w:space="0" w:color="auto"/>
          </w:divBdr>
        </w:div>
        <w:div w:id="1770078127">
          <w:marLeft w:val="640"/>
          <w:marRight w:val="0"/>
          <w:marTop w:val="0"/>
          <w:marBottom w:val="0"/>
          <w:divBdr>
            <w:top w:val="none" w:sz="0" w:space="0" w:color="auto"/>
            <w:left w:val="none" w:sz="0" w:space="0" w:color="auto"/>
            <w:bottom w:val="none" w:sz="0" w:space="0" w:color="auto"/>
            <w:right w:val="none" w:sz="0" w:space="0" w:color="auto"/>
          </w:divBdr>
        </w:div>
        <w:div w:id="1791975467">
          <w:marLeft w:val="640"/>
          <w:marRight w:val="0"/>
          <w:marTop w:val="0"/>
          <w:marBottom w:val="0"/>
          <w:divBdr>
            <w:top w:val="none" w:sz="0" w:space="0" w:color="auto"/>
            <w:left w:val="none" w:sz="0" w:space="0" w:color="auto"/>
            <w:bottom w:val="none" w:sz="0" w:space="0" w:color="auto"/>
            <w:right w:val="none" w:sz="0" w:space="0" w:color="auto"/>
          </w:divBdr>
        </w:div>
        <w:div w:id="1107038732">
          <w:marLeft w:val="640"/>
          <w:marRight w:val="0"/>
          <w:marTop w:val="0"/>
          <w:marBottom w:val="0"/>
          <w:divBdr>
            <w:top w:val="none" w:sz="0" w:space="0" w:color="auto"/>
            <w:left w:val="none" w:sz="0" w:space="0" w:color="auto"/>
            <w:bottom w:val="none" w:sz="0" w:space="0" w:color="auto"/>
            <w:right w:val="none" w:sz="0" w:space="0" w:color="auto"/>
          </w:divBdr>
        </w:div>
        <w:div w:id="247466557">
          <w:marLeft w:val="640"/>
          <w:marRight w:val="0"/>
          <w:marTop w:val="0"/>
          <w:marBottom w:val="0"/>
          <w:divBdr>
            <w:top w:val="none" w:sz="0" w:space="0" w:color="auto"/>
            <w:left w:val="none" w:sz="0" w:space="0" w:color="auto"/>
            <w:bottom w:val="none" w:sz="0" w:space="0" w:color="auto"/>
            <w:right w:val="none" w:sz="0" w:space="0" w:color="auto"/>
          </w:divBdr>
        </w:div>
        <w:div w:id="2058971431">
          <w:marLeft w:val="640"/>
          <w:marRight w:val="0"/>
          <w:marTop w:val="0"/>
          <w:marBottom w:val="0"/>
          <w:divBdr>
            <w:top w:val="none" w:sz="0" w:space="0" w:color="auto"/>
            <w:left w:val="none" w:sz="0" w:space="0" w:color="auto"/>
            <w:bottom w:val="none" w:sz="0" w:space="0" w:color="auto"/>
            <w:right w:val="none" w:sz="0" w:space="0" w:color="auto"/>
          </w:divBdr>
        </w:div>
        <w:div w:id="216279567">
          <w:marLeft w:val="640"/>
          <w:marRight w:val="0"/>
          <w:marTop w:val="0"/>
          <w:marBottom w:val="0"/>
          <w:divBdr>
            <w:top w:val="none" w:sz="0" w:space="0" w:color="auto"/>
            <w:left w:val="none" w:sz="0" w:space="0" w:color="auto"/>
            <w:bottom w:val="none" w:sz="0" w:space="0" w:color="auto"/>
            <w:right w:val="none" w:sz="0" w:space="0" w:color="auto"/>
          </w:divBdr>
        </w:div>
        <w:div w:id="262688446">
          <w:marLeft w:val="640"/>
          <w:marRight w:val="0"/>
          <w:marTop w:val="0"/>
          <w:marBottom w:val="0"/>
          <w:divBdr>
            <w:top w:val="none" w:sz="0" w:space="0" w:color="auto"/>
            <w:left w:val="none" w:sz="0" w:space="0" w:color="auto"/>
            <w:bottom w:val="none" w:sz="0" w:space="0" w:color="auto"/>
            <w:right w:val="none" w:sz="0" w:space="0" w:color="auto"/>
          </w:divBdr>
        </w:div>
        <w:div w:id="57359429">
          <w:marLeft w:val="640"/>
          <w:marRight w:val="0"/>
          <w:marTop w:val="0"/>
          <w:marBottom w:val="0"/>
          <w:divBdr>
            <w:top w:val="none" w:sz="0" w:space="0" w:color="auto"/>
            <w:left w:val="none" w:sz="0" w:space="0" w:color="auto"/>
            <w:bottom w:val="none" w:sz="0" w:space="0" w:color="auto"/>
            <w:right w:val="none" w:sz="0" w:space="0" w:color="auto"/>
          </w:divBdr>
        </w:div>
        <w:div w:id="809788561">
          <w:marLeft w:val="640"/>
          <w:marRight w:val="0"/>
          <w:marTop w:val="0"/>
          <w:marBottom w:val="0"/>
          <w:divBdr>
            <w:top w:val="none" w:sz="0" w:space="0" w:color="auto"/>
            <w:left w:val="none" w:sz="0" w:space="0" w:color="auto"/>
            <w:bottom w:val="none" w:sz="0" w:space="0" w:color="auto"/>
            <w:right w:val="none" w:sz="0" w:space="0" w:color="auto"/>
          </w:divBdr>
        </w:div>
        <w:div w:id="971179244">
          <w:marLeft w:val="640"/>
          <w:marRight w:val="0"/>
          <w:marTop w:val="0"/>
          <w:marBottom w:val="0"/>
          <w:divBdr>
            <w:top w:val="none" w:sz="0" w:space="0" w:color="auto"/>
            <w:left w:val="none" w:sz="0" w:space="0" w:color="auto"/>
            <w:bottom w:val="none" w:sz="0" w:space="0" w:color="auto"/>
            <w:right w:val="none" w:sz="0" w:space="0" w:color="auto"/>
          </w:divBdr>
        </w:div>
        <w:div w:id="277178963">
          <w:marLeft w:val="640"/>
          <w:marRight w:val="0"/>
          <w:marTop w:val="0"/>
          <w:marBottom w:val="0"/>
          <w:divBdr>
            <w:top w:val="none" w:sz="0" w:space="0" w:color="auto"/>
            <w:left w:val="none" w:sz="0" w:space="0" w:color="auto"/>
            <w:bottom w:val="none" w:sz="0" w:space="0" w:color="auto"/>
            <w:right w:val="none" w:sz="0" w:space="0" w:color="auto"/>
          </w:divBdr>
        </w:div>
        <w:div w:id="1293486889">
          <w:marLeft w:val="640"/>
          <w:marRight w:val="0"/>
          <w:marTop w:val="0"/>
          <w:marBottom w:val="0"/>
          <w:divBdr>
            <w:top w:val="none" w:sz="0" w:space="0" w:color="auto"/>
            <w:left w:val="none" w:sz="0" w:space="0" w:color="auto"/>
            <w:bottom w:val="none" w:sz="0" w:space="0" w:color="auto"/>
            <w:right w:val="none" w:sz="0" w:space="0" w:color="auto"/>
          </w:divBdr>
        </w:div>
        <w:div w:id="647250827">
          <w:marLeft w:val="640"/>
          <w:marRight w:val="0"/>
          <w:marTop w:val="0"/>
          <w:marBottom w:val="0"/>
          <w:divBdr>
            <w:top w:val="none" w:sz="0" w:space="0" w:color="auto"/>
            <w:left w:val="none" w:sz="0" w:space="0" w:color="auto"/>
            <w:bottom w:val="none" w:sz="0" w:space="0" w:color="auto"/>
            <w:right w:val="none" w:sz="0" w:space="0" w:color="auto"/>
          </w:divBdr>
        </w:div>
        <w:div w:id="256671604">
          <w:marLeft w:val="640"/>
          <w:marRight w:val="0"/>
          <w:marTop w:val="0"/>
          <w:marBottom w:val="0"/>
          <w:divBdr>
            <w:top w:val="none" w:sz="0" w:space="0" w:color="auto"/>
            <w:left w:val="none" w:sz="0" w:space="0" w:color="auto"/>
            <w:bottom w:val="none" w:sz="0" w:space="0" w:color="auto"/>
            <w:right w:val="none" w:sz="0" w:space="0" w:color="auto"/>
          </w:divBdr>
        </w:div>
        <w:div w:id="596330623">
          <w:marLeft w:val="640"/>
          <w:marRight w:val="0"/>
          <w:marTop w:val="0"/>
          <w:marBottom w:val="0"/>
          <w:divBdr>
            <w:top w:val="none" w:sz="0" w:space="0" w:color="auto"/>
            <w:left w:val="none" w:sz="0" w:space="0" w:color="auto"/>
            <w:bottom w:val="none" w:sz="0" w:space="0" w:color="auto"/>
            <w:right w:val="none" w:sz="0" w:space="0" w:color="auto"/>
          </w:divBdr>
        </w:div>
        <w:div w:id="1195188208">
          <w:marLeft w:val="640"/>
          <w:marRight w:val="0"/>
          <w:marTop w:val="0"/>
          <w:marBottom w:val="0"/>
          <w:divBdr>
            <w:top w:val="none" w:sz="0" w:space="0" w:color="auto"/>
            <w:left w:val="none" w:sz="0" w:space="0" w:color="auto"/>
            <w:bottom w:val="none" w:sz="0" w:space="0" w:color="auto"/>
            <w:right w:val="none" w:sz="0" w:space="0" w:color="auto"/>
          </w:divBdr>
        </w:div>
        <w:div w:id="1661079974">
          <w:marLeft w:val="640"/>
          <w:marRight w:val="0"/>
          <w:marTop w:val="0"/>
          <w:marBottom w:val="0"/>
          <w:divBdr>
            <w:top w:val="none" w:sz="0" w:space="0" w:color="auto"/>
            <w:left w:val="none" w:sz="0" w:space="0" w:color="auto"/>
            <w:bottom w:val="none" w:sz="0" w:space="0" w:color="auto"/>
            <w:right w:val="none" w:sz="0" w:space="0" w:color="auto"/>
          </w:divBdr>
        </w:div>
        <w:div w:id="1445229688">
          <w:marLeft w:val="640"/>
          <w:marRight w:val="0"/>
          <w:marTop w:val="0"/>
          <w:marBottom w:val="0"/>
          <w:divBdr>
            <w:top w:val="none" w:sz="0" w:space="0" w:color="auto"/>
            <w:left w:val="none" w:sz="0" w:space="0" w:color="auto"/>
            <w:bottom w:val="none" w:sz="0" w:space="0" w:color="auto"/>
            <w:right w:val="none" w:sz="0" w:space="0" w:color="auto"/>
          </w:divBdr>
        </w:div>
        <w:div w:id="2095541631">
          <w:marLeft w:val="640"/>
          <w:marRight w:val="0"/>
          <w:marTop w:val="0"/>
          <w:marBottom w:val="0"/>
          <w:divBdr>
            <w:top w:val="none" w:sz="0" w:space="0" w:color="auto"/>
            <w:left w:val="none" w:sz="0" w:space="0" w:color="auto"/>
            <w:bottom w:val="none" w:sz="0" w:space="0" w:color="auto"/>
            <w:right w:val="none" w:sz="0" w:space="0" w:color="auto"/>
          </w:divBdr>
        </w:div>
        <w:div w:id="527761824">
          <w:marLeft w:val="640"/>
          <w:marRight w:val="0"/>
          <w:marTop w:val="0"/>
          <w:marBottom w:val="0"/>
          <w:divBdr>
            <w:top w:val="none" w:sz="0" w:space="0" w:color="auto"/>
            <w:left w:val="none" w:sz="0" w:space="0" w:color="auto"/>
            <w:bottom w:val="none" w:sz="0" w:space="0" w:color="auto"/>
            <w:right w:val="none" w:sz="0" w:space="0" w:color="auto"/>
          </w:divBdr>
        </w:div>
        <w:div w:id="424886987">
          <w:marLeft w:val="640"/>
          <w:marRight w:val="0"/>
          <w:marTop w:val="0"/>
          <w:marBottom w:val="0"/>
          <w:divBdr>
            <w:top w:val="none" w:sz="0" w:space="0" w:color="auto"/>
            <w:left w:val="none" w:sz="0" w:space="0" w:color="auto"/>
            <w:bottom w:val="none" w:sz="0" w:space="0" w:color="auto"/>
            <w:right w:val="none" w:sz="0" w:space="0" w:color="auto"/>
          </w:divBdr>
        </w:div>
        <w:div w:id="594676078">
          <w:marLeft w:val="640"/>
          <w:marRight w:val="0"/>
          <w:marTop w:val="0"/>
          <w:marBottom w:val="0"/>
          <w:divBdr>
            <w:top w:val="none" w:sz="0" w:space="0" w:color="auto"/>
            <w:left w:val="none" w:sz="0" w:space="0" w:color="auto"/>
            <w:bottom w:val="none" w:sz="0" w:space="0" w:color="auto"/>
            <w:right w:val="none" w:sz="0" w:space="0" w:color="auto"/>
          </w:divBdr>
        </w:div>
        <w:div w:id="44766194">
          <w:marLeft w:val="640"/>
          <w:marRight w:val="0"/>
          <w:marTop w:val="0"/>
          <w:marBottom w:val="0"/>
          <w:divBdr>
            <w:top w:val="none" w:sz="0" w:space="0" w:color="auto"/>
            <w:left w:val="none" w:sz="0" w:space="0" w:color="auto"/>
            <w:bottom w:val="none" w:sz="0" w:space="0" w:color="auto"/>
            <w:right w:val="none" w:sz="0" w:space="0" w:color="auto"/>
          </w:divBdr>
        </w:div>
        <w:div w:id="1055084874">
          <w:marLeft w:val="640"/>
          <w:marRight w:val="0"/>
          <w:marTop w:val="0"/>
          <w:marBottom w:val="0"/>
          <w:divBdr>
            <w:top w:val="none" w:sz="0" w:space="0" w:color="auto"/>
            <w:left w:val="none" w:sz="0" w:space="0" w:color="auto"/>
            <w:bottom w:val="none" w:sz="0" w:space="0" w:color="auto"/>
            <w:right w:val="none" w:sz="0" w:space="0" w:color="auto"/>
          </w:divBdr>
        </w:div>
        <w:div w:id="884675787">
          <w:marLeft w:val="640"/>
          <w:marRight w:val="0"/>
          <w:marTop w:val="0"/>
          <w:marBottom w:val="0"/>
          <w:divBdr>
            <w:top w:val="none" w:sz="0" w:space="0" w:color="auto"/>
            <w:left w:val="none" w:sz="0" w:space="0" w:color="auto"/>
            <w:bottom w:val="none" w:sz="0" w:space="0" w:color="auto"/>
            <w:right w:val="none" w:sz="0" w:space="0" w:color="auto"/>
          </w:divBdr>
        </w:div>
        <w:div w:id="1822573086">
          <w:marLeft w:val="640"/>
          <w:marRight w:val="0"/>
          <w:marTop w:val="0"/>
          <w:marBottom w:val="0"/>
          <w:divBdr>
            <w:top w:val="none" w:sz="0" w:space="0" w:color="auto"/>
            <w:left w:val="none" w:sz="0" w:space="0" w:color="auto"/>
            <w:bottom w:val="none" w:sz="0" w:space="0" w:color="auto"/>
            <w:right w:val="none" w:sz="0" w:space="0" w:color="auto"/>
          </w:divBdr>
        </w:div>
        <w:div w:id="1439182155">
          <w:marLeft w:val="640"/>
          <w:marRight w:val="0"/>
          <w:marTop w:val="0"/>
          <w:marBottom w:val="0"/>
          <w:divBdr>
            <w:top w:val="none" w:sz="0" w:space="0" w:color="auto"/>
            <w:left w:val="none" w:sz="0" w:space="0" w:color="auto"/>
            <w:bottom w:val="none" w:sz="0" w:space="0" w:color="auto"/>
            <w:right w:val="none" w:sz="0" w:space="0" w:color="auto"/>
          </w:divBdr>
        </w:div>
        <w:div w:id="1171409426">
          <w:marLeft w:val="640"/>
          <w:marRight w:val="0"/>
          <w:marTop w:val="0"/>
          <w:marBottom w:val="0"/>
          <w:divBdr>
            <w:top w:val="none" w:sz="0" w:space="0" w:color="auto"/>
            <w:left w:val="none" w:sz="0" w:space="0" w:color="auto"/>
            <w:bottom w:val="none" w:sz="0" w:space="0" w:color="auto"/>
            <w:right w:val="none" w:sz="0" w:space="0" w:color="auto"/>
          </w:divBdr>
        </w:div>
        <w:div w:id="1201087646">
          <w:marLeft w:val="640"/>
          <w:marRight w:val="0"/>
          <w:marTop w:val="0"/>
          <w:marBottom w:val="0"/>
          <w:divBdr>
            <w:top w:val="none" w:sz="0" w:space="0" w:color="auto"/>
            <w:left w:val="none" w:sz="0" w:space="0" w:color="auto"/>
            <w:bottom w:val="none" w:sz="0" w:space="0" w:color="auto"/>
            <w:right w:val="none" w:sz="0" w:space="0" w:color="auto"/>
          </w:divBdr>
        </w:div>
        <w:div w:id="337274037">
          <w:marLeft w:val="640"/>
          <w:marRight w:val="0"/>
          <w:marTop w:val="0"/>
          <w:marBottom w:val="0"/>
          <w:divBdr>
            <w:top w:val="none" w:sz="0" w:space="0" w:color="auto"/>
            <w:left w:val="none" w:sz="0" w:space="0" w:color="auto"/>
            <w:bottom w:val="none" w:sz="0" w:space="0" w:color="auto"/>
            <w:right w:val="none" w:sz="0" w:space="0" w:color="auto"/>
          </w:divBdr>
        </w:div>
        <w:div w:id="2116559232">
          <w:marLeft w:val="640"/>
          <w:marRight w:val="0"/>
          <w:marTop w:val="0"/>
          <w:marBottom w:val="0"/>
          <w:divBdr>
            <w:top w:val="none" w:sz="0" w:space="0" w:color="auto"/>
            <w:left w:val="none" w:sz="0" w:space="0" w:color="auto"/>
            <w:bottom w:val="none" w:sz="0" w:space="0" w:color="auto"/>
            <w:right w:val="none" w:sz="0" w:space="0" w:color="auto"/>
          </w:divBdr>
        </w:div>
        <w:div w:id="164517688">
          <w:marLeft w:val="640"/>
          <w:marRight w:val="0"/>
          <w:marTop w:val="0"/>
          <w:marBottom w:val="0"/>
          <w:divBdr>
            <w:top w:val="none" w:sz="0" w:space="0" w:color="auto"/>
            <w:left w:val="none" w:sz="0" w:space="0" w:color="auto"/>
            <w:bottom w:val="none" w:sz="0" w:space="0" w:color="auto"/>
            <w:right w:val="none" w:sz="0" w:space="0" w:color="auto"/>
          </w:divBdr>
        </w:div>
        <w:div w:id="1245072540">
          <w:marLeft w:val="640"/>
          <w:marRight w:val="0"/>
          <w:marTop w:val="0"/>
          <w:marBottom w:val="0"/>
          <w:divBdr>
            <w:top w:val="none" w:sz="0" w:space="0" w:color="auto"/>
            <w:left w:val="none" w:sz="0" w:space="0" w:color="auto"/>
            <w:bottom w:val="none" w:sz="0" w:space="0" w:color="auto"/>
            <w:right w:val="none" w:sz="0" w:space="0" w:color="auto"/>
          </w:divBdr>
        </w:div>
        <w:div w:id="1623540254">
          <w:marLeft w:val="640"/>
          <w:marRight w:val="0"/>
          <w:marTop w:val="0"/>
          <w:marBottom w:val="0"/>
          <w:divBdr>
            <w:top w:val="none" w:sz="0" w:space="0" w:color="auto"/>
            <w:left w:val="none" w:sz="0" w:space="0" w:color="auto"/>
            <w:bottom w:val="none" w:sz="0" w:space="0" w:color="auto"/>
            <w:right w:val="none" w:sz="0" w:space="0" w:color="auto"/>
          </w:divBdr>
        </w:div>
        <w:div w:id="1836070828">
          <w:marLeft w:val="640"/>
          <w:marRight w:val="0"/>
          <w:marTop w:val="0"/>
          <w:marBottom w:val="0"/>
          <w:divBdr>
            <w:top w:val="none" w:sz="0" w:space="0" w:color="auto"/>
            <w:left w:val="none" w:sz="0" w:space="0" w:color="auto"/>
            <w:bottom w:val="none" w:sz="0" w:space="0" w:color="auto"/>
            <w:right w:val="none" w:sz="0" w:space="0" w:color="auto"/>
          </w:divBdr>
        </w:div>
        <w:div w:id="1969435868">
          <w:marLeft w:val="640"/>
          <w:marRight w:val="0"/>
          <w:marTop w:val="0"/>
          <w:marBottom w:val="0"/>
          <w:divBdr>
            <w:top w:val="none" w:sz="0" w:space="0" w:color="auto"/>
            <w:left w:val="none" w:sz="0" w:space="0" w:color="auto"/>
            <w:bottom w:val="none" w:sz="0" w:space="0" w:color="auto"/>
            <w:right w:val="none" w:sz="0" w:space="0" w:color="auto"/>
          </w:divBdr>
        </w:div>
        <w:div w:id="2069572521">
          <w:marLeft w:val="640"/>
          <w:marRight w:val="0"/>
          <w:marTop w:val="0"/>
          <w:marBottom w:val="0"/>
          <w:divBdr>
            <w:top w:val="none" w:sz="0" w:space="0" w:color="auto"/>
            <w:left w:val="none" w:sz="0" w:space="0" w:color="auto"/>
            <w:bottom w:val="none" w:sz="0" w:space="0" w:color="auto"/>
            <w:right w:val="none" w:sz="0" w:space="0" w:color="auto"/>
          </w:divBdr>
        </w:div>
        <w:div w:id="175462958">
          <w:marLeft w:val="640"/>
          <w:marRight w:val="0"/>
          <w:marTop w:val="0"/>
          <w:marBottom w:val="0"/>
          <w:divBdr>
            <w:top w:val="none" w:sz="0" w:space="0" w:color="auto"/>
            <w:left w:val="none" w:sz="0" w:space="0" w:color="auto"/>
            <w:bottom w:val="none" w:sz="0" w:space="0" w:color="auto"/>
            <w:right w:val="none" w:sz="0" w:space="0" w:color="auto"/>
          </w:divBdr>
        </w:div>
      </w:divsChild>
    </w:div>
    <w:div w:id="664363459">
      <w:marLeft w:val="640"/>
      <w:marRight w:val="0"/>
      <w:marTop w:val="0"/>
      <w:marBottom w:val="0"/>
      <w:divBdr>
        <w:top w:val="none" w:sz="0" w:space="0" w:color="auto"/>
        <w:left w:val="none" w:sz="0" w:space="0" w:color="auto"/>
        <w:bottom w:val="none" w:sz="0" w:space="0" w:color="auto"/>
        <w:right w:val="none" w:sz="0" w:space="0" w:color="auto"/>
      </w:divBdr>
    </w:div>
    <w:div w:id="665405269">
      <w:marLeft w:val="640"/>
      <w:marRight w:val="0"/>
      <w:marTop w:val="0"/>
      <w:marBottom w:val="0"/>
      <w:divBdr>
        <w:top w:val="none" w:sz="0" w:space="0" w:color="auto"/>
        <w:left w:val="none" w:sz="0" w:space="0" w:color="auto"/>
        <w:bottom w:val="none" w:sz="0" w:space="0" w:color="auto"/>
        <w:right w:val="none" w:sz="0" w:space="0" w:color="auto"/>
      </w:divBdr>
    </w:div>
    <w:div w:id="668139924">
      <w:marLeft w:val="0"/>
      <w:marRight w:val="0"/>
      <w:marTop w:val="0"/>
      <w:marBottom w:val="0"/>
      <w:divBdr>
        <w:top w:val="none" w:sz="0" w:space="0" w:color="auto"/>
        <w:left w:val="none" w:sz="0" w:space="0" w:color="auto"/>
        <w:bottom w:val="none" w:sz="0" w:space="0" w:color="auto"/>
        <w:right w:val="none" w:sz="0" w:space="0" w:color="auto"/>
      </w:divBdr>
    </w:div>
    <w:div w:id="669022553">
      <w:marLeft w:val="0"/>
      <w:marRight w:val="0"/>
      <w:marTop w:val="0"/>
      <w:marBottom w:val="0"/>
      <w:divBdr>
        <w:top w:val="none" w:sz="0" w:space="0" w:color="auto"/>
        <w:left w:val="none" w:sz="0" w:space="0" w:color="auto"/>
        <w:bottom w:val="none" w:sz="0" w:space="0" w:color="auto"/>
        <w:right w:val="none" w:sz="0" w:space="0" w:color="auto"/>
      </w:divBdr>
    </w:div>
    <w:div w:id="669068349">
      <w:marLeft w:val="640"/>
      <w:marRight w:val="0"/>
      <w:marTop w:val="0"/>
      <w:marBottom w:val="0"/>
      <w:divBdr>
        <w:top w:val="none" w:sz="0" w:space="0" w:color="auto"/>
        <w:left w:val="none" w:sz="0" w:space="0" w:color="auto"/>
        <w:bottom w:val="none" w:sz="0" w:space="0" w:color="auto"/>
        <w:right w:val="none" w:sz="0" w:space="0" w:color="auto"/>
      </w:divBdr>
    </w:div>
    <w:div w:id="669941193">
      <w:bodyDiv w:val="1"/>
      <w:marLeft w:val="0"/>
      <w:marRight w:val="0"/>
      <w:marTop w:val="0"/>
      <w:marBottom w:val="0"/>
      <w:divBdr>
        <w:top w:val="none" w:sz="0" w:space="0" w:color="auto"/>
        <w:left w:val="none" w:sz="0" w:space="0" w:color="auto"/>
        <w:bottom w:val="none" w:sz="0" w:space="0" w:color="auto"/>
        <w:right w:val="none" w:sz="0" w:space="0" w:color="auto"/>
      </w:divBdr>
      <w:divsChild>
        <w:div w:id="62919256">
          <w:marLeft w:val="640"/>
          <w:marRight w:val="0"/>
          <w:marTop w:val="0"/>
          <w:marBottom w:val="0"/>
          <w:divBdr>
            <w:top w:val="none" w:sz="0" w:space="0" w:color="auto"/>
            <w:left w:val="none" w:sz="0" w:space="0" w:color="auto"/>
            <w:bottom w:val="none" w:sz="0" w:space="0" w:color="auto"/>
            <w:right w:val="none" w:sz="0" w:space="0" w:color="auto"/>
          </w:divBdr>
        </w:div>
        <w:div w:id="95565860">
          <w:marLeft w:val="640"/>
          <w:marRight w:val="0"/>
          <w:marTop w:val="0"/>
          <w:marBottom w:val="0"/>
          <w:divBdr>
            <w:top w:val="none" w:sz="0" w:space="0" w:color="auto"/>
            <w:left w:val="none" w:sz="0" w:space="0" w:color="auto"/>
            <w:bottom w:val="none" w:sz="0" w:space="0" w:color="auto"/>
            <w:right w:val="none" w:sz="0" w:space="0" w:color="auto"/>
          </w:divBdr>
        </w:div>
        <w:div w:id="336730476">
          <w:marLeft w:val="640"/>
          <w:marRight w:val="0"/>
          <w:marTop w:val="0"/>
          <w:marBottom w:val="0"/>
          <w:divBdr>
            <w:top w:val="none" w:sz="0" w:space="0" w:color="auto"/>
            <w:left w:val="none" w:sz="0" w:space="0" w:color="auto"/>
            <w:bottom w:val="none" w:sz="0" w:space="0" w:color="auto"/>
            <w:right w:val="none" w:sz="0" w:space="0" w:color="auto"/>
          </w:divBdr>
        </w:div>
        <w:div w:id="439766300">
          <w:marLeft w:val="640"/>
          <w:marRight w:val="0"/>
          <w:marTop w:val="0"/>
          <w:marBottom w:val="0"/>
          <w:divBdr>
            <w:top w:val="none" w:sz="0" w:space="0" w:color="auto"/>
            <w:left w:val="none" w:sz="0" w:space="0" w:color="auto"/>
            <w:bottom w:val="none" w:sz="0" w:space="0" w:color="auto"/>
            <w:right w:val="none" w:sz="0" w:space="0" w:color="auto"/>
          </w:divBdr>
        </w:div>
        <w:div w:id="454713661">
          <w:marLeft w:val="640"/>
          <w:marRight w:val="0"/>
          <w:marTop w:val="0"/>
          <w:marBottom w:val="0"/>
          <w:divBdr>
            <w:top w:val="none" w:sz="0" w:space="0" w:color="auto"/>
            <w:left w:val="none" w:sz="0" w:space="0" w:color="auto"/>
            <w:bottom w:val="none" w:sz="0" w:space="0" w:color="auto"/>
            <w:right w:val="none" w:sz="0" w:space="0" w:color="auto"/>
          </w:divBdr>
        </w:div>
        <w:div w:id="571740240">
          <w:marLeft w:val="640"/>
          <w:marRight w:val="0"/>
          <w:marTop w:val="0"/>
          <w:marBottom w:val="0"/>
          <w:divBdr>
            <w:top w:val="none" w:sz="0" w:space="0" w:color="auto"/>
            <w:left w:val="none" w:sz="0" w:space="0" w:color="auto"/>
            <w:bottom w:val="none" w:sz="0" w:space="0" w:color="auto"/>
            <w:right w:val="none" w:sz="0" w:space="0" w:color="auto"/>
          </w:divBdr>
        </w:div>
        <w:div w:id="585725262">
          <w:marLeft w:val="640"/>
          <w:marRight w:val="0"/>
          <w:marTop w:val="0"/>
          <w:marBottom w:val="0"/>
          <w:divBdr>
            <w:top w:val="none" w:sz="0" w:space="0" w:color="auto"/>
            <w:left w:val="none" w:sz="0" w:space="0" w:color="auto"/>
            <w:bottom w:val="none" w:sz="0" w:space="0" w:color="auto"/>
            <w:right w:val="none" w:sz="0" w:space="0" w:color="auto"/>
          </w:divBdr>
        </w:div>
        <w:div w:id="588781246">
          <w:marLeft w:val="640"/>
          <w:marRight w:val="0"/>
          <w:marTop w:val="0"/>
          <w:marBottom w:val="0"/>
          <w:divBdr>
            <w:top w:val="none" w:sz="0" w:space="0" w:color="auto"/>
            <w:left w:val="none" w:sz="0" w:space="0" w:color="auto"/>
            <w:bottom w:val="none" w:sz="0" w:space="0" w:color="auto"/>
            <w:right w:val="none" w:sz="0" w:space="0" w:color="auto"/>
          </w:divBdr>
        </w:div>
        <w:div w:id="631402667">
          <w:marLeft w:val="640"/>
          <w:marRight w:val="0"/>
          <w:marTop w:val="0"/>
          <w:marBottom w:val="0"/>
          <w:divBdr>
            <w:top w:val="none" w:sz="0" w:space="0" w:color="auto"/>
            <w:left w:val="none" w:sz="0" w:space="0" w:color="auto"/>
            <w:bottom w:val="none" w:sz="0" w:space="0" w:color="auto"/>
            <w:right w:val="none" w:sz="0" w:space="0" w:color="auto"/>
          </w:divBdr>
        </w:div>
        <w:div w:id="643005288">
          <w:marLeft w:val="640"/>
          <w:marRight w:val="0"/>
          <w:marTop w:val="0"/>
          <w:marBottom w:val="0"/>
          <w:divBdr>
            <w:top w:val="none" w:sz="0" w:space="0" w:color="auto"/>
            <w:left w:val="none" w:sz="0" w:space="0" w:color="auto"/>
            <w:bottom w:val="none" w:sz="0" w:space="0" w:color="auto"/>
            <w:right w:val="none" w:sz="0" w:space="0" w:color="auto"/>
          </w:divBdr>
        </w:div>
        <w:div w:id="676812389">
          <w:marLeft w:val="640"/>
          <w:marRight w:val="0"/>
          <w:marTop w:val="0"/>
          <w:marBottom w:val="0"/>
          <w:divBdr>
            <w:top w:val="none" w:sz="0" w:space="0" w:color="auto"/>
            <w:left w:val="none" w:sz="0" w:space="0" w:color="auto"/>
            <w:bottom w:val="none" w:sz="0" w:space="0" w:color="auto"/>
            <w:right w:val="none" w:sz="0" w:space="0" w:color="auto"/>
          </w:divBdr>
        </w:div>
        <w:div w:id="739525380">
          <w:marLeft w:val="640"/>
          <w:marRight w:val="0"/>
          <w:marTop w:val="0"/>
          <w:marBottom w:val="0"/>
          <w:divBdr>
            <w:top w:val="none" w:sz="0" w:space="0" w:color="auto"/>
            <w:left w:val="none" w:sz="0" w:space="0" w:color="auto"/>
            <w:bottom w:val="none" w:sz="0" w:space="0" w:color="auto"/>
            <w:right w:val="none" w:sz="0" w:space="0" w:color="auto"/>
          </w:divBdr>
        </w:div>
        <w:div w:id="856843525">
          <w:marLeft w:val="640"/>
          <w:marRight w:val="0"/>
          <w:marTop w:val="0"/>
          <w:marBottom w:val="0"/>
          <w:divBdr>
            <w:top w:val="none" w:sz="0" w:space="0" w:color="auto"/>
            <w:left w:val="none" w:sz="0" w:space="0" w:color="auto"/>
            <w:bottom w:val="none" w:sz="0" w:space="0" w:color="auto"/>
            <w:right w:val="none" w:sz="0" w:space="0" w:color="auto"/>
          </w:divBdr>
        </w:div>
        <w:div w:id="967932511">
          <w:marLeft w:val="640"/>
          <w:marRight w:val="0"/>
          <w:marTop w:val="0"/>
          <w:marBottom w:val="0"/>
          <w:divBdr>
            <w:top w:val="none" w:sz="0" w:space="0" w:color="auto"/>
            <w:left w:val="none" w:sz="0" w:space="0" w:color="auto"/>
            <w:bottom w:val="none" w:sz="0" w:space="0" w:color="auto"/>
            <w:right w:val="none" w:sz="0" w:space="0" w:color="auto"/>
          </w:divBdr>
        </w:div>
        <w:div w:id="1012143745">
          <w:marLeft w:val="640"/>
          <w:marRight w:val="0"/>
          <w:marTop w:val="0"/>
          <w:marBottom w:val="0"/>
          <w:divBdr>
            <w:top w:val="none" w:sz="0" w:space="0" w:color="auto"/>
            <w:left w:val="none" w:sz="0" w:space="0" w:color="auto"/>
            <w:bottom w:val="none" w:sz="0" w:space="0" w:color="auto"/>
            <w:right w:val="none" w:sz="0" w:space="0" w:color="auto"/>
          </w:divBdr>
        </w:div>
        <w:div w:id="1030109146">
          <w:marLeft w:val="640"/>
          <w:marRight w:val="0"/>
          <w:marTop w:val="0"/>
          <w:marBottom w:val="0"/>
          <w:divBdr>
            <w:top w:val="none" w:sz="0" w:space="0" w:color="auto"/>
            <w:left w:val="none" w:sz="0" w:space="0" w:color="auto"/>
            <w:bottom w:val="none" w:sz="0" w:space="0" w:color="auto"/>
            <w:right w:val="none" w:sz="0" w:space="0" w:color="auto"/>
          </w:divBdr>
        </w:div>
        <w:div w:id="1034966527">
          <w:marLeft w:val="640"/>
          <w:marRight w:val="0"/>
          <w:marTop w:val="0"/>
          <w:marBottom w:val="0"/>
          <w:divBdr>
            <w:top w:val="none" w:sz="0" w:space="0" w:color="auto"/>
            <w:left w:val="none" w:sz="0" w:space="0" w:color="auto"/>
            <w:bottom w:val="none" w:sz="0" w:space="0" w:color="auto"/>
            <w:right w:val="none" w:sz="0" w:space="0" w:color="auto"/>
          </w:divBdr>
        </w:div>
        <w:div w:id="1084647853">
          <w:marLeft w:val="640"/>
          <w:marRight w:val="0"/>
          <w:marTop w:val="0"/>
          <w:marBottom w:val="0"/>
          <w:divBdr>
            <w:top w:val="none" w:sz="0" w:space="0" w:color="auto"/>
            <w:left w:val="none" w:sz="0" w:space="0" w:color="auto"/>
            <w:bottom w:val="none" w:sz="0" w:space="0" w:color="auto"/>
            <w:right w:val="none" w:sz="0" w:space="0" w:color="auto"/>
          </w:divBdr>
        </w:div>
        <w:div w:id="1093285852">
          <w:marLeft w:val="640"/>
          <w:marRight w:val="0"/>
          <w:marTop w:val="0"/>
          <w:marBottom w:val="0"/>
          <w:divBdr>
            <w:top w:val="none" w:sz="0" w:space="0" w:color="auto"/>
            <w:left w:val="none" w:sz="0" w:space="0" w:color="auto"/>
            <w:bottom w:val="none" w:sz="0" w:space="0" w:color="auto"/>
            <w:right w:val="none" w:sz="0" w:space="0" w:color="auto"/>
          </w:divBdr>
        </w:div>
        <w:div w:id="1113327894">
          <w:marLeft w:val="640"/>
          <w:marRight w:val="0"/>
          <w:marTop w:val="0"/>
          <w:marBottom w:val="0"/>
          <w:divBdr>
            <w:top w:val="none" w:sz="0" w:space="0" w:color="auto"/>
            <w:left w:val="none" w:sz="0" w:space="0" w:color="auto"/>
            <w:bottom w:val="none" w:sz="0" w:space="0" w:color="auto"/>
            <w:right w:val="none" w:sz="0" w:space="0" w:color="auto"/>
          </w:divBdr>
        </w:div>
        <w:div w:id="1120882615">
          <w:marLeft w:val="640"/>
          <w:marRight w:val="0"/>
          <w:marTop w:val="0"/>
          <w:marBottom w:val="0"/>
          <w:divBdr>
            <w:top w:val="none" w:sz="0" w:space="0" w:color="auto"/>
            <w:left w:val="none" w:sz="0" w:space="0" w:color="auto"/>
            <w:bottom w:val="none" w:sz="0" w:space="0" w:color="auto"/>
            <w:right w:val="none" w:sz="0" w:space="0" w:color="auto"/>
          </w:divBdr>
        </w:div>
        <w:div w:id="1143355184">
          <w:marLeft w:val="640"/>
          <w:marRight w:val="0"/>
          <w:marTop w:val="0"/>
          <w:marBottom w:val="0"/>
          <w:divBdr>
            <w:top w:val="none" w:sz="0" w:space="0" w:color="auto"/>
            <w:left w:val="none" w:sz="0" w:space="0" w:color="auto"/>
            <w:bottom w:val="none" w:sz="0" w:space="0" w:color="auto"/>
            <w:right w:val="none" w:sz="0" w:space="0" w:color="auto"/>
          </w:divBdr>
        </w:div>
        <w:div w:id="1220896802">
          <w:marLeft w:val="640"/>
          <w:marRight w:val="0"/>
          <w:marTop w:val="0"/>
          <w:marBottom w:val="0"/>
          <w:divBdr>
            <w:top w:val="none" w:sz="0" w:space="0" w:color="auto"/>
            <w:left w:val="none" w:sz="0" w:space="0" w:color="auto"/>
            <w:bottom w:val="none" w:sz="0" w:space="0" w:color="auto"/>
            <w:right w:val="none" w:sz="0" w:space="0" w:color="auto"/>
          </w:divBdr>
        </w:div>
        <w:div w:id="1252858573">
          <w:marLeft w:val="640"/>
          <w:marRight w:val="0"/>
          <w:marTop w:val="0"/>
          <w:marBottom w:val="0"/>
          <w:divBdr>
            <w:top w:val="none" w:sz="0" w:space="0" w:color="auto"/>
            <w:left w:val="none" w:sz="0" w:space="0" w:color="auto"/>
            <w:bottom w:val="none" w:sz="0" w:space="0" w:color="auto"/>
            <w:right w:val="none" w:sz="0" w:space="0" w:color="auto"/>
          </w:divBdr>
        </w:div>
        <w:div w:id="1290742754">
          <w:marLeft w:val="640"/>
          <w:marRight w:val="0"/>
          <w:marTop w:val="0"/>
          <w:marBottom w:val="0"/>
          <w:divBdr>
            <w:top w:val="none" w:sz="0" w:space="0" w:color="auto"/>
            <w:left w:val="none" w:sz="0" w:space="0" w:color="auto"/>
            <w:bottom w:val="none" w:sz="0" w:space="0" w:color="auto"/>
            <w:right w:val="none" w:sz="0" w:space="0" w:color="auto"/>
          </w:divBdr>
        </w:div>
        <w:div w:id="1298609914">
          <w:marLeft w:val="640"/>
          <w:marRight w:val="0"/>
          <w:marTop w:val="0"/>
          <w:marBottom w:val="0"/>
          <w:divBdr>
            <w:top w:val="none" w:sz="0" w:space="0" w:color="auto"/>
            <w:left w:val="none" w:sz="0" w:space="0" w:color="auto"/>
            <w:bottom w:val="none" w:sz="0" w:space="0" w:color="auto"/>
            <w:right w:val="none" w:sz="0" w:space="0" w:color="auto"/>
          </w:divBdr>
        </w:div>
        <w:div w:id="1326320447">
          <w:marLeft w:val="640"/>
          <w:marRight w:val="0"/>
          <w:marTop w:val="0"/>
          <w:marBottom w:val="0"/>
          <w:divBdr>
            <w:top w:val="none" w:sz="0" w:space="0" w:color="auto"/>
            <w:left w:val="none" w:sz="0" w:space="0" w:color="auto"/>
            <w:bottom w:val="none" w:sz="0" w:space="0" w:color="auto"/>
            <w:right w:val="none" w:sz="0" w:space="0" w:color="auto"/>
          </w:divBdr>
        </w:div>
        <w:div w:id="1338852477">
          <w:marLeft w:val="640"/>
          <w:marRight w:val="0"/>
          <w:marTop w:val="0"/>
          <w:marBottom w:val="0"/>
          <w:divBdr>
            <w:top w:val="none" w:sz="0" w:space="0" w:color="auto"/>
            <w:left w:val="none" w:sz="0" w:space="0" w:color="auto"/>
            <w:bottom w:val="none" w:sz="0" w:space="0" w:color="auto"/>
            <w:right w:val="none" w:sz="0" w:space="0" w:color="auto"/>
          </w:divBdr>
        </w:div>
        <w:div w:id="1346516723">
          <w:marLeft w:val="640"/>
          <w:marRight w:val="0"/>
          <w:marTop w:val="0"/>
          <w:marBottom w:val="0"/>
          <w:divBdr>
            <w:top w:val="none" w:sz="0" w:space="0" w:color="auto"/>
            <w:left w:val="none" w:sz="0" w:space="0" w:color="auto"/>
            <w:bottom w:val="none" w:sz="0" w:space="0" w:color="auto"/>
            <w:right w:val="none" w:sz="0" w:space="0" w:color="auto"/>
          </w:divBdr>
        </w:div>
        <w:div w:id="1448810686">
          <w:marLeft w:val="640"/>
          <w:marRight w:val="0"/>
          <w:marTop w:val="0"/>
          <w:marBottom w:val="0"/>
          <w:divBdr>
            <w:top w:val="none" w:sz="0" w:space="0" w:color="auto"/>
            <w:left w:val="none" w:sz="0" w:space="0" w:color="auto"/>
            <w:bottom w:val="none" w:sz="0" w:space="0" w:color="auto"/>
            <w:right w:val="none" w:sz="0" w:space="0" w:color="auto"/>
          </w:divBdr>
        </w:div>
        <w:div w:id="1453283808">
          <w:marLeft w:val="640"/>
          <w:marRight w:val="0"/>
          <w:marTop w:val="0"/>
          <w:marBottom w:val="0"/>
          <w:divBdr>
            <w:top w:val="none" w:sz="0" w:space="0" w:color="auto"/>
            <w:left w:val="none" w:sz="0" w:space="0" w:color="auto"/>
            <w:bottom w:val="none" w:sz="0" w:space="0" w:color="auto"/>
            <w:right w:val="none" w:sz="0" w:space="0" w:color="auto"/>
          </w:divBdr>
        </w:div>
        <w:div w:id="1514568434">
          <w:marLeft w:val="640"/>
          <w:marRight w:val="0"/>
          <w:marTop w:val="0"/>
          <w:marBottom w:val="0"/>
          <w:divBdr>
            <w:top w:val="none" w:sz="0" w:space="0" w:color="auto"/>
            <w:left w:val="none" w:sz="0" w:space="0" w:color="auto"/>
            <w:bottom w:val="none" w:sz="0" w:space="0" w:color="auto"/>
            <w:right w:val="none" w:sz="0" w:space="0" w:color="auto"/>
          </w:divBdr>
        </w:div>
        <w:div w:id="1537891937">
          <w:marLeft w:val="640"/>
          <w:marRight w:val="0"/>
          <w:marTop w:val="0"/>
          <w:marBottom w:val="0"/>
          <w:divBdr>
            <w:top w:val="none" w:sz="0" w:space="0" w:color="auto"/>
            <w:left w:val="none" w:sz="0" w:space="0" w:color="auto"/>
            <w:bottom w:val="none" w:sz="0" w:space="0" w:color="auto"/>
            <w:right w:val="none" w:sz="0" w:space="0" w:color="auto"/>
          </w:divBdr>
        </w:div>
        <w:div w:id="1571306966">
          <w:marLeft w:val="640"/>
          <w:marRight w:val="0"/>
          <w:marTop w:val="0"/>
          <w:marBottom w:val="0"/>
          <w:divBdr>
            <w:top w:val="none" w:sz="0" w:space="0" w:color="auto"/>
            <w:left w:val="none" w:sz="0" w:space="0" w:color="auto"/>
            <w:bottom w:val="none" w:sz="0" w:space="0" w:color="auto"/>
            <w:right w:val="none" w:sz="0" w:space="0" w:color="auto"/>
          </w:divBdr>
        </w:div>
        <w:div w:id="1581211830">
          <w:marLeft w:val="640"/>
          <w:marRight w:val="0"/>
          <w:marTop w:val="0"/>
          <w:marBottom w:val="0"/>
          <w:divBdr>
            <w:top w:val="none" w:sz="0" w:space="0" w:color="auto"/>
            <w:left w:val="none" w:sz="0" w:space="0" w:color="auto"/>
            <w:bottom w:val="none" w:sz="0" w:space="0" w:color="auto"/>
            <w:right w:val="none" w:sz="0" w:space="0" w:color="auto"/>
          </w:divBdr>
        </w:div>
        <w:div w:id="1617983985">
          <w:marLeft w:val="640"/>
          <w:marRight w:val="0"/>
          <w:marTop w:val="0"/>
          <w:marBottom w:val="0"/>
          <w:divBdr>
            <w:top w:val="none" w:sz="0" w:space="0" w:color="auto"/>
            <w:left w:val="none" w:sz="0" w:space="0" w:color="auto"/>
            <w:bottom w:val="none" w:sz="0" w:space="0" w:color="auto"/>
            <w:right w:val="none" w:sz="0" w:space="0" w:color="auto"/>
          </w:divBdr>
        </w:div>
        <w:div w:id="1630816852">
          <w:marLeft w:val="640"/>
          <w:marRight w:val="0"/>
          <w:marTop w:val="0"/>
          <w:marBottom w:val="0"/>
          <w:divBdr>
            <w:top w:val="none" w:sz="0" w:space="0" w:color="auto"/>
            <w:left w:val="none" w:sz="0" w:space="0" w:color="auto"/>
            <w:bottom w:val="none" w:sz="0" w:space="0" w:color="auto"/>
            <w:right w:val="none" w:sz="0" w:space="0" w:color="auto"/>
          </w:divBdr>
        </w:div>
        <w:div w:id="1642729480">
          <w:marLeft w:val="640"/>
          <w:marRight w:val="0"/>
          <w:marTop w:val="0"/>
          <w:marBottom w:val="0"/>
          <w:divBdr>
            <w:top w:val="none" w:sz="0" w:space="0" w:color="auto"/>
            <w:left w:val="none" w:sz="0" w:space="0" w:color="auto"/>
            <w:bottom w:val="none" w:sz="0" w:space="0" w:color="auto"/>
            <w:right w:val="none" w:sz="0" w:space="0" w:color="auto"/>
          </w:divBdr>
        </w:div>
        <w:div w:id="1736201151">
          <w:marLeft w:val="640"/>
          <w:marRight w:val="0"/>
          <w:marTop w:val="0"/>
          <w:marBottom w:val="0"/>
          <w:divBdr>
            <w:top w:val="none" w:sz="0" w:space="0" w:color="auto"/>
            <w:left w:val="none" w:sz="0" w:space="0" w:color="auto"/>
            <w:bottom w:val="none" w:sz="0" w:space="0" w:color="auto"/>
            <w:right w:val="none" w:sz="0" w:space="0" w:color="auto"/>
          </w:divBdr>
        </w:div>
        <w:div w:id="1886402124">
          <w:marLeft w:val="640"/>
          <w:marRight w:val="0"/>
          <w:marTop w:val="0"/>
          <w:marBottom w:val="0"/>
          <w:divBdr>
            <w:top w:val="none" w:sz="0" w:space="0" w:color="auto"/>
            <w:left w:val="none" w:sz="0" w:space="0" w:color="auto"/>
            <w:bottom w:val="none" w:sz="0" w:space="0" w:color="auto"/>
            <w:right w:val="none" w:sz="0" w:space="0" w:color="auto"/>
          </w:divBdr>
        </w:div>
        <w:div w:id="2082170530">
          <w:marLeft w:val="640"/>
          <w:marRight w:val="0"/>
          <w:marTop w:val="0"/>
          <w:marBottom w:val="0"/>
          <w:divBdr>
            <w:top w:val="none" w:sz="0" w:space="0" w:color="auto"/>
            <w:left w:val="none" w:sz="0" w:space="0" w:color="auto"/>
            <w:bottom w:val="none" w:sz="0" w:space="0" w:color="auto"/>
            <w:right w:val="none" w:sz="0" w:space="0" w:color="auto"/>
          </w:divBdr>
        </w:div>
        <w:div w:id="2120026679">
          <w:marLeft w:val="640"/>
          <w:marRight w:val="0"/>
          <w:marTop w:val="0"/>
          <w:marBottom w:val="0"/>
          <w:divBdr>
            <w:top w:val="none" w:sz="0" w:space="0" w:color="auto"/>
            <w:left w:val="none" w:sz="0" w:space="0" w:color="auto"/>
            <w:bottom w:val="none" w:sz="0" w:space="0" w:color="auto"/>
            <w:right w:val="none" w:sz="0" w:space="0" w:color="auto"/>
          </w:divBdr>
        </w:div>
        <w:div w:id="2125880131">
          <w:marLeft w:val="640"/>
          <w:marRight w:val="0"/>
          <w:marTop w:val="0"/>
          <w:marBottom w:val="0"/>
          <w:divBdr>
            <w:top w:val="none" w:sz="0" w:space="0" w:color="auto"/>
            <w:left w:val="none" w:sz="0" w:space="0" w:color="auto"/>
            <w:bottom w:val="none" w:sz="0" w:space="0" w:color="auto"/>
            <w:right w:val="none" w:sz="0" w:space="0" w:color="auto"/>
          </w:divBdr>
        </w:div>
      </w:divsChild>
    </w:div>
    <w:div w:id="670186165">
      <w:marLeft w:val="0"/>
      <w:marRight w:val="0"/>
      <w:marTop w:val="0"/>
      <w:marBottom w:val="0"/>
      <w:divBdr>
        <w:top w:val="none" w:sz="0" w:space="0" w:color="auto"/>
        <w:left w:val="none" w:sz="0" w:space="0" w:color="auto"/>
        <w:bottom w:val="none" w:sz="0" w:space="0" w:color="auto"/>
        <w:right w:val="none" w:sz="0" w:space="0" w:color="auto"/>
      </w:divBdr>
    </w:div>
    <w:div w:id="671034450">
      <w:marLeft w:val="640"/>
      <w:marRight w:val="0"/>
      <w:marTop w:val="0"/>
      <w:marBottom w:val="0"/>
      <w:divBdr>
        <w:top w:val="none" w:sz="0" w:space="0" w:color="auto"/>
        <w:left w:val="none" w:sz="0" w:space="0" w:color="auto"/>
        <w:bottom w:val="none" w:sz="0" w:space="0" w:color="auto"/>
        <w:right w:val="none" w:sz="0" w:space="0" w:color="auto"/>
      </w:divBdr>
    </w:div>
    <w:div w:id="671372005">
      <w:marLeft w:val="640"/>
      <w:marRight w:val="0"/>
      <w:marTop w:val="0"/>
      <w:marBottom w:val="0"/>
      <w:divBdr>
        <w:top w:val="none" w:sz="0" w:space="0" w:color="auto"/>
        <w:left w:val="none" w:sz="0" w:space="0" w:color="auto"/>
        <w:bottom w:val="none" w:sz="0" w:space="0" w:color="auto"/>
        <w:right w:val="none" w:sz="0" w:space="0" w:color="auto"/>
      </w:divBdr>
    </w:div>
    <w:div w:id="673802666">
      <w:bodyDiv w:val="1"/>
      <w:marLeft w:val="0"/>
      <w:marRight w:val="0"/>
      <w:marTop w:val="0"/>
      <w:marBottom w:val="0"/>
      <w:divBdr>
        <w:top w:val="none" w:sz="0" w:space="0" w:color="auto"/>
        <w:left w:val="none" w:sz="0" w:space="0" w:color="auto"/>
        <w:bottom w:val="none" w:sz="0" w:space="0" w:color="auto"/>
        <w:right w:val="none" w:sz="0" w:space="0" w:color="auto"/>
      </w:divBdr>
      <w:divsChild>
        <w:div w:id="83233307">
          <w:marLeft w:val="640"/>
          <w:marRight w:val="0"/>
          <w:marTop w:val="0"/>
          <w:marBottom w:val="0"/>
          <w:divBdr>
            <w:top w:val="none" w:sz="0" w:space="0" w:color="auto"/>
            <w:left w:val="none" w:sz="0" w:space="0" w:color="auto"/>
            <w:bottom w:val="none" w:sz="0" w:space="0" w:color="auto"/>
            <w:right w:val="none" w:sz="0" w:space="0" w:color="auto"/>
          </w:divBdr>
        </w:div>
        <w:div w:id="589312377">
          <w:marLeft w:val="640"/>
          <w:marRight w:val="0"/>
          <w:marTop w:val="0"/>
          <w:marBottom w:val="0"/>
          <w:divBdr>
            <w:top w:val="none" w:sz="0" w:space="0" w:color="auto"/>
            <w:left w:val="none" w:sz="0" w:space="0" w:color="auto"/>
            <w:bottom w:val="none" w:sz="0" w:space="0" w:color="auto"/>
            <w:right w:val="none" w:sz="0" w:space="0" w:color="auto"/>
          </w:divBdr>
        </w:div>
        <w:div w:id="132987120">
          <w:marLeft w:val="640"/>
          <w:marRight w:val="0"/>
          <w:marTop w:val="0"/>
          <w:marBottom w:val="0"/>
          <w:divBdr>
            <w:top w:val="none" w:sz="0" w:space="0" w:color="auto"/>
            <w:left w:val="none" w:sz="0" w:space="0" w:color="auto"/>
            <w:bottom w:val="none" w:sz="0" w:space="0" w:color="auto"/>
            <w:right w:val="none" w:sz="0" w:space="0" w:color="auto"/>
          </w:divBdr>
        </w:div>
        <w:div w:id="72237503">
          <w:marLeft w:val="640"/>
          <w:marRight w:val="0"/>
          <w:marTop w:val="0"/>
          <w:marBottom w:val="0"/>
          <w:divBdr>
            <w:top w:val="none" w:sz="0" w:space="0" w:color="auto"/>
            <w:left w:val="none" w:sz="0" w:space="0" w:color="auto"/>
            <w:bottom w:val="none" w:sz="0" w:space="0" w:color="auto"/>
            <w:right w:val="none" w:sz="0" w:space="0" w:color="auto"/>
          </w:divBdr>
        </w:div>
        <w:div w:id="480345610">
          <w:marLeft w:val="640"/>
          <w:marRight w:val="0"/>
          <w:marTop w:val="0"/>
          <w:marBottom w:val="0"/>
          <w:divBdr>
            <w:top w:val="none" w:sz="0" w:space="0" w:color="auto"/>
            <w:left w:val="none" w:sz="0" w:space="0" w:color="auto"/>
            <w:bottom w:val="none" w:sz="0" w:space="0" w:color="auto"/>
            <w:right w:val="none" w:sz="0" w:space="0" w:color="auto"/>
          </w:divBdr>
        </w:div>
        <w:div w:id="1540119241">
          <w:marLeft w:val="640"/>
          <w:marRight w:val="0"/>
          <w:marTop w:val="0"/>
          <w:marBottom w:val="0"/>
          <w:divBdr>
            <w:top w:val="none" w:sz="0" w:space="0" w:color="auto"/>
            <w:left w:val="none" w:sz="0" w:space="0" w:color="auto"/>
            <w:bottom w:val="none" w:sz="0" w:space="0" w:color="auto"/>
            <w:right w:val="none" w:sz="0" w:space="0" w:color="auto"/>
          </w:divBdr>
        </w:div>
        <w:div w:id="226188260">
          <w:marLeft w:val="640"/>
          <w:marRight w:val="0"/>
          <w:marTop w:val="0"/>
          <w:marBottom w:val="0"/>
          <w:divBdr>
            <w:top w:val="none" w:sz="0" w:space="0" w:color="auto"/>
            <w:left w:val="none" w:sz="0" w:space="0" w:color="auto"/>
            <w:bottom w:val="none" w:sz="0" w:space="0" w:color="auto"/>
            <w:right w:val="none" w:sz="0" w:space="0" w:color="auto"/>
          </w:divBdr>
        </w:div>
        <w:div w:id="924723225">
          <w:marLeft w:val="640"/>
          <w:marRight w:val="0"/>
          <w:marTop w:val="0"/>
          <w:marBottom w:val="0"/>
          <w:divBdr>
            <w:top w:val="none" w:sz="0" w:space="0" w:color="auto"/>
            <w:left w:val="none" w:sz="0" w:space="0" w:color="auto"/>
            <w:bottom w:val="none" w:sz="0" w:space="0" w:color="auto"/>
            <w:right w:val="none" w:sz="0" w:space="0" w:color="auto"/>
          </w:divBdr>
        </w:div>
        <w:div w:id="1532718218">
          <w:marLeft w:val="640"/>
          <w:marRight w:val="0"/>
          <w:marTop w:val="0"/>
          <w:marBottom w:val="0"/>
          <w:divBdr>
            <w:top w:val="none" w:sz="0" w:space="0" w:color="auto"/>
            <w:left w:val="none" w:sz="0" w:space="0" w:color="auto"/>
            <w:bottom w:val="none" w:sz="0" w:space="0" w:color="auto"/>
            <w:right w:val="none" w:sz="0" w:space="0" w:color="auto"/>
          </w:divBdr>
        </w:div>
        <w:div w:id="1836264302">
          <w:marLeft w:val="640"/>
          <w:marRight w:val="0"/>
          <w:marTop w:val="0"/>
          <w:marBottom w:val="0"/>
          <w:divBdr>
            <w:top w:val="none" w:sz="0" w:space="0" w:color="auto"/>
            <w:left w:val="none" w:sz="0" w:space="0" w:color="auto"/>
            <w:bottom w:val="none" w:sz="0" w:space="0" w:color="auto"/>
            <w:right w:val="none" w:sz="0" w:space="0" w:color="auto"/>
          </w:divBdr>
        </w:div>
        <w:div w:id="167331506">
          <w:marLeft w:val="640"/>
          <w:marRight w:val="0"/>
          <w:marTop w:val="0"/>
          <w:marBottom w:val="0"/>
          <w:divBdr>
            <w:top w:val="none" w:sz="0" w:space="0" w:color="auto"/>
            <w:left w:val="none" w:sz="0" w:space="0" w:color="auto"/>
            <w:bottom w:val="none" w:sz="0" w:space="0" w:color="auto"/>
            <w:right w:val="none" w:sz="0" w:space="0" w:color="auto"/>
          </w:divBdr>
        </w:div>
        <w:div w:id="1194805488">
          <w:marLeft w:val="640"/>
          <w:marRight w:val="0"/>
          <w:marTop w:val="0"/>
          <w:marBottom w:val="0"/>
          <w:divBdr>
            <w:top w:val="none" w:sz="0" w:space="0" w:color="auto"/>
            <w:left w:val="none" w:sz="0" w:space="0" w:color="auto"/>
            <w:bottom w:val="none" w:sz="0" w:space="0" w:color="auto"/>
            <w:right w:val="none" w:sz="0" w:space="0" w:color="auto"/>
          </w:divBdr>
        </w:div>
        <w:div w:id="1390035122">
          <w:marLeft w:val="640"/>
          <w:marRight w:val="0"/>
          <w:marTop w:val="0"/>
          <w:marBottom w:val="0"/>
          <w:divBdr>
            <w:top w:val="none" w:sz="0" w:space="0" w:color="auto"/>
            <w:left w:val="none" w:sz="0" w:space="0" w:color="auto"/>
            <w:bottom w:val="none" w:sz="0" w:space="0" w:color="auto"/>
            <w:right w:val="none" w:sz="0" w:space="0" w:color="auto"/>
          </w:divBdr>
        </w:div>
        <w:div w:id="551187857">
          <w:marLeft w:val="640"/>
          <w:marRight w:val="0"/>
          <w:marTop w:val="0"/>
          <w:marBottom w:val="0"/>
          <w:divBdr>
            <w:top w:val="none" w:sz="0" w:space="0" w:color="auto"/>
            <w:left w:val="none" w:sz="0" w:space="0" w:color="auto"/>
            <w:bottom w:val="none" w:sz="0" w:space="0" w:color="auto"/>
            <w:right w:val="none" w:sz="0" w:space="0" w:color="auto"/>
          </w:divBdr>
        </w:div>
        <w:div w:id="1713920764">
          <w:marLeft w:val="640"/>
          <w:marRight w:val="0"/>
          <w:marTop w:val="0"/>
          <w:marBottom w:val="0"/>
          <w:divBdr>
            <w:top w:val="none" w:sz="0" w:space="0" w:color="auto"/>
            <w:left w:val="none" w:sz="0" w:space="0" w:color="auto"/>
            <w:bottom w:val="none" w:sz="0" w:space="0" w:color="auto"/>
            <w:right w:val="none" w:sz="0" w:space="0" w:color="auto"/>
          </w:divBdr>
        </w:div>
        <w:div w:id="224535950">
          <w:marLeft w:val="640"/>
          <w:marRight w:val="0"/>
          <w:marTop w:val="0"/>
          <w:marBottom w:val="0"/>
          <w:divBdr>
            <w:top w:val="none" w:sz="0" w:space="0" w:color="auto"/>
            <w:left w:val="none" w:sz="0" w:space="0" w:color="auto"/>
            <w:bottom w:val="none" w:sz="0" w:space="0" w:color="auto"/>
            <w:right w:val="none" w:sz="0" w:space="0" w:color="auto"/>
          </w:divBdr>
        </w:div>
        <w:div w:id="307589781">
          <w:marLeft w:val="640"/>
          <w:marRight w:val="0"/>
          <w:marTop w:val="0"/>
          <w:marBottom w:val="0"/>
          <w:divBdr>
            <w:top w:val="none" w:sz="0" w:space="0" w:color="auto"/>
            <w:left w:val="none" w:sz="0" w:space="0" w:color="auto"/>
            <w:bottom w:val="none" w:sz="0" w:space="0" w:color="auto"/>
            <w:right w:val="none" w:sz="0" w:space="0" w:color="auto"/>
          </w:divBdr>
        </w:div>
        <w:div w:id="1821723940">
          <w:marLeft w:val="640"/>
          <w:marRight w:val="0"/>
          <w:marTop w:val="0"/>
          <w:marBottom w:val="0"/>
          <w:divBdr>
            <w:top w:val="none" w:sz="0" w:space="0" w:color="auto"/>
            <w:left w:val="none" w:sz="0" w:space="0" w:color="auto"/>
            <w:bottom w:val="none" w:sz="0" w:space="0" w:color="auto"/>
            <w:right w:val="none" w:sz="0" w:space="0" w:color="auto"/>
          </w:divBdr>
        </w:div>
        <w:div w:id="16932766">
          <w:marLeft w:val="640"/>
          <w:marRight w:val="0"/>
          <w:marTop w:val="0"/>
          <w:marBottom w:val="0"/>
          <w:divBdr>
            <w:top w:val="none" w:sz="0" w:space="0" w:color="auto"/>
            <w:left w:val="none" w:sz="0" w:space="0" w:color="auto"/>
            <w:bottom w:val="none" w:sz="0" w:space="0" w:color="auto"/>
            <w:right w:val="none" w:sz="0" w:space="0" w:color="auto"/>
          </w:divBdr>
        </w:div>
        <w:div w:id="235286957">
          <w:marLeft w:val="640"/>
          <w:marRight w:val="0"/>
          <w:marTop w:val="0"/>
          <w:marBottom w:val="0"/>
          <w:divBdr>
            <w:top w:val="none" w:sz="0" w:space="0" w:color="auto"/>
            <w:left w:val="none" w:sz="0" w:space="0" w:color="auto"/>
            <w:bottom w:val="none" w:sz="0" w:space="0" w:color="auto"/>
            <w:right w:val="none" w:sz="0" w:space="0" w:color="auto"/>
          </w:divBdr>
        </w:div>
        <w:div w:id="1586454893">
          <w:marLeft w:val="640"/>
          <w:marRight w:val="0"/>
          <w:marTop w:val="0"/>
          <w:marBottom w:val="0"/>
          <w:divBdr>
            <w:top w:val="none" w:sz="0" w:space="0" w:color="auto"/>
            <w:left w:val="none" w:sz="0" w:space="0" w:color="auto"/>
            <w:bottom w:val="none" w:sz="0" w:space="0" w:color="auto"/>
            <w:right w:val="none" w:sz="0" w:space="0" w:color="auto"/>
          </w:divBdr>
        </w:div>
        <w:div w:id="1228034949">
          <w:marLeft w:val="640"/>
          <w:marRight w:val="0"/>
          <w:marTop w:val="0"/>
          <w:marBottom w:val="0"/>
          <w:divBdr>
            <w:top w:val="none" w:sz="0" w:space="0" w:color="auto"/>
            <w:left w:val="none" w:sz="0" w:space="0" w:color="auto"/>
            <w:bottom w:val="none" w:sz="0" w:space="0" w:color="auto"/>
            <w:right w:val="none" w:sz="0" w:space="0" w:color="auto"/>
          </w:divBdr>
        </w:div>
        <w:div w:id="1016035841">
          <w:marLeft w:val="640"/>
          <w:marRight w:val="0"/>
          <w:marTop w:val="0"/>
          <w:marBottom w:val="0"/>
          <w:divBdr>
            <w:top w:val="none" w:sz="0" w:space="0" w:color="auto"/>
            <w:left w:val="none" w:sz="0" w:space="0" w:color="auto"/>
            <w:bottom w:val="none" w:sz="0" w:space="0" w:color="auto"/>
            <w:right w:val="none" w:sz="0" w:space="0" w:color="auto"/>
          </w:divBdr>
        </w:div>
        <w:div w:id="793717619">
          <w:marLeft w:val="640"/>
          <w:marRight w:val="0"/>
          <w:marTop w:val="0"/>
          <w:marBottom w:val="0"/>
          <w:divBdr>
            <w:top w:val="none" w:sz="0" w:space="0" w:color="auto"/>
            <w:left w:val="none" w:sz="0" w:space="0" w:color="auto"/>
            <w:bottom w:val="none" w:sz="0" w:space="0" w:color="auto"/>
            <w:right w:val="none" w:sz="0" w:space="0" w:color="auto"/>
          </w:divBdr>
        </w:div>
        <w:div w:id="1245410485">
          <w:marLeft w:val="640"/>
          <w:marRight w:val="0"/>
          <w:marTop w:val="0"/>
          <w:marBottom w:val="0"/>
          <w:divBdr>
            <w:top w:val="none" w:sz="0" w:space="0" w:color="auto"/>
            <w:left w:val="none" w:sz="0" w:space="0" w:color="auto"/>
            <w:bottom w:val="none" w:sz="0" w:space="0" w:color="auto"/>
            <w:right w:val="none" w:sz="0" w:space="0" w:color="auto"/>
          </w:divBdr>
        </w:div>
        <w:div w:id="583997697">
          <w:marLeft w:val="640"/>
          <w:marRight w:val="0"/>
          <w:marTop w:val="0"/>
          <w:marBottom w:val="0"/>
          <w:divBdr>
            <w:top w:val="none" w:sz="0" w:space="0" w:color="auto"/>
            <w:left w:val="none" w:sz="0" w:space="0" w:color="auto"/>
            <w:bottom w:val="none" w:sz="0" w:space="0" w:color="auto"/>
            <w:right w:val="none" w:sz="0" w:space="0" w:color="auto"/>
          </w:divBdr>
        </w:div>
        <w:div w:id="364408838">
          <w:marLeft w:val="640"/>
          <w:marRight w:val="0"/>
          <w:marTop w:val="0"/>
          <w:marBottom w:val="0"/>
          <w:divBdr>
            <w:top w:val="none" w:sz="0" w:space="0" w:color="auto"/>
            <w:left w:val="none" w:sz="0" w:space="0" w:color="auto"/>
            <w:bottom w:val="none" w:sz="0" w:space="0" w:color="auto"/>
            <w:right w:val="none" w:sz="0" w:space="0" w:color="auto"/>
          </w:divBdr>
        </w:div>
        <w:div w:id="324092653">
          <w:marLeft w:val="640"/>
          <w:marRight w:val="0"/>
          <w:marTop w:val="0"/>
          <w:marBottom w:val="0"/>
          <w:divBdr>
            <w:top w:val="none" w:sz="0" w:space="0" w:color="auto"/>
            <w:left w:val="none" w:sz="0" w:space="0" w:color="auto"/>
            <w:bottom w:val="none" w:sz="0" w:space="0" w:color="auto"/>
            <w:right w:val="none" w:sz="0" w:space="0" w:color="auto"/>
          </w:divBdr>
        </w:div>
        <w:div w:id="48772704">
          <w:marLeft w:val="640"/>
          <w:marRight w:val="0"/>
          <w:marTop w:val="0"/>
          <w:marBottom w:val="0"/>
          <w:divBdr>
            <w:top w:val="none" w:sz="0" w:space="0" w:color="auto"/>
            <w:left w:val="none" w:sz="0" w:space="0" w:color="auto"/>
            <w:bottom w:val="none" w:sz="0" w:space="0" w:color="auto"/>
            <w:right w:val="none" w:sz="0" w:space="0" w:color="auto"/>
          </w:divBdr>
        </w:div>
        <w:div w:id="1219972220">
          <w:marLeft w:val="640"/>
          <w:marRight w:val="0"/>
          <w:marTop w:val="0"/>
          <w:marBottom w:val="0"/>
          <w:divBdr>
            <w:top w:val="none" w:sz="0" w:space="0" w:color="auto"/>
            <w:left w:val="none" w:sz="0" w:space="0" w:color="auto"/>
            <w:bottom w:val="none" w:sz="0" w:space="0" w:color="auto"/>
            <w:right w:val="none" w:sz="0" w:space="0" w:color="auto"/>
          </w:divBdr>
        </w:div>
        <w:div w:id="595673433">
          <w:marLeft w:val="640"/>
          <w:marRight w:val="0"/>
          <w:marTop w:val="0"/>
          <w:marBottom w:val="0"/>
          <w:divBdr>
            <w:top w:val="none" w:sz="0" w:space="0" w:color="auto"/>
            <w:left w:val="none" w:sz="0" w:space="0" w:color="auto"/>
            <w:bottom w:val="none" w:sz="0" w:space="0" w:color="auto"/>
            <w:right w:val="none" w:sz="0" w:space="0" w:color="auto"/>
          </w:divBdr>
        </w:div>
        <w:div w:id="328600461">
          <w:marLeft w:val="640"/>
          <w:marRight w:val="0"/>
          <w:marTop w:val="0"/>
          <w:marBottom w:val="0"/>
          <w:divBdr>
            <w:top w:val="none" w:sz="0" w:space="0" w:color="auto"/>
            <w:left w:val="none" w:sz="0" w:space="0" w:color="auto"/>
            <w:bottom w:val="none" w:sz="0" w:space="0" w:color="auto"/>
            <w:right w:val="none" w:sz="0" w:space="0" w:color="auto"/>
          </w:divBdr>
        </w:div>
        <w:div w:id="819156562">
          <w:marLeft w:val="640"/>
          <w:marRight w:val="0"/>
          <w:marTop w:val="0"/>
          <w:marBottom w:val="0"/>
          <w:divBdr>
            <w:top w:val="none" w:sz="0" w:space="0" w:color="auto"/>
            <w:left w:val="none" w:sz="0" w:space="0" w:color="auto"/>
            <w:bottom w:val="none" w:sz="0" w:space="0" w:color="auto"/>
            <w:right w:val="none" w:sz="0" w:space="0" w:color="auto"/>
          </w:divBdr>
        </w:div>
        <w:div w:id="1004280797">
          <w:marLeft w:val="640"/>
          <w:marRight w:val="0"/>
          <w:marTop w:val="0"/>
          <w:marBottom w:val="0"/>
          <w:divBdr>
            <w:top w:val="none" w:sz="0" w:space="0" w:color="auto"/>
            <w:left w:val="none" w:sz="0" w:space="0" w:color="auto"/>
            <w:bottom w:val="none" w:sz="0" w:space="0" w:color="auto"/>
            <w:right w:val="none" w:sz="0" w:space="0" w:color="auto"/>
          </w:divBdr>
        </w:div>
        <w:div w:id="1809929517">
          <w:marLeft w:val="640"/>
          <w:marRight w:val="0"/>
          <w:marTop w:val="0"/>
          <w:marBottom w:val="0"/>
          <w:divBdr>
            <w:top w:val="none" w:sz="0" w:space="0" w:color="auto"/>
            <w:left w:val="none" w:sz="0" w:space="0" w:color="auto"/>
            <w:bottom w:val="none" w:sz="0" w:space="0" w:color="auto"/>
            <w:right w:val="none" w:sz="0" w:space="0" w:color="auto"/>
          </w:divBdr>
        </w:div>
        <w:div w:id="538595380">
          <w:marLeft w:val="640"/>
          <w:marRight w:val="0"/>
          <w:marTop w:val="0"/>
          <w:marBottom w:val="0"/>
          <w:divBdr>
            <w:top w:val="none" w:sz="0" w:space="0" w:color="auto"/>
            <w:left w:val="none" w:sz="0" w:space="0" w:color="auto"/>
            <w:bottom w:val="none" w:sz="0" w:space="0" w:color="auto"/>
            <w:right w:val="none" w:sz="0" w:space="0" w:color="auto"/>
          </w:divBdr>
        </w:div>
        <w:div w:id="1507329129">
          <w:marLeft w:val="640"/>
          <w:marRight w:val="0"/>
          <w:marTop w:val="0"/>
          <w:marBottom w:val="0"/>
          <w:divBdr>
            <w:top w:val="none" w:sz="0" w:space="0" w:color="auto"/>
            <w:left w:val="none" w:sz="0" w:space="0" w:color="auto"/>
            <w:bottom w:val="none" w:sz="0" w:space="0" w:color="auto"/>
            <w:right w:val="none" w:sz="0" w:space="0" w:color="auto"/>
          </w:divBdr>
        </w:div>
        <w:div w:id="978732028">
          <w:marLeft w:val="640"/>
          <w:marRight w:val="0"/>
          <w:marTop w:val="0"/>
          <w:marBottom w:val="0"/>
          <w:divBdr>
            <w:top w:val="none" w:sz="0" w:space="0" w:color="auto"/>
            <w:left w:val="none" w:sz="0" w:space="0" w:color="auto"/>
            <w:bottom w:val="none" w:sz="0" w:space="0" w:color="auto"/>
            <w:right w:val="none" w:sz="0" w:space="0" w:color="auto"/>
          </w:divBdr>
        </w:div>
      </w:divsChild>
    </w:div>
    <w:div w:id="678775305">
      <w:marLeft w:val="0"/>
      <w:marRight w:val="0"/>
      <w:marTop w:val="0"/>
      <w:marBottom w:val="0"/>
      <w:divBdr>
        <w:top w:val="none" w:sz="0" w:space="0" w:color="auto"/>
        <w:left w:val="none" w:sz="0" w:space="0" w:color="auto"/>
        <w:bottom w:val="none" w:sz="0" w:space="0" w:color="auto"/>
        <w:right w:val="none" w:sz="0" w:space="0" w:color="auto"/>
      </w:divBdr>
    </w:div>
    <w:div w:id="680203940">
      <w:bodyDiv w:val="1"/>
      <w:marLeft w:val="0"/>
      <w:marRight w:val="0"/>
      <w:marTop w:val="0"/>
      <w:marBottom w:val="0"/>
      <w:divBdr>
        <w:top w:val="none" w:sz="0" w:space="0" w:color="auto"/>
        <w:left w:val="none" w:sz="0" w:space="0" w:color="auto"/>
        <w:bottom w:val="none" w:sz="0" w:space="0" w:color="auto"/>
        <w:right w:val="none" w:sz="0" w:space="0" w:color="auto"/>
      </w:divBdr>
      <w:divsChild>
        <w:div w:id="46035043">
          <w:marLeft w:val="640"/>
          <w:marRight w:val="0"/>
          <w:marTop w:val="0"/>
          <w:marBottom w:val="0"/>
          <w:divBdr>
            <w:top w:val="none" w:sz="0" w:space="0" w:color="auto"/>
            <w:left w:val="none" w:sz="0" w:space="0" w:color="auto"/>
            <w:bottom w:val="none" w:sz="0" w:space="0" w:color="auto"/>
            <w:right w:val="none" w:sz="0" w:space="0" w:color="auto"/>
          </w:divBdr>
        </w:div>
        <w:div w:id="1261336394">
          <w:marLeft w:val="640"/>
          <w:marRight w:val="0"/>
          <w:marTop w:val="0"/>
          <w:marBottom w:val="0"/>
          <w:divBdr>
            <w:top w:val="none" w:sz="0" w:space="0" w:color="auto"/>
            <w:left w:val="none" w:sz="0" w:space="0" w:color="auto"/>
            <w:bottom w:val="none" w:sz="0" w:space="0" w:color="auto"/>
            <w:right w:val="none" w:sz="0" w:space="0" w:color="auto"/>
          </w:divBdr>
        </w:div>
        <w:div w:id="462625651">
          <w:marLeft w:val="640"/>
          <w:marRight w:val="0"/>
          <w:marTop w:val="0"/>
          <w:marBottom w:val="0"/>
          <w:divBdr>
            <w:top w:val="none" w:sz="0" w:space="0" w:color="auto"/>
            <w:left w:val="none" w:sz="0" w:space="0" w:color="auto"/>
            <w:bottom w:val="none" w:sz="0" w:space="0" w:color="auto"/>
            <w:right w:val="none" w:sz="0" w:space="0" w:color="auto"/>
          </w:divBdr>
        </w:div>
        <w:div w:id="1857960401">
          <w:marLeft w:val="640"/>
          <w:marRight w:val="0"/>
          <w:marTop w:val="0"/>
          <w:marBottom w:val="0"/>
          <w:divBdr>
            <w:top w:val="none" w:sz="0" w:space="0" w:color="auto"/>
            <w:left w:val="none" w:sz="0" w:space="0" w:color="auto"/>
            <w:bottom w:val="none" w:sz="0" w:space="0" w:color="auto"/>
            <w:right w:val="none" w:sz="0" w:space="0" w:color="auto"/>
          </w:divBdr>
        </w:div>
        <w:div w:id="888762463">
          <w:marLeft w:val="640"/>
          <w:marRight w:val="0"/>
          <w:marTop w:val="0"/>
          <w:marBottom w:val="0"/>
          <w:divBdr>
            <w:top w:val="none" w:sz="0" w:space="0" w:color="auto"/>
            <w:left w:val="none" w:sz="0" w:space="0" w:color="auto"/>
            <w:bottom w:val="none" w:sz="0" w:space="0" w:color="auto"/>
            <w:right w:val="none" w:sz="0" w:space="0" w:color="auto"/>
          </w:divBdr>
        </w:div>
        <w:div w:id="838424183">
          <w:marLeft w:val="640"/>
          <w:marRight w:val="0"/>
          <w:marTop w:val="0"/>
          <w:marBottom w:val="0"/>
          <w:divBdr>
            <w:top w:val="none" w:sz="0" w:space="0" w:color="auto"/>
            <w:left w:val="none" w:sz="0" w:space="0" w:color="auto"/>
            <w:bottom w:val="none" w:sz="0" w:space="0" w:color="auto"/>
            <w:right w:val="none" w:sz="0" w:space="0" w:color="auto"/>
          </w:divBdr>
        </w:div>
        <w:div w:id="1659843145">
          <w:marLeft w:val="640"/>
          <w:marRight w:val="0"/>
          <w:marTop w:val="0"/>
          <w:marBottom w:val="0"/>
          <w:divBdr>
            <w:top w:val="none" w:sz="0" w:space="0" w:color="auto"/>
            <w:left w:val="none" w:sz="0" w:space="0" w:color="auto"/>
            <w:bottom w:val="none" w:sz="0" w:space="0" w:color="auto"/>
            <w:right w:val="none" w:sz="0" w:space="0" w:color="auto"/>
          </w:divBdr>
        </w:div>
        <w:div w:id="860821461">
          <w:marLeft w:val="640"/>
          <w:marRight w:val="0"/>
          <w:marTop w:val="0"/>
          <w:marBottom w:val="0"/>
          <w:divBdr>
            <w:top w:val="none" w:sz="0" w:space="0" w:color="auto"/>
            <w:left w:val="none" w:sz="0" w:space="0" w:color="auto"/>
            <w:bottom w:val="none" w:sz="0" w:space="0" w:color="auto"/>
            <w:right w:val="none" w:sz="0" w:space="0" w:color="auto"/>
          </w:divBdr>
        </w:div>
        <w:div w:id="484709795">
          <w:marLeft w:val="640"/>
          <w:marRight w:val="0"/>
          <w:marTop w:val="0"/>
          <w:marBottom w:val="0"/>
          <w:divBdr>
            <w:top w:val="none" w:sz="0" w:space="0" w:color="auto"/>
            <w:left w:val="none" w:sz="0" w:space="0" w:color="auto"/>
            <w:bottom w:val="none" w:sz="0" w:space="0" w:color="auto"/>
            <w:right w:val="none" w:sz="0" w:space="0" w:color="auto"/>
          </w:divBdr>
        </w:div>
        <w:div w:id="1050374951">
          <w:marLeft w:val="640"/>
          <w:marRight w:val="0"/>
          <w:marTop w:val="0"/>
          <w:marBottom w:val="0"/>
          <w:divBdr>
            <w:top w:val="none" w:sz="0" w:space="0" w:color="auto"/>
            <w:left w:val="none" w:sz="0" w:space="0" w:color="auto"/>
            <w:bottom w:val="none" w:sz="0" w:space="0" w:color="auto"/>
            <w:right w:val="none" w:sz="0" w:space="0" w:color="auto"/>
          </w:divBdr>
        </w:div>
        <w:div w:id="478152100">
          <w:marLeft w:val="640"/>
          <w:marRight w:val="0"/>
          <w:marTop w:val="0"/>
          <w:marBottom w:val="0"/>
          <w:divBdr>
            <w:top w:val="none" w:sz="0" w:space="0" w:color="auto"/>
            <w:left w:val="none" w:sz="0" w:space="0" w:color="auto"/>
            <w:bottom w:val="none" w:sz="0" w:space="0" w:color="auto"/>
            <w:right w:val="none" w:sz="0" w:space="0" w:color="auto"/>
          </w:divBdr>
        </w:div>
        <w:div w:id="644090748">
          <w:marLeft w:val="640"/>
          <w:marRight w:val="0"/>
          <w:marTop w:val="0"/>
          <w:marBottom w:val="0"/>
          <w:divBdr>
            <w:top w:val="none" w:sz="0" w:space="0" w:color="auto"/>
            <w:left w:val="none" w:sz="0" w:space="0" w:color="auto"/>
            <w:bottom w:val="none" w:sz="0" w:space="0" w:color="auto"/>
            <w:right w:val="none" w:sz="0" w:space="0" w:color="auto"/>
          </w:divBdr>
        </w:div>
        <w:div w:id="2038116674">
          <w:marLeft w:val="640"/>
          <w:marRight w:val="0"/>
          <w:marTop w:val="0"/>
          <w:marBottom w:val="0"/>
          <w:divBdr>
            <w:top w:val="none" w:sz="0" w:space="0" w:color="auto"/>
            <w:left w:val="none" w:sz="0" w:space="0" w:color="auto"/>
            <w:bottom w:val="none" w:sz="0" w:space="0" w:color="auto"/>
            <w:right w:val="none" w:sz="0" w:space="0" w:color="auto"/>
          </w:divBdr>
        </w:div>
        <w:div w:id="1377310805">
          <w:marLeft w:val="640"/>
          <w:marRight w:val="0"/>
          <w:marTop w:val="0"/>
          <w:marBottom w:val="0"/>
          <w:divBdr>
            <w:top w:val="none" w:sz="0" w:space="0" w:color="auto"/>
            <w:left w:val="none" w:sz="0" w:space="0" w:color="auto"/>
            <w:bottom w:val="none" w:sz="0" w:space="0" w:color="auto"/>
            <w:right w:val="none" w:sz="0" w:space="0" w:color="auto"/>
          </w:divBdr>
        </w:div>
        <w:div w:id="1444495691">
          <w:marLeft w:val="640"/>
          <w:marRight w:val="0"/>
          <w:marTop w:val="0"/>
          <w:marBottom w:val="0"/>
          <w:divBdr>
            <w:top w:val="none" w:sz="0" w:space="0" w:color="auto"/>
            <w:left w:val="none" w:sz="0" w:space="0" w:color="auto"/>
            <w:bottom w:val="none" w:sz="0" w:space="0" w:color="auto"/>
            <w:right w:val="none" w:sz="0" w:space="0" w:color="auto"/>
          </w:divBdr>
        </w:div>
        <w:div w:id="1618025202">
          <w:marLeft w:val="640"/>
          <w:marRight w:val="0"/>
          <w:marTop w:val="0"/>
          <w:marBottom w:val="0"/>
          <w:divBdr>
            <w:top w:val="none" w:sz="0" w:space="0" w:color="auto"/>
            <w:left w:val="none" w:sz="0" w:space="0" w:color="auto"/>
            <w:bottom w:val="none" w:sz="0" w:space="0" w:color="auto"/>
            <w:right w:val="none" w:sz="0" w:space="0" w:color="auto"/>
          </w:divBdr>
        </w:div>
        <w:div w:id="30032135">
          <w:marLeft w:val="640"/>
          <w:marRight w:val="0"/>
          <w:marTop w:val="0"/>
          <w:marBottom w:val="0"/>
          <w:divBdr>
            <w:top w:val="none" w:sz="0" w:space="0" w:color="auto"/>
            <w:left w:val="none" w:sz="0" w:space="0" w:color="auto"/>
            <w:bottom w:val="none" w:sz="0" w:space="0" w:color="auto"/>
            <w:right w:val="none" w:sz="0" w:space="0" w:color="auto"/>
          </w:divBdr>
        </w:div>
        <w:div w:id="26298213">
          <w:marLeft w:val="640"/>
          <w:marRight w:val="0"/>
          <w:marTop w:val="0"/>
          <w:marBottom w:val="0"/>
          <w:divBdr>
            <w:top w:val="none" w:sz="0" w:space="0" w:color="auto"/>
            <w:left w:val="none" w:sz="0" w:space="0" w:color="auto"/>
            <w:bottom w:val="none" w:sz="0" w:space="0" w:color="auto"/>
            <w:right w:val="none" w:sz="0" w:space="0" w:color="auto"/>
          </w:divBdr>
        </w:div>
        <w:div w:id="2021202406">
          <w:marLeft w:val="640"/>
          <w:marRight w:val="0"/>
          <w:marTop w:val="0"/>
          <w:marBottom w:val="0"/>
          <w:divBdr>
            <w:top w:val="none" w:sz="0" w:space="0" w:color="auto"/>
            <w:left w:val="none" w:sz="0" w:space="0" w:color="auto"/>
            <w:bottom w:val="none" w:sz="0" w:space="0" w:color="auto"/>
            <w:right w:val="none" w:sz="0" w:space="0" w:color="auto"/>
          </w:divBdr>
        </w:div>
        <w:div w:id="835271164">
          <w:marLeft w:val="640"/>
          <w:marRight w:val="0"/>
          <w:marTop w:val="0"/>
          <w:marBottom w:val="0"/>
          <w:divBdr>
            <w:top w:val="none" w:sz="0" w:space="0" w:color="auto"/>
            <w:left w:val="none" w:sz="0" w:space="0" w:color="auto"/>
            <w:bottom w:val="none" w:sz="0" w:space="0" w:color="auto"/>
            <w:right w:val="none" w:sz="0" w:space="0" w:color="auto"/>
          </w:divBdr>
        </w:div>
        <w:div w:id="2088110933">
          <w:marLeft w:val="640"/>
          <w:marRight w:val="0"/>
          <w:marTop w:val="0"/>
          <w:marBottom w:val="0"/>
          <w:divBdr>
            <w:top w:val="none" w:sz="0" w:space="0" w:color="auto"/>
            <w:left w:val="none" w:sz="0" w:space="0" w:color="auto"/>
            <w:bottom w:val="none" w:sz="0" w:space="0" w:color="auto"/>
            <w:right w:val="none" w:sz="0" w:space="0" w:color="auto"/>
          </w:divBdr>
        </w:div>
        <w:div w:id="1391540311">
          <w:marLeft w:val="640"/>
          <w:marRight w:val="0"/>
          <w:marTop w:val="0"/>
          <w:marBottom w:val="0"/>
          <w:divBdr>
            <w:top w:val="none" w:sz="0" w:space="0" w:color="auto"/>
            <w:left w:val="none" w:sz="0" w:space="0" w:color="auto"/>
            <w:bottom w:val="none" w:sz="0" w:space="0" w:color="auto"/>
            <w:right w:val="none" w:sz="0" w:space="0" w:color="auto"/>
          </w:divBdr>
        </w:div>
        <w:div w:id="1879856629">
          <w:marLeft w:val="640"/>
          <w:marRight w:val="0"/>
          <w:marTop w:val="0"/>
          <w:marBottom w:val="0"/>
          <w:divBdr>
            <w:top w:val="none" w:sz="0" w:space="0" w:color="auto"/>
            <w:left w:val="none" w:sz="0" w:space="0" w:color="auto"/>
            <w:bottom w:val="none" w:sz="0" w:space="0" w:color="auto"/>
            <w:right w:val="none" w:sz="0" w:space="0" w:color="auto"/>
          </w:divBdr>
        </w:div>
        <w:div w:id="1375890460">
          <w:marLeft w:val="640"/>
          <w:marRight w:val="0"/>
          <w:marTop w:val="0"/>
          <w:marBottom w:val="0"/>
          <w:divBdr>
            <w:top w:val="none" w:sz="0" w:space="0" w:color="auto"/>
            <w:left w:val="none" w:sz="0" w:space="0" w:color="auto"/>
            <w:bottom w:val="none" w:sz="0" w:space="0" w:color="auto"/>
            <w:right w:val="none" w:sz="0" w:space="0" w:color="auto"/>
          </w:divBdr>
        </w:div>
        <w:div w:id="167058689">
          <w:marLeft w:val="640"/>
          <w:marRight w:val="0"/>
          <w:marTop w:val="0"/>
          <w:marBottom w:val="0"/>
          <w:divBdr>
            <w:top w:val="none" w:sz="0" w:space="0" w:color="auto"/>
            <w:left w:val="none" w:sz="0" w:space="0" w:color="auto"/>
            <w:bottom w:val="none" w:sz="0" w:space="0" w:color="auto"/>
            <w:right w:val="none" w:sz="0" w:space="0" w:color="auto"/>
          </w:divBdr>
        </w:div>
        <w:div w:id="1729986444">
          <w:marLeft w:val="640"/>
          <w:marRight w:val="0"/>
          <w:marTop w:val="0"/>
          <w:marBottom w:val="0"/>
          <w:divBdr>
            <w:top w:val="none" w:sz="0" w:space="0" w:color="auto"/>
            <w:left w:val="none" w:sz="0" w:space="0" w:color="auto"/>
            <w:bottom w:val="none" w:sz="0" w:space="0" w:color="auto"/>
            <w:right w:val="none" w:sz="0" w:space="0" w:color="auto"/>
          </w:divBdr>
        </w:div>
        <w:div w:id="1042091731">
          <w:marLeft w:val="640"/>
          <w:marRight w:val="0"/>
          <w:marTop w:val="0"/>
          <w:marBottom w:val="0"/>
          <w:divBdr>
            <w:top w:val="none" w:sz="0" w:space="0" w:color="auto"/>
            <w:left w:val="none" w:sz="0" w:space="0" w:color="auto"/>
            <w:bottom w:val="none" w:sz="0" w:space="0" w:color="auto"/>
            <w:right w:val="none" w:sz="0" w:space="0" w:color="auto"/>
          </w:divBdr>
        </w:div>
        <w:div w:id="1023747183">
          <w:marLeft w:val="640"/>
          <w:marRight w:val="0"/>
          <w:marTop w:val="0"/>
          <w:marBottom w:val="0"/>
          <w:divBdr>
            <w:top w:val="none" w:sz="0" w:space="0" w:color="auto"/>
            <w:left w:val="none" w:sz="0" w:space="0" w:color="auto"/>
            <w:bottom w:val="none" w:sz="0" w:space="0" w:color="auto"/>
            <w:right w:val="none" w:sz="0" w:space="0" w:color="auto"/>
          </w:divBdr>
        </w:div>
        <w:div w:id="1710758775">
          <w:marLeft w:val="640"/>
          <w:marRight w:val="0"/>
          <w:marTop w:val="0"/>
          <w:marBottom w:val="0"/>
          <w:divBdr>
            <w:top w:val="none" w:sz="0" w:space="0" w:color="auto"/>
            <w:left w:val="none" w:sz="0" w:space="0" w:color="auto"/>
            <w:bottom w:val="none" w:sz="0" w:space="0" w:color="auto"/>
            <w:right w:val="none" w:sz="0" w:space="0" w:color="auto"/>
          </w:divBdr>
        </w:div>
        <w:div w:id="1402171250">
          <w:marLeft w:val="640"/>
          <w:marRight w:val="0"/>
          <w:marTop w:val="0"/>
          <w:marBottom w:val="0"/>
          <w:divBdr>
            <w:top w:val="none" w:sz="0" w:space="0" w:color="auto"/>
            <w:left w:val="none" w:sz="0" w:space="0" w:color="auto"/>
            <w:bottom w:val="none" w:sz="0" w:space="0" w:color="auto"/>
            <w:right w:val="none" w:sz="0" w:space="0" w:color="auto"/>
          </w:divBdr>
        </w:div>
        <w:div w:id="1648317614">
          <w:marLeft w:val="640"/>
          <w:marRight w:val="0"/>
          <w:marTop w:val="0"/>
          <w:marBottom w:val="0"/>
          <w:divBdr>
            <w:top w:val="none" w:sz="0" w:space="0" w:color="auto"/>
            <w:left w:val="none" w:sz="0" w:space="0" w:color="auto"/>
            <w:bottom w:val="none" w:sz="0" w:space="0" w:color="auto"/>
            <w:right w:val="none" w:sz="0" w:space="0" w:color="auto"/>
          </w:divBdr>
        </w:div>
        <w:div w:id="1759519999">
          <w:marLeft w:val="640"/>
          <w:marRight w:val="0"/>
          <w:marTop w:val="0"/>
          <w:marBottom w:val="0"/>
          <w:divBdr>
            <w:top w:val="none" w:sz="0" w:space="0" w:color="auto"/>
            <w:left w:val="none" w:sz="0" w:space="0" w:color="auto"/>
            <w:bottom w:val="none" w:sz="0" w:space="0" w:color="auto"/>
            <w:right w:val="none" w:sz="0" w:space="0" w:color="auto"/>
          </w:divBdr>
        </w:div>
        <w:div w:id="2003660183">
          <w:marLeft w:val="640"/>
          <w:marRight w:val="0"/>
          <w:marTop w:val="0"/>
          <w:marBottom w:val="0"/>
          <w:divBdr>
            <w:top w:val="none" w:sz="0" w:space="0" w:color="auto"/>
            <w:left w:val="none" w:sz="0" w:space="0" w:color="auto"/>
            <w:bottom w:val="none" w:sz="0" w:space="0" w:color="auto"/>
            <w:right w:val="none" w:sz="0" w:space="0" w:color="auto"/>
          </w:divBdr>
        </w:div>
        <w:div w:id="1402291691">
          <w:marLeft w:val="640"/>
          <w:marRight w:val="0"/>
          <w:marTop w:val="0"/>
          <w:marBottom w:val="0"/>
          <w:divBdr>
            <w:top w:val="none" w:sz="0" w:space="0" w:color="auto"/>
            <w:left w:val="none" w:sz="0" w:space="0" w:color="auto"/>
            <w:bottom w:val="none" w:sz="0" w:space="0" w:color="auto"/>
            <w:right w:val="none" w:sz="0" w:space="0" w:color="auto"/>
          </w:divBdr>
        </w:div>
        <w:div w:id="423692502">
          <w:marLeft w:val="640"/>
          <w:marRight w:val="0"/>
          <w:marTop w:val="0"/>
          <w:marBottom w:val="0"/>
          <w:divBdr>
            <w:top w:val="none" w:sz="0" w:space="0" w:color="auto"/>
            <w:left w:val="none" w:sz="0" w:space="0" w:color="auto"/>
            <w:bottom w:val="none" w:sz="0" w:space="0" w:color="auto"/>
            <w:right w:val="none" w:sz="0" w:space="0" w:color="auto"/>
          </w:divBdr>
        </w:div>
        <w:div w:id="609820176">
          <w:marLeft w:val="640"/>
          <w:marRight w:val="0"/>
          <w:marTop w:val="0"/>
          <w:marBottom w:val="0"/>
          <w:divBdr>
            <w:top w:val="none" w:sz="0" w:space="0" w:color="auto"/>
            <w:left w:val="none" w:sz="0" w:space="0" w:color="auto"/>
            <w:bottom w:val="none" w:sz="0" w:space="0" w:color="auto"/>
            <w:right w:val="none" w:sz="0" w:space="0" w:color="auto"/>
          </w:divBdr>
        </w:div>
        <w:div w:id="2101951634">
          <w:marLeft w:val="640"/>
          <w:marRight w:val="0"/>
          <w:marTop w:val="0"/>
          <w:marBottom w:val="0"/>
          <w:divBdr>
            <w:top w:val="none" w:sz="0" w:space="0" w:color="auto"/>
            <w:left w:val="none" w:sz="0" w:space="0" w:color="auto"/>
            <w:bottom w:val="none" w:sz="0" w:space="0" w:color="auto"/>
            <w:right w:val="none" w:sz="0" w:space="0" w:color="auto"/>
          </w:divBdr>
        </w:div>
        <w:div w:id="47649426">
          <w:marLeft w:val="640"/>
          <w:marRight w:val="0"/>
          <w:marTop w:val="0"/>
          <w:marBottom w:val="0"/>
          <w:divBdr>
            <w:top w:val="none" w:sz="0" w:space="0" w:color="auto"/>
            <w:left w:val="none" w:sz="0" w:space="0" w:color="auto"/>
            <w:bottom w:val="none" w:sz="0" w:space="0" w:color="auto"/>
            <w:right w:val="none" w:sz="0" w:space="0" w:color="auto"/>
          </w:divBdr>
        </w:div>
        <w:div w:id="1061095336">
          <w:marLeft w:val="640"/>
          <w:marRight w:val="0"/>
          <w:marTop w:val="0"/>
          <w:marBottom w:val="0"/>
          <w:divBdr>
            <w:top w:val="none" w:sz="0" w:space="0" w:color="auto"/>
            <w:left w:val="none" w:sz="0" w:space="0" w:color="auto"/>
            <w:bottom w:val="none" w:sz="0" w:space="0" w:color="auto"/>
            <w:right w:val="none" w:sz="0" w:space="0" w:color="auto"/>
          </w:divBdr>
        </w:div>
        <w:div w:id="623510086">
          <w:marLeft w:val="640"/>
          <w:marRight w:val="0"/>
          <w:marTop w:val="0"/>
          <w:marBottom w:val="0"/>
          <w:divBdr>
            <w:top w:val="none" w:sz="0" w:space="0" w:color="auto"/>
            <w:left w:val="none" w:sz="0" w:space="0" w:color="auto"/>
            <w:bottom w:val="none" w:sz="0" w:space="0" w:color="auto"/>
            <w:right w:val="none" w:sz="0" w:space="0" w:color="auto"/>
          </w:divBdr>
        </w:div>
        <w:div w:id="1953584395">
          <w:marLeft w:val="640"/>
          <w:marRight w:val="0"/>
          <w:marTop w:val="0"/>
          <w:marBottom w:val="0"/>
          <w:divBdr>
            <w:top w:val="none" w:sz="0" w:space="0" w:color="auto"/>
            <w:left w:val="none" w:sz="0" w:space="0" w:color="auto"/>
            <w:bottom w:val="none" w:sz="0" w:space="0" w:color="auto"/>
            <w:right w:val="none" w:sz="0" w:space="0" w:color="auto"/>
          </w:divBdr>
        </w:div>
        <w:div w:id="1729382981">
          <w:marLeft w:val="640"/>
          <w:marRight w:val="0"/>
          <w:marTop w:val="0"/>
          <w:marBottom w:val="0"/>
          <w:divBdr>
            <w:top w:val="none" w:sz="0" w:space="0" w:color="auto"/>
            <w:left w:val="none" w:sz="0" w:space="0" w:color="auto"/>
            <w:bottom w:val="none" w:sz="0" w:space="0" w:color="auto"/>
            <w:right w:val="none" w:sz="0" w:space="0" w:color="auto"/>
          </w:divBdr>
        </w:div>
        <w:div w:id="976496696">
          <w:marLeft w:val="640"/>
          <w:marRight w:val="0"/>
          <w:marTop w:val="0"/>
          <w:marBottom w:val="0"/>
          <w:divBdr>
            <w:top w:val="none" w:sz="0" w:space="0" w:color="auto"/>
            <w:left w:val="none" w:sz="0" w:space="0" w:color="auto"/>
            <w:bottom w:val="none" w:sz="0" w:space="0" w:color="auto"/>
            <w:right w:val="none" w:sz="0" w:space="0" w:color="auto"/>
          </w:divBdr>
        </w:div>
        <w:div w:id="1134248983">
          <w:marLeft w:val="640"/>
          <w:marRight w:val="0"/>
          <w:marTop w:val="0"/>
          <w:marBottom w:val="0"/>
          <w:divBdr>
            <w:top w:val="none" w:sz="0" w:space="0" w:color="auto"/>
            <w:left w:val="none" w:sz="0" w:space="0" w:color="auto"/>
            <w:bottom w:val="none" w:sz="0" w:space="0" w:color="auto"/>
            <w:right w:val="none" w:sz="0" w:space="0" w:color="auto"/>
          </w:divBdr>
        </w:div>
        <w:div w:id="1008680331">
          <w:marLeft w:val="640"/>
          <w:marRight w:val="0"/>
          <w:marTop w:val="0"/>
          <w:marBottom w:val="0"/>
          <w:divBdr>
            <w:top w:val="none" w:sz="0" w:space="0" w:color="auto"/>
            <w:left w:val="none" w:sz="0" w:space="0" w:color="auto"/>
            <w:bottom w:val="none" w:sz="0" w:space="0" w:color="auto"/>
            <w:right w:val="none" w:sz="0" w:space="0" w:color="auto"/>
          </w:divBdr>
        </w:div>
        <w:div w:id="2026899790">
          <w:marLeft w:val="640"/>
          <w:marRight w:val="0"/>
          <w:marTop w:val="0"/>
          <w:marBottom w:val="0"/>
          <w:divBdr>
            <w:top w:val="none" w:sz="0" w:space="0" w:color="auto"/>
            <w:left w:val="none" w:sz="0" w:space="0" w:color="auto"/>
            <w:bottom w:val="none" w:sz="0" w:space="0" w:color="auto"/>
            <w:right w:val="none" w:sz="0" w:space="0" w:color="auto"/>
          </w:divBdr>
        </w:div>
        <w:div w:id="2050446202">
          <w:marLeft w:val="640"/>
          <w:marRight w:val="0"/>
          <w:marTop w:val="0"/>
          <w:marBottom w:val="0"/>
          <w:divBdr>
            <w:top w:val="none" w:sz="0" w:space="0" w:color="auto"/>
            <w:left w:val="none" w:sz="0" w:space="0" w:color="auto"/>
            <w:bottom w:val="none" w:sz="0" w:space="0" w:color="auto"/>
            <w:right w:val="none" w:sz="0" w:space="0" w:color="auto"/>
          </w:divBdr>
        </w:div>
        <w:div w:id="674915274">
          <w:marLeft w:val="640"/>
          <w:marRight w:val="0"/>
          <w:marTop w:val="0"/>
          <w:marBottom w:val="0"/>
          <w:divBdr>
            <w:top w:val="none" w:sz="0" w:space="0" w:color="auto"/>
            <w:left w:val="none" w:sz="0" w:space="0" w:color="auto"/>
            <w:bottom w:val="none" w:sz="0" w:space="0" w:color="auto"/>
            <w:right w:val="none" w:sz="0" w:space="0" w:color="auto"/>
          </w:divBdr>
        </w:div>
        <w:div w:id="1242913326">
          <w:marLeft w:val="640"/>
          <w:marRight w:val="0"/>
          <w:marTop w:val="0"/>
          <w:marBottom w:val="0"/>
          <w:divBdr>
            <w:top w:val="none" w:sz="0" w:space="0" w:color="auto"/>
            <w:left w:val="none" w:sz="0" w:space="0" w:color="auto"/>
            <w:bottom w:val="none" w:sz="0" w:space="0" w:color="auto"/>
            <w:right w:val="none" w:sz="0" w:space="0" w:color="auto"/>
          </w:divBdr>
        </w:div>
        <w:div w:id="2100371815">
          <w:marLeft w:val="640"/>
          <w:marRight w:val="0"/>
          <w:marTop w:val="0"/>
          <w:marBottom w:val="0"/>
          <w:divBdr>
            <w:top w:val="none" w:sz="0" w:space="0" w:color="auto"/>
            <w:left w:val="none" w:sz="0" w:space="0" w:color="auto"/>
            <w:bottom w:val="none" w:sz="0" w:space="0" w:color="auto"/>
            <w:right w:val="none" w:sz="0" w:space="0" w:color="auto"/>
          </w:divBdr>
        </w:div>
        <w:div w:id="1519614159">
          <w:marLeft w:val="640"/>
          <w:marRight w:val="0"/>
          <w:marTop w:val="0"/>
          <w:marBottom w:val="0"/>
          <w:divBdr>
            <w:top w:val="none" w:sz="0" w:space="0" w:color="auto"/>
            <w:left w:val="none" w:sz="0" w:space="0" w:color="auto"/>
            <w:bottom w:val="none" w:sz="0" w:space="0" w:color="auto"/>
            <w:right w:val="none" w:sz="0" w:space="0" w:color="auto"/>
          </w:divBdr>
        </w:div>
        <w:div w:id="1327050302">
          <w:marLeft w:val="640"/>
          <w:marRight w:val="0"/>
          <w:marTop w:val="0"/>
          <w:marBottom w:val="0"/>
          <w:divBdr>
            <w:top w:val="none" w:sz="0" w:space="0" w:color="auto"/>
            <w:left w:val="none" w:sz="0" w:space="0" w:color="auto"/>
            <w:bottom w:val="none" w:sz="0" w:space="0" w:color="auto"/>
            <w:right w:val="none" w:sz="0" w:space="0" w:color="auto"/>
          </w:divBdr>
        </w:div>
        <w:div w:id="1144271847">
          <w:marLeft w:val="640"/>
          <w:marRight w:val="0"/>
          <w:marTop w:val="0"/>
          <w:marBottom w:val="0"/>
          <w:divBdr>
            <w:top w:val="none" w:sz="0" w:space="0" w:color="auto"/>
            <w:left w:val="none" w:sz="0" w:space="0" w:color="auto"/>
            <w:bottom w:val="none" w:sz="0" w:space="0" w:color="auto"/>
            <w:right w:val="none" w:sz="0" w:space="0" w:color="auto"/>
          </w:divBdr>
        </w:div>
      </w:divsChild>
    </w:div>
    <w:div w:id="680397884">
      <w:marLeft w:val="640"/>
      <w:marRight w:val="0"/>
      <w:marTop w:val="0"/>
      <w:marBottom w:val="0"/>
      <w:divBdr>
        <w:top w:val="none" w:sz="0" w:space="0" w:color="auto"/>
        <w:left w:val="none" w:sz="0" w:space="0" w:color="auto"/>
        <w:bottom w:val="none" w:sz="0" w:space="0" w:color="auto"/>
        <w:right w:val="none" w:sz="0" w:space="0" w:color="auto"/>
      </w:divBdr>
    </w:div>
    <w:div w:id="680931820">
      <w:marLeft w:val="640"/>
      <w:marRight w:val="0"/>
      <w:marTop w:val="0"/>
      <w:marBottom w:val="0"/>
      <w:divBdr>
        <w:top w:val="none" w:sz="0" w:space="0" w:color="auto"/>
        <w:left w:val="none" w:sz="0" w:space="0" w:color="auto"/>
        <w:bottom w:val="none" w:sz="0" w:space="0" w:color="auto"/>
        <w:right w:val="none" w:sz="0" w:space="0" w:color="auto"/>
      </w:divBdr>
    </w:div>
    <w:div w:id="681518099">
      <w:bodyDiv w:val="1"/>
      <w:marLeft w:val="0"/>
      <w:marRight w:val="0"/>
      <w:marTop w:val="0"/>
      <w:marBottom w:val="0"/>
      <w:divBdr>
        <w:top w:val="none" w:sz="0" w:space="0" w:color="auto"/>
        <w:left w:val="none" w:sz="0" w:space="0" w:color="auto"/>
        <w:bottom w:val="none" w:sz="0" w:space="0" w:color="auto"/>
        <w:right w:val="none" w:sz="0" w:space="0" w:color="auto"/>
      </w:divBdr>
      <w:divsChild>
        <w:div w:id="4600557">
          <w:marLeft w:val="640"/>
          <w:marRight w:val="0"/>
          <w:marTop w:val="0"/>
          <w:marBottom w:val="0"/>
          <w:divBdr>
            <w:top w:val="none" w:sz="0" w:space="0" w:color="auto"/>
            <w:left w:val="none" w:sz="0" w:space="0" w:color="auto"/>
            <w:bottom w:val="none" w:sz="0" w:space="0" w:color="auto"/>
            <w:right w:val="none" w:sz="0" w:space="0" w:color="auto"/>
          </w:divBdr>
        </w:div>
        <w:div w:id="6913144">
          <w:marLeft w:val="640"/>
          <w:marRight w:val="0"/>
          <w:marTop w:val="0"/>
          <w:marBottom w:val="0"/>
          <w:divBdr>
            <w:top w:val="none" w:sz="0" w:space="0" w:color="auto"/>
            <w:left w:val="none" w:sz="0" w:space="0" w:color="auto"/>
            <w:bottom w:val="none" w:sz="0" w:space="0" w:color="auto"/>
            <w:right w:val="none" w:sz="0" w:space="0" w:color="auto"/>
          </w:divBdr>
        </w:div>
        <w:div w:id="113714057">
          <w:marLeft w:val="640"/>
          <w:marRight w:val="0"/>
          <w:marTop w:val="0"/>
          <w:marBottom w:val="0"/>
          <w:divBdr>
            <w:top w:val="none" w:sz="0" w:space="0" w:color="auto"/>
            <w:left w:val="none" w:sz="0" w:space="0" w:color="auto"/>
            <w:bottom w:val="none" w:sz="0" w:space="0" w:color="auto"/>
            <w:right w:val="none" w:sz="0" w:space="0" w:color="auto"/>
          </w:divBdr>
        </w:div>
        <w:div w:id="167914265">
          <w:marLeft w:val="640"/>
          <w:marRight w:val="0"/>
          <w:marTop w:val="0"/>
          <w:marBottom w:val="0"/>
          <w:divBdr>
            <w:top w:val="none" w:sz="0" w:space="0" w:color="auto"/>
            <w:left w:val="none" w:sz="0" w:space="0" w:color="auto"/>
            <w:bottom w:val="none" w:sz="0" w:space="0" w:color="auto"/>
            <w:right w:val="none" w:sz="0" w:space="0" w:color="auto"/>
          </w:divBdr>
        </w:div>
        <w:div w:id="183711400">
          <w:marLeft w:val="640"/>
          <w:marRight w:val="0"/>
          <w:marTop w:val="0"/>
          <w:marBottom w:val="0"/>
          <w:divBdr>
            <w:top w:val="none" w:sz="0" w:space="0" w:color="auto"/>
            <w:left w:val="none" w:sz="0" w:space="0" w:color="auto"/>
            <w:bottom w:val="none" w:sz="0" w:space="0" w:color="auto"/>
            <w:right w:val="none" w:sz="0" w:space="0" w:color="auto"/>
          </w:divBdr>
        </w:div>
        <w:div w:id="184909323">
          <w:marLeft w:val="640"/>
          <w:marRight w:val="0"/>
          <w:marTop w:val="0"/>
          <w:marBottom w:val="0"/>
          <w:divBdr>
            <w:top w:val="none" w:sz="0" w:space="0" w:color="auto"/>
            <w:left w:val="none" w:sz="0" w:space="0" w:color="auto"/>
            <w:bottom w:val="none" w:sz="0" w:space="0" w:color="auto"/>
            <w:right w:val="none" w:sz="0" w:space="0" w:color="auto"/>
          </w:divBdr>
        </w:div>
        <w:div w:id="365176160">
          <w:marLeft w:val="640"/>
          <w:marRight w:val="0"/>
          <w:marTop w:val="0"/>
          <w:marBottom w:val="0"/>
          <w:divBdr>
            <w:top w:val="none" w:sz="0" w:space="0" w:color="auto"/>
            <w:left w:val="none" w:sz="0" w:space="0" w:color="auto"/>
            <w:bottom w:val="none" w:sz="0" w:space="0" w:color="auto"/>
            <w:right w:val="none" w:sz="0" w:space="0" w:color="auto"/>
          </w:divBdr>
        </w:div>
        <w:div w:id="414867085">
          <w:marLeft w:val="640"/>
          <w:marRight w:val="0"/>
          <w:marTop w:val="0"/>
          <w:marBottom w:val="0"/>
          <w:divBdr>
            <w:top w:val="none" w:sz="0" w:space="0" w:color="auto"/>
            <w:left w:val="none" w:sz="0" w:space="0" w:color="auto"/>
            <w:bottom w:val="none" w:sz="0" w:space="0" w:color="auto"/>
            <w:right w:val="none" w:sz="0" w:space="0" w:color="auto"/>
          </w:divBdr>
        </w:div>
        <w:div w:id="465784882">
          <w:marLeft w:val="640"/>
          <w:marRight w:val="0"/>
          <w:marTop w:val="0"/>
          <w:marBottom w:val="0"/>
          <w:divBdr>
            <w:top w:val="none" w:sz="0" w:space="0" w:color="auto"/>
            <w:left w:val="none" w:sz="0" w:space="0" w:color="auto"/>
            <w:bottom w:val="none" w:sz="0" w:space="0" w:color="auto"/>
            <w:right w:val="none" w:sz="0" w:space="0" w:color="auto"/>
          </w:divBdr>
        </w:div>
        <w:div w:id="474880467">
          <w:marLeft w:val="640"/>
          <w:marRight w:val="0"/>
          <w:marTop w:val="0"/>
          <w:marBottom w:val="0"/>
          <w:divBdr>
            <w:top w:val="none" w:sz="0" w:space="0" w:color="auto"/>
            <w:left w:val="none" w:sz="0" w:space="0" w:color="auto"/>
            <w:bottom w:val="none" w:sz="0" w:space="0" w:color="auto"/>
            <w:right w:val="none" w:sz="0" w:space="0" w:color="auto"/>
          </w:divBdr>
        </w:div>
        <w:div w:id="503862161">
          <w:marLeft w:val="640"/>
          <w:marRight w:val="0"/>
          <w:marTop w:val="0"/>
          <w:marBottom w:val="0"/>
          <w:divBdr>
            <w:top w:val="none" w:sz="0" w:space="0" w:color="auto"/>
            <w:left w:val="none" w:sz="0" w:space="0" w:color="auto"/>
            <w:bottom w:val="none" w:sz="0" w:space="0" w:color="auto"/>
            <w:right w:val="none" w:sz="0" w:space="0" w:color="auto"/>
          </w:divBdr>
        </w:div>
        <w:div w:id="505487317">
          <w:marLeft w:val="640"/>
          <w:marRight w:val="0"/>
          <w:marTop w:val="0"/>
          <w:marBottom w:val="0"/>
          <w:divBdr>
            <w:top w:val="none" w:sz="0" w:space="0" w:color="auto"/>
            <w:left w:val="none" w:sz="0" w:space="0" w:color="auto"/>
            <w:bottom w:val="none" w:sz="0" w:space="0" w:color="auto"/>
            <w:right w:val="none" w:sz="0" w:space="0" w:color="auto"/>
          </w:divBdr>
        </w:div>
        <w:div w:id="507838610">
          <w:marLeft w:val="640"/>
          <w:marRight w:val="0"/>
          <w:marTop w:val="0"/>
          <w:marBottom w:val="0"/>
          <w:divBdr>
            <w:top w:val="none" w:sz="0" w:space="0" w:color="auto"/>
            <w:left w:val="none" w:sz="0" w:space="0" w:color="auto"/>
            <w:bottom w:val="none" w:sz="0" w:space="0" w:color="auto"/>
            <w:right w:val="none" w:sz="0" w:space="0" w:color="auto"/>
          </w:divBdr>
        </w:div>
        <w:div w:id="524752515">
          <w:marLeft w:val="640"/>
          <w:marRight w:val="0"/>
          <w:marTop w:val="0"/>
          <w:marBottom w:val="0"/>
          <w:divBdr>
            <w:top w:val="none" w:sz="0" w:space="0" w:color="auto"/>
            <w:left w:val="none" w:sz="0" w:space="0" w:color="auto"/>
            <w:bottom w:val="none" w:sz="0" w:space="0" w:color="auto"/>
            <w:right w:val="none" w:sz="0" w:space="0" w:color="auto"/>
          </w:divBdr>
        </w:div>
        <w:div w:id="559899543">
          <w:marLeft w:val="640"/>
          <w:marRight w:val="0"/>
          <w:marTop w:val="0"/>
          <w:marBottom w:val="0"/>
          <w:divBdr>
            <w:top w:val="none" w:sz="0" w:space="0" w:color="auto"/>
            <w:left w:val="none" w:sz="0" w:space="0" w:color="auto"/>
            <w:bottom w:val="none" w:sz="0" w:space="0" w:color="auto"/>
            <w:right w:val="none" w:sz="0" w:space="0" w:color="auto"/>
          </w:divBdr>
        </w:div>
        <w:div w:id="597719842">
          <w:marLeft w:val="640"/>
          <w:marRight w:val="0"/>
          <w:marTop w:val="0"/>
          <w:marBottom w:val="0"/>
          <w:divBdr>
            <w:top w:val="none" w:sz="0" w:space="0" w:color="auto"/>
            <w:left w:val="none" w:sz="0" w:space="0" w:color="auto"/>
            <w:bottom w:val="none" w:sz="0" w:space="0" w:color="auto"/>
            <w:right w:val="none" w:sz="0" w:space="0" w:color="auto"/>
          </w:divBdr>
        </w:div>
        <w:div w:id="647587759">
          <w:marLeft w:val="640"/>
          <w:marRight w:val="0"/>
          <w:marTop w:val="0"/>
          <w:marBottom w:val="0"/>
          <w:divBdr>
            <w:top w:val="none" w:sz="0" w:space="0" w:color="auto"/>
            <w:left w:val="none" w:sz="0" w:space="0" w:color="auto"/>
            <w:bottom w:val="none" w:sz="0" w:space="0" w:color="auto"/>
            <w:right w:val="none" w:sz="0" w:space="0" w:color="auto"/>
          </w:divBdr>
        </w:div>
        <w:div w:id="728922999">
          <w:marLeft w:val="640"/>
          <w:marRight w:val="0"/>
          <w:marTop w:val="0"/>
          <w:marBottom w:val="0"/>
          <w:divBdr>
            <w:top w:val="none" w:sz="0" w:space="0" w:color="auto"/>
            <w:left w:val="none" w:sz="0" w:space="0" w:color="auto"/>
            <w:bottom w:val="none" w:sz="0" w:space="0" w:color="auto"/>
            <w:right w:val="none" w:sz="0" w:space="0" w:color="auto"/>
          </w:divBdr>
        </w:div>
        <w:div w:id="817771843">
          <w:marLeft w:val="640"/>
          <w:marRight w:val="0"/>
          <w:marTop w:val="0"/>
          <w:marBottom w:val="0"/>
          <w:divBdr>
            <w:top w:val="none" w:sz="0" w:space="0" w:color="auto"/>
            <w:left w:val="none" w:sz="0" w:space="0" w:color="auto"/>
            <w:bottom w:val="none" w:sz="0" w:space="0" w:color="auto"/>
            <w:right w:val="none" w:sz="0" w:space="0" w:color="auto"/>
          </w:divBdr>
        </w:div>
        <w:div w:id="849678427">
          <w:marLeft w:val="640"/>
          <w:marRight w:val="0"/>
          <w:marTop w:val="0"/>
          <w:marBottom w:val="0"/>
          <w:divBdr>
            <w:top w:val="none" w:sz="0" w:space="0" w:color="auto"/>
            <w:left w:val="none" w:sz="0" w:space="0" w:color="auto"/>
            <w:bottom w:val="none" w:sz="0" w:space="0" w:color="auto"/>
            <w:right w:val="none" w:sz="0" w:space="0" w:color="auto"/>
          </w:divBdr>
        </w:div>
        <w:div w:id="852035249">
          <w:marLeft w:val="640"/>
          <w:marRight w:val="0"/>
          <w:marTop w:val="0"/>
          <w:marBottom w:val="0"/>
          <w:divBdr>
            <w:top w:val="none" w:sz="0" w:space="0" w:color="auto"/>
            <w:left w:val="none" w:sz="0" w:space="0" w:color="auto"/>
            <w:bottom w:val="none" w:sz="0" w:space="0" w:color="auto"/>
            <w:right w:val="none" w:sz="0" w:space="0" w:color="auto"/>
          </w:divBdr>
        </w:div>
        <w:div w:id="867959085">
          <w:marLeft w:val="640"/>
          <w:marRight w:val="0"/>
          <w:marTop w:val="0"/>
          <w:marBottom w:val="0"/>
          <w:divBdr>
            <w:top w:val="none" w:sz="0" w:space="0" w:color="auto"/>
            <w:left w:val="none" w:sz="0" w:space="0" w:color="auto"/>
            <w:bottom w:val="none" w:sz="0" w:space="0" w:color="auto"/>
            <w:right w:val="none" w:sz="0" w:space="0" w:color="auto"/>
          </w:divBdr>
        </w:div>
        <w:div w:id="924806629">
          <w:marLeft w:val="640"/>
          <w:marRight w:val="0"/>
          <w:marTop w:val="0"/>
          <w:marBottom w:val="0"/>
          <w:divBdr>
            <w:top w:val="none" w:sz="0" w:space="0" w:color="auto"/>
            <w:left w:val="none" w:sz="0" w:space="0" w:color="auto"/>
            <w:bottom w:val="none" w:sz="0" w:space="0" w:color="auto"/>
            <w:right w:val="none" w:sz="0" w:space="0" w:color="auto"/>
          </w:divBdr>
        </w:div>
        <w:div w:id="956563485">
          <w:marLeft w:val="640"/>
          <w:marRight w:val="0"/>
          <w:marTop w:val="0"/>
          <w:marBottom w:val="0"/>
          <w:divBdr>
            <w:top w:val="none" w:sz="0" w:space="0" w:color="auto"/>
            <w:left w:val="none" w:sz="0" w:space="0" w:color="auto"/>
            <w:bottom w:val="none" w:sz="0" w:space="0" w:color="auto"/>
            <w:right w:val="none" w:sz="0" w:space="0" w:color="auto"/>
          </w:divBdr>
        </w:div>
        <w:div w:id="1049303202">
          <w:marLeft w:val="640"/>
          <w:marRight w:val="0"/>
          <w:marTop w:val="0"/>
          <w:marBottom w:val="0"/>
          <w:divBdr>
            <w:top w:val="none" w:sz="0" w:space="0" w:color="auto"/>
            <w:left w:val="none" w:sz="0" w:space="0" w:color="auto"/>
            <w:bottom w:val="none" w:sz="0" w:space="0" w:color="auto"/>
            <w:right w:val="none" w:sz="0" w:space="0" w:color="auto"/>
          </w:divBdr>
        </w:div>
        <w:div w:id="1103648681">
          <w:marLeft w:val="640"/>
          <w:marRight w:val="0"/>
          <w:marTop w:val="0"/>
          <w:marBottom w:val="0"/>
          <w:divBdr>
            <w:top w:val="none" w:sz="0" w:space="0" w:color="auto"/>
            <w:left w:val="none" w:sz="0" w:space="0" w:color="auto"/>
            <w:bottom w:val="none" w:sz="0" w:space="0" w:color="auto"/>
            <w:right w:val="none" w:sz="0" w:space="0" w:color="auto"/>
          </w:divBdr>
        </w:div>
        <w:div w:id="1109273088">
          <w:marLeft w:val="640"/>
          <w:marRight w:val="0"/>
          <w:marTop w:val="0"/>
          <w:marBottom w:val="0"/>
          <w:divBdr>
            <w:top w:val="none" w:sz="0" w:space="0" w:color="auto"/>
            <w:left w:val="none" w:sz="0" w:space="0" w:color="auto"/>
            <w:bottom w:val="none" w:sz="0" w:space="0" w:color="auto"/>
            <w:right w:val="none" w:sz="0" w:space="0" w:color="auto"/>
          </w:divBdr>
        </w:div>
        <w:div w:id="1113093972">
          <w:marLeft w:val="640"/>
          <w:marRight w:val="0"/>
          <w:marTop w:val="0"/>
          <w:marBottom w:val="0"/>
          <w:divBdr>
            <w:top w:val="none" w:sz="0" w:space="0" w:color="auto"/>
            <w:left w:val="none" w:sz="0" w:space="0" w:color="auto"/>
            <w:bottom w:val="none" w:sz="0" w:space="0" w:color="auto"/>
            <w:right w:val="none" w:sz="0" w:space="0" w:color="auto"/>
          </w:divBdr>
        </w:div>
        <w:div w:id="1165124772">
          <w:marLeft w:val="640"/>
          <w:marRight w:val="0"/>
          <w:marTop w:val="0"/>
          <w:marBottom w:val="0"/>
          <w:divBdr>
            <w:top w:val="none" w:sz="0" w:space="0" w:color="auto"/>
            <w:left w:val="none" w:sz="0" w:space="0" w:color="auto"/>
            <w:bottom w:val="none" w:sz="0" w:space="0" w:color="auto"/>
            <w:right w:val="none" w:sz="0" w:space="0" w:color="auto"/>
          </w:divBdr>
        </w:div>
        <w:div w:id="1225725726">
          <w:marLeft w:val="640"/>
          <w:marRight w:val="0"/>
          <w:marTop w:val="0"/>
          <w:marBottom w:val="0"/>
          <w:divBdr>
            <w:top w:val="none" w:sz="0" w:space="0" w:color="auto"/>
            <w:left w:val="none" w:sz="0" w:space="0" w:color="auto"/>
            <w:bottom w:val="none" w:sz="0" w:space="0" w:color="auto"/>
            <w:right w:val="none" w:sz="0" w:space="0" w:color="auto"/>
          </w:divBdr>
        </w:div>
        <w:div w:id="1266427131">
          <w:marLeft w:val="640"/>
          <w:marRight w:val="0"/>
          <w:marTop w:val="0"/>
          <w:marBottom w:val="0"/>
          <w:divBdr>
            <w:top w:val="none" w:sz="0" w:space="0" w:color="auto"/>
            <w:left w:val="none" w:sz="0" w:space="0" w:color="auto"/>
            <w:bottom w:val="none" w:sz="0" w:space="0" w:color="auto"/>
            <w:right w:val="none" w:sz="0" w:space="0" w:color="auto"/>
          </w:divBdr>
        </w:div>
        <w:div w:id="1268005984">
          <w:marLeft w:val="640"/>
          <w:marRight w:val="0"/>
          <w:marTop w:val="0"/>
          <w:marBottom w:val="0"/>
          <w:divBdr>
            <w:top w:val="none" w:sz="0" w:space="0" w:color="auto"/>
            <w:left w:val="none" w:sz="0" w:space="0" w:color="auto"/>
            <w:bottom w:val="none" w:sz="0" w:space="0" w:color="auto"/>
            <w:right w:val="none" w:sz="0" w:space="0" w:color="auto"/>
          </w:divBdr>
        </w:div>
        <w:div w:id="1311328783">
          <w:marLeft w:val="640"/>
          <w:marRight w:val="0"/>
          <w:marTop w:val="0"/>
          <w:marBottom w:val="0"/>
          <w:divBdr>
            <w:top w:val="none" w:sz="0" w:space="0" w:color="auto"/>
            <w:left w:val="none" w:sz="0" w:space="0" w:color="auto"/>
            <w:bottom w:val="none" w:sz="0" w:space="0" w:color="auto"/>
            <w:right w:val="none" w:sz="0" w:space="0" w:color="auto"/>
          </w:divBdr>
        </w:div>
        <w:div w:id="1450513839">
          <w:marLeft w:val="640"/>
          <w:marRight w:val="0"/>
          <w:marTop w:val="0"/>
          <w:marBottom w:val="0"/>
          <w:divBdr>
            <w:top w:val="none" w:sz="0" w:space="0" w:color="auto"/>
            <w:left w:val="none" w:sz="0" w:space="0" w:color="auto"/>
            <w:bottom w:val="none" w:sz="0" w:space="0" w:color="auto"/>
            <w:right w:val="none" w:sz="0" w:space="0" w:color="auto"/>
          </w:divBdr>
        </w:div>
        <w:div w:id="1460147439">
          <w:marLeft w:val="640"/>
          <w:marRight w:val="0"/>
          <w:marTop w:val="0"/>
          <w:marBottom w:val="0"/>
          <w:divBdr>
            <w:top w:val="none" w:sz="0" w:space="0" w:color="auto"/>
            <w:left w:val="none" w:sz="0" w:space="0" w:color="auto"/>
            <w:bottom w:val="none" w:sz="0" w:space="0" w:color="auto"/>
            <w:right w:val="none" w:sz="0" w:space="0" w:color="auto"/>
          </w:divBdr>
        </w:div>
        <w:div w:id="1650406134">
          <w:marLeft w:val="640"/>
          <w:marRight w:val="0"/>
          <w:marTop w:val="0"/>
          <w:marBottom w:val="0"/>
          <w:divBdr>
            <w:top w:val="none" w:sz="0" w:space="0" w:color="auto"/>
            <w:left w:val="none" w:sz="0" w:space="0" w:color="auto"/>
            <w:bottom w:val="none" w:sz="0" w:space="0" w:color="auto"/>
            <w:right w:val="none" w:sz="0" w:space="0" w:color="auto"/>
          </w:divBdr>
        </w:div>
        <w:div w:id="1678967753">
          <w:marLeft w:val="640"/>
          <w:marRight w:val="0"/>
          <w:marTop w:val="0"/>
          <w:marBottom w:val="0"/>
          <w:divBdr>
            <w:top w:val="none" w:sz="0" w:space="0" w:color="auto"/>
            <w:left w:val="none" w:sz="0" w:space="0" w:color="auto"/>
            <w:bottom w:val="none" w:sz="0" w:space="0" w:color="auto"/>
            <w:right w:val="none" w:sz="0" w:space="0" w:color="auto"/>
          </w:divBdr>
        </w:div>
        <w:div w:id="1863855827">
          <w:marLeft w:val="640"/>
          <w:marRight w:val="0"/>
          <w:marTop w:val="0"/>
          <w:marBottom w:val="0"/>
          <w:divBdr>
            <w:top w:val="none" w:sz="0" w:space="0" w:color="auto"/>
            <w:left w:val="none" w:sz="0" w:space="0" w:color="auto"/>
            <w:bottom w:val="none" w:sz="0" w:space="0" w:color="auto"/>
            <w:right w:val="none" w:sz="0" w:space="0" w:color="auto"/>
          </w:divBdr>
        </w:div>
        <w:div w:id="1885555792">
          <w:marLeft w:val="640"/>
          <w:marRight w:val="0"/>
          <w:marTop w:val="0"/>
          <w:marBottom w:val="0"/>
          <w:divBdr>
            <w:top w:val="none" w:sz="0" w:space="0" w:color="auto"/>
            <w:left w:val="none" w:sz="0" w:space="0" w:color="auto"/>
            <w:bottom w:val="none" w:sz="0" w:space="0" w:color="auto"/>
            <w:right w:val="none" w:sz="0" w:space="0" w:color="auto"/>
          </w:divBdr>
        </w:div>
        <w:div w:id="2040281151">
          <w:marLeft w:val="640"/>
          <w:marRight w:val="0"/>
          <w:marTop w:val="0"/>
          <w:marBottom w:val="0"/>
          <w:divBdr>
            <w:top w:val="none" w:sz="0" w:space="0" w:color="auto"/>
            <w:left w:val="none" w:sz="0" w:space="0" w:color="auto"/>
            <w:bottom w:val="none" w:sz="0" w:space="0" w:color="auto"/>
            <w:right w:val="none" w:sz="0" w:space="0" w:color="auto"/>
          </w:divBdr>
        </w:div>
        <w:div w:id="2114935576">
          <w:marLeft w:val="640"/>
          <w:marRight w:val="0"/>
          <w:marTop w:val="0"/>
          <w:marBottom w:val="0"/>
          <w:divBdr>
            <w:top w:val="none" w:sz="0" w:space="0" w:color="auto"/>
            <w:left w:val="none" w:sz="0" w:space="0" w:color="auto"/>
            <w:bottom w:val="none" w:sz="0" w:space="0" w:color="auto"/>
            <w:right w:val="none" w:sz="0" w:space="0" w:color="auto"/>
          </w:divBdr>
        </w:div>
        <w:div w:id="2135588515">
          <w:marLeft w:val="640"/>
          <w:marRight w:val="0"/>
          <w:marTop w:val="0"/>
          <w:marBottom w:val="0"/>
          <w:divBdr>
            <w:top w:val="none" w:sz="0" w:space="0" w:color="auto"/>
            <w:left w:val="none" w:sz="0" w:space="0" w:color="auto"/>
            <w:bottom w:val="none" w:sz="0" w:space="0" w:color="auto"/>
            <w:right w:val="none" w:sz="0" w:space="0" w:color="auto"/>
          </w:divBdr>
        </w:div>
        <w:div w:id="2144612189">
          <w:marLeft w:val="640"/>
          <w:marRight w:val="0"/>
          <w:marTop w:val="0"/>
          <w:marBottom w:val="0"/>
          <w:divBdr>
            <w:top w:val="none" w:sz="0" w:space="0" w:color="auto"/>
            <w:left w:val="none" w:sz="0" w:space="0" w:color="auto"/>
            <w:bottom w:val="none" w:sz="0" w:space="0" w:color="auto"/>
            <w:right w:val="none" w:sz="0" w:space="0" w:color="auto"/>
          </w:divBdr>
        </w:div>
      </w:divsChild>
    </w:div>
    <w:div w:id="681974552">
      <w:bodyDiv w:val="1"/>
      <w:marLeft w:val="0"/>
      <w:marRight w:val="0"/>
      <w:marTop w:val="0"/>
      <w:marBottom w:val="0"/>
      <w:divBdr>
        <w:top w:val="none" w:sz="0" w:space="0" w:color="auto"/>
        <w:left w:val="none" w:sz="0" w:space="0" w:color="auto"/>
        <w:bottom w:val="none" w:sz="0" w:space="0" w:color="auto"/>
        <w:right w:val="none" w:sz="0" w:space="0" w:color="auto"/>
      </w:divBdr>
      <w:divsChild>
        <w:div w:id="1037198819">
          <w:marLeft w:val="640"/>
          <w:marRight w:val="0"/>
          <w:marTop w:val="0"/>
          <w:marBottom w:val="0"/>
          <w:divBdr>
            <w:top w:val="none" w:sz="0" w:space="0" w:color="auto"/>
            <w:left w:val="none" w:sz="0" w:space="0" w:color="auto"/>
            <w:bottom w:val="none" w:sz="0" w:space="0" w:color="auto"/>
            <w:right w:val="none" w:sz="0" w:space="0" w:color="auto"/>
          </w:divBdr>
        </w:div>
        <w:div w:id="705370253">
          <w:marLeft w:val="640"/>
          <w:marRight w:val="0"/>
          <w:marTop w:val="0"/>
          <w:marBottom w:val="0"/>
          <w:divBdr>
            <w:top w:val="none" w:sz="0" w:space="0" w:color="auto"/>
            <w:left w:val="none" w:sz="0" w:space="0" w:color="auto"/>
            <w:bottom w:val="none" w:sz="0" w:space="0" w:color="auto"/>
            <w:right w:val="none" w:sz="0" w:space="0" w:color="auto"/>
          </w:divBdr>
        </w:div>
        <w:div w:id="1819033077">
          <w:marLeft w:val="640"/>
          <w:marRight w:val="0"/>
          <w:marTop w:val="0"/>
          <w:marBottom w:val="0"/>
          <w:divBdr>
            <w:top w:val="none" w:sz="0" w:space="0" w:color="auto"/>
            <w:left w:val="none" w:sz="0" w:space="0" w:color="auto"/>
            <w:bottom w:val="none" w:sz="0" w:space="0" w:color="auto"/>
            <w:right w:val="none" w:sz="0" w:space="0" w:color="auto"/>
          </w:divBdr>
        </w:div>
        <w:div w:id="591820878">
          <w:marLeft w:val="640"/>
          <w:marRight w:val="0"/>
          <w:marTop w:val="0"/>
          <w:marBottom w:val="0"/>
          <w:divBdr>
            <w:top w:val="none" w:sz="0" w:space="0" w:color="auto"/>
            <w:left w:val="none" w:sz="0" w:space="0" w:color="auto"/>
            <w:bottom w:val="none" w:sz="0" w:space="0" w:color="auto"/>
            <w:right w:val="none" w:sz="0" w:space="0" w:color="auto"/>
          </w:divBdr>
        </w:div>
        <w:div w:id="1464225802">
          <w:marLeft w:val="640"/>
          <w:marRight w:val="0"/>
          <w:marTop w:val="0"/>
          <w:marBottom w:val="0"/>
          <w:divBdr>
            <w:top w:val="none" w:sz="0" w:space="0" w:color="auto"/>
            <w:left w:val="none" w:sz="0" w:space="0" w:color="auto"/>
            <w:bottom w:val="none" w:sz="0" w:space="0" w:color="auto"/>
            <w:right w:val="none" w:sz="0" w:space="0" w:color="auto"/>
          </w:divBdr>
        </w:div>
        <w:div w:id="1108768363">
          <w:marLeft w:val="640"/>
          <w:marRight w:val="0"/>
          <w:marTop w:val="0"/>
          <w:marBottom w:val="0"/>
          <w:divBdr>
            <w:top w:val="none" w:sz="0" w:space="0" w:color="auto"/>
            <w:left w:val="none" w:sz="0" w:space="0" w:color="auto"/>
            <w:bottom w:val="none" w:sz="0" w:space="0" w:color="auto"/>
            <w:right w:val="none" w:sz="0" w:space="0" w:color="auto"/>
          </w:divBdr>
        </w:div>
        <w:div w:id="1909420632">
          <w:marLeft w:val="640"/>
          <w:marRight w:val="0"/>
          <w:marTop w:val="0"/>
          <w:marBottom w:val="0"/>
          <w:divBdr>
            <w:top w:val="none" w:sz="0" w:space="0" w:color="auto"/>
            <w:left w:val="none" w:sz="0" w:space="0" w:color="auto"/>
            <w:bottom w:val="none" w:sz="0" w:space="0" w:color="auto"/>
            <w:right w:val="none" w:sz="0" w:space="0" w:color="auto"/>
          </w:divBdr>
        </w:div>
        <w:div w:id="1962105446">
          <w:marLeft w:val="640"/>
          <w:marRight w:val="0"/>
          <w:marTop w:val="0"/>
          <w:marBottom w:val="0"/>
          <w:divBdr>
            <w:top w:val="none" w:sz="0" w:space="0" w:color="auto"/>
            <w:left w:val="none" w:sz="0" w:space="0" w:color="auto"/>
            <w:bottom w:val="none" w:sz="0" w:space="0" w:color="auto"/>
            <w:right w:val="none" w:sz="0" w:space="0" w:color="auto"/>
          </w:divBdr>
        </w:div>
        <w:div w:id="176382936">
          <w:marLeft w:val="640"/>
          <w:marRight w:val="0"/>
          <w:marTop w:val="0"/>
          <w:marBottom w:val="0"/>
          <w:divBdr>
            <w:top w:val="none" w:sz="0" w:space="0" w:color="auto"/>
            <w:left w:val="none" w:sz="0" w:space="0" w:color="auto"/>
            <w:bottom w:val="none" w:sz="0" w:space="0" w:color="auto"/>
            <w:right w:val="none" w:sz="0" w:space="0" w:color="auto"/>
          </w:divBdr>
        </w:div>
        <w:div w:id="864291994">
          <w:marLeft w:val="640"/>
          <w:marRight w:val="0"/>
          <w:marTop w:val="0"/>
          <w:marBottom w:val="0"/>
          <w:divBdr>
            <w:top w:val="none" w:sz="0" w:space="0" w:color="auto"/>
            <w:left w:val="none" w:sz="0" w:space="0" w:color="auto"/>
            <w:bottom w:val="none" w:sz="0" w:space="0" w:color="auto"/>
            <w:right w:val="none" w:sz="0" w:space="0" w:color="auto"/>
          </w:divBdr>
        </w:div>
        <w:div w:id="1891842218">
          <w:marLeft w:val="640"/>
          <w:marRight w:val="0"/>
          <w:marTop w:val="0"/>
          <w:marBottom w:val="0"/>
          <w:divBdr>
            <w:top w:val="none" w:sz="0" w:space="0" w:color="auto"/>
            <w:left w:val="none" w:sz="0" w:space="0" w:color="auto"/>
            <w:bottom w:val="none" w:sz="0" w:space="0" w:color="auto"/>
            <w:right w:val="none" w:sz="0" w:space="0" w:color="auto"/>
          </w:divBdr>
        </w:div>
        <w:div w:id="4021414">
          <w:marLeft w:val="640"/>
          <w:marRight w:val="0"/>
          <w:marTop w:val="0"/>
          <w:marBottom w:val="0"/>
          <w:divBdr>
            <w:top w:val="none" w:sz="0" w:space="0" w:color="auto"/>
            <w:left w:val="none" w:sz="0" w:space="0" w:color="auto"/>
            <w:bottom w:val="none" w:sz="0" w:space="0" w:color="auto"/>
            <w:right w:val="none" w:sz="0" w:space="0" w:color="auto"/>
          </w:divBdr>
        </w:div>
        <w:div w:id="423570278">
          <w:marLeft w:val="640"/>
          <w:marRight w:val="0"/>
          <w:marTop w:val="0"/>
          <w:marBottom w:val="0"/>
          <w:divBdr>
            <w:top w:val="none" w:sz="0" w:space="0" w:color="auto"/>
            <w:left w:val="none" w:sz="0" w:space="0" w:color="auto"/>
            <w:bottom w:val="none" w:sz="0" w:space="0" w:color="auto"/>
            <w:right w:val="none" w:sz="0" w:space="0" w:color="auto"/>
          </w:divBdr>
        </w:div>
        <w:div w:id="1255482373">
          <w:marLeft w:val="640"/>
          <w:marRight w:val="0"/>
          <w:marTop w:val="0"/>
          <w:marBottom w:val="0"/>
          <w:divBdr>
            <w:top w:val="none" w:sz="0" w:space="0" w:color="auto"/>
            <w:left w:val="none" w:sz="0" w:space="0" w:color="auto"/>
            <w:bottom w:val="none" w:sz="0" w:space="0" w:color="auto"/>
            <w:right w:val="none" w:sz="0" w:space="0" w:color="auto"/>
          </w:divBdr>
        </w:div>
        <w:div w:id="723062799">
          <w:marLeft w:val="640"/>
          <w:marRight w:val="0"/>
          <w:marTop w:val="0"/>
          <w:marBottom w:val="0"/>
          <w:divBdr>
            <w:top w:val="none" w:sz="0" w:space="0" w:color="auto"/>
            <w:left w:val="none" w:sz="0" w:space="0" w:color="auto"/>
            <w:bottom w:val="none" w:sz="0" w:space="0" w:color="auto"/>
            <w:right w:val="none" w:sz="0" w:space="0" w:color="auto"/>
          </w:divBdr>
        </w:div>
        <w:div w:id="1301375796">
          <w:marLeft w:val="640"/>
          <w:marRight w:val="0"/>
          <w:marTop w:val="0"/>
          <w:marBottom w:val="0"/>
          <w:divBdr>
            <w:top w:val="none" w:sz="0" w:space="0" w:color="auto"/>
            <w:left w:val="none" w:sz="0" w:space="0" w:color="auto"/>
            <w:bottom w:val="none" w:sz="0" w:space="0" w:color="auto"/>
            <w:right w:val="none" w:sz="0" w:space="0" w:color="auto"/>
          </w:divBdr>
        </w:div>
        <w:div w:id="1029721891">
          <w:marLeft w:val="640"/>
          <w:marRight w:val="0"/>
          <w:marTop w:val="0"/>
          <w:marBottom w:val="0"/>
          <w:divBdr>
            <w:top w:val="none" w:sz="0" w:space="0" w:color="auto"/>
            <w:left w:val="none" w:sz="0" w:space="0" w:color="auto"/>
            <w:bottom w:val="none" w:sz="0" w:space="0" w:color="auto"/>
            <w:right w:val="none" w:sz="0" w:space="0" w:color="auto"/>
          </w:divBdr>
        </w:div>
        <w:div w:id="2140998082">
          <w:marLeft w:val="640"/>
          <w:marRight w:val="0"/>
          <w:marTop w:val="0"/>
          <w:marBottom w:val="0"/>
          <w:divBdr>
            <w:top w:val="none" w:sz="0" w:space="0" w:color="auto"/>
            <w:left w:val="none" w:sz="0" w:space="0" w:color="auto"/>
            <w:bottom w:val="none" w:sz="0" w:space="0" w:color="auto"/>
            <w:right w:val="none" w:sz="0" w:space="0" w:color="auto"/>
          </w:divBdr>
        </w:div>
        <w:div w:id="1761172054">
          <w:marLeft w:val="640"/>
          <w:marRight w:val="0"/>
          <w:marTop w:val="0"/>
          <w:marBottom w:val="0"/>
          <w:divBdr>
            <w:top w:val="none" w:sz="0" w:space="0" w:color="auto"/>
            <w:left w:val="none" w:sz="0" w:space="0" w:color="auto"/>
            <w:bottom w:val="none" w:sz="0" w:space="0" w:color="auto"/>
            <w:right w:val="none" w:sz="0" w:space="0" w:color="auto"/>
          </w:divBdr>
        </w:div>
        <w:div w:id="970019430">
          <w:marLeft w:val="640"/>
          <w:marRight w:val="0"/>
          <w:marTop w:val="0"/>
          <w:marBottom w:val="0"/>
          <w:divBdr>
            <w:top w:val="none" w:sz="0" w:space="0" w:color="auto"/>
            <w:left w:val="none" w:sz="0" w:space="0" w:color="auto"/>
            <w:bottom w:val="none" w:sz="0" w:space="0" w:color="auto"/>
            <w:right w:val="none" w:sz="0" w:space="0" w:color="auto"/>
          </w:divBdr>
        </w:div>
        <w:div w:id="1667054885">
          <w:marLeft w:val="640"/>
          <w:marRight w:val="0"/>
          <w:marTop w:val="0"/>
          <w:marBottom w:val="0"/>
          <w:divBdr>
            <w:top w:val="none" w:sz="0" w:space="0" w:color="auto"/>
            <w:left w:val="none" w:sz="0" w:space="0" w:color="auto"/>
            <w:bottom w:val="none" w:sz="0" w:space="0" w:color="auto"/>
            <w:right w:val="none" w:sz="0" w:space="0" w:color="auto"/>
          </w:divBdr>
        </w:div>
        <w:div w:id="1552493919">
          <w:marLeft w:val="640"/>
          <w:marRight w:val="0"/>
          <w:marTop w:val="0"/>
          <w:marBottom w:val="0"/>
          <w:divBdr>
            <w:top w:val="none" w:sz="0" w:space="0" w:color="auto"/>
            <w:left w:val="none" w:sz="0" w:space="0" w:color="auto"/>
            <w:bottom w:val="none" w:sz="0" w:space="0" w:color="auto"/>
            <w:right w:val="none" w:sz="0" w:space="0" w:color="auto"/>
          </w:divBdr>
        </w:div>
        <w:div w:id="1992053213">
          <w:marLeft w:val="640"/>
          <w:marRight w:val="0"/>
          <w:marTop w:val="0"/>
          <w:marBottom w:val="0"/>
          <w:divBdr>
            <w:top w:val="none" w:sz="0" w:space="0" w:color="auto"/>
            <w:left w:val="none" w:sz="0" w:space="0" w:color="auto"/>
            <w:bottom w:val="none" w:sz="0" w:space="0" w:color="auto"/>
            <w:right w:val="none" w:sz="0" w:space="0" w:color="auto"/>
          </w:divBdr>
        </w:div>
        <w:div w:id="1061174583">
          <w:marLeft w:val="640"/>
          <w:marRight w:val="0"/>
          <w:marTop w:val="0"/>
          <w:marBottom w:val="0"/>
          <w:divBdr>
            <w:top w:val="none" w:sz="0" w:space="0" w:color="auto"/>
            <w:left w:val="none" w:sz="0" w:space="0" w:color="auto"/>
            <w:bottom w:val="none" w:sz="0" w:space="0" w:color="auto"/>
            <w:right w:val="none" w:sz="0" w:space="0" w:color="auto"/>
          </w:divBdr>
        </w:div>
        <w:div w:id="1253590956">
          <w:marLeft w:val="640"/>
          <w:marRight w:val="0"/>
          <w:marTop w:val="0"/>
          <w:marBottom w:val="0"/>
          <w:divBdr>
            <w:top w:val="none" w:sz="0" w:space="0" w:color="auto"/>
            <w:left w:val="none" w:sz="0" w:space="0" w:color="auto"/>
            <w:bottom w:val="none" w:sz="0" w:space="0" w:color="auto"/>
            <w:right w:val="none" w:sz="0" w:space="0" w:color="auto"/>
          </w:divBdr>
        </w:div>
        <w:div w:id="1796018034">
          <w:marLeft w:val="640"/>
          <w:marRight w:val="0"/>
          <w:marTop w:val="0"/>
          <w:marBottom w:val="0"/>
          <w:divBdr>
            <w:top w:val="none" w:sz="0" w:space="0" w:color="auto"/>
            <w:left w:val="none" w:sz="0" w:space="0" w:color="auto"/>
            <w:bottom w:val="none" w:sz="0" w:space="0" w:color="auto"/>
            <w:right w:val="none" w:sz="0" w:space="0" w:color="auto"/>
          </w:divBdr>
        </w:div>
        <w:div w:id="758909559">
          <w:marLeft w:val="640"/>
          <w:marRight w:val="0"/>
          <w:marTop w:val="0"/>
          <w:marBottom w:val="0"/>
          <w:divBdr>
            <w:top w:val="none" w:sz="0" w:space="0" w:color="auto"/>
            <w:left w:val="none" w:sz="0" w:space="0" w:color="auto"/>
            <w:bottom w:val="none" w:sz="0" w:space="0" w:color="auto"/>
            <w:right w:val="none" w:sz="0" w:space="0" w:color="auto"/>
          </w:divBdr>
        </w:div>
        <w:div w:id="1783181165">
          <w:marLeft w:val="640"/>
          <w:marRight w:val="0"/>
          <w:marTop w:val="0"/>
          <w:marBottom w:val="0"/>
          <w:divBdr>
            <w:top w:val="none" w:sz="0" w:space="0" w:color="auto"/>
            <w:left w:val="none" w:sz="0" w:space="0" w:color="auto"/>
            <w:bottom w:val="none" w:sz="0" w:space="0" w:color="auto"/>
            <w:right w:val="none" w:sz="0" w:space="0" w:color="auto"/>
          </w:divBdr>
        </w:div>
        <w:div w:id="1744719831">
          <w:marLeft w:val="640"/>
          <w:marRight w:val="0"/>
          <w:marTop w:val="0"/>
          <w:marBottom w:val="0"/>
          <w:divBdr>
            <w:top w:val="none" w:sz="0" w:space="0" w:color="auto"/>
            <w:left w:val="none" w:sz="0" w:space="0" w:color="auto"/>
            <w:bottom w:val="none" w:sz="0" w:space="0" w:color="auto"/>
            <w:right w:val="none" w:sz="0" w:space="0" w:color="auto"/>
          </w:divBdr>
        </w:div>
        <w:div w:id="1631471088">
          <w:marLeft w:val="640"/>
          <w:marRight w:val="0"/>
          <w:marTop w:val="0"/>
          <w:marBottom w:val="0"/>
          <w:divBdr>
            <w:top w:val="none" w:sz="0" w:space="0" w:color="auto"/>
            <w:left w:val="none" w:sz="0" w:space="0" w:color="auto"/>
            <w:bottom w:val="none" w:sz="0" w:space="0" w:color="auto"/>
            <w:right w:val="none" w:sz="0" w:space="0" w:color="auto"/>
          </w:divBdr>
        </w:div>
        <w:div w:id="1632129390">
          <w:marLeft w:val="640"/>
          <w:marRight w:val="0"/>
          <w:marTop w:val="0"/>
          <w:marBottom w:val="0"/>
          <w:divBdr>
            <w:top w:val="none" w:sz="0" w:space="0" w:color="auto"/>
            <w:left w:val="none" w:sz="0" w:space="0" w:color="auto"/>
            <w:bottom w:val="none" w:sz="0" w:space="0" w:color="auto"/>
            <w:right w:val="none" w:sz="0" w:space="0" w:color="auto"/>
          </w:divBdr>
        </w:div>
        <w:div w:id="1179853665">
          <w:marLeft w:val="640"/>
          <w:marRight w:val="0"/>
          <w:marTop w:val="0"/>
          <w:marBottom w:val="0"/>
          <w:divBdr>
            <w:top w:val="none" w:sz="0" w:space="0" w:color="auto"/>
            <w:left w:val="none" w:sz="0" w:space="0" w:color="auto"/>
            <w:bottom w:val="none" w:sz="0" w:space="0" w:color="auto"/>
            <w:right w:val="none" w:sz="0" w:space="0" w:color="auto"/>
          </w:divBdr>
        </w:div>
        <w:div w:id="792673793">
          <w:marLeft w:val="640"/>
          <w:marRight w:val="0"/>
          <w:marTop w:val="0"/>
          <w:marBottom w:val="0"/>
          <w:divBdr>
            <w:top w:val="none" w:sz="0" w:space="0" w:color="auto"/>
            <w:left w:val="none" w:sz="0" w:space="0" w:color="auto"/>
            <w:bottom w:val="none" w:sz="0" w:space="0" w:color="auto"/>
            <w:right w:val="none" w:sz="0" w:space="0" w:color="auto"/>
          </w:divBdr>
        </w:div>
        <w:div w:id="1995252149">
          <w:marLeft w:val="640"/>
          <w:marRight w:val="0"/>
          <w:marTop w:val="0"/>
          <w:marBottom w:val="0"/>
          <w:divBdr>
            <w:top w:val="none" w:sz="0" w:space="0" w:color="auto"/>
            <w:left w:val="none" w:sz="0" w:space="0" w:color="auto"/>
            <w:bottom w:val="none" w:sz="0" w:space="0" w:color="auto"/>
            <w:right w:val="none" w:sz="0" w:space="0" w:color="auto"/>
          </w:divBdr>
        </w:div>
        <w:div w:id="2027830277">
          <w:marLeft w:val="640"/>
          <w:marRight w:val="0"/>
          <w:marTop w:val="0"/>
          <w:marBottom w:val="0"/>
          <w:divBdr>
            <w:top w:val="none" w:sz="0" w:space="0" w:color="auto"/>
            <w:left w:val="none" w:sz="0" w:space="0" w:color="auto"/>
            <w:bottom w:val="none" w:sz="0" w:space="0" w:color="auto"/>
            <w:right w:val="none" w:sz="0" w:space="0" w:color="auto"/>
          </w:divBdr>
        </w:div>
        <w:div w:id="564224846">
          <w:marLeft w:val="640"/>
          <w:marRight w:val="0"/>
          <w:marTop w:val="0"/>
          <w:marBottom w:val="0"/>
          <w:divBdr>
            <w:top w:val="none" w:sz="0" w:space="0" w:color="auto"/>
            <w:left w:val="none" w:sz="0" w:space="0" w:color="auto"/>
            <w:bottom w:val="none" w:sz="0" w:space="0" w:color="auto"/>
            <w:right w:val="none" w:sz="0" w:space="0" w:color="auto"/>
          </w:divBdr>
        </w:div>
        <w:div w:id="574777464">
          <w:marLeft w:val="640"/>
          <w:marRight w:val="0"/>
          <w:marTop w:val="0"/>
          <w:marBottom w:val="0"/>
          <w:divBdr>
            <w:top w:val="none" w:sz="0" w:space="0" w:color="auto"/>
            <w:left w:val="none" w:sz="0" w:space="0" w:color="auto"/>
            <w:bottom w:val="none" w:sz="0" w:space="0" w:color="auto"/>
            <w:right w:val="none" w:sz="0" w:space="0" w:color="auto"/>
          </w:divBdr>
        </w:div>
        <w:div w:id="1248688053">
          <w:marLeft w:val="640"/>
          <w:marRight w:val="0"/>
          <w:marTop w:val="0"/>
          <w:marBottom w:val="0"/>
          <w:divBdr>
            <w:top w:val="none" w:sz="0" w:space="0" w:color="auto"/>
            <w:left w:val="none" w:sz="0" w:space="0" w:color="auto"/>
            <w:bottom w:val="none" w:sz="0" w:space="0" w:color="auto"/>
            <w:right w:val="none" w:sz="0" w:space="0" w:color="auto"/>
          </w:divBdr>
        </w:div>
        <w:div w:id="921986751">
          <w:marLeft w:val="640"/>
          <w:marRight w:val="0"/>
          <w:marTop w:val="0"/>
          <w:marBottom w:val="0"/>
          <w:divBdr>
            <w:top w:val="none" w:sz="0" w:space="0" w:color="auto"/>
            <w:left w:val="none" w:sz="0" w:space="0" w:color="auto"/>
            <w:bottom w:val="none" w:sz="0" w:space="0" w:color="auto"/>
            <w:right w:val="none" w:sz="0" w:space="0" w:color="auto"/>
          </w:divBdr>
        </w:div>
        <w:div w:id="474567814">
          <w:marLeft w:val="640"/>
          <w:marRight w:val="0"/>
          <w:marTop w:val="0"/>
          <w:marBottom w:val="0"/>
          <w:divBdr>
            <w:top w:val="none" w:sz="0" w:space="0" w:color="auto"/>
            <w:left w:val="none" w:sz="0" w:space="0" w:color="auto"/>
            <w:bottom w:val="none" w:sz="0" w:space="0" w:color="auto"/>
            <w:right w:val="none" w:sz="0" w:space="0" w:color="auto"/>
          </w:divBdr>
        </w:div>
        <w:div w:id="82536719">
          <w:marLeft w:val="640"/>
          <w:marRight w:val="0"/>
          <w:marTop w:val="0"/>
          <w:marBottom w:val="0"/>
          <w:divBdr>
            <w:top w:val="none" w:sz="0" w:space="0" w:color="auto"/>
            <w:left w:val="none" w:sz="0" w:space="0" w:color="auto"/>
            <w:bottom w:val="none" w:sz="0" w:space="0" w:color="auto"/>
            <w:right w:val="none" w:sz="0" w:space="0" w:color="auto"/>
          </w:divBdr>
        </w:div>
        <w:div w:id="460611381">
          <w:marLeft w:val="640"/>
          <w:marRight w:val="0"/>
          <w:marTop w:val="0"/>
          <w:marBottom w:val="0"/>
          <w:divBdr>
            <w:top w:val="none" w:sz="0" w:space="0" w:color="auto"/>
            <w:left w:val="none" w:sz="0" w:space="0" w:color="auto"/>
            <w:bottom w:val="none" w:sz="0" w:space="0" w:color="auto"/>
            <w:right w:val="none" w:sz="0" w:space="0" w:color="auto"/>
          </w:divBdr>
        </w:div>
        <w:div w:id="1660845824">
          <w:marLeft w:val="640"/>
          <w:marRight w:val="0"/>
          <w:marTop w:val="0"/>
          <w:marBottom w:val="0"/>
          <w:divBdr>
            <w:top w:val="none" w:sz="0" w:space="0" w:color="auto"/>
            <w:left w:val="none" w:sz="0" w:space="0" w:color="auto"/>
            <w:bottom w:val="none" w:sz="0" w:space="0" w:color="auto"/>
            <w:right w:val="none" w:sz="0" w:space="0" w:color="auto"/>
          </w:divBdr>
        </w:div>
        <w:div w:id="248001911">
          <w:marLeft w:val="640"/>
          <w:marRight w:val="0"/>
          <w:marTop w:val="0"/>
          <w:marBottom w:val="0"/>
          <w:divBdr>
            <w:top w:val="none" w:sz="0" w:space="0" w:color="auto"/>
            <w:left w:val="none" w:sz="0" w:space="0" w:color="auto"/>
            <w:bottom w:val="none" w:sz="0" w:space="0" w:color="auto"/>
            <w:right w:val="none" w:sz="0" w:space="0" w:color="auto"/>
          </w:divBdr>
        </w:div>
        <w:div w:id="872496220">
          <w:marLeft w:val="640"/>
          <w:marRight w:val="0"/>
          <w:marTop w:val="0"/>
          <w:marBottom w:val="0"/>
          <w:divBdr>
            <w:top w:val="none" w:sz="0" w:space="0" w:color="auto"/>
            <w:left w:val="none" w:sz="0" w:space="0" w:color="auto"/>
            <w:bottom w:val="none" w:sz="0" w:space="0" w:color="auto"/>
            <w:right w:val="none" w:sz="0" w:space="0" w:color="auto"/>
          </w:divBdr>
        </w:div>
        <w:div w:id="360399939">
          <w:marLeft w:val="640"/>
          <w:marRight w:val="0"/>
          <w:marTop w:val="0"/>
          <w:marBottom w:val="0"/>
          <w:divBdr>
            <w:top w:val="none" w:sz="0" w:space="0" w:color="auto"/>
            <w:left w:val="none" w:sz="0" w:space="0" w:color="auto"/>
            <w:bottom w:val="none" w:sz="0" w:space="0" w:color="auto"/>
            <w:right w:val="none" w:sz="0" w:space="0" w:color="auto"/>
          </w:divBdr>
        </w:div>
        <w:div w:id="296956010">
          <w:marLeft w:val="640"/>
          <w:marRight w:val="0"/>
          <w:marTop w:val="0"/>
          <w:marBottom w:val="0"/>
          <w:divBdr>
            <w:top w:val="none" w:sz="0" w:space="0" w:color="auto"/>
            <w:left w:val="none" w:sz="0" w:space="0" w:color="auto"/>
            <w:bottom w:val="none" w:sz="0" w:space="0" w:color="auto"/>
            <w:right w:val="none" w:sz="0" w:space="0" w:color="auto"/>
          </w:divBdr>
        </w:div>
        <w:div w:id="1066757758">
          <w:marLeft w:val="640"/>
          <w:marRight w:val="0"/>
          <w:marTop w:val="0"/>
          <w:marBottom w:val="0"/>
          <w:divBdr>
            <w:top w:val="none" w:sz="0" w:space="0" w:color="auto"/>
            <w:left w:val="none" w:sz="0" w:space="0" w:color="auto"/>
            <w:bottom w:val="none" w:sz="0" w:space="0" w:color="auto"/>
            <w:right w:val="none" w:sz="0" w:space="0" w:color="auto"/>
          </w:divBdr>
        </w:div>
        <w:div w:id="270284271">
          <w:marLeft w:val="640"/>
          <w:marRight w:val="0"/>
          <w:marTop w:val="0"/>
          <w:marBottom w:val="0"/>
          <w:divBdr>
            <w:top w:val="none" w:sz="0" w:space="0" w:color="auto"/>
            <w:left w:val="none" w:sz="0" w:space="0" w:color="auto"/>
            <w:bottom w:val="none" w:sz="0" w:space="0" w:color="auto"/>
            <w:right w:val="none" w:sz="0" w:space="0" w:color="auto"/>
          </w:divBdr>
        </w:div>
        <w:div w:id="1568565162">
          <w:marLeft w:val="640"/>
          <w:marRight w:val="0"/>
          <w:marTop w:val="0"/>
          <w:marBottom w:val="0"/>
          <w:divBdr>
            <w:top w:val="none" w:sz="0" w:space="0" w:color="auto"/>
            <w:left w:val="none" w:sz="0" w:space="0" w:color="auto"/>
            <w:bottom w:val="none" w:sz="0" w:space="0" w:color="auto"/>
            <w:right w:val="none" w:sz="0" w:space="0" w:color="auto"/>
          </w:divBdr>
        </w:div>
        <w:div w:id="102112705">
          <w:marLeft w:val="640"/>
          <w:marRight w:val="0"/>
          <w:marTop w:val="0"/>
          <w:marBottom w:val="0"/>
          <w:divBdr>
            <w:top w:val="none" w:sz="0" w:space="0" w:color="auto"/>
            <w:left w:val="none" w:sz="0" w:space="0" w:color="auto"/>
            <w:bottom w:val="none" w:sz="0" w:space="0" w:color="auto"/>
            <w:right w:val="none" w:sz="0" w:space="0" w:color="auto"/>
          </w:divBdr>
        </w:div>
        <w:div w:id="963002977">
          <w:marLeft w:val="640"/>
          <w:marRight w:val="0"/>
          <w:marTop w:val="0"/>
          <w:marBottom w:val="0"/>
          <w:divBdr>
            <w:top w:val="none" w:sz="0" w:space="0" w:color="auto"/>
            <w:left w:val="none" w:sz="0" w:space="0" w:color="auto"/>
            <w:bottom w:val="none" w:sz="0" w:space="0" w:color="auto"/>
            <w:right w:val="none" w:sz="0" w:space="0" w:color="auto"/>
          </w:divBdr>
        </w:div>
        <w:div w:id="1552109692">
          <w:marLeft w:val="640"/>
          <w:marRight w:val="0"/>
          <w:marTop w:val="0"/>
          <w:marBottom w:val="0"/>
          <w:divBdr>
            <w:top w:val="none" w:sz="0" w:space="0" w:color="auto"/>
            <w:left w:val="none" w:sz="0" w:space="0" w:color="auto"/>
            <w:bottom w:val="none" w:sz="0" w:space="0" w:color="auto"/>
            <w:right w:val="none" w:sz="0" w:space="0" w:color="auto"/>
          </w:divBdr>
        </w:div>
      </w:divsChild>
    </w:div>
    <w:div w:id="682902718">
      <w:marLeft w:val="640"/>
      <w:marRight w:val="0"/>
      <w:marTop w:val="0"/>
      <w:marBottom w:val="0"/>
      <w:divBdr>
        <w:top w:val="none" w:sz="0" w:space="0" w:color="auto"/>
        <w:left w:val="none" w:sz="0" w:space="0" w:color="auto"/>
        <w:bottom w:val="none" w:sz="0" w:space="0" w:color="auto"/>
        <w:right w:val="none" w:sz="0" w:space="0" w:color="auto"/>
      </w:divBdr>
    </w:div>
    <w:div w:id="683020175">
      <w:marLeft w:val="640"/>
      <w:marRight w:val="0"/>
      <w:marTop w:val="0"/>
      <w:marBottom w:val="0"/>
      <w:divBdr>
        <w:top w:val="none" w:sz="0" w:space="0" w:color="auto"/>
        <w:left w:val="none" w:sz="0" w:space="0" w:color="auto"/>
        <w:bottom w:val="none" w:sz="0" w:space="0" w:color="auto"/>
        <w:right w:val="none" w:sz="0" w:space="0" w:color="auto"/>
      </w:divBdr>
    </w:div>
    <w:div w:id="685252235">
      <w:bodyDiv w:val="1"/>
      <w:marLeft w:val="0"/>
      <w:marRight w:val="0"/>
      <w:marTop w:val="0"/>
      <w:marBottom w:val="0"/>
      <w:divBdr>
        <w:top w:val="none" w:sz="0" w:space="0" w:color="auto"/>
        <w:left w:val="none" w:sz="0" w:space="0" w:color="auto"/>
        <w:bottom w:val="none" w:sz="0" w:space="0" w:color="auto"/>
        <w:right w:val="none" w:sz="0" w:space="0" w:color="auto"/>
      </w:divBdr>
      <w:divsChild>
        <w:div w:id="1367608360">
          <w:marLeft w:val="640"/>
          <w:marRight w:val="0"/>
          <w:marTop w:val="0"/>
          <w:marBottom w:val="0"/>
          <w:divBdr>
            <w:top w:val="none" w:sz="0" w:space="0" w:color="auto"/>
            <w:left w:val="none" w:sz="0" w:space="0" w:color="auto"/>
            <w:bottom w:val="none" w:sz="0" w:space="0" w:color="auto"/>
            <w:right w:val="none" w:sz="0" w:space="0" w:color="auto"/>
          </w:divBdr>
        </w:div>
        <w:div w:id="430930086">
          <w:marLeft w:val="640"/>
          <w:marRight w:val="0"/>
          <w:marTop w:val="0"/>
          <w:marBottom w:val="0"/>
          <w:divBdr>
            <w:top w:val="none" w:sz="0" w:space="0" w:color="auto"/>
            <w:left w:val="none" w:sz="0" w:space="0" w:color="auto"/>
            <w:bottom w:val="none" w:sz="0" w:space="0" w:color="auto"/>
            <w:right w:val="none" w:sz="0" w:space="0" w:color="auto"/>
          </w:divBdr>
        </w:div>
        <w:div w:id="535193455">
          <w:marLeft w:val="640"/>
          <w:marRight w:val="0"/>
          <w:marTop w:val="0"/>
          <w:marBottom w:val="0"/>
          <w:divBdr>
            <w:top w:val="none" w:sz="0" w:space="0" w:color="auto"/>
            <w:left w:val="none" w:sz="0" w:space="0" w:color="auto"/>
            <w:bottom w:val="none" w:sz="0" w:space="0" w:color="auto"/>
            <w:right w:val="none" w:sz="0" w:space="0" w:color="auto"/>
          </w:divBdr>
        </w:div>
        <w:div w:id="91241201">
          <w:marLeft w:val="640"/>
          <w:marRight w:val="0"/>
          <w:marTop w:val="0"/>
          <w:marBottom w:val="0"/>
          <w:divBdr>
            <w:top w:val="none" w:sz="0" w:space="0" w:color="auto"/>
            <w:left w:val="none" w:sz="0" w:space="0" w:color="auto"/>
            <w:bottom w:val="none" w:sz="0" w:space="0" w:color="auto"/>
            <w:right w:val="none" w:sz="0" w:space="0" w:color="auto"/>
          </w:divBdr>
        </w:div>
        <w:div w:id="2021541601">
          <w:marLeft w:val="640"/>
          <w:marRight w:val="0"/>
          <w:marTop w:val="0"/>
          <w:marBottom w:val="0"/>
          <w:divBdr>
            <w:top w:val="none" w:sz="0" w:space="0" w:color="auto"/>
            <w:left w:val="none" w:sz="0" w:space="0" w:color="auto"/>
            <w:bottom w:val="none" w:sz="0" w:space="0" w:color="auto"/>
            <w:right w:val="none" w:sz="0" w:space="0" w:color="auto"/>
          </w:divBdr>
        </w:div>
        <w:div w:id="1132212039">
          <w:marLeft w:val="640"/>
          <w:marRight w:val="0"/>
          <w:marTop w:val="0"/>
          <w:marBottom w:val="0"/>
          <w:divBdr>
            <w:top w:val="none" w:sz="0" w:space="0" w:color="auto"/>
            <w:left w:val="none" w:sz="0" w:space="0" w:color="auto"/>
            <w:bottom w:val="none" w:sz="0" w:space="0" w:color="auto"/>
            <w:right w:val="none" w:sz="0" w:space="0" w:color="auto"/>
          </w:divBdr>
        </w:div>
        <w:div w:id="1426345595">
          <w:marLeft w:val="640"/>
          <w:marRight w:val="0"/>
          <w:marTop w:val="0"/>
          <w:marBottom w:val="0"/>
          <w:divBdr>
            <w:top w:val="none" w:sz="0" w:space="0" w:color="auto"/>
            <w:left w:val="none" w:sz="0" w:space="0" w:color="auto"/>
            <w:bottom w:val="none" w:sz="0" w:space="0" w:color="auto"/>
            <w:right w:val="none" w:sz="0" w:space="0" w:color="auto"/>
          </w:divBdr>
        </w:div>
        <w:div w:id="939142078">
          <w:marLeft w:val="640"/>
          <w:marRight w:val="0"/>
          <w:marTop w:val="0"/>
          <w:marBottom w:val="0"/>
          <w:divBdr>
            <w:top w:val="none" w:sz="0" w:space="0" w:color="auto"/>
            <w:left w:val="none" w:sz="0" w:space="0" w:color="auto"/>
            <w:bottom w:val="none" w:sz="0" w:space="0" w:color="auto"/>
            <w:right w:val="none" w:sz="0" w:space="0" w:color="auto"/>
          </w:divBdr>
        </w:div>
        <w:div w:id="740521288">
          <w:marLeft w:val="640"/>
          <w:marRight w:val="0"/>
          <w:marTop w:val="0"/>
          <w:marBottom w:val="0"/>
          <w:divBdr>
            <w:top w:val="none" w:sz="0" w:space="0" w:color="auto"/>
            <w:left w:val="none" w:sz="0" w:space="0" w:color="auto"/>
            <w:bottom w:val="none" w:sz="0" w:space="0" w:color="auto"/>
            <w:right w:val="none" w:sz="0" w:space="0" w:color="auto"/>
          </w:divBdr>
        </w:div>
        <w:div w:id="268973587">
          <w:marLeft w:val="640"/>
          <w:marRight w:val="0"/>
          <w:marTop w:val="0"/>
          <w:marBottom w:val="0"/>
          <w:divBdr>
            <w:top w:val="none" w:sz="0" w:space="0" w:color="auto"/>
            <w:left w:val="none" w:sz="0" w:space="0" w:color="auto"/>
            <w:bottom w:val="none" w:sz="0" w:space="0" w:color="auto"/>
            <w:right w:val="none" w:sz="0" w:space="0" w:color="auto"/>
          </w:divBdr>
        </w:div>
        <w:div w:id="2056342820">
          <w:marLeft w:val="640"/>
          <w:marRight w:val="0"/>
          <w:marTop w:val="0"/>
          <w:marBottom w:val="0"/>
          <w:divBdr>
            <w:top w:val="none" w:sz="0" w:space="0" w:color="auto"/>
            <w:left w:val="none" w:sz="0" w:space="0" w:color="auto"/>
            <w:bottom w:val="none" w:sz="0" w:space="0" w:color="auto"/>
            <w:right w:val="none" w:sz="0" w:space="0" w:color="auto"/>
          </w:divBdr>
        </w:div>
        <w:div w:id="525405683">
          <w:marLeft w:val="640"/>
          <w:marRight w:val="0"/>
          <w:marTop w:val="0"/>
          <w:marBottom w:val="0"/>
          <w:divBdr>
            <w:top w:val="none" w:sz="0" w:space="0" w:color="auto"/>
            <w:left w:val="none" w:sz="0" w:space="0" w:color="auto"/>
            <w:bottom w:val="none" w:sz="0" w:space="0" w:color="auto"/>
            <w:right w:val="none" w:sz="0" w:space="0" w:color="auto"/>
          </w:divBdr>
        </w:div>
        <w:div w:id="815534473">
          <w:marLeft w:val="640"/>
          <w:marRight w:val="0"/>
          <w:marTop w:val="0"/>
          <w:marBottom w:val="0"/>
          <w:divBdr>
            <w:top w:val="none" w:sz="0" w:space="0" w:color="auto"/>
            <w:left w:val="none" w:sz="0" w:space="0" w:color="auto"/>
            <w:bottom w:val="none" w:sz="0" w:space="0" w:color="auto"/>
            <w:right w:val="none" w:sz="0" w:space="0" w:color="auto"/>
          </w:divBdr>
        </w:div>
        <w:div w:id="1489051827">
          <w:marLeft w:val="640"/>
          <w:marRight w:val="0"/>
          <w:marTop w:val="0"/>
          <w:marBottom w:val="0"/>
          <w:divBdr>
            <w:top w:val="none" w:sz="0" w:space="0" w:color="auto"/>
            <w:left w:val="none" w:sz="0" w:space="0" w:color="auto"/>
            <w:bottom w:val="none" w:sz="0" w:space="0" w:color="auto"/>
            <w:right w:val="none" w:sz="0" w:space="0" w:color="auto"/>
          </w:divBdr>
        </w:div>
        <w:div w:id="625815332">
          <w:marLeft w:val="640"/>
          <w:marRight w:val="0"/>
          <w:marTop w:val="0"/>
          <w:marBottom w:val="0"/>
          <w:divBdr>
            <w:top w:val="none" w:sz="0" w:space="0" w:color="auto"/>
            <w:left w:val="none" w:sz="0" w:space="0" w:color="auto"/>
            <w:bottom w:val="none" w:sz="0" w:space="0" w:color="auto"/>
            <w:right w:val="none" w:sz="0" w:space="0" w:color="auto"/>
          </w:divBdr>
        </w:div>
        <w:div w:id="1140608063">
          <w:marLeft w:val="640"/>
          <w:marRight w:val="0"/>
          <w:marTop w:val="0"/>
          <w:marBottom w:val="0"/>
          <w:divBdr>
            <w:top w:val="none" w:sz="0" w:space="0" w:color="auto"/>
            <w:left w:val="none" w:sz="0" w:space="0" w:color="auto"/>
            <w:bottom w:val="none" w:sz="0" w:space="0" w:color="auto"/>
            <w:right w:val="none" w:sz="0" w:space="0" w:color="auto"/>
          </w:divBdr>
        </w:div>
        <w:div w:id="1793404411">
          <w:marLeft w:val="640"/>
          <w:marRight w:val="0"/>
          <w:marTop w:val="0"/>
          <w:marBottom w:val="0"/>
          <w:divBdr>
            <w:top w:val="none" w:sz="0" w:space="0" w:color="auto"/>
            <w:left w:val="none" w:sz="0" w:space="0" w:color="auto"/>
            <w:bottom w:val="none" w:sz="0" w:space="0" w:color="auto"/>
            <w:right w:val="none" w:sz="0" w:space="0" w:color="auto"/>
          </w:divBdr>
        </w:div>
        <w:div w:id="553009167">
          <w:marLeft w:val="640"/>
          <w:marRight w:val="0"/>
          <w:marTop w:val="0"/>
          <w:marBottom w:val="0"/>
          <w:divBdr>
            <w:top w:val="none" w:sz="0" w:space="0" w:color="auto"/>
            <w:left w:val="none" w:sz="0" w:space="0" w:color="auto"/>
            <w:bottom w:val="none" w:sz="0" w:space="0" w:color="auto"/>
            <w:right w:val="none" w:sz="0" w:space="0" w:color="auto"/>
          </w:divBdr>
        </w:div>
        <w:div w:id="762381782">
          <w:marLeft w:val="640"/>
          <w:marRight w:val="0"/>
          <w:marTop w:val="0"/>
          <w:marBottom w:val="0"/>
          <w:divBdr>
            <w:top w:val="none" w:sz="0" w:space="0" w:color="auto"/>
            <w:left w:val="none" w:sz="0" w:space="0" w:color="auto"/>
            <w:bottom w:val="none" w:sz="0" w:space="0" w:color="auto"/>
            <w:right w:val="none" w:sz="0" w:space="0" w:color="auto"/>
          </w:divBdr>
        </w:div>
        <w:div w:id="426463231">
          <w:marLeft w:val="640"/>
          <w:marRight w:val="0"/>
          <w:marTop w:val="0"/>
          <w:marBottom w:val="0"/>
          <w:divBdr>
            <w:top w:val="none" w:sz="0" w:space="0" w:color="auto"/>
            <w:left w:val="none" w:sz="0" w:space="0" w:color="auto"/>
            <w:bottom w:val="none" w:sz="0" w:space="0" w:color="auto"/>
            <w:right w:val="none" w:sz="0" w:space="0" w:color="auto"/>
          </w:divBdr>
        </w:div>
        <w:div w:id="223759567">
          <w:marLeft w:val="640"/>
          <w:marRight w:val="0"/>
          <w:marTop w:val="0"/>
          <w:marBottom w:val="0"/>
          <w:divBdr>
            <w:top w:val="none" w:sz="0" w:space="0" w:color="auto"/>
            <w:left w:val="none" w:sz="0" w:space="0" w:color="auto"/>
            <w:bottom w:val="none" w:sz="0" w:space="0" w:color="auto"/>
            <w:right w:val="none" w:sz="0" w:space="0" w:color="auto"/>
          </w:divBdr>
        </w:div>
        <w:div w:id="1012335690">
          <w:marLeft w:val="640"/>
          <w:marRight w:val="0"/>
          <w:marTop w:val="0"/>
          <w:marBottom w:val="0"/>
          <w:divBdr>
            <w:top w:val="none" w:sz="0" w:space="0" w:color="auto"/>
            <w:left w:val="none" w:sz="0" w:space="0" w:color="auto"/>
            <w:bottom w:val="none" w:sz="0" w:space="0" w:color="auto"/>
            <w:right w:val="none" w:sz="0" w:space="0" w:color="auto"/>
          </w:divBdr>
        </w:div>
        <w:div w:id="1262950262">
          <w:marLeft w:val="640"/>
          <w:marRight w:val="0"/>
          <w:marTop w:val="0"/>
          <w:marBottom w:val="0"/>
          <w:divBdr>
            <w:top w:val="none" w:sz="0" w:space="0" w:color="auto"/>
            <w:left w:val="none" w:sz="0" w:space="0" w:color="auto"/>
            <w:bottom w:val="none" w:sz="0" w:space="0" w:color="auto"/>
            <w:right w:val="none" w:sz="0" w:space="0" w:color="auto"/>
          </w:divBdr>
        </w:div>
        <w:div w:id="1199733818">
          <w:marLeft w:val="640"/>
          <w:marRight w:val="0"/>
          <w:marTop w:val="0"/>
          <w:marBottom w:val="0"/>
          <w:divBdr>
            <w:top w:val="none" w:sz="0" w:space="0" w:color="auto"/>
            <w:left w:val="none" w:sz="0" w:space="0" w:color="auto"/>
            <w:bottom w:val="none" w:sz="0" w:space="0" w:color="auto"/>
            <w:right w:val="none" w:sz="0" w:space="0" w:color="auto"/>
          </w:divBdr>
        </w:div>
        <w:div w:id="561865473">
          <w:marLeft w:val="640"/>
          <w:marRight w:val="0"/>
          <w:marTop w:val="0"/>
          <w:marBottom w:val="0"/>
          <w:divBdr>
            <w:top w:val="none" w:sz="0" w:space="0" w:color="auto"/>
            <w:left w:val="none" w:sz="0" w:space="0" w:color="auto"/>
            <w:bottom w:val="none" w:sz="0" w:space="0" w:color="auto"/>
            <w:right w:val="none" w:sz="0" w:space="0" w:color="auto"/>
          </w:divBdr>
        </w:div>
        <w:div w:id="640156138">
          <w:marLeft w:val="640"/>
          <w:marRight w:val="0"/>
          <w:marTop w:val="0"/>
          <w:marBottom w:val="0"/>
          <w:divBdr>
            <w:top w:val="none" w:sz="0" w:space="0" w:color="auto"/>
            <w:left w:val="none" w:sz="0" w:space="0" w:color="auto"/>
            <w:bottom w:val="none" w:sz="0" w:space="0" w:color="auto"/>
            <w:right w:val="none" w:sz="0" w:space="0" w:color="auto"/>
          </w:divBdr>
        </w:div>
        <w:div w:id="413362241">
          <w:marLeft w:val="640"/>
          <w:marRight w:val="0"/>
          <w:marTop w:val="0"/>
          <w:marBottom w:val="0"/>
          <w:divBdr>
            <w:top w:val="none" w:sz="0" w:space="0" w:color="auto"/>
            <w:left w:val="none" w:sz="0" w:space="0" w:color="auto"/>
            <w:bottom w:val="none" w:sz="0" w:space="0" w:color="auto"/>
            <w:right w:val="none" w:sz="0" w:space="0" w:color="auto"/>
          </w:divBdr>
        </w:div>
        <w:div w:id="1281574542">
          <w:marLeft w:val="640"/>
          <w:marRight w:val="0"/>
          <w:marTop w:val="0"/>
          <w:marBottom w:val="0"/>
          <w:divBdr>
            <w:top w:val="none" w:sz="0" w:space="0" w:color="auto"/>
            <w:left w:val="none" w:sz="0" w:space="0" w:color="auto"/>
            <w:bottom w:val="none" w:sz="0" w:space="0" w:color="auto"/>
            <w:right w:val="none" w:sz="0" w:space="0" w:color="auto"/>
          </w:divBdr>
        </w:div>
        <w:div w:id="2130587294">
          <w:marLeft w:val="640"/>
          <w:marRight w:val="0"/>
          <w:marTop w:val="0"/>
          <w:marBottom w:val="0"/>
          <w:divBdr>
            <w:top w:val="none" w:sz="0" w:space="0" w:color="auto"/>
            <w:left w:val="none" w:sz="0" w:space="0" w:color="auto"/>
            <w:bottom w:val="none" w:sz="0" w:space="0" w:color="auto"/>
            <w:right w:val="none" w:sz="0" w:space="0" w:color="auto"/>
          </w:divBdr>
        </w:div>
        <w:div w:id="851526829">
          <w:marLeft w:val="640"/>
          <w:marRight w:val="0"/>
          <w:marTop w:val="0"/>
          <w:marBottom w:val="0"/>
          <w:divBdr>
            <w:top w:val="none" w:sz="0" w:space="0" w:color="auto"/>
            <w:left w:val="none" w:sz="0" w:space="0" w:color="auto"/>
            <w:bottom w:val="none" w:sz="0" w:space="0" w:color="auto"/>
            <w:right w:val="none" w:sz="0" w:space="0" w:color="auto"/>
          </w:divBdr>
        </w:div>
        <w:div w:id="253828113">
          <w:marLeft w:val="640"/>
          <w:marRight w:val="0"/>
          <w:marTop w:val="0"/>
          <w:marBottom w:val="0"/>
          <w:divBdr>
            <w:top w:val="none" w:sz="0" w:space="0" w:color="auto"/>
            <w:left w:val="none" w:sz="0" w:space="0" w:color="auto"/>
            <w:bottom w:val="none" w:sz="0" w:space="0" w:color="auto"/>
            <w:right w:val="none" w:sz="0" w:space="0" w:color="auto"/>
          </w:divBdr>
        </w:div>
        <w:div w:id="372077404">
          <w:marLeft w:val="640"/>
          <w:marRight w:val="0"/>
          <w:marTop w:val="0"/>
          <w:marBottom w:val="0"/>
          <w:divBdr>
            <w:top w:val="none" w:sz="0" w:space="0" w:color="auto"/>
            <w:left w:val="none" w:sz="0" w:space="0" w:color="auto"/>
            <w:bottom w:val="none" w:sz="0" w:space="0" w:color="auto"/>
            <w:right w:val="none" w:sz="0" w:space="0" w:color="auto"/>
          </w:divBdr>
        </w:div>
        <w:div w:id="33585247">
          <w:marLeft w:val="640"/>
          <w:marRight w:val="0"/>
          <w:marTop w:val="0"/>
          <w:marBottom w:val="0"/>
          <w:divBdr>
            <w:top w:val="none" w:sz="0" w:space="0" w:color="auto"/>
            <w:left w:val="none" w:sz="0" w:space="0" w:color="auto"/>
            <w:bottom w:val="none" w:sz="0" w:space="0" w:color="auto"/>
            <w:right w:val="none" w:sz="0" w:space="0" w:color="auto"/>
          </w:divBdr>
        </w:div>
        <w:div w:id="321279313">
          <w:marLeft w:val="640"/>
          <w:marRight w:val="0"/>
          <w:marTop w:val="0"/>
          <w:marBottom w:val="0"/>
          <w:divBdr>
            <w:top w:val="none" w:sz="0" w:space="0" w:color="auto"/>
            <w:left w:val="none" w:sz="0" w:space="0" w:color="auto"/>
            <w:bottom w:val="none" w:sz="0" w:space="0" w:color="auto"/>
            <w:right w:val="none" w:sz="0" w:space="0" w:color="auto"/>
          </w:divBdr>
        </w:div>
        <w:div w:id="1895386027">
          <w:marLeft w:val="640"/>
          <w:marRight w:val="0"/>
          <w:marTop w:val="0"/>
          <w:marBottom w:val="0"/>
          <w:divBdr>
            <w:top w:val="none" w:sz="0" w:space="0" w:color="auto"/>
            <w:left w:val="none" w:sz="0" w:space="0" w:color="auto"/>
            <w:bottom w:val="none" w:sz="0" w:space="0" w:color="auto"/>
            <w:right w:val="none" w:sz="0" w:space="0" w:color="auto"/>
          </w:divBdr>
        </w:div>
        <w:div w:id="1442185250">
          <w:marLeft w:val="640"/>
          <w:marRight w:val="0"/>
          <w:marTop w:val="0"/>
          <w:marBottom w:val="0"/>
          <w:divBdr>
            <w:top w:val="none" w:sz="0" w:space="0" w:color="auto"/>
            <w:left w:val="none" w:sz="0" w:space="0" w:color="auto"/>
            <w:bottom w:val="none" w:sz="0" w:space="0" w:color="auto"/>
            <w:right w:val="none" w:sz="0" w:space="0" w:color="auto"/>
          </w:divBdr>
        </w:div>
        <w:div w:id="2085300800">
          <w:marLeft w:val="640"/>
          <w:marRight w:val="0"/>
          <w:marTop w:val="0"/>
          <w:marBottom w:val="0"/>
          <w:divBdr>
            <w:top w:val="none" w:sz="0" w:space="0" w:color="auto"/>
            <w:left w:val="none" w:sz="0" w:space="0" w:color="auto"/>
            <w:bottom w:val="none" w:sz="0" w:space="0" w:color="auto"/>
            <w:right w:val="none" w:sz="0" w:space="0" w:color="auto"/>
          </w:divBdr>
        </w:div>
        <w:div w:id="1913616401">
          <w:marLeft w:val="640"/>
          <w:marRight w:val="0"/>
          <w:marTop w:val="0"/>
          <w:marBottom w:val="0"/>
          <w:divBdr>
            <w:top w:val="none" w:sz="0" w:space="0" w:color="auto"/>
            <w:left w:val="none" w:sz="0" w:space="0" w:color="auto"/>
            <w:bottom w:val="none" w:sz="0" w:space="0" w:color="auto"/>
            <w:right w:val="none" w:sz="0" w:space="0" w:color="auto"/>
          </w:divBdr>
        </w:div>
        <w:div w:id="1507599439">
          <w:marLeft w:val="640"/>
          <w:marRight w:val="0"/>
          <w:marTop w:val="0"/>
          <w:marBottom w:val="0"/>
          <w:divBdr>
            <w:top w:val="none" w:sz="0" w:space="0" w:color="auto"/>
            <w:left w:val="none" w:sz="0" w:space="0" w:color="auto"/>
            <w:bottom w:val="none" w:sz="0" w:space="0" w:color="auto"/>
            <w:right w:val="none" w:sz="0" w:space="0" w:color="auto"/>
          </w:divBdr>
        </w:div>
        <w:div w:id="58595525">
          <w:marLeft w:val="640"/>
          <w:marRight w:val="0"/>
          <w:marTop w:val="0"/>
          <w:marBottom w:val="0"/>
          <w:divBdr>
            <w:top w:val="none" w:sz="0" w:space="0" w:color="auto"/>
            <w:left w:val="none" w:sz="0" w:space="0" w:color="auto"/>
            <w:bottom w:val="none" w:sz="0" w:space="0" w:color="auto"/>
            <w:right w:val="none" w:sz="0" w:space="0" w:color="auto"/>
          </w:divBdr>
        </w:div>
        <w:div w:id="1525629139">
          <w:marLeft w:val="640"/>
          <w:marRight w:val="0"/>
          <w:marTop w:val="0"/>
          <w:marBottom w:val="0"/>
          <w:divBdr>
            <w:top w:val="none" w:sz="0" w:space="0" w:color="auto"/>
            <w:left w:val="none" w:sz="0" w:space="0" w:color="auto"/>
            <w:bottom w:val="none" w:sz="0" w:space="0" w:color="auto"/>
            <w:right w:val="none" w:sz="0" w:space="0" w:color="auto"/>
          </w:divBdr>
        </w:div>
        <w:div w:id="757671891">
          <w:marLeft w:val="640"/>
          <w:marRight w:val="0"/>
          <w:marTop w:val="0"/>
          <w:marBottom w:val="0"/>
          <w:divBdr>
            <w:top w:val="none" w:sz="0" w:space="0" w:color="auto"/>
            <w:left w:val="none" w:sz="0" w:space="0" w:color="auto"/>
            <w:bottom w:val="none" w:sz="0" w:space="0" w:color="auto"/>
            <w:right w:val="none" w:sz="0" w:space="0" w:color="auto"/>
          </w:divBdr>
        </w:div>
        <w:div w:id="1843886422">
          <w:marLeft w:val="640"/>
          <w:marRight w:val="0"/>
          <w:marTop w:val="0"/>
          <w:marBottom w:val="0"/>
          <w:divBdr>
            <w:top w:val="none" w:sz="0" w:space="0" w:color="auto"/>
            <w:left w:val="none" w:sz="0" w:space="0" w:color="auto"/>
            <w:bottom w:val="none" w:sz="0" w:space="0" w:color="auto"/>
            <w:right w:val="none" w:sz="0" w:space="0" w:color="auto"/>
          </w:divBdr>
        </w:div>
        <w:div w:id="1351879903">
          <w:marLeft w:val="640"/>
          <w:marRight w:val="0"/>
          <w:marTop w:val="0"/>
          <w:marBottom w:val="0"/>
          <w:divBdr>
            <w:top w:val="none" w:sz="0" w:space="0" w:color="auto"/>
            <w:left w:val="none" w:sz="0" w:space="0" w:color="auto"/>
            <w:bottom w:val="none" w:sz="0" w:space="0" w:color="auto"/>
            <w:right w:val="none" w:sz="0" w:space="0" w:color="auto"/>
          </w:divBdr>
        </w:div>
        <w:div w:id="907767565">
          <w:marLeft w:val="640"/>
          <w:marRight w:val="0"/>
          <w:marTop w:val="0"/>
          <w:marBottom w:val="0"/>
          <w:divBdr>
            <w:top w:val="none" w:sz="0" w:space="0" w:color="auto"/>
            <w:left w:val="none" w:sz="0" w:space="0" w:color="auto"/>
            <w:bottom w:val="none" w:sz="0" w:space="0" w:color="auto"/>
            <w:right w:val="none" w:sz="0" w:space="0" w:color="auto"/>
          </w:divBdr>
        </w:div>
        <w:div w:id="1918511216">
          <w:marLeft w:val="640"/>
          <w:marRight w:val="0"/>
          <w:marTop w:val="0"/>
          <w:marBottom w:val="0"/>
          <w:divBdr>
            <w:top w:val="none" w:sz="0" w:space="0" w:color="auto"/>
            <w:left w:val="none" w:sz="0" w:space="0" w:color="auto"/>
            <w:bottom w:val="none" w:sz="0" w:space="0" w:color="auto"/>
            <w:right w:val="none" w:sz="0" w:space="0" w:color="auto"/>
          </w:divBdr>
        </w:div>
        <w:div w:id="219174978">
          <w:marLeft w:val="640"/>
          <w:marRight w:val="0"/>
          <w:marTop w:val="0"/>
          <w:marBottom w:val="0"/>
          <w:divBdr>
            <w:top w:val="none" w:sz="0" w:space="0" w:color="auto"/>
            <w:left w:val="none" w:sz="0" w:space="0" w:color="auto"/>
            <w:bottom w:val="none" w:sz="0" w:space="0" w:color="auto"/>
            <w:right w:val="none" w:sz="0" w:space="0" w:color="auto"/>
          </w:divBdr>
        </w:div>
        <w:div w:id="642004991">
          <w:marLeft w:val="640"/>
          <w:marRight w:val="0"/>
          <w:marTop w:val="0"/>
          <w:marBottom w:val="0"/>
          <w:divBdr>
            <w:top w:val="none" w:sz="0" w:space="0" w:color="auto"/>
            <w:left w:val="none" w:sz="0" w:space="0" w:color="auto"/>
            <w:bottom w:val="none" w:sz="0" w:space="0" w:color="auto"/>
            <w:right w:val="none" w:sz="0" w:space="0" w:color="auto"/>
          </w:divBdr>
        </w:div>
        <w:div w:id="1724984955">
          <w:marLeft w:val="640"/>
          <w:marRight w:val="0"/>
          <w:marTop w:val="0"/>
          <w:marBottom w:val="0"/>
          <w:divBdr>
            <w:top w:val="none" w:sz="0" w:space="0" w:color="auto"/>
            <w:left w:val="none" w:sz="0" w:space="0" w:color="auto"/>
            <w:bottom w:val="none" w:sz="0" w:space="0" w:color="auto"/>
            <w:right w:val="none" w:sz="0" w:space="0" w:color="auto"/>
          </w:divBdr>
        </w:div>
        <w:div w:id="145823473">
          <w:marLeft w:val="640"/>
          <w:marRight w:val="0"/>
          <w:marTop w:val="0"/>
          <w:marBottom w:val="0"/>
          <w:divBdr>
            <w:top w:val="none" w:sz="0" w:space="0" w:color="auto"/>
            <w:left w:val="none" w:sz="0" w:space="0" w:color="auto"/>
            <w:bottom w:val="none" w:sz="0" w:space="0" w:color="auto"/>
            <w:right w:val="none" w:sz="0" w:space="0" w:color="auto"/>
          </w:divBdr>
        </w:div>
        <w:div w:id="285620369">
          <w:marLeft w:val="640"/>
          <w:marRight w:val="0"/>
          <w:marTop w:val="0"/>
          <w:marBottom w:val="0"/>
          <w:divBdr>
            <w:top w:val="none" w:sz="0" w:space="0" w:color="auto"/>
            <w:left w:val="none" w:sz="0" w:space="0" w:color="auto"/>
            <w:bottom w:val="none" w:sz="0" w:space="0" w:color="auto"/>
            <w:right w:val="none" w:sz="0" w:space="0" w:color="auto"/>
          </w:divBdr>
        </w:div>
        <w:div w:id="1299412877">
          <w:marLeft w:val="640"/>
          <w:marRight w:val="0"/>
          <w:marTop w:val="0"/>
          <w:marBottom w:val="0"/>
          <w:divBdr>
            <w:top w:val="none" w:sz="0" w:space="0" w:color="auto"/>
            <w:left w:val="none" w:sz="0" w:space="0" w:color="auto"/>
            <w:bottom w:val="none" w:sz="0" w:space="0" w:color="auto"/>
            <w:right w:val="none" w:sz="0" w:space="0" w:color="auto"/>
          </w:divBdr>
        </w:div>
        <w:div w:id="496843470">
          <w:marLeft w:val="640"/>
          <w:marRight w:val="0"/>
          <w:marTop w:val="0"/>
          <w:marBottom w:val="0"/>
          <w:divBdr>
            <w:top w:val="none" w:sz="0" w:space="0" w:color="auto"/>
            <w:left w:val="none" w:sz="0" w:space="0" w:color="auto"/>
            <w:bottom w:val="none" w:sz="0" w:space="0" w:color="auto"/>
            <w:right w:val="none" w:sz="0" w:space="0" w:color="auto"/>
          </w:divBdr>
        </w:div>
      </w:divsChild>
    </w:div>
    <w:div w:id="685330565">
      <w:marLeft w:val="640"/>
      <w:marRight w:val="0"/>
      <w:marTop w:val="0"/>
      <w:marBottom w:val="0"/>
      <w:divBdr>
        <w:top w:val="none" w:sz="0" w:space="0" w:color="auto"/>
        <w:left w:val="none" w:sz="0" w:space="0" w:color="auto"/>
        <w:bottom w:val="none" w:sz="0" w:space="0" w:color="auto"/>
        <w:right w:val="none" w:sz="0" w:space="0" w:color="auto"/>
      </w:divBdr>
    </w:div>
    <w:div w:id="686562503">
      <w:marLeft w:val="0"/>
      <w:marRight w:val="0"/>
      <w:marTop w:val="0"/>
      <w:marBottom w:val="0"/>
      <w:divBdr>
        <w:top w:val="none" w:sz="0" w:space="0" w:color="auto"/>
        <w:left w:val="none" w:sz="0" w:space="0" w:color="auto"/>
        <w:bottom w:val="none" w:sz="0" w:space="0" w:color="auto"/>
        <w:right w:val="none" w:sz="0" w:space="0" w:color="auto"/>
      </w:divBdr>
    </w:div>
    <w:div w:id="687875831">
      <w:marLeft w:val="640"/>
      <w:marRight w:val="0"/>
      <w:marTop w:val="0"/>
      <w:marBottom w:val="0"/>
      <w:divBdr>
        <w:top w:val="none" w:sz="0" w:space="0" w:color="auto"/>
        <w:left w:val="none" w:sz="0" w:space="0" w:color="auto"/>
        <w:bottom w:val="none" w:sz="0" w:space="0" w:color="auto"/>
        <w:right w:val="none" w:sz="0" w:space="0" w:color="auto"/>
      </w:divBdr>
    </w:div>
    <w:div w:id="688069650">
      <w:marLeft w:val="0"/>
      <w:marRight w:val="0"/>
      <w:marTop w:val="0"/>
      <w:marBottom w:val="0"/>
      <w:divBdr>
        <w:top w:val="none" w:sz="0" w:space="0" w:color="auto"/>
        <w:left w:val="none" w:sz="0" w:space="0" w:color="auto"/>
        <w:bottom w:val="none" w:sz="0" w:space="0" w:color="auto"/>
        <w:right w:val="none" w:sz="0" w:space="0" w:color="auto"/>
      </w:divBdr>
    </w:div>
    <w:div w:id="690104255">
      <w:marLeft w:val="0"/>
      <w:marRight w:val="0"/>
      <w:marTop w:val="0"/>
      <w:marBottom w:val="0"/>
      <w:divBdr>
        <w:top w:val="none" w:sz="0" w:space="0" w:color="auto"/>
        <w:left w:val="none" w:sz="0" w:space="0" w:color="auto"/>
        <w:bottom w:val="none" w:sz="0" w:space="0" w:color="auto"/>
        <w:right w:val="none" w:sz="0" w:space="0" w:color="auto"/>
      </w:divBdr>
    </w:div>
    <w:div w:id="690691930">
      <w:marLeft w:val="0"/>
      <w:marRight w:val="0"/>
      <w:marTop w:val="0"/>
      <w:marBottom w:val="0"/>
      <w:divBdr>
        <w:top w:val="none" w:sz="0" w:space="0" w:color="auto"/>
        <w:left w:val="none" w:sz="0" w:space="0" w:color="auto"/>
        <w:bottom w:val="none" w:sz="0" w:space="0" w:color="auto"/>
        <w:right w:val="none" w:sz="0" w:space="0" w:color="auto"/>
      </w:divBdr>
    </w:div>
    <w:div w:id="693069019">
      <w:marLeft w:val="640"/>
      <w:marRight w:val="0"/>
      <w:marTop w:val="0"/>
      <w:marBottom w:val="0"/>
      <w:divBdr>
        <w:top w:val="none" w:sz="0" w:space="0" w:color="auto"/>
        <w:left w:val="none" w:sz="0" w:space="0" w:color="auto"/>
        <w:bottom w:val="none" w:sz="0" w:space="0" w:color="auto"/>
        <w:right w:val="none" w:sz="0" w:space="0" w:color="auto"/>
      </w:divBdr>
    </w:div>
    <w:div w:id="693767617">
      <w:bodyDiv w:val="1"/>
      <w:marLeft w:val="0"/>
      <w:marRight w:val="0"/>
      <w:marTop w:val="0"/>
      <w:marBottom w:val="0"/>
      <w:divBdr>
        <w:top w:val="none" w:sz="0" w:space="0" w:color="auto"/>
        <w:left w:val="none" w:sz="0" w:space="0" w:color="auto"/>
        <w:bottom w:val="none" w:sz="0" w:space="0" w:color="auto"/>
        <w:right w:val="none" w:sz="0" w:space="0" w:color="auto"/>
      </w:divBdr>
      <w:divsChild>
        <w:div w:id="2106076098">
          <w:marLeft w:val="640"/>
          <w:marRight w:val="0"/>
          <w:marTop w:val="0"/>
          <w:marBottom w:val="0"/>
          <w:divBdr>
            <w:top w:val="none" w:sz="0" w:space="0" w:color="auto"/>
            <w:left w:val="none" w:sz="0" w:space="0" w:color="auto"/>
            <w:bottom w:val="none" w:sz="0" w:space="0" w:color="auto"/>
            <w:right w:val="none" w:sz="0" w:space="0" w:color="auto"/>
          </w:divBdr>
        </w:div>
        <w:div w:id="1106077945">
          <w:marLeft w:val="640"/>
          <w:marRight w:val="0"/>
          <w:marTop w:val="0"/>
          <w:marBottom w:val="0"/>
          <w:divBdr>
            <w:top w:val="none" w:sz="0" w:space="0" w:color="auto"/>
            <w:left w:val="none" w:sz="0" w:space="0" w:color="auto"/>
            <w:bottom w:val="none" w:sz="0" w:space="0" w:color="auto"/>
            <w:right w:val="none" w:sz="0" w:space="0" w:color="auto"/>
          </w:divBdr>
        </w:div>
        <w:div w:id="940719547">
          <w:marLeft w:val="640"/>
          <w:marRight w:val="0"/>
          <w:marTop w:val="0"/>
          <w:marBottom w:val="0"/>
          <w:divBdr>
            <w:top w:val="none" w:sz="0" w:space="0" w:color="auto"/>
            <w:left w:val="none" w:sz="0" w:space="0" w:color="auto"/>
            <w:bottom w:val="none" w:sz="0" w:space="0" w:color="auto"/>
            <w:right w:val="none" w:sz="0" w:space="0" w:color="auto"/>
          </w:divBdr>
        </w:div>
        <w:div w:id="1808007361">
          <w:marLeft w:val="640"/>
          <w:marRight w:val="0"/>
          <w:marTop w:val="0"/>
          <w:marBottom w:val="0"/>
          <w:divBdr>
            <w:top w:val="none" w:sz="0" w:space="0" w:color="auto"/>
            <w:left w:val="none" w:sz="0" w:space="0" w:color="auto"/>
            <w:bottom w:val="none" w:sz="0" w:space="0" w:color="auto"/>
            <w:right w:val="none" w:sz="0" w:space="0" w:color="auto"/>
          </w:divBdr>
        </w:div>
        <w:div w:id="575945621">
          <w:marLeft w:val="640"/>
          <w:marRight w:val="0"/>
          <w:marTop w:val="0"/>
          <w:marBottom w:val="0"/>
          <w:divBdr>
            <w:top w:val="none" w:sz="0" w:space="0" w:color="auto"/>
            <w:left w:val="none" w:sz="0" w:space="0" w:color="auto"/>
            <w:bottom w:val="none" w:sz="0" w:space="0" w:color="auto"/>
            <w:right w:val="none" w:sz="0" w:space="0" w:color="auto"/>
          </w:divBdr>
        </w:div>
        <w:div w:id="512111783">
          <w:marLeft w:val="640"/>
          <w:marRight w:val="0"/>
          <w:marTop w:val="0"/>
          <w:marBottom w:val="0"/>
          <w:divBdr>
            <w:top w:val="none" w:sz="0" w:space="0" w:color="auto"/>
            <w:left w:val="none" w:sz="0" w:space="0" w:color="auto"/>
            <w:bottom w:val="none" w:sz="0" w:space="0" w:color="auto"/>
            <w:right w:val="none" w:sz="0" w:space="0" w:color="auto"/>
          </w:divBdr>
        </w:div>
        <w:div w:id="558126653">
          <w:marLeft w:val="640"/>
          <w:marRight w:val="0"/>
          <w:marTop w:val="0"/>
          <w:marBottom w:val="0"/>
          <w:divBdr>
            <w:top w:val="none" w:sz="0" w:space="0" w:color="auto"/>
            <w:left w:val="none" w:sz="0" w:space="0" w:color="auto"/>
            <w:bottom w:val="none" w:sz="0" w:space="0" w:color="auto"/>
            <w:right w:val="none" w:sz="0" w:space="0" w:color="auto"/>
          </w:divBdr>
        </w:div>
        <w:div w:id="1389569527">
          <w:marLeft w:val="640"/>
          <w:marRight w:val="0"/>
          <w:marTop w:val="0"/>
          <w:marBottom w:val="0"/>
          <w:divBdr>
            <w:top w:val="none" w:sz="0" w:space="0" w:color="auto"/>
            <w:left w:val="none" w:sz="0" w:space="0" w:color="auto"/>
            <w:bottom w:val="none" w:sz="0" w:space="0" w:color="auto"/>
            <w:right w:val="none" w:sz="0" w:space="0" w:color="auto"/>
          </w:divBdr>
        </w:div>
        <w:div w:id="1922060185">
          <w:marLeft w:val="640"/>
          <w:marRight w:val="0"/>
          <w:marTop w:val="0"/>
          <w:marBottom w:val="0"/>
          <w:divBdr>
            <w:top w:val="none" w:sz="0" w:space="0" w:color="auto"/>
            <w:left w:val="none" w:sz="0" w:space="0" w:color="auto"/>
            <w:bottom w:val="none" w:sz="0" w:space="0" w:color="auto"/>
            <w:right w:val="none" w:sz="0" w:space="0" w:color="auto"/>
          </w:divBdr>
        </w:div>
        <w:div w:id="453135306">
          <w:marLeft w:val="640"/>
          <w:marRight w:val="0"/>
          <w:marTop w:val="0"/>
          <w:marBottom w:val="0"/>
          <w:divBdr>
            <w:top w:val="none" w:sz="0" w:space="0" w:color="auto"/>
            <w:left w:val="none" w:sz="0" w:space="0" w:color="auto"/>
            <w:bottom w:val="none" w:sz="0" w:space="0" w:color="auto"/>
            <w:right w:val="none" w:sz="0" w:space="0" w:color="auto"/>
          </w:divBdr>
        </w:div>
        <w:div w:id="426314002">
          <w:marLeft w:val="640"/>
          <w:marRight w:val="0"/>
          <w:marTop w:val="0"/>
          <w:marBottom w:val="0"/>
          <w:divBdr>
            <w:top w:val="none" w:sz="0" w:space="0" w:color="auto"/>
            <w:left w:val="none" w:sz="0" w:space="0" w:color="auto"/>
            <w:bottom w:val="none" w:sz="0" w:space="0" w:color="auto"/>
            <w:right w:val="none" w:sz="0" w:space="0" w:color="auto"/>
          </w:divBdr>
        </w:div>
        <w:div w:id="1324703860">
          <w:marLeft w:val="640"/>
          <w:marRight w:val="0"/>
          <w:marTop w:val="0"/>
          <w:marBottom w:val="0"/>
          <w:divBdr>
            <w:top w:val="none" w:sz="0" w:space="0" w:color="auto"/>
            <w:left w:val="none" w:sz="0" w:space="0" w:color="auto"/>
            <w:bottom w:val="none" w:sz="0" w:space="0" w:color="auto"/>
            <w:right w:val="none" w:sz="0" w:space="0" w:color="auto"/>
          </w:divBdr>
        </w:div>
        <w:div w:id="565650305">
          <w:marLeft w:val="640"/>
          <w:marRight w:val="0"/>
          <w:marTop w:val="0"/>
          <w:marBottom w:val="0"/>
          <w:divBdr>
            <w:top w:val="none" w:sz="0" w:space="0" w:color="auto"/>
            <w:left w:val="none" w:sz="0" w:space="0" w:color="auto"/>
            <w:bottom w:val="none" w:sz="0" w:space="0" w:color="auto"/>
            <w:right w:val="none" w:sz="0" w:space="0" w:color="auto"/>
          </w:divBdr>
        </w:div>
        <w:div w:id="333412231">
          <w:marLeft w:val="640"/>
          <w:marRight w:val="0"/>
          <w:marTop w:val="0"/>
          <w:marBottom w:val="0"/>
          <w:divBdr>
            <w:top w:val="none" w:sz="0" w:space="0" w:color="auto"/>
            <w:left w:val="none" w:sz="0" w:space="0" w:color="auto"/>
            <w:bottom w:val="none" w:sz="0" w:space="0" w:color="auto"/>
            <w:right w:val="none" w:sz="0" w:space="0" w:color="auto"/>
          </w:divBdr>
        </w:div>
        <w:div w:id="858813266">
          <w:marLeft w:val="640"/>
          <w:marRight w:val="0"/>
          <w:marTop w:val="0"/>
          <w:marBottom w:val="0"/>
          <w:divBdr>
            <w:top w:val="none" w:sz="0" w:space="0" w:color="auto"/>
            <w:left w:val="none" w:sz="0" w:space="0" w:color="auto"/>
            <w:bottom w:val="none" w:sz="0" w:space="0" w:color="auto"/>
            <w:right w:val="none" w:sz="0" w:space="0" w:color="auto"/>
          </w:divBdr>
        </w:div>
        <w:div w:id="7755432">
          <w:marLeft w:val="640"/>
          <w:marRight w:val="0"/>
          <w:marTop w:val="0"/>
          <w:marBottom w:val="0"/>
          <w:divBdr>
            <w:top w:val="none" w:sz="0" w:space="0" w:color="auto"/>
            <w:left w:val="none" w:sz="0" w:space="0" w:color="auto"/>
            <w:bottom w:val="none" w:sz="0" w:space="0" w:color="auto"/>
            <w:right w:val="none" w:sz="0" w:space="0" w:color="auto"/>
          </w:divBdr>
        </w:div>
        <w:div w:id="1905602625">
          <w:marLeft w:val="640"/>
          <w:marRight w:val="0"/>
          <w:marTop w:val="0"/>
          <w:marBottom w:val="0"/>
          <w:divBdr>
            <w:top w:val="none" w:sz="0" w:space="0" w:color="auto"/>
            <w:left w:val="none" w:sz="0" w:space="0" w:color="auto"/>
            <w:bottom w:val="none" w:sz="0" w:space="0" w:color="auto"/>
            <w:right w:val="none" w:sz="0" w:space="0" w:color="auto"/>
          </w:divBdr>
        </w:div>
        <w:div w:id="1361200158">
          <w:marLeft w:val="640"/>
          <w:marRight w:val="0"/>
          <w:marTop w:val="0"/>
          <w:marBottom w:val="0"/>
          <w:divBdr>
            <w:top w:val="none" w:sz="0" w:space="0" w:color="auto"/>
            <w:left w:val="none" w:sz="0" w:space="0" w:color="auto"/>
            <w:bottom w:val="none" w:sz="0" w:space="0" w:color="auto"/>
            <w:right w:val="none" w:sz="0" w:space="0" w:color="auto"/>
          </w:divBdr>
        </w:div>
        <w:div w:id="498428292">
          <w:marLeft w:val="640"/>
          <w:marRight w:val="0"/>
          <w:marTop w:val="0"/>
          <w:marBottom w:val="0"/>
          <w:divBdr>
            <w:top w:val="none" w:sz="0" w:space="0" w:color="auto"/>
            <w:left w:val="none" w:sz="0" w:space="0" w:color="auto"/>
            <w:bottom w:val="none" w:sz="0" w:space="0" w:color="auto"/>
            <w:right w:val="none" w:sz="0" w:space="0" w:color="auto"/>
          </w:divBdr>
        </w:div>
        <w:div w:id="1268004658">
          <w:marLeft w:val="640"/>
          <w:marRight w:val="0"/>
          <w:marTop w:val="0"/>
          <w:marBottom w:val="0"/>
          <w:divBdr>
            <w:top w:val="none" w:sz="0" w:space="0" w:color="auto"/>
            <w:left w:val="none" w:sz="0" w:space="0" w:color="auto"/>
            <w:bottom w:val="none" w:sz="0" w:space="0" w:color="auto"/>
            <w:right w:val="none" w:sz="0" w:space="0" w:color="auto"/>
          </w:divBdr>
        </w:div>
        <w:div w:id="748312674">
          <w:marLeft w:val="640"/>
          <w:marRight w:val="0"/>
          <w:marTop w:val="0"/>
          <w:marBottom w:val="0"/>
          <w:divBdr>
            <w:top w:val="none" w:sz="0" w:space="0" w:color="auto"/>
            <w:left w:val="none" w:sz="0" w:space="0" w:color="auto"/>
            <w:bottom w:val="none" w:sz="0" w:space="0" w:color="auto"/>
            <w:right w:val="none" w:sz="0" w:space="0" w:color="auto"/>
          </w:divBdr>
        </w:div>
        <w:div w:id="1699355063">
          <w:marLeft w:val="640"/>
          <w:marRight w:val="0"/>
          <w:marTop w:val="0"/>
          <w:marBottom w:val="0"/>
          <w:divBdr>
            <w:top w:val="none" w:sz="0" w:space="0" w:color="auto"/>
            <w:left w:val="none" w:sz="0" w:space="0" w:color="auto"/>
            <w:bottom w:val="none" w:sz="0" w:space="0" w:color="auto"/>
            <w:right w:val="none" w:sz="0" w:space="0" w:color="auto"/>
          </w:divBdr>
        </w:div>
        <w:div w:id="1238519399">
          <w:marLeft w:val="640"/>
          <w:marRight w:val="0"/>
          <w:marTop w:val="0"/>
          <w:marBottom w:val="0"/>
          <w:divBdr>
            <w:top w:val="none" w:sz="0" w:space="0" w:color="auto"/>
            <w:left w:val="none" w:sz="0" w:space="0" w:color="auto"/>
            <w:bottom w:val="none" w:sz="0" w:space="0" w:color="auto"/>
            <w:right w:val="none" w:sz="0" w:space="0" w:color="auto"/>
          </w:divBdr>
        </w:div>
        <w:div w:id="310063275">
          <w:marLeft w:val="640"/>
          <w:marRight w:val="0"/>
          <w:marTop w:val="0"/>
          <w:marBottom w:val="0"/>
          <w:divBdr>
            <w:top w:val="none" w:sz="0" w:space="0" w:color="auto"/>
            <w:left w:val="none" w:sz="0" w:space="0" w:color="auto"/>
            <w:bottom w:val="none" w:sz="0" w:space="0" w:color="auto"/>
            <w:right w:val="none" w:sz="0" w:space="0" w:color="auto"/>
          </w:divBdr>
        </w:div>
        <w:div w:id="248277437">
          <w:marLeft w:val="640"/>
          <w:marRight w:val="0"/>
          <w:marTop w:val="0"/>
          <w:marBottom w:val="0"/>
          <w:divBdr>
            <w:top w:val="none" w:sz="0" w:space="0" w:color="auto"/>
            <w:left w:val="none" w:sz="0" w:space="0" w:color="auto"/>
            <w:bottom w:val="none" w:sz="0" w:space="0" w:color="auto"/>
            <w:right w:val="none" w:sz="0" w:space="0" w:color="auto"/>
          </w:divBdr>
        </w:div>
        <w:div w:id="1348798898">
          <w:marLeft w:val="640"/>
          <w:marRight w:val="0"/>
          <w:marTop w:val="0"/>
          <w:marBottom w:val="0"/>
          <w:divBdr>
            <w:top w:val="none" w:sz="0" w:space="0" w:color="auto"/>
            <w:left w:val="none" w:sz="0" w:space="0" w:color="auto"/>
            <w:bottom w:val="none" w:sz="0" w:space="0" w:color="auto"/>
            <w:right w:val="none" w:sz="0" w:space="0" w:color="auto"/>
          </w:divBdr>
        </w:div>
        <w:div w:id="1485050844">
          <w:marLeft w:val="640"/>
          <w:marRight w:val="0"/>
          <w:marTop w:val="0"/>
          <w:marBottom w:val="0"/>
          <w:divBdr>
            <w:top w:val="none" w:sz="0" w:space="0" w:color="auto"/>
            <w:left w:val="none" w:sz="0" w:space="0" w:color="auto"/>
            <w:bottom w:val="none" w:sz="0" w:space="0" w:color="auto"/>
            <w:right w:val="none" w:sz="0" w:space="0" w:color="auto"/>
          </w:divBdr>
        </w:div>
        <w:div w:id="1057705272">
          <w:marLeft w:val="640"/>
          <w:marRight w:val="0"/>
          <w:marTop w:val="0"/>
          <w:marBottom w:val="0"/>
          <w:divBdr>
            <w:top w:val="none" w:sz="0" w:space="0" w:color="auto"/>
            <w:left w:val="none" w:sz="0" w:space="0" w:color="auto"/>
            <w:bottom w:val="none" w:sz="0" w:space="0" w:color="auto"/>
            <w:right w:val="none" w:sz="0" w:space="0" w:color="auto"/>
          </w:divBdr>
        </w:div>
        <w:div w:id="556479262">
          <w:marLeft w:val="640"/>
          <w:marRight w:val="0"/>
          <w:marTop w:val="0"/>
          <w:marBottom w:val="0"/>
          <w:divBdr>
            <w:top w:val="none" w:sz="0" w:space="0" w:color="auto"/>
            <w:left w:val="none" w:sz="0" w:space="0" w:color="auto"/>
            <w:bottom w:val="none" w:sz="0" w:space="0" w:color="auto"/>
            <w:right w:val="none" w:sz="0" w:space="0" w:color="auto"/>
          </w:divBdr>
        </w:div>
        <w:div w:id="707072161">
          <w:marLeft w:val="640"/>
          <w:marRight w:val="0"/>
          <w:marTop w:val="0"/>
          <w:marBottom w:val="0"/>
          <w:divBdr>
            <w:top w:val="none" w:sz="0" w:space="0" w:color="auto"/>
            <w:left w:val="none" w:sz="0" w:space="0" w:color="auto"/>
            <w:bottom w:val="none" w:sz="0" w:space="0" w:color="auto"/>
            <w:right w:val="none" w:sz="0" w:space="0" w:color="auto"/>
          </w:divBdr>
        </w:div>
        <w:div w:id="944266002">
          <w:marLeft w:val="640"/>
          <w:marRight w:val="0"/>
          <w:marTop w:val="0"/>
          <w:marBottom w:val="0"/>
          <w:divBdr>
            <w:top w:val="none" w:sz="0" w:space="0" w:color="auto"/>
            <w:left w:val="none" w:sz="0" w:space="0" w:color="auto"/>
            <w:bottom w:val="none" w:sz="0" w:space="0" w:color="auto"/>
            <w:right w:val="none" w:sz="0" w:space="0" w:color="auto"/>
          </w:divBdr>
        </w:div>
        <w:div w:id="443883254">
          <w:marLeft w:val="640"/>
          <w:marRight w:val="0"/>
          <w:marTop w:val="0"/>
          <w:marBottom w:val="0"/>
          <w:divBdr>
            <w:top w:val="none" w:sz="0" w:space="0" w:color="auto"/>
            <w:left w:val="none" w:sz="0" w:space="0" w:color="auto"/>
            <w:bottom w:val="none" w:sz="0" w:space="0" w:color="auto"/>
            <w:right w:val="none" w:sz="0" w:space="0" w:color="auto"/>
          </w:divBdr>
        </w:div>
        <w:div w:id="1779720022">
          <w:marLeft w:val="640"/>
          <w:marRight w:val="0"/>
          <w:marTop w:val="0"/>
          <w:marBottom w:val="0"/>
          <w:divBdr>
            <w:top w:val="none" w:sz="0" w:space="0" w:color="auto"/>
            <w:left w:val="none" w:sz="0" w:space="0" w:color="auto"/>
            <w:bottom w:val="none" w:sz="0" w:space="0" w:color="auto"/>
            <w:right w:val="none" w:sz="0" w:space="0" w:color="auto"/>
          </w:divBdr>
        </w:div>
        <w:div w:id="198976663">
          <w:marLeft w:val="640"/>
          <w:marRight w:val="0"/>
          <w:marTop w:val="0"/>
          <w:marBottom w:val="0"/>
          <w:divBdr>
            <w:top w:val="none" w:sz="0" w:space="0" w:color="auto"/>
            <w:left w:val="none" w:sz="0" w:space="0" w:color="auto"/>
            <w:bottom w:val="none" w:sz="0" w:space="0" w:color="auto"/>
            <w:right w:val="none" w:sz="0" w:space="0" w:color="auto"/>
          </w:divBdr>
        </w:div>
        <w:div w:id="408892552">
          <w:marLeft w:val="640"/>
          <w:marRight w:val="0"/>
          <w:marTop w:val="0"/>
          <w:marBottom w:val="0"/>
          <w:divBdr>
            <w:top w:val="none" w:sz="0" w:space="0" w:color="auto"/>
            <w:left w:val="none" w:sz="0" w:space="0" w:color="auto"/>
            <w:bottom w:val="none" w:sz="0" w:space="0" w:color="auto"/>
            <w:right w:val="none" w:sz="0" w:space="0" w:color="auto"/>
          </w:divBdr>
        </w:div>
        <w:div w:id="1593660197">
          <w:marLeft w:val="640"/>
          <w:marRight w:val="0"/>
          <w:marTop w:val="0"/>
          <w:marBottom w:val="0"/>
          <w:divBdr>
            <w:top w:val="none" w:sz="0" w:space="0" w:color="auto"/>
            <w:left w:val="none" w:sz="0" w:space="0" w:color="auto"/>
            <w:bottom w:val="none" w:sz="0" w:space="0" w:color="auto"/>
            <w:right w:val="none" w:sz="0" w:space="0" w:color="auto"/>
          </w:divBdr>
        </w:div>
        <w:div w:id="1311014237">
          <w:marLeft w:val="640"/>
          <w:marRight w:val="0"/>
          <w:marTop w:val="0"/>
          <w:marBottom w:val="0"/>
          <w:divBdr>
            <w:top w:val="none" w:sz="0" w:space="0" w:color="auto"/>
            <w:left w:val="none" w:sz="0" w:space="0" w:color="auto"/>
            <w:bottom w:val="none" w:sz="0" w:space="0" w:color="auto"/>
            <w:right w:val="none" w:sz="0" w:space="0" w:color="auto"/>
          </w:divBdr>
        </w:div>
        <w:div w:id="223568334">
          <w:marLeft w:val="640"/>
          <w:marRight w:val="0"/>
          <w:marTop w:val="0"/>
          <w:marBottom w:val="0"/>
          <w:divBdr>
            <w:top w:val="none" w:sz="0" w:space="0" w:color="auto"/>
            <w:left w:val="none" w:sz="0" w:space="0" w:color="auto"/>
            <w:bottom w:val="none" w:sz="0" w:space="0" w:color="auto"/>
            <w:right w:val="none" w:sz="0" w:space="0" w:color="auto"/>
          </w:divBdr>
        </w:div>
        <w:div w:id="145901362">
          <w:marLeft w:val="640"/>
          <w:marRight w:val="0"/>
          <w:marTop w:val="0"/>
          <w:marBottom w:val="0"/>
          <w:divBdr>
            <w:top w:val="none" w:sz="0" w:space="0" w:color="auto"/>
            <w:left w:val="none" w:sz="0" w:space="0" w:color="auto"/>
            <w:bottom w:val="none" w:sz="0" w:space="0" w:color="auto"/>
            <w:right w:val="none" w:sz="0" w:space="0" w:color="auto"/>
          </w:divBdr>
        </w:div>
        <w:div w:id="426267529">
          <w:marLeft w:val="640"/>
          <w:marRight w:val="0"/>
          <w:marTop w:val="0"/>
          <w:marBottom w:val="0"/>
          <w:divBdr>
            <w:top w:val="none" w:sz="0" w:space="0" w:color="auto"/>
            <w:left w:val="none" w:sz="0" w:space="0" w:color="auto"/>
            <w:bottom w:val="none" w:sz="0" w:space="0" w:color="auto"/>
            <w:right w:val="none" w:sz="0" w:space="0" w:color="auto"/>
          </w:divBdr>
        </w:div>
        <w:div w:id="1232041282">
          <w:marLeft w:val="640"/>
          <w:marRight w:val="0"/>
          <w:marTop w:val="0"/>
          <w:marBottom w:val="0"/>
          <w:divBdr>
            <w:top w:val="none" w:sz="0" w:space="0" w:color="auto"/>
            <w:left w:val="none" w:sz="0" w:space="0" w:color="auto"/>
            <w:bottom w:val="none" w:sz="0" w:space="0" w:color="auto"/>
            <w:right w:val="none" w:sz="0" w:space="0" w:color="auto"/>
          </w:divBdr>
        </w:div>
        <w:div w:id="516651862">
          <w:marLeft w:val="640"/>
          <w:marRight w:val="0"/>
          <w:marTop w:val="0"/>
          <w:marBottom w:val="0"/>
          <w:divBdr>
            <w:top w:val="none" w:sz="0" w:space="0" w:color="auto"/>
            <w:left w:val="none" w:sz="0" w:space="0" w:color="auto"/>
            <w:bottom w:val="none" w:sz="0" w:space="0" w:color="auto"/>
            <w:right w:val="none" w:sz="0" w:space="0" w:color="auto"/>
          </w:divBdr>
        </w:div>
        <w:div w:id="195318216">
          <w:marLeft w:val="640"/>
          <w:marRight w:val="0"/>
          <w:marTop w:val="0"/>
          <w:marBottom w:val="0"/>
          <w:divBdr>
            <w:top w:val="none" w:sz="0" w:space="0" w:color="auto"/>
            <w:left w:val="none" w:sz="0" w:space="0" w:color="auto"/>
            <w:bottom w:val="none" w:sz="0" w:space="0" w:color="auto"/>
            <w:right w:val="none" w:sz="0" w:space="0" w:color="auto"/>
          </w:divBdr>
        </w:div>
        <w:div w:id="1413547068">
          <w:marLeft w:val="640"/>
          <w:marRight w:val="0"/>
          <w:marTop w:val="0"/>
          <w:marBottom w:val="0"/>
          <w:divBdr>
            <w:top w:val="none" w:sz="0" w:space="0" w:color="auto"/>
            <w:left w:val="none" w:sz="0" w:space="0" w:color="auto"/>
            <w:bottom w:val="none" w:sz="0" w:space="0" w:color="auto"/>
            <w:right w:val="none" w:sz="0" w:space="0" w:color="auto"/>
          </w:divBdr>
        </w:div>
      </w:divsChild>
    </w:div>
    <w:div w:id="693775664">
      <w:marLeft w:val="0"/>
      <w:marRight w:val="0"/>
      <w:marTop w:val="0"/>
      <w:marBottom w:val="0"/>
      <w:divBdr>
        <w:top w:val="none" w:sz="0" w:space="0" w:color="auto"/>
        <w:left w:val="none" w:sz="0" w:space="0" w:color="auto"/>
        <w:bottom w:val="none" w:sz="0" w:space="0" w:color="auto"/>
        <w:right w:val="none" w:sz="0" w:space="0" w:color="auto"/>
      </w:divBdr>
    </w:div>
    <w:div w:id="694841316">
      <w:marLeft w:val="0"/>
      <w:marRight w:val="0"/>
      <w:marTop w:val="0"/>
      <w:marBottom w:val="0"/>
      <w:divBdr>
        <w:top w:val="none" w:sz="0" w:space="0" w:color="auto"/>
        <w:left w:val="none" w:sz="0" w:space="0" w:color="auto"/>
        <w:bottom w:val="none" w:sz="0" w:space="0" w:color="auto"/>
        <w:right w:val="none" w:sz="0" w:space="0" w:color="auto"/>
      </w:divBdr>
    </w:div>
    <w:div w:id="695814642">
      <w:marLeft w:val="0"/>
      <w:marRight w:val="0"/>
      <w:marTop w:val="0"/>
      <w:marBottom w:val="0"/>
      <w:divBdr>
        <w:top w:val="none" w:sz="0" w:space="0" w:color="auto"/>
        <w:left w:val="none" w:sz="0" w:space="0" w:color="auto"/>
        <w:bottom w:val="none" w:sz="0" w:space="0" w:color="auto"/>
        <w:right w:val="none" w:sz="0" w:space="0" w:color="auto"/>
      </w:divBdr>
    </w:div>
    <w:div w:id="696855865">
      <w:marLeft w:val="0"/>
      <w:marRight w:val="0"/>
      <w:marTop w:val="0"/>
      <w:marBottom w:val="0"/>
      <w:divBdr>
        <w:top w:val="none" w:sz="0" w:space="0" w:color="auto"/>
        <w:left w:val="none" w:sz="0" w:space="0" w:color="auto"/>
        <w:bottom w:val="none" w:sz="0" w:space="0" w:color="auto"/>
        <w:right w:val="none" w:sz="0" w:space="0" w:color="auto"/>
      </w:divBdr>
    </w:div>
    <w:div w:id="698243201">
      <w:marLeft w:val="0"/>
      <w:marRight w:val="0"/>
      <w:marTop w:val="0"/>
      <w:marBottom w:val="0"/>
      <w:divBdr>
        <w:top w:val="none" w:sz="0" w:space="0" w:color="auto"/>
        <w:left w:val="none" w:sz="0" w:space="0" w:color="auto"/>
        <w:bottom w:val="none" w:sz="0" w:space="0" w:color="auto"/>
        <w:right w:val="none" w:sz="0" w:space="0" w:color="auto"/>
      </w:divBdr>
    </w:div>
    <w:div w:id="699012456">
      <w:marLeft w:val="640"/>
      <w:marRight w:val="0"/>
      <w:marTop w:val="0"/>
      <w:marBottom w:val="0"/>
      <w:divBdr>
        <w:top w:val="none" w:sz="0" w:space="0" w:color="auto"/>
        <w:left w:val="none" w:sz="0" w:space="0" w:color="auto"/>
        <w:bottom w:val="none" w:sz="0" w:space="0" w:color="auto"/>
        <w:right w:val="none" w:sz="0" w:space="0" w:color="auto"/>
      </w:divBdr>
    </w:div>
    <w:div w:id="700521834">
      <w:bodyDiv w:val="1"/>
      <w:marLeft w:val="0"/>
      <w:marRight w:val="0"/>
      <w:marTop w:val="0"/>
      <w:marBottom w:val="0"/>
      <w:divBdr>
        <w:top w:val="none" w:sz="0" w:space="0" w:color="auto"/>
        <w:left w:val="none" w:sz="0" w:space="0" w:color="auto"/>
        <w:bottom w:val="none" w:sz="0" w:space="0" w:color="auto"/>
        <w:right w:val="none" w:sz="0" w:space="0" w:color="auto"/>
      </w:divBdr>
      <w:divsChild>
        <w:div w:id="2128353348">
          <w:marLeft w:val="640"/>
          <w:marRight w:val="0"/>
          <w:marTop w:val="0"/>
          <w:marBottom w:val="0"/>
          <w:divBdr>
            <w:top w:val="none" w:sz="0" w:space="0" w:color="auto"/>
            <w:left w:val="none" w:sz="0" w:space="0" w:color="auto"/>
            <w:bottom w:val="none" w:sz="0" w:space="0" w:color="auto"/>
            <w:right w:val="none" w:sz="0" w:space="0" w:color="auto"/>
          </w:divBdr>
        </w:div>
        <w:div w:id="635838814">
          <w:marLeft w:val="640"/>
          <w:marRight w:val="0"/>
          <w:marTop w:val="0"/>
          <w:marBottom w:val="0"/>
          <w:divBdr>
            <w:top w:val="none" w:sz="0" w:space="0" w:color="auto"/>
            <w:left w:val="none" w:sz="0" w:space="0" w:color="auto"/>
            <w:bottom w:val="none" w:sz="0" w:space="0" w:color="auto"/>
            <w:right w:val="none" w:sz="0" w:space="0" w:color="auto"/>
          </w:divBdr>
        </w:div>
        <w:div w:id="634258730">
          <w:marLeft w:val="640"/>
          <w:marRight w:val="0"/>
          <w:marTop w:val="0"/>
          <w:marBottom w:val="0"/>
          <w:divBdr>
            <w:top w:val="none" w:sz="0" w:space="0" w:color="auto"/>
            <w:left w:val="none" w:sz="0" w:space="0" w:color="auto"/>
            <w:bottom w:val="none" w:sz="0" w:space="0" w:color="auto"/>
            <w:right w:val="none" w:sz="0" w:space="0" w:color="auto"/>
          </w:divBdr>
        </w:div>
        <w:div w:id="1513258992">
          <w:marLeft w:val="640"/>
          <w:marRight w:val="0"/>
          <w:marTop w:val="0"/>
          <w:marBottom w:val="0"/>
          <w:divBdr>
            <w:top w:val="none" w:sz="0" w:space="0" w:color="auto"/>
            <w:left w:val="none" w:sz="0" w:space="0" w:color="auto"/>
            <w:bottom w:val="none" w:sz="0" w:space="0" w:color="auto"/>
            <w:right w:val="none" w:sz="0" w:space="0" w:color="auto"/>
          </w:divBdr>
        </w:div>
        <w:div w:id="972951783">
          <w:marLeft w:val="640"/>
          <w:marRight w:val="0"/>
          <w:marTop w:val="0"/>
          <w:marBottom w:val="0"/>
          <w:divBdr>
            <w:top w:val="none" w:sz="0" w:space="0" w:color="auto"/>
            <w:left w:val="none" w:sz="0" w:space="0" w:color="auto"/>
            <w:bottom w:val="none" w:sz="0" w:space="0" w:color="auto"/>
            <w:right w:val="none" w:sz="0" w:space="0" w:color="auto"/>
          </w:divBdr>
        </w:div>
        <w:div w:id="139931344">
          <w:marLeft w:val="640"/>
          <w:marRight w:val="0"/>
          <w:marTop w:val="0"/>
          <w:marBottom w:val="0"/>
          <w:divBdr>
            <w:top w:val="none" w:sz="0" w:space="0" w:color="auto"/>
            <w:left w:val="none" w:sz="0" w:space="0" w:color="auto"/>
            <w:bottom w:val="none" w:sz="0" w:space="0" w:color="auto"/>
            <w:right w:val="none" w:sz="0" w:space="0" w:color="auto"/>
          </w:divBdr>
        </w:div>
        <w:div w:id="1157917386">
          <w:marLeft w:val="640"/>
          <w:marRight w:val="0"/>
          <w:marTop w:val="0"/>
          <w:marBottom w:val="0"/>
          <w:divBdr>
            <w:top w:val="none" w:sz="0" w:space="0" w:color="auto"/>
            <w:left w:val="none" w:sz="0" w:space="0" w:color="auto"/>
            <w:bottom w:val="none" w:sz="0" w:space="0" w:color="auto"/>
            <w:right w:val="none" w:sz="0" w:space="0" w:color="auto"/>
          </w:divBdr>
        </w:div>
        <w:div w:id="111827475">
          <w:marLeft w:val="640"/>
          <w:marRight w:val="0"/>
          <w:marTop w:val="0"/>
          <w:marBottom w:val="0"/>
          <w:divBdr>
            <w:top w:val="none" w:sz="0" w:space="0" w:color="auto"/>
            <w:left w:val="none" w:sz="0" w:space="0" w:color="auto"/>
            <w:bottom w:val="none" w:sz="0" w:space="0" w:color="auto"/>
            <w:right w:val="none" w:sz="0" w:space="0" w:color="auto"/>
          </w:divBdr>
        </w:div>
        <w:div w:id="948703647">
          <w:marLeft w:val="640"/>
          <w:marRight w:val="0"/>
          <w:marTop w:val="0"/>
          <w:marBottom w:val="0"/>
          <w:divBdr>
            <w:top w:val="none" w:sz="0" w:space="0" w:color="auto"/>
            <w:left w:val="none" w:sz="0" w:space="0" w:color="auto"/>
            <w:bottom w:val="none" w:sz="0" w:space="0" w:color="auto"/>
            <w:right w:val="none" w:sz="0" w:space="0" w:color="auto"/>
          </w:divBdr>
        </w:div>
        <w:div w:id="1887719480">
          <w:marLeft w:val="640"/>
          <w:marRight w:val="0"/>
          <w:marTop w:val="0"/>
          <w:marBottom w:val="0"/>
          <w:divBdr>
            <w:top w:val="none" w:sz="0" w:space="0" w:color="auto"/>
            <w:left w:val="none" w:sz="0" w:space="0" w:color="auto"/>
            <w:bottom w:val="none" w:sz="0" w:space="0" w:color="auto"/>
            <w:right w:val="none" w:sz="0" w:space="0" w:color="auto"/>
          </w:divBdr>
        </w:div>
        <w:div w:id="1179467314">
          <w:marLeft w:val="640"/>
          <w:marRight w:val="0"/>
          <w:marTop w:val="0"/>
          <w:marBottom w:val="0"/>
          <w:divBdr>
            <w:top w:val="none" w:sz="0" w:space="0" w:color="auto"/>
            <w:left w:val="none" w:sz="0" w:space="0" w:color="auto"/>
            <w:bottom w:val="none" w:sz="0" w:space="0" w:color="auto"/>
            <w:right w:val="none" w:sz="0" w:space="0" w:color="auto"/>
          </w:divBdr>
        </w:div>
        <w:div w:id="1148280336">
          <w:marLeft w:val="640"/>
          <w:marRight w:val="0"/>
          <w:marTop w:val="0"/>
          <w:marBottom w:val="0"/>
          <w:divBdr>
            <w:top w:val="none" w:sz="0" w:space="0" w:color="auto"/>
            <w:left w:val="none" w:sz="0" w:space="0" w:color="auto"/>
            <w:bottom w:val="none" w:sz="0" w:space="0" w:color="auto"/>
            <w:right w:val="none" w:sz="0" w:space="0" w:color="auto"/>
          </w:divBdr>
        </w:div>
        <w:div w:id="2104060377">
          <w:marLeft w:val="640"/>
          <w:marRight w:val="0"/>
          <w:marTop w:val="0"/>
          <w:marBottom w:val="0"/>
          <w:divBdr>
            <w:top w:val="none" w:sz="0" w:space="0" w:color="auto"/>
            <w:left w:val="none" w:sz="0" w:space="0" w:color="auto"/>
            <w:bottom w:val="none" w:sz="0" w:space="0" w:color="auto"/>
            <w:right w:val="none" w:sz="0" w:space="0" w:color="auto"/>
          </w:divBdr>
        </w:div>
        <w:div w:id="922882902">
          <w:marLeft w:val="640"/>
          <w:marRight w:val="0"/>
          <w:marTop w:val="0"/>
          <w:marBottom w:val="0"/>
          <w:divBdr>
            <w:top w:val="none" w:sz="0" w:space="0" w:color="auto"/>
            <w:left w:val="none" w:sz="0" w:space="0" w:color="auto"/>
            <w:bottom w:val="none" w:sz="0" w:space="0" w:color="auto"/>
            <w:right w:val="none" w:sz="0" w:space="0" w:color="auto"/>
          </w:divBdr>
        </w:div>
        <w:div w:id="475757764">
          <w:marLeft w:val="640"/>
          <w:marRight w:val="0"/>
          <w:marTop w:val="0"/>
          <w:marBottom w:val="0"/>
          <w:divBdr>
            <w:top w:val="none" w:sz="0" w:space="0" w:color="auto"/>
            <w:left w:val="none" w:sz="0" w:space="0" w:color="auto"/>
            <w:bottom w:val="none" w:sz="0" w:space="0" w:color="auto"/>
            <w:right w:val="none" w:sz="0" w:space="0" w:color="auto"/>
          </w:divBdr>
        </w:div>
        <w:div w:id="473832183">
          <w:marLeft w:val="640"/>
          <w:marRight w:val="0"/>
          <w:marTop w:val="0"/>
          <w:marBottom w:val="0"/>
          <w:divBdr>
            <w:top w:val="none" w:sz="0" w:space="0" w:color="auto"/>
            <w:left w:val="none" w:sz="0" w:space="0" w:color="auto"/>
            <w:bottom w:val="none" w:sz="0" w:space="0" w:color="auto"/>
            <w:right w:val="none" w:sz="0" w:space="0" w:color="auto"/>
          </w:divBdr>
        </w:div>
        <w:div w:id="121582410">
          <w:marLeft w:val="640"/>
          <w:marRight w:val="0"/>
          <w:marTop w:val="0"/>
          <w:marBottom w:val="0"/>
          <w:divBdr>
            <w:top w:val="none" w:sz="0" w:space="0" w:color="auto"/>
            <w:left w:val="none" w:sz="0" w:space="0" w:color="auto"/>
            <w:bottom w:val="none" w:sz="0" w:space="0" w:color="auto"/>
            <w:right w:val="none" w:sz="0" w:space="0" w:color="auto"/>
          </w:divBdr>
        </w:div>
        <w:div w:id="1606814034">
          <w:marLeft w:val="640"/>
          <w:marRight w:val="0"/>
          <w:marTop w:val="0"/>
          <w:marBottom w:val="0"/>
          <w:divBdr>
            <w:top w:val="none" w:sz="0" w:space="0" w:color="auto"/>
            <w:left w:val="none" w:sz="0" w:space="0" w:color="auto"/>
            <w:bottom w:val="none" w:sz="0" w:space="0" w:color="auto"/>
            <w:right w:val="none" w:sz="0" w:space="0" w:color="auto"/>
          </w:divBdr>
        </w:div>
        <w:div w:id="1296645019">
          <w:marLeft w:val="640"/>
          <w:marRight w:val="0"/>
          <w:marTop w:val="0"/>
          <w:marBottom w:val="0"/>
          <w:divBdr>
            <w:top w:val="none" w:sz="0" w:space="0" w:color="auto"/>
            <w:left w:val="none" w:sz="0" w:space="0" w:color="auto"/>
            <w:bottom w:val="none" w:sz="0" w:space="0" w:color="auto"/>
            <w:right w:val="none" w:sz="0" w:space="0" w:color="auto"/>
          </w:divBdr>
        </w:div>
        <w:div w:id="1952395110">
          <w:marLeft w:val="640"/>
          <w:marRight w:val="0"/>
          <w:marTop w:val="0"/>
          <w:marBottom w:val="0"/>
          <w:divBdr>
            <w:top w:val="none" w:sz="0" w:space="0" w:color="auto"/>
            <w:left w:val="none" w:sz="0" w:space="0" w:color="auto"/>
            <w:bottom w:val="none" w:sz="0" w:space="0" w:color="auto"/>
            <w:right w:val="none" w:sz="0" w:space="0" w:color="auto"/>
          </w:divBdr>
        </w:div>
        <w:div w:id="537475059">
          <w:marLeft w:val="640"/>
          <w:marRight w:val="0"/>
          <w:marTop w:val="0"/>
          <w:marBottom w:val="0"/>
          <w:divBdr>
            <w:top w:val="none" w:sz="0" w:space="0" w:color="auto"/>
            <w:left w:val="none" w:sz="0" w:space="0" w:color="auto"/>
            <w:bottom w:val="none" w:sz="0" w:space="0" w:color="auto"/>
            <w:right w:val="none" w:sz="0" w:space="0" w:color="auto"/>
          </w:divBdr>
        </w:div>
        <w:div w:id="1949460248">
          <w:marLeft w:val="640"/>
          <w:marRight w:val="0"/>
          <w:marTop w:val="0"/>
          <w:marBottom w:val="0"/>
          <w:divBdr>
            <w:top w:val="none" w:sz="0" w:space="0" w:color="auto"/>
            <w:left w:val="none" w:sz="0" w:space="0" w:color="auto"/>
            <w:bottom w:val="none" w:sz="0" w:space="0" w:color="auto"/>
            <w:right w:val="none" w:sz="0" w:space="0" w:color="auto"/>
          </w:divBdr>
        </w:div>
        <w:div w:id="1113864074">
          <w:marLeft w:val="640"/>
          <w:marRight w:val="0"/>
          <w:marTop w:val="0"/>
          <w:marBottom w:val="0"/>
          <w:divBdr>
            <w:top w:val="none" w:sz="0" w:space="0" w:color="auto"/>
            <w:left w:val="none" w:sz="0" w:space="0" w:color="auto"/>
            <w:bottom w:val="none" w:sz="0" w:space="0" w:color="auto"/>
            <w:right w:val="none" w:sz="0" w:space="0" w:color="auto"/>
          </w:divBdr>
        </w:div>
        <w:div w:id="949314152">
          <w:marLeft w:val="640"/>
          <w:marRight w:val="0"/>
          <w:marTop w:val="0"/>
          <w:marBottom w:val="0"/>
          <w:divBdr>
            <w:top w:val="none" w:sz="0" w:space="0" w:color="auto"/>
            <w:left w:val="none" w:sz="0" w:space="0" w:color="auto"/>
            <w:bottom w:val="none" w:sz="0" w:space="0" w:color="auto"/>
            <w:right w:val="none" w:sz="0" w:space="0" w:color="auto"/>
          </w:divBdr>
        </w:div>
        <w:div w:id="1723408439">
          <w:marLeft w:val="640"/>
          <w:marRight w:val="0"/>
          <w:marTop w:val="0"/>
          <w:marBottom w:val="0"/>
          <w:divBdr>
            <w:top w:val="none" w:sz="0" w:space="0" w:color="auto"/>
            <w:left w:val="none" w:sz="0" w:space="0" w:color="auto"/>
            <w:bottom w:val="none" w:sz="0" w:space="0" w:color="auto"/>
            <w:right w:val="none" w:sz="0" w:space="0" w:color="auto"/>
          </w:divBdr>
        </w:div>
        <w:div w:id="276066770">
          <w:marLeft w:val="640"/>
          <w:marRight w:val="0"/>
          <w:marTop w:val="0"/>
          <w:marBottom w:val="0"/>
          <w:divBdr>
            <w:top w:val="none" w:sz="0" w:space="0" w:color="auto"/>
            <w:left w:val="none" w:sz="0" w:space="0" w:color="auto"/>
            <w:bottom w:val="none" w:sz="0" w:space="0" w:color="auto"/>
            <w:right w:val="none" w:sz="0" w:space="0" w:color="auto"/>
          </w:divBdr>
        </w:div>
        <w:div w:id="1539005401">
          <w:marLeft w:val="640"/>
          <w:marRight w:val="0"/>
          <w:marTop w:val="0"/>
          <w:marBottom w:val="0"/>
          <w:divBdr>
            <w:top w:val="none" w:sz="0" w:space="0" w:color="auto"/>
            <w:left w:val="none" w:sz="0" w:space="0" w:color="auto"/>
            <w:bottom w:val="none" w:sz="0" w:space="0" w:color="auto"/>
            <w:right w:val="none" w:sz="0" w:space="0" w:color="auto"/>
          </w:divBdr>
        </w:div>
        <w:div w:id="1545025627">
          <w:marLeft w:val="640"/>
          <w:marRight w:val="0"/>
          <w:marTop w:val="0"/>
          <w:marBottom w:val="0"/>
          <w:divBdr>
            <w:top w:val="none" w:sz="0" w:space="0" w:color="auto"/>
            <w:left w:val="none" w:sz="0" w:space="0" w:color="auto"/>
            <w:bottom w:val="none" w:sz="0" w:space="0" w:color="auto"/>
            <w:right w:val="none" w:sz="0" w:space="0" w:color="auto"/>
          </w:divBdr>
        </w:div>
        <w:div w:id="1872523733">
          <w:marLeft w:val="640"/>
          <w:marRight w:val="0"/>
          <w:marTop w:val="0"/>
          <w:marBottom w:val="0"/>
          <w:divBdr>
            <w:top w:val="none" w:sz="0" w:space="0" w:color="auto"/>
            <w:left w:val="none" w:sz="0" w:space="0" w:color="auto"/>
            <w:bottom w:val="none" w:sz="0" w:space="0" w:color="auto"/>
            <w:right w:val="none" w:sz="0" w:space="0" w:color="auto"/>
          </w:divBdr>
        </w:div>
        <w:div w:id="1756515320">
          <w:marLeft w:val="640"/>
          <w:marRight w:val="0"/>
          <w:marTop w:val="0"/>
          <w:marBottom w:val="0"/>
          <w:divBdr>
            <w:top w:val="none" w:sz="0" w:space="0" w:color="auto"/>
            <w:left w:val="none" w:sz="0" w:space="0" w:color="auto"/>
            <w:bottom w:val="none" w:sz="0" w:space="0" w:color="auto"/>
            <w:right w:val="none" w:sz="0" w:space="0" w:color="auto"/>
          </w:divBdr>
        </w:div>
        <w:div w:id="1672946811">
          <w:marLeft w:val="640"/>
          <w:marRight w:val="0"/>
          <w:marTop w:val="0"/>
          <w:marBottom w:val="0"/>
          <w:divBdr>
            <w:top w:val="none" w:sz="0" w:space="0" w:color="auto"/>
            <w:left w:val="none" w:sz="0" w:space="0" w:color="auto"/>
            <w:bottom w:val="none" w:sz="0" w:space="0" w:color="auto"/>
            <w:right w:val="none" w:sz="0" w:space="0" w:color="auto"/>
          </w:divBdr>
        </w:div>
        <w:div w:id="90591929">
          <w:marLeft w:val="640"/>
          <w:marRight w:val="0"/>
          <w:marTop w:val="0"/>
          <w:marBottom w:val="0"/>
          <w:divBdr>
            <w:top w:val="none" w:sz="0" w:space="0" w:color="auto"/>
            <w:left w:val="none" w:sz="0" w:space="0" w:color="auto"/>
            <w:bottom w:val="none" w:sz="0" w:space="0" w:color="auto"/>
            <w:right w:val="none" w:sz="0" w:space="0" w:color="auto"/>
          </w:divBdr>
        </w:div>
        <w:div w:id="487333351">
          <w:marLeft w:val="640"/>
          <w:marRight w:val="0"/>
          <w:marTop w:val="0"/>
          <w:marBottom w:val="0"/>
          <w:divBdr>
            <w:top w:val="none" w:sz="0" w:space="0" w:color="auto"/>
            <w:left w:val="none" w:sz="0" w:space="0" w:color="auto"/>
            <w:bottom w:val="none" w:sz="0" w:space="0" w:color="auto"/>
            <w:right w:val="none" w:sz="0" w:space="0" w:color="auto"/>
          </w:divBdr>
        </w:div>
        <w:div w:id="514345141">
          <w:marLeft w:val="640"/>
          <w:marRight w:val="0"/>
          <w:marTop w:val="0"/>
          <w:marBottom w:val="0"/>
          <w:divBdr>
            <w:top w:val="none" w:sz="0" w:space="0" w:color="auto"/>
            <w:left w:val="none" w:sz="0" w:space="0" w:color="auto"/>
            <w:bottom w:val="none" w:sz="0" w:space="0" w:color="auto"/>
            <w:right w:val="none" w:sz="0" w:space="0" w:color="auto"/>
          </w:divBdr>
        </w:div>
        <w:div w:id="151801881">
          <w:marLeft w:val="640"/>
          <w:marRight w:val="0"/>
          <w:marTop w:val="0"/>
          <w:marBottom w:val="0"/>
          <w:divBdr>
            <w:top w:val="none" w:sz="0" w:space="0" w:color="auto"/>
            <w:left w:val="none" w:sz="0" w:space="0" w:color="auto"/>
            <w:bottom w:val="none" w:sz="0" w:space="0" w:color="auto"/>
            <w:right w:val="none" w:sz="0" w:space="0" w:color="auto"/>
          </w:divBdr>
        </w:div>
        <w:div w:id="1551456049">
          <w:marLeft w:val="640"/>
          <w:marRight w:val="0"/>
          <w:marTop w:val="0"/>
          <w:marBottom w:val="0"/>
          <w:divBdr>
            <w:top w:val="none" w:sz="0" w:space="0" w:color="auto"/>
            <w:left w:val="none" w:sz="0" w:space="0" w:color="auto"/>
            <w:bottom w:val="none" w:sz="0" w:space="0" w:color="auto"/>
            <w:right w:val="none" w:sz="0" w:space="0" w:color="auto"/>
          </w:divBdr>
        </w:div>
        <w:div w:id="644508051">
          <w:marLeft w:val="640"/>
          <w:marRight w:val="0"/>
          <w:marTop w:val="0"/>
          <w:marBottom w:val="0"/>
          <w:divBdr>
            <w:top w:val="none" w:sz="0" w:space="0" w:color="auto"/>
            <w:left w:val="none" w:sz="0" w:space="0" w:color="auto"/>
            <w:bottom w:val="none" w:sz="0" w:space="0" w:color="auto"/>
            <w:right w:val="none" w:sz="0" w:space="0" w:color="auto"/>
          </w:divBdr>
        </w:div>
        <w:div w:id="57750843">
          <w:marLeft w:val="640"/>
          <w:marRight w:val="0"/>
          <w:marTop w:val="0"/>
          <w:marBottom w:val="0"/>
          <w:divBdr>
            <w:top w:val="none" w:sz="0" w:space="0" w:color="auto"/>
            <w:left w:val="none" w:sz="0" w:space="0" w:color="auto"/>
            <w:bottom w:val="none" w:sz="0" w:space="0" w:color="auto"/>
            <w:right w:val="none" w:sz="0" w:space="0" w:color="auto"/>
          </w:divBdr>
        </w:div>
        <w:div w:id="911500539">
          <w:marLeft w:val="640"/>
          <w:marRight w:val="0"/>
          <w:marTop w:val="0"/>
          <w:marBottom w:val="0"/>
          <w:divBdr>
            <w:top w:val="none" w:sz="0" w:space="0" w:color="auto"/>
            <w:left w:val="none" w:sz="0" w:space="0" w:color="auto"/>
            <w:bottom w:val="none" w:sz="0" w:space="0" w:color="auto"/>
            <w:right w:val="none" w:sz="0" w:space="0" w:color="auto"/>
          </w:divBdr>
        </w:div>
        <w:div w:id="241372292">
          <w:marLeft w:val="640"/>
          <w:marRight w:val="0"/>
          <w:marTop w:val="0"/>
          <w:marBottom w:val="0"/>
          <w:divBdr>
            <w:top w:val="none" w:sz="0" w:space="0" w:color="auto"/>
            <w:left w:val="none" w:sz="0" w:space="0" w:color="auto"/>
            <w:bottom w:val="none" w:sz="0" w:space="0" w:color="auto"/>
            <w:right w:val="none" w:sz="0" w:space="0" w:color="auto"/>
          </w:divBdr>
        </w:div>
        <w:div w:id="905260338">
          <w:marLeft w:val="640"/>
          <w:marRight w:val="0"/>
          <w:marTop w:val="0"/>
          <w:marBottom w:val="0"/>
          <w:divBdr>
            <w:top w:val="none" w:sz="0" w:space="0" w:color="auto"/>
            <w:left w:val="none" w:sz="0" w:space="0" w:color="auto"/>
            <w:bottom w:val="none" w:sz="0" w:space="0" w:color="auto"/>
            <w:right w:val="none" w:sz="0" w:space="0" w:color="auto"/>
          </w:divBdr>
        </w:div>
        <w:div w:id="1561017415">
          <w:marLeft w:val="640"/>
          <w:marRight w:val="0"/>
          <w:marTop w:val="0"/>
          <w:marBottom w:val="0"/>
          <w:divBdr>
            <w:top w:val="none" w:sz="0" w:space="0" w:color="auto"/>
            <w:left w:val="none" w:sz="0" w:space="0" w:color="auto"/>
            <w:bottom w:val="none" w:sz="0" w:space="0" w:color="auto"/>
            <w:right w:val="none" w:sz="0" w:space="0" w:color="auto"/>
          </w:divBdr>
        </w:div>
        <w:div w:id="996417319">
          <w:marLeft w:val="640"/>
          <w:marRight w:val="0"/>
          <w:marTop w:val="0"/>
          <w:marBottom w:val="0"/>
          <w:divBdr>
            <w:top w:val="none" w:sz="0" w:space="0" w:color="auto"/>
            <w:left w:val="none" w:sz="0" w:space="0" w:color="auto"/>
            <w:bottom w:val="none" w:sz="0" w:space="0" w:color="auto"/>
            <w:right w:val="none" w:sz="0" w:space="0" w:color="auto"/>
          </w:divBdr>
        </w:div>
        <w:div w:id="361589095">
          <w:marLeft w:val="640"/>
          <w:marRight w:val="0"/>
          <w:marTop w:val="0"/>
          <w:marBottom w:val="0"/>
          <w:divBdr>
            <w:top w:val="none" w:sz="0" w:space="0" w:color="auto"/>
            <w:left w:val="none" w:sz="0" w:space="0" w:color="auto"/>
            <w:bottom w:val="none" w:sz="0" w:space="0" w:color="auto"/>
            <w:right w:val="none" w:sz="0" w:space="0" w:color="auto"/>
          </w:divBdr>
        </w:div>
      </w:divsChild>
    </w:div>
    <w:div w:id="700982250">
      <w:marLeft w:val="0"/>
      <w:marRight w:val="0"/>
      <w:marTop w:val="0"/>
      <w:marBottom w:val="0"/>
      <w:divBdr>
        <w:top w:val="none" w:sz="0" w:space="0" w:color="auto"/>
        <w:left w:val="none" w:sz="0" w:space="0" w:color="auto"/>
        <w:bottom w:val="none" w:sz="0" w:space="0" w:color="auto"/>
        <w:right w:val="none" w:sz="0" w:space="0" w:color="auto"/>
      </w:divBdr>
    </w:div>
    <w:div w:id="703100565">
      <w:marLeft w:val="640"/>
      <w:marRight w:val="0"/>
      <w:marTop w:val="0"/>
      <w:marBottom w:val="0"/>
      <w:divBdr>
        <w:top w:val="none" w:sz="0" w:space="0" w:color="auto"/>
        <w:left w:val="none" w:sz="0" w:space="0" w:color="auto"/>
        <w:bottom w:val="none" w:sz="0" w:space="0" w:color="auto"/>
        <w:right w:val="none" w:sz="0" w:space="0" w:color="auto"/>
      </w:divBdr>
    </w:div>
    <w:div w:id="704252348">
      <w:bodyDiv w:val="1"/>
      <w:marLeft w:val="0"/>
      <w:marRight w:val="0"/>
      <w:marTop w:val="0"/>
      <w:marBottom w:val="0"/>
      <w:divBdr>
        <w:top w:val="none" w:sz="0" w:space="0" w:color="auto"/>
        <w:left w:val="none" w:sz="0" w:space="0" w:color="auto"/>
        <w:bottom w:val="none" w:sz="0" w:space="0" w:color="auto"/>
        <w:right w:val="none" w:sz="0" w:space="0" w:color="auto"/>
      </w:divBdr>
      <w:divsChild>
        <w:div w:id="262342239">
          <w:marLeft w:val="640"/>
          <w:marRight w:val="0"/>
          <w:marTop w:val="0"/>
          <w:marBottom w:val="0"/>
          <w:divBdr>
            <w:top w:val="none" w:sz="0" w:space="0" w:color="auto"/>
            <w:left w:val="none" w:sz="0" w:space="0" w:color="auto"/>
            <w:bottom w:val="none" w:sz="0" w:space="0" w:color="auto"/>
            <w:right w:val="none" w:sz="0" w:space="0" w:color="auto"/>
          </w:divBdr>
        </w:div>
        <w:div w:id="846097787">
          <w:marLeft w:val="640"/>
          <w:marRight w:val="0"/>
          <w:marTop w:val="0"/>
          <w:marBottom w:val="0"/>
          <w:divBdr>
            <w:top w:val="none" w:sz="0" w:space="0" w:color="auto"/>
            <w:left w:val="none" w:sz="0" w:space="0" w:color="auto"/>
            <w:bottom w:val="none" w:sz="0" w:space="0" w:color="auto"/>
            <w:right w:val="none" w:sz="0" w:space="0" w:color="auto"/>
          </w:divBdr>
        </w:div>
        <w:div w:id="510796538">
          <w:marLeft w:val="640"/>
          <w:marRight w:val="0"/>
          <w:marTop w:val="0"/>
          <w:marBottom w:val="0"/>
          <w:divBdr>
            <w:top w:val="none" w:sz="0" w:space="0" w:color="auto"/>
            <w:left w:val="none" w:sz="0" w:space="0" w:color="auto"/>
            <w:bottom w:val="none" w:sz="0" w:space="0" w:color="auto"/>
            <w:right w:val="none" w:sz="0" w:space="0" w:color="auto"/>
          </w:divBdr>
        </w:div>
        <w:div w:id="66997568">
          <w:marLeft w:val="640"/>
          <w:marRight w:val="0"/>
          <w:marTop w:val="0"/>
          <w:marBottom w:val="0"/>
          <w:divBdr>
            <w:top w:val="none" w:sz="0" w:space="0" w:color="auto"/>
            <w:left w:val="none" w:sz="0" w:space="0" w:color="auto"/>
            <w:bottom w:val="none" w:sz="0" w:space="0" w:color="auto"/>
            <w:right w:val="none" w:sz="0" w:space="0" w:color="auto"/>
          </w:divBdr>
        </w:div>
        <w:div w:id="173302488">
          <w:marLeft w:val="640"/>
          <w:marRight w:val="0"/>
          <w:marTop w:val="0"/>
          <w:marBottom w:val="0"/>
          <w:divBdr>
            <w:top w:val="none" w:sz="0" w:space="0" w:color="auto"/>
            <w:left w:val="none" w:sz="0" w:space="0" w:color="auto"/>
            <w:bottom w:val="none" w:sz="0" w:space="0" w:color="auto"/>
            <w:right w:val="none" w:sz="0" w:space="0" w:color="auto"/>
          </w:divBdr>
        </w:div>
        <w:div w:id="89156316">
          <w:marLeft w:val="640"/>
          <w:marRight w:val="0"/>
          <w:marTop w:val="0"/>
          <w:marBottom w:val="0"/>
          <w:divBdr>
            <w:top w:val="none" w:sz="0" w:space="0" w:color="auto"/>
            <w:left w:val="none" w:sz="0" w:space="0" w:color="auto"/>
            <w:bottom w:val="none" w:sz="0" w:space="0" w:color="auto"/>
            <w:right w:val="none" w:sz="0" w:space="0" w:color="auto"/>
          </w:divBdr>
        </w:div>
        <w:div w:id="222563427">
          <w:marLeft w:val="640"/>
          <w:marRight w:val="0"/>
          <w:marTop w:val="0"/>
          <w:marBottom w:val="0"/>
          <w:divBdr>
            <w:top w:val="none" w:sz="0" w:space="0" w:color="auto"/>
            <w:left w:val="none" w:sz="0" w:space="0" w:color="auto"/>
            <w:bottom w:val="none" w:sz="0" w:space="0" w:color="auto"/>
            <w:right w:val="none" w:sz="0" w:space="0" w:color="auto"/>
          </w:divBdr>
        </w:div>
        <w:div w:id="209807822">
          <w:marLeft w:val="640"/>
          <w:marRight w:val="0"/>
          <w:marTop w:val="0"/>
          <w:marBottom w:val="0"/>
          <w:divBdr>
            <w:top w:val="none" w:sz="0" w:space="0" w:color="auto"/>
            <w:left w:val="none" w:sz="0" w:space="0" w:color="auto"/>
            <w:bottom w:val="none" w:sz="0" w:space="0" w:color="auto"/>
            <w:right w:val="none" w:sz="0" w:space="0" w:color="auto"/>
          </w:divBdr>
        </w:div>
        <w:div w:id="1341931515">
          <w:marLeft w:val="640"/>
          <w:marRight w:val="0"/>
          <w:marTop w:val="0"/>
          <w:marBottom w:val="0"/>
          <w:divBdr>
            <w:top w:val="none" w:sz="0" w:space="0" w:color="auto"/>
            <w:left w:val="none" w:sz="0" w:space="0" w:color="auto"/>
            <w:bottom w:val="none" w:sz="0" w:space="0" w:color="auto"/>
            <w:right w:val="none" w:sz="0" w:space="0" w:color="auto"/>
          </w:divBdr>
        </w:div>
        <w:div w:id="1267812811">
          <w:marLeft w:val="640"/>
          <w:marRight w:val="0"/>
          <w:marTop w:val="0"/>
          <w:marBottom w:val="0"/>
          <w:divBdr>
            <w:top w:val="none" w:sz="0" w:space="0" w:color="auto"/>
            <w:left w:val="none" w:sz="0" w:space="0" w:color="auto"/>
            <w:bottom w:val="none" w:sz="0" w:space="0" w:color="auto"/>
            <w:right w:val="none" w:sz="0" w:space="0" w:color="auto"/>
          </w:divBdr>
        </w:div>
        <w:div w:id="747114643">
          <w:marLeft w:val="640"/>
          <w:marRight w:val="0"/>
          <w:marTop w:val="0"/>
          <w:marBottom w:val="0"/>
          <w:divBdr>
            <w:top w:val="none" w:sz="0" w:space="0" w:color="auto"/>
            <w:left w:val="none" w:sz="0" w:space="0" w:color="auto"/>
            <w:bottom w:val="none" w:sz="0" w:space="0" w:color="auto"/>
            <w:right w:val="none" w:sz="0" w:space="0" w:color="auto"/>
          </w:divBdr>
        </w:div>
        <w:div w:id="745300605">
          <w:marLeft w:val="640"/>
          <w:marRight w:val="0"/>
          <w:marTop w:val="0"/>
          <w:marBottom w:val="0"/>
          <w:divBdr>
            <w:top w:val="none" w:sz="0" w:space="0" w:color="auto"/>
            <w:left w:val="none" w:sz="0" w:space="0" w:color="auto"/>
            <w:bottom w:val="none" w:sz="0" w:space="0" w:color="auto"/>
            <w:right w:val="none" w:sz="0" w:space="0" w:color="auto"/>
          </w:divBdr>
        </w:div>
        <w:div w:id="1698853237">
          <w:marLeft w:val="640"/>
          <w:marRight w:val="0"/>
          <w:marTop w:val="0"/>
          <w:marBottom w:val="0"/>
          <w:divBdr>
            <w:top w:val="none" w:sz="0" w:space="0" w:color="auto"/>
            <w:left w:val="none" w:sz="0" w:space="0" w:color="auto"/>
            <w:bottom w:val="none" w:sz="0" w:space="0" w:color="auto"/>
            <w:right w:val="none" w:sz="0" w:space="0" w:color="auto"/>
          </w:divBdr>
        </w:div>
        <w:div w:id="38631291">
          <w:marLeft w:val="640"/>
          <w:marRight w:val="0"/>
          <w:marTop w:val="0"/>
          <w:marBottom w:val="0"/>
          <w:divBdr>
            <w:top w:val="none" w:sz="0" w:space="0" w:color="auto"/>
            <w:left w:val="none" w:sz="0" w:space="0" w:color="auto"/>
            <w:bottom w:val="none" w:sz="0" w:space="0" w:color="auto"/>
            <w:right w:val="none" w:sz="0" w:space="0" w:color="auto"/>
          </w:divBdr>
        </w:div>
        <w:div w:id="1949697220">
          <w:marLeft w:val="640"/>
          <w:marRight w:val="0"/>
          <w:marTop w:val="0"/>
          <w:marBottom w:val="0"/>
          <w:divBdr>
            <w:top w:val="none" w:sz="0" w:space="0" w:color="auto"/>
            <w:left w:val="none" w:sz="0" w:space="0" w:color="auto"/>
            <w:bottom w:val="none" w:sz="0" w:space="0" w:color="auto"/>
            <w:right w:val="none" w:sz="0" w:space="0" w:color="auto"/>
          </w:divBdr>
        </w:div>
        <w:div w:id="1744569151">
          <w:marLeft w:val="640"/>
          <w:marRight w:val="0"/>
          <w:marTop w:val="0"/>
          <w:marBottom w:val="0"/>
          <w:divBdr>
            <w:top w:val="none" w:sz="0" w:space="0" w:color="auto"/>
            <w:left w:val="none" w:sz="0" w:space="0" w:color="auto"/>
            <w:bottom w:val="none" w:sz="0" w:space="0" w:color="auto"/>
            <w:right w:val="none" w:sz="0" w:space="0" w:color="auto"/>
          </w:divBdr>
        </w:div>
        <w:div w:id="629867523">
          <w:marLeft w:val="640"/>
          <w:marRight w:val="0"/>
          <w:marTop w:val="0"/>
          <w:marBottom w:val="0"/>
          <w:divBdr>
            <w:top w:val="none" w:sz="0" w:space="0" w:color="auto"/>
            <w:left w:val="none" w:sz="0" w:space="0" w:color="auto"/>
            <w:bottom w:val="none" w:sz="0" w:space="0" w:color="auto"/>
            <w:right w:val="none" w:sz="0" w:space="0" w:color="auto"/>
          </w:divBdr>
        </w:div>
        <w:div w:id="1061909343">
          <w:marLeft w:val="640"/>
          <w:marRight w:val="0"/>
          <w:marTop w:val="0"/>
          <w:marBottom w:val="0"/>
          <w:divBdr>
            <w:top w:val="none" w:sz="0" w:space="0" w:color="auto"/>
            <w:left w:val="none" w:sz="0" w:space="0" w:color="auto"/>
            <w:bottom w:val="none" w:sz="0" w:space="0" w:color="auto"/>
            <w:right w:val="none" w:sz="0" w:space="0" w:color="auto"/>
          </w:divBdr>
        </w:div>
        <w:div w:id="804394873">
          <w:marLeft w:val="640"/>
          <w:marRight w:val="0"/>
          <w:marTop w:val="0"/>
          <w:marBottom w:val="0"/>
          <w:divBdr>
            <w:top w:val="none" w:sz="0" w:space="0" w:color="auto"/>
            <w:left w:val="none" w:sz="0" w:space="0" w:color="auto"/>
            <w:bottom w:val="none" w:sz="0" w:space="0" w:color="auto"/>
            <w:right w:val="none" w:sz="0" w:space="0" w:color="auto"/>
          </w:divBdr>
        </w:div>
        <w:div w:id="1571236349">
          <w:marLeft w:val="640"/>
          <w:marRight w:val="0"/>
          <w:marTop w:val="0"/>
          <w:marBottom w:val="0"/>
          <w:divBdr>
            <w:top w:val="none" w:sz="0" w:space="0" w:color="auto"/>
            <w:left w:val="none" w:sz="0" w:space="0" w:color="auto"/>
            <w:bottom w:val="none" w:sz="0" w:space="0" w:color="auto"/>
            <w:right w:val="none" w:sz="0" w:space="0" w:color="auto"/>
          </w:divBdr>
        </w:div>
        <w:div w:id="1568489325">
          <w:marLeft w:val="640"/>
          <w:marRight w:val="0"/>
          <w:marTop w:val="0"/>
          <w:marBottom w:val="0"/>
          <w:divBdr>
            <w:top w:val="none" w:sz="0" w:space="0" w:color="auto"/>
            <w:left w:val="none" w:sz="0" w:space="0" w:color="auto"/>
            <w:bottom w:val="none" w:sz="0" w:space="0" w:color="auto"/>
            <w:right w:val="none" w:sz="0" w:space="0" w:color="auto"/>
          </w:divBdr>
        </w:div>
        <w:div w:id="1448625693">
          <w:marLeft w:val="640"/>
          <w:marRight w:val="0"/>
          <w:marTop w:val="0"/>
          <w:marBottom w:val="0"/>
          <w:divBdr>
            <w:top w:val="none" w:sz="0" w:space="0" w:color="auto"/>
            <w:left w:val="none" w:sz="0" w:space="0" w:color="auto"/>
            <w:bottom w:val="none" w:sz="0" w:space="0" w:color="auto"/>
            <w:right w:val="none" w:sz="0" w:space="0" w:color="auto"/>
          </w:divBdr>
        </w:div>
        <w:div w:id="1217013547">
          <w:marLeft w:val="640"/>
          <w:marRight w:val="0"/>
          <w:marTop w:val="0"/>
          <w:marBottom w:val="0"/>
          <w:divBdr>
            <w:top w:val="none" w:sz="0" w:space="0" w:color="auto"/>
            <w:left w:val="none" w:sz="0" w:space="0" w:color="auto"/>
            <w:bottom w:val="none" w:sz="0" w:space="0" w:color="auto"/>
            <w:right w:val="none" w:sz="0" w:space="0" w:color="auto"/>
          </w:divBdr>
        </w:div>
        <w:div w:id="1418863294">
          <w:marLeft w:val="640"/>
          <w:marRight w:val="0"/>
          <w:marTop w:val="0"/>
          <w:marBottom w:val="0"/>
          <w:divBdr>
            <w:top w:val="none" w:sz="0" w:space="0" w:color="auto"/>
            <w:left w:val="none" w:sz="0" w:space="0" w:color="auto"/>
            <w:bottom w:val="none" w:sz="0" w:space="0" w:color="auto"/>
            <w:right w:val="none" w:sz="0" w:space="0" w:color="auto"/>
          </w:divBdr>
        </w:div>
        <w:div w:id="727338913">
          <w:marLeft w:val="640"/>
          <w:marRight w:val="0"/>
          <w:marTop w:val="0"/>
          <w:marBottom w:val="0"/>
          <w:divBdr>
            <w:top w:val="none" w:sz="0" w:space="0" w:color="auto"/>
            <w:left w:val="none" w:sz="0" w:space="0" w:color="auto"/>
            <w:bottom w:val="none" w:sz="0" w:space="0" w:color="auto"/>
            <w:right w:val="none" w:sz="0" w:space="0" w:color="auto"/>
          </w:divBdr>
        </w:div>
        <w:div w:id="491530854">
          <w:marLeft w:val="640"/>
          <w:marRight w:val="0"/>
          <w:marTop w:val="0"/>
          <w:marBottom w:val="0"/>
          <w:divBdr>
            <w:top w:val="none" w:sz="0" w:space="0" w:color="auto"/>
            <w:left w:val="none" w:sz="0" w:space="0" w:color="auto"/>
            <w:bottom w:val="none" w:sz="0" w:space="0" w:color="auto"/>
            <w:right w:val="none" w:sz="0" w:space="0" w:color="auto"/>
          </w:divBdr>
        </w:div>
        <w:div w:id="583296073">
          <w:marLeft w:val="640"/>
          <w:marRight w:val="0"/>
          <w:marTop w:val="0"/>
          <w:marBottom w:val="0"/>
          <w:divBdr>
            <w:top w:val="none" w:sz="0" w:space="0" w:color="auto"/>
            <w:left w:val="none" w:sz="0" w:space="0" w:color="auto"/>
            <w:bottom w:val="none" w:sz="0" w:space="0" w:color="auto"/>
            <w:right w:val="none" w:sz="0" w:space="0" w:color="auto"/>
          </w:divBdr>
        </w:div>
        <w:div w:id="1770390382">
          <w:marLeft w:val="640"/>
          <w:marRight w:val="0"/>
          <w:marTop w:val="0"/>
          <w:marBottom w:val="0"/>
          <w:divBdr>
            <w:top w:val="none" w:sz="0" w:space="0" w:color="auto"/>
            <w:left w:val="none" w:sz="0" w:space="0" w:color="auto"/>
            <w:bottom w:val="none" w:sz="0" w:space="0" w:color="auto"/>
            <w:right w:val="none" w:sz="0" w:space="0" w:color="auto"/>
          </w:divBdr>
        </w:div>
        <w:div w:id="1057558643">
          <w:marLeft w:val="640"/>
          <w:marRight w:val="0"/>
          <w:marTop w:val="0"/>
          <w:marBottom w:val="0"/>
          <w:divBdr>
            <w:top w:val="none" w:sz="0" w:space="0" w:color="auto"/>
            <w:left w:val="none" w:sz="0" w:space="0" w:color="auto"/>
            <w:bottom w:val="none" w:sz="0" w:space="0" w:color="auto"/>
            <w:right w:val="none" w:sz="0" w:space="0" w:color="auto"/>
          </w:divBdr>
        </w:div>
        <w:div w:id="6754961">
          <w:marLeft w:val="640"/>
          <w:marRight w:val="0"/>
          <w:marTop w:val="0"/>
          <w:marBottom w:val="0"/>
          <w:divBdr>
            <w:top w:val="none" w:sz="0" w:space="0" w:color="auto"/>
            <w:left w:val="none" w:sz="0" w:space="0" w:color="auto"/>
            <w:bottom w:val="none" w:sz="0" w:space="0" w:color="auto"/>
            <w:right w:val="none" w:sz="0" w:space="0" w:color="auto"/>
          </w:divBdr>
        </w:div>
        <w:div w:id="346450872">
          <w:marLeft w:val="640"/>
          <w:marRight w:val="0"/>
          <w:marTop w:val="0"/>
          <w:marBottom w:val="0"/>
          <w:divBdr>
            <w:top w:val="none" w:sz="0" w:space="0" w:color="auto"/>
            <w:left w:val="none" w:sz="0" w:space="0" w:color="auto"/>
            <w:bottom w:val="none" w:sz="0" w:space="0" w:color="auto"/>
            <w:right w:val="none" w:sz="0" w:space="0" w:color="auto"/>
          </w:divBdr>
        </w:div>
        <w:div w:id="1826898264">
          <w:marLeft w:val="640"/>
          <w:marRight w:val="0"/>
          <w:marTop w:val="0"/>
          <w:marBottom w:val="0"/>
          <w:divBdr>
            <w:top w:val="none" w:sz="0" w:space="0" w:color="auto"/>
            <w:left w:val="none" w:sz="0" w:space="0" w:color="auto"/>
            <w:bottom w:val="none" w:sz="0" w:space="0" w:color="auto"/>
            <w:right w:val="none" w:sz="0" w:space="0" w:color="auto"/>
          </w:divBdr>
        </w:div>
        <w:div w:id="1415932953">
          <w:marLeft w:val="640"/>
          <w:marRight w:val="0"/>
          <w:marTop w:val="0"/>
          <w:marBottom w:val="0"/>
          <w:divBdr>
            <w:top w:val="none" w:sz="0" w:space="0" w:color="auto"/>
            <w:left w:val="none" w:sz="0" w:space="0" w:color="auto"/>
            <w:bottom w:val="none" w:sz="0" w:space="0" w:color="auto"/>
            <w:right w:val="none" w:sz="0" w:space="0" w:color="auto"/>
          </w:divBdr>
        </w:div>
        <w:div w:id="646318552">
          <w:marLeft w:val="640"/>
          <w:marRight w:val="0"/>
          <w:marTop w:val="0"/>
          <w:marBottom w:val="0"/>
          <w:divBdr>
            <w:top w:val="none" w:sz="0" w:space="0" w:color="auto"/>
            <w:left w:val="none" w:sz="0" w:space="0" w:color="auto"/>
            <w:bottom w:val="none" w:sz="0" w:space="0" w:color="auto"/>
            <w:right w:val="none" w:sz="0" w:space="0" w:color="auto"/>
          </w:divBdr>
        </w:div>
        <w:div w:id="604192794">
          <w:marLeft w:val="640"/>
          <w:marRight w:val="0"/>
          <w:marTop w:val="0"/>
          <w:marBottom w:val="0"/>
          <w:divBdr>
            <w:top w:val="none" w:sz="0" w:space="0" w:color="auto"/>
            <w:left w:val="none" w:sz="0" w:space="0" w:color="auto"/>
            <w:bottom w:val="none" w:sz="0" w:space="0" w:color="auto"/>
            <w:right w:val="none" w:sz="0" w:space="0" w:color="auto"/>
          </w:divBdr>
        </w:div>
        <w:div w:id="650139722">
          <w:marLeft w:val="640"/>
          <w:marRight w:val="0"/>
          <w:marTop w:val="0"/>
          <w:marBottom w:val="0"/>
          <w:divBdr>
            <w:top w:val="none" w:sz="0" w:space="0" w:color="auto"/>
            <w:left w:val="none" w:sz="0" w:space="0" w:color="auto"/>
            <w:bottom w:val="none" w:sz="0" w:space="0" w:color="auto"/>
            <w:right w:val="none" w:sz="0" w:space="0" w:color="auto"/>
          </w:divBdr>
        </w:div>
        <w:div w:id="1273199919">
          <w:marLeft w:val="640"/>
          <w:marRight w:val="0"/>
          <w:marTop w:val="0"/>
          <w:marBottom w:val="0"/>
          <w:divBdr>
            <w:top w:val="none" w:sz="0" w:space="0" w:color="auto"/>
            <w:left w:val="none" w:sz="0" w:space="0" w:color="auto"/>
            <w:bottom w:val="none" w:sz="0" w:space="0" w:color="auto"/>
            <w:right w:val="none" w:sz="0" w:space="0" w:color="auto"/>
          </w:divBdr>
        </w:div>
        <w:div w:id="1993485330">
          <w:marLeft w:val="640"/>
          <w:marRight w:val="0"/>
          <w:marTop w:val="0"/>
          <w:marBottom w:val="0"/>
          <w:divBdr>
            <w:top w:val="none" w:sz="0" w:space="0" w:color="auto"/>
            <w:left w:val="none" w:sz="0" w:space="0" w:color="auto"/>
            <w:bottom w:val="none" w:sz="0" w:space="0" w:color="auto"/>
            <w:right w:val="none" w:sz="0" w:space="0" w:color="auto"/>
          </w:divBdr>
        </w:div>
        <w:div w:id="33044707">
          <w:marLeft w:val="640"/>
          <w:marRight w:val="0"/>
          <w:marTop w:val="0"/>
          <w:marBottom w:val="0"/>
          <w:divBdr>
            <w:top w:val="none" w:sz="0" w:space="0" w:color="auto"/>
            <w:left w:val="none" w:sz="0" w:space="0" w:color="auto"/>
            <w:bottom w:val="none" w:sz="0" w:space="0" w:color="auto"/>
            <w:right w:val="none" w:sz="0" w:space="0" w:color="auto"/>
          </w:divBdr>
        </w:div>
        <w:div w:id="204368200">
          <w:marLeft w:val="640"/>
          <w:marRight w:val="0"/>
          <w:marTop w:val="0"/>
          <w:marBottom w:val="0"/>
          <w:divBdr>
            <w:top w:val="none" w:sz="0" w:space="0" w:color="auto"/>
            <w:left w:val="none" w:sz="0" w:space="0" w:color="auto"/>
            <w:bottom w:val="none" w:sz="0" w:space="0" w:color="auto"/>
            <w:right w:val="none" w:sz="0" w:space="0" w:color="auto"/>
          </w:divBdr>
        </w:div>
        <w:div w:id="1218130235">
          <w:marLeft w:val="640"/>
          <w:marRight w:val="0"/>
          <w:marTop w:val="0"/>
          <w:marBottom w:val="0"/>
          <w:divBdr>
            <w:top w:val="none" w:sz="0" w:space="0" w:color="auto"/>
            <w:left w:val="none" w:sz="0" w:space="0" w:color="auto"/>
            <w:bottom w:val="none" w:sz="0" w:space="0" w:color="auto"/>
            <w:right w:val="none" w:sz="0" w:space="0" w:color="auto"/>
          </w:divBdr>
        </w:div>
        <w:div w:id="1124811147">
          <w:marLeft w:val="640"/>
          <w:marRight w:val="0"/>
          <w:marTop w:val="0"/>
          <w:marBottom w:val="0"/>
          <w:divBdr>
            <w:top w:val="none" w:sz="0" w:space="0" w:color="auto"/>
            <w:left w:val="none" w:sz="0" w:space="0" w:color="auto"/>
            <w:bottom w:val="none" w:sz="0" w:space="0" w:color="auto"/>
            <w:right w:val="none" w:sz="0" w:space="0" w:color="auto"/>
          </w:divBdr>
        </w:div>
        <w:div w:id="559291400">
          <w:marLeft w:val="640"/>
          <w:marRight w:val="0"/>
          <w:marTop w:val="0"/>
          <w:marBottom w:val="0"/>
          <w:divBdr>
            <w:top w:val="none" w:sz="0" w:space="0" w:color="auto"/>
            <w:left w:val="none" w:sz="0" w:space="0" w:color="auto"/>
            <w:bottom w:val="none" w:sz="0" w:space="0" w:color="auto"/>
            <w:right w:val="none" w:sz="0" w:space="0" w:color="auto"/>
          </w:divBdr>
        </w:div>
        <w:div w:id="1716587645">
          <w:marLeft w:val="640"/>
          <w:marRight w:val="0"/>
          <w:marTop w:val="0"/>
          <w:marBottom w:val="0"/>
          <w:divBdr>
            <w:top w:val="none" w:sz="0" w:space="0" w:color="auto"/>
            <w:left w:val="none" w:sz="0" w:space="0" w:color="auto"/>
            <w:bottom w:val="none" w:sz="0" w:space="0" w:color="auto"/>
            <w:right w:val="none" w:sz="0" w:space="0" w:color="auto"/>
          </w:divBdr>
        </w:div>
        <w:div w:id="255943281">
          <w:marLeft w:val="640"/>
          <w:marRight w:val="0"/>
          <w:marTop w:val="0"/>
          <w:marBottom w:val="0"/>
          <w:divBdr>
            <w:top w:val="none" w:sz="0" w:space="0" w:color="auto"/>
            <w:left w:val="none" w:sz="0" w:space="0" w:color="auto"/>
            <w:bottom w:val="none" w:sz="0" w:space="0" w:color="auto"/>
            <w:right w:val="none" w:sz="0" w:space="0" w:color="auto"/>
          </w:divBdr>
        </w:div>
        <w:div w:id="1507087264">
          <w:marLeft w:val="640"/>
          <w:marRight w:val="0"/>
          <w:marTop w:val="0"/>
          <w:marBottom w:val="0"/>
          <w:divBdr>
            <w:top w:val="none" w:sz="0" w:space="0" w:color="auto"/>
            <w:left w:val="none" w:sz="0" w:space="0" w:color="auto"/>
            <w:bottom w:val="none" w:sz="0" w:space="0" w:color="auto"/>
            <w:right w:val="none" w:sz="0" w:space="0" w:color="auto"/>
          </w:divBdr>
        </w:div>
        <w:div w:id="1426462665">
          <w:marLeft w:val="640"/>
          <w:marRight w:val="0"/>
          <w:marTop w:val="0"/>
          <w:marBottom w:val="0"/>
          <w:divBdr>
            <w:top w:val="none" w:sz="0" w:space="0" w:color="auto"/>
            <w:left w:val="none" w:sz="0" w:space="0" w:color="auto"/>
            <w:bottom w:val="none" w:sz="0" w:space="0" w:color="auto"/>
            <w:right w:val="none" w:sz="0" w:space="0" w:color="auto"/>
          </w:divBdr>
        </w:div>
        <w:div w:id="726686179">
          <w:marLeft w:val="640"/>
          <w:marRight w:val="0"/>
          <w:marTop w:val="0"/>
          <w:marBottom w:val="0"/>
          <w:divBdr>
            <w:top w:val="none" w:sz="0" w:space="0" w:color="auto"/>
            <w:left w:val="none" w:sz="0" w:space="0" w:color="auto"/>
            <w:bottom w:val="none" w:sz="0" w:space="0" w:color="auto"/>
            <w:right w:val="none" w:sz="0" w:space="0" w:color="auto"/>
          </w:divBdr>
        </w:div>
        <w:div w:id="1945534377">
          <w:marLeft w:val="640"/>
          <w:marRight w:val="0"/>
          <w:marTop w:val="0"/>
          <w:marBottom w:val="0"/>
          <w:divBdr>
            <w:top w:val="none" w:sz="0" w:space="0" w:color="auto"/>
            <w:left w:val="none" w:sz="0" w:space="0" w:color="auto"/>
            <w:bottom w:val="none" w:sz="0" w:space="0" w:color="auto"/>
            <w:right w:val="none" w:sz="0" w:space="0" w:color="auto"/>
          </w:divBdr>
        </w:div>
        <w:div w:id="406609719">
          <w:marLeft w:val="640"/>
          <w:marRight w:val="0"/>
          <w:marTop w:val="0"/>
          <w:marBottom w:val="0"/>
          <w:divBdr>
            <w:top w:val="none" w:sz="0" w:space="0" w:color="auto"/>
            <w:left w:val="none" w:sz="0" w:space="0" w:color="auto"/>
            <w:bottom w:val="none" w:sz="0" w:space="0" w:color="auto"/>
            <w:right w:val="none" w:sz="0" w:space="0" w:color="auto"/>
          </w:divBdr>
        </w:div>
        <w:div w:id="1460101652">
          <w:marLeft w:val="640"/>
          <w:marRight w:val="0"/>
          <w:marTop w:val="0"/>
          <w:marBottom w:val="0"/>
          <w:divBdr>
            <w:top w:val="none" w:sz="0" w:space="0" w:color="auto"/>
            <w:left w:val="none" w:sz="0" w:space="0" w:color="auto"/>
            <w:bottom w:val="none" w:sz="0" w:space="0" w:color="auto"/>
            <w:right w:val="none" w:sz="0" w:space="0" w:color="auto"/>
          </w:divBdr>
        </w:div>
      </w:divsChild>
    </w:div>
    <w:div w:id="709493785">
      <w:bodyDiv w:val="1"/>
      <w:marLeft w:val="0"/>
      <w:marRight w:val="0"/>
      <w:marTop w:val="0"/>
      <w:marBottom w:val="0"/>
      <w:divBdr>
        <w:top w:val="none" w:sz="0" w:space="0" w:color="auto"/>
        <w:left w:val="none" w:sz="0" w:space="0" w:color="auto"/>
        <w:bottom w:val="none" w:sz="0" w:space="0" w:color="auto"/>
        <w:right w:val="none" w:sz="0" w:space="0" w:color="auto"/>
      </w:divBdr>
      <w:divsChild>
        <w:div w:id="10375886">
          <w:marLeft w:val="640"/>
          <w:marRight w:val="0"/>
          <w:marTop w:val="0"/>
          <w:marBottom w:val="0"/>
          <w:divBdr>
            <w:top w:val="none" w:sz="0" w:space="0" w:color="auto"/>
            <w:left w:val="none" w:sz="0" w:space="0" w:color="auto"/>
            <w:bottom w:val="none" w:sz="0" w:space="0" w:color="auto"/>
            <w:right w:val="none" w:sz="0" w:space="0" w:color="auto"/>
          </w:divBdr>
        </w:div>
        <w:div w:id="22831815">
          <w:marLeft w:val="640"/>
          <w:marRight w:val="0"/>
          <w:marTop w:val="0"/>
          <w:marBottom w:val="0"/>
          <w:divBdr>
            <w:top w:val="none" w:sz="0" w:space="0" w:color="auto"/>
            <w:left w:val="none" w:sz="0" w:space="0" w:color="auto"/>
            <w:bottom w:val="none" w:sz="0" w:space="0" w:color="auto"/>
            <w:right w:val="none" w:sz="0" w:space="0" w:color="auto"/>
          </w:divBdr>
        </w:div>
        <w:div w:id="58864806">
          <w:marLeft w:val="640"/>
          <w:marRight w:val="0"/>
          <w:marTop w:val="0"/>
          <w:marBottom w:val="0"/>
          <w:divBdr>
            <w:top w:val="none" w:sz="0" w:space="0" w:color="auto"/>
            <w:left w:val="none" w:sz="0" w:space="0" w:color="auto"/>
            <w:bottom w:val="none" w:sz="0" w:space="0" w:color="auto"/>
            <w:right w:val="none" w:sz="0" w:space="0" w:color="auto"/>
          </w:divBdr>
        </w:div>
        <w:div w:id="90443376">
          <w:marLeft w:val="640"/>
          <w:marRight w:val="0"/>
          <w:marTop w:val="0"/>
          <w:marBottom w:val="0"/>
          <w:divBdr>
            <w:top w:val="none" w:sz="0" w:space="0" w:color="auto"/>
            <w:left w:val="none" w:sz="0" w:space="0" w:color="auto"/>
            <w:bottom w:val="none" w:sz="0" w:space="0" w:color="auto"/>
            <w:right w:val="none" w:sz="0" w:space="0" w:color="auto"/>
          </w:divBdr>
        </w:div>
        <w:div w:id="97920362">
          <w:marLeft w:val="640"/>
          <w:marRight w:val="0"/>
          <w:marTop w:val="0"/>
          <w:marBottom w:val="0"/>
          <w:divBdr>
            <w:top w:val="none" w:sz="0" w:space="0" w:color="auto"/>
            <w:left w:val="none" w:sz="0" w:space="0" w:color="auto"/>
            <w:bottom w:val="none" w:sz="0" w:space="0" w:color="auto"/>
            <w:right w:val="none" w:sz="0" w:space="0" w:color="auto"/>
          </w:divBdr>
        </w:div>
        <w:div w:id="132452424">
          <w:marLeft w:val="640"/>
          <w:marRight w:val="0"/>
          <w:marTop w:val="0"/>
          <w:marBottom w:val="0"/>
          <w:divBdr>
            <w:top w:val="none" w:sz="0" w:space="0" w:color="auto"/>
            <w:left w:val="none" w:sz="0" w:space="0" w:color="auto"/>
            <w:bottom w:val="none" w:sz="0" w:space="0" w:color="auto"/>
            <w:right w:val="none" w:sz="0" w:space="0" w:color="auto"/>
          </w:divBdr>
        </w:div>
        <w:div w:id="168368533">
          <w:marLeft w:val="640"/>
          <w:marRight w:val="0"/>
          <w:marTop w:val="0"/>
          <w:marBottom w:val="0"/>
          <w:divBdr>
            <w:top w:val="none" w:sz="0" w:space="0" w:color="auto"/>
            <w:left w:val="none" w:sz="0" w:space="0" w:color="auto"/>
            <w:bottom w:val="none" w:sz="0" w:space="0" w:color="auto"/>
            <w:right w:val="none" w:sz="0" w:space="0" w:color="auto"/>
          </w:divBdr>
        </w:div>
        <w:div w:id="216402189">
          <w:marLeft w:val="640"/>
          <w:marRight w:val="0"/>
          <w:marTop w:val="0"/>
          <w:marBottom w:val="0"/>
          <w:divBdr>
            <w:top w:val="none" w:sz="0" w:space="0" w:color="auto"/>
            <w:left w:val="none" w:sz="0" w:space="0" w:color="auto"/>
            <w:bottom w:val="none" w:sz="0" w:space="0" w:color="auto"/>
            <w:right w:val="none" w:sz="0" w:space="0" w:color="auto"/>
          </w:divBdr>
        </w:div>
        <w:div w:id="224873236">
          <w:marLeft w:val="640"/>
          <w:marRight w:val="0"/>
          <w:marTop w:val="0"/>
          <w:marBottom w:val="0"/>
          <w:divBdr>
            <w:top w:val="none" w:sz="0" w:space="0" w:color="auto"/>
            <w:left w:val="none" w:sz="0" w:space="0" w:color="auto"/>
            <w:bottom w:val="none" w:sz="0" w:space="0" w:color="auto"/>
            <w:right w:val="none" w:sz="0" w:space="0" w:color="auto"/>
          </w:divBdr>
        </w:div>
        <w:div w:id="239562600">
          <w:marLeft w:val="640"/>
          <w:marRight w:val="0"/>
          <w:marTop w:val="0"/>
          <w:marBottom w:val="0"/>
          <w:divBdr>
            <w:top w:val="none" w:sz="0" w:space="0" w:color="auto"/>
            <w:left w:val="none" w:sz="0" w:space="0" w:color="auto"/>
            <w:bottom w:val="none" w:sz="0" w:space="0" w:color="auto"/>
            <w:right w:val="none" w:sz="0" w:space="0" w:color="auto"/>
          </w:divBdr>
        </w:div>
        <w:div w:id="282268819">
          <w:marLeft w:val="640"/>
          <w:marRight w:val="0"/>
          <w:marTop w:val="0"/>
          <w:marBottom w:val="0"/>
          <w:divBdr>
            <w:top w:val="none" w:sz="0" w:space="0" w:color="auto"/>
            <w:left w:val="none" w:sz="0" w:space="0" w:color="auto"/>
            <w:bottom w:val="none" w:sz="0" w:space="0" w:color="auto"/>
            <w:right w:val="none" w:sz="0" w:space="0" w:color="auto"/>
          </w:divBdr>
        </w:div>
        <w:div w:id="443112386">
          <w:marLeft w:val="640"/>
          <w:marRight w:val="0"/>
          <w:marTop w:val="0"/>
          <w:marBottom w:val="0"/>
          <w:divBdr>
            <w:top w:val="none" w:sz="0" w:space="0" w:color="auto"/>
            <w:left w:val="none" w:sz="0" w:space="0" w:color="auto"/>
            <w:bottom w:val="none" w:sz="0" w:space="0" w:color="auto"/>
            <w:right w:val="none" w:sz="0" w:space="0" w:color="auto"/>
          </w:divBdr>
        </w:div>
        <w:div w:id="454518123">
          <w:marLeft w:val="640"/>
          <w:marRight w:val="0"/>
          <w:marTop w:val="0"/>
          <w:marBottom w:val="0"/>
          <w:divBdr>
            <w:top w:val="none" w:sz="0" w:space="0" w:color="auto"/>
            <w:left w:val="none" w:sz="0" w:space="0" w:color="auto"/>
            <w:bottom w:val="none" w:sz="0" w:space="0" w:color="auto"/>
            <w:right w:val="none" w:sz="0" w:space="0" w:color="auto"/>
          </w:divBdr>
        </w:div>
        <w:div w:id="511918758">
          <w:marLeft w:val="640"/>
          <w:marRight w:val="0"/>
          <w:marTop w:val="0"/>
          <w:marBottom w:val="0"/>
          <w:divBdr>
            <w:top w:val="none" w:sz="0" w:space="0" w:color="auto"/>
            <w:left w:val="none" w:sz="0" w:space="0" w:color="auto"/>
            <w:bottom w:val="none" w:sz="0" w:space="0" w:color="auto"/>
            <w:right w:val="none" w:sz="0" w:space="0" w:color="auto"/>
          </w:divBdr>
        </w:div>
        <w:div w:id="603730214">
          <w:marLeft w:val="640"/>
          <w:marRight w:val="0"/>
          <w:marTop w:val="0"/>
          <w:marBottom w:val="0"/>
          <w:divBdr>
            <w:top w:val="none" w:sz="0" w:space="0" w:color="auto"/>
            <w:left w:val="none" w:sz="0" w:space="0" w:color="auto"/>
            <w:bottom w:val="none" w:sz="0" w:space="0" w:color="auto"/>
            <w:right w:val="none" w:sz="0" w:space="0" w:color="auto"/>
          </w:divBdr>
        </w:div>
        <w:div w:id="643588249">
          <w:marLeft w:val="640"/>
          <w:marRight w:val="0"/>
          <w:marTop w:val="0"/>
          <w:marBottom w:val="0"/>
          <w:divBdr>
            <w:top w:val="none" w:sz="0" w:space="0" w:color="auto"/>
            <w:left w:val="none" w:sz="0" w:space="0" w:color="auto"/>
            <w:bottom w:val="none" w:sz="0" w:space="0" w:color="auto"/>
            <w:right w:val="none" w:sz="0" w:space="0" w:color="auto"/>
          </w:divBdr>
        </w:div>
        <w:div w:id="721364313">
          <w:marLeft w:val="640"/>
          <w:marRight w:val="0"/>
          <w:marTop w:val="0"/>
          <w:marBottom w:val="0"/>
          <w:divBdr>
            <w:top w:val="none" w:sz="0" w:space="0" w:color="auto"/>
            <w:left w:val="none" w:sz="0" w:space="0" w:color="auto"/>
            <w:bottom w:val="none" w:sz="0" w:space="0" w:color="auto"/>
            <w:right w:val="none" w:sz="0" w:space="0" w:color="auto"/>
          </w:divBdr>
        </w:div>
        <w:div w:id="752241020">
          <w:marLeft w:val="640"/>
          <w:marRight w:val="0"/>
          <w:marTop w:val="0"/>
          <w:marBottom w:val="0"/>
          <w:divBdr>
            <w:top w:val="none" w:sz="0" w:space="0" w:color="auto"/>
            <w:left w:val="none" w:sz="0" w:space="0" w:color="auto"/>
            <w:bottom w:val="none" w:sz="0" w:space="0" w:color="auto"/>
            <w:right w:val="none" w:sz="0" w:space="0" w:color="auto"/>
          </w:divBdr>
        </w:div>
        <w:div w:id="760024055">
          <w:marLeft w:val="640"/>
          <w:marRight w:val="0"/>
          <w:marTop w:val="0"/>
          <w:marBottom w:val="0"/>
          <w:divBdr>
            <w:top w:val="none" w:sz="0" w:space="0" w:color="auto"/>
            <w:left w:val="none" w:sz="0" w:space="0" w:color="auto"/>
            <w:bottom w:val="none" w:sz="0" w:space="0" w:color="auto"/>
            <w:right w:val="none" w:sz="0" w:space="0" w:color="auto"/>
          </w:divBdr>
        </w:div>
        <w:div w:id="774246916">
          <w:marLeft w:val="640"/>
          <w:marRight w:val="0"/>
          <w:marTop w:val="0"/>
          <w:marBottom w:val="0"/>
          <w:divBdr>
            <w:top w:val="none" w:sz="0" w:space="0" w:color="auto"/>
            <w:left w:val="none" w:sz="0" w:space="0" w:color="auto"/>
            <w:bottom w:val="none" w:sz="0" w:space="0" w:color="auto"/>
            <w:right w:val="none" w:sz="0" w:space="0" w:color="auto"/>
          </w:divBdr>
        </w:div>
        <w:div w:id="1029602956">
          <w:marLeft w:val="640"/>
          <w:marRight w:val="0"/>
          <w:marTop w:val="0"/>
          <w:marBottom w:val="0"/>
          <w:divBdr>
            <w:top w:val="none" w:sz="0" w:space="0" w:color="auto"/>
            <w:left w:val="none" w:sz="0" w:space="0" w:color="auto"/>
            <w:bottom w:val="none" w:sz="0" w:space="0" w:color="auto"/>
            <w:right w:val="none" w:sz="0" w:space="0" w:color="auto"/>
          </w:divBdr>
        </w:div>
        <w:div w:id="1032414595">
          <w:marLeft w:val="640"/>
          <w:marRight w:val="0"/>
          <w:marTop w:val="0"/>
          <w:marBottom w:val="0"/>
          <w:divBdr>
            <w:top w:val="none" w:sz="0" w:space="0" w:color="auto"/>
            <w:left w:val="none" w:sz="0" w:space="0" w:color="auto"/>
            <w:bottom w:val="none" w:sz="0" w:space="0" w:color="auto"/>
            <w:right w:val="none" w:sz="0" w:space="0" w:color="auto"/>
          </w:divBdr>
        </w:div>
        <w:div w:id="1035346987">
          <w:marLeft w:val="640"/>
          <w:marRight w:val="0"/>
          <w:marTop w:val="0"/>
          <w:marBottom w:val="0"/>
          <w:divBdr>
            <w:top w:val="none" w:sz="0" w:space="0" w:color="auto"/>
            <w:left w:val="none" w:sz="0" w:space="0" w:color="auto"/>
            <w:bottom w:val="none" w:sz="0" w:space="0" w:color="auto"/>
            <w:right w:val="none" w:sz="0" w:space="0" w:color="auto"/>
          </w:divBdr>
        </w:div>
        <w:div w:id="1083838007">
          <w:marLeft w:val="640"/>
          <w:marRight w:val="0"/>
          <w:marTop w:val="0"/>
          <w:marBottom w:val="0"/>
          <w:divBdr>
            <w:top w:val="none" w:sz="0" w:space="0" w:color="auto"/>
            <w:left w:val="none" w:sz="0" w:space="0" w:color="auto"/>
            <w:bottom w:val="none" w:sz="0" w:space="0" w:color="auto"/>
            <w:right w:val="none" w:sz="0" w:space="0" w:color="auto"/>
          </w:divBdr>
        </w:div>
        <w:div w:id="1096559928">
          <w:marLeft w:val="640"/>
          <w:marRight w:val="0"/>
          <w:marTop w:val="0"/>
          <w:marBottom w:val="0"/>
          <w:divBdr>
            <w:top w:val="none" w:sz="0" w:space="0" w:color="auto"/>
            <w:left w:val="none" w:sz="0" w:space="0" w:color="auto"/>
            <w:bottom w:val="none" w:sz="0" w:space="0" w:color="auto"/>
            <w:right w:val="none" w:sz="0" w:space="0" w:color="auto"/>
          </w:divBdr>
        </w:div>
        <w:div w:id="1249803932">
          <w:marLeft w:val="640"/>
          <w:marRight w:val="0"/>
          <w:marTop w:val="0"/>
          <w:marBottom w:val="0"/>
          <w:divBdr>
            <w:top w:val="none" w:sz="0" w:space="0" w:color="auto"/>
            <w:left w:val="none" w:sz="0" w:space="0" w:color="auto"/>
            <w:bottom w:val="none" w:sz="0" w:space="0" w:color="auto"/>
            <w:right w:val="none" w:sz="0" w:space="0" w:color="auto"/>
          </w:divBdr>
        </w:div>
        <w:div w:id="1261722414">
          <w:marLeft w:val="640"/>
          <w:marRight w:val="0"/>
          <w:marTop w:val="0"/>
          <w:marBottom w:val="0"/>
          <w:divBdr>
            <w:top w:val="none" w:sz="0" w:space="0" w:color="auto"/>
            <w:left w:val="none" w:sz="0" w:space="0" w:color="auto"/>
            <w:bottom w:val="none" w:sz="0" w:space="0" w:color="auto"/>
            <w:right w:val="none" w:sz="0" w:space="0" w:color="auto"/>
          </w:divBdr>
        </w:div>
        <w:div w:id="1344168851">
          <w:marLeft w:val="640"/>
          <w:marRight w:val="0"/>
          <w:marTop w:val="0"/>
          <w:marBottom w:val="0"/>
          <w:divBdr>
            <w:top w:val="none" w:sz="0" w:space="0" w:color="auto"/>
            <w:left w:val="none" w:sz="0" w:space="0" w:color="auto"/>
            <w:bottom w:val="none" w:sz="0" w:space="0" w:color="auto"/>
            <w:right w:val="none" w:sz="0" w:space="0" w:color="auto"/>
          </w:divBdr>
        </w:div>
        <w:div w:id="1371761969">
          <w:marLeft w:val="640"/>
          <w:marRight w:val="0"/>
          <w:marTop w:val="0"/>
          <w:marBottom w:val="0"/>
          <w:divBdr>
            <w:top w:val="none" w:sz="0" w:space="0" w:color="auto"/>
            <w:left w:val="none" w:sz="0" w:space="0" w:color="auto"/>
            <w:bottom w:val="none" w:sz="0" w:space="0" w:color="auto"/>
            <w:right w:val="none" w:sz="0" w:space="0" w:color="auto"/>
          </w:divBdr>
        </w:div>
        <w:div w:id="1401517488">
          <w:marLeft w:val="640"/>
          <w:marRight w:val="0"/>
          <w:marTop w:val="0"/>
          <w:marBottom w:val="0"/>
          <w:divBdr>
            <w:top w:val="none" w:sz="0" w:space="0" w:color="auto"/>
            <w:left w:val="none" w:sz="0" w:space="0" w:color="auto"/>
            <w:bottom w:val="none" w:sz="0" w:space="0" w:color="auto"/>
            <w:right w:val="none" w:sz="0" w:space="0" w:color="auto"/>
          </w:divBdr>
        </w:div>
        <w:div w:id="1427964066">
          <w:marLeft w:val="640"/>
          <w:marRight w:val="0"/>
          <w:marTop w:val="0"/>
          <w:marBottom w:val="0"/>
          <w:divBdr>
            <w:top w:val="none" w:sz="0" w:space="0" w:color="auto"/>
            <w:left w:val="none" w:sz="0" w:space="0" w:color="auto"/>
            <w:bottom w:val="none" w:sz="0" w:space="0" w:color="auto"/>
            <w:right w:val="none" w:sz="0" w:space="0" w:color="auto"/>
          </w:divBdr>
        </w:div>
        <w:div w:id="1442720306">
          <w:marLeft w:val="640"/>
          <w:marRight w:val="0"/>
          <w:marTop w:val="0"/>
          <w:marBottom w:val="0"/>
          <w:divBdr>
            <w:top w:val="none" w:sz="0" w:space="0" w:color="auto"/>
            <w:left w:val="none" w:sz="0" w:space="0" w:color="auto"/>
            <w:bottom w:val="none" w:sz="0" w:space="0" w:color="auto"/>
            <w:right w:val="none" w:sz="0" w:space="0" w:color="auto"/>
          </w:divBdr>
        </w:div>
        <w:div w:id="1513757936">
          <w:marLeft w:val="640"/>
          <w:marRight w:val="0"/>
          <w:marTop w:val="0"/>
          <w:marBottom w:val="0"/>
          <w:divBdr>
            <w:top w:val="none" w:sz="0" w:space="0" w:color="auto"/>
            <w:left w:val="none" w:sz="0" w:space="0" w:color="auto"/>
            <w:bottom w:val="none" w:sz="0" w:space="0" w:color="auto"/>
            <w:right w:val="none" w:sz="0" w:space="0" w:color="auto"/>
          </w:divBdr>
        </w:div>
        <w:div w:id="1544058411">
          <w:marLeft w:val="640"/>
          <w:marRight w:val="0"/>
          <w:marTop w:val="0"/>
          <w:marBottom w:val="0"/>
          <w:divBdr>
            <w:top w:val="none" w:sz="0" w:space="0" w:color="auto"/>
            <w:left w:val="none" w:sz="0" w:space="0" w:color="auto"/>
            <w:bottom w:val="none" w:sz="0" w:space="0" w:color="auto"/>
            <w:right w:val="none" w:sz="0" w:space="0" w:color="auto"/>
          </w:divBdr>
        </w:div>
        <w:div w:id="1565869238">
          <w:marLeft w:val="640"/>
          <w:marRight w:val="0"/>
          <w:marTop w:val="0"/>
          <w:marBottom w:val="0"/>
          <w:divBdr>
            <w:top w:val="none" w:sz="0" w:space="0" w:color="auto"/>
            <w:left w:val="none" w:sz="0" w:space="0" w:color="auto"/>
            <w:bottom w:val="none" w:sz="0" w:space="0" w:color="auto"/>
            <w:right w:val="none" w:sz="0" w:space="0" w:color="auto"/>
          </w:divBdr>
        </w:div>
        <w:div w:id="1616599082">
          <w:marLeft w:val="640"/>
          <w:marRight w:val="0"/>
          <w:marTop w:val="0"/>
          <w:marBottom w:val="0"/>
          <w:divBdr>
            <w:top w:val="none" w:sz="0" w:space="0" w:color="auto"/>
            <w:left w:val="none" w:sz="0" w:space="0" w:color="auto"/>
            <w:bottom w:val="none" w:sz="0" w:space="0" w:color="auto"/>
            <w:right w:val="none" w:sz="0" w:space="0" w:color="auto"/>
          </w:divBdr>
        </w:div>
        <w:div w:id="1681858282">
          <w:marLeft w:val="640"/>
          <w:marRight w:val="0"/>
          <w:marTop w:val="0"/>
          <w:marBottom w:val="0"/>
          <w:divBdr>
            <w:top w:val="none" w:sz="0" w:space="0" w:color="auto"/>
            <w:left w:val="none" w:sz="0" w:space="0" w:color="auto"/>
            <w:bottom w:val="none" w:sz="0" w:space="0" w:color="auto"/>
            <w:right w:val="none" w:sz="0" w:space="0" w:color="auto"/>
          </w:divBdr>
        </w:div>
        <w:div w:id="1740980196">
          <w:marLeft w:val="640"/>
          <w:marRight w:val="0"/>
          <w:marTop w:val="0"/>
          <w:marBottom w:val="0"/>
          <w:divBdr>
            <w:top w:val="none" w:sz="0" w:space="0" w:color="auto"/>
            <w:left w:val="none" w:sz="0" w:space="0" w:color="auto"/>
            <w:bottom w:val="none" w:sz="0" w:space="0" w:color="auto"/>
            <w:right w:val="none" w:sz="0" w:space="0" w:color="auto"/>
          </w:divBdr>
        </w:div>
        <w:div w:id="1810707252">
          <w:marLeft w:val="640"/>
          <w:marRight w:val="0"/>
          <w:marTop w:val="0"/>
          <w:marBottom w:val="0"/>
          <w:divBdr>
            <w:top w:val="none" w:sz="0" w:space="0" w:color="auto"/>
            <w:left w:val="none" w:sz="0" w:space="0" w:color="auto"/>
            <w:bottom w:val="none" w:sz="0" w:space="0" w:color="auto"/>
            <w:right w:val="none" w:sz="0" w:space="0" w:color="auto"/>
          </w:divBdr>
        </w:div>
        <w:div w:id="1824353009">
          <w:marLeft w:val="640"/>
          <w:marRight w:val="0"/>
          <w:marTop w:val="0"/>
          <w:marBottom w:val="0"/>
          <w:divBdr>
            <w:top w:val="none" w:sz="0" w:space="0" w:color="auto"/>
            <w:left w:val="none" w:sz="0" w:space="0" w:color="auto"/>
            <w:bottom w:val="none" w:sz="0" w:space="0" w:color="auto"/>
            <w:right w:val="none" w:sz="0" w:space="0" w:color="auto"/>
          </w:divBdr>
        </w:div>
        <w:div w:id="1868591996">
          <w:marLeft w:val="640"/>
          <w:marRight w:val="0"/>
          <w:marTop w:val="0"/>
          <w:marBottom w:val="0"/>
          <w:divBdr>
            <w:top w:val="none" w:sz="0" w:space="0" w:color="auto"/>
            <w:left w:val="none" w:sz="0" w:space="0" w:color="auto"/>
            <w:bottom w:val="none" w:sz="0" w:space="0" w:color="auto"/>
            <w:right w:val="none" w:sz="0" w:space="0" w:color="auto"/>
          </w:divBdr>
        </w:div>
        <w:div w:id="1899509880">
          <w:marLeft w:val="640"/>
          <w:marRight w:val="0"/>
          <w:marTop w:val="0"/>
          <w:marBottom w:val="0"/>
          <w:divBdr>
            <w:top w:val="none" w:sz="0" w:space="0" w:color="auto"/>
            <w:left w:val="none" w:sz="0" w:space="0" w:color="auto"/>
            <w:bottom w:val="none" w:sz="0" w:space="0" w:color="auto"/>
            <w:right w:val="none" w:sz="0" w:space="0" w:color="auto"/>
          </w:divBdr>
        </w:div>
        <w:div w:id="1899825515">
          <w:marLeft w:val="640"/>
          <w:marRight w:val="0"/>
          <w:marTop w:val="0"/>
          <w:marBottom w:val="0"/>
          <w:divBdr>
            <w:top w:val="none" w:sz="0" w:space="0" w:color="auto"/>
            <w:left w:val="none" w:sz="0" w:space="0" w:color="auto"/>
            <w:bottom w:val="none" w:sz="0" w:space="0" w:color="auto"/>
            <w:right w:val="none" w:sz="0" w:space="0" w:color="auto"/>
          </w:divBdr>
        </w:div>
        <w:div w:id="1905336561">
          <w:marLeft w:val="640"/>
          <w:marRight w:val="0"/>
          <w:marTop w:val="0"/>
          <w:marBottom w:val="0"/>
          <w:divBdr>
            <w:top w:val="none" w:sz="0" w:space="0" w:color="auto"/>
            <w:left w:val="none" w:sz="0" w:space="0" w:color="auto"/>
            <w:bottom w:val="none" w:sz="0" w:space="0" w:color="auto"/>
            <w:right w:val="none" w:sz="0" w:space="0" w:color="auto"/>
          </w:divBdr>
        </w:div>
        <w:div w:id="2018580516">
          <w:marLeft w:val="640"/>
          <w:marRight w:val="0"/>
          <w:marTop w:val="0"/>
          <w:marBottom w:val="0"/>
          <w:divBdr>
            <w:top w:val="none" w:sz="0" w:space="0" w:color="auto"/>
            <w:left w:val="none" w:sz="0" w:space="0" w:color="auto"/>
            <w:bottom w:val="none" w:sz="0" w:space="0" w:color="auto"/>
            <w:right w:val="none" w:sz="0" w:space="0" w:color="auto"/>
          </w:divBdr>
        </w:div>
        <w:div w:id="2055612993">
          <w:marLeft w:val="640"/>
          <w:marRight w:val="0"/>
          <w:marTop w:val="0"/>
          <w:marBottom w:val="0"/>
          <w:divBdr>
            <w:top w:val="none" w:sz="0" w:space="0" w:color="auto"/>
            <w:left w:val="none" w:sz="0" w:space="0" w:color="auto"/>
            <w:bottom w:val="none" w:sz="0" w:space="0" w:color="auto"/>
            <w:right w:val="none" w:sz="0" w:space="0" w:color="auto"/>
          </w:divBdr>
        </w:div>
      </w:divsChild>
    </w:div>
    <w:div w:id="712655581">
      <w:marLeft w:val="640"/>
      <w:marRight w:val="0"/>
      <w:marTop w:val="0"/>
      <w:marBottom w:val="0"/>
      <w:divBdr>
        <w:top w:val="none" w:sz="0" w:space="0" w:color="auto"/>
        <w:left w:val="none" w:sz="0" w:space="0" w:color="auto"/>
        <w:bottom w:val="none" w:sz="0" w:space="0" w:color="auto"/>
        <w:right w:val="none" w:sz="0" w:space="0" w:color="auto"/>
      </w:divBdr>
    </w:div>
    <w:div w:id="712925160">
      <w:marLeft w:val="0"/>
      <w:marRight w:val="0"/>
      <w:marTop w:val="0"/>
      <w:marBottom w:val="0"/>
      <w:divBdr>
        <w:top w:val="none" w:sz="0" w:space="0" w:color="auto"/>
        <w:left w:val="none" w:sz="0" w:space="0" w:color="auto"/>
        <w:bottom w:val="none" w:sz="0" w:space="0" w:color="auto"/>
        <w:right w:val="none" w:sz="0" w:space="0" w:color="auto"/>
      </w:divBdr>
    </w:div>
    <w:div w:id="717051688">
      <w:marLeft w:val="640"/>
      <w:marRight w:val="0"/>
      <w:marTop w:val="0"/>
      <w:marBottom w:val="0"/>
      <w:divBdr>
        <w:top w:val="none" w:sz="0" w:space="0" w:color="auto"/>
        <w:left w:val="none" w:sz="0" w:space="0" w:color="auto"/>
        <w:bottom w:val="none" w:sz="0" w:space="0" w:color="auto"/>
        <w:right w:val="none" w:sz="0" w:space="0" w:color="auto"/>
      </w:divBdr>
    </w:div>
    <w:div w:id="720832341">
      <w:marLeft w:val="640"/>
      <w:marRight w:val="0"/>
      <w:marTop w:val="0"/>
      <w:marBottom w:val="0"/>
      <w:divBdr>
        <w:top w:val="none" w:sz="0" w:space="0" w:color="auto"/>
        <w:left w:val="none" w:sz="0" w:space="0" w:color="auto"/>
        <w:bottom w:val="none" w:sz="0" w:space="0" w:color="auto"/>
        <w:right w:val="none" w:sz="0" w:space="0" w:color="auto"/>
      </w:divBdr>
    </w:div>
    <w:div w:id="725689574">
      <w:marLeft w:val="640"/>
      <w:marRight w:val="0"/>
      <w:marTop w:val="0"/>
      <w:marBottom w:val="0"/>
      <w:divBdr>
        <w:top w:val="none" w:sz="0" w:space="0" w:color="auto"/>
        <w:left w:val="none" w:sz="0" w:space="0" w:color="auto"/>
        <w:bottom w:val="none" w:sz="0" w:space="0" w:color="auto"/>
        <w:right w:val="none" w:sz="0" w:space="0" w:color="auto"/>
      </w:divBdr>
    </w:div>
    <w:div w:id="726337820">
      <w:marLeft w:val="640"/>
      <w:marRight w:val="0"/>
      <w:marTop w:val="0"/>
      <w:marBottom w:val="0"/>
      <w:divBdr>
        <w:top w:val="none" w:sz="0" w:space="0" w:color="auto"/>
        <w:left w:val="none" w:sz="0" w:space="0" w:color="auto"/>
        <w:bottom w:val="none" w:sz="0" w:space="0" w:color="auto"/>
        <w:right w:val="none" w:sz="0" w:space="0" w:color="auto"/>
      </w:divBdr>
    </w:div>
    <w:div w:id="727152314">
      <w:marLeft w:val="640"/>
      <w:marRight w:val="0"/>
      <w:marTop w:val="0"/>
      <w:marBottom w:val="0"/>
      <w:divBdr>
        <w:top w:val="none" w:sz="0" w:space="0" w:color="auto"/>
        <w:left w:val="none" w:sz="0" w:space="0" w:color="auto"/>
        <w:bottom w:val="none" w:sz="0" w:space="0" w:color="auto"/>
        <w:right w:val="none" w:sz="0" w:space="0" w:color="auto"/>
      </w:divBdr>
    </w:div>
    <w:div w:id="727650694">
      <w:marLeft w:val="640"/>
      <w:marRight w:val="0"/>
      <w:marTop w:val="0"/>
      <w:marBottom w:val="0"/>
      <w:divBdr>
        <w:top w:val="none" w:sz="0" w:space="0" w:color="auto"/>
        <w:left w:val="none" w:sz="0" w:space="0" w:color="auto"/>
        <w:bottom w:val="none" w:sz="0" w:space="0" w:color="auto"/>
        <w:right w:val="none" w:sz="0" w:space="0" w:color="auto"/>
      </w:divBdr>
    </w:div>
    <w:div w:id="728307102">
      <w:marLeft w:val="0"/>
      <w:marRight w:val="0"/>
      <w:marTop w:val="0"/>
      <w:marBottom w:val="0"/>
      <w:divBdr>
        <w:top w:val="none" w:sz="0" w:space="0" w:color="auto"/>
        <w:left w:val="none" w:sz="0" w:space="0" w:color="auto"/>
        <w:bottom w:val="none" w:sz="0" w:space="0" w:color="auto"/>
        <w:right w:val="none" w:sz="0" w:space="0" w:color="auto"/>
      </w:divBdr>
    </w:div>
    <w:div w:id="728499300">
      <w:marLeft w:val="0"/>
      <w:marRight w:val="0"/>
      <w:marTop w:val="0"/>
      <w:marBottom w:val="0"/>
      <w:divBdr>
        <w:top w:val="none" w:sz="0" w:space="0" w:color="auto"/>
        <w:left w:val="none" w:sz="0" w:space="0" w:color="auto"/>
        <w:bottom w:val="none" w:sz="0" w:space="0" w:color="auto"/>
        <w:right w:val="none" w:sz="0" w:space="0" w:color="auto"/>
      </w:divBdr>
    </w:div>
    <w:div w:id="729422882">
      <w:bodyDiv w:val="1"/>
      <w:marLeft w:val="0"/>
      <w:marRight w:val="0"/>
      <w:marTop w:val="0"/>
      <w:marBottom w:val="0"/>
      <w:divBdr>
        <w:top w:val="none" w:sz="0" w:space="0" w:color="auto"/>
        <w:left w:val="none" w:sz="0" w:space="0" w:color="auto"/>
        <w:bottom w:val="none" w:sz="0" w:space="0" w:color="auto"/>
        <w:right w:val="none" w:sz="0" w:space="0" w:color="auto"/>
      </w:divBdr>
      <w:divsChild>
        <w:div w:id="1937520475">
          <w:marLeft w:val="640"/>
          <w:marRight w:val="0"/>
          <w:marTop w:val="0"/>
          <w:marBottom w:val="0"/>
          <w:divBdr>
            <w:top w:val="none" w:sz="0" w:space="0" w:color="auto"/>
            <w:left w:val="none" w:sz="0" w:space="0" w:color="auto"/>
            <w:bottom w:val="none" w:sz="0" w:space="0" w:color="auto"/>
            <w:right w:val="none" w:sz="0" w:space="0" w:color="auto"/>
          </w:divBdr>
        </w:div>
        <w:div w:id="221723722">
          <w:marLeft w:val="640"/>
          <w:marRight w:val="0"/>
          <w:marTop w:val="0"/>
          <w:marBottom w:val="0"/>
          <w:divBdr>
            <w:top w:val="none" w:sz="0" w:space="0" w:color="auto"/>
            <w:left w:val="none" w:sz="0" w:space="0" w:color="auto"/>
            <w:bottom w:val="none" w:sz="0" w:space="0" w:color="auto"/>
            <w:right w:val="none" w:sz="0" w:space="0" w:color="auto"/>
          </w:divBdr>
        </w:div>
        <w:div w:id="1527408598">
          <w:marLeft w:val="640"/>
          <w:marRight w:val="0"/>
          <w:marTop w:val="0"/>
          <w:marBottom w:val="0"/>
          <w:divBdr>
            <w:top w:val="none" w:sz="0" w:space="0" w:color="auto"/>
            <w:left w:val="none" w:sz="0" w:space="0" w:color="auto"/>
            <w:bottom w:val="none" w:sz="0" w:space="0" w:color="auto"/>
            <w:right w:val="none" w:sz="0" w:space="0" w:color="auto"/>
          </w:divBdr>
        </w:div>
        <w:div w:id="1844203789">
          <w:marLeft w:val="640"/>
          <w:marRight w:val="0"/>
          <w:marTop w:val="0"/>
          <w:marBottom w:val="0"/>
          <w:divBdr>
            <w:top w:val="none" w:sz="0" w:space="0" w:color="auto"/>
            <w:left w:val="none" w:sz="0" w:space="0" w:color="auto"/>
            <w:bottom w:val="none" w:sz="0" w:space="0" w:color="auto"/>
            <w:right w:val="none" w:sz="0" w:space="0" w:color="auto"/>
          </w:divBdr>
        </w:div>
        <w:div w:id="2009938250">
          <w:marLeft w:val="640"/>
          <w:marRight w:val="0"/>
          <w:marTop w:val="0"/>
          <w:marBottom w:val="0"/>
          <w:divBdr>
            <w:top w:val="none" w:sz="0" w:space="0" w:color="auto"/>
            <w:left w:val="none" w:sz="0" w:space="0" w:color="auto"/>
            <w:bottom w:val="none" w:sz="0" w:space="0" w:color="auto"/>
            <w:right w:val="none" w:sz="0" w:space="0" w:color="auto"/>
          </w:divBdr>
        </w:div>
        <w:div w:id="992099502">
          <w:marLeft w:val="640"/>
          <w:marRight w:val="0"/>
          <w:marTop w:val="0"/>
          <w:marBottom w:val="0"/>
          <w:divBdr>
            <w:top w:val="none" w:sz="0" w:space="0" w:color="auto"/>
            <w:left w:val="none" w:sz="0" w:space="0" w:color="auto"/>
            <w:bottom w:val="none" w:sz="0" w:space="0" w:color="auto"/>
            <w:right w:val="none" w:sz="0" w:space="0" w:color="auto"/>
          </w:divBdr>
        </w:div>
        <w:div w:id="516777164">
          <w:marLeft w:val="640"/>
          <w:marRight w:val="0"/>
          <w:marTop w:val="0"/>
          <w:marBottom w:val="0"/>
          <w:divBdr>
            <w:top w:val="none" w:sz="0" w:space="0" w:color="auto"/>
            <w:left w:val="none" w:sz="0" w:space="0" w:color="auto"/>
            <w:bottom w:val="none" w:sz="0" w:space="0" w:color="auto"/>
            <w:right w:val="none" w:sz="0" w:space="0" w:color="auto"/>
          </w:divBdr>
        </w:div>
        <w:div w:id="2031492301">
          <w:marLeft w:val="640"/>
          <w:marRight w:val="0"/>
          <w:marTop w:val="0"/>
          <w:marBottom w:val="0"/>
          <w:divBdr>
            <w:top w:val="none" w:sz="0" w:space="0" w:color="auto"/>
            <w:left w:val="none" w:sz="0" w:space="0" w:color="auto"/>
            <w:bottom w:val="none" w:sz="0" w:space="0" w:color="auto"/>
            <w:right w:val="none" w:sz="0" w:space="0" w:color="auto"/>
          </w:divBdr>
        </w:div>
        <w:div w:id="1987468125">
          <w:marLeft w:val="640"/>
          <w:marRight w:val="0"/>
          <w:marTop w:val="0"/>
          <w:marBottom w:val="0"/>
          <w:divBdr>
            <w:top w:val="none" w:sz="0" w:space="0" w:color="auto"/>
            <w:left w:val="none" w:sz="0" w:space="0" w:color="auto"/>
            <w:bottom w:val="none" w:sz="0" w:space="0" w:color="auto"/>
            <w:right w:val="none" w:sz="0" w:space="0" w:color="auto"/>
          </w:divBdr>
        </w:div>
        <w:div w:id="1177616955">
          <w:marLeft w:val="640"/>
          <w:marRight w:val="0"/>
          <w:marTop w:val="0"/>
          <w:marBottom w:val="0"/>
          <w:divBdr>
            <w:top w:val="none" w:sz="0" w:space="0" w:color="auto"/>
            <w:left w:val="none" w:sz="0" w:space="0" w:color="auto"/>
            <w:bottom w:val="none" w:sz="0" w:space="0" w:color="auto"/>
            <w:right w:val="none" w:sz="0" w:space="0" w:color="auto"/>
          </w:divBdr>
        </w:div>
        <w:div w:id="1848205549">
          <w:marLeft w:val="640"/>
          <w:marRight w:val="0"/>
          <w:marTop w:val="0"/>
          <w:marBottom w:val="0"/>
          <w:divBdr>
            <w:top w:val="none" w:sz="0" w:space="0" w:color="auto"/>
            <w:left w:val="none" w:sz="0" w:space="0" w:color="auto"/>
            <w:bottom w:val="none" w:sz="0" w:space="0" w:color="auto"/>
            <w:right w:val="none" w:sz="0" w:space="0" w:color="auto"/>
          </w:divBdr>
        </w:div>
        <w:div w:id="854463697">
          <w:marLeft w:val="640"/>
          <w:marRight w:val="0"/>
          <w:marTop w:val="0"/>
          <w:marBottom w:val="0"/>
          <w:divBdr>
            <w:top w:val="none" w:sz="0" w:space="0" w:color="auto"/>
            <w:left w:val="none" w:sz="0" w:space="0" w:color="auto"/>
            <w:bottom w:val="none" w:sz="0" w:space="0" w:color="auto"/>
            <w:right w:val="none" w:sz="0" w:space="0" w:color="auto"/>
          </w:divBdr>
        </w:div>
        <w:div w:id="30427135">
          <w:marLeft w:val="640"/>
          <w:marRight w:val="0"/>
          <w:marTop w:val="0"/>
          <w:marBottom w:val="0"/>
          <w:divBdr>
            <w:top w:val="none" w:sz="0" w:space="0" w:color="auto"/>
            <w:left w:val="none" w:sz="0" w:space="0" w:color="auto"/>
            <w:bottom w:val="none" w:sz="0" w:space="0" w:color="auto"/>
            <w:right w:val="none" w:sz="0" w:space="0" w:color="auto"/>
          </w:divBdr>
        </w:div>
        <w:div w:id="841549573">
          <w:marLeft w:val="640"/>
          <w:marRight w:val="0"/>
          <w:marTop w:val="0"/>
          <w:marBottom w:val="0"/>
          <w:divBdr>
            <w:top w:val="none" w:sz="0" w:space="0" w:color="auto"/>
            <w:left w:val="none" w:sz="0" w:space="0" w:color="auto"/>
            <w:bottom w:val="none" w:sz="0" w:space="0" w:color="auto"/>
            <w:right w:val="none" w:sz="0" w:space="0" w:color="auto"/>
          </w:divBdr>
        </w:div>
        <w:div w:id="847451704">
          <w:marLeft w:val="640"/>
          <w:marRight w:val="0"/>
          <w:marTop w:val="0"/>
          <w:marBottom w:val="0"/>
          <w:divBdr>
            <w:top w:val="none" w:sz="0" w:space="0" w:color="auto"/>
            <w:left w:val="none" w:sz="0" w:space="0" w:color="auto"/>
            <w:bottom w:val="none" w:sz="0" w:space="0" w:color="auto"/>
            <w:right w:val="none" w:sz="0" w:space="0" w:color="auto"/>
          </w:divBdr>
        </w:div>
        <w:div w:id="284428038">
          <w:marLeft w:val="640"/>
          <w:marRight w:val="0"/>
          <w:marTop w:val="0"/>
          <w:marBottom w:val="0"/>
          <w:divBdr>
            <w:top w:val="none" w:sz="0" w:space="0" w:color="auto"/>
            <w:left w:val="none" w:sz="0" w:space="0" w:color="auto"/>
            <w:bottom w:val="none" w:sz="0" w:space="0" w:color="auto"/>
            <w:right w:val="none" w:sz="0" w:space="0" w:color="auto"/>
          </w:divBdr>
        </w:div>
        <w:div w:id="1687099044">
          <w:marLeft w:val="640"/>
          <w:marRight w:val="0"/>
          <w:marTop w:val="0"/>
          <w:marBottom w:val="0"/>
          <w:divBdr>
            <w:top w:val="none" w:sz="0" w:space="0" w:color="auto"/>
            <w:left w:val="none" w:sz="0" w:space="0" w:color="auto"/>
            <w:bottom w:val="none" w:sz="0" w:space="0" w:color="auto"/>
            <w:right w:val="none" w:sz="0" w:space="0" w:color="auto"/>
          </w:divBdr>
        </w:div>
        <w:div w:id="1399390">
          <w:marLeft w:val="640"/>
          <w:marRight w:val="0"/>
          <w:marTop w:val="0"/>
          <w:marBottom w:val="0"/>
          <w:divBdr>
            <w:top w:val="none" w:sz="0" w:space="0" w:color="auto"/>
            <w:left w:val="none" w:sz="0" w:space="0" w:color="auto"/>
            <w:bottom w:val="none" w:sz="0" w:space="0" w:color="auto"/>
            <w:right w:val="none" w:sz="0" w:space="0" w:color="auto"/>
          </w:divBdr>
        </w:div>
        <w:div w:id="164786358">
          <w:marLeft w:val="640"/>
          <w:marRight w:val="0"/>
          <w:marTop w:val="0"/>
          <w:marBottom w:val="0"/>
          <w:divBdr>
            <w:top w:val="none" w:sz="0" w:space="0" w:color="auto"/>
            <w:left w:val="none" w:sz="0" w:space="0" w:color="auto"/>
            <w:bottom w:val="none" w:sz="0" w:space="0" w:color="auto"/>
            <w:right w:val="none" w:sz="0" w:space="0" w:color="auto"/>
          </w:divBdr>
        </w:div>
        <w:div w:id="2016415289">
          <w:marLeft w:val="640"/>
          <w:marRight w:val="0"/>
          <w:marTop w:val="0"/>
          <w:marBottom w:val="0"/>
          <w:divBdr>
            <w:top w:val="none" w:sz="0" w:space="0" w:color="auto"/>
            <w:left w:val="none" w:sz="0" w:space="0" w:color="auto"/>
            <w:bottom w:val="none" w:sz="0" w:space="0" w:color="auto"/>
            <w:right w:val="none" w:sz="0" w:space="0" w:color="auto"/>
          </w:divBdr>
        </w:div>
        <w:div w:id="1984656444">
          <w:marLeft w:val="640"/>
          <w:marRight w:val="0"/>
          <w:marTop w:val="0"/>
          <w:marBottom w:val="0"/>
          <w:divBdr>
            <w:top w:val="none" w:sz="0" w:space="0" w:color="auto"/>
            <w:left w:val="none" w:sz="0" w:space="0" w:color="auto"/>
            <w:bottom w:val="none" w:sz="0" w:space="0" w:color="auto"/>
            <w:right w:val="none" w:sz="0" w:space="0" w:color="auto"/>
          </w:divBdr>
        </w:div>
        <w:div w:id="1824541585">
          <w:marLeft w:val="640"/>
          <w:marRight w:val="0"/>
          <w:marTop w:val="0"/>
          <w:marBottom w:val="0"/>
          <w:divBdr>
            <w:top w:val="none" w:sz="0" w:space="0" w:color="auto"/>
            <w:left w:val="none" w:sz="0" w:space="0" w:color="auto"/>
            <w:bottom w:val="none" w:sz="0" w:space="0" w:color="auto"/>
            <w:right w:val="none" w:sz="0" w:space="0" w:color="auto"/>
          </w:divBdr>
        </w:div>
        <w:div w:id="829489885">
          <w:marLeft w:val="640"/>
          <w:marRight w:val="0"/>
          <w:marTop w:val="0"/>
          <w:marBottom w:val="0"/>
          <w:divBdr>
            <w:top w:val="none" w:sz="0" w:space="0" w:color="auto"/>
            <w:left w:val="none" w:sz="0" w:space="0" w:color="auto"/>
            <w:bottom w:val="none" w:sz="0" w:space="0" w:color="auto"/>
            <w:right w:val="none" w:sz="0" w:space="0" w:color="auto"/>
          </w:divBdr>
        </w:div>
        <w:div w:id="2034761817">
          <w:marLeft w:val="640"/>
          <w:marRight w:val="0"/>
          <w:marTop w:val="0"/>
          <w:marBottom w:val="0"/>
          <w:divBdr>
            <w:top w:val="none" w:sz="0" w:space="0" w:color="auto"/>
            <w:left w:val="none" w:sz="0" w:space="0" w:color="auto"/>
            <w:bottom w:val="none" w:sz="0" w:space="0" w:color="auto"/>
            <w:right w:val="none" w:sz="0" w:space="0" w:color="auto"/>
          </w:divBdr>
        </w:div>
        <w:div w:id="1864398011">
          <w:marLeft w:val="640"/>
          <w:marRight w:val="0"/>
          <w:marTop w:val="0"/>
          <w:marBottom w:val="0"/>
          <w:divBdr>
            <w:top w:val="none" w:sz="0" w:space="0" w:color="auto"/>
            <w:left w:val="none" w:sz="0" w:space="0" w:color="auto"/>
            <w:bottom w:val="none" w:sz="0" w:space="0" w:color="auto"/>
            <w:right w:val="none" w:sz="0" w:space="0" w:color="auto"/>
          </w:divBdr>
        </w:div>
        <w:div w:id="839782973">
          <w:marLeft w:val="640"/>
          <w:marRight w:val="0"/>
          <w:marTop w:val="0"/>
          <w:marBottom w:val="0"/>
          <w:divBdr>
            <w:top w:val="none" w:sz="0" w:space="0" w:color="auto"/>
            <w:left w:val="none" w:sz="0" w:space="0" w:color="auto"/>
            <w:bottom w:val="none" w:sz="0" w:space="0" w:color="auto"/>
            <w:right w:val="none" w:sz="0" w:space="0" w:color="auto"/>
          </w:divBdr>
        </w:div>
        <w:div w:id="1410617680">
          <w:marLeft w:val="640"/>
          <w:marRight w:val="0"/>
          <w:marTop w:val="0"/>
          <w:marBottom w:val="0"/>
          <w:divBdr>
            <w:top w:val="none" w:sz="0" w:space="0" w:color="auto"/>
            <w:left w:val="none" w:sz="0" w:space="0" w:color="auto"/>
            <w:bottom w:val="none" w:sz="0" w:space="0" w:color="auto"/>
            <w:right w:val="none" w:sz="0" w:space="0" w:color="auto"/>
          </w:divBdr>
        </w:div>
        <w:div w:id="453137486">
          <w:marLeft w:val="640"/>
          <w:marRight w:val="0"/>
          <w:marTop w:val="0"/>
          <w:marBottom w:val="0"/>
          <w:divBdr>
            <w:top w:val="none" w:sz="0" w:space="0" w:color="auto"/>
            <w:left w:val="none" w:sz="0" w:space="0" w:color="auto"/>
            <w:bottom w:val="none" w:sz="0" w:space="0" w:color="auto"/>
            <w:right w:val="none" w:sz="0" w:space="0" w:color="auto"/>
          </w:divBdr>
        </w:div>
        <w:div w:id="1494569276">
          <w:marLeft w:val="640"/>
          <w:marRight w:val="0"/>
          <w:marTop w:val="0"/>
          <w:marBottom w:val="0"/>
          <w:divBdr>
            <w:top w:val="none" w:sz="0" w:space="0" w:color="auto"/>
            <w:left w:val="none" w:sz="0" w:space="0" w:color="auto"/>
            <w:bottom w:val="none" w:sz="0" w:space="0" w:color="auto"/>
            <w:right w:val="none" w:sz="0" w:space="0" w:color="auto"/>
          </w:divBdr>
        </w:div>
        <w:div w:id="1783453323">
          <w:marLeft w:val="640"/>
          <w:marRight w:val="0"/>
          <w:marTop w:val="0"/>
          <w:marBottom w:val="0"/>
          <w:divBdr>
            <w:top w:val="none" w:sz="0" w:space="0" w:color="auto"/>
            <w:left w:val="none" w:sz="0" w:space="0" w:color="auto"/>
            <w:bottom w:val="none" w:sz="0" w:space="0" w:color="auto"/>
            <w:right w:val="none" w:sz="0" w:space="0" w:color="auto"/>
          </w:divBdr>
        </w:div>
        <w:div w:id="1654522897">
          <w:marLeft w:val="640"/>
          <w:marRight w:val="0"/>
          <w:marTop w:val="0"/>
          <w:marBottom w:val="0"/>
          <w:divBdr>
            <w:top w:val="none" w:sz="0" w:space="0" w:color="auto"/>
            <w:left w:val="none" w:sz="0" w:space="0" w:color="auto"/>
            <w:bottom w:val="none" w:sz="0" w:space="0" w:color="auto"/>
            <w:right w:val="none" w:sz="0" w:space="0" w:color="auto"/>
          </w:divBdr>
        </w:div>
        <w:div w:id="1482114300">
          <w:marLeft w:val="640"/>
          <w:marRight w:val="0"/>
          <w:marTop w:val="0"/>
          <w:marBottom w:val="0"/>
          <w:divBdr>
            <w:top w:val="none" w:sz="0" w:space="0" w:color="auto"/>
            <w:left w:val="none" w:sz="0" w:space="0" w:color="auto"/>
            <w:bottom w:val="none" w:sz="0" w:space="0" w:color="auto"/>
            <w:right w:val="none" w:sz="0" w:space="0" w:color="auto"/>
          </w:divBdr>
        </w:div>
        <w:div w:id="745761099">
          <w:marLeft w:val="640"/>
          <w:marRight w:val="0"/>
          <w:marTop w:val="0"/>
          <w:marBottom w:val="0"/>
          <w:divBdr>
            <w:top w:val="none" w:sz="0" w:space="0" w:color="auto"/>
            <w:left w:val="none" w:sz="0" w:space="0" w:color="auto"/>
            <w:bottom w:val="none" w:sz="0" w:space="0" w:color="auto"/>
            <w:right w:val="none" w:sz="0" w:space="0" w:color="auto"/>
          </w:divBdr>
        </w:div>
        <w:div w:id="609900254">
          <w:marLeft w:val="640"/>
          <w:marRight w:val="0"/>
          <w:marTop w:val="0"/>
          <w:marBottom w:val="0"/>
          <w:divBdr>
            <w:top w:val="none" w:sz="0" w:space="0" w:color="auto"/>
            <w:left w:val="none" w:sz="0" w:space="0" w:color="auto"/>
            <w:bottom w:val="none" w:sz="0" w:space="0" w:color="auto"/>
            <w:right w:val="none" w:sz="0" w:space="0" w:color="auto"/>
          </w:divBdr>
        </w:div>
        <w:div w:id="1022438746">
          <w:marLeft w:val="640"/>
          <w:marRight w:val="0"/>
          <w:marTop w:val="0"/>
          <w:marBottom w:val="0"/>
          <w:divBdr>
            <w:top w:val="none" w:sz="0" w:space="0" w:color="auto"/>
            <w:left w:val="none" w:sz="0" w:space="0" w:color="auto"/>
            <w:bottom w:val="none" w:sz="0" w:space="0" w:color="auto"/>
            <w:right w:val="none" w:sz="0" w:space="0" w:color="auto"/>
          </w:divBdr>
        </w:div>
        <w:div w:id="1060396098">
          <w:marLeft w:val="640"/>
          <w:marRight w:val="0"/>
          <w:marTop w:val="0"/>
          <w:marBottom w:val="0"/>
          <w:divBdr>
            <w:top w:val="none" w:sz="0" w:space="0" w:color="auto"/>
            <w:left w:val="none" w:sz="0" w:space="0" w:color="auto"/>
            <w:bottom w:val="none" w:sz="0" w:space="0" w:color="auto"/>
            <w:right w:val="none" w:sz="0" w:space="0" w:color="auto"/>
          </w:divBdr>
        </w:div>
        <w:div w:id="1565530209">
          <w:marLeft w:val="640"/>
          <w:marRight w:val="0"/>
          <w:marTop w:val="0"/>
          <w:marBottom w:val="0"/>
          <w:divBdr>
            <w:top w:val="none" w:sz="0" w:space="0" w:color="auto"/>
            <w:left w:val="none" w:sz="0" w:space="0" w:color="auto"/>
            <w:bottom w:val="none" w:sz="0" w:space="0" w:color="auto"/>
            <w:right w:val="none" w:sz="0" w:space="0" w:color="auto"/>
          </w:divBdr>
        </w:div>
        <w:div w:id="738408342">
          <w:marLeft w:val="640"/>
          <w:marRight w:val="0"/>
          <w:marTop w:val="0"/>
          <w:marBottom w:val="0"/>
          <w:divBdr>
            <w:top w:val="none" w:sz="0" w:space="0" w:color="auto"/>
            <w:left w:val="none" w:sz="0" w:space="0" w:color="auto"/>
            <w:bottom w:val="none" w:sz="0" w:space="0" w:color="auto"/>
            <w:right w:val="none" w:sz="0" w:space="0" w:color="auto"/>
          </w:divBdr>
        </w:div>
        <w:div w:id="1670211337">
          <w:marLeft w:val="640"/>
          <w:marRight w:val="0"/>
          <w:marTop w:val="0"/>
          <w:marBottom w:val="0"/>
          <w:divBdr>
            <w:top w:val="none" w:sz="0" w:space="0" w:color="auto"/>
            <w:left w:val="none" w:sz="0" w:space="0" w:color="auto"/>
            <w:bottom w:val="none" w:sz="0" w:space="0" w:color="auto"/>
            <w:right w:val="none" w:sz="0" w:space="0" w:color="auto"/>
          </w:divBdr>
        </w:div>
        <w:div w:id="963848746">
          <w:marLeft w:val="640"/>
          <w:marRight w:val="0"/>
          <w:marTop w:val="0"/>
          <w:marBottom w:val="0"/>
          <w:divBdr>
            <w:top w:val="none" w:sz="0" w:space="0" w:color="auto"/>
            <w:left w:val="none" w:sz="0" w:space="0" w:color="auto"/>
            <w:bottom w:val="none" w:sz="0" w:space="0" w:color="auto"/>
            <w:right w:val="none" w:sz="0" w:space="0" w:color="auto"/>
          </w:divBdr>
        </w:div>
        <w:div w:id="2090036664">
          <w:marLeft w:val="640"/>
          <w:marRight w:val="0"/>
          <w:marTop w:val="0"/>
          <w:marBottom w:val="0"/>
          <w:divBdr>
            <w:top w:val="none" w:sz="0" w:space="0" w:color="auto"/>
            <w:left w:val="none" w:sz="0" w:space="0" w:color="auto"/>
            <w:bottom w:val="none" w:sz="0" w:space="0" w:color="auto"/>
            <w:right w:val="none" w:sz="0" w:space="0" w:color="auto"/>
          </w:divBdr>
        </w:div>
      </w:divsChild>
    </w:div>
    <w:div w:id="730275441">
      <w:marLeft w:val="0"/>
      <w:marRight w:val="0"/>
      <w:marTop w:val="0"/>
      <w:marBottom w:val="0"/>
      <w:divBdr>
        <w:top w:val="none" w:sz="0" w:space="0" w:color="auto"/>
        <w:left w:val="none" w:sz="0" w:space="0" w:color="auto"/>
        <w:bottom w:val="none" w:sz="0" w:space="0" w:color="auto"/>
        <w:right w:val="none" w:sz="0" w:space="0" w:color="auto"/>
      </w:divBdr>
    </w:div>
    <w:div w:id="731002011">
      <w:marLeft w:val="640"/>
      <w:marRight w:val="0"/>
      <w:marTop w:val="0"/>
      <w:marBottom w:val="0"/>
      <w:divBdr>
        <w:top w:val="none" w:sz="0" w:space="0" w:color="auto"/>
        <w:left w:val="none" w:sz="0" w:space="0" w:color="auto"/>
        <w:bottom w:val="none" w:sz="0" w:space="0" w:color="auto"/>
        <w:right w:val="none" w:sz="0" w:space="0" w:color="auto"/>
      </w:divBdr>
    </w:div>
    <w:div w:id="731930540">
      <w:marLeft w:val="640"/>
      <w:marRight w:val="0"/>
      <w:marTop w:val="0"/>
      <w:marBottom w:val="0"/>
      <w:divBdr>
        <w:top w:val="none" w:sz="0" w:space="0" w:color="auto"/>
        <w:left w:val="none" w:sz="0" w:space="0" w:color="auto"/>
        <w:bottom w:val="none" w:sz="0" w:space="0" w:color="auto"/>
        <w:right w:val="none" w:sz="0" w:space="0" w:color="auto"/>
      </w:divBdr>
    </w:div>
    <w:div w:id="732237361">
      <w:bodyDiv w:val="1"/>
      <w:marLeft w:val="0"/>
      <w:marRight w:val="0"/>
      <w:marTop w:val="0"/>
      <w:marBottom w:val="0"/>
      <w:divBdr>
        <w:top w:val="none" w:sz="0" w:space="0" w:color="auto"/>
        <w:left w:val="none" w:sz="0" w:space="0" w:color="auto"/>
        <w:bottom w:val="none" w:sz="0" w:space="0" w:color="auto"/>
        <w:right w:val="none" w:sz="0" w:space="0" w:color="auto"/>
      </w:divBdr>
      <w:divsChild>
        <w:div w:id="57411458">
          <w:marLeft w:val="640"/>
          <w:marRight w:val="0"/>
          <w:marTop w:val="0"/>
          <w:marBottom w:val="0"/>
          <w:divBdr>
            <w:top w:val="none" w:sz="0" w:space="0" w:color="auto"/>
            <w:left w:val="none" w:sz="0" w:space="0" w:color="auto"/>
            <w:bottom w:val="none" w:sz="0" w:space="0" w:color="auto"/>
            <w:right w:val="none" w:sz="0" w:space="0" w:color="auto"/>
          </w:divBdr>
        </w:div>
        <w:div w:id="1735229085">
          <w:marLeft w:val="640"/>
          <w:marRight w:val="0"/>
          <w:marTop w:val="0"/>
          <w:marBottom w:val="0"/>
          <w:divBdr>
            <w:top w:val="none" w:sz="0" w:space="0" w:color="auto"/>
            <w:left w:val="none" w:sz="0" w:space="0" w:color="auto"/>
            <w:bottom w:val="none" w:sz="0" w:space="0" w:color="auto"/>
            <w:right w:val="none" w:sz="0" w:space="0" w:color="auto"/>
          </w:divBdr>
        </w:div>
        <w:div w:id="1442727366">
          <w:marLeft w:val="640"/>
          <w:marRight w:val="0"/>
          <w:marTop w:val="0"/>
          <w:marBottom w:val="0"/>
          <w:divBdr>
            <w:top w:val="none" w:sz="0" w:space="0" w:color="auto"/>
            <w:left w:val="none" w:sz="0" w:space="0" w:color="auto"/>
            <w:bottom w:val="none" w:sz="0" w:space="0" w:color="auto"/>
            <w:right w:val="none" w:sz="0" w:space="0" w:color="auto"/>
          </w:divBdr>
        </w:div>
        <w:div w:id="970743056">
          <w:marLeft w:val="640"/>
          <w:marRight w:val="0"/>
          <w:marTop w:val="0"/>
          <w:marBottom w:val="0"/>
          <w:divBdr>
            <w:top w:val="none" w:sz="0" w:space="0" w:color="auto"/>
            <w:left w:val="none" w:sz="0" w:space="0" w:color="auto"/>
            <w:bottom w:val="none" w:sz="0" w:space="0" w:color="auto"/>
            <w:right w:val="none" w:sz="0" w:space="0" w:color="auto"/>
          </w:divBdr>
        </w:div>
        <w:div w:id="867839503">
          <w:marLeft w:val="640"/>
          <w:marRight w:val="0"/>
          <w:marTop w:val="0"/>
          <w:marBottom w:val="0"/>
          <w:divBdr>
            <w:top w:val="none" w:sz="0" w:space="0" w:color="auto"/>
            <w:left w:val="none" w:sz="0" w:space="0" w:color="auto"/>
            <w:bottom w:val="none" w:sz="0" w:space="0" w:color="auto"/>
            <w:right w:val="none" w:sz="0" w:space="0" w:color="auto"/>
          </w:divBdr>
        </w:div>
        <w:div w:id="1383600570">
          <w:marLeft w:val="640"/>
          <w:marRight w:val="0"/>
          <w:marTop w:val="0"/>
          <w:marBottom w:val="0"/>
          <w:divBdr>
            <w:top w:val="none" w:sz="0" w:space="0" w:color="auto"/>
            <w:left w:val="none" w:sz="0" w:space="0" w:color="auto"/>
            <w:bottom w:val="none" w:sz="0" w:space="0" w:color="auto"/>
            <w:right w:val="none" w:sz="0" w:space="0" w:color="auto"/>
          </w:divBdr>
        </w:div>
        <w:div w:id="575630134">
          <w:marLeft w:val="640"/>
          <w:marRight w:val="0"/>
          <w:marTop w:val="0"/>
          <w:marBottom w:val="0"/>
          <w:divBdr>
            <w:top w:val="none" w:sz="0" w:space="0" w:color="auto"/>
            <w:left w:val="none" w:sz="0" w:space="0" w:color="auto"/>
            <w:bottom w:val="none" w:sz="0" w:space="0" w:color="auto"/>
            <w:right w:val="none" w:sz="0" w:space="0" w:color="auto"/>
          </w:divBdr>
        </w:div>
        <w:div w:id="566183702">
          <w:marLeft w:val="640"/>
          <w:marRight w:val="0"/>
          <w:marTop w:val="0"/>
          <w:marBottom w:val="0"/>
          <w:divBdr>
            <w:top w:val="none" w:sz="0" w:space="0" w:color="auto"/>
            <w:left w:val="none" w:sz="0" w:space="0" w:color="auto"/>
            <w:bottom w:val="none" w:sz="0" w:space="0" w:color="auto"/>
            <w:right w:val="none" w:sz="0" w:space="0" w:color="auto"/>
          </w:divBdr>
        </w:div>
        <w:div w:id="1400397283">
          <w:marLeft w:val="640"/>
          <w:marRight w:val="0"/>
          <w:marTop w:val="0"/>
          <w:marBottom w:val="0"/>
          <w:divBdr>
            <w:top w:val="none" w:sz="0" w:space="0" w:color="auto"/>
            <w:left w:val="none" w:sz="0" w:space="0" w:color="auto"/>
            <w:bottom w:val="none" w:sz="0" w:space="0" w:color="auto"/>
            <w:right w:val="none" w:sz="0" w:space="0" w:color="auto"/>
          </w:divBdr>
        </w:div>
        <w:div w:id="948044927">
          <w:marLeft w:val="640"/>
          <w:marRight w:val="0"/>
          <w:marTop w:val="0"/>
          <w:marBottom w:val="0"/>
          <w:divBdr>
            <w:top w:val="none" w:sz="0" w:space="0" w:color="auto"/>
            <w:left w:val="none" w:sz="0" w:space="0" w:color="auto"/>
            <w:bottom w:val="none" w:sz="0" w:space="0" w:color="auto"/>
            <w:right w:val="none" w:sz="0" w:space="0" w:color="auto"/>
          </w:divBdr>
        </w:div>
        <w:div w:id="1886259653">
          <w:marLeft w:val="640"/>
          <w:marRight w:val="0"/>
          <w:marTop w:val="0"/>
          <w:marBottom w:val="0"/>
          <w:divBdr>
            <w:top w:val="none" w:sz="0" w:space="0" w:color="auto"/>
            <w:left w:val="none" w:sz="0" w:space="0" w:color="auto"/>
            <w:bottom w:val="none" w:sz="0" w:space="0" w:color="auto"/>
            <w:right w:val="none" w:sz="0" w:space="0" w:color="auto"/>
          </w:divBdr>
        </w:div>
        <w:div w:id="217060953">
          <w:marLeft w:val="640"/>
          <w:marRight w:val="0"/>
          <w:marTop w:val="0"/>
          <w:marBottom w:val="0"/>
          <w:divBdr>
            <w:top w:val="none" w:sz="0" w:space="0" w:color="auto"/>
            <w:left w:val="none" w:sz="0" w:space="0" w:color="auto"/>
            <w:bottom w:val="none" w:sz="0" w:space="0" w:color="auto"/>
            <w:right w:val="none" w:sz="0" w:space="0" w:color="auto"/>
          </w:divBdr>
        </w:div>
        <w:div w:id="1857427199">
          <w:marLeft w:val="640"/>
          <w:marRight w:val="0"/>
          <w:marTop w:val="0"/>
          <w:marBottom w:val="0"/>
          <w:divBdr>
            <w:top w:val="none" w:sz="0" w:space="0" w:color="auto"/>
            <w:left w:val="none" w:sz="0" w:space="0" w:color="auto"/>
            <w:bottom w:val="none" w:sz="0" w:space="0" w:color="auto"/>
            <w:right w:val="none" w:sz="0" w:space="0" w:color="auto"/>
          </w:divBdr>
        </w:div>
        <w:div w:id="2068601801">
          <w:marLeft w:val="640"/>
          <w:marRight w:val="0"/>
          <w:marTop w:val="0"/>
          <w:marBottom w:val="0"/>
          <w:divBdr>
            <w:top w:val="none" w:sz="0" w:space="0" w:color="auto"/>
            <w:left w:val="none" w:sz="0" w:space="0" w:color="auto"/>
            <w:bottom w:val="none" w:sz="0" w:space="0" w:color="auto"/>
            <w:right w:val="none" w:sz="0" w:space="0" w:color="auto"/>
          </w:divBdr>
        </w:div>
        <w:div w:id="766003291">
          <w:marLeft w:val="640"/>
          <w:marRight w:val="0"/>
          <w:marTop w:val="0"/>
          <w:marBottom w:val="0"/>
          <w:divBdr>
            <w:top w:val="none" w:sz="0" w:space="0" w:color="auto"/>
            <w:left w:val="none" w:sz="0" w:space="0" w:color="auto"/>
            <w:bottom w:val="none" w:sz="0" w:space="0" w:color="auto"/>
            <w:right w:val="none" w:sz="0" w:space="0" w:color="auto"/>
          </w:divBdr>
        </w:div>
        <w:div w:id="114757330">
          <w:marLeft w:val="640"/>
          <w:marRight w:val="0"/>
          <w:marTop w:val="0"/>
          <w:marBottom w:val="0"/>
          <w:divBdr>
            <w:top w:val="none" w:sz="0" w:space="0" w:color="auto"/>
            <w:left w:val="none" w:sz="0" w:space="0" w:color="auto"/>
            <w:bottom w:val="none" w:sz="0" w:space="0" w:color="auto"/>
            <w:right w:val="none" w:sz="0" w:space="0" w:color="auto"/>
          </w:divBdr>
        </w:div>
        <w:div w:id="81335952">
          <w:marLeft w:val="640"/>
          <w:marRight w:val="0"/>
          <w:marTop w:val="0"/>
          <w:marBottom w:val="0"/>
          <w:divBdr>
            <w:top w:val="none" w:sz="0" w:space="0" w:color="auto"/>
            <w:left w:val="none" w:sz="0" w:space="0" w:color="auto"/>
            <w:bottom w:val="none" w:sz="0" w:space="0" w:color="auto"/>
            <w:right w:val="none" w:sz="0" w:space="0" w:color="auto"/>
          </w:divBdr>
        </w:div>
        <w:div w:id="972252664">
          <w:marLeft w:val="640"/>
          <w:marRight w:val="0"/>
          <w:marTop w:val="0"/>
          <w:marBottom w:val="0"/>
          <w:divBdr>
            <w:top w:val="none" w:sz="0" w:space="0" w:color="auto"/>
            <w:left w:val="none" w:sz="0" w:space="0" w:color="auto"/>
            <w:bottom w:val="none" w:sz="0" w:space="0" w:color="auto"/>
            <w:right w:val="none" w:sz="0" w:space="0" w:color="auto"/>
          </w:divBdr>
        </w:div>
        <w:div w:id="1373461692">
          <w:marLeft w:val="640"/>
          <w:marRight w:val="0"/>
          <w:marTop w:val="0"/>
          <w:marBottom w:val="0"/>
          <w:divBdr>
            <w:top w:val="none" w:sz="0" w:space="0" w:color="auto"/>
            <w:left w:val="none" w:sz="0" w:space="0" w:color="auto"/>
            <w:bottom w:val="none" w:sz="0" w:space="0" w:color="auto"/>
            <w:right w:val="none" w:sz="0" w:space="0" w:color="auto"/>
          </w:divBdr>
        </w:div>
        <w:div w:id="1580947969">
          <w:marLeft w:val="640"/>
          <w:marRight w:val="0"/>
          <w:marTop w:val="0"/>
          <w:marBottom w:val="0"/>
          <w:divBdr>
            <w:top w:val="none" w:sz="0" w:space="0" w:color="auto"/>
            <w:left w:val="none" w:sz="0" w:space="0" w:color="auto"/>
            <w:bottom w:val="none" w:sz="0" w:space="0" w:color="auto"/>
            <w:right w:val="none" w:sz="0" w:space="0" w:color="auto"/>
          </w:divBdr>
        </w:div>
        <w:div w:id="1392532625">
          <w:marLeft w:val="640"/>
          <w:marRight w:val="0"/>
          <w:marTop w:val="0"/>
          <w:marBottom w:val="0"/>
          <w:divBdr>
            <w:top w:val="none" w:sz="0" w:space="0" w:color="auto"/>
            <w:left w:val="none" w:sz="0" w:space="0" w:color="auto"/>
            <w:bottom w:val="none" w:sz="0" w:space="0" w:color="auto"/>
            <w:right w:val="none" w:sz="0" w:space="0" w:color="auto"/>
          </w:divBdr>
        </w:div>
        <w:div w:id="161967825">
          <w:marLeft w:val="640"/>
          <w:marRight w:val="0"/>
          <w:marTop w:val="0"/>
          <w:marBottom w:val="0"/>
          <w:divBdr>
            <w:top w:val="none" w:sz="0" w:space="0" w:color="auto"/>
            <w:left w:val="none" w:sz="0" w:space="0" w:color="auto"/>
            <w:bottom w:val="none" w:sz="0" w:space="0" w:color="auto"/>
            <w:right w:val="none" w:sz="0" w:space="0" w:color="auto"/>
          </w:divBdr>
        </w:div>
        <w:div w:id="404766428">
          <w:marLeft w:val="640"/>
          <w:marRight w:val="0"/>
          <w:marTop w:val="0"/>
          <w:marBottom w:val="0"/>
          <w:divBdr>
            <w:top w:val="none" w:sz="0" w:space="0" w:color="auto"/>
            <w:left w:val="none" w:sz="0" w:space="0" w:color="auto"/>
            <w:bottom w:val="none" w:sz="0" w:space="0" w:color="auto"/>
            <w:right w:val="none" w:sz="0" w:space="0" w:color="auto"/>
          </w:divBdr>
        </w:div>
        <w:div w:id="1445035589">
          <w:marLeft w:val="640"/>
          <w:marRight w:val="0"/>
          <w:marTop w:val="0"/>
          <w:marBottom w:val="0"/>
          <w:divBdr>
            <w:top w:val="none" w:sz="0" w:space="0" w:color="auto"/>
            <w:left w:val="none" w:sz="0" w:space="0" w:color="auto"/>
            <w:bottom w:val="none" w:sz="0" w:space="0" w:color="auto"/>
            <w:right w:val="none" w:sz="0" w:space="0" w:color="auto"/>
          </w:divBdr>
        </w:div>
        <w:div w:id="1951887311">
          <w:marLeft w:val="640"/>
          <w:marRight w:val="0"/>
          <w:marTop w:val="0"/>
          <w:marBottom w:val="0"/>
          <w:divBdr>
            <w:top w:val="none" w:sz="0" w:space="0" w:color="auto"/>
            <w:left w:val="none" w:sz="0" w:space="0" w:color="auto"/>
            <w:bottom w:val="none" w:sz="0" w:space="0" w:color="auto"/>
            <w:right w:val="none" w:sz="0" w:space="0" w:color="auto"/>
          </w:divBdr>
        </w:div>
        <w:div w:id="487407758">
          <w:marLeft w:val="640"/>
          <w:marRight w:val="0"/>
          <w:marTop w:val="0"/>
          <w:marBottom w:val="0"/>
          <w:divBdr>
            <w:top w:val="none" w:sz="0" w:space="0" w:color="auto"/>
            <w:left w:val="none" w:sz="0" w:space="0" w:color="auto"/>
            <w:bottom w:val="none" w:sz="0" w:space="0" w:color="auto"/>
            <w:right w:val="none" w:sz="0" w:space="0" w:color="auto"/>
          </w:divBdr>
        </w:div>
        <w:div w:id="1606422835">
          <w:marLeft w:val="640"/>
          <w:marRight w:val="0"/>
          <w:marTop w:val="0"/>
          <w:marBottom w:val="0"/>
          <w:divBdr>
            <w:top w:val="none" w:sz="0" w:space="0" w:color="auto"/>
            <w:left w:val="none" w:sz="0" w:space="0" w:color="auto"/>
            <w:bottom w:val="none" w:sz="0" w:space="0" w:color="auto"/>
            <w:right w:val="none" w:sz="0" w:space="0" w:color="auto"/>
          </w:divBdr>
        </w:div>
        <w:div w:id="140931359">
          <w:marLeft w:val="640"/>
          <w:marRight w:val="0"/>
          <w:marTop w:val="0"/>
          <w:marBottom w:val="0"/>
          <w:divBdr>
            <w:top w:val="none" w:sz="0" w:space="0" w:color="auto"/>
            <w:left w:val="none" w:sz="0" w:space="0" w:color="auto"/>
            <w:bottom w:val="none" w:sz="0" w:space="0" w:color="auto"/>
            <w:right w:val="none" w:sz="0" w:space="0" w:color="auto"/>
          </w:divBdr>
        </w:div>
        <w:div w:id="322853463">
          <w:marLeft w:val="640"/>
          <w:marRight w:val="0"/>
          <w:marTop w:val="0"/>
          <w:marBottom w:val="0"/>
          <w:divBdr>
            <w:top w:val="none" w:sz="0" w:space="0" w:color="auto"/>
            <w:left w:val="none" w:sz="0" w:space="0" w:color="auto"/>
            <w:bottom w:val="none" w:sz="0" w:space="0" w:color="auto"/>
            <w:right w:val="none" w:sz="0" w:space="0" w:color="auto"/>
          </w:divBdr>
        </w:div>
        <w:div w:id="183136076">
          <w:marLeft w:val="640"/>
          <w:marRight w:val="0"/>
          <w:marTop w:val="0"/>
          <w:marBottom w:val="0"/>
          <w:divBdr>
            <w:top w:val="none" w:sz="0" w:space="0" w:color="auto"/>
            <w:left w:val="none" w:sz="0" w:space="0" w:color="auto"/>
            <w:bottom w:val="none" w:sz="0" w:space="0" w:color="auto"/>
            <w:right w:val="none" w:sz="0" w:space="0" w:color="auto"/>
          </w:divBdr>
        </w:div>
        <w:div w:id="193229492">
          <w:marLeft w:val="640"/>
          <w:marRight w:val="0"/>
          <w:marTop w:val="0"/>
          <w:marBottom w:val="0"/>
          <w:divBdr>
            <w:top w:val="none" w:sz="0" w:space="0" w:color="auto"/>
            <w:left w:val="none" w:sz="0" w:space="0" w:color="auto"/>
            <w:bottom w:val="none" w:sz="0" w:space="0" w:color="auto"/>
            <w:right w:val="none" w:sz="0" w:space="0" w:color="auto"/>
          </w:divBdr>
        </w:div>
        <w:div w:id="1251503173">
          <w:marLeft w:val="640"/>
          <w:marRight w:val="0"/>
          <w:marTop w:val="0"/>
          <w:marBottom w:val="0"/>
          <w:divBdr>
            <w:top w:val="none" w:sz="0" w:space="0" w:color="auto"/>
            <w:left w:val="none" w:sz="0" w:space="0" w:color="auto"/>
            <w:bottom w:val="none" w:sz="0" w:space="0" w:color="auto"/>
            <w:right w:val="none" w:sz="0" w:space="0" w:color="auto"/>
          </w:divBdr>
        </w:div>
        <w:div w:id="681980115">
          <w:marLeft w:val="640"/>
          <w:marRight w:val="0"/>
          <w:marTop w:val="0"/>
          <w:marBottom w:val="0"/>
          <w:divBdr>
            <w:top w:val="none" w:sz="0" w:space="0" w:color="auto"/>
            <w:left w:val="none" w:sz="0" w:space="0" w:color="auto"/>
            <w:bottom w:val="none" w:sz="0" w:space="0" w:color="auto"/>
            <w:right w:val="none" w:sz="0" w:space="0" w:color="auto"/>
          </w:divBdr>
        </w:div>
        <w:div w:id="519399098">
          <w:marLeft w:val="640"/>
          <w:marRight w:val="0"/>
          <w:marTop w:val="0"/>
          <w:marBottom w:val="0"/>
          <w:divBdr>
            <w:top w:val="none" w:sz="0" w:space="0" w:color="auto"/>
            <w:left w:val="none" w:sz="0" w:space="0" w:color="auto"/>
            <w:bottom w:val="none" w:sz="0" w:space="0" w:color="auto"/>
            <w:right w:val="none" w:sz="0" w:space="0" w:color="auto"/>
          </w:divBdr>
        </w:div>
        <w:div w:id="1256860454">
          <w:marLeft w:val="640"/>
          <w:marRight w:val="0"/>
          <w:marTop w:val="0"/>
          <w:marBottom w:val="0"/>
          <w:divBdr>
            <w:top w:val="none" w:sz="0" w:space="0" w:color="auto"/>
            <w:left w:val="none" w:sz="0" w:space="0" w:color="auto"/>
            <w:bottom w:val="none" w:sz="0" w:space="0" w:color="auto"/>
            <w:right w:val="none" w:sz="0" w:space="0" w:color="auto"/>
          </w:divBdr>
        </w:div>
        <w:div w:id="1926259312">
          <w:marLeft w:val="640"/>
          <w:marRight w:val="0"/>
          <w:marTop w:val="0"/>
          <w:marBottom w:val="0"/>
          <w:divBdr>
            <w:top w:val="none" w:sz="0" w:space="0" w:color="auto"/>
            <w:left w:val="none" w:sz="0" w:space="0" w:color="auto"/>
            <w:bottom w:val="none" w:sz="0" w:space="0" w:color="auto"/>
            <w:right w:val="none" w:sz="0" w:space="0" w:color="auto"/>
          </w:divBdr>
        </w:div>
        <w:div w:id="1945310354">
          <w:marLeft w:val="640"/>
          <w:marRight w:val="0"/>
          <w:marTop w:val="0"/>
          <w:marBottom w:val="0"/>
          <w:divBdr>
            <w:top w:val="none" w:sz="0" w:space="0" w:color="auto"/>
            <w:left w:val="none" w:sz="0" w:space="0" w:color="auto"/>
            <w:bottom w:val="none" w:sz="0" w:space="0" w:color="auto"/>
            <w:right w:val="none" w:sz="0" w:space="0" w:color="auto"/>
          </w:divBdr>
        </w:div>
        <w:div w:id="1727753496">
          <w:marLeft w:val="640"/>
          <w:marRight w:val="0"/>
          <w:marTop w:val="0"/>
          <w:marBottom w:val="0"/>
          <w:divBdr>
            <w:top w:val="none" w:sz="0" w:space="0" w:color="auto"/>
            <w:left w:val="none" w:sz="0" w:space="0" w:color="auto"/>
            <w:bottom w:val="none" w:sz="0" w:space="0" w:color="auto"/>
            <w:right w:val="none" w:sz="0" w:space="0" w:color="auto"/>
          </w:divBdr>
        </w:div>
        <w:div w:id="1387338098">
          <w:marLeft w:val="640"/>
          <w:marRight w:val="0"/>
          <w:marTop w:val="0"/>
          <w:marBottom w:val="0"/>
          <w:divBdr>
            <w:top w:val="none" w:sz="0" w:space="0" w:color="auto"/>
            <w:left w:val="none" w:sz="0" w:space="0" w:color="auto"/>
            <w:bottom w:val="none" w:sz="0" w:space="0" w:color="auto"/>
            <w:right w:val="none" w:sz="0" w:space="0" w:color="auto"/>
          </w:divBdr>
        </w:div>
        <w:div w:id="764378901">
          <w:marLeft w:val="640"/>
          <w:marRight w:val="0"/>
          <w:marTop w:val="0"/>
          <w:marBottom w:val="0"/>
          <w:divBdr>
            <w:top w:val="none" w:sz="0" w:space="0" w:color="auto"/>
            <w:left w:val="none" w:sz="0" w:space="0" w:color="auto"/>
            <w:bottom w:val="none" w:sz="0" w:space="0" w:color="auto"/>
            <w:right w:val="none" w:sz="0" w:space="0" w:color="auto"/>
          </w:divBdr>
        </w:div>
        <w:div w:id="1896743804">
          <w:marLeft w:val="640"/>
          <w:marRight w:val="0"/>
          <w:marTop w:val="0"/>
          <w:marBottom w:val="0"/>
          <w:divBdr>
            <w:top w:val="none" w:sz="0" w:space="0" w:color="auto"/>
            <w:left w:val="none" w:sz="0" w:space="0" w:color="auto"/>
            <w:bottom w:val="none" w:sz="0" w:space="0" w:color="auto"/>
            <w:right w:val="none" w:sz="0" w:space="0" w:color="auto"/>
          </w:divBdr>
        </w:div>
        <w:div w:id="1417629874">
          <w:marLeft w:val="640"/>
          <w:marRight w:val="0"/>
          <w:marTop w:val="0"/>
          <w:marBottom w:val="0"/>
          <w:divBdr>
            <w:top w:val="none" w:sz="0" w:space="0" w:color="auto"/>
            <w:left w:val="none" w:sz="0" w:space="0" w:color="auto"/>
            <w:bottom w:val="none" w:sz="0" w:space="0" w:color="auto"/>
            <w:right w:val="none" w:sz="0" w:space="0" w:color="auto"/>
          </w:divBdr>
        </w:div>
        <w:div w:id="1402603240">
          <w:marLeft w:val="640"/>
          <w:marRight w:val="0"/>
          <w:marTop w:val="0"/>
          <w:marBottom w:val="0"/>
          <w:divBdr>
            <w:top w:val="none" w:sz="0" w:space="0" w:color="auto"/>
            <w:left w:val="none" w:sz="0" w:space="0" w:color="auto"/>
            <w:bottom w:val="none" w:sz="0" w:space="0" w:color="auto"/>
            <w:right w:val="none" w:sz="0" w:space="0" w:color="auto"/>
          </w:divBdr>
        </w:div>
        <w:div w:id="1547140340">
          <w:marLeft w:val="640"/>
          <w:marRight w:val="0"/>
          <w:marTop w:val="0"/>
          <w:marBottom w:val="0"/>
          <w:divBdr>
            <w:top w:val="none" w:sz="0" w:space="0" w:color="auto"/>
            <w:left w:val="none" w:sz="0" w:space="0" w:color="auto"/>
            <w:bottom w:val="none" w:sz="0" w:space="0" w:color="auto"/>
            <w:right w:val="none" w:sz="0" w:space="0" w:color="auto"/>
          </w:divBdr>
        </w:div>
        <w:div w:id="383138048">
          <w:marLeft w:val="640"/>
          <w:marRight w:val="0"/>
          <w:marTop w:val="0"/>
          <w:marBottom w:val="0"/>
          <w:divBdr>
            <w:top w:val="none" w:sz="0" w:space="0" w:color="auto"/>
            <w:left w:val="none" w:sz="0" w:space="0" w:color="auto"/>
            <w:bottom w:val="none" w:sz="0" w:space="0" w:color="auto"/>
            <w:right w:val="none" w:sz="0" w:space="0" w:color="auto"/>
          </w:divBdr>
        </w:div>
        <w:div w:id="175585175">
          <w:marLeft w:val="640"/>
          <w:marRight w:val="0"/>
          <w:marTop w:val="0"/>
          <w:marBottom w:val="0"/>
          <w:divBdr>
            <w:top w:val="none" w:sz="0" w:space="0" w:color="auto"/>
            <w:left w:val="none" w:sz="0" w:space="0" w:color="auto"/>
            <w:bottom w:val="none" w:sz="0" w:space="0" w:color="auto"/>
            <w:right w:val="none" w:sz="0" w:space="0" w:color="auto"/>
          </w:divBdr>
        </w:div>
        <w:div w:id="1731726467">
          <w:marLeft w:val="640"/>
          <w:marRight w:val="0"/>
          <w:marTop w:val="0"/>
          <w:marBottom w:val="0"/>
          <w:divBdr>
            <w:top w:val="none" w:sz="0" w:space="0" w:color="auto"/>
            <w:left w:val="none" w:sz="0" w:space="0" w:color="auto"/>
            <w:bottom w:val="none" w:sz="0" w:space="0" w:color="auto"/>
            <w:right w:val="none" w:sz="0" w:space="0" w:color="auto"/>
          </w:divBdr>
        </w:div>
        <w:div w:id="1916013442">
          <w:marLeft w:val="640"/>
          <w:marRight w:val="0"/>
          <w:marTop w:val="0"/>
          <w:marBottom w:val="0"/>
          <w:divBdr>
            <w:top w:val="none" w:sz="0" w:space="0" w:color="auto"/>
            <w:left w:val="none" w:sz="0" w:space="0" w:color="auto"/>
            <w:bottom w:val="none" w:sz="0" w:space="0" w:color="auto"/>
            <w:right w:val="none" w:sz="0" w:space="0" w:color="auto"/>
          </w:divBdr>
        </w:div>
        <w:div w:id="195773786">
          <w:marLeft w:val="640"/>
          <w:marRight w:val="0"/>
          <w:marTop w:val="0"/>
          <w:marBottom w:val="0"/>
          <w:divBdr>
            <w:top w:val="none" w:sz="0" w:space="0" w:color="auto"/>
            <w:left w:val="none" w:sz="0" w:space="0" w:color="auto"/>
            <w:bottom w:val="none" w:sz="0" w:space="0" w:color="auto"/>
            <w:right w:val="none" w:sz="0" w:space="0" w:color="auto"/>
          </w:divBdr>
        </w:div>
        <w:div w:id="1798140460">
          <w:marLeft w:val="640"/>
          <w:marRight w:val="0"/>
          <w:marTop w:val="0"/>
          <w:marBottom w:val="0"/>
          <w:divBdr>
            <w:top w:val="none" w:sz="0" w:space="0" w:color="auto"/>
            <w:left w:val="none" w:sz="0" w:space="0" w:color="auto"/>
            <w:bottom w:val="none" w:sz="0" w:space="0" w:color="auto"/>
            <w:right w:val="none" w:sz="0" w:space="0" w:color="auto"/>
          </w:divBdr>
        </w:div>
      </w:divsChild>
    </w:div>
    <w:div w:id="732505839">
      <w:marLeft w:val="0"/>
      <w:marRight w:val="0"/>
      <w:marTop w:val="0"/>
      <w:marBottom w:val="0"/>
      <w:divBdr>
        <w:top w:val="none" w:sz="0" w:space="0" w:color="auto"/>
        <w:left w:val="none" w:sz="0" w:space="0" w:color="auto"/>
        <w:bottom w:val="none" w:sz="0" w:space="0" w:color="auto"/>
        <w:right w:val="none" w:sz="0" w:space="0" w:color="auto"/>
      </w:divBdr>
    </w:div>
    <w:div w:id="734547204">
      <w:bodyDiv w:val="1"/>
      <w:marLeft w:val="0"/>
      <w:marRight w:val="0"/>
      <w:marTop w:val="0"/>
      <w:marBottom w:val="0"/>
      <w:divBdr>
        <w:top w:val="none" w:sz="0" w:space="0" w:color="auto"/>
        <w:left w:val="none" w:sz="0" w:space="0" w:color="auto"/>
        <w:bottom w:val="none" w:sz="0" w:space="0" w:color="auto"/>
        <w:right w:val="none" w:sz="0" w:space="0" w:color="auto"/>
      </w:divBdr>
      <w:divsChild>
        <w:div w:id="2018650070">
          <w:marLeft w:val="640"/>
          <w:marRight w:val="0"/>
          <w:marTop w:val="0"/>
          <w:marBottom w:val="0"/>
          <w:divBdr>
            <w:top w:val="none" w:sz="0" w:space="0" w:color="auto"/>
            <w:left w:val="none" w:sz="0" w:space="0" w:color="auto"/>
            <w:bottom w:val="none" w:sz="0" w:space="0" w:color="auto"/>
            <w:right w:val="none" w:sz="0" w:space="0" w:color="auto"/>
          </w:divBdr>
        </w:div>
        <w:div w:id="703212392">
          <w:marLeft w:val="640"/>
          <w:marRight w:val="0"/>
          <w:marTop w:val="0"/>
          <w:marBottom w:val="0"/>
          <w:divBdr>
            <w:top w:val="none" w:sz="0" w:space="0" w:color="auto"/>
            <w:left w:val="none" w:sz="0" w:space="0" w:color="auto"/>
            <w:bottom w:val="none" w:sz="0" w:space="0" w:color="auto"/>
            <w:right w:val="none" w:sz="0" w:space="0" w:color="auto"/>
          </w:divBdr>
        </w:div>
        <w:div w:id="327681504">
          <w:marLeft w:val="640"/>
          <w:marRight w:val="0"/>
          <w:marTop w:val="0"/>
          <w:marBottom w:val="0"/>
          <w:divBdr>
            <w:top w:val="none" w:sz="0" w:space="0" w:color="auto"/>
            <w:left w:val="none" w:sz="0" w:space="0" w:color="auto"/>
            <w:bottom w:val="none" w:sz="0" w:space="0" w:color="auto"/>
            <w:right w:val="none" w:sz="0" w:space="0" w:color="auto"/>
          </w:divBdr>
        </w:div>
        <w:div w:id="1924029415">
          <w:marLeft w:val="640"/>
          <w:marRight w:val="0"/>
          <w:marTop w:val="0"/>
          <w:marBottom w:val="0"/>
          <w:divBdr>
            <w:top w:val="none" w:sz="0" w:space="0" w:color="auto"/>
            <w:left w:val="none" w:sz="0" w:space="0" w:color="auto"/>
            <w:bottom w:val="none" w:sz="0" w:space="0" w:color="auto"/>
            <w:right w:val="none" w:sz="0" w:space="0" w:color="auto"/>
          </w:divBdr>
        </w:div>
        <w:div w:id="1528641396">
          <w:marLeft w:val="640"/>
          <w:marRight w:val="0"/>
          <w:marTop w:val="0"/>
          <w:marBottom w:val="0"/>
          <w:divBdr>
            <w:top w:val="none" w:sz="0" w:space="0" w:color="auto"/>
            <w:left w:val="none" w:sz="0" w:space="0" w:color="auto"/>
            <w:bottom w:val="none" w:sz="0" w:space="0" w:color="auto"/>
            <w:right w:val="none" w:sz="0" w:space="0" w:color="auto"/>
          </w:divBdr>
        </w:div>
        <w:div w:id="1256750377">
          <w:marLeft w:val="640"/>
          <w:marRight w:val="0"/>
          <w:marTop w:val="0"/>
          <w:marBottom w:val="0"/>
          <w:divBdr>
            <w:top w:val="none" w:sz="0" w:space="0" w:color="auto"/>
            <w:left w:val="none" w:sz="0" w:space="0" w:color="auto"/>
            <w:bottom w:val="none" w:sz="0" w:space="0" w:color="auto"/>
            <w:right w:val="none" w:sz="0" w:space="0" w:color="auto"/>
          </w:divBdr>
        </w:div>
        <w:div w:id="2009138128">
          <w:marLeft w:val="640"/>
          <w:marRight w:val="0"/>
          <w:marTop w:val="0"/>
          <w:marBottom w:val="0"/>
          <w:divBdr>
            <w:top w:val="none" w:sz="0" w:space="0" w:color="auto"/>
            <w:left w:val="none" w:sz="0" w:space="0" w:color="auto"/>
            <w:bottom w:val="none" w:sz="0" w:space="0" w:color="auto"/>
            <w:right w:val="none" w:sz="0" w:space="0" w:color="auto"/>
          </w:divBdr>
        </w:div>
        <w:div w:id="1657221064">
          <w:marLeft w:val="640"/>
          <w:marRight w:val="0"/>
          <w:marTop w:val="0"/>
          <w:marBottom w:val="0"/>
          <w:divBdr>
            <w:top w:val="none" w:sz="0" w:space="0" w:color="auto"/>
            <w:left w:val="none" w:sz="0" w:space="0" w:color="auto"/>
            <w:bottom w:val="none" w:sz="0" w:space="0" w:color="auto"/>
            <w:right w:val="none" w:sz="0" w:space="0" w:color="auto"/>
          </w:divBdr>
        </w:div>
        <w:div w:id="577402101">
          <w:marLeft w:val="640"/>
          <w:marRight w:val="0"/>
          <w:marTop w:val="0"/>
          <w:marBottom w:val="0"/>
          <w:divBdr>
            <w:top w:val="none" w:sz="0" w:space="0" w:color="auto"/>
            <w:left w:val="none" w:sz="0" w:space="0" w:color="auto"/>
            <w:bottom w:val="none" w:sz="0" w:space="0" w:color="auto"/>
            <w:right w:val="none" w:sz="0" w:space="0" w:color="auto"/>
          </w:divBdr>
        </w:div>
        <w:div w:id="40598102">
          <w:marLeft w:val="640"/>
          <w:marRight w:val="0"/>
          <w:marTop w:val="0"/>
          <w:marBottom w:val="0"/>
          <w:divBdr>
            <w:top w:val="none" w:sz="0" w:space="0" w:color="auto"/>
            <w:left w:val="none" w:sz="0" w:space="0" w:color="auto"/>
            <w:bottom w:val="none" w:sz="0" w:space="0" w:color="auto"/>
            <w:right w:val="none" w:sz="0" w:space="0" w:color="auto"/>
          </w:divBdr>
        </w:div>
        <w:div w:id="313753045">
          <w:marLeft w:val="640"/>
          <w:marRight w:val="0"/>
          <w:marTop w:val="0"/>
          <w:marBottom w:val="0"/>
          <w:divBdr>
            <w:top w:val="none" w:sz="0" w:space="0" w:color="auto"/>
            <w:left w:val="none" w:sz="0" w:space="0" w:color="auto"/>
            <w:bottom w:val="none" w:sz="0" w:space="0" w:color="auto"/>
            <w:right w:val="none" w:sz="0" w:space="0" w:color="auto"/>
          </w:divBdr>
        </w:div>
        <w:div w:id="473763273">
          <w:marLeft w:val="640"/>
          <w:marRight w:val="0"/>
          <w:marTop w:val="0"/>
          <w:marBottom w:val="0"/>
          <w:divBdr>
            <w:top w:val="none" w:sz="0" w:space="0" w:color="auto"/>
            <w:left w:val="none" w:sz="0" w:space="0" w:color="auto"/>
            <w:bottom w:val="none" w:sz="0" w:space="0" w:color="auto"/>
            <w:right w:val="none" w:sz="0" w:space="0" w:color="auto"/>
          </w:divBdr>
        </w:div>
        <w:div w:id="1665161100">
          <w:marLeft w:val="640"/>
          <w:marRight w:val="0"/>
          <w:marTop w:val="0"/>
          <w:marBottom w:val="0"/>
          <w:divBdr>
            <w:top w:val="none" w:sz="0" w:space="0" w:color="auto"/>
            <w:left w:val="none" w:sz="0" w:space="0" w:color="auto"/>
            <w:bottom w:val="none" w:sz="0" w:space="0" w:color="auto"/>
            <w:right w:val="none" w:sz="0" w:space="0" w:color="auto"/>
          </w:divBdr>
        </w:div>
        <w:div w:id="156724724">
          <w:marLeft w:val="640"/>
          <w:marRight w:val="0"/>
          <w:marTop w:val="0"/>
          <w:marBottom w:val="0"/>
          <w:divBdr>
            <w:top w:val="none" w:sz="0" w:space="0" w:color="auto"/>
            <w:left w:val="none" w:sz="0" w:space="0" w:color="auto"/>
            <w:bottom w:val="none" w:sz="0" w:space="0" w:color="auto"/>
            <w:right w:val="none" w:sz="0" w:space="0" w:color="auto"/>
          </w:divBdr>
        </w:div>
        <w:div w:id="1221594330">
          <w:marLeft w:val="640"/>
          <w:marRight w:val="0"/>
          <w:marTop w:val="0"/>
          <w:marBottom w:val="0"/>
          <w:divBdr>
            <w:top w:val="none" w:sz="0" w:space="0" w:color="auto"/>
            <w:left w:val="none" w:sz="0" w:space="0" w:color="auto"/>
            <w:bottom w:val="none" w:sz="0" w:space="0" w:color="auto"/>
            <w:right w:val="none" w:sz="0" w:space="0" w:color="auto"/>
          </w:divBdr>
        </w:div>
        <w:div w:id="1810438125">
          <w:marLeft w:val="640"/>
          <w:marRight w:val="0"/>
          <w:marTop w:val="0"/>
          <w:marBottom w:val="0"/>
          <w:divBdr>
            <w:top w:val="none" w:sz="0" w:space="0" w:color="auto"/>
            <w:left w:val="none" w:sz="0" w:space="0" w:color="auto"/>
            <w:bottom w:val="none" w:sz="0" w:space="0" w:color="auto"/>
            <w:right w:val="none" w:sz="0" w:space="0" w:color="auto"/>
          </w:divBdr>
        </w:div>
        <w:div w:id="662054000">
          <w:marLeft w:val="640"/>
          <w:marRight w:val="0"/>
          <w:marTop w:val="0"/>
          <w:marBottom w:val="0"/>
          <w:divBdr>
            <w:top w:val="none" w:sz="0" w:space="0" w:color="auto"/>
            <w:left w:val="none" w:sz="0" w:space="0" w:color="auto"/>
            <w:bottom w:val="none" w:sz="0" w:space="0" w:color="auto"/>
            <w:right w:val="none" w:sz="0" w:space="0" w:color="auto"/>
          </w:divBdr>
        </w:div>
        <w:div w:id="58017608">
          <w:marLeft w:val="640"/>
          <w:marRight w:val="0"/>
          <w:marTop w:val="0"/>
          <w:marBottom w:val="0"/>
          <w:divBdr>
            <w:top w:val="none" w:sz="0" w:space="0" w:color="auto"/>
            <w:left w:val="none" w:sz="0" w:space="0" w:color="auto"/>
            <w:bottom w:val="none" w:sz="0" w:space="0" w:color="auto"/>
            <w:right w:val="none" w:sz="0" w:space="0" w:color="auto"/>
          </w:divBdr>
        </w:div>
        <w:div w:id="161775355">
          <w:marLeft w:val="640"/>
          <w:marRight w:val="0"/>
          <w:marTop w:val="0"/>
          <w:marBottom w:val="0"/>
          <w:divBdr>
            <w:top w:val="none" w:sz="0" w:space="0" w:color="auto"/>
            <w:left w:val="none" w:sz="0" w:space="0" w:color="auto"/>
            <w:bottom w:val="none" w:sz="0" w:space="0" w:color="auto"/>
            <w:right w:val="none" w:sz="0" w:space="0" w:color="auto"/>
          </w:divBdr>
        </w:div>
        <w:div w:id="1838376630">
          <w:marLeft w:val="640"/>
          <w:marRight w:val="0"/>
          <w:marTop w:val="0"/>
          <w:marBottom w:val="0"/>
          <w:divBdr>
            <w:top w:val="none" w:sz="0" w:space="0" w:color="auto"/>
            <w:left w:val="none" w:sz="0" w:space="0" w:color="auto"/>
            <w:bottom w:val="none" w:sz="0" w:space="0" w:color="auto"/>
            <w:right w:val="none" w:sz="0" w:space="0" w:color="auto"/>
          </w:divBdr>
        </w:div>
        <w:div w:id="1813524140">
          <w:marLeft w:val="640"/>
          <w:marRight w:val="0"/>
          <w:marTop w:val="0"/>
          <w:marBottom w:val="0"/>
          <w:divBdr>
            <w:top w:val="none" w:sz="0" w:space="0" w:color="auto"/>
            <w:left w:val="none" w:sz="0" w:space="0" w:color="auto"/>
            <w:bottom w:val="none" w:sz="0" w:space="0" w:color="auto"/>
            <w:right w:val="none" w:sz="0" w:space="0" w:color="auto"/>
          </w:divBdr>
        </w:div>
        <w:div w:id="481194212">
          <w:marLeft w:val="640"/>
          <w:marRight w:val="0"/>
          <w:marTop w:val="0"/>
          <w:marBottom w:val="0"/>
          <w:divBdr>
            <w:top w:val="none" w:sz="0" w:space="0" w:color="auto"/>
            <w:left w:val="none" w:sz="0" w:space="0" w:color="auto"/>
            <w:bottom w:val="none" w:sz="0" w:space="0" w:color="auto"/>
            <w:right w:val="none" w:sz="0" w:space="0" w:color="auto"/>
          </w:divBdr>
        </w:div>
        <w:div w:id="1209998290">
          <w:marLeft w:val="640"/>
          <w:marRight w:val="0"/>
          <w:marTop w:val="0"/>
          <w:marBottom w:val="0"/>
          <w:divBdr>
            <w:top w:val="none" w:sz="0" w:space="0" w:color="auto"/>
            <w:left w:val="none" w:sz="0" w:space="0" w:color="auto"/>
            <w:bottom w:val="none" w:sz="0" w:space="0" w:color="auto"/>
            <w:right w:val="none" w:sz="0" w:space="0" w:color="auto"/>
          </w:divBdr>
        </w:div>
        <w:div w:id="672100636">
          <w:marLeft w:val="640"/>
          <w:marRight w:val="0"/>
          <w:marTop w:val="0"/>
          <w:marBottom w:val="0"/>
          <w:divBdr>
            <w:top w:val="none" w:sz="0" w:space="0" w:color="auto"/>
            <w:left w:val="none" w:sz="0" w:space="0" w:color="auto"/>
            <w:bottom w:val="none" w:sz="0" w:space="0" w:color="auto"/>
            <w:right w:val="none" w:sz="0" w:space="0" w:color="auto"/>
          </w:divBdr>
        </w:div>
        <w:div w:id="1792554748">
          <w:marLeft w:val="640"/>
          <w:marRight w:val="0"/>
          <w:marTop w:val="0"/>
          <w:marBottom w:val="0"/>
          <w:divBdr>
            <w:top w:val="none" w:sz="0" w:space="0" w:color="auto"/>
            <w:left w:val="none" w:sz="0" w:space="0" w:color="auto"/>
            <w:bottom w:val="none" w:sz="0" w:space="0" w:color="auto"/>
            <w:right w:val="none" w:sz="0" w:space="0" w:color="auto"/>
          </w:divBdr>
        </w:div>
        <w:div w:id="1894611758">
          <w:marLeft w:val="640"/>
          <w:marRight w:val="0"/>
          <w:marTop w:val="0"/>
          <w:marBottom w:val="0"/>
          <w:divBdr>
            <w:top w:val="none" w:sz="0" w:space="0" w:color="auto"/>
            <w:left w:val="none" w:sz="0" w:space="0" w:color="auto"/>
            <w:bottom w:val="none" w:sz="0" w:space="0" w:color="auto"/>
            <w:right w:val="none" w:sz="0" w:space="0" w:color="auto"/>
          </w:divBdr>
        </w:div>
        <w:div w:id="93402774">
          <w:marLeft w:val="640"/>
          <w:marRight w:val="0"/>
          <w:marTop w:val="0"/>
          <w:marBottom w:val="0"/>
          <w:divBdr>
            <w:top w:val="none" w:sz="0" w:space="0" w:color="auto"/>
            <w:left w:val="none" w:sz="0" w:space="0" w:color="auto"/>
            <w:bottom w:val="none" w:sz="0" w:space="0" w:color="auto"/>
            <w:right w:val="none" w:sz="0" w:space="0" w:color="auto"/>
          </w:divBdr>
        </w:div>
        <w:div w:id="1683629115">
          <w:marLeft w:val="640"/>
          <w:marRight w:val="0"/>
          <w:marTop w:val="0"/>
          <w:marBottom w:val="0"/>
          <w:divBdr>
            <w:top w:val="none" w:sz="0" w:space="0" w:color="auto"/>
            <w:left w:val="none" w:sz="0" w:space="0" w:color="auto"/>
            <w:bottom w:val="none" w:sz="0" w:space="0" w:color="auto"/>
            <w:right w:val="none" w:sz="0" w:space="0" w:color="auto"/>
          </w:divBdr>
        </w:div>
        <w:div w:id="2098550905">
          <w:marLeft w:val="640"/>
          <w:marRight w:val="0"/>
          <w:marTop w:val="0"/>
          <w:marBottom w:val="0"/>
          <w:divBdr>
            <w:top w:val="none" w:sz="0" w:space="0" w:color="auto"/>
            <w:left w:val="none" w:sz="0" w:space="0" w:color="auto"/>
            <w:bottom w:val="none" w:sz="0" w:space="0" w:color="auto"/>
            <w:right w:val="none" w:sz="0" w:space="0" w:color="auto"/>
          </w:divBdr>
        </w:div>
        <w:div w:id="309330190">
          <w:marLeft w:val="640"/>
          <w:marRight w:val="0"/>
          <w:marTop w:val="0"/>
          <w:marBottom w:val="0"/>
          <w:divBdr>
            <w:top w:val="none" w:sz="0" w:space="0" w:color="auto"/>
            <w:left w:val="none" w:sz="0" w:space="0" w:color="auto"/>
            <w:bottom w:val="none" w:sz="0" w:space="0" w:color="auto"/>
            <w:right w:val="none" w:sz="0" w:space="0" w:color="auto"/>
          </w:divBdr>
        </w:div>
        <w:div w:id="457378078">
          <w:marLeft w:val="640"/>
          <w:marRight w:val="0"/>
          <w:marTop w:val="0"/>
          <w:marBottom w:val="0"/>
          <w:divBdr>
            <w:top w:val="none" w:sz="0" w:space="0" w:color="auto"/>
            <w:left w:val="none" w:sz="0" w:space="0" w:color="auto"/>
            <w:bottom w:val="none" w:sz="0" w:space="0" w:color="auto"/>
            <w:right w:val="none" w:sz="0" w:space="0" w:color="auto"/>
          </w:divBdr>
        </w:div>
        <w:div w:id="773132214">
          <w:marLeft w:val="640"/>
          <w:marRight w:val="0"/>
          <w:marTop w:val="0"/>
          <w:marBottom w:val="0"/>
          <w:divBdr>
            <w:top w:val="none" w:sz="0" w:space="0" w:color="auto"/>
            <w:left w:val="none" w:sz="0" w:space="0" w:color="auto"/>
            <w:bottom w:val="none" w:sz="0" w:space="0" w:color="auto"/>
            <w:right w:val="none" w:sz="0" w:space="0" w:color="auto"/>
          </w:divBdr>
        </w:div>
        <w:div w:id="65423915">
          <w:marLeft w:val="640"/>
          <w:marRight w:val="0"/>
          <w:marTop w:val="0"/>
          <w:marBottom w:val="0"/>
          <w:divBdr>
            <w:top w:val="none" w:sz="0" w:space="0" w:color="auto"/>
            <w:left w:val="none" w:sz="0" w:space="0" w:color="auto"/>
            <w:bottom w:val="none" w:sz="0" w:space="0" w:color="auto"/>
            <w:right w:val="none" w:sz="0" w:space="0" w:color="auto"/>
          </w:divBdr>
        </w:div>
        <w:div w:id="391579391">
          <w:marLeft w:val="640"/>
          <w:marRight w:val="0"/>
          <w:marTop w:val="0"/>
          <w:marBottom w:val="0"/>
          <w:divBdr>
            <w:top w:val="none" w:sz="0" w:space="0" w:color="auto"/>
            <w:left w:val="none" w:sz="0" w:space="0" w:color="auto"/>
            <w:bottom w:val="none" w:sz="0" w:space="0" w:color="auto"/>
            <w:right w:val="none" w:sz="0" w:space="0" w:color="auto"/>
          </w:divBdr>
        </w:div>
        <w:div w:id="560946573">
          <w:marLeft w:val="640"/>
          <w:marRight w:val="0"/>
          <w:marTop w:val="0"/>
          <w:marBottom w:val="0"/>
          <w:divBdr>
            <w:top w:val="none" w:sz="0" w:space="0" w:color="auto"/>
            <w:left w:val="none" w:sz="0" w:space="0" w:color="auto"/>
            <w:bottom w:val="none" w:sz="0" w:space="0" w:color="auto"/>
            <w:right w:val="none" w:sz="0" w:space="0" w:color="auto"/>
          </w:divBdr>
        </w:div>
        <w:div w:id="386338443">
          <w:marLeft w:val="640"/>
          <w:marRight w:val="0"/>
          <w:marTop w:val="0"/>
          <w:marBottom w:val="0"/>
          <w:divBdr>
            <w:top w:val="none" w:sz="0" w:space="0" w:color="auto"/>
            <w:left w:val="none" w:sz="0" w:space="0" w:color="auto"/>
            <w:bottom w:val="none" w:sz="0" w:space="0" w:color="auto"/>
            <w:right w:val="none" w:sz="0" w:space="0" w:color="auto"/>
          </w:divBdr>
        </w:div>
        <w:div w:id="501898946">
          <w:marLeft w:val="640"/>
          <w:marRight w:val="0"/>
          <w:marTop w:val="0"/>
          <w:marBottom w:val="0"/>
          <w:divBdr>
            <w:top w:val="none" w:sz="0" w:space="0" w:color="auto"/>
            <w:left w:val="none" w:sz="0" w:space="0" w:color="auto"/>
            <w:bottom w:val="none" w:sz="0" w:space="0" w:color="auto"/>
            <w:right w:val="none" w:sz="0" w:space="0" w:color="auto"/>
          </w:divBdr>
        </w:div>
        <w:div w:id="459612633">
          <w:marLeft w:val="640"/>
          <w:marRight w:val="0"/>
          <w:marTop w:val="0"/>
          <w:marBottom w:val="0"/>
          <w:divBdr>
            <w:top w:val="none" w:sz="0" w:space="0" w:color="auto"/>
            <w:left w:val="none" w:sz="0" w:space="0" w:color="auto"/>
            <w:bottom w:val="none" w:sz="0" w:space="0" w:color="auto"/>
            <w:right w:val="none" w:sz="0" w:space="0" w:color="auto"/>
          </w:divBdr>
        </w:div>
        <w:div w:id="234127005">
          <w:marLeft w:val="640"/>
          <w:marRight w:val="0"/>
          <w:marTop w:val="0"/>
          <w:marBottom w:val="0"/>
          <w:divBdr>
            <w:top w:val="none" w:sz="0" w:space="0" w:color="auto"/>
            <w:left w:val="none" w:sz="0" w:space="0" w:color="auto"/>
            <w:bottom w:val="none" w:sz="0" w:space="0" w:color="auto"/>
            <w:right w:val="none" w:sz="0" w:space="0" w:color="auto"/>
          </w:divBdr>
        </w:div>
        <w:div w:id="1372801071">
          <w:marLeft w:val="640"/>
          <w:marRight w:val="0"/>
          <w:marTop w:val="0"/>
          <w:marBottom w:val="0"/>
          <w:divBdr>
            <w:top w:val="none" w:sz="0" w:space="0" w:color="auto"/>
            <w:left w:val="none" w:sz="0" w:space="0" w:color="auto"/>
            <w:bottom w:val="none" w:sz="0" w:space="0" w:color="auto"/>
            <w:right w:val="none" w:sz="0" w:space="0" w:color="auto"/>
          </w:divBdr>
        </w:div>
        <w:div w:id="638264151">
          <w:marLeft w:val="640"/>
          <w:marRight w:val="0"/>
          <w:marTop w:val="0"/>
          <w:marBottom w:val="0"/>
          <w:divBdr>
            <w:top w:val="none" w:sz="0" w:space="0" w:color="auto"/>
            <w:left w:val="none" w:sz="0" w:space="0" w:color="auto"/>
            <w:bottom w:val="none" w:sz="0" w:space="0" w:color="auto"/>
            <w:right w:val="none" w:sz="0" w:space="0" w:color="auto"/>
          </w:divBdr>
        </w:div>
        <w:div w:id="427967984">
          <w:marLeft w:val="640"/>
          <w:marRight w:val="0"/>
          <w:marTop w:val="0"/>
          <w:marBottom w:val="0"/>
          <w:divBdr>
            <w:top w:val="none" w:sz="0" w:space="0" w:color="auto"/>
            <w:left w:val="none" w:sz="0" w:space="0" w:color="auto"/>
            <w:bottom w:val="none" w:sz="0" w:space="0" w:color="auto"/>
            <w:right w:val="none" w:sz="0" w:space="0" w:color="auto"/>
          </w:divBdr>
        </w:div>
        <w:div w:id="1245992196">
          <w:marLeft w:val="640"/>
          <w:marRight w:val="0"/>
          <w:marTop w:val="0"/>
          <w:marBottom w:val="0"/>
          <w:divBdr>
            <w:top w:val="none" w:sz="0" w:space="0" w:color="auto"/>
            <w:left w:val="none" w:sz="0" w:space="0" w:color="auto"/>
            <w:bottom w:val="none" w:sz="0" w:space="0" w:color="auto"/>
            <w:right w:val="none" w:sz="0" w:space="0" w:color="auto"/>
          </w:divBdr>
        </w:div>
        <w:div w:id="1384871224">
          <w:marLeft w:val="640"/>
          <w:marRight w:val="0"/>
          <w:marTop w:val="0"/>
          <w:marBottom w:val="0"/>
          <w:divBdr>
            <w:top w:val="none" w:sz="0" w:space="0" w:color="auto"/>
            <w:left w:val="none" w:sz="0" w:space="0" w:color="auto"/>
            <w:bottom w:val="none" w:sz="0" w:space="0" w:color="auto"/>
            <w:right w:val="none" w:sz="0" w:space="0" w:color="auto"/>
          </w:divBdr>
        </w:div>
        <w:div w:id="2056463299">
          <w:marLeft w:val="640"/>
          <w:marRight w:val="0"/>
          <w:marTop w:val="0"/>
          <w:marBottom w:val="0"/>
          <w:divBdr>
            <w:top w:val="none" w:sz="0" w:space="0" w:color="auto"/>
            <w:left w:val="none" w:sz="0" w:space="0" w:color="auto"/>
            <w:bottom w:val="none" w:sz="0" w:space="0" w:color="auto"/>
            <w:right w:val="none" w:sz="0" w:space="0" w:color="auto"/>
          </w:divBdr>
        </w:div>
        <w:div w:id="416098090">
          <w:marLeft w:val="640"/>
          <w:marRight w:val="0"/>
          <w:marTop w:val="0"/>
          <w:marBottom w:val="0"/>
          <w:divBdr>
            <w:top w:val="none" w:sz="0" w:space="0" w:color="auto"/>
            <w:left w:val="none" w:sz="0" w:space="0" w:color="auto"/>
            <w:bottom w:val="none" w:sz="0" w:space="0" w:color="auto"/>
            <w:right w:val="none" w:sz="0" w:space="0" w:color="auto"/>
          </w:divBdr>
        </w:div>
        <w:div w:id="387723709">
          <w:marLeft w:val="640"/>
          <w:marRight w:val="0"/>
          <w:marTop w:val="0"/>
          <w:marBottom w:val="0"/>
          <w:divBdr>
            <w:top w:val="none" w:sz="0" w:space="0" w:color="auto"/>
            <w:left w:val="none" w:sz="0" w:space="0" w:color="auto"/>
            <w:bottom w:val="none" w:sz="0" w:space="0" w:color="auto"/>
            <w:right w:val="none" w:sz="0" w:space="0" w:color="auto"/>
          </w:divBdr>
        </w:div>
        <w:div w:id="534461558">
          <w:marLeft w:val="640"/>
          <w:marRight w:val="0"/>
          <w:marTop w:val="0"/>
          <w:marBottom w:val="0"/>
          <w:divBdr>
            <w:top w:val="none" w:sz="0" w:space="0" w:color="auto"/>
            <w:left w:val="none" w:sz="0" w:space="0" w:color="auto"/>
            <w:bottom w:val="none" w:sz="0" w:space="0" w:color="auto"/>
            <w:right w:val="none" w:sz="0" w:space="0" w:color="auto"/>
          </w:divBdr>
        </w:div>
        <w:div w:id="111748835">
          <w:marLeft w:val="640"/>
          <w:marRight w:val="0"/>
          <w:marTop w:val="0"/>
          <w:marBottom w:val="0"/>
          <w:divBdr>
            <w:top w:val="none" w:sz="0" w:space="0" w:color="auto"/>
            <w:left w:val="none" w:sz="0" w:space="0" w:color="auto"/>
            <w:bottom w:val="none" w:sz="0" w:space="0" w:color="auto"/>
            <w:right w:val="none" w:sz="0" w:space="0" w:color="auto"/>
          </w:divBdr>
        </w:div>
        <w:div w:id="2096391448">
          <w:marLeft w:val="640"/>
          <w:marRight w:val="0"/>
          <w:marTop w:val="0"/>
          <w:marBottom w:val="0"/>
          <w:divBdr>
            <w:top w:val="none" w:sz="0" w:space="0" w:color="auto"/>
            <w:left w:val="none" w:sz="0" w:space="0" w:color="auto"/>
            <w:bottom w:val="none" w:sz="0" w:space="0" w:color="auto"/>
            <w:right w:val="none" w:sz="0" w:space="0" w:color="auto"/>
          </w:divBdr>
        </w:div>
        <w:div w:id="1861778135">
          <w:marLeft w:val="640"/>
          <w:marRight w:val="0"/>
          <w:marTop w:val="0"/>
          <w:marBottom w:val="0"/>
          <w:divBdr>
            <w:top w:val="none" w:sz="0" w:space="0" w:color="auto"/>
            <w:left w:val="none" w:sz="0" w:space="0" w:color="auto"/>
            <w:bottom w:val="none" w:sz="0" w:space="0" w:color="auto"/>
            <w:right w:val="none" w:sz="0" w:space="0" w:color="auto"/>
          </w:divBdr>
        </w:div>
      </w:divsChild>
    </w:div>
    <w:div w:id="734552297">
      <w:marLeft w:val="0"/>
      <w:marRight w:val="0"/>
      <w:marTop w:val="0"/>
      <w:marBottom w:val="0"/>
      <w:divBdr>
        <w:top w:val="none" w:sz="0" w:space="0" w:color="auto"/>
        <w:left w:val="none" w:sz="0" w:space="0" w:color="auto"/>
        <w:bottom w:val="none" w:sz="0" w:space="0" w:color="auto"/>
        <w:right w:val="none" w:sz="0" w:space="0" w:color="auto"/>
      </w:divBdr>
    </w:div>
    <w:div w:id="734856956">
      <w:marLeft w:val="0"/>
      <w:marRight w:val="0"/>
      <w:marTop w:val="0"/>
      <w:marBottom w:val="0"/>
      <w:divBdr>
        <w:top w:val="none" w:sz="0" w:space="0" w:color="auto"/>
        <w:left w:val="none" w:sz="0" w:space="0" w:color="auto"/>
        <w:bottom w:val="none" w:sz="0" w:space="0" w:color="auto"/>
        <w:right w:val="none" w:sz="0" w:space="0" w:color="auto"/>
      </w:divBdr>
    </w:div>
    <w:div w:id="735012650">
      <w:marLeft w:val="640"/>
      <w:marRight w:val="0"/>
      <w:marTop w:val="0"/>
      <w:marBottom w:val="0"/>
      <w:divBdr>
        <w:top w:val="none" w:sz="0" w:space="0" w:color="auto"/>
        <w:left w:val="none" w:sz="0" w:space="0" w:color="auto"/>
        <w:bottom w:val="none" w:sz="0" w:space="0" w:color="auto"/>
        <w:right w:val="none" w:sz="0" w:space="0" w:color="auto"/>
      </w:divBdr>
    </w:div>
    <w:div w:id="736705023">
      <w:bodyDiv w:val="1"/>
      <w:marLeft w:val="0"/>
      <w:marRight w:val="0"/>
      <w:marTop w:val="0"/>
      <w:marBottom w:val="0"/>
      <w:divBdr>
        <w:top w:val="none" w:sz="0" w:space="0" w:color="auto"/>
        <w:left w:val="none" w:sz="0" w:space="0" w:color="auto"/>
        <w:bottom w:val="none" w:sz="0" w:space="0" w:color="auto"/>
        <w:right w:val="none" w:sz="0" w:space="0" w:color="auto"/>
      </w:divBdr>
      <w:divsChild>
        <w:div w:id="1090854810">
          <w:marLeft w:val="640"/>
          <w:marRight w:val="0"/>
          <w:marTop w:val="0"/>
          <w:marBottom w:val="0"/>
          <w:divBdr>
            <w:top w:val="none" w:sz="0" w:space="0" w:color="auto"/>
            <w:left w:val="none" w:sz="0" w:space="0" w:color="auto"/>
            <w:bottom w:val="none" w:sz="0" w:space="0" w:color="auto"/>
            <w:right w:val="none" w:sz="0" w:space="0" w:color="auto"/>
          </w:divBdr>
        </w:div>
        <w:div w:id="416555013">
          <w:marLeft w:val="640"/>
          <w:marRight w:val="0"/>
          <w:marTop w:val="0"/>
          <w:marBottom w:val="0"/>
          <w:divBdr>
            <w:top w:val="none" w:sz="0" w:space="0" w:color="auto"/>
            <w:left w:val="none" w:sz="0" w:space="0" w:color="auto"/>
            <w:bottom w:val="none" w:sz="0" w:space="0" w:color="auto"/>
            <w:right w:val="none" w:sz="0" w:space="0" w:color="auto"/>
          </w:divBdr>
        </w:div>
        <w:div w:id="1596549588">
          <w:marLeft w:val="640"/>
          <w:marRight w:val="0"/>
          <w:marTop w:val="0"/>
          <w:marBottom w:val="0"/>
          <w:divBdr>
            <w:top w:val="none" w:sz="0" w:space="0" w:color="auto"/>
            <w:left w:val="none" w:sz="0" w:space="0" w:color="auto"/>
            <w:bottom w:val="none" w:sz="0" w:space="0" w:color="auto"/>
            <w:right w:val="none" w:sz="0" w:space="0" w:color="auto"/>
          </w:divBdr>
        </w:div>
        <w:div w:id="787697654">
          <w:marLeft w:val="640"/>
          <w:marRight w:val="0"/>
          <w:marTop w:val="0"/>
          <w:marBottom w:val="0"/>
          <w:divBdr>
            <w:top w:val="none" w:sz="0" w:space="0" w:color="auto"/>
            <w:left w:val="none" w:sz="0" w:space="0" w:color="auto"/>
            <w:bottom w:val="none" w:sz="0" w:space="0" w:color="auto"/>
            <w:right w:val="none" w:sz="0" w:space="0" w:color="auto"/>
          </w:divBdr>
        </w:div>
        <w:div w:id="188952248">
          <w:marLeft w:val="640"/>
          <w:marRight w:val="0"/>
          <w:marTop w:val="0"/>
          <w:marBottom w:val="0"/>
          <w:divBdr>
            <w:top w:val="none" w:sz="0" w:space="0" w:color="auto"/>
            <w:left w:val="none" w:sz="0" w:space="0" w:color="auto"/>
            <w:bottom w:val="none" w:sz="0" w:space="0" w:color="auto"/>
            <w:right w:val="none" w:sz="0" w:space="0" w:color="auto"/>
          </w:divBdr>
        </w:div>
        <w:div w:id="666323973">
          <w:marLeft w:val="640"/>
          <w:marRight w:val="0"/>
          <w:marTop w:val="0"/>
          <w:marBottom w:val="0"/>
          <w:divBdr>
            <w:top w:val="none" w:sz="0" w:space="0" w:color="auto"/>
            <w:left w:val="none" w:sz="0" w:space="0" w:color="auto"/>
            <w:bottom w:val="none" w:sz="0" w:space="0" w:color="auto"/>
            <w:right w:val="none" w:sz="0" w:space="0" w:color="auto"/>
          </w:divBdr>
        </w:div>
        <w:div w:id="1424491259">
          <w:marLeft w:val="640"/>
          <w:marRight w:val="0"/>
          <w:marTop w:val="0"/>
          <w:marBottom w:val="0"/>
          <w:divBdr>
            <w:top w:val="none" w:sz="0" w:space="0" w:color="auto"/>
            <w:left w:val="none" w:sz="0" w:space="0" w:color="auto"/>
            <w:bottom w:val="none" w:sz="0" w:space="0" w:color="auto"/>
            <w:right w:val="none" w:sz="0" w:space="0" w:color="auto"/>
          </w:divBdr>
        </w:div>
        <w:div w:id="1761027067">
          <w:marLeft w:val="640"/>
          <w:marRight w:val="0"/>
          <w:marTop w:val="0"/>
          <w:marBottom w:val="0"/>
          <w:divBdr>
            <w:top w:val="none" w:sz="0" w:space="0" w:color="auto"/>
            <w:left w:val="none" w:sz="0" w:space="0" w:color="auto"/>
            <w:bottom w:val="none" w:sz="0" w:space="0" w:color="auto"/>
            <w:right w:val="none" w:sz="0" w:space="0" w:color="auto"/>
          </w:divBdr>
        </w:div>
        <w:div w:id="1182740815">
          <w:marLeft w:val="640"/>
          <w:marRight w:val="0"/>
          <w:marTop w:val="0"/>
          <w:marBottom w:val="0"/>
          <w:divBdr>
            <w:top w:val="none" w:sz="0" w:space="0" w:color="auto"/>
            <w:left w:val="none" w:sz="0" w:space="0" w:color="auto"/>
            <w:bottom w:val="none" w:sz="0" w:space="0" w:color="auto"/>
            <w:right w:val="none" w:sz="0" w:space="0" w:color="auto"/>
          </w:divBdr>
        </w:div>
        <w:div w:id="400373544">
          <w:marLeft w:val="640"/>
          <w:marRight w:val="0"/>
          <w:marTop w:val="0"/>
          <w:marBottom w:val="0"/>
          <w:divBdr>
            <w:top w:val="none" w:sz="0" w:space="0" w:color="auto"/>
            <w:left w:val="none" w:sz="0" w:space="0" w:color="auto"/>
            <w:bottom w:val="none" w:sz="0" w:space="0" w:color="auto"/>
            <w:right w:val="none" w:sz="0" w:space="0" w:color="auto"/>
          </w:divBdr>
        </w:div>
        <w:div w:id="91166302">
          <w:marLeft w:val="640"/>
          <w:marRight w:val="0"/>
          <w:marTop w:val="0"/>
          <w:marBottom w:val="0"/>
          <w:divBdr>
            <w:top w:val="none" w:sz="0" w:space="0" w:color="auto"/>
            <w:left w:val="none" w:sz="0" w:space="0" w:color="auto"/>
            <w:bottom w:val="none" w:sz="0" w:space="0" w:color="auto"/>
            <w:right w:val="none" w:sz="0" w:space="0" w:color="auto"/>
          </w:divBdr>
        </w:div>
        <w:div w:id="383598500">
          <w:marLeft w:val="640"/>
          <w:marRight w:val="0"/>
          <w:marTop w:val="0"/>
          <w:marBottom w:val="0"/>
          <w:divBdr>
            <w:top w:val="none" w:sz="0" w:space="0" w:color="auto"/>
            <w:left w:val="none" w:sz="0" w:space="0" w:color="auto"/>
            <w:bottom w:val="none" w:sz="0" w:space="0" w:color="auto"/>
            <w:right w:val="none" w:sz="0" w:space="0" w:color="auto"/>
          </w:divBdr>
        </w:div>
        <w:div w:id="1886916223">
          <w:marLeft w:val="640"/>
          <w:marRight w:val="0"/>
          <w:marTop w:val="0"/>
          <w:marBottom w:val="0"/>
          <w:divBdr>
            <w:top w:val="none" w:sz="0" w:space="0" w:color="auto"/>
            <w:left w:val="none" w:sz="0" w:space="0" w:color="auto"/>
            <w:bottom w:val="none" w:sz="0" w:space="0" w:color="auto"/>
            <w:right w:val="none" w:sz="0" w:space="0" w:color="auto"/>
          </w:divBdr>
        </w:div>
        <w:div w:id="1129468835">
          <w:marLeft w:val="640"/>
          <w:marRight w:val="0"/>
          <w:marTop w:val="0"/>
          <w:marBottom w:val="0"/>
          <w:divBdr>
            <w:top w:val="none" w:sz="0" w:space="0" w:color="auto"/>
            <w:left w:val="none" w:sz="0" w:space="0" w:color="auto"/>
            <w:bottom w:val="none" w:sz="0" w:space="0" w:color="auto"/>
            <w:right w:val="none" w:sz="0" w:space="0" w:color="auto"/>
          </w:divBdr>
        </w:div>
        <w:div w:id="1243949296">
          <w:marLeft w:val="640"/>
          <w:marRight w:val="0"/>
          <w:marTop w:val="0"/>
          <w:marBottom w:val="0"/>
          <w:divBdr>
            <w:top w:val="none" w:sz="0" w:space="0" w:color="auto"/>
            <w:left w:val="none" w:sz="0" w:space="0" w:color="auto"/>
            <w:bottom w:val="none" w:sz="0" w:space="0" w:color="auto"/>
            <w:right w:val="none" w:sz="0" w:space="0" w:color="auto"/>
          </w:divBdr>
        </w:div>
        <w:div w:id="1920669647">
          <w:marLeft w:val="640"/>
          <w:marRight w:val="0"/>
          <w:marTop w:val="0"/>
          <w:marBottom w:val="0"/>
          <w:divBdr>
            <w:top w:val="none" w:sz="0" w:space="0" w:color="auto"/>
            <w:left w:val="none" w:sz="0" w:space="0" w:color="auto"/>
            <w:bottom w:val="none" w:sz="0" w:space="0" w:color="auto"/>
            <w:right w:val="none" w:sz="0" w:space="0" w:color="auto"/>
          </w:divBdr>
        </w:div>
        <w:div w:id="826240831">
          <w:marLeft w:val="640"/>
          <w:marRight w:val="0"/>
          <w:marTop w:val="0"/>
          <w:marBottom w:val="0"/>
          <w:divBdr>
            <w:top w:val="none" w:sz="0" w:space="0" w:color="auto"/>
            <w:left w:val="none" w:sz="0" w:space="0" w:color="auto"/>
            <w:bottom w:val="none" w:sz="0" w:space="0" w:color="auto"/>
            <w:right w:val="none" w:sz="0" w:space="0" w:color="auto"/>
          </w:divBdr>
        </w:div>
        <w:div w:id="634409363">
          <w:marLeft w:val="640"/>
          <w:marRight w:val="0"/>
          <w:marTop w:val="0"/>
          <w:marBottom w:val="0"/>
          <w:divBdr>
            <w:top w:val="none" w:sz="0" w:space="0" w:color="auto"/>
            <w:left w:val="none" w:sz="0" w:space="0" w:color="auto"/>
            <w:bottom w:val="none" w:sz="0" w:space="0" w:color="auto"/>
            <w:right w:val="none" w:sz="0" w:space="0" w:color="auto"/>
          </w:divBdr>
        </w:div>
        <w:div w:id="1410038826">
          <w:marLeft w:val="640"/>
          <w:marRight w:val="0"/>
          <w:marTop w:val="0"/>
          <w:marBottom w:val="0"/>
          <w:divBdr>
            <w:top w:val="none" w:sz="0" w:space="0" w:color="auto"/>
            <w:left w:val="none" w:sz="0" w:space="0" w:color="auto"/>
            <w:bottom w:val="none" w:sz="0" w:space="0" w:color="auto"/>
            <w:right w:val="none" w:sz="0" w:space="0" w:color="auto"/>
          </w:divBdr>
        </w:div>
        <w:div w:id="1678076853">
          <w:marLeft w:val="640"/>
          <w:marRight w:val="0"/>
          <w:marTop w:val="0"/>
          <w:marBottom w:val="0"/>
          <w:divBdr>
            <w:top w:val="none" w:sz="0" w:space="0" w:color="auto"/>
            <w:left w:val="none" w:sz="0" w:space="0" w:color="auto"/>
            <w:bottom w:val="none" w:sz="0" w:space="0" w:color="auto"/>
            <w:right w:val="none" w:sz="0" w:space="0" w:color="auto"/>
          </w:divBdr>
        </w:div>
        <w:div w:id="1089349816">
          <w:marLeft w:val="640"/>
          <w:marRight w:val="0"/>
          <w:marTop w:val="0"/>
          <w:marBottom w:val="0"/>
          <w:divBdr>
            <w:top w:val="none" w:sz="0" w:space="0" w:color="auto"/>
            <w:left w:val="none" w:sz="0" w:space="0" w:color="auto"/>
            <w:bottom w:val="none" w:sz="0" w:space="0" w:color="auto"/>
            <w:right w:val="none" w:sz="0" w:space="0" w:color="auto"/>
          </w:divBdr>
        </w:div>
        <w:div w:id="122430130">
          <w:marLeft w:val="640"/>
          <w:marRight w:val="0"/>
          <w:marTop w:val="0"/>
          <w:marBottom w:val="0"/>
          <w:divBdr>
            <w:top w:val="none" w:sz="0" w:space="0" w:color="auto"/>
            <w:left w:val="none" w:sz="0" w:space="0" w:color="auto"/>
            <w:bottom w:val="none" w:sz="0" w:space="0" w:color="auto"/>
            <w:right w:val="none" w:sz="0" w:space="0" w:color="auto"/>
          </w:divBdr>
        </w:div>
        <w:div w:id="940650530">
          <w:marLeft w:val="640"/>
          <w:marRight w:val="0"/>
          <w:marTop w:val="0"/>
          <w:marBottom w:val="0"/>
          <w:divBdr>
            <w:top w:val="none" w:sz="0" w:space="0" w:color="auto"/>
            <w:left w:val="none" w:sz="0" w:space="0" w:color="auto"/>
            <w:bottom w:val="none" w:sz="0" w:space="0" w:color="auto"/>
            <w:right w:val="none" w:sz="0" w:space="0" w:color="auto"/>
          </w:divBdr>
        </w:div>
        <w:div w:id="1056202879">
          <w:marLeft w:val="640"/>
          <w:marRight w:val="0"/>
          <w:marTop w:val="0"/>
          <w:marBottom w:val="0"/>
          <w:divBdr>
            <w:top w:val="none" w:sz="0" w:space="0" w:color="auto"/>
            <w:left w:val="none" w:sz="0" w:space="0" w:color="auto"/>
            <w:bottom w:val="none" w:sz="0" w:space="0" w:color="auto"/>
            <w:right w:val="none" w:sz="0" w:space="0" w:color="auto"/>
          </w:divBdr>
        </w:div>
        <w:div w:id="2085565806">
          <w:marLeft w:val="640"/>
          <w:marRight w:val="0"/>
          <w:marTop w:val="0"/>
          <w:marBottom w:val="0"/>
          <w:divBdr>
            <w:top w:val="none" w:sz="0" w:space="0" w:color="auto"/>
            <w:left w:val="none" w:sz="0" w:space="0" w:color="auto"/>
            <w:bottom w:val="none" w:sz="0" w:space="0" w:color="auto"/>
            <w:right w:val="none" w:sz="0" w:space="0" w:color="auto"/>
          </w:divBdr>
        </w:div>
        <w:div w:id="18706884">
          <w:marLeft w:val="640"/>
          <w:marRight w:val="0"/>
          <w:marTop w:val="0"/>
          <w:marBottom w:val="0"/>
          <w:divBdr>
            <w:top w:val="none" w:sz="0" w:space="0" w:color="auto"/>
            <w:left w:val="none" w:sz="0" w:space="0" w:color="auto"/>
            <w:bottom w:val="none" w:sz="0" w:space="0" w:color="auto"/>
            <w:right w:val="none" w:sz="0" w:space="0" w:color="auto"/>
          </w:divBdr>
        </w:div>
        <w:div w:id="1747724804">
          <w:marLeft w:val="640"/>
          <w:marRight w:val="0"/>
          <w:marTop w:val="0"/>
          <w:marBottom w:val="0"/>
          <w:divBdr>
            <w:top w:val="none" w:sz="0" w:space="0" w:color="auto"/>
            <w:left w:val="none" w:sz="0" w:space="0" w:color="auto"/>
            <w:bottom w:val="none" w:sz="0" w:space="0" w:color="auto"/>
            <w:right w:val="none" w:sz="0" w:space="0" w:color="auto"/>
          </w:divBdr>
        </w:div>
        <w:div w:id="997802070">
          <w:marLeft w:val="640"/>
          <w:marRight w:val="0"/>
          <w:marTop w:val="0"/>
          <w:marBottom w:val="0"/>
          <w:divBdr>
            <w:top w:val="none" w:sz="0" w:space="0" w:color="auto"/>
            <w:left w:val="none" w:sz="0" w:space="0" w:color="auto"/>
            <w:bottom w:val="none" w:sz="0" w:space="0" w:color="auto"/>
            <w:right w:val="none" w:sz="0" w:space="0" w:color="auto"/>
          </w:divBdr>
        </w:div>
        <w:div w:id="1358577276">
          <w:marLeft w:val="640"/>
          <w:marRight w:val="0"/>
          <w:marTop w:val="0"/>
          <w:marBottom w:val="0"/>
          <w:divBdr>
            <w:top w:val="none" w:sz="0" w:space="0" w:color="auto"/>
            <w:left w:val="none" w:sz="0" w:space="0" w:color="auto"/>
            <w:bottom w:val="none" w:sz="0" w:space="0" w:color="auto"/>
            <w:right w:val="none" w:sz="0" w:space="0" w:color="auto"/>
          </w:divBdr>
        </w:div>
        <w:div w:id="1541018247">
          <w:marLeft w:val="640"/>
          <w:marRight w:val="0"/>
          <w:marTop w:val="0"/>
          <w:marBottom w:val="0"/>
          <w:divBdr>
            <w:top w:val="none" w:sz="0" w:space="0" w:color="auto"/>
            <w:left w:val="none" w:sz="0" w:space="0" w:color="auto"/>
            <w:bottom w:val="none" w:sz="0" w:space="0" w:color="auto"/>
            <w:right w:val="none" w:sz="0" w:space="0" w:color="auto"/>
          </w:divBdr>
        </w:div>
        <w:div w:id="1816023548">
          <w:marLeft w:val="640"/>
          <w:marRight w:val="0"/>
          <w:marTop w:val="0"/>
          <w:marBottom w:val="0"/>
          <w:divBdr>
            <w:top w:val="none" w:sz="0" w:space="0" w:color="auto"/>
            <w:left w:val="none" w:sz="0" w:space="0" w:color="auto"/>
            <w:bottom w:val="none" w:sz="0" w:space="0" w:color="auto"/>
            <w:right w:val="none" w:sz="0" w:space="0" w:color="auto"/>
          </w:divBdr>
        </w:div>
        <w:div w:id="1735622239">
          <w:marLeft w:val="640"/>
          <w:marRight w:val="0"/>
          <w:marTop w:val="0"/>
          <w:marBottom w:val="0"/>
          <w:divBdr>
            <w:top w:val="none" w:sz="0" w:space="0" w:color="auto"/>
            <w:left w:val="none" w:sz="0" w:space="0" w:color="auto"/>
            <w:bottom w:val="none" w:sz="0" w:space="0" w:color="auto"/>
            <w:right w:val="none" w:sz="0" w:space="0" w:color="auto"/>
          </w:divBdr>
        </w:div>
        <w:div w:id="162207800">
          <w:marLeft w:val="640"/>
          <w:marRight w:val="0"/>
          <w:marTop w:val="0"/>
          <w:marBottom w:val="0"/>
          <w:divBdr>
            <w:top w:val="none" w:sz="0" w:space="0" w:color="auto"/>
            <w:left w:val="none" w:sz="0" w:space="0" w:color="auto"/>
            <w:bottom w:val="none" w:sz="0" w:space="0" w:color="auto"/>
            <w:right w:val="none" w:sz="0" w:space="0" w:color="auto"/>
          </w:divBdr>
        </w:div>
        <w:div w:id="1144078099">
          <w:marLeft w:val="640"/>
          <w:marRight w:val="0"/>
          <w:marTop w:val="0"/>
          <w:marBottom w:val="0"/>
          <w:divBdr>
            <w:top w:val="none" w:sz="0" w:space="0" w:color="auto"/>
            <w:left w:val="none" w:sz="0" w:space="0" w:color="auto"/>
            <w:bottom w:val="none" w:sz="0" w:space="0" w:color="auto"/>
            <w:right w:val="none" w:sz="0" w:space="0" w:color="auto"/>
          </w:divBdr>
        </w:div>
        <w:div w:id="1313945100">
          <w:marLeft w:val="640"/>
          <w:marRight w:val="0"/>
          <w:marTop w:val="0"/>
          <w:marBottom w:val="0"/>
          <w:divBdr>
            <w:top w:val="none" w:sz="0" w:space="0" w:color="auto"/>
            <w:left w:val="none" w:sz="0" w:space="0" w:color="auto"/>
            <w:bottom w:val="none" w:sz="0" w:space="0" w:color="auto"/>
            <w:right w:val="none" w:sz="0" w:space="0" w:color="auto"/>
          </w:divBdr>
        </w:div>
        <w:div w:id="1287813220">
          <w:marLeft w:val="640"/>
          <w:marRight w:val="0"/>
          <w:marTop w:val="0"/>
          <w:marBottom w:val="0"/>
          <w:divBdr>
            <w:top w:val="none" w:sz="0" w:space="0" w:color="auto"/>
            <w:left w:val="none" w:sz="0" w:space="0" w:color="auto"/>
            <w:bottom w:val="none" w:sz="0" w:space="0" w:color="auto"/>
            <w:right w:val="none" w:sz="0" w:space="0" w:color="auto"/>
          </w:divBdr>
        </w:div>
        <w:div w:id="1802847908">
          <w:marLeft w:val="640"/>
          <w:marRight w:val="0"/>
          <w:marTop w:val="0"/>
          <w:marBottom w:val="0"/>
          <w:divBdr>
            <w:top w:val="none" w:sz="0" w:space="0" w:color="auto"/>
            <w:left w:val="none" w:sz="0" w:space="0" w:color="auto"/>
            <w:bottom w:val="none" w:sz="0" w:space="0" w:color="auto"/>
            <w:right w:val="none" w:sz="0" w:space="0" w:color="auto"/>
          </w:divBdr>
        </w:div>
        <w:div w:id="266548351">
          <w:marLeft w:val="640"/>
          <w:marRight w:val="0"/>
          <w:marTop w:val="0"/>
          <w:marBottom w:val="0"/>
          <w:divBdr>
            <w:top w:val="none" w:sz="0" w:space="0" w:color="auto"/>
            <w:left w:val="none" w:sz="0" w:space="0" w:color="auto"/>
            <w:bottom w:val="none" w:sz="0" w:space="0" w:color="auto"/>
            <w:right w:val="none" w:sz="0" w:space="0" w:color="auto"/>
          </w:divBdr>
        </w:div>
        <w:div w:id="833296329">
          <w:marLeft w:val="640"/>
          <w:marRight w:val="0"/>
          <w:marTop w:val="0"/>
          <w:marBottom w:val="0"/>
          <w:divBdr>
            <w:top w:val="none" w:sz="0" w:space="0" w:color="auto"/>
            <w:left w:val="none" w:sz="0" w:space="0" w:color="auto"/>
            <w:bottom w:val="none" w:sz="0" w:space="0" w:color="auto"/>
            <w:right w:val="none" w:sz="0" w:space="0" w:color="auto"/>
          </w:divBdr>
        </w:div>
        <w:div w:id="53479046">
          <w:marLeft w:val="640"/>
          <w:marRight w:val="0"/>
          <w:marTop w:val="0"/>
          <w:marBottom w:val="0"/>
          <w:divBdr>
            <w:top w:val="none" w:sz="0" w:space="0" w:color="auto"/>
            <w:left w:val="none" w:sz="0" w:space="0" w:color="auto"/>
            <w:bottom w:val="none" w:sz="0" w:space="0" w:color="auto"/>
            <w:right w:val="none" w:sz="0" w:space="0" w:color="auto"/>
          </w:divBdr>
        </w:div>
        <w:div w:id="19480808">
          <w:marLeft w:val="640"/>
          <w:marRight w:val="0"/>
          <w:marTop w:val="0"/>
          <w:marBottom w:val="0"/>
          <w:divBdr>
            <w:top w:val="none" w:sz="0" w:space="0" w:color="auto"/>
            <w:left w:val="none" w:sz="0" w:space="0" w:color="auto"/>
            <w:bottom w:val="none" w:sz="0" w:space="0" w:color="auto"/>
            <w:right w:val="none" w:sz="0" w:space="0" w:color="auto"/>
          </w:divBdr>
        </w:div>
        <w:div w:id="897590714">
          <w:marLeft w:val="640"/>
          <w:marRight w:val="0"/>
          <w:marTop w:val="0"/>
          <w:marBottom w:val="0"/>
          <w:divBdr>
            <w:top w:val="none" w:sz="0" w:space="0" w:color="auto"/>
            <w:left w:val="none" w:sz="0" w:space="0" w:color="auto"/>
            <w:bottom w:val="none" w:sz="0" w:space="0" w:color="auto"/>
            <w:right w:val="none" w:sz="0" w:space="0" w:color="auto"/>
          </w:divBdr>
        </w:div>
        <w:div w:id="1781415775">
          <w:marLeft w:val="640"/>
          <w:marRight w:val="0"/>
          <w:marTop w:val="0"/>
          <w:marBottom w:val="0"/>
          <w:divBdr>
            <w:top w:val="none" w:sz="0" w:space="0" w:color="auto"/>
            <w:left w:val="none" w:sz="0" w:space="0" w:color="auto"/>
            <w:bottom w:val="none" w:sz="0" w:space="0" w:color="auto"/>
            <w:right w:val="none" w:sz="0" w:space="0" w:color="auto"/>
          </w:divBdr>
        </w:div>
        <w:div w:id="1691251075">
          <w:marLeft w:val="640"/>
          <w:marRight w:val="0"/>
          <w:marTop w:val="0"/>
          <w:marBottom w:val="0"/>
          <w:divBdr>
            <w:top w:val="none" w:sz="0" w:space="0" w:color="auto"/>
            <w:left w:val="none" w:sz="0" w:space="0" w:color="auto"/>
            <w:bottom w:val="none" w:sz="0" w:space="0" w:color="auto"/>
            <w:right w:val="none" w:sz="0" w:space="0" w:color="auto"/>
          </w:divBdr>
        </w:div>
        <w:div w:id="1362902290">
          <w:marLeft w:val="640"/>
          <w:marRight w:val="0"/>
          <w:marTop w:val="0"/>
          <w:marBottom w:val="0"/>
          <w:divBdr>
            <w:top w:val="none" w:sz="0" w:space="0" w:color="auto"/>
            <w:left w:val="none" w:sz="0" w:space="0" w:color="auto"/>
            <w:bottom w:val="none" w:sz="0" w:space="0" w:color="auto"/>
            <w:right w:val="none" w:sz="0" w:space="0" w:color="auto"/>
          </w:divBdr>
        </w:div>
        <w:div w:id="1349406912">
          <w:marLeft w:val="640"/>
          <w:marRight w:val="0"/>
          <w:marTop w:val="0"/>
          <w:marBottom w:val="0"/>
          <w:divBdr>
            <w:top w:val="none" w:sz="0" w:space="0" w:color="auto"/>
            <w:left w:val="none" w:sz="0" w:space="0" w:color="auto"/>
            <w:bottom w:val="none" w:sz="0" w:space="0" w:color="auto"/>
            <w:right w:val="none" w:sz="0" w:space="0" w:color="auto"/>
          </w:divBdr>
        </w:div>
        <w:div w:id="1647398230">
          <w:marLeft w:val="640"/>
          <w:marRight w:val="0"/>
          <w:marTop w:val="0"/>
          <w:marBottom w:val="0"/>
          <w:divBdr>
            <w:top w:val="none" w:sz="0" w:space="0" w:color="auto"/>
            <w:left w:val="none" w:sz="0" w:space="0" w:color="auto"/>
            <w:bottom w:val="none" w:sz="0" w:space="0" w:color="auto"/>
            <w:right w:val="none" w:sz="0" w:space="0" w:color="auto"/>
          </w:divBdr>
        </w:div>
        <w:div w:id="1729449154">
          <w:marLeft w:val="640"/>
          <w:marRight w:val="0"/>
          <w:marTop w:val="0"/>
          <w:marBottom w:val="0"/>
          <w:divBdr>
            <w:top w:val="none" w:sz="0" w:space="0" w:color="auto"/>
            <w:left w:val="none" w:sz="0" w:space="0" w:color="auto"/>
            <w:bottom w:val="none" w:sz="0" w:space="0" w:color="auto"/>
            <w:right w:val="none" w:sz="0" w:space="0" w:color="auto"/>
          </w:divBdr>
        </w:div>
        <w:div w:id="42485445">
          <w:marLeft w:val="640"/>
          <w:marRight w:val="0"/>
          <w:marTop w:val="0"/>
          <w:marBottom w:val="0"/>
          <w:divBdr>
            <w:top w:val="none" w:sz="0" w:space="0" w:color="auto"/>
            <w:left w:val="none" w:sz="0" w:space="0" w:color="auto"/>
            <w:bottom w:val="none" w:sz="0" w:space="0" w:color="auto"/>
            <w:right w:val="none" w:sz="0" w:space="0" w:color="auto"/>
          </w:divBdr>
        </w:div>
        <w:div w:id="1054819472">
          <w:marLeft w:val="640"/>
          <w:marRight w:val="0"/>
          <w:marTop w:val="0"/>
          <w:marBottom w:val="0"/>
          <w:divBdr>
            <w:top w:val="none" w:sz="0" w:space="0" w:color="auto"/>
            <w:left w:val="none" w:sz="0" w:space="0" w:color="auto"/>
            <w:bottom w:val="none" w:sz="0" w:space="0" w:color="auto"/>
            <w:right w:val="none" w:sz="0" w:space="0" w:color="auto"/>
          </w:divBdr>
        </w:div>
      </w:divsChild>
    </w:div>
    <w:div w:id="737244313">
      <w:marLeft w:val="640"/>
      <w:marRight w:val="0"/>
      <w:marTop w:val="0"/>
      <w:marBottom w:val="0"/>
      <w:divBdr>
        <w:top w:val="none" w:sz="0" w:space="0" w:color="auto"/>
        <w:left w:val="none" w:sz="0" w:space="0" w:color="auto"/>
        <w:bottom w:val="none" w:sz="0" w:space="0" w:color="auto"/>
        <w:right w:val="none" w:sz="0" w:space="0" w:color="auto"/>
      </w:divBdr>
    </w:div>
    <w:div w:id="739908023">
      <w:marLeft w:val="640"/>
      <w:marRight w:val="0"/>
      <w:marTop w:val="0"/>
      <w:marBottom w:val="0"/>
      <w:divBdr>
        <w:top w:val="none" w:sz="0" w:space="0" w:color="auto"/>
        <w:left w:val="none" w:sz="0" w:space="0" w:color="auto"/>
        <w:bottom w:val="none" w:sz="0" w:space="0" w:color="auto"/>
        <w:right w:val="none" w:sz="0" w:space="0" w:color="auto"/>
      </w:divBdr>
    </w:div>
    <w:div w:id="740759918">
      <w:marLeft w:val="640"/>
      <w:marRight w:val="0"/>
      <w:marTop w:val="0"/>
      <w:marBottom w:val="0"/>
      <w:divBdr>
        <w:top w:val="none" w:sz="0" w:space="0" w:color="auto"/>
        <w:left w:val="none" w:sz="0" w:space="0" w:color="auto"/>
        <w:bottom w:val="none" w:sz="0" w:space="0" w:color="auto"/>
        <w:right w:val="none" w:sz="0" w:space="0" w:color="auto"/>
      </w:divBdr>
    </w:div>
    <w:div w:id="741025117">
      <w:marLeft w:val="0"/>
      <w:marRight w:val="0"/>
      <w:marTop w:val="0"/>
      <w:marBottom w:val="0"/>
      <w:divBdr>
        <w:top w:val="none" w:sz="0" w:space="0" w:color="auto"/>
        <w:left w:val="none" w:sz="0" w:space="0" w:color="auto"/>
        <w:bottom w:val="none" w:sz="0" w:space="0" w:color="auto"/>
        <w:right w:val="none" w:sz="0" w:space="0" w:color="auto"/>
      </w:divBdr>
    </w:div>
    <w:div w:id="741416315">
      <w:marLeft w:val="640"/>
      <w:marRight w:val="0"/>
      <w:marTop w:val="0"/>
      <w:marBottom w:val="0"/>
      <w:divBdr>
        <w:top w:val="none" w:sz="0" w:space="0" w:color="auto"/>
        <w:left w:val="none" w:sz="0" w:space="0" w:color="auto"/>
        <w:bottom w:val="none" w:sz="0" w:space="0" w:color="auto"/>
        <w:right w:val="none" w:sz="0" w:space="0" w:color="auto"/>
      </w:divBdr>
    </w:div>
    <w:div w:id="741679052">
      <w:marLeft w:val="640"/>
      <w:marRight w:val="0"/>
      <w:marTop w:val="0"/>
      <w:marBottom w:val="0"/>
      <w:divBdr>
        <w:top w:val="none" w:sz="0" w:space="0" w:color="auto"/>
        <w:left w:val="none" w:sz="0" w:space="0" w:color="auto"/>
        <w:bottom w:val="none" w:sz="0" w:space="0" w:color="auto"/>
        <w:right w:val="none" w:sz="0" w:space="0" w:color="auto"/>
      </w:divBdr>
    </w:div>
    <w:div w:id="741760608">
      <w:marLeft w:val="640"/>
      <w:marRight w:val="0"/>
      <w:marTop w:val="0"/>
      <w:marBottom w:val="0"/>
      <w:divBdr>
        <w:top w:val="none" w:sz="0" w:space="0" w:color="auto"/>
        <w:left w:val="none" w:sz="0" w:space="0" w:color="auto"/>
        <w:bottom w:val="none" w:sz="0" w:space="0" w:color="auto"/>
        <w:right w:val="none" w:sz="0" w:space="0" w:color="auto"/>
      </w:divBdr>
    </w:div>
    <w:div w:id="742410144">
      <w:marLeft w:val="640"/>
      <w:marRight w:val="0"/>
      <w:marTop w:val="0"/>
      <w:marBottom w:val="0"/>
      <w:divBdr>
        <w:top w:val="none" w:sz="0" w:space="0" w:color="auto"/>
        <w:left w:val="none" w:sz="0" w:space="0" w:color="auto"/>
        <w:bottom w:val="none" w:sz="0" w:space="0" w:color="auto"/>
        <w:right w:val="none" w:sz="0" w:space="0" w:color="auto"/>
      </w:divBdr>
    </w:div>
    <w:div w:id="742683412">
      <w:marLeft w:val="640"/>
      <w:marRight w:val="0"/>
      <w:marTop w:val="0"/>
      <w:marBottom w:val="0"/>
      <w:divBdr>
        <w:top w:val="none" w:sz="0" w:space="0" w:color="auto"/>
        <w:left w:val="none" w:sz="0" w:space="0" w:color="auto"/>
        <w:bottom w:val="none" w:sz="0" w:space="0" w:color="auto"/>
        <w:right w:val="none" w:sz="0" w:space="0" w:color="auto"/>
      </w:divBdr>
    </w:div>
    <w:div w:id="745304587">
      <w:bodyDiv w:val="1"/>
      <w:marLeft w:val="0"/>
      <w:marRight w:val="0"/>
      <w:marTop w:val="0"/>
      <w:marBottom w:val="0"/>
      <w:divBdr>
        <w:top w:val="none" w:sz="0" w:space="0" w:color="auto"/>
        <w:left w:val="none" w:sz="0" w:space="0" w:color="auto"/>
        <w:bottom w:val="none" w:sz="0" w:space="0" w:color="auto"/>
        <w:right w:val="none" w:sz="0" w:space="0" w:color="auto"/>
      </w:divBdr>
      <w:divsChild>
        <w:div w:id="599949077">
          <w:marLeft w:val="640"/>
          <w:marRight w:val="0"/>
          <w:marTop w:val="0"/>
          <w:marBottom w:val="0"/>
          <w:divBdr>
            <w:top w:val="none" w:sz="0" w:space="0" w:color="auto"/>
            <w:left w:val="none" w:sz="0" w:space="0" w:color="auto"/>
            <w:bottom w:val="none" w:sz="0" w:space="0" w:color="auto"/>
            <w:right w:val="none" w:sz="0" w:space="0" w:color="auto"/>
          </w:divBdr>
        </w:div>
        <w:div w:id="1795708561">
          <w:marLeft w:val="640"/>
          <w:marRight w:val="0"/>
          <w:marTop w:val="0"/>
          <w:marBottom w:val="0"/>
          <w:divBdr>
            <w:top w:val="none" w:sz="0" w:space="0" w:color="auto"/>
            <w:left w:val="none" w:sz="0" w:space="0" w:color="auto"/>
            <w:bottom w:val="none" w:sz="0" w:space="0" w:color="auto"/>
            <w:right w:val="none" w:sz="0" w:space="0" w:color="auto"/>
          </w:divBdr>
        </w:div>
        <w:div w:id="999581724">
          <w:marLeft w:val="640"/>
          <w:marRight w:val="0"/>
          <w:marTop w:val="0"/>
          <w:marBottom w:val="0"/>
          <w:divBdr>
            <w:top w:val="none" w:sz="0" w:space="0" w:color="auto"/>
            <w:left w:val="none" w:sz="0" w:space="0" w:color="auto"/>
            <w:bottom w:val="none" w:sz="0" w:space="0" w:color="auto"/>
            <w:right w:val="none" w:sz="0" w:space="0" w:color="auto"/>
          </w:divBdr>
        </w:div>
        <w:div w:id="395662746">
          <w:marLeft w:val="640"/>
          <w:marRight w:val="0"/>
          <w:marTop w:val="0"/>
          <w:marBottom w:val="0"/>
          <w:divBdr>
            <w:top w:val="none" w:sz="0" w:space="0" w:color="auto"/>
            <w:left w:val="none" w:sz="0" w:space="0" w:color="auto"/>
            <w:bottom w:val="none" w:sz="0" w:space="0" w:color="auto"/>
            <w:right w:val="none" w:sz="0" w:space="0" w:color="auto"/>
          </w:divBdr>
        </w:div>
        <w:div w:id="1446385672">
          <w:marLeft w:val="640"/>
          <w:marRight w:val="0"/>
          <w:marTop w:val="0"/>
          <w:marBottom w:val="0"/>
          <w:divBdr>
            <w:top w:val="none" w:sz="0" w:space="0" w:color="auto"/>
            <w:left w:val="none" w:sz="0" w:space="0" w:color="auto"/>
            <w:bottom w:val="none" w:sz="0" w:space="0" w:color="auto"/>
            <w:right w:val="none" w:sz="0" w:space="0" w:color="auto"/>
          </w:divBdr>
        </w:div>
        <w:div w:id="1203904369">
          <w:marLeft w:val="640"/>
          <w:marRight w:val="0"/>
          <w:marTop w:val="0"/>
          <w:marBottom w:val="0"/>
          <w:divBdr>
            <w:top w:val="none" w:sz="0" w:space="0" w:color="auto"/>
            <w:left w:val="none" w:sz="0" w:space="0" w:color="auto"/>
            <w:bottom w:val="none" w:sz="0" w:space="0" w:color="auto"/>
            <w:right w:val="none" w:sz="0" w:space="0" w:color="auto"/>
          </w:divBdr>
        </w:div>
        <w:div w:id="204173708">
          <w:marLeft w:val="640"/>
          <w:marRight w:val="0"/>
          <w:marTop w:val="0"/>
          <w:marBottom w:val="0"/>
          <w:divBdr>
            <w:top w:val="none" w:sz="0" w:space="0" w:color="auto"/>
            <w:left w:val="none" w:sz="0" w:space="0" w:color="auto"/>
            <w:bottom w:val="none" w:sz="0" w:space="0" w:color="auto"/>
            <w:right w:val="none" w:sz="0" w:space="0" w:color="auto"/>
          </w:divBdr>
        </w:div>
        <w:div w:id="1509101147">
          <w:marLeft w:val="640"/>
          <w:marRight w:val="0"/>
          <w:marTop w:val="0"/>
          <w:marBottom w:val="0"/>
          <w:divBdr>
            <w:top w:val="none" w:sz="0" w:space="0" w:color="auto"/>
            <w:left w:val="none" w:sz="0" w:space="0" w:color="auto"/>
            <w:bottom w:val="none" w:sz="0" w:space="0" w:color="auto"/>
            <w:right w:val="none" w:sz="0" w:space="0" w:color="auto"/>
          </w:divBdr>
        </w:div>
        <w:div w:id="218368105">
          <w:marLeft w:val="640"/>
          <w:marRight w:val="0"/>
          <w:marTop w:val="0"/>
          <w:marBottom w:val="0"/>
          <w:divBdr>
            <w:top w:val="none" w:sz="0" w:space="0" w:color="auto"/>
            <w:left w:val="none" w:sz="0" w:space="0" w:color="auto"/>
            <w:bottom w:val="none" w:sz="0" w:space="0" w:color="auto"/>
            <w:right w:val="none" w:sz="0" w:space="0" w:color="auto"/>
          </w:divBdr>
        </w:div>
        <w:div w:id="782916059">
          <w:marLeft w:val="640"/>
          <w:marRight w:val="0"/>
          <w:marTop w:val="0"/>
          <w:marBottom w:val="0"/>
          <w:divBdr>
            <w:top w:val="none" w:sz="0" w:space="0" w:color="auto"/>
            <w:left w:val="none" w:sz="0" w:space="0" w:color="auto"/>
            <w:bottom w:val="none" w:sz="0" w:space="0" w:color="auto"/>
            <w:right w:val="none" w:sz="0" w:space="0" w:color="auto"/>
          </w:divBdr>
        </w:div>
        <w:div w:id="457384430">
          <w:marLeft w:val="640"/>
          <w:marRight w:val="0"/>
          <w:marTop w:val="0"/>
          <w:marBottom w:val="0"/>
          <w:divBdr>
            <w:top w:val="none" w:sz="0" w:space="0" w:color="auto"/>
            <w:left w:val="none" w:sz="0" w:space="0" w:color="auto"/>
            <w:bottom w:val="none" w:sz="0" w:space="0" w:color="auto"/>
            <w:right w:val="none" w:sz="0" w:space="0" w:color="auto"/>
          </w:divBdr>
        </w:div>
        <w:div w:id="342901573">
          <w:marLeft w:val="640"/>
          <w:marRight w:val="0"/>
          <w:marTop w:val="0"/>
          <w:marBottom w:val="0"/>
          <w:divBdr>
            <w:top w:val="none" w:sz="0" w:space="0" w:color="auto"/>
            <w:left w:val="none" w:sz="0" w:space="0" w:color="auto"/>
            <w:bottom w:val="none" w:sz="0" w:space="0" w:color="auto"/>
            <w:right w:val="none" w:sz="0" w:space="0" w:color="auto"/>
          </w:divBdr>
        </w:div>
        <w:div w:id="771627675">
          <w:marLeft w:val="640"/>
          <w:marRight w:val="0"/>
          <w:marTop w:val="0"/>
          <w:marBottom w:val="0"/>
          <w:divBdr>
            <w:top w:val="none" w:sz="0" w:space="0" w:color="auto"/>
            <w:left w:val="none" w:sz="0" w:space="0" w:color="auto"/>
            <w:bottom w:val="none" w:sz="0" w:space="0" w:color="auto"/>
            <w:right w:val="none" w:sz="0" w:space="0" w:color="auto"/>
          </w:divBdr>
        </w:div>
        <w:div w:id="478114816">
          <w:marLeft w:val="640"/>
          <w:marRight w:val="0"/>
          <w:marTop w:val="0"/>
          <w:marBottom w:val="0"/>
          <w:divBdr>
            <w:top w:val="none" w:sz="0" w:space="0" w:color="auto"/>
            <w:left w:val="none" w:sz="0" w:space="0" w:color="auto"/>
            <w:bottom w:val="none" w:sz="0" w:space="0" w:color="auto"/>
            <w:right w:val="none" w:sz="0" w:space="0" w:color="auto"/>
          </w:divBdr>
        </w:div>
        <w:div w:id="1284195687">
          <w:marLeft w:val="640"/>
          <w:marRight w:val="0"/>
          <w:marTop w:val="0"/>
          <w:marBottom w:val="0"/>
          <w:divBdr>
            <w:top w:val="none" w:sz="0" w:space="0" w:color="auto"/>
            <w:left w:val="none" w:sz="0" w:space="0" w:color="auto"/>
            <w:bottom w:val="none" w:sz="0" w:space="0" w:color="auto"/>
            <w:right w:val="none" w:sz="0" w:space="0" w:color="auto"/>
          </w:divBdr>
        </w:div>
        <w:div w:id="113839635">
          <w:marLeft w:val="640"/>
          <w:marRight w:val="0"/>
          <w:marTop w:val="0"/>
          <w:marBottom w:val="0"/>
          <w:divBdr>
            <w:top w:val="none" w:sz="0" w:space="0" w:color="auto"/>
            <w:left w:val="none" w:sz="0" w:space="0" w:color="auto"/>
            <w:bottom w:val="none" w:sz="0" w:space="0" w:color="auto"/>
            <w:right w:val="none" w:sz="0" w:space="0" w:color="auto"/>
          </w:divBdr>
        </w:div>
        <w:div w:id="453672265">
          <w:marLeft w:val="640"/>
          <w:marRight w:val="0"/>
          <w:marTop w:val="0"/>
          <w:marBottom w:val="0"/>
          <w:divBdr>
            <w:top w:val="none" w:sz="0" w:space="0" w:color="auto"/>
            <w:left w:val="none" w:sz="0" w:space="0" w:color="auto"/>
            <w:bottom w:val="none" w:sz="0" w:space="0" w:color="auto"/>
            <w:right w:val="none" w:sz="0" w:space="0" w:color="auto"/>
          </w:divBdr>
        </w:div>
        <w:div w:id="1151946427">
          <w:marLeft w:val="640"/>
          <w:marRight w:val="0"/>
          <w:marTop w:val="0"/>
          <w:marBottom w:val="0"/>
          <w:divBdr>
            <w:top w:val="none" w:sz="0" w:space="0" w:color="auto"/>
            <w:left w:val="none" w:sz="0" w:space="0" w:color="auto"/>
            <w:bottom w:val="none" w:sz="0" w:space="0" w:color="auto"/>
            <w:right w:val="none" w:sz="0" w:space="0" w:color="auto"/>
          </w:divBdr>
        </w:div>
        <w:div w:id="1243757134">
          <w:marLeft w:val="640"/>
          <w:marRight w:val="0"/>
          <w:marTop w:val="0"/>
          <w:marBottom w:val="0"/>
          <w:divBdr>
            <w:top w:val="none" w:sz="0" w:space="0" w:color="auto"/>
            <w:left w:val="none" w:sz="0" w:space="0" w:color="auto"/>
            <w:bottom w:val="none" w:sz="0" w:space="0" w:color="auto"/>
            <w:right w:val="none" w:sz="0" w:space="0" w:color="auto"/>
          </w:divBdr>
        </w:div>
        <w:div w:id="1172644106">
          <w:marLeft w:val="640"/>
          <w:marRight w:val="0"/>
          <w:marTop w:val="0"/>
          <w:marBottom w:val="0"/>
          <w:divBdr>
            <w:top w:val="none" w:sz="0" w:space="0" w:color="auto"/>
            <w:left w:val="none" w:sz="0" w:space="0" w:color="auto"/>
            <w:bottom w:val="none" w:sz="0" w:space="0" w:color="auto"/>
            <w:right w:val="none" w:sz="0" w:space="0" w:color="auto"/>
          </w:divBdr>
        </w:div>
        <w:div w:id="840244973">
          <w:marLeft w:val="640"/>
          <w:marRight w:val="0"/>
          <w:marTop w:val="0"/>
          <w:marBottom w:val="0"/>
          <w:divBdr>
            <w:top w:val="none" w:sz="0" w:space="0" w:color="auto"/>
            <w:left w:val="none" w:sz="0" w:space="0" w:color="auto"/>
            <w:bottom w:val="none" w:sz="0" w:space="0" w:color="auto"/>
            <w:right w:val="none" w:sz="0" w:space="0" w:color="auto"/>
          </w:divBdr>
        </w:div>
        <w:div w:id="1476987820">
          <w:marLeft w:val="640"/>
          <w:marRight w:val="0"/>
          <w:marTop w:val="0"/>
          <w:marBottom w:val="0"/>
          <w:divBdr>
            <w:top w:val="none" w:sz="0" w:space="0" w:color="auto"/>
            <w:left w:val="none" w:sz="0" w:space="0" w:color="auto"/>
            <w:bottom w:val="none" w:sz="0" w:space="0" w:color="auto"/>
            <w:right w:val="none" w:sz="0" w:space="0" w:color="auto"/>
          </w:divBdr>
        </w:div>
        <w:div w:id="451482944">
          <w:marLeft w:val="640"/>
          <w:marRight w:val="0"/>
          <w:marTop w:val="0"/>
          <w:marBottom w:val="0"/>
          <w:divBdr>
            <w:top w:val="none" w:sz="0" w:space="0" w:color="auto"/>
            <w:left w:val="none" w:sz="0" w:space="0" w:color="auto"/>
            <w:bottom w:val="none" w:sz="0" w:space="0" w:color="auto"/>
            <w:right w:val="none" w:sz="0" w:space="0" w:color="auto"/>
          </w:divBdr>
        </w:div>
        <w:div w:id="1361935236">
          <w:marLeft w:val="640"/>
          <w:marRight w:val="0"/>
          <w:marTop w:val="0"/>
          <w:marBottom w:val="0"/>
          <w:divBdr>
            <w:top w:val="none" w:sz="0" w:space="0" w:color="auto"/>
            <w:left w:val="none" w:sz="0" w:space="0" w:color="auto"/>
            <w:bottom w:val="none" w:sz="0" w:space="0" w:color="auto"/>
            <w:right w:val="none" w:sz="0" w:space="0" w:color="auto"/>
          </w:divBdr>
        </w:div>
        <w:div w:id="172577874">
          <w:marLeft w:val="640"/>
          <w:marRight w:val="0"/>
          <w:marTop w:val="0"/>
          <w:marBottom w:val="0"/>
          <w:divBdr>
            <w:top w:val="none" w:sz="0" w:space="0" w:color="auto"/>
            <w:left w:val="none" w:sz="0" w:space="0" w:color="auto"/>
            <w:bottom w:val="none" w:sz="0" w:space="0" w:color="auto"/>
            <w:right w:val="none" w:sz="0" w:space="0" w:color="auto"/>
          </w:divBdr>
        </w:div>
        <w:div w:id="1577207394">
          <w:marLeft w:val="640"/>
          <w:marRight w:val="0"/>
          <w:marTop w:val="0"/>
          <w:marBottom w:val="0"/>
          <w:divBdr>
            <w:top w:val="none" w:sz="0" w:space="0" w:color="auto"/>
            <w:left w:val="none" w:sz="0" w:space="0" w:color="auto"/>
            <w:bottom w:val="none" w:sz="0" w:space="0" w:color="auto"/>
            <w:right w:val="none" w:sz="0" w:space="0" w:color="auto"/>
          </w:divBdr>
        </w:div>
        <w:div w:id="999579092">
          <w:marLeft w:val="640"/>
          <w:marRight w:val="0"/>
          <w:marTop w:val="0"/>
          <w:marBottom w:val="0"/>
          <w:divBdr>
            <w:top w:val="none" w:sz="0" w:space="0" w:color="auto"/>
            <w:left w:val="none" w:sz="0" w:space="0" w:color="auto"/>
            <w:bottom w:val="none" w:sz="0" w:space="0" w:color="auto"/>
            <w:right w:val="none" w:sz="0" w:space="0" w:color="auto"/>
          </w:divBdr>
        </w:div>
        <w:div w:id="829180626">
          <w:marLeft w:val="640"/>
          <w:marRight w:val="0"/>
          <w:marTop w:val="0"/>
          <w:marBottom w:val="0"/>
          <w:divBdr>
            <w:top w:val="none" w:sz="0" w:space="0" w:color="auto"/>
            <w:left w:val="none" w:sz="0" w:space="0" w:color="auto"/>
            <w:bottom w:val="none" w:sz="0" w:space="0" w:color="auto"/>
            <w:right w:val="none" w:sz="0" w:space="0" w:color="auto"/>
          </w:divBdr>
        </w:div>
        <w:div w:id="1827670506">
          <w:marLeft w:val="640"/>
          <w:marRight w:val="0"/>
          <w:marTop w:val="0"/>
          <w:marBottom w:val="0"/>
          <w:divBdr>
            <w:top w:val="none" w:sz="0" w:space="0" w:color="auto"/>
            <w:left w:val="none" w:sz="0" w:space="0" w:color="auto"/>
            <w:bottom w:val="none" w:sz="0" w:space="0" w:color="auto"/>
            <w:right w:val="none" w:sz="0" w:space="0" w:color="auto"/>
          </w:divBdr>
        </w:div>
        <w:div w:id="1819804282">
          <w:marLeft w:val="640"/>
          <w:marRight w:val="0"/>
          <w:marTop w:val="0"/>
          <w:marBottom w:val="0"/>
          <w:divBdr>
            <w:top w:val="none" w:sz="0" w:space="0" w:color="auto"/>
            <w:left w:val="none" w:sz="0" w:space="0" w:color="auto"/>
            <w:bottom w:val="none" w:sz="0" w:space="0" w:color="auto"/>
            <w:right w:val="none" w:sz="0" w:space="0" w:color="auto"/>
          </w:divBdr>
        </w:div>
        <w:div w:id="1042898070">
          <w:marLeft w:val="640"/>
          <w:marRight w:val="0"/>
          <w:marTop w:val="0"/>
          <w:marBottom w:val="0"/>
          <w:divBdr>
            <w:top w:val="none" w:sz="0" w:space="0" w:color="auto"/>
            <w:left w:val="none" w:sz="0" w:space="0" w:color="auto"/>
            <w:bottom w:val="none" w:sz="0" w:space="0" w:color="auto"/>
            <w:right w:val="none" w:sz="0" w:space="0" w:color="auto"/>
          </w:divBdr>
        </w:div>
        <w:div w:id="1014920939">
          <w:marLeft w:val="640"/>
          <w:marRight w:val="0"/>
          <w:marTop w:val="0"/>
          <w:marBottom w:val="0"/>
          <w:divBdr>
            <w:top w:val="none" w:sz="0" w:space="0" w:color="auto"/>
            <w:left w:val="none" w:sz="0" w:space="0" w:color="auto"/>
            <w:bottom w:val="none" w:sz="0" w:space="0" w:color="auto"/>
            <w:right w:val="none" w:sz="0" w:space="0" w:color="auto"/>
          </w:divBdr>
        </w:div>
        <w:div w:id="915939900">
          <w:marLeft w:val="640"/>
          <w:marRight w:val="0"/>
          <w:marTop w:val="0"/>
          <w:marBottom w:val="0"/>
          <w:divBdr>
            <w:top w:val="none" w:sz="0" w:space="0" w:color="auto"/>
            <w:left w:val="none" w:sz="0" w:space="0" w:color="auto"/>
            <w:bottom w:val="none" w:sz="0" w:space="0" w:color="auto"/>
            <w:right w:val="none" w:sz="0" w:space="0" w:color="auto"/>
          </w:divBdr>
        </w:div>
        <w:div w:id="619848483">
          <w:marLeft w:val="640"/>
          <w:marRight w:val="0"/>
          <w:marTop w:val="0"/>
          <w:marBottom w:val="0"/>
          <w:divBdr>
            <w:top w:val="none" w:sz="0" w:space="0" w:color="auto"/>
            <w:left w:val="none" w:sz="0" w:space="0" w:color="auto"/>
            <w:bottom w:val="none" w:sz="0" w:space="0" w:color="auto"/>
            <w:right w:val="none" w:sz="0" w:space="0" w:color="auto"/>
          </w:divBdr>
        </w:div>
        <w:div w:id="1784154356">
          <w:marLeft w:val="640"/>
          <w:marRight w:val="0"/>
          <w:marTop w:val="0"/>
          <w:marBottom w:val="0"/>
          <w:divBdr>
            <w:top w:val="none" w:sz="0" w:space="0" w:color="auto"/>
            <w:left w:val="none" w:sz="0" w:space="0" w:color="auto"/>
            <w:bottom w:val="none" w:sz="0" w:space="0" w:color="auto"/>
            <w:right w:val="none" w:sz="0" w:space="0" w:color="auto"/>
          </w:divBdr>
        </w:div>
        <w:div w:id="1508714091">
          <w:marLeft w:val="640"/>
          <w:marRight w:val="0"/>
          <w:marTop w:val="0"/>
          <w:marBottom w:val="0"/>
          <w:divBdr>
            <w:top w:val="none" w:sz="0" w:space="0" w:color="auto"/>
            <w:left w:val="none" w:sz="0" w:space="0" w:color="auto"/>
            <w:bottom w:val="none" w:sz="0" w:space="0" w:color="auto"/>
            <w:right w:val="none" w:sz="0" w:space="0" w:color="auto"/>
          </w:divBdr>
        </w:div>
        <w:div w:id="480999889">
          <w:marLeft w:val="640"/>
          <w:marRight w:val="0"/>
          <w:marTop w:val="0"/>
          <w:marBottom w:val="0"/>
          <w:divBdr>
            <w:top w:val="none" w:sz="0" w:space="0" w:color="auto"/>
            <w:left w:val="none" w:sz="0" w:space="0" w:color="auto"/>
            <w:bottom w:val="none" w:sz="0" w:space="0" w:color="auto"/>
            <w:right w:val="none" w:sz="0" w:space="0" w:color="auto"/>
          </w:divBdr>
        </w:div>
        <w:div w:id="1082600459">
          <w:marLeft w:val="640"/>
          <w:marRight w:val="0"/>
          <w:marTop w:val="0"/>
          <w:marBottom w:val="0"/>
          <w:divBdr>
            <w:top w:val="none" w:sz="0" w:space="0" w:color="auto"/>
            <w:left w:val="none" w:sz="0" w:space="0" w:color="auto"/>
            <w:bottom w:val="none" w:sz="0" w:space="0" w:color="auto"/>
            <w:right w:val="none" w:sz="0" w:space="0" w:color="auto"/>
          </w:divBdr>
        </w:div>
        <w:div w:id="1914241917">
          <w:marLeft w:val="640"/>
          <w:marRight w:val="0"/>
          <w:marTop w:val="0"/>
          <w:marBottom w:val="0"/>
          <w:divBdr>
            <w:top w:val="none" w:sz="0" w:space="0" w:color="auto"/>
            <w:left w:val="none" w:sz="0" w:space="0" w:color="auto"/>
            <w:bottom w:val="none" w:sz="0" w:space="0" w:color="auto"/>
            <w:right w:val="none" w:sz="0" w:space="0" w:color="auto"/>
          </w:divBdr>
        </w:div>
        <w:div w:id="1084691924">
          <w:marLeft w:val="640"/>
          <w:marRight w:val="0"/>
          <w:marTop w:val="0"/>
          <w:marBottom w:val="0"/>
          <w:divBdr>
            <w:top w:val="none" w:sz="0" w:space="0" w:color="auto"/>
            <w:left w:val="none" w:sz="0" w:space="0" w:color="auto"/>
            <w:bottom w:val="none" w:sz="0" w:space="0" w:color="auto"/>
            <w:right w:val="none" w:sz="0" w:space="0" w:color="auto"/>
          </w:divBdr>
        </w:div>
        <w:div w:id="76708610">
          <w:marLeft w:val="640"/>
          <w:marRight w:val="0"/>
          <w:marTop w:val="0"/>
          <w:marBottom w:val="0"/>
          <w:divBdr>
            <w:top w:val="none" w:sz="0" w:space="0" w:color="auto"/>
            <w:left w:val="none" w:sz="0" w:space="0" w:color="auto"/>
            <w:bottom w:val="none" w:sz="0" w:space="0" w:color="auto"/>
            <w:right w:val="none" w:sz="0" w:space="0" w:color="auto"/>
          </w:divBdr>
        </w:div>
        <w:div w:id="1706372266">
          <w:marLeft w:val="640"/>
          <w:marRight w:val="0"/>
          <w:marTop w:val="0"/>
          <w:marBottom w:val="0"/>
          <w:divBdr>
            <w:top w:val="none" w:sz="0" w:space="0" w:color="auto"/>
            <w:left w:val="none" w:sz="0" w:space="0" w:color="auto"/>
            <w:bottom w:val="none" w:sz="0" w:space="0" w:color="auto"/>
            <w:right w:val="none" w:sz="0" w:space="0" w:color="auto"/>
          </w:divBdr>
        </w:div>
        <w:div w:id="341051135">
          <w:marLeft w:val="640"/>
          <w:marRight w:val="0"/>
          <w:marTop w:val="0"/>
          <w:marBottom w:val="0"/>
          <w:divBdr>
            <w:top w:val="none" w:sz="0" w:space="0" w:color="auto"/>
            <w:left w:val="none" w:sz="0" w:space="0" w:color="auto"/>
            <w:bottom w:val="none" w:sz="0" w:space="0" w:color="auto"/>
            <w:right w:val="none" w:sz="0" w:space="0" w:color="auto"/>
          </w:divBdr>
        </w:div>
        <w:div w:id="639502266">
          <w:marLeft w:val="640"/>
          <w:marRight w:val="0"/>
          <w:marTop w:val="0"/>
          <w:marBottom w:val="0"/>
          <w:divBdr>
            <w:top w:val="none" w:sz="0" w:space="0" w:color="auto"/>
            <w:left w:val="none" w:sz="0" w:space="0" w:color="auto"/>
            <w:bottom w:val="none" w:sz="0" w:space="0" w:color="auto"/>
            <w:right w:val="none" w:sz="0" w:space="0" w:color="auto"/>
          </w:divBdr>
        </w:div>
        <w:div w:id="1496610474">
          <w:marLeft w:val="640"/>
          <w:marRight w:val="0"/>
          <w:marTop w:val="0"/>
          <w:marBottom w:val="0"/>
          <w:divBdr>
            <w:top w:val="none" w:sz="0" w:space="0" w:color="auto"/>
            <w:left w:val="none" w:sz="0" w:space="0" w:color="auto"/>
            <w:bottom w:val="none" w:sz="0" w:space="0" w:color="auto"/>
            <w:right w:val="none" w:sz="0" w:space="0" w:color="auto"/>
          </w:divBdr>
        </w:div>
        <w:div w:id="1288661824">
          <w:marLeft w:val="640"/>
          <w:marRight w:val="0"/>
          <w:marTop w:val="0"/>
          <w:marBottom w:val="0"/>
          <w:divBdr>
            <w:top w:val="none" w:sz="0" w:space="0" w:color="auto"/>
            <w:left w:val="none" w:sz="0" w:space="0" w:color="auto"/>
            <w:bottom w:val="none" w:sz="0" w:space="0" w:color="auto"/>
            <w:right w:val="none" w:sz="0" w:space="0" w:color="auto"/>
          </w:divBdr>
        </w:div>
        <w:div w:id="731465280">
          <w:marLeft w:val="640"/>
          <w:marRight w:val="0"/>
          <w:marTop w:val="0"/>
          <w:marBottom w:val="0"/>
          <w:divBdr>
            <w:top w:val="none" w:sz="0" w:space="0" w:color="auto"/>
            <w:left w:val="none" w:sz="0" w:space="0" w:color="auto"/>
            <w:bottom w:val="none" w:sz="0" w:space="0" w:color="auto"/>
            <w:right w:val="none" w:sz="0" w:space="0" w:color="auto"/>
          </w:divBdr>
        </w:div>
        <w:div w:id="336924162">
          <w:marLeft w:val="640"/>
          <w:marRight w:val="0"/>
          <w:marTop w:val="0"/>
          <w:marBottom w:val="0"/>
          <w:divBdr>
            <w:top w:val="none" w:sz="0" w:space="0" w:color="auto"/>
            <w:left w:val="none" w:sz="0" w:space="0" w:color="auto"/>
            <w:bottom w:val="none" w:sz="0" w:space="0" w:color="auto"/>
            <w:right w:val="none" w:sz="0" w:space="0" w:color="auto"/>
          </w:divBdr>
        </w:div>
        <w:div w:id="932516541">
          <w:marLeft w:val="640"/>
          <w:marRight w:val="0"/>
          <w:marTop w:val="0"/>
          <w:marBottom w:val="0"/>
          <w:divBdr>
            <w:top w:val="none" w:sz="0" w:space="0" w:color="auto"/>
            <w:left w:val="none" w:sz="0" w:space="0" w:color="auto"/>
            <w:bottom w:val="none" w:sz="0" w:space="0" w:color="auto"/>
            <w:right w:val="none" w:sz="0" w:space="0" w:color="auto"/>
          </w:divBdr>
        </w:div>
        <w:div w:id="696467390">
          <w:marLeft w:val="640"/>
          <w:marRight w:val="0"/>
          <w:marTop w:val="0"/>
          <w:marBottom w:val="0"/>
          <w:divBdr>
            <w:top w:val="none" w:sz="0" w:space="0" w:color="auto"/>
            <w:left w:val="none" w:sz="0" w:space="0" w:color="auto"/>
            <w:bottom w:val="none" w:sz="0" w:space="0" w:color="auto"/>
            <w:right w:val="none" w:sz="0" w:space="0" w:color="auto"/>
          </w:divBdr>
        </w:div>
        <w:div w:id="1003628812">
          <w:marLeft w:val="640"/>
          <w:marRight w:val="0"/>
          <w:marTop w:val="0"/>
          <w:marBottom w:val="0"/>
          <w:divBdr>
            <w:top w:val="none" w:sz="0" w:space="0" w:color="auto"/>
            <w:left w:val="none" w:sz="0" w:space="0" w:color="auto"/>
            <w:bottom w:val="none" w:sz="0" w:space="0" w:color="auto"/>
            <w:right w:val="none" w:sz="0" w:space="0" w:color="auto"/>
          </w:divBdr>
        </w:div>
        <w:div w:id="1191340312">
          <w:marLeft w:val="640"/>
          <w:marRight w:val="0"/>
          <w:marTop w:val="0"/>
          <w:marBottom w:val="0"/>
          <w:divBdr>
            <w:top w:val="none" w:sz="0" w:space="0" w:color="auto"/>
            <w:left w:val="none" w:sz="0" w:space="0" w:color="auto"/>
            <w:bottom w:val="none" w:sz="0" w:space="0" w:color="auto"/>
            <w:right w:val="none" w:sz="0" w:space="0" w:color="auto"/>
          </w:divBdr>
        </w:div>
        <w:div w:id="252857974">
          <w:marLeft w:val="640"/>
          <w:marRight w:val="0"/>
          <w:marTop w:val="0"/>
          <w:marBottom w:val="0"/>
          <w:divBdr>
            <w:top w:val="none" w:sz="0" w:space="0" w:color="auto"/>
            <w:left w:val="none" w:sz="0" w:space="0" w:color="auto"/>
            <w:bottom w:val="none" w:sz="0" w:space="0" w:color="auto"/>
            <w:right w:val="none" w:sz="0" w:space="0" w:color="auto"/>
          </w:divBdr>
        </w:div>
      </w:divsChild>
    </w:div>
    <w:div w:id="746851419">
      <w:bodyDiv w:val="1"/>
      <w:marLeft w:val="0"/>
      <w:marRight w:val="0"/>
      <w:marTop w:val="0"/>
      <w:marBottom w:val="0"/>
      <w:divBdr>
        <w:top w:val="none" w:sz="0" w:space="0" w:color="auto"/>
        <w:left w:val="none" w:sz="0" w:space="0" w:color="auto"/>
        <w:bottom w:val="none" w:sz="0" w:space="0" w:color="auto"/>
        <w:right w:val="none" w:sz="0" w:space="0" w:color="auto"/>
      </w:divBdr>
      <w:divsChild>
        <w:div w:id="5983036">
          <w:marLeft w:val="640"/>
          <w:marRight w:val="0"/>
          <w:marTop w:val="0"/>
          <w:marBottom w:val="0"/>
          <w:divBdr>
            <w:top w:val="none" w:sz="0" w:space="0" w:color="auto"/>
            <w:left w:val="none" w:sz="0" w:space="0" w:color="auto"/>
            <w:bottom w:val="none" w:sz="0" w:space="0" w:color="auto"/>
            <w:right w:val="none" w:sz="0" w:space="0" w:color="auto"/>
          </w:divBdr>
        </w:div>
        <w:div w:id="7104962">
          <w:marLeft w:val="640"/>
          <w:marRight w:val="0"/>
          <w:marTop w:val="0"/>
          <w:marBottom w:val="0"/>
          <w:divBdr>
            <w:top w:val="none" w:sz="0" w:space="0" w:color="auto"/>
            <w:left w:val="none" w:sz="0" w:space="0" w:color="auto"/>
            <w:bottom w:val="none" w:sz="0" w:space="0" w:color="auto"/>
            <w:right w:val="none" w:sz="0" w:space="0" w:color="auto"/>
          </w:divBdr>
        </w:div>
        <w:div w:id="15547126">
          <w:marLeft w:val="640"/>
          <w:marRight w:val="0"/>
          <w:marTop w:val="0"/>
          <w:marBottom w:val="0"/>
          <w:divBdr>
            <w:top w:val="none" w:sz="0" w:space="0" w:color="auto"/>
            <w:left w:val="none" w:sz="0" w:space="0" w:color="auto"/>
            <w:bottom w:val="none" w:sz="0" w:space="0" w:color="auto"/>
            <w:right w:val="none" w:sz="0" w:space="0" w:color="auto"/>
          </w:divBdr>
        </w:div>
        <w:div w:id="151719190">
          <w:marLeft w:val="640"/>
          <w:marRight w:val="0"/>
          <w:marTop w:val="0"/>
          <w:marBottom w:val="0"/>
          <w:divBdr>
            <w:top w:val="none" w:sz="0" w:space="0" w:color="auto"/>
            <w:left w:val="none" w:sz="0" w:space="0" w:color="auto"/>
            <w:bottom w:val="none" w:sz="0" w:space="0" w:color="auto"/>
            <w:right w:val="none" w:sz="0" w:space="0" w:color="auto"/>
          </w:divBdr>
        </w:div>
        <w:div w:id="169948113">
          <w:marLeft w:val="640"/>
          <w:marRight w:val="0"/>
          <w:marTop w:val="0"/>
          <w:marBottom w:val="0"/>
          <w:divBdr>
            <w:top w:val="none" w:sz="0" w:space="0" w:color="auto"/>
            <w:left w:val="none" w:sz="0" w:space="0" w:color="auto"/>
            <w:bottom w:val="none" w:sz="0" w:space="0" w:color="auto"/>
            <w:right w:val="none" w:sz="0" w:space="0" w:color="auto"/>
          </w:divBdr>
        </w:div>
        <w:div w:id="220750228">
          <w:marLeft w:val="640"/>
          <w:marRight w:val="0"/>
          <w:marTop w:val="0"/>
          <w:marBottom w:val="0"/>
          <w:divBdr>
            <w:top w:val="none" w:sz="0" w:space="0" w:color="auto"/>
            <w:left w:val="none" w:sz="0" w:space="0" w:color="auto"/>
            <w:bottom w:val="none" w:sz="0" w:space="0" w:color="auto"/>
            <w:right w:val="none" w:sz="0" w:space="0" w:color="auto"/>
          </w:divBdr>
        </w:div>
        <w:div w:id="289827389">
          <w:marLeft w:val="640"/>
          <w:marRight w:val="0"/>
          <w:marTop w:val="0"/>
          <w:marBottom w:val="0"/>
          <w:divBdr>
            <w:top w:val="none" w:sz="0" w:space="0" w:color="auto"/>
            <w:left w:val="none" w:sz="0" w:space="0" w:color="auto"/>
            <w:bottom w:val="none" w:sz="0" w:space="0" w:color="auto"/>
            <w:right w:val="none" w:sz="0" w:space="0" w:color="auto"/>
          </w:divBdr>
        </w:div>
        <w:div w:id="290867148">
          <w:marLeft w:val="640"/>
          <w:marRight w:val="0"/>
          <w:marTop w:val="0"/>
          <w:marBottom w:val="0"/>
          <w:divBdr>
            <w:top w:val="none" w:sz="0" w:space="0" w:color="auto"/>
            <w:left w:val="none" w:sz="0" w:space="0" w:color="auto"/>
            <w:bottom w:val="none" w:sz="0" w:space="0" w:color="auto"/>
            <w:right w:val="none" w:sz="0" w:space="0" w:color="auto"/>
          </w:divBdr>
        </w:div>
        <w:div w:id="421529107">
          <w:marLeft w:val="640"/>
          <w:marRight w:val="0"/>
          <w:marTop w:val="0"/>
          <w:marBottom w:val="0"/>
          <w:divBdr>
            <w:top w:val="none" w:sz="0" w:space="0" w:color="auto"/>
            <w:left w:val="none" w:sz="0" w:space="0" w:color="auto"/>
            <w:bottom w:val="none" w:sz="0" w:space="0" w:color="auto"/>
            <w:right w:val="none" w:sz="0" w:space="0" w:color="auto"/>
          </w:divBdr>
        </w:div>
        <w:div w:id="430324263">
          <w:marLeft w:val="640"/>
          <w:marRight w:val="0"/>
          <w:marTop w:val="0"/>
          <w:marBottom w:val="0"/>
          <w:divBdr>
            <w:top w:val="none" w:sz="0" w:space="0" w:color="auto"/>
            <w:left w:val="none" w:sz="0" w:space="0" w:color="auto"/>
            <w:bottom w:val="none" w:sz="0" w:space="0" w:color="auto"/>
            <w:right w:val="none" w:sz="0" w:space="0" w:color="auto"/>
          </w:divBdr>
        </w:div>
        <w:div w:id="433479004">
          <w:marLeft w:val="640"/>
          <w:marRight w:val="0"/>
          <w:marTop w:val="0"/>
          <w:marBottom w:val="0"/>
          <w:divBdr>
            <w:top w:val="none" w:sz="0" w:space="0" w:color="auto"/>
            <w:left w:val="none" w:sz="0" w:space="0" w:color="auto"/>
            <w:bottom w:val="none" w:sz="0" w:space="0" w:color="auto"/>
            <w:right w:val="none" w:sz="0" w:space="0" w:color="auto"/>
          </w:divBdr>
        </w:div>
        <w:div w:id="518391768">
          <w:marLeft w:val="640"/>
          <w:marRight w:val="0"/>
          <w:marTop w:val="0"/>
          <w:marBottom w:val="0"/>
          <w:divBdr>
            <w:top w:val="none" w:sz="0" w:space="0" w:color="auto"/>
            <w:left w:val="none" w:sz="0" w:space="0" w:color="auto"/>
            <w:bottom w:val="none" w:sz="0" w:space="0" w:color="auto"/>
            <w:right w:val="none" w:sz="0" w:space="0" w:color="auto"/>
          </w:divBdr>
        </w:div>
        <w:div w:id="529532267">
          <w:marLeft w:val="640"/>
          <w:marRight w:val="0"/>
          <w:marTop w:val="0"/>
          <w:marBottom w:val="0"/>
          <w:divBdr>
            <w:top w:val="none" w:sz="0" w:space="0" w:color="auto"/>
            <w:left w:val="none" w:sz="0" w:space="0" w:color="auto"/>
            <w:bottom w:val="none" w:sz="0" w:space="0" w:color="auto"/>
            <w:right w:val="none" w:sz="0" w:space="0" w:color="auto"/>
          </w:divBdr>
        </w:div>
        <w:div w:id="572010957">
          <w:marLeft w:val="640"/>
          <w:marRight w:val="0"/>
          <w:marTop w:val="0"/>
          <w:marBottom w:val="0"/>
          <w:divBdr>
            <w:top w:val="none" w:sz="0" w:space="0" w:color="auto"/>
            <w:left w:val="none" w:sz="0" w:space="0" w:color="auto"/>
            <w:bottom w:val="none" w:sz="0" w:space="0" w:color="auto"/>
            <w:right w:val="none" w:sz="0" w:space="0" w:color="auto"/>
          </w:divBdr>
        </w:div>
        <w:div w:id="624852946">
          <w:marLeft w:val="640"/>
          <w:marRight w:val="0"/>
          <w:marTop w:val="0"/>
          <w:marBottom w:val="0"/>
          <w:divBdr>
            <w:top w:val="none" w:sz="0" w:space="0" w:color="auto"/>
            <w:left w:val="none" w:sz="0" w:space="0" w:color="auto"/>
            <w:bottom w:val="none" w:sz="0" w:space="0" w:color="auto"/>
            <w:right w:val="none" w:sz="0" w:space="0" w:color="auto"/>
          </w:divBdr>
        </w:div>
        <w:div w:id="628560142">
          <w:marLeft w:val="640"/>
          <w:marRight w:val="0"/>
          <w:marTop w:val="0"/>
          <w:marBottom w:val="0"/>
          <w:divBdr>
            <w:top w:val="none" w:sz="0" w:space="0" w:color="auto"/>
            <w:left w:val="none" w:sz="0" w:space="0" w:color="auto"/>
            <w:bottom w:val="none" w:sz="0" w:space="0" w:color="auto"/>
            <w:right w:val="none" w:sz="0" w:space="0" w:color="auto"/>
          </w:divBdr>
        </w:div>
        <w:div w:id="702100341">
          <w:marLeft w:val="640"/>
          <w:marRight w:val="0"/>
          <w:marTop w:val="0"/>
          <w:marBottom w:val="0"/>
          <w:divBdr>
            <w:top w:val="none" w:sz="0" w:space="0" w:color="auto"/>
            <w:left w:val="none" w:sz="0" w:space="0" w:color="auto"/>
            <w:bottom w:val="none" w:sz="0" w:space="0" w:color="auto"/>
            <w:right w:val="none" w:sz="0" w:space="0" w:color="auto"/>
          </w:divBdr>
        </w:div>
        <w:div w:id="757023305">
          <w:marLeft w:val="640"/>
          <w:marRight w:val="0"/>
          <w:marTop w:val="0"/>
          <w:marBottom w:val="0"/>
          <w:divBdr>
            <w:top w:val="none" w:sz="0" w:space="0" w:color="auto"/>
            <w:left w:val="none" w:sz="0" w:space="0" w:color="auto"/>
            <w:bottom w:val="none" w:sz="0" w:space="0" w:color="auto"/>
            <w:right w:val="none" w:sz="0" w:space="0" w:color="auto"/>
          </w:divBdr>
        </w:div>
        <w:div w:id="883254192">
          <w:marLeft w:val="640"/>
          <w:marRight w:val="0"/>
          <w:marTop w:val="0"/>
          <w:marBottom w:val="0"/>
          <w:divBdr>
            <w:top w:val="none" w:sz="0" w:space="0" w:color="auto"/>
            <w:left w:val="none" w:sz="0" w:space="0" w:color="auto"/>
            <w:bottom w:val="none" w:sz="0" w:space="0" w:color="auto"/>
            <w:right w:val="none" w:sz="0" w:space="0" w:color="auto"/>
          </w:divBdr>
        </w:div>
        <w:div w:id="893346143">
          <w:marLeft w:val="640"/>
          <w:marRight w:val="0"/>
          <w:marTop w:val="0"/>
          <w:marBottom w:val="0"/>
          <w:divBdr>
            <w:top w:val="none" w:sz="0" w:space="0" w:color="auto"/>
            <w:left w:val="none" w:sz="0" w:space="0" w:color="auto"/>
            <w:bottom w:val="none" w:sz="0" w:space="0" w:color="auto"/>
            <w:right w:val="none" w:sz="0" w:space="0" w:color="auto"/>
          </w:divBdr>
        </w:div>
        <w:div w:id="914318382">
          <w:marLeft w:val="640"/>
          <w:marRight w:val="0"/>
          <w:marTop w:val="0"/>
          <w:marBottom w:val="0"/>
          <w:divBdr>
            <w:top w:val="none" w:sz="0" w:space="0" w:color="auto"/>
            <w:left w:val="none" w:sz="0" w:space="0" w:color="auto"/>
            <w:bottom w:val="none" w:sz="0" w:space="0" w:color="auto"/>
            <w:right w:val="none" w:sz="0" w:space="0" w:color="auto"/>
          </w:divBdr>
        </w:div>
        <w:div w:id="1001589248">
          <w:marLeft w:val="640"/>
          <w:marRight w:val="0"/>
          <w:marTop w:val="0"/>
          <w:marBottom w:val="0"/>
          <w:divBdr>
            <w:top w:val="none" w:sz="0" w:space="0" w:color="auto"/>
            <w:left w:val="none" w:sz="0" w:space="0" w:color="auto"/>
            <w:bottom w:val="none" w:sz="0" w:space="0" w:color="auto"/>
            <w:right w:val="none" w:sz="0" w:space="0" w:color="auto"/>
          </w:divBdr>
        </w:div>
        <w:div w:id="1085028596">
          <w:marLeft w:val="640"/>
          <w:marRight w:val="0"/>
          <w:marTop w:val="0"/>
          <w:marBottom w:val="0"/>
          <w:divBdr>
            <w:top w:val="none" w:sz="0" w:space="0" w:color="auto"/>
            <w:left w:val="none" w:sz="0" w:space="0" w:color="auto"/>
            <w:bottom w:val="none" w:sz="0" w:space="0" w:color="auto"/>
            <w:right w:val="none" w:sz="0" w:space="0" w:color="auto"/>
          </w:divBdr>
        </w:div>
        <w:div w:id="1092163213">
          <w:marLeft w:val="640"/>
          <w:marRight w:val="0"/>
          <w:marTop w:val="0"/>
          <w:marBottom w:val="0"/>
          <w:divBdr>
            <w:top w:val="none" w:sz="0" w:space="0" w:color="auto"/>
            <w:left w:val="none" w:sz="0" w:space="0" w:color="auto"/>
            <w:bottom w:val="none" w:sz="0" w:space="0" w:color="auto"/>
            <w:right w:val="none" w:sz="0" w:space="0" w:color="auto"/>
          </w:divBdr>
        </w:div>
        <w:div w:id="1093670341">
          <w:marLeft w:val="640"/>
          <w:marRight w:val="0"/>
          <w:marTop w:val="0"/>
          <w:marBottom w:val="0"/>
          <w:divBdr>
            <w:top w:val="none" w:sz="0" w:space="0" w:color="auto"/>
            <w:left w:val="none" w:sz="0" w:space="0" w:color="auto"/>
            <w:bottom w:val="none" w:sz="0" w:space="0" w:color="auto"/>
            <w:right w:val="none" w:sz="0" w:space="0" w:color="auto"/>
          </w:divBdr>
        </w:div>
        <w:div w:id="1102452428">
          <w:marLeft w:val="640"/>
          <w:marRight w:val="0"/>
          <w:marTop w:val="0"/>
          <w:marBottom w:val="0"/>
          <w:divBdr>
            <w:top w:val="none" w:sz="0" w:space="0" w:color="auto"/>
            <w:left w:val="none" w:sz="0" w:space="0" w:color="auto"/>
            <w:bottom w:val="none" w:sz="0" w:space="0" w:color="auto"/>
            <w:right w:val="none" w:sz="0" w:space="0" w:color="auto"/>
          </w:divBdr>
        </w:div>
        <w:div w:id="1120538529">
          <w:marLeft w:val="640"/>
          <w:marRight w:val="0"/>
          <w:marTop w:val="0"/>
          <w:marBottom w:val="0"/>
          <w:divBdr>
            <w:top w:val="none" w:sz="0" w:space="0" w:color="auto"/>
            <w:left w:val="none" w:sz="0" w:space="0" w:color="auto"/>
            <w:bottom w:val="none" w:sz="0" w:space="0" w:color="auto"/>
            <w:right w:val="none" w:sz="0" w:space="0" w:color="auto"/>
          </w:divBdr>
        </w:div>
        <w:div w:id="1175726200">
          <w:marLeft w:val="640"/>
          <w:marRight w:val="0"/>
          <w:marTop w:val="0"/>
          <w:marBottom w:val="0"/>
          <w:divBdr>
            <w:top w:val="none" w:sz="0" w:space="0" w:color="auto"/>
            <w:left w:val="none" w:sz="0" w:space="0" w:color="auto"/>
            <w:bottom w:val="none" w:sz="0" w:space="0" w:color="auto"/>
            <w:right w:val="none" w:sz="0" w:space="0" w:color="auto"/>
          </w:divBdr>
        </w:div>
        <w:div w:id="1186024000">
          <w:marLeft w:val="640"/>
          <w:marRight w:val="0"/>
          <w:marTop w:val="0"/>
          <w:marBottom w:val="0"/>
          <w:divBdr>
            <w:top w:val="none" w:sz="0" w:space="0" w:color="auto"/>
            <w:left w:val="none" w:sz="0" w:space="0" w:color="auto"/>
            <w:bottom w:val="none" w:sz="0" w:space="0" w:color="auto"/>
            <w:right w:val="none" w:sz="0" w:space="0" w:color="auto"/>
          </w:divBdr>
        </w:div>
        <w:div w:id="1221939545">
          <w:marLeft w:val="640"/>
          <w:marRight w:val="0"/>
          <w:marTop w:val="0"/>
          <w:marBottom w:val="0"/>
          <w:divBdr>
            <w:top w:val="none" w:sz="0" w:space="0" w:color="auto"/>
            <w:left w:val="none" w:sz="0" w:space="0" w:color="auto"/>
            <w:bottom w:val="none" w:sz="0" w:space="0" w:color="auto"/>
            <w:right w:val="none" w:sz="0" w:space="0" w:color="auto"/>
          </w:divBdr>
        </w:div>
        <w:div w:id="1287930576">
          <w:marLeft w:val="640"/>
          <w:marRight w:val="0"/>
          <w:marTop w:val="0"/>
          <w:marBottom w:val="0"/>
          <w:divBdr>
            <w:top w:val="none" w:sz="0" w:space="0" w:color="auto"/>
            <w:left w:val="none" w:sz="0" w:space="0" w:color="auto"/>
            <w:bottom w:val="none" w:sz="0" w:space="0" w:color="auto"/>
            <w:right w:val="none" w:sz="0" w:space="0" w:color="auto"/>
          </w:divBdr>
        </w:div>
        <w:div w:id="1306741782">
          <w:marLeft w:val="640"/>
          <w:marRight w:val="0"/>
          <w:marTop w:val="0"/>
          <w:marBottom w:val="0"/>
          <w:divBdr>
            <w:top w:val="none" w:sz="0" w:space="0" w:color="auto"/>
            <w:left w:val="none" w:sz="0" w:space="0" w:color="auto"/>
            <w:bottom w:val="none" w:sz="0" w:space="0" w:color="auto"/>
            <w:right w:val="none" w:sz="0" w:space="0" w:color="auto"/>
          </w:divBdr>
        </w:div>
        <w:div w:id="1329597100">
          <w:marLeft w:val="640"/>
          <w:marRight w:val="0"/>
          <w:marTop w:val="0"/>
          <w:marBottom w:val="0"/>
          <w:divBdr>
            <w:top w:val="none" w:sz="0" w:space="0" w:color="auto"/>
            <w:left w:val="none" w:sz="0" w:space="0" w:color="auto"/>
            <w:bottom w:val="none" w:sz="0" w:space="0" w:color="auto"/>
            <w:right w:val="none" w:sz="0" w:space="0" w:color="auto"/>
          </w:divBdr>
        </w:div>
        <w:div w:id="1472091093">
          <w:marLeft w:val="640"/>
          <w:marRight w:val="0"/>
          <w:marTop w:val="0"/>
          <w:marBottom w:val="0"/>
          <w:divBdr>
            <w:top w:val="none" w:sz="0" w:space="0" w:color="auto"/>
            <w:left w:val="none" w:sz="0" w:space="0" w:color="auto"/>
            <w:bottom w:val="none" w:sz="0" w:space="0" w:color="auto"/>
            <w:right w:val="none" w:sz="0" w:space="0" w:color="auto"/>
          </w:divBdr>
        </w:div>
        <w:div w:id="1476796636">
          <w:marLeft w:val="640"/>
          <w:marRight w:val="0"/>
          <w:marTop w:val="0"/>
          <w:marBottom w:val="0"/>
          <w:divBdr>
            <w:top w:val="none" w:sz="0" w:space="0" w:color="auto"/>
            <w:left w:val="none" w:sz="0" w:space="0" w:color="auto"/>
            <w:bottom w:val="none" w:sz="0" w:space="0" w:color="auto"/>
            <w:right w:val="none" w:sz="0" w:space="0" w:color="auto"/>
          </w:divBdr>
        </w:div>
        <w:div w:id="1507286982">
          <w:marLeft w:val="640"/>
          <w:marRight w:val="0"/>
          <w:marTop w:val="0"/>
          <w:marBottom w:val="0"/>
          <w:divBdr>
            <w:top w:val="none" w:sz="0" w:space="0" w:color="auto"/>
            <w:left w:val="none" w:sz="0" w:space="0" w:color="auto"/>
            <w:bottom w:val="none" w:sz="0" w:space="0" w:color="auto"/>
            <w:right w:val="none" w:sz="0" w:space="0" w:color="auto"/>
          </w:divBdr>
        </w:div>
        <w:div w:id="1536963314">
          <w:marLeft w:val="640"/>
          <w:marRight w:val="0"/>
          <w:marTop w:val="0"/>
          <w:marBottom w:val="0"/>
          <w:divBdr>
            <w:top w:val="none" w:sz="0" w:space="0" w:color="auto"/>
            <w:left w:val="none" w:sz="0" w:space="0" w:color="auto"/>
            <w:bottom w:val="none" w:sz="0" w:space="0" w:color="auto"/>
            <w:right w:val="none" w:sz="0" w:space="0" w:color="auto"/>
          </w:divBdr>
        </w:div>
        <w:div w:id="1636108193">
          <w:marLeft w:val="640"/>
          <w:marRight w:val="0"/>
          <w:marTop w:val="0"/>
          <w:marBottom w:val="0"/>
          <w:divBdr>
            <w:top w:val="none" w:sz="0" w:space="0" w:color="auto"/>
            <w:left w:val="none" w:sz="0" w:space="0" w:color="auto"/>
            <w:bottom w:val="none" w:sz="0" w:space="0" w:color="auto"/>
            <w:right w:val="none" w:sz="0" w:space="0" w:color="auto"/>
          </w:divBdr>
        </w:div>
        <w:div w:id="1648244746">
          <w:marLeft w:val="640"/>
          <w:marRight w:val="0"/>
          <w:marTop w:val="0"/>
          <w:marBottom w:val="0"/>
          <w:divBdr>
            <w:top w:val="none" w:sz="0" w:space="0" w:color="auto"/>
            <w:left w:val="none" w:sz="0" w:space="0" w:color="auto"/>
            <w:bottom w:val="none" w:sz="0" w:space="0" w:color="auto"/>
            <w:right w:val="none" w:sz="0" w:space="0" w:color="auto"/>
          </w:divBdr>
        </w:div>
        <w:div w:id="1655254331">
          <w:marLeft w:val="640"/>
          <w:marRight w:val="0"/>
          <w:marTop w:val="0"/>
          <w:marBottom w:val="0"/>
          <w:divBdr>
            <w:top w:val="none" w:sz="0" w:space="0" w:color="auto"/>
            <w:left w:val="none" w:sz="0" w:space="0" w:color="auto"/>
            <w:bottom w:val="none" w:sz="0" w:space="0" w:color="auto"/>
            <w:right w:val="none" w:sz="0" w:space="0" w:color="auto"/>
          </w:divBdr>
        </w:div>
        <w:div w:id="1783769446">
          <w:marLeft w:val="640"/>
          <w:marRight w:val="0"/>
          <w:marTop w:val="0"/>
          <w:marBottom w:val="0"/>
          <w:divBdr>
            <w:top w:val="none" w:sz="0" w:space="0" w:color="auto"/>
            <w:left w:val="none" w:sz="0" w:space="0" w:color="auto"/>
            <w:bottom w:val="none" w:sz="0" w:space="0" w:color="auto"/>
            <w:right w:val="none" w:sz="0" w:space="0" w:color="auto"/>
          </w:divBdr>
        </w:div>
        <w:div w:id="1849521546">
          <w:marLeft w:val="640"/>
          <w:marRight w:val="0"/>
          <w:marTop w:val="0"/>
          <w:marBottom w:val="0"/>
          <w:divBdr>
            <w:top w:val="none" w:sz="0" w:space="0" w:color="auto"/>
            <w:left w:val="none" w:sz="0" w:space="0" w:color="auto"/>
            <w:bottom w:val="none" w:sz="0" w:space="0" w:color="auto"/>
            <w:right w:val="none" w:sz="0" w:space="0" w:color="auto"/>
          </w:divBdr>
        </w:div>
        <w:div w:id="1855612412">
          <w:marLeft w:val="640"/>
          <w:marRight w:val="0"/>
          <w:marTop w:val="0"/>
          <w:marBottom w:val="0"/>
          <w:divBdr>
            <w:top w:val="none" w:sz="0" w:space="0" w:color="auto"/>
            <w:left w:val="none" w:sz="0" w:space="0" w:color="auto"/>
            <w:bottom w:val="none" w:sz="0" w:space="0" w:color="auto"/>
            <w:right w:val="none" w:sz="0" w:space="0" w:color="auto"/>
          </w:divBdr>
        </w:div>
        <w:div w:id="1869291502">
          <w:marLeft w:val="640"/>
          <w:marRight w:val="0"/>
          <w:marTop w:val="0"/>
          <w:marBottom w:val="0"/>
          <w:divBdr>
            <w:top w:val="none" w:sz="0" w:space="0" w:color="auto"/>
            <w:left w:val="none" w:sz="0" w:space="0" w:color="auto"/>
            <w:bottom w:val="none" w:sz="0" w:space="0" w:color="auto"/>
            <w:right w:val="none" w:sz="0" w:space="0" w:color="auto"/>
          </w:divBdr>
        </w:div>
        <w:div w:id="1921327451">
          <w:marLeft w:val="640"/>
          <w:marRight w:val="0"/>
          <w:marTop w:val="0"/>
          <w:marBottom w:val="0"/>
          <w:divBdr>
            <w:top w:val="none" w:sz="0" w:space="0" w:color="auto"/>
            <w:left w:val="none" w:sz="0" w:space="0" w:color="auto"/>
            <w:bottom w:val="none" w:sz="0" w:space="0" w:color="auto"/>
            <w:right w:val="none" w:sz="0" w:space="0" w:color="auto"/>
          </w:divBdr>
        </w:div>
        <w:div w:id="1922986326">
          <w:marLeft w:val="640"/>
          <w:marRight w:val="0"/>
          <w:marTop w:val="0"/>
          <w:marBottom w:val="0"/>
          <w:divBdr>
            <w:top w:val="none" w:sz="0" w:space="0" w:color="auto"/>
            <w:left w:val="none" w:sz="0" w:space="0" w:color="auto"/>
            <w:bottom w:val="none" w:sz="0" w:space="0" w:color="auto"/>
            <w:right w:val="none" w:sz="0" w:space="0" w:color="auto"/>
          </w:divBdr>
        </w:div>
        <w:div w:id="1959874483">
          <w:marLeft w:val="640"/>
          <w:marRight w:val="0"/>
          <w:marTop w:val="0"/>
          <w:marBottom w:val="0"/>
          <w:divBdr>
            <w:top w:val="none" w:sz="0" w:space="0" w:color="auto"/>
            <w:left w:val="none" w:sz="0" w:space="0" w:color="auto"/>
            <w:bottom w:val="none" w:sz="0" w:space="0" w:color="auto"/>
            <w:right w:val="none" w:sz="0" w:space="0" w:color="auto"/>
          </w:divBdr>
        </w:div>
        <w:div w:id="2019496895">
          <w:marLeft w:val="640"/>
          <w:marRight w:val="0"/>
          <w:marTop w:val="0"/>
          <w:marBottom w:val="0"/>
          <w:divBdr>
            <w:top w:val="none" w:sz="0" w:space="0" w:color="auto"/>
            <w:left w:val="none" w:sz="0" w:space="0" w:color="auto"/>
            <w:bottom w:val="none" w:sz="0" w:space="0" w:color="auto"/>
            <w:right w:val="none" w:sz="0" w:space="0" w:color="auto"/>
          </w:divBdr>
        </w:div>
        <w:div w:id="2127380926">
          <w:marLeft w:val="640"/>
          <w:marRight w:val="0"/>
          <w:marTop w:val="0"/>
          <w:marBottom w:val="0"/>
          <w:divBdr>
            <w:top w:val="none" w:sz="0" w:space="0" w:color="auto"/>
            <w:left w:val="none" w:sz="0" w:space="0" w:color="auto"/>
            <w:bottom w:val="none" w:sz="0" w:space="0" w:color="auto"/>
            <w:right w:val="none" w:sz="0" w:space="0" w:color="auto"/>
          </w:divBdr>
        </w:div>
      </w:divsChild>
    </w:div>
    <w:div w:id="748045122">
      <w:bodyDiv w:val="1"/>
      <w:marLeft w:val="0"/>
      <w:marRight w:val="0"/>
      <w:marTop w:val="0"/>
      <w:marBottom w:val="0"/>
      <w:divBdr>
        <w:top w:val="none" w:sz="0" w:space="0" w:color="auto"/>
        <w:left w:val="none" w:sz="0" w:space="0" w:color="auto"/>
        <w:bottom w:val="none" w:sz="0" w:space="0" w:color="auto"/>
        <w:right w:val="none" w:sz="0" w:space="0" w:color="auto"/>
      </w:divBdr>
      <w:divsChild>
        <w:div w:id="6568721">
          <w:marLeft w:val="640"/>
          <w:marRight w:val="0"/>
          <w:marTop w:val="0"/>
          <w:marBottom w:val="0"/>
          <w:divBdr>
            <w:top w:val="none" w:sz="0" w:space="0" w:color="auto"/>
            <w:left w:val="none" w:sz="0" w:space="0" w:color="auto"/>
            <w:bottom w:val="none" w:sz="0" w:space="0" w:color="auto"/>
            <w:right w:val="none" w:sz="0" w:space="0" w:color="auto"/>
          </w:divBdr>
        </w:div>
        <w:div w:id="35086761">
          <w:marLeft w:val="640"/>
          <w:marRight w:val="0"/>
          <w:marTop w:val="0"/>
          <w:marBottom w:val="0"/>
          <w:divBdr>
            <w:top w:val="none" w:sz="0" w:space="0" w:color="auto"/>
            <w:left w:val="none" w:sz="0" w:space="0" w:color="auto"/>
            <w:bottom w:val="none" w:sz="0" w:space="0" w:color="auto"/>
            <w:right w:val="none" w:sz="0" w:space="0" w:color="auto"/>
          </w:divBdr>
        </w:div>
        <w:div w:id="51273281">
          <w:marLeft w:val="640"/>
          <w:marRight w:val="0"/>
          <w:marTop w:val="0"/>
          <w:marBottom w:val="0"/>
          <w:divBdr>
            <w:top w:val="none" w:sz="0" w:space="0" w:color="auto"/>
            <w:left w:val="none" w:sz="0" w:space="0" w:color="auto"/>
            <w:bottom w:val="none" w:sz="0" w:space="0" w:color="auto"/>
            <w:right w:val="none" w:sz="0" w:space="0" w:color="auto"/>
          </w:divBdr>
        </w:div>
        <w:div w:id="136462934">
          <w:marLeft w:val="640"/>
          <w:marRight w:val="0"/>
          <w:marTop w:val="0"/>
          <w:marBottom w:val="0"/>
          <w:divBdr>
            <w:top w:val="none" w:sz="0" w:space="0" w:color="auto"/>
            <w:left w:val="none" w:sz="0" w:space="0" w:color="auto"/>
            <w:bottom w:val="none" w:sz="0" w:space="0" w:color="auto"/>
            <w:right w:val="none" w:sz="0" w:space="0" w:color="auto"/>
          </w:divBdr>
        </w:div>
        <w:div w:id="215433785">
          <w:marLeft w:val="640"/>
          <w:marRight w:val="0"/>
          <w:marTop w:val="0"/>
          <w:marBottom w:val="0"/>
          <w:divBdr>
            <w:top w:val="none" w:sz="0" w:space="0" w:color="auto"/>
            <w:left w:val="none" w:sz="0" w:space="0" w:color="auto"/>
            <w:bottom w:val="none" w:sz="0" w:space="0" w:color="auto"/>
            <w:right w:val="none" w:sz="0" w:space="0" w:color="auto"/>
          </w:divBdr>
        </w:div>
        <w:div w:id="473916954">
          <w:marLeft w:val="640"/>
          <w:marRight w:val="0"/>
          <w:marTop w:val="0"/>
          <w:marBottom w:val="0"/>
          <w:divBdr>
            <w:top w:val="none" w:sz="0" w:space="0" w:color="auto"/>
            <w:left w:val="none" w:sz="0" w:space="0" w:color="auto"/>
            <w:bottom w:val="none" w:sz="0" w:space="0" w:color="auto"/>
            <w:right w:val="none" w:sz="0" w:space="0" w:color="auto"/>
          </w:divBdr>
        </w:div>
        <w:div w:id="479231431">
          <w:marLeft w:val="640"/>
          <w:marRight w:val="0"/>
          <w:marTop w:val="0"/>
          <w:marBottom w:val="0"/>
          <w:divBdr>
            <w:top w:val="none" w:sz="0" w:space="0" w:color="auto"/>
            <w:left w:val="none" w:sz="0" w:space="0" w:color="auto"/>
            <w:bottom w:val="none" w:sz="0" w:space="0" w:color="auto"/>
            <w:right w:val="none" w:sz="0" w:space="0" w:color="auto"/>
          </w:divBdr>
        </w:div>
        <w:div w:id="557668581">
          <w:marLeft w:val="640"/>
          <w:marRight w:val="0"/>
          <w:marTop w:val="0"/>
          <w:marBottom w:val="0"/>
          <w:divBdr>
            <w:top w:val="none" w:sz="0" w:space="0" w:color="auto"/>
            <w:left w:val="none" w:sz="0" w:space="0" w:color="auto"/>
            <w:bottom w:val="none" w:sz="0" w:space="0" w:color="auto"/>
            <w:right w:val="none" w:sz="0" w:space="0" w:color="auto"/>
          </w:divBdr>
        </w:div>
        <w:div w:id="568806879">
          <w:marLeft w:val="640"/>
          <w:marRight w:val="0"/>
          <w:marTop w:val="0"/>
          <w:marBottom w:val="0"/>
          <w:divBdr>
            <w:top w:val="none" w:sz="0" w:space="0" w:color="auto"/>
            <w:left w:val="none" w:sz="0" w:space="0" w:color="auto"/>
            <w:bottom w:val="none" w:sz="0" w:space="0" w:color="auto"/>
            <w:right w:val="none" w:sz="0" w:space="0" w:color="auto"/>
          </w:divBdr>
        </w:div>
        <w:div w:id="617489320">
          <w:marLeft w:val="640"/>
          <w:marRight w:val="0"/>
          <w:marTop w:val="0"/>
          <w:marBottom w:val="0"/>
          <w:divBdr>
            <w:top w:val="none" w:sz="0" w:space="0" w:color="auto"/>
            <w:left w:val="none" w:sz="0" w:space="0" w:color="auto"/>
            <w:bottom w:val="none" w:sz="0" w:space="0" w:color="auto"/>
            <w:right w:val="none" w:sz="0" w:space="0" w:color="auto"/>
          </w:divBdr>
        </w:div>
        <w:div w:id="644236826">
          <w:marLeft w:val="640"/>
          <w:marRight w:val="0"/>
          <w:marTop w:val="0"/>
          <w:marBottom w:val="0"/>
          <w:divBdr>
            <w:top w:val="none" w:sz="0" w:space="0" w:color="auto"/>
            <w:left w:val="none" w:sz="0" w:space="0" w:color="auto"/>
            <w:bottom w:val="none" w:sz="0" w:space="0" w:color="auto"/>
            <w:right w:val="none" w:sz="0" w:space="0" w:color="auto"/>
          </w:divBdr>
        </w:div>
        <w:div w:id="680622150">
          <w:marLeft w:val="640"/>
          <w:marRight w:val="0"/>
          <w:marTop w:val="0"/>
          <w:marBottom w:val="0"/>
          <w:divBdr>
            <w:top w:val="none" w:sz="0" w:space="0" w:color="auto"/>
            <w:left w:val="none" w:sz="0" w:space="0" w:color="auto"/>
            <w:bottom w:val="none" w:sz="0" w:space="0" w:color="auto"/>
            <w:right w:val="none" w:sz="0" w:space="0" w:color="auto"/>
          </w:divBdr>
        </w:div>
        <w:div w:id="695084409">
          <w:marLeft w:val="640"/>
          <w:marRight w:val="0"/>
          <w:marTop w:val="0"/>
          <w:marBottom w:val="0"/>
          <w:divBdr>
            <w:top w:val="none" w:sz="0" w:space="0" w:color="auto"/>
            <w:left w:val="none" w:sz="0" w:space="0" w:color="auto"/>
            <w:bottom w:val="none" w:sz="0" w:space="0" w:color="auto"/>
            <w:right w:val="none" w:sz="0" w:space="0" w:color="auto"/>
          </w:divBdr>
        </w:div>
        <w:div w:id="793796293">
          <w:marLeft w:val="640"/>
          <w:marRight w:val="0"/>
          <w:marTop w:val="0"/>
          <w:marBottom w:val="0"/>
          <w:divBdr>
            <w:top w:val="none" w:sz="0" w:space="0" w:color="auto"/>
            <w:left w:val="none" w:sz="0" w:space="0" w:color="auto"/>
            <w:bottom w:val="none" w:sz="0" w:space="0" w:color="auto"/>
            <w:right w:val="none" w:sz="0" w:space="0" w:color="auto"/>
          </w:divBdr>
        </w:div>
        <w:div w:id="880481219">
          <w:marLeft w:val="640"/>
          <w:marRight w:val="0"/>
          <w:marTop w:val="0"/>
          <w:marBottom w:val="0"/>
          <w:divBdr>
            <w:top w:val="none" w:sz="0" w:space="0" w:color="auto"/>
            <w:left w:val="none" w:sz="0" w:space="0" w:color="auto"/>
            <w:bottom w:val="none" w:sz="0" w:space="0" w:color="auto"/>
            <w:right w:val="none" w:sz="0" w:space="0" w:color="auto"/>
          </w:divBdr>
        </w:div>
        <w:div w:id="887650378">
          <w:marLeft w:val="640"/>
          <w:marRight w:val="0"/>
          <w:marTop w:val="0"/>
          <w:marBottom w:val="0"/>
          <w:divBdr>
            <w:top w:val="none" w:sz="0" w:space="0" w:color="auto"/>
            <w:left w:val="none" w:sz="0" w:space="0" w:color="auto"/>
            <w:bottom w:val="none" w:sz="0" w:space="0" w:color="auto"/>
            <w:right w:val="none" w:sz="0" w:space="0" w:color="auto"/>
          </w:divBdr>
        </w:div>
        <w:div w:id="892275090">
          <w:marLeft w:val="640"/>
          <w:marRight w:val="0"/>
          <w:marTop w:val="0"/>
          <w:marBottom w:val="0"/>
          <w:divBdr>
            <w:top w:val="none" w:sz="0" w:space="0" w:color="auto"/>
            <w:left w:val="none" w:sz="0" w:space="0" w:color="auto"/>
            <w:bottom w:val="none" w:sz="0" w:space="0" w:color="auto"/>
            <w:right w:val="none" w:sz="0" w:space="0" w:color="auto"/>
          </w:divBdr>
        </w:div>
        <w:div w:id="949553730">
          <w:marLeft w:val="640"/>
          <w:marRight w:val="0"/>
          <w:marTop w:val="0"/>
          <w:marBottom w:val="0"/>
          <w:divBdr>
            <w:top w:val="none" w:sz="0" w:space="0" w:color="auto"/>
            <w:left w:val="none" w:sz="0" w:space="0" w:color="auto"/>
            <w:bottom w:val="none" w:sz="0" w:space="0" w:color="auto"/>
            <w:right w:val="none" w:sz="0" w:space="0" w:color="auto"/>
          </w:divBdr>
        </w:div>
        <w:div w:id="957568849">
          <w:marLeft w:val="640"/>
          <w:marRight w:val="0"/>
          <w:marTop w:val="0"/>
          <w:marBottom w:val="0"/>
          <w:divBdr>
            <w:top w:val="none" w:sz="0" w:space="0" w:color="auto"/>
            <w:left w:val="none" w:sz="0" w:space="0" w:color="auto"/>
            <w:bottom w:val="none" w:sz="0" w:space="0" w:color="auto"/>
            <w:right w:val="none" w:sz="0" w:space="0" w:color="auto"/>
          </w:divBdr>
        </w:div>
        <w:div w:id="961958993">
          <w:marLeft w:val="640"/>
          <w:marRight w:val="0"/>
          <w:marTop w:val="0"/>
          <w:marBottom w:val="0"/>
          <w:divBdr>
            <w:top w:val="none" w:sz="0" w:space="0" w:color="auto"/>
            <w:left w:val="none" w:sz="0" w:space="0" w:color="auto"/>
            <w:bottom w:val="none" w:sz="0" w:space="0" w:color="auto"/>
            <w:right w:val="none" w:sz="0" w:space="0" w:color="auto"/>
          </w:divBdr>
        </w:div>
        <w:div w:id="984361470">
          <w:marLeft w:val="640"/>
          <w:marRight w:val="0"/>
          <w:marTop w:val="0"/>
          <w:marBottom w:val="0"/>
          <w:divBdr>
            <w:top w:val="none" w:sz="0" w:space="0" w:color="auto"/>
            <w:left w:val="none" w:sz="0" w:space="0" w:color="auto"/>
            <w:bottom w:val="none" w:sz="0" w:space="0" w:color="auto"/>
            <w:right w:val="none" w:sz="0" w:space="0" w:color="auto"/>
          </w:divBdr>
        </w:div>
        <w:div w:id="990212542">
          <w:marLeft w:val="640"/>
          <w:marRight w:val="0"/>
          <w:marTop w:val="0"/>
          <w:marBottom w:val="0"/>
          <w:divBdr>
            <w:top w:val="none" w:sz="0" w:space="0" w:color="auto"/>
            <w:left w:val="none" w:sz="0" w:space="0" w:color="auto"/>
            <w:bottom w:val="none" w:sz="0" w:space="0" w:color="auto"/>
            <w:right w:val="none" w:sz="0" w:space="0" w:color="auto"/>
          </w:divBdr>
        </w:div>
        <w:div w:id="1111971874">
          <w:marLeft w:val="640"/>
          <w:marRight w:val="0"/>
          <w:marTop w:val="0"/>
          <w:marBottom w:val="0"/>
          <w:divBdr>
            <w:top w:val="none" w:sz="0" w:space="0" w:color="auto"/>
            <w:left w:val="none" w:sz="0" w:space="0" w:color="auto"/>
            <w:bottom w:val="none" w:sz="0" w:space="0" w:color="auto"/>
            <w:right w:val="none" w:sz="0" w:space="0" w:color="auto"/>
          </w:divBdr>
        </w:div>
        <w:div w:id="1162626055">
          <w:marLeft w:val="640"/>
          <w:marRight w:val="0"/>
          <w:marTop w:val="0"/>
          <w:marBottom w:val="0"/>
          <w:divBdr>
            <w:top w:val="none" w:sz="0" w:space="0" w:color="auto"/>
            <w:left w:val="none" w:sz="0" w:space="0" w:color="auto"/>
            <w:bottom w:val="none" w:sz="0" w:space="0" w:color="auto"/>
            <w:right w:val="none" w:sz="0" w:space="0" w:color="auto"/>
          </w:divBdr>
        </w:div>
        <w:div w:id="1192112360">
          <w:marLeft w:val="640"/>
          <w:marRight w:val="0"/>
          <w:marTop w:val="0"/>
          <w:marBottom w:val="0"/>
          <w:divBdr>
            <w:top w:val="none" w:sz="0" w:space="0" w:color="auto"/>
            <w:left w:val="none" w:sz="0" w:space="0" w:color="auto"/>
            <w:bottom w:val="none" w:sz="0" w:space="0" w:color="auto"/>
            <w:right w:val="none" w:sz="0" w:space="0" w:color="auto"/>
          </w:divBdr>
        </w:div>
        <w:div w:id="1200703423">
          <w:marLeft w:val="640"/>
          <w:marRight w:val="0"/>
          <w:marTop w:val="0"/>
          <w:marBottom w:val="0"/>
          <w:divBdr>
            <w:top w:val="none" w:sz="0" w:space="0" w:color="auto"/>
            <w:left w:val="none" w:sz="0" w:space="0" w:color="auto"/>
            <w:bottom w:val="none" w:sz="0" w:space="0" w:color="auto"/>
            <w:right w:val="none" w:sz="0" w:space="0" w:color="auto"/>
          </w:divBdr>
        </w:div>
        <w:div w:id="1203514331">
          <w:marLeft w:val="640"/>
          <w:marRight w:val="0"/>
          <w:marTop w:val="0"/>
          <w:marBottom w:val="0"/>
          <w:divBdr>
            <w:top w:val="none" w:sz="0" w:space="0" w:color="auto"/>
            <w:left w:val="none" w:sz="0" w:space="0" w:color="auto"/>
            <w:bottom w:val="none" w:sz="0" w:space="0" w:color="auto"/>
            <w:right w:val="none" w:sz="0" w:space="0" w:color="auto"/>
          </w:divBdr>
        </w:div>
        <w:div w:id="1266768782">
          <w:marLeft w:val="640"/>
          <w:marRight w:val="0"/>
          <w:marTop w:val="0"/>
          <w:marBottom w:val="0"/>
          <w:divBdr>
            <w:top w:val="none" w:sz="0" w:space="0" w:color="auto"/>
            <w:left w:val="none" w:sz="0" w:space="0" w:color="auto"/>
            <w:bottom w:val="none" w:sz="0" w:space="0" w:color="auto"/>
            <w:right w:val="none" w:sz="0" w:space="0" w:color="auto"/>
          </w:divBdr>
        </w:div>
        <w:div w:id="1339695231">
          <w:marLeft w:val="640"/>
          <w:marRight w:val="0"/>
          <w:marTop w:val="0"/>
          <w:marBottom w:val="0"/>
          <w:divBdr>
            <w:top w:val="none" w:sz="0" w:space="0" w:color="auto"/>
            <w:left w:val="none" w:sz="0" w:space="0" w:color="auto"/>
            <w:bottom w:val="none" w:sz="0" w:space="0" w:color="auto"/>
            <w:right w:val="none" w:sz="0" w:space="0" w:color="auto"/>
          </w:divBdr>
        </w:div>
        <w:div w:id="1374504356">
          <w:marLeft w:val="640"/>
          <w:marRight w:val="0"/>
          <w:marTop w:val="0"/>
          <w:marBottom w:val="0"/>
          <w:divBdr>
            <w:top w:val="none" w:sz="0" w:space="0" w:color="auto"/>
            <w:left w:val="none" w:sz="0" w:space="0" w:color="auto"/>
            <w:bottom w:val="none" w:sz="0" w:space="0" w:color="auto"/>
            <w:right w:val="none" w:sz="0" w:space="0" w:color="auto"/>
          </w:divBdr>
        </w:div>
        <w:div w:id="1411656067">
          <w:marLeft w:val="640"/>
          <w:marRight w:val="0"/>
          <w:marTop w:val="0"/>
          <w:marBottom w:val="0"/>
          <w:divBdr>
            <w:top w:val="none" w:sz="0" w:space="0" w:color="auto"/>
            <w:left w:val="none" w:sz="0" w:space="0" w:color="auto"/>
            <w:bottom w:val="none" w:sz="0" w:space="0" w:color="auto"/>
            <w:right w:val="none" w:sz="0" w:space="0" w:color="auto"/>
          </w:divBdr>
        </w:div>
        <w:div w:id="1500147702">
          <w:marLeft w:val="640"/>
          <w:marRight w:val="0"/>
          <w:marTop w:val="0"/>
          <w:marBottom w:val="0"/>
          <w:divBdr>
            <w:top w:val="none" w:sz="0" w:space="0" w:color="auto"/>
            <w:left w:val="none" w:sz="0" w:space="0" w:color="auto"/>
            <w:bottom w:val="none" w:sz="0" w:space="0" w:color="auto"/>
            <w:right w:val="none" w:sz="0" w:space="0" w:color="auto"/>
          </w:divBdr>
        </w:div>
        <w:div w:id="1661886375">
          <w:marLeft w:val="640"/>
          <w:marRight w:val="0"/>
          <w:marTop w:val="0"/>
          <w:marBottom w:val="0"/>
          <w:divBdr>
            <w:top w:val="none" w:sz="0" w:space="0" w:color="auto"/>
            <w:left w:val="none" w:sz="0" w:space="0" w:color="auto"/>
            <w:bottom w:val="none" w:sz="0" w:space="0" w:color="auto"/>
            <w:right w:val="none" w:sz="0" w:space="0" w:color="auto"/>
          </w:divBdr>
        </w:div>
        <w:div w:id="1662198963">
          <w:marLeft w:val="640"/>
          <w:marRight w:val="0"/>
          <w:marTop w:val="0"/>
          <w:marBottom w:val="0"/>
          <w:divBdr>
            <w:top w:val="none" w:sz="0" w:space="0" w:color="auto"/>
            <w:left w:val="none" w:sz="0" w:space="0" w:color="auto"/>
            <w:bottom w:val="none" w:sz="0" w:space="0" w:color="auto"/>
            <w:right w:val="none" w:sz="0" w:space="0" w:color="auto"/>
          </w:divBdr>
        </w:div>
        <w:div w:id="1688096936">
          <w:marLeft w:val="640"/>
          <w:marRight w:val="0"/>
          <w:marTop w:val="0"/>
          <w:marBottom w:val="0"/>
          <w:divBdr>
            <w:top w:val="none" w:sz="0" w:space="0" w:color="auto"/>
            <w:left w:val="none" w:sz="0" w:space="0" w:color="auto"/>
            <w:bottom w:val="none" w:sz="0" w:space="0" w:color="auto"/>
            <w:right w:val="none" w:sz="0" w:space="0" w:color="auto"/>
          </w:divBdr>
        </w:div>
        <w:div w:id="1718747208">
          <w:marLeft w:val="640"/>
          <w:marRight w:val="0"/>
          <w:marTop w:val="0"/>
          <w:marBottom w:val="0"/>
          <w:divBdr>
            <w:top w:val="none" w:sz="0" w:space="0" w:color="auto"/>
            <w:left w:val="none" w:sz="0" w:space="0" w:color="auto"/>
            <w:bottom w:val="none" w:sz="0" w:space="0" w:color="auto"/>
            <w:right w:val="none" w:sz="0" w:space="0" w:color="auto"/>
          </w:divBdr>
        </w:div>
        <w:div w:id="1723478531">
          <w:marLeft w:val="640"/>
          <w:marRight w:val="0"/>
          <w:marTop w:val="0"/>
          <w:marBottom w:val="0"/>
          <w:divBdr>
            <w:top w:val="none" w:sz="0" w:space="0" w:color="auto"/>
            <w:left w:val="none" w:sz="0" w:space="0" w:color="auto"/>
            <w:bottom w:val="none" w:sz="0" w:space="0" w:color="auto"/>
            <w:right w:val="none" w:sz="0" w:space="0" w:color="auto"/>
          </w:divBdr>
        </w:div>
        <w:div w:id="1764107958">
          <w:marLeft w:val="640"/>
          <w:marRight w:val="0"/>
          <w:marTop w:val="0"/>
          <w:marBottom w:val="0"/>
          <w:divBdr>
            <w:top w:val="none" w:sz="0" w:space="0" w:color="auto"/>
            <w:left w:val="none" w:sz="0" w:space="0" w:color="auto"/>
            <w:bottom w:val="none" w:sz="0" w:space="0" w:color="auto"/>
            <w:right w:val="none" w:sz="0" w:space="0" w:color="auto"/>
          </w:divBdr>
        </w:div>
        <w:div w:id="1782457653">
          <w:marLeft w:val="640"/>
          <w:marRight w:val="0"/>
          <w:marTop w:val="0"/>
          <w:marBottom w:val="0"/>
          <w:divBdr>
            <w:top w:val="none" w:sz="0" w:space="0" w:color="auto"/>
            <w:left w:val="none" w:sz="0" w:space="0" w:color="auto"/>
            <w:bottom w:val="none" w:sz="0" w:space="0" w:color="auto"/>
            <w:right w:val="none" w:sz="0" w:space="0" w:color="auto"/>
          </w:divBdr>
        </w:div>
        <w:div w:id="1891846490">
          <w:marLeft w:val="640"/>
          <w:marRight w:val="0"/>
          <w:marTop w:val="0"/>
          <w:marBottom w:val="0"/>
          <w:divBdr>
            <w:top w:val="none" w:sz="0" w:space="0" w:color="auto"/>
            <w:left w:val="none" w:sz="0" w:space="0" w:color="auto"/>
            <w:bottom w:val="none" w:sz="0" w:space="0" w:color="auto"/>
            <w:right w:val="none" w:sz="0" w:space="0" w:color="auto"/>
          </w:divBdr>
        </w:div>
        <w:div w:id="1893688041">
          <w:marLeft w:val="640"/>
          <w:marRight w:val="0"/>
          <w:marTop w:val="0"/>
          <w:marBottom w:val="0"/>
          <w:divBdr>
            <w:top w:val="none" w:sz="0" w:space="0" w:color="auto"/>
            <w:left w:val="none" w:sz="0" w:space="0" w:color="auto"/>
            <w:bottom w:val="none" w:sz="0" w:space="0" w:color="auto"/>
            <w:right w:val="none" w:sz="0" w:space="0" w:color="auto"/>
          </w:divBdr>
        </w:div>
        <w:div w:id="2062364545">
          <w:marLeft w:val="640"/>
          <w:marRight w:val="0"/>
          <w:marTop w:val="0"/>
          <w:marBottom w:val="0"/>
          <w:divBdr>
            <w:top w:val="none" w:sz="0" w:space="0" w:color="auto"/>
            <w:left w:val="none" w:sz="0" w:space="0" w:color="auto"/>
            <w:bottom w:val="none" w:sz="0" w:space="0" w:color="auto"/>
            <w:right w:val="none" w:sz="0" w:space="0" w:color="auto"/>
          </w:divBdr>
        </w:div>
        <w:div w:id="2145805572">
          <w:marLeft w:val="640"/>
          <w:marRight w:val="0"/>
          <w:marTop w:val="0"/>
          <w:marBottom w:val="0"/>
          <w:divBdr>
            <w:top w:val="none" w:sz="0" w:space="0" w:color="auto"/>
            <w:left w:val="none" w:sz="0" w:space="0" w:color="auto"/>
            <w:bottom w:val="none" w:sz="0" w:space="0" w:color="auto"/>
            <w:right w:val="none" w:sz="0" w:space="0" w:color="auto"/>
          </w:divBdr>
        </w:div>
      </w:divsChild>
    </w:div>
    <w:div w:id="749085159">
      <w:bodyDiv w:val="1"/>
      <w:marLeft w:val="0"/>
      <w:marRight w:val="0"/>
      <w:marTop w:val="0"/>
      <w:marBottom w:val="0"/>
      <w:divBdr>
        <w:top w:val="none" w:sz="0" w:space="0" w:color="auto"/>
        <w:left w:val="none" w:sz="0" w:space="0" w:color="auto"/>
        <w:bottom w:val="none" w:sz="0" w:space="0" w:color="auto"/>
        <w:right w:val="none" w:sz="0" w:space="0" w:color="auto"/>
      </w:divBdr>
      <w:divsChild>
        <w:div w:id="962729774">
          <w:marLeft w:val="640"/>
          <w:marRight w:val="0"/>
          <w:marTop w:val="0"/>
          <w:marBottom w:val="0"/>
          <w:divBdr>
            <w:top w:val="none" w:sz="0" w:space="0" w:color="auto"/>
            <w:left w:val="none" w:sz="0" w:space="0" w:color="auto"/>
            <w:bottom w:val="none" w:sz="0" w:space="0" w:color="auto"/>
            <w:right w:val="none" w:sz="0" w:space="0" w:color="auto"/>
          </w:divBdr>
        </w:div>
        <w:div w:id="772213817">
          <w:marLeft w:val="640"/>
          <w:marRight w:val="0"/>
          <w:marTop w:val="0"/>
          <w:marBottom w:val="0"/>
          <w:divBdr>
            <w:top w:val="none" w:sz="0" w:space="0" w:color="auto"/>
            <w:left w:val="none" w:sz="0" w:space="0" w:color="auto"/>
            <w:bottom w:val="none" w:sz="0" w:space="0" w:color="auto"/>
            <w:right w:val="none" w:sz="0" w:space="0" w:color="auto"/>
          </w:divBdr>
        </w:div>
        <w:div w:id="215046655">
          <w:marLeft w:val="640"/>
          <w:marRight w:val="0"/>
          <w:marTop w:val="0"/>
          <w:marBottom w:val="0"/>
          <w:divBdr>
            <w:top w:val="none" w:sz="0" w:space="0" w:color="auto"/>
            <w:left w:val="none" w:sz="0" w:space="0" w:color="auto"/>
            <w:bottom w:val="none" w:sz="0" w:space="0" w:color="auto"/>
            <w:right w:val="none" w:sz="0" w:space="0" w:color="auto"/>
          </w:divBdr>
        </w:div>
        <w:div w:id="1116752901">
          <w:marLeft w:val="640"/>
          <w:marRight w:val="0"/>
          <w:marTop w:val="0"/>
          <w:marBottom w:val="0"/>
          <w:divBdr>
            <w:top w:val="none" w:sz="0" w:space="0" w:color="auto"/>
            <w:left w:val="none" w:sz="0" w:space="0" w:color="auto"/>
            <w:bottom w:val="none" w:sz="0" w:space="0" w:color="auto"/>
            <w:right w:val="none" w:sz="0" w:space="0" w:color="auto"/>
          </w:divBdr>
        </w:div>
        <w:div w:id="653947769">
          <w:marLeft w:val="640"/>
          <w:marRight w:val="0"/>
          <w:marTop w:val="0"/>
          <w:marBottom w:val="0"/>
          <w:divBdr>
            <w:top w:val="none" w:sz="0" w:space="0" w:color="auto"/>
            <w:left w:val="none" w:sz="0" w:space="0" w:color="auto"/>
            <w:bottom w:val="none" w:sz="0" w:space="0" w:color="auto"/>
            <w:right w:val="none" w:sz="0" w:space="0" w:color="auto"/>
          </w:divBdr>
        </w:div>
        <w:div w:id="923227451">
          <w:marLeft w:val="640"/>
          <w:marRight w:val="0"/>
          <w:marTop w:val="0"/>
          <w:marBottom w:val="0"/>
          <w:divBdr>
            <w:top w:val="none" w:sz="0" w:space="0" w:color="auto"/>
            <w:left w:val="none" w:sz="0" w:space="0" w:color="auto"/>
            <w:bottom w:val="none" w:sz="0" w:space="0" w:color="auto"/>
            <w:right w:val="none" w:sz="0" w:space="0" w:color="auto"/>
          </w:divBdr>
        </w:div>
        <w:div w:id="841891073">
          <w:marLeft w:val="640"/>
          <w:marRight w:val="0"/>
          <w:marTop w:val="0"/>
          <w:marBottom w:val="0"/>
          <w:divBdr>
            <w:top w:val="none" w:sz="0" w:space="0" w:color="auto"/>
            <w:left w:val="none" w:sz="0" w:space="0" w:color="auto"/>
            <w:bottom w:val="none" w:sz="0" w:space="0" w:color="auto"/>
            <w:right w:val="none" w:sz="0" w:space="0" w:color="auto"/>
          </w:divBdr>
        </w:div>
        <w:div w:id="959652413">
          <w:marLeft w:val="640"/>
          <w:marRight w:val="0"/>
          <w:marTop w:val="0"/>
          <w:marBottom w:val="0"/>
          <w:divBdr>
            <w:top w:val="none" w:sz="0" w:space="0" w:color="auto"/>
            <w:left w:val="none" w:sz="0" w:space="0" w:color="auto"/>
            <w:bottom w:val="none" w:sz="0" w:space="0" w:color="auto"/>
            <w:right w:val="none" w:sz="0" w:space="0" w:color="auto"/>
          </w:divBdr>
        </w:div>
        <w:div w:id="1954821395">
          <w:marLeft w:val="640"/>
          <w:marRight w:val="0"/>
          <w:marTop w:val="0"/>
          <w:marBottom w:val="0"/>
          <w:divBdr>
            <w:top w:val="none" w:sz="0" w:space="0" w:color="auto"/>
            <w:left w:val="none" w:sz="0" w:space="0" w:color="auto"/>
            <w:bottom w:val="none" w:sz="0" w:space="0" w:color="auto"/>
            <w:right w:val="none" w:sz="0" w:space="0" w:color="auto"/>
          </w:divBdr>
        </w:div>
        <w:div w:id="1560245714">
          <w:marLeft w:val="640"/>
          <w:marRight w:val="0"/>
          <w:marTop w:val="0"/>
          <w:marBottom w:val="0"/>
          <w:divBdr>
            <w:top w:val="none" w:sz="0" w:space="0" w:color="auto"/>
            <w:left w:val="none" w:sz="0" w:space="0" w:color="auto"/>
            <w:bottom w:val="none" w:sz="0" w:space="0" w:color="auto"/>
            <w:right w:val="none" w:sz="0" w:space="0" w:color="auto"/>
          </w:divBdr>
        </w:div>
        <w:div w:id="234900926">
          <w:marLeft w:val="640"/>
          <w:marRight w:val="0"/>
          <w:marTop w:val="0"/>
          <w:marBottom w:val="0"/>
          <w:divBdr>
            <w:top w:val="none" w:sz="0" w:space="0" w:color="auto"/>
            <w:left w:val="none" w:sz="0" w:space="0" w:color="auto"/>
            <w:bottom w:val="none" w:sz="0" w:space="0" w:color="auto"/>
            <w:right w:val="none" w:sz="0" w:space="0" w:color="auto"/>
          </w:divBdr>
        </w:div>
        <w:div w:id="822818304">
          <w:marLeft w:val="640"/>
          <w:marRight w:val="0"/>
          <w:marTop w:val="0"/>
          <w:marBottom w:val="0"/>
          <w:divBdr>
            <w:top w:val="none" w:sz="0" w:space="0" w:color="auto"/>
            <w:left w:val="none" w:sz="0" w:space="0" w:color="auto"/>
            <w:bottom w:val="none" w:sz="0" w:space="0" w:color="auto"/>
            <w:right w:val="none" w:sz="0" w:space="0" w:color="auto"/>
          </w:divBdr>
        </w:div>
        <w:div w:id="236288587">
          <w:marLeft w:val="640"/>
          <w:marRight w:val="0"/>
          <w:marTop w:val="0"/>
          <w:marBottom w:val="0"/>
          <w:divBdr>
            <w:top w:val="none" w:sz="0" w:space="0" w:color="auto"/>
            <w:left w:val="none" w:sz="0" w:space="0" w:color="auto"/>
            <w:bottom w:val="none" w:sz="0" w:space="0" w:color="auto"/>
            <w:right w:val="none" w:sz="0" w:space="0" w:color="auto"/>
          </w:divBdr>
        </w:div>
        <w:div w:id="495459855">
          <w:marLeft w:val="640"/>
          <w:marRight w:val="0"/>
          <w:marTop w:val="0"/>
          <w:marBottom w:val="0"/>
          <w:divBdr>
            <w:top w:val="none" w:sz="0" w:space="0" w:color="auto"/>
            <w:left w:val="none" w:sz="0" w:space="0" w:color="auto"/>
            <w:bottom w:val="none" w:sz="0" w:space="0" w:color="auto"/>
            <w:right w:val="none" w:sz="0" w:space="0" w:color="auto"/>
          </w:divBdr>
        </w:div>
        <w:div w:id="668676107">
          <w:marLeft w:val="640"/>
          <w:marRight w:val="0"/>
          <w:marTop w:val="0"/>
          <w:marBottom w:val="0"/>
          <w:divBdr>
            <w:top w:val="none" w:sz="0" w:space="0" w:color="auto"/>
            <w:left w:val="none" w:sz="0" w:space="0" w:color="auto"/>
            <w:bottom w:val="none" w:sz="0" w:space="0" w:color="auto"/>
            <w:right w:val="none" w:sz="0" w:space="0" w:color="auto"/>
          </w:divBdr>
        </w:div>
        <w:div w:id="141624123">
          <w:marLeft w:val="640"/>
          <w:marRight w:val="0"/>
          <w:marTop w:val="0"/>
          <w:marBottom w:val="0"/>
          <w:divBdr>
            <w:top w:val="none" w:sz="0" w:space="0" w:color="auto"/>
            <w:left w:val="none" w:sz="0" w:space="0" w:color="auto"/>
            <w:bottom w:val="none" w:sz="0" w:space="0" w:color="auto"/>
            <w:right w:val="none" w:sz="0" w:space="0" w:color="auto"/>
          </w:divBdr>
        </w:div>
        <w:div w:id="2122647795">
          <w:marLeft w:val="640"/>
          <w:marRight w:val="0"/>
          <w:marTop w:val="0"/>
          <w:marBottom w:val="0"/>
          <w:divBdr>
            <w:top w:val="none" w:sz="0" w:space="0" w:color="auto"/>
            <w:left w:val="none" w:sz="0" w:space="0" w:color="auto"/>
            <w:bottom w:val="none" w:sz="0" w:space="0" w:color="auto"/>
            <w:right w:val="none" w:sz="0" w:space="0" w:color="auto"/>
          </w:divBdr>
        </w:div>
        <w:div w:id="1471437563">
          <w:marLeft w:val="640"/>
          <w:marRight w:val="0"/>
          <w:marTop w:val="0"/>
          <w:marBottom w:val="0"/>
          <w:divBdr>
            <w:top w:val="none" w:sz="0" w:space="0" w:color="auto"/>
            <w:left w:val="none" w:sz="0" w:space="0" w:color="auto"/>
            <w:bottom w:val="none" w:sz="0" w:space="0" w:color="auto"/>
            <w:right w:val="none" w:sz="0" w:space="0" w:color="auto"/>
          </w:divBdr>
        </w:div>
        <w:div w:id="380709328">
          <w:marLeft w:val="640"/>
          <w:marRight w:val="0"/>
          <w:marTop w:val="0"/>
          <w:marBottom w:val="0"/>
          <w:divBdr>
            <w:top w:val="none" w:sz="0" w:space="0" w:color="auto"/>
            <w:left w:val="none" w:sz="0" w:space="0" w:color="auto"/>
            <w:bottom w:val="none" w:sz="0" w:space="0" w:color="auto"/>
            <w:right w:val="none" w:sz="0" w:space="0" w:color="auto"/>
          </w:divBdr>
        </w:div>
        <w:div w:id="683634297">
          <w:marLeft w:val="640"/>
          <w:marRight w:val="0"/>
          <w:marTop w:val="0"/>
          <w:marBottom w:val="0"/>
          <w:divBdr>
            <w:top w:val="none" w:sz="0" w:space="0" w:color="auto"/>
            <w:left w:val="none" w:sz="0" w:space="0" w:color="auto"/>
            <w:bottom w:val="none" w:sz="0" w:space="0" w:color="auto"/>
            <w:right w:val="none" w:sz="0" w:space="0" w:color="auto"/>
          </w:divBdr>
        </w:div>
        <w:div w:id="153692162">
          <w:marLeft w:val="640"/>
          <w:marRight w:val="0"/>
          <w:marTop w:val="0"/>
          <w:marBottom w:val="0"/>
          <w:divBdr>
            <w:top w:val="none" w:sz="0" w:space="0" w:color="auto"/>
            <w:left w:val="none" w:sz="0" w:space="0" w:color="auto"/>
            <w:bottom w:val="none" w:sz="0" w:space="0" w:color="auto"/>
            <w:right w:val="none" w:sz="0" w:space="0" w:color="auto"/>
          </w:divBdr>
        </w:div>
        <w:div w:id="1686319628">
          <w:marLeft w:val="640"/>
          <w:marRight w:val="0"/>
          <w:marTop w:val="0"/>
          <w:marBottom w:val="0"/>
          <w:divBdr>
            <w:top w:val="none" w:sz="0" w:space="0" w:color="auto"/>
            <w:left w:val="none" w:sz="0" w:space="0" w:color="auto"/>
            <w:bottom w:val="none" w:sz="0" w:space="0" w:color="auto"/>
            <w:right w:val="none" w:sz="0" w:space="0" w:color="auto"/>
          </w:divBdr>
        </w:div>
        <w:div w:id="34425872">
          <w:marLeft w:val="640"/>
          <w:marRight w:val="0"/>
          <w:marTop w:val="0"/>
          <w:marBottom w:val="0"/>
          <w:divBdr>
            <w:top w:val="none" w:sz="0" w:space="0" w:color="auto"/>
            <w:left w:val="none" w:sz="0" w:space="0" w:color="auto"/>
            <w:bottom w:val="none" w:sz="0" w:space="0" w:color="auto"/>
            <w:right w:val="none" w:sz="0" w:space="0" w:color="auto"/>
          </w:divBdr>
        </w:div>
        <w:div w:id="564535808">
          <w:marLeft w:val="640"/>
          <w:marRight w:val="0"/>
          <w:marTop w:val="0"/>
          <w:marBottom w:val="0"/>
          <w:divBdr>
            <w:top w:val="none" w:sz="0" w:space="0" w:color="auto"/>
            <w:left w:val="none" w:sz="0" w:space="0" w:color="auto"/>
            <w:bottom w:val="none" w:sz="0" w:space="0" w:color="auto"/>
            <w:right w:val="none" w:sz="0" w:space="0" w:color="auto"/>
          </w:divBdr>
        </w:div>
        <w:div w:id="896935328">
          <w:marLeft w:val="640"/>
          <w:marRight w:val="0"/>
          <w:marTop w:val="0"/>
          <w:marBottom w:val="0"/>
          <w:divBdr>
            <w:top w:val="none" w:sz="0" w:space="0" w:color="auto"/>
            <w:left w:val="none" w:sz="0" w:space="0" w:color="auto"/>
            <w:bottom w:val="none" w:sz="0" w:space="0" w:color="auto"/>
            <w:right w:val="none" w:sz="0" w:space="0" w:color="auto"/>
          </w:divBdr>
        </w:div>
        <w:div w:id="1924297288">
          <w:marLeft w:val="640"/>
          <w:marRight w:val="0"/>
          <w:marTop w:val="0"/>
          <w:marBottom w:val="0"/>
          <w:divBdr>
            <w:top w:val="none" w:sz="0" w:space="0" w:color="auto"/>
            <w:left w:val="none" w:sz="0" w:space="0" w:color="auto"/>
            <w:bottom w:val="none" w:sz="0" w:space="0" w:color="auto"/>
            <w:right w:val="none" w:sz="0" w:space="0" w:color="auto"/>
          </w:divBdr>
        </w:div>
        <w:div w:id="836265277">
          <w:marLeft w:val="640"/>
          <w:marRight w:val="0"/>
          <w:marTop w:val="0"/>
          <w:marBottom w:val="0"/>
          <w:divBdr>
            <w:top w:val="none" w:sz="0" w:space="0" w:color="auto"/>
            <w:left w:val="none" w:sz="0" w:space="0" w:color="auto"/>
            <w:bottom w:val="none" w:sz="0" w:space="0" w:color="auto"/>
            <w:right w:val="none" w:sz="0" w:space="0" w:color="auto"/>
          </w:divBdr>
        </w:div>
        <w:div w:id="98332287">
          <w:marLeft w:val="640"/>
          <w:marRight w:val="0"/>
          <w:marTop w:val="0"/>
          <w:marBottom w:val="0"/>
          <w:divBdr>
            <w:top w:val="none" w:sz="0" w:space="0" w:color="auto"/>
            <w:left w:val="none" w:sz="0" w:space="0" w:color="auto"/>
            <w:bottom w:val="none" w:sz="0" w:space="0" w:color="auto"/>
            <w:right w:val="none" w:sz="0" w:space="0" w:color="auto"/>
          </w:divBdr>
        </w:div>
        <w:div w:id="1464155572">
          <w:marLeft w:val="640"/>
          <w:marRight w:val="0"/>
          <w:marTop w:val="0"/>
          <w:marBottom w:val="0"/>
          <w:divBdr>
            <w:top w:val="none" w:sz="0" w:space="0" w:color="auto"/>
            <w:left w:val="none" w:sz="0" w:space="0" w:color="auto"/>
            <w:bottom w:val="none" w:sz="0" w:space="0" w:color="auto"/>
            <w:right w:val="none" w:sz="0" w:space="0" w:color="auto"/>
          </w:divBdr>
        </w:div>
        <w:div w:id="793869189">
          <w:marLeft w:val="640"/>
          <w:marRight w:val="0"/>
          <w:marTop w:val="0"/>
          <w:marBottom w:val="0"/>
          <w:divBdr>
            <w:top w:val="none" w:sz="0" w:space="0" w:color="auto"/>
            <w:left w:val="none" w:sz="0" w:space="0" w:color="auto"/>
            <w:bottom w:val="none" w:sz="0" w:space="0" w:color="auto"/>
            <w:right w:val="none" w:sz="0" w:space="0" w:color="auto"/>
          </w:divBdr>
        </w:div>
        <w:div w:id="296686257">
          <w:marLeft w:val="640"/>
          <w:marRight w:val="0"/>
          <w:marTop w:val="0"/>
          <w:marBottom w:val="0"/>
          <w:divBdr>
            <w:top w:val="none" w:sz="0" w:space="0" w:color="auto"/>
            <w:left w:val="none" w:sz="0" w:space="0" w:color="auto"/>
            <w:bottom w:val="none" w:sz="0" w:space="0" w:color="auto"/>
            <w:right w:val="none" w:sz="0" w:space="0" w:color="auto"/>
          </w:divBdr>
        </w:div>
        <w:div w:id="1454904743">
          <w:marLeft w:val="640"/>
          <w:marRight w:val="0"/>
          <w:marTop w:val="0"/>
          <w:marBottom w:val="0"/>
          <w:divBdr>
            <w:top w:val="none" w:sz="0" w:space="0" w:color="auto"/>
            <w:left w:val="none" w:sz="0" w:space="0" w:color="auto"/>
            <w:bottom w:val="none" w:sz="0" w:space="0" w:color="auto"/>
            <w:right w:val="none" w:sz="0" w:space="0" w:color="auto"/>
          </w:divBdr>
        </w:div>
        <w:div w:id="727729676">
          <w:marLeft w:val="640"/>
          <w:marRight w:val="0"/>
          <w:marTop w:val="0"/>
          <w:marBottom w:val="0"/>
          <w:divBdr>
            <w:top w:val="none" w:sz="0" w:space="0" w:color="auto"/>
            <w:left w:val="none" w:sz="0" w:space="0" w:color="auto"/>
            <w:bottom w:val="none" w:sz="0" w:space="0" w:color="auto"/>
            <w:right w:val="none" w:sz="0" w:space="0" w:color="auto"/>
          </w:divBdr>
        </w:div>
        <w:div w:id="1715809908">
          <w:marLeft w:val="640"/>
          <w:marRight w:val="0"/>
          <w:marTop w:val="0"/>
          <w:marBottom w:val="0"/>
          <w:divBdr>
            <w:top w:val="none" w:sz="0" w:space="0" w:color="auto"/>
            <w:left w:val="none" w:sz="0" w:space="0" w:color="auto"/>
            <w:bottom w:val="none" w:sz="0" w:space="0" w:color="auto"/>
            <w:right w:val="none" w:sz="0" w:space="0" w:color="auto"/>
          </w:divBdr>
        </w:div>
        <w:div w:id="1030952129">
          <w:marLeft w:val="640"/>
          <w:marRight w:val="0"/>
          <w:marTop w:val="0"/>
          <w:marBottom w:val="0"/>
          <w:divBdr>
            <w:top w:val="none" w:sz="0" w:space="0" w:color="auto"/>
            <w:left w:val="none" w:sz="0" w:space="0" w:color="auto"/>
            <w:bottom w:val="none" w:sz="0" w:space="0" w:color="auto"/>
            <w:right w:val="none" w:sz="0" w:space="0" w:color="auto"/>
          </w:divBdr>
        </w:div>
        <w:div w:id="519243921">
          <w:marLeft w:val="640"/>
          <w:marRight w:val="0"/>
          <w:marTop w:val="0"/>
          <w:marBottom w:val="0"/>
          <w:divBdr>
            <w:top w:val="none" w:sz="0" w:space="0" w:color="auto"/>
            <w:left w:val="none" w:sz="0" w:space="0" w:color="auto"/>
            <w:bottom w:val="none" w:sz="0" w:space="0" w:color="auto"/>
            <w:right w:val="none" w:sz="0" w:space="0" w:color="auto"/>
          </w:divBdr>
        </w:div>
        <w:div w:id="1817380174">
          <w:marLeft w:val="640"/>
          <w:marRight w:val="0"/>
          <w:marTop w:val="0"/>
          <w:marBottom w:val="0"/>
          <w:divBdr>
            <w:top w:val="none" w:sz="0" w:space="0" w:color="auto"/>
            <w:left w:val="none" w:sz="0" w:space="0" w:color="auto"/>
            <w:bottom w:val="none" w:sz="0" w:space="0" w:color="auto"/>
            <w:right w:val="none" w:sz="0" w:space="0" w:color="auto"/>
          </w:divBdr>
        </w:div>
        <w:div w:id="261498811">
          <w:marLeft w:val="640"/>
          <w:marRight w:val="0"/>
          <w:marTop w:val="0"/>
          <w:marBottom w:val="0"/>
          <w:divBdr>
            <w:top w:val="none" w:sz="0" w:space="0" w:color="auto"/>
            <w:left w:val="none" w:sz="0" w:space="0" w:color="auto"/>
            <w:bottom w:val="none" w:sz="0" w:space="0" w:color="auto"/>
            <w:right w:val="none" w:sz="0" w:space="0" w:color="auto"/>
          </w:divBdr>
        </w:div>
        <w:div w:id="1533692383">
          <w:marLeft w:val="640"/>
          <w:marRight w:val="0"/>
          <w:marTop w:val="0"/>
          <w:marBottom w:val="0"/>
          <w:divBdr>
            <w:top w:val="none" w:sz="0" w:space="0" w:color="auto"/>
            <w:left w:val="none" w:sz="0" w:space="0" w:color="auto"/>
            <w:bottom w:val="none" w:sz="0" w:space="0" w:color="auto"/>
            <w:right w:val="none" w:sz="0" w:space="0" w:color="auto"/>
          </w:divBdr>
        </w:div>
        <w:div w:id="373501344">
          <w:marLeft w:val="640"/>
          <w:marRight w:val="0"/>
          <w:marTop w:val="0"/>
          <w:marBottom w:val="0"/>
          <w:divBdr>
            <w:top w:val="none" w:sz="0" w:space="0" w:color="auto"/>
            <w:left w:val="none" w:sz="0" w:space="0" w:color="auto"/>
            <w:bottom w:val="none" w:sz="0" w:space="0" w:color="auto"/>
            <w:right w:val="none" w:sz="0" w:space="0" w:color="auto"/>
          </w:divBdr>
        </w:div>
        <w:div w:id="10495789">
          <w:marLeft w:val="640"/>
          <w:marRight w:val="0"/>
          <w:marTop w:val="0"/>
          <w:marBottom w:val="0"/>
          <w:divBdr>
            <w:top w:val="none" w:sz="0" w:space="0" w:color="auto"/>
            <w:left w:val="none" w:sz="0" w:space="0" w:color="auto"/>
            <w:bottom w:val="none" w:sz="0" w:space="0" w:color="auto"/>
            <w:right w:val="none" w:sz="0" w:space="0" w:color="auto"/>
          </w:divBdr>
        </w:div>
      </w:divsChild>
    </w:div>
    <w:div w:id="749930102">
      <w:bodyDiv w:val="1"/>
      <w:marLeft w:val="0"/>
      <w:marRight w:val="0"/>
      <w:marTop w:val="0"/>
      <w:marBottom w:val="0"/>
      <w:divBdr>
        <w:top w:val="none" w:sz="0" w:space="0" w:color="auto"/>
        <w:left w:val="none" w:sz="0" w:space="0" w:color="auto"/>
        <w:bottom w:val="none" w:sz="0" w:space="0" w:color="auto"/>
        <w:right w:val="none" w:sz="0" w:space="0" w:color="auto"/>
      </w:divBdr>
      <w:divsChild>
        <w:div w:id="56979062">
          <w:marLeft w:val="640"/>
          <w:marRight w:val="0"/>
          <w:marTop w:val="0"/>
          <w:marBottom w:val="0"/>
          <w:divBdr>
            <w:top w:val="none" w:sz="0" w:space="0" w:color="auto"/>
            <w:left w:val="none" w:sz="0" w:space="0" w:color="auto"/>
            <w:bottom w:val="none" w:sz="0" w:space="0" w:color="auto"/>
            <w:right w:val="none" w:sz="0" w:space="0" w:color="auto"/>
          </w:divBdr>
        </w:div>
        <w:div w:id="222718655">
          <w:marLeft w:val="640"/>
          <w:marRight w:val="0"/>
          <w:marTop w:val="0"/>
          <w:marBottom w:val="0"/>
          <w:divBdr>
            <w:top w:val="none" w:sz="0" w:space="0" w:color="auto"/>
            <w:left w:val="none" w:sz="0" w:space="0" w:color="auto"/>
            <w:bottom w:val="none" w:sz="0" w:space="0" w:color="auto"/>
            <w:right w:val="none" w:sz="0" w:space="0" w:color="auto"/>
          </w:divBdr>
        </w:div>
        <w:div w:id="250284502">
          <w:marLeft w:val="640"/>
          <w:marRight w:val="0"/>
          <w:marTop w:val="0"/>
          <w:marBottom w:val="0"/>
          <w:divBdr>
            <w:top w:val="none" w:sz="0" w:space="0" w:color="auto"/>
            <w:left w:val="none" w:sz="0" w:space="0" w:color="auto"/>
            <w:bottom w:val="none" w:sz="0" w:space="0" w:color="auto"/>
            <w:right w:val="none" w:sz="0" w:space="0" w:color="auto"/>
          </w:divBdr>
        </w:div>
        <w:div w:id="284697574">
          <w:marLeft w:val="640"/>
          <w:marRight w:val="0"/>
          <w:marTop w:val="0"/>
          <w:marBottom w:val="0"/>
          <w:divBdr>
            <w:top w:val="none" w:sz="0" w:space="0" w:color="auto"/>
            <w:left w:val="none" w:sz="0" w:space="0" w:color="auto"/>
            <w:bottom w:val="none" w:sz="0" w:space="0" w:color="auto"/>
            <w:right w:val="none" w:sz="0" w:space="0" w:color="auto"/>
          </w:divBdr>
        </w:div>
        <w:div w:id="344596333">
          <w:marLeft w:val="640"/>
          <w:marRight w:val="0"/>
          <w:marTop w:val="0"/>
          <w:marBottom w:val="0"/>
          <w:divBdr>
            <w:top w:val="none" w:sz="0" w:space="0" w:color="auto"/>
            <w:left w:val="none" w:sz="0" w:space="0" w:color="auto"/>
            <w:bottom w:val="none" w:sz="0" w:space="0" w:color="auto"/>
            <w:right w:val="none" w:sz="0" w:space="0" w:color="auto"/>
          </w:divBdr>
        </w:div>
        <w:div w:id="435055834">
          <w:marLeft w:val="640"/>
          <w:marRight w:val="0"/>
          <w:marTop w:val="0"/>
          <w:marBottom w:val="0"/>
          <w:divBdr>
            <w:top w:val="none" w:sz="0" w:space="0" w:color="auto"/>
            <w:left w:val="none" w:sz="0" w:space="0" w:color="auto"/>
            <w:bottom w:val="none" w:sz="0" w:space="0" w:color="auto"/>
            <w:right w:val="none" w:sz="0" w:space="0" w:color="auto"/>
          </w:divBdr>
        </w:div>
        <w:div w:id="444080494">
          <w:marLeft w:val="640"/>
          <w:marRight w:val="0"/>
          <w:marTop w:val="0"/>
          <w:marBottom w:val="0"/>
          <w:divBdr>
            <w:top w:val="none" w:sz="0" w:space="0" w:color="auto"/>
            <w:left w:val="none" w:sz="0" w:space="0" w:color="auto"/>
            <w:bottom w:val="none" w:sz="0" w:space="0" w:color="auto"/>
            <w:right w:val="none" w:sz="0" w:space="0" w:color="auto"/>
          </w:divBdr>
        </w:div>
        <w:div w:id="554699260">
          <w:marLeft w:val="640"/>
          <w:marRight w:val="0"/>
          <w:marTop w:val="0"/>
          <w:marBottom w:val="0"/>
          <w:divBdr>
            <w:top w:val="none" w:sz="0" w:space="0" w:color="auto"/>
            <w:left w:val="none" w:sz="0" w:space="0" w:color="auto"/>
            <w:bottom w:val="none" w:sz="0" w:space="0" w:color="auto"/>
            <w:right w:val="none" w:sz="0" w:space="0" w:color="auto"/>
          </w:divBdr>
        </w:div>
        <w:div w:id="613710950">
          <w:marLeft w:val="640"/>
          <w:marRight w:val="0"/>
          <w:marTop w:val="0"/>
          <w:marBottom w:val="0"/>
          <w:divBdr>
            <w:top w:val="none" w:sz="0" w:space="0" w:color="auto"/>
            <w:left w:val="none" w:sz="0" w:space="0" w:color="auto"/>
            <w:bottom w:val="none" w:sz="0" w:space="0" w:color="auto"/>
            <w:right w:val="none" w:sz="0" w:space="0" w:color="auto"/>
          </w:divBdr>
        </w:div>
        <w:div w:id="712385510">
          <w:marLeft w:val="640"/>
          <w:marRight w:val="0"/>
          <w:marTop w:val="0"/>
          <w:marBottom w:val="0"/>
          <w:divBdr>
            <w:top w:val="none" w:sz="0" w:space="0" w:color="auto"/>
            <w:left w:val="none" w:sz="0" w:space="0" w:color="auto"/>
            <w:bottom w:val="none" w:sz="0" w:space="0" w:color="auto"/>
            <w:right w:val="none" w:sz="0" w:space="0" w:color="auto"/>
          </w:divBdr>
        </w:div>
        <w:div w:id="774323988">
          <w:marLeft w:val="640"/>
          <w:marRight w:val="0"/>
          <w:marTop w:val="0"/>
          <w:marBottom w:val="0"/>
          <w:divBdr>
            <w:top w:val="none" w:sz="0" w:space="0" w:color="auto"/>
            <w:left w:val="none" w:sz="0" w:space="0" w:color="auto"/>
            <w:bottom w:val="none" w:sz="0" w:space="0" w:color="auto"/>
            <w:right w:val="none" w:sz="0" w:space="0" w:color="auto"/>
          </w:divBdr>
        </w:div>
        <w:div w:id="797643957">
          <w:marLeft w:val="640"/>
          <w:marRight w:val="0"/>
          <w:marTop w:val="0"/>
          <w:marBottom w:val="0"/>
          <w:divBdr>
            <w:top w:val="none" w:sz="0" w:space="0" w:color="auto"/>
            <w:left w:val="none" w:sz="0" w:space="0" w:color="auto"/>
            <w:bottom w:val="none" w:sz="0" w:space="0" w:color="auto"/>
            <w:right w:val="none" w:sz="0" w:space="0" w:color="auto"/>
          </w:divBdr>
        </w:div>
        <w:div w:id="811289158">
          <w:marLeft w:val="640"/>
          <w:marRight w:val="0"/>
          <w:marTop w:val="0"/>
          <w:marBottom w:val="0"/>
          <w:divBdr>
            <w:top w:val="none" w:sz="0" w:space="0" w:color="auto"/>
            <w:left w:val="none" w:sz="0" w:space="0" w:color="auto"/>
            <w:bottom w:val="none" w:sz="0" w:space="0" w:color="auto"/>
            <w:right w:val="none" w:sz="0" w:space="0" w:color="auto"/>
          </w:divBdr>
        </w:div>
        <w:div w:id="832378121">
          <w:marLeft w:val="640"/>
          <w:marRight w:val="0"/>
          <w:marTop w:val="0"/>
          <w:marBottom w:val="0"/>
          <w:divBdr>
            <w:top w:val="none" w:sz="0" w:space="0" w:color="auto"/>
            <w:left w:val="none" w:sz="0" w:space="0" w:color="auto"/>
            <w:bottom w:val="none" w:sz="0" w:space="0" w:color="auto"/>
            <w:right w:val="none" w:sz="0" w:space="0" w:color="auto"/>
          </w:divBdr>
        </w:div>
        <w:div w:id="860316910">
          <w:marLeft w:val="640"/>
          <w:marRight w:val="0"/>
          <w:marTop w:val="0"/>
          <w:marBottom w:val="0"/>
          <w:divBdr>
            <w:top w:val="none" w:sz="0" w:space="0" w:color="auto"/>
            <w:left w:val="none" w:sz="0" w:space="0" w:color="auto"/>
            <w:bottom w:val="none" w:sz="0" w:space="0" w:color="auto"/>
            <w:right w:val="none" w:sz="0" w:space="0" w:color="auto"/>
          </w:divBdr>
        </w:div>
        <w:div w:id="873468368">
          <w:marLeft w:val="640"/>
          <w:marRight w:val="0"/>
          <w:marTop w:val="0"/>
          <w:marBottom w:val="0"/>
          <w:divBdr>
            <w:top w:val="none" w:sz="0" w:space="0" w:color="auto"/>
            <w:left w:val="none" w:sz="0" w:space="0" w:color="auto"/>
            <w:bottom w:val="none" w:sz="0" w:space="0" w:color="auto"/>
            <w:right w:val="none" w:sz="0" w:space="0" w:color="auto"/>
          </w:divBdr>
        </w:div>
        <w:div w:id="890727753">
          <w:marLeft w:val="640"/>
          <w:marRight w:val="0"/>
          <w:marTop w:val="0"/>
          <w:marBottom w:val="0"/>
          <w:divBdr>
            <w:top w:val="none" w:sz="0" w:space="0" w:color="auto"/>
            <w:left w:val="none" w:sz="0" w:space="0" w:color="auto"/>
            <w:bottom w:val="none" w:sz="0" w:space="0" w:color="auto"/>
            <w:right w:val="none" w:sz="0" w:space="0" w:color="auto"/>
          </w:divBdr>
        </w:div>
        <w:div w:id="916937071">
          <w:marLeft w:val="640"/>
          <w:marRight w:val="0"/>
          <w:marTop w:val="0"/>
          <w:marBottom w:val="0"/>
          <w:divBdr>
            <w:top w:val="none" w:sz="0" w:space="0" w:color="auto"/>
            <w:left w:val="none" w:sz="0" w:space="0" w:color="auto"/>
            <w:bottom w:val="none" w:sz="0" w:space="0" w:color="auto"/>
            <w:right w:val="none" w:sz="0" w:space="0" w:color="auto"/>
          </w:divBdr>
        </w:div>
        <w:div w:id="955252786">
          <w:marLeft w:val="640"/>
          <w:marRight w:val="0"/>
          <w:marTop w:val="0"/>
          <w:marBottom w:val="0"/>
          <w:divBdr>
            <w:top w:val="none" w:sz="0" w:space="0" w:color="auto"/>
            <w:left w:val="none" w:sz="0" w:space="0" w:color="auto"/>
            <w:bottom w:val="none" w:sz="0" w:space="0" w:color="auto"/>
            <w:right w:val="none" w:sz="0" w:space="0" w:color="auto"/>
          </w:divBdr>
        </w:div>
        <w:div w:id="1076706917">
          <w:marLeft w:val="640"/>
          <w:marRight w:val="0"/>
          <w:marTop w:val="0"/>
          <w:marBottom w:val="0"/>
          <w:divBdr>
            <w:top w:val="none" w:sz="0" w:space="0" w:color="auto"/>
            <w:left w:val="none" w:sz="0" w:space="0" w:color="auto"/>
            <w:bottom w:val="none" w:sz="0" w:space="0" w:color="auto"/>
            <w:right w:val="none" w:sz="0" w:space="0" w:color="auto"/>
          </w:divBdr>
        </w:div>
        <w:div w:id="1150631445">
          <w:marLeft w:val="640"/>
          <w:marRight w:val="0"/>
          <w:marTop w:val="0"/>
          <w:marBottom w:val="0"/>
          <w:divBdr>
            <w:top w:val="none" w:sz="0" w:space="0" w:color="auto"/>
            <w:left w:val="none" w:sz="0" w:space="0" w:color="auto"/>
            <w:bottom w:val="none" w:sz="0" w:space="0" w:color="auto"/>
            <w:right w:val="none" w:sz="0" w:space="0" w:color="auto"/>
          </w:divBdr>
        </w:div>
        <w:div w:id="1166550655">
          <w:marLeft w:val="640"/>
          <w:marRight w:val="0"/>
          <w:marTop w:val="0"/>
          <w:marBottom w:val="0"/>
          <w:divBdr>
            <w:top w:val="none" w:sz="0" w:space="0" w:color="auto"/>
            <w:left w:val="none" w:sz="0" w:space="0" w:color="auto"/>
            <w:bottom w:val="none" w:sz="0" w:space="0" w:color="auto"/>
            <w:right w:val="none" w:sz="0" w:space="0" w:color="auto"/>
          </w:divBdr>
        </w:div>
        <w:div w:id="1179544290">
          <w:marLeft w:val="640"/>
          <w:marRight w:val="0"/>
          <w:marTop w:val="0"/>
          <w:marBottom w:val="0"/>
          <w:divBdr>
            <w:top w:val="none" w:sz="0" w:space="0" w:color="auto"/>
            <w:left w:val="none" w:sz="0" w:space="0" w:color="auto"/>
            <w:bottom w:val="none" w:sz="0" w:space="0" w:color="auto"/>
            <w:right w:val="none" w:sz="0" w:space="0" w:color="auto"/>
          </w:divBdr>
        </w:div>
        <w:div w:id="1227885995">
          <w:marLeft w:val="640"/>
          <w:marRight w:val="0"/>
          <w:marTop w:val="0"/>
          <w:marBottom w:val="0"/>
          <w:divBdr>
            <w:top w:val="none" w:sz="0" w:space="0" w:color="auto"/>
            <w:left w:val="none" w:sz="0" w:space="0" w:color="auto"/>
            <w:bottom w:val="none" w:sz="0" w:space="0" w:color="auto"/>
            <w:right w:val="none" w:sz="0" w:space="0" w:color="auto"/>
          </w:divBdr>
        </w:div>
        <w:div w:id="1249268080">
          <w:marLeft w:val="640"/>
          <w:marRight w:val="0"/>
          <w:marTop w:val="0"/>
          <w:marBottom w:val="0"/>
          <w:divBdr>
            <w:top w:val="none" w:sz="0" w:space="0" w:color="auto"/>
            <w:left w:val="none" w:sz="0" w:space="0" w:color="auto"/>
            <w:bottom w:val="none" w:sz="0" w:space="0" w:color="auto"/>
            <w:right w:val="none" w:sz="0" w:space="0" w:color="auto"/>
          </w:divBdr>
        </w:div>
        <w:div w:id="1345716425">
          <w:marLeft w:val="640"/>
          <w:marRight w:val="0"/>
          <w:marTop w:val="0"/>
          <w:marBottom w:val="0"/>
          <w:divBdr>
            <w:top w:val="none" w:sz="0" w:space="0" w:color="auto"/>
            <w:left w:val="none" w:sz="0" w:space="0" w:color="auto"/>
            <w:bottom w:val="none" w:sz="0" w:space="0" w:color="auto"/>
            <w:right w:val="none" w:sz="0" w:space="0" w:color="auto"/>
          </w:divBdr>
        </w:div>
        <w:div w:id="1451440788">
          <w:marLeft w:val="640"/>
          <w:marRight w:val="0"/>
          <w:marTop w:val="0"/>
          <w:marBottom w:val="0"/>
          <w:divBdr>
            <w:top w:val="none" w:sz="0" w:space="0" w:color="auto"/>
            <w:left w:val="none" w:sz="0" w:space="0" w:color="auto"/>
            <w:bottom w:val="none" w:sz="0" w:space="0" w:color="auto"/>
            <w:right w:val="none" w:sz="0" w:space="0" w:color="auto"/>
          </w:divBdr>
        </w:div>
        <w:div w:id="1508714400">
          <w:marLeft w:val="640"/>
          <w:marRight w:val="0"/>
          <w:marTop w:val="0"/>
          <w:marBottom w:val="0"/>
          <w:divBdr>
            <w:top w:val="none" w:sz="0" w:space="0" w:color="auto"/>
            <w:left w:val="none" w:sz="0" w:space="0" w:color="auto"/>
            <w:bottom w:val="none" w:sz="0" w:space="0" w:color="auto"/>
            <w:right w:val="none" w:sz="0" w:space="0" w:color="auto"/>
          </w:divBdr>
        </w:div>
        <w:div w:id="1522933981">
          <w:marLeft w:val="640"/>
          <w:marRight w:val="0"/>
          <w:marTop w:val="0"/>
          <w:marBottom w:val="0"/>
          <w:divBdr>
            <w:top w:val="none" w:sz="0" w:space="0" w:color="auto"/>
            <w:left w:val="none" w:sz="0" w:space="0" w:color="auto"/>
            <w:bottom w:val="none" w:sz="0" w:space="0" w:color="auto"/>
            <w:right w:val="none" w:sz="0" w:space="0" w:color="auto"/>
          </w:divBdr>
        </w:div>
        <w:div w:id="1539271288">
          <w:marLeft w:val="640"/>
          <w:marRight w:val="0"/>
          <w:marTop w:val="0"/>
          <w:marBottom w:val="0"/>
          <w:divBdr>
            <w:top w:val="none" w:sz="0" w:space="0" w:color="auto"/>
            <w:left w:val="none" w:sz="0" w:space="0" w:color="auto"/>
            <w:bottom w:val="none" w:sz="0" w:space="0" w:color="auto"/>
            <w:right w:val="none" w:sz="0" w:space="0" w:color="auto"/>
          </w:divBdr>
        </w:div>
        <w:div w:id="1540046496">
          <w:marLeft w:val="640"/>
          <w:marRight w:val="0"/>
          <w:marTop w:val="0"/>
          <w:marBottom w:val="0"/>
          <w:divBdr>
            <w:top w:val="none" w:sz="0" w:space="0" w:color="auto"/>
            <w:left w:val="none" w:sz="0" w:space="0" w:color="auto"/>
            <w:bottom w:val="none" w:sz="0" w:space="0" w:color="auto"/>
            <w:right w:val="none" w:sz="0" w:space="0" w:color="auto"/>
          </w:divBdr>
        </w:div>
        <w:div w:id="1577351640">
          <w:marLeft w:val="640"/>
          <w:marRight w:val="0"/>
          <w:marTop w:val="0"/>
          <w:marBottom w:val="0"/>
          <w:divBdr>
            <w:top w:val="none" w:sz="0" w:space="0" w:color="auto"/>
            <w:left w:val="none" w:sz="0" w:space="0" w:color="auto"/>
            <w:bottom w:val="none" w:sz="0" w:space="0" w:color="auto"/>
            <w:right w:val="none" w:sz="0" w:space="0" w:color="auto"/>
          </w:divBdr>
        </w:div>
        <w:div w:id="1611821076">
          <w:marLeft w:val="640"/>
          <w:marRight w:val="0"/>
          <w:marTop w:val="0"/>
          <w:marBottom w:val="0"/>
          <w:divBdr>
            <w:top w:val="none" w:sz="0" w:space="0" w:color="auto"/>
            <w:left w:val="none" w:sz="0" w:space="0" w:color="auto"/>
            <w:bottom w:val="none" w:sz="0" w:space="0" w:color="auto"/>
            <w:right w:val="none" w:sz="0" w:space="0" w:color="auto"/>
          </w:divBdr>
        </w:div>
        <w:div w:id="1795753514">
          <w:marLeft w:val="640"/>
          <w:marRight w:val="0"/>
          <w:marTop w:val="0"/>
          <w:marBottom w:val="0"/>
          <w:divBdr>
            <w:top w:val="none" w:sz="0" w:space="0" w:color="auto"/>
            <w:left w:val="none" w:sz="0" w:space="0" w:color="auto"/>
            <w:bottom w:val="none" w:sz="0" w:space="0" w:color="auto"/>
            <w:right w:val="none" w:sz="0" w:space="0" w:color="auto"/>
          </w:divBdr>
        </w:div>
        <w:div w:id="1818522915">
          <w:marLeft w:val="640"/>
          <w:marRight w:val="0"/>
          <w:marTop w:val="0"/>
          <w:marBottom w:val="0"/>
          <w:divBdr>
            <w:top w:val="none" w:sz="0" w:space="0" w:color="auto"/>
            <w:left w:val="none" w:sz="0" w:space="0" w:color="auto"/>
            <w:bottom w:val="none" w:sz="0" w:space="0" w:color="auto"/>
            <w:right w:val="none" w:sz="0" w:space="0" w:color="auto"/>
          </w:divBdr>
        </w:div>
        <w:div w:id="1930574108">
          <w:marLeft w:val="640"/>
          <w:marRight w:val="0"/>
          <w:marTop w:val="0"/>
          <w:marBottom w:val="0"/>
          <w:divBdr>
            <w:top w:val="none" w:sz="0" w:space="0" w:color="auto"/>
            <w:left w:val="none" w:sz="0" w:space="0" w:color="auto"/>
            <w:bottom w:val="none" w:sz="0" w:space="0" w:color="auto"/>
            <w:right w:val="none" w:sz="0" w:space="0" w:color="auto"/>
          </w:divBdr>
        </w:div>
        <w:div w:id="1949772378">
          <w:marLeft w:val="640"/>
          <w:marRight w:val="0"/>
          <w:marTop w:val="0"/>
          <w:marBottom w:val="0"/>
          <w:divBdr>
            <w:top w:val="none" w:sz="0" w:space="0" w:color="auto"/>
            <w:left w:val="none" w:sz="0" w:space="0" w:color="auto"/>
            <w:bottom w:val="none" w:sz="0" w:space="0" w:color="auto"/>
            <w:right w:val="none" w:sz="0" w:space="0" w:color="auto"/>
          </w:divBdr>
        </w:div>
        <w:div w:id="1950813626">
          <w:marLeft w:val="640"/>
          <w:marRight w:val="0"/>
          <w:marTop w:val="0"/>
          <w:marBottom w:val="0"/>
          <w:divBdr>
            <w:top w:val="none" w:sz="0" w:space="0" w:color="auto"/>
            <w:left w:val="none" w:sz="0" w:space="0" w:color="auto"/>
            <w:bottom w:val="none" w:sz="0" w:space="0" w:color="auto"/>
            <w:right w:val="none" w:sz="0" w:space="0" w:color="auto"/>
          </w:divBdr>
        </w:div>
        <w:div w:id="2001034215">
          <w:marLeft w:val="640"/>
          <w:marRight w:val="0"/>
          <w:marTop w:val="0"/>
          <w:marBottom w:val="0"/>
          <w:divBdr>
            <w:top w:val="none" w:sz="0" w:space="0" w:color="auto"/>
            <w:left w:val="none" w:sz="0" w:space="0" w:color="auto"/>
            <w:bottom w:val="none" w:sz="0" w:space="0" w:color="auto"/>
            <w:right w:val="none" w:sz="0" w:space="0" w:color="auto"/>
          </w:divBdr>
        </w:div>
        <w:div w:id="2078166338">
          <w:marLeft w:val="640"/>
          <w:marRight w:val="0"/>
          <w:marTop w:val="0"/>
          <w:marBottom w:val="0"/>
          <w:divBdr>
            <w:top w:val="none" w:sz="0" w:space="0" w:color="auto"/>
            <w:left w:val="none" w:sz="0" w:space="0" w:color="auto"/>
            <w:bottom w:val="none" w:sz="0" w:space="0" w:color="auto"/>
            <w:right w:val="none" w:sz="0" w:space="0" w:color="auto"/>
          </w:divBdr>
        </w:div>
        <w:div w:id="2094622859">
          <w:marLeft w:val="640"/>
          <w:marRight w:val="0"/>
          <w:marTop w:val="0"/>
          <w:marBottom w:val="0"/>
          <w:divBdr>
            <w:top w:val="none" w:sz="0" w:space="0" w:color="auto"/>
            <w:left w:val="none" w:sz="0" w:space="0" w:color="auto"/>
            <w:bottom w:val="none" w:sz="0" w:space="0" w:color="auto"/>
            <w:right w:val="none" w:sz="0" w:space="0" w:color="auto"/>
          </w:divBdr>
        </w:div>
        <w:div w:id="2110200947">
          <w:marLeft w:val="640"/>
          <w:marRight w:val="0"/>
          <w:marTop w:val="0"/>
          <w:marBottom w:val="0"/>
          <w:divBdr>
            <w:top w:val="none" w:sz="0" w:space="0" w:color="auto"/>
            <w:left w:val="none" w:sz="0" w:space="0" w:color="auto"/>
            <w:bottom w:val="none" w:sz="0" w:space="0" w:color="auto"/>
            <w:right w:val="none" w:sz="0" w:space="0" w:color="auto"/>
          </w:divBdr>
        </w:div>
        <w:div w:id="2131513278">
          <w:marLeft w:val="640"/>
          <w:marRight w:val="0"/>
          <w:marTop w:val="0"/>
          <w:marBottom w:val="0"/>
          <w:divBdr>
            <w:top w:val="none" w:sz="0" w:space="0" w:color="auto"/>
            <w:left w:val="none" w:sz="0" w:space="0" w:color="auto"/>
            <w:bottom w:val="none" w:sz="0" w:space="0" w:color="auto"/>
            <w:right w:val="none" w:sz="0" w:space="0" w:color="auto"/>
          </w:divBdr>
        </w:div>
      </w:divsChild>
    </w:div>
    <w:div w:id="750738377">
      <w:bodyDiv w:val="1"/>
      <w:marLeft w:val="0"/>
      <w:marRight w:val="0"/>
      <w:marTop w:val="0"/>
      <w:marBottom w:val="0"/>
      <w:divBdr>
        <w:top w:val="none" w:sz="0" w:space="0" w:color="auto"/>
        <w:left w:val="none" w:sz="0" w:space="0" w:color="auto"/>
        <w:bottom w:val="none" w:sz="0" w:space="0" w:color="auto"/>
        <w:right w:val="none" w:sz="0" w:space="0" w:color="auto"/>
      </w:divBdr>
      <w:divsChild>
        <w:div w:id="75170659">
          <w:marLeft w:val="640"/>
          <w:marRight w:val="0"/>
          <w:marTop w:val="0"/>
          <w:marBottom w:val="0"/>
          <w:divBdr>
            <w:top w:val="none" w:sz="0" w:space="0" w:color="auto"/>
            <w:left w:val="none" w:sz="0" w:space="0" w:color="auto"/>
            <w:bottom w:val="none" w:sz="0" w:space="0" w:color="auto"/>
            <w:right w:val="none" w:sz="0" w:space="0" w:color="auto"/>
          </w:divBdr>
        </w:div>
        <w:div w:id="77599340">
          <w:marLeft w:val="640"/>
          <w:marRight w:val="0"/>
          <w:marTop w:val="0"/>
          <w:marBottom w:val="0"/>
          <w:divBdr>
            <w:top w:val="none" w:sz="0" w:space="0" w:color="auto"/>
            <w:left w:val="none" w:sz="0" w:space="0" w:color="auto"/>
            <w:bottom w:val="none" w:sz="0" w:space="0" w:color="auto"/>
            <w:right w:val="none" w:sz="0" w:space="0" w:color="auto"/>
          </w:divBdr>
        </w:div>
        <w:div w:id="189495957">
          <w:marLeft w:val="640"/>
          <w:marRight w:val="0"/>
          <w:marTop w:val="0"/>
          <w:marBottom w:val="0"/>
          <w:divBdr>
            <w:top w:val="none" w:sz="0" w:space="0" w:color="auto"/>
            <w:left w:val="none" w:sz="0" w:space="0" w:color="auto"/>
            <w:bottom w:val="none" w:sz="0" w:space="0" w:color="auto"/>
            <w:right w:val="none" w:sz="0" w:space="0" w:color="auto"/>
          </w:divBdr>
        </w:div>
        <w:div w:id="207300501">
          <w:marLeft w:val="640"/>
          <w:marRight w:val="0"/>
          <w:marTop w:val="0"/>
          <w:marBottom w:val="0"/>
          <w:divBdr>
            <w:top w:val="none" w:sz="0" w:space="0" w:color="auto"/>
            <w:left w:val="none" w:sz="0" w:space="0" w:color="auto"/>
            <w:bottom w:val="none" w:sz="0" w:space="0" w:color="auto"/>
            <w:right w:val="none" w:sz="0" w:space="0" w:color="auto"/>
          </w:divBdr>
        </w:div>
        <w:div w:id="216935125">
          <w:marLeft w:val="640"/>
          <w:marRight w:val="0"/>
          <w:marTop w:val="0"/>
          <w:marBottom w:val="0"/>
          <w:divBdr>
            <w:top w:val="none" w:sz="0" w:space="0" w:color="auto"/>
            <w:left w:val="none" w:sz="0" w:space="0" w:color="auto"/>
            <w:bottom w:val="none" w:sz="0" w:space="0" w:color="auto"/>
            <w:right w:val="none" w:sz="0" w:space="0" w:color="auto"/>
          </w:divBdr>
        </w:div>
        <w:div w:id="284893487">
          <w:marLeft w:val="640"/>
          <w:marRight w:val="0"/>
          <w:marTop w:val="0"/>
          <w:marBottom w:val="0"/>
          <w:divBdr>
            <w:top w:val="none" w:sz="0" w:space="0" w:color="auto"/>
            <w:left w:val="none" w:sz="0" w:space="0" w:color="auto"/>
            <w:bottom w:val="none" w:sz="0" w:space="0" w:color="auto"/>
            <w:right w:val="none" w:sz="0" w:space="0" w:color="auto"/>
          </w:divBdr>
        </w:div>
        <w:div w:id="368336034">
          <w:marLeft w:val="640"/>
          <w:marRight w:val="0"/>
          <w:marTop w:val="0"/>
          <w:marBottom w:val="0"/>
          <w:divBdr>
            <w:top w:val="none" w:sz="0" w:space="0" w:color="auto"/>
            <w:left w:val="none" w:sz="0" w:space="0" w:color="auto"/>
            <w:bottom w:val="none" w:sz="0" w:space="0" w:color="auto"/>
            <w:right w:val="none" w:sz="0" w:space="0" w:color="auto"/>
          </w:divBdr>
        </w:div>
        <w:div w:id="387993345">
          <w:marLeft w:val="640"/>
          <w:marRight w:val="0"/>
          <w:marTop w:val="0"/>
          <w:marBottom w:val="0"/>
          <w:divBdr>
            <w:top w:val="none" w:sz="0" w:space="0" w:color="auto"/>
            <w:left w:val="none" w:sz="0" w:space="0" w:color="auto"/>
            <w:bottom w:val="none" w:sz="0" w:space="0" w:color="auto"/>
            <w:right w:val="none" w:sz="0" w:space="0" w:color="auto"/>
          </w:divBdr>
        </w:div>
        <w:div w:id="401876625">
          <w:marLeft w:val="640"/>
          <w:marRight w:val="0"/>
          <w:marTop w:val="0"/>
          <w:marBottom w:val="0"/>
          <w:divBdr>
            <w:top w:val="none" w:sz="0" w:space="0" w:color="auto"/>
            <w:left w:val="none" w:sz="0" w:space="0" w:color="auto"/>
            <w:bottom w:val="none" w:sz="0" w:space="0" w:color="auto"/>
            <w:right w:val="none" w:sz="0" w:space="0" w:color="auto"/>
          </w:divBdr>
        </w:div>
        <w:div w:id="414328285">
          <w:marLeft w:val="640"/>
          <w:marRight w:val="0"/>
          <w:marTop w:val="0"/>
          <w:marBottom w:val="0"/>
          <w:divBdr>
            <w:top w:val="none" w:sz="0" w:space="0" w:color="auto"/>
            <w:left w:val="none" w:sz="0" w:space="0" w:color="auto"/>
            <w:bottom w:val="none" w:sz="0" w:space="0" w:color="auto"/>
            <w:right w:val="none" w:sz="0" w:space="0" w:color="auto"/>
          </w:divBdr>
        </w:div>
        <w:div w:id="635261692">
          <w:marLeft w:val="640"/>
          <w:marRight w:val="0"/>
          <w:marTop w:val="0"/>
          <w:marBottom w:val="0"/>
          <w:divBdr>
            <w:top w:val="none" w:sz="0" w:space="0" w:color="auto"/>
            <w:left w:val="none" w:sz="0" w:space="0" w:color="auto"/>
            <w:bottom w:val="none" w:sz="0" w:space="0" w:color="auto"/>
            <w:right w:val="none" w:sz="0" w:space="0" w:color="auto"/>
          </w:divBdr>
        </w:div>
        <w:div w:id="652107226">
          <w:marLeft w:val="640"/>
          <w:marRight w:val="0"/>
          <w:marTop w:val="0"/>
          <w:marBottom w:val="0"/>
          <w:divBdr>
            <w:top w:val="none" w:sz="0" w:space="0" w:color="auto"/>
            <w:left w:val="none" w:sz="0" w:space="0" w:color="auto"/>
            <w:bottom w:val="none" w:sz="0" w:space="0" w:color="auto"/>
            <w:right w:val="none" w:sz="0" w:space="0" w:color="auto"/>
          </w:divBdr>
        </w:div>
        <w:div w:id="690110090">
          <w:marLeft w:val="640"/>
          <w:marRight w:val="0"/>
          <w:marTop w:val="0"/>
          <w:marBottom w:val="0"/>
          <w:divBdr>
            <w:top w:val="none" w:sz="0" w:space="0" w:color="auto"/>
            <w:left w:val="none" w:sz="0" w:space="0" w:color="auto"/>
            <w:bottom w:val="none" w:sz="0" w:space="0" w:color="auto"/>
            <w:right w:val="none" w:sz="0" w:space="0" w:color="auto"/>
          </w:divBdr>
        </w:div>
        <w:div w:id="735208524">
          <w:marLeft w:val="640"/>
          <w:marRight w:val="0"/>
          <w:marTop w:val="0"/>
          <w:marBottom w:val="0"/>
          <w:divBdr>
            <w:top w:val="none" w:sz="0" w:space="0" w:color="auto"/>
            <w:left w:val="none" w:sz="0" w:space="0" w:color="auto"/>
            <w:bottom w:val="none" w:sz="0" w:space="0" w:color="auto"/>
            <w:right w:val="none" w:sz="0" w:space="0" w:color="auto"/>
          </w:divBdr>
        </w:div>
        <w:div w:id="868757086">
          <w:marLeft w:val="640"/>
          <w:marRight w:val="0"/>
          <w:marTop w:val="0"/>
          <w:marBottom w:val="0"/>
          <w:divBdr>
            <w:top w:val="none" w:sz="0" w:space="0" w:color="auto"/>
            <w:left w:val="none" w:sz="0" w:space="0" w:color="auto"/>
            <w:bottom w:val="none" w:sz="0" w:space="0" w:color="auto"/>
            <w:right w:val="none" w:sz="0" w:space="0" w:color="auto"/>
          </w:divBdr>
        </w:div>
        <w:div w:id="878707041">
          <w:marLeft w:val="640"/>
          <w:marRight w:val="0"/>
          <w:marTop w:val="0"/>
          <w:marBottom w:val="0"/>
          <w:divBdr>
            <w:top w:val="none" w:sz="0" w:space="0" w:color="auto"/>
            <w:left w:val="none" w:sz="0" w:space="0" w:color="auto"/>
            <w:bottom w:val="none" w:sz="0" w:space="0" w:color="auto"/>
            <w:right w:val="none" w:sz="0" w:space="0" w:color="auto"/>
          </w:divBdr>
        </w:div>
        <w:div w:id="892497570">
          <w:marLeft w:val="640"/>
          <w:marRight w:val="0"/>
          <w:marTop w:val="0"/>
          <w:marBottom w:val="0"/>
          <w:divBdr>
            <w:top w:val="none" w:sz="0" w:space="0" w:color="auto"/>
            <w:left w:val="none" w:sz="0" w:space="0" w:color="auto"/>
            <w:bottom w:val="none" w:sz="0" w:space="0" w:color="auto"/>
            <w:right w:val="none" w:sz="0" w:space="0" w:color="auto"/>
          </w:divBdr>
        </w:div>
        <w:div w:id="896017509">
          <w:marLeft w:val="640"/>
          <w:marRight w:val="0"/>
          <w:marTop w:val="0"/>
          <w:marBottom w:val="0"/>
          <w:divBdr>
            <w:top w:val="none" w:sz="0" w:space="0" w:color="auto"/>
            <w:left w:val="none" w:sz="0" w:space="0" w:color="auto"/>
            <w:bottom w:val="none" w:sz="0" w:space="0" w:color="auto"/>
            <w:right w:val="none" w:sz="0" w:space="0" w:color="auto"/>
          </w:divBdr>
        </w:div>
        <w:div w:id="939871590">
          <w:marLeft w:val="640"/>
          <w:marRight w:val="0"/>
          <w:marTop w:val="0"/>
          <w:marBottom w:val="0"/>
          <w:divBdr>
            <w:top w:val="none" w:sz="0" w:space="0" w:color="auto"/>
            <w:left w:val="none" w:sz="0" w:space="0" w:color="auto"/>
            <w:bottom w:val="none" w:sz="0" w:space="0" w:color="auto"/>
            <w:right w:val="none" w:sz="0" w:space="0" w:color="auto"/>
          </w:divBdr>
        </w:div>
        <w:div w:id="965233527">
          <w:marLeft w:val="640"/>
          <w:marRight w:val="0"/>
          <w:marTop w:val="0"/>
          <w:marBottom w:val="0"/>
          <w:divBdr>
            <w:top w:val="none" w:sz="0" w:space="0" w:color="auto"/>
            <w:left w:val="none" w:sz="0" w:space="0" w:color="auto"/>
            <w:bottom w:val="none" w:sz="0" w:space="0" w:color="auto"/>
            <w:right w:val="none" w:sz="0" w:space="0" w:color="auto"/>
          </w:divBdr>
        </w:div>
        <w:div w:id="970523606">
          <w:marLeft w:val="640"/>
          <w:marRight w:val="0"/>
          <w:marTop w:val="0"/>
          <w:marBottom w:val="0"/>
          <w:divBdr>
            <w:top w:val="none" w:sz="0" w:space="0" w:color="auto"/>
            <w:left w:val="none" w:sz="0" w:space="0" w:color="auto"/>
            <w:bottom w:val="none" w:sz="0" w:space="0" w:color="auto"/>
            <w:right w:val="none" w:sz="0" w:space="0" w:color="auto"/>
          </w:divBdr>
        </w:div>
        <w:div w:id="1066221655">
          <w:marLeft w:val="640"/>
          <w:marRight w:val="0"/>
          <w:marTop w:val="0"/>
          <w:marBottom w:val="0"/>
          <w:divBdr>
            <w:top w:val="none" w:sz="0" w:space="0" w:color="auto"/>
            <w:left w:val="none" w:sz="0" w:space="0" w:color="auto"/>
            <w:bottom w:val="none" w:sz="0" w:space="0" w:color="auto"/>
            <w:right w:val="none" w:sz="0" w:space="0" w:color="auto"/>
          </w:divBdr>
        </w:div>
        <w:div w:id="1137259631">
          <w:marLeft w:val="640"/>
          <w:marRight w:val="0"/>
          <w:marTop w:val="0"/>
          <w:marBottom w:val="0"/>
          <w:divBdr>
            <w:top w:val="none" w:sz="0" w:space="0" w:color="auto"/>
            <w:left w:val="none" w:sz="0" w:space="0" w:color="auto"/>
            <w:bottom w:val="none" w:sz="0" w:space="0" w:color="auto"/>
            <w:right w:val="none" w:sz="0" w:space="0" w:color="auto"/>
          </w:divBdr>
        </w:div>
        <w:div w:id="1168714742">
          <w:marLeft w:val="640"/>
          <w:marRight w:val="0"/>
          <w:marTop w:val="0"/>
          <w:marBottom w:val="0"/>
          <w:divBdr>
            <w:top w:val="none" w:sz="0" w:space="0" w:color="auto"/>
            <w:left w:val="none" w:sz="0" w:space="0" w:color="auto"/>
            <w:bottom w:val="none" w:sz="0" w:space="0" w:color="auto"/>
            <w:right w:val="none" w:sz="0" w:space="0" w:color="auto"/>
          </w:divBdr>
        </w:div>
        <w:div w:id="1254170677">
          <w:marLeft w:val="640"/>
          <w:marRight w:val="0"/>
          <w:marTop w:val="0"/>
          <w:marBottom w:val="0"/>
          <w:divBdr>
            <w:top w:val="none" w:sz="0" w:space="0" w:color="auto"/>
            <w:left w:val="none" w:sz="0" w:space="0" w:color="auto"/>
            <w:bottom w:val="none" w:sz="0" w:space="0" w:color="auto"/>
            <w:right w:val="none" w:sz="0" w:space="0" w:color="auto"/>
          </w:divBdr>
        </w:div>
        <w:div w:id="1254625996">
          <w:marLeft w:val="640"/>
          <w:marRight w:val="0"/>
          <w:marTop w:val="0"/>
          <w:marBottom w:val="0"/>
          <w:divBdr>
            <w:top w:val="none" w:sz="0" w:space="0" w:color="auto"/>
            <w:left w:val="none" w:sz="0" w:space="0" w:color="auto"/>
            <w:bottom w:val="none" w:sz="0" w:space="0" w:color="auto"/>
            <w:right w:val="none" w:sz="0" w:space="0" w:color="auto"/>
          </w:divBdr>
        </w:div>
        <w:div w:id="1264456521">
          <w:marLeft w:val="640"/>
          <w:marRight w:val="0"/>
          <w:marTop w:val="0"/>
          <w:marBottom w:val="0"/>
          <w:divBdr>
            <w:top w:val="none" w:sz="0" w:space="0" w:color="auto"/>
            <w:left w:val="none" w:sz="0" w:space="0" w:color="auto"/>
            <w:bottom w:val="none" w:sz="0" w:space="0" w:color="auto"/>
            <w:right w:val="none" w:sz="0" w:space="0" w:color="auto"/>
          </w:divBdr>
        </w:div>
        <w:div w:id="1344670217">
          <w:marLeft w:val="640"/>
          <w:marRight w:val="0"/>
          <w:marTop w:val="0"/>
          <w:marBottom w:val="0"/>
          <w:divBdr>
            <w:top w:val="none" w:sz="0" w:space="0" w:color="auto"/>
            <w:left w:val="none" w:sz="0" w:space="0" w:color="auto"/>
            <w:bottom w:val="none" w:sz="0" w:space="0" w:color="auto"/>
            <w:right w:val="none" w:sz="0" w:space="0" w:color="auto"/>
          </w:divBdr>
        </w:div>
        <w:div w:id="1351184193">
          <w:marLeft w:val="640"/>
          <w:marRight w:val="0"/>
          <w:marTop w:val="0"/>
          <w:marBottom w:val="0"/>
          <w:divBdr>
            <w:top w:val="none" w:sz="0" w:space="0" w:color="auto"/>
            <w:left w:val="none" w:sz="0" w:space="0" w:color="auto"/>
            <w:bottom w:val="none" w:sz="0" w:space="0" w:color="auto"/>
            <w:right w:val="none" w:sz="0" w:space="0" w:color="auto"/>
          </w:divBdr>
        </w:div>
        <w:div w:id="1367680374">
          <w:marLeft w:val="640"/>
          <w:marRight w:val="0"/>
          <w:marTop w:val="0"/>
          <w:marBottom w:val="0"/>
          <w:divBdr>
            <w:top w:val="none" w:sz="0" w:space="0" w:color="auto"/>
            <w:left w:val="none" w:sz="0" w:space="0" w:color="auto"/>
            <w:bottom w:val="none" w:sz="0" w:space="0" w:color="auto"/>
            <w:right w:val="none" w:sz="0" w:space="0" w:color="auto"/>
          </w:divBdr>
        </w:div>
        <w:div w:id="1385762712">
          <w:marLeft w:val="640"/>
          <w:marRight w:val="0"/>
          <w:marTop w:val="0"/>
          <w:marBottom w:val="0"/>
          <w:divBdr>
            <w:top w:val="none" w:sz="0" w:space="0" w:color="auto"/>
            <w:left w:val="none" w:sz="0" w:space="0" w:color="auto"/>
            <w:bottom w:val="none" w:sz="0" w:space="0" w:color="auto"/>
            <w:right w:val="none" w:sz="0" w:space="0" w:color="auto"/>
          </w:divBdr>
        </w:div>
        <w:div w:id="1399596625">
          <w:marLeft w:val="640"/>
          <w:marRight w:val="0"/>
          <w:marTop w:val="0"/>
          <w:marBottom w:val="0"/>
          <w:divBdr>
            <w:top w:val="none" w:sz="0" w:space="0" w:color="auto"/>
            <w:left w:val="none" w:sz="0" w:space="0" w:color="auto"/>
            <w:bottom w:val="none" w:sz="0" w:space="0" w:color="auto"/>
            <w:right w:val="none" w:sz="0" w:space="0" w:color="auto"/>
          </w:divBdr>
        </w:div>
        <w:div w:id="1451969099">
          <w:marLeft w:val="640"/>
          <w:marRight w:val="0"/>
          <w:marTop w:val="0"/>
          <w:marBottom w:val="0"/>
          <w:divBdr>
            <w:top w:val="none" w:sz="0" w:space="0" w:color="auto"/>
            <w:left w:val="none" w:sz="0" w:space="0" w:color="auto"/>
            <w:bottom w:val="none" w:sz="0" w:space="0" w:color="auto"/>
            <w:right w:val="none" w:sz="0" w:space="0" w:color="auto"/>
          </w:divBdr>
        </w:div>
        <w:div w:id="1576864038">
          <w:marLeft w:val="640"/>
          <w:marRight w:val="0"/>
          <w:marTop w:val="0"/>
          <w:marBottom w:val="0"/>
          <w:divBdr>
            <w:top w:val="none" w:sz="0" w:space="0" w:color="auto"/>
            <w:left w:val="none" w:sz="0" w:space="0" w:color="auto"/>
            <w:bottom w:val="none" w:sz="0" w:space="0" w:color="auto"/>
            <w:right w:val="none" w:sz="0" w:space="0" w:color="auto"/>
          </w:divBdr>
        </w:div>
        <w:div w:id="1594515003">
          <w:marLeft w:val="640"/>
          <w:marRight w:val="0"/>
          <w:marTop w:val="0"/>
          <w:marBottom w:val="0"/>
          <w:divBdr>
            <w:top w:val="none" w:sz="0" w:space="0" w:color="auto"/>
            <w:left w:val="none" w:sz="0" w:space="0" w:color="auto"/>
            <w:bottom w:val="none" w:sz="0" w:space="0" w:color="auto"/>
            <w:right w:val="none" w:sz="0" w:space="0" w:color="auto"/>
          </w:divBdr>
        </w:div>
        <w:div w:id="1707756575">
          <w:marLeft w:val="640"/>
          <w:marRight w:val="0"/>
          <w:marTop w:val="0"/>
          <w:marBottom w:val="0"/>
          <w:divBdr>
            <w:top w:val="none" w:sz="0" w:space="0" w:color="auto"/>
            <w:left w:val="none" w:sz="0" w:space="0" w:color="auto"/>
            <w:bottom w:val="none" w:sz="0" w:space="0" w:color="auto"/>
            <w:right w:val="none" w:sz="0" w:space="0" w:color="auto"/>
          </w:divBdr>
        </w:div>
        <w:div w:id="1751199360">
          <w:marLeft w:val="640"/>
          <w:marRight w:val="0"/>
          <w:marTop w:val="0"/>
          <w:marBottom w:val="0"/>
          <w:divBdr>
            <w:top w:val="none" w:sz="0" w:space="0" w:color="auto"/>
            <w:left w:val="none" w:sz="0" w:space="0" w:color="auto"/>
            <w:bottom w:val="none" w:sz="0" w:space="0" w:color="auto"/>
            <w:right w:val="none" w:sz="0" w:space="0" w:color="auto"/>
          </w:divBdr>
        </w:div>
        <w:div w:id="1817719080">
          <w:marLeft w:val="640"/>
          <w:marRight w:val="0"/>
          <w:marTop w:val="0"/>
          <w:marBottom w:val="0"/>
          <w:divBdr>
            <w:top w:val="none" w:sz="0" w:space="0" w:color="auto"/>
            <w:left w:val="none" w:sz="0" w:space="0" w:color="auto"/>
            <w:bottom w:val="none" w:sz="0" w:space="0" w:color="auto"/>
            <w:right w:val="none" w:sz="0" w:space="0" w:color="auto"/>
          </w:divBdr>
        </w:div>
        <w:div w:id="1900750417">
          <w:marLeft w:val="640"/>
          <w:marRight w:val="0"/>
          <w:marTop w:val="0"/>
          <w:marBottom w:val="0"/>
          <w:divBdr>
            <w:top w:val="none" w:sz="0" w:space="0" w:color="auto"/>
            <w:left w:val="none" w:sz="0" w:space="0" w:color="auto"/>
            <w:bottom w:val="none" w:sz="0" w:space="0" w:color="auto"/>
            <w:right w:val="none" w:sz="0" w:space="0" w:color="auto"/>
          </w:divBdr>
        </w:div>
        <w:div w:id="1974945813">
          <w:marLeft w:val="640"/>
          <w:marRight w:val="0"/>
          <w:marTop w:val="0"/>
          <w:marBottom w:val="0"/>
          <w:divBdr>
            <w:top w:val="none" w:sz="0" w:space="0" w:color="auto"/>
            <w:left w:val="none" w:sz="0" w:space="0" w:color="auto"/>
            <w:bottom w:val="none" w:sz="0" w:space="0" w:color="auto"/>
            <w:right w:val="none" w:sz="0" w:space="0" w:color="auto"/>
          </w:divBdr>
        </w:div>
        <w:div w:id="2020740443">
          <w:marLeft w:val="640"/>
          <w:marRight w:val="0"/>
          <w:marTop w:val="0"/>
          <w:marBottom w:val="0"/>
          <w:divBdr>
            <w:top w:val="none" w:sz="0" w:space="0" w:color="auto"/>
            <w:left w:val="none" w:sz="0" w:space="0" w:color="auto"/>
            <w:bottom w:val="none" w:sz="0" w:space="0" w:color="auto"/>
            <w:right w:val="none" w:sz="0" w:space="0" w:color="auto"/>
          </w:divBdr>
        </w:div>
        <w:div w:id="2100372507">
          <w:marLeft w:val="640"/>
          <w:marRight w:val="0"/>
          <w:marTop w:val="0"/>
          <w:marBottom w:val="0"/>
          <w:divBdr>
            <w:top w:val="none" w:sz="0" w:space="0" w:color="auto"/>
            <w:left w:val="none" w:sz="0" w:space="0" w:color="auto"/>
            <w:bottom w:val="none" w:sz="0" w:space="0" w:color="auto"/>
            <w:right w:val="none" w:sz="0" w:space="0" w:color="auto"/>
          </w:divBdr>
        </w:div>
        <w:div w:id="2111390869">
          <w:marLeft w:val="640"/>
          <w:marRight w:val="0"/>
          <w:marTop w:val="0"/>
          <w:marBottom w:val="0"/>
          <w:divBdr>
            <w:top w:val="none" w:sz="0" w:space="0" w:color="auto"/>
            <w:left w:val="none" w:sz="0" w:space="0" w:color="auto"/>
            <w:bottom w:val="none" w:sz="0" w:space="0" w:color="auto"/>
            <w:right w:val="none" w:sz="0" w:space="0" w:color="auto"/>
          </w:divBdr>
        </w:div>
        <w:div w:id="2113671956">
          <w:marLeft w:val="640"/>
          <w:marRight w:val="0"/>
          <w:marTop w:val="0"/>
          <w:marBottom w:val="0"/>
          <w:divBdr>
            <w:top w:val="none" w:sz="0" w:space="0" w:color="auto"/>
            <w:left w:val="none" w:sz="0" w:space="0" w:color="auto"/>
            <w:bottom w:val="none" w:sz="0" w:space="0" w:color="auto"/>
            <w:right w:val="none" w:sz="0" w:space="0" w:color="auto"/>
          </w:divBdr>
        </w:div>
      </w:divsChild>
    </w:div>
    <w:div w:id="751897736">
      <w:marLeft w:val="640"/>
      <w:marRight w:val="0"/>
      <w:marTop w:val="0"/>
      <w:marBottom w:val="0"/>
      <w:divBdr>
        <w:top w:val="none" w:sz="0" w:space="0" w:color="auto"/>
        <w:left w:val="none" w:sz="0" w:space="0" w:color="auto"/>
        <w:bottom w:val="none" w:sz="0" w:space="0" w:color="auto"/>
        <w:right w:val="none" w:sz="0" w:space="0" w:color="auto"/>
      </w:divBdr>
    </w:div>
    <w:div w:id="754402865">
      <w:marLeft w:val="640"/>
      <w:marRight w:val="0"/>
      <w:marTop w:val="0"/>
      <w:marBottom w:val="0"/>
      <w:divBdr>
        <w:top w:val="none" w:sz="0" w:space="0" w:color="auto"/>
        <w:left w:val="none" w:sz="0" w:space="0" w:color="auto"/>
        <w:bottom w:val="none" w:sz="0" w:space="0" w:color="auto"/>
        <w:right w:val="none" w:sz="0" w:space="0" w:color="auto"/>
      </w:divBdr>
    </w:div>
    <w:div w:id="756511951">
      <w:bodyDiv w:val="1"/>
      <w:marLeft w:val="0"/>
      <w:marRight w:val="0"/>
      <w:marTop w:val="0"/>
      <w:marBottom w:val="0"/>
      <w:divBdr>
        <w:top w:val="none" w:sz="0" w:space="0" w:color="auto"/>
        <w:left w:val="none" w:sz="0" w:space="0" w:color="auto"/>
        <w:bottom w:val="none" w:sz="0" w:space="0" w:color="auto"/>
        <w:right w:val="none" w:sz="0" w:space="0" w:color="auto"/>
      </w:divBdr>
      <w:divsChild>
        <w:div w:id="926035566">
          <w:marLeft w:val="640"/>
          <w:marRight w:val="0"/>
          <w:marTop w:val="0"/>
          <w:marBottom w:val="0"/>
          <w:divBdr>
            <w:top w:val="none" w:sz="0" w:space="0" w:color="auto"/>
            <w:left w:val="none" w:sz="0" w:space="0" w:color="auto"/>
            <w:bottom w:val="none" w:sz="0" w:space="0" w:color="auto"/>
            <w:right w:val="none" w:sz="0" w:space="0" w:color="auto"/>
          </w:divBdr>
        </w:div>
        <w:div w:id="204485689">
          <w:marLeft w:val="640"/>
          <w:marRight w:val="0"/>
          <w:marTop w:val="0"/>
          <w:marBottom w:val="0"/>
          <w:divBdr>
            <w:top w:val="none" w:sz="0" w:space="0" w:color="auto"/>
            <w:left w:val="none" w:sz="0" w:space="0" w:color="auto"/>
            <w:bottom w:val="none" w:sz="0" w:space="0" w:color="auto"/>
            <w:right w:val="none" w:sz="0" w:space="0" w:color="auto"/>
          </w:divBdr>
        </w:div>
        <w:div w:id="2014606546">
          <w:marLeft w:val="640"/>
          <w:marRight w:val="0"/>
          <w:marTop w:val="0"/>
          <w:marBottom w:val="0"/>
          <w:divBdr>
            <w:top w:val="none" w:sz="0" w:space="0" w:color="auto"/>
            <w:left w:val="none" w:sz="0" w:space="0" w:color="auto"/>
            <w:bottom w:val="none" w:sz="0" w:space="0" w:color="auto"/>
            <w:right w:val="none" w:sz="0" w:space="0" w:color="auto"/>
          </w:divBdr>
        </w:div>
        <w:div w:id="1863199181">
          <w:marLeft w:val="640"/>
          <w:marRight w:val="0"/>
          <w:marTop w:val="0"/>
          <w:marBottom w:val="0"/>
          <w:divBdr>
            <w:top w:val="none" w:sz="0" w:space="0" w:color="auto"/>
            <w:left w:val="none" w:sz="0" w:space="0" w:color="auto"/>
            <w:bottom w:val="none" w:sz="0" w:space="0" w:color="auto"/>
            <w:right w:val="none" w:sz="0" w:space="0" w:color="auto"/>
          </w:divBdr>
        </w:div>
        <w:div w:id="589046836">
          <w:marLeft w:val="640"/>
          <w:marRight w:val="0"/>
          <w:marTop w:val="0"/>
          <w:marBottom w:val="0"/>
          <w:divBdr>
            <w:top w:val="none" w:sz="0" w:space="0" w:color="auto"/>
            <w:left w:val="none" w:sz="0" w:space="0" w:color="auto"/>
            <w:bottom w:val="none" w:sz="0" w:space="0" w:color="auto"/>
            <w:right w:val="none" w:sz="0" w:space="0" w:color="auto"/>
          </w:divBdr>
        </w:div>
        <w:div w:id="1255673226">
          <w:marLeft w:val="640"/>
          <w:marRight w:val="0"/>
          <w:marTop w:val="0"/>
          <w:marBottom w:val="0"/>
          <w:divBdr>
            <w:top w:val="none" w:sz="0" w:space="0" w:color="auto"/>
            <w:left w:val="none" w:sz="0" w:space="0" w:color="auto"/>
            <w:bottom w:val="none" w:sz="0" w:space="0" w:color="auto"/>
            <w:right w:val="none" w:sz="0" w:space="0" w:color="auto"/>
          </w:divBdr>
        </w:div>
        <w:div w:id="83306588">
          <w:marLeft w:val="640"/>
          <w:marRight w:val="0"/>
          <w:marTop w:val="0"/>
          <w:marBottom w:val="0"/>
          <w:divBdr>
            <w:top w:val="none" w:sz="0" w:space="0" w:color="auto"/>
            <w:left w:val="none" w:sz="0" w:space="0" w:color="auto"/>
            <w:bottom w:val="none" w:sz="0" w:space="0" w:color="auto"/>
            <w:right w:val="none" w:sz="0" w:space="0" w:color="auto"/>
          </w:divBdr>
        </w:div>
        <w:div w:id="865295994">
          <w:marLeft w:val="640"/>
          <w:marRight w:val="0"/>
          <w:marTop w:val="0"/>
          <w:marBottom w:val="0"/>
          <w:divBdr>
            <w:top w:val="none" w:sz="0" w:space="0" w:color="auto"/>
            <w:left w:val="none" w:sz="0" w:space="0" w:color="auto"/>
            <w:bottom w:val="none" w:sz="0" w:space="0" w:color="auto"/>
            <w:right w:val="none" w:sz="0" w:space="0" w:color="auto"/>
          </w:divBdr>
        </w:div>
        <w:div w:id="1167135106">
          <w:marLeft w:val="640"/>
          <w:marRight w:val="0"/>
          <w:marTop w:val="0"/>
          <w:marBottom w:val="0"/>
          <w:divBdr>
            <w:top w:val="none" w:sz="0" w:space="0" w:color="auto"/>
            <w:left w:val="none" w:sz="0" w:space="0" w:color="auto"/>
            <w:bottom w:val="none" w:sz="0" w:space="0" w:color="auto"/>
            <w:right w:val="none" w:sz="0" w:space="0" w:color="auto"/>
          </w:divBdr>
        </w:div>
        <w:div w:id="1331787213">
          <w:marLeft w:val="640"/>
          <w:marRight w:val="0"/>
          <w:marTop w:val="0"/>
          <w:marBottom w:val="0"/>
          <w:divBdr>
            <w:top w:val="none" w:sz="0" w:space="0" w:color="auto"/>
            <w:left w:val="none" w:sz="0" w:space="0" w:color="auto"/>
            <w:bottom w:val="none" w:sz="0" w:space="0" w:color="auto"/>
            <w:right w:val="none" w:sz="0" w:space="0" w:color="auto"/>
          </w:divBdr>
        </w:div>
        <w:div w:id="2129426507">
          <w:marLeft w:val="640"/>
          <w:marRight w:val="0"/>
          <w:marTop w:val="0"/>
          <w:marBottom w:val="0"/>
          <w:divBdr>
            <w:top w:val="none" w:sz="0" w:space="0" w:color="auto"/>
            <w:left w:val="none" w:sz="0" w:space="0" w:color="auto"/>
            <w:bottom w:val="none" w:sz="0" w:space="0" w:color="auto"/>
            <w:right w:val="none" w:sz="0" w:space="0" w:color="auto"/>
          </w:divBdr>
        </w:div>
        <w:div w:id="576524721">
          <w:marLeft w:val="640"/>
          <w:marRight w:val="0"/>
          <w:marTop w:val="0"/>
          <w:marBottom w:val="0"/>
          <w:divBdr>
            <w:top w:val="none" w:sz="0" w:space="0" w:color="auto"/>
            <w:left w:val="none" w:sz="0" w:space="0" w:color="auto"/>
            <w:bottom w:val="none" w:sz="0" w:space="0" w:color="auto"/>
            <w:right w:val="none" w:sz="0" w:space="0" w:color="auto"/>
          </w:divBdr>
        </w:div>
        <w:div w:id="725372769">
          <w:marLeft w:val="640"/>
          <w:marRight w:val="0"/>
          <w:marTop w:val="0"/>
          <w:marBottom w:val="0"/>
          <w:divBdr>
            <w:top w:val="none" w:sz="0" w:space="0" w:color="auto"/>
            <w:left w:val="none" w:sz="0" w:space="0" w:color="auto"/>
            <w:bottom w:val="none" w:sz="0" w:space="0" w:color="auto"/>
            <w:right w:val="none" w:sz="0" w:space="0" w:color="auto"/>
          </w:divBdr>
        </w:div>
        <w:div w:id="1530217657">
          <w:marLeft w:val="640"/>
          <w:marRight w:val="0"/>
          <w:marTop w:val="0"/>
          <w:marBottom w:val="0"/>
          <w:divBdr>
            <w:top w:val="none" w:sz="0" w:space="0" w:color="auto"/>
            <w:left w:val="none" w:sz="0" w:space="0" w:color="auto"/>
            <w:bottom w:val="none" w:sz="0" w:space="0" w:color="auto"/>
            <w:right w:val="none" w:sz="0" w:space="0" w:color="auto"/>
          </w:divBdr>
        </w:div>
        <w:div w:id="1173256110">
          <w:marLeft w:val="640"/>
          <w:marRight w:val="0"/>
          <w:marTop w:val="0"/>
          <w:marBottom w:val="0"/>
          <w:divBdr>
            <w:top w:val="none" w:sz="0" w:space="0" w:color="auto"/>
            <w:left w:val="none" w:sz="0" w:space="0" w:color="auto"/>
            <w:bottom w:val="none" w:sz="0" w:space="0" w:color="auto"/>
            <w:right w:val="none" w:sz="0" w:space="0" w:color="auto"/>
          </w:divBdr>
        </w:div>
        <w:div w:id="106120516">
          <w:marLeft w:val="640"/>
          <w:marRight w:val="0"/>
          <w:marTop w:val="0"/>
          <w:marBottom w:val="0"/>
          <w:divBdr>
            <w:top w:val="none" w:sz="0" w:space="0" w:color="auto"/>
            <w:left w:val="none" w:sz="0" w:space="0" w:color="auto"/>
            <w:bottom w:val="none" w:sz="0" w:space="0" w:color="auto"/>
            <w:right w:val="none" w:sz="0" w:space="0" w:color="auto"/>
          </w:divBdr>
        </w:div>
        <w:div w:id="551845795">
          <w:marLeft w:val="640"/>
          <w:marRight w:val="0"/>
          <w:marTop w:val="0"/>
          <w:marBottom w:val="0"/>
          <w:divBdr>
            <w:top w:val="none" w:sz="0" w:space="0" w:color="auto"/>
            <w:left w:val="none" w:sz="0" w:space="0" w:color="auto"/>
            <w:bottom w:val="none" w:sz="0" w:space="0" w:color="auto"/>
            <w:right w:val="none" w:sz="0" w:space="0" w:color="auto"/>
          </w:divBdr>
        </w:div>
        <w:div w:id="634454421">
          <w:marLeft w:val="640"/>
          <w:marRight w:val="0"/>
          <w:marTop w:val="0"/>
          <w:marBottom w:val="0"/>
          <w:divBdr>
            <w:top w:val="none" w:sz="0" w:space="0" w:color="auto"/>
            <w:left w:val="none" w:sz="0" w:space="0" w:color="auto"/>
            <w:bottom w:val="none" w:sz="0" w:space="0" w:color="auto"/>
            <w:right w:val="none" w:sz="0" w:space="0" w:color="auto"/>
          </w:divBdr>
        </w:div>
        <w:div w:id="884099613">
          <w:marLeft w:val="640"/>
          <w:marRight w:val="0"/>
          <w:marTop w:val="0"/>
          <w:marBottom w:val="0"/>
          <w:divBdr>
            <w:top w:val="none" w:sz="0" w:space="0" w:color="auto"/>
            <w:left w:val="none" w:sz="0" w:space="0" w:color="auto"/>
            <w:bottom w:val="none" w:sz="0" w:space="0" w:color="auto"/>
            <w:right w:val="none" w:sz="0" w:space="0" w:color="auto"/>
          </w:divBdr>
        </w:div>
        <w:div w:id="299966487">
          <w:marLeft w:val="640"/>
          <w:marRight w:val="0"/>
          <w:marTop w:val="0"/>
          <w:marBottom w:val="0"/>
          <w:divBdr>
            <w:top w:val="none" w:sz="0" w:space="0" w:color="auto"/>
            <w:left w:val="none" w:sz="0" w:space="0" w:color="auto"/>
            <w:bottom w:val="none" w:sz="0" w:space="0" w:color="auto"/>
            <w:right w:val="none" w:sz="0" w:space="0" w:color="auto"/>
          </w:divBdr>
        </w:div>
        <w:div w:id="588464925">
          <w:marLeft w:val="640"/>
          <w:marRight w:val="0"/>
          <w:marTop w:val="0"/>
          <w:marBottom w:val="0"/>
          <w:divBdr>
            <w:top w:val="none" w:sz="0" w:space="0" w:color="auto"/>
            <w:left w:val="none" w:sz="0" w:space="0" w:color="auto"/>
            <w:bottom w:val="none" w:sz="0" w:space="0" w:color="auto"/>
            <w:right w:val="none" w:sz="0" w:space="0" w:color="auto"/>
          </w:divBdr>
        </w:div>
        <w:div w:id="1680959085">
          <w:marLeft w:val="640"/>
          <w:marRight w:val="0"/>
          <w:marTop w:val="0"/>
          <w:marBottom w:val="0"/>
          <w:divBdr>
            <w:top w:val="none" w:sz="0" w:space="0" w:color="auto"/>
            <w:left w:val="none" w:sz="0" w:space="0" w:color="auto"/>
            <w:bottom w:val="none" w:sz="0" w:space="0" w:color="auto"/>
            <w:right w:val="none" w:sz="0" w:space="0" w:color="auto"/>
          </w:divBdr>
        </w:div>
        <w:div w:id="1113791181">
          <w:marLeft w:val="640"/>
          <w:marRight w:val="0"/>
          <w:marTop w:val="0"/>
          <w:marBottom w:val="0"/>
          <w:divBdr>
            <w:top w:val="none" w:sz="0" w:space="0" w:color="auto"/>
            <w:left w:val="none" w:sz="0" w:space="0" w:color="auto"/>
            <w:bottom w:val="none" w:sz="0" w:space="0" w:color="auto"/>
            <w:right w:val="none" w:sz="0" w:space="0" w:color="auto"/>
          </w:divBdr>
        </w:div>
        <w:div w:id="1284077673">
          <w:marLeft w:val="640"/>
          <w:marRight w:val="0"/>
          <w:marTop w:val="0"/>
          <w:marBottom w:val="0"/>
          <w:divBdr>
            <w:top w:val="none" w:sz="0" w:space="0" w:color="auto"/>
            <w:left w:val="none" w:sz="0" w:space="0" w:color="auto"/>
            <w:bottom w:val="none" w:sz="0" w:space="0" w:color="auto"/>
            <w:right w:val="none" w:sz="0" w:space="0" w:color="auto"/>
          </w:divBdr>
        </w:div>
        <w:div w:id="1197691335">
          <w:marLeft w:val="640"/>
          <w:marRight w:val="0"/>
          <w:marTop w:val="0"/>
          <w:marBottom w:val="0"/>
          <w:divBdr>
            <w:top w:val="none" w:sz="0" w:space="0" w:color="auto"/>
            <w:left w:val="none" w:sz="0" w:space="0" w:color="auto"/>
            <w:bottom w:val="none" w:sz="0" w:space="0" w:color="auto"/>
            <w:right w:val="none" w:sz="0" w:space="0" w:color="auto"/>
          </w:divBdr>
        </w:div>
        <w:div w:id="1203440668">
          <w:marLeft w:val="640"/>
          <w:marRight w:val="0"/>
          <w:marTop w:val="0"/>
          <w:marBottom w:val="0"/>
          <w:divBdr>
            <w:top w:val="none" w:sz="0" w:space="0" w:color="auto"/>
            <w:left w:val="none" w:sz="0" w:space="0" w:color="auto"/>
            <w:bottom w:val="none" w:sz="0" w:space="0" w:color="auto"/>
            <w:right w:val="none" w:sz="0" w:space="0" w:color="auto"/>
          </w:divBdr>
        </w:div>
        <w:div w:id="452939810">
          <w:marLeft w:val="640"/>
          <w:marRight w:val="0"/>
          <w:marTop w:val="0"/>
          <w:marBottom w:val="0"/>
          <w:divBdr>
            <w:top w:val="none" w:sz="0" w:space="0" w:color="auto"/>
            <w:left w:val="none" w:sz="0" w:space="0" w:color="auto"/>
            <w:bottom w:val="none" w:sz="0" w:space="0" w:color="auto"/>
            <w:right w:val="none" w:sz="0" w:space="0" w:color="auto"/>
          </w:divBdr>
        </w:div>
        <w:div w:id="66274237">
          <w:marLeft w:val="640"/>
          <w:marRight w:val="0"/>
          <w:marTop w:val="0"/>
          <w:marBottom w:val="0"/>
          <w:divBdr>
            <w:top w:val="none" w:sz="0" w:space="0" w:color="auto"/>
            <w:left w:val="none" w:sz="0" w:space="0" w:color="auto"/>
            <w:bottom w:val="none" w:sz="0" w:space="0" w:color="auto"/>
            <w:right w:val="none" w:sz="0" w:space="0" w:color="auto"/>
          </w:divBdr>
        </w:div>
        <w:div w:id="1476794020">
          <w:marLeft w:val="640"/>
          <w:marRight w:val="0"/>
          <w:marTop w:val="0"/>
          <w:marBottom w:val="0"/>
          <w:divBdr>
            <w:top w:val="none" w:sz="0" w:space="0" w:color="auto"/>
            <w:left w:val="none" w:sz="0" w:space="0" w:color="auto"/>
            <w:bottom w:val="none" w:sz="0" w:space="0" w:color="auto"/>
            <w:right w:val="none" w:sz="0" w:space="0" w:color="auto"/>
          </w:divBdr>
        </w:div>
        <w:div w:id="2140220707">
          <w:marLeft w:val="640"/>
          <w:marRight w:val="0"/>
          <w:marTop w:val="0"/>
          <w:marBottom w:val="0"/>
          <w:divBdr>
            <w:top w:val="none" w:sz="0" w:space="0" w:color="auto"/>
            <w:left w:val="none" w:sz="0" w:space="0" w:color="auto"/>
            <w:bottom w:val="none" w:sz="0" w:space="0" w:color="auto"/>
            <w:right w:val="none" w:sz="0" w:space="0" w:color="auto"/>
          </w:divBdr>
        </w:div>
        <w:div w:id="2135976435">
          <w:marLeft w:val="640"/>
          <w:marRight w:val="0"/>
          <w:marTop w:val="0"/>
          <w:marBottom w:val="0"/>
          <w:divBdr>
            <w:top w:val="none" w:sz="0" w:space="0" w:color="auto"/>
            <w:left w:val="none" w:sz="0" w:space="0" w:color="auto"/>
            <w:bottom w:val="none" w:sz="0" w:space="0" w:color="auto"/>
            <w:right w:val="none" w:sz="0" w:space="0" w:color="auto"/>
          </w:divBdr>
        </w:div>
        <w:div w:id="395056578">
          <w:marLeft w:val="640"/>
          <w:marRight w:val="0"/>
          <w:marTop w:val="0"/>
          <w:marBottom w:val="0"/>
          <w:divBdr>
            <w:top w:val="none" w:sz="0" w:space="0" w:color="auto"/>
            <w:left w:val="none" w:sz="0" w:space="0" w:color="auto"/>
            <w:bottom w:val="none" w:sz="0" w:space="0" w:color="auto"/>
            <w:right w:val="none" w:sz="0" w:space="0" w:color="auto"/>
          </w:divBdr>
        </w:div>
        <w:div w:id="1810173181">
          <w:marLeft w:val="640"/>
          <w:marRight w:val="0"/>
          <w:marTop w:val="0"/>
          <w:marBottom w:val="0"/>
          <w:divBdr>
            <w:top w:val="none" w:sz="0" w:space="0" w:color="auto"/>
            <w:left w:val="none" w:sz="0" w:space="0" w:color="auto"/>
            <w:bottom w:val="none" w:sz="0" w:space="0" w:color="auto"/>
            <w:right w:val="none" w:sz="0" w:space="0" w:color="auto"/>
          </w:divBdr>
        </w:div>
        <w:div w:id="1024134264">
          <w:marLeft w:val="640"/>
          <w:marRight w:val="0"/>
          <w:marTop w:val="0"/>
          <w:marBottom w:val="0"/>
          <w:divBdr>
            <w:top w:val="none" w:sz="0" w:space="0" w:color="auto"/>
            <w:left w:val="none" w:sz="0" w:space="0" w:color="auto"/>
            <w:bottom w:val="none" w:sz="0" w:space="0" w:color="auto"/>
            <w:right w:val="none" w:sz="0" w:space="0" w:color="auto"/>
          </w:divBdr>
        </w:div>
        <w:div w:id="703211040">
          <w:marLeft w:val="640"/>
          <w:marRight w:val="0"/>
          <w:marTop w:val="0"/>
          <w:marBottom w:val="0"/>
          <w:divBdr>
            <w:top w:val="none" w:sz="0" w:space="0" w:color="auto"/>
            <w:left w:val="none" w:sz="0" w:space="0" w:color="auto"/>
            <w:bottom w:val="none" w:sz="0" w:space="0" w:color="auto"/>
            <w:right w:val="none" w:sz="0" w:space="0" w:color="auto"/>
          </w:divBdr>
        </w:div>
        <w:div w:id="1429302881">
          <w:marLeft w:val="640"/>
          <w:marRight w:val="0"/>
          <w:marTop w:val="0"/>
          <w:marBottom w:val="0"/>
          <w:divBdr>
            <w:top w:val="none" w:sz="0" w:space="0" w:color="auto"/>
            <w:left w:val="none" w:sz="0" w:space="0" w:color="auto"/>
            <w:bottom w:val="none" w:sz="0" w:space="0" w:color="auto"/>
            <w:right w:val="none" w:sz="0" w:space="0" w:color="auto"/>
          </w:divBdr>
        </w:div>
        <w:div w:id="955989257">
          <w:marLeft w:val="640"/>
          <w:marRight w:val="0"/>
          <w:marTop w:val="0"/>
          <w:marBottom w:val="0"/>
          <w:divBdr>
            <w:top w:val="none" w:sz="0" w:space="0" w:color="auto"/>
            <w:left w:val="none" w:sz="0" w:space="0" w:color="auto"/>
            <w:bottom w:val="none" w:sz="0" w:space="0" w:color="auto"/>
            <w:right w:val="none" w:sz="0" w:space="0" w:color="auto"/>
          </w:divBdr>
        </w:div>
        <w:div w:id="978606274">
          <w:marLeft w:val="640"/>
          <w:marRight w:val="0"/>
          <w:marTop w:val="0"/>
          <w:marBottom w:val="0"/>
          <w:divBdr>
            <w:top w:val="none" w:sz="0" w:space="0" w:color="auto"/>
            <w:left w:val="none" w:sz="0" w:space="0" w:color="auto"/>
            <w:bottom w:val="none" w:sz="0" w:space="0" w:color="auto"/>
            <w:right w:val="none" w:sz="0" w:space="0" w:color="auto"/>
          </w:divBdr>
        </w:div>
        <w:div w:id="2078895207">
          <w:marLeft w:val="640"/>
          <w:marRight w:val="0"/>
          <w:marTop w:val="0"/>
          <w:marBottom w:val="0"/>
          <w:divBdr>
            <w:top w:val="none" w:sz="0" w:space="0" w:color="auto"/>
            <w:left w:val="none" w:sz="0" w:space="0" w:color="auto"/>
            <w:bottom w:val="none" w:sz="0" w:space="0" w:color="auto"/>
            <w:right w:val="none" w:sz="0" w:space="0" w:color="auto"/>
          </w:divBdr>
        </w:div>
        <w:div w:id="1583106876">
          <w:marLeft w:val="640"/>
          <w:marRight w:val="0"/>
          <w:marTop w:val="0"/>
          <w:marBottom w:val="0"/>
          <w:divBdr>
            <w:top w:val="none" w:sz="0" w:space="0" w:color="auto"/>
            <w:left w:val="none" w:sz="0" w:space="0" w:color="auto"/>
            <w:bottom w:val="none" w:sz="0" w:space="0" w:color="auto"/>
            <w:right w:val="none" w:sz="0" w:space="0" w:color="auto"/>
          </w:divBdr>
        </w:div>
        <w:div w:id="684134180">
          <w:marLeft w:val="640"/>
          <w:marRight w:val="0"/>
          <w:marTop w:val="0"/>
          <w:marBottom w:val="0"/>
          <w:divBdr>
            <w:top w:val="none" w:sz="0" w:space="0" w:color="auto"/>
            <w:left w:val="none" w:sz="0" w:space="0" w:color="auto"/>
            <w:bottom w:val="none" w:sz="0" w:space="0" w:color="auto"/>
            <w:right w:val="none" w:sz="0" w:space="0" w:color="auto"/>
          </w:divBdr>
        </w:div>
        <w:div w:id="793720742">
          <w:marLeft w:val="640"/>
          <w:marRight w:val="0"/>
          <w:marTop w:val="0"/>
          <w:marBottom w:val="0"/>
          <w:divBdr>
            <w:top w:val="none" w:sz="0" w:space="0" w:color="auto"/>
            <w:left w:val="none" w:sz="0" w:space="0" w:color="auto"/>
            <w:bottom w:val="none" w:sz="0" w:space="0" w:color="auto"/>
            <w:right w:val="none" w:sz="0" w:space="0" w:color="auto"/>
          </w:divBdr>
        </w:div>
        <w:div w:id="701594026">
          <w:marLeft w:val="640"/>
          <w:marRight w:val="0"/>
          <w:marTop w:val="0"/>
          <w:marBottom w:val="0"/>
          <w:divBdr>
            <w:top w:val="none" w:sz="0" w:space="0" w:color="auto"/>
            <w:left w:val="none" w:sz="0" w:space="0" w:color="auto"/>
            <w:bottom w:val="none" w:sz="0" w:space="0" w:color="auto"/>
            <w:right w:val="none" w:sz="0" w:space="0" w:color="auto"/>
          </w:divBdr>
        </w:div>
        <w:div w:id="1061296412">
          <w:marLeft w:val="640"/>
          <w:marRight w:val="0"/>
          <w:marTop w:val="0"/>
          <w:marBottom w:val="0"/>
          <w:divBdr>
            <w:top w:val="none" w:sz="0" w:space="0" w:color="auto"/>
            <w:left w:val="none" w:sz="0" w:space="0" w:color="auto"/>
            <w:bottom w:val="none" w:sz="0" w:space="0" w:color="auto"/>
            <w:right w:val="none" w:sz="0" w:space="0" w:color="auto"/>
          </w:divBdr>
        </w:div>
        <w:div w:id="766540792">
          <w:marLeft w:val="640"/>
          <w:marRight w:val="0"/>
          <w:marTop w:val="0"/>
          <w:marBottom w:val="0"/>
          <w:divBdr>
            <w:top w:val="none" w:sz="0" w:space="0" w:color="auto"/>
            <w:left w:val="none" w:sz="0" w:space="0" w:color="auto"/>
            <w:bottom w:val="none" w:sz="0" w:space="0" w:color="auto"/>
            <w:right w:val="none" w:sz="0" w:space="0" w:color="auto"/>
          </w:divBdr>
        </w:div>
        <w:div w:id="132984304">
          <w:marLeft w:val="640"/>
          <w:marRight w:val="0"/>
          <w:marTop w:val="0"/>
          <w:marBottom w:val="0"/>
          <w:divBdr>
            <w:top w:val="none" w:sz="0" w:space="0" w:color="auto"/>
            <w:left w:val="none" w:sz="0" w:space="0" w:color="auto"/>
            <w:bottom w:val="none" w:sz="0" w:space="0" w:color="auto"/>
            <w:right w:val="none" w:sz="0" w:space="0" w:color="auto"/>
          </w:divBdr>
        </w:div>
        <w:div w:id="158278141">
          <w:marLeft w:val="640"/>
          <w:marRight w:val="0"/>
          <w:marTop w:val="0"/>
          <w:marBottom w:val="0"/>
          <w:divBdr>
            <w:top w:val="none" w:sz="0" w:space="0" w:color="auto"/>
            <w:left w:val="none" w:sz="0" w:space="0" w:color="auto"/>
            <w:bottom w:val="none" w:sz="0" w:space="0" w:color="auto"/>
            <w:right w:val="none" w:sz="0" w:space="0" w:color="auto"/>
          </w:divBdr>
        </w:div>
        <w:div w:id="50160424">
          <w:marLeft w:val="640"/>
          <w:marRight w:val="0"/>
          <w:marTop w:val="0"/>
          <w:marBottom w:val="0"/>
          <w:divBdr>
            <w:top w:val="none" w:sz="0" w:space="0" w:color="auto"/>
            <w:left w:val="none" w:sz="0" w:space="0" w:color="auto"/>
            <w:bottom w:val="none" w:sz="0" w:space="0" w:color="auto"/>
            <w:right w:val="none" w:sz="0" w:space="0" w:color="auto"/>
          </w:divBdr>
        </w:div>
        <w:div w:id="1614246772">
          <w:marLeft w:val="640"/>
          <w:marRight w:val="0"/>
          <w:marTop w:val="0"/>
          <w:marBottom w:val="0"/>
          <w:divBdr>
            <w:top w:val="none" w:sz="0" w:space="0" w:color="auto"/>
            <w:left w:val="none" w:sz="0" w:space="0" w:color="auto"/>
            <w:bottom w:val="none" w:sz="0" w:space="0" w:color="auto"/>
            <w:right w:val="none" w:sz="0" w:space="0" w:color="auto"/>
          </w:divBdr>
        </w:div>
        <w:div w:id="1507986529">
          <w:marLeft w:val="640"/>
          <w:marRight w:val="0"/>
          <w:marTop w:val="0"/>
          <w:marBottom w:val="0"/>
          <w:divBdr>
            <w:top w:val="none" w:sz="0" w:space="0" w:color="auto"/>
            <w:left w:val="none" w:sz="0" w:space="0" w:color="auto"/>
            <w:bottom w:val="none" w:sz="0" w:space="0" w:color="auto"/>
            <w:right w:val="none" w:sz="0" w:space="0" w:color="auto"/>
          </w:divBdr>
        </w:div>
        <w:div w:id="2013486575">
          <w:marLeft w:val="640"/>
          <w:marRight w:val="0"/>
          <w:marTop w:val="0"/>
          <w:marBottom w:val="0"/>
          <w:divBdr>
            <w:top w:val="none" w:sz="0" w:space="0" w:color="auto"/>
            <w:left w:val="none" w:sz="0" w:space="0" w:color="auto"/>
            <w:bottom w:val="none" w:sz="0" w:space="0" w:color="auto"/>
            <w:right w:val="none" w:sz="0" w:space="0" w:color="auto"/>
          </w:divBdr>
        </w:div>
        <w:div w:id="1486511378">
          <w:marLeft w:val="640"/>
          <w:marRight w:val="0"/>
          <w:marTop w:val="0"/>
          <w:marBottom w:val="0"/>
          <w:divBdr>
            <w:top w:val="none" w:sz="0" w:space="0" w:color="auto"/>
            <w:left w:val="none" w:sz="0" w:space="0" w:color="auto"/>
            <w:bottom w:val="none" w:sz="0" w:space="0" w:color="auto"/>
            <w:right w:val="none" w:sz="0" w:space="0" w:color="auto"/>
          </w:divBdr>
        </w:div>
        <w:div w:id="1617904695">
          <w:marLeft w:val="640"/>
          <w:marRight w:val="0"/>
          <w:marTop w:val="0"/>
          <w:marBottom w:val="0"/>
          <w:divBdr>
            <w:top w:val="none" w:sz="0" w:space="0" w:color="auto"/>
            <w:left w:val="none" w:sz="0" w:space="0" w:color="auto"/>
            <w:bottom w:val="none" w:sz="0" w:space="0" w:color="auto"/>
            <w:right w:val="none" w:sz="0" w:space="0" w:color="auto"/>
          </w:divBdr>
        </w:div>
      </w:divsChild>
    </w:div>
    <w:div w:id="756748699">
      <w:marLeft w:val="0"/>
      <w:marRight w:val="0"/>
      <w:marTop w:val="0"/>
      <w:marBottom w:val="0"/>
      <w:divBdr>
        <w:top w:val="none" w:sz="0" w:space="0" w:color="auto"/>
        <w:left w:val="none" w:sz="0" w:space="0" w:color="auto"/>
        <w:bottom w:val="none" w:sz="0" w:space="0" w:color="auto"/>
        <w:right w:val="none" w:sz="0" w:space="0" w:color="auto"/>
      </w:divBdr>
    </w:div>
    <w:div w:id="757949206">
      <w:marLeft w:val="640"/>
      <w:marRight w:val="0"/>
      <w:marTop w:val="0"/>
      <w:marBottom w:val="0"/>
      <w:divBdr>
        <w:top w:val="none" w:sz="0" w:space="0" w:color="auto"/>
        <w:left w:val="none" w:sz="0" w:space="0" w:color="auto"/>
        <w:bottom w:val="none" w:sz="0" w:space="0" w:color="auto"/>
        <w:right w:val="none" w:sz="0" w:space="0" w:color="auto"/>
      </w:divBdr>
    </w:div>
    <w:div w:id="759057650">
      <w:bodyDiv w:val="1"/>
      <w:marLeft w:val="0"/>
      <w:marRight w:val="0"/>
      <w:marTop w:val="0"/>
      <w:marBottom w:val="0"/>
      <w:divBdr>
        <w:top w:val="none" w:sz="0" w:space="0" w:color="auto"/>
        <w:left w:val="none" w:sz="0" w:space="0" w:color="auto"/>
        <w:bottom w:val="none" w:sz="0" w:space="0" w:color="auto"/>
        <w:right w:val="none" w:sz="0" w:space="0" w:color="auto"/>
      </w:divBdr>
      <w:divsChild>
        <w:div w:id="330573576">
          <w:marLeft w:val="640"/>
          <w:marRight w:val="0"/>
          <w:marTop w:val="0"/>
          <w:marBottom w:val="0"/>
          <w:divBdr>
            <w:top w:val="none" w:sz="0" w:space="0" w:color="auto"/>
            <w:left w:val="none" w:sz="0" w:space="0" w:color="auto"/>
            <w:bottom w:val="none" w:sz="0" w:space="0" w:color="auto"/>
            <w:right w:val="none" w:sz="0" w:space="0" w:color="auto"/>
          </w:divBdr>
        </w:div>
        <w:div w:id="432171674">
          <w:marLeft w:val="640"/>
          <w:marRight w:val="0"/>
          <w:marTop w:val="0"/>
          <w:marBottom w:val="0"/>
          <w:divBdr>
            <w:top w:val="none" w:sz="0" w:space="0" w:color="auto"/>
            <w:left w:val="none" w:sz="0" w:space="0" w:color="auto"/>
            <w:bottom w:val="none" w:sz="0" w:space="0" w:color="auto"/>
            <w:right w:val="none" w:sz="0" w:space="0" w:color="auto"/>
          </w:divBdr>
        </w:div>
        <w:div w:id="1405294564">
          <w:marLeft w:val="640"/>
          <w:marRight w:val="0"/>
          <w:marTop w:val="0"/>
          <w:marBottom w:val="0"/>
          <w:divBdr>
            <w:top w:val="none" w:sz="0" w:space="0" w:color="auto"/>
            <w:left w:val="none" w:sz="0" w:space="0" w:color="auto"/>
            <w:bottom w:val="none" w:sz="0" w:space="0" w:color="auto"/>
            <w:right w:val="none" w:sz="0" w:space="0" w:color="auto"/>
          </w:divBdr>
        </w:div>
        <w:div w:id="1106073540">
          <w:marLeft w:val="640"/>
          <w:marRight w:val="0"/>
          <w:marTop w:val="0"/>
          <w:marBottom w:val="0"/>
          <w:divBdr>
            <w:top w:val="none" w:sz="0" w:space="0" w:color="auto"/>
            <w:left w:val="none" w:sz="0" w:space="0" w:color="auto"/>
            <w:bottom w:val="none" w:sz="0" w:space="0" w:color="auto"/>
            <w:right w:val="none" w:sz="0" w:space="0" w:color="auto"/>
          </w:divBdr>
        </w:div>
        <w:div w:id="1255432548">
          <w:marLeft w:val="640"/>
          <w:marRight w:val="0"/>
          <w:marTop w:val="0"/>
          <w:marBottom w:val="0"/>
          <w:divBdr>
            <w:top w:val="none" w:sz="0" w:space="0" w:color="auto"/>
            <w:left w:val="none" w:sz="0" w:space="0" w:color="auto"/>
            <w:bottom w:val="none" w:sz="0" w:space="0" w:color="auto"/>
            <w:right w:val="none" w:sz="0" w:space="0" w:color="auto"/>
          </w:divBdr>
        </w:div>
        <w:div w:id="1006665011">
          <w:marLeft w:val="640"/>
          <w:marRight w:val="0"/>
          <w:marTop w:val="0"/>
          <w:marBottom w:val="0"/>
          <w:divBdr>
            <w:top w:val="none" w:sz="0" w:space="0" w:color="auto"/>
            <w:left w:val="none" w:sz="0" w:space="0" w:color="auto"/>
            <w:bottom w:val="none" w:sz="0" w:space="0" w:color="auto"/>
            <w:right w:val="none" w:sz="0" w:space="0" w:color="auto"/>
          </w:divBdr>
        </w:div>
        <w:div w:id="325129990">
          <w:marLeft w:val="640"/>
          <w:marRight w:val="0"/>
          <w:marTop w:val="0"/>
          <w:marBottom w:val="0"/>
          <w:divBdr>
            <w:top w:val="none" w:sz="0" w:space="0" w:color="auto"/>
            <w:left w:val="none" w:sz="0" w:space="0" w:color="auto"/>
            <w:bottom w:val="none" w:sz="0" w:space="0" w:color="auto"/>
            <w:right w:val="none" w:sz="0" w:space="0" w:color="auto"/>
          </w:divBdr>
        </w:div>
        <w:div w:id="170797868">
          <w:marLeft w:val="640"/>
          <w:marRight w:val="0"/>
          <w:marTop w:val="0"/>
          <w:marBottom w:val="0"/>
          <w:divBdr>
            <w:top w:val="none" w:sz="0" w:space="0" w:color="auto"/>
            <w:left w:val="none" w:sz="0" w:space="0" w:color="auto"/>
            <w:bottom w:val="none" w:sz="0" w:space="0" w:color="auto"/>
            <w:right w:val="none" w:sz="0" w:space="0" w:color="auto"/>
          </w:divBdr>
        </w:div>
        <w:div w:id="1576403099">
          <w:marLeft w:val="640"/>
          <w:marRight w:val="0"/>
          <w:marTop w:val="0"/>
          <w:marBottom w:val="0"/>
          <w:divBdr>
            <w:top w:val="none" w:sz="0" w:space="0" w:color="auto"/>
            <w:left w:val="none" w:sz="0" w:space="0" w:color="auto"/>
            <w:bottom w:val="none" w:sz="0" w:space="0" w:color="auto"/>
            <w:right w:val="none" w:sz="0" w:space="0" w:color="auto"/>
          </w:divBdr>
        </w:div>
        <w:div w:id="408381671">
          <w:marLeft w:val="640"/>
          <w:marRight w:val="0"/>
          <w:marTop w:val="0"/>
          <w:marBottom w:val="0"/>
          <w:divBdr>
            <w:top w:val="none" w:sz="0" w:space="0" w:color="auto"/>
            <w:left w:val="none" w:sz="0" w:space="0" w:color="auto"/>
            <w:bottom w:val="none" w:sz="0" w:space="0" w:color="auto"/>
            <w:right w:val="none" w:sz="0" w:space="0" w:color="auto"/>
          </w:divBdr>
        </w:div>
        <w:div w:id="992830778">
          <w:marLeft w:val="640"/>
          <w:marRight w:val="0"/>
          <w:marTop w:val="0"/>
          <w:marBottom w:val="0"/>
          <w:divBdr>
            <w:top w:val="none" w:sz="0" w:space="0" w:color="auto"/>
            <w:left w:val="none" w:sz="0" w:space="0" w:color="auto"/>
            <w:bottom w:val="none" w:sz="0" w:space="0" w:color="auto"/>
            <w:right w:val="none" w:sz="0" w:space="0" w:color="auto"/>
          </w:divBdr>
        </w:div>
        <w:div w:id="322198124">
          <w:marLeft w:val="640"/>
          <w:marRight w:val="0"/>
          <w:marTop w:val="0"/>
          <w:marBottom w:val="0"/>
          <w:divBdr>
            <w:top w:val="none" w:sz="0" w:space="0" w:color="auto"/>
            <w:left w:val="none" w:sz="0" w:space="0" w:color="auto"/>
            <w:bottom w:val="none" w:sz="0" w:space="0" w:color="auto"/>
            <w:right w:val="none" w:sz="0" w:space="0" w:color="auto"/>
          </w:divBdr>
        </w:div>
        <w:div w:id="986318250">
          <w:marLeft w:val="640"/>
          <w:marRight w:val="0"/>
          <w:marTop w:val="0"/>
          <w:marBottom w:val="0"/>
          <w:divBdr>
            <w:top w:val="none" w:sz="0" w:space="0" w:color="auto"/>
            <w:left w:val="none" w:sz="0" w:space="0" w:color="auto"/>
            <w:bottom w:val="none" w:sz="0" w:space="0" w:color="auto"/>
            <w:right w:val="none" w:sz="0" w:space="0" w:color="auto"/>
          </w:divBdr>
        </w:div>
        <w:div w:id="1412043281">
          <w:marLeft w:val="640"/>
          <w:marRight w:val="0"/>
          <w:marTop w:val="0"/>
          <w:marBottom w:val="0"/>
          <w:divBdr>
            <w:top w:val="none" w:sz="0" w:space="0" w:color="auto"/>
            <w:left w:val="none" w:sz="0" w:space="0" w:color="auto"/>
            <w:bottom w:val="none" w:sz="0" w:space="0" w:color="auto"/>
            <w:right w:val="none" w:sz="0" w:space="0" w:color="auto"/>
          </w:divBdr>
        </w:div>
        <w:div w:id="916938475">
          <w:marLeft w:val="640"/>
          <w:marRight w:val="0"/>
          <w:marTop w:val="0"/>
          <w:marBottom w:val="0"/>
          <w:divBdr>
            <w:top w:val="none" w:sz="0" w:space="0" w:color="auto"/>
            <w:left w:val="none" w:sz="0" w:space="0" w:color="auto"/>
            <w:bottom w:val="none" w:sz="0" w:space="0" w:color="auto"/>
            <w:right w:val="none" w:sz="0" w:space="0" w:color="auto"/>
          </w:divBdr>
        </w:div>
        <w:div w:id="76170769">
          <w:marLeft w:val="640"/>
          <w:marRight w:val="0"/>
          <w:marTop w:val="0"/>
          <w:marBottom w:val="0"/>
          <w:divBdr>
            <w:top w:val="none" w:sz="0" w:space="0" w:color="auto"/>
            <w:left w:val="none" w:sz="0" w:space="0" w:color="auto"/>
            <w:bottom w:val="none" w:sz="0" w:space="0" w:color="auto"/>
            <w:right w:val="none" w:sz="0" w:space="0" w:color="auto"/>
          </w:divBdr>
        </w:div>
        <w:div w:id="1319187773">
          <w:marLeft w:val="640"/>
          <w:marRight w:val="0"/>
          <w:marTop w:val="0"/>
          <w:marBottom w:val="0"/>
          <w:divBdr>
            <w:top w:val="none" w:sz="0" w:space="0" w:color="auto"/>
            <w:left w:val="none" w:sz="0" w:space="0" w:color="auto"/>
            <w:bottom w:val="none" w:sz="0" w:space="0" w:color="auto"/>
            <w:right w:val="none" w:sz="0" w:space="0" w:color="auto"/>
          </w:divBdr>
        </w:div>
        <w:div w:id="1681808322">
          <w:marLeft w:val="640"/>
          <w:marRight w:val="0"/>
          <w:marTop w:val="0"/>
          <w:marBottom w:val="0"/>
          <w:divBdr>
            <w:top w:val="none" w:sz="0" w:space="0" w:color="auto"/>
            <w:left w:val="none" w:sz="0" w:space="0" w:color="auto"/>
            <w:bottom w:val="none" w:sz="0" w:space="0" w:color="auto"/>
            <w:right w:val="none" w:sz="0" w:space="0" w:color="auto"/>
          </w:divBdr>
        </w:div>
        <w:div w:id="469713335">
          <w:marLeft w:val="640"/>
          <w:marRight w:val="0"/>
          <w:marTop w:val="0"/>
          <w:marBottom w:val="0"/>
          <w:divBdr>
            <w:top w:val="none" w:sz="0" w:space="0" w:color="auto"/>
            <w:left w:val="none" w:sz="0" w:space="0" w:color="auto"/>
            <w:bottom w:val="none" w:sz="0" w:space="0" w:color="auto"/>
            <w:right w:val="none" w:sz="0" w:space="0" w:color="auto"/>
          </w:divBdr>
        </w:div>
        <w:div w:id="1136679356">
          <w:marLeft w:val="640"/>
          <w:marRight w:val="0"/>
          <w:marTop w:val="0"/>
          <w:marBottom w:val="0"/>
          <w:divBdr>
            <w:top w:val="none" w:sz="0" w:space="0" w:color="auto"/>
            <w:left w:val="none" w:sz="0" w:space="0" w:color="auto"/>
            <w:bottom w:val="none" w:sz="0" w:space="0" w:color="auto"/>
            <w:right w:val="none" w:sz="0" w:space="0" w:color="auto"/>
          </w:divBdr>
        </w:div>
        <w:div w:id="552539614">
          <w:marLeft w:val="640"/>
          <w:marRight w:val="0"/>
          <w:marTop w:val="0"/>
          <w:marBottom w:val="0"/>
          <w:divBdr>
            <w:top w:val="none" w:sz="0" w:space="0" w:color="auto"/>
            <w:left w:val="none" w:sz="0" w:space="0" w:color="auto"/>
            <w:bottom w:val="none" w:sz="0" w:space="0" w:color="auto"/>
            <w:right w:val="none" w:sz="0" w:space="0" w:color="auto"/>
          </w:divBdr>
        </w:div>
        <w:div w:id="418603374">
          <w:marLeft w:val="640"/>
          <w:marRight w:val="0"/>
          <w:marTop w:val="0"/>
          <w:marBottom w:val="0"/>
          <w:divBdr>
            <w:top w:val="none" w:sz="0" w:space="0" w:color="auto"/>
            <w:left w:val="none" w:sz="0" w:space="0" w:color="auto"/>
            <w:bottom w:val="none" w:sz="0" w:space="0" w:color="auto"/>
            <w:right w:val="none" w:sz="0" w:space="0" w:color="auto"/>
          </w:divBdr>
        </w:div>
        <w:div w:id="1318191677">
          <w:marLeft w:val="640"/>
          <w:marRight w:val="0"/>
          <w:marTop w:val="0"/>
          <w:marBottom w:val="0"/>
          <w:divBdr>
            <w:top w:val="none" w:sz="0" w:space="0" w:color="auto"/>
            <w:left w:val="none" w:sz="0" w:space="0" w:color="auto"/>
            <w:bottom w:val="none" w:sz="0" w:space="0" w:color="auto"/>
            <w:right w:val="none" w:sz="0" w:space="0" w:color="auto"/>
          </w:divBdr>
        </w:div>
        <w:div w:id="925848504">
          <w:marLeft w:val="640"/>
          <w:marRight w:val="0"/>
          <w:marTop w:val="0"/>
          <w:marBottom w:val="0"/>
          <w:divBdr>
            <w:top w:val="none" w:sz="0" w:space="0" w:color="auto"/>
            <w:left w:val="none" w:sz="0" w:space="0" w:color="auto"/>
            <w:bottom w:val="none" w:sz="0" w:space="0" w:color="auto"/>
            <w:right w:val="none" w:sz="0" w:space="0" w:color="auto"/>
          </w:divBdr>
        </w:div>
        <w:div w:id="1633097682">
          <w:marLeft w:val="640"/>
          <w:marRight w:val="0"/>
          <w:marTop w:val="0"/>
          <w:marBottom w:val="0"/>
          <w:divBdr>
            <w:top w:val="none" w:sz="0" w:space="0" w:color="auto"/>
            <w:left w:val="none" w:sz="0" w:space="0" w:color="auto"/>
            <w:bottom w:val="none" w:sz="0" w:space="0" w:color="auto"/>
            <w:right w:val="none" w:sz="0" w:space="0" w:color="auto"/>
          </w:divBdr>
        </w:div>
        <w:div w:id="1951470290">
          <w:marLeft w:val="640"/>
          <w:marRight w:val="0"/>
          <w:marTop w:val="0"/>
          <w:marBottom w:val="0"/>
          <w:divBdr>
            <w:top w:val="none" w:sz="0" w:space="0" w:color="auto"/>
            <w:left w:val="none" w:sz="0" w:space="0" w:color="auto"/>
            <w:bottom w:val="none" w:sz="0" w:space="0" w:color="auto"/>
            <w:right w:val="none" w:sz="0" w:space="0" w:color="auto"/>
          </w:divBdr>
        </w:div>
        <w:div w:id="479616787">
          <w:marLeft w:val="640"/>
          <w:marRight w:val="0"/>
          <w:marTop w:val="0"/>
          <w:marBottom w:val="0"/>
          <w:divBdr>
            <w:top w:val="none" w:sz="0" w:space="0" w:color="auto"/>
            <w:left w:val="none" w:sz="0" w:space="0" w:color="auto"/>
            <w:bottom w:val="none" w:sz="0" w:space="0" w:color="auto"/>
            <w:right w:val="none" w:sz="0" w:space="0" w:color="auto"/>
          </w:divBdr>
        </w:div>
        <w:div w:id="627585402">
          <w:marLeft w:val="640"/>
          <w:marRight w:val="0"/>
          <w:marTop w:val="0"/>
          <w:marBottom w:val="0"/>
          <w:divBdr>
            <w:top w:val="none" w:sz="0" w:space="0" w:color="auto"/>
            <w:left w:val="none" w:sz="0" w:space="0" w:color="auto"/>
            <w:bottom w:val="none" w:sz="0" w:space="0" w:color="auto"/>
            <w:right w:val="none" w:sz="0" w:space="0" w:color="auto"/>
          </w:divBdr>
        </w:div>
        <w:div w:id="196427581">
          <w:marLeft w:val="640"/>
          <w:marRight w:val="0"/>
          <w:marTop w:val="0"/>
          <w:marBottom w:val="0"/>
          <w:divBdr>
            <w:top w:val="none" w:sz="0" w:space="0" w:color="auto"/>
            <w:left w:val="none" w:sz="0" w:space="0" w:color="auto"/>
            <w:bottom w:val="none" w:sz="0" w:space="0" w:color="auto"/>
            <w:right w:val="none" w:sz="0" w:space="0" w:color="auto"/>
          </w:divBdr>
        </w:div>
        <w:div w:id="1993677511">
          <w:marLeft w:val="640"/>
          <w:marRight w:val="0"/>
          <w:marTop w:val="0"/>
          <w:marBottom w:val="0"/>
          <w:divBdr>
            <w:top w:val="none" w:sz="0" w:space="0" w:color="auto"/>
            <w:left w:val="none" w:sz="0" w:space="0" w:color="auto"/>
            <w:bottom w:val="none" w:sz="0" w:space="0" w:color="auto"/>
            <w:right w:val="none" w:sz="0" w:space="0" w:color="auto"/>
          </w:divBdr>
        </w:div>
        <w:div w:id="752121476">
          <w:marLeft w:val="640"/>
          <w:marRight w:val="0"/>
          <w:marTop w:val="0"/>
          <w:marBottom w:val="0"/>
          <w:divBdr>
            <w:top w:val="none" w:sz="0" w:space="0" w:color="auto"/>
            <w:left w:val="none" w:sz="0" w:space="0" w:color="auto"/>
            <w:bottom w:val="none" w:sz="0" w:space="0" w:color="auto"/>
            <w:right w:val="none" w:sz="0" w:space="0" w:color="auto"/>
          </w:divBdr>
        </w:div>
        <w:div w:id="714356989">
          <w:marLeft w:val="640"/>
          <w:marRight w:val="0"/>
          <w:marTop w:val="0"/>
          <w:marBottom w:val="0"/>
          <w:divBdr>
            <w:top w:val="none" w:sz="0" w:space="0" w:color="auto"/>
            <w:left w:val="none" w:sz="0" w:space="0" w:color="auto"/>
            <w:bottom w:val="none" w:sz="0" w:space="0" w:color="auto"/>
            <w:right w:val="none" w:sz="0" w:space="0" w:color="auto"/>
          </w:divBdr>
        </w:div>
        <w:div w:id="1510946727">
          <w:marLeft w:val="640"/>
          <w:marRight w:val="0"/>
          <w:marTop w:val="0"/>
          <w:marBottom w:val="0"/>
          <w:divBdr>
            <w:top w:val="none" w:sz="0" w:space="0" w:color="auto"/>
            <w:left w:val="none" w:sz="0" w:space="0" w:color="auto"/>
            <w:bottom w:val="none" w:sz="0" w:space="0" w:color="auto"/>
            <w:right w:val="none" w:sz="0" w:space="0" w:color="auto"/>
          </w:divBdr>
        </w:div>
        <w:div w:id="1458178061">
          <w:marLeft w:val="640"/>
          <w:marRight w:val="0"/>
          <w:marTop w:val="0"/>
          <w:marBottom w:val="0"/>
          <w:divBdr>
            <w:top w:val="none" w:sz="0" w:space="0" w:color="auto"/>
            <w:left w:val="none" w:sz="0" w:space="0" w:color="auto"/>
            <w:bottom w:val="none" w:sz="0" w:space="0" w:color="auto"/>
            <w:right w:val="none" w:sz="0" w:space="0" w:color="auto"/>
          </w:divBdr>
        </w:div>
        <w:div w:id="532572933">
          <w:marLeft w:val="640"/>
          <w:marRight w:val="0"/>
          <w:marTop w:val="0"/>
          <w:marBottom w:val="0"/>
          <w:divBdr>
            <w:top w:val="none" w:sz="0" w:space="0" w:color="auto"/>
            <w:left w:val="none" w:sz="0" w:space="0" w:color="auto"/>
            <w:bottom w:val="none" w:sz="0" w:space="0" w:color="auto"/>
            <w:right w:val="none" w:sz="0" w:space="0" w:color="auto"/>
          </w:divBdr>
        </w:div>
        <w:div w:id="184758185">
          <w:marLeft w:val="640"/>
          <w:marRight w:val="0"/>
          <w:marTop w:val="0"/>
          <w:marBottom w:val="0"/>
          <w:divBdr>
            <w:top w:val="none" w:sz="0" w:space="0" w:color="auto"/>
            <w:left w:val="none" w:sz="0" w:space="0" w:color="auto"/>
            <w:bottom w:val="none" w:sz="0" w:space="0" w:color="auto"/>
            <w:right w:val="none" w:sz="0" w:space="0" w:color="auto"/>
          </w:divBdr>
        </w:div>
        <w:div w:id="676620278">
          <w:marLeft w:val="640"/>
          <w:marRight w:val="0"/>
          <w:marTop w:val="0"/>
          <w:marBottom w:val="0"/>
          <w:divBdr>
            <w:top w:val="none" w:sz="0" w:space="0" w:color="auto"/>
            <w:left w:val="none" w:sz="0" w:space="0" w:color="auto"/>
            <w:bottom w:val="none" w:sz="0" w:space="0" w:color="auto"/>
            <w:right w:val="none" w:sz="0" w:space="0" w:color="auto"/>
          </w:divBdr>
        </w:div>
        <w:div w:id="1757360001">
          <w:marLeft w:val="640"/>
          <w:marRight w:val="0"/>
          <w:marTop w:val="0"/>
          <w:marBottom w:val="0"/>
          <w:divBdr>
            <w:top w:val="none" w:sz="0" w:space="0" w:color="auto"/>
            <w:left w:val="none" w:sz="0" w:space="0" w:color="auto"/>
            <w:bottom w:val="none" w:sz="0" w:space="0" w:color="auto"/>
            <w:right w:val="none" w:sz="0" w:space="0" w:color="auto"/>
          </w:divBdr>
        </w:div>
        <w:div w:id="800149795">
          <w:marLeft w:val="640"/>
          <w:marRight w:val="0"/>
          <w:marTop w:val="0"/>
          <w:marBottom w:val="0"/>
          <w:divBdr>
            <w:top w:val="none" w:sz="0" w:space="0" w:color="auto"/>
            <w:left w:val="none" w:sz="0" w:space="0" w:color="auto"/>
            <w:bottom w:val="none" w:sz="0" w:space="0" w:color="auto"/>
            <w:right w:val="none" w:sz="0" w:space="0" w:color="auto"/>
          </w:divBdr>
        </w:div>
        <w:div w:id="872379249">
          <w:marLeft w:val="640"/>
          <w:marRight w:val="0"/>
          <w:marTop w:val="0"/>
          <w:marBottom w:val="0"/>
          <w:divBdr>
            <w:top w:val="none" w:sz="0" w:space="0" w:color="auto"/>
            <w:left w:val="none" w:sz="0" w:space="0" w:color="auto"/>
            <w:bottom w:val="none" w:sz="0" w:space="0" w:color="auto"/>
            <w:right w:val="none" w:sz="0" w:space="0" w:color="auto"/>
          </w:divBdr>
        </w:div>
        <w:div w:id="1313027691">
          <w:marLeft w:val="640"/>
          <w:marRight w:val="0"/>
          <w:marTop w:val="0"/>
          <w:marBottom w:val="0"/>
          <w:divBdr>
            <w:top w:val="none" w:sz="0" w:space="0" w:color="auto"/>
            <w:left w:val="none" w:sz="0" w:space="0" w:color="auto"/>
            <w:bottom w:val="none" w:sz="0" w:space="0" w:color="auto"/>
            <w:right w:val="none" w:sz="0" w:space="0" w:color="auto"/>
          </w:divBdr>
        </w:div>
        <w:div w:id="971253026">
          <w:marLeft w:val="640"/>
          <w:marRight w:val="0"/>
          <w:marTop w:val="0"/>
          <w:marBottom w:val="0"/>
          <w:divBdr>
            <w:top w:val="none" w:sz="0" w:space="0" w:color="auto"/>
            <w:left w:val="none" w:sz="0" w:space="0" w:color="auto"/>
            <w:bottom w:val="none" w:sz="0" w:space="0" w:color="auto"/>
            <w:right w:val="none" w:sz="0" w:space="0" w:color="auto"/>
          </w:divBdr>
        </w:div>
        <w:div w:id="1138298902">
          <w:marLeft w:val="640"/>
          <w:marRight w:val="0"/>
          <w:marTop w:val="0"/>
          <w:marBottom w:val="0"/>
          <w:divBdr>
            <w:top w:val="none" w:sz="0" w:space="0" w:color="auto"/>
            <w:left w:val="none" w:sz="0" w:space="0" w:color="auto"/>
            <w:bottom w:val="none" w:sz="0" w:space="0" w:color="auto"/>
            <w:right w:val="none" w:sz="0" w:space="0" w:color="auto"/>
          </w:divBdr>
        </w:div>
        <w:div w:id="1029264156">
          <w:marLeft w:val="640"/>
          <w:marRight w:val="0"/>
          <w:marTop w:val="0"/>
          <w:marBottom w:val="0"/>
          <w:divBdr>
            <w:top w:val="none" w:sz="0" w:space="0" w:color="auto"/>
            <w:left w:val="none" w:sz="0" w:space="0" w:color="auto"/>
            <w:bottom w:val="none" w:sz="0" w:space="0" w:color="auto"/>
            <w:right w:val="none" w:sz="0" w:space="0" w:color="auto"/>
          </w:divBdr>
        </w:div>
      </w:divsChild>
    </w:div>
    <w:div w:id="759300287">
      <w:bodyDiv w:val="1"/>
      <w:marLeft w:val="0"/>
      <w:marRight w:val="0"/>
      <w:marTop w:val="0"/>
      <w:marBottom w:val="0"/>
      <w:divBdr>
        <w:top w:val="none" w:sz="0" w:space="0" w:color="auto"/>
        <w:left w:val="none" w:sz="0" w:space="0" w:color="auto"/>
        <w:bottom w:val="none" w:sz="0" w:space="0" w:color="auto"/>
        <w:right w:val="none" w:sz="0" w:space="0" w:color="auto"/>
      </w:divBdr>
      <w:divsChild>
        <w:div w:id="54549089">
          <w:marLeft w:val="640"/>
          <w:marRight w:val="0"/>
          <w:marTop w:val="0"/>
          <w:marBottom w:val="0"/>
          <w:divBdr>
            <w:top w:val="none" w:sz="0" w:space="0" w:color="auto"/>
            <w:left w:val="none" w:sz="0" w:space="0" w:color="auto"/>
            <w:bottom w:val="none" w:sz="0" w:space="0" w:color="auto"/>
            <w:right w:val="none" w:sz="0" w:space="0" w:color="auto"/>
          </w:divBdr>
        </w:div>
        <w:div w:id="143009843">
          <w:marLeft w:val="640"/>
          <w:marRight w:val="0"/>
          <w:marTop w:val="0"/>
          <w:marBottom w:val="0"/>
          <w:divBdr>
            <w:top w:val="none" w:sz="0" w:space="0" w:color="auto"/>
            <w:left w:val="none" w:sz="0" w:space="0" w:color="auto"/>
            <w:bottom w:val="none" w:sz="0" w:space="0" w:color="auto"/>
            <w:right w:val="none" w:sz="0" w:space="0" w:color="auto"/>
          </w:divBdr>
        </w:div>
        <w:div w:id="146439060">
          <w:marLeft w:val="640"/>
          <w:marRight w:val="0"/>
          <w:marTop w:val="0"/>
          <w:marBottom w:val="0"/>
          <w:divBdr>
            <w:top w:val="none" w:sz="0" w:space="0" w:color="auto"/>
            <w:left w:val="none" w:sz="0" w:space="0" w:color="auto"/>
            <w:bottom w:val="none" w:sz="0" w:space="0" w:color="auto"/>
            <w:right w:val="none" w:sz="0" w:space="0" w:color="auto"/>
          </w:divBdr>
        </w:div>
        <w:div w:id="163933917">
          <w:marLeft w:val="640"/>
          <w:marRight w:val="0"/>
          <w:marTop w:val="0"/>
          <w:marBottom w:val="0"/>
          <w:divBdr>
            <w:top w:val="none" w:sz="0" w:space="0" w:color="auto"/>
            <w:left w:val="none" w:sz="0" w:space="0" w:color="auto"/>
            <w:bottom w:val="none" w:sz="0" w:space="0" w:color="auto"/>
            <w:right w:val="none" w:sz="0" w:space="0" w:color="auto"/>
          </w:divBdr>
        </w:div>
        <w:div w:id="212230933">
          <w:marLeft w:val="640"/>
          <w:marRight w:val="0"/>
          <w:marTop w:val="0"/>
          <w:marBottom w:val="0"/>
          <w:divBdr>
            <w:top w:val="none" w:sz="0" w:space="0" w:color="auto"/>
            <w:left w:val="none" w:sz="0" w:space="0" w:color="auto"/>
            <w:bottom w:val="none" w:sz="0" w:space="0" w:color="auto"/>
            <w:right w:val="none" w:sz="0" w:space="0" w:color="auto"/>
          </w:divBdr>
        </w:div>
        <w:div w:id="252324375">
          <w:marLeft w:val="640"/>
          <w:marRight w:val="0"/>
          <w:marTop w:val="0"/>
          <w:marBottom w:val="0"/>
          <w:divBdr>
            <w:top w:val="none" w:sz="0" w:space="0" w:color="auto"/>
            <w:left w:val="none" w:sz="0" w:space="0" w:color="auto"/>
            <w:bottom w:val="none" w:sz="0" w:space="0" w:color="auto"/>
            <w:right w:val="none" w:sz="0" w:space="0" w:color="auto"/>
          </w:divBdr>
        </w:div>
        <w:div w:id="260376246">
          <w:marLeft w:val="640"/>
          <w:marRight w:val="0"/>
          <w:marTop w:val="0"/>
          <w:marBottom w:val="0"/>
          <w:divBdr>
            <w:top w:val="none" w:sz="0" w:space="0" w:color="auto"/>
            <w:left w:val="none" w:sz="0" w:space="0" w:color="auto"/>
            <w:bottom w:val="none" w:sz="0" w:space="0" w:color="auto"/>
            <w:right w:val="none" w:sz="0" w:space="0" w:color="auto"/>
          </w:divBdr>
        </w:div>
        <w:div w:id="328756310">
          <w:marLeft w:val="640"/>
          <w:marRight w:val="0"/>
          <w:marTop w:val="0"/>
          <w:marBottom w:val="0"/>
          <w:divBdr>
            <w:top w:val="none" w:sz="0" w:space="0" w:color="auto"/>
            <w:left w:val="none" w:sz="0" w:space="0" w:color="auto"/>
            <w:bottom w:val="none" w:sz="0" w:space="0" w:color="auto"/>
            <w:right w:val="none" w:sz="0" w:space="0" w:color="auto"/>
          </w:divBdr>
        </w:div>
        <w:div w:id="341711953">
          <w:marLeft w:val="640"/>
          <w:marRight w:val="0"/>
          <w:marTop w:val="0"/>
          <w:marBottom w:val="0"/>
          <w:divBdr>
            <w:top w:val="none" w:sz="0" w:space="0" w:color="auto"/>
            <w:left w:val="none" w:sz="0" w:space="0" w:color="auto"/>
            <w:bottom w:val="none" w:sz="0" w:space="0" w:color="auto"/>
            <w:right w:val="none" w:sz="0" w:space="0" w:color="auto"/>
          </w:divBdr>
        </w:div>
        <w:div w:id="373391262">
          <w:marLeft w:val="640"/>
          <w:marRight w:val="0"/>
          <w:marTop w:val="0"/>
          <w:marBottom w:val="0"/>
          <w:divBdr>
            <w:top w:val="none" w:sz="0" w:space="0" w:color="auto"/>
            <w:left w:val="none" w:sz="0" w:space="0" w:color="auto"/>
            <w:bottom w:val="none" w:sz="0" w:space="0" w:color="auto"/>
            <w:right w:val="none" w:sz="0" w:space="0" w:color="auto"/>
          </w:divBdr>
        </w:div>
        <w:div w:id="392774270">
          <w:marLeft w:val="640"/>
          <w:marRight w:val="0"/>
          <w:marTop w:val="0"/>
          <w:marBottom w:val="0"/>
          <w:divBdr>
            <w:top w:val="none" w:sz="0" w:space="0" w:color="auto"/>
            <w:left w:val="none" w:sz="0" w:space="0" w:color="auto"/>
            <w:bottom w:val="none" w:sz="0" w:space="0" w:color="auto"/>
            <w:right w:val="none" w:sz="0" w:space="0" w:color="auto"/>
          </w:divBdr>
        </w:div>
        <w:div w:id="393547022">
          <w:marLeft w:val="640"/>
          <w:marRight w:val="0"/>
          <w:marTop w:val="0"/>
          <w:marBottom w:val="0"/>
          <w:divBdr>
            <w:top w:val="none" w:sz="0" w:space="0" w:color="auto"/>
            <w:left w:val="none" w:sz="0" w:space="0" w:color="auto"/>
            <w:bottom w:val="none" w:sz="0" w:space="0" w:color="auto"/>
            <w:right w:val="none" w:sz="0" w:space="0" w:color="auto"/>
          </w:divBdr>
        </w:div>
        <w:div w:id="422722785">
          <w:marLeft w:val="640"/>
          <w:marRight w:val="0"/>
          <w:marTop w:val="0"/>
          <w:marBottom w:val="0"/>
          <w:divBdr>
            <w:top w:val="none" w:sz="0" w:space="0" w:color="auto"/>
            <w:left w:val="none" w:sz="0" w:space="0" w:color="auto"/>
            <w:bottom w:val="none" w:sz="0" w:space="0" w:color="auto"/>
            <w:right w:val="none" w:sz="0" w:space="0" w:color="auto"/>
          </w:divBdr>
        </w:div>
        <w:div w:id="439254572">
          <w:marLeft w:val="640"/>
          <w:marRight w:val="0"/>
          <w:marTop w:val="0"/>
          <w:marBottom w:val="0"/>
          <w:divBdr>
            <w:top w:val="none" w:sz="0" w:space="0" w:color="auto"/>
            <w:left w:val="none" w:sz="0" w:space="0" w:color="auto"/>
            <w:bottom w:val="none" w:sz="0" w:space="0" w:color="auto"/>
            <w:right w:val="none" w:sz="0" w:space="0" w:color="auto"/>
          </w:divBdr>
        </w:div>
        <w:div w:id="475337631">
          <w:marLeft w:val="640"/>
          <w:marRight w:val="0"/>
          <w:marTop w:val="0"/>
          <w:marBottom w:val="0"/>
          <w:divBdr>
            <w:top w:val="none" w:sz="0" w:space="0" w:color="auto"/>
            <w:left w:val="none" w:sz="0" w:space="0" w:color="auto"/>
            <w:bottom w:val="none" w:sz="0" w:space="0" w:color="auto"/>
            <w:right w:val="none" w:sz="0" w:space="0" w:color="auto"/>
          </w:divBdr>
        </w:div>
        <w:div w:id="486433212">
          <w:marLeft w:val="640"/>
          <w:marRight w:val="0"/>
          <w:marTop w:val="0"/>
          <w:marBottom w:val="0"/>
          <w:divBdr>
            <w:top w:val="none" w:sz="0" w:space="0" w:color="auto"/>
            <w:left w:val="none" w:sz="0" w:space="0" w:color="auto"/>
            <w:bottom w:val="none" w:sz="0" w:space="0" w:color="auto"/>
            <w:right w:val="none" w:sz="0" w:space="0" w:color="auto"/>
          </w:divBdr>
        </w:div>
        <w:div w:id="501043468">
          <w:marLeft w:val="640"/>
          <w:marRight w:val="0"/>
          <w:marTop w:val="0"/>
          <w:marBottom w:val="0"/>
          <w:divBdr>
            <w:top w:val="none" w:sz="0" w:space="0" w:color="auto"/>
            <w:left w:val="none" w:sz="0" w:space="0" w:color="auto"/>
            <w:bottom w:val="none" w:sz="0" w:space="0" w:color="auto"/>
            <w:right w:val="none" w:sz="0" w:space="0" w:color="auto"/>
          </w:divBdr>
        </w:div>
        <w:div w:id="541216523">
          <w:marLeft w:val="640"/>
          <w:marRight w:val="0"/>
          <w:marTop w:val="0"/>
          <w:marBottom w:val="0"/>
          <w:divBdr>
            <w:top w:val="none" w:sz="0" w:space="0" w:color="auto"/>
            <w:left w:val="none" w:sz="0" w:space="0" w:color="auto"/>
            <w:bottom w:val="none" w:sz="0" w:space="0" w:color="auto"/>
            <w:right w:val="none" w:sz="0" w:space="0" w:color="auto"/>
          </w:divBdr>
        </w:div>
        <w:div w:id="542714779">
          <w:marLeft w:val="640"/>
          <w:marRight w:val="0"/>
          <w:marTop w:val="0"/>
          <w:marBottom w:val="0"/>
          <w:divBdr>
            <w:top w:val="none" w:sz="0" w:space="0" w:color="auto"/>
            <w:left w:val="none" w:sz="0" w:space="0" w:color="auto"/>
            <w:bottom w:val="none" w:sz="0" w:space="0" w:color="auto"/>
            <w:right w:val="none" w:sz="0" w:space="0" w:color="auto"/>
          </w:divBdr>
        </w:div>
        <w:div w:id="548151544">
          <w:marLeft w:val="640"/>
          <w:marRight w:val="0"/>
          <w:marTop w:val="0"/>
          <w:marBottom w:val="0"/>
          <w:divBdr>
            <w:top w:val="none" w:sz="0" w:space="0" w:color="auto"/>
            <w:left w:val="none" w:sz="0" w:space="0" w:color="auto"/>
            <w:bottom w:val="none" w:sz="0" w:space="0" w:color="auto"/>
            <w:right w:val="none" w:sz="0" w:space="0" w:color="auto"/>
          </w:divBdr>
        </w:div>
        <w:div w:id="597520239">
          <w:marLeft w:val="640"/>
          <w:marRight w:val="0"/>
          <w:marTop w:val="0"/>
          <w:marBottom w:val="0"/>
          <w:divBdr>
            <w:top w:val="none" w:sz="0" w:space="0" w:color="auto"/>
            <w:left w:val="none" w:sz="0" w:space="0" w:color="auto"/>
            <w:bottom w:val="none" w:sz="0" w:space="0" w:color="auto"/>
            <w:right w:val="none" w:sz="0" w:space="0" w:color="auto"/>
          </w:divBdr>
        </w:div>
        <w:div w:id="607077915">
          <w:marLeft w:val="640"/>
          <w:marRight w:val="0"/>
          <w:marTop w:val="0"/>
          <w:marBottom w:val="0"/>
          <w:divBdr>
            <w:top w:val="none" w:sz="0" w:space="0" w:color="auto"/>
            <w:left w:val="none" w:sz="0" w:space="0" w:color="auto"/>
            <w:bottom w:val="none" w:sz="0" w:space="0" w:color="auto"/>
            <w:right w:val="none" w:sz="0" w:space="0" w:color="auto"/>
          </w:divBdr>
        </w:div>
        <w:div w:id="611522373">
          <w:marLeft w:val="640"/>
          <w:marRight w:val="0"/>
          <w:marTop w:val="0"/>
          <w:marBottom w:val="0"/>
          <w:divBdr>
            <w:top w:val="none" w:sz="0" w:space="0" w:color="auto"/>
            <w:left w:val="none" w:sz="0" w:space="0" w:color="auto"/>
            <w:bottom w:val="none" w:sz="0" w:space="0" w:color="auto"/>
            <w:right w:val="none" w:sz="0" w:space="0" w:color="auto"/>
          </w:divBdr>
        </w:div>
        <w:div w:id="615723593">
          <w:marLeft w:val="640"/>
          <w:marRight w:val="0"/>
          <w:marTop w:val="0"/>
          <w:marBottom w:val="0"/>
          <w:divBdr>
            <w:top w:val="none" w:sz="0" w:space="0" w:color="auto"/>
            <w:left w:val="none" w:sz="0" w:space="0" w:color="auto"/>
            <w:bottom w:val="none" w:sz="0" w:space="0" w:color="auto"/>
            <w:right w:val="none" w:sz="0" w:space="0" w:color="auto"/>
          </w:divBdr>
        </w:div>
        <w:div w:id="798843184">
          <w:marLeft w:val="640"/>
          <w:marRight w:val="0"/>
          <w:marTop w:val="0"/>
          <w:marBottom w:val="0"/>
          <w:divBdr>
            <w:top w:val="none" w:sz="0" w:space="0" w:color="auto"/>
            <w:left w:val="none" w:sz="0" w:space="0" w:color="auto"/>
            <w:bottom w:val="none" w:sz="0" w:space="0" w:color="auto"/>
            <w:right w:val="none" w:sz="0" w:space="0" w:color="auto"/>
          </w:divBdr>
        </w:div>
        <w:div w:id="882520618">
          <w:marLeft w:val="640"/>
          <w:marRight w:val="0"/>
          <w:marTop w:val="0"/>
          <w:marBottom w:val="0"/>
          <w:divBdr>
            <w:top w:val="none" w:sz="0" w:space="0" w:color="auto"/>
            <w:left w:val="none" w:sz="0" w:space="0" w:color="auto"/>
            <w:bottom w:val="none" w:sz="0" w:space="0" w:color="auto"/>
            <w:right w:val="none" w:sz="0" w:space="0" w:color="auto"/>
          </w:divBdr>
        </w:div>
        <w:div w:id="940336261">
          <w:marLeft w:val="640"/>
          <w:marRight w:val="0"/>
          <w:marTop w:val="0"/>
          <w:marBottom w:val="0"/>
          <w:divBdr>
            <w:top w:val="none" w:sz="0" w:space="0" w:color="auto"/>
            <w:left w:val="none" w:sz="0" w:space="0" w:color="auto"/>
            <w:bottom w:val="none" w:sz="0" w:space="0" w:color="auto"/>
            <w:right w:val="none" w:sz="0" w:space="0" w:color="auto"/>
          </w:divBdr>
        </w:div>
        <w:div w:id="1002774984">
          <w:marLeft w:val="640"/>
          <w:marRight w:val="0"/>
          <w:marTop w:val="0"/>
          <w:marBottom w:val="0"/>
          <w:divBdr>
            <w:top w:val="none" w:sz="0" w:space="0" w:color="auto"/>
            <w:left w:val="none" w:sz="0" w:space="0" w:color="auto"/>
            <w:bottom w:val="none" w:sz="0" w:space="0" w:color="auto"/>
            <w:right w:val="none" w:sz="0" w:space="0" w:color="auto"/>
          </w:divBdr>
        </w:div>
        <w:div w:id="1020010605">
          <w:marLeft w:val="640"/>
          <w:marRight w:val="0"/>
          <w:marTop w:val="0"/>
          <w:marBottom w:val="0"/>
          <w:divBdr>
            <w:top w:val="none" w:sz="0" w:space="0" w:color="auto"/>
            <w:left w:val="none" w:sz="0" w:space="0" w:color="auto"/>
            <w:bottom w:val="none" w:sz="0" w:space="0" w:color="auto"/>
            <w:right w:val="none" w:sz="0" w:space="0" w:color="auto"/>
          </w:divBdr>
        </w:div>
        <w:div w:id="1054045467">
          <w:marLeft w:val="640"/>
          <w:marRight w:val="0"/>
          <w:marTop w:val="0"/>
          <w:marBottom w:val="0"/>
          <w:divBdr>
            <w:top w:val="none" w:sz="0" w:space="0" w:color="auto"/>
            <w:left w:val="none" w:sz="0" w:space="0" w:color="auto"/>
            <w:bottom w:val="none" w:sz="0" w:space="0" w:color="auto"/>
            <w:right w:val="none" w:sz="0" w:space="0" w:color="auto"/>
          </w:divBdr>
        </w:div>
        <w:div w:id="1258176477">
          <w:marLeft w:val="640"/>
          <w:marRight w:val="0"/>
          <w:marTop w:val="0"/>
          <w:marBottom w:val="0"/>
          <w:divBdr>
            <w:top w:val="none" w:sz="0" w:space="0" w:color="auto"/>
            <w:left w:val="none" w:sz="0" w:space="0" w:color="auto"/>
            <w:bottom w:val="none" w:sz="0" w:space="0" w:color="auto"/>
            <w:right w:val="none" w:sz="0" w:space="0" w:color="auto"/>
          </w:divBdr>
        </w:div>
        <w:div w:id="1283609869">
          <w:marLeft w:val="640"/>
          <w:marRight w:val="0"/>
          <w:marTop w:val="0"/>
          <w:marBottom w:val="0"/>
          <w:divBdr>
            <w:top w:val="none" w:sz="0" w:space="0" w:color="auto"/>
            <w:left w:val="none" w:sz="0" w:space="0" w:color="auto"/>
            <w:bottom w:val="none" w:sz="0" w:space="0" w:color="auto"/>
            <w:right w:val="none" w:sz="0" w:space="0" w:color="auto"/>
          </w:divBdr>
        </w:div>
        <w:div w:id="1334261927">
          <w:marLeft w:val="640"/>
          <w:marRight w:val="0"/>
          <w:marTop w:val="0"/>
          <w:marBottom w:val="0"/>
          <w:divBdr>
            <w:top w:val="none" w:sz="0" w:space="0" w:color="auto"/>
            <w:left w:val="none" w:sz="0" w:space="0" w:color="auto"/>
            <w:bottom w:val="none" w:sz="0" w:space="0" w:color="auto"/>
            <w:right w:val="none" w:sz="0" w:space="0" w:color="auto"/>
          </w:divBdr>
        </w:div>
        <w:div w:id="1354112403">
          <w:marLeft w:val="640"/>
          <w:marRight w:val="0"/>
          <w:marTop w:val="0"/>
          <w:marBottom w:val="0"/>
          <w:divBdr>
            <w:top w:val="none" w:sz="0" w:space="0" w:color="auto"/>
            <w:left w:val="none" w:sz="0" w:space="0" w:color="auto"/>
            <w:bottom w:val="none" w:sz="0" w:space="0" w:color="auto"/>
            <w:right w:val="none" w:sz="0" w:space="0" w:color="auto"/>
          </w:divBdr>
        </w:div>
        <w:div w:id="1365406107">
          <w:marLeft w:val="640"/>
          <w:marRight w:val="0"/>
          <w:marTop w:val="0"/>
          <w:marBottom w:val="0"/>
          <w:divBdr>
            <w:top w:val="none" w:sz="0" w:space="0" w:color="auto"/>
            <w:left w:val="none" w:sz="0" w:space="0" w:color="auto"/>
            <w:bottom w:val="none" w:sz="0" w:space="0" w:color="auto"/>
            <w:right w:val="none" w:sz="0" w:space="0" w:color="auto"/>
          </w:divBdr>
        </w:div>
        <w:div w:id="1384521501">
          <w:marLeft w:val="640"/>
          <w:marRight w:val="0"/>
          <w:marTop w:val="0"/>
          <w:marBottom w:val="0"/>
          <w:divBdr>
            <w:top w:val="none" w:sz="0" w:space="0" w:color="auto"/>
            <w:left w:val="none" w:sz="0" w:space="0" w:color="auto"/>
            <w:bottom w:val="none" w:sz="0" w:space="0" w:color="auto"/>
            <w:right w:val="none" w:sz="0" w:space="0" w:color="auto"/>
          </w:divBdr>
        </w:div>
        <w:div w:id="1399669724">
          <w:marLeft w:val="640"/>
          <w:marRight w:val="0"/>
          <w:marTop w:val="0"/>
          <w:marBottom w:val="0"/>
          <w:divBdr>
            <w:top w:val="none" w:sz="0" w:space="0" w:color="auto"/>
            <w:left w:val="none" w:sz="0" w:space="0" w:color="auto"/>
            <w:bottom w:val="none" w:sz="0" w:space="0" w:color="auto"/>
            <w:right w:val="none" w:sz="0" w:space="0" w:color="auto"/>
          </w:divBdr>
        </w:div>
        <w:div w:id="1422333682">
          <w:marLeft w:val="640"/>
          <w:marRight w:val="0"/>
          <w:marTop w:val="0"/>
          <w:marBottom w:val="0"/>
          <w:divBdr>
            <w:top w:val="none" w:sz="0" w:space="0" w:color="auto"/>
            <w:left w:val="none" w:sz="0" w:space="0" w:color="auto"/>
            <w:bottom w:val="none" w:sz="0" w:space="0" w:color="auto"/>
            <w:right w:val="none" w:sz="0" w:space="0" w:color="auto"/>
          </w:divBdr>
        </w:div>
        <w:div w:id="1456022503">
          <w:marLeft w:val="640"/>
          <w:marRight w:val="0"/>
          <w:marTop w:val="0"/>
          <w:marBottom w:val="0"/>
          <w:divBdr>
            <w:top w:val="none" w:sz="0" w:space="0" w:color="auto"/>
            <w:left w:val="none" w:sz="0" w:space="0" w:color="auto"/>
            <w:bottom w:val="none" w:sz="0" w:space="0" w:color="auto"/>
            <w:right w:val="none" w:sz="0" w:space="0" w:color="auto"/>
          </w:divBdr>
        </w:div>
        <w:div w:id="1516067912">
          <w:marLeft w:val="640"/>
          <w:marRight w:val="0"/>
          <w:marTop w:val="0"/>
          <w:marBottom w:val="0"/>
          <w:divBdr>
            <w:top w:val="none" w:sz="0" w:space="0" w:color="auto"/>
            <w:left w:val="none" w:sz="0" w:space="0" w:color="auto"/>
            <w:bottom w:val="none" w:sz="0" w:space="0" w:color="auto"/>
            <w:right w:val="none" w:sz="0" w:space="0" w:color="auto"/>
          </w:divBdr>
        </w:div>
        <w:div w:id="1519585913">
          <w:marLeft w:val="640"/>
          <w:marRight w:val="0"/>
          <w:marTop w:val="0"/>
          <w:marBottom w:val="0"/>
          <w:divBdr>
            <w:top w:val="none" w:sz="0" w:space="0" w:color="auto"/>
            <w:left w:val="none" w:sz="0" w:space="0" w:color="auto"/>
            <w:bottom w:val="none" w:sz="0" w:space="0" w:color="auto"/>
            <w:right w:val="none" w:sz="0" w:space="0" w:color="auto"/>
          </w:divBdr>
        </w:div>
        <w:div w:id="1626816682">
          <w:marLeft w:val="640"/>
          <w:marRight w:val="0"/>
          <w:marTop w:val="0"/>
          <w:marBottom w:val="0"/>
          <w:divBdr>
            <w:top w:val="none" w:sz="0" w:space="0" w:color="auto"/>
            <w:left w:val="none" w:sz="0" w:space="0" w:color="auto"/>
            <w:bottom w:val="none" w:sz="0" w:space="0" w:color="auto"/>
            <w:right w:val="none" w:sz="0" w:space="0" w:color="auto"/>
          </w:divBdr>
        </w:div>
        <w:div w:id="1635141328">
          <w:marLeft w:val="640"/>
          <w:marRight w:val="0"/>
          <w:marTop w:val="0"/>
          <w:marBottom w:val="0"/>
          <w:divBdr>
            <w:top w:val="none" w:sz="0" w:space="0" w:color="auto"/>
            <w:left w:val="none" w:sz="0" w:space="0" w:color="auto"/>
            <w:bottom w:val="none" w:sz="0" w:space="0" w:color="auto"/>
            <w:right w:val="none" w:sz="0" w:space="0" w:color="auto"/>
          </w:divBdr>
        </w:div>
        <w:div w:id="1650596548">
          <w:marLeft w:val="640"/>
          <w:marRight w:val="0"/>
          <w:marTop w:val="0"/>
          <w:marBottom w:val="0"/>
          <w:divBdr>
            <w:top w:val="none" w:sz="0" w:space="0" w:color="auto"/>
            <w:left w:val="none" w:sz="0" w:space="0" w:color="auto"/>
            <w:bottom w:val="none" w:sz="0" w:space="0" w:color="auto"/>
            <w:right w:val="none" w:sz="0" w:space="0" w:color="auto"/>
          </w:divBdr>
        </w:div>
        <w:div w:id="1654217924">
          <w:marLeft w:val="640"/>
          <w:marRight w:val="0"/>
          <w:marTop w:val="0"/>
          <w:marBottom w:val="0"/>
          <w:divBdr>
            <w:top w:val="none" w:sz="0" w:space="0" w:color="auto"/>
            <w:left w:val="none" w:sz="0" w:space="0" w:color="auto"/>
            <w:bottom w:val="none" w:sz="0" w:space="0" w:color="auto"/>
            <w:right w:val="none" w:sz="0" w:space="0" w:color="auto"/>
          </w:divBdr>
        </w:div>
        <w:div w:id="1674146180">
          <w:marLeft w:val="640"/>
          <w:marRight w:val="0"/>
          <w:marTop w:val="0"/>
          <w:marBottom w:val="0"/>
          <w:divBdr>
            <w:top w:val="none" w:sz="0" w:space="0" w:color="auto"/>
            <w:left w:val="none" w:sz="0" w:space="0" w:color="auto"/>
            <w:bottom w:val="none" w:sz="0" w:space="0" w:color="auto"/>
            <w:right w:val="none" w:sz="0" w:space="0" w:color="auto"/>
          </w:divBdr>
        </w:div>
        <w:div w:id="1778671468">
          <w:marLeft w:val="640"/>
          <w:marRight w:val="0"/>
          <w:marTop w:val="0"/>
          <w:marBottom w:val="0"/>
          <w:divBdr>
            <w:top w:val="none" w:sz="0" w:space="0" w:color="auto"/>
            <w:left w:val="none" w:sz="0" w:space="0" w:color="auto"/>
            <w:bottom w:val="none" w:sz="0" w:space="0" w:color="auto"/>
            <w:right w:val="none" w:sz="0" w:space="0" w:color="auto"/>
          </w:divBdr>
        </w:div>
        <w:div w:id="1862279552">
          <w:marLeft w:val="640"/>
          <w:marRight w:val="0"/>
          <w:marTop w:val="0"/>
          <w:marBottom w:val="0"/>
          <w:divBdr>
            <w:top w:val="none" w:sz="0" w:space="0" w:color="auto"/>
            <w:left w:val="none" w:sz="0" w:space="0" w:color="auto"/>
            <w:bottom w:val="none" w:sz="0" w:space="0" w:color="auto"/>
            <w:right w:val="none" w:sz="0" w:space="0" w:color="auto"/>
          </w:divBdr>
        </w:div>
        <w:div w:id="1868175165">
          <w:marLeft w:val="640"/>
          <w:marRight w:val="0"/>
          <w:marTop w:val="0"/>
          <w:marBottom w:val="0"/>
          <w:divBdr>
            <w:top w:val="none" w:sz="0" w:space="0" w:color="auto"/>
            <w:left w:val="none" w:sz="0" w:space="0" w:color="auto"/>
            <w:bottom w:val="none" w:sz="0" w:space="0" w:color="auto"/>
            <w:right w:val="none" w:sz="0" w:space="0" w:color="auto"/>
          </w:divBdr>
        </w:div>
        <w:div w:id="1884946855">
          <w:marLeft w:val="640"/>
          <w:marRight w:val="0"/>
          <w:marTop w:val="0"/>
          <w:marBottom w:val="0"/>
          <w:divBdr>
            <w:top w:val="none" w:sz="0" w:space="0" w:color="auto"/>
            <w:left w:val="none" w:sz="0" w:space="0" w:color="auto"/>
            <w:bottom w:val="none" w:sz="0" w:space="0" w:color="auto"/>
            <w:right w:val="none" w:sz="0" w:space="0" w:color="auto"/>
          </w:divBdr>
        </w:div>
        <w:div w:id="1907491724">
          <w:marLeft w:val="640"/>
          <w:marRight w:val="0"/>
          <w:marTop w:val="0"/>
          <w:marBottom w:val="0"/>
          <w:divBdr>
            <w:top w:val="none" w:sz="0" w:space="0" w:color="auto"/>
            <w:left w:val="none" w:sz="0" w:space="0" w:color="auto"/>
            <w:bottom w:val="none" w:sz="0" w:space="0" w:color="auto"/>
            <w:right w:val="none" w:sz="0" w:space="0" w:color="auto"/>
          </w:divBdr>
        </w:div>
        <w:div w:id="1933584698">
          <w:marLeft w:val="640"/>
          <w:marRight w:val="0"/>
          <w:marTop w:val="0"/>
          <w:marBottom w:val="0"/>
          <w:divBdr>
            <w:top w:val="none" w:sz="0" w:space="0" w:color="auto"/>
            <w:left w:val="none" w:sz="0" w:space="0" w:color="auto"/>
            <w:bottom w:val="none" w:sz="0" w:space="0" w:color="auto"/>
            <w:right w:val="none" w:sz="0" w:space="0" w:color="auto"/>
          </w:divBdr>
        </w:div>
        <w:div w:id="1936547726">
          <w:marLeft w:val="640"/>
          <w:marRight w:val="0"/>
          <w:marTop w:val="0"/>
          <w:marBottom w:val="0"/>
          <w:divBdr>
            <w:top w:val="none" w:sz="0" w:space="0" w:color="auto"/>
            <w:left w:val="none" w:sz="0" w:space="0" w:color="auto"/>
            <w:bottom w:val="none" w:sz="0" w:space="0" w:color="auto"/>
            <w:right w:val="none" w:sz="0" w:space="0" w:color="auto"/>
          </w:divBdr>
        </w:div>
        <w:div w:id="1948778904">
          <w:marLeft w:val="640"/>
          <w:marRight w:val="0"/>
          <w:marTop w:val="0"/>
          <w:marBottom w:val="0"/>
          <w:divBdr>
            <w:top w:val="none" w:sz="0" w:space="0" w:color="auto"/>
            <w:left w:val="none" w:sz="0" w:space="0" w:color="auto"/>
            <w:bottom w:val="none" w:sz="0" w:space="0" w:color="auto"/>
            <w:right w:val="none" w:sz="0" w:space="0" w:color="auto"/>
          </w:divBdr>
        </w:div>
        <w:div w:id="1974435376">
          <w:marLeft w:val="640"/>
          <w:marRight w:val="0"/>
          <w:marTop w:val="0"/>
          <w:marBottom w:val="0"/>
          <w:divBdr>
            <w:top w:val="none" w:sz="0" w:space="0" w:color="auto"/>
            <w:left w:val="none" w:sz="0" w:space="0" w:color="auto"/>
            <w:bottom w:val="none" w:sz="0" w:space="0" w:color="auto"/>
            <w:right w:val="none" w:sz="0" w:space="0" w:color="auto"/>
          </w:divBdr>
        </w:div>
        <w:div w:id="2080133407">
          <w:marLeft w:val="640"/>
          <w:marRight w:val="0"/>
          <w:marTop w:val="0"/>
          <w:marBottom w:val="0"/>
          <w:divBdr>
            <w:top w:val="none" w:sz="0" w:space="0" w:color="auto"/>
            <w:left w:val="none" w:sz="0" w:space="0" w:color="auto"/>
            <w:bottom w:val="none" w:sz="0" w:space="0" w:color="auto"/>
            <w:right w:val="none" w:sz="0" w:space="0" w:color="auto"/>
          </w:divBdr>
        </w:div>
        <w:div w:id="2132480326">
          <w:marLeft w:val="640"/>
          <w:marRight w:val="0"/>
          <w:marTop w:val="0"/>
          <w:marBottom w:val="0"/>
          <w:divBdr>
            <w:top w:val="none" w:sz="0" w:space="0" w:color="auto"/>
            <w:left w:val="none" w:sz="0" w:space="0" w:color="auto"/>
            <w:bottom w:val="none" w:sz="0" w:space="0" w:color="auto"/>
            <w:right w:val="none" w:sz="0" w:space="0" w:color="auto"/>
          </w:divBdr>
        </w:div>
      </w:divsChild>
    </w:div>
    <w:div w:id="760292680">
      <w:marLeft w:val="640"/>
      <w:marRight w:val="0"/>
      <w:marTop w:val="0"/>
      <w:marBottom w:val="0"/>
      <w:divBdr>
        <w:top w:val="none" w:sz="0" w:space="0" w:color="auto"/>
        <w:left w:val="none" w:sz="0" w:space="0" w:color="auto"/>
        <w:bottom w:val="none" w:sz="0" w:space="0" w:color="auto"/>
        <w:right w:val="none" w:sz="0" w:space="0" w:color="auto"/>
      </w:divBdr>
    </w:div>
    <w:div w:id="761341059">
      <w:bodyDiv w:val="1"/>
      <w:marLeft w:val="0"/>
      <w:marRight w:val="0"/>
      <w:marTop w:val="0"/>
      <w:marBottom w:val="0"/>
      <w:divBdr>
        <w:top w:val="none" w:sz="0" w:space="0" w:color="auto"/>
        <w:left w:val="none" w:sz="0" w:space="0" w:color="auto"/>
        <w:bottom w:val="none" w:sz="0" w:space="0" w:color="auto"/>
        <w:right w:val="none" w:sz="0" w:space="0" w:color="auto"/>
      </w:divBdr>
      <w:divsChild>
        <w:div w:id="9916669">
          <w:marLeft w:val="640"/>
          <w:marRight w:val="0"/>
          <w:marTop w:val="0"/>
          <w:marBottom w:val="0"/>
          <w:divBdr>
            <w:top w:val="none" w:sz="0" w:space="0" w:color="auto"/>
            <w:left w:val="none" w:sz="0" w:space="0" w:color="auto"/>
            <w:bottom w:val="none" w:sz="0" w:space="0" w:color="auto"/>
            <w:right w:val="none" w:sz="0" w:space="0" w:color="auto"/>
          </w:divBdr>
        </w:div>
        <w:div w:id="1352414173">
          <w:marLeft w:val="640"/>
          <w:marRight w:val="0"/>
          <w:marTop w:val="0"/>
          <w:marBottom w:val="0"/>
          <w:divBdr>
            <w:top w:val="none" w:sz="0" w:space="0" w:color="auto"/>
            <w:left w:val="none" w:sz="0" w:space="0" w:color="auto"/>
            <w:bottom w:val="none" w:sz="0" w:space="0" w:color="auto"/>
            <w:right w:val="none" w:sz="0" w:space="0" w:color="auto"/>
          </w:divBdr>
        </w:div>
        <w:div w:id="705714521">
          <w:marLeft w:val="640"/>
          <w:marRight w:val="0"/>
          <w:marTop w:val="0"/>
          <w:marBottom w:val="0"/>
          <w:divBdr>
            <w:top w:val="none" w:sz="0" w:space="0" w:color="auto"/>
            <w:left w:val="none" w:sz="0" w:space="0" w:color="auto"/>
            <w:bottom w:val="none" w:sz="0" w:space="0" w:color="auto"/>
            <w:right w:val="none" w:sz="0" w:space="0" w:color="auto"/>
          </w:divBdr>
        </w:div>
        <w:div w:id="822432535">
          <w:marLeft w:val="640"/>
          <w:marRight w:val="0"/>
          <w:marTop w:val="0"/>
          <w:marBottom w:val="0"/>
          <w:divBdr>
            <w:top w:val="none" w:sz="0" w:space="0" w:color="auto"/>
            <w:left w:val="none" w:sz="0" w:space="0" w:color="auto"/>
            <w:bottom w:val="none" w:sz="0" w:space="0" w:color="auto"/>
            <w:right w:val="none" w:sz="0" w:space="0" w:color="auto"/>
          </w:divBdr>
        </w:div>
        <w:div w:id="1753163431">
          <w:marLeft w:val="640"/>
          <w:marRight w:val="0"/>
          <w:marTop w:val="0"/>
          <w:marBottom w:val="0"/>
          <w:divBdr>
            <w:top w:val="none" w:sz="0" w:space="0" w:color="auto"/>
            <w:left w:val="none" w:sz="0" w:space="0" w:color="auto"/>
            <w:bottom w:val="none" w:sz="0" w:space="0" w:color="auto"/>
            <w:right w:val="none" w:sz="0" w:space="0" w:color="auto"/>
          </w:divBdr>
        </w:div>
        <w:div w:id="986934477">
          <w:marLeft w:val="640"/>
          <w:marRight w:val="0"/>
          <w:marTop w:val="0"/>
          <w:marBottom w:val="0"/>
          <w:divBdr>
            <w:top w:val="none" w:sz="0" w:space="0" w:color="auto"/>
            <w:left w:val="none" w:sz="0" w:space="0" w:color="auto"/>
            <w:bottom w:val="none" w:sz="0" w:space="0" w:color="auto"/>
            <w:right w:val="none" w:sz="0" w:space="0" w:color="auto"/>
          </w:divBdr>
        </w:div>
        <w:div w:id="717364959">
          <w:marLeft w:val="640"/>
          <w:marRight w:val="0"/>
          <w:marTop w:val="0"/>
          <w:marBottom w:val="0"/>
          <w:divBdr>
            <w:top w:val="none" w:sz="0" w:space="0" w:color="auto"/>
            <w:left w:val="none" w:sz="0" w:space="0" w:color="auto"/>
            <w:bottom w:val="none" w:sz="0" w:space="0" w:color="auto"/>
            <w:right w:val="none" w:sz="0" w:space="0" w:color="auto"/>
          </w:divBdr>
        </w:div>
        <w:div w:id="1933665210">
          <w:marLeft w:val="640"/>
          <w:marRight w:val="0"/>
          <w:marTop w:val="0"/>
          <w:marBottom w:val="0"/>
          <w:divBdr>
            <w:top w:val="none" w:sz="0" w:space="0" w:color="auto"/>
            <w:left w:val="none" w:sz="0" w:space="0" w:color="auto"/>
            <w:bottom w:val="none" w:sz="0" w:space="0" w:color="auto"/>
            <w:right w:val="none" w:sz="0" w:space="0" w:color="auto"/>
          </w:divBdr>
        </w:div>
        <w:div w:id="62072958">
          <w:marLeft w:val="640"/>
          <w:marRight w:val="0"/>
          <w:marTop w:val="0"/>
          <w:marBottom w:val="0"/>
          <w:divBdr>
            <w:top w:val="none" w:sz="0" w:space="0" w:color="auto"/>
            <w:left w:val="none" w:sz="0" w:space="0" w:color="auto"/>
            <w:bottom w:val="none" w:sz="0" w:space="0" w:color="auto"/>
            <w:right w:val="none" w:sz="0" w:space="0" w:color="auto"/>
          </w:divBdr>
        </w:div>
        <w:div w:id="1976370655">
          <w:marLeft w:val="640"/>
          <w:marRight w:val="0"/>
          <w:marTop w:val="0"/>
          <w:marBottom w:val="0"/>
          <w:divBdr>
            <w:top w:val="none" w:sz="0" w:space="0" w:color="auto"/>
            <w:left w:val="none" w:sz="0" w:space="0" w:color="auto"/>
            <w:bottom w:val="none" w:sz="0" w:space="0" w:color="auto"/>
            <w:right w:val="none" w:sz="0" w:space="0" w:color="auto"/>
          </w:divBdr>
        </w:div>
        <w:div w:id="345905618">
          <w:marLeft w:val="640"/>
          <w:marRight w:val="0"/>
          <w:marTop w:val="0"/>
          <w:marBottom w:val="0"/>
          <w:divBdr>
            <w:top w:val="none" w:sz="0" w:space="0" w:color="auto"/>
            <w:left w:val="none" w:sz="0" w:space="0" w:color="auto"/>
            <w:bottom w:val="none" w:sz="0" w:space="0" w:color="auto"/>
            <w:right w:val="none" w:sz="0" w:space="0" w:color="auto"/>
          </w:divBdr>
        </w:div>
        <w:div w:id="533689111">
          <w:marLeft w:val="640"/>
          <w:marRight w:val="0"/>
          <w:marTop w:val="0"/>
          <w:marBottom w:val="0"/>
          <w:divBdr>
            <w:top w:val="none" w:sz="0" w:space="0" w:color="auto"/>
            <w:left w:val="none" w:sz="0" w:space="0" w:color="auto"/>
            <w:bottom w:val="none" w:sz="0" w:space="0" w:color="auto"/>
            <w:right w:val="none" w:sz="0" w:space="0" w:color="auto"/>
          </w:divBdr>
        </w:div>
        <w:div w:id="824469037">
          <w:marLeft w:val="640"/>
          <w:marRight w:val="0"/>
          <w:marTop w:val="0"/>
          <w:marBottom w:val="0"/>
          <w:divBdr>
            <w:top w:val="none" w:sz="0" w:space="0" w:color="auto"/>
            <w:left w:val="none" w:sz="0" w:space="0" w:color="auto"/>
            <w:bottom w:val="none" w:sz="0" w:space="0" w:color="auto"/>
            <w:right w:val="none" w:sz="0" w:space="0" w:color="auto"/>
          </w:divBdr>
        </w:div>
        <w:div w:id="1929536935">
          <w:marLeft w:val="640"/>
          <w:marRight w:val="0"/>
          <w:marTop w:val="0"/>
          <w:marBottom w:val="0"/>
          <w:divBdr>
            <w:top w:val="none" w:sz="0" w:space="0" w:color="auto"/>
            <w:left w:val="none" w:sz="0" w:space="0" w:color="auto"/>
            <w:bottom w:val="none" w:sz="0" w:space="0" w:color="auto"/>
            <w:right w:val="none" w:sz="0" w:space="0" w:color="auto"/>
          </w:divBdr>
        </w:div>
        <w:div w:id="334723948">
          <w:marLeft w:val="640"/>
          <w:marRight w:val="0"/>
          <w:marTop w:val="0"/>
          <w:marBottom w:val="0"/>
          <w:divBdr>
            <w:top w:val="none" w:sz="0" w:space="0" w:color="auto"/>
            <w:left w:val="none" w:sz="0" w:space="0" w:color="auto"/>
            <w:bottom w:val="none" w:sz="0" w:space="0" w:color="auto"/>
            <w:right w:val="none" w:sz="0" w:space="0" w:color="auto"/>
          </w:divBdr>
        </w:div>
        <w:div w:id="1052265430">
          <w:marLeft w:val="640"/>
          <w:marRight w:val="0"/>
          <w:marTop w:val="0"/>
          <w:marBottom w:val="0"/>
          <w:divBdr>
            <w:top w:val="none" w:sz="0" w:space="0" w:color="auto"/>
            <w:left w:val="none" w:sz="0" w:space="0" w:color="auto"/>
            <w:bottom w:val="none" w:sz="0" w:space="0" w:color="auto"/>
            <w:right w:val="none" w:sz="0" w:space="0" w:color="auto"/>
          </w:divBdr>
        </w:div>
        <w:div w:id="725644910">
          <w:marLeft w:val="640"/>
          <w:marRight w:val="0"/>
          <w:marTop w:val="0"/>
          <w:marBottom w:val="0"/>
          <w:divBdr>
            <w:top w:val="none" w:sz="0" w:space="0" w:color="auto"/>
            <w:left w:val="none" w:sz="0" w:space="0" w:color="auto"/>
            <w:bottom w:val="none" w:sz="0" w:space="0" w:color="auto"/>
            <w:right w:val="none" w:sz="0" w:space="0" w:color="auto"/>
          </w:divBdr>
        </w:div>
        <w:div w:id="315233075">
          <w:marLeft w:val="640"/>
          <w:marRight w:val="0"/>
          <w:marTop w:val="0"/>
          <w:marBottom w:val="0"/>
          <w:divBdr>
            <w:top w:val="none" w:sz="0" w:space="0" w:color="auto"/>
            <w:left w:val="none" w:sz="0" w:space="0" w:color="auto"/>
            <w:bottom w:val="none" w:sz="0" w:space="0" w:color="auto"/>
            <w:right w:val="none" w:sz="0" w:space="0" w:color="auto"/>
          </w:divBdr>
        </w:div>
        <w:div w:id="1641768521">
          <w:marLeft w:val="640"/>
          <w:marRight w:val="0"/>
          <w:marTop w:val="0"/>
          <w:marBottom w:val="0"/>
          <w:divBdr>
            <w:top w:val="none" w:sz="0" w:space="0" w:color="auto"/>
            <w:left w:val="none" w:sz="0" w:space="0" w:color="auto"/>
            <w:bottom w:val="none" w:sz="0" w:space="0" w:color="auto"/>
            <w:right w:val="none" w:sz="0" w:space="0" w:color="auto"/>
          </w:divBdr>
        </w:div>
        <w:div w:id="1494838387">
          <w:marLeft w:val="640"/>
          <w:marRight w:val="0"/>
          <w:marTop w:val="0"/>
          <w:marBottom w:val="0"/>
          <w:divBdr>
            <w:top w:val="none" w:sz="0" w:space="0" w:color="auto"/>
            <w:left w:val="none" w:sz="0" w:space="0" w:color="auto"/>
            <w:bottom w:val="none" w:sz="0" w:space="0" w:color="auto"/>
            <w:right w:val="none" w:sz="0" w:space="0" w:color="auto"/>
          </w:divBdr>
        </w:div>
        <w:div w:id="2072271859">
          <w:marLeft w:val="640"/>
          <w:marRight w:val="0"/>
          <w:marTop w:val="0"/>
          <w:marBottom w:val="0"/>
          <w:divBdr>
            <w:top w:val="none" w:sz="0" w:space="0" w:color="auto"/>
            <w:left w:val="none" w:sz="0" w:space="0" w:color="auto"/>
            <w:bottom w:val="none" w:sz="0" w:space="0" w:color="auto"/>
            <w:right w:val="none" w:sz="0" w:space="0" w:color="auto"/>
          </w:divBdr>
        </w:div>
        <w:div w:id="1025793333">
          <w:marLeft w:val="640"/>
          <w:marRight w:val="0"/>
          <w:marTop w:val="0"/>
          <w:marBottom w:val="0"/>
          <w:divBdr>
            <w:top w:val="none" w:sz="0" w:space="0" w:color="auto"/>
            <w:left w:val="none" w:sz="0" w:space="0" w:color="auto"/>
            <w:bottom w:val="none" w:sz="0" w:space="0" w:color="auto"/>
            <w:right w:val="none" w:sz="0" w:space="0" w:color="auto"/>
          </w:divBdr>
        </w:div>
        <w:div w:id="713702812">
          <w:marLeft w:val="640"/>
          <w:marRight w:val="0"/>
          <w:marTop w:val="0"/>
          <w:marBottom w:val="0"/>
          <w:divBdr>
            <w:top w:val="none" w:sz="0" w:space="0" w:color="auto"/>
            <w:left w:val="none" w:sz="0" w:space="0" w:color="auto"/>
            <w:bottom w:val="none" w:sz="0" w:space="0" w:color="auto"/>
            <w:right w:val="none" w:sz="0" w:space="0" w:color="auto"/>
          </w:divBdr>
        </w:div>
        <w:div w:id="1081490171">
          <w:marLeft w:val="640"/>
          <w:marRight w:val="0"/>
          <w:marTop w:val="0"/>
          <w:marBottom w:val="0"/>
          <w:divBdr>
            <w:top w:val="none" w:sz="0" w:space="0" w:color="auto"/>
            <w:left w:val="none" w:sz="0" w:space="0" w:color="auto"/>
            <w:bottom w:val="none" w:sz="0" w:space="0" w:color="auto"/>
            <w:right w:val="none" w:sz="0" w:space="0" w:color="auto"/>
          </w:divBdr>
        </w:div>
        <w:div w:id="306787224">
          <w:marLeft w:val="640"/>
          <w:marRight w:val="0"/>
          <w:marTop w:val="0"/>
          <w:marBottom w:val="0"/>
          <w:divBdr>
            <w:top w:val="none" w:sz="0" w:space="0" w:color="auto"/>
            <w:left w:val="none" w:sz="0" w:space="0" w:color="auto"/>
            <w:bottom w:val="none" w:sz="0" w:space="0" w:color="auto"/>
            <w:right w:val="none" w:sz="0" w:space="0" w:color="auto"/>
          </w:divBdr>
        </w:div>
        <w:div w:id="256135826">
          <w:marLeft w:val="640"/>
          <w:marRight w:val="0"/>
          <w:marTop w:val="0"/>
          <w:marBottom w:val="0"/>
          <w:divBdr>
            <w:top w:val="none" w:sz="0" w:space="0" w:color="auto"/>
            <w:left w:val="none" w:sz="0" w:space="0" w:color="auto"/>
            <w:bottom w:val="none" w:sz="0" w:space="0" w:color="auto"/>
            <w:right w:val="none" w:sz="0" w:space="0" w:color="auto"/>
          </w:divBdr>
        </w:div>
        <w:div w:id="1414089635">
          <w:marLeft w:val="640"/>
          <w:marRight w:val="0"/>
          <w:marTop w:val="0"/>
          <w:marBottom w:val="0"/>
          <w:divBdr>
            <w:top w:val="none" w:sz="0" w:space="0" w:color="auto"/>
            <w:left w:val="none" w:sz="0" w:space="0" w:color="auto"/>
            <w:bottom w:val="none" w:sz="0" w:space="0" w:color="auto"/>
            <w:right w:val="none" w:sz="0" w:space="0" w:color="auto"/>
          </w:divBdr>
        </w:div>
        <w:div w:id="1533836161">
          <w:marLeft w:val="640"/>
          <w:marRight w:val="0"/>
          <w:marTop w:val="0"/>
          <w:marBottom w:val="0"/>
          <w:divBdr>
            <w:top w:val="none" w:sz="0" w:space="0" w:color="auto"/>
            <w:left w:val="none" w:sz="0" w:space="0" w:color="auto"/>
            <w:bottom w:val="none" w:sz="0" w:space="0" w:color="auto"/>
            <w:right w:val="none" w:sz="0" w:space="0" w:color="auto"/>
          </w:divBdr>
        </w:div>
        <w:div w:id="1449203259">
          <w:marLeft w:val="640"/>
          <w:marRight w:val="0"/>
          <w:marTop w:val="0"/>
          <w:marBottom w:val="0"/>
          <w:divBdr>
            <w:top w:val="none" w:sz="0" w:space="0" w:color="auto"/>
            <w:left w:val="none" w:sz="0" w:space="0" w:color="auto"/>
            <w:bottom w:val="none" w:sz="0" w:space="0" w:color="auto"/>
            <w:right w:val="none" w:sz="0" w:space="0" w:color="auto"/>
          </w:divBdr>
        </w:div>
        <w:div w:id="1006245635">
          <w:marLeft w:val="640"/>
          <w:marRight w:val="0"/>
          <w:marTop w:val="0"/>
          <w:marBottom w:val="0"/>
          <w:divBdr>
            <w:top w:val="none" w:sz="0" w:space="0" w:color="auto"/>
            <w:left w:val="none" w:sz="0" w:space="0" w:color="auto"/>
            <w:bottom w:val="none" w:sz="0" w:space="0" w:color="auto"/>
            <w:right w:val="none" w:sz="0" w:space="0" w:color="auto"/>
          </w:divBdr>
        </w:div>
        <w:div w:id="1089935409">
          <w:marLeft w:val="640"/>
          <w:marRight w:val="0"/>
          <w:marTop w:val="0"/>
          <w:marBottom w:val="0"/>
          <w:divBdr>
            <w:top w:val="none" w:sz="0" w:space="0" w:color="auto"/>
            <w:left w:val="none" w:sz="0" w:space="0" w:color="auto"/>
            <w:bottom w:val="none" w:sz="0" w:space="0" w:color="auto"/>
            <w:right w:val="none" w:sz="0" w:space="0" w:color="auto"/>
          </w:divBdr>
        </w:div>
        <w:div w:id="2050107564">
          <w:marLeft w:val="640"/>
          <w:marRight w:val="0"/>
          <w:marTop w:val="0"/>
          <w:marBottom w:val="0"/>
          <w:divBdr>
            <w:top w:val="none" w:sz="0" w:space="0" w:color="auto"/>
            <w:left w:val="none" w:sz="0" w:space="0" w:color="auto"/>
            <w:bottom w:val="none" w:sz="0" w:space="0" w:color="auto"/>
            <w:right w:val="none" w:sz="0" w:space="0" w:color="auto"/>
          </w:divBdr>
        </w:div>
        <w:div w:id="98986296">
          <w:marLeft w:val="640"/>
          <w:marRight w:val="0"/>
          <w:marTop w:val="0"/>
          <w:marBottom w:val="0"/>
          <w:divBdr>
            <w:top w:val="none" w:sz="0" w:space="0" w:color="auto"/>
            <w:left w:val="none" w:sz="0" w:space="0" w:color="auto"/>
            <w:bottom w:val="none" w:sz="0" w:space="0" w:color="auto"/>
            <w:right w:val="none" w:sz="0" w:space="0" w:color="auto"/>
          </w:divBdr>
        </w:div>
        <w:div w:id="1157646493">
          <w:marLeft w:val="640"/>
          <w:marRight w:val="0"/>
          <w:marTop w:val="0"/>
          <w:marBottom w:val="0"/>
          <w:divBdr>
            <w:top w:val="none" w:sz="0" w:space="0" w:color="auto"/>
            <w:left w:val="none" w:sz="0" w:space="0" w:color="auto"/>
            <w:bottom w:val="none" w:sz="0" w:space="0" w:color="auto"/>
            <w:right w:val="none" w:sz="0" w:space="0" w:color="auto"/>
          </w:divBdr>
        </w:div>
        <w:div w:id="2051225375">
          <w:marLeft w:val="640"/>
          <w:marRight w:val="0"/>
          <w:marTop w:val="0"/>
          <w:marBottom w:val="0"/>
          <w:divBdr>
            <w:top w:val="none" w:sz="0" w:space="0" w:color="auto"/>
            <w:left w:val="none" w:sz="0" w:space="0" w:color="auto"/>
            <w:bottom w:val="none" w:sz="0" w:space="0" w:color="auto"/>
            <w:right w:val="none" w:sz="0" w:space="0" w:color="auto"/>
          </w:divBdr>
        </w:div>
        <w:div w:id="603919558">
          <w:marLeft w:val="640"/>
          <w:marRight w:val="0"/>
          <w:marTop w:val="0"/>
          <w:marBottom w:val="0"/>
          <w:divBdr>
            <w:top w:val="none" w:sz="0" w:space="0" w:color="auto"/>
            <w:left w:val="none" w:sz="0" w:space="0" w:color="auto"/>
            <w:bottom w:val="none" w:sz="0" w:space="0" w:color="auto"/>
            <w:right w:val="none" w:sz="0" w:space="0" w:color="auto"/>
          </w:divBdr>
        </w:div>
        <w:div w:id="2105372501">
          <w:marLeft w:val="640"/>
          <w:marRight w:val="0"/>
          <w:marTop w:val="0"/>
          <w:marBottom w:val="0"/>
          <w:divBdr>
            <w:top w:val="none" w:sz="0" w:space="0" w:color="auto"/>
            <w:left w:val="none" w:sz="0" w:space="0" w:color="auto"/>
            <w:bottom w:val="none" w:sz="0" w:space="0" w:color="auto"/>
            <w:right w:val="none" w:sz="0" w:space="0" w:color="auto"/>
          </w:divBdr>
        </w:div>
        <w:div w:id="82341033">
          <w:marLeft w:val="640"/>
          <w:marRight w:val="0"/>
          <w:marTop w:val="0"/>
          <w:marBottom w:val="0"/>
          <w:divBdr>
            <w:top w:val="none" w:sz="0" w:space="0" w:color="auto"/>
            <w:left w:val="none" w:sz="0" w:space="0" w:color="auto"/>
            <w:bottom w:val="none" w:sz="0" w:space="0" w:color="auto"/>
            <w:right w:val="none" w:sz="0" w:space="0" w:color="auto"/>
          </w:divBdr>
        </w:div>
        <w:div w:id="1535730438">
          <w:marLeft w:val="640"/>
          <w:marRight w:val="0"/>
          <w:marTop w:val="0"/>
          <w:marBottom w:val="0"/>
          <w:divBdr>
            <w:top w:val="none" w:sz="0" w:space="0" w:color="auto"/>
            <w:left w:val="none" w:sz="0" w:space="0" w:color="auto"/>
            <w:bottom w:val="none" w:sz="0" w:space="0" w:color="auto"/>
            <w:right w:val="none" w:sz="0" w:space="0" w:color="auto"/>
          </w:divBdr>
        </w:div>
        <w:div w:id="594292909">
          <w:marLeft w:val="640"/>
          <w:marRight w:val="0"/>
          <w:marTop w:val="0"/>
          <w:marBottom w:val="0"/>
          <w:divBdr>
            <w:top w:val="none" w:sz="0" w:space="0" w:color="auto"/>
            <w:left w:val="none" w:sz="0" w:space="0" w:color="auto"/>
            <w:bottom w:val="none" w:sz="0" w:space="0" w:color="auto"/>
            <w:right w:val="none" w:sz="0" w:space="0" w:color="auto"/>
          </w:divBdr>
        </w:div>
        <w:div w:id="740636345">
          <w:marLeft w:val="640"/>
          <w:marRight w:val="0"/>
          <w:marTop w:val="0"/>
          <w:marBottom w:val="0"/>
          <w:divBdr>
            <w:top w:val="none" w:sz="0" w:space="0" w:color="auto"/>
            <w:left w:val="none" w:sz="0" w:space="0" w:color="auto"/>
            <w:bottom w:val="none" w:sz="0" w:space="0" w:color="auto"/>
            <w:right w:val="none" w:sz="0" w:space="0" w:color="auto"/>
          </w:divBdr>
        </w:div>
      </w:divsChild>
    </w:div>
    <w:div w:id="761990274">
      <w:marLeft w:val="640"/>
      <w:marRight w:val="0"/>
      <w:marTop w:val="0"/>
      <w:marBottom w:val="0"/>
      <w:divBdr>
        <w:top w:val="none" w:sz="0" w:space="0" w:color="auto"/>
        <w:left w:val="none" w:sz="0" w:space="0" w:color="auto"/>
        <w:bottom w:val="none" w:sz="0" w:space="0" w:color="auto"/>
        <w:right w:val="none" w:sz="0" w:space="0" w:color="auto"/>
      </w:divBdr>
    </w:div>
    <w:div w:id="763843262">
      <w:marLeft w:val="640"/>
      <w:marRight w:val="0"/>
      <w:marTop w:val="0"/>
      <w:marBottom w:val="0"/>
      <w:divBdr>
        <w:top w:val="none" w:sz="0" w:space="0" w:color="auto"/>
        <w:left w:val="none" w:sz="0" w:space="0" w:color="auto"/>
        <w:bottom w:val="none" w:sz="0" w:space="0" w:color="auto"/>
        <w:right w:val="none" w:sz="0" w:space="0" w:color="auto"/>
      </w:divBdr>
    </w:div>
    <w:div w:id="764109332">
      <w:marLeft w:val="640"/>
      <w:marRight w:val="0"/>
      <w:marTop w:val="0"/>
      <w:marBottom w:val="0"/>
      <w:divBdr>
        <w:top w:val="none" w:sz="0" w:space="0" w:color="auto"/>
        <w:left w:val="none" w:sz="0" w:space="0" w:color="auto"/>
        <w:bottom w:val="none" w:sz="0" w:space="0" w:color="auto"/>
        <w:right w:val="none" w:sz="0" w:space="0" w:color="auto"/>
      </w:divBdr>
    </w:div>
    <w:div w:id="767653539">
      <w:marLeft w:val="640"/>
      <w:marRight w:val="0"/>
      <w:marTop w:val="0"/>
      <w:marBottom w:val="0"/>
      <w:divBdr>
        <w:top w:val="none" w:sz="0" w:space="0" w:color="auto"/>
        <w:left w:val="none" w:sz="0" w:space="0" w:color="auto"/>
        <w:bottom w:val="none" w:sz="0" w:space="0" w:color="auto"/>
        <w:right w:val="none" w:sz="0" w:space="0" w:color="auto"/>
      </w:divBdr>
    </w:div>
    <w:div w:id="768431078">
      <w:marLeft w:val="640"/>
      <w:marRight w:val="0"/>
      <w:marTop w:val="0"/>
      <w:marBottom w:val="0"/>
      <w:divBdr>
        <w:top w:val="none" w:sz="0" w:space="0" w:color="auto"/>
        <w:left w:val="none" w:sz="0" w:space="0" w:color="auto"/>
        <w:bottom w:val="none" w:sz="0" w:space="0" w:color="auto"/>
        <w:right w:val="none" w:sz="0" w:space="0" w:color="auto"/>
      </w:divBdr>
    </w:div>
    <w:div w:id="768547751">
      <w:marLeft w:val="640"/>
      <w:marRight w:val="0"/>
      <w:marTop w:val="0"/>
      <w:marBottom w:val="0"/>
      <w:divBdr>
        <w:top w:val="none" w:sz="0" w:space="0" w:color="auto"/>
        <w:left w:val="none" w:sz="0" w:space="0" w:color="auto"/>
        <w:bottom w:val="none" w:sz="0" w:space="0" w:color="auto"/>
        <w:right w:val="none" w:sz="0" w:space="0" w:color="auto"/>
      </w:divBdr>
    </w:div>
    <w:div w:id="771513880">
      <w:bodyDiv w:val="1"/>
      <w:marLeft w:val="0"/>
      <w:marRight w:val="0"/>
      <w:marTop w:val="0"/>
      <w:marBottom w:val="0"/>
      <w:divBdr>
        <w:top w:val="none" w:sz="0" w:space="0" w:color="auto"/>
        <w:left w:val="none" w:sz="0" w:space="0" w:color="auto"/>
        <w:bottom w:val="none" w:sz="0" w:space="0" w:color="auto"/>
        <w:right w:val="none" w:sz="0" w:space="0" w:color="auto"/>
      </w:divBdr>
      <w:divsChild>
        <w:div w:id="3284970">
          <w:marLeft w:val="640"/>
          <w:marRight w:val="0"/>
          <w:marTop w:val="0"/>
          <w:marBottom w:val="0"/>
          <w:divBdr>
            <w:top w:val="none" w:sz="0" w:space="0" w:color="auto"/>
            <w:left w:val="none" w:sz="0" w:space="0" w:color="auto"/>
            <w:bottom w:val="none" w:sz="0" w:space="0" w:color="auto"/>
            <w:right w:val="none" w:sz="0" w:space="0" w:color="auto"/>
          </w:divBdr>
        </w:div>
        <w:div w:id="16010195">
          <w:marLeft w:val="640"/>
          <w:marRight w:val="0"/>
          <w:marTop w:val="0"/>
          <w:marBottom w:val="0"/>
          <w:divBdr>
            <w:top w:val="none" w:sz="0" w:space="0" w:color="auto"/>
            <w:left w:val="none" w:sz="0" w:space="0" w:color="auto"/>
            <w:bottom w:val="none" w:sz="0" w:space="0" w:color="auto"/>
            <w:right w:val="none" w:sz="0" w:space="0" w:color="auto"/>
          </w:divBdr>
        </w:div>
        <w:div w:id="16933936">
          <w:marLeft w:val="640"/>
          <w:marRight w:val="0"/>
          <w:marTop w:val="0"/>
          <w:marBottom w:val="0"/>
          <w:divBdr>
            <w:top w:val="none" w:sz="0" w:space="0" w:color="auto"/>
            <w:left w:val="none" w:sz="0" w:space="0" w:color="auto"/>
            <w:bottom w:val="none" w:sz="0" w:space="0" w:color="auto"/>
            <w:right w:val="none" w:sz="0" w:space="0" w:color="auto"/>
          </w:divBdr>
        </w:div>
        <w:div w:id="23024291">
          <w:marLeft w:val="640"/>
          <w:marRight w:val="0"/>
          <w:marTop w:val="0"/>
          <w:marBottom w:val="0"/>
          <w:divBdr>
            <w:top w:val="none" w:sz="0" w:space="0" w:color="auto"/>
            <w:left w:val="none" w:sz="0" w:space="0" w:color="auto"/>
            <w:bottom w:val="none" w:sz="0" w:space="0" w:color="auto"/>
            <w:right w:val="none" w:sz="0" w:space="0" w:color="auto"/>
          </w:divBdr>
        </w:div>
        <w:div w:id="52508390">
          <w:marLeft w:val="640"/>
          <w:marRight w:val="0"/>
          <w:marTop w:val="0"/>
          <w:marBottom w:val="0"/>
          <w:divBdr>
            <w:top w:val="none" w:sz="0" w:space="0" w:color="auto"/>
            <w:left w:val="none" w:sz="0" w:space="0" w:color="auto"/>
            <w:bottom w:val="none" w:sz="0" w:space="0" w:color="auto"/>
            <w:right w:val="none" w:sz="0" w:space="0" w:color="auto"/>
          </w:divBdr>
        </w:div>
        <w:div w:id="107773135">
          <w:marLeft w:val="640"/>
          <w:marRight w:val="0"/>
          <w:marTop w:val="0"/>
          <w:marBottom w:val="0"/>
          <w:divBdr>
            <w:top w:val="none" w:sz="0" w:space="0" w:color="auto"/>
            <w:left w:val="none" w:sz="0" w:space="0" w:color="auto"/>
            <w:bottom w:val="none" w:sz="0" w:space="0" w:color="auto"/>
            <w:right w:val="none" w:sz="0" w:space="0" w:color="auto"/>
          </w:divBdr>
        </w:div>
        <w:div w:id="136269490">
          <w:marLeft w:val="640"/>
          <w:marRight w:val="0"/>
          <w:marTop w:val="0"/>
          <w:marBottom w:val="0"/>
          <w:divBdr>
            <w:top w:val="none" w:sz="0" w:space="0" w:color="auto"/>
            <w:left w:val="none" w:sz="0" w:space="0" w:color="auto"/>
            <w:bottom w:val="none" w:sz="0" w:space="0" w:color="auto"/>
            <w:right w:val="none" w:sz="0" w:space="0" w:color="auto"/>
          </w:divBdr>
        </w:div>
        <w:div w:id="185563456">
          <w:marLeft w:val="640"/>
          <w:marRight w:val="0"/>
          <w:marTop w:val="0"/>
          <w:marBottom w:val="0"/>
          <w:divBdr>
            <w:top w:val="none" w:sz="0" w:space="0" w:color="auto"/>
            <w:left w:val="none" w:sz="0" w:space="0" w:color="auto"/>
            <w:bottom w:val="none" w:sz="0" w:space="0" w:color="auto"/>
            <w:right w:val="none" w:sz="0" w:space="0" w:color="auto"/>
          </w:divBdr>
        </w:div>
        <w:div w:id="223684898">
          <w:marLeft w:val="640"/>
          <w:marRight w:val="0"/>
          <w:marTop w:val="0"/>
          <w:marBottom w:val="0"/>
          <w:divBdr>
            <w:top w:val="none" w:sz="0" w:space="0" w:color="auto"/>
            <w:left w:val="none" w:sz="0" w:space="0" w:color="auto"/>
            <w:bottom w:val="none" w:sz="0" w:space="0" w:color="auto"/>
            <w:right w:val="none" w:sz="0" w:space="0" w:color="auto"/>
          </w:divBdr>
        </w:div>
        <w:div w:id="278999012">
          <w:marLeft w:val="640"/>
          <w:marRight w:val="0"/>
          <w:marTop w:val="0"/>
          <w:marBottom w:val="0"/>
          <w:divBdr>
            <w:top w:val="none" w:sz="0" w:space="0" w:color="auto"/>
            <w:left w:val="none" w:sz="0" w:space="0" w:color="auto"/>
            <w:bottom w:val="none" w:sz="0" w:space="0" w:color="auto"/>
            <w:right w:val="none" w:sz="0" w:space="0" w:color="auto"/>
          </w:divBdr>
        </w:div>
        <w:div w:id="322974646">
          <w:marLeft w:val="640"/>
          <w:marRight w:val="0"/>
          <w:marTop w:val="0"/>
          <w:marBottom w:val="0"/>
          <w:divBdr>
            <w:top w:val="none" w:sz="0" w:space="0" w:color="auto"/>
            <w:left w:val="none" w:sz="0" w:space="0" w:color="auto"/>
            <w:bottom w:val="none" w:sz="0" w:space="0" w:color="auto"/>
            <w:right w:val="none" w:sz="0" w:space="0" w:color="auto"/>
          </w:divBdr>
        </w:div>
        <w:div w:id="373316064">
          <w:marLeft w:val="640"/>
          <w:marRight w:val="0"/>
          <w:marTop w:val="0"/>
          <w:marBottom w:val="0"/>
          <w:divBdr>
            <w:top w:val="none" w:sz="0" w:space="0" w:color="auto"/>
            <w:left w:val="none" w:sz="0" w:space="0" w:color="auto"/>
            <w:bottom w:val="none" w:sz="0" w:space="0" w:color="auto"/>
            <w:right w:val="none" w:sz="0" w:space="0" w:color="auto"/>
          </w:divBdr>
        </w:div>
        <w:div w:id="382486671">
          <w:marLeft w:val="640"/>
          <w:marRight w:val="0"/>
          <w:marTop w:val="0"/>
          <w:marBottom w:val="0"/>
          <w:divBdr>
            <w:top w:val="none" w:sz="0" w:space="0" w:color="auto"/>
            <w:left w:val="none" w:sz="0" w:space="0" w:color="auto"/>
            <w:bottom w:val="none" w:sz="0" w:space="0" w:color="auto"/>
            <w:right w:val="none" w:sz="0" w:space="0" w:color="auto"/>
          </w:divBdr>
        </w:div>
        <w:div w:id="452674450">
          <w:marLeft w:val="640"/>
          <w:marRight w:val="0"/>
          <w:marTop w:val="0"/>
          <w:marBottom w:val="0"/>
          <w:divBdr>
            <w:top w:val="none" w:sz="0" w:space="0" w:color="auto"/>
            <w:left w:val="none" w:sz="0" w:space="0" w:color="auto"/>
            <w:bottom w:val="none" w:sz="0" w:space="0" w:color="auto"/>
            <w:right w:val="none" w:sz="0" w:space="0" w:color="auto"/>
          </w:divBdr>
        </w:div>
        <w:div w:id="457845120">
          <w:marLeft w:val="640"/>
          <w:marRight w:val="0"/>
          <w:marTop w:val="0"/>
          <w:marBottom w:val="0"/>
          <w:divBdr>
            <w:top w:val="none" w:sz="0" w:space="0" w:color="auto"/>
            <w:left w:val="none" w:sz="0" w:space="0" w:color="auto"/>
            <w:bottom w:val="none" w:sz="0" w:space="0" w:color="auto"/>
            <w:right w:val="none" w:sz="0" w:space="0" w:color="auto"/>
          </w:divBdr>
        </w:div>
        <w:div w:id="490567334">
          <w:marLeft w:val="640"/>
          <w:marRight w:val="0"/>
          <w:marTop w:val="0"/>
          <w:marBottom w:val="0"/>
          <w:divBdr>
            <w:top w:val="none" w:sz="0" w:space="0" w:color="auto"/>
            <w:left w:val="none" w:sz="0" w:space="0" w:color="auto"/>
            <w:bottom w:val="none" w:sz="0" w:space="0" w:color="auto"/>
            <w:right w:val="none" w:sz="0" w:space="0" w:color="auto"/>
          </w:divBdr>
        </w:div>
        <w:div w:id="579560491">
          <w:marLeft w:val="640"/>
          <w:marRight w:val="0"/>
          <w:marTop w:val="0"/>
          <w:marBottom w:val="0"/>
          <w:divBdr>
            <w:top w:val="none" w:sz="0" w:space="0" w:color="auto"/>
            <w:left w:val="none" w:sz="0" w:space="0" w:color="auto"/>
            <w:bottom w:val="none" w:sz="0" w:space="0" w:color="auto"/>
            <w:right w:val="none" w:sz="0" w:space="0" w:color="auto"/>
          </w:divBdr>
        </w:div>
        <w:div w:id="686491539">
          <w:marLeft w:val="640"/>
          <w:marRight w:val="0"/>
          <w:marTop w:val="0"/>
          <w:marBottom w:val="0"/>
          <w:divBdr>
            <w:top w:val="none" w:sz="0" w:space="0" w:color="auto"/>
            <w:left w:val="none" w:sz="0" w:space="0" w:color="auto"/>
            <w:bottom w:val="none" w:sz="0" w:space="0" w:color="auto"/>
            <w:right w:val="none" w:sz="0" w:space="0" w:color="auto"/>
          </w:divBdr>
        </w:div>
        <w:div w:id="727992031">
          <w:marLeft w:val="640"/>
          <w:marRight w:val="0"/>
          <w:marTop w:val="0"/>
          <w:marBottom w:val="0"/>
          <w:divBdr>
            <w:top w:val="none" w:sz="0" w:space="0" w:color="auto"/>
            <w:left w:val="none" w:sz="0" w:space="0" w:color="auto"/>
            <w:bottom w:val="none" w:sz="0" w:space="0" w:color="auto"/>
            <w:right w:val="none" w:sz="0" w:space="0" w:color="auto"/>
          </w:divBdr>
        </w:div>
        <w:div w:id="851723149">
          <w:marLeft w:val="640"/>
          <w:marRight w:val="0"/>
          <w:marTop w:val="0"/>
          <w:marBottom w:val="0"/>
          <w:divBdr>
            <w:top w:val="none" w:sz="0" w:space="0" w:color="auto"/>
            <w:left w:val="none" w:sz="0" w:space="0" w:color="auto"/>
            <w:bottom w:val="none" w:sz="0" w:space="0" w:color="auto"/>
            <w:right w:val="none" w:sz="0" w:space="0" w:color="auto"/>
          </w:divBdr>
        </w:div>
        <w:div w:id="854735518">
          <w:marLeft w:val="640"/>
          <w:marRight w:val="0"/>
          <w:marTop w:val="0"/>
          <w:marBottom w:val="0"/>
          <w:divBdr>
            <w:top w:val="none" w:sz="0" w:space="0" w:color="auto"/>
            <w:left w:val="none" w:sz="0" w:space="0" w:color="auto"/>
            <w:bottom w:val="none" w:sz="0" w:space="0" w:color="auto"/>
            <w:right w:val="none" w:sz="0" w:space="0" w:color="auto"/>
          </w:divBdr>
        </w:div>
        <w:div w:id="934167965">
          <w:marLeft w:val="640"/>
          <w:marRight w:val="0"/>
          <w:marTop w:val="0"/>
          <w:marBottom w:val="0"/>
          <w:divBdr>
            <w:top w:val="none" w:sz="0" w:space="0" w:color="auto"/>
            <w:left w:val="none" w:sz="0" w:space="0" w:color="auto"/>
            <w:bottom w:val="none" w:sz="0" w:space="0" w:color="auto"/>
            <w:right w:val="none" w:sz="0" w:space="0" w:color="auto"/>
          </w:divBdr>
        </w:div>
        <w:div w:id="938681252">
          <w:marLeft w:val="640"/>
          <w:marRight w:val="0"/>
          <w:marTop w:val="0"/>
          <w:marBottom w:val="0"/>
          <w:divBdr>
            <w:top w:val="none" w:sz="0" w:space="0" w:color="auto"/>
            <w:left w:val="none" w:sz="0" w:space="0" w:color="auto"/>
            <w:bottom w:val="none" w:sz="0" w:space="0" w:color="auto"/>
            <w:right w:val="none" w:sz="0" w:space="0" w:color="auto"/>
          </w:divBdr>
        </w:div>
        <w:div w:id="1008097268">
          <w:marLeft w:val="640"/>
          <w:marRight w:val="0"/>
          <w:marTop w:val="0"/>
          <w:marBottom w:val="0"/>
          <w:divBdr>
            <w:top w:val="none" w:sz="0" w:space="0" w:color="auto"/>
            <w:left w:val="none" w:sz="0" w:space="0" w:color="auto"/>
            <w:bottom w:val="none" w:sz="0" w:space="0" w:color="auto"/>
            <w:right w:val="none" w:sz="0" w:space="0" w:color="auto"/>
          </w:divBdr>
        </w:div>
        <w:div w:id="1035033977">
          <w:marLeft w:val="640"/>
          <w:marRight w:val="0"/>
          <w:marTop w:val="0"/>
          <w:marBottom w:val="0"/>
          <w:divBdr>
            <w:top w:val="none" w:sz="0" w:space="0" w:color="auto"/>
            <w:left w:val="none" w:sz="0" w:space="0" w:color="auto"/>
            <w:bottom w:val="none" w:sz="0" w:space="0" w:color="auto"/>
            <w:right w:val="none" w:sz="0" w:space="0" w:color="auto"/>
          </w:divBdr>
        </w:div>
        <w:div w:id="1104501486">
          <w:marLeft w:val="640"/>
          <w:marRight w:val="0"/>
          <w:marTop w:val="0"/>
          <w:marBottom w:val="0"/>
          <w:divBdr>
            <w:top w:val="none" w:sz="0" w:space="0" w:color="auto"/>
            <w:left w:val="none" w:sz="0" w:space="0" w:color="auto"/>
            <w:bottom w:val="none" w:sz="0" w:space="0" w:color="auto"/>
            <w:right w:val="none" w:sz="0" w:space="0" w:color="auto"/>
          </w:divBdr>
        </w:div>
        <w:div w:id="1235165591">
          <w:marLeft w:val="640"/>
          <w:marRight w:val="0"/>
          <w:marTop w:val="0"/>
          <w:marBottom w:val="0"/>
          <w:divBdr>
            <w:top w:val="none" w:sz="0" w:space="0" w:color="auto"/>
            <w:left w:val="none" w:sz="0" w:space="0" w:color="auto"/>
            <w:bottom w:val="none" w:sz="0" w:space="0" w:color="auto"/>
            <w:right w:val="none" w:sz="0" w:space="0" w:color="auto"/>
          </w:divBdr>
        </w:div>
        <w:div w:id="1269235832">
          <w:marLeft w:val="640"/>
          <w:marRight w:val="0"/>
          <w:marTop w:val="0"/>
          <w:marBottom w:val="0"/>
          <w:divBdr>
            <w:top w:val="none" w:sz="0" w:space="0" w:color="auto"/>
            <w:left w:val="none" w:sz="0" w:space="0" w:color="auto"/>
            <w:bottom w:val="none" w:sz="0" w:space="0" w:color="auto"/>
            <w:right w:val="none" w:sz="0" w:space="0" w:color="auto"/>
          </w:divBdr>
        </w:div>
        <w:div w:id="1270893623">
          <w:marLeft w:val="640"/>
          <w:marRight w:val="0"/>
          <w:marTop w:val="0"/>
          <w:marBottom w:val="0"/>
          <w:divBdr>
            <w:top w:val="none" w:sz="0" w:space="0" w:color="auto"/>
            <w:left w:val="none" w:sz="0" w:space="0" w:color="auto"/>
            <w:bottom w:val="none" w:sz="0" w:space="0" w:color="auto"/>
            <w:right w:val="none" w:sz="0" w:space="0" w:color="auto"/>
          </w:divBdr>
        </w:div>
        <w:div w:id="1288587643">
          <w:marLeft w:val="640"/>
          <w:marRight w:val="0"/>
          <w:marTop w:val="0"/>
          <w:marBottom w:val="0"/>
          <w:divBdr>
            <w:top w:val="none" w:sz="0" w:space="0" w:color="auto"/>
            <w:left w:val="none" w:sz="0" w:space="0" w:color="auto"/>
            <w:bottom w:val="none" w:sz="0" w:space="0" w:color="auto"/>
            <w:right w:val="none" w:sz="0" w:space="0" w:color="auto"/>
          </w:divBdr>
        </w:div>
        <w:div w:id="1296568017">
          <w:marLeft w:val="640"/>
          <w:marRight w:val="0"/>
          <w:marTop w:val="0"/>
          <w:marBottom w:val="0"/>
          <w:divBdr>
            <w:top w:val="none" w:sz="0" w:space="0" w:color="auto"/>
            <w:left w:val="none" w:sz="0" w:space="0" w:color="auto"/>
            <w:bottom w:val="none" w:sz="0" w:space="0" w:color="auto"/>
            <w:right w:val="none" w:sz="0" w:space="0" w:color="auto"/>
          </w:divBdr>
        </w:div>
        <w:div w:id="1337538760">
          <w:marLeft w:val="640"/>
          <w:marRight w:val="0"/>
          <w:marTop w:val="0"/>
          <w:marBottom w:val="0"/>
          <w:divBdr>
            <w:top w:val="none" w:sz="0" w:space="0" w:color="auto"/>
            <w:left w:val="none" w:sz="0" w:space="0" w:color="auto"/>
            <w:bottom w:val="none" w:sz="0" w:space="0" w:color="auto"/>
            <w:right w:val="none" w:sz="0" w:space="0" w:color="auto"/>
          </w:divBdr>
        </w:div>
        <w:div w:id="1339041680">
          <w:marLeft w:val="640"/>
          <w:marRight w:val="0"/>
          <w:marTop w:val="0"/>
          <w:marBottom w:val="0"/>
          <w:divBdr>
            <w:top w:val="none" w:sz="0" w:space="0" w:color="auto"/>
            <w:left w:val="none" w:sz="0" w:space="0" w:color="auto"/>
            <w:bottom w:val="none" w:sz="0" w:space="0" w:color="auto"/>
            <w:right w:val="none" w:sz="0" w:space="0" w:color="auto"/>
          </w:divBdr>
        </w:div>
        <w:div w:id="1408843514">
          <w:marLeft w:val="640"/>
          <w:marRight w:val="0"/>
          <w:marTop w:val="0"/>
          <w:marBottom w:val="0"/>
          <w:divBdr>
            <w:top w:val="none" w:sz="0" w:space="0" w:color="auto"/>
            <w:left w:val="none" w:sz="0" w:space="0" w:color="auto"/>
            <w:bottom w:val="none" w:sz="0" w:space="0" w:color="auto"/>
            <w:right w:val="none" w:sz="0" w:space="0" w:color="auto"/>
          </w:divBdr>
        </w:div>
        <w:div w:id="1453330132">
          <w:marLeft w:val="640"/>
          <w:marRight w:val="0"/>
          <w:marTop w:val="0"/>
          <w:marBottom w:val="0"/>
          <w:divBdr>
            <w:top w:val="none" w:sz="0" w:space="0" w:color="auto"/>
            <w:left w:val="none" w:sz="0" w:space="0" w:color="auto"/>
            <w:bottom w:val="none" w:sz="0" w:space="0" w:color="auto"/>
            <w:right w:val="none" w:sz="0" w:space="0" w:color="auto"/>
          </w:divBdr>
        </w:div>
        <w:div w:id="1520239758">
          <w:marLeft w:val="640"/>
          <w:marRight w:val="0"/>
          <w:marTop w:val="0"/>
          <w:marBottom w:val="0"/>
          <w:divBdr>
            <w:top w:val="none" w:sz="0" w:space="0" w:color="auto"/>
            <w:left w:val="none" w:sz="0" w:space="0" w:color="auto"/>
            <w:bottom w:val="none" w:sz="0" w:space="0" w:color="auto"/>
            <w:right w:val="none" w:sz="0" w:space="0" w:color="auto"/>
          </w:divBdr>
        </w:div>
        <w:div w:id="1604147772">
          <w:marLeft w:val="640"/>
          <w:marRight w:val="0"/>
          <w:marTop w:val="0"/>
          <w:marBottom w:val="0"/>
          <w:divBdr>
            <w:top w:val="none" w:sz="0" w:space="0" w:color="auto"/>
            <w:left w:val="none" w:sz="0" w:space="0" w:color="auto"/>
            <w:bottom w:val="none" w:sz="0" w:space="0" w:color="auto"/>
            <w:right w:val="none" w:sz="0" w:space="0" w:color="auto"/>
          </w:divBdr>
        </w:div>
        <w:div w:id="1652053160">
          <w:marLeft w:val="640"/>
          <w:marRight w:val="0"/>
          <w:marTop w:val="0"/>
          <w:marBottom w:val="0"/>
          <w:divBdr>
            <w:top w:val="none" w:sz="0" w:space="0" w:color="auto"/>
            <w:left w:val="none" w:sz="0" w:space="0" w:color="auto"/>
            <w:bottom w:val="none" w:sz="0" w:space="0" w:color="auto"/>
            <w:right w:val="none" w:sz="0" w:space="0" w:color="auto"/>
          </w:divBdr>
        </w:div>
        <w:div w:id="1655404232">
          <w:marLeft w:val="640"/>
          <w:marRight w:val="0"/>
          <w:marTop w:val="0"/>
          <w:marBottom w:val="0"/>
          <w:divBdr>
            <w:top w:val="none" w:sz="0" w:space="0" w:color="auto"/>
            <w:left w:val="none" w:sz="0" w:space="0" w:color="auto"/>
            <w:bottom w:val="none" w:sz="0" w:space="0" w:color="auto"/>
            <w:right w:val="none" w:sz="0" w:space="0" w:color="auto"/>
          </w:divBdr>
        </w:div>
        <w:div w:id="1656103061">
          <w:marLeft w:val="640"/>
          <w:marRight w:val="0"/>
          <w:marTop w:val="0"/>
          <w:marBottom w:val="0"/>
          <w:divBdr>
            <w:top w:val="none" w:sz="0" w:space="0" w:color="auto"/>
            <w:left w:val="none" w:sz="0" w:space="0" w:color="auto"/>
            <w:bottom w:val="none" w:sz="0" w:space="0" w:color="auto"/>
            <w:right w:val="none" w:sz="0" w:space="0" w:color="auto"/>
          </w:divBdr>
        </w:div>
        <w:div w:id="1659306650">
          <w:marLeft w:val="640"/>
          <w:marRight w:val="0"/>
          <w:marTop w:val="0"/>
          <w:marBottom w:val="0"/>
          <w:divBdr>
            <w:top w:val="none" w:sz="0" w:space="0" w:color="auto"/>
            <w:left w:val="none" w:sz="0" w:space="0" w:color="auto"/>
            <w:bottom w:val="none" w:sz="0" w:space="0" w:color="auto"/>
            <w:right w:val="none" w:sz="0" w:space="0" w:color="auto"/>
          </w:divBdr>
        </w:div>
        <w:div w:id="1747460693">
          <w:marLeft w:val="640"/>
          <w:marRight w:val="0"/>
          <w:marTop w:val="0"/>
          <w:marBottom w:val="0"/>
          <w:divBdr>
            <w:top w:val="none" w:sz="0" w:space="0" w:color="auto"/>
            <w:left w:val="none" w:sz="0" w:space="0" w:color="auto"/>
            <w:bottom w:val="none" w:sz="0" w:space="0" w:color="auto"/>
            <w:right w:val="none" w:sz="0" w:space="0" w:color="auto"/>
          </w:divBdr>
        </w:div>
        <w:div w:id="1798638800">
          <w:marLeft w:val="640"/>
          <w:marRight w:val="0"/>
          <w:marTop w:val="0"/>
          <w:marBottom w:val="0"/>
          <w:divBdr>
            <w:top w:val="none" w:sz="0" w:space="0" w:color="auto"/>
            <w:left w:val="none" w:sz="0" w:space="0" w:color="auto"/>
            <w:bottom w:val="none" w:sz="0" w:space="0" w:color="auto"/>
            <w:right w:val="none" w:sz="0" w:space="0" w:color="auto"/>
          </w:divBdr>
        </w:div>
        <w:div w:id="1828669830">
          <w:marLeft w:val="640"/>
          <w:marRight w:val="0"/>
          <w:marTop w:val="0"/>
          <w:marBottom w:val="0"/>
          <w:divBdr>
            <w:top w:val="none" w:sz="0" w:space="0" w:color="auto"/>
            <w:left w:val="none" w:sz="0" w:space="0" w:color="auto"/>
            <w:bottom w:val="none" w:sz="0" w:space="0" w:color="auto"/>
            <w:right w:val="none" w:sz="0" w:space="0" w:color="auto"/>
          </w:divBdr>
        </w:div>
        <w:div w:id="1856571618">
          <w:marLeft w:val="640"/>
          <w:marRight w:val="0"/>
          <w:marTop w:val="0"/>
          <w:marBottom w:val="0"/>
          <w:divBdr>
            <w:top w:val="none" w:sz="0" w:space="0" w:color="auto"/>
            <w:left w:val="none" w:sz="0" w:space="0" w:color="auto"/>
            <w:bottom w:val="none" w:sz="0" w:space="0" w:color="auto"/>
            <w:right w:val="none" w:sz="0" w:space="0" w:color="auto"/>
          </w:divBdr>
        </w:div>
        <w:div w:id="1881362851">
          <w:marLeft w:val="640"/>
          <w:marRight w:val="0"/>
          <w:marTop w:val="0"/>
          <w:marBottom w:val="0"/>
          <w:divBdr>
            <w:top w:val="none" w:sz="0" w:space="0" w:color="auto"/>
            <w:left w:val="none" w:sz="0" w:space="0" w:color="auto"/>
            <w:bottom w:val="none" w:sz="0" w:space="0" w:color="auto"/>
            <w:right w:val="none" w:sz="0" w:space="0" w:color="auto"/>
          </w:divBdr>
        </w:div>
        <w:div w:id="1891456294">
          <w:marLeft w:val="640"/>
          <w:marRight w:val="0"/>
          <w:marTop w:val="0"/>
          <w:marBottom w:val="0"/>
          <w:divBdr>
            <w:top w:val="none" w:sz="0" w:space="0" w:color="auto"/>
            <w:left w:val="none" w:sz="0" w:space="0" w:color="auto"/>
            <w:bottom w:val="none" w:sz="0" w:space="0" w:color="auto"/>
            <w:right w:val="none" w:sz="0" w:space="0" w:color="auto"/>
          </w:divBdr>
        </w:div>
        <w:div w:id="2005087581">
          <w:marLeft w:val="640"/>
          <w:marRight w:val="0"/>
          <w:marTop w:val="0"/>
          <w:marBottom w:val="0"/>
          <w:divBdr>
            <w:top w:val="none" w:sz="0" w:space="0" w:color="auto"/>
            <w:left w:val="none" w:sz="0" w:space="0" w:color="auto"/>
            <w:bottom w:val="none" w:sz="0" w:space="0" w:color="auto"/>
            <w:right w:val="none" w:sz="0" w:space="0" w:color="auto"/>
          </w:divBdr>
        </w:div>
        <w:div w:id="2029332973">
          <w:marLeft w:val="640"/>
          <w:marRight w:val="0"/>
          <w:marTop w:val="0"/>
          <w:marBottom w:val="0"/>
          <w:divBdr>
            <w:top w:val="none" w:sz="0" w:space="0" w:color="auto"/>
            <w:left w:val="none" w:sz="0" w:space="0" w:color="auto"/>
            <w:bottom w:val="none" w:sz="0" w:space="0" w:color="auto"/>
            <w:right w:val="none" w:sz="0" w:space="0" w:color="auto"/>
          </w:divBdr>
        </w:div>
        <w:div w:id="2043431099">
          <w:marLeft w:val="640"/>
          <w:marRight w:val="0"/>
          <w:marTop w:val="0"/>
          <w:marBottom w:val="0"/>
          <w:divBdr>
            <w:top w:val="none" w:sz="0" w:space="0" w:color="auto"/>
            <w:left w:val="none" w:sz="0" w:space="0" w:color="auto"/>
            <w:bottom w:val="none" w:sz="0" w:space="0" w:color="auto"/>
            <w:right w:val="none" w:sz="0" w:space="0" w:color="auto"/>
          </w:divBdr>
        </w:div>
        <w:div w:id="2120054469">
          <w:marLeft w:val="640"/>
          <w:marRight w:val="0"/>
          <w:marTop w:val="0"/>
          <w:marBottom w:val="0"/>
          <w:divBdr>
            <w:top w:val="none" w:sz="0" w:space="0" w:color="auto"/>
            <w:left w:val="none" w:sz="0" w:space="0" w:color="auto"/>
            <w:bottom w:val="none" w:sz="0" w:space="0" w:color="auto"/>
            <w:right w:val="none" w:sz="0" w:space="0" w:color="auto"/>
          </w:divBdr>
        </w:div>
      </w:divsChild>
    </w:div>
    <w:div w:id="773987612">
      <w:marLeft w:val="640"/>
      <w:marRight w:val="0"/>
      <w:marTop w:val="0"/>
      <w:marBottom w:val="0"/>
      <w:divBdr>
        <w:top w:val="none" w:sz="0" w:space="0" w:color="auto"/>
        <w:left w:val="none" w:sz="0" w:space="0" w:color="auto"/>
        <w:bottom w:val="none" w:sz="0" w:space="0" w:color="auto"/>
        <w:right w:val="none" w:sz="0" w:space="0" w:color="auto"/>
      </w:divBdr>
    </w:div>
    <w:div w:id="775173816">
      <w:bodyDiv w:val="1"/>
      <w:marLeft w:val="0"/>
      <w:marRight w:val="0"/>
      <w:marTop w:val="0"/>
      <w:marBottom w:val="0"/>
      <w:divBdr>
        <w:top w:val="none" w:sz="0" w:space="0" w:color="auto"/>
        <w:left w:val="none" w:sz="0" w:space="0" w:color="auto"/>
        <w:bottom w:val="none" w:sz="0" w:space="0" w:color="auto"/>
        <w:right w:val="none" w:sz="0" w:space="0" w:color="auto"/>
      </w:divBdr>
      <w:divsChild>
        <w:div w:id="1749574604">
          <w:marLeft w:val="640"/>
          <w:marRight w:val="0"/>
          <w:marTop w:val="0"/>
          <w:marBottom w:val="0"/>
          <w:divBdr>
            <w:top w:val="none" w:sz="0" w:space="0" w:color="auto"/>
            <w:left w:val="none" w:sz="0" w:space="0" w:color="auto"/>
            <w:bottom w:val="none" w:sz="0" w:space="0" w:color="auto"/>
            <w:right w:val="none" w:sz="0" w:space="0" w:color="auto"/>
          </w:divBdr>
        </w:div>
        <w:div w:id="509375419">
          <w:marLeft w:val="640"/>
          <w:marRight w:val="0"/>
          <w:marTop w:val="0"/>
          <w:marBottom w:val="0"/>
          <w:divBdr>
            <w:top w:val="none" w:sz="0" w:space="0" w:color="auto"/>
            <w:left w:val="none" w:sz="0" w:space="0" w:color="auto"/>
            <w:bottom w:val="none" w:sz="0" w:space="0" w:color="auto"/>
            <w:right w:val="none" w:sz="0" w:space="0" w:color="auto"/>
          </w:divBdr>
        </w:div>
        <w:div w:id="810441579">
          <w:marLeft w:val="640"/>
          <w:marRight w:val="0"/>
          <w:marTop w:val="0"/>
          <w:marBottom w:val="0"/>
          <w:divBdr>
            <w:top w:val="none" w:sz="0" w:space="0" w:color="auto"/>
            <w:left w:val="none" w:sz="0" w:space="0" w:color="auto"/>
            <w:bottom w:val="none" w:sz="0" w:space="0" w:color="auto"/>
            <w:right w:val="none" w:sz="0" w:space="0" w:color="auto"/>
          </w:divBdr>
        </w:div>
        <w:div w:id="1793943239">
          <w:marLeft w:val="640"/>
          <w:marRight w:val="0"/>
          <w:marTop w:val="0"/>
          <w:marBottom w:val="0"/>
          <w:divBdr>
            <w:top w:val="none" w:sz="0" w:space="0" w:color="auto"/>
            <w:left w:val="none" w:sz="0" w:space="0" w:color="auto"/>
            <w:bottom w:val="none" w:sz="0" w:space="0" w:color="auto"/>
            <w:right w:val="none" w:sz="0" w:space="0" w:color="auto"/>
          </w:divBdr>
        </w:div>
        <w:div w:id="1445929663">
          <w:marLeft w:val="640"/>
          <w:marRight w:val="0"/>
          <w:marTop w:val="0"/>
          <w:marBottom w:val="0"/>
          <w:divBdr>
            <w:top w:val="none" w:sz="0" w:space="0" w:color="auto"/>
            <w:left w:val="none" w:sz="0" w:space="0" w:color="auto"/>
            <w:bottom w:val="none" w:sz="0" w:space="0" w:color="auto"/>
            <w:right w:val="none" w:sz="0" w:space="0" w:color="auto"/>
          </w:divBdr>
        </w:div>
        <w:div w:id="1762139717">
          <w:marLeft w:val="640"/>
          <w:marRight w:val="0"/>
          <w:marTop w:val="0"/>
          <w:marBottom w:val="0"/>
          <w:divBdr>
            <w:top w:val="none" w:sz="0" w:space="0" w:color="auto"/>
            <w:left w:val="none" w:sz="0" w:space="0" w:color="auto"/>
            <w:bottom w:val="none" w:sz="0" w:space="0" w:color="auto"/>
            <w:right w:val="none" w:sz="0" w:space="0" w:color="auto"/>
          </w:divBdr>
        </w:div>
        <w:div w:id="1110319375">
          <w:marLeft w:val="640"/>
          <w:marRight w:val="0"/>
          <w:marTop w:val="0"/>
          <w:marBottom w:val="0"/>
          <w:divBdr>
            <w:top w:val="none" w:sz="0" w:space="0" w:color="auto"/>
            <w:left w:val="none" w:sz="0" w:space="0" w:color="auto"/>
            <w:bottom w:val="none" w:sz="0" w:space="0" w:color="auto"/>
            <w:right w:val="none" w:sz="0" w:space="0" w:color="auto"/>
          </w:divBdr>
        </w:div>
        <w:div w:id="2104761010">
          <w:marLeft w:val="640"/>
          <w:marRight w:val="0"/>
          <w:marTop w:val="0"/>
          <w:marBottom w:val="0"/>
          <w:divBdr>
            <w:top w:val="none" w:sz="0" w:space="0" w:color="auto"/>
            <w:left w:val="none" w:sz="0" w:space="0" w:color="auto"/>
            <w:bottom w:val="none" w:sz="0" w:space="0" w:color="auto"/>
            <w:right w:val="none" w:sz="0" w:space="0" w:color="auto"/>
          </w:divBdr>
        </w:div>
        <w:div w:id="709189288">
          <w:marLeft w:val="640"/>
          <w:marRight w:val="0"/>
          <w:marTop w:val="0"/>
          <w:marBottom w:val="0"/>
          <w:divBdr>
            <w:top w:val="none" w:sz="0" w:space="0" w:color="auto"/>
            <w:left w:val="none" w:sz="0" w:space="0" w:color="auto"/>
            <w:bottom w:val="none" w:sz="0" w:space="0" w:color="auto"/>
            <w:right w:val="none" w:sz="0" w:space="0" w:color="auto"/>
          </w:divBdr>
        </w:div>
        <w:div w:id="2104766885">
          <w:marLeft w:val="640"/>
          <w:marRight w:val="0"/>
          <w:marTop w:val="0"/>
          <w:marBottom w:val="0"/>
          <w:divBdr>
            <w:top w:val="none" w:sz="0" w:space="0" w:color="auto"/>
            <w:left w:val="none" w:sz="0" w:space="0" w:color="auto"/>
            <w:bottom w:val="none" w:sz="0" w:space="0" w:color="auto"/>
            <w:right w:val="none" w:sz="0" w:space="0" w:color="auto"/>
          </w:divBdr>
        </w:div>
        <w:div w:id="933905936">
          <w:marLeft w:val="640"/>
          <w:marRight w:val="0"/>
          <w:marTop w:val="0"/>
          <w:marBottom w:val="0"/>
          <w:divBdr>
            <w:top w:val="none" w:sz="0" w:space="0" w:color="auto"/>
            <w:left w:val="none" w:sz="0" w:space="0" w:color="auto"/>
            <w:bottom w:val="none" w:sz="0" w:space="0" w:color="auto"/>
            <w:right w:val="none" w:sz="0" w:space="0" w:color="auto"/>
          </w:divBdr>
        </w:div>
        <w:div w:id="431895848">
          <w:marLeft w:val="640"/>
          <w:marRight w:val="0"/>
          <w:marTop w:val="0"/>
          <w:marBottom w:val="0"/>
          <w:divBdr>
            <w:top w:val="none" w:sz="0" w:space="0" w:color="auto"/>
            <w:left w:val="none" w:sz="0" w:space="0" w:color="auto"/>
            <w:bottom w:val="none" w:sz="0" w:space="0" w:color="auto"/>
            <w:right w:val="none" w:sz="0" w:space="0" w:color="auto"/>
          </w:divBdr>
        </w:div>
        <w:div w:id="231741468">
          <w:marLeft w:val="640"/>
          <w:marRight w:val="0"/>
          <w:marTop w:val="0"/>
          <w:marBottom w:val="0"/>
          <w:divBdr>
            <w:top w:val="none" w:sz="0" w:space="0" w:color="auto"/>
            <w:left w:val="none" w:sz="0" w:space="0" w:color="auto"/>
            <w:bottom w:val="none" w:sz="0" w:space="0" w:color="auto"/>
            <w:right w:val="none" w:sz="0" w:space="0" w:color="auto"/>
          </w:divBdr>
        </w:div>
        <w:div w:id="548345343">
          <w:marLeft w:val="640"/>
          <w:marRight w:val="0"/>
          <w:marTop w:val="0"/>
          <w:marBottom w:val="0"/>
          <w:divBdr>
            <w:top w:val="none" w:sz="0" w:space="0" w:color="auto"/>
            <w:left w:val="none" w:sz="0" w:space="0" w:color="auto"/>
            <w:bottom w:val="none" w:sz="0" w:space="0" w:color="auto"/>
            <w:right w:val="none" w:sz="0" w:space="0" w:color="auto"/>
          </w:divBdr>
        </w:div>
        <w:div w:id="954752481">
          <w:marLeft w:val="640"/>
          <w:marRight w:val="0"/>
          <w:marTop w:val="0"/>
          <w:marBottom w:val="0"/>
          <w:divBdr>
            <w:top w:val="none" w:sz="0" w:space="0" w:color="auto"/>
            <w:left w:val="none" w:sz="0" w:space="0" w:color="auto"/>
            <w:bottom w:val="none" w:sz="0" w:space="0" w:color="auto"/>
            <w:right w:val="none" w:sz="0" w:space="0" w:color="auto"/>
          </w:divBdr>
        </w:div>
        <w:div w:id="1676154515">
          <w:marLeft w:val="640"/>
          <w:marRight w:val="0"/>
          <w:marTop w:val="0"/>
          <w:marBottom w:val="0"/>
          <w:divBdr>
            <w:top w:val="none" w:sz="0" w:space="0" w:color="auto"/>
            <w:left w:val="none" w:sz="0" w:space="0" w:color="auto"/>
            <w:bottom w:val="none" w:sz="0" w:space="0" w:color="auto"/>
            <w:right w:val="none" w:sz="0" w:space="0" w:color="auto"/>
          </w:divBdr>
        </w:div>
        <w:div w:id="1176730332">
          <w:marLeft w:val="640"/>
          <w:marRight w:val="0"/>
          <w:marTop w:val="0"/>
          <w:marBottom w:val="0"/>
          <w:divBdr>
            <w:top w:val="none" w:sz="0" w:space="0" w:color="auto"/>
            <w:left w:val="none" w:sz="0" w:space="0" w:color="auto"/>
            <w:bottom w:val="none" w:sz="0" w:space="0" w:color="auto"/>
            <w:right w:val="none" w:sz="0" w:space="0" w:color="auto"/>
          </w:divBdr>
        </w:div>
        <w:div w:id="1489327162">
          <w:marLeft w:val="640"/>
          <w:marRight w:val="0"/>
          <w:marTop w:val="0"/>
          <w:marBottom w:val="0"/>
          <w:divBdr>
            <w:top w:val="none" w:sz="0" w:space="0" w:color="auto"/>
            <w:left w:val="none" w:sz="0" w:space="0" w:color="auto"/>
            <w:bottom w:val="none" w:sz="0" w:space="0" w:color="auto"/>
            <w:right w:val="none" w:sz="0" w:space="0" w:color="auto"/>
          </w:divBdr>
        </w:div>
        <w:div w:id="624117508">
          <w:marLeft w:val="640"/>
          <w:marRight w:val="0"/>
          <w:marTop w:val="0"/>
          <w:marBottom w:val="0"/>
          <w:divBdr>
            <w:top w:val="none" w:sz="0" w:space="0" w:color="auto"/>
            <w:left w:val="none" w:sz="0" w:space="0" w:color="auto"/>
            <w:bottom w:val="none" w:sz="0" w:space="0" w:color="auto"/>
            <w:right w:val="none" w:sz="0" w:space="0" w:color="auto"/>
          </w:divBdr>
        </w:div>
        <w:div w:id="1419786103">
          <w:marLeft w:val="640"/>
          <w:marRight w:val="0"/>
          <w:marTop w:val="0"/>
          <w:marBottom w:val="0"/>
          <w:divBdr>
            <w:top w:val="none" w:sz="0" w:space="0" w:color="auto"/>
            <w:left w:val="none" w:sz="0" w:space="0" w:color="auto"/>
            <w:bottom w:val="none" w:sz="0" w:space="0" w:color="auto"/>
            <w:right w:val="none" w:sz="0" w:space="0" w:color="auto"/>
          </w:divBdr>
        </w:div>
        <w:div w:id="1048067412">
          <w:marLeft w:val="640"/>
          <w:marRight w:val="0"/>
          <w:marTop w:val="0"/>
          <w:marBottom w:val="0"/>
          <w:divBdr>
            <w:top w:val="none" w:sz="0" w:space="0" w:color="auto"/>
            <w:left w:val="none" w:sz="0" w:space="0" w:color="auto"/>
            <w:bottom w:val="none" w:sz="0" w:space="0" w:color="auto"/>
            <w:right w:val="none" w:sz="0" w:space="0" w:color="auto"/>
          </w:divBdr>
        </w:div>
        <w:div w:id="1425881820">
          <w:marLeft w:val="640"/>
          <w:marRight w:val="0"/>
          <w:marTop w:val="0"/>
          <w:marBottom w:val="0"/>
          <w:divBdr>
            <w:top w:val="none" w:sz="0" w:space="0" w:color="auto"/>
            <w:left w:val="none" w:sz="0" w:space="0" w:color="auto"/>
            <w:bottom w:val="none" w:sz="0" w:space="0" w:color="auto"/>
            <w:right w:val="none" w:sz="0" w:space="0" w:color="auto"/>
          </w:divBdr>
        </w:div>
        <w:div w:id="566452638">
          <w:marLeft w:val="640"/>
          <w:marRight w:val="0"/>
          <w:marTop w:val="0"/>
          <w:marBottom w:val="0"/>
          <w:divBdr>
            <w:top w:val="none" w:sz="0" w:space="0" w:color="auto"/>
            <w:left w:val="none" w:sz="0" w:space="0" w:color="auto"/>
            <w:bottom w:val="none" w:sz="0" w:space="0" w:color="auto"/>
            <w:right w:val="none" w:sz="0" w:space="0" w:color="auto"/>
          </w:divBdr>
        </w:div>
        <w:div w:id="1066105057">
          <w:marLeft w:val="640"/>
          <w:marRight w:val="0"/>
          <w:marTop w:val="0"/>
          <w:marBottom w:val="0"/>
          <w:divBdr>
            <w:top w:val="none" w:sz="0" w:space="0" w:color="auto"/>
            <w:left w:val="none" w:sz="0" w:space="0" w:color="auto"/>
            <w:bottom w:val="none" w:sz="0" w:space="0" w:color="auto"/>
            <w:right w:val="none" w:sz="0" w:space="0" w:color="auto"/>
          </w:divBdr>
        </w:div>
        <w:div w:id="1092120766">
          <w:marLeft w:val="640"/>
          <w:marRight w:val="0"/>
          <w:marTop w:val="0"/>
          <w:marBottom w:val="0"/>
          <w:divBdr>
            <w:top w:val="none" w:sz="0" w:space="0" w:color="auto"/>
            <w:left w:val="none" w:sz="0" w:space="0" w:color="auto"/>
            <w:bottom w:val="none" w:sz="0" w:space="0" w:color="auto"/>
            <w:right w:val="none" w:sz="0" w:space="0" w:color="auto"/>
          </w:divBdr>
        </w:div>
        <w:div w:id="272324645">
          <w:marLeft w:val="640"/>
          <w:marRight w:val="0"/>
          <w:marTop w:val="0"/>
          <w:marBottom w:val="0"/>
          <w:divBdr>
            <w:top w:val="none" w:sz="0" w:space="0" w:color="auto"/>
            <w:left w:val="none" w:sz="0" w:space="0" w:color="auto"/>
            <w:bottom w:val="none" w:sz="0" w:space="0" w:color="auto"/>
            <w:right w:val="none" w:sz="0" w:space="0" w:color="auto"/>
          </w:divBdr>
        </w:div>
        <w:div w:id="133061616">
          <w:marLeft w:val="640"/>
          <w:marRight w:val="0"/>
          <w:marTop w:val="0"/>
          <w:marBottom w:val="0"/>
          <w:divBdr>
            <w:top w:val="none" w:sz="0" w:space="0" w:color="auto"/>
            <w:left w:val="none" w:sz="0" w:space="0" w:color="auto"/>
            <w:bottom w:val="none" w:sz="0" w:space="0" w:color="auto"/>
            <w:right w:val="none" w:sz="0" w:space="0" w:color="auto"/>
          </w:divBdr>
        </w:div>
        <w:div w:id="93862497">
          <w:marLeft w:val="640"/>
          <w:marRight w:val="0"/>
          <w:marTop w:val="0"/>
          <w:marBottom w:val="0"/>
          <w:divBdr>
            <w:top w:val="none" w:sz="0" w:space="0" w:color="auto"/>
            <w:left w:val="none" w:sz="0" w:space="0" w:color="auto"/>
            <w:bottom w:val="none" w:sz="0" w:space="0" w:color="auto"/>
            <w:right w:val="none" w:sz="0" w:space="0" w:color="auto"/>
          </w:divBdr>
        </w:div>
        <w:div w:id="1566381157">
          <w:marLeft w:val="640"/>
          <w:marRight w:val="0"/>
          <w:marTop w:val="0"/>
          <w:marBottom w:val="0"/>
          <w:divBdr>
            <w:top w:val="none" w:sz="0" w:space="0" w:color="auto"/>
            <w:left w:val="none" w:sz="0" w:space="0" w:color="auto"/>
            <w:bottom w:val="none" w:sz="0" w:space="0" w:color="auto"/>
            <w:right w:val="none" w:sz="0" w:space="0" w:color="auto"/>
          </w:divBdr>
        </w:div>
        <w:div w:id="1045833184">
          <w:marLeft w:val="640"/>
          <w:marRight w:val="0"/>
          <w:marTop w:val="0"/>
          <w:marBottom w:val="0"/>
          <w:divBdr>
            <w:top w:val="none" w:sz="0" w:space="0" w:color="auto"/>
            <w:left w:val="none" w:sz="0" w:space="0" w:color="auto"/>
            <w:bottom w:val="none" w:sz="0" w:space="0" w:color="auto"/>
            <w:right w:val="none" w:sz="0" w:space="0" w:color="auto"/>
          </w:divBdr>
        </w:div>
        <w:div w:id="1236010150">
          <w:marLeft w:val="640"/>
          <w:marRight w:val="0"/>
          <w:marTop w:val="0"/>
          <w:marBottom w:val="0"/>
          <w:divBdr>
            <w:top w:val="none" w:sz="0" w:space="0" w:color="auto"/>
            <w:left w:val="none" w:sz="0" w:space="0" w:color="auto"/>
            <w:bottom w:val="none" w:sz="0" w:space="0" w:color="auto"/>
            <w:right w:val="none" w:sz="0" w:space="0" w:color="auto"/>
          </w:divBdr>
        </w:div>
        <w:div w:id="2053113032">
          <w:marLeft w:val="640"/>
          <w:marRight w:val="0"/>
          <w:marTop w:val="0"/>
          <w:marBottom w:val="0"/>
          <w:divBdr>
            <w:top w:val="none" w:sz="0" w:space="0" w:color="auto"/>
            <w:left w:val="none" w:sz="0" w:space="0" w:color="auto"/>
            <w:bottom w:val="none" w:sz="0" w:space="0" w:color="auto"/>
            <w:right w:val="none" w:sz="0" w:space="0" w:color="auto"/>
          </w:divBdr>
        </w:div>
        <w:div w:id="1256522952">
          <w:marLeft w:val="640"/>
          <w:marRight w:val="0"/>
          <w:marTop w:val="0"/>
          <w:marBottom w:val="0"/>
          <w:divBdr>
            <w:top w:val="none" w:sz="0" w:space="0" w:color="auto"/>
            <w:left w:val="none" w:sz="0" w:space="0" w:color="auto"/>
            <w:bottom w:val="none" w:sz="0" w:space="0" w:color="auto"/>
            <w:right w:val="none" w:sz="0" w:space="0" w:color="auto"/>
          </w:divBdr>
        </w:div>
        <w:div w:id="647708289">
          <w:marLeft w:val="640"/>
          <w:marRight w:val="0"/>
          <w:marTop w:val="0"/>
          <w:marBottom w:val="0"/>
          <w:divBdr>
            <w:top w:val="none" w:sz="0" w:space="0" w:color="auto"/>
            <w:left w:val="none" w:sz="0" w:space="0" w:color="auto"/>
            <w:bottom w:val="none" w:sz="0" w:space="0" w:color="auto"/>
            <w:right w:val="none" w:sz="0" w:space="0" w:color="auto"/>
          </w:divBdr>
        </w:div>
        <w:div w:id="427385185">
          <w:marLeft w:val="640"/>
          <w:marRight w:val="0"/>
          <w:marTop w:val="0"/>
          <w:marBottom w:val="0"/>
          <w:divBdr>
            <w:top w:val="none" w:sz="0" w:space="0" w:color="auto"/>
            <w:left w:val="none" w:sz="0" w:space="0" w:color="auto"/>
            <w:bottom w:val="none" w:sz="0" w:space="0" w:color="auto"/>
            <w:right w:val="none" w:sz="0" w:space="0" w:color="auto"/>
          </w:divBdr>
        </w:div>
        <w:div w:id="1103263145">
          <w:marLeft w:val="640"/>
          <w:marRight w:val="0"/>
          <w:marTop w:val="0"/>
          <w:marBottom w:val="0"/>
          <w:divBdr>
            <w:top w:val="none" w:sz="0" w:space="0" w:color="auto"/>
            <w:left w:val="none" w:sz="0" w:space="0" w:color="auto"/>
            <w:bottom w:val="none" w:sz="0" w:space="0" w:color="auto"/>
            <w:right w:val="none" w:sz="0" w:space="0" w:color="auto"/>
          </w:divBdr>
        </w:div>
        <w:div w:id="939215683">
          <w:marLeft w:val="640"/>
          <w:marRight w:val="0"/>
          <w:marTop w:val="0"/>
          <w:marBottom w:val="0"/>
          <w:divBdr>
            <w:top w:val="none" w:sz="0" w:space="0" w:color="auto"/>
            <w:left w:val="none" w:sz="0" w:space="0" w:color="auto"/>
            <w:bottom w:val="none" w:sz="0" w:space="0" w:color="auto"/>
            <w:right w:val="none" w:sz="0" w:space="0" w:color="auto"/>
          </w:divBdr>
        </w:div>
        <w:div w:id="1624530405">
          <w:marLeft w:val="640"/>
          <w:marRight w:val="0"/>
          <w:marTop w:val="0"/>
          <w:marBottom w:val="0"/>
          <w:divBdr>
            <w:top w:val="none" w:sz="0" w:space="0" w:color="auto"/>
            <w:left w:val="none" w:sz="0" w:space="0" w:color="auto"/>
            <w:bottom w:val="none" w:sz="0" w:space="0" w:color="auto"/>
            <w:right w:val="none" w:sz="0" w:space="0" w:color="auto"/>
          </w:divBdr>
        </w:div>
        <w:div w:id="670059161">
          <w:marLeft w:val="640"/>
          <w:marRight w:val="0"/>
          <w:marTop w:val="0"/>
          <w:marBottom w:val="0"/>
          <w:divBdr>
            <w:top w:val="none" w:sz="0" w:space="0" w:color="auto"/>
            <w:left w:val="none" w:sz="0" w:space="0" w:color="auto"/>
            <w:bottom w:val="none" w:sz="0" w:space="0" w:color="auto"/>
            <w:right w:val="none" w:sz="0" w:space="0" w:color="auto"/>
          </w:divBdr>
        </w:div>
        <w:div w:id="1100225872">
          <w:marLeft w:val="640"/>
          <w:marRight w:val="0"/>
          <w:marTop w:val="0"/>
          <w:marBottom w:val="0"/>
          <w:divBdr>
            <w:top w:val="none" w:sz="0" w:space="0" w:color="auto"/>
            <w:left w:val="none" w:sz="0" w:space="0" w:color="auto"/>
            <w:bottom w:val="none" w:sz="0" w:space="0" w:color="auto"/>
            <w:right w:val="none" w:sz="0" w:space="0" w:color="auto"/>
          </w:divBdr>
        </w:div>
        <w:div w:id="2067101072">
          <w:marLeft w:val="640"/>
          <w:marRight w:val="0"/>
          <w:marTop w:val="0"/>
          <w:marBottom w:val="0"/>
          <w:divBdr>
            <w:top w:val="none" w:sz="0" w:space="0" w:color="auto"/>
            <w:left w:val="none" w:sz="0" w:space="0" w:color="auto"/>
            <w:bottom w:val="none" w:sz="0" w:space="0" w:color="auto"/>
            <w:right w:val="none" w:sz="0" w:space="0" w:color="auto"/>
          </w:divBdr>
        </w:div>
        <w:div w:id="1724253959">
          <w:marLeft w:val="640"/>
          <w:marRight w:val="0"/>
          <w:marTop w:val="0"/>
          <w:marBottom w:val="0"/>
          <w:divBdr>
            <w:top w:val="none" w:sz="0" w:space="0" w:color="auto"/>
            <w:left w:val="none" w:sz="0" w:space="0" w:color="auto"/>
            <w:bottom w:val="none" w:sz="0" w:space="0" w:color="auto"/>
            <w:right w:val="none" w:sz="0" w:space="0" w:color="auto"/>
          </w:divBdr>
        </w:div>
        <w:div w:id="1438450589">
          <w:marLeft w:val="640"/>
          <w:marRight w:val="0"/>
          <w:marTop w:val="0"/>
          <w:marBottom w:val="0"/>
          <w:divBdr>
            <w:top w:val="none" w:sz="0" w:space="0" w:color="auto"/>
            <w:left w:val="none" w:sz="0" w:space="0" w:color="auto"/>
            <w:bottom w:val="none" w:sz="0" w:space="0" w:color="auto"/>
            <w:right w:val="none" w:sz="0" w:space="0" w:color="auto"/>
          </w:divBdr>
        </w:div>
        <w:div w:id="896471050">
          <w:marLeft w:val="640"/>
          <w:marRight w:val="0"/>
          <w:marTop w:val="0"/>
          <w:marBottom w:val="0"/>
          <w:divBdr>
            <w:top w:val="none" w:sz="0" w:space="0" w:color="auto"/>
            <w:left w:val="none" w:sz="0" w:space="0" w:color="auto"/>
            <w:bottom w:val="none" w:sz="0" w:space="0" w:color="auto"/>
            <w:right w:val="none" w:sz="0" w:space="0" w:color="auto"/>
          </w:divBdr>
        </w:div>
        <w:div w:id="1067335489">
          <w:marLeft w:val="640"/>
          <w:marRight w:val="0"/>
          <w:marTop w:val="0"/>
          <w:marBottom w:val="0"/>
          <w:divBdr>
            <w:top w:val="none" w:sz="0" w:space="0" w:color="auto"/>
            <w:left w:val="none" w:sz="0" w:space="0" w:color="auto"/>
            <w:bottom w:val="none" w:sz="0" w:space="0" w:color="auto"/>
            <w:right w:val="none" w:sz="0" w:space="0" w:color="auto"/>
          </w:divBdr>
        </w:div>
        <w:div w:id="1018657171">
          <w:marLeft w:val="640"/>
          <w:marRight w:val="0"/>
          <w:marTop w:val="0"/>
          <w:marBottom w:val="0"/>
          <w:divBdr>
            <w:top w:val="none" w:sz="0" w:space="0" w:color="auto"/>
            <w:left w:val="none" w:sz="0" w:space="0" w:color="auto"/>
            <w:bottom w:val="none" w:sz="0" w:space="0" w:color="auto"/>
            <w:right w:val="none" w:sz="0" w:space="0" w:color="auto"/>
          </w:divBdr>
        </w:div>
        <w:div w:id="1119765113">
          <w:marLeft w:val="640"/>
          <w:marRight w:val="0"/>
          <w:marTop w:val="0"/>
          <w:marBottom w:val="0"/>
          <w:divBdr>
            <w:top w:val="none" w:sz="0" w:space="0" w:color="auto"/>
            <w:left w:val="none" w:sz="0" w:space="0" w:color="auto"/>
            <w:bottom w:val="none" w:sz="0" w:space="0" w:color="auto"/>
            <w:right w:val="none" w:sz="0" w:space="0" w:color="auto"/>
          </w:divBdr>
        </w:div>
        <w:div w:id="1720398106">
          <w:marLeft w:val="640"/>
          <w:marRight w:val="0"/>
          <w:marTop w:val="0"/>
          <w:marBottom w:val="0"/>
          <w:divBdr>
            <w:top w:val="none" w:sz="0" w:space="0" w:color="auto"/>
            <w:left w:val="none" w:sz="0" w:space="0" w:color="auto"/>
            <w:bottom w:val="none" w:sz="0" w:space="0" w:color="auto"/>
            <w:right w:val="none" w:sz="0" w:space="0" w:color="auto"/>
          </w:divBdr>
        </w:div>
        <w:div w:id="24797136">
          <w:marLeft w:val="640"/>
          <w:marRight w:val="0"/>
          <w:marTop w:val="0"/>
          <w:marBottom w:val="0"/>
          <w:divBdr>
            <w:top w:val="none" w:sz="0" w:space="0" w:color="auto"/>
            <w:left w:val="none" w:sz="0" w:space="0" w:color="auto"/>
            <w:bottom w:val="none" w:sz="0" w:space="0" w:color="auto"/>
            <w:right w:val="none" w:sz="0" w:space="0" w:color="auto"/>
          </w:divBdr>
        </w:div>
        <w:div w:id="1973095725">
          <w:marLeft w:val="640"/>
          <w:marRight w:val="0"/>
          <w:marTop w:val="0"/>
          <w:marBottom w:val="0"/>
          <w:divBdr>
            <w:top w:val="none" w:sz="0" w:space="0" w:color="auto"/>
            <w:left w:val="none" w:sz="0" w:space="0" w:color="auto"/>
            <w:bottom w:val="none" w:sz="0" w:space="0" w:color="auto"/>
            <w:right w:val="none" w:sz="0" w:space="0" w:color="auto"/>
          </w:divBdr>
        </w:div>
        <w:div w:id="1600486527">
          <w:marLeft w:val="640"/>
          <w:marRight w:val="0"/>
          <w:marTop w:val="0"/>
          <w:marBottom w:val="0"/>
          <w:divBdr>
            <w:top w:val="none" w:sz="0" w:space="0" w:color="auto"/>
            <w:left w:val="none" w:sz="0" w:space="0" w:color="auto"/>
            <w:bottom w:val="none" w:sz="0" w:space="0" w:color="auto"/>
            <w:right w:val="none" w:sz="0" w:space="0" w:color="auto"/>
          </w:divBdr>
        </w:div>
      </w:divsChild>
    </w:div>
    <w:div w:id="775248558">
      <w:marLeft w:val="640"/>
      <w:marRight w:val="0"/>
      <w:marTop w:val="0"/>
      <w:marBottom w:val="0"/>
      <w:divBdr>
        <w:top w:val="none" w:sz="0" w:space="0" w:color="auto"/>
        <w:left w:val="none" w:sz="0" w:space="0" w:color="auto"/>
        <w:bottom w:val="none" w:sz="0" w:space="0" w:color="auto"/>
        <w:right w:val="none" w:sz="0" w:space="0" w:color="auto"/>
      </w:divBdr>
    </w:div>
    <w:div w:id="775254350">
      <w:marLeft w:val="640"/>
      <w:marRight w:val="0"/>
      <w:marTop w:val="0"/>
      <w:marBottom w:val="0"/>
      <w:divBdr>
        <w:top w:val="none" w:sz="0" w:space="0" w:color="auto"/>
        <w:left w:val="none" w:sz="0" w:space="0" w:color="auto"/>
        <w:bottom w:val="none" w:sz="0" w:space="0" w:color="auto"/>
        <w:right w:val="none" w:sz="0" w:space="0" w:color="auto"/>
      </w:divBdr>
    </w:div>
    <w:div w:id="779182342">
      <w:marLeft w:val="640"/>
      <w:marRight w:val="0"/>
      <w:marTop w:val="0"/>
      <w:marBottom w:val="0"/>
      <w:divBdr>
        <w:top w:val="none" w:sz="0" w:space="0" w:color="auto"/>
        <w:left w:val="none" w:sz="0" w:space="0" w:color="auto"/>
        <w:bottom w:val="none" w:sz="0" w:space="0" w:color="auto"/>
        <w:right w:val="none" w:sz="0" w:space="0" w:color="auto"/>
      </w:divBdr>
    </w:div>
    <w:div w:id="781732628">
      <w:marLeft w:val="640"/>
      <w:marRight w:val="0"/>
      <w:marTop w:val="0"/>
      <w:marBottom w:val="0"/>
      <w:divBdr>
        <w:top w:val="none" w:sz="0" w:space="0" w:color="auto"/>
        <w:left w:val="none" w:sz="0" w:space="0" w:color="auto"/>
        <w:bottom w:val="none" w:sz="0" w:space="0" w:color="auto"/>
        <w:right w:val="none" w:sz="0" w:space="0" w:color="auto"/>
      </w:divBdr>
    </w:div>
    <w:div w:id="783117464">
      <w:marLeft w:val="640"/>
      <w:marRight w:val="0"/>
      <w:marTop w:val="0"/>
      <w:marBottom w:val="0"/>
      <w:divBdr>
        <w:top w:val="none" w:sz="0" w:space="0" w:color="auto"/>
        <w:left w:val="none" w:sz="0" w:space="0" w:color="auto"/>
        <w:bottom w:val="none" w:sz="0" w:space="0" w:color="auto"/>
        <w:right w:val="none" w:sz="0" w:space="0" w:color="auto"/>
      </w:divBdr>
    </w:div>
    <w:div w:id="783352425">
      <w:bodyDiv w:val="1"/>
      <w:marLeft w:val="0"/>
      <w:marRight w:val="0"/>
      <w:marTop w:val="0"/>
      <w:marBottom w:val="0"/>
      <w:divBdr>
        <w:top w:val="none" w:sz="0" w:space="0" w:color="auto"/>
        <w:left w:val="none" w:sz="0" w:space="0" w:color="auto"/>
        <w:bottom w:val="none" w:sz="0" w:space="0" w:color="auto"/>
        <w:right w:val="none" w:sz="0" w:space="0" w:color="auto"/>
      </w:divBdr>
      <w:divsChild>
        <w:div w:id="1630235805">
          <w:marLeft w:val="640"/>
          <w:marRight w:val="0"/>
          <w:marTop w:val="0"/>
          <w:marBottom w:val="0"/>
          <w:divBdr>
            <w:top w:val="none" w:sz="0" w:space="0" w:color="auto"/>
            <w:left w:val="none" w:sz="0" w:space="0" w:color="auto"/>
            <w:bottom w:val="none" w:sz="0" w:space="0" w:color="auto"/>
            <w:right w:val="none" w:sz="0" w:space="0" w:color="auto"/>
          </w:divBdr>
        </w:div>
        <w:div w:id="526212220">
          <w:marLeft w:val="640"/>
          <w:marRight w:val="0"/>
          <w:marTop w:val="0"/>
          <w:marBottom w:val="0"/>
          <w:divBdr>
            <w:top w:val="none" w:sz="0" w:space="0" w:color="auto"/>
            <w:left w:val="none" w:sz="0" w:space="0" w:color="auto"/>
            <w:bottom w:val="none" w:sz="0" w:space="0" w:color="auto"/>
            <w:right w:val="none" w:sz="0" w:space="0" w:color="auto"/>
          </w:divBdr>
        </w:div>
        <w:div w:id="1942567292">
          <w:marLeft w:val="640"/>
          <w:marRight w:val="0"/>
          <w:marTop w:val="0"/>
          <w:marBottom w:val="0"/>
          <w:divBdr>
            <w:top w:val="none" w:sz="0" w:space="0" w:color="auto"/>
            <w:left w:val="none" w:sz="0" w:space="0" w:color="auto"/>
            <w:bottom w:val="none" w:sz="0" w:space="0" w:color="auto"/>
            <w:right w:val="none" w:sz="0" w:space="0" w:color="auto"/>
          </w:divBdr>
        </w:div>
        <w:div w:id="1391422030">
          <w:marLeft w:val="640"/>
          <w:marRight w:val="0"/>
          <w:marTop w:val="0"/>
          <w:marBottom w:val="0"/>
          <w:divBdr>
            <w:top w:val="none" w:sz="0" w:space="0" w:color="auto"/>
            <w:left w:val="none" w:sz="0" w:space="0" w:color="auto"/>
            <w:bottom w:val="none" w:sz="0" w:space="0" w:color="auto"/>
            <w:right w:val="none" w:sz="0" w:space="0" w:color="auto"/>
          </w:divBdr>
        </w:div>
        <w:div w:id="2089187805">
          <w:marLeft w:val="640"/>
          <w:marRight w:val="0"/>
          <w:marTop w:val="0"/>
          <w:marBottom w:val="0"/>
          <w:divBdr>
            <w:top w:val="none" w:sz="0" w:space="0" w:color="auto"/>
            <w:left w:val="none" w:sz="0" w:space="0" w:color="auto"/>
            <w:bottom w:val="none" w:sz="0" w:space="0" w:color="auto"/>
            <w:right w:val="none" w:sz="0" w:space="0" w:color="auto"/>
          </w:divBdr>
        </w:div>
        <w:div w:id="1298300585">
          <w:marLeft w:val="640"/>
          <w:marRight w:val="0"/>
          <w:marTop w:val="0"/>
          <w:marBottom w:val="0"/>
          <w:divBdr>
            <w:top w:val="none" w:sz="0" w:space="0" w:color="auto"/>
            <w:left w:val="none" w:sz="0" w:space="0" w:color="auto"/>
            <w:bottom w:val="none" w:sz="0" w:space="0" w:color="auto"/>
            <w:right w:val="none" w:sz="0" w:space="0" w:color="auto"/>
          </w:divBdr>
        </w:div>
        <w:div w:id="430974769">
          <w:marLeft w:val="640"/>
          <w:marRight w:val="0"/>
          <w:marTop w:val="0"/>
          <w:marBottom w:val="0"/>
          <w:divBdr>
            <w:top w:val="none" w:sz="0" w:space="0" w:color="auto"/>
            <w:left w:val="none" w:sz="0" w:space="0" w:color="auto"/>
            <w:bottom w:val="none" w:sz="0" w:space="0" w:color="auto"/>
            <w:right w:val="none" w:sz="0" w:space="0" w:color="auto"/>
          </w:divBdr>
        </w:div>
        <w:div w:id="2110543171">
          <w:marLeft w:val="640"/>
          <w:marRight w:val="0"/>
          <w:marTop w:val="0"/>
          <w:marBottom w:val="0"/>
          <w:divBdr>
            <w:top w:val="none" w:sz="0" w:space="0" w:color="auto"/>
            <w:left w:val="none" w:sz="0" w:space="0" w:color="auto"/>
            <w:bottom w:val="none" w:sz="0" w:space="0" w:color="auto"/>
            <w:right w:val="none" w:sz="0" w:space="0" w:color="auto"/>
          </w:divBdr>
        </w:div>
        <w:div w:id="696976638">
          <w:marLeft w:val="640"/>
          <w:marRight w:val="0"/>
          <w:marTop w:val="0"/>
          <w:marBottom w:val="0"/>
          <w:divBdr>
            <w:top w:val="none" w:sz="0" w:space="0" w:color="auto"/>
            <w:left w:val="none" w:sz="0" w:space="0" w:color="auto"/>
            <w:bottom w:val="none" w:sz="0" w:space="0" w:color="auto"/>
            <w:right w:val="none" w:sz="0" w:space="0" w:color="auto"/>
          </w:divBdr>
        </w:div>
        <w:div w:id="1391729985">
          <w:marLeft w:val="640"/>
          <w:marRight w:val="0"/>
          <w:marTop w:val="0"/>
          <w:marBottom w:val="0"/>
          <w:divBdr>
            <w:top w:val="none" w:sz="0" w:space="0" w:color="auto"/>
            <w:left w:val="none" w:sz="0" w:space="0" w:color="auto"/>
            <w:bottom w:val="none" w:sz="0" w:space="0" w:color="auto"/>
            <w:right w:val="none" w:sz="0" w:space="0" w:color="auto"/>
          </w:divBdr>
        </w:div>
        <w:div w:id="1263681780">
          <w:marLeft w:val="640"/>
          <w:marRight w:val="0"/>
          <w:marTop w:val="0"/>
          <w:marBottom w:val="0"/>
          <w:divBdr>
            <w:top w:val="none" w:sz="0" w:space="0" w:color="auto"/>
            <w:left w:val="none" w:sz="0" w:space="0" w:color="auto"/>
            <w:bottom w:val="none" w:sz="0" w:space="0" w:color="auto"/>
            <w:right w:val="none" w:sz="0" w:space="0" w:color="auto"/>
          </w:divBdr>
        </w:div>
        <w:div w:id="983391872">
          <w:marLeft w:val="640"/>
          <w:marRight w:val="0"/>
          <w:marTop w:val="0"/>
          <w:marBottom w:val="0"/>
          <w:divBdr>
            <w:top w:val="none" w:sz="0" w:space="0" w:color="auto"/>
            <w:left w:val="none" w:sz="0" w:space="0" w:color="auto"/>
            <w:bottom w:val="none" w:sz="0" w:space="0" w:color="auto"/>
            <w:right w:val="none" w:sz="0" w:space="0" w:color="auto"/>
          </w:divBdr>
        </w:div>
        <w:div w:id="515315436">
          <w:marLeft w:val="640"/>
          <w:marRight w:val="0"/>
          <w:marTop w:val="0"/>
          <w:marBottom w:val="0"/>
          <w:divBdr>
            <w:top w:val="none" w:sz="0" w:space="0" w:color="auto"/>
            <w:left w:val="none" w:sz="0" w:space="0" w:color="auto"/>
            <w:bottom w:val="none" w:sz="0" w:space="0" w:color="auto"/>
            <w:right w:val="none" w:sz="0" w:space="0" w:color="auto"/>
          </w:divBdr>
        </w:div>
        <w:div w:id="1954750068">
          <w:marLeft w:val="640"/>
          <w:marRight w:val="0"/>
          <w:marTop w:val="0"/>
          <w:marBottom w:val="0"/>
          <w:divBdr>
            <w:top w:val="none" w:sz="0" w:space="0" w:color="auto"/>
            <w:left w:val="none" w:sz="0" w:space="0" w:color="auto"/>
            <w:bottom w:val="none" w:sz="0" w:space="0" w:color="auto"/>
            <w:right w:val="none" w:sz="0" w:space="0" w:color="auto"/>
          </w:divBdr>
        </w:div>
        <w:div w:id="272902199">
          <w:marLeft w:val="640"/>
          <w:marRight w:val="0"/>
          <w:marTop w:val="0"/>
          <w:marBottom w:val="0"/>
          <w:divBdr>
            <w:top w:val="none" w:sz="0" w:space="0" w:color="auto"/>
            <w:left w:val="none" w:sz="0" w:space="0" w:color="auto"/>
            <w:bottom w:val="none" w:sz="0" w:space="0" w:color="auto"/>
            <w:right w:val="none" w:sz="0" w:space="0" w:color="auto"/>
          </w:divBdr>
        </w:div>
        <w:div w:id="964001575">
          <w:marLeft w:val="640"/>
          <w:marRight w:val="0"/>
          <w:marTop w:val="0"/>
          <w:marBottom w:val="0"/>
          <w:divBdr>
            <w:top w:val="none" w:sz="0" w:space="0" w:color="auto"/>
            <w:left w:val="none" w:sz="0" w:space="0" w:color="auto"/>
            <w:bottom w:val="none" w:sz="0" w:space="0" w:color="auto"/>
            <w:right w:val="none" w:sz="0" w:space="0" w:color="auto"/>
          </w:divBdr>
        </w:div>
        <w:div w:id="397945112">
          <w:marLeft w:val="640"/>
          <w:marRight w:val="0"/>
          <w:marTop w:val="0"/>
          <w:marBottom w:val="0"/>
          <w:divBdr>
            <w:top w:val="none" w:sz="0" w:space="0" w:color="auto"/>
            <w:left w:val="none" w:sz="0" w:space="0" w:color="auto"/>
            <w:bottom w:val="none" w:sz="0" w:space="0" w:color="auto"/>
            <w:right w:val="none" w:sz="0" w:space="0" w:color="auto"/>
          </w:divBdr>
        </w:div>
        <w:div w:id="1676181248">
          <w:marLeft w:val="640"/>
          <w:marRight w:val="0"/>
          <w:marTop w:val="0"/>
          <w:marBottom w:val="0"/>
          <w:divBdr>
            <w:top w:val="none" w:sz="0" w:space="0" w:color="auto"/>
            <w:left w:val="none" w:sz="0" w:space="0" w:color="auto"/>
            <w:bottom w:val="none" w:sz="0" w:space="0" w:color="auto"/>
            <w:right w:val="none" w:sz="0" w:space="0" w:color="auto"/>
          </w:divBdr>
        </w:div>
        <w:div w:id="2071615721">
          <w:marLeft w:val="640"/>
          <w:marRight w:val="0"/>
          <w:marTop w:val="0"/>
          <w:marBottom w:val="0"/>
          <w:divBdr>
            <w:top w:val="none" w:sz="0" w:space="0" w:color="auto"/>
            <w:left w:val="none" w:sz="0" w:space="0" w:color="auto"/>
            <w:bottom w:val="none" w:sz="0" w:space="0" w:color="auto"/>
            <w:right w:val="none" w:sz="0" w:space="0" w:color="auto"/>
          </w:divBdr>
        </w:div>
        <w:div w:id="1936665753">
          <w:marLeft w:val="640"/>
          <w:marRight w:val="0"/>
          <w:marTop w:val="0"/>
          <w:marBottom w:val="0"/>
          <w:divBdr>
            <w:top w:val="none" w:sz="0" w:space="0" w:color="auto"/>
            <w:left w:val="none" w:sz="0" w:space="0" w:color="auto"/>
            <w:bottom w:val="none" w:sz="0" w:space="0" w:color="auto"/>
            <w:right w:val="none" w:sz="0" w:space="0" w:color="auto"/>
          </w:divBdr>
        </w:div>
        <w:div w:id="423067598">
          <w:marLeft w:val="640"/>
          <w:marRight w:val="0"/>
          <w:marTop w:val="0"/>
          <w:marBottom w:val="0"/>
          <w:divBdr>
            <w:top w:val="none" w:sz="0" w:space="0" w:color="auto"/>
            <w:left w:val="none" w:sz="0" w:space="0" w:color="auto"/>
            <w:bottom w:val="none" w:sz="0" w:space="0" w:color="auto"/>
            <w:right w:val="none" w:sz="0" w:space="0" w:color="auto"/>
          </w:divBdr>
        </w:div>
        <w:div w:id="233778957">
          <w:marLeft w:val="640"/>
          <w:marRight w:val="0"/>
          <w:marTop w:val="0"/>
          <w:marBottom w:val="0"/>
          <w:divBdr>
            <w:top w:val="none" w:sz="0" w:space="0" w:color="auto"/>
            <w:left w:val="none" w:sz="0" w:space="0" w:color="auto"/>
            <w:bottom w:val="none" w:sz="0" w:space="0" w:color="auto"/>
            <w:right w:val="none" w:sz="0" w:space="0" w:color="auto"/>
          </w:divBdr>
        </w:div>
        <w:div w:id="1352687342">
          <w:marLeft w:val="640"/>
          <w:marRight w:val="0"/>
          <w:marTop w:val="0"/>
          <w:marBottom w:val="0"/>
          <w:divBdr>
            <w:top w:val="none" w:sz="0" w:space="0" w:color="auto"/>
            <w:left w:val="none" w:sz="0" w:space="0" w:color="auto"/>
            <w:bottom w:val="none" w:sz="0" w:space="0" w:color="auto"/>
            <w:right w:val="none" w:sz="0" w:space="0" w:color="auto"/>
          </w:divBdr>
        </w:div>
        <w:div w:id="679508083">
          <w:marLeft w:val="640"/>
          <w:marRight w:val="0"/>
          <w:marTop w:val="0"/>
          <w:marBottom w:val="0"/>
          <w:divBdr>
            <w:top w:val="none" w:sz="0" w:space="0" w:color="auto"/>
            <w:left w:val="none" w:sz="0" w:space="0" w:color="auto"/>
            <w:bottom w:val="none" w:sz="0" w:space="0" w:color="auto"/>
            <w:right w:val="none" w:sz="0" w:space="0" w:color="auto"/>
          </w:divBdr>
        </w:div>
        <w:div w:id="311912622">
          <w:marLeft w:val="640"/>
          <w:marRight w:val="0"/>
          <w:marTop w:val="0"/>
          <w:marBottom w:val="0"/>
          <w:divBdr>
            <w:top w:val="none" w:sz="0" w:space="0" w:color="auto"/>
            <w:left w:val="none" w:sz="0" w:space="0" w:color="auto"/>
            <w:bottom w:val="none" w:sz="0" w:space="0" w:color="auto"/>
            <w:right w:val="none" w:sz="0" w:space="0" w:color="auto"/>
          </w:divBdr>
        </w:div>
        <w:div w:id="1370449047">
          <w:marLeft w:val="640"/>
          <w:marRight w:val="0"/>
          <w:marTop w:val="0"/>
          <w:marBottom w:val="0"/>
          <w:divBdr>
            <w:top w:val="none" w:sz="0" w:space="0" w:color="auto"/>
            <w:left w:val="none" w:sz="0" w:space="0" w:color="auto"/>
            <w:bottom w:val="none" w:sz="0" w:space="0" w:color="auto"/>
            <w:right w:val="none" w:sz="0" w:space="0" w:color="auto"/>
          </w:divBdr>
        </w:div>
        <w:div w:id="258022594">
          <w:marLeft w:val="640"/>
          <w:marRight w:val="0"/>
          <w:marTop w:val="0"/>
          <w:marBottom w:val="0"/>
          <w:divBdr>
            <w:top w:val="none" w:sz="0" w:space="0" w:color="auto"/>
            <w:left w:val="none" w:sz="0" w:space="0" w:color="auto"/>
            <w:bottom w:val="none" w:sz="0" w:space="0" w:color="auto"/>
            <w:right w:val="none" w:sz="0" w:space="0" w:color="auto"/>
          </w:divBdr>
        </w:div>
        <w:div w:id="418020736">
          <w:marLeft w:val="640"/>
          <w:marRight w:val="0"/>
          <w:marTop w:val="0"/>
          <w:marBottom w:val="0"/>
          <w:divBdr>
            <w:top w:val="none" w:sz="0" w:space="0" w:color="auto"/>
            <w:left w:val="none" w:sz="0" w:space="0" w:color="auto"/>
            <w:bottom w:val="none" w:sz="0" w:space="0" w:color="auto"/>
            <w:right w:val="none" w:sz="0" w:space="0" w:color="auto"/>
          </w:divBdr>
        </w:div>
        <w:div w:id="1277329029">
          <w:marLeft w:val="640"/>
          <w:marRight w:val="0"/>
          <w:marTop w:val="0"/>
          <w:marBottom w:val="0"/>
          <w:divBdr>
            <w:top w:val="none" w:sz="0" w:space="0" w:color="auto"/>
            <w:left w:val="none" w:sz="0" w:space="0" w:color="auto"/>
            <w:bottom w:val="none" w:sz="0" w:space="0" w:color="auto"/>
            <w:right w:val="none" w:sz="0" w:space="0" w:color="auto"/>
          </w:divBdr>
        </w:div>
        <w:div w:id="1717774786">
          <w:marLeft w:val="640"/>
          <w:marRight w:val="0"/>
          <w:marTop w:val="0"/>
          <w:marBottom w:val="0"/>
          <w:divBdr>
            <w:top w:val="none" w:sz="0" w:space="0" w:color="auto"/>
            <w:left w:val="none" w:sz="0" w:space="0" w:color="auto"/>
            <w:bottom w:val="none" w:sz="0" w:space="0" w:color="auto"/>
            <w:right w:val="none" w:sz="0" w:space="0" w:color="auto"/>
          </w:divBdr>
        </w:div>
        <w:div w:id="1454057526">
          <w:marLeft w:val="640"/>
          <w:marRight w:val="0"/>
          <w:marTop w:val="0"/>
          <w:marBottom w:val="0"/>
          <w:divBdr>
            <w:top w:val="none" w:sz="0" w:space="0" w:color="auto"/>
            <w:left w:val="none" w:sz="0" w:space="0" w:color="auto"/>
            <w:bottom w:val="none" w:sz="0" w:space="0" w:color="auto"/>
            <w:right w:val="none" w:sz="0" w:space="0" w:color="auto"/>
          </w:divBdr>
        </w:div>
        <w:div w:id="1571767998">
          <w:marLeft w:val="640"/>
          <w:marRight w:val="0"/>
          <w:marTop w:val="0"/>
          <w:marBottom w:val="0"/>
          <w:divBdr>
            <w:top w:val="none" w:sz="0" w:space="0" w:color="auto"/>
            <w:left w:val="none" w:sz="0" w:space="0" w:color="auto"/>
            <w:bottom w:val="none" w:sz="0" w:space="0" w:color="auto"/>
            <w:right w:val="none" w:sz="0" w:space="0" w:color="auto"/>
          </w:divBdr>
        </w:div>
        <w:div w:id="1395084722">
          <w:marLeft w:val="640"/>
          <w:marRight w:val="0"/>
          <w:marTop w:val="0"/>
          <w:marBottom w:val="0"/>
          <w:divBdr>
            <w:top w:val="none" w:sz="0" w:space="0" w:color="auto"/>
            <w:left w:val="none" w:sz="0" w:space="0" w:color="auto"/>
            <w:bottom w:val="none" w:sz="0" w:space="0" w:color="auto"/>
            <w:right w:val="none" w:sz="0" w:space="0" w:color="auto"/>
          </w:divBdr>
        </w:div>
        <w:div w:id="1742747663">
          <w:marLeft w:val="640"/>
          <w:marRight w:val="0"/>
          <w:marTop w:val="0"/>
          <w:marBottom w:val="0"/>
          <w:divBdr>
            <w:top w:val="none" w:sz="0" w:space="0" w:color="auto"/>
            <w:left w:val="none" w:sz="0" w:space="0" w:color="auto"/>
            <w:bottom w:val="none" w:sz="0" w:space="0" w:color="auto"/>
            <w:right w:val="none" w:sz="0" w:space="0" w:color="auto"/>
          </w:divBdr>
        </w:div>
        <w:div w:id="347755158">
          <w:marLeft w:val="640"/>
          <w:marRight w:val="0"/>
          <w:marTop w:val="0"/>
          <w:marBottom w:val="0"/>
          <w:divBdr>
            <w:top w:val="none" w:sz="0" w:space="0" w:color="auto"/>
            <w:left w:val="none" w:sz="0" w:space="0" w:color="auto"/>
            <w:bottom w:val="none" w:sz="0" w:space="0" w:color="auto"/>
            <w:right w:val="none" w:sz="0" w:space="0" w:color="auto"/>
          </w:divBdr>
        </w:div>
        <w:div w:id="686103702">
          <w:marLeft w:val="640"/>
          <w:marRight w:val="0"/>
          <w:marTop w:val="0"/>
          <w:marBottom w:val="0"/>
          <w:divBdr>
            <w:top w:val="none" w:sz="0" w:space="0" w:color="auto"/>
            <w:left w:val="none" w:sz="0" w:space="0" w:color="auto"/>
            <w:bottom w:val="none" w:sz="0" w:space="0" w:color="auto"/>
            <w:right w:val="none" w:sz="0" w:space="0" w:color="auto"/>
          </w:divBdr>
        </w:div>
        <w:div w:id="657657978">
          <w:marLeft w:val="640"/>
          <w:marRight w:val="0"/>
          <w:marTop w:val="0"/>
          <w:marBottom w:val="0"/>
          <w:divBdr>
            <w:top w:val="none" w:sz="0" w:space="0" w:color="auto"/>
            <w:left w:val="none" w:sz="0" w:space="0" w:color="auto"/>
            <w:bottom w:val="none" w:sz="0" w:space="0" w:color="auto"/>
            <w:right w:val="none" w:sz="0" w:space="0" w:color="auto"/>
          </w:divBdr>
        </w:div>
        <w:div w:id="1409035359">
          <w:marLeft w:val="640"/>
          <w:marRight w:val="0"/>
          <w:marTop w:val="0"/>
          <w:marBottom w:val="0"/>
          <w:divBdr>
            <w:top w:val="none" w:sz="0" w:space="0" w:color="auto"/>
            <w:left w:val="none" w:sz="0" w:space="0" w:color="auto"/>
            <w:bottom w:val="none" w:sz="0" w:space="0" w:color="auto"/>
            <w:right w:val="none" w:sz="0" w:space="0" w:color="auto"/>
          </w:divBdr>
        </w:div>
        <w:div w:id="2059163476">
          <w:marLeft w:val="640"/>
          <w:marRight w:val="0"/>
          <w:marTop w:val="0"/>
          <w:marBottom w:val="0"/>
          <w:divBdr>
            <w:top w:val="none" w:sz="0" w:space="0" w:color="auto"/>
            <w:left w:val="none" w:sz="0" w:space="0" w:color="auto"/>
            <w:bottom w:val="none" w:sz="0" w:space="0" w:color="auto"/>
            <w:right w:val="none" w:sz="0" w:space="0" w:color="auto"/>
          </w:divBdr>
        </w:div>
        <w:div w:id="497228706">
          <w:marLeft w:val="640"/>
          <w:marRight w:val="0"/>
          <w:marTop w:val="0"/>
          <w:marBottom w:val="0"/>
          <w:divBdr>
            <w:top w:val="none" w:sz="0" w:space="0" w:color="auto"/>
            <w:left w:val="none" w:sz="0" w:space="0" w:color="auto"/>
            <w:bottom w:val="none" w:sz="0" w:space="0" w:color="auto"/>
            <w:right w:val="none" w:sz="0" w:space="0" w:color="auto"/>
          </w:divBdr>
        </w:div>
        <w:div w:id="1934315086">
          <w:marLeft w:val="640"/>
          <w:marRight w:val="0"/>
          <w:marTop w:val="0"/>
          <w:marBottom w:val="0"/>
          <w:divBdr>
            <w:top w:val="none" w:sz="0" w:space="0" w:color="auto"/>
            <w:left w:val="none" w:sz="0" w:space="0" w:color="auto"/>
            <w:bottom w:val="none" w:sz="0" w:space="0" w:color="auto"/>
            <w:right w:val="none" w:sz="0" w:space="0" w:color="auto"/>
          </w:divBdr>
        </w:div>
      </w:divsChild>
    </w:div>
    <w:div w:id="783425418">
      <w:bodyDiv w:val="1"/>
      <w:marLeft w:val="0"/>
      <w:marRight w:val="0"/>
      <w:marTop w:val="0"/>
      <w:marBottom w:val="0"/>
      <w:divBdr>
        <w:top w:val="none" w:sz="0" w:space="0" w:color="auto"/>
        <w:left w:val="none" w:sz="0" w:space="0" w:color="auto"/>
        <w:bottom w:val="none" w:sz="0" w:space="0" w:color="auto"/>
        <w:right w:val="none" w:sz="0" w:space="0" w:color="auto"/>
      </w:divBdr>
      <w:divsChild>
        <w:div w:id="1992978415">
          <w:marLeft w:val="640"/>
          <w:marRight w:val="0"/>
          <w:marTop w:val="0"/>
          <w:marBottom w:val="0"/>
          <w:divBdr>
            <w:top w:val="none" w:sz="0" w:space="0" w:color="auto"/>
            <w:left w:val="none" w:sz="0" w:space="0" w:color="auto"/>
            <w:bottom w:val="none" w:sz="0" w:space="0" w:color="auto"/>
            <w:right w:val="none" w:sz="0" w:space="0" w:color="auto"/>
          </w:divBdr>
        </w:div>
        <w:div w:id="888689907">
          <w:marLeft w:val="640"/>
          <w:marRight w:val="0"/>
          <w:marTop w:val="0"/>
          <w:marBottom w:val="0"/>
          <w:divBdr>
            <w:top w:val="none" w:sz="0" w:space="0" w:color="auto"/>
            <w:left w:val="none" w:sz="0" w:space="0" w:color="auto"/>
            <w:bottom w:val="none" w:sz="0" w:space="0" w:color="auto"/>
            <w:right w:val="none" w:sz="0" w:space="0" w:color="auto"/>
          </w:divBdr>
        </w:div>
        <w:div w:id="919946182">
          <w:marLeft w:val="640"/>
          <w:marRight w:val="0"/>
          <w:marTop w:val="0"/>
          <w:marBottom w:val="0"/>
          <w:divBdr>
            <w:top w:val="none" w:sz="0" w:space="0" w:color="auto"/>
            <w:left w:val="none" w:sz="0" w:space="0" w:color="auto"/>
            <w:bottom w:val="none" w:sz="0" w:space="0" w:color="auto"/>
            <w:right w:val="none" w:sz="0" w:space="0" w:color="auto"/>
          </w:divBdr>
        </w:div>
        <w:div w:id="1457680322">
          <w:marLeft w:val="640"/>
          <w:marRight w:val="0"/>
          <w:marTop w:val="0"/>
          <w:marBottom w:val="0"/>
          <w:divBdr>
            <w:top w:val="none" w:sz="0" w:space="0" w:color="auto"/>
            <w:left w:val="none" w:sz="0" w:space="0" w:color="auto"/>
            <w:bottom w:val="none" w:sz="0" w:space="0" w:color="auto"/>
            <w:right w:val="none" w:sz="0" w:space="0" w:color="auto"/>
          </w:divBdr>
        </w:div>
        <w:div w:id="2086488293">
          <w:marLeft w:val="640"/>
          <w:marRight w:val="0"/>
          <w:marTop w:val="0"/>
          <w:marBottom w:val="0"/>
          <w:divBdr>
            <w:top w:val="none" w:sz="0" w:space="0" w:color="auto"/>
            <w:left w:val="none" w:sz="0" w:space="0" w:color="auto"/>
            <w:bottom w:val="none" w:sz="0" w:space="0" w:color="auto"/>
            <w:right w:val="none" w:sz="0" w:space="0" w:color="auto"/>
          </w:divBdr>
        </w:div>
        <w:div w:id="1263226490">
          <w:marLeft w:val="640"/>
          <w:marRight w:val="0"/>
          <w:marTop w:val="0"/>
          <w:marBottom w:val="0"/>
          <w:divBdr>
            <w:top w:val="none" w:sz="0" w:space="0" w:color="auto"/>
            <w:left w:val="none" w:sz="0" w:space="0" w:color="auto"/>
            <w:bottom w:val="none" w:sz="0" w:space="0" w:color="auto"/>
            <w:right w:val="none" w:sz="0" w:space="0" w:color="auto"/>
          </w:divBdr>
        </w:div>
        <w:div w:id="115223815">
          <w:marLeft w:val="640"/>
          <w:marRight w:val="0"/>
          <w:marTop w:val="0"/>
          <w:marBottom w:val="0"/>
          <w:divBdr>
            <w:top w:val="none" w:sz="0" w:space="0" w:color="auto"/>
            <w:left w:val="none" w:sz="0" w:space="0" w:color="auto"/>
            <w:bottom w:val="none" w:sz="0" w:space="0" w:color="auto"/>
            <w:right w:val="none" w:sz="0" w:space="0" w:color="auto"/>
          </w:divBdr>
        </w:div>
        <w:div w:id="453211062">
          <w:marLeft w:val="640"/>
          <w:marRight w:val="0"/>
          <w:marTop w:val="0"/>
          <w:marBottom w:val="0"/>
          <w:divBdr>
            <w:top w:val="none" w:sz="0" w:space="0" w:color="auto"/>
            <w:left w:val="none" w:sz="0" w:space="0" w:color="auto"/>
            <w:bottom w:val="none" w:sz="0" w:space="0" w:color="auto"/>
            <w:right w:val="none" w:sz="0" w:space="0" w:color="auto"/>
          </w:divBdr>
        </w:div>
        <w:div w:id="1372225250">
          <w:marLeft w:val="640"/>
          <w:marRight w:val="0"/>
          <w:marTop w:val="0"/>
          <w:marBottom w:val="0"/>
          <w:divBdr>
            <w:top w:val="none" w:sz="0" w:space="0" w:color="auto"/>
            <w:left w:val="none" w:sz="0" w:space="0" w:color="auto"/>
            <w:bottom w:val="none" w:sz="0" w:space="0" w:color="auto"/>
            <w:right w:val="none" w:sz="0" w:space="0" w:color="auto"/>
          </w:divBdr>
        </w:div>
        <w:div w:id="828180452">
          <w:marLeft w:val="640"/>
          <w:marRight w:val="0"/>
          <w:marTop w:val="0"/>
          <w:marBottom w:val="0"/>
          <w:divBdr>
            <w:top w:val="none" w:sz="0" w:space="0" w:color="auto"/>
            <w:left w:val="none" w:sz="0" w:space="0" w:color="auto"/>
            <w:bottom w:val="none" w:sz="0" w:space="0" w:color="auto"/>
            <w:right w:val="none" w:sz="0" w:space="0" w:color="auto"/>
          </w:divBdr>
        </w:div>
        <w:div w:id="197551534">
          <w:marLeft w:val="640"/>
          <w:marRight w:val="0"/>
          <w:marTop w:val="0"/>
          <w:marBottom w:val="0"/>
          <w:divBdr>
            <w:top w:val="none" w:sz="0" w:space="0" w:color="auto"/>
            <w:left w:val="none" w:sz="0" w:space="0" w:color="auto"/>
            <w:bottom w:val="none" w:sz="0" w:space="0" w:color="auto"/>
            <w:right w:val="none" w:sz="0" w:space="0" w:color="auto"/>
          </w:divBdr>
        </w:div>
        <w:div w:id="1892843014">
          <w:marLeft w:val="640"/>
          <w:marRight w:val="0"/>
          <w:marTop w:val="0"/>
          <w:marBottom w:val="0"/>
          <w:divBdr>
            <w:top w:val="none" w:sz="0" w:space="0" w:color="auto"/>
            <w:left w:val="none" w:sz="0" w:space="0" w:color="auto"/>
            <w:bottom w:val="none" w:sz="0" w:space="0" w:color="auto"/>
            <w:right w:val="none" w:sz="0" w:space="0" w:color="auto"/>
          </w:divBdr>
        </w:div>
        <w:div w:id="1316956110">
          <w:marLeft w:val="640"/>
          <w:marRight w:val="0"/>
          <w:marTop w:val="0"/>
          <w:marBottom w:val="0"/>
          <w:divBdr>
            <w:top w:val="none" w:sz="0" w:space="0" w:color="auto"/>
            <w:left w:val="none" w:sz="0" w:space="0" w:color="auto"/>
            <w:bottom w:val="none" w:sz="0" w:space="0" w:color="auto"/>
            <w:right w:val="none" w:sz="0" w:space="0" w:color="auto"/>
          </w:divBdr>
        </w:div>
        <w:div w:id="1694840498">
          <w:marLeft w:val="640"/>
          <w:marRight w:val="0"/>
          <w:marTop w:val="0"/>
          <w:marBottom w:val="0"/>
          <w:divBdr>
            <w:top w:val="none" w:sz="0" w:space="0" w:color="auto"/>
            <w:left w:val="none" w:sz="0" w:space="0" w:color="auto"/>
            <w:bottom w:val="none" w:sz="0" w:space="0" w:color="auto"/>
            <w:right w:val="none" w:sz="0" w:space="0" w:color="auto"/>
          </w:divBdr>
        </w:div>
        <w:div w:id="972515070">
          <w:marLeft w:val="640"/>
          <w:marRight w:val="0"/>
          <w:marTop w:val="0"/>
          <w:marBottom w:val="0"/>
          <w:divBdr>
            <w:top w:val="none" w:sz="0" w:space="0" w:color="auto"/>
            <w:left w:val="none" w:sz="0" w:space="0" w:color="auto"/>
            <w:bottom w:val="none" w:sz="0" w:space="0" w:color="auto"/>
            <w:right w:val="none" w:sz="0" w:space="0" w:color="auto"/>
          </w:divBdr>
        </w:div>
        <w:div w:id="1404256466">
          <w:marLeft w:val="640"/>
          <w:marRight w:val="0"/>
          <w:marTop w:val="0"/>
          <w:marBottom w:val="0"/>
          <w:divBdr>
            <w:top w:val="none" w:sz="0" w:space="0" w:color="auto"/>
            <w:left w:val="none" w:sz="0" w:space="0" w:color="auto"/>
            <w:bottom w:val="none" w:sz="0" w:space="0" w:color="auto"/>
            <w:right w:val="none" w:sz="0" w:space="0" w:color="auto"/>
          </w:divBdr>
        </w:div>
        <w:div w:id="679621619">
          <w:marLeft w:val="640"/>
          <w:marRight w:val="0"/>
          <w:marTop w:val="0"/>
          <w:marBottom w:val="0"/>
          <w:divBdr>
            <w:top w:val="none" w:sz="0" w:space="0" w:color="auto"/>
            <w:left w:val="none" w:sz="0" w:space="0" w:color="auto"/>
            <w:bottom w:val="none" w:sz="0" w:space="0" w:color="auto"/>
            <w:right w:val="none" w:sz="0" w:space="0" w:color="auto"/>
          </w:divBdr>
        </w:div>
        <w:div w:id="437260046">
          <w:marLeft w:val="640"/>
          <w:marRight w:val="0"/>
          <w:marTop w:val="0"/>
          <w:marBottom w:val="0"/>
          <w:divBdr>
            <w:top w:val="none" w:sz="0" w:space="0" w:color="auto"/>
            <w:left w:val="none" w:sz="0" w:space="0" w:color="auto"/>
            <w:bottom w:val="none" w:sz="0" w:space="0" w:color="auto"/>
            <w:right w:val="none" w:sz="0" w:space="0" w:color="auto"/>
          </w:divBdr>
        </w:div>
        <w:div w:id="888493399">
          <w:marLeft w:val="640"/>
          <w:marRight w:val="0"/>
          <w:marTop w:val="0"/>
          <w:marBottom w:val="0"/>
          <w:divBdr>
            <w:top w:val="none" w:sz="0" w:space="0" w:color="auto"/>
            <w:left w:val="none" w:sz="0" w:space="0" w:color="auto"/>
            <w:bottom w:val="none" w:sz="0" w:space="0" w:color="auto"/>
            <w:right w:val="none" w:sz="0" w:space="0" w:color="auto"/>
          </w:divBdr>
        </w:div>
        <w:div w:id="864252674">
          <w:marLeft w:val="640"/>
          <w:marRight w:val="0"/>
          <w:marTop w:val="0"/>
          <w:marBottom w:val="0"/>
          <w:divBdr>
            <w:top w:val="none" w:sz="0" w:space="0" w:color="auto"/>
            <w:left w:val="none" w:sz="0" w:space="0" w:color="auto"/>
            <w:bottom w:val="none" w:sz="0" w:space="0" w:color="auto"/>
            <w:right w:val="none" w:sz="0" w:space="0" w:color="auto"/>
          </w:divBdr>
        </w:div>
        <w:div w:id="1252666972">
          <w:marLeft w:val="640"/>
          <w:marRight w:val="0"/>
          <w:marTop w:val="0"/>
          <w:marBottom w:val="0"/>
          <w:divBdr>
            <w:top w:val="none" w:sz="0" w:space="0" w:color="auto"/>
            <w:left w:val="none" w:sz="0" w:space="0" w:color="auto"/>
            <w:bottom w:val="none" w:sz="0" w:space="0" w:color="auto"/>
            <w:right w:val="none" w:sz="0" w:space="0" w:color="auto"/>
          </w:divBdr>
        </w:div>
        <w:div w:id="1576159820">
          <w:marLeft w:val="640"/>
          <w:marRight w:val="0"/>
          <w:marTop w:val="0"/>
          <w:marBottom w:val="0"/>
          <w:divBdr>
            <w:top w:val="none" w:sz="0" w:space="0" w:color="auto"/>
            <w:left w:val="none" w:sz="0" w:space="0" w:color="auto"/>
            <w:bottom w:val="none" w:sz="0" w:space="0" w:color="auto"/>
            <w:right w:val="none" w:sz="0" w:space="0" w:color="auto"/>
          </w:divBdr>
        </w:div>
        <w:div w:id="1902787498">
          <w:marLeft w:val="640"/>
          <w:marRight w:val="0"/>
          <w:marTop w:val="0"/>
          <w:marBottom w:val="0"/>
          <w:divBdr>
            <w:top w:val="none" w:sz="0" w:space="0" w:color="auto"/>
            <w:left w:val="none" w:sz="0" w:space="0" w:color="auto"/>
            <w:bottom w:val="none" w:sz="0" w:space="0" w:color="auto"/>
            <w:right w:val="none" w:sz="0" w:space="0" w:color="auto"/>
          </w:divBdr>
        </w:div>
        <w:div w:id="1875265329">
          <w:marLeft w:val="640"/>
          <w:marRight w:val="0"/>
          <w:marTop w:val="0"/>
          <w:marBottom w:val="0"/>
          <w:divBdr>
            <w:top w:val="none" w:sz="0" w:space="0" w:color="auto"/>
            <w:left w:val="none" w:sz="0" w:space="0" w:color="auto"/>
            <w:bottom w:val="none" w:sz="0" w:space="0" w:color="auto"/>
            <w:right w:val="none" w:sz="0" w:space="0" w:color="auto"/>
          </w:divBdr>
        </w:div>
        <w:div w:id="2102290212">
          <w:marLeft w:val="640"/>
          <w:marRight w:val="0"/>
          <w:marTop w:val="0"/>
          <w:marBottom w:val="0"/>
          <w:divBdr>
            <w:top w:val="none" w:sz="0" w:space="0" w:color="auto"/>
            <w:left w:val="none" w:sz="0" w:space="0" w:color="auto"/>
            <w:bottom w:val="none" w:sz="0" w:space="0" w:color="auto"/>
            <w:right w:val="none" w:sz="0" w:space="0" w:color="auto"/>
          </w:divBdr>
        </w:div>
        <w:div w:id="648940347">
          <w:marLeft w:val="640"/>
          <w:marRight w:val="0"/>
          <w:marTop w:val="0"/>
          <w:marBottom w:val="0"/>
          <w:divBdr>
            <w:top w:val="none" w:sz="0" w:space="0" w:color="auto"/>
            <w:left w:val="none" w:sz="0" w:space="0" w:color="auto"/>
            <w:bottom w:val="none" w:sz="0" w:space="0" w:color="auto"/>
            <w:right w:val="none" w:sz="0" w:space="0" w:color="auto"/>
          </w:divBdr>
        </w:div>
        <w:div w:id="1402826212">
          <w:marLeft w:val="640"/>
          <w:marRight w:val="0"/>
          <w:marTop w:val="0"/>
          <w:marBottom w:val="0"/>
          <w:divBdr>
            <w:top w:val="none" w:sz="0" w:space="0" w:color="auto"/>
            <w:left w:val="none" w:sz="0" w:space="0" w:color="auto"/>
            <w:bottom w:val="none" w:sz="0" w:space="0" w:color="auto"/>
            <w:right w:val="none" w:sz="0" w:space="0" w:color="auto"/>
          </w:divBdr>
        </w:div>
        <w:div w:id="1379426897">
          <w:marLeft w:val="640"/>
          <w:marRight w:val="0"/>
          <w:marTop w:val="0"/>
          <w:marBottom w:val="0"/>
          <w:divBdr>
            <w:top w:val="none" w:sz="0" w:space="0" w:color="auto"/>
            <w:left w:val="none" w:sz="0" w:space="0" w:color="auto"/>
            <w:bottom w:val="none" w:sz="0" w:space="0" w:color="auto"/>
            <w:right w:val="none" w:sz="0" w:space="0" w:color="auto"/>
          </w:divBdr>
        </w:div>
        <w:div w:id="910041546">
          <w:marLeft w:val="640"/>
          <w:marRight w:val="0"/>
          <w:marTop w:val="0"/>
          <w:marBottom w:val="0"/>
          <w:divBdr>
            <w:top w:val="none" w:sz="0" w:space="0" w:color="auto"/>
            <w:left w:val="none" w:sz="0" w:space="0" w:color="auto"/>
            <w:bottom w:val="none" w:sz="0" w:space="0" w:color="auto"/>
            <w:right w:val="none" w:sz="0" w:space="0" w:color="auto"/>
          </w:divBdr>
        </w:div>
        <w:div w:id="268318001">
          <w:marLeft w:val="640"/>
          <w:marRight w:val="0"/>
          <w:marTop w:val="0"/>
          <w:marBottom w:val="0"/>
          <w:divBdr>
            <w:top w:val="none" w:sz="0" w:space="0" w:color="auto"/>
            <w:left w:val="none" w:sz="0" w:space="0" w:color="auto"/>
            <w:bottom w:val="none" w:sz="0" w:space="0" w:color="auto"/>
            <w:right w:val="none" w:sz="0" w:space="0" w:color="auto"/>
          </w:divBdr>
        </w:div>
        <w:div w:id="240916099">
          <w:marLeft w:val="640"/>
          <w:marRight w:val="0"/>
          <w:marTop w:val="0"/>
          <w:marBottom w:val="0"/>
          <w:divBdr>
            <w:top w:val="none" w:sz="0" w:space="0" w:color="auto"/>
            <w:left w:val="none" w:sz="0" w:space="0" w:color="auto"/>
            <w:bottom w:val="none" w:sz="0" w:space="0" w:color="auto"/>
            <w:right w:val="none" w:sz="0" w:space="0" w:color="auto"/>
          </w:divBdr>
        </w:div>
        <w:div w:id="192771464">
          <w:marLeft w:val="640"/>
          <w:marRight w:val="0"/>
          <w:marTop w:val="0"/>
          <w:marBottom w:val="0"/>
          <w:divBdr>
            <w:top w:val="none" w:sz="0" w:space="0" w:color="auto"/>
            <w:left w:val="none" w:sz="0" w:space="0" w:color="auto"/>
            <w:bottom w:val="none" w:sz="0" w:space="0" w:color="auto"/>
            <w:right w:val="none" w:sz="0" w:space="0" w:color="auto"/>
          </w:divBdr>
        </w:div>
        <w:div w:id="1930117116">
          <w:marLeft w:val="640"/>
          <w:marRight w:val="0"/>
          <w:marTop w:val="0"/>
          <w:marBottom w:val="0"/>
          <w:divBdr>
            <w:top w:val="none" w:sz="0" w:space="0" w:color="auto"/>
            <w:left w:val="none" w:sz="0" w:space="0" w:color="auto"/>
            <w:bottom w:val="none" w:sz="0" w:space="0" w:color="auto"/>
            <w:right w:val="none" w:sz="0" w:space="0" w:color="auto"/>
          </w:divBdr>
        </w:div>
        <w:div w:id="497770070">
          <w:marLeft w:val="640"/>
          <w:marRight w:val="0"/>
          <w:marTop w:val="0"/>
          <w:marBottom w:val="0"/>
          <w:divBdr>
            <w:top w:val="none" w:sz="0" w:space="0" w:color="auto"/>
            <w:left w:val="none" w:sz="0" w:space="0" w:color="auto"/>
            <w:bottom w:val="none" w:sz="0" w:space="0" w:color="auto"/>
            <w:right w:val="none" w:sz="0" w:space="0" w:color="auto"/>
          </w:divBdr>
        </w:div>
        <w:div w:id="387412100">
          <w:marLeft w:val="640"/>
          <w:marRight w:val="0"/>
          <w:marTop w:val="0"/>
          <w:marBottom w:val="0"/>
          <w:divBdr>
            <w:top w:val="none" w:sz="0" w:space="0" w:color="auto"/>
            <w:left w:val="none" w:sz="0" w:space="0" w:color="auto"/>
            <w:bottom w:val="none" w:sz="0" w:space="0" w:color="auto"/>
            <w:right w:val="none" w:sz="0" w:space="0" w:color="auto"/>
          </w:divBdr>
        </w:div>
        <w:div w:id="1253080598">
          <w:marLeft w:val="640"/>
          <w:marRight w:val="0"/>
          <w:marTop w:val="0"/>
          <w:marBottom w:val="0"/>
          <w:divBdr>
            <w:top w:val="none" w:sz="0" w:space="0" w:color="auto"/>
            <w:left w:val="none" w:sz="0" w:space="0" w:color="auto"/>
            <w:bottom w:val="none" w:sz="0" w:space="0" w:color="auto"/>
            <w:right w:val="none" w:sz="0" w:space="0" w:color="auto"/>
          </w:divBdr>
        </w:div>
        <w:div w:id="1386949874">
          <w:marLeft w:val="640"/>
          <w:marRight w:val="0"/>
          <w:marTop w:val="0"/>
          <w:marBottom w:val="0"/>
          <w:divBdr>
            <w:top w:val="none" w:sz="0" w:space="0" w:color="auto"/>
            <w:left w:val="none" w:sz="0" w:space="0" w:color="auto"/>
            <w:bottom w:val="none" w:sz="0" w:space="0" w:color="auto"/>
            <w:right w:val="none" w:sz="0" w:space="0" w:color="auto"/>
          </w:divBdr>
        </w:div>
        <w:div w:id="1366905353">
          <w:marLeft w:val="640"/>
          <w:marRight w:val="0"/>
          <w:marTop w:val="0"/>
          <w:marBottom w:val="0"/>
          <w:divBdr>
            <w:top w:val="none" w:sz="0" w:space="0" w:color="auto"/>
            <w:left w:val="none" w:sz="0" w:space="0" w:color="auto"/>
            <w:bottom w:val="none" w:sz="0" w:space="0" w:color="auto"/>
            <w:right w:val="none" w:sz="0" w:space="0" w:color="auto"/>
          </w:divBdr>
        </w:div>
        <w:div w:id="1577743020">
          <w:marLeft w:val="640"/>
          <w:marRight w:val="0"/>
          <w:marTop w:val="0"/>
          <w:marBottom w:val="0"/>
          <w:divBdr>
            <w:top w:val="none" w:sz="0" w:space="0" w:color="auto"/>
            <w:left w:val="none" w:sz="0" w:space="0" w:color="auto"/>
            <w:bottom w:val="none" w:sz="0" w:space="0" w:color="auto"/>
            <w:right w:val="none" w:sz="0" w:space="0" w:color="auto"/>
          </w:divBdr>
        </w:div>
        <w:div w:id="458569870">
          <w:marLeft w:val="640"/>
          <w:marRight w:val="0"/>
          <w:marTop w:val="0"/>
          <w:marBottom w:val="0"/>
          <w:divBdr>
            <w:top w:val="none" w:sz="0" w:space="0" w:color="auto"/>
            <w:left w:val="none" w:sz="0" w:space="0" w:color="auto"/>
            <w:bottom w:val="none" w:sz="0" w:space="0" w:color="auto"/>
            <w:right w:val="none" w:sz="0" w:space="0" w:color="auto"/>
          </w:divBdr>
        </w:div>
        <w:div w:id="1178076854">
          <w:marLeft w:val="640"/>
          <w:marRight w:val="0"/>
          <w:marTop w:val="0"/>
          <w:marBottom w:val="0"/>
          <w:divBdr>
            <w:top w:val="none" w:sz="0" w:space="0" w:color="auto"/>
            <w:left w:val="none" w:sz="0" w:space="0" w:color="auto"/>
            <w:bottom w:val="none" w:sz="0" w:space="0" w:color="auto"/>
            <w:right w:val="none" w:sz="0" w:space="0" w:color="auto"/>
          </w:divBdr>
        </w:div>
        <w:div w:id="176312700">
          <w:marLeft w:val="640"/>
          <w:marRight w:val="0"/>
          <w:marTop w:val="0"/>
          <w:marBottom w:val="0"/>
          <w:divBdr>
            <w:top w:val="none" w:sz="0" w:space="0" w:color="auto"/>
            <w:left w:val="none" w:sz="0" w:space="0" w:color="auto"/>
            <w:bottom w:val="none" w:sz="0" w:space="0" w:color="auto"/>
            <w:right w:val="none" w:sz="0" w:space="0" w:color="auto"/>
          </w:divBdr>
        </w:div>
        <w:div w:id="1382903913">
          <w:marLeft w:val="640"/>
          <w:marRight w:val="0"/>
          <w:marTop w:val="0"/>
          <w:marBottom w:val="0"/>
          <w:divBdr>
            <w:top w:val="none" w:sz="0" w:space="0" w:color="auto"/>
            <w:left w:val="none" w:sz="0" w:space="0" w:color="auto"/>
            <w:bottom w:val="none" w:sz="0" w:space="0" w:color="auto"/>
            <w:right w:val="none" w:sz="0" w:space="0" w:color="auto"/>
          </w:divBdr>
        </w:div>
        <w:div w:id="1204168733">
          <w:marLeft w:val="640"/>
          <w:marRight w:val="0"/>
          <w:marTop w:val="0"/>
          <w:marBottom w:val="0"/>
          <w:divBdr>
            <w:top w:val="none" w:sz="0" w:space="0" w:color="auto"/>
            <w:left w:val="none" w:sz="0" w:space="0" w:color="auto"/>
            <w:bottom w:val="none" w:sz="0" w:space="0" w:color="auto"/>
            <w:right w:val="none" w:sz="0" w:space="0" w:color="auto"/>
          </w:divBdr>
        </w:div>
        <w:div w:id="2071951721">
          <w:marLeft w:val="640"/>
          <w:marRight w:val="0"/>
          <w:marTop w:val="0"/>
          <w:marBottom w:val="0"/>
          <w:divBdr>
            <w:top w:val="none" w:sz="0" w:space="0" w:color="auto"/>
            <w:left w:val="none" w:sz="0" w:space="0" w:color="auto"/>
            <w:bottom w:val="none" w:sz="0" w:space="0" w:color="auto"/>
            <w:right w:val="none" w:sz="0" w:space="0" w:color="auto"/>
          </w:divBdr>
        </w:div>
        <w:div w:id="127358137">
          <w:marLeft w:val="640"/>
          <w:marRight w:val="0"/>
          <w:marTop w:val="0"/>
          <w:marBottom w:val="0"/>
          <w:divBdr>
            <w:top w:val="none" w:sz="0" w:space="0" w:color="auto"/>
            <w:left w:val="none" w:sz="0" w:space="0" w:color="auto"/>
            <w:bottom w:val="none" w:sz="0" w:space="0" w:color="auto"/>
            <w:right w:val="none" w:sz="0" w:space="0" w:color="auto"/>
          </w:divBdr>
        </w:div>
        <w:div w:id="2033611189">
          <w:marLeft w:val="640"/>
          <w:marRight w:val="0"/>
          <w:marTop w:val="0"/>
          <w:marBottom w:val="0"/>
          <w:divBdr>
            <w:top w:val="none" w:sz="0" w:space="0" w:color="auto"/>
            <w:left w:val="none" w:sz="0" w:space="0" w:color="auto"/>
            <w:bottom w:val="none" w:sz="0" w:space="0" w:color="auto"/>
            <w:right w:val="none" w:sz="0" w:space="0" w:color="auto"/>
          </w:divBdr>
        </w:div>
        <w:div w:id="911815609">
          <w:marLeft w:val="640"/>
          <w:marRight w:val="0"/>
          <w:marTop w:val="0"/>
          <w:marBottom w:val="0"/>
          <w:divBdr>
            <w:top w:val="none" w:sz="0" w:space="0" w:color="auto"/>
            <w:left w:val="none" w:sz="0" w:space="0" w:color="auto"/>
            <w:bottom w:val="none" w:sz="0" w:space="0" w:color="auto"/>
            <w:right w:val="none" w:sz="0" w:space="0" w:color="auto"/>
          </w:divBdr>
        </w:div>
        <w:div w:id="92938099">
          <w:marLeft w:val="640"/>
          <w:marRight w:val="0"/>
          <w:marTop w:val="0"/>
          <w:marBottom w:val="0"/>
          <w:divBdr>
            <w:top w:val="none" w:sz="0" w:space="0" w:color="auto"/>
            <w:left w:val="none" w:sz="0" w:space="0" w:color="auto"/>
            <w:bottom w:val="none" w:sz="0" w:space="0" w:color="auto"/>
            <w:right w:val="none" w:sz="0" w:space="0" w:color="auto"/>
          </w:divBdr>
        </w:div>
        <w:div w:id="1463110002">
          <w:marLeft w:val="640"/>
          <w:marRight w:val="0"/>
          <w:marTop w:val="0"/>
          <w:marBottom w:val="0"/>
          <w:divBdr>
            <w:top w:val="none" w:sz="0" w:space="0" w:color="auto"/>
            <w:left w:val="none" w:sz="0" w:space="0" w:color="auto"/>
            <w:bottom w:val="none" w:sz="0" w:space="0" w:color="auto"/>
            <w:right w:val="none" w:sz="0" w:space="0" w:color="auto"/>
          </w:divBdr>
        </w:div>
        <w:div w:id="1596474344">
          <w:marLeft w:val="640"/>
          <w:marRight w:val="0"/>
          <w:marTop w:val="0"/>
          <w:marBottom w:val="0"/>
          <w:divBdr>
            <w:top w:val="none" w:sz="0" w:space="0" w:color="auto"/>
            <w:left w:val="none" w:sz="0" w:space="0" w:color="auto"/>
            <w:bottom w:val="none" w:sz="0" w:space="0" w:color="auto"/>
            <w:right w:val="none" w:sz="0" w:space="0" w:color="auto"/>
          </w:divBdr>
        </w:div>
      </w:divsChild>
    </w:div>
    <w:div w:id="784037219">
      <w:bodyDiv w:val="1"/>
      <w:marLeft w:val="0"/>
      <w:marRight w:val="0"/>
      <w:marTop w:val="0"/>
      <w:marBottom w:val="0"/>
      <w:divBdr>
        <w:top w:val="none" w:sz="0" w:space="0" w:color="auto"/>
        <w:left w:val="none" w:sz="0" w:space="0" w:color="auto"/>
        <w:bottom w:val="none" w:sz="0" w:space="0" w:color="auto"/>
        <w:right w:val="none" w:sz="0" w:space="0" w:color="auto"/>
      </w:divBdr>
      <w:divsChild>
        <w:div w:id="364451631">
          <w:marLeft w:val="640"/>
          <w:marRight w:val="0"/>
          <w:marTop w:val="0"/>
          <w:marBottom w:val="0"/>
          <w:divBdr>
            <w:top w:val="none" w:sz="0" w:space="0" w:color="auto"/>
            <w:left w:val="none" w:sz="0" w:space="0" w:color="auto"/>
            <w:bottom w:val="none" w:sz="0" w:space="0" w:color="auto"/>
            <w:right w:val="none" w:sz="0" w:space="0" w:color="auto"/>
          </w:divBdr>
        </w:div>
        <w:div w:id="1870140595">
          <w:marLeft w:val="640"/>
          <w:marRight w:val="0"/>
          <w:marTop w:val="0"/>
          <w:marBottom w:val="0"/>
          <w:divBdr>
            <w:top w:val="none" w:sz="0" w:space="0" w:color="auto"/>
            <w:left w:val="none" w:sz="0" w:space="0" w:color="auto"/>
            <w:bottom w:val="none" w:sz="0" w:space="0" w:color="auto"/>
            <w:right w:val="none" w:sz="0" w:space="0" w:color="auto"/>
          </w:divBdr>
        </w:div>
        <w:div w:id="412162944">
          <w:marLeft w:val="640"/>
          <w:marRight w:val="0"/>
          <w:marTop w:val="0"/>
          <w:marBottom w:val="0"/>
          <w:divBdr>
            <w:top w:val="none" w:sz="0" w:space="0" w:color="auto"/>
            <w:left w:val="none" w:sz="0" w:space="0" w:color="auto"/>
            <w:bottom w:val="none" w:sz="0" w:space="0" w:color="auto"/>
            <w:right w:val="none" w:sz="0" w:space="0" w:color="auto"/>
          </w:divBdr>
        </w:div>
        <w:div w:id="867985814">
          <w:marLeft w:val="640"/>
          <w:marRight w:val="0"/>
          <w:marTop w:val="0"/>
          <w:marBottom w:val="0"/>
          <w:divBdr>
            <w:top w:val="none" w:sz="0" w:space="0" w:color="auto"/>
            <w:left w:val="none" w:sz="0" w:space="0" w:color="auto"/>
            <w:bottom w:val="none" w:sz="0" w:space="0" w:color="auto"/>
            <w:right w:val="none" w:sz="0" w:space="0" w:color="auto"/>
          </w:divBdr>
        </w:div>
        <w:div w:id="901019090">
          <w:marLeft w:val="640"/>
          <w:marRight w:val="0"/>
          <w:marTop w:val="0"/>
          <w:marBottom w:val="0"/>
          <w:divBdr>
            <w:top w:val="none" w:sz="0" w:space="0" w:color="auto"/>
            <w:left w:val="none" w:sz="0" w:space="0" w:color="auto"/>
            <w:bottom w:val="none" w:sz="0" w:space="0" w:color="auto"/>
            <w:right w:val="none" w:sz="0" w:space="0" w:color="auto"/>
          </w:divBdr>
        </w:div>
        <w:div w:id="1939603823">
          <w:marLeft w:val="640"/>
          <w:marRight w:val="0"/>
          <w:marTop w:val="0"/>
          <w:marBottom w:val="0"/>
          <w:divBdr>
            <w:top w:val="none" w:sz="0" w:space="0" w:color="auto"/>
            <w:left w:val="none" w:sz="0" w:space="0" w:color="auto"/>
            <w:bottom w:val="none" w:sz="0" w:space="0" w:color="auto"/>
            <w:right w:val="none" w:sz="0" w:space="0" w:color="auto"/>
          </w:divBdr>
        </w:div>
        <w:div w:id="626276371">
          <w:marLeft w:val="640"/>
          <w:marRight w:val="0"/>
          <w:marTop w:val="0"/>
          <w:marBottom w:val="0"/>
          <w:divBdr>
            <w:top w:val="none" w:sz="0" w:space="0" w:color="auto"/>
            <w:left w:val="none" w:sz="0" w:space="0" w:color="auto"/>
            <w:bottom w:val="none" w:sz="0" w:space="0" w:color="auto"/>
            <w:right w:val="none" w:sz="0" w:space="0" w:color="auto"/>
          </w:divBdr>
        </w:div>
        <w:div w:id="1390348032">
          <w:marLeft w:val="640"/>
          <w:marRight w:val="0"/>
          <w:marTop w:val="0"/>
          <w:marBottom w:val="0"/>
          <w:divBdr>
            <w:top w:val="none" w:sz="0" w:space="0" w:color="auto"/>
            <w:left w:val="none" w:sz="0" w:space="0" w:color="auto"/>
            <w:bottom w:val="none" w:sz="0" w:space="0" w:color="auto"/>
            <w:right w:val="none" w:sz="0" w:space="0" w:color="auto"/>
          </w:divBdr>
        </w:div>
        <w:div w:id="1021127376">
          <w:marLeft w:val="640"/>
          <w:marRight w:val="0"/>
          <w:marTop w:val="0"/>
          <w:marBottom w:val="0"/>
          <w:divBdr>
            <w:top w:val="none" w:sz="0" w:space="0" w:color="auto"/>
            <w:left w:val="none" w:sz="0" w:space="0" w:color="auto"/>
            <w:bottom w:val="none" w:sz="0" w:space="0" w:color="auto"/>
            <w:right w:val="none" w:sz="0" w:space="0" w:color="auto"/>
          </w:divBdr>
        </w:div>
        <w:div w:id="261884622">
          <w:marLeft w:val="640"/>
          <w:marRight w:val="0"/>
          <w:marTop w:val="0"/>
          <w:marBottom w:val="0"/>
          <w:divBdr>
            <w:top w:val="none" w:sz="0" w:space="0" w:color="auto"/>
            <w:left w:val="none" w:sz="0" w:space="0" w:color="auto"/>
            <w:bottom w:val="none" w:sz="0" w:space="0" w:color="auto"/>
            <w:right w:val="none" w:sz="0" w:space="0" w:color="auto"/>
          </w:divBdr>
        </w:div>
        <w:div w:id="988284992">
          <w:marLeft w:val="640"/>
          <w:marRight w:val="0"/>
          <w:marTop w:val="0"/>
          <w:marBottom w:val="0"/>
          <w:divBdr>
            <w:top w:val="none" w:sz="0" w:space="0" w:color="auto"/>
            <w:left w:val="none" w:sz="0" w:space="0" w:color="auto"/>
            <w:bottom w:val="none" w:sz="0" w:space="0" w:color="auto"/>
            <w:right w:val="none" w:sz="0" w:space="0" w:color="auto"/>
          </w:divBdr>
        </w:div>
        <w:div w:id="1466309757">
          <w:marLeft w:val="640"/>
          <w:marRight w:val="0"/>
          <w:marTop w:val="0"/>
          <w:marBottom w:val="0"/>
          <w:divBdr>
            <w:top w:val="none" w:sz="0" w:space="0" w:color="auto"/>
            <w:left w:val="none" w:sz="0" w:space="0" w:color="auto"/>
            <w:bottom w:val="none" w:sz="0" w:space="0" w:color="auto"/>
            <w:right w:val="none" w:sz="0" w:space="0" w:color="auto"/>
          </w:divBdr>
        </w:div>
        <w:div w:id="906187517">
          <w:marLeft w:val="640"/>
          <w:marRight w:val="0"/>
          <w:marTop w:val="0"/>
          <w:marBottom w:val="0"/>
          <w:divBdr>
            <w:top w:val="none" w:sz="0" w:space="0" w:color="auto"/>
            <w:left w:val="none" w:sz="0" w:space="0" w:color="auto"/>
            <w:bottom w:val="none" w:sz="0" w:space="0" w:color="auto"/>
            <w:right w:val="none" w:sz="0" w:space="0" w:color="auto"/>
          </w:divBdr>
        </w:div>
        <w:div w:id="15694866">
          <w:marLeft w:val="640"/>
          <w:marRight w:val="0"/>
          <w:marTop w:val="0"/>
          <w:marBottom w:val="0"/>
          <w:divBdr>
            <w:top w:val="none" w:sz="0" w:space="0" w:color="auto"/>
            <w:left w:val="none" w:sz="0" w:space="0" w:color="auto"/>
            <w:bottom w:val="none" w:sz="0" w:space="0" w:color="auto"/>
            <w:right w:val="none" w:sz="0" w:space="0" w:color="auto"/>
          </w:divBdr>
        </w:div>
        <w:div w:id="1463765015">
          <w:marLeft w:val="640"/>
          <w:marRight w:val="0"/>
          <w:marTop w:val="0"/>
          <w:marBottom w:val="0"/>
          <w:divBdr>
            <w:top w:val="none" w:sz="0" w:space="0" w:color="auto"/>
            <w:left w:val="none" w:sz="0" w:space="0" w:color="auto"/>
            <w:bottom w:val="none" w:sz="0" w:space="0" w:color="auto"/>
            <w:right w:val="none" w:sz="0" w:space="0" w:color="auto"/>
          </w:divBdr>
        </w:div>
        <w:div w:id="1227569134">
          <w:marLeft w:val="640"/>
          <w:marRight w:val="0"/>
          <w:marTop w:val="0"/>
          <w:marBottom w:val="0"/>
          <w:divBdr>
            <w:top w:val="none" w:sz="0" w:space="0" w:color="auto"/>
            <w:left w:val="none" w:sz="0" w:space="0" w:color="auto"/>
            <w:bottom w:val="none" w:sz="0" w:space="0" w:color="auto"/>
            <w:right w:val="none" w:sz="0" w:space="0" w:color="auto"/>
          </w:divBdr>
        </w:div>
        <w:div w:id="1531722119">
          <w:marLeft w:val="640"/>
          <w:marRight w:val="0"/>
          <w:marTop w:val="0"/>
          <w:marBottom w:val="0"/>
          <w:divBdr>
            <w:top w:val="none" w:sz="0" w:space="0" w:color="auto"/>
            <w:left w:val="none" w:sz="0" w:space="0" w:color="auto"/>
            <w:bottom w:val="none" w:sz="0" w:space="0" w:color="auto"/>
            <w:right w:val="none" w:sz="0" w:space="0" w:color="auto"/>
          </w:divBdr>
        </w:div>
        <w:div w:id="391536767">
          <w:marLeft w:val="640"/>
          <w:marRight w:val="0"/>
          <w:marTop w:val="0"/>
          <w:marBottom w:val="0"/>
          <w:divBdr>
            <w:top w:val="none" w:sz="0" w:space="0" w:color="auto"/>
            <w:left w:val="none" w:sz="0" w:space="0" w:color="auto"/>
            <w:bottom w:val="none" w:sz="0" w:space="0" w:color="auto"/>
            <w:right w:val="none" w:sz="0" w:space="0" w:color="auto"/>
          </w:divBdr>
        </w:div>
        <w:div w:id="2015106154">
          <w:marLeft w:val="640"/>
          <w:marRight w:val="0"/>
          <w:marTop w:val="0"/>
          <w:marBottom w:val="0"/>
          <w:divBdr>
            <w:top w:val="none" w:sz="0" w:space="0" w:color="auto"/>
            <w:left w:val="none" w:sz="0" w:space="0" w:color="auto"/>
            <w:bottom w:val="none" w:sz="0" w:space="0" w:color="auto"/>
            <w:right w:val="none" w:sz="0" w:space="0" w:color="auto"/>
          </w:divBdr>
        </w:div>
        <w:div w:id="885217733">
          <w:marLeft w:val="640"/>
          <w:marRight w:val="0"/>
          <w:marTop w:val="0"/>
          <w:marBottom w:val="0"/>
          <w:divBdr>
            <w:top w:val="none" w:sz="0" w:space="0" w:color="auto"/>
            <w:left w:val="none" w:sz="0" w:space="0" w:color="auto"/>
            <w:bottom w:val="none" w:sz="0" w:space="0" w:color="auto"/>
            <w:right w:val="none" w:sz="0" w:space="0" w:color="auto"/>
          </w:divBdr>
        </w:div>
        <w:div w:id="1796173196">
          <w:marLeft w:val="640"/>
          <w:marRight w:val="0"/>
          <w:marTop w:val="0"/>
          <w:marBottom w:val="0"/>
          <w:divBdr>
            <w:top w:val="none" w:sz="0" w:space="0" w:color="auto"/>
            <w:left w:val="none" w:sz="0" w:space="0" w:color="auto"/>
            <w:bottom w:val="none" w:sz="0" w:space="0" w:color="auto"/>
            <w:right w:val="none" w:sz="0" w:space="0" w:color="auto"/>
          </w:divBdr>
        </w:div>
        <w:div w:id="1318916237">
          <w:marLeft w:val="640"/>
          <w:marRight w:val="0"/>
          <w:marTop w:val="0"/>
          <w:marBottom w:val="0"/>
          <w:divBdr>
            <w:top w:val="none" w:sz="0" w:space="0" w:color="auto"/>
            <w:left w:val="none" w:sz="0" w:space="0" w:color="auto"/>
            <w:bottom w:val="none" w:sz="0" w:space="0" w:color="auto"/>
            <w:right w:val="none" w:sz="0" w:space="0" w:color="auto"/>
          </w:divBdr>
        </w:div>
        <w:div w:id="797188303">
          <w:marLeft w:val="640"/>
          <w:marRight w:val="0"/>
          <w:marTop w:val="0"/>
          <w:marBottom w:val="0"/>
          <w:divBdr>
            <w:top w:val="none" w:sz="0" w:space="0" w:color="auto"/>
            <w:left w:val="none" w:sz="0" w:space="0" w:color="auto"/>
            <w:bottom w:val="none" w:sz="0" w:space="0" w:color="auto"/>
            <w:right w:val="none" w:sz="0" w:space="0" w:color="auto"/>
          </w:divBdr>
        </w:div>
        <w:div w:id="329453966">
          <w:marLeft w:val="640"/>
          <w:marRight w:val="0"/>
          <w:marTop w:val="0"/>
          <w:marBottom w:val="0"/>
          <w:divBdr>
            <w:top w:val="none" w:sz="0" w:space="0" w:color="auto"/>
            <w:left w:val="none" w:sz="0" w:space="0" w:color="auto"/>
            <w:bottom w:val="none" w:sz="0" w:space="0" w:color="auto"/>
            <w:right w:val="none" w:sz="0" w:space="0" w:color="auto"/>
          </w:divBdr>
        </w:div>
        <w:div w:id="458955344">
          <w:marLeft w:val="640"/>
          <w:marRight w:val="0"/>
          <w:marTop w:val="0"/>
          <w:marBottom w:val="0"/>
          <w:divBdr>
            <w:top w:val="none" w:sz="0" w:space="0" w:color="auto"/>
            <w:left w:val="none" w:sz="0" w:space="0" w:color="auto"/>
            <w:bottom w:val="none" w:sz="0" w:space="0" w:color="auto"/>
            <w:right w:val="none" w:sz="0" w:space="0" w:color="auto"/>
          </w:divBdr>
        </w:div>
        <w:div w:id="222834405">
          <w:marLeft w:val="640"/>
          <w:marRight w:val="0"/>
          <w:marTop w:val="0"/>
          <w:marBottom w:val="0"/>
          <w:divBdr>
            <w:top w:val="none" w:sz="0" w:space="0" w:color="auto"/>
            <w:left w:val="none" w:sz="0" w:space="0" w:color="auto"/>
            <w:bottom w:val="none" w:sz="0" w:space="0" w:color="auto"/>
            <w:right w:val="none" w:sz="0" w:space="0" w:color="auto"/>
          </w:divBdr>
        </w:div>
        <w:div w:id="273950705">
          <w:marLeft w:val="640"/>
          <w:marRight w:val="0"/>
          <w:marTop w:val="0"/>
          <w:marBottom w:val="0"/>
          <w:divBdr>
            <w:top w:val="none" w:sz="0" w:space="0" w:color="auto"/>
            <w:left w:val="none" w:sz="0" w:space="0" w:color="auto"/>
            <w:bottom w:val="none" w:sz="0" w:space="0" w:color="auto"/>
            <w:right w:val="none" w:sz="0" w:space="0" w:color="auto"/>
          </w:divBdr>
        </w:div>
        <w:div w:id="975721689">
          <w:marLeft w:val="640"/>
          <w:marRight w:val="0"/>
          <w:marTop w:val="0"/>
          <w:marBottom w:val="0"/>
          <w:divBdr>
            <w:top w:val="none" w:sz="0" w:space="0" w:color="auto"/>
            <w:left w:val="none" w:sz="0" w:space="0" w:color="auto"/>
            <w:bottom w:val="none" w:sz="0" w:space="0" w:color="auto"/>
            <w:right w:val="none" w:sz="0" w:space="0" w:color="auto"/>
          </w:divBdr>
        </w:div>
        <w:div w:id="1042708451">
          <w:marLeft w:val="640"/>
          <w:marRight w:val="0"/>
          <w:marTop w:val="0"/>
          <w:marBottom w:val="0"/>
          <w:divBdr>
            <w:top w:val="none" w:sz="0" w:space="0" w:color="auto"/>
            <w:left w:val="none" w:sz="0" w:space="0" w:color="auto"/>
            <w:bottom w:val="none" w:sz="0" w:space="0" w:color="auto"/>
            <w:right w:val="none" w:sz="0" w:space="0" w:color="auto"/>
          </w:divBdr>
        </w:div>
        <w:div w:id="2142266541">
          <w:marLeft w:val="640"/>
          <w:marRight w:val="0"/>
          <w:marTop w:val="0"/>
          <w:marBottom w:val="0"/>
          <w:divBdr>
            <w:top w:val="none" w:sz="0" w:space="0" w:color="auto"/>
            <w:left w:val="none" w:sz="0" w:space="0" w:color="auto"/>
            <w:bottom w:val="none" w:sz="0" w:space="0" w:color="auto"/>
            <w:right w:val="none" w:sz="0" w:space="0" w:color="auto"/>
          </w:divBdr>
        </w:div>
        <w:div w:id="622074468">
          <w:marLeft w:val="640"/>
          <w:marRight w:val="0"/>
          <w:marTop w:val="0"/>
          <w:marBottom w:val="0"/>
          <w:divBdr>
            <w:top w:val="none" w:sz="0" w:space="0" w:color="auto"/>
            <w:left w:val="none" w:sz="0" w:space="0" w:color="auto"/>
            <w:bottom w:val="none" w:sz="0" w:space="0" w:color="auto"/>
            <w:right w:val="none" w:sz="0" w:space="0" w:color="auto"/>
          </w:divBdr>
        </w:div>
        <w:div w:id="1319269031">
          <w:marLeft w:val="640"/>
          <w:marRight w:val="0"/>
          <w:marTop w:val="0"/>
          <w:marBottom w:val="0"/>
          <w:divBdr>
            <w:top w:val="none" w:sz="0" w:space="0" w:color="auto"/>
            <w:left w:val="none" w:sz="0" w:space="0" w:color="auto"/>
            <w:bottom w:val="none" w:sz="0" w:space="0" w:color="auto"/>
            <w:right w:val="none" w:sz="0" w:space="0" w:color="auto"/>
          </w:divBdr>
        </w:div>
        <w:div w:id="1304198325">
          <w:marLeft w:val="640"/>
          <w:marRight w:val="0"/>
          <w:marTop w:val="0"/>
          <w:marBottom w:val="0"/>
          <w:divBdr>
            <w:top w:val="none" w:sz="0" w:space="0" w:color="auto"/>
            <w:left w:val="none" w:sz="0" w:space="0" w:color="auto"/>
            <w:bottom w:val="none" w:sz="0" w:space="0" w:color="auto"/>
            <w:right w:val="none" w:sz="0" w:space="0" w:color="auto"/>
          </w:divBdr>
        </w:div>
        <w:div w:id="1300184878">
          <w:marLeft w:val="640"/>
          <w:marRight w:val="0"/>
          <w:marTop w:val="0"/>
          <w:marBottom w:val="0"/>
          <w:divBdr>
            <w:top w:val="none" w:sz="0" w:space="0" w:color="auto"/>
            <w:left w:val="none" w:sz="0" w:space="0" w:color="auto"/>
            <w:bottom w:val="none" w:sz="0" w:space="0" w:color="auto"/>
            <w:right w:val="none" w:sz="0" w:space="0" w:color="auto"/>
          </w:divBdr>
        </w:div>
        <w:div w:id="950893635">
          <w:marLeft w:val="640"/>
          <w:marRight w:val="0"/>
          <w:marTop w:val="0"/>
          <w:marBottom w:val="0"/>
          <w:divBdr>
            <w:top w:val="none" w:sz="0" w:space="0" w:color="auto"/>
            <w:left w:val="none" w:sz="0" w:space="0" w:color="auto"/>
            <w:bottom w:val="none" w:sz="0" w:space="0" w:color="auto"/>
            <w:right w:val="none" w:sz="0" w:space="0" w:color="auto"/>
          </w:divBdr>
        </w:div>
        <w:div w:id="1469317906">
          <w:marLeft w:val="640"/>
          <w:marRight w:val="0"/>
          <w:marTop w:val="0"/>
          <w:marBottom w:val="0"/>
          <w:divBdr>
            <w:top w:val="none" w:sz="0" w:space="0" w:color="auto"/>
            <w:left w:val="none" w:sz="0" w:space="0" w:color="auto"/>
            <w:bottom w:val="none" w:sz="0" w:space="0" w:color="auto"/>
            <w:right w:val="none" w:sz="0" w:space="0" w:color="auto"/>
          </w:divBdr>
        </w:div>
        <w:div w:id="1951088741">
          <w:marLeft w:val="640"/>
          <w:marRight w:val="0"/>
          <w:marTop w:val="0"/>
          <w:marBottom w:val="0"/>
          <w:divBdr>
            <w:top w:val="none" w:sz="0" w:space="0" w:color="auto"/>
            <w:left w:val="none" w:sz="0" w:space="0" w:color="auto"/>
            <w:bottom w:val="none" w:sz="0" w:space="0" w:color="auto"/>
            <w:right w:val="none" w:sz="0" w:space="0" w:color="auto"/>
          </w:divBdr>
        </w:div>
        <w:div w:id="1135180373">
          <w:marLeft w:val="640"/>
          <w:marRight w:val="0"/>
          <w:marTop w:val="0"/>
          <w:marBottom w:val="0"/>
          <w:divBdr>
            <w:top w:val="none" w:sz="0" w:space="0" w:color="auto"/>
            <w:left w:val="none" w:sz="0" w:space="0" w:color="auto"/>
            <w:bottom w:val="none" w:sz="0" w:space="0" w:color="auto"/>
            <w:right w:val="none" w:sz="0" w:space="0" w:color="auto"/>
          </w:divBdr>
        </w:div>
        <w:div w:id="1545680157">
          <w:marLeft w:val="640"/>
          <w:marRight w:val="0"/>
          <w:marTop w:val="0"/>
          <w:marBottom w:val="0"/>
          <w:divBdr>
            <w:top w:val="none" w:sz="0" w:space="0" w:color="auto"/>
            <w:left w:val="none" w:sz="0" w:space="0" w:color="auto"/>
            <w:bottom w:val="none" w:sz="0" w:space="0" w:color="auto"/>
            <w:right w:val="none" w:sz="0" w:space="0" w:color="auto"/>
          </w:divBdr>
        </w:div>
        <w:div w:id="1625191181">
          <w:marLeft w:val="640"/>
          <w:marRight w:val="0"/>
          <w:marTop w:val="0"/>
          <w:marBottom w:val="0"/>
          <w:divBdr>
            <w:top w:val="none" w:sz="0" w:space="0" w:color="auto"/>
            <w:left w:val="none" w:sz="0" w:space="0" w:color="auto"/>
            <w:bottom w:val="none" w:sz="0" w:space="0" w:color="auto"/>
            <w:right w:val="none" w:sz="0" w:space="0" w:color="auto"/>
          </w:divBdr>
        </w:div>
        <w:div w:id="1890804205">
          <w:marLeft w:val="640"/>
          <w:marRight w:val="0"/>
          <w:marTop w:val="0"/>
          <w:marBottom w:val="0"/>
          <w:divBdr>
            <w:top w:val="none" w:sz="0" w:space="0" w:color="auto"/>
            <w:left w:val="none" w:sz="0" w:space="0" w:color="auto"/>
            <w:bottom w:val="none" w:sz="0" w:space="0" w:color="auto"/>
            <w:right w:val="none" w:sz="0" w:space="0" w:color="auto"/>
          </w:divBdr>
        </w:div>
      </w:divsChild>
    </w:div>
    <w:div w:id="785470457">
      <w:marLeft w:val="640"/>
      <w:marRight w:val="0"/>
      <w:marTop w:val="0"/>
      <w:marBottom w:val="0"/>
      <w:divBdr>
        <w:top w:val="none" w:sz="0" w:space="0" w:color="auto"/>
        <w:left w:val="none" w:sz="0" w:space="0" w:color="auto"/>
        <w:bottom w:val="none" w:sz="0" w:space="0" w:color="auto"/>
        <w:right w:val="none" w:sz="0" w:space="0" w:color="auto"/>
      </w:divBdr>
    </w:div>
    <w:div w:id="785736206">
      <w:marLeft w:val="640"/>
      <w:marRight w:val="0"/>
      <w:marTop w:val="0"/>
      <w:marBottom w:val="0"/>
      <w:divBdr>
        <w:top w:val="none" w:sz="0" w:space="0" w:color="auto"/>
        <w:left w:val="none" w:sz="0" w:space="0" w:color="auto"/>
        <w:bottom w:val="none" w:sz="0" w:space="0" w:color="auto"/>
        <w:right w:val="none" w:sz="0" w:space="0" w:color="auto"/>
      </w:divBdr>
    </w:div>
    <w:div w:id="785925336">
      <w:bodyDiv w:val="1"/>
      <w:marLeft w:val="0"/>
      <w:marRight w:val="0"/>
      <w:marTop w:val="0"/>
      <w:marBottom w:val="0"/>
      <w:divBdr>
        <w:top w:val="none" w:sz="0" w:space="0" w:color="auto"/>
        <w:left w:val="none" w:sz="0" w:space="0" w:color="auto"/>
        <w:bottom w:val="none" w:sz="0" w:space="0" w:color="auto"/>
        <w:right w:val="none" w:sz="0" w:space="0" w:color="auto"/>
      </w:divBdr>
      <w:divsChild>
        <w:div w:id="27337000">
          <w:marLeft w:val="640"/>
          <w:marRight w:val="0"/>
          <w:marTop w:val="0"/>
          <w:marBottom w:val="0"/>
          <w:divBdr>
            <w:top w:val="none" w:sz="0" w:space="0" w:color="auto"/>
            <w:left w:val="none" w:sz="0" w:space="0" w:color="auto"/>
            <w:bottom w:val="none" w:sz="0" w:space="0" w:color="auto"/>
            <w:right w:val="none" w:sz="0" w:space="0" w:color="auto"/>
          </w:divBdr>
        </w:div>
        <w:div w:id="58477736">
          <w:marLeft w:val="640"/>
          <w:marRight w:val="0"/>
          <w:marTop w:val="0"/>
          <w:marBottom w:val="0"/>
          <w:divBdr>
            <w:top w:val="none" w:sz="0" w:space="0" w:color="auto"/>
            <w:left w:val="none" w:sz="0" w:space="0" w:color="auto"/>
            <w:bottom w:val="none" w:sz="0" w:space="0" w:color="auto"/>
            <w:right w:val="none" w:sz="0" w:space="0" w:color="auto"/>
          </w:divBdr>
        </w:div>
        <w:div w:id="85804880">
          <w:marLeft w:val="640"/>
          <w:marRight w:val="0"/>
          <w:marTop w:val="0"/>
          <w:marBottom w:val="0"/>
          <w:divBdr>
            <w:top w:val="none" w:sz="0" w:space="0" w:color="auto"/>
            <w:left w:val="none" w:sz="0" w:space="0" w:color="auto"/>
            <w:bottom w:val="none" w:sz="0" w:space="0" w:color="auto"/>
            <w:right w:val="none" w:sz="0" w:space="0" w:color="auto"/>
          </w:divBdr>
        </w:div>
        <w:div w:id="104351426">
          <w:marLeft w:val="640"/>
          <w:marRight w:val="0"/>
          <w:marTop w:val="0"/>
          <w:marBottom w:val="0"/>
          <w:divBdr>
            <w:top w:val="none" w:sz="0" w:space="0" w:color="auto"/>
            <w:left w:val="none" w:sz="0" w:space="0" w:color="auto"/>
            <w:bottom w:val="none" w:sz="0" w:space="0" w:color="auto"/>
            <w:right w:val="none" w:sz="0" w:space="0" w:color="auto"/>
          </w:divBdr>
        </w:div>
        <w:div w:id="112018573">
          <w:marLeft w:val="640"/>
          <w:marRight w:val="0"/>
          <w:marTop w:val="0"/>
          <w:marBottom w:val="0"/>
          <w:divBdr>
            <w:top w:val="none" w:sz="0" w:space="0" w:color="auto"/>
            <w:left w:val="none" w:sz="0" w:space="0" w:color="auto"/>
            <w:bottom w:val="none" w:sz="0" w:space="0" w:color="auto"/>
            <w:right w:val="none" w:sz="0" w:space="0" w:color="auto"/>
          </w:divBdr>
        </w:div>
        <w:div w:id="179051226">
          <w:marLeft w:val="640"/>
          <w:marRight w:val="0"/>
          <w:marTop w:val="0"/>
          <w:marBottom w:val="0"/>
          <w:divBdr>
            <w:top w:val="none" w:sz="0" w:space="0" w:color="auto"/>
            <w:left w:val="none" w:sz="0" w:space="0" w:color="auto"/>
            <w:bottom w:val="none" w:sz="0" w:space="0" w:color="auto"/>
            <w:right w:val="none" w:sz="0" w:space="0" w:color="auto"/>
          </w:divBdr>
        </w:div>
        <w:div w:id="199173893">
          <w:marLeft w:val="640"/>
          <w:marRight w:val="0"/>
          <w:marTop w:val="0"/>
          <w:marBottom w:val="0"/>
          <w:divBdr>
            <w:top w:val="none" w:sz="0" w:space="0" w:color="auto"/>
            <w:left w:val="none" w:sz="0" w:space="0" w:color="auto"/>
            <w:bottom w:val="none" w:sz="0" w:space="0" w:color="auto"/>
            <w:right w:val="none" w:sz="0" w:space="0" w:color="auto"/>
          </w:divBdr>
        </w:div>
        <w:div w:id="221717508">
          <w:marLeft w:val="640"/>
          <w:marRight w:val="0"/>
          <w:marTop w:val="0"/>
          <w:marBottom w:val="0"/>
          <w:divBdr>
            <w:top w:val="none" w:sz="0" w:space="0" w:color="auto"/>
            <w:left w:val="none" w:sz="0" w:space="0" w:color="auto"/>
            <w:bottom w:val="none" w:sz="0" w:space="0" w:color="auto"/>
            <w:right w:val="none" w:sz="0" w:space="0" w:color="auto"/>
          </w:divBdr>
        </w:div>
        <w:div w:id="264265159">
          <w:marLeft w:val="640"/>
          <w:marRight w:val="0"/>
          <w:marTop w:val="0"/>
          <w:marBottom w:val="0"/>
          <w:divBdr>
            <w:top w:val="none" w:sz="0" w:space="0" w:color="auto"/>
            <w:left w:val="none" w:sz="0" w:space="0" w:color="auto"/>
            <w:bottom w:val="none" w:sz="0" w:space="0" w:color="auto"/>
            <w:right w:val="none" w:sz="0" w:space="0" w:color="auto"/>
          </w:divBdr>
        </w:div>
        <w:div w:id="291861804">
          <w:marLeft w:val="640"/>
          <w:marRight w:val="0"/>
          <w:marTop w:val="0"/>
          <w:marBottom w:val="0"/>
          <w:divBdr>
            <w:top w:val="none" w:sz="0" w:space="0" w:color="auto"/>
            <w:left w:val="none" w:sz="0" w:space="0" w:color="auto"/>
            <w:bottom w:val="none" w:sz="0" w:space="0" w:color="auto"/>
            <w:right w:val="none" w:sz="0" w:space="0" w:color="auto"/>
          </w:divBdr>
        </w:div>
        <w:div w:id="301621448">
          <w:marLeft w:val="640"/>
          <w:marRight w:val="0"/>
          <w:marTop w:val="0"/>
          <w:marBottom w:val="0"/>
          <w:divBdr>
            <w:top w:val="none" w:sz="0" w:space="0" w:color="auto"/>
            <w:left w:val="none" w:sz="0" w:space="0" w:color="auto"/>
            <w:bottom w:val="none" w:sz="0" w:space="0" w:color="auto"/>
            <w:right w:val="none" w:sz="0" w:space="0" w:color="auto"/>
          </w:divBdr>
        </w:div>
        <w:div w:id="368990681">
          <w:marLeft w:val="640"/>
          <w:marRight w:val="0"/>
          <w:marTop w:val="0"/>
          <w:marBottom w:val="0"/>
          <w:divBdr>
            <w:top w:val="none" w:sz="0" w:space="0" w:color="auto"/>
            <w:left w:val="none" w:sz="0" w:space="0" w:color="auto"/>
            <w:bottom w:val="none" w:sz="0" w:space="0" w:color="auto"/>
            <w:right w:val="none" w:sz="0" w:space="0" w:color="auto"/>
          </w:divBdr>
        </w:div>
        <w:div w:id="393359703">
          <w:marLeft w:val="640"/>
          <w:marRight w:val="0"/>
          <w:marTop w:val="0"/>
          <w:marBottom w:val="0"/>
          <w:divBdr>
            <w:top w:val="none" w:sz="0" w:space="0" w:color="auto"/>
            <w:left w:val="none" w:sz="0" w:space="0" w:color="auto"/>
            <w:bottom w:val="none" w:sz="0" w:space="0" w:color="auto"/>
            <w:right w:val="none" w:sz="0" w:space="0" w:color="auto"/>
          </w:divBdr>
        </w:div>
        <w:div w:id="405421245">
          <w:marLeft w:val="640"/>
          <w:marRight w:val="0"/>
          <w:marTop w:val="0"/>
          <w:marBottom w:val="0"/>
          <w:divBdr>
            <w:top w:val="none" w:sz="0" w:space="0" w:color="auto"/>
            <w:left w:val="none" w:sz="0" w:space="0" w:color="auto"/>
            <w:bottom w:val="none" w:sz="0" w:space="0" w:color="auto"/>
            <w:right w:val="none" w:sz="0" w:space="0" w:color="auto"/>
          </w:divBdr>
        </w:div>
        <w:div w:id="459109465">
          <w:marLeft w:val="640"/>
          <w:marRight w:val="0"/>
          <w:marTop w:val="0"/>
          <w:marBottom w:val="0"/>
          <w:divBdr>
            <w:top w:val="none" w:sz="0" w:space="0" w:color="auto"/>
            <w:left w:val="none" w:sz="0" w:space="0" w:color="auto"/>
            <w:bottom w:val="none" w:sz="0" w:space="0" w:color="auto"/>
            <w:right w:val="none" w:sz="0" w:space="0" w:color="auto"/>
          </w:divBdr>
        </w:div>
        <w:div w:id="509297783">
          <w:marLeft w:val="640"/>
          <w:marRight w:val="0"/>
          <w:marTop w:val="0"/>
          <w:marBottom w:val="0"/>
          <w:divBdr>
            <w:top w:val="none" w:sz="0" w:space="0" w:color="auto"/>
            <w:left w:val="none" w:sz="0" w:space="0" w:color="auto"/>
            <w:bottom w:val="none" w:sz="0" w:space="0" w:color="auto"/>
            <w:right w:val="none" w:sz="0" w:space="0" w:color="auto"/>
          </w:divBdr>
        </w:div>
        <w:div w:id="549194267">
          <w:marLeft w:val="640"/>
          <w:marRight w:val="0"/>
          <w:marTop w:val="0"/>
          <w:marBottom w:val="0"/>
          <w:divBdr>
            <w:top w:val="none" w:sz="0" w:space="0" w:color="auto"/>
            <w:left w:val="none" w:sz="0" w:space="0" w:color="auto"/>
            <w:bottom w:val="none" w:sz="0" w:space="0" w:color="auto"/>
            <w:right w:val="none" w:sz="0" w:space="0" w:color="auto"/>
          </w:divBdr>
        </w:div>
        <w:div w:id="565919476">
          <w:marLeft w:val="640"/>
          <w:marRight w:val="0"/>
          <w:marTop w:val="0"/>
          <w:marBottom w:val="0"/>
          <w:divBdr>
            <w:top w:val="none" w:sz="0" w:space="0" w:color="auto"/>
            <w:left w:val="none" w:sz="0" w:space="0" w:color="auto"/>
            <w:bottom w:val="none" w:sz="0" w:space="0" w:color="auto"/>
            <w:right w:val="none" w:sz="0" w:space="0" w:color="auto"/>
          </w:divBdr>
        </w:div>
        <w:div w:id="594480492">
          <w:marLeft w:val="640"/>
          <w:marRight w:val="0"/>
          <w:marTop w:val="0"/>
          <w:marBottom w:val="0"/>
          <w:divBdr>
            <w:top w:val="none" w:sz="0" w:space="0" w:color="auto"/>
            <w:left w:val="none" w:sz="0" w:space="0" w:color="auto"/>
            <w:bottom w:val="none" w:sz="0" w:space="0" w:color="auto"/>
            <w:right w:val="none" w:sz="0" w:space="0" w:color="auto"/>
          </w:divBdr>
        </w:div>
        <w:div w:id="602881890">
          <w:marLeft w:val="640"/>
          <w:marRight w:val="0"/>
          <w:marTop w:val="0"/>
          <w:marBottom w:val="0"/>
          <w:divBdr>
            <w:top w:val="none" w:sz="0" w:space="0" w:color="auto"/>
            <w:left w:val="none" w:sz="0" w:space="0" w:color="auto"/>
            <w:bottom w:val="none" w:sz="0" w:space="0" w:color="auto"/>
            <w:right w:val="none" w:sz="0" w:space="0" w:color="auto"/>
          </w:divBdr>
        </w:div>
        <w:div w:id="651982551">
          <w:marLeft w:val="640"/>
          <w:marRight w:val="0"/>
          <w:marTop w:val="0"/>
          <w:marBottom w:val="0"/>
          <w:divBdr>
            <w:top w:val="none" w:sz="0" w:space="0" w:color="auto"/>
            <w:left w:val="none" w:sz="0" w:space="0" w:color="auto"/>
            <w:bottom w:val="none" w:sz="0" w:space="0" w:color="auto"/>
            <w:right w:val="none" w:sz="0" w:space="0" w:color="auto"/>
          </w:divBdr>
        </w:div>
        <w:div w:id="659429217">
          <w:marLeft w:val="640"/>
          <w:marRight w:val="0"/>
          <w:marTop w:val="0"/>
          <w:marBottom w:val="0"/>
          <w:divBdr>
            <w:top w:val="none" w:sz="0" w:space="0" w:color="auto"/>
            <w:left w:val="none" w:sz="0" w:space="0" w:color="auto"/>
            <w:bottom w:val="none" w:sz="0" w:space="0" w:color="auto"/>
            <w:right w:val="none" w:sz="0" w:space="0" w:color="auto"/>
          </w:divBdr>
        </w:div>
        <w:div w:id="672219381">
          <w:marLeft w:val="640"/>
          <w:marRight w:val="0"/>
          <w:marTop w:val="0"/>
          <w:marBottom w:val="0"/>
          <w:divBdr>
            <w:top w:val="none" w:sz="0" w:space="0" w:color="auto"/>
            <w:left w:val="none" w:sz="0" w:space="0" w:color="auto"/>
            <w:bottom w:val="none" w:sz="0" w:space="0" w:color="auto"/>
            <w:right w:val="none" w:sz="0" w:space="0" w:color="auto"/>
          </w:divBdr>
        </w:div>
        <w:div w:id="684095629">
          <w:marLeft w:val="640"/>
          <w:marRight w:val="0"/>
          <w:marTop w:val="0"/>
          <w:marBottom w:val="0"/>
          <w:divBdr>
            <w:top w:val="none" w:sz="0" w:space="0" w:color="auto"/>
            <w:left w:val="none" w:sz="0" w:space="0" w:color="auto"/>
            <w:bottom w:val="none" w:sz="0" w:space="0" w:color="auto"/>
            <w:right w:val="none" w:sz="0" w:space="0" w:color="auto"/>
          </w:divBdr>
        </w:div>
        <w:div w:id="726682285">
          <w:marLeft w:val="640"/>
          <w:marRight w:val="0"/>
          <w:marTop w:val="0"/>
          <w:marBottom w:val="0"/>
          <w:divBdr>
            <w:top w:val="none" w:sz="0" w:space="0" w:color="auto"/>
            <w:left w:val="none" w:sz="0" w:space="0" w:color="auto"/>
            <w:bottom w:val="none" w:sz="0" w:space="0" w:color="auto"/>
            <w:right w:val="none" w:sz="0" w:space="0" w:color="auto"/>
          </w:divBdr>
        </w:div>
        <w:div w:id="737829145">
          <w:marLeft w:val="640"/>
          <w:marRight w:val="0"/>
          <w:marTop w:val="0"/>
          <w:marBottom w:val="0"/>
          <w:divBdr>
            <w:top w:val="none" w:sz="0" w:space="0" w:color="auto"/>
            <w:left w:val="none" w:sz="0" w:space="0" w:color="auto"/>
            <w:bottom w:val="none" w:sz="0" w:space="0" w:color="auto"/>
            <w:right w:val="none" w:sz="0" w:space="0" w:color="auto"/>
          </w:divBdr>
        </w:div>
        <w:div w:id="811561586">
          <w:marLeft w:val="640"/>
          <w:marRight w:val="0"/>
          <w:marTop w:val="0"/>
          <w:marBottom w:val="0"/>
          <w:divBdr>
            <w:top w:val="none" w:sz="0" w:space="0" w:color="auto"/>
            <w:left w:val="none" w:sz="0" w:space="0" w:color="auto"/>
            <w:bottom w:val="none" w:sz="0" w:space="0" w:color="auto"/>
            <w:right w:val="none" w:sz="0" w:space="0" w:color="auto"/>
          </w:divBdr>
        </w:div>
        <w:div w:id="923220315">
          <w:marLeft w:val="640"/>
          <w:marRight w:val="0"/>
          <w:marTop w:val="0"/>
          <w:marBottom w:val="0"/>
          <w:divBdr>
            <w:top w:val="none" w:sz="0" w:space="0" w:color="auto"/>
            <w:left w:val="none" w:sz="0" w:space="0" w:color="auto"/>
            <w:bottom w:val="none" w:sz="0" w:space="0" w:color="auto"/>
            <w:right w:val="none" w:sz="0" w:space="0" w:color="auto"/>
          </w:divBdr>
        </w:div>
        <w:div w:id="986517259">
          <w:marLeft w:val="640"/>
          <w:marRight w:val="0"/>
          <w:marTop w:val="0"/>
          <w:marBottom w:val="0"/>
          <w:divBdr>
            <w:top w:val="none" w:sz="0" w:space="0" w:color="auto"/>
            <w:left w:val="none" w:sz="0" w:space="0" w:color="auto"/>
            <w:bottom w:val="none" w:sz="0" w:space="0" w:color="auto"/>
            <w:right w:val="none" w:sz="0" w:space="0" w:color="auto"/>
          </w:divBdr>
        </w:div>
        <w:div w:id="1144858951">
          <w:marLeft w:val="640"/>
          <w:marRight w:val="0"/>
          <w:marTop w:val="0"/>
          <w:marBottom w:val="0"/>
          <w:divBdr>
            <w:top w:val="none" w:sz="0" w:space="0" w:color="auto"/>
            <w:left w:val="none" w:sz="0" w:space="0" w:color="auto"/>
            <w:bottom w:val="none" w:sz="0" w:space="0" w:color="auto"/>
            <w:right w:val="none" w:sz="0" w:space="0" w:color="auto"/>
          </w:divBdr>
        </w:div>
        <w:div w:id="1165976081">
          <w:marLeft w:val="640"/>
          <w:marRight w:val="0"/>
          <w:marTop w:val="0"/>
          <w:marBottom w:val="0"/>
          <w:divBdr>
            <w:top w:val="none" w:sz="0" w:space="0" w:color="auto"/>
            <w:left w:val="none" w:sz="0" w:space="0" w:color="auto"/>
            <w:bottom w:val="none" w:sz="0" w:space="0" w:color="auto"/>
            <w:right w:val="none" w:sz="0" w:space="0" w:color="auto"/>
          </w:divBdr>
        </w:div>
        <w:div w:id="1187602917">
          <w:marLeft w:val="640"/>
          <w:marRight w:val="0"/>
          <w:marTop w:val="0"/>
          <w:marBottom w:val="0"/>
          <w:divBdr>
            <w:top w:val="none" w:sz="0" w:space="0" w:color="auto"/>
            <w:left w:val="none" w:sz="0" w:space="0" w:color="auto"/>
            <w:bottom w:val="none" w:sz="0" w:space="0" w:color="auto"/>
            <w:right w:val="none" w:sz="0" w:space="0" w:color="auto"/>
          </w:divBdr>
        </w:div>
        <w:div w:id="1209607939">
          <w:marLeft w:val="640"/>
          <w:marRight w:val="0"/>
          <w:marTop w:val="0"/>
          <w:marBottom w:val="0"/>
          <w:divBdr>
            <w:top w:val="none" w:sz="0" w:space="0" w:color="auto"/>
            <w:left w:val="none" w:sz="0" w:space="0" w:color="auto"/>
            <w:bottom w:val="none" w:sz="0" w:space="0" w:color="auto"/>
            <w:right w:val="none" w:sz="0" w:space="0" w:color="auto"/>
          </w:divBdr>
        </w:div>
        <w:div w:id="1223442928">
          <w:marLeft w:val="640"/>
          <w:marRight w:val="0"/>
          <w:marTop w:val="0"/>
          <w:marBottom w:val="0"/>
          <w:divBdr>
            <w:top w:val="none" w:sz="0" w:space="0" w:color="auto"/>
            <w:left w:val="none" w:sz="0" w:space="0" w:color="auto"/>
            <w:bottom w:val="none" w:sz="0" w:space="0" w:color="auto"/>
            <w:right w:val="none" w:sz="0" w:space="0" w:color="auto"/>
          </w:divBdr>
        </w:div>
        <w:div w:id="1291008524">
          <w:marLeft w:val="640"/>
          <w:marRight w:val="0"/>
          <w:marTop w:val="0"/>
          <w:marBottom w:val="0"/>
          <w:divBdr>
            <w:top w:val="none" w:sz="0" w:space="0" w:color="auto"/>
            <w:left w:val="none" w:sz="0" w:space="0" w:color="auto"/>
            <w:bottom w:val="none" w:sz="0" w:space="0" w:color="auto"/>
            <w:right w:val="none" w:sz="0" w:space="0" w:color="auto"/>
          </w:divBdr>
        </w:div>
        <w:div w:id="1296982332">
          <w:marLeft w:val="640"/>
          <w:marRight w:val="0"/>
          <w:marTop w:val="0"/>
          <w:marBottom w:val="0"/>
          <w:divBdr>
            <w:top w:val="none" w:sz="0" w:space="0" w:color="auto"/>
            <w:left w:val="none" w:sz="0" w:space="0" w:color="auto"/>
            <w:bottom w:val="none" w:sz="0" w:space="0" w:color="auto"/>
            <w:right w:val="none" w:sz="0" w:space="0" w:color="auto"/>
          </w:divBdr>
        </w:div>
        <w:div w:id="1395199548">
          <w:marLeft w:val="640"/>
          <w:marRight w:val="0"/>
          <w:marTop w:val="0"/>
          <w:marBottom w:val="0"/>
          <w:divBdr>
            <w:top w:val="none" w:sz="0" w:space="0" w:color="auto"/>
            <w:left w:val="none" w:sz="0" w:space="0" w:color="auto"/>
            <w:bottom w:val="none" w:sz="0" w:space="0" w:color="auto"/>
            <w:right w:val="none" w:sz="0" w:space="0" w:color="auto"/>
          </w:divBdr>
        </w:div>
        <w:div w:id="1531186323">
          <w:marLeft w:val="640"/>
          <w:marRight w:val="0"/>
          <w:marTop w:val="0"/>
          <w:marBottom w:val="0"/>
          <w:divBdr>
            <w:top w:val="none" w:sz="0" w:space="0" w:color="auto"/>
            <w:left w:val="none" w:sz="0" w:space="0" w:color="auto"/>
            <w:bottom w:val="none" w:sz="0" w:space="0" w:color="auto"/>
            <w:right w:val="none" w:sz="0" w:space="0" w:color="auto"/>
          </w:divBdr>
        </w:div>
        <w:div w:id="1531449574">
          <w:marLeft w:val="640"/>
          <w:marRight w:val="0"/>
          <w:marTop w:val="0"/>
          <w:marBottom w:val="0"/>
          <w:divBdr>
            <w:top w:val="none" w:sz="0" w:space="0" w:color="auto"/>
            <w:left w:val="none" w:sz="0" w:space="0" w:color="auto"/>
            <w:bottom w:val="none" w:sz="0" w:space="0" w:color="auto"/>
            <w:right w:val="none" w:sz="0" w:space="0" w:color="auto"/>
          </w:divBdr>
        </w:div>
        <w:div w:id="1639649311">
          <w:marLeft w:val="640"/>
          <w:marRight w:val="0"/>
          <w:marTop w:val="0"/>
          <w:marBottom w:val="0"/>
          <w:divBdr>
            <w:top w:val="none" w:sz="0" w:space="0" w:color="auto"/>
            <w:left w:val="none" w:sz="0" w:space="0" w:color="auto"/>
            <w:bottom w:val="none" w:sz="0" w:space="0" w:color="auto"/>
            <w:right w:val="none" w:sz="0" w:space="0" w:color="auto"/>
          </w:divBdr>
        </w:div>
        <w:div w:id="1657609866">
          <w:marLeft w:val="640"/>
          <w:marRight w:val="0"/>
          <w:marTop w:val="0"/>
          <w:marBottom w:val="0"/>
          <w:divBdr>
            <w:top w:val="none" w:sz="0" w:space="0" w:color="auto"/>
            <w:left w:val="none" w:sz="0" w:space="0" w:color="auto"/>
            <w:bottom w:val="none" w:sz="0" w:space="0" w:color="auto"/>
            <w:right w:val="none" w:sz="0" w:space="0" w:color="auto"/>
          </w:divBdr>
        </w:div>
        <w:div w:id="1658222954">
          <w:marLeft w:val="640"/>
          <w:marRight w:val="0"/>
          <w:marTop w:val="0"/>
          <w:marBottom w:val="0"/>
          <w:divBdr>
            <w:top w:val="none" w:sz="0" w:space="0" w:color="auto"/>
            <w:left w:val="none" w:sz="0" w:space="0" w:color="auto"/>
            <w:bottom w:val="none" w:sz="0" w:space="0" w:color="auto"/>
            <w:right w:val="none" w:sz="0" w:space="0" w:color="auto"/>
          </w:divBdr>
        </w:div>
        <w:div w:id="1664041610">
          <w:marLeft w:val="640"/>
          <w:marRight w:val="0"/>
          <w:marTop w:val="0"/>
          <w:marBottom w:val="0"/>
          <w:divBdr>
            <w:top w:val="none" w:sz="0" w:space="0" w:color="auto"/>
            <w:left w:val="none" w:sz="0" w:space="0" w:color="auto"/>
            <w:bottom w:val="none" w:sz="0" w:space="0" w:color="auto"/>
            <w:right w:val="none" w:sz="0" w:space="0" w:color="auto"/>
          </w:divBdr>
        </w:div>
        <w:div w:id="1688142401">
          <w:marLeft w:val="640"/>
          <w:marRight w:val="0"/>
          <w:marTop w:val="0"/>
          <w:marBottom w:val="0"/>
          <w:divBdr>
            <w:top w:val="none" w:sz="0" w:space="0" w:color="auto"/>
            <w:left w:val="none" w:sz="0" w:space="0" w:color="auto"/>
            <w:bottom w:val="none" w:sz="0" w:space="0" w:color="auto"/>
            <w:right w:val="none" w:sz="0" w:space="0" w:color="auto"/>
          </w:divBdr>
        </w:div>
        <w:div w:id="1731153012">
          <w:marLeft w:val="640"/>
          <w:marRight w:val="0"/>
          <w:marTop w:val="0"/>
          <w:marBottom w:val="0"/>
          <w:divBdr>
            <w:top w:val="none" w:sz="0" w:space="0" w:color="auto"/>
            <w:left w:val="none" w:sz="0" w:space="0" w:color="auto"/>
            <w:bottom w:val="none" w:sz="0" w:space="0" w:color="auto"/>
            <w:right w:val="none" w:sz="0" w:space="0" w:color="auto"/>
          </w:divBdr>
        </w:div>
        <w:div w:id="1741246329">
          <w:marLeft w:val="640"/>
          <w:marRight w:val="0"/>
          <w:marTop w:val="0"/>
          <w:marBottom w:val="0"/>
          <w:divBdr>
            <w:top w:val="none" w:sz="0" w:space="0" w:color="auto"/>
            <w:left w:val="none" w:sz="0" w:space="0" w:color="auto"/>
            <w:bottom w:val="none" w:sz="0" w:space="0" w:color="auto"/>
            <w:right w:val="none" w:sz="0" w:space="0" w:color="auto"/>
          </w:divBdr>
        </w:div>
        <w:div w:id="1741292777">
          <w:marLeft w:val="640"/>
          <w:marRight w:val="0"/>
          <w:marTop w:val="0"/>
          <w:marBottom w:val="0"/>
          <w:divBdr>
            <w:top w:val="none" w:sz="0" w:space="0" w:color="auto"/>
            <w:left w:val="none" w:sz="0" w:space="0" w:color="auto"/>
            <w:bottom w:val="none" w:sz="0" w:space="0" w:color="auto"/>
            <w:right w:val="none" w:sz="0" w:space="0" w:color="auto"/>
          </w:divBdr>
        </w:div>
        <w:div w:id="1761751723">
          <w:marLeft w:val="640"/>
          <w:marRight w:val="0"/>
          <w:marTop w:val="0"/>
          <w:marBottom w:val="0"/>
          <w:divBdr>
            <w:top w:val="none" w:sz="0" w:space="0" w:color="auto"/>
            <w:left w:val="none" w:sz="0" w:space="0" w:color="auto"/>
            <w:bottom w:val="none" w:sz="0" w:space="0" w:color="auto"/>
            <w:right w:val="none" w:sz="0" w:space="0" w:color="auto"/>
          </w:divBdr>
        </w:div>
        <w:div w:id="1857841117">
          <w:marLeft w:val="640"/>
          <w:marRight w:val="0"/>
          <w:marTop w:val="0"/>
          <w:marBottom w:val="0"/>
          <w:divBdr>
            <w:top w:val="none" w:sz="0" w:space="0" w:color="auto"/>
            <w:left w:val="none" w:sz="0" w:space="0" w:color="auto"/>
            <w:bottom w:val="none" w:sz="0" w:space="0" w:color="auto"/>
            <w:right w:val="none" w:sz="0" w:space="0" w:color="auto"/>
          </w:divBdr>
        </w:div>
        <w:div w:id="1903713038">
          <w:marLeft w:val="640"/>
          <w:marRight w:val="0"/>
          <w:marTop w:val="0"/>
          <w:marBottom w:val="0"/>
          <w:divBdr>
            <w:top w:val="none" w:sz="0" w:space="0" w:color="auto"/>
            <w:left w:val="none" w:sz="0" w:space="0" w:color="auto"/>
            <w:bottom w:val="none" w:sz="0" w:space="0" w:color="auto"/>
            <w:right w:val="none" w:sz="0" w:space="0" w:color="auto"/>
          </w:divBdr>
        </w:div>
        <w:div w:id="2030719611">
          <w:marLeft w:val="640"/>
          <w:marRight w:val="0"/>
          <w:marTop w:val="0"/>
          <w:marBottom w:val="0"/>
          <w:divBdr>
            <w:top w:val="none" w:sz="0" w:space="0" w:color="auto"/>
            <w:left w:val="none" w:sz="0" w:space="0" w:color="auto"/>
            <w:bottom w:val="none" w:sz="0" w:space="0" w:color="auto"/>
            <w:right w:val="none" w:sz="0" w:space="0" w:color="auto"/>
          </w:divBdr>
        </w:div>
        <w:div w:id="2084377008">
          <w:marLeft w:val="640"/>
          <w:marRight w:val="0"/>
          <w:marTop w:val="0"/>
          <w:marBottom w:val="0"/>
          <w:divBdr>
            <w:top w:val="none" w:sz="0" w:space="0" w:color="auto"/>
            <w:left w:val="none" w:sz="0" w:space="0" w:color="auto"/>
            <w:bottom w:val="none" w:sz="0" w:space="0" w:color="auto"/>
            <w:right w:val="none" w:sz="0" w:space="0" w:color="auto"/>
          </w:divBdr>
        </w:div>
        <w:div w:id="2102676729">
          <w:marLeft w:val="640"/>
          <w:marRight w:val="0"/>
          <w:marTop w:val="0"/>
          <w:marBottom w:val="0"/>
          <w:divBdr>
            <w:top w:val="none" w:sz="0" w:space="0" w:color="auto"/>
            <w:left w:val="none" w:sz="0" w:space="0" w:color="auto"/>
            <w:bottom w:val="none" w:sz="0" w:space="0" w:color="auto"/>
            <w:right w:val="none" w:sz="0" w:space="0" w:color="auto"/>
          </w:divBdr>
        </w:div>
      </w:divsChild>
    </w:div>
    <w:div w:id="789477974">
      <w:marLeft w:val="640"/>
      <w:marRight w:val="0"/>
      <w:marTop w:val="0"/>
      <w:marBottom w:val="0"/>
      <w:divBdr>
        <w:top w:val="none" w:sz="0" w:space="0" w:color="auto"/>
        <w:left w:val="none" w:sz="0" w:space="0" w:color="auto"/>
        <w:bottom w:val="none" w:sz="0" w:space="0" w:color="auto"/>
        <w:right w:val="none" w:sz="0" w:space="0" w:color="auto"/>
      </w:divBdr>
    </w:div>
    <w:div w:id="789979858">
      <w:bodyDiv w:val="1"/>
      <w:marLeft w:val="0"/>
      <w:marRight w:val="0"/>
      <w:marTop w:val="0"/>
      <w:marBottom w:val="0"/>
      <w:divBdr>
        <w:top w:val="none" w:sz="0" w:space="0" w:color="auto"/>
        <w:left w:val="none" w:sz="0" w:space="0" w:color="auto"/>
        <w:bottom w:val="none" w:sz="0" w:space="0" w:color="auto"/>
        <w:right w:val="none" w:sz="0" w:space="0" w:color="auto"/>
      </w:divBdr>
      <w:divsChild>
        <w:div w:id="131989677">
          <w:marLeft w:val="640"/>
          <w:marRight w:val="0"/>
          <w:marTop w:val="0"/>
          <w:marBottom w:val="0"/>
          <w:divBdr>
            <w:top w:val="none" w:sz="0" w:space="0" w:color="auto"/>
            <w:left w:val="none" w:sz="0" w:space="0" w:color="auto"/>
            <w:bottom w:val="none" w:sz="0" w:space="0" w:color="auto"/>
            <w:right w:val="none" w:sz="0" w:space="0" w:color="auto"/>
          </w:divBdr>
        </w:div>
        <w:div w:id="394666637">
          <w:marLeft w:val="640"/>
          <w:marRight w:val="0"/>
          <w:marTop w:val="0"/>
          <w:marBottom w:val="0"/>
          <w:divBdr>
            <w:top w:val="none" w:sz="0" w:space="0" w:color="auto"/>
            <w:left w:val="none" w:sz="0" w:space="0" w:color="auto"/>
            <w:bottom w:val="none" w:sz="0" w:space="0" w:color="auto"/>
            <w:right w:val="none" w:sz="0" w:space="0" w:color="auto"/>
          </w:divBdr>
        </w:div>
        <w:div w:id="1823886156">
          <w:marLeft w:val="640"/>
          <w:marRight w:val="0"/>
          <w:marTop w:val="0"/>
          <w:marBottom w:val="0"/>
          <w:divBdr>
            <w:top w:val="none" w:sz="0" w:space="0" w:color="auto"/>
            <w:left w:val="none" w:sz="0" w:space="0" w:color="auto"/>
            <w:bottom w:val="none" w:sz="0" w:space="0" w:color="auto"/>
            <w:right w:val="none" w:sz="0" w:space="0" w:color="auto"/>
          </w:divBdr>
        </w:div>
        <w:div w:id="1688142080">
          <w:marLeft w:val="640"/>
          <w:marRight w:val="0"/>
          <w:marTop w:val="0"/>
          <w:marBottom w:val="0"/>
          <w:divBdr>
            <w:top w:val="none" w:sz="0" w:space="0" w:color="auto"/>
            <w:left w:val="none" w:sz="0" w:space="0" w:color="auto"/>
            <w:bottom w:val="none" w:sz="0" w:space="0" w:color="auto"/>
            <w:right w:val="none" w:sz="0" w:space="0" w:color="auto"/>
          </w:divBdr>
        </w:div>
        <w:div w:id="2046177406">
          <w:marLeft w:val="640"/>
          <w:marRight w:val="0"/>
          <w:marTop w:val="0"/>
          <w:marBottom w:val="0"/>
          <w:divBdr>
            <w:top w:val="none" w:sz="0" w:space="0" w:color="auto"/>
            <w:left w:val="none" w:sz="0" w:space="0" w:color="auto"/>
            <w:bottom w:val="none" w:sz="0" w:space="0" w:color="auto"/>
            <w:right w:val="none" w:sz="0" w:space="0" w:color="auto"/>
          </w:divBdr>
        </w:div>
        <w:div w:id="2088065832">
          <w:marLeft w:val="640"/>
          <w:marRight w:val="0"/>
          <w:marTop w:val="0"/>
          <w:marBottom w:val="0"/>
          <w:divBdr>
            <w:top w:val="none" w:sz="0" w:space="0" w:color="auto"/>
            <w:left w:val="none" w:sz="0" w:space="0" w:color="auto"/>
            <w:bottom w:val="none" w:sz="0" w:space="0" w:color="auto"/>
            <w:right w:val="none" w:sz="0" w:space="0" w:color="auto"/>
          </w:divBdr>
        </w:div>
        <w:div w:id="2052722747">
          <w:marLeft w:val="640"/>
          <w:marRight w:val="0"/>
          <w:marTop w:val="0"/>
          <w:marBottom w:val="0"/>
          <w:divBdr>
            <w:top w:val="none" w:sz="0" w:space="0" w:color="auto"/>
            <w:left w:val="none" w:sz="0" w:space="0" w:color="auto"/>
            <w:bottom w:val="none" w:sz="0" w:space="0" w:color="auto"/>
            <w:right w:val="none" w:sz="0" w:space="0" w:color="auto"/>
          </w:divBdr>
        </w:div>
        <w:div w:id="1562979832">
          <w:marLeft w:val="640"/>
          <w:marRight w:val="0"/>
          <w:marTop w:val="0"/>
          <w:marBottom w:val="0"/>
          <w:divBdr>
            <w:top w:val="none" w:sz="0" w:space="0" w:color="auto"/>
            <w:left w:val="none" w:sz="0" w:space="0" w:color="auto"/>
            <w:bottom w:val="none" w:sz="0" w:space="0" w:color="auto"/>
            <w:right w:val="none" w:sz="0" w:space="0" w:color="auto"/>
          </w:divBdr>
        </w:div>
        <w:div w:id="1326469342">
          <w:marLeft w:val="640"/>
          <w:marRight w:val="0"/>
          <w:marTop w:val="0"/>
          <w:marBottom w:val="0"/>
          <w:divBdr>
            <w:top w:val="none" w:sz="0" w:space="0" w:color="auto"/>
            <w:left w:val="none" w:sz="0" w:space="0" w:color="auto"/>
            <w:bottom w:val="none" w:sz="0" w:space="0" w:color="auto"/>
            <w:right w:val="none" w:sz="0" w:space="0" w:color="auto"/>
          </w:divBdr>
        </w:div>
        <w:div w:id="1050954930">
          <w:marLeft w:val="640"/>
          <w:marRight w:val="0"/>
          <w:marTop w:val="0"/>
          <w:marBottom w:val="0"/>
          <w:divBdr>
            <w:top w:val="none" w:sz="0" w:space="0" w:color="auto"/>
            <w:left w:val="none" w:sz="0" w:space="0" w:color="auto"/>
            <w:bottom w:val="none" w:sz="0" w:space="0" w:color="auto"/>
            <w:right w:val="none" w:sz="0" w:space="0" w:color="auto"/>
          </w:divBdr>
        </w:div>
        <w:div w:id="2042704547">
          <w:marLeft w:val="640"/>
          <w:marRight w:val="0"/>
          <w:marTop w:val="0"/>
          <w:marBottom w:val="0"/>
          <w:divBdr>
            <w:top w:val="none" w:sz="0" w:space="0" w:color="auto"/>
            <w:left w:val="none" w:sz="0" w:space="0" w:color="auto"/>
            <w:bottom w:val="none" w:sz="0" w:space="0" w:color="auto"/>
            <w:right w:val="none" w:sz="0" w:space="0" w:color="auto"/>
          </w:divBdr>
        </w:div>
        <w:div w:id="2111049199">
          <w:marLeft w:val="640"/>
          <w:marRight w:val="0"/>
          <w:marTop w:val="0"/>
          <w:marBottom w:val="0"/>
          <w:divBdr>
            <w:top w:val="none" w:sz="0" w:space="0" w:color="auto"/>
            <w:left w:val="none" w:sz="0" w:space="0" w:color="auto"/>
            <w:bottom w:val="none" w:sz="0" w:space="0" w:color="auto"/>
            <w:right w:val="none" w:sz="0" w:space="0" w:color="auto"/>
          </w:divBdr>
        </w:div>
        <w:div w:id="834035628">
          <w:marLeft w:val="640"/>
          <w:marRight w:val="0"/>
          <w:marTop w:val="0"/>
          <w:marBottom w:val="0"/>
          <w:divBdr>
            <w:top w:val="none" w:sz="0" w:space="0" w:color="auto"/>
            <w:left w:val="none" w:sz="0" w:space="0" w:color="auto"/>
            <w:bottom w:val="none" w:sz="0" w:space="0" w:color="auto"/>
            <w:right w:val="none" w:sz="0" w:space="0" w:color="auto"/>
          </w:divBdr>
        </w:div>
        <w:div w:id="218514976">
          <w:marLeft w:val="640"/>
          <w:marRight w:val="0"/>
          <w:marTop w:val="0"/>
          <w:marBottom w:val="0"/>
          <w:divBdr>
            <w:top w:val="none" w:sz="0" w:space="0" w:color="auto"/>
            <w:left w:val="none" w:sz="0" w:space="0" w:color="auto"/>
            <w:bottom w:val="none" w:sz="0" w:space="0" w:color="auto"/>
            <w:right w:val="none" w:sz="0" w:space="0" w:color="auto"/>
          </w:divBdr>
        </w:div>
        <w:div w:id="150416669">
          <w:marLeft w:val="640"/>
          <w:marRight w:val="0"/>
          <w:marTop w:val="0"/>
          <w:marBottom w:val="0"/>
          <w:divBdr>
            <w:top w:val="none" w:sz="0" w:space="0" w:color="auto"/>
            <w:left w:val="none" w:sz="0" w:space="0" w:color="auto"/>
            <w:bottom w:val="none" w:sz="0" w:space="0" w:color="auto"/>
            <w:right w:val="none" w:sz="0" w:space="0" w:color="auto"/>
          </w:divBdr>
        </w:div>
        <w:div w:id="120998836">
          <w:marLeft w:val="640"/>
          <w:marRight w:val="0"/>
          <w:marTop w:val="0"/>
          <w:marBottom w:val="0"/>
          <w:divBdr>
            <w:top w:val="none" w:sz="0" w:space="0" w:color="auto"/>
            <w:left w:val="none" w:sz="0" w:space="0" w:color="auto"/>
            <w:bottom w:val="none" w:sz="0" w:space="0" w:color="auto"/>
            <w:right w:val="none" w:sz="0" w:space="0" w:color="auto"/>
          </w:divBdr>
        </w:div>
        <w:div w:id="205220667">
          <w:marLeft w:val="640"/>
          <w:marRight w:val="0"/>
          <w:marTop w:val="0"/>
          <w:marBottom w:val="0"/>
          <w:divBdr>
            <w:top w:val="none" w:sz="0" w:space="0" w:color="auto"/>
            <w:left w:val="none" w:sz="0" w:space="0" w:color="auto"/>
            <w:bottom w:val="none" w:sz="0" w:space="0" w:color="auto"/>
            <w:right w:val="none" w:sz="0" w:space="0" w:color="auto"/>
          </w:divBdr>
        </w:div>
        <w:div w:id="82649268">
          <w:marLeft w:val="640"/>
          <w:marRight w:val="0"/>
          <w:marTop w:val="0"/>
          <w:marBottom w:val="0"/>
          <w:divBdr>
            <w:top w:val="none" w:sz="0" w:space="0" w:color="auto"/>
            <w:left w:val="none" w:sz="0" w:space="0" w:color="auto"/>
            <w:bottom w:val="none" w:sz="0" w:space="0" w:color="auto"/>
            <w:right w:val="none" w:sz="0" w:space="0" w:color="auto"/>
          </w:divBdr>
        </w:div>
        <w:div w:id="2125539351">
          <w:marLeft w:val="640"/>
          <w:marRight w:val="0"/>
          <w:marTop w:val="0"/>
          <w:marBottom w:val="0"/>
          <w:divBdr>
            <w:top w:val="none" w:sz="0" w:space="0" w:color="auto"/>
            <w:left w:val="none" w:sz="0" w:space="0" w:color="auto"/>
            <w:bottom w:val="none" w:sz="0" w:space="0" w:color="auto"/>
            <w:right w:val="none" w:sz="0" w:space="0" w:color="auto"/>
          </w:divBdr>
        </w:div>
        <w:div w:id="682588376">
          <w:marLeft w:val="640"/>
          <w:marRight w:val="0"/>
          <w:marTop w:val="0"/>
          <w:marBottom w:val="0"/>
          <w:divBdr>
            <w:top w:val="none" w:sz="0" w:space="0" w:color="auto"/>
            <w:left w:val="none" w:sz="0" w:space="0" w:color="auto"/>
            <w:bottom w:val="none" w:sz="0" w:space="0" w:color="auto"/>
            <w:right w:val="none" w:sz="0" w:space="0" w:color="auto"/>
          </w:divBdr>
        </w:div>
        <w:div w:id="730159313">
          <w:marLeft w:val="640"/>
          <w:marRight w:val="0"/>
          <w:marTop w:val="0"/>
          <w:marBottom w:val="0"/>
          <w:divBdr>
            <w:top w:val="none" w:sz="0" w:space="0" w:color="auto"/>
            <w:left w:val="none" w:sz="0" w:space="0" w:color="auto"/>
            <w:bottom w:val="none" w:sz="0" w:space="0" w:color="auto"/>
            <w:right w:val="none" w:sz="0" w:space="0" w:color="auto"/>
          </w:divBdr>
        </w:div>
        <w:div w:id="743068012">
          <w:marLeft w:val="640"/>
          <w:marRight w:val="0"/>
          <w:marTop w:val="0"/>
          <w:marBottom w:val="0"/>
          <w:divBdr>
            <w:top w:val="none" w:sz="0" w:space="0" w:color="auto"/>
            <w:left w:val="none" w:sz="0" w:space="0" w:color="auto"/>
            <w:bottom w:val="none" w:sz="0" w:space="0" w:color="auto"/>
            <w:right w:val="none" w:sz="0" w:space="0" w:color="auto"/>
          </w:divBdr>
        </w:div>
        <w:div w:id="1945503144">
          <w:marLeft w:val="640"/>
          <w:marRight w:val="0"/>
          <w:marTop w:val="0"/>
          <w:marBottom w:val="0"/>
          <w:divBdr>
            <w:top w:val="none" w:sz="0" w:space="0" w:color="auto"/>
            <w:left w:val="none" w:sz="0" w:space="0" w:color="auto"/>
            <w:bottom w:val="none" w:sz="0" w:space="0" w:color="auto"/>
            <w:right w:val="none" w:sz="0" w:space="0" w:color="auto"/>
          </w:divBdr>
        </w:div>
        <w:div w:id="1989937892">
          <w:marLeft w:val="640"/>
          <w:marRight w:val="0"/>
          <w:marTop w:val="0"/>
          <w:marBottom w:val="0"/>
          <w:divBdr>
            <w:top w:val="none" w:sz="0" w:space="0" w:color="auto"/>
            <w:left w:val="none" w:sz="0" w:space="0" w:color="auto"/>
            <w:bottom w:val="none" w:sz="0" w:space="0" w:color="auto"/>
            <w:right w:val="none" w:sz="0" w:space="0" w:color="auto"/>
          </w:divBdr>
        </w:div>
        <w:div w:id="1314411853">
          <w:marLeft w:val="640"/>
          <w:marRight w:val="0"/>
          <w:marTop w:val="0"/>
          <w:marBottom w:val="0"/>
          <w:divBdr>
            <w:top w:val="none" w:sz="0" w:space="0" w:color="auto"/>
            <w:left w:val="none" w:sz="0" w:space="0" w:color="auto"/>
            <w:bottom w:val="none" w:sz="0" w:space="0" w:color="auto"/>
            <w:right w:val="none" w:sz="0" w:space="0" w:color="auto"/>
          </w:divBdr>
        </w:div>
        <w:div w:id="1705786871">
          <w:marLeft w:val="640"/>
          <w:marRight w:val="0"/>
          <w:marTop w:val="0"/>
          <w:marBottom w:val="0"/>
          <w:divBdr>
            <w:top w:val="none" w:sz="0" w:space="0" w:color="auto"/>
            <w:left w:val="none" w:sz="0" w:space="0" w:color="auto"/>
            <w:bottom w:val="none" w:sz="0" w:space="0" w:color="auto"/>
            <w:right w:val="none" w:sz="0" w:space="0" w:color="auto"/>
          </w:divBdr>
        </w:div>
        <w:div w:id="1472675886">
          <w:marLeft w:val="640"/>
          <w:marRight w:val="0"/>
          <w:marTop w:val="0"/>
          <w:marBottom w:val="0"/>
          <w:divBdr>
            <w:top w:val="none" w:sz="0" w:space="0" w:color="auto"/>
            <w:left w:val="none" w:sz="0" w:space="0" w:color="auto"/>
            <w:bottom w:val="none" w:sz="0" w:space="0" w:color="auto"/>
            <w:right w:val="none" w:sz="0" w:space="0" w:color="auto"/>
          </w:divBdr>
        </w:div>
        <w:div w:id="1518889205">
          <w:marLeft w:val="640"/>
          <w:marRight w:val="0"/>
          <w:marTop w:val="0"/>
          <w:marBottom w:val="0"/>
          <w:divBdr>
            <w:top w:val="none" w:sz="0" w:space="0" w:color="auto"/>
            <w:left w:val="none" w:sz="0" w:space="0" w:color="auto"/>
            <w:bottom w:val="none" w:sz="0" w:space="0" w:color="auto"/>
            <w:right w:val="none" w:sz="0" w:space="0" w:color="auto"/>
          </w:divBdr>
        </w:div>
        <w:div w:id="1135489560">
          <w:marLeft w:val="640"/>
          <w:marRight w:val="0"/>
          <w:marTop w:val="0"/>
          <w:marBottom w:val="0"/>
          <w:divBdr>
            <w:top w:val="none" w:sz="0" w:space="0" w:color="auto"/>
            <w:left w:val="none" w:sz="0" w:space="0" w:color="auto"/>
            <w:bottom w:val="none" w:sz="0" w:space="0" w:color="auto"/>
            <w:right w:val="none" w:sz="0" w:space="0" w:color="auto"/>
          </w:divBdr>
        </w:div>
        <w:div w:id="208998308">
          <w:marLeft w:val="640"/>
          <w:marRight w:val="0"/>
          <w:marTop w:val="0"/>
          <w:marBottom w:val="0"/>
          <w:divBdr>
            <w:top w:val="none" w:sz="0" w:space="0" w:color="auto"/>
            <w:left w:val="none" w:sz="0" w:space="0" w:color="auto"/>
            <w:bottom w:val="none" w:sz="0" w:space="0" w:color="auto"/>
            <w:right w:val="none" w:sz="0" w:space="0" w:color="auto"/>
          </w:divBdr>
        </w:div>
        <w:div w:id="236746507">
          <w:marLeft w:val="640"/>
          <w:marRight w:val="0"/>
          <w:marTop w:val="0"/>
          <w:marBottom w:val="0"/>
          <w:divBdr>
            <w:top w:val="none" w:sz="0" w:space="0" w:color="auto"/>
            <w:left w:val="none" w:sz="0" w:space="0" w:color="auto"/>
            <w:bottom w:val="none" w:sz="0" w:space="0" w:color="auto"/>
            <w:right w:val="none" w:sz="0" w:space="0" w:color="auto"/>
          </w:divBdr>
        </w:div>
        <w:div w:id="1061828494">
          <w:marLeft w:val="640"/>
          <w:marRight w:val="0"/>
          <w:marTop w:val="0"/>
          <w:marBottom w:val="0"/>
          <w:divBdr>
            <w:top w:val="none" w:sz="0" w:space="0" w:color="auto"/>
            <w:left w:val="none" w:sz="0" w:space="0" w:color="auto"/>
            <w:bottom w:val="none" w:sz="0" w:space="0" w:color="auto"/>
            <w:right w:val="none" w:sz="0" w:space="0" w:color="auto"/>
          </w:divBdr>
        </w:div>
        <w:div w:id="1388987276">
          <w:marLeft w:val="640"/>
          <w:marRight w:val="0"/>
          <w:marTop w:val="0"/>
          <w:marBottom w:val="0"/>
          <w:divBdr>
            <w:top w:val="none" w:sz="0" w:space="0" w:color="auto"/>
            <w:left w:val="none" w:sz="0" w:space="0" w:color="auto"/>
            <w:bottom w:val="none" w:sz="0" w:space="0" w:color="auto"/>
            <w:right w:val="none" w:sz="0" w:space="0" w:color="auto"/>
          </w:divBdr>
        </w:div>
        <w:div w:id="91321675">
          <w:marLeft w:val="640"/>
          <w:marRight w:val="0"/>
          <w:marTop w:val="0"/>
          <w:marBottom w:val="0"/>
          <w:divBdr>
            <w:top w:val="none" w:sz="0" w:space="0" w:color="auto"/>
            <w:left w:val="none" w:sz="0" w:space="0" w:color="auto"/>
            <w:bottom w:val="none" w:sz="0" w:space="0" w:color="auto"/>
            <w:right w:val="none" w:sz="0" w:space="0" w:color="auto"/>
          </w:divBdr>
        </w:div>
        <w:div w:id="1578393675">
          <w:marLeft w:val="640"/>
          <w:marRight w:val="0"/>
          <w:marTop w:val="0"/>
          <w:marBottom w:val="0"/>
          <w:divBdr>
            <w:top w:val="none" w:sz="0" w:space="0" w:color="auto"/>
            <w:left w:val="none" w:sz="0" w:space="0" w:color="auto"/>
            <w:bottom w:val="none" w:sz="0" w:space="0" w:color="auto"/>
            <w:right w:val="none" w:sz="0" w:space="0" w:color="auto"/>
          </w:divBdr>
        </w:div>
        <w:div w:id="81537534">
          <w:marLeft w:val="640"/>
          <w:marRight w:val="0"/>
          <w:marTop w:val="0"/>
          <w:marBottom w:val="0"/>
          <w:divBdr>
            <w:top w:val="none" w:sz="0" w:space="0" w:color="auto"/>
            <w:left w:val="none" w:sz="0" w:space="0" w:color="auto"/>
            <w:bottom w:val="none" w:sz="0" w:space="0" w:color="auto"/>
            <w:right w:val="none" w:sz="0" w:space="0" w:color="auto"/>
          </w:divBdr>
        </w:div>
        <w:div w:id="2000841903">
          <w:marLeft w:val="640"/>
          <w:marRight w:val="0"/>
          <w:marTop w:val="0"/>
          <w:marBottom w:val="0"/>
          <w:divBdr>
            <w:top w:val="none" w:sz="0" w:space="0" w:color="auto"/>
            <w:left w:val="none" w:sz="0" w:space="0" w:color="auto"/>
            <w:bottom w:val="none" w:sz="0" w:space="0" w:color="auto"/>
            <w:right w:val="none" w:sz="0" w:space="0" w:color="auto"/>
          </w:divBdr>
        </w:div>
        <w:div w:id="1656034573">
          <w:marLeft w:val="640"/>
          <w:marRight w:val="0"/>
          <w:marTop w:val="0"/>
          <w:marBottom w:val="0"/>
          <w:divBdr>
            <w:top w:val="none" w:sz="0" w:space="0" w:color="auto"/>
            <w:left w:val="none" w:sz="0" w:space="0" w:color="auto"/>
            <w:bottom w:val="none" w:sz="0" w:space="0" w:color="auto"/>
            <w:right w:val="none" w:sz="0" w:space="0" w:color="auto"/>
          </w:divBdr>
        </w:div>
        <w:div w:id="1556550213">
          <w:marLeft w:val="640"/>
          <w:marRight w:val="0"/>
          <w:marTop w:val="0"/>
          <w:marBottom w:val="0"/>
          <w:divBdr>
            <w:top w:val="none" w:sz="0" w:space="0" w:color="auto"/>
            <w:left w:val="none" w:sz="0" w:space="0" w:color="auto"/>
            <w:bottom w:val="none" w:sz="0" w:space="0" w:color="auto"/>
            <w:right w:val="none" w:sz="0" w:space="0" w:color="auto"/>
          </w:divBdr>
        </w:div>
        <w:div w:id="1114861079">
          <w:marLeft w:val="640"/>
          <w:marRight w:val="0"/>
          <w:marTop w:val="0"/>
          <w:marBottom w:val="0"/>
          <w:divBdr>
            <w:top w:val="none" w:sz="0" w:space="0" w:color="auto"/>
            <w:left w:val="none" w:sz="0" w:space="0" w:color="auto"/>
            <w:bottom w:val="none" w:sz="0" w:space="0" w:color="auto"/>
            <w:right w:val="none" w:sz="0" w:space="0" w:color="auto"/>
          </w:divBdr>
        </w:div>
        <w:div w:id="897788530">
          <w:marLeft w:val="640"/>
          <w:marRight w:val="0"/>
          <w:marTop w:val="0"/>
          <w:marBottom w:val="0"/>
          <w:divBdr>
            <w:top w:val="none" w:sz="0" w:space="0" w:color="auto"/>
            <w:left w:val="none" w:sz="0" w:space="0" w:color="auto"/>
            <w:bottom w:val="none" w:sz="0" w:space="0" w:color="auto"/>
            <w:right w:val="none" w:sz="0" w:space="0" w:color="auto"/>
          </w:divBdr>
        </w:div>
        <w:div w:id="1930503047">
          <w:marLeft w:val="640"/>
          <w:marRight w:val="0"/>
          <w:marTop w:val="0"/>
          <w:marBottom w:val="0"/>
          <w:divBdr>
            <w:top w:val="none" w:sz="0" w:space="0" w:color="auto"/>
            <w:left w:val="none" w:sz="0" w:space="0" w:color="auto"/>
            <w:bottom w:val="none" w:sz="0" w:space="0" w:color="auto"/>
            <w:right w:val="none" w:sz="0" w:space="0" w:color="auto"/>
          </w:divBdr>
        </w:div>
        <w:div w:id="1188561371">
          <w:marLeft w:val="640"/>
          <w:marRight w:val="0"/>
          <w:marTop w:val="0"/>
          <w:marBottom w:val="0"/>
          <w:divBdr>
            <w:top w:val="none" w:sz="0" w:space="0" w:color="auto"/>
            <w:left w:val="none" w:sz="0" w:space="0" w:color="auto"/>
            <w:bottom w:val="none" w:sz="0" w:space="0" w:color="auto"/>
            <w:right w:val="none" w:sz="0" w:space="0" w:color="auto"/>
          </w:divBdr>
        </w:div>
        <w:div w:id="1670521023">
          <w:marLeft w:val="640"/>
          <w:marRight w:val="0"/>
          <w:marTop w:val="0"/>
          <w:marBottom w:val="0"/>
          <w:divBdr>
            <w:top w:val="none" w:sz="0" w:space="0" w:color="auto"/>
            <w:left w:val="none" w:sz="0" w:space="0" w:color="auto"/>
            <w:bottom w:val="none" w:sz="0" w:space="0" w:color="auto"/>
            <w:right w:val="none" w:sz="0" w:space="0" w:color="auto"/>
          </w:divBdr>
        </w:div>
        <w:div w:id="1928612354">
          <w:marLeft w:val="640"/>
          <w:marRight w:val="0"/>
          <w:marTop w:val="0"/>
          <w:marBottom w:val="0"/>
          <w:divBdr>
            <w:top w:val="none" w:sz="0" w:space="0" w:color="auto"/>
            <w:left w:val="none" w:sz="0" w:space="0" w:color="auto"/>
            <w:bottom w:val="none" w:sz="0" w:space="0" w:color="auto"/>
            <w:right w:val="none" w:sz="0" w:space="0" w:color="auto"/>
          </w:divBdr>
        </w:div>
        <w:div w:id="350884594">
          <w:marLeft w:val="640"/>
          <w:marRight w:val="0"/>
          <w:marTop w:val="0"/>
          <w:marBottom w:val="0"/>
          <w:divBdr>
            <w:top w:val="none" w:sz="0" w:space="0" w:color="auto"/>
            <w:left w:val="none" w:sz="0" w:space="0" w:color="auto"/>
            <w:bottom w:val="none" w:sz="0" w:space="0" w:color="auto"/>
            <w:right w:val="none" w:sz="0" w:space="0" w:color="auto"/>
          </w:divBdr>
        </w:div>
        <w:div w:id="1595942027">
          <w:marLeft w:val="640"/>
          <w:marRight w:val="0"/>
          <w:marTop w:val="0"/>
          <w:marBottom w:val="0"/>
          <w:divBdr>
            <w:top w:val="none" w:sz="0" w:space="0" w:color="auto"/>
            <w:left w:val="none" w:sz="0" w:space="0" w:color="auto"/>
            <w:bottom w:val="none" w:sz="0" w:space="0" w:color="auto"/>
            <w:right w:val="none" w:sz="0" w:space="0" w:color="auto"/>
          </w:divBdr>
        </w:div>
        <w:div w:id="430050330">
          <w:marLeft w:val="640"/>
          <w:marRight w:val="0"/>
          <w:marTop w:val="0"/>
          <w:marBottom w:val="0"/>
          <w:divBdr>
            <w:top w:val="none" w:sz="0" w:space="0" w:color="auto"/>
            <w:left w:val="none" w:sz="0" w:space="0" w:color="auto"/>
            <w:bottom w:val="none" w:sz="0" w:space="0" w:color="auto"/>
            <w:right w:val="none" w:sz="0" w:space="0" w:color="auto"/>
          </w:divBdr>
        </w:div>
        <w:div w:id="360127635">
          <w:marLeft w:val="640"/>
          <w:marRight w:val="0"/>
          <w:marTop w:val="0"/>
          <w:marBottom w:val="0"/>
          <w:divBdr>
            <w:top w:val="none" w:sz="0" w:space="0" w:color="auto"/>
            <w:left w:val="none" w:sz="0" w:space="0" w:color="auto"/>
            <w:bottom w:val="none" w:sz="0" w:space="0" w:color="auto"/>
            <w:right w:val="none" w:sz="0" w:space="0" w:color="auto"/>
          </w:divBdr>
        </w:div>
        <w:div w:id="500586361">
          <w:marLeft w:val="640"/>
          <w:marRight w:val="0"/>
          <w:marTop w:val="0"/>
          <w:marBottom w:val="0"/>
          <w:divBdr>
            <w:top w:val="none" w:sz="0" w:space="0" w:color="auto"/>
            <w:left w:val="none" w:sz="0" w:space="0" w:color="auto"/>
            <w:bottom w:val="none" w:sz="0" w:space="0" w:color="auto"/>
            <w:right w:val="none" w:sz="0" w:space="0" w:color="auto"/>
          </w:divBdr>
        </w:div>
      </w:divsChild>
    </w:div>
    <w:div w:id="790440513">
      <w:marLeft w:val="0"/>
      <w:marRight w:val="0"/>
      <w:marTop w:val="0"/>
      <w:marBottom w:val="0"/>
      <w:divBdr>
        <w:top w:val="none" w:sz="0" w:space="0" w:color="auto"/>
        <w:left w:val="none" w:sz="0" w:space="0" w:color="auto"/>
        <w:bottom w:val="none" w:sz="0" w:space="0" w:color="auto"/>
        <w:right w:val="none" w:sz="0" w:space="0" w:color="auto"/>
      </w:divBdr>
    </w:div>
    <w:div w:id="791217152">
      <w:bodyDiv w:val="1"/>
      <w:marLeft w:val="0"/>
      <w:marRight w:val="0"/>
      <w:marTop w:val="0"/>
      <w:marBottom w:val="0"/>
      <w:divBdr>
        <w:top w:val="none" w:sz="0" w:space="0" w:color="auto"/>
        <w:left w:val="none" w:sz="0" w:space="0" w:color="auto"/>
        <w:bottom w:val="none" w:sz="0" w:space="0" w:color="auto"/>
        <w:right w:val="none" w:sz="0" w:space="0" w:color="auto"/>
      </w:divBdr>
      <w:divsChild>
        <w:div w:id="1082218533">
          <w:marLeft w:val="640"/>
          <w:marRight w:val="0"/>
          <w:marTop w:val="0"/>
          <w:marBottom w:val="0"/>
          <w:divBdr>
            <w:top w:val="none" w:sz="0" w:space="0" w:color="auto"/>
            <w:left w:val="none" w:sz="0" w:space="0" w:color="auto"/>
            <w:bottom w:val="none" w:sz="0" w:space="0" w:color="auto"/>
            <w:right w:val="none" w:sz="0" w:space="0" w:color="auto"/>
          </w:divBdr>
        </w:div>
        <w:div w:id="111443072">
          <w:marLeft w:val="640"/>
          <w:marRight w:val="0"/>
          <w:marTop w:val="0"/>
          <w:marBottom w:val="0"/>
          <w:divBdr>
            <w:top w:val="none" w:sz="0" w:space="0" w:color="auto"/>
            <w:left w:val="none" w:sz="0" w:space="0" w:color="auto"/>
            <w:bottom w:val="none" w:sz="0" w:space="0" w:color="auto"/>
            <w:right w:val="none" w:sz="0" w:space="0" w:color="auto"/>
          </w:divBdr>
        </w:div>
        <w:div w:id="846674145">
          <w:marLeft w:val="640"/>
          <w:marRight w:val="0"/>
          <w:marTop w:val="0"/>
          <w:marBottom w:val="0"/>
          <w:divBdr>
            <w:top w:val="none" w:sz="0" w:space="0" w:color="auto"/>
            <w:left w:val="none" w:sz="0" w:space="0" w:color="auto"/>
            <w:bottom w:val="none" w:sz="0" w:space="0" w:color="auto"/>
            <w:right w:val="none" w:sz="0" w:space="0" w:color="auto"/>
          </w:divBdr>
        </w:div>
        <w:div w:id="1434545445">
          <w:marLeft w:val="640"/>
          <w:marRight w:val="0"/>
          <w:marTop w:val="0"/>
          <w:marBottom w:val="0"/>
          <w:divBdr>
            <w:top w:val="none" w:sz="0" w:space="0" w:color="auto"/>
            <w:left w:val="none" w:sz="0" w:space="0" w:color="auto"/>
            <w:bottom w:val="none" w:sz="0" w:space="0" w:color="auto"/>
            <w:right w:val="none" w:sz="0" w:space="0" w:color="auto"/>
          </w:divBdr>
        </w:div>
        <w:div w:id="611665918">
          <w:marLeft w:val="640"/>
          <w:marRight w:val="0"/>
          <w:marTop w:val="0"/>
          <w:marBottom w:val="0"/>
          <w:divBdr>
            <w:top w:val="none" w:sz="0" w:space="0" w:color="auto"/>
            <w:left w:val="none" w:sz="0" w:space="0" w:color="auto"/>
            <w:bottom w:val="none" w:sz="0" w:space="0" w:color="auto"/>
            <w:right w:val="none" w:sz="0" w:space="0" w:color="auto"/>
          </w:divBdr>
        </w:div>
        <w:div w:id="1097561371">
          <w:marLeft w:val="640"/>
          <w:marRight w:val="0"/>
          <w:marTop w:val="0"/>
          <w:marBottom w:val="0"/>
          <w:divBdr>
            <w:top w:val="none" w:sz="0" w:space="0" w:color="auto"/>
            <w:left w:val="none" w:sz="0" w:space="0" w:color="auto"/>
            <w:bottom w:val="none" w:sz="0" w:space="0" w:color="auto"/>
            <w:right w:val="none" w:sz="0" w:space="0" w:color="auto"/>
          </w:divBdr>
        </w:div>
        <w:div w:id="2016956146">
          <w:marLeft w:val="640"/>
          <w:marRight w:val="0"/>
          <w:marTop w:val="0"/>
          <w:marBottom w:val="0"/>
          <w:divBdr>
            <w:top w:val="none" w:sz="0" w:space="0" w:color="auto"/>
            <w:left w:val="none" w:sz="0" w:space="0" w:color="auto"/>
            <w:bottom w:val="none" w:sz="0" w:space="0" w:color="auto"/>
            <w:right w:val="none" w:sz="0" w:space="0" w:color="auto"/>
          </w:divBdr>
        </w:div>
        <w:div w:id="738789643">
          <w:marLeft w:val="640"/>
          <w:marRight w:val="0"/>
          <w:marTop w:val="0"/>
          <w:marBottom w:val="0"/>
          <w:divBdr>
            <w:top w:val="none" w:sz="0" w:space="0" w:color="auto"/>
            <w:left w:val="none" w:sz="0" w:space="0" w:color="auto"/>
            <w:bottom w:val="none" w:sz="0" w:space="0" w:color="auto"/>
            <w:right w:val="none" w:sz="0" w:space="0" w:color="auto"/>
          </w:divBdr>
        </w:div>
        <w:div w:id="942567791">
          <w:marLeft w:val="640"/>
          <w:marRight w:val="0"/>
          <w:marTop w:val="0"/>
          <w:marBottom w:val="0"/>
          <w:divBdr>
            <w:top w:val="none" w:sz="0" w:space="0" w:color="auto"/>
            <w:left w:val="none" w:sz="0" w:space="0" w:color="auto"/>
            <w:bottom w:val="none" w:sz="0" w:space="0" w:color="auto"/>
            <w:right w:val="none" w:sz="0" w:space="0" w:color="auto"/>
          </w:divBdr>
        </w:div>
        <w:div w:id="1944797407">
          <w:marLeft w:val="640"/>
          <w:marRight w:val="0"/>
          <w:marTop w:val="0"/>
          <w:marBottom w:val="0"/>
          <w:divBdr>
            <w:top w:val="none" w:sz="0" w:space="0" w:color="auto"/>
            <w:left w:val="none" w:sz="0" w:space="0" w:color="auto"/>
            <w:bottom w:val="none" w:sz="0" w:space="0" w:color="auto"/>
            <w:right w:val="none" w:sz="0" w:space="0" w:color="auto"/>
          </w:divBdr>
        </w:div>
        <w:div w:id="1717469084">
          <w:marLeft w:val="640"/>
          <w:marRight w:val="0"/>
          <w:marTop w:val="0"/>
          <w:marBottom w:val="0"/>
          <w:divBdr>
            <w:top w:val="none" w:sz="0" w:space="0" w:color="auto"/>
            <w:left w:val="none" w:sz="0" w:space="0" w:color="auto"/>
            <w:bottom w:val="none" w:sz="0" w:space="0" w:color="auto"/>
            <w:right w:val="none" w:sz="0" w:space="0" w:color="auto"/>
          </w:divBdr>
        </w:div>
        <w:div w:id="1934624792">
          <w:marLeft w:val="640"/>
          <w:marRight w:val="0"/>
          <w:marTop w:val="0"/>
          <w:marBottom w:val="0"/>
          <w:divBdr>
            <w:top w:val="none" w:sz="0" w:space="0" w:color="auto"/>
            <w:left w:val="none" w:sz="0" w:space="0" w:color="auto"/>
            <w:bottom w:val="none" w:sz="0" w:space="0" w:color="auto"/>
            <w:right w:val="none" w:sz="0" w:space="0" w:color="auto"/>
          </w:divBdr>
        </w:div>
        <w:div w:id="556359742">
          <w:marLeft w:val="640"/>
          <w:marRight w:val="0"/>
          <w:marTop w:val="0"/>
          <w:marBottom w:val="0"/>
          <w:divBdr>
            <w:top w:val="none" w:sz="0" w:space="0" w:color="auto"/>
            <w:left w:val="none" w:sz="0" w:space="0" w:color="auto"/>
            <w:bottom w:val="none" w:sz="0" w:space="0" w:color="auto"/>
            <w:right w:val="none" w:sz="0" w:space="0" w:color="auto"/>
          </w:divBdr>
        </w:div>
        <w:div w:id="128909655">
          <w:marLeft w:val="640"/>
          <w:marRight w:val="0"/>
          <w:marTop w:val="0"/>
          <w:marBottom w:val="0"/>
          <w:divBdr>
            <w:top w:val="none" w:sz="0" w:space="0" w:color="auto"/>
            <w:left w:val="none" w:sz="0" w:space="0" w:color="auto"/>
            <w:bottom w:val="none" w:sz="0" w:space="0" w:color="auto"/>
            <w:right w:val="none" w:sz="0" w:space="0" w:color="auto"/>
          </w:divBdr>
        </w:div>
        <w:div w:id="1344825309">
          <w:marLeft w:val="640"/>
          <w:marRight w:val="0"/>
          <w:marTop w:val="0"/>
          <w:marBottom w:val="0"/>
          <w:divBdr>
            <w:top w:val="none" w:sz="0" w:space="0" w:color="auto"/>
            <w:left w:val="none" w:sz="0" w:space="0" w:color="auto"/>
            <w:bottom w:val="none" w:sz="0" w:space="0" w:color="auto"/>
            <w:right w:val="none" w:sz="0" w:space="0" w:color="auto"/>
          </w:divBdr>
        </w:div>
        <w:div w:id="925068985">
          <w:marLeft w:val="640"/>
          <w:marRight w:val="0"/>
          <w:marTop w:val="0"/>
          <w:marBottom w:val="0"/>
          <w:divBdr>
            <w:top w:val="none" w:sz="0" w:space="0" w:color="auto"/>
            <w:left w:val="none" w:sz="0" w:space="0" w:color="auto"/>
            <w:bottom w:val="none" w:sz="0" w:space="0" w:color="auto"/>
            <w:right w:val="none" w:sz="0" w:space="0" w:color="auto"/>
          </w:divBdr>
        </w:div>
        <w:div w:id="421802239">
          <w:marLeft w:val="640"/>
          <w:marRight w:val="0"/>
          <w:marTop w:val="0"/>
          <w:marBottom w:val="0"/>
          <w:divBdr>
            <w:top w:val="none" w:sz="0" w:space="0" w:color="auto"/>
            <w:left w:val="none" w:sz="0" w:space="0" w:color="auto"/>
            <w:bottom w:val="none" w:sz="0" w:space="0" w:color="auto"/>
            <w:right w:val="none" w:sz="0" w:space="0" w:color="auto"/>
          </w:divBdr>
        </w:div>
        <w:div w:id="1322345393">
          <w:marLeft w:val="640"/>
          <w:marRight w:val="0"/>
          <w:marTop w:val="0"/>
          <w:marBottom w:val="0"/>
          <w:divBdr>
            <w:top w:val="none" w:sz="0" w:space="0" w:color="auto"/>
            <w:left w:val="none" w:sz="0" w:space="0" w:color="auto"/>
            <w:bottom w:val="none" w:sz="0" w:space="0" w:color="auto"/>
            <w:right w:val="none" w:sz="0" w:space="0" w:color="auto"/>
          </w:divBdr>
        </w:div>
        <w:div w:id="1963880607">
          <w:marLeft w:val="640"/>
          <w:marRight w:val="0"/>
          <w:marTop w:val="0"/>
          <w:marBottom w:val="0"/>
          <w:divBdr>
            <w:top w:val="none" w:sz="0" w:space="0" w:color="auto"/>
            <w:left w:val="none" w:sz="0" w:space="0" w:color="auto"/>
            <w:bottom w:val="none" w:sz="0" w:space="0" w:color="auto"/>
            <w:right w:val="none" w:sz="0" w:space="0" w:color="auto"/>
          </w:divBdr>
        </w:div>
        <w:div w:id="1125975069">
          <w:marLeft w:val="640"/>
          <w:marRight w:val="0"/>
          <w:marTop w:val="0"/>
          <w:marBottom w:val="0"/>
          <w:divBdr>
            <w:top w:val="none" w:sz="0" w:space="0" w:color="auto"/>
            <w:left w:val="none" w:sz="0" w:space="0" w:color="auto"/>
            <w:bottom w:val="none" w:sz="0" w:space="0" w:color="auto"/>
            <w:right w:val="none" w:sz="0" w:space="0" w:color="auto"/>
          </w:divBdr>
        </w:div>
        <w:div w:id="856579924">
          <w:marLeft w:val="640"/>
          <w:marRight w:val="0"/>
          <w:marTop w:val="0"/>
          <w:marBottom w:val="0"/>
          <w:divBdr>
            <w:top w:val="none" w:sz="0" w:space="0" w:color="auto"/>
            <w:left w:val="none" w:sz="0" w:space="0" w:color="auto"/>
            <w:bottom w:val="none" w:sz="0" w:space="0" w:color="auto"/>
            <w:right w:val="none" w:sz="0" w:space="0" w:color="auto"/>
          </w:divBdr>
        </w:div>
        <w:div w:id="2099670612">
          <w:marLeft w:val="640"/>
          <w:marRight w:val="0"/>
          <w:marTop w:val="0"/>
          <w:marBottom w:val="0"/>
          <w:divBdr>
            <w:top w:val="none" w:sz="0" w:space="0" w:color="auto"/>
            <w:left w:val="none" w:sz="0" w:space="0" w:color="auto"/>
            <w:bottom w:val="none" w:sz="0" w:space="0" w:color="auto"/>
            <w:right w:val="none" w:sz="0" w:space="0" w:color="auto"/>
          </w:divBdr>
        </w:div>
        <w:div w:id="711731769">
          <w:marLeft w:val="640"/>
          <w:marRight w:val="0"/>
          <w:marTop w:val="0"/>
          <w:marBottom w:val="0"/>
          <w:divBdr>
            <w:top w:val="none" w:sz="0" w:space="0" w:color="auto"/>
            <w:left w:val="none" w:sz="0" w:space="0" w:color="auto"/>
            <w:bottom w:val="none" w:sz="0" w:space="0" w:color="auto"/>
            <w:right w:val="none" w:sz="0" w:space="0" w:color="auto"/>
          </w:divBdr>
        </w:div>
        <w:div w:id="642201617">
          <w:marLeft w:val="640"/>
          <w:marRight w:val="0"/>
          <w:marTop w:val="0"/>
          <w:marBottom w:val="0"/>
          <w:divBdr>
            <w:top w:val="none" w:sz="0" w:space="0" w:color="auto"/>
            <w:left w:val="none" w:sz="0" w:space="0" w:color="auto"/>
            <w:bottom w:val="none" w:sz="0" w:space="0" w:color="auto"/>
            <w:right w:val="none" w:sz="0" w:space="0" w:color="auto"/>
          </w:divBdr>
        </w:div>
        <w:div w:id="521170948">
          <w:marLeft w:val="640"/>
          <w:marRight w:val="0"/>
          <w:marTop w:val="0"/>
          <w:marBottom w:val="0"/>
          <w:divBdr>
            <w:top w:val="none" w:sz="0" w:space="0" w:color="auto"/>
            <w:left w:val="none" w:sz="0" w:space="0" w:color="auto"/>
            <w:bottom w:val="none" w:sz="0" w:space="0" w:color="auto"/>
            <w:right w:val="none" w:sz="0" w:space="0" w:color="auto"/>
          </w:divBdr>
        </w:div>
        <w:div w:id="55200831">
          <w:marLeft w:val="640"/>
          <w:marRight w:val="0"/>
          <w:marTop w:val="0"/>
          <w:marBottom w:val="0"/>
          <w:divBdr>
            <w:top w:val="none" w:sz="0" w:space="0" w:color="auto"/>
            <w:left w:val="none" w:sz="0" w:space="0" w:color="auto"/>
            <w:bottom w:val="none" w:sz="0" w:space="0" w:color="auto"/>
            <w:right w:val="none" w:sz="0" w:space="0" w:color="auto"/>
          </w:divBdr>
        </w:div>
        <w:div w:id="1405300402">
          <w:marLeft w:val="640"/>
          <w:marRight w:val="0"/>
          <w:marTop w:val="0"/>
          <w:marBottom w:val="0"/>
          <w:divBdr>
            <w:top w:val="none" w:sz="0" w:space="0" w:color="auto"/>
            <w:left w:val="none" w:sz="0" w:space="0" w:color="auto"/>
            <w:bottom w:val="none" w:sz="0" w:space="0" w:color="auto"/>
            <w:right w:val="none" w:sz="0" w:space="0" w:color="auto"/>
          </w:divBdr>
        </w:div>
        <w:div w:id="979576056">
          <w:marLeft w:val="640"/>
          <w:marRight w:val="0"/>
          <w:marTop w:val="0"/>
          <w:marBottom w:val="0"/>
          <w:divBdr>
            <w:top w:val="none" w:sz="0" w:space="0" w:color="auto"/>
            <w:left w:val="none" w:sz="0" w:space="0" w:color="auto"/>
            <w:bottom w:val="none" w:sz="0" w:space="0" w:color="auto"/>
            <w:right w:val="none" w:sz="0" w:space="0" w:color="auto"/>
          </w:divBdr>
        </w:div>
        <w:div w:id="2039970267">
          <w:marLeft w:val="640"/>
          <w:marRight w:val="0"/>
          <w:marTop w:val="0"/>
          <w:marBottom w:val="0"/>
          <w:divBdr>
            <w:top w:val="none" w:sz="0" w:space="0" w:color="auto"/>
            <w:left w:val="none" w:sz="0" w:space="0" w:color="auto"/>
            <w:bottom w:val="none" w:sz="0" w:space="0" w:color="auto"/>
            <w:right w:val="none" w:sz="0" w:space="0" w:color="auto"/>
          </w:divBdr>
        </w:div>
        <w:div w:id="1178617735">
          <w:marLeft w:val="640"/>
          <w:marRight w:val="0"/>
          <w:marTop w:val="0"/>
          <w:marBottom w:val="0"/>
          <w:divBdr>
            <w:top w:val="none" w:sz="0" w:space="0" w:color="auto"/>
            <w:left w:val="none" w:sz="0" w:space="0" w:color="auto"/>
            <w:bottom w:val="none" w:sz="0" w:space="0" w:color="auto"/>
            <w:right w:val="none" w:sz="0" w:space="0" w:color="auto"/>
          </w:divBdr>
        </w:div>
        <w:div w:id="870537327">
          <w:marLeft w:val="640"/>
          <w:marRight w:val="0"/>
          <w:marTop w:val="0"/>
          <w:marBottom w:val="0"/>
          <w:divBdr>
            <w:top w:val="none" w:sz="0" w:space="0" w:color="auto"/>
            <w:left w:val="none" w:sz="0" w:space="0" w:color="auto"/>
            <w:bottom w:val="none" w:sz="0" w:space="0" w:color="auto"/>
            <w:right w:val="none" w:sz="0" w:space="0" w:color="auto"/>
          </w:divBdr>
        </w:div>
        <w:div w:id="896748601">
          <w:marLeft w:val="640"/>
          <w:marRight w:val="0"/>
          <w:marTop w:val="0"/>
          <w:marBottom w:val="0"/>
          <w:divBdr>
            <w:top w:val="none" w:sz="0" w:space="0" w:color="auto"/>
            <w:left w:val="none" w:sz="0" w:space="0" w:color="auto"/>
            <w:bottom w:val="none" w:sz="0" w:space="0" w:color="auto"/>
            <w:right w:val="none" w:sz="0" w:space="0" w:color="auto"/>
          </w:divBdr>
        </w:div>
        <w:div w:id="700009911">
          <w:marLeft w:val="640"/>
          <w:marRight w:val="0"/>
          <w:marTop w:val="0"/>
          <w:marBottom w:val="0"/>
          <w:divBdr>
            <w:top w:val="none" w:sz="0" w:space="0" w:color="auto"/>
            <w:left w:val="none" w:sz="0" w:space="0" w:color="auto"/>
            <w:bottom w:val="none" w:sz="0" w:space="0" w:color="auto"/>
            <w:right w:val="none" w:sz="0" w:space="0" w:color="auto"/>
          </w:divBdr>
        </w:div>
        <w:div w:id="657808663">
          <w:marLeft w:val="640"/>
          <w:marRight w:val="0"/>
          <w:marTop w:val="0"/>
          <w:marBottom w:val="0"/>
          <w:divBdr>
            <w:top w:val="none" w:sz="0" w:space="0" w:color="auto"/>
            <w:left w:val="none" w:sz="0" w:space="0" w:color="auto"/>
            <w:bottom w:val="none" w:sz="0" w:space="0" w:color="auto"/>
            <w:right w:val="none" w:sz="0" w:space="0" w:color="auto"/>
          </w:divBdr>
        </w:div>
        <w:div w:id="679696280">
          <w:marLeft w:val="640"/>
          <w:marRight w:val="0"/>
          <w:marTop w:val="0"/>
          <w:marBottom w:val="0"/>
          <w:divBdr>
            <w:top w:val="none" w:sz="0" w:space="0" w:color="auto"/>
            <w:left w:val="none" w:sz="0" w:space="0" w:color="auto"/>
            <w:bottom w:val="none" w:sz="0" w:space="0" w:color="auto"/>
            <w:right w:val="none" w:sz="0" w:space="0" w:color="auto"/>
          </w:divBdr>
        </w:div>
        <w:div w:id="424957597">
          <w:marLeft w:val="640"/>
          <w:marRight w:val="0"/>
          <w:marTop w:val="0"/>
          <w:marBottom w:val="0"/>
          <w:divBdr>
            <w:top w:val="none" w:sz="0" w:space="0" w:color="auto"/>
            <w:left w:val="none" w:sz="0" w:space="0" w:color="auto"/>
            <w:bottom w:val="none" w:sz="0" w:space="0" w:color="auto"/>
            <w:right w:val="none" w:sz="0" w:space="0" w:color="auto"/>
          </w:divBdr>
        </w:div>
        <w:div w:id="1808821087">
          <w:marLeft w:val="640"/>
          <w:marRight w:val="0"/>
          <w:marTop w:val="0"/>
          <w:marBottom w:val="0"/>
          <w:divBdr>
            <w:top w:val="none" w:sz="0" w:space="0" w:color="auto"/>
            <w:left w:val="none" w:sz="0" w:space="0" w:color="auto"/>
            <w:bottom w:val="none" w:sz="0" w:space="0" w:color="auto"/>
            <w:right w:val="none" w:sz="0" w:space="0" w:color="auto"/>
          </w:divBdr>
        </w:div>
        <w:div w:id="1863976928">
          <w:marLeft w:val="640"/>
          <w:marRight w:val="0"/>
          <w:marTop w:val="0"/>
          <w:marBottom w:val="0"/>
          <w:divBdr>
            <w:top w:val="none" w:sz="0" w:space="0" w:color="auto"/>
            <w:left w:val="none" w:sz="0" w:space="0" w:color="auto"/>
            <w:bottom w:val="none" w:sz="0" w:space="0" w:color="auto"/>
            <w:right w:val="none" w:sz="0" w:space="0" w:color="auto"/>
          </w:divBdr>
        </w:div>
        <w:div w:id="782387405">
          <w:marLeft w:val="640"/>
          <w:marRight w:val="0"/>
          <w:marTop w:val="0"/>
          <w:marBottom w:val="0"/>
          <w:divBdr>
            <w:top w:val="none" w:sz="0" w:space="0" w:color="auto"/>
            <w:left w:val="none" w:sz="0" w:space="0" w:color="auto"/>
            <w:bottom w:val="none" w:sz="0" w:space="0" w:color="auto"/>
            <w:right w:val="none" w:sz="0" w:space="0" w:color="auto"/>
          </w:divBdr>
        </w:div>
        <w:div w:id="344670304">
          <w:marLeft w:val="640"/>
          <w:marRight w:val="0"/>
          <w:marTop w:val="0"/>
          <w:marBottom w:val="0"/>
          <w:divBdr>
            <w:top w:val="none" w:sz="0" w:space="0" w:color="auto"/>
            <w:left w:val="none" w:sz="0" w:space="0" w:color="auto"/>
            <w:bottom w:val="none" w:sz="0" w:space="0" w:color="auto"/>
            <w:right w:val="none" w:sz="0" w:space="0" w:color="auto"/>
          </w:divBdr>
        </w:div>
        <w:div w:id="981735386">
          <w:marLeft w:val="640"/>
          <w:marRight w:val="0"/>
          <w:marTop w:val="0"/>
          <w:marBottom w:val="0"/>
          <w:divBdr>
            <w:top w:val="none" w:sz="0" w:space="0" w:color="auto"/>
            <w:left w:val="none" w:sz="0" w:space="0" w:color="auto"/>
            <w:bottom w:val="none" w:sz="0" w:space="0" w:color="auto"/>
            <w:right w:val="none" w:sz="0" w:space="0" w:color="auto"/>
          </w:divBdr>
        </w:div>
        <w:div w:id="292176714">
          <w:marLeft w:val="640"/>
          <w:marRight w:val="0"/>
          <w:marTop w:val="0"/>
          <w:marBottom w:val="0"/>
          <w:divBdr>
            <w:top w:val="none" w:sz="0" w:space="0" w:color="auto"/>
            <w:left w:val="none" w:sz="0" w:space="0" w:color="auto"/>
            <w:bottom w:val="none" w:sz="0" w:space="0" w:color="auto"/>
            <w:right w:val="none" w:sz="0" w:space="0" w:color="auto"/>
          </w:divBdr>
        </w:div>
        <w:div w:id="1420760347">
          <w:marLeft w:val="640"/>
          <w:marRight w:val="0"/>
          <w:marTop w:val="0"/>
          <w:marBottom w:val="0"/>
          <w:divBdr>
            <w:top w:val="none" w:sz="0" w:space="0" w:color="auto"/>
            <w:left w:val="none" w:sz="0" w:space="0" w:color="auto"/>
            <w:bottom w:val="none" w:sz="0" w:space="0" w:color="auto"/>
            <w:right w:val="none" w:sz="0" w:space="0" w:color="auto"/>
          </w:divBdr>
        </w:div>
        <w:div w:id="1313564862">
          <w:marLeft w:val="640"/>
          <w:marRight w:val="0"/>
          <w:marTop w:val="0"/>
          <w:marBottom w:val="0"/>
          <w:divBdr>
            <w:top w:val="none" w:sz="0" w:space="0" w:color="auto"/>
            <w:left w:val="none" w:sz="0" w:space="0" w:color="auto"/>
            <w:bottom w:val="none" w:sz="0" w:space="0" w:color="auto"/>
            <w:right w:val="none" w:sz="0" w:space="0" w:color="auto"/>
          </w:divBdr>
        </w:div>
        <w:div w:id="2060860599">
          <w:marLeft w:val="640"/>
          <w:marRight w:val="0"/>
          <w:marTop w:val="0"/>
          <w:marBottom w:val="0"/>
          <w:divBdr>
            <w:top w:val="none" w:sz="0" w:space="0" w:color="auto"/>
            <w:left w:val="none" w:sz="0" w:space="0" w:color="auto"/>
            <w:bottom w:val="none" w:sz="0" w:space="0" w:color="auto"/>
            <w:right w:val="none" w:sz="0" w:space="0" w:color="auto"/>
          </w:divBdr>
        </w:div>
        <w:div w:id="106506837">
          <w:marLeft w:val="640"/>
          <w:marRight w:val="0"/>
          <w:marTop w:val="0"/>
          <w:marBottom w:val="0"/>
          <w:divBdr>
            <w:top w:val="none" w:sz="0" w:space="0" w:color="auto"/>
            <w:left w:val="none" w:sz="0" w:space="0" w:color="auto"/>
            <w:bottom w:val="none" w:sz="0" w:space="0" w:color="auto"/>
            <w:right w:val="none" w:sz="0" w:space="0" w:color="auto"/>
          </w:divBdr>
        </w:div>
        <w:div w:id="879245582">
          <w:marLeft w:val="640"/>
          <w:marRight w:val="0"/>
          <w:marTop w:val="0"/>
          <w:marBottom w:val="0"/>
          <w:divBdr>
            <w:top w:val="none" w:sz="0" w:space="0" w:color="auto"/>
            <w:left w:val="none" w:sz="0" w:space="0" w:color="auto"/>
            <w:bottom w:val="none" w:sz="0" w:space="0" w:color="auto"/>
            <w:right w:val="none" w:sz="0" w:space="0" w:color="auto"/>
          </w:divBdr>
        </w:div>
        <w:div w:id="1214653320">
          <w:marLeft w:val="640"/>
          <w:marRight w:val="0"/>
          <w:marTop w:val="0"/>
          <w:marBottom w:val="0"/>
          <w:divBdr>
            <w:top w:val="none" w:sz="0" w:space="0" w:color="auto"/>
            <w:left w:val="none" w:sz="0" w:space="0" w:color="auto"/>
            <w:bottom w:val="none" w:sz="0" w:space="0" w:color="auto"/>
            <w:right w:val="none" w:sz="0" w:space="0" w:color="auto"/>
          </w:divBdr>
        </w:div>
        <w:div w:id="1347947591">
          <w:marLeft w:val="640"/>
          <w:marRight w:val="0"/>
          <w:marTop w:val="0"/>
          <w:marBottom w:val="0"/>
          <w:divBdr>
            <w:top w:val="none" w:sz="0" w:space="0" w:color="auto"/>
            <w:left w:val="none" w:sz="0" w:space="0" w:color="auto"/>
            <w:bottom w:val="none" w:sz="0" w:space="0" w:color="auto"/>
            <w:right w:val="none" w:sz="0" w:space="0" w:color="auto"/>
          </w:divBdr>
        </w:div>
        <w:div w:id="531695518">
          <w:marLeft w:val="640"/>
          <w:marRight w:val="0"/>
          <w:marTop w:val="0"/>
          <w:marBottom w:val="0"/>
          <w:divBdr>
            <w:top w:val="none" w:sz="0" w:space="0" w:color="auto"/>
            <w:left w:val="none" w:sz="0" w:space="0" w:color="auto"/>
            <w:bottom w:val="none" w:sz="0" w:space="0" w:color="auto"/>
            <w:right w:val="none" w:sz="0" w:space="0" w:color="auto"/>
          </w:divBdr>
        </w:div>
        <w:div w:id="1621834043">
          <w:marLeft w:val="640"/>
          <w:marRight w:val="0"/>
          <w:marTop w:val="0"/>
          <w:marBottom w:val="0"/>
          <w:divBdr>
            <w:top w:val="none" w:sz="0" w:space="0" w:color="auto"/>
            <w:left w:val="none" w:sz="0" w:space="0" w:color="auto"/>
            <w:bottom w:val="none" w:sz="0" w:space="0" w:color="auto"/>
            <w:right w:val="none" w:sz="0" w:space="0" w:color="auto"/>
          </w:divBdr>
        </w:div>
      </w:divsChild>
    </w:div>
    <w:div w:id="791242204">
      <w:marLeft w:val="0"/>
      <w:marRight w:val="0"/>
      <w:marTop w:val="0"/>
      <w:marBottom w:val="0"/>
      <w:divBdr>
        <w:top w:val="none" w:sz="0" w:space="0" w:color="auto"/>
        <w:left w:val="none" w:sz="0" w:space="0" w:color="auto"/>
        <w:bottom w:val="none" w:sz="0" w:space="0" w:color="auto"/>
        <w:right w:val="none" w:sz="0" w:space="0" w:color="auto"/>
      </w:divBdr>
    </w:div>
    <w:div w:id="797647241">
      <w:marLeft w:val="640"/>
      <w:marRight w:val="0"/>
      <w:marTop w:val="0"/>
      <w:marBottom w:val="0"/>
      <w:divBdr>
        <w:top w:val="none" w:sz="0" w:space="0" w:color="auto"/>
        <w:left w:val="none" w:sz="0" w:space="0" w:color="auto"/>
        <w:bottom w:val="none" w:sz="0" w:space="0" w:color="auto"/>
        <w:right w:val="none" w:sz="0" w:space="0" w:color="auto"/>
      </w:divBdr>
    </w:div>
    <w:div w:id="797839761">
      <w:bodyDiv w:val="1"/>
      <w:marLeft w:val="0"/>
      <w:marRight w:val="0"/>
      <w:marTop w:val="0"/>
      <w:marBottom w:val="0"/>
      <w:divBdr>
        <w:top w:val="none" w:sz="0" w:space="0" w:color="auto"/>
        <w:left w:val="none" w:sz="0" w:space="0" w:color="auto"/>
        <w:bottom w:val="none" w:sz="0" w:space="0" w:color="auto"/>
        <w:right w:val="none" w:sz="0" w:space="0" w:color="auto"/>
      </w:divBdr>
      <w:divsChild>
        <w:div w:id="722564428">
          <w:marLeft w:val="640"/>
          <w:marRight w:val="0"/>
          <w:marTop w:val="0"/>
          <w:marBottom w:val="0"/>
          <w:divBdr>
            <w:top w:val="none" w:sz="0" w:space="0" w:color="auto"/>
            <w:left w:val="none" w:sz="0" w:space="0" w:color="auto"/>
            <w:bottom w:val="none" w:sz="0" w:space="0" w:color="auto"/>
            <w:right w:val="none" w:sz="0" w:space="0" w:color="auto"/>
          </w:divBdr>
        </w:div>
        <w:div w:id="2072533737">
          <w:marLeft w:val="640"/>
          <w:marRight w:val="0"/>
          <w:marTop w:val="0"/>
          <w:marBottom w:val="0"/>
          <w:divBdr>
            <w:top w:val="none" w:sz="0" w:space="0" w:color="auto"/>
            <w:left w:val="none" w:sz="0" w:space="0" w:color="auto"/>
            <w:bottom w:val="none" w:sz="0" w:space="0" w:color="auto"/>
            <w:right w:val="none" w:sz="0" w:space="0" w:color="auto"/>
          </w:divBdr>
        </w:div>
        <w:div w:id="1847556236">
          <w:marLeft w:val="640"/>
          <w:marRight w:val="0"/>
          <w:marTop w:val="0"/>
          <w:marBottom w:val="0"/>
          <w:divBdr>
            <w:top w:val="none" w:sz="0" w:space="0" w:color="auto"/>
            <w:left w:val="none" w:sz="0" w:space="0" w:color="auto"/>
            <w:bottom w:val="none" w:sz="0" w:space="0" w:color="auto"/>
            <w:right w:val="none" w:sz="0" w:space="0" w:color="auto"/>
          </w:divBdr>
        </w:div>
        <w:div w:id="984313193">
          <w:marLeft w:val="640"/>
          <w:marRight w:val="0"/>
          <w:marTop w:val="0"/>
          <w:marBottom w:val="0"/>
          <w:divBdr>
            <w:top w:val="none" w:sz="0" w:space="0" w:color="auto"/>
            <w:left w:val="none" w:sz="0" w:space="0" w:color="auto"/>
            <w:bottom w:val="none" w:sz="0" w:space="0" w:color="auto"/>
            <w:right w:val="none" w:sz="0" w:space="0" w:color="auto"/>
          </w:divBdr>
        </w:div>
        <w:div w:id="1514299467">
          <w:marLeft w:val="640"/>
          <w:marRight w:val="0"/>
          <w:marTop w:val="0"/>
          <w:marBottom w:val="0"/>
          <w:divBdr>
            <w:top w:val="none" w:sz="0" w:space="0" w:color="auto"/>
            <w:left w:val="none" w:sz="0" w:space="0" w:color="auto"/>
            <w:bottom w:val="none" w:sz="0" w:space="0" w:color="auto"/>
            <w:right w:val="none" w:sz="0" w:space="0" w:color="auto"/>
          </w:divBdr>
        </w:div>
        <w:div w:id="1234000485">
          <w:marLeft w:val="640"/>
          <w:marRight w:val="0"/>
          <w:marTop w:val="0"/>
          <w:marBottom w:val="0"/>
          <w:divBdr>
            <w:top w:val="none" w:sz="0" w:space="0" w:color="auto"/>
            <w:left w:val="none" w:sz="0" w:space="0" w:color="auto"/>
            <w:bottom w:val="none" w:sz="0" w:space="0" w:color="auto"/>
            <w:right w:val="none" w:sz="0" w:space="0" w:color="auto"/>
          </w:divBdr>
        </w:div>
        <w:div w:id="153448749">
          <w:marLeft w:val="640"/>
          <w:marRight w:val="0"/>
          <w:marTop w:val="0"/>
          <w:marBottom w:val="0"/>
          <w:divBdr>
            <w:top w:val="none" w:sz="0" w:space="0" w:color="auto"/>
            <w:left w:val="none" w:sz="0" w:space="0" w:color="auto"/>
            <w:bottom w:val="none" w:sz="0" w:space="0" w:color="auto"/>
            <w:right w:val="none" w:sz="0" w:space="0" w:color="auto"/>
          </w:divBdr>
        </w:div>
        <w:div w:id="1396394299">
          <w:marLeft w:val="640"/>
          <w:marRight w:val="0"/>
          <w:marTop w:val="0"/>
          <w:marBottom w:val="0"/>
          <w:divBdr>
            <w:top w:val="none" w:sz="0" w:space="0" w:color="auto"/>
            <w:left w:val="none" w:sz="0" w:space="0" w:color="auto"/>
            <w:bottom w:val="none" w:sz="0" w:space="0" w:color="auto"/>
            <w:right w:val="none" w:sz="0" w:space="0" w:color="auto"/>
          </w:divBdr>
        </w:div>
        <w:div w:id="874193446">
          <w:marLeft w:val="640"/>
          <w:marRight w:val="0"/>
          <w:marTop w:val="0"/>
          <w:marBottom w:val="0"/>
          <w:divBdr>
            <w:top w:val="none" w:sz="0" w:space="0" w:color="auto"/>
            <w:left w:val="none" w:sz="0" w:space="0" w:color="auto"/>
            <w:bottom w:val="none" w:sz="0" w:space="0" w:color="auto"/>
            <w:right w:val="none" w:sz="0" w:space="0" w:color="auto"/>
          </w:divBdr>
        </w:div>
        <w:div w:id="1567179940">
          <w:marLeft w:val="640"/>
          <w:marRight w:val="0"/>
          <w:marTop w:val="0"/>
          <w:marBottom w:val="0"/>
          <w:divBdr>
            <w:top w:val="none" w:sz="0" w:space="0" w:color="auto"/>
            <w:left w:val="none" w:sz="0" w:space="0" w:color="auto"/>
            <w:bottom w:val="none" w:sz="0" w:space="0" w:color="auto"/>
            <w:right w:val="none" w:sz="0" w:space="0" w:color="auto"/>
          </w:divBdr>
        </w:div>
        <w:div w:id="1384211925">
          <w:marLeft w:val="640"/>
          <w:marRight w:val="0"/>
          <w:marTop w:val="0"/>
          <w:marBottom w:val="0"/>
          <w:divBdr>
            <w:top w:val="none" w:sz="0" w:space="0" w:color="auto"/>
            <w:left w:val="none" w:sz="0" w:space="0" w:color="auto"/>
            <w:bottom w:val="none" w:sz="0" w:space="0" w:color="auto"/>
            <w:right w:val="none" w:sz="0" w:space="0" w:color="auto"/>
          </w:divBdr>
        </w:div>
        <w:div w:id="123738141">
          <w:marLeft w:val="640"/>
          <w:marRight w:val="0"/>
          <w:marTop w:val="0"/>
          <w:marBottom w:val="0"/>
          <w:divBdr>
            <w:top w:val="none" w:sz="0" w:space="0" w:color="auto"/>
            <w:left w:val="none" w:sz="0" w:space="0" w:color="auto"/>
            <w:bottom w:val="none" w:sz="0" w:space="0" w:color="auto"/>
            <w:right w:val="none" w:sz="0" w:space="0" w:color="auto"/>
          </w:divBdr>
        </w:div>
        <w:div w:id="2056078764">
          <w:marLeft w:val="640"/>
          <w:marRight w:val="0"/>
          <w:marTop w:val="0"/>
          <w:marBottom w:val="0"/>
          <w:divBdr>
            <w:top w:val="none" w:sz="0" w:space="0" w:color="auto"/>
            <w:left w:val="none" w:sz="0" w:space="0" w:color="auto"/>
            <w:bottom w:val="none" w:sz="0" w:space="0" w:color="auto"/>
            <w:right w:val="none" w:sz="0" w:space="0" w:color="auto"/>
          </w:divBdr>
        </w:div>
        <w:div w:id="1325207038">
          <w:marLeft w:val="640"/>
          <w:marRight w:val="0"/>
          <w:marTop w:val="0"/>
          <w:marBottom w:val="0"/>
          <w:divBdr>
            <w:top w:val="none" w:sz="0" w:space="0" w:color="auto"/>
            <w:left w:val="none" w:sz="0" w:space="0" w:color="auto"/>
            <w:bottom w:val="none" w:sz="0" w:space="0" w:color="auto"/>
            <w:right w:val="none" w:sz="0" w:space="0" w:color="auto"/>
          </w:divBdr>
        </w:div>
        <w:div w:id="1471287781">
          <w:marLeft w:val="640"/>
          <w:marRight w:val="0"/>
          <w:marTop w:val="0"/>
          <w:marBottom w:val="0"/>
          <w:divBdr>
            <w:top w:val="none" w:sz="0" w:space="0" w:color="auto"/>
            <w:left w:val="none" w:sz="0" w:space="0" w:color="auto"/>
            <w:bottom w:val="none" w:sz="0" w:space="0" w:color="auto"/>
            <w:right w:val="none" w:sz="0" w:space="0" w:color="auto"/>
          </w:divBdr>
        </w:div>
        <w:div w:id="676201904">
          <w:marLeft w:val="640"/>
          <w:marRight w:val="0"/>
          <w:marTop w:val="0"/>
          <w:marBottom w:val="0"/>
          <w:divBdr>
            <w:top w:val="none" w:sz="0" w:space="0" w:color="auto"/>
            <w:left w:val="none" w:sz="0" w:space="0" w:color="auto"/>
            <w:bottom w:val="none" w:sz="0" w:space="0" w:color="auto"/>
            <w:right w:val="none" w:sz="0" w:space="0" w:color="auto"/>
          </w:divBdr>
        </w:div>
        <w:div w:id="1721904033">
          <w:marLeft w:val="640"/>
          <w:marRight w:val="0"/>
          <w:marTop w:val="0"/>
          <w:marBottom w:val="0"/>
          <w:divBdr>
            <w:top w:val="none" w:sz="0" w:space="0" w:color="auto"/>
            <w:left w:val="none" w:sz="0" w:space="0" w:color="auto"/>
            <w:bottom w:val="none" w:sz="0" w:space="0" w:color="auto"/>
            <w:right w:val="none" w:sz="0" w:space="0" w:color="auto"/>
          </w:divBdr>
        </w:div>
        <w:div w:id="1461997998">
          <w:marLeft w:val="640"/>
          <w:marRight w:val="0"/>
          <w:marTop w:val="0"/>
          <w:marBottom w:val="0"/>
          <w:divBdr>
            <w:top w:val="none" w:sz="0" w:space="0" w:color="auto"/>
            <w:left w:val="none" w:sz="0" w:space="0" w:color="auto"/>
            <w:bottom w:val="none" w:sz="0" w:space="0" w:color="auto"/>
            <w:right w:val="none" w:sz="0" w:space="0" w:color="auto"/>
          </w:divBdr>
        </w:div>
        <w:div w:id="362169852">
          <w:marLeft w:val="640"/>
          <w:marRight w:val="0"/>
          <w:marTop w:val="0"/>
          <w:marBottom w:val="0"/>
          <w:divBdr>
            <w:top w:val="none" w:sz="0" w:space="0" w:color="auto"/>
            <w:left w:val="none" w:sz="0" w:space="0" w:color="auto"/>
            <w:bottom w:val="none" w:sz="0" w:space="0" w:color="auto"/>
            <w:right w:val="none" w:sz="0" w:space="0" w:color="auto"/>
          </w:divBdr>
        </w:div>
        <w:div w:id="1831479753">
          <w:marLeft w:val="640"/>
          <w:marRight w:val="0"/>
          <w:marTop w:val="0"/>
          <w:marBottom w:val="0"/>
          <w:divBdr>
            <w:top w:val="none" w:sz="0" w:space="0" w:color="auto"/>
            <w:left w:val="none" w:sz="0" w:space="0" w:color="auto"/>
            <w:bottom w:val="none" w:sz="0" w:space="0" w:color="auto"/>
            <w:right w:val="none" w:sz="0" w:space="0" w:color="auto"/>
          </w:divBdr>
        </w:div>
        <w:div w:id="1858233333">
          <w:marLeft w:val="640"/>
          <w:marRight w:val="0"/>
          <w:marTop w:val="0"/>
          <w:marBottom w:val="0"/>
          <w:divBdr>
            <w:top w:val="none" w:sz="0" w:space="0" w:color="auto"/>
            <w:left w:val="none" w:sz="0" w:space="0" w:color="auto"/>
            <w:bottom w:val="none" w:sz="0" w:space="0" w:color="auto"/>
            <w:right w:val="none" w:sz="0" w:space="0" w:color="auto"/>
          </w:divBdr>
        </w:div>
        <w:div w:id="1722168747">
          <w:marLeft w:val="640"/>
          <w:marRight w:val="0"/>
          <w:marTop w:val="0"/>
          <w:marBottom w:val="0"/>
          <w:divBdr>
            <w:top w:val="none" w:sz="0" w:space="0" w:color="auto"/>
            <w:left w:val="none" w:sz="0" w:space="0" w:color="auto"/>
            <w:bottom w:val="none" w:sz="0" w:space="0" w:color="auto"/>
            <w:right w:val="none" w:sz="0" w:space="0" w:color="auto"/>
          </w:divBdr>
        </w:div>
        <w:div w:id="1451237978">
          <w:marLeft w:val="640"/>
          <w:marRight w:val="0"/>
          <w:marTop w:val="0"/>
          <w:marBottom w:val="0"/>
          <w:divBdr>
            <w:top w:val="none" w:sz="0" w:space="0" w:color="auto"/>
            <w:left w:val="none" w:sz="0" w:space="0" w:color="auto"/>
            <w:bottom w:val="none" w:sz="0" w:space="0" w:color="auto"/>
            <w:right w:val="none" w:sz="0" w:space="0" w:color="auto"/>
          </w:divBdr>
        </w:div>
        <w:div w:id="948049671">
          <w:marLeft w:val="640"/>
          <w:marRight w:val="0"/>
          <w:marTop w:val="0"/>
          <w:marBottom w:val="0"/>
          <w:divBdr>
            <w:top w:val="none" w:sz="0" w:space="0" w:color="auto"/>
            <w:left w:val="none" w:sz="0" w:space="0" w:color="auto"/>
            <w:bottom w:val="none" w:sz="0" w:space="0" w:color="auto"/>
            <w:right w:val="none" w:sz="0" w:space="0" w:color="auto"/>
          </w:divBdr>
        </w:div>
        <w:div w:id="1919516282">
          <w:marLeft w:val="640"/>
          <w:marRight w:val="0"/>
          <w:marTop w:val="0"/>
          <w:marBottom w:val="0"/>
          <w:divBdr>
            <w:top w:val="none" w:sz="0" w:space="0" w:color="auto"/>
            <w:left w:val="none" w:sz="0" w:space="0" w:color="auto"/>
            <w:bottom w:val="none" w:sz="0" w:space="0" w:color="auto"/>
            <w:right w:val="none" w:sz="0" w:space="0" w:color="auto"/>
          </w:divBdr>
        </w:div>
        <w:div w:id="476537677">
          <w:marLeft w:val="640"/>
          <w:marRight w:val="0"/>
          <w:marTop w:val="0"/>
          <w:marBottom w:val="0"/>
          <w:divBdr>
            <w:top w:val="none" w:sz="0" w:space="0" w:color="auto"/>
            <w:left w:val="none" w:sz="0" w:space="0" w:color="auto"/>
            <w:bottom w:val="none" w:sz="0" w:space="0" w:color="auto"/>
            <w:right w:val="none" w:sz="0" w:space="0" w:color="auto"/>
          </w:divBdr>
        </w:div>
        <w:div w:id="1010529410">
          <w:marLeft w:val="640"/>
          <w:marRight w:val="0"/>
          <w:marTop w:val="0"/>
          <w:marBottom w:val="0"/>
          <w:divBdr>
            <w:top w:val="none" w:sz="0" w:space="0" w:color="auto"/>
            <w:left w:val="none" w:sz="0" w:space="0" w:color="auto"/>
            <w:bottom w:val="none" w:sz="0" w:space="0" w:color="auto"/>
            <w:right w:val="none" w:sz="0" w:space="0" w:color="auto"/>
          </w:divBdr>
        </w:div>
        <w:div w:id="1896382398">
          <w:marLeft w:val="640"/>
          <w:marRight w:val="0"/>
          <w:marTop w:val="0"/>
          <w:marBottom w:val="0"/>
          <w:divBdr>
            <w:top w:val="none" w:sz="0" w:space="0" w:color="auto"/>
            <w:left w:val="none" w:sz="0" w:space="0" w:color="auto"/>
            <w:bottom w:val="none" w:sz="0" w:space="0" w:color="auto"/>
            <w:right w:val="none" w:sz="0" w:space="0" w:color="auto"/>
          </w:divBdr>
        </w:div>
        <w:div w:id="1768768409">
          <w:marLeft w:val="640"/>
          <w:marRight w:val="0"/>
          <w:marTop w:val="0"/>
          <w:marBottom w:val="0"/>
          <w:divBdr>
            <w:top w:val="none" w:sz="0" w:space="0" w:color="auto"/>
            <w:left w:val="none" w:sz="0" w:space="0" w:color="auto"/>
            <w:bottom w:val="none" w:sz="0" w:space="0" w:color="auto"/>
            <w:right w:val="none" w:sz="0" w:space="0" w:color="auto"/>
          </w:divBdr>
        </w:div>
        <w:div w:id="890923815">
          <w:marLeft w:val="640"/>
          <w:marRight w:val="0"/>
          <w:marTop w:val="0"/>
          <w:marBottom w:val="0"/>
          <w:divBdr>
            <w:top w:val="none" w:sz="0" w:space="0" w:color="auto"/>
            <w:left w:val="none" w:sz="0" w:space="0" w:color="auto"/>
            <w:bottom w:val="none" w:sz="0" w:space="0" w:color="auto"/>
            <w:right w:val="none" w:sz="0" w:space="0" w:color="auto"/>
          </w:divBdr>
        </w:div>
        <w:div w:id="1078945435">
          <w:marLeft w:val="640"/>
          <w:marRight w:val="0"/>
          <w:marTop w:val="0"/>
          <w:marBottom w:val="0"/>
          <w:divBdr>
            <w:top w:val="none" w:sz="0" w:space="0" w:color="auto"/>
            <w:left w:val="none" w:sz="0" w:space="0" w:color="auto"/>
            <w:bottom w:val="none" w:sz="0" w:space="0" w:color="auto"/>
            <w:right w:val="none" w:sz="0" w:space="0" w:color="auto"/>
          </w:divBdr>
        </w:div>
        <w:div w:id="1093932778">
          <w:marLeft w:val="640"/>
          <w:marRight w:val="0"/>
          <w:marTop w:val="0"/>
          <w:marBottom w:val="0"/>
          <w:divBdr>
            <w:top w:val="none" w:sz="0" w:space="0" w:color="auto"/>
            <w:left w:val="none" w:sz="0" w:space="0" w:color="auto"/>
            <w:bottom w:val="none" w:sz="0" w:space="0" w:color="auto"/>
            <w:right w:val="none" w:sz="0" w:space="0" w:color="auto"/>
          </w:divBdr>
        </w:div>
        <w:div w:id="2077626553">
          <w:marLeft w:val="640"/>
          <w:marRight w:val="0"/>
          <w:marTop w:val="0"/>
          <w:marBottom w:val="0"/>
          <w:divBdr>
            <w:top w:val="none" w:sz="0" w:space="0" w:color="auto"/>
            <w:left w:val="none" w:sz="0" w:space="0" w:color="auto"/>
            <w:bottom w:val="none" w:sz="0" w:space="0" w:color="auto"/>
            <w:right w:val="none" w:sz="0" w:space="0" w:color="auto"/>
          </w:divBdr>
        </w:div>
        <w:div w:id="273681750">
          <w:marLeft w:val="640"/>
          <w:marRight w:val="0"/>
          <w:marTop w:val="0"/>
          <w:marBottom w:val="0"/>
          <w:divBdr>
            <w:top w:val="none" w:sz="0" w:space="0" w:color="auto"/>
            <w:left w:val="none" w:sz="0" w:space="0" w:color="auto"/>
            <w:bottom w:val="none" w:sz="0" w:space="0" w:color="auto"/>
            <w:right w:val="none" w:sz="0" w:space="0" w:color="auto"/>
          </w:divBdr>
        </w:div>
        <w:div w:id="1420249417">
          <w:marLeft w:val="640"/>
          <w:marRight w:val="0"/>
          <w:marTop w:val="0"/>
          <w:marBottom w:val="0"/>
          <w:divBdr>
            <w:top w:val="none" w:sz="0" w:space="0" w:color="auto"/>
            <w:left w:val="none" w:sz="0" w:space="0" w:color="auto"/>
            <w:bottom w:val="none" w:sz="0" w:space="0" w:color="auto"/>
            <w:right w:val="none" w:sz="0" w:space="0" w:color="auto"/>
          </w:divBdr>
        </w:div>
        <w:div w:id="330564071">
          <w:marLeft w:val="640"/>
          <w:marRight w:val="0"/>
          <w:marTop w:val="0"/>
          <w:marBottom w:val="0"/>
          <w:divBdr>
            <w:top w:val="none" w:sz="0" w:space="0" w:color="auto"/>
            <w:left w:val="none" w:sz="0" w:space="0" w:color="auto"/>
            <w:bottom w:val="none" w:sz="0" w:space="0" w:color="auto"/>
            <w:right w:val="none" w:sz="0" w:space="0" w:color="auto"/>
          </w:divBdr>
        </w:div>
        <w:div w:id="172451777">
          <w:marLeft w:val="640"/>
          <w:marRight w:val="0"/>
          <w:marTop w:val="0"/>
          <w:marBottom w:val="0"/>
          <w:divBdr>
            <w:top w:val="none" w:sz="0" w:space="0" w:color="auto"/>
            <w:left w:val="none" w:sz="0" w:space="0" w:color="auto"/>
            <w:bottom w:val="none" w:sz="0" w:space="0" w:color="auto"/>
            <w:right w:val="none" w:sz="0" w:space="0" w:color="auto"/>
          </w:divBdr>
        </w:div>
        <w:div w:id="1922522991">
          <w:marLeft w:val="640"/>
          <w:marRight w:val="0"/>
          <w:marTop w:val="0"/>
          <w:marBottom w:val="0"/>
          <w:divBdr>
            <w:top w:val="none" w:sz="0" w:space="0" w:color="auto"/>
            <w:left w:val="none" w:sz="0" w:space="0" w:color="auto"/>
            <w:bottom w:val="none" w:sz="0" w:space="0" w:color="auto"/>
            <w:right w:val="none" w:sz="0" w:space="0" w:color="auto"/>
          </w:divBdr>
        </w:div>
        <w:div w:id="1563324383">
          <w:marLeft w:val="640"/>
          <w:marRight w:val="0"/>
          <w:marTop w:val="0"/>
          <w:marBottom w:val="0"/>
          <w:divBdr>
            <w:top w:val="none" w:sz="0" w:space="0" w:color="auto"/>
            <w:left w:val="none" w:sz="0" w:space="0" w:color="auto"/>
            <w:bottom w:val="none" w:sz="0" w:space="0" w:color="auto"/>
            <w:right w:val="none" w:sz="0" w:space="0" w:color="auto"/>
          </w:divBdr>
        </w:div>
        <w:div w:id="1632635088">
          <w:marLeft w:val="640"/>
          <w:marRight w:val="0"/>
          <w:marTop w:val="0"/>
          <w:marBottom w:val="0"/>
          <w:divBdr>
            <w:top w:val="none" w:sz="0" w:space="0" w:color="auto"/>
            <w:left w:val="none" w:sz="0" w:space="0" w:color="auto"/>
            <w:bottom w:val="none" w:sz="0" w:space="0" w:color="auto"/>
            <w:right w:val="none" w:sz="0" w:space="0" w:color="auto"/>
          </w:divBdr>
        </w:div>
        <w:div w:id="1629968118">
          <w:marLeft w:val="640"/>
          <w:marRight w:val="0"/>
          <w:marTop w:val="0"/>
          <w:marBottom w:val="0"/>
          <w:divBdr>
            <w:top w:val="none" w:sz="0" w:space="0" w:color="auto"/>
            <w:left w:val="none" w:sz="0" w:space="0" w:color="auto"/>
            <w:bottom w:val="none" w:sz="0" w:space="0" w:color="auto"/>
            <w:right w:val="none" w:sz="0" w:space="0" w:color="auto"/>
          </w:divBdr>
        </w:div>
        <w:div w:id="714701737">
          <w:marLeft w:val="640"/>
          <w:marRight w:val="0"/>
          <w:marTop w:val="0"/>
          <w:marBottom w:val="0"/>
          <w:divBdr>
            <w:top w:val="none" w:sz="0" w:space="0" w:color="auto"/>
            <w:left w:val="none" w:sz="0" w:space="0" w:color="auto"/>
            <w:bottom w:val="none" w:sz="0" w:space="0" w:color="auto"/>
            <w:right w:val="none" w:sz="0" w:space="0" w:color="auto"/>
          </w:divBdr>
        </w:div>
        <w:div w:id="1370229033">
          <w:marLeft w:val="640"/>
          <w:marRight w:val="0"/>
          <w:marTop w:val="0"/>
          <w:marBottom w:val="0"/>
          <w:divBdr>
            <w:top w:val="none" w:sz="0" w:space="0" w:color="auto"/>
            <w:left w:val="none" w:sz="0" w:space="0" w:color="auto"/>
            <w:bottom w:val="none" w:sz="0" w:space="0" w:color="auto"/>
            <w:right w:val="none" w:sz="0" w:space="0" w:color="auto"/>
          </w:divBdr>
        </w:div>
        <w:div w:id="128062223">
          <w:marLeft w:val="640"/>
          <w:marRight w:val="0"/>
          <w:marTop w:val="0"/>
          <w:marBottom w:val="0"/>
          <w:divBdr>
            <w:top w:val="none" w:sz="0" w:space="0" w:color="auto"/>
            <w:left w:val="none" w:sz="0" w:space="0" w:color="auto"/>
            <w:bottom w:val="none" w:sz="0" w:space="0" w:color="auto"/>
            <w:right w:val="none" w:sz="0" w:space="0" w:color="auto"/>
          </w:divBdr>
        </w:div>
        <w:div w:id="262149192">
          <w:marLeft w:val="640"/>
          <w:marRight w:val="0"/>
          <w:marTop w:val="0"/>
          <w:marBottom w:val="0"/>
          <w:divBdr>
            <w:top w:val="none" w:sz="0" w:space="0" w:color="auto"/>
            <w:left w:val="none" w:sz="0" w:space="0" w:color="auto"/>
            <w:bottom w:val="none" w:sz="0" w:space="0" w:color="auto"/>
            <w:right w:val="none" w:sz="0" w:space="0" w:color="auto"/>
          </w:divBdr>
        </w:div>
        <w:div w:id="495532741">
          <w:marLeft w:val="640"/>
          <w:marRight w:val="0"/>
          <w:marTop w:val="0"/>
          <w:marBottom w:val="0"/>
          <w:divBdr>
            <w:top w:val="none" w:sz="0" w:space="0" w:color="auto"/>
            <w:left w:val="none" w:sz="0" w:space="0" w:color="auto"/>
            <w:bottom w:val="none" w:sz="0" w:space="0" w:color="auto"/>
            <w:right w:val="none" w:sz="0" w:space="0" w:color="auto"/>
          </w:divBdr>
        </w:div>
        <w:div w:id="1807163101">
          <w:marLeft w:val="640"/>
          <w:marRight w:val="0"/>
          <w:marTop w:val="0"/>
          <w:marBottom w:val="0"/>
          <w:divBdr>
            <w:top w:val="none" w:sz="0" w:space="0" w:color="auto"/>
            <w:left w:val="none" w:sz="0" w:space="0" w:color="auto"/>
            <w:bottom w:val="none" w:sz="0" w:space="0" w:color="auto"/>
            <w:right w:val="none" w:sz="0" w:space="0" w:color="auto"/>
          </w:divBdr>
        </w:div>
        <w:div w:id="1685858357">
          <w:marLeft w:val="640"/>
          <w:marRight w:val="0"/>
          <w:marTop w:val="0"/>
          <w:marBottom w:val="0"/>
          <w:divBdr>
            <w:top w:val="none" w:sz="0" w:space="0" w:color="auto"/>
            <w:left w:val="none" w:sz="0" w:space="0" w:color="auto"/>
            <w:bottom w:val="none" w:sz="0" w:space="0" w:color="auto"/>
            <w:right w:val="none" w:sz="0" w:space="0" w:color="auto"/>
          </w:divBdr>
        </w:div>
        <w:div w:id="995962378">
          <w:marLeft w:val="640"/>
          <w:marRight w:val="0"/>
          <w:marTop w:val="0"/>
          <w:marBottom w:val="0"/>
          <w:divBdr>
            <w:top w:val="none" w:sz="0" w:space="0" w:color="auto"/>
            <w:left w:val="none" w:sz="0" w:space="0" w:color="auto"/>
            <w:bottom w:val="none" w:sz="0" w:space="0" w:color="auto"/>
            <w:right w:val="none" w:sz="0" w:space="0" w:color="auto"/>
          </w:divBdr>
        </w:div>
        <w:div w:id="853424273">
          <w:marLeft w:val="640"/>
          <w:marRight w:val="0"/>
          <w:marTop w:val="0"/>
          <w:marBottom w:val="0"/>
          <w:divBdr>
            <w:top w:val="none" w:sz="0" w:space="0" w:color="auto"/>
            <w:left w:val="none" w:sz="0" w:space="0" w:color="auto"/>
            <w:bottom w:val="none" w:sz="0" w:space="0" w:color="auto"/>
            <w:right w:val="none" w:sz="0" w:space="0" w:color="auto"/>
          </w:divBdr>
        </w:div>
        <w:div w:id="1903442071">
          <w:marLeft w:val="640"/>
          <w:marRight w:val="0"/>
          <w:marTop w:val="0"/>
          <w:marBottom w:val="0"/>
          <w:divBdr>
            <w:top w:val="none" w:sz="0" w:space="0" w:color="auto"/>
            <w:left w:val="none" w:sz="0" w:space="0" w:color="auto"/>
            <w:bottom w:val="none" w:sz="0" w:space="0" w:color="auto"/>
            <w:right w:val="none" w:sz="0" w:space="0" w:color="auto"/>
          </w:divBdr>
        </w:div>
      </w:divsChild>
    </w:div>
    <w:div w:id="802967782">
      <w:marLeft w:val="640"/>
      <w:marRight w:val="0"/>
      <w:marTop w:val="0"/>
      <w:marBottom w:val="0"/>
      <w:divBdr>
        <w:top w:val="none" w:sz="0" w:space="0" w:color="auto"/>
        <w:left w:val="none" w:sz="0" w:space="0" w:color="auto"/>
        <w:bottom w:val="none" w:sz="0" w:space="0" w:color="auto"/>
        <w:right w:val="none" w:sz="0" w:space="0" w:color="auto"/>
      </w:divBdr>
    </w:div>
    <w:div w:id="804860507">
      <w:marLeft w:val="0"/>
      <w:marRight w:val="0"/>
      <w:marTop w:val="0"/>
      <w:marBottom w:val="0"/>
      <w:divBdr>
        <w:top w:val="none" w:sz="0" w:space="0" w:color="auto"/>
        <w:left w:val="none" w:sz="0" w:space="0" w:color="auto"/>
        <w:bottom w:val="none" w:sz="0" w:space="0" w:color="auto"/>
        <w:right w:val="none" w:sz="0" w:space="0" w:color="auto"/>
      </w:divBdr>
    </w:div>
    <w:div w:id="805468195">
      <w:bodyDiv w:val="1"/>
      <w:marLeft w:val="0"/>
      <w:marRight w:val="0"/>
      <w:marTop w:val="0"/>
      <w:marBottom w:val="0"/>
      <w:divBdr>
        <w:top w:val="none" w:sz="0" w:space="0" w:color="auto"/>
        <w:left w:val="none" w:sz="0" w:space="0" w:color="auto"/>
        <w:bottom w:val="none" w:sz="0" w:space="0" w:color="auto"/>
        <w:right w:val="none" w:sz="0" w:space="0" w:color="auto"/>
      </w:divBdr>
      <w:divsChild>
        <w:div w:id="71321795">
          <w:marLeft w:val="640"/>
          <w:marRight w:val="0"/>
          <w:marTop w:val="0"/>
          <w:marBottom w:val="0"/>
          <w:divBdr>
            <w:top w:val="none" w:sz="0" w:space="0" w:color="auto"/>
            <w:left w:val="none" w:sz="0" w:space="0" w:color="auto"/>
            <w:bottom w:val="none" w:sz="0" w:space="0" w:color="auto"/>
            <w:right w:val="none" w:sz="0" w:space="0" w:color="auto"/>
          </w:divBdr>
        </w:div>
        <w:div w:id="77482455">
          <w:marLeft w:val="640"/>
          <w:marRight w:val="0"/>
          <w:marTop w:val="0"/>
          <w:marBottom w:val="0"/>
          <w:divBdr>
            <w:top w:val="none" w:sz="0" w:space="0" w:color="auto"/>
            <w:left w:val="none" w:sz="0" w:space="0" w:color="auto"/>
            <w:bottom w:val="none" w:sz="0" w:space="0" w:color="auto"/>
            <w:right w:val="none" w:sz="0" w:space="0" w:color="auto"/>
          </w:divBdr>
        </w:div>
        <w:div w:id="92555571">
          <w:marLeft w:val="640"/>
          <w:marRight w:val="0"/>
          <w:marTop w:val="0"/>
          <w:marBottom w:val="0"/>
          <w:divBdr>
            <w:top w:val="none" w:sz="0" w:space="0" w:color="auto"/>
            <w:left w:val="none" w:sz="0" w:space="0" w:color="auto"/>
            <w:bottom w:val="none" w:sz="0" w:space="0" w:color="auto"/>
            <w:right w:val="none" w:sz="0" w:space="0" w:color="auto"/>
          </w:divBdr>
        </w:div>
        <w:div w:id="144469964">
          <w:marLeft w:val="640"/>
          <w:marRight w:val="0"/>
          <w:marTop w:val="0"/>
          <w:marBottom w:val="0"/>
          <w:divBdr>
            <w:top w:val="none" w:sz="0" w:space="0" w:color="auto"/>
            <w:left w:val="none" w:sz="0" w:space="0" w:color="auto"/>
            <w:bottom w:val="none" w:sz="0" w:space="0" w:color="auto"/>
            <w:right w:val="none" w:sz="0" w:space="0" w:color="auto"/>
          </w:divBdr>
        </w:div>
        <w:div w:id="180822013">
          <w:marLeft w:val="640"/>
          <w:marRight w:val="0"/>
          <w:marTop w:val="0"/>
          <w:marBottom w:val="0"/>
          <w:divBdr>
            <w:top w:val="none" w:sz="0" w:space="0" w:color="auto"/>
            <w:left w:val="none" w:sz="0" w:space="0" w:color="auto"/>
            <w:bottom w:val="none" w:sz="0" w:space="0" w:color="auto"/>
            <w:right w:val="none" w:sz="0" w:space="0" w:color="auto"/>
          </w:divBdr>
        </w:div>
        <w:div w:id="266280889">
          <w:marLeft w:val="640"/>
          <w:marRight w:val="0"/>
          <w:marTop w:val="0"/>
          <w:marBottom w:val="0"/>
          <w:divBdr>
            <w:top w:val="none" w:sz="0" w:space="0" w:color="auto"/>
            <w:left w:val="none" w:sz="0" w:space="0" w:color="auto"/>
            <w:bottom w:val="none" w:sz="0" w:space="0" w:color="auto"/>
            <w:right w:val="none" w:sz="0" w:space="0" w:color="auto"/>
          </w:divBdr>
        </w:div>
        <w:div w:id="360863167">
          <w:marLeft w:val="640"/>
          <w:marRight w:val="0"/>
          <w:marTop w:val="0"/>
          <w:marBottom w:val="0"/>
          <w:divBdr>
            <w:top w:val="none" w:sz="0" w:space="0" w:color="auto"/>
            <w:left w:val="none" w:sz="0" w:space="0" w:color="auto"/>
            <w:bottom w:val="none" w:sz="0" w:space="0" w:color="auto"/>
            <w:right w:val="none" w:sz="0" w:space="0" w:color="auto"/>
          </w:divBdr>
        </w:div>
        <w:div w:id="370151508">
          <w:marLeft w:val="640"/>
          <w:marRight w:val="0"/>
          <w:marTop w:val="0"/>
          <w:marBottom w:val="0"/>
          <w:divBdr>
            <w:top w:val="none" w:sz="0" w:space="0" w:color="auto"/>
            <w:left w:val="none" w:sz="0" w:space="0" w:color="auto"/>
            <w:bottom w:val="none" w:sz="0" w:space="0" w:color="auto"/>
            <w:right w:val="none" w:sz="0" w:space="0" w:color="auto"/>
          </w:divBdr>
        </w:div>
        <w:div w:id="440880729">
          <w:marLeft w:val="640"/>
          <w:marRight w:val="0"/>
          <w:marTop w:val="0"/>
          <w:marBottom w:val="0"/>
          <w:divBdr>
            <w:top w:val="none" w:sz="0" w:space="0" w:color="auto"/>
            <w:left w:val="none" w:sz="0" w:space="0" w:color="auto"/>
            <w:bottom w:val="none" w:sz="0" w:space="0" w:color="auto"/>
            <w:right w:val="none" w:sz="0" w:space="0" w:color="auto"/>
          </w:divBdr>
        </w:div>
        <w:div w:id="448594089">
          <w:marLeft w:val="640"/>
          <w:marRight w:val="0"/>
          <w:marTop w:val="0"/>
          <w:marBottom w:val="0"/>
          <w:divBdr>
            <w:top w:val="none" w:sz="0" w:space="0" w:color="auto"/>
            <w:left w:val="none" w:sz="0" w:space="0" w:color="auto"/>
            <w:bottom w:val="none" w:sz="0" w:space="0" w:color="auto"/>
            <w:right w:val="none" w:sz="0" w:space="0" w:color="auto"/>
          </w:divBdr>
        </w:div>
        <w:div w:id="477041793">
          <w:marLeft w:val="640"/>
          <w:marRight w:val="0"/>
          <w:marTop w:val="0"/>
          <w:marBottom w:val="0"/>
          <w:divBdr>
            <w:top w:val="none" w:sz="0" w:space="0" w:color="auto"/>
            <w:left w:val="none" w:sz="0" w:space="0" w:color="auto"/>
            <w:bottom w:val="none" w:sz="0" w:space="0" w:color="auto"/>
            <w:right w:val="none" w:sz="0" w:space="0" w:color="auto"/>
          </w:divBdr>
        </w:div>
        <w:div w:id="512694797">
          <w:marLeft w:val="640"/>
          <w:marRight w:val="0"/>
          <w:marTop w:val="0"/>
          <w:marBottom w:val="0"/>
          <w:divBdr>
            <w:top w:val="none" w:sz="0" w:space="0" w:color="auto"/>
            <w:left w:val="none" w:sz="0" w:space="0" w:color="auto"/>
            <w:bottom w:val="none" w:sz="0" w:space="0" w:color="auto"/>
            <w:right w:val="none" w:sz="0" w:space="0" w:color="auto"/>
          </w:divBdr>
        </w:div>
        <w:div w:id="562519912">
          <w:marLeft w:val="640"/>
          <w:marRight w:val="0"/>
          <w:marTop w:val="0"/>
          <w:marBottom w:val="0"/>
          <w:divBdr>
            <w:top w:val="none" w:sz="0" w:space="0" w:color="auto"/>
            <w:left w:val="none" w:sz="0" w:space="0" w:color="auto"/>
            <w:bottom w:val="none" w:sz="0" w:space="0" w:color="auto"/>
            <w:right w:val="none" w:sz="0" w:space="0" w:color="auto"/>
          </w:divBdr>
        </w:div>
        <w:div w:id="601960689">
          <w:marLeft w:val="640"/>
          <w:marRight w:val="0"/>
          <w:marTop w:val="0"/>
          <w:marBottom w:val="0"/>
          <w:divBdr>
            <w:top w:val="none" w:sz="0" w:space="0" w:color="auto"/>
            <w:left w:val="none" w:sz="0" w:space="0" w:color="auto"/>
            <w:bottom w:val="none" w:sz="0" w:space="0" w:color="auto"/>
            <w:right w:val="none" w:sz="0" w:space="0" w:color="auto"/>
          </w:divBdr>
        </w:div>
        <w:div w:id="606498462">
          <w:marLeft w:val="640"/>
          <w:marRight w:val="0"/>
          <w:marTop w:val="0"/>
          <w:marBottom w:val="0"/>
          <w:divBdr>
            <w:top w:val="none" w:sz="0" w:space="0" w:color="auto"/>
            <w:left w:val="none" w:sz="0" w:space="0" w:color="auto"/>
            <w:bottom w:val="none" w:sz="0" w:space="0" w:color="auto"/>
            <w:right w:val="none" w:sz="0" w:space="0" w:color="auto"/>
          </w:divBdr>
        </w:div>
        <w:div w:id="639462060">
          <w:marLeft w:val="640"/>
          <w:marRight w:val="0"/>
          <w:marTop w:val="0"/>
          <w:marBottom w:val="0"/>
          <w:divBdr>
            <w:top w:val="none" w:sz="0" w:space="0" w:color="auto"/>
            <w:left w:val="none" w:sz="0" w:space="0" w:color="auto"/>
            <w:bottom w:val="none" w:sz="0" w:space="0" w:color="auto"/>
            <w:right w:val="none" w:sz="0" w:space="0" w:color="auto"/>
          </w:divBdr>
        </w:div>
        <w:div w:id="729495089">
          <w:marLeft w:val="640"/>
          <w:marRight w:val="0"/>
          <w:marTop w:val="0"/>
          <w:marBottom w:val="0"/>
          <w:divBdr>
            <w:top w:val="none" w:sz="0" w:space="0" w:color="auto"/>
            <w:left w:val="none" w:sz="0" w:space="0" w:color="auto"/>
            <w:bottom w:val="none" w:sz="0" w:space="0" w:color="auto"/>
            <w:right w:val="none" w:sz="0" w:space="0" w:color="auto"/>
          </w:divBdr>
        </w:div>
        <w:div w:id="785588611">
          <w:marLeft w:val="640"/>
          <w:marRight w:val="0"/>
          <w:marTop w:val="0"/>
          <w:marBottom w:val="0"/>
          <w:divBdr>
            <w:top w:val="none" w:sz="0" w:space="0" w:color="auto"/>
            <w:left w:val="none" w:sz="0" w:space="0" w:color="auto"/>
            <w:bottom w:val="none" w:sz="0" w:space="0" w:color="auto"/>
            <w:right w:val="none" w:sz="0" w:space="0" w:color="auto"/>
          </w:divBdr>
        </w:div>
        <w:div w:id="797458700">
          <w:marLeft w:val="640"/>
          <w:marRight w:val="0"/>
          <w:marTop w:val="0"/>
          <w:marBottom w:val="0"/>
          <w:divBdr>
            <w:top w:val="none" w:sz="0" w:space="0" w:color="auto"/>
            <w:left w:val="none" w:sz="0" w:space="0" w:color="auto"/>
            <w:bottom w:val="none" w:sz="0" w:space="0" w:color="auto"/>
            <w:right w:val="none" w:sz="0" w:space="0" w:color="auto"/>
          </w:divBdr>
        </w:div>
        <w:div w:id="815994296">
          <w:marLeft w:val="640"/>
          <w:marRight w:val="0"/>
          <w:marTop w:val="0"/>
          <w:marBottom w:val="0"/>
          <w:divBdr>
            <w:top w:val="none" w:sz="0" w:space="0" w:color="auto"/>
            <w:left w:val="none" w:sz="0" w:space="0" w:color="auto"/>
            <w:bottom w:val="none" w:sz="0" w:space="0" w:color="auto"/>
            <w:right w:val="none" w:sz="0" w:space="0" w:color="auto"/>
          </w:divBdr>
        </w:div>
        <w:div w:id="881097276">
          <w:marLeft w:val="640"/>
          <w:marRight w:val="0"/>
          <w:marTop w:val="0"/>
          <w:marBottom w:val="0"/>
          <w:divBdr>
            <w:top w:val="none" w:sz="0" w:space="0" w:color="auto"/>
            <w:left w:val="none" w:sz="0" w:space="0" w:color="auto"/>
            <w:bottom w:val="none" w:sz="0" w:space="0" w:color="auto"/>
            <w:right w:val="none" w:sz="0" w:space="0" w:color="auto"/>
          </w:divBdr>
        </w:div>
        <w:div w:id="900408217">
          <w:marLeft w:val="640"/>
          <w:marRight w:val="0"/>
          <w:marTop w:val="0"/>
          <w:marBottom w:val="0"/>
          <w:divBdr>
            <w:top w:val="none" w:sz="0" w:space="0" w:color="auto"/>
            <w:left w:val="none" w:sz="0" w:space="0" w:color="auto"/>
            <w:bottom w:val="none" w:sz="0" w:space="0" w:color="auto"/>
            <w:right w:val="none" w:sz="0" w:space="0" w:color="auto"/>
          </w:divBdr>
        </w:div>
        <w:div w:id="902716205">
          <w:marLeft w:val="640"/>
          <w:marRight w:val="0"/>
          <w:marTop w:val="0"/>
          <w:marBottom w:val="0"/>
          <w:divBdr>
            <w:top w:val="none" w:sz="0" w:space="0" w:color="auto"/>
            <w:left w:val="none" w:sz="0" w:space="0" w:color="auto"/>
            <w:bottom w:val="none" w:sz="0" w:space="0" w:color="auto"/>
            <w:right w:val="none" w:sz="0" w:space="0" w:color="auto"/>
          </w:divBdr>
        </w:div>
        <w:div w:id="923875034">
          <w:marLeft w:val="640"/>
          <w:marRight w:val="0"/>
          <w:marTop w:val="0"/>
          <w:marBottom w:val="0"/>
          <w:divBdr>
            <w:top w:val="none" w:sz="0" w:space="0" w:color="auto"/>
            <w:left w:val="none" w:sz="0" w:space="0" w:color="auto"/>
            <w:bottom w:val="none" w:sz="0" w:space="0" w:color="auto"/>
            <w:right w:val="none" w:sz="0" w:space="0" w:color="auto"/>
          </w:divBdr>
        </w:div>
        <w:div w:id="1054620687">
          <w:marLeft w:val="640"/>
          <w:marRight w:val="0"/>
          <w:marTop w:val="0"/>
          <w:marBottom w:val="0"/>
          <w:divBdr>
            <w:top w:val="none" w:sz="0" w:space="0" w:color="auto"/>
            <w:left w:val="none" w:sz="0" w:space="0" w:color="auto"/>
            <w:bottom w:val="none" w:sz="0" w:space="0" w:color="auto"/>
            <w:right w:val="none" w:sz="0" w:space="0" w:color="auto"/>
          </w:divBdr>
        </w:div>
        <w:div w:id="1072194667">
          <w:marLeft w:val="640"/>
          <w:marRight w:val="0"/>
          <w:marTop w:val="0"/>
          <w:marBottom w:val="0"/>
          <w:divBdr>
            <w:top w:val="none" w:sz="0" w:space="0" w:color="auto"/>
            <w:left w:val="none" w:sz="0" w:space="0" w:color="auto"/>
            <w:bottom w:val="none" w:sz="0" w:space="0" w:color="auto"/>
            <w:right w:val="none" w:sz="0" w:space="0" w:color="auto"/>
          </w:divBdr>
        </w:div>
        <w:div w:id="1086609592">
          <w:marLeft w:val="640"/>
          <w:marRight w:val="0"/>
          <w:marTop w:val="0"/>
          <w:marBottom w:val="0"/>
          <w:divBdr>
            <w:top w:val="none" w:sz="0" w:space="0" w:color="auto"/>
            <w:left w:val="none" w:sz="0" w:space="0" w:color="auto"/>
            <w:bottom w:val="none" w:sz="0" w:space="0" w:color="auto"/>
            <w:right w:val="none" w:sz="0" w:space="0" w:color="auto"/>
          </w:divBdr>
        </w:div>
        <w:div w:id="1122848374">
          <w:marLeft w:val="640"/>
          <w:marRight w:val="0"/>
          <w:marTop w:val="0"/>
          <w:marBottom w:val="0"/>
          <w:divBdr>
            <w:top w:val="none" w:sz="0" w:space="0" w:color="auto"/>
            <w:left w:val="none" w:sz="0" w:space="0" w:color="auto"/>
            <w:bottom w:val="none" w:sz="0" w:space="0" w:color="auto"/>
            <w:right w:val="none" w:sz="0" w:space="0" w:color="auto"/>
          </w:divBdr>
        </w:div>
        <w:div w:id="1192647138">
          <w:marLeft w:val="640"/>
          <w:marRight w:val="0"/>
          <w:marTop w:val="0"/>
          <w:marBottom w:val="0"/>
          <w:divBdr>
            <w:top w:val="none" w:sz="0" w:space="0" w:color="auto"/>
            <w:left w:val="none" w:sz="0" w:space="0" w:color="auto"/>
            <w:bottom w:val="none" w:sz="0" w:space="0" w:color="auto"/>
            <w:right w:val="none" w:sz="0" w:space="0" w:color="auto"/>
          </w:divBdr>
        </w:div>
        <w:div w:id="1239093447">
          <w:marLeft w:val="640"/>
          <w:marRight w:val="0"/>
          <w:marTop w:val="0"/>
          <w:marBottom w:val="0"/>
          <w:divBdr>
            <w:top w:val="none" w:sz="0" w:space="0" w:color="auto"/>
            <w:left w:val="none" w:sz="0" w:space="0" w:color="auto"/>
            <w:bottom w:val="none" w:sz="0" w:space="0" w:color="auto"/>
            <w:right w:val="none" w:sz="0" w:space="0" w:color="auto"/>
          </w:divBdr>
        </w:div>
        <w:div w:id="1262758262">
          <w:marLeft w:val="640"/>
          <w:marRight w:val="0"/>
          <w:marTop w:val="0"/>
          <w:marBottom w:val="0"/>
          <w:divBdr>
            <w:top w:val="none" w:sz="0" w:space="0" w:color="auto"/>
            <w:left w:val="none" w:sz="0" w:space="0" w:color="auto"/>
            <w:bottom w:val="none" w:sz="0" w:space="0" w:color="auto"/>
            <w:right w:val="none" w:sz="0" w:space="0" w:color="auto"/>
          </w:divBdr>
        </w:div>
        <w:div w:id="1340110821">
          <w:marLeft w:val="640"/>
          <w:marRight w:val="0"/>
          <w:marTop w:val="0"/>
          <w:marBottom w:val="0"/>
          <w:divBdr>
            <w:top w:val="none" w:sz="0" w:space="0" w:color="auto"/>
            <w:left w:val="none" w:sz="0" w:space="0" w:color="auto"/>
            <w:bottom w:val="none" w:sz="0" w:space="0" w:color="auto"/>
            <w:right w:val="none" w:sz="0" w:space="0" w:color="auto"/>
          </w:divBdr>
        </w:div>
        <w:div w:id="1354185435">
          <w:marLeft w:val="640"/>
          <w:marRight w:val="0"/>
          <w:marTop w:val="0"/>
          <w:marBottom w:val="0"/>
          <w:divBdr>
            <w:top w:val="none" w:sz="0" w:space="0" w:color="auto"/>
            <w:left w:val="none" w:sz="0" w:space="0" w:color="auto"/>
            <w:bottom w:val="none" w:sz="0" w:space="0" w:color="auto"/>
            <w:right w:val="none" w:sz="0" w:space="0" w:color="auto"/>
          </w:divBdr>
        </w:div>
        <w:div w:id="1379813481">
          <w:marLeft w:val="640"/>
          <w:marRight w:val="0"/>
          <w:marTop w:val="0"/>
          <w:marBottom w:val="0"/>
          <w:divBdr>
            <w:top w:val="none" w:sz="0" w:space="0" w:color="auto"/>
            <w:left w:val="none" w:sz="0" w:space="0" w:color="auto"/>
            <w:bottom w:val="none" w:sz="0" w:space="0" w:color="auto"/>
            <w:right w:val="none" w:sz="0" w:space="0" w:color="auto"/>
          </w:divBdr>
        </w:div>
        <w:div w:id="1411846523">
          <w:marLeft w:val="640"/>
          <w:marRight w:val="0"/>
          <w:marTop w:val="0"/>
          <w:marBottom w:val="0"/>
          <w:divBdr>
            <w:top w:val="none" w:sz="0" w:space="0" w:color="auto"/>
            <w:left w:val="none" w:sz="0" w:space="0" w:color="auto"/>
            <w:bottom w:val="none" w:sz="0" w:space="0" w:color="auto"/>
            <w:right w:val="none" w:sz="0" w:space="0" w:color="auto"/>
          </w:divBdr>
        </w:div>
        <w:div w:id="1441417116">
          <w:marLeft w:val="640"/>
          <w:marRight w:val="0"/>
          <w:marTop w:val="0"/>
          <w:marBottom w:val="0"/>
          <w:divBdr>
            <w:top w:val="none" w:sz="0" w:space="0" w:color="auto"/>
            <w:left w:val="none" w:sz="0" w:space="0" w:color="auto"/>
            <w:bottom w:val="none" w:sz="0" w:space="0" w:color="auto"/>
            <w:right w:val="none" w:sz="0" w:space="0" w:color="auto"/>
          </w:divBdr>
        </w:div>
        <w:div w:id="1447387529">
          <w:marLeft w:val="640"/>
          <w:marRight w:val="0"/>
          <w:marTop w:val="0"/>
          <w:marBottom w:val="0"/>
          <w:divBdr>
            <w:top w:val="none" w:sz="0" w:space="0" w:color="auto"/>
            <w:left w:val="none" w:sz="0" w:space="0" w:color="auto"/>
            <w:bottom w:val="none" w:sz="0" w:space="0" w:color="auto"/>
            <w:right w:val="none" w:sz="0" w:space="0" w:color="auto"/>
          </w:divBdr>
        </w:div>
        <w:div w:id="1512069510">
          <w:marLeft w:val="640"/>
          <w:marRight w:val="0"/>
          <w:marTop w:val="0"/>
          <w:marBottom w:val="0"/>
          <w:divBdr>
            <w:top w:val="none" w:sz="0" w:space="0" w:color="auto"/>
            <w:left w:val="none" w:sz="0" w:space="0" w:color="auto"/>
            <w:bottom w:val="none" w:sz="0" w:space="0" w:color="auto"/>
            <w:right w:val="none" w:sz="0" w:space="0" w:color="auto"/>
          </w:divBdr>
        </w:div>
        <w:div w:id="1596860705">
          <w:marLeft w:val="640"/>
          <w:marRight w:val="0"/>
          <w:marTop w:val="0"/>
          <w:marBottom w:val="0"/>
          <w:divBdr>
            <w:top w:val="none" w:sz="0" w:space="0" w:color="auto"/>
            <w:left w:val="none" w:sz="0" w:space="0" w:color="auto"/>
            <w:bottom w:val="none" w:sz="0" w:space="0" w:color="auto"/>
            <w:right w:val="none" w:sz="0" w:space="0" w:color="auto"/>
          </w:divBdr>
        </w:div>
        <w:div w:id="1668823365">
          <w:marLeft w:val="640"/>
          <w:marRight w:val="0"/>
          <w:marTop w:val="0"/>
          <w:marBottom w:val="0"/>
          <w:divBdr>
            <w:top w:val="none" w:sz="0" w:space="0" w:color="auto"/>
            <w:left w:val="none" w:sz="0" w:space="0" w:color="auto"/>
            <w:bottom w:val="none" w:sz="0" w:space="0" w:color="auto"/>
            <w:right w:val="none" w:sz="0" w:space="0" w:color="auto"/>
          </w:divBdr>
        </w:div>
        <w:div w:id="1935045567">
          <w:marLeft w:val="640"/>
          <w:marRight w:val="0"/>
          <w:marTop w:val="0"/>
          <w:marBottom w:val="0"/>
          <w:divBdr>
            <w:top w:val="none" w:sz="0" w:space="0" w:color="auto"/>
            <w:left w:val="none" w:sz="0" w:space="0" w:color="auto"/>
            <w:bottom w:val="none" w:sz="0" w:space="0" w:color="auto"/>
            <w:right w:val="none" w:sz="0" w:space="0" w:color="auto"/>
          </w:divBdr>
        </w:div>
        <w:div w:id="2036618425">
          <w:marLeft w:val="640"/>
          <w:marRight w:val="0"/>
          <w:marTop w:val="0"/>
          <w:marBottom w:val="0"/>
          <w:divBdr>
            <w:top w:val="none" w:sz="0" w:space="0" w:color="auto"/>
            <w:left w:val="none" w:sz="0" w:space="0" w:color="auto"/>
            <w:bottom w:val="none" w:sz="0" w:space="0" w:color="auto"/>
            <w:right w:val="none" w:sz="0" w:space="0" w:color="auto"/>
          </w:divBdr>
        </w:div>
        <w:div w:id="2103913543">
          <w:marLeft w:val="640"/>
          <w:marRight w:val="0"/>
          <w:marTop w:val="0"/>
          <w:marBottom w:val="0"/>
          <w:divBdr>
            <w:top w:val="none" w:sz="0" w:space="0" w:color="auto"/>
            <w:left w:val="none" w:sz="0" w:space="0" w:color="auto"/>
            <w:bottom w:val="none" w:sz="0" w:space="0" w:color="auto"/>
            <w:right w:val="none" w:sz="0" w:space="0" w:color="auto"/>
          </w:divBdr>
        </w:div>
      </w:divsChild>
    </w:div>
    <w:div w:id="807474584">
      <w:marLeft w:val="640"/>
      <w:marRight w:val="0"/>
      <w:marTop w:val="0"/>
      <w:marBottom w:val="0"/>
      <w:divBdr>
        <w:top w:val="none" w:sz="0" w:space="0" w:color="auto"/>
        <w:left w:val="none" w:sz="0" w:space="0" w:color="auto"/>
        <w:bottom w:val="none" w:sz="0" w:space="0" w:color="auto"/>
        <w:right w:val="none" w:sz="0" w:space="0" w:color="auto"/>
      </w:divBdr>
    </w:div>
    <w:div w:id="807548398">
      <w:marLeft w:val="640"/>
      <w:marRight w:val="0"/>
      <w:marTop w:val="0"/>
      <w:marBottom w:val="0"/>
      <w:divBdr>
        <w:top w:val="none" w:sz="0" w:space="0" w:color="auto"/>
        <w:left w:val="none" w:sz="0" w:space="0" w:color="auto"/>
        <w:bottom w:val="none" w:sz="0" w:space="0" w:color="auto"/>
        <w:right w:val="none" w:sz="0" w:space="0" w:color="auto"/>
      </w:divBdr>
    </w:div>
    <w:div w:id="808207528">
      <w:marLeft w:val="640"/>
      <w:marRight w:val="0"/>
      <w:marTop w:val="0"/>
      <w:marBottom w:val="0"/>
      <w:divBdr>
        <w:top w:val="none" w:sz="0" w:space="0" w:color="auto"/>
        <w:left w:val="none" w:sz="0" w:space="0" w:color="auto"/>
        <w:bottom w:val="none" w:sz="0" w:space="0" w:color="auto"/>
        <w:right w:val="none" w:sz="0" w:space="0" w:color="auto"/>
      </w:divBdr>
    </w:div>
    <w:div w:id="808670670">
      <w:marLeft w:val="640"/>
      <w:marRight w:val="0"/>
      <w:marTop w:val="0"/>
      <w:marBottom w:val="0"/>
      <w:divBdr>
        <w:top w:val="none" w:sz="0" w:space="0" w:color="auto"/>
        <w:left w:val="none" w:sz="0" w:space="0" w:color="auto"/>
        <w:bottom w:val="none" w:sz="0" w:space="0" w:color="auto"/>
        <w:right w:val="none" w:sz="0" w:space="0" w:color="auto"/>
      </w:divBdr>
    </w:div>
    <w:div w:id="809324611">
      <w:bodyDiv w:val="1"/>
      <w:marLeft w:val="0"/>
      <w:marRight w:val="0"/>
      <w:marTop w:val="0"/>
      <w:marBottom w:val="0"/>
      <w:divBdr>
        <w:top w:val="none" w:sz="0" w:space="0" w:color="auto"/>
        <w:left w:val="none" w:sz="0" w:space="0" w:color="auto"/>
        <w:bottom w:val="none" w:sz="0" w:space="0" w:color="auto"/>
        <w:right w:val="none" w:sz="0" w:space="0" w:color="auto"/>
      </w:divBdr>
      <w:divsChild>
        <w:div w:id="854001083">
          <w:marLeft w:val="640"/>
          <w:marRight w:val="0"/>
          <w:marTop w:val="0"/>
          <w:marBottom w:val="0"/>
          <w:divBdr>
            <w:top w:val="none" w:sz="0" w:space="0" w:color="auto"/>
            <w:left w:val="none" w:sz="0" w:space="0" w:color="auto"/>
            <w:bottom w:val="none" w:sz="0" w:space="0" w:color="auto"/>
            <w:right w:val="none" w:sz="0" w:space="0" w:color="auto"/>
          </w:divBdr>
        </w:div>
        <w:div w:id="336200805">
          <w:marLeft w:val="640"/>
          <w:marRight w:val="0"/>
          <w:marTop w:val="0"/>
          <w:marBottom w:val="0"/>
          <w:divBdr>
            <w:top w:val="none" w:sz="0" w:space="0" w:color="auto"/>
            <w:left w:val="none" w:sz="0" w:space="0" w:color="auto"/>
            <w:bottom w:val="none" w:sz="0" w:space="0" w:color="auto"/>
            <w:right w:val="none" w:sz="0" w:space="0" w:color="auto"/>
          </w:divBdr>
        </w:div>
        <w:div w:id="1823498492">
          <w:marLeft w:val="640"/>
          <w:marRight w:val="0"/>
          <w:marTop w:val="0"/>
          <w:marBottom w:val="0"/>
          <w:divBdr>
            <w:top w:val="none" w:sz="0" w:space="0" w:color="auto"/>
            <w:left w:val="none" w:sz="0" w:space="0" w:color="auto"/>
            <w:bottom w:val="none" w:sz="0" w:space="0" w:color="auto"/>
            <w:right w:val="none" w:sz="0" w:space="0" w:color="auto"/>
          </w:divBdr>
        </w:div>
        <w:div w:id="105275291">
          <w:marLeft w:val="640"/>
          <w:marRight w:val="0"/>
          <w:marTop w:val="0"/>
          <w:marBottom w:val="0"/>
          <w:divBdr>
            <w:top w:val="none" w:sz="0" w:space="0" w:color="auto"/>
            <w:left w:val="none" w:sz="0" w:space="0" w:color="auto"/>
            <w:bottom w:val="none" w:sz="0" w:space="0" w:color="auto"/>
            <w:right w:val="none" w:sz="0" w:space="0" w:color="auto"/>
          </w:divBdr>
        </w:div>
        <w:div w:id="263193808">
          <w:marLeft w:val="640"/>
          <w:marRight w:val="0"/>
          <w:marTop w:val="0"/>
          <w:marBottom w:val="0"/>
          <w:divBdr>
            <w:top w:val="none" w:sz="0" w:space="0" w:color="auto"/>
            <w:left w:val="none" w:sz="0" w:space="0" w:color="auto"/>
            <w:bottom w:val="none" w:sz="0" w:space="0" w:color="auto"/>
            <w:right w:val="none" w:sz="0" w:space="0" w:color="auto"/>
          </w:divBdr>
        </w:div>
        <w:div w:id="497188292">
          <w:marLeft w:val="640"/>
          <w:marRight w:val="0"/>
          <w:marTop w:val="0"/>
          <w:marBottom w:val="0"/>
          <w:divBdr>
            <w:top w:val="none" w:sz="0" w:space="0" w:color="auto"/>
            <w:left w:val="none" w:sz="0" w:space="0" w:color="auto"/>
            <w:bottom w:val="none" w:sz="0" w:space="0" w:color="auto"/>
            <w:right w:val="none" w:sz="0" w:space="0" w:color="auto"/>
          </w:divBdr>
        </w:div>
        <w:div w:id="329217697">
          <w:marLeft w:val="640"/>
          <w:marRight w:val="0"/>
          <w:marTop w:val="0"/>
          <w:marBottom w:val="0"/>
          <w:divBdr>
            <w:top w:val="none" w:sz="0" w:space="0" w:color="auto"/>
            <w:left w:val="none" w:sz="0" w:space="0" w:color="auto"/>
            <w:bottom w:val="none" w:sz="0" w:space="0" w:color="auto"/>
            <w:right w:val="none" w:sz="0" w:space="0" w:color="auto"/>
          </w:divBdr>
        </w:div>
        <w:div w:id="788664842">
          <w:marLeft w:val="640"/>
          <w:marRight w:val="0"/>
          <w:marTop w:val="0"/>
          <w:marBottom w:val="0"/>
          <w:divBdr>
            <w:top w:val="none" w:sz="0" w:space="0" w:color="auto"/>
            <w:left w:val="none" w:sz="0" w:space="0" w:color="auto"/>
            <w:bottom w:val="none" w:sz="0" w:space="0" w:color="auto"/>
            <w:right w:val="none" w:sz="0" w:space="0" w:color="auto"/>
          </w:divBdr>
        </w:div>
        <w:div w:id="440951621">
          <w:marLeft w:val="640"/>
          <w:marRight w:val="0"/>
          <w:marTop w:val="0"/>
          <w:marBottom w:val="0"/>
          <w:divBdr>
            <w:top w:val="none" w:sz="0" w:space="0" w:color="auto"/>
            <w:left w:val="none" w:sz="0" w:space="0" w:color="auto"/>
            <w:bottom w:val="none" w:sz="0" w:space="0" w:color="auto"/>
            <w:right w:val="none" w:sz="0" w:space="0" w:color="auto"/>
          </w:divBdr>
        </w:div>
        <w:div w:id="1032729260">
          <w:marLeft w:val="640"/>
          <w:marRight w:val="0"/>
          <w:marTop w:val="0"/>
          <w:marBottom w:val="0"/>
          <w:divBdr>
            <w:top w:val="none" w:sz="0" w:space="0" w:color="auto"/>
            <w:left w:val="none" w:sz="0" w:space="0" w:color="auto"/>
            <w:bottom w:val="none" w:sz="0" w:space="0" w:color="auto"/>
            <w:right w:val="none" w:sz="0" w:space="0" w:color="auto"/>
          </w:divBdr>
        </w:div>
        <w:div w:id="344332408">
          <w:marLeft w:val="640"/>
          <w:marRight w:val="0"/>
          <w:marTop w:val="0"/>
          <w:marBottom w:val="0"/>
          <w:divBdr>
            <w:top w:val="none" w:sz="0" w:space="0" w:color="auto"/>
            <w:left w:val="none" w:sz="0" w:space="0" w:color="auto"/>
            <w:bottom w:val="none" w:sz="0" w:space="0" w:color="auto"/>
            <w:right w:val="none" w:sz="0" w:space="0" w:color="auto"/>
          </w:divBdr>
        </w:div>
        <w:div w:id="1174344277">
          <w:marLeft w:val="640"/>
          <w:marRight w:val="0"/>
          <w:marTop w:val="0"/>
          <w:marBottom w:val="0"/>
          <w:divBdr>
            <w:top w:val="none" w:sz="0" w:space="0" w:color="auto"/>
            <w:left w:val="none" w:sz="0" w:space="0" w:color="auto"/>
            <w:bottom w:val="none" w:sz="0" w:space="0" w:color="auto"/>
            <w:right w:val="none" w:sz="0" w:space="0" w:color="auto"/>
          </w:divBdr>
        </w:div>
        <w:div w:id="539630132">
          <w:marLeft w:val="640"/>
          <w:marRight w:val="0"/>
          <w:marTop w:val="0"/>
          <w:marBottom w:val="0"/>
          <w:divBdr>
            <w:top w:val="none" w:sz="0" w:space="0" w:color="auto"/>
            <w:left w:val="none" w:sz="0" w:space="0" w:color="auto"/>
            <w:bottom w:val="none" w:sz="0" w:space="0" w:color="auto"/>
            <w:right w:val="none" w:sz="0" w:space="0" w:color="auto"/>
          </w:divBdr>
        </w:div>
        <w:div w:id="1467045707">
          <w:marLeft w:val="640"/>
          <w:marRight w:val="0"/>
          <w:marTop w:val="0"/>
          <w:marBottom w:val="0"/>
          <w:divBdr>
            <w:top w:val="none" w:sz="0" w:space="0" w:color="auto"/>
            <w:left w:val="none" w:sz="0" w:space="0" w:color="auto"/>
            <w:bottom w:val="none" w:sz="0" w:space="0" w:color="auto"/>
            <w:right w:val="none" w:sz="0" w:space="0" w:color="auto"/>
          </w:divBdr>
        </w:div>
        <w:div w:id="5906690">
          <w:marLeft w:val="640"/>
          <w:marRight w:val="0"/>
          <w:marTop w:val="0"/>
          <w:marBottom w:val="0"/>
          <w:divBdr>
            <w:top w:val="none" w:sz="0" w:space="0" w:color="auto"/>
            <w:left w:val="none" w:sz="0" w:space="0" w:color="auto"/>
            <w:bottom w:val="none" w:sz="0" w:space="0" w:color="auto"/>
            <w:right w:val="none" w:sz="0" w:space="0" w:color="auto"/>
          </w:divBdr>
        </w:div>
        <w:div w:id="708183712">
          <w:marLeft w:val="640"/>
          <w:marRight w:val="0"/>
          <w:marTop w:val="0"/>
          <w:marBottom w:val="0"/>
          <w:divBdr>
            <w:top w:val="none" w:sz="0" w:space="0" w:color="auto"/>
            <w:left w:val="none" w:sz="0" w:space="0" w:color="auto"/>
            <w:bottom w:val="none" w:sz="0" w:space="0" w:color="auto"/>
            <w:right w:val="none" w:sz="0" w:space="0" w:color="auto"/>
          </w:divBdr>
        </w:div>
        <w:div w:id="317077600">
          <w:marLeft w:val="640"/>
          <w:marRight w:val="0"/>
          <w:marTop w:val="0"/>
          <w:marBottom w:val="0"/>
          <w:divBdr>
            <w:top w:val="none" w:sz="0" w:space="0" w:color="auto"/>
            <w:left w:val="none" w:sz="0" w:space="0" w:color="auto"/>
            <w:bottom w:val="none" w:sz="0" w:space="0" w:color="auto"/>
            <w:right w:val="none" w:sz="0" w:space="0" w:color="auto"/>
          </w:divBdr>
        </w:div>
        <w:div w:id="1312444964">
          <w:marLeft w:val="640"/>
          <w:marRight w:val="0"/>
          <w:marTop w:val="0"/>
          <w:marBottom w:val="0"/>
          <w:divBdr>
            <w:top w:val="none" w:sz="0" w:space="0" w:color="auto"/>
            <w:left w:val="none" w:sz="0" w:space="0" w:color="auto"/>
            <w:bottom w:val="none" w:sz="0" w:space="0" w:color="auto"/>
            <w:right w:val="none" w:sz="0" w:space="0" w:color="auto"/>
          </w:divBdr>
        </w:div>
        <w:div w:id="1298879496">
          <w:marLeft w:val="640"/>
          <w:marRight w:val="0"/>
          <w:marTop w:val="0"/>
          <w:marBottom w:val="0"/>
          <w:divBdr>
            <w:top w:val="none" w:sz="0" w:space="0" w:color="auto"/>
            <w:left w:val="none" w:sz="0" w:space="0" w:color="auto"/>
            <w:bottom w:val="none" w:sz="0" w:space="0" w:color="auto"/>
            <w:right w:val="none" w:sz="0" w:space="0" w:color="auto"/>
          </w:divBdr>
        </w:div>
        <w:div w:id="425540396">
          <w:marLeft w:val="640"/>
          <w:marRight w:val="0"/>
          <w:marTop w:val="0"/>
          <w:marBottom w:val="0"/>
          <w:divBdr>
            <w:top w:val="none" w:sz="0" w:space="0" w:color="auto"/>
            <w:left w:val="none" w:sz="0" w:space="0" w:color="auto"/>
            <w:bottom w:val="none" w:sz="0" w:space="0" w:color="auto"/>
            <w:right w:val="none" w:sz="0" w:space="0" w:color="auto"/>
          </w:divBdr>
        </w:div>
        <w:div w:id="212735498">
          <w:marLeft w:val="640"/>
          <w:marRight w:val="0"/>
          <w:marTop w:val="0"/>
          <w:marBottom w:val="0"/>
          <w:divBdr>
            <w:top w:val="none" w:sz="0" w:space="0" w:color="auto"/>
            <w:left w:val="none" w:sz="0" w:space="0" w:color="auto"/>
            <w:bottom w:val="none" w:sz="0" w:space="0" w:color="auto"/>
            <w:right w:val="none" w:sz="0" w:space="0" w:color="auto"/>
          </w:divBdr>
        </w:div>
        <w:div w:id="1730110683">
          <w:marLeft w:val="640"/>
          <w:marRight w:val="0"/>
          <w:marTop w:val="0"/>
          <w:marBottom w:val="0"/>
          <w:divBdr>
            <w:top w:val="none" w:sz="0" w:space="0" w:color="auto"/>
            <w:left w:val="none" w:sz="0" w:space="0" w:color="auto"/>
            <w:bottom w:val="none" w:sz="0" w:space="0" w:color="auto"/>
            <w:right w:val="none" w:sz="0" w:space="0" w:color="auto"/>
          </w:divBdr>
        </w:div>
        <w:div w:id="582645244">
          <w:marLeft w:val="640"/>
          <w:marRight w:val="0"/>
          <w:marTop w:val="0"/>
          <w:marBottom w:val="0"/>
          <w:divBdr>
            <w:top w:val="none" w:sz="0" w:space="0" w:color="auto"/>
            <w:left w:val="none" w:sz="0" w:space="0" w:color="auto"/>
            <w:bottom w:val="none" w:sz="0" w:space="0" w:color="auto"/>
            <w:right w:val="none" w:sz="0" w:space="0" w:color="auto"/>
          </w:divBdr>
        </w:div>
        <w:div w:id="951982442">
          <w:marLeft w:val="640"/>
          <w:marRight w:val="0"/>
          <w:marTop w:val="0"/>
          <w:marBottom w:val="0"/>
          <w:divBdr>
            <w:top w:val="none" w:sz="0" w:space="0" w:color="auto"/>
            <w:left w:val="none" w:sz="0" w:space="0" w:color="auto"/>
            <w:bottom w:val="none" w:sz="0" w:space="0" w:color="auto"/>
            <w:right w:val="none" w:sz="0" w:space="0" w:color="auto"/>
          </w:divBdr>
        </w:div>
        <w:div w:id="1159539566">
          <w:marLeft w:val="640"/>
          <w:marRight w:val="0"/>
          <w:marTop w:val="0"/>
          <w:marBottom w:val="0"/>
          <w:divBdr>
            <w:top w:val="none" w:sz="0" w:space="0" w:color="auto"/>
            <w:left w:val="none" w:sz="0" w:space="0" w:color="auto"/>
            <w:bottom w:val="none" w:sz="0" w:space="0" w:color="auto"/>
            <w:right w:val="none" w:sz="0" w:space="0" w:color="auto"/>
          </w:divBdr>
        </w:div>
        <w:div w:id="1112282662">
          <w:marLeft w:val="640"/>
          <w:marRight w:val="0"/>
          <w:marTop w:val="0"/>
          <w:marBottom w:val="0"/>
          <w:divBdr>
            <w:top w:val="none" w:sz="0" w:space="0" w:color="auto"/>
            <w:left w:val="none" w:sz="0" w:space="0" w:color="auto"/>
            <w:bottom w:val="none" w:sz="0" w:space="0" w:color="auto"/>
            <w:right w:val="none" w:sz="0" w:space="0" w:color="auto"/>
          </w:divBdr>
        </w:div>
        <w:div w:id="371926975">
          <w:marLeft w:val="640"/>
          <w:marRight w:val="0"/>
          <w:marTop w:val="0"/>
          <w:marBottom w:val="0"/>
          <w:divBdr>
            <w:top w:val="none" w:sz="0" w:space="0" w:color="auto"/>
            <w:left w:val="none" w:sz="0" w:space="0" w:color="auto"/>
            <w:bottom w:val="none" w:sz="0" w:space="0" w:color="auto"/>
            <w:right w:val="none" w:sz="0" w:space="0" w:color="auto"/>
          </w:divBdr>
        </w:div>
        <w:div w:id="1879203471">
          <w:marLeft w:val="640"/>
          <w:marRight w:val="0"/>
          <w:marTop w:val="0"/>
          <w:marBottom w:val="0"/>
          <w:divBdr>
            <w:top w:val="none" w:sz="0" w:space="0" w:color="auto"/>
            <w:left w:val="none" w:sz="0" w:space="0" w:color="auto"/>
            <w:bottom w:val="none" w:sz="0" w:space="0" w:color="auto"/>
            <w:right w:val="none" w:sz="0" w:space="0" w:color="auto"/>
          </w:divBdr>
        </w:div>
        <w:div w:id="986470123">
          <w:marLeft w:val="640"/>
          <w:marRight w:val="0"/>
          <w:marTop w:val="0"/>
          <w:marBottom w:val="0"/>
          <w:divBdr>
            <w:top w:val="none" w:sz="0" w:space="0" w:color="auto"/>
            <w:left w:val="none" w:sz="0" w:space="0" w:color="auto"/>
            <w:bottom w:val="none" w:sz="0" w:space="0" w:color="auto"/>
            <w:right w:val="none" w:sz="0" w:space="0" w:color="auto"/>
          </w:divBdr>
        </w:div>
        <w:div w:id="1030299189">
          <w:marLeft w:val="640"/>
          <w:marRight w:val="0"/>
          <w:marTop w:val="0"/>
          <w:marBottom w:val="0"/>
          <w:divBdr>
            <w:top w:val="none" w:sz="0" w:space="0" w:color="auto"/>
            <w:left w:val="none" w:sz="0" w:space="0" w:color="auto"/>
            <w:bottom w:val="none" w:sz="0" w:space="0" w:color="auto"/>
            <w:right w:val="none" w:sz="0" w:space="0" w:color="auto"/>
          </w:divBdr>
        </w:div>
        <w:div w:id="1437095879">
          <w:marLeft w:val="640"/>
          <w:marRight w:val="0"/>
          <w:marTop w:val="0"/>
          <w:marBottom w:val="0"/>
          <w:divBdr>
            <w:top w:val="none" w:sz="0" w:space="0" w:color="auto"/>
            <w:left w:val="none" w:sz="0" w:space="0" w:color="auto"/>
            <w:bottom w:val="none" w:sz="0" w:space="0" w:color="auto"/>
            <w:right w:val="none" w:sz="0" w:space="0" w:color="auto"/>
          </w:divBdr>
        </w:div>
        <w:div w:id="1418094372">
          <w:marLeft w:val="640"/>
          <w:marRight w:val="0"/>
          <w:marTop w:val="0"/>
          <w:marBottom w:val="0"/>
          <w:divBdr>
            <w:top w:val="none" w:sz="0" w:space="0" w:color="auto"/>
            <w:left w:val="none" w:sz="0" w:space="0" w:color="auto"/>
            <w:bottom w:val="none" w:sz="0" w:space="0" w:color="auto"/>
            <w:right w:val="none" w:sz="0" w:space="0" w:color="auto"/>
          </w:divBdr>
        </w:div>
        <w:div w:id="337998708">
          <w:marLeft w:val="640"/>
          <w:marRight w:val="0"/>
          <w:marTop w:val="0"/>
          <w:marBottom w:val="0"/>
          <w:divBdr>
            <w:top w:val="none" w:sz="0" w:space="0" w:color="auto"/>
            <w:left w:val="none" w:sz="0" w:space="0" w:color="auto"/>
            <w:bottom w:val="none" w:sz="0" w:space="0" w:color="auto"/>
            <w:right w:val="none" w:sz="0" w:space="0" w:color="auto"/>
          </w:divBdr>
        </w:div>
        <w:div w:id="511990147">
          <w:marLeft w:val="640"/>
          <w:marRight w:val="0"/>
          <w:marTop w:val="0"/>
          <w:marBottom w:val="0"/>
          <w:divBdr>
            <w:top w:val="none" w:sz="0" w:space="0" w:color="auto"/>
            <w:left w:val="none" w:sz="0" w:space="0" w:color="auto"/>
            <w:bottom w:val="none" w:sz="0" w:space="0" w:color="auto"/>
            <w:right w:val="none" w:sz="0" w:space="0" w:color="auto"/>
          </w:divBdr>
        </w:div>
        <w:div w:id="1781752353">
          <w:marLeft w:val="640"/>
          <w:marRight w:val="0"/>
          <w:marTop w:val="0"/>
          <w:marBottom w:val="0"/>
          <w:divBdr>
            <w:top w:val="none" w:sz="0" w:space="0" w:color="auto"/>
            <w:left w:val="none" w:sz="0" w:space="0" w:color="auto"/>
            <w:bottom w:val="none" w:sz="0" w:space="0" w:color="auto"/>
            <w:right w:val="none" w:sz="0" w:space="0" w:color="auto"/>
          </w:divBdr>
        </w:div>
        <w:div w:id="1762217095">
          <w:marLeft w:val="640"/>
          <w:marRight w:val="0"/>
          <w:marTop w:val="0"/>
          <w:marBottom w:val="0"/>
          <w:divBdr>
            <w:top w:val="none" w:sz="0" w:space="0" w:color="auto"/>
            <w:left w:val="none" w:sz="0" w:space="0" w:color="auto"/>
            <w:bottom w:val="none" w:sz="0" w:space="0" w:color="auto"/>
            <w:right w:val="none" w:sz="0" w:space="0" w:color="auto"/>
          </w:divBdr>
        </w:div>
        <w:div w:id="21758067">
          <w:marLeft w:val="640"/>
          <w:marRight w:val="0"/>
          <w:marTop w:val="0"/>
          <w:marBottom w:val="0"/>
          <w:divBdr>
            <w:top w:val="none" w:sz="0" w:space="0" w:color="auto"/>
            <w:left w:val="none" w:sz="0" w:space="0" w:color="auto"/>
            <w:bottom w:val="none" w:sz="0" w:space="0" w:color="auto"/>
            <w:right w:val="none" w:sz="0" w:space="0" w:color="auto"/>
          </w:divBdr>
        </w:div>
        <w:div w:id="335379198">
          <w:marLeft w:val="640"/>
          <w:marRight w:val="0"/>
          <w:marTop w:val="0"/>
          <w:marBottom w:val="0"/>
          <w:divBdr>
            <w:top w:val="none" w:sz="0" w:space="0" w:color="auto"/>
            <w:left w:val="none" w:sz="0" w:space="0" w:color="auto"/>
            <w:bottom w:val="none" w:sz="0" w:space="0" w:color="auto"/>
            <w:right w:val="none" w:sz="0" w:space="0" w:color="auto"/>
          </w:divBdr>
        </w:div>
        <w:div w:id="1383793594">
          <w:marLeft w:val="640"/>
          <w:marRight w:val="0"/>
          <w:marTop w:val="0"/>
          <w:marBottom w:val="0"/>
          <w:divBdr>
            <w:top w:val="none" w:sz="0" w:space="0" w:color="auto"/>
            <w:left w:val="none" w:sz="0" w:space="0" w:color="auto"/>
            <w:bottom w:val="none" w:sz="0" w:space="0" w:color="auto"/>
            <w:right w:val="none" w:sz="0" w:space="0" w:color="auto"/>
          </w:divBdr>
        </w:div>
        <w:div w:id="134300326">
          <w:marLeft w:val="640"/>
          <w:marRight w:val="0"/>
          <w:marTop w:val="0"/>
          <w:marBottom w:val="0"/>
          <w:divBdr>
            <w:top w:val="none" w:sz="0" w:space="0" w:color="auto"/>
            <w:left w:val="none" w:sz="0" w:space="0" w:color="auto"/>
            <w:bottom w:val="none" w:sz="0" w:space="0" w:color="auto"/>
            <w:right w:val="none" w:sz="0" w:space="0" w:color="auto"/>
          </w:divBdr>
        </w:div>
        <w:div w:id="419644211">
          <w:marLeft w:val="640"/>
          <w:marRight w:val="0"/>
          <w:marTop w:val="0"/>
          <w:marBottom w:val="0"/>
          <w:divBdr>
            <w:top w:val="none" w:sz="0" w:space="0" w:color="auto"/>
            <w:left w:val="none" w:sz="0" w:space="0" w:color="auto"/>
            <w:bottom w:val="none" w:sz="0" w:space="0" w:color="auto"/>
            <w:right w:val="none" w:sz="0" w:space="0" w:color="auto"/>
          </w:divBdr>
        </w:div>
        <w:div w:id="602691603">
          <w:marLeft w:val="640"/>
          <w:marRight w:val="0"/>
          <w:marTop w:val="0"/>
          <w:marBottom w:val="0"/>
          <w:divBdr>
            <w:top w:val="none" w:sz="0" w:space="0" w:color="auto"/>
            <w:left w:val="none" w:sz="0" w:space="0" w:color="auto"/>
            <w:bottom w:val="none" w:sz="0" w:space="0" w:color="auto"/>
            <w:right w:val="none" w:sz="0" w:space="0" w:color="auto"/>
          </w:divBdr>
        </w:div>
        <w:div w:id="1854150142">
          <w:marLeft w:val="640"/>
          <w:marRight w:val="0"/>
          <w:marTop w:val="0"/>
          <w:marBottom w:val="0"/>
          <w:divBdr>
            <w:top w:val="none" w:sz="0" w:space="0" w:color="auto"/>
            <w:left w:val="none" w:sz="0" w:space="0" w:color="auto"/>
            <w:bottom w:val="none" w:sz="0" w:space="0" w:color="auto"/>
            <w:right w:val="none" w:sz="0" w:space="0" w:color="auto"/>
          </w:divBdr>
        </w:div>
        <w:div w:id="375356833">
          <w:marLeft w:val="640"/>
          <w:marRight w:val="0"/>
          <w:marTop w:val="0"/>
          <w:marBottom w:val="0"/>
          <w:divBdr>
            <w:top w:val="none" w:sz="0" w:space="0" w:color="auto"/>
            <w:left w:val="none" w:sz="0" w:space="0" w:color="auto"/>
            <w:bottom w:val="none" w:sz="0" w:space="0" w:color="auto"/>
            <w:right w:val="none" w:sz="0" w:space="0" w:color="auto"/>
          </w:divBdr>
        </w:div>
        <w:div w:id="1389299803">
          <w:marLeft w:val="640"/>
          <w:marRight w:val="0"/>
          <w:marTop w:val="0"/>
          <w:marBottom w:val="0"/>
          <w:divBdr>
            <w:top w:val="none" w:sz="0" w:space="0" w:color="auto"/>
            <w:left w:val="none" w:sz="0" w:space="0" w:color="auto"/>
            <w:bottom w:val="none" w:sz="0" w:space="0" w:color="auto"/>
            <w:right w:val="none" w:sz="0" w:space="0" w:color="auto"/>
          </w:divBdr>
        </w:div>
        <w:div w:id="2017271526">
          <w:marLeft w:val="640"/>
          <w:marRight w:val="0"/>
          <w:marTop w:val="0"/>
          <w:marBottom w:val="0"/>
          <w:divBdr>
            <w:top w:val="none" w:sz="0" w:space="0" w:color="auto"/>
            <w:left w:val="none" w:sz="0" w:space="0" w:color="auto"/>
            <w:bottom w:val="none" w:sz="0" w:space="0" w:color="auto"/>
            <w:right w:val="none" w:sz="0" w:space="0" w:color="auto"/>
          </w:divBdr>
        </w:div>
        <w:div w:id="1690596274">
          <w:marLeft w:val="640"/>
          <w:marRight w:val="0"/>
          <w:marTop w:val="0"/>
          <w:marBottom w:val="0"/>
          <w:divBdr>
            <w:top w:val="none" w:sz="0" w:space="0" w:color="auto"/>
            <w:left w:val="none" w:sz="0" w:space="0" w:color="auto"/>
            <w:bottom w:val="none" w:sz="0" w:space="0" w:color="auto"/>
            <w:right w:val="none" w:sz="0" w:space="0" w:color="auto"/>
          </w:divBdr>
        </w:div>
        <w:div w:id="1448696866">
          <w:marLeft w:val="640"/>
          <w:marRight w:val="0"/>
          <w:marTop w:val="0"/>
          <w:marBottom w:val="0"/>
          <w:divBdr>
            <w:top w:val="none" w:sz="0" w:space="0" w:color="auto"/>
            <w:left w:val="none" w:sz="0" w:space="0" w:color="auto"/>
            <w:bottom w:val="none" w:sz="0" w:space="0" w:color="auto"/>
            <w:right w:val="none" w:sz="0" w:space="0" w:color="auto"/>
          </w:divBdr>
        </w:div>
        <w:div w:id="989096950">
          <w:marLeft w:val="640"/>
          <w:marRight w:val="0"/>
          <w:marTop w:val="0"/>
          <w:marBottom w:val="0"/>
          <w:divBdr>
            <w:top w:val="none" w:sz="0" w:space="0" w:color="auto"/>
            <w:left w:val="none" w:sz="0" w:space="0" w:color="auto"/>
            <w:bottom w:val="none" w:sz="0" w:space="0" w:color="auto"/>
            <w:right w:val="none" w:sz="0" w:space="0" w:color="auto"/>
          </w:divBdr>
        </w:div>
        <w:div w:id="315426832">
          <w:marLeft w:val="640"/>
          <w:marRight w:val="0"/>
          <w:marTop w:val="0"/>
          <w:marBottom w:val="0"/>
          <w:divBdr>
            <w:top w:val="none" w:sz="0" w:space="0" w:color="auto"/>
            <w:left w:val="none" w:sz="0" w:space="0" w:color="auto"/>
            <w:bottom w:val="none" w:sz="0" w:space="0" w:color="auto"/>
            <w:right w:val="none" w:sz="0" w:space="0" w:color="auto"/>
          </w:divBdr>
        </w:div>
        <w:div w:id="1815443202">
          <w:marLeft w:val="640"/>
          <w:marRight w:val="0"/>
          <w:marTop w:val="0"/>
          <w:marBottom w:val="0"/>
          <w:divBdr>
            <w:top w:val="none" w:sz="0" w:space="0" w:color="auto"/>
            <w:left w:val="none" w:sz="0" w:space="0" w:color="auto"/>
            <w:bottom w:val="none" w:sz="0" w:space="0" w:color="auto"/>
            <w:right w:val="none" w:sz="0" w:space="0" w:color="auto"/>
          </w:divBdr>
        </w:div>
      </w:divsChild>
    </w:div>
    <w:div w:id="809396657">
      <w:marLeft w:val="640"/>
      <w:marRight w:val="0"/>
      <w:marTop w:val="0"/>
      <w:marBottom w:val="0"/>
      <w:divBdr>
        <w:top w:val="none" w:sz="0" w:space="0" w:color="auto"/>
        <w:left w:val="none" w:sz="0" w:space="0" w:color="auto"/>
        <w:bottom w:val="none" w:sz="0" w:space="0" w:color="auto"/>
        <w:right w:val="none" w:sz="0" w:space="0" w:color="auto"/>
      </w:divBdr>
    </w:div>
    <w:div w:id="809790988">
      <w:bodyDiv w:val="1"/>
      <w:marLeft w:val="0"/>
      <w:marRight w:val="0"/>
      <w:marTop w:val="0"/>
      <w:marBottom w:val="0"/>
      <w:divBdr>
        <w:top w:val="none" w:sz="0" w:space="0" w:color="auto"/>
        <w:left w:val="none" w:sz="0" w:space="0" w:color="auto"/>
        <w:bottom w:val="none" w:sz="0" w:space="0" w:color="auto"/>
        <w:right w:val="none" w:sz="0" w:space="0" w:color="auto"/>
      </w:divBdr>
      <w:divsChild>
        <w:div w:id="127162898">
          <w:marLeft w:val="640"/>
          <w:marRight w:val="0"/>
          <w:marTop w:val="0"/>
          <w:marBottom w:val="0"/>
          <w:divBdr>
            <w:top w:val="none" w:sz="0" w:space="0" w:color="auto"/>
            <w:left w:val="none" w:sz="0" w:space="0" w:color="auto"/>
            <w:bottom w:val="none" w:sz="0" w:space="0" w:color="auto"/>
            <w:right w:val="none" w:sz="0" w:space="0" w:color="auto"/>
          </w:divBdr>
        </w:div>
        <w:div w:id="234626467">
          <w:marLeft w:val="640"/>
          <w:marRight w:val="0"/>
          <w:marTop w:val="0"/>
          <w:marBottom w:val="0"/>
          <w:divBdr>
            <w:top w:val="none" w:sz="0" w:space="0" w:color="auto"/>
            <w:left w:val="none" w:sz="0" w:space="0" w:color="auto"/>
            <w:bottom w:val="none" w:sz="0" w:space="0" w:color="auto"/>
            <w:right w:val="none" w:sz="0" w:space="0" w:color="auto"/>
          </w:divBdr>
        </w:div>
        <w:div w:id="298147578">
          <w:marLeft w:val="640"/>
          <w:marRight w:val="0"/>
          <w:marTop w:val="0"/>
          <w:marBottom w:val="0"/>
          <w:divBdr>
            <w:top w:val="none" w:sz="0" w:space="0" w:color="auto"/>
            <w:left w:val="none" w:sz="0" w:space="0" w:color="auto"/>
            <w:bottom w:val="none" w:sz="0" w:space="0" w:color="auto"/>
            <w:right w:val="none" w:sz="0" w:space="0" w:color="auto"/>
          </w:divBdr>
        </w:div>
        <w:div w:id="633220078">
          <w:marLeft w:val="640"/>
          <w:marRight w:val="0"/>
          <w:marTop w:val="0"/>
          <w:marBottom w:val="0"/>
          <w:divBdr>
            <w:top w:val="none" w:sz="0" w:space="0" w:color="auto"/>
            <w:left w:val="none" w:sz="0" w:space="0" w:color="auto"/>
            <w:bottom w:val="none" w:sz="0" w:space="0" w:color="auto"/>
            <w:right w:val="none" w:sz="0" w:space="0" w:color="auto"/>
          </w:divBdr>
        </w:div>
        <w:div w:id="641737154">
          <w:marLeft w:val="640"/>
          <w:marRight w:val="0"/>
          <w:marTop w:val="0"/>
          <w:marBottom w:val="0"/>
          <w:divBdr>
            <w:top w:val="none" w:sz="0" w:space="0" w:color="auto"/>
            <w:left w:val="none" w:sz="0" w:space="0" w:color="auto"/>
            <w:bottom w:val="none" w:sz="0" w:space="0" w:color="auto"/>
            <w:right w:val="none" w:sz="0" w:space="0" w:color="auto"/>
          </w:divBdr>
        </w:div>
        <w:div w:id="894394269">
          <w:marLeft w:val="640"/>
          <w:marRight w:val="0"/>
          <w:marTop w:val="0"/>
          <w:marBottom w:val="0"/>
          <w:divBdr>
            <w:top w:val="none" w:sz="0" w:space="0" w:color="auto"/>
            <w:left w:val="none" w:sz="0" w:space="0" w:color="auto"/>
            <w:bottom w:val="none" w:sz="0" w:space="0" w:color="auto"/>
            <w:right w:val="none" w:sz="0" w:space="0" w:color="auto"/>
          </w:divBdr>
        </w:div>
        <w:div w:id="935408258">
          <w:marLeft w:val="640"/>
          <w:marRight w:val="0"/>
          <w:marTop w:val="0"/>
          <w:marBottom w:val="0"/>
          <w:divBdr>
            <w:top w:val="none" w:sz="0" w:space="0" w:color="auto"/>
            <w:left w:val="none" w:sz="0" w:space="0" w:color="auto"/>
            <w:bottom w:val="none" w:sz="0" w:space="0" w:color="auto"/>
            <w:right w:val="none" w:sz="0" w:space="0" w:color="auto"/>
          </w:divBdr>
        </w:div>
        <w:div w:id="1021584424">
          <w:marLeft w:val="640"/>
          <w:marRight w:val="0"/>
          <w:marTop w:val="0"/>
          <w:marBottom w:val="0"/>
          <w:divBdr>
            <w:top w:val="none" w:sz="0" w:space="0" w:color="auto"/>
            <w:left w:val="none" w:sz="0" w:space="0" w:color="auto"/>
            <w:bottom w:val="none" w:sz="0" w:space="0" w:color="auto"/>
            <w:right w:val="none" w:sz="0" w:space="0" w:color="auto"/>
          </w:divBdr>
        </w:div>
        <w:div w:id="1027751065">
          <w:marLeft w:val="640"/>
          <w:marRight w:val="0"/>
          <w:marTop w:val="0"/>
          <w:marBottom w:val="0"/>
          <w:divBdr>
            <w:top w:val="none" w:sz="0" w:space="0" w:color="auto"/>
            <w:left w:val="none" w:sz="0" w:space="0" w:color="auto"/>
            <w:bottom w:val="none" w:sz="0" w:space="0" w:color="auto"/>
            <w:right w:val="none" w:sz="0" w:space="0" w:color="auto"/>
          </w:divBdr>
        </w:div>
        <w:div w:id="1152984582">
          <w:marLeft w:val="640"/>
          <w:marRight w:val="0"/>
          <w:marTop w:val="0"/>
          <w:marBottom w:val="0"/>
          <w:divBdr>
            <w:top w:val="none" w:sz="0" w:space="0" w:color="auto"/>
            <w:left w:val="none" w:sz="0" w:space="0" w:color="auto"/>
            <w:bottom w:val="none" w:sz="0" w:space="0" w:color="auto"/>
            <w:right w:val="none" w:sz="0" w:space="0" w:color="auto"/>
          </w:divBdr>
        </w:div>
        <w:div w:id="1250192545">
          <w:marLeft w:val="640"/>
          <w:marRight w:val="0"/>
          <w:marTop w:val="0"/>
          <w:marBottom w:val="0"/>
          <w:divBdr>
            <w:top w:val="none" w:sz="0" w:space="0" w:color="auto"/>
            <w:left w:val="none" w:sz="0" w:space="0" w:color="auto"/>
            <w:bottom w:val="none" w:sz="0" w:space="0" w:color="auto"/>
            <w:right w:val="none" w:sz="0" w:space="0" w:color="auto"/>
          </w:divBdr>
        </w:div>
        <w:div w:id="1436171805">
          <w:marLeft w:val="640"/>
          <w:marRight w:val="0"/>
          <w:marTop w:val="0"/>
          <w:marBottom w:val="0"/>
          <w:divBdr>
            <w:top w:val="none" w:sz="0" w:space="0" w:color="auto"/>
            <w:left w:val="none" w:sz="0" w:space="0" w:color="auto"/>
            <w:bottom w:val="none" w:sz="0" w:space="0" w:color="auto"/>
            <w:right w:val="none" w:sz="0" w:space="0" w:color="auto"/>
          </w:divBdr>
        </w:div>
        <w:div w:id="1507087645">
          <w:marLeft w:val="640"/>
          <w:marRight w:val="0"/>
          <w:marTop w:val="0"/>
          <w:marBottom w:val="0"/>
          <w:divBdr>
            <w:top w:val="none" w:sz="0" w:space="0" w:color="auto"/>
            <w:left w:val="none" w:sz="0" w:space="0" w:color="auto"/>
            <w:bottom w:val="none" w:sz="0" w:space="0" w:color="auto"/>
            <w:right w:val="none" w:sz="0" w:space="0" w:color="auto"/>
          </w:divBdr>
        </w:div>
        <w:div w:id="1651707983">
          <w:marLeft w:val="640"/>
          <w:marRight w:val="0"/>
          <w:marTop w:val="0"/>
          <w:marBottom w:val="0"/>
          <w:divBdr>
            <w:top w:val="none" w:sz="0" w:space="0" w:color="auto"/>
            <w:left w:val="none" w:sz="0" w:space="0" w:color="auto"/>
            <w:bottom w:val="none" w:sz="0" w:space="0" w:color="auto"/>
            <w:right w:val="none" w:sz="0" w:space="0" w:color="auto"/>
          </w:divBdr>
        </w:div>
        <w:div w:id="1710302132">
          <w:marLeft w:val="640"/>
          <w:marRight w:val="0"/>
          <w:marTop w:val="0"/>
          <w:marBottom w:val="0"/>
          <w:divBdr>
            <w:top w:val="none" w:sz="0" w:space="0" w:color="auto"/>
            <w:left w:val="none" w:sz="0" w:space="0" w:color="auto"/>
            <w:bottom w:val="none" w:sz="0" w:space="0" w:color="auto"/>
            <w:right w:val="none" w:sz="0" w:space="0" w:color="auto"/>
          </w:divBdr>
        </w:div>
        <w:div w:id="1730033229">
          <w:marLeft w:val="640"/>
          <w:marRight w:val="0"/>
          <w:marTop w:val="0"/>
          <w:marBottom w:val="0"/>
          <w:divBdr>
            <w:top w:val="none" w:sz="0" w:space="0" w:color="auto"/>
            <w:left w:val="none" w:sz="0" w:space="0" w:color="auto"/>
            <w:bottom w:val="none" w:sz="0" w:space="0" w:color="auto"/>
            <w:right w:val="none" w:sz="0" w:space="0" w:color="auto"/>
          </w:divBdr>
        </w:div>
        <w:div w:id="1849563881">
          <w:marLeft w:val="640"/>
          <w:marRight w:val="0"/>
          <w:marTop w:val="0"/>
          <w:marBottom w:val="0"/>
          <w:divBdr>
            <w:top w:val="none" w:sz="0" w:space="0" w:color="auto"/>
            <w:left w:val="none" w:sz="0" w:space="0" w:color="auto"/>
            <w:bottom w:val="none" w:sz="0" w:space="0" w:color="auto"/>
            <w:right w:val="none" w:sz="0" w:space="0" w:color="auto"/>
          </w:divBdr>
        </w:div>
        <w:div w:id="1857114193">
          <w:marLeft w:val="640"/>
          <w:marRight w:val="0"/>
          <w:marTop w:val="0"/>
          <w:marBottom w:val="0"/>
          <w:divBdr>
            <w:top w:val="none" w:sz="0" w:space="0" w:color="auto"/>
            <w:left w:val="none" w:sz="0" w:space="0" w:color="auto"/>
            <w:bottom w:val="none" w:sz="0" w:space="0" w:color="auto"/>
            <w:right w:val="none" w:sz="0" w:space="0" w:color="auto"/>
          </w:divBdr>
        </w:div>
        <w:div w:id="2033069378">
          <w:marLeft w:val="640"/>
          <w:marRight w:val="0"/>
          <w:marTop w:val="0"/>
          <w:marBottom w:val="0"/>
          <w:divBdr>
            <w:top w:val="none" w:sz="0" w:space="0" w:color="auto"/>
            <w:left w:val="none" w:sz="0" w:space="0" w:color="auto"/>
            <w:bottom w:val="none" w:sz="0" w:space="0" w:color="auto"/>
            <w:right w:val="none" w:sz="0" w:space="0" w:color="auto"/>
          </w:divBdr>
        </w:div>
        <w:div w:id="2083987632">
          <w:marLeft w:val="640"/>
          <w:marRight w:val="0"/>
          <w:marTop w:val="0"/>
          <w:marBottom w:val="0"/>
          <w:divBdr>
            <w:top w:val="none" w:sz="0" w:space="0" w:color="auto"/>
            <w:left w:val="none" w:sz="0" w:space="0" w:color="auto"/>
            <w:bottom w:val="none" w:sz="0" w:space="0" w:color="auto"/>
            <w:right w:val="none" w:sz="0" w:space="0" w:color="auto"/>
          </w:divBdr>
        </w:div>
        <w:div w:id="2104643888">
          <w:marLeft w:val="640"/>
          <w:marRight w:val="0"/>
          <w:marTop w:val="0"/>
          <w:marBottom w:val="0"/>
          <w:divBdr>
            <w:top w:val="none" w:sz="0" w:space="0" w:color="auto"/>
            <w:left w:val="none" w:sz="0" w:space="0" w:color="auto"/>
            <w:bottom w:val="none" w:sz="0" w:space="0" w:color="auto"/>
            <w:right w:val="none" w:sz="0" w:space="0" w:color="auto"/>
          </w:divBdr>
        </w:div>
      </w:divsChild>
    </w:div>
    <w:div w:id="810438250">
      <w:marLeft w:val="0"/>
      <w:marRight w:val="0"/>
      <w:marTop w:val="0"/>
      <w:marBottom w:val="0"/>
      <w:divBdr>
        <w:top w:val="none" w:sz="0" w:space="0" w:color="auto"/>
        <w:left w:val="none" w:sz="0" w:space="0" w:color="auto"/>
        <w:bottom w:val="none" w:sz="0" w:space="0" w:color="auto"/>
        <w:right w:val="none" w:sz="0" w:space="0" w:color="auto"/>
      </w:divBdr>
    </w:div>
    <w:div w:id="810752216">
      <w:marLeft w:val="640"/>
      <w:marRight w:val="0"/>
      <w:marTop w:val="0"/>
      <w:marBottom w:val="0"/>
      <w:divBdr>
        <w:top w:val="none" w:sz="0" w:space="0" w:color="auto"/>
        <w:left w:val="none" w:sz="0" w:space="0" w:color="auto"/>
        <w:bottom w:val="none" w:sz="0" w:space="0" w:color="auto"/>
        <w:right w:val="none" w:sz="0" w:space="0" w:color="auto"/>
      </w:divBdr>
    </w:div>
    <w:div w:id="812404590">
      <w:marLeft w:val="640"/>
      <w:marRight w:val="0"/>
      <w:marTop w:val="0"/>
      <w:marBottom w:val="0"/>
      <w:divBdr>
        <w:top w:val="none" w:sz="0" w:space="0" w:color="auto"/>
        <w:left w:val="none" w:sz="0" w:space="0" w:color="auto"/>
        <w:bottom w:val="none" w:sz="0" w:space="0" w:color="auto"/>
        <w:right w:val="none" w:sz="0" w:space="0" w:color="auto"/>
      </w:divBdr>
    </w:div>
    <w:div w:id="812865971">
      <w:marLeft w:val="640"/>
      <w:marRight w:val="0"/>
      <w:marTop w:val="0"/>
      <w:marBottom w:val="0"/>
      <w:divBdr>
        <w:top w:val="none" w:sz="0" w:space="0" w:color="auto"/>
        <w:left w:val="none" w:sz="0" w:space="0" w:color="auto"/>
        <w:bottom w:val="none" w:sz="0" w:space="0" w:color="auto"/>
        <w:right w:val="none" w:sz="0" w:space="0" w:color="auto"/>
      </w:divBdr>
    </w:div>
    <w:div w:id="814763252">
      <w:marLeft w:val="640"/>
      <w:marRight w:val="0"/>
      <w:marTop w:val="0"/>
      <w:marBottom w:val="0"/>
      <w:divBdr>
        <w:top w:val="none" w:sz="0" w:space="0" w:color="auto"/>
        <w:left w:val="none" w:sz="0" w:space="0" w:color="auto"/>
        <w:bottom w:val="none" w:sz="0" w:space="0" w:color="auto"/>
        <w:right w:val="none" w:sz="0" w:space="0" w:color="auto"/>
      </w:divBdr>
    </w:div>
    <w:div w:id="815997730">
      <w:marLeft w:val="640"/>
      <w:marRight w:val="0"/>
      <w:marTop w:val="0"/>
      <w:marBottom w:val="0"/>
      <w:divBdr>
        <w:top w:val="none" w:sz="0" w:space="0" w:color="auto"/>
        <w:left w:val="none" w:sz="0" w:space="0" w:color="auto"/>
        <w:bottom w:val="none" w:sz="0" w:space="0" w:color="auto"/>
        <w:right w:val="none" w:sz="0" w:space="0" w:color="auto"/>
      </w:divBdr>
    </w:div>
    <w:div w:id="816066856">
      <w:bodyDiv w:val="1"/>
      <w:marLeft w:val="0"/>
      <w:marRight w:val="0"/>
      <w:marTop w:val="0"/>
      <w:marBottom w:val="0"/>
      <w:divBdr>
        <w:top w:val="none" w:sz="0" w:space="0" w:color="auto"/>
        <w:left w:val="none" w:sz="0" w:space="0" w:color="auto"/>
        <w:bottom w:val="none" w:sz="0" w:space="0" w:color="auto"/>
        <w:right w:val="none" w:sz="0" w:space="0" w:color="auto"/>
      </w:divBdr>
      <w:divsChild>
        <w:div w:id="1147473803">
          <w:marLeft w:val="640"/>
          <w:marRight w:val="0"/>
          <w:marTop w:val="0"/>
          <w:marBottom w:val="0"/>
          <w:divBdr>
            <w:top w:val="none" w:sz="0" w:space="0" w:color="auto"/>
            <w:left w:val="none" w:sz="0" w:space="0" w:color="auto"/>
            <w:bottom w:val="none" w:sz="0" w:space="0" w:color="auto"/>
            <w:right w:val="none" w:sz="0" w:space="0" w:color="auto"/>
          </w:divBdr>
        </w:div>
        <w:div w:id="1959413920">
          <w:marLeft w:val="640"/>
          <w:marRight w:val="0"/>
          <w:marTop w:val="0"/>
          <w:marBottom w:val="0"/>
          <w:divBdr>
            <w:top w:val="none" w:sz="0" w:space="0" w:color="auto"/>
            <w:left w:val="none" w:sz="0" w:space="0" w:color="auto"/>
            <w:bottom w:val="none" w:sz="0" w:space="0" w:color="auto"/>
            <w:right w:val="none" w:sz="0" w:space="0" w:color="auto"/>
          </w:divBdr>
        </w:div>
        <w:div w:id="1391346181">
          <w:marLeft w:val="640"/>
          <w:marRight w:val="0"/>
          <w:marTop w:val="0"/>
          <w:marBottom w:val="0"/>
          <w:divBdr>
            <w:top w:val="none" w:sz="0" w:space="0" w:color="auto"/>
            <w:left w:val="none" w:sz="0" w:space="0" w:color="auto"/>
            <w:bottom w:val="none" w:sz="0" w:space="0" w:color="auto"/>
            <w:right w:val="none" w:sz="0" w:space="0" w:color="auto"/>
          </w:divBdr>
        </w:div>
        <w:div w:id="1232740315">
          <w:marLeft w:val="640"/>
          <w:marRight w:val="0"/>
          <w:marTop w:val="0"/>
          <w:marBottom w:val="0"/>
          <w:divBdr>
            <w:top w:val="none" w:sz="0" w:space="0" w:color="auto"/>
            <w:left w:val="none" w:sz="0" w:space="0" w:color="auto"/>
            <w:bottom w:val="none" w:sz="0" w:space="0" w:color="auto"/>
            <w:right w:val="none" w:sz="0" w:space="0" w:color="auto"/>
          </w:divBdr>
        </w:div>
        <w:div w:id="1046832663">
          <w:marLeft w:val="640"/>
          <w:marRight w:val="0"/>
          <w:marTop w:val="0"/>
          <w:marBottom w:val="0"/>
          <w:divBdr>
            <w:top w:val="none" w:sz="0" w:space="0" w:color="auto"/>
            <w:left w:val="none" w:sz="0" w:space="0" w:color="auto"/>
            <w:bottom w:val="none" w:sz="0" w:space="0" w:color="auto"/>
            <w:right w:val="none" w:sz="0" w:space="0" w:color="auto"/>
          </w:divBdr>
        </w:div>
        <w:div w:id="109519210">
          <w:marLeft w:val="640"/>
          <w:marRight w:val="0"/>
          <w:marTop w:val="0"/>
          <w:marBottom w:val="0"/>
          <w:divBdr>
            <w:top w:val="none" w:sz="0" w:space="0" w:color="auto"/>
            <w:left w:val="none" w:sz="0" w:space="0" w:color="auto"/>
            <w:bottom w:val="none" w:sz="0" w:space="0" w:color="auto"/>
            <w:right w:val="none" w:sz="0" w:space="0" w:color="auto"/>
          </w:divBdr>
        </w:div>
        <w:div w:id="1983802881">
          <w:marLeft w:val="640"/>
          <w:marRight w:val="0"/>
          <w:marTop w:val="0"/>
          <w:marBottom w:val="0"/>
          <w:divBdr>
            <w:top w:val="none" w:sz="0" w:space="0" w:color="auto"/>
            <w:left w:val="none" w:sz="0" w:space="0" w:color="auto"/>
            <w:bottom w:val="none" w:sz="0" w:space="0" w:color="auto"/>
            <w:right w:val="none" w:sz="0" w:space="0" w:color="auto"/>
          </w:divBdr>
        </w:div>
        <w:div w:id="2030793393">
          <w:marLeft w:val="640"/>
          <w:marRight w:val="0"/>
          <w:marTop w:val="0"/>
          <w:marBottom w:val="0"/>
          <w:divBdr>
            <w:top w:val="none" w:sz="0" w:space="0" w:color="auto"/>
            <w:left w:val="none" w:sz="0" w:space="0" w:color="auto"/>
            <w:bottom w:val="none" w:sz="0" w:space="0" w:color="auto"/>
            <w:right w:val="none" w:sz="0" w:space="0" w:color="auto"/>
          </w:divBdr>
        </w:div>
        <w:div w:id="1032999502">
          <w:marLeft w:val="640"/>
          <w:marRight w:val="0"/>
          <w:marTop w:val="0"/>
          <w:marBottom w:val="0"/>
          <w:divBdr>
            <w:top w:val="none" w:sz="0" w:space="0" w:color="auto"/>
            <w:left w:val="none" w:sz="0" w:space="0" w:color="auto"/>
            <w:bottom w:val="none" w:sz="0" w:space="0" w:color="auto"/>
            <w:right w:val="none" w:sz="0" w:space="0" w:color="auto"/>
          </w:divBdr>
        </w:div>
        <w:div w:id="1196236375">
          <w:marLeft w:val="640"/>
          <w:marRight w:val="0"/>
          <w:marTop w:val="0"/>
          <w:marBottom w:val="0"/>
          <w:divBdr>
            <w:top w:val="none" w:sz="0" w:space="0" w:color="auto"/>
            <w:left w:val="none" w:sz="0" w:space="0" w:color="auto"/>
            <w:bottom w:val="none" w:sz="0" w:space="0" w:color="auto"/>
            <w:right w:val="none" w:sz="0" w:space="0" w:color="auto"/>
          </w:divBdr>
        </w:div>
        <w:div w:id="303585217">
          <w:marLeft w:val="640"/>
          <w:marRight w:val="0"/>
          <w:marTop w:val="0"/>
          <w:marBottom w:val="0"/>
          <w:divBdr>
            <w:top w:val="none" w:sz="0" w:space="0" w:color="auto"/>
            <w:left w:val="none" w:sz="0" w:space="0" w:color="auto"/>
            <w:bottom w:val="none" w:sz="0" w:space="0" w:color="auto"/>
            <w:right w:val="none" w:sz="0" w:space="0" w:color="auto"/>
          </w:divBdr>
        </w:div>
        <w:div w:id="355429149">
          <w:marLeft w:val="640"/>
          <w:marRight w:val="0"/>
          <w:marTop w:val="0"/>
          <w:marBottom w:val="0"/>
          <w:divBdr>
            <w:top w:val="none" w:sz="0" w:space="0" w:color="auto"/>
            <w:left w:val="none" w:sz="0" w:space="0" w:color="auto"/>
            <w:bottom w:val="none" w:sz="0" w:space="0" w:color="auto"/>
            <w:right w:val="none" w:sz="0" w:space="0" w:color="auto"/>
          </w:divBdr>
        </w:div>
        <w:div w:id="99877311">
          <w:marLeft w:val="640"/>
          <w:marRight w:val="0"/>
          <w:marTop w:val="0"/>
          <w:marBottom w:val="0"/>
          <w:divBdr>
            <w:top w:val="none" w:sz="0" w:space="0" w:color="auto"/>
            <w:left w:val="none" w:sz="0" w:space="0" w:color="auto"/>
            <w:bottom w:val="none" w:sz="0" w:space="0" w:color="auto"/>
            <w:right w:val="none" w:sz="0" w:space="0" w:color="auto"/>
          </w:divBdr>
        </w:div>
        <w:div w:id="379746407">
          <w:marLeft w:val="640"/>
          <w:marRight w:val="0"/>
          <w:marTop w:val="0"/>
          <w:marBottom w:val="0"/>
          <w:divBdr>
            <w:top w:val="none" w:sz="0" w:space="0" w:color="auto"/>
            <w:left w:val="none" w:sz="0" w:space="0" w:color="auto"/>
            <w:bottom w:val="none" w:sz="0" w:space="0" w:color="auto"/>
            <w:right w:val="none" w:sz="0" w:space="0" w:color="auto"/>
          </w:divBdr>
        </w:div>
        <w:div w:id="749082569">
          <w:marLeft w:val="640"/>
          <w:marRight w:val="0"/>
          <w:marTop w:val="0"/>
          <w:marBottom w:val="0"/>
          <w:divBdr>
            <w:top w:val="none" w:sz="0" w:space="0" w:color="auto"/>
            <w:left w:val="none" w:sz="0" w:space="0" w:color="auto"/>
            <w:bottom w:val="none" w:sz="0" w:space="0" w:color="auto"/>
            <w:right w:val="none" w:sz="0" w:space="0" w:color="auto"/>
          </w:divBdr>
        </w:div>
        <w:div w:id="430321762">
          <w:marLeft w:val="640"/>
          <w:marRight w:val="0"/>
          <w:marTop w:val="0"/>
          <w:marBottom w:val="0"/>
          <w:divBdr>
            <w:top w:val="none" w:sz="0" w:space="0" w:color="auto"/>
            <w:left w:val="none" w:sz="0" w:space="0" w:color="auto"/>
            <w:bottom w:val="none" w:sz="0" w:space="0" w:color="auto"/>
            <w:right w:val="none" w:sz="0" w:space="0" w:color="auto"/>
          </w:divBdr>
        </w:div>
        <w:div w:id="1423335235">
          <w:marLeft w:val="640"/>
          <w:marRight w:val="0"/>
          <w:marTop w:val="0"/>
          <w:marBottom w:val="0"/>
          <w:divBdr>
            <w:top w:val="none" w:sz="0" w:space="0" w:color="auto"/>
            <w:left w:val="none" w:sz="0" w:space="0" w:color="auto"/>
            <w:bottom w:val="none" w:sz="0" w:space="0" w:color="auto"/>
            <w:right w:val="none" w:sz="0" w:space="0" w:color="auto"/>
          </w:divBdr>
        </w:div>
        <w:div w:id="1310476183">
          <w:marLeft w:val="640"/>
          <w:marRight w:val="0"/>
          <w:marTop w:val="0"/>
          <w:marBottom w:val="0"/>
          <w:divBdr>
            <w:top w:val="none" w:sz="0" w:space="0" w:color="auto"/>
            <w:left w:val="none" w:sz="0" w:space="0" w:color="auto"/>
            <w:bottom w:val="none" w:sz="0" w:space="0" w:color="auto"/>
            <w:right w:val="none" w:sz="0" w:space="0" w:color="auto"/>
          </w:divBdr>
        </w:div>
        <w:div w:id="1756246244">
          <w:marLeft w:val="640"/>
          <w:marRight w:val="0"/>
          <w:marTop w:val="0"/>
          <w:marBottom w:val="0"/>
          <w:divBdr>
            <w:top w:val="none" w:sz="0" w:space="0" w:color="auto"/>
            <w:left w:val="none" w:sz="0" w:space="0" w:color="auto"/>
            <w:bottom w:val="none" w:sz="0" w:space="0" w:color="auto"/>
            <w:right w:val="none" w:sz="0" w:space="0" w:color="auto"/>
          </w:divBdr>
        </w:div>
        <w:div w:id="1672218899">
          <w:marLeft w:val="640"/>
          <w:marRight w:val="0"/>
          <w:marTop w:val="0"/>
          <w:marBottom w:val="0"/>
          <w:divBdr>
            <w:top w:val="none" w:sz="0" w:space="0" w:color="auto"/>
            <w:left w:val="none" w:sz="0" w:space="0" w:color="auto"/>
            <w:bottom w:val="none" w:sz="0" w:space="0" w:color="auto"/>
            <w:right w:val="none" w:sz="0" w:space="0" w:color="auto"/>
          </w:divBdr>
        </w:div>
        <w:div w:id="254175477">
          <w:marLeft w:val="640"/>
          <w:marRight w:val="0"/>
          <w:marTop w:val="0"/>
          <w:marBottom w:val="0"/>
          <w:divBdr>
            <w:top w:val="none" w:sz="0" w:space="0" w:color="auto"/>
            <w:left w:val="none" w:sz="0" w:space="0" w:color="auto"/>
            <w:bottom w:val="none" w:sz="0" w:space="0" w:color="auto"/>
            <w:right w:val="none" w:sz="0" w:space="0" w:color="auto"/>
          </w:divBdr>
        </w:div>
        <w:div w:id="634258421">
          <w:marLeft w:val="640"/>
          <w:marRight w:val="0"/>
          <w:marTop w:val="0"/>
          <w:marBottom w:val="0"/>
          <w:divBdr>
            <w:top w:val="none" w:sz="0" w:space="0" w:color="auto"/>
            <w:left w:val="none" w:sz="0" w:space="0" w:color="auto"/>
            <w:bottom w:val="none" w:sz="0" w:space="0" w:color="auto"/>
            <w:right w:val="none" w:sz="0" w:space="0" w:color="auto"/>
          </w:divBdr>
        </w:div>
        <w:div w:id="748501195">
          <w:marLeft w:val="640"/>
          <w:marRight w:val="0"/>
          <w:marTop w:val="0"/>
          <w:marBottom w:val="0"/>
          <w:divBdr>
            <w:top w:val="none" w:sz="0" w:space="0" w:color="auto"/>
            <w:left w:val="none" w:sz="0" w:space="0" w:color="auto"/>
            <w:bottom w:val="none" w:sz="0" w:space="0" w:color="auto"/>
            <w:right w:val="none" w:sz="0" w:space="0" w:color="auto"/>
          </w:divBdr>
        </w:div>
        <w:div w:id="564611882">
          <w:marLeft w:val="640"/>
          <w:marRight w:val="0"/>
          <w:marTop w:val="0"/>
          <w:marBottom w:val="0"/>
          <w:divBdr>
            <w:top w:val="none" w:sz="0" w:space="0" w:color="auto"/>
            <w:left w:val="none" w:sz="0" w:space="0" w:color="auto"/>
            <w:bottom w:val="none" w:sz="0" w:space="0" w:color="auto"/>
            <w:right w:val="none" w:sz="0" w:space="0" w:color="auto"/>
          </w:divBdr>
        </w:div>
        <w:div w:id="956184847">
          <w:marLeft w:val="640"/>
          <w:marRight w:val="0"/>
          <w:marTop w:val="0"/>
          <w:marBottom w:val="0"/>
          <w:divBdr>
            <w:top w:val="none" w:sz="0" w:space="0" w:color="auto"/>
            <w:left w:val="none" w:sz="0" w:space="0" w:color="auto"/>
            <w:bottom w:val="none" w:sz="0" w:space="0" w:color="auto"/>
            <w:right w:val="none" w:sz="0" w:space="0" w:color="auto"/>
          </w:divBdr>
        </w:div>
        <w:div w:id="1418165158">
          <w:marLeft w:val="640"/>
          <w:marRight w:val="0"/>
          <w:marTop w:val="0"/>
          <w:marBottom w:val="0"/>
          <w:divBdr>
            <w:top w:val="none" w:sz="0" w:space="0" w:color="auto"/>
            <w:left w:val="none" w:sz="0" w:space="0" w:color="auto"/>
            <w:bottom w:val="none" w:sz="0" w:space="0" w:color="auto"/>
            <w:right w:val="none" w:sz="0" w:space="0" w:color="auto"/>
          </w:divBdr>
        </w:div>
        <w:div w:id="358170031">
          <w:marLeft w:val="640"/>
          <w:marRight w:val="0"/>
          <w:marTop w:val="0"/>
          <w:marBottom w:val="0"/>
          <w:divBdr>
            <w:top w:val="none" w:sz="0" w:space="0" w:color="auto"/>
            <w:left w:val="none" w:sz="0" w:space="0" w:color="auto"/>
            <w:bottom w:val="none" w:sz="0" w:space="0" w:color="auto"/>
            <w:right w:val="none" w:sz="0" w:space="0" w:color="auto"/>
          </w:divBdr>
        </w:div>
        <w:div w:id="1937980121">
          <w:marLeft w:val="640"/>
          <w:marRight w:val="0"/>
          <w:marTop w:val="0"/>
          <w:marBottom w:val="0"/>
          <w:divBdr>
            <w:top w:val="none" w:sz="0" w:space="0" w:color="auto"/>
            <w:left w:val="none" w:sz="0" w:space="0" w:color="auto"/>
            <w:bottom w:val="none" w:sz="0" w:space="0" w:color="auto"/>
            <w:right w:val="none" w:sz="0" w:space="0" w:color="auto"/>
          </w:divBdr>
        </w:div>
        <w:div w:id="1873037366">
          <w:marLeft w:val="640"/>
          <w:marRight w:val="0"/>
          <w:marTop w:val="0"/>
          <w:marBottom w:val="0"/>
          <w:divBdr>
            <w:top w:val="none" w:sz="0" w:space="0" w:color="auto"/>
            <w:left w:val="none" w:sz="0" w:space="0" w:color="auto"/>
            <w:bottom w:val="none" w:sz="0" w:space="0" w:color="auto"/>
            <w:right w:val="none" w:sz="0" w:space="0" w:color="auto"/>
          </w:divBdr>
        </w:div>
        <w:div w:id="192228466">
          <w:marLeft w:val="640"/>
          <w:marRight w:val="0"/>
          <w:marTop w:val="0"/>
          <w:marBottom w:val="0"/>
          <w:divBdr>
            <w:top w:val="none" w:sz="0" w:space="0" w:color="auto"/>
            <w:left w:val="none" w:sz="0" w:space="0" w:color="auto"/>
            <w:bottom w:val="none" w:sz="0" w:space="0" w:color="auto"/>
            <w:right w:val="none" w:sz="0" w:space="0" w:color="auto"/>
          </w:divBdr>
        </w:div>
        <w:div w:id="552929820">
          <w:marLeft w:val="640"/>
          <w:marRight w:val="0"/>
          <w:marTop w:val="0"/>
          <w:marBottom w:val="0"/>
          <w:divBdr>
            <w:top w:val="none" w:sz="0" w:space="0" w:color="auto"/>
            <w:left w:val="none" w:sz="0" w:space="0" w:color="auto"/>
            <w:bottom w:val="none" w:sz="0" w:space="0" w:color="auto"/>
            <w:right w:val="none" w:sz="0" w:space="0" w:color="auto"/>
          </w:divBdr>
        </w:div>
        <w:div w:id="1527139391">
          <w:marLeft w:val="640"/>
          <w:marRight w:val="0"/>
          <w:marTop w:val="0"/>
          <w:marBottom w:val="0"/>
          <w:divBdr>
            <w:top w:val="none" w:sz="0" w:space="0" w:color="auto"/>
            <w:left w:val="none" w:sz="0" w:space="0" w:color="auto"/>
            <w:bottom w:val="none" w:sz="0" w:space="0" w:color="auto"/>
            <w:right w:val="none" w:sz="0" w:space="0" w:color="auto"/>
          </w:divBdr>
        </w:div>
        <w:div w:id="1665939004">
          <w:marLeft w:val="640"/>
          <w:marRight w:val="0"/>
          <w:marTop w:val="0"/>
          <w:marBottom w:val="0"/>
          <w:divBdr>
            <w:top w:val="none" w:sz="0" w:space="0" w:color="auto"/>
            <w:left w:val="none" w:sz="0" w:space="0" w:color="auto"/>
            <w:bottom w:val="none" w:sz="0" w:space="0" w:color="auto"/>
            <w:right w:val="none" w:sz="0" w:space="0" w:color="auto"/>
          </w:divBdr>
        </w:div>
        <w:div w:id="103186256">
          <w:marLeft w:val="640"/>
          <w:marRight w:val="0"/>
          <w:marTop w:val="0"/>
          <w:marBottom w:val="0"/>
          <w:divBdr>
            <w:top w:val="none" w:sz="0" w:space="0" w:color="auto"/>
            <w:left w:val="none" w:sz="0" w:space="0" w:color="auto"/>
            <w:bottom w:val="none" w:sz="0" w:space="0" w:color="auto"/>
            <w:right w:val="none" w:sz="0" w:space="0" w:color="auto"/>
          </w:divBdr>
        </w:div>
        <w:div w:id="1231650666">
          <w:marLeft w:val="640"/>
          <w:marRight w:val="0"/>
          <w:marTop w:val="0"/>
          <w:marBottom w:val="0"/>
          <w:divBdr>
            <w:top w:val="none" w:sz="0" w:space="0" w:color="auto"/>
            <w:left w:val="none" w:sz="0" w:space="0" w:color="auto"/>
            <w:bottom w:val="none" w:sz="0" w:space="0" w:color="auto"/>
            <w:right w:val="none" w:sz="0" w:space="0" w:color="auto"/>
          </w:divBdr>
        </w:div>
        <w:div w:id="1977223838">
          <w:marLeft w:val="640"/>
          <w:marRight w:val="0"/>
          <w:marTop w:val="0"/>
          <w:marBottom w:val="0"/>
          <w:divBdr>
            <w:top w:val="none" w:sz="0" w:space="0" w:color="auto"/>
            <w:left w:val="none" w:sz="0" w:space="0" w:color="auto"/>
            <w:bottom w:val="none" w:sz="0" w:space="0" w:color="auto"/>
            <w:right w:val="none" w:sz="0" w:space="0" w:color="auto"/>
          </w:divBdr>
        </w:div>
        <w:div w:id="1972784753">
          <w:marLeft w:val="640"/>
          <w:marRight w:val="0"/>
          <w:marTop w:val="0"/>
          <w:marBottom w:val="0"/>
          <w:divBdr>
            <w:top w:val="none" w:sz="0" w:space="0" w:color="auto"/>
            <w:left w:val="none" w:sz="0" w:space="0" w:color="auto"/>
            <w:bottom w:val="none" w:sz="0" w:space="0" w:color="auto"/>
            <w:right w:val="none" w:sz="0" w:space="0" w:color="auto"/>
          </w:divBdr>
        </w:div>
        <w:div w:id="1930389889">
          <w:marLeft w:val="640"/>
          <w:marRight w:val="0"/>
          <w:marTop w:val="0"/>
          <w:marBottom w:val="0"/>
          <w:divBdr>
            <w:top w:val="none" w:sz="0" w:space="0" w:color="auto"/>
            <w:left w:val="none" w:sz="0" w:space="0" w:color="auto"/>
            <w:bottom w:val="none" w:sz="0" w:space="0" w:color="auto"/>
            <w:right w:val="none" w:sz="0" w:space="0" w:color="auto"/>
          </w:divBdr>
        </w:div>
        <w:div w:id="1376464728">
          <w:marLeft w:val="640"/>
          <w:marRight w:val="0"/>
          <w:marTop w:val="0"/>
          <w:marBottom w:val="0"/>
          <w:divBdr>
            <w:top w:val="none" w:sz="0" w:space="0" w:color="auto"/>
            <w:left w:val="none" w:sz="0" w:space="0" w:color="auto"/>
            <w:bottom w:val="none" w:sz="0" w:space="0" w:color="auto"/>
            <w:right w:val="none" w:sz="0" w:space="0" w:color="auto"/>
          </w:divBdr>
        </w:div>
        <w:div w:id="1252932935">
          <w:marLeft w:val="640"/>
          <w:marRight w:val="0"/>
          <w:marTop w:val="0"/>
          <w:marBottom w:val="0"/>
          <w:divBdr>
            <w:top w:val="none" w:sz="0" w:space="0" w:color="auto"/>
            <w:left w:val="none" w:sz="0" w:space="0" w:color="auto"/>
            <w:bottom w:val="none" w:sz="0" w:space="0" w:color="auto"/>
            <w:right w:val="none" w:sz="0" w:space="0" w:color="auto"/>
          </w:divBdr>
        </w:div>
        <w:div w:id="905653517">
          <w:marLeft w:val="640"/>
          <w:marRight w:val="0"/>
          <w:marTop w:val="0"/>
          <w:marBottom w:val="0"/>
          <w:divBdr>
            <w:top w:val="none" w:sz="0" w:space="0" w:color="auto"/>
            <w:left w:val="none" w:sz="0" w:space="0" w:color="auto"/>
            <w:bottom w:val="none" w:sz="0" w:space="0" w:color="auto"/>
            <w:right w:val="none" w:sz="0" w:space="0" w:color="auto"/>
          </w:divBdr>
        </w:div>
      </w:divsChild>
    </w:div>
    <w:div w:id="816414404">
      <w:bodyDiv w:val="1"/>
      <w:marLeft w:val="0"/>
      <w:marRight w:val="0"/>
      <w:marTop w:val="0"/>
      <w:marBottom w:val="0"/>
      <w:divBdr>
        <w:top w:val="none" w:sz="0" w:space="0" w:color="auto"/>
        <w:left w:val="none" w:sz="0" w:space="0" w:color="auto"/>
        <w:bottom w:val="none" w:sz="0" w:space="0" w:color="auto"/>
        <w:right w:val="none" w:sz="0" w:space="0" w:color="auto"/>
      </w:divBdr>
      <w:divsChild>
        <w:div w:id="99960726">
          <w:marLeft w:val="640"/>
          <w:marRight w:val="0"/>
          <w:marTop w:val="0"/>
          <w:marBottom w:val="0"/>
          <w:divBdr>
            <w:top w:val="none" w:sz="0" w:space="0" w:color="auto"/>
            <w:left w:val="none" w:sz="0" w:space="0" w:color="auto"/>
            <w:bottom w:val="none" w:sz="0" w:space="0" w:color="auto"/>
            <w:right w:val="none" w:sz="0" w:space="0" w:color="auto"/>
          </w:divBdr>
        </w:div>
        <w:div w:id="109127387">
          <w:marLeft w:val="640"/>
          <w:marRight w:val="0"/>
          <w:marTop w:val="0"/>
          <w:marBottom w:val="0"/>
          <w:divBdr>
            <w:top w:val="none" w:sz="0" w:space="0" w:color="auto"/>
            <w:left w:val="none" w:sz="0" w:space="0" w:color="auto"/>
            <w:bottom w:val="none" w:sz="0" w:space="0" w:color="auto"/>
            <w:right w:val="none" w:sz="0" w:space="0" w:color="auto"/>
          </w:divBdr>
        </w:div>
        <w:div w:id="220875138">
          <w:marLeft w:val="640"/>
          <w:marRight w:val="0"/>
          <w:marTop w:val="0"/>
          <w:marBottom w:val="0"/>
          <w:divBdr>
            <w:top w:val="none" w:sz="0" w:space="0" w:color="auto"/>
            <w:left w:val="none" w:sz="0" w:space="0" w:color="auto"/>
            <w:bottom w:val="none" w:sz="0" w:space="0" w:color="auto"/>
            <w:right w:val="none" w:sz="0" w:space="0" w:color="auto"/>
          </w:divBdr>
        </w:div>
        <w:div w:id="233514511">
          <w:marLeft w:val="640"/>
          <w:marRight w:val="0"/>
          <w:marTop w:val="0"/>
          <w:marBottom w:val="0"/>
          <w:divBdr>
            <w:top w:val="none" w:sz="0" w:space="0" w:color="auto"/>
            <w:left w:val="none" w:sz="0" w:space="0" w:color="auto"/>
            <w:bottom w:val="none" w:sz="0" w:space="0" w:color="auto"/>
            <w:right w:val="none" w:sz="0" w:space="0" w:color="auto"/>
          </w:divBdr>
        </w:div>
        <w:div w:id="260573143">
          <w:marLeft w:val="640"/>
          <w:marRight w:val="0"/>
          <w:marTop w:val="0"/>
          <w:marBottom w:val="0"/>
          <w:divBdr>
            <w:top w:val="none" w:sz="0" w:space="0" w:color="auto"/>
            <w:left w:val="none" w:sz="0" w:space="0" w:color="auto"/>
            <w:bottom w:val="none" w:sz="0" w:space="0" w:color="auto"/>
            <w:right w:val="none" w:sz="0" w:space="0" w:color="auto"/>
          </w:divBdr>
        </w:div>
        <w:div w:id="307587581">
          <w:marLeft w:val="640"/>
          <w:marRight w:val="0"/>
          <w:marTop w:val="0"/>
          <w:marBottom w:val="0"/>
          <w:divBdr>
            <w:top w:val="none" w:sz="0" w:space="0" w:color="auto"/>
            <w:left w:val="none" w:sz="0" w:space="0" w:color="auto"/>
            <w:bottom w:val="none" w:sz="0" w:space="0" w:color="auto"/>
            <w:right w:val="none" w:sz="0" w:space="0" w:color="auto"/>
          </w:divBdr>
        </w:div>
        <w:div w:id="330110930">
          <w:marLeft w:val="640"/>
          <w:marRight w:val="0"/>
          <w:marTop w:val="0"/>
          <w:marBottom w:val="0"/>
          <w:divBdr>
            <w:top w:val="none" w:sz="0" w:space="0" w:color="auto"/>
            <w:left w:val="none" w:sz="0" w:space="0" w:color="auto"/>
            <w:bottom w:val="none" w:sz="0" w:space="0" w:color="auto"/>
            <w:right w:val="none" w:sz="0" w:space="0" w:color="auto"/>
          </w:divBdr>
        </w:div>
        <w:div w:id="381635568">
          <w:marLeft w:val="640"/>
          <w:marRight w:val="0"/>
          <w:marTop w:val="0"/>
          <w:marBottom w:val="0"/>
          <w:divBdr>
            <w:top w:val="none" w:sz="0" w:space="0" w:color="auto"/>
            <w:left w:val="none" w:sz="0" w:space="0" w:color="auto"/>
            <w:bottom w:val="none" w:sz="0" w:space="0" w:color="auto"/>
            <w:right w:val="none" w:sz="0" w:space="0" w:color="auto"/>
          </w:divBdr>
        </w:div>
        <w:div w:id="402529920">
          <w:marLeft w:val="640"/>
          <w:marRight w:val="0"/>
          <w:marTop w:val="0"/>
          <w:marBottom w:val="0"/>
          <w:divBdr>
            <w:top w:val="none" w:sz="0" w:space="0" w:color="auto"/>
            <w:left w:val="none" w:sz="0" w:space="0" w:color="auto"/>
            <w:bottom w:val="none" w:sz="0" w:space="0" w:color="auto"/>
            <w:right w:val="none" w:sz="0" w:space="0" w:color="auto"/>
          </w:divBdr>
        </w:div>
        <w:div w:id="402610340">
          <w:marLeft w:val="640"/>
          <w:marRight w:val="0"/>
          <w:marTop w:val="0"/>
          <w:marBottom w:val="0"/>
          <w:divBdr>
            <w:top w:val="none" w:sz="0" w:space="0" w:color="auto"/>
            <w:left w:val="none" w:sz="0" w:space="0" w:color="auto"/>
            <w:bottom w:val="none" w:sz="0" w:space="0" w:color="auto"/>
            <w:right w:val="none" w:sz="0" w:space="0" w:color="auto"/>
          </w:divBdr>
        </w:div>
        <w:div w:id="554973199">
          <w:marLeft w:val="640"/>
          <w:marRight w:val="0"/>
          <w:marTop w:val="0"/>
          <w:marBottom w:val="0"/>
          <w:divBdr>
            <w:top w:val="none" w:sz="0" w:space="0" w:color="auto"/>
            <w:left w:val="none" w:sz="0" w:space="0" w:color="auto"/>
            <w:bottom w:val="none" w:sz="0" w:space="0" w:color="auto"/>
            <w:right w:val="none" w:sz="0" w:space="0" w:color="auto"/>
          </w:divBdr>
        </w:div>
        <w:div w:id="678047410">
          <w:marLeft w:val="640"/>
          <w:marRight w:val="0"/>
          <w:marTop w:val="0"/>
          <w:marBottom w:val="0"/>
          <w:divBdr>
            <w:top w:val="none" w:sz="0" w:space="0" w:color="auto"/>
            <w:left w:val="none" w:sz="0" w:space="0" w:color="auto"/>
            <w:bottom w:val="none" w:sz="0" w:space="0" w:color="auto"/>
            <w:right w:val="none" w:sz="0" w:space="0" w:color="auto"/>
          </w:divBdr>
        </w:div>
        <w:div w:id="757602648">
          <w:marLeft w:val="640"/>
          <w:marRight w:val="0"/>
          <w:marTop w:val="0"/>
          <w:marBottom w:val="0"/>
          <w:divBdr>
            <w:top w:val="none" w:sz="0" w:space="0" w:color="auto"/>
            <w:left w:val="none" w:sz="0" w:space="0" w:color="auto"/>
            <w:bottom w:val="none" w:sz="0" w:space="0" w:color="auto"/>
            <w:right w:val="none" w:sz="0" w:space="0" w:color="auto"/>
          </w:divBdr>
        </w:div>
        <w:div w:id="759986619">
          <w:marLeft w:val="640"/>
          <w:marRight w:val="0"/>
          <w:marTop w:val="0"/>
          <w:marBottom w:val="0"/>
          <w:divBdr>
            <w:top w:val="none" w:sz="0" w:space="0" w:color="auto"/>
            <w:left w:val="none" w:sz="0" w:space="0" w:color="auto"/>
            <w:bottom w:val="none" w:sz="0" w:space="0" w:color="auto"/>
            <w:right w:val="none" w:sz="0" w:space="0" w:color="auto"/>
          </w:divBdr>
        </w:div>
        <w:div w:id="852719290">
          <w:marLeft w:val="640"/>
          <w:marRight w:val="0"/>
          <w:marTop w:val="0"/>
          <w:marBottom w:val="0"/>
          <w:divBdr>
            <w:top w:val="none" w:sz="0" w:space="0" w:color="auto"/>
            <w:left w:val="none" w:sz="0" w:space="0" w:color="auto"/>
            <w:bottom w:val="none" w:sz="0" w:space="0" w:color="auto"/>
            <w:right w:val="none" w:sz="0" w:space="0" w:color="auto"/>
          </w:divBdr>
        </w:div>
        <w:div w:id="913247845">
          <w:marLeft w:val="640"/>
          <w:marRight w:val="0"/>
          <w:marTop w:val="0"/>
          <w:marBottom w:val="0"/>
          <w:divBdr>
            <w:top w:val="none" w:sz="0" w:space="0" w:color="auto"/>
            <w:left w:val="none" w:sz="0" w:space="0" w:color="auto"/>
            <w:bottom w:val="none" w:sz="0" w:space="0" w:color="auto"/>
            <w:right w:val="none" w:sz="0" w:space="0" w:color="auto"/>
          </w:divBdr>
        </w:div>
        <w:div w:id="1067220661">
          <w:marLeft w:val="640"/>
          <w:marRight w:val="0"/>
          <w:marTop w:val="0"/>
          <w:marBottom w:val="0"/>
          <w:divBdr>
            <w:top w:val="none" w:sz="0" w:space="0" w:color="auto"/>
            <w:left w:val="none" w:sz="0" w:space="0" w:color="auto"/>
            <w:bottom w:val="none" w:sz="0" w:space="0" w:color="auto"/>
            <w:right w:val="none" w:sz="0" w:space="0" w:color="auto"/>
          </w:divBdr>
        </w:div>
        <w:div w:id="1073625795">
          <w:marLeft w:val="640"/>
          <w:marRight w:val="0"/>
          <w:marTop w:val="0"/>
          <w:marBottom w:val="0"/>
          <w:divBdr>
            <w:top w:val="none" w:sz="0" w:space="0" w:color="auto"/>
            <w:left w:val="none" w:sz="0" w:space="0" w:color="auto"/>
            <w:bottom w:val="none" w:sz="0" w:space="0" w:color="auto"/>
            <w:right w:val="none" w:sz="0" w:space="0" w:color="auto"/>
          </w:divBdr>
        </w:div>
        <w:div w:id="1122042807">
          <w:marLeft w:val="640"/>
          <w:marRight w:val="0"/>
          <w:marTop w:val="0"/>
          <w:marBottom w:val="0"/>
          <w:divBdr>
            <w:top w:val="none" w:sz="0" w:space="0" w:color="auto"/>
            <w:left w:val="none" w:sz="0" w:space="0" w:color="auto"/>
            <w:bottom w:val="none" w:sz="0" w:space="0" w:color="auto"/>
            <w:right w:val="none" w:sz="0" w:space="0" w:color="auto"/>
          </w:divBdr>
        </w:div>
        <w:div w:id="1125735592">
          <w:marLeft w:val="640"/>
          <w:marRight w:val="0"/>
          <w:marTop w:val="0"/>
          <w:marBottom w:val="0"/>
          <w:divBdr>
            <w:top w:val="none" w:sz="0" w:space="0" w:color="auto"/>
            <w:left w:val="none" w:sz="0" w:space="0" w:color="auto"/>
            <w:bottom w:val="none" w:sz="0" w:space="0" w:color="auto"/>
            <w:right w:val="none" w:sz="0" w:space="0" w:color="auto"/>
          </w:divBdr>
        </w:div>
        <w:div w:id="1192105313">
          <w:marLeft w:val="640"/>
          <w:marRight w:val="0"/>
          <w:marTop w:val="0"/>
          <w:marBottom w:val="0"/>
          <w:divBdr>
            <w:top w:val="none" w:sz="0" w:space="0" w:color="auto"/>
            <w:left w:val="none" w:sz="0" w:space="0" w:color="auto"/>
            <w:bottom w:val="none" w:sz="0" w:space="0" w:color="auto"/>
            <w:right w:val="none" w:sz="0" w:space="0" w:color="auto"/>
          </w:divBdr>
        </w:div>
        <w:div w:id="1329283628">
          <w:marLeft w:val="640"/>
          <w:marRight w:val="0"/>
          <w:marTop w:val="0"/>
          <w:marBottom w:val="0"/>
          <w:divBdr>
            <w:top w:val="none" w:sz="0" w:space="0" w:color="auto"/>
            <w:left w:val="none" w:sz="0" w:space="0" w:color="auto"/>
            <w:bottom w:val="none" w:sz="0" w:space="0" w:color="auto"/>
            <w:right w:val="none" w:sz="0" w:space="0" w:color="auto"/>
          </w:divBdr>
        </w:div>
        <w:div w:id="1345984485">
          <w:marLeft w:val="640"/>
          <w:marRight w:val="0"/>
          <w:marTop w:val="0"/>
          <w:marBottom w:val="0"/>
          <w:divBdr>
            <w:top w:val="none" w:sz="0" w:space="0" w:color="auto"/>
            <w:left w:val="none" w:sz="0" w:space="0" w:color="auto"/>
            <w:bottom w:val="none" w:sz="0" w:space="0" w:color="auto"/>
            <w:right w:val="none" w:sz="0" w:space="0" w:color="auto"/>
          </w:divBdr>
        </w:div>
        <w:div w:id="1366641441">
          <w:marLeft w:val="640"/>
          <w:marRight w:val="0"/>
          <w:marTop w:val="0"/>
          <w:marBottom w:val="0"/>
          <w:divBdr>
            <w:top w:val="none" w:sz="0" w:space="0" w:color="auto"/>
            <w:left w:val="none" w:sz="0" w:space="0" w:color="auto"/>
            <w:bottom w:val="none" w:sz="0" w:space="0" w:color="auto"/>
            <w:right w:val="none" w:sz="0" w:space="0" w:color="auto"/>
          </w:divBdr>
        </w:div>
        <w:div w:id="1397628625">
          <w:marLeft w:val="640"/>
          <w:marRight w:val="0"/>
          <w:marTop w:val="0"/>
          <w:marBottom w:val="0"/>
          <w:divBdr>
            <w:top w:val="none" w:sz="0" w:space="0" w:color="auto"/>
            <w:left w:val="none" w:sz="0" w:space="0" w:color="auto"/>
            <w:bottom w:val="none" w:sz="0" w:space="0" w:color="auto"/>
            <w:right w:val="none" w:sz="0" w:space="0" w:color="auto"/>
          </w:divBdr>
        </w:div>
        <w:div w:id="1400667330">
          <w:marLeft w:val="640"/>
          <w:marRight w:val="0"/>
          <w:marTop w:val="0"/>
          <w:marBottom w:val="0"/>
          <w:divBdr>
            <w:top w:val="none" w:sz="0" w:space="0" w:color="auto"/>
            <w:left w:val="none" w:sz="0" w:space="0" w:color="auto"/>
            <w:bottom w:val="none" w:sz="0" w:space="0" w:color="auto"/>
            <w:right w:val="none" w:sz="0" w:space="0" w:color="auto"/>
          </w:divBdr>
        </w:div>
        <w:div w:id="1463620511">
          <w:marLeft w:val="640"/>
          <w:marRight w:val="0"/>
          <w:marTop w:val="0"/>
          <w:marBottom w:val="0"/>
          <w:divBdr>
            <w:top w:val="none" w:sz="0" w:space="0" w:color="auto"/>
            <w:left w:val="none" w:sz="0" w:space="0" w:color="auto"/>
            <w:bottom w:val="none" w:sz="0" w:space="0" w:color="auto"/>
            <w:right w:val="none" w:sz="0" w:space="0" w:color="auto"/>
          </w:divBdr>
        </w:div>
        <w:div w:id="1488784759">
          <w:marLeft w:val="640"/>
          <w:marRight w:val="0"/>
          <w:marTop w:val="0"/>
          <w:marBottom w:val="0"/>
          <w:divBdr>
            <w:top w:val="none" w:sz="0" w:space="0" w:color="auto"/>
            <w:left w:val="none" w:sz="0" w:space="0" w:color="auto"/>
            <w:bottom w:val="none" w:sz="0" w:space="0" w:color="auto"/>
            <w:right w:val="none" w:sz="0" w:space="0" w:color="auto"/>
          </w:divBdr>
        </w:div>
        <w:div w:id="1537280842">
          <w:marLeft w:val="640"/>
          <w:marRight w:val="0"/>
          <w:marTop w:val="0"/>
          <w:marBottom w:val="0"/>
          <w:divBdr>
            <w:top w:val="none" w:sz="0" w:space="0" w:color="auto"/>
            <w:left w:val="none" w:sz="0" w:space="0" w:color="auto"/>
            <w:bottom w:val="none" w:sz="0" w:space="0" w:color="auto"/>
            <w:right w:val="none" w:sz="0" w:space="0" w:color="auto"/>
          </w:divBdr>
        </w:div>
        <w:div w:id="1584878097">
          <w:marLeft w:val="640"/>
          <w:marRight w:val="0"/>
          <w:marTop w:val="0"/>
          <w:marBottom w:val="0"/>
          <w:divBdr>
            <w:top w:val="none" w:sz="0" w:space="0" w:color="auto"/>
            <w:left w:val="none" w:sz="0" w:space="0" w:color="auto"/>
            <w:bottom w:val="none" w:sz="0" w:space="0" w:color="auto"/>
            <w:right w:val="none" w:sz="0" w:space="0" w:color="auto"/>
          </w:divBdr>
        </w:div>
        <w:div w:id="1585799747">
          <w:marLeft w:val="640"/>
          <w:marRight w:val="0"/>
          <w:marTop w:val="0"/>
          <w:marBottom w:val="0"/>
          <w:divBdr>
            <w:top w:val="none" w:sz="0" w:space="0" w:color="auto"/>
            <w:left w:val="none" w:sz="0" w:space="0" w:color="auto"/>
            <w:bottom w:val="none" w:sz="0" w:space="0" w:color="auto"/>
            <w:right w:val="none" w:sz="0" w:space="0" w:color="auto"/>
          </w:divBdr>
        </w:div>
        <w:div w:id="1618945499">
          <w:marLeft w:val="640"/>
          <w:marRight w:val="0"/>
          <w:marTop w:val="0"/>
          <w:marBottom w:val="0"/>
          <w:divBdr>
            <w:top w:val="none" w:sz="0" w:space="0" w:color="auto"/>
            <w:left w:val="none" w:sz="0" w:space="0" w:color="auto"/>
            <w:bottom w:val="none" w:sz="0" w:space="0" w:color="auto"/>
            <w:right w:val="none" w:sz="0" w:space="0" w:color="auto"/>
          </w:divBdr>
        </w:div>
        <w:div w:id="1637881094">
          <w:marLeft w:val="640"/>
          <w:marRight w:val="0"/>
          <w:marTop w:val="0"/>
          <w:marBottom w:val="0"/>
          <w:divBdr>
            <w:top w:val="none" w:sz="0" w:space="0" w:color="auto"/>
            <w:left w:val="none" w:sz="0" w:space="0" w:color="auto"/>
            <w:bottom w:val="none" w:sz="0" w:space="0" w:color="auto"/>
            <w:right w:val="none" w:sz="0" w:space="0" w:color="auto"/>
          </w:divBdr>
        </w:div>
        <w:div w:id="1680157980">
          <w:marLeft w:val="640"/>
          <w:marRight w:val="0"/>
          <w:marTop w:val="0"/>
          <w:marBottom w:val="0"/>
          <w:divBdr>
            <w:top w:val="none" w:sz="0" w:space="0" w:color="auto"/>
            <w:left w:val="none" w:sz="0" w:space="0" w:color="auto"/>
            <w:bottom w:val="none" w:sz="0" w:space="0" w:color="auto"/>
            <w:right w:val="none" w:sz="0" w:space="0" w:color="auto"/>
          </w:divBdr>
        </w:div>
        <w:div w:id="1687517117">
          <w:marLeft w:val="640"/>
          <w:marRight w:val="0"/>
          <w:marTop w:val="0"/>
          <w:marBottom w:val="0"/>
          <w:divBdr>
            <w:top w:val="none" w:sz="0" w:space="0" w:color="auto"/>
            <w:left w:val="none" w:sz="0" w:space="0" w:color="auto"/>
            <w:bottom w:val="none" w:sz="0" w:space="0" w:color="auto"/>
            <w:right w:val="none" w:sz="0" w:space="0" w:color="auto"/>
          </w:divBdr>
        </w:div>
        <w:div w:id="1699041180">
          <w:marLeft w:val="640"/>
          <w:marRight w:val="0"/>
          <w:marTop w:val="0"/>
          <w:marBottom w:val="0"/>
          <w:divBdr>
            <w:top w:val="none" w:sz="0" w:space="0" w:color="auto"/>
            <w:left w:val="none" w:sz="0" w:space="0" w:color="auto"/>
            <w:bottom w:val="none" w:sz="0" w:space="0" w:color="auto"/>
            <w:right w:val="none" w:sz="0" w:space="0" w:color="auto"/>
          </w:divBdr>
        </w:div>
        <w:div w:id="1705666703">
          <w:marLeft w:val="640"/>
          <w:marRight w:val="0"/>
          <w:marTop w:val="0"/>
          <w:marBottom w:val="0"/>
          <w:divBdr>
            <w:top w:val="none" w:sz="0" w:space="0" w:color="auto"/>
            <w:left w:val="none" w:sz="0" w:space="0" w:color="auto"/>
            <w:bottom w:val="none" w:sz="0" w:space="0" w:color="auto"/>
            <w:right w:val="none" w:sz="0" w:space="0" w:color="auto"/>
          </w:divBdr>
        </w:div>
        <w:div w:id="1744251910">
          <w:marLeft w:val="640"/>
          <w:marRight w:val="0"/>
          <w:marTop w:val="0"/>
          <w:marBottom w:val="0"/>
          <w:divBdr>
            <w:top w:val="none" w:sz="0" w:space="0" w:color="auto"/>
            <w:left w:val="none" w:sz="0" w:space="0" w:color="auto"/>
            <w:bottom w:val="none" w:sz="0" w:space="0" w:color="auto"/>
            <w:right w:val="none" w:sz="0" w:space="0" w:color="auto"/>
          </w:divBdr>
        </w:div>
        <w:div w:id="1809395571">
          <w:marLeft w:val="640"/>
          <w:marRight w:val="0"/>
          <w:marTop w:val="0"/>
          <w:marBottom w:val="0"/>
          <w:divBdr>
            <w:top w:val="none" w:sz="0" w:space="0" w:color="auto"/>
            <w:left w:val="none" w:sz="0" w:space="0" w:color="auto"/>
            <w:bottom w:val="none" w:sz="0" w:space="0" w:color="auto"/>
            <w:right w:val="none" w:sz="0" w:space="0" w:color="auto"/>
          </w:divBdr>
        </w:div>
        <w:div w:id="1809545595">
          <w:marLeft w:val="640"/>
          <w:marRight w:val="0"/>
          <w:marTop w:val="0"/>
          <w:marBottom w:val="0"/>
          <w:divBdr>
            <w:top w:val="none" w:sz="0" w:space="0" w:color="auto"/>
            <w:left w:val="none" w:sz="0" w:space="0" w:color="auto"/>
            <w:bottom w:val="none" w:sz="0" w:space="0" w:color="auto"/>
            <w:right w:val="none" w:sz="0" w:space="0" w:color="auto"/>
          </w:divBdr>
        </w:div>
        <w:div w:id="1879076720">
          <w:marLeft w:val="640"/>
          <w:marRight w:val="0"/>
          <w:marTop w:val="0"/>
          <w:marBottom w:val="0"/>
          <w:divBdr>
            <w:top w:val="none" w:sz="0" w:space="0" w:color="auto"/>
            <w:left w:val="none" w:sz="0" w:space="0" w:color="auto"/>
            <w:bottom w:val="none" w:sz="0" w:space="0" w:color="auto"/>
            <w:right w:val="none" w:sz="0" w:space="0" w:color="auto"/>
          </w:divBdr>
        </w:div>
        <w:div w:id="1901359722">
          <w:marLeft w:val="640"/>
          <w:marRight w:val="0"/>
          <w:marTop w:val="0"/>
          <w:marBottom w:val="0"/>
          <w:divBdr>
            <w:top w:val="none" w:sz="0" w:space="0" w:color="auto"/>
            <w:left w:val="none" w:sz="0" w:space="0" w:color="auto"/>
            <w:bottom w:val="none" w:sz="0" w:space="0" w:color="auto"/>
            <w:right w:val="none" w:sz="0" w:space="0" w:color="auto"/>
          </w:divBdr>
        </w:div>
        <w:div w:id="1952319983">
          <w:marLeft w:val="640"/>
          <w:marRight w:val="0"/>
          <w:marTop w:val="0"/>
          <w:marBottom w:val="0"/>
          <w:divBdr>
            <w:top w:val="none" w:sz="0" w:space="0" w:color="auto"/>
            <w:left w:val="none" w:sz="0" w:space="0" w:color="auto"/>
            <w:bottom w:val="none" w:sz="0" w:space="0" w:color="auto"/>
            <w:right w:val="none" w:sz="0" w:space="0" w:color="auto"/>
          </w:divBdr>
        </w:div>
        <w:div w:id="1970429626">
          <w:marLeft w:val="640"/>
          <w:marRight w:val="0"/>
          <w:marTop w:val="0"/>
          <w:marBottom w:val="0"/>
          <w:divBdr>
            <w:top w:val="none" w:sz="0" w:space="0" w:color="auto"/>
            <w:left w:val="none" w:sz="0" w:space="0" w:color="auto"/>
            <w:bottom w:val="none" w:sz="0" w:space="0" w:color="auto"/>
            <w:right w:val="none" w:sz="0" w:space="0" w:color="auto"/>
          </w:divBdr>
        </w:div>
        <w:div w:id="2029257796">
          <w:marLeft w:val="640"/>
          <w:marRight w:val="0"/>
          <w:marTop w:val="0"/>
          <w:marBottom w:val="0"/>
          <w:divBdr>
            <w:top w:val="none" w:sz="0" w:space="0" w:color="auto"/>
            <w:left w:val="none" w:sz="0" w:space="0" w:color="auto"/>
            <w:bottom w:val="none" w:sz="0" w:space="0" w:color="auto"/>
            <w:right w:val="none" w:sz="0" w:space="0" w:color="auto"/>
          </w:divBdr>
        </w:div>
      </w:divsChild>
    </w:div>
    <w:div w:id="816606176">
      <w:bodyDiv w:val="1"/>
      <w:marLeft w:val="0"/>
      <w:marRight w:val="0"/>
      <w:marTop w:val="0"/>
      <w:marBottom w:val="0"/>
      <w:divBdr>
        <w:top w:val="none" w:sz="0" w:space="0" w:color="auto"/>
        <w:left w:val="none" w:sz="0" w:space="0" w:color="auto"/>
        <w:bottom w:val="none" w:sz="0" w:space="0" w:color="auto"/>
        <w:right w:val="none" w:sz="0" w:space="0" w:color="auto"/>
      </w:divBdr>
      <w:divsChild>
        <w:div w:id="1413619971">
          <w:marLeft w:val="640"/>
          <w:marRight w:val="0"/>
          <w:marTop w:val="0"/>
          <w:marBottom w:val="0"/>
          <w:divBdr>
            <w:top w:val="none" w:sz="0" w:space="0" w:color="auto"/>
            <w:left w:val="none" w:sz="0" w:space="0" w:color="auto"/>
            <w:bottom w:val="none" w:sz="0" w:space="0" w:color="auto"/>
            <w:right w:val="none" w:sz="0" w:space="0" w:color="auto"/>
          </w:divBdr>
        </w:div>
        <w:div w:id="2005160792">
          <w:marLeft w:val="640"/>
          <w:marRight w:val="0"/>
          <w:marTop w:val="0"/>
          <w:marBottom w:val="0"/>
          <w:divBdr>
            <w:top w:val="none" w:sz="0" w:space="0" w:color="auto"/>
            <w:left w:val="none" w:sz="0" w:space="0" w:color="auto"/>
            <w:bottom w:val="none" w:sz="0" w:space="0" w:color="auto"/>
            <w:right w:val="none" w:sz="0" w:space="0" w:color="auto"/>
          </w:divBdr>
        </w:div>
        <w:div w:id="710881099">
          <w:marLeft w:val="640"/>
          <w:marRight w:val="0"/>
          <w:marTop w:val="0"/>
          <w:marBottom w:val="0"/>
          <w:divBdr>
            <w:top w:val="none" w:sz="0" w:space="0" w:color="auto"/>
            <w:left w:val="none" w:sz="0" w:space="0" w:color="auto"/>
            <w:bottom w:val="none" w:sz="0" w:space="0" w:color="auto"/>
            <w:right w:val="none" w:sz="0" w:space="0" w:color="auto"/>
          </w:divBdr>
        </w:div>
        <w:div w:id="1380007242">
          <w:marLeft w:val="640"/>
          <w:marRight w:val="0"/>
          <w:marTop w:val="0"/>
          <w:marBottom w:val="0"/>
          <w:divBdr>
            <w:top w:val="none" w:sz="0" w:space="0" w:color="auto"/>
            <w:left w:val="none" w:sz="0" w:space="0" w:color="auto"/>
            <w:bottom w:val="none" w:sz="0" w:space="0" w:color="auto"/>
            <w:right w:val="none" w:sz="0" w:space="0" w:color="auto"/>
          </w:divBdr>
        </w:div>
        <w:div w:id="1204975312">
          <w:marLeft w:val="640"/>
          <w:marRight w:val="0"/>
          <w:marTop w:val="0"/>
          <w:marBottom w:val="0"/>
          <w:divBdr>
            <w:top w:val="none" w:sz="0" w:space="0" w:color="auto"/>
            <w:left w:val="none" w:sz="0" w:space="0" w:color="auto"/>
            <w:bottom w:val="none" w:sz="0" w:space="0" w:color="auto"/>
            <w:right w:val="none" w:sz="0" w:space="0" w:color="auto"/>
          </w:divBdr>
        </w:div>
        <w:div w:id="2142570609">
          <w:marLeft w:val="640"/>
          <w:marRight w:val="0"/>
          <w:marTop w:val="0"/>
          <w:marBottom w:val="0"/>
          <w:divBdr>
            <w:top w:val="none" w:sz="0" w:space="0" w:color="auto"/>
            <w:left w:val="none" w:sz="0" w:space="0" w:color="auto"/>
            <w:bottom w:val="none" w:sz="0" w:space="0" w:color="auto"/>
            <w:right w:val="none" w:sz="0" w:space="0" w:color="auto"/>
          </w:divBdr>
        </w:div>
        <w:div w:id="1746608714">
          <w:marLeft w:val="640"/>
          <w:marRight w:val="0"/>
          <w:marTop w:val="0"/>
          <w:marBottom w:val="0"/>
          <w:divBdr>
            <w:top w:val="none" w:sz="0" w:space="0" w:color="auto"/>
            <w:left w:val="none" w:sz="0" w:space="0" w:color="auto"/>
            <w:bottom w:val="none" w:sz="0" w:space="0" w:color="auto"/>
            <w:right w:val="none" w:sz="0" w:space="0" w:color="auto"/>
          </w:divBdr>
        </w:div>
        <w:div w:id="1424719233">
          <w:marLeft w:val="640"/>
          <w:marRight w:val="0"/>
          <w:marTop w:val="0"/>
          <w:marBottom w:val="0"/>
          <w:divBdr>
            <w:top w:val="none" w:sz="0" w:space="0" w:color="auto"/>
            <w:left w:val="none" w:sz="0" w:space="0" w:color="auto"/>
            <w:bottom w:val="none" w:sz="0" w:space="0" w:color="auto"/>
            <w:right w:val="none" w:sz="0" w:space="0" w:color="auto"/>
          </w:divBdr>
        </w:div>
        <w:div w:id="95173141">
          <w:marLeft w:val="640"/>
          <w:marRight w:val="0"/>
          <w:marTop w:val="0"/>
          <w:marBottom w:val="0"/>
          <w:divBdr>
            <w:top w:val="none" w:sz="0" w:space="0" w:color="auto"/>
            <w:left w:val="none" w:sz="0" w:space="0" w:color="auto"/>
            <w:bottom w:val="none" w:sz="0" w:space="0" w:color="auto"/>
            <w:right w:val="none" w:sz="0" w:space="0" w:color="auto"/>
          </w:divBdr>
        </w:div>
        <w:div w:id="134221682">
          <w:marLeft w:val="640"/>
          <w:marRight w:val="0"/>
          <w:marTop w:val="0"/>
          <w:marBottom w:val="0"/>
          <w:divBdr>
            <w:top w:val="none" w:sz="0" w:space="0" w:color="auto"/>
            <w:left w:val="none" w:sz="0" w:space="0" w:color="auto"/>
            <w:bottom w:val="none" w:sz="0" w:space="0" w:color="auto"/>
            <w:right w:val="none" w:sz="0" w:space="0" w:color="auto"/>
          </w:divBdr>
        </w:div>
        <w:div w:id="616520703">
          <w:marLeft w:val="640"/>
          <w:marRight w:val="0"/>
          <w:marTop w:val="0"/>
          <w:marBottom w:val="0"/>
          <w:divBdr>
            <w:top w:val="none" w:sz="0" w:space="0" w:color="auto"/>
            <w:left w:val="none" w:sz="0" w:space="0" w:color="auto"/>
            <w:bottom w:val="none" w:sz="0" w:space="0" w:color="auto"/>
            <w:right w:val="none" w:sz="0" w:space="0" w:color="auto"/>
          </w:divBdr>
        </w:div>
        <w:div w:id="26370536">
          <w:marLeft w:val="640"/>
          <w:marRight w:val="0"/>
          <w:marTop w:val="0"/>
          <w:marBottom w:val="0"/>
          <w:divBdr>
            <w:top w:val="none" w:sz="0" w:space="0" w:color="auto"/>
            <w:left w:val="none" w:sz="0" w:space="0" w:color="auto"/>
            <w:bottom w:val="none" w:sz="0" w:space="0" w:color="auto"/>
            <w:right w:val="none" w:sz="0" w:space="0" w:color="auto"/>
          </w:divBdr>
        </w:div>
        <w:div w:id="1751734632">
          <w:marLeft w:val="640"/>
          <w:marRight w:val="0"/>
          <w:marTop w:val="0"/>
          <w:marBottom w:val="0"/>
          <w:divBdr>
            <w:top w:val="none" w:sz="0" w:space="0" w:color="auto"/>
            <w:left w:val="none" w:sz="0" w:space="0" w:color="auto"/>
            <w:bottom w:val="none" w:sz="0" w:space="0" w:color="auto"/>
            <w:right w:val="none" w:sz="0" w:space="0" w:color="auto"/>
          </w:divBdr>
        </w:div>
        <w:div w:id="1234200479">
          <w:marLeft w:val="640"/>
          <w:marRight w:val="0"/>
          <w:marTop w:val="0"/>
          <w:marBottom w:val="0"/>
          <w:divBdr>
            <w:top w:val="none" w:sz="0" w:space="0" w:color="auto"/>
            <w:left w:val="none" w:sz="0" w:space="0" w:color="auto"/>
            <w:bottom w:val="none" w:sz="0" w:space="0" w:color="auto"/>
            <w:right w:val="none" w:sz="0" w:space="0" w:color="auto"/>
          </w:divBdr>
        </w:div>
        <w:div w:id="422651978">
          <w:marLeft w:val="640"/>
          <w:marRight w:val="0"/>
          <w:marTop w:val="0"/>
          <w:marBottom w:val="0"/>
          <w:divBdr>
            <w:top w:val="none" w:sz="0" w:space="0" w:color="auto"/>
            <w:left w:val="none" w:sz="0" w:space="0" w:color="auto"/>
            <w:bottom w:val="none" w:sz="0" w:space="0" w:color="auto"/>
            <w:right w:val="none" w:sz="0" w:space="0" w:color="auto"/>
          </w:divBdr>
        </w:div>
        <w:div w:id="1630427842">
          <w:marLeft w:val="640"/>
          <w:marRight w:val="0"/>
          <w:marTop w:val="0"/>
          <w:marBottom w:val="0"/>
          <w:divBdr>
            <w:top w:val="none" w:sz="0" w:space="0" w:color="auto"/>
            <w:left w:val="none" w:sz="0" w:space="0" w:color="auto"/>
            <w:bottom w:val="none" w:sz="0" w:space="0" w:color="auto"/>
            <w:right w:val="none" w:sz="0" w:space="0" w:color="auto"/>
          </w:divBdr>
        </w:div>
        <w:div w:id="1958637661">
          <w:marLeft w:val="640"/>
          <w:marRight w:val="0"/>
          <w:marTop w:val="0"/>
          <w:marBottom w:val="0"/>
          <w:divBdr>
            <w:top w:val="none" w:sz="0" w:space="0" w:color="auto"/>
            <w:left w:val="none" w:sz="0" w:space="0" w:color="auto"/>
            <w:bottom w:val="none" w:sz="0" w:space="0" w:color="auto"/>
            <w:right w:val="none" w:sz="0" w:space="0" w:color="auto"/>
          </w:divBdr>
        </w:div>
        <w:div w:id="893977277">
          <w:marLeft w:val="640"/>
          <w:marRight w:val="0"/>
          <w:marTop w:val="0"/>
          <w:marBottom w:val="0"/>
          <w:divBdr>
            <w:top w:val="none" w:sz="0" w:space="0" w:color="auto"/>
            <w:left w:val="none" w:sz="0" w:space="0" w:color="auto"/>
            <w:bottom w:val="none" w:sz="0" w:space="0" w:color="auto"/>
            <w:right w:val="none" w:sz="0" w:space="0" w:color="auto"/>
          </w:divBdr>
        </w:div>
        <w:div w:id="1297033097">
          <w:marLeft w:val="640"/>
          <w:marRight w:val="0"/>
          <w:marTop w:val="0"/>
          <w:marBottom w:val="0"/>
          <w:divBdr>
            <w:top w:val="none" w:sz="0" w:space="0" w:color="auto"/>
            <w:left w:val="none" w:sz="0" w:space="0" w:color="auto"/>
            <w:bottom w:val="none" w:sz="0" w:space="0" w:color="auto"/>
            <w:right w:val="none" w:sz="0" w:space="0" w:color="auto"/>
          </w:divBdr>
        </w:div>
        <w:div w:id="1829445197">
          <w:marLeft w:val="640"/>
          <w:marRight w:val="0"/>
          <w:marTop w:val="0"/>
          <w:marBottom w:val="0"/>
          <w:divBdr>
            <w:top w:val="none" w:sz="0" w:space="0" w:color="auto"/>
            <w:left w:val="none" w:sz="0" w:space="0" w:color="auto"/>
            <w:bottom w:val="none" w:sz="0" w:space="0" w:color="auto"/>
            <w:right w:val="none" w:sz="0" w:space="0" w:color="auto"/>
          </w:divBdr>
        </w:div>
        <w:div w:id="107430046">
          <w:marLeft w:val="640"/>
          <w:marRight w:val="0"/>
          <w:marTop w:val="0"/>
          <w:marBottom w:val="0"/>
          <w:divBdr>
            <w:top w:val="none" w:sz="0" w:space="0" w:color="auto"/>
            <w:left w:val="none" w:sz="0" w:space="0" w:color="auto"/>
            <w:bottom w:val="none" w:sz="0" w:space="0" w:color="auto"/>
            <w:right w:val="none" w:sz="0" w:space="0" w:color="auto"/>
          </w:divBdr>
        </w:div>
        <w:div w:id="1766340123">
          <w:marLeft w:val="640"/>
          <w:marRight w:val="0"/>
          <w:marTop w:val="0"/>
          <w:marBottom w:val="0"/>
          <w:divBdr>
            <w:top w:val="none" w:sz="0" w:space="0" w:color="auto"/>
            <w:left w:val="none" w:sz="0" w:space="0" w:color="auto"/>
            <w:bottom w:val="none" w:sz="0" w:space="0" w:color="auto"/>
            <w:right w:val="none" w:sz="0" w:space="0" w:color="auto"/>
          </w:divBdr>
        </w:div>
        <w:div w:id="1814789304">
          <w:marLeft w:val="640"/>
          <w:marRight w:val="0"/>
          <w:marTop w:val="0"/>
          <w:marBottom w:val="0"/>
          <w:divBdr>
            <w:top w:val="none" w:sz="0" w:space="0" w:color="auto"/>
            <w:left w:val="none" w:sz="0" w:space="0" w:color="auto"/>
            <w:bottom w:val="none" w:sz="0" w:space="0" w:color="auto"/>
            <w:right w:val="none" w:sz="0" w:space="0" w:color="auto"/>
          </w:divBdr>
        </w:div>
        <w:div w:id="1293561815">
          <w:marLeft w:val="640"/>
          <w:marRight w:val="0"/>
          <w:marTop w:val="0"/>
          <w:marBottom w:val="0"/>
          <w:divBdr>
            <w:top w:val="none" w:sz="0" w:space="0" w:color="auto"/>
            <w:left w:val="none" w:sz="0" w:space="0" w:color="auto"/>
            <w:bottom w:val="none" w:sz="0" w:space="0" w:color="auto"/>
            <w:right w:val="none" w:sz="0" w:space="0" w:color="auto"/>
          </w:divBdr>
        </w:div>
        <w:div w:id="878856322">
          <w:marLeft w:val="640"/>
          <w:marRight w:val="0"/>
          <w:marTop w:val="0"/>
          <w:marBottom w:val="0"/>
          <w:divBdr>
            <w:top w:val="none" w:sz="0" w:space="0" w:color="auto"/>
            <w:left w:val="none" w:sz="0" w:space="0" w:color="auto"/>
            <w:bottom w:val="none" w:sz="0" w:space="0" w:color="auto"/>
            <w:right w:val="none" w:sz="0" w:space="0" w:color="auto"/>
          </w:divBdr>
        </w:div>
        <w:div w:id="1038627805">
          <w:marLeft w:val="640"/>
          <w:marRight w:val="0"/>
          <w:marTop w:val="0"/>
          <w:marBottom w:val="0"/>
          <w:divBdr>
            <w:top w:val="none" w:sz="0" w:space="0" w:color="auto"/>
            <w:left w:val="none" w:sz="0" w:space="0" w:color="auto"/>
            <w:bottom w:val="none" w:sz="0" w:space="0" w:color="auto"/>
            <w:right w:val="none" w:sz="0" w:space="0" w:color="auto"/>
          </w:divBdr>
        </w:div>
        <w:div w:id="1763330526">
          <w:marLeft w:val="640"/>
          <w:marRight w:val="0"/>
          <w:marTop w:val="0"/>
          <w:marBottom w:val="0"/>
          <w:divBdr>
            <w:top w:val="none" w:sz="0" w:space="0" w:color="auto"/>
            <w:left w:val="none" w:sz="0" w:space="0" w:color="auto"/>
            <w:bottom w:val="none" w:sz="0" w:space="0" w:color="auto"/>
            <w:right w:val="none" w:sz="0" w:space="0" w:color="auto"/>
          </w:divBdr>
        </w:div>
        <w:div w:id="1848208342">
          <w:marLeft w:val="640"/>
          <w:marRight w:val="0"/>
          <w:marTop w:val="0"/>
          <w:marBottom w:val="0"/>
          <w:divBdr>
            <w:top w:val="none" w:sz="0" w:space="0" w:color="auto"/>
            <w:left w:val="none" w:sz="0" w:space="0" w:color="auto"/>
            <w:bottom w:val="none" w:sz="0" w:space="0" w:color="auto"/>
            <w:right w:val="none" w:sz="0" w:space="0" w:color="auto"/>
          </w:divBdr>
        </w:div>
        <w:div w:id="331570880">
          <w:marLeft w:val="640"/>
          <w:marRight w:val="0"/>
          <w:marTop w:val="0"/>
          <w:marBottom w:val="0"/>
          <w:divBdr>
            <w:top w:val="none" w:sz="0" w:space="0" w:color="auto"/>
            <w:left w:val="none" w:sz="0" w:space="0" w:color="auto"/>
            <w:bottom w:val="none" w:sz="0" w:space="0" w:color="auto"/>
            <w:right w:val="none" w:sz="0" w:space="0" w:color="auto"/>
          </w:divBdr>
        </w:div>
        <w:div w:id="121652704">
          <w:marLeft w:val="640"/>
          <w:marRight w:val="0"/>
          <w:marTop w:val="0"/>
          <w:marBottom w:val="0"/>
          <w:divBdr>
            <w:top w:val="none" w:sz="0" w:space="0" w:color="auto"/>
            <w:left w:val="none" w:sz="0" w:space="0" w:color="auto"/>
            <w:bottom w:val="none" w:sz="0" w:space="0" w:color="auto"/>
            <w:right w:val="none" w:sz="0" w:space="0" w:color="auto"/>
          </w:divBdr>
        </w:div>
        <w:div w:id="1518738253">
          <w:marLeft w:val="640"/>
          <w:marRight w:val="0"/>
          <w:marTop w:val="0"/>
          <w:marBottom w:val="0"/>
          <w:divBdr>
            <w:top w:val="none" w:sz="0" w:space="0" w:color="auto"/>
            <w:left w:val="none" w:sz="0" w:space="0" w:color="auto"/>
            <w:bottom w:val="none" w:sz="0" w:space="0" w:color="auto"/>
            <w:right w:val="none" w:sz="0" w:space="0" w:color="auto"/>
          </w:divBdr>
        </w:div>
        <w:div w:id="130095305">
          <w:marLeft w:val="640"/>
          <w:marRight w:val="0"/>
          <w:marTop w:val="0"/>
          <w:marBottom w:val="0"/>
          <w:divBdr>
            <w:top w:val="none" w:sz="0" w:space="0" w:color="auto"/>
            <w:left w:val="none" w:sz="0" w:space="0" w:color="auto"/>
            <w:bottom w:val="none" w:sz="0" w:space="0" w:color="auto"/>
            <w:right w:val="none" w:sz="0" w:space="0" w:color="auto"/>
          </w:divBdr>
        </w:div>
        <w:div w:id="188764411">
          <w:marLeft w:val="640"/>
          <w:marRight w:val="0"/>
          <w:marTop w:val="0"/>
          <w:marBottom w:val="0"/>
          <w:divBdr>
            <w:top w:val="none" w:sz="0" w:space="0" w:color="auto"/>
            <w:left w:val="none" w:sz="0" w:space="0" w:color="auto"/>
            <w:bottom w:val="none" w:sz="0" w:space="0" w:color="auto"/>
            <w:right w:val="none" w:sz="0" w:space="0" w:color="auto"/>
          </w:divBdr>
        </w:div>
        <w:div w:id="1197501765">
          <w:marLeft w:val="640"/>
          <w:marRight w:val="0"/>
          <w:marTop w:val="0"/>
          <w:marBottom w:val="0"/>
          <w:divBdr>
            <w:top w:val="none" w:sz="0" w:space="0" w:color="auto"/>
            <w:left w:val="none" w:sz="0" w:space="0" w:color="auto"/>
            <w:bottom w:val="none" w:sz="0" w:space="0" w:color="auto"/>
            <w:right w:val="none" w:sz="0" w:space="0" w:color="auto"/>
          </w:divBdr>
        </w:div>
        <w:div w:id="1426731802">
          <w:marLeft w:val="640"/>
          <w:marRight w:val="0"/>
          <w:marTop w:val="0"/>
          <w:marBottom w:val="0"/>
          <w:divBdr>
            <w:top w:val="none" w:sz="0" w:space="0" w:color="auto"/>
            <w:left w:val="none" w:sz="0" w:space="0" w:color="auto"/>
            <w:bottom w:val="none" w:sz="0" w:space="0" w:color="auto"/>
            <w:right w:val="none" w:sz="0" w:space="0" w:color="auto"/>
          </w:divBdr>
        </w:div>
        <w:div w:id="591202520">
          <w:marLeft w:val="640"/>
          <w:marRight w:val="0"/>
          <w:marTop w:val="0"/>
          <w:marBottom w:val="0"/>
          <w:divBdr>
            <w:top w:val="none" w:sz="0" w:space="0" w:color="auto"/>
            <w:left w:val="none" w:sz="0" w:space="0" w:color="auto"/>
            <w:bottom w:val="none" w:sz="0" w:space="0" w:color="auto"/>
            <w:right w:val="none" w:sz="0" w:space="0" w:color="auto"/>
          </w:divBdr>
        </w:div>
        <w:div w:id="143817557">
          <w:marLeft w:val="640"/>
          <w:marRight w:val="0"/>
          <w:marTop w:val="0"/>
          <w:marBottom w:val="0"/>
          <w:divBdr>
            <w:top w:val="none" w:sz="0" w:space="0" w:color="auto"/>
            <w:left w:val="none" w:sz="0" w:space="0" w:color="auto"/>
            <w:bottom w:val="none" w:sz="0" w:space="0" w:color="auto"/>
            <w:right w:val="none" w:sz="0" w:space="0" w:color="auto"/>
          </w:divBdr>
        </w:div>
        <w:div w:id="1141846067">
          <w:marLeft w:val="640"/>
          <w:marRight w:val="0"/>
          <w:marTop w:val="0"/>
          <w:marBottom w:val="0"/>
          <w:divBdr>
            <w:top w:val="none" w:sz="0" w:space="0" w:color="auto"/>
            <w:left w:val="none" w:sz="0" w:space="0" w:color="auto"/>
            <w:bottom w:val="none" w:sz="0" w:space="0" w:color="auto"/>
            <w:right w:val="none" w:sz="0" w:space="0" w:color="auto"/>
          </w:divBdr>
        </w:div>
        <w:div w:id="374161899">
          <w:marLeft w:val="640"/>
          <w:marRight w:val="0"/>
          <w:marTop w:val="0"/>
          <w:marBottom w:val="0"/>
          <w:divBdr>
            <w:top w:val="none" w:sz="0" w:space="0" w:color="auto"/>
            <w:left w:val="none" w:sz="0" w:space="0" w:color="auto"/>
            <w:bottom w:val="none" w:sz="0" w:space="0" w:color="auto"/>
            <w:right w:val="none" w:sz="0" w:space="0" w:color="auto"/>
          </w:divBdr>
        </w:div>
        <w:div w:id="237714361">
          <w:marLeft w:val="640"/>
          <w:marRight w:val="0"/>
          <w:marTop w:val="0"/>
          <w:marBottom w:val="0"/>
          <w:divBdr>
            <w:top w:val="none" w:sz="0" w:space="0" w:color="auto"/>
            <w:left w:val="none" w:sz="0" w:space="0" w:color="auto"/>
            <w:bottom w:val="none" w:sz="0" w:space="0" w:color="auto"/>
            <w:right w:val="none" w:sz="0" w:space="0" w:color="auto"/>
          </w:divBdr>
        </w:div>
        <w:div w:id="1853060241">
          <w:marLeft w:val="640"/>
          <w:marRight w:val="0"/>
          <w:marTop w:val="0"/>
          <w:marBottom w:val="0"/>
          <w:divBdr>
            <w:top w:val="none" w:sz="0" w:space="0" w:color="auto"/>
            <w:left w:val="none" w:sz="0" w:space="0" w:color="auto"/>
            <w:bottom w:val="none" w:sz="0" w:space="0" w:color="auto"/>
            <w:right w:val="none" w:sz="0" w:space="0" w:color="auto"/>
          </w:divBdr>
        </w:div>
        <w:div w:id="1956402968">
          <w:marLeft w:val="640"/>
          <w:marRight w:val="0"/>
          <w:marTop w:val="0"/>
          <w:marBottom w:val="0"/>
          <w:divBdr>
            <w:top w:val="none" w:sz="0" w:space="0" w:color="auto"/>
            <w:left w:val="none" w:sz="0" w:space="0" w:color="auto"/>
            <w:bottom w:val="none" w:sz="0" w:space="0" w:color="auto"/>
            <w:right w:val="none" w:sz="0" w:space="0" w:color="auto"/>
          </w:divBdr>
        </w:div>
        <w:div w:id="214464283">
          <w:marLeft w:val="640"/>
          <w:marRight w:val="0"/>
          <w:marTop w:val="0"/>
          <w:marBottom w:val="0"/>
          <w:divBdr>
            <w:top w:val="none" w:sz="0" w:space="0" w:color="auto"/>
            <w:left w:val="none" w:sz="0" w:space="0" w:color="auto"/>
            <w:bottom w:val="none" w:sz="0" w:space="0" w:color="auto"/>
            <w:right w:val="none" w:sz="0" w:space="0" w:color="auto"/>
          </w:divBdr>
        </w:div>
        <w:div w:id="2075662665">
          <w:marLeft w:val="640"/>
          <w:marRight w:val="0"/>
          <w:marTop w:val="0"/>
          <w:marBottom w:val="0"/>
          <w:divBdr>
            <w:top w:val="none" w:sz="0" w:space="0" w:color="auto"/>
            <w:left w:val="none" w:sz="0" w:space="0" w:color="auto"/>
            <w:bottom w:val="none" w:sz="0" w:space="0" w:color="auto"/>
            <w:right w:val="none" w:sz="0" w:space="0" w:color="auto"/>
          </w:divBdr>
        </w:div>
        <w:div w:id="1742756653">
          <w:marLeft w:val="640"/>
          <w:marRight w:val="0"/>
          <w:marTop w:val="0"/>
          <w:marBottom w:val="0"/>
          <w:divBdr>
            <w:top w:val="none" w:sz="0" w:space="0" w:color="auto"/>
            <w:left w:val="none" w:sz="0" w:space="0" w:color="auto"/>
            <w:bottom w:val="none" w:sz="0" w:space="0" w:color="auto"/>
            <w:right w:val="none" w:sz="0" w:space="0" w:color="auto"/>
          </w:divBdr>
        </w:div>
        <w:div w:id="1911574666">
          <w:marLeft w:val="640"/>
          <w:marRight w:val="0"/>
          <w:marTop w:val="0"/>
          <w:marBottom w:val="0"/>
          <w:divBdr>
            <w:top w:val="none" w:sz="0" w:space="0" w:color="auto"/>
            <w:left w:val="none" w:sz="0" w:space="0" w:color="auto"/>
            <w:bottom w:val="none" w:sz="0" w:space="0" w:color="auto"/>
            <w:right w:val="none" w:sz="0" w:space="0" w:color="auto"/>
          </w:divBdr>
        </w:div>
        <w:div w:id="1710447356">
          <w:marLeft w:val="640"/>
          <w:marRight w:val="0"/>
          <w:marTop w:val="0"/>
          <w:marBottom w:val="0"/>
          <w:divBdr>
            <w:top w:val="none" w:sz="0" w:space="0" w:color="auto"/>
            <w:left w:val="none" w:sz="0" w:space="0" w:color="auto"/>
            <w:bottom w:val="none" w:sz="0" w:space="0" w:color="auto"/>
            <w:right w:val="none" w:sz="0" w:space="0" w:color="auto"/>
          </w:divBdr>
        </w:div>
        <w:div w:id="1886477820">
          <w:marLeft w:val="640"/>
          <w:marRight w:val="0"/>
          <w:marTop w:val="0"/>
          <w:marBottom w:val="0"/>
          <w:divBdr>
            <w:top w:val="none" w:sz="0" w:space="0" w:color="auto"/>
            <w:left w:val="none" w:sz="0" w:space="0" w:color="auto"/>
            <w:bottom w:val="none" w:sz="0" w:space="0" w:color="auto"/>
            <w:right w:val="none" w:sz="0" w:space="0" w:color="auto"/>
          </w:divBdr>
        </w:div>
        <w:div w:id="1960187602">
          <w:marLeft w:val="640"/>
          <w:marRight w:val="0"/>
          <w:marTop w:val="0"/>
          <w:marBottom w:val="0"/>
          <w:divBdr>
            <w:top w:val="none" w:sz="0" w:space="0" w:color="auto"/>
            <w:left w:val="none" w:sz="0" w:space="0" w:color="auto"/>
            <w:bottom w:val="none" w:sz="0" w:space="0" w:color="auto"/>
            <w:right w:val="none" w:sz="0" w:space="0" w:color="auto"/>
          </w:divBdr>
        </w:div>
        <w:div w:id="356739623">
          <w:marLeft w:val="640"/>
          <w:marRight w:val="0"/>
          <w:marTop w:val="0"/>
          <w:marBottom w:val="0"/>
          <w:divBdr>
            <w:top w:val="none" w:sz="0" w:space="0" w:color="auto"/>
            <w:left w:val="none" w:sz="0" w:space="0" w:color="auto"/>
            <w:bottom w:val="none" w:sz="0" w:space="0" w:color="auto"/>
            <w:right w:val="none" w:sz="0" w:space="0" w:color="auto"/>
          </w:divBdr>
        </w:div>
        <w:div w:id="1801531659">
          <w:marLeft w:val="640"/>
          <w:marRight w:val="0"/>
          <w:marTop w:val="0"/>
          <w:marBottom w:val="0"/>
          <w:divBdr>
            <w:top w:val="none" w:sz="0" w:space="0" w:color="auto"/>
            <w:left w:val="none" w:sz="0" w:space="0" w:color="auto"/>
            <w:bottom w:val="none" w:sz="0" w:space="0" w:color="auto"/>
            <w:right w:val="none" w:sz="0" w:space="0" w:color="auto"/>
          </w:divBdr>
        </w:div>
        <w:div w:id="1944804016">
          <w:marLeft w:val="640"/>
          <w:marRight w:val="0"/>
          <w:marTop w:val="0"/>
          <w:marBottom w:val="0"/>
          <w:divBdr>
            <w:top w:val="none" w:sz="0" w:space="0" w:color="auto"/>
            <w:left w:val="none" w:sz="0" w:space="0" w:color="auto"/>
            <w:bottom w:val="none" w:sz="0" w:space="0" w:color="auto"/>
            <w:right w:val="none" w:sz="0" w:space="0" w:color="auto"/>
          </w:divBdr>
        </w:div>
        <w:div w:id="1963877504">
          <w:marLeft w:val="640"/>
          <w:marRight w:val="0"/>
          <w:marTop w:val="0"/>
          <w:marBottom w:val="0"/>
          <w:divBdr>
            <w:top w:val="none" w:sz="0" w:space="0" w:color="auto"/>
            <w:left w:val="none" w:sz="0" w:space="0" w:color="auto"/>
            <w:bottom w:val="none" w:sz="0" w:space="0" w:color="auto"/>
            <w:right w:val="none" w:sz="0" w:space="0" w:color="auto"/>
          </w:divBdr>
        </w:div>
      </w:divsChild>
    </w:div>
    <w:div w:id="816723145">
      <w:bodyDiv w:val="1"/>
      <w:marLeft w:val="0"/>
      <w:marRight w:val="0"/>
      <w:marTop w:val="0"/>
      <w:marBottom w:val="0"/>
      <w:divBdr>
        <w:top w:val="none" w:sz="0" w:space="0" w:color="auto"/>
        <w:left w:val="none" w:sz="0" w:space="0" w:color="auto"/>
        <w:bottom w:val="none" w:sz="0" w:space="0" w:color="auto"/>
        <w:right w:val="none" w:sz="0" w:space="0" w:color="auto"/>
      </w:divBdr>
    </w:div>
    <w:div w:id="816917004">
      <w:bodyDiv w:val="1"/>
      <w:marLeft w:val="0"/>
      <w:marRight w:val="0"/>
      <w:marTop w:val="0"/>
      <w:marBottom w:val="0"/>
      <w:divBdr>
        <w:top w:val="none" w:sz="0" w:space="0" w:color="auto"/>
        <w:left w:val="none" w:sz="0" w:space="0" w:color="auto"/>
        <w:bottom w:val="none" w:sz="0" w:space="0" w:color="auto"/>
        <w:right w:val="none" w:sz="0" w:space="0" w:color="auto"/>
      </w:divBdr>
      <w:divsChild>
        <w:div w:id="20474764">
          <w:marLeft w:val="640"/>
          <w:marRight w:val="0"/>
          <w:marTop w:val="0"/>
          <w:marBottom w:val="0"/>
          <w:divBdr>
            <w:top w:val="none" w:sz="0" w:space="0" w:color="auto"/>
            <w:left w:val="none" w:sz="0" w:space="0" w:color="auto"/>
            <w:bottom w:val="none" w:sz="0" w:space="0" w:color="auto"/>
            <w:right w:val="none" w:sz="0" w:space="0" w:color="auto"/>
          </w:divBdr>
        </w:div>
        <w:div w:id="34621985">
          <w:marLeft w:val="640"/>
          <w:marRight w:val="0"/>
          <w:marTop w:val="0"/>
          <w:marBottom w:val="0"/>
          <w:divBdr>
            <w:top w:val="none" w:sz="0" w:space="0" w:color="auto"/>
            <w:left w:val="none" w:sz="0" w:space="0" w:color="auto"/>
            <w:bottom w:val="none" w:sz="0" w:space="0" w:color="auto"/>
            <w:right w:val="none" w:sz="0" w:space="0" w:color="auto"/>
          </w:divBdr>
        </w:div>
        <w:div w:id="44065290">
          <w:marLeft w:val="640"/>
          <w:marRight w:val="0"/>
          <w:marTop w:val="0"/>
          <w:marBottom w:val="0"/>
          <w:divBdr>
            <w:top w:val="none" w:sz="0" w:space="0" w:color="auto"/>
            <w:left w:val="none" w:sz="0" w:space="0" w:color="auto"/>
            <w:bottom w:val="none" w:sz="0" w:space="0" w:color="auto"/>
            <w:right w:val="none" w:sz="0" w:space="0" w:color="auto"/>
          </w:divBdr>
        </w:div>
        <w:div w:id="55127502">
          <w:marLeft w:val="640"/>
          <w:marRight w:val="0"/>
          <w:marTop w:val="0"/>
          <w:marBottom w:val="0"/>
          <w:divBdr>
            <w:top w:val="none" w:sz="0" w:space="0" w:color="auto"/>
            <w:left w:val="none" w:sz="0" w:space="0" w:color="auto"/>
            <w:bottom w:val="none" w:sz="0" w:space="0" w:color="auto"/>
            <w:right w:val="none" w:sz="0" w:space="0" w:color="auto"/>
          </w:divBdr>
        </w:div>
        <w:div w:id="55714579">
          <w:marLeft w:val="640"/>
          <w:marRight w:val="0"/>
          <w:marTop w:val="0"/>
          <w:marBottom w:val="0"/>
          <w:divBdr>
            <w:top w:val="none" w:sz="0" w:space="0" w:color="auto"/>
            <w:left w:val="none" w:sz="0" w:space="0" w:color="auto"/>
            <w:bottom w:val="none" w:sz="0" w:space="0" w:color="auto"/>
            <w:right w:val="none" w:sz="0" w:space="0" w:color="auto"/>
          </w:divBdr>
        </w:div>
        <w:div w:id="76640078">
          <w:marLeft w:val="640"/>
          <w:marRight w:val="0"/>
          <w:marTop w:val="0"/>
          <w:marBottom w:val="0"/>
          <w:divBdr>
            <w:top w:val="none" w:sz="0" w:space="0" w:color="auto"/>
            <w:left w:val="none" w:sz="0" w:space="0" w:color="auto"/>
            <w:bottom w:val="none" w:sz="0" w:space="0" w:color="auto"/>
            <w:right w:val="none" w:sz="0" w:space="0" w:color="auto"/>
          </w:divBdr>
        </w:div>
        <w:div w:id="160197405">
          <w:marLeft w:val="640"/>
          <w:marRight w:val="0"/>
          <w:marTop w:val="0"/>
          <w:marBottom w:val="0"/>
          <w:divBdr>
            <w:top w:val="none" w:sz="0" w:space="0" w:color="auto"/>
            <w:left w:val="none" w:sz="0" w:space="0" w:color="auto"/>
            <w:bottom w:val="none" w:sz="0" w:space="0" w:color="auto"/>
            <w:right w:val="none" w:sz="0" w:space="0" w:color="auto"/>
          </w:divBdr>
        </w:div>
        <w:div w:id="195166402">
          <w:marLeft w:val="640"/>
          <w:marRight w:val="0"/>
          <w:marTop w:val="0"/>
          <w:marBottom w:val="0"/>
          <w:divBdr>
            <w:top w:val="none" w:sz="0" w:space="0" w:color="auto"/>
            <w:left w:val="none" w:sz="0" w:space="0" w:color="auto"/>
            <w:bottom w:val="none" w:sz="0" w:space="0" w:color="auto"/>
            <w:right w:val="none" w:sz="0" w:space="0" w:color="auto"/>
          </w:divBdr>
        </w:div>
        <w:div w:id="202327860">
          <w:marLeft w:val="640"/>
          <w:marRight w:val="0"/>
          <w:marTop w:val="0"/>
          <w:marBottom w:val="0"/>
          <w:divBdr>
            <w:top w:val="none" w:sz="0" w:space="0" w:color="auto"/>
            <w:left w:val="none" w:sz="0" w:space="0" w:color="auto"/>
            <w:bottom w:val="none" w:sz="0" w:space="0" w:color="auto"/>
            <w:right w:val="none" w:sz="0" w:space="0" w:color="auto"/>
          </w:divBdr>
        </w:div>
        <w:div w:id="227308859">
          <w:marLeft w:val="640"/>
          <w:marRight w:val="0"/>
          <w:marTop w:val="0"/>
          <w:marBottom w:val="0"/>
          <w:divBdr>
            <w:top w:val="none" w:sz="0" w:space="0" w:color="auto"/>
            <w:left w:val="none" w:sz="0" w:space="0" w:color="auto"/>
            <w:bottom w:val="none" w:sz="0" w:space="0" w:color="auto"/>
            <w:right w:val="none" w:sz="0" w:space="0" w:color="auto"/>
          </w:divBdr>
        </w:div>
        <w:div w:id="248543788">
          <w:marLeft w:val="640"/>
          <w:marRight w:val="0"/>
          <w:marTop w:val="0"/>
          <w:marBottom w:val="0"/>
          <w:divBdr>
            <w:top w:val="none" w:sz="0" w:space="0" w:color="auto"/>
            <w:left w:val="none" w:sz="0" w:space="0" w:color="auto"/>
            <w:bottom w:val="none" w:sz="0" w:space="0" w:color="auto"/>
            <w:right w:val="none" w:sz="0" w:space="0" w:color="auto"/>
          </w:divBdr>
        </w:div>
        <w:div w:id="276640613">
          <w:marLeft w:val="640"/>
          <w:marRight w:val="0"/>
          <w:marTop w:val="0"/>
          <w:marBottom w:val="0"/>
          <w:divBdr>
            <w:top w:val="none" w:sz="0" w:space="0" w:color="auto"/>
            <w:left w:val="none" w:sz="0" w:space="0" w:color="auto"/>
            <w:bottom w:val="none" w:sz="0" w:space="0" w:color="auto"/>
            <w:right w:val="none" w:sz="0" w:space="0" w:color="auto"/>
          </w:divBdr>
        </w:div>
        <w:div w:id="311063869">
          <w:marLeft w:val="640"/>
          <w:marRight w:val="0"/>
          <w:marTop w:val="0"/>
          <w:marBottom w:val="0"/>
          <w:divBdr>
            <w:top w:val="none" w:sz="0" w:space="0" w:color="auto"/>
            <w:left w:val="none" w:sz="0" w:space="0" w:color="auto"/>
            <w:bottom w:val="none" w:sz="0" w:space="0" w:color="auto"/>
            <w:right w:val="none" w:sz="0" w:space="0" w:color="auto"/>
          </w:divBdr>
        </w:div>
        <w:div w:id="412632196">
          <w:marLeft w:val="640"/>
          <w:marRight w:val="0"/>
          <w:marTop w:val="0"/>
          <w:marBottom w:val="0"/>
          <w:divBdr>
            <w:top w:val="none" w:sz="0" w:space="0" w:color="auto"/>
            <w:left w:val="none" w:sz="0" w:space="0" w:color="auto"/>
            <w:bottom w:val="none" w:sz="0" w:space="0" w:color="auto"/>
            <w:right w:val="none" w:sz="0" w:space="0" w:color="auto"/>
          </w:divBdr>
        </w:div>
        <w:div w:id="453981584">
          <w:marLeft w:val="640"/>
          <w:marRight w:val="0"/>
          <w:marTop w:val="0"/>
          <w:marBottom w:val="0"/>
          <w:divBdr>
            <w:top w:val="none" w:sz="0" w:space="0" w:color="auto"/>
            <w:left w:val="none" w:sz="0" w:space="0" w:color="auto"/>
            <w:bottom w:val="none" w:sz="0" w:space="0" w:color="auto"/>
            <w:right w:val="none" w:sz="0" w:space="0" w:color="auto"/>
          </w:divBdr>
        </w:div>
        <w:div w:id="512496452">
          <w:marLeft w:val="640"/>
          <w:marRight w:val="0"/>
          <w:marTop w:val="0"/>
          <w:marBottom w:val="0"/>
          <w:divBdr>
            <w:top w:val="none" w:sz="0" w:space="0" w:color="auto"/>
            <w:left w:val="none" w:sz="0" w:space="0" w:color="auto"/>
            <w:bottom w:val="none" w:sz="0" w:space="0" w:color="auto"/>
            <w:right w:val="none" w:sz="0" w:space="0" w:color="auto"/>
          </w:divBdr>
        </w:div>
        <w:div w:id="542864395">
          <w:marLeft w:val="640"/>
          <w:marRight w:val="0"/>
          <w:marTop w:val="0"/>
          <w:marBottom w:val="0"/>
          <w:divBdr>
            <w:top w:val="none" w:sz="0" w:space="0" w:color="auto"/>
            <w:left w:val="none" w:sz="0" w:space="0" w:color="auto"/>
            <w:bottom w:val="none" w:sz="0" w:space="0" w:color="auto"/>
            <w:right w:val="none" w:sz="0" w:space="0" w:color="auto"/>
          </w:divBdr>
        </w:div>
        <w:div w:id="671951213">
          <w:marLeft w:val="640"/>
          <w:marRight w:val="0"/>
          <w:marTop w:val="0"/>
          <w:marBottom w:val="0"/>
          <w:divBdr>
            <w:top w:val="none" w:sz="0" w:space="0" w:color="auto"/>
            <w:left w:val="none" w:sz="0" w:space="0" w:color="auto"/>
            <w:bottom w:val="none" w:sz="0" w:space="0" w:color="auto"/>
            <w:right w:val="none" w:sz="0" w:space="0" w:color="auto"/>
          </w:divBdr>
        </w:div>
        <w:div w:id="677733021">
          <w:marLeft w:val="640"/>
          <w:marRight w:val="0"/>
          <w:marTop w:val="0"/>
          <w:marBottom w:val="0"/>
          <w:divBdr>
            <w:top w:val="none" w:sz="0" w:space="0" w:color="auto"/>
            <w:left w:val="none" w:sz="0" w:space="0" w:color="auto"/>
            <w:bottom w:val="none" w:sz="0" w:space="0" w:color="auto"/>
            <w:right w:val="none" w:sz="0" w:space="0" w:color="auto"/>
          </w:divBdr>
        </w:div>
        <w:div w:id="754284014">
          <w:marLeft w:val="640"/>
          <w:marRight w:val="0"/>
          <w:marTop w:val="0"/>
          <w:marBottom w:val="0"/>
          <w:divBdr>
            <w:top w:val="none" w:sz="0" w:space="0" w:color="auto"/>
            <w:left w:val="none" w:sz="0" w:space="0" w:color="auto"/>
            <w:bottom w:val="none" w:sz="0" w:space="0" w:color="auto"/>
            <w:right w:val="none" w:sz="0" w:space="0" w:color="auto"/>
          </w:divBdr>
        </w:div>
        <w:div w:id="982151934">
          <w:marLeft w:val="640"/>
          <w:marRight w:val="0"/>
          <w:marTop w:val="0"/>
          <w:marBottom w:val="0"/>
          <w:divBdr>
            <w:top w:val="none" w:sz="0" w:space="0" w:color="auto"/>
            <w:left w:val="none" w:sz="0" w:space="0" w:color="auto"/>
            <w:bottom w:val="none" w:sz="0" w:space="0" w:color="auto"/>
            <w:right w:val="none" w:sz="0" w:space="0" w:color="auto"/>
          </w:divBdr>
        </w:div>
        <w:div w:id="1042050588">
          <w:marLeft w:val="640"/>
          <w:marRight w:val="0"/>
          <w:marTop w:val="0"/>
          <w:marBottom w:val="0"/>
          <w:divBdr>
            <w:top w:val="none" w:sz="0" w:space="0" w:color="auto"/>
            <w:left w:val="none" w:sz="0" w:space="0" w:color="auto"/>
            <w:bottom w:val="none" w:sz="0" w:space="0" w:color="auto"/>
            <w:right w:val="none" w:sz="0" w:space="0" w:color="auto"/>
          </w:divBdr>
        </w:div>
        <w:div w:id="1046641858">
          <w:marLeft w:val="640"/>
          <w:marRight w:val="0"/>
          <w:marTop w:val="0"/>
          <w:marBottom w:val="0"/>
          <w:divBdr>
            <w:top w:val="none" w:sz="0" w:space="0" w:color="auto"/>
            <w:left w:val="none" w:sz="0" w:space="0" w:color="auto"/>
            <w:bottom w:val="none" w:sz="0" w:space="0" w:color="auto"/>
            <w:right w:val="none" w:sz="0" w:space="0" w:color="auto"/>
          </w:divBdr>
        </w:div>
        <w:div w:id="1059327393">
          <w:marLeft w:val="640"/>
          <w:marRight w:val="0"/>
          <w:marTop w:val="0"/>
          <w:marBottom w:val="0"/>
          <w:divBdr>
            <w:top w:val="none" w:sz="0" w:space="0" w:color="auto"/>
            <w:left w:val="none" w:sz="0" w:space="0" w:color="auto"/>
            <w:bottom w:val="none" w:sz="0" w:space="0" w:color="auto"/>
            <w:right w:val="none" w:sz="0" w:space="0" w:color="auto"/>
          </w:divBdr>
        </w:div>
        <w:div w:id="1071391717">
          <w:marLeft w:val="640"/>
          <w:marRight w:val="0"/>
          <w:marTop w:val="0"/>
          <w:marBottom w:val="0"/>
          <w:divBdr>
            <w:top w:val="none" w:sz="0" w:space="0" w:color="auto"/>
            <w:left w:val="none" w:sz="0" w:space="0" w:color="auto"/>
            <w:bottom w:val="none" w:sz="0" w:space="0" w:color="auto"/>
            <w:right w:val="none" w:sz="0" w:space="0" w:color="auto"/>
          </w:divBdr>
        </w:div>
        <w:div w:id="1387949651">
          <w:marLeft w:val="640"/>
          <w:marRight w:val="0"/>
          <w:marTop w:val="0"/>
          <w:marBottom w:val="0"/>
          <w:divBdr>
            <w:top w:val="none" w:sz="0" w:space="0" w:color="auto"/>
            <w:left w:val="none" w:sz="0" w:space="0" w:color="auto"/>
            <w:bottom w:val="none" w:sz="0" w:space="0" w:color="auto"/>
            <w:right w:val="none" w:sz="0" w:space="0" w:color="auto"/>
          </w:divBdr>
        </w:div>
        <w:div w:id="1441291092">
          <w:marLeft w:val="640"/>
          <w:marRight w:val="0"/>
          <w:marTop w:val="0"/>
          <w:marBottom w:val="0"/>
          <w:divBdr>
            <w:top w:val="none" w:sz="0" w:space="0" w:color="auto"/>
            <w:left w:val="none" w:sz="0" w:space="0" w:color="auto"/>
            <w:bottom w:val="none" w:sz="0" w:space="0" w:color="auto"/>
            <w:right w:val="none" w:sz="0" w:space="0" w:color="auto"/>
          </w:divBdr>
        </w:div>
        <w:div w:id="1487090247">
          <w:marLeft w:val="640"/>
          <w:marRight w:val="0"/>
          <w:marTop w:val="0"/>
          <w:marBottom w:val="0"/>
          <w:divBdr>
            <w:top w:val="none" w:sz="0" w:space="0" w:color="auto"/>
            <w:left w:val="none" w:sz="0" w:space="0" w:color="auto"/>
            <w:bottom w:val="none" w:sz="0" w:space="0" w:color="auto"/>
            <w:right w:val="none" w:sz="0" w:space="0" w:color="auto"/>
          </w:divBdr>
        </w:div>
        <w:div w:id="1540971575">
          <w:marLeft w:val="640"/>
          <w:marRight w:val="0"/>
          <w:marTop w:val="0"/>
          <w:marBottom w:val="0"/>
          <w:divBdr>
            <w:top w:val="none" w:sz="0" w:space="0" w:color="auto"/>
            <w:left w:val="none" w:sz="0" w:space="0" w:color="auto"/>
            <w:bottom w:val="none" w:sz="0" w:space="0" w:color="auto"/>
            <w:right w:val="none" w:sz="0" w:space="0" w:color="auto"/>
          </w:divBdr>
        </w:div>
        <w:div w:id="1543906369">
          <w:marLeft w:val="640"/>
          <w:marRight w:val="0"/>
          <w:marTop w:val="0"/>
          <w:marBottom w:val="0"/>
          <w:divBdr>
            <w:top w:val="none" w:sz="0" w:space="0" w:color="auto"/>
            <w:left w:val="none" w:sz="0" w:space="0" w:color="auto"/>
            <w:bottom w:val="none" w:sz="0" w:space="0" w:color="auto"/>
            <w:right w:val="none" w:sz="0" w:space="0" w:color="auto"/>
          </w:divBdr>
        </w:div>
        <w:div w:id="1602301466">
          <w:marLeft w:val="640"/>
          <w:marRight w:val="0"/>
          <w:marTop w:val="0"/>
          <w:marBottom w:val="0"/>
          <w:divBdr>
            <w:top w:val="none" w:sz="0" w:space="0" w:color="auto"/>
            <w:left w:val="none" w:sz="0" w:space="0" w:color="auto"/>
            <w:bottom w:val="none" w:sz="0" w:space="0" w:color="auto"/>
            <w:right w:val="none" w:sz="0" w:space="0" w:color="auto"/>
          </w:divBdr>
        </w:div>
        <w:div w:id="1613365636">
          <w:marLeft w:val="640"/>
          <w:marRight w:val="0"/>
          <w:marTop w:val="0"/>
          <w:marBottom w:val="0"/>
          <w:divBdr>
            <w:top w:val="none" w:sz="0" w:space="0" w:color="auto"/>
            <w:left w:val="none" w:sz="0" w:space="0" w:color="auto"/>
            <w:bottom w:val="none" w:sz="0" w:space="0" w:color="auto"/>
            <w:right w:val="none" w:sz="0" w:space="0" w:color="auto"/>
          </w:divBdr>
        </w:div>
        <w:div w:id="1636594863">
          <w:marLeft w:val="640"/>
          <w:marRight w:val="0"/>
          <w:marTop w:val="0"/>
          <w:marBottom w:val="0"/>
          <w:divBdr>
            <w:top w:val="none" w:sz="0" w:space="0" w:color="auto"/>
            <w:left w:val="none" w:sz="0" w:space="0" w:color="auto"/>
            <w:bottom w:val="none" w:sz="0" w:space="0" w:color="auto"/>
            <w:right w:val="none" w:sz="0" w:space="0" w:color="auto"/>
          </w:divBdr>
        </w:div>
        <w:div w:id="1644843675">
          <w:marLeft w:val="640"/>
          <w:marRight w:val="0"/>
          <w:marTop w:val="0"/>
          <w:marBottom w:val="0"/>
          <w:divBdr>
            <w:top w:val="none" w:sz="0" w:space="0" w:color="auto"/>
            <w:left w:val="none" w:sz="0" w:space="0" w:color="auto"/>
            <w:bottom w:val="none" w:sz="0" w:space="0" w:color="auto"/>
            <w:right w:val="none" w:sz="0" w:space="0" w:color="auto"/>
          </w:divBdr>
        </w:div>
        <w:div w:id="1659528951">
          <w:marLeft w:val="640"/>
          <w:marRight w:val="0"/>
          <w:marTop w:val="0"/>
          <w:marBottom w:val="0"/>
          <w:divBdr>
            <w:top w:val="none" w:sz="0" w:space="0" w:color="auto"/>
            <w:left w:val="none" w:sz="0" w:space="0" w:color="auto"/>
            <w:bottom w:val="none" w:sz="0" w:space="0" w:color="auto"/>
            <w:right w:val="none" w:sz="0" w:space="0" w:color="auto"/>
          </w:divBdr>
        </w:div>
        <w:div w:id="1664701457">
          <w:marLeft w:val="640"/>
          <w:marRight w:val="0"/>
          <w:marTop w:val="0"/>
          <w:marBottom w:val="0"/>
          <w:divBdr>
            <w:top w:val="none" w:sz="0" w:space="0" w:color="auto"/>
            <w:left w:val="none" w:sz="0" w:space="0" w:color="auto"/>
            <w:bottom w:val="none" w:sz="0" w:space="0" w:color="auto"/>
            <w:right w:val="none" w:sz="0" w:space="0" w:color="auto"/>
          </w:divBdr>
        </w:div>
        <w:div w:id="1672954171">
          <w:marLeft w:val="640"/>
          <w:marRight w:val="0"/>
          <w:marTop w:val="0"/>
          <w:marBottom w:val="0"/>
          <w:divBdr>
            <w:top w:val="none" w:sz="0" w:space="0" w:color="auto"/>
            <w:left w:val="none" w:sz="0" w:space="0" w:color="auto"/>
            <w:bottom w:val="none" w:sz="0" w:space="0" w:color="auto"/>
            <w:right w:val="none" w:sz="0" w:space="0" w:color="auto"/>
          </w:divBdr>
        </w:div>
        <w:div w:id="1783694190">
          <w:marLeft w:val="640"/>
          <w:marRight w:val="0"/>
          <w:marTop w:val="0"/>
          <w:marBottom w:val="0"/>
          <w:divBdr>
            <w:top w:val="none" w:sz="0" w:space="0" w:color="auto"/>
            <w:left w:val="none" w:sz="0" w:space="0" w:color="auto"/>
            <w:bottom w:val="none" w:sz="0" w:space="0" w:color="auto"/>
            <w:right w:val="none" w:sz="0" w:space="0" w:color="auto"/>
          </w:divBdr>
        </w:div>
        <w:div w:id="1784180592">
          <w:marLeft w:val="640"/>
          <w:marRight w:val="0"/>
          <w:marTop w:val="0"/>
          <w:marBottom w:val="0"/>
          <w:divBdr>
            <w:top w:val="none" w:sz="0" w:space="0" w:color="auto"/>
            <w:left w:val="none" w:sz="0" w:space="0" w:color="auto"/>
            <w:bottom w:val="none" w:sz="0" w:space="0" w:color="auto"/>
            <w:right w:val="none" w:sz="0" w:space="0" w:color="auto"/>
          </w:divBdr>
        </w:div>
        <w:div w:id="1830749640">
          <w:marLeft w:val="640"/>
          <w:marRight w:val="0"/>
          <w:marTop w:val="0"/>
          <w:marBottom w:val="0"/>
          <w:divBdr>
            <w:top w:val="none" w:sz="0" w:space="0" w:color="auto"/>
            <w:left w:val="none" w:sz="0" w:space="0" w:color="auto"/>
            <w:bottom w:val="none" w:sz="0" w:space="0" w:color="auto"/>
            <w:right w:val="none" w:sz="0" w:space="0" w:color="auto"/>
          </w:divBdr>
        </w:div>
        <w:div w:id="1838306848">
          <w:marLeft w:val="640"/>
          <w:marRight w:val="0"/>
          <w:marTop w:val="0"/>
          <w:marBottom w:val="0"/>
          <w:divBdr>
            <w:top w:val="none" w:sz="0" w:space="0" w:color="auto"/>
            <w:left w:val="none" w:sz="0" w:space="0" w:color="auto"/>
            <w:bottom w:val="none" w:sz="0" w:space="0" w:color="auto"/>
            <w:right w:val="none" w:sz="0" w:space="0" w:color="auto"/>
          </w:divBdr>
        </w:div>
        <w:div w:id="1964775091">
          <w:marLeft w:val="640"/>
          <w:marRight w:val="0"/>
          <w:marTop w:val="0"/>
          <w:marBottom w:val="0"/>
          <w:divBdr>
            <w:top w:val="none" w:sz="0" w:space="0" w:color="auto"/>
            <w:left w:val="none" w:sz="0" w:space="0" w:color="auto"/>
            <w:bottom w:val="none" w:sz="0" w:space="0" w:color="auto"/>
            <w:right w:val="none" w:sz="0" w:space="0" w:color="auto"/>
          </w:divBdr>
        </w:div>
        <w:div w:id="1986928754">
          <w:marLeft w:val="640"/>
          <w:marRight w:val="0"/>
          <w:marTop w:val="0"/>
          <w:marBottom w:val="0"/>
          <w:divBdr>
            <w:top w:val="none" w:sz="0" w:space="0" w:color="auto"/>
            <w:left w:val="none" w:sz="0" w:space="0" w:color="auto"/>
            <w:bottom w:val="none" w:sz="0" w:space="0" w:color="auto"/>
            <w:right w:val="none" w:sz="0" w:space="0" w:color="auto"/>
          </w:divBdr>
        </w:div>
        <w:div w:id="2009939989">
          <w:marLeft w:val="640"/>
          <w:marRight w:val="0"/>
          <w:marTop w:val="0"/>
          <w:marBottom w:val="0"/>
          <w:divBdr>
            <w:top w:val="none" w:sz="0" w:space="0" w:color="auto"/>
            <w:left w:val="none" w:sz="0" w:space="0" w:color="auto"/>
            <w:bottom w:val="none" w:sz="0" w:space="0" w:color="auto"/>
            <w:right w:val="none" w:sz="0" w:space="0" w:color="auto"/>
          </w:divBdr>
        </w:div>
      </w:divsChild>
    </w:div>
    <w:div w:id="817069350">
      <w:bodyDiv w:val="1"/>
      <w:marLeft w:val="0"/>
      <w:marRight w:val="0"/>
      <w:marTop w:val="0"/>
      <w:marBottom w:val="0"/>
      <w:divBdr>
        <w:top w:val="none" w:sz="0" w:space="0" w:color="auto"/>
        <w:left w:val="none" w:sz="0" w:space="0" w:color="auto"/>
        <w:bottom w:val="none" w:sz="0" w:space="0" w:color="auto"/>
        <w:right w:val="none" w:sz="0" w:space="0" w:color="auto"/>
      </w:divBdr>
      <w:divsChild>
        <w:div w:id="945964539">
          <w:marLeft w:val="640"/>
          <w:marRight w:val="0"/>
          <w:marTop w:val="0"/>
          <w:marBottom w:val="0"/>
          <w:divBdr>
            <w:top w:val="none" w:sz="0" w:space="0" w:color="auto"/>
            <w:left w:val="none" w:sz="0" w:space="0" w:color="auto"/>
            <w:bottom w:val="none" w:sz="0" w:space="0" w:color="auto"/>
            <w:right w:val="none" w:sz="0" w:space="0" w:color="auto"/>
          </w:divBdr>
        </w:div>
        <w:div w:id="1075206223">
          <w:marLeft w:val="640"/>
          <w:marRight w:val="0"/>
          <w:marTop w:val="0"/>
          <w:marBottom w:val="0"/>
          <w:divBdr>
            <w:top w:val="none" w:sz="0" w:space="0" w:color="auto"/>
            <w:left w:val="none" w:sz="0" w:space="0" w:color="auto"/>
            <w:bottom w:val="none" w:sz="0" w:space="0" w:color="auto"/>
            <w:right w:val="none" w:sz="0" w:space="0" w:color="auto"/>
          </w:divBdr>
        </w:div>
        <w:div w:id="537670010">
          <w:marLeft w:val="640"/>
          <w:marRight w:val="0"/>
          <w:marTop w:val="0"/>
          <w:marBottom w:val="0"/>
          <w:divBdr>
            <w:top w:val="none" w:sz="0" w:space="0" w:color="auto"/>
            <w:left w:val="none" w:sz="0" w:space="0" w:color="auto"/>
            <w:bottom w:val="none" w:sz="0" w:space="0" w:color="auto"/>
            <w:right w:val="none" w:sz="0" w:space="0" w:color="auto"/>
          </w:divBdr>
        </w:div>
        <w:div w:id="575748592">
          <w:marLeft w:val="640"/>
          <w:marRight w:val="0"/>
          <w:marTop w:val="0"/>
          <w:marBottom w:val="0"/>
          <w:divBdr>
            <w:top w:val="none" w:sz="0" w:space="0" w:color="auto"/>
            <w:left w:val="none" w:sz="0" w:space="0" w:color="auto"/>
            <w:bottom w:val="none" w:sz="0" w:space="0" w:color="auto"/>
            <w:right w:val="none" w:sz="0" w:space="0" w:color="auto"/>
          </w:divBdr>
        </w:div>
        <w:div w:id="284042225">
          <w:marLeft w:val="640"/>
          <w:marRight w:val="0"/>
          <w:marTop w:val="0"/>
          <w:marBottom w:val="0"/>
          <w:divBdr>
            <w:top w:val="none" w:sz="0" w:space="0" w:color="auto"/>
            <w:left w:val="none" w:sz="0" w:space="0" w:color="auto"/>
            <w:bottom w:val="none" w:sz="0" w:space="0" w:color="auto"/>
            <w:right w:val="none" w:sz="0" w:space="0" w:color="auto"/>
          </w:divBdr>
        </w:div>
        <w:div w:id="1152404274">
          <w:marLeft w:val="640"/>
          <w:marRight w:val="0"/>
          <w:marTop w:val="0"/>
          <w:marBottom w:val="0"/>
          <w:divBdr>
            <w:top w:val="none" w:sz="0" w:space="0" w:color="auto"/>
            <w:left w:val="none" w:sz="0" w:space="0" w:color="auto"/>
            <w:bottom w:val="none" w:sz="0" w:space="0" w:color="auto"/>
            <w:right w:val="none" w:sz="0" w:space="0" w:color="auto"/>
          </w:divBdr>
        </w:div>
        <w:div w:id="1322200387">
          <w:marLeft w:val="640"/>
          <w:marRight w:val="0"/>
          <w:marTop w:val="0"/>
          <w:marBottom w:val="0"/>
          <w:divBdr>
            <w:top w:val="none" w:sz="0" w:space="0" w:color="auto"/>
            <w:left w:val="none" w:sz="0" w:space="0" w:color="auto"/>
            <w:bottom w:val="none" w:sz="0" w:space="0" w:color="auto"/>
            <w:right w:val="none" w:sz="0" w:space="0" w:color="auto"/>
          </w:divBdr>
        </w:div>
        <w:div w:id="1071001212">
          <w:marLeft w:val="640"/>
          <w:marRight w:val="0"/>
          <w:marTop w:val="0"/>
          <w:marBottom w:val="0"/>
          <w:divBdr>
            <w:top w:val="none" w:sz="0" w:space="0" w:color="auto"/>
            <w:left w:val="none" w:sz="0" w:space="0" w:color="auto"/>
            <w:bottom w:val="none" w:sz="0" w:space="0" w:color="auto"/>
            <w:right w:val="none" w:sz="0" w:space="0" w:color="auto"/>
          </w:divBdr>
        </w:div>
        <w:div w:id="1993561892">
          <w:marLeft w:val="640"/>
          <w:marRight w:val="0"/>
          <w:marTop w:val="0"/>
          <w:marBottom w:val="0"/>
          <w:divBdr>
            <w:top w:val="none" w:sz="0" w:space="0" w:color="auto"/>
            <w:left w:val="none" w:sz="0" w:space="0" w:color="auto"/>
            <w:bottom w:val="none" w:sz="0" w:space="0" w:color="auto"/>
            <w:right w:val="none" w:sz="0" w:space="0" w:color="auto"/>
          </w:divBdr>
        </w:div>
        <w:div w:id="1509516141">
          <w:marLeft w:val="640"/>
          <w:marRight w:val="0"/>
          <w:marTop w:val="0"/>
          <w:marBottom w:val="0"/>
          <w:divBdr>
            <w:top w:val="none" w:sz="0" w:space="0" w:color="auto"/>
            <w:left w:val="none" w:sz="0" w:space="0" w:color="auto"/>
            <w:bottom w:val="none" w:sz="0" w:space="0" w:color="auto"/>
            <w:right w:val="none" w:sz="0" w:space="0" w:color="auto"/>
          </w:divBdr>
        </w:div>
        <w:div w:id="62024083">
          <w:marLeft w:val="640"/>
          <w:marRight w:val="0"/>
          <w:marTop w:val="0"/>
          <w:marBottom w:val="0"/>
          <w:divBdr>
            <w:top w:val="none" w:sz="0" w:space="0" w:color="auto"/>
            <w:left w:val="none" w:sz="0" w:space="0" w:color="auto"/>
            <w:bottom w:val="none" w:sz="0" w:space="0" w:color="auto"/>
            <w:right w:val="none" w:sz="0" w:space="0" w:color="auto"/>
          </w:divBdr>
        </w:div>
        <w:div w:id="1057625879">
          <w:marLeft w:val="640"/>
          <w:marRight w:val="0"/>
          <w:marTop w:val="0"/>
          <w:marBottom w:val="0"/>
          <w:divBdr>
            <w:top w:val="none" w:sz="0" w:space="0" w:color="auto"/>
            <w:left w:val="none" w:sz="0" w:space="0" w:color="auto"/>
            <w:bottom w:val="none" w:sz="0" w:space="0" w:color="auto"/>
            <w:right w:val="none" w:sz="0" w:space="0" w:color="auto"/>
          </w:divBdr>
        </w:div>
        <w:div w:id="943078576">
          <w:marLeft w:val="640"/>
          <w:marRight w:val="0"/>
          <w:marTop w:val="0"/>
          <w:marBottom w:val="0"/>
          <w:divBdr>
            <w:top w:val="none" w:sz="0" w:space="0" w:color="auto"/>
            <w:left w:val="none" w:sz="0" w:space="0" w:color="auto"/>
            <w:bottom w:val="none" w:sz="0" w:space="0" w:color="auto"/>
            <w:right w:val="none" w:sz="0" w:space="0" w:color="auto"/>
          </w:divBdr>
        </w:div>
        <w:div w:id="1148087082">
          <w:marLeft w:val="640"/>
          <w:marRight w:val="0"/>
          <w:marTop w:val="0"/>
          <w:marBottom w:val="0"/>
          <w:divBdr>
            <w:top w:val="none" w:sz="0" w:space="0" w:color="auto"/>
            <w:left w:val="none" w:sz="0" w:space="0" w:color="auto"/>
            <w:bottom w:val="none" w:sz="0" w:space="0" w:color="auto"/>
            <w:right w:val="none" w:sz="0" w:space="0" w:color="auto"/>
          </w:divBdr>
        </w:div>
        <w:div w:id="964114676">
          <w:marLeft w:val="640"/>
          <w:marRight w:val="0"/>
          <w:marTop w:val="0"/>
          <w:marBottom w:val="0"/>
          <w:divBdr>
            <w:top w:val="none" w:sz="0" w:space="0" w:color="auto"/>
            <w:left w:val="none" w:sz="0" w:space="0" w:color="auto"/>
            <w:bottom w:val="none" w:sz="0" w:space="0" w:color="auto"/>
            <w:right w:val="none" w:sz="0" w:space="0" w:color="auto"/>
          </w:divBdr>
        </w:div>
        <w:div w:id="1973367799">
          <w:marLeft w:val="640"/>
          <w:marRight w:val="0"/>
          <w:marTop w:val="0"/>
          <w:marBottom w:val="0"/>
          <w:divBdr>
            <w:top w:val="none" w:sz="0" w:space="0" w:color="auto"/>
            <w:left w:val="none" w:sz="0" w:space="0" w:color="auto"/>
            <w:bottom w:val="none" w:sz="0" w:space="0" w:color="auto"/>
            <w:right w:val="none" w:sz="0" w:space="0" w:color="auto"/>
          </w:divBdr>
        </w:div>
        <w:div w:id="2146268995">
          <w:marLeft w:val="640"/>
          <w:marRight w:val="0"/>
          <w:marTop w:val="0"/>
          <w:marBottom w:val="0"/>
          <w:divBdr>
            <w:top w:val="none" w:sz="0" w:space="0" w:color="auto"/>
            <w:left w:val="none" w:sz="0" w:space="0" w:color="auto"/>
            <w:bottom w:val="none" w:sz="0" w:space="0" w:color="auto"/>
            <w:right w:val="none" w:sz="0" w:space="0" w:color="auto"/>
          </w:divBdr>
        </w:div>
        <w:div w:id="994836551">
          <w:marLeft w:val="640"/>
          <w:marRight w:val="0"/>
          <w:marTop w:val="0"/>
          <w:marBottom w:val="0"/>
          <w:divBdr>
            <w:top w:val="none" w:sz="0" w:space="0" w:color="auto"/>
            <w:left w:val="none" w:sz="0" w:space="0" w:color="auto"/>
            <w:bottom w:val="none" w:sz="0" w:space="0" w:color="auto"/>
            <w:right w:val="none" w:sz="0" w:space="0" w:color="auto"/>
          </w:divBdr>
        </w:div>
        <w:div w:id="138499763">
          <w:marLeft w:val="640"/>
          <w:marRight w:val="0"/>
          <w:marTop w:val="0"/>
          <w:marBottom w:val="0"/>
          <w:divBdr>
            <w:top w:val="none" w:sz="0" w:space="0" w:color="auto"/>
            <w:left w:val="none" w:sz="0" w:space="0" w:color="auto"/>
            <w:bottom w:val="none" w:sz="0" w:space="0" w:color="auto"/>
            <w:right w:val="none" w:sz="0" w:space="0" w:color="auto"/>
          </w:divBdr>
        </w:div>
        <w:div w:id="1115178167">
          <w:marLeft w:val="640"/>
          <w:marRight w:val="0"/>
          <w:marTop w:val="0"/>
          <w:marBottom w:val="0"/>
          <w:divBdr>
            <w:top w:val="none" w:sz="0" w:space="0" w:color="auto"/>
            <w:left w:val="none" w:sz="0" w:space="0" w:color="auto"/>
            <w:bottom w:val="none" w:sz="0" w:space="0" w:color="auto"/>
            <w:right w:val="none" w:sz="0" w:space="0" w:color="auto"/>
          </w:divBdr>
        </w:div>
        <w:div w:id="257446436">
          <w:marLeft w:val="640"/>
          <w:marRight w:val="0"/>
          <w:marTop w:val="0"/>
          <w:marBottom w:val="0"/>
          <w:divBdr>
            <w:top w:val="none" w:sz="0" w:space="0" w:color="auto"/>
            <w:left w:val="none" w:sz="0" w:space="0" w:color="auto"/>
            <w:bottom w:val="none" w:sz="0" w:space="0" w:color="auto"/>
            <w:right w:val="none" w:sz="0" w:space="0" w:color="auto"/>
          </w:divBdr>
        </w:div>
        <w:div w:id="1901481053">
          <w:marLeft w:val="640"/>
          <w:marRight w:val="0"/>
          <w:marTop w:val="0"/>
          <w:marBottom w:val="0"/>
          <w:divBdr>
            <w:top w:val="none" w:sz="0" w:space="0" w:color="auto"/>
            <w:left w:val="none" w:sz="0" w:space="0" w:color="auto"/>
            <w:bottom w:val="none" w:sz="0" w:space="0" w:color="auto"/>
            <w:right w:val="none" w:sz="0" w:space="0" w:color="auto"/>
          </w:divBdr>
        </w:div>
        <w:div w:id="2006392321">
          <w:marLeft w:val="640"/>
          <w:marRight w:val="0"/>
          <w:marTop w:val="0"/>
          <w:marBottom w:val="0"/>
          <w:divBdr>
            <w:top w:val="none" w:sz="0" w:space="0" w:color="auto"/>
            <w:left w:val="none" w:sz="0" w:space="0" w:color="auto"/>
            <w:bottom w:val="none" w:sz="0" w:space="0" w:color="auto"/>
            <w:right w:val="none" w:sz="0" w:space="0" w:color="auto"/>
          </w:divBdr>
        </w:div>
        <w:div w:id="824737186">
          <w:marLeft w:val="640"/>
          <w:marRight w:val="0"/>
          <w:marTop w:val="0"/>
          <w:marBottom w:val="0"/>
          <w:divBdr>
            <w:top w:val="none" w:sz="0" w:space="0" w:color="auto"/>
            <w:left w:val="none" w:sz="0" w:space="0" w:color="auto"/>
            <w:bottom w:val="none" w:sz="0" w:space="0" w:color="auto"/>
            <w:right w:val="none" w:sz="0" w:space="0" w:color="auto"/>
          </w:divBdr>
        </w:div>
        <w:div w:id="2042777166">
          <w:marLeft w:val="640"/>
          <w:marRight w:val="0"/>
          <w:marTop w:val="0"/>
          <w:marBottom w:val="0"/>
          <w:divBdr>
            <w:top w:val="none" w:sz="0" w:space="0" w:color="auto"/>
            <w:left w:val="none" w:sz="0" w:space="0" w:color="auto"/>
            <w:bottom w:val="none" w:sz="0" w:space="0" w:color="auto"/>
            <w:right w:val="none" w:sz="0" w:space="0" w:color="auto"/>
          </w:divBdr>
        </w:div>
        <w:div w:id="876117508">
          <w:marLeft w:val="640"/>
          <w:marRight w:val="0"/>
          <w:marTop w:val="0"/>
          <w:marBottom w:val="0"/>
          <w:divBdr>
            <w:top w:val="none" w:sz="0" w:space="0" w:color="auto"/>
            <w:left w:val="none" w:sz="0" w:space="0" w:color="auto"/>
            <w:bottom w:val="none" w:sz="0" w:space="0" w:color="auto"/>
            <w:right w:val="none" w:sz="0" w:space="0" w:color="auto"/>
          </w:divBdr>
        </w:div>
        <w:div w:id="549419697">
          <w:marLeft w:val="640"/>
          <w:marRight w:val="0"/>
          <w:marTop w:val="0"/>
          <w:marBottom w:val="0"/>
          <w:divBdr>
            <w:top w:val="none" w:sz="0" w:space="0" w:color="auto"/>
            <w:left w:val="none" w:sz="0" w:space="0" w:color="auto"/>
            <w:bottom w:val="none" w:sz="0" w:space="0" w:color="auto"/>
            <w:right w:val="none" w:sz="0" w:space="0" w:color="auto"/>
          </w:divBdr>
        </w:div>
        <w:div w:id="1687708590">
          <w:marLeft w:val="640"/>
          <w:marRight w:val="0"/>
          <w:marTop w:val="0"/>
          <w:marBottom w:val="0"/>
          <w:divBdr>
            <w:top w:val="none" w:sz="0" w:space="0" w:color="auto"/>
            <w:left w:val="none" w:sz="0" w:space="0" w:color="auto"/>
            <w:bottom w:val="none" w:sz="0" w:space="0" w:color="auto"/>
            <w:right w:val="none" w:sz="0" w:space="0" w:color="auto"/>
          </w:divBdr>
        </w:div>
        <w:div w:id="426774435">
          <w:marLeft w:val="640"/>
          <w:marRight w:val="0"/>
          <w:marTop w:val="0"/>
          <w:marBottom w:val="0"/>
          <w:divBdr>
            <w:top w:val="none" w:sz="0" w:space="0" w:color="auto"/>
            <w:left w:val="none" w:sz="0" w:space="0" w:color="auto"/>
            <w:bottom w:val="none" w:sz="0" w:space="0" w:color="auto"/>
            <w:right w:val="none" w:sz="0" w:space="0" w:color="auto"/>
          </w:divBdr>
        </w:div>
        <w:div w:id="1875537579">
          <w:marLeft w:val="640"/>
          <w:marRight w:val="0"/>
          <w:marTop w:val="0"/>
          <w:marBottom w:val="0"/>
          <w:divBdr>
            <w:top w:val="none" w:sz="0" w:space="0" w:color="auto"/>
            <w:left w:val="none" w:sz="0" w:space="0" w:color="auto"/>
            <w:bottom w:val="none" w:sz="0" w:space="0" w:color="auto"/>
            <w:right w:val="none" w:sz="0" w:space="0" w:color="auto"/>
          </w:divBdr>
        </w:div>
        <w:div w:id="1139303815">
          <w:marLeft w:val="640"/>
          <w:marRight w:val="0"/>
          <w:marTop w:val="0"/>
          <w:marBottom w:val="0"/>
          <w:divBdr>
            <w:top w:val="none" w:sz="0" w:space="0" w:color="auto"/>
            <w:left w:val="none" w:sz="0" w:space="0" w:color="auto"/>
            <w:bottom w:val="none" w:sz="0" w:space="0" w:color="auto"/>
            <w:right w:val="none" w:sz="0" w:space="0" w:color="auto"/>
          </w:divBdr>
        </w:div>
        <w:div w:id="1611281529">
          <w:marLeft w:val="640"/>
          <w:marRight w:val="0"/>
          <w:marTop w:val="0"/>
          <w:marBottom w:val="0"/>
          <w:divBdr>
            <w:top w:val="none" w:sz="0" w:space="0" w:color="auto"/>
            <w:left w:val="none" w:sz="0" w:space="0" w:color="auto"/>
            <w:bottom w:val="none" w:sz="0" w:space="0" w:color="auto"/>
            <w:right w:val="none" w:sz="0" w:space="0" w:color="auto"/>
          </w:divBdr>
        </w:div>
        <w:div w:id="1948149938">
          <w:marLeft w:val="640"/>
          <w:marRight w:val="0"/>
          <w:marTop w:val="0"/>
          <w:marBottom w:val="0"/>
          <w:divBdr>
            <w:top w:val="none" w:sz="0" w:space="0" w:color="auto"/>
            <w:left w:val="none" w:sz="0" w:space="0" w:color="auto"/>
            <w:bottom w:val="none" w:sz="0" w:space="0" w:color="auto"/>
            <w:right w:val="none" w:sz="0" w:space="0" w:color="auto"/>
          </w:divBdr>
        </w:div>
        <w:div w:id="1423575489">
          <w:marLeft w:val="640"/>
          <w:marRight w:val="0"/>
          <w:marTop w:val="0"/>
          <w:marBottom w:val="0"/>
          <w:divBdr>
            <w:top w:val="none" w:sz="0" w:space="0" w:color="auto"/>
            <w:left w:val="none" w:sz="0" w:space="0" w:color="auto"/>
            <w:bottom w:val="none" w:sz="0" w:space="0" w:color="auto"/>
            <w:right w:val="none" w:sz="0" w:space="0" w:color="auto"/>
          </w:divBdr>
        </w:div>
        <w:div w:id="2008631885">
          <w:marLeft w:val="640"/>
          <w:marRight w:val="0"/>
          <w:marTop w:val="0"/>
          <w:marBottom w:val="0"/>
          <w:divBdr>
            <w:top w:val="none" w:sz="0" w:space="0" w:color="auto"/>
            <w:left w:val="none" w:sz="0" w:space="0" w:color="auto"/>
            <w:bottom w:val="none" w:sz="0" w:space="0" w:color="auto"/>
            <w:right w:val="none" w:sz="0" w:space="0" w:color="auto"/>
          </w:divBdr>
        </w:div>
        <w:div w:id="1719739597">
          <w:marLeft w:val="640"/>
          <w:marRight w:val="0"/>
          <w:marTop w:val="0"/>
          <w:marBottom w:val="0"/>
          <w:divBdr>
            <w:top w:val="none" w:sz="0" w:space="0" w:color="auto"/>
            <w:left w:val="none" w:sz="0" w:space="0" w:color="auto"/>
            <w:bottom w:val="none" w:sz="0" w:space="0" w:color="auto"/>
            <w:right w:val="none" w:sz="0" w:space="0" w:color="auto"/>
          </w:divBdr>
        </w:div>
        <w:div w:id="424110937">
          <w:marLeft w:val="640"/>
          <w:marRight w:val="0"/>
          <w:marTop w:val="0"/>
          <w:marBottom w:val="0"/>
          <w:divBdr>
            <w:top w:val="none" w:sz="0" w:space="0" w:color="auto"/>
            <w:left w:val="none" w:sz="0" w:space="0" w:color="auto"/>
            <w:bottom w:val="none" w:sz="0" w:space="0" w:color="auto"/>
            <w:right w:val="none" w:sz="0" w:space="0" w:color="auto"/>
          </w:divBdr>
        </w:div>
        <w:div w:id="1933969780">
          <w:marLeft w:val="640"/>
          <w:marRight w:val="0"/>
          <w:marTop w:val="0"/>
          <w:marBottom w:val="0"/>
          <w:divBdr>
            <w:top w:val="none" w:sz="0" w:space="0" w:color="auto"/>
            <w:left w:val="none" w:sz="0" w:space="0" w:color="auto"/>
            <w:bottom w:val="none" w:sz="0" w:space="0" w:color="auto"/>
            <w:right w:val="none" w:sz="0" w:space="0" w:color="auto"/>
          </w:divBdr>
        </w:div>
        <w:div w:id="348413896">
          <w:marLeft w:val="640"/>
          <w:marRight w:val="0"/>
          <w:marTop w:val="0"/>
          <w:marBottom w:val="0"/>
          <w:divBdr>
            <w:top w:val="none" w:sz="0" w:space="0" w:color="auto"/>
            <w:left w:val="none" w:sz="0" w:space="0" w:color="auto"/>
            <w:bottom w:val="none" w:sz="0" w:space="0" w:color="auto"/>
            <w:right w:val="none" w:sz="0" w:space="0" w:color="auto"/>
          </w:divBdr>
        </w:div>
        <w:div w:id="1129319206">
          <w:marLeft w:val="640"/>
          <w:marRight w:val="0"/>
          <w:marTop w:val="0"/>
          <w:marBottom w:val="0"/>
          <w:divBdr>
            <w:top w:val="none" w:sz="0" w:space="0" w:color="auto"/>
            <w:left w:val="none" w:sz="0" w:space="0" w:color="auto"/>
            <w:bottom w:val="none" w:sz="0" w:space="0" w:color="auto"/>
            <w:right w:val="none" w:sz="0" w:space="0" w:color="auto"/>
          </w:divBdr>
        </w:div>
        <w:div w:id="581180973">
          <w:marLeft w:val="640"/>
          <w:marRight w:val="0"/>
          <w:marTop w:val="0"/>
          <w:marBottom w:val="0"/>
          <w:divBdr>
            <w:top w:val="none" w:sz="0" w:space="0" w:color="auto"/>
            <w:left w:val="none" w:sz="0" w:space="0" w:color="auto"/>
            <w:bottom w:val="none" w:sz="0" w:space="0" w:color="auto"/>
            <w:right w:val="none" w:sz="0" w:space="0" w:color="auto"/>
          </w:divBdr>
        </w:div>
        <w:div w:id="522014088">
          <w:marLeft w:val="640"/>
          <w:marRight w:val="0"/>
          <w:marTop w:val="0"/>
          <w:marBottom w:val="0"/>
          <w:divBdr>
            <w:top w:val="none" w:sz="0" w:space="0" w:color="auto"/>
            <w:left w:val="none" w:sz="0" w:space="0" w:color="auto"/>
            <w:bottom w:val="none" w:sz="0" w:space="0" w:color="auto"/>
            <w:right w:val="none" w:sz="0" w:space="0" w:color="auto"/>
          </w:divBdr>
        </w:div>
        <w:div w:id="1303577445">
          <w:marLeft w:val="640"/>
          <w:marRight w:val="0"/>
          <w:marTop w:val="0"/>
          <w:marBottom w:val="0"/>
          <w:divBdr>
            <w:top w:val="none" w:sz="0" w:space="0" w:color="auto"/>
            <w:left w:val="none" w:sz="0" w:space="0" w:color="auto"/>
            <w:bottom w:val="none" w:sz="0" w:space="0" w:color="auto"/>
            <w:right w:val="none" w:sz="0" w:space="0" w:color="auto"/>
          </w:divBdr>
        </w:div>
        <w:div w:id="2006474318">
          <w:marLeft w:val="640"/>
          <w:marRight w:val="0"/>
          <w:marTop w:val="0"/>
          <w:marBottom w:val="0"/>
          <w:divBdr>
            <w:top w:val="none" w:sz="0" w:space="0" w:color="auto"/>
            <w:left w:val="none" w:sz="0" w:space="0" w:color="auto"/>
            <w:bottom w:val="none" w:sz="0" w:space="0" w:color="auto"/>
            <w:right w:val="none" w:sz="0" w:space="0" w:color="auto"/>
          </w:divBdr>
        </w:div>
        <w:div w:id="1322195123">
          <w:marLeft w:val="640"/>
          <w:marRight w:val="0"/>
          <w:marTop w:val="0"/>
          <w:marBottom w:val="0"/>
          <w:divBdr>
            <w:top w:val="none" w:sz="0" w:space="0" w:color="auto"/>
            <w:left w:val="none" w:sz="0" w:space="0" w:color="auto"/>
            <w:bottom w:val="none" w:sz="0" w:space="0" w:color="auto"/>
            <w:right w:val="none" w:sz="0" w:space="0" w:color="auto"/>
          </w:divBdr>
        </w:div>
      </w:divsChild>
    </w:div>
    <w:div w:id="817575517">
      <w:marLeft w:val="640"/>
      <w:marRight w:val="0"/>
      <w:marTop w:val="0"/>
      <w:marBottom w:val="0"/>
      <w:divBdr>
        <w:top w:val="none" w:sz="0" w:space="0" w:color="auto"/>
        <w:left w:val="none" w:sz="0" w:space="0" w:color="auto"/>
        <w:bottom w:val="none" w:sz="0" w:space="0" w:color="auto"/>
        <w:right w:val="none" w:sz="0" w:space="0" w:color="auto"/>
      </w:divBdr>
    </w:div>
    <w:div w:id="817838915">
      <w:marLeft w:val="640"/>
      <w:marRight w:val="0"/>
      <w:marTop w:val="0"/>
      <w:marBottom w:val="0"/>
      <w:divBdr>
        <w:top w:val="none" w:sz="0" w:space="0" w:color="auto"/>
        <w:left w:val="none" w:sz="0" w:space="0" w:color="auto"/>
        <w:bottom w:val="none" w:sz="0" w:space="0" w:color="auto"/>
        <w:right w:val="none" w:sz="0" w:space="0" w:color="auto"/>
      </w:divBdr>
    </w:div>
    <w:div w:id="819080307">
      <w:marLeft w:val="640"/>
      <w:marRight w:val="0"/>
      <w:marTop w:val="0"/>
      <w:marBottom w:val="0"/>
      <w:divBdr>
        <w:top w:val="none" w:sz="0" w:space="0" w:color="auto"/>
        <w:left w:val="none" w:sz="0" w:space="0" w:color="auto"/>
        <w:bottom w:val="none" w:sz="0" w:space="0" w:color="auto"/>
        <w:right w:val="none" w:sz="0" w:space="0" w:color="auto"/>
      </w:divBdr>
    </w:div>
    <w:div w:id="821966299">
      <w:marLeft w:val="640"/>
      <w:marRight w:val="0"/>
      <w:marTop w:val="0"/>
      <w:marBottom w:val="0"/>
      <w:divBdr>
        <w:top w:val="none" w:sz="0" w:space="0" w:color="auto"/>
        <w:left w:val="none" w:sz="0" w:space="0" w:color="auto"/>
        <w:bottom w:val="none" w:sz="0" w:space="0" w:color="auto"/>
        <w:right w:val="none" w:sz="0" w:space="0" w:color="auto"/>
      </w:divBdr>
    </w:div>
    <w:div w:id="822282245">
      <w:bodyDiv w:val="1"/>
      <w:marLeft w:val="0"/>
      <w:marRight w:val="0"/>
      <w:marTop w:val="0"/>
      <w:marBottom w:val="0"/>
      <w:divBdr>
        <w:top w:val="none" w:sz="0" w:space="0" w:color="auto"/>
        <w:left w:val="none" w:sz="0" w:space="0" w:color="auto"/>
        <w:bottom w:val="none" w:sz="0" w:space="0" w:color="auto"/>
        <w:right w:val="none" w:sz="0" w:space="0" w:color="auto"/>
      </w:divBdr>
      <w:divsChild>
        <w:div w:id="377585589">
          <w:marLeft w:val="640"/>
          <w:marRight w:val="0"/>
          <w:marTop w:val="0"/>
          <w:marBottom w:val="0"/>
          <w:divBdr>
            <w:top w:val="none" w:sz="0" w:space="0" w:color="auto"/>
            <w:left w:val="none" w:sz="0" w:space="0" w:color="auto"/>
            <w:bottom w:val="none" w:sz="0" w:space="0" w:color="auto"/>
            <w:right w:val="none" w:sz="0" w:space="0" w:color="auto"/>
          </w:divBdr>
        </w:div>
        <w:div w:id="1166438089">
          <w:marLeft w:val="640"/>
          <w:marRight w:val="0"/>
          <w:marTop w:val="0"/>
          <w:marBottom w:val="0"/>
          <w:divBdr>
            <w:top w:val="none" w:sz="0" w:space="0" w:color="auto"/>
            <w:left w:val="none" w:sz="0" w:space="0" w:color="auto"/>
            <w:bottom w:val="none" w:sz="0" w:space="0" w:color="auto"/>
            <w:right w:val="none" w:sz="0" w:space="0" w:color="auto"/>
          </w:divBdr>
        </w:div>
        <w:div w:id="524832028">
          <w:marLeft w:val="640"/>
          <w:marRight w:val="0"/>
          <w:marTop w:val="0"/>
          <w:marBottom w:val="0"/>
          <w:divBdr>
            <w:top w:val="none" w:sz="0" w:space="0" w:color="auto"/>
            <w:left w:val="none" w:sz="0" w:space="0" w:color="auto"/>
            <w:bottom w:val="none" w:sz="0" w:space="0" w:color="auto"/>
            <w:right w:val="none" w:sz="0" w:space="0" w:color="auto"/>
          </w:divBdr>
        </w:div>
        <w:div w:id="583801803">
          <w:marLeft w:val="640"/>
          <w:marRight w:val="0"/>
          <w:marTop w:val="0"/>
          <w:marBottom w:val="0"/>
          <w:divBdr>
            <w:top w:val="none" w:sz="0" w:space="0" w:color="auto"/>
            <w:left w:val="none" w:sz="0" w:space="0" w:color="auto"/>
            <w:bottom w:val="none" w:sz="0" w:space="0" w:color="auto"/>
            <w:right w:val="none" w:sz="0" w:space="0" w:color="auto"/>
          </w:divBdr>
        </w:div>
        <w:div w:id="2043895204">
          <w:marLeft w:val="640"/>
          <w:marRight w:val="0"/>
          <w:marTop w:val="0"/>
          <w:marBottom w:val="0"/>
          <w:divBdr>
            <w:top w:val="none" w:sz="0" w:space="0" w:color="auto"/>
            <w:left w:val="none" w:sz="0" w:space="0" w:color="auto"/>
            <w:bottom w:val="none" w:sz="0" w:space="0" w:color="auto"/>
            <w:right w:val="none" w:sz="0" w:space="0" w:color="auto"/>
          </w:divBdr>
        </w:div>
        <w:div w:id="1111391180">
          <w:marLeft w:val="640"/>
          <w:marRight w:val="0"/>
          <w:marTop w:val="0"/>
          <w:marBottom w:val="0"/>
          <w:divBdr>
            <w:top w:val="none" w:sz="0" w:space="0" w:color="auto"/>
            <w:left w:val="none" w:sz="0" w:space="0" w:color="auto"/>
            <w:bottom w:val="none" w:sz="0" w:space="0" w:color="auto"/>
            <w:right w:val="none" w:sz="0" w:space="0" w:color="auto"/>
          </w:divBdr>
        </w:div>
        <w:div w:id="216816153">
          <w:marLeft w:val="640"/>
          <w:marRight w:val="0"/>
          <w:marTop w:val="0"/>
          <w:marBottom w:val="0"/>
          <w:divBdr>
            <w:top w:val="none" w:sz="0" w:space="0" w:color="auto"/>
            <w:left w:val="none" w:sz="0" w:space="0" w:color="auto"/>
            <w:bottom w:val="none" w:sz="0" w:space="0" w:color="auto"/>
            <w:right w:val="none" w:sz="0" w:space="0" w:color="auto"/>
          </w:divBdr>
        </w:div>
        <w:div w:id="412363343">
          <w:marLeft w:val="640"/>
          <w:marRight w:val="0"/>
          <w:marTop w:val="0"/>
          <w:marBottom w:val="0"/>
          <w:divBdr>
            <w:top w:val="none" w:sz="0" w:space="0" w:color="auto"/>
            <w:left w:val="none" w:sz="0" w:space="0" w:color="auto"/>
            <w:bottom w:val="none" w:sz="0" w:space="0" w:color="auto"/>
            <w:right w:val="none" w:sz="0" w:space="0" w:color="auto"/>
          </w:divBdr>
        </w:div>
        <w:div w:id="112333671">
          <w:marLeft w:val="640"/>
          <w:marRight w:val="0"/>
          <w:marTop w:val="0"/>
          <w:marBottom w:val="0"/>
          <w:divBdr>
            <w:top w:val="none" w:sz="0" w:space="0" w:color="auto"/>
            <w:left w:val="none" w:sz="0" w:space="0" w:color="auto"/>
            <w:bottom w:val="none" w:sz="0" w:space="0" w:color="auto"/>
            <w:right w:val="none" w:sz="0" w:space="0" w:color="auto"/>
          </w:divBdr>
        </w:div>
        <w:div w:id="1446315556">
          <w:marLeft w:val="640"/>
          <w:marRight w:val="0"/>
          <w:marTop w:val="0"/>
          <w:marBottom w:val="0"/>
          <w:divBdr>
            <w:top w:val="none" w:sz="0" w:space="0" w:color="auto"/>
            <w:left w:val="none" w:sz="0" w:space="0" w:color="auto"/>
            <w:bottom w:val="none" w:sz="0" w:space="0" w:color="auto"/>
            <w:right w:val="none" w:sz="0" w:space="0" w:color="auto"/>
          </w:divBdr>
        </w:div>
        <w:div w:id="856045304">
          <w:marLeft w:val="640"/>
          <w:marRight w:val="0"/>
          <w:marTop w:val="0"/>
          <w:marBottom w:val="0"/>
          <w:divBdr>
            <w:top w:val="none" w:sz="0" w:space="0" w:color="auto"/>
            <w:left w:val="none" w:sz="0" w:space="0" w:color="auto"/>
            <w:bottom w:val="none" w:sz="0" w:space="0" w:color="auto"/>
            <w:right w:val="none" w:sz="0" w:space="0" w:color="auto"/>
          </w:divBdr>
        </w:div>
        <w:div w:id="56049113">
          <w:marLeft w:val="640"/>
          <w:marRight w:val="0"/>
          <w:marTop w:val="0"/>
          <w:marBottom w:val="0"/>
          <w:divBdr>
            <w:top w:val="none" w:sz="0" w:space="0" w:color="auto"/>
            <w:left w:val="none" w:sz="0" w:space="0" w:color="auto"/>
            <w:bottom w:val="none" w:sz="0" w:space="0" w:color="auto"/>
            <w:right w:val="none" w:sz="0" w:space="0" w:color="auto"/>
          </w:divBdr>
        </w:div>
        <w:div w:id="1407190090">
          <w:marLeft w:val="640"/>
          <w:marRight w:val="0"/>
          <w:marTop w:val="0"/>
          <w:marBottom w:val="0"/>
          <w:divBdr>
            <w:top w:val="none" w:sz="0" w:space="0" w:color="auto"/>
            <w:left w:val="none" w:sz="0" w:space="0" w:color="auto"/>
            <w:bottom w:val="none" w:sz="0" w:space="0" w:color="auto"/>
            <w:right w:val="none" w:sz="0" w:space="0" w:color="auto"/>
          </w:divBdr>
        </w:div>
        <w:div w:id="169368491">
          <w:marLeft w:val="640"/>
          <w:marRight w:val="0"/>
          <w:marTop w:val="0"/>
          <w:marBottom w:val="0"/>
          <w:divBdr>
            <w:top w:val="none" w:sz="0" w:space="0" w:color="auto"/>
            <w:left w:val="none" w:sz="0" w:space="0" w:color="auto"/>
            <w:bottom w:val="none" w:sz="0" w:space="0" w:color="auto"/>
            <w:right w:val="none" w:sz="0" w:space="0" w:color="auto"/>
          </w:divBdr>
        </w:div>
        <w:div w:id="738751712">
          <w:marLeft w:val="640"/>
          <w:marRight w:val="0"/>
          <w:marTop w:val="0"/>
          <w:marBottom w:val="0"/>
          <w:divBdr>
            <w:top w:val="none" w:sz="0" w:space="0" w:color="auto"/>
            <w:left w:val="none" w:sz="0" w:space="0" w:color="auto"/>
            <w:bottom w:val="none" w:sz="0" w:space="0" w:color="auto"/>
            <w:right w:val="none" w:sz="0" w:space="0" w:color="auto"/>
          </w:divBdr>
        </w:div>
        <w:div w:id="1224944857">
          <w:marLeft w:val="640"/>
          <w:marRight w:val="0"/>
          <w:marTop w:val="0"/>
          <w:marBottom w:val="0"/>
          <w:divBdr>
            <w:top w:val="none" w:sz="0" w:space="0" w:color="auto"/>
            <w:left w:val="none" w:sz="0" w:space="0" w:color="auto"/>
            <w:bottom w:val="none" w:sz="0" w:space="0" w:color="auto"/>
            <w:right w:val="none" w:sz="0" w:space="0" w:color="auto"/>
          </w:divBdr>
        </w:div>
        <w:div w:id="1752923245">
          <w:marLeft w:val="640"/>
          <w:marRight w:val="0"/>
          <w:marTop w:val="0"/>
          <w:marBottom w:val="0"/>
          <w:divBdr>
            <w:top w:val="none" w:sz="0" w:space="0" w:color="auto"/>
            <w:left w:val="none" w:sz="0" w:space="0" w:color="auto"/>
            <w:bottom w:val="none" w:sz="0" w:space="0" w:color="auto"/>
            <w:right w:val="none" w:sz="0" w:space="0" w:color="auto"/>
          </w:divBdr>
        </w:div>
        <w:div w:id="2054958839">
          <w:marLeft w:val="640"/>
          <w:marRight w:val="0"/>
          <w:marTop w:val="0"/>
          <w:marBottom w:val="0"/>
          <w:divBdr>
            <w:top w:val="none" w:sz="0" w:space="0" w:color="auto"/>
            <w:left w:val="none" w:sz="0" w:space="0" w:color="auto"/>
            <w:bottom w:val="none" w:sz="0" w:space="0" w:color="auto"/>
            <w:right w:val="none" w:sz="0" w:space="0" w:color="auto"/>
          </w:divBdr>
        </w:div>
        <w:div w:id="849489471">
          <w:marLeft w:val="640"/>
          <w:marRight w:val="0"/>
          <w:marTop w:val="0"/>
          <w:marBottom w:val="0"/>
          <w:divBdr>
            <w:top w:val="none" w:sz="0" w:space="0" w:color="auto"/>
            <w:left w:val="none" w:sz="0" w:space="0" w:color="auto"/>
            <w:bottom w:val="none" w:sz="0" w:space="0" w:color="auto"/>
            <w:right w:val="none" w:sz="0" w:space="0" w:color="auto"/>
          </w:divBdr>
        </w:div>
        <w:div w:id="842627907">
          <w:marLeft w:val="640"/>
          <w:marRight w:val="0"/>
          <w:marTop w:val="0"/>
          <w:marBottom w:val="0"/>
          <w:divBdr>
            <w:top w:val="none" w:sz="0" w:space="0" w:color="auto"/>
            <w:left w:val="none" w:sz="0" w:space="0" w:color="auto"/>
            <w:bottom w:val="none" w:sz="0" w:space="0" w:color="auto"/>
            <w:right w:val="none" w:sz="0" w:space="0" w:color="auto"/>
          </w:divBdr>
        </w:div>
        <w:div w:id="439450234">
          <w:marLeft w:val="640"/>
          <w:marRight w:val="0"/>
          <w:marTop w:val="0"/>
          <w:marBottom w:val="0"/>
          <w:divBdr>
            <w:top w:val="none" w:sz="0" w:space="0" w:color="auto"/>
            <w:left w:val="none" w:sz="0" w:space="0" w:color="auto"/>
            <w:bottom w:val="none" w:sz="0" w:space="0" w:color="auto"/>
            <w:right w:val="none" w:sz="0" w:space="0" w:color="auto"/>
          </w:divBdr>
        </w:div>
        <w:div w:id="30231569">
          <w:marLeft w:val="640"/>
          <w:marRight w:val="0"/>
          <w:marTop w:val="0"/>
          <w:marBottom w:val="0"/>
          <w:divBdr>
            <w:top w:val="none" w:sz="0" w:space="0" w:color="auto"/>
            <w:left w:val="none" w:sz="0" w:space="0" w:color="auto"/>
            <w:bottom w:val="none" w:sz="0" w:space="0" w:color="auto"/>
            <w:right w:val="none" w:sz="0" w:space="0" w:color="auto"/>
          </w:divBdr>
        </w:div>
        <w:div w:id="20935000">
          <w:marLeft w:val="640"/>
          <w:marRight w:val="0"/>
          <w:marTop w:val="0"/>
          <w:marBottom w:val="0"/>
          <w:divBdr>
            <w:top w:val="none" w:sz="0" w:space="0" w:color="auto"/>
            <w:left w:val="none" w:sz="0" w:space="0" w:color="auto"/>
            <w:bottom w:val="none" w:sz="0" w:space="0" w:color="auto"/>
            <w:right w:val="none" w:sz="0" w:space="0" w:color="auto"/>
          </w:divBdr>
        </w:div>
        <w:div w:id="183978453">
          <w:marLeft w:val="640"/>
          <w:marRight w:val="0"/>
          <w:marTop w:val="0"/>
          <w:marBottom w:val="0"/>
          <w:divBdr>
            <w:top w:val="none" w:sz="0" w:space="0" w:color="auto"/>
            <w:left w:val="none" w:sz="0" w:space="0" w:color="auto"/>
            <w:bottom w:val="none" w:sz="0" w:space="0" w:color="auto"/>
            <w:right w:val="none" w:sz="0" w:space="0" w:color="auto"/>
          </w:divBdr>
        </w:div>
        <w:div w:id="1608006680">
          <w:marLeft w:val="640"/>
          <w:marRight w:val="0"/>
          <w:marTop w:val="0"/>
          <w:marBottom w:val="0"/>
          <w:divBdr>
            <w:top w:val="none" w:sz="0" w:space="0" w:color="auto"/>
            <w:left w:val="none" w:sz="0" w:space="0" w:color="auto"/>
            <w:bottom w:val="none" w:sz="0" w:space="0" w:color="auto"/>
            <w:right w:val="none" w:sz="0" w:space="0" w:color="auto"/>
          </w:divBdr>
        </w:div>
        <w:div w:id="962730094">
          <w:marLeft w:val="640"/>
          <w:marRight w:val="0"/>
          <w:marTop w:val="0"/>
          <w:marBottom w:val="0"/>
          <w:divBdr>
            <w:top w:val="none" w:sz="0" w:space="0" w:color="auto"/>
            <w:left w:val="none" w:sz="0" w:space="0" w:color="auto"/>
            <w:bottom w:val="none" w:sz="0" w:space="0" w:color="auto"/>
            <w:right w:val="none" w:sz="0" w:space="0" w:color="auto"/>
          </w:divBdr>
        </w:div>
        <w:div w:id="864639356">
          <w:marLeft w:val="640"/>
          <w:marRight w:val="0"/>
          <w:marTop w:val="0"/>
          <w:marBottom w:val="0"/>
          <w:divBdr>
            <w:top w:val="none" w:sz="0" w:space="0" w:color="auto"/>
            <w:left w:val="none" w:sz="0" w:space="0" w:color="auto"/>
            <w:bottom w:val="none" w:sz="0" w:space="0" w:color="auto"/>
            <w:right w:val="none" w:sz="0" w:space="0" w:color="auto"/>
          </w:divBdr>
        </w:div>
        <w:div w:id="104808842">
          <w:marLeft w:val="640"/>
          <w:marRight w:val="0"/>
          <w:marTop w:val="0"/>
          <w:marBottom w:val="0"/>
          <w:divBdr>
            <w:top w:val="none" w:sz="0" w:space="0" w:color="auto"/>
            <w:left w:val="none" w:sz="0" w:space="0" w:color="auto"/>
            <w:bottom w:val="none" w:sz="0" w:space="0" w:color="auto"/>
            <w:right w:val="none" w:sz="0" w:space="0" w:color="auto"/>
          </w:divBdr>
        </w:div>
        <w:div w:id="2021928348">
          <w:marLeft w:val="640"/>
          <w:marRight w:val="0"/>
          <w:marTop w:val="0"/>
          <w:marBottom w:val="0"/>
          <w:divBdr>
            <w:top w:val="none" w:sz="0" w:space="0" w:color="auto"/>
            <w:left w:val="none" w:sz="0" w:space="0" w:color="auto"/>
            <w:bottom w:val="none" w:sz="0" w:space="0" w:color="auto"/>
            <w:right w:val="none" w:sz="0" w:space="0" w:color="auto"/>
          </w:divBdr>
        </w:div>
        <w:div w:id="1605381642">
          <w:marLeft w:val="640"/>
          <w:marRight w:val="0"/>
          <w:marTop w:val="0"/>
          <w:marBottom w:val="0"/>
          <w:divBdr>
            <w:top w:val="none" w:sz="0" w:space="0" w:color="auto"/>
            <w:left w:val="none" w:sz="0" w:space="0" w:color="auto"/>
            <w:bottom w:val="none" w:sz="0" w:space="0" w:color="auto"/>
            <w:right w:val="none" w:sz="0" w:space="0" w:color="auto"/>
          </w:divBdr>
        </w:div>
        <w:div w:id="871501969">
          <w:marLeft w:val="640"/>
          <w:marRight w:val="0"/>
          <w:marTop w:val="0"/>
          <w:marBottom w:val="0"/>
          <w:divBdr>
            <w:top w:val="none" w:sz="0" w:space="0" w:color="auto"/>
            <w:left w:val="none" w:sz="0" w:space="0" w:color="auto"/>
            <w:bottom w:val="none" w:sz="0" w:space="0" w:color="auto"/>
            <w:right w:val="none" w:sz="0" w:space="0" w:color="auto"/>
          </w:divBdr>
        </w:div>
        <w:div w:id="2029678114">
          <w:marLeft w:val="640"/>
          <w:marRight w:val="0"/>
          <w:marTop w:val="0"/>
          <w:marBottom w:val="0"/>
          <w:divBdr>
            <w:top w:val="none" w:sz="0" w:space="0" w:color="auto"/>
            <w:left w:val="none" w:sz="0" w:space="0" w:color="auto"/>
            <w:bottom w:val="none" w:sz="0" w:space="0" w:color="auto"/>
            <w:right w:val="none" w:sz="0" w:space="0" w:color="auto"/>
          </w:divBdr>
        </w:div>
        <w:div w:id="613560493">
          <w:marLeft w:val="640"/>
          <w:marRight w:val="0"/>
          <w:marTop w:val="0"/>
          <w:marBottom w:val="0"/>
          <w:divBdr>
            <w:top w:val="none" w:sz="0" w:space="0" w:color="auto"/>
            <w:left w:val="none" w:sz="0" w:space="0" w:color="auto"/>
            <w:bottom w:val="none" w:sz="0" w:space="0" w:color="auto"/>
            <w:right w:val="none" w:sz="0" w:space="0" w:color="auto"/>
          </w:divBdr>
        </w:div>
        <w:div w:id="1391999664">
          <w:marLeft w:val="640"/>
          <w:marRight w:val="0"/>
          <w:marTop w:val="0"/>
          <w:marBottom w:val="0"/>
          <w:divBdr>
            <w:top w:val="none" w:sz="0" w:space="0" w:color="auto"/>
            <w:left w:val="none" w:sz="0" w:space="0" w:color="auto"/>
            <w:bottom w:val="none" w:sz="0" w:space="0" w:color="auto"/>
            <w:right w:val="none" w:sz="0" w:space="0" w:color="auto"/>
          </w:divBdr>
        </w:div>
        <w:div w:id="987977733">
          <w:marLeft w:val="640"/>
          <w:marRight w:val="0"/>
          <w:marTop w:val="0"/>
          <w:marBottom w:val="0"/>
          <w:divBdr>
            <w:top w:val="none" w:sz="0" w:space="0" w:color="auto"/>
            <w:left w:val="none" w:sz="0" w:space="0" w:color="auto"/>
            <w:bottom w:val="none" w:sz="0" w:space="0" w:color="auto"/>
            <w:right w:val="none" w:sz="0" w:space="0" w:color="auto"/>
          </w:divBdr>
        </w:div>
        <w:div w:id="803473133">
          <w:marLeft w:val="640"/>
          <w:marRight w:val="0"/>
          <w:marTop w:val="0"/>
          <w:marBottom w:val="0"/>
          <w:divBdr>
            <w:top w:val="none" w:sz="0" w:space="0" w:color="auto"/>
            <w:left w:val="none" w:sz="0" w:space="0" w:color="auto"/>
            <w:bottom w:val="none" w:sz="0" w:space="0" w:color="auto"/>
            <w:right w:val="none" w:sz="0" w:space="0" w:color="auto"/>
          </w:divBdr>
        </w:div>
        <w:div w:id="1188326776">
          <w:marLeft w:val="640"/>
          <w:marRight w:val="0"/>
          <w:marTop w:val="0"/>
          <w:marBottom w:val="0"/>
          <w:divBdr>
            <w:top w:val="none" w:sz="0" w:space="0" w:color="auto"/>
            <w:left w:val="none" w:sz="0" w:space="0" w:color="auto"/>
            <w:bottom w:val="none" w:sz="0" w:space="0" w:color="auto"/>
            <w:right w:val="none" w:sz="0" w:space="0" w:color="auto"/>
          </w:divBdr>
        </w:div>
        <w:div w:id="1798721418">
          <w:marLeft w:val="640"/>
          <w:marRight w:val="0"/>
          <w:marTop w:val="0"/>
          <w:marBottom w:val="0"/>
          <w:divBdr>
            <w:top w:val="none" w:sz="0" w:space="0" w:color="auto"/>
            <w:left w:val="none" w:sz="0" w:space="0" w:color="auto"/>
            <w:bottom w:val="none" w:sz="0" w:space="0" w:color="auto"/>
            <w:right w:val="none" w:sz="0" w:space="0" w:color="auto"/>
          </w:divBdr>
        </w:div>
        <w:div w:id="333264300">
          <w:marLeft w:val="640"/>
          <w:marRight w:val="0"/>
          <w:marTop w:val="0"/>
          <w:marBottom w:val="0"/>
          <w:divBdr>
            <w:top w:val="none" w:sz="0" w:space="0" w:color="auto"/>
            <w:left w:val="none" w:sz="0" w:space="0" w:color="auto"/>
            <w:bottom w:val="none" w:sz="0" w:space="0" w:color="auto"/>
            <w:right w:val="none" w:sz="0" w:space="0" w:color="auto"/>
          </w:divBdr>
        </w:div>
        <w:div w:id="175466631">
          <w:marLeft w:val="640"/>
          <w:marRight w:val="0"/>
          <w:marTop w:val="0"/>
          <w:marBottom w:val="0"/>
          <w:divBdr>
            <w:top w:val="none" w:sz="0" w:space="0" w:color="auto"/>
            <w:left w:val="none" w:sz="0" w:space="0" w:color="auto"/>
            <w:bottom w:val="none" w:sz="0" w:space="0" w:color="auto"/>
            <w:right w:val="none" w:sz="0" w:space="0" w:color="auto"/>
          </w:divBdr>
        </w:div>
        <w:div w:id="1628243498">
          <w:marLeft w:val="640"/>
          <w:marRight w:val="0"/>
          <w:marTop w:val="0"/>
          <w:marBottom w:val="0"/>
          <w:divBdr>
            <w:top w:val="none" w:sz="0" w:space="0" w:color="auto"/>
            <w:left w:val="none" w:sz="0" w:space="0" w:color="auto"/>
            <w:bottom w:val="none" w:sz="0" w:space="0" w:color="auto"/>
            <w:right w:val="none" w:sz="0" w:space="0" w:color="auto"/>
          </w:divBdr>
        </w:div>
      </w:divsChild>
    </w:div>
    <w:div w:id="822892805">
      <w:marLeft w:val="640"/>
      <w:marRight w:val="0"/>
      <w:marTop w:val="0"/>
      <w:marBottom w:val="0"/>
      <w:divBdr>
        <w:top w:val="none" w:sz="0" w:space="0" w:color="auto"/>
        <w:left w:val="none" w:sz="0" w:space="0" w:color="auto"/>
        <w:bottom w:val="none" w:sz="0" w:space="0" w:color="auto"/>
        <w:right w:val="none" w:sz="0" w:space="0" w:color="auto"/>
      </w:divBdr>
    </w:div>
    <w:div w:id="823087548">
      <w:marLeft w:val="640"/>
      <w:marRight w:val="0"/>
      <w:marTop w:val="0"/>
      <w:marBottom w:val="0"/>
      <w:divBdr>
        <w:top w:val="none" w:sz="0" w:space="0" w:color="auto"/>
        <w:left w:val="none" w:sz="0" w:space="0" w:color="auto"/>
        <w:bottom w:val="none" w:sz="0" w:space="0" w:color="auto"/>
        <w:right w:val="none" w:sz="0" w:space="0" w:color="auto"/>
      </w:divBdr>
    </w:div>
    <w:div w:id="824129221">
      <w:marLeft w:val="640"/>
      <w:marRight w:val="0"/>
      <w:marTop w:val="0"/>
      <w:marBottom w:val="0"/>
      <w:divBdr>
        <w:top w:val="none" w:sz="0" w:space="0" w:color="auto"/>
        <w:left w:val="none" w:sz="0" w:space="0" w:color="auto"/>
        <w:bottom w:val="none" w:sz="0" w:space="0" w:color="auto"/>
        <w:right w:val="none" w:sz="0" w:space="0" w:color="auto"/>
      </w:divBdr>
    </w:div>
    <w:div w:id="824318931">
      <w:bodyDiv w:val="1"/>
      <w:marLeft w:val="0"/>
      <w:marRight w:val="0"/>
      <w:marTop w:val="0"/>
      <w:marBottom w:val="0"/>
      <w:divBdr>
        <w:top w:val="none" w:sz="0" w:space="0" w:color="auto"/>
        <w:left w:val="none" w:sz="0" w:space="0" w:color="auto"/>
        <w:bottom w:val="none" w:sz="0" w:space="0" w:color="auto"/>
        <w:right w:val="none" w:sz="0" w:space="0" w:color="auto"/>
      </w:divBdr>
    </w:div>
    <w:div w:id="827406240">
      <w:bodyDiv w:val="1"/>
      <w:marLeft w:val="0"/>
      <w:marRight w:val="0"/>
      <w:marTop w:val="0"/>
      <w:marBottom w:val="0"/>
      <w:divBdr>
        <w:top w:val="none" w:sz="0" w:space="0" w:color="auto"/>
        <w:left w:val="none" w:sz="0" w:space="0" w:color="auto"/>
        <w:bottom w:val="none" w:sz="0" w:space="0" w:color="auto"/>
        <w:right w:val="none" w:sz="0" w:space="0" w:color="auto"/>
      </w:divBdr>
      <w:divsChild>
        <w:div w:id="325397189">
          <w:marLeft w:val="640"/>
          <w:marRight w:val="0"/>
          <w:marTop w:val="0"/>
          <w:marBottom w:val="0"/>
          <w:divBdr>
            <w:top w:val="none" w:sz="0" w:space="0" w:color="auto"/>
            <w:left w:val="none" w:sz="0" w:space="0" w:color="auto"/>
            <w:bottom w:val="none" w:sz="0" w:space="0" w:color="auto"/>
            <w:right w:val="none" w:sz="0" w:space="0" w:color="auto"/>
          </w:divBdr>
        </w:div>
        <w:div w:id="886795355">
          <w:marLeft w:val="640"/>
          <w:marRight w:val="0"/>
          <w:marTop w:val="0"/>
          <w:marBottom w:val="0"/>
          <w:divBdr>
            <w:top w:val="none" w:sz="0" w:space="0" w:color="auto"/>
            <w:left w:val="none" w:sz="0" w:space="0" w:color="auto"/>
            <w:bottom w:val="none" w:sz="0" w:space="0" w:color="auto"/>
            <w:right w:val="none" w:sz="0" w:space="0" w:color="auto"/>
          </w:divBdr>
        </w:div>
        <w:div w:id="87190889">
          <w:marLeft w:val="640"/>
          <w:marRight w:val="0"/>
          <w:marTop w:val="0"/>
          <w:marBottom w:val="0"/>
          <w:divBdr>
            <w:top w:val="none" w:sz="0" w:space="0" w:color="auto"/>
            <w:left w:val="none" w:sz="0" w:space="0" w:color="auto"/>
            <w:bottom w:val="none" w:sz="0" w:space="0" w:color="auto"/>
            <w:right w:val="none" w:sz="0" w:space="0" w:color="auto"/>
          </w:divBdr>
        </w:div>
        <w:div w:id="1642006080">
          <w:marLeft w:val="640"/>
          <w:marRight w:val="0"/>
          <w:marTop w:val="0"/>
          <w:marBottom w:val="0"/>
          <w:divBdr>
            <w:top w:val="none" w:sz="0" w:space="0" w:color="auto"/>
            <w:left w:val="none" w:sz="0" w:space="0" w:color="auto"/>
            <w:bottom w:val="none" w:sz="0" w:space="0" w:color="auto"/>
            <w:right w:val="none" w:sz="0" w:space="0" w:color="auto"/>
          </w:divBdr>
        </w:div>
        <w:div w:id="1841844737">
          <w:marLeft w:val="640"/>
          <w:marRight w:val="0"/>
          <w:marTop w:val="0"/>
          <w:marBottom w:val="0"/>
          <w:divBdr>
            <w:top w:val="none" w:sz="0" w:space="0" w:color="auto"/>
            <w:left w:val="none" w:sz="0" w:space="0" w:color="auto"/>
            <w:bottom w:val="none" w:sz="0" w:space="0" w:color="auto"/>
            <w:right w:val="none" w:sz="0" w:space="0" w:color="auto"/>
          </w:divBdr>
        </w:div>
        <w:div w:id="1722561508">
          <w:marLeft w:val="640"/>
          <w:marRight w:val="0"/>
          <w:marTop w:val="0"/>
          <w:marBottom w:val="0"/>
          <w:divBdr>
            <w:top w:val="none" w:sz="0" w:space="0" w:color="auto"/>
            <w:left w:val="none" w:sz="0" w:space="0" w:color="auto"/>
            <w:bottom w:val="none" w:sz="0" w:space="0" w:color="auto"/>
            <w:right w:val="none" w:sz="0" w:space="0" w:color="auto"/>
          </w:divBdr>
        </w:div>
        <w:div w:id="1903173393">
          <w:marLeft w:val="640"/>
          <w:marRight w:val="0"/>
          <w:marTop w:val="0"/>
          <w:marBottom w:val="0"/>
          <w:divBdr>
            <w:top w:val="none" w:sz="0" w:space="0" w:color="auto"/>
            <w:left w:val="none" w:sz="0" w:space="0" w:color="auto"/>
            <w:bottom w:val="none" w:sz="0" w:space="0" w:color="auto"/>
            <w:right w:val="none" w:sz="0" w:space="0" w:color="auto"/>
          </w:divBdr>
        </w:div>
        <w:div w:id="1927881503">
          <w:marLeft w:val="640"/>
          <w:marRight w:val="0"/>
          <w:marTop w:val="0"/>
          <w:marBottom w:val="0"/>
          <w:divBdr>
            <w:top w:val="none" w:sz="0" w:space="0" w:color="auto"/>
            <w:left w:val="none" w:sz="0" w:space="0" w:color="auto"/>
            <w:bottom w:val="none" w:sz="0" w:space="0" w:color="auto"/>
            <w:right w:val="none" w:sz="0" w:space="0" w:color="auto"/>
          </w:divBdr>
        </w:div>
        <w:div w:id="1239630367">
          <w:marLeft w:val="640"/>
          <w:marRight w:val="0"/>
          <w:marTop w:val="0"/>
          <w:marBottom w:val="0"/>
          <w:divBdr>
            <w:top w:val="none" w:sz="0" w:space="0" w:color="auto"/>
            <w:left w:val="none" w:sz="0" w:space="0" w:color="auto"/>
            <w:bottom w:val="none" w:sz="0" w:space="0" w:color="auto"/>
            <w:right w:val="none" w:sz="0" w:space="0" w:color="auto"/>
          </w:divBdr>
        </w:div>
        <w:div w:id="1010138391">
          <w:marLeft w:val="640"/>
          <w:marRight w:val="0"/>
          <w:marTop w:val="0"/>
          <w:marBottom w:val="0"/>
          <w:divBdr>
            <w:top w:val="none" w:sz="0" w:space="0" w:color="auto"/>
            <w:left w:val="none" w:sz="0" w:space="0" w:color="auto"/>
            <w:bottom w:val="none" w:sz="0" w:space="0" w:color="auto"/>
            <w:right w:val="none" w:sz="0" w:space="0" w:color="auto"/>
          </w:divBdr>
        </w:div>
        <w:div w:id="1418139128">
          <w:marLeft w:val="640"/>
          <w:marRight w:val="0"/>
          <w:marTop w:val="0"/>
          <w:marBottom w:val="0"/>
          <w:divBdr>
            <w:top w:val="none" w:sz="0" w:space="0" w:color="auto"/>
            <w:left w:val="none" w:sz="0" w:space="0" w:color="auto"/>
            <w:bottom w:val="none" w:sz="0" w:space="0" w:color="auto"/>
            <w:right w:val="none" w:sz="0" w:space="0" w:color="auto"/>
          </w:divBdr>
        </w:div>
        <w:div w:id="942147140">
          <w:marLeft w:val="640"/>
          <w:marRight w:val="0"/>
          <w:marTop w:val="0"/>
          <w:marBottom w:val="0"/>
          <w:divBdr>
            <w:top w:val="none" w:sz="0" w:space="0" w:color="auto"/>
            <w:left w:val="none" w:sz="0" w:space="0" w:color="auto"/>
            <w:bottom w:val="none" w:sz="0" w:space="0" w:color="auto"/>
            <w:right w:val="none" w:sz="0" w:space="0" w:color="auto"/>
          </w:divBdr>
        </w:div>
        <w:div w:id="1900437080">
          <w:marLeft w:val="640"/>
          <w:marRight w:val="0"/>
          <w:marTop w:val="0"/>
          <w:marBottom w:val="0"/>
          <w:divBdr>
            <w:top w:val="none" w:sz="0" w:space="0" w:color="auto"/>
            <w:left w:val="none" w:sz="0" w:space="0" w:color="auto"/>
            <w:bottom w:val="none" w:sz="0" w:space="0" w:color="auto"/>
            <w:right w:val="none" w:sz="0" w:space="0" w:color="auto"/>
          </w:divBdr>
        </w:div>
        <w:div w:id="81724898">
          <w:marLeft w:val="640"/>
          <w:marRight w:val="0"/>
          <w:marTop w:val="0"/>
          <w:marBottom w:val="0"/>
          <w:divBdr>
            <w:top w:val="none" w:sz="0" w:space="0" w:color="auto"/>
            <w:left w:val="none" w:sz="0" w:space="0" w:color="auto"/>
            <w:bottom w:val="none" w:sz="0" w:space="0" w:color="auto"/>
            <w:right w:val="none" w:sz="0" w:space="0" w:color="auto"/>
          </w:divBdr>
        </w:div>
        <w:div w:id="763644359">
          <w:marLeft w:val="640"/>
          <w:marRight w:val="0"/>
          <w:marTop w:val="0"/>
          <w:marBottom w:val="0"/>
          <w:divBdr>
            <w:top w:val="none" w:sz="0" w:space="0" w:color="auto"/>
            <w:left w:val="none" w:sz="0" w:space="0" w:color="auto"/>
            <w:bottom w:val="none" w:sz="0" w:space="0" w:color="auto"/>
            <w:right w:val="none" w:sz="0" w:space="0" w:color="auto"/>
          </w:divBdr>
        </w:div>
        <w:div w:id="1010252449">
          <w:marLeft w:val="640"/>
          <w:marRight w:val="0"/>
          <w:marTop w:val="0"/>
          <w:marBottom w:val="0"/>
          <w:divBdr>
            <w:top w:val="none" w:sz="0" w:space="0" w:color="auto"/>
            <w:left w:val="none" w:sz="0" w:space="0" w:color="auto"/>
            <w:bottom w:val="none" w:sz="0" w:space="0" w:color="auto"/>
            <w:right w:val="none" w:sz="0" w:space="0" w:color="auto"/>
          </w:divBdr>
        </w:div>
        <w:div w:id="64911560">
          <w:marLeft w:val="640"/>
          <w:marRight w:val="0"/>
          <w:marTop w:val="0"/>
          <w:marBottom w:val="0"/>
          <w:divBdr>
            <w:top w:val="none" w:sz="0" w:space="0" w:color="auto"/>
            <w:left w:val="none" w:sz="0" w:space="0" w:color="auto"/>
            <w:bottom w:val="none" w:sz="0" w:space="0" w:color="auto"/>
            <w:right w:val="none" w:sz="0" w:space="0" w:color="auto"/>
          </w:divBdr>
        </w:div>
        <w:div w:id="546992775">
          <w:marLeft w:val="640"/>
          <w:marRight w:val="0"/>
          <w:marTop w:val="0"/>
          <w:marBottom w:val="0"/>
          <w:divBdr>
            <w:top w:val="none" w:sz="0" w:space="0" w:color="auto"/>
            <w:left w:val="none" w:sz="0" w:space="0" w:color="auto"/>
            <w:bottom w:val="none" w:sz="0" w:space="0" w:color="auto"/>
            <w:right w:val="none" w:sz="0" w:space="0" w:color="auto"/>
          </w:divBdr>
        </w:div>
        <w:div w:id="2032030740">
          <w:marLeft w:val="640"/>
          <w:marRight w:val="0"/>
          <w:marTop w:val="0"/>
          <w:marBottom w:val="0"/>
          <w:divBdr>
            <w:top w:val="none" w:sz="0" w:space="0" w:color="auto"/>
            <w:left w:val="none" w:sz="0" w:space="0" w:color="auto"/>
            <w:bottom w:val="none" w:sz="0" w:space="0" w:color="auto"/>
            <w:right w:val="none" w:sz="0" w:space="0" w:color="auto"/>
          </w:divBdr>
        </w:div>
        <w:div w:id="2020304163">
          <w:marLeft w:val="640"/>
          <w:marRight w:val="0"/>
          <w:marTop w:val="0"/>
          <w:marBottom w:val="0"/>
          <w:divBdr>
            <w:top w:val="none" w:sz="0" w:space="0" w:color="auto"/>
            <w:left w:val="none" w:sz="0" w:space="0" w:color="auto"/>
            <w:bottom w:val="none" w:sz="0" w:space="0" w:color="auto"/>
            <w:right w:val="none" w:sz="0" w:space="0" w:color="auto"/>
          </w:divBdr>
        </w:div>
        <w:div w:id="2122340893">
          <w:marLeft w:val="640"/>
          <w:marRight w:val="0"/>
          <w:marTop w:val="0"/>
          <w:marBottom w:val="0"/>
          <w:divBdr>
            <w:top w:val="none" w:sz="0" w:space="0" w:color="auto"/>
            <w:left w:val="none" w:sz="0" w:space="0" w:color="auto"/>
            <w:bottom w:val="none" w:sz="0" w:space="0" w:color="auto"/>
            <w:right w:val="none" w:sz="0" w:space="0" w:color="auto"/>
          </w:divBdr>
        </w:div>
        <w:div w:id="1288315656">
          <w:marLeft w:val="640"/>
          <w:marRight w:val="0"/>
          <w:marTop w:val="0"/>
          <w:marBottom w:val="0"/>
          <w:divBdr>
            <w:top w:val="none" w:sz="0" w:space="0" w:color="auto"/>
            <w:left w:val="none" w:sz="0" w:space="0" w:color="auto"/>
            <w:bottom w:val="none" w:sz="0" w:space="0" w:color="auto"/>
            <w:right w:val="none" w:sz="0" w:space="0" w:color="auto"/>
          </w:divBdr>
        </w:div>
        <w:div w:id="729814765">
          <w:marLeft w:val="640"/>
          <w:marRight w:val="0"/>
          <w:marTop w:val="0"/>
          <w:marBottom w:val="0"/>
          <w:divBdr>
            <w:top w:val="none" w:sz="0" w:space="0" w:color="auto"/>
            <w:left w:val="none" w:sz="0" w:space="0" w:color="auto"/>
            <w:bottom w:val="none" w:sz="0" w:space="0" w:color="auto"/>
            <w:right w:val="none" w:sz="0" w:space="0" w:color="auto"/>
          </w:divBdr>
        </w:div>
        <w:div w:id="1406680069">
          <w:marLeft w:val="640"/>
          <w:marRight w:val="0"/>
          <w:marTop w:val="0"/>
          <w:marBottom w:val="0"/>
          <w:divBdr>
            <w:top w:val="none" w:sz="0" w:space="0" w:color="auto"/>
            <w:left w:val="none" w:sz="0" w:space="0" w:color="auto"/>
            <w:bottom w:val="none" w:sz="0" w:space="0" w:color="auto"/>
            <w:right w:val="none" w:sz="0" w:space="0" w:color="auto"/>
          </w:divBdr>
        </w:div>
        <w:div w:id="1397046586">
          <w:marLeft w:val="640"/>
          <w:marRight w:val="0"/>
          <w:marTop w:val="0"/>
          <w:marBottom w:val="0"/>
          <w:divBdr>
            <w:top w:val="none" w:sz="0" w:space="0" w:color="auto"/>
            <w:left w:val="none" w:sz="0" w:space="0" w:color="auto"/>
            <w:bottom w:val="none" w:sz="0" w:space="0" w:color="auto"/>
            <w:right w:val="none" w:sz="0" w:space="0" w:color="auto"/>
          </w:divBdr>
        </w:div>
        <w:div w:id="226065786">
          <w:marLeft w:val="640"/>
          <w:marRight w:val="0"/>
          <w:marTop w:val="0"/>
          <w:marBottom w:val="0"/>
          <w:divBdr>
            <w:top w:val="none" w:sz="0" w:space="0" w:color="auto"/>
            <w:left w:val="none" w:sz="0" w:space="0" w:color="auto"/>
            <w:bottom w:val="none" w:sz="0" w:space="0" w:color="auto"/>
            <w:right w:val="none" w:sz="0" w:space="0" w:color="auto"/>
          </w:divBdr>
        </w:div>
        <w:div w:id="552350053">
          <w:marLeft w:val="640"/>
          <w:marRight w:val="0"/>
          <w:marTop w:val="0"/>
          <w:marBottom w:val="0"/>
          <w:divBdr>
            <w:top w:val="none" w:sz="0" w:space="0" w:color="auto"/>
            <w:left w:val="none" w:sz="0" w:space="0" w:color="auto"/>
            <w:bottom w:val="none" w:sz="0" w:space="0" w:color="auto"/>
            <w:right w:val="none" w:sz="0" w:space="0" w:color="auto"/>
          </w:divBdr>
        </w:div>
        <w:div w:id="892622961">
          <w:marLeft w:val="640"/>
          <w:marRight w:val="0"/>
          <w:marTop w:val="0"/>
          <w:marBottom w:val="0"/>
          <w:divBdr>
            <w:top w:val="none" w:sz="0" w:space="0" w:color="auto"/>
            <w:left w:val="none" w:sz="0" w:space="0" w:color="auto"/>
            <w:bottom w:val="none" w:sz="0" w:space="0" w:color="auto"/>
            <w:right w:val="none" w:sz="0" w:space="0" w:color="auto"/>
          </w:divBdr>
        </w:div>
        <w:div w:id="1398892596">
          <w:marLeft w:val="640"/>
          <w:marRight w:val="0"/>
          <w:marTop w:val="0"/>
          <w:marBottom w:val="0"/>
          <w:divBdr>
            <w:top w:val="none" w:sz="0" w:space="0" w:color="auto"/>
            <w:left w:val="none" w:sz="0" w:space="0" w:color="auto"/>
            <w:bottom w:val="none" w:sz="0" w:space="0" w:color="auto"/>
            <w:right w:val="none" w:sz="0" w:space="0" w:color="auto"/>
          </w:divBdr>
        </w:div>
        <w:div w:id="386686038">
          <w:marLeft w:val="640"/>
          <w:marRight w:val="0"/>
          <w:marTop w:val="0"/>
          <w:marBottom w:val="0"/>
          <w:divBdr>
            <w:top w:val="none" w:sz="0" w:space="0" w:color="auto"/>
            <w:left w:val="none" w:sz="0" w:space="0" w:color="auto"/>
            <w:bottom w:val="none" w:sz="0" w:space="0" w:color="auto"/>
            <w:right w:val="none" w:sz="0" w:space="0" w:color="auto"/>
          </w:divBdr>
        </w:div>
        <w:div w:id="1546143223">
          <w:marLeft w:val="640"/>
          <w:marRight w:val="0"/>
          <w:marTop w:val="0"/>
          <w:marBottom w:val="0"/>
          <w:divBdr>
            <w:top w:val="none" w:sz="0" w:space="0" w:color="auto"/>
            <w:left w:val="none" w:sz="0" w:space="0" w:color="auto"/>
            <w:bottom w:val="none" w:sz="0" w:space="0" w:color="auto"/>
            <w:right w:val="none" w:sz="0" w:space="0" w:color="auto"/>
          </w:divBdr>
        </w:div>
        <w:div w:id="1591159567">
          <w:marLeft w:val="640"/>
          <w:marRight w:val="0"/>
          <w:marTop w:val="0"/>
          <w:marBottom w:val="0"/>
          <w:divBdr>
            <w:top w:val="none" w:sz="0" w:space="0" w:color="auto"/>
            <w:left w:val="none" w:sz="0" w:space="0" w:color="auto"/>
            <w:bottom w:val="none" w:sz="0" w:space="0" w:color="auto"/>
            <w:right w:val="none" w:sz="0" w:space="0" w:color="auto"/>
          </w:divBdr>
        </w:div>
        <w:div w:id="883836271">
          <w:marLeft w:val="640"/>
          <w:marRight w:val="0"/>
          <w:marTop w:val="0"/>
          <w:marBottom w:val="0"/>
          <w:divBdr>
            <w:top w:val="none" w:sz="0" w:space="0" w:color="auto"/>
            <w:left w:val="none" w:sz="0" w:space="0" w:color="auto"/>
            <w:bottom w:val="none" w:sz="0" w:space="0" w:color="auto"/>
            <w:right w:val="none" w:sz="0" w:space="0" w:color="auto"/>
          </w:divBdr>
        </w:div>
        <w:div w:id="660158127">
          <w:marLeft w:val="640"/>
          <w:marRight w:val="0"/>
          <w:marTop w:val="0"/>
          <w:marBottom w:val="0"/>
          <w:divBdr>
            <w:top w:val="none" w:sz="0" w:space="0" w:color="auto"/>
            <w:left w:val="none" w:sz="0" w:space="0" w:color="auto"/>
            <w:bottom w:val="none" w:sz="0" w:space="0" w:color="auto"/>
            <w:right w:val="none" w:sz="0" w:space="0" w:color="auto"/>
          </w:divBdr>
        </w:div>
        <w:div w:id="1558473964">
          <w:marLeft w:val="640"/>
          <w:marRight w:val="0"/>
          <w:marTop w:val="0"/>
          <w:marBottom w:val="0"/>
          <w:divBdr>
            <w:top w:val="none" w:sz="0" w:space="0" w:color="auto"/>
            <w:left w:val="none" w:sz="0" w:space="0" w:color="auto"/>
            <w:bottom w:val="none" w:sz="0" w:space="0" w:color="auto"/>
            <w:right w:val="none" w:sz="0" w:space="0" w:color="auto"/>
          </w:divBdr>
        </w:div>
        <w:div w:id="683091858">
          <w:marLeft w:val="640"/>
          <w:marRight w:val="0"/>
          <w:marTop w:val="0"/>
          <w:marBottom w:val="0"/>
          <w:divBdr>
            <w:top w:val="none" w:sz="0" w:space="0" w:color="auto"/>
            <w:left w:val="none" w:sz="0" w:space="0" w:color="auto"/>
            <w:bottom w:val="none" w:sz="0" w:space="0" w:color="auto"/>
            <w:right w:val="none" w:sz="0" w:space="0" w:color="auto"/>
          </w:divBdr>
        </w:div>
        <w:div w:id="927158158">
          <w:marLeft w:val="640"/>
          <w:marRight w:val="0"/>
          <w:marTop w:val="0"/>
          <w:marBottom w:val="0"/>
          <w:divBdr>
            <w:top w:val="none" w:sz="0" w:space="0" w:color="auto"/>
            <w:left w:val="none" w:sz="0" w:space="0" w:color="auto"/>
            <w:bottom w:val="none" w:sz="0" w:space="0" w:color="auto"/>
            <w:right w:val="none" w:sz="0" w:space="0" w:color="auto"/>
          </w:divBdr>
        </w:div>
        <w:div w:id="2007245474">
          <w:marLeft w:val="640"/>
          <w:marRight w:val="0"/>
          <w:marTop w:val="0"/>
          <w:marBottom w:val="0"/>
          <w:divBdr>
            <w:top w:val="none" w:sz="0" w:space="0" w:color="auto"/>
            <w:left w:val="none" w:sz="0" w:space="0" w:color="auto"/>
            <w:bottom w:val="none" w:sz="0" w:space="0" w:color="auto"/>
            <w:right w:val="none" w:sz="0" w:space="0" w:color="auto"/>
          </w:divBdr>
        </w:div>
        <w:div w:id="1205602144">
          <w:marLeft w:val="640"/>
          <w:marRight w:val="0"/>
          <w:marTop w:val="0"/>
          <w:marBottom w:val="0"/>
          <w:divBdr>
            <w:top w:val="none" w:sz="0" w:space="0" w:color="auto"/>
            <w:left w:val="none" w:sz="0" w:space="0" w:color="auto"/>
            <w:bottom w:val="none" w:sz="0" w:space="0" w:color="auto"/>
            <w:right w:val="none" w:sz="0" w:space="0" w:color="auto"/>
          </w:divBdr>
        </w:div>
        <w:div w:id="36704910">
          <w:marLeft w:val="640"/>
          <w:marRight w:val="0"/>
          <w:marTop w:val="0"/>
          <w:marBottom w:val="0"/>
          <w:divBdr>
            <w:top w:val="none" w:sz="0" w:space="0" w:color="auto"/>
            <w:left w:val="none" w:sz="0" w:space="0" w:color="auto"/>
            <w:bottom w:val="none" w:sz="0" w:space="0" w:color="auto"/>
            <w:right w:val="none" w:sz="0" w:space="0" w:color="auto"/>
          </w:divBdr>
        </w:div>
        <w:div w:id="2142459692">
          <w:marLeft w:val="640"/>
          <w:marRight w:val="0"/>
          <w:marTop w:val="0"/>
          <w:marBottom w:val="0"/>
          <w:divBdr>
            <w:top w:val="none" w:sz="0" w:space="0" w:color="auto"/>
            <w:left w:val="none" w:sz="0" w:space="0" w:color="auto"/>
            <w:bottom w:val="none" w:sz="0" w:space="0" w:color="auto"/>
            <w:right w:val="none" w:sz="0" w:space="0" w:color="auto"/>
          </w:divBdr>
        </w:div>
        <w:div w:id="1224367773">
          <w:marLeft w:val="640"/>
          <w:marRight w:val="0"/>
          <w:marTop w:val="0"/>
          <w:marBottom w:val="0"/>
          <w:divBdr>
            <w:top w:val="none" w:sz="0" w:space="0" w:color="auto"/>
            <w:left w:val="none" w:sz="0" w:space="0" w:color="auto"/>
            <w:bottom w:val="none" w:sz="0" w:space="0" w:color="auto"/>
            <w:right w:val="none" w:sz="0" w:space="0" w:color="auto"/>
          </w:divBdr>
        </w:div>
        <w:div w:id="645476329">
          <w:marLeft w:val="640"/>
          <w:marRight w:val="0"/>
          <w:marTop w:val="0"/>
          <w:marBottom w:val="0"/>
          <w:divBdr>
            <w:top w:val="none" w:sz="0" w:space="0" w:color="auto"/>
            <w:left w:val="none" w:sz="0" w:space="0" w:color="auto"/>
            <w:bottom w:val="none" w:sz="0" w:space="0" w:color="auto"/>
            <w:right w:val="none" w:sz="0" w:space="0" w:color="auto"/>
          </w:divBdr>
        </w:div>
        <w:div w:id="860171319">
          <w:marLeft w:val="640"/>
          <w:marRight w:val="0"/>
          <w:marTop w:val="0"/>
          <w:marBottom w:val="0"/>
          <w:divBdr>
            <w:top w:val="none" w:sz="0" w:space="0" w:color="auto"/>
            <w:left w:val="none" w:sz="0" w:space="0" w:color="auto"/>
            <w:bottom w:val="none" w:sz="0" w:space="0" w:color="auto"/>
            <w:right w:val="none" w:sz="0" w:space="0" w:color="auto"/>
          </w:divBdr>
        </w:div>
        <w:div w:id="494539055">
          <w:marLeft w:val="640"/>
          <w:marRight w:val="0"/>
          <w:marTop w:val="0"/>
          <w:marBottom w:val="0"/>
          <w:divBdr>
            <w:top w:val="none" w:sz="0" w:space="0" w:color="auto"/>
            <w:left w:val="none" w:sz="0" w:space="0" w:color="auto"/>
            <w:bottom w:val="none" w:sz="0" w:space="0" w:color="auto"/>
            <w:right w:val="none" w:sz="0" w:space="0" w:color="auto"/>
          </w:divBdr>
        </w:div>
        <w:div w:id="1930043705">
          <w:marLeft w:val="640"/>
          <w:marRight w:val="0"/>
          <w:marTop w:val="0"/>
          <w:marBottom w:val="0"/>
          <w:divBdr>
            <w:top w:val="none" w:sz="0" w:space="0" w:color="auto"/>
            <w:left w:val="none" w:sz="0" w:space="0" w:color="auto"/>
            <w:bottom w:val="none" w:sz="0" w:space="0" w:color="auto"/>
            <w:right w:val="none" w:sz="0" w:space="0" w:color="auto"/>
          </w:divBdr>
        </w:div>
        <w:div w:id="2140956835">
          <w:marLeft w:val="640"/>
          <w:marRight w:val="0"/>
          <w:marTop w:val="0"/>
          <w:marBottom w:val="0"/>
          <w:divBdr>
            <w:top w:val="none" w:sz="0" w:space="0" w:color="auto"/>
            <w:left w:val="none" w:sz="0" w:space="0" w:color="auto"/>
            <w:bottom w:val="none" w:sz="0" w:space="0" w:color="auto"/>
            <w:right w:val="none" w:sz="0" w:space="0" w:color="auto"/>
          </w:divBdr>
        </w:div>
        <w:div w:id="1495687351">
          <w:marLeft w:val="640"/>
          <w:marRight w:val="0"/>
          <w:marTop w:val="0"/>
          <w:marBottom w:val="0"/>
          <w:divBdr>
            <w:top w:val="none" w:sz="0" w:space="0" w:color="auto"/>
            <w:left w:val="none" w:sz="0" w:space="0" w:color="auto"/>
            <w:bottom w:val="none" w:sz="0" w:space="0" w:color="auto"/>
            <w:right w:val="none" w:sz="0" w:space="0" w:color="auto"/>
          </w:divBdr>
        </w:div>
        <w:div w:id="1321154970">
          <w:marLeft w:val="640"/>
          <w:marRight w:val="0"/>
          <w:marTop w:val="0"/>
          <w:marBottom w:val="0"/>
          <w:divBdr>
            <w:top w:val="none" w:sz="0" w:space="0" w:color="auto"/>
            <w:left w:val="none" w:sz="0" w:space="0" w:color="auto"/>
            <w:bottom w:val="none" w:sz="0" w:space="0" w:color="auto"/>
            <w:right w:val="none" w:sz="0" w:space="0" w:color="auto"/>
          </w:divBdr>
        </w:div>
        <w:div w:id="385371097">
          <w:marLeft w:val="640"/>
          <w:marRight w:val="0"/>
          <w:marTop w:val="0"/>
          <w:marBottom w:val="0"/>
          <w:divBdr>
            <w:top w:val="none" w:sz="0" w:space="0" w:color="auto"/>
            <w:left w:val="none" w:sz="0" w:space="0" w:color="auto"/>
            <w:bottom w:val="none" w:sz="0" w:space="0" w:color="auto"/>
            <w:right w:val="none" w:sz="0" w:space="0" w:color="auto"/>
          </w:divBdr>
        </w:div>
        <w:div w:id="271283830">
          <w:marLeft w:val="640"/>
          <w:marRight w:val="0"/>
          <w:marTop w:val="0"/>
          <w:marBottom w:val="0"/>
          <w:divBdr>
            <w:top w:val="none" w:sz="0" w:space="0" w:color="auto"/>
            <w:left w:val="none" w:sz="0" w:space="0" w:color="auto"/>
            <w:bottom w:val="none" w:sz="0" w:space="0" w:color="auto"/>
            <w:right w:val="none" w:sz="0" w:space="0" w:color="auto"/>
          </w:divBdr>
        </w:div>
      </w:divsChild>
    </w:div>
    <w:div w:id="827672567">
      <w:bodyDiv w:val="1"/>
      <w:marLeft w:val="0"/>
      <w:marRight w:val="0"/>
      <w:marTop w:val="0"/>
      <w:marBottom w:val="0"/>
      <w:divBdr>
        <w:top w:val="none" w:sz="0" w:space="0" w:color="auto"/>
        <w:left w:val="none" w:sz="0" w:space="0" w:color="auto"/>
        <w:bottom w:val="none" w:sz="0" w:space="0" w:color="auto"/>
        <w:right w:val="none" w:sz="0" w:space="0" w:color="auto"/>
      </w:divBdr>
      <w:divsChild>
        <w:div w:id="38434577">
          <w:marLeft w:val="640"/>
          <w:marRight w:val="0"/>
          <w:marTop w:val="0"/>
          <w:marBottom w:val="0"/>
          <w:divBdr>
            <w:top w:val="none" w:sz="0" w:space="0" w:color="auto"/>
            <w:left w:val="none" w:sz="0" w:space="0" w:color="auto"/>
            <w:bottom w:val="none" w:sz="0" w:space="0" w:color="auto"/>
            <w:right w:val="none" w:sz="0" w:space="0" w:color="auto"/>
          </w:divBdr>
        </w:div>
        <w:div w:id="59253054">
          <w:marLeft w:val="640"/>
          <w:marRight w:val="0"/>
          <w:marTop w:val="0"/>
          <w:marBottom w:val="0"/>
          <w:divBdr>
            <w:top w:val="none" w:sz="0" w:space="0" w:color="auto"/>
            <w:left w:val="none" w:sz="0" w:space="0" w:color="auto"/>
            <w:bottom w:val="none" w:sz="0" w:space="0" w:color="auto"/>
            <w:right w:val="none" w:sz="0" w:space="0" w:color="auto"/>
          </w:divBdr>
        </w:div>
        <w:div w:id="108865999">
          <w:marLeft w:val="640"/>
          <w:marRight w:val="0"/>
          <w:marTop w:val="0"/>
          <w:marBottom w:val="0"/>
          <w:divBdr>
            <w:top w:val="none" w:sz="0" w:space="0" w:color="auto"/>
            <w:left w:val="none" w:sz="0" w:space="0" w:color="auto"/>
            <w:bottom w:val="none" w:sz="0" w:space="0" w:color="auto"/>
            <w:right w:val="none" w:sz="0" w:space="0" w:color="auto"/>
          </w:divBdr>
        </w:div>
        <w:div w:id="156462857">
          <w:marLeft w:val="640"/>
          <w:marRight w:val="0"/>
          <w:marTop w:val="0"/>
          <w:marBottom w:val="0"/>
          <w:divBdr>
            <w:top w:val="none" w:sz="0" w:space="0" w:color="auto"/>
            <w:left w:val="none" w:sz="0" w:space="0" w:color="auto"/>
            <w:bottom w:val="none" w:sz="0" w:space="0" w:color="auto"/>
            <w:right w:val="none" w:sz="0" w:space="0" w:color="auto"/>
          </w:divBdr>
        </w:div>
        <w:div w:id="186988113">
          <w:marLeft w:val="640"/>
          <w:marRight w:val="0"/>
          <w:marTop w:val="0"/>
          <w:marBottom w:val="0"/>
          <w:divBdr>
            <w:top w:val="none" w:sz="0" w:space="0" w:color="auto"/>
            <w:left w:val="none" w:sz="0" w:space="0" w:color="auto"/>
            <w:bottom w:val="none" w:sz="0" w:space="0" w:color="auto"/>
            <w:right w:val="none" w:sz="0" w:space="0" w:color="auto"/>
          </w:divBdr>
        </w:div>
        <w:div w:id="197279141">
          <w:marLeft w:val="640"/>
          <w:marRight w:val="0"/>
          <w:marTop w:val="0"/>
          <w:marBottom w:val="0"/>
          <w:divBdr>
            <w:top w:val="none" w:sz="0" w:space="0" w:color="auto"/>
            <w:left w:val="none" w:sz="0" w:space="0" w:color="auto"/>
            <w:bottom w:val="none" w:sz="0" w:space="0" w:color="auto"/>
            <w:right w:val="none" w:sz="0" w:space="0" w:color="auto"/>
          </w:divBdr>
        </w:div>
        <w:div w:id="324404275">
          <w:marLeft w:val="640"/>
          <w:marRight w:val="0"/>
          <w:marTop w:val="0"/>
          <w:marBottom w:val="0"/>
          <w:divBdr>
            <w:top w:val="none" w:sz="0" w:space="0" w:color="auto"/>
            <w:left w:val="none" w:sz="0" w:space="0" w:color="auto"/>
            <w:bottom w:val="none" w:sz="0" w:space="0" w:color="auto"/>
            <w:right w:val="none" w:sz="0" w:space="0" w:color="auto"/>
          </w:divBdr>
        </w:div>
        <w:div w:id="331185012">
          <w:marLeft w:val="640"/>
          <w:marRight w:val="0"/>
          <w:marTop w:val="0"/>
          <w:marBottom w:val="0"/>
          <w:divBdr>
            <w:top w:val="none" w:sz="0" w:space="0" w:color="auto"/>
            <w:left w:val="none" w:sz="0" w:space="0" w:color="auto"/>
            <w:bottom w:val="none" w:sz="0" w:space="0" w:color="auto"/>
            <w:right w:val="none" w:sz="0" w:space="0" w:color="auto"/>
          </w:divBdr>
        </w:div>
        <w:div w:id="474690077">
          <w:marLeft w:val="640"/>
          <w:marRight w:val="0"/>
          <w:marTop w:val="0"/>
          <w:marBottom w:val="0"/>
          <w:divBdr>
            <w:top w:val="none" w:sz="0" w:space="0" w:color="auto"/>
            <w:left w:val="none" w:sz="0" w:space="0" w:color="auto"/>
            <w:bottom w:val="none" w:sz="0" w:space="0" w:color="auto"/>
            <w:right w:val="none" w:sz="0" w:space="0" w:color="auto"/>
          </w:divBdr>
        </w:div>
        <w:div w:id="539559648">
          <w:marLeft w:val="640"/>
          <w:marRight w:val="0"/>
          <w:marTop w:val="0"/>
          <w:marBottom w:val="0"/>
          <w:divBdr>
            <w:top w:val="none" w:sz="0" w:space="0" w:color="auto"/>
            <w:left w:val="none" w:sz="0" w:space="0" w:color="auto"/>
            <w:bottom w:val="none" w:sz="0" w:space="0" w:color="auto"/>
            <w:right w:val="none" w:sz="0" w:space="0" w:color="auto"/>
          </w:divBdr>
        </w:div>
        <w:div w:id="663123341">
          <w:marLeft w:val="640"/>
          <w:marRight w:val="0"/>
          <w:marTop w:val="0"/>
          <w:marBottom w:val="0"/>
          <w:divBdr>
            <w:top w:val="none" w:sz="0" w:space="0" w:color="auto"/>
            <w:left w:val="none" w:sz="0" w:space="0" w:color="auto"/>
            <w:bottom w:val="none" w:sz="0" w:space="0" w:color="auto"/>
            <w:right w:val="none" w:sz="0" w:space="0" w:color="auto"/>
          </w:divBdr>
        </w:div>
        <w:div w:id="690956134">
          <w:marLeft w:val="640"/>
          <w:marRight w:val="0"/>
          <w:marTop w:val="0"/>
          <w:marBottom w:val="0"/>
          <w:divBdr>
            <w:top w:val="none" w:sz="0" w:space="0" w:color="auto"/>
            <w:left w:val="none" w:sz="0" w:space="0" w:color="auto"/>
            <w:bottom w:val="none" w:sz="0" w:space="0" w:color="auto"/>
            <w:right w:val="none" w:sz="0" w:space="0" w:color="auto"/>
          </w:divBdr>
        </w:div>
        <w:div w:id="713163355">
          <w:marLeft w:val="640"/>
          <w:marRight w:val="0"/>
          <w:marTop w:val="0"/>
          <w:marBottom w:val="0"/>
          <w:divBdr>
            <w:top w:val="none" w:sz="0" w:space="0" w:color="auto"/>
            <w:left w:val="none" w:sz="0" w:space="0" w:color="auto"/>
            <w:bottom w:val="none" w:sz="0" w:space="0" w:color="auto"/>
            <w:right w:val="none" w:sz="0" w:space="0" w:color="auto"/>
          </w:divBdr>
        </w:div>
        <w:div w:id="763259108">
          <w:marLeft w:val="640"/>
          <w:marRight w:val="0"/>
          <w:marTop w:val="0"/>
          <w:marBottom w:val="0"/>
          <w:divBdr>
            <w:top w:val="none" w:sz="0" w:space="0" w:color="auto"/>
            <w:left w:val="none" w:sz="0" w:space="0" w:color="auto"/>
            <w:bottom w:val="none" w:sz="0" w:space="0" w:color="auto"/>
            <w:right w:val="none" w:sz="0" w:space="0" w:color="auto"/>
          </w:divBdr>
        </w:div>
        <w:div w:id="802843654">
          <w:marLeft w:val="640"/>
          <w:marRight w:val="0"/>
          <w:marTop w:val="0"/>
          <w:marBottom w:val="0"/>
          <w:divBdr>
            <w:top w:val="none" w:sz="0" w:space="0" w:color="auto"/>
            <w:left w:val="none" w:sz="0" w:space="0" w:color="auto"/>
            <w:bottom w:val="none" w:sz="0" w:space="0" w:color="auto"/>
            <w:right w:val="none" w:sz="0" w:space="0" w:color="auto"/>
          </w:divBdr>
        </w:div>
        <w:div w:id="812404997">
          <w:marLeft w:val="640"/>
          <w:marRight w:val="0"/>
          <w:marTop w:val="0"/>
          <w:marBottom w:val="0"/>
          <w:divBdr>
            <w:top w:val="none" w:sz="0" w:space="0" w:color="auto"/>
            <w:left w:val="none" w:sz="0" w:space="0" w:color="auto"/>
            <w:bottom w:val="none" w:sz="0" w:space="0" w:color="auto"/>
            <w:right w:val="none" w:sz="0" w:space="0" w:color="auto"/>
          </w:divBdr>
        </w:div>
        <w:div w:id="863439916">
          <w:marLeft w:val="640"/>
          <w:marRight w:val="0"/>
          <w:marTop w:val="0"/>
          <w:marBottom w:val="0"/>
          <w:divBdr>
            <w:top w:val="none" w:sz="0" w:space="0" w:color="auto"/>
            <w:left w:val="none" w:sz="0" w:space="0" w:color="auto"/>
            <w:bottom w:val="none" w:sz="0" w:space="0" w:color="auto"/>
            <w:right w:val="none" w:sz="0" w:space="0" w:color="auto"/>
          </w:divBdr>
        </w:div>
        <w:div w:id="880286915">
          <w:marLeft w:val="640"/>
          <w:marRight w:val="0"/>
          <w:marTop w:val="0"/>
          <w:marBottom w:val="0"/>
          <w:divBdr>
            <w:top w:val="none" w:sz="0" w:space="0" w:color="auto"/>
            <w:left w:val="none" w:sz="0" w:space="0" w:color="auto"/>
            <w:bottom w:val="none" w:sz="0" w:space="0" w:color="auto"/>
            <w:right w:val="none" w:sz="0" w:space="0" w:color="auto"/>
          </w:divBdr>
        </w:div>
        <w:div w:id="908925860">
          <w:marLeft w:val="640"/>
          <w:marRight w:val="0"/>
          <w:marTop w:val="0"/>
          <w:marBottom w:val="0"/>
          <w:divBdr>
            <w:top w:val="none" w:sz="0" w:space="0" w:color="auto"/>
            <w:left w:val="none" w:sz="0" w:space="0" w:color="auto"/>
            <w:bottom w:val="none" w:sz="0" w:space="0" w:color="auto"/>
            <w:right w:val="none" w:sz="0" w:space="0" w:color="auto"/>
          </w:divBdr>
        </w:div>
        <w:div w:id="928121122">
          <w:marLeft w:val="640"/>
          <w:marRight w:val="0"/>
          <w:marTop w:val="0"/>
          <w:marBottom w:val="0"/>
          <w:divBdr>
            <w:top w:val="none" w:sz="0" w:space="0" w:color="auto"/>
            <w:left w:val="none" w:sz="0" w:space="0" w:color="auto"/>
            <w:bottom w:val="none" w:sz="0" w:space="0" w:color="auto"/>
            <w:right w:val="none" w:sz="0" w:space="0" w:color="auto"/>
          </w:divBdr>
        </w:div>
        <w:div w:id="958412859">
          <w:marLeft w:val="640"/>
          <w:marRight w:val="0"/>
          <w:marTop w:val="0"/>
          <w:marBottom w:val="0"/>
          <w:divBdr>
            <w:top w:val="none" w:sz="0" w:space="0" w:color="auto"/>
            <w:left w:val="none" w:sz="0" w:space="0" w:color="auto"/>
            <w:bottom w:val="none" w:sz="0" w:space="0" w:color="auto"/>
            <w:right w:val="none" w:sz="0" w:space="0" w:color="auto"/>
          </w:divBdr>
        </w:div>
        <w:div w:id="972491050">
          <w:marLeft w:val="640"/>
          <w:marRight w:val="0"/>
          <w:marTop w:val="0"/>
          <w:marBottom w:val="0"/>
          <w:divBdr>
            <w:top w:val="none" w:sz="0" w:space="0" w:color="auto"/>
            <w:left w:val="none" w:sz="0" w:space="0" w:color="auto"/>
            <w:bottom w:val="none" w:sz="0" w:space="0" w:color="auto"/>
            <w:right w:val="none" w:sz="0" w:space="0" w:color="auto"/>
          </w:divBdr>
        </w:div>
        <w:div w:id="974674564">
          <w:marLeft w:val="640"/>
          <w:marRight w:val="0"/>
          <w:marTop w:val="0"/>
          <w:marBottom w:val="0"/>
          <w:divBdr>
            <w:top w:val="none" w:sz="0" w:space="0" w:color="auto"/>
            <w:left w:val="none" w:sz="0" w:space="0" w:color="auto"/>
            <w:bottom w:val="none" w:sz="0" w:space="0" w:color="auto"/>
            <w:right w:val="none" w:sz="0" w:space="0" w:color="auto"/>
          </w:divBdr>
        </w:div>
        <w:div w:id="980228227">
          <w:marLeft w:val="640"/>
          <w:marRight w:val="0"/>
          <w:marTop w:val="0"/>
          <w:marBottom w:val="0"/>
          <w:divBdr>
            <w:top w:val="none" w:sz="0" w:space="0" w:color="auto"/>
            <w:left w:val="none" w:sz="0" w:space="0" w:color="auto"/>
            <w:bottom w:val="none" w:sz="0" w:space="0" w:color="auto"/>
            <w:right w:val="none" w:sz="0" w:space="0" w:color="auto"/>
          </w:divBdr>
        </w:div>
        <w:div w:id="1174950436">
          <w:marLeft w:val="640"/>
          <w:marRight w:val="0"/>
          <w:marTop w:val="0"/>
          <w:marBottom w:val="0"/>
          <w:divBdr>
            <w:top w:val="none" w:sz="0" w:space="0" w:color="auto"/>
            <w:left w:val="none" w:sz="0" w:space="0" w:color="auto"/>
            <w:bottom w:val="none" w:sz="0" w:space="0" w:color="auto"/>
            <w:right w:val="none" w:sz="0" w:space="0" w:color="auto"/>
          </w:divBdr>
        </w:div>
        <w:div w:id="1189179139">
          <w:marLeft w:val="640"/>
          <w:marRight w:val="0"/>
          <w:marTop w:val="0"/>
          <w:marBottom w:val="0"/>
          <w:divBdr>
            <w:top w:val="none" w:sz="0" w:space="0" w:color="auto"/>
            <w:left w:val="none" w:sz="0" w:space="0" w:color="auto"/>
            <w:bottom w:val="none" w:sz="0" w:space="0" w:color="auto"/>
            <w:right w:val="none" w:sz="0" w:space="0" w:color="auto"/>
          </w:divBdr>
        </w:div>
        <w:div w:id="1241715292">
          <w:marLeft w:val="640"/>
          <w:marRight w:val="0"/>
          <w:marTop w:val="0"/>
          <w:marBottom w:val="0"/>
          <w:divBdr>
            <w:top w:val="none" w:sz="0" w:space="0" w:color="auto"/>
            <w:left w:val="none" w:sz="0" w:space="0" w:color="auto"/>
            <w:bottom w:val="none" w:sz="0" w:space="0" w:color="auto"/>
            <w:right w:val="none" w:sz="0" w:space="0" w:color="auto"/>
          </w:divBdr>
        </w:div>
        <w:div w:id="1249802229">
          <w:marLeft w:val="640"/>
          <w:marRight w:val="0"/>
          <w:marTop w:val="0"/>
          <w:marBottom w:val="0"/>
          <w:divBdr>
            <w:top w:val="none" w:sz="0" w:space="0" w:color="auto"/>
            <w:left w:val="none" w:sz="0" w:space="0" w:color="auto"/>
            <w:bottom w:val="none" w:sz="0" w:space="0" w:color="auto"/>
            <w:right w:val="none" w:sz="0" w:space="0" w:color="auto"/>
          </w:divBdr>
        </w:div>
        <w:div w:id="1365591200">
          <w:marLeft w:val="640"/>
          <w:marRight w:val="0"/>
          <w:marTop w:val="0"/>
          <w:marBottom w:val="0"/>
          <w:divBdr>
            <w:top w:val="none" w:sz="0" w:space="0" w:color="auto"/>
            <w:left w:val="none" w:sz="0" w:space="0" w:color="auto"/>
            <w:bottom w:val="none" w:sz="0" w:space="0" w:color="auto"/>
            <w:right w:val="none" w:sz="0" w:space="0" w:color="auto"/>
          </w:divBdr>
        </w:div>
        <w:div w:id="1418944858">
          <w:marLeft w:val="640"/>
          <w:marRight w:val="0"/>
          <w:marTop w:val="0"/>
          <w:marBottom w:val="0"/>
          <w:divBdr>
            <w:top w:val="none" w:sz="0" w:space="0" w:color="auto"/>
            <w:left w:val="none" w:sz="0" w:space="0" w:color="auto"/>
            <w:bottom w:val="none" w:sz="0" w:space="0" w:color="auto"/>
            <w:right w:val="none" w:sz="0" w:space="0" w:color="auto"/>
          </w:divBdr>
        </w:div>
        <w:div w:id="1419136176">
          <w:marLeft w:val="640"/>
          <w:marRight w:val="0"/>
          <w:marTop w:val="0"/>
          <w:marBottom w:val="0"/>
          <w:divBdr>
            <w:top w:val="none" w:sz="0" w:space="0" w:color="auto"/>
            <w:left w:val="none" w:sz="0" w:space="0" w:color="auto"/>
            <w:bottom w:val="none" w:sz="0" w:space="0" w:color="auto"/>
            <w:right w:val="none" w:sz="0" w:space="0" w:color="auto"/>
          </w:divBdr>
        </w:div>
        <w:div w:id="1571696553">
          <w:marLeft w:val="640"/>
          <w:marRight w:val="0"/>
          <w:marTop w:val="0"/>
          <w:marBottom w:val="0"/>
          <w:divBdr>
            <w:top w:val="none" w:sz="0" w:space="0" w:color="auto"/>
            <w:left w:val="none" w:sz="0" w:space="0" w:color="auto"/>
            <w:bottom w:val="none" w:sz="0" w:space="0" w:color="auto"/>
            <w:right w:val="none" w:sz="0" w:space="0" w:color="auto"/>
          </w:divBdr>
        </w:div>
        <w:div w:id="1601718982">
          <w:marLeft w:val="640"/>
          <w:marRight w:val="0"/>
          <w:marTop w:val="0"/>
          <w:marBottom w:val="0"/>
          <w:divBdr>
            <w:top w:val="none" w:sz="0" w:space="0" w:color="auto"/>
            <w:left w:val="none" w:sz="0" w:space="0" w:color="auto"/>
            <w:bottom w:val="none" w:sz="0" w:space="0" w:color="auto"/>
            <w:right w:val="none" w:sz="0" w:space="0" w:color="auto"/>
          </w:divBdr>
        </w:div>
        <w:div w:id="1709406352">
          <w:marLeft w:val="640"/>
          <w:marRight w:val="0"/>
          <w:marTop w:val="0"/>
          <w:marBottom w:val="0"/>
          <w:divBdr>
            <w:top w:val="none" w:sz="0" w:space="0" w:color="auto"/>
            <w:left w:val="none" w:sz="0" w:space="0" w:color="auto"/>
            <w:bottom w:val="none" w:sz="0" w:space="0" w:color="auto"/>
            <w:right w:val="none" w:sz="0" w:space="0" w:color="auto"/>
          </w:divBdr>
        </w:div>
        <w:div w:id="1748965333">
          <w:marLeft w:val="640"/>
          <w:marRight w:val="0"/>
          <w:marTop w:val="0"/>
          <w:marBottom w:val="0"/>
          <w:divBdr>
            <w:top w:val="none" w:sz="0" w:space="0" w:color="auto"/>
            <w:left w:val="none" w:sz="0" w:space="0" w:color="auto"/>
            <w:bottom w:val="none" w:sz="0" w:space="0" w:color="auto"/>
            <w:right w:val="none" w:sz="0" w:space="0" w:color="auto"/>
          </w:divBdr>
        </w:div>
        <w:div w:id="1753969409">
          <w:marLeft w:val="640"/>
          <w:marRight w:val="0"/>
          <w:marTop w:val="0"/>
          <w:marBottom w:val="0"/>
          <w:divBdr>
            <w:top w:val="none" w:sz="0" w:space="0" w:color="auto"/>
            <w:left w:val="none" w:sz="0" w:space="0" w:color="auto"/>
            <w:bottom w:val="none" w:sz="0" w:space="0" w:color="auto"/>
            <w:right w:val="none" w:sz="0" w:space="0" w:color="auto"/>
          </w:divBdr>
        </w:div>
        <w:div w:id="1835686171">
          <w:marLeft w:val="640"/>
          <w:marRight w:val="0"/>
          <w:marTop w:val="0"/>
          <w:marBottom w:val="0"/>
          <w:divBdr>
            <w:top w:val="none" w:sz="0" w:space="0" w:color="auto"/>
            <w:left w:val="none" w:sz="0" w:space="0" w:color="auto"/>
            <w:bottom w:val="none" w:sz="0" w:space="0" w:color="auto"/>
            <w:right w:val="none" w:sz="0" w:space="0" w:color="auto"/>
          </w:divBdr>
        </w:div>
        <w:div w:id="1868636076">
          <w:marLeft w:val="640"/>
          <w:marRight w:val="0"/>
          <w:marTop w:val="0"/>
          <w:marBottom w:val="0"/>
          <w:divBdr>
            <w:top w:val="none" w:sz="0" w:space="0" w:color="auto"/>
            <w:left w:val="none" w:sz="0" w:space="0" w:color="auto"/>
            <w:bottom w:val="none" w:sz="0" w:space="0" w:color="auto"/>
            <w:right w:val="none" w:sz="0" w:space="0" w:color="auto"/>
          </w:divBdr>
        </w:div>
        <w:div w:id="1896161017">
          <w:marLeft w:val="640"/>
          <w:marRight w:val="0"/>
          <w:marTop w:val="0"/>
          <w:marBottom w:val="0"/>
          <w:divBdr>
            <w:top w:val="none" w:sz="0" w:space="0" w:color="auto"/>
            <w:left w:val="none" w:sz="0" w:space="0" w:color="auto"/>
            <w:bottom w:val="none" w:sz="0" w:space="0" w:color="auto"/>
            <w:right w:val="none" w:sz="0" w:space="0" w:color="auto"/>
          </w:divBdr>
        </w:div>
        <w:div w:id="2002734381">
          <w:marLeft w:val="640"/>
          <w:marRight w:val="0"/>
          <w:marTop w:val="0"/>
          <w:marBottom w:val="0"/>
          <w:divBdr>
            <w:top w:val="none" w:sz="0" w:space="0" w:color="auto"/>
            <w:left w:val="none" w:sz="0" w:space="0" w:color="auto"/>
            <w:bottom w:val="none" w:sz="0" w:space="0" w:color="auto"/>
            <w:right w:val="none" w:sz="0" w:space="0" w:color="auto"/>
          </w:divBdr>
        </w:div>
        <w:div w:id="2020499008">
          <w:marLeft w:val="640"/>
          <w:marRight w:val="0"/>
          <w:marTop w:val="0"/>
          <w:marBottom w:val="0"/>
          <w:divBdr>
            <w:top w:val="none" w:sz="0" w:space="0" w:color="auto"/>
            <w:left w:val="none" w:sz="0" w:space="0" w:color="auto"/>
            <w:bottom w:val="none" w:sz="0" w:space="0" w:color="auto"/>
            <w:right w:val="none" w:sz="0" w:space="0" w:color="auto"/>
          </w:divBdr>
        </w:div>
        <w:div w:id="2080596126">
          <w:marLeft w:val="640"/>
          <w:marRight w:val="0"/>
          <w:marTop w:val="0"/>
          <w:marBottom w:val="0"/>
          <w:divBdr>
            <w:top w:val="none" w:sz="0" w:space="0" w:color="auto"/>
            <w:left w:val="none" w:sz="0" w:space="0" w:color="auto"/>
            <w:bottom w:val="none" w:sz="0" w:space="0" w:color="auto"/>
            <w:right w:val="none" w:sz="0" w:space="0" w:color="auto"/>
          </w:divBdr>
        </w:div>
        <w:div w:id="2106804290">
          <w:marLeft w:val="640"/>
          <w:marRight w:val="0"/>
          <w:marTop w:val="0"/>
          <w:marBottom w:val="0"/>
          <w:divBdr>
            <w:top w:val="none" w:sz="0" w:space="0" w:color="auto"/>
            <w:left w:val="none" w:sz="0" w:space="0" w:color="auto"/>
            <w:bottom w:val="none" w:sz="0" w:space="0" w:color="auto"/>
            <w:right w:val="none" w:sz="0" w:space="0" w:color="auto"/>
          </w:divBdr>
        </w:div>
      </w:divsChild>
    </w:div>
    <w:div w:id="828058887">
      <w:bodyDiv w:val="1"/>
      <w:marLeft w:val="0"/>
      <w:marRight w:val="0"/>
      <w:marTop w:val="0"/>
      <w:marBottom w:val="0"/>
      <w:divBdr>
        <w:top w:val="none" w:sz="0" w:space="0" w:color="auto"/>
        <w:left w:val="none" w:sz="0" w:space="0" w:color="auto"/>
        <w:bottom w:val="none" w:sz="0" w:space="0" w:color="auto"/>
        <w:right w:val="none" w:sz="0" w:space="0" w:color="auto"/>
      </w:divBdr>
      <w:divsChild>
        <w:div w:id="1943412692">
          <w:marLeft w:val="640"/>
          <w:marRight w:val="0"/>
          <w:marTop w:val="0"/>
          <w:marBottom w:val="0"/>
          <w:divBdr>
            <w:top w:val="none" w:sz="0" w:space="0" w:color="auto"/>
            <w:left w:val="none" w:sz="0" w:space="0" w:color="auto"/>
            <w:bottom w:val="none" w:sz="0" w:space="0" w:color="auto"/>
            <w:right w:val="none" w:sz="0" w:space="0" w:color="auto"/>
          </w:divBdr>
        </w:div>
        <w:div w:id="102576095">
          <w:marLeft w:val="640"/>
          <w:marRight w:val="0"/>
          <w:marTop w:val="0"/>
          <w:marBottom w:val="0"/>
          <w:divBdr>
            <w:top w:val="none" w:sz="0" w:space="0" w:color="auto"/>
            <w:left w:val="none" w:sz="0" w:space="0" w:color="auto"/>
            <w:bottom w:val="none" w:sz="0" w:space="0" w:color="auto"/>
            <w:right w:val="none" w:sz="0" w:space="0" w:color="auto"/>
          </w:divBdr>
        </w:div>
        <w:div w:id="438717893">
          <w:marLeft w:val="640"/>
          <w:marRight w:val="0"/>
          <w:marTop w:val="0"/>
          <w:marBottom w:val="0"/>
          <w:divBdr>
            <w:top w:val="none" w:sz="0" w:space="0" w:color="auto"/>
            <w:left w:val="none" w:sz="0" w:space="0" w:color="auto"/>
            <w:bottom w:val="none" w:sz="0" w:space="0" w:color="auto"/>
            <w:right w:val="none" w:sz="0" w:space="0" w:color="auto"/>
          </w:divBdr>
        </w:div>
        <w:div w:id="1510484310">
          <w:marLeft w:val="640"/>
          <w:marRight w:val="0"/>
          <w:marTop w:val="0"/>
          <w:marBottom w:val="0"/>
          <w:divBdr>
            <w:top w:val="none" w:sz="0" w:space="0" w:color="auto"/>
            <w:left w:val="none" w:sz="0" w:space="0" w:color="auto"/>
            <w:bottom w:val="none" w:sz="0" w:space="0" w:color="auto"/>
            <w:right w:val="none" w:sz="0" w:space="0" w:color="auto"/>
          </w:divBdr>
        </w:div>
        <w:div w:id="471598008">
          <w:marLeft w:val="640"/>
          <w:marRight w:val="0"/>
          <w:marTop w:val="0"/>
          <w:marBottom w:val="0"/>
          <w:divBdr>
            <w:top w:val="none" w:sz="0" w:space="0" w:color="auto"/>
            <w:left w:val="none" w:sz="0" w:space="0" w:color="auto"/>
            <w:bottom w:val="none" w:sz="0" w:space="0" w:color="auto"/>
            <w:right w:val="none" w:sz="0" w:space="0" w:color="auto"/>
          </w:divBdr>
        </w:div>
        <w:div w:id="639967832">
          <w:marLeft w:val="640"/>
          <w:marRight w:val="0"/>
          <w:marTop w:val="0"/>
          <w:marBottom w:val="0"/>
          <w:divBdr>
            <w:top w:val="none" w:sz="0" w:space="0" w:color="auto"/>
            <w:left w:val="none" w:sz="0" w:space="0" w:color="auto"/>
            <w:bottom w:val="none" w:sz="0" w:space="0" w:color="auto"/>
            <w:right w:val="none" w:sz="0" w:space="0" w:color="auto"/>
          </w:divBdr>
        </w:div>
        <w:div w:id="1788742710">
          <w:marLeft w:val="640"/>
          <w:marRight w:val="0"/>
          <w:marTop w:val="0"/>
          <w:marBottom w:val="0"/>
          <w:divBdr>
            <w:top w:val="none" w:sz="0" w:space="0" w:color="auto"/>
            <w:left w:val="none" w:sz="0" w:space="0" w:color="auto"/>
            <w:bottom w:val="none" w:sz="0" w:space="0" w:color="auto"/>
            <w:right w:val="none" w:sz="0" w:space="0" w:color="auto"/>
          </w:divBdr>
        </w:div>
        <w:div w:id="1307006352">
          <w:marLeft w:val="640"/>
          <w:marRight w:val="0"/>
          <w:marTop w:val="0"/>
          <w:marBottom w:val="0"/>
          <w:divBdr>
            <w:top w:val="none" w:sz="0" w:space="0" w:color="auto"/>
            <w:left w:val="none" w:sz="0" w:space="0" w:color="auto"/>
            <w:bottom w:val="none" w:sz="0" w:space="0" w:color="auto"/>
            <w:right w:val="none" w:sz="0" w:space="0" w:color="auto"/>
          </w:divBdr>
        </w:div>
        <w:div w:id="2033412881">
          <w:marLeft w:val="640"/>
          <w:marRight w:val="0"/>
          <w:marTop w:val="0"/>
          <w:marBottom w:val="0"/>
          <w:divBdr>
            <w:top w:val="none" w:sz="0" w:space="0" w:color="auto"/>
            <w:left w:val="none" w:sz="0" w:space="0" w:color="auto"/>
            <w:bottom w:val="none" w:sz="0" w:space="0" w:color="auto"/>
            <w:right w:val="none" w:sz="0" w:space="0" w:color="auto"/>
          </w:divBdr>
        </w:div>
        <w:div w:id="859515706">
          <w:marLeft w:val="640"/>
          <w:marRight w:val="0"/>
          <w:marTop w:val="0"/>
          <w:marBottom w:val="0"/>
          <w:divBdr>
            <w:top w:val="none" w:sz="0" w:space="0" w:color="auto"/>
            <w:left w:val="none" w:sz="0" w:space="0" w:color="auto"/>
            <w:bottom w:val="none" w:sz="0" w:space="0" w:color="auto"/>
            <w:right w:val="none" w:sz="0" w:space="0" w:color="auto"/>
          </w:divBdr>
        </w:div>
        <w:div w:id="1937909169">
          <w:marLeft w:val="640"/>
          <w:marRight w:val="0"/>
          <w:marTop w:val="0"/>
          <w:marBottom w:val="0"/>
          <w:divBdr>
            <w:top w:val="none" w:sz="0" w:space="0" w:color="auto"/>
            <w:left w:val="none" w:sz="0" w:space="0" w:color="auto"/>
            <w:bottom w:val="none" w:sz="0" w:space="0" w:color="auto"/>
            <w:right w:val="none" w:sz="0" w:space="0" w:color="auto"/>
          </w:divBdr>
        </w:div>
        <w:div w:id="526796896">
          <w:marLeft w:val="640"/>
          <w:marRight w:val="0"/>
          <w:marTop w:val="0"/>
          <w:marBottom w:val="0"/>
          <w:divBdr>
            <w:top w:val="none" w:sz="0" w:space="0" w:color="auto"/>
            <w:left w:val="none" w:sz="0" w:space="0" w:color="auto"/>
            <w:bottom w:val="none" w:sz="0" w:space="0" w:color="auto"/>
            <w:right w:val="none" w:sz="0" w:space="0" w:color="auto"/>
          </w:divBdr>
        </w:div>
        <w:div w:id="221910174">
          <w:marLeft w:val="640"/>
          <w:marRight w:val="0"/>
          <w:marTop w:val="0"/>
          <w:marBottom w:val="0"/>
          <w:divBdr>
            <w:top w:val="none" w:sz="0" w:space="0" w:color="auto"/>
            <w:left w:val="none" w:sz="0" w:space="0" w:color="auto"/>
            <w:bottom w:val="none" w:sz="0" w:space="0" w:color="auto"/>
            <w:right w:val="none" w:sz="0" w:space="0" w:color="auto"/>
          </w:divBdr>
        </w:div>
        <w:div w:id="1422293337">
          <w:marLeft w:val="640"/>
          <w:marRight w:val="0"/>
          <w:marTop w:val="0"/>
          <w:marBottom w:val="0"/>
          <w:divBdr>
            <w:top w:val="none" w:sz="0" w:space="0" w:color="auto"/>
            <w:left w:val="none" w:sz="0" w:space="0" w:color="auto"/>
            <w:bottom w:val="none" w:sz="0" w:space="0" w:color="auto"/>
            <w:right w:val="none" w:sz="0" w:space="0" w:color="auto"/>
          </w:divBdr>
        </w:div>
        <w:div w:id="723410912">
          <w:marLeft w:val="640"/>
          <w:marRight w:val="0"/>
          <w:marTop w:val="0"/>
          <w:marBottom w:val="0"/>
          <w:divBdr>
            <w:top w:val="none" w:sz="0" w:space="0" w:color="auto"/>
            <w:left w:val="none" w:sz="0" w:space="0" w:color="auto"/>
            <w:bottom w:val="none" w:sz="0" w:space="0" w:color="auto"/>
            <w:right w:val="none" w:sz="0" w:space="0" w:color="auto"/>
          </w:divBdr>
        </w:div>
        <w:div w:id="489830286">
          <w:marLeft w:val="640"/>
          <w:marRight w:val="0"/>
          <w:marTop w:val="0"/>
          <w:marBottom w:val="0"/>
          <w:divBdr>
            <w:top w:val="none" w:sz="0" w:space="0" w:color="auto"/>
            <w:left w:val="none" w:sz="0" w:space="0" w:color="auto"/>
            <w:bottom w:val="none" w:sz="0" w:space="0" w:color="auto"/>
            <w:right w:val="none" w:sz="0" w:space="0" w:color="auto"/>
          </w:divBdr>
        </w:div>
        <w:div w:id="661786017">
          <w:marLeft w:val="640"/>
          <w:marRight w:val="0"/>
          <w:marTop w:val="0"/>
          <w:marBottom w:val="0"/>
          <w:divBdr>
            <w:top w:val="none" w:sz="0" w:space="0" w:color="auto"/>
            <w:left w:val="none" w:sz="0" w:space="0" w:color="auto"/>
            <w:bottom w:val="none" w:sz="0" w:space="0" w:color="auto"/>
            <w:right w:val="none" w:sz="0" w:space="0" w:color="auto"/>
          </w:divBdr>
        </w:div>
        <w:div w:id="555626070">
          <w:marLeft w:val="640"/>
          <w:marRight w:val="0"/>
          <w:marTop w:val="0"/>
          <w:marBottom w:val="0"/>
          <w:divBdr>
            <w:top w:val="none" w:sz="0" w:space="0" w:color="auto"/>
            <w:left w:val="none" w:sz="0" w:space="0" w:color="auto"/>
            <w:bottom w:val="none" w:sz="0" w:space="0" w:color="auto"/>
            <w:right w:val="none" w:sz="0" w:space="0" w:color="auto"/>
          </w:divBdr>
        </w:div>
        <w:div w:id="186986572">
          <w:marLeft w:val="640"/>
          <w:marRight w:val="0"/>
          <w:marTop w:val="0"/>
          <w:marBottom w:val="0"/>
          <w:divBdr>
            <w:top w:val="none" w:sz="0" w:space="0" w:color="auto"/>
            <w:left w:val="none" w:sz="0" w:space="0" w:color="auto"/>
            <w:bottom w:val="none" w:sz="0" w:space="0" w:color="auto"/>
            <w:right w:val="none" w:sz="0" w:space="0" w:color="auto"/>
          </w:divBdr>
        </w:div>
        <w:div w:id="1209729487">
          <w:marLeft w:val="640"/>
          <w:marRight w:val="0"/>
          <w:marTop w:val="0"/>
          <w:marBottom w:val="0"/>
          <w:divBdr>
            <w:top w:val="none" w:sz="0" w:space="0" w:color="auto"/>
            <w:left w:val="none" w:sz="0" w:space="0" w:color="auto"/>
            <w:bottom w:val="none" w:sz="0" w:space="0" w:color="auto"/>
            <w:right w:val="none" w:sz="0" w:space="0" w:color="auto"/>
          </w:divBdr>
        </w:div>
        <w:div w:id="1296714752">
          <w:marLeft w:val="640"/>
          <w:marRight w:val="0"/>
          <w:marTop w:val="0"/>
          <w:marBottom w:val="0"/>
          <w:divBdr>
            <w:top w:val="none" w:sz="0" w:space="0" w:color="auto"/>
            <w:left w:val="none" w:sz="0" w:space="0" w:color="auto"/>
            <w:bottom w:val="none" w:sz="0" w:space="0" w:color="auto"/>
            <w:right w:val="none" w:sz="0" w:space="0" w:color="auto"/>
          </w:divBdr>
        </w:div>
        <w:div w:id="1544321915">
          <w:marLeft w:val="640"/>
          <w:marRight w:val="0"/>
          <w:marTop w:val="0"/>
          <w:marBottom w:val="0"/>
          <w:divBdr>
            <w:top w:val="none" w:sz="0" w:space="0" w:color="auto"/>
            <w:left w:val="none" w:sz="0" w:space="0" w:color="auto"/>
            <w:bottom w:val="none" w:sz="0" w:space="0" w:color="auto"/>
            <w:right w:val="none" w:sz="0" w:space="0" w:color="auto"/>
          </w:divBdr>
        </w:div>
        <w:div w:id="1472821592">
          <w:marLeft w:val="640"/>
          <w:marRight w:val="0"/>
          <w:marTop w:val="0"/>
          <w:marBottom w:val="0"/>
          <w:divBdr>
            <w:top w:val="none" w:sz="0" w:space="0" w:color="auto"/>
            <w:left w:val="none" w:sz="0" w:space="0" w:color="auto"/>
            <w:bottom w:val="none" w:sz="0" w:space="0" w:color="auto"/>
            <w:right w:val="none" w:sz="0" w:space="0" w:color="auto"/>
          </w:divBdr>
        </w:div>
        <w:div w:id="1888374240">
          <w:marLeft w:val="640"/>
          <w:marRight w:val="0"/>
          <w:marTop w:val="0"/>
          <w:marBottom w:val="0"/>
          <w:divBdr>
            <w:top w:val="none" w:sz="0" w:space="0" w:color="auto"/>
            <w:left w:val="none" w:sz="0" w:space="0" w:color="auto"/>
            <w:bottom w:val="none" w:sz="0" w:space="0" w:color="auto"/>
            <w:right w:val="none" w:sz="0" w:space="0" w:color="auto"/>
          </w:divBdr>
        </w:div>
        <w:div w:id="1795248439">
          <w:marLeft w:val="640"/>
          <w:marRight w:val="0"/>
          <w:marTop w:val="0"/>
          <w:marBottom w:val="0"/>
          <w:divBdr>
            <w:top w:val="none" w:sz="0" w:space="0" w:color="auto"/>
            <w:left w:val="none" w:sz="0" w:space="0" w:color="auto"/>
            <w:bottom w:val="none" w:sz="0" w:space="0" w:color="auto"/>
            <w:right w:val="none" w:sz="0" w:space="0" w:color="auto"/>
          </w:divBdr>
        </w:div>
        <w:div w:id="245579335">
          <w:marLeft w:val="640"/>
          <w:marRight w:val="0"/>
          <w:marTop w:val="0"/>
          <w:marBottom w:val="0"/>
          <w:divBdr>
            <w:top w:val="none" w:sz="0" w:space="0" w:color="auto"/>
            <w:left w:val="none" w:sz="0" w:space="0" w:color="auto"/>
            <w:bottom w:val="none" w:sz="0" w:space="0" w:color="auto"/>
            <w:right w:val="none" w:sz="0" w:space="0" w:color="auto"/>
          </w:divBdr>
        </w:div>
        <w:div w:id="1396589969">
          <w:marLeft w:val="640"/>
          <w:marRight w:val="0"/>
          <w:marTop w:val="0"/>
          <w:marBottom w:val="0"/>
          <w:divBdr>
            <w:top w:val="none" w:sz="0" w:space="0" w:color="auto"/>
            <w:left w:val="none" w:sz="0" w:space="0" w:color="auto"/>
            <w:bottom w:val="none" w:sz="0" w:space="0" w:color="auto"/>
            <w:right w:val="none" w:sz="0" w:space="0" w:color="auto"/>
          </w:divBdr>
        </w:div>
        <w:div w:id="1186017558">
          <w:marLeft w:val="640"/>
          <w:marRight w:val="0"/>
          <w:marTop w:val="0"/>
          <w:marBottom w:val="0"/>
          <w:divBdr>
            <w:top w:val="none" w:sz="0" w:space="0" w:color="auto"/>
            <w:left w:val="none" w:sz="0" w:space="0" w:color="auto"/>
            <w:bottom w:val="none" w:sz="0" w:space="0" w:color="auto"/>
            <w:right w:val="none" w:sz="0" w:space="0" w:color="auto"/>
          </w:divBdr>
        </w:div>
        <w:div w:id="1508322610">
          <w:marLeft w:val="640"/>
          <w:marRight w:val="0"/>
          <w:marTop w:val="0"/>
          <w:marBottom w:val="0"/>
          <w:divBdr>
            <w:top w:val="none" w:sz="0" w:space="0" w:color="auto"/>
            <w:left w:val="none" w:sz="0" w:space="0" w:color="auto"/>
            <w:bottom w:val="none" w:sz="0" w:space="0" w:color="auto"/>
            <w:right w:val="none" w:sz="0" w:space="0" w:color="auto"/>
          </w:divBdr>
        </w:div>
        <w:div w:id="1053309324">
          <w:marLeft w:val="640"/>
          <w:marRight w:val="0"/>
          <w:marTop w:val="0"/>
          <w:marBottom w:val="0"/>
          <w:divBdr>
            <w:top w:val="none" w:sz="0" w:space="0" w:color="auto"/>
            <w:left w:val="none" w:sz="0" w:space="0" w:color="auto"/>
            <w:bottom w:val="none" w:sz="0" w:space="0" w:color="auto"/>
            <w:right w:val="none" w:sz="0" w:space="0" w:color="auto"/>
          </w:divBdr>
        </w:div>
        <w:div w:id="891961007">
          <w:marLeft w:val="640"/>
          <w:marRight w:val="0"/>
          <w:marTop w:val="0"/>
          <w:marBottom w:val="0"/>
          <w:divBdr>
            <w:top w:val="none" w:sz="0" w:space="0" w:color="auto"/>
            <w:left w:val="none" w:sz="0" w:space="0" w:color="auto"/>
            <w:bottom w:val="none" w:sz="0" w:space="0" w:color="auto"/>
            <w:right w:val="none" w:sz="0" w:space="0" w:color="auto"/>
          </w:divBdr>
        </w:div>
        <w:div w:id="1967733785">
          <w:marLeft w:val="640"/>
          <w:marRight w:val="0"/>
          <w:marTop w:val="0"/>
          <w:marBottom w:val="0"/>
          <w:divBdr>
            <w:top w:val="none" w:sz="0" w:space="0" w:color="auto"/>
            <w:left w:val="none" w:sz="0" w:space="0" w:color="auto"/>
            <w:bottom w:val="none" w:sz="0" w:space="0" w:color="auto"/>
            <w:right w:val="none" w:sz="0" w:space="0" w:color="auto"/>
          </w:divBdr>
        </w:div>
        <w:div w:id="62029680">
          <w:marLeft w:val="640"/>
          <w:marRight w:val="0"/>
          <w:marTop w:val="0"/>
          <w:marBottom w:val="0"/>
          <w:divBdr>
            <w:top w:val="none" w:sz="0" w:space="0" w:color="auto"/>
            <w:left w:val="none" w:sz="0" w:space="0" w:color="auto"/>
            <w:bottom w:val="none" w:sz="0" w:space="0" w:color="auto"/>
            <w:right w:val="none" w:sz="0" w:space="0" w:color="auto"/>
          </w:divBdr>
        </w:div>
        <w:div w:id="1667633049">
          <w:marLeft w:val="640"/>
          <w:marRight w:val="0"/>
          <w:marTop w:val="0"/>
          <w:marBottom w:val="0"/>
          <w:divBdr>
            <w:top w:val="none" w:sz="0" w:space="0" w:color="auto"/>
            <w:left w:val="none" w:sz="0" w:space="0" w:color="auto"/>
            <w:bottom w:val="none" w:sz="0" w:space="0" w:color="auto"/>
            <w:right w:val="none" w:sz="0" w:space="0" w:color="auto"/>
          </w:divBdr>
        </w:div>
        <w:div w:id="1781602163">
          <w:marLeft w:val="640"/>
          <w:marRight w:val="0"/>
          <w:marTop w:val="0"/>
          <w:marBottom w:val="0"/>
          <w:divBdr>
            <w:top w:val="none" w:sz="0" w:space="0" w:color="auto"/>
            <w:left w:val="none" w:sz="0" w:space="0" w:color="auto"/>
            <w:bottom w:val="none" w:sz="0" w:space="0" w:color="auto"/>
            <w:right w:val="none" w:sz="0" w:space="0" w:color="auto"/>
          </w:divBdr>
        </w:div>
        <w:div w:id="1683050651">
          <w:marLeft w:val="640"/>
          <w:marRight w:val="0"/>
          <w:marTop w:val="0"/>
          <w:marBottom w:val="0"/>
          <w:divBdr>
            <w:top w:val="none" w:sz="0" w:space="0" w:color="auto"/>
            <w:left w:val="none" w:sz="0" w:space="0" w:color="auto"/>
            <w:bottom w:val="none" w:sz="0" w:space="0" w:color="auto"/>
            <w:right w:val="none" w:sz="0" w:space="0" w:color="auto"/>
          </w:divBdr>
        </w:div>
        <w:div w:id="380398045">
          <w:marLeft w:val="640"/>
          <w:marRight w:val="0"/>
          <w:marTop w:val="0"/>
          <w:marBottom w:val="0"/>
          <w:divBdr>
            <w:top w:val="none" w:sz="0" w:space="0" w:color="auto"/>
            <w:left w:val="none" w:sz="0" w:space="0" w:color="auto"/>
            <w:bottom w:val="none" w:sz="0" w:space="0" w:color="auto"/>
            <w:right w:val="none" w:sz="0" w:space="0" w:color="auto"/>
          </w:divBdr>
        </w:div>
        <w:div w:id="1098138077">
          <w:marLeft w:val="640"/>
          <w:marRight w:val="0"/>
          <w:marTop w:val="0"/>
          <w:marBottom w:val="0"/>
          <w:divBdr>
            <w:top w:val="none" w:sz="0" w:space="0" w:color="auto"/>
            <w:left w:val="none" w:sz="0" w:space="0" w:color="auto"/>
            <w:bottom w:val="none" w:sz="0" w:space="0" w:color="auto"/>
            <w:right w:val="none" w:sz="0" w:space="0" w:color="auto"/>
          </w:divBdr>
        </w:div>
        <w:div w:id="943154170">
          <w:marLeft w:val="640"/>
          <w:marRight w:val="0"/>
          <w:marTop w:val="0"/>
          <w:marBottom w:val="0"/>
          <w:divBdr>
            <w:top w:val="none" w:sz="0" w:space="0" w:color="auto"/>
            <w:left w:val="none" w:sz="0" w:space="0" w:color="auto"/>
            <w:bottom w:val="none" w:sz="0" w:space="0" w:color="auto"/>
            <w:right w:val="none" w:sz="0" w:space="0" w:color="auto"/>
          </w:divBdr>
        </w:div>
        <w:div w:id="1054235704">
          <w:marLeft w:val="640"/>
          <w:marRight w:val="0"/>
          <w:marTop w:val="0"/>
          <w:marBottom w:val="0"/>
          <w:divBdr>
            <w:top w:val="none" w:sz="0" w:space="0" w:color="auto"/>
            <w:left w:val="none" w:sz="0" w:space="0" w:color="auto"/>
            <w:bottom w:val="none" w:sz="0" w:space="0" w:color="auto"/>
            <w:right w:val="none" w:sz="0" w:space="0" w:color="auto"/>
          </w:divBdr>
        </w:div>
        <w:div w:id="469058174">
          <w:marLeft w:val="640"/>
          <w:marRight w:val="0"/>
          <w:marTop w:val="0"/>
          <w:marBottom w:val="0"/>
          <w:divBdr>
            <w:top w:val="none" w:sz="0" w:space="0" w:color="auto"/>
            <w:left w:val="none" w:sz="0" w:space="0" w:color="auto"/>
            <w:bottom w:val="none" w:sz="0" w:space="0" w:color="auto"/>
            <w:right w:val="none" w:sz="0" w:space="0" w:color="auto"/>
          </w:divBdr>
        </w:div>
        <w:div w:id="1440881089">
          <w:marLeft w:val="640"/>
          <w:marRight w:val="0"/>
          <w:marTop w:val="0"/>
          <w:marBottom w:val="0"/>
          <w:divBdr>
            <w:top w:val="none" w:sz="0" w:space="0" w:color="auto"/>
            <w:left w:val="none" w:sz="0" w:space="0" w:color="auto"/>
            <w:bottom w:val="none" w:sz="0" w:space="0" w:color="auto"/>
            <w:right w:val="none" w:sz="0" w:space="0" w:color="auto"/>
          </w:divBdr>
        </w:div>
        <w:div w:id="697584998">
          <w:marLeft w:val="640"/>
          <w:marRight w:val="0"/>
          <w:marTop w:val="0"/>
          <w:marBottom w:val="0"/>
          <w:divBdr>
            <w:top w:val="none" w:sz="0" w:space="0" w:color="auto"/>
            <w:left w:val="none" w:sz="0" w:space="0" w:color="auto"/>
            <w:bottom w:val="none" w:sz="0" w:space="0" w:color="auto"/>
            <w:right w:val="none" w:sz="0" w:space="0" w:color="auto"/>
          </w:divBdr>
        </w:div>
        <w:div w:id="806554405">
          <w:marLeft w:val="640"/>
          <w:marRight w:val="0"/>
          <w:marTop w:val="0"/>
          <w:marBottom w:val="0"/>
          <w:divBdr>
            <w:top w:val="none" w:sz="0" w:space="0" w:color="auto"/>
            <w:left w:val="none" w:sz="0" w:space="0" w:color="auto"/>
            <w:bottom w:val="none" w:sz="0" w:space="0" w:color="auto"/>
            <w:right w:val="none" w:sz="0" w:space="0" w:color="auto"/>
          </w:divBdr>
        </w:div>
        <w:div w:id="1814642165">
          <w:marLeft w:val="640"/>
          <w:marRight w:val="0"/>
          <w:marTop w:val="0"/>
          <w:marBottom w:val="0"/>
          <w:divBdr>
            <w:top w:val="none" w:sz="0" w:space="0" w:color="auto"/>
            <w:left w:val="none" w:sz="0" w:space="0" w:color="auto"/>
            <w:bottom w:val="none" w:sz="0" w:space="0" w:color="auto"/>
            <w:right w:val="none" w:sz="0" w:space="0" w:color="auto"/>
          </w:divBdr>
        </w:div>
        <w:div w:id="622619454">
          <w:marLeft w:val="640"/>
          <w:marRight w:val="0"/>
          <w:marTop w:val="0"/>
          <w:marBottom w:val="0"/>
          <w:divBdr>
            <w:top w:val="none" w:sz="0" w:space="0" w:color="auto"/>
            <w:left w:val="none" w:sz="0" w:space="0" w:color="auto"/>
            <w:bottom w:val="none" w:sz="0" w:space="0" w:color="auto"/>
            <w:right w:val="none" w:sz="0" w:space="0" w:color="auto"/>
          </w:divBdr>
        </w:div>
        <w:div w:id="1145245711">
          <w:marLeft w:val="640"/>
          <w:marRight w:val="0"/>
          <w:marTop w:val="0"/>
          <w:marBottom w:val="0"/>
          <w:divBdr>
            <w:top w:val="none" w:sz="0" w:space="0" w:color="auto"/>
            <w:left w:val="none" w:sz="0" w:space="0" w:color="auto"/>
            <w:bottom w:val="none" w:sz="0" w:space="0" w:color="auto"/>
            <w:right w:val="none" w:sz="0" w:space="0" w:color="auto"/>
          </w:divBdr>
        </w:div>
        <w:div w:id="929700727">
          <w:marLeft w:val="640"/>
          <w:marRight w:val="0"/>
          <w:marTop w:val="0"/>
          <w:marBottom w:val="0"/>
          <w:divBdr>
            <w:top w:val="none" w:sz="0" w:space="0" w:color="auto"/>
            <w:left w:val="none" w:sz="0" w:space="0" w:color="auto"/>
            <w:bottom w:val="none" w:sz="0" w:space="0" w:color="auto"/>
            <w:right w:val="none" w:sz="0" w:space="0" w:color="auto"/>
          </w:divBdr>
        </w:div>
        <w:div w:id="12727767">
          <w:marLeft w:val="640"/>
          <w:marRight w:val="0"/>
          <w:marTop w:val="0"/>
          <w:marBottom w:val="0"/>
          <w:divBdr>
            <w:top w:val="none" w:sz="0" w:space="0" w:color="auto"/>
            <w:left w:val="none" w:sz="0" w:space="0" w:color="auto"/>
            <w:bottom w:val="none" w:sz="0" w:space="0" w:color="auto"/>
            <w:right w:val="none" w:sz="0" w:space="0" w:color="auto"/>
          </w:divBdr>
        </w:div>
        <w:div w:id="1484276490">
          <w:marLeft w:val="640"/>
          <w:marRight w:val="0"/>
          <w:marTop w:val="0"/>
          <w:marBottom w:val="0"/>
          <w:divBdr>
            <w:top w:val="none" w:sz="0" w:space="0" w:color="auto"/>
            <w:left w:val="none" w:sz="0" w:space="0" w:color="auto"/>
            <w:bottom w:val="none" w:sz="0" w:space="0" w:color="auto"/>
            <w:right w:val="none" w:sz="0" w:space="0" w:color="auto"/>
          </w:divBdr>
        </w:div>
        <w:div w:id="1689091791">
          <w:marLeft w:val="640"/>
          <w:marRight w:val="0"/>
          <w:marTop w:val="0"/>
          <w:marBottom w:val="0"/>
          <w:divBdr>
            <w:top w:val="none" w:sz="0" w:space="0" w:color="auto"/>
            <w:left w:val="none" w:sz="0" w:space="0" w:color="auto"/>
            <w:bottom w:val="none" w:sz="0" w:space="0" w:color="auto"/>
            <w:right w:val="none" w:sz="0" w:space="0" w:color="auto"/>
          </w:divBdr>
        </w:div>
      </w:divsChild>
    </w:div>
    <w:div w:id="828401227">
      <w:marLeft w:val="640"/>
      <w:marRight w:val="0"/>
      <w:marTop w:val="0"/>
      <w:marBottom w:val="0"/>
      <w:divBdr>
        <w:top w:val="none" w:sz="0" w:space="0" w:color="auto"/>
        <w:left w:val="none" w:sz="0" w:space="0" w:color="auto"/>
        <w:bottom w:val="none" w:sz="0" w:space="0" w:color="auto"/>
        <w:right w:val="none" w:sz="0" w:space="0" w:color="auto"/>
      </w:divBdr>
    </w:div>
    <w:div w:id="829637696">
      <w:marLeft w:val="640"/>
      <w:marRight w:val="0"/>
      <w:marTop w:val="0"/>
      <w:marBottom w:val="0"/>
      <w:divBdr>
        <w:top w:val="none" w:sz="0" w:space="0" w:color="auto"/>
        <w:left w:val="none" w:sz="0" w:space="0" w:color="auto"/>
        <w:bottom w:val="none" w:sz="0" w:space="0" w:color="auto"/>
        <w:right w:val="none" w:sz="0" w:space="0" w:color="auto"/>
      </w:divBdr>
    </w:div>
    <w:div w:id="829709082">
      <w:marLeft w:val="640"/>
      <w:marRight w:val="0"/>
      <w:marTop w:val="0"/>
      <w:marBottom w:val="0"/>
      <w:divBdr>
        <w:top w:val="none" w:sz="0" w:space="0" w:color="auto"/>
        <w:left w:val="none" w:sz="0" w:space="0" w:color="auto"/>
        <w:bottom w:val="none" w:sz="0" w:space="0" w:color="auto"/>
        <w:right w:val="none" w:sz="0" w:space="0" w:color="auto"/>
      </w:divBdr>
    </w:div>
    <w:div w:id="829906576">
      <w:bodyDiv w:val="1"/>
      <w:marLeft w:val="0"/>
      <w:marRight w:val="0"/>
      <w:marTop w:val="0"/>
      <w:marBottom w:val="0"/>
      <w:divBdr>
        <w:top w:val="none" w:sz="0" w:space="0" w:color="auto"/>
        <w:left w:val="none" w:sz="0" w:space="0" w:color="auto"/>
        <w:bottom w:val="none" w:sz="0" w:space="0" w:color="auto"/>
        <w:right w:val="none" w:sz="0" w:space="0" w:color="auto"/>
      </w:divBdr>
    </w:div>
    <w:div w:id="833186850">
      <w:marLeft w:val="640"/>
      <w:marRight w:val="0"/>
      <w:marTop w:val="0"/>
      <w:marBottom w:val="0"/>
      <w:divBdr>
        <w:top w:val="none" w:sz="0" w:space="0" w:color="auto"/>
        <w:left w:val="none" w:sz="0" w:space="0" w:color="auto"/>
        <w:bottom w:val="none" w:sz="0" w:space="0" w:color="auto"/>
        <w:right w:val="none" w:sz="0" w:space="0" w:color="auto"/>
      </w:divBdr>
    </w:div>
    <w:div w:id="833958369">
      <w:bodyDiv w:val="1"/>
      <w:marLeft w:val="0"/>
      <w:marRight w:val="0"/>
      <w:marTop w:val="0"/>
      <w:marBottom w:val="0"/>
      <w:divBdr>
        <w:top w:val="none" w:sz="0" w:space="0" w:color="auto"/>
        <w:left w:val="none" w:sz="0" w:space="0" w:color="auto"/>
        <w:bottom w:val="none" w:sz="0" w:space="0" w:color="auto"/>
        <w:right w:val="none" w:sz="0" w:space="0" w:color="auto"/>
      </w:divBdr>
      <w:divsChild>
        <w:div w:id="18702183">
          <w:marLeft w:val="640"/>
          <w:marRight w:val="0"/>
          <w:marTop w:val="0"/>
          <w:marBottom w:val="0"/>
          <w:divBdr>
            <w:top w:val="none" w:sz="0" w:space="0" w:color="auto"/>
            <w:left w:val="none" w:sz="0" w:space="0" w:color="auto"/>
            <w:bottom w:val="none" w:sz="0" w:space="0" w:color="auto"/>
            <w:right w:val="none" w:sz="0" w:space="0" w:color="auto"/>
          </w:divBdr>
        </w:div>
        <w:div w:id="240870698">
          <w:marLeft w:val="640"/>
          <w:marRight w:val="0"/>
          <w:marTop w:val="0"/>
          <w:marBottom w:val="0"/>
          <w:divBdr>
            <w:top w:val="none" w:sz="0" w:space="0" w:color="auto"/>
            <w:left w:val="none" w:sz="0" w:space="0" w:color="auto"/>
            <w:bottom w:val="none" w:sz="0" w:space="0" w:color="auto"/>
            <w:right w:val="none" w:sz="0" w:space="0" w:color="auto"/>
          </w:divBdr>
        </w:div>
        <w:div w:id="336346248">
          <w:marLeft w:val="640"/>
          <w:marRight w:val="0"/>
          <w:marTop w:val="0"/>
          <w:marBottom w:val="0"/>
          <w:divBdr>
            <w:top w:val="none" w:sz="0" w:space="0" w:color="auto"/>
            <w:left w:val="none" w:sz="0" w:space="0" w:color="auto"/>
            <w:bottom w:val="none" w:sz="0" w:space="0" w:color="auto"/>
            <w:right w:val="none" w:sz="0" w:space="0" w:color="auto"/>
          </w:divBdr>
        </w:div>
        <w:div w:id="465123650">
          <w:marLeft w:val="640"/>
          <w:marRight w:val="0"/>
          <w:marTop w:val="0"/>
          <w:marBottom w:val="0"/>
          <w:divBdr>
            <w:top w:val="none" w:sz="0" w:space="0" w:color="auto"/>
            <w:left w:val="none" w:sz="0" w:space="0" w:color="auto"/>
            <w:bottom w:val="none" w:sz="0" w:space="0" w:color="auto"/>
            <w:right w:val="none" w:sz="0" w:space="0" w:color="auto"/>
          </w:divBdr>
        </w:div>
        <w:div w:id="501045513">
          <w:marLeft w:val="640"/>
          <w:marRight w:val="0"/>
          <w:marTop w:val="0"/>
          <w:marBottom w:val="0"/>
          <w:divBdr>
            <w:top w:val="none" w:sz="0" w:space="0" w:color="auto"/>
            <w:left w:val="none" w:sz="0" w:space="0" w:color="auto"/>
            <w:bottom w:val="none" w:sz="0" w:space="0" w:color="auto"/>
            <w:right w:val="none" w:sz="0" w:space="0" w:color="auto"/>
          </w:divBdr>
        </w:div>
        <w:div w:id="566960021">
          <w:marLeft w:val="640"/>
          <w:marRight w:val="0"/>
          <w:marTop w:val="0"/>
          <w:marBottom w:val="0"/>
          <w:divBdr>
            <w:top w:val="none" w:sz="0" w:space="0" w:color="auto"/>
            <w:left w:val="none" w:sz="0" w:space="0" w:color="auto"/>
            <w:bottom w:val="none" w:sz="0" w:space="0" w:color="auto"/>
            <w:right w:val="none" w:sz="0" w:space="0" w:color="auto"/>
          </w:divBdr>
        </w:div>
        <w:div w:id="724568083">
          <w:marLeft w:val="640"/>
          <w:marRight w:val="0"/>
          <w:marTop w:val="0"/>
          <w:marBottom w:val="0"/>
          <w:divBdr>
            <w:top w:val="none" w:sz="0" w:space="0" w:color="auto"/>
            <w:left w:val="none" w:sz="0" w:space="0" w:color="auto"/>
            <w:bottom w:val="none" w:sz="0" w:space="0" w:color="auto"/>
            <w:right w:val="none" w:sz="0" w:space="0" w:color="auto"/>
          </w:divBdr>
        </w:div>
        <w:div w:id="743455072">
          <w:marLeft w:val="640"/>
          <w:marRight w:val="0"/>
          <w:marTop w:val="0"/>
          <w:marBottom w:val="0"/>
          <w:divBdr>
            <w:top w:val="none" w:sz="0" w:space="0" w:color="auto"/>
            <w:left w:val="none" w:sz="0" w:space="0" w:color="auto"/>
            <w:bottom w:val="none" w:sz="0" w:space="0" w:color="auto"/>
            <w:right w:val="none" w:sz="0" w:space="0" w:color="auto"/>
          </w:divBdr>
        </w:div>
        <w:div w:id="756556463">
          <w:marLeft w:val="640"/>
          <w:marRight w:val="0"/>
          <w:marTop w:val="0"/>
          <w:marBottom w:val="0"/>
          <w:divBdr>
            <w:top w:val="none" w:sz="0" w:space="0" w:color="auto"/>
            <w:left w:val="none" w:sz="0" w:space="0" w:color="auto"/>
            <w:bottom w:val="none" w:sz="0" w:space="0" w:color="auto"/>
            <w:right w:val="none" w:sz="0" w:space="0" w:color="auto"/>
          </w:divBdr>
        </w:div>
        <w:div w:id="763651830">
          <w:marLeft w:val="640"/>
          <w:marRight w:val="0"/>
          <w:marTop w:val="0"/>
          <w:marBottom w:val="0"/>
          <w:divBdr>
            <w:top w:val="none" w:sz="0" w:space="0" w:color="auto"/>
            <w:left w:val="none" w:sz="0" w:space="0" w:color="auto"/>
            <w:bottom w:val="none" w:sz="0" w:space="0" w:color="auto"/>
            <w:right w:val="none" w:sz="0" w:space="0" w:color="auto"/>
          </w:divBdr>
        </w:div>
        <w:div w:id="783884462">
          <w:marLeft w:val="640"/>
          <w:marRight w:val="0"/>
          <w:marTop w:val="0"/>
          <w:marBottom w:val="0"/>
          <w:divBdr>
            <w:top w:val="none" w:sz="0" w:space="0" w:color="auto"/>
            <w:left w:val="none" w:sz="0" w:space="0" w:color="auto"/>
            <w:bottom w:val="none" w:sz="0" w:space="0" w:color="auto"/>
            <w:right w:val="none" w:sz="0" w:space="0" w:color="auto"/>
          </w:divBdr>
        </w:div>
        <w:div w:id="804469995">
          <w:marLeft w:val="640"/>
          <w:marRight w:val="0"/>
          <w:marTop w:val="0"/>
          <w:marBottom w:val="0"/>
          <w:divBdr>
            <w:top w:val="none" w:sz="0" w:space="0" w:color="auto"/>
            <w:left w:val="none" w:sz="0" w:space="0" w:color="auto"/>
            <w:bottom w:val="none" w:sz="0" w:space="0" w:color="auto"/>
            <w:right w:val="none" w:sz="0" w:space="0" w:color="auto"/>
          </w:divBdr>
        </w:div>
        <w:div w:id="901986711">
          <w:marLeft w:val="640"/>
          <w:marRight w:val="0"/>
          <w:marTop w:val="0"/>
          <w:marBottom w:val="0"/>
          <w:divBdr>
            <w:top w:val="none" w:sz="0" w:space="0" w:color="auto"/>
            <w:left w:val="none" w:sz="0" w:space="0" w:color="auto"/>
            <w:bottom w:val="none" w:sz="0" w:space="0" w:color="auto"/>
            <w:right w:val="none" w:sz="0" w:space="0" w:color="auto"/>
          </w:divBdr>
        </w:div>
        <w:div w:id="1145701695">
          <w:marLeft w:val="640"/>
          <w:marRight w:val="0"/>
          <w:marTop w:val="0"/>
          <w:marBottom w:val="0"/>
          <w:divBdr>
            <w:top w:val="none" w:sz="0" w:space="0" w:color="auto"/>
            <w:left w:val="none" w:sz="0" w:space="0" w:color="auto"/>
            <w:bottom w:val="none" w:sz="0" w:space="0" w:color="auto"/>
            <w:right w:val="none" w:sz="0" w:space="0" w:color="auto"/>
          </w:divBdr>
        </w:div>
        <w:div w:id="1185048891">
          <w:marLeft w:val="640"/>
          <w:marRight w:val="0"/>
          <w:marTop w:val="0"/>
          <w:marBottom w:val="0"/>
          <w:divBdr>
            <w:top w:val="none" w:sz="0" w:space="0" w:color="auto"/>
            <w:left w:val="none" w:sz="0" w:space="0" w:color="auto"/>
            <w:bottom w:val="none" w:sz="0" w:space="0" w:color="auto"/>
            <w:right w:val="none" w:sz="0" w:space="0" w:color="auto"/>
          </w:divBdr>
        </w:div>
        <w:div w:id="1242716016">
          <w:marLeft w:val="640"/>
          <w:marRight w:val="0"/>
          <w:marTop w:val="0"/>
          <w:marBottom w:val="0"/>
          <w:divBdr>
            <w:top w:val="none" w:sz="0" w:space="0" w:color="auto"/>
            <w:left w:val="none" w:sz="0" w:space="0" w:color="auto"/>
            <w:bottom w:val="none" w:sz="0" w:space="0" w:color="auto"/>
            <w:right w:val="none" w:sz="0" w:space="0" w:color="auto"/>
          </w:divBdr>
        </w:div>
        <w:div w:id="1388720437">
          <w:marLeft w:val="640"/>
          <w:marRight w:val="0"/>
          <w:marTop w:val="0"/>
          <w:marBottom w:val="0"/>
          <w:divBdr>
            <w:top w:val="none" w:sz="0" w:space="0" w:color="auto"/>
            <w:left w:val="none" w:sz="0" w:space="0" w:color="auto"/>
            <w:bottom w:val="none" w:sz="0" w:space="0" w:color="auto"/>
            <w:right w:val="none" w:sz="0" w:space="0" w:color="auto"/>
          </w:divBdr>
        </w:div>
        <w:div w:id="1542552696">
          <w:marLeft w:val="640"/>
          <w:marRight w:val="0"/>
          <w:marTop w:val="0"/>
          <w:marBottom w:val="0"/>
          <w:divBdr>
            <w:top w:val="none" w:sz="0" w:space="0" w:color="auto"/>
            <w:left w:val="none" w:sz="0" w:space="0" w:color="auto"/>
            <w:bottom w:val="none" w:sz="0" w:space="0" w:color="auto"/>
            <w:right w:val="none" w:sz="0" w:space="0" w:color="auto"/>
          </w:divBdr>
        </w:div>
        <w:div w:id="1606571236">
          <w:marLeft w:val="640"/>
          <w:marRight w:val="0"/>
          <w:marTop w:val="0"/>
          <w:marBottom w:val="0"/>
          <w:divBdr>
            <w:top w:val="none" w:sz="0" w:space="0" w:color="auto"/>
            <w:left w:val="none" w:sz="0" w:space="0" w:color="auto"/>
            <w:bottom w:val="none" w:sz="0" w:space="0" w:color="auto"/>
            <w:right w:val="none" w:sz="0" w:space="0" w:color="auto"/>
          </w:divBdr>
        </w:div>
        <w:div w:id="1614703700">
          <w:marLeft w:val="640"/>
          <w:marRight w:val="0"/>
          <w:marTop w:val="0"/>
          <w:marBottom w:val="0"/>
          <w:divBdr>
            <w:top w:val="none" w:sz="0" w:space="0" w:color="auto"/>
            <w:left w:val="none" w:sz="0" w:space="0" w:color="auto"/>
            <w:bottom w:val="none" w:sz="0" w:space="0" w:color="auto"/>
            <w:right w:val="none" w:sz="0" w:space="0" w:color="auto"/>
          </w:divBdr>
        </w:div>
        <w:div w:id="1766532657">
          <w:marLeft w:val="640"/>
          <w:marRight w:val="0"/>
          <w:marTop w:val="0"/>
          <w:marBottom w:val="0"/>
          <w:divBdr>
            <w:top w:val="none" w:sz="0" w:space="0" w:color="auto"/>
            <w:left w:val="none" w:sz="0" w:space="0" w:color="auto"/>
            <w:bottom w:val="none" w:sz="0" w:space="0" w:color="auto"/>
            <w:right w:val="none" w:sz="0" w:space="0" w:color="auto"/>
          </w:divBdr>
        </w:div>
        <w:div w:id="1924950697">
          <w:marLeft w:val="640"/>
          <w:marRight w:val="0"/>
          <w:marTop w:val="0"/>
          <w:marBottom w:val="0"/>
          <w:divBdr>
            <w:top w:val="none" w:sz="0" w:space="0" w:color="auto"/>
            <w:left w:val="none" w:sz="0" w:space="0" w:color="auto"/>
            <w:bottom w:val="none" w:sz="0" w:space="0" w:color="auto"/>
            <w:right w:val="none" w:sz="0" w:space="0" w:color="auto"/>
          </w:divBdr>
        </w:div>
        <w:div w:id="1990940319">
          <w:marLeft w:val="640"/>
          <w:marRight w:val="0"/>
          <w:marTop w:val="0"/>
          <w:marBottom w:val="0"/>
          <w:divBdr>
            <w:top w:val="none" w:sz="0" w:space="0" w:color="auto"/>
            <w:left w:val="none" w:sz="0" w:space="0" w:color="auto"/>
            <w:bottom w:val="none" w:sz="0" w:space="0" w:color="auto"/>
            <w:right w:val="none" w:sz="0" w:space="0" w:color="auto"/>
          </w:divBdr>
        </w:div>
        <w:div w:id="2080201964">
          <w:marLeft w:val="640"/>
          <w:marRight w:val="0"/>
          <w:marTop w:val="0"/>
          <w:marBottom w:val="0"/>
          <w:divBdr>
            <w:top w:val="none" w:sz="0" w:space="0" w:color="auto"/>
            <w:left w:val="none" w:sz="0" w:space="0" w:color="auto"/>
            <w:bottom w:val="none" w:sz="0" w:space="0" w:color="auto"/>
            <w:right w:val="none" w:sz="0" w:space="0" w:color="auto"/>
          </w:divBdr>
        </w:div>
      </w:divsChild>
    </w:div>
    <w:div w:id="840200135">
      <w:marLeft w:val="640"/>
      <w:marRight w:val="0"/>
      <w:marTop w:val="0"/>
      <w:marBottom w:val="0"/>
      <w:divBdr>
        <w:top w:val="none" w:sz="0" w:space="0" w:color="auto"/>
        <w:left w:val="none" w:sz="0" w:space="0" w:color="auto"/>
        <w:bottom w:val="none" w:sz="0" w:space="0" w:color="auto"/>
        <w:right w:val="none" w:sz="0" w:space="0" w:color="auto"/>
      </w:divBdr>
    </w:div>
    <w:div w:id="842354793">
      <w:marLeft w:val="640"/>
      <w:marRight w:val="0"/>
      <w:marTop w:val="0"/>
      <w:marBottom w:val="0"/>
      <w:divBdr>
        <w:top w:val="none" w:sz="0" w:space="0" w:color="auto"/>
        <w:left w:val="none" w:sz="0" w:space="0" w:color="auto"/>
        <w:bottom w:val="none" w:sz="0" w:space="0" w:color="auto"/>
        <w:right w:val="none" w:sz="0" w:space="0" w:color="auto"/>
      </w:divBdr>
    </w:div>
    <w:div w:id="842429455">
      <w:bodyDiv w:val="1"/>
      <w:marLeft w:val="0"/>
      <w:marRight w:val="0"/>
      <w:marTop w:val="0"/>
      <w:marBottom w:val="0"/>
      <w:divBdr>
        <w:top w:val="none" w:sz="0" w:space="0" w:color="auto"/>
        <w:left w:val="none" w:sz="0" w:space="0" w:color="auto"/>
        <w:bottom w:val="none" w:sz="0" w:space="0" w:color="auto"/>
        <w:right w:val="none" w:sz="0" w:space="0" w:color="auto"/>
      </w:divBdr>
      <w:divsChild>
        <w:div w:id="62414953">
          <w:marLeft w:val="640"/>
          <w:marRight w:val="0"/>
          <w:marTop w:val="0"/>
          <w:marBottom w:val="0"/>
          <w:divBdr>
            <w:top w:val="none" w:sz="0" w:space="0" w:color="auto"/>
            <w:left w:val="none" w:sz="0" w:space="0" w:color="auto"/>
            <w:bottom w:val="none" w:sz="0" w:space="0" w:color="auto"/>
            <w:right w:val="none" w:sz="0" w:space="0" w:color="auto"/>
          </w:divBdr>
        </w:div>
        <w:div w:id="96993823">
          <w:marLeft w:val="640"/>
          <w:marRight w:val="0"/>
          <w:marTop w:val="0"/>
          <w:marBottom w:val="0"/>
          <w:divBdr>
            <w:top w:val="none" w:sz="0" w:space="0" w:color="auto"/>
            <w:left w:val="none" w:sz="0" w:space="0" w:color="auto"/>
            <w:bottom w:val="none" w:sz="0" w:space="0" w:color="auto"/>
            <w:right w:val="none" w:sz="0" w:space="0" w:color="auto"/>
          </w:divBdr>
        </w:div>
        <w:div w:id="120418147">
          <w:marLeft w:val="640"/>
          <w:marRight w:val="0"/>
          <w:marTop w:val="0"/>
          <w:marBottom w:val="0"/>
          <w:divBdr>
            <w:top w:val="none" w:sz="0" w:space="0" w:color="auto"/>
            <w:left w:val="none" w:sz="0" w:space="0" w:color="auto"/>
            <w:bottom w:val="none" w:sz="0" w:space="0" w:color="auto"/>
            <w:right w:val="none" w:sz="0" w:space="0" w:color="auto"/>
          </w:divBdr>
        </w:div>
        <w:div w:id="169872413">
          <w:marLeft w:val="640"/>
          <w:marRight w:val="0"/>
          <w:marTop w:val="0"/>
          <w:marBottom w:val="0"/>
          <w:divBdr>
            <w:top w:val="none" w:sz="0" w:space="0" w:color="auto"/>
            <w:left w:val="none" w:sz="0" w:space="0" w:color="auto"/>
            <w:bottom w:val="none" w:sz="0" w:space="0" w:color="auto"/>
            <w:right w:val="none" w:sz="0" w:space="0" w:color="auto"/>
          </w:divBdr>
        </w:div>
        <w:div w:id="186064059">
          <w:marLeft w:val="640"/>
          <w:marRight w:val="0"/>
          <w:marTop w:val="0"/>
          <w:marBottom w:val="0"/>
          <w:divBdr>
            <w:top w:val="none" w:sz="0" w:space="0" w:color="auto"/>
            <w:left w:val="none" w:sz="0" w:space="0" w:color="auto"/>
            <w:bottom w:val="none" w:sz="0" w:space="0" w:color="auto"/>
            <w:right w:val="none" w:sz="0" w:space="0" w:color="auto"/>
          </w:divBdr>
        </w:div>
        <w:div w:id="222063890">
          <w:marLeft w:val="640"/>
          <w:marRight w:val="0"/>
          <w:marTop w:val="0"/>
          <w:marBottom w:val="0"/>
          <w:divBdr>
            <w:top w:val="none" w:sz="0" w:space="0" w:color="auto"/>
            <w:left w:val="none" w:sz="0" w:space="0" w:color="auto"/>
            <w:bottom w:val="none" w:sz="0" w:space="0" w:color="auto"/>
            <w:right w:val="none" w:sz="0" w:space="0" w:color="auto"/>
          </w:divBdr>
        </w:div>
        <w:div w:id="225651085">
          <w:marLeft w:val="640"/>
          <w:marRight w:val="0"/>
          <w:marTop w:val="0"/>
          <w:marBottom w:val="0"/>
          <w:divBdr>
            <w:top w:val="none" w:sz="0" w:space="0" w:color="auto"/>
            <w:left w:val="none" w:sz="0" w:space="0" w:color="auto"/>
            <w:bottom w:val="none" w:sz="0" w:space="0" w:color="auto"/>
            <w:right w:val="none" w:sz="0" w:space="0" w:color="auto"/>
          </w:divBdr>
        </w:div>
        <w:div w:id="251361444">
          <w:marLeft w:val="640"/>
          <w:marRight w:val="0"/>
          <w:marTop w:val="0"/>
          <w:marBottom w:val="0"/>
          <w:divBdr>
            <w:top w:val="none" w:sz="0" w:space="0" w:color="auto"/>
            <w:left w:val="none" w:sz="0" w:space="0" w:color="auto"/>
            <w:bottom w:val="none" w:sz="0" w:space="0" w:color="auto"/>
            <w:right w:val="none" w:sz="0" w:space="0" w:color="auto"/>
          </w:divBdr>
        </w:div>
        <w:div w:id="255213847">
          <w:marLeft w:val="640"/>
          <w:marRight w:val="0"/>
          <w:marTop w:val="0"/>
          <w:marBottom w:val="0"/>
          <w:divBdr>
            <w:top w:val="none" w:sz="0" w:space="0" w:color="auto"/>
            <w:left w:val="none" w:sz="0" w:space="0" w:color="auto"/>
            <w:bottom w:val="none" w:sz="0" w:space="0" w:color="auto"/>
            <w:right w:val="none" w:sz="0" w:space="0" w:color="auto"/>
          </w:divBdr>
        </w:div>
        <w:div w:id="309217076">
          <w:marLeft w:val="640"/>
          <w:marRight w:val="0"/>
          <w:marTop w:val="0"/>
          <w:marBottom w:val="0"/>
          <w:divBdr>
            <w:top w:val="none" w:sz="0" w:space="0" w:color="auto"/>
            <w:left w:val="none" w:sz="0" w:space="0" w:color="auto"/>
            <w:bottom w:val="none" w:sz="0" w:space="0" w:color="auto"/>
            <w:right w:val="none" w:sz="0" w:space="0" w:color="auto"/>
          </w:divBdr>
        </w:div>
        <w:div w:id="329869121">
          <w:marLeft w:val="640"/>
          <w:marRight w:val="0"/>
          <w:marTop w:val="0"/>
          <w:marBottom w:val="0"/>
          <w:divBdr>
            <w:top w:val="none" w:sz="0" w:space="0" w:color="auto"/>
            <w:left w:val="none" w:sz="0" w:space="0" w:color="auto"/>
            <w:bottom w:val="none" w:sz="0" w:space="0" w:color="auto"/>
            <w:right w:val="none" w:sz="0" w:space="0" w:color="auto"/>
          </w:divBdr>
        </w:div>
        <w:div w:id="354574238">
          <w:marLeft w:val="640"/>
          <w:marRight w:val="0"/>
          <w:marTop w:val="0"/>
          <w:marBottom w:val="0"/>
          <w:divBdr>
            <w:top w:val="none" w:sz="0" w:space="0" w:color="auto"/>
            <w:left w:val="none" w:sz="0" w:space="0" w:color="auto"/>
            <w:bottom w:val="none" w:sz="0" w:space="0" w:color="auto"/>
            <w:right w:val="none" w:sz="0" w:space="0" w:color="auto"/>
          </w:divBdr>
        </w:div>
        <w:div w:id="360908017">
          <w:marLeft w:val="640"/>
          <w:marRight w:val="0"/>
          <w:marTop w:val="0"/>
          <w:marBottom w:val="0"/>
          <w:divBdr>
            <w:top w:val="none" w:sz="0" w:space="0" w:color="auto"/>
            <w:left w:val="none" w:sz="0" w:space="0" w:color="auto"/>
            <w:bottom w:val="none" w:sz="0" w:space="0" w:color="auto"/>
            <w:right w:val="none" w:sz="0" w:space="0" w:color="auto"/>
          </w:divBdr>
        </w:div>
        <w:div w:id="502160638">
          <w:marLeft w:val="640"/>
          <w:marRight w:val="0"/>
          <w:marTop w:val="0"/>
          <w:marBottom w:val="0"/>
          <w:divBdr>
            <w:top w:val="none" w:sz="0" w:space="0" w:color="auto"/>
            <w:left w:val="none" w:sz="0" w:space="0" w:color="auto"/>
            <w:bottom w:val="none" w:sz="0" w:space="0" w:color="auto"/>
            <w:right w:val="none" w:sz="0" w:space="0" w:color="auto"/>
          </w:divBdr>
        </w:div>
        <w:div w:id="588074870">
          <w:marLeft w:val="640"/>
          <w:marRight w:val="0"/>
          <w:marTop w:val="0"/>
          <w:marBottom w:val="0"/>
          <w:divBdr>
            <w:top w:val="none" w:sz="0" w:space="0" w:color="auto"/>
            <w:left w:val="none" w:sz="0" w:space="0" w:color="auto"/>
            <w:bottom w:val="none" w:sz="0" w:space="0" w:color="auto"/>
            <w:right w:val="none" w:sz="0" w:space="0" w:color="auto"/>
          </w:divBdr>
        </w:div>
        <w:div w:id="647134032">
          <w:marLeft w:val="640"/>
          <w:marRight w:val="0"/>
          <w:marTop w:val="0"/>
          <w:marBottom w:val="0"/>
          <w:divBdr>
            <w:top w:val="none" w:sz="0" w:space="0" w:color="auto"/>
            <w:left w:val="none" w:sz="0" w:space="0" w:color="auto"/>
            <w:bottom w:val="none" w:sz="0" w:space="0" w:color="auto"/>
            <w:right w:val="none" w:sz="0" w:space="0" w:color="auto"/>
          </w:divBdr>
        </w:div>
        <w:div w:id="733742029">
          <w:marLeft w:val="640"/>
          <w:marRight w:val="0"/>
          <w:marTop w:val="0"/>
          <w:marBottom w:val="0"/>
          <w:divBdr>
            <w:top w:val="none" w:sz="0" w:space="0" w:color="auto"/>
            <w:left w:val="none" w:sz="0" w:space="0" w:color="auto"/>
            <w:bottom w:val="none" w:sz="0" w:space="0" w:color="auto"/>
            <w:right w:val="none" w:sz="0" w:space="0" w:color="auto"/>
          </w:divBdr>
        </w:div>
        <w:div w:id="956713716">
          <w:marLeft w:val="640"/>
          <w:marRight w:val="0"/>
          <w:marTop w:val="0"/>
          <w:marBottom w:val="0"/>
          <w:divBdr>
            <w:top w:val="none" w:sz="0" w:space="0" w:color="auto"/>
            <w:left w:val="none" w:sz="0" w:space="0" w:color="auto"/>
            <w:bottom w:val="none" w:sz="0" w:space="0" w:color="auto"/>
            <w:right w:val="none" w:sz="0" w:space="0" w:color="auto"/>
          </w:divBdr>
        </w:div>
        <w:div w:id="996881213">
          <w:marLeft w:val="640"/>
          <w:marRight w:val="0"/>
          <w:marTop w:val="0"/>
          <w:marBottom w:val="0"/>
          <w:divBdr>
            <w:top w:val="none" w:sz="0" w:space="0" w:color="auto"/>
            <w:left w:val="none" w:sz="0" w:space="0" w:color="auto"/>
            <w:bottom w:val="none" w:sz="0" w:space="0" w:color="auto"/>
            <w:right w:val="none" w:sz="0" w:space="0" w:color="auto"/>
          </w:divBdr>
        </w:div>
        <w:div w:id="1011104033">
          <w:marLeft w:val="640"/>
          <w:marRight w:val="0"/>
          <w:marTop w:val="0"/>
          <w:marBottom w:val="0"/>
          <w:divBdr>
            <w:top w:val="none" w:sz="0" w:space="0" w:color="auto"/>
            <w:left w:val="none" w:sz="0" w:space="0" w:color="auto"/>
            <w:bottom w:val="none" w:sz="0" w:space="0" w:color="auto"/>
            <w:right w:val="none" w:sz="0" w:space="0" w:color="auto"/>
          </w:divBdr>
        </w:div>
        <w:div w:id="1021511317">
          <w:marLeft w:val="640"/>
          <w:marRight w:val="0"/>
          <w:marTop w:val="0"/>
          <w:marBottom w:val="0"/>
          <w:divBdr>
            <w:top w:val="none" w:sz="0" w:space="0" w:color="auto"/>
            <w:left w:val="none" w:sz="0" w:space="0" w:color="auto"/>
            <w:bottom w:val="none" w:sz="0" w:space="0" w:color="auto"/>
            <w:right w:val="none" w:sz="0" w:space="0" w:color="auto"/>
          </w:divBdr>
        </w:div>
        <w:div w:id="1029137373">
          <w:marLeft w:val="640"/>
          <w:marRight w:val="0"/>
          <w:marTop w:val="0"/>
          <w:marBottom w:val="0"/>
          <w:divBdr>
            <w:top w:val="none" w:sz="0" w:space="0" w:color="auto"/>
            <w:left w:val="none" w:sz="0" w:space="0" w:color="auto"/>
            <w:bottom w:val="none" w:sz="0" w:space="0" w:color="auto"/>
            <w:right w:val="none" w:sz="0" w:space="0" w:color="auto"/>
          </w:divBdr>
        </w:div>
        <w:div w:id="1049300441">
          <w:marLeft w:val="640"/>
          <w:marRight w:val="0"/>
          <w:marTop w:val="0"/>
          <w:marBottom w:val="0"/>
          <w:divBdr>
            <w:top w:val="none" w:sz="0" w:space="0" w:color="auto"/>
            <w:left w:val="none" w:sz="0" w:space="0" w:color="auto"/>
            <w:bottom w:val="none" w:sz="0" w:space="0" w:color="auto"/>
            <w:right w:val="none" w:sz="0" w:space="0" w:color="auto"/>
          </w:divBdr>
        </w:div>
        <w:div w:id="1108550125">
          <w:marLeft w:val="640"/>
          <w:marRight w:val="0"/>
          <w:marTop w:val="0"/>
          <w:marBottom w:val="0"/>
          <w:divBdr>
            <w:top w:val="none" w:sz="0" w:space="0" w:color="auto"/>
            <w:left w:val="none" w:sz="0" w:space="0" w:color="auto"/>
            <w:bottom w:val="none" w:sz="0" w:space="0" w:color="auto"/>
            <w:right w:val="none" w:sz="0" w:space="0" w:color="auto"/>
          </w:divBdr>
        </w:div>
        <w:div w:id="1119451039">
          <w:marLeft w:val="640"/>
          <w:marRight w:val="0"/>
          <w:marTop w:val="0"/>
          <w:marBottom w:val="0"/>
          <w:divBdr>
            <w:top w:val="none" w:sz="0" w:space="0" w:color="auto"/>
            <w:left w:val="none" w:sz="0" w:space="0" w:color="auto"/>
            <w:bottom w:val="none" w:sz="0" w:space="0" w:color="auto"/>
            <w:right w:val="none" w:sz="0" w:space="0" w:color="auto"/>
          </w:divBdr>
        </w:div>
        <w:div w:id="1214387426">
          <w:marLeft w:val="640"/>
          <w:marRight w:val="0"/>
          <w:marTop w:val="0"/>
          <w:marBottom w:val="0"/>
          <w:divBdr>
            <w:top w:val="none" w:sz="0" w:space="0" w:color="auto"/>
            <w:left w:val="none" w:sz="0" w:space="0" w:color="auto"/>
            <w:bottom w:val="none" w:sz="0" w:space="0" w:color="auto"/>
            <w:right w:val="none" w:sz="0" w:space="0" w:color="auto"/>
          </w:divBdr>
        </w:div>
        <w:div w:id="1246108234">
          <w:marLeft w:val="640"/>
          <w:marRight w:val="0"/>
          <w:marTop w:val="0"/>
          <w:marBottom w:val="0"/>
          <w:divBdr>
            <w:top w:val="none" w:sz="0" w:space="0" w:color="auto"/>
            <w:left w:val="none" w:sz="0" w:space="0" w:color="auto"/>
            <w:bottom w:val="none" w:sz="0" w:space="0" w:color="auto"/>
            <w:right w:val="none" w:sz="0" w:space="0" w:color="auto"/>
          </w:divBdr>
        </w:div>
        <w:div w:id="1253247044">
          <w:marLeft w:val="640"/>
          <w:marRight w:val="0"/>
          <w:marTop w:val="0"/>
          <w:marBottom w:val="0"/>
          <w:divBdr>
            <w:top w:val="none" w:sz="0" w:space="0" w:color="auto"/>
            <w:left w:val="none" w:sz="0" w:space="0" w:color="auto"/>
            <w:bottom w:val="none" w:sz="0" w:space="0" w:color="auto"/>
            <w:right w:val="none" w:sz="0" w:space="0" w:color="auto"/>
          </w:divBdr>
        </w:div>
        <w:div w:id="1349215198">
          <w:marLeft w:val="640"/>
          <w:marRight w:val="0"/>
          <w:marTop w:val="0"/>
          <w:marBottom w:val="0"/>
          <w:divBdr>
            <w:top w:val="none" w:sz="0" w:space="0" w:color="auto"/>
            <w:left w:val="none" w:sz="0" w:space="0" w:color="auto"/>
            <w:bottom w:val="none" w:sz="0" w:space="0" w:color="auto"/>
            <w:right w:val="none" w:sz="0" w:space="0" w:color="auto"/>
          </w:divBdr>
        </w:div>
        <w:div w:id="1440639894">
          <w:marLeft w:val="640"/>
          <w:marRight w:val="0"/>
          <w:marTop w:val="0"/>
          <w:marBottom w:val="0"/>
          <w:divBdr>
            <w:top w:val="none" w:sz="0" w:space="0" w:color="auto"/>
            <w:left w:val="none" w:sz="0" w:space="0" w:color="auto"/>
            <w:bottom w:val="none" w:sz="0" w:space="0" w:color="auto"/>
            <w:right w:val="none" w:sz="0" w:space="0" w:color="auto"/>
          </w:divBdr>
        </w:div>
        <w:div w:id="1442069315">
          <w:marLeft w:val="640"/>
          <w:marRight w:val="0"/>
          <w:marTop w:val="0"/>
          <w:marBottom w:val="0"/>
          <w:divBdr>
            <w:top w:val="none" w:sz="0" w:space="0" w:color="auto"/>
            <w:left w:val="none" w:sz="0" w:space="0" w:color="auto"/>
            <w:bottom w:val="none" w:sz="0" w:space="0" w:color="auto"/>
            <w:right w:val="none" w:sz="0" w:space="0" w:color="auto"/>
          </w:divBdr>
        </w:div>
        <w:div w:id="1478838324">
          <w:marLeft w:val="640"/>
          <w:marRight w:val="0"/>
          <w:marTop w:val="0"/>
          <w:marBottom w:val="0"/>
          <w:divBdr>
            <w:top w:val="none" w:sz="0" w:space="0" w:color="auto"/>
            <w:left w:val="none" w:sz="0" w:space="0" w:color="auto"/>
            <w:bottom w:val="none" w:sz="0" w:space="0" w:color="auto"/>
            <w:right w:val="none" w:sz="0" w:space="0" w:color="auto"/>
          </w:divBdr>
        </w:div>
        <w:div w:id="1513302107">
          <w:marLeft w:val="640"/>
          <w:marRight w:val="0"/>
          <w:marTop w:val="0"/>
          <w:marBottom w:val="0"/>
          <w:divBdr>
            <w:top w:val="none" w:sz="0" w:space="0" w:color="auto"/>
            <w:left w:val="none" w:sz="0" w:space="0" w:color="auto"/>
            <w:bottom w:val="none" w:sz="0" w:space="0" w:color="auto"/>
            <w:right w:val="none" w:sz="0" w:space="0" w:color="auto"/>
          </w:divBdr>
        </w:div>
        <w:div w:id="1555508911">
          <w:marLeft w:val="640"/>
          <w:marRight w:val="0"/>
          <w:marTop w:val="0"/>
          <w:marBottom w:val="0"/>
          <w:divBdr>
            <w:top w:val="none" w:sz="0" w:space="0" w:color="auto"/>
            <w:left w:val="none" w:sz="0" w:space="0" w:color="auto"/>
            <w:bottom w:val="none" w:sz="0" w:space="0" w:color="auto"/>
            <w:right w:val="none" w:sz="0" w:space="0" w:color="auto"/>
          </w:divBdr>
        </w:div>
        <w:div w:id="1573005114">
          <w:marLeft w:val="640"/>
          <w:marRight w:val="0"/>
          <w:marTop w:val="0"/>
          <w:marBottom w:val="0"/>
          <w:divBdr>
            <w:top w:val="none" w:sz="0" w:space="0" w:color="auto"/>
            <w:left w:val="none" w:sz="0" w:space="0" w:color="auto"/>
            <w:bottom w:val="none" w:sz="0" w:space="0" w:color="auto"/>
            <w:right w:val="none" w:sz="0" w:space="0" w:color="auto"/>
          </w:divBdr>
        </w:div>
        <w:div w:id="1573198019">
          <w:marLeft w:val="640"/>
          <w:marRight w:val="0"/>
          <w:marTop w:val="0"/>
          <w:marBottom w:val="0"/>
          <w:divBdr>
            <w:top w:val="none" w:sz="0" w:space="0" w:color="auto"/>
            <w:left w:val="none" w:sz="0" w:space="0" w:color="auto"/>
            <w:bottom w:val="none" w:sz="0" w:space="0" w:color="auto"/>
            <w:right w:val="none" w:sz="0" w:space="0" w:color="auto"/>
          </w:divBdr>
        </w:div>
        <w:div w:id="1614358058">
          <w:marLeft w:val="640"/>
          <w:marRight w:val="0"/>
          <w:marTop w:val="0"/>
          <w:marBottom w:val="0"/>
          <w:divBdr>
            <w:top w:val="none" w:sz="0" w:space="0" w:color="auto"/>
            <w:left w:val="none" w:sz="0" w:space="0" w:color="auto"/>
            <w:bottom w:val="none" w:sz="0" w:space="0" w:color="auto"/>
            <w:right w:val="none" w:sz="0" w:space="0" w:color="auto"/>
          </w:divBdr>
        </w:div>
        <w:div w:id="1646423961">
          <w:marLeft w:val="640"/>
          <w:marRight w:val="0"/>
          <w:marTop w:val="0"/>
          <w:marBottom w:val="0"/>
          <w:divBdr>
            <w:top w:val="none" w:sz="0" w:space="0" w:color="auto"/>
            <w:left w:val="none" w:sz="0" w:space="0" w:color="auto"/>
            <w:bottom w:val="none" w:sz="0" w:space="0" w:color="auto"/>
            <w:right w:val="none" w:sz="0" w:space="0" w:color="auto"/>
          </w:divBdr>
        </w:div>
        <w:div w:id="1672751448">
          <w:marLeft w:val="640"/>
          <w:marRight w:val="0"/>
          <w:marTop w:val="0"/>
          <w:marBottom w:val="0"/>
          <w:divBdr>
            <w:top w:val="none" w:sz="0" w:space="0" w:color="auto"/>
            <w:left w:val="none" w:sz="0" w:space="0" w:color="auto"/>
            <w:bottom w:val="none" w:sz="0" w:space="0" w:color="auto"/>
            <w:right w:val="none" w:sz="0" w:space="0" w:color="auto"/>
          </w:divBdr>
        </w:div>
        <w:div w:id="1682776767">
          <w:marLeft w:val="640"/>
          <w:marRight w:val="0"/>
          <w:marTop w:val="0"/>
          <w:marBottom w:val="0"/>
          <w:divBdr>
            <w:top w:val="none" w:sz="0" w:space="0" w:color="auto"/>
            <w:left w:val="none" w:sz="0" w:space="0" w:color="auto"/>
            <w:bottom w:val="none" w:sz="0" w:space="0" w:color="auto"/>
            <w:right w:val="none" w:sz="0" w:space="0" w:color="auto"/>
          </w:divBdr>
        </w:div>
        <w:div w:id="1772121372">
          <w:marLeft w:val="640"/>
          <w:marRight w:val="0"/>
          <w:marTop w:val="0"/>
          <w:marBottom w:val="0"/>
          <w:divBdr>
            <w:top w:val="none" w:sz="0" w:space="0" w:color="auto"/>
            <w:left w:val="none" w:sz="0" w:space="0" w:color="auto"/>
            <w:bottom w:val="none" w:sz="0" w:space="0" w:color="auto"/>
            <w:right w:val="none" w:sz="0" w:space="0" w:color="auto"/>
          </w:divBdr>
        </w:div>
        <w:div w:id="1893154598">
          <w:marLeft w:val="640"/>
          <w:marRight w:val="0"/>
          <w:marTop w:val="0"/>
          <w:marBottom w:val="0"/>
          <w:divBdr>
            <w:top w:val="none" w:sz="0" w:space="0" w:color="auto"/>
            <w:left w:val="none" w:sz="0" w:space="0" w:color="auto"/>
            <w:bottom w:val="none" w:sz="0" w:space="0" w:color="auto"/>
            <w:right w:val="none" w:sz="0" w:space="0" w:color="auto"/>
          </w:divBdr>
        </w:div>
        <w:div w:id="1961494254">
          <w:marLeft w:val="640"/>
          <w:marRight w:val="0"/>
          <w:marTop w:val="0"/>
          <w:marBottom w:val="0"/>
          <w:divBdr>
            <w:top w:val="none" w:sz="0" w:space="0" w:color="auto"/>
            <w:left w:val="none" w:sz="0" w:space="0" w:color="auto"/>
            <w:bottom w:val="none" w:sz="0" w:space="0" w:color="auto"/>
            <w:right w:val="none" w:sz="0" w:space="0" w:color="auto"/>
          </w:divBdr>
        </w:div>
        <w:div w:id="2018800876">
          <w:marLeft w:val="640"/>
          <w:marRight w:val="0"/>
          <w:marTop w:val="0"/>
          <w:marBottom w:val="0"/>
          <w:divBdr>
            <w:top w:val="none" w:sz="0" w:space="0" w:color="auto"/>
            <w:left w:val="none" w:sz="0" w:space="0" w:color="auto"/>
            <w:bottom w:val="none" w:sz="0" w:space="0" w:color="auto"/>
            <w:right w:val="none" w:sz="0" w:space="0" w:color="auto"/>
          </w:divBdr>
        </w:div>
        <w:div w:id="2044477670">
          <w:marLeft w:val="640"/>
          <w:marRight w:val="0"/>
          <w:marTop w:val="0"/>
          <w:marBottom w:val="0"/>
          <w:divBdr>
            <w:top w:val="none" w:sz="0" w:space="0" w:color="auto"/>
            <w:left w:val="none" w:sz="0" w:space="0" w:color="auto"/>
            <w:bottom w:val="none" w:sz="0" w:space="0" w:color="auto"/>
            <w:right w:val="none" w:sz="0" w:space="0" w:color="auto"/>
          </w:divBdr>
        </w:div>
        <w:div w:id="2112821463">
          <w:marLeft w:val="640"/>
          <w:marRight w:val="0"/>
          <w:marTop w:val="0"/>
          <w:marBottom w:val="0"/>
          <w:divBdr>
            <w:top w:val="none" w:sz="0" w:space="0" w:color="auto"/>
            <w:left w:val="none" w:sz="0" w:space="0" w:color="auto"/>
            <w:bottom w:val="none" w:sz="0" w:space="0" w:color="auto"/>
            <w:right w:val="none" w:sz="0" w:space="0" w:color="auto"/>
          </w:divBdr>
        </w:div>
      </w:divsChild>
    </w:div>
    <w:div w:id="842671220">
      <w:marLeft w:val="640"/>
      <w:marRight w:val="0"/>
      <w:marTop w:val="0"/>
      <w:marBottom w:val="0"/>
      <w:divBdr>
        <w:top w:val="none" w:sz="0" w:space="0" w:color="auto"/>
        <w:left w:val="none" w:sz="0" w:space="0" w:color="auto"/>
        <w:bottom w:val="none" w:sz="0" w:space="0" w:color="auto"/>
        <w:right w:val="none" w:sz="0" w:space="0" w:color="auto"/>
      </w:divBdr>
    </w:div>
    <w:div w:id="845292115">
      <w:marLeft w:val="640"/>
      <w:marRight w:val="0"/>
      <w:marTop w:val="0"/>
      <w:marBottom w:val="0"/>
      <w:divBdr>
        <w:top w:val="none" w:sz="0" w:space="0" w:color="auto"/>
        <w:left w:val="none" w:sz="0" w:space="0" w:color="auto"/>
        <w:bottom w:val="none" w:sz="0" w:space="0" w:color="auto"/>
        <w:right w:val="none" w:sz="0" w:space="0" w:color="auto"/>
      </w:divBdr>
    </w:div>
    <w:div w:id="847601110">
      <w:bodyDiv w:val="1"/>
      <w:marLeft w:val="0"/>
      <w:marRight w:val="0"/>
      <w:marTop w:val="0"/>
      <w:marBottom w:val="0"/>
      <w:divBdr>
        <w:top w:val="none" w:sz="0" w:space="0" w:color="auto"/>
        <w:left w:val="none" w:sz="0" w:space="0" w:color="auto"/>
        <w:bottom w:val="none" w:sz="0" w:space="0" w:color="auto"/>
        <w:right w:val="none" w:sz="0" w:space="0" w:color="auto"/>
      </w:divBdr>
      <w:divsChild>
        <w:div w:id="18242464">
          <w:marLeft w:val="640"/>
          <w:marRight w:val="0"/>
          <w:marTop w:val="0"/>
          <w:marBottom w:val="0"/>
          <w:divBdr>
            <w:top w:val="none" w:sz="0" w:space="0" w:color="auto"/>
            <w:left w:val="none" w:sz="0" w:space="0" w:color="auto"/>
            <w:bottom w:val="none" w:sz="0" w:space="0" w:color="auto"/>
            <w:right w:val="none" w:sz="0" w:space="0" w:color="auto"/>
          </w:divBdr>
        </w:div>
        <w:div w:id="39062638">
          <w:marLeft w:val="640"/>
          <w:marRight w:val="0"/>
          <w:marTop w:val="0"/>
          <w:marBottom w:val="0"/>
          <w:divBdr>
            <w:top w:val="none" w:sz="0" w:space="0" w:color="auto"/>
            <w:left w:val="none" w:sz="0" w:space="0" w:color="auto"/>
            <w:bottom w:val="none" w:sz="0" w:space="0" w:color="auto"/>
            <w:right w:val="none" w:sz="0" w:space="0" w:color="auto"/>
          </w:divBdr>
        </w:div>
        <w:div w:id="91710417">
          <w:marLeft w:val="640"/>
          <w:marRight w:val="0"/>
          <w:marTop w:val="0"/>
          <w:marBottom w:val="0"/>
          <w:divBdr>
            <w:top w:val="none" w:sz="0" w:space="0" w:color="auto"/>
            <w:left w:val="none" w:sz="0" w:space="0" w:color="auto"/>
            <w:bottom w:val="none" w:sz="0" w:space="0" w:color="auto"/>
            <w:right w:val="none" w:sz="0" w:space="0" w:color="auto"/>
          </w:divBdr>
        </w:div>
        <w:div w:id="157230139">
          <w:marLeft w:val="640"/>
          <w:marRight w:val="0"/>
          <w:marTop w:val="0"/>
          <w:marBottom w:val="0"/>
          <w:divBdr>
            <w:top w:val="none" w:sz="0" w:space="0" w:color="auto"/>
            <w:left w:val="none" w:sz="0" w:space="0" w:color="auto"/>
            <w:bottom w:val="none" w:sz="0" w:space="0" w:color="auto"/>
            <w:right w:val="none" w:sz="0" w:space="0" w:color="auto"/>
          </w:divBdr>
        </w:div>
        <w:div w:id="242641312">
          <w:marLeft w:val="640"/>
          <w:marRight w:val="0"/>
          <w:marTop w:val="0"/>
          <w:marBottom w:val="0"/>
          <w:divBdr>
            <w:top w:val="none" w:sz="0" w:space="0" w:color="auto"/>
            <w:left w:val="none" w:sz="0" w:space="0" w:color="auto"/>
            <w:bottom w:val="none" w:sz="0" w:space="0" w:color="auto"/>
            <w:right w:val="none" w:sz="0" w:space="0" w:color="auto"/>
          </w:divBdr>
        </w:div>
        <w:div w:id="266158413">
          <w:marLeft w:val="640"/>
          <w:marRight w:val="0"/>
          <w:marTop w:val="0"/>
          <w:marBottom w:val="0"/>
          <w:divBdr>
            <w:top w:val="none" w:sz="0" w:space="0" w:color="auto"/>
            <w:left w:val="none" w:sz="0" w:space="0" w:color="auto"/>
            <w:bottom w:val="none" w:sz="0" w:space="0" w:color="auto"/>
            <w:right w:val="none" w:sz="0" w:space="0" w:color="auto"/>
          </w:divBdr>
        </w:div>
        <w:div w:id="286738673">
          <w:marLeft w:val="640"/>
          <w:marRight w:val="0"/>
          <w:marTop w:val="0"/>
          <w:marBottom w:val="0"/>
          <w:divBdr>
            <w:top w:val="none" w:sz="0" w:space="0" w:color="auto"/>
            <w:left w:val="none" w:sz="0" w:space="0" w:color="auto"/>
            <w:bottom w:val="none" w:sz="0" w:space="0" w:color="auto"/>
            <w:right w:val="none" w:sz="0" w:space="0" w:color="auto"/>
          </w:divBdr>
        </w:div>
        <w:div w:id="289014840">
          <w:marLeft w:val="640"/>
          <w:marRight w:val="0"/>
          <w:marTop w:val="0"/>
          <w:marBottom w:val="0"/>
          <w:divBdr>
            <w:top w:val="none" w:sz="0" w:space="0" w:color="auto"/>
            <w:left w:val="none" w:sz="0" w:space="0" w:color="auto"/>
            <w:bottom w:val="none" w:sz="0" w:space="0" w:color="auto"/>
            <w:right w:val="none" w:sz="0" w:space="0" w:color="auto"/>
          </w:divBdr>
        </w:div>
        <w:div w:id="321127657">
          <w:marLeft w:val="640"/>
          <w:marRight w:val="0"/>
          <w:marTop w:val="0"/>
          <w:marBottom w:val="0"/>
          <w:divBdr>
            <w:top w:val="none" w:sz="0" w:space="0" w:color="auto"/>
            <w:left w:val="none" w:sz="0" w:space="0" w:color="auto"/>
            <w:bottom w:val="none" w:sz="0" w:space="0" w:color="auto"/>
            <w:right w:val="none" w:sz="0" w:space="0" w:color="auto"/>
          </w:divBdr>
        </w:div>
        <w:div w:id="383453537">
          <w:marLeft w:val="640"/>
          <w:marRight w:val="0"/>
          <w:marTop w:val="0"/>
          <w:marBottom w:val="0"/>
          <w:divBdr>
            <w:top w:val="none" w:sz="0" w:space="0" w:color="auto"/>
            <w:left w:val="none" w:sz="0" w:space="0" w:color="auto"/>
            <w:bottom w:val="none" w:sz="0" w:space="0" w:color="auto"/>
            <w:right w:val="none" w:sz="0" w:space="0" w:color="auto"/>
          </w:divBdr>
        </w:div>
        <w:div w:id="388456501">
          <w:marLeft w:val="640"/>
          <w:marRight w:val="0"/>
          <w:marTop w:val="0"/>
          <w:marBottom w:val="0"/>
          <w:divBdr>
            <w:top w:val="none" w:sz="0" w:space="0" w:color="auto"/>
            <w:left w:val="none" w:sz="0" w:space="0" w:color="auto"/>
            <w:bottom w:val="none" w:sz="0" w:space="0" w:color="auto"/>
            <w:right w:val="none" w:sz="0" w:space="0" w:color="auto"/>
          </w:divBdr>
        </w:div>
        <w:div w:id="485362949">
          <w:marLeft w:val="640"/>
          <w:marRight w:val="0"/>
          <w:marTop w:val="0"/>
          <w:marBottom w:val="0"/>
          <w:divBdr>
            <w:top w:val="none" w:sz="0" w:space="0" w:color="auto"/>
            <w:left w:val="none" w:sz="0" w:space="0" w:color="auto"/>
            <w:bottom w:val="none" w:sz="0" w:space="0" w:color="auto"/>
            <w:right w:val="none" w:sz="0" w:space="0" w:color="auto"/>
          </w:divBdr>
        </w:div>
        <w:div w:id="595789766">
          <w:marLeft w:val="640"/>
          <w:marRight w:val="0"/>
          <w:marTop w:val="0"/>
          <w:marBottom w:val="0"/>
          <w:divBdr>
            <w:top w:val="none" w:sz="0" w:space="0" w:color="auto"/>
            <w:left w:val="none" w:sz="0" w:space="0" w:color="auto"/>
            <w:bottom w:val="none" w:sz="0" w:space="0" w:color="auto"/>
            <w:right w:val="none" w:sz="0" w:space="0" w:color="auto"/>
          </w:divBdr>
        </w:div>
        <w:div w:id="650251309">
          <w:marLeft w:val="640"/>
          <w:marRight w:val="0"/>
          <w:marTop w:val="0"/>
          <w:marBottom w:val="0"/>
          <w:divBdr>
            <w:top w:val="none" w:sz="0" w:space="0" w:color="auto"/>
            <w:left w:val="none" w:sz="0" w:space="0" w:color="auto"/>
            <w:bottom w:val="none" w:sz="0" w:space="0" w:color="auto"/>
            <w:right w:val="none" w:sz="0" w:space="0" w:color="auto"/>
          </w:divBdr>
        </w:div>
        <w:div w:id="952828371">
          <w:marLeft w:val="640"/>
          <w:marRight w:val="0"/>
          <w:marTop w:val="0"/>
          <w:marBottom w:val="0"/>
          <w:divBdr>
            <w:top w:val="none" w:sz="0" w:space="0" w:color="auto"/>
            <w:left w:val="none" w:sz="0" w:space="0" w:color="auto"/>
            <w:bottom w:val="none" w:sz="0" w:space="0" w:color="auto"/>
            <w:right w:val="none" w:sz="0" w:space="0" w:color="auto"/>
          </w:divBdr>
        </w:div>
        <w:div w:id="1049646992">
          <w:marLeft w:val="640"/>
          <w:marRight w:val="0"/>
          <w:marTop w:val="0"/>
          <w:marBottom w:val="0"/>
          <w:divBdr>
            <w:top w:val="none" w:sz="0" w:space="0" w:color="auto"/>
            <w:left w:val="none" w:sz="0" w:space="0" w:color="auto"/>
            <w:bottom w:val="none" w:sz="0" w:space="0" w:color="auto"/>
            <w:right w:val="none" w:sz="0" w:space="0" w:color="auto"/>
          </w:divBdr>
        </w:div>
        <w:div w:id="1093434905">
          <w:marLeft w:val="640"/>
          <w:marRight w:val="0"/>
          <w:marTop w:val="0"/>
          <w:marBottom w:val="0"/>
          <w:divBdr>
            <w:top w:val="none" w:sz="0" w:space="0" w:color="auto"/>
            <w:left w:val="none" w:sz="0" w:space="0" w:color="auto"/>
            <w:bottom w:val="none" w:sz="0" w:space="0" w:color="auto"/>
            <w:right w:val="none" w:sz="0" w:space="0" w:color="auto"/>
          </w:divBdr>
        </w:div>
        <w:div w:id="1170605842">
          <w:marLeft w:val="640"/>
          <w:marRight w:val="0"/>
          <w:marTop w:val="0"/>
          <w:marBottom w:val="0"/>
          <w:divBdr>
            <w:top w:val="none" w:sz="0" w:space="0" w:color="auto"/>
            <w:left w:val="none" w:sz="0" w:space="0" w:color="auto"/>
            <w:bottom w:val="none" w:sz="0" w:space="0" w:color="auto"/>
            <w:right w:val="none" w:sz="0" w:space="0" w:color="auto"/>
          </w:divBdr>
        </w:div>
        <w:div w:id="1196964096">
          <w:marLeft w:val="640"/>
          <w:marRight w:val="0"/>
          <w:marTop w:val="0"/>
          <w:marBottom w:val="0"/>
          <w:divBdr>
            <w:top w:val="none" w:sz="0" w:space="0" w:color="auto"/>
            <w:left w:val="none" w:sz="0" w:space="0" w:color="auto"/>
            <w:bottom w:val="none" w:sz="0" w:space="0" w:color="auto"/>
            <w:right w:val="none" w:sz="0" w:space="0" w:color="auto"/>
          </w:divBdr>
        </w:div>
        <w:div w:id="1211696462">
          <w:marLeft w:val="640"/>
          <w:marRight w:val="0"/>
          <w:marTop w:val="0"/>
          <w:marBottom w:val="0"/>
          <w:divBdr>
            <w:top w:val="none" w:sz="0" w:space="0" w:color="auto"/>
            <w:left w:val="none" w:sz="0" w:space="0" w:color="auto"/>
            <w:bottom w:val="none" w:sz="0" w:space="0" w:color="auto"/>
            <w:right w:val="none" w:sz="0" w:space="0" w:color="auto"/>
          </w:divBdr>
        </w:div>
        <w:div w:id="1245646891">
          <w:marLeft w:val="640"/>
          <w:marRight w:val="0"/>
          <w:marTop w:val="0"/>
          <w:marBottom w:val="0"/>
          <w:divBdr>
            <w:top w:val="none" w:sz="0" w:space="0" w:color="auto"/>
            <w:left w:val="none" w:sz="0" w:space="0" w:color="auto"/>
            <w:bottom w:val="none" w:sz="0" w:space="0" w:color="auto"/>
            <w:right w:val="none" w:sz="0" w:space="0" w:color="auto"/>
          </w:divBdr>
        </w:div>
        <w:div w:id="1314527944">
          <w:marLeft w:val="640"/>
          <w:marRight w:val="0"/>
          <w:marTop w:val="0"/>
          <w:marBottom w:val="0"/>
          <w:divBdr>
            <w:top w:val="none" w:sz="0" w:space="0" w:color="auto"/>
            <w:left w:val="none" w:sz="0" w:space="0" w:color="auto"/>
            <w:bottom w:val="none" w:sz="0" w:space="0" w:color="auto"/>
            <w:right w:val="none" w:sz="0" w:space="0" w:color="auto"/>
          </w:divBdr>
        </w:div>
        <w:div w:id="1358432201">
          <w:marLeft w:val="640"/>
          <w:marRight w:val="0"/>
          <w:marTop w:val="0"/>
          <w:marBottom w:val="0"/>
          <w:divBdr>
            <w:top w:val="none" w:sz="0" w:space="0" w:color="auto"/>
            <w:left w:val="none" w:sz="0" w:space="0" w:color="auto"/>
            <w:bottom w:val="none" w:sz="0" w:space="0" w:color="auto"/>
            <w:right w:val="none" w:sz="0" w:space="0" w:color="auto"/>
          </w:divBdr>
        </w:div>
        <w:div w:id="1524635305">
          <w:marLeft w:val="640"/>
          <w:marRight w:val="0"/>
          <w:marTop w:val="0"/>
          <w:marBottom w:val="0"/>
          <w:divBdr>
            <w:top w:val="none" w:sz="0" w:space="0" w:color="auto"/>
            <w:left w:val="none" w:sz="0" w:space="0" w:color="auto"/>
            <w:bottom w:val="none" w:sz="0" w:space="0" w:color="auto"/>
            <w:right w:val="none" w:sz="0" w:space="0" w:color="auto"/>
          </w:divBdr>
        </w:div>
        <w:div w:id="1574702079">
          <w:marLeft w:val="640"/>
          <w:marRight w:val="0"/>
          <w:marTop w:val="0"/>
          <w:marBottom w:val="0"/>
          <w:divBdr>
            <w:top w:val="none" w:sz="0" w:space="0" w:color="auto"/>
            <w:left w:val="none" w:sz="0" w:space="0" w:color="auto"/>
            <w:bottom w:val="none" w:sz="0" w:space="0" w:color="auto"/>
            <w:right w:val="none" w:sz="0" w:space="0" w:color="auto"/>
          </w:divBdr>
        </w:div>
        <w:div w:id="1634365249">
          <w:marLeft w:val="640"/>
          <w:marRight w:val="0"/>
          <w:marTop w:val="0"/>
          <w:marBottom w:val="0"/>
          <w:divBdr>
            <w:top w:val="none" w:sz="0" w:space="0" w:color="auto"/>
            <w:left w:val="none" w:sz="0" w:space="0" w:color="auto"/>
            <w:bottom w:val="none" w:sz="0" w:space="0" w:color="auto"/>
            <w:right w:val="none" w:sz="0" w:space="0" w:color="auto"/>
          </w:divBdr>
        </w:div>
        <w:div w:id="1634796587">
          <w:marLeft w:val="640"/>
          <w:marRight w:val="0"/>
          <w:marTop w:val="0"/>
          <w:marBottom w:val="0"/>
          <w:divBdr>
            <w:top w:val="none" w:sz="0" w:space="0" w:color="auto"/>
            <w:left w:val="none" w:sz="0" w:space="0" w:color="auto"/>
            <w:bottom w:val="none" w:sz="0" w:space="0" w:color="auto"/>
            <w:right w:val="none" w:sz="0" w:space="0" w:color="auto"/>
          </w:divBdr>
        </w:div>
        <w:div w:id="1654872901">
          <w:marLeft w:val="640"/>
          <w:marRight w:val="0"/>
          <w:marTop w:val="0"/>
          <w:marBottom w:val="0"/>
          <w:divBdr>
            <w:top w:val="none" w:sz="0" w:space="0" w:color="auto"/>
            <w:left w:val="none" w:sz="0" w:space="0" w:color="auto"/>
            <w:bottom w:val="none" w:sz="0" w:space="0" w:color="auto"/>
            <w:right w:val="none" w:sz="0" w:space="0" w:color="auto"/>
          </w:divBdr>
        </w:div>
        <w:div w:id="1664622105">
          <w:marLeft w:val="640"/>
          <w:marRight w:val="0"/>
          <w:marTop w:val="0"/>
          <w:marBottom w:val="0"/>
          <w:divBdr>
            <w:top w:val="none" w:sz="0" w:space="0" w:color="auto"/>
            <w:left w:val="none" w:sz="0" w:space="0" w:color="auto"/>
            <w:bottom w:val="none" w:sz="0" w:space="0" w:color="auto"/>
            <w:right w:val="none" w:sz="0" w:space="0" w:color="auto"/>
          </w:divBdr>
        </w:div>
        <w:div w:id="1695770800">
          <w:marLeft w:val="640"/>
          <w:marRight w:val="0"/>
          <w:marTop w:val="0"/>
          <w:marBottom w:val="0"/>
          <w:divBdr>
            <w:top w:val="none" w:sz="0" w:space="0" w:color="auto"/>
            <w:left w:val="none" w:sz="0" w:space="0" w:color="auto"/>
            <w:bottom w:val="none" w:sz="0" w:space="0" w:color="auto"/>
            <w:right w:val="none" w:sz="0" w:space="0" w:color="auto"/>
          </w:divBdr>
        </w:div>
        <w:div w:id="1721594538">
          <w:marLeft w:val="640"/>
          <w:marRight w:val="0"/>
          <w:marTop w:val="0"/>
          <w:marBottom w:val="0"/>
          <w:divBdr>
            <w:top w:val="none" w:sz="0" w:space="0" w:color="auto"/>
            <w:left w:val="none" w:sz="0" w:space="0" w:color="auto"/>
            <w:bottom w:val="none" w:sz="0" w:space="0" w:color="auto"/>
            <w:right w:val="none" w:sz="0" w:space="0" w:color="auto"/>
          </w:divBdr>
        </w:div>
        <w:div w:id="1760828348">
          <w:marLeft w:val="640"/>
          <w:marRight w:val="0"/>
          <w:marTop w:val="0"/>
          <w:marBottom w:val="0"/>
          <w:divBdr>
            <w:top w:val="none" w:sz="0" w:space="0" w:color="auto"/>
            <w:left w:val="none" w:sz="0" w:space="0" w:color="auto"/>
            <w:bottom w:val="none" w:sz="0" w:space="0" w:color="auto"/>
            <w:right w:val="none" w:sz="0" w:space="0" w:color="auto"/>
          </w:divBdr>
        </w:div>
        <w:div w:id="1864123682">
          <w:marLeft w:val="640"/>
          <w:marRight w:val="0"/>
          <w:marTop w:val="0"/>
          <w:marBottom w:val="0"/>
          <w:divBdr>
            <w:top w:val="none" w:sz="0" w:space="0" w:color="auto"/>
            <w:left w:val="none" w:sz="0" w:space="0" w:color="auto"/>
            <w:bottom w:val="none" w:sz="0" w:space="0" w:color="auto"/>
            <w:right w:val="none" w:sz="0" w:space="0" w:color="auto"/>
          </w:divBdr>
        </w:div>
        <w:div w:id="1907380304">
          <w:marLeft w:val="640"/>
          <w:marRight w:val="0"/>
          <w:marTop w:val="0"/>
          <w:marBottom w:val="0"/>
          <w:divBdr>
            <w:top w:val="none" w:sz="0" w:space="0" w:color="auto"/>
            <w:left w:val="none" w:sz="0" w:space="0" w:color="auto"/>
            <w:bottom w:val="none" w:sz="0" w:space="0" w:color="auto"/>
            <w:right w:val="none" w:sz="0" w:space="0" w:color="auto"/>
          </w:divBdr>
        </w:div>
        <w:div w:id="1934779898">
          <w:marLeft w:val="640"/>
          <w:marRight w:val="0"/>
          <w:marTop w:val="0"/>
          <w:marBottom w:val="0"/>
          <w:divBdr>
            <w:top w:val="none" w:sz="0" w:space="0" w:color="auto"/>
            <w:left w:val="none" w:sz="0" w:space="0" w:color="auto"/>
            <w:bottom w:val="none" w:sz="0" w:space="0" w:color="auto"/>
            <w:right w:val="none" w:sz="0" w:space="0" w:color="auto"/>
          </w:divBdr>
        </w:div>
        <w:div w:id="2014840899">
          <w:marLeft w:val="640"/>
          <w:marRight w:val="0"/>
          <w:marTop w:val="0"/>
          <w:marBottom w:val="0"/>
          <w:divBdr>
            <w:top w:val="none" w:sz="0" w:space="0" w:color="auto"/>
            <w:left w:val="none" w:sz="0" w:space="0" w:color="auto"/>
            <w:bottom w:val="none" w:sz="0" w:space="0" w:color="auto"/>
            <w:right w:val="none" w:sz="0" w:space="0" w:color="auto"/>
          </w:divBdr>
        </w:div>
        <w:div w:id="2068185604">
          <w:marLeft w:val="640"/>
          <w:marRight w:val="0"/>
          <w:marTop w:val="0"/>
          <w:marBottom w:val="0"/>
          <w:divBdr>
            <w:top w:val="none" w:sz="0" w:space="0" w:color="auto"/>
            <w:left w:val="none" w:sz="0" w:space="0" w:color="auto"/>
            <w:bottom w:val="none" w:sz="0" w:space="0" w:color="auto"/>
            <w:right w:val="none" w:sz="0" w:space="0" w:color="auto"/>
          </w:divBdr>
        </w:div>
        <w:div w:id="2072577229">
          <w:marLeft w:val="640"/>
          <w:marRight w:val="0"/>
          <w:marTop w:val="0"/>
          <w:marBottom w:val="0"/>
          <w:divBdr>
            <w:top w:val="none" w:sz="0" w:space="0" w:color="auto"/>
            <w:left w:val="none" w:sz="0" w:space="0" w:color="auto"/>
            <w:bottom w:val="none" w:sz="0" w:space="0" w:color="auto"/>
            <w:right w:val="none" w:sz="0" w:space="0" w:color="auto"/>
          </w:divBdr>
        </w:div>
        <w:div w:id="2126806805">
          <w:marLeft w:val="640"/>
          <w:marRight w:val="0"/>
          <w:marTop w:val="0"/>
          <w:marBottom w:val="0"/>
          <w:divBdr>
            <w:top w:val="none" w:sz="0" w:space="0" w:color="auto"/>
            <w:left w:val="none" w:sz="0" w:space="0" w:color="auto"/>
            <w:bottom w:val="none" w:sz="0" w:space="0" w:color="auto"/>
            <w:right w:val="none" w:sz="0" w:space="0" w:color="auto"/>
          </w:divBdr>
        </w:div>
        <w:div w:id="2145615662">
          <w:marLeft w:val="640"/>
          <w:marRight w:val="0"/>
          <w:marTop w:val="0"/>
          <w:marBottom w:val="0"/>
          <w:divBdr>
            <w:top w:val="none" w:sz="0" w:space="0" w:color="auto"/>
            <w:left w:val="none" w:sz="0" w:space="0" w:color="auto"/>
            <w:bottom w:val="none" w:sz="0" w:space="0" w:color="auto"/>
            <w:right w:val="none" w:sz="0" w:space="0" w:color="auto"/>
          </w:divBdr>
        </w:div>
      </w:divsChild>
    </w:div>
    <w:div w:id="847796284">
      <w:marLeft w:val="640"/>
      <w:marRight w:val="0"/>
      <w:marTop w:val="0"/>
      <w:marBottom w:val="0"/>
      <w:divBdr>
        <w:top w:val="none" w:sz="0" w:space="0" w:color="auto"/>
        <w:left w:val="none" w:sz="0" w:space="0" w:color="auto"/>
        <w:bottom w:val="none" w:sz="0" w:space="0" w:color="auto"/>
        <w:right w:val="none" w:sz="0" w:space="0" w:color="auto"/>
      </w:divBdr>
    </w:div>
    <w:div w:id="848060213">
      <w:marLeft w:val="640"/>
      <w:marRight w:val="0"/>
      <w:marTop w:val="0"/>
      <w:marBottom w:val="0"/>
      <w:divBdr>
        <w:top w:val="none" w:sz="0" w:space="0" w:color="auto"/>
        <w:left w:val="none" w:sz="0" w:space="0" w:color="auto"/>
        <w:bottom w:val="none" w:sz="0" w:space="0" w:color="auto"/>
        <w:right w:val="none" w:sz="0" w:space="0" w:color="auto"/>
      </w:divBdr>
    </w:div>
    <w:div w:id="848062751">
      <w:marLeft w:val="640"/>
      <w:marRight w:val="0"/>
      <w:marTop w:val="0"/>
      <w:marBottom w:val="0"/>
      <w:divBdr>
        <w:top w:val="none" w:sz="0" w:space="0" w:color="auto"/>
        <w:left w:val="none" w:sz="0" w:space="0" w:color="auto"/>
        <w:bottom w:val="none" w:sz="0" w:space="0" w:color="auto"/>
        <w:right w:val="none" w:sz="0" w:space="0" w:color="auto"/>
      </w:divBdr>
    </w:div>
    <w:div w:id="848837717">
      <w:marLeft w:val="0"/>
      <w:marRight w:val="0"/>
      <w:marTop w:val="0"/>
      <w:marBottom w:val="0"/>
      <w:divBdr>
        <w:top w:val="none" w:sz="0" w:space="0" w:color="auto"/>
        <w:left w:val="none" w:sz="0" w:space="0" w:color="auto"/>
        <w:bottom w:val="none" w:sz="0" w:space="0" w:color="auto"/>
        <w:right w:val="none" w:sz="0" w:space="0" w:color="auto"/>
      </w:divBdr>
    </w:div>
    <w:div w:id="849026502">
      <w:marLeft w:val="640"/>
      <w:marRight w:val="0"/>
      <w:marTop w:val="0"/>
      <w:marBottom w:val="0"/>
      <w:divBdr>
        <w:top w:val="none" w:sz="0" w:space="0" w:color="auto"/>
        <w:left w:val="none" w:sz="0" w:space="0" w:color="auto"/>
        <w:bottom w:val="none" w:sz="0" w:space="0" w:color="auto"/>
        <w:right w:val="none" w:sz="0" w:space="0" w:color="auto"/>
      </w:divBdr>
    </w:div>
    <w:div w:id="849490583">
      <w:bodyDiv w:val="1"/>
      <w:marLeft w:val="0"/>
      <w:marRight w:val="0"/>
      <w:marTop w:val="0"/>
      <w:marBottom w:val="0"/>
      <w:divBdr>
        <w:top w:val="none" w:sz="0" w:space="0" w:color="auto"/>
        <w:left w:val="none" w:sz="0" w:space="0" w:color="auto"/>
        <w:bottom w:val="none" w:sz="0" w:space="0" w:color="auto"/>
        <w:right w:val="none" w:sz="0" w:space="0" w:color="auto"/>
      </w:divBdr>
    </w:div>
    <w:div w:id="849680574">
      <w:marLeft w:val="640"/>
      <w:marRight w:val="0"/>
      <w:marTop w:val="0"/>
      <w:marBottom w:val="0"/>
      <w:divBdr>
        <w:top w:val="none" w:sz="0" w:space="0" w:color="auto"/>
        <w:left w:val="none" w:sz="0" w:space="0" w:color="auto"/>
        <w:bottom w:val="none" w:sz="0" w:space="0" w:color="auto"/>
        <w:right w:val="none" w:sz="0" w:space="0" w:color="auto"/>
      </w:divBdr>
    </w:div>
    <w:div w:id="849762969">
      <w:marLeft w:val="640"/>
      <w:marRight w:val="0"/>
      <w:marTop w:val="0"/>
      <w:marBottom w:val="0"/>
      <w:divBdr>
        <w:top w:val="none" w:sz="0" w:space="0" w:color="auto"/>
        <w:left w:val="none" w:sz="0" w:space="0" w:color="auto"/>
        <w:bottom w:val="none" w:sz="0" w:space="0" w:color="auto"/>
        <w:right w:val="none" w:sz="0" w:space="0" w:color="auto"/>
      </w:divBdr>
    </w:div>
    <w:div w:id="850026891">
      <w:marLeft w:val="640"/>
      <w:marRight w:val="0"/>
      <w:marTop w:val="0"/>
      <w:marBottom w:val="0"/>
      <w:divBdr>
        <w:top w:val="none" w:sz="0" w:space="0" w:color="auto"/>
        <w:left w:val="none" w:sz="0" w:space="0" w:color="auto"/>
        <w:bottom w:val="none" w:sz="0" w:space="0" w:color="auto"/>
        <w:right w:val="none" w:sz="0" w:space="0" w:color="auto"/>
      </w:divBdr>
    </w:div>
    <w:div w:id="850948062">
      <w:marLeft w:val="640"/>
      <w:marRight w:val="0"/>
      <w:marTop w:val="0"/>
      <w:marBottom w:val="0"/>
      <w:divBdr>
        <w:top w:val="none" w:sz="0" w:space="0" w:color="auto"/>
        <w:left w:val="none" w:sz="0" w:space="0" w:color="auto"/>
        <w:bottom w:val="none" w:sz="0" w:space="0" w:color="auto"/>
        <w:right w:val="none" w:sz="0" w:space="0" w:color="auto"/>
      </w:divBdr>
    </w:div>
    <w:div w:id="851989194">
      <w:bodyDiv w:val="1"/>
      <w:marLeft w:val="0"/>
      <w:marRight w:val="0"/>
      <w:marTop w:val="0"/>
      <w:marBottom w:val="0"/>
      <w:divBdr>
        <w:top w:val="none" w:sz="0" w:space="0" w:color="auto"/>
        <w:left w:val="none" w:sz="0" w:space="0" w:color="auto"/>
        <w:bottom w:val="none" w:sz="0" w:space="0" w:color="auto"/>
        <w:right w:val="none" w:sz="0" w:space="0" w:color="auto"/>
      </w:divBdr>
      <w:divsChild>
        <w:div w:id="999843176">
          <w:marLeft w:val="640"/>
          <w:marRight w:val="0"/>
          <w:marTop w:val="0"/>
          <w:marBottom w:val="0"/>
          <w:divBdr>
            <w:top w:val="none" w:sz="0" w:space="0" w:color="auto"/>
            <w:left w:val="none" w:sz="0" w:space="0" w:color="auto"/>
            <w:bottom w:val="none" w:sz="0" w:space="0" w:color="auto"/>
            <w:right w:val="none" w:sz="0" w:space="0" w:color="auto"/>
          </w:divBdr>
        </w:div>
        <w:div w:id="601381258">
          <w:marLeft w:val="640"/>
          <w:marRight w:val="0"/>
          <w:marTop w:val="0"/>
          <w:marBottom w:val="0"/>
          <w:divBdr>
            <w:top w:val="none" w:sz="0" w:space="0" w:color="auto"/>
            <w:left w:val="none" w:sz="0" w:space="0" w:color="auto"/>
            <w:bottom w:val="none" w:sz="0" w:space="0" w:color="auto"/>
            <w:right w:val="none" w:sz="0" w:space="0" w:color="auto"/>
          </w:divBdr>
        </w:div>
        <w:div w:id="707070806">
          <w:marLeft w:val="640"/>
          <w:marRight w:val="0"/>
          <w:marTop w:val="0"/>
          <w:marBottom w:val="0"/>
          <w:divBdr>
            <w:top w:val="none" w:sz="0" w:space="0" w:color="auto"/>
            <w:left w:val="none" w:sz="0" w:space="0" w:color="auto"/>
            <w:bottom w:val="none" w:sz="0" w:space="0" w:color="auto"/>
            <w:right w:val="none" w:sz="0" w:space="0" w:color="auto"/>
          </w:divBdr>
        </w:div>
        <w:div w:id="954677058">
          <w:marLeft w:val="640"/>
          <w:marRight w:val="0"/>
          <w:marTop w:val="0"/>
          <w:marBottom w:val="0"/>
          <w:divBdr>
            <w:top w:val="none" w:sz="0" w:space="0" w:color="auto"/>
            <w:left w:val="none" w:sz="0" w:space="0" w:color="auto"/>
            <w:bottom w:val="none" w:sz="0" w:space="0" w:color="auto"/>
            <w:right w:val="none" w:sz="0" w:space="0" w:color="auto"/>
          </w:divBdr>
        </w:div>
        <w:div w:id="118186569">
          <w:marLeft w:val="640"/>
          <w:marRight w:val="0"/>
          <w:marTop w:val="0"/>
          <w:marBottom w:val="0"/>
          <w:divBdr>
            <w:top w:val="none" w:sz="0" w:space="0" w:color="auto"/>
            <w:left w:val="none" w:sz="0" w:space="0" w:color="auto"/>
            <w:bottom w:val="none" w:sz="0" w:space="0" w:color="auto"/>
            <w:right w:val="none" w:sz="0" w:space="0" w:color="auto"/>
          </w:divBdr>
        </w:div>
        <w:div w:id="1018239688">
          <w:marLeft w:val="640"/>
          <w:marRight w:val="0"/>
          <w:marTop w:val="0"/>
          <w:marBottom w:val="0"/>
          <w:divBdr>
            <w:top w:val="none" w:sz="0" w:space="0" w:color="auto"/>
            <w:left w:val="none" w:sz="0" w:space="0" w:color="auto"/>
            <w:bottom w:val="none" w:sz="0" w:space="0" w:color="auto"/>
            <w:right w:val="none" w:sz="0" w:space="0" w:color="auto"/>
          </w:divBdr>
        </w:div>
        <w:div w:id="1575310219">
          <w:marLeft w:val="640"/>
          <w:marRight w:val="0"/>
          <w:marTop w:val="0"/>
          <w:marBottom w:val="0"/>
          <w:divBdr>
            <w:top w:val="none" w:sz="0" w:space="0" w:color="auto"/>
            <w:left w:val="none" w:sz="0" w:space="0" w:color="auto"/>
            <w:bottom w:val="none" w:sz="0" w:space="0" w:color="auto"/>
            <w:right w:val="none" w:sz="0" w:space="0" w:color="auto"/>
          </w:divBdr>
        </w:div>
        <w:div w:id="1680816929">
          <w:marLeft w:val="640"/>
          <w:marRight w:val="0"/>
          <w:marTop w:val="0"/>
          <w:marBottom w:val="0"/>
          <w:divBdr>
            <w:top w:val="none" w:sz="0" w:space="0" w:color="auto"/>
            <w:left w:val="none" w:sz="0" w:space="0" w:color="auto"/>
            <w:bottom w:val="none" w:sz="0" w:space="0" w:color="auto"/>
            <w:right w:val="none" w:sz="0" w:space="0" w:color="auto"/>
          </w:divBdr>
        </w:div>
        <w:div w:id="1182284254">
          <w:marLeft w:val="640"/>
          <w:marRight w:val="0"/>
          <w:marTop w:val="0"/>
          <w:marBottom w:val="0"/>
          <w:divBdr>
            <w:top w:val="none" w:sz="0" w:space="0" w:color="auto"/>
            <w:left w:val="none" w:sz="0" w:space="0" w:color="auto"/>
            <w:bottom w:val="none" w:sz="0" w:space="0" w:color="auto"/>
            <w:right w:val="none" w:sz="0" w:space="0" w:color="auto"/>
          </w:divBdr>
        </w:div>
        <w:div w:id="1719822374">
          <w:marLeft w:val="640"/>
          <w:marRight w:val="0"/>
          <w:marTop w:val="0"/>
          <w:marBottom w:val="0"/>
          <w:divBdr>
            <w:top w:val="none" w:sz="0" w:space="0" w:color="auto"/>
            <w:left w:val="none" w:sz="0" w:space="0" w:color="auto"/>
            <w:bottom w:val="none" w:sz="0" w:space="0" w:color="auto"/>
            <w:right w:val="none" w:sz="0" w:space="0" w:color="auto"/>
          </w:divBdr>
        </w:div>
        <w:div w:id="1278902218">
          <w:marLeft w:val="640"/>
          <w:marRight w:val="0"/>
          <w:marTop w:val="0"/>
          <w:marBottom w:val="0"/>
          <w:divBdr>
            <w:top w:val="none" w:sz="0" w:space="0" w:color="auto"/>
            <w:left w:val="none" w:sz="0" w:space="0" w:color="auto"/>
            <w:bottom w:val="none" w:sz="0" w:space="0" w:color="auto"/>
            <w:right w:val="none" w:sz="0" w:space="0" w:color="auto"/>
          </w:divBdr>
        </w:div>
        <w:div w:id="189298753">
          <w:marLeft w:val="640"/>
          <w:marRight w:val="0"/>
          <w:marTop w:val="0"/>
          <w:marBottom w:val="0"/>
          <w:divBdr>
            <w:top w:val="none" w:sz="0" w:space="0" w:color="auto"/>
            <w:left w:val="none" w:sz="0" w:space="0" w:color="auto"/>
            <w:bottom w:val="none" w:sz="0" w:space="0" w:color="auto"/>
            <w:right w:val="none" w:sz="0" w:space="0" w:color="auto"/>
          </w:divBdr>
        </w:div>
        <w:div w:id="1204367705">
          <w:marLeft w:val="640"/>
          <w:marRight w:val="0"/>
          <w:marTop w:val="0"/>
          <w:marBottom w:val="0"/>
          <w:divBdr>
            <w:top w:val="none" w:sz="0" w:space="0" w:color="auto"/>
            <w:left w:val="none" w:sz="0" w:space="0" w:color="auto"/>
            <w:bottom w:val="none" w:sz="0" w:space="0" w:color="auto"/>
            <w:right w:val="none" w:sz="0" w:space="0" w:color="auto"/>
          </w:divBdr>
        </w:div>
        <w:div w:id="1498884236">
          <w:marLeft w:val="640"/>
          <w:marRight w:val="0"/>
          <w:marTop w:val="0"/>
          <w:marBottom w:val="0"/>
          <w:divBdr>
            <w:top w:val="none" w:sz="0" w:space="0" w:color="auto"/>
            <w:left w:val="none" w:sz="0" w:space="0" w:color="auto"/>
            <w:bottom w:val="none" w:sz="0" w:space="0" w:color="auto"/>
            <w:right w:val="none" w:sz="0" w:space="0" w:color="auto"/>
          </w:divBdr>
        </w:div>
        <w:div w:id="1339389813">
          <w:marLeft w:val="640"/>
          <w:marRight w:val="0"/>
          <w:marTop w:val="0"/>
          <w:marBottom w:val="0"/>
          <w:divBdr>
            <w:top w:val="none" w:sz="0" w:space="0" w:color="auto"/>
            <w:left w:val="none" w:sz="0" w:space="0" w:color="auto"/>
            <w:bottom w:val="none" w:sz="0" w:space="0" w:color="auto"/>
            <w:right w:val="none" w:sz="0" w:space="0" w:color="auto"/>
          </w:divBdr>
        </w:div>
        <w:div w:id="710543363">
          <w:marLeft w:val="640"/>
          <w:marRight w:val="0"/>
          <w:marTop w:val="0"/>
          <w:marBottom w:val="0"/>
          <w:divBdr>
            <w:top w:val="none" w:sz="0" w:space="0" w:color="auto"/>
            <w:left w:val="none" w:sz="0" w:space="0" w:color="auto"/>
            <w:bottom w:val="none" w:sz="0" w:space="0" w:color="auto"/>
            <w:right w:val="none" w:sz="0" w:space="0" w:color="auto"/>
          </w:divBdr>
        </w:div>
        <w:div w:id="1743720889">
          <w:marLeft w:val="640"/>
          <w:marRight w:val="0"/>
          <w:marTop w:val="0"/>
          <w:marBottom w:val="0"/>
          <w:divBdr>
            <w:top w:val="none" w:sz="0" w:space="0" w:color="auto"/>
            <w:left w:val="none" w:sz="0" w:space="0" w:color="auto"/>
            <w:bottom w:val="none" w:sz="0" w:space="0" w:color="auto"/>
            <w:right w:val="none" w:sz="0" w:space="0" w:color="auto"/>
          </w:divBdr>
        </w:div>
        <w:div w:id="2134009348">
          <w:marLeft w:val="640"/>
          <w:marRight w:val="0"/>
          <w:marTop w:val="0"/>
          <w:marBottom w:val="0"/>
          <w:divBdr>
            <w:top w:val="none" w:sz="0" w:space="0" w:color="auto"/>
            <w:left w:val="none" w:sz="0" w:space="0" w:color="auto"/>
            <w:bottom w:val="none" w:sz="0" w:space="0" w:color="auto"/>
            <w:right w:val="none" w:sz="0" w:space="0" w:color="auto"/>
          </w:divBdr>
        </w:div>
        <w:div w:id="1935673635">
          <w:marLeft w:val="640"/>
          <w:marRight w:val="0"/>
          <w:marTop w:val="0"/>
          <w:marBottom w:val="0"/>
          <w:divBdr>
            <w:top w:val="none" w:sz="0" w:space="0" w:color="auto"/>
            <w:left w:val="none" w:sz="0" w:space="0" w:color="auto"/>
            <w:bottom w:val="none" w:sz="0" w:space="0" w:color="auto"/>
            <w:right w:val="none" w:sz="0" w:space="0" w:color="auto"/>
          </w:divBdr>
        </w:div>
        <w:div w:id="1622804014">
          <w:marLeft w:val="640"/>
          <w:marRight w:val="0"/>
          <w:marTop w:val="0"/>
          <w:marBottom w:val="0"/>
          <w:divBdr>
            <w:top w:val="none" w:sz="0" w:space="0" w:color="auto"/>
            <w:left w:val="none" w:sz="0" w:space="0" w:color="auto"/>
            <w:bottom w:val="none" w:sz="0" w:space="0" w:color="auto"/>
            <w:right w:val="none" w:sz="0" w:space="0" w:color="auto"/>
          </w:divBdr>
        </w:div>
        <w:div w:id="725372104">
          <w:marLeft w:val="640"/>
          <w:marRight w:val="0"/>
          <w:marTop w:val="0"/>
          <w:marBottom w:val="0"/>
          <w:divBdr>
            <w:top w:val="none" w:sz="0" w:space="0" w:color="auto"/>
            <w:left w:val="none" w:sz="0" w:space="0" w:color="auto"/>
            <w:bottom w:val="none" w:sz="0" w:space="0" w:color="auto"/>
            <w:right w:val="none" w:sz="0" w:space="0" w:color="auto"/>
          </w:divBdr>
        </w:div>
        <w:div w:id="136457287">
          <w:marLeft w:val="640"/>
          <w:marRight w:val="0"/>
          <w:marTop w:val="0"/>
          <w:marBottom w:val="0"/>
          <w:divBdr>
            <w:top w:val="none" w:sz="0" w:space="0" w:color="auto"/>
            <w:left w:val="none" w:sz="0" w:space="0" w:color="auto"/>
            <w:bottom w:val="none" w:sz="0" w:space="0" w:color="auto"/>
            <w:right w:val="none" w:sz="0" w:space="0" w:color="auto"/>
          </w:divBdr>
        </w:div>
        <w:div w:id="744767714">
          <w:marLeft w:val="640"/>
          <w:marRight w:val="0"/>
          <w:marTop w:val="0"/>
          <w:marBottom w:val="0"/>
          <w:divBdr>
            <w:top w:val="none" w:sz="0" w:space="0" w:color="auto"/>
            <w:left w:val="none" w:sz="0" w:space="0" w:color="auto"/>
            <w:bottom w:val="none" w:sz="0" w:space="0" w:color="auto"/>
            <w:right w:val="none" w:sz="0" w:space="0" w:color="auto"/>
          </w:divBdr>
        </w:div>
        <w:div w:id="332492579">
          <w:marLeft w:val="640"/>
          <w:marRight w:val="0"/>
          <w:marTop w:val="0"/>
          <w:marBottom w:val="0"/>
          <w:divBdr>
            <w:top w:val="none" w:sz="0" w:space="0" w:color="auto"/>
            <w:left w:val="none" w:sz="0" w:space="0" w:color="auto"/>
            <w:bottom w:val="none" w:sz="0" w:space="0" w:color="auto"/>
            <w:right w:val="none" w:sz="0" w:space="0" w:color="auto"/>
          </w:divBdr>
        </w:div>
        <w:div w:id="1824006747">
          <w:marLeft w:val="640"/>
          <w:marRight w:val="0"/>
          <w:marTop w:val="0"/>
          <w:marBottom w:val="0"/>
          <w:divBdr>
            <w:top w:val="none" w:sz="0" w:space="0" w:color="auto"/>
            <w:left w:val="none" w:sz="0" w:space="0" w:color="auto"/>
            <w:bottom w:val="none" w:sz="0" w:space="0" w:color="auto"/>
            <w:right w:val="none" w:sz="0" w:space="0" w:color="auto"/>
          </w:divBdr>
        </w:div>
        <w:div w:id="1320772384">
          <w:marLeft w:val="640"/>
          <w:marRight w:val="0"/>
          <w:marTop w:val="0"/>
          <w:marBottom w:val="0"/>
          <w:divBdr>
            <w:top w:val="none" w:sz="0" w:space="0" w:color="auto"/>
            <w:left w:val="none" w:sz="0" w:space="0" w:color="auto"/>
            <w:bottom w:val="none" w:sz="0" w:space="0" w:color="auto"/>
            <w:right w:val="none" w:sz="0" w:space="0" w:color="auto"/>
          </w:divBdr>
        </w:div>
        <w:div w:id="1084490249">
          <w:marLeft w:val="640"/>
          <w:marRight w:val="0"/>
          <w:marTop w:val="0"/>
          <w:marBottom w:val="0"/>
          <w:divBdr>
            <w:top w:val="none" w:sz="0" w:space="0" w:color="auto"/>
            <w:left w:val="none" w:sz="0" w:space="0" w:color="auto"/>
            <w:bottom w:val="none" w:sz="0" w:space="0" w:color="auto"/>
            <w:right w:val="none" w:sz="0" w:space="0" w:color="auto"/>
          </w:divBdr>
        </w:div>
        <w:div w:id="2073698446">
          <w:marLeft w:val="640"/>
          <w:marRight w:val="0"/>
          <w:marTop w:val="0"/>
          <w:marBottom w:val="0"/>
          <w:divBdr>
            <w:top w:val="none" w:sz="0" w:space="0" w:color="auto"/>
            <w:left w:val="none" w:sz="0" w:space="0" w:color="auto"/>
            <w:bottom w:val="none" w:sz="0" w:space="0" w:color="auto"/>
            <w:right w:val="none" w:sz="0" w:space="0" w:color="auto"/>
          </w:divBdr>
        </w:div>
        <w:div w:id="989744898">
          <w:marLeft w:val="640"/>
          <w:marRight w:val="0"/>
          <w:marTop w:val="0"/>
          <w:marBottom w:val="0"/>
          <w:divBdr>
            <w:top w:val="none" w:sz="0" w:space="0" w:color="auto"/>
            <w:left w:val="none" w:sz="0" w:space="0" w:color="auto"/>
            <w:bottom w:val="none" w:sz="0" w:space="0" w:color="auto"/>
            <w:right w:val="none" w:sz="0" w:space="0" w:color="auto"/>
          </w:divBdr>
        </w:div>
        <w:div w:id="1785614045">
          <w:marLeft w:val="640"/>
          <w:marRight w:val="0"/>
          <w:marTop w:val="0"/>
          <w:marBottom w:val="0"/>
          <w:divBdr>
            <w:top w:val="none" w:sz="0" w:space="0" w:color="auto"/>
            <w:left w:val="none" w:sz="0" w:space="0" w:color="auto"/>
            <w:bottom w:val="none" w:sz="0" w:space="0" w:color="auto"/>
            <w:right w:val="none" w:sz="0" w:space="0" w:color="auto"/>
          </w:divBdr>
        </w:div>
        <w:div w:id="1289509677">
          <w:marLeft w:val="640"/>
          <w:marRight w:val="0"/>
          <w:marTop w:val="0"/>
          <w:marBottom w:val="0"/>
          <w:divBdr>
            <w:top w:val="none" w:sz="0" w:space="0" w:color="auto"/>
            <w:left w:val="none" w:sz="0" w:space="0" w:color="auto"/>
            <w:bottom w:val="none" w:sz="0" w:space="0" w:color="auto"/>
            <w:right w:val="none" w:sz="0" w:space="0" w:color="auto"/>
          </w:divBdr>
        </w:div>
        <w:div w:id="424544162">
          <w:marLeft w:val="640"/>
          <w:marRight w:val="0"/>
          <w:marTop w:val="0"/>
          <w:marBottom w:val="0"/>
          <w:divBdr>
            <w:top w:val="none" w:sz="0" w:space="0" w:color="auto"/>
            <w:left w:val="none" w:sz="0" w:space="0" w:color="auto"/>
            <w:bottom w:val="none" w:sz="0" w:space="0" w:color="auto"/>
            <w:right w:val="none" w:sz="0" w:space="0" w:color="auto"/>
          </w:divBdr>
        </w:div>
        <w:div w:id="1809542605">
          <w:marLeft w:val="640"/>
          <w:marRight w:val="0"/>
          <w:marTop w:val="0"/>
          <w:marBottom w:val="0"/>
          <w:divBdr>
            <w:top w:val="none" w:sz="0" w:space="0" w:color="auto"/>
            <w:left w:val="none" w:sz="0" w:space="0" w:color="auto"/>
            <w:bottom w:val="none" w:sz="0" w:space="0" w:color="auto"/>
            <w:right w:val="none" w:sz="0" w:space="0" w:color="auto"/>
          </w:divBdr>
        </w:div>
        <w:div w:id="1141119903">
          <w:marLeft w:val="640"/>
          <w:marRight w:val="0"/>
          <w:marTop w:val="0"/>
          <w:marBottom w:val="0"/>
          <w:divBdr>
            <w:top w:val="none" w:sz="0" w:space="0" w:color="auto"/>
            <w:left w:val="none" w:sz="0" w:space="0" w:color="auto"/>
            <w:bottom w:val="none" w:sz="0" w:space="0" w:color="auto"/>
            <w:right w:val="none" w:sz="0" w:space="0" w:color="auto"/>
          </w:divBdr>
        </w:div>
        <w:div w:id="841315603">
          <w:marLeft w:val="640"/>
          <w:marRight w:val="0"/>
          <w:marTop w:val="0"/>
          <w:marBottom w:val="0"/>
          <w:divBdr>
            <w:top w:val="none" w:sz="0" w:space="0" w:color="auto"/>
            <w:left w:val="none" w:sz="0" w:space="0" w:color="auto"/>
            <w:bottom w:val="none" w:sz="0" w:space="0" w:color="auto"/>
            <w:right w:val="none" w:sz="0" w:space="0" w:color="auto"/>
          </w:divBdr>
        </w:div>
        <w:div w:id="305626796">
          <w:marLeft w:val="640"/>
          <w:marRight w:val="0"/>
          <w:marTop w:val="0"/>
          <w:marBottom w:val="0"/>
          <w:divBdr>
            <w:top w:val="none" w:sz="0" w:space="0" w:color="auto"/>
            <w:left w:val="none" w:sz="0" w:space="0" w:color="auto"/>
            <w:bottom w:val="none" w:sz="0" w:space="0" w:color="auto"/>
            <w:right w:val="none" w:sz="0" w:space="0" w:color="auto"/>
          </w:divBdr>
        </w:div>
        <w:div w:id="1615399077">
          <w:marLeft w:val="640"/>
          <w:marRight w:val="0"/>
          <w:marTop w:val="0"/>
          <w:marBottom w:val="0"/>
          <w:divBdr>
            <w:top w:val="none" w:sz="0" w:space="0" w:color="auto"/>
            <w:left w:val="none" w:sz="0" w:space="0" w:color="auto"/>
            <w:bottom w:val="none" w:sz="0" w:space="0" w:color="auto"/>
            <w:right w:val="none" w:sz="0" w:space="0" w:color="auto"/>
          </w:divBdr>
        </w:div>
        <w:div w:id="528421251">
          <w:marLeft w:val="640"/>
          <w:marRight w:val="0"/>
          <w:marTop w:val="0"/>
          <w:marBottom w:val="0"/>
          <w:divBdr>
            <w:top w:val="none" w:sz="0" w:space="0" w:color="auto"/>
            <w:left w:val="none" w:sz="0" w:space="0" w:color="auto"/>
            <w:bottom w:val="none" w:sz="0" w:space="0" w:color="auto"/>
            <w:right w:val="none" w:sz="0" w:space="0" w:color="auto"/>
          </w:divBdr>
        </w:div>
        <w:div w:id="1104617961">
          <w:marLeft w:val="640"/>
          <w:marRight w:val="0"/>
          <w:marTop w:val="0"/>
          <w:marBottom w:val="0"/>
          <w:divBdr>
            <w:top w:val="none" w:sz="0" w:space="0" w:color="auto"/>
            <w:left w:val="none" w:sz="0" w:space="0" w:color="auto"/>
            <w:bottom w:val="none" w:sz="0" w:space="0" w:color="auto"/>
            <w:right w:val="none" w:sz="0" w:space="0" w:color="auto"/>
          </w:divBdr>
        </w:div>
        <w:div w:id="1257709005">
          <w:marLeft w:val="640"/>
          <w:marRight w:val="0"/>
          <w:marTop w:val="0"/>
          <w:marBottom w:val="0"/>
          <w:divBdr>
            <w:top w:val="none" w:sz="0" w:space="0" w:color="auto"/>
            <w:left w:val="none" w:sz="0" w:space="0" w:color="auto"/>
            <w:bottom w:val="none" w:sz="0" w:space="0" w:color="auto"/>
            <w:right w:val="none" w:sz="0" w:space="0" w:color="auto"/>
          </w:divBdr>
        </w:div>
        <w:div w:id="283460896">
          <w:marLeft w:val="640"/>
          <w:marRight w:val="0"/>
          <w:marTop w:val="0"/>
          <w:marBottom w:val="0"/>
          <w:divBdr>
            <w:top w:val="none" w:sz="0" w:space="0" w:color="auto"/>
            <w:left w:val="none" w:sz="0" w:space="0" w:color="auto"/>
            <w:bottom w:val="none" w:sz="0" w:space="0" w:color="auto"/>
            <w:right w:val="none" w:sz="0" w:space="0" w:color="auto"/>
          </w:divBdr>
        </w:div>
        <w:div w:id="386805637">
          <w:marLeft w:val="640"/>
          <w:marRight w:val="0"/>
          <w:marTop w:val="0"/>
          <w:marBottom w:val="0"/>
          <w:divBdr>
            <w:top w:val="none" w:sz="0" w:space="0" w:color="auto"/>
            <w:left w:val="none" w:sz="0" w:space="0" w:color="auto"/>
            <w:bottom w:val="none" w:sz="0" w:space="0" w:color="auto"/>
            <w:right w:val="none" w:sz="0" w:space="0" w:color="auto"/>
          </w:divBdr>
        </w:div>
        <w:div w:id="61568191">
          <w:marLeft w:val="640"/>
          <w:marRight w:val="0"/>
          <w:marTop w:val="0"/>
          <w:marBottom w:val="0"/>
          <w:divBdr>
            <w:top w:val="none" w:sz="0" w:space="0" w:color="auto"/>
            <w:left w:val="none" w:sz="0" w:space="0" w:color="auto"/>
            <w:bottom w:val="none" w:sz="0" w:space="0" w:color="auto"/>
            <w:right w:val="none" w:sz="0" w:space="0" w:color="auto"/>
          </w:divBdr>
        </w:div>
        <w:div w:id="1311055824">
          <w:marLeft w:val="640"/>
          <w:marRight w:val="0"/>
          <w:marTop w:val="0"/>
          <w:marBottom w:val="0"/>
          <w:divBdr>
            <w:top w:val="none" w:sz="0" w:space="0" w:color="auto"/>
            <w:left w:val="none" w:sz="0" w:space="0" w:color="auto"/>
            <w:bottom w:val="none" w:sz="0" w:space="0" w:color="auto"/>
            <w:right w:val="none" w:sz="0" w:space="0" w:color="auto"/>
          </w:divBdr>
        </w:div>
        <w:div w:id="978608085">
          <w:marLeft w:val="640"/>
          <w:marRight w:val="0"/>
          <w:marTop w:val="0"/>
          <w:marBottom w:val="0"/>
          <w:divBdr>
            <w:top w:val="none" w:sz="0" w:space="0" w:color="auto"/>
            <w:left w:val="none" w:sz="0" w:space="0" w:color="auto"/>
            <w:bottom w:val="none" w:sz="0" w:space="0" w:color="auto"/>
            <w:right w:val="none" w:sz="0" w:space="0" w:color="auto"/>
          </w:divBdr>
        </w:div>
        <w:div w:id="408429831">
          <w:marLeft w:val="640"/>
          <w:marRight w:val="0"/>
          <w:marTop w:val="0"/>
          <w:marBottom w:val="0"/>
          <w:divBdr>
            <w:top w:val="none" w:sz="0" w:space="0" w:color="auto"/>
            <w:left w:val="none" w:sz="0" w:space="0" w:color="auto"/>
            <w:bottom w:val="none" w:sz="0" w:space="0" w:color="auto"/>
            <w:right w:val="none" w:sz="0" w:space="0" w:color="auto"/>
          </w:divBdr>
        </w:div>
        <w:div w:id="1611011191">
          <w:marLeft w:val="640"/>
          <w:marRight w:val="0"/>
          <w:marTop w:val="0"/>
          <w:marBottom w:val="0"/>
          <w:divBdr>
            <w:top w:val="none" w:sz="0" w:space="0" w:color="auto"/>
            <w:left w:val="none" w:sz="0" w:space="0" w:color="auto"/>
            <w:bottom w:val="none" w:sz="0" w:space="0" w:color="auto"/>
            <w:right w:val="none" w:sz="0" w:space="0" w:color="auto"/>
          </w:divBdr>
        </w:div>
        <w:div w:id="2008557162">
          <w:marLeft w:val="640"/>
          <w:marRight w:val="0"/>
          <w:marTop w:val="0"/>
          <w:marBottom w:val="0"/>
          <w:divBdr>
            <w:top w:val="none" w:sz="0" w:space="0" w:color="auto"/>
            <w:left w:val="none" w:sz="0" w:space="0" w:color="auto"/>
            <w:bottom w:val="none" w:sz="0" w:space="0" w:color="auto"/>
            <w:right w:val="none" w:sz="0" w:space="0" w:color="auto"/>
          </w:divBdr>
        </w:div>
        <w:div w:id="751973841">
          <w:marLeft w:val="640"/>
          <w:marRight w:val="0"/>
          <w:marTop w:val="0"/>
          <w:marBottom w:val="0"/>
          <w:divBdr>
            <w:top w:val="none" w:sz="0" w:space="0" w:color="auto"/>
            <w:left w:val="none" w:sz="0" w:space="0" w:color="auto"/>
            <w:bottom w:val="none" w:sz="0" w:space="0" w:color="auto"/>
            <w:right w:val="none" w:sz="0" w:space="0" w:color="auto"/>
          </w:divBdr>
        </w:div>
      </w:divsChild>
    </w:div>
    <w:div w:id="854925604">
      <w:marLeft w:val="0"/>
      <w:marRight w:val="0"/>
      <w:marTop w:val="0"/>
      <w:marBottom w:val="0"/>
      <w:divBdr>
        <w:top w:val="none" w:sz="0" w:space="0" w:color="auto"/>
        <w:left w:val="none" w:sz="0" w:space="0" w:color="auto"/>
        <w:bottom w:val="none" w:sz="0" w:space="0" w:color="auto"/>
        <w:right w:val="none" w:sz="0" w:space="0" w:color="auto"/>
      </w:divBdr>
    </w:div>
    <w:div w:id="858011871">
      <w:bodyDiv w:val="1"/>
      <w:marLeft w:val="0"/>
      <w:marRight w:val="0"/>
      <w:marTop w:val="0"/>
      <w:marBottom w:val="0"/>
      <w:divBdr>
        <w:top w:val="none" w:sz="0" w:space="0" w:color="auto"/>
        <w:left w:val="none" w:sz="0" w:space="0" w:color="auto"/>
        <w:bottom w:val="none" w:sz="0" w:space="0" w:color="auto"/>
        <w:right w:val="none" w:sz="0" w:space="0" w:color="auto"/>
      </w:divBdr>
      <w:divsChild>
        <w:div w:id="190725111">
          <w:marLeft w:val="640"/>
          <w:marRight w:val="0"/>
          <w:marTop w:val="0"/>
          <w:marBottom w:val="0"/>
          <w:divBdr>
            <w:top w:val="none" w:sz="0" w:space="0" w:color="auto"/>
            <w:left w:val="none" w:sz="0" w:space="0" w:color="auto"/>
            <w:bottom w:val="none" w:sz="0" w:space="0" w:color="auto"/>
            <w:right w:val="none" w:sz="0" w:space="0" w:color="auto"/>
          </w:divBdr>
        </w:div>
        <w:div w:id="204802087">
          <w:marLeft w:val="640"/>
          <w:marRight w:val="0"/>
          <w:marTop w:val="0"/>
          <w:marBottom w:val="0"/>
          <w:divBdr>
            <w:top w:val="none" w:sz="0" w:space="0" w:color="auto"/>
            <w:left w:val="none" w:sz="0" w:space="0" w:color="auto"/>
            <w:bottom w:val="none" w:sz="0" w:space="0" w:color="auto"/>
            <w:right w:val="none" w:sz="0" w:space="0" w:color="auto"/>
          </w:divBdr>
        </w:div>
        <w:div w:id="205798849">
          <w:marLeft w:val="640"/>
          <w:marRight w:val="0"/>
          <w:marTop w:val="0"/>
          <w:marBottom w:val="0"/>
          <w:divBdr>
            <w:top w:val="none" w:sz="0" w:space="0" w:color="auto"/>
            <w:left w:val="none" w:sz="0" w:space="0" w:color="auto"/>
            <w:bottom w:val="none" w:sz="0" w:space="0" w:color="auto"/>
            <w:right w:val="none" w:sz="0" w:space="0" w:color="auto"/>
          </w:divBdr>
        </w:div>
        <w:div w:id="205988908">
          <w:marLeft w:val="640"/>
          <w:marRight w:val="0"/>
          <w:marTop w:val="0"/>
          <w:marBottom w:val="0"/>
          <w:divBdr>
            <w:top w:val="none" w:sz="0" w:space="0" w:color="auto"/>
            <w:left w:val="none" w:sz="0" w:space="0" w:color="auto"/>
            <w:bottom w:val="none" w:sz="0" w:space="0" w:color="auto"/>
            <w:right w:val="none" w:sz="0" w:space="0" w:color="auto"/>
          </w:divBdr>
        </w:div>
        <w:div w:id="223757598">
          <w:marLeft w:val="640"/>
          <w:marRight w:val="0"/>
          <w:marTop w:val="0"/>
          <w:marBottom w:val="0"/>
          <w:divBdr>
            <w:top w:val="none" w:sz="0" w:space="0" w:color="auto"/>
            <w:left w:val="none" w:sz="0" w:space="0" w:color="auto"/>
            <w:bottom w:val="none" w:sz="0" w:space="0" w:color="auto"/>
            <w:right w:val="none" w:sz="0" w:space="0" w:color="auto"/>
          </w:divBdr>
        </w:div>
        <w:div w:id="239759994">
          <w:marLeft w:val="640"/>
          <w:marRight w:val="0"/>
          <w:marTop w:val="0"/>
          <w:marBottom w:val="0"/>
          <w:divBdr>
            <w:top w:val="none" w:sz="0" w:space="0" w:color="auto"/>
            <w:left w:val="none" w:sz="0" w:space="0" w:color="auto"/>
            <w:bottom w:val="none" w:sz="0" w:space="0" w:color="auto"/>
            <w:right w:val="none" w:sz="0" w:space="0" w:color="auto"/>
          </w:divBdr>
        </w:div>
        <w:div w:id="316039746">
          <w:marLeft w:val="640"/>
          <w:marRight w:val="0"/>
          <w:marTop w:val="0"/>
          <w:marBottom w:val="0"/>
          <w:divBdr>
            <w:top w:val="none" w:sz="0" w:space="0" w:color="auto"/>
            <w:left w:val="none" w:sz="0" w:space="0" w:color="auto"/>
            <w:bottom w:val="none" w:sz="0" w:space="0" w:color="auto"/>
            <w:right w:val="none" w:sz="0" w:space="0" w:color="auto"/>
          </w:divBdr>
        </w:div>
        <w:div w:id="617414960">
          <w:marLeft w:val="640"/>
          <w:marRight w:val="0"/>
          <w:marTop w:val="0"/>
          <w:marBottom w:val="0"/>
          <w:divBdr>
            <w:top w:val="none" w:sz="0" w:space="0" w:color="auto"/>
            <w:left w:val="none" w:sz="0" w:space="0" w:color="auto"/>
            <w:bottom w:val="none" w:sz="0" w:space="0" w:color="auto"/>
            <w:right w:val="none" w:sz="0" w:space="0" w:color="auto"/>
          </w:divBdr>
        </w:div>
        <w:div w:id="626668097">
          <w:marLeft w:val="640"/>
          <w:marRight w:val="0"/>
          <w:marTop w:val="0"/>
          <w:marBottom w:val="0"/>
          <w:divBdr>
            <w:top w:val="none" w:sz="0" w:space="0" w:color="auto"/>
            <w:left w:val="none" w:sz="0" w:space="0" w:color="auto"/>
            <w:bottom w:val="none" w:sz="0" w:space="0" w:color="auto"/>
            <w:right w:val="none" w:sz="0" w:space="0" w:color="auto"/>
          </w:divBdr>
        </w:div>
        <w:div w:id="663901144">
          <w:marLeft w:val="640"/>
          <w:marRight w:val="0"/>
          <w:marTop w:val="0"/>
          <w:marBottom w:val="0"/>
          <w:divBdr>
            <w:top w:val="none" w:sz="0" w:space="0" w:color="auto"/>
            <w:left w:val="none" w:sz="0" w:space="0" w:color="auto"/>
            <w:bottom w:val="none" w:sz="0" w:space="0" w:color="auto"/>
            <w:right w:val="none" w:sz="0" w:space="0" w:color="auto"/>
          </w:divBdr>
        </w:div>
        <w:div w:id="671832409">
          <w:marLeft w:val="640"/>
          <w:marRight w:val="0"/>
          <w:marTop w:val="0"/>
          <w:marBottom w:val="0"/>
          <w:divBdr>
            <w:top w:val="none" w:sz="0" w:space="0" w:color="auto"/>
            <w:left w:val="none" w:sz="0" w:space="0" w:color="auto"/>
            <w:bottom w:val="none" w:sz="0" w:space="0" w:color="auto"/>
            <w:right w:val="none" w:sz="0" w:space="0" w:color="auto"/>
          </w:divBdr>
        </w:div>
        <w:div w:id="742800813">
          <w:marLeft w:val="640"/>
          <w:marRight w:val="0"/>
          <w:marTop w:val="0"/>
          <w:marBottom w:val="0"/>
          <w:divBdr>
            <w:top w:val="none" w:sz="0" w:space="0" w:color="auto"/>
            <w:left w:val="none" w:sz="0" w:space="0" w:color="auto"/>
            <w:bottom w:val="none" w:sz="0" w:space="0" w:color="auto"/>
            <w:right w:val="none" w:sz="0" w:space="0" w:color="auto"/>
          </w:divBdr>
        </w:div>
        <w:div w:id="752553889">
          <w:marLeft w:val="640"/>
          <w:marRight w:val="0"/>
          <w:marTop w:val="0"/>
          <w:marBottom w:val="0"/>
          <w:divBdr>
            <w:top w:val="none" w:sz="0" w:space="0" w:color="auto"/>
            <w:left w:val="none" w:sz="0" w:space="0" w:color="auto"/>
            <w:bottom w:val="none" w:sz="0" w:space="0" w:color="auto"/>
            <w:right w:val="none" w:sz="0" w:space="0" w:color="auto"/>
          </w:divBdr>
        </w:div>
        <w:div w:id="759371535">
          <w:marLeft w:val="640"/>
          <w:marRight w:val="0"/>
          <w:marTop w:val="0"/>
          <w:marBottom w:val="0"/>
          <w:divBdr>
            <w:top w:val="none" w:sz="0" w:space="0" w:color="auto"/>
            <w:left w:val="none" w:sz="0" w:space="0" w:color="auto"/>
            <w:bottom w:val="none" w:sz="0" w:space="0" w:color="auto"/>
            <w:right w:val="none" w:sz="0" w:space="0" w:color="auto"/>
          </w:divBdr>
        </w:div>
        <w:div w:id="793405423">
          <w:marLeft w:val="640"/>
          <w:marRight w:val="0"/>
          <w:marTop w:val="0"/>
          <w:marBottom w:val="0"/>
          <w:divBdr>
            <w:top w:val="none" w:sz="0" w:space="0" w:color="auto"/>
            <w:left w:val="none" w:sz="0" w:space="0" w:color="auto"/>
            <w:bottom w:val="none" w:sz="0" w:space="0" w:color="auto"/>
            <w:right w:val="none" w:sz="0" w:space="0" w:color="auto"/>
          </w:divBdr>
        </w:div>
        <w:div w:id="851528406">
          <w:marLeft w:val="640"/>
          <w:marRight w:val="0"/>
          <w:marTop w:val="0"/>
          <w:marBottom w:val="0"/>
          <w:divBdr>
            <w:top w:val="none" w:sz="0" w:space="0" w:color="auto"/>
            <w:left w:val="none" w:sz="0" w:space="0" w:color="auto"/>
            <w:bottom w:val="none" w:sz="0" w:space="0" w:color="auto"/>
            <w:right w:val="none" w:sz="0" w:space="0" w:color="auto"/>
          </w:divBdr>
        </w:div>
        <w:div w:id="971056907">
          <w:marLeft w:val="640"/>
          <w:marRight w:val="0"/>
          <w:marTop w:val="0"/>
          <w:marBottom w:val="0"/>
          <w:divBdr>
            <w:top w:val="none" w:sz="0" w:space="0" w:color="auto"/>
            <w:left w:val="none" w:sz="0" w:space="0" w:color="auto"/>
            <w:bottom w:val="none" w:sz="0" w:space="0" w:color="auto"/>
            <w:right w:val="none" w:sz="0" w:space="0" w:color="auto"/>
          </w:divBdr>
        </w:div>
        <w:div w:id="1097825615">
          <w:marLeft w:val="640"/>
          <w:marRight w:val="0"/>
          <w:marTop w:val="0"/>
          <w:marBottom w:val="0"/>
          <w:divBdr>
            <w:top w:val="none" w:sz="0" w:space="0" w:color="auto"/>
            <w:left w:val="none" w:sz="0" w:space="0" w:color="auto"/>
            <w:bottom w:val="none" w:sz="0" w:space="0" w:color="auto"/>
            <w:right w:val="none" w:sz="0" w:space="0" w:color="auto"/>
          </w:divBdr>
        </w:div>
        <w:div w:id="1138496062">
          <w:marLeft w:val="640"/>
          <w:marRight w:val="0"/>
          <w:marTop w:val="0"/>
          <w:marBottom w:val="0"/>
          <w:divBdr>
            <w:top w:val="none" w:sz="0" w:space="0" w:color="auto"/>
            <w:left w:val="none" w:sz="0" w:space="0" w:color="auto"/>
            <w:bottom w:val="none" w:sz="0" w:space="0" w:color="auto"/>
            <w:right w:val="none" w:sz="0" w:space="0" w:color="auto"/>
          </w:divBdr>
        </w:div>
        <w:div w:id="1211067344">
          <w:marLeft w:val="640"/>
          <w:marRight w:val="0"/>
          <w:marTop w:val="0"/>
          <w:marBottom w:val="0"/>
          <w:divBdr>
            <w:top w:val="none" w:sz="0" w:space="0" w:color="auto"/>
            <w:left w:val="none" w:sz="0" w:space="0" w:color="auto"/>
            <w:bottom w:val="none" w:sz="0" w:space="0" w:color="auto"/>
            <w:right w:val="none" w:sz="0" w:space="0" w:color="auto"/>
          </w:divBdr>
        </w:div>
        <w:div w:id="1284842636">
          <w:marLeft w:val="640"/>
          <w:marRight w:val="0"/>
          <w:marTop w:val="0"/>
          <w:marBottom w:val="0"/>
          <w:divBdr>
            <w:top w:val="none" w:sz="0" w:space="0" w:color="auto"/>
            <w:left w:val="none" w:sz="0" w:space="0" w:color="auto"/>
            <w:bottom w:val="none" w:sz="0" w:space="0" w:color="auto"/>
            <w:right w:val="none" w:sz="0" w:space="0" w:color="auto"/>
          </w:divBdr>
        </w:div>
        <w:div w:id="1302733514">
          <w:marLeft w:val="640"/>
          <w:marRight w:val="0"/>
          <w:marTop w:val="0"/>
          <w:marBottom w:val="0"/>
          <w:divBdr>
            <w:top w:val="none" w:sz="0" w:space="0" w:color="auto"/>
            <w:left w:val="none" w:sz="0" w:space="0" w:color="auto"/>
            <w:bottom w:val="none" w:sz="0" w:space="0" w:color="auto"/>
            <w:right w:val="none" w:sz="0" w:space="0" w:color="auto"/>
          </w:divBdr>
        </w:div>
        <w:div w:id="1399325942">
          <w:marLeft w:val="640"/>
          <w:marRight w:val="0"/>
          <w:marTop w:val="0"/>
          <w:marBottom w:val="0"/>
          <w:divBdr>
            <w:top w:val="none" w:sz="0" w:space="0" w:color="auto"/>
            <w:left w:val="none" w:sz="0" w:space="0" w:color="auto"/>
            <w:bottom w:val="none" w:sz="0" w:space="0" w:color="auto"/>
            <w:right w:val="none" w:sz="0" w:space="0" w:color="auto"/>
          </w:divBdr>
        </w:div>
        <w:div w:id="1407730236">
          <w:marLeft w:val="640"/>
          <w:marRight w:val="0"/>
          <w:marTop w:val="0"/>
          <w:marBottom w:val="0"/>
          <w:divBdr>
            <w:top w:val="none" w:sz="0" w:space="0" w:color="auto"/>
            <w:left w:val="none" w:sz="0" w:space="0" w:color="auto"/>
            <w:bottom w:val="none" w:sz="0" w:space="0" w:color="auto"/>
            <w:right w:val="none" w:sz="0" w:space="0" w:color="auto"/>
          </w:divBdr>
        </w:div>
        <w:div w:id="1458789888">
          <w:marLeft w:val="640"/>
          <w:marRight w:val="0"/>
          <w:marTop w:val="0"/>
          <w:marBottom w:val="0"/>
          <w:divBdr>
            <w:top w:val="none" w:sz="0" w:space="0" w:color="auto"/>
            <w:left w:val="none" w:sz="0" w:space="0" w:color="auto"/>
            <w:bottom w:val="none" w:sz="0" w:space="0" w:color="auto"/>
            <w:right w:val="none" w:sz="0" w:space="0" w:color="auto"/>
          </w:divBdr>
        </w:div>
        <w:div w:id="1524174803">
          <w:marLeft w:val="640"/>
          <w:marRight w:val="0"/>
          <w:marTop w:val="0"/>
          <w:marBottom w:val="0"/>
          <w:divBdr>
            <w:top w:val="none" w:sz="0" w:space="0" w:color="auto"/>
            <w:left w:val="none" w:sz="0" w:space="0" w:color="auto"/>
            <w:bottom w:val="none" w:sz="0" w:space="0" w:color="auto"/>
            <w:right w:val="none" w:sz="0" w:space="0" w:color="auto"/>
          </w:divBdr>
        </w:div>
        <w:div w:id="1528720001">
          <w:marLeft w:val="640"/>
          <w:marRight w:val="0"/>
          <w:marTop w:val="0"/>
          <w:marBottom w:val="0"/>
          <w:divBdr>
            <w:top w:val="none" w:sz="0" w:space="0" w:color="auto"/>
            <w:left w:val="none" w:sz="0" w:space="0" w:color="auto"/>
            <w:bottom w:val="none" w:sz="0" w:space="0" w:color="auto"/>
            <w:right w:val="none" w:sz="0" w:space="0" w:color="auto"/>
          </w:divBdr>
        </w:div>
        <w:div w:id="1550916296">
          <w:marLeft w:val="640"/>
          <w:marRight w:val="0"/>
          <w:marTop w:val="0"/>
          <w:marBottom w:val="0"/>
          <w:divBdr>
            <w:top w:val="none" w:sz="0" w:space="0" w:color="auto"/>
            <w:left w:val="none" w:sz="0" w:space="0" w:color="auto"/>
            <w:bottom w:val="none" w:sz="0" w:space="0" w:color="auto"/>
            <w:right w:val="none" w:sz="0" w:space="0" w:color="auto"/>
          </w:divBdr>
        </w:div>
        <w:div w:id="1555702976">
          <w:marLeft w:val="640"/>
          <w:marRight w:val="0"/>
          <w:marTop w:val="0"/>
          <w:marBottom w:val="0"/>
          <w:divBdr>
            <w:top w:val="none" w:sz="0" w:space="0" w:color="auto"/>
            <w:left w:val="none" w:sz="0" w:space="0" w:color="auto"/>
            <w:bottom w:val="none" w:sz="0" w:space="0" w:color="auto"/>
            <w:right w:val="none" w:sz="0" w:space="0" w:color="auto"/>
          </w:divBdr>
        </w:div>
        <w:div w:id="1639334165">
          <w:marLeft w:val="640"/>
          <w:marRight w:val="0"/>
          <w:marTop w:val="0"/>
          <w:marBottom w:val="0"/>
          <w:divBdr>
            <w:top w:val="none" w:sz="0" w:space="0" w:color="auto"/>
            <w:left w:val="none" w:sz="0" w:space="0" w:color="auto"/>
            <w:bottom w:val="none" w:sz="0" w:space="0" w:color="auto"/>
            <w:right w:val="none" w:sz="0" w:space="0" w:color="auto"/>
          </w:divBdr>
        </w:div>
        <w:div w:id="1653219339">
          <w:marLeft w:val="640"/>
          <w:marRight w:val="0"/>
          <w:marTop w:val="0"/>
          <w:marBottom w:val="0"/>
          <w:divBdr>
            <w:top w:val="none" w:sz="0" w:space="0" w:color="auto"/>
            <w:left w:val="none" w:sz="0" w:space="0" w:color="auto"/>
            <w:bottom w:val="none" w:sz="0" w:space="0" w:color="auto"/>
            <w:right w:val="none" w:sz="0" w:space="0" w:color="auto"/>
          </w:divBdr>
        </w:div>
        <w:div w:id="1656646495">
          <w:marLeft w:val="640"/>
          <w:marRight w:val="0"/>
          <w:marTop w:val="0"/>
          <w:marBottom w:val="0"/>
          <w:divBdr>
            <w:top w:val="none" w:sz="0" w:space="0" w:color="auto"/>
            <w:left w:val="none" w:sz="0" w:space="0" w:color="auto"/>
            <w:bottom w:val="none" w:sz="0" w:space="0" w:color="auto"/>
            <w:right w:val="none" w:sz="0" w:space="0" w:color="auto"/>
          </w:divBdr>
        </w:div>
        <w:div w:id="1727991209">
          <w:marLeft w:val="640"/>
          <w:marRight w:val="0"/>
          <w:marTop w:val="0"/>
          <w:marBottom w:val="0"/>
          <w:divBdr>
            <w:top w:val="none" w:sz="0" w:space="0" w:color="auto"/>
            <w:left w:val="none" w:sz="0" w:space="0" w:color="auto"/>
            <w:bottom w:val="none" w:sz="0" w:space="0" w:color="auto"/>
            <w:right w:val="none" w:sz="0" w:space="0" w:color="auto"/>
          </w:divBdr>
        </w:div>
        <w:div w:id="1728140451">
          <w:marLeft w:val="640"/>
          <w:marRight w:val="0"/>
          <w:marTop w:val="0"/>
          <w:marBottom w:val="0"/>
          <w:divBdr>
            <w:top w:val="none" w:sz="0" w:space="0" w:color="auto"/>
            <w:left w:val="none" w:sz="0" w:space="0" w:color="auto"/>
            <w:bottom w:val="none" w:sz="0" w:space="0" w:color="auto"/>
            <w:right w:val="none" w:sz="0" w:space="0" w:color="auto"/>
          </w:divBdr>
        </w:div>
        <w:div w:id="1750694844">
          <w:marLeft w:val="640"/>
          <w:marRight w:val="0"/>
          <w:marTop w:val="0"/>
          <w:marBottom w:val="0"/>
          <w:divBdr>
            <w:top w:val="none" w:sz="0" w:space="0" w:color="auto"/>
            <w:left w:val="none" w:sz="0" w:space="0" w:color="auto"/>
            <w:bottom w:val="none" w:sz="0" w:space="0" w:color="auto"/>
            <w:right w:val="none" w:sz="0" w:space="0" w:color="auto"/>
          </w:divBdr>
        </w:div>
        <w:div w:id="1812795267">
          <w:marLeft w:val="640"/>
          <w:marRight w:val="0"/>
          <w:marTop w:val="0"/>
          <w:marBottom w:val="0"/>
          <w:divBdr>
            <w:top w:val="none" w:sz="0" w:space="0" w:color="auto"/>
            <w:left w:val="none" w:sz="0" w:space="0" w:color="auto"/>
            <w:bottom w:val="none" w:sz="0" w:space="0" w:color="auto"/>
            <w:right w:val="none" w:sz="0" w:space="0" w:color="auto"/>
          </w:divBdr>
        </w:div>
        <w:div w:id="1823497205">
          <w:marLeft w:val="640"/>
          <w:marRight w:val="0"/>
          <w:marTop w:val="0"/>
          <w:marBottom w:val="0"/>
          <w:divBdr>
            <w:top w:val="none" w:sz="0" w:space="0" w:color="auto"/>
            <w:left w:val="none" w:sz="0" w:space="0" w:color="auto"/>
            <w:bottom w:val="none" w:sz="0" w:space="0" w:color="auto"/>
            <w:right w:val="none" w:sz="0" w:space="0" w:color="auto"/>
          </w:divBdr>
        </w:div>
        <w:div w:id="1873609480">
          <w:marLeft w:val="640"/>
          <w:marRight w:val="0"/>
          <w:marTop w:val="0"/>
          <w:marBottom w:val="0"/>
          <w:divBdr>
            <w:top w:val="none" w:sz="0" w:space="0" w:color="auto"/>
            <w:left w:val="none" w:sz="0" w:space="0" w:color="auto"/>
            <w:bottom w:val="none" w:sz="0" w:space="0" w:color="auto"/>
            <w:right w:val="none" w:sz="0" w:space="0" w:color="auto"/>
          </w:divBdr>
        </w:div>
        <w:div w:id="1893881027">
          <w:marLeft w:val="640"/>
          <w:marRight w:val="0"/>
          <w:marTop w:val="0"/>
          <w:marBottom w:val="0"/>
          <w:divBdr>
            <w:top w:val="none" w:sz="0" w:space="0" w:color="auto"/>
            <w:left w:val="none" w:sz="0" w:space="0" w:color="auto"/>
            <w:bottom w:val="none" w:sz="0" w:space="0" w:color="auto"/>
            <w:right w:val="none" w:sz="0" w:space="0" w:color="auto"/>
          </w:divBdr>
        </w:div>
        <w:div w:id="2039814558">
          <w:marLeft w:val="640"/>
          <w:marRight w:val="0"/>
          <w:marTop w:val="0"/>
          <w:marBottom w:val="0"/>
          <w:divBdr>
            <w:top w:val="none" w:sz="0" w:space="0" w:color="auto"/>
            <w:left w:val="none" w:sz="0" w:space="0" w:color="auto"/>
            <w:bottom w:val="none" w:sz="0" w:space="0" w:color="auto"/>
            <w:right w:val="none" w:sz="0" w:space="0" w:color="auto"/>
          </w:divBdr>
        </w:div>
        <w:div w:id="2052994235">
          <w:marLeft w:val="640"/>
          <w:marRight w:val="0"/>
          <w:marTop w:val="0"/>
          <w:marBottom w:val="0"/>
          <w:divBdr>
            <w:top w:val="none" w:sz="0" w:space="0" w:color="auto"/>
            <w:left w:val="none" w:sz="0" w:space="0" w:color="auto"/>
            <w:bottom w:val="none" w:sz="0" w:space="0" w:color="auto"/>
            <w:right w:val="none" w:sz="0" w:space="0" w:color="auto"/>
          </w:divBdr>
        </w:div>
        <w:div w:id="2082948711">
          <w:marLeft w:val="640"/>
          <w:marRight w:val="0"/>
          <w:marTop w:val="0"/>
          <w:marBottom w:val="0"/>
          <w:divBdr>
            <w:top w:val="none" w:sz="0" w:space="0" w:color="auto"/>
            <w:left w:val="none" w:sz="0" w:space="0" w:color="auto"/>
            <w:bottom w:val="none" w:sz="0" w:space="0" w:color="auto"/>
            <w:right w:val="none" w:sz="0" w:space="0" w:color="auto"/>
          </w:divBdr>
        </w:div>
        <w:div w:id="2096707005">
          <w:marLeft w:val="640"/>
          <w:marRight w:val="0"/>
          <w:marTop w:val="0"/>
          <w:marBottom w:val="0"/>
          <w:divBdr>
            <w:top w:val="none" w:sz="0" w:space="0" w:color="auto"/>
            <w:left w:val="none" w:sz="0" w:space="0" w:color="auto"/>
            <w:bottom w:val="none" w:sz="0" w:space="0" w:color="auto"/>
            <w:right w:val="none" w:sz="0" w:space="0" w:color="auto"/>
          </w:divBdr>
        </w:div>
      </w:divsChild>
    </w:div>
    <w:div w:id="858592233">
      <w:marLeft w:val="640"/>
      <w:marRight w:val="0"/>
      <w:marTop w:val="0"/>
      <w:marBottom w:val="0"/>
      <w:divBdr>
        <w:top w:val="none" w:sz="0" w:space="0" w:color="auto"/>
        <w:left w:val="none" w:sz="0" w:space="0" w:color="auto"/>
        <w:bottom w:val="none" w:sz="0" w:space="0" w:color="auto"/>
        <w:right w:val="none" w:sz="0" w:space="0" w:color="auto"/>
      </w:divBdr>
    </w:div>
    <w:div w:id="860628278">
      <w:marLeft w:val="640"/>
      <w:marRight w:val="0"/>
      <w:marTop w:val="0"/>
      <w:marBottom w:val="0"/>
      <w:divBdr>
        <w:top w:val="none" w:sz="0" w:space="0" w:color="auto"/>
        <w:left w:val="none" w:sz="0" w:space="0" w:color="auto"/>
        <w:bottom w:val="none" w:sz="0" w:space="0" w:color="auto"/>
        <w:right w:val="none" w:sz="0" w:space="0" w:color="auto"/>
      </w:divBdr>
    </w:div>
    <w:div w:id="862287745">
      <w:marLeft w:val="640"/>
      <w:marRight w:val="0"/>
      <w:marTop w:val="0"/>
      <w:marBottom w:val="0"/>
      <w:divBdr>
        <w:top w:val="none" w:sz="0" w:space="0" w:color="auto"/>
        <w:left w:val="none" w:sz="0" w:space="0" w:color="auto"/>
        <w:bottom w:val="none" w:sz="0" w:space="0" w:color="auto"/>
        <w:right w:val="none" w:sz="0" w:space="0" w:color="auto"/>
      </w:divBdr>
    </w:div>
    <w:div w:id="864489743">
      <w:marLeft w:val="640"/>
      <w:marRight w:val="0"/>
      <w:marTop w:val="0"/>
      <w:marBottom w:val="0"/>
      <w:divBdr>
        <w:top w:val="none" w:sz="0" w:space="0" w:color="auto"/>
        <w:left w:val="none" w:sz="0" w:space="0" w:color="auto"/>
        <w:bottom w:val="none" w:sz="0" w:space="0" w:color="auto"/>
        <w:right w:val="none" w:sz="0" w:space="0" w:color="auto"/>
      </w:divBdr>
    </w:div>
    <w:div w:id="868376077">
      <w:bodyDiv w:val="1"/>
      <w:marLeft w:val="0"/>
      <w:marRight w:val="0"/>
      <w:marTop w:val="0"/>
      <w:marBottom w:val="0"/>
      <w:divBdr>
        <w:top w:val="none" w:sz="0" w:space="0" w:color="auto"/>
        <w:left w:val="none" w:sz="0" w:space="0" w:color="auto"/>
        <w:bottom w:val="none" w:sz="0" w:space="0" w:color="auto"/>
        <w:right w:val="none" w:sz="0" w:space="0" w:color="auto"/>
      </w:divBdr>
      <w:divsChild>
        <w:div w:id="399911998">
          <w:marLeft w:val="640"/>
          <w:marRight w:val="0"/>
          <w:marTop w:val="0"/>
          <w:marBottom w:val="0"/>
          <w:divBdr>
            <w:top w:val="none" w:sz="0" w:space="0" w:color="auto"/>
            <w:left w:val="none" w:sz="0" w:space="0" w:color="auto"/>
            <w:bottom w:val="none" w:sz="0" w:space="0" w:color="auto"/>
            <w:right w:val="none" w:sz="0" w:space="0" w:color="auto"/>
          </w:divBdr>
        </w:div>
        <w:div w:id="939022983">
          <w:marLeft w:val="640"/>
          <w:marRight w:val="0"/>
          <w:marTop w:val="0"/>
          <w:marBottom w:val="0"/>
          <w:divBdr>
            <w:top w:val="none" w:sz="0" w:space="0" w:color="auto"/>
            <w:left w:val="none" w:sz="0" w:space="0" w:color="auto"/>
            <w:bottom w:val="none" w:sz="0" w:space="0" w:color="auto"/>
            <w:right w:val="none" w:sz="0" w:space="0" w:color="auto"/>
          </w:divBdr>
        </w:div>
        <w:div w:id="512184860">
          <w:marLeft w:val="640"/>
          <w:marRight w:val="0"/>
          <w:marTop w:val="0"/>
          <w:marBottom w:val="0"/>
          <w:divBdr>
            <w:top w:val="none" w:sz="0" w:space="0" w:color="auto"/>
            <w:left w:val="none" w:sz="0" w:space="0" w:color="auto"/>
            <w:bottom w:val="none" w:sz="0" w:space="0" w:color="auto"/>
            <w:right w:val="none" w:sz="0" w:space="0" w:color="auto"/>
          </w:divBdr>
        </w:div>
        <w:div w:id="1728915001">
          <w:marLeft w:val="640"/>
          <w:marRight w:val="0"/>
          <w:marTop w:val="0"/>
          <w:marBottom w:val="0"/>
          <w:divBdr>
            <w:top w:val="none" w:sz="0" w:space="0" w:color="auto"/>
            <w:left w:val="none" w:sz="0" w:space="0" w:color="auto"/>
            <w:bottom w:val="none" w:sz="0" w:space="0" w:color="auto"/>
            <w:right w:val="none" w:sz="0" w:space="0" w:color="auto"/>
          </w:divBdr>
        </w:div>
        <w:div w:id="920723917">
          <w:marLeft w:val="640"/>
          <w:marRight w:val="0"/>
          <w:marTop w:val="0"/>
          <w:marBottom w:val="0"/>
          <w:divBdr>
            <w:top w:val="none" w:sz="0" w:space="0" w:color="auto"/>
            <w:left w:val="none" w:sz="0" w:space="0" w:color="auto"/>
            <w:bottom w:val="none" w:sz="0" w:space="0" w:color="auto"/>
            <w:right w:val="none" w:sz="0" w:space="0" w:color="auto"/>
          </w:divBdr>
        </w:div>
        <w:div w:id="1624579822">
          <w:marLeft w:val="640"/>
          <w:marRight w:val="0"/>
          <w:marTop w:val="0"/>
          <w:marBottom w:val="0"/>
          <w:divBdr>
            <w:top w:val="none" w:sz="0" w:space="0" w:color="auto"/>
            <w:left w:val="none" w:sz="0" w:space="0" w:color="auto"/>
            <w:bottom w:val="none" w:sz="0" w:space="0" w:color="auto"/>
            <w:right w:val="none" w:sz="0" w:space="0" w:color="auto"/>
          </w:divBdr>
        </w:div>
        <w:div w:id="1539973996">
          <w:marLeft w:val="640"/>
          <w:marRight w:val="0"/>
          <w:marTop w:val="0"/>
          <w:marBottom w:val="0"/>
          <w:divBdr>
            <w:top w:val="none" w:sz="0" w:space="0" w:color="auto"/>
            <w:left w:val="none" w:sz="0" w:space="0" w:color="auto"/>
            <w:bottom w:val="none" w:sz="0" w:space="0" w:color="auto"/>
            <w:right w:val="none" w:sz="0" w:space="0" w:color="auto"/>
          </w:divBdr>
        </w:div>
        <w:div w:id="1534613643">
          <w:marLeft w:val="640"/>
          <w:marRight w:val="0"/>
          <w:marTop w:val="0"/>
          <w:marBottom w:val="0"/>
          <w:divBdr>
            <w:top w:val="none" w:sz="0" w:space="0" w:color="auto"/>
            <w:left w:val="none" w:sz="0" w:space="0" w:color="auto"/>
            <w:bottom w:val="none" w:sz="0" w:space="0" w:color="auto"/>
            <w:right w:val="none" w:sz="0" w:space="0" w:color="auto"/>
          </w:divBdr>
        </w:div>
        <w:div w:id="776485722">
          <w:marLeft w:val="640"/>
          <w:marRight w:val="0"/>
          <w:marTop w:val="0"/>
          <w:marBottom w:val="0"/>
          <w:divBdr>
            <w:top w:val="none" w:sz="0" w:space="0" w:color="auto"/>
            <w:left w:val="none" w:sz="0" w:space="0" w:color="auto"/>
            <w:bottom w:val="none" w:sz="0" w:space="0" w:color="auto"/>
            <w:right w:val="none" w:sz="0" w:space="0" w:color="auto"/>
          </w:divBdr>
        </w:div>
        <w:div w:id="148861705">
          <w:marLeft w:val="640"/>
          <w:marRight w:val="0"/>
          <w:marTop w:val="0"/>
          <w:marBottom w:val="0"/>
          <w:divBdr>
            <w:top w:val="none" w:sz="0" w:space="0" w:color="auto"/>
            <w:left w:val="none" w:sz="0" w:space="0" w:color="auto"/>
            <w:bottom w:val="none" w:sz="0" w:space="0" w:color="auto"/>
            <w:right w:val="none" w:sz="0" w:space="0" w:color="auto"/>
          </w:divBdr>
        </w:div>
        <w:div w:id="1859030">
          <w:marLeft w:val="640"/>
          <w:marRight w:val="0"/>
          <w:marTop w:val="0"/>
          <w:marBottom w:val="0"/>
          <w:divBdr>
            <w:top w:val="none" w:sz="0" w:space="0" w:color="auto"/>
            <w:left w:val="none" w:sz="0" w:space="0" w:color="auto"/>
            <w:bottom w:val="none" w:sz="0" w:space="0" w:color="auto"/>
            <w:right w:val="none" w:sz="0" w:space="0" w:color="auto"/>
          </w:divBdr>
        </w:div>
        <w:div w:id="816841439">
          <w:marLeft w:val="640"/>
          <w:marRight w:val="0"/>
          <w:marTop w:val="0"/>
          <w:marBottom w:val="0"/>
          <w:divBdr>
            <w:top w:val="none" w:sz="0" w:space="0" w:color="auto"/>
            <w:left w:val="none" w:sz="0" w:space="0" w:color="auto"/>
            <w:bottom w:val="none" w:sz="0" w:space="0" w:color="auto"/>
            <w:right w:val="none" w:sz="0" w:space="0" w:color="auto"/>
          </w:divBdr>
        </w:div>
        <w:div w:id="1560634634">
          <w:marLeft w:val="640"/>
          <w:marRight w:val="0"/>
          <w:marTop w:val="0"/>
          <w:marBottom w:val="0"/>
          <w:divBdr>
            <w:top w:val="none" w:sz="0" w:space="0" w:color="auto"/>
            <w:left w:val="none" w:sz="0" w:space="0" w:color="auto"/>
            <w:bottom w:val="none" w:sz="0" w:space="0" w:color="auto"/>
            <w:right w:val="none" w:sz="0" w:space="0" w:color="auto"/>
          </w:divBdr>
        </w:div>
        <w:div w:id="81993955">
          <w:marLeft w:val="640"/>
          <w:marRight w:val="0"/>
          <w:marTop w:val="0"/>
          <w:marBottom w:val="0"/>
          <w:divBdr>
            <w:top w:val="none" w:sz="0" w:space="0" w:color="auto"/>
            <w:left w:val="none" w:sz="0" w:space="0" w:color="auto"/>
            <w:bottom w:val="none" w:sz="0" w:space="0" w:color="auto"/>
            <w:right w:val="none" w:sz="0" w:space="0" w:color="auto"/>
          </w:divBdr>
        </w:div>
        <w:div w:id="625544744">
          <w:marLeft w:val="640"/>
          <w:marRight w:val="0"/>
          <w:marTop w:val="0"/>
          <w:marBottom w:val="0"/>
          <w:divBdr>
            <w:top w:val="none" w:sz="0" w:space="0" w:color="auto"/>
            <w:left w:val="none" w:sz="0" w:space="0" w:color="auto"/>
            <w:bottom w:val="none" w:sz="0" w:space="0" w:color="auto"/>
            <w:right w:val="none" w:sz="0" w:space="0" w:color="auto"/>
          </w:divBdr>
        </w:div>
        <w:div w:id="1468090065">
          <w:marLeft w:val="640"/>
          <w:marRight w:val="0"/>
          <w:marTop w:val="0"/>
          <w:marBottom w:val="0"/>
          <w:divBdr>
            <w:top w:val="none" w:sz="0" w:space="0" w:color="auto"/>
            <w:left w:val="none" w:sz="0" w:space="0" w:color="auto"/>
            <w:bottom w:val="none" w:sz="0" w:space="0" w:color="auto"/>
            <w:right w:val="none" w:sz="0" w:space="0" w:color="auto"/>
          </w:divBdr>
        </w:div>
        <w:div w:id="630284472">
          <w:marLeft w:val="640"/>
          <w:marRight w:val="0"/>
          <w:marTop w:val="0"/>
          <w:marBottom w:val="0"/>
          <w:divBdr>
            <w:top w:val="none" w:sz="0" w:space="0" w:color="auto"/>
            <w:left w:val="none" w:sz="0" w:space="0" w:color="auto"/>
            <w:bottom w:val="none" w:sz="0" w:space="0" w:color="auto"/>
            <w:right w:val="none" w:sz="0" w:space="0" w:color="auto"/>
          </w:divBdr>
        </w:div>
        <w:div w:id="1752967061">
          <w:marLeft w:val="640"/>
          <w:marRight w:val="0"/>
          <w:marTop w:val="0"/>
          <w:marBottom w:val="0"/>
          <w:divBdr>
            <w:top w:val="none" w:sz="0" w:space="0" w:color="auto"/>
            <w:left w:val="none" w:sz="0" w:space="0" w:color="auto"/>
            <w:bottom w:val="none" w:sz="0" w:space="0" w:color="auto"/>
            <w:right w:val="none" w:sz="0" w:space="0" w:color="auto"/>
          </w:divBdr>
        </w:div>
        <w:div w:id="1401366464">
          <w:marLeft w:val="640"/>
          <w:marRight w:val="0"/>
          <w:marTop w:val="0"/>
          <w:marBottom w:val="0"/>
          <w:divBdr>
            <w:top w:val="none" w:sz="0" w:space="0" w:color="auto"/>
            <w:left w:val="none" w:sz="0" w:space="0" w:color="auto"/>
            <w:bottom w:val="none" w:sz="0" w:space="0" w:color="auto"/>
            <w:right w:val="none" w:sz="0" w:space="0" w:color="auto"/>
          </w:divBdr>
        </w:div>
        <w:div w:id="27604322">
          <w:marLeft w:val="640"/>
          <w:marRight w:val="0"/>
          <w:marTop w:val="0"/>
          <w:marBottom w:val="0"/>
          <w:divBdr>
            <w:top w:val="none" w:sz="0" w:space="0" w:color="auto"/>
            <w:left w:val="none" w:sz="0" w:space="0" w:color="auto"/>
            <w:bottom w:val="none" w:sz="0" w:space="0" w:color="auto"/>
            <w:right w:val="none" w:sz="0" w:space="0" w:color="auto"/>
          </w:divBdr>
        </w:div>
        <w:div w:id="56325027">
          <w:marLeft w:val="640"/>
          <w:marRight w:val="0"/>
          <w:marTop w:val="0"/>
          <w:marBottom w:val="0"/>
          <w:divBdr>
            <w:top w:val="none" w:sz="0" w:space="0" w:color="auto"/>
            <w:left w:val="none" w:sz="0" w:space="0" w:color="auto"/>
            <w:bottom w:val="none" w:sz="0" w:space="0" w:color="auto"/>
            <w:right w:val="none" w:sz="0" w:space="0" w:color="auto"/>
          </w:divBdr>
        </w:div>
        <w:div w:id="1304919568">
          <w:marLeft w:val="640"/>
          <w:marRight w:val="0"/>
          <w:marTop w:val="0"/>
          <w:marBottom w:val="0"/>
          <w:divBdr>
            <w:top w:val="none" w:sz="0" w:space="0" w:color="auto"/>
            <w:left w:val="none" w:sz="0" w:space="0" w:color="auto"/>
            <w:bottom w:val="none" w:sz="0" w:space="0" w:color="auto"/>
            <w:right w:val="none" w:sz="0" w:space="0" w:color="auto"/>
          </w:divBdr>
        </w:div>
        <w:div w:id="1587107425">
          <w:marLeft w:val="640"/>
          <w:marRight w:val="0"/>
          <w:marTop w:val="0"/>
          <w:marBottom w:val="0"/>
          <w:divBdr>
            <w:top w:val="none" w:sz="0" w:space="0" w:color="auto"/>
            <w:left w:val="none" w:sz="0" w:space="0" w:color="auto"/>
            <w:bottom w:val="none" w:sz="0" w:space="0" w:color="auto"/>
            <w:right w:val="none" w:sz="0" w:space="0" w:color="auto"/>
          </w:divBdr>
        </w:div>
        <w:div w:id="1949700311">
          <w:marLeft w:val="640"/>
          <w:marRight w:val="0"/>
          <w:marTop w:val="0"/>
          <w:marBottom w:val="0"/>
          <w:divBdr>
            <w:top w:val="none" w:sz="0" w:space="0" w:color="auto"/>
            <w:left w:val="none" w:sz="0" w:space="0" w:color="auto"/>
            <w:bottom w:val="none" w:sz="0" w:space="0" w:color="auto"/>
            <w:right w:val="none" w:sz="0" w:space="0" w:color="auto"/>
          </w:divBdr>
        </w:div>
        <w:div w:id="584995260">
          <w:marLeft w:val="640"/>
          <w:marRight w:val="0"/>
          <w:marTop w:val="0"/>
          <w:marBottom w:val="0"/>
          <w:divBdr>
            <w:top w:val="none" w:sz="0" w:space="0" w:color="auto"/>
            <w:left w:val="none" w:sz="0" w:space="0" w:color="auto"/>
            <w:bottom w:val="none" w:sz="0" w:space="0" w:color="auto"/>
            <w:right w:val="none" w:sz="0" w:space="0" w:color="auto"/>
          </w:divBdr>
        </w:div>
        <w:div w:id="1668943781">
          <w:marLeft w:val="640"/>
          <w:marRight w:val="0"/>
          <w:marTop w:val="0"/>
          <w:marBottom w:val="0"/>
          <w:divBdr>
            <w:top w:val="none" w:sz="0" w:space="0" w:color="auto"/>
            <w:left w:val="none" w:sz="0" w:space="0" w:color="auto"/>
            <w:bottom w:val="none" w:sz="0" w:space="0" w:color="auto"/>
            <w:right w:val="none" w:sz="0" w:space="0" w:color="auto"/>
          </w:divBdr>
        </w:div>
        <w:div w:id="683825906">
          <w:marLeft w:val="640"/>
          <w:marRight w:val="0"/>
          <w:marTop w:val="0"/>
          <w:marBottom w:val="0"/>
          <w:divBdr>
            <w:top w:val="none" w:sz="0" w:space="0" w:color="auto"/>
            <w:left w:val="none" w:sz="0" w:space="0" w:color="auto"/>
            <w:bottom w:val="none" w:sz="0" w:space="0" w:color="auto"/>
            <w:right w:val="none" w:sz="0" w:space="0" w:color="auto"/>
          </w:divBdr>
        </w:div>
        <w:div w:id="1820656421">
          <w:marLeft w:val="640"/>
          <w:marRight w:val="0"/>
          <w:marTop w:val="0"/>
          <w:marBottom w:val="0"/>
          <w:divBdr>
            <w:top w:val="none" w:sz="0" w:space="0" w:color="auto"/>
            <w:left w:val="none" w:sz="0" w:space="0" w:color="auto"/>
            <w:bottom w:val="none" w:sz="0" w:space="0" w:color="auto"/>
            <w:right w:val="none" w:sz="0" w:space="0" w:color="auto"/>
          </w:divBdr>
        </w:div>
        <w:div w:id="1811747318">
          <w:marLeft w:val="640"/>
          <w:marRight w:val="0"/>
          <w:marTop w:val="0"/>
          <w:marBottom w:val="0"/>
          <w:divBdr>
            <w:top w:val="none" w:sz="0" w:space="0" w:color="auto"/>
            <w:left w:val="none" w:sz="0" w:space="0" w:color="auto"/>
            <w:bottom w:val="none" w:sz="0" w:space="0" w:color="auto"/>
            <w:right w:val="none" w:sz="0" w:space="0" w:color="auto"/>
          </w:divBdr>
        </w:div>
        <w:div w:id="874657645">
          <w:marLeft w:val="640"/>
          <w:marRight w:val="0"/>
          <w:marTop w:val="0"/>
          <w:marBottom w:val="0"/>
          <w:divBdr>
            <w:top w:val="none" w:sz="0" w:space="0" w:color="auto"/>
            <w:left w:val="none" w:sz="0" w:space="0" w:color="auto"/>
            <w:bottom w:val="none" w:sz="0" w:space="0" w:color="auto"/>
            <w:right w:val="none" w:sz="0" w:space="0" w:color="auto"/>
          </w:divBdr>
        </w:div>
        <w:div w:id="68430632">
          <w:marLeft w:val="640"/>
          <w:marRight w:val="0"/>
          <w:marTop w:val="0"/>
          <w:marBottom w:val="0"/>
          <w:divBdr>
            <w:top w:val="none" w:sz="0" w:space="0" w:color="auto"/>
            <w:left w:val="none" w:sz="0" w:space="0" w:color="auto"/>
            <w:bottom w:val="none" w:sz="0" w:space="0" w:color="auto"/>
            <w:right w:val="none" w:sz="0" w:space="0" w:color="auto"/>
          </w:divBdr>
        </w:div>
        <w:div w:id="641472447">
          <w:marLeft w:val="640"/>
          <w:marRight w:val="0"/>
          <w:marTop w:val="0"/>
          <w:marBottom w:val="0"/>
          <w:divBdr>
            <w:top w:val="none" w:sz="0" w:space="0" w:color="auto"/>
            <w:left w:val="none" w:sz="0" w:space="0" w:color="auto"/>
            <w:bottom w:val="none" w:sz="0" w:space="0" w:color="auto"/>
            <w:right w:val="none" w:sz="0" w:space="0" w:color="auto"/>
          </w:divBdr>
        </w:div>
        <w:div w:id="1540052224">
          <w:marLeft w:val="640"/>
          <w:marRight w:val="0"/>
          <w:marTop w:val="0"/>
          <w:marBottom w:val="0"/>
          <w:divBdr>
            <w:top w:val="none" w:sz="0" w:space="0" w:color="auto"/>
            <w:left w:val="none" w:sz="0" w:space="0" w:color="auto"/>
            <w:bottom w:val="none" w:sz="0" w:space="0" w:color="auto"/>
            <w:right w:val="none" w:sz="0" w:space="0" w:color="auto"/>
          </w:divBdr>
        </w:div>
        <w:div w:id="2006660687">
          <w:marLeft w:val="640"/>
          <w:marRight w:val="0"/>
          <w:marTop w:val="0"/>
          <w:marBottom w:val="0"/>
          <w:divBdr>
            <w:top w:val="none" w:sz="0" w:space="0" w:color="auto"/>
            <w:left w:val="none" w:sz="0" w:space="0" w:color="auto"/>
            <w:bottom w:val="none" w:sz="0" w:space="0" w:color="auto"/>
            <w:right w:val="none" w:sz="0" w:space="0" w:color="auto"/>
          </w:divBdr>
        </w:div>
        <w:div w:id="1307737858">
          <w:marLeft w:val="640"/>
          <w:marRight w:val="0"/>
          <w:marTop w:val="0"/>
          <w:marBottom w:val="0"/>
          <w:divBdr>
            <w:top w:val="none" w:sz="0" w:space="0" w:color="auto"/>
            <w:left w:val="none" w:sz="0" w:space="0" w:color="auto"/>
            <w:bottom w:val="none" w:sz="0" w:space="0" w:color="auto"/>
            <w:right w:val="none" w:sz="0" w:space="0" w:color="auto"/>
          </w:divBdr>
        </w:div>
        <w:div w:id="1437364831">
          <w:marLeft w:val="640"/>
          <w:marRight w:val="0"/>
          <w:marTop w:val="0"/>
          <w:marBottom w:val="0"/>
          <w:divBdr>
            <w:top w:val="none" w:sz="0" w:space="0" w:color="auto"/>
            <w:left w:val="none" w:sz="0" w:space="0" w:color="auto"/>
            <w:bottom w:val="none" w:sz="0" w:space="0" w:color="auto"/>
            <w:right w:val="none" w:sz="0" w:space="0" w:color="auto"/>
          </w:divBdr>
        </w:div>
        <w:div w:id="306905209">
          <w:marLeft w:val="640"/>
          <w:marRight w:val="0"/>
          <w:marTop w:val="0"/>
          <w:marBottom w:val="0"/>
          <w:divBdr>
            <w:top w:val="none" w:sz="0" w:space="0" w:color="auto"/>
            <w:left w:val="none" w:sz="0" w:space="0" w:color="auto"/>
            <w:bottom w:val="none" w:sz="0" w:space="0" w:color="auto"/>
            <w:right w:val="none" w:sz="0" w:space="0" w:color="auto"/>
          </w:divBdr>
        </w:div>
        <w:div w:id="241722653">
          <w:marLeft w:val="640"/>
          <w:marRight w:val="0"/>
          <w:marTop w:val="0"/>
          <w:marBottom w:val="0"/>
          <w:divBdr>
            <w:top w:val="none" w:sz="0" w:space="0" w:color="auto"/>
            <w:left w:val="none" w:sz="0" w:space="0" w:color="auto"/>
            <w:bottom w:val="none" w:sz="0" w:space="0" w:color="auto"/>
            <w:right w:val="none" w:sz="0" w:space="0" w:color="auto"/>
          </w:divBdr>
        </w:div>
        <w:div w:id="1054934480">
          <w:marLeft w:val="640"/>
          <w:marRight w:val="0"/>
          <w:marTop w:val="0"/>
          <w:marBottom w:val="0"/>
          <w:divBdr>
            <w:top w:val="none" w:sz="0" w:space="0" w:color="auto"/>
            <w:left w:val="none" w:sz="0" w:space="0" w:color="auto"/>
            <w:bottom w:val="none" w:sz="0" w:space="0" w:color="auto"/>
            <w:right w:val="none" w:sz="0" w:space="0" w:color="auto"/>
          </w:divBdr>
        </w:div>
        <w:div w:id="1327130574">
          <w:marLeft w:val="640"/>
          <w:marRight w:val="0"/>
          <w:marTop w:val="0"/>
          <w:marBottom w:val="0"/>
          <w:divBdr>
            <w:top w:val="none" w:sz="0" w:space="0" w:color="auto"/>
            <w:left w:val="none" w:sz="0" w:space="0" w:color="auto"/>
            <w:bottom w:val="none" w:sz="0" w:space="0" w:color="auto"/>
            <w:right w:val="none" w:sz="0" w:space="0" w:color="auto"/>
          </w:divBdr>
        </w:div>
        <w:div w:id="1242132844">
          <w:marLeft w:val="640"/>
          <w:marRight w:val="0"/>
          <w:marTop w:val="0"/>
          <w:marBottom w:val="0"/>
          <w:divBdr>
            <w:top w:val="none" w:sz="0" w:space="0" w:color="auto"/>
            <w:left w:val="none" w:sz="0" w:space="0" w:color="auto"/>
            <w:bottom w:val="none" w:sz="0" w:space="0" w:color="auto"/>
            <w:right w:val="none" w:sz="0" w:space="0" w:color="auto"/>
          </w:divBdr>
        </w:div>
        <w:div w:id="1221359169">
          <w:marLeft w:val="640"/>
          <w:marRight w:val="0"/>
          <w:marTop w:val="0"/>
          <w:marBottom w:val="0"/>
          <w:divBdr>
            <w:top w:val="none" w:sz="0" w:space="0" w:color="auto"/>
            <w:left w:val="none" w:sz="0" w:space="0" w:color="auto"/>
            <w:bottom w:val="none" w:sz="0" w:space="0" w:color="auto"/>
            <w:right w:val="none" w:sz="0" w:space="0" w:color="auto"/>
          </w:divBdr>
        </w:div>
        <w:div w:id="615671567">
          <w:marLeft w:val="640"/>
          <w:marRight w:val="0"/>
          <w:marTop w:val="0"/>
          <w:marBottom w:val="0"/>
          <w:divBdr>
            <w:top w:val="none" w:sz="0" w:space="0" w:color="auto"/>
            <w:left w:val="none" w:sz="0" w:space="0" w:color="auto"/>
            <w:bottom w:val="none" w:sz="0" w:space="0" w:color="auto"/>
            <w:right w:val="none" w:sz="0" w:space="0" w:color="auto"/>
          </w:divBdr>
        </w:div>
        <w:div w:id="1126000617">
          <w:marLeft w:val="640"/>
          <w:marRight w:val="0"/>
          <w:marTop w:val="0"/>
          <w:marBottom w:val="0"/>
          <w:divBdr>
            <w:top w:val="none" w:sz="0" w:space="0" w:color="auto"/>
            <w:left w:val="none" w:sz="0" w:space="0" w:color="auto"/>
            <w:bottom w:val="none" w:sz="0" w:space="0" w:color="auto"/>
            <w:right w:val="none" w:sz="0" w:space="0" w:color="auto"/>
          </w:divBdr>
        </w:div>
        <w:div w:id="1785422888">
          <w:marLeft w:val="640"/>
          <w:marRight w:val="0"/>
          <w:marTop w:val="0"/>
          <w:marBottom w:val="0"/>
          <w:divBdr>
            <w:top w:val="none" w:sz="0" w:space="0" w:color="auto"/>
            <w:left w:val="none" w:sz="0" w:space="0" w:color="auto"/>
            <w:bottom w:val="none" w:sz="0" w:space="0" w:color="auto"/>
            <w:right w:val="none" w:sz="0" w:space="0" w:color="auto"/>
          </w:divBdr>
        </w:div>
        <w:div w:id="764036096">
          <w:marLeft w:val="640"/>
          <w:marRight w:val="0"/>
          <w:marTop w:val="0"/>
          <w:marBottom w:val="0"/>
          <w:divBdr>
            <w:top w:val="none" w:sz="0" w:space="0" w:color="auto"/>
            <w:left w:val="none" w:sz="0" w:space="0" w:color="auto"/>
            <w:bottom w:val="none" w:sz="0" w:space="0" w:color="auto"/>
            <w:right w:val="none" w:sz="0" w:space="0" w:color="auto"/>
          </w:divBdr>
        </w:div>
        <w:div w:id="206264441">
          <w:marLeft w:val="640"/>
          <w:marRight w:val="0"/>
          <w:marTop w:val="0"/>
          <w:marBottom w:val="0"/>
          <w:divBdr>
            <w:top w:val="none" w:sz="0" w:space="0" w:color="auto"/>
            <w:left w:val="none" w:sz="0" w:space="0" w:color="auto"/>
            <w:bottom w:val="none" w:sz="0" w:space="0" w:color="auto"/>
            <w:right w:val="none" w:sz="0" w:space="0" w:color="auto"/>
          </w:divBdr>
        </w:div>
        <w:div w:id="414673711">
          <w:marLeft w:val="640"/>
          <w:marRight w:val="0"/>
          <w:marTop w:val="0"/>
          <w:marBottom w:val="0"/>
          <w:divBdr>
            <w:top w:val="none" w:sz="0" w:space="0" w:color="auto"/>
            <w:left w:val="none" w:sz="0" w:space="0" w:color="auto"/>
            <w:bottom w:val="none" w:sz="0" w:space="0" w:color="auto"/>
            <w:right w:val="none" w:sz="0" w:space="0" w:color="auto"/>
          </w:divBdr>
        </w:div>
        <w:div w:id="1506624614">
          <w:marLeft w:val="640"/>
          <w:marRight w:val="0"/>
          <w:marTop w:val="0"/>
          <w:marBottom w:val="0"/>
          <w:divBdr>
            <w:top w:val="none" w:sz="0" w:space="0" w:color="auto"/>
            <w:left w:val="none" w:sz="0" w:space="0" w:color="auto"/>
            <w:bottom w:val="none" w:sz="0" w:space="0" w:color="auto"/>
            <w:right w:val="none" w:sz="0" w:space="0" w:color="auto"/>
          </w:divBdr>
        </w:div>
        <w:div w:id="846946187">
          <w:marLeft w:val="640"/>
          <w:marRight w:val="0"/>
          <w:marTop w:val="0"/>
          <w:marBottom w:val="0"/>
          <w:divBdr>
            <w:top w:val="none" w:sz="0" w:space="0" w:color="auto"/>
            <w:left w:val="none" w:sz="0" w:space="0" w:color="auto"/>
            <w:bottom w:val="none" w:sz="0" w:space="0" w:color="auto"/>
            <w:right w:val="none" w:sz="0" w:space="0" w:color="auto"/>
          </w:divBdr>
        </w:div>
        <w:div w:id="1119496991">
          <w:marLeft w:val="640"/>
          <w:marRight w:val="0"/>
          <w:marTop w:val="0"/>
          <w:marBottom w:val="0"/>
          <w:divBdr>
            <w:top w:val="none" w:sz="0" w:space="0" w:color="auto"/>
            <w:left w:val="none" w:sz="0" w:space="0" w:color="auto"/>
            <w:bottom w:val="none" w:sz="0" w:space="0" w:color="auto"/>
            <w:right w:val="none" w:sz="0" w:space="0" w:color="auto"/>
          </w:divBdr>
        </w:div>
        <w:div w:id="1316059884">
          <w:marLeft w:val="640"/>
          <w:marRight w:val="0"/>
          <w:marTop w:val="0"/>
          <w:marBottom w:val="0"/>
          <w:divBdr>
            <w:top w:val="none" w:sz="0" w:space="0" w:color="auto"/>
            <w:left w:val="none" w:sz="0" w:space="0" w:color="auto"/>
            <w:bottom w:val="none" w:sz="0" w:space="0" w:color="auto"/>
            <w:right w:val="none" w:sz="0" w:space="0" w:color="auto"/>
          </w:divBdr>
        </w:div>
        <w:div w:id="135339221">
          <w:marLeft w:val="640"/>
          <w:marRight w:val="0"/>
          <w:marTop w:val="0"/>
          <w:marBottom w:val="0"/>
          <w:divBdr>
            <w:top w:val="none" w:sz="0" w:space="0" w:color="auto"/>
            <w:left w:val="none" w:sz="0" w:space="0" w:color="auto"/>
            <w:bottom w:val="none" w:sz="0" w:space="0" w:color="auto"/>
            <w:right w:val="none" w:sz="0" w:space="0" w:color="auto"/>
          </w:divBdr>
        </w:div>
      </w:divsChild>
    </w:div>
    <w:div w:id="869101974">
      <w:bodyDiv w:val="1"/>
      <w:marLeft w:val="0"/>
      <w:marRight w:val="0"/>
      <w:marTop w:val="0"/>
      <w:marBottom w:val="0"/>
      <w:divBdr>
        <w:top w:val="none" w:sz="0" w:space="0" w:color="auto"/>
        <w:left w:val="none" w:sz="0" w:space="0" w:color="auto"/>
        <w:bottom w:val="none" w:sz="0" w:space="0" w:color="auto"/>
        <w:right w:val="none" w:sz="0" w:space="0" w:color="auto"/>
      </w:divBdr>
      <w:divsChild>
        <w:div w:id="602348986">
          <w:marLeft w:val="0"/>
          <w:marRight w:val="150"/>
          <w:marTop w:val="0"/>
          <w:marBottom w:val="0"/>
          <w:divBdr>
            <w:top w:val="none" w:sz="0" w:space="0" w:color="auto"/>
            <w:left w:val="none" w:sz="0" w:space="0" w:color="auto"/>
            <w:bottom w:val="none" w:sz="0" w:space="0" w:color="auto"/>
            <w:right w:val="none" w:sz="0" w:space="0" w:color="auto"/>
          </w:divBdr>
          <w:divsChild>
            <w:div w:id="783504267">
              <w:marLeft w:val="0"/>
              <w:marRight w:val="150"/>
              <w:marTop w:val="0"/>
              <w:marBottom w:val="0"/>
              <w:divBdr>
                <w:top w:val="none" w:sz="0" w:space="0" w:color="auto"/>
                <w:left w:val="none" w:sz="0" w:space="0" w:color="auto"/>
                <w:bottom w:val="none" w:sz="0" w:space="0" w:color="auto"/>
                <w:right w:val="none" w:sz="0" w:space="0" w:color="auto"/>
              </w:divBdr>
              <w:divsChild>
                <w:div w:id="154761195">
                  <w:marLeft w:val="0"/>
                  <w:marRight w:val="0"/>
                  <w:marTop w:val="0"/>
                  <w:marBottom w:val="0"/>
                  <w:divBdr>
                    <w:top w:val="none" w:sz="0" w:space="0" w:color="auto"/>
                    <w:left w:val="none" w:sz="0" w:space="0" w:color="auto"/>
                    <w:bottom w:val="none" w:sz="0" w:space="0" w:color="auto"/>
                    <w:right w:val="none" w:sz="0" w:space="0" w:color="auto"/>
                  </w:divBdr>
                  <w:divsChild>
                    <w:div w:id="3894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095554">
          <w:marLeft w:val="0"/>
          <w:marRight w:val="150"/>
          <w:marTop w:val="0"/>
          <w:marBottom w:val="0"/>
          <w:divBdr>
            <w:top w:val="none" w:sz="0" w:space="0" w:color="auto"/>
            <w:left w:val="none" w:sz="0" w:space="0" w:color="auto"/>
            <w:bottom w:val="none" w:sz="0" w:space="0" w:color="auto"/>
            <w:right w:val="none" w:sz="0" w:space="0" w:color="auto"/>
          </w:divBdr>
        </w:div>
        <w:div w:id="2110656353">
          <w:marLeft w:val="0"/>
          <w:marRight w:val="150"/>
          <w:marTop w:val="0"/>
          <w:marBottom w:val="0"/>
          <w:divBdr>
            <w:top w:val="none" w:sz="0" w:space="0" w:color="auto"/>
            <w:left w:val="none" w:sz="0" w:space="0" w:color="auto"/>
            <w:bottom w:val="none" w:sz="0" w:space="0" w:color="auto"/>
            <w:right w:val="none" w:sz="0" w:space="0" w:color="auto"/>
          </w:divBdr>
        </w:div>
        <w:div w:id="38556752">
          <w:marLeft w:val="0"/>
          <w:marRight w:val="150"/>
          <w:marTop w:val="0"/>
          <w:marBottom w:val="0"/>
          <w:divBdr>
            <w:top w:val="none" w:sz="0" w:space="0" w:color="auto"/>
            <w:left w:val="none" w:sz="0" w:space="0" w:color="auto"/>
            <w:bottom w:val="none" w:sz="0" w:space="0" w:color="auto"/>
            <w:right w:val="none" w:sz="0" w:space="0" w:color="auto"/>
          </w:divBdr>
        </w:div>
      </w:divsChild>
    </w:div>
    <w:div w:id="872159351">
      <w:marLeft w:val="0"/>
      <w:marRight w:val="0"/>
      <w:marTop w:val="0"/>
      <w:marBottom w:val="0"/>
      <w:divBdr>
        <w:top w:val="none" w:sz="0" w:space="0" w:color="auto"/>
        <w:left w:val="none" w:sz="0" w:space="0" w:color="auto"/>
        <w:bottom w:val="none" w:sz="0" w:space="0" w:color="auto"/>
        <w:right w:val="none" w:sz="0" w:space="0" w:color="auto"/>
      </w:divBdr>
    </w:div>
    <w:div w:id="875196759">
      <w:marLeft w:val="640"/>
      <w:marRight w:val="0"/>
      <w:marTop w:val="0"/>
      <w:marBottom w:val="0"/>
      <w:divBdr>
        <w:top w:val="none" w:sz="0" w:space="0" w:color="auto"/>
        <w:left w:val="none" w:sz="0" w:space="0" w:color="auto"/>
        <w:bottom w:val="none" w:sz="0" w:space="0" w:color="auto"/>
        <w:right w:val="none" w:sz="0" w:space="0" w:color="auto"/>
      </w:divBdr>
    </w:div>
    <w:div w:id="878738297">
      <w:marLeft w:val="640"/>
      <w:marRight w:val="0"/>
      <w:marTop w:val="0"/>
      <w:marBottom w:val="0"/>
      <w:divBdr>
        <w:top w:val="none" w:sz="0" w:space="0" w:color="auto"/>
        <w:left w:val="none" w:sz="0" w:space="0" w:color="auto"/>
        <w:bottom w:val="none" w:sz="0" w:space="0" w:color="auto"/>
        <w:right w:val="none" w:sz="0" w:space="0" w:color="auto"/>
      </w:divBdr>
    </w:div>
    <w:div w:id="878785761">
      <w:marLeft w:val="640"/>
      <w:marRight w:val="0"/>
      <w:marTop w:val="0"/>
      <w:marBottom w:val="0"/>
      <w:divBdr>
        <w:top w:val="none" w:sz="0" w:space="0" w:color="auto"/>
        <w:left w:val="none" w:sz="0" w:space="0" w:color="auto"/>
        <w:bottom w:val="none" w:sz="0" w:space="0" w:color="auto"/>
        <w:right w:val="none" w:sz="0" w:space="0" w:color="auto"/>
      </w:divBdr>
    </w:div>
    <w:div w:id="879123856">
      <w:marLeft w:val="640"/>
      <w:marRight w:val="0"/>
      <w:marTop w:val="0"/>
      <w:marBottom w:val="0"/>
      <w:divBdr>
        <w:top w:val="none" w:sz="0" w:space="0" w:color="auto"/>
        <w:left w:val="none" w:sz="0" w:space="0" w:color="auto"/>
        <w:bottom w:val="none" w:sz="0" w:space="0" w:color="auto"/>
        <w:right w:val="none" w:sz="0" w:space="0" w:color="auto"/>
      </w:divBdr>
    </w:div>
    <w:div w:id="881284923">
      <w:marLeft w:val="640"/>
      <w:marRight w:val="0"/>
      <w:marTop w:val="0"/>
      <w:marBottom w:val="0"/>
      <w:divBdr>
        <w:top w:val="none" w:sz="0" w:space="0" w:color="auto"/>
        <w:left w:val="none" w:sz="0" w:space="0" w:color="auto"/>
        <w:bottom w:val="none" w:sz="0" w:space="0" w:color="auto"/>
        <w:right w:val="none" w:sz="0" w:space="0" w:color="auto"/>
      </w:divBdr>
    </w:div>
    <w:div w:id="882207310">
      <w:bodyDiv w:val="1"/>
      <w:marLeft w:val="0"/>
      <w:marRight w:val="0"/>
      <w:marTop w:val="0"/>
      <w:marBottom w:val="0"/>
      <w:divBdr>
        <w:top w:val="none" w:sz="0" w:space="0" w:color="auto"/>
        <w:left w:val="none" w:sz="0" w:space="0" w:color="auto"/>
        <w:bottom w:val="none" w:sz="0" w:space="0" w:color="auto"/>
        <w:right w:val="none" w:sz="0" w:space="0" w:color="auto"/>
      </w:divBdr>
      <w:divsChild>
        <w:div w:id="1366371062">
          <w:marLeft w:val="640"/>
          <w:marRight w:val="0"/>
          <w:marTop w:val="0"/>
          <w:marBottom w:val="0"/>
          <w:divBdr>
            <w:top w:val="none" w:sz="0" w:space="0" w:color="auto"/>
            <w:left w:val="none" w:sz="0" w:space="0" w:color="auto"/>
            <w:bottom w:val="none" w:sz="0" w:space="0" w:color="auto"/>
            <w:right w:val="none" w:sz="0" w:space="0" w:color="auto"/>
          </w:divBdr>
        </w:div>
        <w:div w:id="1530416732">
          <w:marLeft w:val="640"/>
          <w:marRight w:val="0"/>
          <w:marTop w:val="0"/>
          <w:marBottom w:val="0"/>
          <w:divBdr>
            <w:top w:val="none" w:sz="0" w:space="0" w:color="auto"/>
            <w:left w:val="none" w:sz="0" w:space="0" w:color="auto"/>
            <w:bottom w:val="none" w:sz="0" w:space="0" w:color="auto"/>
            <w:right w:val="none" w:sz="0" w:space="0" w:color="auto"/>
          </w:divBdr>
        </w:div>
        <w:div w:id="1830174877">
          <w:marLeft w:val="640"/>
          <w:marRight w:val="0"/>
          <w:marTop w:val="0"/>
          <w:marBottom w:val="0"/>
          <w:divBdr>
            <w:top w:val="none" w:sz="0" w:space="0" w:color="auto"/>
            <w:left w:val="none" w:sz="0" w:space="0" w:color="auto"/>
            <w:bottom w:val="none" w:sz="0" w:space="0" w:color="auto"/>
            <w:right w:val="none" w:sz="0" w:space="0" w:color="auto"/>
          </w:divBdr>
        </w:div>
        <w:div w:id="568342949">
          <w:marLeft w:val="640"/>
          <w:marRight w:val="0"/>
          <w:marTop w:val="0"/>
          <w:marBottom w:val="0"/>
          <w:divBdr>
            <w:top w:val="none" w:sz="0" w:space="0" w:color="auto"/>
            <w:left w:val="none" w:sz="0" w:space="0" w:color="auto"/>
            <w:bottom w:val="none" w:sz="0" w:space="0" w:color="auto"/>
            <w:right w:val="none" w:sz="0" w:space="0" w:color="auto"/>
          </w:divBdr>
        </w:div>
        <w:div w:id="866407775">
          <w:marLeft w:val="640"/>
          <w:marRight w:val="0"/>
          <w:marTop w:val="0"/>
          <w:marBottom w:val="0"/>
          <w:divBdr>
            <w:top w:val="none" w:sz="0" w:space="0" w:color="auto"/>
            <w:left w:val="none" w:sz="0" w:space="0" w:color="auto"/>
            <w:bottom w:val="none" w:sz="0" w:space="0" w:color="auto"/>
            <w:right w:val="none" w:sz="0" w:space="0" w:color="auto"/>
          </w:divBdr>
        </w:div>
        <w:div w:id="1475021046">
          <w:marLeft w:val="640"/>
          <w:marRight w:val="0"/>
          <w:marTop w:val="0"/>
          <w:marBottom w:val="0"/>
          <w:divBdr>
            <w:top w:val="none" w:sz="0" w:space="0" w:color="auto"/>
            <w:left w:val="none" w:sz="0" w:space="0" w:color="auto"/>
            <w:bottom w:val="none" w:sz="0" w:space="0" w:color="auto"/>
            <w:right w:val="none" w:sz="0" w:space="0" w:color="auto"/>
          </w:divBdr>
        </w:div>
        <w:div w:id="1572228233">
          <w:marLeft w:val="640"/>
          <w:marRight w:val="0"/>
          <w:marTop w:val="0"/>
          <w:marBottom w:val="0"/>
          <w:divBdr>
            <w:top w:val="none" w:sz="0" w:space="0" w:color="auto"/>
            <w:left w:val="none" w:sz="0" w:space="0" w:color="auto"/>
            <w:bottom w:val="none" w:sz="0" w:space="0" w:color="auto"/>
            <w:right w:val="none" w:sz="0" w:space="0" w:color="auto"/>
          </w:divBdr>
        </w:div>
        <w:div w:id="889268611">
          <w:marLeft w:val="640"/>
          <w:marRight w:val="0"/>
          <w:marTop w:val="0"/>
          <w:marBottom w:val="0"/>
          <w:divBdr>
            <w:top w:val="none" w:sz="0" w:space="0" w:color="auto"/>
            <w:left w:val="none" w:sz="0" w:space="0" w:color="auto"/>
            <w:bottom w:val="none" w:sz="0" w:space="0" w:color="auto"/>
            <w:right w:val="none" w:sz="0" w:space="0" w:color="auto"/>
          </w:divBdr>
        </w:div>
        <w:div w:id="1034817559">
          <w:marLeft w:val="640"/>
          <w:marRight w:val="0"/>
          <w:marTop w:val="0"/>
          <w:marBottom w:val="0"/>
          <w:divBdr>
            <w:top w:val="none" w:sz="0" w:space="0" w:color="auto"/>
            <w:left w:val="none" w:sz="0" w:space="0" w:color="auto"/>
            <w:bottom w:val="none" w:sz="0" w:space="0" w:color="auto"/>
            <w:right w:val="none" w:sz="0" w:space="0" w:color="auto"/>
          </w:divBdr>
        </w:div>
        <w:div w:id="1678340986">
          <w:marLeft w:val="640"/>
          <w:marRight w:val="0"/>
          <w:marTop w:val="0"/>
          <w:marBottom w:val="0"/>
          <w:divBdr>
            <w:top w:val="none" w:sz="0" w:space="0" w:color="auto"/>
            <w:left w:val="none" w:sz="0" w:space="0" w:color="auto"/>
            <w:bottom w:val="none" w:sz="0" w:space="0" w:color="auto"/>
            <w:right w:val="none" w:sz="0" w:space="0" w:color="auto"/>
          </w:divBdr>
        </w:div>
        <w:div w:id="1439107991">
          <w:marLeft w:val="640"/>
          <w:marRight w:val="0"/>
          <w:marTop w:val="0"/>
          <w:marBottom w:val="0"/>
          <w:divBdr>
            <w:top w:val="none" w:sz="0" w:space="0" w:color="auto"/>
            <w:left w:val="none" w:sz="0" w:space="0" w:color="auto"/>
            <w:bottom w:val="none" w:sz="0" w:space="0" w:color="auto"/>
            <w:right w:val="none" w:sz="0" w:space="0" w:color="auto"/>
          </w:divBdr>
        </w:div>
        <w:div w:id="918172541">
          <w:marLeft w:val="640"/>
          <w:marRight w:val="0"/>
          <w:marTop w:val="0"/>
          <w:marBottom w:val="0"/>
          <w:divBdr>
            <w:top w:val="none" w:sz="0" w:space="0" w:color="auto"/>
            <w:left w:val="none" w:sz="0" w:space="0" w:color="auto"/>
            <w:bottom w:val="none" w:sz="0" w:space="0" w:color="auto"/>
            <w:right w:val="none" w:sz="0" w:space="0" w:color="auto"/>
          </w:divBdr>
        </w:div>
        <w:div w:id="174927857">
          <w:marLeft w:val="640"/>
          <w:marRight w:val="0"/>
          <w:marTop w:val="0"/>
          <w:marBottom w:val="0"/>
          <w:divBdr>
            <w:top w:val="none" w:sz="0" w:space="0" w:color="auto"/>
            <w:left w:val="none" w:sz="0" w:space="0" w:color="auto"/>
            <w:bottom w:val="none" w:sz="0" w:space="0" w:color="auto"/>
            <w:right w:val="none" w:sz="0" w:space="0" w:color="auto"/>
          </w:divBdr>
        </w:div>
        <w:div w:id="2126658526">
          <w:marLeft w:val="640"/>
          <w:marRight w:val="0"/>
          <w:marTop w:val="0"/>
          <w:marBottom w:val="0"/>
          <w:divBdr>
            <w:top w:val="none" w:sz="0" w:space="0" w:color="auto"/>
            <w:left w:val="none" w:sz="0" w:space="0" w:color="auto"/>
            <w:bottom w:val="none" w:sz="0" w:space="0" w:color="auto"/>
            <w:right w:val="none" w:sz="0" w:space="0" w:color="auto"/>
          </w:divBdr>
        </w:div>
        <w:div w:id="855076275">
          <w:marLeft w:val="640"/>
          <w:marRight w:val="0"/>
          <w:marTop w:val="0"/>
          <w:marBottom w:val="0"/>
          <w:divBdr>
            <w:top w:val="none" w:sz="0" w:space="0" w:color="auto"/>
            <w:left w:val="none" w:sz="0" w:space="0" w:color="auto"/>
            <w:bottom w:val="none" w:sz="0" w:space="0" w:color="auto"/>
            <w:right w:val="none" w:sz="0" w:space="0" w:color="auto"/>
          </w:divBdr>
        </w:div>
        <w:div w:id="1158157360">
          <w:marLeft w:val="640"/>
          <w:marRight w:val="0"/>
          <w:marTop w:val="0"/>
          <w:marBottom w:val="0"/>
          <w:divBdr>
            <w:top w:val="none" w:sz="0" w:space="0" w:color="auto"/>
            <w:left w:val="none" w:sz="0" w:space="0" w:color="auto"/>
            <w:bottom w:val="none" w:sz="0" w:space="0" w:color="auto"/>
            <w:right w:val="none" w:sz="0" w:space="0" w:color="auto"/>
          </w:divBdr>
        </w:div>
        <w:div w:id="1247761026">
          <w:marLeft w:val="640"/>
          <w:marRight w:val="0"/>
          <w:marTop w:val="0"/>
          <w:marBottom w:val="0"/>
          <w:divBdr>
            <w:top w:val="none" w:sz="0" w:space="0" w:color="auto"/>
            <w:left w:val="none" w:sz="0" w:space="0" w:color="auto"/>
            <w:bottom w:val="none" w:sz="0" w:space="0" w:color="auto"/>
            <w:right w:val="none" w:sz="0" w:space="0" w:color="auto"/>
          </w:divBdr>
        </w:div>
        <w:div w:id="1863860813">
          <w:marLeft w:val="640"/>
          <w:marRight w:val="0"/>
          <w:marTop w:val="0"/>
          <w:marBottom w:val="0"/>
          <w:divBdr>
            <w:top w:val="none" w:sz="0" w:space="0" w:color="auto"/>
            <w:left w:val="none" w:sz="0" w:space="0" w:color="auto"/>
            <w:bottom w:val="none" w:sz="0" w:space="0" w:color="auto"/>
            <w:right w:val="none" w:sz="0" w:space="0" w:color="auto"/>
          </w:divBdr>
        </w:div>
        <w:div w:id="1007369145">
          <w:marLeft w:val="640"/>
          <w:marRight w:val="0"/>
          <w:marTop w:val="0"/>
          <w:marBottom w:val="0"/>
          <w:divBdr>
            <w:top w:val="none" w:sz="0" w:space="0" w:color="auto"/>
            <w:left w:val="none" w:sz="0" w:space="0" w:color="auto"/>
            <w:bottom w:val="none" w:sz="0" w:space="0" w:color="auto"/>
            <w:right w:val="none" w:sz="0" w:space="0" w:color="auto"/>
          </w:divBdr>
        </w:div>
        <w:div w:id="1203790533">
          <w:marLeft w:val="640"/>
          <w:marRight w:val="0"/>
          <w:marTop w:val="0"/>
          <w:marBottom w:val="0"/>
          <w:divBdr>
            <w:top w:val="none" w:sz="0" w:space="0" w:color="auto"/>
            <w:left w:val="none" w:sz="0" w:space="0" w:color="auto"/>
            <w:bottom w:val="none" w:sz="0" w:space="0" w:color="auto"/>
            <w:right w:val="none" w:sz="0" w:space="0" w:color="auto"/>
          </w:divBdr>
        </w:div>
        <w:div w:id="1093168542">
          <w:marLeft w:val="640"/>
          <w:marRight w:val="0"/>
          <w:marTop w:val="0"/>
          <w:marBottom w:val="0"/>
          <w:divBdr>
            <w:top w:val="none" w:sz="0" w:space="0" w:color="auto"/>
            <w:left w:val="none" w:sz="0" w:space="0" w:color="auto"/>
            <w:bottom w:val="none" w:sz="0" w:space="0" w:color="auto"/>
            <w:right w:val="none" w:sz="0" w:space="0" w:color="auto"/>
          </w:divBdr>
        </w:div>
        <w:div w:id="380907297">
          <w:marLeft w:val="640"/>
          <w:marRight w:val="0"/>
          <w:marTop w:val="0"/>
          <w:marBottom w:val="0"/>
          <w:divBdr>
            <w:top w:val="none" w:sz="0" w:space="0" w:color="auto"/>
            <w:left w:val="none" w:sz="0" w:space="0" w:color="auto"/>
            <w:bottom w:val="none" w:sz="0" w:space="0" w:color="auto"/>
            <w:right w:val="none" w:sz="0" w:space="0" w:color="auto"/>
          </w:divBdr>
        </w:div>
        <w:div w:id="233903627">
          <w:marLeft w:val="640"/>
          <w:marRight w:val="0"/>
          <w:marTop w:val="0"/>
          <w:marBottom w:val="0"/>
          <w:divBdr>
            <w:top w:val="none" w:sz="0" w:space="0" w:color="auto"/>
            <w:left w:val="none" w:sz="0" w:space="0" w:color="auto"/>
            <w:bottom w:val="none" w:sz="0" w:space="0" w:color="auto"/>
            <w:right w:val="none" w:sz="0" w:space="0" w:color="auto"/>
          </w:divBdr>
        </w:div>
        <w:div w:id="480394371">
          <w:marLeft w:val="640"/>
          <w:marRight w:val="0"/>
          <w:marTop w:val="0"/>
          <w:marBottom w:val="0"/>
          <w:divBdr>
            <w:top w:val="none" w:sz="0" w:space="0" w:color="auto"/>
            <w:left w:val="none" w:sz="0" w:space="0" w:color="auto"/>
            <w:bottom w:val="none" w:sz="0" w:space="0" w:color="auto"/>
            <w:right w:val="none" w:sz="0" w:space="0" w:color="auto"/>
          </w:divBdr>
        </w:div>
        <w:div w:id="1251306820">
          <w:marLeft w:val="640"/>
          <w:marRight w:val="0"/>
          <w:marTop w:val="0"/>
          <w:marBottom w:val="0"/>
          <w:divBdr>
            <w:top w:val="none" w:sz="0" w:space="0" w:color="auto"/>
            <w:left w:val="none" w:sz="0" w:space="0" w:color="auto"/>
            <w:bottom w:val="none" w:sz="0" w:space="0" w:color="auto"/>
            <w:right w:val="none" w:sz="0" w:space="0" w:color="auto"/>
          </w:divBdr>
        </w:div>
        <w:div w:id="990711496">
          <w:marLeft w:val="640"/>
          <w:marRight w:val="0"/>
          <w:marTop w:val="0"/>
          <w:marBottom w:val="0"/>
          <w:divBdr>
            <w:top w:val="none" w:sz="0" w:space="0" w:color="auto"/>
            <w:left w:val="none" w:sz="0" w:space="0" w:color="auto"/>
            <w:bottom w:val="none" w:sz="0" w:space="0" w:color="auto"/>
            <w:right w:val="none" w:sz="0" w:space="0" w:color="auto"/>
          </w:divBdr>
        </w:div>
        <w:div w:id="1447197075">
          <w:marLeft w:val="640"/>
          <w:marRight w:val="0"/>
          <w:marTop w:val="0"/>
          <w:marBottom w:val="0"/>
          <w:divBdr>
            <w:top w:val="none" w:sz="0" w:space="0" w:color="auto"/>
            <w:left w:val="none" w:sz="0" w:space="0" w:color="auto"/>
            <w:bottom w:val="none" w:sz="0" w:space="0" w:color="auto"/>
            <w:right w:val="none" w:sz="0" w:space="0" w:color="auto"/>
          </w:divBdr>
        </w:div>
        <w:div w:id="383910624">
          <w:marLeft w:val="640"/>
          <w:marRight w:val="0"/>
          <w:marTop w:val="0"/>
          <w:marBottom w:val="0"/>
          <w:divBdr>
            <w:top w:val="none" w:sz="0" w:space="0" w:color="auto"/>
            <w:left w:val="none" w:sz="0" w:space="0" w:color="auto"/>
            <w:bottom w:val="none" w:sz="0" w:space="0" w:color="auto"/>
            <w:right w:val="none" w:sz="0" w:space="0" w:color="auto"/>
          </w:divBdr>
        </w:div>
        <w:div w:id="2036341521">
          <w:marLeft w:val="640"/>
          <w:marRight w:val="0"/>
          <w:marTop w:val="0"/>
          <w:marBottom w:val="0"/>
          <w:divBdr>
            <w:top w:val="none" w:sz="0" w:space="0" w:color="auto"/>
            <w:left w:val="none" w:sz="0" w:space="0" w:color="auto"/>
            <w:bottom w:val="none" w:sz="0" w:space="0" w:color="auto"/>
            <w:right w:val="none" w:sz="0" w:space="0" w:color="auto"/>
          </w:divBdr>
        </w:div>
        <w:div w:id="1172838310">
          <w:marLeft w:val="640"/>
          <w:marRight w:val="0"/>
          <w:marTop w:val="0"/>
          <w:marBottom w:val="0"/>
          <w:divBdr>
            <w:top w:val="none" w:sz="0" w:space="0" w:color="auto"/>
            <w:left w:val="none" w:sz="0" w:space="0" w:color="auto"/>
            <w:bottom w:val="none" w:sz="0" w:space="0" w:color="auto"/>
            <w:right w:val="none" w:sz="0" w:space="0" w:color="auto"/>
          </w:divBdr>
        </w:div>
        <w:div w:id="2038499785">
          <w:marLeft w:val="640"/>
          <w:marRight w:val="0"/>
          <w:marTop w:val="0"/>
          <w:marBottom w:val="0"/>
          <w:divBdr>
            <w:top w:val="none" w:sz="0" w:space="0" w:color="auto"/>
            <w:left w:val="none" w:sz="0" w:space="0" w:color="auto"/>
            <w:bottom w:val="none" w:sz="0" w:space="0" w:color="auto"/>
            <w:right w:val="none" w:sz="0" w:space="0" w:color="auto"/>
          </w:divBdr>
        </w:div>
        <w:div w:id="1242444803">
          <w:marLeft w:val="640"/>
          <w:marRight w:val="0"/>
          <w:marTop w:val="0"/>
          <w:marBottom w:val="0"/>
          <w:divBdr>
            <w:top w:val="none" w:sz="0" w:space="0" w:color="auto"/>
            <w:left w:val="none" w:sz="0" w:space="0" w:color="auto"/>
            <w:bottom w:val="none" w:sz="0" w:space="0" w:color="auto"/>
            <w:right w:val="none" w:sz="0" w:space="0" w:color="auto"/>
          </w:divBdr>
        </w:div>
        <w:div w:id="846410628">
          <w:marLeft w:val="640"/>
          <w:marRight w:val="0"/>
          <w:marTop w:val="0"/>
          <w:marBottom w:val="0"/>
          <w:divBdr>
            <w:top w:val="none" w:sz="0" w:space="0" w:color="auto"/>
            <w:left w:val="none" w:sz="0" w:space="0" w:color="auto"/>
            <w:bottom w:val="none" w:sz="0" w:space="0" w:color="auto"/>
            <w:right w:val="none" w:sz="0" w:space="0" w:color="auto"/>
          </w:divBdr>
        </w:div>
        <w:div w:id="2035693797">
          <w:marLeft w:val="640"/>
          <w:marRight w:val="0"/>
          <w:marTop w:val="0"/>
          <w:marBottom w:val="0"/>
          <w:divBdr>
            <w:top w:val="none" w:sz="0" w:space="0" w:color="auto"/>
            <w:left w:val="none" w:sz="0" w:space="0" w:color="auto"/>
            <w:bottom w:val="none" w:sz="0" w:space="0" w:color="auto"/>
            <w:right w:val="none" w:sz="0" w:space="0" w:color="auto"/>
          </w:divBdr>
        </w:div>
        <w:div w:id="1540892399">
          <w:marLeft w:val="640"/>
          <w:marRight w:val="0"/>
          <w:marTop w:val="0"/>
          <w:marBottom w:val="0"/>
          <w:divBdr>
            <w:top w:val="none" w:sz="0" w:space="0" w:color="auto"/>
            <w:left w:val="none" w:sz="0" w:space="0" w:color="auto"/>
            <w:bottom w:val="none" w:sz="0" w:space="0" w:color="auto"/>
            <w:right w:val="none" w:sz="0" w:space="0" w:color="auto"/>
          </w:divBdr>
        </w:div>
        <w:div w:id="1310283778">
          <w:marLeft w:val="640"/>
          <w:marRight w:val="0"/>
          <w:marTop w:val="0"/>
          <w:marBottom w:val="0"/>
          <w:divBdr>
            <w:top w:val="none" w:sz="0" w:space="0" w:color="auto"/>
            <w:left w:val="none" w:sz="0" w:space="0" w:color="auto"/>
            <w:bottom w:val="none" w:sz="0" w:space="0" w:color="auto"/>
            <w:right w:val="none" w:sz="0" w:space="0" w:color="auto"/>
          </w:divBdr>
        </w:div>
        <w:div w:id="571044134">
          <w:marLeft w:val="640"/>
          <w:marRight w:val="0"/>
          <w:marTop w:val="0"/>
          <w:marBottom w:val="0"/>
          <w:divBdr>
            <w:top w:val="none" w:sz="0" w:space="0" w:color="auto"/>
            <w:left w:val="none" w:sz="0" w:space="0" w:color="auto"/>
            <w:bottom w:val="none" w:sz="0" w:space="0" w:color="auto"/>
            <w:right w:val="none" w:sz="0" w:space="0" w:color="auto"/>
          </w:divBdr>
        </w:div>
        <w:div w:id="27335799">
          <w:marLeft w:val="640"/>
          <w:marRight w:val="0"/>
          <w:marTop w:val="0"/>
          <w:marBottom w:val="0"/>
          <w:divBdr>
            <w:top w:val="none" w:sz="0" w:space="0" w:color="auto"/>
            <w:left w:val="none" w:sz="0" w:space="0" w:color="auto"/>
            <w:bottom w:val="none" w:sz="0" w:space="0" w:color="auto"/>
            <w:right w:val="none" w:sz="0" w:space="0" w:color="auto"/>
          </w:divBdr>
        </w:div>
        <w:div w:id="435177983">
          <w:marLeft w:val="640"/>
          <w:marRight w:val="0"/>
          <w:marTop w:val="0"/>
          <w:marBottom w:val="0"/>
          <w:divBdr>
            <w:top w:val="none" w:sz="0" w:space="0" w:color="auto"/>
            <w:left w:val="none" w:sz="0" w:space="0" w:color="auto"/>
            <w:bottom w:val="none" w:sz="0" w:space="0" w:color="auto"/>
            <w:right w:val="none" w:sz="0" w:space="0" w:color="auto"/>
          </w:divBdr>
        </w:div>
        <w:div w:id="1292515562">
          <w:marLeft w:val="640"/>
          <w:marRight w:val="0"/>
          <w:marTop w:val="0"/>
          <w:marBottom w:val="0"/>
          <w:divBdr>
            <w:top w:val="none" w:sz="0" w:space="0" w:color="auto"/>
            <w:left w:val="none" w:sz="0" w:space="0" w:color="auto"/>
            <w:bottom w:val="none" w:sz="0" w:space="0" w:color="auto"/>
            <w:right w:val="none" w:sz="0" w:space="0" w:color="auto"/>
          </w:divBdr>
        </w:div>
        <w:div w:id="1365908047">
          <w:marLeft w:val="640"/>
          <w:marRight w:val="0"/>
          <w:marTop w:val="0"/>
          <w:marBottom w:val="0"/>
          <w:divBdr>
            <w:top w:val="none" w:sz="0" w:space="0" w:color="auto"/>
            <w:left w:val="none" w:sz="0" w:space="0" w:color="auto"/>
            <w:bottom w:val="none" w:sz="0" w:space="0" w:color="auto"/>
            <w:right w:val="none" w:sz="0" w:space="0" w:color="auto"/>
          </w:divBdr>
        </w:div>
        <w:div w:id="1476531061">
          <w:marLeft w:val="640"/>
          <w:marRight w:val="0"/>
          <w:marTop w:val="0"/>
          <w:marBottom w:val="0"/>
          <w:divBdr>
            <w:top w:val="none" w:sz="0" w:space="0" w:color="auto"/>
            <w:left w:val="none" w:sz="0" w:space="0" w:color="auto"/>
            <w:bottom w:val="none" w:sz="0" w:space="0" w:color="auto"/>
            <w:right w:val="none" w:sz="0" w:space="0" w:color="auto"/>
          </w:divBdr>
        </w:div>
        <w:div w:id="1931113290">
          <w:marLeft w:val="640"/>
          <w:marRight w:val="0"/>
          <w:marTop w:val="0"/>
          <w:marBottom w:val="0"/>
          <w:divBdr>
            <w:top w:val="none" w:sz="0" w:space="0" w:color="auto"/>
            <w:left w:val="none" w:sz="0" w:space="0" w:color="auto"/>
            <w:bottom w:val="none" w:sz="0" w:space="0" w:color="auto"/>
            <w:right w:val="none" w:sz="0" w:space="0" w:color="auto"/>
          </w:divBdr>
        </w:div>
        <w:div w:id="1634943871">
          <w:marLeft w:val="640"/>
          <w:marRight w:val="0"/>
          <w:marTop w:val="0"/>
          <w:marBottom w:val="0"/>
          <w:divBdr>
            <w:top w:val="none" w:sz="0" w:space="0" w:color="auto"/>
            <w:left w:val="none" w:sz="0" w:space="0" w:color="auto"/>
            <w:bottom w:val="none" w:sz="0" w:space="0" w:color="auto"/>
            <w:right w:val="none" w:sz="0" w:space="0" w:color="auto"/>
          </w:divBdr>
        </w:div>
        <w:div w:id="1561939316">
          <w:marLeft w:val="640"/>
          <w:marRight w:val="0"/>
          <w:marTop w:val="0"/>
          <w:marBottom w:val="0"/>
          <w:divBdr>
            <w:top w:val="none" w:sz="0" w:space="0" w:color="auto"/>
            <w:left w:val="none" w:sz="0" w:space="0" w:color="auto"/>
            <w:bottom w:val="none" w:sz="0" w:space="0" w:color="auto"/>
            <w:right w:val="none" w:sz="0" w:space="0" w:color="auto"/>
          </w:divBdr>
        </w:div>
        <w:div w:id="2005618351">
          <w:marLeft w:val="640"/>
          <w:marRight w:val="0"/>
          <w:marTop w:val="0"/>
          <w:marBottom w:val="0"/>
          <w:divBdr>
            <w:top w:val="none" w:sz="0" w:space="0" w:color="auto"/>
            <w:left w:val="none" w:sz="0" w:space="0" w:color="auto"/>
            <w:bottom w:val="none" w:sz="0" w:space="0" w:color="auto"/>
            <w:right w:val="none" w:sz="0" w:space="0" w:color="auto"/>
          </w:divBdr>
        </w:div>
        <w:div w:id="1341539562">
          <w:marLeft w:val="640"/>
          <w:marRight w:val="0"/>
          <w:marTop w:val="0"/>
          <w:marBottom w:val="0"/>
          <w:divBdr>
            <w:top w:val="none" w:sz="0" w:space="0" w:color="auto"/>
            <w:left w:val="none" w:sz="0" w:space="0" w:color="auto"/>
            <w:bottom w:val="none" w:sz="0" w:space="0" w:color="auto"/>
            <w:right w:val="none" w:sz="0" w:space="0" w:color="auto"/>
          </w:divBdr>
        </w:div>
        <w:div w:id="1184174332">
          <w:marLeft w:val="640"/>
          <w:marRight w:val="0"/>
          <w:marTop w:val="0"/>
          <w:marBottom w:val="0"/>
          <w:divBdr>
            <w:top w:val="none" w:sz="0" w:space="0" w:color="auto"/>
            <w:left w:val="none" w:sz="0" w:space="0" w:color="auto"/>
            <w:bottom w:val="none" w:sz="0" w:space="0" w:color="auto"/>
            <w:right w:val="none" w:sz="0" w:space="0" w:color="auto"/>
          </w:divBdr>
        </w:div>
      </w:divsChild>
    </w:div>
    <w:div w:id="883055424">
      <w:bodyDiv w:val="1"/>
      <w:marLeft w:val="0"/>
      <w:marRight w:val="0"/>
      <w:marTop w:val="0"/>
      <w:marBottom w:val="0"/>
      <w:divBdr>
        <w:top w:val="none" w:sz="0" w:space="0" w:color="auto"/>
        <w:left w:val="none" w:sz="0" w:space="0" w:color="auto"/>
        <w:bottom w:val="none" w:sz="0" w:space="0" w:color="auto"/>
        <w:right w:val="none" w:sz="0" w:space="0" w:color="auto"/>
      </w:divBdr>
    </w:div>
    <w:div w:id="883326778">
      <w:marLeft w:val="640"/>
      <w:marRight w:val="0"/>
      <w:marTop w:val="0"/>
      <w:marBottom w:val="0"/>
      <w:divBdr>
        <w:top w:val="none" w:sz="0" w:space="0" w:color="auto"/>
        <w:left w:val="none" w:sz="0" w:space="0" w:color="auto"/>
        <w:bottom w:val="none" w:sz="0" w:space="0" w:color="auto"/>
        <w:right w:val="none" w:sz="0" w:space="0" w:color="auto"/>
      </w:divBdr>
    </w:div>
    <w:div w:id="888107858">
      <w:marLeft w:val="640"/>
      <w:marRight w:val="0"/>
      <w:marTop w:val="0"/>
      <w:marBottom w:val="0"/>
      <w:divBdr>
        <w:top w:val="none" w:sz="0" w:space="0" w:color="auto"/>
        <w:left w:val="none" w:sz="0" w:space="0" w:color="auto"/>
        <w:bottom w:val="none" w:sz="0" w:space="0" w:color="auto"/>
        <w:right w:val="none" w:sz="0" w:space="0" w:color="auto"/>
      </w:divBdr>
    </w:div>
    <w:div w:id="888959986">
      <w:bodyDiv w:val="1"/>
      <w:marLeft w:val="0"/>
      <w:marRight w:val="0"/>
      <w:marTop w:val="0"/>
      <w:marBottom w:val="0"/>
      <w:divBdr>
        <w:top w:val="none" w:sz="0" w:space="0" w:color="auto"/>
        <w:left w:val="none" w:sz="0" w:space="0" w:color="auto"/>
        <w:bottom w:val="none" w:sz="0" w:space="0" w:color="auto"/>
        <w:right w:val="none" w:sz="0" w:space="0" w:color="auto"/>
      </w:divBdr>
      <w:divsChild>
        <w:div w:id="1245609109">
          <w:marLeft w:val="640"/>
          <w:marRight w:val="0"/>
          <w:marTop w:val="0"/>
          <w:marBottom w:val="0"/>
          <w:divBdr>
            <w:top w:val="none" w:sz="0" w:space="0" w:color="auto"/>
            <w:left w:val="none" w:sz="0" w:space="0" w:color="auto"/>
            <w:bottom w:val="none" w:sz="0" w:space="0" w:color="auto"/>
            <w:right w:val="none" w:sz="0" w:space="0" w:color="auto"/>
          </w:divBdr>
        </w:div>
        <w:div w:id="1912961979">
          <w:marLeft w:val="640"/>
          <w:marRight w:val="0"/>
          <w:marTop w:val="0"/>
          <w:marBottom w:val="0"/>
          <w:divBdr>
            <w:top w:val="none" w:sz="0" w:space="0" w:color="auto"/>
            <w:left w:val="none" w:sz="0" w:space="0" w:color="auto"/>
            <w:bottom w:val="none" w:sz="0" w:space="0" w:color="auto"/>
            <w:right w:val="none" w:sz="0" w:space="0" w:color="auto"/>
          </w:divBdr>
        </w:div>
        <w:div w:id="229846221">
          <w:marLeft w:val="640"/>
          <w:marRight w:val="0"/>
          <w:marTop w:val="0"/>
          <w:marBottom w:val="0"/>
          <w:divBdr>
            <w:top w:val="none" w:sz="0" w:space="0" w:color="auto"/>
            <w:left w:val="none" w:sz="0" w:space="0" w:color="auto"/>
            <w:bottom w:val="none" w:sz="0" w:space="0" w:color="auto"/>
            <w:right w:val="none" w:sz="0" w:space="0" w:color="auto"/>
          </w:divBdr>
        </w:div>
        <w:div w:id="865286682">
          <w:marLeft w:val="640"/>
          <w:marRight w:val="0"/>
          <w:marTop w:val="0"/>
          <w:marBottom w:val="0"/>
          <w:divBdr>
            <w:top w:val="none" w:sz="0" w:space="0" w:color="auto"/>
            <w:left w:val="none" w:sz="0" w:space="0" w:color="auto"/>
            <w:bottom w:val="none" w:sz="0" w:space="0" w:color="auto"/>
            <w:right w:val="none" w:sz="0" w:space="0" w:color="auto"/>
          </w:divBdr>
        </w:div>
        <w:div w:id="629357252">
          <w:marLeft w:val="640"/>
          <w:marRight w:val="0"/>
          <w:marTop w:val="0"/>
          <w:marBottom w:val="0"/>
          <w:divBdr>
            <w:top w:val="none" w:sz="0" w:space="0" w:color="auto"/>
            <w:left w:val="none" w:sz="0" w:space="0" w:color="auto"/>
            <w:bottom w:val="none" w:sz="0" w:space="0" w:color="auto"/>
            <w:right w:val="none" w:sz="0" w:space="0" w:color="auto"/>
          </w:divBdr>
        </w:div>
        <w:div w:id="1438210215">
          <w:marLeft w:val="640"/>
          <w:marRight w:val="0"/>
          <w:marTop w:val="0"/>
          <w:marBottom w:val="0"/>
          <w:divBdr>
            <w:top w:val="none" w:sz="0" w:space="0" w:color="auto"/>
            <w:left w:val="none" w:sz="0" w:space="0" w:color="auto"/>
            <w:bottom w:val="none" w:sz="0" w:space="0" w:color="auto"/>
            <w:right w:val="none" w:sz="0" w:space="0" w:color="auto"/>
          </w:divBdr>
        </w:div>
        <w:div w:id="1258097706">
          <w:marLeft w:val="640"/>
          <w:marRight w:val="0"/>
          <w:marTop w:val="0"/>
          <w:marBottom w:val="0"/>
          <w:divBdr>
            <w:top w:val="none" w:sz="0" w:space="0" w:color="auto"/>
            <w:left w:val="none" w:sz="0" w:space="0" w:color="auto"/>
            <w:bottom w:val="none" w:sz="0" w:space="0" w:color="auto"/>
            <w:right w:val="none" w:sz="0" w:space="0" w:color="auto"/>
          </w:divBdr>
        </w:div>
        <w:div w:id="893734946">
          <w:marLeft w:val="640"/>
          <w:marRight w:val="0"/>
          <w:marTop w:val="0"/>
          <w:marBottom w:val="0"/>
          <w:divBdr>
            <w:top w:val="none" w:sz="0" w:space="0" w:color="auto"/>
            <w:left w:val="none" w:sz="0" w:space="0" w:color="auto"/>
            <w:bottom w:val="none" w:sz="0" w:space="0" w:color="auto"/>
            <w:right w:val="none" w:sz="0" w:space="0" w:color="auto"/>
          </w:divBdr>
        </w:div>
        <w:div w:id="15469659">
          <w:marLeft w:val="640"/>
          <w:marRight w:val="0"/>
          <w:marTop w:val="0"/>
          <w:marBottom w:val="0"/>
          <w:divBdr>
            <w:top w:val="none" w:sz="0" w:space="0" w:color="auto"/>
            <w:left w:val="none" w:sz="0" w:space="0" w:color="auto"/>
            <w:bottom w:val="none" w:sz="0" w:space="0" w:color="auto"/>
            <w:right w:val="none" w:sz="0" w:space="0" w:color="auto"/>
          </w:divBdr>
        </w:div>
        <w:div w:id="1584417757">
          <w:marLeft w:val="640"/>
          <w:marRight w:val="0"/>
          <w:marTop w:val="0"/>
          <w:marBottom w:val="0"/>
          <w:divBdr>
            <w:top w:val="none" w:sz="0" w:space="0" w:color="auto"/>
            <w:left w:val="none" w:sz="0" w:space="0" w:color="auto"/>
            <w:bottom w:val="none" w:sz="0" w:space="0" w:color="auto"/>
            <w:right w:val="none" w:sz="0" w:space="0" w:color="auto"/>
          </w:divBdr>
        </w:div>
        <w:div w:id="1611010244">
          <w:marLeft w:val="640"/>
          <w:marRight w:val="0"/>
          <w:marTop w:val="0"/>
          <w:marBottom w:val="0"/>
          <w:divBdr>
            <w:top w:val="none" w:sz="0" w:space="0" w:color="auto"/>
            <w:left w:val="none" w:sz="0" w:space="0" w:color="auto"/>
            <w:bottom w:val="none" w:sz="0" w:space="0" w:color="auto"/>
            <w:right w:val="none" w:sz="0" w:space="0" w:color="auto"/>
          </w:divBdr>
        </w:div>
        <w:div w:id="941258141">
          <w:marLeft w:val="640"/>
          <w:marRight w:val="0"/>
          <w:marTop w:val="0"/>
          <w:marBottom w:val="0"/>
          <w:divBdr>
            <w:top w:val="none" w:sz="0" w:space="0" w:color="auto"/>
            <w:left w:val="none" w:sz="0" w:space="0" w:color="auto"/>
            <w:bottom w:val="none" w:sz="0" w:space="0" w:color="auto"/>
            <w:right w:val="none" w:sz="0" w:space="0" w:color="auto"/>
          </w:divBdr>
        </w:div>
        <w:div w:id="593587794">
          <w:marLeft w:val="640"/>
          <w:marRight w:val="0"/>
          <w:marTop w:val="0"/>
          <w:marBottom w:val="0"/>
          <w:divBdr>
            <w:top w:val="none" w:sz="0" w:space="0" w:color="auto"/>
            <w:left w:val="none" w:sz="0" w:space="0" w:color="auto"/>
            <w:bottom w:val="none" w:sz="0" w:space="0" w:color="auto"/>
            <w:right w:val="none" w:sz="0" w:space="0" w:color="auto"/>
          </w:divBdr>
        </w:div>
        <w:div w:id="7680554">
          <w:marLeft w:val="640"/>
          <w:marRight w:val="0"/>
          <w:marTop w:val="0"/>
          <w:marBottom w:val="0"/>
          <w:divBdr>
            <w:top w:val="none" w:sz="0" w:space="0" w:color="auto"/>
            <w:left w:val="none" w:sz="0" w:space="0" w:color="auto"/>
            <w:bottom w:val="none" w:sz="0" w:space="0" w:color="auto"/>
            <w:right w:val="none" w:sz="0" w:space="0" w:color="auto"/>
          </w:divBdr>
        </w:div>
        <w:div w:id="2081632175">
          <w:marLeft w:val="640"/>
          <w:marRight w:val="0"/>
          <w:marTop w:val="0"/>
          <w:marBottom w:val="0"/>
          <w:divBdr>
            <w:top w:val="none" w:sz="0" w:space="0" w:color="auto"/>
            <w:left w:val="none" w:sz="0" w:space="0" w:color="auto"/>
            <w:bottom w:val="none" w:sz="0" w:space="0" w:color="auto"/>
            <w:right w:val="none" w:sz="0" w:space="0" w:color="auto"/>
          </w:divBdr>
        </w:div>
        <w:div w:id="1504975206">
          <w:marLeft w:val="640"/>
          <w:marRight w:val="0"/>
          <w:marTop w:val="0"/>
          <w:marBottom w:val="0"/>
          <w:divBdr>
            <w:top w:val="none" w:sz="0" w:space="0" w:color="auto"/>
            <w:left w:val="none" w:sz="0" w:space="0" w:color="auto"/>
            <w:bottom w:val="none" w:sz="0" w:space="0" w:color="auto"/>
            <w:right w:val="none" w:sz="0" w:space="0" w:color="auto"/>
          </w:divBdr>
        </w:div>
        <w:div w:id="682098744">
          <w:marLeft w:val="640"/>
          <w:marRight w:val="0"/>
          <w:marTop w:val="0"/>
          <w:marBottom w:val="0"/>
          <w:divBdr>
            <w:top w:val="none" w:sz="0" w:space="0" w:color="auto"/>
            <w:left w:val="none" w:sz="0" w:space="0" w:color="auto"/>
            <w:bottom w:val="none" w:sz="0" w:space="0" w:color="auto"/>
            <w:right w:val="none" w:sz="0" w:space="0" w:color="auto"/>
          </w:divBdr>
        </w:div>
        <w:div w:id="1141314175">
          <w:marLeft w:val="640"/>
          <w:marRight w:val="0"/>
          <w:marTop w:val="0"/>
          <w:marBottom w:val="0"/>
          <w:divBdr>
            <w:top w:val="none" w:sz="0" w:space="0" w:color="auto"/>
            <w:left w:val="none" w:sz="0" w:space="0" w:color="auto"/>
            <w:bottom w:val="none" w:sz="0" w:space="0" w:color="auto"/>
            <w:right w:val="none" w:sz="0" w:space="0" w:color="auto"/>
          </w:divBdr>
        </w:div>
        <w:div w:id="128135770">
          <w:marLeft w:val="640"/>
          <w:marRight w:val="0"/>
          <w:marTop w:val="0"/>
          <w:marBottom w:val="0"/>
          <w:divBdr>
            <w:top w:val="none" w:sz="0" w:space="0" w:color="auto"/>
            <w:left w:val="none" w:sz="0" w:space="0" w:color="auto"/>
            <w:bottom w:val="none" w:sz="0" w:space="0" w:color="auto"/>
            <w:right w:val="none" w:sz="0" w:space="0" w:color="auto"/>
          </w:divBdr>
        </w:div>
        <w:div w:id="1476993436">
          <w:marLeft w:val="640"/>
          <w:marRight w:val="0"/>
          <w:marTop w:val="0"/>
          <w:marBottom w:val="0"/>
          <w:divBdr>
            <w:top w:val="none" w:sz="0" w:space="0" w:color="auto"/>
            <w:left w:val="none" w:sz="0" w:space="0" w:color="auto"/>
            <w:bottom w:val="none" w:sz="0" w:space="0" w:color="auto"/>
            <w:right w:val="none" w:sz="0" w:space="0" w:color="auto"/>
          </w:divBdr>
        </w:div>
        <w:div w:id="740828545">
          <w:marLeft w:val="640"/>
          <w:marRight w:val="0"/>
          <w:marTop w:val="0"/>
          <w:marBottom w:val="0"/>
          <w:divBdr>
            <w:top w:val="none" w:sz="0" w:space="0" w:color="auto"/>
            <w:left w:val="none" w:sz="0" w:space="0" w:color="auto"/>
            <w:bottom w:val="none" w:sz="0" w:space="0" w:color="auto"/>
            <w:right w:val="none" w:sz="0" w:space="0" w:color="auto"/>
          </w:divBdr>
        </w:div>
        <w:div w:id="1575161164">
          <w:marLeft w:val="640"/>
          <w:marRight w:val="0"/>
          <w:marTop w:val="0"/>
          <w:marBottom w:val="0"/>
          <w:divBdr>
            <w:top w:val="none" w:sz="0" w:space="0" w:color="auto"/>
            <w:left w:val="none" w:sz="0" w:space="0" w:color="auto"/>
            <w:bottom w:val="none" w:sz="0" w:space="0" w:color="auto"/>
            <w:right w:val="none" w:sz="0" w:space="0" w:color="auto"/>
          </w:divBdr>
        </w:div>
        <w:div w:id="1832283758">
          <w:marLeft w:val="640"/>
          <w:marRight w:val="0"/>
          <w:marTop w:val="0"/>
          <w:marBottom w:val="0"/>
          <w:divBdr>
            <w:top w:val="none" w:sz="0" w:space="0" w:color="auto"/>
            <w:left w:val="none" w:sz="0" w:space="0" w:color="auto"/>
            <w:bottom w:val="none" w:sz="0" w:space="0" w:color="auto"/>
            <w:right w:val="none" w:sz="0" w:space="0" w:color="auto"/>
          </w:divBdr>
        </w:div>
        <w:div w:id="1080057552">
          <w:marLeft w:val="640"/>
          <w:marRight w:val="0"/>
          <w:marTop w:val="0"/>
          <w:marBottom w:val="0"/>
          <w:divBdr>
            <w:top w:val="none" w:sz="0" w:space="0" w:color="auto"/>
            <w:left w:val="none" w:sz="0" w:space="0" w:color="auto"/>
            <w:bottom w:val="none" w:sz="0" w:space="0" w:color="auto"/>
            <w:right w:val="none" w:sz="0" w:space="0" w:color="auto"/>
          </w:divBdr>
        </w:div>
        <w:div w:id="1598369236">
          <w:marLeft w:val="640"/>
          <w:marRight w:val="0"/>
          <w:marTop w:val="0"/>
          <w:marBottom w:val="0"/>
          <w:divBdr>
            <w:top w:val="none" w:sz="0" w:space="0" w:color="auto"/>
            <w:left w:val="none" w:sz="0" w:space="0" w:color="auto"/>
            <w:bottom w:val="none" w:sz="0" w:space="0" w:color="auto"/>
            <w:right w:val="none" w:sz="0" w:space="0" w:color="auto"/>
          </w:divBdr>
        </w:div>
        <w:div w:id="799609444">
          <w:marLeft w:val="640"/>
          <w:marRight w:val="0"/>
          <w:marTop w:val="0"/>
          <w:marBottom w:val="0"/>
          <w:divBdr>
            <w:top w:val="none" w:sz="0" w:space="0" w:color="auto"/>
            <w:left w:val="none" w:sz="0" w:space="0" w:color="auto"/>
            <w:bottom w:val="none" w:sz="0" w:space="0" w:color="auto"/>
            <w:right w:val="none" w:sz="0" w:space="0" w:color="auto"/>
          </w:divBdr>
        </w:div>
        <w:div w:id="1004698201">
          <w:marLeft w:val="640"/>
          <w:marRight w:val="0"/>
          <w:marTop w:val="0"/>
          <w:marBottom w:val="0"/>
          <w:divBdr>
            <w:top w:val="none" w:sz="0" w:space="0" w:color="auto"/>
            <w:left w:val="none" w:sz="0" w:space="0" w:color="auto"/>
            <w:bottom w:val="none" w:sz="0" w:space="0" w:color="auto"/>
            <w:right w:val="none" w:sz="0" w:space="0" w:color="auto"/>
          </w:divBdr>
        </w:div>
        <w:div w:id="131143840">
          <w:marLeft w:val="640"/>
          <w:marRight w:val="0"/>
          <w:marTop w:val="0"/>
          <w:marBottom w:val="0"/>
          <w:divBdr>
            <w:top w:val="none" w:sz="0" w:space="0" w:color="auto"/>
            <w:left w:val="none" w:sz="0" w:space="0" w:color="auto"/>
            <w:bottom w:val="none" w:sz="0" w:space="0" w:color="auto"/>
            <w:right w:val="none" w:sz="0" w:space="0" w:color="auto"/>
          </w:divBdr>
        </w:div>
        <w:div w:id="650257596">
          <w:marLeft w:val="640"/>
          <w:marRight w:val="0"/>
          <w:marTop w:val="0"/>
          <w:marBottom w:val="0"/>
          <w:divBdr>
            <w:top w:val="none" w:sz="0" w:space="0" w:color="auto"/>
            <w:left w:val="none" w:sz="0" w:space="0" w:color="auto"/>
            <w:bottom w:val="none" w:sz="0" w:space="0" w:color="auto"/>
            <w:right w:val="none" w:sz="0" w:space="0" w:color="auto"/>
          </w:divBdr>
        </w:div>
        <w:div w:id="2046246966">
          <w:marLeft w:val="640"/>
          <w:marRight w:val="0"/>
          <w:marTop w:val="0"/>
          <w:marBottom w:val="0"/>
          <w:divBdr>
            <w:top w:val="none" w:sz="0" w:space="0" w:color="auto"/>
            <w:left w:val="none" w:sz="0" w:space="0" w:color="auto"/>
            <w:bottom w:val="none" w:sz="0" w:space="0" w:color="auto"/>
            <w:right w:val="none" w:sz="0" w:space="0" w:color="auto"/>
          </w:divBdr>
        </w:div>
        <w:div w:id="447554329">
          <w:marLeft w:val="640"/>
          <w:marRight w:val="0"/>
          <w:marTop w:val="0"/>
          <w:marBottom w:val="0"/>
          <w:divBdr>
            <w:top w:val="none" w:sz="0" w:space="0" w:color="auto"/>
            <w:left w:val="none" w:sz="0" w:space="0" w:color="auto"/>
            <w:bottom w:val="none" w:sz="0" w:space="0" w:color="auto"/>
            <w:right w:val="none" w:sz="0" w:space="0" w:color="auto"/>
          </w:divBdr>
        </w:div>
        <w:div w:id="1868174235">
          <w:marLeft w:val="640"/>
          <w:marRight w:val="0"/>
          <w:marTop w:val="0"/>
          <w:marBottom w:val="0"/>
          <w:divBdr>
            <w:top w:val="none" w:sz="0" w:space="0" w:color="auto"/>
            <w:left w:val="none" w:sz="0" w:space="0" w:color="auto"/>
            <w:bottom w:val="none" w:sz="0" w:space="0" w:color="auto"/>
            <w:right w:val="none" w:sz="0" w:space="0" w:color="auto"/>
          </w:divBdr>
        </w:div>
        <w:div w:id="30302556">
          <w:marLeft w:val="640"/>
          <w:marRight w:val="0"/>
          <w:marTop w:val="0"/>
          <w:marBottom w:val="0"/>
          <w:divBdr>
            <w:top w:val="none" w:sz="0" w:space="0" w:color="auto"/>
            <w:left w:val="none" w:sz="0" w:space="0" w:color="auto"/>
            <w:bottom w:val="none" w:sz="0" w:space="0" w:color="auto"/>
            <w:right w:val="none" w:sz="0" w:space="0" w:color="auto"/>
          </w:divBdr>
        </w:div>
        <w:div w:id="422652433">
          <w:marLeft w:val="640"/>
          <w:marRight w:val="0"/>
          <w:marTop w:val="0"/>
          <w:marBottom w:val="0"/>
          <w:divBdr>
            <w:top w:val="none" w:sz="0" w:space="0" w:color="auto"/>
            <w:left w:val="none" w:sz="0" w:space="0" w:color="auto"/>
            <w:bottom w:val="none" w:sz="0" w:space="0" w:color="auto"/>
            <w:right w:val="none" w:sz="0" w:space="0" w:color="auto"/>
          </w:divBdr>
        </w:div>
        <w:div w:id="114259561">
          <w:marLeft w:val="640"/>
          <w:marRight w:val="0"/>
          <w:marTop w:val="0"/>
          <w:marBottom w:val="0"/>
          <w:divBdr>
            <w:top w:val="none" w:sz="0" w:space="0" w:color="auto"/>
            <w:left w:val="none" w:sz="0" w:space="0" w:color="auto"/>
            <w:bottom w:val="none" w:sz="0" w:space="0" w:color="auto"/>
            <w:right w:val="none" w:sz="0" w:space="0" w:color="auto"/>
          </w:divBdr>
        </w:div>
        <w:div w:id="1803839877">
          <w:marLeft w:val="640"/>
          <w:marRight w:val="0"/>
          <w:marTop w:val="0"/>
          <w:marBottom w:val="0"/>
          <w:divBdr>
            <w:top w:val="none" w:sz="0" w:space="0" w:color="auto"/>
            <w:left w:val="none" w:sz="0" w:space="0" w:color="auto"/>
            <w:bottom w:val="none" w:sz="0" w:space="0" w:color="auto"/>
            <w:right w:val="none" w:sz="0" w:space="0" w:color="auto"/>
          </w:divBdr>
        </w:div>
        <w:div w:id="471026814">
          <w:marLeft w:val="640"/>
          <w:marRight w:val="0"/>
          <w:marTop w:val="0"/>
          <w:marBottom w:val="0"/>
          <w:divBdr>
            <w:top w:val="none" w:sz="0" w:space="0" w:color="auto"/>
            <w:left w:val="none" w:sz="0" w:space="0" w:color="auto"/>
            <w:bottom w:val="none" w:sz="0" w:space="0" w:color="auto"/>
            <w:right w:val="none" w:sz="0" w:space="0" w:color="auto"/>
          </w:divBdr>
        </w:div>
        <w:div w:id="764961624">
          <w:marLeft w:val="640"/>
          <w:marRight w:val="0"/>
          <w:marTop w:val="0"/>
          <w:marBottom w:val="0"/>
          <w:divBdr>
            <w:top w:val="none" w:sz="0" w:space="0" w:color="auto"/>
            <w:left w:val="none" w:sz="0" w:space="0" w:color="auto"/>
            <w:bottom w:val="none" w:sz="0" w:space="0" w:color="auto"/>
            <w:right w:val="none" w:sz="0" w:space="0" w:color="auto"/>
          </w:divBdr>
        </w:div>
        <w:div w:id="665283234">
          <w:marLeft w:val="640"/>
          <w:marRight w:val="0"/>
          <w:marTop w:val="0"/>
          <w:marBottom w:val="0"/>
          <w:divBdr>
            <w:top w:val="none" w:sz="0" w:space="0" w:color="auto"/>
            <w:left w:val="none" w:sz="0" w:space="0" w:color="auto"/>
            <w:bottom w:val="none" w:sz="0" w:space="0" w:color="auto"/>
            <w:right w:val="none" w:sz="0" w:space="0" w:color="auto"/>
          </w:divBdr>
        </w:div>
        <w:div w:id="643120642">
          <w:marLeft w:val="640"/>
          <w:marRight w:val="0"/>
          <w:marTop w:val="0"/>
          <w:marBottom w:val="0"/>
          <w:divBdr>
            <w:top w:val="none" w:sz="0" w:space="0" w:color="auto"/>
            <w:left w:val="none" w:sz="0" w:space="0" w:color="auto"/>
            <w:bottom w:val="none" w:sz="0" w:space="0" w:color="auto"/>
            <w:right w:val="none" w:sz="0" w:space="0" w:color="auto"/>
          </w:divBdr>
        </w:div>
        <w:div w:id="2017343922">
          <w:marLeft w:val="640"/>
          <w:marRight w:val="0"/>
          <w:marTop w:val="0"/>
          <w:marBottom w:val="0"/>
          <w:divBdr>
            <w:top w:val="none" w:sz="0" w:space="0" w:color="auto"/>
            <w:left w:val="none" w:sz="0" w:space="0" w:color="auto"/>
            <w:bottom w:val="none" w:sz="0" w:space="0" w:color="auto"/>
            <w:right w:val="none" w:sz="0" w:space="0" w:color="auto"/>
          </w:divBdr>
        </w:div>
        <w:div w:id="397553773">
          <w:marLeft w:val="640"/>
          <w:marRight w:val="0"/>
          <w:marTop w:val="0"/>
          <w:marBottom w:val="0"/>
          <w:divBdr>
            <w:top w:val="none" w:sz="0" w:space="0" w:color="auto"/>
            <w:left w:val="none" w:sz="0" w:space="0" w:color="auto"/>
            <w:bottom w:val="none" w:sz="0" w:space="0" w:color="auto"/>
            <w:right w:val="none" w:sz="0" w:space="0" w:color="auto"/>
          </w:divBdr>
        </w:div>
      </w:divsChild>
    </w:div>
    <w:div w:id="889070057">
      <w:marLeft w:val="640"/>
      <w:marRight w:val="0"/>
      <w:marTop w:val="0"/>
      <w:marBottom w:val="0"/>
      <w:divBdr>
        <w:top w:val="none" w:sz="0" w:space="0" w:color="auto"/>
        <w:left w:val="none" w:sz="0" w:space="0" w:color="auto"/>
        <w:bottom w:val="none" w:sz="0" w:space="0" w:color="auto"/>
        <w:right w:val="none" w:sz="0" w:space="0" w:color="auto"/>
      </w:divBdr>
    </w:div>
    <w:div w:id="889995656">
      <w:marLeft w:val="0"/>
      <w:marRight w:val="0"/>
      <w:marTop w:val="0"/>
      <w:marBottom w:val="0"/>
      <w:divBdr>
        <w:top w:val="none" w:sz="0" w:space="0" w:color="auto"/>
        <w:left w:val="none" w:sz="0" w:space="0" w:color="auto"/>
        <w:bottom w:val="none" w:sz="0" w:space="0" w:color="auto"/>
        <w:right w:val="none" w:sz="0" w:space="0" w:color="auto"/>
      </w:divBdr>
    </w:div>
    <w:div w:id="890116325">
      <w:marLeft w:val="640"/>
      <w:marRight w:val="0"/>
      <w:marTop w:val="0"/>
      <w:marBottom w:val="0"/>
      <w:divBdr>
        <w:top w:val="none" w:sz="0" w:space="0" w:color="auto"/>
        <w:left w:val="none" w:sz="0" w:space="0" w:color="auto"/>
        <w:bottom w:val="none" w:sz="0" w:space="0" w:color="auto"/>
        <w:right w:val="none" w:sz="0" w:space="0" w:color="auto"/>
      </w:divBdr>
    </w:div>
    <w:div w:id="890262863">
      <w:marLeft w:val="640"/>
      <w:marRight w:val="0"/>
      <w:marTop w:val="0"/>
      <w:marBottom w:val="0"/>
      <w:divBdr>
        <w:top w:val="none" w:sz="0" w:space="0" w:color="auto"/>
        <w:left w:val="none" w:sz="0" w:space="0" w:color="auto"/>
        <w:bottom w:val="none" w:sz="0" w:space="0" w:color="auto"/>
        <w:right w:val="none" w:sz="0" w:space="0" w:color="auto"/>
      </w:divBdr>
    </w:div>
    <w:div w:id="892815378">
      <w:bodyDiv w:val="1"/>
      <w:marLeft w:val="0"/>
      <w:marRight w:val="0"/>
      <w:marTop w:val="0"/>
      <w:marBottom w:val="0"/>
      <w:divBdr>
        <w:top w:val="none" w:sz="0" w:space="0" w:color="auto"/>
        <w:left w:val="none" w:sz="0" w:space="0" w:color="auto"/>
        <w:bottom w:val="none" w:sz="0" w:space="0" w:color="auto"/>
        <w:right w:val="none" w:sz="0" w:space="0" w:color="auto"/>
      </w:divBdr>
      <w:divsChild>
        <w:div w:id="2027442563">
          <w:marLeft w:val="640"/>
          <w:marRight w:val="0"/>
          <w:marTop w:val="0"/>
          <w:marBottom w:val="0"/>
          <w:divBdr>
            <w:top w:val="none" w:sz="0" w:space="0" w:color="auto"/>
            <w:left w:val="none" w:sz="0" w:space="0" w:color="auto"/>
            <w:bottom w:val="none" w:sz="0" w:space="0" w:color="auto"/>
            <w:right w:val="none" w:sz="0" w:space="0" w:color="auto"/>
          </w:divBdr>
        </w:div>
        <w:div w:id="1858151042">
          <w:marLeft w:val="640"/>
          <w:marRight w:val="0"/>
          <w:marTop w:val="0"/>
          <w:marBottom w:val="0"/>
          <w:divBdr>
            <w:top w:val="none" w:sz="0" w:space="0" w:color="auto"/>
            <w:left w:val="none" w:sz="0" w:space="0" w:color="auto"/>
            <w:bottom w:val="none" w:sz="0" w:space="0" w:color="auto"/>
            <w:right w:val="none" w:sz="0" w:space="0" w:color="auto"/>
          </w:divBdr>
        </w:div>
        <w:div w:id="2032872434">
          <w:marLeft w:val="640"/>
          <w:marRight w:val="0"/>
          <w:marTop w:val="0"/>
          <w:marBottom w:val="0"/>
          <w:divBdr>
            <w:top w:val="none" w:sz="0" w:space="0" w:color="auto"/>
            <w:left w:val="none" w:sz="0" w:space="0" w:color="auto"/>
            <w:bottom w:val="none" w:sz="0" w:space="0" w:color="auto"/>
            <w:right w:val="none" w:sz="0" w:space="0" w:color="auto"/>
          </w:divBdr>
        </w:div>
        <w:div w:id="186456228">
          <w:marLeft w:val="640"/>
          <w:marRight w:val="0"/>
          <w:marTop w:val="0"/>
          <w:marBottom w:val="0"/>
          <w:divBdr>
            <w:top w:val="none" w:sz="0" w:space="0" w:color="auto"/>
            <w:left w:val="none" w:sz="0" w:space="0" w:color="auto"/>
            <w:bottom w:val="none" w:sz="0" w:space="0" w:color="auto"/>
            <w:right w:val="none" w:sz="0" w:space="0" w:color="auto"/>
          </w:divBdr>
        </w:div>
        <w:div w:id="1105466616">
          <w:marLeft w:val="640"/>
          <w:marRight w:val="0"/>
          <w:marTop w:val="0"/>
          <w:marBottom w:val="0"/>
          <w:divBdr>
            <w:top w:val="none" w:sz="0" w:space="0" w:color="auto"/>
            <w:left w:val="none" w:sz="0" w:space="0" w:color="auto"/>
            <w:bottom w:val="none" w:sz="0" w:space="0" w:color="auto"/>
            <w:right w:val="none" w:sz="0" w:space="0" w:color="auto"/>
          </w:divBdr>
        </w:div>
        <w:div w:id="281497370">
          <w:marLeft w:val="640"/>
          <w:marRight w:val="0"/>
          <w:marTop w:val="0"/>
          <w:marBottom w:val="0"/>
          <w:divBdr>
            <w:top w:val="none" w:sz="0" w:space="0" w:color="auto"/>
            <w:left w:val="none" w:sz="0" w:space="0" w:color="auto"/>
            <w:bottom w:val="none" w:sz="0" w:space="0" w:color="auto"/>
            <w:right w:val="none" w:sz="0" w:space="0" w:color="auto"/>
          </w:divBdr>
        </w:div>
        <w:div w:id="1879857290">
          <w:marLeft w:val="640"/>
          <w:marRight w:val="0"/>
          <w:marTop w:val="0"/>
          <w:marBottom w:val="0"/>
          <w:divBdr>
            <w:top w:val="none" w:sz="0" w:space="0" w:color="auto"/>
            <w:left w:val="none" w:sz="0" w:space="0" w:color="auto"/>
            <w:bottom w:val="none" w:sz="0" w:space="0" w:color="auto"/>
            <w:right w:val="none" w:sz="0" w:space="0" w:color="auto"/>
          </w:divBdr>
        </w:div>
        <w:div w:id="1371492471">
          <w:marLeft w:val="640"/>
          <w:marRight w:val="0"/>
          <w:marTop w:val="0"/>
          <w:marBottom w:val="0"/>
          <w:divBdr>
            <w:top w:val="none" w:sz="0" w:space="0" w:color="auto"/>
            <w:left w:val="none" w:sz="0" w:space="0" w:color="auto"/>
            <w:bottom w:val="none" w:sz="0" w:space="0" w:color="auto"/>
            <w:right w:val="none" w:sz="0" w:space="0" w:color="auto"/>
          </w:divBdr>
        </w:div>
        <w:div w:id="1580359213">
          <w:marLeft w:val="640"/>
          <w:marRight w:val="0"/>
          <w:marTop w:val="0"/>
          <w:marBottom w:val="0"/>
          <w:divBdr>
            <w:top w:val="none" w:sz="0" w:space="0" w:color="auto"/>
            <w:left w:val="none" w:sz="0" w:space="0" w:color="auto"/>
            <w:bottom w:val="none" w:sz="0" w:space="0" w:color="auto"/>
            <w:right w:val="none" w:sz="0" w:space="0" w:color="auto"/>
          </w:divBdr>
        </w:div>
        <w:div w:id="356739776">
          <w:marLeft w:val="640"/>
          <w:marRight w:val="0"/>
          <w:marTop w:val="0"/>
          <w:marBottom w:val="0"/>
          <w:divBdr>
            <w:top w:val="none" w:sz="0" w:space="0" w:color="auto"/>
            <w:left w:val="none" w:sz="0" w:space="0" w:color="auto"/>
            <w:bottom w:val="none" w:sz="0" w:space="0" w:color="auto"/>
            <w:right w:val="none" w:sz="0" w:space="0" w:color="auto"/>
          </w:divBdr>
        </w:div>
        <w:div w:id="1356613211">
          <w:marLeft w:val="640"/>
          <w:marRight w:val="0"/>
          <w:marTop w:val="0"/>
          <w:marBottom w:val="0"/>
          <w:divBdr>
            <w:top w:val="none" w:sz="0" w:space="0" w:color="auto"/>
            <w:left w:val="none" w:sz="0" w:space="0" w:color="auto"/>
            <w:bottom w:val="none" w:sz="0" w:space="0" w:color="auto"/>
            <w:right w:val="none" w:sz="0" w:space="0" w:color="auto"/>
          </w:divBdr>
        </w:div>
        <w:div w:id="1143084515">
          <w:marLeft w:val="640"/>
          <w:marRight w:val="0"/>
          <w:marTop w:val="0"/>
          <w:marBottom w:val="0"/>
          <w:divBdr>
            <w:top w:val="none" w:sz="0" w:space="0" w:color="auto"/>
            <w:left w:val="none" w:sz="0" w:space="0" w:color="auto"/>
            <w:bottom w:val="none" w:sz="0" w:space="0" w:color="auto"/>
            <w:right w:val="none" w:sz="0" w:space="0" w:color="auto"/>
          </w:divBdr>
        </w:div>
        <w:div w:id="399713227">
          <w:marLeft w:val="640"/>
          <w:marRight w:val="0"/>
          <w:marTop w:val="0"/>
          <w:marBottom w:val="0"/>
          <w:divBdr>
            <w:top w:val="none" w:sz="0" w:space="0" w:color="auto"/>
            <w:left w:val="none" w:sz="0" w:space="0" w:color="auto"/>
            <w:bottom w:val="none" w:sz="0" w:space="0" w:color="auto"/>
            <w:right w:val="none" w:sz="0" w:space="0" w:color="auto"/>
          </w:divBdr>
        </w:div>
        <w:div w:id="388112324">
          <w:marLeft w:val="640"/>
          <w:marRight w:val="0"/>
          <w:marTop w:val="0"/>
          <w:marBottom w:val="0"/>
          <w:divBdr>
            <w:top w:val="none" w:sz="0" w:space="0" w:color="auto"/>
            <w:left w:val="none" w:sz="0" w:space="0" w:color="auto"/>
            <w:bottom w:val="none" w:sz="0" w:space="0" w:color="auto"/>
            <w:right w:val="none" w:sz="0" w:space="0" w:color="auto"/>
          </w:divBdr>
        </w:div>
        <w:div w:id="786319639">
          <w:marLeft w:val="640"/>
          <w:marRight w:val="0"/>
          <w:marTop w:val="0"/>
          <w:marBottom w:val="0"/>
          <w:divBdr>
            <w:top w:val="none" w:sz="0" w:space="0" w:color="auto"/>
            <w:left w:val="none" w:sz="0" w:space="0" w:color="auto"/>
            <w:bottom w:val="none" w:sz="0" w:space="0" w:color="auto"/>
            <w:right w:val="none" w:sz="0" w:space="0" w:color="auto"/>
          </w:divBdr>
        </w:div>
        <w:div w:id="1194264546">
          <w:marLeft w:val="640"/>
          <w:marRight w:val="0"/>
          <w:marTop w:val="0"/>
          <w:marBottom w:val="0"/>
          <w:divBdr>
            <w:top w:val="none" w:sz="0" w:space="0" w:color="auto"/>
            <w:left w:val="none" w:sz="0" w:space="0" w:color="auto"/>
            <w:bottom w:val="none" w:sz="0" w:space="0" w:color="auto"/>
            <w:right w:val="none" w:sz="0" w:space="0" w:color="auto"/>
          </w:divBdr>
        </w:div>
        <w:div w:id="1000156572">
          <w:marLeft w:val="640"/>
          <w:marRight w:val="0"/>
          <w:marTop w:val="0"/>
          <w:marBottom w:val="0"/>
          <w:divBdr>
            <w:top w:val="none" w:sz="0" w:space="0" w:color="auto"/>
            <w:left w:val="none" w:sz="0" w:space="0" w:color="auto"/>
            <w:bottom w:val="none" w:sz="0" w:space="0" w:color="auto"/>
            <w:right w:val="none" w:sz="0" w:space="0" w:color="auto"/>
          </w:divBdr>
        </w:div>
        <w:div w:id="659121184">
          <w:marLeft w:val="640"/>
          <w:marRight w:val="0"/>
          <w:marTop w:val="0"/>
          <w:marBottom w:val="0"/>
          <w:divBdr>
            <w:top w:val="none" w:sz="0" w:space="0" w:color="auto"/>
            <w:left w:val="none" w:sz="0" w:space="0" w:color="auto"/>
            <w:bottom w:val="none" w:sz="0" w:space="0" w:color="auto"/>
            <w:right w:val="none" w:sz="0" w:space="0" w:color="auto"/>
          </w:divBdr>
        </w:div>
        <w:div w:id="1399862245">
          <w:marLeft w:val="640"/>
          <w:marRight w:val="0"/>
          <w:marTop w:val="0"/>
          <w:marBottom w:val="0"/>
          <w:divBdr>
            <w:top w:val="none" w:sz="0" w:space="0" w:color="auto"/>
            <w:left w:val="none" w:sz="0" w:space="0" w:color="auto"/>
            <w:bottom w:val="none" w:sz="0" w:space="0" w:color="auto"/>
            <w:right w:val="none" w:sz="0" w:space="0" w:color="auto"/>
          </w:divBdr>
        </w:div>
        <w:div w:id="1543055888">
          <w:marLeft w:val="640"/>
          <w:marRight w:val="0"/>
          <w:marTop w:val="0"/>
          <w:marBottom w:val="0"/>
          <w:divBdr>
            <w:top w:val="none" w:sz="0" w:space="0" w:color="auto"/>
            <w:left w:val="none" w:sz="0" w:space="0" w:color="auto"/>
            <w:bottom w:val="none" w:sz="0" w:space="0" w:color="auto"/>
            <w:right w:val="none" w:sz="0" w:space="0" w:color="auto"/>
          </w:divBdr>
        </w:div>
        <w:div w:id="1030379461">
          <w:marLeft w:val="640"/>
          <w:marRight w:val="0"/>
          <w:marTop w:val="0"/>
          <w:marBottom w:val="0"/>
          <w:divBdr>
            <w:top w:val="none" w:sz="0" w:space="0" w:color="auto"/>
            <w:left w:val="none" w:sz="0" w:space="0" w:color="auto"/>
            <w:bottom w:val="none" w:sz="0" w:space="0" w:color="auto"/>
            <w:right w:val="none" w:sz="0" w:space="0" w:color="auto"/>
          </w:divBdr>
        </w:div>
        <w:div w:id="2041733981">
          <w:marLeft w:val="640"/>
          <w:marRight w:val="0"/>
          <w:marTop w:val="0"/>
          <w:marBottom w:val="0"/>
          <w:divBdr>
            <w:top w:val="none" w:sz="0" w:space="0" w:color="auto"/>
            <w:left w:val="none" w:sz="0" w:space="0" w:color="auto"/>
            <w:bottom w:val="none" w:sz="0" w:space="0" w:color="auto"/>
            <w:right w:val="none" w:sz="0" w:space="0" w:color="auto"/>
          </w:divBdr>
        </w:div>
        <w:div w:id="203834003">
          <w:marLeft w:val="640"/>
          <w:marRight w:val="0"/>
          <w:marTop w:val="0"/>
          <w:marBottom w:val="0"/>
          <w:divBdr>
            <w:top w:val="none" w:sz="0" w:space="0" w:color="auto"/>
            <w:left w:val="none" w:sz="0" w:space="0" w:color="auto"/>
            <w:bottom w:val="none" w:sz="0" w:space="0" w:color="auto"/>
            <w:right w:val="none" w:sz="0" w:space="0" w:color="auto"/>
          </w:divBdr>
        </w:div>
        <w:div w:id="255406290">
          <w:marLeft w:val="640"/>
          <w:marRight w:val="0"/>
          <w:marTop w:val="0"/>
          <w:marBottom w:val="0"/>
          <w:divBdr>
            <w:top w:val="none" w:sz="0" w:space="0" w:color="auto"/>
            <w:left w:val="none" w:sz="0" w:space="0" w:color="auto"/>
            <w:bottom w:val="none" w:sz="0" w:space="0" w:color="auto"/>
            <w:right w:val="none" w:sz="0" w:space="0" w:color="auto"/>
          </w:divBdr>
        </w:div>
        <w:div w:id="1639073743">
          <w:marLeft w:val="640"/>
          <w:marRight w:val="0"/>
          <w:marTop w:val="0"/>
          <w:marBottom w:val="0"/>
          <w:divBdr>
            <w:top w:val="none" w:sz="0" w:space="0" w:color="auto"/>
            <w:left w:val="none" w:sz="0" w:space="0" w:color="auto"/>
            <w:bottom w:val="none" w:sz="0" w:space="0" w:color="auto"/>
            <w:right w:val="none" w:sz="0" w:space="0" w:color="auto"/>
          </w:divBdr>
        </w:div>
        <w:div w:id="1925802683">
          <w:marLeft w:val="640"/>
          <w:marRight w:val="0"/>
          <w:marTop w:val="0"/>
          <w:marBottom w:val="0"/>
          <w:divBdr>
            <w:top w:val="none" w:sz="0" w:space="0" w:color="auto"/>
            <w:left w:val="none" w:sz="0" w:space="0" w:color="auto"/>
            <w:bottom w:val="none" w:sz="0" w:space="0" w:color="auto"/>
            <w:right w:val="none" w:sz="0" w:space="0" w:color="auto"/>
          </w:divBdr>
        </w:div>
        <w:div w:id="491875858">
          <w:marLeft w:val="640"/>
          <w:marRight w:val="0"/>
          <w:marTop w:val="0"/>
          <w:marBottom w:val="0"/>
          <w:divBdr>
            <w:top w:val="none" w:sz="0" w:space="0" w:color="auto"/>
            <w:left w:val="none" w:sz="0" w:space="0" w:color="auto"/>
            <w:bottom w:val="none" w:sz="0" w:space="0" w:color="auto"/>
            <w:right w:val="none" w:sz="0" w:space="0" w:color="auto"/>
          </w:divBdr>
        </w:div>
        <w:div w:id="1801994615">
          <w:marLeft w:val="640"/>
          <w:marRight w:val="0"/>
          <w:marTop w:val="0"/>
          <w:marBottom w:val="0"/>
          <w:divBdr>
            <w:top w:val="none" w:sz="0" w:space="0" w:color="auto"/>
            <w:left w:val="none" w:sz="0" w:space="0" w:color="auto"/>
            <w:bottom w:val="none" w:sz="0" w:space="0" w:color="auto"/>
            <w:right w:val="none" w:sz="0" w:space="0" w:color="auto"/>
          </w:divBdr>
        </w:div>
        <w:div w:id="1544514782">
          <w:marLeft w:val="640"/>
          <w:marRight w:val="0"/>
          <w:marTop w:val="0"/>
          <w:marBottom w:val="0"/>
          <w:divBdr>
            <w:top w:val="none" w:sz="0" w:space="0" w:color="auto"/>
            <w:left w:val="none" w:sz="0" w:space="0" w:color="auto"/>
            <w:bottom w:val="none" w:sz="0" w:space="0" w:color="auto"/>
            <w:right w:val="none" w:sz="0" w:space="0" w:color="auto"/>
          </w:divBdr>
        </w:div>
        <w:div w:id="875433210">
          <w:marLeft w:val="640"/>
          <w:marRight w:val="0"/>
          <w:marTop w:val="0"/>
          <w:marBottom w:val="0"/>
          <w:divBdr>
            <w:top w:val="none" w:sz="0" w:space="0" w:color="auto"/>
            <w:left w:val="none" w:sz="0" w:space="0" w:color="auto"/>
            <w:bottom w:val="none" w:sz="0" w:space="0" w:color="auto"/>
            <w:right w:val="none" w:sz="0" w:space="0" w:color="auto"/>
          </w:divBdr>
        </w:div>
        <w:div w:id="1668249386">
          <w:marLeft w:val="640"/>
          <w:marRight w:val="0"/>
          <w:marTop w:val="0"/>
          <w:marBottom w:val="0"/>
          <w:divBdr>
            <w:top w:val="none" w:sz="0" w:space="0" w:color="auto"/>
            <w:left w:val="none" w:sz="0" w:space="0" w:color="auto"/>
            <w:bottom w:val="none" w:sz="0" w:space="0" w:color="auto"/>
            <w:right w:val="none" w:sz="0" w:space="0" w:color="auto"/>
          </w:divBdr>
        </w:div>
        <w:div w:id="1135875491">
          <w:marLeft w:val="640"/>
          <w:marRight w:val="0"/>
          <w:marTop w:val="0"/>
          <w:marBottom w:val="0"/>
          <w:divBdr>
            <w:top w:val="none" w:sz="0" w:space="0" w:color="auto"/>
            <w:left w:val="none" w:sz="0" w:space="0" w:color="auto"/>
            <w:bottom w:val="none" w:sz="0" w:space="0" w:color="auto"/>
            <w:right w:val="none" w:sz="0" w:space="0" w:color="auto"/>
          </w:divBdr>
        </w:div>
        <w:div w:id="842160858">
          <w:marLeft w:val="640"/>
          <w:marRight w:val="0"/>
          <w:marTop w:val="0"/>
          <w:marBottom w:val="0"/>
          <w:divBdr>
            <w:top w:val="none" w:sz="0" w:space="0" w:color="auto"/>
            <w:left w:val="none" w:sz="0" w:space="0" w:color="auto"/>
            <w:bottom w:val="none" w:sz="0" w:space="0" w:color="auto"/>
            <w:right w:val="none" w:sz="0" w:space="0" w:color="auto"/>
          </w:divBdr>
        </w:div>
        <w:div w:id="193428226">
          <w:marLeft w:val="640"/>
          <w:marRight w:val="0"/>
          <w:marTop w:val="0"/>
          <w:marBottom w:val="0"/>
          <w:divBdr>
            <w:top w:val="none" w:sz="0" w:space="0" w:color="auto"/>
            <w:left w:val="none" w:sz="0" w:space="0" w:color="auto"/>
            <w:bottom w:val="none" w:sz="0" w:space="0" w:color="auto"/>
            <w:right w:val="none" w:sz="0" w:space="0" w:color="auto"/>
          </w:divBdr>
        </w:div>
        <w:div w:id="1760105007">
          <w:marLeft w:val="640"/>
          <w:marRight w:val="0"/>
          <w:marTop w:val="0"/>
          <w:marBottom w:val="0"/>
          <w:divBdr>
            <w:top w:val="none" w:sz="0" w:space="0" w:color="auto"/>
            <w:left w:val="none" w:sz="0" w:space="0" w:color="auto"/>
            <w:bottom w:val="none" w:sz="0" w:space="0" w:color="auto"/>
            <w:right w:val="none" w:sz="0" w:space="0" w:color="auto"/>
          </w:divBdr>
        </w:div>
        <w:div w:id="1656029526">
          <w:marLeft w:val="640"/>
          <w:marRight w:val="0"/>
          <w:marTop w:val="0"/>
          <w:marBottom w:val="0"/>
          <w:divBdr>
            <w:top w:val="none" w:sz="0" w:space="0" w:color="auto"/>
            <w:left w:val="none" w:sz="0" w:space="0" w:color="auto"/>
            <w:bottom w:val="none" w:sz="0" w:space="0" w:color="auto"/>
            <w:right w:val="none" w:sz="0" w:space="0" w:color="auto"/>
          </w:divBdr>
        </w:div>
        <w:div w:id="983780860">
          <w:marLeft w:val="640"/>
          <w:marRight w:val="0"/>
          <w:marTop w:val="0"/>
          <w:marBottom w:val="0"/>
          <w:divBdr>
            <w:top w:val="none" w:sz="0" w:space="0" w:color="auto"/>
            <w:left w:val="none" w:sz="0" w:space="0" w:color="auto"/>
            <w:bottom w:val="none" w:sz="0" w:space="0" w:color="auto"/>
            <w:right w:val="none" w:sz="0" w:space="0" w:color="auto"/>
          </w:divBdr>
        </w:div>
        <w:div w:id="648562247">
          <w:marLeft w:val="640"/>
          <w:marRight w:val="0"/>
          <w:marTop w:val="0"/>
          <w:marBottom w:val="0"/>
          <w:divBdr>
            <w:top w:val="none" w:sz="0" w:space="0" w:color="auto"/>
            <w:left w:val="none" w:sz="0" w:space="0" w:color="auto"/>
            <w:bottom w:val="none" w:sz="0" w:space="0" w:color="auto"/>
            <w:right w:val="none" w:sz="0" w:space="0" w:color="auto"/>
          </w:divBdr>
        </w:div>
        <w:div w:id="2020304942">
          <w:marLeft w:val="640"/>
          <w:marRight w:val="0"/>
          <w:marTop w:val="0"/>
          <w:marBottom w:val="0"/>
          <w:divBdr>
            <w:top w:val="none" w:sz="0" w:space="0" w:color="auto"/>
            <w:left w:val="none" w:sz="0" w:space="0" w:color="auto"/>
            <w:bottom w:val="none" w:sz="0" w:space="0" w:color="auto"/>
            <w:right w:val="none" w:sz="0" w:space="0" w:color="auto"/>
          </w:divBdr>
        </w:div>
        <w:div w:id="19168918">
          <w:marLeft w:val="640"/>
          <w:marRight w:val="0"/>
          <w:marTop w:val="0"/>
          <w:marBottom w:val="0"/>
          <w:divBdr>
            <w:top w:val="none" w:sz="0" w:space="0" w:color="auto"/>
            <w:left w:val="none" w:sz="0" w:space="0" w:color="auto"/>
            <w:bottom w:val="none" w:sz="0" w:space="0" w:color="auto"/>
            <w:right w:val="none" w:sz="0" w:space="0" w:color="auto"/>
          </w:divBdr>
        </w:div>
        <w:div w:id="1480416286">
          <w:marLeft w:val="640"/>
          <w:marRight w:val="0"/>
          <w:marTop w:val="0"/>
          <w:marBottom w:val="0"/>
          <w:divBdr>
            <w:top w:val="none" w:sz="0" w:space="0" w:color="auto"/>
            <w:left w:val="none" w:sz="0" w:space="0" w:color="auto"/>
            <w:bottom w:val="none" w:sz="0" w:space="0" w:color="auto"/>
            <w:right w:val="none" w:sz="0" w:space="0" w:color="auto"/>
          </w:divBdr>
        </w:div>
        <w:div w:id="526218304">
          <w:marLeft w:val="640"/>
          <w:marRight w:val="0"/>
          <w:marTop w:val="0"/>
          <w:marBottom w:val="0"/>
          <w:divBdr>
            <w:top w:val="none" w:sz="0" w:space="0" w:color="auto"/>
            <w:left w:val="none" w:sz="0" w:space="0" w:color="auto"/>
            <w:bottom w:val="none" w:sz="0" w:space="0" w:color="auto"/>
            <w:right w:val="none" w:sz="0" w:space="0" w:color="auto"/>
          </w:divBdr>
        </w:div>
        <w:div w:id="1285964490">
          <w:marLeft w:val="640"/>
          <w:marRight w:val="0"/>
          <w:marTop w:val="0"/>
          <w:marBottom w:val="0"/>
          <w:divBdr>
            <w:top w:val="none" w:sz="0" w:space="0" w:color="auto"/>
            <w:left w:val="none" w:sz="0" w:space="0" w:color="auto"/>
            <w:bottom w:val="none" w:sz="0" w:space="0" w:color="auto"/>
            <w:right w:val="none" w:sz="0" w:space="0" w:color="auto"/>
          </w:divBdr>
        </w:div>
        <w:div w:id="617832938">
          <w:marLeft w:val="640"/>
          <w:marRight w:val="0"/>
          <w:marTop w:val="0"/>
          <w:marBottom w:val="0"/>
          <w:divBdr>
            <w:top w:val="none" w:sz="0" w:space="0" w:color="auto"/>
            <w:left w:val="none" w:sz="0" w:space="0" w:color="auto"/>
            <w:bottom w:val="none" w:sz="0" w:space="0" w:color="auto"/>
            <w:right w:val="none" w:sz="0" w:space="0" w:color="auto"/>
          </w:divBdr>
        </w:div>
        <w:div w:id="566771869">
          <w:marLeft w:val="640"/>
          <w:marRight w:val="0"/>
          <w:marTop w:val="0"/>
          <w:marBottom w:val="0"/>
          <w:divBdr>
            <w:top w:val="none" w:sz="0" w:space="0" w:color="auto"/>
            <w:left w:val="none" w:sz="0" w:space="0" w:color="auto"/>
            <w:bottom w:val="none" w:sz="0" w:space="0" w:color="auto"/>
            <w:right w:val="none" w:sz="0" w:space="0" w:color="auto"/>
          </w:divBdr>
        </w:div>
        <w:div w:id="886180348">
          <w:marLeft w:val="640"/>
          <w:marRight w:val="0"/>
          <w:marTop w:val="0"/>
          <w:marBottom w:val="0"/>
          <w:divBdr>
            <w:top w:val="none" w:sz="0" w:space="0" w:color="auto"/>
            <w:left w:val="none" w:sz="0" w:space="0" w:color="auto"/>
            <w:bottom w:val="none" w:sz="0" w:space="0" w:color="auto"/>
            <w:right w:val="none" w:sz="0" w:space="0" w:color="auto"/>
          </w:divBdr>
        </w:div>
        <w:div w:id="465128633">
          <w:marLeft w:val="640"/>
          <w:marRight w:val="0"/>
          <w:marTop w:val="0"/>
          <w:marBottom w:val="0"/>
          <w:divBdr>
            <w:top w:val="none" w:sz="0" w:space="0" w:color="auto"/>
            <w:left w:val="none" w:sz="0" w:space="0" w:color="auto"/>
            <w:bottom w:val="none" w:sz="0" w:space="0" w:color="auto"/>
            <w:right w:val="none" w:sz="0" w:space="0" w:color="auto"/>
          </w:divBdr>
        </w:div>
        <w:div w:id="1764763888">
          <w:marLeft w:val="640"/>
          <w:marRight w:val="0"/>
          <w:marTop w:val="0"/>
          <w:marBottom w:val="0"/>
          <w:divBdr>
            <w:top w:val="none" w:sz="0" w:space="0" w:color="auto"/>
            <w:left w:val="none" w:sz="0" w:space="0" w:color="auto"/>
            <w:bottom w:val="none" w:sz="0" w:space="0" w:color="auto"/>
            <w:right w:val="none" w:sz="0" w:space="0" w:color="auto"/>
          </w:divBdr>
        </w:div>
        <w:div w:id="249120452">
          <w:marLeft w:val="640"/>
          <w:marRight w:val="0"/>
          <w:marTop w:val="0"/>
          <w:marBottom w:val="0"/>
          <w:divBdr>
            <w:top w:val="none" w:sz="0" w:space="0" w:color="auto"/>
            <w:left w:val="none" w:sz="0" w:space="0" w:color="auto"/>
            <w:bottom w:val="none" w:sz="0" w:space="0" w:color="auto"/>
            <w:right w:val="none" w:sz="0" w:space="0" w:color="auto"/>
          </w:divBdr>
        </w:div>
        <w:div w:id="413092037">
          <w:marLeft w:val="640"/>
          <w:marRight w:val="0"/>
          <w:marTop w:val="0"/>
          <w:marBottom w:val="0"/>
          <w:divBdr>
            <w:top w:val="none" w:sz="0" w:space="0" w:color="auto"/>
            <w:left w:val="none" w:sz="0" w:space="0" w:color="auto"/>
            <w:bottom w:val="none" w:sz="0" w:space="0" w:color="auto"/>
            <w:right w:val="none" w:sz="0" w:space="0" w:color="auto"/>
          </w:divBdr>
        </w:div>
        <w:div w:id="1869372474">
          <w:marLeft w:val="640"/>
          <w:marRight w:val="0"/>
          <w:marTop w:val="0"/>
          <w:marBottom w:val="0"/>
          <w:divBdr>
            <w:top w:val="none" w:sz="0" w:space="0" w:color="auto"/>
            <w:left w:val="none" w:sz="0" w:space="0" w:color="auto"/>
            <w:bottom w:val="none" w:sz="0" w:space="0" w:color="auto"/>
            <w:right w:val="none" w:sz="0" w:space="0" w:color="auto"/>
          </w:divBdr>
        </w:div>
      </w:divsChild>
    </w:div>
    <w:div w:id="893278009">
      <w:marLeft w:val="640"/>
      <w:marRight w:val="0"/>
      <w:marTop w:val="0"/>
      <w:marBottom w:val="0"/>
      <w:divBdr>
        <w:top w:val="none" w:sz="0" w:space="0" w:color="auto"/>
        <w:left w:val="none" w:sz="0" w:space="0" w:color="auto"/>
        <w:bottom w:val="none" w:sz="0" w:space="0" w:color="auto"/>
        <w:right w:val="none" w:sz="0" w:space="0" w:color="auto"/>
      </w:divBdr>
    </w:div>
    <w:div w:id="896207351">
      <w:marLeft w:val="640"/>
      <w:marRight w:val="0"/>
      <w:marTop w:val="0"/>
      <w:marBottom w:val="0"/>
      <w:divBdr>
        <w:top w:val="none" w:sz="0" w:space="0" w:color="auto"/>
        <w:left w:val="none" w:sz="0" w:space="0" w:color="auto"/>
        <w:bottom w:val="none" w:sz="0" w:space="0" w:color="auto"/>
        <w:right w:val="none" w:sz="0" w:space="0" w:color="auto"/>
      </w:divBdr>
    </w:div>
    <w:div w:id="896624539">
      <w:bodyDiv w:val="1"/>
      <w:marLeft w:val="0"/>
      <w:marRight w:val="0"/>
      <w:marTop w:val="0"/>
      <w:marBottom w:val="0"/>
      <w:divBdr>
        <w:top w:val="none" w:sz="0" w:space="0" w:color="auto"/>
        <w:left w:val="none" w:sz="0" w:space="0" w:color="auto"/>
        <w:bottom w:val="none" w:sz="0" w:space="0" w:color="auto"/>
        <w:right w:val="none" w:sz="0" w:space="0" w:color="auto"/>
      </w:divBdr>
      <w:divsChild>
        <w:div w:id="1778330015">
          <w:marLeft w:val="640"/>
          <w:marRight w:val="0"/>
          <w:marTop w:val="0"/>
          <w:marBottom w:val="0"/>
          <w:divBdr>
            <w:top w:val="none" w:sz="0" w:space="0" w:color="auto"/>
            <w:left w:val="none" w:sz="0" w:space="0" w:color="auto"/>
            <w:bottom w:val="none" w:sz="0" w:space="0" w:color="auto"/>
            <w:right w:val="none" w:sz="0" w:space="0" w:color="auto"/>
          </w:divBdr>
        </w:div>
        <w:div w:id="388456398">
          <w:marLeft w:val="640"/>
          <w:marRight w:val="0"/>
          <w:marTop w:val="0"/>
          <w:marBottom w:val="0"/>
          <w:divBdr>
            <w:top w:val="none" w:sz="0" w:space="0" w:color="auto"/>
            <w:left w:val="none" w:sz="0" w:space="0" w:color="auto"/>
            <w:bottom w:val="none" w:sz="0" w:space="0" w:color="auto"/>
            <w:right w:val="none" w:sz="0" w:space="0" w:color="auto"/>
          </w:divBdr>
        </w:div>
        <w:div w:id="1371764996">
          <w:marLeft w:val="640"/>
          <w:marRight w:val="0"/>
          <w:marTop w:val="0"/>
          <w:marBottom w:val="0"/>
          <w:divBdr>
            <w:top w:val="none" w:sz="0" w:space="0" w:color="auto"/>
            <w:left w:val="none" w:sz="0" w:space="0" w:color="auto"/>
            <w:bottom w:val="none" w:sz="0" w:space="0" w:color="auto"/>
            <w:right w:val="none" w:sz="0" w:space="0" w:color="auto"/>
          </w:divBdr>
        </w:div>
        <w:div w:id="492718239">
          <w:marLeft w:val="640"/>
          <w:marRight w:val="0"/>
          <w:marTop w:val="0"/>
          <w:marBottom w:val="0"/>
          <w:divBdr>
            <w:top w:val="none" w:sz="0" w:space="0" w:color="auto"/>
            <w:left w:val="none" w:sz="0" w:space="0" w:color="auto"/>
            <w:bottom w:val="none" w:sz="0" w:space="0" w:color="auto"/>
            <w:right w:val="none" w:sz="0" w:space="0" w:color="auto"/>
          </w:divBdr>
        </w:div>
        <w:div w:id="532958203">
          <w:marLeft w:val="640"/>
          <w:marRight w:val="0"/>
          <w:marTop w:val="0"/>
          <w:marBottom w:val="0"/>
          <w:divBdr>
            <w:top w:val="none" w:sz="0" w:space="0" w:color="auto"/>
            <w:left w:val="none" w:sz="0" w:space="0" w:color="auto"/>
            <w:bottom w:val="none" w:sz="0" w:space="0" w:color="auto"/>
            <w:right w:val="none" w:sz="0" w:space="0" w:color="auto"/>
          </w:divBdr>
        </w:div>
        <w:div w:id="1937008912">
          <w:marLeft w:val="640"/>
          <w:marRight w:val="0"/>
          <w:marTop w:val="0"/>
          <w:marBottom w:val="0"/>
          <w:divBdr>
            <w:top w:val="none" w:sz="0" w:space="0" w:color="auto"/>
            <w:left w:val="none" w:sz="0" w:space="0" w:color="auto"/>
            <w:bottom w:val="none" w:sz="0" w:space="0" w:color="auto"/>
            <w:right w:val="none" w:sz="0" w:space="0" w:color="auto"/>
          </w:divBdr>
        </w:div>
        <w:div w:id="871771504">
          <w:marLeft w:val="640"/>
          <w:marRight w:val="0"/>
          <w:marTop w:val="0"/>
          <w:marBottom w:val="0"/>
          <w:divBdr>
            <w:top w:val="none" w:sz="0" w:space="0" w:color="auto"/>
            <w:left w:val="none" w:sz="0" w:space="0" w:color="auto"/>
            <w:bottom w:val="none" w:sz="0" w:space="0" w:color="auto"/>
            <w:right w:val="none" w:sz="0" w:space="0" w:color="auto"/>
          </w:divBdr>
        </w:div>
        <w:div w:id="1692492176">
          <w:marLeft w:val="640"/>
          <w:marRight w:val="0"/>
          <w:marTop w:val="0"/>
          <w:marBottom w:val="0"/>
          <w:divBdr>
            <w:top w:val="none" w:sz="0" w:space="0" w:color="auto"/>
            <w:left w:val="none" w:sz="0" w:space="0" w:color="auto"/>
            <w:bottom w:val="none" w:sz="0" w:space="0" w:color="auto"/>
            <w:right w:val="none" w:sz="0" w:space="0" w:color="auto"/>
          </w:divBdr>
        </w:div>
        <w:div w:id="1863350642">
          <w:marLeft w:val="640"/>
          <w:marRight w:val="0"/>
          <w:marTop w:val="0"/>
          <w:marBottom w:val="0"/>
          <w:divBdr>
            <w:top w:val="none" w:sz="0" w:space="0" w:color="auto"/>
            <w:left w:val="none" w:sz="0" w:space="0" w:color="auto"/>
            <w:bottom w:val="none" w:sz="0" w:space="0" w:color="auto"/>
            <w:right w:val="none" w:sz="0" w:space="0" w:color="auto"/>
          </w:divBdr>
        </w:div>
        <w:div w:id="939220499">
          <w:marLeft w:val="640"/>
          <w:marRight w:val="0"/>
          <w:marTop w:val="0"/>
          <w:marBottom w:val="0"/>
          <w:divBdr>
            <w:top w:val="none" w:sz="0" w:space="0" w:color="auto"/>
            <w:left w:val="none" w:sz="0" w:space="0" w:color="auto"/>
            <w:bottom w:val="none" w:sz="0" w:space="0" w:color="auto"/>
            <w:right w:val="none" w:sz="0" w:space="0" w:color="auto"/>
          </w:divBdr>
        </w:div>
        <w:div w:id="913902435">
          <w:marLeft w:val="640"/>
          <w:marRight w:val="0"/>
          <w:marTop w:val="0"/>
          <w:marBottom w:val="0"/>
          <w:divBdr>
            <w:top w:val="none" w:sz="0" w:space="0" w:color="auto"/>
            <w:left w:val="none" w:sz="0" w:space="0" w:color="auto"/>
            <w:bottom w:val="none" w:sz="0" w:space="0" w:color="auto"/>
            <w:right w:val="none" w:sz="0" w:space="0" w:color="auto"/>
          </w:divBdr>
        </w:div>
        <w:div w:id="795559666">
          <w:marLeft w:val="640"/>
          <w:marRight w:val="0"/>
          <w:marTop w:val="0"/>
          <w:marBottom w:val="0"/>
          <w:divBdr>
            <w:top w:val="none" w:sz="0" w:space="0" w:color="auto"/>
            <w:left w:val="none" w:sz="0" w:space="0" w:color="auto"/>
            <w:bottom w:val="none" w:sz="0" w:space="0" w:color="auto"/>
            <w:right w:val="none" w:sz="0" w:space="0" w:color="auto"/>
          </w:divBdr>
        </w:div>
        <w:div w:id="1329485190">
          <w:marLeft w:val="640"/>
          <w:marRight w:val="0"/>
          <w:marTop w:val="0"/>
          <w:marBottom w:val="0"/>
          <w:divBdr>
            <w:top w:val="none" w:sz="0" w:space="0" w:color="auto"/>
            <w:left w:val="none" w:sz="0" w:space="0" w:color="auto"/>
            <w:bottom w:val="none" w:sz="0" w:space="0" w:color="auto"/>
            <w:right w:val="none" w:sz="0" w:space="0" w:color="auto"/>
          </w:divBdr>
        </w:div>
        <w:div w:id="2132900361">
          <w:marLeft w:val="640"/>
          <w:marRight w:val="0"/>
          <w:marTop w:val="0"/>
          <w:marBottom w:val="0"/>
          <w:divBdr>
            <w:top w:val="none" w:sz="0" w:space="0" w:color="auto"/>
            <w:left w:val="none" w:sz="0" w:space="0" w:color="auto"/>
            <w:bottom w:val="none" w:sz="0" w:space="0" w:color="auto"/>
            <w:right w:val="none" w:sz="0" w:space="0" w:color="auto"/>
          </w:divBdr>
        </w:div>
        <w:div w:id="1597128095">
          <w:marLeft w:val="640"/>
          <w:marRight w:val="0"/>
          <w:marTop w:val="0"/>
          <w:marBottom w:val="0"/>
          <w:divBdr>
            <w:top w:val="none" w:sz="0" w:space="0" w:color="auto"/>
            <w:left w:val="none" w:sz="0" w:space="0" w:color="auto"/>
            <w:bottom w:val="none" w:sz="0" w:space="0" w:color="auto"/>
            <w:right w:val="none" w:sz="0" w:space="0" w:color="auto"/>
          </w:divBdr>
        </w:div>
        <w:div w:id="1426681728">
          <w:marLeft w:val="640"/>
          <w:marRight w:val="0"/>
          <w:marTop w:val="0"/>
          <w:marBottom w:val="0"/>
          <w:divBdr>
            <w:top w:val="none" w:sz="0" w:space="0" w:color="auto"/>
            <w:left w:val="none" w:sz="0" w:space="0" w:color="auto"/>
            <w:bottom w:val="none" w:sz="0" w:space="0" w:color="auto"/>
            <w:right w:val="none" w:sz="0" w:space="0" w:color="auto"/>
          </w:divBdr>
        </w:div>
        <w:div w:id="1397318287">
          <w:marLeft w:val="640"/>
          <w:marRight w:val="0"/>
          <w:marTop w:val="0"/>
          <w:marBottom w:val="0"/>
          <w:divBdr>
            <w:top w:val="none" w:sz="0" w:space="0" w:color="auto"/>
            <w:left w:val="none" w:sz="0" w:space="0" w:color="auto"/>
            <w:bottom w:val="none" w:sz="0" w:space="0" w:color="auto"/>
            <w:right w:val="none" w:sz="0" w:space="0" w:color="auto"/>
          </w:divBdr>
        </w:div>
        <w:div w:id="1636443373">
          <w:marLeft w:val="640"/>
          <w:marRight w:val="0"/>
          <w:marTop w:val="0"/>
          <w:marBottom w:val="0"/>
          <w:divBdr>
            <w:top w:val="none" w:sz="0" w:space="0" w:color="auto"/>
            <w:left w:val="none" w:sz="0" w:space="0" w:color="auto"/>
            <w:bottom w:val="none" w:sz="0" w:space="0" w:color="auto"/>
            <w:right w:val="none" w:sz="0" w:space="0" w:color="auto"/>
          </w:divBdr>
        </w:div>
        <w:div w:id="113788831">
          <w:marLeft w:val="640"/>
          <w:marRight w:val="0"/>
          <w:marTop w:val="0"/>
          <w:marBottom w:val="0"/>
          <w:divBdr>
            <w:top w:val="none" w:sz="0" w:space="0" w:color="auto"/>
            <w:left w:val="none" w:sz="0" w:space="0" w:color="auto"/>
            <w:bottom w:val="none" w:sz="0" w:space="0" w:color="auto"/>
            <w:right w:val="none" w:sz="0" w:space="0" w:color="auto"/>
          </w:divBdr>
        </w:div>
        <w:div w:id="156000735">
          <w:marLeft w:val="640"/>
          <w:marRight w:val="0"/>
          <w:marTop w:val="0"/>
          <w:marBottom w:val="0"/>
          <w:divBdr>
            <w:top w:val="none" w:sz="0" w:space="0" w:color="auto"/>
            <w:left w:val="none" w:sz="0" w:space="0" w:color="auto"/>
            <w:bottom w:val="none" w:sz="0" w:space="0" w:color="auto"/>
            <w:right w:val="none" w:sz="0" w:space="0" w:color="auto"/>
          </w:divBdr>
        </w:div>
        <w:div w:id="15885326">
          <w:marLeft w:val="640"/>
          <w:marRight w:val="0"/>
          <w:marTop w:val="0"/>
          <w:marBottom w:val="0"/>
          <w:divBdr>
            <w:top w:val="none" w:sz="0" w:space="0" w:color="auto"/>
            <w:left w:val="none" w:sz="0" w:space="0" w:color="auto"/>
            <w:bottom w:val="none" w:sz="0" w:space="0" w:color="auto"/>
            <w:right w:val="none" w:sz="0" w:space="0" w:color="auto"/>
          </w:divBdr>
        </w:div>
        <w:div w:id="740831504">
          <w:marLeft w:val="640"/>
          <w:marRight w:val="0"/>
          <w:marTop w:val="0"/>
          <w:marBottom w:val="0"/>
          <w:divBdr>
            <w:top w:val="none" w:sz="0" w:space="0" w:color="auto"/>
            <w:left w:val="none" w:sz="0" w:space="0" w:color="auto"/>
            <w:bottom w:val="none" w:sz="0" w:space="0" w:color="auto"/>
            <w:right w:val="none" w:sz="0" w:space="0" w:color="auto"/>
          </w:divBdr>
        </w:div>
        <w:div w:id="1434205109">
          <w:marLeft w:val="640"/>
          <w:marRight w:val="0"/>
          <w:marTop w:val="0"/>
          <w:marBottom w:val="0"/>
          <w:divBdr>
            <w:top w:val="none" w:sz="0" w:space="0" w:color="auto"/>
            <w:left w:val="none" w:sz="0" w:space="0" w:color="auto"/>
            <w:bottom w:val="none" w:sz="0" w:space="0" w:color="auto"/>
            <w:right w:val="none" w:sz="0" w:space="0" w:color="auto"/>
          </w:divBdr>
        </w:div>
        <w:div w:id="456682924">
          <w:marLeft w:val="640"/>
          <w:marRight w:val="0"/>
          <w:marTop w:val="0"/>
          <w:marBottom w:val="0"/>
          <w:divBdr>
            <w:top w:val="none" w:sz="0" w:space="0" w:color="auto"/>
            <w:left w:val="none" w:sz="0" w:space="0" w:color="auto"/>
            <w:bottom w:val="none" w:sz="0" w:space="0" w:color="auto"/>
            <w:right w:val="none" w:sz="0" w:space="0" w:color="auto"/>
          </w:divBdr>
        </w:div>
        <w:div w:id="493886009">
          <w:marLeft w:val="640"/>
          <w:marRight w:val="0"/>
          <w:marTop w:val="0"/>
          <w:marBottom w:val="0"/>
          <w:divBdr>
            <w:top w:val="none" w:sz="0" w:space="0" w:color="auto"/>
            <w:left w:val="none" w:sz="0" w:space="0" w:color="auto"/>
            <w:bottom w:val="none" w:sz="0" w:space="0" w:color="auto"/>
            <w:right w:val="none" w:sz="0" w:space="0" w:color="auto"/>
          </w:divBdr>
        </w:div>
        <w:div w:id="597295242">
          <w:marLeft w:val="640"/>
          <w:marRight w:val="0"/>
          <w:marTop w:val="0"/>
          <w:marBottom w:val="0"/>
          <w:divBdr>
            <w:top w:val="none" w:sz="0" w:space="0" w:color="auto"/>
            <w:left w:val="none" w:sz="0" w:space="0" w:color="auto"/>
            <w:bottom w:val="none" w:sz="0" w:space="0" w:color="auto"/>
            <w:right w:val="none" w:sz="0" w:space="0" w:color="auto"/>
          </w:divBdr>
        </w:div>
        <w:div w:id="1580016040">
          <w:marLeft w:val="640"/>
          <w:marRight w:val="0"/>
          <w:marTop w:val="0"/>
          <w:marBottom w:val="0"/>
          <w:divBdr>
            <w:top w:val="none" w:sz="0" w:space="0" w:color="auto"/>
            <w:left w:val="none" w:sz="0" w:space="0" w:color="auto"/>
            <w:bottom w:val="none" w:sz="0" w:space="0" w:color="auto"/>
            <w:right w:val="none" w:sz="0" w:space="0" w:color="auto"/>
          </w:divBdr>
        </w:div>
        <w:div w:id="237861424">
          <w:marLeft w:val="640"/>
          <w:marRight w:val="0"/>
          <w:marTop w:val="0"/>
          <w:marBottom w:val="0"/>
          <w:divBdr>
            <w:top w:val="none" w:sz="0" w:space="0" w:color="auto"/>
            <w:left w:val="none" w:sz="0" w:space="0" w:color="auto"/>
            <w:bottom w:val="none" w:sz="0" w:space="0" w:color="auto"/>
            <w:right w:val="none" w:sz="0" w:space="0" w:color="auto"/>
          </w:divBdr>
        </w:div>
        <w:div w:id="211892457">
          <w:marLeft w:val="640"/>
          <w:marRight w:val="0"/>
          <w:marTop w:val="0"/>
          <w:marBottom w:val="0"/>
          <w:divBdr>
            <w:top w:val="none" w:sz="0" w:space="0" w:color="auto"/>
            <w:left w:val="none" w:sz="0" w:space="0" w:color="auto"/>
            <w:bottom w:val="none" w:sz="0" w:space="0" w:color="auto"/>
            <w:right w:val="none" w:sz="0" w:space="0" w:color="auto"/>
          </w:divBdr>
        </w:div>
        <w:div w:id="1139346590">
          <w:marLeft w:val="640"/>
          <w:marRight w:val="0"/>
          <w:marTop w:val="0"/>
          <w:marBottom w:val="0"/>
          <w:divBdr>
            <w:top w:val="none" w:sz="0" w:space="0" w:color="auto"/>
            <w:left w:val="none" w:sz="0" w:space="0" w:color="auto"/>
            <w:bottom w:val="none" w:sz="0" w:space="0" w:color="auto"/>
            <w:right w:val="none" w:sz="0" w:space="0" w:color="auto"/>
          </w:divBdr>
        </w:div>
        <w:div w:id="154958335">
          <w:marLeft w:val="640"/>
          <w:marRight w:val="0"/>
          <w:marTop w:val="0"/>
          <w:marBottom w:val="0"/>
          <w:divBdr>
            <w:top w:val="none" w:sz="0" w:space="0" w:color="auto"/>
            <w:left w:val="none" w:sz="0" w:space="0" w:color="auto"/>
            <w:bottom w:val="none" w:sz="0" w:space="0" w:color="auto"/>
            <w:right w:val="none" w:sz="0" w:space="0" w:color="auto"/>
          </w:divBdr>
        </w:div>
        <w:div w:id="79760374">
          <w:marLeft w:val="640"/>
          <w:marRight w:val="0"/>
          <w:marTop w:val="0"/>
          <w:marBottom w:val="0"/>
          <w:divBdr>
            <w:top w:val="none" w:sz="0" w:space="0" w:color="auto"/>
            <w:left w:val="none" w:sz="0" w:space="0" w:color="auto"/>
            <w:bottom w:val="none" w:sz="0" w:space="0" w:color="auto"/>
            <w:right w:val="none" w:sz="0" w:space="0" w:color="auto"/>
          </w:divBdr>
        </w:div>
        <w:div w:id="181668779">
          <w:marLeft w:val="640"/>
          <w:marRight w:val="0"/>
          <w:marTop w:val="0"/>
          <w:marBottom w:val="0"/>
          <w:divBdr>
            <w:top w:val="none" w:sz="0" w:space="0" w:color="auto"/>
            <w:left w:val="none" w:sz="0" w:space="0" w:color="auto"/>
            <w:bottom w:val="none" w:sz="0" w:space="0" w:color="auto"/>
            <w:right w:val="none" w:sz="0" w:space="0" w:color="auto"/>
          </w:divBdr>
        </w:div>
        <w:div w:id="1351492377">
          <w:marLeft w:val="640"/>
          <w:marRight w:val="0"/>
          <w:marTop w:val="0"/>
          <w:marBottom w:val="0"/>
          <w:divBdr>
            <w:top w:val="none" w:sz="0" w:space="0" w:color="auto"/>
            <w:left w:val="none" w:sz="0" w:space="0" w:color="auto"/>
            <w:bottom w:val="none" w:sz="0" w:space="0" w:color="auto"/>
            <w:right w:val="none" w:sz="0" w:space="0" w:color="auto"/>
          </w:divBdr>
        </w:div>
        <w:div w:id="783157190">
          <w:marLeft w:val="640"/>
          <w:marRight w:val="0"/>
          <w:marTop w:val="0"/>
          <w:marBottom w:val="0"/>
          <w:divBdr>
            <w:top w:val="none" w:sz="0" w:space="0" w:color="auto"/>
            <w:left w:val="none" w:sz="0" w:space="0" w:color="auto"/>
            <w:bottom w:val="none" w:sz="0" w:space="0" w:color="auto"/>
            <w:right w:val="none" w:sz="0" w:space="0" w:color="auto"/>
          </w:divBdr>
        </w:div>
        <w:div w:id="571356307">
          <w:marLeft w:val="640"/>
          <w:marRight w:val="0"/>
          <w:marTop w:val="0"/>
          <w:marBottom w:val="0"/>
          <w:divBdr>
            <w:top w:val="none" w:sz="0" w:space="0" w:color="auto"/>
            <w:left w:val="none" w:sz="0" w:space="0" w:color="auto"/>
            <w:bottom w:val="none" w:sz="0" w:space="0" w:color="auto"/>
            <w:right w:val="none" w:sz="0" w:space="0" w:color="auto"/>
          </w:divBdr>
        </w:div>
        <w:div w:id="1283069915">
          <w:marLeft w:val="640"/>
          <w:marRight w:val="0"/>
          <w:marTop w:val="0"/>
          <w:marBottom w:val="0"/>
          <w:divBdr>
            <w:top w:val="none" w:sz="0" w:space="0" w:color="auto"/>
            <w:left w:val="none" w:sz="0" w:space="0" w:color="auto"/>
            <w:bottom w:val="none" w:sz="0" w:space="0" w:color="auto"/>
            <w:right w:val="none" w:sz="0" w:space="0" w:color="auto"/>
          </w:divBdr>
        </w:div>
        <w:div w:id="1191072893">
          <w:marLeft w:val="640"/>
          <w:marRight w:val="0"/>
          <w:marTop w:val="0"/>
          <w:marBottom w:val="0"/>
          <w:divBdr>
            <w:top w:val="none" w:sz="0" w:space="0" w:color="auto"/>
            <w:left w:val="none" w:sz="0" w:space="0" w:color="auto"/>
            <w:bottom w:val="none" w:sz="0" w:space="0" w:color="auto"/>
            <w:right w:val="none" w:sz="0" w:space="0" w:color="auto"/>
          </w:divBdr>
        </w:div>
        <w:div w:id="481701892">
          <w:marLeft w:val="640"/>
          <w:marRight w:val="0"/>
          <w:marTop w:val="0"/>
          <w:marBottom w:val="0"/>
          <w:divBdr>
            <w:top w:val="none" w:sz="0" w:space="0" w:color="auto"/>
            <w:left w:val="none" w:sz="0" w:space="0" w:color="auto"/>
            <w:bottom w:val="none" w:sz="0" w:space="0" w:color="auto"/>
            <w:right w:val="none" w:sz="0" w:space="0" w:color="auto"/>
          </w:divBdr>
        </w:div>
        <w:div w:id="432284231">
          <w:marLeft w:val="640"/>
          <w:marRight w:val="0"/>
          <w:marTop w:val="0"/>
          <w:marBottom w:val="0"/>
          <w:divBdr>
            <w:top w:val="none" w:sz="0" w:space="0" w:color="auto"/>
            <w:left w:val="none" w:sz="0" w:space="0" w:color="auto"/>
            <w:bottom w:val="none" w:sz="0" w:space="0" w:color="auto"/>
            <w:right w:val="none" w:sz="0" w:space="0" w:color="auto"/>
          </w:divBdr>
        </w:div>
        <w:div w:id="1209339597">
          <w:marLeft w:val="640"/>
          <w:marRight w:val="0"/>
          <w:marTop w:val="0"/>
          <w:marBottom w:val="0"/>
          <w:divBdr>
            <w:top w:val="none" w:sz="0" w:space="0" w:color="auto"/>
            <w:left w:val="none" w:sz="0" w:space="0" w:color="auto"/>
            <w:bottom w:val="none" w:sz="0" w:space="0" w:color="auto"/>
            <w:right w:val="none" w:sz="0" w:space="0" w:color="auto"/>
          </w:divBdr>
        </w:div>
        <w:div w:id="437912992">
          <w:marLeft w:val="640"/>
          <w:marRight w:val="0"/>
          <w:marTop w:val="0"/>
          <w:marBottom w:val="0"/>
          <w:divBdr>
            <w:top w:val="none" w:sz="0" w:space="0" w:color="auto"/>
            <w:left w:val="none" w:sz="0" w:space="0" w:color="auto"/>
            <w:bottom w:val="none" w:sz="0" w:space="0" w:color="auto"/>
            <w:right w:val="none" w:sz="0" w:space="0" w:color="auto"/>
          </w:divBdr>
        </w:div>
        <w:div w:id="1771007443">
          <w:marLeft w:val="640"/>
          <w:marRight w:val="0"/>
          <w:marTop w:val="0"/>
          <w:marBottom w:val="0"/>
          <w:divBdr>
            <w:top w:val="none" w:sz="0" w:space="0" w:color="auto"/>
            <w:left w:val="none" w:sz="0" w:space="0" w:color="auto"/>
            <w:bottom w:val="none" w:sz="0" w:space="0" w:color="auto"/>
            <w:right w:val="none" w:sz="0" w:space="0" w:color="auto"/>
          </w:divBdr>
        </w:div>
        <w:div w:id="289362056">
          <w:marLeft w:val="640"/>
          <w:marRight w:val="0"/>
          <w:marTop w:val="0"/>
          <w:marBottom w:val="0"/>
          <w:divBdr>
            <w:top w:val="none" w:sz="0" w:space="0" w:color="auto"/>
            <w:left w:val="none" w:sz="0" w:space="0" w:color="auto"/>
            <w:bottom w:val="none" w:sz="0" w:space="0" w:color="auto"/>
            <w:right w:val="none" w:sz="0" w:space="0" w:color="auto"/>
          </w:divBdr>
        </w:div>
        <w:div w:id="854808075">
          <w:marLeft w:val="640"/>
          <w:marRight w:val="0"/>
          <w:marTop w:val="0"/>
          <w:marBottom w:val="0"/>
          <w:divBdr>
            <w:top w:val="none" w:sz="0" w:space="0" w:color="auto"/>
            <w:left w:val="none" w:sz="0" w:space="0" w:color="auto"/>
            <w:bottom w:val="none" w:sz="0" w:space="0" w:color="auto"/>
            <w:right w:val="none" w:sz="0" w:space="0" w:color="auto"/>
          </w:divBdr>
        </w:div>
        <w:div w:id="1127116264">
          <w:marLeft w:val="640"/>
          <w:marRight w:val="0"/>
          <w:marTop w:val="0"/>
          <w:marBottom w:val="0"/>
          <w:divBdr>
            <w:top w:val="none" w:sz="0" w:space="0" w:color="auto"/>
            <w:left w:val="none" w:sz="0" w:space="0" w:color="auto"/>
            <w:bottom w:val="none" w:sz="0" w:space="0" w:color="auto"/>
            <w:right w:val="none" w:sz="0" w:space="0" w:color="auto"/>
          </w:divBdr>
        </w:div>
        <w:div w:id="756830226">
          <w:marLeft w:val="640"/>
          <w:marRight w:val="0"/>
          <w:marTop w:val="0"/>
          <w:marBottom w:val="0"/>
          <w:divBdr>
            <w:top w:val="none" w:sz="0" w:space="0" w:color="auto"/>
            <w:left w:val="none" w:sz="0" w:space="0" w:color="auto"/>
            <w:bottom w:val="none" w:sz="0" w:space="0" w:color="auto"/>
            <w:right w:val="none" w:sz="0" w:space="0" w:color="auto"/>
          </w:divBdr>
        </w:div>
        <w:div w:id="744229397">
          <w:marLeft w:val="640"/>
          <w:marRight w:val="0"/>
          <w:marTop w:val="0"/>
          <w:marBottom w:val="0"/>
          <w:divBdr>
            <w:top w:val="none" w:sz="0" w:space="0" w:color="auto"/>
            <w:left w:val="none" w:sz="0" w:space="0" w:color="auto"/>
            <w:bottom w:val="none" w:sz="0" w:space="0" w:color="auto"/>
            <w:right w:val="none" w:sz="0" w:space="0" w:color="auto"/>
          </w:divBdr>
        </w:div>
        <w:div w:id="1675111950">
          <w:marLeft w:val="640"/>
          <w:marRight w:val="0"/>
          <w:marTop w:val="0"/>
          <w:marBottom w:val="0"/>
          <w:divBdr>
            <w:top w:val="none" w:sz="0" w:space="0" w:color="auto"/>
            <w:left w:val="none" w:sz="0" w:space="0" w:color="auto"/>
            <w:bottom w:val="none" w:sz="0" w:space="0" w:color="auto"/>
            <w:right w:val="none" w:sz="0" w:space="0" w:color="auto"/>
          </w:divBdr>
        </w:div>
        <w:div w:id="993946750">
          <w:marLeft w:val="640"/>
          <w:marRight w:val="0"/>
          <w:marTop w:val="0"/>
          <w:marBottom w:val="0"/>
          <w:divBdr>
            <w:top w:val="none" w:sz="0" w:space="0" w:color="auto"/>
            <w:left w:val="none" w:sz="0" w:space="0" w:color="auto"/>
            <w:bottom w:val="none" w:sz="0" w:space="0" w:color="auto"/>
            <w:right w:val="none" w:sz="0" w:space="0" w:color="auto"/>
          </w:divBdr>
        </w:div>
        <w:div w:id="744109508">
          <w:marLeft w:val="640"/>
          <w:marRight w:val="0"/>
          <w:marTop w:val="0"/>
          <w:marBottom w:val="0"/>
          <w:divBdr>
            <w:top w:val="none" w:sz="0" w:space="0" w:color="auto"/>
            <w:left w:val="none" w:sz="0" w:space="0" w:color="auto"/>
            <w:bottom w:val="none" w:sz="0" w:space="0" w:color="auto"/>
            <w:right w:val="none" w:sz="0" w:space="0" w:color="auto"/>
          </w:divBdr>
        </w:div>
      </w:divsChild>
    </w:div>
    <w:div w:id="896668444">
      <w:marLeft w:val="640"/>
      <w:marRight w:val="0"/>
      <w:marTop w:val="0"/>
      <w:marBottom w:val="0"/>
      <w:divBdr>
        <w:top w:val="none" w:sz="0" w:space="0" w:color="auto"/>
        <w:left w:val="none" w:sz="0" w:space="0" w:color="auto"/>
        <w:bottom w:val="none" w:sz="0" w:space="0" w:color="auto"/>
        <w:right w:val="none" w:sz="0" w:space="0" w:color="auto"/>
      </w:divBdr>
    </w:div>
    <w:div w:id="899554439">
      <w:marLeft w:val="640"/>
      <w:marRight w:val="0"/>
      <w:marTop w:val="0"/>
      <w:marBottom w:val="0"/>
      <w:divBdr>
        <w:top w:val="none" w:sz="0" w:space="0" w:color="auto"/>
        <w:left w:val="none" w:sz="0" w:space="0" w:color="auto"/>
        <w:bottom w:val="none" w:sz="0" w:space="0" w:color="auto"/>
        <w:right w:val="none" w:sz="0" w:space="0" w:color="auto"/>
      </w:divBdr>
    </w:div>
    <w:div w:id="899704463">
      <w:bodyDiv w:val="1"/>
      <w:marLeft w:val="0"/>
      <w:marRight w:val="0"/>
      <w:marTop w:val="0"/>
      <w:marBottom w:val="0"/>
      <w:divBdr>
        <w:top w:val="none" w:sz="0" w:space="0" w:color="auto"/>
        <w:left w:val="none" w:sz="0" w:space="0" w:color="auto"/>
        <w:bottom w:val="none" w:sz="0" w:space="0" w:color="auto"/>
        <w:right w:val="none" w:sz="0" w:space="0" w:color="auto"/>
      </w:divBdr>
      <w:divsChild>
        <w:div w:id="1224833873">
          <w:marLeft w:val="640"/>
          <w:marRight w:val="0"/>
          <w:marTop w:val="0"/>
          <w:marBottom w:val="0"/>
          <w:divBdr>
            <w:top w:val="none" w:sz="0" w:space="0" w:color="auto"/>
            <w:left w:val="none" w:sz="0" w:space="0" w:color="auto"/>
            <w:bottom w:val="none" w:sz="0" w:space="0" w:color="auto"/>
            <w:right w:val="none" w:sz="0" w:space="0" w:color="auto"/>
          </w:divBdr>
        </w:div>
        <w:div w:id="239679647">
          <w:marLeft w:val="640"/>
          <w:marRight w:val="0"/>
          <w:marTop w:val="0"/>
          <w:marBottom w:val="0"/>
          <w:divBdr>
            <w:top w:val="none" w:sz="0" w:space="0" w:color="auto"/>
            <w:left w:val="none" w:sz="0" w:space="0" w:color="auto"/>
            <w:bottom w:val="none" w:sz="0" w:space="0" w:color="auto"/>
            <w:right w:val="none" w:sz="0" w:space="0" w:color="auto"/>
          </w:divBdr>
        </w:div>
        <w:div w:id="1171406086">
          <w:marLeft w:val="640"/>
          <w:marRight w:val="0"/>
          <w:marTop w:val="0"/>
          <w:marBottom w:val="0"/>
          <w:divBdr>
            <w:top w:val="none" w:sz="0" w:space="0" w:color="auto"/>
            <w:left w:val="none" w:sz="0" w:space="0" w:color="auto"/>
            <w:bottom w:val="none" w:sz="0" w:space="0" w:color="auto"/>
            <w:right w:val="none" w:sz="0" w:space="0" w:color="auto"/>
          </w:divBdr>
        </w:div>
        <w:div w:id="1445003786">
          <w:marLeft w:val="640"/>
          <w:marRight w:val="0"/>
          <w:marTop w:val="0"/>
          <w:marBottom w:val="0"/>
          <w:divBdr>
            <w:top w:val="none" w:sz="0" w:space="0" w:color="auto"/>
            <w:left w:val="none" w:sz="0" w:space="0" w:color="auto"/>
            <w:bottom w:val="none" w:sz="0" w:space="0" w:color="auto"/>
            <w:right w:val="none" w:sz="0" w:space="0" w:color="auto"/>
          </w:divBdr>
        </w:div>
        <w:div w:id="1544292741">
          <w:marLeft w:val="640"/>
          <w:marRight w:val="0"/>
          <w:marTop w:val="0"/>
          <w:marBottom w:val="0"/>
          <w:divBdr>
            <w:top w:val="none" w:sz="0" w:space="0" w:color="auto"/>
            <w:left w:val="none" w:sz="0" w:space="0" w:color="auto"/>
            <w:bottom w:val="none" w:sz="0" w:space="0" w:color="auto"/>
            <w:right w:val="none" w:sz="0" w:space="0" w:color="auto"/>
          </w:divBdr>
        </w:div>
        <w:div w:id="1580360567">
          <w:marLeft w:val="640"/>
          <w:marRight w:val="0"/>
          <w:marTop w:val="0"/>
          <w:marBottom w:val="0"/>
          <w:divBdr>
            <w:top w:val="none" w:sz="0" w:space="0" w:color="auto"/>
            <w:left w:val="none" w:sz="0" w:space="0" w:color="auto"/>
            <w:bottom w:val="none" w:sz="0" w:space="0" w:color="auto"/>
            <w:right w:val="none" w:sz="0" w:space="0" w:color="auto"/>
          </w:divBdr>
        </w:div>
        <w:div w:id="122164982">
          <w:marLeft w:val="640"/>
          <w:marRight w:val="0"/>
          <w:marTop w:val="0"/>
          <w:marBottom w:val="0"/>
          <w:divBdr>
            <w:top w:val="none" w:sz="0" w:space="0" w:color="auto"/>
            <w:left w:val="none" w:sz="0" w:space="0" w:color="auto"/>
            <w:bottom w:val="none" w:sz="0" w:space="0" w:color="auto"/>
            <w:right w:val="none" w:sz="0" w:space="0" w:color="auto"/>
          </w:divBdr>
        </w:div>
        <w:div w:id="1227182547">
          <w:marLeft w:val="640"/>
          <w:marRight w:val="0"/>
          <w:marTop w:val="0"/>
          <w:marBottom w:val="0"/>
          <w:divBdr>
            <w:top w:val="none" w:sz="0" w:space="0" w:color="auto"/>
            <w:left w:val="none" w:sz="0" w:space="0" w:color="auto"/>
            <w:bottom w:val="none" w:sz="0" w:space="0" w:color="auto"/>
            <w:right w:val="none" w:sz="0" w:space="0" w:color="auto"/>
          </w:divBdr>
        </w:div>
        <w:div w:id="91751850">
          <w:marLeft w:val="640"/>
          <w:marRight w:val="0"/>
          <w:marTop w:val="0"/>
          <w:marBottom w:val="0"/>
          <w:divBdr>
            <w:top w:val="none" w:sz="0" w:space="0" w:color="auto"/>
            <w:left w:val="none" w:sz="0" w:space="0" w:color="auto"/>
            <w:bottom w:val="none" w:sz="0" w:space="0" w:color="auto"/>
            <w:right w:val="none" w:sz="0" w:space="0" w:color="auto"/>
          </w:divBdr>
        </w:div>
        <w:div w:id="1669988475">
          <w:marLeft w:val="640"/>
          <w:marRight w:val="0"/>
          <w:marTop w:val="0"/>
          <w:marBottom w:val="0"/>
          <w:divBdr>
            <w:top w:val="none" w:sz="0" w:space="0" w:color="auto"/>
            <w:left w:val="none" w:sz="0" w:space="0" w:color="auto"/>
            <w:bottom w:val="none" w:sz="0" w:space="0" w:color="auto"/>
            <w:right w:val="none" w:sz="0" w:space="0" w:color="auto"/>
          </w:divBdr>
        </w:div>
        <w:div w:id="161821863">
          <w:marLeft w:val="640"/>
          <w:marRight w:val="0"/>
          <w:marTop w:val="0"/>
          <w:marBottom w:val="0"/>
          <w:divBdr>
            <w:top w:val="none" w:sz="0" w:space="0" w:color="auto"/>
            <w:left w:val="none" w:sz="0" w:space="0" w:color="auto"/>
            <w:bottom w:val="none" w:sz="0" w:space="0" w:color="auto"/>
            <w:right w:val="none" w:sz="0" w:space="0" w:color="auto"/>
          </w:divBdr>
        </w:div>
        <w:div w:id="1652980273">
          <w:marLeft w:val="640"/>
          <w:marRight w:val="0"/>
          <w:marTop w:val="0"/>
          <w:marBottom w:val="0"/>
          <w:divBdr>
            <w:top w:val="none" w:sz="0" w:space="0" w:color="auto"/>
            <w:left w:val="none" w:sz="0" w:space="0" w:color="auto"/>
            <w:bottom w:val="none" w:sz="0" w:space="0" w:color="auto"/>
            <w:right w:val="none" w:sz="0" w:space="0" w:color="auto"/>
          </w:divBdr>
        </w:div>
        <w:div w:id="1315529750">
          <w:marLeft w:val="640"/>
          <w:marRight w:val="0"/>
          <w:marTop w:val="0"/>
          <w:marBottom w:val="0"/>
          <w:divBdr>
            <w:top w:val="none" w:sz="0" w:space="0" w:color="auto"/>
            <w:left w:val="none" w:sz="0" w:space="0" w:color="auto"/>
            <w:bottom w:val="none" w:sz="0" w:space="0" w:color="auto"/>
            <w:right w:val="none" w:sz="0" w:space="0" w:color="auto"/>
          </w:divBdr>
        </w:div>
        <w:div w:id="1797262017">
          <w:marLeft w:val="640"/>
          <w:marRight w:val="0"/>
          <w:marTop w:val="0"/>
          <w:marBottom w:val="0"/>
          <w:divBdr>
            <w:top w:val="none" w:sz="0" w:space="0" w:color="auto"/>
            <w:left w:val="none" w:sz="0" w:space="0" w:color="auto"/>
            <w:bottom w:val="none" w:sz="0" w:space="0" w:color="auto"/>
            <w:right w:val="none" w:sz="0" w:space="0" w:color="auto"/>
          </w:divBdr>
        </w:div>
        <w:div w:id="843938300">
          <w:marLeft w:val="640"/>
          <w:marRight w:val="0"/>
          <w:marTop w:val="0"/>
          <w:marBottom w:val="0"/>
          <w:divBdr>
            <w:top w:val="none" w:sz="0" w:space="0" w:color="auto"/>
            <w:left w:val="none" w:sz="0" w:space="0" w:color="auto"/>
            <w:bottom w:val="none" w:sz="0" w:space="0" w:color="auto"/>
            <w:right w:val="none" w:sz="0" w:space="0" w:color="auto"/>
          </w:divBdr>
        </w:div>
        <w:div w:id="1989437142">
          <w:marLeft w:val="640"/>
          <w:marRight w:val="0"/>
          <w:marTop w:val="0"/>
          <w:marBottom w:val="0"/>
          <w:divBdr>
            <w:top w:val="none" w:sz="0" w:space="0" w:color="auto"/>
            <w:left w:val="none" w:sz="0" w:space="0" w:color="auto"/>
            <w:bottom w:val="none" w:sz="0" w:space="0" w:color="auto"/>
            <w:right w:val="none" w:sz="0" w:space="0" w:color="auto"/>
          </w:divBdr>
        </w:div>
        <w:div w:id="631643388">
          <w:marLeft w:val="640"/>
          <w:marRight w:val="0"/>
          <w:marTop w:val="0"/>
          <w:marBottom w:val="0"/>
          <w:divBdr>
            <w:top w:val="none" w:sz="0" w:space="0" w:color="auto"/>
            <w:left w:val="none" w:sz="0" w:space="0" w:color="auto"/>
            <w:bottom w:val="none" w:sz="0" w:space="0" w:color="auto"/>
            <w:right w:val="none" w:sz="0" w:space="0" w:color="auto"/>
          </w:divBdr>
        </w:div>
        <w:div w:id="164782574">
          <w:marLeft w:val="640"/>
          <w:marRight w:val="0"/>
          <w:marTop w:val="0"/>
          <w:marBottom w:val="0"/>
          <w:divBdr>
            <w:top w:val="none" w:sz="0" w:space="0" w:color="auto"/>
            <w:left w:val="none" w:sz="0" w:space="0" w:color="auto"/>
            <w:bottom w:val="none" w:sz="0" w:space="0" w:color="auto"/>
            <w:right w:val="none" w:sz="0" w:space="0" w:color="auto"/>
          </w:divBdr>
        </w:div>
        <w:div w:id="2070111690">
          <w:marLeft w:val="640"/>
          <w:marRight w:val="0"/>
          <w:marTop w:val="0"/>
          <w:marBottom w:val="0"/>
          <w:divBdr>
            <w:top w:val="none" w:sz="0" w:space="0" w:color="auto"/>
            <w:left w:val="none" w:sz="0" w:space="0" w:color="auto"/>
            <w:bottom w:val="none" w:sz="0" w:space="0" w:color="auto"/>
            <w:right w:val="none" w:sz="0" w:space="0" w:color="auto"/>
          </w:divBdr>
        </w:div>
        <w:div w:id="1732264474">
          <w:marLeft w:val="640"/>
          <w:marRight w:val="0"/>
          <w:marTop w:val="0"/>
          <w:marBottom w:val="0"/>
          <w:divBdr>
            <w:top w:val="none" w:sz="0" w:space="0" w:color="auto"/>
            <w:left w:val="none" w:sz="0" w:space="0" w:color="auto"/>
            <w:bottom w:val="none" w:sz="0" w:space="0" w:color="auto"/>
            <w:right w:val="none" w:sz="0" w:space="0" w:color="auto"/>
          </w:divBdr>
        </w:div>
        <w:div w:id="157036555">
          <w:marLeft w:val="640"/>
          <w:marRight w:val="0"/>
          <w:marTop w:val="0"/>
          <w:marBottom w:val="0"/>
          <w:divBdr>
            <w:top w:val="none" w:sz="0" w:space="0" w:color="auto"/>
            <w:left w:val="none" w:sz="0" w:space="0" w:color="auto"/>
            <w:bottom w:val="none" w:sz="0" w:space="0" w:color="auto"/>
            <w:right w:val="none" w:sz="0" w:space="0" w:color="auto"/>
          </w:divBdr>
        </w:div>
        <w:div w:id="1048885">
          <w:marLeft w:val="640"/>
          <w:marRight w:val="0"/>
          <w:marTop w:val="0"/>
          <w:marBottom w:val="0"/>
          <w:divBdr>
            <w:top w:val="none" w:sz="0" w:space="0" w:color="auto"/>
            <w:left w:val="none" w:sz="0" w:space="0" w:color="auto"/>
            <w:bottom w:val="none" w:sz="0" w:space="0" w:color="auto"/>
            <w:right w:val="none" w:sz="0" w:space="0" w:color="auto"/>
          </w:divBdr>
        </w:div>
        <w:div w:id="502284121">
          <w:marLeft w:val="640"/>
          <w:marRight w:val="0"/>
          <w:marTop w:val="0"/>
          <w:marBottom w:val="0"/>
          <w:divBdr>
            <w:top w:val="none" w:sz="0" w:space="0" w:color="auto"/>
            <w:left w:val="none" w:sz="0" w:space="0" w:color="auto"/>
            <w:bottom w:val="none" w:sz="0" w:space="0" w:color="auto"/>
            <w:right w:val="none" w:sz="0" w:space="0" w:color="auto"/>
          </w:divBdr>
        </w:div>
        <w:div w:id="521670359">
          <w:marLeft w:val="640"/>
          <w:marRight w:val="0"/>
          <w:marTop w:val="0"/>
          <w:marBottom w:val="0"/>
          <w:divBdr>
            <w:top w:val="none" w:sz="0" w:space="0" w:color="auto"/>
            <w:left w:val="none" w:sz="0" w:space="0" w:color="auto"/>
            <w:bottom w:val="none" w:sz="0" w:space="0" w:color="auto"/>
            <w:right w:val="none" w:sz="0" w:space="0" w:color="auto"/>
          </w:divBdr>
        </w:div>
        <w:div w:id="834418700">
          <w:marLeft w:val="640"/>
          <w:marRight w:val="0"/>
          <w:marTop w:val="0"/>
          <w:marBottom w:val="0"/>
          <w:divBdr>
            <w:top w:val="none" w:sz="0" w:space="0" w:color="auto"/>
            <w:left w:val="none" w:sz="0" w:space="0" w:color="auto"/>
            <w:bottom w:val="none" w:sz="0" w:space="0" w:color="auto"/>
            <w:right w:val="none" w:sz="0" w:space="0" w:color="auto"/>
          </w:divBdr>
        </w:div>
        <w:div w:id="1088038337">
          <w:marLeft w:val="640"/>
          <w:marRight w:val="0"/>
          <w:marTop w:val="0"/>
          <w:marBottom w:val="0"/>
          <w:divBdr>
            <w:top w:val="none" w:sz="0" w:space="0" w:color="auto"/>
            <w:left w:val="none" w:sz="0" w:space="0" w:color="auto"/>
            <w:bottom w:val="none" w:sz="0" w:space="0" w:color="auto"/>
            <w:right w:val="none" w:sz="0" w:space="0" w:color="auto"/>
          </w:divBdr>
        </w:div>
        <w:div w:id="687829370">
          <w:marLeft w:val="640"/>
          <w:marRight w:val="0"/>
          <w:marTop w:val="0"/>
          <w:marBottom w:val="0"/>
          <w:divBdr>
            <w:top w:val="none" w:sz="0" w:space="0" w:color="auto"/>
            <w:left w:val="none" w:sz="0" w:space="0" w:color="auto"/>
            <w:bottom w:val="none" w:sz="0" w:space="0" w:color="auto"/>
            <w:right w:val="none" w:sz="0" w:space="0" w:color="auto"/>
          </w:divBdr>
        </w:div>
        <w:div w:id="1656370195">
          <w:marLeft w:val="640"/>
          <w:marRight w:val="0"/>
          <w:marTop w:val="0"/>
          <w:marBottom w:val="0"/>
          <w:divBdr>
            <w:top w:val="none" w:sz="0" w:space="0" w:color="auto"/>
            <w:left w:val="none" w:sz="0" w:space="0" w:color="auto"/>
            <w:bottom w:val="none" w:sz="0" w:space="0" w:color="auto"/>
            <w:right w:val="none" w:sz="0" w:space="0" w:color="auto"/>
          </w:divBdr>
        </w:div>
        <w:div w:id="1455445002">
          <w:marLeft w:val="640"/>
          <w:marRight w:val="0"/>
          <w:marTop w:val="0"/>
          <w:marBottom w:val="0"/>
          <w:divBdr>
            <w:top w:val="none" w:sz="0" w:space="0" w:color="auto"/>
            <w:left w:val="none" w:sz="0" w:space="0" w:color="auto"/>
            <w:bottom w:val="none" w:sz="0" w:space="0" w:color="auto"/>
            <w:right w:val="none" w:sz="0" w:space="0" w:color="auto"/>
          </w:divBdr>
        </w:div>
        <w:div w:id="1082874702">
          <w:marLeft w:val="640"/>
          <w:marRight w:val="0"/>
          <w:marTop w:val="0"/>
          <w:marBottom w:val="0"/>
          <w:divBdr>
            <w:top w:val="none" w:sz="0" w:space="0" w:color="auto"/>
            <w:left w:val="none" w:sz="0" w:space="0" w:color="auto"/>
            <w:bottom w:val="none" w:sz="0" w:space="0" w:color="auto"/>
            <w:right w:val="none" w:sz="0" w:space="0" w:color="auto"/>
          </w:divBdr>
        </w:div>
        <w:div w:id="140199872">
          <w:marLeft w:val="640"/>
          <w:marRight w:val="0"/>
          <w:marTop w:val="0"/>
          <w:marBottom w:val="0"/>
          <w:divBdr>
            <w:top w:val="none" w:sz="0" w:space="0" w:color="auto"/>
            <w:left w:val="none" w:sz="0" w:space="0" w:color="auto"/>
            <w:bottom w:val="none" w:sz="0" w:space="0" w:color="auto"/>
            <w:right w:val="none" w:sz="0" w:space="0" w:color="auto"/>
          </w:divBdr>
        </w:div>
        <w:div w:id="1362778044">
          <w:marLeft w:val="640"/>
          <w:marRight w:val="0"/>
          <w:marTop w:val="0"/>
          <w:marBottom w:val="0"/>
          <w:divBdr>
            <w:top w:val="none" w:sz="0" w:space="0" w:color="auto"/>
            <w:left w:val="none" w:sz="0" w:space="0" w:color="auto"/>
            <w:bottom w:val="none" w:sz="0" w:space="0" w:color="auto"/>
            <w:right w:val="none" w:sz="0" w:space="0" w:color="auto"/>
          </w:divBdr>
        </w:div>
        <w:div w:id="1189484570">
          <w:marLeft w:val="640"/>
          <w:marRight w:val="0"/>
          <w:marTop w:val="0"/>
          <w:marBottom w:val="0"/>
          <w:divBdr>
            <w:top w:val="none" w:sz="0" w:space="0" w:color="auto"/>
            <w:left w:val="none" w:sz="0" w:space="0" w:color="auto"/>
            <w:bottom w:val="none" w:sz="0" w:space="0" w:color="auto"/>
            <w:right w:val="none" w:sz="0" w:space="0" w:color="auto"/>
          </w:divBdr>
        </w:div>
        <w:div w:id="1982076431">
          <w:marLeft w:val="640"/>
          <w:marRight w:val="0"/>
          <w:marTop w:val="0"/>
          <w:marBottom w:val="0"/>
          <w:divBdr>
            <w:top w:val="none" w:sz="0" w:space="0" w:color="auto"/>
            <w:left w:val="none" w:sz="0" w:space="0" w:color="auto"/>
            <w:bottom w:val="none" w:sz="0" w:space="0" w:color="auto"/>
            <w:right w:val="none" w:sz="0" w:space="0" w:color="auto"/>
          </w:divBdr>
        </w:div>
        <w:div w:id="99568454">
          <w:marLeft w:val="640"/>
          <w:marRight w:val="0"/>
          <w:marTop w:val="0"/>
          <w:marBottom w:val="0"/>
          <w:divBdr>
            <w:top w:val="none" w:sz="0" w:space="0" w:color="auto"/>
            <w:left w:val="none" w:sz="0" w:space="0" w:color="auto"/>
            <w:bottom w:val="none" w:sz="0" w:space="0" w:color="auto"/>
            <w:right w:val="none" w:sz="0" w:space="0" w:color="auto"/>
          </w:divBdr>
        </w:div>
        <w:div w:id="894581296">
          <w:marLeft w:val="640"/>
          <w:marRight w:val="0"/>
          <w:marTop w:val="0"/>
          <w:marBottom w:val="0"/>
          <w:divBdr>
            <w:top w:val="none" w:sz="0" w:space="0" w:color="auto"/>
            <w:left w:val="none" w:sz="0" w:space="0" w:color="auto"/>
            <w:bottom w:val="none" w:sz="0" w:space="0" w:color="auto"/>
            <w:right w:val="none" w:sz="0" w:space="0" w:color="auto"/>
          </w:divBdr>
        </w:div>
        <w:div w:id="1769738377">
          <w:marLeft w:val="640"/>
          <w:marRight w:val="0"/>
          <w:marTop w:val="0"/>
          <w:marBottom w:val="0"/>
          <w:divBdr>
            <w:top w:val="none" w:sz="0" w:space="0" w:color="auto"/>
            <w:left w:val="none" w:sz="0" w:space="0" w:color="auto"/>
            <w:bottom w:val="none" w:sz="0" w:space="0" w:color="auto"/>
            <w:right w:val="none" w:sz="0" w:space="0" w:color="auto"/>
          </w:divBdr>
        </w:div>
        <w:div w:id="445740496">
          <w:marLeft w:val="640"/>
          <w:marRight w:val="0"/>
          <w:marTop w:val="0"/>
          <w:marBottom w:val="0"/>
          <w:divBdr>
            <w:top w:val="none" w:sz="0" w:space="0" w:color="auto"/>
            <w:left w:val="none" w:sz="0" w:space="0" w:color="auto"/>
            <w:bottom w:val="none" w:sz="0" w:space="0" w:color="auto"/>
            <w:right w:val="none" w:sz="0" w:space="0" w:color="auto"/>
          </w:divBdr>
        </w:div>
        <w:div w:id="612858140">
          <w:marLeft w:val="640"/>
          <w:marRight w:val="0"/>
          <w:marTop w:val="0"/>
          <w:marBottom w:val="0"/>
          <w:divBdr>
            <w:top w:val="none" w:sz="0" w:space="0" w:color="auto"/>
            <w:left w:val="none" w:sz="0" w:space="0" w:color="auto"/>
            <w:bottom w:val="none" w:sz="0" w:space="0" w:color="auto"/>
            <w:right w:val="none" w:sz="0" w:space="0" w:color="auto"/>
          </w:divBdr>
        </w:div>
        <w:div w:id="2068794282">
          <w:marLeft w:val="640"/>
          <w:marRight w:val="0"/>
          <w:marTop w:val="0"/>
          <w:marBottom w:val="0"/>
          <w:divBdr>
            <w:top w:val="none" w:sz="0" w:space="0" w:color="auto"/>
            <w:left w:val="none" w:sz="0" w:space="0" w:color="auto"/>
            <w:bottom w:val="none" w:sz="0" w:space="0" w:color="auto"/>
            <w:right w:val="none" w:sz="0" w:space="0" w:color="auto"/>
          </w:divBdr>
        </w:div>
        <w:div w:id="1585188816">
          <w:marLeft w:val="640"/>
          <w:marRight w:val="0"/>
          <w:marTop w:val="0"/>
          <w:marBottom w:val="0"/>
          <w:divBdr>
            <w:top w:val="none" w:sz="0" w:space="0" w:color="auto"/>
            <w:left w:val="none" w:sz="0" w:space="0" w:color="auto"/>
            <w:bottom w:val="none" w:sz="0" w:space="0" w:color="auto"/>
            <w:right w:val="none" w:sz="0" w:space="0" w:color="auto"/>
          </w:divBdr>
        </w:div>
        <w:div w:id="91249265">
          <w:marLeft w:val="640"/>
          <w:marRight w:val="0"/>
          <w:marTop w:val="0"/>
          <w:marBottom w:val="0"/>
          <w:divBdr>
            <w:top w:val="none" w:sz="0" w:space="0" w:color="auto"/>
            <w:left w:val="none" w:sz="0" w:space="0" w:color="auto"/>
            <w:bottom w:val="none" w:sz="0" w:space="0" w:color="auto"/>
            <w:right w:val="none" w:sz="0" w:space="0" w:color="auto"/>
          </w:divBdr>
        </w:div>
        <w:div w:id="540439291">
          <w:marLeft w:val="640"/>
          <w:marRight w:val="0"/>
          <w:marTop w:val="0"/>
          <w:marBottom w:val="0"/>
          <w:divBdr>
            <w:top w:val="none" w:sz="0" w:space="0" w:color="auto"/>
            <w:left w:val="none" w:sz="0" w:space="0" w:color="auto"/>
            <w:bottom w:val="none" w:sz="0" w:space="0" w:color="auto"/>
            <w:right w:val="none" w:sz="0" w:space="0" w:color="auto"/>
          </w:divBdr>
        </w:div>
        <w:div w:id="1821270994">
          <w:marLeft w:val="640"/>
          <w:marRight w:val="0"/>
          <w:marTop w:val="0"/>
          <w:marBottom w:val="0"/>
          <w:divBdr>
            <w:top w:val="none" w:sz="0" w:space="0" w:color="auto"/>
            <w:left w:val="none" w:sz="0" w:space="0" w:color="auto"/>
            <w:bottom w:val="none" w:sz="0" w:space="0" w:color="auto"/>
            <w:right w:val="none" w:sz="0" w:space="0" w:color="auto"/>
          </w:divBdr>
        </w:div>
        <w:div w:id="665203601">
          <w:marLeft w:val="640"/>
          <w:marRight w:val="0"/>
          <w:marTop w:val="0"/>
          <w:marBottom w:val="0"/>
          <w:divBdr>
            <w:top w:val="none" w:sz="0" w:space="0" w:color="auto"/>
            <w:left w:val="none" w:sz="0" w:space="0" w:color="auto"/>
            <w:bottom w:val="none" w:sz="0" w:space="0" w:color="auto"/>
            <w:right w:val="none" w:sz="0" w:space="0" w:color="auto"/>
          </w:divBdr>
        </w:div>
        <w:div w:id="198127748">
          <w:marLeft w:val="640"/>
          <w:marRight w:val="0"/>
          <w:marTop w:val="0"/>
          <w:marBottom w:val="0"/>
          <w:divBdr>
            <w:top w:val="none" w:sz="0" w:space="0" w:color="auto"/>
            <w:left w:val="none" w:sz="0" w:space="0" w:color="auto"/>
            <w:bottom w:val="none" w:sz="0" w:space="0" w:color="auto"/>
            <w:right w:val="none" w:sz="0" w:space="0" w:color="auto"/>
          </w:divBdr>
        </w:div>
        <w:div w:id="113712642">
          <w:marLeft w:val="640"/>
          <w:marRight w:val="0"/>
          <w:marTop w:val="0"/>
          <w:marBottom w:val="0"/>
          <w:divBdr>
            <w:top w:val="none" w:sz="0" w:space="0" w:color="auto"/>
            <w:left w:val="none" w:sz="0" w:space="0" w:color="auto"/>
            <w:bottom w:val="none" w:sz="0" w:space="0" w:color="auto"/>
            <w:right w:val="none" w:sz="0" w:space="0" w:color="auto"/>
          </w:divBdr>
        </w:div>
        <w:div w:id="515458383">
          <w:marLeft w:val="640"/>
          <w:marRight w:val="0"/>
          <w:marTop w:val="0"/>
          <w:marBottom w:val="0"/>
          <w:divBdr>
            <w:top w:val="none" w:sz="0" w:space="0" w:color="auto"/>
            <w:left w:val="none" w:sz="0" w:space="0" w:color="auto"/>
            <w:bottom w:val="none" w:sz="0" w:space="0" w:color="auto"/>
            <w:right w:val="none" w:sz="0" w:space="0" w:color="auto"/>
          </w:divBdr>
        </w:div>
        <w:div w:id="2090737306">
          <w:marLeft w:val="640"/>
          <w:marRight w:val="0"/>
          <w:marTop w:val="0"/>
          <w:marBottom w:val="0"/>
          <w:divBdr>
            <w:top w:val="none" w:sz="0" w:space="0" w:color="auto"/>
            <w:left w:val="none" w:sz="0" w:space="0" w:color="auto"/>
            <w:bottom w:val="none" w:sz="0" w:space="0" w:color="auto"/>
            <w:right w:val="none" w:sz="0" w:space="0" w:color="auto"/>
          </w:divBdr>
        </w:div>
        <w:div w:id="1114715756">
          <w:marLeft w:val="640"/>
          <w:marRight w:val="0"/>
          <w:marTop w:val="0"/>
          <w:marBottom w:val="0"/>
          <w:divBdr>
            <w:top w:val="none" w:sz="0" w:space="0" w:color="auto"/>
            <w:left w:val="none" w:sz="0" w:space="0" w:color="auto"/>
            <w:bottom w:val="none" w:sz="0" w:space="0" w:color="auto"/>
            <w:right w:val="none" w:sz="0" w:space="0" w:color="auto"/>
          </w:divBdr>
        </w:div>
        <w:div w:id="582691769">
          <w:marLeft w:val="640"/>
          <w:marRight w:val="0"/>
          <w:marTop w:val="0"/>
          <w:marBottom w:val="0"/>
          <w:divBdr>
            <w:top w:val="none" w:sz="0" w:space="0" w:color="auto"/>
            <w:left w:val="none" w:sz="0" w:space="0" w:color="auto"/>
            <w:bottom w:val="none" w:sz="0" w:space="0" w:color="auto"/>
            <w:right w:val="none" w:sz="0" w:space="0" w:color="auto"/>
          </w:divBdr>
        </w:div>
        <w:div w:id="1623226313">
          <w:marLeft w:val="640"/>
          <w:marRight w:val="0"/>
          <w:marTop w:val="0"/>
          <w:marBottom w:val="0"/>
          <w:divBdr>
            <w:top w:val="none" w:sz="0" w:space="0" w:color="auto"/>
            <w:left w:val="none" w:sz="0" w:space="0" w:color="auto"/>
            <w:bottom w:val="none" w:sz="0" w:space="0" w:color="auto"/>
            <w:right w:val="none" w:sz="0" w:space="0" w:color="auto"/>
          </w:divBdr>
        </w:div>
      </w:divsChild>
    </w:div>
    <w:div w:id="899750517">
      <w:marLeft w:val="640"/>
      <w:marRight w:val="0"/>
      <w:marTop w:val="0"/>
      <w:marBottom w:val="0"/>
      <w:divBdr>
        <w:top w:val="none" w:sz="0" w:space="0" w:color="auto"/>
        <w:left w:val="none" w:sz="0" w:space="0" w:color="auto"/>
        <w:bottom w:val="none" w:sz="0" w:space="0" w:color="auto"/>
        <w:right w:val="none" w:sz="0" w:space="0" w:color="auto"/>
      </w:divBdr>
    </w:div>
    <w:div w:id="900674907">
      <w:marLeft w:val="640"/>
      <w:marRight w:val="0"/>
      <w:marTop w:val="0"/>
      <w:marBottom w:val="0"/>
      <w:divBdr>
        <w:top w:val="none" w:sz="0" w:space="0" w:color="auto"/>
        <w:left w:val="none" w:sz="0" w:space="0" w:color="auto"/>
        <w:bottom w:val="none" w:sz="0" w:space="0" w:color="auto"/>
        <w:right w:val="none" w:sz="0" w:space="0" w:color="auto"/>
      </w:divBdr>
    </w:div>
    <w:div w:id="901985175">
      <w:marLeft w:val="640"/>
      <w:marRight w:val="0"/>
      <w:marTop w:val="0"/>
      <w:marBottom w:val="0"/>
      <w:divBdr>
        <w:top w:val="none" w:sz="0" w:space="0" w:color="auto"/>
        <w:left w:val="none" w:sz="0" w:space="0" w:color="auto"/>
        <w:bottom w:val="none" w:sz="0" w:space="0" w:color="auto"/>
        <w:right w:val="none" w:sz="0" w:space="0" w:color="auto"/>
      </w:divBdr>
    </w:div>
    <w:div w:id="902571069">
      <w:bodyDiv w:val="1"/>
      <w:marLeft w:val="0"/>
      <w:marRight w:val="0"/>
      <w:marTop w:val="0"/>
      <w:marBottom w:val="0"/>
      <w:divBdr>
        <w:top w:val="none" w:sz="0" w:space="0" w:color="auto"/>
        <w:left w:val="none" w:sz="0" w:space="0" w:color="auto"/>
        <w:bottom w:val="none" w:sz="0" w:space="0" w:color="auto"/>
        <w:right w:val="none" w:sz="0" w:space="0" w:color="auto"/>
      </w:divBdr>
      <w:divsChild>
        <w:div w:id="99616070">
          <w:marLeft w:val="640"/>
          <w:marRight w:val="0"/>
          <w:marTop w:val="0"/>
          <w:marBottom w:val="0"/>
          <w:divBdr>
            <w:top w:val="none" w:sz="0" w:space="0" w:color="auto"/>
            <w:left w:val="none" w:sz="0" w:space="0" w:color="auto"/>
            <w:bottom w:val="none" w:sz="0" w:space="0" w:color="auto"/>
            <w:right w:val="none" w:sz="0" w:space="0" w:color="auto"/>
          </w:divBdr>
        </w:div>
        <w:div w:id="368920902">
          <w:marLeft w:val="640"/>
          <w:marRight w:val="0"/>
          <w:marTop w:val="0"/>
          <w:marBottom w:val="0"/>
          <w:divBdr>
            <w:top w:val="none" w:sz="0" w:space="0" w:color="auto"/>
            <w:left w:val="none" w:sz="0" w:space="0" w:color="auto"/>
            <w:bottom w:val="none" w:sz="0" w:space="0" w:color="auto"/>
            <w:right w:val="none" w:sz="0" w:space="0" w:color="auto"/>
          </w:divBdr>
        </w:div>
        <w:div w:id="1138570128">
          <w:marLeft w:val="640"/>
          <w:marRight w:val="0"/>
          <w:marTop w:val="0"/>
          <w:marBottom w:val="0"/>
          <w:divBdr>
            <w:top w:val="none" w:sz="0" w:space="0" w:color="auto"/>
            <w:left w:val="none" w:sz="0" w:space="0" w:color="auto"/>
            <w:bottom w:val="none" w:sz="0" w:space="0" w:color="auto"/>
            <w:right w:val="none" w:sz="0" w:space="0" w:color="auto"/>
          </w:divBdr>
        </w:div>
        <w:div w:id="446047113">
          <w:marLeft w:val="640"/>
          <w:marRight w:val="0"/>
          <w:marTop w:val="0"/>
          <w:marBottom w:val="0"/>
          <w:divBdr>
            <w:top w:val="none" w:sz="0" w:space="0" w:color="auto"/>
            <w:left w:val="none" w:sz="0" w:space="0" w:color="auto"/>
            <w:bottom w:val="none" w:sz="0" w:space="0" w:color="auto"/>
            <w:right w:val="none" w:sz="0" w:space="0" w:color="auto"/>
          </w:divBdr>
        </w:div>
        <w:div w:id="2123378982">
          <w:marLeft w:val="640"/>
          <w:marRight w:val="0"/>
          <w:marTop w:val="0"/>
          <w:marBottom w:val="0"/>
          <w:divBdr>
            <w:top w:val="none" w:sz="0" w:space="0" w:color="auto"/>
            <w:left w:val="none" w:sz="0" w:space="0" w:color="auto"/>
            <w:bottom w:val="none" w:sz="0" w:space="0" w:color="auto"/>
            <w:right w:val="none" w:sz="0" w:space="0" w:color="auto"/>
          </w:divBdr>
        </w:div>
        <w:div w:id="1183864662">
          <w:marLeft w:val="640"/>
          <w:marRight w:val="0"/>
          <w:marTop w:val="0"/>
          <w:marBottom w:val="0"/>
          <w:divBdr>
            <w:top w:val="none" w:sz="0" w:space="0" w:color="auto"/>
            <w:left w:val="none" w:sz="0" w:space="0" w:color="auto"/>
            <w:bottom w:val="none" w:sz="0" w:space="0" w:color="auto"/>
            <w:right w:val="none" w:sz="0" w:space="0" w:color="auto"/>
          </w:divBdr>
        </w:div>
        <w:div w:id="1238982572">
          <w:marLeft w:val="640"/>
          <w:marRight w:val="0"/>
          <w:marTop w:val="0"/>
          <w:marBottom w:val="0"/>
          <w:divBdr>
            <w:top w:val="none" w:sz="0" w:space="0" w:color="auto"/>
            <w:left w:val="none" w:sz="0" w:space="0" w:color="auto"/>
            <w:bottom w:val="none" w:sz="0" w:space="0" w:color="auto"/>
            <w:right w:val="none" w:sz="0" w:space="0" w:color="auto"/>
          </w:divBdr>
        </w:div>
        <w:div w:id="1812671998">
          <w:marLeft w:val="640"/>
          <w:marRight w:val="0"/>
          <w:marTop w:val="0"/>
          <w:marBottom w:val="0"/>
          <w:divBdr>
            <w:top w:val="none" w:sz="0" w:space="0" w:color="auto"/>
            <w:left w:val="none" w:sz="0" w:space="0" w:color="auto"/>
            <w:bottom w:val="none" w:sz="0" w:space="0" w:color="auto"/>
            <w:right w:val="none" w:sz="0" w:space="0" w:color="auto"/>
          </w:divBdr>
        </w:div>
        <w:div w:id="1643851696">
          <w:marLeft w:val="640"/>
          <w:marRight w:val="0"/>
          <w:marTop w:val="0"/>
          <w:marBottom w:val="0"/>
          <w:divBdr>
            <w:top w:val="none" w:sz="0" w:space="0" w:color="auto"/>
            <w:left w:val="none" w:sz="0" w:space="0" w:color="auto"/>
            <w:bottom w:val="none" w:sz="0" w:space="0" w:color="auto"/>
            <w:right w:val="none" w:sz="0" w:space="0" w:color="auto"/>
          </w:divBdr>
        </w:div>
        <w:div w:id="1950549817">
          <w:marLeft w:val="640"/>
          <w:marRight w:val="0"/>
          <w:marTop w:val="0"/>
          <w:marBottom w:val="0"/>
          <w:divBdr>
            <w:top w:val="none" w:sz="0" w:space="0" w:color="auto"/>
            <w:left w:val="none" w:sz="0" w:space="0" w:color="auto"/>
            <w:bottom w:val="none" w:sz="0" w:space="0" w:color="auto"/>
            <w:right w:val="none" w:sz="0" w:space="0" w:color="auto"/>
          </w:divBdr>
        </w:div>
        <w:div w:id="2139371837">
          <w:marLeft w:val="640"/>
          <w:marRight w:val="0"/>
          <w:marTop w:val="0"/>
          <w:marBottom w:val="0"/>
          <w:divBdr>
            <w:top w:val="none" w:sz="0" w:space="0" w:color="auto"/>
            <w:left w:val="none" w:sz="0" w:space="0" w:color="auto"/>
            <w:bottom w:val="none" w:sz="0" w:space="0" w:color="auto"/>
            <w:right w:val="none" w:sz="0" w:space="0" w:color="auto"/>
          </w:divBdr>
        </w:div>
        <w:div w:id="1170372994">
          <w:marLeft w:val="640"/>
          <w:marRight w:val="0"/>
          <w:marTop w:val="0"/>
          <w:marBottom w:val="0"/>
          <w:divBdr>
            <w:top w:val="none" w:sz="0" w:space="0" w:color="auto"/>
            <w:left w:val="none" w:sz="0" w:space="0" w:color="auto"/>
            <w:bottom w:val="none" w:sz="0" w:space="0" w:color="auto"/>
            <w:right w:val="none" w:sz="0" w:space="0" w:color="auto"/>
          </w:divBdr>
        </w:div>
        <w:div w:id="1342853079">
          <w:marLeft w:val="640"/>
          <w:marRight w:val="0"/>
          <w:marTop w:val="0"/>
          <w:marBottom w:val="0"/>
          <w:divBdr>
            <w:top w:val="none" w:sz="0" w:space="0" w:color="auto"/>
            <w:left w:val="none" w:sz="0" w:space="0" w:color="auto"/>
            <w:bottom w:val="none" w:sz="0" w:space="0" w:color="auto"/>
            <w:right w:val="none" w:sz="0" w:space="0" w:color="auto"/>
          </w:divBdr>
        </w:div>
        <w:div w:id="1779988005">
          <w:marLeft w:val="640"/>
          <w:marRight w:val="0"/>
          <w:marTop w:val="0"/>
          <w:marBottom w:val="0"/>
          <w:divBdr>
            <w:top w:val="none" w:sz="0" w:space="0" w:color="auto"/>
            <w:left w:val="none" w:sz="0" w:space="0" w:color="auto"/>
            <w:bottom w:val="none" w:sz="0" w:space="0" w:color="auto"/>
            <w:right w:val="none" w:sz="0" w:space="0" w:color="auto"/>
          </w:divBdr>
        </w:div>
        <w:div w:id="1929844539">
          <w:marLeft w:val="640"/>
          <w:marRight w:val="0"/>
          <w:marTop w:val="0"/>
          <w:marBottom w:val="0"/>
          <w:divBdr>
            <w:top w:val="none" w:sz="0" w:space="0" w:color="auto"/>
            <w:left w:val="none" w:sz="0" w:space="0" w:color="auto"/>
            <w:bottom w:val="none" w:sz="0" w:space="0" w:color="auto"/>
            <w:right w:val="none" w:sz="0" w:space="0" w:color="auto"/>
          </w:divBdr>
        </w:div>
        <w:div w:id="1392582704">
          <w:marLeft w:val="640"/>
          <w:marRight w:val="0"/>
          <w:marTop w:val="0"/>
          <w:marBottom w:val="0"/>
          <w:divBdr>
            <w:top w:val="none" w:sz="0" w:space="0" w:color="auto"/>
            <w:left w:val="none" w:sz="0" w:space="0" w:color="auto"/>
            <w:bottom w:val="none" w:sz="0" w:space="0" w:color="auto"/>
            <w:right w:val="none" w:sz="0" w:space="0" w:color="auto"/>
          </w:divBdr>
        </w:div>
        <w:div w:id="531311829">
          <w:marLeft w:val="640"/>
          <w:marRight w:val="0"/>
          <w:marTop w:val="0"/>
          <w:marBottom w:val="0"/>
          <w:divBdr>
            <w:top w:val="none" w:sz="0" w:space="0" w:color="auto"/>
            <w:left w:val="none" w:sz="0" w:space="0" w:color="auto"/>
            <w:bottom w:val="none" w:sz="0" w:space="0" w:color="auto"/>
            <w:right w:val="none" w:sz="0" w:space="0" w:color="auto"/>
          </w:divBdr>
        </w:div>
        <w:div w:id="494610293">
          <w:marLeft w:val="640"/>
          <w:marRight w:val="0"/>
          <w:marTop w:val="0"/>
          <w:marBottom w:val="0"/>
          <w:divBdr>
            <w:top w:val="none" w:sz="0" w:space="0" w:color="auto"/>
            <w:left w:val="none" w:sz="0" w:space="0" w:color="auto"/>
            <w:bottom w:val="none" w:sz="0" w:space="0" w:color="auto"/>
            <w:right w:val="none" w:sz="0" w:space="0" w:color="auto"/>
          </w:divBdr>
        </w:div>
        <w:div w:id="1769504453">
          <w:marLeft w:val="640"/>
          <w:marRight w:val="0"/>
          <w:marTop w:val="0"/>
          <w:marBottom w:val="0"/>
          <w:divBdr>
            <w:top w:val="none" w:sz="0" w:space="0" w:color="auto"/>
            <w:left w:val="none" w:sz="0" w:space="0" w:color="auto"/>
            <w:bottom w:val="none" w:sz="0" w:space="0" w:color="auto"/>
            <w:right w:val="none" w:sz="0" w:space="0" w:color="auto"/>
          </w:divBdr>
        </w:div>
        <w:div w:id="1212157115">
          <w:marLeft w:val="640"/>
          <w:marRight w:val="0"/>
          <w:marTop w:val="0"/>
          <w:marBottom w:val="0"/>
          <w:divBdr>
            <w:top w:val="none" w:sz="0" w:space="0" w:color="auto"/>
            <w:left w:val="none" w:sz="0" w:space="0" w:color="auto"/>
            <w:bottom w:val="none" w:sz="0" w:space="0" w:color="auto"/>
            <w:right w:val="none" w:sz="0" w:space="0" w:color="auto"/>
          </w:divBdr>
        </w:div>
        <w:div w:id="1009866771">
          <w:marLeft w:val="640"/>
          <w:marRight w:val="0"/>
          <w:marTop w:val="0"/>
          <w:marBottom w:val="0"/>
          <w:divBdr>
            <w:top w:val="none" w:sz="0" w:space="0" w:color="auto"/>
            <w:left w:val="none" w:sz="0" w:space="0" w:color="auto"/>
            <w:bottom w:val="none" w:sz="0" w:space="0" w:color="auto"/>
            <w:right w:val="none" w:sz="0" w:space="0" w:color="auto"/>
          </w:divBdr>
        </w:div>
        <w:div w:id="676857075">
          <w:marLeft w:val="640"/>
          <w:marRight w:val="0"/>
          <w:marTop w:val="0"/>
          <w:marBottom w:val="0"/>
          <w:divBdr>
            <w:top w:val="none" w:sz="0" w:space="0" w:color="auto"/>
            <w:left w:val="none" w:sz="0" w:space="0" w:color="auto"/>
            <w:bottom w:val="none" w:sz="0" w:space="0" w:color="auto"/>
            <w:right w:val="none" w:sz="0" w:space="0" w:color="auto"/>
          </w:divBdr>
        </w:div>
        <w:div w:id="1229724719">
          <w:marLeft w:val="640"/>
          <w:marRight w:val="0"/>
          <w:marTop w:val="0"/>
          <w:marBottom w:val="0"/>
          <w:divBdr>
            <w:top w:val="none" w:sz="0" w:space="0" w:color="auto"/>
            <w:left w:val="none" w:sz="0" w:space="0" w:color="auto"/>
            <w:bottom w:val="none" w:sz="0" w:space="0" w:color="auto"/>
            <w:right w:val="none" w:sz="0" w:space="0" w:color="auto"/>
          </w:divBdr>
        </w:div>
        <w:div w:id="607395269">
          <w:marLeft w:val="640"/>
          <w:marRight w:val="0"/>
          <w:marTop w:val="0"/>
          <w:marBottom w:val="0"/>
          <w:divBdr>
            <w:top w:val="none" w:sz="0" w:space="0" w:color="auto"/>
            <w:left w:val="none" w:sz="0" w:space="0" w:color="auto"/>
            <w:bottom w:val="none" w:sz="0" w:space="0" w:color="auto"/>
            <w:right w:val="none" w:sz="0" w:space="0" w:color="auto"/>
          </w:divBdr>
        </w:div>
        <w:div w:id="1813132680">
          <w:marLeft w:val="640"/>
          <w:marRight w:val="0"/>
          <w:marTop w:val="0"/>
          <w:marBottom w:val="0"/>
          <w:divBdr>
            <w:top w:val="none" w:sz="0" w:space="0" w:color="auto"/>
            <w:left w:val="none" w:sz="0" w:space="0" w:color="auto"/>
            <w:bottom w:val="none" w:sz="0" w:space="0" w:color="auto"/>
            <w:right w:val="none" w:sz="0" w:space="0" w:color="auto"/>
          </w:divBdr>
        </w:div>
        <w:div w:id="1025444947">
          <w:marLeft w:val="640"/>
          <w:marRight w:val="0"/>
          <w:marTop w:val="0"/>
          <w:marBottom w:val="0"/>
          <w:divBdr>
            <w:top w:val="none" w:sz="0" w:space="0" w:color="auto"/>
            <w:left w:val="none" w:sz="0" w:space="0" w:color="auto"/>
            <w:bottom w:val="none" w:sz="0" w:space="0" w:color="auto"/>
            <w:right w:val="none" w:sz="0" w:space="0" w:color="auto"/>
          </w:divBdr>
        </w:div>
        <w:div w:id="109517582">
          <w:marLeft w:val="640"/>
          <w:marRight w:val="0"/>
          <w:marTop w:val="0"/>
          <w:marBottom w:val="0"/>
          <w:divBdr>
            <w:top w:val="none" w:sz="0" w:space="0" w:color="auto"/>
            <w:left w:val="none" w:sz="0" w:space="0" w:color="auto"/>
            <w:bottom w:val="none" w:sz="0" w:space="0" w:color="auto"/>
            <w:right w:val="none" w:sz="0" w:space="0" w:color="auto"/>
          </w:divBdr>
        </w:div>
        <w:div w:id="1057048820">
          <w:marLeft w:val="640"/>
          <w:marRight w:val="0"/>
          <w:marTop w:val="0"/>
          <w:marBottom w:val="0"/>
          <w:divBdr>
            <w:top w:val="none" w:sz="0" w:space="0" w:color="auto"/>
            <w:left w:val="none" w:sz="0" w:space="0" w:color="auto"/>
            <w:bottom w:val="none" w:sz="0" w:space="0" w:color="auto"/>
            <w:right w:val="none" w:sz="0" w:space="0" w:color="auto"/>
          </w:divBdr>
        </w:div>
        <w:div w:id="1041130090">
          <w:marLeft w:val="640"/>
          <w:marRight w:val="0"/>
          <w:marTop w:val="0"/>
          <w:marBottom w:val="0"/>
          <w:divBdr>
            <w:top w:val="none" w:sz="0" w:space="0" w:color="auto"/>
            <w:left w:val="none" w:sz="0" w:space="0" w:color="auto"/>
            <w:bottom w:val="none" w:sz="0" w:space="0" w:color="auto"/>
            <w:right w:val="none" w:sz="0" w:space="0" w:color="auto"/>
          </w:divBdr>
        </w:div>
        <w:div w:id="2096977752">
          <w:marLeft w:val="640"/>
          <w:marRight w:val="0"/>
          <w:marTop w:val="0"/>
          <w:marBottom w:val="0"/>
          <w:divBdr>
            <w:top w:val="none" w:sz="0" w:space="0" w:color="auto"/>
            <w:left w:val="none" w:sz="0" w:space="0" w:color="auto"/>
            <w:bottom w:val="none" w:sz="0" w:space="0" w:color="auto"/>
            <w:right w:val="none" w:sz="0" w:space="0" w:color="auto"/>
          </w:divBdr>
        </w:div>
        <w:div w:id="1385761615">
          <w:marLeft w:val="640"/>
          <w:marRight w:val="0"/>
          <w:marTop w:val="0"/>
          <w:marBottom w:val="0"/>
          <w:divBdr>
            <w:top w:val="none" w:sz="0" w:space="0" w:color="auto"/>
            <w:left w:val="none" w:sz="0" w:space="0" w:color="auto"/>
            <w:bottom w:val="none" w:sz="0" w:space="0" w:color="auto"/>
            <w:right w:val="none" w:sz="0" w:space="0" w:color="auto"/>
          </w:divBdr>
        </w:div>
        <w:div w:id="1944216558">
          <w:marLeft w:val="640"/>
          <w:marRight w:val="0"/>
          <w:marTop w:val="0"/>
          <w:marBottom w:val="0"/>
          <w:divBdr>
            <w:top w:val="none" w:sz="0" w:space="0" w:color="auto"/>
            <w:left w:val="none" w:sz="0" w:space="0" w:color="auto"/>
            <w:bottom w:val="none" w:sz="0" w:space="0" w:color="auto"/>
            <w:right w:val="none" w:sz="0" w:space="0" w:color="auto"/>
          </w:divBdr>
        </w:div>
        <w:div w:id="770273535">
          <w:marLeft w:val="640"/>
          <w:marRight w:val="0"/>
          <w:marTop w:val="0"/>
          <w:marBottom w:val="0"/>
          <w:divBdr>
            <w:top w:val="none" w:sz="0" w:space="0" w:color="auto"/>
            <w:left w:val="none" w:sz="0" w:space="0" w:color="auto"/>
            <w:bottom w:val="none" w:sz="0" w:space="0" w:color="auto"/>
            <w:right w:val="none" w:sz="0" w:space="0" w:color="auto"/>
          </w:divBdr>
        </w:div>
        <w:div w:id="712846200">
          <w:marLeft w:val="640"/>
          <w:marRight w:val="0"/>
          <w:marTop w:val="0"/>
          <w:marBottom w:val="0"/>
          <w:divBdr>
            <w:top w:val="none" w:sz="0" w:space="0" w:color="auto"/>
            <w:left w:val="none" w:sz="0" w:space="0" w:color="auto"/>
            <w:bottom w:val="none" w:sz="0" w:space="0" w:color="auto"/>
            <w:right w:val="none" w:sz="0" w:space="0" w:color="auto"/>
          </w:divBdr>
        </w:div>
        <w:div w:id="521945023">
          <w:marLeft w:val="640"/>
          <w:marRight w:val="0"/>
          <w:marTop w:val="0"/>
          <w:marBottom w:val="0"/>
          <w:divBdr>
            <w:top w:val="none" w:sz="0" w:space="0" w:color="auto"/>
            <w:left w:val="none" w:sz="0" w:space="0" w:color="auto"/>
            <w:bottom w:val="none" w:sz="0" w:space="0" w:color="auto"/>
            <w:right w:val="none" w:sz="0" w:space="0" w:color="auto"/>
          </w:divBdr>
        </w:div>
        <w:div w:id="690760502">
          <w:marLeft w:val="640"/>
          <w:marRight w:val="0"/>
          <w:marTop w:val="0"/>
          <w:marBottom w:val="0"/>
          <w:divBdr>
            <w:top w:val="none" w:sz="0" w:space="0" w:color="auto"/>
            <w:left w:val="none" w:sz="0" w:space="0" w:color="auto"/>
            <w:bottom w:val="none" w:sz="0" w:space="0" w:color="auto"/>
            <w:right w:val="none" w:sz="0" w:space="0" w:color="auto"/>
          </w:divBdr>
        </w:div>
        <w:div w:id="304819513">
          <w:marLeft w:val="640"/>
          <w:marRight w:val="0"/>
          <w:marTop w:val="0"/>
          <w:marBottom w:val="0"/>
          <w:divBdr>
            <w:top w:val="none" w:sz="0" w:space="0" w:color="auto"/>
            <w:left w:val="none" w:sz="0" w:space="0" w:color="auto"/>
            <w:bottom w:val="none" w:sz="0" w:space="0" w:color="auto"/>
            <w:right w:val="none" w:sz="0" w:space="0" w:color="auto"/>
          </w:divBdr>
        </w:div>
        <w:div w:id="33239245">
          <w:marLeft w:val="640"/>
          <w:marRight w:val="0"/>
          <w:marTop w:val="0"/>
          <w:marBottom w:val="0"/>
          <w:divBdr>
            <w:top w:val="none" w:sz="0" w:space="0" w:color="auto"/>
            <w:left w:val="none" w:sz="0" w:space="0" w:color="auto"/>
            <w:bottom w:val="none" w:sz="0" w:space="0" w:color="auto"/>
            <w:right w:val="none" w:sz="0" w:space="0" w:color="auto"/>
          </w:divBdr>
        </w:div>
        <w:div w:id="1249075997">
          <w:marLeft w:val="640"/>
          <w:marRight w:val="0"/>
          <w:marTop w:val="0"/>
          <w:marBottom w:val="0"/>
          <w:divBdr>
            <w:top w:val="none" w:sz="0" w:space="0" w:color="auto"/>
            <w:left w:val="none" w:sz="0" w:space="0" w:color="auto"/>
            <w:bottom w:val="none" w:sz="0" w:space="0" w:color="auto"/>
            <w:right w:val="none" w:sz="0" w:space="0" w:color="auto"/>
          </w:divBdr>
        </w:div>
        <w:div w:id="1396706110">
          <w:marLeft w:val="640"/>
          <w:marRight w:val="0"/>
          <w:marTop w:val="0"/>
          <w:marBottom w:val="0"/>
          <w:divBdr>
            <w:top w:val="none" w:sz="0" w:space="0" w:color="auto"/>
            <w:left w:val="none" w:sz="0" w:space="0" w:color="auto"/>
            <w:bottom w:val="none" w:sz="0" w:space="0" w:color="auto"/>
            <w:right w:val="none" w:sz="0" w:space="0" w:color="auto"/>
          </w:divBdr>
        </w:div>
        <w:div w:id="1855880196">
          <w:marLeft w:val="640"/>
          <w:marRight w:val="0"/>
          <w:marTop w:val="0"/>
          <w:marBottom w:val="0"/>
          <w:divBdr>
            <w:top w:val="none" w:sz="0" w:space="0" w:color="auto"/>
            <w:left w:val="none" w:sz="0" w:space="0" w:color="auto"/>
            <w:bottom w:val="none" w:sz="0" w:space="0" w:color="auto"/>
            <w:right w:val="none" w:sz="0" w:space="0" w:color="auto"/>
          </w:divBdr>
        </w:div>
        <w:div w:id="1812406694">
          <w:marLeft w:val="640"/>
          <w:marRight w:val="0"/>
          <w:marTop w:val="0"/>
          <w:marBottom w:val="0"/>
          <w:divBdr>
            <w:top w:val="none" w:sz="0" w:space="0" w:color="auto"/>
            <w:left w:val="none" w:sz="0" w:space="0" w:color="auto"/>
            <w:bottom w:val="none" w:sz="0" w:space="0" w:color="auto"/>
            <w:right w:val="none" w:sz="0" w:space="0" w:color="auto"/>
          </w:divBdr>
        </w:div>
        <w:div w:id="1243680717">
          <w:marLeft w:val="640"/>
          <w:marRight w:val="0"/>
          <w:marTop w:val="0"/>
          <w:marBottom w:val="0"/>
          <w:divBdr>
            <w:top w:val="none" w:sz="0" w:space="0" w:color="auto"/>
            <w:left w:val="none" w:sz="0" w:space="0" w:color="auto"/>
            <w:bottom w:val="none" w:sz="0" w:space="0" w:color="auto"/>
            <w:right w:val="none" w:sz="0" w:space="0" w:color="auto"/>
          </w:divBdr>
        </w:div>
        <w:div w:id="435246935">
          <w:marLeft w:val="640"/>
          <w:marRight w:val="0"/>
          <w:marTop w:val="0"/>
          <w:marBottom w:val="0"/>
          <w:divBdr>
            <w:top w:val="none" w:sz="0" w:space="0" w:color="auto"/>
            <w:left w:val="none" w:sz="0" w:space="0" w:color="auto"/>
            <w:bottom w:val="none" w:sz="0" w:space="0" w:color="auto"/>
            <w:right w:val="none" w:sz="0" w:space="0" w:color="auto"/>
          </w:divBdr>
        </w:div>
        <w:div w:id="924801100">
          <w:marLeft w:val="640"/>
          <w:marRight w:val="0"/>
          <w:marTop w:val="0"/>
          <w:marBottom w:val="0"/>
          <w:divBdr>
            <w:top w:val="none" w:sz="0" w:space="0" w:color="auto"/>
            <w:left w:val="none" w:sz="0" w:space="0" w:color="auto"/>
            <w:bottom w:val="none" w:sz="0" w:space="0" w:color="auto"/>
            <w:right w:val="none" w:sz="0" w:space="0" w:color="auto"/>
          </w:divBdr>
        </w:div>
        <w:div w:id="1009331110">
          <w:marLeft w:val="640"/>
          <w:marRight w:val="0"/>
          <w:marTop w:val="0"/>
          <w:marBottom w:val="0"/>
          <w:divBdr>
            <w:top w:val="none" w:sz="0" w:space="0" w:color="auto"/>
            <w:left w:val="none" w:sz="0" w:space="0" w:color="auto"/>
            <w:bottom w:val="none" w:sz="0" w:space="0" w:color="auto"/>
            <w:right w:val="none" w:sz="0" w:space="0" w:color="auto"/>
          </w:divBdr>
        </w:div>
        <w:div w:id="310333944">
          <w:marLeft w:val="640"/>
          <w:marRight w:val="0"/>
          <w:marTop w:val="0"/>
          <w:marBottom w:val="0"/>
          <w:divBdr>
            <w:top w:val="none" w:sz="0" w:space="0" w:color="auto"/>
            <w:left w:val="none" w:sz="0" w:space="0" w:color="auto"/>
            <w:bottom w:val="none" w:sz="0" w:space="0" w:color="auto"/>
            <w:right w:val="none" w:sz="0" w:space="0" w:color="auto"/>
          </w:divBdr>
        </w:div>
        <w:div w:id="2070880248">
          <w:marLeft w:val="640"/>
          <w:marRight w:val="0"/>
          <w:marTop w:val="0"/>
          <w:marBottom w:val="0"/>
          <w:divBdr>
            <w:top w:val="none" w:sz="0" w:space="0" w:color="auto"/>
            <w:left w:val="none" w:sz="0" w:space="0" w:color="auto"/>
            <w:bottom w:val="none" w:sz="0" w:space="0" w:color="auto"/>
            <w:right w:val="none" w:sz="0" w:space="0" w:color="auto"/>
          </w:divBdr>
        </w:div>
        <w:div w:id="1654329733">
          <w:marLeft w:val="640"/>
          <w:marRight w:val="0"/>
          <w:marTop w:val="0"/>
          <w:marBottom w:val="0"/>
          <w:divBdr>
            <w:top w:val="none" w:sz="0" w:space="0" w:color="auto"/>
            <w:left w:val="none" w:sz="0" w:space="0" w:color="auto"/>
            <w:bottom w:val="none" w:sz="0" w:space="0" w:color="auto"/>
            <w:right w:val="none" w:sz="0" w:space="0" w:color="auto"/>
          </w:divBdr>
        </w:div>
        <w:div w:id="1844004163">
          <w:marLeft w:val="640"/>
          <w:marRight w:val="0"/>
          <w:marTop w:val="0"/>
          <w:marBottom w:val="0"/>
          <w:divBdr>
            <w:top w:val="none" w:sz="0" w:space="0" w:color="auto"/>
            <w:left w:val="none" w:sz="0" w:space="0" w:color="auto"/>
            <w:bottom w:val="none" w:sz="0" w:space="0" w:color="auto"/>
            <w:right w:val="none" w:sz="0" w:space="0" w:color="auto"/>
          </w:divBdr>
        </w:div>
        <w:div w:id="1788501088">
          <w:marLeft w:val="640"/>
          <w:marRight w:val="0"/>
          <w:marTop w:val="0"/>
          <w:marBottom w:val="0"/>
          <w:divBdr>
            <w:top w:val="none" w:sz="0" w:space="0" w:color="auto"/>
            <w:left w:val="none" w:sz="0" w:space="0" w:color="auto"/>
            <w:bottom w:val="none" w:sz="0" w:space="0" w:color="auto"/>
            <w:right w:val="none" w:sz="0" w:space="0" w:color="auto"/>
          </w:divBdr>
        </w:div>
      </w:divsChild>
    </w:div>
    <w:div w:id="903030619">
      <w:marLeft w:val="640"/>
      <w:marRight w:val="0"/>
      <w:marTop w:val="0"/>
      <w:marBottom w:val="0"/>
      <w:divBdr>
        <w:top w:val="none" w:sz="0" w:space="0" w:color="auto"/>
        <w:left w:val="none" w:sz="0" w:space="0" w:color="auto"/>
        <w:bottom w:val="none" w:sz="0" w:space="0" w:color="auto"/>
        <w:right w:val="none" w:sz="0" w:space="0" w:color="auto"/>
      </w:divBdr>
    </w:div>
    <w:div w:id="903179898">
      <w:marLeft w:val="640"/>
      <w:marRight w:val="0"/>
      <w:marTop w:val="0"/>
      <w:marBottom w:val="0"/>
      <w:divBdr>
        <w:top w:val="none" w:sz="0" w:space="0" w:color="auto"/>
        <w:left w:val="none" w:sz="0" w:space="0" w:color="auto"/>
        <w:bottom w:val="none" w:sz="0" w:space="0" w:color="auto"/>
        <w:right w:val="none" w:sz="0" w:space="0" w:color="auto"/>
      </w:divBdr>
    </w:div>
    <w:div w:id="903755953">
      <w:marLeft w:val="0"/>
      <w:marRight w:val="0"/>
      <w:marTop w:val="0"/>
      <w:marBottom w:val="0"/>
      <w:divBdr>
        <w:top w:val="none" w:sz="0" w:space="0" w:color="auto"/>
        <w:left w:val="none" w:sz="0" w:space="0" w:color="auto"/>
        <w:bottom w:val="none" w:sz="0" w:space="0" w:color="auto"/>
        <w:right w:val="none" w:sz="0" w:space="0" w:color="auto"/>
      </w:divBdr>
    </w:div>
    <w:div w:id="904678628">
      <w:marLeft w:val="640"/>
      <w:marRight w:val="0"/>
      <w:marTop w:val="0"/>
      <w:marBottom w:val="0"/>
      <w:divBdr>
        <w:top w:val="none" w:sz="0" w:space="0" w:color="auto"/>
        <w:left w:val="none" w:sz="0" w:space="0" w:color="auto"/>
        <w:bottom w:val="none" w:sz="0" w:space="0" w:color="auto"/>
        <w:right w:val="none" w:sz="0" w:space="0" w:color="auto"/>
      </w:divBdr>
    </w:div>
    <w:div w:id="906577477">
      <w:bodyDiv w:val="1"/>
      <w:marLeft w:val="0"/>
      <w:marRight w:val="0"/>
      <w:marTop w:val="0"/>
      <w:marBottom w:val="0"/>
      <w:divBdr>
        <w:top w:val="none" w:sz="0" w:space="0" w:color="auto"/>
        <w:left w:val="none" w:sz="0" w:space="0" w:color="auto"/>
        <w:bottom w:val="none" w:sz="0" w:space="0" w:color="auto"/>
        <w:right w:val="none" w:sz="0" w:space="0" w:color="auto"/>
      </w:divBdr>
      <w:divsChild>
        <w:div w:id="9062810">
          <w:marLeft w:val="640"/>
          <w:marRight w:val="0"/>
          <w:marTop w:val="0"/>
          <w:marBottom w:val="0"/>
          <w:divBdr>
            <w:top w:val="none" w:sz="0" w:space="0" w:color="auto"/>
            <w:left w:val="none" w:sz="0" w:space="0" w:color="auto"/>
            <w:bottom w:val="none" w:sz="0" w:space="0" w:color="auto"/>
            <w:right w:val="none" w:sz="0" w:space="0" w:color="auto"/>
          </w:divBdr>
        </w:div>
        <w:div w:id="71972931">
          <w:marLeft w:val="640"/>
          <w:marRight w:val="0"/>
          <w:marTop w:val="0"/>
          <w:marBottom w:val="0"/>
          <w:divBdr>
            <w:top w:val="none" w:sz="0" w:space="0" w:color="auto"/>
            <w:left w:val="none" w:sz="0" w:space="0" w:color="auto"/>
            <w:bottom w:val="none" w:sz="0" w:space="0" w:color="auto"/>
            <w:right w:val="none" w:sz="0" w:space="0" w:color="auto"/>
          </w:divBdr>
        </w:div>
        <w:div w:id="107087468">
          <w:marLeft w:val="640"/>
          <w:marRight w:val="0"/>
          <w:marTop w:val="0"/>
          <w:marBottom w:val="0"/>
          <w:divBdr>
            <w:top w:val="none" w:sz="0" w:space="0" w:color="auto"/>
            <w:left w:val="none" w:sz="0" w:space="0" w:color="auto"/>
            <w:bottom w:val="none" w:sz="0" w:space="0" w:color="auto"/>
            <w:right w:val="none" w:sz="0" w:space="0" w:color="auto"/>
          </w:divBdr>
        </w:div>
        <w:div w:id="139688666">
          <w:marLeft w:val="640"/>
          <w:marRight w:val="0"/>
          <w:marTop w:val="0"/>
          <w:marBottom w:val="0"/>
          <w:divBdr>
            <w:top w:val="none" w:sz="0" w:space="0" w:color="auto"/>
            <w:left w:val="none" w:sz="0" w:space="0" w:color="auto"/>
            <w:bottom w:val="none" w:sz="0" w:space="0" w:color="auto"/>
            <w:right w:val="none" w:sz="0" w:space="0" w:color="auto"/>
          </w:divBdr>
        </w:div>
        <w:div w:id="139856434">
          <w:marLeft w:val="640"/>
          <w:marRight w:val="0"/>
          <w:marTop w:val="0"/>
          <w:marBottom w:val="0"/>
          <w:divBdr>
            <w:top w:val="none" w:sz="0" w:space="0" w:color="auto"/>
            <w:left w:val="none" w:sz="0" w:space="0" w:color="auto"/>
            <w:bottom w:val="none" w:sz="0" w:space="0" w:color="auto"/>
            <w:right w:val="none" w:sz="0" w:space="0" w:color="auto"/>
          </w:divBdr>
        </w:div>
        <w:div w:id="276760439">
          <w:marLeft w:val="640"/>
          <w:marRight w:val="0"/>
          <w:marTop w:val="0"/>
          <w:marBottom w:val="0"/>
          <w:divBdr>
            <w:top w:val="none" w:sz="0" w:space="0" w:color="auto"/>
            <w:left w:val="none" w:sz="0" w:space="0" w:color="auto"/>
            <w:bottom w:val="none" w:sz="0" w:space="0" w:color="auto"/>
            <w:right w:val="none" w:sz="0" w:space="0" w:color="auto"/>
          </w:divBdr>
        </w:div>
        <w:div w:id="297688011">
          <w:marLeft w:val="640"/>
          <w:marRight w:val="0"/>
          <w:marTop w:val="0"/>
          <w:marBottom w:val="0"/>
          <w:divBdr>
            <w:top w:val="none" w:sz="0" w:space="0" w:color="auto"/>
            <w:left w:val="none" w:sz="0" w:space="0" w:color="auto"/>
            <w:bottom w:val="none" w:sz="0" w:space="0" w:color="auto"/>
            <w:right w:val="none" w:sz="0" w:space="0" w:color="auto"/>
          </w:divBdr>
        </w:div>
        <w:div w:id="323627968">
          <w:marLeft w:val="640"/>
          <w:marRight w:val="0"/>
          <w:marTop w:val="0"/>
          <w:marBottom w:val="0"/>
          <w:divBdr>
            <w:top w:val="none" w:sz="0" w:space="0" w:color="auto"/>
            <w:left w:val="none" w:sz="0" w:space="0" w:color="auto"/>
            <w:bottom w:val="none" w:sz="0" w:space="0" w:color="auto"/>
            <w:right w:val="none" w:sz="0" w:space="0" w:color="auto"/>
          </w:divBdr>
        </w:div>
        <w:div w:id="420567415">
          <w:marLeft w:val="640"/>
          <w:marRight w:val="0"/>
          <w:marTop w:val="0"/>
          <w:marBottom w:val="0"/>
          <w:divBdr>
            <w:top w:val="none" w:sz="0" w:space="0" w:color="auto"/>
            <w:left w:val="none" w:sz="0" w:space="0" w:color="auto"/>
            <w:bottom w:val="none" w:sz="0" w:space="0" w:color="auto"/>
            <w:right w:val="none" w:sz="0" w:space="0" w:color="auto"/>
          </w:divBdr>
        </w:div>
        <w:div w:id="486097088">
          <w:marLeft w:val="640"/>
          <w:marRight w:val="0"/>
          <w:marTop w:val="0"/>
          <w:marBottom w:val="0"/>
          <w:divBdr>
            <w:top w:val="none" w:sz="0" w:space="0" w:color="auto"/>
            <w:left w:val="none" w:sz="0" w:space="0" w:color="auto"/>
            <w:bottom w:val="none" w:sz="0" w:space="0" w:color="auto"/>
            <w:right w:val="none" w:sz="0" w:space="0" w:color="auto"/>
          </w:divBdr>
        </w:div>
        <w:div w:id="556740324">
          <w:marLeft w:val="640"/>
          <w:marRight w:val="0"/>
          <w:marTop w:val="0"/>
          <w:marBottom w:val="0"/>
          <w:divBdr>
            <w:top w:val="none" w:sz="0" w:space="0" w:color="auto"/>
            <w:left w:val="none" w:sz="0" w:space="0" w:color="auto"/>
            <w:bottom w:val="none" w:sz="0" w:space="0" w:color="auto"/>
            <w:right w:val="none" w:sz="0" w:space="0" w:color="auto"/>
          </w:divBdr>
        </w:div>
        <w:div w:id="564610485">
          <w:marLeft w:val="640"/>
          <w:marRight w:val="0"/>
          <w:marTop w:val="0"/>
          <w:marBottom w:val="0"/>
          <w:divBdr>
            <w:top w:val="none" w:sz="0" w:space="0" w:color="auto"/>
            <w:left w:val="none" w:sz="0" w:space="0" w:color="auto"/>
            <w:bottom w:val="none" w:sz="0" w:space="0" w:color="auto"/>
            <w:right w:val="none" w:sz="0" w:space="0" w:color="auto"/>
          </w:divBdr>
        </w:div>
        <w:div w:id="570890489">
          <w:marLeft w:val="640"/>
          <w:marRight w:val="0"/>
          <w:marTop w:val="0"/>
          <w:marBottom w:val="0"/>
          <w:divBdr>
            <w:top w:val="none" w:sz="0" w:space="0" w:color="auto"/>
            <w:left w:val="none" w:sz="0" w:space="0" w:color="auto"/>
            <w:bottom w:val="none" w:sz="0" w:space="0" w:color="auto"/>
            <w:right w:val="none" w:sz="0" w:space="0" w:color="auto"/>
          </w:divBdr>
        </w:div>
        <w:div w:id="593367479">
          <w:marLeft w:val="640"/>
          <w:marRight w:val="0"/>
          <w:marTop w:val="0"/>
          <w:marBottom w:val="0"/>
          <w:divBdr>
            <w:top w:val="none" w:sz="0" w:space="0" w:color="auto"/>
            <w:left w:val="none" w:sz="0" w:space="0" w:color="auto"/>
            <w:bottom w:val="none" w:sz="0" w:space="0" w:color="auto"/>
            <w:right w:val="none" w:sz="0" w:space="0" w:color="auto"/>
          </w:divBdr>
        </w:div>
        <w:div w:id="608707782">
          <w:marLeft w:val="640"/>
          <w:marRight w:val="0"/>
          <w:marTop w:val="0"/>
          <w:marBottom w:val="0"/>
          <w:divBdr>
            <w:top w:val="none" w:sz="0" w:space="0" w:color="auto"/>
            <w:left w:val="none" w:sz="0" w:space="0" w:color="auto"/>
            <w:bottom w:val="none" w:sz="0" w:space="0" w:color="auto"/>
            <w:right w:val="none" w:sz="0" w:space="0" w:color="auto"/>
          </w:divBdr>
        </w:div>
        <w:div w:id="628823989">
          <w:marLeft w:val="640"/>
          <w:marRight w:val="0"/>
          <w:marTop w:val="0"/>
          <w:marBottom w:val="0"/>
          <w:divBdr>
            <w:top w:val="none" w:sz="0" w:space="0" w:color="auto"/>
            <w:left w:val="none" w:sz="0" w:space="0" w:color="auto"/>
            <w:bottom w:val="none" w:sz="0" w:space="0" w:color="auto"/>
            <w:right w:val="none" w:sz="0" w:space="0" w:color="auto"/>
          </w:divBdr>
        </w:div>
        <w:div w:id="645398867">
          <w:marLeft w:val="640"/>
          <w:marRight w:val="0"/>
          <w:marTop w:val="0"/>
          <w:marBottom w:val="0"/>
          <w:divBdr>
            <w:top w:val="none" w:sz="0" w:space="0" w:color="auto"/>
            <w:left w:val="none" w:sz="0" w:space="0" w:color="auto"/>
            <w:bottom w:val="none" w:sz="0" w:space="0" w:color="auto"/>
            <w:right w:val="none" w:sz="0" w:space="0" w:color="auto"/>
          </w:divBdr>
        </w:div>
        <w:div w:id="691492500">
          <w:marLeft w:val="640"/>
          <w:marRight w:val="0"/>
          <w:marTop w:val="0"/>
          <w:marBottom w:val="0"/>
          <w:divBdr>
            <w:top w:val="none" w:sz="0" w:space="0" w:color="auto"/>
            <w:left w:val="none" w:sz="0" w:space="0" w:color="auto"/>
            <w:bottom w:val="none" w:sz="0" w:space="0" w:color="auto"/>
            <w:right w:val="none" w:sz="0" w:space="0" w:color="auto"/>
          </w:divBdr>
        </w:div>
        <w:div w:id="715202849">
          <w:marLeft w:val="640"/>
          <w:marRight w:val="0"/>
          <w:marTop w:val="0"/>
          <w:marBottom w:val="0"/>
          <w:divBdr>
            <w:top w:val="none" w:sz="0" w:space="0" w:color="auto"/>
            <w:left w:val="none" w:sz="0" w:space="0" w:color="auto"/>
            <w:bottom w:val="none" w:sz="0" w:space="0" w:color="auto"/>
            <w:right w:val="none" w:sz="0" w:space="0" w:color="auto"/>
          </w:divBdr>
        </w:div>
        <w:div w:id="739445777">
          <w:marLeft w:val="640"/>
          <w:marRight w:val="0"/>
          <w:marTop w:val="0"/>
          <w:marBottom w:val="0"/>
          <w:divBdr>
            <w:top w:val="none" w:sz="0" w:space="0" w:color="auto"/>
            <w:left w:val="none" w:sz="0" w:space="0" w:color="auto"/>
            <w:bottom w:val="none" w:sz="0" w:space="0" w:color="auto"/>
            <w:right w:val="none" w:sz="0" w:space="0" w:color="auto"/>
          </w:divBdr>
        </w:div>
        <w:div w:id="740754852">
          <w:marLeft w:val="640"/>
          <w:marRight w:val="0"/>
          <w:marTop w:val="0"/>
          <w:marBottom w:val="0"/>
          <w:divBdr>
            <w:top w:val="none" w:sz="0" w:space="0" w:color="auto"/>
            <w:left w:val="none" w:sz="0" w:space="0" w:color="auto"/>
            <w:bottom w:val="none" w:sz="0" w:space="0" w:color="auto"/>
            <w:right w:val="none" w:sz="0" w:space="0" w:color="auto"/>
          </w:divBdr>
        </w:div>
        <w:div w:id="745883045">
          <w:marLeft w:val="640"/>
          <w:marRight w:val="0"/>
          <w:marTop w:val="0"/>
          <w:marBottom w:val="0"/>
          <w:divBdr>
            <w:top w:val="none" w:sz="0" w:space="0" w:color="auto"/>
            <w:left w:val="none" w:sz="0" w:space="0" w:color="auto"/>
            <w:bottom w:val="none" w:sz="0" w:space="0" w:color="auto"/>
            <w:right w:val="none" w:sz="0" w:space="0" w:color="auto"/>
          </w:divBdr>
        </w:div>
        <w:div w:id="765269314">
          <w:marLeft w:val="640"/>
          <w:marRight w:val="0"/>
          <w:marTop w:val="0"/>
          <w:marBottom w:val="0"/>
          <w:divBdr>
            <w:top w:val="none" w:sz="0" w:space="0" w:color="auto"/>
            <w:left w:val="none" w:sz="0" w:space="0" w:color="auto"/>
            <w:bottom w:val="none" w:sz="0" w:space="0" w:color="auto"/>
            <w:right w:val="none" w:sz="0" w:space="0" w:color="auto"/>
          </w:divBdr>
        </w:div>
        <w:div w:id="796140894">
          <w:marLeft w:val="640"/>
          <w:marRight w:val="0"/>
          <w:marTop w:val="0"/>
          <w:marBottom w:val="0"/>
          <w:divBdr>
            <w:top w:val="none" w:sz="0" w:space="0" w:color="auto"/>
            <w:left w:val="none" w:sz="0" w:space="0" w:color="auto"/>
            <w:bottom w:val="none" w:sz="0" w:space="0" w:color="auto"/>
            <w:right w:val="none" w:sz="0" w:space="0" w:color="auto"/>
          </w:divBdr>
        </w:div>
        <w:div w:id="815073072">
          <w:marLeft w:val="640"/>
          <w:marRight w:val="0"/>
          <w:marTop w:val="0"/>
          <w:marBottom w:val="0"/>
          <w:divBdr>
            <w:top w:val="none" w:sz="0" w:space="0" w:color="auto"/>
            <w:left w:val="none" w:sz="0" w:space="0" w:color="auto"/>
            <w:bottom w:val="none" w:sz="0" w:space="0" w:color="auto"/>
            <w:right w:val="none" w:sz="0" w:space="0" w:color="auto"/>
          </w:divBdr>
        </w:div>
        <w:div w:id="862598817">
          <w:marLeft w:val="640"/>
          <w:marRight w:val="0"/>
          <w:marTop w:val="0"/>
          <w:marBottom w:val="0"/>
          <w:divBdr>
            <w:top w:val="none" w:sz="0" w:space="0" w:color="auto"/>
            <w:left w:val="none" w:sz="0" w:space="0" w:color="auto"/>
            <w:bottom w:val="none" w:sz="0" w:space="0" w:color="auto"/>
            <w:right w:val="none" w:sz="0" w:space="0" w:color="auto"/>
          </w:divBdr>
        </w:div>
        <w:div w:id="872578261">
          <w:marLeft w:val="640"/>
          <w:marRight w:val="0"/>
          <w:marTop w:val="0"/>
          <w:marBottom w:val="0"/>
          <w:divBdr>
            <w:top w:val="none" w:sz="0" w:space="0" w:color="auto"/>
            <w:left w:val="none" w:sz="0" w:space="0" w:color="auto"/>
            <w:bottom w:val="none" w:sz="0" w:space="0" w:color="auto"/>
            <w:right w:val="none" w:sz="0" w:space="0" w:color="auto"/>
          </w:divBdr>
        </w:div>
        <w:div w:id="886991671">
          <w:marLeft w:val="640"/>
          <w:marRight w:val="0"/>
          <w:marTop w:val="0"/>
          <w:marBottom w:val="0"/>
          <w:divBdr>
            <w:top w:val="none" w:sz="0" w:space="0" w:color="auto"/>
            <w:left w:val="none" w:sz="0" w:space="0" w:color="auto"/>
            <w:bottom w:val="none" w:sz="0" w:space="0" w:color="auto"/>
            <w:right w:val="none" w:sz="0" w:space="0" w:color="auto"/>
          </w:divBdr>
        </w:div>
        <w:div w:id="1085110810">
          <w:marLeft w:val="640"/>
          <w:marRight w:val="0"/>
          <w:marTop w:val="0"/>
          <w:marBottom w:val="0"/>
          <w:divBdr>
            <w:top w:val="none" w:sz="0" w:space="0" w:color="auto"/>
            <w:left w:val="none" w:sz="0" w:space="0" w:color="auto"/>
            <w:bottom w:val="none" w:sz="0" w:space="0" w:color="auto"/>
            <w:right w:val="none" w:sz="0" w:space="0" w:color="auto"/>
          </w:divBdr>
        </w:div>
        <w:div w:id="1091976652">
          <w:marLeft w:val="640"/>
          <w:marRight w:val="0"/>
          <w:marTop w:val="0"/>
          <w:marBottom w:val="0"/>
          <w:divBdr>
            <w:top w:val="none" w:sz="0" w:space="0" w:color="auto"/>
            <w:left w:val="none" w:sz="0" w:space="0" w:color="auto"/>
            <w:bottom w:val="none" w:sz="0" w:space="0" w:color="auto"/>
            <w:right w:val="none" w:sz="0" w:space="0" w:color="auto"/>
          </w:divBdr>
        </w:div>
        <w:div w:id="1198785028">
          <w:marLeft w:val="640"/>
          <w:marRight w:val="0"/>
          <w:marTop w:val="0"/>
          <w:marBottom w:val="0"/>
          <w:divBdr>
            <w:top w:val="none" w:sz="0" w:space="0" w:color="auto"/>
            <w:left w:val="none" w:sz="0" w:space="0" w:color="auto"/>
            <w:bottom w:val="none" w:sz="0" w:space="0" w:color="auto"/>
            <w:right w:val="none" w:sz="0" w:space="0" w:color="auto"/>
          </w:divBdr>
        </w:div>
        <w:div w:id="1199661776">
          <w:marLeft w:val="640"/>
          <w:marRight w:val="0"/>
          <w:marTop w:val="0"/>
          <w:marBottom w:val="0"/>
          <w:divBdr>
            <w:top w:val="none" w:sz="0" w:space="0" w:color="auto"/>
            <w:left w:val="none" w:sz="0" w:space="0" w:color="auto"/>
            <w:bottom w:val="none" w:sz="0" w:space="0" w:color="auto"/>
            <w:right w:val="none" w:sz="0" w:space="0" w:color="auto"/>
          </w:divBdr>
        </w:div>
        <w:div w:id="1208562572">
          <w:marLeft w:val="640"/>
          <w:marRight w:val="0"/>
          <w:marTop w:val="0"/>
          <w:marBottom w:val="0"/>
          <w:divBdr>
            <w:top w:val="none" w:sz="0" w:space="0" w:color="auto"/>
            <w:left w:val="none" w:sz="0" w:space="0" w:color="auto"/>
            <w:bottom w:val="none" w:sz="0" w:space="0" w:color="auto"/>
            <w:right w:val="none" w:sz="0" w:space="0" w:color="auto"/>
          </w:divBdr>
        </w:div>
        <w:div w:id="1231380493">
          <w:marLeft w:val="640"/>
          <w:marRight w:val="0"/>
          <w:marTop w:val="0"/>
          <w:marBottom w:val="0"/>
          <w:divBdr>
            <w:top w:val="none" w:sz="0" w:space="0" w:color="auto"/>
            <w:left w:val="none" w:sz="0" w:space="0" w:color="auto"/>
            <w:bottom w:val="none" w:sz="0" w:space="0" w:color="auto"/>
            <w:right w:val="none" w:sz="0" w:space="0" w:color="auto"/>
          </w:divBdr>
        </w:div>
        <w:div w:id="1231694060">
          <w:marLeft w:val="640"/>
          <w:marRight w:val="0"/>
          <w:marTop w:val="0"/>
          <w:marBottom w:val="0"/>
          <w:divBdr>
            <w:top w:val="none" w:sz="0" w:space="0" w:color="auto"/>
            <w:left w:val="none" w:sz="0" w:space="0" w:color="auto"/>
            <w:bottom w:val="none" w:sz="0" w:space="0" w:color="auto"/>
            <w:right w:val="none" w:sz="0" w:space="0" w:color="auto"/>
          </w:divBdr>
        </w:div>
        <w:div w:id="1254777276">
          <w:marLeft w:val="640"/>
          <w:marRight w:val="0"/>
          <w:marTop w:val="0"/>
          <w:marBottom w:val="0"/>
          <w:divBdr>
            <w:top w:val="none" w:sz="0" w:space="0" w:color="auto"/>
            <w:left w:val="none" w:sz="0" w:space="0" w:color="auto"/>
            <w:bottom w:val="none" w:sz="0" w:space="0" w:color="auto"/>
            <w:right w:val="none" w:sz="0" w:space="0" w:color="auto"/>
          </w:divBdr>
        </w:div>
        <w:div w:id="1266424491">
          <w:marLeft w:val="640"/>
          <w:marRight w:val="0"/>
          <w:marTop w:val="0"/>
          <w:marBottom w:val="0"/>
          <w:divBdr>
            <w:top w:val="none" w:sz="0" w:space="0" w:color="auto"/>
            <w:left w:val="none" w:sz="0" w:space="0" w:color="auto"/>
            <w:bottom w:val="none" w:sz="0" w:space="0" w:color="auto"/>
            <w:right w:val="none" w:sz="0" w:space="0" w:color="auto"/>
          </w:divBdr>
        </w:div>
        <w:div w:id="1309897938">
          <w:marLeft w:val="640"/>
          <w:marRight w:val="0"/>
          <w:marTop w:val="0"/>
          <w:marBottom w:val="0"/>
          <w:divBdr>
            <w:top w:val="none" w:sz="0" w:space="0" w:color="auto"/>
            <w:left w:val="none" w:sz="0" w:space="0" w:color="auto"/>
            <w:bottom w:val="none" w:sz="0" w:space="0" w:color="auto"/>
            <w:right w:val="none" w:sz="0" w:space="0" w:color="auto"/>
          </w:divBdr>
        </w:div>
        <w:div w:id="1387071129">
          <w:marLeft w:val="640"/>
          <w:marRight w:val="0"/>
          <w:marTop w:val="0"/>
          <w:marBottom w:val="0"/>
          <w:divBdr>
            <w:top w:val="none" w:sz="0" w:space="0" w:color="auto"/>
            <w:left w:val="none" w:sz="0" w:space="0" w:color="auto"/>
            <w:bottom w:val="none" w:sz="0" w:space="0" w:color="auto"/>
            <w:right w:val="none" w:sz="0" w:space="0" w:color="auto"/>
          </w:divBdr>
        </w:div>
        <w:div w:id="1397163277">
          <w:marLeft w:val="640"/>
          <w:marRight w:val="0"/>
          <w:marTop w:val="0"/>
          <w:marBottom w:val="0"/>
          <w:divBdr>
            <w:top w:val="none" w:sz="0" w:space="0" w:color="auto"/>
            <w:left w:val="none" w:sz="0" w:space="0" w:color="auto"/>
            <w:bottom w:val="none" w:sz="0" w:space="0" w:color="auto"/>
            <w:right w:val="none" w:sz="0" w:space="0" w:color="auto"/>
          </w:divBdr>
        </w:div>
        <w:div w:id="1424033625">
          <w:marLeft w:val="640"/>
          <w:marRight w:val="0"/>
          <w:marTop w:val="0"/>
          <w:marBottom w:val="0"/>
          <w:divBdr>
            <w:top w:val="none" w:sz="0" w:space="0" w:color="auto"/>
            <w:left w:val="none" w:sz="0" w:space="0" w:color="auto"/>
            <w:bottom w:val="none" w:sz="0" w:space="0" w:color="auto"/>
            <w:right w:val="none" w:sz="0" w:space="0" w:color="auto"/>
          </w:divBdr>
        </w:div>
        <w:div w:id="1474172642">
          <w:marLeft w:val="640"/>
          <w:marRight w:val="0"/>
          <w:marTop w:val="0"/>
          <w:marBottom w:val="0"/>
          <w:divBdr>
            <w:top w:val="none" w:sz="0" w:space="0" w:color="auto"/>
            <w:left w:val="none" w:sz="0" w:space="0" w:color="auto"/>
            <w:bottom w:val="none" w:sz="0" w:space="0" w:color="auto"/>
            <w:right w:val="none" w:sz="0" w:space="0" w:color="auto"/>
          </w:divBdr>
        </w:div>
        <w:div w:id="1518739113">
          <w:marLeft w:val="640"/>
          <w:marRight w:val="0"/>
          <w:marTop w:val="0"/>
          <w:marBottom w:val="0"/>
          <w:divBdr>
            <w:top w:val="none" w:sz="0" w:space="0" w:color="auto"/>
            <w:left w:val="none" w:sz="0" w:space="0" w:color="auto"/>
            <w:bottom w:val="none" w:sz="0" w:space="0" w:color="auto"/>
            <w:right w:val="none" w:sz="0" w:space="0" w:color="auto"/>
          </w:divBdr>
        </w:div>
        <w:div w:id="1535457631">
          <w:marLeft w:val="640"/>
          <w:marRight w:val="0"/>
          <w:marTop w:val="0"/>
          <w:marBottom w:val="0"/>
          <w:divBdr>
            <w:top w:val="none" w:sz="0" w:space="0" w:color="auto"/>
            <w:left w:val="none" w:sz="0" w:space="0" w:color="auto"/>
            <w:bottom w:val="none" w:sz="0" w:space="0" w:color="auto"/>
            <w:right w:val="none" w:sz="0" w:space="0" w:color="auto"/>
          </w:divBdr>
        </w:div>
        <w:div w:id="1572543429">
          <w:marLeft w:val="640"/>
          <w:marRight w:val="0"/>
          <w:marTop w:val="0"/>
          <w:marBottom w:val="0"/>
          <w:divBdr>
            <w:top w:val="none" w:sz="0" w:space="0" w:color="auto"/>
            <w:left w:val="none" w:sz="0" w:space="0" w:color="auto"/>
            <w:bottom w:val="none" w:sz="0" w:space="0" w:color="auto"/>
            <w:right w:val="none" w:sz="0" w:space="0" w:color="auto"/>
          </w:divBdr>
        </w:div>
        <w:div w:id="1572690871">
          <w:marLeft w:val="640"/>
          <w:marRight w:val="0"/>
          <w:marTop w:val="0"/>
          <w:marBottom w:val="0"/>
          <w:divBdr>
            <w:top w:val="none" w:sz="0" w:space="0" w:color="auto"/>
            <w:left w:val="none" w:sz="0" w:space="0" w:color="auto"/>
            <w:bottom w:val="none" w:sz="0" w:space="0" w:color="auto"/>
            <w:right w:val="none" w:sz="0" w:space="0" w:color="auto"/>
          </w:divBdr>
        </w:div>
        <w:div w:id="1596472180">
          <w:marLeft w:val="640"/>
          <w:marRight w:val="0"/>
          <w:marTop w:val="0"/>
          <w:marBottom w:val="0"/>
          <w:divBdr>
            <w:top w:val="none" w:sz="0" w:space="0" w:color="auto"/>
            <w:left w:val="none" w:sz="0" w:space="0" w:color="auto"/>
            <w:bottom w:val="none" w:sz="0" w:space="0" w:color="auto"/>
            <w:right w:val="none" w:sz="0" w:space="0" w:color="auto"/>
          </w:divBdr>
        </w:div>
        <w:div w:id="1650134550">
          <w:marLeft w:val="640"/>
          <w:marRight w:val="0"/>
          <w:marTop w:val="0"/>
          <w:marBottom w:val="0"/>
          <w:divBdr>
            <w:top w:val="none" w:sz="0" w:space="0" w:color="auto"/>
            <w:left w:val="none" w:sz="0" w:space="0" w:color="auto"/>
            <w:bottom w:val="none" w:sz="0" w:space="0" w:color="auto"/>
            <w:right w:val="none" w:sz="0" w:space="0" w:color="auto"/>
          </w:divBdr>
        </w:div>
        <w:div w:id="1681348367">
          <w:marLeft w:val="640"/>
          <w:marRight w:val="0"/>
          <w:marTop w:val="0"/>
          <w:marBottom w:val="0"/>
          <w:divBdr>
            <w:top w:val="none" w:sz="0" w:space="0" w:color="auto"/>
            <w:left w:val="none" w:sz="0" w:space="0" w:color="auto"/>
            <w:bottom w:val="none" w:sz="0" w:space="0" w:color="auto"/>
            <w:right w:val="none" w:sz="0" w:space="0" w:color="auto"/>
          </w:divBdr>
        </w:div>
        <w:div w:id="1759473352">
          <w:marLeft w:val="640"/>
          <w:marRight w:val="0"/>
          <w:marTop w:val="0"/>
          <w:marBottom w:val="0"/>
          <w:divBdr>
            <w:top w:val="none" w:sz="0" w:space="0" w:color="auto"/>
            <w:left w:val="none" w:sz="0" w:space="0" w:color="auto"/>
            <w:bottom w:val="none" w:sz="0" w:space="0" w:color="auto"/>
            <w:right w:val="none" w:sz="0" w:space="0" w:color="auto"/>
          </w:divBdr>
        </w:div>
        <w:div w:id="1803694143">
          <w:marLeft w:val="640"/>
          <w:marRight w:val="0"/>
          <w:marTop w:val="0"/>
          <w:marBottom w:val="0"/>
          <w:divBdr>
            <w:top w:val="none" w:sz="0" w:space="0" w:color="auto"/>
            <w:left w:val="none" w:sz="0" w:space="0" w:color="auto"/>
            <w:bottom w:val="none" w:sz="0" w:space="0" w:color="auto"/>
            <w:right w:val="none" w:sz="0" w:space="0" w:color="auto"/>
          </w:divBdr>
        </w:div>
        <w:div w:id="1823738086">
          <w:marLeft w:val="640"/>
          <w:marRight w:val="0"/>
          <w:marTop w:val="0"/>
          <w:marBottom w:val="0"/>
          <w:divBdr>
            <w:top w:val="none" w:sz="0" w:space="0" w:color="auto"/>
            <w:left w:val="none" w:sz="0" w:space="0" w:color="auto"/>
            <w:bottom w:val="none" w:sz="0" w:space="0" w:color="auto"/>
            <w:right w:val="none" w:sz="0" w:space="0" w:color="auto"/>
          </w:divBdr>
        </w:div>
        <w:div w:id="1928270832">
          <w:marLeft w:val="640"/>
          <w:marRight w:val="0"/>
          <w:marTop w:val="0"/>
          <w:marBottom w:val="0"/>
          <w:divBdr>
            <w:top w:val="none" w:sz="0" w:space="0" w:color="auto"/>
            <w:left w:val="none" w:sz="0" w:space="0" w:color="auto"/>
            <w:bottom w:val="none" w:sz="0" w:space="0" w:color="auto"/>
            <w:right w:val="none" w:sz="0" w:space="0" w:color="auto"/>
          </w:divBdr>
        </w:div>
        <w:div w:id="1941596421">
          <w:marLeft w:val="640"/>
          <w:marRight w:val="0"/>
          <w:marTop w:val="0"/>
          <w:marBottom w:val="0"/>
          <w:divBdr>
            <w:top w:val="none" w:sz="0" w:space="0" w:color="auto"/>
            <w:left w:val="none" w:sz="0" w:space="0" w:color="auto"/>
            <w:bottom w:val="none" w:sz="0" w:space="0" w:color="auto"/>
            <w:right w:val="none" w:sz="0" w:space="0" w:color="auto"/>
          </w:divBdr>
        </w:div>
        <w:div w:id="1955096460">
          <w:marLeft w:val="640"/>
          <w:marRight w:val="0"/>
          <w:marTop w:val="0"/>
          <w:marBottom w:val="0"/>
          <w:divBdr>
            <w:top w:val="none" w:sz="0" w:space="0" w:color="auto"/>
            <w:left w:val="none" w:sz="0" w:space="0" w:color="auto"/>
            <w:bottom w:val="none" w:sz="0" w:space="0" w:color="auto"/>
            <w:right w:val="none" w:sz="0" w:space="0" w:color="auto"/>
          </w:divBdr>
        </w:div>
        <w:div w:id="1970431995">
          <w:marLeft w:val="640"/>
          <w:marRight w:val="0"/>
          <w:marTop w:val="0"/>
          <w:marBottom w:val="0"/>
          <w:divBdr>
            <w:top w:val="none" w:sz="0" w:space="0" w:color="auto"/>
            <w:left w:val="none" w:sz="0" w:space="0" w:color="auto"/>
            <w:bottom w:val="none" w:sz="0" w:space="0" w:color="auto"/>
            <w:right w:val="none" w:sz="0" w:space="0" w:color="auto"/>
          </w:divBdr>
        </w:div>
        <w:div w:id="2049067440">
          <w:marLeft w:val="640"/>
          <w:marRight w:val="0"/>
          <w:marTop w:val="0"/>
          <w:marBottom w:val="0"/>
          <w:divBdr>
            <w:top w:val="none" w:sz="0" w:space="0" w:color="auto"/>
            <w:left w:val="none" w:sz="0" w:space="0" w:color="auto"/>
            <w:bottom w:val="none" w:sz="0" w:space="0" w:color="auto"/>
            <w:right w:val="none" w:sz="0" w:space="0" w:color="auto"/>
          </w:divBdr>
        </w:div>
      </w:divsChild>
    </w:div>
    <w:div w:id="907422560">
      <w:marLeft w:val="640"/>
      <w:marRight w:val="0"/>
      <w:marTop w:val="0"/>
      <w:marBottom w:val="0"/>
      <w:divBdr>
        <w:top w:val="none" w:sz="0" w:space="0" w:color="auto"/>
        <w:left w:val="none" w:sz="0" w:space="0" w:color="auto"/>
        <w:bottom w:val="none" w:sz="0" w:space="0" w:color="auto"/>
        <w:right w:val="none" w:sz="0" w:space="0" w:color="auto"/>
      </w:divBdr>
    </w:div>
    <w:div w:id="907424367">
      <w:marLeft w:val="640"/>
      <w:marRight w:val="0"/>
      <w:marTop w:val="0"/>
      <w:marBottom w:val="0"/>
      <w:divBdr>
        <w:top w:val="none" w:sz="0" w:space="0" w:color="auto"/>
        <w:left w:val="none" w:sz="0" w:space="0" w:color="auto"/>
        <w:bottom w:val="none" w:sz="0" w:space="0" w:color="auto"/>
        <w:right w:val="none" w:sz="0" w:space="0" w:color="auto"/>
      </w:divBdr>
    </w:div>
    <w:div w:id="908613930">
      <w:marLeft w:val="640"/>
      <w:marRight w:val="0"/>
      <w:marTop w:val="0"/>
      <w:marBottom w:val="0"/>
      <w:divBdr>
        <w:top w:val="none" w:sz="0" w:space="0" w:color="auto"/>
        <w:left w:val="none" w:sz="0" w:space="0" w:color="auto"/>
        <w:bottom w:val="none" w:sz="0" w:space="0" w:color="auto"/>
        <w:right w:val="none" w:sz="0" w:space="0" w:color="auto"/>
      </w:divBdr>
    </w:div>
    <w:div w:id="908879867">
      <w:marLeft w:val="640"/>
      <w:marRight w:val="0"/>
      <w:marTop w:val="0"/>
      <w:marBottom w:val="0"/>
      <w:divBdr>
        <w:top w:val="none" w:sz="0" w:space="0" w:color="auto"/>
        <w:left w:val="none" w:sz="0" w:space="0" w:color="auto"/>
        <w:bottom w:val="none" w:sz="0" w:space="0" w:color="auto"/>
        <w:right w:val="none" w:sz="0" w:space="0" w:color="auto"/>
      </w:divBdr>
    </w:div>
    <w:div w:id="913005657">
      <w:marLeft w:val="640"/>
      <w:marRight w:val="0"/>
      <w:marTop w:val="0"/>
      <w:marBottom w:val="0"/>
      <w:divBdr>
        <w:top w:val="none" w:sz="0" w:space="0" w:color="auto"/>
        <w:left w:val="none" w:sz="0" w:space="0" w:color="auto"/>
        <w:bottom w:val="none" w:sz="0" w:space="0" w:color="auto"/>
        <w:right w:val="none" w:sz="0" w:space="0" w:color="auto"/>
      </w:divBdr>
    </w:div>
    <w:div w:id="918490385">
      <w:marLeft w:val="640"/>
      <w:marRight w:val="0"/>
      <w:marTop w:val="0"/>
      <w:marBottom w:val="0"/>
      <w:divBdr>
        <w:top w:val="none" w:sz="0" w:space="0" w:color="auto"/>
        <w:left w:val="none" w:sz="0" w:space="0" w:color="auto"/>
        <w:bottom w:val="none" w:sz="0" w:space="0" w:color="auto"/>
        <w:right w:val="none" w:sz="0" w:space="0" w:color="auto"/>
      </w:divBdr>
    </w:div>
    <w:div w:id="918714584">
      <w:bodyDiv w:val="1"/>
      <w:marLeft w:val="0"/>
      <w:marRight w:val="0"/>
      <w:marTop w:val="0"/>
      <w:marBottom w:val="0"/>
      <w:divBdr>
        <w:top w:val="none" w:sz="0" w:space="0" w:color="auto"/>
        <w:left w:val="none" w:sz="0" w:space="0" w:color="auto"/>
        <w:bottom w:val="none" w:sz="0" w:space="0" w:color="auto"/>
        <w:right w:val="none" w:sz="0" w:space="0" w:color="auto"/>
      </w:divBdr>
      <w:divsChild>
        <w:div w:id="447358856">
          <w:marLeft w:val="640"/>
          <w:marRight w:val="0"/>
          <w:marTop w:val="0"/>
          <w:marBottom w:val="0"/>
          <w:divBdr>
            <w:top w:val="none" w:sz="0" w:space="0" w:color="auto"/>
            <w:left w:val="none" w:sz="0" w:space="0" w:color="auto"/>
            <w:bottom w:val="none" w:sz="0" w:space="0" w:color="auto"/>
            <w:right w:val="none" w:sz="0" w:space="0" w:color="auto"/>
          </w:divBdr>
        </w:div>
        <w:div w:id="1558930064">
          <w:marLeft w:val="640"/>
          <w:marRight w:val="0"/>
          <w:marTop w:val="0"/>
          <w:marBottom w:val="0"/>
          <w:divBdr>
            <w:top w:val="none" w:sz="0" w:space="0" w:color="auto"/>
            <w:left w:val="none" w:sz="0" w:space="0" w:color="auto"/>
            <w:bottom w:val="none" w:sz="0" w:space="0" w:color="auto"/>
            <w:right w:val="none" w:sz="0" w:space="0" w:color="auto"/>
          </w:divBdr>
        </w:div>
        <w:div w:id="825557448">
          <w:marLeft w:val="640"/>
          <w:marRight w:val="0"/>
          <w:marTop w:val="0"/>
          <w:marBottom w:val="0"/>
          <w:divBdr>
            <w:top w:val="none" w:sz="0" w:space="0" w:color="auto"/>
            <w:left w:val="none" w:sz="0" w:space="0" w:color="auto"/>
            <w:bottom w:val="none" w:sz="0" w:space="0" w:color="auto"/>
            <w:right w:val="none" w:sz="0" w:space="0" w:color="auto"/>
          </w:divBdr>
        </w:div>
        <w:div w:id="1004555861">
          <w:marLeft w:val="640"/>
          <w:marRight w:val="0"/>
          <w:marTop w:val="0"/>
          <w:marBottom w:val="0"/>
          <w:divBdr>
            <w:top w:val="none" w:sz="0" w:space="0" w:color="auto"/>
            <w:left w:val="none" w:sz="0" w:space="0" w:color="auto"/>
            <w:bottom w:val="none" w:sz="0" w:space="0" w:color="auto"/>
            <w:right w:val="none" w:sz="0" w:space="0" w:color="auto"/>
          </w:divBdr>
        </w:div>
        <w:div w:id="575209893">
          <w:marLeft w:val="640"/>
          <w:marRight w:val="0"/>
          <w:marTop w:val="0"/>
          <w:marBottom w:val="0"/>
          <w:divBdr>
            <w:top w:val="none" w:sz="0" w:space="0" w:color="auto"/>
            <w:left w:val="none" w:sz="0" w:space="0" w:color="auto"/>
            <w:bottom w:val="none" w:sz="0" w:space="0" w:color="auto"/>
            <w:right w:val="none" w:sz="0" w:space="0" w:color="auto"/>
          </w:divBdr>
        </w:div>
        <w:div w:id="17238605">
          <w:marLeft w:val="640"/>
          <w:marRight w:val="0"/>
          <w:marTop w:val="0"/>
          <w:marBottom w:val="0"/>
          <w:divBdr>
            <w:top w:val="none" w:sz="0" w:space="0" w:color="auto"/>
            <w:left w:val="none" w:sz="0" w:space="0" w:color="auto"/>
            <w:bottom w:val="none" w:sz="0" w:space="0" w:color="auto"/>
            <w:right w:val="none" w:sz="0" w:space="0" w:color="auto"/>
          </w:divBdr>
        </w:div>
        <w:div w:id="1345205632">
          <w:marLeft w:val="640"/>
          <w:marRight w:val="0"/>
          <w:marTop w:val="0"/>
          <w:marBottom w:val="0"/>
          <w:divBdr>
            <w:top w:val="none" w:sz="0" w:space="0" w:color="auto"/>
            <w:left w:val="none" w:sz="0" w:space="0" w:color="auto"/>
            <w:bottom w:val="none" w:sz="0" w:space="0" w:color="auto"/>
            <w:right w:val="none" w:sz="0" w:space="0" w:color="auto"/>
          </w:divBdr>
        </w:div>
        <w:div w:id="1564755512">
          <w:marLeft w:val="640"/>
          <w:marRight w:val="0"/>
          <w:marTop w:val="0"/>
          <w:marBottom w:val="0"/>
          <w:divBdr>
            <w:top w:val="none" w:sz="0" w:space="0" w:color="auto"/>
            <w:left w:val="none" w:sz="0" w:space="0" w:color="auto"/>
            <w:bottom w:val="none" w:sz="0" w:space="0" w:color="auto"/>
            <w:right w:val="none" w:sz="0" w:space="0" w:color="auto"/>
          </w:divBdr>
        </w:div>
        <w:div w:id="971446059">
          <w:marLeft w:val="640"/>
          <w:marRight w:val="0"/>
          <w:marTop w:val="0"/>
          <w:marBottom w:val="0"/>
          <w:divBdr>
            <w:top w:val="none" w:sz="0" w:space="0" w:color="auto"/>
            <w:left w:val="none" w:sz="0" w:space="0" w:color="auto"/>
            <w:bottom w:val="none" w:sz="0" w:space="0" w:color="auto"/>
            <w:right w:val="none" w:sz="0" w:space="0" w:color="auto"/>
          </w:divBdr>
        </w:div>
        <w:div w:id="377514852">
          <w:marLeft w:val="640"/>
          <w:marRight w:val="0"/>
          <w:marTop w:val="0"/>
          <w:marBottom w:val="0"/>
          <w:divBdr>
            <w:top w:val="none" w:sz="0" w:space="0" w:color="auto"/>
            <w:left w:val="none" w:sz="0" w:space="0" w:color="auto"/>
            <w:bottom w:val="none" w:sz="0" w:space="0" w:color="auto"/>
            <w:right w:val="none" w:sz="0" w:space="0" w:color="auto"/>
          </w:divBdr>
        </w:div>
        <w:div w:id="1679188676">
          <w:marLeft w:val="640"/>
          <w:marRight w:val="0"/>
          <w:marTop w:val="0"/>
          <w:marBottom w:val="0"/>
          <w:divBdr>
            <w:top w:val="none" w:sz="0" w:space="0" w:color="auto"/>
            <w:left w:val="none" w:sz="0" w:space="0" w:color="auto"/>
            <w:bottom w:val="none" w:sz="0" w:space="0" w:color="auto"/>
            <w:right w:val="none" w:sz="0" w:space="0" w:color="auto"/>
          </w:divBdr>
        </w:div>
        <w:div w:id="613362455">
          <w:marLeft w:val="640"/>
          <w:marRight w:val="0"/>
          <w:marTop w:val="0"/>
          <w:marBottom w:val="0"/>
          <w:divBdr>
            <w:top w:val="none" w:sz="0" w:space="0" w:color="auto"/>
            <w:left w:val="none" w:sz="0" w:space="0" w:color="auto"/>
            <w:bottom w:val="none" w:sz="0" w:space="0" w:color="auto"/>
            <w:right w:val="none" w:sz="0" w:space="0" w:color="auto"/>
          </w:divBdr>
        </w:div>
        <w:div w:id="1531259794">
          <w:marLeft w:val="640"/>
          <w:marRight w:val="0"/>
          <w:marTop w:val="0"/>
          <w:marBottom w:val="0"/>
          <w:divBdr>
            <w:top w:val="none" w:sz="0" w:space="0" w:color="auto"/>
            <w:left w:val="none" w:sz="0" w:space="0" w:color="auto"/>
            <w:bottom w:val="none" w:sz="0" w:space="0" w:color="auto"/>
            <w:right w:val="none" w:sz="0" w:space="0" w:color="auto"/>
          </w:divBdr>
        </w:div>
        <w:div w:id="134957338">
          <w:marLeft w:val="640"/>
          <w:marRight w:val="0"/>
          <w:marTop w:val="0"/>
          <w:marBottom w:val="0"/>
          <w:divBdr>
            <w:top w:val="none" w:sz="0" w:space="0" w:color="auto"/>
            <w:left w:val="none" w:sz="0" w:space="0" w:color="auto"/>
            <w:bottom w:val="none" w:sz="0" w:space="0" w:color="auto"/>
            <w:right w:val="none" w:sz="0" w:space="0" w:color="auto"/>
          </w:divBdr>
        </w:div>
        <w:div w:id="415833809">
          <w:marLeft w:val="640"/>
          <w:marRight w:val="0"/>
          <w:marTop w:val="0"/>
          <w:marBottom w:val="0"/>
          <w:divBdr>
            <w:top w:val="none" w:sz="0" w:space="0" w:color="auto"/>
            <w:left w:val="none" w:sz="0" w:space="0" w:color="auto"/>
            <w:bottom w:val="none" w:sz="0" w:space="0" w:color="auto"/>
            <w:right w:val="none" w:sz="0" w:space="0" w:color="auto"/>
          </w:divBdr>
        </w:div>
        <w:div w:id="581140388">
          <w:marLeft w:val="640"/>
          <w:marRight w:val="0"/>
          <w:marTop w:val="0"/>
          <w:marBottom w:val="0"/>
          <w:divBdr>
            <w:top w:val="none" w:sz="0" w:space="0" w:color="auto"/>
            <w:left w:val="none" w:sz="0" w:space="0" w:color="auto"/>
            <w:bottom w:val="none" w:sz="0" w:space="0" w:color="auto"/>
            <w:right w:val="none" w:sz="0" w:space="0" w:color="auto"/>
          </w:divBdr>
        </w:div>
        <w:div w:id="274604186">
          <w:marLeft w:val="640"/>
          <w:marRight w:val="0"/>
          <w:marTop w:val="0"/>
          <w:marBottom w:val="0"/>
          <w:divBdr>
            <w:top w:val="none" w:sz="0" w:space="0" w:color="auto"/>
            <w:left w:val="none" w:sz="0" w:space="0" w:color="auto"/>
            <w:bottom w:val="none" w:sz="0" w:space="0" w:color="auto"/>
            <w:right w:val="none" w:sz="0" w:space="0" w:color="auto"/>
          </w:divBdr>
        </w:div>
        <w:div w:id="1940410892">
          <w:marLeft w:val="640"/>
          <w:marRight w:val="0"/>
          <w:marTop w:val="0"/>
          <w:marBottom w:val="0"/>
          <w:divBdr>
            <w:top w:val="none" w:sz="0" w:space="0" w:color="auto"/>
            <w:left w:val="none" w:sz="0" w:space="0" w:color="auto"/>
            <w:bottom w:val="none" w:sz="0" w:space="0" w:color="auto"/>
            <w:right w:val="none" w:sz="0" w:space="0" w:color="auto"/>
          </w:divBdr>
        </w:div>
        <w:div w:id="263222230">
          <w:marLeft w:val="640"/>
          <w:marRight w:val="0"/>
          <w:marTop w:val="0"/>
          <w:marBottom w:val="0"/>
          <w:divBdr>
            <w:top w:val="none" w:sz="0" w:space="0" w:color="auto"/>
            <w:left w:val="none" w:sz="0" w:space="0" w:color="auto"/>
            <w:bottom w:val="none" w:sz="0" w:space="0" w:color="auto"/>
            <w:right w:val="none" w:sz="0" w:space="0" w:color="auto"/>
          </w:divBdr>
        </w:div>
        <w:div w:id="574969923">
          <w:marLeft w:val="640"/>
          <w:marRight w:val="0"/>
          <w:marTop w:val="0"/>
          <w:marBottom w:val="0"/>
          <w:divBdr>
            <w:top w:val="none" w:sz="0" w:space="0" w:color="auto"/>
            <w:left w:val="none" w:sz="0" w:space="0" w:color="auto"/>
            <w:bottom w:val="none" w:sz="0" w:space="0" w:color="auto"/>
            <w:right w:val="none" w:sz="0" w:space="0" w:color="auto"/>
          </w:divBdr>
        </w:div>
        <w:div w:id="872813582">
          <w:marLeft w:val="640"/>
          <w:marRight w:val="0"/>
          <w:marTop w:val="0"/>
          <w:marBottom w:val="0"/>
          <w:divBdr>
            <w:top w:val="none" w:sz="0" w:space="0" w:color="auto"/>
            <w:left w:val="none" w:sz="0" w:space="0" w:color="auto"/>
            <w:bottom w:val="none" w:sz="0" w:space="0" w:color="auto"/>
            <w:right w:val="none" w:sz="0" w:space="0" w:color="auto"/>
          </w:divBdr>
        </w:div>
        <w:div w:id="992489092">
          <w:marLeft w:val="640"/>
          <w:marRight w:val="0"/>
          <w:marTop w:val="0"/>
          <w:marBottom w:val="0"/>
          <w:divBdr>
            <w:top w:val="none" w:sz="0" w:space="0" w:color="auto"/>
            <w:left w:val="none" w:sz="0" w:space="0" w:color="auto"/>
            <w:bottom w:val="none" w:sz="0" w:space="0" w:color="auto"/>
            <w:right w:val="none" w:sz="0" w:space="0" w:color="auto"/>
          </w:divBdr>
        </w:div>
        <w:div w:id="483544773">
          <w:marLeft w:val="640"/>
          <w:marRight w:val="0"/>
          <w:marTop w:val="0"/>
          <w:marBottom w:val="0"/>
          <w:divBdr>
            <w:top w:val="none" w:sz="0" w:space="0" w:color="auto"/>
            <w:left w:val="none" w:sz="0" w:space="0" w:color="auto"/>
            <w:bottom w:val="none" w:sz="0" w:space="0" w:color="auto"/>
            <w:right w:val="none" w:sz="0" w:space="0" w:color="auto"/>
          </w:divBdr>
        </w:div>
        <w:div w:id="732966994">
          <w:marLeft w:val="640"/>
          <w:marRight w:val="0"/>
          <w:marTop w:val="0"/>
          <w:marBottom w:val="0"/>
          <w:divBdr>
            <w:top w:val="none" w:sz="0" w:space="0" w:color="auto"/>
            <w:left w:val="none" w:sz="0" w:space="0" w:color="auto"/>
            <w:bottom w:val="none" w:sz="0" w:space="0" w:color="auto"/>
            <w:right w:val="none" w:sz="0" w:space="0" w:color="auto"/>
          </w:divBdr>
        </w:div>
        <w:div w:id="682131008">
          <w:marLeft w:val="640"/>
          <w:marRight w:val="0"/>
          <w:marTop w:val="0"/>
          <w:marBottom w:val="0"/>
          <w:divBdr>
            <w:top w:val="none" w:sz="0" w:space="0" w:color="auto"/>
            <w:left w:val="none" w:sz="0" w:space="0" w:color="auto"/>
            <w:bottom w:val="none" w:sz="0" w:space="0" w:color="auto"/>
            <w:right w:val="none" w:sz="0" w:space="0" w:color="auto"/>
          </w:divBdr>
        </w:div>
        <w:div w:id="1433672640">
          <w:marLeft w:val="640"/>
          <w:marRight w:val="0"/>
          <w:marTop w:val="0"/>
          <w:marBottom w:val="0"/>
          <w:divBdr>
            <w:top w:val="none" w:sz="0" w:space="0" w:color="auto"/>
            <w:left w:val="none" w:sz="0" w:space="0" w:color="auto"/>
            <w:bottom w:val="none" w:sz="0" w:space="0" w:color="auto"/>
            <w:right w:val="none" w:sz="0" w:space="0" w:color="auto"/>
          </w:divBdr>
        </w:div>
        <w:div w:id="1282998350">
          <w:marLeft w:val="640"/>
          <w:marRight w:val="0"/>
          <w:marTop w:val="0"/>
          <w:marBottom w:val="0"/>
          <w:divBdr>
            <w:top w:val="none" w:sz="0" w:space="0" w:color="auto"/>
            <w:left w:val="none" w:sz="0" w:space="0" w:color="auto"/>
            <w:bottom w:val="none" w:sz="0" w:space="0" w:color="auto"/>
            <w:right w:val="none" w:sz="0" w:space="0" w:color="auto"/>
          </w:divBdr>
        </w:div>
        <w:div w:id="1937514458">
          <w:marLeft w:val="640"/>
          <w:marRight w:val="0"/>
          <w:marTop w:val="0"/>
          <w:marBottom w:val="0"/>
          <w:divBdr>
            <w:top w:val="none" w:sz="0" w:space="0" w:color="auto"/>
            <w:left w:val="none" w:sz="0" w:space="0" w:color="auto"/>
            <w:bottom w:val="none" w:sz="0" w:space="0" w:color="auto"/>
            <w:right w:val="none" w:sz="0" w:space="0" w:color="auto"/>
          </w:divBdr>
        </w:div>
        <w:div w:id="74282095">
          <w:marLeft w:val="640"/>
          <w:marRight w:val="0"/>
          <w:marTop w:val="0"/>
          <w:marBottom w:val="0"/>
          <w:divBdr>
            <w:top w:val="none" w:sz="0" w:space="0" w:color="auto"/>
            <w:left w:val="none" w:sz="0" w:space="0" w:color="auto"/>
            <w:bottom w:val="none" w:sz="0" w:space="0" w:color="auto"/>
            <w:right w:val="none" w:sz="0" w:space="0" w:color="auto"/>
          </w:divBdr>
        </w:div>
        <w:div w:id="942761370">
          <w:marLeft w:val="640"/>
          <w:marRight w:val="0"/>
          <w:marTop w:val="0"/>
          <w:marBottom w:val="0"/>
          <w:divBdr>
            <w:top w:val="none" w:sz="0" w:space="0" w:color="auto"/>
            <w:left w:val="none" w:sz="0" w:space="0" w:color="auto"/>
            <w:bottom w:val="none" w:sz="0" w:space="0" w:color="auto"/>
            <w:right w:val="none" w:sz="0" w:space="0" w:color="auto"/>
          </w:divBdr>
        </w:div>
        <w:div w:id="1163396860">
          <w:marLeft w:val="640"/>
          <w:marRight w:val="0"/>
          <w:marTop w:val="0"/>
          <w:marBottom w:val="0"/>
          <w:divBdr>
            <w:top w:val="none" w:sz="0" w:space="0" w:color="auto"/>
            <w:left w:val="none" w:sz="0" w:space="0" w:color="auto"/>
            <w:bottom w:val="none" w:sz="0" w:space="0" w:color="auto"/>
            <w:right w:val="none" w:sz="0" w:space="0" w:color="auto"/>
          </w:divBdr>
        </w:div>
        <w:div w:id="1611083672">
          <w:marLeft w:val="640"/>
          <w:marRight w:val="0"/>
          <w:marTop w:val="0"/>
          <w:marBottom w:val="0"/>
          <w:divBdr>
            <w:top w:val="none" w:sz="0" w:space="0" w:color="auto"/>
            <w:left w:val="none" w:sz="0" w:space="0" w:color="auto"/>
            <w:bottom w:val="none" w:sz="0" w:space="0" w:color="auto"/>
            <w:right w:val="none" w:sz="0" w:space="0" w:color="auto"/>
          </w:divBdr>
        </w:div>
        <w:div w:id="1711298220">
          <w:marLeft w:val="640"/>
          <w:marRight w:val="0"/>
          <w:marTop w:val="0"/>
          <w:marBottom w:val="0"/>
          <w:divBdr>
            <w:top w:val="none" w:sz="0" w:space="0" w:color="auto"/>
            <w:left w:val="none" w:sz="0" w:space="0" w:color="auto"/>
            <w:bottom w:val="none" w:sz="0" w:space="0" w:color="auto"/>
            <w:right w:val="none" w:sz="0" w:space="0" w:color="auto"/>
          </w:divBdr>
        </w:div>
        <w:div w:id="411245700">
          <w:marLeft w:val="640"/>
          <w:marRight w:val="0"/>
          <w:marTop w:val="0"/>
          <w:marBottom w:val="0"/>
          <w:divBdr>
            <w:top w:val="none" w:sz="0" w:space="0" w:color="auto"/>
            <w:left w:val="none" w:sz="0" w:space="0" w:color="auto"/>
            <w:bottom w:val="none" w:sz="0" w:space="0" w:color="auto"/>
            <w:right w:val="none" w:sz="0" w:space="0" w:color="auto"/>
          </w:divBdr>
        </w:div>
        <w:div w:id="1493527146">
          <w:marLeft w:val="640"/>
          <w:marRight w:val="0"/>
          <w:marTop w:val="0"/>
          <w:marBottom w:val="0"/>
          <w:divBdr>
            <w:top w:val="none" w:sz="0" w:space="0" w:color="auto"/>
            <w:left w:val="none" w:sz="0" w:space="0" w:color="auto"/>
            <w:bottom w:val="none" w:sz="0" w:space="0" w:color="auto"/>
            <w:right w:val="none" w:sz="0" w:space="0" w:color="auto"/>
          </w:divBdr>
        </w:div>
        <w:div w:id="273101307">
          <w:marLeft w:val="640"/>
          <w:marRight w:val="0"/>
          <w:marTop w:val="0"/>
          <w:marBottom w:val="0"/>
          <w:divBdr>
            <w:top w:val="none" w:sz="0" w:space="0" w:color="auto"/>
            <w:left w:val="none" w:sz="0" w:space="0" w:color="auto"/>
            <w:bottom w:val="none" w:sz="0" w:space="0" w:color="auto"/>
            <w:right w:val="none" w:sz="0" w:space="0" w:color="auto"/>
          </w:divBdr>
        </w:div>
        <w:div w:id="301077655">
          <w:marLeft w:val="640"/>
          <w:marRight w:val="0"/>
          <w:marTop w:val="0"/>
          <w:marBottom w:val="0"/>
          <w:divBdr>
            <w:top w:val="none" w:sz="0" w:space="0" w:color="auto"/>
            <w:left w:val="none" w:sz="0" w:space="0" w:color="auto"/>
            <w:bottom w:val="none" w:sz="0" w:space="0" w:color="auto"/>
            <w:right w:val="none" w:sz="0" w:space="0" w:color="auto"/>
          </w:divBdr>
        </w:div>
        <w:div w:id="1316572072">
          <w:marLeft w:val="640"/>
          <w:marRight w:val="0"/>
          <w:marTop w:val="0"/>
          <w:marBottom w:val="0"/>
          <w:divBdr>
            <w:top w:val="none" w:sz="0" w:space="0" w:color="auto"/>
            <w:left w:val="none" w:sz="0" w:space="0" w:color="auto"/>
            <w:bottom w:val="none" w:sz="0" w:space="0" w:color="auto"/>
            <w:right w:val="none" w:sz="0" w:space="0" w:color="auto"/>
          </w:divBdr>
        </w:div>
        <w:div w:id="912086064">
          <w:marLeft w:val="640"/>
          <w:marRight w:val="0"/>
          <w:marTop w:val="0"/>
          <w:marBottom w:val="0"/>
          <w:divBdr>
            <w:top w:val="none" w:sz="0" w:space="0" w:color="auto"/>
            <w:left w:val="none" w:sz="0" w:space="0" w:color="auto"/>
            <w:bottom w:val="none" w:sz="0" w:space="0" w:color="auto"/>
            <w:right w:val="none" w:sz="0" w:space="0" w:color="auto"/>
          </w:divBdr>
        </w:div>
        <w:div w:id="730080128">
          <w:marLeft w:val="640"/>
          <w:marRight w:val="0"/>
          <w:marTop w:val="0"/>
          <w:marBottom w:val="0"/>
          <w:divBdr>
            <w:top w:val="none" w:sz="0" w:space="0" w:color="auto"/>
            <w:left w:val="none" w:sz="0" w:space="0" w:color="auto"/>
            <w:bottom w:val="none" w:sz="0" w:space="0" w:color="auto"/>
            <w:right w:val="none" w:sz="0" w:space="0" w:color="auto"/>
          </w:divBdr>
        </w:div>
        <w:div w:id="420680364">
          <w:marLeft w:val="640"/>
          <w:marRight w:val="0"/>
          <w:marTop w:val="0"/>
          <w:marBottom w:val="0"/>
          <w:divBdr>
            <w:top w:val="none" w:sz="0" w:space="0" w:color="auto"/>
            <w:left w:val="none" w:sz="0" w:space="0" w:color="auto"/>
            <w:bottom w:val="none" w:sz="0" w:space="0" w:color="auto"/>
            <w:right w:val="none" w:sz="0" w:space="0" w:color="auto"/>
          </w:divBdr>
        </w:div>
        <w:div w:id="1485120135">
          <w:marLeft w:val="640"/>
          <w:marRight w:val="0"/>
          <w:marTop w:val="0"/>
          <w:marBottom w:val="0"/>
          <w:divBdr>
            <w:top w:val="none" w:sz="0" w:space="0" w:color="auto"/>
            <w:left w:val="none" w:sz="0" w:space="0" w:color="auto"/>
            <w:bottom w:val="none" w:sz="0" w:space="0" w:color="auto"/>
            <w:right w:val="none" w:sz="0" w:space="0" w:color="auto"/>
          </w:divBdr>
        </w:div>
        <w:div w:id="1764447237">
          <w:marLeft w:val="640"/>
          <w:marRight w:val="0"/>
          <w:marTop w:val="0"/>
          <w:marBottom w:val="0"/>
          <w:divBdr>
            <w:top w:val="none" w:sz="0" w:space="0" w:color="auto"/>
            <w:left w:val="none" w:sz="0" w:space="0" w:color="auto"/>
            <w:bottom w:val="none" w:sz="0" w:space="0" w:color="auto"/>
            <w:right w:val="none" w:sz="0" w:space="0" w:color="auto"/>
          </w:divBdr>
        </w:div>
        <w:div w:id="387384051">
          <w:marLeft w:val="640"/>
          <w:marRight w:val="0"/>
          <w:marTop w:val="0"/>
          <w:marBottom w:val="0"/>
          <w:divBdr>
            <w:top w:val="none" w:sz="0" w:space="0" w:color="auto"/>
            <w:left w:val="none" w:sz="0" w:space="0" w:color="auto"/>
            <w:bottom w:val="none" w:sz="0" w:space="0" w:color="auto"/>
            <w:right w:val="none" w:sz="0" w:space="0" w:color="auto"/>
          </w:divBdr>
        </w:div>
        <w:div w:id="1370297233">
          <w:marLeft w:val="640"/>
          <w:marRight w:val="0"/>
          <w:marTop w:val="0"/>
          <w:marBottom w:val="0"/>
          <w:divBdr>
            <w:top w:val="none" w:sz="0" w:space="0" w:color="auto"/>
            <w:left w:val="none" w:sz="0" w:space="0" w:color="auto"/>
            <w:bottom w:val="none" w:sz="0" w:space="0" w:color="auto"/>
            <w:right w:val="none" w:sz="0" w:space="0" w:color="auto"/>
          </w:divBdr>
        </w:div>
        <w:div w:id="48265132">
          <w:marLeft w:val="640"/>
          <w:marRight w:val="0"/>
          <w:marTop w:val="0"/>
          <w:marBottom w:val="0"/>
          <w:divBdr>
            <w:top w:val="none" w:sz="0" w:space="0" w:color="auto"/>
            <w:left w:val="none" w:sz="0" w:space="0" w:color="auto"/>
            <w:bottom w:val="none" w:sz="0" w:space="0" w:color="auto"/>
            <w:right w:val="none" w:sz="0" w:space="0" w:color="auto"/>
          </w:divBdr>
        </w:div>
        <w:div w:id="1122917487">
          <w:marLeft w:val="640"/>
          <w:marRight w:val="0"/>
          <w:marTop w:val="0"/>
          <w:marBottom w:val="0"/>
          <w:divBdr>
            <w:top w:val="none" w:sz="0" w:space="0" w:color="auto"/>
            <w:left w:val="none" w:sz="0" w:space="0" w:color="auto"/>
            <w:bottom w:val="none" w:sz="0" w:space="0" w:color="auto"/>
            <w:right w:val="none" w:sz="0" w:space="0" w:color="auto"/>
          </w:divBdr>
        </w:div>
        <w:div w:id="652367339">
          <w:marLeft w:val="640"/>
          <w:marRight w:val="0"/>
          <w:marTop w:val="0"/>
          <w:marBottom w:val="0"/>
          <w:divBdr>
            <w:top w:val="none" w:sz="0" w:space="0" w:color="auto"/>
            <w:left w:val="none" w:sz="0" w:space="0" w:color="auto"/>
            <w:bottom w:val="none" w:sz="0" w:space="0" w:color="auto"/>
            <w:right w:val="none" w:sz="0" w:space="0" w:color="auto"/>
          </w:divBdr>
        </w:div>
        <w:div w:id="1348866645">
          <w:marLeft w:val="640"/>
          <w:marRight w:val="0"/>
          <w:marTop w:val="0"/>
          <w:marBottom w:val="0"/>
          <w:divBdr>
            <w:top w:val="none" w:sz="0" w:space="0" w:color="auto"/>
            <w:left w:val="none" w:sz="0" w:space="0" w:color="auto"/>
            <w:bottom w:val="none" w:sz="0" w:space="0" w:color="auto"/>
            <w:right w:val="none" w:sz="0" w:space="0" w:color="auto"/>
          </w:divBdr>
        </w:div>
        <w:div w:id="1448235108">
          <w:marLeft w:val="640"/>
          <w:marRight w:val="0"/>
          <w:marTop w:val="0"/>
          <w:marBottom w:val="0"/>
          <w:divBdr>
            <w:top w:val="none" w:sz="0" w:space="0" w:color="auto"/>
            <w:left w:val="none" w:sz="0" w:space="0" w:color="auto"/>
            <w:bottom w:val="none" w:sz="0" w:space="0" w:color="auto"/>
            <w:right w:val="none" w:sz="0" w:space="0" w:color="auto"/>
          </w:divBdr>
        </w:div>
        <w:div w:id="1015308956">
          <w:marLeft w:val="640"/>
          <w:marRight w:val="0"/>
          <w:marTop w:val="0"/>
          <w:marBottom w:val="0"/>
          <w:divBdr>
            <w:top w:val="none" w:sz="0" w:space="0" w:color="auto"/>
            <w:left w:val="none" w:sz="0" w:space="0" w:color="auto"/>
            <w:bottom w:val="none" w:sz="0" w:space="0" w:color="auto"/>
            <w:right w:val="none" w:sz="0" w:space="0" w:color="auto"/>
          </w:divBdr>
        </w:div>
      </w:divsChild>
    </w:div>
    <w:div w:id="919633746">
      <w:marLeft w:val="640"/>
      <w:marRight w:val="0"/>
      <w:marTop w:val="0"/>
      <w:marBottom w:val="0"/>
      <w:divBdr>
        <w:top w:val="none" w:sz="0" w:space="0" w:color="auto"/>
        <w:left w:val="none" w:sz="0" w:space="0" w:color="auto"/>
        <w:bottom w:val="none" w:sz="0" w:space="0" w:color="auto"/>
        <w:right w:val="none" w:sz="0" w:space="0" w:color="auto"/>
      </w:divBdr>
    </w:div>
    <w:div w:id="920288544">
      <w:marLeft w:val="640"/>
      <w:marRight w:val="0"/>
      <w:marTop w:val="0"/>
      <w:marBottom w:val="0"/>
      <w:divBdr>
        <w:top w:val="none" w:sz="0" w:space="0" w:color="auto"/>
        <w:left w:val="none" w:sz="0" w:space="0" w:color="auto"/>
        <w:bottom w:val="none" w:sz="0" w:space="0" w:color="auto"/>
        <w:right w:val="none" w:sz="0" w:space="0" w:color="auto"/>
      </w:divBdr>
    </w:div>
    <w:div w:id="924924296">
      <w:bodyDiv w:val="1"/>
      <w:marLeft w:val="0"/>
      <w:marRight w:val="0"/>
      <w:marTop w:val="0"/>
      <w:marBottom w:val="0"/>
      <w:divBdr>
        <w:top w:val="none" w:sz="0" w:space="0" w:color="auto"/>
        <w:left w:val="none" w:sz="0" w:space="0" w:color="auto"/>
        <w:bottom w:val="none" w:sz="0" w:space="0" w:color="auto"/>
        <w:right w:val="none" w:sz="0" w:space="0" w:color="auto"/>
      </w:divBdr>
      <w:divsChild>
        <w:div w:id="2063554312">
          <w:marLeft w:val="640"/>
          <w:marRight w:val="0"/>
          <w:marTop w:val="0"/>
          <w:marBottom w:val="0"/>
          <w:divBdr>
            <w:top w:val="none" w:sz="0" w:space="0" w:color="auto"/>
            <w:left w:val="none" w:sz="0" w:space="0" w:color="auto"/>
            <w:bottom w:val="none" w:sz="0" w:space="0" w:color="auto"/>
            <w:right w:val="none" w:sz="0" w:space="0" w:color="auto"/>
          </w:divBdr>
        </w:div>
        <w:div w:id="711659272">
          <w:marLeft w:val="640"/>
          <w:marRight w:val="0"/>
          <w:marTop w:val="0"/>
          <w:marBottom w:val="0"/>
          <w:divBdr>
            <w:top w:val="none" w:sz="0" w:space="0" w:color="auto"/>
            <w:left w:val="none" w:sz="0" w:space="0" w:color="auto"/>
            <w:bottom w:val="none" w:sz="0" w:space="0" w:color="auto"/>
            <w:right w:val="none" w:sz="0" w:space="0" w:color="auto"/>
          </w:divBdr>
        </w:div>
        <w:div w:id="75370344">
          <w:marLeft w:val="640"/>
          <w:marRight w:val="0"/>
          <w:marTop w:val="0"/>
          <w:marBottom w:val="0"/>
          <w:divBdr>
            <w:top w:val="none" w:sz="0" w:space="0" w:color="auto"/>
            <w:left w:val="none" w:sz="0" w:space="0" w:color="auto"/>
            <w:bottom w:val="none" w:sz="0" w:space="0" w:color="auto"/>
            <w:right w:val="none" w:sz="0" w:space="0" w:color="auto"/>
          </w:divBdr>
        </w:div>
        <w:div w:id="833839119">
          <w:marLeft w:val="640"/>
          <w:marRight w:val="0"/>
          <w:marTop w:val="0"/>
          <w:marBottom w:val="0"/>
          <w:divBdr>
            <w:top w:val="none" w:sz="0" w:space="0" w:color="auto"/>
            <w:left w:val="none" w:sz="0" w:space="0" w:color="auto"/>
            <w:bottom w:val="none" w:sz="0" w:space="0" w:color="auto"/>
            <w:right w:val="none" w:sz="0" w:space="0" w:color="auto"/>
          </w:divBdr>
        </w:div>
        <w:div w:id="961228329">
          <w:marLeft w:val="640"/>
          <w:marRight w:val="0"/>
          <w:marTop w:val="0"/>
          <w:marBottom w:val="0"/>
          <w:divBdr>
            <w:top w:val="none" w:sz="0" w:space="0" w:color="auto"/>
            <w:left w:val="none" w:sz="0" w:space="0" w:color="auto"/>
            <w:bottom w:val="none" w:sz="0" w:space="0" w:color="auto"/>
            <w:right w:val="none" w:sz="0" w:space="0" w:color="auto"/>
          </w:divBdr>
        </w:div>
        <w:div w:id="1049961477">
          <w:marLeft w:val="640"/>
          <w:marRight w:val="0"/>
          <w:marTop w:val="0"/>
          <w:marBottom w:val="0"/>
          <w:divBdr>
            <w:top w:val="none" w:sz="0" w:space="0" w:color="auto"/>
            <w:left w:val="none" w:sz="0" w:space="0" w:color="auto"/>
            <w:bottom w:val="none" w:sz="0" w:space="0" w:color="auto"/>
            <w:right w:val="none" w:sz="0" w:space="0" w:color="auto"/>
          </w:divBdr>
        </w:div>
        <w:div w:id="2033797398">
          <w:marLeft w:val="640"/>
          <w:marRight w:val="0"/>
          <w:marTop w:val="0"/>
          <w:marBottom w:val="0"/>
          <w:divBdr>
            <w:top w:val="none" w:sz="0" w:space="0" w:color="auto"/>
            <w:left w:val="none" w:sz="0" w:space="0" w:color="auto"/>
            <w:bottom w:val="none" w:sz="0" w:space="0" w:color="auto"/>
            <w:right w:val="none" w:sz="0" w:space="0" w:color="auto"/>
          </w:divBdr>
        </w:div>
        <w:div w:id="227883149">
          <w:marLeft w:val="640"/>
          <w:marRight w:val="0"/>
          <w:marTop w:val="0"/>
          <w:marBottom w:val="0"/>
          <w:divBdr>
            <w:top w:val="none" w:sz="0" w:space="0" w:color="auto"/>
            <w:left w:val="none" w:sz="0" w:space="0" w:color="auto"/>
            <w:bottom w:val="none" w:sz="0" w:space="0" w:color="auto"/>
            <w:right w:val="none" w:sz="0" w:space="0" w:color="auto"/>
          </w:divBdr>
        </w:div>
        <w:div w:id="621349104">
          <w:marLeft w:val="640"/>
          <w:marRight w:val="0"/>
          <w:marTop w:val="0"/>
          <w:marBottom w:val="0"/>
          <w:divBdr>
            <w:top w:val="none" w:sz="0" w:space="0" w:color="auto"/>
            <w:left w:val="none" w:sz="0" w:space="0" w:color="auto"/>
            <w:bottom w:val="none" w:sz="0" w:space="0" w:color="auto"/>
            <w:right w:val="none" w:sz="0" w:space="0" w:color="auto"/>
          </w:divBdr>
        </w:div>
        <w:div w:id="651300037">
          <w:marLeft w:val="640"/>
          <w:marRight w:val="0"/>
          <w:marTop w:val="0"/>
          <w:marBottom w:val="0"/>
          <w:divBdr>
            <w:top w:val="none" w:sz="0" w:space="0" w:color="auto"/>
            <w:left w:val="none" w:sz="0" w:space="0" w:color="auto"/>
            <w:bottom w:val="none" w:sz="0" w:space="0" w:color="auto"/>
            <w:right w:val="none" w:sz="0" w:space="0" w:color="auto"/>
          </w:divBdr>
        </w:div>
        <w:div w:id="1687907647">
          <w:marLeft w:val="640"/>
          <w:marRight w:val="0"/>
          <w:marTop w:val="0"/>
          <w:marBottom w:val="0"/>
          <w:divBdr>
            <w:top w:val="none" w:sz="0" w:space="0" w:color="auto"/>
            <w:left w:val="none" w:sz="0" w:space="0" w:color="auto"/>
            <w:bottom w:val="none" w:sz="0" w:space="0" w:color="auto"/>
            <w:right w:val="none" w:sz="0" w:space="0" w:color="auto"/>
          </w:divBdr>
        </w:div>
        <w:div w:id="916208342">
          <w:marLeft w:val="640"/>
          <w:marRight w:val="0"/>
          <w:marTop w:val="0"/>
          <w:marBottom w:val="0"/>
          <w:divBdr>
            <w:top w:val="none" w:sz="0" w:space="0" w:color="auto"/>
            <w:left w:val="none" w:sz="0" w:space="0" w:color="auto"/>
            <w:bottom w:val="none" w:sz="0" w:space="0" w:color="auto"/>
            <w:right w:val="none" w:sz="0" w:space="0" w:color="auto"/>
          </w:divBdr>
        </w:div>
        <w:div w:id="156965557">
          <w:marLeft w:val="640"/>
          <w:marRight w:val="0"/>
          <w:marTop w:val="0"/>
          <w:marBottom w:val="0"/>
          <w:divBdr>
            <w:top w:val="none" w:sz="0" w:space="0" w:color="auto"/>
            <w:left w:val="none" w:sz="0" w:space="0" w:color="auto"/>
            <w:bottom w:val="none" w:sz="0" w:space="0" w:color="auto"/>
            <w:right w:val="none" w:sz="0" w:space="0" w:color="auto"/>
          </w:divBdr>
        </w:div>
        <w:div w:id="348486391">
          <w:marLeft w:val="640"/>
          <w:marRight w:val="0"/>
          <w:marTop w:val="0"/>
          <w:marBottom w:val="0"/>
          <w:divBdr>
            <w:top w:val="none" w:sz="0" w:space="0" w:color="auto"/>
            <w:left w:val="none" w:sz="0" w:space="0" w:color="auto"/>
            <w:bottom w:val="none" w:sz="0" w:space="0" w:color="auto"/>
            <w:right w:val="none" w:sz="0" w:space="0" w:color="auto"/>
          </w:divBdr>
        </w:div>
        <w:div w:id="1107239400">
          <w:marLeft w:val="640"/>
          <w:marRight w:val="0"/>
          <w:marTop w:val="0"/>
          <w:marBottom w:val="0"/>
          <w:divBdr>
            <w:top w:val="none" w:sz="0" w:space="0" w:color="auto"/>
            <w:left w:val="none" w:sz="0" w:space="0" w:color="auto"/>
            <w:bottom w:val="none" w:sz="0" w:space="0" w:color="auto"/>
            <w:right w:val="none" w:sz="0" w:space="0" w:color="auto"/>
          </w:divBdr>
        </w:div>
        <w:div w:id="10226821">
          <w:marLeft w:val="640"/>
          <w:marRight w:val="0"/>
          <w:marTop w:val="0"/>
          <w:marBottom w:val="0"/>
          <w:divBdr>
            <w:top w:val="none" w:sz="0" w:space="0" w:color="auto"/>
            <w:left w:val="none" w:sz="0" w:space="0" w:color="auto"/>
            <w:bottom w:val="none" w:sz="0" w:space="0" w:color="auto"/>
            <w:right w:val="none" w:sz="0" w:space="0" w:color="auto"/>
          </w:divBdr>
        </w:div>
        <w:div w:id="1198198524">
          <w:marLeft w:val="640"/>
          <w:marRight w:val="0"/>
          <w:marTop w:val="0"/>
          <w:marBottom w:val="0"/>
          <w:divBdr>
            <w:top w:val="none" w:sz="0" w:space="0" w:color="auto"/>
            <w:left w:val="none" w:sz="0" w:space="0" w:color="auto"/>
            <w:bottom w:val="none" w:sz="0" w:space="0" w:color="auto"/>
            <w:right w:val="none" w:sz="0" w:space="0" w:color="auto"/>
          </w:divBdr>
        </w:div>
        <w:div w:id="1177766874">
          <w:marLeft w:val="640"/>
          <w:marRight w:val="0"/>
          <w:marTop w:val="0"/>
          <w:marBottom w:val="0"/>
          <w:divBdr>
            <w:top w:val="none" w:sz="0" w:space="0" w:color="auto"/>
            <w:left w:val="none" w:sz="0" w:space="0" w:color="auto"/>
            <w:bottom w:val="none" w:sz="0" w:space="0" w:color="auto"/>
            <w:right w:val="none" w:sz="0" w:space="0" w:color="auto"/>
          </w:divBdr>
        </w:div>
        <w:div w:id="256060738">
          <w:marLeft w:val="640"/>
          <w:marRight w:val="0"/>
          <w:marTop w:val="0"/>
          <w:marBottom w:val="0"/>
          <w:divBdr>
            <w:top w:val="none" w:sz="0" w:space="0" w:color="auto"/>
            <w:left w:val="none" w:sz="0" w:space="0" w:color="auto"/>
            <w:bottom w:val="none" w:sz="0" w:space="0" w:color="auto"/>
            <w:right w:val="none" w:sz="0" w:space="0" w:color="auto"/>
          </w:divBdr>
        </w:div>
        <w:div w:id="805583858">
          <w:marLeft w:val="640"/>
          <w:marRight w:val="0"/>
          <w:marTop w:val="0"/>
          <w:marBottom w:val="0"/>
          <w:divBdr>
            <w:top w:val="none" w:sz="0" w:space="0" w:color="auto"/>
            <w:left w:val="none" w:sz="0" w:space="0" w:color="auto"/>
            <w:bottom w:val="none" w:sz="0" w:space="0" w:color="auto"/>
            <w:right w:val="none" w:sz="0" w:space="0" w:color="auto"/>
          </w:divBdr>
        </w:div>
        <w:div w:id="2017340439">
          <w:marLeft w:val="640"/>
          <w:marRight w:val="0"/>
          <w:marTop w:val="0"/>
          <w:marBottom w:val="0"/>
          <w:divBdr>
            <w:top w:val="none" w:sz="0" w:space="0" w:color="auto"/>
            <w:left w:val="none" w:sz="0" w:space="0" w:color="auto"/>
            <w:bottom w:val="none" w:sz="0" w:space="0" w:color="auto"/>
            <w:right w:val="none" w:sz="0" w:space="0" w:color="auto"/>
          </w:divBdr>
        </w:div>
        <w:div w:id="829097066">
          <w:marLeft w:val="640"/>
          <w:marRight w:val="0"/>
          <w:marTop w:val="0"/>
          <w:marBottom w:val="0"/>
          <w:divBdr>
            <w:top w:val="none" w:sz="0" w:space="0" w:color="auto"/>
            <w:left w:val="none" w:sz="0" w:space="0" w:color="auto"/>
            <w:bottom w:val="none" w:sz="0" w:space="0" w:color="auto"/>
            <w:right w:val="none" w:sz="0" w:space="0" w:color="auto"/>
          </w:divBdr>
        </w:div>
        <w:div w:id="2114284266">
          <w:marLeft w:val="640"/>
          <w:marRight w:val="0"/>
          <w:marTop w:val="0"/>
          <w:marBottom w:val="0"/>
          <w:divBdr>
            <w:top w:val="none" w:sz="0" w:space="0" w:color="auto"/>
            <w:left w:val="none" w:sz="0" w:space="0" w:color="auto"/>
            <w:bottom w:val="none" w:sz="0" w:space="0" w:color="auto"/>
            <w:right w:val="none" w:sz="0" w:space="0" w:color="auto"/>
          </w:divBdr>
        </w:div>
        <w:div w:id="1760517702">
          <w:marLeft w:val="640"/>
          <w:marRight w:val="0"/>
          <w:marTop w:val="0"/>
          <w:marBottom w:val="0"/>
          <w:divBdr>
            <w:top w:val="none" w:sz="0" w:space="0" w:color="auto"/>
            <w:left w:val="none" w:sz="0" w:space="0" w:color="auto"/>
            <w:bottom w:val="none" w:sz="0" w:space="0" w:color="auto"/>
            <w:right w:val="none" w:sz="0" w:space="0" w:color="auto"/>
          </w:divBdr>
        </w:div>
        <w:div w:id="553852928">
          <w:marLeft w:val="640"/>
          <w:marRight w:val="0"/>
          <w:marTop w:val="0"/>
          <w:marBottom w:val="0"/>
          <w:divBdr>
            <w:top w:val="none" w:sz="0" w:space="0" w:color="auto"/>
            <w:left w:val="none" w:sz="0" w:space="0" w:color="auto"/>
            <w:bottom w:val="none" w:sz="0" w:space="0" w:color="auto"/>
            <w:right w:val="none" w:sz="0" w:space="0" w:color="auto"/>
          </w:divBdr>
        </w:div>
        <w:div w:id="542669895">
          <w:marLeft w:val="640"/>
          <w:marRight w:val="0"/>
          <w:marTop w:val="0"/>
          <w:marBottom w:val="0"/>
          <w:divBdr>
            <w:top w:val="none" w:sz="0" w:space="0" w:color="auto"/>
            <w:left w:val="none" w:sz="0" w:space="0" w:color="auto"/>
            <w:bottom w:val="none" w:sz="0" w:space="0" w:color="auto"/>
            <w:right w:val="none" w:sz="0" w:space="0" w:color="auto"/>
          </w:divBdr>
        </w:div>
        <w:div w:id="1813404480">
          <w:marLeft w:val="640"/>
          <w:marRight w:val="0"/>
          <w:marTop w:val="0"/>
          <w:marBottom w:val="0"/>
          <w:divBdr>
            <w:top w:val="none" w:sz="0" w:space="0" w:color="auto"/>
            <w:left w:val="none" w:sz="0" w:space="0" w:color="auto"/>
            <w:bottom w:val="none" w:sz="0" w:space="0" w:color="auto"/>
            <w:right w:val="none" w:sz="0" w:space="0" w:color="auto"/>
          </w:divBdr>
        </w:div>
        <w:div w:id="1683971509">
          <w:marLeft w:val="640"/>
          <w:marRight w:val="0"/>
          <w:marTop w:val="0"/>
          <w:marBottom w:val="0"/>
          <w:divBdr>
            <w:top w:val="none" w:sz="0" w:space="0" w:color="auto"/>
            <w:left w:val="none" w:sz="0" w:space="0" w:color="auto"/>
            <w:bottom w:val="none" w:sz="0" w:space="0" w:color="auto"/>
            <w:right w:val="none" w:sz="0" w:space="0" w:color="auto"/>
          </w:divBdr>
        </w:div>
        <w:div w:id="1782529770">
          <w:marLeft w:val="640"/>
          <w:marRight w:val="0"/>
          <w:marTop w:val="0"/>
          <w:marBottom w:val="0"/>
          <w:divBdr>
            <w:top w:val="none" w:sz="0" w:space="0" w:color="auto"/>
            <w:left w:val="none" w:sz="0" w:space="0" w:color="auto"/>
            <w:bottom w:val="none" w:sz="0" w:space="0" w:color="auto"/>
            <w:right w:val="none" w:sz="0" w:space="0" w:color="auto"/>
          </w:divBdr>
        </w:div>
        <w:div w:id="1701322588">
          <w:marLeft w:val="640"/>
          <w:marRight w:val="0"/>
          <w:marTop w:val="0"/>
          <w:marBottom w:val="0"/>
          <w:divBdr>
            <w:top w:val="none" w:sz="0" w:space="0" w:color="auto"/>
            <w:left w:val="none" w:sz="0" w:space="0" w:color="auto"/>
            <w:bottom w:val="none" w:sz="0" w:space="0" w:color="auto"/>
            <w:right w:val="none" w:sz="0" w:space="0" w:color="auto"/>
          </w:divBdr>
        </w:div>
        <w:div w:id="668290706">
          <w:marLeft w:val="640"/>
          <w:marRight w:val="0"/>
          <w:marTop w:val="0"/>
          <w:marBottom w:val="0"/>
          <w:divBdr>
            <w:top w:val="none" w:sz="0" w:space="0" w:color="auto"/>
            <w:left w:val="none" w:sz="0" w:space="0" w:color="auto"/>
            <w:bottom w:val="none" w:sz="0" w:space="0" w:color="auto"/>
            <w:right w:val="none" w:sz="0" w:space="0" w:color="auto"/>
          </w:divBdr>
        </w:div>
        <w:div w:id="1309169750">
          <w:marLeft w:val="640"/>
          <w:marRight w:val="0"/>
          <w:marTop w:val="0"/>
          <w:marBottom w:val="0"/>
          <w:divBdr>
            <w:top w:val="none" w:sz="0" w:space="0" w:color="auto"/>
            <w:left w:val="none" w:sz="0" w:space="0" w:color="auto"/>
            <w:bottom w:val="none" w:sz="0" w:space="0" w:color="auto"/>
            <w:right w:val="none" w:sz="0" w:space="0" w:color="auto"/>
          </w:divBdr>
        </w:div>
        <w:div w:id="1130708147">
          <w:marLeft w:val="640"/>
          <w:marRight w:val="0"/>
          <w:marTop w:val="0"/>
          <w:marBottom w:val="0"/>
          <w:divBdr>
            <w:top w:val="none" w:sz="0" w:space="0" w:color="auto"/>
            <w:left w:val="none" w:sz="0" w:space="0" w:color="auto"/>
            <w:bottom w:val="none" w:sz="0" w:space="0" w:color="auto"/>
            <w:right w:val="none" w:sz="0" w:space="0" w:color="auto"/>
          </w:divBdr>
        </w:div>
        <w:div w:id="1567033743">
          <w:marLeft w:val="640"/>
          <w:marRight w:val="0"/>
          <w:marTop w:val="0"/>
          <w:marBottom w:val="0"/>
          <w:divBdr>
            <w:top w:val="none" w:sz="0" w:space="0" w:color="auto"/>
            <w:left w:val="none" w:sz="0" w:space="0" w:color="auto"/>
            <w:bottom w:val="none" w:sz="0" w:space="0" w:color="auto"/>
            <w:right w:val="none" w:sz="0" w:space="0" w:color="auto"/>
          </w:divBdr>
        </w:div>
        <w:div w:id="925263365">
          <w:marLeft w:val="640"/>
          <w:marRight w:val="0"/>
          <w:marTop w:val="0"/>
          <w:marBottom w:val="0"/>
          <w:divBdr>
            <w:top w:val="none" w:sz="0" w:space="0" w:color="auto"/>
            <w:left w:val="none" w:sz="0" w:space="0" w:color="auto"/>
            <w:bottom w:val="none" w:sz="0" w:space="0" w:color="auto"/>
            <w:right w:val="none" w:sz="0" w:space="0" w:color="auto"/>
          </w:divBdr>
        </w:div>
        <w:div w:id="1357581378">
          <w:marLeft w:val="640"/>
          <w:marRight w:val="0"/>
          <w:marTop w:val="0"/>
          <w:marBottom w:val="0"/>
          <w:divBdr>
            <w:top w:val="none" w:sz="0" w:space="0" w:color="auto"/>
            <w:left w:val="none" w:sz="0" w:space="0" w:color="auto"/>
            <w:bottom w:val="none" w:sz="0" w:space="0" w:color="auto"/>
            <w:right w:val="none" w:sz="0" w:space="0" w:color="auto"/>
          </w:divBdr>
        </w:div>
        <w:div w:id="1733231851">
          <w:marLeft w:val="640"/>
          <w:marRight w:val="0"/>
          <w:marTop w:val="0"/>
          <w:marBottom w:val="0"/>
          <w:divBdr>
            <w:top w:val="none" w:sz="0" w:space="0" w:color="auto"/>
            <w:left w:val="none" w:sz="0" w:space="0" w:color="auto"/>
            <w:bottom w:val="none" w:sz="0" w:space="0" w:color="auto"/>
            <w:right w:val="none" w:sz="0" w:space="0" w:color="auto"/>
          </w:divBdr>
        </w:div>
        <w:div w:id="1287275924">
          <w:marLeft w:val="640"/>
          <w:marRight w:val="0"/>
          <w:marTop w:val="0"/>
          <w:marBottom w:val="0"/>
          <w:divBdr>
            <w:top w:val="none" w:sz="0" w:space="0" w:color="auto"/>
            <w:left w:val="none" w:sz="0" w:space="0" w:color="auto"/>
            <w:bottom w:val="none" w:sz="0" w:space="0" w:color="auto"/>
            <w:right w:val="none" w:sz="0" w:space="0" w:color="auto"/>
          </w:divBdr>
        </w:div>
        <w:div w:id="390353315">
          <w:marLeft w:val="640"/>
          <w:marRight w:val="0"/>
          <w:marTop w:val="0"/>
          <w:marBottom w:val="0"/>
          <w:divBdr>
            <w:top w:val="none" w:sz="0" w:space="0" w:color="auto"/>
            <w:left w:val="none" w:sz="0" w:space="0" w:color="auto"/>
            <w:bottom w:val="none" w:sz="0" w:space="0" w:color="auto"/>
            <w:right w:val="none" w:sz="0" w:space="0" w:color="auto"/>
          </w:divBdr>
        </w:div>
        <w:div w:id="1604681508">
          <w:marLeft w:val="640"/>
          <w:marRight w:val="0"/>
          <w:marTop w:val="0"/>
          <w:marBottom w:val="0"/>
          <w:divBdr>
            <w:top w:val="none" w:sz="0" w:space="0" w:color="auto"/>
            <w:left w:val="none" w:sz="0" w:space="0" w:color="auto"/>
            <w:bottom w:val="none" w:sz="0" w:space="0" w:color="auto"/>
            <w:right w:val="none" w:sz="0" w:space="0" w:color="auto"/>
          </w:divBdr>
        </w:div>
        <w:div w:id="797990522">
          <w:marLeft w:val="640"/>
          <w:marRight w:val="0"/>
          <w:marTop w:val="0"/>
          <w:marBottom w:val="0"/>
          <w:divBdr>
            <w:top w:val="none" w:sz="0" w:space="0" w:color="auto"/>
            <w:left w:val="none" w:sz="0" w:space="0" w:color="auto"/>
            <w:bottom w:val="none" w:sz="0" w:space="0" w:color="auto"/>
            <w:right w:val="none" w:sz="0" w:space="0" w:color="auto"/>
          </w:divBdr>
        </w:div>
        <w:div w:id="366105473">
          <w:marLeft w:val="640"/>
          <w:marRight w:val="0"/>
          <w:marTop w:val="0"/>
          <w:marBottom w:val="0"/>
          <w:divBdr>
            <w:top w:val="none" w:sz="0" w:space="0" w:color="auto"/>
            <w:left w:val="none" w:sz="0" w:space="0" w:color="auto"/>
            <w:bottom w:val="none" w:sz="0" w:space="0" w:color="auto"/>
            <w:right w:val="none" w:sz="0" w:space="0" w:color="auto"/>
          </w:divBdr>
        </w:div>
        <w:div w:id="188033118">
          <w:marLeft w:val="640"/>
          <w:marRight w:val="0"/>
          <w:marTop w:val="0"/>
          <w:marBottom w:val="0"/>
          <w:divBdr>
            <w:top w:val="none" w:sz="0" w:space="0" w:color="auto"/>
            <w:left w:val="none" w:sz="0" w:space="0" w:color="auto"/>
            <w:bottom w:val="none" w:sz="0" w:space="0" w:color="auto"/>
            <w:right w:val="none" w:sz="0" w:space="0" w:color="auto"/>
          </w:divBdr>
        </w:div>
        <w:div w:id="192308606">
          <w:marLeft w:val="640"/>
          <w:marRight w:val="0"/>
          <w:marTop w:val="0"/>
          <w:marBottom w:val="0"/>
          <w:divBdr>
            <w:top w:val="none" w:sz="0" w:space="0" w:color="auto"/>
            <w:left w:val="none" w:sz="0" w:space="0" w:color="auto"/>
            <w:bottom w:val="none" w:sz="0" w:space="0" w:color="auto"/>
            <w:right w:val="none" w:sz="0" w:space="0" w:color="auto"/>
          </w:divBdr>
        </w:div>
        <w:div w:id="649558791">
          <w:marLeft w:val="640"/>
          <w:marRight w:val="0"/>
          <w:marTop w:val="0"/>
          <w:marBottom w:val="0"/>
          <w:divBdr>
            <w:top w:val="none" w:sz="0" w:space="0" w:color="auto"/>
            <w:left w:val="none" w:sz="0" w:space="0" w:color="auto"/>
            <w:bottom w:val="none" w:sz="0" w:space="0" w:color="auto"/>
            <w:right w:val="none" w:sz="0" w:space="0" w:color="auto"/>
          </w:divBdr>
        </w:div>
        <w:div w:id="729571451">
          <w:marLeft w:val="640"/>
          <w:marRight w:val="0"/>
          <w:marTop w:val="0"/>
          <w:marBottom w:val="0"/>
          <w:divBdr>
            <w:top w:val="none" w:sz="0" w:space="0" w:color="auto"/>
            <w:left w:val="none" w:sz="0" w:space="0" w:color="auto"/>
            <w:bottom w:val="none" w:sz="0" w:space="0" w:color="auto"/>
            <w:right w:val="none" w:sz="0" w:space="0" w:color="auto"/>
          </w:divBdr>
        </w:div>
        <w:div w:id="1661544475">
          <w:marLeft w:val="640"/>
          <w:marRight w:val="0"/>
          <w:marTop w:val="0"/>
          <w:marBottom w:val="0"/>
          <w:divBdr>
            <w:top w:val="none" w:sz="0" w:space="0" w:color="auto"/>
            <w:left w:val="none" w:sz="0" w:space="0" w:color="auto"/>
            <w:bottom w:val="none" w:sz="0" w:space="0" w:color="auto"/>
            <w:right w:val="none" w:sz="0" w:space="0" w:color="auto"/>
          </w:divBdr>
        </w:div>
        <w:div w:id="705716341">
          <w:marLeft w:val="640"/>
          <w:marRight w:val="0"/>
          <w:marTop w:val="0"/>
          <w:marBottom w:val="0"/>
          <w:divBdr>
            <w:top w:val="none" w:sz="0" w:space="0" w:color="auto"/>
            <w:left w:val="none" w:sz="0" w:space="0" w:color="auto"/>
            <w:bottom w:val="none" w:sz="0" w:space="0" w:color="auto"/>
            <w:right w:val="none" w:sz="0" w:space="0" w:color="auto"/>
          </w:divBdr>
        </w:div>
        <w:div w:id="1920283485">
          <w:marLeft w:val="640"/>
          <w:marRight w:val="0"/>
          <w:marTop w:val="0"/>
          <w:marBottom w:val="0"/>
          <w:divBdr>
            <w:top w:val="none" w:sz="0" w:space="0" w:color="auto"/>
            <w:left w:val="none" w:sz="0" w:space="0" w:color="auto"/>
            <w:bottom w:val="none" w:sz="0" w:space="0" w:color="auto"/>
            <w:right w:val="none" w:sz="0" w:space="0" w:color="auto"/>
          </w:divBdr>
        </w:div>
        <w:div w:id="108353095">
          <w:marLeft w:val="640"/>
          <w:marRight w:val="0"/>
          <w:marTop w:val="0"/>
          <w:marBottom w:val="0"/>
          <w:divBdr>
            <w:top w:val="none" w:sz="0" w:space="0" w:color="auto"/>
            <w:left w:val="none" w:sz="0" w:space="0" w:color="auto"/>
            <w:bottom w:val="none" w:sz="0" w:space="0" w:color="auto"/>
            <w:right w:val="none" w:sz="0" w:space="0" w:color="auto"/>
          </w:divBdr>
        </w:div>
      </w:divsChild>
    </w:div>
    <w:div w:id="925531800">
      <w:bodyDiv w:val="1"/>
      <w:marLeft w:val="0"/>
      <w:marRight w:val="0"/>
      <w:marTop w:val="0"/>
      <w:marBottom w:val="0"/>
      <w:divBdr>
        <w:top w:val="none" w:sz="0" w:space="0" w:color="auto"/>
        <w:left w:val="none" w:sz="0" w:space="0" w:color="auto"/>
        <w:bottom w:val="none" w:sz="0" w:space="0" w:color="auto"/>
        <w:right w:val="none" w:sz="0" w:space="0" w:color="auto"/>
      </w:divBdr>
      <w:divsChild>
        <w:div w:id="343173550">
          <w:marLeft w:val="640"/>
          <w:marRight w:val="0"/>
          <w:marTop w:val="0"/>
          <w:marBottom w:val="0"/>
          <w:divBdr>
            <w:top w:val="none" w:sz="0" w:space="0" w:color="auto"/>
            <w:left w:val="none" w:sz="0" w:space="0" w:color="auto"/>
            <w:bottom w:val="none" w:sz="0" w:space="0" w:color="auto"/>
            <w:right w:val="none" w:sz="0" w:space="0" w:color="auto"/>
          </w:divBdr>
        </w:div>
        <w:div w:id="1026559972">
          <w:marLeft w:val="640"/>
          <w:marRight w:val="0"/>
          <w:marTop w:val="0"/>
          <w:marBottom w:val="0"/>
          <w:divBdr>
            <w:top w:val="none" w:sz="0" w:space="0" w:color="auto"/>
            <w:left w:val="none" w:sz="0" w:space="0" w:color="auto"/>
            <w:bottom w:val="none" w:sz="0" w:space="0" w:color="auto"/>
            <w:right w:val="none" w:sz="0" w:space="0" w:color="auto"/>
          </w:divBdr>
        </w:div>
        <w:div w:id="1377270552">
          <w:marLeft w:val="640"/>
          <w:marRight w:val="0"/>
          <w:marTop w:val="0"/>
          <w:marBottom w:val="0"/>
          <w:divBdr>
            <w:top w:val="none" w:sz="0" w:space="0" w:color="auto"/>
            <w:left w:val="none" w:sz="0" w:space="0" w:color="auto"/>
            <w:bottom w:val="none" w:sz="0" w:space="0" w:color="auto"/>
            <w:right w:val="none" w:sz="0" w:space="0" w:color="auto"/>
          </w:divBdr>
        </w:div>
        <w:div w:id="903833799">
          <w:marLeft w:val="640"/>
          <w:marRight w:val="0"/>
          <w:marTop w:val="0"/>
          <w:marBottom w:val="0"/>
          <w:divBdr>
            <w:top w:val="none" w:sz="0" w:space="0" w:color="auto"/>
            <w:left w:val="none" w:sz="0" w:space="0" w:color="auto"/>
            <w:bottom w:val="none" w:sz="0" w:space="0" w:color="auto"/>
            <w:right w:val="none" w:sz="0" w:space="0" w:color="auto"/>
          </w:divBdr>
        </w:div>
        <w:div w:id="344794511">
          <w:marLeft w:val="640"/>
          <w:marRight w:val="0"/>
          <w:marTop w:val="0"/>
          <w:marBottom w:val="0"/>
          <w:divBdr>
            <w:top w:val="none" w:sz="0" w:space="0" w:color="auto"/>
            <w:left w:val="none" w:sz="0" w:space="0" w:color="auto"/>
            <w:bottom w:val="none" w:sz="0" w:space="0" w:color="auto"/>
            <w:right w:val="none" w:sz="0" w:space="0" w:color="auto"/>
          </w:divBdr>
        </w:div>
        <w:div w:id="1297687642">
          <w:marLeft w:val="640"/>
          <w:marRight w:val="0"/>
          <w:marTop w:val="0"/>
          <w:marBottom w:val="0"/>
          <w:divBdr>
            <w:top w:val="none" w:sz="0" w:space="0" w:color="auto"/>
            <w:left w:val="none" w:sz="0" w:space="0" w:color="auto"/>
            <w:bottom w:val="none" w:sz="0" w:space="0" w:color="auto"/>
            <w:right w:val="none" w:sz="0" w:space="0" w:color="auto"/>
          </w:divBdr>
        </w:div>
        <w:div w:id="1239827181">
          <w:marLeft w:val="640"/>
          <w:marRight w:val="0"/>
          <w:marTop w:val="0"/>
          <w:marBottom w:val="0"/>
          <w:divBdr>
            <w:top w:val="none" w:sz="0" w:space="0" w:color="auto"/>
            <w:left w:val="none" w:sz="0" w:space="0" w:color="auto"/>
            <w:bottom w:val="none" w:sz="0" w:space="0" w:color="auto"/>
            <w:right w:val="none" w:sz="0" w:space="0" w:color="auto"/>
          </w:divBdr>
        </w:div>
        <w:div w:id="2002853673">
          <w:marLeft w:val="640"/>
          <w:marRight w:val="0"/>
          <w:marTop w:val="0"/>
          <w:marBottom w:val="0"/>
          <w:divBdr>
            <w:top w:val="none" w:sz="0" w:space="0" w:color="auto"/>
            <w:left w:val="none" w:sz="0" w:space="0" w:color="auto"/>
            <w:bottom w:val="none" w:sz="0" w:space="0" w:color="auto"/>
            <w:right w:val="none" w:sz="0" w:space="0" w:color="auto"/>
          </w:divBdr>
        </w:div>
        <w:div w:id="559679913">
          <w:marLeft w:val="640"/>
          <w:marRight w:val="0"/>
          <w:marTop w:val="0"/>
          <w:marBottom w:val="0"/>
          <w:divBdr>
            <w:top w:val="none" w:sz="0" w:space="0" w:color="auto"/>
            <w:left w:val="none" w:sz="0" w:space="0" w:color="auto"/>
            <w:bottom w:val="none" w:sz="0" w:space="0" w:color="auto"/>
            <w:right w:val="none" w:sz="0" w:space="0" w:color="auto"/>
          </w:divBdr>
        </w:div>
        <w:div w:id="745883880">
          <w:marLeft w:val="640"/>
          <w:marRight w:val="0"/>
          <w:marTop w:val="0"/>
          <w:marBottom w:val="0"/>
          <w:divBdr>
            <w:top w:val="none" w:sz="0" w:space="0" w:color="auto"/>
            <w:left w:val="none" w:sz="0" w:space="0" w:color="auto"/>
            <w:bottom w:val="none" w:sz="0" w:space="0" w:color="auto"/>
            <w:right w:val="none" w:sz="0" w:space="0" w:color="auto"/>
          </w:divBdr>
        </w:div>
        <w:div w:id="1579823061">
          <w:marLeft w:val="640"/>
          <w:marRight w:val="0"/>
          <w:marTop w:val="0"/>
          <w:marBottom w:val="0"/>
          <w:divBdr>
            <w:top w:val="none" w:sz="0" w:space="0" w:color="auto"/>
            <w:left w:val="none" w:sz="0" w:space="0" w:color="auto"/>
            <w:bottom w:val="none" w:sz="0" w:space="0" w:color="auto"/>
            <w:right w:val="none" w:sz="0" w:space="0" w:color="auto"/>
          </w:divBdr>
        </w:div>
        <w:div w:id="1604416158">
          <w:marLeft w:val="640"/>
          <w:marRight w:val="0"/>
          <w:marTop w:val="0"/>
          <w:marBottom w:val="0"/>
          <w:divBdr>
            <w:top w:val="none" w:sz="0" w:space="0" w:color="auto"/>
            <w:left w:val="none" w:sz="0" w:space="0" w:color="auto"/>
            <w:bottom w:val="none" w:sz="0" w:space="0" w:color="auto"/>
            <w:right w:val="none" w:sz="0" w:space="0" w:color="auto"/>
          </w:divBdr>
        </w:div>
        <w:div w:id="775099350">
          <w:marLeft w:val="640"/>
          <w:marRight w:val="0"/>
          <w:marTop w:val="0"/>
          <w:marBottom w:val="0"/>
          <w:divBdr>
            <w:top w:val="none" w:sz="0" w:space="0" w:color="auto"/>
            <w:left w:val="none" w:sz="0" w:space="0" w:color="auto"/>
            <w:bottom w:val="none" w:sz="0" w:space="0" w:color="auto"/>
            <w:right w:val="none" w:sz="0" w:space="0" w:color="auto"/>
          </w:divBdr>
        </w:div>
        <w:div w:id="738788537">
          <w:marLeft w:val="640"/>
          <w:marRight w:val="0"/>
          <w:marTop w:val="0"/>
          <w:marBottom w:val="0"/>
          <w:divBdr>
            <w:top w:val="none" w:sz="0" w:space="0" w:color="auto"/>
            <w:left w:val="none" w:sz="0" w:space="0" w:color="auto"/>
            <w:bottom w:val="none" w:sz="0" w:space="0" w:color="auto"/>
            <w:right w:val="none" w:sz="0" w:space="0" w:color="auto"/>
          </w:divBdr>
        </w:div>
        <w:div w:id="1549949486">
          <w:marLeft w:val="640"/>
          <w:marRight w:val="0"/>
          <w:marTop w:val="0"/>
          <w:marBottom w:val="0"/>
          <w:divBdr>
            <w:top w:val="none" w:sz="0" w:space="0" w:color="auto"/>
            <w:left w:val="none" w:sz="0" w:space="0" w:color="auto"/>
            <w:bottom w:val="none" w:sz="0" w:space="0" w:color="auto"/>
            <w:right w:val="none" w:sz="0" w:space="0" w:color="auto"/>
          </w:divBdr>
        </w:div>
        <w:div w:id="1732148609">
          <w:marLeft w:val="640"/>
          <w:marRight w:val="0"/>
          <w:marTop w:val="0"/>
          <w:marBottom w:val="0"/>
          <w:divBdr>
            <w:top w:val="none" w:sz="0" w:space="0" w:color="auto"/>
            <w:left w:val="none" w:sz="0" w:space="0" w:color="auto"/>
            <w:bottom w:val="none" w:sz="0" w:space="0" w:color="auto"/>
            <w:right w:val="none" w:sz="0" w:space="0" w:color="auto"/>
          </w:divBdr>
        </w:div>
        <w:div w:id="320696860">
          <w:marLeft w:val="640"/>
          <w:marRight w:val="0"/>
          <w:marTop w:val="0"/>
          <w:marBottom w:val="0"/>
          <w:divBdr>
            <w:top w:val="none" w:sz="0" w:space="0" w:color="auto"/>
            <w:left w:val="none" w:sz="0" w:space="0" w:color="auto"/>
            <w:bottom w:val="none" w:sz="0" w:space="0" w:color="auto"/>
            <w:right w:val="none" w:sz="0" w:space="0" w:color="auto"/>
          </w:divBdr>
        </w:div>
        <w:div w:id="543491944">
          <w:marLeft w:val="640"/>
          <w:marRight w:val="0"/>
          <w:marTop w:val="0"/>
          <w:marBottom w:val="0"/>
          <w:divBdr>
            <w:top w:val="none" w:sz="0" w:space="0" w:color="auto"/>
            <w:left w:val="none" w:sz="0" w:space="0" w:color="auto"/>
            <w:bottom w:val="none" w:sz="0" w:space="0" w:color="auto"/>
            <w:right w:val="none" w:sz="0" w:space="0" w:color="auto"/>
          </w:divBdr>
        </w:div>
        <w:div w:id="823550993">
          <w:marLeft w:val="640"/>
          <w:marRight w:val="0"/>
          <w:marTop w:val="0"/>
          <w:marBottom w:val="0"/>
          <w:divBdr>
            <w:top w:val="none" w:sz="0" w:space="0" w:color="auto"/>
            <w:left w:val="none" w:sz="0" w:space="0" w:color="auto"/>
            <w:bottom w:val="none" w:sz="0" w:space="0" w:color="auto"/>
            <w:right w:val="none" w:sz="0" w:space="0" w:color="auto"/>
          </w:divBdr>
        </w:div>
        <w:div w:id="1227691311">
          <w:marLeft w:val="640"/>
          <w:marRight w:val="0"/>
          <w:marTop w:val="0"/>
          <w:marBottom w:val="0"/>
          <w:divBdr>
            <w:top w:val="none" w:sz="0" w:space="0" w:color="auto"/>
            <w:left w:val="none" w:sz="0" w:space="0" w:color="auto"/>
            <w:bottom w:val="none" w:sz="0" w:space="0" w:color="auto"/>
            <w:right w:val="none" w:sz="0" w:space="0" w:color="auto"/>
          </w:divBdr>
        </w:div>
        <w:div w:id="266743043">
          <w:marLeft w:val="640"/>
          <w:marRight w:val="0"/>
          <w:marTop w:val="0"/>
          <w:marBottom w:val="0"/>
          <w:divBdr>
            <w:top w:val="none" w:sz="0" w:space="0" w:color="auto"/>
            <w:left w:val="none" w:sz="0" w:space="0" w:color="auto"/>
            <w:bottom w:val="none" w:sz="0" w:space="0" w:color="auto"/>
            <w:right w:val="none" w:sz="0" w:space="0" w:color="auto"/>
          </w:divBdr>
        </w:div>
        <w:div w:id="1067416772">
          <w:marLeft w:val="640"/>
          <w:marRight w:val="0"/>
          <w:marTop w:val="0"/>
          <w:marBottom w:val="0"/>
          <w:divBdr>
            <w:top w:val="none" w:sz="0" w:space="0" w:color="auto"/>
            <w:left w:val="none" w:sz="0" w:space="0" w:color="auto"/>
            <w:bottom w:val="none" w:sz="0" w:space="0" w:color="auto"/>
            <w:right w:val="none" w:sz="0" w:space="0" w:color="auto"/>
          </w:divBdr>
        </w:div>
        <w:div w:id="1408260316">
          <w:marLeft w:val="640"/>
          <w:marRight w:val="0"/>
          <w:marTop w:val="0"/>
          <w:marBottom w:val="0"/>
          <w:divBdr>
            <w:top w:val="none" w:sz="0" w:space="0" w:color="auto"/>
            <w:left w:val="none" w:sz="0" w:space="0" w:color="auto"/>
            <w:bottom w:val="none" w:sz="0" w:space="0" w:color="auto"/>
            <w:right w:val="none" w:sz="0" w:space="0" w:color="auto"/>
          </w:divBdr>
        </w:div>
        <w:div w:id="1904949550">
          <w:marLeft w:val="640"/>
          <w:marRight w:val="0"/>
          <w:marTop w:val="0"/>
          <w:marBottom w:val="0"/>
          <w:divBdr>
            <w:top w:val="none" w:sz="0" w:space="0" w:color="auto"/>
            <w:left w:val="none" w:sz="0" w:space="0" w:color="auto"/>
            <w:bottom w:val="none" w:sz="0" w:space="0" w:color="auto"/>
            <w:right w:val="none" w:sz="0" w:space="0" w:color="auto"/>
          </w:divBdr>
        </w:div>
        <w:div w:id="1758792702">
          <w:marLeft w:val="640"/>
          <w:marRight w:val="0"/>
          <w:marTop w:val="0"/>
          <w:marBottom w:val="0"/>
          <w:divBdr>
            <w:top w:val="none" w:sz="0" w:space="0" w:color="auto"/>
            <w:left w:val="none" w:sz="0" w:space="0" w:color="auto"/>
            <w:bottom w:val="none" w:sz="0" w:space="0" w:color="auto"/>
            <w:right w:val="none" w:sz="0" w:space="0" w:color="auto"/>
          </w:divBdr>
        </w:div>
        <w:div w:id="867834665">
          <w:marLeft w:val="640"/>
          <w:marRight w:val="0"/>
          <w:marTop w:val="0"/>
          <w:marBottom w:val="0"/>
          <w:divBdr>
            <w:top w:val="none" w:sz="0" w:space="0" w:color="auto"/>
            <w:left w:val="none" w:sz="0" w:space="0" w:color="auto"/>
            <w:bottom w:val="none" w:sz="0" w:space="0" w:color="auto"/>
            <w:right w:val="none" w:sz="0" w:space="0" w:color="auto"/>
          </w:divBdr>
        </w:div>
        <w:div w:id="330566473">
          <w:marLeft w:val="640"/>
          <w:marRight w:val="0"/>
          <w:marTop w:val="0"/>
          <w:marBottom w:val="0"/>
          <w:divBdr>
            <w:top w:val="none" w:sz="0" w:space="0" w:color="auto"/>
            <w:left w:val="none" w:sz="0" w:space="0" w:color="auto"/>
            <w:bottom w:val="none" w:sz="0" w:space="0" w:color="auto"/>
            <w:right w:val="none" w:sz="0" w:space="0" w:color="auto"/>
          </w:divBdr>
        </w:div>
        <w:div w:id="191961169">
          <w:marLeft w:val="640"/>
          <w:marRight w:val="0"/>
          <w:marTop w:val="0"/>
          <w:marBottom w:val="0"/>
          <w:divBdr>
            <w:top w:val="none" w:sz="0" w:space="0" w:color="auto"/>
            <w:left w:val="none" w:sz="0" w:space="0" w:color="auto"/>
            <w:bottom w:val="none" w:sz="0" w:space="0" w:color="auto"/>
            <w:right w:val="none" w:sz="0" w:space="0" w:color="auto"/>
          </w:divBdr>
        </w:div>
        <w:div w:id="1924601700">
          <w:marLeft w:val="640"/>
          <w:marRight w:val="0"/>
          <w:marTop w:val="0"/>
          <w:marBottom w:val="0"/>
          <w:divBdr>
            <w:top w:val="none" w:sz="0" w:space="0" w:color="auto"/>
            <w:left w:val="none" w:sz="0" w:space="0" w:color="auto"/>
            <w:bottom w:val="none" w:sz="0" w:space="0" w:color="auto"/>
            <w:right w:val="none" w:sz="0" w:space="0" w:color="auto"/>
          </w:divBdr>
        </w:div>
        <w:div w:id="2110159196">
          <w:marLeft w:val="640"/>
          <w:marRight w:val="0"/>
          <w:marTop w:val="0"/>
          <w:marBottom w:val="0"/>
          <w:divBdr>
            <w:top w:val="none" w:sz="0" w:space="0" w:color="auto"/>
            <w:left w:val="none" w:sz="0" w:space="0" w:color="auto"/>
            <w:bottom w:val="none" w:sz="0" w:space="0" w:color="auto"/>
            <w:right w:val="none" w:sz="0" w:space="0" w:color="auto"/>
          </w:divBdr>
        </w:div>
        <w:div w:id="114300464">
          <w:marLeft w:val="640"/>
          <w:marRight w:val="0"/>
          <w:marTop w:val="0"/>
          <w:marBottom w:val="0"/>
          <w:divBdr>
            <w:top w:val="none" w:sz="0" w:space="0" w:color="auto"/>
            <w:left w:val="none" w:sz="0" w:space="0" w:color="auto"/>
            <w:bottom w:val="none" w:sz="0" w:space="0" w:color="auto"/>
            <w:right w:val="none" w:sz="0" w:space="0" w:color="auto"/>
          </w:divBdr>
        </w:div>
        <w:div w:id="626206422">
          <w:marLeft w:val="640"/>
          <w:marRight w:val="0"/>
          <w:marTop w:val="0"/>
          <w:marBottom w:val="0"/>
          <w:divBdr>
            <w:top w:val="none" w:sz="0" w:space="0" w:color="auto"/>
            <w:left w:val="none" w:sz="0" w:space="0" w:color="auto"/>
            <w:bottom w:val="none" w:sz="0" w:space="0" w:color="auto"/>
            <w:right w:val="none" w:sz="0" w:space="0" w:color="auto"/>
          </w:divBdr>
        </w:div>
        <w:div w:id="2020766856">
          <w:marLeft w:val="640"/>
          <w:marRight w:val="0"/>
          <w:marTop w:val="0"/>
          <w:marBottom w:val="0"/>
          <w:divBdr>
            <w:top w:val="none" w:sz="0" w:space="0" w:color="auto"/>
            <w:left w:val="none" w:sz="0" w:space="0" w:color="auto"/>
            <w:bottom w:val="none" w:sz="0" w:space="0" w:color="auto"/>
            <w:right w:val="none" w:sz="0" w:space="0" w:color="auto"/>
          </w:divBdr>
        </w:div>
        <w:div w:id="1414936267">
          <w:marLeft w:val="640"/>
          <w:marRight w:val="0"/>
          <w:marTop w:val="0"/>
          <w:marBottom w:val="0"/>
          <w:divBdr>
            <w:top w:val="none" w:sz="0" w:space="0" w:color="auto"/>
            <w:left w:val="none" w:sz="0" w:space="0" w:color="auto"/>
            <w:bottom w:val="none" w:sz="0" w:space="0" w:color="auto"/>
            <w:right w:val="none" w:sz="0" w:space="0" w:color="auto"/>
          </w:divBdr>
        </w:div>
        <w:div w:id="2064401704">
          <w:marLeft w:val="640"/>
          <w:marRight w:val="0"/>
          <w:marTop w:val="0"/>
          <w:marBottom w:val="0"/>
          <w:divBdr>
            <w:top w:val="none" w:sz="0" w:space="0" w:color="auto"/>
            <w:left w:val="none" w:sz="0" w:space="0" w:color="auto"/>
            <w:bottom w:val="none" w:sz="0" w:space="0" w:color="auto"/>
            <w:right w:val="none" w:sz="0" w:space="0" w:color="auto"/>
          </w:divBdr>
        </w:div>
        <w:div w:id="2097970578">
          <w:marLeft w:val="640"/>
          <w:marRight w:val="0"/>
          <w:marTop w:val="0"/>
          <w:marBottom w:val="0"/>
          <w:divBdr>
            <w:top w:val="none" w:sz="0" w:space="0" w:color="auto"/>
            <w:left w:val="none" w:sz="0" w:space="0" w:color="auto"/>
            <w:bottom w:val="none" w:sz="0" w:space="0" w:color="auto"/>
            <w:right w:val="none" w:sz="0" w:space="0" w:color="auto"/>
          </w:divBdr>
        </w:div>
        <w:div w:id="1467238221">
          <w:marLeft w:val="640"/>
          <w:marRight w:val="0"/>
          <w:marTop w:val="0"/>
          <w:marBottom w:val="0"/>
          <w:divBdr>
            <w:top w:val="none" w:sz="0" w:space="0" w:color="auto"/>
            <w:left w:val="none" w:sz="0" w:space="0" w:color="auto"/>
            <w:bottom w:val="none" w:sz="0" w:space="0" w:color="auto"/>
            <w:right w:val="none" w:sz="0" w:space="0" w:color="auto"/>
          </w:divBdr>
        </w:div>
        <w:div w:id="2105832038">
          <w:marLeft w:val="640"/>
          <w:marRight w:val="0"/>
          <w:marTop w:val="0"/>
          <w:marBottom w:val="0"/>
          <w:divBdr>
            <w:top w:val="none" w:sz="0" w:space="0" w:color="auto"/>
            <w:left w:val="none" w:sz="0" w:space="0" w:color="auto"/>
            <w:bottom w:val="none" w:sz="0" w:space="0" w:color="auto"/>
            <w:right w:val="none" w:sz="0" w:space="0" w:color="auto"/>
          </w:divBdr>
        </w:div>
        <w:div w:id="266692202">
          <w:marLeft w:val="640"/>
          <w:marRight w:val="0"/>
          <w:marTop w:val="0"/>
          <w:marBottom w:val="0"/>
          <w:divBdr>
            <w:top w:val="none" w:sz="0" w:space="0" w:color="auto"/>
            <w:left w:val="none" w:sz="0" w:space="0" w:color="auto"/>
            <w:bottom w:val="none" w:sz="0" w:space="0" w:color="auto"/>
            <w:right w:val="none" w:sz="0" w:space="0" w:color="auto"/>
          </w:divBdr>
        </w:div>
        <w:div w:id="683433679">
          <w:marLeft w:val="640"/>
          <w:marRight w:val="0"/>
          <w:marTop w:val="0"/>
          <w:marBottom w:val="0"/>
          <w:divBdr>
            <w:top w:val="none" w:sz="0" w:space="0" w:color="auto"/>
            <w:left w:val="none" w:sz="0" w:space="0" w:color="auto"/>
            <w:bottom w:val="none" w:sz="0" w:space="0" w:color="auto"/>
            <w:right w:val="none" w:sz="0" w:space="0" w:color="auto"/>
          </w:divBdr>
        </w:div>
        <w:div w:id="604071080">
          <w:marLeft w:val="640"/>
          <w:marRight w:val="0"/>
          <w:marTop w:val="0"/>
          <w:marBottom w:val="0"/>
          <w:divBdr>
            <w:top w:val="none" w:sz="0" w:space="0" w:color="auto"/>
            <w:left w:val="none" w:sz="0" w:space="0" w:color="auto"/>
            <w:bottom w:val="none" w:sz="0" w:space="0" w:color="auto"/>
            <w:right w:val="none" w:sz="0" w:space="0" w:color="auto"/>
          </w:divBdr>
        </w:div>
        <w:div w:id="1748501192">
          <w:marLeft w:val="640"/>
          <w:marRight w:val="0"/>
          <w:marTop w:val="0"/>
          <w:marBottom w:val="0"/>
          <w:divBdr>
            <w:top w:val="none" w:sz="0" w:space="0" w:color="auto"/>
            <w:left w:val="none" w:sz="0" w:space="0" w:color="auto"/>
            <w:bottom w:val="none" w:sz="0" w:space="0" w:color="auto"/>
            <w:right w:val="none" w:sz="0" w:space="0" w:color="auto"/>
          </w:divBdr>
        </w:div>
        <w:div w:id="1786463941">
          <w:marLeft w:val="640"/>
          <w:marRight w:val="0"/>
          <w:marTop w:val="0"/>
          <w:marBottom w:val="0"/>
          <w:divBdr>
            <w:top w:val="none" w:sz="0" w:space="0" w:color="auto"/>
            <w:left w:val="none" w:sz="0" w:space="0" w:color="auto"/>
            <w:bottom w:val="none" w:sz="0" w:space="0" w:color="auto"/>
            <w:right w:val="none" w:sz="0" w:space="0" w:color="auto"/>
          </w:divBdr>
        </w:div>
        <w:div w:id="1181117908">
          <w:marLeft w:val="640"/>
          <w:marRight w:val="0"/>
          <w:marTop w:val="0"/>
          <w:marBottom w:val="0"/>
          <w:divBdr>
            <w:top w:val="none" w:sz="0" w:space="0" w:color="auto"/>
            <w:left w:val="none" w:sz="0" w:space="0" w:color="auto"/>
            <w:bottom w:val="none" w:sz="0" w:space="0" w:color="auto"/>
            <w:right w:val="none" w:sz="0" w:space="0" w:color="auto"/>
          </w:divBdr>
        </w:div>
      </w:divsChild>
    </w:div>
    <w:div w:id="926696980">
      <w:marLeft w:val="0"/>
      <w:marRight w:val="0"/>
      <w:marTop w:val="0"/>
      <w:marBottom w:val="0"/>
      <w:divBdr>
        <w:top w:val="none" w:sz="0" w:space="0" w:color="auto"/>
        <w:left w:val="none" w:sz="0" w:space="0" w:color="auto"/>
        <w:bottom w:val="none" w:sz="0" w:space="0" w:color="auto"/>
        <w:right w:val="none" w:sz="0" w:space="0" w:color="auto"/>
      </w:divBdr>
    </w:div>
    <w:div w:id="927537670">
      <w:bodyDiv w:val="1"/>
      <w:marLeft w:val="0"/>
      <w:marRight w:val="0"/>
      <w:marTop w:val="0"/>
      <w:marBottom w:val="0"/>
      <w:divBdr>
        <w:top w:val="none" w:sz="0" w:space="0" w:color="auto"/>
        <w:left w:val="none" w:sz="0" w:space="0" w:color="auto"/>
        <w:bottom w:val="none" w:sz="0" w:space="0" w:color="auto"/>
        <w:right w:val="none" w:sz="0" w:space="0" w:color="auto"/>
      </w:divBdr>
      <w:divsChild>
        <w:div w:id="64762038">
          <w:marLeft w:val="640"/>
          <w:marRight w:val="0"/>
          <w:marTop w:val="0"/>
          <w:marBottom w:val="0"/>
          <w:divBdr>
            <w:top w:val="none" w:sz="0" w:space="0" w:color="auto"/>
            <w:left w:val="none" w:sz="0" w:space="0" w:color="auto"/>
            <w:bottom w:val="none" w:sz="0" w:space="0" w:color="auto"/>
            <w:right w:val="none" w:sz="0" w:space="0" w:color="auto"/>
          </w:divBdr>
        </w:div>
        <w:div w:id="113910248">
          <w:marLeft w:val="640"/>
          <w:marRight w:val="0"/>
          <w:marTop w:val="0"/>
          <w:marBottom w:val="0"/>
          <w:divBdr>
            <w:top w:val="none" w:sz="0" w:space="0" w:color="auto"/>
            <w:left w:val="none" w:sz="0" w:space="0" w:color="auto"/>
            <w:bottom w:val="none" w:sz="0" w:space="0" w:color="auto"/>
            <w:right w:val="none" w:sz="0" w:space="0" w:color="auto"/>
          </w:divBdr>
        </w:div>
        <w:div w:id="121074612">
          <w:marLeft w:val="640"/>
          <w:marRight w:val="0"/>
          <w:marTop w:val="0"/>
          <w:marBottom w:val="0"/>
          <w:divBdr>
            <w:top w:val="none" w:sz="0" w:space="0" w:color="auto"/>
            <w:left w:val="none" w:sz="0" w:space="0" w:color="auto"/>
            <w:bottom w:val="none" w:sz="0" w:space="0" w:color="auto"/>
            <w:right w:val="none" w:sz="0" w:space="0" w:color="auto"/>
          </w:divBdr>
        </w:div>
        <w:div w:id="287393557">
          <w:marLeft w:val="640"/>
          <w:marRight w:val="0"/>
          <w:marTop w:val="0"/>
          <w:marBottom w:val="0"/>
          <w:divBdr>
            <w:top w:val="none" w:sz="0" w:space="0" w:color="auto"/>
            <w:left w:val="none" w:sz="0" w:space="0" w:color="auto"/>
            <w:bottom w:val="none" w:sz="0" w:space="0" w:color="auto"/>
            <w:right w:val="none" w:sz="0" w:space="0" w:color="auto"/>
          </w:divBdr>
        </w:div>
        <w:div w:id="307326138">
          <w:marLeft w:val="640"/>
          <w:marRight w:val="0"/>
          <w:marTop w:val="0"/>
          <w:marBottom w:val="0"/>
          <w:divBdr>
            <w:top w:val="none" w:sz="0" w:space="0" w:color="auto"/>
            <w:left w:val="none" w:sz="0" w:space="0" w:color="auto"/>
            <w:bottom w:val="none" w:sz="0" w:space="0" w:color="auto"/>
            <w:right w:val="none" w:sz="0" w:space="0" w:color="auto"/>
          </w:divBdr>
        </w:div>
        <w:div w:id="348872075">
          <w:marLeft w:val="640"/>
          <w:marRight w:val="0"/>
          <w:marTop w:val="0"/>
          <w:marBottom w:val="0"/>
          <w:divBdr>
            <w:top w:val="none" w:sz="0" w:space="0" w:color="auto"/>
            <w:left w:val="none" w:sz="0" w:space="0" w:color="auto"/>
            <w:bottom w:val="none" w:sz="0" w:space="0" w:color="auto"/>
            <w:right w:val="none" w:sz="0" w:space="0" w:color="auto"/>
          </w:divBdr>
        </w:div>
        <w:div w:id="352265473">
          <w:marLeft w:val="640"/>
          <w:marRight w:val="0"/>
          <w:marTop w:val="0"/>
          <w:marBottom w:val="0"/>
          <w:divBdr>
            <w:top w:val="none" w:sz="0" w:space="0" w:color="auto"/>
            <w:left w:val="none" w:sz="0" w:space="0" w:color="auto"/>
            <w:bottom w:val="none" w:sz="0" w:space="0" w:color="auto"/>
            <w:right w:val="none" w:sz="0" w:space="0" w:color="auto"/>
          </w:divBdr>
        </w:div>
        <w:div w:id="371079944">
          <w:marLeft w:val="640"/>
          <w:marRight w:val="0"/>
          <w:marTop w:val="0"/>
          <w:marBottom w:val="0"/>
          <w:divBdr>
            <w:top w:val="none" w:sz="0" w:space="0" w:color="auto"/>
            <w:left w:val="none" w:sz="0" w:space="0" w:color="auto"/>
            <w:bottom w:val="none" w:sz="0" w:space="0" w:color="auto"/>
            <w:right w:val="none" w:sz="0" w:space="0" w:color="auto"/>
          </w:divBdr>
        </w:div>
        <w:div w:id="375349810">
          <w:marLeft w:val="640"/>
          <w:marRight w:val="0"/>
          <w:marTop w:val="0"/>
          <w:marBottom w:val="0"/>
          <w:divBdr>
            <w:top w:val="none" w:sz="0" w:space="0" w:color="auto"/>
            <w:left w:val="none" w:sz="0" w:space="0" w:color="auto"/>
            <w:bottom w:val="none" w:sz="0" w:space="0" w:color="auto"/>
            <w:right w:val="none" w:sz="0" w:space="0" w:color="auto"/>
          </w:divBdr>
        </w:div>
        <w:div w:id="513113469">
          <w:marLeft w:val="640"/>
          <w:marRight w:val="0"/>
          <w:marTop w:val="0"/>
          <w:marBottom w:val="0"/>
          <w:divBdr>
            <w:top w:val="none" w:sz="0" w:space="0" w:color="auto"/>
            <w:left w:val="none" w:sz="0" w:space="0" w:color="auto"/>
            <w:bottom w:val="none" w:sz="0" w:space="0" w:color="auto"/>
            <w:right w:val="none" w:sz="0" w:space="0" w:color="auto"/>
          </w:divBdr>
        </w:div>
        <w:div w:id="561211018">
          <w:marLeft w:val="640"/>
          <w:marRight w:val="0"/>
          <w:marTop w:val="0"/>
          <w:marBottom w:val="0"/>
          <w:divBdr>
            <w:top w:val="none" w:sz="0" w:space="0" w:color="auto"/>
            <w:left w:val="none" w:sz="0" w:space="0" w:color="auto"/>
            <w:bottom w:val="none" w:sz="0" w:space="0" w:color="auto"/>
            <w:right w:val="none" w:sz="0" w:space="0" w:color="auto"/>
          </w:divBdr>
        </w:div>
        <w:div w:id="633293446">
          <w:marLeft w:val="640"/>
          <w:marRight w:val="0"/>
          <w:marTop w:val="0"/>
          <w:marBottom w:val="0"/>
          <w:divBdr>
            <w:top w:val="none" w:sz="0" w:space="0" w:color="auto"/>
            <w:left w:val="none" w:sz="0" w:space="0" w:color="auto"/>
            <w:bottom w:val="none" w:sz="0" w:space="0" w:color="auto"/>
            <w:right w:val="none" w:sz="0" w:space="0" w:color="auto"/>
          </w:divBdr>
        </w:div>
        <w:div w:id="778568284">
          <w:marLeft w:val="640"/>
          <w:marRight w:val="0"/>
          <w:marTop w:val="0"/>
          <w:marBottom w:val="0"/>
          <w:divBdr>
            <w:top w:val="none" w:sz="0" w:space="0" w:color="auto"/>
            <w:left w:val="none" w:sz="0" w:space="0" w:color="auto"/>
            <w:bottom w:val="none" w:sz="0" w:space="0" w:color="auto"/>
            <w:right w:val="none" w:sz="0" w:space="0" w:color="auto"/>
          </w:divBdr>
        </w:div>
        <w:div w:id="797140566">
          <w:marLeft w:val="640"/>
          <w:marRight w:val="0"/>
          <w:marTop w:val="0"/>
          <w:marBottom w:val="0"/>
          <w:divBdr>
            <w:top w:val="none" w:sz="0" w:space="0" w:color="auto"/>
            <w:left w:val="none" w:sz="0" w:space="0" w:color="auto"/>
            <w:bottom w:val="none" w:sz="0" w:space="0" w:color="auto"/>
            <w:right w:val="none" w:sz="0" w:space="0" w:color="auto"/>
          </w:divBdr>
        </w:div>
        <w:div w:id="854347397">
          <w:marLeft w:val="640"/>
          <w:marRight w:val="0"/>
          <w:marTop w:val="0"/>
          <w:marBottom w:val="0"/>
          <w:divBdr>
            <w:top w:val="none" w:sz="0" w:space="0" w:color="auto"/>
            <w:left w:val="none" w:sz="0" w:space="0" w:color="auto"/>
            <w:bottom w:val="none" w:sz="0" w:space="0" w:color="auto"/>
            <w:right w:val="none" w:sz="0" w:space="0" w:color="auto"/>
          </w:divBdr>
        </w:div>
        <w:div w:id="905535688">
          <w:marLeft w:val="640"/>
          <w:marRight w:val="0"/>
          <w:marTop w:val="0"/>
          <w:marBottom w:val="0"/>
          <w:divBdr>
            <w:top w:val="none" w:sz="0" w:space="0" w:color="auto"/>
            <w:left w:val="none" w:sz="0" w:space="0" w:color="auto"/>
            <w:bottom w:val="none" w:sz="0" w:space="0" w:color="auto"/>
            <w:right w:val="none" w:sz="0" w:space="0" w:color="auto"/>
          </w:divBdr>
        </w:div>
        <w:div w:id="957025943">
          <w:marLeft w:val="640"/>
          <w:marRight w:val="0"/>
          <w:marTop w:val="0"/>
          <w:marBottom w:val="0"/>
          <w:divBdr>
            <w:top w:val="none" w:sz="0" w:space="0" w:color="auto"/>
            <w:left w:val="none" w:sz="0" w:space="0" w:color="auto"/>
            <w:bottom w:val="none" w:sz="0" w:space="0" w:color="auto"/>
            <w:right w:val="none" w:sz="0" w:space="0" w:color="auto"/>
          </w:divBdr>
        </w:div>
        <w:div w:id="1121072289">
          <w:marLeft w:val="640"/>
          <w:marRight w:val="0"/>
          <w:marTop w:val="0"/>
          <w:marBottom w:val="0"/>
          <w:divBdr>
            <w:top w:val="none" w:sz="0" w:space="0" w:color="auto"/>
            <w:left w:val="none" w:sz="0" w:space="0" w:color="auto"/>
            <w:bottom w:val="none" w:sz="0" w:space="0" w:color="auto"/>
            <w:right w:val="none" w:sz="0" w:space="0" w:color="auto"/>
          </w:divBdr>
        </w:div>
        <w:div w:id="1272396143">
          <w:marLeft w:val="640"/>
          <w:marRight w:val="0"/>
          <w:marTop w:val="0"/>
          <w:marBottom w:val="0"/>
          <w:divBdr>
            <w:top w:val="none" w:sz="0" w:space="0" w:color="auto"/>
            <w:left w:val="none" w:sz="0" w:space="0" w:color="auto"/>
            <w:bottom w:val="none" w:sz="0" w:space="0" w:color="auto"/>
            <w:right w:val="none" w:sz="0" w:space="0" w:color="auto"/>
          </w:divBdr>
        </w:div>
        <w:div w:id="1282109096">
          <w:marLeft w:val="640"/>
          <w:marRight w:val="0"/>
          <w:marTop w:val="0"/>
          <w:marBottom w:val="0"/>
          <w:divBdr>
            <w:top w:val="none" w:sz="0" w:space="0" w:color="auto"/>
            <w:left w:val="none" w:sz="0" w:space="0" w:color="auto"/>
            <w:bottom w:val="none" w:sz="0" w:space="0" w:color="auto"/>
            <w:right w:val="none" w:sz="0" w:space="0" w:color="auto"/>
          </w:divBdr>
        </w:div>
        <w:div w:id="1319110215">
          <w:marLeft w:val="640"/>
          <w:marRight w:val="0"/>
          <w:marTop w:val="0"/>
          <w:marBottom w:val="0"/>
          <w:divBdr>
            <w:top w:val="none" w:sz="0" w:space="0" w:color="auto"/>
            <w:left w:val="none" w:sz="0" w:space="0" w:color="auto"/>
            <w:bottom w:val="none" w:sz="0" w:space="0" w:color="auto"/>
            <w:right w:val="none" w:sz="0" w:space="0" w:color="auto"/>
          </w:divBdr>
        </w:div>
        <w:div w:id="1357462748">
          <w:marLeft w:val="640"/>
          <w:marRight w:val="0"/>
          <w:marTop w:val="0"/>
          <w:marBottom w:val="0"/>
          <w:divBdr>
            <w:top w:val="none" w:sz="0" w:space="0" w:color="auto"/>
            <w:left w:val="none" w:sz="0" w:space="0" w:color="auto"/>
            <w:bottom w:val="none" w:sz="0" w:space="0" w:color="auto"/>
            <w:right w:val="none" w:sz="0" w:space="0" w:color="auto"/>
          </w:divBdr>
        </w:div>
        <w:div w:id="1558855112">
          <w:marLeft w:val="640"/>
          <w:marRight w:val="0"/>
          <w:marTop w:val="0"/>
          <w:marBottom w:val="0"/>
          <w:divBdr>
            <w:top w:val="none" w:sz="0" w:space="0" w:color="auto"/>
            <w:left w:val="none" w:sz="0" w:space="0" w:color="auto"/>
            <w:bottom w:val="none" w:sz="0" w:space="0" w:color="auto"/>
            <w:right w:val="none" w:sz="0" w:space="0" w:color="auto"/>
          </w:divBdr>
        </w:div>
        <w:div w:id="1591547951">
          <w:marLeft w:val="640"/>
          <w:marRight w:val="0"/>
          <w:marTop w:val="0"/>
          <w:marBottom w:val="0"/>
          <w:divBdr>
            <w:top w:val="none" w:sz="0" w:space="0" w:color="auto"/>
            <w:left w:val="none" w:sz="0" w:space="0" w:color="auto"/>
            <w:bottom w:val="none" w:sz="0" w:space="0" w:color="auto"/>
            <w:right w:val="none" w:sz="0" w:space="0" w:color="auto"/>
          </w:divBdr>
        </w:div>
        <w:div w:id="1630089765">
          <w:marLeft w:val="640"/>
          <w:marRight w:val="0"/>
          <w:marTop w:val="0"/>
          <w:marBottom w:val="0"/>
          <w:divBdr>
            <w:top w:val="none" w:sz="0" w:space="0" w:color="auto"/>
            <w:left w:val="none" w:sz="0" w:space="0" w:color="auto"/>
            <w:bottom w:val="none" w:sz="0" w:space="0" w:color="auto"/>
            <w:right w:val="none" w:sz="0" w:space="0" w:color="auto"/>
          </w:divBdr>
        </w:div>
        <w:div w:id="1676570664">
          <w:marLeft w:val="640"/>
          <w:marRight w:val="0"/>
          <w:marTop w:val="0"/>
          <w:marBottom w:val="0"/>
          <w:divBdr>
            <w:top w:val="none" w:sz="0" w:space="0" w:color="auto"/>
            <w:left w:val="none" w:sz="0" w:space="0" w:color="auto"/>
            <w:bottom w:val="none" w:sz="0" w:space="0" w:color="auto"/>
            <w:right w:val="none" w:sz="0" w:space="0" w:color="auto"/>
          </w:divBdr>
        </w:div>
        <w:div w:id="1704016957">
          <w:marLeft w:val="640"/>
          <w:marRight w:val="0"/>
          <w:marTop w:val="0"/>
          <w:marBottom w:val="0"/>
          <w:divBdr>
            <w:top w:val="none" w:sz="0" w:space="0" w:color="auto"/>
            <w:left w:val="none" w:sz="0" w:space="0" w:color="auto"/>
            <w:bottom w:val="none" w:sz="0" w:space="0" w:color="auto"/>
            <w:right w:val="none" w:sz="0" w:space="0" w:color="auto"/>
          </w:divBdr>
        </w:div>
        <w:div w:id="1821188006">
          <w:marLeft w:val="640"/>
          <w:marRight w:val="0"/>
          <w:marTop w:val="0"/>
          <w:marBottom w:val="0"/>
          <w:divBdr>
            <w:top w:val="none" w:sz="0" w:space="0" w:color="auto"/>
            <w:left w:val="none" w:sz="0" w:space="0" w:color="auto"/>
            <w:bottom w:val="none" w:sz="0" w:space="0" w:color="auto"/>
            <w:right w:val="none" w:sz="0" w:space="0" w:color="auto"/>
          </w:divBdr>
        </w:div>
        <w:div w:id="1875340349">
          <w:marLeft w:val="640"/>
          <w:marRight w:val="0"/>
          <w:marTop w:val="0"/>
          <w:marBottom w:val="0"/>
          <w:divBdr>
            <w:top w:val="none" w:sz="0" w:space="0" w:color="auto"/>
            <w:left w:val="none" w:sz="0" w:space="0" w:color="auto"/>
            <w:bottom w:val="none" w:sz="0" w:space="0" w:color="auto"/>
            <w:right w:val="none" w:sz="0" w:space="0" w:color="auto"/>
          </w:divBdr>
        </w:div>
        <w:div w:id="1893611684">
          <w:marLeft w:val="640"/>
          <w:marRight w:val="0"/>
          <w:marTop w:val="0"/>
          <w:marBottom w:val="0"/>
          <w:divBdr>
            <w:top w:val="none" w:sz="0" w:space="0" w:color="auto"/>
            <w:left w:val="none" w:sz="0" w:space="0" w:color="auto"/>
            <w:bottom w:val="none" w:sz="0" w:space="0" w:color="auto"/>
            <w:right w:val="none" w:sz="0" w:space="0" w:color="auto"/>
          </w:divBdr>
        </w:div>
        <w:div w:id="1931814493">
          <w:marLeft w:val="640"/>
          <w:marRight w:val="0"/>
          <w:marTop w:val="0"/>
          <w:marBottom w:val="0"/>
          <w:divBdr>
            <w:top w:val="none" w:sz="0" w:space="0" w:color="auto"/>
            <w:left w:val="none" w:sz="0" w:space="0" w:color="auto"/>
            <w:bottom w:val="none" w:sz="0" w:space="0" w:color="auto"/>
            <w:right w:val="none" w:sz="0" w:space="0" w:color="auto"/>
          </w:divBdr>
        </w:div>
        <w:div w:id="1938563681">
          <w:marLeft w:val="640"/>
          <w:marRight w:val="0"/>
          <w:marTop w:val="0"/>
          <w:marBottom w:val="0"/>
          <w:divBdr>
            <w:top w:val="none" w:sz="0" w:space="0" w:color="auto"/>
            <w:left w:val="none" w:sz="0" w:space="0" w:color="auto"/>
            <w:bottom w:val="none" w:sz="0" w:space="0" w:color="auto"/>
            <w:right w:val="none" w:sz="0" w:space="0" w:color="auto"/>
          </w:divBdr>
        </w:div>
        <w:div w:id="2024669427">
          <w:marLeft w:val="640"/>
          <w:marRight w:val="0"/>
          <w:marTop w:val="0"/>
          <w:marBottom w:val="0"/>
          <w:divBdr>
            <w:top w:val="none" w:sz="0" w:space="0" w:color="auto"/>
            <w:left w:val="none" w:sz="0" w:space="0" w:color="auto"/>
            <w:bottom w:val="none" w:sz="0" w:space="0" w:color="auto"/>
            <w:right w:val="none" w:sz="0" w:space="0" w:color="auto"/>
          </w:divBdr>
        </w:div>
        <w:div w:id="2086755543">
          <w:marLeft w:val="640"/>
          <w:marRight w:val="0"/>
          <w:marTop w:val="0"/>
          <w:marBottom w:val="0"/>
          <w:divBdr>
            <w:top w:val="none" w:sz="0" w:space="0" w:color="auto"/>
            <w:left w:val="none" w:sz="0" w:space="0" w:color="auto"/>
            <w:bottom w:val="none" w:sz="0" w:space="0" w:color="auto"/>
            <w:right w:val="none" w:sz="0" w:space="0" w:color="auto"/>
          </w:divBdr>
        </w:div>
        <w:div w:id="2124104201">
          <w:marLeft w:val="640"/>
          <w:marRight w:val="0"/>
          <w:marTop w:val="0"/>
          <w:marBottom w:val="0"/>
          <w:divBdr>
            <w:top w:val="none" w:sz="0" w:space="0" w:color="auto"/>
            <w:left w:val="none" w:sz="0" w:space="0" w:color="auto"/>
            <w:bottom w:val="none" w:sz="0" w:space="0" w:color="auto"/>
            <w:right w:val="none" w:sz="0" w:space="0" w:color="auto"/>
          </w:divBdr>
        </w:div>
      </w:divsChild>
    </w:div>
    <w:div w:id="927545577">
      <w:marLeft w:val="640"/>
      <w:marRight w:val="0"/>
      <w:marTop w:val="0"/>
      <w:marBottom w:val="0"/>
      <w:divBdr>
        <w:top w:val="none" w:sz="0" w:space="0" w:color="auto"/>
        <w:left w:val="none" w:sz="0" w:space="0" w:color="auto"/>
        <w:bottom w:val="none" w:sz="0" w:space="0" w:color="auto"/>
        <w:right w:val="none" w:sz="0" w:space="0" w:color="auto"/>
      </w:divBdr>
    </w:div>
    <w:div w:id="929119579">
      <w:bodyDiv w:val="1"/>
      <w:marLeft w:val="0"/>
      <w:marRight w:val="0"/>
      <w:marTop w:val="0"/>
      <w:marBottom w:val="0"/>
      <w:divBdr>
        <w:top w:val="none" w:sz="0" w:space="0" w:color="auto"/>
        <w:left w:val="none" w:sz="0" w:space="0" w:color="auto"/>
        <w:bottom w:val="none" w:sz="0" w:space="0" w:color="auto"/>
        <w:right w:val="none" w:sz="0" w:space="0" w:color="auto"/>
      </w:divBdr>
      <w:divsChild>
        <w:div w:id="1450589162">
          <w:marLeft w:val="640"/>
          <w:marRight w:val="0"/>
          <w:marTop w:val="0"/>
          <w:marBottom w:val="0"/>
          <w:divBdr>
            <w:top w:val="none" w:sz="0" w:space="0" w:color="auto"/>
            <w:left w:val="none" w:sz="0" w:space="0" w:color="auto"/>
            <w:bottom w:val="none" w:sz="0" w:space="0" w:color="auto"/>
            <w:right w:val="none" w:sz="0" w:space="0" w:color="auto"/>
          </w:divBdr>
        </w:div>
        <w:div w:id="194125848">
          <w:marLeft w:val="640"/>
          <w:marRight w:val="0"/>
          <w:marTop w:val="0"/>
          <w:marBottom w:val="0"/>
          <w:divBdr>
            <w:top w:val="none" w:sz="0" w:space="0" w:color="auto"/>
            <w:left w:val="none" w:sz="0" w:space="0" w:color="auto"/>
            <w:bottom w:val="none" w:sz="0" w:space="0" w:color="auto"/>
            <w:right w:val="none" w:sz="0" w:space="0" w:color="auto"/>
          </w:divBdr>
        </w:div>
        <w:div w:id="524246269">
          <w:marLeft w:val="640"/>
          <w:marRight w:val="0"/>
          <w:marTop w:val="0"/>
          <w:marBottom w:val="0"/>
          <w:divBdr>
            <w:top w:val="none" w:sz="0" w:space="0" w:color="auto"/>
            <w:left w:val="none" w:sz="0" w:space="0" w:color="auto"/>
            <w:bottom w:val="none" w:sz="0" w:space="0" w:color="auto"/>
            <w:right w:val="none" w:sz="0" w:space="0" w:color="auto"/>
          </w:divBdr>
        </w:div>
        <w:div w:id="353967505">
          <w:marLeft w:val="640"/>
          <w:marRight w:val="0"/>
          <w:marTop w:val="0"/>
          <w:marBottom w:val="0"/>
          <w:divBdr>
            <w:top w:val="none" w:sz="0" w:space="0" w:color="auto"/>
            <w:left w:val="none" w:sz="0" w:space="0" w:color="auto"/>
            <w:bottom w:val="none" w:sz="0" w:space="0" w:color="auto"/>
            <w:right w:val="none" w:sz="0" w:space="0" w:color="auto"/>
          </w:divBdr>
        </w:div>
        <w:div w:id="597834864">
          <w:marLeft w:val="640"/>
          <w:marRight w:val="0"/>
          <w:marTop w:val="0"/>
          <w:marBottom w:val="0"/>
          <w:divBdr>
            <w:top w:val="none" w:sz="0" w:space="0" w:color="auto"/>
            <w:left w:val="none" w:sz="0" w:space="0" w:color="auto"/>
            <w:bottom w:val="none" w:sz="0" w:space="0" w:color="auto"/>
            <w:right w:val="none" w:sz="0" w:space="0" w:color="auto"/>
          </w:divBdr>
        </w:div>
        <w:div w:id="1248735401">
          <w:marLeft w:val="640"/>
          <w:marRight w:val="0"/>
          <w:marTop w:val="0"/>
          <w:marBottom w:val="0"/>
          <w:divBdr>
            <w:top w:val="none" w:sz="0" w:space="0" w:color="auto"/>
            <w:left w:val="none" w:sz="0" w:space="0" w:color="auto"/>
            <w:bottom w:val="none" w:sz="0" w:space="0" w:color="auto"/>
            <w:right w:val="none" w:sz="0" w:space="0" w:color="auto"/>
          </w:divBdr>
        </w:div>
        <w:div w:id="351032212">
          <w:marLeft w:val="640"/>
          <w:marRight w:val="0"/>
          <w:marTop w:val="0"/>
          <w:marBottom w:val="0"/>
          <w:divBdr>
            <w:top w:val="none" w:sz="0" w:space="0" w:color="auto"/>
            <w:left w:val="none" w:sz="0" w:space="0" w:color="auto"/>
            <w:bottom w:val="none" w:sz="0" w:space="0" w:color="auto"/>
            <w:right w:val="none" w:sz="0" w:space="0" w:color="auto"/>
          </w:divBdr>
        </w:div>
        <w:div w:id="114494594">
          <w:marLeft w:val="640"/>
          <w:marRight w:val="0"/>
          <w:marTop w:val="0"/>
          <w:marBottom w:val="0"/>
          <w:divBdr>
            <w:top w:val="none" w:sz="0" w:space="0" w:color="auto"/>
            <w:left w:val="none" w:sz="0" w:space="0" w:color="auto"/>
            <w:bottom w:val="none" w:sz="0" w:space="0" w:color="auto"/>
            <w:right w:val="none" w:sz="0" w:space="0" w:color="auto"/>
          </w:divBdr>
        </w:div>
        <w:div w:id="1013146087">
          <w:marLeft w:val="640"/>
          <w:marRight w:val="0"/>
          <w:marTop w:val="0"/>
          <w:marBottom w:val="0"/>
          <w:divBdr>
            <w:top w:val="none" w:sz="0" w:space="0" w:color="auto"/>
            <w:left w:val="none" w:sz="0" w:space="0" w:color="auto"/>
            <w:bottom w:val="none" w:sz="0" w:space="0" w:color="auto"/>
            <w:right w:val="none" w:sz="0" w:space="0" w:color="auto"/>
          </w:divBdr>
        </w:div>
        <w:div w:id="1766266326">
          <w:marLeft w:val="640"/>
          <w:marRight w:val="0"/>
          <w:marTop w:val="0"/>
          <w:marBottom w:val="0"/>
          <w:divBdr>
            <w:top w:val="none" w:sz="0" w:space="0" w:color="auto"/>
            <w:left w:val="none" w:sz="0" w:space="0" w:color="auto"/>
            <w:bottom w:val="none" w:sz="0" w:space="0" w:color="auto"/>
            <w:right w:val="none" w:sz="0" w:space="0" w:color="auto"/>
          </w:divBdr>
        </w:div>
        <w:div w:id="1076243754">
          <w:marLeft w:val="640"/>
          <w:marRight w:val="0"/>
          <w:marTop w:val="0"/>
          <w:marBottom w:val="0"/>
          <w:divBdr>
            <w:top w:val="none" w:sz="0" w:space="0" w:color="auto"/>
            <w:left w:val="none" w:sz="0" w:space="0" w:color="auto"/>
            <w:bottom w:val="none" w:sz="0" w:space="0" w:color="auto"/>
            <w:right w:val="none" w:sz="0" w:space="0" w:color="auto"/>
          </w:divBdr>
        </w:div>
        <w:div w:id="1301115227">
          <w:marLeft w:val="640"/>
          <w:marRight w:val="0"/>
          <w:marTop w:val="0"/>
          <w:marBottom w:val="0"/>
          <w:divBdr>
            <w:top w:val="none" w:sz="0" w:space="0" w:color="auto"/>
            <w:left w:val="none" w:sz="0" w:space="0" w:color="auto"/>
            <w:bottom w:val="none" w:sz="0" w:space="0" w:color="auto"/>
            <w:right w:val="none" w:sz="0" w:space="0" w:color="auto"/>
          </w:divBdr>
        </w:div>
        <w:div w:id="329451340">
          <w:marLeft w:val="640"/>
          <w:marRight w:val="0"/>
          <w:marTop w:val="0"/>
          <w:marBottom w:val="0"/>
          <w:divBdr>
            <w:top w:val="none" w:sz="0" w:space="0" w:color="auto"/>
            <w:left w:val="none" w:sz="0" w:space="0" w:color="auto"/>
            <w:bottom w:val="none" w:sz="0" w:space="0" w:color="auto"/>
            <w:right w:val="none" w:sz="0" w:space="0" w:color="auto"/>
          </w:divBdr>
        </w:div>
        <w:div w:id="1046367309">
          <w:marLeft w:val="640"/>
          <w:marRight w:val="0"/>
          <w:marTop w:val="0"/>
          <w:marBottom w:val="0"/>
          <w:divBdr>
            <w:top w:val="none" w:sz="0" w:space="0" w:color="auto"/>
            <w:left w:val="none" w:sz="0" w:space="0" w:color="auto"/>
            <w:bottom w:val="none" w:sz="0" w:space="0" w:color="auto"/>
            <w:right w:val="none" w:sz="0" w:space="0" w:color="auto"/>
          </w:divBdr>
        </w:div>
        <w:div w:id="761415168">
          <w:marLeft w:val="640"/>
          <w:marRight w:val="0"/>
          <w:marTop w:val="0"/>
          <w:marBottom w:val="0"/>
          <w:divBdr>
            <w:top w:val="none" w:sz="0" w:space="0" w:color="auto"/>
            <w:left w:val="none" w:sz="0" w:space="0" w:color="auto"/>
            <w:bottom w:val="none" w:sz="0" w:space="0" w:color="auto"/>
            <w:right w:val="none" w:sz="0" w:space="0" w:color="auto"/>
          </w:divBdr>
        </w:div>
        <w:div w:id="1769933664">
          <w:marLeft w:val="640"/>
          <w:marRight w:val="0"/>
          <w:marTop w:val="0"/>
          <w:marBottom w:val="0"/>
          <w:divBdr>
            <w:top w:val="none" w:sz="0" w:space="0" w:color="auto"/>
            <w:left w:val="none" w:sz="0" w:space="0" w:color="auto"/>
            <w:bottom w:val="none" w:sz="0" w:space="0" w:color="auto"/>
            <w:right w:val="none" w:sz="0" w:space="0" w:color="auto"/>
          </w:divBdr>
        </w:div>
        <w:div w:id="628047571">
          <w:marLeft w:val="640"/>
          <w:marRight w:val="0"/>
          <w:marTop w:val="0"/>
          <w:marBottom w:val="0"/>
          <w:divBdr>
            <w:top w:val="none" w:sz="0" w:space="0" w:color="auto"/>
            <w:left w:val="none" w:sz="0" w:space="0" w:color="auto"/>
            <w:bottom w:val="none" w:sz="0" w:space="0" w:color="auto"/>
            <w:right w:val="none" w:sz="0" w:space="0" w:color="auto"/>
          </w:divBdr>
        </w:div>
        <w:div w:id="1238442350">
          <w:marLeft w:val="640"/>
          <w:marRight w:val="0"/>
          <w:marTop w:val="0"/>
          <w:marBottom w:val="0"/>
          <w:divBdr>
            <w:top w:val="none" w:sz="0" w:space="0" w:color="auto"/>
            <w:left w:val="none" w:sz="0" w:space="0" w:color="auto"/>
            <w:bottom w:val="none" w:sz="0" w:space="0" w:color="auto"/>
            <w:right w:val="none" w:sz="0" w:space="0" w:color="auto"/>
          </w:divBdr>
        </w:div>
        <w:div w:id="660933812">
          <w:marLeft w:val="640"/>
          <w:marRight w:val="0"/>
          <w:marTop w:val="0"/>
          <w:marBottom w:val="0"/>
          <w:divBdr>
            <w:top w:val="none" w:sz="0" w:space="0" w:color="auto"/>
            <w:left w:val="none" w:sz="0" w:space="0" w:color="auto"/>
            <w:bottom w:val="none" w:sz="0" w:space="0" w:color="auto"/>
            <w:right w:val="none" w:sz="0" w:space="0" w:color="auto"/>
          </w:divBdr>
        </w:div>
        <w:div w:id="82847117">
          <w:marLeft w:val="640"/>
          <w:marRight w:val="0"/>
          <w:marTop w:val="0"/>
          <w:marBottom w:val="0"/>
          <w:divBdr>
            <w:top w:val="none" w:sz="0" w:space="0" w:color="auto"/>
            <w:left w:val="none" w:sz="0" w:space="0" w:color="auto"/>
            <w:bottom w:val="none" w:sz="0" w:space="0" w:color="auto"/>
            <w:right w:val="none" w:sz="0" w:space="0" w:color="auto"/>
          </w:divBdr>
        </w:div>
        <w:div w:id="1626739186">
          <w:marLeft w:val="640"/>
          <w:marRight w:val="0"/>
          <w:marTop w:val="0"/>
          <w:marBottom w:val="0"/>
          <w:divBdr>
            <w:top w:val="none" w:sz="0" w:space="0" w:color="auto"/>
            <w:left w:val="none" w:sz="0" w:space="0" w:color="auto"/>
            <w:bottom w:val="none" w:sz="0" w:space="0" w:color="auto"/>
            <w:right w:val="none" w:sz="0" w:space="0" w:color="auto"/>
          </w:divBdr>
        </w:div>
        <w:div w:id="1655135294">
          <w:marLeft w:val="640"/>
          <w:marRight w:val="0"/>
          <w:marTop w:val="0"/>
          <w:marBottom w:val="0"/>
          <w:divBdr>
            <w:top w:val="none" w:sz="0" w:space="0" w:color="auto"/>
            <w:left w:val="none" w:sz="0" w:space="0" w:color="auto"/>
            <w:bottom w:val="none" w:sz="0" w:space="0" w:color="auto"/>
            <w:right w:val="none" w:sz="0" w:space="0" w:color="auto"/>
          </w:divBdr>
        </w:div>
        <w:div w:id="1329167944">
          <w:marLeft w:val="640"/>
          <w:marRight w:val="0"/>
          <w:marTop w:val="0"/>
          <w:marBottom w:val="0"/>
          <w:divBdr>
            <w:top w:val="none" w:sz="0" w:space="0" w:color="auto"/>
            <w:left w:val="none" w:sz="0" w:space="0" w:color="auto"/>
            <w:bottom w:val="none" w:sz="0" w:space="0" w:color="auto"/>
            <w:right w:val="none" w:sz="0" w:space="0" w:color="auto"/>
          </w:divBdr>
        </w:div>
        <w:div w:id="1901672845">
          <w:marLeft w:val="640"/>
          <w:marRight w:val="0"/>
          <w:marTop w:val="0"/>
          <w:marBottom w:val="0"/>
          <w:divBdr>
            <w:top w:val="none" w:sz="0" w:space="0" w:color="auto"/>
            <w:left w:val="none" w:sz="0" w:space="0" w:color="auto"/>
            <w:bottom w:val="none" w:sz="0" w:space="0" w:color="auto"/>
            <w:right w:val="none" w:sz="0" w:space="0" w:color="auto"/>
          </w:divBdr>
        </w:div>
        <w:div w:id="653877613">
          <w:marLeft w:val="640"/>
          <w:marRight w:val="0"/>
          <w:marTop w:val="0"/>
          <w:marBottom w:val="0"/>
          <w:divBdr>
            <w:top w:val="none" w:sz="0" w:space="0" w:color="auto"/>
            <w:left w:val="none" w:sz="0" w:space="0" w:color="auto"/>
            <w:bottom w:val="none" w:sz="0" w:space="0" w:color="auto"/>
            <w:right w:val="none" w:sz="0" w:space="0" w:color="auto"/>
          </w:divBdr>
        </w:div>
        <w:div w:id="2037922765">
          <w:marLeft w:val="640"/>
          <w:marRight w:val="0"/>
          <w:marTop w:val="0"/>
          <w:marBottom w:val="0"/>
          <w:divBdr>
            <w:top w:val="none" w:sz="0" w:space="0" w:color="auto"/>
            <w:left w:val="none" w:sz="0" w:space="0" w:color="auto"/>
            <w:bottom w:val="none" w:sz="0" w:space="0" w:color="auto"/>
            <w:right w:val="none" w:sz="0" w:space="0" w:color="auto"/>
          </w:divBdr>
        </w:div>
        <w:div w:id="611476318">
          <w:marLeft w:val="640"/>
          <w:marRight w:val="0"/>
          <w:marTop w:val="0"/>
          <w:marBottom w:val="0"/>
          <w:divBdr>
            <w:top w:val="none" w:sz="0" w:space="0" w:color="auto"/>
            <w:left w:val="none" w:sz="0" w:space="0" w:color="auto"/>
            <w:bottom w:val="none" w:sz="0" w:space="0" w:color="auto"/>
            <w:right w:val="none" w:sz="0" w:space="0" w:color="auto"/>
          </w:divBdr>
        </w:div>
        <w:div w:id="1594902027">
          <w:marLeft w:val="640"/>
          <w:marRight w:val="0"/>
          <w:marTop w:val="0"/>
          <w:marBottom w:val="0"/>
          <w:divBdr>
            <w:top w:val="none" w:sz="0" w:space="0" w:color="auto"/>
            <w:left w:val="none" w:sz="0" w:space="0" w:color="auto"/>
            <w:bottom w:val="none" w:sz="0" w:space="0" w:color="auto"/>
            <w:right w:val="none" w:sz="0" w:space="0" w:color="auto"/>
          </w:divBdr>
        </w:div>
        <w:div w:id="493451918">
          <w:marLeft w:val="640"/>
          <w:marRight w:val="0"/>
          <w:marTop w:val="0"/>
          <w:marBottom w:val="0"/>
          <w:divBdr>
            <w:top w:val="none" w:sz="0" w:space="0" w:color="auto"/>
            <w:left w:val="none" w:sz="0" w:space="0" w:color="auto"/>
            <w:bottom w:val="none" w:sz="0" w:space="0" w:color="auto"/>
            <w:right w:val="none" w:sz="0" w:space="0" w:color="auto"/>
          </w:divBdr>
        </w:div>
        <w:div w:id="2044868871">
          <w:marLeft w:val="640"/>
          <w:marRight w:val="0"/>
          <w:marTop w:val="0"/>
          <w:marBottom w:val="0"/>
          <w:divBdr>
            <w:top w:val="none" w:sz="0" w:space="0" w:color="auto"/>
            <w:left w:val="none" w:sz="0" w:space="0" w:color="auto"/>
            <w:bottom w:val="none" w:sz="0" w:space="0" w:color="auto"/>
            <w:right w:val="none" w:sz="0" w:space="0" w:color="auto"/>
          </w:divBdr>
        </w:div>
        <w:div w:id="1260140554">
          <w:marLeft w:val="640"/>
          <w:marRight w:val="0"/>
          <w:marTop w:val="0"/>
          <w:marBottom w:val="0"/>
          <w:divBdr>
            <w:top w:val="none" w:sz="0" w:space="0" w:color="auto"/>
            <w:left w:val="none" w:sz="0" w:space="0" w:color="auto"/>
            <w:bottom w:val="none" w:sz="0" w:space="0" w:color="auto"/>
            <w:right w:val="none" w:sz="0" w:space="0" w:color="auto"/>
          </w:divBdr>
        </w:div>
        <w:div w:id="165947565">
          <w:marLeft w:val="640"/>
          <w:marRight w:val="0"/>
          <w:marTop w:val="0"/>
          <w:marBottom w:val="0"/>
          <w:divBdr>
            <w:top w:val="none" w:sz="0" w:space="0" w:color="auto"/>
            <w:left w:val="none" w:sz="0" w:space="0" w:color="auto"/>
            <w:bottom w:val="none" w:sz="0" w:space="0" w:color="auto"/>
            <w:right w:val="none" w:sz="0" w:space="0" w:color="auto"/>
          </w:divBdr>
        </w:div>
        <w:div w:id="1580367691">
          <w:marLeft w:val="640"/>
          <w:marRight w:val="0"/>
          <w:marTop w:val="0"/>
          <w:marBottom w:val="0"/>
          <w:divBdr>
            <w:top w:val="none" w:sz="0" w:space="0" w:color="auto"/>
            <w:left w:val="none" w:sz="0" w:space="0" w:color="auto"/>
            <w:bottom w:val="none" w:sz="0" w:space="0" w:color="auto"/>
            <w:right w:val="none" w:sz="0" w:space="0" w:color="auto"/>
          </w:divBdr>
        </w:div>
        <w:div w:id="1184394273">
          <w:marLeft w:val="640"/>
          <w:marRight w:val="0"/>
          <w:marTop w:val="0"/>
          <w:marBottom w:val="0"/>
          <w:divBdr>
            <w:top w:val="none" w:sz="0" w:space="0" w:color="auto"/>
            <w:left w:val="none" w:sz="0" w:space="0" w:color="auto"/>
            <w:bottom w:val="none" w:sz="0" w:space="0" w:color="auto"/>
            <w:right w:val="none" w:sz="0" w:space="0" w:color="auto"/>
          </w:divBdr>
        </w:div>
        <w:div w:id="237131555">
          <w:marLeft w:val="640"/>
          <w:marRight w:val="0"/>
          <w:marTop w:val="0"/>
          <w:marBottom w:val="0"/>
          <w:divBdr>
            <w:top w:val="none" w:sz="0" w:space="0" w:color="auto"/>
            <w:left w:val="none" w:sz="0" w:space="0" w:color="auto"/>
            <w:bottom w:val="none" w:sz="0" w:space="0" w:color="auto"/>
            <w:right w:val="none" w:sz="0" w:space="0" w:color="auto"/>
          </w:divBdr>
        </w:div>
        <w:div w:id="910385208">
          <w:marLeft w:val="640"/>
          <w:marRight w:val="0"/>
          <w:marTop w:val="0"/>
          <w:marBottom w:val="0"/>
          <w:divBdr>
            <w:top w:val="none" w:sz="0" w:space="0" w:color="auto"/>
            <w:left w:val="none" w:sz="0" w:space="0" w:color="auto"/>
            <w:bottom w:val="none" w:sz="0" w:space="0" w:color="auto"/>
            <w:right w:val="none" w:sz="0" w:space="0" w:color="auto"/>
          </w:divBdr>
        </w:div>
        <w:div w:id="688675984">
          <w:marLeft w:val="640"/>
          <w:marRight w:val="0"/>
          <w:marTop w:val="0"/>
          <w:marBottom w:val="0"/>
          <w:divBdr>
            <w:top w:val="none" w:sz="0" w:space="0" w:color="auto"/>
            <w:left w:val="none" w:sz="0" w:space="0" w:color="auto"/>
            <w:bottom w:val="none" w:sz="0" w:space="0" w:color="auto"/>
            <w:right w:val="none" w:sz="0" w:space="0" w:color="auto"/>
          </w:divBdr>
        </w:div>
        <w:div w:id="1747339407">
          <w:marLeft w:val="640"/>
          <w:marRight w:val="0"/>
          <w:marTop w:val="0"/>
          <w:marBottom w:val="0"/>
          <w:divBdr>
            <w:top w:val="none" w:sz="0" w:space="0" w:color="auto"/>
            <w:left w:val="none" w:sz="0" w:space="0" w:color="auto"/>
            <w:bottom w:val="none" w:sz="0" w:space="0" w:color="auto"/>
            <w:right w:val="none" w:sz="0" w:space="0" w:color="auto"/>
          </w:divBdr>
        </w:div>
        <w:div w:id="891690833">
          <w:marLeft w:val="640"/>
          <w:marRight w:val="0"/>
          <w:marTop w:val="0"/>
          <w:marBottom w:val="0"/>
          <w:divBdr>
            <w:top w:val="none" w:sz="0" w:space="0" w:color="auto"/>
            <w:left w:val="none" w:sz="0" w:space="0" w:color="auto"/>
            <w:bottom w:val="none" w:sz="0" w:space="0" w:color="auto"/>
            <w:right w:val="none" w:sz="0" w:space="0" w:color="auto"/>
          </w:divBdr>
        </w:div>
        <w:div w:id="1559854481">
          <w:marLeft w:val="640"/>
          <w:marRight w:val="0"/>
          <w:marTop w:val="0"/>
          <w:marBottom w:val="0"/>
          <w:divBdr>
            <w:top w:val="none" w:sz="0" w:space="0" w:color="auto"/>
            <w:left w:val="none" w:sz="0" w:space="0" w:color="auto"/>
            <w:bottom w:val="none" w:sz="0" w:space="0" w:color="auto"/>
            <w:right w:val="none" w:sz="0" w:space="0" w:color="auto"/>
          </w:divBdr>
        </w:div>
        <w:div w:id="2074499630">
          <w:marLeft w:val="640"/>
          <w:marRight w:val="0"/>
          <w:marTop w:val="0"/>
          <w:marBottom w:val="0"/>
          <w:divBdr>
            <w:top w:val="none" w:sz="0" w:space="0" w:color="auto"/>
            <w:left w:val="none" w:sz="0" w:space="0" w:color="auto"/>
            <w:bottom w:val="none" w:sz="0" w:space="0" w:color="auto"/>
            <w:right w:val="none" w:sz="0" w:space="0" w:color="auto"/>
          </w:divBdr>
        </w:div>
        <w:div w:id="1679189574">
          <w:marLeft w:val="640"/>
          <w:marRight w:val="0"/>
          <w:marTop w:val="0"/>
          <w:marBottom w:val="0"/>
          <w:divBdr>
            <w:top w:val="none" w:sz="0" w:space="0" w:color="auto"/>
            <w:left w:val="none" w:sz="0" w:space="0" w:color="auto"/>
            <w:bottom w:val="none" w:sz="0" w:space="0" w:color="auto"/>
            <w:right w:val="none" w:sz="0" w:space="0" w:color="auto"/>
          </w:divBdr>
        </w:div>
        <w:div w:id="740367512">
          <w:marLeft w:val="640"/>
          <w:marRight w:val="0"/>
          <w:marTop w:val="0"/>
          <w:marBottom w:val="0"/>
          <w:divBdr>
            <w:top w:val="none" w:sz="0" w:space="0" w:color="auto"/>
            <w:left w:val="none" w:sz="0" w:space="0" w:color="auto"/>
            <w:bottom w:val="none" w:sz="0" w:space="0" w:color="auto"/>
            <w:right w:val="none" w:sz="0" w:space="0" w:color="auto"/>
          </w:divBdr>
        </w:div>
        <w:div w:id="1939558398">
          <w:marLeft w:val="640"/>
          <w:marRight w:val="0"/>
          <w:marTop w:val="0"/>
          <w:marBottom w:val="0"/>
          <w:divBdr>
            <w:top w:val="none" w:sz="0" w:space="0" w:color="auto"/>
            <w:left w:val="none" w:sz="0" w:space="0" w:color="auto"/>
            <w:bottom w:val="none" w:sz="0" w:space="0" w:color="auto"/>
            <w:right w:val="none" w:sz="0" w:space="0" w:color="auto"/>
          </w:divBdr>
        </w:div>
        <w:div w:id="1025985688">
          <w:marLeft w:val="640"/>
          <w:marRight w:val="0"/>
          <w:marTop w:val="0"/>
          <w:marBottom w:val="0"/>
          <w:divBdr>
            <w:top w:val="none" w:sz="0" w:space="0" w:color="auto"/>
            <w:left w:val="none" w:sz="0" w:space="0" w:color="auto"/>
            <w:bottom w:val="none" w:sz="0" w:space="0" w:color="auto"/>
            <w:right w:val="none" w:sz="0" w:space="0" w:color="auto"/>
          </w:divBdr>
        </w:div>
        <w:div w:id="1975283344">
          <w:marLeft w:val="640"/>
          <w:marRight w:val="0"/>
          <w:marTop w:val="0"/>
          <w:marBottom w:val="0"/>
          <w:divBdr>
            <w:top w:val="none" w:sz="0" w:space="0" w:color="auto"/>
            <w:left w:val="none" w:sz="0" w:space="0" w:color="auto"/>
            <w:bottom w:val="none" w:sz="0" w:space="0" w:color="auto"/>
            <w:right w:val="none" w:sz="0" w:space="0" w:color="auto"/>
          </w:divBdr>
        </w:div>
        <w:div w:id="1427341034">
          <w:marLeft w:val="640"/>
          <w:marRight w:val="0"/>
          <w:marTop w:val="0"/>
          <w:marBottom w:val="0"/>
          <w:divBdr>
            <w:top w:val="none" w:sz="0" w:space="0" w:color="auto"/>
            <w:left w:val="none" w:sz="0" w:space="0" w:color="auto"/>
            <w:bottom w:val="none" w:sz="0" w:space="0" w:color="auto"/>
            <w:right w:val="none" w:sz="0" w:space="0" w:color="auto"/>
          </w:divBdr>
        </w:div>
        <w:div w:id="222562758">
          <w:marLeft w:val="640"/>
          <w:marRight w:val="0"/>
          <w:marTop w:val="0"/>
          <w:marBottom w:val="0"/>
          <w:divBdr>
            <w:top w:val="none" w:sz="0" w:space="0" w:color="auto"/>
            <w:left w:val="none" w:sz="0" w:space="0" w:color="auto"/>
            <w:bottom w:val="none" w:sz="0" w:space="0" w:color="auto"/>
            <w:right w:val="none" w:sz="0" w:space="0" w:color="auto"/>
          </w:divBdr>
        </w:div>
        <w:div w:id="2079592772">
          <w:marLeft w:val="640"/>
          <w:marRight w:val="0"/>
          <w:marTop w:val="0"/>
          <w:marBottom w:val="0"/>
          <w:divBdr>
            <w:top w:val="none" w:sz="0" w:space="0" w:color="auto"/>
            <w:left w:val="none" w:sz="0" w:space="0" w:color="auto"/>
            <w:bottom w:val="none" w:sz="0" w:space="0" w:color="auto"/>
            <w:right w:val="none" w:sz="0" w:space="0" w:color="auto"/>
          </w:divBdr>
        </w:div>
        <w:div w:id="936209063">
          <w:marLeft w:val="640"/>
          <w:marRight w:val="0"/>
          <w:marTop w:val="0"/>
          <w:marBottom w:val="0"/>
          <w:divBdr>
            <w:top w:val="none" w:sz="0" w:space="0" w:color="auto"/>
            <w:left w:val="none" w:sz="0" w:space="0" w:color="auto"/>
            <w:bottom w:val="none" w:sz="0" w:space="0" w:color="auto"/>
            <w:right w:val="none" w:sz="0" w:space="0" w:color="auto"/>
          </w:divBdr>
        </w:div>
        <w:div w:id="1835760767">
          <w:marLeft w:val="640"/>
          <w:marRight w:val="0"/>
          <w:marTop w:val="0"/>
          <w:marBottom w:val="0"/>
          <w:divBdr>
            <w:top w:val="none" w:sz="0" w:space="0" w:color="auto"/>
            <w:left w:val="none" w:sz="0" w:space="0" w:color="auto"/>
            <w:bottom w:val="none" w:sz="0" w:space="0" w:color="auto"/>
            <w:right w:val="none" w:sz="0" w:space="0" w:color="auto"/>
          </w:divBdr>
        </w:div>
      </w:divsChild>
    </w:div>
    <w:div w:id="929388108">
      <w:marLeft w:val="640"/>
      <w:marRight w:val="0"/>
      <w:marTop w:val="0"/>
      <w:marBottom w:val="0"/>
      <w:divBdr>
        <w:top w:val="none" w:sz="0" w:space="0" w:color="auto"/>
        <w:left w:val="none" w:sz="0" w:space="0" w:color="auto"/>
        <w:bottom w:val="none" w:sz="0" w:space="0" w:color="auto"/>
        <w:right w:val="none" w:sz="0" w:space="0" w:color="auto"/>
      </w:divBdr>
    </w:div>
    <w:div w:id="930577562">
      <w:marLeft w:val="0"/>
      <w:marRight w:val="0"/>
      <w:marTop w:val="0"/>
      <w:marBottom w:val="0"/>
      <w:divBdr>
        <w:top w:val="none" w:sz="0" w:space="0" w:color="auto"/>
        <w:left w:val="none" w:sz="0" w:space="0" w:color="auto"/>
        <w:bottom w:val="none" w:sz="0" w:space="0" w:color="auto"/>
        <w:right w:val="none" w:sz="0" w:space="0" w:color="auto"/>
      </w:divBdr>
    </w:div>
    <w:div w:id="931551259">
      <w:marLeft w:val="640"/>
      <w:marRight w:val="0"/>
      <w:marTop w:val="0"/>
      <w:marBottom w:val="0"/>
      <w:divBdr>
        <w:top w:val="none" w:sz="0" w:space="0" w:color="auto"/>
        <w:left w:val="none" w:sz="0" w:space="0" w:color="auto"/>
        <w:bottom w:val="none" w:sz="0" w:space="0" w:color="auto"/>
        <w:right w:val="none" w:sz="0" w:space="0" w:color="auto"/>
      </w:divBdr>
    </w:div>
    <w:div w:id="934240488">
      <w:bodyDiv w:val="1"/>
      <w:marLeft w:val="0"/>
      <w:marRight w:val="0"/>
      <w:marTop w:val="0"/>
      <w:marBottom w:val="0"/>
      <w:divBdr>
        <w:top w:val="none" w:sz="0" w:space="0" w:color="auto"/>
        <w:left w:val="none" w:sz="0" w:space="0" w:color="auto"/>
        <w:bottom w:val="none" w:sz="0" w:space="0" w:color="auto"/>
        <w:right w:val="none" w:sz="0" w:space="0" w:color="auto"/>
      </w:divBdr>
      <w:divsChild>
        <w:div w:id="100733194">
          <w:marLeft w:val="640"/>
          <w:marRight w:val="0"/>
          <w:marTop w:val="0"/>
          <w:marBottom w:val="0"/>
          <w:divBdr>
            <w:top w:val="none" w:sz="0" w:space="0" w:color="auto"/>
            <w:left w:val="none" w:sz="0" w:space="0" w:color="auto"/>
            <w:bottom w:val="none" w:sz="0" w:space="0" w:color="auto"/>
            <w:right w:val="none" w:sz="0" w:space="0" w:color="auto"/>
          </w:divBdr>
        </w:div>
        <w:div w:id="110324335">
          <w:marLeft w:val="640"/>
          <w:marRight w:val="0"/>
          <w:marTop w:val="0"/>
          <w:marBottom w:val="0"/>
          <w:divBdr>
            <w:top w:val="none" w:sz="0" w:space="0" w:color="auto"/>
            <w:left w:val="none" w:sz="0" w:space="0" w:color="auto"/>
            <w:bottom w:val="none" w:sz="0" w:space="0" w:color="auto"/>
            <w:right w:val="none" w:sz="0" w:space="0" w:color="auto"/>
          </w:divBdr>
        </w:div>
        <w:div w:id="167450508">
          <w:marLeft w:val="640"/>
          <w:marRight w:val="0"/>
          <w:marTop w:val="0"/>
          <w:marBottom w:val="0"/>
          <w:divBdr>
            <w:top w:val="none" w:sz="0" w:space="0" w:color="auto"/>
            <w:left w:val="none" w:sz="0" w:space="0" w:color="auto"/>
            <w:bottom w:val="none" w:sz="0" w:space="0" w:color="auto"/>
            <w:right w:val="none" w:sz="0" w:space="0" w:color="auto"/>
          </w:divBdr>
        </w:div>
        <w:div w:id="181476750">
          <w:marLeft w:val="640"/>
          <w:marRight w:val="0"/>
          <w:marTop w:val="0"/>
          <w:marBottom w:val="0"/>
          <w:divBdr>
            <w:top w:val="none" w:sz="0" w:space="0" w:color="auto"/>
            <w:left w:val="none" w:sz="0" w:space="0" w:color="auto"/>
            <w:bottom w:val="none" w:sz="0" w:space="0" w:color="auto"/>
            <w:right w:val="none" w:sz="0" w:space="0" w:color="auto"/>
          </w:divBdr>
        </w:div>
        <w:div w:id="235942359">
          <w:marLeft w:val="640"/>
          <w:marRight w:val="0"/>
          <w:marTop w:val="0"/>
          <w:marBottom w:val="0"/>
          <w:divBdr>
            <w:top w:val="none" w:sz="0" w:space="0" w:color="auto"/>
            <w:left w:val="none" w:sz="0" w:space="0" w:color="auto"/>
            <w:bottom w:val="none" w:sz="0" w:space="0" w:color="auto"/>
            <w:right w:val="none" w:sz="0" w:space="0" w:color="auto"/>
          </w:divBdr>
        </w:div>
        <w:div w:id="436145039">
          <w:marLeft w:val="640"/>
          <w:marRight w:val="0"/>
          <w:marTop w:val="0"/>
          <w:marBottom w:val="0"/>
          <w:divBdr>
            <w:top w:val="none" w:sz="0" w:space="0" w:color="auto"/>
            <w:left w:val="none" w:sz="0" w:space="0" w:color="auto"/>
            <w:bottom w:val="none" w:sz="0" w:space="0" w:color="auto"/>
            <w:right w:val="none" w:sz="0" w:space="0" w:color="auto"/>
          </w:divBdr>
        </w:div>
        <w:div w:id="450975707">
          <w:marLeft w:val="640"/>
          <w:marRight w:val="0"/>
          <w:marTop w:val="0"/>
          <w:marBottom w:val="0"/>
          <w:divBdr>
            <w:top w:val="none" w:sz="0" w:space="0" w:color="auto"/>
            <w:left w:val="none" w:sz="0" w:space="0" w:color="auto"/>
            <w:bottom w:val="none" w:sz="0" w:space="0" w:color="auto"/>
            <w:right w:val="none" w:sz="0" w:space="0" w:color="auto"/>
          </w:divBdr>
        </w:div>
        <w:div w:id="452097726">
          <w:marLeft w:val="640"/>
          <w:marRight w:val="0"/>
          <w:marTop w:val="0"/>
          <w:marBottom w:val="0"/>
          <w:divBdr>
            <w:top w:val="none" w:sz="0" w:space="0" w:color="auto"/>
            <w:left w:val="none" w:sz="0" w:space="0" w:color="auto"/>
            <w:bottom w:val="none" w:sz="0" w:space="0" w:color="auto"/>
            <w:right w:val="none" w:sz="0" w:space="0" w:color="auto"/>
          </w:divBdr>
        </w:div>
        <w:div w:id="472135207">
          <w:marLeft w:val="640"/>
          <w:marRight w:val="0"/>
          <w:marTop w:val="0"/>
          <w:marBottom w:val="0"/>
          <w:divBdr>
            <w:top w:val="none" w:sz="0" w:space="0" w:color="auto"/>
            <w:left w:val="none" w:sz="0" w:space="0" w:color="auto"/>
            <w:bottom w:val="none" w:sz="0" w:space="0" w:color="auto"/>
            <w:right w:val="none" w:sz="0" w:space="0" w:color="auto"/>
          </w:divBdr>
        </w:div>
        <w:div w:id="490567412">
          <w:marLeft w:val="640"/>
          <w:marRight w:val="0"/>
          <w:marTop w:val="0"/>
          <w:marBottom w:val="0"/>
          <w:divBdr>
            <w:top w:val="none" w:sz="0" w:space="0" w:color="auto"/>
            <w:left w:val="none" w:sz="0" w:space="0" w:color="auto"/>
            <w:bottom w:val="none" w:sz="0" w:space="0" w:color="auto"/>
            <w:right w:val="none" w:sz="0" w:space="0" w:color="auto"/>
          </w:divBdr>
        </w:div>
        <w:div w:id="491874301">
          <w:marLeft w:val="640"/>
          <w:marRight w:val="0"/>
          <w:marTop w:val="0"/>
          <w:marBottom w:val="0"/>
          <w:divBdr>
            <w:top w:val="none" w:sz="0" w:space="0" w:color="auto"/>
            <w:left w:val="none" w:sz="0" w:space="0" w:color="auto"/>
            <w:bottom w:val="none" w:sz="0" w:space="0" w:color="auto"/>
            <w:right w:val="none" w:sz="0" w:space="0" w:color="auto"/>
          </w:divBdr>
        </w:div>
        <w:div w:id="511651407">
          <w:marLeft w:val="640"/>
          <w:marRight w:val="0"/>
          <w:marTop w:val="0"/>
          <w:marBottom w:val="0"/>
          <w:divBdr>
            <w:top w:val="none" w:sz="0" w:space="0" w:color="auto"/>
            <w:left w:val="none" w:sz="0" w:space="0" w:color="auto"/>
            <w:bottom w:val="none" w:sz="0" w:space="0" w:color="auto"/>
            <w:right w:val="none" w:sz="0" w:space="0" w:color="auto"/>
          </w:divBdr>
        </w:div>
        <w:div w:id="644971229">
          <w:marLeft w:val="640"/>
          <w:marRight w:val="0"/>
          <w:marTop w:val="0"/>
          <w:marBottom w:val="0"/>
          <w:divBdr>
            <w:top w:val="none" w:sz="0" w:space="0" w:color="auto"/>
            <w:left w:val="none" w:sz="0" w:space="0" w:color="auto"/>
            <w:bottom w:val="none" w:sz="0" w:space="0" w:color="auto"/>
            <w:right w:val="none" w:sz="0" w:space="0" w:color="auto"/>
          </w:divBdr>
        </w:div>
        <w:div w:id="680738670">
          <w:marLeft w:val="640"/>
          <w:marRight w:val="0"/>
          <w:marTop w:val="0"/>
          <w:marBottom w:val="0"/>
          <w:divBdr>
            <w:top w:val="none" w:sz="0" w:space="0" w:color="auto"/>
            <w:left w:val="none" w:sz="0" w:space="0" w:color="auto"/>
            <w:bottom w:val="none" w:sz="0" w:space="0" w:color="auto"/>
            <w:right w:val="none" w:sz="0" w:space="0" w:color="auto"/>
          </w:divBdr>
        </w:div>
        <w:div w:id="788625893">
          <w:marLeft w:val="640"/>
          <w:marRight w:val="0"/>
          <w:marTop w:val="0"/>
          <w:marBottom w:val="0"/>
          <w:divBdr>
            <w:top w:val="none" w:sz="0" w:space="0" w:color="auto"/>
            <w:left w:val="none" w:sz="0" w:space="0" w:color="auto"/>
            <w:bottom w:val="none" w:sz="0" w:space="0" w:color="auto"/>
            <w:right w:val="none" w:sz="0" w:space="0" w:color="auto"/>
          </w:divBdr>
        </w:div>
        <w:div w:id="806823272">
          <w:marLeft w:val="640"/>
          <w:marRight w:val="0"/>
          <w:marTop w:val="0"/>
          <w:marBottom w:val="0"/>
          <w:divBdr>
            <w:top w:val="none" w:sz="0" w:space="0" w:color="auto"/>
            <w:left w:val="none" w:sz="0" w:space="0" w:color="auto"/>
            <w:bottom w:val="none" w:sz="0" w:space="0" w:color="auto"/>
            <w:right w:val="none" w:sz="0" w:space="0" w:color="auto"/>
          </w:divBdr>
        </w:div>
        <w:div w:id="809707801">
          <w:marLeft w:val="640"/>
          <w:marRight w:val="0"/>
          <w:marTop w:val="0"/>
          <w:marBottom w:val="0"/>
          <w:divBdr>
            <w:top w:val="none" w:sz="0" w:space="0" w:color="auto"/>
            <w:left w:val="none" w:sz="0" w:space="0" w:color="auto"/>
            <w:bottom w:val="none" w:sz="0" w:space="0" w:color="auto"/>
            <w:right w:val="none" w:sz="0" w:space="0" w:color="auto"/>
          </w:divBdr>
        </w:div>
        <w:div w:id="840704907">
          <w:marLeft w:val="640"/>
          <w:marRight w:val="0"/>
          <w:marTop w:val="0"/>
          <w:marBottom w:val="0"/>
          <w:divBdr>
            <w:top w:val="none" w:sz="0" w:space="0" w:color="auto"/>
            <w:left w:val="none" w:sz="0" w:space="0" w:color="auto"/>
            <w:bottom w:val="none" w:sz="0" w:space="0" w:color="auto"/>
            <w:right w:val="none" w:sz="0" w:space="0" w:color="auto"/>
          </w:divBdr>
        </w:div>
        <w:div w:id="953252584">
          <w:marLeft w:val="640"/>
          <w:marRight w:val="0"/>
          <w:marTop w:val="0"/>
          <w:marBottom w:val="0"/>
          <w:divBdr>
            <w:top w:val="none" w:sz="0" w:space="0" w:color="auto"/>
            <w:left w:val="none" w:sz="0" w:space="0" w:color="auto"/>
            <w:bottom w:val="none" w:sz="0" w:space="0" w:color="auto"/>
            <w:right w:val="none" w:sz="0" w:space="0" w:color="auto"/>
          </w:divBdr>
        </w:div>
        <w:div w:id="983855231">
          <w:marLeft w:val="640"/>
          <w:marRight w:val="0"/>
          <w:marTop w:val="0"/>
          <w:marBottom w:val="0"/>
          <w:divBdr>
            <w:top w:val="none" w:sz="0" w:space="0" w:color="auto"/>
            <w:left w:val="none" w:sz="0" w:space="0" w:color="auto"/>
            <w:bottom w:val="none" w:sz="0" w:space="0" w:color="auto"/>
            <w:right w:val="none" w:sz="0" w:space="0" w:color="auto"/>
          </w:divBdr>
        </w:div>
        <w:div w:id="986667131">
          <w:marLeft w:val="640"/>
          <w:marRight w:val="0"/>
          <w:marTop w:val="0"/>
          <w:marBottom w:val="0"/>
          <w:divBdr>
            <w:top w:val="none" w:sz="0" w:space="0" w:color="auto"/>
            <w:left w:val="none" w:sz="0" w:space="0" w:color="auto"/>
            <w:bottom w:val="none" w:sz="0" w:space="0" w:color="auto"/>
            <w:right w:val="none" w:sz="0" w:space="0" w:color="auto"/>
          </w:divBdr>
        </w:div>
        <w:div w:id="1026906744">
          <w:marLeft w:val="640"/>
          <w:marRight w:val="0"/>
          <w:marTop w:val="0"/>
          <w:marBottom w:val="0"/>
          <w:divBdr>
            <w:top w:val="none" w:sz="0" w:space="0" w:color="auto"/>
            <w:left w:val="none" w:sz="0" w:space="0" w:color="auto"/>
            <w:bottom w:val="none" w:sz="0" w:space="0" w:color="auto"/>
            <w:right w:val="none" w:sz="0" w:space="0" w:color="auto"/>
          </w:divBdr>
        </w:div>
        <w:div w:id="1047100239">
          <w:marLeft w:val="640"/>
          <w:marRight w:val="0"/>
          <w:marTop w:val="0"/>
          <w:marBottom w:val="0"/>
          <w:divBdr>
            <w:top w:val="none" w:sz="0" w:space="0" w:color="auto"/>
            <w:left w:val="none" w:sz="0" w:space="0" w:color="auto"/>
            <w:bottom w:val="none" w:sz="0" w:space="0" w:color="auto"/>
            <w:right w:val="none" w:sz="0" w:space="0" w:color="auto"/>
          </w:divBdr>
        </w:div>
        <w:div w:id="1052577741">
          <w:marLeft w:val="640"/>
          <w:marRight w:val="0"/>
          <w:marTop w:val="0"/>
          <w:marBottom w:val="0"/>
          <w:divBdr>
            <w:top w:val="none" w:sz="0" w:space="0" w:color="auto"/>
            <w:left w:val="none" w:sz="0" w:space="0" w:color="auto"/>
            <w:bottom w:val="none" w:sz="0" w:space="0" w:color="auto"/>
            <w:right w:val="none" w:sz="0" w:space="0" w:color="auto"/>
          </w:divBdr>
        </w:div>
        <w:div w:id="1086732105">
          <w:marLeft w:val="640"/>
          <w:marRight w:val="0"/>
          <w:marTop w:val="0"/>
          <w:marBottom w:val="0"/>
          <w:divBdr>
            <w:top w:val="none" w:sz="0" w:space="0" w:color="auto"/>
            <w:left w:val="none" w:sz="0" w:space="0" w:color="auto"/>
            <w:bottom w:val="none" w:sz="0" w:space="0" w:color="auto"/>
            <w:right w:val="none" w:sz="0" w:space="0" w:color="auto"/>
          </w:divBdr>
        </w:div>
        <w:div w:id="1173571714">
          <w:marLeft w:val="640"/>
          <w:marRight w:val="0"/>
          <w:marTop w:val="0"/>
          <w:marBottom w:val="0"/>
          <w:divBdr>
            <w:top w:val="none" w:sz="0" w:space="0" w:color="auto"/>
            <w:left w:val="none" w:sz="0" w:space="0" w:color="auto"/>
            <w:bottom w:val="none" w:sz="0" w:space="0" w:color="auto"/>
            <w:right w:val="none" w:sz="0" w:space="0" w:color="auto"/>
          </w:divBdr>
        </w:div>
        <w:div w:id="1185747039">
          <w:marLeft w:val="640"/>
          <w:marRight w:val="0"/>
          <w:marTop w:val="0"/>
          <w:marBottom w:val="0"/>
          <w:divBdr>
            <w:top w:val="none" w:sz="0" w:space="0" w:color="auto"/>
            <w:left w:val="none" w:sz="0" w:space="0" w:color="auto"/>
            <w:bottom w:val="none" w:sz="0" w:space="0" w:color="auto"/>
            <w:right w:val="none" w:sz="0" w:space="0" w:color="auto"/>
          </w:divBdr>
        </w:div>
        <w:div w:id="1197809883">
          <w:marLeft w:val="640"/>
          <w:marRight w:val="0"/>
          <w:marTop w:val="0"/>
          <w:marBottom w:val="0"/>
          <w:divBdr>
            <w:top w:val="none" w:sz="0" w:space="0" w:color="auto"/>
            <w:left w:val="none" w:sz="0" w:space="0" w:color="auto"/>
            <w:bottom w:val="none" w:sz="0" w:space="0" w:color="auto"/>
            <w:right w:val="none" w:sz="0" w:space="0" w:color="auto"/>
          </w:divBdr>
        </w:div>
        <w:div w:id="1209879248">
          <w:marLeft w:val="640"/>
          <w:marRight w:val="0"/>
          <w:marTop w:val="0"/>
          <w:marBottom w:val="0"/>
          <w:divBdr>
            <w:top w:val="none" w:sz="0" w:space="0" w:color="auto"/>
            <w:left w:val="none" w:sz="0" w:space="0" w:color="auto"/>
            <w:bottom w:val="none" w:sz="0" w:space="0" w:color="auto"/>
            <w:right w:val="none" w:sz="0" w:space="0" w:color="auto"/>
          </w:divBdr>
        </w:div>
        <w:div w:id="1212114360">
          <w:marLeft w:val="640"/>
          <w:marRight w:val="0"/>
          <w:marTop w:val="0"/>
          <w:marBottom w:val="0"/>
          <w:divBdr>
            <w:top w:val="none" w:sz="0" w:space="0" w:color="auto"/>
            <w:left w:val="none" w:sz="0" w:space="0" w:color="auto"/>
            <w:bottom w:val="none" w:sz="0" w:space="0" w:color="auto"/>
            <w:right w:val="none" w:sz="0" w:space="0" w:color="auto"/>
          </w:divBdr>
        </w:div>
        <w:div w:id="1233927518">
          <w:marLeft w:val="640"/>
          <w:marRight w:val="0"/>
          <w:marTop w:val="0"/>
          <w:marBottom w:val="0"/>
          <w:divBdr>
            <w:top w:val="none" w:sz="0" w:space="0" w:color="auto"/>
            <w:left w:val="none" w:sz="0" w:space="0" w:color="auto"/>
            <w:bottom w:val="none" w:sz="0" w:space="0" w:color="auto"/>
            <w:right w:val="none" w:sz="0" w:space="0" w:color="auto"/>
          </w:divBdr>
        </w:div>
        <w:div w:id="1335645236">
          <w:marLeft w:val="640"/>
          <w:marRight w:val="0"/>
          <w:marTop w:val="0"/>
          <w:marBottom w:val="0"/>
          <w:divBdr>
            <w:top w:val="none" w:sz="0" w:space="0" w:color="auto"/>
            <w:left w:val="none" w:sz="0" w:space="0" w:color="auto"/>
            <w:bottom w:val="none" w:sz="0" w:space="0" w:color="auto"/>
            <w:right w:val="none" w:sz="0" w:space="0" w:color="auto"/>
          </w:divBdr>
        </w:div>
        <w:div w:id="1346058252">
          <w:marLeft w:val="640"/>
          <w:marRight w:val="0"/>
          <w:marTop w:val="0"/>
          <w:marBottom w:val="0"/>
          <w:divBdr>
            <w:top w:val="none" w:sz="0" w:space="0" w:color="auto"/>
            <w:left w:val="none" w:sz="0" w:space="0" w:color="auto"/>
            <w:bottom w:val="none" w:sz="0" w:space="0" w:color="auto"/>
            <w:right w:val="none" w:sz="0" w:space="0" w:color="auto"/>
          </w:divBdr>
        </w:div>
        <w:div w:id="1357268978">
          <w:marLeft w:val="640"/>
          <w:marRight w:val="0"/>
          <w:marTop w:val="0"/>
          <w:marBottom w:val="0"/>
          <w:divBdr>
            <w:top w:val="none" w:sz="0" w:space="0" w:color="auto"/>
            <w:left w:val="none" w:sz="0" w:space="0" w:color="auto"/>
            <w:bottom w:val="none" w:sz="0" w:space="0" w:color="auto"/>
            <w:right w:val="none" w:sz="0" w:space="0" w:color="auto"/>
          </w:divBdr>
        </w:div>
        <w:div w:id="1362628638">
          <w:marLeft w:val="640"/>
          <w:marRight w:val="0"/>
          <w:marTop w:val="0"/>
          <w:marBottom w:val="0"/>
          <w:divBdr>
            <w:top w:val="none" w:sz="0" w:space="0" w:color="auto"/>
            <w:left w:val="none" w:sz="0" w:space="0" w:color="auto"/>
            <w:bottom w:val="none" w:sz="0" w:space="0" w:color="auto"/>
            <w:right w:val="none" w:sz="0" w:space="0" w:color="auto"/>
          </w:divBdr>
        </w:div>
        <w:div w:id="1362709251">
          <w:marLeft w:val="640"/>
          <w:marRight w:val="0"/>
          <w:marTop w:val="0"/>
          <w:marBottom w:val="0"/>
          <w:divBdr>
            <w:top w:val="none" w:sz="0" w:space="0" w:color="auto"/>
            <w:left w:val="none" w:sz="0" w:space="0" w:color="auto"/>
            <w:bottom w:val="none" w:sz="0" w:space="0" w:color="auto"/>
            <w:right w:val="none" w:sz="0" w:space="0" w:color="auto"/>
          </w:divBdr>
        </w:div>
        <w:div w:id="1384212765">
          <w:marLeft w:val="640"/>
          <w:marRight w:val="0"/>
          <w:marTop w:val="0"/>
          <w:marBottom w:val="0"/>
          <w:divBdr>
            <w:top w:val="none" w:sz="0" w:space="0" w:color="auto"/>
            <w:left w:val="none" w:sz="0" w:space="0" w:color="auto"/>
            <w:bottom w:val="none" w:sz="0" w:space="0" w:color="auto"/>
            <w:right w:val="none" w:sz="0" w:space="0" w:color="auto"/>
          </w:divBdr>
        </w:div>
        <w:div w:id="1427072619">
          <w:marLeft w:val="640"/>
          <w:marRight w:val="0"/>
          <w:marTop w:val="0"/>
          <w:marBottom w:val="0"/>
          <w:divBdr>
            <w:top w:val="none" w:sz="0" w:space="0" w:color="auto"/>
            <w:left w:val="none" w:sz="0" w:space="0" w:color="auto"/>
            <w:bottom w:val="none" w:sz="0" w:space="0" w:color="auto"/>
            <w:right w:val="none" w:sz="0" w:space="0" w:color="auto"/>
          </w:divBdr>
        </w:div>
        <w:div w:id="1460535569">
          <w:marLeft w:val="640"/>
          <w:marRight w:val="0"/>
          <w:marTop w:val="0"/>
          <w:marBottom w:val="0"/>
          <w:divBdr>
            <w:top w:val="none" w:sz="0" w:space="0" w:color="auto"/>
            <w:left w:val="none" w:sz="0" w:space="0" w:color="auto"/>
            <w:bottom w:val="none" w:sz="0" w:space="0" w:color="auto"/>
            <w:right w:val="none" w:sz="0" w:space="0" w:color="auto"/>
          </w:divBdr>
        </w:div>
        <w:div w:id="1478179771">
          <w:marLeft w:val="640"/>
          <w:marRight w:val="0"/>
          <w:marTop w:val="0"/>
          <w:marBottom w:val="0"/>
          <w:divBdr>
            <w:top w:val="none" w:sz="0" w:space="0" w:color="auto"/>
            <w:left w:val="none" w:sz="0" w:space="0" w:color="auto"/>
            <w:bottom w:val="none" w:sz="0" w:space="0" w:color="auto"/>
            <w:right w:val="none" w:sz="0" w:space="0" w:color="auto"/>
          </w:divBdr>
        </w:div>
        <w:div w:id="1483081778">
          <w:marLeft w:val="640"/>
          <w:marRight w:val="0"/>
          <w:marTop w:val="0"/>
          <w:marBottom w:val="0"/>
          <w:divBdr>
            <w:top w:val="none" w:sz="0" w:space="0" w:color="auto"/>
            <w:left w:val="none" w:sz="0" w:space="0" w:color="auto"/>
            <w:bottom w:val="none" w:sz="0" w:space="0" w:color="auto"/>
            <w:right w:val="none" w:sz="0" w:space="0" w:color="auto"/>
          </w:divBdr>
        </w:div>
        <w:div w:id="1501000862">
          <w:marLeft w:val="640"/>
          <w:marRight w:val="0"/>
          <w:marTop w:val="0"/>
          <w:marBottom w:val="0"/>
          <w:divBdr>
            <w:top w:val="none" w:sz="0" w:space="0" w:color="auto"/>
            <w:left w:val="none" w:sz="0" w:space="0" w:color="auto"/>
            <w:bottom w:val="none" w:sz="0" w:space="0" w:color="auto"/>
            <w:right w:val="none" w:sz="0" w:space="0" w:color="auto"/>
          </w:divBdr>
        </w:div>
        <w:div w:id="1665890669">
          <w:marLeft w:val="640"/>
          <w:marRight w:val="0"/>
          <w:marTop w:val="0"/>
          <w:marBottom w:val="0"/>
          <w:divBdr>
            <w:top w:val="none" w:sz="0" w:space="0" w:color="auto"/>
            <w:left w:val="none" w:sz="0" w:space="0" w:color="auto"/>
            <w:bottom w:val="none" w:sz="0" w:space="0" w:color="auto"/>
            <w:right w:val="none" w:sz="0" w:space="0" w:color="auto"/>
          </w:divBdr>
        </w:div>
        <w:div w:id="1699699042">
          <w:marLeft w:val="640"/>
          <w:marRight w:val="0"/>
          <w:marTop w:val="0"/>
          <w:marBottom w:val="0"/>
          <w:divBdr>
            <w:top w:val="none" w:sz="0" w:space="0" w:color="auto"/>
            <w:left w:val="none" w:sz="0" w:space="0" w:color="auto"/>
            <w:bottom w:val="none" w:sz="0" w:space="0" w:color="auto"/>
            <w:right w:val="none" w:sz="0" w:space="0" w:color="auto"/>
          </w:divBdr>
        </w:div>
        <w:div w:id="1716389297">
          <w:marLeft w:val="640"/>
          <w:marRight w:val="0"/>
          <w:marTop w:val="0"/>
          <w:marBottom w:val="0"/>
          <w:divBdr>
            <w:top w:val="none" w:sz="0" w:space="0" w:color="auto"/>
            <w:left w:val="none" w:sz="0" w:space="0" w:color="auto"/>
            <w:bottom w:val="none" w:sz="0" w:space="0" w:color="auto"/>
            <w:right w:val="none" w:sz="0" w:space="0" w:color="auto"/>
          </w:divBdr>
        </w:div>
        <w:div w:id="1734891038">
          <w:marLeft w:val="640"/>
          <w:marRight w:val="0"/>
          <w:marTop w:val="0"/>
          <w:marBottom w:val="0"/>
          <w:divBdr>
            <w:top w:val="none" w:sz="0" w:space="0" w:color="auto"/>
            <w:left w:val="none" w:sz="0" w:space="0" w:color="auto"/>
            <w:bottom w:val="none" w:sz="0" w:space="0" w:color="auto"/>
            <w:right w:val="none" w:sz="0" w:space="0" w:color="auto"/>
          </w:divBdr>
        </w:div>
        <w:div w:id="1738085323">
          <w:marLeft w:val="640"/>
          <w:marRight w:val="0"/>
          <w:marTop w:val="0"/>
          <w:marBottom w:val="0"/>
          <w:divBdr>
            <w:top w:val="none" w:sz="0" w:space="0" w:color="auto"/>
            <w:left w:val="none" w:sz="0" w:space="0" w:color="auto"/>
            <w:bottom w:val="none" w:sz="0" w:space="0" w:color="auto"/>
            <w:right w:val="none" w:sz="0" w:space="0" w:color="auto"/>
          </w:divBdr>
        </w:div>
        <w:div w:id="1745838062">
          <w:marLeft w:val="640"/>
          <w:marRight w:val="0"/>
          <w:marTop w:val="0"/>
          <w:marBottom w:val="0"/>
          <w:divBdr>
            <w:top w:val="none" w:sz="0" w:space="0" w:color="auto"/>
            <w:left w:val="none" w:sz="0" w:space="0" w:color="auto"/>
            <w:bottom w:val="none" w:sz="0" w:space="0" w:color="auto"/>
            <w:right w:val="none" w:sz="0" w:space="0" w:color="auto"/>
          </w:divBdr>
        </w:div>
        <w:div w:id="1854488945">
          <w:marLeft w:val="640"/>
          <w:marRight w:val="0"/>
          <w:marTop w:val="0"/>
          <w:marBottom w:val="0"/>
          <w:divBdr>
            <w:top w:val="none" w:sz="0" w:space="0" w:color="auto"/>
            <w:left w:val="none" w:sz="0" w:space="0" w:color="auto"/>
            <w:bottom w:val="none" w:sz="0" w:space="0" w:color="auto"/>
            <w:right w:val="none" w:sz="0" w:space="0" w:color="auto"/>
          </w:divBdr>
        </w:div>
        <w:div w:id="1900247107">
          <w:marLeft w:val="640"/>
          <w:marRight w:val="0"/>
          <w:marTop w:val="0"/>
          <w:marBottom w:val="0"/>
          <w:divBdr>
            <w:top w:val="none" w:sz="0" w:space="0" w:color="auto"/>
            <w:left w:val="none" w:sz="0" w:space="0" w:color="auto"/>
            <w:bottom w:val="none" w:sz="0" w:space="0" w:color="auto"/>
            <w:right w:val="none" w:sz="0" w:space="0" w:color="auto"/>
          </w:divBdr>
        </w:div>
        <w:div w:id="1954702807">
          <w:marLeft w:val="640"/>
          <w:marRight w:val="0"/>
          <w:marTop w:val="0"/>
          <w:marBottom w:val="0"/>
          <w:divBdr>
            <w:top w:val="none" w:sz="0" w:space="0" w:color="auto"/>
            <w:left w:val="none" w:sz="0" w:space="0" w:color="auto"/>
            <w:bottom w:val="none" w:sz="0" w:space="0" w:color="auto"/>
            <w:right w:val="none" w:sz="0" w:space="0" w:color="auto"/>
          </w:divBdr>
        </w:div>
        <w:div w:id="1985038863">
          <w:marLeft w:val="640"/>
          <w:marRight w:val="0"/>
          <w:marTop w:val="0"/>
          <w:marBottom w:val="0"/>
          <w:divBdr>
            <w:top w:val="none" w:sz="0" w:space="0" w:color="auto"/>
            <w:left w:val="none" w:sz="0" w:space="0" w:color="auto"/>
            <w:bottom w:val="none" w:sz="0" w:space="0" w:color="auto"/>
            <w:right w:val="none" w:sz="0" w:space="0" w:color="auto"/>
          </w:divBdr>
        </w:div>
        <w:div w:id="2013799813">
          <w:marLeft w:val="640"/>
          <w:marRight w:val="0"/>
          <w:marTop w:val="0"/>
          <w:marBottom w:val="0"/>
          <w:divBdr>
            <w:top w:val="none" w:sz="0" w:space="0" w:color="auto"/>
            <w:left w:val="none" w:sz="0" w:space="0" w:color="auto"/>
            <w:bottom w:val="none" w:sz="0" w:space="0" w:color="auto"/>
            <w:right w:val="none" w:sz="0" w:space="0" w:color="auto"/>
          </w:divBdr>
        </w:div>
        <w:div w:id="2034647345">
          <w:marLeft w:val="640"/>
          <w:marRight w:val="0"/>
          <w:marTop w:val="0"/>
          <w:marBottom w:val="0"/>
          <w:divBdr>
            <w:top w:val="none" w:sz="0" w:space="0" w:color="auto"/>
            <w:left w:val="none" w:sz="0" w:space="0" w:color="auto"/>
            <w:bottom w:val="none" w:sz="0" w:space="0" w:color="auto"/>
            <w:right w:val="none" w:sz="0" w:space="0" w:color="auto"/>
          </w:divBdr>
        </w:div>
        <w:div w:id="2086218410">
          <w:marLeft w:val="640"/>
          <w:marRight w:val="0"/>
          <w:marTop w:val="0"/>
          <w:marBottom w:val="0"/>
          <w:divBdr>
            <w:top w:val="none" w:sz="0" w:space="0" w:color="auto"/>
            <w:left w:val="none" w:sz="0" w:space="0" w:color="auto"/>
            <w:bottom w:val="none" w:sz="0" w:space="0" w:color="auto"/>
            <w:right w:val="none" w:sz="0" w:space="0" w:color="auto"/>
          </w:divBdr>
        </w:div>
        <w:div w:id="2089572342">
          <w:marLeft w:val="640"/>
          <w:marRight w:val="0"/>
          <w:marTop w:val="0"/>
          <w:marBottom w:val="0"/>
          <w:divBdr>
            <w:top w:val="none" w:sz="0" w:space="0" w:color="auto"/>
            <w:left w:val="none" w:sz="0" w:space="0" w:color="auto"/>
            <w:bottom w:val="none" w:sz="0" w:space="0" w:color="auto"/>
            <w:right w:val="none" w:sz="0" w:space="0" w:color="auto"/>
          </w:divBdr>
        </w:div>
        <w:div w:id="2114813590">
          <w:marLeft w:val="640"/>
          <w:marRight w:val="0"/>
          <w:marTop w:val="0"/>
          <w:marBottom w:val="0"/>
          <w:divBdr>
            <w:top w:val="none" w:sz="0" w:space="0" w:color="auto"/>
            <w:left w:val="none" w:sz="0" w:space="0" w:color="auto"/>
            <w:bottom w:val="none" w:sz="0" w:space="0" w:color="auto"/>
            <w:right w:val="none" w:sz="0" w:space="0" w:color="auto"/>
          </w:divBdr>
        </w:div>
      </w:divsChild>
    </w:div>
    <w:div w:id="935287642">
      <w:marLeft w:val="640"/>
      <w:marRight w:val="0"/>
      <w:marTop w:val="0"/>
      <w:marBottom w:val="0"/>
      <w:divBdr>
        <w:top w:val="none" w:sz="0" w:space="0" w:color="auto"/>
        <w:left w:val="none" w:sz="0" w:space="0" w:color="auto"/>
        <w:bottom w:val="none" w:sz="0" w:space="0" w:color="auto"/>
        <w:right w:val="none" w:sz="0" w:space="0" w:color="auto"/>
      </w:divBdr>
    </w:div>
    <w:div w:id="937450595">
      <w:marLeft w:val="640"/>
      <w:marRight w:val="0"/>
      <w:marTop w:val="0"/>
      <w:marBottom w:val="0"/>
      <w:divBdr>
        <w:top w:val="none" w:sz="0" w:space="0" w:color="auto"/>
        <w:left w:val="none" w:sz="0" w:space="0" w:color="auto"/>
        <w:bottom w:val="none" w:sz="0" w:space="0" w:color="auto"/>
        <w:right w:val="none" w:sz="0" w:space="0" w:color="auto"/>
      </w:divBdr>
    </w:div>
    <w:div w:id="937834362">
      <w:bodyDiv w:val="1"/>
      <w:marLeft w:val="0"/>
      <w:marRight w:val="0"/>
      <w:marTop w:val="0"/>
      <w:marBottom w:val="0"/>
      <w:divBdr>
        <w:top w:val="none" w:sz="0" w:space="0" w:color="auto"/>
        <w:left w:val="none" w:sz="0" w:space="0" w:color="auto"/>
        <w:bottom w:val="none" w:sz="0" w:space="0" w:color="auto"/>
        <w:right w:val="none" w:sz="0" w:space="0" w:color="auto"/>
      </w:divBdr>
      <w:divsChild>
        <w:div w:id="1639846098">
          <w:marLeft w:val="640"/>
          <w:marRight w:val="0"/>
          <w:marTop w:val="0"/>
          <w:marBottom w:val="0"/>
          <w:divBdr>
            <w:top w:val="none" w:sz="0" w:space="0" w:color="auto"/>
            <w:left w:val="none" w:sz="0" w:space="0" w:color="auto"/>
            <w:bottom w:val="none" w:sz="0" w:space="0" w:color="auto"/>
            <w:right w:val="none" w:sz="0" w:space="0" w:color="auto"/>
          </w:divBdr>
        </w:div>
        <w:div w:id="1195508799">
          <w:marLeft w:val="640"/>
          <w:marRight w:val="0"/>
          <w:marTop w:val="0"/>
          <w:marBottom w:val="0"/>
          <w:divBdr>
            <w:top w:val="none" w:sz="0" w:space="0" w:color="auto"/>
            <w:left w:val="none" w:sz="0" w:space="0" w:color="auto"/>
            <w:bottom w:val="none" w:sz="0" w:space="0" w:color="auto"/>
            <w:right w:val="none" w:sz="0" w:space="0" w:color="auto"/>
          </w:divBdr>
        </w:div>
        <w:div w:id="1779137363">
          <w:marLeft w:val="640"/>
          <w:marRight w:val="0"/>
          <w:marTop w:val="0"/>
          <w:marBottom w:val="0"/>
          <w:divBdr>
            <w:top w:val="none" w:sz="0" w:space="0" w:color="auto"/>
            <w:left w:val="none" w:sz="0" w:space="0" w:color="auto"/>
            <w:bottom w:val="none" w:sz="0" w:space="0" w:color="auto"/>
            <w:right w:val="none" w:sz="0" w:space="0" w:color="auto"/>
          </w:divBdr>
        </w:div>
        <w:div w:id="1894001351">
          <w:marLeft w:val="640"/>
          <w:marRight w:val="0"/>
          <w:marTop w:val="0"/>
          <w:marBottom w:val="0"/>
          <w:divBdr>
            <w:top w:val="none" w:sz="0" w:space="0" w:color="auto"/>
            <w:left w:val="none" w:sz="0" w:space="0" w:color="auto"/>
            <w:bottom w:val="none" w:sz="0" w:space="0" w:color="auto"/>
            <w:right w:val="none" w:sz="0" w:space="0" w:color="auto"/>
          </w:divBdr>
        </w:div>
        <w:div w:id="1016419610">
          <w:marLeft w:val="640"/>
          <w:marRight w:val="0"/>
          <w:marTop w:val="0"/>
          <w:marBottom w:val="0"/>
          <w:divBdr>
            <w:top w:val="none" w:sz="0" w:space="0" w:color="auto"/>
            <w:left w:val="none" w:sz="0" w:space="0" w:color="auto"/>
            <w:bottom w:val="none" w:sz="0" w:space="0" w:color="auto"/>
            <w:right w:val="none" w:sz="0" w:space="0" w:color="auto"/>
          </w:divBdr>
        </w:div>
        <w:div w:id="1810324322">
          <w:marLeft w:val="640"/>
          <w:marRight w:val="0"/>
          <w:marTop w:val="0"/>
          <w:marBottom w:val="0"/>
          <w:divBdr>
            <w:top w:val="none" w:sz="0" w:space="0" w:color="auto"/>
            <w:left w:val="none" w:sz="0" w:space="0" w:color="auto"/>
            <w:bottom w:val="none" w:sz="0" w:space="0" w:color="auto"/>
            <w:right w:val="none" w:sz="0" w:space="0" w:color="auto"/>
          </w:divBdr>
        </w:div>
        <w:div w:id="1133136150">
          <w:marLeft w:val="640"/>
          <w:marRight w:val="0"/>
          <w:marTop w:val="0"/>
          <w:marBottom w:val="0"/>
          <w:divBdr>
            <w:top w:val="none" w:sz="0" w:space="0" w:color="auto"/>
            <w:left w:val="none" w:sz="0" w:space="0" w:color="auto"/>
            <w:bottom w:val="none" w:sz="0" w:space="0" w:color="auto"/>
            <w:right w:val="none" w:sz="0" w:space="0" w:color="auto"/>
          </w:divBdr>
        </w:div>
        <w:div w:id="2079940014">
          <w:marLeft w:val="640"/>
          <w:marRight w:val="0"/>
          <w:marTop w:val="0"/>
          <w:marBottom w:val="0"/>
          <w:divBdr>
            <w:top w:val="none" w:sz="0" w:space="0" w:color="auto"/>
            <w:left w:val="none" w:sz="0" w:space="0" w:color="auto"/>
            <w:bottom w:val="none" w:sz="0" w:space="0" w:color="auto"/>
            <w:right w:val="none" w:sz="0" w:space="0" w:color="auto"/>
          </w:divBdr>
        </w:div>
        <w:div w:id="110318689">
          <w:marLeft w:val="640"/>
          <w:marRight w:val="0"/>
          <w:marTop w:val="0"/>
          <w:marBottom w:val="0"/>
          <w:divBdr>
            <w:top w:val="none" w:sz="0" w:space="0" w:color="auto"/>
            <w:left w:val="none" w:sz="0" w:space="0" w:color="auto"/>
            <w:bottom w:val="none" w:sz="0" w:space="0" w:color="auto"/>
            <w:right w:val="none" w:sz="0" w:space="0" w:color="auto"/>
          </w:divBdr>
        </w:div>
        <w:div w:id="1845246044">
          <w:marLeft w:val="640"/>
          <w:marRight w:val="0"/>
          <w:marTop w:val="0"/>
          <w:marBottom w:val="0"/>
          <w:divBdr>
            <w:top w:val="none" w:sz="0" w:space="0" w:color="auto"/>
            <w:left w:val="none" w:sz="0" w:space="0" w:color="auto"/>
            <w:bottom w:val="none" w:sz="0" w:space="0" w:color="auto"/>
            <w:right w:val="none" w:sz="0" w:space="0" w:color="auto"/>
          </w:divBdr>
        </w:div>
        <w:div w:id="623122330">
          <w:marLeft w:val="640"/>
          <w:marRight w:val="0"/>
          <w:marTop w:val="0"/>
          <w:marBottom w:val="0"/>
          <w:divBdr>
            <w:top w:val="none" w:sz="0" w:space="0" w:color="auto"/>
            <w:left w:val="none" w:sz="0" w:space="0" w:color="auto"/>
            <w:bottom w:val="none" w:sz="0" w:space="0" w:color="auto"/>
            <w:right w:val="none" w:sz="0" w:space="0" w:color="auto"/>
          </w:divBdr>
        </w:div>
        <w:div w:id="232785228">
          <w:marLeft w:val="640"/>
          <w:marRight w:val="0"/>
          <w:marTop w:val="0"/>
          <w:marBottom w:val="0"/>
          <w:divBdr>
            <w:top w:val="none" w:sz="0" w:space="0" w:color="auto"/>
            <w:left w:val="none" w:sz="0" w:space="0" w:color="auto"/>
            <w:bottom w:val="none" w:sz="0" w:space="0" w:color="auto"/>
            <w:right w:val="none" w:sz="0" w:space="0" w:color="auto"/>
          </w:divBdr>
        </w:div>
        <w:div w:id="1672221941">
          <w:marLeft w:val="640"/>
          <w:marRight w:val="0"/>
          <w:marTop w:val="0"/>
          <w:marBottom w:val="0"/>
          <w:divBdr>
            <w:top w:val="none" w:sz="0" w:space="0" w:color="auto"/>
            <w:left w:val="none" w:sz="0" w:space="0" w:color="auto"/>
            <w:bottom w:val="none" w:sz="0" w:space="0" w:color="auto"/>
            <w:right w:val="none" w:sz="0" w:space="0" w:color="auto"/>
          </w:divBdr>
        </w:div>
        <w:div w:id="44067413">
          <w:marLeft w:val="640"/>
          <w:marRight w:val="0"/>
          <w:marTop w:val="0"/>
          <w:marBottom w:val="0"/>
          <w:divBdr>
            <w:top w:val="none" w:sz="0" w:space="0" w:color="auto"/>
            <w:left w:val="none" w:sz="0" w:space="0" w:color="auto"/>
            <w:bottom w:val="none" w:sz="0" w:space="0" w:color="auto"/>
            <w:right w:val="none" w:sz="0" w:space="0" w:color="auto"/>
          </w:divBdr>
        </w:div>
        <w:div w:id="262420715">
          <w:marLeft w:val="640"/>
          <w:marRight w:val="0"/>
          <w:marTop w:val="0"/>
          <w:marBottom w:val="0"/>
          <w:divBdr>
            <w:top w:val="none" w:sz="0" w:space="0" w:color="auto"/>
            <w:left w:val="none" w:sz="0" w:space="0" w:color="auto"/>
            <w:bottom w:val="none" w:sz="0" w:space="0" w:color="auto"/>
            <w:right w:val="none" w:sz="0" w:space="0" w:color="auto"/>
          </w:divBdr>
        </w:div>
        <w:div w:id="1324234374">
          <w:marLeft w:val="640"/>
          <w:marRight w:val="0"/>
          <w:marTop w:val="0"/>
          <w:marBottom w:val="0"/>
          <w:divBdr>
            <w:top w:val="none" w:sz="0" w:space="0" w:color="auto"/>
            <w:left w:val="none" w:sz="0" w:space="0" w:color="auto"/>
            <w:bottom w:val="none" w:sz="0" w:space="0" w:color="auto"/>
            <w:right w:val="none" w:sz="0" w:space="0" w:color="auto"/>
          </w:divBdr>
        </w:div>
        <w:div w:id="139614343">
          <w:marLeft w:val="640"/>
          <w:marRight w:val="0"/>
          <w:marTop w:val="0"/>
          <w:marBottom w:val="0"/>
          <w:divBdr>
            <w:top w:val="none" w:sz="0" w:space="0" w:color="auto"/>
            <w:left w:val="none" w:sz="0" w:space="0" w:color="auto"/>
            <w:bottom w:val="none" w:sz="0" w:space="0" w:color="auto"/>
            <w:right w:val="none" w:sz="0" w:space="0" w:color="auto"/>
          </w:divBdr>
        </w:div>
        <w:div w:id="693070623">
          <w:marLeft w:val="640"/>
          <w:marRight w:val="0"/>
          <w:marTop w:val="0"/>
          <w:marBottom w:val="0"/>
          <w:divBdr>
            <w:top w:val="none" w:sz="0" w:space="0" w:color="auto"/>
            <w:left w:val="none" w:sz="0" w:space="0" w:color="auto"/>
            <w:bottom w:val="none" w:sz="0" w:space="0" w:color="auto"/>
            <w:right w:val="none" w:sz="0" w:space="0" w:color="auto"/>
          </w:divBdr>
        </w:div>
        <w:div w:id="403722416">
          <w:marLeft w:val="640"/>
          <w:marRight w:val="0"/>
          <w:marTop w:val="0"/>
          <w:marBottom w:val="0"/>
          <w:divBdr>
            <w:top w:val="none" w:sz="0" w:space="0" w:color="auto"/>
            <w:left w:val="none" w:sz="0" w:space="0" w:color="auto"/>
            <w:bottom w:val="none" w:sz="0" w:space="0" w:color="auto"/>
            <w:right w:val="none" w:sz="0" w:space="0" w:color="auto"/>
          </w:divBdr>
        </w:div>
        <w:div w:id="974409762">
          <w:marLeft w:val="640"/>
          <w:marRight w:val="0"/>
          <w:marTop w:val="0"/>
          <w:marBottom w:val="0"/>
          <w:divBdr>
            <w:top w:val="none" w:sz="0" w:space="0" w:color="auto"/>
            <w:left w:val="none" w:sz="0" w:space="0" w:color="auto"/>
            <w:bottom w:val="none" w:sz="0" w:space="0" w:color="auto"/>
            <w:right w:val="none" w:sz="0" w:space="0" w:color="auto"/>
          </w:divBdr>
        </w:div>
        <w:div w:id="69276275">
          <w:marLeft w:val="640"/>
          <w:marRight w:val="0"/>
          <w:marTop w:val="0"/>
          <w:marBottom w:val="0"/>
          <w:divBdr>
            <w:top w:val="none" w:sz="0" w:space="0" w:color="auto"/>
            <w:left w:val="none" w:sz="0" w:space="0" w:color="auto"/>
            <w:bottom w:val="none" w:sz="0" w:space="0" w:color="auto"/>
            <w:right w:val="none" w:sz="0" w:space="0" w:color="auto"/>
          </w:divBdr>
        </w:div>
        <w:div w:id="49118901">
          <w:marLeft w:val="640"/>
          <w:marRight w:val="0"/>
          <w:marTop w:val="0"/>
          <w:marBottom w:val="0"/>
          <w:divBdr>
            <w:top w:val="none" w:sz="0" w:space="0" w:color="auto"/>
            <w:left w:val="none" w:sz="0" w:space="0" w:color="auto"/>
            <w:bottom w:val="none" w:sz="0" w:space="0" w:color="auto"/>
            <w:right w:val="none" w:sz="0" w:space="0" w:color="auto"/>
          </w:divBdr>
        </w:div>
        <w:div w:id="319237390">
          <w:marLeft w:val="640"/>
          <w:marRight w:val="0"/>
          <w:marTop w:val="0"/>
          <w:marBottom w:val="0"/>
          <w:divBdr>
            <w:top w:val="none" w:sz="0" w:space="0" w:color="auto"/>
            <w:left w:val="none" w:sz="0" w:space="0" w:color="auto"/>
            <w:bottom w:val="none" w:sz="0" w:space="0" w:color="auto"/>
            <w:right w:val="none" w:sz="0" w:space="0" w:color="auto"/>
          </w:divBdr>
        </w:div>
        <w:div w:id="86272357">
          <w:marLeft w:val="640"/>
          <w:marRight w:val="0"/>
          <w:marTop w:val="0"/>
          <w:marBottom w:val="0"/>
          <w:divBdr>
            <w:top w:val="none" w:sz="0" w:space="0" w:color="auto"/>
            <w:left w:val="none" w:sz="0" w:space="0" w:color="auto"/>
            <w:bottom w:val="none" w:sz="0" w:space="0" w:color="auto"/>
            <w:right w:val="none" w:sz="0" w:space="0" w:color="auto"/>
          </w:divBdr>
        </w:div>
        <w:div w:id="1099449188">
          <w:marLeft w:val="640"/>
          <w:marRight w:val="0"/>
          <w:marTop w:val="0"/>
          <w:marBottom w:val="0"/>
          <w:divBdr>
            <w:top w:val="none" w:sz="0" w:space="0" w:color="auto"/>
            <w:left w:val="none" w:sz="0" w:space="0" w:color="auto"/>
            <w:bottom w:val="none" w:sz="0" w:space="0" w:color="auto"/>
            <w:right w:val="none" w:sz="0" w:space="0" w:color="auto"/>
          </w:divBdr>
        </w:div>
        <w:div w:id="1909683195">
          <w:marLeft w:val="640"/>
          <w:marRight w:val="0"/>
          <w:marTop w:val="0"/>
          <w:marBottom w:val="0"/>
          <w:divBdr>
            <w:top w:val="none" w:sz="0" w:space="0" w:color="auto"/>
            <w:left w:val="none" w:sz="0" w:space="0" w:color="auto"/>
            <w:bottom w:val="none" w:sz="0" w:space="0" w:color="auto"/>
            <w:right w:val="none" w:sz="0" w:space="0" w:color="auto"/>
          </w:divBdr>
        </w:div>
        <w:div w:id="555631093">
          <w:marLeft w:val="640"/>
          <w:marRight w:val="0"/>
          <w:marTop w:val="0"/>
          <w:marBottom w:val="0"/>
          <w:divBdr>
            <w:top w:val="none" w:sz="0" w:space="0" w:color="auto"/>
            <w:left w:val="none" w:sz="0" w:space="0" w:color="auto"/>
            <w:bottom w:val="none" w:sz="0" w:space="0" w:color="auto"/>
            <w:right w:val="none" w:sz="0" w:space="0" w:color="auto"/>
          </w:divBdr>
        </w:div>
        <w:div w:id="1400129772">
          <w:marLeft w:val="640"/>
          <w:marRight w:val="0"/>
          <w:marTop w:val="0"/>
          <w:marBottom w:val="0"/>
          <w:divBdr>
            <w:top w:val="none" w:sz="0" w:space="0" w:color="auto"/>
            <w:left w:val="none" w:sz="0" w:space="0" w:color="auto"/>
            <w:bottom w:val="none" w:sz="0" w:space="0" w:color="auto"/>
            <w:right w:val="none" w:sz="0" w:space="0" w:color="auto"/>
          </w:divBdr>
        </w:div>
        <w:div w:id="1551305622">
          <w:marLeft w:val="640"/>
          <w:marRight w:val="0"/>
          <w:marTop w:val="0"/>
          <w:marBottom w:val="0"/>
          <w:divBdr>
            <w:top w:val="none" w:sz="0" w:space="0" w:color="auto"/>
            <w:left w:val="none" w:sz="0" w:space="0" w:color="auto"/>
            <w:bottom w:val="none" w:sz="0" w:space="0" w:color="auto"/>
            <w:right w:val="none" w:sz="0" w:space="0" w:color="auto"/>
          </w:divBdr>
        </w:div>
        <w:div w:id="1425810000">
          <w:marLeft w:val="640"/>
          <w:marRight w:val="0"/>
          <w:marTop w:val="0"/>
          <w:marBottom w:val="0"/>
          <w:divBdr>
            <w:top w:val="none" w:sz="0" w:space="0" w:color="auto"/>
            <w:left w:val="none" w:sz="0" w:space="0" w:color="auto"/>
            <w:bottom w:val="none" w:sz="0" w:space="0" w:color="auto"/>
            <w:right w:val="none" w:sz="0" w:space="0" w:color="auto"/>
          </w:divBdr>
        </w:div>
        <w:div w:id="118885669">
          <w:marLeft w:val="640"/>
          <w:marRight w:val="0"/>
          <w:marTop w:val="0"/>
          <w:marBottom w:val="0"/>
          <w:divBdr>
            <w:top w:val="none" w:sz="0" w:space="0" w:color="auto"/>
            <w:left w:val="none" w:sz="0" w:space="0" w:color="auto"/>
            <w:bottom w:val="none" w:sz="0" w:space="0" w:color="auto"/>
            <w:right w:val="none" w:sz="0" w:space="0" w:color="auto"/>
          </w:divBdr>
        </w:div>
        <w:div w:id="1739203798">
          <w:marLeft w:val="640"/>
          <w:marRight w:val="0"/>
          <w:marTop w:val="0"/>
          <w:marBottom w:val="0"/>
          <w:divBdr>
            <w:top w:val="none" w:sz="0" w:space="0" w:color="auto"/>
            <w:left w:val="none" w:sz="0" w:space="0" w:color="auto"/>
            <w:bottom w:val="none" w:sz="0" w:space="0" w:color="auto"/>
            <w:right w:val="none" w:sz="0" w:space="0" w:color="auto"/>
          </w:divBdr>
        </w:div>
        <w:div w:id="2081368816">
          <w:marLeft w:val="640"/>
          <w:marRight w:val="0"/>
          <w:marTop w:val="0"/>
          <w:marBottom w:val="0"/>
          <w:divBdr>
            <w:top w:val="none" w:sz="0" w:space="0" w:color="auto"/>
            <w:left w:val="none" w:sz="0" w:space="0" w:color="auto"/>
            <w:bottom w:val="none" w:sz="0" w:space="0" w:color="auto"/>
            <w:right w:val="none" w:sz="0" w:space="0" w:color="auto"/>
          </w:divBdr>
        </w:div>
        <w:div w:id="1310549076">
          <w:marLeft w:val="640"/>
          <w:marRight w:val="0"/>
          <w:marTop w:val="0"/>
          <w:marBottom w:val="0"/>
          <w:divBdr>
            <w:top w:val="none" w:sz="0" w:space="0" w:color="auto"/>
            <w:left w:val="none" w:sz="0" w:space="0" w:color="auto"/>
            <w:bottom w:val="none" w:sz="0" w:space="0" w:color="auto"/>
            <w:right w:val="none" w:sz="0" w:space="0" w:color="auto"/>
          </w:divBdr>
        </w:div>
        <w:div w:id="1297640836">
          <w:marLeft w:val="640"/>
          <w:marRight w:val="0"/>
          <w:marTop w:val="0"/>
          <w:marBottom w:val="0"/>
          <w:divBdr>
            <w:top w:val="none" w:sz="0" w:space="0" w:color="auto"/>
            <w:left w:val="none" w:sz="0" w:space="0" w:color="auto"/>
            <w:bottom w:val="none" w:sz="0" w:space="0" w:color="auto"/>
            <w:right w:val="none" w:sz="0" w:space="0" w:color="auto"/>
          </w:divBdr>
        </w:div>
        <w:div w:id="1471554954">
          <w:marLeft w:val="640"/>
          <w:marRight w:val="0"/>
          <w:marTop w:val="0"/>
          <w:marBottom w:val="0"/>
          <w:divBdr>
            <w:top w:val="none" w:sz="0" w:space="0" w:color="auto"/>
            <w:left w:val="none" w:sz="0" w:space="0" w:color="auto"/>
            <w:bottom w:val="none" w:sz="0" w:space="0" w:color="auto"/>
            <w:right w:val="none" w:sz="0" w:space="0" w:color="auto"/>
          </w:divBdr>
        </w:div>
        <w:div w:id="1651984687">
          <w:marLeft w:val="640"/>
          <w:marRight w:val="0"/>
          <w:marTop w:val="0"/>
          <w:marBottom w:val="0"/>
          <w:divBdr>
            <w:top w:val="none" w:sz="0" w:space="0" w:color="auto"/>
            <w:left w:val="none" w:sz="0" w:space="0" w:color="auto"/>
            <w:bottom w:val="none" w:sz="0" w:space="0" w:color="auto"/>
            <w:right w:val="none" w:sz="0" w:space="0" w:color="auto"/>
          </w:divBdr>
        </w:div>
        <w:div w:id="806048910">
          <w:marLeft w:val="640"/>
          <w:marRight w:val="0"/>
          <w:marTop w:val="0"/>
          <w:marBottom w:val="0"/>
          <w:divBdr>
            <w:top w:val="none" w:sz="0" w:space="0" w:color="auto"/>
            <w:left w:val="none" w:sz="0" w:space="0" w:color="auto"/>
            <w:bottom w:val="none" w:sz="0" w:space="0" w:color="auto"/>
            <w:right w:val="none" w:sz="0" w:space="0" w:color="auto"/>
          </w:divBdr>
        </w:div>
        <w:div w:id="1523671097">
          <w:marLeft w:val="640"/>
          <w:marRight w:val="0"/>
          <w:marTop w:val="0"/>
          <w:marBottom w:val="0"/>
          <w:divBdr>
            <w:top w:val="none" w:sz="0" w:space="0" w:color="auto"/>
            <w:left w:val="none" w:sz="0" w:space="0" w:color="auto"/>
            <w:bottom w:val="none" w:sz="0" w:space="0" w:color="auto"/>
            <w:right w:val="none" w:sz="0" w:space="0" w:color="auto"/>
          </w:divBdr>
        </w:div>
        <w:div w:id="489248928">
          <w:marLeft w:val="640"/>
          <w:marRight w:val="0"/>
          <w:marTop w:val="0"/>
          <w:marBottom w:val="0"/>
          <w:divBdr>
            <w:top w:val="none" w:sz="0" w:space="0" w:color="auto"/>
            <w:left w:val="none" w:sz="0" w:space="0" w:color="auto"/>
            <w:bottom w:val="none" w:sz="0" w:space="0" w:color="auto"/>
            <w:right w:val="none" w:sz="0" w:space="0" w:color="auto"/>
          </w:divBdr>
        </w:div>
        <w:div w:id="1218056003">
          <w:marLeft w:val="640"/>
          <w:marRight w:val="0"/>
          <w:marTop w:val="0"/>
          <w:marBottom w:val="0"/>
          <w:divBdr>
            <w:top w:val="none" w:sz="0" w:space="0" w:color="auto"/>
            <w:left w:val="none" w:sz="0" w:space="0" w:color="auto"/>
            <w:bottom w:val="none" w:sz="0" w:space="0" w:color="auto"/>
            <w:right w:val="none" w:sz="0" w:space="0" w:color="auto"/>
          </w:divBdr>
        </w:div>
        <w:div w:id="58676690">
          <w:marLeft w:val="640"/>
          <w:marRight w:val="0"/>
          <w:marTop w:val="0"/>
          <w:marBottom w:val="0"/>
          <w:divBdr>
            <w:top w:val="none" w:sz="0" w:space="0" w:color="auto"/>
            <w:left w:val="none" w:sz="0" w:space="0" w:color="auto"/>
            <w:bottom w:val="none" w:sz="0" w:space="0" w:color="auto"/>
            <w:right w:val="none" w:sz="0" w:space="0" w:color="auto"/>
          </w:divBdr>
        </w:div>
        <w:div w:id="1126004353">
          <w:marLeft w:val="640"/>
          <w:marRight w:val="0"/>
          <w:marTop w:val="0"/>
          <w:marBottom w:val="0"/>
          <w:divBdr>
            <w:top w:val="none" w:sz="0" w:space="0" w:color="auto"/>
            <w:left w:val="none" w:sz="0" w:space="0" w:color="auto"/>
            <w:bottom w:val="none" w:sz="0" w:space="0" w:color="auto"/>
            <w:right w:val="none" w:sz="0" w:space="0" w:color="auto"/>
          </w:divBdr>
        </w:div>
        <w:div w:id="595598301">
          <w:marLeft w:val="640"/>
          <w:marRight w:val="0"/>
          <w:marTop w:val="0"/>
          <w:marBottom w:val="0"/>
          <w:divBdr>
            <w:top w:val="none" w:sz="0" w:space="0" w:color="auto"/>
            <w:left w:val="none" w:sz="0" w:space="0" w:color="auto"/>
            <w:bottom w:val="none" w:sz="0" w:space="0" w:color="auto"/>
            <w:right w:val="none" w:sz="0" w:space="0" w:color="auto"/>
          </w:divBdr>
        </w:div>
      </w:divsChild>
    </w:div>
    <w:div w:id="938484347">
      <w:bodyDiv w:val="1"/>
      <w:marLeft w:val="0"/>
      <w:marRight w:val="0"/>
      <w:marTop w:val="0"/>
      <w:marBottom w:val="0"/>
      <w:divBdr>
        <w:top w:val="none" w:sz="0" w:space="0" w:color="auto"/>
        <w:left w:val="none" w:sz="0" w:space="0" w:color="auto"/>
        <w:bottom w:val="none" w:sz="0" w:space="0" w:color="auto"/>
        <w:right w:val="none" w:sz="0" w:space="0" w:color="auto"/>
      </w:divBdr>
      <w:divsChild>
        <w:div w:id="14430368">
          <w:marLeft w:val="640"/>
          <w:marRight w:val="0"/>
          <w:marTop w:val="0"/>
          <w:marBottom w:val="0"/>
          <w:divBdr>
            <w:top w:val="none" w:sz="0" w:space="0" w:color="auto"/>
            <w:left w:val="none" w:sz="0" w:space="0" w:color="auto"/>
            <w:bottom w:val="none" w:sz="0" w:space="0" w:color="auto"/>
            <w:right w:val="none" w:sz="0" w:space="0" w:color="auto"/>
          </w:divBdr>
        </w:div>
        <w:div w:id="146217002">
          <w:marLeft w:val="640"/>
          <w:marRight w:val="0"/>
          <w:marTop w:val="0"/>
          <w:marBottom w:val="0"/>
          <w:divBdr>
            <w:top w:val="none" w:sz="0" w:space="0" w:color="auto"/>
            <w:left w:val="none" w:sz="0" w:space="0" w:color="auto"/>
            <w:bottom w:val="none" w:sz="0" w:space="0" w:color="auto"/>
            <w:right w:val="none" w:sz="0" w:space="0" w:color="auto"/>
          </w:divBdr>
        </w:div>
        <w:div w:id="202061802">
          <w:marLeft w:val="640"/>
          <w:marRight w:val="0"/>
          <w:marTop w:val="0"/>
          <w:marBottom w:val="0"/>
          <w:divBdr>
            <w:top w:val="none" w:sz="0" w:space="0" w:color="auto"/>
            <w:left w:val="none" w:sz="0" w:space="0" w:color="auto"/>
            <w:bottom w:val="none" w:sz="0" w:space="0" w:color="auto"/>
            <w:right w:val="none" w:sz="0" w:space="0" w:color="auto"/>
          </w:divBdr>
        </w:div>
        <w:div w:id="335423031">
          <w:marLeft w:val="640"/>
          <w:marRight w:val="0"/>
          <w:marTop w:val="0"/>
          <w:marBottom w:val="0"/>
          <w:divBdr>
            <w:top w:val="none" w:sz="0" w:space="0" w:color="auto"/>
            <w:left w:val="none" w:sz="0" w:space="0" w:color="auto"/>
            <w:bottom w:val="none" w:sz="0" w:space="0" w:color="auto"/>
            <w:right w:val="none" w:sz="0" w:space="0" w:color="auto"/>
          </w:divBdr>
        </w:div>
        <w:div w:id="475343205">
          <w:marLeft w:val="640"/>
          <w:marRight w:val="0"/>
          <w:marTop w:val="0"/>
          <w:marBottom w:val="0"/>
          <w:divBdr>
            <w:top w:val="none" w:sz="0" w:space="0" w:color="auto"/>
            <w:left w:val="none" w:sz="0" w:space="0" w:color="auto"/>
            <w:bottom w:val="none" w:sz="0" w:space="0" w:color="auto"/>
            <w:right w:val="none" w:sz="0" w:space="0" w:color="auto"/>
          </w:divBdr>
        </w:div>
        <w:div w:id="619189158">
          <w:marLeft w:val="640"/>
          <w:marRight w:val="0"/>
          <w:marTop w:val="0"/>
          <w:marBottom w:val="0"/>
          <w:divBdr>
            <w:top w:val="none" w:sz="0" w:space="0" w:color="auto"/>
            <w:left w:val="none" w:sz="0" w:space="0" w:color="auto"/>
            <w:bottom w:val="none" w:sz="0" w:space="0" w:color="auto"/>
            <w:right w:val="none" w:sz="0" w:space="0" w:color="auto"/>
          </w:divBdr>
        </w:div>
        <w:div w:id="669870878">
          <w:marLeft w:val="640"/>
          <w:marRight w:val="0"/>
          <w:marTop w:val="0"/>
          <w:marBottom w:val="0"/>
          <w:divBdr>
            <w:top w:val="none" w:sz="0" w:space="0" w:color="auto"/>
            <w:left w:val="none" w:sz="0" w:space="0" w:color="auto"/>
            <w:bottom w:val="none" w:sz="0" w:space="0" w:color="auto"/>
            <w:right w:val="none" w:sz="0" w:space="0" w:color="auto"/>
          </w:divBdr>
        </w:div>
        <w:div w:id="679282540">
          <w:marLeft w:val="640"/>
          <w:marRight w:val="0"/>
          <w:marTop w:val="0"/>
          <w:marBottom w:val="0"/>
          <w:divBdr>
            <w:top w:val="none" w:sz="0" w:space="0" w:color="auto"/>
            <w:left w:val="none" w:sz="0" w:space="0" w:color="auto"/>
            <w:bottom w:val="none" w:sz="0" w:space="0" w:color="auto"/>
            <w:right w:val="none" w:sz="0" w:space="0" w:color="auto"/>
          </w:divBdr>
        </w:div>
        <w:div w:id="728772353">
          <w:marLeft w:val="640"/>
          <w:marRight w:val="0"/>
          <w:marTop w:val="0"/>
          <w:marBottom w:val="0"/>
          <w:divBdr>
            <w:top w:val="none" w:sz="0" w:space="0" w:color="auto"/>
            <w:left w:val="none" w:sz="0" w:space="0" w:color="auto"/>
            <w:bottom w:val="none" w:sz="0" w:space="0" w:color="auto"/>
            <w:right w:val="none" w:sz="0" w:space="0" w:color="auto"/>
          </w:divBdr>
        </w:div>
        <w:div w:id="757600337">
          <w:marLeft w:val="640"/>
          <w:marRight w:val="0"/>
          <w:marTop w:val="0"/>
          <w:marBottom w:val="0"/>
          <w:divBdr>
            <w:top w:val="none" w:sz="0" w:space="0" w:color="auto"/>
            <w:left w:val="none" w:sz="0" w:space="0" w:color="auto"/>
            <w:bottom w:val="none" w:sz="0" w:space="0" w:color="auto"/>
            <w:right w:val="none" w:sz="0" w:space="0" w:color="auto"/>
          </w:divBdr>
        </w:div>
        <w:div w:id="807892840">
          <w:marLeft w:val="640"/>
          <w:marRight w:val="0"/>
          <w:marTop w:val="0"/>
          <w:marBottom w:val="0"/>
          <w:divBdr>
            <w:top w:val="none" w:sz="0" w:space="0" w:color="auto"/>
            <w:left w:val="none" w:sz="0" w:space="0" w:color="auto"/>
            <w:bottom w:val="none" w:sz="0" w:space="0" w:color="auto"/>
            <w:right w:val="none" w:sz="0" w:space="0" w:color="auto"/>
          </w:divBdr>
        </w:div>
        <w:div w:id="891690908">
          <w:marLeft w:val="640"/>
          <w:marRight w:val="0"/>
          <w:marTop w:val="0"/>
          <w:marBottom w:val="0"/>
          <w:divBdr>
            <w:top w:val="none" w:sz="0" w:space="0" w:color="auto"/>
            <w:left w:val="none" w:sz="0" w:space="0" w:color="auto"/>
            <w:bottom w:val="none" w:sz="0" w:space="0" w:color="auto"/>
            <w:right w:val="none" w:sz="0" w:space="0" w:color="auto"/>
          </w:divBdr>
        </w:div>
        <w:div w:id="941109169">
          <w:marLeft w:val="640"/>
          <w:marRight w:val="0"/>
          <w:marTop w:val="0"/>
          <w:marBottom w:val="0"/>
          <w:divBdr>
            <w:top w:val="none" w:sz="0" w:space="0" w:color="auto"/>
            <w:left w:val="none" w:sz="0" w:space="0" w:color="auto"/>
            <w:bottom w:val="none" w:sz="0" w:space="0" w:color="auto"/>
            <w:right w:val="none" w:sz="0" w:space="0" w:color="auto"/>
          </w:divBdr>
        </w:div>
        <w:div w:id="950432201">
          <w:marLeft w:val="640"/>
          <w:marRight w:val="0"/>
          <w:marTop w:val="0"/>
          <w:marBottom w:val="0"/>
          <w:divBdr>
            <w:top w:val="none" w:sz="0" w:space="0" w:color="auto"/>
            <w:left w:val="none" w:sz="0" w:space="0" w:color="auto"/>
            <w:bottom w:val="none" w:sz="0" w:space="0" w:color="auto"/>
            <w:right w:val="none" w:sz="0" w:space="0" w:color="auto"/>
          </w:divBdr>
        </w:div>
        <w:div w:id="951127905">
          <w:marLeft w:val="640"/>
          <w:marRight w:val="0"/>
          <w:marTop w:val="0"/>
          <w:marBottom w:val="0"/>
          <w:divBdr>
            <w:top w:val="none" w:sz="0" w:space="0" w:color="auto"/>
            <w:left w:val="none" w:sz="0" w:space="0" w:color="auto"/>
            <w:bottom w:val="none" w:sz="0" w:space="0" w:color="auto"/>
            <w:right w:val="none" w:sz="0" w:space="0" w:color="auto"/>
          </w:divBdr>
        </w:div>
        <w:div w:id="952983997">
          <w:marLeft w:val="640"/>
          <w:marRight w:val="0"/>
          <w:marTop w:val="0"/>
          <w:marBottom w:val="0"/>
          <w:divBdr>
            <w:top w:val="none" w:sz="0" w:space="0" w:color="auto"/>
            <w:left w:val="none" w:sz="0" w:space="0" w:color="auto"/>
            <w:bottom w:val="none" w:sz="0" w:space="0" w:color="auto"/>
            <w:right w:val="none" w:sz="0" w:space="0" w:color="auto"/>
          </w:divBdr>
        </w:div>
        <w:div w:id="958413176">
          <w:marLeft w:val="640"/>
          <w:marRight w:val="0"/>
          <w:marTop w:val="0"/>
          <w:marBottom w:val="0"/>
          <w:divBdr>
            <w:top w:val="none" w:sz="0" w:space="0" w:color="auto"/>
            <w:left w:val="none" w:sz="0" w:space="0" w:color="auto"/>
            <w:bottom w:val="none" w:sz="0" w:space="0" w:color="auto"/>
            <w:right w:val="none" w:sz="0" w:space="0" w:color="auto"/>
          </w:divBdr>
        </w:div>
        <w:div w:id="995450762">
          <w:marLeft w:val="640"/>
          <w:marRight w:val="0"/>
          <w:marTop w:val="0"/>
          <w:marBottom w:val="0"/>
          <w:divBdr>
            <w:top w:val="none" w:sz="0" w:space="0" w:color="auto"/>
            <w:left w:val="none" w:sz="0" w:space="0" w:color="auto"/>
            <w:bottom w:val="none" w:sz="0" w:space="0" w:color="auto"/>
            <w:right w:val="none" w:sz="0" w:space="0" w:color="auto"/>
          </w:divBdr>
        </w:div>
        <w:div w:id="1019770568">
          <w:marLeft w:val="640"/>
          <w:marRight w:val="0"/>
          <w:marTop w:val="0"/>
          <w:marBottom w:val="0"/>
          <w:divBdr>
            <w:top w:val="none" w:sz="0" w:space="0" w:color="auto"/>
            <w:left w:val="none" w:sz="0" w:space="0" w:color="auto"/>
            <w:bottom w:val="none" w:sz="0" w:space="0" w:color="auto"/>
            <w:right w:val="none" w:sz="0" w:space="0" w:color="auto"/>
          </w:divBdr>
        </w:div>
        <w:div w:id="1026951101">
          <w:marLeft w:val="640"/>
          <w:marRight w:val="0"/>
          <w:marTop w:val="0"/>
          <w:marBottom w:val="0"/>
          <w:divBdr>
            <w:top w:val="none" w:sz="0" w:space="0" w:color="auto"/>
            <w:left w:val="none" w:sz="0" w:space="0" w:color="auto"/>
            <w:bottom w:val="none" w:sz="0" w:space="0" w:color="auto"/>
            <w:right w:val="none" w:sz="0" w:space="0" w:color="auto"/>
          </w:divBdr>
        </w:div>
        <w:div w:id="1034232936">
          <w:marLeft w:val="640"/>
          <w:marRight w:val="0"/>
          <w:marTop w:val="0"/>
          <w:marBottom w:val="0"/>
          <w:divBdr>
            <w:top w:val="none" w:sz="0" w:space="0" w:color="auto"/>
            <w:left w:val="none" w:sz="0" w:space="0" w:color="auto"/>
            <w:bottom w:val="none" w:sz="0" w:space="0" w:color="auto"/>
            <w:right w:val="none" w:sz="0" w:space="0" w:color="auto"/>
          </w:divBdr>
        </w:div>
        <w:div w:id="1226144067">
          <w:marLeft w:val="640"/>
          <w:marRight w:val="0"/>
          <w:marTop w:val="0"/>
          <w:marBottom w:val="0"/>
          <w:divBdr>
            <w:top w:val="none" w:sz="0" w:space="0" w:color="auto"/>
            <w:left w:val="none" w:sz="0" w:space="0" w:color="auto"/>
            <w:bottom w:val="none" w:sz="0" w:space="0" w:color="auto"/>
            <w:right w:val="none" w:sz="0" w:space="0" w:color="auto"/>
          </w:divBdr>
        </w:div>
        <w:div w:id="1285696807">
          <w:marLeft w:val="640"/>
          <w:marRight w:val="0"/>
          <w:marTop w:val="0"/>
          <w:marBottom w:val="0"/>
          <w:divBdr>
            <w:top w:val="none" w:sz="0" w:space="0" w:color="auto"/>
            <w:left w:val="none" w:sz="0" w:space="0" w:color="auto"/>
            <w:bottom w:val="none" w:sz="0" w:space="0" w:color="auto"/>
            <w:right w:val="none" w:sz="0" w:space="0" w:color="auto"/>
          </w:divBdr>
        </w:div>
        <w:div w:id="1322731476">
          <w:marLeft w:val="640"/>
          <w:marRight w:val="0"/>
          <w:marTop w:val="0"/>
          <w:marBottom w:val="0"/>
          <w:divBdr>
            <w:top w:val="none" w:sz="0" w:space="0" w:color="auto"/>
            <w:left w:val="none" w:sz="0" w:space="0" w:color="auto"/>
            <w:bottom w:val="none" w:sz="0" w:space="0" w:color="auto"/>
            <w:right w:val="none" w:sz="0" w:space="0" w:color="auto"/>
          </w:divBdr>
        </w:div>
        <w:div w:id="1463353608">
          <w:marLeft w:val="640"/>
          <w:marRight w:val="0"/>
          <w:marTop w:val="0"/>
          <w:marBottom w:val="0"/>
          <w:divBdr>
            <w:top w:val="none" w:sz="0" w:space="0" w:color="auto"/>
            <w:left w:val="none" w:sz="0" w:space="0" w:color="auto"/>
            <w:bottom w:val="none" w:sz="0" w:space="0" w:color="auto"/>
            <w:right w:val="none" w:sz="0" w:space="0" w:color="auto"/>
          </w:divBdr>
        </w:div>
        <w:div w:id="1478454684">
          <w:marLeft w:val="640"/>
          <w:marRight w:val="0"/>
          <w:marTop w:val="0"/>
          <w:marBottom w:val="0"/>
          <w:divBdr>
            <w:top w:val="none" w:sz="0" w:space="0" w:color="auto"/>
            <w:left w:val="none" w:sz="0" w:space="0" w:color="auto"/>
            <w:bottom w:val="none" w:sz="0" w:space="0" w:color="auto"/>
            <w:right w:val="none" w:sz="0" w:space="0" w:color="auto"/>
          </w:divBdr>
        </w:div>
        <w:div w:id="1481532002">
          <w:marLeft w:val="640"/>
          <w:marRight w:val="0"/>
          <w:marTop w:val="0"/>
          <w:marBottom w:val="0"/>
          <w:divBdr>
            <w:top w:val="none" w:sz="0" w:space="0" w:color="auto"/>
            <w:left w:val="none" w:sz="0" w:space="0" w:color="auto"/>
            <w:bottom w:val="none" w:sz="0" w:space="0" w:color="auto"/>
            <w:right w:val="none" w:sz="0" w:space="0" w:color="auto"/>
          </w:divBdr>
        </w:div>
        <w:div w:id="1507743848">
          <w:marLeft w:val="640"/>
          <w:marRight w:val="0"/>
          <w:marTop w:val="0"/>
          <w:marBottom w:val="0"/>
          <w:divBdr>
            <w:top w:val="none" w:sz="0" w:space="0" w:color="auto"/>
            <w:left w:val="none" w:sz="0" w:space="0" w:color="auto"/>
            <w:bottom w:val="none" w:sz="0" w:space="0" w:color="auto"/>
            <w:right w:val="none" w:sz="0" w:space="0" w:color="auto"/>
          </w:divBdr>
        </w:div>
        <w:div w:id="1556889994">
          <w:marLeft w:val="640"/>
          <w:marRight w:val="0"/>
          <w:marTop w:val="0"/>
          <w:marBottom w:val="0"/>
          <w:divBdr>
            <w:top w:val="none" w:sz="0" w:space="0" w:color="auto"/>
            <w:left w:val="none" w:sz="0" w:space="0" w:color="auto"/>
            <w:bottom w:val="none" w:sz="0" w:space="0" w:color="auto"/>
            <w:right w:val="none" w:sz="0" w:space="0" w:color="auto"/>
          </w:divBdr>
        </w:div>
        <w:div w:id="1562667794">
          <w:marLeft w:val="640"/>
          <w:marRight w:val="0"/>
          <w:marTop w:val="0"/>
          <w:marBottom w:val="0"/>
          <w:divBdr>
            <w:top w:val="none" w:sz="0" w:space="0" w:color="auto"/>
            <w:left w:val="none" w:sz="0" w:space="0" w:color="auto"/>
            <w:bottom w:val="none" w:sz="0" w:space="0" w:color="auto"/>
            <w:right w:val="none" w:sz="0" w:space="0" w:color="auto"/>
          </w:divBdr>
        </w:div>
        <w:div w:id="1567913001">
          <w:marLeft w:val="640"/>
          <w:marRight w:val="0"/>
          <w:marTop w:val="0"/>
          <w:marBottom w:val="0"/>
          <w:divBdr>
            <w:top w:val="none" w:sz="0" w:space="0" w:color="auto"/>
            <w:left w:val="none" w:sz="0" w:space="0" w:color="auto"/>
            <w:bottom w:val="none" w:sz="0" w:space="0" w:color="auto"/>
            <w:right w:val="none" w:sz="0" w:space="0" w:color="auto"/>
          </w:divBdr>
        </w:div>
        <w:div w:id="1585797924">
          <w:marLeft w:val="640"/>
          <w:marRight w:val="0"/>
          <w:marTop w:val="0"/>
          <w:marBottom w:val="0"/>
          <w:divBdr>
            <w:top w:val="none" w:sz="0" w:space="0" w:color="auto"/>
            <w:left w:val="none" w:sz="0" w:space="0" w:color="auto"/>
            <w:bottom w:val="none" w:sz="0" w:space="0" w:color="auto"/>
            <w:right w:val="none" w:sz="0" w:space="0" w:color="auto"/>
          </w:divBdr>
        </w:div>
        <w:div w:id="1613437475">
          <w:marLeft w:val="640"/>
          <w:marRight w:val="0"/>
          <w:marTop w:val="0"/>
          <w:marBottom w:val="0"/>
          <w:divBdr>
            <w:top w:val="none" w:sz="0" w:space="0" w:color="auto"/>
            <w:left w:val="none" w:sz="0" w:space="0" w:color="auto"/>
            <w:bottom w:val="none" w:sz="0" w:space="0" w:color="auto"/>
            <w:right w:val="none" w:sz="0" w:space="0" w:color="auto"/>
          </w:divBdr>
        </w:div>
        <w:div w:id="1712726571">
          <w:marLeft w:val="640"/>
          <w:marRight w:val="0"/>
          <w:marTop w:val="0"/>
          <w:marBottom w:val="0"/>
          <w:divBdr>
            <w:top w:val="none" w:sz="0" w:space="0" w:color="auto"/>
            <w:left w:val="none" w:sz="0" w:space="0" w:color="auto"/>
            <w:bottom w:val="none" w:sz="0" w:space="0" w:color="auto"/>
            <w:right w:val="none" w:sz="0" w:space="0" w:color="auto"/>
          </w:divBdr>
        </w:div>
        <w:div w:id="1790321577">
          <w:marLeft w:val="640"/>
          <w:marRight w:val="0"/>
          <w:marTop w:val="0"/>
          <w:marBottom w:val="0"/>
          <w:divBdr>
            <w:top w:val="none" w:sz="0" w:space="0" w:color="auto"/>
            <w:left w:val="none" w:sz="0" w:space="0" w:color="auto"/>
            <w:bottom w:val="none" w:sz="0" w:space="0" w:color="auto"/>
            <w:right w:val="none" w:sz="0" w:space="0" w:color="auto"/>
          </w:divBdr>
        </w:div>
        <w:div w:id="1802454864">
          <w:marLeft w:val="640"/>
          <w:marRight w:val="0"/>
          <w:marTop w:val="0"/>
          <w:marBottom w:val="0"/>
          <w:divBdr>
            <w:top w:val="none" w:sz="0" w:space="0" w:color="auto"/>
            <w:left w:val="none" w:sz="0" w:space="0" w:color="auto"/>
            <w:bottom w:val="none" w:sz="0" w:space="0" w:color="auto"/>
            <w:right w:val="none" w:sz="0" w:space="0" w:color="auto"/>
          </w:divBdr>
        </w:div>
        <w:div w:id="1810439067">
          <w:marLeft w:val="640"/>
          <w:marRight w:val="0"/>
          <w:marTop w:val="0"/>
          <w:marBottom w:val="0"/>
          <w:divBdr>
            <w:top w:val="none" w:sz="0" w:space="0" w:color="auto"/>
            <w:left w:val="none" w:sz="0" w:space="0" w:color="auto"/>
            <w:bottom w:val="none" w:sz="0" w:space="0" w:color="auto"/>
            <w:right w:val="none" w:sz="0" w:space="0" w:color="auto"/>
          </w:divBdr>
        </w:div>
        <w:div w:id="1848981366">
          <w:marLeft w:val="640"/>
          <w:marRight w:val="0"/>
          <w:marTop w:val="0"/>
          <w:marBottom w:val="0"/>
          <w:divBdr>
            <w:top w:val="none" w:sz="0" w:space="0" w:color="auto"/>
            <w:left w:val="none" w:sz="0" w:space="0" w:color="auto"/>
            <w:bottom w:val="none" w:sz="0" w:space="0" w:color="auto"/>
            <w:right w:val="none" w:sz="0" w:space="0" w:color="auto"/>
          </w:divBdr>
        </w:div>
        <w:div w:id="1978606730">
          <w:marLeft w:val="640"/>
          <w:marRight w:val="0"/>
          <w:marTop w:val="0"/>
          <w:marBottom w:val="0"/>
          <w:divBdr>
            <w:top w:val="none" w:sz="0" w:space="0" w:color="auto"/>
            <w:left w:val="none" w:sz="0" w:space="0" w:color="auto"/>
            <w:bottom w:val="none" w:sz="0" w:space="0" w:color="auto"/>
            <w:right w:val="none" w:sz="0" w:space="0" w:color="auto"/>
          </w:divBdr>
        </w:div>
        <w:div w:id="2077311732">
          <w:marLeft w:val="640"/>
          <w:marRight w:val="0"/>
          <w:marTop w:val="0"/>
          <w:marBottom w:val="0"/>
          <w:divBdr>
            <w:top w:val="none" w:sz="0" w:space="0" w:color="auto"/>
            <w:left w:val="none" w:sz="0" w:space="0" w:color="auto"/>
            <w:bottom w:val="none" w:sz="0" w:space="0" w:color="auto"/>
            <w:right w:val="none" w:sz="0" w:space="0" w:color="auto"/>
          </w:divBdr>
        </w:div>
      </w:divsChild>
    </w:div>
    <w:div w:id="940722155">
      <w:bodyDiv w:val="1"/>
      <w:marLeft w:val="0"/>
      <w:marRight w:val="0"/>
      <w:marTop w:val="0"/>
      <w:marBottom w:val="0"/>
      <w:divBdr>
        <w:top w:val="none" w:sz="0" w:space="0" w:color="auto"/>
        <w:left w:val="none" w:sz="0" w:space="0" w:color="auto"/>
        <w:bottom w:val="none" w:sz="0" w:space="0" w:color="auto"/>
        <w:right w:val="none" w:sz="0" w:space="0" w:color="auto"/>
      </w:divBdr>
      <w:divsChild>
        <w:div w:id="18549781">
          <w:marLeft w:val="640"/>
          <w:marRight w:val="0"/>
          <w:marTop w:val="0"/>
          <w:marBottom w:val="0"/>
          <w:divBdr>
            <w:top w:val="none" w:sz="0" w:space="0" w:color="auto"/>
            <w:left w:val="none" w:sz="0" w:space="0" w:color="auto"/>
            <w:bottom w:val="none" w:sz="0" w:space="0" w:color="auto"/>
            <w:right w:val="none" w:sz="0" w:space="0" w:color="auto"/>
          </w:divBdr>
        </w:div>
        <w:div w:id="1338001650">
          <w:marLeft w:val="640"/>
          <w:marRight w:val="0"/>
          <w:marTop w:val="0"/>
          <w:marBottom w:val="0"/>
          <w:divBdr>
            <w:top w:val="none" w:sz="0" w:space="0" w:color="auto"/>
            <w:left w:val="none" w:sz="0" w:space="0" w:color="auto"/>
            <w:bottom w:val="none" w:sz="0" w:space="0" w:color="auto"/>
            <w:right w:val="none" w:sz="0" w:space="0" w:color="auto"/>
          </w:divBdr>
        </w:div>
        <w:div w:id="894505550">
          <w:marLeft w:val="640"/>
          <w:marRight w:val="0"/>
          <w:marTop w:val="0"/>
          <w:marBottom w:val="0"/>
          <w:divBdr>
            <w:top w:val="none" w:sz="0" w:space="0" w:color="auto"/>
            <w:left w:val="none" w:sz="0" w:space="0" w:color="auto"/>
            <w:bottom w:val="none" w:sz="0" w:space="0" w:color="auto"/>
            <w:right w:val="none" w:sz="0" w:space="0" w:color="auto"/>
          </w:divBdr>
        </w:div>
        <w:div w:id="1235050087">
          <w:marLeft w:val="640"/>
          <w:marRight w:val="0"/>
          <w:marTop w:val="0"/>
          <w:marBottom w:val="0"/>
          <w:divBdr>
            <w:top w:val="none" w:sz="0" w:space="0" w:color="auto"/>
            <w:left w:val="none" w:sz="0" w:space="0" w:color="auto"/>
            <w:bottom w:val="none" w:sz="0" w:space="0" w:color="auto"/>
            <w:right w:val="none" w:sz="0" w:space="0" w:color="auto"/>
          </w:divBdr>
        </w:div>
        <w:div w:id="1070272473">
          <w:marLeft w:val="640"/>
          <w:marRight w:val="0"/>
          <w:marTop w:val="0"/>
          <w:marBottom w:val="0"/>
          <w:divBdr>
            <w:top w:val="none" w:sz="0" w:space="0" w:color="auto"/>
            <w:left w:val="none" w:sz="0" w:space="0" w:color="auto"/>
            <w:bottom w:val="none" w:sz="0" w:space="0" w:color="auto"/>
            <w:right w:val="none" w:sz="0" w:space="0" w:color="auto"/>
          </w:divBdr>
        </w:div>
        <w:div w:id="276375344">
          <w:marLeft w:val="640"/>
          <w:marRight w:val="0"/>
          <w:marTop w:val="0"/>
          <w:marBottom w:val="0"/>
          <w:divBdr>
            <w:top w:val="none" w:sz="0" w:space="0" w:color="auto"/>
            <w:left w:val="none" w:sz="0" w:space="0" w:color="auto"/>
            <w:bottom w:val="none" w:sz="0" w:space="0" w:color="auto"/>
            <w:right w:val="none" w:sz="0" w:space="0" w:color="auto"/>
          </w:divBdr>
        </w:div>
        <w:div w:id="1212110301">
          <w:marLeft w:val="640"/>
          <w:marRight w:val="0"/>
          <w:marTop w:val="0"/>
          <w:marBottom w:val="0"/>
          <w:divBdr>
            <w:top w:val="none" w:sz="0" w:space="0" w:color="auto"/>
            <w:left w:val="none" w:sz="0" w:space="0" w:color="auto"/>
            <w:bottom w:val="none" w:sz="0" w:space="0" w:color="auto"/>
            <w:right w:val="none" w:sz="0" w:space="0" w:color="auto"/>
          </w:divBdr>
        </w:div>
        <w:div w:id="595941678">
          <w:marLeft w:val="640"/>
          <w:marRight w:val="0"/>
          <w:marTop w:val="0"/>
          <w:marBottom w:val="0"/>
          <w:divBdr>
            <w:top w:val="none" w:sz="0" w:space="0" w:color="auto"/>
            <w:left w:val="none" w:sz="0" w:space="0" w:color="auto"/>
            <w:bottom w:val="none" w:sz="0" w:space="0" w:color="auto"/>
            <w:right w:val="none" w:sz="0" w:space="0" w:color="auto"/>
          </w:divBdr>
        </w:div>
        <w:div w:id="1210529819">
          <w:marLeft w:val="640"/>
          <w:marRight w:val="0"/>
          <w:marTop w:val="0"/>
          <w:marBottom w:val="0"/>
          <w:divBdr>
            <w:top w:val="none" w:sz="0" w:space="0" w:color="auto"/>
            <w:left w:val="none" w:sz="0" w:space="0" w:color="auto"/>
            <w:bottom w:val="none" w:sz="0" w:space="0" w:color="auto"/>
            <w:right w:val="none" w:sz="0" w:space="0" w:color="auto"/>
          </w:divBdr>
        </w:div>
        <w:div w:id="1205486441">
          <w:marLeft w:val="640"/>
          <w:marRight w:val="0"/>
          <w:marTop w:val="0"/>
          <w:marBottom w:val="0"/>
          <w:divBdr>
            <w:top w:val="none" w:sz="0" w:space="0" w:color="auto"/>
            <w:left w:val="none" w:sz="0" w:space="0" w:color="auto"/>
            <w:bottom w:val="none" w:sz="0" w:space="0" w:color="auto"/>
            <w:right w:val="none" w:sz="0" w:space="0" w:color="auto"/>
          </w:divBdr>
        </w:div>
        <w:div w:id="1083797990">
          <w:marLeft w:val="640"/>
          <w:marRight w:val="0"/>
          <w:marTop w:val="0"/>
          <w:marBottom w:val="0"/>
          <w:divBdr>
            <w:top w:val="none" w:sz="0" w:space="0" w:color="auto"/>
            <w:left w:val="none" w:sz="0" w:space="0" w:color="auto"/>
            <w:bottom w:val="none" w:sz="0" w:space="0" w:color="auto"/>
            <w:right w:val="none" w:sz="0" w:space="0" w:color="auto"/>
          </w:divBdr>
        </w:div>
        <w:div w:id="989673092">
          <w:marLeft w:val="640"/>
          <w:marRight w:val="0"/>
          <w:marTop w:val="0"/>
          <w:marBottom w:val="0"/>
          <w:divBdr>
            <w:top w:val="none" w:sz="0" w:space="0" w:color="auto"/>
            <w:left w:val="none" w:sz="0" w:space="0" w:color="auto"/>
            <w:bottom w:val="none" w:sz="0" w:space="0" w:color="auto"/>
            <w:right w:val="none" w:sz="0" w:space="0" w:color="auto"/>
          </w:divBdr>
        </w:div>
        <w:div w:id="2123110380">
          <w:marLeft w:val="640"/>
          <w:marRight w:val="0"/>
          <w:marTop w:val="0"/>
          <w:marBottom w:val="0"/>
          <w:divBdr>
            <w:top w:val="none" w:sz="0" w:space="0" w:color="auto"/>
            <w:left w:val="none" w:sz="0" w:space="0" w:color="auto"/>
            <w:bottom w:val="none" w:sz="0" w:space="0" w:color="auto"/>
            <w:right w:val="none" w:sz="0" w:space="0" w:color="auto"/>
          </w:divBdr>
        </w:div>
        <w:div w:id="1998726287">
          <w:marLeft w:val="640"/>
          <w:marRight w:val="0"/>
          <w:marTop w:val="0"/>
          <w:marBottom w:val="0"/>
          <w:divBdr>
            <w:top w:val="none" w:sz="0" w:space="0" w:color="auto"/>
            <w:left w:val="none" w:sz="0" w:space="0" w:color="auto"/>
            <w:bottom w:val="none" w:sz="0" w:space="0" w:color="auto"/>
            <w:right w:val="none" w:sz="0" w:space="0" w:color="auto"/>
          </w:divBdr>
        </w:div>
        <w:div w:id="241912720">
          <w:marLeft w:val="640"/>
          <w:marRight w:val="0"/>
          <w:marTop w:val="0"/>
          <w:marBottom w:val="0"/>
          <w:divBdr>
            <w:top w:val="none" w:sz="0" w:space="0" w:color="auto"/>
            <w:left w:val="none" w:sz="0" w:space="0" w:color="auto"/>
            <w:bottom w:val="none" w:sz="0" w:space="0" w:color="auto"/>
            <w:right w:val="none" w:sz="0" w:space="0" w:color="auto"/>
          </w:divBdr>
        </w:div>
        <w:div w:id="1636062449">
          <w:marLeft w:val="640"/>
          <w:marRight w:val="0"/>
          <w:marTop w:val="0"/>
          <w:marBottom w:val="0"/>
          <w:divBdr>
            <w:top w:val="none" w:sz="0" w:space="0" w:color="auto"/>
            <w:left w:val="none" w:sz="0" w:space="0" w:color="auto"/>
            <w:bottom w:val="none" w:sz="0" w:space="0" w:color="auto"/>
            <w:right w:val="none" w:sz="0" w:space="0" w:color="auto"/>
          </w:divBdr>
        </w:div>
        <w:div w:id="1829396480">
          <w:marLeft w:val="640"/>
          <w:marRight w:val="0"/>
          <w:marTop w:val="0"/>
          <w:marBottom w:val="0"/>
          <w:divBdr>
            <w:top w:val="none" w:sz="0" w:space="0" w:color="auto"/>
            <w:left w:val="none" w:sz="0" w:space="0" w:color="auto"/>
            <w:bottom w:val="none" w:sz="0" w:space="0" w:color="auto"/>
            <w:right w:val="none" w:sz="0" w:space="0" w:color="auto"/>
          </w:divBdr>
        </w:div>
        <w:div w:id="941181172">
          <w:marLeft w:val="640"/>
          <w:marRight w:val="0"/>
          <w:marTop w:val="0"/>
          <w:marBottom w:val="0"/>
          <w:divBdr>
            <w:top w:val="none" w:sz="0" w:space="0" w:color="auto"/>
            <w:left w:val="none" w:sz="0" w:space="0" w:color="auto"/>
            <w:bottom w:val="none" w:sz="0" w:space="0" w:color="auto"/>
            <w:right w:val="none" w:sz="0" w:space="0" w:color="auto"/>
          </w:divBdr>
        </w:div>
        <w:div w:id="1543859721">
          <w:marLeft w:val="640"/>
          <w:marRight w:val="0"/>
          <w:marTop w:val="0"/>
          <w:marBottom w:val="0"/>
          <w:divBdr>
            <w:top w:val="none" w:sz="0" w:space="0" w:color="auto"/>
            <w:left w:val="none" w:sz="0" w:space="0" w:color="auto"/>
            <w:bottom w:val="none" w:sz="0" w:space="0" w:color="auto"/>
            <w:right w:val="none" w:sz="0" w:space="0" w:color="auto"/>
          </w:divBdr>
        </w:div>
        <w:div w:id="1734231587">
          <w:marLeft w:val="640"/>
          <w:marRight w:val="0"/>
          <w:marTop w:val="0"/>
          <w:marBottom w:val="0"/>
          <w:divBdr>
            <w:top w:val="none" w:sz="0" w:space="0" w:color="auto"/>
            <w:left w:val="none" w:sz="0" w:space="0" w:color="auto"/>
            <w:bottom w:val="none" w:sz="0" w:space="0" w:color="auto"/>
            <w:right w:val="none" w:sz="0" w:space="0" w:color="auto"/>
          </w:divBdr>
        </w:div>
        <w:div w:id="1612741132">
          <w:marLeft w:val="640"/>
          <w:marRight w:val="0"/>
          <w:marTop w:val="0"/>
          <w:marBottom w:val="0"/>
          <w:divBdr>
            <w:top w:val="none" w:sz="0" w:space="0" w:color="auto"/>
            <w:left w:val="none" w:sz="0" w:space="0" w:color="auto"/>
            <w:bottom w:val="none" w:sz="0" w:space="0" w:color="auto"/>
            <w:right w:val="none" w:sz="0" w:space="0" w:color="auto"/>
          </w:divBdr>
        </w:div>
        <w:div w:id="114567585">
          <w:marLeft w:val="640"/>
          <w:marRight w:val="0"/>
          <w:marTop w:val="0"/>
          <w:marBottom w:val="0"/>
          <w:divBdr>
            <w:top w:val="none" w:sz="0" w:space="0" w:color="auto"/>
            <w:left w:val="none" w:sz="0" w:space="0" w:color="auto"/>
            <w:bottom w:val="none" w:sz="0" w:space="0" w:color="auto"/>
            <w:right w:val="none" w:sz="0" w:space="0" w:color="auto"/>
          </w:divBdr>
        </w:div>
        <w:div w:id="1503353889">
          <w:marLeft w:val="640"/>
          <w:marRight w:val="0"/>
          <w:marTop w:val="0"/>
          <w:marBottom w:val="0"/>
          <w:divBdr>
            <w:top w:val="none" w:sz="0" w:space="0" w:color="auto"/>
            <w:left w:val="none" w:sz="0" w:space="0" w:color="auto"/>
            <w:bottom w:val="none" w:sz="0" w:space="0" w:color="auto"/>
            <w:right w:val="none" w:sz="0" w:space="0" w:color="auto"/>
          </w:divBdr>
        </w:div>
        <w:div w:id="1316955664">
          <w:marLeft w:val="640"/>
          <w:marRight w:val="0"/>
          <w:marTop w:val="0"/>
          <w:marBottom w:val="0"/>
          <w:divBdr>
            <w:top w:val="none" w:sz="0" w:space="0" w:color="auto"/>
            <w:left w:val="none" w:sz="0" w:space="0" w:color="auto"/>
            <w:bottom w:val="none" w:sz="0" w:space="0" w:color="auto"/>
            <w:right w:val="none" w:sz="0" w:space="0" w:color="auto"/>
          </w:divBdr>
        </w:div>
        <w:div w:id="231738223">
          <w:marLeft w:val="640"/>
          <w:marRight w:val="0"/>
          <w:marTop w:val="0"/>
          <w:marBottom w:val="0"/>
          <w:divBdr>
            <w:top w:val="none" w:sz="0" w:space="0" w:color="auto"/>
            <w:left w:val="none" w:sz="0" w:space="0" w:color="auto"/>
            <w:bottom w:val="none" w:sz="0" w:space="0" w:color="auto"/>
            <w:right w:val="none" w:sz="0" w:space="0" w:color="auto"/>
          </w:divBdr>
        </w:div>
        <w:div w:id="1642617492">
          <w:marLeft w:val="640"/>
          <w:marRight w:val="0"/>
          <w:marTop w:val="0"/>
          <w:marBottom w:val="0"/>
          <w:divBdr>
            <w:top w:val="none" w:sz="0" w:space="0" w:color="auto"/>
            <w:left w:val="none" w:sz="0" w:space="0" w:color="auto"/>
            <w:bottom w:val="none" w:sz="0" w:space="0" w:color="auto"/>
            <w:right w:val="none" w:sz="0" w:space="0" w:color="auto"/>
          </w:divBdr>
        </w:div>
        <w:div w:id="1601448131">
          <w:marLeft w:val="640"/>
          <w:marRight w:val="0"/>
          <w:marTop w:val="0"/>
          <w:marBottom w:val="0"/>
          <w:divBdr>
            <w:top w:val="none" w:sz="0" w:space="0" w:color="auto"/>
            <w:left w:val="none" w:sz="0" w:space="0" w:color="auto"/>
            <w:bottom w:val="none" w:sz="0" w:space="0" w:color="auto"/>
            <w:right w:val="none" w:sz="0" w:space="0" w:color="auto"/>
          </w:divBdr>
        </w:div>
        <w:div w:id="1304457787">
          <w:marLeft w:val="640"/>
          <w:marRight w:val="0"/>
          <w:marTop w:val="0"/>
          <w:marBottom w:val="0"/>
          <w:divBdr>
            <w:top w:val="none" w:sz="0" w:space="0" w:color="auto"/>
            <w:left w:val="none" w:sz="0" w:space="0" w:color="auto"/>
            <w:bottom w:val="none" w:sz="0" w:space="0" w:color="auto"/>
            <w:right w:val="none" w:sz="0" w:space="0" w:color="auto"/>
          </w:divBdr>
        </w:div>
        <w:div w:id="968128922">
          <w:marLeft w:val="640"/>
          <w:marRight w:val="0"/>
          <w:marTop w:val="0"/>
          <w:marBottom w:val="0"/>
          <w:divBdr>
            <w:top w:val="none" w:sz="0" w:space="0" w:color="auto"/>
            <w:left w:val="none" w:sz="0" w:space="0" w:color="auto"/>
            <w:bottom w:val="none" w:sz="0" w:space="0" w:color="auto"/>
            <w:right w:val="none" w:sz="0" w:space="0" w:color="auto"/>
          </w:divBdr>
        </w:div>
        <w:div w:id="415438172">
          <w:marLeft w:val="640"/>
          <w:marRight w:val="0"/>
          <w:marTop w:val="0"/>
          <w:marBottom w:val="0"/>
          <w:divBdr>
            <w:top w:val="none" w:sz="0" w:space="0" w:color="auto"/>
            <w:left w:val="none" w:sz="0" w:space="0" w:color="auto"/>
            <w:bottom w:val="none" w:sz="0" w:space="0" w:color="auto"/>
            <w:right w:val="none" w:sz="0" w:space="0" w:color="auto"/>
          </w:divBdr>
        </w:div>
        <w:div w:id="2008433034">
          <w:marLeft w:val="640"/>
          <w:marRight w:val="0"/>
          <w:marTop w:val="0"/>
          <w:marBottom w:val="0"/>
          <w:divBdr>
            <w:top w:val="none" w:sz="0" w:space="0" w:color="auto"/>
            <w:left w:val="none" w:sz="0" w:space="0" w:color="auto"/>
            <w:bottom w:val="none" w:sz="0" w:space="0" w:color="auto"/>
            <w:right w:val="none" w:sz="0" w:space="0" w:color="auto"/>
          </w:divBdr>
        </w:div>
        <w:div w:id="428816263">
          <w:marLeft w:val="640"/>
          <w:marRight w:val="0"/>
          <w:marTop w:val="0"/>
          <w:marBottom w:val="0"/>
          <w:divBdr>
            <w:top w:val="none" w:sz="0" w:space="0" w:color="auto"/>
            <w:left w:val="none" w:sz="0" w:space="0" w:color="auto"/>
            <w:bottom w:val="none" w:sz="0" w:space="0" w:color="auto"/>
            <w:right w:val="none" w:sz="0" w:space="0" w:color="auto"/>
          </w:divBdr>
        </w:div>
        <w:div w:id="1900553579">
          <w:marLeft w:val="640"/>
          <w:marRight w:val="0"/>
          <w:marTop w:val="0"/>
          <w:marBottom w:val="0"/>
          <w:divBdr>
            <w:top w:val="none" w:sz="0" w:space="0" w:color="auto"/>
            <w:left w:val="none" w:sz="0" w:space="0" w:color="auto"/>
            <w:bottom w:val="none" w:sz="0" w:space="0" w:color="auto"/>
            <w:right w:val="none" w:sz="0" w:space="0" w:color="auto"/>
          </w:divBdr>
        </w:div>
        <w:div w:id="1221360412">
          <w:marLeft w:val="640"/>
          <w:marRight w:val="0"/>
          <w:marTop w:val="0"/>
          <w:marBottom w:val="0"/>
          <w:divBdr>
            <w:top w:val="none" w:sz="0" w:space="0" w:color="auto"/>
            <w:left w:val="none" w:sz="0" w:space="0" w:color="auto"/>
            <w:bottom w:val="none" w:sz="0" w:space="0" w:color="auto"/>
            <w:right w:val="none" w:sz="0" w:space="0" w:color="auto"/>
          </w:divBdr>
        </w:div>
        <w:div w:id="548683802">
          <w:marLeft w:val="640"/>
          <w:marRight w:val="0"/>
          <w:marTop w:val="0"/>
          <w:marBottom w:val="0"/>
          <w:divBdr>
            <w:top w:val="none" w:sz="0" w:space="0" w:color="auto"/>
            <w:left w:val="none" w:sz="0" w:space="0" w:color="auto"/>
            <w:bottom w:val="none" w:sz="0" w:space="0" w:color="auto"/>
            <w:right w:val="none" w:sz="0" w:space="0" w:color="auto"/>
          </w:divBdr>
        </w:div>
        <w:div w:id="1326284283">
          <w:marLeft w:val="640"/>
          <w:marRight w:val="0"/>
          <w:marTop w:val="0"/>
          <w:marBottom w:val="0"/>
          <w:divBdr>
            <w:top w:val="none" w:sz="0" w:space="0" w:color="auto"/>
            <w:left w:val="none" w:sz="0" w:space="0" w:color="auto"/>
            <w:bottom w:val="none" w:sz="0" w:space="0" w:color="auto"/>
            <w:right w:val="none" w:sz="0" w:space="0" w:color="auto"/>
          </w:divBdr>
        </w:div>
        <w:div w:id="1446778426">
          <w:marLeft w:val="640"/>
          <w:marRight w:val="0"/>
          <w:marTop w:val="0"/>
          <w:marBottom w:val="0"/>
          <w:divBdr>
            <w:top w:val="none" w:sz="0" w:space="0" w:color="auto"/>
            <w:left w:val="none" w:sz="0" w:space="0" w:color="auto"/>
            <w:bottom w:val="none" w:sz="0" w:space="0" w:color="auto"/>
            <w:right w:val="none" w:sz="0" w:space="0" w:color="auto"/>
          </w:divBdr>
        </w:div>
        <w:div w:id="607544543">
          <w:marLeft w:val="640"/>
          <w:marRight w:val="0"/>
          <w:marTop w:val="0"/>
          <w:marBottom w:val="0"/>
          <w:divBdr>
            <w:top w:val="none" w:sz="0" w:space="0" w:color="auto"/>
            <w:left w:val="none" w:sz="0" w:space="0" w:color="auto"/>
            <w:bottom w:val="none" w:sz="0" w:space="0" w:color="auto"/>
            <w:right w:val="none" w:sz="0" w:space="0" w:color="auto"/>
          </w:divBdr>
        </w:div>
        <w:div w:id="1553426830">
          <w:marLeft w:val="640"/>
          <w:marRight w:val="0"/>
          <w:marTop w:val="0"/>
          <w:marBottom w:val="0"/>
          <w:divBdr>
            <w:top w:val="none" w:sz="0" w:space="0" w:color="auto"/>
            <w:left w:val="none" w:sz="0" w:space="0" w:color="auto"/>
            <w:bottom w:val="none" w:sz="0" w:space="0" w:color="auto"/>
            <w:right w:val="none" w:sz="0" w:space="0" w:color="auto"/>
          </w:divBdr>
        </w:div>
        <w:div w:id="2128154565">
          <w:marLeft w:val="640"/>
          <w:marRight w:val="0"/>
          <w:marTop w:val="0"/>
          <w:marBottom w:val="0"/>
          <w:divBdr>
            <w:top w:val="none" w:sz="0" w:space="0" w:color="auto"/>
            <w:left w:val="none" w:sz="0" w:space="0" w:color="auto"/>
            <w:bottom w:val="none" w:sz="0" w:space="0" w:color="auto"/>
            <w:right w:val="none" w:sz="0" w:space="0" w:color="auto"/>
          </w:divBdr>
        </w:div>
        <w:div w:id="810287649">
          <w:marLeft w:val="640"/>
          <w:marRight w:val="0"/>
          <w:marTop w:val="0"/>
          <w:marBottom w:val="0"/>
          <w:divBdr>
            <w:top w:val="none" w:sz="0" w:space="0" w:color="auto"/>
            <w:left w:val="none" w:sz="0" w:space="0" w:color="auto"/>
            <w:bottom w:val="none" w:sz="0" w:space="0" w:color="auto"/>
            <w:right w:val="none" w:sz="0" w:space="0" w:color="auto"/>
          </w:divBdr>
        </w:div>
      </w:divsChild>
    </w:div>
    <w:div w:id="943612423">
      <w:marLeft w:val="0"/>
      <w:marRight w:val="0"/>
      <w:marTop w:val="0"/>
      <w:marBottom w:val="0"/>
      <w:divBdr>
        <w:top w:val="none" w:sz="0" w:space="0" w:color="auto"/>
        <w:left w:val="none" w:sz="0" w:space="0" w:color="auto"/>
        <w:bottom w:val="none" w:sz="0" w:space="0" w:color="auto"/>
        <w:right w:val="none" w:sz="0" w:space="0" w:color="auto"/>
      </w:divBdr>
    </w:div>
    <w:div w:id="947198655">
      <w:bodyDiv w:val="1"/>
      <w:marLeft w:val="0"/>
      <w:marRight w:val="0"/>
      <w:marTop w:val="0"/>
      <w:marBottom w:val="0"/>
      <w:divBdr>
        <w:top w:val="none" w:sz="0" w:space="0" w:color="auto"/>
        <w:left w:val="none" w:sz="0" w:space="0" w:color="auto"/>
        <w:bottom w:val="none" w:sz="0" w:space="0" w:color="auto"/>
        <w:right w:val="none" w:sz="0" w:space="0" w:color="auto"/>
      </w:divBdr>
      <w:divsChild>
        <w:div w:id="31149418">
          <w:marLeft w:val="640"/>
          <w:marRight w:val="0"/>
          <w:marTop w:val="0"/>
          <w:marBottom w:val="0"/>
          <w:divBdr>
            <w:top w:val="none" w:sz="0" w:space="0" w:color="auto"/>
            <w:left w:val="none" w:sz="0" w:space="0" w:color="auto"/>
            <w:bottom w:val="none" w:sz="0" w:space="0" w:color="auto"/>
            <w:right w:val="none" w:sz="0" w:space="0" w:color="auto"/>
          </w:divBdr>
        </w:div>
        <w:div w:id="140734177">
          <w:marLeft w:val="640"/>
          <w:marRight w:val="0"/>
          <w:marTop w:val="0"/>
          <w:marBottom w:val="0"/>
          <w:divBdr>
            <w:top w:val="none" w:sz="0" w:space="0" w:color="auto"/>
            <w:left w:val="none" w:sz="0" w:space="0" w:color="auto"/>
            <w:bottom w:val="none" w:sz="0" w:space="0" w:color="auto"/>
            <w:right w:val="none" w:sz="0" w:space="0" w:color="auto"/>
          </w:divBdr>
        </w:div>
        <w:div w:id="205265470">
          <w:marLeft w:val="640"/>
          <w:marRight w:val="0"/>
          <w:marTop w:val="0"/>
          <w:marBottom w:val="0"/>
          <w:divBdr>
            <w:top w:val="none" w:sz="0" w:space="0" w:color="auto"/>
            <w:left w:val="none" w:sz="0" w:space="0" w:color="auto"/>
            <w:bottom w:val="none" w:sz="0" w:space="0" w:color="auto"/>
            <w:right w:val="none" w:sz="0" w:space="0" w:color="auto"/>
          </w:divBdr>
        </w:div>
        <w:div w:id="205797365">
          <w:marLeft w:val="640"/>
          <w:marRight w:val="0"/>
          <w:marTop w:val="0"/>
          <w:marBottom w:val="0"/>
          <w:divBdr>
            <w:top w:val="none" w:sz="0" w:space="0" w:color="auto"/>
            <w:left w:val="none" w:sz="0" w:space="0" w:color="auto"/>
            <w:bottom w:val="none" w:sz="0" w:space="0" w:color="auto"/>
            <w:right w:val="none" w:sz="0" w:space="0" w:color="auto"/>
          </w:divBdr>
        </w:div>
        <w:div w:id="206257742">
          <w:marLeft w:val="640"/>
          <w:marRight w:val="0"/>
          <w:marTop w:val="0"/>
          <w:marBottom w:val="0"/>
          <w:divBdr>
            <w:top w:val="none" w:sz="0" w:space="0" w:color="auto"/>
            <w:left w:val="none" w:sz="0" w:space="0" w:color="auto"/>
            <w:bottom w:val="none" w:sz="0" w:space="0" w:color="auto"/>
            <w:right w:val="none" w:sz="0" w:space="0" w:color="auto"/>
          </w:divBdr>
        </w:div>
        <w:div w:id="300231715">
          <w:marLeft w:val="640"/>
          <w:marRight w:val="0"/>
          <w:marTop w:val="0"/>
          <w:marBottom w:val="0"/>
          <w:divBdr>
            <w:top w:val="none" w:sz="0" w:space="0" w:color="auto"/>
            <w:left w:val="none" w:sz="0" w:space="0" w:color="auto"/>
            <w:bottom w:val="none" w:sz="0" w:space="0" w:color="auto"/>
            <w:right w:val="none" w:sz="0" w:space="0" w:color="auto"/>
          </w:divBdr>
        </w:div>
        <w:div w:id="316809344">
          <w:marLeft w:val="640"/>
          <w:marRight w:val="0"/>
          <w:marTop w:val="0"/>
          <w:marBottom w:val="0"/>
          <w:divBdr>
            <w:top w:val="none" w:sz="0" w:space="0" w:color="auto"/>
            <w:left w:val="none" w:sz="0" w:space="0" w:color="auto"/>
            <w:bottom w:val="none" w:sz="0" w:space="0" w:color="auto"/>
            <w:right w:val="none" w:sz="0" w:space="0" w:color="auto"/>
          </w:divBdr>
        </w:div>
        <w:div w:id="322197557">
          <w:marLeft w:val="640"/>
          <w:marRight w:val="0"/>
          <w:marTop w:val="0"/>
          <w:marBottom w:val="0"/>
          <w:divBdr>
            <w:top w:val="none" w:sz="0" w:space="0" w:color="auto"/>
            <w:left w:val="none" w:sz="0" w:space="0" w:color="auto"/>
            <w:bottom w:val="none" w:sz="0" w:space="0" w:color="auto"/>
            <w:right w:val="none" w:sz="0" w:space="0" w:color="auto"/>
          </w:divBdr>
        </w:div>
        <w:div w:id="373390556">
          <w:marLeft w:val="640"/>
          <w:marRight w:val="0"/>
          <w:marTop w:val="0"/>
          <w:marBottom w:val="0"/>
          <w:divBdr>
            <w:top w:val="none" w:sz="0" w:space="0" w:color="auto"/>
            <w:left w:val="none" w:sz="0" w:space="0" w:color="auto"/>
            <w:bottom w:val="none" w:sz="0" w:space="0" w:color="auto"/>
            <w:right w:val="none" w:sz="0" w:space="0" w:color="auto"/>
          </w:divBdr>
        </w:div>
        <w:div w:id="385295524">
          <w:marLeft w:val="640"/>
          <w:marRight w:val="0"/>
          <w:marTop w:val="0"/>
          <w:marBottom w:val="0"/>
          <w:divBdr>
            <w:top w:val="none" w:sz="0" w:space="0" w:color="auto"/>
            <w:left w:val="none" w:sz="0" w:space="0" w:color="auto"/>
            <w:bottom w:val="none" w:sz="0" w:space="0" w:color="auto"/>
            <w:right w:val="none" w:sz="0" w:space="0" w:color="auto"/>
          </w:divBdr>
        </w:div>
        <w:div w:id="430129756">
          <w:marLeft w:val="640"/>
          <w:marRight w:val="0"/>
          <w:marTop w:val="0"/>
          <w:marBottom w:val="0"/>
          <w:divBdr>
            <w:top w:val="none" w:sz="0" w:space="0" w:color="auto"/>
            <w:left w:val="none" w:sz="0" w:space="0" w:color="auto"/>
            <w:bottom w:val="none" w:sz="0" w:space="0" w:color="auto"/>
            <w:right w:val="none" w:sz="0" w:space="0" w:color="auto"/>
          </w:divBdr>
        </w:div>
        <w:div w:id="498886293">
          <w:marLeft w:val="640"/>
          <w:marRight w:val="0"/>
          <w:marTop w:val="0"/>
          <w:marBottom w:val="0"/>
          <w:divBdr>
            <w:top w:val="none" w:sz="0" w:space="0" w:color="auto"/>
            <w:left w:val="none" w:sz="0" w:space="0" w:color="auto"/>
            <w:bottom w:val="none" w:sz="0" w:space="0" w:color="auto"/>
            <w:right w:val="none" w:sz="0" w:space="0" w:color="auto"/>
          </w:divBdr>
        </w:div>
        <w:div w:id="589654952">
          <w:marLeft w:val="640"/>
          <w:marRight w:val="0"/>
          <w:marTop w:val="0"/>
          <w:marBottom w:val="0"/>
          <w:divBdr>
            <w:top w:val="none" w:sz="0" w:space="0" w:color="auto"/>
            <w:left w:val="none" w:sz="0" w:space="0" w:color="auto"/>
            <w:bottom w:val="none" w:sz="0" w:space="0" w:color="auto"/>
            <w:right w:val="none" w:sz="0" w:space="0" w:color="auto"/>
          </w:divBdr>
        </w:div>
        <w:div w:id="655451997">
          <w:marLeft w:val="640"/>
          <w:marRight w:val="0"/>
          <w:marTop w:val="0"/>
          <w:marBottom w:val="0"/>
          <w:divBdr>
            <w:top w:val="none" w:sz="0" w:space="0" w:color="auto"/>
            <w:left w:val="none" w:sz="0" w:space="0" w:color="auto"/>
            <w:bottom w:val="none" w:sz="0" w:space="0" w:color="auto"/>
            <w:right w:val="none" w:sz="0" w:space="0" w:color="auto"/>
          </w:divBdr>
        </w:div>
        <w:div w:id="662199967">
          <w:marLeft w:val="640"/>
          <w:marRight w:val="0"/>
          <w:marTop w:val="0"/>
          <w:marBottom w:val="0"/>
          <w:divBdr>
            <w:top w:val="none" w:sz="0" w:space="0" w:color="auto"/>
            <w:left w:val="none" w:sz="0" w:space="0" w:color="auto"/>
            <w:bottom w:val="none" w:sz="0" w:space="0" w:color="auto"/>
            <w:right w:val="none" w:sz="0" w:space="0" w:color="auto"/>
          </w:divBdr>
        </w:div>
        <w:div w:id="669063026">
          <w:marLeft w:val="640"/>
          <w:marRight w:val="0"/>
          <w:marTop w:val="0"/>
          <w:marBottom w:val="0"/>
          <w:divBdr>
            <w:top w:val="none" w:sz="0" w:space="0" w:color="auto"/>
            <w:left w:val="none" w:sz="0" w:space="0" w:color="auto"/>
            <w:bottom w:val="none" w:sz="0" w:space="0" w:color="auto"/>
            <w:right w:val="none" w:sz="0" w:space="0" w:color="auto"/>
          </w:divBdr>
        </w:div>
        <w:div w:id="688456720">
          <w:marLeft w:val="640"/>
          <w:marRight w:val="0"/>
          <w:marTop w:val="0"/>
          <w:marBottom w:val="0"/>
          <w:divBdr>
            <w:top w:val="none" w:sz="0" w:space="0" w:color="auto"/>
            <w:left w:val="none" w:sz="0" w:space="0" w:color="auto"/>
            <w:bottom w:val="none" w:sz="0" w:space="0" w:color="auto"/>
            <w:right w:val="none" w:sz="0" w:space="0" w:color="auto"/>
          </w:divBdr>
        </w:div>
        <w:div w:id="734012859">
          <w:marLeft w:val="640"/>
          <w:marRight w:val="0"/>
          <w:marTop w:val="0"/>
          <w:marBottom w:val="0"/>
          <w:divBdr>
            <w:top w:val="none" w:sz="0" w:space="0" w:color="auto"/>
            <w:left w:val="none" w:sz="0" w:space="0" w:color="auto"/>
            <w:bottom w:val="none" w:sz="0" w:space="0" w:color="auto"/>
            <w:right w:val="none" w:sz="0" w:space="0" w:color="auto"/>
          </w:divBdr>
        </w:div>
        <w:div w:id="787821962">
          <w:marLeft w:val="640"/>
          <w:marRight w:val="0"/>
          <w:marTop w:val="0"/>
          <w:marBottom w:val="0"/>
          <w:divBdr>
            <w:top w:val="none" w:sz="0" w:space="0" w:color="auto"/>
            <w:left w:val="none" w:sz="0" w:space="0" w:color="auto"/>
            <w:bottom w:val="none" w:sz="0" w:space="0" w:color="auto"/>
            <w:right w:val="none" w:sz="0" w:space="0" w:color="auto"/>
          </w:divBdr>
        </w:div>
        <w:div w:id="916088416">
          <w:marLeft w:val="640"/>
          <w:marRight w:val="0"/>
          <w:marTop w:val="0"/>
          <w:marBottom w:val="0"/>
          <w:divBdr>
            <w:top w:val="none" w:sz="0" w:space="0" w:color="auto"/>
            <w:left w:val="none" w:sz="0" w:space="0" w:color="auto"/>
            <w:bottom w:val="none" w:sz="0" w:space="0" w:color="auto"/>
            <w:right w:val="none" w:sz="0" w:space="0" w:color="auto"/>
          </w:divBdr>
        </w:div>
        <w:div w:id="930819049">
          <w:marLeft w:val="640"/>
          <w:marRight w:val="0"/>
          <w:marTop w:val="0"/>
          <w:marBottom w:val="0"/>
          <w:divBdr>
            <w:top w:val="none" w:sz="0" w:space="0" w:color="auto"/>
            <w:left w:val="none" w:sz="0" w:space="0" w:color="auto"/>
            <w:bottom w:val="none" w:sz="0" w:space="0" w:color="auto"/>
            <w:right w:val="none" w:sz="0" w:space="0" w:color="auto"/>
          </w:divBdr>
        </w:div>
        <w:div w:id="938414085">
          <w:marLeft w:val="640"/>
          <w:marRight w:val="0"/>
          <w:marTop w:val="0"/>
          <w:marBottom w:val="0"/>
          <w:divBdr>
            <w:top w:val="none" w:sz="0" w:space="0" w:color="auto"/>
            <w:left w:val="none" w:sz="0" w:space="0" w:color="auto"/>
            <w:bottom w:val="none" w:sz="0" w:space="0" w:color="auto"/>
            <w:right w:val="none" w:sz="0" w:space="0" w:color="auto"/>
          </w:divBdr>
        </w:div>
        <w:div w:id="1140422500">
          <w:marLeft w:val="640"/>
          <w:marRight w:val="0"/>
          <w:marTop w:val="0"/>
          <w:marBottom w:val="0"/>
          <w:divBdr>
            <w:top w:val="none" w:sz="0" w:space="0" w:color="auto"/>
            <w:left w:val="none" w:sz="0" w:space="0" w:color="auto"/>
            <w:bottom w:val="none" w:sz="0" w:space="0" w:color="auto"/>
            <w:right w:val="none" w:sz="0" w:space="0" w:color="auto"/>
          </w:divBdr>
        </w:div>
        <w:div w:id="1141843793">
          <w:marLeft w:val="640"/>
          <w:marRight w:val="0"/>
          <w:marTop w:val="0"/>
          <w:marBottom w:val="0"/>
          <w:divBdr>
            <w:top w:val="none" w:sz="0" w:space="0" w:color="auto"/>
            <w:left w:val="none" w:sz="0" w:space="0" w:color="auto"/>
            <w:bottom w:val="none" w:sz="0" w:space="0" w:color="auto"/>
            <w:right w:val="none" w:sz="0" w:space="0" w:color="auto"/>
          </w:divBdr>
        </w:div>
        <w:div w:id="1257641167">
          <w:marLeft w:val="640"/>
          <w:marRight w:val="0"/>
          <w:marTop w:val="0"/>
          <w:marBottom w:val="0"/>
          <w:divBdr>
            <w:top w:val="none" w:sz="0" w:space="0" w:color="auto"/>
            <w:left w:val="none" w:sz="0" w:space="0" w:color="auto"/>
            <w:bottom w:val="none" w:sz="0" w:space="0" w:color="auto"/>
            <w:right w:val="none" w:sz="0" w:space="0" w:color="auto"/>
          </w:divBdr>
        </w:div>
        <w:div w:id="1259102371">
          <w:marLeft w:val="640"/>
          <w:marRight w:val="0"/>
          <w:marTop w:val="0"/>
          <w:marBottom w:val="0"/>
          <w:divBdr>
            <w:top w:val="none" w:sz="0" w:space="0" w:color="auto"/>
            <w:left w:val="none" w:sz="0" w:space="0" w:color="auto"/>
            <w:bottom w:val="none" w:sz="0" w:space="0" w:color="auto"/>
            <w:right w:val="none" w:sz="0" w:space="0" w:color="auto"/>
          </w:divBdr>
        </w:div>
        <w:div w:id="1264150769">
          <w:marLeft w:val="640"/>
          <w:marRight w:val="0"/>
          <w:marTop w:val="0"/>
          <w:marBottom w:val="0"/>
          <w:divBdr>
            <w:top w:val="none" w:sz="0" w:space="0" w:color="auto"/>
            <w:left w:val="none" w:sz="0" w:space="0" w:color="auto"/>
            <w:bottom w:val="none" w:sz="0" w:space="0" w:color="auto"/>
            <w:right w:val="none" w:sz="0" w:space="0" w:color="auto"/>
          </w:divBdr>
        </w:div>
        <w:div w:id="1266498694">
          <w:marLeft w:val="640"/>
          <w:marRight w:val="0"/>
          <w:marTop w:val="0"/>
          <w:marBottom w:val="0"/>
          <w:divBdr>
            <w:top w:val="none" w:sz="0" w:space="0" w:color="auto"/>
            <w:left w:val="none" w:sz="0" w:space="0" w:color="auto"/>
            <w:bottom w:val="none" w:sz="0" w:space="0" w:color="auto"/>
            <w:right w:val="none" w:sz="0" w:space="0" w:color="auto"/>
          </w:divBdr>
        </w:div>
        <w:div w:id="1305433202">
          <w:marLeft w:val="640"/>
          <w:marRight w:val="0"/>
          <w:marTop w:val="0"/>
          <w:marBottom w:val="0"/>
          <w:divBdr>
            <w:top w:val="none" w:sz="0" w:space="0" w:color="auto"/>
            <w:left w:val="none" w:sz="0" w:space="0" w:color="auto"/>
            <w:bottom w:val="none" w:sz="0" w:space="0" w:color="auto"/>
            <w:right w:val="none" w:sz="0" w:space="0" w:color="auto"/>
          </w:divBdr>
        </w:div>
        <w:div w:id="1404527307">
          <w:marLeft w:val="640"/>
          <w:marRight w:val="0"/>
          <w:marTop w:val="0"/>
          <w:marBottom w:val="0"/>
          <w:divBdr>
            <w:top w:val="none" w:sz="0" w:space="0" w:color="auto"/>
            <w:left w:val="none" w:sz="0" w:space="0" w:color="auto"/>
            <w:bottom w:val="none" w:sz="0" w:space="0" w:color="auto"/>
            <w:right w:val="none" w:sz="0" w:space="0" w:color="auto"/>
          </w:divBdr>
        </w:div>
        <w:div w:id="1407146782">
          <w:marLeft w:val="640"/>
          <w:marRight w:val="0"/>
          <w:marTop w:val="0"/>
          <w:marBottom w:val="0"/>
          <w:divBdr>
            <w:top w:val="none" w:sz="0" w:space="0" w:color="auto"/>
            <w:left w:val="none" w:sz="0" w:space="0" w:color="auto"/>
            <w:bottom w:val="none" w:sz="0" w:space="0" w:color="auto"/>
            <w:right w:val="none" w:sz="0" w:space="0" w:color="auto"/>
          </w:divBdr>
        </w:div>
        <w:div w:id="1433089944">
          <w:marLeft w:val="640"/>
          <w:marRight w:val="0"/>
          <w:marTop w:val="0"/>
          <w:marBottom w:val="0"/>
          <w:divBdr>
            <w:top w:val="none" w:sz="0" w:space="0" w:color="auto"/>
            <w:left w:val="none" w:sz="0" w:space="0" w:color="auto"/>
            <w:bottom w:val="none" w:sz="0" w:space="0" w:color="auto"/>
            <w:right w:val="none" w:sz="0" w:space="0" w:color="auto"/>
          </w:divBdr>
        </w:div>
        <w:div w:id="1487939991">
          <w:marLeft w:val="640"/>
          <w:marRight w:val="0"/>
          <w:marTop w:val="0"/>
          <w:marBottom w:val="0"/>
          <w:divBdr>
            <w:top w:val="none" w:sz="0" w:space="0" w:color="auto"/>
            <w:left w:val="none" w:sz="0" w:space="0" w:color="auto"/>
            <w:bottom w:val="none" w:sz="0" w:space="0" w:color="auto"/>
            <w:right w:val="none" w:sz="0" w:space="0" w:color="auto"/>
          </w:divBdr>
        </w:div>
        <w:div w:id="1552233179">
          <w:marLeft w:val="640"/>
          <w:marRight w:val="0"/>
          <w:marTop w:val="0"/>
          <w:marBottom w:val="0"/>
          <w:divBdr>
            <w:top w:val="none" w:sz="0" w:space="0" w:color="auto"/>
            <w:left w:val="none" w:sz="0" w:space="0" w:color="auto"/>
            <w:bottom w:val="none" w:sz="0" w:space="0" w:color="auto"/>
            <w:right w:val="none" w:sz="0" w:space="0" w:color="auto"/>
          </w:divBdr>
        </w:div>
        <w:div w:id="1566599413">
          <w:marLeft w:val="640"/>
          <w:marRight w:val="0"/>
          <w:marTop w:val="0"/>
          <w:marBottom w:val="0"/>
          <w:divBdr>
            <w:top w:val="none" w:sz="0" w:space="0" w:color="auto"/>
            <w:left w:val="none" w:sz="0" w:space="0" w:color="auto"/>
            <w:bottom w:val="none" w:sz="0" w:space="0" w:color="auto"/>
            <w:right w:val="none" w:sz="0" w:space="0" w:color="auto"/>
          </w:divBdr>
        </w:div>
        <w:div w:id="1581522190">
          <w:marLeft w:val="640"/>
          <w:marRight w:val="0"/>
          <w:marTop w:val="0"/>
          <w:marBottom w:val="0"/>
          <w:divBdr>
            <w:top w:val="none" w:sz="0" w:space="0" w:color="auto"/>
            <w:left w:val="none" w:sz="0" w:space="0" w:color="auto"/>
            <w:bottom w:val="none" w:sz="0" w:space="0" w:color="auto"/>
            <w:right w:val="none" w:sz="0" w:space="0" w:color="auto"/>
          </w:divBdr>
        </w:div>
        <w:div w:id="1605960606">
          <w:marLeft w:val="640"/>
          <w:marRight w:val="0"/>
          <w:marTop w:val="0"/>
          <w:marBottom w:val="0"/>
          <w:divBdr>
            <w:top w:val="none" w:sz="0" w:space="0" w:color="auto"/>
            <w:left w:val="none" w:sz="0" w:space="0" w:color="auto"/>
            <w:bottom w:val="none" w:sz="0" w:space="0" w:color="auto"/>
            <w:right w:val="none" w:sz="0" w:space="0" w:color="auto"/>
          </w:divBdr>
        </w:div>
        <w:div w:id="1825705453">
          <w:marLeft w:val="640"/>
          <w:marRight w:val="0"/>
          <w:marTop w:val="0"/>
          <w:marBottom w:val="0"/>
          <w:divBdr>
            <w:top w:val="none" w:sz="0" w:space="0" w:color="auto"/>
            <w:left w:val="none" w:sz="0" w:space="0" w:color="auto"/>
            <w:bottom w:val="none" w:sz="0" w:space="0" w:color="auto"/>
            <w:right w:val="none" w:sz="0" w:space="0" w:color="auto"/>
          </w:divBdr>
        </w:div>
        <w:div w:id="1933732284">
          <w:marLeft w:val="640"/>
          <w:marRight w:val="0"/>
          <w:marTop w:val="0"/>
          <w:marBottom w:val="0"/>
          <w:divBdr>
            <w:top w:val="none" w:sz="0" w:space="0" w:color="auto"/>
            <w:left w:val="none" w:sz="0" w:space="0" w:color="auto"/>
            <w:bottom w:val="none" w:sz="0" w:space="0" w:color="auto"/>
            <w:right w:val="none" w:sz="0" w:space="0" w:color="auto"/>
          </w:divBdr>
        </w:div>
        <w:div w:id="1945652141">
          <w:marLeft w:val="640"/>
          <w:marRight w:val="0"/>
          <w:marTop w:val="0"/>
          <w:marBottom w:val="0"/>
          <w:divBdr>
            <w:top w:val="none" w:sz="0" w:space="0" w:color="auto"/>
            <w:left w:val="none" w:sz="0" w:space="0" w:color="auto"/>
            <w:bottom w:val="none" w:sz="0" w:space="0" w:color="auto"/>
            <w:right w:val="none" w:sz="0" w:space="0" w:color="auto"/>
          </w:divBdr>
        </w:div>
        <w:div w:id="1954047507">
          <w:marLeft w:val="640"/>
          <w:marRight w:val="0"/>
          <w:marTop w:val="0"/>
          <w:marBottom w:val="0"/>
          <w:divBdr>
            <w:top w:val="none" w:sz="0" w:space="0" w:color="auto"/>
            <w:left w:val="none" w:sz="0" w:space="0" w:color="auto"/>
            <w:bottom w:val="none" w:sz="0" w:space="0" w:color="auto"/>
            <w:right w:val="none" w:sz="0" w:space="0" w:color="auto"/>
          </w:divBdr>
        </w:div>
        <w:div w:id="1985429342">
          <w:marLeft w:val="640"/>
          <w:marRight w:val="0"/>
          <w:marTop w:val="0"/>
          <w:marBottom w:val="0"/>
          <w:divBdr>
            <w:top w:val="none" w:sz="0" w:space="0" w:color="auto"/>
            <w:left w:val="none" w:sz="0" w:space="0" w:color="auto"/>
            <w:bottom w:val="none" w:sz="0" w:space="0" w:color="auto"/>
            <w:right w:val="none" w:sz="0" w:space="0" w:color="auto"/>
          </w:divBdr>
        </w:div>
        <w:div w:id="2037803288">
          <w:marLeft w:val="640"/>
          <w:marRight w:val="0"/>
          <w:marTop w:val="0"/>
          <w:marBottom w:val="0"/>
          <w:divBdr>
            <w:top w:val="none" w:sz="0" w:space="0" w:color="auto"/>
            <w:left w:val="none" w:sz="0" w:space="0" w:color="auto"/>
            <w:bottom w:val="none" w:sz="0" w:space="0" w:color="auto"/>
            <w:right w:val="none" w:sz="0" w:space="0" w:color="auto"/>
          </w:divBdr>
        </w:div>
        <w:div w:id="2139838987">
          <w:marLeft w:val="640"/>
          <w:marRight w:val="0"/>
          <w:marTop w:val="0"/>
          <w:marBottom w:val="0"/>
          <w:divBdr>
            <w:top w:val="none" w:sz="0" w:space="0" w:color="auto"/>
            <w:left w:val="none" w:sz="0" w:space="0" w:color="auto"/>
            <w:bottom w:val="none" w:sz="0" w:space="0" w:color="auto"/>
            <w:right w:val="none" w:sz="0" w:space="0" w:color="auto"/>
          </w:divBdr>
        </w:div>
      </w:divsChild>
    </w:div>
    <w:div w:id="947741687">
      <w:marLeft w:val="640"/>
      <w:marRight w:val="0"/>
      <w:marTop w:val="0"/>
      <w:marBottom w:val="0"/>
      <w:divBdr>
        <w:top w:val="none" w:sz="0" w:space="0" w:color="auto"/>
        <w:left w:val="none" w:sz="0" w:space="0" w:color="auto"/>
        <w:bottom w:val="none" w:sz="0" w:space="0" w:color="auto"/>
        <w:right w:val="none" w:sz="0" w:space="0" w:color="auto"/>
      </w:divBdr>
    </w:div>
    <w:div w:id="949244976">
      <w:bodyDiv w:val="1"/>
      <w:marLeft w:val="0"/>
      <w:marRight w:val="0"/>
      <w:marTop w:val="0"/>
      <w:marBottom w:val="0"/>
      <w:divBdr>
        <w:top w:val="none" w:sz="0" w:space="0" w:color="auto"/>
        <w:left w:val="none" w:sz="0" w:space="0" w:color="auto"/>
        <w:bottom w:val="none" w:sz="0" w:space="0" w:color="auto"/>
        <w:right w:val="none" w:sz="0" w:space="0" w:color="auto"/>
      </w:divBdr>
    </w:div>
    <w:div w:id="949355148">
      <w:marLeft w:val="640"/>
      <w:marRight w:val="0"/>
      <w:marTop w:val="0"/>
      <w:marBottom w:val="0"/>
      <w:divBdr>
        <w:top w:val="none" w:sz="0" w:space="0" w:color="auto"/>
        <w:left w:val="none" w:sz="0" w:space="0" w:color="auto"/>
        <w:bottom w:val="none" w:sz="0" w:space="0" w:color="auto"/>
        <w:right w:val="none" w:sz="0" w:space="0" w:color="auto"/>
      </w:divBdr>
    </w:div>
    <w:div w:id="949433423">
      <w:marLeft w:val="640"/>
      <w:marRight w:val="0"/>
      <w:marTop w:val="0"/>
      <w:marBottom w:val="0"/>
      <w:divBdr>
        <w:top w:val="none" w:sz="0" w:space="0" w:color="auto"/>
        <w:left w:val="none" w:sz="0" w:space="0" w:color="auto"/>
        <w:bottom w:val="none" w:sz="0" w:space="0" w:color="auto"/>
        <w:right w:val="none" w:sz="0" w:space="0" w:color="auto"/>
      </w:divBdr>
    </w:div>
    <w:div w:id="954093703">
      <w:marLeft w:val="640"/>
      <w:marRight w:val="0"/>
      <w:marTop w:val="0"/>
      <w:marBottom w:val="0"/>
      <w:divBdr>
        <w:top w:val="none" w:sz="0" w:space="0" w:color="auto"/>
        <w:left w:val="none" w:sz="0" w:space="0" w:color="auto"/>
        <w:bottom w:val="none" w:sz="0" w:space="0" w:color="auto"/>
        <w:right w:val="none" w:sz="0" w:space="0" w:color="auto"/>
      </w:divBdr>
    </w:div>
    <w:div w:id="956716055">
      <w:marLeft w:val="0"/>
      <w:marRight w:val="0"/>
      <w:marTop w:val="0"/>
      <w:marBottom w:val="0"/>
      <w:divBdr>
        <w:top w:val="none" w:sz="0" w:space="0" w:color="auto"/>
        <w:left w:val="none" w:sz="0" w:space="0" w:color="auto"/>
        <w:bottom w:val="none" w:sz="0" w:space="0" w:color="auto"/>
        <w:right w:val="none" w:sz="0" w:space="0" w:color="auto"/>
      </w:divBdr>
    </w:div>
    <w:div w:id="956984457">
      <w:bodyDiv w:val="1"/>
      <w:marLeft w:val="0"/>
      <w:marRight w:val="0"/>
      <w:marTop w:val="0"/>
      <w:marBottom w:val="0"/>
      <w:divBdr>
        <w:top w:val="none" w:sz="0" w:space="0" w:color="auto"/>
        <w:left w:val="none" w:sz="0" w:space="0" w:color="auto"/>
        <w:bottom w:val="none" w:sz="0" w:space="0" w:color="auto"/>
        <w:right w:val="none" w:sz="0" w:space="0" w:color="auto"/>
      </w:divBdr>
      <w:divsChild>
        <w:div w:id="130054941">
          <w:marLeft w:val="640"/>
          <w:marRight w:val="0"/>
          <w:marTop w:val="0"/>
          <w:marBottom w:val="0"/>
          <w:divBdr>
            <w:top w:val="none" w:sz="0" w:space="0" w:color="auto"/>
            <w:left w:val="none" w:sz="0" w:space="0" w:color="auto"/>
            <w:bottom w:val="none" w:sz="0" w:space="0" w:color="auto"/>
            <w:right w:val="none" w:sz="0" w:space="0" w:color="auto"/>
          </w:divBdr>
        </w:div>
        <w:div w:id="1903716262">
          <w:marLeft w:val="640"/>
          <w:marRight w:val="0"/>
          <w:marTop w:val="0"/>
          <w:marBottom w:val="0"/>
          <w:divBdr>
            <w:top w:val="none" w:sz="0" w:space="0" w:color="auto"/>
            <w:left w:val="none" w:sz="0" w:space="0" w:color="auto"/>
            <w:bottom w:val="none" w:sz="0" w:space="0" w:color="auto"/>
            <w:right w:val="none" w:sz="0" w:space="0" w:color="auto"/>
          </w:divBdr>
        </w:div>
        <w:div w:id="81147971">
          <w:marLeft w:val="640"/>
          <w:marRight w:val="0"/>
          <w:marTop w:val="0"/>
          <w:marBottom w:val="0"/>
          <w:divBdr>
            <w:top w:val="none" w:sz="0" w:space="0" w:color="auto"/>
            <w:left w:val="none" w:sz="0" w:space="0" w:color="auto"/>
            <w:bottom w:val="none" w:sz="0" w:space="0" w:color="auto"/>
            <w:right w:val="none" w:sz="0" w:space="0" w:color="auto"/>
          </w:divBdr>
        </w:div>
        <w:div w:id="1391460428">
          <w:marLeft w:val="640"/>
          <w:marRight w:val="0"/>
          <w:marTop w:val="0"/>
          <w:marBottom w:val="0"/>
          <w:divBdr>
            <w:top w:val="none" w:sz="0" w:space="0" w:color="auto"/>
            <w:left w:val="none" w:sz="0" w:space="0" w:color="auto"/>
            <w:bottom w:val="none" w:sz="0" w:space="0" w:color="auto"/>
            <w:right w:val="none" w:sz="0" w:space="0" w:color="auto"/>
          </w:divBdr>
        </w:div>
        <w:div w:id="271864220">
          <w:marLeft w:val="640"/>
          <w:marRight w:val="0"/>
          <w:marTop w:val="0"/>
          <w:marBottom w:val="0"/>
          <w:divBdr>
            <w:top w:val="none" w:sz="0" w:space="0" w:color="auto"/>
            <w:left w:val="none" w:sz="0" w:space="0" w:color="auto"/>
            <w:bottom w:val="none" w:sz="0" w:space="0" w:color="auto"/>
            <w:right w:val="none" w:sz="0" w:space="0" w:color="auto"/>
          </w:divBdr>
        </w:div>
        <w:div w:id="283657092">
          <w:marLeft w:val="640"/>
          <w:marRight w:val="0"/>
          <w:marTop w:val="0"/>
          <w:marBottom w:val="0"/>
          <w:divBdr>
            <w:top w:val="none" w:sz="0" w:space="0" w:color="auto"/>
            <w:left w:val="none" w:sz="0" w:space="0" w:color="auto"/>
            <w:bottom w:val="none" w:sz="0" w:space="0" w:color="auto"/>
            <w:right w:val="none" w:sz="0" w:space="0" w:color="auto"/>
          </w:divBdr>
        </w:div>
        <w:div w:id="503975592">
          <w:marLeft w:val="640"/>
          <w:marRight w:val="0"/>
          <w:marTop w:val="0"/>
          <w:marBottom w:val="0"/>
          <w:divBdr>
            <w:top w:val="none" w:sz="0" w:space="0" w:color="auto"/>
            <w:left w:val="none" w:sz="0" w:space="0" w:color="auto"/>
            <w:bottom w:val="none" w:sz="0" w:space="0" w:color="auto"/>
            <w:right w:val="none" w:sz="0" w:space="0" w:color="auto"/>
          </w:divBdr>
        </w:div>
        <w:div w:id="1797673210">
          <w:marLeft w:val="640"/>
          <w:marRight w:val="0"/>
          <w:marTop w:val="0"/>
          <w:marBottom w:val="0"/>
          <w:divBdr>
            <w:top w:val="none" w:sz="0" w:space="0" w:color="auto"/>
            <w:left w:val="none" w:sz="0" w:space="0" w:color="auto"/>
            <w:bottom w:val="none" w:sz="0" w:space="0" w:color="auto"/>
            <w:right w:val="none" w:sz="0" w:space="0" w:color="auto"/>
          </w:divBdr>
        </w:div>
        <w:div w:id="146019832">
          <w:marLeft w:val="640"/>
          <w:marRight w:val="0"/>
          <w:marTop w:val="0"/>
          <w:marBottom w:val="0"/>
          <w:divBdr>
            <w:top w:val="none" w:sz="0" w:space="0" w:color="auto"/>
            <w:left w:val="none" w:sz="0" w:space="0" w:color="auto"/>
            <w:bottom w:val="none" w:sz="0" w:space="0" w:color="auto"/>
            <w:right w:val="none" w:sz="0" w:space="0" w:color="auto"/>
          </w:divBdr>
        </w:div>
        <w:div w:id="1778597473">
          <w:marLeft w:val="640"/>
          <w:marRight w:val="0"/>
          <w:marTop w:val="0"/>
          <w:marBottom w:val="0"/>
          <w:divBdr>
            <w:top w:val="none" w:sz="0" w:space="0" w:color="auto"/>
            <w:left w:val="none" w:sz="0" w:space="0" w:color="auto"/>
            <w:bottom w:val="none" w:sz="0" w:space="0" w:color="auto"/>
            <w:right w:val="none" w:sz="0" w:space="0" w:color="auto"/>
          </w:divBdr>
        </w:div>
        <w:div w:id="245040168">
          <w:marLeft w:val="640"/>
          <w:marRight w:val="0"/>
          <w:marTop w:val="0"/>
          <w:marBottom w:val="0"/>
          <w:divBdr>
            <w:top w:val="none" w:sz="0" w:space="0" w:color="auto"/>
            <w:left w:val="none" w:sz="0" w:space="0" w:color="auto"/>
            <w:bottom w:val="none" w:sz="0" w:space="0" w:color="auto"/>
            <w:right w:val="none" w:sz="0" w:space="0" w:color="auto"/>
          </w:divBdr>
        </w:div>
        <w:div w:id="1828084829">
          <w:marLeft w:val="640"/>
          <w:marRight w:val="0"/>
          <w:marTop w:val="0"/>
          <w:marBottom w:val="0"/>
          <w:divBdr>
            <w:top w:val="none" w:sz="0" w:space="0" w:color="auto"/>
            <w:left w:val="none" w:sz="0" w:space="0" w:color="auto"/>
            <w:bottom w:val="none" w:sz="0" w:space="0" w:color="auto"/>
            <w:right w:val="none" w:sz="0" w:space="0" w:color="auto"/>
          </w:divBdr>
        </w:div>
        <w:div w:id="1958175044">
          <w:marLeft w:val="640"/>
          <w:marRight w:val="0"/>
          <w:marTop w:val="0"/>
          <w:marBottom w:val="0"/>
          <w:divBdr>
            <w:top w:val="none" w:sz="0" w:space="0" w:color="auto"/>
            <w:left w:val="none" w:sz="0" w:space="0" w:color="auto"/>
            <w:bottom w:val="none" w:sz="0" w:space="0" w:color="auto"/>
            <w:right w:val="none" w:sz="0" w:space="0" w:color="auto"/>
          </w:divBdr>
        </w:div>
        <w:div w:id="1401174315">
          <w:marLeft w:val="640"/>
          <w:marRight w:val="0"/>
          <w:marTop w:val="0"/>
          <w:marBottom w:val="0"/>
          <w:divBdr>
            <w:top w:val="none" w:sz="0" w:space="0" w:color="auto"/>
            <w:left w:val="none" w:sz="0" w:space="0" w:color="auto"/>
            <w:bottom w:val="none" w:sz="0" w:space="0" w:color="auto"/>
            <w:right w:val="none" w:sz="0" w:space="0" w:color="auto"/>
          </w:divBdr>
        </w:div>
        <w:div w:id="619268245">
          <w:marLeft w:val="640"/>
          <w:marRight w:val="0"/>
          <w:marTop w:val="0"/>
          <w:marBottom w:val="0"/>
          <w:divBdr>
            <w:top w:val="none" w:sz="0" w:space="0" w:color="auto"/>
            <w:left w:val="none" w:sz="0" w:space="0" w:color="auto"/>
            <w:bottom w:val="none" w:sz="0" w:space="0" w:color="auto"/>
            <w:right w:val="none" w:sz="0" w:space="0" w:color="auto"/>
          </w:divBdr>
        </w:div>
        <w:div w:id="1290823232">
          <w:marLeft w:val="640"/>
          <w:marRight w:val="0"/>
          <w:marTop w:val="0"/>
          <w:marBottom w:val="0"/>
          <w:divBdr>
            <w:top w:val="none" w:sz="0" w:space="0" w:color="auto"/>
            <w:left w:val="none" w:sz="0" w:space="0" w:color="auto"/>
            <w:bottom w:val="none" w:sz="0" w:space="0" w:color="auto"/>
            <w:right w:val="none" w:sz="0" w:space="0" w:color="auto"/>
          </w:divBdr>
        </w:div>
        <w:div w:id="1474560753">
          <w:marLeft w:val="640"/>
          <w:marRight w:val="0"/>
          <w:marTop w:val="0"/>
          <w:marBottom w:val="0"/>
          <w:divBdr>
            <w:top w:val="none" w:sz="0" w:space="0" w:color="auto"/>
            <w:left w:val="none" w:sz="0" w:space="0" w:color="auto"/>
            <w:bottom w:val="none" w:sz="0" w:space="0" w:color="auto"/>
            <w:right w:val="none" w:sz="0" w:space="0" w:color="auto"/>
          </w:divBdr>
        </w:div>
        <w:div w:id="1096949995">
          <w:marLeft w:val="640"/>
          <w:marRight w:val="0"/>
          <w:marTop w:val="0"/>
          <w:marBottom w:val="0"/>
          <w:divBdr>
            <w:top w:val="none" w:sz="0" w:space="0" w:color="auto"/>
            <w:left w:val="none" w:sz="0" w:space="0" w:color="auto"/>
            <w:bottom w:val="none" w:sz="0" w:space="0" w:color="auto"/>
            <w:right w:val="none" w:sz="0" w:space="0" w:color="auto"/>
          </w:divBdr>
        </w:div>
        <w:div w:id="504824956">
          <w:marLeft w:val="640"/>
          <w:marRight w:val="0"/>
          <w:marTop w:val="0"/>
          <w:marBottom w:val="0"/>
          <w:divBdr>
            <w:top w:val="none" w:sz="0" w:space="0" w:color="auto"/>
            <w:left w:val="none" w:sz="0" w:space="0" w:color="auto"/>
            <w:bottom w:val="none" w:sz="0" w:space="0" w:color="auto"/>
            <w:right w:val="none" w:sz="0" w:space="0" w:color="auto"/>
          </w:divBdr>
        </w:div>
        <w:div w:id="512841653">
          <w:marLeft w:val="640"/>
          <w:marRight w:val="0"/>
          <w:marTop w:val="0"/>
          <w:marBottom w:val="0"/>
          <w:divBdr>
            <w:top w:val="none" w:sz="0" w:space="0" w:color="auto"/>
            <w:left w:val="none" w:sz="0" w:space="0" w:color="auto"/>
            <w:bottom w:val="none" w:sz="0" w:space="0" w:color="auto"/>
            <w:right w:val="none" w:sz="0" w:space="0" w:color="auto"/>
          </w:divBdr>
        </w:div>
        <w:div w:id="106776345">
          <w:marLeft w:val="640"/>
          <w:marRight w:val="0"/>
          <w:marTop w:val="0"/>
          <w:marBottom w:val="0"/>
          <w:divBdr>
            <w:top w:val="none" w:sz="0" w:space="0" w:color="auto"/>
            <w:left w:val="none" w:sz="0" w:space="0" w:color="auto"/>
            <w:bottom w:val="none" w:sz="0" w:space="0" w:color="auto"/>
            <w:right w:val="none" w:sz="0" w:space="0" w:color="auto"/>
          </w:divBdr>
        </w:div>
        <w:div w:id="436759916">
          <w:marLeft w:val="640"/>
          <w:marRight w:val="0"/>
          <w:marTop w:val="0"/>
          <w:marBottom w:val="0"/>
          <w:divBdr>
            <w:top w:val="none" w:sz="0" w:space="0" w:color="auto"/>
            <w:left w:val="none" w:sz="0" w:space="0" w:color="auto"/>
            <w:bottom w:val="none" w:sz="0" w:space="0" w:color="auto"/>
            <w:right w:val="none" w:sz="0" w:space="0" w:color="auto"/>
          </w:divBdr>
        </w:div>
        <w:div w:id="1665742568">
          <w:marLeft w:val="640"/>
          <w:marRight w:val="0"/>
          <w:marTop w:val="0"/>
          <w:marBottom w:val="0"/>
          <w:divBdr>
            <w:top w:val="none" w:sz="0" w:space="0" w:color="auto"/>
            <w:left w:val="none" w:sz="0" w:space="0" w:color="auto"/>
            <w:bottom w:val="none" w:sz="0" w:space="0" w:color="auto"/>
            <w:right w:val="none" w:sz="0" w:space="0" w:color="auto"/>
          </w:divBdr>
        </w:div>
        <w:div w:id="820006459">
          <w:marLeft w:val="640"/>
          <w:marRight w:val="0"/>
          <w:marTop w:val="0"/>
          <w:marBottom w:val="0"/>
          <w:divBdr>
            <w:top w:val="none" w:sz="0" w:space="0" w:color="auto"/>
            <w:left w:val="none" w:sz="0" w:space="0" w:color="auto"/>
            <w:bottom w:val="none" w:sz="0" w:space="0" w:color="auto"/>
            <w:right w:val="none" w:sz="0" w:space="0" w:color="auto"/>
          </w:divBdr>
        </w:div>
        <w:div w:id="722022577">
          <w:marLeft w:val="640"/>
          <w:marRight w:val="0"/>
          <w:marTop w:val="0"/>
          <w:marBottom w:val="0"/>
          <w:divBdr>
            <w:top w:val="none" w:sz="0" w:space="0" w:color="auto"/>
            <w:left w:val="none" w:sz="0" w:space="0" w:color="auto"/>
            <w:bottom w:val="none" w:sz="0" w:space="0" w:color="auto"/>
            <w:right w:val="none" w:sz="0" w:space="0" w:color="auto"/>
          </w:divBdr>
        </w:div>
        <w:div w:id="1873304674">
          <w:marLeft w:val="640"/>
          <w:marRight w:val="0"/>
          <w:marTop w:val="0"/>
          <w:marBottom w:val="0"/>
          <w:divBdr>
            <w:top w:val="none" w:sz="0" w:space="0" w:color="auto"/>
            <w:left w:val="none" w:sz="0" w:space="0" w:color="auto"/>
            <w:bottom w:val="none" w:sz="0" w:space="0" w:color="auto"/>
            <w:right w:val="none" w:sz="0" w:space="0" w:color="auto"/>
          </w:divBdr>
        </w:div>
        <w:div w:id="1673484106">
          <w:marLeft w:val="640"/>
          <w:marRight w:val="0"/>
          <w:marTop w:val="0"/>
          <w:marBottom w:val="0"/>
          <w:divBdr>
            <w:top w:val="none" w:sz="0" w:space="0" w:color="auto"/>
            <w:left w:val="none" w:sz="0" w:space="0" w:color="auto"/>
            <w:bottom w:val="none" w:sz="0" w:space="0" w:color="auto"/>
            <w:right w:val="none" w:sz="0" w:space="0" w:color="auto"/>
          </w:divBdr>
        </w:div>
        <w:div w:id="1831478740">
          <w:marLeft w:val="640"/>
          <w:marRight w:val="0"/>
          <w:marTop w:val="0"/>
          <w:marBottom w:val="0"/>
          <w:divBdr>
            <w:top w:val="none" w:sz="0" w:space="0" w:color="auto"/>
            <w:left w:val="none" w:sz="0" w:space="0" w:color="auto"/>
            <w:bottom w:val="none" w:sz="0" w:space="0" w:color="auto"/>
            <w:right w:val="none" w:sz="0" w:space="0" w:color="auto"/>
          </w:divBdr>
        </w:div>
        <w:div w:id="499198620">
          <w:marLeft w:val="640"/>
          <w:marRight w:val="0"/>
          <w:marTop w:val="0"/>
          <w:marBottom w:val="0"/>
          <w:divBdr>
            <w:top w:val="none" w:sz="0" w:space="0" w:color="auto"/>
            <w:left w:val="none" w:sz="0" w:space="0" w:color="auto"/>
            <w:bottom w:val="none" w:sz="0" w:space="0" w:color="auto"/>
            <w:right w:val="none" w:sz="0" w:space="0" w:color="auto"/>
          </w:divBdr>
        </w:div>
        <w:div w:id="744764588">
          <w:marLeft w:val="640"/>
          <w:marRight w:val="0"/>
          <w:marTop w:val="0"/>
          <w:marBottom w:val="0"/>
          <w:divBdr>
            <w:top w:val="none" w:sz="0" w:space="0" w:color="auto"/>
            <w:left w:val="none" w:sz="0" w:space="0" w:color="auto"/>
            <w:bottom w:val="none" w:sz="0" w:space="0" w:color="auto"/>
            <w:right w:val="none" w:sz="0" w:space="0" w:color="auto"/>
          </w:divBdr>
        </w:div>
        <w:div w:id="2104644153">
          <w:marLeft w:val="640"/>
          <w:marRight w:val="0"/>
          <w:marTop w:val="0"/>
          <w:marBottom w:val="0"/>
          <w:divBdr>
            <w:top w:val="none" w:sz="0" w:space="0" w:color="auto"/>
            <w:left w:val="none" w:sz="0" w:space="0" w:color="auto"/>
            <w:bottom w:val="none" w:sz="0" w:space="0" w:color="auto"/>
            <w:right w:val="none" w:sz="0" w:space="0" w:color="auto"/>
          </w:divBdr>
        </w:div>
        <w:div w:id="629551404">
          <w:marLeft w:val="640"/>
          <w:marRight w:val="0"/>
          <w:marTop w:val="0"/>
          <w:marBottom w:val="0"/>
          <w:divBdr>
            <w:top w:val="none" w:sz="0" w:space="0" w:color="auto"/>
            <w:left w:val="none" w:sz="0" w:space="0" w:color="auto"/>
            <w:bottom w:val="none" w:sz="0" w:space="0" w:color="auto"/>
            <w:right w:val="none" w:sz="0" w:space="0" w:color="auto"/>
          </w:divBdr>
        </w:div>
        <w:div w:id="1171330970">
          <w:marLeft w:val="640"/>
          <w:marRight w:val="0"/>
          <w:marTop w:val="0"/>
          <w:marBottom w:val="0"/>
          <w:divBdr>
            <w:top w:val="none" w:sz="0" w:space="0" w:color="auto"/>
            <w:left w:val="none" w:sz="0" w:space="0" w:color="auto"/>
            <w:bottom w:val="none" w:sz="0" w:space="0" w:color="auto"/>
            <w:right w:val="none" w:sz="0" w:space="0" w:color="auto"/>
          </w:divBdr>
        </w:div>
        <w:div w:id="1289821757">
          <w:marLeft w:val="640"/>
          <w:marRight w:val="0"/>
          <w:marTop w:val="0"/>
          <w:marBottom w:val="0"/>
          <w:divBdr>
            <w:top w:val="none" w:sz="0" w:space="0" w:color="auto"/>
            <w:left w:val="none" w:sz="0" w:space="0" w:color="auto"/>
            <w:bottom w:val="none" w:sz="0" w:space="0" w:color="auto"/>
            <w:right w:val="none" w:sz="0" w:space="0" w:color="auto"/>
          </w:divBdr>
        </w:div>
        <w:div w:id="373232612">
          <w:marLeft w:val="640"/>
          <w:marRight w:val="0"/>
          <w:marTop w:val="0"/>
          <w:marBottom w:val="0"/>
          <w:divBdr>
            <w:top w:val="none" w:sz="0" w:space="0" w:color="auto"/>
            <w:left w:val="none" w:sz="0" w:space="0" w:color="auto"/>
            <w:bottom w:val="none" w:sz="0" w:space="0" w:color="auto"/>
            <w:right w:val="none" w:sz="0" w:space="0" w:color="auto"/>
          </w:divBdr>
        </w:div>
        <w:div w:id="970601097">
          <w:marLeft w:val="640"/>
          <w:marRight w:val="0"/>
          <w:marTop w:val="0"/>
          <w:marBottom w:val="0"/>
          <w:divBdr>
            <w:top w:val="none" w:sz="0" w:space="0" w:color="auto"/>
            <w:left w:val="none" w:sz="0" w:space="0" w:color="auto"/>
            <w:bottom w:val="none" w:sz="0" w:space="0" w:color="auto"/>
            <w:right w:val="none" w:sz="0" w:space="0" w:color="auto"/>
          </w:divBdr>
        </w:div>
        <w:div w:id="1329553515">
          <w:marLeft w:val="640"/>
          <w:marRight w:val="0"/>
          <w:marTop w:val="0"/>
          <w:marBottom w:val="0"/>
          <w:divBdr>
            <w:top w:val="none" w:sz="0" w:space="0" w:color="auto"/>
            <w:left w:val="none" w:sz="0" w:space="0" w:color="auto"/>
            <w:bottom w:val="none" w:sz="0" w:space="0" w:color="auto"/>
            <w:right w:val="none" w:sz="0" w:space="0" w:color="auto"/>
          </w:divBdr>
        </w:div>
        <w:div w:id="783891017">
          <w:marLeft w:val="640"/>
          <w:marRight w:val="0"/>
          <w:marTop w:val="0"/>
          <w:marBottom w:val="0"/>
          <w:divBdr>
            <w:top w:val="none" w:sz="0" w:space="0" w:color="auto"/>
            <w:left w:val="none" w:sz="0" w:space="0" w:color="auto"/>
            <w:bottom w:val="none" w:sz="0" w:space="0" w:color="auto"/>
            <w:right w:val="none" w:sz="0" w:space="0" w:color="auto"/>
          </w:divBdr>
        </w:div>
        <w:div w:id="1199321791">
          <w:marLeft w:val="640"/>
          <w:marRight w:val="0"/>
          <w:marTop w:val="0"/>
          <w:marBottom w:val="0"/>
          <w:divBdr>
            <w:top w:val="none" w:sz="0" w:space="0" w:color="auto"/>
            <w:left w:val="none" w:sz="0" w:space="0" w:color="auto"/>
            <w:bottom w:val="none" w:sz="0" w:space="0" w:color="auto"/>
            <w:right w:val="none" w:sz="0" w:space="0" w:color="auto"/>
          </w:divBdr>
        </w:div>
        <w:div w:id="1963611783">
          <w:marLeft w:val="640"/>
          <w:marRight w:val="0"/>
          <w:marTop w:val="0"/>
          <w:marBottom w:val="0"/>
          <w:divBdr>
            <w:top w:val="none" w:sz="0" w:space="0" w:color="auto"/>
            <w:left w:val="none" w:sz="0" w:space="0" w:color="auto"/>
            <w:bottom w:val="none" w:sz="0" w:space="0" w:color="auto"/>
            <w:right w:val="none" w:sz="0" w:space="0" w:color="auto"/>
          </w:divBdr>
        </w:div>
        <w:div w:id="1556701199">
          <w:marLeft w:val="640"/>
          <w:marRight w:val="0"/>
          <w:marTop w:val="0"/>
          <w:marBottom w:val="0"/>
          <w:divBdr>
            <w:top w:val="none" w:sz="0" w:space="0" w:color="auto"/>
            <w:left w:val="none" w:sz="0" w:space="0" w:color="auto"/>
            <w:bottom w:val="none" w:sz="0" w:space="0" w:color="auto"/>
            <w:right w:val="none" w:sz="0" w:space="0" w:color="auto"/>
          </w:divBdr>
        </w:div>
        <w:div w:id="879825451">
          <w:marLeft w:val="640"/>
          <w:marRight w:val="0"/>
          <w:marTop w:val="0"/>
          <w:marBottom w:val="0"/>
          <w:divBdr>
            <w:top w:val="none" w:sz="0" w:space="0" w:color="auto"/>
            <w:left w:val="none" w:sz="0" w:space="0" w:color="auto"/>
            <w:bottom w:val="none" w:sz="0" w:space="0" w:color="auto"/>
            <w:right w:val="none" w:sz="0" w:space="0" w:color="auto"/>
          </w:divBdr>
        </w:div>
        <w:div w:id="620722152">
          <w:marLeft w:val="640"/>
          <w:marRight w:val="0"/>
          <w:marTop w:val="0"/>
          <w:marBottom w:val="0"/>
          <w:divBdr>
            <w:top w:val="none" w:sz="0" w:space="0" w:color="auto"/>
            <w:left w:val="none" w:sz="0" w:space="0" w:color="auto"/>
            <w:bottom w:val="none" w:sz="0" w:space="0" w:color="auto"/>
            <w:right w:val="none" w:sz="0" w:space="0" w:color="auto"/>
          </w:divBdr>
        </w:div>
        <w:div w:id="532495608">
          <w:marLeft w:val="640"/>
          <w:marRight w:val="0"/>
          <w:marTop w:val="0"/>
          <w:marBottom w:val="0"/>
          <w:divBdr>
            <w:top w:val="none" w:sz="0" w:space="0" w:color="auto"/>
            <w:left w:val="none" w:sz="0" w:space="0" w:color="auto"/>
            <w:bottom w:val="none" w:sz="0" w:space="0" w:color="auto"/>
            <w:right w:val="none" w:sz="0" w:space="0" w:color="auto"/>
          </w:divBdr>
        </w:div>
      </w:divsChild>
    </w:div>
    <w:div w:id="957419766">
      <w:bodyDiv w:val="1"/>
      <w:marLeft w:val="0"/>
      <w:marRight w:val="0"/>
      <w:marTop w:val="0"/>
      <w:marBottom w:val="0"/>
      <w:divBdr>
        <w:top w:val="none" w:sz="0" w:space="0" w:color="auto"/>
        <w:left w:val="none" w:sz="0" w:space="0" w:color="auto"/>
        <w:bottom w:val="none" w:sz="0" w:space="0" w:color="auto"/>
        <w:right w:val="none" w:sz="0" w:space="0" w:color="auto"/>
      </w:divBdr>
      <w:divsChild>
        <w:div w:id="9114923">
          <w:marLeft w:val="640"/>
          <w:marRight w:val="0"/>
          <w:marTop w:val="0"/>
          <w:marBottom w:val="0"/>
          <w:divBdr>
            <w:top w:val="none" w:sz="0" w:space="0" w:color="auto"/>
            <w:left w:val="none" w:sz="0" w:space="0" w:color="auto"/>
            <w:bottom w:val="none" w:sz="0" w:space="0" w:color="auto"/>
            <w:right w:val="none" w:sz="0" w:space="0" w:color="auto"/>
          </w:divBdr>
        </w:div>
        <w:div w:id="201330189">
          <w:marLeft w:val="640"/>
          <w:marRight w:val="0"/>
          <w:marTop w:val="0"/>
          <w:marBottom w:val="0"/>
          <w:divBdr>
            <w:top w:val="none" w:sz="0" w:space="0" w:color="auto"/>
            <w:left w:val="none" w:sz="0" w:space="0" w:color="auto"/>
            <w:bottom w:val="none" w:sz="0" w:space="0" w:color="auto"/>
            <w:right w:val="none" w:sz="0" w:space="0" w:color="auto"/>
          </w:divBdr>
        </w:div>
        <w:div w:id="290945534">
          <w:marLeft w:val="640"/>
          <w:marRight w:val="0"/>
          <w:marTop w:val="0"/>
          <w:marBottom w:val="0"/>
          <w:divBdr>
            <w:top w:val="none" w:sz="0" w:space="0" w:color="auto"/>
            <w:left w:val="none" w:sz="0" w:space="0" w:color="auto"/>
            <w:bottom w:val="none" w:sz="0" w:space="0" w:color="auto"/>
            <w:right w:val="none" w:sz="0" w:space="0" w:color="auto"/>
          </w:divBdr>
        </w:div>
        <w:div w:id="375011966">
          <w:marLeft w:val="640"/>
          <w:marRight w:val="0"/>
          <w:marTop w:val="0"/>
          <w:marBottom w:val="0"/>
          <w:divBdr>
            <w:top w:val="none" w:sz="0" w:space="0" w:color="auto"/>
            <w:left w:val="none" w:sz="0" w:space="0" w:color="auto"/>
            <w:bottom w:val="none" w:sz="0" w:space="0" w:color="auto"/>
            <w:right w:val="none" w:sz="0" w:space="0" w:color="auto"/>
          </w:divBdr>
        </w:div>
        <w:div w:id="380792267">
          <w:marLeft w:val="640"/>
          <w:marRight w:val="0"/>
          <w:marTop w:val="0"/>
          <w:marBottom w:val="0"/>
          <w:divBdr>
            <w:top w:val="none" w:sz="0" w:space="0" w:color="auto"/>
            <w:left w:val="none" w:sz="0" w:space="0" w:color="auto"/>
            <w:bottom w:val="none" w:sz="0" w:space="0" w:color="auto"/>
            <w:right w:val="none" w:sz="0" w:space="0" w:color="auto"/>
          </w:divBdr>
        </w:div>
        <w:div w:id="478812339">
          <w:marLeft w:val="640"/>
          <w:marRight w:val="0"/>
          <w:marTop w:val="0"/>
          <w:marBottom w:val="0"/>
          <w:divBdr>
            <w:top w:val="none" w:sz="0" w:space="0" w:color="auto"/>
            <w:left w:val="none" w:sz="0" w:space="0" w:color="auto"/>
            <w:bottom w:val="none" w:sz="0" w:space="0" w:color="auto"/>
            <w:right w:val="none" w:sz="0" w:space="0" w:color="auto"/>
          </w:divBdr>
        </w:div>
        <w:div w:id="482815193">
          <w:marLeft w:val="640"/>
          <w:marRight w:val="0"/>
          <w:marTop w:val="0"/>
          <w:marBottom w:val="0"/>
          <w:divBdr>
            <w:top w:val="none" w:sz="0" w:space="0" w:color="auto"/>
            <w:left w:val="none" w:sz="0" w:space="0" w:color="auto"/>
            <w:bottom w:val="none" w:sz="0" w:space="0" w:color="auto"/>
            <w:right w:val="none" w:sz="0" w:space="0" w:color="auto"/>
          </w:divBdr>
        </w:div>
        <w:div w:id="501967832">
          <w:marLeft w:val="640"/>
          <w:marRight w:val="0"/>
          <w:marTop w:val="0"/>
          <w:marBottom w:val="0"/>
          <w:divBdr>
            <w:top w:val="none" w:sz="0" w:space="0" w:color="auto"/>
            <w:left w:val="none" w:sz="0" w:space="0" w:color="auto"/>
            <w:bottom w:val="none" w:sz="0" w:space="0" w:color="auto"/>
            <w:right w:val="none" w:sz="0" w:space="0" w:color="auto"/>
          </w:divBdr>
        </w:div>
        <w:div w:id="661812744">
          <w:marLeft w:val="640"/>
          <w:marRight w:val="0"/>
          <w:marTop w:val="0"/>
          <w:marBottom w:val="0"/>
          <w:divBdr>
            <w:top w:val="none" w:sz="0" w:space="0" w:color="auto"/>
            <w:left w:val="none" w:sz="0" w:space="0" w:color="auto"/>
            <w:bottom w:val="none" w:sz="0" w:space="0" w:color="auto"/>
            <w:right w:val="none" w:sz="0" w:space="0" w:color="auto"/>
          </w:divBdr>
        </w:div>
        <w:div w:id="726957726">
          <w:marLeft w:val="640"/>
          <w:marRight w:val="0"/>
          <w:marTop w:val="0"/>
          <w:marBottom w:val="0"/>
          <w:divBdr>
            <w:top w:val="none" w:sz="0" w:space="0" w:color="auto"/>
            <w:left w:val="none" w:sz="0" w:space="0" w:color="auto"/>
            <w:bottom w:val="none" w:sz="0" w:space="0" w:color="auto"/>
            <w:right w:val="none" w:sz="0" w:space="0" w:color="auto"/>
          </w:divBdr>
        </w:div>
        <w:div w:id="794638086">
          <w:marLeft w:val="640"/>
          <w:marRight w:val="0"/>
          <w:marTop w:val="0"/>
          <w:marBottom w:val="0"/>
          <w:divBdr>
            <w:top w:val="none" w:sz="0" w:space="0" w:color="auto"/>
            <w:left w:val="none" w:sz="0" w:space="0" w:color="auto"/>
            <w:bottom w:val="none" w:sz="0" w:space="0" w:color="auto"/>
            <w:right w:val="none" w:sz="0" w:space="0" w:color="auto"/>
          </w:divBdr>
        </w:div>
        <w:div w:id="833372708">
          <w:marLeft w:val="640"/>
          <w:marRight w:val="0"/>
          <w:marTop w:val="0"/>
          <w:marBottom w:val="0"/>
          <w:divBdr>
            <w:top w:val="none" w:sz="0" w:space="0" w:color="auto"/>
            <w:left w:val="none" w:sz="0" w:space="0" w:color="auto"/>
            <w:bottom w:val="none" w:sz="0" w:space="0" w:color="auto"/>
            <w:right w:val="none" w:sz="0" w:space="0" w:color="auto"/>
          </w:divBdr>
        </w:div>
        <w:div w:id="882325797">
          <w:marLeft w:val="640"/>
          <w:marRight w:val="0"/>
          <w:marTop w:val="0"/>
          <w:marBottom w:val="0"/>
          <w:divBdr>
            <w:top w:val="none" w:sz="0" w:space="0" w:color="auto"/>
            <w:left w:val="none" w:sz="0" w:space="0" w:color="auto"/>
            <w:bottom w:val="none" w:sz="0" w:space="0" w:color="auto"/>
            <w:right w:val="none" w:sz="0" w:space="0" w:color="auto"/>
          </w:divBdr>
        </w:div>
        <w:div w:id="910042626">
          <w:marLeft w:val="640"/>
          <w:marRight w:val="0"/>
          <w:marTop w:val="0"/>
          <w:marBottom w:val="0"/>
          <w:divBdr>
            <w:top w:val="none" w:sz="0" w:space="0" w:color="auto"/>
            <w:left w:val="none" w:sz="0" w:space="0" w:color="auto"/>
            <w:bottom w:val="none" w:sz="0" w:space="0" w:color="auto"/>
            <w:right w:val="none" w:sz="0" w:space="0" w:color="auto"/>
          </w:divBdr>
        </w:div>
        <w:div w:id="942499093">
          <w:marLeft w:val="640"/>
          <w:marRight w:val="0"/>
          <w:marTop w:val="0"/>
          <w:marBottom w:val="0"/>
          <w:divBdr>
            <w:top w:val="none" w:sz="0" w:space="0" w:color="auto"/>
            <w:left w:val="none" w:sz="0" w:space="0" w:color="auto"/>
            <w:bottom w:val="none" w:sz="0" w:space="0" w:color="auto"/>
            <w:right w:val="none" w:sz="0" w:space="0" w:color="auto"/>
          </w:divBdr>
        </w:div>
        <w:div w:id="962618562">
          <w:marLeft w:val="640"/>
          <w:marRight w:val="0"/>
          <w:marTop w:val="0"/>
          <w:marBottom w:val="0"/>
          <w:divBdr>
            <w:top w:val="none" w:sz="0" w:space="0" w:color="auto"/>
            <w:left w:val="none" w:sz="0" w:space="0" w:color="auto"/>
            <w:bottom w:val="none" w:sz="0" w:space="0" w:color="auto"/>
            <w:right w:val="none" w:sz="0" w:space="0" w:color="auto"/>
          </w:divBdr>
        </w:div>
        <w:div w:id="987049634">
          <w:marLeft w:val="640"/>
          <w:marRight w:val="0"/>
          <w:marTop w:val="0"/>
          <w:marBottom w:val="0"/>
          <w:divBdr>
            <w:top w:val="none" w:sz="0" w:space="0" w:color="auto"/>
            <w:left w:val="none" w:sz="0" w:space="0" w:color="auto"/>
            <w:bottom w:val="none" w:sz="0" w:space="0" w:color="auto"/>
            <w:right w:val="none" w:sz="0" w:space="0" w:color="auto"/>
          </w:divBdr>
        </w:div>
        <w:div w:id="1042631705">
          <w:marLeft w:val="640"/>
          <w:marRight w:val="0"/>
          <w:marTop w:val="0"/>
          <w:marBottom w:val="0"/>
          <w:divBdr>
            <w:top w:val="none" w:sz="0" w:space="0" w:color="auto"/>
            <w:left w:val="none" w:sz="0" w:space="0" w:color="auto"/>
            <w:bottom w:val="none" w:sz="0" w:space="0" w:color="auto"/>
            <w:right w:val="none" w:sz="0" w:space="0" w:color="auto"/>
          </w:divBdr>
        </w:div>
        <w:div w:id="1096825937">
          <w:marLeft w:val="640"/>
          <w:marRight w:val="0"/>
          <w:marTop w:val="0"/>
          <w:marBottom w:val="0"/>
          <w:divBdr>
            <w:top w:val="none" w:sz="0" w:space="0" w:color="auto"/>
            <w:left w:val="none" w:sz="0" w:space="0" w:color="auto"/>
            <w:bottom w:val="none" w:sz="0" w:space="0" w:color="auto"/>
            <w:right w:val="none" w:sz="0" w:space="0" w:color="auto"/>
          </w:divBdr>
        </w:div>
        <w:div w:id="1106928987">
          <w:marLeft w:val="640"/>
          <w:marRight w:val="0"/>
          <w:marTop w:val="0"/>
          <w:marBottom w:val="0"/>
          <w:divBdr>
            <w:top w:val="none" w:sz="0" w:space="0" w:color="auto"/>
            <w:left w:val="none" w:sz="0" w:space="0" w:color="auto"/>
            <w:bottom w:val="none" w:sz="0" w:space="0" w:color="auto"/>
            <w:right w:val="none" w:sz="0" w:space="0" w:color="auto"/>
          </w:divBdr>
        </w:div>
        <w:div w:id="1128006892">
          <w:marLeft w:val="640"/>
          <w:marRight w:val="0"/>
          <w:marTop w:val="0"/>
          <w:marBottom w:val="0"/>
          <w:divBdr>
            <w:top w:val="none" w:sz="0" w:space="0" w:color="auto"/>
            <w:left w:val="none" w:sz="0" w:space="0" w:color="auto"/>
            <w:bottom w:val="none" w:sz="0" w:space="0" w:color="auto"/>
            <w:right w:val="none" w:sz="0" w:space="0" w:color="auto"/>
          </w:divBdr>
        </w:div>
        <w:div w:id="1158229727">
          <w:marLeft w:val="640"/>
          <w:marRight w:val="0"/>
          <w:marTop w:val="0"/>
          <w:marBottom w:val="0"/>
          <w:divBdr>
            <w:top w:val="none" w:sz="0" w:space="0" w:color="auto"/>
            <w:left w:val="none" w:sz="0" w:space="0" w:color="auto"/>
            <w:bottom w:val="none" w:sz="0" w:space="0" w:color="auto"/>
            <w:right w:val="none" w:sz="0" w:space="0" w:color="auto"/>
          </w:divBdr>
        </w:div>
        <w:div w:id="1272468691">
          <w:marLeft w:val="640"/>
          <w:marRight w:val="0"/>
          <w:marTop w:val="0"/>
          <w:marBottom w:val="0"/>
          <w:divBdr>
            <w:top w:val="none" w:sz="0" w:space="0" w:color="auto"/>
            <w:left w:val="none" w:sz="0" w:space="0" w:color="auto"/>
            <w:bottom w:val="none" w:sz="0" w:space="0" w:color="auto"/>
            <w:right w:val="none" w:sz="0" w:space="0" w:color="auto"/>
          </w:divBdr>
        </w:div>
        <w:div w:id="1373917120">
          <w:marLeft w:val="640"/>
          <w:marRight w:val="0"/>
          <w:marTop w:val="0"/>
          <w:marBottom w:val="0"/>
          <w:divBdr>
            <w:top w:val="none" w:sz="0" w:space="0" w:color="auto"/>
            <w:left w:val="none" w:sz="0" w:space="0" w:color="auto"/>
            <w:bottom w:val="none" w:sz="0" w:space="0" w:color="auto"/>
            <w:right w:val="none" w:sz="0" w:space="0" w:color="auto"/>
          </w:divBdr>
        </w:div>
        <w:div w:id="1407145624">
          <w:marLeft w:val="640"/>
          <w:marRight w:val="0"/>
          <w:marTop w:val="0"/>
          <w:marBottom w:val="0"/>
          <w:divBdr>
            <w:top w:val="none" w:sz="0" w:space="0" w:color="auto"/>
            <w:left w:val="none" w:sz="0" w:space="0" w:color="auto"/>
            <w:bottom w:val="none" w:sz="0" w:space="0" w:color="auto"/>
            <w:right w:val="none" w:sz="0" w:space="0" w:color="auto"/>
          </w:divBdr>
        </w:div>
        <w:div w:id="1408530031">
          <w:marLeft w:val="640"/>
          <w:marRight w:val="0"/>
          <w:marTop w:val="0"/>
          <w:marBottom w:val="0"/>
          <w:divBdr>
            <w:top w:val="none" w:sz="0" w:space="0" w:color="auto"/>
            <w:left w:val="none" w:sz="0" w:space="0" w:color="auto"/>
            <w:bottom w:val="none" w:sz="0" w:space="0" w:color="auto"/>
            <w:right w:val="none" w:sz="0" w:space="0" w:color="auto"/>
          </w:divBdr>
        </w:div>
        <w:div w:id="1468353440">
          <w:marLeft w:val="640"/>
          <w:marRight w:val="0"/>
          <w:marTop w:val="0"/>
          <w:marBottom w:val="0"/>
          <w:divBdr>
            <w:top w:val="none" w:sz="0" w:space="0" w:color="auto"/>
            <w:left w:val="none" w:sz="0" w:space="0" w:color="auto"/>
            <w:bottom w:val="none" w:sz="0" w:space="0" w:color="auto"/>
            <w:right w:val="none" w:sz="0" w:space="0" w:color="auto"/>
          </w:divBdr>
        </w:div>
        <w:div w:id="1499299360">
          <w:marLeft w:val="640"/>
          <w:marRight w:val="0"/>
          <w:marTop w:val="0"/>
          <w:marBottom w:val="0"/>
          <w:divBdr>
            <w:top w:val="none" w:sz="0" w:space="0" w:color="auto"/>
            <w:left w:val="none" w:sz="0" w:space="0" w:color="auto"/>
            <w:bottom w:val="none" w:sz="0" w:space="0" w:color="auto"/>
            <w:right w:val="none" w:sz="0" w:space="0" w:color="auto"/>
          </w:divBdr>
        </w:div>
        <w:div w:id="1665545485">
          <w:marLeft w:val="640"/>
          <w:marRight w:val="0"/>
          <w:marTop w:val="0"/>
          <w:marBottom w:val="0"/>
          <w:divBdr>
            <w:top w:val="none" w:sz="0" w:space="0" w:color="auto"/>
            <w:left w:val="none" w:sz="0" w:space="0" w:color="auto"/>
            <w:bottom w:val="none" w:sz="0" w:space="0" w:color="auto"/>
            <w:right w:val="none" w:sz="0" w:space="0" w:color="auto"/>
          </w:divBdr>
        </w:div>
        <w:div w:id="1732846507">
          <w:marLeft w:val="640"/>
          <w:marRight w:val="0"/>
          <w:marTop w:val="0"/>
          <w:marBottom w:val="0"/>
          <w:divBdr>
            <w:top w:val="none" w:sz="0" w:space="0" w:color="auto"/>
            <w:left w:val="none" w:sz="0" w:space="0" w:color="auto"/>
            <w:bottom w:val="none" w:sz="0" w:space="0" w:color="auto"/>
            <w:right w:val="none" w:sz="0" w:space="0" w:color="auto"/>
          </w:divBdr>
        </w:div>
        <w:div w:id="1782256739">
          <w:marLeft w:val="640"/>
          <w:marRight w:val="0"/>
          <w:marTop w:val="0"/>
          <w:marBottom w:val="0"/>
          <w:divBdr>
            <w:top w:val="none" w:sz="0" w:space="0" w:color="auto"/>
            <w:left w:val="none" w:sz="0" w:space="0" w:color="auto"/>
            <w:bottom w:val="none" w:sz="0" w:space="0" w:color="auto"/>
            <w:right w:val="none" w:sz="0" w:space="0" w:color="auto"/>
          </w:divBdr>
        </w:div>
        <w:div w:id="1784422942">
          <w:marLeft w:val="640"/>
          <w:marRight w:val="0"/>
          <w:marTop w:val="0"/>
          <w:marBottom w:val="0"/>
          <w:divBdr>
            <w:top w:val="none" w:sz="0" w:space="0" w:color="auto"/>
            <w:left w:val="none" w:sz="0" w:space="0" w:color="auto"/>
            <w:bottom w:val="none" w:sz="0" w:space="0" w:color="auto"/>
            <w:right w:val="none" w:sz="0" w:space="0" w:color="auto"/>
          </w:divBdr>
        </w:div>
        <w:div w:id="1787001182">
          <w:marLeft w:val="640"/>
          <w:marRight w:val="0"/>
          <w:marTop w:val="0"/>
          <w:marBottom w:val="0"/>
          <w:divBdr>
            <w:top w:val="none" w:sz="0" w:space="0" w:color="auto"/>
            <w:left w:val="none" w:sz="0" w:space="0" w:color="auto"/>
            <w:bottom w:val="none" w:sz="0" w:space="0" w:color="auto"/>
            <w:right w:val="none" w:sz="0" w:space="0" w:color="auto"/>
          </w:divBdr>
        </w:div>
        <w:div w:id="1824202843">
          <w:marLeft w:val="640"/>
          <w:marRight w:val="0"/>
          <w:marTop w:val="0"/>
          <w:marBottom w:val="0"/>
          <w:divBdr>
            <w:top w:val="none" w:sz="0" w:space="0" w:color="auto"/>
            <w:left w:val="none" w:sz="0" w:space="0" w:color="auto"/>
            <w:bottom w:val="none" w:sz="0" w:space="0" w:color="auto"/>
            <w:right w:val="none" w:sz="0" w:space="0" w:color="auto"/>
          </w:divBdr>
        </w:div>
        <w:div w:id="1829438989">
          <w:marLeft w:val="640"/>
          <w:marRight w:val="0"/>
          <w:marTop w:val="0"/>
          <w:marBottom w:val="0"/>
          <w:divBdr>
            <w:top w:val="none" w:sz="0" w:space="0" w:color="auto"/>
            <w:left w:val="none" w:sz="0" w:space="0" w:color="auto"/>
            <w:bottom w:val="none" w:sz="0" w:space="0" w:color="auto"/>
            <w:right w:val="none" w:sz="0" w:space="0" w:color="auto"/>
          </w:divBdr>
        </w:div>
        <w:div w:id="1891258627">
          <w:marLeft w:val="640"/>
          <w:marRight w:val="0"/>
          <w:marTop w:val="0"/>
          <w:marBottom w:val="0"/>
          <w:divBdr>
            <w:top w:val="none" w:sz="0" w:space="0" w:color="auto"/>
            <w:left w:val="none" w:sz="0" w:space="0" w:color="auto"/>
            <w:bottom w:val="none" w:sz="0" w:space="0" w:color="auto"/>
            <w:right w:val="none" w:sz="0" w:space="0" w:color="auto"/>
          </w:divBdr>
        </w:div>
        <w:div w:id="1920208953">
          <w:marLeft w:val="640"/>
          <w:marRight w:val="0"/>
          <w:marTop w:val="0"/>
          <w:marBottom w:val="0"/>
          <w:divBdr>
            <w:top w:val="none" w:sz="0" w:space="0" w:color="auto"/>
            <w:left w:val="none" w:sz="0" w:space="0" w:color="auto"/>
            <w:bottom w:val="none" w:sz="0" w:space="0" w:color="auto"/>
            <w:right w:val="none" w:sz="0" w:space="0" w:color="auto"/>
          </w:divBdr>
        </w:div>
        <w:div w:id="1949778463">
          <w:marLeft w:val="640"/>
          <w:marRight w:val="0"/>
          <w:marTop w:val="0"/>
          <w:marBottom w:val="0"/>
          <w:divBdr>
            <w:top w:val="none" w:sz="0" w:space="0" w:color="auto"/>
            <w:left w:val="none" w:sz="0" w:space="0" w:color="auto"/>
            <w:bottom w:val="none" w:sz="0" w:space="0" w:color="auto"/>
            <w:right w:val="none" w:sz="0" w:space="0" w:color="auto"/>
          </w:divBdr>
        </w:div>
        <w:div w:id="1986466001">
          <w:marLeft w:val="640"/>
          <w:marRight w:val="0"/>
          <w:marTop w:val="0"/>
          <w:marBottom w:val="0"/>
          <w:divBdr>
            <w:top w:val="none" w:sz="0" w:space="0" w:color="auto"/>
            <w:left w:val="none" w:sz="0" w:space="0" w:color="auto"/>
            <w:bottom w:val="none" w:sz="0" w:space="0" w:color="auto"/>
            <w:right w:val="none" w:sz="0" w:space="0" w:color="auto"/>
          </w:divBdr>
        </w:div>
        <w:div w:id="2043826441">
          <w:marLeft w:val="640"/>
          <w:marRight w:val="0"/>
          <w:marTop w:val="0"/>
          <w:marBottom w:val="0"/>
          <w:divBdr>
            <w:top w:val="none" w:sz="0" w:space="0" w:color="auto"/>
            <w:left w:val="none" w:sz="0" w:space="0" w:color="auto"/>
            <w:bottom w:val="none" w:sz="0" w:space="0" w:color="auto"/>
            <w:right w:val="none" w:sz="0" w:space="0" w:color="auto"/>
          </w:divBdr>
        </w:div>
      </w:divsChild>
    </w:div>
    <w:div w:id="959990388">
      <w:bodyDiv w:val="1"/>
      <w:marLeft w:val="0"/>
      <w:marRight w:val="0"/>
      <w:marTop w:val="0"/>
      <w:marBottom w:val="0"/>
      <w:divBdr>
        <w:top w:val="none" w:sz="0" w:space="0" w:color="auto"/>
        <w:left w:val="none" w:sz="0" w:space="0" w:color="auto"/>
        <w:bottom w:val="none" w:sz="0" w:space="0" w:color="auto"/>
        <w:right w:val="none" w:sz="0" w:space="0" w:color="auto"/>
      </w:divBdr>
      <w:divsChild>
        <w:div w:id="11302440">
          <w:marLeft w:val="640"/>
          <w:marRight w:val="0"/>
          <w:marTop w:val="0"/>
          <w:marBottom w:val="0"/>
          <w:divBdr>
            <w:top w:val="none" w:sz="0" w:space="0" w:color="auto"/>
            <w:left w:val="none" w:sz="0" w:space="0" w:color="auto"/>
            <w:bottom w:val="none" w:sz="0" w:space="0" w:color="auto"/>
            <w:right w:val="none" w:sz="0" w:space="0" w:color="auto"/>
          </w:divBdr>
        </w:div>
        <w:div w:id="30154106">
          <w:marLeft w:val="640"/>
          <w:marRight w:val="0"/>
          <w:marTop w:val="0"/>
          <w:marBottom w:val="0"/>
          <w:divBdr>
            <w:top w:val="none" w:sz="0" w:space="0" w:color="auto"/>
            <w:left w:val="none" w:sz="0" w:space="0" w:color="auto"/>
            <w:bottom w:val="none" w:sz="0" w:space="0" w:color="auto"/>
            <w:right w:val="none" w:sz="0" w:space="0" w:color="auto"/>
          </w:divBdr>
        </w:div>
        <w:div w:id="101807754">
          <w:marLeft w:val="640"/>
          <w:marRight w:val="0"/>
          <w:marTop w:val="0"/>
          <w:marBottom w:val="0"/>
          <w:divBdr>
            <w:top w:val="none" w:sz="0" w:space="0" w:color="auto"/>
            <w:left w:val="none" w:sz="0" w:space="0" w:color="auto"/>
            <w:bottom w:val="none" w:sz="0" w:space="0" w:color="auto"/>
            <w:right w:val="none" w:sz="0" w:space="0" w:color="auto"/>
          </w:divBdr>
        </w:div>
        <w:div w:id="218437622">
          <w:marLeft w:val="640"/>
          <w:marRight w:val="0"/>
          <w:marTop w:val="0"/>
          <w:marBottom w:val="0"/>
          <w:divBdr>
            <w:top w:val="none" w:sz="0" w:space="0" w:color="auto"/>
            <w:left w:val="none" w:sz="0" w:space="0" w:color="auto"/>
            <w:bottom w:val="none" w:sz="0" w:space="0" w:color="auto"/>
            <w:right w:val="none" w:sz="0" w:space="0" w:color="auto"/>
          </w:divBdr>
        </w:div>
        <w:div w:id="250049451">
          <w:marLeft w:val="640"/>
          <w:marRight w:val="0"/>
          <w:marTop w:val="0"/>
          <w:marBottom w:val="0"/>
          <w:divBdr>
            <w:top w:val="none" w:sz="0" w:space="0" w:color="auto"/>
            <w:left w:val="none" w:sz="0" w:space="0" w:color="auto"/>
            <w:bottom w:val="none" w:sz="0" w:space="0" w:color="auto"/>
            <w:right w:val="none" w:sz="0" w:space="0" w:color="auto"/>
          </w:divBdr>
        </w:div>
        <w:div w:id="305167490">
          <w:marLeft w:val="640"/>
          <w:marRight w:val="0"/>
          <w:marTop w:val="0"/>
          <w:marBottom w:val="0"/>
          <w:divBdr>
            <w:top w:val="none" w:sz="0" w:space="0" w:color="auto"/>
            <w:left w:val="none" w:sz="0" w:space="0" w:color="auto"/>
            <w:bottom w:val="none" w:sz="0" w:space="0" w:color="auto"/>
            <w:right w:val="none" w:sz="0" w:space="0" w:color="auto"/>
          </w:divBdr>
        </w:div>
        <w:div w:id="380520374">
          <w:marLeft w:val="640"/>
          <w:marRight w:val="0"/>
          <w:marTop w:val="0"/>
          <w:marBottom w:val="0"/>
          <w:divBdr>
            <w:top w:val="none" w:sz="0" w:space="0" w:color="auto"/>
            <w:left w:val="none" w:sz="0" w:space="0" w:color="auto"/>
            <w:bottom w:val="none" w:sz="0" w:space="0" w:color="auto"/>
            <w:right w:val="none" w:sz="0" w:space="0" w:color="auto"/>
          </w:divBdr>
        </w:div>
        <w:div w:id="383990737">
          <w:marLeft w:val="640"/>
          <w:marRight w:val="0"/>
          <w:marTop w:val="0"/>
          <w:marBottom w:val="0"/>
          <w:divBdr>
            <w:top w:val="none" w:sz="0" w:space="0" w:color="auto"/>
            <w:left w:val="none" w:sz="0" w:space="0" w:color="auto"/>
            <w:bottom w:val="none" w:sz="0" w:space="0" w:color="auto"/>
            <w:right w:val="none" w:sz="0" w:space="0" w:color="auto"/>
          </w:divBdr>
        </w:div>
        <w:div w:id="416439305">
          <w:marLeft w:val="640"/>
          <w:marRight w:val="0"/>
          <w:marTop w:val="0"/>
          <w:marBottom w:val="0"/>
          <w:divBdr>
            <w:top w:val="none" w:sz="0" w:space="0" w:color="auto"/>
            <w:left w:val="none" w:sz="0" w:space="0" w:color="auto"/>
            <w:bottom w:val="none" w:sz="0" w:space="0" w:color="auto"/>
            <w:right w:val="none" w:sz="0" w:space="0" w:color="auto"/>
          </w:divBdr>
        </w:div>
        <w:div w:id="420487048">
          <w:marLeft w:val="640"/>
          <w:marRight w:val="0"/>
          <w:marTop w:val="0"/>
          <w:marBottom w:val="0"/>
          <w:divBdr>
            <w:top w:val="none" w:sz="0" w:space="0" w:color="auto"/>
            <w:left w:val="none" w:sz="0" w:space="0" w:color="auto"/>
            <w:bottom w:val="none" w:sz="0" w:space="0" w:color="auto"/>
            <w:right w:val="none" w:sz="0" w:space="0" w:color="auto"/>
          </w:divBdr>
        </w:div>
        <w:div w:id="489179523">
          <w:marLeft w:val="640"/>
          <w:marRight w:val="0"/>
          <w:marTop w:val="0"/>
          <w:marBottom w:val="0"/>
          <w:divBdr>
            <w:top w:val="none" w:sz="0" w:space="0" w:color="auto"/>
            <w:left w:val="none" w:sz="0" w:space="0" w:color="auto"/>
            <w:bottom w:val="none" w:sz="0" w:space="0" w:color="auto"/>
            <w:right w:val="none" w:sz="0" w:space="0" w:color="auto"/>
          </w:divBdr>
        </w:div>
        <w:div w:id="515657737">
          <w:marLeft w:val="640"/>
          <w:marRight w:val="0"/>
          <w:marTop w:val="0"/>
          <w:marBottom w:val="0"/>
          <w:divBdr>
            <w:top w:val="none" w:sz="0" w:space="0" w:color="auto"/>
            <w:left w:val="none" w:sz="0" w:space="0" w:color="auto"/>
            <w:bottom w:val="none" w:sz="0" w:space="0" w:color="auto"/>
            <w:right w:val="none" w:sz="0" w:space="0" w:color="auto"/>
          </w:divBdr>
        </w:div>
        <w:div w:id="527792279">
          <w:marLeft w:val="640"/>
          <w:marRight w:val="0"/>
          <w:marTop w:val="0"/>
          <w:marBottom w:val="0"/>
          <w:divBdr>
            <w:top w:val="none" w:sz="0" w:space="0" w:color="auto"/>
            <w:left w:val="none" w:sz="0" w:space="0" w:color="auto"/>
            <w:bottom w:val="none" w:sz="0" w:space="0" w:color="auto"/>
            <w:right w:val="none" w:sz="0" w:space="0" w:color="auto"/>
          </w:divBdr>
        </w:div>
        <w:div w:id="547648111">
          <w:marLeft w:val="640"/>
          <w:marRight w:val="0"/>
          <w:marTop w:val="0"/>
          <w:marBottom w:val="0"/>
          <w:divBdr>
            <w:top w:val="none" w:sz="0" w:space="0" w:color="auto"/>
            <w:left w:val="none" w:sz="0" w:space="0" w:color="auto"/>
            <w:bottom w:val="none" w:sz="0" w:space="0" w:color="auto"/>
            <w:right w:val="none" w:sz="0" w:space="0" w:color="auto"/>
          </w:divBdr>
        </w:div>
        <w:div w:id="617222390">
          <w:marLeft w:val="640"/>
          <w:marRight w:val="0"/>
          <w:marTop w:val="0"/>
          <w:marBottom w:val="0"/>
          <w:divBdr>
            <w:top w:val="none" w:sz="0" w:space="0" w:color="auto"/>
            <w:left w:val="none" w:sz="0" w:space="0" w:color="auto"/>
            <w:bottom w:val="none" w:sz="0" w:space="0" w:color="auto"/>
            <w:right w:val="none" w:sz="0" w:space="0" w:color="auto"/>
          </w:divBdr>
        </w:div>
        <w:div w:id="620962494">
          <w:marLeft w:val="640"/>
          <w:marRight w:val="0"/>
          <w:marTop w:val="0"/>
          <w:marBottom w:val="0"/>
          <w:divBdr>
            <w:top w:val="none" w:sz="0" w:space="0" w:color="auto"/>
            <w:left w:val="none" w:sz="0" w:space="0" w:color="auto"/>
            <w:bottom w:val="none" w:sz="0" w:space="0" w:color="auto"/>
            <w:right w:val="none" w:sz="0" w:space="0" w:color="auto"/>
          </w:divBdr>
        </w:div>
        <w:div w:id="805202897">
          <w:marLeft w:val="640"/>
          <w:marRight w:val="0"/>
          <w:marTop w:val="0"/>
          <w:marBottom w:val="0"/>
          <w:divBdr>
            <w:top w:val="none" w:sz="0" w:space="0" w:color="auto"/>
            <w:left w:val="none" w:sz="0" w:space="0" w:color="auto"/>
            <w:bottom w:val="none" w:sz="0" w:space="0" w:color="auto"/>
            <w:right w:val="none" w:sz="0" w:space="0" w:color="auto"/>
          </w:divBdr>
        </w:div>
        <w:div w:id="888766344">
          <w:marLeft w:val="640"/>
          <w:marRight w:val="0"/>
          <w:marTop w:val="0"/>
          <w:marBottom w:val="0"/>
          <w:divBdr>
            <w:top w:val="none" w:sz="0" w:space="0" w:color="auto"/>
            <w:left w:val="none" w:sz="0" w:space="0" w:color="auto"/>
            <w:bottom w:val="none" w:sz="0" w:space="0" w:color="auto"/>
            <w:right w:val="none" w:sz="0" w:space="0" w:color="auto"/>
          </w:divBdr>
        </w:div>
        <w:div w:id="938635829">
          <w:marLeft w:val="640"/>
          <w:marRight w:val="0"/>
          <w:marTop w:val="0"/>
          <w:marBottom w:val="0"/>
          <w:divBdr>
            <w:top w:val="none" w:sz="0" w:space="0" w:color="auto"/>
            <w:left w:val="none" w:sz="0" w:space="0" w:color="auto"/>
            <w:bottom w:val="none" w:sz="0" w:space="0" w:color="auto"/>
            <w:right w:val="none" w:sz="0" w:space="0" w:color="auto"/>
          </w:divBdr>
        </w:div>
        <w:div w:id="1029724300">
          <w:marLeft w:val="640"/>
          <w:marRight w:val="0"/>
          <w:marTop w:val="0"/>
          <w:marBottom w:val="0"/>
          <w:divBdr>
            <w:top w:val="none" w:sz="0" w:space="0" w:color="auto"/>
            <w:left w:val="none" w:sz="0" w:space="0" w:color="auto"/>
            <w:bottom w:val="none" w:sz="0" w:space="0" w:color="auto"/>
            <w:right w:val="none" w:sz="0" w:space="0" w:color="auto"/>
          </w:divBdr>
        </w:div>
        <w:div w:id="1041903773">
          <w:marLeft w:val="640"/>
          <w:marRight w:val="0"/>
          <w:marTop w:val="0"/>
          <w:marBottom w:val="0"/>
          <w:divBdr>
            <w:top w:val="none" w:sz="0" w:space="0" w:color="auto"/>
            <w:left w:val="none" w:sz="0" w:space="0" w:color="auto"/>
            <w:bottom w:val="none" w:sz="0" w:space="0" w:color="auto"/>
            <w:right w:val="none" w:sz="0" w:space="0" w:color="auto"/>
          </w:divBdr>
        </w:div>
        <w:div w:id="1048992459">
          <w:marLeft w:val="640"/>
          <w:marRight w:val="0"/>
          <w:marTop w:val="0"/>
          <w:marBottom w:val="0"/>
          <w:divBdr>
            <w:top w:val="none" w:sz="0" w:space="0" w:color="auto"/>
            <w:left w:val="none" w:sz="0" w:space="0" w:color="auto"/>
            <w:bottom w:val="none" w:sz="0" w:space="0" w:color="auto"/>
            <w:right w:val="none" w:sz="0" w:space="0" w:color="auto"/>
          </w:divBdr>
        </w:div>
        <w:div w:id="1098015051">
          <w:marLeft w:val="640"/>
          <w:marRight w:val="0"/>
          <w:marTop w:val="0"/>
          <w:marBottom w:val="0"/>
          <w:divBdr>
            <w:top w:val="none" w:sz="0" w:space="0" w:color="auto"/>
            <w:left w:val="none" w:sz="0" w:space="0" w:color="auto"/>
            <w:bottom w:val="none" w:sz="0" w:space="0" w:color="auto"/>
            <w:right w:val="none" w:sz="0" w:space="0" w:color="auto"/>
          </w:divBdr>
        </w:div>
        <w:div w:id="1171338061">
          <w:marLeft w:val="640"/>
          <w:marRight w:val="0"/>
          <w:marTop w:val="0"/>
          <w:marBottom w:val="0"/>
          <w:divBdr>
            <w:top w:val="none" w:sz="0" w:space="0" w:color="auto"/>
            <w:left w:val="none" w:sz="0" w:space="0" w:color="auto"/>
            <w:bottom w:val="none" w:sz="0" w:space="0" w:color="auto"/>
            <w:right w:val="none" w:sz="0" w:space="0" w:color="auto"/>
          </w:divBdr>
        </w:div>
        <w:div w:id="1188251824">
          <w:marLeft w:val="640"/>
          <w:marRight w:val="0"/>
          <w:marTop w:val="0"/>
          <w:marBottom w:val="0"/>
          <w:divBdr>
            <w:top w:val="none" w:sz="0" w:space="0" w:color="auto"/>
            <w:left w:val="none" w:sz="0" w:space="0" w:color="auto"/>
            <w:bottom w:val="none" w:sz="0" w:space="0" w:color="auto"/>
            <w:right w:val="none" w:sz="0" w:space="0" w:color="auto"/>
          </w:divBdr>
        </w:div>
        <w:div w:id="1240408975">
          <w:marLeft w:val="640"/>
          <w:marRight w:val="0"/>
          <w:marTop w:val="0"/>
          <w:marBottom w:val="0"/>
          <w:divBdr>
            <w:top w:val="none" w:sz="0" w:space="0" w:color="auto"/>
            <w:left w:val="none" w:sz="0" w:space="0" w:color="auto"/>
            <w:bottom w:val="none" w:sz="0" w:space="0" w:color="auto"/>
            <w:right w:val="none" w:sz="0" w:space="0" w:color="auto"/>
          </w:divBdr>
        </w:div>
        <w:div w:id="1305163430">
          <w:marLeft w:val="640"/>
          <w:marRight w:val="0"/>
          <w:marTop w:val="0"/>
          <w:marBottom w:val="0"/>
          <w:divBdr>
            <w:top w:val="none" w:sz="0" w:space="0" w:color="auto"/>
            <w:left w:val="none" w:sz="0" w:space="0" w:color="auto"/>
            <w:bottom w:val="none" w:sz="0" w:space="0" w:color="auto"/>
            <w:right w:val="none" w:sz="0" w:space="0" w:color="auto"/>
          </w:divBdr>
        </w:div>
        <w:div w:id="1311473194">
          <w:marLeft w:val="640"/>
          <w:marRight w:val="0"/>
          <w:marTop w:val="0"/>
          <w:marBottom w:val="0"/>
          <w:divBdr>
            <w:top w:val="none" w:sz="0" w:space="0" w:color="auto"/>
            <w:left w:val="none" w:sz="0" w:space="0" w:color="auto"/>
            <w:bottom w:val="none" w:sz="0" w:space="0" w:color="auto"/>
            <w:right w:val="none" w:sz="0" w:space="0" w:color="auto"/>
          </w:divBdr>
        </w:div>
        <w:div w:id="1363943541">
          <w:marLeft w:val="640"/>
          <w:marRight w:val="0"/>
          <w:marTop w:val="0"/>
          <w:marBottom w:val="0"/>
          <w:divBdr>
            <w:top w:val="none" w:sz="0" w:space="0" w:color="auto"/>
            <w:left w:val="none" w:sz="0" w:space="0" w:color="auto"/>
            <w:bottom w:val="none" w:sz="0" w:space="0" w:color="auto"/>
            <w:right w:val="none" w:sz="0" w:space="0" w:color="auto"/>
          </w:divBdr>
        </w:div>
        <w:div w:id="1365212217">
          <w:marLeft w:val="640"/>
          <w:marRight w:val="0"/>
          <w:marTop w:val="0"/>
          <w:marBottom w:val="0"/>
          <w:divBdr>
            <w:top w:val="none" w:sz="0" w:space="0" w:color="auto"/>
            <w:left w:val="none" w:sz="0" w:space="0" w:color="auto"/>
            <w:bottom w:val="none" w:sz="0" w:space="0" w:color="auto"/>
            <w:right w:val="none" w:sz="0" w:space="0" w:color="auto"/>
          </w:divBdr>
        </w:div>
        <w:div w:id="1376855512">
          <w:marLeft w:val="640"/>
          <w:marRight w:val="0"/>
          <w:marTop w:val="0"/>
          <w:marBottom w:val="0"/>
          <w:divBdr>
            <w:top w:val="none" w:sz="0" w:space="0" w:color="auto"/>
            <w:left w:val="none" w:sz="0" w:space="0" w:color="auto"/>
            <w:bottom w:val="none" w:sz="0" w:space="0" w:color="auto"/>
            <w:right w:val="none" w:sz="0" w:space="0" w:color="auto"/>
          </w:divBdr>
        </w:div>
        <w:div w:id="1496456732">
          <w:marLeft w:val="640"/>
          <w:marRight w:val="0"/>
          <w:marTop w:val="0"/>
          <w:marBottom w:val="0"/>
          <w:divBdr>
            <w:top w:val="none" w:sz="0" w:space="0" w:color="auto"/>
            <w:left w:val="none" w:sz="0" w:space="0" w:color="auto"/>
            <w:bottom w:val="none" w:sz="0" w:space="0" w:color="auto"/>
            <w:right w:val="none" w:sz="0" w:space="0" w:color="auto"/>
          </w:divBdr>
        </w:div>
        <w:div w:id="1501504582">
          <w:marLeft w:val="640"/>
          <w:marRight w:val="0"/>
          <w:marTop w:val="0"/>
          <w:marBottom w:val="0"/>
          <w:divBdr>
            <w:top w:val="none" w:sz="0" w:space="0" w:color="auto"/>
            <w:left w:val="none" w:sz="0" w:space="0" w:color="auto"/>
            <w:bottom w:val="none" w:sz="0" w:space="0" w:color="auto"/>
            <w:right w:val="none" w:sz="0" w:space="0" w:color="auto"/>
          </w:divBdr>
        </w:div>
        <w:div w:id="1674793705">
          <w:marLeft w:val="640"/>
          <w:marRight w:val="0"/>
          <w:marTop w:val="0"/>
          <w:marBottom w:val="0"/>
          <w:divBdr>
            <w:top w:val="none" w:sz="0" w:space="0" w:color="auto"/>
            <w:left w:val="none" w:sz="0" w:space="0" w:color="auto"/>
            <w:bottom w:val="none" w:sz="0" w:space="0" w:color="auto"/>
            <w:right w:val="none" w:sz="0" w:space="0" w:color="auto"/>
          </w:divBdr>
        </w:div>
        <w:div w:id="1718040570">
          <w:marLeft w:val="640"/>
          <w:marRight w:val="0"/>
          <w:marTop w:val="0"/>
          <w:marBottom w:val="0"/>
          <w:divBdr>
            <w:top w:val="none" w:sz="0" w:space="0" w:color="auto"/>
            <w:left w:val="none" w:sz="0" w:space="0" w:color="auto"/>
            <w:bottom w:val="none" w:sz="0" w:space="0" w:color="auto"/>
            <w:right w:val="none" w:sz="0" w:space="0" w:color="auto"/>
          </w:divBdr>
        </w:div>
        <w:div w:id="1830947647">
          <w:marLeft w:val="640"/>
          <w:marRight w:val="0"/>
          <w:marTop w:val="0"/>
          <w:marBottom w:val="0"/>
          <w:divBdr>
            <w:top w:val="none" w:sz="0" w:space="0" w:color="auto"/>
            <w:left w:val="none" w:sz="0" w:space="0" w:color="auto"/>
            <w:bottom w:val="none" w:sz="0" w:space="0" w:color="auto"/>
            <w:right w:val="none" w:sz="0" w:space="0" w:color="auto"/>
          </w:divBdr>
        </w:div>
        <w:div w:id="1905482464">
          <w:marLeft w:val="640"/>
          <w:marRight w:val="0"/>
          <w:marTop w:val="0"/>
          <w:marBottom w:val="0"/>
          <w:divBdr>
            <w:top w:val="none" w:sz="0" w:space="0" w:color="auto"/>
            <w:left w:val="none" w:sz="0" w:space="0" w:color="auto"/>
            <w:bottom w:val="none" w:sz="0" w:space="0" w:color="auto"/>
            <w:right w:val="none" w:sz="0" w:space="0" w:color="auto"/>
          </w:divBdr>
        </w:div>
        <w:div w:id="1973632685">
          <w:marLeft w:val="640"/>
          <w:marRight w:val="0"/>
          <w:marTop w:val="0"/>
          <w:marBottom w:val="0"/>
          <w:divBdr>
            <w:top w:val="none" w:sz="0" w:space="0" w:color="auto"/>
            <w:left w:val="none" w:sz="0" w:space="0" w:color="auto"/>
            <w:bottom w:val="none" w:sz="0" w:space="0" w:color="auto"/>
            <w:right w:val="none" w:sz="0" w:space="0" w:color="auto"/>
          </w:divBdr>
        </w:div>
        <w:div w:id="1981811586">
          <w:marLeft w:val="640"/>
          <w:marRight w:val="0"/>
          <w:marTop w:val="0"/>
          <w:marBottom w:val="0"/>
          <w:divBdr>
            <w:top w:val="none" w:sz="0" w:space="0" w:color="auto"/>
            <w:left w:val="none" w:sz="0" w:space="0" w:color="auto"/>
            <w:bottom w:val="none" w:sz="0" w:space="0" w:color="auto"/>
            <w:right w:val="none" w:sz="0" w:space="0" w:color="auto"/>
          </w:divBdr>
        </w:div>
        <w:div w:id="2076735802">
          <w:marLeft w:val="640"/>
          <w:marRight w:val="0"/>
          <w:marTop w:val="0"/>
          <w:marBottom w:val="0"/>
          <w:divBdr>
            <w:top w:val="none" w:sz="0" w:space="0" w:color="auto"/>
            <w:left w:val="none" w:sz="0" w:space="0" w:color="auto"/>
            <w:bottom w:val="none" w:sz="0" w:space="0" w:color="auto"/>
            <w:right w:val="none" w:sz="0" w:space="0" w:color="auto"/>
          </w:divBdr>
        </w:div>
        <w:div w:id="2105999876">
          <w:marLeft w:val="640"/>
          <w:marRight w:val="0"/>
          <w:marTop w:val="0"/>
          <w:marBottom w:val="0"/>
          <w:divBdr>
            <w:top w:val="none" w:sz="0" w:space="0" w:color="auto"/>
            <w:left w:val="none" w:sz="0" w:space="0" w:color="auto"/>
            <w:bottom w:val="none" w:sz="0" w:space="0" w:color="auto"/>
            <w:right w:val="none" w:sz="0" w:space="0" w:color="auto"/>
          </w:divBdr>
        </w:div>
      </w:divsChild>
    </w:div>
    <w:div w:id="961692899">
      <w:marLeft w:val="0"/>
      <w:marRight w:val="0"/>
      <w:marTop w:val="0"/>
      <w:marBottom w:val="0"/>
      <w:divBdr>
        <w:top w:val="none" w:sz="0" w:space="0" w:color="auto"/>
        <w:left w:val="none" w:sz="0" w:space="0" w:color="auto"/>
        <w:bottom w:val="none" w:sz="0" w:space="0" w:color="auto"/>
        <w:right w:val="none" w:sz="0" w:space="0" w:color="auto"/>
      </w:divBdr>
    </w:div>
    <w:div w:id="962614435">
      <w:bodyDiv w:val="1"/>
      <w:marLeft w:val="0"/>
      <w:marRight w:val="0"/>
      <w:marTop w:val="0"/>
      <w:marBottom w:val="0"/>
      <w:divBdr>
        <w:top w:val="none" w:sz="0" w:space="0" w:color="auto"/>
        <w:left w:val="none" w:sz="0" w:space="0" w:color="auto"/>
        <w:bottom w:val="none" w:sz="0" w:space="0" w:color="auto"/>
        <w:right w:val="none" w:sz="0" w:space="0" w:color="auto"/>
      </w:divBdr>
      <w:divsChild>
        <w:div w:id="76095984">
          <w:marLeft w:val="640"/>
          <w:marRight w:val="0"/>
          <w:marTop w:val="0"/>
          <w:marBottom w:val="0"/>
          <w:divBdr>
            <w:top w:val="none" w:sz="0" w:space="0" w:color="auto"/>
            <w:left w:val="none" w:sz="0" w:space="0" w:color="auto"/>
            <w:bottom w:val="none" w:sz="0" w:space="0" w:color="auto"/>
            <w:right w:val="none" w:sz="0" w:space="0" w:color="auto"/>
          </w:divBdr>
        </w:div>
        <w:div w:id="796339492">
          <w:marLeft w:val="640"/>
          <w:marRight w:val="0"/>
          <w:marTop w:val="0"/>
          <w:marBottom w:val="0"/>
          <w:divBdr>
            <w:top w:val="none" w:sz="0" w:space="0" w:color="auto"/>
            <w:left w:val="none" w:sz="0" w:space="0" w:color="auto"/>
            <w:bottom w:val="none" w:sz="0" w:space="0" w:color="auto"/>
            <w:right w:val="none" w:sz="0" w:space="0" w:color="auto"/>
          </w:divBdr>
        </w:div>
        <w:div w:id="1247348155">
          <w:marLeft w:val="640"/>
          <w:marRight w:val="0"/>
          <w:marTop w:val="0"/>
          <w:marBottom w:val="0"/>
          <w:divBdr>
            <w:top w:val="none" w:sz="0" w:space="0" w:color="auto"/>
            <w:left w:val="none" w:sz="0" w:space="0" w:color="auto"/>
            <w:bottom w:val="none" w:sz="0" w:space="0" w:color="auto"/>
            <w:right w:val="none" w:sz="0" w:space="0" w:color="auto"/>
          </w:divBdr>
        </w:div>
        <w:div w:id="1158687133">
          <w:marLeft w:val="640"/>
          <w:marRight w:val="0"/>
          <w:marTop w:val="0"/>
          <w:marBottom w:val="0"/>
          <w:divBdr>
            <w:top w:val="none" w:sz="0" w:space="0" w:color="auto"/>
            <w:left w:val="none" w:sz="0" w:space="0" w:color="auto"/>
            <w:bottom w:val="none" w:sz="0" w:space="0" w:color="auto"/>
            <w:right w:val="none" w:sz="0" w:space="0" w:color="auto"/>
          </w:divBdr>
        </w:div>
        <w:div w:id="1243877799">
          <w:marLeft w:val="640"/>
          <w:marRight w:val="0"/>
          <w:marTop w:val="0"/>
          <w:marBottom w:val="0"/>
          <w:divBdr>
            <w:top w:val="none" w:sz="0" w:space="0" w:color="auto"/>
            <w:left w:val="none" w:sz="0" w:space="0" w:color="auto"/>
            <w:bottom w:val="none" w:sz="0" w:space="0" w:color="auto"/>
            <w:right w:val="none" w:sz="0" w:space="0" w:color="auto"/>
          </w:divBdr>
        </w:div>
        <w:div w:id="1237134363">
          <w:marLeft w:val="640"/>
          <w:marRight w:val="0"/>
          <w:marTop w:val="0"/>
          <w:marBottom w:val="0"/>
          <w:divBdr>
            <w:top w:val="none" w:sz="0" w:space="0" w:color="auto"/>
            <w:left w:val="none" w:sz="0" w:space="0" w:color="auto"/>
            <w:bottom w:val="none" w:sz="0" w:space="0" w:color="auto"/>
            <w:right w:val="none" w:sz="0" w:space="0" w:color="auto"/>
          </w:divBdr>
        </w:div>
        <w:div w:id="766194566">
          <w:marLeft w:val="640"/>
          <w:marRight w:val="0"/>
          <w:marTop w:val="0"/>
          <w:marBottom w:val="0"/>
          <w:divBdr>
            <w:top w:val="none" w:sz="0" w:space="0" w:color="auto"/>
            <w:left w:val="none" w:sz="0" w:space="0" w:color="auto"/>
            <w:bottom w:val="none" w:sz="0" w:space="0" w:color="auto"/>
            <w:right w:val="none" w:sz="0" w:space="0" w:color="auto"/>
          </w:divBdr>
        </w:div>
        <w:div w:id="593125197">
          <w:marLeft w:val="640"/>
          <w:marRight w:val="0"/>
          <w:marTop w:val="0"/>
          <w:marBottom w:val="0"/>
          <w:divBdr>
            <w:top w:val="none" w:sz="0" w:space="0" w:color="auto"/>
            <w:left w:val="none" w:sz="0" w:space="0" w:color="auto"/>
            <w:bottom w:val="none" w:sz="0" w:space="0" w:color="auto"/>
            <w:right w:val="none" w:sz="0" w:space="0" w:color="auto"/>
          </w:divBdr>
        </w:div>
        <w:div w:id="954212385">
          <w:marLeft w:val="640"/>
          <w:marRight w:val="0"/>
          <w:marTop w:val="0"/>
          <w:marBottom w:val="0"/>
          <w:divBdr>
            <w:top w:val="none" w:sz="0" w:space="0" w:color="auto"/>
            <w:left w:val="none" w:sz="0" w:space="0" w:color="auto"/>
            <w:bottom w:val="none" w:sz="0" w:space="0" w:color="auto"/>
            <w:right w:val="none" w:sz="0" w:space="0" w:color="auto"/>
          </w:divBdr>
        </w:div>
        <w:div w:id="271985597">
          <w:marLeft w:val="640"/>
          <w:marRight w:val="0"/>
          <w:marTop w:val="0"/>
          <w:marBottom w:val="0"/>
          <w:divBdr>
            <w:top w:val="none" w:sz="0" w:space="0" w:color="auto"/>
            <w:left w:val="none" w:sz="0" w:space="0" w:color="auto"/>
            <w:bottom w:val="none" w:sz="0" w:space="0" w:color="auto"/>
            <w:right w:val="none" w:sz="0" w:space="0" w:color="auto"/>
          </w:divBdr>
        </w:div>
        <w:div w:id="628823502">
          <w:marLeft w:val="640"/>
          <w:marRight w:val="0"/>
          <w:marTop w:val="0"/>
          <w:marBottom w:val="0"/>
          <w:divBdr>
            <w:top w:val="none" w:sz="0" w:space="0" w:color="auto"/>
            <w:left w:val="none" w:sz="0" w:space="0" w:color="auto"/>
            <w:bottom w:val="none" w:sz="0" w:space="0" w:color="auto"/>
            <w:right w:val="none" w:sz="0" w:space="0" w:color="auto"/>
          </w:divBdr>
        </w:div>
        <w:div w:id="572662708">
          <w:marLeft w:val="640"/>
          <w:marRight w:val="0"/>
          <w:marTop w:val="0"/>
          <w:marBottom w:val="0"/>
          <w:divBdr>
            <w:top w:val="none" w:sz="0" w:space="0" w:color="auto"/>
            <w:left w:val="none" w:sz="0" w:space="0" w:color="auto"/>
            <w:bottom w:val="none" w:sz="0" w:space="0" w:color="auto"/>
            <w:right w:val="none" w:sz="0" w:space="0" w:color="auto"/>
          </w:divBdr>
        </w:div>
        <w:div w:id="1762337055">
          <w:marLeft w:val="640"/>
          <w:marRight w:val="0"/>
          <w:marTop w:val="0"/>
          <w:marBottom w:val="0"/>
          <w:divBdr>
            <w:top w:val="none" w:sz="0" w:space="0" w:color="auto"/>
            <w:left w:val="none" w:sz="0" w:space="0" w:color="auto"/>
            <w:bottom w:val="none" w:sz="0" w:space="0" w:color="auto"/>
            <w:right w:val="none" w:sz="0" w:space="0" w:color="auto"/>
          </w:divBdr>
        </w:div>
        <w:div w:id="1983340651">
          <w:marLeft w:val="640"/>
          <w:marRight w:val="0"/>
          <w:marTop w:val="0"/>
          <w:marBottom w:val="0"/>
          <w:divBdr>
            <w:top w:val="none" w:sz="0" w:space="0" w:color="auto"/>
            <w:left w:val="none" w:sz="0" w:space="0" w:color="auto"/>
            <w:bottom w:val="none" w:sz="0" w:space="0" w:color="auto"/>
            <w:right w:val="none" w:sz="0" w:space="0" w:color="auto"/>
          </w:divBdr>
        </w:div>
        <w:div w:id="2019772689">
          <w:marLeft w:val="640"/>
          <w:marRight w:val="0"/>
          <w:marTop w:val="0"/>
          <w:marBottom w:val="0"/>
          <w:divBdr>
            <w:top w:val="none" w:sz="0" w:space="0" w:color="auto"/>
            <w:left w:val="none" w:sz="0" w:space="0" w:color="auto"/>
            <w:bottom w:val="none" w:sz="0" w:space="0" w:color="auto"/>
            <w:right w:val="none" w:sz="0" w:space="0" w:color="auto"/>
          </w:divBdr>
        </w:div>
        <w:div w:id="254672958">
          <w:marLeft w:val="640"/>
          <w:marRight w:val="0"/>
          <w:marTop w:val="0"/>
          <w:marBottom w:val="0"/>
          <w:divBdr>
            <w:top w:val="none" w:sz="0" w:space="0" w:color="auto"/>
            <w:left w:val="none" w:sz="0" w:space="0" w:color="auto"/>
            <w:bottom w:val="none" w:sz="0" w:space="0" w:color="auto"/>
            <w:right w:val="none" w:sz="0" w:space="0" w:color="auto"/>
          </w:divBdr>
        </w:div>
        <w:div w:id="401878777">
          <w:marLeft w:val="640"/>
          <w:marRight w:val="0"/>
          <w:marTop w:val="0"/>
          <w:marBottom w:val="0"/>
          <w:divBdr>
            <w:top w:val="none" w:sz="0" w:space="0" w:color="auto"/>
            <w:left w:val="none" w:sz="0" w:space="0" w:color="auto"/>
            <w:bottom w:val="none" w:sz="0" w:space="0" w:color="auto"/>
            <w:right w:val="none" w:sz="0" w:space="0" w:color="auto"/>
          </w:divBdr>
        </w:div>
        <w:div w:id="198326324">
          <w:marLeft w:val="640"/>
          <w:marRight w:val="0"/>
          <w:marTop w:val="0"/>
          <w:marBottom w:val="0"/>
          <w:divBdr>
            <w:top w:val="none" w:sz="0" w:space="0" w:color="auto"/>
            <w:left w:val="none" w:sz="0" w:space="0" w:color="auto"/>
            <w:bottom w:val="none" w:sz="0" w:space="0" w:color="auto"/>
            <w:right w:val="none" w:sz="0" w:space="0" w:color="auto"/>
          </w:divBdr>
        </w:div>
        <w:div w:id="947279329">
          <w:marLeft w:val="640"/>
          <w:marRight w:val="0"/>
          <w:marTop w:val="0"/>
          <w:marBottom w:val="0"/>
          <w:divBdr>
            <w:top w:val="none" w:sz="0" w:space="0" w:color="auto"/>
            <w:left w:val="none" w:sz="0" w:space="0" w:color="auto"/>
            <w:bottom w:val="none" w:sz="0" w:space="0" w:color="auto"/>
            <w:right w:val="none" w:sz="0" w:space="0" w:color="auto"/>
          </w:divBdr>
        </w:div>
        <w:div w:id="761486613">
          <w:marLeft w:val="640"/>
          <w:marRight w:val="0"/>
          <w:marTop w:val="0"/>
          <w:marBottom w:val="0"/>
          <w:divBdr>
            <w:top w:val="none" w:sz="0" w:space="0" w:color="auto"/>
            <w:left w:val="none" w:sz="0" w:space="0" w:color="auto"/>
            <w:bottom w:val="none" w:sz="0" w:space="0" w:color="auto"/>
            <w:right w:val="none" w:sz="0" w:space="0" w:color="auto"/>
          </w:divBdr>
        </w:div>
        <w:div w:id="1989477916">
          <w:marLeft w:val="640"/>
          <w:marRight w:val="0"/>
          <w:marTop w:val="0"/>
          <w:marBottom w:val="0"/>
          <w:divBdr>
            <w:top w:val="none" w:sz="0" w:space="0" w:color="auto"/>
            <w:left w:val="none" w:sz="0" w:space="0" w:color="auto"/>
            <w:bottom w:val="none" w:sz="0" w:space="0" w:color="auto"/>
            <w:right w:val="none" w:sz="0" w:space="0" w:color="auto"/>
          </w:divBdr>
        </w:div>
        <w:div w:id="1371027235">
          <w:marLeft w:val="640"/>
          <w:marRight w:val="0"/>
          <w:marTop w:val="0"/>
          <w:marBottom w:val="0"/>
          <w:divBdr>
            <w:top w:val="none" w:sz="0" w:space="0" w:color="auto"/>
            <w:left w:val="none" w:sz="0" w:space="0" w:color="auto"/>
            <w:bottom w:val="none" w:sz="0" w:space="0" w:color="auto"/>
            <w:right w:val="none" w:sz="0" w:space="0" w:color="auto"/>
          </w:divBdr>
        </w:div>
        <w:div w:id="507870021">
          <w:marLeft w:val="640"/>
          <w:marRight w:val="0"/>
          <w:marTop w:val="0"/>
          <w:marBottom w:val="0"/>
          <w:divBdr>
            <w:top w:val="none" w:sz="0" w:space="0" w:color="auto"/>
            <w:left w:val="none" w:sz="0" w:space="0" w:color="auto"/>
            <w:bottom w:val="none" w:sz="0" w:space="0" w:color="auto"/>
            <w:right w:val="none" w:sz="0" w:space="0" w:color="auto"/>
          </w:divBdr>
        </w:div>
        <w:div w:id="967055498">
          <w:marLeft w:val="640"/>
          <w:marRight w:val="0"/>
          <w:marTop w:val="0"/>
          <w:marBottom w:val="0"/>
          <w:divBdr>
            <w:top w:val="none" w:sz="0" w:space="0" w:color="auto"/>
            <w:left w:val="none" w:sz="0" w:space="0" w:color="auto"/>
            <w:bottom w:val="none" w:sz="0" w:space="0" w:color="auto"/>
            <w:right w:val="none" w:sz="0" w:space="0" w:color="auto"/>
          </w:divBdr>
        </w:div>
        <w:div w:id="1512525119">
          <w:marLeft w:val="640"/>
          <w:marRight w:val="0"/>
          <w:marTop w:val="0"/>
          <w:marBottom w:val="0"/>
          <w:divBdr>
            <w:top w:val="none" w:sz="0" w:space="0" w:color="auto"/>
            <w:left w:val="none" w:sz="0" w:space="0" w:color="auto"/>
            <w:bottom w:val="none" w:sz="0" w:space="0" w:color="auto"/>
            <w:right w:val="none" w:sz="0" w:space="0" w:color="auto"/>
          </w:divBdr>
        </w:div>
        <w:div w:id="585269214">
          <w:marLeft w:val="640"/>
          <w:marRight w:val="0"/>
          <w:marTop w:val="0"/>
          <w:marBottom w:val="0"/>
          <w:divBdr>
            <w:top w:val="none" w:sz="0" w:space="0" w:color="auto"/>
            <w:left w:val="none" w:sz="0" w:space="0" w:color="auto"/>
            <w:bottom w:val="none" w:sz="0" w:space="0" w:color="auto"/>
            <w:right w:val="none" w:sz="0" w:space="0" w:color="auto"/>
          </w:divBdr>
        </w:div>
        <w:div w:id="1344474279">
          <w:marLeft w:val="640"/>
          <w:marRight w:val="0"/>
          <w:marTop w:val="0"/>
          <w:marBottom w:val="0"/>
          <w:divBdr>
            <w:top w:val="none" w:sz="0" w:space="0" w:color="auto"/>
            <w:left w:val="none" w:sz="0" w:space="0" w:color="auto"/>
            <w:bottom w:val="none" w:sz="0" w:space="0" w:color="auto"/>
            <w:right w:val="none" w:sz="0" w:space="0" w:color="auto"/>
          </w:divBdr>
        </w:div>
        <w:div w:id="376003638">
          <w:marLeft w:val="640"/>
          <w:marRight w:val="0"/>
          <w:marTop w:val="0"/>
          <w:marBottom w:val="0"/>
          <w:divBdr>
            <w:top w:val="none" w:sz="0" w:space="0" w:color="auto"/>
            <w:left w:val="none" w:sz="0" w:space="0" w:color="auto"/>
            <w:bottom w:val="none" w:sz="0" w:space="0" w:color="auto"/>
            <w:right w:val="none" w:sz="0" w:space="0" w:color="auto"/>
          </w:divBdr>
        </w:div>
        <w:div w:id="445394708">
          <w:marLeft w:val="640"/>
          <w:marRight w:val="0"/>
          <w:marTop w:val="0"/>
          <w:marBottom w:val="0"/>
          <w:divBdr>
            <w:top w:val="none" w:sz="0" w:space="0" w:color="auto"/>
            <w:left w:val="none" w:sz="0" w:space="0" w:color="auto"/>
            <w:bottom w:val="none" w:sz="0" w:space="0" w:color="auto"/>
            <w:right w:val="none" w:sz="0" w:space="0" w:color="auto"/>
          </w:divBdr>
        </w:div>
        <w:div w:id="453595274">
          <w:marLeft w:val="640"/>
          <w:marRight w:val="0"/>
          <w:marTop w:val="0"/>
          <w:marBottom w:val="0"/>
          <w:divBdr>
            <w:top w:val="none" w:sz="0" w:space="0" w:color="auto"/>
            <w:left w:val="none" w:sz="0" w:space="0" w:color="auto"/>
            <w:bottom w:val="none" w:sz="0" w:space="0" w:color="auto"/>
            <w:right w:val="none" w:sz="0" w:space="0" w:color="auto"/>
          </w:divBdr>
        </w:div>
        <w:div w:id="1710304511">
          <w:marLeft w:val="640"/>
          <w:marRight w:val="0"/>
          <w:marTop w:val="0"/>
          <w:marBottom w:val="0"/>
          <w:divBdr>
            <w:top w:val="none" w:sz="0" w:space="0" w:color="auto"/>
            <w:left w:val="none" w:sz="0" w:space="0" w:color="auto"/>
            <w:bottom w:val="none" w:sz="0" w:space="0" w:color="auto"/>
            <w:right w:val="none" w:sz="0" w:space="0" w:color="auto"/>
          </w:divBdr>
        </w:div>
        <w:div w:id="2106412756">
          <w:marLeft w:val="640"/>
          <w:marRight w:val="0"/>
          <w:marTop w:val="0"/>
          <w:marBottom w:val="0"/>
          <w:divBdr>
            <w:top w:val="none" w:sz="0" w:space="0" w:color="auto"/>
            <w:left w:val="none" w:sz="0" w:space="0" w:color="auto"/>
            <w:bottom w:val="none" w:sz="0" w:space="0" w:color="auto"/>
            <w:right w:val="none" w:sz="0" w:space="0" w:color="auto"/>
          </w:divBdr>
        </w:div>
        <w:div w:id="152065810">
          <w:marLeft w:val="640"/>
          <w:marRight w:val="0"/>
          <w:marTop w:val="0"/>
          <w:marBottom w:val="0"/>
          <w:divBdr>
            <w:top w:val="none" w:sz="0" w:space="0" w:color="auto"/>
            <w:left w:val="none" w:sz="0" w:space="0" w:color="auto"/>
            <w:bottom w:val="none" w:sz="0" w:space="0" w:color="auto"/>
            <w:right w:val="none" w:sz="0" w:space="0" w:color="auto"/>
          </w:divBdr>
        </w:div>
        <w:div w:id="1108040318">
          <w:marLeft w:val="640"/>
          <w:marRight w:val="0"/>
          <w:marTop w:val="0"/>
          <w:marBottom w:val="0"/>
          <w:divBdr>
            <w:top w:val="none" w:sz="0" w:space="0" w:color="auto"/>
            <w:left w:val="none" w:sz="0" w:space="0" w:color="auto"/>
            <w:bottom w:val="none" w:sz="0" w:space="0" w:color="auto"/>
            <w:right w:val="none" w:sz="0" w:space="0" w:color="auto"/>
          </w:divBdr>
        </w:div>
        <w:div w:id="1097603631">
          <w:marLeft w:val="640"/>
          <w:marRight w:val="0"/>
          <w:marTop w:val="0"/>
          <w:marBottom w:val="0"/>
          <w:divBdr>
            <w:top w:val="none" w:sz="0" w:space="0" w:color="auto"/>
            <w:left w:val="none" w:sz="0" w:space="0" w:color="auto"/>
            <w:bottom w:val="none" w:sz="0" w:space="0" w:color="auto"/>
            <w:right w:val="none" w:sz="0" w:space="0" w:color="auto"/>
          </w:divBdr>
        </w:div>
        <w:div w:id="1514757608">
          <w:marLeft w:val="640"/>
          <w:marRight w:val="0"/>
          <w:marTop w:val="0"/>
          <w:marBottom w:val="0"/>
          <w:divBdr>
            <w:top w:val="none" w:sz="0" w:space="0" w:color="auto"/>
            <w:left w:val="none" w:sz="0" w:space="0" w:color="auto"/>
            <w:bottom w:val="none" w:sz="0" w:space="0" w:color="auto"/>
            <w:right w:val="none" w:sz="0" w:space="0" w:color="auto"/>
          </w:divBdr>
        </w:div>
        <w:div w:id="492455943">
          <w:marLeft w:val="640"/>
          <w:marRight w:val="0"/>
          <w:marTop w:val="0"/>
          <w:marBottom w:val="0"/>
          <w:divBdr>
            <w:top w:val="none" w:sz="0" w:space="0" w:color="auto"/>
            <w:left w:val="none" w:sz="0" w:space="0" w:color="auto"/>
            <w:bottom w:val="none" w:sz="0" w:space="0" w:color="auto"/>
            <w:right w:val="none" w:sz="0" w:space="0" w:color="auto"/>
          </w:divBdr>
        </w:div>
        <w:div w:id="2096856330">
          <w:marLeft w:val="640"/>
          <w:marRight w:val="0"/>
          <w:marTop w:val="0"/>
          <w:marBottom w:val="0"/>
          <w:divBdr>
            <w:top w:val="none" w:sz="0" w:space="0" w:color="auto"/>
            <w:left w:val="none" w:sz="0" w:space="0" w:color="auto"/>
            <w:bottom w:val="none" w:sz="0" w:space="0" w:color="auto"/>
            <w:right w:val="none" w:sz="0" w:space="0" w:color="auto"/>
          </w:divBdr>
        </w:div>
        <w:div w:id="1452672501">
          <w:marLeft w:val="640"/>
          <w:marRight w:val="0"/>
          <w:marTop w:val="0"/>
          <w:marBottom w:val="0"/>
          <w:divBdr>
            <w:top w:val="none" w:sz="0" w:space="0" w:color="auto"/>
            <w:left w:val="none" w:sz="0" w:space="0" w:color="auto"/>
            <w:bottom w:val="none" w:sz="0" w:space="0" w:color="auto"/>
            <w:right w:val="none" w:sz="0" w:space="0" w:color="auto"/>
          </w:divBdr>
        </w:div>
        <w:div w:id="402989917">
          <w:marLeft w:val="640"/>
          <w:marRight w:val="0"/>
          <w:marTop w:val="0"/>
          <w:marBottom w:val="0"/>
          <w:divBdr>
            <w:top w:val="none" w:sz="0" w:space="0" w:color="auto"/>
            <w:left w:val="none" w:sz="0" w:space="0" w:color="auto"/>
            <w:bottom w:val="none" w:sz="0" w:space="0" w:color="auto"/>
            <w:right w:val="none" w:sz="0" w:space="0" w:color="auto"/>
          </w:divBdr>
        </w:div>
        <w:div w:id="1878614656">
          <w:marLeft w:val="640"/>
          <w:marRight w:val="0"/>
          <w:marTop w:val="0"/>
          <w:marBottom w:val="0"/>
          <w:divBdr>
            <w:top w:val="none" w:sz="0" w:space="0" w:color="auto"/>
            <w:left w:val="none" w:sz="0" w:space="0" w:color="auto"/>
            <w:bottom w:val="none" w:sz="0" w:space="0" w:color="auto"/>
            <w:right w:val="none" w:sz="0" w:space="0" w:color="auto"/>
          </w:divBdr>
        </w:div>
        <w:div w:id="356351268">
          <w:marLeft w:val="640"/>
          <w:marRight w:val="0"/>
          <w:marTop w:val="0"/>
          <w:marBottom w:val="0"/>
          <w:divBdr>
            <w:top w:val="none" w:sz="0" w:space="0" w:color="auto"/>
            <w:left w:val="none" w:sz="0" w:space="0" w:color="auto"/>
            <w:bottom w:val="none" w:sz="0" w:space="0" w:color="auto"/>
            <w:right w:val="none" w:sz="0" w:space="0" w:color="auto"/>
          </w:divBdr>
        </w:div>
        <w:div w:id="1694578024">
          <w:marLeft w:val="640"/>
          <w:marRight w:val="0"/>
          <w:marTop w:val="0"/>
          <w:marBottom w:val="0"/>
          <w:divBdr>
            <w:top w:val="none" w:sz="0" w:space="0" w:color="auto"/>
            <w:left w:val="none" w:sz="0" w:space="0" w:color="auto"/>
            <w:bottom w:val="none" w:sz="0" w:space="0" w:color="auto"/>
            <w:right w:val="none" w:sz="0" w:space="0" w:color="auto"/>
          </w:divBdr>
        </w:div>
        <w:div w:id="846211276">
          <w:marLeft w:val="640"/>
          <w:marRight w:val="0"/>
          <w:marTop w:val="0"/>
          <w:marBottom w:val="0"/>
          <w:divBdr>
            <w:top w:val="none" w:sz="0" w:space="0" w:color="auto"/>
            <w:left w:val="none" w:sz="0" w:space="0" w:color="auto"/>
            <w:bottom w:val="none" w:sz="0" w:space="0" w:color="auto"/>
            <w:right w:val="none" w:sz="0" w:space="0" w:color="auto"/>
          </w:divBdr>
        </w:div>
        <w:div w:id="1056314108">
          <w:marLeft w:val="640"/>
          <w:marRight w:val="0"/>
          <w:marTop w:val="0"/>
          <w:marBottom w:val="0"/>
          <w:divBdr>
            <w:top w:val="none" w:sz="0" w:space="0" w:color="auto"/>
            <w:left w:val="none" w:sz="0" w:space="0" w:color="auto"/>
            <w:bottom w:val="none" w:sz="0" w:space="0" w:color="auto"/>
            <w:right w:val="none" w:sz="0" w:space="0" w:color="auto"/>
          </w:divBdr>
        </w:div>
      </w:divsChild>
    </w:div>
    <w:div w:id="964458536">
      <w:marLeft w:val="640"/>
      <w:marRight w:val="0"/>
      <w:marTop w:val="0"/>
      <w:marBottom w:val="0"/>
      <w:divBdr>
        <w:top w:val="none" w:sz="0" w:space="0" w:color="auto"/>
        <w:left w:val="none" w:sz="0" w:space="0" w:color="auto"/>
        <w:bottom w:val="none" w:sz="0" w:space="0" w:color="auto"/>
        <w:right w:val="none" w:sz="0" w:space="0" w:color="auto"/>
      </w:divBdr>
    </w:div>
    <w:div w:id="964460139">
      <w:marLeft w:val="640"/>
      <w:marRight w:val="0"/>
      <w:marTop w:val="0"/>
      <w:marBottom w:val="0"/>
      <w:divBdr>
        <w:top w:val="none" w:sz="0" w:space="0" w:color="auto"/>
        <w:left w:val="none" w:sz="0" w:space="0" w:color="auto"/>
        <w:bottom w:val="none" w:sz="0" w:space="0" w:color="auto"/>
        <w:right w:val="none" w:sz="0" w:space="0" w:color="auto"/>
      </w:divBdr>
    </w:div>
    <w:div w:id="964653276">
      <w:marLeft w:val="640"/>
      <w:marRight w:val="0"/>
      <w:marTop w:val="0"/>
      <w:marBottom w:val="0"/>
      <w:divBdr>
        <w:top w:val="none" w:sz="0" w:space="0" w:color="auto"/>
        <w:left w:val="none" w:sz="0" w:space="0" w:color="auto"/>
        <w:bottom w:val="none" w:sz="0" w:space="0" w:color="auto"/>
        <w:right w:val="none" w:sz="0" w:space="0" w:color="auto"/>
      </w:divBdr>
    </w:div>
    <w:div w:id="966158069">
      <w:bodyDiv w:val="1"/>
      <w:marLeft w:val="0"/>
      <w:marRight w:val="0"/>
      <w:marTop w:val="0"/>
      <w:marBottom w:val="0"/>
      <w:divBdr>
        <w:top w:val="none" w:sz="0" w:space="0" w:color="auto"/>
        <w:left w:val="none" w:sz="0" w:space="0" w:color="auto"/>
        <w:bottom w:val="none" w:sz="0" w:space="0" w:color="auto"/>
        <w:right w:val="none" w:sz="0" w:space="0" w:color="auto"/>
      </w:divBdr>
      <w:divsChild>
        <w:div w:id="1239559442">
          <w:marLeft w:val="640"/>
          <w:marRight w:val="0"/>
          <w:marTop w:val="0"/>
          <w:marBottom w:val="0"/>
          <w:divBdr>
            <w:top w:val="none" w:sz="0" w:space="0" w:color="auto"/>
            <w:left w:val="none" w:sz="0" w:space="0" w:color="auto"/>
            <w:bottom w:val="none" w:sz="0" w:space="0" w:color="auto"/>
            <w:right w:val="none" w:sz="0" w:space="0" w:color="auto"/>
          </w:divBdr>
        </w:div>
        <w:div w:id="1498304608">
          <w:marLeft w:val="640"/>
          <w:marRight w:val="0"/>
          <w:marTop w:val="0"/>
          <w:marBottom w:val="0"/>
          <w:divBdr>
            <w:top w:val="none" w:sz="0" w:space="0" w:color="auto"/>
            <w:left w:val="none" w:sz="0" w:space="0" w:color="auto"/>
            <w:bottom w:val="none" w:sz="0" w:space="0" w:color="auto"/>
            <w:right w:val="none" w:sz="0" w:space="0" w:color="auto"/>
          </w:divBdr>
        </w:div>
        <w:div w:id="240529709">
          <w:marLeft w:val="640"/>
          <w:marRight w:val="0"/>
          <w:marTop w:val="0"/>
          <w:marBottom w:val="0"/>
          <w:divBdr>
            <w:top w:val="none" w:sz="0" w:space="0" w:color="auto"/>
            <w:left w:val="none" w:sz="0" w:space="0" w:color="auto"/>
            <w:bottom w:val="none" w:sz="0" w:space="0" w:color="auto"/>
            <w:right w:val="none" w:sz="0" w:space="0" w:color="auto"/>
          </w:divBdr>
        </w:div>
        <w:div w:id="987051788">
          <w:marLeft w:val="640"/>
          <w:marRight w:val="0"/>
          <w:marTop w:val="0"/>
          <w:marBottom w:val="0"/>
          <w:divBdr>
            <w:top w:val="none" w:sz="0" w:space="0" w:color="auto"/>
            <w:left w:val="none" w:sz="0" w:space="0" w:color="auto"/>
            <w:bottom w:val="none" w:sz="0" w:space="0" w:color="auto"/>
            <w:right w:val="none" w:sz="0" w:space="0" w:color="auto"/>
          </w:divBdr>
        </w:div>
        <w:div w:id="1532451203">
          <w:marLeft w:val="640"/>
          <w:marRight w:val="0"/>
          <w:marTop w:val="0"/>
          <w:marBottom w:val="0"/>
          <w:divBdr>
            <w:top w:val="none" w:sz="0" w:space="0" w:color="auto"/>
            <w:left w:val="none" w:sz="0" w:space="0" w:color="auto"/>
            <w:bottom w:val="none" w:sz="0" w:space="0" w:color="auto"/>
            <w:right w:val="none" w:sz="0" w:space="0" w:color="auto"/>
          </w:divBdr>
        </w:div>
        <w:div w:id="1568032476">
          <w:marLeft w:val="640"/>
          <w:marRight w:val="0"/>
          <w:marTop w:val="0"/>
          <w:marBottom w:val="0"/>
          <w:divBdr>
            <w:top w:val="none" w:sz="0" w:space="0" w:color="auto"/>
            <w:left w:val="none" w:sz="0" w:space="0" w:color="auto"/>
            <w:bottom w:val="none" w:sz="0" w:space="0" w:color="auto"/>
            <w:right w:val="none" w:sz="0" w:space="0" w:color="auto"/>
          </w:divBdr>
        </w:div>
        <w:div w:id="1954705809">
          <w:marLeft w:val="640"/>
          <w:marRight w:val="0"/>
          <w:marTop w:val="0"/>
          <w:marBottom w:val="0"/>
          <w:divBdr>
            <w:top w:val="none" w:sz="0" w:space="0" w:color="auto"/>
            <w:left w:val="none" w:sz="0" w:space="0" w:color="auto"/>
            <w:bottom w:val="none" w:sz="0" w:space="0" w:color="auto"/>
            <w:right w:val="none" w:sz="0" w:space="0" w:color="auto"/>
          </w:divBdr>
        </w:div>
        <w:div w:id="2055538977">
          <w:marLeft w:val="640"/>
          <w:marRight w:val="0"/>
          <w:marTop w:val="0"/>
          <w:marBottom w:val="0"/>
          <w:divBdr>
            <w:top w:val="none" w:sz="0" w:space="0" w:color="auto"/>
            <w:left w:val="none" w:sz="0" w:space="0" w:color="auto"/>
            <w:bottom w:val="none" w:sz="0" w:space="0" w:color="auto"/>
            <w:right w:val="none" w:sz="0" w:space="0" w:color="auto"/>
          </w:divBdr>
        </w:div>
        <w:div w:id="1997144596">
          <w:marLeft w:val="640"/>
          <w:marRight w:val="0"/>
          <w:marTop w:val="0"/>
          <w:marBottom w:val="0"/>
          <w:divBdr>
            <w:top w:val="none" w:sz="0" w:space="0" w:color="auto"/>
            <w:left w:val="none" w:sz="0" w:space="0" w:color="auto"/>
            <w:bottom w:val="none" w:sz="0" w:space="0" w:color="auto"/>
            <w:right w:val="none" w:sz="0" w:space="0" w:color="auto"/>
          </w:divBdr>
        </w:div>
        <w:div w:id="1373920352">
          <w:marLeft w:val="640"/>
          <w:marRight w:val="0"/>
          <w:marTop w:val="0"/>
          <w:marBottom w:val="0"/>
          <w:divBdr>
            <w:top w:val="none" w:sz="0" w:space="0" w:color="auto"/>
            <w:left w:val="none" w:sz="0" w:space="0" w:color="auto"/>
            <w:bottom w:val="none" w:sz="0" w:space="0" w:color="auto"/>
            <w:right w:val="none" w:sz="0" w:space="0" w:color="auto"/>
          </w:divBdr>
        </w:div>
        <w:div w:id="1204440865">
          <w:marLeft w:val="640"/>
          <w:marRight w:val="0"/>
          <w:marTop w:val="0"/>
          <w:marBottom w:val="0"/>
          <w:divBdr>
            <w:top w:val="none" w:sz="0" w:space="0" w:color="auto"/>
            <w:left w:val="none" w:sz="0" w:space="0" w:color="auto"/>
            <w:bottom w:val="none" w:sz="0" w:space="0" w:color="auto"/>
            <w:right w:val="none" w:sz="0" w:space="0" w:color="auto"/>
          </w:divBdr>
        </w:div>
        <w:div w:id="395397739">
          <w:marLeft w:val="640"/>
          <w:marRight w:val="0"/>
          <w:marTop w:val="0"/>
          <w:marBottom w:val="0"/>
          <w:divBdr>
            <w:top w:val="none" w:sz="0" w:space="0" w:color="auto"/>
            <w:left w:val="none" w:sz="0" w:space="0" w:color="auto"/>
            <w:bottom w:val="none" w:sz="0" w:space="0" w:color="auto"/>
            <w:right w:val="none" w:sz="0" w:space="0" w:color="auto"/>
          </w:divBdr>
        </w:div>
        <w:div w:id="1991135376">
          <w:marLeft w:val="640"/>
          <w:marRight w:val="0"/>
          <w:marTop w:val="0"/>
          <w:marBottom w:val="0"/>
          <w:divBdr>
            <w:top w:val="none" w:sz="0" w:space="0" w:color="auto"/>
            <w:left w:val="none" w:sz="0" w:space="0" w:color="auto"/>
            <w:bottom w:val="none" w:sz="0" w:space="0" w:color="auto"/>
            <w:right w:val="none" w:sz="0" w:space="0" w:color="auto"/>
          </w:divBdr>
        </w:div>
        <w:div w:id="447773774">
          <w:marLeft w:val="640"/>
          <w:marRight w:val="0"/>
          <w:marTop w:val="0"/>
          <w:marBottom w:val="0"/>
          <w:divBdr>
            <w:top w:val="none" w:sz="0" w:space="0" w:color="auto"/>
            <w:left w:val="none" w:sz="0" w:space="0" w:color="auto"/>
            <w:bottom w:val="none" w:sz="0" w:space="0" w:color="auto"/>
            <w:right w:val="none" w:sz="0" w:space="0" w:color="auto"/>
          </w:divBdr>
        </w:div>
        <w:div w:id="111246952">
          <w:marLeft w:val="640"/>
          <w:marRight w:val="0"/>
          <w:marTop w:val="0"/>
          <w:marBottom w:val="0"/>
          <w:divBdr>
            <w:top w:val="none" w:sz="0" w:space="0" w:color="auto"/>
            <w:left w:val="none" w:sz="0" w:space="0" w:color="auto"/>
            <w:bottom w:val="none" w:sz="0" w:space="0" w:color="auto"/>
            <w:right w:val="none" w:sz="0" w:space="0" w:color="auto"/>
          </w:divBdr>
        </w:div>
        <w:div w:id="96223017">
          <w:marLeft w:val="640"/>
          <w:marRight w:val="0"/>
          <w:marTop w:val="0"/>
          <w:marBottom w:val="0"/>
          <w:divBdr>
            <w:top w:val="none" w:sz="0" w:space="0" w:color="auto"/>
            <w:left w:val="none" w:sz="0" w:space="0" w:color="auto"/>
            <w:bottom w:val="none" w:sz="0" w:space="0" w:color="auto"/>
            <w:right w:val="none" w:sz="0" w:space="0" w:color="auto"/>
          </w:divBdr>
        </w:div>
        <w:div w:id="1711102239">
          <w:marLeft w:val="640"/>
          <w:marRight w:val="0"/>
          <w:marTop w:val="0"/>
          <w:marBottom w:val="0"/>
          <w:divBdr>
            <w:top w:val="none" w:sz="0" w:space="0" w:color="auto"/>
            <w:left w:val="none" w:sz="0" w:space="0" w:color="auto"/>
            <w:bottom w:val="none" w:sz="0" w:space="0" w:color="auto"/>
            <w:right w:val="none" w:sz="0" w:space="0" w:color="auto"/>
          </w:divBdr>
        </w:div>
        <w:div w:id="1826580059">
          <w:marLeft w:val="640"/>
          <w:marRight w:val="0"/>
          <w:marTop w:val="0"/>
          <w:marBottom w:val="0"/>
          <w:divBdr>
            <w:top w:val="none" w:sz="0" w:space="0" w:color="auto"/>
            <w:left w:val="none" w:sz="0" w:space="0" w:color="auto"/>
            <w:bottom w:val="none" w:sz="0" w:space="0" w:color="auto"/>
            <w:right w:val="none" w:sz="0" w:space="0" w:color="auto"/>
          </w:divBdr>
        </w:div>
        <w:div w:id="1340502543">
          <w:marLeft w:val="640"/>
          <w:marRight w:val="0"/>
          <w:marTop w:val="0"/>
          <w:marBottom w:val="0"/>
          <w:divBdr>
            <w:top w:val="none" w:sz="0" w:space="0" w:color="auto"/>
            <w:left w:val="none" w:sz="0" w:space="0" w:color="auto"/>
            <w:bottom w:val="none" w:sz="0" w:space="0" w:color="auto"/>
            <w:right w:val="none" w:sz="0" w:space="0" w:color="auto"/>
          </w:divBdr>
        </w:div>
        <w:div w:id="11037428">
          <w:marLeft w:val="640"/>
          <w:marRight w:val="0"/>
          <w:marTop w:val="0"/>
          <w:marBottom w:val="0"/>
          <w:divBdr>
            <w:top w:val="none" w:sz="0" w:space="0" w:color="auto"/>
            <w:left w:val="none" w:sz="0" w:space="0" w:color="auto"/>
            <w:bottom w:val="none" w:sz="0" w:space="0" w:color="auto"/>
            <w:right w:val="none" w:sz="0" w:space="0" w:color="auto"/>
          </w:divBdr>
        </w:div>
        <w:div w:id="849561788">
          <w:marLeft w:val="640"/>
          <w:marRight w:val="0"/>
          <w:marTop w:val="0"/>
          <w:marBottom w:val="0"/>
          <w:divBdr>
            <w:top w:val="none" w:sz="0" w:space="0" w:color="auto"/>
            <w:left w:val="none" w:sz="0" w:space="0" w:color="auto"/>
            <w:bottom w:val="none" w:sz="0" w:space="0" w:color="auto"/>
            <w:right w:val="none" w:sz="0" w:space="0" w:color="auto"/>
          </w:divBdr>
        </w:div>
        <w:div w:id="683824113">
          <w:marLeft w:val="640"/>
          <w:marRight w:val="0"/>
          <w:marTop w:val="0"/>
          <w:marBottom w:val="0"/>
          <w:divBdr>
            <w:top w:val="none" w:sz="0" w:space="0" w:color="auto"/>
            <w:left w:val="none" w:sz="0" w:space="0" w:color="auto"/>
            <w:bottom w:val="none" w:sz="0" w:space="0" w:color="auto"/>
            <w:right w:val="none" w:sz="0" w:space="0" w:color="auto"/>
          </w:divBdr>
        </w:div>
        <w:div w:id="77406334">
          <w:marLeft w:val="640"/>
          <w:marRight w:val="0"/>
          <w:marTop w:val="0"/>
          <w:marBottom w:val="0"/>
          <w:divBdr>
            <w:top w:val="none" w:sz="0" w:space="0" w:color="auto"/>
            <w:left w:val="none" w:sz="0" w:space="0" w:color="auto"/>
            <w:bottom w:val="none" w:sz="0" w:space="0" w:color="auto"/>
            <w:right w:val="none" w:sz="0" w:space="0" w:color="auto"/>
          </w:divBdr>
        </w:div>
        <w:div w:id="329647631">
          <w:marLeft w:val="640"/>
          <w:marRight w:val="0"/>
          <w:marTop w:val="0"/>
          <w:marBottom w:val="0"/>
          <w:divBdr>
            <w:top w:val="none" w:sz="0" w:space="0" w:color="auto"/>
            <w:left w:val="none" w:sz="0" w:space="0" w:color="auto"/>
            <w:bottom w:val="none" w:sz="0" w:space="0" w:color="auto"/>
            <w:right w:val="none" w:sz="0" w:space="0" w:color="auto"/>
          </w:divBdr>
        </w:div>
        <w:div w:id="145247453">
          <w:marLeft w:val="640"/>
          <w:marRight w:val="0"/>
          <w:marTop w:val="0"/>
          <w:marBottom w:val="0"/>
          <w:divBdr>
            <w:top w:val="none" w:sz="0" w:space="0" w:color="auto"/>
            <w:left w:val="none" w:sz="0" w:space="0" w:color="auto"/>
            <w:bottom w:val="none" w:sz="0" w:space="0" w:color="auto"/>
            <w:right w:val="none" w:sz="0" w:space="0" w:color="auto"/>
          </w:divBdr>
        </w:div>
        <w:div w:id="307368003">
          <w:marLeft w:val="640"/>
          <w:marRight w:val="0"/>
          <w:marTop w:val="0"/>
          <w:marBottom w:val="0"/>
          <w:divBdr>
            <w:top w:val="none" w:sz="0" w:space="0" w:color="auto"/>
            <w:left w:val="none" w:sz="0" w:space="0" w:color="auto"/>
            <w:bottom w:val="none" w:sz="0" w:space="0" w:color="auto"/>
            <w:right w:val="none" w:sz="0" w:space="0" w:color="auto"/>
          </w:divBdr>
        </w:div>
        <w:div w:id="1494686631">
          <w:marLeft w:val="640"/>
          <w:marRight w:val="0"/>
          <w:marTop w:val="0"/>
          <w:marBottom w:val="0"/>
          <w:divBdr>
            <w:top w:val="none" w:sz="0" w:space="0" w:color="auto"/>
            <w:left w:val="none" w:sz="0" w:space="0" w:color="auto"/>
            <w:bottom w:val="none" w:sz="0" w:space="0" w:color="auto"/>
            <w:right w:val="none" w:sz="0" w:space="0" w:color="auto"/>
          </w:divBdr>
        </w:div>
        <w:div w:id="896865759">
          <w:marLeft w:val="640"/>
          <w:marRight w:val="0"/>
          <w:marTop w:val="0"/>
          <w:marBottom w:val="0"/>
          <w:divBdr>
            <w:top w:val="none" w:sz="0" w:space="0" w:color="auto"/>
            <w:left w:val="none" w:sz="0" w:space="0" w:color="auto"/>
            <w:bottom w:val="none" w:sz="0" w:space="0" w:color="auto"/>
            <w:right w:val="none" w:sz="0" w:space="0" w:color="auto"/>
          </w:divBdr>
        </w:div>
        <w:div w:id="1563757669">
          <w:marLeft w:val="640"/>
          <w:marRight w:val="0"/>
          <w:marTop w:val="0"/>
          <w:marBottom w:val="0"/>
          <w:divBdr>
            <w:top w:val="none" w:sz="0" w:space="0" w:color="auto"/>
            <w:left w:val="none" w:sz="0" w:space="0" w:color="auto"/>
            <w:bottom w:val="none" w:sz="0" w:space="0" w:color="auto"/>
            <w:right w:val="none" w:sz="0" w:space="0" w:color="auto"/>
          </w:divBdr>
        </w:div>
        <w:div w:id="726224068">
          <w:marLeft w:val="640"/>
          <w:marRight w:val="0"/>
          <w:marTop w:val="0"/>
          <w:marBottom w:val="0"/>
          <w:divBdr>
            <w:top w:val="none" w:sz="0" w:space="0" w:color="auto"/>
            <w:left w:val="none" w:sz="0" w:space="0" w:color="auto"/>
            <w:bottom w:val="none" w:sz="0" w:space="0" w:color="auto"/>
            <w:right w:val="none" w:sz="0" w:space="0" w:color="auto"/>
          </w:divBdr>
        </w:div>
        <w:div w:id="602305282">
          <w:marLeft w:val="640"/>
          <w:marRight w:val="0"/>
          <w:marTop w:val="0"/>
          <w:marBottom w:val="0"/>
          <w:divBdr>
            <w:top w:val="none" w:sz="0" w:space="0" w:color="auto"/>
            <w:left w:val="none" w:sz="0" w:space="0" w:color="auto"/>
            <w:bottom w:val="none" w:sz="0" w:space="0" w:color="auto"/>
            <w:right w:val="none" w:sz="0" w:space="0" w:color="auto"/>
          </w:divBdr>
        </w:div>
        <w:div w:id="631710952">
          <w:marLeft w:val="640"/>
          <w:marRight w:val="0"/>
          <w:marTop w:val="0"/>
          <w:marBottom w:val="0"/>
          <w:divBdr>
            <w:top w:val="none" w:sz="0" w:space="0" w:color="auto"/>
            <w:left w:val="none" w:sz="0" w:space="0" w:color="auto"/>
            <w:bottom w:val="none" w:sz="0" w:space="0" w:color="auto"/>
            <w:right w:val="none" w:sz="0" w:space="0" w:color="auto"/>
          </w:divBdr>
        </w:div>
        <w:div w:id="424884317">
          <w:marLeft w:val="640"/>
          <w:marRight w:val="0"/>
          <w:marTop w:val="0"/>
          <w:marBottom w:val="0"/>
          <w:divBdr>
            <w:top w:val="none" w:sz="0" w:space="0" w:color="auto"/>
            <w:left w:val="none" w:sz="0" w:space="0" w:color="auto"/>
            <w:bottom w:val="none" w:sz="0" w:space="0" w:color="auto"/>
            <w:right w:val="none" w:sz="0" w:space="0" w:color="auto"/>
          </w:divBdr>
        </w:div>
        <w:div w:id="1639914873">
          <w:marLeft w:val="640"/>
          <w:marRight w:val="0"/>
          <w:marTop w:val="0"/>
          <w:marBottom w:val="0"/>
          <w:divBdr>
            <w:top w:val="none" w:sz="0" w:space="0" w:color="auto"/>
            <w:left w:val="none" w:sz="0" w:space="0" w:color="auto"/>
            <w:bottom w:val="none" w:sz="0" w:space="0" w:color="auto"/>
            <w:right w:val="none" w:sz="0" w:space="0" w:color="auto"/>
          </w:divBdr>
        </w:div>
        <w:div w:id="1698966467">
          <w:marLeft w:val="640"/>
          <w:marRight w:val="0"/>
          <w:marTop w:val="0"/>
          <w:marBottom w:val="0"/>
          <w:divBdr>
            <w:top w:val="none" w:sz="0" w:space="0" w:color="auto"/>
            <w:left w:val="none" w:sz="0" w:space="0" w:color="auto"/>
            <w:bottom w:val="none" w:sz="0" w:space="0" w:color="auto"/>
            <w:right w:val="none" w:sz="0" w:space="0" w:color="auto"/>
          </w:divBdr>
        </w:div>
        <w:div w:id="837966838">
          <w:marLeft w:val="640"/>
          <w:marRight w:val="0"/>
          <w:marTop w:val="0"/>
          <w:marBottom w:val="0"/>
          <w:divBdr>
            <w:top w:val="none" w:sz="0" w:space="0" w:color="auto"/>
            <w:left w:val="none" w:sz="0" w:space="0" w:color="auto"/>
            <w:bottom w:val="none" w:sz="0" w:space="0" w:color="auto"/>
            <w:right w:val="none" w:sz="0" w:space="0" w:color="auto"/>
          </w:divBdr>
        </w:div>
        <w:div w:id="1507868138">
          <w:marLeft w:val="640"/>
          <w:marRight w:val="0"/>
          <w:marTop w:val="0"/>
          <w:marBottom w:val="0"/>
          <w:divBdr>
            <w:top w:val="none" w:sz="0" w:space="0" w:color="auto"/>
            <w:left w:val="none" w:sz="0" w:space="0" w:color="auto"/>
            <w:bottom w:val="none" w:sz="0" w:space="0" w:color="auto"/>
            <w:right w:val="none" w:sz="0" w:space="0" w:color="auto"/>
          </w:divBdr>
        </w:div>
        <w:div w:id="958414490">
          <w:marLeft w:val="640"/>
          <w:marRight w:val="0"/>
          <w:marTop w:val="0"/>
          <w:marBottom w:val="0"/>
          <w:divBdr>
            <w:top w:val="none" w:sz="0" w:space="0" w:color="auto"/>
            <w:left w:val="none" w:sz="0" w:space="0" w:color="auto"/>
            <w:bottom w:val="none" w:sz="0" w:space="0" w:color="auto"/>
            <w:right w:val="none" w:sz="0" w:space="0" w:color="auto"/>
          </w:divBdr>
        </w:div>
        <w:div w:id="897325819">
          <w:marLeft w:val="640"/>
          <w:marRight w:val="0"/>
          <w:marTop w:val="0"/>
          <w:marBottom w:val="0"/>
          <w:divBdr>
            <w:top w:val="none" w:sz="0" w:space="0" w:color="auto"/>
            <w:left w:val="none" w:sz="0" w:space="0" w:color="auto"/>
            <w:bottom w:val="none" w:sz="0" w:space="0" w:color="auto"/>
            <w:right w:val="none" w:sz="0" w:space="0" w:color="auto"/>
          </w:divBdr>
        </w:div>
        <w:div w:id="940605260">
          <w:marLeft w:val="640"/>
          <w:marRight w:val="0"/>
          <w:marTop w:val="0"/>
          <w:marBottom w:val="0"/>
          <w:divBdr>
            <w:top w:val="none" w:sz="0" w:space="0" w:color="auto"/>
            <w:left w:val="none" w:sz="0" w:space="0" w:color="auto"/>
            <w:bottom w:val="none" w:sz="0" w:space="0" w:color="auto"/>
            <w:right w:val="none" w:sz="0" w:space="0" w:color="auto"/>
          </w:divBdr>
        </w:div>
        <w:div w:id="989790335">
          <w:marLeft w:val="640"/>
          <w:marRight w:val="0"/>
          <w:marTop w:val="0"/>
          <w:marBottom w:val="0"/>
          <w:divBdr>
            <w:top w:val="none" w:sz="0" w:space="0" w:color="auto"/>
            <w:left w:val="none" w:sz="0" w:space="0" w:color="auto"/>
            <w:bottom w:val="none" w:sz="0" w:space="0" w:color="auto"/>
            <w:right w:val="none" w:sz="0" w:space="0" w:color="auto"/>
          </w:divBdr>
        </w:div>
        <w:div w:id="741761164">
          <w:marLeft w:val="640"/>
          <w:marRight w:val="0"/>
          <w:marTop w:val="0"/>
          <w:marBottom w:val="0"/>
          <w:divBdr>
            <w:top w:val="none" w:sz="0" w:space="0" w:color="auto"/>
            <w:left w:val="none" w:sz="0" w:space="0" w:color="auto"/>
            <w:bottom w:val="none" w:sz="0" w:space="0" w:color="auto"/>
            <w:right w:val="none" w:sz="0" w:space="0" w:color="auto"/>
          </w:divBdr>
        </w:div>
        <w:div w:id="52240569">
          <w:marLeft w:val="640"/>
          <w:marRight w:val="0"/>
          <w:marTop w:val="0"/>
          <w:marBottom w:val="0"/>
          <w:divBdr>
            <w:top w:val="none" w:sz="0" w:space="0" w:color="auto"/>
            <w:left w:val="none" w:sz="0" w:space="0" w:color="auto"/>
            <w:bottom w:val="none" w:sz="0" w:space="0" w:color="auto"/>
            <w:right w:val="none" w:sz="0" w:space="0" w:color="auto"/>
          </w:divBdr>
        </w:div>
        <w:div w:id="1376157196">
          <w:marLeft w:val="640"/>
          <w:marRight w:val="0"/>
          <w:marTop w:val="0"/>
          <w:marBottom w:val="0"/>
          <w:divBdr>
            <w:top w:val="none" w:sz="0" w:space="0" w:color="auto"/>
            <w:left w:val="none" w:sz="0" w:space="0" w:color="auto"/>
            <w:bottom w:val="none" w:sz="0" w:space="0" w:color="auto"/>
            <w:right w:val="none" w:sz="0" w:space="0" w:color="auto"/>
          </w:divBdr>
        </w:div>
        <w:div w:id="508370702">
          <w:marLeft w:val="640"/>
          <w:marRight w:val="0"/>
          <w:marTop w:val="0"/>
          <w:marBottom w:val="0"/>
          <w:divBdr>
            <w:top w:val="none" w:sz="0" w:space="0" w:color="auto"/>
            <w:left w:val="none" w:sz="0" w:space="0" w:color="auto"/>
            <w:bottom w:val="none" w:sz="0" w:space="0" w:color="auto"/>
            <w:right w:val="none" w:sz="0" w:space="0" w:color="auto"/>
          </w:divBdr>
        </w:div>
        <w:div w:id="2031909412">
          <w:marLeft w:val="640"/>
          <w:marRight w:val="0"/>
          <w:marTop w:val="0"/>
          <w:marBottom w:val="0"/>
          <w:divBdr>
            <w:top w:val="none" w:sz="0" w:space="0" w:color="auto"/>
            <w:left w:val="none" w:sz="0" w:space="0" w:color="auto"/>
            <w:bottom w:val="none" w:sz="0" w:space="0" w:color="auto"/>
            <w:right w:val="none" w:sz="0" w:space="0" w:color="auto"/>
          </w:divBdr>
        </w:div>
        <w:div w:id="2051760865">
          <w:marLeft w:val="640"/>
          <w:marRight w:val="0"/>
          <w:marTop w:val="0"/>
          <w:marBottom w:val="0"/>
          <w:divBdr>
            <w:top w:val="none" w:sz="0" w:space="0" w:color="auto"/>
            <w:left w:val="none" w:sz="0" w:space="0" w:color="auto"/>
            <w:bottom w:val="none" w:sz="0" w:space="0" w:color="auto"/>
            <w:right w:val="none" w:sz="0" w:space="0" w:color="auto"/>
          </w:divBdr>
        </w:div>
        <w:div w:id="1774326183">
          <w:marLeft w:val="640"/>
          <w:marRight w:val="0"/>
          <w:marTop w:val="0"/>
          <w:marBottom w:val="0"/>
          <w:divBdr>
            <w:top w:val="none" w:sz="0" w:space="0" w:color="auto"/>
            <w:left w:val="none" w:sz="0" w:space="0" w:color="auto"/>
            <w:bottom w:val="none" w:sz="0" w:space="0" w:color="auto"/>
            <w:right w:val="none" w:sz="0" w:space="0" w:color="auto"/>
          </w:divBdr>
        </w:div>
        <w:div w:id="1807158920">
          <w:marLeft w:val="640"/>
          <w:marRight w:val="0"/>
          <w:marTop w:val="0"/>
          <w:marBottom w:val="0"/>
          <w:divBdr>
            <w:top w:val="none" w:sz="0" w:space="0" w:color="auto"/>
            <w:left w:val="none" w:sz="0" w:space="0" w:color="auto"/>
            <w:bottom w:val="none" w:sz="0" w:space="0" w:color="auto"/>
            <w:right w:val="none" w:sz="0" w:space="0" w:color="auto"/>
          </w:divBdr>
        </w:div>
        <w:div w:id="1537817901">
          <w:marLeft w:val="640"/>
          <w:marRight w:val="0"/>
          <w:marTop w:val="0"/>
          <w:marBottom w:val="0"/>
          <w:divBdr>
            <w:top w:val="none" w:sz="0" w:space="0" w:color="auto"/>
            <w:left w:val="none" w:sz="0" w:space="0" w:color="auto"/>
            <w:bottom w:val="none" w:sz="0" w:space="0" w:color="auto"/>
            <w:right w:val="none" w:sz="0" w:space="0" w:color="auto"/>
          </w:divBdr>
        </w:div>
      </w:divsChild>
    </w:div>
    <w:div w:id="966399194">
      <w:marLeft w:val="640"/>
      <w:marRight w:val="0"/>
      <w:marTop w:val="0"/>
      <w:marBottom w:val="0"/>
      <w:divBdr>
        <w:top w:val="none" w:sz="0" w:space="0" w:color="auto"/>
        <w:left w:val="none" w:sz="0" w:space="0" w:color="auto"/>
        <w:bottom w:val="none" w:sz="0" w:space="0" w:color="auto"/>
        <w:right w:val="none" w:sz="0" w:space="0" w:color="auto"/>
      </w:divBdr>
    </w:div>
    <w:div w:id="967247692">
      <w:bodyDiv w:val="1"/>
      <w:marLeft w:val="0"/>
      <w:marRight w:val="0"/>
      <w:marTop w:val="0"/>
      <w:marBottom w:val="0"/>
      <w:divBdr>
        <w:top w:val="none" w:sz="0" w:space="0" w:color="auto"/>
        <w:left w:val="none" w:sz="0" w:space="0" w:color="auto"/>
        <w:bottom w:val="none" w:sz="0" w:space="0" w:color="auto"/>
        <w:right w:val="none" w:sz="0" w:space="0" w:color="auto"/>
      </w:divBdr>
      <w:divsChild>
        <w:div w:id="2043824039">
          <w:marLeft w:val="640"/>
          <w:marRight w:val="0"/>
          <w:marTop w:val="0"/>
          <w:marBottom w:val="0"/>
          <w:divBdr>
            <w:top w:val="none" w:sz="0" w:space="0" w:color="auto"/>
            <w:left w:val="none" w:sz="0" w:space="0" w:color="auto"/>
            <w:bottom w:val="none" w:sz="0" w:space="0" w:color="auto"/>
            <w:right w:val="none" w:sz="0" w:space="0" w:color="auto"/>
          </w:divBdr>
        </w:div>
        <w:div w:id="1006399263">
          <w:marLeft w:val="640"/>
          <w:marRight w:val="0"/>
          <w:marTop w:val="0"/>
          <w:marBottom w:val="0"/>
          <w:divBdr>
            <w:top w:val="none" w:sz="0" w:space="0" w:color="auto"/>
            <w:left w:val="none" w:sz="0" w:space="0" w:color="auto"/>
            <w:bottom w:val="none" w:sz="0" w:space="0" w:color="auto"/>
            <w:right w:val="none" w:sz="0" w:space="0" w:color="auto"/>
          </w:divBdr>
        </w:div>
        <w:div w:id="1221594864">
          <w:marLeft w:val="640"/>
          <w:marRight w:val="0"/>
          <w:marTop w:val="0"/>
          <w:marBottom w:val="0"/>
          <w:divBdr>
            <w:top w:val="none" w:sz="0" w:space="0" w:color="auto"/>
            <w:left w:val="none" w:sz="0" w:space="0" w:color="auto"/>
            <w:bottom w:val="none" w:sz="0" w:space="0" w:color="auto"/>
            <w:right w:val="none" w:sz="0" w:space="0" w:color="auto"/>
          </w:divBdr>
        </w:div>
        <w:div w:id="1361275323">
          <w:marLeft w:val="640"/>
          <w:marRight w:val="0"/>
          <w:marTop w:val="0"/>
          <w:marBottom w:val="0"/>
          <w:divBdr>
            <w:top w:val="none" w:sz="0" w:space="0" w:color="auto"/>
            <w:left w:val="none" w:sz="0" w:space="0" w:color="auto"/>
            <w:bottom w:val="none" w:sz="0" w:space="0" w:color="auto"/>
            <w:right w:val="none" w:sz="0" w:space="0" w:color="auto"/>
          </w:divBdr>
        </w:div>
        <w:div w:id="1848909450">
          <w:marLeft w:val="640"/>
          <w:marRight w:val="0"/>
          <w:marTop w:val="0"/>
          <w:marBottom w:val="0"/>
          <w:divBdr>
            <w:top w:val="none" w:sz="0" w:space="0" w:color="auto"/>
            <w:left w:val="none" w:sz="0" w:space="0" w:color="auto"/>
            <w:bottom w:val="none" w:sz="0" w:space="0" w:color="auto"/>
            <w:right w:val="none" w:sz="0" w:space="0" w:color="auto"/>
          </w:divBdr>
        </w:div>
        <w:div w:id="453596384">
          <w:marLeft w:val="640"/>
          <w:marRight w:val="0"/>
          <w:marTop w:val="0"/>
          <w:marBottom w:val="0"/>
          <w:divBdr>
            <w:top w:val="none" w:sz="0" w:space="0" w:color="auto"/>
            <w:left w:val="none" w:sz="0" w:space="0" w:color="auto"/>
            <w:bottom w:val="none" w:sz="0" w:space="0" w:color="auto"/>
            <w:right w:val="none" w:sz="0" w:space="0" w:color="auto"/>
          </w:divBdr>
        </w:div>
        <w:div w:id="535194488">
          <w:marLeft w:val="640"/>
          <w:marRight w:val="0"/>
          <w:marTop w:val="0"/>
          <w:marBottom w:val="0"/>
          <w:divBdr>
            <w:top w:val="none" w:sz="0" w:space="0" w:color="auto"/>
            <w:left w:val="none" w:sz="0" w:space="0" w:color="auto"/>
            <w:bottom w:val="none" w:sz="0" w:space="0" w:color="auto"/>
            <w:right w:val="none" w:sz="0" w:space="0" w:color="auto"/>
          </w:divBdr>
        </w:div>
        <w:div w:id="270019193">
          <w:marLeft w:val="640"/>
          <w:marRight w:val="0"/>
          <w:marTop w:val="0"/>
          <w:marBottom w:val="0"/>
          <w:divBdr>
            <w:top w:val="none" w:sz="0" w:space="0" w:color="auto"/>
            <w:left w:val="none" w:sz="0" w:space="0" w:color="auto"/>
            <w:bottom w:val="none" w:sz="0" w:space="0" w:color="auto"/>
            <w:right w:val="none" w:sz="0" w:space="0" w:color="auto"/>
          </w:divBdr>
        </w:div>
        <w:div w:id="1667393165">
          <w:marLeft w:val="640"/>
          <w:marRight w:val="0"/>
          <w:marTop w:val="0"/>
          <w:marBottom w:val="0"/>
          <w:divBdr>
            <w:top w:val="none" w:sz="0" w:space="0" w:color="auto"/>
            <w:left w:val="none" w:sz="0" w:space="0" w:color="auto"/>
            <w:bottom w:val="none" w:sz="0" w:space="0" w:color="auto"/>
            <w:right w:val="none" w:sz="0" w:space="0" w:color="auto"/>
          </w:divBdr>
        </w:div>
        <w:div w:id="1797529262">
          <w:marLeft w:val="640"/>
          <w:marRight w:val="0"/>
          <w:marTop w:val="0"/>
          <w:marBottom w:val="0"/>
          <w:divBdr>
            <w:top w:val="none" w:sz="0" w:space="0" w:color="auto"/>
            <w:left w:val="none" w:sz="0" w:space="0" w:color="auto"/>
            <w:bottom w:val="none" w:sz="0" w:space="0" w:color="auto"/>
            <w:right w:val="none" w:sz="0" w:space="0" w:color="auto"/>
          </w:divBdr>
        </w:div>
        <w:div w:id="1612736201">
          <w:marLeft w:val="640"/>
          <w:marRight w:val="0"/>
          <w:marTop w:val="0"/>
          <w:marBottom w:val="0"/>
          <w:divBdr>
            <w:top w:val="none" w:sz="0" w:space="0" w:color="auto"/>
            <w:left w:val="none" w:sz="0" w:space="0" w:color="auto"/>
            <w:bottom w:val="none" w:sz="0" w:space="0" w:color="auto"/>
            <w:right w:val="none" w:sz="0" w:space="0" w:color="auto"/>
          </w:divBdr>
        </w:div>
        <w:div w:id="760294836">
          <w:marLeft w:val="640"/>
          <w:marRight w:val="0"/>
          <w:marTop w:val="0"/>
          <w:marBottom w:val="0"/>
          <w:divBdr>
            <w:top w:val="none" w:sz="0" w:space="0" w:color="auto"/>
            <w:left w:val="none" w:sz="0" w:space="0" w:color="auto"/>
            <w:bottom w:val="none" w:sz="0" w:space="0" w:color="auto"/>
            <w:right w:val="none" w:sz="0" w:space="0" w:color="auto"/>
          </w:divBdr>
        </w:div>
        <w:div w:id="1456555282">
          <w:marLeft w:val="640"/>
          <w:marRight w:val="0"/>
          <w:marTop w:val="0"/>
          <w:marBottom w:val="0"/>
          <w:divBdr>
            <w:top w:val="none" w:sz="0" w:space="0" w:color="auto"/>
            <w:left w:val="none" w:sz="0" w:space="0" w:color="auto"/>
            <w:bottom w:val="none" w:sz="0" w:space="0" w:color="auto"/>
            <w:right w:val="none" w:sz="0" w:space="0" w:color="auto"/>
          </w:divBdr>
        </w:div>
        <w:div w:id="2090303135">
          <w:marLeft w:val="640"/>
          <w:marRight w:val="0"/>
          <w:marTop w:val="0"/>
          <w:marBottom w:val="0"/>
          <w:divBdr>
            <w:top w:val="none" w:sz="0" w:space="0" w:color="auto"/>
            <w:left w:val="none" w:sz="0" w:space="0" w:color="auto"/>
            <w:bottom w:val="none" w:sz="0" w:space="0" w:color="auto"/>
            <w:right w:val="none" w:sz="0" w:space="0" w:color="auto"/>
          </w:divBdr>
        </w:div>
        <w:div w:id="1458337486">
          <w:marLeft w:val="640"/>
          <w:marRight w:val="0"/>
          <w:marTop w:val="0"/>
          <w:marBottom w:val="0"/>
          <w:divBdr>
            <w:top w:val="none" w:sz="0" w:space="0" w:color="auto"/>
            <w:left w:val="none" w:sz="0" w:space="0" w:color="auto"/>
            <w:bottom w:val="none" w:sz="0" w:space="0" w:color="auto"/>
            <w:right w:val="none" w:sz="0" w:space="0" w:color="auto"/>
          </w:divBdr>
        </w:div>
        <w:div w:id="695618668">
          <w:marLeft w:val="640"/>
          <w:marRight w:val="0"/>
          <w:marTop w:val="0"/>
          <w:marBottom w:val="0"/>
          <w:divBdr>
            <w:top w:val="none" w:sz="0" w:space="0" w:color="auto"/>
            <w:left w:val="none" w:sz="0" w:space="0" w:color="auto"/>
            <w:bottom w:val="none" w:sz="0" w:space="0" w:color="auto"/>
            <w:right w:val="none" w:sz="0" w:space="0" w:color="auto"/>
          </w:divBdr>
        </w:div>
        <w:div w:id="2011565509">
          <w:marLeft w:val="640"/>
          <w:marRight w:val="0"/>
          <w:marTop w:val="0"/>
          <w:marBottom w:val="0"/>
          <w:divBdr>
            <w:top w:val="none" w:sz="0" w:space="0" w:color="auto"/>
            <w:left w:val="none" w:sz="0" w:space="0" w:color="auto"/>
            <w:bottom w:val="none" w:sz="0" w:space="0" w:color="auto"/>
            <w:right w:val="none" w:sz="0" w:space="0" w:color="auto"/>
          </w:divBdr>
        </w:div>
        <w:div w:id="1246647327">
          <w:marLeft w:val="640"/>
          <w:marRight w:val="0"/>
          <w:marTop w:val="0"/>
          <w:marBottom w:val="0"/>
          <w:divBdr>
            <w:top w:val="none" w:sz="0" w:space="0" w:color="auto"/>
            <w:left w:val="none" w:sz="0" w:space="0" w:color="auto"/>
            <w:bottom w:val="none" w:sz="0" w:space="0" w:color="auto"/>
            <w:right w:val="none" w:sz="0" w:space="0" w:color="auto"/>
          </w:divBdr>
        </w:div>
        <w:div w:id="1443962868">
          <w:marLeft w:val="640"/>
          <w:marRight w:val="0"/>
          <w:marTop w:val="0"/>
          <w:marBottom w:val="0"/>
          <w:divBdr>
            <w:top w:val="none" w:sz="0" w:space="0" w:color="auto"/>
            <w:left w:val="none" w:sz="0" w:space="0" w:color="auto"/>
            <w:bottom w:val="none" w:sz="0" w:space="0" w:color="auto"/>
            <w:right w:val="none" w:sz="0" w:space="0" w:color="auto"/>
          </w:divBdr>
        </w:div>
        <w:div w:id="1551569775">
          <w:marLeft w:val="640"/>
          <w:marRight w:val="0"/>
          <w:marTop w:val="0"/>
          <w:marBottom w:val="0"/>
          <w:divBdr>
            <w:top w:val="none" w:sz="0" w:space="0" w:color="auto"/>
            <w:left w:val="none" w:sz="0" w:space="0" w:color="auto"/>
            <w:bottom w:val="none" w:sz="0" w:space="0" w:color="auto"/>
            <w:right w:val="none" w:sz="0" w:space="0" w:color="auto"/>
          </w:divBdr>
        </w:div>
        <w:div w:id="607783727">
          <w:marLeft w:val="640"/>
          <w:marRight w:val="0"/>
          <w:marTop w:val="0"/>
          <w:marBottom w:val="0"/>
          <w:divBdr>
            <w:top w:val="none" w:sz="0" w:space="0" w:color="auto"/>
            <w:left w:val="none" w:sz="0" w:space="0" w:color="auto"/>
            <w:bottom w:val="none" w:sz="0" w:space="0" w:color="auto"/>
            <w:right w:val="none" w:sz="0" w:space="0" w:color="auto"/>
          </w:divBdr>
        </w:div>
        <w:div w:id="1370256475">
          <w:marLeft w:val="640"/>
          <w:marRight w:val="0"/>
          <w:marTop w:val="0"/>
          <w:marBottom w:val="0"/>
          <w:divBdr>
            <w:top w:val="none" w:sz="0" w:space="0" w:color="auto"/>
            <w:left w:val="none" w:sz="0" w:space="0" w:color="auto"/>
            <w:bottom w:val="none" w:sz="0" w:space="0" w:color="auto"/>
            <w:right w:val="none" w:sz="0" w:space="0" w:color="auto"/>
          </w:divBdr>
        </w:div>
        <w:div w:id="1800343188">
          <w:marLeft w:val="640"/>
          <w:marRight w:val="0"/>
          <w:marTop w:val="0"/>
          <w:marBottom w:val="0"/>
          <w:divBdr>
            <w:top w:val="none" w:sz="0" w:space="0" w:color="auto"/>
            <w:left w:val="none" w:sz="0" w:space="0" w:color="auto"/>
            <w:bottom w:val="none" w:sz="0" w:space="0" w:color="auto"/>
            <w:right w:val="none" w:sz="0" w:space="0" w:color="auto"/>
          </w:divBdr>
        </w:div>
        <w:div w:id="919287190">
          <w:marLeft w:val="640"/>
          <w:marRight w:val="0"/>
          <w:marTop w:val="0"/>
          <w:marBottom w:val="0"/>
          <w:divBdr>
            <w:top w:val="none" w:sz="0" w:space="0" w:color="auto"/>
            <w:left w:val="none" w:sz="0" w:space="0" w:color="auto"/>
            <w:bottom w:val="none" w:sz="0" w:space="0" w:color="auto"/>
            <w:right w:val="none" w:sz="0" w:space="0" w:color="auto"/>
          </w:divBdr>
        </w:div>
        <w:div w:id="28115067">
          <w:marLeft w:val="640"/>
          <w:marRight w:val="0"/>
          <w:marTop w:val="0"/>
          <w:marBottom w:val="0"/>
          <w:divBdr>
            <w:top w:val="none" w:sz="0" w:space="0" w:color="auto"/>
            <w:left w:val="none" w:sz="0" w:space="0" w:color="auto"/>
            <w:bottom w:val="none" w:sz="0" w:space="0" w:color="auto"/>
            <w:right w:val="none" w:sz="0" w:space="0" w:color="auto"/>
          </w:divBdr>
        </w:div>
        <w:div w:id="503209954">
          <w:marLeft w:val="640"/>
          <w:marRight w:val="0"/>
          <w:marTop w:val="0"/>
          <w:marBottom w:val="0"/>
          <w:divBdr>
            <w:top w:val="none" w:sz="0" w:space="0" w:color="auto"/>
            <w:left w:val="none" w:sz="0" w:space="0" w:color="auto"/>
            <w:bottom w:val="none" w:sz="0" w:space="0" w:color="auto"/>
            <w:right w:val="none" w:sz="0" w:space="0" w:color="auto"/>
          </w:divBdr>
        </w:div>
        <w:div w:id="830561164">
          <w:marLeft w:val="640"/>
          <w:marRight w:val="0"/>
          <w:marTop w:val="0"/>
          <w:marBottom w:val="0"/>
          <w:divBdr>
            <w:top w:val="none" w:sz="0" w:space="0" w:color="auto"/>
            <w:left w:val="none" w:sz="0" w:space="0" w:color="auto"/>
            <w:bottom w:val="none" w:sz="0" w:space="0" w:color="auto"/>
            <w:right w:val="none" w:sz="0" w:space="0" w:color="auto"/>
          </w:divBdr>
        </w:div>
        <w:div w:id="1928490079">
          <w:marLeft w:val="640"/>
          <w:marRight w:val="0"/>
          <w:marTop w:val="0"/>
          <w:marBottom w:val="0"/>
          <w:divBdr>
            <w:top w:val="none" w:sz="0" w:space="0" w:color="auto"/>
            <w:left w:val="none" w:sz="0" w:space="0" w:color="auto"/>
            <w:bottom w:val="none" w:sz="0" w:space="0" w:color="auto"/>
            <w:right w:val="none" w:sz="0" w:space="0" w:color="auto"/>
          </w:divBdr>
        </w:div>
        <w:div w:id="911232296">
          <w:marLeft w:val="640"/>
          <w:marRight w:val="0"/>
          <w:marTop w:val="0"/>
          <w:marBottom w:val="0"/>
          <w:divBdr>
            <w:top w:val="none" w:sz="0" w:space="0" w:color="auto"/>
            <w:left w:val="none" w:sz="0" w:space="0" w:color="auto"/>
            <w:bottom w:val="none" w:sz="0" w:space="0" w:color="auto"/>
            <w:right w:val="none" w:sz="0" w:space="0" w:color="auto"/>
          </w:divBdr>
        </w:div>
        <w:div w:id="718553229">
          <w:marLeft w:val="640"/>
          <w:marRight w:val="0"/>
          <w:marTop w:val="0"/>
          <w:marBottom w:val="0"/>
          <w:divBdr>
            <w:top w:val="none" w:sz="0" w:space="0" w:color="auto"/>
            <w:left w:val="none" w:sz="0" w:space="0" w:color="auto"/>
            <w:bottom w:val="none" w:sz="0" w:space="0" w:color="auto"/>
            <w:right w:val="none" w:sz="0" w:space="0" w:color="auto"/>
          </w:divBdr>
        </w:div>
        <w:div w:id="1867255946">
          <w:marLeft w:val="640"/>
          <w:marRight w:val="0"/>
          <w:marTop w:val="0"/>
          <w:marBottom w:val="0"/>
          <w:divBdr>
            <w:top w:val="none" w:sz="0" w:space="0" w:color="auto"/>
            <w:left w:val="none" w:sz="0" w:space="0" w:color="auto"/>
            <w:bottom w:val="none" w:sz="0" w:space="0" w:color="auto"/>
            <w:right w:val="none" w:sz="0" w:space="0" w:color="auto"/>
          </w:divBdr>
        </w:div>
        <w:div w:id="1848902167">
          <w:marLeft w:val="640"/>
          <w:marRight w:val="0"/>
          <w:marTop w:val="0"/>
          <w:marBottom w:val="0"/>
          <w:divBdr>
            <w:top w:val="none" w:sz="0" w:space="0" w:color="auto"/>
            <w:left w:val="none" w:sz="0" w:space="0" w:color="auto"/>
            <w:bottom w:val="none" w:sz="0" w:space="0" w:color="auto"/>
            <w:right w:val="none" w:sz="0" w:space="0" w:color="auto"/>
          </w:divBdr>
        </w:div>
        <w:div w:id="455562724">
          <w:marLeft w:val="640"/>
          <w:marRight w:val="0"/>
          <w:marTop w:val="0"/>
          <w:marBottom w:val="0"/>
          <w:divBdr>
            <w:top w:val="none" w:sz="0" w:space="0" w:color="auto"/>
            <w:left w:val="none" w:sz="0" w:space="0" w:color="auto"/>
            <w:bottom w:val="none" w:sz="0" w:space="0" w:color="auto"/>
            <w:right w:val="none" w:sz="0" w:space="0" w:color="auto"/>
          </w:divBdr>
        </w:div>
        <w:div w:id="720177465">
          <w:marLeft w:val="640"/>
          <w:marRight w:val="0"/>
          <w:marTop w:val="0"/>
          <w:marBottom w:val="0"/>
          <w:divBdr>
            <w:top w:val="none" w:sz="0" w:space="0" w:color="auto"/>
            <w:left w:val="none" w:sz="0" w:space="0" w:color="auto"/>
            <w:bottom w:val="none" w:sz="0" w:space="0" w:color="auto"/>
            <w:right w:val="none" w:sz="0" w:space="0" w:color="auto"/>
          </w:divBdr>
        </w:div>
        <w:div w:id="1178274276">
          <w:marLeft w:val="640"/>
          <w:marRight w:val="0"/>
          <w:marTop w:val="0"/>
          <w:marBottom w:val="0"/>
          <w:divBdr>
            <w:top w:val="none" w:sz="0" w:space="0" w:color="auto"/>
            <w:left w:val="none" w:sz="0" w:space="0" w:color="auto"/>
            <w:bottom w:val="none" w:sz="0" w:space="0" w:color="auto"/>
            <w:right w:val="none" w:sz="0" w:space="0" w:color="auto"/>
          </w:divBdr>
        </w:div>
        <w:div w:id="1561596456">
          <w:marLeft w:val="640"/>
          <w:marRight w:val="0"/>
          <w:marTop w:val="0"/>
          <w:marBottom w:val="0"/>
          <w:divBdr>
            <w:top w:val="none" w:sz="0" w:space="0" w:color="auto"/>
            <w:left w:val="none" w:sz="0" w:space="0" w:color="auto"/>
            <w:bottom w:val="none" w:sz="0" w:space="0" w:color="auto"/>
            <w:right w:val="none" w:sz="0" w:space="0" w:color="auto"/>
          </w:divBdr>
        </w:div>
        <w:div w:id="605044423">
          <w:marLeft w:val="640"/>
          <w:marRight w:val="0"/>
          <w:marTop w:val="0"/>
          <w:marBottom w:val="0"/>
          <w:divBdr>
            <w:top w:val="none" w:sz="0" w:space="0" w:color="auto"/>
            <w:left w:val="none" w:sz="0" w:space="0" w:color="auto"/>
            <w:bottom w:val="none" w:sz="0" w:space="0" w:color="auto"/>
            <w:right w:val="none" w:sz="0" w:space="0" w:color="auto"/>
          </w:divBdr>
        </w:div>
        <w:div w:id="1351906423">
          <w:marLeft w:val="640"/>
          <w:marRight w:val="0"/>
          <w:marTop w:val="0"/>
          <w:marBottom w:val="0"/>
          <w:divBdr>
            <w:top w:val="none" w:sz="0" w:space="0" w:color="auto"/>
            <w:left w:val="none" w:sz="0" w:space="0" w:color="auto"/>
            <w:bottom w:val="none" w:sz="0" w:space="0" w:color="auto"/>
            <w:right w:val="none" w:sz="0" w:space="0" w:color="auto"/>
          </w:divBdr>
        </w:div>
        <w:div w:id="432022079">
          <w:marLeft w:val="640"/>
          <w:marRight w:val="0"/>
          <w:marTop w:val="0"/>
          <w:marBottom w:val="0"/>
          <w:divBdr>
            <w:top w:val="none" w:sz="0" w:space="0" w:color="auto"/>
            <w:left w:val="none" w:sz="0" w:space="0" w:color="auto"/>
            <w:bottom w:val="none" w:sz="0" w:space="0" w:color="auto"/>
            <w:right w:val="none" w:sz="0" w:space="0" w:color="auto"/>
          </w:divBdr>
        </w:div>
        <w:div w:id="75253582">
          <w:marLeft w:val="640"/>
          <w:marRight w:val="0"/>
          <w:marTop w:val="0"/>
          <w:marBottom w:val="0"/>
          <w:divBdr>
            <w:top w:val="none" w:sz="0" w:space="0" w:color="auto"/>
            <w:left w:val="none" w:sz="0" w:space="0" w:color="auto"/>
            <w:bottom w:val="none" w:sz="0" w:space="0" w:color="auto"/>
            <w:right w:val="none" w:sz="0" w:space="0" w:color="auto"/>
          </w:divBdr>
        </w:div>
        <w:div w:id="574631887">
          <w:marLeft w:val="640"/>
          <w:marRight w:val="0"/>
          <w:marTop w:val="0"/>
          <w:marBottom w:val="0"/>
          <w:divBdr>
            <w:top w:val="none" w:sz="0" w:space="0" w:color="auto"/>
            <w:left w:val="none" w:sz="0" w:space="0" w:color="auto"/>
            <w:bottom w:val="none" w:sz="0" w:space="0" w:color="auto"/>
            <w:right w:val="none" w:sz="0" w:space="0" w:color="auto"/>
          </w:divBdr>
        </w:div>
        <w:div w:id="1915387318">
          <w:marLeft w:val="640"/>
          <w:marRight w:val="0"/>
          <w:marTop w:val="0"/>
          <w:marBottom w:val="0"/>
          <w:divBdr>
            <w:top w:val="none" w:sz="0" w:space="0" w:color="auto"/>
            <w:left w:val="none" w:sz="0" w:space="0" w:color="auto"/>
            <w:bottom w:val="none" w:sz="0" w:space="0" w:color="auto"/>
            <w:right w:val="none" w:sz="0" w:space="0" w:color="auto"/>
          </w:divBdr>
        </w:div>
        <w:div w:id="1116870663">
          <w:marLeft w:val="640"/>
          <w:marRight w:val="0"/>
          <w:marTop w:val="0"/>
          <w:marBottom w:val="0"/>
          <w:divBdr>
            <w:top w:val="none" w:sz="0" w:space="0" w:color="auto"/>
            <w:left w:val="none" w:sz="0" w:space="0" w:color="auto"/>
            <w:bottom w:val="none" w:sz="0" w:space="0" w:color="auto"/>
            <w:right w:val="none" w:sz="0" w:space="0" w:color="auto"/>
          </w:divBdr>
        </w:div>
        <w:div w:id="290863275">
          <w:marLeft w:val="640"/>
          <w:marRight w:val="0"/>
          <w:marTop w:val="0"/>
          <w:marBottom w:val="0"/>
          <w:divBdr>
            <w:top w:val="none" w:sz="0" w:space="0" w:color="auto"/>
            <w:left w:val="none" w:sz="0" w:space="0" w:color="auto"/>
            <w:bottom w:val="none" w:sz="0" w:space="0" w:color="auto"/>
            <w:right w:val="none" w:sz="0" w:space="0" w:color="auto"/>
          </w:divBdr>
        </w:div>
      </w:divsChild>
    </w:div>
    <w:div w:id="967273551">
      <w:marLeft w:val="640"/>
      <w:marRight w:val="0"/>
      <w:marTop w:val="0"/>
      <w:marBottom w:val="0"/>
      <w:divBdr>
        <w:top w:val="none" w:sz="0" w:space="0" w:color="auto"/>
        <w:left w:val="none" w:sz="0" w:space="0" w:color="auto"/>
        <w:bottom w:val="none" w:sz="0" w:space="0" w:color="auto"/>
        <w:right w:val="none" w:sz="0" w:space="0" w:color="auto"/>
      </w:divBdr>
    </w:div>
    <w:div w:id="968240249">
      <w:bodyDiv w:val="1"/>
      <w:marLeft w:val="0"/>
      <w:marRight w:val="0"/>
      <w:marTop w:val="0"/>
      <w:marBottom w:val="0"/>
      <w:divBdr>
        <w:top w:val="none" w:sz="0" w:space="0" w:color="auto"/>
        <w:left w:val="none" w:sz="0" w:space="0" w:color="auto"/>
        <w:bottom w:val="none" w:sz="0" w:space="0" w:color="auto"/>
        <w:right w:val="none" w:sz="0" w:space="0" w:color="auto"/>
      </w:divBdr>
      <w:divsChild>
        <w:div w:id="1134372864">
          <w:marLeft w:val="640"/>
          <w:marRight w:val="0"/>
          <w:marTop w:val="0"/>
          <w:marBottom w:val="0"/>
          <w:divBdr>
            <w:top w:val="none" w:sz="0" w:space="0" w:color="auto"/>
            <w:left w:val="none" w:sz="0" w:space="0" w:color="auto"/>
            <w:bottom w:val="none" w:sz="0" w:space="0" w:color="auto"/>
            <w:right w:val="none" w:sz="0" w:space="0" w:color="auto"/>
          </w:divBdr>
        </w:div>
        <w:div w:id="302274784">
          <w:marLeft w:val="640"/>
          <w:marRight w:val="0"/>
          <w:marTop w:val="0"/>
          <w:marBottom w:val="0"/>
          <w:divBdr>
            <w:top w:val="none" w:sz="0" w:space="0" w:color="auto"/>
            <w:left w:val="none" w:sz="0" w:space="0" w:color="auto"/>
            <w:bottom w:val="none" w:sz="0" w:space="0" w:color="auto"/>
            <w:right w:val="none" w:sz="0" w:space="0" w:color="auto"/>
          </w:divBdr>
        </w:div>
        <w:div w:id="2033148087">
          <w:marLeft w:val="640"/>
          <w:marRight w:val="0"/>
          <w:marTop w:val="0"/>
          <w:marBottom w:val="0"/>
          <w:divBdr>
            <w:top w:val="none" w:sz="0" w:space="0" w:color="auto"/>
            <w:left w:val="none" w:sz="0" w:space="0" w:color="auto"/>
            <w:bottom w:val="none" w:sz="0" w:space="0" w:color="auto"/>
            <w:right w:val="none" w:sz="0" w:space="0" w:color="auto"/>
          </w:divBdr>
        </w:div>
        <w:div w:id="1148401970">
          <w:marLeft w:val="640"/>
          <w:marRight w:val="0"/>
          <w:marTop w:val="0"/>
          <w:marBottom w:val="0"/>
          <w:divBdr>
            <w:top w:val="none" w:sz="0" w:space="0" w:color="auto"/>
            <w:left w:val="none" w:sz="0" w:space="0" w:color="auto"/>
            <w:bottom w:val="none" w:sz="0" w:space="0" w:color="auto"/>
            <w:right w:val="none" w:sz="0" w:space="0" w:color="auto"/>
          </w:divBdr>
        </w:div>
        <w:div w:id="435641646">
          <w:marLeft w:val="640"/>
          <w:marRight w:val="0"/>
          <w:marTop w:val="0"/>
          <w:marBottom w:val="0"/>
          <w:divBdr>
            <w:top w:val="none" w:sz="0" w:space="0" w:color="auto"/>
            <w:left w:val="none" w:sz="0" w:space="0" w:color="auto"/>
            <w:bottom w:val="none" w:sz="0" w:space="0" w:color="auto"/>
            <w:right w:val="none" w:sz="0" w:space="0" w:color="auto"/>
          </w:divBdr>
        </w:div>
        <w:div w:id="857743774">
          <w:marLeft w:val="640"/>
          <w:marRight w:val="0"/>
          <w:marTop w:val="0"/>
          <w:marBottom w:val="0"/>
          <w:divBdr>
            <w:top w:val="none" w:sz="0" w:space="0" w:color="auto"/>
            <w:left w:val="none" w:sz="0" w:space="0" w:color="auto"/>
            <w:bottom w:val="none" w:sz="0" w:space="0" w:color="auto"/>
            <w:right w:val="none" w:sz="0" w:space="0" w:color="auto"/>
          </w:divBdr>
        </w:div>
        <w:div w:id="2040275833">
          <w:marLeft w:val="640"/>
          <w:marRight w:val="0"/>
          <w:marTop w:val="0"/>
          <w:marBottom w:val="0"/>
          <w:divBdr>
            <w:top w:val="none" w:sz="0" w:space="0" w:color="auto"/>
            <w:left w:val="none" w:sz="0" w:space="0" w:color="auto"/>
            <w:bottom w:val="none" w:sz="0" w:space="0" w:color="auto"/>
            <w:right w:val="none" w:sz="0" w:space="0" w:color="auto"/>
          </w:divBdr>
        </w:div>
        <w:div w:id="1774085566">
          <w:marLeft w:val="640"/>
          <w:marRight w:val="0"/>
          <w:marTop w:val="0"/>
          <w:marBottom w:val="0"/>
          <w:divBdr>
            <w:top w:val="none" w:sz="0" w:space="0" w:color="auto"/>
            <w:left w:val="none" w:sz="0" w:space="0" w:color="auto"/>
            <w:bottom w:val="none" w:sz="0" w:space="0" w:color="auto"/>
            <w:right w:val="none" w:sz="0" w:space="0" w:color="auto"/>
          </w:divBdr>
        </w:div>
        <w:div w:id="93015946">
          <w:marLeft w:val="640"/>
          <w:marRight w:val="0"/>
          <w:marTop w:val="0"/>
          <w:marBottom w:val="0"/>
          <w:divBdr>
            <w:top w:val="none" w:sz="0" w:space="0" w:color="auto"/>
            <w:left w:val="none" w:sz="0" w:space="0" w:color="auto"/>
            <w:bottom w:val="none" w:sz="0" w:space="0" w:color="auto"/>
            <w:right w:val="none" w:sz="0" w:space="0" w:color="auto"/>
          </w:divBdr>
        </w:div>
        <w:div w:id="1626160619">
          <w:marLeft w:val="640"/>
          <w:marRight w:val="0"/>
          <w:marTop w:val="0"/>
          <w:marBottom w:val="0"/>
          <w:divBdr>
            <w:top w:val="none" w:sz="0" w:space="0" w:color="auto"/>
            <w:left w:val="none" w:sz="0" w:space="0" w:color="auto"/>
            <w:bottom w:val="none" w:sz="0" w:space="0" w:color="auto"/>
            <w:right w:val="none" w:sz="0" w:space="0" w:color="auto"/>
          </w:divBdr>
        </w:div>
        <w:div w:id="391929616">
          <w:marLeft w:val="640"/>
          <w:marRight w:val="0"/>
          <w:marTop w:val="0"/>
          <w:marBottom w:val="0"/>
          <w:divBdr>
            <w:top w:val="none" w:sz="0" w:space="0" w:color="auto"/>
            <w:left w:val="none" w:sz="0" w:space="0" w:color="auto"/>
            <w:bottom w:val="none" w:sz="0" w:space="0" w:color="auto"/>
            <w:right w:val="none" w:sz="0" w:space="0" w:color="auto"/>
          </w:divBdr>
        </w:div>
        <w:div w:id="2096320204">
          <w:marLeft w:val="640"/>
          <w:marRight w:val="0"/>
          <w:marTop w:val="0"/>
          <w:marBottom w:val="0"/>
          <w:divBdr>
            <w:top w:val="none" w:sz="0" w:space="0" w:color="auto"/>
            <w:left w:val="none" w:sz="0" w:space="0" w:color="auto"/>
            <w:bottom w:val="none" w:sz="0" w:space="0" w:color="auto"/>
            <w:right w:val="none" w:sz="0" w:space="0" w:color="auto"/>
          </w:divBdr>
        </w:div>
        <w:div w:id="1308708096">
          <w:marLeft w:val="640"/>
          <w:marRight w:val="0"/>
          <w:marTop w:val="0"/>
          <w:marBottom w:val="0"/>
          <w:divBdr>
            <w:top w:val="none" w:sz="0" w:space="0" w:color="auto"/>
            <w:left w:val="none" w:sz="0" w:space="0" w:color="auto"/>
            <w:bottom w:val="none" w:sz="0" w:space="0" w:color="auto"/>
            <w:right w:val="none" w:sz="0" w:space="0" w:color="auto"/>
          </w:divBdr>
        </w:div>
        <w:div w:id="965820426">
          <w:marLeft w:val="640"/>
          <w:marRight w:val="0"/>
          <w:marTop w:val="0"/>
          <w:marBottom w:val="0"/>
          <w:divBdr>
            <w:top w:val="none" w:sz="0" w:space="0" w:color="auto"/>
            <w:left w:val="none" w:sz="0" w:space="0" w:color="auto"/>
            <w:bottom w:val="none" w:sz="0" w:space="0" w:color="auto"/>
            <w:right w:val="none" w:sz="0" w:space="0" w:color="auto"/>
          </w:divBdr>
        </w:div>
        <w:div w:id="1046679803">
          <w:marLeft w:val="640"/>
          <w:marRight w:val="0"/>
          <w:marTop w:val="0"/>
          <w:marBottom w:val="0"/>
          <w:divBdr>
            <w:top w:val="none" w:sz="0" w:space="0" w:color="auto"/>
            <w:left w:val="none" w:sz="0" w:space="0" w:color="auto"/>
            <w:bottom w:val="none" w:sz="0" w:space="0" w:color="auto"/>
            <w:right w:val="none" w:sz="0" w:space="0" w:color="auto"/>
          </w:divBdr>
        </w:div>
        <w:div w:id="1100570207">
          <w:marLeft w:val="640"/>
          <w:marRight w:val="0"/>
          <w:marTop w:val="0"/>
          <w:marBottom w:val="0"/>
          <w:divBdr>
            <w:top w:val="none" w:sz="0" w:space="0" w:color="auto"/>
            <w:left w:val="none" w:sz="0" w:space="0" w:color="auto"/>
            <w:bottom w:val="none" w:sz="0" w:space="0" w:color="auto"/>
            <w:right w:val="none" w:sz="0" w:space="0" w:color="auto"/>
          </w:divBdr>
        </w:div>
        <w:div w:id="877545604">
          <w:marLeft w:val="640"/>
          <w:marRight w:val="0"/>
          <w:marTop w:val="0"/>
          <w:marBottom w:val="0"/>
          <w:divBdr>
            <w:top w:val="none" w:sz="0" w:space="0" w:color="auto"/>
            <w:left w:val="none" w:sz="0" w:space="0" w:color="auto"/>
            <w:bottom w:val="none" w:sz="0" w:space="0" w:color="auto"/>
            <w:right w:val="none" w:sz="0" w:space="0" w:color="auto"/>
          </w:divBdr>
        </w:div>
        <w:div w:id="782649986">
          <w:marLeft w:val="640"/>
          <w:marRight w:val="0"/>
          <w:marTop w:val="0"/>
          <w:marBottom w:val="0"/>
          <w:divBdr>
            <w:top w:val="none" w:sz="0" w:space="0" w:color="auto"/>
            <w:left w:val="none" w:sz="0" w:space="0" w:color="auto"/>
            <w:bottom w:val="none" w:sz="0" w:space="0" w:color="auto"/>
            <w:right w:val="none" w:sz="0" w:space="0" w:color="auto"/>
          </w:divBdr>
        </w:div>
        <w:div w:id="650139565">
          <w:marLeft w:val="640"/>
          <w:marRight w:val="0"/>
          <w:marTop w:val="0"/>
          <w:marBottom w:val="0"/>
          <w:divBdr>
            <w:top w:val="none" w:sz="0" w:space="0" w:color="auto"/>
            <w:left w:val="none" w:sz="0" w:space="0" w:color="auto"/>
            <w:bottom w:val="none" w:sz="0" w:space="0" w:color="auto"/>
            <w:right w:val="none" w:sz="0" w:space="0" w:color="auto"/>
          </w:divBdr>
        </w:div>
        <w:div w:id="1855076366">
          <w:marLeft w:val="640"/>
          <w:marRight w:val="0"/>
          <w:marTop w:val="0"/>
          <w:marBottom w:val="0"/>
          <w:divBdr>
            <w:top w:val="none" w:sz="0" w:space="0" w:color="auto"/>
            <w:left w:val="none" w:sz="0" w:space="0" w:color="auto"/>
            <w:bottom w:val="none" w:sz="0" w:space="0" w:color="auto"/>
            <w:right w:val="none" w:sz="0" w:space="0" w:color="auto"/>
          </w:divBdr>
        </w:div>
        <w:div w:id="1988850879">
          <w:marLeft w:val="640"/>
          <w:marRight w:val="0"/>
          <w:marTop w:val="0"/>
          <w:marBottom w:val="0"/>
          <w:divBdr>
            <w:top w:val="none" w:sz="0" w:space="0" w:color="auto"/>
            <w:left w:val="none" w:sz="0" w:space="0" w:color="auto"/>
            <w:bottom w:val="none" w:sz="0" w:space="0" w:color="auto"/>
            <w:right w:val="none" w:sz="0" w:space="0" w:color="auto"/>
          </w:divBdr>
        </w:div>
        <w:div w:id="1906918312">
          <w:marLeft w:val="640"/>
          <w:marRight w:val="0"/>
          <w:marTop w:val="0"/>
          <w:marBottom w:val="0"/>
          <w:divBdr>
            <w:top w:val="none" w:sz="0" w:space="0" w:color="auto"/>
            <w:left w:val="none" w:sz="0" w:space="0" w:color="auto"/>
            <w:bottom w:val="none" w:sz="0" w:space="0" w:color="auto"/>
            <w:right w:val="none" w:sz="0" w:space="0" w:color="auto"/>
          </w:divBdr>
        </w:div>
        <w:div w:id="1618292301">
          <w:marLeft w:val="640"/>
          <w:marRight w:val="0"/>
          <w:marTop w:val="0"/>
          <w:marBottom w:val="0"/>
          <w:divBdr>
            <w:top w:val="none" w:sz="0" w:space="0" w:color="auto"/>
            <w:left w:val="none" w:sz="0" w:space="0" w:color="auto"/>
            <w:bottom w:val="none" w:sz="0" w:space="0" w:color="auto"/>
            <w:right w:val="none" w:sz="0" w:space="0" w:color="auto"/>
          </w:divBdr>
        </w:div>
        <w:div w:id="253975686">
          <w:marLeft w:val="640"/>
          <w:marRight w:val="0"/>
          <w:marTop w:val="0"/>
          <w:marBottom w:val="0"/>
          <w:divBdr>
            <w:top w:val="none" w:sz="0" w:space="0" w:color="auto"/>
            <w:left w:val="none" w:sz="0" w:space="0" w:color="auto"/>
            <w:bottom w:val="none" w:sz="0" w:space="0" w:color="auto"/>
            <w:right w:val="none" w:sz="0" w:space="0" w:color="auto"/>
          </w:divBdr>
        </w:div>
        <w:div w:id="371733340">
          <w:marLeft w:val="640"/>
          <w:marRight w:val="0"/>
          <w:marTop w:val="0"/>
          <w:marBottom w:val="0"/>
          <w:divBdr>
            <w:top w:val="none" w:sz="0" w:space="0" w:color="auto"/>
            <w:left w:val="none" w:sz="0" w:space="0" w:color="auto"/>
            <w:bottom w:val="none" w:sz="0" w:space="0" w:color="auto"/>
            <w:right w:val="none" w:sz="0" w:space="0" w:color="auto"/>
          </w:divBdr>
        </w:div>
        <w:div w:id="585304407">
          <w:marLeft w:val="640"/>
          <w:marRight w:val="0"/>
          <w:marTop w:val="0"/>
          <w:marBottom w:val="0"/>
          <w:divBdr>
            <w:top w:val="none" w:sz="0" w:space="0" w:color="auto"/>
            <w:left w:val="none" w:sz="0" w:space="0" w:color="auto"/>
            <w:bottom w:val="none" w:sz="0" w:space="0" w:color="auto"/>
            <w:right w:val="none" w:sz="0" w:space="0" w:color="auto"/>
          </w:divBdr>
        </w:div>
        <w:div w:id="586427252">
          <w:marLeft w:val="640"/>
          <w:marRight w:val="0"/>
          <w:marTop w:val="0"/>
          <w:marBottom w:val="0"/>
          <w:divBdr>
            <w:top w:val="none" w:sz="0" w:space="0" w:color="auto"/>
            <w:left w:val="none" w:sz="0" w:space="0" w:color="auto"/>
            <w:bottom w:val="none" w:sz="0" w:space="0" w:color="auto"/>
            <w:right w:val="none" w:sz="0" w:space="0" w:color="auto"/>
          </w:divBdr>
        </w:div>
        <w:div w:id="1987735575">
          <w:marLeft w:val="640"/>
          <w:marRight w:val="0"/>
          <w:marTop w:val="0"/>
          <w:marBottom w:val="0"/>
          <w:divBdr>
            <w:top w:val="none" w:sz="0" w:space="0" w:color="auto"/>
            <w:left w:val="none" w:sz="0" w:space="0" w:color="auto"/>
            <w:bottom w:val="none" w:sz="0" w:space="0" w:color="auto"/>
            <w:right w:val="none" w:sz="0" w:space="0" w:color="auto"/>
          </w:divBdr>
        </w:div>
        <w:div w:id="604266094">
          <w:marLeft w:val="640"/>
          <w:marRight w:val="0"/>
          <w:marTop w:val="0"/>
          <w:marBottom w:val="0"/>
          <w:divBdr>
            <w:top w:val="none" w:sz="0" w:space="0" w:color="auto"/>
            <w:left w:val="none" w:sz="0" w:space="0" w:color="auto"/>
            <w:bottom w:val="none" w:sz="0" w:space="0" w:color="auto"/>
            <w:right w:val="none" w:sz="0" w:space="0" w:color="auto"/>
          </w:divBdr>
        </w:div>
        <w:div w:id="763378214">
          <w:marLeft w:val="640"/>
          <w:marRight w:val="0"/>
          <w:marTop w:val="0"/>
          <w:marBottom w:val="0"/>
          <w:divBdr>
            <w:top w:val="none" w:sz="0" w:space="0" w:color="auto"/>
            <w:left w:val="none" w:sz="0" w:space="0" w:color="auto"/>
            <w:bottom w:val="none" w:sz="0" w:space="0" w:color="auto"/>
            <w:right w:val="none" w:sz="0" w:space="0" w:color="auto"/>
          </w:divBdr>
        </w:div>
        <w:div w:id="1415080449">
          <w:marLeft w:val="640"/>
          <w:marRight w:val="0"/>
          <w:marTop w:val="0"/>
          <w:marBottom w:val="0"/>
          <w:divBdr>
            <w:top w:val="none" w:sz="0" w:space="0" w:color="auto"/>
            <w:left w:val="none" w:sz="0" w:space="0" w:color="auto"/>
            <w:bottom w:val="none" w:sz="0" w:space="0" w:color="auto"/>
            <w:right w:val="none" w:sz="0" w:space="0" w:color="auto"/>
          </w:divBdr>
        </w:div>
        <w:div w:id="712537508">
          <w:marLeft w:val="640"/>
          <w:marRight w:val="0"/>
          <w:marTop w:val="0"/>
          <w:marBottom w:val="0"/>
          <w:divBdr>
            <w:top w:val="none" w:sz="0" w:space="0" w:color="auto"/>
            <w:left w:val="none" w:sz="0" w:space="0" w:color="auto"/>
            <w:bottom w:val="none" w:sz="0" w:space="0" w:color="auto"/>
            <w:right w:val="none" w:sz="0" w:space="0" w:color="auto"/>
          </w:divBdr>
        </w:div>
        <w:div w:id="1883395816">
          <w:marLeft w:val="640"/>
          <w:marRight w:val="0"/>
          <w:marTop w:val="0"/>
          <w:marBottom w:val="0"/>
          <w:divBdr>
            <w:top w:val="none" w:sz="0" w:space="0" w:color="auto"/>
            <w:left w:val="none" w:sz="0" w:space="0" w:color="auto"/>
            <w:bottom w:val="none" w:sz="0" w:space="0" w:color="auto"/>
            <w:right w:val="none" w:sz="0" w:space="0" w:color="auto"/>
          </w:divBdr>
        </w:div>
        <w:div w:id="602804497">
          <w:marLeft w:val="640"/>
          <w:marRight w:val="0"/>
          <w:marTop w:val="0"/>
          <w:marBottom w:val="0"/>
          <w:divBdr>
            <w:top w:val="none" w:sz="0" w:space="0" w:color="auto"/>
            <w:left w:val="none" w:sz="0" w:space="0" w:color="auto"/>
            <w:bottom w:val="none" w:sz="0" w:space="0" w:color="auto"/>
            <w:right w:val="none" w:sz="0" w:space="0" w:color="auto"/>
          </w:divBdr>
        </w:div>
        <w:div w:id="971834472">
          <w:marLeft w:val="640"/>
          <w:marRight w:val="0"/>
          <w:marTop w:val="0"/>
          <w:marBottom w:val="0"/>
          <w:divBdr>
            <w:top w:val="none" w:sz="0" w:space="0" w:color="auto"/>
            <w:left w:val="none" w:sz="0" w:space="0" w:color="auto"/>
            <w:bottom w:val="none" w:sz="0" w:space="0" w:color="auto"/>
            <w:right w:val="none" w:sz="0" w:space="0" w:color="auto"/>
          </w:divBdr>
        </w:div>
        <w:div w:id="1180698743">
          <w:marLeft w:val="640"/>
          <w:marRight w:val="0"/>
          <w:marTop w:val="0"/>
          <w:marBottom w:val="0"/>
          <w:divBdr>
            <w:top w:val="none" w:sz="0" w:space="0" w:color="auto"/>
            <w:left w:val="none" w:sz="0" w:space="0" w:color="auto"/>
            <w:bottom w:val="none" w:sz="0" w:space="0" w:color="auto"/>
            <w:right w:val="none" w:sz="0" w:space="0" w:color="auto"/>
          </w:divBdr>
        </w:div>
        <w:div w:id="1984696818">
          <w:marLeft w:val="640"/>
          <w:marRight w:val="0"/>
          <w:marTop w:val="0"/>
          <w:marBottom w:val="0"/>
          <w:divBdr>
            <w:top w:val="none" w:sz="0" w:space="0" w:color="auto"/>
            <w:left w:val="none" w:sz="0" w:space="0" w:color="auto"/>
            <w:bottom w:val="none" w:sz="0" w:space="0" w:color="auto"/>
            <w:right w:val="none" w:sz="0" w:space="0" w:color="auto"/>
          </w:divBdr>
        </w:div>
        <w:div w:id="48381633">
          <w:marLeft w:val="640"/>
          <w:marRight w:val="0"/>
          <w:marTop w:val="0"/>
          <w:marBottom w:val="0"/>
          <w:divBdr>
            <w:top w:val="none" w:sz="0" w:space="0" w:color="auto"/>
            <w:left w:val="none" w:sz="0" w:space="0" w:color="auto"/>
            <w:bottom w:val="none" w:sz="0" w:space="0" w:color="auto"/>
            <w:right w:val="none" w:sz="0" w:space="0" w:color="auto"/>
          </w:divBdr>
        </w:div>
        <w:div w:id="1140264138">
          <w:marLeft w:val="640"/>
          <w:marRight w:val="0"/>
          <w:marTop w:val="0"/>
          <w:marBottom w:val="0"/>
          <w:divBdr>
            <w:top w:val="none" w:sz="0" w:space="0" w:color="auto"/>
            <w:left w:val="none" w:sz="0" w:space="0" w:color="auto"/>
            <w:bottom w:val="none" w:sz="0" w:space="0" w:color="auto"/>
            <w:right w:val="none" w:sz="0" w:space="0" w:color="auto"/>
          </w:divBdr>
        </w:div>
        <w:div w:id="827595069">
          <w:marLeft w:val="640"/>
          <w:marRight w:val="0"/>
          <w:marTop w:val="0"/>
          <w:marBottom w:val="0"/>
          <w:divBdr>
            <w:top w:val="none" w:sz="0" w:space="0" w:color="auto"/>
            <w:left w:val="none" w:sz="0" w:space="0" w:color="auto"/>
            <w:bottom w:val="none" w:sz="0" w:space="0" w:color="auto"/>
            <w:right w:val="none" w:sz="0" w:space="0" w:color="auto"/>
          </w:divBdr>
        </w:div>
        <w:div w:id="283510530">
          <w:marLeft w:val="640"/>
          <w:marRight w:val="0"/>
          <w:marTop w:val="0"/>
          <w:marBottom w:val="0"/>
          <w:divBdr>
            <w:top w:val="none" w:sz="0" w:space="0" w:color="auto"/>
            <w:left w:val="none" w:sz="0" w:space="0" w:color="auto"/>
            <w:bottom w:val="none" w:sz="0" w:space="0" w:color="auto"/>
            <w:right w:val="none" w:sz="0" w:space="0" w:color="auto"/>
          </w:divBdr>
        </w:div>
        <w:div w:id="869612635">
          <w:marLeft w:val="640"/>
          <w:marRight w:val="0"/>
          <w:marTop w:val="0"/>
          <w:marBottom w:val="0"/>
          <w:divBdr>
            <w:top w:val="none" w:sz="0" w:space="0" w:color="auto"/>
            <w:left w:val="none" w:sz="0" w:space="0" w:color="auto"/>
            <w:bottom w:val="none" w:sz="0" w:space="0" w:color="auto"/>
            <w:right w:val="none" w:sz="0" w:space="0" w:color="auto"/>
          </w:divBdr>
        </w:div>
        <w:div w:id="1547330284">
          <w:marLeft w:val="640"/>
          <w:marRight w:val="0"/>
          <w:marTop w:val="0"/>
          <w:marBottom w:val="0"/>
          <w:divBdr>
            <w:top w:val="none" w:sz="0" w:space="0" w:color="auto"/>
            <w:left w:val="none" w:sz="0" w:space="0" w:color="auto"/>
            <w:bottom w:val="none" w:sz="0" w:space="0" w:color="auto"/>
            <w:right w:val="none" w:sz="0" w:space="0" w:color="auto"/>
          </w:divBdr>
        </w:div>
        <w:div w:id="375857815">
          <w:marLeft w:val="640"/>
          <w:marRight w:val="0"/>
          <w:marTop w:val="0"/>
          <w:marBottom w:val="0"/>
          <w:divBdr>
            <w:top w:val="none" w:sz="0" w:space="0" w:color="auto"/>
            <w:left w:val="none" w:sz="0" w:space="0" w:color="auto"/>
            <w:bottom w:val="none" w:sz="0" w:space="0" w:color="auto"/>
            <w:right w:val="none" w:sz="0" w:space="0" w:color="auto"/>
          </w:divBdr>
        </w:div>
        <w:div w:id="1661541885">
          <w:marLeft w:val="640"/>
          <w:marRight w:val="0"/>
          <w:marTop w:val="0"/>
          <w:marBottom w:val="0"/>
          <w:divBdr>
            <w:top w:val="none" w:sz="0" w:space="0" w:color="auto"/>
            <w:left w:val="none" w:sz="0" w:space="0" w:color="auto"/>
            <w:bottom w:val="none" w:sz="0" w:space="0" w:color="auto"/>
            <w:right w:val="none" w:sz="0" w:space="0" w:color="auto"/>
          </w:divBdr>
        </w:div>
        <w:div w:id="1562325102">
          <w:marLeft w:val="640"/>
          <w:marRight w:val="0"/>
          <w:marTop w:val="0"/>
          <w:marBottom w:val="0"/>
          <w:divBdr>
            <w:top w:val="none" w:sz="0" w:space="0" w:color="auto"/>
            <w:left w:val="none" w:sz="0" w:space="0" w:color="auto"/>
            <w:bottom w:val="none" w:sz="0" w:space="0" w:color="auto"/>
            <w:right w:val="none" w:sz="0" w:space="0" w:color="auto"/>
          </w:divBdr>
        </w:div>
        <w:div w:id="337847709">
          <w:marLeft w:val="640"/>
          <w:marRight w:val="0"/>
          <w:marTop w:val="0"/>
          <w:marBottom w:val="0"/>
          <w:divBdr>
            <w:top w:val="none" w:sz="0" w:space="0" w:color="auto"/>
            <w:left w:val="none" w:sz="0" w:space="0" w:color="auto"/>
            <w:bottom w:val="none" w:sz="0" w:space="0" w:color="auto"/>
            <w:right w:val="none" w:sz="0" w:space="0" w:color="auto"/>
          </w:divBdr>
        </w:div>
        <w:div w:id="2046320402">
          <w:marLeft w:val="640"/>
          <w:marRight w:val="0"/>
          <w:marTop w:val="0"/>
          <w:marBottom w:val="0"/>
          <w:divBdr>
            <w:top w:val="none" w:sz="0" w:space="0" w:color="auto"/>
            <w:left w:val="none" w:sz="0" w:space="0" w:color="auto"/>
            <w:bottom w:val="none" w:sz="0" w:space="0" w:color="auto"/>
            <w:right w:val="none" w:sz="0" w:space="0" w:color="auto"/>
          </w:divBdr>
        </w:div>
        <w:div w:id="1675183631">
          <w:marLeft w:val="640"/>
          <w:marRight w:val="0"/>
          <w:marTop w:val="0"/>
          <w:marBottom w:val="0"/>
          <w:divBdr>
            <w:top w:val="none" w:sz="0" w:space="0" w:color="auto"/>
            <w:left w:val="none" w:sz="0" w:space="0" w:color="auto"/>
            <w:bottom w:val="none" w:sz="0" w:space="0" w:color="auto"/>
            <w:right w:val="none" w:sz="0" w:space="0" w:color="auto"/>
          </w:divBdr>
        </w:div>
        <w:div w:id="454297273">
          <w:marLeft w:val="640"/>
          <w:marRight w:val="0"/>
          <w:marTop w:val="0"/>
          <w:marBottom w:val="0"/>
          <w:divBdr>
            <w:top w:val="none" w:sz="0" w:space="0" w:color="auto"/>
            <w:left w:val="none" w:sz="0" w:space="0" w:color="auto"/>
            <w:bottom w:val="none" w:sz="0" w:space="0" w:color="auto"/>
            <w:right w:val="none" w:sz="0" w:space="0" w:color="auto"/>
          </w:divBdr>
        </w:div>
        <w:div w:id="139884842">
          <w:marLeft w:val="640"/>
          <w:marRight w:val="0"/>
          <w:marTop w:val="0"/>
          <w:marBottom w:val="0"/>
          <w:divBdr>
            <w:top w:val="none" w:sz="0" w:space="0" w:color="auto"/>
            <w:left w:val="none" w:sz="0" w:space="0" w:color="auto"/>
            <w:bottom w:val="none" w:sz="0" w:space="0" w:color="auto"/>
            <w:right w:val="none" w:sz="0" w:space="0" w:color="auto"/>
          </w:divBdr>
        </w:div>
      </w:divsChild>
    </w:div>
    <w:div w:id="968248459">
      <w:bodyDiv w:val="1"/>
      <w:marLeft w:val="0"/>
      <w:marRight w:val="0"/>
      <w:marTop w:val="0"/>
      <w:marBottom w:val="0"/>
      <w:divBdr>
        <w:top w:val="none" w:sz="0" w:space="0" w:color="auto"/>
        <w:left w:val="none" w:sz="0" w:space="0" w:color="auto"/>
        <w:bottom w:val="none" w:sz="0" w:space="0" w:color="auto"/>
        <w:right w:val="none" w:sz="0" w:space="0" w:color="auto"/>
      </w:divBdr>
      <w:divsChild>
        <w:div w:id="1787977">
          <w:marLeft w:val="640"/>
          <w:marRight w:val="0"/>
          <w:marTop w:val="0"/>
          <w:marBottom w:val="0"/>
          <w:divBdr>
            <w:top w:val="none" w:sz="0" w:space="0" w:color="auto"/>
            <w:left w:val="none" w:sz="0" w:space="0" w:color="auto"/>
            <w:bottom w:val="none" w:sz="0" w:space="0" w:color="auto"/>
            <w:right w:val="none" w:sz="0" w:space="0" w:color="auto"/>
          </w:divBdr>
        </w:div>
        <w:div w:id="55664258">
          <w:marLeft w:val="640"/>
          <w:marRight w:val="0"/>
          <w:marTop w:val="0"/>
          <w:marBottom w:val="0"/>
          <w:divBdr>
            <w:top w:val="none" w:sz="0" w:space="0" w:color="auto"/>
            <w:left w:val="none" w:sz="0" w:space="0" w:color="auto"/>
            <w:bottom w:val="none" w:sz="0" w:space="0" w:color="auto"/>
            <w:right w:val="none" w:sz="0" w:space="0" w:color="auto"/>
          </w:divBdr>
        </w:div>
        <w:div w:id="1543861847">
          <w:marLeft w:val="640"/>
          <w:marRight w:val="0"/>
          <w:marTop w:val="0"/>
          <w:marBottom w:val="0"/>
          <w:divBdr>
            <w:top w:val="none" w:sz="0" w:space="0" w:color="auto"/>
            <w:left w:val="none" w:sz="0" w:space="0" w:color="auto"/>
            <w:bottom w:val="none" w:sz="0" w:space="0" w:color="auto"/>
            <w:right w:val="none" w:sz="0" w:space="0" w:color="auto"/>
          </w:divBdr>
        </w:div>
        <w:div w:id="2046252223">
          <w:marLeft w:val="640"/>
          <w:marRight w:val="0"/>
          <w:marTop w:val="0"/>
          <w:marBottom w:val="0"/>
          <w:divBdr>
            <w:top w:val="none" w:sz="0" w:space="0" w:color="auto"/>
            <w:left w:val="none" w:sz="0" w:space="0" w:color="auto"/>
            <w:bottom w:val="none" w:sz="0" w:space="0" w:color="auto"/>
            <w:right w:val="none" w:sz="0" w:space="0" w:color="auto"/>
          </w:divBdr>
        </w:div>
        <w:div w:id="212154890">
          <w:marLeft w:val="640"/>
          <w:marRight w:val="0"/>
          <w:marTop w:val="0"/>
          <w:marBottom w:val="0"/>
          <w:divBdr>
            <w:top w:val="none" w:sz="0" w:space="0" w:color="auto"/>
            <w:left w:val="none" w:sz="0" w:space="0" w:color="auto"/>
            <w:bottom w:val="none" w:sz="0" w:space="0" w:color="auto"/>
            <w:right w:val="none" w:sz="0" w:space="0" w:color="auto"/>
          </w:divBdr>
        </w:div>
        <w:div w:id="234510075">
          <w:marLeft w:val="640"/>
          <w:marRight w:val="0"/>
          <w:marTop w:val="0"/>
          <w:marBottom w:val="0"/>
          <w:divBdr>
            <w:top w:val="none" w:sz="0" w:space="0" w:color="auto"/>
            <w:left w:val="none" w:sz="0" w:space="0" w:color="auto"/>
            <w:bottom w:val="none" w:sz="0" w:space="0" w:color="auto"/>
            <w:right w:val="none" w:sz="0" w:space="0" w:color="auto"/>
          </w:divBdr>
        </w:div>
        <w:div w:id="1331063413">
          <w:marLeft w:val="640"/>
          <w:marRight w:val="0"/>
          <w:marTop w:val="0"/>
          <w:marBottom w:val="0"/>
          <w:divBdr>
            <w:top w:val="none" w:sz="0" w:space="0" w:color="auto"/>
            <w:left w:val="none" w:sz="0" w:space="0" w:color="auto"/>
            <w:bottom w:val="none" w:sz="0" w:space="0" w:color="auto"/>
            <w:right w:val="none" w:sz="0" w:space="0" w:color="auto"/>
          </w:divBdr>
        </w:div>
        <w:div w:id="789203889">
          <w:marLeft w:val="640"/>
          <w:marRight w:val="0"/>
          <w:marTop w:val="0"/>
          <w:marBottom w:val="0"/>
          <w:divBdr>
            <w:top w:val="none" w:sz="0" w:space="0" w:color="auto"/>
            <w:left w:val="none" w:sz="0" w:space="0" w:color="auto"/>
            <w:bottom w:val="none" w:sz="0" w:space="0" w:color="auto"/>
            <w:right w:val="none" w:sz="0" w:space="0" w:color="auto"/>
          </w:divBdr>
        </w:div>
        <w:div w:id="390738882">
          <w:marLeft w:val="640"/>
          <w:marRight w:val="0"/>
          <w:marTop w:val="0"/>
          <w:marBottom w:val="0"/>
          <w:divBdr>
            <w:top w:val="none" w:sz="0" w:space="0" w:color="auto"/>
            <w:left w:val="none" w:sz="0" w:space="0" w:color="auto"/>
            <w:bottom w:val="none" w:sz="0" w:space="0" w:color="auto"/>
            <w:right w:val="none" w:sz="0" w:space="0" w:color="auto"/>
          </w:divBdr>
        </w:div>
        <w:div w:id="1065031200">
          <w:marLeft w:val="640"/>
          <w:marRight w:val="0"/>
          <w:marTop w:val="0"/>
          <w:marBottom w:val="0"/>
          <w:divBdr>
            <w:top w:val="none" w:sz="0" w:space="0" w:color="auto"/>
            <w:left w:val="none" w:sz="0" w:space="0" w:color="auto"/>
            <w:bottom w:val="none" w:sz="0" w:space="0" w:color="auto"/>
            <w:right w:val="none" w:sz="0" w:space="0" w:color="auto"/>
          </w:divBdr>
        </w:div>
        <w:div w:id="656569523">
          <w:marLeft w:val="640"/>
          <w:marRight w:val="0"/>
          <w:marTop w:val="0"/>
          <w:marBottom w:val="0"/>
          <w:divBdr>
            <w:top w:val="none" w:sz="0" w:space="0" w:color="auto"/>
            <w:left w:val="none" w:sz="0" w:space="0" w:color="auto"/>
            <w:bottom w:val="none" w:sz="0" w:space="0" w:color="auto"/>
            <w:right w:val="none" w:sz="0" w:space="0" w:color="auto"/>
          </w:divBdr>
        </w:div>
        <w:div w:id="979192848">
          <w:marLeft w:val="640"/>
          <w:marRight w:val="0"/>
          <w:marTop w:val="0"/>
          <w:marBottom w:val="0"/>
          <w:divBdr>
            <w:top w:val="none" w:sz="0" w:space="0" w:color="auto"/>
            <w:left w:val="none" w:sz="0" w:space="0" w:color="auto"/>
            <w:bottom w:val="none" w:sz="0" w:space="0" w:color="auto"/>
            <w:right w:val="none" w:sz="0" w:space="0" w:color="auto"/>
          </w:divBdr>
        </w:div>
        <w:div w:id="2050612">
          <w:marLeft w:val="640"/>
          <w:marRight w:val="0"/>
          <w:marTop w:val="0"/>
          <w:marBottom w:val="0"/>
          <w:divBdr>
            <w:top w:val="none" w:sz="0" w:space="0" w:color="auto"/>
            <w:left w:val="none" w:sz="0" w:space="0" w:color="auto"/>
            <w:bottom w:val="none" w:sz="0" w:space="0" w:color="auto"/>
            <w:right w:val="none" w:sz="0" w:space="0" w:color="auto"/>
          </w:divBdr>
        </w:div>
        <w:div w:id="1917085150">
          <w:marLeft w:val="640"/>
          <w:marRight w:val="0"/>
          <w:marTop w:val="0"/>
          <w:marBottom w:val="0"/>
          <w:divBdr>
            <w:top w:val="none" w:sz="0" w:space="0" w:color="auto"/>
            <w:left w:val="none" w:sz="0" w:space="0" w:color="auto"/>
            <w:bottom w:val="none" w:sz="0" w:space="0" w:color="auto"/>
            <w:right w:val="none" w:sz="0" w:space="0" w:color="auto"/>
          </w:divBdr>
        </w:div>
        <w:div w:id="1381980353">
          <w:marLeft w:val="640"/>
          <w:marRight w:val="0"/>
          <w:marTop w:val="0"/>
          <w:marBottom w:val="0"/>
          <w:divBdr>
            <w:top w:val="none" w:sz="0" w:space="0" w:color="auto"/>
            <w:left w:val="none" w:sz="0" w:space="0" w:color="auto"/>
            <w:bottom w:val="none" w:sz="0" w:space="0" w:color="auto"/>
            <w:right w:val="none" w:sz="0" w:space="0" w:color="auto"/>
          </w:divBdr>
        </w:div>
        <w:div w:id="1743482352">
          <w:marLeft w:val="640"/>
          <w:marRight w:val="0"/>
          <w:marTop w:val="0"/>
          <w:marBottom w:val="0"/>
          <w:divBdr>
            <w:top w:val="none" w:sz="0" w:space="0" w:color="auto"/>
            <w:left w:val="none" w:sz="0" w:space="0" w:color="auto"/>
            <w:bottom w:val="none" w:sz="0" w:space="0" w:color="auto"/>
            <w:right w:val="none" w:sz="0" w:space="0" w:color="auto"/>
          </w:divBdr>
        </w:div>
        <w:div w:id="667101676">
          <w:marLeft w:val="640"/>
          <w:marRight w:val="0"/>
          <w:marTop w:val="0"/>
          <w:marBottom w:val="0"/>
          <w:divBdr>
            <w:top w:val="none" w:sz="0" w:space="0" w:color="auto"/>
            <w:left w:val="none" w:sz="0" w:space="0" w:color="auto"/>
            <w:bottom w:val="none" w:sz="0" w:space="0" w:color="auto"/>
            <w:right w:val="none" w:sz="0" w:space="0" w:color="auto"/>
          </w:divBdr>
        </w:div>
        <w:div w:id="12340269">
          <w:marLeft w:val="640"/>
          <w:marRight w:val="0"/>
          <w:marTop w:val="0"/>
          <w:marBottom w:val="0"/>
          <w:divBdr>
            <w:top w:val="none" w:sz="0" w:space="0" w:color="auto"/>
            <w:left w:val="none" w:sz="0" w:space="0" w:color="auto"/>
            <w:bottom w:val="none" w:sz="0" w:space="0" w:color="auto"/>
            <w:right w:val="none" w:sz="0" w:space="0" w:color="auto"/>
          </w:divBdr>
        </w:div>
        <w:div w:id="230427535">
          <w:marLeft w:val="640"/>
          <w:marRight w:val="0"/>
          <w:marTop w:val="0"/>
          <w:marBottom w:val="0"/>
          <w:divBdr>
            <w:top w:val="none" w:sz="0" w:space="0" w:color="auto"/>
            <w:left w:val="none" w:sz="0" w:space="0" w:color="auto"/>
            <w:bottom w:val="none" w:sz="0" w:space="0" w:color="auto"/>
            <w:right w:val="none" w:sz="0" w:space="0" w:color="auto"/>
          </w:divBdr>
        </w:div>
        <w:div w:id="324867164">
          <w:marLeft w:val="640"/>
          <w:marRight w:val="0"/>
          <w:marTop w:val="0"/>
          <w:marBottom w:val="0"/>
          <w:divBdr>
            <w:top w:val="none" w:sz="0" w:space="0" w:color="auto"/>
            <w:left w:val="none" w:sz="0" w:space="0" w:color="auto"/>
            <w:bottom w:val="none" w:sz="0" w:space="0" w:color="auto"/>
            <w:right w:val="none" w:sz="0" w:space="0" w:color="auto"/>
          </w:divBdr>
        </w:div>
        <w:div w:id="1894807685">
          <w:marLeft w:val="640"/>
          <w:marRight w:val="0"/>
          <w:marTop w:val="0"/>
          <w:marBottom w:val="0"/>
          <w:divBdr>
            <w:top w:val="none" w:sz="0" w:space="0" w:color="auto"/>
            <w:left w:val="none" w:sz="0" w:space="0" w:color="auto"/>
            <w:bottom w:val="none" w:sz="0" w:space="0" w:color="auto"/>
            <w:right w:val="none" w:sz="0" w:space="0" w:color="auto"/>
          </w:divBdr>
        </w:div>
        <w:div w:id="218588430">
          <w:marLeft w:val="640"/>
          <w:marRight w:val="0"/>
          <w:marTop w:val="0"/>
          <w:marBottom w:val="0"/>
          <w:divBdr>
            <w:top w:val="none" w:sz="0" w:space="0" w:color="auto"/>
            <w:left w:val="none" w:sz="0" w:space="0" w:color="auto"/>
            <w:bottom w:val="none" w:sz="0" w:space="0" w:color="auto"/>
            <w:right w:val="none" w:sz="0" w:space="0" w:color="auto"/>
          </w:divBdr>
        </w:div>
        <w:div w:id="1573151392">
          <w:marLeft w:val="640"/>
          <w:marRight w:val="0"/>
          <w:marTop w:val="0"/>
          <w:marBottom w:val="0"/>
          <w:divBdr>
            <w:top w:val="none" w:sz="0" w:space="0" w:color="auto"/>
            <w:left w:val="none" w:sz="0" w:space="0" w:color="auto"/>
            <w:bottom w:val="none" w:sz="0" w:space="0" w:color="auto"/>
            <w:right w:val="none" w:sz="0" w:space="0" w:color="auto"/>
          </w:divBdr>
        </w:div>
        <w:div w:id="436409826">
          <w:marLeft w:val="640"/>
          <w:marRight w:val="0"/>
          <w:marTop w:val="0"/>
          <w:marBottom w:val="0"/>
          <w:divBdr>
            <w:top w:val="none" w:sz="0" w:space="0" w:color="auto"/>
            <w:left w:val="none" w:sz="0" w:space="0" w:color="auto"/>
            <w:bottom w:val="none" w:sz="0" w:space="0" w:color="auto"/>
            <w:right w:val="none" w:sz="0" w:space="0" w:color="auto"/>
          </w:divBdr>
        </w:div>
        <w:div w:id="574323145">
          <w:marLeft w:val="640"/>
          <w:marRight w:val="0"/>
          <w:marTop w:val="0"/>
          <w:marBottom w:val="0"/>
          <w:divBdr>
            <w:top w:val="none" w:sz="0" w:space="0" w:color="auto"/>
            <w:left w:val="none" w:sz="0" w:space="0" w:color="auto"/>
            <w:bottom w:val="none" w:sz="0" w:space="0" w:color="auto"/>
            <w:right w:val="none" w:sz="0" w:space="0" w:color="auto"/>
          </w:divBdr>
        </w:div>
        <w:div w:id="409890749">
          <w:marLeft w:val="640"/>
          <w:marRight w:val="0"/>
          <w:marTop w:val="0"/>
          <w:marBottom w:val="0"/>
          <w:divBdr>
            <w:top w:val="none" w:sz="0" w:space="0" w:color="auto"/>
            <w:left w:val="none" w:sz="0" w:space="0" w:color="auto"/>
            <w:bottom w:val="none" w:sz="0" w:space="0" w:color="auto"/>
            <w:right w:val="none" w:sz="0" w:space="0" w:color="auto"/>
          </w:divBdr>
        </w:div>
        <w:div w:id="1137184265">
          <w:marLeft w:val="640"/>
          <w:marRight w:val="0"/>
          <w:marTop w:val="0"/>
          <w:marBottom w:val="0"/>
          <w:divBdr>
            <w:top w:val="none" w:sz="0" w:space="0" w:color="auto"/>
            <w:left w:val="none" w:sz="0" w:space="0" w:color="auto"/>
            <w:bottom w:val="none" w:sz="0" w:space="0" w:color="auto"/>
            <w:right w:val="none" w:sz="0" w:space="0" w:color="auto"/>
          </w:divBdr>
        </w:div>
        <w:div w:id="35473090">
          <w:marLeft w:val="640"/>
          <w:marRight w:val="0"/>
          <w:marTop w:val="0"/>
          <w:marBottom w:val="0"/>
          <w:divBdr>
            <w:top w:val="none" w:sz="0" w:space="0" w:color="auto"/>
            <w:left w:val="none" w:sz="0" w:space="0" w:color="auto"/>
            <w:bottom w:val="none" w:sz="0" w:space="0" w:color="auto"/>
            <w:right w:val="none" w:sz="0" w:space="0" w:color="auto"/>
          </w:divBdr>
        </w:div>
        <w:div w:id="1343387620">
          <w:marLeft w:val="640"/>
          <w:marRight w:val="0"/>
          <w:marTop w:val="0"/>
          <w:marBottom w:val="0"/>
          <w:divBdr>
            <w:top w:val="none" w:sz="0" w:space="0" w:color="auto"/>
            <w:left w:val="none" w:sz="0" w:space="0" w:color="auto"/>
            <w:bottom w:val="none" w:sz="0" w:space="0" w:color="auto"/>
            <w:right w:val="none" w:sz="0" w:space="0" w:color="auto"/>
          </w:divBdr>
        </w:div>
        <w:div w:id="261306087">
          <w:marLeft w:val="640"/>
          <w:marRight w:val="0"/>
          <w:marTop w:val="0"/>
          <w:marBottom w:val="0"/>
          <w:divBdr>
            <w:top w:val="none" w:sz="0" w:space="0" w:color="auto"/>
            <w:left w:val="none" w:sz="0" w:space="0" w:color="auto"/>
            <w:bottom w:val="none" w:sz="0" w:space="0" w:color="auto"/>
            <w:right w:val="none" w:sz="0" w:space="0" w:color="auto"/>
          </w:divBdr>
        </w:div>
        <w:div w:id="954407748">
          <w:marLeft w:val="640"/>
          <w:marRight w:val="0"/>
          <w:marTop w:val="0"/>
          <w:marBottom w:val="0"/>
          <w:divBdr>
            <w:top w:val="none" w:sz="0" w:space="0" w:color="auto"/>
            <w:left w:val="none" w:sz="0" w:space="0" w:color="auto"/>
            <w:bottom w:val="none" w:sz="0" w:space="0" w:color="auto"/>
            <w:right w:val="none" w:sz="0" w:space="0" w:color="auto"/>
          </w:divBdr>
        </w:div>
        <w:div w:id="483817959">
          <w:marLeft w:val="640"/>
          <w:marRight w:val="0"/>
          <w:marTop w:val="0"/>
          <w:marBottom w:val="0"/>
          <w:divBdr>
            <w:top w:val="none" w:sz="0" w:space="0" w:color="auto"/>
            <w:left w:val="none" w:sz="0" w:space="0" w:color="auto"/>
            <w:bottom w:val="none" w:sz="0" w:space="0" w:color="auto"/>
            <w:right w:val="none" w:sz="0" w:space="0" w:color="auto"/>
          </w:divBdr>
        </w:div>
        <w:div w:id="1861311671">
          <w:marLeft w:val="640"/>
          <w:marRight w:val="0"/>
          <w:marTop w:val="0"/>
          <w:marBottom w:val="0"/>
          <w:divBdr>
            <w:top w:val="none" w:sz="0" w:space="0" w:color="auto"/>
            <w:left w:val="none" w:sz="0" w:space="0" w:color="auto"/>
            <w:bottom w:val="none" w:sz="0" w:space="0" w:color="auto"/>
            <w:right w:val="none" w:sz="0" w:space="0" w:color="auto"/>
          </w:divBdr>
        </w:div>
        <w:div w:id="1077097882">
          <w:marLeft w:val="640"/>
          <w:marRight w:val="0"/>
          <w:marTop w:val="0"/>
          <w:marBottom w:val="0"/>
          <w:divBdr>
            <w:top w:val="none" w:sz="0" w:space="0" w:color="auto"/>
            <w:left w:val="none" w:sz="0" w:space="0" w:color="auto"/>
            <w:bottom w:val="none" w:sz="0" w:space="0" w:color="auto"/>
            <w:right w:val="none" w:sz="0" w:space="0" w:color="auto"/>
          </w:divBdr>
        </w:div>
        <w:div w:id="555238255">
          <w:marLeft w:val="640"/>
          <w:marRight w:val="0"/>
          <w:marTop w:val="0"/>
          <w:marBottom w:val="0"/>
          <w:divBdr>
            <w:top w:val="none" w:sz="0" w:space="0" w:color="auto"/>
            <w:left w:val="none" w:sz="0" w:space="0" w:color="auto"/>
            <w:bottom w:val="none" w:sz="0" w:space="0" w:color="auto"/>
            <w:right w:val="none" w:sz="0" w:space="0" w:color="auto"/>
          </w:divBdr>
        </w:div>
        <w:div w:id="812022971">
          <w:marLeft w:val="640"/>
          <w:marRight w:val="0"/>
          <w:marTop w:val="0"/>
          <w:marBottom w:val="0"/>
          <w:divBdr>
            <w:top w:val="none" w:sz="0" w:space="0" w:color="auto"/>
            <w:left w:val="none" w:sz="0" w:space="0" w:color="auto"/>
            <w:bottom w:val="none" w:sz="0" w:space="0" w:color="auto"/>
            <w:right w:val="none" w:sz="0" w:space="0" w:color="auto"/>
          </w:divBdr>
        </w:div>
        <w:div w:id="739642063">
          <w:marLeft w:val="640"/>
          <w:marRight w:val="0"/>
          <w:marTop w:val="0"/>
          <w:marBottom w:val="0"/>
          <w:divBdr>
            <w:top w:val="none" w:sz="0" w:space="0" w:color="auto"/>
            <w:left w:val="none" w:sz="0" w:space="0" w:color="auto"/>
            <w:bottom w:val="none" w:sz="0" w:space="0" w:color="auto"/>
            <w:right w:val="none" w:sz="0" w:space="0" w:color="auto"/>
          </w:divBdr>
        </w:div>
        <w:div w:id="2138453225">
          <w:marLeft w:val="640"/>
          <w:marRight w:val="0"/>
          <w:marTop w:val="0"/>
          <w:marBottom w:val="0"/>
          <w:divBdr>
            <w:top w:val="none" w:sz="0" w:space="0" w:color="auto"/>
            <w:left w:val="none" w:sz="0" w:space="0" w:color="auto"/>
            <w:bottom w:val="none" w:sz="0" w:space="0" w:color="auto"/>
            <w:right w:val="none" w:sz="0" w:space="0" w:color="auto"/>
          </w:divBdr>
        </w:div>
        <w:div w:id="153491278">
          <w:marLeft w:val="640"/>
          <w:marRight w:val="0"/>
          <w:marTop w:val="0"/>
          <w:marBottom w:val="0"/>
          <w:divBdr>
            <w:top w:val="none" w:sz="0" w:space="0" w:color="auto"/>
            <w:left w:val="none" w:sz="0" w:space="0" w:color="auto"/>
            <w:bottom w:val="none" w:sz="0" w:space="0" w:color="auto"/>
            <w:right w:val="none" w:sz="0" w:space="0" w:color="auto"/>
          </w:divBdr>
        </w:div>
        <w:div w:id="798719061">
          <w:marLeft w:val="640"/>
          <w:marRight w:val="0"/>
          <w:marTop w:val="0"/>
          <w:marBottom w:val="0"/>
          <w:divBdr>
            <w:top w:val="none" w:sz="0" w:space="0" w:color="auto"/>
            <w:left w:val="none" w:sz="0" w:space="0" w:color="auto"/>
            <w:bottom w:val="none" w:sz="0" w:space="0" w:color="auto"/>
            <w:right w:val="none" w:sz="0" w:space="0" w:color="auto"/>
          </w:divBdr>
        </w:div>
        <w:div w:id="491721654">
          <w:marLeft w:val="640"/>
          <w:marRight w:val="0"/>
          <w:marTop w:val="0"/>
          <w:marBottom w:val="0"/>
          <w:divBdr>
            <w:top w:val="none" w:sz="0" w:space="0" w:color="auto"/>
            <w:left w:val="none" w:sz="0" w:space="0" w:color="auto"/>
            <w:bottom w:val="none" w:sz="0" w:space="0" w:color="auto"/>
            <w:right w:val="none" w:sz="0" w:space="0" w:color="auto"/>
          </w:divBdr>
        </w:div>
      </w:divsChild>
    </w:div>
    <w:div w:id="968706614">
      <w:marLeft w:val="640"/>
      <w:marRight w:val="0"/>
      <w:marTop w:val="0"/>
      <w:marBottom w:val="0"/>
      <w:divBdr>
        <w:top w:val="none" w:sz="0" w:space="0" w:color="auto"/>
        <w:left w:val="none" w:sz="0" w:space="0" w:color="auto"/>
        <w:bottom w:val="none" w:sz="0" w:space="0" w:color="auto"/>
        <w:right w:val="none" w:sz="0" w:space="0" w:color="auto"/>
      </w:divBdr>
    </w:div>
    <w:div w:id="969361461">
      <w:bodyDiv w:val="1"/>
      <w:marLeft w:val="0"/>
      <w:marRight w:val="0"/>
      <w:marTop w:val="0"/>
      <w:marBottom w:val="0"/>
      <w:divBdr>
        <w:top w:val="none" w:sz="0" w:space="0" w:color="auto"/>
        <w:left w:val="none" w:sz="0" w:space="0" w:color="auto"/>
        <w:bottom w:val="none" w:sz="0" w:space="0" w:color="auto"/>
        <w:right w:val="none" w:sz="0" w:space="0" w:color="auto"/>
      </w:divBdr>
      <w:divsChild>
        <w:div w:id="357585626">
          <w:marLeft w:val="640"/>
          <w:marRight w:val="0"/>
          <w:marTop w:val="0"/>
          <w:marBottom w:val="0"/>
          <w:divBdr>
            <w:top w:val="none" w:sz="0" w:space="0" w:color="auto"/>
            <w:left w:val="none" w:sz="0" w:space="0" w:color="auto"/>
            <w:bottom w:val="none" w:sz="0" w:space="0" w:color="auto"/>
            <w:right w:val="none" w:sz="0" w:space="0" w:color="auto"/>
          </w:divBdr>
        </w:div>
        <w:div w:id="860976254">
          <w:marLeft w:val="640"/>
          <w:marRight w:val="0"/>
          <w:marTop w:val="0"/>
          <w:marBottom w:val="0"/>
          <w:divBdr>
            <w:top w:val="none" w:sz="0" w:space="0" w:color="auto"/>
            <w:left w:val="none" w:sz="0" w:space="0" w:color="auto"/>
            <w:bottom w:val="none" w:sz="0" w:space="0" w:color="auto"/>
            <w:right w:val="none" w:sz="0" w:space="0" w:color="auto"/>
          </w:divBdr>
        </w:div>
        <w:div w:id="1616061130">
          <w:marLeft w:val="640"/>
          <w:marRight w:val="0"/>
          <w:marTop w:val="0"/>
          <w:marBottom w:val="0"/>
          <w:divBdr>
            <w:top w:val="none" w:sz="0" w:space="0" w:color="auto"/>
            <w:left w:val="none" w:sz="0" w:space="0" w:color="auto"/>
            <w:bottom w:val="none" w:sz="0" w:space="0" w:color="auto"/>
            <w:right w:val="none" w:sz="0" w:space="0" w:color="auto"/>
          </w:divBdr>
        </w:div>
        <w:div w:id="1657369366">
          <w:marLeft w:val="640"/>
          <w:marRight w:val="0"/>
          <w:marTop w:val="0"/>
          <w:marBottom w:val="0"/>
          <w:divBdr>
            <w:top w:val="none" w:sz="0" w:space="0" w:color="auto"/>
            <w:left w:val="none" w:sz="0" w:space="0" w:color="auto"/>
            <w:bottom w:val="none" w:sz="0" w:space="0" w:color="auto"/>
            <w:right w:val="none" w:sz="0" w:space="0" w:color="auto"/>
          </w:divBdr>
        </w:div>
        <w:div w:id="686491165">
          <w:marLeft w:val="640"/>
          <w:marRight w:val="0"/>
          <w:marTop w:val="0"/>
          <w:marBottom w:val="0"/>
          <w:divBdr>
            <w:top w:val="none" w:sz="0" w:space="0" w:color="auto"/>
            <w:left w:val="none" w:sz="0" w:space="0" w:color="auto"/>
            <w:bottom w:val="none" w:sz="0" w:space="0" w:color="auto"/>
            <w:right w:val="none" w:sz="0" w:space="0" w:color="auto"/>
          </w:divBdr>
        </w:div>
        <w:div w:id="831023633">
          <w:marLeft w:val="640"/>
          <w:marRight w:val="0"/>
          <w:marTop w:val="0"/>
          <w:marBottom w:val="0"/>
          <w:divBdr>
            <w:top w:val="none" w:sz="0" w:space="0" w:color="auto"/>
            <w:left w:val="none" w:sz="0" w:space="0" w:color="auto"/>
            <w:bottom w:val="none" w:sz="0" w:space="0" w:color="auto"/>
            <w:right w:val="none" w:sz="0" w:space="0" w:color="auto"/>
          </w:divBdr>
        </w:div>
        <w:div w:id="362635367">
          <w:marLeft w:val="640"/>
          <w:marRight w:val="0"/>
          <w:marTop w:val="0"/>
          <w:marBottom w:val="0"/>
          <w:divBdr>
            <w:top w:val="none" w:sz="0" w:space="0" w:color="auto"/>
            <w:left w:val="none" w:sz="0" w:space="0" w:color="auto"/>
            <w:bottom w:val="none" w:sz="0" w:space="0" w:color="auto"/>
            <w:right w:val="none" w:sz="0" w:space="0" w:color="auto"/>
          </w:divBdr>
        </w:div>
        <w:div w:id="855653774">
          <w:marLeft w:val="640"/>
          <w:marRight w:val="0"/>
          <w:marTop w:val="0"/>
          <w:marBottom w:val="0"/>
          <w:divBdr>
            <w:top w:val="none" w:sz="0" w:space="0" w:color="auto"/>
            <w:left w:val="none" w:sz="0" w:space="0" w:color="auto"/>
            <w:bottom w:val="none" w:sz="0" w:space="0" w:color="auto"/>
            <w:right w:val="none" w:sz="0" w:space="0" w:color="auto"/>
          </w:divBdr>
        </w:div>
        <w:div w:id="1238785845">
          <w:marLeft w:val="640"/>
          <w:marRight w:val="0"/>
          <w:marTop w:val="0"/>
          <w:marBottom w:val="0"/>
          <w:divBdr>
            <w:top w:val="none" w:sz="0" w:space="0" w:color="auto"/>
            <w:left w:val="none" w:sz="0" w:space="0" w:color="auto"/>
            <w:bottom w:val="none" w:sz="0" w:space="0" w:color="auto"/>
            <w:right w:val="none" w:sz="0" w:space="0" w:color="auto"/>
          </w:divBdr>
        </w:div>
        <w:div w:id="248929846">
          <w:marLeft w:val="640"/>
          <w:marRight w:val="0"/>
          <w:marTop w:val="0"/>
          <w:marBottom w:val="0"/>
          <w:divBdr>
            <w:top w:val="none" w:sz="0" w:space="0" w:color="auto"/>
            <w:left w:val="none" w:sz="0" w:space="0" w:color="auto"/>
            <w:bottom w:val="none" w:sz="0" w:space="0" w:color="auto"/>
            <w:right w:val="none" w:sz="0" w:space="0" w:color="auto"/>
          </w:divBdr>
        </w:div>
        <w:div w:id="331956023">
          <w:marLeft w:val="640"/>
          <w:marRight w:val="0"/>
          <w:marTop w:val="0"/>
          <w:marBottom w:val="0"/>
          <w:divBdr>
            <w:top w:val="none" w:sz="0" w:space="0" w:color="auto"/>
            <w:left w:val="none" w:sz="0" w:space="0" w:color="auto"/>
            <w:bottom w:val="none" w:sz="0" w:space="0" w:color="auto"/>
            <w:right w:val="none" w:sz="0" w:space="0" w:color="auto"/>
          </w:divBdr>
        </w:div>
        <w:div w:id="1470897374">
          <w:marLeft w:val="640"/>
          <w:marRight w:val="0"/>
          <w:marTop w:val="0"/>
          <w:marBottom w:val="0"/>
          <w:divBdr>
            <w:top w:val="none" w:sz="0" w:space="0" w:color="auto"/>
            <w:left w:val="none" w:sz="0" w:space="0" w:color="auto"/>
            <w:bottom w:val="none" w:sz="0" w:space="0" w:color="auto"/>
            <w:right w:val="none" w:sz="0" w:space="0" w:color="auto"/>
          </w:divBdr>
        </w:div>
        <w:div w:id="551577672">
          <w:marLeft w:val="640"/>
          <w:marRight w:val="0"/>
          <w:marTop w:val="0"/>
          <w:marBottom w:val="0"/>
          <w:divBdr>
            <w:top w:val="none" w:sz="0" w:space="0" w:color="auto"/>
            <w:left w:val="none" w:sz="0" w:space="0" w:color="auto"/>
            <w:bottom w:val="none" w:sz="0" w:space="0" w:color="auto"/>
            <w:right w:val="none" w:sz="0" w:space="0" w:color="auto"/>
          </w:divBdr>
        </w:div>
        <w:div w:id="225535920">
          <w:marLeft w:val="640"/>
          <w:marRight w:val="0"/>
          <w:marTop w:val="0"/>
          <w:marBottom w:val="0"/>
          <w:divBdr>
            <w:top w:val="none" w:sz="0" w:space="0" w:color="auto"/>
            <w:left w:val="none" w:sz="0" w:space="0" w:color="auto"/>
            <w:bottom w:val="none" w:sz="0" w:space="0" w:color="auto"/>
            <w:right w:val="none" w:sz="0" w:space="0" w:color="auto"/>
          </w:divBdr>
        </w:div>
        <w:div w:id="1262297395">
          <w:marLeft w:val="640"/>
          <w:marRight w:val="0"/>
          <w:marTop w:val="0"/>
          <w:marBottom w:val="0"/>
          <w:divBdr>
            <w:top w:val="none" w:sz="0" w:space="0" w:color="auto"/>
            <w:left w:val="none" w:sz="0" w:space="0" w:color="auto"/>
            <w:bottom w:val="none" w:sz="0" w:space="0" w:color="auto"/>
            <w:right w:val="none" w:sz="0" w:space="0" w:color="auto"/>
          </w:divBdr>
        </w:div>
        <w:div w:id="1747724988">
          <w:marLeft w:val="640"/>
          <w:marRight w:val="0"/>
          <w:marTop w:val="0"/>
          <w:marBottom w:val="0"/>
          <w:divBdr>
            <w:top w:val="none" w:sz="0" w:space="0" w:color="auto"/>
            <w:left w:val="none" w:sz="0" w:space="0" w:color="auto"/>
            <w:bottom w:val="none" w:sz="0" w:space="0" w:color="auto"/>
            <w:right w:val="none" w:sz="0" w:space="0" w:color="auto"/>
          </w:divBdr>
        </w:div>
        <w:div w:id="1501315935">
          <w:marLeft w:val="640"/>
          <w:marRight w:val="0"/>
          <w:marTop w:val="0"/>
          <w:marBottom w:val="0"/>
          <w:divBdr>
            <w:top w:val="none" w:sz="0" w:space="0" w:color="auto"/>
            <w:left w:val="none" w:sz="0" w:space="0" w:color="auto"/>
            <w:bottom w:val="none" w:sz="0" w:space="0" w:color="auto"/>
            <w:right w:val="none" w:sz="0" w:space="0" w:color="auto"/>
          </w:divBdr>
        </w:div>
        <w:div w:id="1649018766">
          <w:marLeft w:val="640"/>
          <w:marRight w:val="0"/>
          <w:marTop w:val="0"/>
          <w:marBottom w:val="0"/>
          <w:divBdr>
            <w:top w:val="none" w:sz="0" w:space="0" w:color="auto"/>
            <w:left w:val="none" w:sz="0" w:space="0" w:color="auto"/>
            <w:bottom w:val="none" w:sz="0" w:space="0" w:color="auto"/>
            <w:right w:val="none" w:sz="0" w:space="0" w:color="auto"/>
          </w:divBdr>
        </w:div>
        <w:div w:id="1667828529">
          <w:marLeft w:val="640"/>
          <w:marRight w:val="0"/>
          <w:marTop w:val="0"/>
          <w:marBottom w:val="0"/>
          <w:divBdr>
            <w:top w:val="none" w:sz="0" w:space="0" w:color="auto"/>
            <w:left w:val="none" w:sz="0" w:space="0" w:color="auto"/>
            <w:bottom w:val="none" w:sz="0" w:space="0" w:color="auto"/>
            <w:right w:val="none" w:sz="0" w:space="0" w:color="auto"/>
          </w:divBdr>
        </w:div>
        <w:div w:id="99617501">
          <w:marLeft w:val="640"/>
          <w:marRight w:val="0"/>
          <w:marTop w:val="0"/>
          <w:marBottom w:val="0"/>
          <w:divBdr>
            <w:top w:val="none" w:sz="0" w:space="0" w:color="auto"/>
            <w:left w:val="none" w:sz="0" w:space="0" w:color="auto"/>
            <w:bottom w:val="none" w:sz="0" w:space="0" w:color="auto"/>
            <w:right w:val="none" w:sz="0" w:space="0" w:color="auto"/>
          </w:divBdr>
        </w:div>
        <w:div w:id="917058426">
          <w:marLeft w:val="640"/>
          <w:marRight w:val="0"/>
          <w:marTop w:val="0"/>
          <w:marBottom w:val="0"/>
          <w:divBdr>
            <w:top w:val="none" w:sz="0" w:space="0" w:color="auto"/>
            <w:left w:val="none" w:sz="0" w:space="0" w:color="auto"/>
            <w:bottom w:val="none" w:sz="0" w:space="0" w:color="auto"/>
            <w:right w:val="none" w:sz="0" w:space="0" w:color="auto"/>
          </w:divBdr>
        </w:div>
        <w:div w:id="1482648834">
          <w:marLeft w:val="640"/>
          <w:marRight w:val="0"/>
          <w:marTop w:val="0"/>
          <w:marBottom w:val="0"/>
          <w:divBdr>
            <w:top w:val="none" w:sz="0" w:space="0" w:color="auto"/>
            <w:left w:val="none" w:sz="0" w:space="0" w:color="auto"/>
            <w:bottom w:val="none" w:sz="0" w:space="0" w:color="auto"/>
            <w:right w:val="none" w:sz="0" w:space="0" w:color="auto"/>
          </w:divBdr>
        </w:div>
        <w:div w:id="774980259">
          <w:marLeft w:val="640"/>
          <w:marRight w:val="0"/>
          <w:marTop w:val="0"/>
          <w:marBottom w:val="0"/>
          <w:divBdr>
            <w:top w:val="none" w:sz="0" w:space="0" w:color="auto"/>
            <w:left w:val="none" w:sz="0" w:space="0" w:color="auto"/>
            <w:bottom w:val="none" w:sz="0" w:space="0" w:color="auto"/>
            <w:right w:val="none" w:sz="0" w:space="0" w:color="auto"/>
          </w:divBdr>
        </w:div>
        <w:div w:id="599487369">
          <w:marLeft w:val="640"/>
          <w:marRight w:val="0"/>
          <w:marTop w:val="0"/>
          <w:marBottom w:val="0"/>
          <w:divBdr>
            <w:top w:val="none" w:sz="0" w:space="0" w:color="auto"/>
            <w:left w:val="none" w:sz="0" w:space="0" w:color="auto"/>
            <w:bottom w:val="none" w:sz="0" w:space="0" w:color="auto"/>
            <w:right w:val="none" w:sz="0" w:space="0" w:color="auto"/>
          </w:divBdr>
        </w:div>
        <w:div w:id="227231913">
          <w:marLeft w:val="640"/>
          <w:marRight w:val="0"/>
          <w:marTop w:val="0"/>
          <w:marBottom w:val="0"/>
          <w:divBdr>
            <w:top w:val="none" w:sz="0" w:space="0" w:color="auto"/>
            <w:left w:val="none" w:sz="0" w:space="0" w:color="auto"/>
            <w:bottom w:val="none" w:sz="0" w:space="0" w:color="auto"/>
            <w:right w:val="none" w:sz="0" w:space="0" w:color="auto"/>
          </w:divBdr>
        </w:div>
        <w:div w:id="1964577539">
          <w:marLeft w:val="640"/>
          <w:marRight w:val="0"/>
          <w:marTop w:val="0"/>
          <w:marBottom w:val="0"/>
          <w:divBdr>
            <w:top w:val="none" w:sz="0" w:space="0" w:color="auto"/>
            <w:left w:val="none" w:sz="0" w:space="0" w:color="auto"/>
            <w:bottom w:val="none" w:sz="0" w:space="0" w:color="auto"/>
            <w:right w:val="none" w:sz="0" w:space="0" w:color="auto"/>
          </w:divBdr>
        </w:div>
        <w:div w:id="114563703">
          <w:marLeft w:val="640"/>
          <w:marRight w:val="0"/>
          <w:marTop w:val="0"/>
          <w:marBottom w:val="0"/>
          <w:divBdr>
            <w:top w:val="none" w:sz="0" w:space="0" w:color="auto"/>
            <w:left w:val="none" w:sz="0" w:space="0" w:color="auto"/>
            <w:bottom w:val="none" w:sz="0" w:space="0" w:color="auto"/>
            <w:right w:val="none" w:sz="0" w:space="0" w:color="auto"/>
          </w:divBdr>
        </w:div>
        <w:div w:id="1311598669">
          <w:marLeft w:val="640"/>
          <w:marRight w:val="0"/>
          <w:marTop w:val="0"/>
          <w:marBottom w:val="0"/>
          <w:divBdr>
            <w:top w:val="none" w:sz="0" w:space="0" w:color="auto"/>
            <w:left w:val="none" w:sz="0" w:space="0" w:color="auto"/>
            <w:bottom w:val="none" w:sz="0" w:space="0" w:color="auto"/>
            <w:right w:val="none" w:sz="0" w:space="0" w:color="auto"/>
          </w:divBdr>
        </w:div>
        <w:div w:id="373118928">
          <w:marLeft w:val="640"/>
          <w:marRight w:val="0"/>
          <w:marTop w:val="0"/>
          <w:marBottom w:val="0"/>
          <w:divBdr>
            <w:top w:val="none" w:sz="0" w:space="0" w:color="auto"/>
            <w:left w:val="none" w:sz="0" w:space="0" w:color="auto"/>
            <w:bottom w:val="none" w:sz="0" w:space="0" w:color="auto"/>
            <w:right w:val="none" w:sz="0" w:space="0" w:color="auto"/>
          </w:divBdr>
        </w:div>
        <w:div w:id="878979889">
          <w:marLeft w:val="640"/>
          <w:marRight w:val="0"/>
          <w:marTop w:val="0"/>
          <w:marBottom w:val="0"/>
          <w:divBdr>
            <w:top w:val="none" w:sz="0" w:space="0" w:color="auto"/>
            <w:left w:val="none" w:sz="0" w:space="0" w:color="auto"/>
            <w:bottom w:val="none" w:sz="0" w:space="0" w:color="auto"/>
            <w:right w:val="none" w:sz="0" w:space="0" w:color="auto"/>
          </w:divBdr>
        </w:div>
        <w:div w:id="1733504083">
          <w:marLeft w:val="640"/>
          <w:marRight w:val="0"/>
          <w:marTop w:val="0"/>
          <w:marBottom w:val="0"/>
          <w:divBdr>
            <w:top w:val="none" w:sz="0" w:space="0" w:color="auto"/>
            <w:left w:val="none" w:sz="0" w:space="0" w:color="auto"/>
            <w:bottom w:val="none" w:sz="0" w:space="0" w:color="auto"/>
            <w:right w:val="none" w:sz="0" w:space="0" w:color="auto"/>
          </w:divBdr>
        </w:div>
        <w:div w:id="1372222348">
          <w:marLeft w:val="640"/>
          <w:marRight w:val="0"/>
          <w:marTop w:val="0"/>
          <w:marBottom w:val="0"/>
          <w:divBdr>
            <w:top w:val="none" w:sz="0" w:space="0" w:color="auto"/>
            <w:left w:val="none" w:sz="0" w:space="0" w:color="auto"/>
            <w:bottom w:val="none" w:sz="0" w:space="0" w:color="auto"/>
            <w:right w:val="none" w:sz="0" w:space="0" w:color="auto"/>
          </w:divBdr>
        </w:div>
        <w:div w:id="1423528505">
          <w:marLeft w:val="640"/>
          <w:marRight w:val="0"/>
          <w:marTop w:val="0"/>
          <w:marBottom w:val="0"/>
          <w:divBdr>
            <w:top w:val="none" w:sz="0" w:space="0" w:color="auto"/>
            <w:left w:val="none" w:sz="0" w:space="0" w:color="auto"/>
            <w:bottom w:val="none" w:sz="0" w:space="0" w:color="auto"/>
            <w:right w:val="none" w:sz="0" w:space="0" w:color="auto"/>
          </w:divBdr>
        </w:div>
        <w:div w:id="1577009755">
          <w:marLeft w:val="640"/>
          <w:marRight w:val="0"/>
          <w:marTop w:val="0"/>
          <w:marBottom w:val="0"/>
          <w:divBdr>
            <w:top w:val="none" w:sz="0" w:space="0" w:color="auto"/>
            <w:left w:val="none" w:sz="0" w:space="0" w:color="auto"/>
            <w:bottom w:val="none" w:sz="0" w:space="0" w:color="auto"/>
            <w:right w:val="none" w:sz="0" w:space="0" w:color="auto"/>
          </w:divBdr>
        </w:div>
        <w:div w:id="1133669411">
          <w:marLeft w:val="640"/>
          <w:marRight w:val="0"/>
          <w:marTop w:val="0"/>
          <w:marBottom w:val="0"/>
          <w:divBdr>
            <w:top w:val="none" w:sz="0" w:space="0" w:color="auto"/>
            <w:left w:val="none" w:sz="0" w:space="0" w:color="auto"/>
            <w:bottom w:val="none" w:sz="0" w:space="0" w:color="auto"/>
            <w:right w:val="none" w:sz="0" w:space="0" w:color="auto"/>
          </w:divBdr>
        </w:div>
        <w:div w:id="655764265">
          <w:marLeft w:val="640"/>
          <w:marRight w:val="0"/>
          <w:marTop w:val="0"/>
          <w:marBottom w:val="0"/>
          <w:divBdr>
            <w:top w:val="none" w:sz="0" w:space="0" w:color="auto"/>
            <w:left w:val="none" w:sz="0" w:space="0" w:color="auto"/>
            <w:bottom w:val="none" w:sz="0" w:space="0" w:color="auto"/>
            <w:right w:val="none" w:sz="0" w:space="0" w:color="auto"/>
          </w:divBdr>
        </w:div>
        <w:div w:id="533737595">
          <w:marLeft w:val="640"/>
          <w:marRight w:val="0"/>
          <w:marTop w:val="0"/>
          <w:marBottom w:val="0"/>
          <w:divBdr>
            <w:top w:val="none" w:sz="0" w:space="0" w:color="auto"/>
            <w:left w:val="none" w:sz="0" w:space="0" w:color="auto"/>
            <w:bottom w:val="none" w:sz="0" w:space="0" w:color="auto"/>
            <w:right w:val="none" w:sz="0" w:space="0" w:color="auto"/>
          </w:divBdr>
        </w:div>
        <w:div w:id="240482105">
          <w:marLeft w:val="640"/>
          <w:marRight w:val="0"/>
          <w:marTop w:val="0"/>
          <w:marBottom w:val="0"/>
          <w:divBdr>
            <w:top w:val="none" w:sz="0" w:space="0" w:color="auto"/>
            <w:left w:val="none" w:sz="0" w:space="0" w:color="auto"/>
            <w:bottom w:val="none" w:sz="0" w:space="0" w:color="auto"/>
            <w:right w:val="none" w:sz="0" w:space="0" w:color="auto"/>
          </w:divBdr>
        </w:div>
        <w:div w:id="1909804678">
          <w:marLeft w:val="640"/>
          <w:marRight w:val="0"/>
          <w:marTop w:val="0"/>
          <w:marBottom w:val="0"/>
          <w:divBdr>
            <w:top w:val="none" w:sz="0" w:space="0" w:color="auto"/>
            <w:left w:val="none" w:sz="0" w:space="0" w:color="auto"/>
            <w:bottom w:val="none" w:sz="0" w:space="0" w:color="auto"/>
            <w:right w:val="none" w:sz="0" w:space="0" w:color="auto"/>
          </w:divBdr>
        </w:div>
        <w:div w:id="2026130462">
          <w:marLeft w:val="640"/>
          <w:marRight w:val="0"/>
          <w:marTop w:val="0"/>
          <w:marBottom w:val="0"/>
          <w:divBdr>
            <w:top w:val="none" w:sz="0" w:space="0" w:color="auto"/>
            <w:left w:val="none" w:sz="0" w:space="0" w:color="auto"/>
            <w:bottom w:val="none" w:sz="0" w:space="0" w:color="auto"/>
            <w:right w:val="none" w:sz="0" w:space="0" w:color="auto"/>
          </w:divBdr>
        </w:div>
        <w:div w:id="401686247">
          <w:marLeft w:val="640"/>
          <w:marRight w:val="0"/>
          <w:marTop w:val="0"/>
          <w:marBottom w:val="0"/>
          <w:divBdr>
            <w:top w:val="none" w:sz="0" w:space="0" w:color="auto"/>
            <w:left w:val="none" w:sz="0" w:space="0" w:color="auto"/>
            <w:bottom w:val="none" w:sz="0" w:space="0" w:color="auto"/>
            <w:right w:val="none" w:sz="0" w:space="0" w:color="auto"/>
          </w:divBdr>
        </w:div>
        <w:div w:id="1670057114">
          <w:marLeft w:val="640"/>
          <w:marRight w:val="0"/>
          <w:marTop w:val="0"/>
          <w:marBottom w:val="0"/>
          <w:divBdr>
            <w:top w:val="none" w:sz="0" w:space="0" w:color="auto"/>
            <w:left w:val="none" w:sz="0" w:space="0" w:color="auto"/>
            <w:bottom w:val="none" w:sz="0" w:space="0" w:color="auto"/>
            <w:right w:val="none" w:sz="0" w:space="0" w:color="auto"/>
          </w:divBdr>
        </w:div>
        <w:div w:id="964385344">
          <w:marLeft w:val="640"/>
          <w:marRight w:val="0"/>
          <w:marTop w:val="0"/>
          <w:marBottom w:val="0"/>
          <w:divBdr>
            <w:top w:val="none" w:sz="0" w:space="0" w:color="auto"/>
            <w:left w:val="none" w:sz="0" w:space="0" w:color="auto"/>
            <w:bottom w:val="none" w:sz="0" w:space="0" w:color="auto"/>
            <w:right w:val="none" w:sz="0" w:space="0" w:color="auto"/>
          </w:divBdr>
        </w:div>
        <w:div w:id="1088043110">
          <w:marLeft w:val="640"/>
          <w:marRight w:val="0"/>
          <w:marTop w:val="0"/>
          <w:marBottom w:val="0"/>
          <w:divBdr>
            <w:top w:val="none" w:sz="0" w:space="0" w:color="auto"/>
            <w:left w:val="none" w:sz="0" w:space="0" w:color="auto"/>
            <w:bottom w:val="none" w:sz="0" w:space="0" w:color="auto"/>
            <w:right w:val="none" w:sz="0" w:space="0" w:color="auto"/>
          </w:divBdr>
        </w:div>
        <w:div w:id="1445077267">
          <w:marLeft w:val="640"/>
          <w:marRight w:val="0"/>
          <w:marTop w:val="0"/>
          <w:marBottom w:val="0"/>
          <w:divBdr>
            <w:top w:val="none" w:sz="0" w:space="0" w:color="auto"/>
            <w:left w:val="none" w:sz="0" w:space="0" w:color="auto"/>
            <w:bottom w:val="none" w:sz="0" w:space="0" w:color="auto"/>
            <w:right w:val="none" w:sz="0" w:space="0" w:color="auto"/>
          </w:divBdr>
        </w:div>
        <w:div w:id="578946748">
          <w:marLeft w:val="640"/>
          <w:marRight w:val="0"/>
          <w:marTop w:val="0"/>
          <w:marBottom w:val="0"/>
          <w:divBdr>
            <w:top w:val="none" w:sz="0" w:space="0" w:color="auto"/>
            <w:left w:val="none" w:sz="0" w:space="0" w:color="auto"/>
            <w:bottom w:val="none" w:sz="0" w:space="0" w:color="auto"/>
            <w:right w:val="none" w:sz="0" w:space="0" w:color="auto"/>
          </w:divBdr>
        </w:div>
        <w:div w:id="724913562">
          <w:marLeft w:val="640"/>
          <w:marRight w:val="0"/>
          <w:marTop w:val="0"/>
          <w:marBottom w:val="0"/>
          <w:divBdr>
            <w:top w:val="none" w:sz="0" w:space="0" w:color="auto"/>
            <w:left w:val="none" w:sz="0" w:space="0" w:color="auto"/>
            <w:bottom w:val="none" w:sz="0" w:space="0" w:color="auto"/>
            <w:right w:val="none" w:sz="0" w:space="0" w:color="auto"/>
          </w:divBdr>
        </w:div>
        <w:div w:id="1188983851">
          <w:marLeft w:val="640"/>
          <w:marRight w:val="0"/>
          <w:marTop w:val="0"/>
          <w:marBottom w:val="0"/>
          <w:divBdr>
            <w:top w:val="none" w:sz="0" w:space="0" w:color="auto"/>
            <w:left w:val="none" w:sz="0" w:space="0" w:color="auto"/>
            <w:bottom w:val="none" w:sz="0" w:space="0" w:color="auto"/>
            <w:right w:val="none" w:sz="0" w:space="0" w:color="auto"/>
          </w:divBdr>
        </w:div>
      </w:divsChild>
    </w:div>
    <w:div w:id="969363485">
      <w:marLeft w:val="640"/>
      <w:marRight w:val="0"/>
      <w:marTop w:val="0"/>
      <w:marBottom w:val="0"/>
      <w:divBdr>
        <w:top w:val="none" w:sz="0" w:space="0" w:color="auto"/>
        <w:left w:val="none" w:sz="0" w:space="0" w:color="auto"/>
        <w:bottom w:val="none" w:sz="0" w:space="0" w:color="auto"/>
        <w:right w:val="none" w:sz="0" w:space="0" w:color="auto"/>
      </w:divBdr>
    </w:div>
    <w:div w:id="971668899">
      <w:bodyDiv w:val="1"/>
      <w:marLeft w:val="0"/>
      <w:marRight w:val="0"/>
      <w:marTop w:val="0"/>
      <w:marBottom w:val="0"/>
      <w:divBdr>
        <w:top w:val="none" w:sz="0" w:space="0" w:color="auto"/>
        <w:left w:val="none" w:sz="0" w:space="0" w:color="auto"/>
        <w:bottom w:val="none" w:sz="0" w:space="0" w:color="auto"/>
        <w:right w:val="none" w:sz="0" w:space="0" w:color="auto"/>
      </w:divBdr>
      <w:divsChild>
        <w:div w:id="1687053887">
          <w:marLeft w:val="640"/>
          <w:marRight w:val="0"/>
          <w:marTop w:val="0"/>
          <w:marBottom w:val="0"/>
          <w:divBdr>
            <w:top w:val="none" w:sz="0" w:space="0" w:color="auto"/>
            <w:left w:val="none" w:sz="0" w:space="0" w:color="auto"/>
            <w:bottom w:val="none" w:sz="0" w:space="0" w:color="auto"/>
            <w:right w:val="none" w:sz="0" w:space="0" w:color="auto"/>
          </w:divBdr>
        </w:div>
        <w:div w:id="105271962">
          <w:marLeft w:val="640"/>
          <w:marRight w:val="0"/>
          <w:marTop w:val="0"/>
          <w:marBottom w:val="0"/>
          <w:divBdr>
            <w:top w:val="none" w:sz="0" w:space="0" w:color="auto"/>
            <w:left w:val="none" w:sz="0" w:space="0" w:color="auto"/>
            <w:bottom w:val="none" w:sz="0" w:space="0" w:color="auto"/>
            <w:right w:val="none" w:sz="0" w:space="0" w:color="auto"/>
          </w:divBdr>
        </w:div>
        <w:div w:id="603267884">
          <w:marLeft w:val="640"/>
          <w:marRight w:val="0"/>
          <w:marTop w:val="0"/>
          <w:marBottom w:val="0"/>
          <w:divBdr>
            <w:top w:val="none" w:sz="0" w:space="0" w:color="auto"/>
            <w:left w:val="none" w:sz="0" w:space="0" w:color="auto"/>
            <w:bottom w:val="none" w:sz="0" w:space="0" w:color="auto"/>
            <w:right w:val="none" w:sz="0" w:space="0" w:color="auto"/>
          </w:divBdr>
        </w:div>
        <w:div w:id="756482796">
          <w:marLeft w:val="640"/>
          <w:marRight w:val="0"/>
          <w:marTop w:val="0"/>
          <w:marBottom w:val="0"/>
          <w:divBdr>
            <w:top w:val="none" w:sz="0" w:space="0" w:color="auto"/>
            <w:left w:val="none" w:sz="0" w:space="0" w:color="auto"/>
            <w:bottom w:val="none" w:sz="0" w:space="0" w:color="auto"/>
            <w:right w:val="none" w:sz="0" w:space="0" w:color="auto"/>
          </w:divBdr>
        </w:div>
        <w:div w:id="987124338">
          <w:marLeft w:val="640"/>
          <w:marRight w:val="0"/>
          <w:marTop w:val="0"/>
          <w:marBottom w:val="0"/>
          <w:divBdr>
            <w:top w:val="none" w:sz="0" w:space="0" w:color="auto"/>
            <w:left w:val="none" w:sz="0" w:space="0" w:color="auto"/>
            <w:bottom w:val="none" w:sz="0" w:space="0" w:color="auto"/>
            <w:right w:val="none" w:sz="0" w:space="0" w:color="auto"/>
          </w:divBdr>
        </w:div>
        <w:div w:id="1074937505">
          <w:marLeft w:val="640"/>
          <w:marRight w:val="0"/>
          <w:marTop w:val="0"/>
          <w:marBottom w:val="0"/>
          <w:divBdr>
            <w:top w:val="none" w:sz="0" w:space="0" w:color="auto"/>
            <w:left w:val="none" w:sz="0" w:space="0" w:color="auto"/>
            <w:bottom w:val="none" w:sz="0" w:space="0" w:color="auto"/>
            <w:right w:val="none" w:sz="0" w:space="0" w:color="auto"/>
          </w:divBdr>
        </w:div>
        <w:div w:id="403186881">
          <w:marLeft w:val="640"/>
          <w:marRight w:val="0"/>
          <w:marTop w:val="0"/>
          <w:marBottom w:val="0"/>
          <w:divBdr>
            <w:top w:val="none" w:sz="0" w:space="0" w:color="auto"/>
            <w:left w:val="none" w:sz="0" w:space="0" w:color="auto"/>
            <w:bottom w:val="none" w:sz="0" w:space="0" w:color="auto"/>
            <w:right w:val="none" w:sz="0" w:space="0" w:color="auto"/>
          </w:divBdr>
        </w:div>
        <w:div w:id="780686951">
          <w:marLeft w:val="640"/>
          <w:marRight w:val="0"/>
          <w:marTop w:val="0"/>
          <w:marBottom w:val="0"/>
          <w:divBdr>
            <w:top w:val="none" w:sz="0" w:space="0" w:color="auto"/>
            <w:left w:val="none" w:sz="0" w:space="0" w:color="auto"/>
            <w:bottom w:val="none" w:sz="0" w:space="0" w:color="auto"/>
            <w:right w:val="none" w:sz="0" w:space="0" w:color="auto"/>
          </w:divBdr>
        </w:div>
        <w:div w:id="1898583875">
          <w:marLeft w:val="640"/>
          <w:marRight w:val="0"/>
          <w:marTop w:val="0"/>
          <w:marBottom w:val="0"/>
          <w:divBdr>
            <w:top w:val="none" w:sz="0" w:space="0" w:color="auto"/>
            <w:left w:val="none" w:sz="0" w:space="0" w:color="auto"/>
            <w:bottom w:val="none" w:sz="0" w:space="0" w:color="auto"/>
            <w:right w:val="none" w:sz="0" w:space="0" w:color="auto"/>
          </w:divBdr>
        </w:div>
        <w:div w:id="1425490032">
          <w:marLeft w:val="640"/>
          <w:marRight w:val="0"/>
          <w:marTop w:val="0"/>
          <w:marBottom w:val="0"/>
          <w:divBdr>
            <w:top w:val="none" w:sz="0" w:space="0" w:color="auto"/>
            <w:left w:val="none" w:sz="0" w:space="0" w:color="auto"/>
            <w:bottom w:val="none" w:sz="0" w:space="0" w:color="auto"/>
            <w:right w:val="none" w:sz="0" w:space="0" w:color="auto"/>
          </w:divBdr>
        </w:div>
        <w:div w:id="858736358">
          <w:marLeft w:val="640"/>
          <w:marRight w:val="0"/>
          <w:marTop w:val="0"/>
          <w:marBottom w:val="0"/>
          <w:divBdr>
            <w:top w:val="none" w:sz="0" w:space="0" w:color="auto"/>
            <w:left w:val="none" w:sz="0" w:space="0" w:color="auto"/>
            <w:bottom w:val="none" w:sz="0" w:space="0" w:color="auto"/>
            <w:right w:val="none" w:sz="0" w:space="0" w:color="auto"/>
          </w:divBdr>
        </w:div>
        <w:div w:id="768040714">
          <w:marLeft w:val="640"/>
          <w:marRight w:val="0"/>
          <w:marTop w:val="0"/>
          <w:marBottom w:val="0"/>
          <w:divBdr>
            <w:top w:val="none" w:sz="0" w:space="0" w:color="auto"/>
            <w:left w:val="none" w:sz="0" w:space="0" w:color="auto"/>
            <w:bottom w:val="none" w:sz="0" w:space="0" w:color="auto"/>
            <w:right w:val="none" w:sz="0" w:space="0" w:color="auto"/>
          </w:divBdr>
        </w:div>
        <w:div w:id="245842110">
          <w:marLeft w:val="640"/>
          <w:marRight w:val="0"/>
          <w:marTop w:val="0"/>
          <w:marBottom w:val="0"/>
          <w:divBdr>
            <w:top w:val="none" w:sz="0" w:space="0" w:color="auto"/>
            <w:left w:val="none" w:sz="0" w:space="0" w:color="auto"/>
            <w:bottom w:val="none" w:sz="0" w:space="0" w:color="auto"/>
            <w:right w:val="none" w:sz="0" w:space="0" w:color="auto"/>
          </w:divBdr>
        </w:div>
        <w:div w:id="171990622">
          <w:marLeft w:val="640"/>
          <w:marRight w:val="0"/>
          <w:marTop w:val="0"/>
          <w:marBottom w:val="0"/>
          <w:divBdr>
            <w:top w:val="none" w:sz="0" w:space="0" w:color="auto"/>
            <w:left w:val="none" w:sz="0" w:space="0" w:color="auto"/>
            <w:bottom w:val="none" w:sz="0" w:space="0" w:color="auto"/>
            <w:right w:val="none" w:sz="0" w:space="0" w:color="auto"/>
          </w:divBdr>
        </w:div>
        <w:div w:id="1918709684">
          <w:marLeft w:val="640"/>
          <w:marRight w:val="0"/>
          <w:marTop w:val="0"/>
          <w:marBottom w:val="0"/>
          <w:divBdr>
            <w:top w:val="none" w:sz="0" w:space="0" w:color="auto"/>
            <w:left w:val="none" w:sz="0" w:space="0" w:color="auto"/>
            <w:bottom w:val="none" w:sz="0" w:space="0" w:color="auto"/>
            <w:right w:val="none" w:sz="0" w:space="0" w:color="auto"/>
          </w:divBdr>
        </w:div>
        <w:div w:id="359279311">
          <w:marLeft w:val="640"/>
          <w:marRight w:val="0"/>
          <w:marTop w:val="0"/>
          <w:marBottom w:val="0"/>
          <w:divBdr>
            <w:top w:val="none" w:sz="0" w:space="0" w:color="auto"/>
            <w:left w:val="none" w:sz="0" w:space="0" w:color="auto"/>
            <w:bottom w:val="none" w:sz="0" w:space="0" w:color="auto"/>
            <w:right w:val="none" w:sz="0" w:space="0" w:color="auto"/>
          </w:divBdr>
        </w:div>
        <w:div w:id="1815759385">
          <w:marLeft w:val="640"/>
          <w:marRight w:val="0"/>
          <w:marTop w:val="0"/>
          <w:marBottom w:val="0"/>
          <w:divBdr>
            <w:top w:val="none" w:sz="0" w:space="0" w:color="auto"/>
            <w:left w:val="none" w:sz="0" w:space="0" w:color="auto"/>
            <w:bottom w:val="none" w:sz="0" w:space="0" w:color="auto"/>
            <w:right w:val="none" w:sz="0" w:space="0" w:color="auto"/>
          </w:divBdr>
        </w:div>
        <w:div w:id="2069179404">
          <w:marLeft w:val="640"/>
          <w:marRight w:val="0"/>
          <w:marTop w:val="0"/>
          <w:marBottom w:val="0"/>
          <w:divBdr>
            <w:top w:val="none" w:sz="0" w:space="0" w:color="auto"/>
            <w:left w:val="none" w:sz="0" w:space="0" w:color="auto"/>
            <w:bottom w:val="none" w:sz="0" w:space="0" w:color="auto"/>
            <w:right w:val="none" w:sz="0" w:space="0" w:color="auto"/>
          </w:divBdr>
        </w:div>
        <w:div w:id="721753999">
          <w:marLeft w:val="640"/>
          <w:marRight w:val="0"/>
          <w:marTop w:val="0"/>
          <w:marBottom w:val="0"/>
          <w:divBdr>
            <w:top w:val="none" w:sz="0" w:space="0" w:color="auto"/>
            <w:left w:val="none" w:sz="0" w:space="0" w:color="auto"/>
            <w:bottom w:val="none" w:sz="0" w:space="0" w:color="auto"/>
            <w:right w:val="none" w:sz="0" w:space="0" w:color="auto"/>
          </w:divBdr>
        </w:div>
        <w:div w:id="1681618822">
          <w:marLeft w:val="640"/>
          <w:marRight w:val="0"/>
          <w:marTop w:val="0"/>
          <w:marBottom w:val="0"/>
          <w:divBdr>
            <w:top w:val="none" w:sz="0" w:space="0" w:color="auto"/>
            <w:left w:val="none" w:sz="0" w:space="0" w:color="auto"/>
            <w:bottom w:val="none" w:sz="0" w:space="0" w:color="auto"/>
            <w:right w:val="none" w:sz="0" w:space="0" w:color="auto"/>
          </w:divBdr>
        </w:div>
        <w:div w:id="1013535609">
          <w:marLeft w:val="640"/>
          <w:marRight w:val="0"/>
          <w:marTop w:val="0"/>
          <w:marBottom w:val="0"/>
          <w:divBdr>
            <w:top w:val="none" w:sz="0" w:space="0" w:color="auto"/>
            <w:left w:val="none" w:sz="0" w:space="0" w:color="auto"/>
            <w:bottom w:val="none" w:sz="0" w:space="0" w:color="auto"/>
            <w:right w:val="none" w:sz="0" w:space="0" w:color="auto"/>
          </w:divBdr>
        </w:div>
        <w:div w:id="1419130022">
          <w:marLeft w:val="640"/>
          <w:marRight w:val="0"/>
          <w:marTop w:val="0"/>
          <w:marBottom w:val="0"/>
          <w:divBdr>
            <w:top w:val="none" w:sz="0" w:space="0" w:color="auto"/>
            <w:left w:val="none" w:sz="0" w:space="0" w:color="auto"/>
            <w:bottom w:val="none" w:sz="0" w:space="0" w:color="auto"/>
            <w:right w:val="none" w:sz="0" w:space="0" w:color="auto"/>
          </w:divBdr>
        </w:div>
        <w:div w:id="193352125">
          <w:marLeft w:val="640"/>
          <w:marRight w:val="0"/>
          <w:marTop w:val="0"/>
          <w:marBottom w:val="0"/>
          <w:divBdr>
            <w:top w:val="none" w:sz="0" w:space="0" w:color="auto"/>
            <w:left w:val="none" w:sz="0" w:space="0" w:color="auto"/>
            <w:bottom w:val="none" w:sz="0" w:space="0" w:color="auto"/>
            <w:right w:val="none" w:sz="0" w:space="0" w:color="auto"/>
          </w:divBdr>
        </w:div>
        <w:div w:id="973949645">
          <w:marLeft w:val="640"/>
          <w:marRight w:val="0"/>
          <w:marTop w:val="0"/>
          <w:marBottom w:val="0"/>
          <w:divBdr>
            <w:top w:val="none" w:sz="0" w:space="0" w:color="auto"/>
            <w:left w:val="none" w:sz="0" w:space="0" w:color="auto"/>
            <w:bottom w:val="none" w:sz="0" w:space="0" w:color="auto"/>
            <w:right w:val="none" w:sz="0" w:space="0" w:color="auto"/>
          </w:divBdr>
        </w:div>
        <w:div w:id="238945229">
          <w:marLeft w:val="640"/>
          <w:marRight w:val="0"/>
          <w:marTop w:val="0"/>
          <w:marBottom w:val="0"/>
          <w:divBdr>
            <w:top w:val="none" w:sz="0" w:space="0" w:color="auto"/>
            <w:left w:val="none" w:sz="0" w:space="0" w:color="auto"/>
            <w:bottom w:val="none" w:sz="0" w:space="0" w:color="auto"/>
            <w:right w:val="none" w:sz="0" w:space="0" w:color="auto"/>
          </w:divBdr>
        </w:div>
        <w:div w:id="2147309352">
          <w:marLeft w:val="640"/>
          <w:marRight w:val="0"/>
          <w:marTop w:val="0"/>
          <w:marBottom w:val="0"/>
          <w:divBdr>
            <w:top w:val="none" w:sz="0" w:space="0" w:color="auto"/>
            <w:left w:val="none" w:sz="0" w:space="0" w:color="auto"/>
            <w:bottom w:val="none" w:sz="0" w:space="0" w:color="auto"/>
            <w:right w:val="none" w:sz="0" w:space="0" w:color="auto"/>
          </w:divBdr>
        </w:div>
        <w:div w:id="450633429">
          <w:marLeft w:val="640"/>
          <w:marRight w:val="0"/>
          <w:marTop w:val="0"/>
          <w:marBottom w:val="0"/>
          <w:divBdr>
            <w:top w:val="none" w:sz="0" w:space="0" w:color="auto"/>
            <w:left w:val="none" w:sz="0" w:space="0" w:color="auto"/>
            <w:bottom w:val="none" w:sz="0" w:space="0" w:color="auto"/>
            <w:right w:val="none" w:sz="0" w:space="0" w:color="auto"/>
          </w:divBdr>
        </w:div>
        <w:div w:id="881677082">
          <w:marLeft w:val="640"/>
          <w:marRight w:val="0"/>
          <w:marTop w:val="0"/>
          <w:marBottom w:val="0"/>
          <w:divBdr>
            <w:top w:val="none" w:sz="0" w:space="0" w:color="auto"/>
            <w:left w:val="none" w:sz="0" w:space="0" w:color="auto"/>
            <w:bottom w:val="none" w:sz="0" w:space="0" w:color="auto"/>
            <w:right w:val="none" w:sz="0" w:space="0" w:color="auto"/>
          </w:divBdr>
        </w:div>
        <w:div w:id="405957407">
          <w:marLeft w:val="640"/>
          <w:marRight w:val="0"/>
          <w:marTop w:val="0"/>
          <w:marBottom w:val="0"/>
          <w:divBdr>
            <w:top w:val="none" w:sz="0" w:space="0" w:color="auto"/>
            <w:left w:val="none" w:sz="0" w:space="0" w:color="auto"/>
            <w:bottom w:val="none" w:sz="0" w:space="0" w:color="auto"/>
            <w:right w:val="none" w:sz="0" w:space="0" w:color="auto"/>
          </w:divBdr>
        </w:div>
        <w:div w:id="569269914">
          <w:marLeft w:val="640"/>
          <w:marRight w:val="0"/>
          <w:marTop w:val="0"/>
          <w:marBottom w:val="0"/>
          <w:divBdr>
            <w:top w:val="none" w:sz="0" w:space="0" w:color="auto"/>
            <w:left w:val="none" w:sz="0" w:space="0" w:color="auto"/>
            <w:bottom w:val="none" w:sz="0" w:space="0" w:color="auto"/>
            <w:right w:val="none" w:sz="0" w:space="0" w:color="auto"/>
          </w:divBdr>
        </w:div>
        <w:div w:id="1561211122">
          <w:marLeft w:val="640"/>
          <w:marRight w:val="0"/>
          <w:marTop w:val="0"/>
          <w:marBottom w:val="0"/>
          <w:divBdr>
            <w:top w:val="none" w:sz="0" w:space="0" w:color="auto"/>
            <w:left w:val="none" w:sz="0" w:space="0" w:color="auto"/>
            <w:bottom w:val="none" w:sz="0" w:space="0" w:color="auto"/>
            <w:right w:val="none" w:sz="0" w:space="0" w:color="auto"/>
          </w:divBdr>
        </w:div>
        <w:div w:id="2083792365">
          <w:marLeft w:val="640"/>
          <w:marRight w:val="0"/>
          <w:marTop w:val="0"/>
          <w:marBottom w:val="0"/>
          <w:divBdr>
            <w:top w:val="none" w:sz="0" w:space="0" w:color="auto"/>
            <w:left w:val="none" w:sz="0" w:space="0" w:color="auto"/>
            <w:bottom w:val="none" w:sz="0" w:space="0" w:color="auto"/>
            <w:right w:val="none" w:sz="0" w:space="0" w:color="auto"/>
          </w:divBdr>
        </w:div>
        <w:div w:id="1372420739">
          <w:marLeft w:val="640"/>
          <w:marRight w:val="0"/>
          <w:marTop w:val="0"/>
          <w:marBottom w:val="0"/>
          <w:divBdr>
            <w:top w:val="none" w:sz="0" w:space="0" w:color="auto"/>
            <w:left w:val="none" w:sz="0" w:space="0" w:color="auto"/>
            <w:bottom w:val="none" w:sz="0" w:space="0" w:color="auto"/>
            <w:right w:val="none" w:sz="0" w:space="0" w:color="auto"/>
          </w:divBdr>
        </w:div>
        <w:div w:id="769467160">
          <w:marLeft w:val="640"/>
          <w:marRight w:val="0"/>
          <w:marTop w:val="0"/>
          <w:marBottom w:val="0"/>
          <w:divBdr>
            <w:top w:val="none" w:sz="0" w:space="0" w:color="auto"/>
            <w:left w:val="none" w:sz="0" w:space="0" w:color="auto"/>
            <w:bottom w:val="none" w:sz="0" w:space="0" w:color="auto"/>
            <w:right w:val="none" w:sz="0" w:space="0" w:color="auto"/>
          </w:divBdr>
        </w:div>
        <w:div w:id="823355911">
          <w:marLeft w:val="640"/>
          <w:marRight w:val="0"/>
          <w:marTop w:val="0"/>
          <w:marBottom w:val="0"/>
          <w:divBdr>
            <w:top w:val="none" w:sz="0" w:space="0" w:color="auto"/>
            <w:left w:val="none" w:sz="0" w:space="0" w:color="auto"/>
            <w:bottom w:val="none" w:sz="0" w:space="0" w:color="auto"/>
            <w:right w:val="none" w:sz="0" w:space="0" w:color="auto"/>
          </w:divBdr>
        </w:div>
        <w:div w:id="1848246368">
          <w:marLeft w:val="640"/>
          <w:marRight w:val="0"/>
          <w:marTop w:val="0"/>
          <w:marBottom w:val="0"/>
          <w:divBdr>
            <w:top w:val="none" w:sz="0" w:space="0" w:color="auto"/>
            <w:left w:val="none" w:sz="0" w:space="0" w:color="auto"/>
            <w:bottom w:val="none" w:sz="0" w:space="0" w:color="auto"/>
            <w:right w:val="none" w:sz="0" w:space="0" w:color="auto"/>
          </w:divBdr>
        </w:div>
        <w:div w:id="2102874230">
          <w:marLeft w:val="640"/>
          <w:marRight w:val="0"/>
          <w:marTop w:val="0"/>
          <w:marBottom w:val="0"/>
          <w:divBdr>
            <w:top w:val="none" w:sz="0" w:space="0" w:color="auto"/>
            <w:left w:val="none" w:sz="0" w:space="0" w:color="auto"/>
            <w:bottom w:val="none" w:sz="0" w:space="0" w:color="auto"/>
            <w:right w:val="none" w:sz="0" w:space="0" w:color="auto"/>
          </w:divBdr>
        </w:div>
        <w:div w:id="463501226">
          <w:marLeft w:val="640"/>
          <w:marRight w:val="0"/>
          <w:marTop w:val="0"/>
          <w:marBottom w:val="0"/>
          <w:divBdr>
            <w:top w:val="none" w:sz="0" w:space="0" w:color="auto"/>
            <w:left w:val="none" w:sz="0" w:space="0" w:color="auto"/>
            <w:bottom w:val="none" w:sz="0" w:space="0" w:color="auto"/>
            <w:right w:val="none" w:sz="0" w:space="0" w:color="auto"/>
          </w:divBdr>
        </w:div>
        <w:div w:id="1103647849">
          <w:marLeft w:val="640"/>
          <w:marRight w:val="0"/>
          <w:marTop w:val="0"/>
          <w:marBottom w:val="0"/>
          <w:divBdr>
            <w:top w:val="none" w:sz="0" w:space="0" w:color="auto"/>
            <w:left w:val="none" w:sz="0" w:space="0" w:color="auto"/>
            <w:bottom w:val="none" w:sz="0" w:space="0" w:color="auto"/>
            <w:right w:val="none" w:sz="0" w:space="0" w:color="auto"/>
          </w:divBdr>
        </w:div>
        <w:div w:id="1424688840">
          <w:marLeft w:val="640"/>
          <w:marRight w:val="0"/>
          <w:marTop w:val="0"/>
          <w:marBottom w:val="0"/>
          <w:divBdr>
            <w:top w:val="none" w:sz="0" w:space="0" w:color="auto"/>
            <w:left w:val="none" w:sz="0" w:space="0" w:color="auto"/>
            <w:bottom w:val="none" w:sz="0" w:space="0" w:color="auto"/>
            <w:right w:val="none" w:sz="0" w:space="0" w:color="auto"/>
          </w:divBdr>
        </w:div>
        <w:div w:id="721097834">
          <w:marLeft w:val="640"/>
          <w:marRight w:val="0"/>
          <w:marTop w:val="0"/>
          <w:marBottom w:val="0"/>
          <w:divBdr>
            <w:top w:val="none" w:sz="0" w:space="0" w:color="auto"/>
            <w:left w:val="none" w:sz="0" w:space="0" w:color="auto"/>
            <w:bottom w:val="none" w:sz="0" w:space="0" w:color="auto"/>
            <w:right w:val="none" w:sz="0" w:space="0" w:color="auto"/>
          </w:divBdr>
        </w:div>
      </w:divsChild>
    </w:div>
    <w:div w:id="973372267">
      <w:marLeft w:val="0"/>
      <w:marRight w:val="0"/>
      <w:marTop w:val="0"/>
      <w:marBottom w:val="0"/>
      <w:divBdr>
        <w:top w:val="none" w:sz="0" w:space="0" w:color="auto"/>
        <w:left w:val="none" w:sz="0" w:space="0" w:color="auto"/>
        <w:bottom w:val="none" w:sz="0" w:space="0" w:color="auto"/>
        <w:right w:val="none" w:sz="0" w:space="0" w:color="auto"/>
      </w:divBdr>
    </w:div>
    <w:div w:id="978261853">
      <w:marLeft w:val="640"/>
      <w:marRight w:val="0"/>
      <w:marTop w:val="0"/>
      <w:marBottom w:val="0"/>
      <w:divBdr>
        <w:top w:val="none" w:sz="0" w:space="0" w:color="auto"/>
        <w:left w:val="none" w:sz="0" w:space="0" w:color="auto"/>
        <w:bottom w:val="none" w:sz="0" w:space="0" w:color="auto"/>
        <w:right w:val="none" w:sz="0" w:space="0" w:color="auto"/>
      </w:divBdr>
    </w:div>
    <w:div w:id="982663117">
      <w:marLeft w:val="640"/>
      <w:marRight w:val="0"/>
      <w:marTop w:val="0"/>
      <w:marBottom w:val="0"/>
      <w:divBdr>
        <w:top w:val="none" w:sz="0" w:space="0" w:color="auto"/>
        <w:left w:val="none" w:sz="0" w:space="0" w:color="auto"/>
        <w:bottom w:val="none" w:sz="0" w:space="0" w:color="auto"/>
        <w:right w:val="none" w:sz="0" w:space="0" w:color="auto"/>
      </w:divBdr>
    </w:div>
    <w:div w:id="984697104">
      <w:marLeft w:val="640"/>
      <w:marRight w:val="0"/>
      <w:marTop w:val="0"/>
      <w:marBottom w:val="0"/>
      <w:divBdr>
        <w:top w:val="none" w:sz="0" w:space="0" w:color="auto"/>
        <w:left w:val="none" w:sz="0" w:space="0" w:color="auto"/>
        <w:bottom w:val="none" w:sz="0" w:space="0" w:color="auto"/>
        <w:right w:val="none" w:sz="0" w:space="0" w:color="auto"/>
      </w:divBdr>
    </w:div>
    <w:div w:id="986742222">
      <w:bodyDiv w:val="1"/>
      <w:marLeft w:val="0"/>
      <w:marRight w:val="0"/>
      <w:marTop w:val="0"/>
      <w:marBottom w:val="0"/>
      <w:divBdr>
        <w:top w:val="none" w:sz="0" w:space="0" w:color="auto"/>
        <w:left w:val="none" w:sz="0" w:space="0" w:color="auto"/>
        <w:bottom w:val="none" w:sz="0" w:space="0" w:color="auto"/>
        <w:right w:val="none" w:sz="0" w:space="0" w:color="auto"/>
      </w:divBdr>
      <w:divsChild>
        <w:div w:id="1027026444">
          <w:marLeft w:val="640"/>
          <w:marRight w:val="0"/>
          <w:marTop w:val="0"/>
          <w:marBottom w:val="0"/>
          <w:divBdr>
            <w:top w:val="none" w:sz="0" w:space="0" w:color="auto"/>
            <w:left w:val="none" w:sz="0" w:space="0" w:color="auto"/>
            <w:bottom w:val="none" w:sz="0" w:space="0" w:color="auto"/>
            <w:right w:val="none" w:sz="0" w:space="0" w:color="auto"/>
          </w:divBdr>
        </w:div>
        <w:div w:id="1021971961">
          <w:marLeft w:val="640"/>
          <w:marRight w:val="0"/>
          <w:marTop w:val="0"/>
          <w:marBottom w:val="0"/>
          <w:divBdr>
            <w:top w:val="none" w:sz="0" w:space="0" w:color="auto"/>
            <w:left w:val="none" w:sz="0" w:space="0" w:color="auto"/>
            <w:bottom w:val="none" w:sz="0" w:space="0" w:color="auto"/>
            <w:right w:val="none" w:sz="0" w:space="0" w:color="auto"/>
          </w:divBdr>
        </w:div>
        <w:div w:id="2118914016">
          <w:marLeft w:val="640"/>
          <w:marRight w:val="0"/>
          <w:marTop w:val="0"/>
          <w:marBottom w:val="0"/>
          <w:divBdr>
            <w:top w:val="none" w:sz="0" w:space="0" w:color="auto"/>
            <w:left w:val="none" w:sz="0" w:space="0" w:color="auto"/>
            <w:bottom w:val="none" w:sz="0" w:space="0" w:color="auto"/>
            <w:right w:val="none" w:sz="0" w:space="0" w:color="auto"/>
          </w:divBdr>
        </w:div>
        <w:div w:id="485440019">
          <w:marLeft w:val="640"/>
          <w:marRight w:val="0"/>
          <w:marTop w:val="0"/>
          <w:marBottom w:val="0"/>
          <w:divBdr>
            <w:top w:val="none" w:sz="0" w:space="0" w:color="auto"/>
            <w:left w:val="none" w:sz="0" w:space="0" w:color="auto"/>
            <w:bottom w:val="none" w:sz="0" w:space="0" w:color="auto"/>
            <w:right w:val="none" w:sz="0" w:space="0" w:color="auto"/>
          </w:divBdr>
        </w:div>
        <w:div w:id="1273050043">
          <w:marLeft w:val="640"/>
          <w:marRight w:val="0"/>
          <w:marTop w:val="0"/>
          <w:marBottom w:val="0"/>
          <w:divBdr>
            <w:top w:val="none" w:sz="0" w:space="0" w:color="auto"/>
            <w:left w:val="none" w:sz="0" w:space="0" w:color="auto"/>
            <w:bottom w:val="none" w:sz="0" w:space="0" w:color="auto"/>
            <w:right w:val="none" w:sz="0" w:space="0" w:color="auto"/>
          </w:divBdr>
        </w:div>
        <w:div w:id="2145733798">
          <w:marLeft w:val="640"/>
          <w:marRight w:val="0"/>
          <w:marTop w:val="0"/>
          <w:marBottom w:val="0"/>
          <w:divBdr>
            <w:top w:val="none" w:sz="0" w:space="0" w:color="auto"/>
            <w:left w:val="none" w:sz="0" w:space="0" w:color="auto"/>
            <w:bottom w:val="none" w:sz="0" w:space="0" w:color="auto"/>
            <w:right w:val="none" w:sz="0" w:space="0" w:color="auto"/>
          </w:divBdr>
        </w:div>
        <w:div w:id="485820358">
          <w:marLeft w:val="640"/>
          <w:marRight w:val="0"/>
          <w:marTop w:val="0"/>
          <w:marBottom w:val="0"/>
          <w:divBdr>
            <w:top w:val="none" w:sz="0" w:space="0" w:color="auto"/>
            <w:left w:val="none" w:sz="0" w:space="0" w:color="auto"/>
            <w:bottom w:val="none" w:sz="0" w:space="0" w:color="auto"/>
            <w:right w:val="none" w:sz="0" w:space="0" w:color="auto"/>
          </w:divBdr>
        </w:div>
        <w:div w:id="719061869">
          <w:marLeft w:val="640"/>
          <w:marRight w:val="0"/>
          <w:marTop w:val="0"/>
          <w:marBottom w:val="0"/>
          <w:divBdr>
            <w:top w:val="none" w:sz="0" w:space="0" w:color="auto"/>
            <w:left w:val="none" w:sz="0" w:space="0" w:color="auto"/>
            <w:bottom w:val="none" w:sz="0" w:space="0" w:color="auto"/>
            <w:right w:val="none" w:sz="0" w:space="0" w:color="auto"/>
          </w:divBdr>
        </w:div>
        <w:div w:id="178784961">
          <w:marLeft w:val="640"/>
          <w:marRight w:val="0"/>
          <w:marTop w:val="0"/>
          <w:marBottom w:val="0"/>
          <w:divBdr>
            <w:top w:val="none" w:sz="0" w:space="0" w:color="auto"/>
            <w:left w:val="none" w:sz="0" w:space="0" w:color="auto"/>
            <w:bottom w:val="none" w:sz="0" w:space="0" w:color="auto"/>
            <w:right w:val="none" w:sz="0" w:space="0" w:color="auto"/>
          </w:divBdr>
        </w:div>
        <w:div w:id="1117796297">
          <w:marLeft w:val="640"/>
          <w:marRight w:val="0"/>
          <w:marTop w:val="0"/>
          <w:marBottom w:val="0"/>
          <w:divBdr>
            <w:top w:val="none" w:sz="0" w:space="0" w:color="auto"/>
            <w:left w:val="none" w:sz="0" w:space="0" w:color="auto"/>
            <w:bottom w:val="none" w:sz="0" w:space="0" w:color="auto"/>
            <w:right w:val="none" w:sz="0" w:space="0" w:color="auto"/>
          </w:divBdr>
        </w:div>
        <w:div w:id="1504130920">
          <w:marLeft w:val="640"/>
          <w:marRight w:val="0"/>
          <w:marTop w:val="0"/>
          <w:marBottom w:val="0"/>
          <w:divBdr>
            <w:top w:val="none" w:sz="0" w:space="0" w:color="auto"/>
            <w:left w:val="none" w:sz="0" w:space="0" w:color="auto"/>
            <w:bottom w:val="none" w:sz="0" w:space="0" w:color="auto"/>
            <w:right w:val="none" w:sz="0" w:space="0" w:color="auto"/>
          </w:divBdr>
        </w:div>
        <w:div w:id="938026449">
          <w:marLeft w:val="640"/>
          <w:marRight w:val="0"/>
          <w:marTop w:val="0"/>
          <w:marBottom w:val="0"/>
          <w:divBdr>
            <w:top w:val="none" w:sz="0" w:space="0" w:color="auto"/>
            <w:left w:val="none" w:sz="0" w:space="0" w:color="auto"/>
            <w:bottom w:val="none" w:sz="0" w:space="0" w:color="auto"/>
            <w:right w:val="none" w:sz="0" w:space="0" w:color="auto"/>
          </w:divBdr>
        </w:div>
        <w:div w:id="698169203">
          <w:marLeft w:val="640"/>
          <w:marRight w:val="0"/>
          <w:marTop w:val="0"/>
          <w:marBottom w:val="0"/>
          <w:divBdr>
            <w:top w:val="none" w:sz="0" w:space="0" w:color="auto"/>
            <w:left w:val="none" w:sz="0" w:space="0" w:color="auto"/>
            <w:bottom w:val="none" w:sz="0" w:space="0" w:color="auto"/>
            <w:right w:val="none" w:sz="0" w:space="0" w:color="auto"/>
          </w:divBdr>
        </w:div>
        <w:div w:id="851914937">
          <w:marLeft w:val="640"/>
          <w:marRight w:val="0"/>
          <w:marTop w:val="0"/>
          <w:marBottom w:val="0"/>
          <w:divBdr>
            <w:top w:val="none" w:sz="0" w:space="0" w:color="auto"/>
            <w:left w:val="none" w:sz="0" w:space="0" w:color="auto"/>
            <w:bottom w:val="none" w:sz="0" w:space="0" w:color="auto"/>
            <w:right w:val="none" w:sz="0" w:space="0" w:color="auto"/>
          </w:divBdr>
        </w:div>
        <w:div w:id="704136464">
          <w:marLeft w:val="640"/>
          <w:marRight w:val="0"/>
          <w:marTop w:val="0"/>
          <w:marBottom w:val="0"/>
          <w:divBdr>
            <w:top w:val="none" w:sz="0" w:space="0" w:color="auto"/>
            <w:left w:val="none" w:sz="0" w:space="0" w:color="auto"/>
            <w:bottom w:val="none" w:sz="0" w:space="0" w:color="auto"/>
            <w:right w:val="none" w:sz="0" w:space="0" w:color="auto"/>
          </w:divBdr>
        </w:div>
        <w:div w:id="314187179">
          <w:marLeft w:val="640"/>
          <w:marRight w:val="0"/>
          <w:marTop w:val="0"/>
          <w:marBottom w:val="0"/>
          <w:divBdr>
            <w:top w:val="none" w:sz="0" w:space="0" w:color="auto"/>
            <w:left w:val="none" w:sz="0" w:space="0" w:color="auto"/>
            <w:bottom w:val="none" w:sz="0" w:space="0" w:color="auto"/>
            <w:right w:val="none" w:sz="0" w:space="0" w:color="auto"/>
          </w:divBdr>
        </w:div>
        <w:div w:id="1325009079">
          <w:marLeft w:val="640"/>
          <w:marRight w:val="0"/>
          <w:marTop w:val="0"/>
          <w:marBottom w:val="0"/>
          <w:divBdr>
            <w:top w:val="none" w:sz="0" w:space="0" w:color="auto"/>
            <w:left w:val="none" w:sz="0" w:space="0" w:color="auto"/>
            <w:bottom w:val="none" w:sz="0" w:space="0" w:color="auto"/>
            <w:right w:val="none" w:sz="0" w:space="0" w:color="auto"/>
          </w:divBdr>
        </w:div>
        <w:div w:id="111825374">
          <w:marLeft w:val="640"/>
          <w:marRight w:val="0"/>
          <w:marTop w:val="0"/>
          <w:marBottom w:val="0"/>
          <w:divBdr>
            <w:top w:val="none" w:sz="0" w:space="0" w:color="auto"/>
            <w:left w:val="none" w:sz="0" w:space="0" w:color="auto"/>
            <w:bottom w:val="none" w:sz="0" w:space="0" w:color="auto"/>
            <w:right w:val="none" w:sz="0" w:space="0" w:color="auto"/>
          </w:divBdr>
        </w:div>
        <w:div w:id="1959946696">
          <w:marLeft w:val="640"/>
          <w:marRight w:val="0"/>
          <w:marTop w:val="0"/>
          <w:marBottom w:val="0"/>
          <w:divBdr>
            <w:top w:val="none" w:sz="0" w:space="0" w:color="auto"/>
            <w:left w:val="none" w:sz="0" w:space="0" w:color="auto"/>
            <w:bottom w:val="none" w:sz="0" w:space="0" w:color="auto"/>
            <w:right w:val="none" w:sz="0" w:space="0" w:color="auto"/>
          </w:divBdr>
        </w:div>
        <w:div w:id="176698143">
          <w:marLeft w:val="640"/>
          <w:marRight w:val="0"/>
          <w:marTop w:val="0"/>
          <w:marBottom w:val="0"/>
          <w:divBdr>
            <w:top w:val="none" w:sz="0" w:space="0" w:color="auto"/>
            <w:left w:val="none" w:sz="0" w:space="0" w:color="auto"/>
            <w:bottom w:val="none" w:sz="0" w:space="0" w:color="auto"/>
            <w:right w:val="none" w:sz="0" w:space="0" w:color="auto"/>
          </w:divBdr>
        </w:div>
        <w:div w:id="2055764785">
          <w:marLeft w:val="640"/>
          <w:marRight w:val="0"/>
          <w:marTop w:val="0"/>
          <w:marBottom w:val="0"/>
          <w:divBdr>
            <w:top w:val="none" w:sz="0" w:space="0" w:color="auto"/>
            <w:left w:val="none" w:sz="0" w:space="0" w:color="auto"/>
            <w:bottom w:val="none" w:sz="0" w:space="0" w:color="auto"/>
            <w:right w:val="none" w:sz="0" w:space="0" w:color="auto"/>
          </w:divBdr>
        </w:div>
        <w:div w:id="164371113">
          <w:marLeft w:val="640"/>
          <w:marRight w:val="0"/>
          <w:marTop w:val="0"/>
          <w:marBottom w:val="0"/>
          <w:divBdr>
            <w:top w:val="none" w:sz="0" w:space="0" w:color="auto"/>
            <w:left w:val="none" w:sz="0" w:space="0" w:color="auto"/>
            <w:bottom w:val="none" w:sz="0" w:space="0" w:color="auto"/>
            <w:right w:val="none" w:sz="0" w:space="0" w:color="auto"/>
          </w:divBdr>
        </w:div>
        <w:div w:id="102656744">
          <w:marLeft w:val="640"/>
          <w:marRight w:val="0"/>
          <w:marTop w:val="0"/>
          <w:marBottom w:val="0"/>
          <w:divBdr>
            <w:top w:val="none" w:sz="0" w:space="0" w:color="auto"/>
            <w:left w:val="none" w:sz="0" w:space="0" w:color="auto"/>
            <w:bottom w:val="none" w:sz="0" w:space="0" w:color="auto"/>
            <w:right w:val="none" w:sz="0" w:space="0" w:color="auto"/>
          </w:divBdr>
        </w:div>
        <w:div w:id="1710491720">
          <w:marLeft w:val="640"/>
          <w:marRight w:val="0"/>
          <w:marTop w:val="0"/>
          <w:marBottom w:val="0"/>
          <w:divBdr>
            <w:top w:val="none" w:sz="0" w:space="0" w:color="auto"/>
            <w:left w:val="none" w:sz="0" w:space="0" w:color="auto"/>
            <w:bottom w:val="none" w:sz="0" w:space="0" w:color="auto"/>
            <w:right w:val="none" w:sz="0" w:space="0" w:color="auto"/>
          </w:divBdr>
        </w:div>
        <w:div w:id="1504738482">
          <w:marLeft w:val="640"/>
          <w:marRight w:val="0"/>
          <w:marTop w:val="0"/>
          <w:marBottom w:val="0"/>
          <w:divBdr>
            <w:top w:val="none" w:sz="0" w:space="0" w:color="auto"/>
            <w:left w:val="none" w:sz="0" w:space="0" w:color="auto"/>
            <w:bottom w:val="none" w:sz="0" w:space="0" w:color="auto"/>
            <w:right w:val="none" w:sz="0" w:space="0" w:color="auto"/>
          </w:divBdr>
        </w:div>
        <w:div w:id="228224173">
          <w:marLeft w:val="640"/>
          <w:marRight w:val="0"/>
          <w:marTop w:val="0"/>
          <w:marBottom w:val="0"/>
          <w:divBdr>
            <w:top w:val="none" w:sz="0" w:space="0" w:color="auto"/>
            <w:left w:val="none" w:sz="0" w:space="0" w:color="auto"/>
            <w:bottom w:val="none" w:sz="0" w:space="0" w:color="auto"/>
            <w:right w:val="none" w:sz="0" w:space="0" w:color="auto"/>
          </w:divBdr>
        </w:div>
        <w:div w:id="1053381876">
          <w:marLeft w:val="640"/>
          <w:marRight w:val="0"/>
          <w:marTop w:val="0"/>
          <w:marBottom w:val="0"/>
          <w:divBdr>
            <w:top w:val="none" w:sz="0" w:space="0" w:color="auto"/>
            <w:left w:val="none" w:sz="0" w:space="0" w:color="auto"/>
            <w:bottom w:val="none" w:sz="0" w:space="0" w:color="auto"/>
            <w:right w:val="none" w:sz="0" w:space="0" w:color="auto"/>
          </w:divBdr>
        </w:div>
        <w:div w:id="257492463">
          <w:marLeft w:val="640"/>
          <w:marRight w:val="0"/>
          <w:marTop w:val="0"/>
          <w:marBottom w:val="0"/>
          <w:divBdr>
            <w:top w:val="none" w:sz="0" w:space="0" w:color="auto"/>
            <w:left w:val="none" w:sz="0" w:space="0" w:color="auto"/>
            <w:bottom w:val="none" w:sz="0" w:space="0" w:color="auto"/>
            <w:right w:val="none" w:sz="0" w:space="0" w:color="auto"/>
          </w:divBdr>
        </w:div>
        <w:div w:id="1641035927">
          <w:marLeft w:val="640"/>
          <w:marRight w:val="0"/>
          <w:marTop w:val="0"/>
          <w:marBottom w:val="0"/>
          <w:divBdr>
            <w:top w:val="none" w:sz="0" w:space="0" w:color="auto"/>
            <w:left w:val="none" w:sz="0" w:space="0" w:color="auto"/>
            <w:bottom w:val="none" w:sz="0" w:space="0" w:color="auto"/>
            <w:right w:val="none" w:sz="0" w:space="0" w:color="auto"/>
          </w:divBdr>
        </w:div>
        <w:div w:id="1935354887">
          <w:marLeft w:val="640"/>
          <w:marRight w:val="0"/>
          <w:marTop w:val="0"/>
          <w:marBottom w:val="0"/>
          <w:divBdr>
            <w:top w:val="none" w:sz="0" w:space="0" w:color="auto"/>
            <w:left w:val="none" w:sz="0" w:space="0" w:color="auto"/>
            <w:bottom w:val="none" w:sz="0" w:space="0" w:color="auto"/>
            <w:right w:val="none" w:sz="0" w:space="0" w:color="auto"/>
          </w:divBdr>
        </w:div>
        <w:div w:id="828250008">
          <w:marLeft w:val="640"/>
          <w:marRight w:val="0"/>
          <w:marTop w:val="0"/>
          <w:marBottom w:val="0"/>
          <w:divBdr>
            <w:top w:val="none" w:sz="0" w:space="0" w:color="auto"/>
            <w:left w:val="none" w:sz="0" w:space="0" w:color="auto"/>
            <w:bottom w:val="none" w:sz="0" w:space="0" w:color="auto"/>
            <w:right w:val="none" w:sz="0" w:space="0" w:color="auto"/>
          </w:divBdr>
        </w:div>
        <w:div w:id="1143542465">
          <w:marLeft w:val="640"/>
          <w:marRight w:val="0"/>
          <w:marTop w:val="0"/>
          <w:marBottom w:val="0"/>
          <w:divBdr>
            <w:top w:val="none" w:sz="0" w:space="0" w:color="auto"/>
            <w:left w:val="none" w:sz="0" w:space="0" w:color="auto"/>
            <w:bottom w:val="none" w:sz="0" w:space="0" w:color="auto"/>
            <w:right w:val="none" w:sz="0" w:space="0" w:color="auto"/>
          </w:divBdr>
        </w:div>
        <w:div w:id="1931086502">
          <w:marLeft w:val="640"/>
          <w:marRight w:val="0"/>
          <w:marTop w:val="0"/>
          <w:marBottom w:val="0"/>
          <w:divBdr>
            <w:top w:val="none" w:sz="0" w:space="0" w:color="auto"/>
            <w:left w:val="none" w:sz="0" w:space="0" w:color="auto"/>
            <w:bottom w:val="none" w:sz="0" w:space="0" w:color="auto"/>
            <w:right w:val="none" w:sz="0" w:space="0" w:color="auto"/>
          </w:divBdr>
        </w:div>
        <w:div w:id="986590567">
          <w:marLeft w:val="640"/>
          <w:marRight w:val="0"/>
          <w:marTop w:val="0"/>
          <w:marBottom w:val="0"/>
          <w:divBdr>
            <w:top w:val="none" w:sz="0" w:space="0" w:color="auto"/>
            <w:left w:val="none" w:sz="0" w:space="0" w:color="auto"/>
            <w:bottom w:val="none" w:sz="0" w:space="0" w:color="auto"/>
            <w:right w:val="none" w:sz="0" w:space="0" w:color="auto"/>
          </w:divBdr>
        </w:div>
        <w:div w:id="900021057">
          <w:marLeft w:val="640"/>
          <w:marRight w:val="0"/>
          <w:marTop w:val="0"/>
          <w:marBottom w:val="0"/>
          <w:divBdr>
            <w:top w:val="none" w:sz="0" w:space="0" w:color="auto"/>
            <w:left w:val="none" w:sz="0" w:space="0" w:color="auto"/>
            <w:bottom w:val="none" w:sz="0" w:space="0" w:color="auto"/>
            <w:right w:val="none" w:sz="0" w:space="0" w:color="auto"/>
          </w:divBdr>
        </w:div>
        <w:div w:id="1177231315">
          <w:marLeft w:val="640"/>
          <w:marRight w:val="0"/>
          <w:marTop w:val="0"/>
          <w:marBottom w:val="0"/>
          <w:divBdr>
            <w:top w:val="none" w:sz="0" w:space="0" w:color="auto"/>
            <w:left w:val="none" w:sz="0" w:space="0" w:color="auto"/>
            <w:bottom w:val="none" w:sz="0" w:space="0" w:color="auto"/>
            <w:right w:val="none" w:sz="0" w:space="0" w:color="auto"/>
          </w:divBdr>
        </w:div>
        <w:div w:id="282157136">
          <w:marLeft w:val="640"/>
          <w:marRight w:val="0"/>
          <w:marTop w:val="0"/>
          <w:marBottom w:val="0"/>
          <w:divBdr>
            <w:top w:val="none" w:sz="0" w:space="0" w:color="auto"/>
            <w:left w:val="none" w:sz="0" w:space="0" w:color="auto"/>
            <w:bottom w:val="none" w:sz="0" w:space="0" w:color="auto"/>
            <w:right w:val="none" w:sz="0" w:space="0" w:color="auto"/>
          </w:divBdr>
        </w:div>
        <w:div w:id="1655795898">
          <w:marLeft w:val="640"/>
          <w:marRight w:val="0"/>
          <w:marTop w:val="0"/>
          <w:marBottom w:val="0"/>
          <w:divBdr>
            <w:top w:val="none" w:sz="0" w:space="0" w:color="auto"/>
            <w:left w:val="none" w:sz="0" w:space="0" w:color="auto"/>
            <w:bottom w:val="none" w:sz="0" w:space="0" w:color="auto"/>
            <w:right w:val="none" w:sz="0" w:space="0" w:color="auto"/>
          </w:divBdr>
        </w:div>
        <w:div w:id="1389572339">
          <w:marLeft w:val="640"/>
          <w:marRight w:val="0"/>
          <w:marTop w:val="0"/>
          <w:marBottom w:val="0"/>
          <w:divBdr>
            <w:top w:val="none" w:sz="0" w:space="0" w:color="auto"/>
            <w:left w:val="none" w:sz="0" w:space="0" w:color="auto"/>
            <w:bottom w:val="none" w:sz="0" w:space="0" w:color="auto"/>
            <w:right w:val="none" w:sz="0" w:space="0" w:color="auto"/>
          </w:divBdr>
        </w:div>
        <w:div w:id="1325741776">
          <w:marLeft w:val="640"/>
          <w:marRight w:val="0"/>
          <w:marTop w:val="0"/>
          <w:marBottom w:val="0"/>
          <w:divBdr>
            <w:top w:val="none" w:sz="0" w:space="0" w:color="auto"/>
            <w:left w:val="none" w:sz="0" w:space="0" w:color="auto"/>
            <w:bottom w:val="none" w:sz="0" w:space="0" w:color="auto"/>
            <w:right w:val="none" w:sz="0" w:space="0" w:color="auto"/>
          </w:divBdr>
        </w:div>
        <w:div w:id="1744984569">
          <w:marLeft w:val="640"/>
          <w:marRight w:val="0"/>
          <w:marTop w:val="0"/>
          <w:marBottom w:val="0"/>
          <w:divBdr>
            <w:top w:val="none" w:sz="0" w:space="0" w:color="auto"/>
            <w:left w:val="none" w:sz="0" w:space="0" w:color="auto"/>
            <w:bottom w:val="none" w:sz="0" w:space="0" w:color="auto"/>
            <w:right w:val="none" w:sz="0" w:space="0" w:color="auto"/>
          </w:divBdr>
        </w:div>
        <w:div w:id="1101533580">
          <w:marLeft w:val="640"/>
          <w:marRight w:val="0"/>
          <w:marTop w:val="0"/>
          <w:marBottom w:val="0"/>
          <w:divBdr>
            <w:top w:val="none" w:sz="0" w:space="0" w:color="auto"/>
            <w:left w:val="none" w:sz="0" w:space="0" w:color="auto"/>
            <w:bottom w:val="none" w:sz="0" w:space="0" w:color="auto"/>
            <w:right w:val="none" w:sz="0" w:space="0" w:color="auto"/>
          </w:divBdr>
        </w:div>
        <w:div w:id="1199078021">
          <w:marLeft w:val="640"/>
          <w:marRight w:val="0"/>
          <w:marTop w:val="0"/>
          <w:marBottom w:val="0"/>
          <w:divBdr>
            <w:top w:val="none" w:sz="0" w:space="0" w:color="auto"/>
            <w:left w:val="none" w:sz="0" w:space="0" w:color="auto"/>
            <w:bottom w:val="none" w:sz="0" w:space="0" w:color="auto"/>
            <w:right w:val="none" w:sz="0" w:space="0" w:color="auto"/>
          </w:divBdr>
        </w:div>
        <w:div w:id="1758407440">
          <w:marLeft w:val="640"/>
          <w:marRight w:val="0"/>
          <w:marTop w:val="0"/>
          <w:marBottom w:val="0"/>
          <w:divBdr>
            <w:top w:val="none" w:sz="0" w:space="0" w:color="auto"/>
            <w:left w:val="none" w:sz="0" w:space="0" w:color="auto"/>
            <w:bottom w:val="none" w:sz="0" w:space="0" w:color="auto"/>
            <w:right w:val="none" w:sz="0" w:space="0" w:color="auto"/>
          </w:divBdr>
        </w:div>
        <w:div w:id="941493165">
          <w:marLeft w:val="640"/>
          <w:marRight w:val="0"/>
          <w:marTop w:val="0"/>
          <w:marBottom w:val="0"/>
          <w:divBdr>
            <w:top w:val="none" w:sz="0" w:space="0" w:color="auto"/>
            <w:left w:val="none" w:sz="0" w:space="0" w:color="auto"/>
            <w:bottom w:val="none" w:sz="0" w:space="0" w:color="auto"/>
            <w:right w:val="none" w:sz="0" w:space="0" w:color="auto"/>
          </w:divBdr>
        </w:div>
        <w:div w:id="855652734">
          <w:marLeft w:val="640"/>
          <w:marRight w:val="0"/>
          <w:marTop w:val="0"/>
          <w:marBottom w:val="0"/>
          <w:divBdr>
            <w:top w:val="none" w:sz="0" w:space="0" w:color="auto"/>
            <w:left w:val="none" w:sz="0" w:space="0" w:color="auto"/>
            <w:bottom w:val="none" w:sz="0" w:space="0" w:color="auto"/>
            <w:right w:val="none" w:sz="0" w:space="0" w:color="auto"/>
          </w:divBdr>
        </w:div>
        <w:div w:id="93091942">
          <w:marLeft w:val="640"/>
          <w:marRight w:val="0"/>
          <w:marTop w:val="0"/>
          <w:marBottom w:val="0"/>
          <w:divBdr>
            <w:top w:val="none" w:sz="0" w:space="0" w:color="auto"/>
            <w:left w:val="none" w:sz="0" w:space="0" w:color="auto"/>
            <w:bottom w:val="none" w:sz="0" w:space="0" w:color="auto"/>
            <w:right w:val="none" w:sz="0" w:space="0" w:color="auto"/>
          </w:divBdr>
        </w:div>
        <w:div w:id="907957351">
          <w:marLeft w:val="640"/>
          <w:marRight w:val="0"/>
          <w:marTop w:val="0"/>
          <w:marBottom w:val="0"/>
          <w:divBdr>
            <w:top w:val="none" w:sz="0" w:space="0" w:color="auto"/>
            <w:left w:val="none" w:sz="0" w:space="0" w:color="auto"/>
            <w:bottom w:val="none" w:sz="0" w:space="0" w:color="auto"/>
            <w:right w:val="none" w:sz="0" w:space="0" w:color="auto"/>
          </w:divBdr>
        </w:div>
        <w:div w:id="1953780646">
          <w:marLeft w:val="640"/>
          <w:marRight w:val="0"/>
          <w:marTop w:val="0"/>
          <w:marBottom w:val="0"/>
          <w:divBdr>
            <w:top w:val="none" w:sz="0" w:space="0" w:color="auto"/>
            <w:left w:val="none" w:sz="0" w:space="0" w:color="auto"/>
            <w:bottom w:val="none" w:sz="0" w:space="0" w:color="auto"/>
            <w:right w:val="none" w:sz="0" w:space="0" w:color="auto"/>
          </w:divBdr>
        </w:div>
        <w:div w:id="1646203619">
          <w:marLeft w:val="640"/>
          <w:marRight w:val="0"/>
          <w:marTop w:val="0"/>
          <w:marBottom w:val="0"/>
          <w:divBdr>
            <w:top w:val="none" w:sz="0" w:space="0" w:color="auto"/>
            <w:left w:val="none" w:sz="0" w:space="0" w:color="auto"/>
            <w:bottom w:val="none" w:sz="0" w:space="0" w:color="auto"/>
            <w:right w:val="none" w:sz="0" w:space="0" w:color="auto"/>
          </w:divBdr>
        </w:div>
        <w:div w:id="450828125">
          <w:marLeft w:val="640"/>
          <w:marRight w:val="0"/>
          <w:marTop w:val="0"/>
          <w:marBottom w:val="0"/>
          <w:divBdr>
            <w:top w:val="none" w:sz="0" w:space="0" w:color="auto"/>
            <w:left w:val="none" w:sz="0" w:space="0" w:color="auto"/>
            <w:bottom w:val="none" w:sz="0" w:space="0" w:color="auto"/>
            <w:right w:val="none" w:sz="0" w:space="0" w:color="auto"/>
          </w:divBdr>
        </w:div>
        <w:div w:id="92672297">
          <w:marLeft w:val="640"/>
          <w:marRight w:val="0"/>
          <w:marTop w:val="0"/>
          <w:marBottom w:val="0"/>
          <w:divBdr>
            <w:top w:val="none" w:sz="0" w:space="0" w:color="auto"/>
            <w:left w:val="none" w:sz="0" w:space="0" w:color="auto"/>
            <w:bottom w:val="none" w:sz="0" w:space="0" w:color="auto"/>
            <w:right w:val="none" w:sz="0" w:space="0" w:color="auto"/>
          </w:divBdr>
        </w:div>
        <w:div w:id="1440561483">
          <w:marLeft w:val="640"/>
          <w:marRight w:val="0"/>
          <w:marTop w:val="0"/>
          <w:marBottom w:val="0"/>
          <w:divBdr>
            <w:top w:val="none" w:sz="0" w:space="0" w:color="auto"/>
            <w:left w:val="none" w:sz="0" w:space="0" w:color="auto"/>
            <w:bottom w:val="none" w:sz="0" w:space="0" w:color="auto"/>
            <w:right w:val="none" w:sz="0" w:space="0" w:color="auto"/>
          </w:divBdr>
        </w:div>
      </w:divsChild>
    </w:div>
    <w:div w:id="987438327">
      <w:marLeft w:val="640"/>
      <w:marRight w:val="0"/>
      <w:marTop w:val="0"/>
      <w:marBottom w:val="0"/>
      <w:divBdr>
        <w:top w:val="none" w:sz="0" w:space="0" w:color="auto"/>
        <w:left w:val="none" w:sz="0" w:space="0" w:color="auto"/>
        <w:bottom w:val="none" w:sz="0" w:space="0" w:color="auto"/>
        <w:right w:val="none" w:sz="0" w:space="0" w:color="auto"/>
      </w:divBdr>
    </w:div>
    <w:div w:id="987588274">
      <w:marLeft w:val="640"/>
      <w:marRight w:val="0"/>
      <w:marTop w:val="0"/>
      <w:marBottom w:val="0"/>
      <w:divBdr>
        <w:top w:val="none" w:sz="0" w:space="0" w:color="auto"/>
        <w:left w:val="none" w:sz="0" w:space="0" w:color="auto"/>
        <w:bottom w:val="none" w:sz="0" w:space="0" w:color="auto"/>
        <w:right w:val="none" w:sz="0" w:space="0" w:color="auto"/>
      </w:divBdr>
    </w:div>
    <w:div w:id="988096805">
      <w:bodyDiv w:val="1"/>
      <w:marLeft w:val="0"/>
      <w:marRight w:val="0"/>
      <w:marTop w:val="0"/>
      <w:marBottom w:val="0"/>
      <w:divBdr>
        <w:top w:val="none" w:sz="0" w:space="0" w:color="auto"/>
        <w:left w:val="none" w:sz="0" w:space="0" w:color="auto"/>
        <w:bottom w:val="none" w:sz="0" w:space="0" w:color="auto"/>
        <w:right w:val="none" w:sz="0" w:space="0" w:color="auto"/>
      </w:divBdr>
      <w:divsChild>
        <w:div w:id="42021295">
          <w:marLeft w:val="640"/>
          <w:marRight w:val="0"/>
          <w:marTop w:val="0"/>
          <w:marBottom w:val="0"/>
          <w:divBdr>
            <w:top w:val="none" w:sz="0" w:space="0" w:color="auto"/>
            <w:left w:val="none" w:sz="0" w:space="0" w:color="auto"/>
            <w:bottom w:val="none" w:sz="0" w:space="0" w:color="auto"/>
            <w:right w:val="none" w:sz="0" w:space="0" w:color="auto"/>
          </w:divBdr>
        </w:div>
        <w:div w:id="93941982">
          <w:marLeft w:val="640"/>
          <w:marRight w:val="0"/>
          <w:marTop w:val="0"/>
          <w:marBottom w:val="0"/>
          <w:divBdr>
            <w:top w:val="none" w:sz="0" w:space="0" w:color="auto"/>
            <w:left w:val="none" w:sz="0" w:space="0" w:color="auto"/>
            <w:bottom w:val="none" w:sz="0" w:space="0" w:color="auto"/>
            <w:right w:val="none" w:sz="0" w:space="0" w:color="auto"/>
          </w:divBdr>
        </w:div>
        <w:div w:id="125903134">
          <w:marLeft w:val="640"/>
          <w:marRight w:val="0"/>
          <w:marTop w:val="0"/>
          <w:marBottom w:val="0"/>
          <w:divBdr>
            <w:top w:val="none" w:sz="0" w:space="0" w:color="auto"/>
            <w:left w:val="none" w:sz="0" w:space="0" w:color="auto"/>
            <w:bottom w:val="none" w:sz="0" w:space="0" w:color="auto"/>
            <w:right w:val="none" w:sz="0" w:space="0" w:color="auto"/>
          </w:divBdr>
        </w:div>
        <w:div w:id="388963162">
          <w:marLeft w:val="640"/>
          <w:marRight w:val="0"/>
          <w:marTop w:val="0"/>
          <w:marBottom w:val="0"/>
          <w:divBdr>
            <w:top w:val="none" w:sz="0" w:space="0" w:color="auto"/>
            <w:left w:val="none" w:sz="0" w:space="0" w:color="auto"/>
            <w:bottom w:val="none" w:sz="0" w:space="0" w:color="auto"/>
            <w:right w:val="none" w:sz="0" w:space="0" w:color="auto"/>
          </w:divBdr>
        </w:div>
        <w:div w:id="396783944">
          <w:marLeft w:val="640"/>
          <w:marRight w:val="0"/>
          <w:marTop w:val="0"/>
          <w:marBottom w:val="0"/>
          <w:divBdr>
            <w:top w:val="none" w:sz="0" w:space="0" w:color="auto"/>
            <w:left w:val="none" w:sz="0" w:space="0" w:color="auto"/>
            <w:bottom w:val="none" w:sz="0" w:space="0" w:color="auto"/>
            <w:right w:val="none" w:sz="0" w:space="0" w:color="auto"/>
          </w:divBdr>
        </w:div>
        <w:div w:id="428894822">
          <w:marLeft w:val="640"/>
          <w:marRight w:val="0"/>
          <w:marTop w:val="0"/>
          <w:marBottom w:val="0"/>
          <w:divBdr>
            <w:top w:val="none" w:sz="0" w:space="0" w:color="auto"/>
            <w:left w:val="none" w:sz="0" w:space="0" w:color="auto"/>
            <w:bottom w:val="none" w:sz="0" w:space="0" w:color="auto"/>
            <w:right w:val="none" w:sz="0" w:space="0" w:color="auto"/>
          </w:divBdr>
        </w:div>
        <w:div w:id="477695598">
          <w:marLeft w:val="640"/>
          <w:marRight w:val="0"/>
          <w:marTop w:val="0"/>
          <w:marBottom w:val="0"/>
          <w:divBdr>
            <w:top w:val="none" w:sz="0" w:space="0" w:color="auto"/>
            <w:left w:val="none" w:sz="0" w:space="0" w:color="auto"/>
            <w:bottom w:val="none" w:sz="0" w:space="0" w:color="auto"/>
            <w:right w:val="none" w:sz="0" w:space="0" w:color="auto"/>
          </w:divBdr>
        </w:div>
        <w:div w:id="533277162">
          <w:marLeft w:val="640"/>
          <w:marRight w:val="0"/>
          <w:marTop w:val="0"/>
          <w:marBottom w:val="0"/>
          <w:divBdr>
            <w:top w:val="none" w:sz="0" w:space="0" w:color="auto"/>
            <w:left w:val="none" w:sz="0" w:space="0" w:color="auto"/>
            <w:bottom w:val="none" w:sz="0" w:space="0" w:color="auto"/>
            <w:right w:val="none" w:sz="0" w:space="0" w:color="auto"/>
          </w:divBdr>
        </w:div>
        <w:div w:id="547452889">
          <w:marLeft w:val="640"/>
          <w:marRight w:val="0"/>
          <w:marTop w:val="0"/>
          <w:marBottom w:val="0"/>
          <w:divBdr>
            <w:top w:val="none" w:sz="0" w:space="0" w:color="auto"/>
            <w:left w:val="none" w:sz="0" w:space="0" w:color="auto"/>
            <w:bottom w:val="none" w:sz="0" w:space="0" w:color="auto"/>
            <w:right w:val="none" w:sz="0" w:space="0" w:color="auto"/>
          </w:divBdr>
        </w:div>
        <w:div w:id="567807287">
          <w:marLeft w:val="640"/>
          <w:marRight w:val="0"/>
          <w:marTop w:val="0"/>
          <w:marBottom w:val="0"/>
          <w:divBdr>
            <w:top w:val="none" w:sz="0" w:space="0" w:color="auto"/>
            <w:left w:val="none" w:sz="0" w:space="0" w:color="auto"/>
            <w:bottom w:val="none" w:sz="0" w:space="0" w:color="auto"/>
            <w:right w:val="none" w:sz="0" w:space="0" w:color="auto"/>
          </w:divBdr>
        </w:div>
        <w:div w:id="576481617">
          <w:marLeft w:val="640"/>
          <w:marRight w:val="0"/>
          <w:marTop w:val="0"/>
          <w:marBottom w:val="0"/>
          <w:divBdr>
            <w:top w:val="none" w:sz="0" w:space="0" w:color="auto"/>
            <w:left w:val="none" w:sz="0" w:space="0" w:color="auto"/>
            <w:bottom w:val="none" w:sz="0" w:space="0" w:color="auto"/>
            <w:right w:val="none" w:sz="0" w:space="0" w:color="auto"/>
          </w:divBdr>
        </w:div>
        <w:div w:id="648173103">
          <w:marLeft w:val="640"/>
          <w:marRight w:val="0"/>
          <w:marTop w:val="0"/>
          <w:marBottom w:val="0"/>
          <w:divBdr>
            <w:top w:val="none" w:sz="0" w:space="0" w:color="auto"/>
            <w:left w:val="none" w:sz="0" w:space="0" w:color="auto"/>
            <w:bottom w:val="none" w:sz="0" w:space="0" w:color="auto"/>
            <w:right w:val="none" w:sz="0" w:space="0" w:color="auto"/>
          </w:divBdr>
        </w:div>
        <w:div w:id="717389561">
          <w:marLeft w:val="640"/>
          <w:marRight w:val="0"/>
          <w:marTop w:val="0"/>
          <w:marBottom w:val="0"/>
          <w:divBdr>
            <w:top w:val="none" w:sz="0" w:space="0" w:color="auto"/>
            <w:left w:val="none" w:sz="0" w:space="0" w:color="auto"/>
            <w:bottom w:val="none" w:sz="0" w:space="0" w:color="auto"/>
            <w:right w:val="none" w:sz="0" w:space="0" w:color="auto"/>
          </w:divBdr>
        </w:div>
        <w:div w:id="818573742">
          <w:marLeft w:val="640"/>
          <w:marRight w:val="0"/>
          <w:marTop w:val="0"/>
          <w:marBottom w:val="0"/>
          <w:divBdr>
            <w:top w:val="none" w:sz="0" w:space="0" w:color="auto"/>
            <w:left w:val="none" w:sz="0" w:space="0" w:color="auto"/>
            <w:bottom w:val="none" w:sz="0" w:space="0" w:color="auto"/>
            <w:right w:val="none" w:sz="0" w:space="0" w:color="auto"/>
          </w:divBdr>
        </w:div>
        <w:div w:id="822888129">
          <w:marLeft w:val="640"/>
          <w:marRight w:val="0"/>
          <w:marTop w:val="0"/>
          <w:marBottom w:val="0"/>
          <w:divBdr>
            <w:top w:val="none" w:sz="0" w:space="0" w:color="auto"/>
            <w:left w:val="none" w:sz="0" w:space="0" w:color="auto"/>
            <w:bottom w:val="none" w:sz="0" w:space="0" w:color="auto"/>
            <w:right w:val="none" w:sz="0" w:space="0" w:color="auto"/>
          </w:divBdr>
        </w:div>
        <w:div w:id="866061502">
          <w:marLeft w:val="640"/>
          <w:marRight w:val="0"/>
          <w:marTop w:val="0"/>
          <w:marBottom w:val="0"/>
          <w:divBdr>
            <w:top w:val="none" w:sz="0" w:space="0" w:color="auto"/>
            <w:left w:val="none" w:sz="0" w:space="0" w:color="auto"/>
            <w:bottom w:val="none" w:sz="0" w:space="0" w:color="auto"/>
            <w:right w:val="none" w:sz="0" w:space="0" w:color="auto"/>
          </w:divBdr>
        </w:div>
        <w:div w:id="934361029">
          <w:marLeft w:val="640"/>
          <w:marRight w:val="0"/>
          <w:marTop w:val="0"/>
          <w:marBottom w:val="0"/>
          <w:divBdr>
            <w:top w:val="none" w:sz="0" w:space="0" w:color="auto"/>
            <w:left w:val="none" w:sz="0" w:space="0" w:color="auto"/>
            <w:bottom w:val="none" w:sz="0" w:space="0" w:color="auto"/>
            <w:right w:val="none" w:sz="0" w:space="0" w:color="auto"/>
          </w:divBdr>
        </w:div>
        <w:div w:id="950355482">
          <w:marLeft w:val="640"/>
          <w:marRight w:val="0"/>
          <w:marTop w:val="0"/>
          <w:marBottom w:val="0"/>
          <w:divBdr>
            <w:top w:val="none" w:sz="0" w:space="0" w:color="auto"/>
            <w:left w:val="none" w:sz="0" w:space="0" w:color="auto"/>
            <w:bottom w:val="none" w:sz="0" w:space="0" w:color="auto"/>
            <w:right w:val="none" w:sz="0" w:space="0" w:color="auto"/>
          </w:divBdr>
        </w:div>
        <w:div w:id="956529087">
          <w:marLeft w:val="640"/>
          <w:marRight w:val="0"/>
          <w:marTop w:val="0"/>
          <w:marBottom w:val="0"/>
          <w:divBdr>
            <w:top w:val="none" w:sz="0" w:space="0" w:color="auto"/>
            <w:left w:val="none" w:sz="0" w:space="0" w:color="auto"/>
            <w:bottom w:val="none" w:sz="0" w:space="0" w:color="auto"/>
            <w:right w:val="none" w:sz="0" w:space="0" w:color="auto"/>
          </w:divBdr>
        </w:div>
        <w:div w:id="965354401">
          <w:marLeft w:val="640"/>
          <w:marRight w:val="0"/>
          <w:marTop w:val="0"/>
          <w:marBottom w:val="0"/>
          <w:divBdr>
            <w:top w:val="none" w:sz="0" w:space="0" w:color="auto"/>
            <w:left w:val="none" w:sz="0" w:space="0" w:color="auto"/>
            <w:bottom w:val="none" w:sz="0" w:space="0" w:color="auto"/>
            <w:right w:val="none" w:sz="0" w:space="0" w:color="auto"/>
          </w:divBdr>
        </w:div>
        <w:div w:id="1051925683">
          <w:marLeft w:val="640"/>
          <w:marRight w:val="0"/>
          <w:marTop w:val="0"/>
          <w:marBottom w:val="0"/>
          <w:divBdr>
            <w:top w:val="none" w:sz="0" w:space="0" w:color="auto"/>
            <w:left w:val="none" w:sz="0" w:space="0" w:color="auto"/>
            <w:bottom w:val="none" w:sz="0" w:space="0" w:color="auto"/>
            <w:right w:val="none" w:sz="0" w:space="0" w:color="auto"/>
          </w:divBdr>
        </w:div>
        <w:div w:id="1071653639">
          <w:marLeft w:val="640"/>
          <w:marRight w:val="0"/>
          <w:marTop w:val="0"/>
          <w:marBottom w:val="0"/>
          <w:divBdr>
            <w:top w:val="none" w:sz="0" w:space="0" w:color="auto"/>
            <w:left w:val="none" w:sz="0" w:space="0" w:color="auto"/>
            <w:bottom w:val="none" w:sz="0" w:space="0" w:color="auto"/>
            <w:right w:val="none" w:sz="0" w:space="0" w:color="auto"/>
          </w:divBdr>
        </w:div>
        <w:div w:id="1166093693">
          <w:marLeft w:val="640"/>
          <w:marRight w:val="0"/>
          <w:marTop w:val="0"/>
          <w:marBottom w:val="0"/>
          <w:divBdr>
            <w:top w:val="none" w:sz="0" w:space="0" w:color="auto"/>
            <w:left w:val="none" w:sz="0" w:space="0" w:color="auto"/>
            <w:bottom w:val="none" w:sz="0" w:space="0" w:color="auto"/>
            <w:right w:val="none" w:sz="0" w:space="0" w:color="auto"/>
          </w:divBdr>
        </w:div>
        <w:div w:id="1191919612">
          <w:marLeft w:val="640"/>
          <w:marRight w:val="0"/>
          <w:marTop w:val="0"/>
          <w:marBottom w:val="0"/>
          <w:divBdr>
            <w:top w:val="none" w:sz="0" w:space="0" w:color="auto"/>
            <w:left w:val="none" w:sz="0" w:space="0" w:color="auto"/>
            <w:bottom w:val="none" w:sz="0" w:space="0" w:color="auto"/>
            <w:right w:val="none" w:sz="0" w:space="0" w:color="auto"/>
          </w:divBdr>
        </w:div>
        <w:div w:id="1266575069">
          <w:marLeft w:val="640"/>
          <w:marRight w:val="0"/>
          <w:marTop w:val="0"/>
          <w:marBottom w:val="0"/>
          <w:divBdr>
            <w:top w:val="none" w:sz="0" w:space="0" w:color="auto"/>
            <w:left w:val="none" w:sz="0" w:space="0" w:color="auto"/>
            <w:bottom w:val="none" w:sz="0" w:space="0" w:color="auto"/>
            <w:right w:val="none" w:sz="0" w:space="0" w:color="auto"/>
          </w:divBdr>
        </w:div>
        <w:div w:id="1331904785">
          <w:marLeft w:val="640"/>
          <w:marRight w:val="0"/>
          <w:marTop w:val="0"/>
          <w:marBottom w:val="0"/>
          <w:divBdr>
            <w:top w:val="none" w:sz="0" w:space="0" w:color="auto"/>
            <w:left w:val="none" w:sz="0" w:space="0" w:color="auto"/>
            <w:bottom w:val="none" w:sz="0" w:space="0" w:color="auto"/>
            <w:right w:val="none" w:sz="0" w:space="0" w:color="auto"/>
          </w:divBdr>
        </w:div>
        <w:div w:id="1372224122">
          <w:marLeft w:val="640"/>
          <w:marRight w:val="0"/>
          <w:marTop w:val="0"/>
          <w:marBottom w:val="0"/>
          <w:divBdr>
            <w:top w:val="none" w:sz="0" w:space="0" w:color="auto"/>
            <w:left w:val="none" w:sz="0" w:space="0" w:color="auto"/>
            <w:bottom w:val="none" w:sz="0" w:space="0" w:color="auto"/>
            <w:right w:val="none" w:sz="0" w:space="0" w:color="auto"/>
          </w:divBdr>
        </w:div>
        <w:div w:id="1444617811">
          <w:marLeft w:val="640"/>
          <w:marRight w:val="0"/>
          <w:marTop w:val="0"/>
          <w:marBottom w:val="0"/>
          <w:divBdr>
            <w:top w:val="none" w:sz="0" w:space="0" w:color="auto"/>
            <w:left w:val="none" w:sz="0" w:space="0" w:color="auto"/>
            <w:bottom w:val="none" w:sz="0" w:space="0" w:color="auto"/>
            <w:right w:val="none" w:sz="0" w:space="0" w:color="auto"/>
          </w:divBdr>
        </w:div>
        <w:div w:id="1456098820">
          <w:marLeft w:val="640"/>
          <w:marRight w:val="0"/>
          <w:marTop w:val="0"/>
          <w:marBottom w:val="0"/>
          <w:divBdr>
            <w:top w:val="none" w:sz="0" w:space="0" w:color="auto"/>
            <w:left w:val="none" w:sz="0" w:space="0" w:color="auto"/>
            <w:bottom w:val="none" w:sz="0" w:space="0" w:color="auto"/>
            <w:right w:val="none" w:sz="0" w:space="0" w:color="auto"/>
          </w:divBdr>
        </w:div>
        <w:div w:id="1496535507">
          <w:marLeft w:val="640"/>
          <w:marRight w:val="0"/>
          <w:marTop w:val="0"/>
          <w:marBottom w:val="0"/>
          <w:divBdr>
            <w:top w:val="none" w:sz="0" w:space="0" w:color="auto"/>
            <w:left w:val="none" w:sz="0" w:space="0" w:color="auto"/>
            <w:bottom w:val="none" w:sz="0" w:space="0" w:color="auto"/>
            <w:right w:val="none" w:sz="0" w:space="0" w:color="auto"/>
          </w:divBdr>
        </w:div>
        <w:div w:id="1499807032">
          <w:marLeft w:val="640"/>
          <w:marRight w:val="0"/>
          <w:marTop w:val="0"/>
          <w:marBottom w:val="0"/>
          <w:divBdr>
            <w:top w:val="none" w:sz="0" w:space="0" w:color="auto"/>
            <w:left w:val="none" w:sz="0" w:space="0" w:color="auto"/>
            <w:bottom w:val="none" w:sz="0" w:space="0" w:color="auto"/>
            <w:right w:val="none" w:sz="0" w:space="0" w:color="auto"/>
          </w:divBdr>
        </w:div>
        <w:div w:id="1539198094">
          <w:marLeft w:val="640"/>
          <w:marRight w:val="0"/>
          <w:marTop w:val="0"/>
          <w:marBottom w:val="0"/>
          <w:divBdr>
            <w:top w:val="none" w:sz="0" w:space="0" w:color="auto"/>
            <w:left w:val="none" w:sz="0" w:space="0" w:color="auto"/>
            <w:bottom w:val="none" w:sz="0" w:space="0" w:color="auto"/>
            <w:right w:val="none" w:sz="0" w:space="0" w:color="auto"/>
          </w:divBdr>
        </w:div>
        <w:div w:id="1696346088">
          <w:marLeft w:val="640"/>
          <w:marRight w:val="0"/>
          <w:marTop w:val="0"/>
          <w:marBottom w:val="0"/>
          <w:divBdr>
            <w:top w:val="none" w:sz="0" w:space="0" w:color="auto"/>
            <w:left w:val="none" w:sz="0" w:space="0" w:color="auto"/>
            <w:bottom w:val="none" w:sz="0" w:space="0" w:color="auto"/>
            <w:right w:val="none" w:sz="0" w:space="0" w:color="auto"/>
          </w:divBdr>
        </w:div>
        <w:div w:id="1727751975">
          <w:marLeft w:val="640"/>
          <w:marRight w:val="0"/>
          <w:marTop w:val="0"/>
          <w:marBottom w:val="0"/>
          <w:divBdr>
            <w:top w:val="none" w:sz="0" w:space="0" w:color="auto"/>
            <w:left w:val="none" w:sz="0" w:space="0" w:color="auto"/>
            <w:bottom w:val="none" w:sz="0" w:space="0" w:color="auto"/>
            <w:right w:val="none" w:sz="0" w:space="0" w:color="auto"/>
          </w:divBdr>
        </w:div>
        <w:div w:id="1743288355">
          <w:marLeft w:val="640"/>
          <w:marRight w:val="0"/>
          <w:marTop w:val="0"/>
          <w:marBottom w:val="0"/>
          <w:divBdr>
            <w:top w:val="none" w:sz="0" w:space="0" w:color="auto"/>
            <w:left w:val="none" w:sz="0" w:space="0" w:color="auto"/>
            <w:bottom w:val="none" w:sz="0" w:space="0" w:color="auto"/>
            <w:right w:val="none" w:sz="0" w:space="0" w:color="auto"/>
          </w:divBdr>
        </w:div>
        <w:div w:id="1764715330">
          <w:marLeft w:val="640"/>
          <w:marRight w:val="0"/>
          <w:marTop w:val="0"/>
          <w:marBottom w:val="0"/>
          <w:divBdr>
            <w:top w:val="none" w:sz="0" w:space="0" w:color="auto"/>
            <w:left w:val="none" w:sz="0" w:space="0" w:color="auto"/>
            <w:bottom w:val="none" w:sz="0" w:space="0" w:color="auto"/>
            <w:right w:val="none" w:sz="0" w:space="0" w:color="auto"/>
          </w:divBdr>
        </w:div>
        <w:div w:id="1768382182">
          <w:marLeft w:val="640"/>
          <w:marRight w:val="0"/>
          <w:marTop w:val="0"/>
          <w:marBottom w:val="0"/>
          <w:divBdr>
            <w:top w:val="none" w:sz="0" w:space="0" w:color="auto"/>
            <w:left w:val="none" w:sz="0" w:space="0" w:color="auto"/>
            <w:bottom w:val="none" w:sz="0" w:space="0" w:color="auto"/>
            <w:right w:val="none" w:sz="0" w:space="0" w:color="auto"/>
          </w:divBdr>
        </w:div>
        <w:div w:id="1862545061">
          <w:marLeft w:val="640"/>
          <w:marRight w:val="0"/>
          <w:marTop w:val="0"/>
          <w:marBottom w:val="0"/>
          <w:divBdr>
            <w:top w:val="none" w:sz="0" w:space="0" w:color="auto"/>
            <w:left w:val="none" w:sz="0" w:space="0" w:color="auto"/>
            <w:bottom w:val="none" w:sz="0" w:space="0" w:color="auto"/>
            <w:right w:val="none" w:sz="0" w:space="0" w:color="auto"/>
          </w:divBdr>
        </w:div>
        <w:div w:id="1917550392">
          <w:marLeft w:val="640"/>
          <w:marRight w:val="0"/>
          <w:marTop w:val="0"/>
          <w:marBottom w:val="0"/>
          <w:divBdr>
            <w:top w:val="none" w:sz="0" w:space="0" w:color="auto"/>
            <w:left w:val="none" w:sz="0" w:space="0" w:color="auto"/>
            <w:bottom w:val="none" w:sz="0" w:space="0" w:color="auto"/>
            <w:right w:val="none" w:sz="0" w:space="0" w:color="auto"/>
          </w:divBdr>
        </w:div>
        <w:div w:id="1920678912">
          <w:marLeft w:val="640"/>
          <w:marRight w:val="0"/>
          <w:marTop w:val="0"/>
          <w:marBottom w:val="0"/>
          <w:divBdr>
            <w:top w:val="none" w:sz="0" w:space="0" w:color="auto"/>
            <w:left w:val="none" w:sz="0" w:space="0" w:color="auto"/>
            <w:bottom w:val="none" w:sz="0" w:space="0" w:color="auto"/>
            <w:right w:val="none" w:sz="0" w:space="0" w:color="auto"/>
          </w:divBdr>
        </w:div>
        <w:div w:id="1958028980">
          <w:marLeft w:val="640"/>
          <w:marRight w:val="0"/>
          <w:marTop w:val="0"/>
          <w:marBottom w:val="0"/>
          <w:divBdr>
            <w:top w:val="none" w:sz="0" w:space="0" w:color="auto"/>
            <w:left w:val="none" w:sz="0" w:space="0" w:color="auto"/>
            <w:bottom w:val="none" w:sz="0" w:space="0" w:color="auto"/>
            <w:right w:val="none" w:sz="0" w:space="0" w:color="auto"/>
          </w:divBdr>
        </w:div>
        <w:div w:id="2083019606">
          <w:marLeft w:val="640"/>
          <w:marRight w:val="0"/>
          <w:marTop w:val="0"/>
          <w:marBottom w:val="0"/>
          <w:divBdr>
            <w:top w:val="none" w:sz="0" w:space="0" w:color="auto"/>
            <w:left w:val="none" w:sz="0" w:space="0" w:color="auto"/>
            <w:bottom w:val="none" w:sz="0" w:space="0" w:color="auto"/>
            <w:right w:val="none" w:sz="0" w:space="0" w:color="auto"/>
          </w:divBdr>
        </w:div>
        <w:div w:id="2095198050">
          <w:marLeft w:val="640"/>
          <w:marRight w:val="0"/>
          <w:marTop w:val="0"/>
          <w:marBottom w:val="0"/>
          <w:divBdr>
            <w:top w:val="none" w:sz="0" w:space="0" w:color="auto"/>
            <w:left w:val="none" w:sz="0" w:space="0" w:color="auto"/>
            <w:bottom w:val="none" w:sz="0" w:space="0" w:color="auto"/>
            <w:right w:val="none" w:sz="0" w:space="0" w:color="auto"/>
          </w:divBdr>
        </w:div>
        <w:div w:id="2105805017">
          <w:marLeft w:val="640"/>
          <w:marRight w:val="0"/>
          <w:marTop w:val="0"/>
          <w:marBottom w:val="0"/>
          <w:divBdr>
            <w:top w:val="none" w:sz="0" w:space="0" w:color="auto"/>
            <w:left w:val="none" w:sz="0" w:space="0" w:color="auto"/>
            <w:bottom w:val="none" w:sz="0" w:space="0" w:color="auto"/>
            <w:right w:val="none" w:sz="0" w:space="0" w:color="auto"/>
          </w:divBdr>
        </w:div>
      </w:divsChild>
    </w:div>
    <w:div w:id="989359552">
      <w:marLeft w:val="640"/>
      <w:marRight w:val="0"/>
      <w:marTop w:val="0"/>
      <w:marBottom w:val="0"/>
      <w:divBdr>
        <w:top w:val="none" w:sz="0" w:space="0" w:color="auto"/>
        <w:left w:val="none" w:sz="0" w:space="0" w:color="auto"/>
        <w:bottom w:val="none" w:sz="0" w:space="0" w:color="auto"/>
        <w:right w:val="none" w:sz="0" w:space="0" w:color="auto"/>
      </w:divBdr>
    </w:div>
    <w:div w:id="991055766">
      <w:marLeft w:val="640"/>
      <w:marRight w:val="0"/>
      <w:marTop w:val="0"/>
      <w:marBottom w:val="0"/>
      <w:divBdr>
        <w:top w:val="none" w:sz="0" w:space="0" w:color="auto"/>
        <w:left w:val="none" w:sz="0" w:space="0" w:color="auto"/>
        <w:bottom w:val="none" w:sz="0" w:space="0" w:color="auto"/>
        <w:right w:val="none" w:sz="0" w:space="0" w:color="auto"/>
      </w:divBdr>
    </w:div>
    <w:div w:id="992413644">
      <w:bodyDiv w:val="1"/>
      <w:marLeft w:val="0"/>
      <w:marRight w:val="0"/>
      <w:marTop w:val="0"/>
      <w:marBottom w:val="0"/>
      <w:divBdr>
        <w:top w:val="none" w:sz="0" w:space="0" w:color="auto"/>
        <w:left w:val="none" w:sz="0" w:space="0" w:color="auto"/>
        <w:bottom w:val="none" w:sz="0" w:space="0" w:color="auto"/>
        <w:right w:val="none" w:sz="0" w:space="0" w:color="auto"/>
      </w:divBdr>
      <w:divsChild>
        <w:div w:id="88083492">
          <w:marLeft w:val="640"/>
          <w:marRight w:val="0"/>
          <w:marTop w:val="0"/>
          <w:marBottom w:val="0"/>
          <w:divBdr>
            <w:top w:val="none" w:sz="0" w:space="0" w:color="auto"/>
            <w:left w:val="none" w:sz="0" w:space="0" w:color="auto"/>
            <w:bottom w:val="none" w:sz="0" w:space="0" w:color="auto"/>
            <w:right w:val="none" w:sz="0" w:space="0" w:color="auto"/>
          </w:divBdr>
        </w:div>
        <w:div w:id="88428831">
          <w:marLeft w:val="640"/>
          <w:marRight w:val="0"/>
          <w:marTop w:val="0"/>
          <w:marBottom w:val="0"/>
          <w:divBdr>
            <w:top w:val="none" w:sz="0" w:space="0" w:color="auto"/>
            <w:left w:val="none" w:sz="0" w:space="0" w:color="auto"/>
            <w:bottom w:val="none" w:sz="0" w:space="0" w:color="auto"/>
            <w:right w:val="none" w:sz="0" w:space="0" w:color="auto"/>
          </w:divBdr>
        </w:div>
        <w:div w:id="103116515">
          <w:marLeft w:val="640"/>
          <w:marRight w:val="0"/>
          <w:marTop w:val="0"/>
          <w:marBottom w:val="0"/>
          <w:divBdr>
            <w:top w:val="none" w:sz="0" w:space="0" w:color="auto"/>
            <w:left w:val="none" w:sz="0" w:space="0" w:color="auto"/>
            <w:bottom w:val="none" w:sz="0" w:space="0" w:color="auto"/>
            <w:right w:val="none" w:sz="0" w:space="0" w:color="auto"/>
          </w:divBdr>
        </w:div>
        <w:div w:id="127746421">
          <w:marLeft w:val="640"/>
          <w:marRight w:val="0"/>
          <w:marTop w:val="0"/>
          <w:marBottom w:val="0"/>
          <w:divBdr>
            <w:top w:val="none" w:sz="0" w:space="0" w:color="auto"/>
            <w:left w:val="none" w:sz="0" w:space="0" w:color="auto"/>
            <w:bottom w:val="none" w:sz="0" w:space="0" w:color="auto"/>
            <w:right w:val="none" w:sz="0" w:space="0" w:color="auto"/>
          </w:divBdr>
        </w:div>
        <w:div w:id="196503541">
          <w:marLeft w:val="640"/>
          <w:marRight w:val="0"/>
          <w:marTop w:val="0"/>
          <w:marBottom w:val="0"/>
          <w:divBdr>
            <w:top w:val="none" w:sz="0" w:space="0" w:color="auto"/>
            <w:left w:val="none" w:sz="0" w:space="0" w:color="auto"/>
            <w:bottom w:val="none" w:sz="0" w:space="0" w:color="auto"/>
            <w:right w:val="none" w:sz="0" w:space="0" w:color="auto"/>
          </w:divBdr>
        </w:div>
        <w:div w:id="234514957">
          <w:marLeft w:val="640"/>
          <w:marRight w:val="0"/>
          <w:marTop w:val="0"/>
          <w:marBottom w:val="0"/>
          <w:divBdr>
            <w:top w:val="none" w:sz="0" w:space="0" w:color="auto"/>
            <w:left w:val="none" w:sz="0" w:space="0" w:color="auto"/>
            <w:bottom w:val="none" w:sz="0" w:space="0" w:color="auto"/>
            <w:right w:val="none" w:sz="0" w:space="0" w:color="auto"/>
          </w:divBdr>
        </w:div>
        <w:div w:id="435255212">
          <w:marLeft w:val="640"/>
          <w:marRight w:val="0"/>
          <w:marTop w:val="0"/>
          <w:marBottom w:val="0"/>
          <w:divBdr>
            <w:top w:val="none" w:sz="0" w:space="0" w:color="auto"/>
            <w:left w:val="none" w:sz="0" w:space="0" w:color="auto"/>
            <w:bottom w:val="none" w:sz="0" w:space="0" w:color="auto"/>
            <w:right w:val="none" w:sz="0" w:space="0" w:color="auto"/>
          </w:divBdr>
        </w:div>
        <w:div w:id="441191882">
          <w:marLeft w:val="640"/>
          <w:marRight w:val="0"/>
          <w:marTop w:val="0"/>
          <w:marBottom w:val="0"/>
          <w:divBdr>
            <w:top w:val="none" w:sz="0" w:space="0" w:color="auto"/>
            <w:left w:val="none" w:sz="0" w:space="0" w:color="auto"/>
            <w:bottom w:val="none" w:sz="0" w:space="0" w:color="auto"/>
            <w:right w:val="none" w:sz="0" w:space="0" w:color="auto"/>
          </w:divBdr>
        </w:div>
        <w:div w:id="590898483">
          <w:marLeft w:val="640"/>
          <w:marRight w:val="0"/>
          <w:marTop w:val="0"/>
          <w:marBottom w:val="0"/>
          <w:divBdr>
            <w:top w:val="none" w:sz="0" w:space="0" w:color="auto"/>
            <w:left w:val="none" w:sz="0" w:space="0" w:color="auto"/>
            <w:bottom w:val="none" w:sz="0" w:space="0" w:color="auto"/>
            <w:right w:val="none" w:sz="0" w:space="0" w:color="auto"/>
          </w:divBdr>
        </w:div>
        <w:div w:id="596183231">
          <w:marLeft w:val="640"/>
          <w:marRight w:val="0"/>
          <w:marTop w:val="0"/>
          <w:marBottom w:val="0"/>
          <w:divBdr>
            <w:top w:val="none" w:sz="0" w:space="0" w:color="auto"/>
            <w:left w:val="none" w:sz="0" w:space="0" w:color="auto"/>
            <w:bottom w:val="none" w:sz="0" w:space="0" w:color="auto"/>
            <w:right w:val="none" w:sz="0" w:space="0" w:color="auto"/>
          </w:divBdr>
        </w:div>
        <w:div w:id="597491864">
          <w:marLeft w:val="640"/>
          <w:marRight w:val="0"/>
          <w:marTop w:val="0"/>
          <w:marBottom w:val="0"/>
          <w:divBdr>
            <w:top w:val="none" w:sz="0" w:space="0" w:color="auto"/>
            <w:left w:val="none" w:sz="0" w:space="0" w:color="auto"/>
            <w:bottom w:val="none" w:sz="0" w:space="0" w:color="auto"/>
            <w:right w:val="none" w:sz="0" w:space="0" w:color="auto"/>
          </w:divBdr>
        </w:div>
        <w:div w:id="619653289">
          <w:marLeft w:val="640"/>
          <w:marRight w:val="0"/>
          <w:marTop w:val="0"/>
          <w:marBottom w:val="0"/>
          <w:divBdr>
            <w:top w:val="none" w:sz="0" w:space="0" w:color="auto"/>
            <w:left w:val="none" w:sz="0" w:space="0" w:color="auto"/>
            <w:bottom w:val="none" w:sz="0" w:space="0" w:color="auto"/>
            <w:right w:val="none" w:sz="0" w:space="0" w:color="auto"/>
          </w:divBdr>
        </w:div>
        <w:div w:id="709770031">
          <w:marLeft w:val="640"/>
          <w:marRight w:val="0"/>
          <w:marTop w:val="0"/>
          <w:marBottom w:val="0"/>
          <w:divBdr>
            <w:top w:val="none" w:sz="0" w:space="0" w:color="auto"/>
            <w:left w:val="none" w:sz="0" w:space="0" w:color="auto"/>
            <w:bottom w:val="none" w:sz="0" w:space="0" w:color="auto"/>
            <w:right w:val="none" w:sz="0" w:space="0" w:color="auto"/>
          </w:divBdr>
        </w:div>
        <w:div w:id="743071197">
          <w:marLeft w:val="640"/>
          <w:marRight w:val="0"/>
          <w:marTop w:val="0"/>
          <w:marBottom w:val="0"/>
          <w:divBdr>
            <w:top w:val="none" w:sz="0" w:space="0" w:color="auto"/>
            <w:left w:val="none" w:sz="0" w:space="0" w:color="auto"/>
            <w:bottom w:val="none" w:sz="0" w:space="0" w:color="auto"/>
            <w:right w:val="none" w:sz="0" w:space="0" w:color="auto"/>
          </w:divBdr>
        </w:div>
        <w:div w:id="780297957">
          <w:marLeft w:val="640"/>
          <w:marRight w:val="0"/>
          <w:marTop w:val="0"/>
          <w:marBottom w:val="0"/>
          <w:divBdr>
            <w:top w:val="none" w:sz="0" w:space="0" w:color="auto"/>
            <w:left w:val="none" w:sz="0" w:space="0" w:color="auto"/>
            <w:bottom w:val="none" w:sz="0" w:space="0" w:color="auto"/>
            <w:right w:val="none" w:sz="0" w:space="0" w:color="auto"/>
          </w:divBdr>
        </w:div>
        <w:div w:id="804544541">
          <w:marLeft w:val="640"/>
          <w:marRight w:val="0"/>
          <w:marTop w:val="0"/>
          <w:marBottom w:val="0"/>
          <w:divBdr>
            <w:top w:val="none" w:sz="0" w:space="0" w:color="auto"/>
            <w:left w:val="none" w:sz="0" w:space="0" w:color="auto"/>
            <w:bottom w:val="none" w:sz="0" w:space="0" w:color="auto"/>
            <w:right w:val="none" w:sz="0" w:space="0" w:color="auto"/>
          </w:divBdr>
        </w:div>
        <w:div w:id="824471737">
          <w:marLeft w:val="640"/>
          <w:marRight w:val="0"/>
          <w:marTop w:val="0"/>
          <w:marBottom w:val="0"/>
          <w:divBdr>
            <w:top w:val="none" w:sz="0" w:space="0" w:color="auto"/>
            <w:left w:val="none" w:sz="0" w:space="0" w:color="auto"/>
            <w:bottom w:val="none" w:sz="0" w:space="0" w:color="auto"/>
            <w:right w:val="none" w:sz="0" w:space="0" w:color="auto"/>
          </w:divBdr>
        </w:div>
        <w:div w:id="930623644">
          <w:marLeft w:val="640"/>
          <w:marRight w:val="0"/>
          <w:marTop w:val="0"/>
          <w:marBottom w:val="0"/>
          <w:divBdr>
            <w:top w:val="none" w:sz="0" w:space="0" w:color="auto"/>
            <w:left w:val="none" w:sz="0" w:space="0" w:color="auto"/>
            <w:bottom w:val="none" w:sz="0" w:space="0" w:color="auto"/>
            <w:right w:val="none" w:sz="0" w:space="0" w:color="auto"/>
          </w:divBdr>
        </w:div>
        <w:div w:id="943608714">
          <w:marLeft w:val="640"/>
          <w:marRight w:val="0"/>
          <w:marTop w:val="0"/>
          <w:marBottom w:val="0"/>
          <w:divBdr>
            <w:top w:val="none" w:sz="0" w:space="0" w:color="auto"/>
            <w:left w:val="none" w:sz="0" w:space="0" w:color="auto"/>
            <w:bottom w:val="none" w:sz="0" w:space="0" w:color="auto"/>
            <w:right w:val="none" w:sz="0" w:space="0" w:color="auto"/>
          </w:divBdr>
        </w:div>
        <w:div w:id="998729460">
          <w:marLeft w:val="640"/>
          <w:marRight w:val="0"/>
          <w:marTop w:val="0"/>
          <w:marBottom w:val="0"/>
          <w:divBdr>
            <w:top w:val="none" w:sz="0" w:space="0" w:color="auto"/>
            <w:left w:val="none" w:sz="0" w:space="0" w:color="auto"/>
            <w:bottom w:val="none" w:sz="0" w:space="0" w:color="auto"/>
            <w:right w:val="none" w:sz="0" w:space="0" w:color="auto"/>
          </w:divBdr>
        </w:div>
        <w:div w:id="1024595850">
          <w:marLeft w:val="640"/>
          <w:marRight w:val="0"/>
          <w:marTop w:val="0"/>
          <w:marBottom w:val="0"/>
          <w:divBdr>
            <w:top w:val="none" w:sz="0" w:space="0" w:color="auto"/>
            <w:left w:val="none" w:sz="0" w:space="0" w:color="auto"/>
            <w:bottom w:val="none" w:sz="0" w:space="0" w:color="auto"/>
            <w:right w:val="none" w:sz="0" w:space="0" w:color="auto"/>
          </w:divBdr>
        </w:div>
        <w:div w:id="1059286363">
          <w:marLeft w:val="640"/>
          <w:marRight w:val="0"/>
          <w:marTop w:val="0"/>
          <w:marBottom w:val="0"/>
          <w:divBdr>
            <w:top w:val="none" w:sz="0" w:space="0" w:color="auto"/>
            <w:left w:val="none" w:sz="0" w:space="0" w:color="auto"/>
            <w:bottom w:val="none" w:sz="0" w:space="0" w:color="auto"/>
            <w:right w:val="none" w:sz="0" w:space="0" w:color="auto"/>
          </w:divBdr>
        </w:div>
        <w:div w:id="1098259343">
          <w:marLeft w:val="640"/>
          <w:marRight w:val="0"/>
          <w:marTop w:val="0"/>
          <w:marBottom w:val="0"/>
          <w:divBdr>
            <w:top w:val="none" w:sz="0" w:space="0" w:color="auto"/>
            <w:left w:val="none" w:sz="0" w:space="0" w:color="auto"/>
            <w:bottom w:val="none" w:sz="0" w:space="0" w:color="auto"/>
            <w:right w:val="none" w:sz="0" w:space="0" w:color="auto"/>
          </w:divBdr>
        </w:div>
        <w:div w:id="1119759617">
          <w:marLeft w:val="640"/>
          <w:marRight w:val="0"/>
          <w:marTop w:val="0"/>
          <w:marBottom w:val="0"/>
          <w:divBdr>
            <w:top w:val="none" w:sz="0" w:space="0" w:color="auto"/>
            <w:left w:val="none" w:sz="0" w:space="0" w:color="auto"/>
            <w:bottom w:val="none" w:sz="0" w:space="0" w:color="auto"/>
            <w:right w:val="none" w:sz="0" w:space="0" w:color="auto"/>
          </w:divBdr>
        </w:div>
        <w:div w:id="1176847697">
          <w:marLeft w:val="640"/>
          <w:marRight w:val="0"/>
          <w:marTop w:val="0"/>
          <w:marBottom w:val="0"/>
          <w:divBdr>
            <w:top w:val="none" w:sz="0" w:space="0" w:color="auto"/>
            <w:left w:val="none" w:sz="0" w:space="0" w:color="auto"/>
            <w:bottom w:val="none" w:sz="0" w:space="0" w:color="auto"/>
            <w:right w:val="none" w:sz="0" w:space="0" w:color="auto"/>
          </w:divBdr>
        </w:div>
        <w:div w:id="1239708072">
          <w:marLeft w:val="640"/>
          <w:marRight w:val="0"/>
          <w:marTop w:val="0"/>
          <w:marBottom w:val="0"/>
          <w:divBdr>
            <w:top w:val="none" w:sz="0" w:space="0" w:color="auto"/>
            <w:left w:val="none" w:sz="0" w:space="0" w:color="auto"/>
            <w:bottom w:val="none" w:sz="0" w:space="0" w:color="auto"/>
            <w:right w:val="none" w:sz="0" w:space="0" w:color="auto"/>
          </w:divBdr>
        </w:div>
        <w:div w:id="1251814188">
          <w:marLeft w:val="640"/>
          <w:marRight w:val="0"/>
          <w:marTop w:val="0"/>
          <w:marBottom w:val="0"/>
          <w:divBdr>
            <w:top w:val="none" w:sz="0" w:space="0" w:color="auto"/>
            <w:left w:val="none" w:sz="0" w:space="0" w:color="auto"/>
            <w:bottom w:val="none" w:sz="0" w:space="0" w:color="auto"/>
            <w:right w:val="none" w:sz="0" w:space="0" w:color="auto"/>
          </w:divBdr>
        </w:div>
        <w:div w:id="1314914794">
          <w:marLeft w:val="640"/>
          <w:marRight w:val="0"/>
          <w:marTop w:val="0"/>
          <w:marBottom w:val="0"/>
          <w:divBdr>
            <w:top w:val="none" w:sz="0" w:space="0" w:color="auto"/>
            <w:left w:val="none" w:sz="0" w:space="0" w:color="auto"/>
            <w:bottom w:val="none" w:sz="0" w:space="0" w:color="auto"/>
            <w:right w:val="none" w:sz="0" w:space="0" w:color="auto"/>
          </w:divBdr>
        </w:div>
        <w:div w:id="1404600108">
          <w:marLeft w:val="640"/>
          <w:marRight w:val="0"/>
          <w:marTop w:val="0"/>
          <w:marBottom w:val="0"/>
          <w:divBdr>
            <w:top w:val="none" w:sz="0" w:space="0" w:color="auto"/>
            <w:left w:val="none" w:sz="0" w:space="0" w:color="auto"/>
            <w:bottom w:val="none" w:sz="0" w:space="0" w:color="auto"/>
            <w:right w:val="none" w:sz="0" w:space="0" w:color="auto"/>
          </w:divBdr>
        </w:div>
        <w:div w:id="1567647211">
          <w:marLeft w:val="640"/>
          <w:marRight w:val="0"/>
          <w:marTop w:val="0"/>
          <w:marBottom w:val="0"/>
          <w:divBdr>
            <w:top w:val="none" w:sz="0" w:space="0" w:color="auto"/>
            <w:left w:val="none" w:sz="0" w:space="0" w:color="auto"/>
            <w:bottom w:val="none" w:sz="0" w:space="0" w:color="auto"/>
            <w:right w:val="none" w:sz="0" w:space="0" w:color="auto"/>
          </w:divBdr>
        </w:div>
        <w:div w:id="1576551458">
          <w:marLeft w:val="640"/>
          <w:marRight w:val="0"/>
          <w:marTop w:val="0"/>
          <w:marBottom w:val="0"/>
          <w:divBdr>
            <w:top w:val="none" w:sz="0" w:space="0" w:color="auto"/>
            <w:left w:val="none" w:sz="0" w:space="0" w:color="auto"/>
            <w:bottom w:val="none" w:sz="0" w:space="0" w:color="auto"/>
            <w:right w:val="none" w:sz="0" w:space="0" w:color="auto"/>
          </w:divBdr>
        </w:div>
        <w:div w:id="1580170529">
          <w:marLeft w:val="640"/>
          <w:marRight w:val="0"/>
          <w:marTop w:val="0"/>
          <w:marBottom w:val="0"/>
          <w:divBdr>
            <w:top w:val="none" w:sz="0" w:space="0" w:color="auto"/>
            <w:left w:val="none" w:sz="0" w:space="0" w:color="auto"/>
            <w:bottom w:val="none" w:sz="0" w:space="0" w:color="auto"/>
            <w:right w:val="none" w:sz="0" w:space="0" w:color="auto"/>
          </w:divBdr>
        </w:div>
        <w:div w:id="1618102967">
          <w:marLeft w:val="640"/>
          <w:marRight w:val="0"/>
          <w:marTop w:val="0"/>
          <w:marBottom w:val="0"/>
          <w:divBdr>
            <w:top w:val="none" w:sz="0" w:space="0" w:color="auto"/>
            <w:left w:val="none" w:sz="0" w:space="0" w:color="auto"/>
            <w:bottom w:val="none" w:sz="0" w:space="0" w:color="auto"/>
            <w:right w:val="none" w:sz="0" w:space="0" w:color="auto"/>
          </w:divBdr>
        </w:div>
        <w:div w:id="1618608577">
          <w:marLeft w:val="640"/>
          <w:marRight w:val="0"/>
          <w:marTop w:val="0"/>
          <w:marBottom w:val="0"/>
          <w:divBdr>
            <w:top w:val="none" w:sz="0" w:space="0" w:color="auto"/>
            <w:left w:val="none" w:sz="0" w:space="0" w:color="auto"/>
            <w:bottom w:val="none" w:sz="0" w:space="0" w:color="auto"/>
            <w:right w:val="none" w:sz="0" w:space="0" w:color="auto"/>
          </w:divBdr>
        </w:div>
        <w:div w:id="1680812049">
          <w:marLeft w:val="640"/>
          <w:marRight w:val="0"/>
          <w:marTop w:val="0"/>
          <w:marBottom w:val="0"/>
          <w:divBdr>
            <w:top w:val="none" w:sz="0" w:space="0" w:color="auto"/>
            <w:left w:val="none" w:sz="0" w:space="0" w:color="auto"/>
            <w:bottom w:val="none" w:sz="0" w:space="0" w:color="auto"/>
            <w:right w:val="none" w:sz="0" w:space="0" w:color="auto"/>
          </w:divBdr>
        </w:div>
        <w:div w:id="1691493720">
          <w:marLeft w:val="640"/>
          <w:marRight w:val="0"/>
          <w:marTop w:val="0"/>
          <w:marBottom w:val="0"/>
          <w:divBdr>
            <w:top w:val="none" w:sz="0" w:space="0" w:color="auto"/>
            <w:left w:val="none" w:sz="0" w:space="0" w:color="auto"/>
            <w:bottom w:val="none" w:sz="0" w:space="0" w:color="auto"/>
            <w:right w:val="none" w:sz="0" w:space="0" w:color="auto"/>
          </w:divBdr>
        </w:div>
        <w:div w:id="1693650577">
          <w:marLeft w:val="640"/>
          <w:marRight w:val="0"/>
          <w:marTop w:val="0"/>
          <w:marBottom w:val="0"/>
          <w:divBdr>
            <w:top w:val="none" w:sz="0" w:space="0" w:color="auto"/>
            <w:left w:val="none" w:sz="0" w:space="0" w:color="auto"/>
            <w:bottom w:val="none" w:sz="0" w:space="0" w:color="auto"/>
            <w:right w:val="none" w:sz="0" w:space="0" w:color="auto"/>
          </w:divBdr>
        </w:div>
        <w:div w:id="1717390453">
          <w:marLeft w:val="640"/>
          <w:marRight w:val="0"/>
          <w:marTop w:val="0"/>
          <w:marBottom w:val="0"/>
          <w:divBdr>
            <w:top w:val="none" w:sz="0" w:space="0" w:color="auto"/>
            <w:left w:val="none" w:sz="0" w:space="0" w:color="auto"/>
            <w:bottom w:val="none" w:sz="0" w:space="0" w:color="auto"/>
            <w:right w:val="none" w:sz="0" w:space="0" w:color="auto"/>
          </w:divBdr>
        </w:div>
        <w:div w:id="1717653810">
          <w:marLeft w:val="640"/>
          <w:marRight w:val="0"/>
          <w:marTop w:val="0"/>
          <w:marBottom w:val="0"/>
          <w:divBdr>
            <w:top w:val="none" w:sz="0" w:space="0" w:color="auto"/>
            <w:left w:val="none" w:sz="0" w:space="0" w:color="auto"/>
            <w:bottom w:val="none" w:sz="0" w:space="0" w:color="auto"/>
            <w:right w:val="none" w:sz="0" w:space="0" w:color="auto"/>
          </w:divBdr>
        </w:div>
        <w:div w:id="1720670617">
          <w:marLeft w:val="640"/>
          <w:marRight w:val="0"/>
          <w:marTop w:val="0"/>
          <w:marBottom w:val="0"/>
          <w:divBdr>
            <w:top w:val="none" w:sz="0" w:space="0" w:color="auto"/>
            <w:left w:val="none" w:sz="0" w:space="0" w:color="auto"/>
            <w:bottom w:val="none" w:sz="0" w:space="0" w:color="auto"/>
            <w:right w:val="none" w:sz="0" w:space="0" w:color="auto"/>
          </w:divBdr>
        </w:div>
        <w:div w:id="1802185382">
          <w:marLeft w:val="640"/>
          <w:marRight w:val="0"/>
          <w:marTop w:val="0"/>
          <w:marBottom w:val="0"/>
          <w:divBdr>
            <w:top w:val="none" w:sz="0" w:space="0" w:color="auto"/>
            <w:left w:val="none" w:sz="0" w:space="0" w:color="auto"/>
            <w:bottom w:val="none" w:sz="0" w:space="0" w:color="auto"/>
            <w:right w:val="none" w:sz="0" w:space="0" w:color="auto"/>
          </w:divBdr>
        </w:div>
        <w:div w:id="1819030560">
          <w:marLeft w:val="640"/>
          <w:marRight w:val="0"/>
          <w:marTop w:val="0"/>
          <w:marBottom w:val="0"/>
          <w:divBdr>
            <w:top w:val="none" w:sz="0" w:space="0" w:color="auto"/>
            <w:left w:val="none" w:sz="0" w:space="0" w:color="auto"/>
            <w:bottom w:val="none" w:sz="0" w:space="0" w:color="auto"/>
            <w:right w:val="none" w:sz="0" w:space="0" w:color="auto"/>
          </w:divBdr>
        </w:div>
        <w:div w:id="1820000708">
          <w:marLeft w:val="640"/>
          <w:marRight w:val="0"/>
          <w:marTop w:val="0"/>
          <w:marBottom w:val="0"/>
          <w:divBdr>
            <w:top w:val="none" w:sz="0" w:space="0" w:color="auto"/>
            <w:left w:val="none" w:sz="0" w:space="0" w:color="auto"/>
            <w:bottom w:val="none" w:sz="0" w:space="0" w:color="auto"/>
            <w:right w:val="none" w:sz="0" w:space="0" w:color="auto"/>
          </w:divBdr>
        </w:div>
        <w:div w:id="1854958742">
          <w:marLeft w:val="640"/>
          <w:marRight w:val="0"/>
          <w:marTop w:val="0"/>
          <w:marBottom w:val="0"/>
          <w:divBdr>
            <w:top w:val="none" w:sz="0" w:space="0" w:color="auto"/>
            <w:left w:val="none" w:sz="0" w:space="0" w:color="auto"/>
            <w:bottom w:val="none" w:sz="0" w:space="0" w:color="auto"/>
            <w:right w:val="none" w:sz="0" w:space="0" w:color="auto"/>
          </w:divBdr>
        </w:div>
        <w:div w:id="1924027114">
          <w:marLeft w:val="640"/>
          <w:marRight w:val="0"/>
          <w:marTop w:val="0"/>
          <w:marBottom w:val="0"/>
          <w:divBdr>
            <w:top w:val="none" w:sz="0" w:space="0" w:color="auto"/>
            <w:left w:val="none" w:sz="0" w:space="0" w:color="auto"/>
            <w:bottom w:val="none" w:sz="0" w:space="0" w:color="auto"/>
            <w:right w:val="none" w:sz="0" w:space="0" w:color="auto"/>
          </w:divBdr>
        </w:div>
        <w:div w:id="1967615465">
          <w:marLeft w:val="640"/>
          <w:marRight w:val="0"/>
          <w:marTop w:val="0"/>
          <w:marBottom w:val="0"/>
          <w:divBdr>
            <w:top w:val="none" w:sz="0" w:space="0" w:color="auto"/>
            <w:left w:val="none" w:sz="0" w:space="0" w:color="auto"/>
            <w:bottom w:val="none" w:sz="0" w:space="0" w:color="auto"/>
            <w:right w:val="none" w:sz="0" w:space="0" w:color="auto"/>
          </w:divBdr>
        </w:div>
        <w:div w:id="2010331009">
          <w:marLeft w:val="640"/>
          <w:marRight w:val="0"/>
          <w:marTop w:val="0"/>
          <w:marBottom w:val="0"/>
          <w:divBdr>
            <w:top w:val="none" w:sz="0" w:space="0" w:color="auto"/>
            <w:left w:val="none" w:sz="0" w:space="0" w:color="auto"/>
            <w:bottom w:val="none" w:sz="0" w:space="0" w:color="auto"/>
            <w:right w:val="none" w:sz="0" w:space="0" w:color="auto"/>
          </w:divBdr>
        </w:div>
        <w:div w:id="2119828649">
          <w:marLeft w:val="640"/>
          <w:marRight w:val="0"/>
          <w:marTop w:val="0"/>
          <w:marBottom w:val="0"/>
          <w:divBdr>
            <w:top w:val="none" w:sz="0" w:space="0" w:color="auto"/>
            <w:left w:val="none" w:sz="0" w:space="0" w:color="auto"/>
            <w:bottom w:val="none" w:sz="0" w:space="0" w:color="auto"/>
            <w:right w:val="none" w:sz="0" w:space="0" w:color="auto"/>
          </w:divBdr>
        </w:div>
        <w:div w:id="2125728447">
          <w:marLeft w:val="640"/>
          <w:marRight w:val="0"/>
          <w:marTop w:val="0"/>
          <w:marBottom w:val="0"/>
          <w:divBdr>
            <w:top w:val="none" w:sz="0" w:space="0" w:color="auto"/>
            <w:left w:val="none" w:sz="0" w:space="0" w:color="auto"/>
            <w:bottom w:val="none" w:sz="0" w:space="0" w:color="auto"/>
            <w:right w:val="none" w:sz="0" w:space="0" w:color="auto"/>
          </w:divBdr>
        </w:div>
      </w:divsChild>
    </w:div>
    <w:div w:id="996416612">
      <w:marLeft w:val="640"/>
      <w:marRight w:val="0"/>
      <w:marTop w:val="0"/>
      <w:marBottom w:val="0"/>
      <w:divBdr>
        <w:top w:val="none" w:sz="0" w:space="0" w:color="auto"/>
        <w:left w:val="none" w:sz="0" w:space="0" w:color="auto"/>
        <w:bottom w:val="none" w:sz="0" w:space="0" w:color="auto"/>
        <w:right w:val="none" w:sz="0" w:space="0" w:color="auto"/>
      </w:divBdr>
    </w:div>
    <w:div w:id="996422517">
      <w:marLeft w:val="0"/>
      <w:marRight w:val="0"/>
      <w:marTop w:val="0"/>
      <w:marBottom w:val="0"/>
      <w:divBdr>
        <w:top w:val="none" w:sz="0" w:space="0" w:color="auto"/>
        <w:left w:val="none" w:sz="0" w:space="0" w:color="auto"/>
        <w:bottom w:val="none" w:sz="0" w:space="0" w:color="auto"/>
        <w:right w:val="none" w:sz="0" w:space="0" w:color="auto"/>
      </w:divBdr>
    </w:div>
    <w:div w:id="999229929">
      <w:marLeft w:val="640"/>
      <w:marRight w:val="0"/>
      <w:marTop w:val="0"/>
      <w:marBottom w:val="0"/>
      <w:divBdr>
        <w:top w:val="none" w:sz="0" w:space="0" w:color="auto"/>
        <w:left w:val="none" w:sz="0" w:space="0" w:color="auto"/>
        <w:bottom w:val="none" w:sz="0" w:space="0" w:color="auto"/>
        <w:right w:val="none" w:sz="0" w:space="0" w:color="auto"/>
      </w:divBdr>
    </w:div>
    <w:div w:id="1001734078">
      <w:marLeft w:val="640"/>
      <w:marRight w:val="0"/>
      <w:marTop w:val="0"/>
      <w:marBottom w:val="0"/>
      <w:divBdr>
        <w:top w:val="none" w:sz="0" w:space="0" w:color="auto"/>
        <w:left w:val="none" w:sz="0" w:space="0" w:color="auto"/>
        <w:bottom w:val="none" w:sz="0" w:space="0" w:color="auto"/>
        <w:right w:val="none" w:sz="0" w:space="0" w:color="auto"/>
      </w:divBdr>
    </w:div>
    <w:div w:id="1002779339">
      <w:bodyDiv w:val="1"/>
      <w:marLeft w:val="0"/>
      <w:marRight w:val="0"/>
      <w:marTop w:val="0"/>
      <w:marBottom w:val="0"/>
      <w:divBdr>
        <w:top w:val="none" w:sz="0" w:space="0" w:color="auto"/>
        <w:left w:val="none" w:sz="0" w:space="0" w:color="auto"/>
        <w:bottom w:val="none" w:sz="0" w:space="0" w:color="auto"/>
        <w:right w:val="none" w:sz="0" w:space="0" w:color="auto"/>
      </w:divBdr>
      <w:divsChild>
        <w:div w:id="1556820391">
          <w:marLeft w:val="640"/>
          <w:marRight w:val="0"/>
          <w:marTop w:val="0"/>
          <w:marBottom w:val="0"/>
          <w:divBdr>
            <w:top w:val="none" w:sz="0" w:space="0" w:color="auto"/>
            <w:left w:val="none" w:sz="0" w:space="0" w:color="auto"/>
            <w:bottom w:val="none" w:sz="0" w:space="0" w:color="auto"/>
            <w:right w:val="none" w:sz="0" w:space="0" w:color="auto"/>
          </w:divBdr>
        </w:div>
        <w:div w:id="1662270572">
          <w:marLeft w:val="640"/>
          <w:marRight w:val="0"/>
          <w:marTop w:val="0"/>
          <w:marBottom w:val="0"/>
          <w:divBdr>
            <w:top w:val="none" w:sz="0" w:space="0" w:color="auto"/>
            <w:left w:val="none" w:sz="0" w:space="0" w:color="auto"/>
            <w:bottom w:val="none" w:sz="0" w:space="0" w:color="auto"/>
            <w:right w:val="none" w:sz="0" w:space="0" w:color="auto"/>
          </w:divBdr>
        </w:div>
        <w:div w:id="205796829">
          <w:marLeft w:val="640"/>
          <w:marRight w:val="0"/>
          <w:marTop w:val="0"/>
          <w:marBottom w:val="0"/>
          <w:divBdr>
            <w:top w:val="none" w:sz="0" w:space="0" w:color="auto"/>
            <w:left w:val="none" w:sz="0" w:space="0" w:color="auto"/>
            <w:bottom w:val="none" w:sz="0" w:space="0" w:color="auto"/>
            <w:right w:val="none" w:sz="0" w:space="0" w:color="auto"/>
          </w:divBdr>
        </w:div>
        <w:div w:id="1441756366">
          <w:marLeft w:val="640"/>
          <w:marRight w:val="0"/>
          <w:marTop w:val="0"/>
          <w:marBottom w:val="0"/>
          <w:divBdr>
            <w:top w:val="none" w:sz="0" w:space="0" w:color="auto"/>
            <w:left w:val="none" w:sz="0" w:space="0" w:color="auto"/>
            <w:bottom w:val="none" w:sz="0" w:space="0" w:color="auto"/>
            <w:right w:val="none" w:sz="0" w:space="0" w:color="auto"/>
          </w:divBdr>
        </w:div>
        <w:div w:id="2080902123">
          <w:marLeft w:val="640"/>
          <w:marRight w:val="0"/>
          <w:marTop w:val="0"/>
          <w:marBottom w:val="0"/>
          <w:divBdr>
            <w:top w:val="none" w:sz="0" w:space="0" w:color="auto"/>
            <w:left w:val="none" w:sz="0" w:space="0" w:color="auto"/>
            <w:bottom w:val="none" w:sz="0" w:space="0" w:color="auto"/>
            <w:right w:val="none" w:sz="0" w:space="0" w:color="auto"/>
          </w:divBdr>
        </w:div>
        <w:div w:id="654531213">
          <w:marLeft w:val="640"/>
          <w:marRight w:val="0"/>
          <w:marTop w:val="0"/>
          <w:marBottom w:val="0"/>
          <w:divBdr>
            <w:top w:val="none" w:sz="0" w:space="0" w:color="auto"/>
            <w:left w:val="none" w:sz="0" w:space="0" w:color="auto"/>
            <w:bottom w:val="none" w:sz="0" w:space="0" w:color="auto"/>
            <w:right w:val="none" w:sz="0" w:space="0" w:color="auto"/>
          </w:divBdr>
        </w:div>
        <w:div w:id="1411538768">
          <w:marLeft w:val="640"/>
          <w:marRight w:val="0"/>
          <w:marTop w:val="0"/>
          <w:marBottom w:val="0"/>
          <w:divBdr>
            <w:top w:val="none" w:sz="0" w:space="0" w:color="auto"/>
            <w:left w:val="none" w:sz="0" w:space="0" w:color="auto"/>
            <w:bottom w:val="none" w:sz="0" w:space="0" w:color="auto"/>
            <w:right w:val="none" w:sz="0" w:space="0" w:color="auto"/>
          </w:divBdr>
        </w:div>
        <w:div w:id="1366442352">
          <w:marLeft w:val="640"/>
          <w:marRight w:val="0"/>
          <w:marTop w:val="0"/>
          <w:marBottom w:val="0"/>
          <w:divBdr>
            <w:top w:val="none" w:sz="0" w:space="0" w:color="auto"/>
            <w:left w:val="none" w:sz="0" w:space="0" w:color="auto"/>
            <w:bottom w:val="none" w:sz="0" w:space="0" w:color="auto"/>
            <w:right w:val="none" w:sz="0" w:space="0" w:color="auto"/>
          </w:divBdr>
        </w:div>
        <w:div w:id="645427542">
          <w:marLeft w:val="640"/>
          <w:marRight w:val="0"/>
          <w:marTop w:val="0"/>
          <w:marBottom w:val="0"/>
          <w:divBdr>
            <w:top w:val="none" w:sz="0" w:space="0" w:color="auto"/>
            <w:left w:val="none" w:sz="0" w:space="0" w:color="auto"/>
            <w:bottom w:val="none" w:sz="0" w:space="0" w:color="auto"/>
            <w:right w:val="none" w:sz="0" w:space="0" w:color="auto"/>
          </w:divBdr>
        </w:div>
        <w:div w:id="918946409">
          <w:marLeft w:val="640"/>
          <w:marRight w:val="0"/>
          <w:marTop w:val="0"/>
          <w:marBottom w:val="0"/>
          <w:divBdr>
            <w:top w:val="none" w:sz="0" w:space="0" w:color="auto"/>
            <w:left w:val="none" w:sz="0" w:space="0" w:color="auto"/>
            <w:bottom w:val="none" w:sz="0" w:space="0" w:color="auto"/>
            <w:right w:val="none" w:sz="0" w:space="0" w:color="auto"/>
          </w:divBdr>
        </w:div>
        <w:div w:id="575674391">
          <w:marLeft w:val="640"/>
          <w:marRight w:val="0"/>
          <w:marTop w:val="0"/>
          <w:marBottom w:val="0"/>
          <w:divBdr>
            <w:top w:val="none" w:sz="0" w:space="0" w:color="auto"/>
            <w:left w:val="none" w:sz="0" w:space="0" w:color="auto"/>
            <w:bottom w:val="none" w:sz="0" w:space="0" w:color="auto"/>
            <w:right w:val="none" w:sz="0" w:space="0" w:color="auto"/>
          </w:divBdr>
        </w:div>
        <w:div w:id="1637837026">
          <w:marLeft w:val="640"/>
          <w:marRight w:val="0"/>
          <w:marTop w:val="0"/>
          <w:marBottom w:val="0"/>
          <w:divBdr>
            <w:top w:val="none" w:sz="0" w:space="0" w:color="auto"/>
            <w:left w:val="none" w:sz="0" w:space="0" w:color="auto"/>
            <w:bottom w:val="none" w:sz="0" w:space="0" w:color="auto"/>
            <w:right w:val="none" w:sz="0" w:space="0" w:color="auto"/>
          </w:divBdr>
        </w:div>
        <w:div w:id="910122001">
          <w:marLeft w:val="640"/>
          <w:marRight w:val="0"/>
          <w:marTop w:val="0"/>
          <w:marBottom w:val="0"/>
          <w:divBdr>
            <w:top w:val="none" w:sz="0" w:space="0" w:color="auto"/>
            <w:left w:val="none" w:sz="0" w:space="0" w:color="auto"/>
            <w:bottom w:val="none" w:sz="0" w:space="0" w:color="auto"/>
            <w:right w:val="none" w:sz="0" w:space="0" w:color="auto"/>
          </w:divBdr>
        </w:div>
        <w:div w:id="362751026">
          <w:marLeft w:val="640"/>
          <w:marRight w:val="0"/>
          <w:marTop w:val="0"/>
          <w:marBottom w:val="0"/>
          <w:divBdr>
            <w:top w:val="none" w:sz="0" w:space="0" w:color="auto"/>
            <w:left w:val="none" w:sz="0" w:space="0" w:color="auto"/>
            <w:bottom w:val="none" w:sz="0" w:space="0" w:color="auto"/>
            <w:right w:val="none" w:sz="0" w:space="0" w:color="auto"/>
          </w:divBdr>
        </w:div>
        <w:div w:id="938638428">
          <w:marLeft w:val="640"/>
          <w:marRight w:val="0"/>
          <w:marTop w:val="0"/>
          <w:marBottom w:val="0"/>
          <w:divBdr>
            <w:top w:val="none" w:sz="0" w:space="0" w:color="auto"/>
            <w:left w:val="none" w:sz="0" w:space="0" w:color="auto"/>
            <w:bottom w:val="none" w:sz="0" w:space="0" w:color="auto"/>
            <w:right w:val="none" w:sz="0" w:space="0" w:color="auto"/>
          </w:divBdr>
        </w:div>
        <w:div w:id="84884756">
          <w:marLeft w:val="640"/>
          <w:marRight w:val="0"/>
          <w:marTop w:val="0"/>
          <w:marBottom w:val="0"/>
          <w:divBdr>
            <w:top w:val="none" w:sz="0" w:space="0" w:color="auto"/>
            <w:left w:val="none" w:sz="0" w:space="0" w:color="auto"/>
            <w:bottom w:val="none" w:sz="0" w:space="0" w:color="auto"/>
            <w:right w:val="none" w:sz="0" w:space="0" w:color="auto"/>
          </w:divBdr>
        </w:div>
        <w:div w:id="842816002">
          <w:marLeft w:val="640"/>
          <w:marRight w:val="0"/>
          <w:marTop w:val="0"/>
          <w:marBottom w:val="0"/>
          <w:divBdr>
            <w:top w:val="none" w:sz="0" w:space="0" w:color="auto"/>
            <w:left w:val="none" w:sz="0" w:space="0" w:color="auto"/>
            <w:bottom w:val="none" w:sz="0" w:space="0" w:color="auto"/>
            <w:right w:val="none" w:sz="0" w:space="0" w:color="auto"/>
          </w:divBdr>
        </w:div>
        <w:div w:id="1044326783">
          <w:marLeft w:val="640"/>
          <w:marRight w:val="0"/>
          <w:marTop w:val="0"/>
          <w:marBottom w:val="0"/>
          <w:divBdr>
            <w:top w:val="none" w:sz="0" w:space="0" w:color="auto"/>
            <w:left w:val="none" w:sz="0" w:space="0" w:color="auto"/>
            <w:bottom w:val="none" w:sz="0" w:space="0" w:color="auto"/>
            <w:right w:val="none" w:sz="0" w:space="0" w:color="auto"/>
          </w:divBdr>
        </w:div>
        <w:div w:id="1953633310">
          <w:marLeft w:val="640"/>
          <w:marRight w:val="0"/>
          <w:marTop w:val="0"/>
          <w:marBottom w:val="0"/>
          <w:divBdr>
            <w:top w:val="none" w:sz="0" w:space="0" w:color="auto"/>
            <w:left w:val="none" w:sz="0" w:space="0" w:color="auto"/>
            <w:bottom w:val="none" w:sz="0" w:space="0" w:color="auto"/>
            <w:right w:val="none" w:sz="0" w:space="0" w:color="auto"/>
          </w:divBdr>
        </w:div>
        <w:div w:id="1953826852">
          <w:marLeft w:val="640"/>
          <w:marRight w:val="0"/>
          <w:marTop w:val="0"/>
          <w:marBottom w:val="0"/>
          <w:divBdr>
            <w:top w:val="none" w:sz="0" w:space="0" w:color="auto"/>
            <w:left w:val="none" w:sz="0" w:space="0" w:color="auto"/>
            <w:bottom w:val="none" w:sz="0" w:space="0" w:color="auto"/>
            <w:right w:val="none" w:sz="0" w:space="0" w:color="auto"/>
          </w:divBdr>
        </w:div>
        <w:div w:id="1546529680">
          <w:marLeft w:val="640"/>
          <w:marRight w:val="0"/>
          <w:marTop w:val="0"/>
          <w:marBottom w:val="0"/>
          <w:divBdr>
            <w:top w:val="none" w:sz="0" w:space="0" w:color="auto"/>
            <w:left w:val="none" w:sz="0" w:space="0" w:color="auto"/>
            <w:bottom w:val="none" w:sz="0" w:space="0" w:color="auto"/>
            <w:right w:val="none" w:sz="0" w:space="0" w:color="auto"/>
          </w:divBdr>
        </w:div>
        <w:div w:id="1796365658">
          <w:marLeft w:val="640"/>
          <w:marRight w:val="0"/>
          <w:marTop w:val="0"/>
          <w:marBottom w:val="0"/>
          <w:divBdr>
            <w:top w:val="none" w:sz="0" w:space="0" w:color="auto"/>
            <w:left w:val="none" w:sz="0" w:space="0" w:color="auto"/>
            <w:bottom w:val="none" w:sz="0" w:space="0" w:color="auto"/>
            <w:right w:val="none" w:sz="0" w:space="0" w:color="auto"/>
          </w:divBdr>
        </w:div>
        <w:div w:id="251404121">
          <w:marLeft w:val="640"/>
          <w:marRight w:val="0"/>
          <w:marTop w:val="0"/>
          <w:marBottom w:val="0"/>
          <w:divBdr>
            <w:top w:val="none" w:sz="0" w:space="0" w:color="auto"/>
            <w:left w:val="none" w:sz="0" w:space="0" w:color="auto"/>
            <w:bottom w:val="none" w:sz="0" w:space="0" w:color="auto"/>
            <w:right w:val="none" w:sz="0" w:space="0" w:color="auto"/>
          </w:divBdr>
        </w:div>
        <w:div w:id="585192858">
          <w:marLeft w:val="640"/>
          <w:marRight w:val="0"/>
          <w:marTop w:val="0"/>
          <w:marBottom w:val="0"/>
          <w:divBdr>
            <w:top w:val="none" w:sz="0" w:space="0" w:color="auto"/>
            <w:left w:val="none" w:sz="0" w:space="0" w:color="auto"/>
            <w:bottom w:val="none" w:sz="0" w:space="0" w:color="auto"/>
            <w:right w:val="none" w:sz="0" w:space="0" w:color="auto"/>
          </w:divBdr>
        </w:div>
        <w:div w:id="454061112">
          <w:marLeft w:val="640"/>
          <w:marRight w:val="0"/>
          <w:marTop w:val="0"/>
          <w:marBottom w:val="0"/>
          <w:divBdr>
            <w:top w:val="none" w:sz="0" w:space="0" w:color="auto"/>
            <w:left w:val="none" w:sz="0" w:space="0" w:color="auto"/>
            <w:bottom w:val="none" w:sz="0" w:space="0" w:color="auto"/>
            <w:right w:val="none" w:sz="0" w:space="0" w:color="auto"/>
          </w:divBdr>
        </w:div>
        <w:div w:id="1771925655">
          <w:marLeft w:val="640"/>
          <w:marRight w:val="0"/>
          <w:marTop w:val="0"/>
          <w:marBottom w:val="0"/>
          <w:divBdr>
            <w:top w:val="none" w:sz="0" w:space="0" w:color="auto"/>
            <w:left w:val="none" w:sz="0" w:space="0" w:color="auto"/>
            <w:bottom w:val="none" w:sz="0" w:space="0" w:color="auto"/>
            <w:right w:val="none" w:sz="0" w:space="0" w:color="auto"/>
          </w:divBdr>
        </w:div>
        <w:div w:id="1736466070">
          <w:marLeft w:val="640"/>
          <w:marRight w:val="0"/>
          <w:marTop w:val="0"/>
          <w:marBottom w:val="0"/>
          <w:divBdr>
            <w:top w:val="none" w:sz="0" w:space="0" w:color="auto"/>
            <w:left w:val="none" w:sz="0" w:space="0" w:color="auto"/>
            <w:bottom w:val="none" w:sz="0" w:space="0" w:color="auto"/>
            <w:right w:val="none" w:sz="0" w:space="0" w:color="auto"/>
          </w:divBdr>
        </w:div>
        <w:div w:id="409888521">
          <w:marLeft w:val="640"/>
          <w:marRight w:val="0"/>
          <w:marTop w:val="0"/>
          <w:marBottom w:val="0"/>
          <w:divBdr>
            <w:top w:val="none" w:sz="0" w:space="0" w:color="auto"/>
            <w:left w:val="none" w:sz="0" w:space="0" w:color="auto"/>
            <w:bottom w:val="none" w:sz="0" w:space="0" w:color="auto"/>
            <w:right w:val="none" w:sz="0" w:space="0" w:color="auto"/>
          </w:divBdr>
        </w:div>
        <w:div w:id="1173108852">
          <w:marLeft w:val="640"/>
          <w:marRight w:val="0"/>
          <w:marTop w:val="0"/>
          <w:marBottom w:val="0"/>
          <w:divBdr>
            <w:top w:val="none" w:sz="0" w:space="0" w:color="auto"/>
            <w:left w:val="none" w:sz="0" w:space="0" w:color="auto"/>
            <w:bottom w:val="none" w:sz="0" w:space="0" w:color="auto"/>
            <w:right w:val="none" w:sz="0" w:space="0" w:color="auto"/>
          </w:divBdr>
        </w:div>
        <w:div w:id="2076316517">
          <w:marLeft w:val="640"/>
          <w:marRight w:val="0"/>
          <w:marTop w:val="0"/>
          <w:marBottom w:val="0"/>
          <w:divBdr>
            <w:top w:val="none" w:sz="0" w:space="0" w:color="auto"/>
            <w:left w:val="none" w:sz="0" w:space="0" w:color="auto"/>
            <w:bottom w:val="none" w:sz="0" w:space="0" w:color="auto"/>
            <w:right w:val="none" w:sz="0" w:space="0" w:color="auto"/>
          </w:divBdr>
        </w:div>
        <w:div w:id="1016426623">
          <w:marLeft w:val="640"/>
          <w:marRight w:val="0"/>
          <w:marTop w:val="0"/>
          <w:marBottom w:val="0"/>
          <w:divBdr>
            <w:top w:val="none" w:sz="0" w:space="0" w:color="auto"/>
            <w:left w:val="none" w:sz="0" w:space="0" w:color="auto"/>
            <w:bottom w:val="none" w:sz="0" w:space="0" w:color="auto"/>
            <w:right w:val="none" w:sz="0" w:space="0" w:color="auto"/>
          </w:divBdr>
        </w:div>
        <w:div w:id="103228472">
          <w:marLeft w:val="640"/>
          <w:marRight w:val="0"/>
          <w:marTop w:val="0"/>
          <w:marBottom w:val="0"/>
          <w:divBdr>
            <w:top w:val="none" w:sz="0" w:space="0" w:color="auto"/>
            <w:left w:val="none" w:sz="0" w:space="0" w:color="auto"/>
            <w:bottom w:val="none" w:sz="0" w:space="0" w:color="auto"/>
            <w:right w:val="none" w:sz="0" w:space="0" w:color="auto"/>
          </w:divBdr>
        </w:div>
        <w:div w:id="322200076">
          <w:marLeft w:val="640"/>
          <w:marRight w:val="0"/>
          <w:marTop w:val="0"/>
          <w:marBottom w:val="0"/>
          <w:divBdr>
            <w:top w:val="none" w:sz="0" w:space="0" w:color="auto"/>
            <w:left w:val="none" w:sz="0" w:space="0" w:color="auto"/>
            <w:bottom w:val="none" w:sz="0" w:space="0" w:color="auto"/>
            <w:right w:val="none" w:sz="0" w:space="0" w:color="auto"/>
          </w:divBdr>
        </w:div>
        <w:div w:id="308360894">
          <w:marLeft w:val="640"/>
          <w:marRight w:val="0"/>
          <w:marTop w:val="0"/>
          <w:marBottom w:val="0"/>
          <w:divBdr>
            <w:top w:val="none" w:sz="0" w:space="0" w:color="auto"/>
            <w:left w:val="none" w:sz="0" w:space="0" w:color="auto"/>
            <w:bottom w:val="none" w:sz="0" w:space="0" w:color="auto"/>
            <w:right w:val="none" w:sz="0" w:space="0" w:color="auto"/>
          </w:divBdr>
        </w:div>
        <w:div w:id="1993219896">
          <w:marLeft w:val="640"/>
          <w:marRight w:val="0"/>
          <w:marTop w:val="0"/>
          <w:marBottom w:val="0"/>
          <w:divBdr>
            <w:top w:val="none" w:sz="0" w:space="0" w:color="auto"/>
            <w:left w:val="none" w:sz="0" w:space="0" w:color="auto"/>
            <w:bottom w:val="none" w:sz="0" w:space="0" w:color="auto"/>
            <w:right w:val="none" w:sz="0" w:space="0" w:color="auto"/>
          </w:divBdr>
        </w:div>
        <w:div w:id="632951308">
          <w:marLeft w:val="640"/>
          <w:marRight w:val="0"/>
          <w:marTop w:val="0"/>
          <w:marBottom w:val="0"/>
          <w:divBdr>
            <w:top w:val="none" w:sz="0" w:space="0" w:color="auto"/>
            <w:left w:val="none" w:sz="0" w:space="0" w:color="auto"/>
            <w:bottom w:val="none" w:sz="0" w:space="0" w:color="auto"/>
            <w:right w:val="none" w:sz="0" w:space="0" w:color="auto"/>
          </w:divBdr>
        </w:div>
        <w:div w:id="1755584246">
          <w:marLeft w:val="640"/>
          <w:marRight w:val="0"/>
          <w:marTop w:val="0"/>
          <w:marBottom w:val="0"/>
          <w:divBdr>
            <w:top w:val="none" w:sz="0" w:space="0" w:color="auto"/>
            <w:left w:val="none" w:sz="0" w:space="0" w:color="auto"/>
            <w:bottom w:val="none" w:sz="0" w:space="0" w:color="auto"/>
            <w:right w:val="none" w:sz="0" w:space="0" w:color="auto"/>
          </w:divBdr>
        </w:div>
        <w:div w:id="1806463515">
          <w:marLeft w:val="640"/>
          <w:marRight w:val="0"/>
          <w:marTop w:val="0"/>
          <w:marBottom w:val="0"/>
          <w:divBdr>
            <w:top w:val="none" w:sz="0" w:space="0" w:color="auto"/>
            <w:left w:val="none" w:sz="0" w:space="0" w:color="auto"/>
            <w:bottom w:val="none" w:sz="0" w:space="0" w:color="auto"/>
            <w:right w:val="none" w:sz="0" w:space="0" w:color="auto"/>
          </w:divBdr>
        </w:div>
        <w:div w:id="285164932">
          <w:marLeft w:val="640"/>
          <w:marRight w:val="0"/>
          <w:marTop w:val="0"/>
          <w:marBottom w:val="0"/>
          <w:divBdr>
            <w:top w:val="none" w:sz="0" w:space="0" w:color="auto"/>
            <w:left w:val="none" w:sz="0" w:space="0" w:color="auto"/>
            <w:bottom w:val="none" w:sz="0" w:space="0" w:color="auto"/>
            <w:right w:val="none" w:sz="0" w:space="0" w:color="auto"/>
          </w:divBdr>
        </w:div>
        <w:div w:id="504781256">
          <w:marLeft w:val="640"/>
          <w:marRight w:val="0"/>
          <w:marTop w:val="0"/>
          <w:marBottom w:val="0"/>
          <w:divBdr>
            <w:top w:val="none" w:sz="0" w:space="0" w:color="auto"/>
            <w:left w:val="none" w:sz="0" w:space="0" w:color="auto"/>
            <w:bottom w:val="none" w:sz="0" w:space="0" w:color="auto"/>
            <w:right w:val="none" w:sz="0" w:space="0" w:color="auto"/>
          </w:divBdr>
        </w:div>
        <w:div w:id="1081759650">
          <w:marLeft w:val="640"/>
          <w:marRight w:val="0"/>
          <w:marTop w:val="0"/>
          <w:marBottom w:val="0"/>
          <w:divBdr>
            <w:top w:val="none" w:sz="0" w:space="0" w:color="auto"/>
            <w:left w:val="none" w:sz="0" w:space="0" w:color="auto"/>
            <w:bottom w:val="none" w:sz="0" w:space="0" w:color="auto"/>
            <w:right w:val="none" w:sz="0" w:space="0" w:color="auto"/>
          </w:divBdr>
        </w:div>
        <w:div w:id="23291621">
          <w:marLeft w:val="640"/>
          <w:marRight w:val="0"/>
          <w:marTop w:val="0"/>
          <w:marBottom w:val="0"/>
          <w:divBdr>
            <w:top w:val="none" w:sz="0" w:space="0" w:color="auto"/>
            <w:left w:val="none" w:sz="0" w:space="0" w:color="auto"/>
            <w:bottom w:val="none" w:sz="0" w:space="0" w:color="auto"/>
            <w:right w:val="none" w:sz="0" w:space="0" w:color="auto"/>
          </w:divBdr>
        </w:div>
        <w:div w:id="1383797285">
          <w:marLeft w:val="640"/>
          <w:marRight w:val="0"/>
          <w:marTop w:val="0"/>
          <w:marBottom w:val="0"/>
          <w:divBdr>
            <w:top w:val="none" w:sz="0" w:space="0" w:color="auto"/>
            <w:left w:val="none" w:sz="0" w:space="0" w:color="auto"/>
            <w:bottom w:val="none" w:sz="0" w:space="0" w:color="auto"/>
            <w:right w:val="none" w:sz="0" w:space="0" w:color="auto"/>
          </w:divBdr>
        </w:div>
        <w:div w:id="122579624">
          <w:marLeft w:val="640"/>
          <w:marRight w:val="0"/>
          <w:marTop w:val="0"/>
          <w:marBottom w:val="0"/>
          <w:divBdr>
            <w:top w:val="none" w:sz="0" w:space="0" w:color="auto"/>
            <w:left w:val="none" w:sz="0" w:space="0" w:color="auto"/>
            <w:bottom w:val="none" w:sz="0" w:space="0" w:color="auto"/>
            <w:right w:val="none" w:sz="0" w:space="0" w:color="auto"/>
          </w:divBdr>
        </w:div>
        <w:div w:id="2132283326">
          <w:marLeft w:val="640"/>
          <w:marRight w:val="0"/>
          <w:marTop w:val="0"/>
          <w:marBottom w:val="0"/>
          <w:divBdr>
            <w:top w:val="none" w:sz="0" w:space="0" w:color="auto"/>
            <w:left w:val="none" w:sz="0" w:space="0" w:color="auto"/>
            <w:bottom w:val="none" w:sz="0" w:space="0" w:color="auto"/>
            <w:right w:val="none" w:sz="0" w:space="0" w:color="auto"/>
          </w:divBdr>
        </w:div>
        <w:div w:id="280501733">
          <w:marLeft w:val="640"/>
          <w:marRight w:val="0"/>
          <w:marTop w:val="0"/>
          <w:marBottom w:val="0"/>
          <w:divBdr>
            <w:top w:val="none" w:sz="0" w:space="0" w:color="auto"/>
            <w:left w:val="none" w:sz="0" w:space="0" w:color="auto"/>
            <w:bottom w:val="none" w:sz="0" w:space="0" w:color="auto"/>
            <w:right w:val="none" w:sz="0" w:space="0" w:color="auto"/>
          </w:divBdr>
        </w:div>
        <w:div w:id="219941828">
          <w:marLeft w:val="640"/>
          <w:marRight w:val="0"/>
          <w:marTop w:val="0"/>
          <w:marBottom w:val="0"/>
          <w:divBdr>
            <w:top w:val="none" w:sz="0" w:space="0" w:color="auto"/>
            <w:left w:val="none" w:sz="0" w:space="0" w:color="auto"/>
            <w:bottom w:val="none" w:sz="0" w:space="0" w:color="auto"/>
            <w:right w:val="none" w:sz="0" w:space="0" w:color="auto"/>
          </w:divBdr>
        </w:div>
        <w:div w:id="837312458">
          <w:marLeft w:val="640"/>
          <w:marRight w:val="0"/>
          <w:marTop w:val="0"/>
          <w:marBottom w:val="0"/>
          <w:divBdr>
            <w:top w:val="none" w:sz="0" w:space="0" w:color="auto"/>
            <w:left w:val="none" w:sz="0" w:space="0" w:color="auto"/>
            <w:bottom w:val="none" w:sz="0" w:space="0" w:color="auto"/>
            <w:right w:val="none" w:sz="0" w:space="0" w:color="auto"/>
          </w:divBdr>
        </w:div>
      </w:divsChild>
    </w:div>
    <w:div w:id="1004866077">
      <w:bodyDiv w:val="1"/>
      <w:marLeft w:val="0"/>
      <w:marRight w:val="0"/>
      <w:marTop w:val="0"/>
      <w:marBottom w:val="0"/>
      <w:divBdr>
        <w:top w:val="none" w:sz="0" w:space="0" w:color="auto"/>
        <w:left w:val="none" w:sz="0" w:space="0" w:color="auto"/>
        <w:bottom w:val="none" w:sz="0" w:space="0" w:color="auto"/>
        <w:right w:val="none" w:sz="0" w:space="0" w:color="auto"/>
      </w:divBdr>
      <w:divsChild>
        <w:div w:id="2140099976">
          <w:marLeft w:val="640"/>
          <w:marRight w:val="0"/>
          <w:marTop w:val="0"/>
          <w:marBottom w:val="0"/>
          <w:divBdr>
            <w:top w:val="none" w:sz="0" w:space="0" w:color="auto"/>
            <w:left w:val="none" w:sz="0" w:space="0" w:color="auto"/>
            <w:bottom w:val="none" w:sz="0" w:space="0" w:color="auto"/>
            <w:right w:val="none" w:sz="0" w:space="0" w:color="auto"/>
          </w:divBdr>
        </w:div>
        <w:div w:id="665865207">
          <w:marLeft w:val="640"/>
          <w:marRight w:val="0"/>
          <w:marTop w:val="0"/>
          <w:marBottom w:val="0"/>
          <w:divBdr>
            <w:top w:val="none" w:sz="0" w:space="0" w:color="auto"/>
            <w:left w:val="none" w:sz="0" w:space="0" w:color="auto"/>
            <w:bottom w:val="none" w:sz="0" w:space="0" w:color="auto"/>
            <w:right w:val="none" w:sz="0" w:space="0" w:color="auto"/>
          </w:divBdr>
        </w:div>
        <w:div w:id="992760613">
          <w:marLeft w:val="640"/>
          <w:marRight w:val="0"/>
          <w:marTop w:val="0"/>
          <w:marBottom w:val="0"/>
          <w:divBdr>
            <w:top w:val="none" w:sz="0" w:space="0" w:color="auto"/>
            <w:left w:val="none" w:sz="0" w:space="0" w:color="auto"/>
            <w:bottom w:val="none" w:sz="0" w:space="0" w:color="auto"/>
            <w:right w:val="none" w:sz="0" w:space="0" w:color="auto"/>
          </w:divBdr>
        </w:div>
        <w:div w:id="1190217839">
          <w:marLeft w:val="640"/>
          <w:marRight w:val="0"/>
          <w:marTop w:val="0"/>
          <w:marBottom w:val="0"/>
          <w:divBdr>
            <w:top w:val="none" w:sz="0" w:space="0" w:color="auto"/>
            <w:left w:val="none" w:sz="0" w:space="0" w:color="auto"/>
            <w:bottom w:val="none" w:sz="0" w:space="0" w:color="auto"/>
            <w:right w:val="none" w:sz="0" w:space="0" w:color="auto"/>
          </w:divBdr>
        </w:div>
        <w:div w:id="1774015343">
          <w:marLeft w:val="640"/>
          <w:marRight w:val="0"/>
          <w:marTop w:val="0"/>
          <w:marBottom w:val="0"/>
          <w:divBdr>
            <w:top w:val="none" w:sz="0" w:space="0" w:color="auto"/>
            <w:left w:val="none" w:sz="0" w:space="0" w:color="auto"/>
            <w:bottom w:val="none" w:sz="0" w:space="0" w:color="auto"/>
            <w:right w:val="none" w:sz="0" w:space="0" w:color="auto"/>
          </w:divBdr>
        </w:div>
        <w:div w:id="382557275">
          <w:marLeft w:val="640"/>
          <w:marRight w:val="0"/>
          <w:marTop w:val="0"/>
          <w:marBottom w:val="0"/>
          <w:divBdr>
            <w:top w:val="none" w:sz="0" w:space="0" w:color="auto"/>
            <w:left w:val="none" w:sz="0" w:space="0" w:color="auto"/>
            <w:bottom w:val="none" w:sz="0" w:space="0" w:color="auto"/>
            <w:right w:val="none" w:sz="0" w:space="0" w:color="auto"/>
          </w:divBdr>
        </w:div>
        <w:div w:id="455299822">
          <w:marLeft w:val="640"/>
          <w:marRight w:val="0"/>
          <w:marTop w:val="0"/>
          <w:marBottom w:val="0"/>
          <w:divBdr>
            <w:top w:val="none" w:sz="0" w:space="0" w:color="auto"/>
            <w:left w:val="none" w:sz="0" w:space="0" w:color="auto"/>
            <w:bottom w:val="none" w:sz="0" w:space="0" w:color="auto"/>
            <w:right w:val="none" w:sz="0" w:space="0" w:color="auto"/>
          </w:divBdr>
        </w:div>
        <w:div w:id="1053044358">
          <w:marLeft w:val="640"/>
          <w:marRight w:val="0"/>
          <w:marTop w:val="0"/>
          <w:marBottom w:val="0"/>
          <w:divBdr>
            <w:top w:val="none" w:sz="0" w:space="0" w:color="auto"/>
            <w:left w:val="none" w:sz="0" w:space="0" w:color="auto"/>
            <w:bottom w:val="none" w:sz="0" w:space="0" w:color="auto"/>
            <w:right w:val="none" w:sz="0" w:space="0" w:color="auto"/>
          </w:divBdr>
        </w:div>
        <w:div w:id="1952084732">
          <w:marLeft w:val="640"/>
          <w:marRight w:val="0"/>
          <w:marTop w:val="0"/>
          <w:marBottom w:val="0"/>
          <w:divBdr>
            <w:top w:val="none" w:sz="0" w:space="0" w:color="auto"/>
            <w:left w:val="none" w:sz="0" w:space="0" w:color="auto"/>
            <w:bottom w:val="none" w:sz="0" w:space="0" w:color="auto"/>
            <w:right w:val="none" w:sz="0" w:space="0" w:color="auto"/>
          </w:divBdr>
        </w:div>
        <w:div w:id="2139251619">
          <w:marLeft w:val="640"/>
          <w:marRight w:val="0"/>
          <w:marTop w:val="0"/>
          <w:marBottom w:val="0"/>
          <w:divBdr>
            <w:top w:val="none" w:sz="0" w:space="0" w:color="auto"/>
            <w:left w:val="none" w:sz="0" w:space="0" w:color="auto"/>
            <w:bottom w:val="none" w:sz="0" w:space="0" w:color="auto"/>
            <w:right w:val="none" w:sz="0" w:space="0" w:color="auto"/>
          </w:divBdr>
        </w:div>
        <w:div w:id="1232809713">
          <w:marLeft w:val="640"/>
          <w:marRight w:val="0"/>
          <w:marTop w:val="0"/>
          <w:marBottom w:val="0"/>
          <w:divBdr>
            <w:top w:val="none" w:sz="0" w:space="0" w:color="auto"/>
            <w:left w:val="none" w:sz="0" w:space="0" w:color="auto"/>
            <w:bottom w:val="none" w:sz="0" w:space="0" w:color="auto"/>
            <w:right w:val="none" w:sz="0" w:space="0" w:color="auto"/>
          </w:divBdr>
        </w:div>
        <w:div w:id="305817407">
          <w:marLeft w:val="640"/>
          <w:marRight w:val="0"/>
          <w:marTop w:val="0"/>
          <w:marBottom w:val="0"/>
          <w:divBdr>
            <w:top w:val="none" w:sz="0" w:space="0" w:color="auto"/>
            <w:left w:val="none" w:sz="0" w:space="0" w:color="auto"/>
            <w:bottom w:val="none" w:sz="0" w:space="0" w:color="auto"/>
            <w:right w:val="none" w:sz="0" w:space="0" w:color="auto"/>
          </w:divBdr>
        </w:div>
        <w:div w:id="1799911992">
          <w:marLeft w:val="640"/>
          <w:marRight w:val="0"/>
          <w:marTop w:val="0"/>
          <w:marBottom w:val="0"/>
          <w:divBdr>
            <w:top w:val="none" w:sz="0" w:space="0" w:color="auto"/>
            <w:left w:val="none" w:sz="0" w:space="0" w:color="auto"/>
            <w:bottom w:val="none" w:sz="0" w:space="0" w:color="auto"/>
            <w:right w:val="none" w:sz="0" w:space="0" w:color="auto"/>
          </w:divBdr>
        </w:div>
        <w:div w:id="1451707536">
          <w:marLeft w:val="640"/>
          <w:marRight w:val="0"/>
          <w:marTop w:val="0"/>
          <w:marBottom w:val="0"/>
          <w:divBdr>
            <w:top w:val="none" w:sz="0" w:space="0" w:color="auto"/>
            <w:left w:val="none" w:sz="0" w:space="0" w:color="auto"/>
            <w:bottom w:val="none" w:sz="0" w:space="0" w:color="auto"/>
            <w:right w:val="none" w:sz="0" w:space="0" w:color="auto"/>
          </w:divBdr>
        </w:div>
        <w:div w:id="1192843637">
          <w:marLeft w:val="640"/>
          <w:marRight w:val="0"/>
          <w:marTop w:val="0"/>
          <w:marBottom w:val="0"/>
          <w:divBdr>
            <w:top w:val="none" w:sz="0" w:space="0" w:color="auto"/>
            <w:left w:val="none" w:sz="0" w:space="0" w:color="auto"/>
            <w:bottom w:val="none" w:sz="0" w:space="0" w:color="auto"/>
            <w:right w:val="none" w:sz="0" w:space="0" w:color="auto"/>
          </w:divBdr>
        </w:div>
        <w:div w:id="1560819665">
          <w:marLeft w:val="640"/>
          <w:marRight w:val="0"/>
          <w:marTop w:val="0"/>
          <w:marBottom w:val="0"/>
          <w:divBdr>
            <w:top w:val="none" w:sz="0" w:space="0" w:color="auto"/>
            <w:left w:val="none" w:sz="0" w:space="0" w:color="auto"/>
            <w:bottom w:val="none" w:sz="0" w:space="0" w:color="auto"/>
            <w:right w:val="none" w:sz="0" w:space="0" w:color="auto"/>
          </w:divBdr>
        </w:div>
        <w:div w:id="2053537134">
          <w:marLeft w:val="640"/>
          <w:marRight w:val="0"/>
          <w:marTop w:val="0"/>
          <w:marBottom w:val="0"/>
          <w:divBdr>
            <w:top w:val="none" w:sz="0" w:space="0" w:color="auto"/>
            <w:left w:val="none" w:sz="0" w:space="0" w:color="auto"/>
            <w:bottom w:val="none" w:sz="0" w:space="0" w:color="auto"/>
            <w:right w:val="none" w:sz="0" w:space="0" w:color="auto"/>
          </w:divBdr>
        </w:div>
        <w:div w:id="1849785600">
          <w:marLeft w:val="640"/>
          <w:marRight w:val="0"/>
          <w:marTop w:val="0"/>
          <w:marBottom w:val="0"/>
          <w:divBdr>
            <w:top w:val="none" w:sz="0" w:space="0" w:color="auto"/>
            <w:left w:val="none" w:sz="0" w:space="0" w:color="auto"/>
            <w:bottom w:val="none" w:sz="0" w:space="0" w:color="auto"/>
            <w:right w:val="none" w:sz="0" w:space="0" w:color="auto"/>
          </w:divBdr>
        </w:div>
        <w:div w:id="1898785075">
          <w:marLeft w:val="640"/>
          <w:marRight w:val="0"/>
          <w:marTop w:val="0"/>
          <w:marBottom w:val="0"/>
          <w:divBdr>
            <w:top w:val="none" w:sz="0" w:space="0" w:color="auto"/>
            <w:left w:val="none" w:sz="0" w:space="0" w:color="auto"/>
            <w:bottom w:val="none" w:sz="0" w:space="0" w:color="auto"/>
            <w:right w:val="none" w:sz="0" w:space="0" w:color="auto"/>
          </w:divBdr>
        </w:div>
        <w:div w:id="1027870503">
          <w:marLeft w:val="640"/>
          <w:marRight w:val="0"/>
          <w:marTop w:val="0"/>
          <w:marBottom w:val="0"/>
          <w:divBdr>
            <w:top w:val="none" w:sz="0" w:space="0" w:color="auto"/>
            <w:left w:val="none" w:sz="0" w:space="0" w:color="auto"/>
            <w:bottom w:val="none" w:sz="0" w:space="0" w:color="auto"/>
            <w:right w:val="none" w:sz="0" w:space="0" w:color="auto"/>
          </w:divBdr>
        </w:div>
        <w:div w:id="1106848007">
          <w:marLeft w:val="640"/>
          <w:marRight w:val="0"/>
          <w:marTop w:val="0"/>
          <w:marBottom w:val="0"/>
          <w:divBdr>
            <w:top w:val="none" w:sz="0" w:space="0" w:color="auto"/>
            <w:left w:val="none" w:sz="0" w:space="0" w:color="auto"/>
            <w:bottom w:val="none" w:sz="0" w:space="0" w:color="auto"/>
            <w:right w:val="none" w:sz="0" w:space="0" w:color="auto"/>
          </w:divBdr>
        </w:div>
        <w:div w:id="1197885213">
          <w:marLeft w:val="640"/>
          <w:marRight w:val="0"/>
          <w:marTop w:val="0"/>
          <w:marBottom w:val="0"/>
          <w:divBdr>
            <w:top w:val="none" w:sz="0" w:space="0" w:color="auto"/>
            <w:left w:val="none" w:sz="0" w:space="0" w:color="auto"/>
            <w:bottom w:val="none" w:sz="0" w:space="0" w:color="auto"/>
            <w:right w:val="none" w:sz="0" w:space="0" w:color="auto"/>
          </w:divBdr>
        </w:div>
        <w:div w:id="392697130">
          <w:marLeft w:val="640"/>
          <w:marRight w:val="0"/>
          <w:marTop w:val="0"/>
          <w:marBottom w:val="0"/>
          <w:divBdr>
            <w:top w:val="none" w:sz="0" w:space="0" w:color="auto"/>
            <w:left w:val="none" w:sz="0" w:space="0" w:color="auto"/>
            <w:bottom w:val="none" w:sz="0" w:space="0" w:color="auto"/>
            <w:right w:val="none" w:sz="0" w:space="0" w:color="auto"/>
          </w:divBdr>
        </w:div>
        <w:div w:id="1110079295">
          <w:marLeft w:val="640"/>
          <w:marRight w:val="0"/>
          <w:marTop w:val="0"/>
          <w:marBottom w:val="0"/>
          <w:divBdr>
            <w:top w:val="none" w:sz="0" w:space="0" w:color="auto"/>
            <w:left w:val="none" w:sz="0" w:space="0" w:color="auto"/>
            <w:bottom w:val="none" w:sz="0" w:space="0" w:color="auto"/>
            <w:right w:val="none" w:sz="0" w:space="0" w:color="auto"/>
          </w:divBdr>
        </w:div>
        <w:div w:id="82915483">
          <w:marLeft w:val="640"/>
          <w:marRight w:val="0"/>
          <w:marTop w:val="0"/>
          <w:marBottom w:val="0"/>
          <w:divBdr>
            <w:top w:val="none" w:sz="0" w:space="0" w:color="auto"/>
            <w:left w:val="none" w:sz="0" w:space="0" w:color="auto"/>
            <w:bottom w:val="none" w:sz="0" w:space="0" w:color="auto"/>
            <w:right w:val="none" w:sz="0" w:space="0" w:color="auto"/>
          </w:divBdr>
        </w:div>
        <w:div w:id="1541938445">
          <w:marLeft w:val="640"/>
          <w:marRight w:val="0"/>
          <w:marTop w:val="0"/>
          <w:marBottom w:val="0"/>
          <w:divBdr>
            <w:top w:val="none" w:sz="0" w:space="0" w:color="auto"/>
            <w:left w:val="none" w:sz="0" w:space="0" w:color="auto"/>
            <w:bottom w:val="none" w:sz="0" w:space="0" w:color="auto"/>
            <w:right w:val="none" w:sz="0" w:space="0" w:color="auto"/>
          </w:divBdr>
        </w:div>
        <w:div w:id="1623807682">
          <w:marLeft w:val="640"/>
          <w:marRight w:val="0"/>
          <w:marTop w:val="0"/>
          <w:marBottom w:val="0"/>
          <w:divBdr>
            <w:top w:val="none" w:sz="0" w:space="0" w:color="auto"/>
            <w:left w:val="none" w:sz="0" w:space="0" w:color="auto"/>
            <w:bottom w:val="none" w:sz="0" w:space="0" w:color="auto"/>
            <w:right w:val="none" w:sz="0" w:space="0" w:color="auto"/>
          </w:divBdr>
        </w:div>
        <w:div w:id="421032767">
          <w:marLeft w:val="640"/>
          <w:marRight w:val="0"/>
          <w:marTop w:val="0"/>
          <w:marBottom w:val="0"/>
          <w:divBdr>
            <w:top w:val="none" w:sz="0" w:space="0" w:color="auto"/>
            <w:left w:val="none" w:sz="0" w:space="0" w:color="auto"/>
            <w:bottom w:val="none" w:sz="0" w:space="0" w:color="auto"/>
            <w:right w:val="none" w:sz="0" w:space="0" w:color="auto"/>
          </w:divBdr>
        </w:div>
        <w:div w:id="1488011773">
          <w:marLeft w:val="640"/>
          <w:marRight w:val="0"/>
          <w:marTop w:val="0"/>
          <w:marBottom w:val="0"/>
          <w:divBdr>
            <w:top w:val="none" w:sz="0" w:space="0" w:color="auto"/>
            <w:left w:val="none" w:sz="0" w:space="0" w:color="auto"/>
            <w:bottom w:val="none" w:sz="0" w:space="0" w:color="auto"/>
            <w:right w:val="none" w:sz="0" w:space="0" w:color="auto"/>
          </w:divBdr>
        </w:div>
        <w:div w:id="87579053">
          <w:marLeft w:val="640"/>
          <w:marRight w:val="0"/>
          <w:marTop w:val="0"/>
          <w:marBottom w:val="0"/>
          <w:divBdr>
            <w:top w:val="none" w:sz="0" w:space="0" w:color="auto"/>
            <w:left w:val="none" w:sz="0" w:space="0" w:color="auto"/>
            <w:bottom w:val="none" w:sz="0" w:space="0" w:color="auto"/>
            <w:right w:val="none" w:sz="0" w:space="0" w:color="auto"/>
          </w:divBdr>
        </w:div>
        <w:div w:id="2027902136">
          <w:marLeft w:val="640"/>
          <w:marRight w:val="0"/>
          <w:marTop w:val="0"/>
          <w:marBottom w:val="0"/>
          <w:divBdr>
            <w:top w:val="none" w:sz="0" w:space="0" w:color="auto"/>
            <w:left w:val="none" w:sz="0" w:space="0" w:color="auto"/>
            <w:bottom w:val="none" w:sz="0" w:space="0" w:color="auto"/>
            <w:right w:val="none" w:sz="0" w:space="0" w:color="auto"/>
          </w:divBdr>
        </w:div>
        <w:div w:id="936715432">
          <w:marLeft w:val="640"/>
          <w:marRight w:val="0"/>
          <w:marTop w:val="0"/>
          <w:marBottom w:val="0"/>
          <w:divBdr>
            <w:top w:val="none" w:sz="0" w:space="0" w:color="auto"/>
            <w:left w:val="none" w:sz="0" w:space="0" w:color="auto"/>
            <w:bottom w:val="none" w:sz="0" w:space="0" w:color="auto"/>
            <w:right w:val="none" w:sz="0" w:space="0" w:color="auto"/>
          </w:divBdr>
        </w:div>
        <w:div w:id="1552309239">
          <w:marLeft w:val="640"/>
          <w:marRight w:val="0"/>
          <w:marTop w:val="0"/>
          <w:marBottom w:val="0"/>
          <w:divBdr>
            <w:top w:val="none" w:sz="0" w:space="0" w:color="auto"/>
            <w:left w:val="none" w:sz="0" w:space="0" w:color="auto"/>
            <w:bottom w:val="none" w:sz="0" w:space="0" w:color="auto"/>
            <w:right w:val="none" w:sz="0" w:space="0" w:color="auto"/>
          </w:divBdr>
        </w:div>
        <w:div w:id="408118892">
          <w:marLeft w:val="640"/>
          <w:marRight w:val="0"/>
          <w:marTop w:val="0"/>
          <w:marBottom w:val="0"/>
          <w:divBdr>
            <w:top w:val="none" w:sz="0" w:space="0" w:color="auto"/>
            <w:left w:val="none" w:sz="0" w:space="0" w:color="auto"/>
            <w:bottom w:val="none" w:sz="0" w:space="0" w:color="auto"/>
            <w:right w:val="none" w:sz="0" w:space="0" w:color="auto"/>
          </w:divBdr>
        </w:div>
        <w:div w:id="1877617216">
          <w:marLeft w:val="640"/>
          <w:marRight w:val="0"/>
          <w:marTop w:val="0"/>
          <w:marBottom w:val="0"/>
          <w:divBdr>
            <w:top w:val="none" w:sz="0" w:space="0" w:color="auto"/>
            <w:left w:val="none" w:sz="0" w:space="0" w:color="auto"/>
            <w:bottom w:val="none" w:sz="0" w:space="0" w:color="auto"/>
            <w:right w:val="none" w:sz="0" w:space="0" w:color="auto"/>
          </w:divBdr>
        </w:div>
        <w:div w:id="1236428187">
          <w:marLeft w:val="640"/>
          <w:marRight w:val="0"/>
          <w:marTop w:val="0"/>
          <w:marBottom w:val="0"/>
          <w:divBdr>
            <w:top w:val="none" w:sz="0" w:space="0" w:color="auto"/>
            <w:left w:val="none" w:sz="0" w:space="0" w:color="auto"/>
            <w:bottom w:val="none" w:sz="0" w:space="0" w:color="auto"/>
            <w:right w:val="none" w:sz="0" w:space="0" w:color="auto"/>
          </w:divBdr>
        </w:div>
        <w:div w:id="2027169476">
          <w:marLeft w:val="640"/>
          <w:marRight w:val="0"/>
          <w:marTop w:val="0"/>
          <w:marBottom w:val="0"/>
          <w:divBdr>
            <w:top w:val="none" w:sz="0" w:space="0" w:color="auto"/>
            <w:left w:val="none" w:sz="0" w:space="0" w:color="auto"/>
            <w:bottom w:val="none" w:sz="0" w:space="0" w:color="auto"/>
            <w:right w:val="none" w:sz="0" w:space="0" w:color="auto"/>
          </w:divBdr>
        </w:div>
        <w:div w:id="535503434">
          <w:marLeft w:val="640"/>
          <w:marRight w:val="0"/>
          <w:marTop w:val="0"/>
          <w:marBottom w:val="0"/>
          <w:divBdr>
            <w:top w:val="none" w:sz="0" w:space="0" w:color="auto"/>
            <w:left w:val="none" w:sz="0" w:space="0" w:color="auto"/>
            <w:bottom w:val="none" w:sz="0" w:space="0" w:color="auto"/>
            <w:right w:val="none" w:sz="0" w:space="0" w:color="auto"/>
          </w:divBdr>
        </w:div>
        <w:div w:id="1643804129">
          <w:marLeft w:val="640"/>
          <w:marRight w:val="0"/>
          <w:marTop w:val="0"/>
          <w:marBottom w:val="0"/>
          <w:divBdr>
            <w:top w:val="none" w:sz="0" w:space="0" w:color="auto"/>
            <w:left w:val="none" w:sz="0" w:space="0" w:color="auto"/>
            <w:bottom w:val="none" w:sz="0" w:space="0" w:color="auto"/>
            <w:right w:val="none" w:sz="0" w:space="0" w:color="auto"/>
          </w:divBdr>
        </w:div>
        <w:div w:id="1911580074">
          <w:marLeft w:val="640"/>
          <w:marRight w:val="0"/>
          <w:marTop w:val="0"/>
          <w:marBottom w:val="0"/>
          <w:divBdr>
            <w:top w:val="none" w:sz="0" w:space="0" w:color="auto"/>
            <w:left w:val="none" w:sz="0" w:space="0" w:color="auto"/>
            <w:bottom w:val="none" w:sz="0" w:space="0" w:color="auto"/>
            <w:right w:val="none" w:sz="0" w:space="0" w:color="auto"/>
          </w:divBdr>
        </w:div>
        <w:div w:id="587352738">
          <w:marLeft w:val="640"/>
          <w:marRight w:val="0"/>
          <w:marTop w:val="0"/>
          <w:marBottom w:val="0"/>
          <w:divBdr>
            <w:top w:val="none" w:sz="0" w:space="0" w:color="auto"/>
            <w:left w:val="none" w:sz="0" w:space="0" w:color="auto"/>
            <w:bottom w:val="none" w:sz="0" w:space="0" w:color="auto"/>
            <w:right w:val="none" w:sz="0" w:space="0" w:color="auto"/>
          </w:divBdr>
        </w:div>
        <w:div w:id="86930135">
          <w:marLeft w:val="640"/>
          <w:marRight w:val="0"/>
          <w:marTop w:val="0"/>
          <w:marBottom w:val="0"/>
          <w:divBdr>
            <w:top w:val="none" w:sz="0" w:space="0" w:color="auto"/>
            <w:left w:val="none" w:sz="0" w:space="0" w:color="auto"/>
            <w:bottom w:val="none" w:sz="0" w:space="0" w:color="auto"/>
            <w:right w:val="none" w:sz="0" w:space="0" w:color="auto"/>
          </w:divBdr>
        </w:div>
        <w:div w:id="1655716092">
          <w:marLeft w:val="640"/>
          <w:marRight w:val="0"/>
          <w:marTop w:val="0"/>
          <w:marBottom w:val="0"/>
          <w:divBdr>
            <w:top w:val="none" w:sz="0" w:space="0" w:color="auto"/>
            <w:left w:val="none" w:sz="0" w:space="0" w:color="auto"/>
            <w:bottom w:val="none" w:sz="0" w:space="0" w:color="auto"/>
            <w:right w:val="none" w:sz="0" w:space="0" w:color="auto"/>
          </w:divBdr>
        </w:div>
        <w:div w:id="1418212962">
          <w:marLeft w:val="640"/>
          <w:marRight w:val="0"/>
          <w:marTop w:val="0"/>
          <w:marBottom w:val="0"/>
          <w:divBdr>
            <w:top w:val="none" w:sz="0" w:space="0" w:color="auto"/>
            <w:left w:val="none" w:sz="0" w:space="0" w:color="auto"/>
            <w:bottom w:val="none" w:sz="0" w:space="0" w:color="auto"/>
            <w:right w:val="none" w:sz="0" w:space="0" w:color="auto"/>
          </w:divBdr>
        </w:div>
        <w:div w:id="2074817812">
          <w:marLeft w:val="640"/>
          <w:marRight w:val="0"/>
          <w:marTop w:val="0"/>
          <w:marBottom w:val="0"/>
          <w:divBdr>
            <w:top w:val="none" w:sz="0" w:space="0" w:color="auto"/>
            <w:left w:val="none" w:sz="0" w:space="0" w:color="auto"/>
            <w:bottom w:val="none" w:sz="0" w:space="0" w:color="auto"/>
            <w:right w:val="none" w:sz="0" w:space="0" w:color="auto"/>
          </w:divBdr>
        </w:div>
      </w:divsChild>
    </w:div>
    <w:div w:id="1005592624">
      <w:marLeft w:val="640"/>
      <w:marRight w:val="0"/>
      <w:marTop w:val="0"/>
      <w:marBottom w:val="0"/>
      <w:divBdr>
        <w:top w:val="none" w:sz="0" w:space="0" w:color="auto"/>
        <w:left w:val="none" w:sz="0" w:space="0" w:color="auto"/>
        <w:bottom w:val="none" w:sz="0" w:space="0" w:color="auto"/>
        <w:right w:val="none" w:sz="0" w:space="0" w:color="auto"/>
      </w:divBdr>
    </w:div>
    <w:div w:id="1007513505">
      <w:marLeft w:val="640"/>
      <w:marRight w:val="0"/>
      <w:marTop w:val="0"/>
      <w:marBottom w:val="0"/>
      <w:divBdr>
        <w:top w:val="none" w:sz="0" w:space="0" w:color="auto"/>
        <w:left w:val="none" w:sz="0" w:space="0" w:color="auto"/>
        <w:bottom w:val="none" w:sz="0" w:space="0" w:color="auto"/>
        <w:right w:val="none" w:sz="0" w:space="0" w:color="auto"/>
      </w:divBdr>
    </w:div>
    <w:div w:id="1009061248">
      <w:marLeft w:val="640"/>
      <w:marRight w:val="0"/>
      <w:marTop w:val="0"/>
      <w:marBottom w:val="0"/>
      <w:divBdr>
        <w:top w:val="none" w:sz="0" w:space="0" w:color="auto"/>
        <w:left w:val="none" w:sz="0" w:space="0" w:color="auto"/>
        <w:bottom w:val="none" w:sz="0" w:space="0" w:color="auto"/>
        <w:right w:val="none" w:sz="0" w:space="0" w:color="auto"/>
      </w:divBdr>
    </w:div>
    <w:div w:id="1009330653">
      <w:bodyDiv w:val="1"/>
      <w:marLeft w:val="0"/>
      <w:marRight w:val="0"/>
      <w:marTop w:val="0"/>
      <w:marBottom w:val="0"/>
      <w:divBdr>
        <w:top w:val="none" w:sz="0" w:space="0" w:color="auto"/>
        <w:left w:val="none" w:sz="0" w:space="0" w:color="auto"/>
        <w:bottom w:val="none" w:sz="0" w:space="0" w:color="auto"/>
        <w:right w:val="none" w:sz="0" w:space="0" w:color="auto"/>
      </w:divBdr>
      <w:divsChild>
        <w:div w:id="749236490">
          <w:marLeft w:val="640"/>
          <w:marRight w:val="0"/>
          <w:marTop w:val="0"/>
          <w:marBottom w:val="0"/>
          <w:divBdr>
            <w:top w:val="none" w:sz="0" w:space="0" w:color="auto"/>
            <w:left w:val="none" w:sz="0" w:space="0" w:color="auto"/>
            <w:bottom w:val="none" w:sz="0" w:space="0" w:color="auto"/>
            <w:right w:val="none" w:sz="0" w:space="0" w:color="auto"/>
          </w:divBdr>
        </w:div>
        <w:div w:id="1766875920">
          <w:marLeft w:val="640"/>
          <w:marRight w:val="0"/>
          <w:marTop w:val="0"/>
          <w:marBottom w:val="0"/>
          <w:divBdr>
            <w:top w:val="none" w:sz="0" w:space="0" w:color="auto"/>
            <w:left w:val="none" w:sz="0" w:space="0" w:color="auto"/>
            <w:bottom w:val="none" w:sz="0" w:space="0" w:color="auto"/>
            <w:right w:val="none" w:sz="0" w:space="0" w:color="auto"/>
          </w:divBdr>
        </w:div>
        <w:div w:id="1515486948">
          <w:marLeft w:val="640"/>
          <w:marRight w:val="0"/>
          <w:marTop w:val="0"/>
          <w:marBottom w:val="0"/>
          <w:divBdr>
            <w:top w:val="none" w:sz="0" w:space="0" w:color="auto"/>
            <w:left w:val="none" w:sz="0" w:space="0" w:color="auto"/>
            <w:bottom w:val="none" w:sz="0" w:space="0" w:color="auto"/>
            <w:right w:val="none" w:sz="0" w:space="0" w:color="auto"/>
          </w:divBdr>
        </w:div>
        <w:div w:id="1638366738">
          <w:marLeft w:val="640"/>
          <w:marRight w:val="0"/>
          <w:marTop w:val="0"/>
          <w:marBottom w:val="0"/>
          <w:divBdr>
            <w:top w:val="none" w:sz="0" w:space="0" w:color="auto"/>
            <w:left w:val="none" w:sz="0" w:space="0" w:color="auto"/>
            <w:bottom w:val="none" w:sz="0" w:space="0" w:color="auto"/>
            <w:right w:val="none" w:sz="0" w:space="0" w:color="auto"/>
          </w:divBdr>
        </w:div>
        <w:div w:id="1547638436">
          <w:marLeft w:val="640"/>
          <w:marRight w:val="0"/>
          <w:marTop w:val="0"/>
          <w:marBottom w:val="0"/>
          <w:divBdr>
            <w:top w:val="none" w:sz="0" w:space="0" w:color="auto"/>
            <w:left w:val="none" w:sz="0" w:space="0" w:color="auto"/>
            <w:bottom w:val="none" w:sz="0" w:space="0" w:color="auto"/>
            <w:right w:val="none" w:sz="0" w:space="0" w:color="auto"/>
          </w:divBdr>
        </w:div>
        <w:div w:id="613438521">
          <w:marLeft w:val="640"/>
          <w:marRight w:val="0"/>
          <w:marTop w:val="0"/>
          <w:marBottom w:val="0"/>
          <w:divBdr>
            <w:top w:val="none" w:sz="0" w:space="0" w:color="auto"/>
            <w:left w:val="none" w:sz="0" w:space="0" w:color="auto"/>
            <w:bottom w:val="none" w:sz="0" w:space="0" w:color="auto"/>
            <w:right w:val="none" w:sz="0" w:space="0" w:color="auto"/>
          </w:divBdr>
        </w:div>
        <w:div w:id="1942370160">
          <w:marLeft w:val="640"/>
          <w:marRight w:val="0"/>
          <w:marTop w:val="0"/>
          <w:marBottom w:val="0"/>
          <w:divBdr>
            <w:top w:val="none" w:sz="0" w:space="0" w:color="auto"/>
            <w:left w:val="none" w:sz="0" w:space="0" w:color="auto"/>
            <w:bottom w:val="none" w:sz="0" w:space="0" w:color="auto"/>
            <w:right w:val="none" w:sz="0" w:space="0" w:color="auto"/>
          </w:divBdr>
        </w:div>
        <w:div w:id="176892133">
          <w:marLeft w:val="640"/>
          <w:marRight w:val="0"/>
          <w:marTop w:val="0"/>
          <w:marBottom w:val="0"/>
          <w:divBdr>
            <w:top w:val="none" w:sz="0" w:space="0" w:color="auto"/>
            <w:left w:val="none" w:sz="0" w:space="0" w:color="auto"/>
            <w:bottom w:val="none" w:sz="0" w:space="0" w:color="auto"/>
            <w:right w:val="none" w:sz="0" w:space="0" w:color="auto"/>
          </w:divBdr>
        </w:div>
        <w:div w:id="606623895">
          <w:marLeft w:val="640"/>
          <w:marRight w:val="0"/>
          <w:marTop w:val="0"/>
          <w:marBottom w:val="0"/>
          <w:divBdr>
            <w:top w:val="none" w:sz="0" w:space="0" w:color="auto"/>
            <w:left w:val="none" w:sz="0" w:space="0" w:color="auto"/>
            <w:bottom w:val="none" w:sz="0" w:space="0" w:color="auto"/>
            <w:right w:val="none" w:sz="0" w:space="0" w:color="auto"/>
          </w:divBdr>
        </w:div>
        <w:div w:id="32076841">
          <w:marLeft w:val="640"/>
          <w:marRight w:val="0"/>
          <w:marTop w:val="0"/>
          <w:marBottom w:val="0"/>
          <w:divBdr>
            <w:top w:val="none" w:sz="0" w:space="0" w:color="auto"/>
            <w:left w:val="none" w:sz="0" w:space="0" w:color="auto"/>
            <w:bottom w:val="none" w:sz="0" w:space="0" w:color="auto"/>
            <w:right w:val="none" w:sz="0" w:space="0" w:color="auto"/>
          </w:divBdr>
        </w:div>
        <w:div w:id="167065187">
          <w:marLeft w:val="640"/>
          <w:marRight w:val="0"/>
          <w:marTop w:val="0"/>
          <w:marBottom w:val="0"/>
          <w:divBdr>
            <w:top w:val="none" w:sz="0" w:space="0" w:color="auto"/>
            <w:left w:val="none" w:sz="0" w:space="0" w:color="auto"/>
            <w:bottom w:val="none" w:sz="0" w:space="0" w:color="auto"/>
            <w:right w:val="none" w:sz="0" w:space="0" w:color="auto"/>
          </w:divBdr>
        </w:div>
        <w:div w:id="860970049">
          <w:marLeft w:val="640"/>
          <w:marRight w:val="0"/>
          <w:marTop w:val="0"/>
          <w:marBottom w:val="0"/>
          <w:divBdr>
            <w:top w:val="none" w:sz="0" w:space="0" w:color="auto"/>
            <w:left w:val="none" w:sz="0" w:space="0" w:color="auto"/>
            <w:bottom w:val="none" w:sz="0" w:space="0" w:color="auto"/>
            <w:right w:val="none" w:sz="0" w:space="0" w:color="auto"/>
          </w:divBdr>
        </w:div>
        <w:div w:id="1486700804">
          <w:marLeft w:val="640"/>
          <w:marRight w:val="0"/>
          <w:marTop w:val="0"/>
          <w:marBottom w:val="0"/>
          <w:divBdr>
            <w:top w:val="none" w:sz="0" w:space="0" w:color="auto"/>
            <w:left w:val="none" w:sz="0" w:space="0" w:color="auto"/>
            <w:bottom w:val="none" w:sz="0" w:space="0" w:color="auto"/>
            <w:right w:val="none" w:sz="0" w:space="0" w:color="auto"/>
          </w:divBdr>
        </w:div>
        <w:div w:id="1393238079">
          <w:marLeft w:val="640"/>
          <w:marRight w:val="0"/>
          <w:marTop w:val="0"/>
          <w:marBottom w:val="0"/>
          <w:divBdr>
            <w:top w:val="none" w:sz="0" w:space="0" w:color="auto"/>
            <w:left w:val="none" w:sz="0" w:space="0" w:color="auto"/>
            <w:bottom w:val="none" w:sz="0" w:space="0" w:color="auto"/>
            <w:right w:val="none" w:sz="0" w:space="0" w:color="auto"/>
          </w:divBdr>
        </w:div>
        <w:div w:id="1228881457">
          <w:marLeft w:val="640"/>
          <w:marRight w:val="0"/>
          <w:marTop w:val="0"/>
          <w:marBottom w:val="0"/>
          <w:divBdr>
            <w:top w:val="none" w:sz="0" w:space="0" w:color="auto"/>
            <w:left w:val="none" w:sz="0" w:space="0" w:color="auto"/>
            <w:bottom w:val="none" w:sz="0" w:space="0" w:color="auto"/>
            <w:right w:val="none" w:sz="0" w:space="0" w:color="auto"/>
          </w:divBdr>
        </w:div>
        <w:div w:id="299774595">
          <w:marLeft w:val="640"/>
          <w:marRight w:val="0"/>
          <w:marTop w:val="0"/>
          <w:marBottom w:val="0"/>
          <w:divBdr>
            <w:top w:val="none" w:sz="0" w:space="0" w:color="auto"/>
            <w:left w:val="none" w:sz="0" w:space="0" w:color="auto"/>
            <w:bottom w:val="none" w:sz="0" w:space="0" w:color="auto"/>
            <w:right w:val="none" w:sz="0" w:space="0" w:color="auto"/>
          </w:divBdr>
        </w:div>
        <w:div w:id="1440446822">
          <w:marLeft w:val="640"/>
          <w:marRight w:val="0"/>
          <w:marTop w:val="0"/>
          <w:marBottom w:val="0"/>
          <w:divBdr>
            <w:top w:val="none" w:sz="0" w:space="0" w:color="auto"/>
            <w:left w:val="none" w:sz="0" w:space="0" w:color="auto"/>
            <w:bottom w:val="none" w:sz="0" w:space="0" w:color="auto"/>
            <w:right w:val="none" w:sz="0" w:space="0" w:color="auto"/>
          </w:divBdr>
        </w:div>
        <w:div w:id="452334710">
          <w:marLeft w:val="640"/>
          <w:marRight w:val="0"/>
          <w:marTop w:val="0"/>
          <w:marBottom w:val="0"/>
          <w:divBdr>
            <w:top w:val="none" w:sz="0" w:space="0" w:color="auto"/>
            <w:left w:val="none" w:sz="0" w:space="0" w:color="auto"/>
            <w:bottom w:val="none" w:sz="0" w:space="0" w:color="auto"/>
            <w:right w:val="none" w:sz="0" w:space="0" w:color="auto"/>
          </w:divBdr>
        </w:div>
        <w:div w:id="2007124955">
          <w:marLeft w:val="640"/>
          <w:marRight w:val="0"/>
          <w:marTop w:val="0"/>
          <w:marBottom w:val="0"/>
          <w:divBdr>
            <w:top w:val="none" w:sz="0" w:space="0" w:color="auto"/>
            <w:left w:val="none" w:sz="0" w:space="0" w:color="auto"/>
            <w:bottom w:val="none" w:sz="0" w:space="0" w:color="auto"/>
            <w:right w:val="none" w:sz="0" w:space="0" w:color="auto"/>
          </w:divBdr>
        </w:div>
        <w:div w:id="667829462">
          <w:marLeft w:val="640"/>
          <w:marRight w:val="0"/>
          <w:marTop w:val="0"/>
          <w:marBottom w:val="0"/>
          <w:divBdr>
            <w:top w:val="none" w:sz="0" w:space="0" w:color="auto"/>
            <w:left w:val="none" w:sz="0" w:space="0" w:color="auto"/>
            <w:bottom w:val="none" w:sz="0" w:space="0" w:color="auto"/>
            <w:right w:val="none" w:sz="0" w:space="0" w:color="auto"/>
          </w:divBdr>
        </w:div>
        <w:div w:id="311566959">
          <w:marLeft w:val="640"/>
          <w:marRight w:val="0"/>
          <w:marTop w:val="0"/>
          <w:marBottom w:val="0"/>
          <w:divBdr>
            <w:top w:val="none" w:sz="0" w:space="0" w:color="auto"/>
            <w:left w:val="none" w:sz="0" w:space="0" w:color="auto"/>
            <w:bottom w:val="none" w:sz="0" w:space="0" w:color="auto"/>
            <w:right w:val="none" w:sz="0" w:space="0" w:color="auto"/>
          </w:divBdr>
        </w:div>
        <w:div w:id="1520003726">
          <w:marLeft w:val="640"/>
          <w:marRight w:val="0"/>
          <w:marTop w:val="0"/>
          <w:marBottom w:val="0"/>
          <w:divBdr>
            <w:top w:val="none" w:sz="0" w:space="0" w:color="auto"/>
            <w:left w:val="none" w:sz="0" w:space="0" w:color="auto"/>
            <w:bottom w:val="none" w:sz="0" w:space="0" w:color="auto"/>
            <w:right w:val="none" w:sz="0" w:space="0" w:color="auto"/>
          </w:divBdr>
        </w:div>
        <w:div w:id="1054934188">
          <w:marLeft w:val="640"/>
          <w:marRight w:val="0"/>
          <w:marTop w:val="0"/>
          <w:marBottom w:val="0"/>
          <w:divBdr>
            <w:top w:val="none" w:sz="0" w:space="0" w:color="auto"/>
            <w:left w:val="none" w:sz="0" w:space="0" w:color="auto"/>
            <w:bottom w:val="none" w:sz="0" w:space="0" w:color="auto"/>
            <w:right w:val="none" w:sz="0" w:space="0" w:color="auto"/>
          </w:divBdr>
        </w:div>
        <w:div w:id="603459407">
          <w:marLeft w:val="640"/>
          <w:marRight w:val="0"/>
          <w:marTop w:val="0"/>
          <w:marBottom w:val="0"/>
          <w:divBdr>
            <w:top w:val="none" w:sz="0" w:space="0" w:color="auto"/>
            <w:left w:val="none" w:sz="0" w:space="0" w:color="auto"/>
            <w:bottom w:val="none" w:sz="0" w:space="0" w:color="auto"/>
            <w:right w:val="none" w:sz="0" w:space="0" w:color="auto"/>
          </w:divBdr>
        </w:div>
        <w:div w:id="225461626">
          <w:marLeft w:val="640"/>
          <w:marRight w:val="0"/>
          <w:marTop w:val="0"/>
          <w:marBottom w:val="0"/>
          <w:divBdr>
            <w:top w:val="none" w:sz="0" w:space="0" w:color="auto"/>
            <w:left w:val="none" w:sz="0" w:space="0" w:color="auto"/>
            <w:bottom w:val="none" w:sz="0" w:space="0" w:color="auto"/>
            <w:right w:val="none" w:sz="0" w:space="0" w:color="auto"/>
          </w:divBdr>
        </w:div>
        <w:div w:id="799566707">
          <w:marLeft w:val="640"/>
          <w:marRight w:val="0"/>
          <w:marTop w:val="0"/>
          <w:marBottom w:val="0"/>
          <w:divBdr>
            <w:top w:val="none" w:sz="0" w:space="0" w:color="auto"/>
            <w:left w:val="none" w:sz="0" w:space="0" w:color="auto"/>
            <w:bottom w:val="none" w:sz="0" w:space="0" w:color="auto"/>
            <w:right w:val="none" w:sz="0" w:space="0" w:color="auto"/>
          </w:divBdr>
        </w:div>
        <w:div w:id="1721518395">
          <w:marLeft w:val="640"/>
          <w:marRight w:val="0"/>
          <w:marTop w:val="0"/>
          <w:marBottom w:val="0"/>
          <w:divBdr>
            <w:top w:val="none" w:sz="0" w:space="0" w:color="auto"/>
            <w:left w:val="none" w:sz="0" w:space="0" w:color="auto"/>
            <w:bottom w:val="none" w:sz="0" w:space="0" w:color="auto"/>
            <w:right w:val="none" w:sz="0" w:space="0" w:color="auto"/>
          </w:divBdr>
        </w:div>
        <w:div w:id="753432070">
          <w:marLeft w:val="640"/>
          <w:marRight w:val="0"/>
          <w:marTop w:val="0"/>
          <w:marBottom w:val="0"/>
          <w:divBdr>
            <w:top w:val="none" w:sz="0" w:space="0" w:color="auto"/>
            <w:left w:val="none" w:sz="0" w:space="0" w:color="auto"/>
            <w:bottom w:val="none" w:sz="0" w:space="0" w:color="auto"/>
            <w:right w:val="none" w:sz="0" w:space="0" w:color="auto"/>
          </w:divBdr>
        </w:div>
        <w:div w:id="152531615">
          <w:marLeft w:val="640"/>
          <w:marRight w:val="0"/>
          <w:marTop w:val="0"/>
          <w:marBottom w:val="0"/>
          <w:divBdr>
            <w:top w:val="none" w:sz="0" w:space="0" w:color="auto"/>
            <w:left w:val="none" w:sz="0" w:space="0" w:color="auto"/>
            <w:bottom w:val="none" w:sz="0" w:space="0" w:color="auto"/>
            <w:right w:val="none" w:sz="0" w:space="0" w:color="auto"/>
          </w:divBdr>
        </w:div>
        <w:div w:id="1766145715">
          <w:marLeft w:val="640"/>
          <w:marRight w:val="0"/>
          <w:marTop w:val="0"/>
          <w:marBottom w:val="0"/>
          <w:divBdr>
            <w:top w:val="none" w:sz="0" w:space="0" w:color="auto"/>
            <w:left w:val="none" w:sz="0" w:space="0" w:color="auto"/>
            <w:bottom w:val="none" w:sz="0" w:space="0" w:color="auto"/>
            <w:right w:val="none" w:sz="0" w:space="0" w:color="auto"/>
          </w:divBdr>
        </w:div>
        <w:div w:id="1481649621">
          <w:marLeft w:val="640"/>
          <w:marRight w:val="0"/>
          <w:marTop w:val="0"/>
          <w:marBottom w:val="0"/>
          <w:divBdr>
            <w:top w:val="none" w:sz="0" w:space="0" w:color="auto"/>
            <w:left w:val="none" w:sz="0" w:space="0" w:color="auto"/>
            <w:bottom w:val="none" w:sz="0" w:space="0" w:color="auto"/>
            <w:right w:val="none" w:sz="0" w:space="0" w:color="auto"/>
          </w:divBdr>
        </w:div>
        <w:div w:id="2020965862">
          <w:marLeft w:val="640"/>
          <w:marRight w:val="0"/>
          <w:marTop w:val="0"/>
          <w:marBottom w:val="0"/>
          <w:divBdr>
            <w:top w:val="none" w:sz="0" w:space="0" w:color="auto"/>
            <w:left w:val="none" w:sz="0" w:space="0" w:color="auto"/>
            <w:bottom w:val="none" w:sz="0" w:space="0" w:color="auto"/>
            <w:right w:val="none" w:sz="0" w:space="0" w:color="auto"/>
          </w:divBdr>
        </w:div>
        <w:div w:id="684091044">
          <w:marLeft w:val="640"/>
          <w:marRight w:val="0"/>
          <w:marTop w:val="0"/>
          <w:marBottom w:val="0"/>
          <w:divBdr>
            <w:top w:val="none" w:sz="0" w:space="0" w:color="auto"/>
            <w:left w:val="none" w:sz="0" w:space="0" w:color="auto"/>
            <w:bottom w:val="none" w:sz="0" w:space="0" w:color="auto"/>
            <w:right w:val="none" w:sz="0" w:space="0" w:color="auto"/>
          </w:divBdr>
        </w:div>
        <w:div w:id="808207857">
          <w:marLeft w:val="640"/>
          <w:marRight w:val="0"/>
          <w:marTop w:val="0"/>
          <w:marBottom w:val="0"/>
          <w:divBdr>
            <w:top w:val="none" w:sz="0" w:space="0" w:color="auto"/>
            <w:left w:val="none" w:sz="0" w:space="0" w:color="auto"/>
            <w:bottom w:val="none" w:sz="0" w:space="0" w:color="auto"/>
            <w:right w:val="none" w:sz="0" w:space="0" w:color="auto"/>
          </w:divBdr>
        </w:div>
        <w:div w:id="83889568">
          <w:marLeft w:val="640"/>
          <w:marRight w:val="0"/>
          <w:marTop w:val="0"/>
          <w:marBottom w:val="0"/>
          <w:divBdr>
            <w:top w:val="none" w:sz="0" w:space="0" w:color="auto"/>
            <w:left w:val="none" w:sz="0" w:space="0" w:color="auto"/>
            <w:bottom w:val="none" w:sz="0" w:space="0" w:color="auto"/>
            <w:right w:val="none" w:sz="0" w:space="0" w:color="auto"/>
          </w:divBdr>
        </w:div>
        <w:div w:id="1483497501">
          <w:marLeft w:val="640"/>
          <w:marRight w:val="0"/>
          <w:marTop w:val="0"/>
          <w:marBottom w:val="0"/>
          <w:divBdr>
            <w:top w:val="none" w:sz="0" w:space="0" w:color="auto"/>
            <w:left w:val="none" w:sz="0" w:space="0" w:color="auto"/>
            <w:bottom w:val="none" w:sz="0" w:space="0" w:color="auto"/>
            <w:right w:val="none" w:sz="0" w:space="0" w:color="auto"/>
          </w:divBdr>
        </w:div>
        <w:div w:id="1149594419">
          <w:marLeft w:val="640"/>
          <w:marRight w:val="0"/>
          <w:marTop w:val="0"/>
          <w:marBottom w:val="0"/>
          <w:divBdr>
            <w:top w:val="none" w:sz="0" w:space="0" w:color="auto"/>
            <w:left w:val="none" w:sz="0" w:space="0" w:color="auto"/>
            <w:bottom w:val="none" w:sz="0" w:space="0" w:color="auto"/>
            <w:right w:val="none" w:sz="0" w:space="0" w:color="auto"/>
          </w:divBdr>
        </w:div>
        <w:div w:id="1867523116">
          <w:marLeft w:val="640"/>
          <w:marRight w:val="0"/>
          <w:marTop w:val="0"/>
          <w:marBottom w:val="0"/>
          <w:divBdr>
            <w:top w:val="none" w:sz="0" w:space="0" w:color="auto"/>
            <w:left w:val="none" w:sz="0" w:space="0" w:color="auto"/>
            <w:bottom w:val="none" w:sz="0" w:space="0" w:color="auto"/>
            <w:right w:val="none" w:sz="0" w:space="0" w:color="auto"/>
          </w:divBdr>
        </w:div>
        <w:div w:id="2066175125">
          <w:marLeft w:val="640"/>
          <w:marRight w:val="0"/>
          <w:marTop w:val="0"/>
          <w:marBottom w:val="0"/>
          <w:divBdr>
            <w:top w:val="none" w:sz="0" w:space="0" w:color="auto"/>
            <w:left w:val="none" w:sz="0" w:space="0" w:color="auto"/>
            <w:bottom w:val="none" w:sz="0" w:space="0" w:color="auto"/>
            <w:right w:val="none" w:sz="0" w:space="0" w:color="auto"/>
          </w:divBdr>
        </w:div>
        <w:div w:id="300309065">
          <w:marLeft w:val="640"/>
          <w:marRight w:val="0"/>
          <w:marTop w:val="0"/>
          <w:marBottom w:val="0"/>
          <w:divBdr>
            <w:top w:val="none" w:sz="0" w:space="0" w:color="auto"/>
            <w:left w:val="none" w:sz="0" w:space="0" w:color="auto"/>
            <w:bottom w:val="none" w:sz="0" w:space="0" w:color="auto"/>
            <w:right w:val="none" w:sz="0" w:space="0" w:color="auto"/>
          </w:divBdr>
        </w:div>
        <w:div w:id="1858428141">
          <w:marLeft w:val="640"/>
          <w:marRight w:val="0"/>
          <w:marTop w:val="0"/>
          <w:marBottom w:val="0"/>
          <w:divBdr>
            <w:top w:val="none" w:sz="0" w:space="0" w:color="auto"/>
            <w:left w:val="none" w:sz="0" w:space="0" w:color="auto"/>
            <w:bottom w:val="none" w:sz="0" w:space="0" w:color="auto"/>
            <w:right w:val="none" w:sz="0" w:space="0" w:color="auto"/>
          </w:divBdr>
        </w:div>
      </w:divsChild>
    </w:div>
    <w:div w:id="1011297142">
      <w:marLeft w:val="0"/>
      <w:marRight w:val="0"/>
      <w:marTop w:val="0"/>
      <w:marBottom w:val="0"/>
      <w:divBdr>
        <w:top w:val="none" w:sz="0" w:space="0" w:color="auto"/>
        <w:left w:val="none" w:sz="0" w:space="0" w:color="auto"/>
        <w:bottom w:val="none" w:sz="0" w:space="0" w:color="auto"/>
        <w:right w:val="none" w:sz="0" w:space="0" w:color="auto"/>
      </w:divBdr>
    </w:div>
    <w:div w:id="1012563732">
      <w:marLeft w:val="640"/>
      <w:marRight w:val="0"/>
      <w:marTop w:val="0"/>
      <w:marBottom w:val="0"/>
      <w:divBdr>
        <w:top w:val="none" w:sz="0" w:space="0" w:color="auto"/>
        <w:left w:val="none" w:sz="0" w:space="0" w:color="auto"/>
        <w:bottom w:val="none" w:sz="0" w:space="0" w:color="auto"/>
        <w:right w:val="none" w:sz="0" w:space="0" w:color="auto"/>
      </w:divBdr>
    </w:div>
    <w:div w:id="1018000169">
      <w:bodyDiv w:val="1"/>
      <w:marLeft w:val="0"/>
      <w:marRight w:val="0"/>
      <w:marTop w:val="0"/>
      <w:marBottom w:val="0"/>
      <w:divBdr>
        <w:top w:val="none" w:sz="0" w:space="0" w:color="auto"/>
        <w:left w:val="none" w:sz="0" w:space="0" w:color="auto"/>
        <w:bottom w:val="none" w:sz="0" w:space="0" w:color="auto"/>
        <w:right w:val="none" w:sz="0" w:space="0" w:color="auto"/>
      </w:divBdr>
      <w:divsChild>
        <w:div w:id="36242499">
          <w:marLeft w:val="640"/>
          <w:marRight w:val="0"/>
          <w:marTop w:val="0"/>
          <w:marBottom w:val="0"/>
          <w:divBdr>
            <w:top w:val="none" w:sz="0" w:space="0" w:color="auto"/>
            <w:left w:val="none" w:sz="0" w:space="0" w:color="auto"/>
            <w:bottom w:val="none" w:sz="0" w:space="0" w:color="auto"/>
            <w:right w:val="none" w:sz="0" w:space="0" w:color="auto"/>
          </w:divBdr>
        </w:div>
        <w:div w:id="107045807">
          <w:marLeft w:val="640"/>
          <w:marRight w:val="0"/>
          <w:marTop w:val="0"/>
          <w:marBottom w:val="0"/>
          <w:divBdr>
            <w:top w:val="none" w:sz="0" w:space="0" w:color="auto"/>
            <w:left w:val="none" w:sz="0" w:space="0" w:color="auto"/>
            <w:bottom w:val="none" w:sz="0" w:space="0" w:color="auto"/>
            <w:right w:val="none" w:sz="0" w:space="0" w:color="auto"/>
          </w:divBdr>
        </w:div>
        <w:div w:id="109667713">
          <w:marLeft w:val="640"/>
          <w:marRight w:val="0"/>
          <w:marTop w:val="0"/>
          <w:marBottom w:val="0"/>
          <w:divBdr>
            <w:top w:val="none" w:sz="0" w:space="0" w:color="auto"/>
            <w:left w:val="none" w:sz="0" w:space="0" w:color="auto"/>
            <w:bottom w:val="none" w:sz="0" w:space="0" w:color="auto"/>
            <w:right w:val="none" w:sz="0" w:space="0" w:color="auto"/>
          </w:divBdr>
        </w:div>
        <w:div w:id="560139644">
          <w:marLeft w:val="640"/>
          <w:marRight w:val="0"/>
          <w:marTop w:val="0"/>
          <w:marBottom w:val="0"/>
          <w:divBdr>
            <w:top w:val="none" w:sz="0" w:space="0" w:color="auto"/>
            <w:left w:val="none" w:sz="0" w:space="0" w:color="auto"/>
            <w:bottom w:val="none" w:sz="0" w:space="0" w:color="auto"/>
            <w:right w:val="none" w:sz="0" w:space="0" w:color="auto"/>
          </w:divBdr>
        </w:div>
        <w:div w:id="568853159">
          <w:marLeft w:val="640"/>
          <w:marRight w:val="0"/>
          <w:marTop w:val="0"/>
          <w:marBottom w:val="0"/>
          <w:divBdr>
            <w:top w:val="none" w:sz="0" w:space="0" w:color="auto"/>
            <w:left w:val="none" w:sz="0" w:space="0" w:color="auto"/>
            <w:bottom w:val="none" w:sz="0" w:space="0" w:color="auto"/>
            <w:right w:val="none" w:sz="0" w:space="0" w:color="auto"/>
          </w:divBdr>
        </w:div>
        <w:div w:id="590890972">
          <w:marLeft w:val="640"/>
          <w:marRight w:val="0"/>
          <w:marTop w:val="0"/>
          <w:marBottom w:val="0"/>
          <w:divBdr>
            <w:top w:val="none" w:sz="0" w:space="0" w:color="auto"/>
            <w:left w:val="none" w:sz="0" w:space="0" w:color="auto"/>
            <w:bottom w:val="none" w:sz="0" w:space="0" w:color="auto"/>
            <w:right w:val="none" w:sz="0" w:space="0" w:color="auto"/>
          </w:divBdr>
        </w:div>
        <w:div w:id="780534196">
          <w:marLeft w:val="640"/>
          <w:marRight w:val="0"/>
          <w:marTop w:val="0"/>
          <w:marBottom w:val="0"/>
          <w:divBdr>
            <w:top w:val="none" w:sz="0" w:space="0" w:color="auto"/>
            <w:left w:val="none" w:sz="0" w:space="0" w:color="auto"/>
            <w:bottom w:val="none" w:sz="0" w:space="0" w:color="auto"/>
            <w:right w:val="none" w:sz="0" w:space="0" w:color="auto"/>
          </w:divBdr>
        </w:div>
        <w:div w:id="831872164">
          <w:marLeft w:val="640"/>
          <w:marRight w:val="0"/>
          <w:marTop w:val="0"/>
          <w:marBottom w:val="0"/>
          <w:divBdr>
            <w:top w:val="none" w:sz="0" w:space="0" w:color="auto"/>
            <w:left w:val="none" w:sz="0" w:space="0" w:color="auto"/>
            <w:bottom w:val="none" w:sz="0" w:space="0" w:color="auto"/>
            <w:right w:val="none" w:sz="0" w:space="0" w:color="auto"/>
          </w:divBdr>
        </w:div>
        <w:div w:id="832916387">
          <w:marLeft w:val="640"/>
          <w:marRight w:val="0"/>
          <w:marTop w:val="0"/>
          <w:marBottom w:val="0"/>
          <w:divBdr>
            <w:top w:val="none" w:sz="0" w:space="0" w:color="auto"/>
            <w:left w:val="none" w:sz="0" w:space="0" w:color="auto"/>
            <w:bottom w:val="none" w:sz="0" w:space="0" w:color="auto"/>
            <w:right w:val="none" w:sz="0" w:space="0" w:color="auto"/>
          </w:divBdr>
        </w:div>
        <w:div w:id="854421407">
          <w:marLeft w:val="640"/>
          <w:marRight w:val="0"/>
          <w:marTop w:val="0"/>
          <w:marBottom w:val="0"/>
          <w:divBdr>
            <w:top w:val="none" w:sz="0" w:space="0" w:color="auto"/>
            <w:left w:val="none" w:sz="0" w:space="0" w:color="auto"/>
            <w:bottom w:val="none" w:sz="0" w:space="0" w:color="auto"/>
            <w:right w:val="none" w:sz="0" w:space="0" w:color="auto"/>
          </w:divBdr>
        </w:div>
        <w:div w:id="865292487">
          <w:marLeft w:val="640"/>
          <w:marRight w:val="0"/>
          <w:marTop w:val="0"/>
          <w:marBottom w:val="0"/>
          <w:divBdr>
            <w:top w:val="none" w:sz="0" w:space="0" w:color="auto"/>
            <w:left w:val="none" w:sz="0" w:space="0" w:color="auto"/>
            <w:bottom w:val="none" w:sz="0" w:space="0" w:color="auto"/>
            <w:right w:val="none" w:sz="0" w:space="0" w:color="auto"/>
          </w:divBdr>
        </w:div>
        <w:div w:id="906572519">
          <w:marLeft w:val="640"/>
          <w:marRight w:val="0"/>
          <w:marTop w:val="0"/>
          <w:marBottom w:val="0"/>
          <w:divBdr>
            <w:top w:val="none" w:sz="0" w:space="0" w:color="auto"/>
            <w:left w:val="none" w:sz="0" w:space="0" w:color="auto"/>
            <w:bottom w:val="none" w:sz="0" w:space="0" w:color="auto"/>
            <w:right w:val="none" w:sz="0" w:space="0" w:color="auto"/>
          </w:divBdr>
        </w:div>
        <w:div w:id="958072628">
          <w:marLeft w:val="640"/>
          <w:marRight w:val="0"/>
          <w:marTop w:val="0"/>
          <w:marBottom w:val="0"/>
          <w:divBdr>
            <w:top w:val="none" w:sz="0" w:space="0" w:color="auto"/>
            <w:left w:val="none" w:sz="0" w:space="0" w:color="auto"/>
            <w:bottom w:val="none" w:sz="0" w:space="0" w:color="auto"/>
            <w:right w:val="none" w:sz="0" w:space="0" w:color="auto"/>
          </w:divBdr>
        </w:div>
        <w:div w:id="989750237">
          <w:marLeft w:val="640"/>
          <w:marRight w:val="0"/>
          <w:marTop w:val="0"/>
          <w:marBottom w:val="0"/>
          <w:divBdr>
            <w:top w:val="none" w:sz="0" w:space="0" w:color="auto"/>
            <w:left w:val="none" w:sz="0" w:space="0" w:color="auto"/>
            <w:bottom w:val="none" w:sz="0" w:space="0" w:color="auto"/>
            <w:right w:val="none" w:sz="0" w:space="0" w:color="auto"/>
          </w:divBdr>
        </w:div>
        <w:div w:id="1018504372">
          <w:marLeft w:val="640"/>
          <w:marRight w:val="0"/>
          <w:marTop w:val="0"/>
          <w:marBottom w:val="0"/>
          <w:divBdr>
            <w:top w:val="none" w:sz="0" w:space="0" w:color="auto"/>
            <w:left w:val="none" w:sz="0" w:space="0" w:color="auto"/>
            <w:bottom w:val="none" w:sz="0" w:space="0" w:color="auto"/>
            <w:right w:val="none" w:sz="0" w:space="0" w:color="auto"/>
          </w:divBdr>
        </w:div>
        <w:div w:id="1091203429">
          <w:marLeft w:val="640"/>
          <w:marRight w:val="0"/>
          <w:marTop w:val="0"/>
          <w:marBottom w:val="0"/>
          <w:divBdr>
            <w:top w:val="none" w:sz="0" w:space="0" w:color="auto"/>
            <w:left w:val="none" w:sz="0" w:space="0" w:color="auto"/>
            <w:bottom w:val="none" w:sz="0" w:space="0" w:color="auto"/>
            <w:right w:val="none" w:sz="0" w:space="0" w:color="auto"/>
          </w:divBdr>
        </w:div>
        <w:div w:id="1124932315">
          <w:marLeft w:val="640"/>
          <w:marRight w:val="0"/>
          <w:marTop w:val="0"/>
          <w:marBottom w:val="0"/>
          <w:divBdr>
            <w:top w:val="none" w:sz="0" w:space="0" w:color="auto"/>
            <w:left w:val="none" w:sz="0" w:space="0" w:color="auto"/>
            <w:bottom w:val="none" w:sz="0" w:space="0" w:color="auto"/>
            <w:right w:val="none" w:sz="0" w:space="0" w:color="auto"/>
          </w:divBdr>
        </w:div>
        <w:div w:id="1155338763">
          <w:marLeft w:val="640"/>
          <w:marRight w:val="0"/>
          <w:marTop w:val="0"/>
          <w:marBottom w:val="0"/>
          <w:divBdr>
            <w:top w:val="none" w:sz="0" w:space="0" w:color="auto"/>
            <w:left w:val="none" w:sz="0" w:space="0" w:color="auto"/>
            <w:bottom w:val="none" w:sz="0" w:space="0" w:color="auto"/>
            <w:right w:val="none" w:sz="0" w:space="0" w:color="auto"/>
          </w:divBdr>
        </w:div>
        <w:div w:id="1226646764">
          <w:marLeft w:val="640"/>
          <w:marRight w:val="0"/>
          <w:marTop w:val="0"/>
          <w:marBottom w:val="0"/>
          <w:divBdr>
            <w:top w:val="none" w:sz="0" w:space="0" w:color="auto"/>
            <w:left w:val="none" w:sz="0" w:space="0" w:color="auto"/>
            <w:bottom w:val="none" w:sz="0" w:space="0" w:color="auto"/>
            <w:right w:val="none" w:sz="0" w:space="0" w:color="auto"/>
          </w:divBdr>
        </w:div>
        <w:div w:id="1237982335">
          <w:marLeft w:val="640"/>
          <w:marRight w:val="0"/>
          <w:marTop w:val="0"/>
          <w:marBottom w:val="0"/>
          <w:divBdr>
            <w:top w:val="none" w:sz="0" w:space="0" w:color="auto"/>
            <w:left w:val="none" w:sz="0" w:space="0" w:color="auto"/>
            <w:bottom w:val="none" w:sz="0" w:space="0" w:color="auto"/>
            <w:right w:val="none" w:sz="0" w:space="0" w:color="auto"/>
          </w:divBdr>
        </w:div>
        <w:div w:id="1243181867">
          <w:marLeft w:val="640"/>
          <w:marRight w:val="0"/>
          <w:marTop w:val="0"/>
          <w:marBottom w:val="0"/>
          <w:divBdr>
            <w:top w:val="none" w:sz="0" w:space="0" w:color="auto"/>
            <w:left w:val="none" w:sz="0" w:space="0" w:color="auto"/>
            <w:bottom w:val="none" w:sz="0" w:space="0" w:color="auto"/>
            <w:right w:val="none" w:sz="0" w:space="0" w:color="auto"/>
          </w:divBdr>
        </w:div>
        <w:div w:id="1273249180">
          <w:marLeft w:val="640"/>
          <w:marRight w:val="0"/>
          <w:marTop w:val="0"/>
          <w:marBottom w:val="0"/>
          <w:divBdr>
            <w:top w:val="none" w:sz="0" w:space="0" w:color="auto"/>
            <w:left w:val="none" w:sz="0" w:space="0" w:color="auto"/>
            <w:bottom w:val="none" w:sz="0" w:space="0" w:color="auto"/>
            <w:right w:val="none" w:sz="0" w:space="0" w:color="auto"/>
          </w:divBdr>
        </w:div>
        <w:div w:id="1337148350">
          <w:marLeft w:val="640"/>
          <w:marRight w:val="0"/>
          <w:marTop w:val="0"/>
          <w:marBottom w:val="0"/>
          <w:divBdr>
            <w:top w:val="none" w:sz="0" w:space="0" w:color="auto"/>
            <w:left w:val="none" w:sz="0" w:space="0" w:color="auto"/>
            <w:bottom w:val="none" w:sz="0" w:space="0" w:color="auto"/>
            <w:right w:val="none" w:sz="0" w:space="0" w:color="auto"/>
          </w:divBdr>
        </w:div>
        <w:div w:id="1339040527">
          <w:marLeft w:val="640"/>
          <w:marRight w:val="0"/>
          <w:marTop w:val="0"/>
          <w:marBottom w:val="0"/>
          <w:divBdr>
            <w:top w:val="none" w:sz="0" w:space="0" w:color="auto"/>
            <w:left w:val="none" w:sz="0" w:space="0" w:color="auto"/>
            <w:bottom w:val="none" w:sz="0" w:space="0" w:color="auto"/>
            <w:right w:val="none" w:sz="0" w:space="0" w:color="auto"/>
          </w:divBdr>
        </w:div>
        <w:div w:id="1422988849">
          <w:marLeft w:val="640"/>
          <w:marRight w:val="0"/>
          <w:marTop w:val="0"/>
          <w:marBottom w:val="0"/>
          <w:divBdr>
            <w:top w:val="none" w:sz="0" w:space="0" w:color="auto"/>
            <w:left w:val="none" w:sz="0" w:space="0" w:color="auto"/>
            <w:bottom w:val="none" w:sz="0" w:space="0" w:color="auto"/>
            <w:right w:val="none" w:sz="0" w:space="0" w:color="auto"/>
          </w:divBdr>
        </w:div>
        <w:div w:id="1439329331">
          <w:marLeft w:val="640"/>
          <w:marRight w:val="0"/>
          <w:marTop w:val="0"/>
          <w:marBottom w:val="0"/>
          <w:divBdr>
            <w:top w:val="none" w:sz="0" w:space="0" w:color="auto"/>
            <w:left w:val="none" w:sz="0" w:space="0" w:color="auto"/>
            <w:bottom w:val="none" w:sz="0" w:space="0" w:color="auto"/>
            <w:right w:val="none" w:sz="0" w:space="0" w:color="auto"/>
          </w:divBdr>
        </w:div>
        <w:div w:id="1454208598">
          <w:marLeft w:val="640"/>
          <w:marRight w:val="0"/>
          <w:marTop w:val="0"/>
          <w:marBottom w:val="0"/>
          <w:divBdr>
            <w:top w:val="none" w:sz="0" w:space="0" w:color="auto"/>
            <w:left w:val="none" w:sz="0" w:space="0" w:color="auto"/>
            <w:bottom w:val="none" w:sz="0" w:space="0" w:color="auto"/>
            <w:right w:val="none" w:sz="0" w:space="0" w:color="auto"/>
          </w:divBdr>
        </w:div>
        <w:div w:id="1493983099">
          <w:marLeft w:val="640"/>
          <w:marRight w:val="0"/>
          <w:marTop w:val="0"/>
          <w:marBottom w:val="0"/>
          <w:divBdr>
            <w:top w:val="none" w:sz="0" w:space="0" w:color="auto"/>
            <w:left w:val="none" w:sz="0" w:space="0" w:color="auto"/>
            <w:bottom w:val="none" w:sz="0" w:space="0" w:color="auto"/>
            <w:right w:val="none" w:sz="0" w:space="0" w:color="auto"/>
          </w:divBdr>
        </w:div>
        <w:div w:id="1502043705">
          <w:marLeft w:val="640"/>
          <w:marRight w:val="0"/>
          <w:marTop w:val="0"/>
          <w:marBottom w:val="0"/>
          <w:divBdr>
            <w:top w:val="none" w:sz="0" w:space="0" w:color="auto"/>
            <w:left w:val="none" w:sz="0" w:space="0" w:color="auto"/>
            <w:bottom w:val="none" w:sz="0" w:space="0" w:color="auto"/>
            <w:right w:val="none" w:sz="0" w:space="0" w:color="auto"/>
          </w:divBdr>
        </w:div>
        <w:div w:id="1511026826">
          <w:marLeft w:val="640"/>
          <w:marRight w:val="0"/>
          <w:marTop w:val="0"/>
          <w:marBottom w:val="0"/>
          <w:divBdr>
            <w:top w:val="none" w:sz="0" w:space="0" w:color="auto"/>
            <w:left w:val="none" w:sz="0" w:space="0" w:color="auto"/>
            <w:bottom w:val="none" w:sz="0" w:space="0" w:color="auto"/>
            <w:right w:val="none" w:sz="0" w:space="0" w:color="auto"/>
          </w:divBdr>
        </w:div>
        <w:div w:id="1539393738">
          <w:marLeft w:val="640"/>
          <w:marRight w:val="0"/>
          <w:marTop w:val="0"/>
          <w:marBottom w:val="0"/>
          <w:divBdr>
            <w:top w:val="none" w:sz="0" w:space="0" w:color="auto"/>
            <w:left w:val="none" w:sz="0" w:space="0" w:color="auto"/>
            <w:bottom w:val="none" w:sz="0" w:space="0" w:color="auto"/>
            <w:right w:val="none" w:sz="0" w:space="0" w:color="auto"/>
          </w:divBdr>
        </w:div>
        <w:div w:id="1551573029">
          <w:marLeft w:val="640"/>
          <w:marRight w:val="0"/>
          <w:marTop w:val="0"/>
          <w:marBottom w:val="0"/>
          <w:divBdr>
            <w:top w:val="none" w:sz="0" w:space="0" w:color="auto"/>
            <w:left w:val="none" w:sz="0" w:space="0" w:color="auto"/>
            <w:bottom w:val="none" w:sz="0" w:space="0" w:color="auto"/>
            <w:right w:val="none" w:sz="0" w:space="0" w:color="auto"/>
          </w:divBdr>
        </w:div>
        <w:div w:id="1556089107">
          <w:marLeft w:val="640"/>
          <w:marRight w:val="0"/>
          <w:marTop w:val="0"/>
          <w:marBottom w:val="0"/>
          <w:divBdr>
            <w:top w:val="none" w:sz="0" w:space="0" w:color="auto"/>
            <w:left w:val="none" w:sz="0" w:space="0" w:color="auto"/>
            <w:bottom w:val="none" w:sz="0" w:space="0" w:color="auto"/>
            <w:right w:val="none" w:sz="0" w:space="0" w:color="auto"/>
          </w:divBdr>
        </w:div>
        <w:div w:id="1570458066">
          <w:marLeft w:val="640"/>
          <w:marRight w:val="0"/>
          <w:marTop w:val="0"/>
          <w:marBottom w:val="0"/>
          <w:divBdr>
            <w:top w:val="none" w:sz="0" w:space="0" w:color="auto"/>
            <w:left w:val="none" w:sz="0" w:space="0" w:color="auto"/>
            <w:bottom w:val="none" w:sz="0" w:space="0" w:color="auto"/>
            <w:right w:val="none" w:sz="0" w:space="0" w:color="auto"/>
          </w:divBdr>
        </w:div>
        <w:div w:id="1657104716">
          <w:marLeft w:val="640"/>
          <w:marRight w:val="0"/>
          <w:marTop w:val="0"/>
          <w:marBottom w:val="0"/>
          <w:divBdr>
            <w:top w:val="none" w:sz="0" w:space="0" w:color="auto"/>
            <w:left w:val="none" w:sz="0" w:space="0" w:color="auto"/>
            <w:bottom w:val="none" w:sz="0" w:space="0" w:color="auto"/>
            <w:right w:val="none" w:sz="0" w:space="0" w:color="auto"/>
          </w:divBdr>
        </w:div>
        <w:div w:id="1673677573">
          <w:marLeft w:val="640"/>
          <w:marRight w:val="0"/>
          <w:marTop w:val="0"/>
          <w:marBottom w:val="0"/>
          <w:divBdr>
            <w:top w:val="none" w:sz="0" w:space="0" w:color="auto"/>
            <w:left w:val="none" w:sz="0" w:space="0" w:color="auto"/>
            <w:bottom w:val="none" w:sz="0" w:space="0" w:color="auto"/>
            <w:right w:val="none" w:sz="0" w:space="0" w:color="auto"/>
          </w:divBdr>
        </w:div>
        <w:div w:id="1773820011">
          <w:marLeft w:val="640"/>
          <w:marRight w:val="0"/>
          <w:marTop w:val="0"/>
          <w:marBottom w:val="0"/>
          <w:divBdr>
            <w:top w:val="none" w:sz="0" w:space="0" w:color="auto"/>
            <w:left w:val="none" w:sz="0" w:space="0" w:color="auto"/>
            <w:bottom w:val="none" w:sz="0" w:space="0" w:color="auto"/>
            <w:right w:val="none" w:sz="0" w:space="0" w:color="auto"/>
          </w:divBdr>
        </w:div>
        <w:div w:id="1778213711">
          <w:marLeft w:val="640"/>
          <w:marRight w:val="0"/>
          <w:marTop w:val="0"/>
          <w:marBottom w:val="0"/>
          <w:divBdr>
            <w:top w:val="none" w:sz="0" w:space="0" w:color="auto"/>
            <w:left w:val="none" w:sz="0" w:space="0" w:color="auto"/>
            <w:bottom w:val="none" w:sz="0" w:space="0" w:color="auto"/>
            <w:right w:val="none" w:sz="0" w:space="0" w:color="auto"/>
          </w:divBdr>
        </w:div>
        <w:div w:id="1802267065">
          <w:marLeft w:val="640"/>
          <w:marRight w:val="0"/>
          <w:marTop w:val="0"/>
          <w:marBottom w:val="0"/>
          <w:divBdr>
            <w:top w:val="none" w:sz="0" w:space="0" w:color="auto"/>
            <w:left w:val="none" w:sz="0" w:space="0" w:color="auto"/>
            <w:bottom w:val="none" w:sz="0" w:space="0" w:color="auto"/>
            <w:right w:val="none" w:sz="0" w:space="0" w:color="auto"/>
          </w:divBdr>
        </w:div>
        <w:div w:id="1913856163">
          <w:marLeft w:val="640"/>
          <w:marRight w:val="0"/>
          <w:marTop w:val="0"/>
          <w:marBottom w:val="0"/>
          <w:divBdr>
            <w:top w:val="none" w:sz="0" w:space="0" w:color="auto"/>
            <w:left w:val="none" w:sz="0" w:space="0" w:color="auto"/>
            <w:bottom w:val="none" w:sz="0" w:space="0" w:color="auto"/>
            <w:right w:val="none" w:sz="0" w:space="0" w:color="auto"/>
          </w:divBdr>
        </w:div>
        <w:div w:id="1962610197">
          <w:marLeft w:val="640"/>
          <w:marRight w:val="0"/>
          <w:marTop w:val="0"/>
          <w:marBottom w:val="0"/>
          <w:divBdr>
            <w:top w:val="none" w:sz="0" w:space="0" w:color="auto"/>
            <w:left w:val="none" w:sz="0" w:space="0" w:color="auto"/>
            <w:bottom w:val="none" w:sz="0" w:space="0" w:color="auto"/>
            <w:right w:val="none" w:sz="0" w:space="0" w:color="auto"/>
          </w:divBdr>
        </w:div>
        <w:div w:id="2069570416">
          <w:marLeft w:val="640"/>
          <w:marRight w:val="0"/>
          <w:marTop w:val="0"/>
          <w:marBottom w:val="0"/>
          <w:divBdr>
            <w:top w:val="none" w:sz="0" w:space="0" w:color="auto"/>
            <w:left w:val="none" w:sz="0" w:space="0" w:color="auto"/>
            <w:bottom w:val="none" w:sz="0" w:space="0" w:color="auto"/>
            <w:right w:val="none" w:sz="0" w:space="0" w:color="auto"/>
          </w:divBdr>
        </w:div>
        <w:div w:id="2117631916">
          <w:marLeft w:val="640"/>
          <w:marRight w:val="0"/>
          <w:marTop w:val="0"/>
          <w:marBottom w:val="0"/>
          <w:divBdr>
            <w:top w:val="none" w:sz="0" w:space="0" w:color="auto"/>
            <w:left w:val="none" w:sz="0" w:space="0" w:color="auto"/>
            <w:bottom w:val="none" w:sz="0" w:space="0" w:color="auto"/>
            <w:right w:val="none" w:sz="0" w:space="0" w:color="auto"/>
          </w:divBdr>
        </w:div>
      </w:divsChild>
    </w:div>
    <w:div w:id="1019233531">
      <w:bodyDiv w:val="1"/>
      <w:marLeft w:val="0"/>
      <w:marRight w:val="0"/>
      <w:marTop w:val="0"/>
      <w:marBottom w:val="0"/>
      <w:divBdr>
        <w:top w:val="none" w:sz="0" w:space="0" w:color="auto"/>
        <w:left w:val="none" w:sz="0" w:space="0" w:color="auto"/>
        <w:bottom w:val="none" w:sz="0" w:space="0" w:color="auto"/>
        <w:right w:val="none" w:sz="0" w:space="0" w:color="auto"/>
      </w:divBdr>
      <w:divsChild>
        <w:div w:id="215356061">
          <w:marLeft w:val="640"/>
          <w:marRight w:val="0"/>
          <w:marTop w:val="0"/>
          <w:marBottom w:val="0"/>
          <w:divBdr>
            <w:top w:val="none" w:sz="0" w:space="0" w:color="auto"/>
            <w:left w:val="none" w:sz="0" w:space="0" w:color="auto"/>
            <w:bottom w:val="none" w:sz="0" w:space="0" w:color="auto"/>
            <w:right w:val="none" w:sz="0" w:space="0" w:color="auto"/>
          </w:divBdr>
        </w:div>
        <w:div w:id="1542937483">
          <w:marLeft w:val="640"/>
          <w:marRight w:val="0"/>
          <w:marTop w:val="0"/>
          <w:marBottom w:val="0"/>
          <w:divBdr>
            <w:top w:val="none" w:sz="0" w:space="0" w:color="auto"/>
            <w:left w:val="none" w:sz="0" w:space="0" w:color="auto"/>
            <w:bottom w:val="none" w:sz="0" w:space="0" w:color="auto"/>
            <w:right w:val="none" w:sz="0" w:space="0" w:color="auto"/>
          </w:divBdr>
        </w:div>
        <w:div w:id="564537368">
          <w:marLeft w:val="640"/>
          <w:marRight w:val="0"/>
          <w:marTop w:val="0"/>
          <w:marBottom w:val="0"/>
          <w:divBdr>
            <w:top w:val="none" w:sz="0" w:space="0" w:color="auto"/>
            <w:left w:val="none" w:sz="0" w:space="0" w:color="auto"/>
            <w:bottom w:val="none" w:sz="0" w:space="0" w:color="auto"/>
            <w:right w:val="none" w:sz="0" w:space="0" w:color="auto"/>
          </w:divBdr>
        </w:div>
        <w:div w:id="1857766190">
          <w:marLeft w:val="640"/>
          <w:marRight w:val="0"/>
          <w:marTop w:val="0"/>
          <w:marBottom w:val="0"/>
          <w:divBdr>
            <w:top w:val="none" w:sz="0" w:space="0" w:color="auto"/>
            <w:left w:val="none" w:sz="0" w:space="0" w:color="auto"/>
            <w:bottom w:val="none" w:sz="0" w:space="0" w:color="auto"/>
            <w:right w:val="none" w:sz="0" w:space="0" w:color="auto"/>
          </w:divBdr>
        </w:div>
        <w:div w:id="2107460791">
          <w:marLeft w:val="640"/>
          <w:marRight w:val="0"/>
          <w:marTop w:val="0"/>
          <w:marBottom w:val="0"/>
          <w:divBdr>
            <w:top w:val="none" w:sz="0" w:space="0" w:color="auto"/>
            <w:left w:val="none" w:sz="0" w:space="0" w:color="auto"/>
            <w:bottom w:val="none" w:sz="0" w:space="0" w:color="auto"/>
            <w:right w:val="none" w:sz="0" w:space="0" w:color="auto"/>
          </w:divBdr>
        </w:div>
        <w:div w:id="1832982466">
          <w:marLeft w:val="640"/>
          <w:marRight w:val="0"/>
          <w:marTop w:val="0"/>
          <w:marBottom w:val="0"/>
          <w:divBdr>
            <w:top w:val="none" w:sz="0" w:space="0" w:color="auto"/>
            <w:left w:val="none" w:sz="0" w:space="0" w:color="auto"/>
            <w:bottom w:val="none" w:sz="0" w:space="0" w:color="auto"/>
            <w:right w:val="none" w:sz="0" w:space="0" w:color="auto"/>
          </w:divBdr>
        </w:div>
        <w:div w:id="1722364718">
          <w:marLeft w:val="640"/>
          <w:marRight w:val="0"/>
          <w:marTop w:val="0"/>
          <w:marBottom w:val="0"/>
          <w:divBdr>
            <w:top w:val="none" w:sz="0" w:space="0" w:color="auto"/>
            <w:left w:val="none" w:sz="0" w:space="0" w:color="auto"/>
            <w:bottom w:val="none" w:sz="0" w:space="0" w:color="auto"/>
            <w:right w:val="none" w:sz="0" w:space="0" w:color="auto"/>
          </w:divBdr>
        </w:div>
        <w:div w:id="2037384092">
          <w:marLeft w:val="640"/>
          <w:marRight w:val="0"/>
          <w:marTop w:val="0"/>
          <w:marBottom w:val="0"/>
          <w:divBdr>
            <w:top w:val="none" w:sz="0" w:space="0" w:color="auto"/>
            <w:left w:val="none" w:sz="0" w:space="0" w:color="auto"/>
            <w:bottom w:val="none" w:sz="0" w:space="0" w:color="auto"/>
            <w:right w:val="none" w:sz="0" w:space="0" w:color="auto"/>
          </w:divBdr>
        </w:div>
        <w:div w:id="83186946">
          <w:marLeft w:val="640"/>
          <w:marRight w:val="0"/>
          <w:marTop w:val="0"/>
          <w:marBottom w:val="0"/>
          <w:divBdr>
            <w:top w:val="none" w:sz="0" w:space="0" w:color="auto"/>
            <w:left w:val="none" w:sz="0" w:space="0" w:color="auto"/>
            <w:bottom w:val="none" w:sz="0" w:space="0" w:color="auto"/>
            <w:right w:val="none" w:sz="0" w:space="0" w:color="auto"/>
          </w:divBdr>
        </w:div>
        <w:div w:id="288244952">
          <w:marLeft w:val="640"/>
          <w:marRight w:val="0"/>
          <w:marTop w:val="0"/>
          <w:marBottom w:val="0"/>
          <w:divBdr>
            <w:top w:val="none" w:sz="0" w:space="0" w:color="auto"/>
            <w:left w:val="none" w:sz="0" w:space="0" w:color="auto"/>
            <w:bottom w:val="none" w:sz="0" w:space="0" w:color="auto"/>
            <w:right w:val="none" w:sz="0" w:space="0" w:color="auto"/>
          </w:divBdr>
        </w:div>
        <w:div w:id="1525244115">
          <w:marLeft w:val="640"/>
          <w:marRight w:val="0"/>
          <w:marTop w:val="0"/>
          <w:marBottom w:val="0"/>
          <w:divBdr>
            <w:top w:val="none" w:sz="0" w:space="0" w:color="auto"/>
            <w:left w:val="none" w:sz="0" w:space="0" w:color="auto"/>
            <w:bottom w:val="none" w:sz="0" w:space="0" w:color="auto"/>
            <w:right w:val="none" w:sz="0" w:space="0" w:color="auto"/>
          </w:divBdr>
        </w:div>
        <w:div w:id="244726585">
          <w:marLeft w:val="640"/>
          <w:marRight w:val="0"/>
          <w:marTop w:val="0"/>
          <w:marBottom w:val="0"/>
          <w:divBdr>
            <w:top w:val="none" w:sz="0" w:space="0" w:color="auto"/>
            <w:left w:val="none" w:sz="0" w:space="0" w:color="auto"/>
            <w:bottom w:val="none" w:sz="0" w:space="0" w:color="auto"/>
            <w:right w:val="none" w:sz="0" w:space="0" w:color="auto"/>
          </w:divBdr>
        </w:div>
        <w:div w:id="2092121774">
          <w:marLeft w:val="640"/>
          <w:marRight w:val="0"/>
          <w:marTop w:val="0"/>
          <w:marBottom w:val="0"/>
          <w:divBdr>
            <w:top w:val="none" w:sz="0" w:space="0" w:color="auto"/>
            <w:left w:val="none" w:sz="0" w:space="0" w:color="auto"/>
            <w:bottom w:val="none" w:sz="0" w:space="0" w:color="auto"/>
            <w:right w:val="none" w:sz="0" w:space="0" w:color="auto"/>
          </w:divBdr>
        </w:div>
        <w:div w:id="1339846683">
          <w:marLeft w:val="640"/>
          <w:marRight w:val="0"/>
          <w:marTop w:val="0"/>
          <w:marBottom w:val="0"/>
          <w:divBdr>
            <w:top w:val="none" w:sz="0" w:space="0" w:color="auto"/>
            <w:left w:val="none" w:sz="0" w:space="0" w:color="auto"/>
            <w:bottom w:val="none" w:sz="0" w:space="0" w:color="auto"/>
            <w:right w:val="none" w:sz="0" w:space="0" w:color="auto"/>
          </w:divBdr>
        </w:div>
        <w:div w:id="855119184">
          <w:marLeft w:val="640"/>
          <w:marRight w:val="0"/>
          <w:marTop w:val="0"/>
          <w:marBottom w:val="0"/>
          <w:divBdr>
            <w:top w:val="none" w:sz="0" w:space="0" w:color="auto"/>
            <w:left w:val="none" w:sz="0" w:space="0" w:color="auto"/>
            <w:bottom w:val="none" w:sz="0" w:space="0" w:color="auto"/>
            <w:right w:val="none" w:sz="0" w:space="0" w:color="auto"/>
          </w:divBdr>
        </w:div>
        <w:div w:id="1017537577">
          <w:marLeft w:val="640"/>
          <w:marRight w:val="0"/>
          <w:marTop w:val="0"/>
          <w:marBottom w:val="0"/>
          <w:divBdr>
            <w:top w:val="none" w:sz="0" w:space="0" w:color="auto"/>
            <w:left w:val="none" w:sz="0" w:space="0" w:color="auto"/>
            <w:bottom w:val="none" w:sz="0" w:space="0" w:color="auto"/>
            <w:right w:val="none" w:sz="0" w:space="0" w:color="auto"/>
          </w:divBdr>
        </w:div>
        <w:div w:id="1334182979">
          <w:marLeft w:val="640"/>
          <w:marRight w:val="0"/>
          <w:marTop w:val="0"/>
          <w:marBottom w:val="0"/>
          <w:divBdr>
            <w:top w:val="none" w:sz="0" w:space="0" w:color="auto"/>
            <w:left w:val="none" w:sz="0" w:space="0" w:color="auto"/>
            <w:bottom w:val="none" w:sz="0" w:space="0" w:color="auto"/>
            <w:right w:val="none" w:sz="0" w:space="0" w:color="auto"/>
          </w:divBdr>
        </w:div>
        <w:div w:id="878661770">
          <w:marLeft w:val="640"/>
          <w:marRight w:val="0"/>
          <w:marTop w:val="0"/>
          <w:marBottom w:val="0"/>
          <w:divBdr>
            <w:top w:val="none" w:sz="0" w:space="0" w:color="auto"/>
            <w:left w:val="none" w:sz="0" w:space="0" w:color="auto"/>
            <w:bottom w:val="none" w:sz="0" w:space="0" w:color="auto"/>
            <w:right w:val="none" w:sz="0" w:space="0" w:color="auto"/>
          </w:divBdr>
        </w:div>
        <w:div w:id="896166982">
          <w:marLeft w:val="640"/>
          <w:marRight w:val="0"/>
          <w:marTop w:val="0"/>
          <w:marBottom w:val="0"/>
          <w:divBdr>
            <w:top w:val="none" w:sz="0" w:space="0" w:color="auto"/>
            <w:left w:val="none" w:sz="0" w:space="0" w:color="auto"/>
            <w:bottom w:val="none" w:sz="0" w:space="0" w:color="auto"/>
            <w:right w:val="none" w:sz="0" w:space="0" w:color="auto"/>
          </w:divBdr>
        </w:div>
        <w:div w:id="1822038209">
          <w:marLeft w:val="640"/>
          <w:marRight w:val="0"/>
          <w:marTop w:val="0"/>
          <w:marBottom w:val="0"/>
          <w:divBdr>
            <w:top w:val="none" w:sz="0" w:space="0" w:color="auto"/>
            <w:left w:val="none" w:sz="0" w:space="0" w:color="auto"/>
            <w:bottom w:val="none" w:sz="0" w:space="0" w:color="auto"/>
            <w:right w:val="none" w:sz="0" w:space="0" w:color="auto"/>
          </w:divBdr>
        </w:div>
        <w:div w:id="1312756886">
          <w:marLeft w:val="640"/>
          <w:marRight w:val="0"/>
          <w:marTop w:val="0"/>
          <w:marBottom w:val="0"/>
          <w:divBdr>
            <w:top w:val="none" w:sz="0" w:space="0" w:color="auto"/>
            <w:left w:val="none" w:sz="0" w:space="0" w:color="auto"/>
            <w:bottom w:val="none" w:sz="0" w:space="0" w:color="auto"/>
            <w:right w:val="none" w:sz="0" w:space="0" w:color="auto"/>
          </w:divBdr>
        </w:div>
        <w:div w:id="973023839">
          <w:marLeft w:val="640"/>
          <w:marRight w:val="0"/>
          <w:marTop w:val="0"/>
          <w:marBottom w:val="0"/>
          <w:divBdr>
            <w:top w:val="none" w:sz="0" w:space="0" w:color="auto"/>
            <w:left w:val="none" w:sz="0" w:space="0" w:color="auto"/>
            <w:bottom w:val="none" w:sz="0" w:space="0" w:color="auto"/>
            <w:right w:val="none" w:sz="0" w:space="0" w:color="auto"/>
          </w:divBdr>
        </w:div>
        <w:div w:id="780076179">
          <w:marLeft w:val="640"/>
          <w:marRight w:val="0"/>
          <w:marTop w:val="0"/>
          <w:marBottom w:val="0"/>
          <w:divBdr>
            <w:top w:val="none" w:sz="0" w:space="0" w:color="auto"/>
            <w:left w:val="none" w:sz="0" w:space="0" w:color="auto"/>
            <w:bottom w:val="none" w:sz="0" w:space="0" w:color="auto"/>
            <w:right w:val="none" w:sz="0" w:space="0" w:color="auto"/>
          </w:divBdr>
        </w:div>
        <w:div w:id="2069179402">
          <w:marLeft w:val="640"/>
          <w:marRight w:val="0"/>
          <w:marTop w:val="0"/>
          <w:marBottom w:val="0"/>
          <w:divBdr>
            <w:top w:val="none" w:sz="0" w:space="0" w:color="auto"/>
            <w:left w:val="none" w:sz="0" w:space="0" w:color="auto"/>
            <w:bottom w:val="none" w:sz="0" w:space="0" w:color="auto"/>
            <w:right w:val="none" w:sz="0" w:space="0" w:color="auto"/>
          </w:divBdr>
        </w:div>
        <w:div w:id="694041046">
          <w:marLeft w:val="640"/>
          <w:marRight w:val="0"/>
          <w:marTop w:val="0"/>
          <w:marBottom w:val="0"/>
          <w:divBdr>
            <w:top w:val="none" w:sz="0" w:space="0" w:color="auto"/>
            <w:left w:val="none" w:sz="0" w:space="0" w:color="auto"/>
            <w:bottom w:val="none" w:sz="0" w:space="0" w:color="auto"/>
            <w:right w:val="none" w:sz="0" w:space="0" w:color="auto"/>
          </w:divBdr>
        </w:div>
        <w:div w:id="224684128">
          <w:marLeft w:val="640"/>
          <w:marRight w:val="0"/>
          <w:marTop w:val="0"/>
          <w:marBottom w:val="0"/>
          <w:divBdr>
            <w:top w:val="none" w:sz="0" w:space="0" w:color="auto"/>
            <w:left w:val="none" w:sz="0" w:space="0" w:color="auto"/>
            <w:bottom w:val="none" w:sz="0" w:space="0" w:color="auto"/>
            <w:right w:val="none" w:sz="0" w:space="0" w:color="auto"/>
          </w:divBdr>
        </w:div>
        <w:div w:id="758907928">
          <w:marLeft w:val="640"/>
          <w:marRight w:val="0"/>
          <w:marTop w:val="0"/>
          <w:marBottom w:val="0"/>
          <w:divBdr>
            <w:top w:val="none" w:sz="0" w:space="0" w:color="auto"/>
            <w:left w:val="none" w:sz="0" w:space="0" w:color="auto"/>
            <w:bottom w:val="none" w:sz="0" w:space="0" w:color="auto"/>
            <w:right w:val="none" w:sz="0" w:space="0" w:color="auto"/>
          </w:divBdr>
        </w:div>
        <w:div w:id="1079518330">
          <w:marLeft w:val="640"/>
          <w:marRight w:val="0"/>
          <w:marTop w:val="0"/>
          <w:marBottom w:val="0"/>
          <w:divBdr>
            <w:top w:val="none" w:sz="0" w:space="0" w:color="auto"/>
            <w:left w:val="none" w:sz="0" w:space="0" w:color="auto"/>
            <w:bottom w:val="none" w:sz="0" w:space="0" w:color="auto"/>
            <w:right w:val="none" w:sz="0" w:space="0" w:color="auto"/>
          </w:divBdr>
        </w:div>
        <w:div w:id="1339039579">
          <w:marLeft w:val="640"/>
          <w:marRight w:val="0"/>
          <w:marTop w:val="0"/>
          <w:marBottom w:val="0"/>
          <w:divBdr>
            <w:top w:val="none" w:sz="0" w:space="0" w:color="auto"/>
            <w:left w:val="none" w:sz="0" w:space="0" w:color="auto"/>
            <w:bottom w:val="none" w:sz="0" w:space="0" w:color="auto"/>
            <w:right w:val="none" w:sz="0" w:space="0" w:color="auto"/>
          </w:divBdr>
        </w:div>
        <w:div w:id="715929318">
          <w:marLeft w:val="640"/>
          <w:marRight w:val="0"/>
          <w:marTop w:val="0"/>
          <w:marBottom w:val="0"/>
          <w:divBdr>
            <w:top w:val="none" w:sz="0" w:space="0" w:color="auto"/>
            <w:left w:val="none" w:sz="0" w:space="0" w:color="auto"/>
            <w:bottom w:val="none" w:sz="0" w:space="0" w:color="auto"/>
            <w:right w:val="none" w:sz="0" w:space="0" w:color="auto"/>
          </w:divBdr>
        </w:div>
        <w:div w:id="527061211">
          <w:marLeft w:val="640"/>
          <w:marRight w:val="0"/>
          <w:marTop w:val="0"/>
          <w:marBottom w:val="0"/>
          <w:divBdr>
            <w:top w:val="none" w:sz="0" w:space="0" w:color="auto"/>
            <w:left w:val="none" w:sz="0" w:space="0" w:color="auto"/>
            <w:bottom w:val="none" w:sz="0" w:space="0" w:color="auto"/>
            <w:right w:val="none" w:sz="0" w:space="0" w:color="auto"/>
          </w:divBdr>
        </w:div>
        <w:div w:id="698821762">
          <w:marLeft w:val="640"/>
          <w:marRight w:val="0"/>
          <w:marTop w:val="0"/>
          <w:marBottom w:val="0"/>
          <w:divBdr>
            <w:top w:val="none" w:sz="0" w:space="0" w:color="auto"/>
            <w:left w:val="none" w:sz="0" w:space="0" w:color="auto"/>
            <w:bottom w:val="none" w:sz="0" w:space="0" w:color="auto"/>
            <w:right w:val="none" w:sz="0" w:space="0" w:color="auto"/>
          </w:divBdr>
        </w:div>
        <w:div w:id="359208834">
          <w:marLeft w:val="640"/>
          <w:marRight w:val="0"/>
          <w:marTop w:val="0"/>
          <w:marBottom w:val="0"/>
          <w:divBdr>
            <w:top w:val="none" w:sz="0" w:space="0" w:color="auto"/>
            <w:left w:val="none" w:sz="0" w:space="0" w:color="auto"/>
            <w:bottom w:val="none" w:sz="0" w:space="0" w:color="auto"/>
            <w:right w:val="none" w:sz="0" w:space="0" w:color="auto"/>
          </w:divBdr>
        </w:div>
        <w:div w:id="697663140">
          <w:marLeft w:val="640"/>
          <w:marRight w:val="0"/>
          <w:marTop w:val="0"/>
          <w:marBottom w:val="0"/>
          <w:divBdr>
            <w:top w:val="none" w:sz="0" w:space="0" w:color="auto"/>
            <w:left w:val="none" w:sz="0" w:space="0" w:color="auto"/>
            <w:bottom w:val="none" w:sz="0" w:space="0" w:color="auto"/>
            <w:right w:val="none" w:sz="0" w:space="0" w:color="auto"/>
          </w:divBdr>
        </w:div>
        <w:div w:id="109859729">
          <w:marLeft w:val="640"/>
          <w:marRight w:val="0"/>
          <w:marTop w:val="0"/>
          <w:marBottom w:val="0"/>
          <w:divBdr>
            <w:top w:val="none" w:sz="0" w:space="0" w:color="auto"/>
            <w:left w:val="none" w:sz="0" w:space="0" w:color="auto"/>
            <w:bottom w:val="none" w:sz="0" w:space="0" w:color="auto"/>
            <w:right w:val="none" w:sz="0" w:space="0" w:color="auto"/>
          </w:divBdr>
        </w:div>
        <w:div w:id="637337957">
          <w:marLeft w:val="640"/>
          <w:marRight w:val="0"/>
          <w:marTop w:val="0"/>
          <w:marBottom w:val="0"/>
          <w:divBdr>
            <w:top w:val="none" w:sz="0" w:space="0" w:color="auto"/>
            <w:left w:val="none" w:sz="0" w:space="0" w:color="auto"/>
            <w:bottom w:val="none" w:sz="0" w:space="0" w:color="auto"/>
            <w:right w:val="none" w:sz="0" w:space="0" w:color="auto"/>
          </w:divBdr>
        </w:div>
        <w:div w:id="688213626">
          <w:marLeft w:val="640"/>
          <w:marRight w:val="0"/>
          <w:marTop w:val="0"/>
          <w:marBottom w:val="0"/>
          <w:divBdr>
            <w:top w:val="none" w:sz="0" w:space="0" w:color="auto"/>
            <w:left w:val="none" w:sz="0" w:space="0" w:color="auto"/>
            <w:bottom w:val="none" w:sz="0" w:space="0" w:color="auto"/>
            <w:right w:val="none" w:sz="0" w:space="0" w:color="auto"/>
          </w:divBdr>
        </w:div>
        <w:div w:id="1850214925">
          <w:marLeft w:val="640"/>
          <w:marRight w:val="0"/>
          <w:marTop w:val="0"/>
          <w:marBottom w:val="0"/>
          <w:divBdr>
            <w:top w:val="none" w:sz="0" w:space="0" w:color="auto"/>
            <w:left w:val="none" w:sz="0" w:space="0" w:color="auto"/>
            <w:bottom w:val="none" w:sz="0" w:space="0" w:color="auto"/>
            <w:right w:val="none" w:sz="0" w:space="0" w:color="auto"/>
          </w:divBdr>
        </w:div>
        <w:div w:id="405149688">
          <w:marLeft w:val="640"/>
          <w:marRight w:val="0"/>
          <w:marTop w:val="0"/>
          <w:marBottom w:val="0"/>
          <w:divBdr>
            <w:top w:val="none" w:sz="0" w:space="0" w:color="auto"/>
            <w:left w:val="none" w:sz="0" w:space="0" w:color="auto"/>
            <w:bottom w:val="none" w:sz="0" w:space="0" w:color="auto"/>
            <w:right w:val="none" w:sz="0" w:space="0" w:color="auto"/>
          </w:divBdr>
        </w:div>
        <w:div w:id="1372342029">
          <w:marLeft w:val="640"/>
          <w:marRight w:val="0"/>
          <w:marTop w:val="0"/>
          <w:marBottom w:val="0"/>
          <w:divBdr>
            <w:top w:val="none" w:sz="0" w:space="0" w:color="auto"/>
            <w:left w:val="none" w:sz="0" w:space="0" w:color="auto"/>
            <w:bottom w:val="none" w:sz="0" w:space="0" w:color="auto"/>
            <w:right w:val="none" w:sz="0" w:space="0" w:color="auto"/>
          </w:divBdr>
        </w:div>
        <w:div w:id="822769807">
          <w:marLeft w:val="640"/>
          <w:marRight w:val="0"/>
          <w:marTop w:val="0"/>
          <w:marBottom w:val="0"/>
          <w:divBdr>
            <w:top w:val="none" w:sz="0" w:space="0" w:color="auto"/>
            <w:left w:val="none" w:sz="0" w:space="0" w:color="auto"/>
            <w:bottom w:val="none" w:sz="0" w:space="0" w:color="auto"/>
            <w:right w:val="none" w:sz="0" w:space="0" w:color="auto"/>
          </w:divBdr>
        </w:div>
        <w:div w:id="750856596">
          <w:marLeft w:val="640"/>
          <w:marRight w:val="0"/>
          <w:marTop w:val="0"/>
          <w:marBottom w:val="0"/>
          <w:divBdr>
            <w:top w:val="none" w:sz="0" w:space="0" w:color="auto"/>
            <w:left w:val="none" w:sz="0" w:space="0" w:color="auto"/>
            <w:bottom w:val="none" w:sz="0" w:space="0" w:color="auto"/>
            <w:right w:val="none" w:sz="0" w:space="0" w:color="auto"/>
          </w:divBdr>
        </w:div>
        <w:div w:id="318271427">
          <w:marLeft w:val="640"/>
          <w:marRight w:val="0"/>
          <w:marTop w:val="0"/>
          <w:marBottom w:val="0"/>
          <w:divBdr>
            <w:top w:val="none" w:sz="0" w:space="0" w:color="auto"/>
            <w:left w:val="none" w:sz="0" w:space="0" w:color="auto"/>
            <w:bottom w:val="none" w:sz="0" w:space="0" w:color="auto"/>
            <w:right w:val="none" w:sz="0" w:space="0" w:color="auto"/>
          </w:divBdr>
        </w:div>
        <w:div w:id="1916428139">
          <w:marLeft w:val="640"/>
          <w:marRight w:val="0"/>
          <w:marTop w:val="0"/>
          <w:marBottom w:val="0"/>
          <w:divBdr>
            <w:top w:val="none" w:sz="0" w:space="0" w:color="auto"/>
            <w:left w:val="none" w:sz="0" w:space="0" w:color="auto"/>
            <w:bottom w:val="none" w:sz="0" w:space="0" w:color="auto"/>
            <w:right w:val="none" w:sz="0" w:space="0" w:color="auto"/>
          </w:divBdr>
        </w:div>
      </w:divsChild>
    </w:div>
    <w:div w:id="1019890778">
      <w:marLeft w:val="640"/>
      <w:marRight w:val="0"/>
      <w:marTop w:val="0"/>
      <w:marBottom w:val="0"/>
      <w:divBdr>
        <w:top w:val="none" w:sz="0" w:space="0" w:color="auto"/>
        <w:left w:val="none" w:sz="0" w:space="0" w:color="auto"/>
        <w:bottom w:val="none" w:sz="0" w:space="0" w:color="auto"/>
        <w:right w:val="none" w:sz="0" w:space="0" w:color="auto"/>
      </w:divBdr>
    </w:div>
    <w:div w:id="1020011359">
      <w:marLeft w:val="640"/>
      <w:marRight w:val="0"/>
      <w:marTop w:val="0"/>
      <w:marBottom w:val="0"/>
      <w:divBdr>
        <w:top w:val="none" w:sz="0" w:space="0" w:color="auto"/>
        <w:left w:val="none" w:sz="0" w:space="0" w:color="auto"/>
        <w:bottom w:val="none" w:sz="0" w:space="0" w:color="auto"/>
        <w:right w:val="none" w:sz="0" w:space="0" w:color="auto"/>
      </w:divBdr>
    </w:div>
    <w:div w:id="1021322113">
      <w:bodyDiv w:val="1"/>
      <w:marLeft w:val="0"/>
      <w:marRight w:val="0"/>
      <w:marTop w:val="0"/>
      <w:marBottom w:val="0"/>
      <w:divBdr>
        <w:top w:val="none" w:sz="0" w:space="0" w:color="auto"/>
        <w:left w:val="none" w:sz="0" w:space="0" w:color="auto"/>
        <w:bottom w:val="none" w:sz="0" w:space="0" w:color="auto"/>
        <w:right w:val="none" w:sz="0" w:space="0" w:color="auto"/>
      </w:divBdr>
      <w:divsChild>
        <w:div w:id="23481667">
          <w:marLeft w:val="640"/>
          <w:marRight w:val="0"/>
          <w:marTop w:val="0"/>
          <w:marBottom w:val="0"/>
          <w:divBdr>
            <w:top w:val="none" w:sz="0" w:space="0" w:color="auto"/>
            <w:left w:val="none" w:sz="0" w:space="0" w:color="auto"/>
            <w:bottom w:val="none" w:sz="0" w:space="0" w:color="auto"/>
            <w:right w:val="none" w:sz="0" w:space="0" w:color="auto"/>
          </w:divBdr>
        </w:div>
        <w:div w:id="49889806">
          <w:marLeft w:val="640"/>
          <w:marRight w:val="0"/>
          <w:marTop w:val="0"/>
          <w:marBottom w:val="0"/>
          <w:divBdr>
            <w:top w:val="none" w:sz="0" w:space="0" w:color="auto"/>
            <w:left w:val="none" w:sz="0" w:space="0" w:color="auto"/>
            <w:bottom w:val="none" w:sz="0" w:space="0" w:color="auto"/>
            <w:right w:val="none" w:sz="0" w:space="0" w:color="auto"/>
          </w:divBdr>
        </w:div>
        <w:div w:id="74861521">
          <w:marLeft w:val="640"/>
          <w:marRight w:val="0"/>
          <w:marTop w:val="0"/>
          <w:marBottom w:val="0"/>
          <w:divBdr>
            <w:top w:val="none" w:sz="0" w:space="0" w:color="auto"/>
            <w:left w:val="none" w:sz="0" w:space="0" w:color="auto"/>
            <w:bottom w:val="none" w:sz="0" w:space="0" w:color="auto"/>
            <w:right w:val="none" w:sz="0" w:space="0" w:color="auto"/>
          </w:divBdr>
        </w:div>
        <w:div w:id="105659923">
          <w:marLeft w:val="640"/>
          <w:marRight w:val="0"/>
          <w:marTop w:val="0"/>
          <w:marBottom w:val="0"/>
          <w:divBdr>
            <w:top w:val="none" w:sz="0" w:space="0" w:color="auto"/>
            <w:left w:val="none" w:sz="0" w:space="0" w:color="auto"/>
            <w:bottom w:val="none" w:sz="0" w:space="0" w:color="auto"/>
            <w:right w:val="none" w:sz="0" w:space="0" w:color="auto"/>
          </w:divBdr>
        </w:div>
        <w:div w:id="260721830">
          <w:marLeft w:val="640"/>
          <w:marRight w:val="0"/>
          <w:marTop w:val="0"/>
          <w:marBottom w:val="0"/>
          <w:divBdr>
            <w:top w:val="none" w:sz="0" w:space="0" w:color="auto"/>
            <w:left w:val="none" w:sz="0" w:space="0" w:color="auto"/>
            <w:bottom w:val="none" w:sz="0" w:space="0" w:color="auto"/>
            <w:right w:val="none" w:sz="0" w:space="0" w:color="auto"/>
          </w:divBdr>
        </w:div>
        <w:div w:id="301614892">
          <w:marLeft w:val="640"/>
          <w:marRight w:val="0"/>
          <w:marTop w:val="0"/>
          <w:marBottom w:val="0"/>
          <w:divBdr>
            <w:top w:val="none" w:sz="0" w:space="0" w:color="auto"/>
            <w:left w:val="none" w:sz="0" w:space="0" w:color="auto"/>
            <w:bottom w:val="none" w:sz="0" w:space="0" w:color="auto"/>
            <w:right w:val="none" w:sz="0" w:space="0" w:color="auto"/>
          </w:divBdr>
        </w:div>
        <w:div w:id="383604307">
          <w:marLeft w:val="640"/>
          <w:marRight w:val="0"/>
          <w:marTop w:val="0"/>
          <w:marBottom w:val="0"/>
          <w:divBdr>
            <w:top w:val="none" w:sz="0" w:space="0" w:color="auto"/>
            <w:left w:val="none" w:sz="0" w:space="0" w:color="auto"/>
            <w:bottom w:val="none" w:sz="0" w:space="0" w:color="auto"/>
            <w:right w:val="none" w:sz="0" w:space="0" w:color="auto"/>
          </w:divBdr>
        </w:div>
        <w:div w:id="402991550">
          <w:marLeft w:val="640"/>
          <w:marRight w:val="0"/>
          <w:marTop w:val="0"/>
          <w:marBottom w:val="0"/>
          <w:divBdr>
            <w:top w:val="none" w:sz="0" w:space="0" w:color="auto"/>
            <w:left w:val="none" w:sz="0" w:space="0" w:color="auto"/>
            <w:bottom w:val="none" w:sz="0" w:space="0" w:color="auto"/>
            <w:right w:val="none" w:sz="0" w:space="0" w:color="auto"/>
          </w:divBdr>
        </w:div>
        <w:div w:id="585574930">
          <w:marLeft w:val="640"/>
          <w:marRight w:val="0"/>
          <w:marTop w:val="0"/>
          <w:marBottom w:val="0"/>
          <w:divBdr>
            <w:top w:val="none" w:sz="0" w:space="0" w:color="auto"/>
            <w:left w:val="none" w:sz="0" w:space="0" w:color="auto"/>
            <w:bottom w:val="none" w:sz="0" w:space="0" w:color="auto"/>
            <w:right w:val="none" w:sz="0" w:space="0" w:color="auto"/>
          </w:divBdr>
        </w:div>
        <w:div w:id="663702470">
          <w:marLeft w:val="640"/>
          <w:marRight w:val="0"/>
          <w:marTop w:val="0"/>
          <w:marBottom w:val="0"/>
          <w:divBdr>
            <w:top w:val="none" w:sz="0" w:space="0" w:color="auto"/>
            <w:left w:val="none" w:sz="0" w:space="0" w:color="auto"/>
            <w:bottom w:val="none" w:sz="0" w:space="0" w:color="auto"/>
            <w:right w:val="none" w:sz="0" w:space="0" w:color="auto"/>
          </w:divBdr>
        </w:div>
        <w:div w:id="862671478">
          <w:marLeft w:val="640"/>
          <w:marRight w:val="0"/>
          <w:marTop w:val="0"/>
          <w:marBottom w:val="0"/>
          <w:divBdr>
            <w:top w:val="none" w:sz="0" w:space="0" w:color="auto"/>
            <w:left w:val="none" w:sz="0" w:space="0" w:color="auto"/>
            <w:bottom w:val="none" w:sz="0" w:space="0" w:color="auto"/>
            <w:right w:val="none" w:sz="0" w:space="0" w:color="auto"/>
          </w:divBdr>
        </w:div>
        <w:div w:id="905534336">
          <w:marLeft w:val="640"/>
          <w:marRight w:val="0"/>
          <w:marTop w:val="0"/>
          <w:marBottom w:val="0"/>
          <w:divBdr>
            <w:top w:val="none" w:sz="0" w:space="0" w:color="auto"/>
            <w:left w:val="none" w:sz="0" w:space="0" w:color="auto"/>
            <w:bottom w:val="none" w:sz="0" w:space="0" w:color="auto"/>
            <w:right w:val="none" w:sz="0" w:space="0" w:color="auto"/>
          </w:divBdr>
        </w:div>
        <w:div w:id="954215874">
          <w:marLeft w:val="640"/>
          <w:marRight w:val="0"/>
          <w:marTop w:val="0"/>
          <w:marBottom w:val="0"/>
          <w:divBdr>
            <w:top w:val="none" w:sz="0" w:space="0" w:color="auto"/>
            <w:left w:val="none" w:sz="0" w:space="0" w:color="auto"/>
            <w:bottom w:val="none" w:sz="0" w:space="0" w:color="auto"/>
            <w:right w:val="none" w:sz="0" w:space="0" w:color="auto"/>
          </w:divBdr>
        </w:div>
        <w:div w:id="1097138970">
          <w:marLeft w:val="640"/>
          <w:marRight w:val="0"/>
          <w:marTop w:val="0"/>
          <w:marBottom w:val="0"/>
          <w:divBdr>
            <w:top w:val="none" w:sz="0" w:space="0" w:color="auto"/>
            <w:left w:val="none" w:sz="0" w:space="0" w:color="auto"/>
            <w:bottom w:val="none" w:sz="0" w:space="0" w:color="auto"/>
            <w:right w:val="none" w:sz="0" w:space="0" w:color="auto"/>
          </w:divBdr>
        </w:div>
        <w:div w:id="1247806982">
          <w:marLeft w:val="640"/>
          <w:marRight w:val="0"/>
          <w:marTop w:val="0"/>
          <w:marBottom w:val="0"/>
          <w:divBdr>
            <w:top w:val="none" w:sz="0" w:space="0" w:color="auto"/>
            <w:left w:val="none" w:sz="0" w:space="0" w:color="auto"/>
            <w:bottom w:val="none" w:sz="0" w:space="0" w:color="auto"/>
            <w:right w:val="none" w:sz="0" w:space="0" w:color="auto"/>
          </w:divBdr>
        </w:div>
        <w:div w:id="1266310142">
          <w:marLeft w:val="640"/>
          <w:marRight w:val="0"/>
          <w:marTop w:val="0"/>
          <w:marBottom w:val="0"/>
          <w:divBdr>
            <w:top w:val="none" w:sz="0" w:space="0" w:color="auto"/>
            <w:left w:val="none" w:sz="0" w:space="0" w:color="auto"/>
            <w:bottom w:val="none" w:sz="0" w:space="0" w:color="auto"/>
            <w:right w:val="none" w:sz="0" w:space="0" w:color="auto"/>
          </w:divBdr>
        </w:div>
        <w:div w:id="1322002084">
          <w:marLeft w:val="640"/>
          <w:marRight w:val="0"/>
          <w:marTop w:val="0"/>
          <w:marBottom w:val="0"/>
          <w:divBdr>
            <w:top w:val="none" w:sz="0" w:space="0" w:color="auto"/>
            <w:left w:val="none" w:sz="0" w:space="0" w:color="auto"/>
            <w:bottom w:val="none" w:sz="0" w:space="0" w:color="auto"/>
            <w:right w:val="none" w:sz="0" w:space="0" w:color="auto"/>
          </w:divBdr>
        </w:div>
        <w:div w:id="1476334988">
          <w:marLeft w:val="640"/>
          <w:marRight w:val="0"/>
          <w:marTop w:val="0"/>
          <w:marBottom w:val="0"/>
          <w:divBdr>
            <w:top w:val="none" w:sz="0" w:space="0" w:color="auto"/>
            <w:left w:val="none" w:sz="0" w:space="0" w:color="auto"/>
            <w:bottom w:val="none" w:sz="0" w:space="0" w:color="auto"/>
            <w:right w:val="none" w:sz="0" w:space="0" w:color="auto"/>
          </w:divBdr>
        </w:div>
        <w:div w:id="1570118283">
          <w:marLeft w:val="640"/>
          <w:marRight w:val="0"/>
          <w:marTop w:val="0"/>
          <w:marBottom w:val="0"/>
          <w:divBdr>
            <w:top w:val="none" w:sz="0" w:space="0" w:color="auto"/>
            <w:left w:val="none" w:sz="0" w:space="0" w:color="auto"/>
            <w:bottom w:val="none" w:sz="0" w:space="0" w:color="auto"/>
            <w:right w:val="none" w:sz="0" w:space="0" w:color="auto"/>
          </w:divBdr>
        </w:div>
        <w:div w:id="1600797439">
          <w:marLeft w:val="640"/>
          <w:marRight w:val="0"/>
          <w:marTop w:val="0"/>
          <w:marBottom w:val="0"/>
          <w:divBdr>
            <w:top w:val="none" w:sz="0" w:space="0" w:color="auto"/>
            <w:left w:val="none" w:sz="0" w:space="0" w:color="auto"/>
            <w:bottom w:val="none" w:sz="0" w:space="0" w:color="auto"/>
            <w:right w:val="none" w:sz="0" w:space="0" w:color="auto"/>
          </w:divBdr>
        </w:div>
        <w:div w:id="1695186565">
          <w:marLeft w:val="640"/>
          <w:marRight w:val="0"/>
          <w:marTop w:val="0"/>
          <w:marBottom w:val="0"/>
          <w:divBdr>
            <w:top w:val="none" w:sz="0" w:space="0" w:color="auto"/>
            <w:left w:val="none" w:sz="0" w:space="0" w:color="auto"/>
            <w:bottom w:val="none" w:sz="0" w:space="0" w:color="auto"/>
            <w:right w:val="none" w:sz="0" w:space="0" w:color="auto"/>
          </w:divBdr>
        </w:div>
        <w:div w:id="1800147553">
          <w:marLeft w:val="640"/>
          <w:marRight w:val="0"/>
          <w:marTop w:val="0"/>
          <w:marBottom w:val="0"/>
          <w:divBdr>
            <w:top w:val="none" w:sz="0" w:space="0" w:color="auto"/>
            <w:left w:val="none" w:sz="0" w:space="0" w:color="auto"/>
            <w:bottom w:val="none" w:sz="0" w:space="0" w:color="auto"/>
            <w:right w:val="none" w:sz="0" w:space="0" w:color="auto"/>
          </w:divBdr>
        </w:div>
        <w:div w:id="1825122594">
          <w:marLeft w:val="640"/>
          <w:marRight w:val="0"/>
          <w:marTop w:val="0"/>
          <w:marBottom w:val="0"/>
          <w:divBdr>
            <w:top w:val="none" w:sz="0" w:space="0" w:color="auto"/>
            <w:left w:val="none" w:sz="0" w:space="0" w:color="auto"/>
            <w:bottom w:val="none" w:sz="0" w:space="0" w:color="auto"/>
            <w:right w:val="none" w:sz="0" w:space="0" w:color="auto"/>
          </w:divBdr>
        </w:div>
        <w:div w:id="1855220946">
          <w:marLeft w:val="640"/>
          <w:marRight w:val="0"/>
          <w:marTop w:val="0"/>
          <w:marBottom w:val="0"/>
          <w:divBdr>
            <w:top w:val="none" w:sz="0" w:space="0" w:color="auto"/>
            <w:left w:val="none" w:sz="0" w:space="0" w:color="auto"/>
            <w:bottom w:val="none" w:sz="0" w:space="0" w:color="auto"/>
            <w:right w:val="none" w:sz="0" w:space="0" w:color="auto"/>
          </w:divBdr>
        </w:div>
        <w:div w:id="1910918836">
          <w:marLeft w:val="640"/>
          <w:marRight w:val="0"/>
          <w:marTop w:val="0"/>
          <w:marBottom w:val="0"/>
          <w:divBdr>
            <w:top w:val="none" w:sz="0" w:space="0" w:color="auto"/>
            <w:left w:val="none" w:sz="0" w:space="0" w:color="auto"/>
            <w:bottom w:val="none" w:sz="0" w:space="0" w:color="auto"/>
            <w:right w:val="none" w:sz="0" w:space="0" w:color="auto"/>
          </w:divBdr>
        </w:div>
      </w:divsChild>
    </w:div>
    <w:div w:id="1021588245">
      <w:marLeft w:val="640"/>
      <w:marRight w:val="0"/>
      <w:marTop w:val="0"/>
      <w:marBottom w:val="0"/>
      <w:divBdr>
        <w:top w:val="none" w:sz="0" w:space="0" w:color="auto"/>
        <w:left w:val="none" w:sz="0" w:space="0" w:color="auto"/>
        <w:bottom w:val="none" w:sz="0" w:space="0" w:color="auto"/>
        <w:right w:val="none" w:sz="0" w:space="0" w:color="auto"/>
      </w:divBdr>
    </w:div>
    <w:div w:id="1022126618">
      <w:marLeft w:val="640"/>
      <w:marRight w:val="0"/>
      <w:marTop w:val="0"/>
      <w:marBottom w:val="0"/>
      <w:divBdr>
        <w:top w:val="none" w:sz="0" w:space="0" w:color="auto"/>
        <w:left w:val="none" w:sz="0" w:space="0" w:color="auto"/>
        <w:bottom w:val="none" w:sz="0" w:space="0" w:color="auto"/>
        <w:right w:val="none" w:sz="0" w:space="0" w:color="auto"/>
      </w:divBdr>
    </w:div>
    <w:div w:id="1022976072">
      <w:marLeft w:val="0"/>
      <w:marRight w:val="0"/>
      <w:marTop w:val="0"/>
      <w:marBottom w:val="0"/>
      <w:divBdr>
        <w:top w:val="none" w:sz="0" w:space="0" w:color="auto"/>
        <w:left w:val="none" w:sz="0" w:space="0" w:color="auto"/>
        <w:bottom w:val="none" w:sz="0" w:space="0" w:color="auto"/>
        <w:right w:val="none" w:sz="0" w:space="0" w:color="auto"/>
      </w:divBdr>
    </w:div>
    <w:div w:id="1025013907">
      <w:bodyDiv w:val="1"/>
      <w:marLeft w:val="0"/>
      <w:marRight w:val="0"/>
      <w:marTop w:val="0"/>
      <w:marBottom w:val="0"/>
      <w:divBdr>
        <w:top w:val="none" w:sz="0" w:space="0" w:color="auto"/>
        <w:left w:val="none" w:sz="0" w:space="0" w:color="auto"/>
        <w:bottom w:val="none" w:sz="0" w:space="0" w:color="auto"/>
        <w:right w:val="none" w:sz="0" w:space="0" w:color="auto"/>
      </w:divBdr>
      <w:divsChild>
        <w:div w:id="7876273">
          <w:marLeft w:val="640"/>
          <w:marRight w:val="0"/>
          <w:marTop w:val="0"/>
          <w:marBottom w:val="0"/>
          <w:divBdr>
            <w:top w:val="none" w:sz="0" w:space="0" w:color="auto"/>
            <w:left w:val="none" w:sz="0" w:space="0" w:color="auto"/>
            <w:bottom w:val="none" w:sz="0" w:space="0" w:color="auto"/>
            <w:right w:val="none" w:sz="0" w:space="0" w:color="auto"/>
          </w:divBdr>
        </w:div>
        <w:div w:id="9307409">
          <w:marLeft w:val="640"/>
          <w:marRight w:val="0"/>
          <w:marTop w:val="0"/>
          <w:marBottom w:val="0"/>
          <w:divBdr>
            <w:top w:val="none" w:sz="0" w:space="0" w:color="auto"/>
            <w:left w:val="none" w:sz="0" w:space="0" w:color="auto"/>
            <w:bottom w:val="none" w:sz="0" w:space="0" w:color="auto"/>
            <w:right w:val="none" w:sz="0" w:space="0" w:color="auto"/>
          </w:divBdr>
        </w:div>
        <w:div w:id="44641881">
          <w:marLeft w:val="640"/>
          <w:marRight w:val="0"/>
          <w:marTop w:val="0"/>
          <w:marBottom w:val="0"/>
          <w:divBdr>
            <w:top w:val="none" w:sz="0" w:space="0" w:color="auto"/>
            <w:left w:val="none" w:sz="0" w:space="0" w:color="auto"/>
            <w:bottom w:val="none" w:sz="0" w:space="0" w:color="auto"/>
            <w:right w:val="none" w:sz="0" w:space="0" w:color="auto"/>
          </w:divBdr>
        </w:div>
        <w:div w:id="260769395">
          <w:marLeft w:val="640"/>
          <w:marRight w:val="0"/>
          <w:marTop w:val="0"/>
          <w:marBottom w:val="0"/>
          <w:divBdr>
            <w:top w:val="none" w:sz="0" w:space="0" w:color="auto"/>
            <w:left w:val="none" w:sz="0" w:space="0" w:color="auto"/>
            <w:bottom w:val="none" w:sz="0" w:space="0" w:color="auto"/>
            <w:right w:val="none" w:sz="0" w:space="0" w:color="auto"/>
          </w:divBdr>
        </w:div>
        <w:div w:id="294719689">
          <w:marLeft w:val="640"/>
          <w:marRight w:val="0"/>
          <w:marTop w:val="0"/>
          <w:marBottom w:val="0"/>
          <w:divBdr>
            <w:top w:val="none" w:sz="0" w:space="0" w:color="auto"/>
            <w:left w:val="none" w:sz="0" w:space="0" w:color="auto"/>
            <w:bottom w:val="none" w:sz="0" w:space="0" w:color="auto"/>
            <w:right w:val="none" w:sz="0" w:space="0" w:color="auto"/>
          </w:divBdr>
        </w:div>
        <w:div w:id="329673353">
          <w:marLeft w:val="640"/>
          <w:marRight w:val="0"/>
          <w:marTop w:val="0"/>
          <w:marBottom w:val="0"/>
          <w:divBdr>
            <w:top w:val="none" w:sz="0" w:space="0" w:color="auto"/>
            <w:left w:val="none" w:sz="0" w:space="0" w:color="auto"/>
            <w:bottom w:val="none" w:sz="0" w:space="0" w:color="auto"/>
            <w:right w:val="none" w:sz="0" w:space="0" w:color="auto"/>
          </w:divBdr>
        </w:div>
        <w:div w:id="411120092">
          <w:marLeft w:val="640"/>
          <w:marRight w:val="0"/>
          <w:marTop w:val="0"/>
          <w:marBottom w:val="0"/>
          <w:divBdr>
            <w:top w:val="none" w:sz="0" w:space="0" w:color="auto"/>
            <w:left w:val="none" w:sz="0" w:space="0" w:color="auto"/>
            <w:bottom w:val="none" w:sz="0" w:space="0" w:color="auto"/>
            <w:right w:val="none" w:sz="0" w:space="0" w:color="auto"/>
          </w:divBdr>
        </w:div>
        <w:div w:id="433742747">
          <w:marLeft w:val="640"/>
          <w:marRight w:val="0"/>
          <w:marTop w:val="0"/>
          <w:marBottom w:val="0"/>
          <w:divBdr>
            <w:top w:val="none" w:sz="0" w:space="0" w:color="auto"/>
            <w:left w:val="none" w:sz="0" w:space="0" w:color="auto"/>
            <w:bottom w:val="none" w:sz="0" w:space="0" w:color="auto"/>
            <w:right w:val="none" w:sz="0" w:space="0" w:color="auto"/>
          </w:divBdr>
        </w:div>
        <w:div w:id="435373335">
          <w:marLeft w:val="640"/>
          <w:marRight w:val="0"/>
          <w:marTop w:val="0"/>
          <w:marBottom w:val="0"/>
          <w:divBdr>
            <w:top w:val="none" w:sz="0" w:space="0" w:color="auto"/>
            <w:left w:val="none" w:sz="0" w:space="0" w:color="auto"/>
            <w:bottom w:val="none" w:sz="0" w:space="0" w:color="auto"/>
            <w:right w:val="none" w:sz="0" w:space="0" w:color="auto"/>
          </w:divBdr>
        </w:div>
        <w:div w:id="437258349">
          <w:marLeft w:val="640"/>
          <w:marRight w:val="0"/>
          <w:marTop w:val="0"/>
          <w:marBottom w:val="0"/>
          <w:divBdr>
            <w:top w:val="none" w:sz="0" w:space="0" w:color="auto"/>
            <w:left w:val="none" w:sz="0" w:space="0" w:color="auto"/>
            <w:bottom w:val="none" w:sz="0" w:space="0" w:color="auto"/>
            <w:right w:val="none" w:sz="0" w:space="0" w:color="auto"/>
          </w:divBdr>
        </w:div>
        <w:div w:id="480393641">
          <w:marLeft w:val="640"/>
          <w:marRight w:val="0"/>
          <w:marTop w:val="0"/>
          <w:marBottom w:val="0"/>
          <w:divBdr>
            <w:top w:val="none" w:sz="0" w:space="0" w:color="auto"/>
            <w:left w:val="none" w:sz="0" w:space="0" w:color="auto"/>
            <w:bottom w:val="none" w:sz="0" w:space="0" w:color="auto"/>
            <w:right w:val="none" w:sz="0" w:space="0" w:color="auto"/>
          </w:divBdr>
        </w:div>
        <w:div w:id="529606897">
          <w:marLeft w:val="640"/>
          <w:marRight w:val="0"/>
          <w:marTop w:val="0"/>
          <w:marBottom w:val="0"/>
          <w:divBdr>
            <w:top w:val="none" w:sz="0" w:space="0" w:color="auto"/>
            <w:left w:val="none" w:sz="0" w:space="0" w:color="auto"/>
            <w:bottom w:val="none" w:sz="0" w:space="0" w:color="auto"/>
            <w:right w:val="none" w:sz="0" w:space="0" w:color="auto"/>
          </w:divBdr>
        </w:div>
        <w:div w:id="661275051">
          <w:marLeft w:val="640"/>
          <w:marRight w:val="0"/>
          <w:marTop w:val="0"/>
          <w:marBottom w:val="0"/>
          <w:divBdr>
            <w:top w:val="none" w:sz="0" w:space="0" w:color="auto"/>
            <w:left w:val="none" w:sz="0" w:space="0" w:color="auto"/>
            <w:bottom w:val="none" w:sz="0" w:space="0" w:color="auto"/>
            <w:right w:val="none" w:sz="0" w:space="0" w:color="auto"/>
          </w:divBdr>
        </w:div>
        <w:div w:id="672073997">
          <w:marLeft w:val="640"/>
          <w:marRight w:val="0"/>
          <w:marTop w:val="0"/>
          <w:marBottom w:val="0"/>
          <w:divBdr>
            <w:top w:val="none" w:sz="0" w:space="0" w:color="auto"/>
            <w:left w:val="none" w:sz="0" w:space="0" w:color="auto"/>
            <w:bottom w:val="none" w:sz="0" w:space="0" w:color="auto"/>
            <w:right w:val="none" w:sz="0" w:space="0" w:color="auto"/>
          </w:divBdr>
        </w:div>
        <w:div w:id="673646665">
          <w:marLeft w:val="640"/>
          <w:marRight w:val="0"/>
          <w:marTop w:val="0"/>
          <w:marBottom w:val="0"/>
          <w:divBdr>
            <w:top w:val="none" w:sz="0" w:space="0" w:color="auto"/>
            <w:left w:val="none" w:sz="0" w:space="0" w:color="auto"/>
            <w:bottom w:val="none" w:sz="0" w:space="0" w:color="auto"/>
            <w:right w:val="none" w:sz="0" w:space="0" w:color="auto"/>
          </w:divBdr>
        </w:div>
        <w:div w:id="707023509">
          <w:marLeft w:val="640"/>
          <w:marRight w:val="0"/>
          <w:marTop w:val="0"/>
          <w:marBottom w:val="0"/>
          <w:divBdr>
            <w:top w:val="none" w:sz="0" w:space="0" w:color="auto"/>
            <w:left w:val="none" w:sz="0" w:space="0" w:color="auto"/>
            <w:bottom w:val="none" w:sz="0" w:space="0" w:color="auto"/>
            <w:right w:val="none" w:sz="0" w:space="0" w:color="auto"/>
          </w:divBdr>
        </w:div>
        <w:div w:id="793720757">
          <w:marLeft w:val="640"/>
          <w:marRight w:val="0"/>
          <w:marTop w:val="0"/>
          <w:marBottom w:val="0"/>
          <w:divBdr>
            <w:top w:val="none" w:sz="0" w:space="0" w:color="auto"/>
            <w:left w:val="none" w:sz="0" w:space="0" w:color="auto"/>
            <w:bottom w:val="none" w:sz="0" w:space="0" w:color="auto"/>
            <w:right w:val="none" w:sz="0" w:space="0" w:color="auto"/>
          </w:divBdr>
        </w:div>
        <w:div w:id="843544943">
          <w:marLeft w:val="640"/>
          <w:marRight w:val="0"/>
          <w:marTop w:val="0"/>
          <w:marBottom w:val="0"/>
          <w:divBdr>
            <w:top w:val="none" w:sz="0" w:space="0" w:color="auto"/>
            <w:left w:val="none" w:sz="0" w:space="0" w:color="auto"/>
            <w:bottom w:val="none" w:sz="0" w:space="0" w:color="auto"/>
            <w:right w:val="none" w:sz="0" w:space="0" w:color="auto"/>
          </w:divBdr>
        </w:div>
        <w:div w:id="903758223">
          <w:marLeft w:val="640"/>
          <w:marRight w:val="0"/>
          <w:marTop w:val="0"/>
          <w:marBottom w:val="0"/>
          <w:divBdr>
            <w:top w:val="none" w:sz="0" w:space="0" w:color="auto"/>
            <w:left w:val="none" w:sz="0" w:space="0" w:color="auto"/>
            <w:bottom w:val="none" w:sz="0" w:space="0" w:color="auto"/>
            <w:right w:val="none" w:sz="0" w:space="0" w:color="auto"/>
          </w:divBdr>
        </w:div>
        <w:div w:id="911281912">
          <w:marLeft w:val="640"/>
          <w:marRight w:val="0"/>
          <w:marTop w:val="0"/>
          <w:marBottom w:val="0"/>
          <w:divBdr>
            <w:top w:val="none" w:sz="0" w:space="0" w:color="auto"/>
            <w:left w:val="none" w:sz="0" w:space="0" w:color="auto"/>
            <w:bottom w:val="none" w:sz="0" w:space="0" w:color="auto"/>
            <w:right w:val="none" w:sz="0" w:space="0" w:color="auto"/>
          </w:divBdr>
        </w:div>
        <w:div w:id="1014695331">
          <w:marLeft w:val="640"/>
          <w:marRight w:val="0"/>
          <w:marTop w:val="0"/>
          <w:marBottom w:val="0"/>
          <w:divBdr>
            <w:top w:val="none" w:sz="0" w:space="0" w:color="auto"/>
            <w:left w:val="none" w:sz="0" w:space="0" w:color="auto"/>
            <w:bottom w:val="none" w:sz="0" w:space="0" w:color="auto"/>
            <w:right w:val="none" w:sz="0" w:space="0" w:color="auto"/>
          </w:divBdr>
        </w:div>
        <w:div w:id="1080372783">
          <w:marLeft w:val="640"/>
          <w:marRight w:val="0"/>
          <w:marTop w:val="0"/>
          <w:marBottom w:val="0"/>
          <w:divBdr>
            <w:top w:val="none" w:sz="0" w:space="0" w:color="auto"/>
            <w:left w:val="none" w:sz="0" w:space="0" w:color="auto"/>
            <w:bottom w:val="none" w:sz="0" w:space="0" w:color="auto"/>
            <w:right w:val="none" w:sz="0" w:space="0" w:color="auto"/>
          </w:divBdr>
        </w:div>
        <w:div w:id="1296565671">
          <w:marLeft w:val="640"/>
          <w:marRight w:val="0"/>
          <w:marTop w:val="0"/>
          <w:marBottom w:val="0"/>
          <w:divBdr>
            <w:top w:val="none" w:sz="0" w:space="0" w:color="auto"/>
            <w:left w:val="none" w:sz="0" w:space="0" w:color="auto"/>
            <w:bottom w:val="none" w:sz="0" w:space="0" w:color="auto"/>
            <w:right w:val="none" w:sz="0" w:space="0" w:color="auto"/>
          </w:divBdr>
        </w:div>
        <w:div w:id="1305429331">
          <w:marLeft w:val="640"/>
          <w:marRight w:val="0"/>
          <w:marTop w:val="0"/>
          <w:marBottom w:val="0"/>
          <w:divBdr>
            <w:top w:val="none" w:sz="0" w:space="0" w:color="auto"/>
            <w:left w:val="none" w:sz="0" w:space="0" w:color="auto"/>
            <w:bottom w:val="none" w:sz="0" w:space="0" w:color="auto"/>
            <w:right w:val="none" w:sz="0" w:space="0" w:color="auto"/>
          </w:divBdr>
        </w:div>
        <w:div w:id="1479418276">
          <w:marLeft w:val="640"/>
          <w:marRight w:val="0"/>
          <w:marTop w:val="0"/>
          <w:marBottom w:val="0"/>
          <w:divBdr>
            <w:top w:val="none" w:sz="0" w:space="0" w:color="auto"/>
            <w:left w:val="none" w:sz="0" w:space="0" w:color="auto"/>
            <w:bottom w:val="none" w:sz="0" w:space="0" w:color="auto"/>
            <w:right w:val="none" w:sz="0" w:space="0" w:color="auto"/>
          </w:divBdr>
        </w:div>
        <w:div w:id="1479683667">
          <w:marLeft w:val="640"/>
          <w:marRight w:val="0"/>
          <w:marTop w:val="0"/>
          <w:marBottom w:val="0"/>
          <w:divBdr>
            <w:top w:val="none" w:sz="0" w:space="0" w:color="auto"/>
            <w:left w:val="none" w:sz="0" w:space="0" w:color="auto"/>
            <w:bottom w:val="none" w:sz="0" w:space="0" w:color="auto"/>
            <w:right w:val="none" w:sz="0" w:space="0" w:color="auto"/>
          </w:divBdr>
        </w:div>
        <w:div w:id="1592398192">
          <w:marLeft w:val="640"/>
          <w:marRight w:val="0"/>
          <w:marTop w:val="0"/>
          <w:marBottom w:val="0"/>
          <w:divBdr>
            <w:top w:val="none" w:sz="0" w:space="0" w:color="auto"/>
            <w:left w:val="none" w:sz="0" w:space="0" w:color="auto"/>
            <w:bottom w:val="none" w:sz="0" w:space="0" w:color="auto"/>
            <w:right w:val="none" w:sz="0" w:space="0" w:color="auto"/>
          </w:divBdr>
        </w:div>
        <w:div w:id="1612277291">
          <w:marLeft w:val="640"/>
          <w:marRight w:val="0"/>
          <w:marTop w:val="0"/>
          <w:marBottom w:val="0"/>
          <w:divBdr>
            <w:top w:val="none" w:sz="0" w:space="0" w:color="auto"/>
            <w:left w:val="none" w:sz="0" w:space="0" w:color="auto"/>
            <w:bottom w:val="none" w:sz="0" w:space="0" w:color="auto"/>
            <w:right w:val="none" w:sz="0" w:space="0" w:color="auto"/>
          </w:divBdr>
        </w:div>
        <w:div w:id="1668095820">
          <w:marLeft w:val="640"/>
          <w:marRight w:val="0"/>
          <w:marTop w:val="0"/>
          <w:marBottom w:val="0"/>
          <w:divBdr>
            <w:top w:val="none" w:sz="0" w:space="0" w:color="auto"/>
            <w:left w:val="none" w:sz="0" w:space="0" w:color="auto"/>
            <w:bottom w:val="none" w:sz="0" w:space="0" w:color="auto"/>
            <w:right w:val="none" w:sz="0" w:space="0" w:color="auto"/>
          </w:divBdr>
        </w:div>
        <w:div w:id="1687631169">
          <w:marLeft w:val="640"/>
          <w:marRight w:val="0"/>
          <w:marTop w:val="0"/>
          <w:marBottom w:val="0"/>
          <w:divBdr>
            <w:top w:val="none" w:sz="0" w:space="0" w:color="auto"/>
            <w:left w:val="none" w:sz="0" w:space="0" w:color="auto"/>
            <w:bottom w:val="none" w:sz="0" w:space="0" w:color="auto"/>
            <w:right w:val="none" w:sz="0" w:space="0" w:color="auto"/>
          </w:divBdr>
        </w:div>
        <w:div w:id="1701974136">
          <w:marLeft w:val="640"/>
          <w:marRight w:val="0"/>
          <w:marTop w:val="0"/>
          <w:marBottom w:val="0"/>
          <w:divBdr>
            <w:top w:val="none" w:sz="0" w:space="0" w:color="auto"/>
            <w:left w:val="none" w:sz="0" w:space="0" w:color="auto"/>
            <w:bottom w:val="none" w:sz="0" w:space="0" w:color="auto"/>
            <w:right w:val="none" w:sz="0" w:space="0" w:color="auto"/>
          </w:divBdr>
        </w:div>
        <w:div w:id="1728914083">
          <w:marLeft w:val="640"/>
          <w:marRight w:val="0"/>
          <w:marTop w:val="0"/>
          <w:marBottom w:val="0"/>
          <w:divBdr>
            <w:top w:val="none" w:sz="0" w:space="0" w:color="auto"/>
            <w:left w:val="none" w:sz="0" w:space="0" w:color="auto"/>
            <w:bottom w:val="none" w:sz="0" w:space="0" w:color="auto"/>
            <w:right w:val="none" w:sz="0" w:space="0" w:color="auto"/>
          </w:divBdr>
        </w:div>
        <w:div w:id="1736204347">
          <w:marLeft w:val="640"/>
          <w:marRight w:val="0"/>
          <w:marTop w:val="0"/>
          <w:marBottom w:val="0"/>
          <w:divBdr>
            <w:top w:val="none" w:sz="0" w:space="0" w:color="auto"/>
            <w:left w:val="none" w:sz="0" w:space="0" w:color="auto"/>
            <w:bottom w:val="none" w:sz="0" w:space="0" w:color="auto"/>
            <w:right w:val="none" w:sz="0" w:space="0" w:color="auto"/>
          </w:divBdr>
        </w:div>
        <w:div w:id="1866626753">
          <w:marLeft w:val="640"/>
          <w:marRight w:val="0"/>
          <w:marTop w:val="0"/>
          <w:marBottom w:val="0"/>
          <w:divBdr>
            <w:top w:val="none" w:sz="0" w:space="0" w:color="auto"/>
            <w:left w:val="none" w:sz="0" w:space="0" w:color="auto"/>
            <w:bottom w:val="none" w:sz="0" w:space="0" w:color="auto"/>
            <w:right w:val="none" w:sz="0" w:space="0" w:color="auto"/>
          </w:divBdr>
        </w:div>
        <w:div w:id="1921213054">
          <w:marLeft w:val="640"/>
          <w:marRight w:val="0"/>
          <w:marTop w:val="0"/>
          <w:marBottom w:val="0"/>
          <w:divBdr>
            <w:top w:val="none" w:sz="0" w:space="0" w:color="auto"/>
            <w:left w:val="none" w:sz="0" w:space="0" w:color="auto"/>
            <w:bottom w:val="none" w:sz="0" w:space="0" w:color="auto"/>
            <w:right w:val="none" w:sz="0" w:space="0" w:color="auto"/>
          </w:divBdr>
        </w:div>
        <w:div w:id="1958755550">
          <w:marLeft w:val="640"/>
          <w:marRight w:val="0"/>
          <w:marTop w:val="0"/>
          <w:marBottom w:val="0"/>
          <w:divBdr>
            <w:top w:val="none" w:sz="0" w:space="0" w:color="auto"/>
            <w:left w:val="none" w:sz="0" w:space="0" w:color="auto"/>
            <w:bottom w:val="none" w:sz="0" w:space="0" w:color="auto"/>
            <w:right w:val="none" w:sz="0" w:space="0" w:color="auto"/>
          </w:divBdr>
        </w:div>
        <w:div w:id="2059280805">
          <w:marLeft w:val="640"/>
          <w:marRight w:val="0"/>
          <w:marTop w:val="0"/>
          <w:marBottom w:val="0"/>
          <w:divBdr>
            <w:top w:val="none" w:sz="0" w:space="0" w:color="auto"/>
            <w:left w:val="none" w:sz="0" w:space="0" w:color="auto"/>
            <w:bottom w:val="none" w:sz="0" w:space="0" w:color="auto"/>
            <w:right w:val="none" w:sz="0" w:space="0" w:color="auto"/>
          </w:divBdr>
        </w:div>
        <w:div w:id="2132088879">
          <w:marLeft w:val="640"/>
          <w:marRight w:val="0"/>
          <w:marTop w:val="0"/>
          <w:marBottom w:val="0"/>
          <w:divBdr>
            <w:top w:val="none" w:sz="0" w:space="0" w:color="auto"/>
            <w:left w:val="none" w:sz="0" w:space="0" w:color="auto"/>
            <w:bottom w:val="none" w:sz="0" w:space="0" w:color="auto"/>
            <w:right w:val="none" w:sz="0" w:space="0" w:color="auto"/>
          </w:divBdr>
        </w:div>
        <w:div w:id="2132477989">
          <w:marLeft w:val="640"/>
          <w:marRight w:val="0"/>
          <w:marTop w:val="0"/>
          <w:marBottom w:val="0"/>
          <w:divBdr>
            <w:top w:val="none" w:sz="0" w:space="0" w:color="auto"/>
            <w:left w:val="none" w:sz="0" w:space="0" w:color="auto"/>
            <w:bottom w:val="none" w:sz="0" w:space="0" w:color="auto"/>
            <w:right w:val="none" w:sz="0" w:space="0" w:color="auto"/>
          </w:divBdr>
        </w:div>
        <w:div w:id="2138987707">
          <w:marLeft w:val="640"/>
          <w:marRight w:val="0"/>
          <w:marTop w:val="0"/>
          <w:marBottom w:val="0"/>
          <w:divBdr>
            <w:top w:val="none" w:sz="0" w:space="0" w:color="auto"/>
            <w:left w:val="none" w:sz="0" w:space="0" w:color="auto"/>
            <w:bottom w:val="none" w:sz="0" w:space="0" w:color="auto"/>
            <w:right w:val="none" w:sz="0" w:space="0" w:color="auto"/>
          </w:divBdr>
        </w:div>
      </w:divsChild>
    </w:div>
    <w:div w:id="1026910215">
      <w:bodyDiv w:val="1"/>
      <w:marLeft w:val="0"/>
      <w:marRight w:val="0"/>
      <w:marTop w:val="0"/>
      <w:marBottom w:val="0"/>
      <w:divBdr>
        <w:top w:val="none" w:sz="0" w:space="0" w:color="auto"/>
        <w:left w:val="none" w:sz="0" w:space="0" w:color="auto"/>
        <w:bottom w:val="none" w:sz="0" w:space="0" w:color="auto"/>
        <w:right w:val="none" w:sz="0" w:space="0" w:color="auto"/>
      </w:divBdr>
      <w:divsChild>
        <w:div w:id="54666302">
          <w:marLeft w:val="640"/>
          <w:marRight w:val="0"/>
          <w:marTop w:val="0"/>
          <w:marBottom w:val="0"/>
          <w:divBdr>
            <w:top w:val="none" w:sz="0" w:space="0" w:color="auto"/>
            <w:left w:val="none" w:sz="0" w:space="0" w:color="auto"/>
            <w:bottom w:val="none" w:sz="0" w:space="0" w:color="auto"/>
            <w:right w:val="none" w:sz="0" w:space="0" w:color="auto"/>
          </w:divBdr>
        </w:div>
        <w:div w:id="58287128">
          <w:marLeft w:val="640"/>
          <w:marRight w:val="0"/>
          <w:marTop w:val="0"/>
          <w:marBottom w:val="0"/>
          <w:divBdr>
            <w:top w:val="none" w:sz="0" w:space="0" w:color="auto"/>
            <w:left w:val="none" w:sz="0" w:space="0" w:color="auto"/>
            <w:bottom w:val="none" w:sz="0" w:space="0" w:color="auto"/>
            <w:right w:val="none" w:sz="0" w:space="0" w:color="auto"/>
          </w:divBdr>
        </w:div>
        <w:div w:id="78646480">
          <w:marLeft w:val="640"/>
          <w:marRight w:val="0"/>
          <w:marTop w:val="0"/>
          <w:marBottom w:val="0"/>
          <w:divBdr>
            <w:top w:val="none" w:sz="0" w:space="0" w:color="auto"/>
            <w:left w:val="none" w:sz="0" w:space="0" w:color="auto"/>
            <w:bottom w:val="none" w:sz="0" w:space="0" w:color="auto"/>
            <w:right w:val="none" w:sz="0" w:space="0" w:color="auto"/>
          </w:divBdr>
        </w:div>
        <w:div w:id="163132737">
          <w:marLeft w:val="640"/>
          <w:marRight w:val="0"/>
          <w:marTop w:val="0"/>
          <w:marBottom w:val="0"/>
          <w:divBdr>
            <w:top w:val="none" w:sz="0" w:space="0" w:color="auto"/>
            <w:left w:val="none" w:sz="0" w:space="0" w:color="auto"/>
            <w:bottom w:val="none" w:sz="0" w:space="0" w:color="auto"/>
            <w:right w:val="none" w:sz="0" w:space="0" w:color="auto"/>
          </w:divBdr>
        </w:div>
        <w:div w:id="283007747">
          <w:marLeft w:val="640"/>
          <w:marRight w:val="0"/>
          <w:marTop w:val="0"/>
          <w:marBottom w:val="0"/>
          <w:divBdr>
            <w:top w:val="none" w:sz="0" w:space="0" w:color="auto"/>
            <w:left w:val="none" w:sz="0" w:space="0" w:color="auto"/>
            <w:bottom w:val="none" w:sz="0" w:space="0" w:color="auto"/>
            <w:right w:val="none" w:sz="0" w:space="0" w:color="auto"/>
          </w:divBdr>
        </w:div>
        <w:div w:id="329261256">
          <w:marLeft w:val="640"/>
          <w:marRight w:val="0"/>
          <w:marTop w:val="0"/>
          <w:marBottom w:val="0"/>
          <w:divBdr>
            <w:top w:val="none" w:sz="0" w:space="0" w:color="auto"/>
            <w:left w:val="none" w:sz="0" w:space="0" w:color="auto"/>
            <w:bottom w:val="none" w:sz="0" w:space="0" w:color="auto"/>
            <w:right w:val="none" w:sz="0" w:space="0" w:color="auto"/>
          </w:divBdr>
        </w:div>
        <w:div w:id="439766808">
          <w:marLeft w:val="640"/>
          <w:marRight w:val="0"/>
          <w:marTop w:val="0"/>
          <w:marBottom w:val="0"/>
          <w:divBdr>
            <w:top w:val="none" w:sz="0" w:space="0" w:color="auto"/>
            <w:left w:val="none" w:sz="0" w:space="0" w:color="auto"/>
            <w:bottom w:val="none" w:sz="0" w:space="0" w:color="auto"/>
            <w:right w:val="none" w:sz="0" w:space="0" w:color="auto"/>
          </w:divBdr>
        </w:div>
        <w:div w:id="443118773">
          <w:marLeft w:val="640"/>
          <w:marRight w:val="0"/>
          <w:marTop w:val="0"/>
          <w:marBottom w:val="0"/>
          <w:divBdr>
            <w:top w:val="none" w:sz="0" w:space="0" w:color="auto"/>
            <w:left w:val="none" w:sz="0" w:space="0" w:color="auto"/>
            <w:bottom w:val="none" w:sz="0" w:space="0" w:color="auto"/>
            <w:right w:val="none" w:sz="0" w:space="0" w:color="auto"/>
          </w:divBdr>
        </w:div>
        <w:div w:id="495347336">
          <w:marLeft w:val="640"/>
          <w:marRight w:val="0"/>
          <w:marTop w:val="0"/>
          <w:marBottom w:val="0"/>
          <w:divBdr>
            <w:top w:val="none" w:sz="0" w:space="0" w:color="auto"/>
            <w:left w:val="none" w:sz="0" w:space="0" w:color="auto"/>
            <w:bottom w:val="none" w:sz="0" w:space="0" w:color="auto"/>
            <w:right w:val="none" w:sz="0" w:space="0" w:color="auto"/>
          </w:divBdr>
        </w:div>
        <w:div w:id="568999117">
          <w:marLeft w:val="640"/>
          <w:marRight w:val="0"/>
          <w:marTop w:val="0"/>
          <w:marBottom w:val="0"/>
          <w:divBdr>
            <w:top w:val="none" w:sz="0" w:space="0" w:color="auto"/>
            <w:left w:val="none" w:sz="0" w:space="0" w:color="auto"/>
            <w:bottom w:val="none" w:sz="0" w:space="0" w:color="auto"/>
            <w:right w:val="none" w:sz="0" w:space="0" w:color="auto"/>
          </w:divBdr>
        </w:div>
        <w:div w:id="598418231">
          <w:marLeft w:val="640"/>
          <w:marRight w:val="0"/>
          <w:marTop w:val="0"/>
          <w:marBottom w:val="0"/>
          <w:divBdr>
            <w:top w:val="none" w:sz="0" w:space="0" w:color="auto"/>
            <w:left w:val="none" w:sz="0" w:space="0" w:color="auto"/>
            <w:bottom w:val="none" w:sz="0" w:space="0" w:color="auto"/>
            <w:right w:val="none" w:sz="0" w:space="0" w:color="auto"/>
          </w:divBdr>
        </w:div>
        <w:div w:id="626199929">
          <w:marLeft w:val="640"/>
          <w:marRight w:val="0"/>
          <w:marTop w:val="0"/>
          <w:marBottom w:val="0"/>
          <w:divBdr>
            <w:top w:val="none" w:sz="0" w:space="0" w:color="auto"/>
            <w:left w:val="none" w:sz="0" w:space="0" w:color="auto"/>
            <w:bottom w:val="none" w:sz="0" w:space="0" w:color="auto"/>
            <w:right w:val="none" w:sz="0" w:space="0" w:color="auto"/>
          </w:divBdr>
        </w:div>
        <w:div w:id="647436428">
          <w:marLeft w:val="640"/>
          <w:marRight w:val="0"/>
          <w:marTop w:val="0"/>
          <w:marBottom w:val="0"/>
          <w:divBdr>
            <w:top w:val="none" w:sz="0" w:space="0" w:color="auto"/>
            <w:left w:val="none" w:sz="0" w:space="0" w:color="auto"/>
            <w:bottom w:val="none" w:sz="0" w:space="0" w:color="auto"/>
            <w:right w:val="none" w:sz="0" w:space="0" w:color="auto"/>
          </w:divBdr>
        </w:div>
        <w:div w:id="689919455">
          <w:marLeft w:val="640"/>
          <w:marRight w:val="0"/>
          <w:marTop w:val="0"/>
          <w:marBottom w:val="0"/>
          <w:divBdr>
            <w:top w:val="none" w:sz="0" w:space="0" w:color="auto"/>
            <w:left w:val="none" w:sz="0" w:space="0" w:color="auto"/>
            <w:bottom w:val="none" w:sz="0" w:space="0" w:color="auto"/>
            <w:right w:val="none" w:sz="0" w:space="0" w:color="auto"/>
          </w:divBdr>
        </w:div>
        <w:div w:id="732703313">
          <w:marLeft w:val="640"/>
          <w:marRight w:val="0"/>
          <w:marTop w:val="0"/>
          <w:marBottom w:val="0"/>
          <w:divBdr>
            <w:top w:val="none" w:sz="0" w:space="0" w:color="auto"/>
            <w:left w:val="none" w:sz="0" w:space="0" w:color="auto"/>
            <w:bottom w:val="none" w:sz="0" w:space="0" w:color="auto"/>
            <w:right w:val="none" w:sz="0" w:space="0" w:color="auto"/>
          </w:divBdr>
        </w:div>
        <w:div w:id="733355010">
          <w:marLeft w:val="640"/>
          <w:marRight w:val="0"/>
          <w:marTop w:val="0"/>
          <w:marBottom w:val="0"/>
          <w:divBdr>
            <w:top w:val="none" w:sz="0" w:space="0" w:color="auto"/>
            <w:left w:val="none" w:sz="0" w:space="0" w:color="auto"/>
            <w:bottom w:val="none" w:sz="0" w:space="0" w:color="auto"/>
            <w:right w:val="none" w:sz="0" w:space="0" w:color="auto"/>
          </w:divBdr>
        </w:div>
        <w:div w:id="750202887">
          <w:marLeft w:val="640"/>
          <w:marRight w:val="0"/>
          <w:marTop w:val="0"/>
          <w:marBottom w:val="0"/>
          <w:divBdr>
            <w:top w:val="none" w:sz="0" w:space="0" w:color="auto"/>
            <w:left w:val="none" w:sz="0" w:space="0" w:color="auto"/>
            <w:bottom w:val="none" w:sz="0" w:space="0" w:color="auto"/>
            <w:right w:val="none" w:sz="0" w:space="0" w:color="auto"/>
          </w:divBdr>
        </w:div>
        <w:div w:id="783505417">
          <w:marLeft w:val="640"/>
          <w:marRight w:val="0"/>
          <w:marTop w:val="0"/>
          <w:marBottom w:val="0"/>
          <w:divBdr>
            <w:top w:val="none" w:sz="0" w:space="0" w:color="auto"/>
            <w:left w:val="none" w:sz="0" w:space="0" w:color="auto"/>
            <w:bottom w:val="none" w:sz="0" w:space="0" w:color="auto"/>
            <w:right w:val="none" w:sz="0" w:space="0" w:color="auto"/>
          </w:divBdr>
        </w:div>
        <w:div w:id="839782866">
          <w:marLeft w:val="640"/>
          <w:marRight w:val="0"/>
          <w:marTop w:val="0"/>
          <w:marBottom w:val="0"/>
          <w:divBdr>
            <w:top w:val="none" w:sz="0" w:space="0" w:color="auto"/>
            <w:left w:val="none" w:sz="0" w:space="0" w:color="auto"/>
            <w:bottom w:val="none" w:sz="0" w:space="0" w:color="auto"/>
            <w:right w:val="none" w:sz="0" w:space="0" w:color="auto"/>
          </w:divBdr>
        </w:div>
        <w:div w:id="886187301">
          <w:marLeft w:val="640"/>
          <w:marRight w:val="0"/>
          <w:marTop w:val="0"/>
          <w:marBottom w:val="0"/>
          <w:divBdr>
            <w:top w:val="none" w:sz="0" w:space="0" w:color="auto"/>
            <w:left w:val="none" w:sz="0" w:space="0" w:color="auto"/>
            <w:bottom w:val="none" w:sz="0" w:space="0" w:color="auto"/>
            <w:right w:val="none" w:sz="0" w:space="0" w:color="auto"/>
          </w:divBdr>
        </w:div>
        <w:div w:id="888493368">
          <w:marLeft w:val="640"/>
          <w:marRight w:val="0"/>
          <w:marTop w:val="0"/>
          <w:marBottom w:val="0"/>
          <w:divBdr>
            <w:top w:val="none" w:sz="0" w:space="0" w:color="auto"/>
            <w:left w:val="none" w:sz="0" w:space="0" w:color="auto"/>
            <w:bottom w:val="none" w:sz="0" w:space="0" w:color="auto"/>
            <w:right w:val="none" w:sz="0" w:space="0" w:color="auto"/>
          </w:divBdr>
        </w:div>
        <w:div w:id="933518687">
          <w:marLeft w:val="640"/>
          <w:marRight w:val="0"/>
          <w:marTop w:val="0"/>
          <w:marBottom w:val="0"/>
          <w:divBdr>
            <w:top w:val="none" w:sz="0" w:space="0" w:color="auto"/>
            <w:left w:val="none" w:sz="0" w:space="0" w:color="auto"/>
            <w:bottom w:val="none" w:sz="0" w:space="0" w:color="auto"/>
            <w:right w:val="none" w:sz="0" w:space="0" w:color="auto"/>
          </w:divBdr>
        </w:div>
        <w:div w:id="963073919">
          <w:marLeft w:val="640"/>
          <w:marRight w:val="0"/>
          <w:marTop w:val="0"/>
          <w:marBottom w:val="0"/>
          <w:divBdr>
            <w:top w:val="none" w:sz="0" w:space="0" w:color="auto"/>
            <w:left w:val="none" w:sz="0" w:space="0" w:color="auto"/>
            <w:bottom w:val="none" w:sz="0" w:space="0" w:color="auto"/>
            <w:right w:val="none" w:sz="0" w:space="0" w:color="auto"/>
          </w:divBdr>
        </w:div>
        <w:div w:id="965432463">
          <w:marLeft w:val="640"/>
          <w:marRight w:val="0"/>
          <w:marTop w:val="0"/>
          <w:marBottom w:val="0"/>
          <w:divBdr>
            <w:top w:val="none" w:sz="0" w:space="0" w:color="auto"/>
            <w:left w:val="none" w:sz="0" w:space="0" w:color="auto"/>
            <w:bottom w:val="none" w:sz="0" w:space="0" w:color="auto"/>
            <w:right w:val="none" w:sz="0" w:space="0" w:color="auto"/>
          </w:divBdr>
        </w:div>
        <w:div w:id="996226894">
          <w:marLeft w:val="640"/>
          <w:marRight w:val="0"/>
          <w:marTop w:val="0"/>
          <w:marBottom w:val="0"/>
          <w:divBdr>
            <w:top w:val="none" w:sz="0" w:space="0" w:color="auto"/>
            <w:left w:val="none" w:sz="0" w:space="0" w:color="auto"/>
            <w:bottom w:val="none" w:sz="0" w:space="0" w:color="auto"/>
            <w:right w:val="none" w:sz="0" w:space="0" w:color="auto"/>
          </w:divBdr>
        </w:div>
        <w:div w:id="1059939932">
          <w:marLeft w:val="640"/>
          <w:marRight w:val="0"/>
          <w:marTop w:val="0"/>
          <w:marBottom w:val="0"/>
          <w:divBdr>
            <w:top w:val="none" w:sz="0" w:space="0" w:color="auto"/>
            <w:left w:val="none" w:sz="0" w:space="0" w:color="auto"/>
            <w:bottom w:val="none" w:sz="0" w:space="0" w:color="auto"/>
            <w:right w:val="none" w:sz="0" w:space="0" w:color="auto"/>
          </w:divBdr>
        </w:div>
        <w:div w:id="1071852765">
          <w:marLeft w:val="640"/>
          <w:marRight w:val="0"/>
          <w:marTop w:val="0"/>
          <w:marBottom w:val="0"/>
          <w:divBdr>
            <w:top w:val="none" w:sz="0" w:space="0" w:color="auto"/>
            <w:left w:val="none" w:sz="0" w:space="0" w:color="auto"/>
            <w:bottom w:val="none" w:sz="0" w:space="0" w:color="auto"/>
            <w:right w:val="none" w:sz="0" w:space="0" w:color="auto"/>
          </w:divBdr>
        </w:div>
        <w:div w:id="1076317083">
          <w:marLeft w:val="640"/>
          <w:marRight w:val="0"/>
          <w:marTop w:val="0"/>
          <w:marBottom w:val="0"/>
          <w:divBdr>
            <w:top w:val="none" w:sz="0" w:space="0" w:color="auto"/>
            <w:left w:val="none" w:sz="0" w:space="0" w:color="auto"/>
            <w:bottom w:val="none" w:sz="0" w:space="0" w:color="auto"/>
            <w:right w:val="none" w:sz="0" w:space="0" w:color="auto"/>
          </w:divBdr>
        </w:div>
        <w:div w:id="1122072296">
          <w:marLeft w:val="640"/>
          <w:marRight w:val="0"/>
          <w:marTop w:val="0"/>
          <w:marBottom w:val="0"/>
          <w:divBdr>
            <w:top w:val="none" w:sz="0" w:space="0" w:color="auto"/>
            <w:left w:val="none" w:sz="0" w:space="0" w:color="auto"/>
            <w:bottom w:val="none" w:sz="0" w:space="0" w:color="auto"/>
            <w:right w:val="none" w:sz="0" w:space="0" w:color="auto"/>
          </w:divBdr>
        </w:div>
        <w:div w:id="1126387364">
          <w:marLeft w:val="640"/>
          <w:marRight w:val="0"/>
          <w:marTop w:val="0"/>
          <w:marBottom w:val="0"/>
          <w:divBdr>
            <w:top w:val="none" w:sz="0" w:space="0" w:color="auto"/>
            <w:left w:val="none" w:sz="0" w:space="0" w:color="auto"/>
            <w:bottom w:val="none" w:sz="0" w:space="0" w:color="auto"/>
            <w:right w:val="none" w:sz="0" w:space="0" w:color="auto"/>
          </w:divBdr>
        </w:div>
        <w:div w:id="1178076274">
          <w:marLeft w:val="640"/>
          <w:marRight w:val="0"/>
          <w:marTop w:val="0"/>
          <w:marBottom w:val="0"/>
          <w:divBdr>
            <w:top w:val="none" w:sz="0" w:space="0" w:color="auto"/>
            <w:left w:val="none" w:sz="0" w:space="0" w:color="auto"/>
            <w:bottom w:val="none" w:sz="0" w:space="0" w:color="auto"/>
            <w:right w:val="none" w:sz="0" w:space="0" w:color="auto"/>
          </w:divBdr>
        </w:div>
        <w:div w:id="1182743228">
          <w:marLeft w:val="640"/>
          <w:marRight w:val="0"/>
          <w:marTop w:val="0"/>
          <w:marBottom w:val="0"/>
          <w:divBdr>
            <w:top w:val="none" w:sz="0" w:space="0" w:color="auto"/>
            <w:left w:val="none" w:sz="0" w:space="0" w:color="auto"/>
            <w:bottom w:val="none" w:sz="0" w:space="0" w:color="auto"/>
            <w:right w:val="none" w:sz="0" w:space="0" w:color="auto"/>
          </w:divBdr>
        </w:div>
        <w:div w:id="1185367768">
          <w:marLeft w:val="640"/>
          <w:marRight w:val="0"/>
          <w:marTop w:val="0"/>
          <w:marBottom w:val="0"/>
          <w:divBdr>
            <w:top w:val="none" w:sz="0" w:space="0" w:color="auto"/>
            <w:left w:val="none" w:sz="0" w:space="0" w:color="auto"/>
            <w:bottom w:val="none" w:sz="0" w:space="0" w:color="auto"/>
            <w:right w:val="none" w:sz="0" w:space="0" w:color="auto"/>
          </w:divBdr>
        </w:div>
        <w:div w:id="1306205209">
          <w:marLeft w:val="640"/>
          <w:marRight w:val="0"/>
          <w:marTop w:val="0"/>
          <w:marBottom w:val="0"/>
          <w:divBdr>
            <w:top w:val="none" w:sz="0" w:space="0" w:color="auto"/>
            <w:left w:val="none" w:sz="0" w:space="0" w:color="auto"/>
            <w:bottom w:val="none" w:sz="0" w:space="0" w:color="auto"/>
            <w:right w:val="none" w:sz="0" w:space="0" w:color="auto"/>
          </w:divBdr>
        </w:div>
        <w:div w:id="1307776659">
          <w:marLeft w:val="640"/>
          <w:marRight w:val="0"/>
          <w:marTop w:val="0"/>
          <w:marBottom w:val="0"/>
          <w:divBdr>
            <w:top w:val="none" w:sz="0" w:space="0" w:color="auto"/>
            <w:left w:val="none" w:sz="0" w:space="0" w:color="auto"/>
            <w:bottom w:val="none" w:sz="0" w:space="0" w:color="auto"/>
            <w:right w:val="none" w:sz="0" w:space="0" w:color="auto"/>
          </w:divBdr>
        </w:div>
        <w:div w:id="1378430639">
          <w:marLeft w:val="640"/>
          <w:marRight w:val="0"/>
          <w:marTop w:val="0"/>
          <w:marBottom w:val="0"/>
          <w:divBdr>
            <w:top w:val="none" w:sz="0" w:space="0" w:color="auto"/>
            <w:left w:val="none" w:sz="0" w:space="0" w:color="auto"/>
            <w:bottom w:val="none" w:sz="0" w:space="0" w:color="auto"/>
            <w:right w:val="none" w:sz="0" w:space="0" w:color="auto"/>
          </w:divBdr>
        </w:div>
        <w:div w:id="1379085829">
          <w:marLeft w:val="640"/>
          <w:marRight w:val="0"/>
          <w:marTop w:val="0"/>
          <w:marBottom w:val="0"/>
          <w:divBdr>
            <w:top w:val="none" w:sz="0" w:space="0" w:color="auto"/>
            <w:left w:val="none" w:sz="0" w:space="0" w:color="auto"/>
            <w:bottom w:val="none" w:sz="0" w:space="0" w:color="auto"/>
            <w:right w:val="none" w:sz="0" w:space="0" w:color="auto"/>
          </w:divBdr>
        </w:div>
        <w:div w:id="1431927699">
          <w:marLeft w:val="640"/>
          <w:marRight w:val="0"/>
          <w:marTop w:val="0"/>
          <w:marBottom w:val="0"/>
          <w:divBdr>
            <w:top w:val="none" w:sz="0" w:space="0" w:color="auto"/>
            <w:left w:val="none" w:sz="0" w:space="0" w:color="auto"/>
            <w:bottom w:val="none" w:sz="0" w:space="0" w:color="auto"/>
            <w:right w:val="none" w:sz="0" w:space="0" w:color="auto"/>
          </w:divBdr>
        </w:div>
        <w:div w:id="1434783906">
          <w:marLeft w:val="640"/>
          <w:marRight w:val="0"/>
          <w:marTop w:val="0"/>
          <w:marBottom w:val="0"/>
          <w:divBdr>
            <w:top w:val="none" w:sz="0" w:space="0" w:color="auto"/>
            <w:left w:val="none" w:sz="0" w:space="0" w:color="auto"/>
            <w:bottom w:val="none" w:sz="0" w:space="0" w:color="auto"/>
            <w:right w:val="none" w:sz="0" w:space="0" w:color="auto"/>
          </w:divBdr>
        </w:div>
        <w:div w:id="1471097130">
          <w:marLeft w:val="640"/>
          <w:marRight w:val="0"/>
          <w:marTop w:val="0"/>
          <w:marBottom w:val="0"/>
          <w:divBdr>
            <w:top w:val="none" w:sz="0" w:space="0" w:color="auto"/>
            <w:left w:val="none" w:sz="0" w:space="0" w:color="auto"/>
            <w:bottom w:val="none" w:sz="0" w:space="0" w:color="auto"/>
            <w:right w:val="none" w:sz="0" w:space="0" w:color="auto"/>
          </w:divBdr>
        </w:div>
        <w:div w:id="1547061243">
          <w:marLeft w:val="640"/>
          <w:marRight w:val="0"/>
          <w:marTop w:val="0"/>
          <w:marBottom w:val="0"/>
          <w:divBdr>
            <w:top w:val="none" w:sz="0" w:space="0" w:color="auto"/>
            <w:left w:val="none" w:sz="0" w:space="0" w:color="auto"/>
            <w:bottom w:val="none" w:sz="0" w:space="0" w:color="auto"/>
            <w:right w:val="none" w:sz="0" w:space="0" w:color="auto"/>
          </w:divBdr>
        </w:div>
        <w:div w:id="1579631823">
          <w:marLeft w:val="640"/>
          <w:marRight w:val="0"/>
          <w:marTop w:val="0"/>
          <w:marBottom w:val="0"/>
          <w:divBdr>
            <w:top w:val="none" w:sz="0" w:space="0" w:color="auto"/>
            <w:left w:val="none" w:sz="0" w:space="0" w:color="auto"/>
            <w:bottom w:val="none" w:sz="0" w:space="0" w:color="auto"/>
            <w:right w:val="none" w:sz="0" w:space="0" w:color="auto"/>
          </w:divBdr>
        </w:div>
        <w:div w:id="1600916221">
          <w:marLeft w:val="640"/>
          <w:marRight w:val="0"/>
          <w:marTop w:val="0"/>
          <w:marBottom w:val="0"/>
          <w:divBdr>
            <w:top w:val="none" w:sz="0" w:space="0" w:color="auto"/>
            <w:left w:val="none" w:sz="0" w:space="0" w:color="auto"/>
            <w:bottom w:val="none" w:sz="0" w:space="0" w:color="auto"/>
            <w:right w:val="none" w:sz="0" w:space="0" w:color="auto"/>
          </w:divBdr>
        </w:div>
        <w:div w:id="1649746505">
          <w:marLeft w:val="640"/>
          <w:marRight w:val="0"/>
          <w:marTop w:val="0"/>
          <w:marBottom w:val="0"/>
          <w:divBdr>
            <w:top w:val="none" w:sz="0" w:space="0" w:color="auto"/>
            <w:left w:val="none" w:sz="0" w:space="0" w:color="auto"/>
            <w:bottom w:val="none" w:sz="0" w:space="0" w:color="auto"/>
            <w:right w:val="none" w:sz="0" w:space="0" w:color="auto"/>
          </w:divBdr>
        </w:div>
        <w:div w:id="1666978059">
          <w:marLeft w:val="640"/>
          <w:marRight w:val="0"/>
          <w:marTop w:val="0"/>
          <w:marBottom w:val="0"/>
          <w:divBdr>
            <w:top w:val="none" w:sz="0" w:space="0" w:color="auto"/>
            <w:left w:val="none" w:sz="0" w:space="0" w:color="auto"/>
            <w:bottom w:val="none" w:sz="0" w:space="0" w:color="auto"/>
            <w:right w:val="none" w:sz="0" w:space="0" w:color="auto"/>
          </w:divBdr>
        </w:div>
        <w:div w:id="1855992675">
          <w:marLeft w:val="640"/>
          <w:marRight w:val="0"/>
          <w:marTop w:val="0"/>
          <w:marBottom w:val="0"/>
          <w:divBdr>
            <w:top w:val="none" w:sz="0" w:space="0" w:color="auto"/>
            <w:left w:val="none" w:sz="0" w:space="0" w:color="auto"/>
            <w:bottom w:val="none" w:sz="0" w:space="0" w:color="auto"/>
            <w:right w:val="none" w:sz="0" w:space="0" w:color="auto"/>
          </w:divBdr>
        </w:div>
        <w:div w:id="1930505380">
          <w:marLeft w:val="640"/>
          <w:marRight w:val="0"/>
          <w:marTop w:val="0"/>
          <w:marBottom w:val="0"/>
          <w:divBdr>
            <w:top w:val="none" w:sz="0" w:space="0" w:color="auto"/>
            <w:left w:val="none" w:sz="0" w:space="0" w:color="auto"/>
            <w:bottom w:val="none" w:sz="0" w:space="0" w:color="auto"/>
            <w:right w:val="none" w:sz="0" w:space="0" w:color="auto"/>
          </w:divBdr>
        </w:div>
        <w:div w:id="1996689260">
          <w:marLeft w:val="640"/>
          <w:marRight w:val="0"/>
          <w:marTop w:val="0"/>
          <w:marBottom w:val="0"/>
          <w:divBdr>
            <w:top w:val="none" w:sz="0" w:space="0" w:color="auto"/>
            <w:left w:val="none" w:sz="0" w:space="0" w:color="auto"/>
            <w:bottom w:val="none" w:sz="0" w:space="0" w:color="auto"/>
            <w:right w:val="none" w:sz="0" w:space="0" w:color="auto"/>
          </w:divBdr>
        </w:div>
        <w:div w:id="2003775307">
          <w:marLeft w:val="640"/>
          <w:marRight w:val="0"/>
          <w:marTop w:val="0"/>
          <w:marBottom w:val="0"/>
          <w:divBdr>
            <w:top w:val="none" w:sz="0" w:space="0" w:color="auto"/>
            <w:left w:val="none" w:sz="0" w:space="0" w:color="auto"/>
            <w:bottom w:val="none" w:sz="0" w:space="0" w:color="auto"/>
            <w:right w:val="none" w:sz="0" w:space="0" w:color="auto"/>
          </w:divBdr>
        </w:div>
        <w:div w:id="2006929498">
          <w:marLeft w:val="640"/>
          <w:marRight w:val="0"/>
          <w:marTop w:val="0"/>
          <w:marBottom w:val="0"/>
          <w:divBdr>
            <w:top w:val="none" w:sz="0" w:space="0" w:color="auto"/>
            <w:left w:val="none" w:sz="0" w:space="0" w:color="auto"/>
            <w:bottom w:val="none" w:sz="0" w:space="0" w:color="auto"/>
            <w:right w:val="none" w:sz="0" w:space="0" w:color="auto"/>
          </w:divBdr>
        </w:div>
        <w:div w:id="2061128331">
          <w:marLeft w:val="640"/>
          <w:marRight w:val="0"/>
          <w:marTop w:val="0"/>
          <w:marBottom w:val="0"/>
          <w:divBdr>
            <w:top w:val="none" w:sz="0" w:space="0" w:color="auto"/>
            <w:left w:val="none" w:sz="0" w:space="0" w:color="auto"/>
            <w:bottom w:val="none" w:sz="0" w:space="0" w:color="auto"/>
            <w:right w:val="none" w:sz="0" w:space="0" w:color="auto"/>
          </w:divBdr>
        </w:div>
      </w:divsChild>
    </w:div>
    <w:div w:id="1027676677">
      <w:marLeft w:val="640"/>
      <w:marRight w:val="0"/>
      <w:marTop w:val="0"/>
      <w:marBottom w:val="0"/>
      <w:divBdr>
        <w:top w:val="none" w:sz="0" w:space="0" w:color="auto"/>
        <w:left w:val="none" w:sz="0" w:space="0" w:color="auto"/>
        <w:bottom w:val="none" w:sz="0" w:space="0" w:color="auto"/>
        <w:right w:val="none" w:sz="0" w:space="0" w:color="auto"/>
      </w:divBdr>
    </w:div>
    <w:div w:id="1028795169">
      <w:marLeft w:val="640"/>
      <w:marRight w:val="0"/>
      <w:marTop w:val="0"/>
      <w:marBottom w:val="0"/>
      <w:divBdr>
        <w:top w:val="none" w:sz="0" w:space="0" w:color="auto"/>
        <w:left w:val="none" w:sz="0" w:space="0" w:color="auto"/>
        <w:bottom w:val="none" w:sz="0" w:space="0" w:color="auto"/>
        <w:right w:val="none" w:sz="0" w:space="0" w:color="auto"/>
      </w:divBdr>
    </w:div>
    <w:div w:id="1033118282">
      <w:bodyDiv w:val="1"/>
      <w:marLeft w:val="0"/>
      <w:marRight w:val="0"/>
      <w:marTop w:val="0"/>
      <w:marBottom w:val="0"/>
      <w:divBdr>
        <w:top w:val="none" w:sz="0" w:space="0" w:color="auto"/>
        <w:left w:val="none" w:sz="0" w:space="0" w:color="auto"/>
        <w:bottom w:val="none" w:sz="0" w:space="0" w:color="auto"/>
        <w:right w:val="none" w:sz="0" w:space="0" w:color="auto"/>
      </w:divBdr>
      <w:divsChild>
        <w:div w:id="93677418">
          <w:marLeft w:val="640"/>
          <w:marRight w:val="0"/>
          <w:marTop w:val="0"/>
          <w:marBottom w:val="0"/>
          <w:divBdr>
            <w:top w:val="none" w:sz="0" w:space="0" w:color="auto"/>
            <w:left w:val="none" w:sz="0" w:space="0" w:color="auto"/>
            <w:bottom w:val="none" w:sz="0" w:space="0" w:color="auto"/>
            <w:right w:val="none" w:sz="0" w:space="0" w:color="auto"/>
          </w:divBdr>
        </w:div>
        <w:div w:id="122891106">
          <w:marLeft w:val="640"/>
          <w:marRight w:val="0"/>
          <w:marTop w:val="0"/>
          <w:marBottom w:val="0"/>
          <w:divBdr>
            <w:top w:val="none" w:sz="0" w:space="0" w:color="auto"/>
            <w:left w:val="none" w:sz="0" w:space="0" w:color="auto"/>
            <w:bottom w:val="none" w:sz="0" w:space="0" w:color="auto"/>
            <w:right w:val="none" w:sz="0" w:space="0" w:color="auto"/>
          </w:divBdr>
        </w:div>
        <w:div w:id="141623737">
          <w:marLeft w:val="640"/>
          <w:marRight w:val="0"/>
          <w:marTop w:val="0"/>
          <w:marBottom w:val="0"/>
          <w:divBdr>
            <w:top w:val="none" w:sz="0" w:space="0" w:color="auto"/>
            <w:left w:val="none" w:sz="0" w:space="0" w:color="auto"/>
            <w:bottom w:val="none" w:sz="0" w:space="0" w:color="auto"/>
            <w:right w:val="none" w:sz="0" w:space="0" w:color="auto"/>
          </w:divBdr>
        </w:div>
        <w:div w:id="149559585">
          <w:marLeft w:val="640"/>
          <w:marRight w:val="0"/>
          <w:marTop w:val="0"/>
          <w:marBottom w:val="0"/>
          <w:divBdr>
            <w:top w:val="none" w:sz="0" w:space="0" w:color="auto"/>
            <w:left w:val="none" w:sz="0" w:space="0" w:color="auto"/>
            <w:bottom w:val="none" w:sz="0" w:space="0" w:color="auto"/>
            <w:right w:val="none" w:sz="0" w:space="0" w:color="auto"/>
          </w:divBdr>
        </w:div>
        <w:div w:id="165445515">
          <w:marLeft w:val="640"/>
          <w:marRight w:val="0"/>
          <w:marTop w:val="0"/>
          <w:marBottom w:val="0"/>
          <w:divBdr>
            <w:top w:val="none" w:sz="0" w:space="0" w:color="auto"/>
            <w:left w:val="none" w:sz="0" w:space="0" w:color="auto"/>
            <w:bottom w:val="none" w:sz="0" w:space="0" w:color="auto"/>
            <w:right w:val="none" w:sz="0" w:space="0" w:color="auto"/>
          </w:divBdr>
        </w:div>
        <w:div w:id="219293299">
          <w:marLeft w:val="640"/>
          <w:marRight w:val="0"/>
          <w:marTop w:val="0"/>
          <w:marBottom w:val="0"/>
          <w:divBdr>
            <w:top w:val="none" w:sz="0" w:space="0" w:color="auto"/>
            <w:left w:val="none" w:sz="0" w:space="0" w:color="auto"/>
            <w:bottom w:val="none" w:sz="0" w:space="0" w:color="auto"/>
            <w:right w:val="none" w:sz="0" w:space="0" w:color="auto"/>
          </w:divBdr>
        </w:div>
        <w:div w:id="303509814">
          <w:marLeft w:val="640"/>
          <w:marRight w:val="0"/>
          <w:marTop w:val="0"/>
          <w:marBottom w:val="0"/>
          <w:divBdr>
            <w:top w:val="none" w:sz="0" w:space="0" w:color="auto"/>
            <w:left w:val="none" w:sz="0" w:space="0" w:color="auto"/>
            <w:bottom w:val="none" w:sz="0" w:space="0" w:color="auto"/>
            <w:right w:val="none" w:sz="0" w:space="0" w:color="auto"/>
          </w:divBdr>
        </w:div>
        <w:div w:id="315960724">
          <w:marLeft w:val="640"/>
          <w:marRight w:val="0"/>
          <w:marTop w:val="0"/>
          <w:marBottom w:val="0"/>
          <w:divBdr>
            <w:top w:val="none" w:sz="0" w:space="0" w:color="auto"/>
            <w:left w:val="none" w:sz="0" w:space="0" w:color="auto"/>
            <w:bottom w:val="none" w:sz="0" w:space="0" w:color="auto"/>
            <w:right w:val="none" w:sz="0" w:space="0" w:color="auto"/>
          </w:divBdr>
        </w:div>
        <w:div w:id="322511103">
          <w:marLeft w:val="640"/>
          <w:marRight w:val="0"/>
          <w:marTop w:val="0"/>
          <w:marBottom w:val="0"/>
          <w:divBdr>
            <w:top w:val="none" w:sz="0" w:space="0" w:color="auto"/>
            <w:left w:val="none" w:sz="0" w:space="0" w:color="auto"/>
            <w:bottom w:val="none" w:sz="0" w:space="0" w:color="auto"/>
            <w:right w:val="none" w:sz="0" w:space="0" w:color="auto"/>
          </w:divBdr>
        </w:div>
        <w:div w:id="323515458">
          <w:marLeft w:val="640"/>
          <w:marRight w:val="0"/>
          <w:marTop w:val="0"/>
          <w:marBottom w:val="0"/>
          <w:divBdr>
            <w:top w:val="none" w:sz="0" w:space="0" w:color="auto"/>
            <w:left w:val="none" w:sz="0" w:space="0" w:color="auto"/>
            <w:bottom w:val="none" w:sz="0" w:space="0" w:color="auto"/>
            <w:right w:val="none" w:sz="0" w:space="0" w:color="auto"/>
          </w:divBdr>
        </w:div>
        <w:div w:id="332490937">
          <w:marLeft w:val="640"/>
          <w:marRight w:val="0"/>
          <w:marTop w:val="0"/>
          <w:marBottom w:val="0"/>
          <w:divBdr>
            <w:top w:val="none" w:sz="0" w:space="0" w:color="auto"/>
            <w:left w:val="none" w:sz="0" w:space="0" w:color="auto"/>
            <w:bottom w:val="none" w:sz="0" w:space="0" w:color="auto"/>
            <w:right w:val="none" w:sz="0" w:space="0" w:color="auto"/>
          </w:divBdr>
        </w:div>
        <w:div w:id="381442194">
          <w:marLeft w:val="640"/>
          <w:marRight w:val="0"/>
          <w:marTop w:val="0"/>
          <w:marBottom w:val="0"/>
          <w:divBdr>
            <w:top w:val="none" w:sz="0" w:space="0" w:color="auto"/>
            <w:left w:val="none" w:sz="0" w:space="0" w:color="auto"/>
            <w:bottom w:val="none" w:sz="0" w:space="0" w:color="auto"/>
            <w:right w:val="none" w:sz="0" w:space="0" w:color="auto"/>
          </w:divBdr>
        </w:div>
        <w:div w:id="385180804">
          <w:marLeft w:val="640"/>
          <w:marRight w:val="0"/>
          <w:marTop w:val="0"/>
          <w:marBottom w:val="0"/>
          <w:divBdr>
            <w:top w:val="none" w:sz="0" w:space="0" w:color="auto"/>
            <w:left w:val="none" w:sz="0" w:space="0" w:color="auto"/>
            <w:bottom w:val="none" w:sz="0" w:space="0" w:color="auto"/>
            <w:right w:val="none" w:sz="0" w:space="0" w:color="auto"/>
          </w:divBdr>
        </w:div>
        <w:div w:id="407574668">
          <w:marLeft w:val="640"/>
          <w:marRight w:val="0"/>
          <w:marTop w:val="0"/>
          <w:marBottom w:val="0"/>
          <w:divBdr>
            <w:top w:val="none" w:sz="0" w:space="0" w:color="auto"/>
            <w:left w:val="none" w:sz="0" w:space="0" w:color="auto"/>
            <w:bottom w:val="none" w:sz="0" w:space="0" w:color="auto"/>
            <w:right w:val="none" w:sz="0" w:space="0" w:color="auto"/>
          </w:divBdr>
        </w:div>
        <w:div w:id="461122211">
          <w:marLeft w:val="640"/>
          <w:marRight w:val="0"/>
          <w:marTop w:val="0"/>
          <w:marBottom w:val="0"/>
          <w:divBdr>
            <w:top w:val="none" w:sz="0" w:space="0" w:color="auto"/>
            <w:left w:val="none" w:sz="0" w:space="0" w:color="auto"/>
            <w:bottom w:val="none" w:sz="0" w:space="0" w:color="auto"/>
            <w:right w:val="none" w:sz="0" w:space="0" w:color="auto"/>
          </w:divBdr>
        </w:div>
        <w:div w:id="485365740">
          <w:marLeft w:val="640"/>
          <w:marRight w:val="0"/>
          <w:marTop w:val="0"/>
          <w:marBottom w:val="0"/>
          <w:divBdr>
            <w:top w:val="none" w:sz="0" w:space="0" w:color="auto"/>
            <w:left w:val="none" w:sz="0" w:space="0" w:color="auto"/>
            <w:bottom w:val="none" w:sz="0" w:space="0" w:color="auto"/>
            <w:right w:val="none" w:sz="0" w:space="0" w:color="auto"/>
          </w:divBdr>
        </w:div>
        <w:div w:id="490759283">
          <w:marLeft w:val="640"/>
          <w:marRight w:val="0"/>
          <w:marTop w:val="0"/>
          <w:marBottom w:val="0"/>
          <w:divBdr>
            <w:top w:val="none" w:sz="0" w:space="0" w:color="auto"/>
            <w:left w:val="none" w:sz="0" w:space="0" w:color="auto"/>
            <w:bottom w:val="none" w:sz="0" w:space="0" w:color="auto"/>
            <w:right w:val="none" w:sz="0" w:space="0" w:color="auto"/>
          </w:divBdr>
        </w:div>
        <w:div w:id="561411320">
          <w:marLeft w:val="640"/>
          <w:marRight w:val="0"/>
          <w:marTop w:val="0"/>
          <w:marBottom w:val="0"/>
          <w:divBdr>
            <w:top w:val="none" w:sz="0" w:space="0" w:color="auto"/>
            <w:left w:val="none" w:sz="0" w:space="0" w:color="auto"/>
            <w:bottom w:val="none" w:sz="0" w:space="0" w:color="auto"/>
            <w:right w:val="none" w:sz="0" w:space="0" w:color="auto"/>
          </w:divBdr>
        </w:div>
        <w:div w:id="577793161">
          <w:marLeft w:val="640"/>
          <w:marRight w:val="0"/>
          <w:marTop w:val="0"/>
          <w:marBottom w:val="0"/>
          <w:divBdr>
            <w:top w:val="none" w:sz="0" w:space="0" w:color="auto"/>
            <w:left w:val="none" w:sz="0" w:space="0" w:color="auto"/>
            <w:bottom w:val="none" w:sz="0" w:space="0" w:color="auto"/>
            <w:right w:val="none" w:sz="0" w:space="0" w:color="auto"/>
          </w:divBdr>
        </w:div>
        <w:div w:id="593591188">
          <w:marLeft w:val="640"/>
          <w:marRight w:val="0"/>
          <w:marTop w:val="0"/>
          <w:marBottom w:val="0"/>
          <w:divBdr>
            <w:top w:val="none" w:sz="0" w:space="0" w:color="auto"/>
            <w:left w:val="none" w:sz="0" w:space="0" w:color="auto"/>
            <w:bottom w:val="none" w:sz="0" w:space="0" w:color="auto"/>
            <w:right w:val="none" w:sz="0" w:space="0" w:color="auto"/>
          </w:divBdr>
        </w:div>
        <w:div w:id="716857172">
          <w:marLeft w:val="640"/>
          <w:marRight w:val="0"/>
          <w:marTop w:val="0"/>
          <w:marBottom w:val="0"/>
          <w:divBdr>
            <w:top w:val="none" w:sz="0" w:space="0" w:color="auto"/>
            <w:left w:val="none" w:sz="0" w:space="0" w:color="auto"/>
            <w:bottom w:val="none" w:sz="0" w:space="0" w:color="auto"/>
            <w:right w:val="none" w:sz="0" w:space="0" w:color="auto"/>
          </w:divBdr>
        </w:div>
        <w:div w:id="745152138">
          <w:marLeft w:val="640"/>
          <w:marRight w:val="0"/>
          <w:marTop w:val="0"/>
          <w:marBottom w:val="0"/>
          <w:divBdr>
            <w:top w:val="none" w:sz="0" w:space="0" w:color="auto"/>
            <w:left w:val="none" w:sz="0" w:space="0" w:color="auto"/>
            <w:bottom w:val="none" w:sz="0" w:space="0" w:color="auto"/>
            <w:right w:val="none" w:sz="0" w:space="0" w:color="auto"/>
          </w:divBdr>
        </w:div>
        <w:div w:id="829448514">
          <w:marLeft w:val="640"/>
          <w:marRight w:val="0"/>
          <w:marTop w:val="0"/>
          <w:marBottom w:val="0"/>
          <w:divBdr>
            <w:top w:val="none" w:sz="0" w:space="0" w:color="auto"/>
            <w:left w:val="none" w:sz="0" w:space="0" w:color="auto"/>
            <w:bottom w:val="none" w:sz="0" w:space="0" w:color="auto"/>
            <w:right w:val="none" w:sz="0" w:space="0" w:color="auto"/>
          </w:divBdr>
        </w:div>
        <w:div w:id="847982125">
          <w:marLeft w:val="640"/>
          <w:marRight w:val="0"/>
          <w:marTop w:val="0"/>
          <w:marBottom w:val="0"/>
          <w:divBdr>
            <w:top w:val="none" w:sz="0" w:space="0" w:color="auto"/>
            <w:left w:val="none" w:sz="0" w:space="0" w:color="auto"/>
            <w:bottom w:val="none" w:sz="0" w:space="0" w:color="auto"/>
            <w:right w:val="none" w:sz="0" w:space="0" w:color="auto"/>
          </w:divBdr>
        </w:div>
        <w:div w:id="898830586">
          <w:marLeft w:val="640"/>
          <w:marRight w:val="0"/>
          <w:marTop w:val="0"/>
          <w:marBottom w:val="0"/>
          <w:divBdr>
            <w:top w:val="none" w:sz="0" w:space="0" w:color="auto"/>
            <w:left w:val="none" w:sz="0" w:space="0" w:color="auto"/>
            <w:bottom w:val="none" w:sz="0" w:space="0" w:color="auto"/>
            <w:right w:val="none" w:sz="0" w:space="0" w:color="auto"/>
          </w:divBdr>
        </w:div>
        <w:div w:id="942999088">
          <w:marLeft w:val="640"/>
          <w:marRight w:val="0"/>
          <w:marTop w:val="0"/>
          <w:marBottom w:val="0"/>
          <w:divBdr>
            <w:top w:val="none" w:sz="0" w:space="0" w:color="auto"/>
            <w:left w:val="none" w:sz="0" w:space="0" w:color="auto"/>
            <w:bottom w:val="none" w:sz="0" w:space="0" w:color="auto"/>
            <w:right w:val="none" w:sz="0" w:space="0" w:color="auto"/>
          </w:divBdr>
        </w:div>
        <w:div w:id="945187977">
          <w:marLeft w:val="640"/>
          <w:marRight w:val="0"/>
          <w:marTop w:val="0"/>
          <w:marBottom w:val="0"/>
          <w:divBdr>
            <w:top w:val="none" w:sz="0" w:space="0" w:color="auto"/>
            <w:left w:val="none" w:sz="0" w:space="0" w:color="auto"/>
            <w:bottom w:val="none" w:sz="0" w:space="0" w:color="auto"/>
            <w:right w:val="none" w:sz="0" w:space="0" w:color="auto"/>
          </w:divBdr>
        </w:div>
        <w:div w:id="959727455">
          <w:marLeft w:val="640"/>
          <w:marRight w:val="0"/>
          <w:marTop w:val="0"/>
          <w:marBottom w:val="0"/>
          <w:divBdr>
            <w:top w:val="none" w:sz="0" w:space="0" w:color="auto"/>
            <w:left w:val="none" w:sz="0" w:space="0" w:color="auto"/>
            <w:bottom w:val="none" w:sz="0" w:space="0" w:color="auto"/>
            <w:right w:val="none" w:sz="0" w:space="0" w:color="auto"/>
          </w:divBdr>
        </w:div>
        <w:div w:id="1030180439">
          <w:marLeft w:val="640"/>
          <w:marRight w:val="0"/>
          <w:marTop w:val="0"/>
          <w:marBottom w:val="0"/>
          <w:divBdr>
            <w:top w:val="none" w:sz="0" w:space="0" w:color="auto"/>
            <w:left w:val="none" w:sz="0" w:space="0" w:color="auto"/>
            <w:bottom w:val="none" w:sz="0" w:space="0" w:color="auto"/>
            <w:right w:val="none" w:sz="0" w:space="0" w:color="auto"/>
          </w:divBdr>
        </w:div>
        <w:div w:id="1064134760">
          <w:marLeft w:val="640"/>
          <w:marRight w:val="0"/>
          <w:marTop w:val="0"/>
          <w:marBottom w:val="0"/>
          <w:divBdr>
            <w:top w:val="none" w:sz="0" w:space="0" w:color="auto"/>
            <w:left w:val="none" w:sz="0" w:space="0" w:color="auto"/>
            <w:bottom w:val="none" w:sz="0" w:space="0" w:color="auto"/>
            <w:right w:val="none" w:sz="0" w:space="0" w:color="auto"/>
          </w:divBdr>
        </w:div>
        <w:div w:id="1065879295">
          <w:marLeft w:val="640"/>
          <w:marRight w:val="0"/>
          <w:marTop w:val="0"/>
          <w:marBottom w:val="0"/>
          <w:divBdr>
            <w:top w:val="none" w:sz="0" w:space="0" w:color="auto"/>
            <w:left w:val="none" w:sz="0" w:space="0" w:color="auto"/>
            <w:bottom w:val="none" w:sz="0" w:space="0" w:color="auto"/>
            <w:right w:val="none" w:sz="0" w:space="0" w:color="auto"/>
          </w:divBdr>
        </w:div>
        <w:div w:id="1070924748">
          <w:marLeft w:val="640"/>
          <w:marRight w:val="0"/>
          <w:marTop w:val="0"/>
          <w:marBottom w:val="0"/>
          <w:divBdr>
            <w:top w:val="none" w:sz="0" w:space="0" w:color="auto"/>
            <w:left w:val="none" w:sz="0" w:space="0" w:color="auto"/>
            <w:bottom w:val="none" w:sz="0" w:space="0" w:color="auto"/>
            <w:right w:val="none" w:sz="0" w:space="0" w:color="auto"/>
          </w:divBdr>
        </w:div>
        <w:div w:id="1101685084">
          <w:marLeft w:val="640"/>
          <w:marRight w:val="0"/>
          <w:marTop w:val="0"/>
          <w:marBottom w:val="0"/>
          <w:divBdr>
            <w:top w:val="none" w:sz="0" w:space="0" w:color="auto"/>
            <w:left w:val="none" w:sz="0" w:space="0" w:color="auto"/>
            <w:bottom w:val="none" w:sz="0" w:space="0" w:color="auto"/>
            <w:right w:val="none" w:sz="0" w:space="0" w:color="auto"/>
          </w:divBdr>
        </w:div>
        <w:div w:id="1111437100">
          <w:marLeft w:val="640"/>
          <w:marRight w:val="0"/>
          <w:marTop w:val="0"/>
          <w:marBottom w:val="0"/>
          <w:divBdr>
            <w:top w:val="none" w:sz="0" w:space="0" w:color="auto"/>
            <w:left w:val="none" w:sz="0" w:space="0" w:color="auto"/>
            <w:bottom w:val="none" w:sz="0" w:space="0" w:color="auto"/>
            <w:right w:val="none" w:sz="0" w:space="0" w:color="auto"/>
          </w:divBdr>
        </w:div>
        <w:div w:id="1140029437">
          <w:marLeft w:val="640"/>
          <w:marRight w:val="0"/>
          <w:marTop w:val="0"/>
          <w:marBottom w:val="0"/>
          <w:divBdr>
            <w:top w:val="none" w:sz="0" w:space="0" w:color="auto"/>
            <w:left w:val="none" w:sz="0" w:space="0" w:color="auto"/>
            <w:bottom w:val="none" w:sz="0" w:space="0" w:color="auto"/>
            <w:right w:val="none" w:sz="0" w:space="0" w:color="auto"/>
          </w:divBdr>
        </w:div>
        <w:div w:id="1172917250">
          <w:marLeft w:val="640"/>
          <w:marRight w:val="0"/>
          <w:marTop w:val="0"/>
          <w:marBottom w:val="0"/>
          <w:divBdr>
            <w:top w:val="none" w:sz="0" w:space="0" w:color="auto"/>
            <w:left w:val="none" w:sz="0" w:space="0" w:color="auto"/>
            <w:bottom w:val="none" w:sz="0" w:space="0" w:color="auto"/>
            <w:right w:val="none" w:sz="0" w:space="0" w:color="auto"/>
          </w:divBdr>
        </w:div>
        <w:div w:id="1278490431">
          <w:marLeft w:val="640"/>
          <w:marRight w:val="0"/>
          <w:marTop w:val="0"/>
          <w:marBottom w:val="0"/>
          <w:divBdr>
            <w:top w:val="none" w:sz="0" w:space="0" w:color="auto"/>
            <w:left w:val="none" w:sz="0" w:space="0" w:color="auto"/>
            <w:bottom w:val="none" w:sz="0" w:space="0" w:color="auto"/>
            <w:right w:val="none" w:sz="0" w:space="0" w:color="auto"/>
          </w:divBdr>
        </w:div>
        <w:div w:id="1297949091">
          <w:marLeft w:val="640"/>
          <w:marRight w:val="0"/>
          <w:marTop w:val="0"/>
          <w:marBottom w:val="0"/>
          <w:divBdr>
            <w:top w:val="none" w:sz="0" w:space="0" w:color="auto"/>
            <w:left w:val="none" w:sz="0" w:space="0" w:color="auto"/>
            <w:bottom w:val="none" w:sz="0" w:space="0" w:color="auto"/>
            <w:right w:val="none" w:sz="0" w:space="0" w:color="auto"/>
          </w:divBdr>
        </w:div>
        <w:div w:id="1316109373">
          <w:marLeft w:val="640"/>
          <w:marRight w:val="0"/>
          <w:marTop w:val="0"/>
          <w:marBottom w:val="0"/>
          <w:divBdr>
            <w:top w:val="none" w:sz="0" w:space="0" w:color="auto"/>
            <w:left w:val="none" w:sz="0" w:space="0" w:color="auto"/>
            <w:bottom w:val="none" w:sz="0" w:space="0" w:color="auto"/>
            <w:right w:val="none" w:sz="0" w:space="0" w:color="auto"/>
          </w:divBdr>
        </w:div>
        <w:div w:id="1345086798">
          <w:marLeft w:val="640"/>
          <w:marRight w:val="0"/>
          <w:marTop w:val="0"/>
          <w:marBottom w:val="0"/>
          <w:divBdr>
            <w:top w:val="none" w:sz="0" w:space="0" w:color="auto"/>
            <w:left w:val="none" w:sz="0" w:space="0" w:color="auto"/>
            <w:bottom w:val="none" w:sz="0" w:space="0" w:color="auto"/>
            <w:right w:val="none" w:sz="0" w:space="0" w:color="auto"/>
          </w:divBdr>
        </w:div>
        <w:div w:id="1492453089">
          <w:marLeft w:val="640"/>
          <w:marRight w:val="0"/>
          <w:marTop w:val="0"/>
          <w:marBottom w:val="0"/>
          <w:divBdr>
            <w:top w:val="none" w:sz="0" w:space="0" w:color="auto"/>
            <w:left w:val="none" w:sz="0" w:space="0" w:color="auto"/>
            <w:bottom w:val="none" w:sz="0" w:space="0" w:color="auto"/>
            <w:right w:val="none" w:sz="0" w:space="0" w:color="auto"/>
          </w:divBdr>
        </w:div>
        <w:div w:id="1513229352">
          <w:marLeft w:val="640"/>
          <w:marRight w:val="0"/>
          <w:marTop w:val="0"/>
          <w:marBottom w:val="0"/>
          <w:divBdr>
            <w:top w:val="none" w:sz="0" w:space="0" w:color="auto"/>
            <w:left w:val="none" w:sz="0" w:space="0" w:color="auto"/>
            <w:bottom w:val="none" w:sz="0" w:space="0" w:color="auto"/>
            <w:right w:val="none" w:sz="0" w:space="0" w:color="auto"/>
          </w:divBdr>
        </w:div>
        <w:div w:id="1518232194">
          <w:marLeft w:val="640"/>
          <w:marRight w:val="0"/>
          <w:marTop w:val="0"/>
          <w:marBottom w:val="0"/>
          <w:divBdr>
            <w:top w:val="none" w:sz="0" w:space="0" w:color="auto"/>
            <w:left w:val="none" w:sz="0" w:space="0" w:color="auto"/>
            <w:bottom w:val="none" w:sz="0" w:space="0" w:color="auto"/>
            <w:right w:val="none" w:sz="0" w:space="0" w:color="auto"/>
          </w:divBdr>
        </w:div>
        <w:div w:id="1524585522">
          <w:marLeft w:val="640"/>
          <w:marRight w:val="0"/>
          <w:marTop w:val="0"/>
          <w:marBottom w:val="0"/>
          <w:divBdr>
            <w:top w:val="none" w:sz="0" w:space="0" w:color="auto"/>
            <w:left w:val="none" w:sz="0" w:space="0" w:color="auto"/>
            <w:bottom w:val="none" w:sz="0" w:space="0" w:color="auto"/>
            <w:right w:val="none" w:sz="0" w:space="0" w:color="auto"/>
          </w:divBdr>
        </w:div>
        <w:div w:id="1558318153">
          <w:marLeft w:val="640"/>
          <w:marRight w:val="0"/>
          <w:marTop w:val="0"/>
          <w:marBottom w:val="0"/>
          <w:divBdr>
            <w:top w:val="none" w:sz="0" w:space="0" w:color="auto"/>
            <w:left w:val="none" w:sz="0" w:space="0" w:color="auto"/>
            <w:bottom w:val="none" w:sz="0" w:space="0" w:color="auto"/>
            <w:right w:val="none" w:sz="0" w:space="0" w:color="auto"/>
          </w:divBdr>
        </w:div>
        <w:div w:id="1630553698">
          <w:marLeft w:val="640"/>
          <w:marRight w:val="0"/>
          <w:marTop w:val="0"/>
          <w:marBottom w:val="0"/>
          <w:divBdr>
            <w:top w:val="none" w:sz="0" w:space="0" w:color="auto"/>
            <w:left w:val="none" w:sz="0" w:space="0" w:color="auto"/>
            <w:bottom w:val="none" w:sz="0" w:space="0" w:color="auto"/>
            <w:right w:val="none" w:sz="0" w:space="0" w:color="auto"/>
          </w:divBdr>
        </w:div>
        <w:div w:id="1680354283">
          <w:marLeft w:val="640"/>
          <w:marRight w:val="0"/>
          <w:marTop w:val="0"/>
          <w:marBottom w:val="0"/>
          <w:divBdr>
            <w:top w:val="none" w:sz="0" w:space="0" w:color="auto"/>
            <w:left w:val="none" w:sz="0" w:space="0" w:color="auto"/>
            <w:bottom w:val="none" w:sz="0" w:space="0" w:color="auto"/>
            <w:right w:val="none" w:sz="0" w:space="0" w:color="auto"/>
          </w:divBdr>
        </w:div>
        <w:div w:id="1712070190">
          <w:marLeft w:val="640"/>
          <w:marRight w:val="0"/>
          <w:marTop w:val="0"/>
          <w:marBottom w:val="0"/>
          <w:divBdr>
            <w:top w:val="none" w:sz="0" w:space="0" w:color="auto"/>
            <w:left w:val="none" w:sz="0" w:space="0" w:color="auto"/>
            <w:bottom w:val="none" w:sz="0" w:space="0" w:color="auto"/>
            <w:right w:val="none" w:sz="0" w:space="0" w:color="auto"/>
          </w:divBdr>
        </w:div>
        <w:div w:id="1713076248">
          <w:marLeft w:val="640"/>
          <w:marRight w:val="0"/>
          <w:marTop w:val="0"/>
          <w:marBottom w:val="0"/>
          <w:divBdr>
            <w:top w:val="none" w:sz="0" w:space="0" w:color="auto"/>
            <w:left w:val="none" w:sz="0" w:space="0" w:color="auto"/>
            <w:bottom w:val="none" w:sz="0" w:space="0" w:color="auto"/>
            <w:right w:val="none" w:sz="0" w:space="0" w:color="auto"/>
          </w:divBdr>
        </w:div>
        <w:div w:id="1722749836">
          <w:marLeft w:val="640"/>
          <w:marRight w:val="0"/>
          <w:marTop w:val="0"/>
          <w:marBottom w:val="0"/>
          <w:divBdr>
            <w:top w:val="none" w:sz="0" w:space="0" w:color="auto"/>
            <w:left w:val="none" w:sz="0" w:space="0" w:color="auto"/>
            <w:bottom w:val="none" w:sz="0" w:space="0" w:color="auto"/>
            <w:right w:val="none" w:sz="0" w:space="0" w:color="auto"/>
          </w:divBdr>
        </w:div>
        <w:div w:id="1778796786">
          <w:marLeft w:val="640"/>
          <w:marRight w:val="0"/>
          <w:marTop w:val="0"/>
          <w:marBottom w:val="0"/>
          <w:divBdr>
            <w:top w:val="none" w:sz="0" w:space="0" w:color="auto"/>
            <w:left w:val="none" w:sz="0" w:space="0" w:color="auto"/>
            <w:bottom w:val="none" w:sz="0" w:space="0" w:color="auto"/>
            <w:right w:val="none" w:sz="0" w:space="0" w:color="auto"/>
          </w:divBdr>
        </w:div>
        <w:div w:id="1851530862">
          <w:marLeft w:val="640"/>
          <w:marRight w:val="0"/>
          <w:marTop w:val="0"/>
          <w:marBottom w:val="0"/>
          <w:divBdr>
            <w:top w:val="none" w:sz="0" w:space="0" w:color="auto"/>
            <w:left w:val="none" w:sz="0" w:space="0" w:color="auto"/>
            <w:bottom w:val="none" w:sz="0" w:space="0" w:color="auto"/>
            <w:right w:val="none" w:sz="0" w:space="0" w:color="auto"/>
          </w:divBdr>
        </w:div>
        <w:div w:id="1872186246">
          <w:marLeft w:val="640"/>
          <w:marRight w:val="0"/>
          <w:marTop w:val="0"/>
          <w:marBottom w:val="0"/>
          <w:divBdr>
            <w:top w:val="none" w:sz="0" w:space="0" w:color="auto"/>
            <w:left w:val="none" w:sz="0" w:space="0" w:color="auto"/>
            <w:bottom w:val="none" w:sz="0" w:space="0" w:color="auto"/>
            <w:right w:val="none" w:sz="0" w:space="0" w:color="auto"/>
          </w:divBdr>
        </w:div>
        <w:div w:id="1942372894">
          <w:marLeft w:val="640"/>
          <w:marRight w:val="0"/>
          <w:marTop w:val="0"/>
          <w:marBottom w:val="0"/>
          <w:divBdr>
            <w:top w:val="none" w:sz="0" w:space="0" w:color="auto"/>
            <w:left w:val="none" w:sz="0" w:space="0" w:color="auto"/>
            <w:bottom w:val="none" w:sz="0" w:space="0" w:color="auto"/>
            <w:right w:val="none" w:sz="0" w:space="0" w:color="auto"/>
          </w:divBdr>
        </w:div>
      </w:divsChild>
    </w:div>
    <w:div w:id="1035038586">
      <w:bodyDiv w:val="1"/>
      <w:marLeft w:val="0"/>
      <w:marRight w:val="0"/>
      <w:marTop w:val="0"/>
      <w:marBottom w:val="0"/>
      <w:divBdr>
        <w:top w:val="none" w:sz="0" w:space="0" w:color="auto"/>
        <w:left w:val="none" w:sz="0" w:space="0" w:color="auto"/>
        <w:bottom w:val="none" w:sz="0" w:space="0" w:color="auto"/>
        <w:right w:val="none" w:sz="0" w:space="0" w:color="auto"/>
      </w:divBdr>
      <w:divsChild>
        <w:div w:id="136265505">
          <w:marLeft w:val="640"/>
          <w:marRight w:val="0"/>
          <w:marTop w:val="0"/>
          <w:marBottom w:val="0"/>
          <w:divBdr>
            <w:top w:val="none" w:sz="0" w:space="0" w:color="auto"/>
            <w:left w:val="none" w:sz="0" w:space="0" w:color="auto"/>
            <w:bottom w:val="none" w:sz="0" w:space="0" w:color="auto"/>
            <w:right w:val="none" w:sz="0" w:space="0" w:color="auto"/>
          </w:divBdr>
        </w:div>
        <w:div w:id="1609964778">
          <w:marLeft w:val="640"/>
          <w:marRight w:val="0"/>
          <w:marTop w:val="0"/>
          <w:marBottom w:val="0"/>
          <w:divBdr>
            <w:top w:val="none" w:sz="0" w:space="0" w:color="auto"/>
            <w:left w:val="none" w:sz="0" w:space="0" w:color="auto"/>
            <w:bottom w:val="none" w:sz="0" w:space="0" w:color="auto"/>
            <w:right w:val="none" w:sz="0" w:space="0" w:color="auto"/>
          </w:divBdr>
        </w:div>
        <w:div w:id="1394961901">
          <w:marLeft w:val="640"/>
          <w:marRight w:val="0"/>
          <w:marTop w:val="0"/>
          <w:marBottom w:val="0"/>
          <w:divBdr>
            <w:top w:val="none" w:sz="0" w:space="0" w:color="auto"/>
            <w:left w:val="none" w:sz="0" w:space="0" w:color="auto"/>
            <w:bottom w:val="none" w:sz="0" w:space="0" w:color="auto"/>
            <w:right w:val="none" w:sz="0" w:space="0" w:color="auto"/>
          </w:divBdr>
        </w:div>
        <w:div w:id="95567405">
          <w:marLeft w:val="640"/>
          <w:marRight w:val="0"/>
          <w:marTop w:val="0"/>
          <w:marBottom w:val="0"/>
          <w:divBdr>
            <w:top w:val="none" w:sz="0" w:space="0" w:color="auto"/>
            <w:left w:val="none" w:sz="0" w:space="0" w:color="auto"/>
            <w:bottom w:val="none" w:sz="0" w:space="0" w:color="auto"/>
            <w:right w:val="none" w:sz="0" w:space="0" w:color="auto"/>
          </w:divBdr>
        </w:div>
        <w:div w:id="1266769270">
          <w:marLeft w:val="640"/>
          <w:marRight w:val="0"/>
          <w:marTop w:val="0"/>
          <w:marBottom w:val="0"/>
          <w:divBdr>
            <w:top w:val="none" w:sz="0" w:space="0" w:color="auto"/>
            <w:left w:val="none" w:sz="0" w:space="0" w:color="auto"/>
            <w:bottom w:val="none" w:sz="0" w:space="0" w:color="auto"/>
            <w:right w:val="none" w:sz="0" w:space="0" w:color="auto"/>
          </w:divBdr>
        </w:div>
        <w:div w:id="904028350">
          <w:marLeft w:val="640"/>
          <w:marRight w:val="0"/>
          <w:marTop w:val="0"/>
          <w:marBottom w:val="0"/>
          <w:divBdr>
            <w:top w:val="none" w:sz="0" w:space="0" w:color="auto"/>
            <w:left w:val="none" w:sz="0" w:space="0" w:color="auto"/>
            <w:bottom w:val="none" w:sz="0" w:space="0" w:color="auto"/>
            <w:right w:val="none" w:sz="0" w:space="0" w:color="auto"/>
          </w:divBdr>
        </w:div>
        <w:div w:id="1092899897">
          <w:marLeft w:val="640"/>
          <w:marRight w:val="0"/>
          <w:marTop w:val="0"/>
          <w:marBottom w:val="0"/>
          <w:divBdr>
            <w:top w:val="none" w:sz="0" w:space="0" w:color="auto"/>
            <w:left w:val="none" w:sz="0" w:space="0" w:color="auto"/>
            <w:bottom w:val="none" w:sz="0" w:space="0" w:color="auto"/>
            <w:right w:val="none" w:sz="0" w:space="0" w:color="auto"/>
          </w:divBdr>
        </w:div>
        <w:div w:id="2044941886">
          <w:marLeft w:val="640"/>
          <w:marRight w:val="0"/>
          <w:marTop w:val="0"/>
          <w:marBottom w:val="0"/>
          <w:divBdr>
            <w:top w:val="none" w:sz="0" w:space="0" w:color="auto"/>
            <w:left w:val="none" w:sz="0" w:space="0" w:color="auto"/>
            <w:bottom w:val="none" w:sz="0" w:space="0" w:color="auto"/>
            <w:right w:val="none" w:sz="0" w:space="0" w:color="auto"/>
          </w:divBdr>
        </w:div>
        <w:div w:id="59911175">
          <w:marLeft w:val="640"/>
          <w:marRight w:val="0"/>
          <w:marTop w:val="0"/>
          <w:marBottom w:val="0"/>
          <w:divBdr>
            <w:top w:val="none" w:sz="0" w:space="0" w:color="auto"/>
            <w:left w:val="none" w:sz="0" w:space="0" w:color="auto"/>
            <w:bottom w:val="none" w:sz="0" w:space="0" w:color="auto"/>
            <w:right w:val="none" w:sz="0" w:space="0" w:color="auto"/>
          </w:divBdr>
        </w:div>
        <w:div w:id="1699693868">
          <w:marLeft w:val="640"/>
          <w:marRight w:val="0"/>
          <w:marTop w:val="0"/>
          <w:marBottom w:val="0"/>
          <w:divBdr>
            <w:top w:val="none" w:sz="0" w:space="0" w:color="auto"/>
            <w:left w:val="none" w:sz="0" w:space="0" w:color="auto"/>
            <w:bottom w:val="none" w:sz="0" w:space="0" w:color="auto"/>
            <w:right w:val="none" w:sz="0" w:space="0" w:color="auto"/>
          </w:divBdr>
        </w:div>
        <w:div w:id="604196755">
          <w:marLeft w:val="640"/>
          <w:marRight w:val="0"/>
          <w:marTop w:val="0"/>
          <w:marBottom w:val="0"/>
          <w:divBdr>
            <w:top w:val="none" w:sz="0" w:space="0" w:color="auto"/>
            <w:left w:val="none" w:sz="0" w:space="0" w:color="auto"/>
            <w:bottom w:val="none" w:sz="0" w:space="0" w:color="auto"/>
            <w:right w:val="none" w:sz="0" w:space="0" w:color="auto"/>
          </w:divBdr>
        </w:div>
        <w:div w:id="1442988321">
          <w:marLeft w:val="640"/>
          <w:marRight w:val="0"/>
          <w:marTop w:val="0"/>
          <w:marBottom w:val="0"/>
          <w:divBdr>
            <w:top w:val="none" w:sz="0" w:space="0" w:color="auto"/>
            <w:left w:val="none" w:sz="0" w:space="0" w:color="auto"/>
            <w:bottom w:val="none" w:sz="0" w:space="0" w:color="auto"/>
            <w:right w:val="none" w:sz="0" w:space="0" w:color="auto"/>
          </w:divBdr>
        </w:div>
        <w:div w:id="1483692926">
          <w:marLeft w:val="640"/>
          <w:marRight w:val="0"/>
          <w:marTop w:val="0"/>
          <w:marBottom w:val="0"/>
          <w:divBdr>
            <w:top w:val="none" w:sz="0" w:space="0" w:color="auto"/>
            <w:left w:val="none" w:sz="0" w:space="0" w:color="auto"/>
            <w:bottom w:val="none" w:sz="0" w:space="0" w:color="auto"/>
            <w:right w:val="none" w:sz="0" w:space="0" w:color="auto"/>
          </w:divBdr>
        </w:div>
        <w:div w:id="1913932565">
          <w:marLeft w:val="640"/>
          <w:marRight w:val="0"/>
          <w:marTop w:val="0"/>
          <w:marBottom w:val="0"/>
          <w:divBdr>
            <w:top w:val="none" w:sz="0" w:space="0" w:color="auto"/>
            <w:left w:val="none" w:sz="0" w:space="0" w:color="auto"/>
            <w:bottom w:val="none" w:sz="0" w:space="0" w:color="auto"/>
            <w:right w:val="none" w:sz="0" w:space="0" w:color="auto"/>
          </w:divBdr>
        </w:div>
        <w:div w:id="211384841">
          <w:marLeft w:val="640"/>
          <w:marRight w:val="0"/>
          <w:marTop w:val="0"/>
          <w:marBottom w:val="0"/>
          <w:divBdr>
            <w:top w:val="none" w:sz="0" w:space="0" w:color="auto"/>
            <w:left w:val="none" w:sz="0" w:space="0" w:color="auto"/>
            <w:bottom w:val="none" w:sz="0" w:space="0" w:color="auto"/>
            <w:right w:val="none" w:sz="0" w:space="0" w:color="auto"/>
          </w:divBdr>
        </w:div>
        <w:div w:id="1350986515">
          <w:marLeft w:val="640"/>
          <w:marRight w:val="0"/>
          <w:marTop w:val="0"/>
          <w:marBottom w:val="0"/>
          <w:divBdr>
            <w:top w:val="none" w:sz="0" w:space="0" w:color="auto"/>
            <w:left w:val="none" w:sz="0" w:space="0" w:color="auto"/>
            <w:bottom w:val="none" w:sz="0" w:space="0" w:color="auto"/>
            <w:right w:val="none" w:sz="0" w:space="0" w:color="auto"/>
          </w:divBdr>
        </w:div>
        <w:div w:id="1251234619">
          <w:marLeft w:val="640"/>
          <w:marRight w:val="0"/>
          <w:marTop w:val="0"/>
          <w:marBottom w:val="0"/>
          <w:divBdr>
            <w:top w:val="none" w:sz="0" w:space="0" w:color="auto"/>
            <w:left w:val="none" w:sz="0" w:space="0" w:color="auto"/>
            <w:bottom w:val="none" w:sz="0" w:space="0" w:color="auto"/>
            <w:right w:val="none" w:sz="0" w:space="0" w:color="auto"/>
          </w:divBdr>
        </w:div>
        <w:div w:id="499346598">
          <w:marLeft w:val="640"/>
          <w:marRight w:val="0"/>
          <w:marTop w:val="0"/>
          <w:marBottom w:val="0"/>
          <w:divBdr>
            <w:top w:val="none" w:sz="0" w:space="0" w:color="auto"/>
            <w:left w:val="none" w:sz="0" w:space="0" w:color="auto"/>
            <w:bottom w:val="none" w:sz="0" w:space="0" w:color="auto"/>
            <w:right w:val="none" w:sz="0" w:space="0" w:color="auto"/>
          </w:divBdr>
        </w:div>
        <w:div w:id="2047679124">
          <w:marLeft w:val="640"/>
          <w:marRight w:val="0"/>
          <w:marTop w:val="0"/>
          <w:marBottom w:val="0"/>
          <w:divBdr>
            <w:top w:val="none" w:sz="0" w:space="0" w:color="auto"/>
            <w:left w:val="none" w:sz="0" w:space="0" w:color="auto"/>
            <w:bottom w:val="none" w:sz="0" w:space="0" w:color="auto"/>
            <w:right w:val="none" w:sz="0" w:space="0" w:color="auto"/>
          </w:divBdr>
        </w:div>
        <w:div w:id="1406340952">
          <w:marLeft w:val="640"/>
          <w:marRight w:val="0"/>
          <w:marTop w:val="0"/>
          <w:marBottom w:val="0"/>
          <w:divBdr>
            <w:top w:val="none" w:sz="0" w:space="0" w:color="auto"/>
            <w:left w:val="none" w:sz="0" w:space="0" w:color="auto"/>
            <w:bottom w:val="none" w:sz="0" w:space="0" w:color="auto"/>
            <w:right w:val="none" w:sz="0" w:space="0" w:color="auto"/>
          </w:divBdr>
        </w:div>
        <w:div w:id="1809784488">
          <w:marLeft w:val="640"/>
          <w:marRight w:val="0"/>
          <w:marTop w:val="0"/>
          <w:marBottom w:val="0"/>
          <w:divBdr>
            <w:top w:val="none" w:sz="0" w:space="0" w:color="auto"/>
            <w:left w:val="none" w:sz="0" w:space="0" w:color="auto"/>
            <w:bottom w:val="none" w:sz="0" w:space="0" w:color="auto"/>
            <w:right w:val="none" w:sz="0" w:space="0" w:color="auto"/>
          </w:divBdr>
        </w:div>
        <w:div w:id="1249386485">
          <w:marLeft w:val="640"/>
          <w:marRight w:val="0"/>
          <w:marTop w:val="0"/>
          <w:marBottom w:val="0"/>
          <w:divBdr>
            <w:top w:val="none" w:sz="0" w:space="0" w:color="auto"/>
            <w:left w:val="none" w:sz="0" w:space="0" w:color="auto"/>
            <w:bottom w:val="none" w:sz="0" w:space="0" w:color="auto"/>
            <w:right w:val="none" w:sz="0" w:space="0" w:color="auto"/>
          </w:divBdr>
        </w:div>
        <w:div w:id="1305043970">
          <w:marLeft w:val="640"/>
          <w:marRight w:val="0"/>
          <w:marTop w:val="0"/>
          <w:marBottom w:val="0"/>
          <w:divBdr>
            <w:top w:val="none" w:sz="0" w:space="0" w:color="auto"/>
            <w:left w:val="none" w:sz="0" w:space="0" w:color="auto"/>
            <w:bottom w:val="none" w:sz="0" w:space="0" w:color="auto"/>
            <w:right w:val="none" w:sz="0" w:space="0" w:color="auto"/>
          </w:divBdr>
        </w:div>
        <w:div w:id="739639584">
          <w:marLeft w:val="640"/>
          <w:marRight w:val="0"/>
          <w:marTop w:val="0"/>
          <w:marBottom w:val="0"/>
          <w:divBdr>
            <w:top w:val="none" w:sz="0" w:space="0" w:color="auto"/>
            <w:left w:val="none" w:sz="0" w:space="0" w:color="auto"/>
            <w:bottom w:val="none" w:sz="0" w:space="0" w:color="auto"/>
            <w:right w:val="none" w:sz="0" w:space="0" w:color="auto"/>
          </w:divBdr>
        </w:div>
        <w:div w:id="390731285">
          <w:marLeft w:val="640"/>
          <w:marRight w:val="0"/>
          <w:marTop w:val="0"/>
          <w:marBottom w:val="0"/>
          <w:divBdr>
            <w:top w:val="none" w:sz="0" w:space="0" w:color="auto"/>
            <w:left w:val="none" w:sz="0" w:space="0" w:color="auto"/>
            <w:bottom w:val="none" w:sz="0" w:space="0" w:color="auto"/>
            <w:right w:val="none" w:sz="0" w:space="0" w:color="auto"/>
          </w:divBdr>
        </w:div>
        <w:div w:id="1481072969">
          <w:marLeft w:val="640"/>
          <w:marRight w:val="0"/>
          <w:marTop w:val="0"/>
          <w:marBottom w:val="0"/>
          <w:divBdr>
            <w:top w:val="none" w:sz="0" w:space="0" w:color="auto"/>
            <w:left w:val="none" w:sz="0" w:space="0" w:color="auto"/>
            <w:bottom w:val="none" w:sz="0" w:space="0" w:color="auto"/>
            <w:right w:val="none" w:sz="0" w:space="0" w:color="auto"/>
          </w:divBdr>
        </w:div>
        <w:div w:id="960112713">
          <w:marLeft w:val="640"/>
          <w:marRight w:val="0"/>
          <w:marTop w:val="0"/>
          <w:marBottom w:val="0"/>
          <w:divBdr>
            <w:top w:val="none" w:sz="0" w:space="0" w:color="auto"/>
            <w:left w:val="none" w:sz="0" w:space="0" w:color="auto"/>
            <w:bottom w:val="none" w:sz="0" w:space="0" w:color="auto"/>
            <w:right w:val="none" w:sz="0" w:space="0" w:color="auto"/>
          </w:divBdr>
        </w:div>
        <w:div w:id="1755861314">
          <w:marLeft w:val="640"/>
          <w:marRight w:val="0"/>
          <w:marTop w:val="0"/>
          <w:marBottom w:val="0"/>
          <w:divBdr>
            <w:top w:val="none" w:sz="0" w:space="0" w:color="auto"/>
            <w:left w:val="none" w:sz="0" w:space="0" w:color="auto"/>
            <w:bottom w:val="none" w:sz="0" w:space="0" w:color="auto"/>
            <w:right w:val="none" w:sz="0" w:space="0" w:color="auto"/>
          </w:divBdr>
        </w:div>
        <w:div w:id="360325546">
          <w:marLeft w:val="640"/>
          <w:marRight w:val="0"/>
          <w:marTop w:val="0"/>
          <w:marBottom w:val="0"/>
          <w:divBdr>
            <w:top w:val="none" w:sz="0" w:space="0" w:color="auto"/>
            <w:left w:val="none" w:sz="0" w:space="0" w:color="auto"/>
            <w:bottom w:val="none" w:sz="0" w:space="0" w:color="auto"/>
            <w:right w:val="none" w:sz="0" w:space="0" w:color="auto"/>
          </w:divBdr>
        </w:div>
        <w:div w:id="1583023802">
          <w:marLeft w:val="640"/>
          <w:marRight w:val="0"/>
          <w:marTop w:val="0"/>
          <w:marBottom w:val="0"/>
          <w:divBdr>
            <w:top w:val="none" w:sz="0" w:space="0" w:color="auto"/>
            <w:left w:val="none" w:sz="0" w:space="0" w:color="auto"/>
            <w:bottom w:val="none" w:sz="0" w:space="0" w:color="auto"/>
            <w:right w:val="none" w:sz="0" w:space="0" w:color="auto"/>
          </w:divBdr>
        </w:div>
        <w:div w:id="262224214">
          <w:marLeft w:val="640"/>
          <w:marRight w:val="0"/>
          <w:marTop w:val="0"/>
          <w:marBottom w:val="0"/>
          <w:divBdr>
            <w:top w:val="none" w:sz="0" w:space="0" w:color="auto"/>
            <w:left w:val="none" w:sz="0" w:space="0" w:color="auto"/>
            <w:bottom w:val="none" w:sz="0" w:space="0" w:color="auto"/>
            <w:right w:val="none" w:sz="0" w:space="0" w:color="auto"/>
          </w:divBdr>
        </w:div>
        <w:div w:id="684288520">
          <w:marLeft w:val="640"/>
          <w:marRight w:val="0"/>
          <w:marTop w:val="0"/>
          <w:marBottom w:val="0"/>
          <w:divBdr>
            <w:top w:val="none" w:sz="0" w:space="0" w:color="auto"/>
            <w:left w:val="none" w:sz="0" w:space="0" w:color="auto"/>
            <w:bottom w:val="none" w:sz="0" w:space="0" w:color="auto"/>
            <w:right w:val="none" w:sz="0" w:space="0" w:color="auto"/>
          </w:divBdr>
        </w:div>
        <w:div w:id="1017732421">
          <w:marLeft w:val="640"/>
          <w:marRight w:val="0"/>
          <w:marTop w:val="0"/>
          <w:marBottom w:val="0"/>
          <w:divBdr>
            <w:top w:val="none" w:sz="0" w:space="0" w:color="auto"/>
            <w:left w:val="none" w:sz="0" w:space="0" w:color="auto"/>
            <w:bottom w:val="none" w:sz="0" w:space="0" w:color="auto"/>
            <w:right w:val="none" w:sz="0" w:space="0" w:color="auto"/>
          </w:divBdr>
        </w:div>
        <w:div w:id="1522432789">
          <w:marLeft w:val="640"/>
          <w:marRight w:val="0"/>
          <w:marTop w:val="0"/>
          <w:marBottom w:val="0"/>
          <w:divBdr>
            <w:top w:val="none" w:sz="0" w:space="0" w:color="auto"/>
            <w:left w:val="none" w:sz="0" w:space="0" w:color="auto"/>
            <w:bottom w:val="none" w:sz="0" w:space="0" w:color="auto"/>
            <w:right w:val="none" w:sz="0" w:space="0" w:color="auto"/>
          </w:divBdr>
        </w:div>
        <w:div w:id="339477617">
          <w:marLeft w:val="640"/>
          <w:marRight w:val="0"/>
          <w:marTop w:val="0"/>
          <w:marBottom w:val="0"/>
          <w:divBdr>
            <w:top w:val="none" w:sz="0" w:space="0" w:color="auto"/>
            <w:left w:val="none" w:sz="0" w:space="0" w:color="auto"/>
            <w:bottom w:val="none" w:sz="0" w:space="0" w:color="auto"/>
            <w:right w:val="none" w:sz="0" w:space="0" w:color="auto"/>
          </w:divBdr>
        </w:div>
        <w:div w:id="1689671271">
          <w:marLeft w:val="640"/>
          <w:marRight w:val="0"/>
          <w:marTop w:val="0"/>
          <w:marBottom w:val="0"/>
          <w:divBdr>
            <w:top w:val="none" w:sz="0" w:space="0" w:color="auto"/>
            <w:left w:val="none" w:sz="0" w:space="0" w:color="auto"/>
            <w:bottom w:val="none" w:sz="0" w:space="0" w:color="auto"/>
            <w:right w:val="none" w:sz="0" w:space="0" w:color="auto"/>
          </w:divBdr>
        </w:div>
        <w:div w:id="728385076">
          <w:marLeft w:val="640"/>
          <w:marRight w:val="0"/>
          <w:marTop w:val="0"/>
          <w:marBottom w:val="0"/>
          <w:divBdr>
            <w:top w:val="none" w:sz="0" w:space="0" w:color="auto"/>
            <w:left w:val="none" w:sz="0" w:space="0" w:color="auto"/>
            <w:bottom w:val="none" w:sz="0" w:space="0" w:color="auto"/>
            <w:right w:val="none" w:sz="0" w:space="0" w:color="auto"/>
          </w:divBdr>
        </w:div>
        <w:div w:id="1546285619">
          <w:marLeft w:val="640"/>
          <w:marRight w:val="0"/>
          <w:marTop w:val="0"/>
          <w:marBottom w:val="0"/>
          <w:divBdr>
            <w:top w:val="none" w:sz="0" w:space="0" w:color="auto"/>
            <w:left w:val="none" w:sz="0" w:space="0" w:color="auto"/>
            <w:bottom w:val="none" w:sz="0" w:space="0" w:color="auto"/>
            <w:right w:val="none" w:sz="0" w:space="0" w:color="auto"/>
          </w:divBdr>
        </w:div>
        <w:div w:id="904727828">
          <w:marLeft w:val="640"/>
          <w:marRight w:val="0"/>
          <w:marTop w:val="0"/>
          <w:marBottom w:val="0"/>
          <w:divBdr>
            <w:top w:val="none" w:sz="0" w:space="0" w:color="auto"/>
            <w:left w:val="none" w:sz="0" w:space="0" w:color="auto"/>
            <w:bottom w:val="none" w:sz="0" w:space="0" w:color="auto"/>
            <w:right w:val="none" w:sz="0" w:space="0" w:color="auto"/>
          </w:divBdr>
        </w:div>
        <w:div w:id="1367755169">
          <w:marLeft w:val="640"/>
          <w:marRight w:val="0"/>
          <w:marTop w:val="0"/>
          <w:marBottom w:val="0"/>
          <w:divBdr>
            <w:top w:val="none" w:sz="0" w:space="0" w:color="auto"/>
            <w:left w:val="none" w:sz="0" w:space="0" w:color="auto"/>
            <w:bottom w:val="none" w:sz="0" w:space="0" w:color="auto"/>
            <w:right w:val="none" w:sz="0" w:space="0" w:color="auto"/>
          </w:divBdr>
        </w:div>
        <w:div w:id="1249734333">
          <w:marLeft w:val="640"/>
          <w:marRight w:val="0"/>
          <w:marTop w:val="0"/>
          <w:marBottom w:val="0"/>
          <w:divBdr>
            <w:top w:val="none" w:sz="0" w:space="0" w:color="auto"/>
            <w:left w:val="none" w:sz="0" w:space="0" w:color="auto"/>
            <w:bottom w:val="none" w:sz="0" w:space="0" w:color="auto"/>
            <w:right w:val="none" w:sz="0" w:space="0" w:color="auto"/>
          </w:divBdr>
        </w:div>
      </w:divsChild>
    </w:div>
    <w:div w:id="1038236993">
      <w:bodyDiv w:val="1"/>
      <w:marLeft w:val="0"/>
      <w:marRight w:val="0"/>
      <w:marTop w:val="0"/>
      <w:marBottom w:val="0"/>
      <w:divBdr>
        <w:top w:val="none" w:sz="0" w:space="0" w:color="auto"/>
        <w:left w:val="none" w:sz="0" w:space="0" w:color="auto"/>
        <w:bottom w:val="none" w:sz="0" w:space="0" w:color="auto"/>
        <w:right w:val="none" w:sz="0" w:space="0" w:color="auto"/>
      </w:divBdr>
    </w:div>
    <w:div w:id="1039890993">
      <w:bodyDiv w:val="1"/>
      <w:marLeft w:val="0"/>
      <w:marRight w:val="0"/>
      <w:marTop w:val="0"/>
      <w:marBottom w:val="0"/>
      <w:divBdr>
        <w:top w:val="none" w:sz="0" w:space="0" w:color="auto"/>
        <w:left w:val="none" w:sz="0" w:space="0" w:color="auto"/>
        <w:bottom w:val="none" w:sz="0" w:space="0" w:color="auto"/>
        <w:right w:val="none" w:sz="0" w:space="0" w:color="auto"/>
      </w:divBdr>
      <w:divsChild>
        <w:div w:id="163670340">
          <w:marLeft w:val="640"/>
          <w:marRight w:val="0"/>
          <w:marTop w:val="0"/>
          <w:marBottom w:val="0"/>
          <w:divBdr>
            <w:top w:val="none" w:sz="0" w:space="0" w:color="auto"/>
            <w:left w:val="none" w:sz="0" w:space="0" w:color="auto"/>
            <w:bottom w:val="none" w:sz="0" w:space="0" w:color="auto"/>
            <w:right w:val="none" w:sz="0" w:space="0" w:color="auto"/>
          </w:divBdr>
        </w:div>
        <w:div w:id="242108265">
          <w:marLeft w:val="640"/>
          <w:marRight w:val="0"/>
          <w:marTop w:val="0"/>
          <w:marBottom w:val="0"/>
          <w:divBdr>
            <w:top w:val="none" w:sz="0" w:space="0" w:color="auto"/>
            <w:left w:val="none" w:sz="0" w:space="0" w:color="auto"/>
            <w:bottom w:val="none" w:sz="0" w:space="0" w:color="auto"/>
            <w:right w:val="none" w:sz="0" w:space="0" w:color="auto"/>
          </w:divBdr>
        </w:div>
        <w:div w:id="308367622">
          <w:marLeft w:val="640"/>
          <w:marRight w:val="0"/>
          <w:marTop w:val="0"/>
          <w:marBottom w:val="0"/>
          <w:divBdr>
            <w:top w:val="none" w:sz="0" w:space="0" w:color="auto"/>
            <w:left w:val="none" w:sz="0" w:space="0" w:color="auto"/>
            <w:bottom w:val="none" w:sz="0" w:space="0" w:color="auto"/>
            <w:right w:val="none" w:sz="0" w:space="0" w:color="auto"/>
          </w:divBdr>
        </w:div>
        <w:div w:id="358748126">
          <w:marLeft w:val="640"/>
          <w:marRight w:val="0"/>
          <w:marTop w:val="0"/>
          <w:marBottom w:val="0"/>
          <w:divBdr>
            <w:top w:val="none" w:sz="0" w:space="0" w:color="auto"/>
            <w:left w:val="none" w:sz="0" w:space="0" w:color="auto"/>
            <w:bottom w:val="none" w:sz="0" w:space="0" w:color="auto"/>
            <w:right w:val="none" w:sz="0" w:space="0" w:color="auto"/>
          </w:divBdr>
        </w:div>
        <w:div w:id="446391842">
          <w:marLeft w:val="640"/>
          <w:marRight w:val="0"/>
          <w:marTop w:val="0"/>
          <w:marBottom w:val="0"/>
          <w:divBdr>
            <w:top w:val="none" w:sz="0" w:space="0" w:color="auto"/>
            <w:left w:val="none" w:sz="0" w:space="0" w:color="auto"/>
            <w:bottom w:val="none" w:sz="0" w:space="0" w:color="auto"/>
            <w:right w:val="none" w:sz="0" w:space="0" w:color="auto"/>
          </w:divBdr>
        </w:div>
        <w:div w:id="529337390">
          <w:marLeft w:val="640"/>
          <w:marRight w:val="0"/>
          <w:marTop w:val="0"/>
          <w:marBottom w:val="0"/>
          <w:divBdr>
            <w:top w:val="none" w:sz="0" w:space="0" w:color="auto"/>
            <w:left w:val="none" w:sz="0" w:space="0" w:color="auto"/>
            <w:bottom w:val="none" w:sz="0" w:space="0" w:color="auto"/>
            <w:right w:val="none" w:sz="0" w:space="0" w:color="auto"/>
          </w:divBdr>
        </w:div>
        <w:div w:id="550726983">
          <w:marLeft w:val="640"/>
          <w:marRight w:val="0"/>
          <w:marTop w:val="0"/>
          <w:marBottom w:val="0"/>
          <w:divBdr>
            <w:top w:val="none" w:sz="0" w:space="0" w:color="auto"/>
            <w:left w:val="none" w:sz="0" w:space="0" w:color="auto"/>
            <w:bottom w:val="none" w:sz="0" w:space="0" w:color="auto"/>
            <w:right w:val="none" w:sz="0" w:space="0" w:color="auto"/>
          </w:divBdr>
        </w:div>
        <w:div w:id="577709927">
          <w:marLeft w:val="640"/>
          <w:marRight w:val="0"/>
          <w:marTop w:val="0"/>
          <w:marBottom w:val="0"/>
          <w:divBdr>
            <w:top w:val="none" w:sz="0" w:space="0" w:color="auto"/>
            <w:left w:val="none" w:sz="0" w:space="0" w:color="auto"/>
            <w:bottom w:val="none" w:sz="0" w:space="0" w:color="auto"/>
            <w:right w:val="none" w:sz="0" w:space="0" w:color="auto"/>
          </w:divBdr>
        </w:div>
        <w:div w:id="647320411">
          <w:marLeft w:val="640"/>
          <w:marRight w:val="0"/>
          <w:marTop w:val="0"/>
          <w:marBottom w:val="0"/>
          <w:divBdr>
            <w:top w:val="none" w:sz="0" w:space="0" w:color="auto"/>
            <w:left w:val="none" w:sz="0" w:space="0" w:color="auto"/>
            <w:bottom w:val="none" w:sz="0" w:space="0" w:color="auto"/>
            <w:right w:val="none" w:sz="0" w:space="0" w:color="auto"/>
          </w:divBdr>
        </w:div>
        <w:div w:id="680279954">
          <w:marLeft w:val="640"/>
          <w:marRight w:val="0"/>
          <w:marTop w:val="0"/>
          <w:marBottom w:val="0"/>
          <w:divBdr>
            <w:top w:val="none" w:sz="0" w:space="0" w:color="auto"/>
            <w:left w:val="none" w:sz="0" w:space="0" w:color="auto"/>
            <w:bottom w:val="none" w:sz="0" w:space="0" w:color="auto"/>
            <w:right w:val="none" w:sz="0" w:space="0" w:color="auto"/>
          </w:divBdr>
        </w:div>
        <w:div w:id="824013821">
          <w:marLeft w:val="640"/>
          <w:marRight w:val="0"/>
          <w:marTop w:val="0"/>
          <w:marBottom w:val="0"/>
          <w:divBdr>
            <w:top w:val="none" w:sz="0" w:space="0" w:color="auto"/>
            <w:left w:val="none" w:sz="0" w:space="0" w:color="auto"/>
            <w:bottom w:val="none" w:sz="0" w:space="0" w:color="auto"/>
            <w:right w:val="none" w:sz="0" w:space="0" w:color="auto"/>
          </w:divBdr>
        </w:div>
        <w:div w:id="943652893">
          <w:marLeft w:val="640"/>
          <w:marRight w:val="0"/>
          <w:marTop w:val="0"/>
          <w:marBottom w:val="0"/>
          <w:divBdr>
            <w:top w:val="none" w:sz="0" w:space="0" w:color="auto"/>
            <w:left w:val="none" w:sz="0" w:space="0" w:color="auto"/>
            <w:bottom w:val="none" w:sz="0" w:space="0" w:color="auto"/>
            <w:right w:val="none" w:sz="0" w:space="0" w:color="auto"/>
          </w:divBdr>
        </w:div>
        <w:div w:id="1189560261">
          <w:marLeft w:val="640"/>
          <w:marRight w:val="0"/>
          <w:marTop w:val="0"/>
          <w:marBottom w:val="0"/>
          <w:divBdr>
            <w:top w:val="none" w:sz="0" w:space="0" w:color="auto"/>
            <w:left w:val="none" w:sz="0" w:space="0" w:color="auto"/>
            <w:bottom w:val="none" w:sz="0" w:space="0" w:color="auto"/>
            <w:right w:val="none" w:sz="0" w:space="0" w:color="auto"/>
          </w:divBdr>
        </w:div>
        <w:div w:id="1214578976">
          <w:marLeft w:val="640"/>
          <w:marRight w:val="0"/>
          <w:marTop w:val="0"/>
          <w:marBottom w:val="0"/>
          <w:divBdr>
            <w:top w:val="none" w:sz="0" w:space="0" w:color="auto"/>
            <w:left w:val="none" w:sz="0" w:space="0" w:color="auto"/>
            <w:bottom w:val="none" w:sz="0" w:space="0" w:color="auto"/>
            <w:right w:val="none" w:sz="0" w:space="0" w:color="auto"/>
          </w:divBdr>
        </w:div>
        <w:div w:id="1279415805">
          <w:marLeft w:val="640"/>
          <w:marRight w:val="0"/>
          <w:marTop w:val="0"/>
          <w:marBottom w:val="0"/>
          <w:divBdr>
            <w:top w:val="none" w:sz="0" w:space="0" w:color="auto"/>
            <w:left w:val="none" w:sz="0" w:space="0" w:color="auto"/>
            <w:bottom w:val="none" w:sz="0" w:space="0" w:color="auto"/>
            <w:right w:val="none" w:sz="0" w:space="0" w:color="auto"/>
          </w:divBdr>
        </w:div>
        <w:div w:id="1325930994">
          <w:marLeft w:val="640"/>
          <w:marRight w:val="0"/>
          <w:marTop w:val="0"/>
          <w:marBottom w:val="0"/>
          <w:divBdr>
            <w:top w:val="none" w:sz="0" w:space="0" w:color="auto"/>
            <w:left w:val="none" w:sz="0" w:space="0" w:color="auto"/>
            <w:bottom w:val="none" w:sz="0" w:space="0" w:color="auto"/>
            <w:right w:val="none" w:sz="0" w:space="0" w:color="auto"/>
          </w:divBdr>
        </w:div>
        <w:div w:id="1469325502">
          <w:marLeft w:val="640"/>
          <w:marRight w:val="0"/>
          <w:marTop w:val="0"/>
          <w:marBottom w:val="0"/>
          <w:divBdr>
            <w:top w:val="none" w:sz="0" w:space="0" w:color="auto"/>
            <w:left w:val="none" w:sz="0" w:space="0" w:color="auto"/>
            <w:bottom w:val="none" w:sz="0" w:space="0" w:color="auto"/>
            <w:right w:val="none" w:sz="0" w:space="0" w:color="auto"/>
          </w:divBdr>
        </w:div>
        <w:div w:id="1515415968">
          <w:marLeft w:val="640"/>
          <w:marRight w:val="0"/>
          <w:marTop w:val="0"/>
          <w:marBottom w:val="0"/>
          <w:divBdr>
            <w:top w:val="none" w:sz="0" w:space="0" w:color="auto"/>
            <w:left w:val="none" w:sz="0" w:space="0" w:color="auto"/>
            <w:bottom w:val="none" w:sz="0" w:space="0" w:color="auto"/>
            <w:right w:val="none" w:sz="0" w:space="0" w:color="auto"/>
          </w:divBdr>
        </w:div>
        <w:div w:id="1624847441">
          <w:marLeft w:val="640"/>
          <w:marRight w:val="0"/>
          <w:marTop w:val="0"/>
          <w:marBottom w:val="0"/>
          <w:divBdr>
            <w:top w:val="none" w:sz="0" w:space="0" w:color="auto"/>
            <w:left w:val="none" w:sz="0" w:space="0" w:color="auto"/>
            <w:bottom w:val="none" w:sz="0" w:space="0" w:color="auto"/>
            <w:right w:val="none" w:sz="0" w:space="0" w:color="auto"/>
          </w:divBdr>
        </w:div>
        <w:div w:id="1640963768">
          <w:marLeft w:val="640"/>
          <w:marRight w:val="0"/>
          <w:marTop w:val="0"/>
          <w:marBottom w:val="0"/>
          <w:divBdr>
            <w:top w:val="none" w:sz="0" w:space="0" w:color="auto"/>
            <w:left w:val="none" w:sz="0" w:space="0" w:color="auto"/>
            <w:bottom w:val="none" w:sz="0" w:space="0" w:color="auto"/>
            <w:right w:val="none" w:sz="0" w:space="0" w:color="auto"/>
          </w:divBdr>
        </w:div>
        <w:div w:id="1657490157">
          <w:marLeft w:val="640"/>
          <w:marRight w:val="0"/>
          <w:marTop w:val="0"/>
          <w:marBottom w:val="0"/>
          <w:divBdr>
            <w:top w:val="none" w:sz="0" w:space="0" w:color="auto"/>
            <w:left w:val="none" w:sz="0" w:space="0" w:color="auto"/>
            <w:bottom w:val="none" w:sz="0" w:space="0" w:color="auto"/>
            <w:right w:val="none" w:sz="0" w:space="0" w:color="auto"/>
          </w:divBdr>
        </w:div>
        <w:div w:id="1709260921">
          <w:marLeft w:val="640"/>
          <w:marRight w:val="0"/>
          <w:marTop w:val="0"/>
          <w:marBottom w:val="0"/>
          <w:divBdr>
            <w:top w:val="none" w:sz="0" w:space="0" w:color="auto"/>
            <w:left w:val="none" w:sz="0" w:space="0" w:color="auto"/>
            <w:bottom w:val="none" w:sz="0" w:space="0" w:color="auto"/>
            <w:right w:val="none" w:sz="0" w:space="0" w:color="auto"/>
          </w:divBdr>
        </w:div>
        <w:div w:id="1854801064">
          <w:marLeft w:val="640"/>
          <w:marRight w:val="0"/>
          <w:marTop w:val="0"/>
          <w:marBottom w:val="0"/>
          <w:divBdr>
            <w:top w:val="none" w:sz="0" w:space="0" w:color="auto"/>
            <w:left w:val="none" w:sz="0" w:space="0" w:color="auto"/>
            <w:bottom w:val="none" w:sz="0" w:space="0" w:color="auto"/>
            <w:right w:val="none" w:sz="0" w:space="0" w:color="auto"/>
          </w:divBdr>
        </w:div>
        <w:div w:id="1901093269">
          <w:marLeft w:val="640"/>
          <w:marRight w:val="0"/>
          <w:marTop w:val="0"/>
          <w:marBottom w:val="0"/>
          <w:divBdr>
            <w:top w:val="none" w:sz="0" w:space="0" w:color="auto"/>
            <w:left w:val="none" w:sz="0" w:space="0" w:color="auto"/>
            <w:bottom w:val="none" w:sz="0" w:space="0" w:color="auto"/>
            <w:right w:val="none" w:sz="0" w:space="0" w:color="auto"/>
          </w:divBdr>
        </w:div>
        <w:div w:id="1914047207">
          <w:marLeft w:val="640"/>
          <w:marRight w:val="0"/>
          <w:marTop w:val="0"/>
          <w:marBottom w:val="0"/>
          <w:divBdr>
            <w:top w:val="none" w:sz="0" w:space="0" w:color="auto"/>
            <w:left w:val="none" w:sz="0" w:space="0" w:color="auto"/>
            <w:bottom w:val="none" w:sz="0" w:space="0" w:color="auto"/>
            <w:right w:val="none" w:sz="0" w:space="0" w:color="auto"/>
          </w:divBdr>
        </w:div>
        <w:div w:id="1934505346">
          <w:marLeft w:val="640"/>
          <w:marRight w:val="0"/>
          <w:marTop w:val="0"/>
          <w:marBottom w:val="0"/>
          <w:divBdr>
            <w:top w:val="none" w:sz="0" w:space="0" w:color="auto"/>
            <w:left w:val="none" w:sz="0" w:space="0" w:color="auto"/>
            <w:bottom w:val="none" w:sz="0" w:space="0" w:color="auto"/>
            <w:right w:val="none" w:sz="0" w:space="0" w:color="auto"/>
          </w:divBdr>
        </w:div>
        <w:div w:id="2071492626">
          <w:marLeft w:val="640"/>
          <w:marRight w:val="0"/>
          <w:marTop w:val="0"/>
          <w:marBottom w:val="0"/>
          <w:divBdr>
            <w:top w:val="none" w:sz="0" w:space="0" w:color="auto"/>
            <w:left w:val="none" w:sz="0" w:space="0" w:color="auto"/>
            <w:bottom w:val="none" w:sz="0" w:space="0" w:color="auto"/>
            <w:right w:val="none" w:sz="0" w:space="0" w:color="auto"/>
          </w:divBdr>
        </w:div>
      </w:divsChild>
    </w:div>
    <w:div w:id="1040011301">
      <w:marLeft w:val="640"/>
      <w:marRight w:val="0"/>
      <w:marTop w:val="0"/>
      <w:marBottom w:val="0"/>
      <w:divBdr>
        <w:top w:val="none" w:sz="0" w:space="0" w:color="auto"/>
        <w:left w:val="none" w:sz="0" w:space="0" w:color="auto"/>
        <w:bottom w:val="none" w:sz="0" w:space="0" w:color="auto"/>
        <w:right w:val="none" w:sz="0" w:space="0" w:color="auto"/>
      </w:divBdr>
    </w:div>
    <w:div w:id="1040546497">
      <w:marLeft w:val="640"/>
      <w:marRight w:val="0"/>
      <w:marTop w:val="0"/>
      <w:marBottom w:val="0"/>
      <w:divBdr>
        <w:top w:val="none" w:sz="0" w:space="0" w:color="auto"/>
        <w:left w:val="none" w:sz="0" w:space="0" w:color="auto"/>
        <w:bottom w:val="none" w:sz="0" w:space="0" w:color="auto"/>
        <w:right w:val="none" w:sz="0" w:space="0" w:color="auto"/>
      </w:divBdr>
    </w:div>
    <w:div w:id="1043211419">
      <w:marLeft w:val="640"/>
      <w:marRight w:val="0"/>
      <w:marTop w:val="0"/>
      <w:marBottom w:val="0"/>
      <w:divBdr>
        <w:top w:val="none" w:sz="0" w:space="0" w:color="auto"/>
        <w:left w:val="none" w:sz="0" w:space="0" w:color="auto"/>
        <w:bottom w:val="none" w:sz="0" w:space="0" w:color="auto"/>
        <w:right w:val="none" w:sz="0" w:space="0" w:color="auto"/>
      </w:divBdr>
    </w:div>
    <w:div w:id="1043872106">
      <w:marLeft w:val="640"/>
      <w:marRight w:val="0"/>
      <w:marTop w:val="0"/>
      <w:marBottom w:val="0"/>
      <w:divBdr>
        <w:top w:val="none" w:sz="0" w:space="0" w:color="auto"/>
        <w:left w:val="none" w:sz="0" w:space="0" w:color="auto"/>
        <w:bottom w:val="none" w:sz="0" w:space="0" w:color="auto"/>
        <w:right w:val="none" w:sz="0" w:space="0" w:color="auto"/>
      </w:divBdr>
    </w:div>
    <w:div w:id="1043940814">
      <w:marLeft w:val="640"/>
      <w:marRight w:val="0"/>
      <w:marTop w:val="0"/>
      <w:marBottom w:val="0"/>
      <w:divBdr>
        <w:top w:val="none" w:sz="0" w:space="0" w:color="auto"/>
        <w:left w:val="none" w:sz="0" w:space="0" w:color="auto"/>
        <w:bottom w:val="none" w:sz="0" w:space="0" w:color="auto"/>
        <w:right w:val="none" w:sz="0" w:space="0" w:color="auto"/>
      </w:divBdr>
    </w:div>
    <w:div w:id="1044132486">
      <w:marLeft w:val="640"/>
      <w:marRight w:val="0"/>
      <w:marTop w:val="0"/>
      <w:marBottom w:val="0"/>
      <w:divBdr>
        <w:top w:val="none" w:sz="0" w:space="0" w:color="auto"/>
        <w:left w:val="none" w:sz="0" w:space="0" w:color="auto"/>
        <w:bottom w:val="none" w:sz="0" w:space="0" w:color="auto"/>
        <w:right w:val="none" w:sz="0" w:space="0" w:color="auto"/>
      </w:divBdr>
    </w:div>
    <w:div w:id="1044207645">
      <w:marLeft w:val="640"/>
      <w:marRight w:val="0"/>
      <w:marTop w:val="0"/>
      <w:marBottom w:val="0"/>
      <w:divBdr>
        <w:top w:val="none" w:sz="0" w:space="0" w:color="auto"/>
        <w:left w:val="none" w:sz="0" w:space="0" w:color="auto"/>
        <w:bottom w:val="none" w:sz="0" w:space="0" w:color="auto"/>
        <w:right w:val="none" w:sz="0" w:space="0" w:color="auto"/>
      </w:divBdr>
    </w:div>
    <w:div w:id="1044207912">
      <w:bodyDiv w:val="1"/>
      <w:marLeft w:val="0"/>
      <w:marRight w:val="0"/>
      <w:marTop w:val="0"/>
      <w:marBottom w:val="0"/>
      <w:divBdr>
        <w:top w:val="none" w:sz="0" w:space="0" w:color="auto"/>
        <w:left w:val="none" w:sz="0" w:space="0" w:color="auto"/>
        <w:bottom w:val="none" w:sz="0" w:space="0" w:color="auto"/>
        <w:right w:val="none" w:sz="0" w:space="0" w:color="auto"/>
      </w:divBdr>
      <w:divsChild>
        <w:div w:id="4018517">
          <w:marLeft w:val="640"/>
          <w:marRight w:val="0"/>
          <w:marTop w:val="0"/>
          <w:marBottom w:val="0"/>
          <w:divBdr>
            <w:top w:val="none" w:sz="0" w:space="0" w:color="auto"/>
            <w:left w:val="none" w:sz="0" w:space="0" w:color="auto"/>
            <w:bottom w:val="none" w:sz="0" w:space="0" w:color="auto"/>
            <w:right w:val="none" w:sz="0" w:space="0" w:color="auto"/>
          </w:divBdr>
        </w:div>
        <w:div w:id="33191496">
          <w:marLeft w:val="640"/>
          <w:marRight w:val="0"/>
          <w:marTop w:val="0"/>
          <w:marBottom w:val="0"/>
          <w:divBdr>
            <w:top w:val="none" w:sz="0" w:space="0" w:color="auto"/>
            <w:left w:val="none" w:sz="0" w:space="0" w:color="auto"/>
            <w:bottom w:val="none" w:sz="0" w:space="0" w:color="auto"/>
            <w:right w:val="none" w:sz="0" w:space="0" w:color="auto"/>
          </w:divBdr>
        </w:div>
        <w:div w:id="74981636">
          <w:marLeft w:val="640"/>
          <w:marRight w:val="0"/>
          <w:marTop w:val="0"/>
          <w:marBottom w:val="0"/>
          <w:divBdr>
            <w:top w:val="none" w:sz="0" w:space="0" w:color="auto"/>
            <w:left w:val="none" w:sz="0" w:space="0" w:color="auto"/>
            <w:bottom w:val="none" w:sz="0" w:space="0" w:color="auto"/>
            <w:right w:val="none" w:sz="0" w:space="0" w:color="auto"/>
          </w:divBdr>
        </w:div>
        <w:div w:id="120460892">
          <w:marLeft w:val="640"/>
          <w:marRight w:val="0"/>
          <w:marTop w:val="0"/>
          <w:marBottom w:val="0"/>
          <w:divBdr>
            <w:top w:val="none" w:sz="0" w:space="0" w:color="auto"/>
            <w:left w:val="none" w:sz="0" w:space="0" w:color="auto"/>
            <w:bottom w:val="none" w:sz="0" w:space="0" w:color="auto"/>
            <w:right w:val="none" w:sz="0" w:space="0" w:color="auto"/>
          </w:divBdr>
        </w:div>
        <w:div w:id="379210293">
          <w:marLeft w:val="640"/>
          <w:marRight w:val="0"/>
          <w:marTop w:val="0"/>
          <w:marBottom w:val="0"/>
          <w:divBdr>
            <w:top w:val="none" w:sz="0" w:space="0" w:color="auto"/>
            <w:left w:val="none" w:sz="0" w:space="0" w:color="auto"/>
            <w:bottom w:val="none" w:sz="0" w:space="0" w:color="auto"/>
            <w:right w:val="none" w:sz="0" w:space="0" w:color="auto"/>
          </w:divBdr>
        </w:div>
        <w:div w:id="412897575">
          <w:marLeft w:val="640"/>
          <w:marRight w:val="0"/>
          <w:marTop w:val="0"/>
          <w:marBottom w:val="0"/>
          <w:divBdr>
            <w:top w:val="none" w:sz="0" w:space="0" w:color="auto"/>
            <w:left w:val="none" w:sz="0" w:space="0" w:color="auto"/>
            <w:bottom w:val="none" w:sz="0" w:space="0" w:color="auto"/>
            <w:right w:val="none" w:sz="0" w:space="0" w:color="auto"/>
          </w:divBdr>
        </w:div>
        <w:div w:id="431245144">
          <w:marLeft w:val="640"/>
          <w:marRight w:val="0"/>
          <w:marTop w:val="0"/>
          <w:marBottom w:val="0"/>
          <w:divBdr>
            <w:top w:val="none" w:sz="0" w:space="0" w:color="auto"/>
            <w:left w:val="none" w:sz="0" w:space="0" w:color="auto"/>
            <w:bottom w:val="none" w:sz="0" w:space="0" w:color="auto"/>
            <w:right w:val="none" w:sz="0" w:space="0" w:color="auto"/>
          </w:divBdr>
        </w:div>
        <w:div w:id="452865632">
          <w:marLeft w:val="640"/>
          <w:marRight w:val="0"/>
          <w:marTop w:val="0"/>
          <w:marBottom w:val="0"/>
          <w:divBdr>
            <w:top w:val="none" w:sz="0" w:space="0" w:color="auto"/>
            <w:left w:val="none" w:sz="0" w:space="0" w:color="auto"/>
            <w:bottom w:val="none" w:sz="0" w:space="0" w:color="auto"/>
            <w:right w:val="none" w:sz="0" w:space="0" w:color="auto"/>
          </w:divBdr>
        </w:div>
        <w:div w:id="512840401">
          <w:marLeft w:val="640"/>
          <w:marRight w:val="0"/>
          <w:marTop w:val="0"/>
          <w:marBottom w:val="0"/>
          <w:divBdr>
            <w:top w:val="none" w:sz="0" w:space="0" w:color="auto"/>
            <w:left w:val="none" w:sz="0" w:space="0" w:color="auto"/>
            <w:bottom w:val="none" w:sz="0" w:space="0" w:color="auto"/>
            <w:right w:val="none" w:sz="0" w:space="0" w:color="auto"/>
          </w:divBdr>
        </w:div>
        <w:div w:id="538661312">
          <w:marLeft w:val="640"/>
          <w:marRight w:val="0"/>
          <w:marTop w:val="0"/>
          <w:marBottom w:val="0"/>
          <w:divBdr>
            <w:top w:val="none" w:sz="0" w:space="0" w:color="auto"/>
            <w:left w:val="none" w:sz="0" w:space="0" w:color="auto"/>
            <w:bottom w:val="none" w:sz="0" w:space="0" w:color="auto"/>
            <w:right w:val="none" w:sz="0" w:space="0" w:color="auto"/>
          </w:divBdr>
        </w:div>
        <w:div w:id="618148292">
          <w:marLeft w:val="640"/>
          <w:marRight w:val="0"/>
          <w:marTop w:val="0"/>
          <w:marBottom w:val="0"/>
          <w:divBdr>
            <w:top w:val="none" w:sz="0" w:space="0" w:color="auto"/>
            <w:left w:val="none" w:sz="0" w:space="0" w:color="auto"/>
            <w:bottom w:val="none" w:sz="0" w:space="0" w:color="auto"/>
            <w:right w:val="none" w:sz="0" w:space="0" w:color="auto"/>
          </w:divBdr>
        </w:div>
        <w:div w:id="649411048">
          <w:marLeft w:val="640"/>
          <w:marRight w:val="0"/>
          <w:marTop w:val="0"/>
          <w:marBottom w:val="0"/>
          <w:divBdr>
            <w:top w:val="none" w:sz="0" w:space="0" w:color="auto"/>
            <w:left w:val="none" w:sz="0" w:space="0" w:color="auto"/>
            <w:bottom w:val="none" w:sz="0" w:space="0" w:color="auto"/>
            <w:right w:val="none" w:sz="0" w:space="0" w:color="auto"/>
          </w:divBdr>
        </w:div>
        <w:div w:id="708838632">
          <w:marLeft w:val="640"/>
          <w:marRight w:val="0"/>
          <w:marTop w:val="0"/>
          <w:marBottom w:val="0"/>
          <w:divBdr>
            <w:top w:val="none" w:sz="0" w:space="0" w:color="auto"/>
            <w:left w:val="none" w:sz="0" w:space="0" w:color="auto"/>
            <w:bottom w:val="none" w:sz="0" w:space="0" w:color="auto"/>
            <w:right w:val="none" w:sz="0" w:space="0" w:color="auto"/>
          </w:divBdr>
        </w:div>
        <w:div w:id="712854178">
          <w:marLeft w:val="640"/>
          <w:marRight w:val="0"/>
          <w:marTop w:val="0"/>
          <w:marBottom w:val="0"/>
          <w:divBdr>
            <w:top w:val="none" w:sz="0" w:space="0" w:color="auto"/>
            <w:left w:val="none" w:sz="0" w:space="0" w:color="auto"/>
            <w:bottom w:val="none" w:sz="0" w:space="0" w:color="auto"/>
            <w:right w:val="none" w:sz="0" w:space="0" w:color="auto"/>
          </w:divBdr>
        </w:div>
        <w:div w:id="718746490">
          <w:marLeft w:val="640"/>
          <w:marRight w:val="0"/>
          <w:marTop w:val="0"/>
          <w:marBottom w:val="0"/>
          <w:divBdr>
            <w:top w:val="none" w:sz="0" w:space="0" w:color="auto"/>
            <w:left w:val="none" w:sz="0" w:space="0" w:color="auto"/>
            <w:bottom w:val="none" w:sz="0" w:space="0" w:color="auto"/>
            <w:right w:val="none" w:sz="0" w:space="0" w:color="auto"/>
          </w:divBdr>
        </w:div>
        <w:div w:id="760952040">
          <w:marLeft w:val="640"/>
          <w:marRight w:val="0"/>
          <w:marTop w:val="0"/>
          <w:marBottom w:val="0"/>
          <w:divBdr>
            <w:top w:val="none" w:sz="0" w:space="0" w:color="auto"/>
            <w:left w:val="none" w:sz="0" w:space="0" w:color="auto"/>
            <w:bottom w:val="none" w:sz="0" w:space="0" w:color="auto"/>
            <w:right w:val="none" w:sz="0" w:space="0" w:color="auto"/>
          </w:divBdr>
        </w:div>
        <w:div w:id="844199962">
          <w:marLeft w:val="640"/>
          <w:marRight w:val="0"/>
          <w:marTop w:val="0"/>
          <w:marBottom w:val="0"/>
          <w:divBdr>
            <w:top w:val="none" w:sz="0" w:space="0" w:color="auto"/>
            <w:left w:val="none" w:sz="0" w:space="0" w:color="auto"/>
            <w:bottom w:val="none" w:sz="0" w:space="0" w:color="auto"/>
            <w:right w:val="none" w:sz="0" w:space="0" w:color="auto"/>
          </w:divBdr>
        </w:div>
        <w:div w:id="887958584">
          <w:marLeft w:val="640"/>
          <w:marRight w:val="0"/>
          <w:marTop w:val="0"/>
          <w:marBottom w:val="0"/>
          <w:divBdr>
            <w:top w:val="none" w:sz="0" w:space="0" w:color="auto"/>
            <w:left w:val="none" w:sz="0" w:space="0" w:color="auto"/>
            <w:bottom w:val="none" w:sz="0" w:space="0" w:color="auto"/>
            <w:right w:val="none" w:sz="0" w:space="0" w:color="auto"/>
          </w:divBdr>
        </w:div>
        <w:div w:id="992872328">
          <w:marLeft w:val="640"/>
          <w:marRight w:val="0"/>
          <w:marTop w:val="0"/>
          <w:marBottom w:val="0"/>
          <w:divBdr>
            <w:top w:val="none" w:sz="0" w:space="0" w:color="auto"/>
            <w:left w:val="none" w:sz="0" w:space="0" w:color="auto"/>
            <w:bottom w:val="none" w:sz="0" w:space="0" w:color="auto"/>
            <w:right w:val="none" w:sz="0" w:space="0" w:color="auto"/>
          </w:divBdr>
        </w:div>
        <w:div w:id="1074007213">
          <w:marLeft w:val="640"/>
          <w:marRight w:val="0"/>
          <w:marTop w:val="0"/>
          <w:marBottom w:val="0"/>
          <w:divBdr>
            <w:top w:val="none" w:sz="0" w:space="0" w:color="auto"/>
            <w:left w:val="none" w:sz="0" w:space="0" w:color="auto"/>
            <w:bottom w:val="none" w:sz="0" w:space="0" w:color="auto"/>
            <w:right w:val="none" w:sz="0" w:space="0" w:color="auto"/>
          </w:divBdr>
        </w:div>
        <w:div w:id="1165125265">
          <w:marLeft w:val="640"/>
          <w:marRight w:val="0"/>
          <w:marTop w:val="0"/>
          <w:marBottom w:val="0"/>
          <w:divBdr>
            <w:top w:val="none" w:sz="0" w:space="0" w:color="auto"/>
            <w:left w:val="none" w:sz="0" w:space="0" w:color="auto"/>
            <w:bottom w:val="none" w:sz="0" w:space="0" w:color="auto"/>
            <w:right w:val="none" w:sz="0" w:space="0" w:color="auto"/>
          </w:divBdr>
        </w:div>
        <w:div w:id="1202671948">
          <w:marLeft w:val="640"/>
          <w:marRight w:val="0"/>
          <w:marTop w:val="0"/>
          <w:marBottom w:val="0"/>
          <w:divBdr>
            <w:top w:val="none" w:sz="0" w:space="0" w:color="auto"/>
            <w:left w:val="none" w:sz="0" w:space="0" w:color="auto"/>
            <w:bottom w:val="none" w:sz="0" w:space="0" w:color="auto"/>
            <w:right w:val="none" w:sz="0" w:space="0" w:color="auto"/>
          </w:divBdr>
        </w:div>
        <w:div w:id="1225870398">
          <w:marLeft w:val="640"/>
          <w:marRight w:val="0"/>
          <w:marTop w:val="0"/>
          <w:marBottom w:val="0"/>
          <w:divBdr>
            <w:top w:val="none" w:sz="0" w:space="0" w:color="auto"/>
            <w:left w:val="none" w:sz="0" w:space="0" w:color="auto"/>
            <w:bottom w:val="none" w:sz="0" w:space="0" w:color="auto"/>
            <w:right w:val="none" w:sz="0" w:space="0" w:color="auto"/>
          </w:divBdr>
        </w:div>
        <w:div w:id="1235702484">
          <w:marLeft w:val="640"/>
          <w:marRight w:val="0"/>
          <w:marTop w:val="0"/>
          <w:marBottom w:val="0"/>
          <w:divBdr>
            <w:top w:val="none" w:sz="0" w:space="0" w:color="auto"/>
            <w:left w:val="none" w:sz="0" w:space="0" w:color="auto"/>
            <w:bottom w:val="none" w:sz="0" w:space="0" w:color="auto"/>
            <w:right w:val="none" w:sz="0" w:space="0" w:color="auto"/>
          </w:divBdr>
        </w:div>
        <w:div w:id="1268540131">
          <w:marLeft w:val="640"/>
          <w:marRight w:val="0"/>
          <w:marTop w:val="0"/>
          <w:marBottom w:val="0"/>
          <w:divBdr>
            <w:top w:val="none" w:sz="0" w:space="0" w:color="auto"/>
            <w:left w:val="none" w:sz="0" w:space="0" w:color="auto"/>
            <w:bottom w:val="none" w:sz="0" w:space="0" w:color="auto"/>
            <w:right w:val="none" w:sz="0" w:space="0" w:color="auto"/>
          </w:divBdr>
        </w:div>
        <w:div w:id="1280527458">
          <w:marLeft w:val="640"/>
          <w:marRight w:val="0"/>
          <w:marTop w:val="0"/>
          <w:marBottom w:val="0"/>
          <w:divBdr>
            <w:top w:val="none" w:sz="0" w:space="0" w:color="auto"/>
            <w:left w:val="none" w:sz="0" w:space="0" w:color="auto"/>
            <w:bottom w:val="none" w:sz="0" w:space="0" w:color="auto"/>
            <w:right w:val="none" w:sz="0" w:space="0" w:color="auto"/>
          </w:divBdr>
        </w:div>
        <w:div w:id="1308511332">
          <w:marLeft w:val="640"/>
          <w:marRight w:val="0"/>
          <w:marTop w:val="0"/>
          <w:marBottom w:val="0"/>
          <w:divBdr>
            <w:top w:val="none" w:sz="0" w:space="0" w:color="auto"/>
            <w:left w:val="none" w:sz="0" w:space="0" w:color="auto"/>
            <w:bottom w:val="none" w:sz="0" w:space="0" w:color="auto"/>
            <w:right w:val="none" w:sz="0" w:space="0" w:color="auto"/>
          </w:divBdr>
        </w:div>
        <w:div w:id="1315060401">
          <w:marLeft w:val="640"/>
          <w:marRight w:val="0"/>
          <w:marTop w:val="0"/>
          <w:marBottom w:val="0"/>
          <w:divBdr>
            <w:top w:val="none" w:sz="0" w:space="0" w:color="auto"/>
            <w:left w:val="none" w:sz="0" w:space="0" w:color="auto"/>
            <w:bottom w:val="none" w:sz="0" w:space="0" w:color="auto"/>
            <w:right w:val="none" w:sz="0" w:space="0" w:color="auto"/>
          </w:divBdr>
        </w:div>
        <w:div w:id="1381586471">
          <w:marLeft w:val="640"/>
          <w:marRight w:val="0"/>
          <w:marTop w:val="0"/>
          <w:marBottom w:val="0"/>
          <w:divBdr>
            <w:top w:val="none" w:sz="0" w:space="0" w:color="auto"/>
            <w:left w:val="none" w:sz="0" w:space="0" w:color="auto"/>
            <w:bottom w:val="none" w:sz="0" w:space="0" w:color="auto"/>
            <w:right w:val="none" w:sz="0" w:space="0" w:color="auto"/>
          </w:divBdr>
        </w:div>
        <w:div w:id="1449350185">
          <w:marLeft w:val="640"/>
          <w:marRight w:val="0"/>
          <w:marTop w:val="0"/>
          <w:marBottom w:val="0"/>
          <w:divBdr>
            <w:top w:val="none" w:sz="0" w:space="0" w:color="auto"/>
            <w:left w:val="none" w:sz="0" w:space="0" w:color="auto"/>
            <w:bottom w:val="none" w:sz="0" w:space="0" w:color="auto"/>
            <w:right w:val="none" w:sz="0" w:space="0" w:color="auto"/>
          </w:divBdr>
        </w:div>
        <w:div w:id="1532524123">
          <w:marLeft w:val="640"/>
          <w:marRight w:val="0"/>
          <w:marTop w:val="0"/>
          <w:marBottom w:val="0"/>
          <w:divBdr>
            <w:top w:val="none" w:sz="0" w:space="0" w:color="auto"/>
            <w:left w:val="none" w:sz="0" w:space="0" w:color="auto"/>
            <w:bottom w:val="none" w:sz="0" w:space="0" w:color="auto"/>
            <w:right w:val="none" w:sz="0" w:space="0" w:color="auto"/>
          </w:divBdr>
        </w:div>
        <w:div w:id="1553422341">
          <w:marLeft w:val="640"/>
          <w:marRight w:val="0"/>
          <w:marTop w:val="0"/>
          <w:marBottom w:val="0"/>
          <w:divBdr>
            <w:top w:val="none" w:sz="0" w:space="0" w:color="auto"/>
            <w:left w:val="none" w:sz="0" w:space="0" w:color="auto"/>
            <w:bottom w:val="none" w:sz="0" w:space="0" w:color="auto"/>
            <w:right w:val="none" w:sz="0" w:space="0" w:color="auto"/>
          </w:divBdr>
        </w:div>
        <w:div w:id="1592933784">
          <w:marLeft w:val="640"/>
          <w:marRight w:val="0"/>
          <w:marTop w:val="0"/>
          <w:marBottom w:val="0"/>
          <w:divBdr>
            <w:top w:val="none" w:sz="0" w:space="0" w:color="auto"/>
            <w:left w:val="none" w:sz="0" w:space="0" w:color="auto"/>
            <w:bottom w:val="none" w:sz="0" w:space="0" w:color="auto"/>
            <w:right w:val="none" w:sz="0" w:space="0" w:color="auto"/>
          </w:divBdr>
        </w:div>
        <w:div w:id="1628589318">
          <w:marLeft w:val="640"/>
          <w:marRight w:val="0"/>
          <w:marTop w:val="0"/>
          <w:marBottom w:val="0"/>
          <w:divBdr>
            <w:top w:val="none" w:sz="0" w:space="0" w:color="auto"/>
            <w:left w:val="none" w:sz="0" w:space="0" w:color="auto"/>
            <w:bottom w:val="none" w:sz="0" w:space="0" w:color="auto"/>
            <w:right w:val="none" w:sz="0" w:space="0" w:color="auto"/>
          </w:divBdr>
        </w:div>
        <w:div w:id="1739014933">
          <w:marLeft w:val="640"/>
          <w:marRight w:val="0"/>
          <w:marTop w:val="0"/>
          <w:marBottom w:val="0"/>
          <w:divBdr>
            <w:top w:val="none" w:sz="0" w:space="0" w:color="auto"/>
            <w:left w:val="none" w:sz="0" w:space="0" w:color="auto"/>
            <w:bottom w:val="none" w:sz="0" w:space="0" w:color="auto"/>
            <w:right w:val="none" w:sz="0" w:space="0" w:color="auto"/>
          </w:divBdr>
        </w:div>
        <w:div w:id="1751198379">
          <w:marLeft w:val="640"/>
          <w:marRight w:val="0"/>
          <w:marTop w:val="0"/>
          <w:marBottom w:val="0"/>
          <w:divBdr>
            <w:top w:val="none" w:sz="0" w:space="0" w:color="auto"/>
            <w:left w:val="none" w:sz="0" w:space="0" w:color="auto"/>
            <w:bottom w:val="none" w:sz="0" w:space="0" w:color="auto"/>
            <w:right w:val="none" w:sz="0" w:space="0" w:color="auto"/>
          </w:divBdr>
        </w:div>
        <w:div w:id="1774401329">
          <w:marLeft w:val="640"/>
          <w:marRight w:val="0"/>
          <w:marTop w:val="0"/>
          <w:marBottom w:val="0"/>
          <w:divBdr>
            <w:top w:val="none" w:sz="0" w:space="0" w:color="auto"/>
            <w:left w:val="none" w:sz="0" w:space="0" w:color="auto"/>
            <w:bottom w:val="none" w:sz="0" w:space="0" w:color="auto"/>
            <w:right w:val="none" w:sz="0" w:space="0" w:color="auto"/>
          </w:divBdr>
        </w:div>
        <w:div w:id="1801269262">
          <w:marLeft w:val="640"/>
          <w:marRight w:val="0"/>
          <w:marTop w:val="0"/>
          <w:marBottom w:val="0"/>
          <w:divBdr>
            <w:top w:val="none" w:sz="0" w:space="0" w:color="auto"/>
            <w:left w:val="none" w:sz="0" w:space="0" w:color="auto"/>
            <w:bottom w:val="none" w:sz="0" w:space="0" w:color="auto"/>
            <w:right w:val="none" w:sz="0" w:space="0" w:color="auto"/>
          </w:divBdr>
        </w:div>
        <w:div w:id="1911427351">
          <w:marLeft w:val="640"/>
          <w:marRight w:val="0"/>
          <w:marTop w:val="0"/>
          <w:marBottom w:val="0"/>
          <w:divBdr>
            <w:top w:val="none" w:sz="0" w:space="0" w:color="auto"/>
            <w:left w:val="none" w:sz="0" w:space="0" w:color="auto"/>
            <w:bottom w:val="none" w:sz="0" w:space="0" w:color="auto"/>
            <w:right w:val="none" w:sz="0" w:space="0" w:color="auto"/>
          </w:divBdr>
        </w:div>
        <w:div w:id="1925138596">
          <w:marLeft w:val="640"/>
          <w:marRight w:val="0"/>
          <w:marTop w:val="0"/>
          <w:marBottom w:val="0"/>
          <w:divBdr>
            <w:top w:val="none" w:sz="0" w:space="0" w:color="auto"/>
            <w:left w:val="none" w:sz="0" w:space="0" w:color="auto"/>
            <w:bottom w:val="none" w:sz="0" w:space="0" w:color="auto"/>
            <w:right w:val="none" w:sz="0" w:space="0" w:color="auto"/>
          </w:divBdr>
        </w:div>
        <w:div w:id="1997875876">
          <w:marLeft w:val="640"/>
          <w:marRight w:val="0"/>
          <w:marTop w:val="0"/>
          <w:marBottom w:val="0"/>
          <w:divBdr>
            <w:top w:val="none" w:sz="0" w:space="0" w:color="auto"/>
            <w:left w:val="none" w:sz="0" w:space="0" w:color="auto"/>
            <w:bottom w:val="none" w:sz="0" w:space="0" w:color="auto"/>
            <w:right w:val="none" w:sz="0" w:space="0" w:color="auto"/>
          </w:divBdr>
        </w:div>
        <w:div w:id="2027517225">
          <w:marLeft w:val="640"/>
          <w:marRight w:val="0"/>
          <w:marTop w:val="0"/>
          <w:marBottom w:val="0"/>
          <w:divBdr>
            <w:top w:val="none" w:sz="0" w:space="0" w:color="auto"/>
            <w:left w:val="none" w:sz="0" w:space="0" w:color="auto"/>
            <w:bottom w:val="none" w:sz="0" w:space="0" w:color="auto"/>
            <w:right w:val="none" w:sz="0" w:space="0" w:color="auto"/>
          </w:divBdr>
        </w:div>
        <w:div w:id="2106143503">
          <w:marLeft w:val="640"/>
          <w:marRight w:val="0"/>
          <w:marTop w:val="0"/>
          <w:marBottom w:val="0"/>
          <w:divBdr>
            <w:top w:val="none" w:sz="0" w:space="0" w:color="auto"/>
            <w:left w:val="none" w:sz="0" w:space="0" w:color="auto"/>
            <w:bottom w:val="none" w:sz="0" w:space="0" w:color="auto"/>
            <w:right w:val="none" w:sz="0" w:space="0" w:color="auto"/>
          </w:divBdr>
        </w:div>
      </w:divsChild>
    </w:div>
    <w:div w:id="1044793222">
      <w:bodyDiv w:val="1"/>
      <w:marLeft w:val="0"/>
      <w:marRight w:val="0"/>
      <w:marTop w:val="0"/>
      <w:marBottom w:val="0"/>
      <w:divBdr>
        <w:top w:val="none" w:sz="0" w:space="0" w:color="auto"/>
        <w:left w:val="none" w:sz="0" w:space="0" w:color="auto"/>
        <w:bottom w:val="none" w:sz="0" w:space="0" w:color="auto"/>
        <w:right w:val="none" w:sz="0" w:space="0" w:color="auto"/>
      </w:divBdr>
      <w:divsChild>
        <w:div w:id="39985168">
          <w:marLeft w:val="640"/>
          <w:marRight w:val="0"/>
          <w:marTop w:val="0"/>
          <w:marBottom w:val="0"/>
          <w:divBdr>
            <w:top w:val="none" w:sz="0" w:space="0" w:color="auto"/>
            <w:left w:val="none" w:sz="0" w:space="0" w:color="auto"/>
            <w:bottom w:val="none" w:sz="0" w:space="0" w:color="auto"/>
            <w:right w:val="none" w:sz="0" w:space="0" w:color="auto"/>
          </w:divBdr>
        </w:div>
        <w:div w:id="74130351">
          <w:marLeft w:val="640"/>
          <w:marRight w:val="0"/>
          <w:marTop w:val="0"/>
          <w:marBottom w:val="0"/>
          <w:divBdr>
            <w:top w:val="none" w:sz="0" w:space="0" w:color="auto"/>
            <w:left w:val="none" w:sz="0" w:space="0" w:color="auto"/>
            <w:bottom w:val="none" w:sz="0" w:space="0" w:color="auto"/>
            <w:right w:val="none" w:sz="0" w:space="0" w:color="auto"/>
          </w:divBdr>
        </w:div>
        <w:div w:id="92017947">
          <w:marLeft w:val="640"/>
          <w:marRight w:val="0"/>
          <w:marTop w:val="0"/>
          <w:marBottom w:val="0"/>
          <w:divBdr>
            <w:top w:val="none" w:sz="0" w:space="0" w:color="auto"/>
            <w:left w:val="none" w:sz="0" w:space="0" w:color="auto"/>
            <w:bottom w:val="none" w:sz="0" w:space="0" w:color="auto"/>
            <w:right w:val="none" w:sz="0" w:space="0" w:color="auto"/>
          </w:divBdr>
        </w:div>
        <w:div w:id="103035980">
          <w:marLeft w:val="640"/>
          <w:marRight w:val="0"/>
          <w:marTop w:val="0"/>
          <w:marBottom w:val="0"/>
          <w:divBdr>
            <w:top w:val="none" w:sz="0" w:space="0" w:color="auto"/>
            <w:left w:val="none" w:sz="0" w:space="0" w:color="auto"/>
            <w:bottom w:val="none" w:sz="0" w:space="0" w:color="auto"/>
            <w:right w:val="none" w:sz="0" w:space="0" w:color="auto"/>
          </w:divBdr>
        </w:div>
        <w:div w:id="114719405">
          <w:marLeft w:val="640"/>
          <w:marRight w:val="0"/>
          <w:marTop w:val="0"/>
          <w:marBottom w:val="0"/>
          <w:divBdr>
            <w:top w:val="none" w:sz="0" w:space="0" w:color="auto"/>
            <w:left w:val="none" w:sz="0" w:space="0" w:color="auto"/>
            <w:bottom w:val="none" w:sz="0" w:space="0" w:color="auto"/>
            <w:right w:val="none" w:sz="0" w:space="0" w:color="auto"/>
          </w:divBdr>
        </w:div>
        <w:div w:id="136536990">
          <w:marLeft w:val="640"/>
          <w:marRight w:val="0"/>
          <w:marTop w:val="0"/>
          <w:marBottom w:val="0"/>
          <w:divBdr>
            <w:top w:val="none" w:sz="0" w:space="0" w:color="auto"/>
            <w:left w:val="none" w:sz="0" w:space="0" w:color="auto"/>
            <w:bottom w:val="none" w:sz="0" w:space="0" w:color="auto"/>
            <w:right w:val="none" w:sz="0" w:space="0" w:color="auto"/>
          </w:divBdr>
        </w:div>
        <w:div w:id="138696483">
          <w:marLeft w:val="640"/>
          <w:marRight w:val="0"/>
          <w:marTop w:val="0"/>
          <w:marBottom w:val="0"/>
          <w:divBdr>
            <w:top w:val="none" w:sz="0" w:space="0" w:color="auto"/>
            <w:left w:val="none" w:sz="0" w:space="0" w:color="auto"/>
            <w:bottom w:val="none" w:sz="0" w:space="0" w:color="auto"/>
            <w:right w:val="none" w:sz="0" w:space="0" w:color="auto"/>
          </w:divBdr>
        </w:div>
        <w:div w:id="327683711">
          <w:marLeft w:val="640"/>
          <w:marRight w:val="0"/>
          <w:marTop w:val="0"/>
          <w:marBottom w:val="0"/>
          <w:divBdr>
            <w:top w:val="none" w:sz="0" w:space="0" w:color="auto"/>
            <w:left w:val="none" w:sz="0" w:space="0" w:color="auto"/>
            <w:bottom w:val="none" w:sz="0" w:space="0" w:color="auto"/>
            <w:right w:val="none" w:sz="0" w:space="0" w:color="auto"/>
          </w:divBdr>
        </w:div>
        <w:div w:id="337318340">
          <w:marLeft w:val="640"/>
          <w:marRight w:val="0"/>
          <w:marTop w:val="0"/>
          <w:marBottom w:val="0"/>
          <w:divBdr>
            <w:top w:val="none" w:sz="0" w:space="0" w:color="auto"/>
            <w:left w:val="none" w:sz="0" w:space="0" w:color="auto"/>
            <w:bottom w:val="none" w:sz="0" w:space="0" w:color="auto"/>
            <w:right w:val="none" w:sz="0" w:space="0" w:color="auto"/>
          </w:divBdr>
        </w:div>
        <w:div w:id="402678509">
          <w:marLeft w:val="640"/>
          <w:marRight w:val="0"/>
          <w:marTop w:val="0"/>
          <w:marBottom w:val="0"/>
          <w:divBdr>
            <w:top w:val="none" w:sz="0" w:space="0" w:color="auto"/>
            <w:left w:val="none" w:sz="0" w:space="0" w:color="auto"/>
            <w:bottom w:val="none" w:sz="0" w:space="0" w:color="auto"/>
            <w:right w:val="none" w:sz="0" w:space="0" w:color="auto"/>
          </w:divBdr>
        </w:div>
        <w:div w:id="502667373">
          <w:marLeft w:val="640"/>
          <w:marRight w:val="0"/>
          <w:marTop w:val="0"/>
          <w:marBottom w:val="0"/>
          <w:divBdr>
            <w:top w:val="none" w:sz="0" w:space="0" w:color="auto"/>
            <w:left w:val="none" w:sz="0" w:space="0" w:color="auto"/>
            <w:bottom w:val="none" w:sz="0" w:space="0" w:color="auto"/>
            <w:right w:val="none" w:sz="0" w:space="0" w:color="auto"/>
          </w:divBdr>
        </w:div>
        <w:div w:id="519977964">
          <w:marLeft w:val="640"/>
          <w:marRight w:val="0"/>
          <w:marTop w:val="0"/>
          <w:marBottom w:val="0"/>
          <w:divBdr>
            <w:top w:val="none" w:sz="0" w:space="0" w:color="auto"/>
            <w:left w:val="none" w:sz="0" w:space="0" w:color="auto"/>
            <w:bottom w:val="none" w:sz="0" w:space="0" w:color="auto"/>
            <w:right w:val="none" w:sz="0" w:space="0" w:color="auto"/>
          </w:divBdr>
        </w:div>
        <w:div w:id="571741297">
          <w:marLeft w:val="640"/>
          <w:marRight w:val="0"/>
          <w:marTop w:val="0"/>
          <w:marBottom w:val="0"/>
          <w:divBdr>
            <w:top w:val="none" w:sz="0" w:space="0" w:color="auto"/>
            <w:left w:val="none" w:sz="0" w:space="0" w:color="auto"/>
            <w:bottom w:val="none" w:sz="0" w:space="0" w:color="auto"/>
            <w:right w:val="none" w:sz="0" w:space="0" w:color="auto"/>
          </w:divBdr>
        </w:div>
        <w:div w:id="592323009">
          <w:marLeft w:val="640"/>
          <w:marRight w:val="0"/>
          <w:marTop w:val="0"/>
          <w:marBottom w:val="0"/>
          <w:divBdr>
            <w:top w:val="none" w:sz="0" w:space="0" w:color="auto"/>
            <w:left w:val="none" w:sz="0" w:space="0" w:color="auto"/>
            <w:bottom w:val="none" w:sz="0" w:space="0" w:color="auto"/>
            <w:right w:val="none" w:sz="0" w:space="0" w:color="auto"/>
          </w:divBdr>
        </w:div>
        <w:div w:id="696731744">
          <w:marLeft w:val="640"/>
          <w:marRight w:val="0"/>
          <w:marTop w:val="0"/>
          <w:marBottom w:val="0"/>
          <w:divBdr>
            <w:top w:val="none" w:sz="0" w:space="0" w:color="auto"/>
            <w:left w:val="none" w:sz="0" w:space="0" w:color="auto"/>
            <w:bottom w:val="none" w:sz="0" w:space="0" w:color="auto"/>
            <w:right w:val="none" w:sz="0" w:space="0" w:color="auto"/>
          </w:divBdr>
        </w:div>
        <w:div w:id="721635466">
          <w:marLeft w:val="640"/>
          <w:marRight w:val="0"/>
          <w:marTop w:val="0"/>
          <w:marBottom w:val="0"/>
          <w:divBdr>
            <w:top w:val="none" w:sz="0" w:space="0" w:color="auto"/>
            <w:left w:val="none" w:sz="0" w:space="0" w:color="auto"/>
            <w:bottom w:val="none" w:sz="0" w:space="0" w:color="auto"/>
            <w:right w:val="none" w:sz="0" w:space="0" w:color="auto"/>
          </w:divBdr>
        </w:div>
        <w:div w:id="796801475">
          <w:marLeft w:val="640"/>
          <w:marRight w:val="0"/>
          <w:marTop w:val="0"/>
          <w:marBottom w:val="0"/>
          <w:divBdr>
            <w:top w:val="none" w:sz="0" w:space="0" w:color="auto"/>
            <w:left w:val="none" w:sz="0" w:space="0" w:color="auto"/>
            <w:bottom w:val="none" w:sz="0" w:space="0" w:color="auto"/>
            <w:right w:val="none" w:sz="0" w:space="0" w:color="auto"/>
          </w:divBdr>
        </w:div>
        <w:div w:id="813596643">
          <w:marLeft w:val="640"/>
          <w:marRight w:val="0"/>
          <w:marTop w:val="0"/>
          <w:marBottom w:val="0"/>
          <w:divBdr>
            <w:top w:val="none" w:sz="0" w:space="0" w:color="auto"/>
            <w:left w:val="none" w:sz="0" w:space="0" w:color="auto"/>
            <w:bottom w:val="none" w:sz="0" w:space="0" w:color="auto"/>
            <w:right w:val="none" w:sz="0" w:space="0" w:color="auto"/>
          </w:divBdr>
        </w:div>
        <w:div w:id="849638415">
          <w:marLeft w:val="640"/>
          <w:marRight w:val="0"/>
          <w:marTop w:val="0"/>
          <w:marBottom w:val="0"/>
          <w:divBdr>
            <w:top w:val="none" w:sz="0" w:space="0" w:color="auto"/>
            <w:left w:val="none" w:sz="0" w:space="0" w:color="auto"/>
            <w:bottom w:val="none" w:sz="0" w:space="0" w:color="auto"/>
            <w:right w:val="none" w:sz="0" w:space="0" w:color="auto"/>
          </w:divBdr>
        </w:div>
        <w:div w:id="867833260">
          <w:marLeft w:val="640"/>
          <w:marRight w:val="0"/>
          <w:marTop w:val="0"/>
          <w:marBottom w:val="0"/>
          <w:divBdr>
            <w:top w:val="none" w:sz="0" w:space="0" w:color="auto"/>
            <w:left w:val="none" w:sz="0" w:space="0" w:color="auto"/>
            <w:bottom w:val="none" w:sz="0" w:space="0" w:color="auto"/>
            <w:right w:val="none" w:sz="0" w:space="0" w:color="auto"/>
          </w:divBdr>
        </w:div>
        <w:div w:id="965358056">
          <w:marLeft w:val="640"/>
          <w:marRight w:val="0"/>
          <w:marTop w:val="0"/>
          <w:marBottom w:val="0"/>
          <w:divBdr>
            <w:top w:val="none" w:sz="0" w:space="0" w:color="auto"/>
            <w:left w:val="none" w:sz="0" w:space="0" w:color="auto"/>
            <w:bottom w:val="none" w:sz="0" w:space="0" w:color="auto"/>
            <w:right w:val="none" w:sz="0" w:space="0" w:color="auto"/>
          </w:divBdr>
        </w:div>
        <w:div w:id="990401750">
          <w:marLeft w:val="640"/>
          <w:marRight w:val="0"/>
          <w:marTop w:val="0"/>
          <w:marBottom w:val="0"/>
          <w:divBdr>
            <w:top w:val="none" w:sz="0" w:space="0" w:color="auto"/>
            <w:left w:val="none" w:sz="0" w:space="0" w:color="auto"/>
            <w:bottom w:val="none" w:sz="0" w:space="0" w:color="auto"/>
            <w:right w:val="none" w:sz="0" w:space="0" w:color="auto"/>
          </w:divBdr>
        </w:div>
        <w:div w:id="1040058322">
          <w:marLeft w:val="640"/>
          <w:marRight w:val="0"/>
          <w:marTop w:val="0"/>
          <w:marBottom w:val="0"/>
          <w:divBdr>
            <w:top w:val="none" w:sz="0" w:space="0" w:color="auto"/>
            <w:left w:val="none" w:sz="0" w:space="0" w:color="auto"/>
            <w:bottom w:val="none" w:sz="0" w:space="0" w:color="auto"/>
            <w:right w:val="none" w:sz="0" w:space="0" w:color="auto"/>
          </w:divBdr>
        </w:div>
        <w:div w:id="1074668059">
          <w:marLeft w:val="640"/>
          <w:marRight w:val="0"/>
          <w:marTop w:val="0"/>
          <w:marBottom w:val="0"/>
          <w:divBdr>
            <w:top w:val="none" w:sz="0" w:space="0" w:color="auto"/>
            <w:left w:val="none" w:sz="0" w:space="0" w:color="auto"/>
            <w:bottom w:val="none" w:sz="0" w:space="0" w:color="auto"/>
            <w:right w:val="none" w:sz="0" w:space="0" w:color="auto"/>
          </w:divBdr>
        </w:div>
        <w:div w:id="1075052930">
          <w:marLeft w:val="640"/>
          <w:marRight w:val="0"/>
          <w:marTop w:val="0"/>
          <w:marBottom w:val="0"/>
          <w:divBdr>
            <w:top w:val="none" w:sz="0" w:space="0" w:color="auto"/>
            <w:left w:val="none" w:sz="0" w:space="0" w:color="auto"/>
            <w:bottom w:val="none" w:sz="0" w:space="0" w:color="auto"/>
            <w:right w:val="none" w:sz="0" w:space="0" w:color="auto"/>
          </w:divBdr>
        </w:div>
        <w:div w:id="1196041693">
          <w:marLeft w:val="640"/>
          <w:marRight w:val="0"/>
          <w:marTop w:val="0"/>
          <w:marBottom w:val="0"/>
          <w:divBdr>
            <w:top w:val="none" w:sz="0" w:space="0" w:color="auto"/>
            <w:left w:val="none" w:sz="0" w:space="0" w:color="auto"/>
            <w:bottom w:val="none" w:sz="0" w:space="0" w:color="auto"/>
            <w:right w:val="none" w:sz="0" w:space="0" w:color="auto"/>
          </w:divBdr>
        </w:div>
        <w:div w:id="1228032175">
          <w:marLeft w:val="640"/>
          <w:marRight w:val="0"/>
          <w:marTop w:val="0"/>
          <w:marBottom w:val="0"/>
          <w:divBdr>
            <w:top w:val="none" w:sz="0" w:space="0" w:color="auto"/>
            <w:left w:val="none" w:sz="0" w:space="0" w:color="auto"/>
            <w:bottom w:val="none" w:sz="0" w:space="0" w:color="auto"/>
            <w:right w:val="none" w:sz="0" w:space="0" w:color="auto"/>
          </w:divBdr>
        </w:div>
        <w:div w:id="1238397682">
          <w:marLeft w:val="640"/>
          <w:marRight w:val="0"/>
          <w:marTop w:val="0"/>
          <w:marBottom w:val="0"/>
          <w:divBdr>
            <w:top w:val="none" w:sz="0" w:space="0" w:color="auto"/>
            <w:left w:val="none" w:sz="0" w:space="0" w:color="auto"/>
            <w:bottom w:val="none" w:sz="0" w:space="0" w:color="auto"/>
            <w:right w:val="none" w:sz="0" w:space="0" w:color="auto"/>
          </w:divBdr>
        </w:div>
        <w:div w:id="1243643048">
          <w:marLeft w:val="640"/>
          <w:marRight w:val="0"/>
          <w:marTop w:val="0"/>
          <w:marBottom w:val="0"/>
          <w:divBdr>
            <w:top w:val="none" w:sz="0" w:space="0" w:color="auto"/>
            <w:left w:val="none" w:sz="0" w:space="0" w:color="auto"/>
            <w:bottom w:val="none" w:sz="0" w:space="0" w:color="auto"/>
            <w:right w:val="none" w:sz="0" w:space="0" w:color="auto"/>
          </w:divBdr>
        </w:div>
        <w:div w:id="1261451694">
          <w:marLeft w:val="640"/>
          <w:marRight w:val="0"/>
          <w:marTop w:val="0"/>
          <w:marBottom w:val="0"/>
          <w:divBdr>
            <w:top w:val="none" w:sz="0" w:space="0" w:color="auto"/>
            <w:left w:val="none" w:sz="0" w:space="0" w:color="auto"/>
            <w:bottom w:val="none" w:sz="0" w:space="0" w:color="auto"/>
            <w:right w:val="none" w:sz="0" w:space="0" w:color="auto"/>
          </w:divBdr>
        </w:div>
        <w:div w:id="1285499640">
          <w:marLeft w:val="640"/>
          <w:marRight w:val="0"/>
          <w:marTop w:val="0"/>
          <w:marBottom w:val="0"/>
          <w:divBdr>
            <w:top w:val="none" w:sz="0" w:space="0" w:color="auto"/>
            <w:left w:val="none" w:sz="0" w:space="0" w:color="auto"/>
            <w:bottom w:val="none" w:sz="0" w:space="0" w:color="auto"/>
            <w:right w:val="none" w:sz="0" w:space="0" w:color="auto"/>
          </w:divBdr>
        </w:div>
        <w:div w:id="1342245560">
          <w:marLeft w:val="640"/>
          <w:marRight w:val="0"/>
          <w:marTop w:val="0"/>
          <w:marBottom w:val="0"/>
          <w:divBdr>
            <w:top w:val="none" w:sz="0" w:space="0" w:color="auto"/>
            <w:left w:val="none" w:sz="0" w:space="0" w:color="auto"/>
            <w:bottom w:val="none" w:sz="0" w:space="0" w:color="auto"/>
            <w:right w:val="none" w:sz="0" w:space="0" w:color="auto"/>
          </w:divBdr>
        </w:div>
        <w:div w:id="1427075237">
          <w:marLeft w:val="640"/>
          <w:marRight w:val="0"/>
          <w:marTop w:val="0"/>
          <w:marBottom w:val="0"/>
          <w:divBdr>
            <w:top w:val="none" w:sz="0" w:space="0" w:color="auto"/>
            <w:left w:val="none" w:sz="0" w:space="0" w:color="auto"/>
            <w:bottom w:val="none" w:sz="0" w:space="0" w:color="auto"/>
            <w:right w:val="none" w:sz="0" w:space="0" w:color="auto"/>
          </w:divBdr>
        </w:div>
        <w:div w:id="1531648283">
          <w:marLeft w:val="640"/>
          <w:marRight w:val="0"/>
          <w:marTop w:val="0"/>
          <w:marBottom w:val="0"/>
          <w:divBdr>
            <w:top w:val="none" w:sz="0" w:space="0" w:color="auto"/>
            <w:left w:val="none" w:sz="0" w:space="0" w:color="auto"/>
            <w:bottom w:val="none" w:sz="0" w:space="0" w:color="auto"/>
            <w:right w:val="none" w:sz="0" w:space="0" w:color="auto"/>
          </w:divBdr>
        </w:div>
        <w:div w:id="1548878779">
          <w:marLeft w:val="640"/>
          <w:marRight w:val="0"/>
          <w:marTop w:val="0"/>
          <w:marBottom w:val="0"/>
          <w:divBdr>
            <w:top w:val="none" w:sz="0" w:space="0" w:color="auto"/>
            <w:left w:val="none" w:sz="0" w:space="0" w:color="auto"/>
            <w:bottom w:val="none" w:sz="0" w:space="0" w:color="auto"/>
            <w:right w:val="none" w:sz="0" w:space="0" w:color="auto"/>
          </w:divBdr>
        </w:div>
        <w:div w:id="1618562044">
          <w:marLeft w:val="640"/>
          <w:marRight w:val="0"/>
          <w:marTop w:val="0"/>
          <w:marBottom w:val="0"/>
          <w:divBdr>
            <w:top w:val="none" w:sz="0" w:space="0" w:color="auto"/>
            <w:left w:val="none" w:sz="0" w:space="0" w:color="auto"/>
            <w:bottom w:val="none" w:sz="0" w:space="0" w:color="auto"/>
            <w:right w:val="none" w:sz="0" w:space="0" w:color="auto"/>
          </w:divBdr>
        </w:div>
        <w:div w:id="1658728440">
          <w:marLeft w:val="640"/>
          <w:marRight w:val="0"/>
          <w:marTop w:val="0"/>
          <w:marBottom w:val="0"/>
          <w:divBdr>
            <w:top w:val="none" w:sz="0" w:space="0" w:color="auto"/>
            <w:left w:val="none" w:sz="0" w:space="0" w:color="auto"/>
            <w:bottom w:val="none" w:sz="0" w:space="0" w:color="auto"/>
            <w:right w:val="none" w:sz="0" w:space="0" w:color="auto"/>
          </w:divBdr>
        </w:div>
        <w:div w:id="1747071939">
          <w:marLeft w:val="640"/>
          <w:marRight w:val="0"/>
          <w:marTop w:val="0"/>
          <w:marBottom w:val="0"/>
          <w:divBdr>
            <w:top w:val="none" w:sz="0" w:space="0" w:color="auto"/>
            <w:left w:val="none" w:sz="0" w:space="0" w:color="auto"/>
            <w:bottom w:val="none" w:sz="0" w:space="0" w:color="auto"/>
            <w:right w:val="none" w:sz="0" w:space="0" w:color="auto"/>
          </w:divBdr>
        </w:div>
        <w:div w:id="1771778768">
          <w:marLeft w:val="640"/>
          <w:marRight w:val="0"/>
          <w:marTop w:val="0"/>
          <w:marBottom w:val="0"/>
          <w:divBdr>
            <w:top w:val="none" w:sz="0" w:space="0" w:color="auto"/>
            <w:left w:val="none" w:sz="0" w:space="0" w:color="auto"/>
            <w:bottom w:val="none" w:sz="0" w:space="0" w:color="auto"/>
            <w:right w:val="none" w:sz="0" w:space="0" w:color="auto"/>
          </w:divBdr>
        </w:div>
        <w:div w:id="1784618915">
          <w:marLeft w:val="640"/>
          <w:marRight w:val="0"/>
          <w:marTop w:val="0"/>
          <w:marBottom w:val="0"/>
          <w:divBdr>
            <w:top w:val="none" w:sz="0" w:space="0" w:color="auto"/>
            <w:left w:val="none" w:sz="0" w:space="0" w:color="auto"/>
            <w:bottom w:val="none" w:sz="0" w:space="0" w:color="auto"/>
            <w:right w:val="none" w:sz="0" w:space="0" w:color="auto"/>
          </w:divBdr>
        </w:div>
        <w:div w:id="1961760008">
          <w:marLeft w:val="640"/>
          <w:marRight w:val="0"/>
          <w:marTop w:val="0"/>
          <w:marBottom w:val="0"/>
          <w:divBdr>
            <w:top w:val="none" w:sz="0" w:space="0" w:color="auto"/>
            <w:left w:val="none" w:sz="0" w:space="0" w:color="auto"/>
            <w:bottom w:val="none" w:sz="0" w:space="0" w:color="auto"/>
            <w:right w:val="none" w:sz="0" w:space="0" w:color="auto"/>
          </w:divBdr>
        </w:div>
        <w:div w:id="1966615231">
          <w:marLeft w:val="640"/>
          <w:marRight w:val="0"/>
          <w:marTop w:val="0"/>
          <w:marBottom w:val="0"/>
          <w:divBdr>
            <w:top w:val="none" w:sz="0" w:space="0" w:color="auto"/>
            <w:left w:val="none" w:sz="0" w:space="0" w:color="auto"/>
            <w:bottom w:val="none" w:sz="0" w:space="0" w:color="auto"/>
            <w:right w:val="none" w:sz="0" w:space="0" w:color="auto"/>
          </w:divBdr>
        </w:div>
        <w:div w:id="2114665873">
          <w:marLeft w:val="640"/>
          <w:marRight w:val="0"/>
          <w:marTop w:val="0"/>
          <w:marBottom w:val="0"/>
          <w:divBdr>
            <w:top w:val="none" w:sz="0" w:space="0" w:color="auto"/>
            <w:left w:val="none" w:sz="0" w:space="0" w:color="auto"/>
            <w:bottom w:val="none" w:sz="0" w:space="0" w:color="auto"/>
            <w:right w:val="none" w:sz="0" w:space="0" w:color="auto"/>
          </w:divBdr>
        </w:div>
      </w:divsChild>
    </w:div>
    <w:div w:id="1045059025">
      <w:marLeft w:val="640"/>
      <w:marRight w:val="0"/>
      <w:marTop w:val="0"/>
      <w:marBottom w:val="0"/>
      <w:divBdr>
        <w:top w:val="none" w:sz="0" w:space="0" w:color="auto"/>
        <w:left w:val="none" w:sz="0" w:space="0" w:color="auto"/>
        <w:bottom w:val="none" w:sz="0" w:space="0" w:color="auto"/>
        <w:right w:val="none" w:sz="0" w:space="0" w:color="auto"/>
      </w:divBdr>
    </w:div>
    <w:div w:id="1046568881">
      <w:marLeft w:val="640"/>
      <w:marRight w:val="0"/>
      <w:marTop w:val="0"/>
      <w:marBottom w:val="0"/>
      <w:divBdr>
        <w:top w:val="none" w:sz="0" w:space="0" w:color="auto"/>
        <w:left w:val="none" w:sz="0" w:space="0" w:color="auto"/>
        <w:bottom w:val="none" w:sz="0" w:space="0" w:color="auto"/>
        <w:right w:val="none" w:sz="0" w:space="0" w:color="auto"/>
      </w:divBdr>
    </w:div>
    <w:div w:id="1047606987">
      <w:marLeft w:val="640"/>
      <w:marRight w:val="0"/>
      <w:marTop w:val="0"/>
      <w:marBottom w:val="0"/>
      <w:divBdr>
        <w:top w:val="none" w:sz="0" w:space="0" w:color="auto"/>
        <w:left w:val="none" w:sz="0" w:space="0" w:color="auto"/>
        <w:bottom w:val="none" w:sz="0" w:space="0" w:color="auto"/>
        <w:right w:val="none" w:sz="0" w:space="0" w:color="auto"/>
      </w:divBdr>
    </w:div>
    <w:div w:id="1047611041">
      <w:marLeft w:val="640"/>
      <w:marRight w:val="0"/>
      <w:marTop w:val="0"/>
      <w:marBottom w:val="0"/>
      <w:divBdr>
        <w:top w:val="none" w:sz="0" w:space="0" w:color="auto"/>
        <w:left w:val="none" w:sz="0" w:space="0" w:color="auto"/>
        <w:bottom w:val="none" w:sz="0" w:space="0" w:color="auto"/>
        <w:right w:val="none" w:sz="0" w:space="0" w:color="auto"/>
      </w:divBdr>
    </w:div>
    <w:div w:id="1048991098">
      <w:marLeft w:val="0"/>
      <w:marRight w:val="0"/>
      <w:marTop w:val="0"/>
      <w:marBottom w:val="0"/>
      <w:divBdr>
        <w:top w:val="none" w:sz="0" w:space="0" w:color="auto"/>
        <w:left w:val="none" w:sz="0" w:space="0" w:color="auto"/>
        <w:bottom w:val="none" w:sz="0" w:space="0" w:color="auto"/>
        <w:right w:val="none" w:sz="0" w:space="0" w:color="auto"/>
      </w:divBdr>
    </w:div>
    <w:div w:id="1049039069">
      <w:bodyDiv w:val="1"/>
      <w:marLeft w:val="0"/>
      <w:marRight w:val="0"/>
      <w:marTop w:val="0"/>
      <w:marBottom w:val="0"/>
      <w:divBdr>
        <w:top w:val="none" w:sz="0" w:space="0" w:color="auto"/>
        <w:left w:val="none" w:sz="0" w:space="0" w:color="auto"/>
        <w:bottom w:val="none" w:sz="0" w:space="0" w:color="auto"/>
        <w:right w:val="none" w:sz="0" w:space="0" w:color="auto"/>
      </w:divBdr>
      <w:divsChild>
        <w:div w:id="36124487">
          <w:marLeft w:val="640"/>
          <w:marRight w:val="0"/>
          <w:marTop w:val="0"/>
          <w:marBottom w:val="0"/>
          <w:divBdr>
            <w:top w:val="none" w:sz="0" w:space="0" w:color="auto"/>
            <w:left w:val="none" w:sz="0" w:space="0" w:color="auto"/>
            <w:bottom w:val="none" w:sz="0" w:space="0" w:color="auto"/>
            <w:right w:val="none" w:sz="0" w:space="0" w:color="auto"/>
          </w:divBdr>
        </w:div>
        <w:div w:id="60104595">
          <w:marLeft w:val="640"/>
          <w:marRight w:val="0"/>
          <w:marTop w:val="0"/>
          <w:marBottom w:val="0"/>
          <w:divBdr>
            <w:top w:val="none" w:sz="0" w:space="0" w:color="auto"/>
            <w:left w:val="none" w:sz="0" w:space="0" w:color="auto"/>
            <w:bottom w:val="none" w:sz="0" w:space="0" w:color="auto"/>
            <w:right w:val="none" w:sz="0" w:space="0" w:color="auto"/>
          </w:divBdr>
        </w:div>
        <w:div w:id="69040846">
          <w:marLeft w:val="640"/>
          <w:marRight w:val="0"/>
          <w:marTop w:val="0"/>
          <w:marBottom w:val="0"/>
          <w:divBdr>
            <w:top w:val="none" w:sz="0" w:space="0" w:color="auto"/>
            <w:left w:val="none" w:sz="0" w:space="0" w:color="auto"/>
            <w:bottom w:val="none" w:sz="0" w:space="0" w:color="auto"/>
            <w:right w:val="none" w:sz="0" w:space="0" w:color="auto"/>
          </w:divBdr>
        </w:div>
        <w:div w:id="74403674">
          <w:marLeft w:val="640"/>
          <w:marRight w:val="0"/>
          <w:marTop w:val="0"/>
          <w:marBottom w:val="0"/>
          <w:divBdr>
            <w:top w:val="none" w:sz="0" w:space="0" w:color="auto"/>
            <w:left w:val="none" w:sz="0" w:space="0" w:color="auto"/>
            <w:bottom w:val="none" w:sz="0" w:space="0" w:color="auto"/>
            <w:right w:val="none" w:sz="0" w:space="0" w:color="auto"/>
          </w:divBdr>
        </w:div>
        <w:div w:id="89352727">
          <w:marLeft w:val="640"/>
          <w:marRight w:val="0"/>
          <w:marTop w:val="0"/>
          <w:marBottom w:val="0"/>
          <w:divBdr>
            <w:top w:val="none" w:sz="0" w:space="0" w:color="auto"/>
            <w:left w:val="none" w:sz="0" w:space="0" w:color="auto"/>
            <w:bottom w:val="none" w:sz="0" w:space="0" w:color="auto"/>
            <w:right w:val="none" w:sz="0" w:space="0" w:color="auto"/>
          </w:divBdr>
        </w:div>
        <w:div w:id="117720904">
          <w:marLeft w:val="640"/>
          <w:marRight w:val="0"/>
          <w:marTop w:val="0"/>
          <w:marBottom w:val="0"/>
          <w:divBdr>
            <w:top w:val="none" w:sz="0" w:space="0" w:color="auto"/>
            <w:left w:val="none" w:sz="0" w:space="0" w:color="auto"/>
            <w:bottom w:val="none" w:sz="0" w:space="0" w:color="auto"/>
            <w:right w:val="none" w:sz="0" w:space="0" w:color="auto"/>
          </w:divBdr>
        </w:div>
        <w:div w:id="211624599">
          <w:marLeft w:val="640"/>
          <w:marRight w:val="0"/>
          <w:marTop w:val="0"/>
          <w:marBottom w:val="0"/>
          <w:divBdr>
            <w:top w:val="none" w:sz="0" w:space="0" w:color="auto"/>
            <w:left w:val="none" w:sz="0" w:space="0" w:color="auto"/>
            <w:bottom w:val="none" w:sz="0" w:space="0" w:color="auto"/>
            <w:right w:val="none" w:sz="0" w:space="0" w:color="auto"/>
          </w:divBdr>
        </w:div>
        <w:div w:id="280188672">
          <w:marLeft w:val="640"/>
          <w:marRight w:val="0"/>
          <w:marTop w:val="0"/>
          <w:marBottom w:val="0"/>
          <w:divBdr>
            <w:top w:val="none" w:sz="0" w:space="0" w:color="auto"/>
            <w:left w:val="none" w:sz="0" w:space="0" w:color="auto"/>
            <w:bottom w:val="none" w:sz="0" w:space="0" w:color="auto"/>
            <w:right w:val="none" w:sz="0" w:space="0" w:color="auto"/>
          </w:divBdr>
        </w:div>
        <w:div w:id="404227334">
          <w:marLeft w:val="640"/>
          <w:marRight w:val="0"/>
          <w:marTop w:val="0"/>
          <w:marBottom w:val="0"/>
          <w:divBdr>
            <w:top w:val="none" w:sz="0" w:space="0" w:color="auto"/>
            <w:left w:val="none" w:sz="0" w:space="0" w:color="auto"/>
            <w:bottom w:val="none" w:sz="0" w:space="0" w:color="auto"/>
            <w:right w:val="none" w:sz="0" w:space="0" w:color="auto"/>
          </w:divBdr>
        </w:div>
        <w:div w:id="504590176">
          <w:marLeft w:val="640"/>
          <w:marRight w:val="0"/>
          <w:marTop w:val="0"/>
          <w:marBottom w:val="0"/>
          <w:divBdr>
            <w:top w:val="none" w:sz="0" w:space="0" w:color="auto"/>
            <w:left w:val="none" w:sz="0" w:space="0" w:color="auto"/>
            <w:bottom w:val="none" w:sz="0" w:space="0" w:color="auto"/>
            <w:right w:val="none" w:sz="0" w:space="0" w:color="auto"/>
          </w:divBdr>
        </w:div>
        <w:div w:id="534121420">
          <w:marLeft w:val="640"/>
          <w:marRight w:val="0"/>
          <w:marTop w:val="0"/>
          <w:marBottom w:val="0"/>
          <w:divBdr>
            <w:top w:val="none" w:sz="0" w:space="0" w:color="auto"/>
            <w:left w:val="none" w:sz="0" w:space="0" w:color="auto"/>
            <w:bottom w:val="none" w:sz="0" w:space="0" w:color="auto"/>
            <w:right w:val="none" w:sz="0" w:space="0" w:color="auto"/>
          </w:divBdr>
        </w:div>
        <w:div w:id="560943640">
          <w:marLeft w:val="640"/>
          <w:marRight w:val="0"/>
          <w:marTop w:val="0"/>
          <w:marBottom w:val="0"/>
          <w:divBdr>
            <w:top w:val="none" w:sz="0" w:space="0" w:color="auto"/>
            <w:left w:val="none" w:sz="0" w:space="0" w:color="auto"/>
            <w:bottom w:val="none" w:sz="0" w:space="0" w:color="auto"/>
            <w:right w:val="none" w:sz="0" w:space="0" w:color="auto"/>
          </w:divBdr>
        </w:div>
        <w:div w:id="587230687">
          <w:marLeft w:val="640"/>
          <w:marRight w:val="0"/>
          <w:marTop w:val="0"/>
          <w:marBottom w:val="0"/>
          <w:divBdr>
            <w:top w:val="none" w:sz="0" w:space="0" w:color="auto"/>
            <w:left w:val="none" w:sz="0" w:space="0" w:color="auto"/>
            <w:bottom w:val="none" w:sz="0" w:space="0" w:color="auto"/>
            <w:right w:val="none" w:sz="0" w:space="0" w:color="auto"/>
          </w:divBdr>
        </w:div>
        <w:div w:id="615216837">
          <w:marLeft w:val="640"/>
          <w:marRight w:val="0"/>
          <w:marTop w:val="0"/>
          <w:marBottom w:val="0"/>
          <w:divBdr>
            <w:top w:val="none" w:sz="0" w:space="0" w:color="auto"/>
            <w:left w:val="none" w:sz="0" w:space="0" w:color="auto"/>
            <w:bottom w:val="none" w:sz="0" w:space="0" w:color="auto"/>
            <w:right w:val="none" w:sz="0" w:space="0" w:color="auto"/>
          </w:divBdr>
        </w:div>
        <w:div w:id="620841636">
          <w:marLeft w:val="640"/>
          <w:marRight w:val="0"/>
          <w:marTop w:val="0"/>
          <w:marBottom w:val="0"/>
          <w:divBdr>
            <w:top w:val="none" w:sz="0" w:space="0" w:color="auto"/>
            <w:left w:val="none" w:sz="0" w:space="0" w:color="auto"/>
            <w:bottom w:val="none" w:sz="0" w:space="0" w:color="auto"/>
            <w:right w:val="none" w:sz="0" w:space="0" w:color="auto"/>
          </w:divBdr>
        </w:div>
        <w:div w:id="639116538">
          <w:marLeft w:val="640"/>
          <w:marRight w:val="0"/>
          <w:marTop w:val="0"/>
          <w:marBottom w:val="0"/>
          <w:divBdr>
            <w:top w:val="none" w:sz="0" w:space="0" w:color="auto"/>
            <w:left w:val="none" w:sz="0" w:space="0" w:color="auto"/>
            <w:bottom w:val="none" w:sz="0" w:space="0" w:color="auto"/>
            <w:right w:val="none" w:sz="0" w:space="0" w:color="auto"/>
          </w:divBdr>
        </w:div>
        <w:div w:id="688216844">
          <w:marLeft w:val="640"/>
          <w:marRight w:val="0"/>
          <w:marTop w:val="0"/>
          <w:marBottom w:val="0"/>
          <w:divBdr>
            <w:top w:val="none" w:sz="0" w:space="0" w:color="auto"/>
            <w:left w:val="none" w:sz="0" w:space="0" w:color="auto"/>
            <w:bottom w:val="none" w:sz="0" w:space="0" w:color="auto"/>
            <w:right w:val="none" w:sz="0" w:space="0" w:color="auto"/>
          </w:divBdr>
        </w:div>
        <w:div w:id="691612151">
          <w:marLeft w:val="640"/>
          <w:marRight w:val="0"/>
          <w:marTop w:val="0"/>
          <w:marBottom w:val="0"/>
          <w:divBdr>
            <w:top w:val="none" w:sz="0" w:space="0" w:color="auto"/>
            <w:left w:val="none" w:sz="0" w:space="0" w:color="auto"/>
            <w:bottom w:val="none" w:sz="0" w:space="0" w:color="auto"/>
            <w:right w:val="none" w:sz="0" w:space="0" w:color="auto"/>
          </w:divBdr>
        </w:div>
        <w:div w:id="714888206">
          <w:marLeft w:val="640"/>
          <w:marRight w:val="0"/>
          <w:marTop w:val="0"/>
          <w:marBottom w:val="0"/>
          <w:divBdr>
            <w:top w:val="none" w:sz="0" w:space="0" w:color="auto"/>
            <w:left w:val="none" w:sz="0" w:space="0" w:color="auto"/>
            <w:bottom w:val="none" w:sz="0" w:space="0" w:color="auto"/>
            <w:right w:val="none" w:sz="0" w:space="0" w:color="auto"/>
          </w:divBdr>
        </w:div>
        <w:div w:id="739182627">
          <w:marLeft w:val="640"/>
          <w:marRight w:val="0"/>
          <w:marTop w:val="0"/>
          <w:marBottom w:val="0"/>
          <w:divBdr>
            <w:top w:val="none" w:sz="0" w:space="0" w:color="auto"/>
            <w:left w:val="none" w:sz="0" w:space="0" w:color="auto"/>
            <w:bottom w:val="none" w:sz="0" w:space="0" w:color="auto"/>
            <w:right w:val="none" w:sz="0" w:space="0" w:color="auto"/>
          </w:divBdr>
        </w:div>
        <w:div w:id="778257024">
          <w:marLeft w:val="640"/>
          <w:marRight w:val="0"/>
          <w:marTop w:val="0"/>
          <w:marBottom w:val="0"/>
          <w:divBdr>
            <w:top w:val="none" w:sz="0" w:space="0" w:color="auto"/>
            <w:left w:val="none" w:sz="0" w:space="0" w:color="auto"/>
            <w:bottom w:val="none" w:sz="0" w:space="0" w:color="auto"/>
            <w:right w:val="none" w:sz="0" w:space="0" w:color="auto"/>
          </w:divBdr>
        </w:div>
        <w:div w:id="786968274">
          <w:marLeft w:val="640"/>
          <w:marRight w:val="0"/>
          <w:marTop w:val="0"/>
          <w:marBottom w:val="0"/>
          <w:divBdr>
            <w:top w:val="none" w:sz="0" w:space="0" w:color="auto"/>
            <w:left w:val="none" w:sz="0" w:space="0" w:color="auto"/>
            <w:bottom w:val="none" w:sz="0" w:space="0" w:color="auto"/>
            <w:right w:val="none" w:sz="0" w:space="0" w:color="auto"/>
          </w:divBdr>
        </w:div>
        <w:div w:id="811140515">
          <w:marLeft w:val="640"/>
          <w:marRight w:val="0"/>
          <w:marTop w:val="0"/>
          <w:marBottom w:val="0"/>
          <w:divBdr>
            <w:top w:val="none" w:sz="0" w:space="0" w:color="auto"/>
            <w:left w:val="none" w:sz="0" w:space="0" w:color="auto"/>
            <w:bottom w:val="none" w:sz="0" w:space="0" w:color="auto"/>
            <w:right w:val="none" w:sz="0" w:space="0" w:color="auto"/>
          </w:divBdr>
        </w:div>
        <w:div w:id="834304337">
          <w:marLeft w:val="640"/>
          <w:marRight w:val="0"/>
          <w:marTop w:val="0"/>
          <w:marBottom w:val="0"/>
          <w:divBdr>
            <w:top w:val="none" w:sz="0" w:space="0" w:color="auto"/>
            <w:left w:val="none" w:sz="0" w:space="0" w:color="auto"/>
            <w:bottom w:val="none" w:sz="0" w:space="0" w:color="auto"/>
            <w:right w:val="none" w:sz="0" w:space="0" w:color="auto"/>
          </w:divBdr>
        </w:div>
        <w:div w:id="835682048">
          <w:marLeft w:val="640"/>
          <w:marRight w:val="0"/>
          <w:marTop w:val="0"/>
          <w:marBottom w:val="0"/>
          <w:divBdr>
            <w:top w:val="none" w:sz="0" w:space="0" w:color="auto"/>
            <w:left w:val="none" w:sz="0" w:space="0" w:color="auto"/>
            <w:bottom w:val="none" w:sz="0" w:space="0" w:color="auto"/>
            <w:right w:val="none" w:sz="0" w:space="0" w:color="auto"/>
          </w:divBdr>
        </w:div>
        <w:div w:id="899755724">
          <w:marLeft w:val="640"/>
          <w:marRight w:val="0"/>
          <w:marTop w:val="0"/>
          <w:marBottom w:val="0"/>
          <w:divBdr>
            <w:top w:val="none" w:sz="0" w:space="0" w:color="auto"/>
            <w:left w:val="none" w:sz="0" w:space="0" w:color="auto"/>
            <w:bottom w:val="none" w:sz="0" w:space="0" w:color="auto"/>
            <w:right w:val="none" w:sz="0" w:space="0" w:color="auto"/>
          </w:divBdr>
        </w:div>
        <w:div w:id="1000086150">
          <w:marLeft w:val="640"/>
          <w:marRight w:val="0"/>
          <w:marTop w:val="0"/>
          <w:marBottom w:val="0"/>
          <w:divBdr>
            <w:top w:val="none" w:sz="0" w:space="0" w:color="auto"/>
            <w:left w:val="none" w:sz="0" w:space="0" w:color="auto"/>
            <w:bottom w:val="none" w:sz="0" w:space="0" w:color="auto"/>
            <w:right w:val="none" w:sz="0" w:space="0" w:color="auto"/>
          </w:divBdr>
        </w:div>
        <w:div w:id="1029645692">
          <w:marLeft w:val="640"/>
          <w:marRight w:val="0"/>
          <w:marTop w:val="0"/>
          <w:marBottom w:val="0"/>
          <w:divBdr>
            <w:top w:val="none" w:sz="0" w:space="0" w:color="auto"/>
            <w:left w:val="none" w:sz="0" w:space="0" w:color="auto"/>
            <w:bottom w:val="none" w:sz="0" w:space="0" w:color="auto"/>
            <w:right w:val="none" w:sz="0" w:space="0" w:color="auto"/>
          </w:divBdr>
        </w:div>
        <w:div w:id="1168014338">
          <w:marLeft w:val="640"/>
          <w:marRight w:val="0"/>
          <w:marTop w:val="0"/>
          <w:marBottom w:val="0"/>
          <w:divBdr>
            <w:top w:val="none" w:sz="0" w:space="0" w:color="auto"/>
            <w:left w:val="none" w:sz="0" w:space="0" w:color="auto"/>
            <w:bottom w:val="none" w:sz="0" w:space="0" w:color="auto"/>
            <w:right w:val="none" w:sz="0" w:space="0" w:color="auto"/>
          </w:divBdr>
        </w:div>
        <w:div w:id="1198661087">
          <w:marLeft w:val="640"/>
          <w:marRight w:val="0"/>
          <w:marTop w:val="0"/>
          <w:marBottom w:val="0"/>
          <w:divBdr>
            <w:top w:val="none" w:sz="0" w:space="0" w:color="auto"/>
            <w:left w:val="none" w:sz="0" w:space="0" w:color="auto"/>
            <w:bottom w:val="none" w:sz="0" w:space="0" w:color="auto"/>
            <w:right w:val="none" w:sz="0" w:space="0" w:color="auto"/>
          </w:divBdr>
        </w:div>
        <w:div w:id="1278216771">
          <w:marLeft w:val="640"/>
          <w:marRight w:val="0"/>
          <w:marTop w:val="0"/>
          <w:marBottom w:val="0"/>
          <w:divBdr>
            <w:top w:val="none" w:sz="0" w:space="0" w:color="auto"/>
            <w:left w:val="none" w:sz="0" w:space="0" w:color="auto"/>
            <w:bottom w:val="none" w:sz="0" w:space="0" w:color="auto"/>
            <w:right w:val="none" w:sz="0" w:space="0" w:color="auto"/>
          </w:divBdr>
        </w:div>
        <w:div w:id="1316564566">
          <w:marLeft w:val="640"/>
          <w:marRight w:val="0"/>
          <w:marTop w:val="0"/>
          <w:marBottom w:val="0"/>
          <w:divBdr>
            <w:top w:val="none" w:sz="0" w:space="0" w:color="auto"/>
            <w:left w:val="none" w:sz="0" w:space="0" w:color="auto"/>
            <w:bottom w:val="none" w:sz="0" w:space="0" w:color="auto"/>
            <w:right w:val="none" w:sz="0" w:space="0" w:color="auto"/>
          </w:divBdr>
        </w:div>
        <w:div w:id="1371416402">
          <w:marLeft w:val="640"/>
          <w:marRight w:val="0"/>
          <w:marTop w:val="0"/>
          <w:marBottom w:val="0"/>
          <w:divBdr>
            <w:top w:val="none" w:sz="0" w:space="0" w:color="auto"/>
            <w:left w:val="none" w:sz="0" w:space="0" w:color="auto"/>
            <w:bottom w:val="none" w:sz="0" w:space="0" w:color="auto"/>
            <w:right w:val="none" w:sz="0" w:space="0" w:color="auto"/>
          </w:divBdr>
        </w:div>
        <w:div w:id="1400790670">
          <w:marLeft w:val="640"/>
          <w:marRight w:val="0"/>
          <w:marTop w:val="0"/>
          <w:marBottom w:val="0"/>
          <w:divBdr>
            <w:top w:val="none" w:sz="0" w:space="0" w:color="auto"/>
            <w:left w:val="none" w:sz="0" w:space="0" w:color="auto"/>
            <w:bottom w:val="none" w:sz="0" w:space="0" w:color="auto"/>
            <w:right w:val="none" w:sz="0" w:space="0" w:color="auto"/>
          </w:divBdr>
        </w:div>
        <w:div w:id="1495610650">
          <w:marLeft w:val="640"/>
          <w:marRight w:val="0"/>
          <w:marTop w:val="0"/>
          <w:marBottom w:val="0"/>
          <w:divBdr>
            <w:top w:val="none" w:sz="0" w:space="0" w:color="auto"/>
            <w:left w:val="none" w:sz="0" w:space="0" w:color="auto"/>
            <w:bottom w:val="none" w:sz="0" w:space="0" w:color="auto"/>
            <w:right w:val="none" w:sz="0" w:space="0" w:color="auto"/>
          </w:divBdr>
        </w:div>
        <w:div w:id="1514346010">
          <w:marLeft w:val="640"/>
          <w:marRight w:val="0"/>
          <w:marTop w:val="0"/>
          <w:marBottom w:val="0"/>
          <w:divBdr>
            <w:top w:val="none" w:sz="0" w:space="0" w:color="auto"/>
            <w:left w:val="none" w:sz="0" w:space="0" w:color="auto"/>
            <w:bottom w:val="none" w:sz="0" w:space="0" w:color="auto"/>
            <w:right w:val="none" w:sz="0" w:space="0" w:color="auto"/>
          </w:divBdr>
        </w:div>
        <w:div w:id="1535650896">
          <w:marLeft w:val="640"/>
          <w:marRight w:val="0"/>
          <w:marTop w:val="0"/>
          <w:marBottom w:val="0"/>
          <w:divBdr>
            <w:top w:val="none" w:sz="0" w:space="0" w:color="auto"/>
            <w:left w:val="none" w:sz="0" w:space="0" w:color="auto"/>
            <w:bottom w:val="none" w:sz="0" w:space="0" w:color="auto"/>
            <w:right w:val="none" w:sz="0" w:space="0" w:color="auto"/>
          </w:divBdr>
        </w:div>
        <w:div w:id="1640844161">
          <w:marLeft w:val="640"/>
          <w:marRight w:val="0"/>
          <w:marTop w:val="0"/>
          <w:marBottom w:val="0"/>
          <w:divBdr>
            <w:top w:val="none" w:sz="0" w:space="0" w:color="auto"/>
            <w:left w:val="none" w:sz="0" w:space="0" w:color="auto"/>
            <w:bottom w:val="none" w:sz="0" w:space="0" w:color="auto"/>
            <w:right w:val="none" w:sz="0" w:space="0" w:color="auto"/>
          </w:divBdr>
        </w:div>
        <w:div w:id="1718040932">
          <w:marLeft w:val="640"/>
          <w:marRight w:val="0"/>
          <w:marTop w:val="0"/>
          <w:marBottom w:val="0"/>
          <w:divBdr>
            <w:top w:val="none" w:sz="0" w:space="0" w:color="auto"/>
            <w:left w:val="none" w:sz="0" w:space="0" w:color="auto"/>
            <w:bottom w:val="none" w:sz="0" w:space="0" w:color="auto"/>
            <w:right w:val="none" w:sz="0" w:space="0" w:color="auto"/>
          </w:divBdr>
        </w:div>
        <w:div w:id="1874417050">
          <w:marLeft w:val="640"/>
          <w:marRight w:val="0"/>
          <w:marTop w:val="0"/>
          <w:marBottom w:val="0"/>
          <w:divBdr>
            <w:top w:val="none" w:sz="0" w:space="0" w:color="auto"/>
            <w:left w:val="none" w:sz="0" w:space="0" w:color="auto"/>
            <w:bottom w:val="none" w:sz="0" w:space="0" w:color="auto"/>
            <w:right w:val="none" w:sz="0" w:space="0" w:color="auto"/>
          </w:divBdr>
        </w:div>
        <w:div w:id="1917665041">
          <w:marLeft w:val="640"/>
          <w:marRight w:val="0"/>
          <w:marTop w:val="0"/>
          <w:marBottom w:val="0"/>
          <w:divBdr>
            <w:top w:val="none" w:sz="0" w:space="0" w:color="auto"/>
            <w:left w:val="none" w:sz="0" w:space="0" w:color="auto"/>
            <w:bottom w:val="none" w:sz="0" w:space="0" w:color="auto"/>
            <w:right w:val="none" w:sz="0" w:space="0" w:color="auto"/>
          </w:divBdr>
        </w:div>
        <w:div w:id="2041513763">
          <w:marLeft w:val="640"/>
          <w:marRight w:val="0"/>
          <w:marTop w:val="0"/>
          <w:marBottom w:val="0"/>
          <w:divBdr>
            <w:top w:val="none" w:sz="0" w:space="0" w:color="auto"/>
            <w:left w:val="none" w:sz="0" w:space="0" w:color="auto"/>
            <w:bottom w:val="none" w:sz="0" w:space="0" w:color="auto"/>
            <w:right w:val="none" w:sz="0" w:space="0" w:color="auto"/>
          </w:divBdr>
        </w:div>
        <w:div w:id="2100561907">
          <w:marLeft w:val="640"/>
          <w:marRight w:val="0"/>
          <w:marTop w:val="0"/>
          <w:marBottom w:val="0"/>
          <w:divBdr>
            <w:top w:val="none" w:sz="0" w:space="0" w:color="auto"/>
            <w:left w:val="none" w:sz="0" w:space="0" w:color="auto"/>
            <w:bottom w:val="none" w:sz="0" w:space="0" w:color="auto"/>
            <w:right w:val="none" w:sz="0" w:space="0" w:color="auto"/>
          </w:divBdr>
        </w:div>
      </w:divsChild>
    </w:div>
    <w:div w:id="1049185938">
      <w:marLeft w:val="640"/>
      <w:marRight w:val="0"/>
      <w:marTop w:val="0"/>
      <w:marBottom w:val="0"/>
      <w:divBdr>
        <w:top w:val="none" w:sz="0" w:space="0" w:color="auto"/>
        <w:left w:val="none" w:sz="0" w:space="0" w:color="auto"/>
        <w:bottom w:val="none" w:sz="0" w:space="0" w:color="auto"/>
        <w:right w:val="none" w:sz="0" w:space="0" w:color="auto"/>
      </w:divBdr>
    </w:div>
    <w:div w:id="1050304027">
      <w:marLeft w:val="640"/>
      <w:marRight w:val="0"/>
      <w:marTop w:val="0"/>
      <w:marBottom w:val="0"/>
      <w:divBdr>
        <w:top w:val="none" w:sz="0" w:space="0" w:color="auto"/>
        <w:left w:val="none" w:sz="0" w:space="0" w:color="auto"/>
        <w:bottom w:val="none" w:sz="0" w:space="0" w:color="auto"/>
        <w:right w:val="none" w:sz="0" w:space="0" w:color="auto"/>
      </w:divBdr>
    </w:div>
    <w:div w:id="1050616122">
      <w:marLeft w:val="640"/>
      <w:marRight w:val="0"/>
      <w:marTop w:val="0"/>
      <w:marBottom w:val="0"/>
      <w:divBdr>
        <w:top w:val="none" w:sz="0" w:space="0" w:color="auto"/>
        <w:left w:val="none" w:sz="0" w:space="0" w:color="auto"/>
        <w:bottom w:val="none" w:sz="0" w:space="0" w:color="auto"/>
        <w:right w:val="none" w:sz="0" w:space="0" w:color="auto"/>
      </w:divBdr>
    </w:div>
    <w:div w:id="1052000311">
      <w:bodyDiv w:val="1"/>
      <w:marLeft w:val="0"/>
      <w:marRight w:val="0"/>
      <w:marTop w:val="0"/>
      <w:marBottom w:val="0"/>
      <w:divBdr>
        <w:top w:val="none" w:sz="0" w:space="0" w:color="auto"/>
        <w:left w:val="none" w:sz="0" w:space="0" w:color="auto"/>
        <w:bottom w:val="none" w:sz="0" w:space="0" w:color="auto"/>
        <w:right w:val="none" w:sz="0" w:space="0" w:color="auto"/>
      </w:divBdr>
      <w:divsChild>
        <w:div w:id="2046364632">
          <w:marLeft w:val="640"/>
          <w:marRight w:val="0"/>
          <w:marTop w:val="0"/>
          <w:marBottom w:val="0"/>
          <w:divBdr>
            <w:top w:val="none" w:sz="0" w:space="0" w:color="auto"/>
            <w:left w:val="none" w:sz="0" w:space="0" w:color="auto"/>
            <w:bottom w:val="none" w:sz="0" w:space="0" w:color="auto"/>
            <w:right w:val="none" w:sz="0" w:space="0" w:color="auto"/>
          </w:divBdr>
        </w:div>
        <w:div w:id="38553527">
          <w:marLeft w:val="640"/>
          <w:marRight w:val="0"/>
          <w:marTop w:val="0"/>
          <w:marBottom w:val="0"/>
          <w:divBdr>
            <w:top w:val="none" w:sz="0" w:space="0" w:color="auto"/>
            <w:left w:val="none" w:sz="0" w:space="0" w:color="auto"/>
            <w:bottom w:val="none" w:sz="0" w:space="0" w:color="auto"/>
            <w:right w:val="none" w:sz="0" w:space="0" w:color="auto"/>
          </w:divBdr>
        </w:div>
        <w:div w:id="1014497527">
          <w:marLeft w:val="640"/>
          <w:marRight w:val="0"/>
          <w:marTop w:val="0"/>
          <w:marBottom w:val="0"/>
          <w:divBdr>
            <w:top w:val="none" w:sz="0" w:space="0" w:color="auto"/>
            <w:left w:val="none" w:sz="0" w:space="0" w:color="auto"/>
            <w:bottom w:val="none" w:sz="0" w:space="0" w:color="auto"/>
            <w:right w:val="none" w:sz="0" w:space="0" w:color="auto"/>
          </w:divBdr>
        </w:div>
        <w:div w:id="629165686">
          <w:marLeft w:val="640"/>
          <w:marRight w:val="0"/>
          <w:marTop w:val="0"/>
          <w:marBottom w:val="0"/>
          <w:divBdr>
            <w:top w:val="none" w:sz="0" w:space="0" w:color="auto"/>
            <w:left w:val="none" w:sz="0" w:space="0" w:color="auto"/>
            <w:bottom w:val="none" w:sz="0" w:space="0" w:color="auto"/>
            <w:right w:val="none" w:sz="0" w:space="0" w:color="auto"/>
          </w:divBdr>
        </w:div>
        <w:div w:id="580911835">
          <w:marLeft w:val="640"/>
          <w:marRight w:val="0"/>
          <w:marTop w:val="0"/>
          <w:marBottom w:val="0"/>
          <w:divBdr>
            <w:top w:val="none" w:sz="0" w:space="0" w:color="auto"/>
            <w:left w:val="none" w:sz="0" w:space="0" w:color="auto"/>
            <w:bottom w:val="none" w:sz="0" w:space="0" w:color="auto"/>
            <w:right w:val="none" w:sz="0" w:space="0" w:color="auto"/>
          </w:divBdr>
        </w:div>
        <w:div w:id="1855681912">
          <w:marLeft w:val="640"/>
          <w:marRight w:val="0"/>
          <w:marTop w:val="0"/>
          <w:marBottom w:val="0"/>
          <w:divBdr>
            <w:top w:val="none" w:sz="0" w:space="0" w:color="auto"/>
            <w:left w:val="none" w:sz="0" w:space="0" w:color="auto"/>
            <w:bottom w:val="none" w:sz="0" w:space="0" w:color="auto"/>
            <w:right w:val="none" w:sz="0" w:space="0" w:color="auto"/>
          </w:divBdr>
        </w:div>
        <w:div w:id="500004014">
          <w:marLeft w:val="640"/>
          <w:marRight w:val="0"/>
          <w:marTop w:val="0"/>
          <w:marBottom w:val="0"/>
          <w:divBdr>
            <w:top w:val="none" w:sz="0" w:space="0" w:color="auto"/>
            <w:left w:val="none" w:sz="0" w:space="0" w:color="auto"/>
            <w:bottom w:val="none" w:sz="0" w:space="0" w:color="auto"/>
            <w:right w:val="none" w:sz="0" w:space="0" w:color="auto"/>
          </w:divBdr>
        </w:div>
        <w:div w:id="661661187">
          <w:marLeft w:val="640"/>
          <w:marRight w:val="0"/>
          <w:marTop w:val="0"/>
          <w:marBottom w:val="0"/>
          <w:divBdr>
            <w:top w:val="none" w:sz="0" w:space="0" w:color="auto"/>
            <w:left w:val="none" w:sz="0" w:space="0" w:color="auto"/>
            <w:bottom w:val="none" w:sz="0" w:space="0" w:color="auto"/>
            <w:right w:val="none" w:sz="0" w:space="0" w:color="auto"/>
          </w:divBdr>
        </w:div>
        <w:div w:id="2049865354">
          <w:marLeft w:val="640"/>
          <w:marRight w:val="0"/>
          <w:marTop w:val="0"/>
          <w:marBottom w:val="0"/>
          <w:divBdr>
            <w:top w:val="none" w:sz="0" w:space="0" w:color="auto"/>
            <w:left w:val="none" w:sz="0" w:space="0" w:color="auto"/>
            <w:bottom w:val="none" w:sz="0" w:space="0" w:color="auto"/>
            <w:right w:val="none" w:sz="0" w:space="0" w:color="auto"/>
          </w:divBdr>
        </w:div>
        <w:div w:id="1938513478">
          <w:marLeft w:val="640"/>
          <w:marRight w:val="0"/>
          <w:marTop w:val="0"/>
          <w:marBottom w:val="0"/>
          <w:divBdr>
            <w:top w:val="none" w:sz="0" w:space="0" w:color="auto"/>
            <w:left w:val="none" w:sz="0" w:space="0" w:color="auto"/>
            <w:bottom w:val="none" w:sz="0" w:space="0" w:color="auto"/>
            <w:right w:val="none" w:sz="0" w:space="0" w:color="auto"/>
          </w:divBdr>
        </w:div>
        <w:div w:id="1476679522">
          <w:marLeft w:val="640"/>
          <w:marRight w:val="0"/>
          <w:marTop w:val="0"/>
          <w:marBottom w:val="0"/>
          <w:divBdr>
            <w:top w:val="none" w:sz="0" w:space="0" w:color="auto"/>
            <w:left w:val="none" w:sz="0" w:space="0" w:color="auto"/>
            <w:bottom w:val="none" w:sz="0" w:space="0" w:color="auto"/>
            <w:right w:val="none" w:sz="0" w:space="0" w:color="auto"/>
          </w:divBdr>
        </w:div>
        <w:div w:id="1918048403">
          <w:marLeft w:val="640"/>
          <w:marRight w:val="0"/>
          <w:marTop w:val="0"/>
          <w:marBottom w:val="0"/>
          <w:divBdr>
            <w:top w:val="none" w:sz="0" w:space="0" w:color="auto"/>
            <w:left w:val="none" w:sz="0" w:space="0" w:color="auto"/>
            <w:bottom w:val="none" w:sz="0" w:space="0" w:color="auto"/>
            <w:right w:val="none" w:sz="0" w:space="0" w:color="auto"/>
          </w:divBdr>
        </w:div>
        <w:div w:id="53550155">
          <w:marLeft w:val="640"/>
          <w:marRight w:val="0"/>
          <w:marTop w:val="0"/>
          <w:marBottom w:val="0"/>
          <w:divBdr>
            <w:top w:val="none" w:sz="0" w:space="0" w:color="auto"/>
            <w:left w:val="none" w:sz="0" w:space="0" w:color="auto"/>
            <w:bottom w:val="none" w:sz="0" w:space="0" w:color="auto"/>
            <w:right w:val="none" w:sz="0" w:space="0" w:color="auto"/>
          </w:divBdr>
        </w:div>
        <w:div w:id="1610699654">
          <w:marLeft w:val="640"/>
          <w:marRight w:val="0"/>
          <w:marTop w:val="0"/>
          <w:marBottom w:val="0"/>
          <w:divBdr>
            <w:top w:val="none" w:sz="0" w:space="0" w:color="auto"/>
            <w:left w:val="none" w:sz="0" w:space="0" w:color="auto"/>
            <w:bottom w:val="none" w:sz="0" w:space="0" w:color="auto"/>
            <w:right w:val="none" w:sz="0" w:space="0" w:color="auto"/>
          </w:divBdr>
        </w:div>
        <w:div w:id="2118133378">
          <w:marLeft w:val="640"/>
          <w:marRight w:val="0"/>
          <w:marTop w:val="0"/>
          <w:marBottom w:val="0"/>
          <w:divBdr>
            <w:top w:val="none" w:sz="0" w:space="0" w:color="auto"/>
            <w:left w:val="none" w:sz="0" w:space="0" w:color="auto"/>
            <w:bottom w:val="none" w:sz="0" w:space="0" w:color="auto"/>
            <w:right w:val="none" w:sz="0" w:space="0" w:color="auto"/>
          </w:divBdr>
        </w:div>
        <w:div w:id="1936287073">
          <w:marLeft w:val="640"/>
          <w:marRight w:val="0"/>
          <w:marTop w:val="0"/>
          <w:marBottom w:val="0"/>
          <w:divBdr>
            <w:top w:val="none" w:sz="0" w:space="0" w:color="auto"/>
            <w:left w:val="none" w:sz="0" w:space="0" w:color="auto"/>
            <w:bottom w:val="none" w:sz="0" w:space="0" w:color="auto"/>
            <w:right w:val="none" w:sz="0" w:space="0" w:color="auto"/>
          </w:divBdr>
        </w:div>
        <w:div w:id="42217049">
          <w:marLeft w:val="640"/>
          <w:marRight w:val="0"/>
          <w:marTop w:val="0"/>
          <w:marBottom w:val="0"/>
          <w:divBdr>
            <w:top w:val="none" w:sz="0" w:space="0" w:color="auto"/>
            <w:left w:val="none" w:sz="0" w:space="0" w:color="auto"/>
            <w:bottom w:val="none" w:sz="0" w:space="0" w:color="auto"/>
            <w:right w:val="none" w:sz="0" w:space="0" w:color="auto"/>
          </w:divBdr>
        </w:div>
        <w:div w:id="2134399427">
          <w:marLeft w:val="640"/>
          <w:marRight w:val="0"/>
          <w:marTop w:val="0"/>
          <w:marBottom w:val="0"/>
          <w:divBdr>
            <w:top w:val="none" w:sz="0" w:space="0" w:color="auto"/>
            <w:left w:val="none" w:sz="0" w:space="0" w:color="auto"/>
            <w:bottom w:val="none" w:sz="0" w:space="0" w:color="auto"/>
            <w:right w:val="none" w:sz="0" w:space="0" w:color="auto"/>
          </w:divBdr>
        </w:div>
        <w:div w:id="2030716303">
          <w:marLeft w:val="640"/>
          <w:marRight w:val="0"/>
          <w:marTop w:val="0"/>
          <w:marBottom w:val="0"/>
          <w:divBdr>
            <w:top w:val="none" w:sz="0" w:space="0" w:color="auto"/>
            <w:left w:val="none" w:sz="0" w:space="0" w:color="auto"/>
            <w:bottom w:val="none" w:sz="0" w:space="0" w:color="auto"/>
            <w:right w:val="none" w:sz="0" w:space="0" w:color="auto"/>
          </w:divBdr>
        </w:div>
        <w:div w:id="168913889">
          <w:marLeft w:val="640"/>
          <w:marRight w:val="0"/>
          <w:marTop w:val="0"/>
          <w:marBottom w:val="0"/>
          <w:divBdr>
            <w:top w:val="none" w:sz="0" w:space="0" w:color="auto"/>
            <w:left w:val="none" w:sz="0" w:space="0" w:color="auto"/>
            <w:bottom w:val="none" w:sz="0" w:space="0" w:color="auto"/>
            <w:right w:val="none" w:sz="0" w:space="0" w:color="auto"/>
          </w:divBdr>
        </w:div>
        <w:div w:id="783574920">
          <w:marLeft w:val="640"/>
          <w:marRight w:val="0"/>
          <w:marTop w:val="0"/>
          <w:marBottom w:val="0"/>
          <w:divBdr>
            <w:top w:val="none" w:sz="0" w:space="0" w:color="auto"/>
            <w:left w:val="none" w:sz="0" w:space="0" w:color="auto"/>
            <w:bottom w:val="none" w:sz="0" w:space="0" w:color="auto"/>
            <w:right w:val="none" w:sz="0" w:space="0" w:color="auto"/>
          </w:divBdr>
        </w:div>
        <w:div w:id="789906754">
          <w:marLeft w:val="640"/>
          <w:marRight w:val="0"/>
          <w:marTop w:val="0"/>
          <w:marBottom w:val="0"/>
          <w:divBdr>
            <w:top w:val="none" w:sz="0" w:space="0" w:color="auto"/>
            <w:left w:val="none" w:sz="0" w:space="0" w:color="auto"/>
            <w:bottom w:val="none" w:sz="0" w:space="0" w:color="auto"/>
            <w:right w:val="none" w:sz="0" w:space="0" w:color="auto"/>
          </w:divBdr>
        </w:div>
        <w:div w:id="516626034">
          <w:marLeft w:val="640"/>
          <w:marRight w:val="0"/>
          <w:marTop w:val="0"/>
          <w:marBottom w:val="0"/>
          <w:divBdr>
            <w:top w:val="none" w:sz="0" w:space="0" w:color="auto"/>
            <w:left w:val="none" w:sz="0" w:space="0" w:color="auto"/>
            <w:bottom w:val="none" w:sz="0" w:space="0" w:color="auto"/>
            <w:right w:val="none" w:sz="0" w:space="0" w:color="auto"/>
          </w:divBdr>
        </w:div>
        <w:div w:id="2041201546">
          <w:marLeft w:val="640"/>
          <w:marRight w:val="0"/>
          <w:marTop w:val="0"/>
          <w:marBottom w:val="0"/>
          <w:divBdr>
            <w:top w:val="none" w:sz="0" w:space="0" w:color="auto"/>
            <w:left w:val="none" w:sz="0" w:space="0" w:color="auto"/>
            <w:bottom w:val="none" w:sz="0" w:space="0" w:color="auto"/>
            <w:right w:val="none" w:sz="0" w:space="0" w:color="auto"/>
          </w:divBdr>
        </w:div>
        <w:div w:id="1038974656">
          <w:marLeft w:val="640"/>
          <w:marRight w:val="0"/>
          <w:marTop w:val="0"/>
          <w:marBottom w:val="0"/>
          <w:divBdr>
            <w:top w:val="none" w:sz="0" w:space="0" w:color="auto"/>
            <w:left w:val="none" w:sz="0" w:space="0" w:color="auto"/>
            <w:bottom w:val="none" w:sz="0" w:space="0" w:color="auto"/>
            <w:right w:val="none" w:sz="0" w:space="0" w:color="auto"/>
          </w:divBdr>
        </w:div>
        <w:div w:id="1955358227">
          <w:marLeft w:val="640"/>
          <w:marRight w:val="0"/>
          <w:marTop w:val="0"/>
          <w:marBottom w:val="0"/>
          <w:divBdr>
            <w:top w:val="none" w:sz="0" w:space="0" w:color="auto"/>
            <w:left w:val="none" w:sz="0" w:space="0" w:color="auto"/>
            <w:bottom w:val="none" w:sz="0" w:space="0" w:color="auto"/>
            <w:right w:val="none" w:sz="0" w:space="0" w:color="auto"/>
          </w:divBdr>
        </w:div>
        <w:div w:id="544682793">
          <w:marLeft w:val="640"/>
          <w:marRight w:val="0"/>
          <w:marTop w:val="0"/>
          <w:marBottom w:val="0"/>
          <w:divBdr>
            <w:top w:val="none" w:sz="0" w:space="0" w:color="auto"/>
            <w:left w:val="none" w:sz="0" w:space="0" w:color="auto"/>
            <w:bottom w:val="none" w:sz="0" w:space="0" w:color="auto"/>
            <w:right w:val="none" w:sz="0" w:space="0" w:color="auto"/>
          </w:divBdr>
        </w:div>
        <w:div w:id="1113480749">
          <w:marLeft w:val="640"/>
          <w:marRight w:val="0"/>
          <w:marTop w:val="0"/>
          <w:marBottom w:val="0"/>
          <w:divBdr>
            <w:top w:val="none" w:sz="0" w:space="0" w:color="auto"/>
            <w:left w:val="none" w:sz="0" w:space="0" w:color="auto"/>
            <w:bottom w:val="none" w:sz="0" w:space="0" w:color="auto"/>
            <w:right w:val="none" w:sz="0" w:space="0" w:color="auto"/>
          </w:divBdr>
        </w:div>
        <w:div w:id="432089497">
          <w:marLeft w:val="640"/>
          <w:marRight w:val="0"/>
          <w:marTop w:val="0"/>
          <w:marBottom w:val="0"/>
          <w:divBdr>
            <w:top w:val="none" w:sz="0" w:space="0" w:color="auto"/>
            <w:left w:val="none" w:sz="0" w:space="0" w:color="auto"/>
            <w:bottom w:val="none" w:sz="0" w:space="0" w:color="auto"/>
            <w:right w:val="none" w:sz="0" w:space="0" w:color="auto"/>
          </w:divBdr>
        </w:div>
        <w:div w:id="1469594687">
          <w:marLeft w:val="640"/>
          <w:marRight w:val="0"/>
          <w:marTop w:val="0"/>
          <w:marBottom w:val="0"/>
          <w:divBdr>
            <w:top w:val="none" w:sz="0" w:space="0" w:color="auto"/>
            <w:left w:val="none" w:sz="0" w:space="0" w:color="auto"/>
            <w:bottom w:val="none" w:sz="0" w:space="0" w:color="auto"/>
            <w:right w:val="none" w:sz="0" w:space="0" w:color="auto"/>
          </w:divBdr>
        </w:div>
        <w:div w:id="1746880116">
          <w:marLeft w:val="640"/>
          <w:marRight w:val="0"/>
          <w:marTop w:val="0"/>
          <w:marBottom w:val="0"/>
          <w:divBdr>
            <w:top w:val="none" w:sz="0" w:space="0" w:color="auto"/>
            <w:left w:val="none" w:sz="0" w:space="0" w:color="auto"/>
            <w:bottom w:val="none" w:sz="0" w:space="0" w:color="auto"/>
            <w:right w:val="none" w:sz="0" w:space="0" w:color="auto"/>
          </w:divBdr>
        </w:div>
        <w:div w:id="552541930">
          <w:marLeft w:val="640"/>
          <w:marRight w:val="0"/>
          <w:marTop w:val="0"/>
          <w:marBottom w:val="0"/>
          <w:divBdr>
            <w:top w:val="none" w:sz="0" w:space="0" w:color="auto"/>
            <w:left w:val="none" w:sz="0" w:space="0" w:color="auto"/>
            <w:bottom w:val="none" w:sz="0" w:space="0" w:color="auto"/>
            <w:right w:val="none" w:sz="0" w:space="0" w:color="auto"/>
          </w:divBdr>
        </w:div>
        <w:div w:id="1969316911">
          <w:marLeft w:val="640"/>
          <w:marRight w:val="0"/>
          <w:marTop w:val="0"/>
          <w:marBottom w:val="0"/>
          <w:divBdr>
            <w:top w:val="none" w:sz="0" w:space="0" w:color="auto"/>
            <w:left w:val="none" w:sz="0" w:space="0" w:color="auto"/>
            <w:bottom w:val="none" w:sz="0" w:space="0" w:color="auto"/>
            <w:right w:val="none" w:sz="0" w:space="0" w:color="auto"/>
          </w:divBdr>
        </w:div>
        <w:div w:id="1630479306">
          <w:marLeft w:val="640"/>
          <w:marRight w:val="0"/>
          <w:marTop w:val="0"/>
          <w:marBottom w:val="0"/>
          <w:divBdr>
            <w:top w:val="none" w:sz="0" w:space="0" w:color="auto"/>
            <w:left w:val="none" w:sz="0" w:space="0" w:color="auto"/>
            <w:bottom w:val="none" w:sz="0" w:space="0" w:color="auto"/>
            <w:right w:val="none" w:sz="0" w:space="0" w:color="auto"/>
          </w:divBdr>
        </w:div>
        <w:div w:id="1378970700">
          <w:marLeft w:val="640"/>
          <w:marRight w:val="0"/>
          <w:marTop w:val="0"/>
          <w:marBottom w:val="0"/>
          <w:divBdr>
            <w:top w:val="none" w:sz="0" w:space="0" w:color="auto"/>
            <w:left w:val="none" w:sz="0" w:space="0" w:color="auto"/>
            <w:bottom w:val="none" w:sz="0" w:space="0" w:color="auto"/>
            <w:right w:val="none" w:sz="0" w:space="0" w:color="auto"/>
          </w:divBdr>
        </w:div>
        <w:div w:id="2095585037">
          <w:marLeft w:val="640"/>
          <w:marRight w:val="0"/>
          <w:marTop w:val="0"/>
          <w:marBottom w:val="0"/>
          <w:divBdr>
            <w:top w:val="none" w:sz="0" w:space="0" w:color="auto"/>
            <w:left w:val="none" w:sz="0" w:space="0" w:color="auto"/>
            <w:bottom w:val="none" w:sz="0" w:space="0" w:color="auto"/>
            <w:right w:val="none" w:sz="0" w:space="0" w:color="auto"/>
          </w:divBdr>
        </w:div>
        <w:div w:id="480342706">
          <w:marLeft w:val="640"/>
          <w:marRight w:val="0"/>
          <w:marTop w:val="0"/>
          <w:marBottom w:val="0"/>
          <w:divBdr>
            <w:top w:val="none" w:sz="0" w:space="0" w:color="auto"/>
            <w:left w:val="none" w:sz="0" w:space="0" w:color="auto"/>
            <w:bottom w:val="none" w:sz="0" w:space="0" w:color="auto"/>
            <w:right w:val="none" w:sz="0" w:space="0" w:color="auto"/>
          </w:divBdr>
        </w:div>
        <w:div w:id="656497393">
          <w:marLeft w:val="640"/>
          <w:marRight w:val="0"/>
          <w:marTop w:val="0"/>
          <w:marBottom w:val="0"/>
          <w:divBdr>
            <w:top w:val="none" w:sz="0" w:space="0" w:color="auto"/>
            <w:left w:val="none" w:sz="0" w:space="0" w:color="auto"/>
            <w:bottom w:val="none" w:sz="0" w:space="0" w:color="auto"/>
            <w:right w:val="none" w:sz="0" w:space="0" w:color="auto"/>
          </w:divBdr>
        </w:div>
        <w:div w:id="570582990">
          <w:marLeft w:val="640"/>
          <w:marRight w:val="0"/>
          <w:marTop w:val="0"/>
          <w:marBottom w:val="0"/>
          <w:divBdr>
            <w:top w:val="none" w:sz="0" w:space="0" w:color="auto"/>
            <w:left w:val="none" w:sz="0" w:space="0" w:color="auto"/>
            <w:bottom w:val="none" w:sz="0" w:space="0" w:color="auto"/>
            <w:right w:val="none" w:sz="0" w:space="0" w:color="auto"/>
          </w:divBdr>
        </w:div>
        <w:div w:id="1548491076">
          <w:marLeft w:val="640"/>
          <w:marRight w:val="0"/>
          <w:marTop w:val="0"/>
          <w:marBottom w:val="0"/>
          <w:divBdr>
            <w:top w:val="none" w:sz="0" w:space="0" w:color="auto"/>
            <w:left w:val="none" w:sz="0" w:space="0" w:color="auto"/>
            <w:bottom w:val="none" w:sz="0" w:space="0" w:color="auto"/>
            <w:right w:val="none" w:sz="0" w:space="0" w:color="auto"/>
          </w:divBdr>
        </w:div>
        <w:div w:id="1823813224">
          <w:marLeft w:val="640"/>
          <w:marRight w:val="0"/>
          <w:marTop w:val="0"/>
          <w:marBottom w:val="0"/>
          <w:divBdr>
            <w:top w:val="none" w:sz="0" w:space="0" w:color="auto"/>
            <w:left w:val="none" w:sz="0" w:space="0" w:color="auto"/>
            <w:bottom w:val="none" w:sz="0" w:space="0" w:color="auto"/>
            <w:right w:val="none" w:sz="0" w:space="0" w:color="auto"/>
          </w:divBdr>
        </w:div>
        <w:div w:id="1104961379">
          <w:marLeft w:val="640"/>
          <w:marRight w:val="0"/>
          <w:marTop w:val="0"/>
          <w:marBottom w:val="0"/>
          <w:divBdr>
            <w:top w:val="none" w:sz="0" w:space="0" w:color="auto"/>
            <w:left w:val="none" w:sz="0" w:space="0" w:color="auto"/>
            <w:bottom w:val="none" w:sz="0" w:space="0" w:color="auto"/>
            <w:right w:val="none" w:sz="0" w:space="0" w:color="auto"/>
          </w:divBdr>
        </w:div>
        <w:div w:id="611207976">
          <w:marLeft w:val="640"/>
          <w:marRight w:val="0"/>
          <w:marTop w:val="0"/>
          <w:marBottom w:val="0"/>
          <w:divBdr>
            <w:top w:val="none" w:sz="0" w:space="0" w:color="auto"/>
            <w:left w:val="none" w:sz="0" w:space="0" w:color="auto"/>
            <w:bottom w:val="none" w:sz="0" w:space="0" w:color="auto"/>
            <w:right w:val="none" w:sz="0" w:space="0" w:color="auto"/>
          </w:divBdr>
        </w:div>
        <w:div w:id="2013025359">
          <w:marLeft w:val="640"/>
          <w:marRight w:val="0"/>
          <w:marTop w:val="0"/>
          <w:marBottom w:val="0"/>
          <w:divBdr>
            <w:top w:val="none" w:sz="0" w:space="0" w:color="auto"/>
            <w:left w:val="none" w:sz="0" w:space="0" w:color="auto"/>
            <w:bottom w:val="none" w:sz="0" w:space="0" w:color="auto"/>
            <w:right w:val="none" w:sz="0" w:space="0" w:color="auto"/>
          </w:divBdr>
        </w:div>
      </w:divsChild>
    </w:div>
    <w:div w:id="1057240254">
      <w:bodyDiv w:val="1"/>
      <w:marLeft w:val="0"/>
      <w:marRight w:val="0"/>
      <w:marTop w:val="0"/>
      <w:marBottom w:val="0"/>
      <w:divBdr>
        <w:top w:val="none" w:sz="0" w:space="0" w:color="auto"/>
        <w:left w:val="none" w:sz="0" w:space="0" w:color="auto"/>
        <w:bottom w:val="none" w:sz="0" w:space="0" w:color="auto"/>
        <w:right w:val="none" w:sz="0" w:space="0" w:color="auto"/>
      </w:divBdr>
      <w:divsChild>
        <w:div w:id="500896110">
          <w:marLeft w:val="640"/>
          <w:marRight w:val="0"/>
          <w:marTop w:val="0"/>
          <w:marBottom w:val="0"/>
          <w:divBdr>
            <w:top w:val="none" w:sz="0" w:space="0" w:color="auto"/>
            <w:left w:val="none" w:sz="0" w:space="0" w:color="auto"/>
            <w:bottom w:val="none" w:sz="0" w:space="0" w:color="auto"/>
            <w:right w:val="none" w:sz="0" w:space="0" w:color="auto"/>
          </w:divBdr>
        </w:div>
        <w:div w:id="1166897126">
          <w:marLeft w:val="640"/>
          <w:marRight w:val="0"/>
          <w:marTop w:val="0"/>
          <w:marBottom w:val="0"/>
          <w:divBdr>
            <w:top w:val="none" w:sz="0" w:space="0" w:color="auto"/>
            <w:left w:val="none" w:sz="0" w:space="0" w:color="auto"/>
            <w:bottom w:val="none" w:sz="0" w:space="0" w:color="auto"/>
            <w:right w:val="none" w:sz="0" w:space="0" w:color="auto"/>
          </w:divBdr>
        </w:div>
        <w:div w:id="2071885454">
          <w:marLeft w:val="640"/>
          <w:marRight w:val="0"/>
          <w:marTop w:val="0"/>
          <w:marBottom w:val="0"/>
          <w:divBdr>
            <w:top w:val="none" w:sz="0" w:space="0" w:color="auto"/>
            <w:left w:val="none" w:sz="0" w:space="0" w:color="auto"/>
            <w:bottom w:val="none" w:sz="0" w:space="0" w:color="auto"/>
            <w:right w:val="none" w:sz="0" w:space="0" w:color="auto"/>
          </w:divBdr>
        </w:div>
        <w:div w:id="531922855">
          <w:marLeft w:val="640"/>
          <w:marRight w:val="0"/>
          <w:marTop w:val="0"/>
          <w:marBottom w:val="0"/>
          <w:divBdr>
            <w:top w:val="none" w:sz="0" w:space="0" w:color="auto"/>
            <w:left w:val="none" w:sz="0" w:space="0" w:color="auto"/>
            <w:bottom w:val="none" w:sz="0" w:space="0" w:color="auto"/>
            <w:right w:val="none" w:sz="0" w:space="0" w:color="auto"/>
          </w:divBdr>
        </w:div>
        <w:div w:id="943999140">
          <w:marLeft w:val="640"/>
          <w:marRight w:val="0"/>
          <w:marTop w:val="0"/>
          <w:marBottom w:val="0"/>
          <w:divBdr>
            <w:top w:val="none" w:sz="0" w:space="0" w:color="auto"/>
            <w:left w:val="none" w:sz="0" w:space="0" w:color="auto"/>
            <w:bottom w:val="none" w:sz="0" w:space="0" w:color="auto"/>
            <w:right w:val="none" w:sz="0" w:space="0" w:color="auto"/>
          </w:divBdr>
        </w:div>
        <w:div w:id="302466386">
          <w:marLeft w:val="640"/>
          <w:marRight w:val="0"/>
          <w:marTop w:val="0"/>
          <w:marBottom w:val="0"/>
          <w:divBdr>
            <w:top w:val="none" w:sz="0" w:space="0" w:color="auto"/>
            <w:left w:val="none" w:sz="0" w:space="0" w:color="auto"/>
            <w:bottom w:val="none" w:sz="0" w:space="0" w:color="auto"/>
            <w:right w:val="none" w:sz="0" w:space="0" w:color="auto"/>
          </w:divBdr>
        </w:div>
        <w:div w:id="1661537478">
          <w:marLeft w:val="640"/>
          <w:marRight w:val="0"/>
          <w:marTop w:val="0"/>
          <w:marBottom w:val="0"/>
          <w:divBdr>
            <w:top w:val="none" w:sz="0" w:space="0" w:color="auto"/>
            <w:left w:val="none" w:sz="0" w:space="0" w:color="auto"/>
            <w:bottom w:val="none" w:sz="0" w:space="0" w:color="auto"/>
            <w:right w:val="none" w:sz="0" w:space="0" w:color="auto"/>
          </w:divBdr>
        </w:div>
        <w:div w:id="279798862">
          <w:marLeft w:val="640"/>
          <w:marRight w:val="0"/>
          <w:marTop w:val="0"/>
          <w:marBottom w:val="0"/>
          <w:divBdr>
            <w:top w:val="none" w:sz="0" w:space="0" w:color="auto"/>
            <w:left w:val="none" w:sz="0" w:space="0" w:color="auto"/>
            <w:bottom w:val="none" w:sz="0" w:space="0" w:color="auto"/>
            <w:right w:val="none" w:sz="0" w:space="0" w:color="auto"/>
          </w:divBdr>
        </w:div>
        <w:div w:id="1368409513">
          <w:marLeft w:val="640"/>
          <w:marRight w:val="0"/>
          <w:marTop w:val="0"/>
          <w:marBottom w:val="0"/>
          <w:divBdr>
            <w:top w:val="none" w:sz="0" w:space="0" w:color="auto"/>
            <w:left w:val="none" w:sz="0" w:space="0" w:color="auto"/>
            <w:bottom w:val="none" w:sz="0" w:space="0" w:color="auto"/>
            <w:right w:val="none" w:sz="0" w:space="0" w:color="auto"/>
          </w:divBdr>
        </w:div>
        <w:div w:id="1567838821">
          <w:marLeft w:val="640"/>
          <w:marRight w:val="0"/>
          <w:marTop w:val="0"/>
          <w:marBottom w:val="0"/>
          <w:divBdr>
            <w:top w:val="none" w:sz="0" w:space="0" w:color="auto"/>
            <w:left w:val="none" w:sz="0" w:space="0" w:color="auto"/>
            <w:bottom w:val="none" w:sz="0" w:space="0" w:color="auto"/>
            <w:right w:val="none" w:sz="0" w:space="0" w:color="auto"/>
          </w:divBdr>
        </w:div>
        <w:div w:id="112209655">
          <w:marLeft w:val="640"/>
          <w:marRight w:val="0"/>
          <w:marTop w:val="0"/>
          <w:marBottom w:val="0"/>
          <w:divBdr>
            <w:top w:val="none" w:sz="0" w:space="0" w:color="auto"/>
            <w:left w:val="none" w:sz="0" w:space="0" w:color="auto"/>
            <w:bottom w:val="none" w:sz="0" w:space="0" w:color="auto"/>
            <w:right w:val="none" w:sz="0" w:space="0" w:color="auto"/>
          </w:divBdr>
        </w:div>
        <w:div w:id="287132682">
          <w:marLeft w:val="640"/>
          <w:marRight w:val="0"/>
          <w:marTop w:val="0"/>
          <w:marBottom w:val="0"/>
          <w:divBdr>
            <w:top w:val="none" w:sz="0" w:space="0" w:color="auto"/>
            <w:left w:val="none" w:sz="0" w:space="0" w:color="auto"/>
            <w:bottom w:val="none" w:sz="0" w:space="0" w:color="auto"/>
            <w:right w:val="none" w:sz="0" w:space="0" w:color="auto"/>
          </w:divBdr>
        </w:div>
        <w:div w:id="515537956">
          <w:marLeft w:val="640"/>
          <w:marRight w:val="0"/>
          <w:marTop w:val="0"/>
          <w:marBottom w:val="0"/>
          <w:divBdr>
            <w:top w:val="none" w:sz="0" w:space="0" w:color="auto"/>
            <w:left w:val="none" w:sz="0" w:space="0" w:color="auto"/>
            <w:bottom w:val="none" w:sz="0" w:space="0" w:color="auto"/>
            <w:right w:val="none" w:sz="0" w:space="0" w:color="auto"/>
          </w:divBdr>
        </w:div>
        <w:div w:id="921598720">
          <w:marLeft w:val="640"/>
          <w:marRight w:val="0"/>
          <w:marTop w:val="0"/>
          <w:marBottom w:val="0"/>
          <w:divBdr>
            <w:top w:val="none" w:sz="0" w:space="0" w:color="auto"/>
            <w:left w:val="none" w:sz="0" w:space="0" w:color="auto"/>
            <w:bottom w:val="none" w:sz="0" w:space="0" w:color="auto"/>
            <w:right w:val="none" w:sz="0" w:space="0" w:color="auto"/>
          </w:divBdr>
        </w:div>
        <w:div w:id="449670480">
          <w:marLeft w:val="640"/>
          <w:marRight w:val="0"/>
          <w:marTop w:val="0"/>
          <w:marBottom w:val="0"/>
          <w:divBdr>
            <w:top w:val="none" w:sz="0" w:space="0" w:color="auto"/>
            <w:left w:val="none" w:sz="0" w:space="0" w:color="auto"/>
            <w:bottom w:val="none" w:sz="0" w:space="0" w:color="auto"/>
            <w:right w:val="none" w:sz="0" w:space="0" w:color="auto"/>
          </w:divBdr>
        </w:div>
        <w:div w:id="1665204945">
          <w:marLeft w:val="640"/>
          <w:marRight w:val="0"/>
          <w:marTop w:val="0"/>
          <w:marBottom w:val="0"/>
          <w:divBdr>
            <w:top w:val="none" w:sz="0" w:space="0" w:color="auto"/>
            <w:left w:val="none" w:sz="0" w:space="0" w:color="auto"/>
            <w:bottom w:val="none" w:sz="0" w:space="0" w:color="auto"/>
            <w:right w:val="none" w:sz="0" w:space="0" w:color="auto"/>
          </w:divBdr>
        </w:div>
        <w:div w:id="1092356901">
          <w:marLeft w:val="640"/>
          <w:marRight w:val="0"/>
          <w:marTop w:val="0"/>
          <w:marBottom w:val="0"/>
          <w:divBdr>
            <w:top w:val="none" w:sz="0" w:space="0" w:color="auto"/>
            <w:left w:val="none" w:sz="0" w:space="0" w:color="auto"/>
            <w:bottom w:val="none" w:sz="0" w:space="0" w:color="auto"/>
            <w:right w:val="none" w:sz="0" w:space="0" w:color="auto"/>
          </w:divBdr>
        </w:div>
        <w:div w:id="169833380">
          <w:marLeft w:val="640"/>
          <w:marRight w:val="0"/>
          <w:marTop w:val="0"/>
          <w:marBottom w:val="0"/>
          <w:divBdr>
            <w:top w:val="none" w:sz="0" w:space="0" w:color="auto"/>
            <w:left w:val="none" w:sz="0" w:space="0" w:color="auto"/>
            <w:bottom w:val="none" w:sz="0" w:space="0" w:color="auto"/>
            <w:right w:val="none" w:sz="0" w:space="0" w:color="auto"/>
          </w:divBdr>
        </w:div>
        <w:div w:id="1573272975">
          <w:marLeft w:val="640"/>
          <w:marRight w:val="0"/>
          <w:marTop w:val="0"/>
          <w:marBottom w:val="0"/>
          <w:divBdr>
            <w:top w:val="none" w:sz="0" w:space="0" w:color="auto"/>
            <w:left w:val="none" w:sz="0" w:space="0" w:color="auto"/>
            <w:bottom w:val="none" w:sz="0" w:space="0" w:color="auto"/>
            <w:right w:val="none" w:sz="0" w:space="0" w:color="auto"/>
          </w:divBdr>
        </w:div>
        <w:div w:id="583228604">
          <w:marLeft w:val="640"/>
          <w:marRight w:val="0"/>
          <w:marTop w:val="0"/>
          <w:marBottom w:val="0"/>
          <w:divBdr>
            <w:top w:val="none" w:sz="0" w:space="0" w:color="auto"/>
            <w:left w:val="none" w:sz="0" w:space="0" w:color="auto"/>
            <w:bottom w:val="none" w:sz="0" w:space="0" w:color="auto"/>
            <w:right w:val="none" w:sz="0" w:space="0" w:color="auto"/>
          </w:divBdr>
        </w:div>
        <w:div w:id="758524977">
          <w:marLeft w:val="640"/>
          <w:marRight w:val="0"/>
          <w:marTop w:val="0"/>
          <w:marBottom w:val="0"/>
          <w:divBdr>
            <w:top w:val="none" w:sz="0" w:space="0" w:color="auto"/>
            <w:left w:val="none" w:sz="0" w:space="0" w:color="auto"/>
            <w:bottom w:val="none" w:sz="0" w:space="0" w:color="auto"/>
            <w:right w:val="none" w:sz="0" w:space="0" w:color="auto"/>
          </w:divBdr>
        </w:div>
        <w:div w:id="869999681">
          <w:marLeft w:val="640"/>
          <w:marRight w:val="0"/>
          <w:marTop w:val="0"/>
          <w:marBottom w:val="0"/>
          <w:divBdr>
            <w:top w:val="none" w:sz="0" w:space="0" w:color="auto"/>
            <w:left w:val="none" w:sz="0" w:space="0" w:color="auto"/>
            <w:bottom w:val="none" w:sz="0" w:space="0" w:color="auto"/>
            <w:right w:val="none" w:sz="0" w:space="0" w:color="auto"/>
          </w:divBdr>
        </w:div>
        <w:div w:id="216822537">
          <w:marLeft w:val="640"/>
          <w:marRight w:val="0"/>
          <w:marTop w:val="0"/>
          <w:marBottom w:val="0"/>
          <w:divBdr>
            <w:top w:val="none" w:sz="0" w:space="0" w:color="auto"/>
            <w:left w:val="none" w:sz="0" w:space="0" w:color="auto"/>
            <w:bottom w:val="none" w:sz="0" w:space="0" w:color="auto"/>
            <w:right w:val="none" w:sz="0" w:space="0" w:color="auto"/>
          </w:divBdr>
        </w:div>
        <w:div w:id="1696030769">
          <w:marLeft w:val="640"/>
          <w:marRight w:val="0"/>
          <w:marTop w:val="0"/>
          <w:marBottom w:val="0"/>
          <w:divBdr>
            <w:top w:val="none" w:sz="0" w:space="0" w:color="auto"/>
            <w:left w:val="none" w:sz="0" w:space="0" w:color="auto"/>
            <w:bottom w:val="none" w:sz="0" w:space="0" w:color="auto"/>
            <w:right w:val="none" w:sz="0" w:space="0" w:color="auto"/>
          </w:divBdr>
        </w:div>
        <w:div w:id="119567816">
          <w:marLeft w:val="640"/>
          <w:marRight w:val="0"/>
          <w:marTop w:val="0"/>
          <w:marBottom w:val="0"/>
          <w:divBdr>
            <w:top w:val="none" w:sz="0" w:space="0" w:color="auto"/>
            <w:left w:val="none" w:sz="0" w:space="0" w:color="auto"/>
            <w:bottom w:val="none" w:sz="0" w:space="0" w:color="auto"/>
            <w:right w:val="none" w:sz="0" w:space="0" w:color="auto"/>
          </w:divBdr>
        </w:div>
        <w:div w:id="1024939308">
          <w:marLeft w:val="640"/>
          <w:marRight w:val="0"/>
          <w:marTop w:val="0"/>
          <w:marBottom w:val="0"/>
          <w:divBdr>
            <w:top w:val="none" w:sz="0" w:space="0" w:color="auto"/>
            <w:left w:val="none" w:sz="0" w:space="0" w:color="auto"/>
            <w:bottom w:val="none" w:sz="0" w:space="0" w:color="auto"/>
            <w:right w:val="none" w:sz="0" w:space="0" w:color="auto"/>
          </w:divBdr>
        </w:div>
        <w:div w:id="358550540">
          <w:marLeft w:val="640"/>
          <w:marRight w:val="0"/>
          <w:marTop w:val="0"/>
          <w:marBottom w:val="0"/>
          <w:divBdr>
            <w:top w:val="none" w:sz="0" w:space="0" w:color="auto"/>
            <w:left w:val="none" w:sz="0" w:space="0" w:color="auto"/>
            <w:bottom w:val="none" w:sz="0" w:space="0" w:color="auto"/>
            <w:right w:val="none" w:sz="0" w:space="0" w:color="auto"/>
          </w:divBdr>
        </w:div>
        <w:div w:id="1030228731">
          <w:marLeft w:val="640"/>
          <w:marRight w:val="0"/>
          <w:marTop w:val="0"/>
          <w:marBottom w:val="0"/>
          <w:divBdr>
            <w:top w:val="none" w:sz="0" w:space="0" w:color="auto"/>
            <w:left w:val="none" w:sz="0" w:space="0" w:color="auto"/>
            <w:bottom w:val="none" w:sz="0" w:space="0" w:color="auto"/>
            <w:right w:val="none" w:sz="0" w:space="0" w:color="auto"/>
          </w:divBdr>
        </w:div>
        <w:div w:id="2057728820">
          <w:marLeft w:val="640"/>
          <w:marRight w:val="0"/>
          <w:marTop w:val="0"/>
          <w:marBottom w:val="0"/>
          <w:divBdr>
            <w:top w:val="none" w:sz="0" w:space="0" w:color="auto"/>
            <w:left w:val="none" w:sz="0" w:space="0" w:color="auto"/>
            <w:bottom w:val="none" w:sz="0" w:space="0" w:color="auto"/>
            <w:right w:val="none" w:sz="0" w:space="0" w:color="auto"/>
          </w:divBdr>
        </w:div>
        <w:div w:id="1373114059">
          <w:marLeft w:val="640"/>
          <w:marRight w:val="0"/>
          <w:marTop w:val="0"/>
          <w:marBottom w:val="0"/>
          <w:divBdr>
            <w:top w:val="none" w:sz="0" w:space="0" w:color="auto"/>
            <w:left w:val="none" w:sz="0" w:space="0" w:color="auto"/>
            <w:bottom w:val="none" w:sz="0" w:space="0" w:color="auto"/>
            <w:right w:val="none" w:sz="0" w:space="0" w:color="auto"/>
          </w:divBdr>
        </w:div>
        <w:div w:id="695928185">
          <w:marLeft w:val="640"/>
          <w:marRight w:val="0"/>
          <w:marTop w:val="0"/>
          <w:marBottom w:val="0"/>
          <w:divBdr>
            <w:top w:val="none" w:sz="0" w:space="0" w:color="auto"/>
            <w:left w:val="none" w:sz="0" w:space="0" w:color="auto"/>
            <w:bottom w:val="none" w:sz="0" w:space="0" w:color="auto"/>
            <w:right w:val="none" w:sz="0" w:space="0" w:color="auto"/>
          </w:divBdr>
        </w:div>
        <w:div w:id="725564758">
          <w:marLeft w:val="640"/>
          <w:marRight w:val="0"/>
          <w:marTop w:val="0"/>
          <w:marBottom w:val="0"/>
          <w:divBdr>
            <w:top w:val="none" w:sz="0" w:space="0" w:color="auto"/>
            <w:left w:val="none" w:sz="0" w:space="0" w:color="auto"/>
            <w:bottom w:val="none" w:sz="0" w:space="0" w:color="auto"/>
            <w:right w:val="none" w:sz="0" w:space="0" w:color="auto"/>
          </w:divBdr>
        </w:div>
        <w:div w:id="618803014">
          <w:marLeft w:val="640"/>
          <w:marRight w:val="0"/>
          <w:marTop w:val="0"/>
          <w:marBottom w:val="0"/>
          <w:divBdr>
            <w:top w:val="none" w:sz="0" w:space="0" w:color="auto"/>
            <w:left w:val="none" w:sz="0" w:space="0" w:color="auto"/>
            <w:bottom w:val="none" w:sz="0" w:space="0" w:color="auto"/>
            <w:right w:val="none" w:sz="0" w:space="0" w:color="auto"/>
          </w:divBdr>
        </w:div>
        <w:div w:id="230698238">
          <w:marLeft w:val="640"/>
          <w:marRight w:val="0"/>
          <w:marTop w:val="0"/>
          <w:marBottom w:val="0"/>
          <w:divBdr>
            <w:top w:val="none" w:sz="0" w:space="0" w:color="auto"/>
            <w:left w:val="none" w:sz="0" w:space="0" w:color="auto"/>
            <w:bottom w:val="none" w:sz="0" w:space="0" w:color="auto"/>
            <w:right w:val="none" w:sz="0" w:space="0" w:color="auto"/>
          </w:divBdr>
        </w:div>
        <w:div w:id="399906352">
          <w:marLeft w:val="640"/>
          <w:marRight w:val="0"/>
          <w:marTop w:val="0"/>
          <w:marBottom w:val="0"/>
          <w:divBdr>
            <w:top w:val="none" w:sz="0" w:space="0" w:color="auto"/>
            <w:left w:val="none" w:sz="0" w:space="0" w:color="auto"/>
            <w:bottom w:val="none" w:sz="0" w:space="0" w:color="auto"/>
            <w:right w:val="none" w:sz="0" w:space="0" w:color="auto"/>
          </w:divBdr>
        </w:div>
        <w:div w:id="1169295116">
          <w:marLeft w:val="640"/>
          <w:marRight w:val="0"/>
          <w:marTop w:val="0"/>
          <w:marBottom w:val="0"/>
          <w:divBdr>
            <w:top w:val="none" w:sz="0" w:space="0" w:color="auto"/>
            <w:left w:val="none" w:sz="0" w:space="0" w:color="auto"/>
            <w:bottom w:val="none" w:sz="0" w:space="0" w:color="auto"/>
            <w:right w:val="none" w:sz="0" w:space="0" w:color="auto"/>
          </w:divBdr>
        </w:div>
        <w:div w:id="177624660">
          <w:marLeft w:val="640"/>
          <w:marRight w:val="0"/>
          <w:marTop w:val="0"/>
          <w:marBottom w:val="0"/>
          <w:divBdr>
            <w:top w:val="none" w:sz="0" w:space="0" w:color="auto"/>
            <w:left w:val="none" w:sz="0" w:space="0" w:color="auto"/>
            <w:bottom w:val="none" w:sz="0" w:space="0" w:color="auto"/>
            <w:right w:val="none" w:sz="0" w:space="0" w:color="auto"/>
          </w:divBdr>
        </w:div>
        <w:div w:id="1677074034">
          <w:marLeft w:val="640"/>
          <w:marRight w:val="0"/>
          <w:marTop w:val="0"/>
          <w:marBottom w:val="0"/>
          <w:divBdr>
            <w:top w:val="none" w:sz="0" w:space="0" w:color="auto"/>
            <w:left w:val="none" w:sz="0" w:space="0" w:color="auto"/>
            <w:bottom w:val="none" w:sz="0" w:space="0" w:color="auto"/>
            <w:right w:val="none" w:sz="0" w:space="0" w:color="auto"/>
          </w:divBdr>
        </w:div>
        <w:div w:id="295725684">
          <w:marLeft w:val="640"/>
          <w:marRight w:val="0"/>
          <w:marTop w:val="0"/>
          <w:marBottom w:val="0"/>
          <w:divBdr>
            <w:top w:val="none" w:sz="0" w:space="0" w:color="auto"/>
            <w:left w:val="none" w:sz="0" w:space="0" w:color="auto"/>
            <w:bottom w:val="none" w:sz="0" w:space="0" w:color="auto"/>
            <w:right w:val="none" w:sz="0" w:space="0" w:color="auto"/>
          </w:divBdr>
        </w:div>
        <w:div w:id="1031417887">
          <w:marLeft w:val="640"/>
          <w:marRight w:val="0"/>
          <w:marTop w:val="0"/>
          <w:marBottom w:val="0"/>
          <w:divBdr>
            <w:top w:val="none" w:sz="0" w:space="0" w:color="auto"/>
            <w:left w:val="none" w:sz="0" w:space="0" w:color="auto"/>
            <w:bottom w:val="none" w:sz="0" w:space="0" w:color="auto"/>
            <w:right w:val="none" w:sz="0" w:space="0" w:color="auto"/>
          </w:divBdr>
        </w:div>
        <w:div w:id="452939121">
          <w:marLeft w:val="640"/>
          <w:marRight w:val="0"/>
          <w:marTop w:val="0"/>
          <w:marBottom w:val="0"/>
          <w:divBdr>
            <w:top w:val="none" w:sz="0" w:space="0" w:color="auto"/>
            <w:left w:val="none" w:sz="0" w:space="0" w:color="auto"/>
            <w:bottom w:val="none" w:sz="0" w:space="0" w:color="auto"/>
            <w:right w:val="none" w:sz="0" w:space="0" w:color="auto"/>
          </w:divBdr>
        </w:div>
        <w:div w:id="57409804">
          <w:marLeft w:val="640"/>
          <w:marRight w:val="0"/>
          <w:marTop w:val="0"/>
          <w:marBottom w:val="0"/>
          <w:divBdr>
            <w:top w:val="none" w:sz="0" w:space="0" w:color="auto"/>
            <w:left w:val="none" w:sz="0" w:space="0" w:color="auto"/>
            <w:bottom w:val="none" w:sz="0" w:space="0" w:color="auto"/>
            <w:right w:val="none" w:sz="0" w:space="0" w:color="auto"/>
          </w:divBdr>
        </w:div>
        <w:div w:id="1682657923">
          <w:marLeft w:val="640"/>
          <w:marRight w:val="0"/>
          <w:marTop w:val="0"/>
          <w:marBottom w:val="0"/>
          <w:divBdr>
            <w:top w:val="none" w:sz="0" w:space="0" w:color="auto"/>
            <w:left w:val="none" w:sz="0" w:space="0" w:color="auto"/>
            <w:bottom w:val="none" w:sz="0" w:space="0" w:color="auto"/>
            <w:right w:val="none" w:sz="0" w:space="0" w:color="auto"/>
          </w:divBdr>
        </w:div>
        <w:div w:id="777868350">
          <w:marLeft w:val="640"/>
          <w:marRight w:val="0"/>
          <w:marTop w:val="0"/>
          <w:marBottom w:val="0"/>
          <w:divBdr>
            <w:top w:val="none" w:sz="0" w:space="0" w:color="auto"/>
            <w:left w:val="none" w:sz="0" w:space="0" w:color="auto"/>
            <w:bottom w:val="none" w:sz="0" w:space="0" w:color="auto"/>
            <w:right w:val="none" w:sz="0" w:space="0" w:color="auto"/>
          </w:divBdr>
        </w:div>
      </w:divsChild>
    </w:div>
    <w:div w:id="1061057628">
      <w:marLeft w:val="640"/>
      <w:marRight w:val="0"/>
      <w:marTop w:val="0"/>
      <w:marBottom w:val="0"/>
      <w:divBdr>
        <w:top w:val="none" w:sz="0" w:space="0" w:color="auto"/>
        <w:left w:val="none" w:sz="0" w:space="0" w:color="auto"/>
        <w:bottom w:val="none" w:sz="0" w:space="0" w:color="auto"/>
        <w:right w:val="none" w:sz="0" w:space="0" w:color="auto"/>
      </w:divBdr>
    </w:div>
    <w:div w:id="1061093896">
      <w:bodyDiv w:val="1"/>
      <w:marLeft w:val="0"/>
      <w:marRight w:val="0"/>
      <w:marTop w:val="0"/>
      <w:marBottom w:val="0"/>
      <w:divBdr>
        <w:top w:val="none" w:sz="0" w:space="0" w:color="auto"/>
        <w:left w:val="none" w:sz="0" w:space="0" w:color="auto"/>
        <w:bottom w:val="none" w:sz="0" w:space="0" w:color="auto"/>
        <w:right w:val="none" w:sz="0" w:space="0" w:color="auto"/>
      </w:divBdr>
      <w:divsChild>
        <w:div w:id="1856454448">
          <w:marLeft w:val="640"/>
          <w:marRight w:val="0"/>
          <w:marTop w:val="0"/>
          <w:marBottom w:val="0"/>
          <w:divBdr>
            <w:top w:val="none" w:sz="0" w:space="0" w:color="auto"/>
            <w:left w:val="none" w:sz="0" w:space="0" w:color="auto"/>
            <w:bottom w:val="none" w:sz="0" w:space="0" w:color="auto"/>
            <w:right w:val="none" w:sz="0" w:space="0" w:color="auto"/>
          </w:divBdr>
        </w:div>
        <w:div w:id="1318345136">
          <w:marLeft w:val="640"/>
          <w:marRight w:val="0"/>
          <w:marTop w:val="0"/>
          <w:marBottom w:val="0"/>
          <w:divBdr>
            <w:top w:val="none" w:sz="0" w:space="0" w:color="auto"/>
            <w:left w:val="none" w:sz="0" w:space="0" w:color="auto"/>
            <w:bottom w:val="none" w:sz="0" w:space="0" w:color="auto"/>
            <w:right w:val="none" w:sz="0" w:space="0" w:color="auto"/>
          </w:divBdr>
        </w:div>
        <w:div w:id="309676354">
          <w:marLeft w:val="640"/>
          <w:marRight w:val="0"/>
          <w:marTop w:val="0"/>
          <w:marBottom w:val="0"/>
          <w:divBdr>
            <w:top w:val="none" w:sz="0" w:space="0" w:color="auto"/>
            <w:left w:val="none" w:sz="0" w:space="0" w:color="auto"/>
            <w:bottom w:val="none" w:sz="0" w:space="0" w:color="auto"/>
            <w:right w:val="none" w:sz="0" w:space="0" w:color="auto"/>
          </w:divBdr>
        </w:div>
        <w:div w:id="617496349">
          <w:marLeft w:val="640"/>
          <w:marRight w:val="0"/>
          <w:marTop w:val="0"/>
          <w:marBottom w:val="0"/>
          <w:divBdr>
            <w:top w:val="none" w:sz="0" w:space="0" w:color="auto"/>
            <w:left w:val="none" w:sz="0" w:space="0" w:color="auto"/>
            <w:bottom w:val="none" w:sz="0" w:space="0" w:color="auto"/>
            <w:right w:val="none" w:sz="0" w:space="0" w:color="auto"/>
          </w:divBdr>
        </w:div>
        <w:div w:id="1289822698">
          <w:marLeft w:val="640"/>
          <w:marRight w:val="0"/>
          <w:marTop w:val="0"/>
          <w:marBottom w:val="0"/>
          <w:divBdr>
            <w:top w:val="none" w:sz="0" w:space="0" w:color="auto"/>
            <w:left w:val="none" w:sz="0" w:space="0" w:color="auto"/>
            <w:bottom w:val="none" w:sz="0" w:space="0" w:color="auto"/>
            <w:right w:val="none" w:sz="0" w:space="0" w:color="auto"/>
          </w:divBdr>
        </w:div>
        <w:div w:id="1488395499">
          <w:marLeft w:val="640"/>
          <w:marRight w:val="0"/>
          <w:marTop w:val="0"/>
          <w:marBottom w:val="0"/>
          <w:divBdr>
            <w:top w:val="none" w:sz="0" w:space="0" w:color="auto"/>
            <w:left w:val="none" w:sz="0" w:space="0" w:color="auto"/>
            <w:bottom w:val="none" w:sz="0" w:space="0" w:color="auto"/>
            <w:right w:val="none" w:sz="0" w:space="0" w:color="auto"/>
          </w:divBdr>
        </w:div>
        <w:div w:id="267196444">
          <w:marLeft w:val="640"/>
          <w:marRight w:val="0"/>
          <w:marTop w:val="0"/>
          <w:marBottom w:val="0"/>
          <w:divBdr>
            <w:top w:val="none" w:sz="0" w:space="0" w:color="auto"/>
            <w:left w:val="none" w:sz="0" w:space="0" w:color="auto"/>
            <w:bottom w:val="none" w:sz="0" w:space="0" w:color="auto"/>
            <w:right w:val="none" w:sz="0" w:space="0" w:color="auto"/>
          </w:divBdr>
        </w:div>
        <w:div w:id="1286883342">
          <w:marLeft w:val="640"/>
          <w:marRight w:val="0"/>
          <w:marTop w:val="0"/>
          <w:marBottom w:val="0"/>
          <w:divBdr>
            <w:top w:val="none" w:sz="0" w:space="0" w:color="auto"/>
            <w:left w:val="none" w:sz="0" w:space="0" w:color="auto"/>
            <w:bottom w:val="none" w:sz="0" w:space="0" w:color="auto"/>
            <w:right w:val="none" w:sz="0" w:space="0" w:color="auto"/>
          </w:divBdr>
        </w:div>
        <w:div w:id="1852454921">
          <w:marLeft w:val="640"/>
          <w:marRight w:val="0"/>
          <w:marTop w:val="0"/>
          <w:marBottom w:val="0"/>
          <w:divBdr>
            <w:top w:val="none" w:sz="0" w:space="0" w:color="auto"/>
            <w:left w:val="none" w:sz="0" w:space="0" w:color="auto"/>
            <w:bottom w:val="none" w:sz="0" w:space="0" w:color="auto"/>
            <w:right w:val="none" w:sz="0" w:space="0" w:color="auto"/>
          </w:divBdr>
        </w:div>
        <w:div w:id="1317107952">
          <w:marLeft w:val="640"/>
          <w:marRight w:val="0"/>
          <w:marTop w:val="0"/>
          <w:marBottom w:val="0"/>
          <w:divBdr>
            <w:top w:val="none" w:sz="0" w:space="0" w:color="auto"/>
            <w:left w:val="none" w:sz="0" w:space="0" w:color="auto"/>
            <w:bottom w:val="none" w:sz="0" w:space="0" w:color="auto"/>
            <w:right w:val="none" w:sz="0" w:space="0" w:color="auto"/>
          </w:divBdr>
        </w:div>
        <w:div w:id="1478566182">
          <w:marLeft w:val="640"/>
          <w:marRight w:val="0"/>
          <w:marTop w:val="0"/>
          <w:marBottom w:val="0"/>
          <w:divBdr>
            <w:top w:val="none" w:sz="0" w:space="0" w:color="auto"/>
            <w:left w:val="none" w:sz="0" w:space="0" w:color="auto"/>
            <w:bottom w:val="none" w:sz="0" w:space="0" w:color="auto"/>
            <w:right w:val="none" w:sz="0" w:space="0" w:color="auto"/>
          </w:divBdr>
        </w:div>
        <w:div w:id="90853643">
          <w:marLeft w:val="640"/>
          <w:marRight w:val="0"/>
          <w:marTop w:val="0"/>
          <w:marBottom w:val="0"/>
          <w:divBdr>
            <w:top w:val="none" w:sz="0" w:space="0" w:color="auto"/>
            <w:left w:val="none" w:sz="0" w:space="0" w:color="auto"/>
            <w:bottom w:val="none" w:sz="0" w:space="0" w:color="auto"/>
            <w:right w:val="none" w:sz="0" w:space="0" w:color="auto"/>
          </w:divBdr>
        </w:div>
        <w:div w:id="1323660157">
          <w:marLeft w:val="640"/>
          <w:marRight w:val="0"/>
          <w:marTop w:val="0"/>
          <w:marBottom w:val="0"/>
          <w:divBdr>
            <w:top w:val="none" w:sz="0" w:space="0" w:color="auto"/>
            <w:left w:val="none" w:sz="0" w:space="0" w:color="auto"/>
            <w:bottom w:val="none" w:sz="0" w:space="0" w:color="auto"/>
            <w:right w:val="none" w:sz="0" w:space="0" w:color="auto"/>
          </w:divBdr>
        </w:div>
        <w:div w:id="1311246412">
          <w:marLeft w:val="640"/>
          <w:marRight w:val="0"/>
          <w:marTop w:val="0"/>
          <w:marBottom w:val="0"/>
          <w:divBdr>
            <w:top w:val="none" w:sz="0" w:space="0" w:color="auto"/>
            <w:left w:val="none" w:sz="0" w:space="0" w:color="auto"/>
            <w:bottom w:val="none" w:sz="0" w:space="0" w:color="auto"/>
            <w:right w:val="none" w:sz="0" w:space="0" w:color="auto"/>
          </w:divBdr>
        </w:div>
        <w:div w:id="2011324669">
          <w:marLeft w:val="640"/>
          <w:marRight w:val="0"/>
          <w:marTop w:val="0"/>
          <w:marBottom w:val="0"/>
          <w:divBdr>
            <w:top w:val="none" w:sz="0" w:space="0" w:color="auto"/>
            <w:left w:val="none" w:sz="0" w:space="0" w:color="auto"/>
            <w:bottom w:val="none" w:sz="0" w:space="0" w:color="auto"/>
            <w:right w:val="none" w:sz="0" w:space="0" w:color="auto"/>
          </w:divBdr>
        </w:div>
        <w:div w:id="894120780">
          <w:marLeft w:val="640"/>
          <w:marRight w:val="0"/>
          <w:marTop w:val="0"/>
          <w:marBottom w:val="0"/>
          <w:divBdr>
            <w:top w:val="none" w:sz="0" w:space="0" w:color="auto"/>
            <w:left w:val="none" w:sz="0" w:space="0" w:color="auto"/>
            <w:bottom w:val="none" w:sz="0" w:space="0" w:color="auto"/>
            <w:right w:val="none" w:sz="0" w:space="0" w:color="auto"/>
          </w:divBdr>
        </w:div>
        <w:div w:id="899633585">
          <w:marLeft w:val="640"/>
          <w:marRight w:val="0"/>
          <w:marTop w:val="0"/>
          <w:marBottom w:val="0"/>
          <w:divBdr>
            <w:top w:val="none" w:sz="0" w:space="0" w:color="auto"/>
            <w:left w:val="none" w:sz="0" w:space="0" w:color="auto"/>
            <w:bottom w:val="none" w:sz="0" w:space="0" w:color="auto"/>
            <w:right w:val="none" w:sz="0" w:space="0" w:color="auto"/>
          </w:divBdr>
        </w:div>
        <w:div w:id="1666013186">
          <w:marLeft w:val="640"/>
          <w:marRight w:val="0"/>
          <w:marTop w:val="0"/>
          <w:marBottom w:val="0"/>
          <w:divBdr>
            <w:top w:val="none" w:sz="0" w:space="0" w:color="auto"/>
            <w:left w:val="none" w:sz="0" w:space="0" w:color="auto"/>
            <w:bottom w:val="none" w:sz="0" w:space="0" w:color="auto"/>
            <w:right w:val="none" w:sz="0" w:space="0" w:color="auto"/>
          </w:divBdr>
        </w:div>
        <w:div w:id="306977202">
          <w:marLeft w:val="640"/>
          <w:marRight w:val="0"/>
          <w:marTop w:val="0"/>
          <w:marBottom w:val="0"/>
          <w:divBdr>
            <w:top w:val="none" w:sz="0" w:space="0" w:color="auto"/>
            <w:left w:val="none" w:sz="0" w:space="0" w:color="auto"/>
            <w:bottom w:val="none" w:sz="0" w:space="0" w:color="auto"/>
            <w:right w:val="none" w:sz="0" w:space="0" w:color="auto"/>
          </w:divBdr>
        </w:div>
        <w:div w:id="1275361230">
          <w:marLeft w:val="640"/>
          <w:marRight w:val="0"/>
          <w:marTop w:val="0"/>
          <w:marBottom w:val="0"/>
          <w:divBdr>
            <w:top w:val="none" w:sz="0" w:space="0" w:color="auto"/>
            <w:left w:val="none" w:sz="0" w:space="0" w:color="auto"/>
            <w:bottom w:val="none" w:sz="0" w:space="0" w:color="auto"/>
            <w:right w:val="none" w:sz="0" w:space="0" w:color="auto"/>
          </w:divBdr>
        </w:div>
        <w:div w:id="206720251">
          <w:marLeft w:val="640"/>
          <w:marRight w:val="0"/>
          <w:marTop w:val="0"/>
          <w:marBottom w:val="0"/>
          <w:divBdr>
            <w:top w:val="none" w:sz="0" w:space="0" w:color="auto"/>
            <w:left w:val="none" w:sz="0" w:space="0" w:color="auto"/>
            <w:bottom w:val="none" w:sz="0" w:space="0" w:color="auto"/>
            <w:right w:val="none" w:sz="0" w:space="0" w:color="auto"/>
          </w:divBdr>
        </w:div>
        <w:div w:id="2008946481">
          <w:marLeft w:val="640"/>
          <w:marRight w:val="0"/>
          <w:marTop w:val="0"/>
          <w:marBottom w:val="0"/>
          <w:divBdr>
            <w:top w:val="none" w:sz="0" w:space="0" w:color="auto"/>
            <w:left w:val="none" w:sz="0" w:space="0" w:color="auto"/>
            <w:bottom w:val="none" w:sz="0" w:space="0" w:color="auto"/>
            <w:right w:val="none" w:sz="0" w:space="0" w:color="auto"/>
          </w:divBdr>
        </w:div>
        <w:div w:id="1171221427">
          <w:marLeft w:val="640"/>
          <w:marRight w:val="0"/>
          <w:marTop w:val="0"/>
          <w:marBottom w:val="0"/>
          <w:divBdr>
            <w:top w:val="none" w:sz="0" w:space="0" w:color="auto"/>
            <w:left w:val="none" w:sz="0" w:space="0" w:color="auto"/>
            <w:bottom w:val="none" w:sz="0" w:space="0" w:color="auto"/>
            <w:right w:val="none" w:sz="0" w:space="0" w:color="auto"/>
          </w:divBdr>
        </w:div>
        <w:div w:id="1460538960">
          <w:marLeft w:val="640"/>
          <w:marRight w:val="0"/>
          <w:marTop w:val="0"/>
          <w:marBottom w:val="0"/>
          <w:divBdr>
            <w:top w:val="none" w:sz="0" w:space="0" w:color="auto"/>
            <w:left w:val="none" w:sz="0" w:space="0" w:color="auto"/>
            <w:bottom w:val="none" w:sz="0" w:space="0" w:color="auto"/>
            <w:right w:val="none" w:sz="0" w:space="0" w:color="auto"/>
          </w:divBdr>
        </w:div>
        <w:div w:id="595987542">
          <w:marLeft w:val="640"/>
          <w:marRight w:val="0"/>
          <w:marTop w:val="0"/>
          <w:marBottom w:val="0"/>
          <w:divBdr>
            <w:top w:val="none" w:sz="0" w:space="0" w:color="auto"/>
            <w:left w:val="none" w:sz="0" w:space="0" w:color="auto"/>
            <w:bottom w:val="none" w:sz="0" w:space="0" w:color="auto"/>
            <w:right w:val="none" w:sz="0" w:space="0" w:color="auto"/>
          </w:divBdr>
        </w:div>
        <w:div w:id="31612242">
          <w:marLeft w:val="640"/>
          <w:marRight w:val="0"/>
          <w:marTop w:val="0"/>
          <w:marBottom w:val="0"/>
          <w:divBdr>
            <w:top w:val="none" w:sz="0" w:space="0" w:color="auto"/>
            <w:left w:val="none" w:sz="0" w:space="0" w:color="auto"/>
            <w:bottom w:val="none" w:sz="0" w:space="0" w:color="auto"/>
            <w:right w:val="none" w:sz="0" w:space="0" w:color="auto"/>
          </w:divBdr>
        </w:div>
        <w:div w:id="2122724090">
          <w:marLeft w:val="640"/>
          <w:marRight w:val="0"/>
          <w:marTop w:val="0"/>
          <w:marBottom w:val="0"/>
          <w:divBdr>
            <w:top w:val="none" w:sz="0" w:space="0" w:color="auto"/>
            <w:left w:val="none" w:sz="0" w:space="0" w:color="auto"/>
            <w:bottom w:val="none" w:sz="0" w:space="0" w:color="auto"/>
            <w:right w:val="none" w:sz="0" w:space="0" w:color="auto"/>
          </w:divBdr>
        </w:div>
        <w:div w:id="690029385">
          <w:marLeft w:val="640"/>
          <w:marRight w:val="0"/>
          <w:marTop w:val="0"/>
          <w:marBottom w:val="0"/>
          <w:divBdr>
            <w:top w:val="none" w:sz="0" w:space="0" w:color="auto"/>
            <w:left w:val="none" w:sz="0" w:space="0" w:color="auto"/>
            <w:bottom w:val="none" w:sz="0" w:space="0" w:color="auto"/>
            <w:right w:val="none" w:sz="0" w:space="0" w:color="auto"/>
          </w:divBdr>
        </w:div>
        <w:div w:id="2125347929">
          <w:marLeft w:val="640"/>
          <w:marRight w:val="0"/>
          <w:marTop w:val="0"/>
          <w:marBottom w:val="0"/>
          <w:divBdr>
            <w:top w:val="none" w:sz="0" w:space="0" w:color="auto"/>
            <w:left w:val="none" w:sz="0" w:space="0" w:color="auto"/>
            <w:bottom w:val="none" w:sz="0" w:space="0" w:color="auto"/>
            <w:right w:val="none" w:sz="0" w:space="0" w:color="auto"/>
          </w:divBdr>
        </w:div>
        <w:div w:id="1868640780">
          <w:marLeft w:val="640"/>
          <w:marRight w:val="0"/>
          <w:marTop w:val="0"/>
          <w:marBottom w:val="0"/>
          <w:divBdr>
            <w:top w:val="none" w:sz="0" w:space="0" w:color="auto"/>
            <w:left w:val="none" w:sz="0" w:space="0" w:color="auto"/>
            <w:bottom w:val="none" w:sz="0" w:space="0" w:color="auto"/>
            <w:right w:val="none" w:sz="0" w:space="0" w:color="auto"/>
          </w:divBdr>
        </w:div>
        <w:div w:id="89087321">
          <w:marLeft w:val="640"/>
          <w:marRight w:val="0"/>
          <w:marTop w:val="0"/>
          <w:marBottom w:val="0"/>
          <w:divBdr>
            <w:top w:val="none" w:sz="0" w:space="0" w:color="auto"/>
            <w:left w:val="none" w:sz="0" w:space="0" w:color="auto"/>
            <w:bottom w:val="none" w:sz="0" w:space="0" w:color="auto"/>
            <w:right w:val="none" w:sz="0" w:space="0" w:color="auto"/>
          </w:divBdr>
        </w:div>
        <w:div w:id="1734113665">
          <w:marLeft w:val="640"/>
          <w:marRight w:val="0"/>
          <w:marTop w:val="0"/>
          <w:marBottom w:val="0"/>
          <w:divBdr>
            <w:top w:val="none" w:sz="0" w:space="0" w:color="auto"/>
            <w:left w:val="none" w:sz="0" w:space="0" w:color="auto"/>
            <w:bottom w:val="none" w:sz="0" w:space="0" w:color="auto"/>
            <w:right w:val="none" w:sz="0" w:space="0" w:color="auto"/>
          </w:divBdr>
        </w:div>
        <w:div w:id="1225875103">
          <w:marLeft w:val="640"/>
          <w:marRight w:val="0"/>
          <w:marTop w:val="0"/>
          <w:marBottom w:val="0"/>
          <w:divBdr>
            <w:top w:val="none" w:sz="0" w:space="0" w:color="auto"/>
            <w:left w:val="none" w:sz="0" w:space="0" w:color="auto"/>
            <w:bottom w:val="none" w:sz="0" w:space="0" w:color="auto"/>
            <w:right w:val="none" w:sz="0" w:space="0" w:color="auto"/>
          </w:divBdr>
        </w:div>
        <w:div w:id="987054685">
          <w:marLeft w:val="640"/>
          <w:marRight w:val="0"/>
          <w:marTop w:val="0"/>
          <w:marBottom w:val="0"/>
          <w:divBdr>
            <w:top w:val="none" w:sz="0" w:space="0" w:color="auto"/>
            <w:left w:val="none" w:sz="0" w:space="0" w:color="auto"/>
            <w:bottom w:val="none" w:sz="0" w:space="0" w:color="auto"/>
            <w:right w:val="none" w:sz="0" w:space="0" w:color="auto"/>
          </w:divBdr>
        </w:div>
        <w:div w:id="359162562">
          <w:marLeft w:val="640"/>
          <w:marRight w:val="0"/>
          <w:marTop w:val="0"/>
          <w:marBottom w:val="0"/>
          <w:divBdr>
            <w:top w:val="none" w:sz="0" w:space="0" w:color="auto"/>
            <w:left w:val="none" w:sz="0" w:space="0" w:color="auto"/>
            <w:bottom w:val="none" w:sz="0" w:space="0" w:color="auto"/>
            <w:right w:val="none" w:sz="0" w:space="0" w:color="auto"/>
          </w:divBdr>
        </w:div>
        <w:div w:id="1377201710">
          <w:marLeft w:val="640"/>
          <w:marRight w:val="0"/>
          <w:marTop w:val="0"/>
          <w:marBottom w:val="0"/>
          <w:divBdr>
            <w:top w:val="none" w:sz="0" w:space="0" w:color="auto"/>
            <w:left w:val="none" w:sz="0" w:space="0" w:color="auto"/>
            <w:bottom w:val="none" w:sz="0" w:space="0" w:color="auto"/>
            <w:right w:val="none" w:sz="0" w:space="0" w:color="auto"/>
          </w:divBdr>
        </w:div>
        <w:div w:id="1505433377">
          <w:marLeft w:val="640"/>
          <w:marRight w:val="0"/>
          <w:marTop w:val="0"/>
          <w:marBottom w:val="0"/>
          <w:divBdr>
            <w:top w:val="none" w:sz="0" w:space="0" w:color="auto"/>
            <w:left w:val="none" w:sz="0" w:space="0" w:color="auto"/>
            <w:bottom w:val="none" w:sz="0" w:space="0" w:color="auto"/>
            <w:right w:val="none" w:sz="0" w:space="0" w:color="auto"/>
          </w:divBdr>
        </w:div>
        <w:div w:id="1128013264">
          <w:marLeft w:val="640"/>
          <w:marRight w:val="0"/>
          <w:marTop w:val="0"/>
          <w:marBottom w:val="0"/>
          <w:divBdr>
            <w:top w:val="none" w:sz="0" w:space="0" w:color="auto"/>
            <w:left w:val="none" w:sz="0" w:space="0" w:color="auto"/>
            <w:bottom w:val="none" w:sz="0" w:space="0" w:color="auto"/>
            <w:right w:val="none" w:sz="0" w:space="0" w:color="auto"/>
          </w:divBdr>
        </w:div>
        <w:div w:id="1487699495">
          <w:marLeft w:val="640"/>
          <w:marRight w:val="0"/>
          <w:marTop w:val="0"/>
          <w:marBottom w:val="0"/>
          <w:divBdr>
            <w:top w:val="none" w:sz="0" w:space="0" w:color="auto"/>
            <w:left w:val="none" w:sz="0" w:space="0" w:color="auto"/>
            <w:bottom w:val="none" w:sz="0" w:space="0" w:color="auto"/>
            <w:right w:val="none" w:sz="0" w:space="0" w:color="auto"/>
          </w:divBdr>
        </w:div>
        <w:div w:id="1959530073">
          <w:marLeft w:val="640"/>
          <w:marRight w:val="0"/>
          <w:marTop w:val="0"/>
          <w:marBottom w:val="0"/>
          <w:divBdr>
            <w:top w:val="none" w:sz="0" w:space="0" w:color="auto"/>
            <w:left w:val="none" w:sz="0" w:space="0" w:color="auto"/>
            <w:bottom w:val="none" w:sz="0" w:space="0" w:color="auto"/>
            <w:right w:val="none" w:sz="0" w:space="0" w:color="auto"/>
          </w:divBdr>
        </w:div>
        <w:div w:id="1100949858">
          <w:marLeft w:val="640"/>
          <w:marRight w:val="0"/>
          <w:marTop w:val="0"/>
          <w:marBottom w:val="0"/>
          <w:divBdr>
            <w:top w:val="none" w:sz="0" w:space="0" w:color="auto"/>
            <w:left w:val="none" w:sz="0" w:space="0" w:color="auto"/>
            <w:bottom w:val="none" w:sz="0" w:space="0" w:color="auto"/>
            <w:right w:val="none" w:sz="0" w:space="0" w:color="auto"/>
          </w:divBdr>
        </w:div>
        <w:div w:id="1310673339">
          <w:marLeft w:val="640"/>
          <w:marRight w:val="0"/>
          <w:marTop w:val="0"/>
          <w:marBottom w:val="0"/>
          <w:divBdr>
            <w:top w:val="none" w:sz="0" w:space="0" w:color="auto"/>
            <w:left w:val="none" w:sz="0" w:space="0" w:color="auto"/>
            <w:bottom w:val="none" w:sz="0" w:space="0" w:color="auto"/>
            <w:right w:val="none" w:sz="0" w:space="0" w:color="auto"/>
          </w:divBdr>
        </w:div>
        <w:div w:id="1750888258">
          <w:marLeft w:val="640"/>
          <w:marRight w:val="0"/>
          <w:marTop w:val="0"/>
          <w:marBottom w:val="0"/>
          <w:divBdr>
            <w:top w:val="none" w:sz="0" w:space="0" w:color="auto"/>
            <w:left w:val="none" w:sz="0" w:space="0" w:color="auto"/>
            <w:bottom w:val="none" w:sz="0" w:space="0" w:color="auto"/>
            <w:right w:val="none" w:sz="0" w:space="0" w:color="auto"/>
          </w:divBdr>
        </w:div>
        <w:div w:id="973869382">
          <w:marLeft w:val="640"/>
          <w:marRight w:val="0"/>
          <w:marTop w:val="0"/>
          <w:marBottom w:val="0"/>
          <w:divBdr>
            <w:top w:val="none" w:sz="0" w:space="0" w:color="auto"/>
            <w:left w:val="none" w:sz="0" w:space="0" w:color="auto"/>
            <w:bottom w:val="none" w:sz="0" w:space="0" w:color="auto"/>
            <w:right w:val="none" w:sz="0" w:space="0" w:color="auto"/>
          </w:divBdr>
        </w:div>
        <w:div w:id="477191063">
          <w:marLeft w:val="640"/>
          <w:marRight w:val="0"/>
          <w:marTop w:val="0"/>
          <w:marBottom w:val="0"/>
          <w:divBdr>
            <w:top w:val="none" w:sz="0" w:space="0" w:color="auto"/>
            <w:left w:val="none" w:sz="0" w:space="0" w:color="auto"/>
            <w:bottom w:val="none" w:sz="0" w:space="0" w:color="auto"/>
            <w:right w:val="none" w:sz="0" w:space="0" w:color="auto"/>
          </w:divBdr>
        </w:div>
      </w:divsChild>
    </w:div>
    <w:div w:id="1062214045">
      <w:marLeft w:val="640"/>
      <w:marRight w:val="0"/>
      <w:marTop w:val="0"/>
      <w:marBottom w:val="0"/>
      <w:divBdr>
        <w:top w:val="none" w:sz="0" w:space="0" w:color="auto"/>
        <w:left w:val="none" w:sz="0" w:space="0" w:color="auto"/>
        <w:bottom w:val="none" w:sz="0" w:space="0" w:color="auto"/>
        <w:right w:val="none" w:sz="0" w:space="0" w:color="auto"/>
      </w:divBdr>
    </w:div>
    <w:div w:id="1063069425">
      <w:marLeft w:val="640"/>
      <w:marRight w:val="0"/>
      <w:marTop w:val="0"/>
      <w:marBottom w:val="0"/>
      <w:divBdr>
        <w:top w:val="none" w:sz="0" w:space="0" w:color="auto"/>
        <w:left w:val="none" w:sz="0" w:space="0" w:color="auto"/>
        <w:bottom w:val="none" w:sz="0" w:space="0" w:color="auto"/>
        <w:right w:val="none" w:sz="0" w:space="0" w:color="auto"/>
      </w:divBdr>
    </w:div>
    <w:div w:id="1063261166">
      <w:marLeft w:val="640"/>
      <w:marRight w:val="0"/>
      <w:marTop w:val="0"/>
      <w:marBottom w:val="0"/>
      <w:divBdr>
        <w:top w:val="none" w:sz="0" w:space="0" w:color="auto"/>
        <w:left w:val="none" w:sz="0" w:space="0" w:color="auto"/>
        <w:bottom w:val="none" w:sz="0" w:space="0" w:color="auto"/>
        <w:right w:val="none" w:sz="0" w:space="0" w:color="auto"/>
      </w:divBdr>
    </w:div>
    <w:div w:id="1064376672">
      <w:marLeft w:val="640"/>
      <w:marRight w:val="0"/>
      <w:marTop w:val="0"/>
      <w:marBottom w:val="0"/>
      <w:divBdr>
        <w:top w:val="none" w:sz="0" w:space="0" w:color="auto"/>
        <w:left w:val="none" w:sz="0" w:space="0" w:color="auto"/>
        <w:bottom w:val="none" w:sz="0" w:space="0" w:color="auto"/>
        <w:right w:val="none" w:sz="0" w:space="0" w:color="auto"/>
      </w:divBdr>
    </w:div>
    <w:div w:id="1066609036">
      <w:marLeft w:val="640"/>
      <w:marRight w:val="0"/>
      <w:marTop w:val="0"/>
      <w:marBottom w:val="0"/>
      <w:divBdr>
        <w:top w:val="none" w:sz="0" w:space="0" w:color="auto"/>
        <w:left w:val="none" w:sz="0" w:space="0" w:color="auto"/>
        <w:bottom w:val="none" w:sz="0" w:space="0" w:color="auto"/>
        <w:right w:val="none" w:sz="0" w:space="0" w:color="auto"/>
      </w:divBdr>
    </w:div>
    <w:div w:id="1069183499">
      <w:marLeft w:val="640"/>
      <w:marRight w:val="0"/>
      <w:marTop w:val="0"/>
      <w:marBottom w:val="0"/>
      <w:divBdr>
        <w:top w:val="none" w:sz="0" w:space="0" w:color="auto"/>
        <w:left w:val="none" w:sz="0" w:space="0" w:color="auto"/>
        <w:bottom w:val="none" w:sz="0" w:space="0" w:color="auto"/>
        <w:right w:val="none" w:sz="0" w:space="0" w:color="auto"/>
      </w:divBdr>
    </w:div>
    <w:div w:id="1073356399">
      <w:bodyDiv w:val="1"/>
      <w:marLeft w:val="0"/>
      <w:marRight w:val="0"/>
      <w:marTop w:val="0"/>
      <w:marBottom w:val="0"/>
      <w:divBdr>
        <w:top w:val="none" w:sz="0" w:space="0" w:color="auto"/>
        <w:left w:val="none" w:sz="0" w:space="0" w:color="auto"/>
        <w:bottom w:val="none" w:sz="0" w:space="0" w:color="auto"/>
        <w:right w:val="none" w:sz="0" w:space="0" w:color="auto"/>
      </w:divBdr>
      <w:divsChild>
        <w:div w:id="40058776">
          <w:marLeft w:val="640"/>
          <w:marRight w:val="0"/>
          <w:marTop w:val="0"/>
          <w:marBottom w:val="0"/>
          <w:divBdr>
            <w:top w:val="none" w:sz="0" w:space="0" w:color="auto"/>
            <w:left w:val="none" w:sz="0" w:space="0" w:color="auto"/>
            <w:bottom w:val="none" w:sz="0" w:space="0" w:color="auto"/>
            <w:right w:val="none" w:sz="0" w:space="0" w:color="auto"/>
          </w:divBdr>
        </w:div>
        <w:div w:id="786243934">
          <w:marLeft w:val="640"/>
          <w:marRight w:val="0"/>
          <w:marTop w:val="0"/>
          <w:marBottom w:val="0"/>
          <w:divBdr>
            <w:top w:val="none" w:sz="0" w:space="0" w:color="auto"/>
            <w:left w:val="none" w:sz="0" w:space="0" w:color="auto"/>
            <w:bottom w:val="none" w:sz="0" w:space="0" w:color="auto"/>
            <w:right w:val="none" w:sz="0" w:space="0" w:color="auto"/>
          </w:divBdr>
        </w:div>
        <w:div w:id="1672828487">
          <w:marLeft w:val="640"/>
          <w:marRight w:val="0"/>
          <w:marTop w:val="0"/>
          <w:marBottom w:val="0"/>
          <w:divBdr>
            <w:top w:val="none" w:sz="0" w:space="0" w:color="auto"/>
            <w:left w:val="none" w:sz="0" w:space="0" w:color="auto"/>
            <w:bottom w:val="none" w:sz="0" w:space="0" w:color="auto"/>
            <w:right w:val="none" w:sz="0" w:space="0" w:color="auto"/>
          </w:divBdr>
        </w:div>
        <w:div w:id="1086459133">
          <w:marLeft w:val="640"/>
          <w:marRight w:val="0"/>
          <w:marTop w:val="0"/>
          <w:marBottom w:val="0"/>
          <w:divBdr>
            <w:top w:val="none" w:sz="0" w:space="0" w:color="auto"/>
            <w:left w:val="none" w:sz="0" w:space="0" w:color="auto"/>
            <w:bottom w:val="none" w:sz="0" w:space="0" w:color="auto"/>
            <w:right w:val="none" w:sz="0" w:space="0" w:color="auto"/>
          </w:divBdr>
        </w:div>
        <w:div w:id="129171853">
          <w:marLeft w:val="640"/>
          <w:marRight w:val="0"/>
          <w:marTop w:val="0"/>
          <w:marBottom w:val="0"/>
          <w:divBdr>
            <w:top w:val="none" w:sz="0" w:space="0" w:color="auto"/>
            <w:left w:val="none" w:sz="0" w:space="0" w:color="auto"/>
            <w:bottom w:val="none" w:sz="0" w:space="0" w:color="auto"/>
            <w:right w:val="none" w:sz="0" w:space="0" w:color="auto"/>
          </w:divBdr>
        </w:div>
        <w:div w:id="1023702221">
          <w:marLeft w:val="640"/>
          <w:marRight w:val="0"/>
          <w:marTop w:val="0"/>
          <w:marBottom w:val="0"/>
          <w:divBdr>
            <w:top w:val="none" w:sz="0" w:space="0" w:color="auto"/>
            <w:left w:val="none" w:sz="0" w:space="0" w:color="auto"/>
            <w:bottom w:val="none" w:sz="0" w:space="0" w:color="auto"/>
            <w:right w:val="none" w:sz="0" w:space="0" w:color="auto"/>
          </w:divBdr>
        </w:div>
        <w:div w:id="819157158">
          <w:marLeft w:val="640"/>
          <w:marRight w:val="0"/>
          <w:marTop w:val="0"/>
          <w:marBottom w:val="0"/>
          <w:divBdr>
            <w:top w:val="none" w:sz="0" w:space="0" w:color="auto"/>
            <w:left w:val="none" w:sz="0" w:space="0" w:color="auto"/>
            <w:bottom w:val="none" w:sz="0" w:space="0" w:color="auto"/>
            <w:right w:val="none" w:sz="0" w:space="0" w:color="auto"/>
          </w:divBdr>
        </w:div>
        <w:div w:id="2146463486">
          <w:marLeft w:val="640"/>
          <w:marRight w:val="0"/>
          <w:marTop w:val="0"/>
          <w:marBottom w:val="0"/>
          <w:divBdr>
            <w:top w:val="none" w:sz="0" w:space="0" w:color="auto"/>
            <w:left w:val="none" w:sz="0" w:space="0" w:color="auto"/>
            <w:bottom w:val="none" w:sz="0" w:space="0" w:color="auto"/>
            <w:right w:val="none" w:sz="0" w:space="0" w:color="auto"/>
          </w:divBdr>
        </w:div>
        <w:div w:id="1069502279">
          <w:marLeft w:val="640"/>
          <w:marRight w:val="0"/>
          <w:marTop w:val="0"/>
          <w:marBottom w:val="0"/>
          <w:divBdr>
            <w:top w:val="none" w:sz="0" w:space="0" w:color="auto"/>
            <w:left w:val="none" w:sz="0" w:space="0" w:color="auto"/>
            <w:bottom w:val="none" w:sz="0" w:space="0" w:color="auto"/>
            <w:right w:val="none" w:sz="0" w:space="0" w:color="auto"/>
          </w:divBdr>
        </w:div>
        <w:div w:id="1206797769">
          <w:marLeft w:val="640"/>
          <w:marRight w:val="0"/>
          <w:marTop w:val="0"/>
          <w:marBottom w:val="0"/>
          <w:divBdr>
            <w:top w:val="none" w:sz="0" w:space="0" w:color="auto"/>
            <w:left w:val="none" w:sz="0" w:space="0" w:color="auto"/>
            <w:bottom w:val="none" w:sz="0" w:space="0" w:color="auto"/>
            <w:right w:val="none" w:sz="0" w:space="0" w:color="auto"/>
          </w:divBdr>
        </w:div>
        <w:div w:id="256062410">
          <w:marLeft w:val="640"/>
          <w:marRight w:val="0"/>
          <w:marTop w:val="0"/>
          <w:marBottom w:val="0"/>
          <w:divBdr>
            <w:top w:val="none" w:sz="0" w:space="0" w:color="auto"/>
            <w:left w:val="none" w:sz="0" w:space="0" w:color="auto"/>
            <w:bottom w:val="none" w:sz="0" w:space="0" w:color="auto"/>
            <w:right w:val="none" w:sz="0" w:space="0" w:color="auto"/>
          </w:divBdr>
        </w:div>
        <w:div w:id="1899631425">
          <w:marLeft w:val="640"/>
          <w:marRight w:val="0"/>
          <w:marTop w:val="0"/>
          <w:marBottom w:val="0"/>
          <w:divBdr>
            <w:top w:val="none" w:sz="0" w:space="0" w:color="auto"/>
            <w:left w:val="none" w:sz="0" w:space="0" w:color="auto"/>
            <w:bottom w:val="none" w:sz="0" w:space="0" w:color="auto"/>
            <w:right w:val="none" w:sz="0" w:space="0" w:color="auto"/>
          </w:divBdr>
        </w:div>
        <w:div w:id="620844481">
          <w:marLeft w:val="640"/>
          <w:marRight w:val="0"/>
          <w:marTop w:val="0"/>
          <w:marBottom w:val="0"/>
          <w:divBdr>
            <w:top w:val="none" w:sz="0" w:space="0" w:color="auto"/>
            <w:left w:val="none" w:sz="0" w:space="0" w:color="auto"/>
            <w:bottom w:val="none" w:sz="0" w:space="0" w:color="auto"/>
            <w:right w:val="none" w:sz="0" w:space="0" w:color="auto"/>
          </w:divBdr>
        </w:div>
        <w:div w:id="503595693">
          <w:marLeft w:val="640"/>
          <w:marRight w:val="0"/>
          <w:marTop w:val="0"/>
          <w:marBottom w:val="0"/>
          <w:divBdr>
            <w:top w:val="none" w:sz="0" w:space="0" w:color="auto"/>
            <w:left w:val="none" w:sz="0" w:space="0" w:color="auto"/>
            <w:bottom w:val="none" w:sz="0" w:space="0" w:color="auto"/>
            <w:right w:val="none" w:sz="0" w:space="0" w:color="auto"/>
          </w:divBdr>
        </w:div>
        <w:div w:id="1638146260">
          <w:marLeft w:val="640"/>
          <w:marRight w:val="0"/>
          <w:marTop w:val="0"/>
          <w:marBottom w:val="0"/>
          <w:divBdr>
            <w:top w:val="none" w:sz="0" w:space="0" w:color="auto"/>
            <w:left w:val="none" w:sz="0" w:space="0" w:color="auto"/>
            <w:bottom w:val="none" w:sz="0" w:space="0" w:color="auto"/>
            <w:right w:val="none" w:sz="0" w:space="0" w:color="auto"/>
          </w:divBdr>
        </w:div>
        <w:div w:id="1359428675">
          <w:marLeft w:val="640"/>
          <w:marRight w:val="0"/>
          <w:marTop w:val="0"/>
          <w:marBottom w:val="0"/>
          <w:divBdr>
            <w:top w:val="none" w:sz="0" w:space="0" w:color="auto"/>
            <w:left w:val="none" w:sz="0" w:space="0" w:color="auto"/>
            <w:bottom w:val="none" w:sz="0" w:space="0" w:color="auto"/>
            <w:right w:val="none" w:sz="0" w:space="0" w:color="auto"/>
          </w:divBdr>
        </w:div>
        <w:div w:id="1630672235">
          <w:marLeft w:val="640"/>
          <w:marRight w:val="0"/>
          <w:marTop w:val="0"/>
          <w:marBottom w:val="0"/>
          <w:divBdr>
            <w:top w:val="none" w:sz="0" w:space="0" w:color="auto"/>
            <w:left w:val="none" w:sz="0" w:space="0" w:color="auto"/>
            <w:bottom w:val="none" w:sz="0" w:space="0" w:color="auto"/>
            <w:right w:val="none" w:sz="0" w:space="0" w:color="auto"/>
          </w:divBdr>
        </w:div>
        <w:div w:id="206571426">
          <w:marLeft w:val="640"/>
          <w:marRight w:val="0"/>
          <w:marTop w:val="0"/>
          <w:marBottom w:val="0"/>
          <w:divBdr>
            <w:top w:val="none" w:sz="0" w:space="0" w:color="auto"/>
            <w:left w:val="none" w:sz="0" w:space="0" w:color="auto"/>
            <w:bottom w:val="none" w:sz="0" w:space="0" w:color="auto"/>
            <w:right w:val="none" w:sz="0" w:space="0" w:color="auto"/>
          </w:divBdr>
        </w:div>
        <w:div w:id="1362318665">
          <w:marLeft w:val="640"/>
          <w:marRight w:val="0"/>
          <w:marTop w:val="0"/>
          <w:marBottom w:val="0"/>
          <w:divBdr>
            <w:top w:val="none" w:sz="0" w:space="0" w:color="auto"/>
            <w:left w:val="none" w:sz="0" w:space="0" w:color="auto"/>
            <w:bottom w:val="none" w:sz="0" w:space="0" w:color="auto"/>
            <w:right w:val="none" w:sz="0" w:space="0" w:color="auto"/>
          </w:divBdr>
        </w:div>
        <w:div w:id="1451196075">
          <w:marLeft w:val="640"/>
          <w:marRight w:val="0"/>
          <w:marTop w:val="0"/>
          <w:marBottom w:val="0"/>
          <w:divBdr>
            <w:top w:val="none" w:sz="0" w:space="0" w:color="auto"/>
            <w:left w:val="none" w:sz="0" w:space="0" w:color="auto"/>
            <w:bottom w:val="none" w:sz="0" w:space="0" w:color="auto"/>
            <w:right w:val="none" w:sz="0" w:space="0" w:color="auto"/>
          </w:divBdr>
        </w:div>
        <w:div w:id="1043598281">
          <w:marLeft w:val="640"/>
          <w:marRight w:val="0"/>
          <w:marTop w:val="0"/>
          <w:marBottom w:val="0"/>
          <w:divBdr>
            <w:top w:val="none" w:sz="0" w:space="0" w:color="auto"/>
            <w:left w:val="none" w:sz="0" w:space="0" w:color="auto"/>
            <w:bottom w:val="none" w:sz="0" w:space="0" w:color="auto"/>
            <w:right w:val="none" w:sz="0" w:space="0" w:color="auto"/>
          </w:divBdr>
        </w:div>
        <w:div w:id="238179647">
          <w:marLeft w:val="640"/>
          <w:marRight w:val="0"/>
          <w:marTop w:val="0"/>
          <w:marBottom w:val="0"/>
          <w:divBdr>
            <w:top w:val="none" w:sz="0" w:space="0" w:color="auto"/>
            <w:left w:val="none" w:sz="0" w:space="0" w:color="auto"/>
            <w:bottom w:val="none" w:sz="0" w:space="0" w:color="auto"/>
            <w:right w:val="none" w:sz="0" w:space="0" w:color="auto"/>
          </w:divBdr>
        </w:div>
        <w:div w:id="1490750748">
          <w:marLeft w:val="640"/>
          <w:marRight w:val="0"/>
          <w:marTop w:val="0"/>
          <w:marBottom w:val="0"/>
          <w:divBdr>
            <w:top w:val="none" w:sz="0" w:space="0" w:color="auto"/>
            <w:left w:val="none" w:sz="0" w:space="0" w:color="auto"/>
            <w:bottom w:val="none" w:sz="0" w:space="0" w:color="auto"/>
            <w:right w:val="none" w:sz="0" w:space="0" w:color="auto"/>
          </w:divBdr>
        </w:div>
        <w:div w:id="1324968395">
          <w:marLeft w:val="640"/>
          <w:marRight w:val="0"/>
          <w:marTop w:val="0"/>
          <w:marBottom w:val="0"/>
          <w:divBdr>
            <w:top w:val="none" w:sz="0" w:space="0" w:color="auto"/>
            <w:left w:val="none" w:sz="0" w:space="0" w:color="auto"/>
            <w:bottom w:val="none" w:sz="0" w:space="0" w:color="auto"/>
            <w:right w:val="none" w:sz="0" w:space="0" w:color="auto"/>
          </w:divBdr>
        </w:div>
        <w:div w:id="1426803655">
          <w:marLeft w:val="640"/>
          <w:marRight w:val="0"/>
          <w:marTop w:val="0"/>
          <w:marBottom w:val="0"/>
          <w:divBdr>
            <w:top w:val="none" w:sz="0" w:space="0" w:color="auto"/>
            <w:left w:val="none" w:sz="0" w:space="0" w:color="auto"/>
            <w:bottom w:val="none" w:sz="0" w:space="0" w:color="auto"/>
            <w:right w:val="none" w:sz="0" w:space="0" w:color="auto"/>
          </w:divBdr>
        </w:div>
        <w:div w:id="355161238">
          <w:marLeft w:val="640"/>
          <w:marRight w:val="0"/>
          <w:marTop w:val="0"/>
          <w:marBottom w:val="0"/>
          <w:divBdr>
            <w:top w:val="none" w:sz="0" w:space="0" w:color="auto"/>
            <w:left w:val="none" w:sz="0" w:space="0" w:color="auto"/>
            <w:bottom w:val="none" w:sz="0" w:space="0" w:color="auto"/>
            <w:right w:val="none" w:sz="0" w:space="0" w:color="auto"/>
          </w:divBdr>
        </w:div>
        <w:div w:id="13846654">
          <w:marLeft w:val="640"/>
          <w:marRight w:val="0"/>
          <w:marTop w:val="0"/>
          <w:marBottom w:val="0"/>
          <w:divBdr>
            <w:top w:val="none" w:sz="0" w:space="0" w:color="auto"/>
            <w:left w:val="none" w:sz="0" w:space="0" w:color="auto"/>
            <w:bottom w:val="none" w:sz="0" w:space="0" w:color="auto"/>
            <w:right w:val="none" w:sz="0" w:space="0" w:color="auto"/>
          </w:divBdr>
        </w:div>
        <w:div w:id="1262450789">
          <w:marLeft w:val="640"/>
          <w:marRight w:val="0"/>
          <w:marTop w:val="0"/>
          <w:marBottom w:val="0"/>
          <w:divBdr>
            <w:top w:val="none" w:sz="0" w:space="0" w:color="auto"/>
            <w:left w:val="none" w:sz="0" w:space="0" w:color="auto"/>
            <w:bottom w:val="none" w:sz="0" w:space="0" w:color="auto"/>
            <w:right w:val="none" w:sz="0" w:space="0" w:color="auto"/>
          </w:divBdr>
        </w:div>
        <w:div w:id="1227643712">
          <w:marLeft w:val="640"/>
          <w:marRight w:val="0"/>
          <w:marTop w:val="0"/>
          <w:marBottom w:val="0"/>
          <w:divBdr>
            <w:top w:val="none" w:sz="0" w:space="0" w:color="auto"/>
            <w:left w:val="none" w:sz="0" w:space="0" w:color="auto"/>
            <w:bottom w:val="none" w:sz="0" w:space="0" w:color="auto"/>
            <w:right w:val="none" w:sz="0" w:space="0" w:color="auto"/>
          </w:divBdr>
        </w:div>
        <w:div w:id="1549799226">
          <w:marLeft w:val="640"/>
          <w:marRight w:val="0"/>
          <w:marTop w:val="0"/>
          <w:marBottom w:val="0"/>
          <w:divBdr>
            <w:top w:val="none" w:sz="0" w:space="0" w:color="auto"/>
            <w:left w:val="none" w:sz="0" w:space="0" w:color="auto"/>
            <w:bottom w:val="none" w:sz="0" w:space="0" w:color="auto"/>
            <w:right w:val="none" w:sz="0" w:space="0" w:color="auto"/>
          </w:divBdr>
        </w:div>
        <w:div w:id="829293447">
          <w:marLeft w:val="640"/>
          <w:marRight w:val="0"/>
          <w:marTop w:val="0"/>
          <w:marBottom w:val="0"/>
          <w:divBdr>
            <w:top w:val="none" w:sz="0" w:space="0" w:color="auto"/>
            <w:left w:val="none" w:sz="0" w:space="0" w:color="auto"/>
            <w:bottom w:val="none" w:sz="0" w:space="0" w:color="auto"/>
            <w:right w:val="none" w:sz="0" w:space="0" w:color="auto"/>
          </w:divBdr>
        </w:div>
        <w:div w:id="1756633183">
          <w:marLeft w:val="640"/>
          <w:marRight w:val="0"/>
          <w:marTop w:val="0"/>
          <w:marBottom w:val="0"/>
          <w:divBdr>
            <w:top w:val="none" w:sz="0" w:space="0" w:color="auto"/>
            <w:left w:val="none" w:sz="0" w:space="0" w:color="auto"/>
            <w:bottom w:val="none" w:sz="0" w:space="0" w:color="auto"/>
            <w:right w:val="none" w:sz="0" w:space="0" w:color="auto"/>
          </w:divBdr>
        </w:div>
        <w:div w:id="1300257872">
          <w:marLeft w:val="640"/>
          <w:marRight w:val="0"/>
          <w:marTop w:val="0"/>
          <w:marBottom w:val="0"/>
          <w:divBdr>
            <w:top w:val="none" w:sz="0" w:space="0" w:color="auto"/>
            <w:left w:val="none" w:sz="0" w:space="0" w:color="auto"/>
            <w:bottom w:val="none" w:sz="0" w:space="0" w:color="auto"/>
            <w:right w:val="none" w:sz="0" w:space="0" w:color="auto"/>
          </w:divBdr>
        </w:div>
        <w:div w:id="57410403">
          <w:marLeft w:val="640"/>
          <w:marRight w:val="0"/>
          <w:marTop w:val="0"/>
          <w:marBottom w:val="0"/>
          <w:divBdr>
            <w:top w:val="none" w:sz="0" w:space="0" w:color="auto"/>
            <w:left w:val="none" w:sz="0" w:space="0" w:color="auto"/>
            <w:bottom w:val="none" w:sz="0" w:space="0" w:color="auto"/>
            <w:right w:val="none" w:sz="0" w:space="0" w:color="auto"/>
          </w:divBdr>
        </w:div>
        <w:div w:id="1488352467">
          <w:marLeft w:val="640"/>
          <w:marRight w:val="0"/>
          <w:marTop w:val="0"/>
          <w:marBottom w:val="0"/>
          <w:divBdr>
            <w:top w:val="none" w:sz="0" w:space="0" w:color="auto"/>
            <w:left w:val="none" w:sz="0" w:space="0" w:color="auto"/>
            <w:bottom w:val="none" w:sz="0" w:space="0" w:color="auto"/>
            <w:right w:val="none" w:sz="0" w:space="0" w:color="auto"/>
          </w:divBdr>
        </w:div>
        <w:div w:id="189489524">
          <w:marLeft w:val="640"/>
          <w:marRight w:val="0"/>
          <w:marTop w:val="0"/>
          <w:marBottom w:val="0"/>
          <w:divBdr>
            <w:top w:val="none" w:sz="0" w:space="0" w:color="auto"/>
            <w:left w:val="none" w:sz="0" w:space="0" w:color="auto"/>
            <w:bottom w:val="none" w:sz="0" w:space="0" w:color="auto"/>
            <w:right w:val="none" w:sz="0" w:space="0" w:color="auto"/>
          </w:divBdr>
        </w:div>
        <w:div w:id="1707369381">
          <w:marLeft w:val="640"/>
          <w:marRight w:val="0"/>
          <w:marTop w:val="0"/>
          <w:marBottom w:val="0"/>
          <w:divBdr>
            <w:top w:val="none" w:sz="0" w:space="0" w:color="auto"/>
            <w:left w:val="none" w:sz="0" w:space="0" w:color="auto"/>
            <w:bottom w:val="none" w:sz="0" w:space="0" w:color="auto"/>
            <w:right w:val="none" w:sz="0" w:space="0" w:color="auto"/>
          </w:divBdr>
        </w:div>
        <w:div w:id="1089080897">
          <w:marLeft w:val="640"/>
          <w:marRight w:val="0"/>
          <w:marTop w:val="0"/>
          <w:marBottom w:val="0"/>
          <w:divBdr>
            <w:top w:val="none" w:sz="0" w:space="0" w:color="auto"/>
            <w:left w:val="none" w:sz="0" w:space="0" w:color="auto"/>
            <w:bottom w:val="none" w:sz="0" w:space="0" w:color="auto"/>
            <w:right w:val="none" w:sz="0" w:space="0" w:color="auto"/>
          </w:divBdr>
        </w:div>
        <w:div w:id="1319267503">
          <w:marLeft w:val="640"/>
          <w:marRight w:val="0"/>
          <w:marTop w:val="0"/>
          <w:marBottom w:val="0"/>
          <w:divBdr>
            <w:top w:val="none" w:sz="0" w:space="0" w:color="auto"/>
            <w:left w:val="none" w:sz="0" w:space="0" w:color="auto"/>
            <w:bottom w:val="none" w:sz="0" w:space="0" w:color="auto"/>
            <w:right w:val="none" w:sz="0" w:space="0" w:color="auto"/>
          </w:divBdr>
        </w:div>
        <w:div w:id="901595196">
          <w:marLeft w:val="640"/>
          <w:marRight w:val="0"/>
          <w:marTop w:val="0"/>
          <w:marBottom w:val="0"/>
          <w:divBdr>
            <w:top w:val="none" w:sz="0" w:space="0" w:color="auto"/>
            <w:left w:val="none" w:sz="0" w:space="0" w:color="auto"/>
            <w:bottom w:val="none" w:sz="0" w:space="0" w:color="auto"/>
            <w:right w:val="none" w:sz="0" w:space="0" w:color="auto"/>
          </w:divBdr>
        </w:div>
        <w:div w:id="2134247975">
          <w:marLeft w:val="640"/>
          <w:marRight w:val="0"/>
          <w:marTop w:val="0"/>
          <w:marBottom w:val="0"/>
          <w:divBdr>
            <w:top w:val="none" w:sz="0" w:space="0" w:color="auto"/>
            <w:left w:val="none" w:sz="0" w:space="0" w:color="auto"/>
            <w:bottom w:val="none" w:sz="0" w:space="0" w:color="auto"/>
            <w:right w:val="none" w:sz="0" w:space="0" w:color="auto"/>
          </w:divBdr>
        </w:div>
        <w:div w:id="1600680959">
          <w:marLeft w:val="640"/>
          <w:marRight w:val="0"/>
          <w:marTop w:val="0"/>
          <w:marBottom w:val="0"/>
          <w:divBdr>
            <w:top w:val="none" w:sz="0" w:space="0" w:color="auto"/>
            <w:left w:val="none" w:sz="0" w:space="0" w:color="auto"/>
            <w:bottom w:val="none" w:sz="0" w:space="0" w:color="auto"/>
            <w:right w:val="none" w:sz="0" w:space="0" w:color="auto"/>
          </w:divBdr>
        </w:div>
        <w:div w:id="2122138779">
          <w:marLeft w:val="640"/>
          <w:marRight w:val="0"/>
          <w:marTop w:val="0"/>
          <w:marBottom w:val="0"/>
          <w:divBdr>
            <w:top w:val="none" w:sz="0" w:space="0" w:color="auto"/>
            <w:left w:val="none" w:sz="0" w:space="0" w:color="auto"/>
            <w:bottom w:val="none" w:sz="0" w:space="0" w:color="auto"/>
            <w:right w:val="none" w:sz="0" w:space="0" w:color="auto"/>
          </w:divBdr>
        </w:div>
        <w:div w:id="103430203">
          <w:marLeft w:val="640"/>
          <w:marRight w:val="0"/>
          <w:marTop w:val="0"/>
          <w:marBottom w:val="0"/>
          <w:divBdr>
            <w:top w:val="none" w:sz="0" w:space="0" w:color="auto"/>
            <w:left w:val="none" w:sz="0" w:space="0" w:color="auto"/>
            <w:bottom w:val="none" w:sz="0" w:space="0" w:color="auto"/>
            <w:right w:val="none" w:sz="0" w:space="0" w:color="auto"/>
          </w:divBdr>
        </w:div>
        <w:div w:id="77211155">
          <w:marLeft w:val="640"/>
          <w:marRight w:val="0"/>
          <w:marTop w:val="0"/>
          <w:marBottom w:val="0"/>
          <w:divBdr>
            <w:top w:val="none" w:sz="0" w:space="0" w:color="auto"/>
            <w:left w:val="none" w:sz="0" w:space="0" w:color="auto"/>
            <w:bottom w:val="none" w:sz="0" w:space="0" w:color="auto"/>
            <w:right w:val="none" w:sz="0" w:space="0" w:color="auto"/>
          </w:divBdr>
        </w:div>
        <w:div w:id="536046912">
          <w:marLeft w:val="640"/>
          <w:marRight w:val="0"/>
          <w:marTop w:val="0"/>
          <w:marBottom w:val="0"/>
          <w:divBdr>
            <w:top w:val="none" w:sz="0" w:space="0" w:color="auto"/>
            <w:left w:val="none" w:sz="0" w:space="0" w:color="auto"/>
            <w:bottom w:val="none" w:sz="0" w:space="0" w:color="auto"/>
            <w:right w:val="none" w:sz="0" w:space="0" w:color="auto"/>
          </w:divBdr>
        </w:div>
        <w:div w:id="1568422732">
          <w:marLeft w:val="640"/>
          <w:marRight w:val="0"/>
          <w:marTop w:val="0"/>
          <w:marBottom w:val="0"/>
          <w:divBdr>
            <w:top w:val="none" w:sz="0" w:space="0" w:color="auto"/>
            <w:left w:val="none" w:sz="0" w:space="0" w:color="auto"/>
            <w:bottom w:val="none" w:sz="0" w:space="0" w:color="auto"/>
            <w:right w:val="none" w:sz="0" w:space="0" w:color="auto"/>
          </w:divBdr>
        </w:div>
        <w:div w:id="1519390680">
          <w:marLeft w:val="640"/>
          <w:marRight w:val="0"/>
          <w:marTop w:val="0"/>
          <w:marBottom w:val="0"/>
          <w:divBdr>
            <w:top w:val="none" w:sz="0" w:space="0" w:color="auto"/>
            <w:left w:val="none" w:sz="0" w:space="0" w:color="auto"/>
            <w:bottom w:val="none" w:sz="0" w:space="0" w:color="auto"/>
            <w:right w:val="none" w:sz="0" w:space="0" w:color="auto"/>
          </w:divBdr>
        </w:div>
        <w:div w:id="1117796198">
          <w:marLeft w:val="640"/>
          <w:marRight w:val="0"/>
          <w:marTop w:val="0"/>
          <w:marBottom w:val="0"/>
          <w:divBdr>
            <w:top w:val="none" w:sz="0" w:space="0" w:color="auto"/>
            <w:left w:val="none" w:sz="0" w:space="0" w:color="auto"/>
            <w:bottom w:val="none" w:sz="0" w:space="0" w:color="auto"/>
            <w:right w:val="none" w:sz="0" w:space="0" w:color="auto"/>
          </w:divBdr>
        </w:div>
        <w:div w:id="1584601760">
          <w:marLeft w:val="640"/>
          <w:marRight w:val="0"/>
          <w:marTop w:val="0"/>
          <w:marBottom w:val="0"/>
          <w:divBdr>
            <w:top w:val="none" w:sz="0" w:space="0" w:color="auto"/>
            <w:left w:val="none" w:sz="0" w:space="0" w:color="auto"/>
            <w:bottom w:val="none" w:sz="0" w:space="0" w:color="auto"/>
            <w:right w:val="none" w:sz="0" w:space="0" w:color="auto"/>
          </w:divBdr>
        </w:div>
        <w:div w:id="1340309351">
          <w:marLeft w:val="640"/>
          <w:marRight w:val="0"/>
          <w:marTop w:val="0"/>
          <w:marBottom w:val="0"/>
          <w:divBdr>
            <w:top w:val="none" w:sz="0" w:space="0" w:color="auto"/>
            <w:left w:val="none" w:sz="0" w:space="0" w:color="auto"/>
            <w:bottom w:val="none" w:sz="0" w:space="0" w:color="auto"/>
            <w:right w:val="none" w:sz="0" w:space="0" w:color="auto"/>
          </w:divBdr>
        </w:div>
        <w:div w:id="579409242">
          <w:marLeft w:val="640"/>
          <w:marRight w:val="0"/>
          <w:marTop w:val="0"/>
          <w:marBottom w:val="0"/>
          <w:divBdr>
            <w:top w:val="none" w:sz="0" w:space="0" w:color="auto"/>
            <w:left w:val="none" w:sz="0" w:space="0" w:color="auto"/>
            <w:bottom w:val="none" w:sz="0" w:space="0" w:color="auto"/>
            <w:right w:val="none" w:sz="0" w:space="0" w:color="auto"/>
          </w:divBdr>
        </w:div>
        <w:div w:id="702285816">
          <w:marLeft w:val="640"/>
          <w:marRight w:val="0"/>
          <w:marTop w:val="0"/>
          <w:marBottom w:val="0"/>
          <w:divBdr>
            <w:top w:val="none" w:sz="0" w:space="0" w:color="auto"/>
            <w:left w:val="none" w:sz="0" w:space="0" w:color="auto"/>
            <w:bottom w:val="none" w:sz="0" w:space="0" w:color="auto"/>
            <w:right w:val="none" w:sz="0" w:space="0" w:color="auto"/>
          </w:divBdr>
        </w:div>
      </w:divsChild>
    </w:div>
    <w:div w:id="1073508479">
      <w:bodyDiv w:val="1"/>
      <w:marLeft w:val="0"/>
      <w:marRight w:val="0"/>
      <w:marTop w:val="0"/>
      <w:marBottom w:val="0"/>
      <w:divBdr>
        <w:top w:val="none" w:sz="0" w:space="0" w:color="auto"/>
        <w:left w:val="none" w:sz="0" w:space="0" w:color="auto"/>
        <w:bottom w:val="none" w:sz="0" w:space="0" w:color="auto"/>
        <w:right w:val="none" w:sz="0" w:space="0" w:color="auto"/>
      </w:divBdr>
      <w:divsChild>
        <w:div w:id="1643467189">
          <w:marLeft w:val="640"/>
          <w:marRight w:val="0"/>
          <w:marTop w:val="0"/>
          <w:marBottom w:val="0"/>
          <w:divBdr>
            <w:top w:val="none" w:sz="0" w:space="0" w:color="auto"/>
            <w:left w:val="none" w:sz="0" w:space="0" w:color="auto"/>
            <w:bottom w:val="none" w:sz="0" w:space="0" w:color="auto"/>
            <w:right w:val="none" w:sz="0" w:space="0" w:color="auto"/>
          </w:divBdr>
        </w:div>
        <w:div w:id="1717268572">
          <w:marLeft w:val="640"/>
          <w:marRight w:val="0"/>
          <w:marTop w:val="0"/>
          <w:marBottom w:val="0"/>
          <w:divBdr>
            <w:top w:val="none" w:sz="0" w:space="0" w:color="auto"/>
            <w:left w:val="none" w:sz="0" w:space="0" w:color="auto"/>
            <w:bottom w:val="none" w:sz="0" w:space="0" w:color="auto"/>
            <w:right w:val="none" w:sz="0" w:space="0" w:color="auto"/>
          </w:divBdr>
        </w:div>
        <w:div w:id="1739936665">
          <w:marLeft w:val="640"/>
          <w:marRight w:val="0"/>
          <w:marTop w:val="0"/>
          <w:marBottom w:val="0"/>
          <w:divBdr>
            <w:top w:val="none" w:sz="0" w:space="0" w:color="auto"/>
            <w:left w:val="none" w:sz="0" w:space="0" w:color="auto"/>
            <w:bottom w:val="none" w:sz="0" w:space="0" w:color="auto"/>
            <w:right w:val="none" w:sz="0" w:space="0" w:color="auto"/>
          </w:divBdr>
        </w:div>
        <w:div w:id="1659187517">
          <w:marLeft w:val="640"/>
          <w:marRight w:val="0"/>
          <w:marTop w:val="0"/>
          <w:marBottom w:val="0"/>
          <w:divBdr>
            <w:top w:val="none" w:sz="0" w:space="0" w:color="auto"/>
            <w:left w:val="none" w:sz="0" w:space="0" w:color="auto"/>
            <w:bottom w:val="none" w:sz="0" w:space="0" w:color="auto"/>
            <w:right w:val="none" w:sz="0" w:space="0" w:color="auto"/>
          </w:divBdr>
        </w:div>
        <w:div w:id="786318074">
          <w:marLeft w:val="640"/>
          <w:marRight w:val="0"/>
          <w:marTop w:val="0"/>
          <w:marBottom w:val="0"/>
          <w:divBdr>
            <w:top w:val="none" w:sz="0" w:space="0" w:color="auto"/>
            <w:left w:val="none" w:sz="0" w:space="0" w:color="auto"/>
            <w:bottom w:val="none" w:sz="0" w:space="0" w:color="auto"/>
            <w:right w:val="none" w:sz="0" w:space="0" w:color="auto"/>
          </w:divBdr>
        </w:div>
        <w:div w:id="1892842485">
          <w:marLeft w:val="640"/>
          <w:marRight w:val="0"/>
          <w:marTop w:val="0"/>
          <w:marBottom w:val="0"/>
          <w:divBdr>
            <w:top w:val="none" w:sz="0" w:space="0" w:color="auto"/>
            <w:left w:val="none" w:sz="0" w:space="0" w:color="auto"/>
            <w:bottom w:val="none" w:sz="0" w:space="0" w:color="auto"/>
            <w:right w:val="none" w:sz="0" w:space="0" w:color="auto"/>
          </w:divBdr>
        </w:div>
        <w:div w:id="327563592">
          <w:marLeft w:val="640"/>
          <w:marRight w:val="0"/>
          <w:marTop w:val="0"/>
          <w:marBottom w:val="0"/>
          <w:divBdr>
            <w:top w:val="none" w:sz="0" w:space="0" w:color="auto"/>
            <w:left w:val="none" w:sz="0" w:space="0" w:color="auto"/>
            <w:bottom w:val="none" w:sz="0" w:space="0" w:color="auto"/>
            <w:right w:val="none" w:sz="0" w:space="0" w:color="auto"/>
          </w:divBdr>
        </w:div>
        <w:div w:id="343746867">
          <w:marLeft w:val="640"/>
          <w:marRight w:val="0"/>
          <w:marTop w:val="0"/>
          <w:marBottom w:val="0"/>
          <w:divBdr>
            <w:top w:val="none" w:sz="0" w:space="0" w:color="auto"/>
            <w:left w:val="none" w:sz="0" w:space="0" w:color="auto"/>
            <w:bottom w:val="none" w:sz="0" w:space="0" w:color="auto"/>
            <w:right w:val="none" w:sz="0" w:space="0" w:color="auto"/>
          </w:divBdr>
        </w:div>
        <w:div w:id="1969627149">
          <w:marLeft w:val="640"/>
          <w:marRight w:val="0"/>
          <w:marTop w:val="0"/>
          <w:marBottom w:val="0"/>
          <w:divBdr>
            <w:top w:val="none" w:sz="0" w:space="0" w:color="auto"/>
            <w:left w:val="none" w:sz="0" w:space="0" w:color="auto"/>
            <w:bottom w:val="none" w:sz="0" w:space="0" w:color="auto"/>
            <w:right w:val="none" w:sz="0" w:space="0" w:color="auto"/>
          </w:divBdr>
        </w:div>
        <w:div w:id="1824660973">
          <w:marLeft w:val="640"/>
          <w:marRight w:val="0"/>
          <w:marTop w:val="0"/>
          <w:marBottom w:val="0"/>
          <w:divBdr>
            <w:top w:val="none" w:sz="0" w:space="0" w:color="auto"/>
            <w:left w:val="none" w:sz="0" w:space="0" w:color="auto"/>
            <w:bottom w:val="none" w:sz="0" w:space="0" w:color="auto"/>
            <w:right w:val="none" w:sz="0" w:space="0" w:color="auto"/>
          </w:divBdr>
        </w:div>
        <w:div w:id="1304702499">
          <w:marLeft w:val="640"/>
          <w:marRight w:val="0"/>
          <w:marTop w:val="0"/>
          <w:marBottom w:val="0"/>
          <w:divBdr>
            <w:top w:val="none" w:sz="0" w:space="0" w:color="auto"/>
            <w:left w:val="none" w:sz="0" w:space="0" w:color="auto"/>
            <w:bottom w:val="none" w:sz="0" w:space="0" w:color="auto"/>
            <w:right w:val="none" w:sz="0" w:space="0" w:color="auto"/>
          </w:divBdr>
        </w:div>
        <w:div w:id="1844859468">
          <w:marLeft w:val="640"/>
          <w:marRight w:val="0"/>
          <w:marTop w:val="0"/>
          <w:marBottom w:val="0"/>
          <w:divBdr>
            <w:top w:val="none" w:sz="0" w:space="0" w:color="auto"/>
            <w:left w:val="none" w:sz="0" w:space="0" w:color="auto"/>
            <w:bottom w:val="none" w:sz="0" w:space="0" w:color="auto"/>
            <w:right w:val="none" w:sz="0" w:space="0" w:color="auto"/>
          </w:divBdr>
        </w:div>
        <w:div w:id="1547837630">
          <w:marLeft w:val="640"/>
          <w:marRight w:val="0"/>
          <w:marTop w:val="0"/>
          <w:marBottom w:val="0"/>
          <w:divBdr>
            <w:top w:val="none" w:sz="0" w:space="0" w:color="auto"/>
            <w:left w:val="none" w:sz="0" w:space="0" w:color="auto"/>
            <w:bottom w:val="none" w:sz="0" w:space="0" w:color="auto"/>
            <w:right w:val="none" w:sz="0" w:space="0" w:color="auto"/>
          </w:divBdr>
        </w:div>
        <w:div w:id="1556745540">
          <w:marLeft w:val="640"/>
          <w:marRight w:val="0"/>
          <w:marTop w:val="0"/>
          <w:marBottom w:val="0"/>
          <w:divBdr>
            <w:top w:val="none" w:sz="0" w:space="0" w:color="auto"/>
            <w:left w:val="none" w:sz="0" w:space="0" w:color="auto"/>
            <w:bottom w:val="none" w:sz="0" w:space="0" w:color="auto"/>
            <w:right w:val="none" w:sz="0" w:space="0" w:color="auto"/>
          </w:divBdr>
        </w:div>
        <w:div w:id="2030831657">
          <w:marLeft w:val="640"/>
          <w:marRight w:val="0"/>
          <w:marTop w:val="0"/>
          <w:marBottom w:val="0"/>
          <w:divBdr>
            <w:top w:val="none" w:sz="0" w:space="0" w:color="auto"/>
            <w:left w:val="none" w:sz="0" w:space="0" w:color="auto"/>
            <w:bottom w:val="none" w:sz="0" w:space="0" w:color="auto"/>
            <w:right w:val="none" w:sz="0" w:space="0" w:color="auto"/>
          </w:divBdr>
        </w:div>
        <w:div w:id="454180380">
          <w:marLeft w:val="640"/>
          <w:marRight w:val="0"/>
          <w:marTop w:val="0"/>
          <w:marBottom w:val="0"/>
          <w:divBdr>
            <w:top w:val="none" w:sz="0" w:space="0" w:color="auto"/>
            <w:left w:val="none" w:sz="0" w:space="0" w:color="auto"/>
            <w:bottom w:val="none" w:sz="0" w:space="0" w:color="auto"/>
            <w:right w:val="none" w:sz="0" w:space="0" w:color="auto"/>
          </w:divBdr>
        </w:div>
        <w:div w:id="1676417195">
          <w:marLeft w:val="640"/>
          <w:marRight w:val="0"/>
          <w:marTop w:val="0"/>
          <w:marBottom w:val="0"/>
          <w:divBdr>
            <w:top w:val="none" w:sz="0" w:space="0" w:color="auto"/>
            <w:left w:val="none" w:sz="0" w:space="0" w:color="auto"/>
            <w:bottom w:val="none" w:sz="0" w:space="0" w:color="auto"/>
            <w:right w:val="none" w:sz="0" w:space="0" w:color="auto"/>
          </w:divBdr>
        </w:div>
        <w:div w:id="904998812">
          <w:marLeft w:val="640"/>
          <w:marRight w:val="0"/>
          <w:marTop w:val="0"/>
          <w:marBottom w:val="0"/>
          <w:divBdr>
            <w:top w:val="none" w:sz="0" w:space="0" w:color="auto"/>
            <w:left w:val="none" w:sz="0" w:space="0" w:color="auto"/>
            <w:bottom w:val="none" w:sz="0" w:space="0" w:color="auto"/>
            <w:right w:val="none" w:sz="0" w:space="0" w:color="auto"/>
          </w:divBdr>
        </w:div>
        <w:div w:id="1552037165">
          <w:marLeft w:val="640"/>
          <w:marRight w:val="0"/>
          <w:marTop w:val="0"/>
          <w:marBottom w:val="0"/>
          <w:divBdr>
            <w:top w:val="none" w:sz="0" w:space="0" w:color="auto"/>
            <w:left w:val="none" w:sz="0" w:space="0" w:color="auto"/>
            <w:bottom w:val="none" w:sz="0" w:space="0" w:color="auto"/>
            <w:right w:val="none" w:sz="0" w:space="0" w:color="auto"/>
          </w:divBdr>
        </w:div>
        <w:div w:id="879434872">
          <w:marLeft w:val="640"/>
          <w:marRight w:val="0"/>
          <w:marTop w:val="0"/>
          <w:marBottom w:val="0"/>
          <w:divBdr>
            <w:top w:val="none" w:sz="0" w:space="0" w:color="auto"/>
            <w:left w:val="none" w:sz="0" w:space="0" w:color="auto"/>
            <w:bottom w:val="none" w:sz="0" w:space="0" w:color="auto"/>
            <w:right w:val="none" w:sz="0" w:space="0" w:color="auto"/>
          </w:divBdr>
        </w:div>
        <w:div w:id="2000770240">
          <w:marLeft w:val="640"/>
          <w:marRight w:val="0"/>
          <w:marTop w:val="0"/>
          <w:marBottom w:val="0"/>
          <w:divBdr>
            <w:top w:val="none" w:sz="0" w:space="0" w:color="auto"/>
            <w:left w:val="none" w:sz="0" w:space="0" w:color="auto"/>
            <w:bottom w:val="none" w:sz="0" w:space="0" w:color="auto"/>
            <w:right w:val="none" w:sz="0" w:space="0" w:color="auto"/>
          </w:divBdr>
        </w:div>
        <w:div w:id="821387612">
          <w:marLeft w:val="640"/>
          <w:marRight w:val="0"/>
          <w:marTop w:val="0"/>
          <w:marBottom w:val="0"/>
          <w:divBdr>
            <w:top w:val="none" w:sz="0" w:space="0" w:color="auto"/>
            <w:left w:val="none" w:sz="0" w:space="0" w:color="auto"/>
            <w:bottom w:val="none" w:sz="0" w:space="0" w:color="auto"/>
            <w:right w:val="none" w:sz="0" w:space="0" w:color="auto"/>
          </w:divBdr>
        </w:div>
        <w:div w:id="1584602520">
          <w:marLeft w:val="640"/>
          <w:marRight w:val="0"/>
          <w:marTop w:val="0"/>
          <w:marBottom w:val="0"/>
          <w:divBdr>
            <w:top w:val="none" w:sz="0" w:space="0" w:color="auto"/>
            <w:left w:val="none" w:sz="0" w:space="0" w:color="auto"/>
            <w:bottom w:val="none" w:sz="0" w:space="0" w:color="auto"/>
            <w:right w:val="none" w:sz="0" w:space="0" w:color="auto"/>
          </w:divBdr>
        </w:div>
        <w:div w:id="367150782">
          <w:marLeft w:val="640"/>
          <w:marRight w:val="0"/>
          <w:marTop w:val="0"/>
          <w:marBottom w:val="0"/>
          <w:divBdr>
            <w:top w:val="none" w:sz="0" w:space="0" w:color="auto"/>
            <w:left w:val="none" w:sz="0" w:space="0" w:color="auto"/>
            <w:bottom w:val="none" w:sz="0" w:space="0" w:color="auto"/>
            <w:right w:val="none" w:sz="0" w:space="0" w:color="auto"/>
          </w:divBdr>
        </w:div>
        <w:div w:id="1578780368">
          <w:marLeft w:val="640"/>
          <w:marRight w:val="0"/>
          <w:marTop w:val="0"/>
          <w:marBottom w:val="0"/>
          <w:divBdr>
            <w:top w:val="none" w:sz="0" w:space="0" w:color="auto"/>
            <w:left w:val="none" w:sz="0" w:space="0" w:color="auto"/>
            <w:bottom w:val="none" w:sz="0" w:space="0" w:color="auto"/>
            <w:right w:val="none" w:sz="0" w:space="0" w:color="auto"/>
          </w:divBdr>
        </w:div>
        <w:div w:id="854423424">
          <w:marLeft w:val="640"/>
          <w:marRight w:val="0"/>
          <w:marTop w:val="0"/>
          <w:marBottom w:val="0"/>
          <w:divBdr>
            <w:top w:val="none" w:sz="0" w:space="0" w:color="auto"/>
            <w:left w:val="none" w:sz="0" w:space="0" w:color="auto"/>
            <w:bottom w:val="none" w:sz="0" w:space="0" w:color="auto"/>
            <w:right w:val="none" w:sz="0" w:space="0" w:color="auto"/>
          </w:divBdr>
        </w:div>
        <w:div w:id="1053193213">
          <w:marLeft w:val="640"/>
          <w:marRight w:val="0"/>
          <w:marTop w:val="0"/>
          <w:marBottom w:val="0"/>
          <w:divBdr>
            <w:top w:val="none" w:sz="0" w:space="0" w:color="auto"/>
            <w:left w:val="none" w:sz="0" w:space="0" w:color="auto"/>
            <w:bottom w:val="none" w:sz="0" w:space="0" w:color="auto"/>
            <w:right w:val="none" w:sz="0" w:space="0" w:color="auto"/>
          </w:divBdr>
        </w:div>
        <w:div w:id="577709569">
          <w:marLeft w:val="640"/>
          <w:marRight w:val="0"/>
          <w:marTop w:val="0"/>
          <w:marBottom w:val="0"/>
          <w:divBdr>
            <w:top w:val="none" w:sz="0" w:space="0" w:color="auto"/>
            <w:left w:val="none" w:sz="0" w:space="0" w:color="auto"/>
            <w:bottom w:val="none" w:sz="0" w:space="0" w:color="auto"/>
            <w:right w:val="none" w:sz="0" w:space="0" w:color="auto"/>
          </w:divBdr>
        </w:div>
        <w:div w:id="1217626037">
          <w:marLeft w:val="640"/>
          <w:marRight w:val="0"/>
          <w:marTop w:val="0"/>
          <w:marBottom w:val="0"/>
          <w:divBdr>
            <w:top w:val="none" w:sz="0" w:space="0" w:color="auto"/>
            <w:left w:val="none" w:sz="0" w:space="0" w:color="auto"/>
            <w:bottom w:val="none" w:sz="0" w:space="0" w:color="auto"/>
            <w:right w:val="none" w:sz="0" w:space="0" w:color="auto"/>
          </w:divBdr>
        </w:div>
        <w:div w:id="1165248583">
          <w:marLeft w:val="640"/>
          <w:marRight w:val="0"/>
          <w:marTop w:val="0"/>
          <w:marBottom w:val="0"/>
          <w:divBdr>
            <w:top w:val="none" w:sz="0" w:space="0" w:color="auto"/>
            <w:left w:val="none" w:sz="0" w:space="0" w:color="auto"/>
            <w:bottom w:val="none" w:sz="0" w:space="0" w:color="auto"/>
            <w:right w:val="none" w:sz="0" w:space="0" w:color="auto"/>
          </w:divBdr>
        </w:div>
        <w:div w:id="291257425">
          <w:marLeft w:val="640"/>
          <w:marRight w:val="0"/>
          <w:marTop w:val="0"/>
          <w:marBottom w:val="0"/>
          <w:divBdr>
            <w:top w:val="none" w:sz="0" w:space="0" w:color="auto"/>
            <w:left w:val="none" w:sz="0" w:space="0" w:color="auto"/>
            <w:bottom w:val="none" w:sz="0" w:space="0" w:color="auto"/>
            <w:right w:val="none" w:sz="0" w:space="0" w:color="auto"/>
          </w:divBdr>
        </w:div>
        <w:div w:id="236936764">
          <w:marLeft w:val="640"/>
          <w:marRight w:val="0"/>
          <w:marTop w:val="0"/>
          <w:marBottom w:val="0"/>
          <w:divBdr>
            <w:top w:val="none" w:sz="0" w:space="0" w:color="auto"/>
            <w:left w:val="none" w:sz="0" w:space="0" w:color="auto"/>
            <w:bottom w:val="none" w:sz="0" w:space="0" w:color="auto"/>
            <w:right w:val="none" w:sz="0" w:space="0" w:color="auto"/>
          </w:divBdr>
        </w:div>
        <w:div w:id="1762874597">
          <w:marLeft w:val="640"/>
          <w:marRight w:val="0"/>
          <w:marTop w:val="0"/>
          <w:marBottom w:val="0"/>
          <w:divBdr>
            <w:top w:val="none" w:sz="0" w:space="0" w:color="auto"/>
            <w:left w:val="none" w:sz="0" w:space="0" w:color="auto"/>
            <w:bottom w:val="none" w:sz="0" w:space="0" w:color="auto"/>
            <w:right w:val="none" w:sz="0" w:space="0" w:color="auto"/>
          </w:divBdr>
        </w:div>
        <w:div w:id="1066803231">
          <w:marLeft w:val="640"/>
          <w:marRight w:val="0"/>
          <w:marTop w:val="0"/>
          <w:marBottom w:val="0"/>
          <w:divBdr>
            <w:top w:val="none" w:sz="0" w:space="0" w:color="auto"/>
            <w:left w:val="none" w:sz="0" w:space="0" w:color="auto"/>
            <w:bottom w:val="none" w:sz="0" w:space="0" w:color="auto"/>
            <w:right w:val="none" w:sz="0" w:space="0" w:color="auto"/>
          </w:divBdr>
        </w:div>
        <w:div w:id="1339044068">
          <w:marLeft w:val="640"/>
          <w:marRight w:val="0"/>
          <w:marTop w:val="0"/>
          <w:marBottom w:val="0"/>
          <w:divBdr>
            <w:top w:val="none" w:sz="0" w:space="0" w:color="auto"/>
            <w:left w:val="none" w:sz="0" w:space="0" w:color="auto"/>
            <w:bottom w:val="none" w:sz="0" w:space="0" w:color="auto"/>
            <w:right w:val="none" w:sz="0" w:space="0" w:color="auto"/>
          </w:divBdr>
        </w:div>
        <w:div w:id="1875187613">
          <w:marLeft w:val="640"/>
          <w:marRight w:val="0"/>
          <w:marTop w:val="0"/>
          <w:marBottom w:val="0"/>
          <w:divBdr>
            <w:top w:val="none" w:sz="0" w:space="0" w:color="auto"/>
            <w:left w:val="none" w:sz="0" w:space="0" w:color="auto"/>
            <w:bottom w:val="none" w:sz="0" w:space="0" w:color="auto"/>
            <w:right w:val="none" w:sz="0" w:space="0" w:color="auto"/>
          </w:divBdr>
        </w:div>
        <w:div w:id="853493273">
          <w:marLeft w:val="640"/>
          <w:marRight w:val="0"/>
          <w:marTop w:val="0"/>
          <w:marBottom w:val="0"/>
          <w:divBdr>
            <w:top w:val="none" w:sz="0" w:space="0" w:color="auto"/>
            <w:left w:val="none" w:sz="0" w:space="0" w:color="auto"/>
            <w:bottom w:val="none" w:sz="0" w:space="0" w:color="auto"/>
            <w:right w:val="none" w:sz="0" w:space="0" w:color="auto"/>
          </w:divBdr>
        </w:div>
        <w:div w:id="1453549450">
          <w:marLeft w:val="640"/>
          <w:marRight w:val="0"/>
          <w:marTop w:val="0"/>
          <w:marBottom w:val="0"/>
          <w:divBdr>
            <w:top w:val="none" w:sz="0" w:space="0" w:color="auto"/>
            <w:left w:val="none" w:sz="0" w:space="0" w:color="auto"/>
            <w:bottom w:val="none" w:sz="0" w:space="0" w:color="auto"/>
            <w:right w:val="none" w:sz="0" w:space="0" w:color="auto"/>
          </w:divBdr>
        </w:div>
        <w:div w:id="1703632079">
          <w:marLeft w:val="640"/>
          <w:marRight w:val="0"/>
          <w:marTop w:val="0"/>
          <w:marBottom w:val="0"/>
          <w:divBdr>
            <w:top w:val="none" w:sz="0" w:space="0" w:color="auto"/>
            <w:left w:val="none" w:sz="0" w:space="0" w:color="auto"/>
            <w:bottom w:val="none" w:sz="0" w:space="0" w:color="auto"/>
            <w:right w:val="none" w:sz="0" w:space="0" w:color="auto"/>
          </w:divBdr>
        </w:div>
        <w:div w:id="1373459755">
          <w:marLeft w:val="640"/>
          <w:marRight w:val="0"/>
          <w:marTop w:val="0"/>
          <w:marBottom w:val="0"/>
          <w:divBdr>
            <w:top w:val="none" w:sz="0" w:space="0" w:color="auto"/>
            <w:left w:val="none" w:sz="0" w:space="0" w:color="auto"/>
            <w:bottom w:val="none" w:sz="0" w:space="0" w:color="auto"/>
            <w:right w:val="none" w:sz="0" w:space="0" w:color="auto"/>
          </w:divBdr>
        </w:div>
        <w:div w:id="649404479">
          <w:marLeft w:val="640"/>
          <w:marRight w:val="0"/>
          <w:marTop w:val="0"/>
          <w:marBottom w:val="0"/>
          <w:divBdr>
            <w:top w:val="none" w:sz="0" w:space="0" w:color="auto"/>
            <w:left w:val="none" w:sz="0" w:space="0" w:color="auto"/>
            <w:bottom w:val="none" w:sz="0" w:space="0" w:color="auto"/>
            <w:right w:val="none" w:sz="0" w:space="0" w:color="auto"/>
          </w:divBdr>
        </w:div>
        <w:div w:id="1229999954">
          <w:marLeft w:val="640"/>
          <w:marRight w:val="0"/>
          <w:marTop w:val="0"/>
          <w:marBottom w:val="0"/>
          <w:divBdr>
            <w:top w:val="none" w:sz="0" w:space="0" w:color="auto"/>
            <w:left w:val="none" w:sz="0" w:space="0" w:color="auto"/>
            <w:bottom w:val="none" w:sz="0" w:space="0" w:color="auto"/>
            <w:right w:val="none" w:sz="0" w:space="0" w:color="auto"/>
          </w:divBdr>
        </w:div>
        <w:div w:id="751199999">
          <w:marLeft w:val="640"/>
          <w:marRight w:val="0"/>
          <w:marTop w:val="0"/>
          <w:marBottom w:val="0"/>
          <w:divBdr>
            <w:top w:val="none" w:sz="0" w:space="0" w:color="auto"/>
            <w:left w:val="none" w:sz="0" w:space="0" w:color="auto"/>
            <w:bottom w:val="none" w:sz="0" w:space="0" w:color="auto"/>
            <w:right w:val="none" w:sz="0" w:space="0" w:color="auto"/>
          </w:divBdr>
        </w:div>
        <w:div w:id="1927808117">
          <w:marLeft w:val="640"/>
          <w:marRight w:val="0"/>
          <w:marTop w:val="0"/>
          <w:marBottom w:val="0"/>
          <w:divBdr>
            <w:top w:val="none" w:sz="0" w:space="0" w:color="auto"/>
            <w:left w:val="none" w:sz="0" w:space="0" w:color="auto"/>
            <w:bottom w:val="none" w:sz="0" w:space="0" w:color="auto"/>
            <w:right w:val="none" w:sz="0" w:space="0" w:color="auto"/>
          </w:divBdr>
        </w:div>
        <w:div w:id="2048486424">
          <w:marLeft w:val="640"/>
          <w:marRight w:val="0"/>
          <w:marTop w:val="0"/>
          <w:marBottom w:val="0"/>
          <w:divBdr>
            <w:top w:val="none" w:sz="0" w:space="0" w:color="auto"/>
            <w:left w:val="none" w:sz="0" w:space="0" w:color="auto"/>
            <w:bottom w:val="none" w:sz="0" w:space="0" w:color="auto"/>
            <w:right w:val="none" w:sz="0" w:space="0" w:color="auto"/>
          </w:divBdr>
        </w:div>
        <w:div w:id="452942853">
          <w:marLeft w:val="640"/>
          <w:marRight w:val="0"/>
          <w:marTop w:val="0"/>
          <w:marBottom w:val="0"/>
          <w:divBdr>
            <w:top w:val="none" w:sz="0" w:space="0" w:color="auto"/>
            <w:left w:val="none" w:sz="0" w:space="0" w:color="auto"/>
            <w:bottom w:val="none" w:sz="0" w:space="0" w:color="auto"/>
            <w:right w:val="none" w:sz="0" w:space="0" w:color="auto"/>
          </w:divBdr>
        </w:div>
        <w:div w:id="1091662795">
          <w:marLeft w:val="640"/>
          <w:marRight w:val="0"/>
          <w:marTop w:val="0"/>
          <w:marBottom w:val="0"/>
          <w:divBdr>
            <w:top w:val="none" w:sz="0" w:space="0" w:color="auto"/>
            <w:left w:val="none" w:sz="0" w:space="0" w:color="auto"/>
            <w:bottom w:val="none" w:sz="0" w:space="0" w:color="auto"/>
            <w:right w:val="none" w:sz="0" w:space="0" w:color="auto"/>
          </w:divBdr>
        </w:div>
        <w:div w:id="311838019">
          <w:marLeft w:val="640"/>
          <w:marRight w:val="0"/>
          <w:marTop w:val="0"/>
          <w:marBottom w:val="0"/>
          <w:divBdr>
            <w:top w:val="none" w:sz="0" w:space="0" w:color="auto"/>
            <w:left w:val="none" w:sz="0" w:space="0" w:color="auto"/>
            <w:bottom w:val="none" w:sz="0" w:space="0" w:color="auto"/>
            <w:right w:val="none" w:sz="0" w:space="0" w:color="auto"/>
          </w:divBdr>
        </w:div>
        <w:div w:id="540870157">
          <w:marLeft w:val="640"/>
          <w:marRight w:val="0"/>
          <w:marTop w:val="0"/>
          <w:marBottom w:val="0"/>
          <w:divBdr>
            <w:top w:val="none" w:sz="0" w:space="0" w:color="auto"/>
            <w:left w:val="none" w:sz="0" w:space="0" w:color="auto"/>
            <w:bottom w:val="none" w:sz="0" w:space="0" w:color="auto"/>
            <w:right w:val="none" w:sz="0" w:space="0" w:color="auto"/>
          </w:divBdr>
        </w:div>
      </w:divsChild>
    </w:div>
    <w:div w:id="1074888289">
      <w:bodyDiv w:val="1"/>
      <w:marLeft w:val="0"/>
      <w:marRight w:val="0"/>
      <w:marTop w:val="0"/>
      <w:marBottom w:val="0"/>
      <w:divBdr>
        <w:top w:val="none" w:sz="0" w:space="0" w:color="auto"/>
        <w:left w:val="none" w:sz="0" w:space="0" w:color="auto"/>
        <w:bottom w:val="none" w:sz="0" w:space="0" w:color="auto"/>
        <w:right w:val="none" w:sz="0" w:space="0" w:color="auto"/>
      </w:divBdr>
      <w:divsChild>
        <w:div w:id="40834511">
          <w:marLeft w:val="640"/>
          <w:marRight w:val="0"/>
          <w:marTop w:val="0"/>
          <w:marBottom w:val="0"/>
          <w:divBdr>
            <w:top w:val="none" w:sz="0" w:space="0" w:color="auto"/>
            <w:left w:val="none" w:sz="0" w:space="0" w:color="auto"/>
            <w:bottom w:val="none" w:sz="0" w:space="0" w:color="auto"/>
            <w:right w:val="none" w:sz="0" w:space="0" w:color="auto"/>
          </w:divBdr>
        </w:div>
        <w:div w:id="91171500">
          <w:marLeft w:val="640"/>
          <w:marRight w:val="0"/>
          <w:marTop w:val="0"/>
          <w:marBottom w:val="0"/>
          <w:divBdr>
            <w:top w:val="none" w:sz="0" w:space="0" w:color="auto"/>
            <w:left w:val="none" w:sz="0" w:space="0" w:color="auto"/>
            <w:bottom w:val="none" w:sz="0" w:space="0" w:color="auto"/>
            <w:right w:val="none" w:sz="0" w:space="0" w:color="auto"/>
          </w:divBdr>
        </w:div>
        <w:div w:id="177545677">
          <w:marLeft w:val="640"/>
          <w:marRight w:val="0"/>
          <w:marTop w:val="0"/>
          <w:marBottom w:val="0"/>
          <w:divBdr>
            <w:top w:val="none" w:sz="0" w:space="0" w:color="auto"/>
            <w:left w:val="none" w:sz="0" w:space="0" w:color="auto"/>
            <w:bottom w:val="none" w:sz="0" w:space="0" w:color="auto"/>
            <w:right w:val="none" w:sz="0" w:space="0" w:color="auto"/>
          </w:divBdr>
        </w:div>
        <w:div w:id="238029133">
          <w:marLeft w:val="640"/>
          <w:marRight w:val="0"/>
          <w:marTop w:val="0"/>
          <w:marBottom w:val="0"/>
          <w:divBdr>
            <w:top w:val="none" w:sz="0" w:space="0" w:color="auto"/>
            <w:left w:val="none" w:sz="0" w:space="0" w:color="auto"/>
            <w:bottom w:val="none" w:sz="0" w:space="0" w:color="auto"/>
            <w:right w:val="none" w:sz="0" w:space="0" w:color="auto"/>
          </w:divBdr>
        </w:div>
        <w:div w:id="256060126">
          <w:marLeft w:val="640"/>
          <w:marRight w:val="0"/>
          <w:marTop w:val="0"/>
          <w:marBottom w:val="0"/>
          <w:divBdr>
            <w:top w:val="none" w:sz="0" w:space="0" w:color="auto"/>
            <w:left w:val="none" w:sz="0" w:space="0" w:color="auto"/>
            <w:bottom w:val="none" w:sz="0" w:space="0" w:color="auto"/>
            <w:right w:val="none" w:sz="0" w:space="0" w:color="auto"/>
          </w:divBdr>
        </w:div>
        <w:div w:id="302270282">
          <w:marLeft w:val="640"/>
          <w:marRight w:val="0"/>
          <w:marTop w:val="0"/>
          <w:marBottom w:val="0"/>
          <w:divBdr>
            <w:top w:val="none" w:sz="0" w:space="0" w:color="auto"/>
            <w:left w:val="none" w:sz="0" w:space="0" w:color="auto"/>
            <w:bottom w:val="none" w:sz="0" w:space="0" w:color="auto"/>
            <w:right w:val="none" w:sz="0" w:space="0" w:color="auto"/>
          </w:divBdr>
        </w:div>
        <w:div w:id="307562913">
          <w:marLeft w:val="640"/>
          <w:marRight w:val="0"/>
          <w:marTop w:val="0"/>
          <w:marBottom w:val="0"/>
          <w:divBdr>
            <w:top w:val="none" w:sz="0" w:space="0" w:color="auto"/>
            <w:left w:val="none" w:sz="0" w:space="0" w:color="auto"/>
            <w:bottom w:val="none" w:sz="0" w:space="0" w:color="auto"/>
            <w:right w:val="none" w:sz="0" w:space="0" w:color="auto"/>
          </w:divBdr>
        </w:div>
        <w:div w:id="447550239">
          <w:marLeft w:val="640"/>
          <w:marRight w:val="0"/>
          <w:marTop w:val="0"/>
          <w:marBottom w:val="0"/>
          <w:divBdr>
            <w:top w:val="none" w:sz="0" w:space="0" w:color="auto"/>
            <w:left w:val="none" w:sz="0" w:space="0" w:color="auto"/>
            <w:bottom w:val="none" w:sz="0" w:space="0" w:color="auto"/>
            <w:right w:val="none" w:sz="0" w:space="0" w:color="auto"/>
          </w:divBdr>
        </w:div>
        <w:div w:id="543904868">
          <w:marLeft w:val="640"/>
          <w:marRight w:val="0"/>
          <w:marTop w:val="0"/>
          <w:marBottom w:val="0"/>
          <w:divBdr>
            <w:top w:val="none" w:sz="0" w:space="0" w:color="auto"/>
            <w:left w:val="none" w:sz="0" w:space="0" w:color="auto"/>
            <w:bottom w:val="none" w:sz="0" w:space="0" w:color="auto"/>
            <w:right w:val="none" w:sz="0" w:space="0" w:color="auto"/>
          </w:divBdr>
        </w:div>
        <w:div w:id="707678278">
          <w:marLeft w:val="640"/>
          <w:marRight w:val="0"/>
          <w:marTop w:val="0"/>
          <w:marBottom w:val="0"/>
          <w:divBdr>
            <w:top w:val="none" w:sz="0" w:space="0" w:color="auto"/>
            <w:left w:val="none" w:sz="0" w:space="0" w:color="auto"/>
            <w:bottom w:val="none" w:sz="0" w:space="0" w:color="auto"/>
            <w:right w:val="none" w:sz="0" w:space="0" w:color="auto"/>
          </w:divBdr>
        </w:div>
        <w:div w:id="723873021">
          <w:marLeft w:val="640"/>
          <w:marRight w:val="0"/>
          <w:marTop w:val="0"/>
          <w:marBottom w:val="0"/>
          <w:divBdr>
            <w:top w:val="none" w:sz="0" w:space="0" w:color="auto"/>
            <w:left w:val="none" w:sz="0" w:space="0" w:color="auto"/>
            <w:bottom w:val="none" w:sz="0" w:space="0" w:color="auto"/>
            <w:right w:val="none" w:sz="0" w:space="0" w:color="auto"/>
          </w:divBdr>
        </w:div>
        <w:div w:id="727190061">
          <w:marLeft w:val="640"/>
          <w:marRight w:val="0"/>
          <w:marTop w:val="0"/>
          <w:marBottom w:val="0"/>
          <w:divBdr>
            <w:top w:val="none" w:sz="0" w:space="0" w:color="auto"/>
            <w:left w:val="none" w:sz="0" w:space="0" w:color="auto"/>
            <w:bottom w:val="none" w:sz="0" w:space="0" w:color="auto"/>
            <w:right w:val="none" w:sz="0" w:space="0" w:color="auto"/>
          </w:divBdr>
        </w:div>
        <w:div w:id="792408522">
          <w:marLeft w:val="640"/>
          <w:marRight w:val="0"/>
          <w:marTop w:val="0"/>
          <w:marBottom w:val="0"/>
          <w:divBdr>
            <w:top w:val="none" w:sz="0" w:space="0" w:color="auto"/>
            <w:left w:val="none" w:sz="0" w:space="0" w:color="auto"/>
            <w:bottom w:val="none" w:sz="0" w:space="0" w:color="auto"/>
            <w:right w:val="none" w:sz="0" w:space="0" w:color="auto"/>
          </w:divBdr>
        </w:div>
        <w:div w:id="797257018">
          <w:marLeft w:val="640"/>
          <w:marRight w:val="0"/>
          <w:marTop w:val="0"/>
          <w:marBottom w:val="0"/>
          <w:divBdr>
            <w:top w:val="none" w:sz="0" w:space="0" w:color="auto"/>
            <w:left w:val="none" w:sz="0" w:space="0" w:color="auto"/>
            <w:bottom w:val="none" w:sz="0" w:space="0" w:color="auto"/>
            <w:right w:val="none" w:sz="0" w:space="0" w:color="auto"/>
          </w:divBdr>
        </w:div>
        <w:div w:id="957682580">
          <w:marLeft w:val="640"/>
          <w:marRight w:val="0"/>
          <w:marTop w:val="0"/>
          <w:marBottom w:val="0"/>
          <w:divBdr>
            <w:top w:val="none" w:sz="0" w:space="0" w:color="auto"/>
            <w:left w:val="none" w:sz="0" w:space="0" w:color="auto"/>
            <w:bottom w:val="none" w:sz="0" w:space="0" w:color="auto"/>
            <w:right w:val="none" w:sz="0" w:space="0" w:color="auto"/>
          </w:divBdr>
        </w:div>
        <w:div w:id="978726682">
          <w:marLeft w:val="640"/>
          <w:marRight w:val="0"/>
          <w:marTop w:val="0"/>
          <w:marBottom w:val="0"/>
          <w:divBdr>
            <w:top w:val="none" w:sz="0" w:space="0" w:color="auto"/>
            <w:left w:val="none" w:sz="0" w:space="0" w:color="auto"/>
            <w:bottom w:val="none" w:sz="0" w:space="0" w:color="auto"/>
            <w:right w:val="none" w:sz="0" w:space="0" w:color="auto"/>
          </w:divBdr>
        </w:div>
        <w:div w:id="981423207">
          <w:marLeft w:val="640"/>
          <w:marRight w:val="0"/>
          <w:marTop w:val="0"/>
          <w:marBottom w:val="0"/>
          <w:divBdr>
            <w:top w:val="none" w:sz="0" w:space="0" w:color="auto"/>
            <w:left w:val="none" w:sz="0" w:space="0" w:color="auto"/>
            <w:bottom w:val="none" w:sz="0" w:space="0" w:color="auto"/>
            <w:right w:val="none" w:sz="0" w:space="0" w:color="auto"/>
          </w:divBdr>
        </w:div>
        <w:div w:id="994456644">
          <w:marLeft w:val="640"/>
          <w:marRight w:val="0"/>
          <w:marTop w:val="0"/>
          <w:marBottom w:val="0"/>
          <w:divBdr>
            <w:top w:val="none" w:sz="0" w:space="0" w:color="auto"/>
            <w:left w:val="none" w:sz="0" w:space="0" w:color="auto"/>
            <w:bottom w:val="none" w:sz="0" w:space="0" w:color="auto"/>
            <w:right w:val="none" w:sz="0" w:space="0" w:color="auto"/>
          </w:divBdr>
        </w:div>
        <w:div w:id="1156992703">
          <w:marLeft w:val="640"/>
          <w:marRight w:val="0"/>
          <w:marTop w:val="0"/>
          <w:marBottom w:val="0"/>
          <w:divBdr>
            <w:top w:val="none" w:sz="0" w:space="0" w:color="auto"/>
            <w:left w:val="none" w:sz="0" w:space="0" w:color="auto"/>
            <w:bottom w:val="none" w:sz="0" w:space="0" w:color="auto"/>
            <w:right w:val="none" w:sz="0" w:space="0" w:color="auto"/>
          </w:divBdr>
        </w:div>
        <w:div w:id="1183519291">
          <w:marLeft w:val="640"/>
          <w:marRight w:val="0"/>
          <w:marTop w:val="0"/>
          <w:marBottom w:val="0"/>
          <w:divBdr>
            <w:top w:val="none" w:sz="0" w:space="0" w:color="auto"/>
            <w:left w:val="none" w:sz="0" w:space="0" w:color="auto"/>
            <w:bottom w:val="none" w:sz="0" w:space="0" w:color="auto"/>
            <w:right w:val="none" w:sz="0" w:space="0" w:color="auto"/>
          </w:divBdr>
        </w:div>
        <w:div w:id="1221555958">
          <w:marLeft w:val="640"/>
          <w:marRight w:val="0"/>
          <w:marTop w:val="0"/>
          <w:marBottom w:val="0"/>
          <w:divBdr>
            <w:top w:val="none" w:sz="0" w:space="0" w:color="auto"/>
            <w:left w:val="none" w:sz="0" w:space="0" w:color="auto"/>
            <w:bottom w:val="none" w:sz="0" w:space="0" w:color="auto"/>
            <w:right w:val="none" w:sz="0" w:space="0" w:color="auto"/>
          </w:divBdr>
        </w:div>
        <w:div w:id="1333221387">
          <w:marLeft w:val="640"/>
          <w:marRight w:val="0"/>
          <w:marTop w:val="0"/>
          <w:marBottom w:val="0"/>
          <w:divBdr>
            <w:top w:val="none" w:sz="0" w:space="0" w:color="auto"/>
            <w:left w:val="none" w:sz="0" w:space="0" w:color="auto"/>
            <w:bottom w:val="none" w:sz="0" w:space="0" w:color="auto"/>
            <w:right w:val="none" w:sz="0" w:space="0" w:color="auto"/>
          </w:divBdr>
        </w:div>
        <w:div w:id="1396121119">
          <w:marLeft w:val="640"/>
          <w:marRight w:val="0"/>
          <w:marTop w:val="0"/>
          <w:marBottom w:val="0"/>
          <w:divBdr>
            <w:top w:val="none" w:sz="0" w:space="0" w:color="auto"/>
            <w:left w:val="none" w:sz="0" w:space="0" w:color="auto"/>
            <w:bottom w:val="none" w:sz="0" w:space="0" w:color="auto"/>
            <w:right w:val="none" w:sz="0" w:space="0" w:color="auto"/>
          </w:divBdr>
        </w:div>
        <w:div w:id="1400400059">
          <w:marLeft w:val="640"/>
          <w:marRight w:val="0"/>
          <w:marTop w:val="0"/>
          <w:marBottom w:val="0"/>
          <w:divBdr>
            <w:top w:val="none" w:sz="0" w:space="0" w:color="auto"/>
            <w:left w:val="none" w:sz="0" w:space="0" w:color="auto"/>
            <w:bottom w:val="none" w:sz="0" w:space="0" w:color="auto"/>
            <w:right w:val="none" w:sz="0" w:space="0" w:color="auto"/>
          </w:divBdr>
        </w:div>
        <w:div w:id="1487480510">
          <w:marLeft w:val="640"/>
          <w:marRight w:val="0"/>
          <w:marTop w:val="0"/>
          <w:marBottom w:val="0"/>
          <w:divBdr>
            <w:top w:val="none" w:sz="0" w:space="0" w:color="auto"/>
            <w:left w:val="none" w:sz="0" w:space="0" w:color="auto"/>
            <w:bottom w:val="none" w:sz="0" w:space="0" w:color="auto"/>
            <w:right w:val="none" w:sz="0" w:space="0" w:color="auto"/>
          </w:divBdr>
        </w:div>
        <w:div w:id="1526627833">
          <w:marLeft w:val="640"/>
          <w:marRight w:val="0"/>
          <w:marTop w:val="0"/>
          <w:marBottom w:val="0"/>
          <w:divBdr>
            <w:top w:val="none" w:sz="0" w:space="0" w:color="auto"/>
            <w:left w:val="none" w:sz="0" w:space="0" w:color="auto"/>
            <w:bottom w:val="none" w:sz="0" w:space="0" w:color="auto"/>
            <w:right w:val="none" w:sz="0" w:space="0" w:color="auto"/>
          </w:divBdr>
        </w:div>
        <w:div w:id="1538546610">
          <w:marLeft w:val="640"/>
          <w:marRight w:val="0"/>
          <w:marTop w:val="0"/>
          <w:marBottom w:val="0"/>
          <w:divBdr>
            <w:top w:val="none" w:sz="0" w:space="0" w:color="auto"/>
            <w:left w:val="none" w:sz="0" w:space="0" w:color="auto"/>
            <w:bottom w:val="none" w:sz="0" w:space="0" w:color="auto"/>
            <w:right w:val="none" w:sz="0" w:space="0" w:color="auto"/>
          </w:divBdr>
        </w:div>
        <w:div w:id="1550342940">
          <w:marLeft w:val="640"/>
          <w:marRight w:val="0"/>
          <w:marTop w:val="0"/>
          <w:marBottom w:val="0"/>
          <w:divBdr>
            <w:top w:val="none" w:sz="0" w:space="0" w:color="auto"/>
            <w:left w:val="none" w:sz="0" w:space="0" w:color="auto"/>
            <w:bottom w:val="none" w:sz="0" w:space="0" w:color="auto"/>
            <w:right w:val="none" w:sz="0" w:space="0" w:color="auto"/>
          </w:divBdr>
        </w:div>
        <w:div w:id="1570581159">
          <w:marLeft w:val="640"/>
          <w:marRight w:val="0"/>
          <w:marTop w:val="0"/>
          <w:marBottom w:val="0"/>
          <w:divBdr>
            <w:top w:val="none" w:sz="0" w:space="0" w:color="auto"/>
            <w:left w:val="none" w:sz="0" w:space="0" w:color="auto"/>
            <w:bottom w:val="none" w:sz="0" w:space="0" w:color="auto"/>
            <w:right w:val="none" w:sz="0" w:space="0" w:color="auto"/>
          </w:divBdr>
        </w:div>
        <w:div w:id="1721128120">
          <w:marLeft w:val="640"/>
          <w:marRight w:val="0"/>
          <w:marTop w:val="0"/>
          <w:marBottom w:val="0"/>
          <w:divBdr>
            <w:top w:val="none" w:sz="0" w:space="0" w:color="auto"/>
            <w:left w:val="none" w:sz="0" w:space="0" w:color="auto"/>
            <w:bottom w:val="none" w:sz="0" w:space="0" w:color="auto"/>
            <w:right w:val="none" w:sz="0" w:space="0" w:color="auto"/>
          </w:divBdr>
        </w:div>
        <w:div w:id="1794790003">
          <w:marLeft w:val="640"/>
          <w:marRight w:val="0"/>
          <w:marTop w:val="0"/>
          <w:marBottom w:val="0"/>
          <w:divBdr>
            <w:top w:val="none" w:sz="0" w:space="0" w:color="auto"/>
            <w:left w:val="none" w:sz="0" w:space="0" w:color="auto"/>
            <w:bottom w:val="none" w:sz="0" w:space="0" w:color="auto"/>
            <w:right w:val="none" w:sz="0" w:space="0" w:color="auto"/>
          </w:divBdr>
        </w:div>
        <w:div w:id="1914923761">
          <w:marLeft w:val="640"/>
          <w:marRight w:val="0"/>
          <w:marTop w:val="0"/>
          <w:marBottom w:val="0"/>
          <w:divBdr>
            <w:top w:val="none" w:sz="0" w:space="0" w:color="auto"/>
            <w:left w:val="none" w:sz="0" w:space="0" w:color="auto"/>
            <w:bottom w:val="none" w:sz="0" w:space="0" w:color="auto"/>
            <w:right w:val="none" w:sz="0" w:space="0" w:color="auto"/>
          </w:divBdr>
        </w:div>
        <w:div w:id="2011330994">
          <w:marLeft w:val="640"/>
          <w:marRight w:val="0"/>
          <w:marTop w:val="0"/>
          <w:marBottom w:val="0"/>
          <w:divBdr>
            <w:top w:val="none" w:sz="0" w:space="0" w:color="auto"/>
            <w:left w:val="none" w:sz="0" w:space="0" w:color="auto"/>
            <w:bottom w:val="none" w:sz="0" w:space="0" w:color="auto"/>
            <w:right w:val="none" w:sz="0" w:space="0" w:color="auto"/>
          </w:divBdr>
        </w:div>
        <w:div w:id="2024478625">
          <w:marLeft w:val="640"/>
          <w:marRight w:val="0"/>
          <w:marTop w:val="0"/>
          <w:marBottom w:val="0"/>
          <w:divBdr>
            <w:top w:val="none" w:sz="0" w:space="0" w:color="auto"/>
            <w:left w:val="none" w:sz="0" w:space="0" w:color="auto"/>
            <w:bottom w:val="none" w:sz="0" w:space="0" w:color="auto"/>
            <w:right w:val="none" w:sz="0" w:space="0" w:color="auto"/>
          </w:divBdr>
        </w:div>
        <w:div w:id="2070229775">
          <w:marLeft w:val="640"/>
          <w:marRight w:val="0"/>
          <w:marTop w:val="0"/>
          <w:marBottom w:val="0"/>
          <w:divBdr>
            <w:top w:val="none" w:sz="0" w:space="0" w:color="auto"/>
            <w:left w:val="none" w:sz="0" w:space="0" w:color="auto"/>
            <w:bottom w:val="none" w:sz="0" w:space="0" w:color="auto"/>
            <w:right w:val="none" w:sz="0" w:space="0" w:color="auto"/>
          </w:divBdr>
        </w:div>
        <w:div w:id="2086099522">
          <w:marLeft w:val="640"/>
          <w:marRight w:val="0"/>
          <w:marTop w:val="0"/>
          <w:marBottom w:val="0"/>
          <w:divBdr>
            <w:top w:val="none" w:sz="0" w:space="0" w:color="auto"/>
            <w:left w:val="none" w:sz="0" w:space="0" w:color="auto"/>
            <w:bottom w:val="none" w:sz="0" w:space="0" w:color="auto"/>
            <w:right w:val="none" w:sz="0" w:space="0" w:color="auto"/>
          </w:divBdr>
        </w:div>
        <w:div w:id="2108110512">
          <w:marLeft w:val="640"/>
          <w:marRight w:val="0"/>
          <w:marTop w:val="0"/>
          <w:marBottom w:val="0"/>
          <w:divBdr>
            <w:top w:val="none" w:sz="0" w:space="0" w:color="auto"/>
            <w:left w:val="none" w:sz="0" w:space="0" w:color="auto"/>
            <w:bottom w:val="none" w:sz="0" w:space="0" w:color="auto"/>
            <w:right w:val="none" w:sz="0" w:space="0" w:color="auto"/>
          </w:divBdr>
        </w:div>
      </w:divsChild>
    </w:div>
    <w:div w:id="1078869585">
      <w:marLeft w:val="640"/>
      <w:marRight w:val="0"/>
      <w:marTop w:val="0"/>
      <w:marBottom w:val="0"/>
      <w:divBdr>
        <w:top w:val="none" w:sz="0" w:space="0" w:color="auto"/>
        <w:left w:val="none" w:sz="0" w:space="0" w:color="auto"/>
        <w:bottom w:val="none" w:sz="0" w:space="0" w:color="auto"/>
        <w:right w:val="none" w:sz="0" w:space="0" w:color="auto"/>
      </w:divBdr>
    </w:div>
    <w:div w:id="1079448870">
      <w:bodyDiv w:val="1"/>
      <w:marLeft w:val="0"/>
      <w:marRight w:val="0"/>
      <w:marTop w:val="0"/>
      <w:marBottom w:val="0"/>
      <w:divBdr>
        <w:top w:val="none" w:sz="0" w:space="0" w:color="auto"/>
        <w:left w:val="none" w:sz="0" w:space="0" w:color="auto"/>
        <w:bottom w:val="none" w:sz="0" w:space="0" w:color="auto"/>
        <w:right w:val="none" w:sz="0" w:space="0" w:color="auto"/>
      </w:divBdr>
      <w:divsChild>
        <w:div w:id="44958601">
          <w:marLeft w:val="640"/>
          <w:marRight w:val="0"/>
          <w:marTop w:val="0"/>
          <w:marBottom w:val="0"/>
          <w:divBdr>
            <w:top w:val="none" w:sz="0" w:space="0" w:color="auto"/>
            <w:left w:val="none" w:sz="0" w:space="0" w:color="auto"/>
            <w:bottom w:val="none" w:sz="0" w:space="0" w:color="auto"/>
            <w:right w:val="none" w:sz="0" w:space="0" w:color="auto"/>
          </w:divBdr>
        </w:div>
        <w:div w:id="48962326">
          <w:marLeft w:val="640"/>
          <w:marRight w:val="0"/>
          <w:marTop w:val="0"/>
          <w:marBottom w:val="0"/>
          <w:divBdr>
            <w:top w:val="none" w:sz="0" w:space="0" w:color="auto"/>
            <w:left w:val="none" w:sz="0" w:space="0" w:color="auto"/>
            <w:bottom w:val="none" w:sz="0" w:space="0" w:color="auto"/>
            <w:right w:val="none" w:sz="0" w:space="0" w:color="auto"/>
          </w:divBdr>
        </w:div>
        <w:div w:id="57365563">
          <w:marLeft w:val="640"/>
          <w:marRight w:val="0"/>
          <w:marTop w:val="0"/>
          <w:marBottom w:val="0"/>
          <w:divBdr>
            <w:top w:val="none" w:sz="0" w:space="0" w:color="auto"/>
            <w:left w:val="none" w:sz="0" w:space="0" w:color="auto"/>
            <w:bottom w:val="none" w:sz="0" w:space="0" w:color="auto"/>
            <w:right w:val="none" w:sz="0" w:space="0" w:color="auto"/>
          </w:divBdr>
        </w:div>
        <w:div w:id="59064577">
          <w:marLeft w:val="640"/>
          <w:marRight w:val="0"/>
          <w:marTop w:val="0"/>
          <w:marBottom w:val="0"/>
          <w:divBdr>
            <w:top w:val="none" w:sz="0" w:space="0" w:color="auto"/>
            <w:left w:val="none" w:sz="0" w:space="0" w:color="auto"/>
            <w:bottom w:val="none" w:sz="0" w:space="0" w:color="auto"/>
            <w:right w:val="none" w:sz="0" w:space="0" w:color="auto"/>
          </w:divBdr>
        </w:div>
        <w:div w:id="129826895">
          <w:marLeft w:val="640"/>
          <w:marRight w:val="0"/>
          <w:marTop w:val="0"/>
          <w:marBottom w:val="0"/>
          <w:divBdr>
            <w:top w:val="none" w:sz="0" w:space="0" w:color="auto"/>
            <w:left w:val="none" w:sz="0" w:space="0" w:color="auto"/>
            <w:bottom w:val="none" w:sz="0" w:space="0" w:color="auto"/>
            <w:right w:val="none" w:sz="0" w:space="0" w:color="auto"/>
          </w:divBdr>
        </w:div>
        <w:div w:id="137772353">
          <w:marLeft w:val="640"/>
          <w:marRight w:val="0"/>
          <w:marTop w:val="0"/>
          <w:marBottom w:val="0"/>
          <w:divBdr>
            <w:top w:val="none" w:sz="0" w:space="0" w:color="auto"/>
            <w:left w:val="none" w:sz="0" w:space="0" w:color="auto"/>
            <w:bottom w:val="none" w:sz="0" w:space="0" w:color="auto"/>
            <w:right w:val="none" w:sz="0" w:space="0" w:color="auto"/>
          </w:divBdr>
        </w:div>
        <w:div w:id="141586597">
          <w:marLeft w:val="640"/>
          <w:marRight w:val="0"/>
          <w:marTop w:val="0"/>
          <w:marBottom w:val="0"/>
          <w:divBdr>
            <w:top w:val="none" w:sz="0" w:space="0" w:color="auto"/>
            <w:left w:val="none" w:sz="0" w:space="0" w:color="auto"/>
            <w:bottom w:val="none" w:sz="0" w:space="0" w:color="auto"/>
            <w:right w:val="none" w:sz="0" w:space="0" w:color="auto"/>
          </w:divBdr>
        </w:div>
        <w:div w:id="254481261">
          <w:marLeft w:val="640"/>
          <w:marRight w:val="0"/>
          <w:marTop w:val="0"/>
          <w:marBottom w:val="0"/>
          <w:divBdr>
            <w:top w:val="none" w:sz="0" w:space="0" w:color="auto"/>
            <w:left w:val="none" w:sz="0" w:space="0" w:color="auto"/>
            <w:bottom w:val="none" w:sz="0" w:space="0" w:color="auto"/>
            <w:right w:val="none" w:sz="0" w:space="0" w:color="auto"/>
          </w:divBdr>
        </w:div>
        <w:div w:id="301734667">
          <w:marLeft w:val="640"/>
          <w:marRight w:val="0"/>
          <w:marTop w:val="0"/>
          <w:marBottom w:val="0"/>
          <w:divBdr>
            <w:top w:val="none" w:sz="0" w:space="0" w:color="auto"/>
            <w:left w:val="none" w:sz="0" w:space="0" w:color="auto"/>
            <w:bottom w:val="none" w:sz="0" w:space="0" w:color="auto"/>
            <w:right w:val="none" w:sz="0" w:space="0" w:color="auto"/>
          </w:divBdr>
        </w:div>
        <w:div w:id="372074928">
          <w:marLeft w:val="640"/>
          <w:marRight w:val="0"/>
          <w:marTop w:val="0"/>
          <w:marBottom w:val="0"/>
          <w:divBdr>
            <w:top w:val="none" w:sz="0" w:space="0" w:color="auto"/>
            <w:left w:val="none" w:sz="0" w:space="0" w:color="auto"/>
            <w:bottom w:val="none" w:sz="0" w:space="0" w:color="auto"/>
            <w:right w:val="none" w:sz="0" w:space="0" w:color="auto"/>
          </w:divBdr>
        </w:div>
        <w:div w:id="384068594">
          <w:marLeft w:val="640"/>
          <w:marRight w:val="0"/>
          <w:marTop w:val="0"/>
          <w:marBottom w:val="0"/>
          <w:divBdr>
            <w:top w:val="none" w:sz="0" w:space="0" w:color="auto"/>
            <w:left w:val="none" w:sz="0" w:space="0" w:color="auto"/>
            <w:bottom w:val="none" w:sz="0" w:space="0" w:color="auto"/>
            <w:right w:val="none" w:sz="0" w:space="0" w:color="auto"/>
          </w:divBdr>
        </w:div>
        <w:div w:id="537275545">
          <w:marLeft w:val="640"/>
          <w:marRight w:val="0"/>
          <w:marTop w:val="0"/>
          <w:marBottom w:val="0"/>
          <w:divBdr>
            <w:top w:val="none" w:sz="0" w:space="0" w:color="auto"/>
            <w:left w:val="none" w:sz="0" w:space="0" w:color="auto"/>
            <w:bottom w:val="none" w:sz="0" w:space="0" w:color="auto"/>
            <w:right w:val="none" w:sz="0" w:space="0" w:color="auto"/>
          </w:divBdr>
        </w:div>
        <w:div w:id="953907849">
          <w:marLeft w:val="640"/>
          <w:marRight w:val="0"/>
          <w:marTop w:val="0"/>
          <w:marBottom w:val="0"/>
          <w:divBdr>
            <w:top w:val="none" w:sz="0" w:space="0" w:color="auto"/>
            <w:left w:val="none" w:sz="0" w:space="0" w:color="auto"/>
            <w:bottom w:val="none" w:sz="0" w:space="0" w:color="auto"/>
            <w:right w:val="none" w:sz="0" w:space="0" w:color="auto"/>
          </w:divBdr>
        </w:div>
        <w:div w:id="1083800189">
          <w:marLeft w:val="640"/>
          <w:marRight w:val="0"/>
          <w:marTop w:val="0"/>
          <w:marBottom w:val="0"/>
          <w:divBdr>
            <w:top w:val="none" w:sz="0" w:space="0" w:color="auto"/>
            <w:left w:val="none" w:sz="0" w:space="0" w:color="auto"/>
            <w:bottom w:val="none" w:sz="0" w:space="0" w:color="auto"/>
            <w:right w:val="none" w:sz="0" w:space="0" w:color="auto"/>
          </w:divBdr>
        </w:div>
        <w:div w:id="1090351617">
          <w:marLeft w:val="640"/>
          <w:marRight w:val="0"/>
          <w:marTop w:val="0"/>
          <w:marBottom w:val="0"/>
          <w:divBdr>
            <w:top w:val="none" w:sz="0" w:space="0" w:color="auto"/>
            <w:left w:val="none" w:sz="0" w:space="0" w:color="auto"/>
            <w:bottom w:val="none" w:sz="0" w:space="0" w:color="auto"/>
            <w:right w:val="none" w:sz="0" w:space="0" w:color="auto"/>
          </w:divBdr>
        </w:div>
        <w:div w:id="1093284240">
          <w:marLeft w:val="640"/>
          <w:marRight w:val="0"/>
          <w:marTop w:val="0"/>
          <w:marBottom w:val="0"/>
          <w:divBdr>
            <w:top w:val="none" w:sz="0" w:space="0" w:color="auto"/>
            <w:left w:val="none" w:sz="0" w:space="0" w:color="auto"/>
            <w:bottom w:val="none" w:sz="0" w:space="0" w:color="auto"/>
            <w:right w:val="none" w:sz="0" w:space="0" w:color="auto"/>
          </w:divBdr>
        </w:div>
        <w:div w:id="1143815038">
          <w:marLeft w:val="640"/>
          <w:marRight w:val="0"/>
          <w:marTop w:val="0"/>
          <w:marBottom w:val="0"/>
          <w:divBdr>
            <w:top w:val="none" w:sz="0" w:space="0" w:color="auto"/>
            <w:left w:val="none" w:sz="0" w:space="0" w:color="auto"/>
            <w:bottom w:val="none" w:sz="0" w:space="0" w:color="auto"/>
            <w:right w:val="none" w:sz="0" w:space="0" w:color="auto"/>
          </w:divBdr>
        </w:div>
        <w:div w:id="1167524859">
          <w:marLeft w:val="640"/>
          <w:marRight w:val="0"/>
          <w:marTop w:val="0"/>
          <w:marBottom w:val="0"/>
          <w:divBdr>
            <w:top w:val="none" w:sz="0" w:space="0" w:color="auto"/>
            <w:left w:val="none" w:sz="0" w:space="0" w:color="auto"/>
            <w:bottom w:val="none" w:sz="0" w:space="0" w:color="auto"/>
            <w:right w:val="none" w:sz="0" w:space="0" w:color="auto"/>
          </w:divBdr>
        </w:div>
        <w:div w:id="1177307542">
          <w:marLeft w:val="640"/>
          <w:marRight w:val="0"/>
          <w:marTop w:val="0"/>
          <w:marBottom w:val="0"/>
          <w:divBdr>
            <w:top w:val="none" w:sz="0" w:space="0" w:color="auto"/>
            <w:left w:val="none" w:sz="0" w:space="0" w:color="auto"/>
            <w:bottom w:val="none" w:sz="0" w:space="0" w:color="auto"/>
            <w:right w:val="none" w:sz="0" w:space="0" w:color="auto"/>
          </w:divBdr>
        </w:div>
        <w:div w:id="1189903816">
          <w:marLeft w:val="640"/>
          <w:marRight w:val="0"/>
          <w:marTop w:val="0"/>
          <w:marBottom w:val="0"/>
          <w:divBdr>
            <w:top w:val="none" w:sz="0" w:space="0" w:color="auto"/>
            <w:left w:val="none" w:sz="0" w:space="0" w:color="auto"/>
            <w:bottom w:val="none" w:sz="0" w:space="0" w:color="auto"/>
            <w:right w:val="none" w:sz="0" w:space="0" w:color="auto"/>
          </w:divBdr>
        </w:div>
        <w:div w:id="1268125865">
          <w:marLeft w:val="640"/>
          <w:marRight w:val="0"/>
          <w:marTop w:val="0"/>
          <w:marBottom w:val="0"/>
          <w:divBdr>
            <w:top w:val="none" w:sz="0" w:space="0" w:color="auto"/>
            <w:left w:val="none" w:sz="0" w:space="0" w:color="auto"/>
            <w:bottom w:val="none" w:sz="0" w:space="0" w:color="auto"/>
            <w:right w:val="none" w:sz="0" w:space="0" w:color="auto"/>
          </w:divBdr>
        </w:div>
        <w:div w:id="1270971463">
          <w:marLeft w:val="640"/>
          <w:marRight w:val="0"/>
          <w:marTop w:val="0"/>
          <w:marBottom w:val="0"/>
          <w:divBdr>
            <w:top w:val="none" w:sz="0" w:space="0" w:color="auto"/>
            <w:left w:val="none" w:sz="0" w:space="0" w:color="auto"/>
            <w:bottom w:val="none" w:sz="0" w:space="0" w:color="auto"/>
            <w:right w:val="none" w:sz="0" w:space="0" w:color="auto"/>
          </w:divBdr>
        </w:div>
        <w:div w:id="1328944797">
          <w:marLeft w:val="640"/>
          <w:marRight w:val="0"/>
          <w:marTop w:val="0"/>
          <w:marBottom w:val="0"/>
          <w:divBdr>
            <w:top w:val="none" w:sz="0" w:space="0" w:color="auto"/>
            <w:left w:val="none" w:sz="0" w:space="0" w:color="auto"/>
            <w:bottom w:val="none" w:sz="0" w:space="0" w:color="auto"/>
            <w:right w:val="none" w:sz="0" w:space="0" w:color="auto"/>
          </w:divBdr>
        </w:div>
        <w:div w:id="1387408129">
          <w:marLeft w:val="640"/>
          <w:marRight w:val="0"/>
          <w:marTop w:val="0"/>
          <w:marBottom w:val="0"/>
          <w:divBdr>
            <w:top w:val="none" w:sz="0" w:space="0" w:color="auto"/>
            <w:left w:val="none" w:sz="0" w:space="0" w:color="auto"/>
            <w:bottom w:val="none" w:sz="0" w:space="0" w:color="auto"/>
            <w:right w:val="none" w:sz="0" w:space="0" w:color="auto"/>
          </w:divBdr>
        </w:div>
        <w:div w:id="1388576983">
          <w:marLeft w:val="640"/>
          <w:marRight w:val="0"/>
          <w:marTop w:val="0"/>
          <w:marBottom w:val="0"/>
          <w:divBdr>
            <w:top w:val="none" w:sz="0" w:space="0" w:color="auto"/>
            <w:left w:val="none" w:sz="0" w:space="0" w:color="auto"/>
            <w:bottom w:val="none" w:sz="0" w:space="0" w:color="auto"/>
            <w:right w:val="none" w:sz="0" w:space="0" w:color="auto"/>
          </w:divBdr>
        </w:div>
        <w:div w:id="1533491894">
          <w:marLeft w:val="640"/>
          <w:marRight w:val="0"/>
          <w:marTop w:val="0"/>
          <w:marBottom w:val="0"/>
          <w:divBdr>
            <w:top w:val="none" w:sz="0" w:space="0" w:color="auto"/>
            <w:left w:val="none" w:sz="0" w:space="0" w:color="auto"/>
            <w:bottom w:val="none" w:sz="0" w:space="0" w:color="auto"/>
            <w:right w:val="none" w:sz="0" w:space="0" w:color="auto"/>
          </w:divBdr>
        </w:div>
        <w:div w:id="1536189241">
          <w:marLeft w:val="640"/>
          <w:marRight w:val="0"/>
          <w:marTop w:val="0"/>
          <w:marBottom w:val="0"/>
          <w:divBdr>
            <w:top w:val="none" w:sz="0" w:space="0" w:color="auto"/>
            <w:left w:val="none" w:sz="0" w:space="0" w:color="auto"/>
            <w:bottom w:val="none" w:sz="0" w:space="0" w:color="auto"/>
            <w:right w:val="none" w:sz="0" w:space="0" w:color="auto"/>
          </w:divBdr>
        </w:div>
        <w:div w:id="1588077834">
          <w:marLeft w:val="640"/>
          <w:marRight w:val="0"/>
          <w:marTop w:val="0"/>
          <w:marBottom w:val="0"/>
          <w:divBdr>
            <w:top w:val="none" w:sz="0" w:space="0" w:color="auto"/>
            <w:left w:val="none" w:sz="0" w:space="0" w:color="auto"/>
            <w:bottom w:val="none" w:sz="0" w:space="0" w:color="auto"/>
            <w:right w:val="none" w:sz="0" w:space="0" w:color="auto"/>
          </w:divBdr>
        </w:div>
        <w:div w:id="1663048757">
          <w:marLeft w:val="640"/>
          <w:marRight w:val="0"/>
          <w:marTop w:val="0"/>
          <w:marBottom w:val="0"/>
          <w:divBdr>
            <w:top w:val="none" w:sz="0" w:space="0" w:color="auto"/>
            <w:left w:val="none" w:sz="0" w:space="0" w:color="auto"/>
            <w:bottom w:val="none" w:sz="0" w:space="0" w:color="auto"/>
            <w:right w:val="none" w:sz="0" w:space="0" w:color="auto"/>
          </w:divBdr>
        </w:div>
        <w:div w:id="1706052397">
          <w:marLeft w:val="640"/>
          <w:marRight w:val="0"/>
          <w:marTop w:val="0"/>
          <w:marBottom w:val="0"/>
          <w:divBdr>
            <w:top w:val="none" w:sz="0" w:space="0" w:color="auto"/>
            <w:left w:val="none" w:sz="0" w:space="0" w:color="auto"/>
            <w:bottom w:val="none" w:sz="0" w:space="0" w:color="auto"/>
            <w:right w:val="none" w:sz="0" w:space="0" w:color="auto"/>
          </w:divBdr>
        </w:div>
        <w:div w:id="1740861683">
          <w:marLeft w:val="640"/>
          <w:marRight w:val="0"/>
          <w:marTop w:val="0"/>
          <w:marBottom w:val="0"/>
          <w:divBdr>
            <w:top w:val="none" w:sz="0" w:space="0" w:color="auto"/>
            <w:left w:val="none" w:sz="0" w:space="0" w:color="auto"/>
            <w:bottom w:val="none" w:sz="0" w:space="0" w:color="auto"/>
            <w:right w:val="none" w:sz="0" w:space="0" w:color="auto"/>
          </w:divBdr>
        </w:div>
        <w:div w:id="1753424932">
          <w:marLeft w:val="640"/>
          <w:marRight w:val="0"/>
          <w:marTop w:val="0"/>
          <w:marBottom w:val="0"/>
          <w:divBdr>
            <w:top w:val="none" w:sz="0" w:space="0" w:color="auto"/>
            <w:left w:val="none" w:sz="0" w:space="0" w:color="auto"/>
            <w:bottom w:val="none" w:sz="0" w:space="0" w:color="auto"/>
            <w:right w:val="none" w:sz="0" w:space="0" w:color="auto"/>
          </w:divBdr>
        </w:div>
        <w:div w:id="1774855683">
          <w:marLeft w:val="640"/>
          <w:marRight w:val="0"/>
          <w:marTop w:val="0"/>
          <w:marBottom w:val="0"/>
          <w:divBdr>
            <w:top w:val="none" w:sz="0" w:space="0" w:color="auto"/>
            <w:left w:val="none" w:sz="0" w:space="0" w:color="auto"/>
            <w:bottom w:val="none" w:sz="0" w:space="0" w:color="auto"/>
            <w:right w:val="none" w:sz="0" w:space="0" w:color="auto"/>
          </w:divBdr>
        </w:div>
        <w:div w:id="1793402472">
          <w:marLeft w:val="640"/>
          <w:marRight w:val="0"/>
          <w:marTop w:val="0"/>
          <w:marBottom w:val="0"/>
          <w:divBdr>
            <w:top w:val="none" w:sz="0" w:space="0" w:color="auto"/>
            <w:left w:val="none" w:sz="0" w:space="0" w:color="auto"/>
            <w:bottom w:val="none" w:sz="0" w:space="0" w:color="auto"/>
            <w:right w:val="none" w:sz="0" w:space="0" w:color="auto"/>
          </w:divBdr>
        </w:div>
        <w:div w:id="1817063231">
          <w:marLeft w:val="640"/>
          <w:marRight w:val="0"/>
          <w:marTop w:val="0"/>
          <w:marBottom w:val="0"/>
          <w:divBdr>
            <w:top w:val="none" w:sz="0" w:space="0" w:color="auto"/>
            <w:left w:val="none" w:sz="0" w:space="0" w:color="auto"/>
            <w:bottom w:val="none" w:sz="0" w:space="0" w:color="auto"/>
            <w:right w:val="none" w:sz="0" w:space="0" w:color="auto"/>
          </w:divBdr>
        </w:div>
        <w:div w:id="1858158948">
          <w:marLeft w:val="640"/>
          <w:marRight w:val="0"/>
          <w:marTop w:val="0"/>
          <w:marBottom w:val="0"/>
          <w:divBdr>
            <w:top w:val="none" w:sz="0" w:space="0" w:color="auto"/>
            <w:left w:val="none" w:sz="0" w:space="0" w:color="auto"/>
            <w:bottom w:val="none" w:sz="0" w:space="0" w:color="auto"/>
            <w:right w:val="none" w:sz="0" w:space="0" w:color="auto"/>
          </w:divBdr>
        </w:div>
        <w:div w:id="1858814968">
          <w:marLeft w:val="640"/>
          <w:marRight w:val="0"/>
          <w:marTop w:val="0"/>
          <w:marBottom w:val="0"/>
          <w:divBdr>
            <w:top w:val="none" w:sz="0" w:space="0" w:color="auto"/>
            <w:left w:val="none" w:sz="0" w:space="0" w:color="auto"/>
            <w:bottom w:val="none" w:sz="0" w:space="0" w:color="auto"/>
            <w:right w:val="none" w:sz="0" w:space="0" w:color="auto"/>
          </w:divBdr>
        </w:div>
        <w:div w:id="1858999804">
          <w:marLeft w:val="640"/>
          <w:marRight w:val="0"/>
          <w:marTop w:val="0"/>
          <w:marBottom w:val="0"/>
          <w:divBdr>
            <w:top w:val="none" w:sz="0" w:space="0" w:color="auto"/>
            <w:left w:val="none" w:sz="0" w:space="0" w:color="auto"/>
            <w:bottom w:val="none" w:sz="0" w:space="0" w:color="auto"/>
            <w:right w:val="none" w:sz="0" w:space="0" w:color="auto"/>
          </w:divBdr>
        </w:div>
        <w:div w:id="1921868502">
          <w:marLeft w:val="640"/>
          <w:marRight w:val="0"/>
          <w:marTop w:val="0"/>
          <w:marBottom w:val="0"/>
          <w:divBdr>
            <w:top w:val="none" w:sz="0" w:space="0" w:color="auto"/>
            <w:left w:val="none" w:sz="0" w:space="0" w:color="auto"/>
            <w:bottom w:val="none" w:sz="0" w:space="0" w:color="auto"/>
            <w:right w:val="none" w:sz="0" w:space="0" w:color="auto"/>
          </w:divBdr>
        </w:div>
        <w:div w:id="1953052792">
          <w:marLeft w:val="640"/>
          <w:marRight w:val="0"/>
          <w:marTop w:val="0"/>
          <w:marBottom w:val="0"/>
          <w:divBdr>
            <w:top w:val="none" w:sz="0" w:space="0" w:color="auto"/>
            <w:left w:val="none" w:sz="0" w:space="0" w:color="auto"/>
            <w:bottom w:val="none" w:sz="0" w:space="0" w:color="auto"/>
            <w:right w:val="none" w:sz="0" w:space="0" w:color="auto"/>
          </w:divBdr>
        </w:div>
        <w:div w:id="1971355129">
          <w:marLeft w:val="640"/>
          <w:marRight w:val="0"/>
          <w:marTop w:val="0"/>
          <w:marBottom w:val="0"/>
          <w:divBdr>
            <w:top w:val="none" w:sz="0" w:space="0" w:color="auto"/>
            <w:left w:val="none" w:sz="0" w:space="0" w:color="auto"/>
            <w:bottom w:val="none" w:sz="0" w:space="0" w:color="auto"/>
            <w:right w:val="none" w:sz="0" w:space="0" w:color="auto"/>
          </w:divBdr>
        </w:div>
        <w:div w:id="1992783202">
          <w:marLeft w:val="640"/>
          <w:marRight w:val="0"/>
          <w:marTop w:val="0"/>
          <w:marBottom w:val="0"/>
          <w:divBdr>
            <w:top w:val="none" w:sz="0" w:space="0" w:color="auto"/>
            <w:left w:val="none" w:sz="0" w:space="0" w:color="auto"/>
            <w:bottom w:val="none" w:sz="0" w:space="0" w:color="auto"/>
            <w:right w:val="none" w:sz="0" w:space="0" w:color="auto"/>
          </w:divBdr>
        </w:div>
      </w:divsChild>
    </w:div>
    <w:div w:id="1079862189">
      <w:marLeft w:val="0"/>
      <w:marRight w:val="0"/>
      <w:marTop w:val="0"/>
      <w:marBottom w:val="0"/>
      <w:divBdr>
        <w:top w:val="none" w:sz="0" w:space="0" w:color="auto"/>
        <w:left w:val="none" w:sz="0" w:space="0" w:color="auto"/>
        <w:bottom w:val="none" w:sz="0" w:space="0" w:color="auto"/>
        <w:right w:val="none" w:sz="0" w:space="0" w:color="auto"/>
      </w:divBdr>
    </w:div>
    <w:div w:id="1082071116">
      <w:marLeft w:val="640"/>
      <w:marRight w:val="0"/>
      <w:marTop w:val="0"/>
      <w:marBottom w:val="0"/>
      <w:divBdr>
        <w:top w:val="none" w:sz="0" w:space="0" w:color="auto"/>
        <w:left w:val="none" w:sz="0" w:space="0" w:color="auto"/>
        <w:bottom w:val="none" w:sz="0" w:space="0" w:color="auto"/>
        <w:right w:val="none" w:sz="0" w:space="0" w:color="auto"/>
      </w:divBdr>
    </w:div>
    <w:div w:id="1082139880">
      <w:bodyDiv w:val="1"/>
      <w:marLeft w:val="0"/>
      <w:marRight w:val="0"/>
      <w:marTop w:val="0"/>
      <w:marBottom w:val="0"/>
      <w:divBdr>
        <w:top w:val="none" w:sz="0" w:space="0" w:color="auto"/>
        <w:left w:val="none" w:sz="0" w:space="0" w:color="auto"/>
        <w:bottom w:val="none" w:sz="0" w:space="0" w:color="auto"/>
        <w:right w:val="none" w:sz="0" w:space="0" w:color="auto"/>
      </w:divBdr>
      <w:divsChild>
        <w:div w:id="2017221348">
          <w:marLeft w:val="640"/>
          <w:marRight w:val="0"/>
          <w:marTop w:val="0"/>
          <w:marBottom w:val="0"/>
          <w:divBdr>
            <w:top w:val="none" w:sz="0" w:space="0" w:color="auto"/>
            <w:left w:val="none" w:sz="0" w:space="0" w:color="auto"/>
            <w:bottom w:val="none" w:sz="0" w:space="0" w:color="auto"/>
            <w:right w:val="none" w:sz="0" w:space="0" w:color="auto"/>
          </w:divBdr>
        </w:div>
        <w:div w:id="1518227652">
          <w:marLeft w:val="640"/>
          <w:marRight w:val="0"/>
          <w:marTop w:val="0"/>
          <w:marBottom w:val="0"/>
          <w:divBdr>
            <w:top w:val="none" w:sz="0" w:space="0" w:color="auto"/>
            <w:left w:val="none" w:sz="0" w:space="0" w:color="auto"/>
            <w:bottom w:val="none" w:sz="0" w:space="0" w:color="auto"/>
            <w:right w:val="none" w:sz="0" w:space="0" w:color="auto"/>
          </w:divBdr>
        </w:div>
        <w:div w:id="718012630">
          <w:marLeft w:val="640"/>
          <w:marRight w:val="0"/>
          <w:marTop w:val="0"/>
          <w:marBottom w:val="0"/>
          <w:divBdr>
            <w:top w:val="none" w:sz="0" w:space="0" w:color="auto"/>
            <w:left w:val="none" w:sz="0" w:space="0" w:color="auto"/>
            <w:bottom w:val="none" w:sz="0" w:space="0" w:color="auto"/>
            <w:right w:val="none" w:sz="0" w:space="0" w:color="auto"/>
          </w:divBdr>
        </w:div>
        <w:div w:id="1729717418">
          <w:marLeft w:val="640"/>
          <w:marRight w:val="0"/>
          <w:marTop w:val="0"/>
          <w:marBottom w:val="0"/>
          <w:divBdr>
            <w:top w:val="none" w:sz="0" w:space="0" w:color="auto"/>
            <w:left w:val="none" w:sz="0" w:space="0" w:color="auto"/>
            <w:bottom w:val="none" w:sz="0" w:space="0" w:color="auto"/>
            <w:right w:val="none" w:sz="0" w:space="0" w:color="auto"/>
          </w:divBdr>
        </w:div>
        <w:div w:id="568657387">
          <w:marLeft w:val="640"/>
          <w:marRight w:val="0"/>
          <w:marTop w:val="0"/>
          <w:marBottom w:val="0"/>
          <w:divBdr>
            <w:top w:val="none" w:sz="0" w:space="0" w:color="auto"/>
            <w:left w:val="none" w:sz="0" w:space="0" w:color="auto"/>
            <w:bottom w:val="none" w:sz="0" w:space="0" w:color="auto"/>
            <w:right w:val="none" w:sz="0" w:space="0" w:color="auto"/>
          </w:divBdr>
        </w:div>
        <w:div w:id="1926962552">
          <w:marLeft w:val="640"/>
          <w:marRight w:val="0"/>
          <w:marTop w:val="0"/>
          <w:marBottom w:val="0"/>
          <w:divBdr>
            <w:top w:val="none" w:sz="0" w:space="0" w:color="auto"/>
            <w:left w:val="none" w:sz="0" w:space="0" w:color="auto"/>
            <w:bottom w:val="none" w:sz="0" w:space="0" w:color="auto"/>
            <w:right w:val="none" w:sz="0" w:space="0" w:color="auto"/>
          </w:divBdr>
        </w:div>
        <w:div w:id="1351107830">
          <w:marLeft w:val="640"/>
          <w:marRight w:val="0"/>
          <w:marTop w:val="0"/>
          <w:marBottom w:val="0"/>
          <w:divBdr>
            <w:top w:val="none" w:sz="0" w:space="0" w:color="auto"/>
            <w:left w:val="none" w:sz="0" w:space="0" w:color="auto"/>
            <w:bottom w:val="none" w:sz="0" w:space="0" w:color="auto"/>
            <w:right w:val="none" w:sz="0" w:space="0" w:color="auto"/>
          </w:divBdr>
        </w:div>
        <w:div w:id="1085613778">
          <w:marLeft w:val="640"/>
          <w:marRight w:val="0"/>
          <w:marTop w:val="0"/>
          <w:marBottom w:val="0"/>
          <w:divBdr>
            <w:top w:val="none" w:sz="0" w:space="0" w:color="auto"/>
            <w:left w:val="none" w:sz="0" w:space="0" w:color="auto"/>
            <w:bottom w:val="none" w:sz="0" w:space="0" w:color="auto"/>
            <w:right w:val="none" w:sz="0" w:space="0" w:color="auto"/>
          </w:divBdr>
        </w:div>
        <w:div w:id="170796474">
          <w:marLeft w:val="640"/>
          <w:marRight w:val="0"/>
          <w:marTop w:val="0"/>
          <w:marBottom w:val="0"/>
          <w:divBdr>
            <w:top w:val="none" w:sz="0" w:space="0" w:color="auto"/>
            <w:left w:val="none" w:sz="0" w:space="0" w:color="auto"/>
            <w:bottom w:val="none" w:sz="0" w:space="0" w:color="auto"/>
            <w:right w:val="none" w:sz="0" w:space="0" w:color="auto"/>
          </w:divBdr>
        </w:div>
        <w:div w:id="2091926828">
          <w:marLeft w:val="640"/>
          <w:marRight w:val="0"/>
          <w:marTop w:val="0"/>
          <w:marBottom w:val="0"/>
          <w:divBdr>
            <w:top w:val="none" w:sz="0" w:space="0" w:color="auto"/>
            <w:left w:val="none" w:sz="0" w:space="0" w:color="auto"/>
            <w:bottom w:val="none" w:sz="0" w:space="0" w:color="auto"/>
            <w:right w:val="none" w:sz="0" w:space="0" w:color="auto"/>
          </w:divBdr>
        </w:div>
        <w:div w:id="77215731">
          <w:marLeft w:val="640"/>
          <w:marRight w:val="0"/>
          <w:marTop w:val="0"/>
          <w:marBottom w:val="0"/>
          <w:divBdr>
            <w:top w:val="none" w:sz="0" w:space="0" w:color="auto"/>
            <w:left w:val="none" w:sz="0" w:space="0" w:color="auto"/>
            <w:bottom w:val="none" w:sz="0" w:space="0" w:color="auto"/>
            <w:right w:val="none" w:sz="0" w:space="0" w:color="auto"/>
          </w:divBdr>
        </w:div>
        <w:div w:id="304894381">
          <w:marLeft w:val="640"/>
          <w:marRight w:val="0"/>
          <w:marTop w:val="0"/>
          <w:marBottom w:val="0"/>
          <w:divBdr>
            <w:top w:val="none" w:sz="0" w:space="0" w:color="auto"/>
            <w:left w:val="none" w:sz="0" w:space="0" w:color="auto"/>
            <w:bottom w:val="none" w:sz="0" w:space="0" w:color="auto"/>
            <w:right w:val="none" w:sz="0" w:space="0" w:color="auto"/>
          </w:divBdr>
        </w:div>
        <w:div w:id="335306273">
          <w:marLeft w:val="640"/>
          <w:marRight w:val="0"/>
          <w:marTop w:val="0"/>
          <w:marBottom w:val="0"/>
          <w:divBdr>
            <w:top w:val="none" w:sz="0" w:space="0" w:color="auto"/>
            <w:left w:val="none" w:sz="0" w:space="0" w:color="auto"/>
            <w:bottom w:val="none" w:sz="0" w:space="0" w:color="auto"/>
            <w:right w:val="none" w:sz="0" w:space="0" w:color="auto"/>
          </w:divBdr>
        </w:div>
        <w:div w:id="325016405">
          <w:marLeft w:val="640"/>
          <w:marRight w:val="0"/>
          <w:marTop w:val="0"/>
          <w:marBottom w:val="0"/>
          <w:divBdr>
            <w:top w:val="none" w:sz="0" w:space="0" w:color="auto"/>
            <w:left w:val="none" w:sz="0" w:space="0" w:color="auto"/>
            <w:bottom w:val="none" w:sz="0" w:space="0" w:color="auto"/>
            <w:right w:val="none" w:sz="0" w:space="0" w:color="auto"/>
          </w:divBdr>
        </w:div>
        <w:div w:id="429592176">
          <w:marLeft w:val="640"/>
          <w:marRight w:val="0"/>
          <w:marTop w:val="0"/>
          <w:marBottom w:val="0"/>
          <w:divBdr>
            <w:top w:val="none" w:sz="0" w:space="0" w:color="auto"/>
            <w:left w:val="none" w:sz="0" w:space="0" w:color="auto"/>
            <w:bottom w:val="none" w:sz="0" w:space="0" w:color="auto"/>
            <w:right w:val="none" w:sz="0" w:space="0" w:color="auto"/>
          </w:divBdr>
        </w:div>
        <w:div w:id="1954482946">
          <w:marLeft w:val="640"/>
          <w:marRight w:val="0"/>
          <w:marTop w:val="0"/>
          <w:marBottom w:val="0"/>
          <w:divBdr>
            <w:top w:val="none" w:sz="0" w:space="0" w:color="auto"/>
            <w:left w:val="none" w:sz="0" w:space="0" w:color="auto"/>
            <w:bottom w:val="none" w:sz="0" w:space="0" w:color="auto"/>
            <w:right w:val="none" w:sz="0" w:space="0" w:color="auto"/>
          </w:divBdr>
        </w:div>
        <w:div w:id="1374649575">
          <w:marLeft w:val="640"/>
          <w:marRight w:val="0"/>
          <w:marTop w:val="0"/>
          <w:marBottom w:val="0"/>
          <w:divBdr>
            <w:top w:val="none" w:sz="0" w:space="0" w:color="auto"/>
            <w:left w:val="none" w:sz="0" w:space="0" w:color="auto"/>
            <w:bottom w:val="none" w:sz="0" w:space="0" w:color="auto"/>
            <w:right w:val="none" w:sz="0" w:space="0" w:color="auto"/>
          </w:divBdr>
        </w:div>
        <w:div w:id="1638484260">
          <w:marLeft w:val="640"/>
          <w:marRight w:val="0"/>
          <w:marTop w:val="0"/>
          <w:marBottom w:val="0"/>
          <w:divBdr>
            <w:top w:val="none" w:sz="0" w:space="0" w:color="auto"/>
            <w:left w:val="none" w:sz="0" w:space="0" w:color="auto"/>
            <w:bottom w:val="none" w:sz="0" w:space="0" w:color="auto"/>
            <w:right w:val="none" w:sz="0" w:space="0" w:color="auto"/>
          </w:divBdr>
        </w:div>
        <w:div w:id="412432719">
          <w:marLeft w:val="640"/>
          <w:marRight w:val="0"/>
          <w:marTop w:val="0"/>
          <w:marBottom w:val="0"/>
          <w:divBdr>
            <w:top w:val="none" w:sz="0" w:space="0" w:color="auto"/>
            <w:left w:val="none" w:sz="0" w:space="0" w:color="auto"/>
            <w:bottom w:val="none" w:sz="0" w:space="0" w:color="auto"/>
            <w:right w:val="none" w:sz="0" w:space="0" w:color="auto"/>
          </w:divBdr>
        </w:div>
        <w:div w:id="1787656881">
          <w:marLeft w:val="640"/>
          <w:marRight w:val="0"/>
          <w:marTop w:val="0"/>
          <w:marBottom w:val="0"/>
          <w:divBdr>
            <w:top w:val="none" w:sz="0" w:space="0" w:color="auto"/>
            <w:left w:val="none" w:sz="0" w:space="0" w:color="auto"/>
            <w:bottom w:val="none" w:sz="0" w:space="0" w:color="auto"/>
            <w:right w:val="none" w:sz="0" w:space="0" w:color="auto"/>
          </w:divBdr>
        </w:div>
        <w:div w:id="632949836">
          <w:marLeft w:val="640"/>
          <w:marRight w:val="0"/>
          <w:marTop w:val="0"/>
          <w:marBottom w:val="0"/>
          <w:divBdr>
            <w:top w:val="none" w:sz="0" w:space="0" w:color="auto"/>
            <w:left w:val="none" w:sz="0" w:space="0" w:color="auto"/>
            <w:bottom w:val="none" w:sz="0" w:space="0" w:color="auto"/>
            <w:right w:val="none" w:sz="0" w:space="0" w:color="auto"/>
          </w:divBdr>
        </w:div>
        <w:div w:id="91048920">
          <w:marLeft w:val="640"/>
          <w:marRight w:val="0"/>
          <w:marTop w:val="0"/>
          <w:marBottom w:val="0"/>
          <w:divBdr>
            <w:top w:val="none" w:sz="0" w:space="0" w:color="auto"/>
            <w:left w:val="none" w:sz="0" w:space="0" w:color="auto"/>
            <w:bottom w:val="none" w:sz="0" w:space="0" w:color="auto"/>
            <w:right w:val="none" w:sz="0" w:space="0" w:color="auto"/>
          </w:divBdr>
        </w:div>
        <w:div w:id="1928687666">
          <w:marLeft w:val="640"/>
          <w:marRight w:val="0"/>
          <w:marTop w:val="0"/>
          <w:marBottom w:val="0"/>
          <w:divBdr>
            <w:top w:val="none" w:sz="0" w:space="0" w:color="auto"/>
            <w:left w:val="none" w:sz="0" w:space="0" w:color="auto"/>
            <w:bottom w:val="none" w:sz="0" w:space="0" w:color="auto"/>
            <w:right w:val="none" w:sz="0" w:space="0" w:color="auto"/>
          </w:divBdr>
        </w:div>
        <w:div w:id="1504510869">
          <w:marLeft w:val="640"/>
          <w:marRight w:val="0"/>
          <w:marTop w:val="0"/>
          <w:marBottom w:val="0"/>
          <w:divBdr>
            <w:top w:val="none" w:sz="0" w:space="0" w:color="auto"/>
            <w:left w:val="none" w:sz="0" w:space="0" w:color="auto"/>
            <w:bottom w:val="none" w:sz="0" w:space="0" w:color="auto"/>
            <w:right w:val="none" w:sz="0" w:space="0" w:color="auto"/>
          </w:divBdr>
        </w:div>
        <w:div w:id="1197961752">
          <w:marLeft w:val="640"/>
          <w:marRight w:val="0"/>
          <w:marTop w:val="0"/>
          <w:marBottom w:val="0"/>
          <w:divBdr>
            <w:top w:val="none" w:sz="0" w:space="0" w:color="auto"/>
            <w:left w:val="none" w:sz="0" w:space="0" w:color="auto"/>
            <w:bottom w:val="none" w:sz="0" w:space="0" w:color="auto"/>
            <w:right w:val="none" w:sz="0" w:space="0" w:color="auto"/>
          </w:divBdr>
        </w:div>
        <w:div w:id="1139539993">
          <w:marLeft w:val="640"/>
          <w:marRight w:val="0"/>
          <w:marTop w:val="0"/>
          <w:marBottom w:val="0"/>
          <w:divBdr>
            <w:top w:val="none" w:sz="0" w:space="0" w:color="auto"/>
            <w:left w:val="none" w:sz="0" w:space="0" w:color="auto"/>
            <w:bottom w:val="none" w:sz="0" w:space="0" w:color="auto"/>
            <w:right w:val="none" w:sz="0" w:space="0" w:color="auto"/>
          </w:divBdr>
        </w:div>
        <w:div w:id="308167640">
          <w:marLeft w:val="640"/>
          <w:marRight w:val="0"/>
          <w:marTop w:val="0"/>
          <w:marBottom w:val="0"/>
          <w:divBdr>
            <w:top w:val="none" w:sz="0" w:space="0" w:color="auto"/>
            <w:left w:val="none" w:sz="0" w:space="0" w:color="auto"/>
            <w:bottom w:val="none" w:sz="0" w:space="0" w:color="auto"/>
            <w:right w:val="none" w:sz="0" w:space="0" w:color="auto"/>
          </w:divBdr>
        </w:div>
        <w:div w:id="1126311232">
          <w:marLeft w:val="640"/>
          <w:marRight w:val="0"/>
          <w:marTop w:val="0"/>
          <w:marBottom w:val="0"/>
          <w:divBdr>
            <w:top w:val="none" w:sz="0" w:space="0" w:color="auto"/>
            <w:left w:val="none" w:sz="0" w:space="0" w:color="auto"/>
            <w:bottom w:val="none" w:sz="0" w:space="0" w:color="auto"/>
            <w:right w:val="none" w:sz="0" w:space="0" w:color="auto"/>
          </w:divBdr>
        </w:div>
        <w:div w:id="545341406">
          <w:marLeft w:val="640"/>
          <w:marRight w:val="0"/>
          <w:marTop w:val="0"/>
          <w:marBottom w:val="0"/>
          <w:divBdr>
            <w:top w:val="none" w:sz="0" w:space="0" w:color="auto"/>
            <w:left w:val="none" w:sz="0" w:space="0" w:color="auto"/>
            <w:bottom w:val="none" w:sz="0" w:space="0" w:color="auto"/>
            <w:right w:val="none" w:sz="0" w:space="0" w:color="auto"/>
          </w:divBdr>
        </w:div>
        <w:div w:id="460652985">
          <w:marLeft w:val="640"/>
          <w:marRight w:val="0"/>
          <w:marTop w:val="0"/>
          <w:marBottom w:val="0"/>
          <w:divBdr>
            <w:top w:val="none" w:sz="0" w:space="0" w:color="auto"/>
            <w:left w:val="none" w:sz="0" w:space="0" w:color="auto"/>
            <w:bottom w:val="none" w:sz="0" w:space="0" w:color="auto"/>
            <w:right w:val="none" w:sz="0" w:space="0" w:color="auto"/>
          </w:divBdr>
        </w:div>
        <w:div w:id="24405857">
          <w:marLeft w:val="640"/>
          <w:marRight w:val="0"/>
          <w:marTop w:val="0"/>
          <w:marBottom w:val="0"/>
          <w:divBdr>
            <w:top w:val="none" w:sz="0" w:space="0" w:color="auto"/>
            <w:left w:val="none" w:sz="0" w:space="0" w:color="auto"/>
            <w:bottom w:val="none" w:sz="0" w:space="0" w:color="auto"/>
            <w:right w:val="none" w:sz="0" w:space="0" w:color="auto"/>
          </w:divBdr>
        </w:div>
        <w:div w:id="983462571">
          <w:marLeft w:val="640"/>
          <w:marRight w:val="0"/>
          <w:marTop w:val="0"/>
          <w:marBottom w:val="0"/>
          <w:divBdr>
            <w:top w:val="none" w:sz="0" w:space="0" w:color="auto"/>
            <w:left w:val="none" w:sz="0" w:space="0" w:color="auto"/>
            <w:bottom w:val="none" w:sz="0" w:space="0" w:color="auto"/>
            <w:right w:val="none" w:sz="0" w:space="0" w:color="auto"/>
          </w:divBdr>
        </w:div>
        <w:div w:id="453061980">
          <w:marLeft w:val="640"/>
          <w:marRight w:val="0"/>
          <w:marTop w:val="0"/>
          <w:marBottom w:val="0"/>
          <w:divBdr>
            <w:top w:val="none" w:sz="0" w:space="0" w:color="auto"/>
            <w:left w:val="none" w:sz="0" w:space="0" w:color="auto"/>
            <w:bottom w:val="none" w:sz="0" w:space="0" w:color="auto"/>
            <w:right w:val="none" w:sz="0" w:space="0" w:color="auto"/>
          </w:divBdr>
        </w:div>
        <w:div w:id="1900049691">
          <w:marLeft w:val="640"/>
          <w:marRight w:val="0"/>
          <w:marTop w:val="0"/>
          <w:marBottom w:val="0"/>
          <w:divBdr>
            <w:top w:val="none" w:sz="0" w:space="0" w:color="auto"/>
            <w:left w:val="none" w:sz="0" w:space="0" w:color="auto"/>
            <w:bottom w:val="none" w:sz="0" w:space="0" w:color="auto"/>
            <w:right w:val="none" w:sz="0" w:space="0" w:color="auto"/>
          </w:divBdr>
        </w:div>
        <w:div w:id="1311057190">
          <w:marLeft w:val="640"/>
          <w:marRight w:val="0"/>
          <w:marTop w:val="0"/>
          <w:marBottom w:val="0"/>
          <w:divBdr>
            <w:top w:val="none" w:sz="0" w:space="0" w:color="auto"/>
            <w:left w:val="none" w:sz="0" w:space="0" w:color="auto"/>
            <w:bottom w:val="none" w:sz="0" w:space="0" w:color="auto"/>
            <w:right w:val="none" w:sz="0" w:space="0" w:color="auto"/>
          </w:divBdr>
        </w:div>
        <w:div w:id="2012904713">
          <w:marLeft w:val="640"/>
          <w:marRight w:val="0"/>
          <w:marTop w:val="0"/>
          <w:marBottom w:val="0"/>
          <w:divBdr>
            <w:top w:val="none" w:sz="0" w:space="0" w:color="auto"/>
            <w:left w:val="none" w:sz="0" w:space="0" w:color="auto"/>
            <w:bottom w:val="none" w:sz="0" w:space="0" w:color="auto"/>
            <w:right w:val="none" w:sz="0" w:space="0" w:color="auto"/>
          </w:divBdr>
        </w:div>
        <w:div w:id="488643409">
          <w:marLeft w:val="640"/>
          <w:marRight w:val="0"/>
          <w:marTop w:val="0"/>
          <w:marBottom w:val="0"/>
          <w:divBdr>
            <w:top w:val="none" w:sz="0" w:space="0" w:color="auto"/>
            <w:left w:val="none" w:sz="0" w:space="0" w:color="auto"/>
            <w:bottom w:val="none" w:sz="0" w:space="0" w:color="auto"/>
            <w:right w:val="none" w:sz="0" w:space="0" w:color="auto"/>
          </w:divBdr>
        </w:div>
        <w:div w:id="485242005">
          <w:marLeft w:val="640"/>
          <w:marRight w:val="0"/>
          <w:marTop w:val="0"/>
          <w:marBottom w:val="0"/>
          <w:divBdr>
            <w:top w:val="none" w:sz="0" w:space="0" w:color="auto"/>
            <w:left w:val="none" w:sz="0" w:space="0" w:color="auto"/>
            <w:bottom w:val="none" w:sz="0" w:space="0" w:color="auto"/>
            <w:right w:val="none" w:sz="0" w:space="0" w:color="auto"/>
          </w:divBdr>
        </w:div>
        <w:div w:id="1207254629">
          <w:marLeft w:val="640"/>
          <w:marRight w:val="0"/>
          <w:marTop w:val="0"/>
          <w:marBottom w:val="0"/>
          <w:divBdr>
            <w:top w:val="none" w:sz="0" w:space="0" w:color="auto"/>
            <w:left w:val="none" w:sz="0" w:space="0" w:color="auto"/>
            <w:bottom w:val="none" w:sz="0" w:space="0" w:color="auto"/>
            <w:right w:val="none" w:sz="0" w:space="0" w:color="auto"/>
          </w:divBdr>
        </w:div>
        <w:div w:id="1128402388">
          <w:marLeft w:val="640"/>
          <w:marRight w:val="0"/>
          <w:marTop w:val="0"/>
          <w:marBottom w:val="0"/>
          <w:divBdr>
            <w:top w:val="none" w:sz="0" w:space="0" w:color="auto"/>
            <w:left w:val="none" w:sz="0" w:space="0" w:color="auto"/>
            <w:bottom w:val="none" w:sz="0" w:space="0" w:color="auto"/>
            <w:right w:val="none" w:sz="0" w:space="0" w:color="auto"/>
          </w:divBdr>
        </w:div>
        <w:div w:id="2064207605">
          <w:marLeft w:val="640"/>
          <w:marRight w:val="0"/>
          <w:marTop w:val="0"/>
          <w:marBottom w:val="0"/>
          <w:divBdr>
            <w:top w:val="none" w:sz="0" w:space="0" w:color="auto"/>
            <w:left w:val="none" w:sz="0" w:space="0" w:color="auto"/>
            <w:bottom w:val="none" w:sz="0" w:space="0" w:color="auto"/>
            <w:right w:val="none" w:sz="0" w:space="0" w:color="auto"/>
          </w:divBdr>
        </w:div>
      </w:divsChild>
    </w:div>
    <w:div w:id="1083262205">
      <w:marLeft w:val="640"/>
      <w:marRight w:val="0"/>
      <w:marTop w:val="0"/>
      <w:marBottom w:val="0"/>
      <w:divBdr>
        <w:top w:val="none" w:sz="0" w:space="0" w:color="auto"/>
        <w:left w:val="none" w:sz="0" w:space="0" w:color="auto"/>
        <w:bottom w:val="none" w:sz="0" w:space="0" w:color="auto"/>
        <w:right w:val="none" w:sz="0" w:space="0" w:color="auto"/>
      </w:divBdr>
    </w:div>
    <w:div w:id="1088816029">
      <w:marLeft w:val="0"/>
      <w:marRight w:val="0"/>
      <w:marTop w:val="0"/>
      <w:marBottom w:val="0"/>
      <w:divBdr>
        <w:top w:val="none" w:sz="0" w:space="0" w:color="auto"/>
        <w:left w:val="none" w:sz="0" w:space="0" w:color="auto"/>
        <w:bottom w:val="none" w:sz="0" w:space="0" w:color="auto"/>
        <w:right w:val="none" w:sz="0" w:space="0" w:color="auto"/>
      </w:divBdr>
    </w:div>
    <w:div w:id="1090590228">
      <w:bodyDiv w:val="1"/>
      <w:marLeft w:val="0"/>
      <w:marRight w:val="0"/>
      <w:marTop w:val="0"/>
      <w:marBottom w:val="0"/>
      <w:divBdr>
        <w:top w:val="none" w:sz="0" w:space="0" w:color="auto"/>
        <w:left w:val="none" w:sz="0" w:space="0" w:color="auto"/>
        <w:bottom w:val="none" w:sz="0" w:space="0" w:color="auto"/>
        <w:right w:val="none" w:sz="0" w:space="0" w:color="auto"/>
      </w:divBdr>
      <w:divsChild>
        <w:div w:id="717782836">
          <w:marLeft w:val="640"/>
          <w:marRight w:val="0"/>
          <w:marTop w:val="0"/>
          <w:marBottom w:val="0"/>
          <w:divBdr>
            <w:top w:val="none" w:sz="0" w:space="0" w:color="auto"/>
            <w:left w:val="none" w:sz="0" w:space="0" w:color="auto"/>
            <w:bottom w:val="none" w:sz="0" w:space="0" w:color="auto"/>
            <w:right w:val="none" w:sz="0" w:space="0" w:color="auto"/>
          </w:divBdr>
        </w:div>
        <w:div w:id="1515725264">
          <w:marLeft w:val="640"/>
          <w:marRight w:val="0"/>
          <w:marTop w:val="0"/>
          <w:marBottom w:val="0"/>
          <w:divBdr>
            <w:top w:val="none" w:sz="0" w:space="0" w:color="auto"/>
            <w:left w:val="none" w:sz="0" w:space="0" w:color="auto"/>
            <w:bottom w:val="none" w:sz="0" w:space="0" w:color="auto"/>
            <w:right w:val="none" w:sz="0" w:space="0" w:color="auto"/>
          </w:divBdr>
        </w:div>
        <w:div w:id="420175402">
          <w:marLeft w:val="640"/>
          <w:marRight w:val="0"/>
          <w:marTop w:val="0"/>
          <w:marBottom w:val="0"/>
          <w:divBdr>
            <w:top w:val="none" w:sz="0" w:space="0" w:color="auto"/>
            <w:left w:val="none" w:sz="0" w:space="0" w:color="auto"/>
            <w:bottom w:val="none" w:sz="0" w:space="0" w:color="auto"/>
            <w:right w:val="none" w:sz="0" w:space="0" w:color="auto"/>
          </w:divBdr>
        </w:div>
        <w:div w:id="236868129">
          <w:marLeft w:val="640"/>
          <w:marRight w:val="0"/>
          <w:marTop w:val="0"/>
          <w:marBottom w:val="0"/>
          <w:divBdr>
            <w:top w:val="none" w:sz="0" w:space="0" w:color="auto"/>
            <w:left w:val="none" w:sz="0" w:space="0" w:color="auto"/>
            <w:bottom w:val="none" w:sz="0" w:space="0" w:color="auto"/>
            <w:right w:val="none" w:sz="0" w:space="0" w:color="auto"/>
          </w:divBdr>
        </w:div>
        <w:div w:id="1977561141">
          <w:marLeft w:val="640"/>
          <w:marRight w:val="0"/>
          <w:marTop w:val="0"/>
          <w:marBottom w:val="0"/>
          <w:divBdr>
            <w:top w:val="none" w:sz="0" w:space="0" w:color="auto"/>
            <w:left w:val="none" w:sz="0" w:space="0" w:color="auto"/>
            <w:bottom w:val="none" w:sz="0" w:space="0" w:color="auto"/>
            <w:right w:val="none" w:sz="0" w:space="0" w:color="auto"/>
          </w:divBdr>
        </w:div>
        <w:div w:id="117115595">
          <w:marLeft w:val="640"/>
          <w:marRight w:val="0"/>
          <w:marTop w:val="0"/>
          <w:marBottom w:val="0"/>
          <w:divBdr>
            <w:top w:val="none" w:sz="0" w:space="0" w:color="auto"/>
            <w:left w:val="none" w:sz="0" w:space="0" w:color="auto"/>
            <w:bottom w:val="none" w:sz="0" w:space="0" w:color="auto"/>
            <w:right w:val="none" w:sz="0" w:space="0" w:color="auto"/>
          </w:divBdr>
        </w:div>
        <w:div w:id="1499955146">
          <w:marLeft w:val="640"/>
          <w:marRight w:val="0"/>
          <w:marTop w:val="0"/>
          <w:marBottom w:val="0"/>
          <w:divBdr>
            <w:top w:val="none" w:sz="0" w:space="0" w:color="auto"/>
            <w:left w:val="none" w:sz="0" w:space="0" w:color="auto"/>
            <w:bottom w:val="none" w:sz="0" w:space="0" w:color="auto"/>
            <w:right w:val="none" w:sz="0" w:space="0" w:color="auto"/>
          </w:divBdr>
        </w:div>
        <w:div w:id="1973244160">
          <w:marLeft w:val="640"/>
          <w:marRight w:val="0"/>
          <w:marTop w:val="0"/>
          <w:marBottom w:val="0"/>
          <w:divBdr>
            <w:top w:val="none" w:sz="0" w:space="0" w:color="auto"/>
            <w:left w:val="none" w:sz="0" w:space="0" w:color="auto"/>
            <w:bottom w:val="none" w:sz="0" w:space="0" w:color="auto"/>
            <w:right w:val="none" w:sz="0" w:space="0" w:color="auto"/>
          </w:divBdr>
        </w:div>
        <w:div w:id="1361514039">
          <w:marLeft w:val="640"/>
          <w:marRight w:val="0"/>
          <w:marTop w:val="0"/>
          <w:marBottom w:val="0"/>
          <w:divBdr>
            <w:top w:val="none" w:sz="0" w:space="0" w:color="auto"/>
            <w:left w:val="none" w:sz="0" w:space="0" w:color="auto"/>
            <w:bottom w:val="none" w:sz="0" w:space="0" w:color="auto"/>
            <w:right w:val="none" w:sz="0" w:space="0" w:color="auto"/>
          </w:divBdr>
        </w:div>
        <w:div w:id="1490903951">
          <w:marLeft w:val="640"/>
          <w:marRight w:val="0"/>
          <w:marTop w:val="0"/>
          <w:marBottom w:val="0"/>
          <w:divBdr>
            <w:top w:val="none" w:sz="0" w:space="0" w:color="auto"/>
            <w:left w:val="none" w:sz="0" w:space="0" w:color="auto"/>
            <w:bottom w:val="none" w:sz="0" w:space="0" w:color="auto"/>
            <w:right w:val="none" w:sz="0" w:space="0" w:color="auto"/>
          </w:divBdr>
        </w:div>
        <w:div w:id="1784690657">
          <w:marLeft w:val="640"/>
          <w:marRight w:val="0"/>
          <w:marTop w:val="0"/>
          <w:marBottom w:val="0"/>
          <w:divBdr>
            <w:top w:val="none" w:sz="0" w:space="0" w:color="auto"/>
            <w:left w:val="none" w:sz="0" w:space="0" w:color="auto"/>
            <w:bottom w:val="none" w:sz="0" w:space="0" w:color="auto"/>
            <w:right w:val="none" w:sz="0" w:space="0" w:color="auto"/>
          </w:divBdr>
        </w:div>
        <w:div w:id="920215799">
          <w:marLeft w:val="640"/>
          <w:marRight w:val="0"/>
          <w:marTop w:val="0"/>
          <w:marBottom w:val="0"/>
          <w:divBdr>
            <w:top w:val="none" w:sz="0" w:space="0" w:color="auto"/>
            <w:left w:val="none" w:sz="0" w:space="0" w:color="auto"/>
            <w:bottom w:val="none" w:sz="0" w:space="0" w:color="auto"/>
            <w:right w:val="none" w:sz="0" w:space="0" w:color="auto"/>
          </w:divBdr>
        </w:div>
        <w:div w:id="1679850497">
          <w:marLeft w:val="640"/>
          <w:marRight w:val="0"/>
          <w:marTop w:val="0"/>
          <w:marBottom w:val="0"/>
          <w:divBdr>
            <w:top w:val="none" w:sz="0" w:space="0" w:color="auto"/>
            <w:left w:val="none" w:sz="0" w:space="0" w:color="auto"/>
            <w:bottom w:val="none" w:sz="0" w:space="0" w:color="auto"/>
            <w:right w:val="none" w:sz="0" w:space="0" w:color="auto"/>
          </w:divBdr>
        </w:div>
        <w:div w:id="1090392869">
          <w:marLeft w:val="640"/>
          <w:marRight w:val="0"/>
          <w:marTop w:val="0"/>
          <w:marBottom w:val="0"/>
          <w:divBdr>
            <w:top w:val="none" w:sz="0" w:space="0" w:color="auto"/>
            <w:left w:val="none" w:sz="0" w:space="0" w:color="auto"/>
            <w:bottom w:val="none" w:sz="0" w:space="0" w:color="auto"/>
            <w:right w:val="none" w:sz="0" w:space="0" w:color="auto"/>
          </w:divBdr>
        </w:div>
        <w:div w:id="832330291">
          <w:marLeft w:val="640"/>
          <w:marRight w:val="0"/>
          <w:marTop w:val="0"/>
          <w:marBottom w:val="0"/>
          <w:divBdr>
            <w:top w:val="none" w:sz="0" w:space="0" w:color="auto"/>
            <w:left w:val="none" w:sz="0" w:space="0" w:color="auto"/>
            <w:bottom w:val="none" w:sz="0" w:space="0" w:color="auto"/>
            <w:right w:val="none" w:sz="0" w:space="0" w:color="auto"/>
          </w:divBdr>
        </w:div>
        <w:div w:id="1360161499">
          <w:marLeft w:val="640"/>
          <w:marRight w:val="0"/>
          <w:marTop w:val="0"/>
          <w:marBottom w:val="0"/>
          <w:divBdr>
            <w:top w:val="none" w:sz="0" w:space="0" w:color="auto"/>
            <w:left w:val="none" w:sz="0" w:space="0" w:color="auto"/>
            <w:bottom w:val="none" w:sz="0" w:space="0" w:color="auto"/>
            <w:right w:val="none" w:sz="0" w:space="0" w:color="auto"/>
          </w:divBdr>
        </w:div>
        <w:div w:id="139271102">
          <w:marLeft w:val="640"/>
          <w:marRight w:val="0"/>
          <w:marTop w:val="0"/>
          <w:marBottom w:val="0"/>
          <w:divBdr>
            <w:top w:val="none" w:sz="0" w:space="0" w:color="auto"/>
            <w:left w:val="none" w:sz="0" w:space="0" w:color="auto"/>
            <w:bottom w:val="none" w:sz="0" w:space="0" w:color="auto"/>
            <w:right w:val="none" w:sz="0" w:space="0" w:color="auto"/>
          </w:divBdr>
        </w:div>
        <w:div w:id="1232616035">
          <w:marLeft w:val="640"/>
          <w:marRight w:val="0"/>
          <w:marTop w:val="0"/>
          <w:marBottom w:val="0"/>
          <w:divBdr>
            <w:top w:val="none" w:sz="0" w:space="0" w:color="auto"/>
            <w:left w:val="none" w:sz="0" w:space="0" w:color="auto"/>
            <w:bottom w:val="none" w:sz="0" w:space="0" w:color="auto"/>
            <w:right w:val="none" w:sz="0" w:space="0" w:color="auto"/>
          </w:divBdr>
        </w:div>
        <w:div w:id="1791821933">
          <w:marLeft w:val="640"/>
          <w:marRight w:val="0"/>
          <w:marTop w:val="0"/>
          <w:marBottom w:val="0"/>
          <w:divBdr>
            <w:top w:val="none" w:sz="0" w:space="0" w:color="auto"/>
            <w:left w:val="none" w:sz="0" w:space="0" w:color="auto"/>
            <w:bottom w:val="none" w:sz="0" w:space="0" w:color="auto"/>
            <w:right w:val="none" w:sz="0" w:space="0" w:color="auto"/>
          </w:divBdr>
        </w:div>
        <w:div w:id="1326015110">
          <w:marLeft w:val="640"/>
          <w:marRight w:val="0"/>
          <w:marTop w:val="0"/>
          <w:marBottom w:val="0"/>
          <w:divBdr>
            <w:top w:val="none" w:sz="0" w:space="0" w:color="auto"/>
            <w:left w:val="none" w:sz="0" w:space="0" w:color="auto"/>
            <w:bottom w:val="none" w:sz="0" w:space="0" w:color="auto"/>
            <w:right w:val="none" w:sz="0" w:space="0" w:color="auto"/>
          </w:divBdr>
        </w:div>
        <w:div w:id="1368024671">
          <w:marLeft w:val="640"/>
          <w:marRight w:val="0"/>
          <w:marTop w:val="0"/>
          <w:marBottom w:val="0"/>
          <w:divBdr>
            <w:top w:val="none" w:sz="0" w:space="0" w:color="auto"/>
            <w:left w:val="none" w:sz="0" w:space="0" w:color="auto"/>
            <w:bottom w:val="none" w:sz="0" w:space="0" w:color="auto"/>
            <w:right w:val="none" w:sz="0" w:space="0" w:color="auto"/>
          </w:divBdr>
        </w:div>
        <w:div w:id="633293277">
          <w:marLeft w:val="640"/>
          <w:marRight w:val="0"/>
          <w:marTop w:val="0"/>
          <w:marBottom w:val="0"/>
          <w:divBdr>
            <w:top w:val="none" w:sz="0" w:space="0" w:color="auto"/>
            <w:left w:val="none" w:sz="0" w:space="0" w:color="auto"/>
            <w:bottom w:val="none" w:sz="0" w:space="0" w:color="auto"/>
            <w:right w:val="none" w:sz="0" w:space="0" w:color="auto"/>
          </w:divBdr>
        </w:div>
        <w:div w:id="1636715593">
          <w:marLeft w:val="640"/>
          <w:marRight w:val="0"/>
          <w:marTop w:val="0"/>
          <w:marBottom w:val="0"/>
          <w:divBdr>
            <w:top w:val="none" w:sz="0" w:space="0" w:color="auto"/>
            <w:left w:val="none" w:sz="0" w:space="0" w:color="auto"/>
            <w:bottom w:val="none" w:sz="0" w:space="0" w:color="auto"/>
            <w:right w:val="none" w:sz="0" w:space="0" w:color="auto"/>
          </w:divBdr>
        </w:div>
        <w:div w:id="1269045663">
          <w:marLeft w:val="640"/>
          <w:marRight w:val="0"/>
          <w:marTop w:val="0"/>
          <w:marBottom w:val="0"/>
          <w:divBdr>
            <w:top w:val="none" w:sz="0" w:space="0" w:color="auto"/>
            <w:left w:val="none" w:sz="0" w:space="0" w:color="auto"/>
            <w:bottom w:val="none" w:sz="0" w:space="0" w:color="auto"/>
            <w:right w:val="none" w:sz="0" w:space="0" w:color="auto"/>
          </w:divBdr>
        </w:div>
        <w:div w:id="1684701159">
          <w:marLeft w:val="640"/>
          <w:marRight w:val="0"/>
          <w:marTop w:val="0"/>
          <w:marBottom w:val="0"/>
          <w:divBdr>
            <w:top w:val="none" w:sz="0" w:space="0" w:color="auto"/>
            <w:left w:val="none" w:sz="0" w:space="0" w:color="auto"/>
            <w:bottom w:val="none" w:sz="0" w:space="0" w:color="auto"/>
            <w:right w:val="none" w:sz="0" w:space="0" w:color="auto"/>
          </w:divBdr>
        </w:div>
        <w:div w:id="975598918">
          <w:marLeft w:val="640"/>
          <w:marRight w:val="0"/>
          <w:marTop w:val="0"/>
          <w:marBottom w:val="0"/>
          <w:divBdr>
            <w:top w:val="none" w:sz="0" w:space="0" w:color="auto"/>
            <w:left w:val="none" w:sz="0" w:space="0" w:color="auto"/>
            <w:bottom w:val="none" w:sz="0" w:space="0" w:color="auto"/>
            <w:right w:val="none" w:sz="0" w:space="0" w:color="auto"/>
          </w:divBdr>
        </w:div>
        <w:div w:id="148523392">
          <w:marLeft w:val="640"/>
          <w:marRight w:val="0"/>
          <w:marTop w:val="0"/>
          <w:marBottom w:val="0"/>
          <w:divBdr>
            <w:top w:val="none" w:sz="0" w:space="0" w:color="auto"/>
            <w:left w:val="none" w:sz="0" w:space="0" w:color="auto"/>
            <w:bottom w:val="none" w:sz="0" w:space="0" w:color="auto"/>
            <w:right w:val="none" w:sz="0" w:space="0" w:color="auto"/>
          </w:divBdr>
        </w:div>
        <w:div w:id="1743140305">
          <w:marLeft w:val="640"/>
          <w:marRight w:val="0"/>
          <w:marTop w:val="0"/>
          <w:marBottom w:val="0"/>
          <w:divBdr>
            <w:top w:val="none" w:sz="0" w:space="0" w:color="auto"/>
            <w:left w:val="none" w:sz="0" w:space="0" w:color="auto"/>
            <w:bottom w:val="none" w:sz="0" w:space="0" w:color="auto"/>
            <w:right w:val="none" w:sz="0" w:space="0" w:color="auto"/>
          </w:divBdr>
        </w:div>
        <w:div w:id="1699701979">
          <w:marLeft w:val="640"/>
          <w:marRight w:val="0"/>
          <w:marTop w:val="0"/>
          <w:marBottom w:val="0"/>
          <w:divBdr>
            <w:top w:val="none" w:sz="0" w:space="0" w:color="auto"/>
            <w:left w:val="none" w:sz="0" w:space="0" w:color="auto"/>
            <w:bottom w:val="none" w:sz="0" w:space="0" w:color="auto"/>
            <w:right w:val="none" w:sz="0" w:space="0" w:color="auto"/>
          </w:divBdr>
        </w:div>
        <w:div w:id="2009626982">
          <w:marLeft w:val="640"/>
          <w:marRight w:val="0"/>
          <w:marTop w:val="0"/>
          <w:marBottom w:val="0"/>
          <w:divBdr>
            <w:top w:val="none" w:sz="0" w:space="0" w:color="auto"/>
            <w:left w:val="none" w:sz="0" w:space="0" w:color="auto"/>
            <w:bottom w:val="none" w:sz="0" w:space="0" w:color="auto"/>
            <w:right w:val="none" w:sz="0" w:space="0" w:color="auto"/>
          </w:divBdr>
        </w:div>
        <w:div w:id="514392287">
          <w:marLeft w:val="640"/>
          <w:marRight w:val="0"/>
          <w:marTop w:val="0"/>
          <w:marBottom w:val="0"/>
          <w:divBdr>
            <w:top w:val="none" w:sz="0" w:space="0" w:color="auto"/>
            <w:left w:val="none" w:sz="0" w:space="0" w:color="auto"/>
            <w:bottom w:val="none" w:sz="0" w:space="0" w:color="auto"/>
            <w:right w:val="none" w:sz="0" w:space="0" w:color="auto"/>
          </w:divBdr>
        </w:div>
        <w:div w:id="1564674917">
          <w:marLeft w:val="640"/>
          <w:marRight w:val="0"/>
          <w:marTop w:val="0"/>
          <w:marBottom w:val="0"/>
          <w:divBdr>
            <w:top w:val="none" w:sz="0" w:space="0" w:color="auto"/>
            <w:left w:val="none" w:sz="0" w:space="0" w:color="auto"/>
            <w:bottom w:val="none" w:sz="0" w:space="0" w:color="auto"/>
            <w:right w:val="none" w:sz="0" w:space="0" w:color="auto"/>
          </w:divBdr>
        </w:div>
        <w:div w:id="2072190459">
          <w:marLeft w:val="640"/>
          <w:marRight w:val="0"/>
          <w:marTop w:val="0"/>
          <w:marBottom w:val="0"/>
          <w:divBdr>
            <w:top w:val="none" w:sz="0" w:space="0" w:color="auto"/>
            <w:left w:val="none" w:sz="0" w:space="0" w:color="auto"/>
            <w:bottom w:val="none" w:sz="0" w:space="0" w:color="auto"/>
            <w:right w:val="none" w:sz="0" w:space="0" w:color="auto"/>
          </w:divBdr>
        </w:div>
        <w:div w:id="1708792289">
          <w:marLeft w:val="640"/>
          <w:marRight w:val="0"/>
          <w:marTop w:val="0"/>
          <w:marBottom w:val="0"/>
          <w:divBdr>
            <w:top w:val="none" w:sz="0" w:space="0" w:color="auto"/>
            <w:left w:val="none" w:sz="0" w:space="0" w:color="auto"/>
            <w:bottom w:val="none" w:sz="0" w:space="0" w:color="auto"/>
            <w:right w:val="none" w:sz="0" w:space="0" w:color="auto"/>
          </w:divBdr>
        </w:div>
        <w:div w:id="1593316036">
          <w:marLeft w:val="640"/>
          <w:marRight w:val="0"/>
          <w:marTop w:val="0"/>
          <w:marBottom w:val="0"/>
          <w:divBdr>
            <w:top w:val="none" w:sz="0" w:space="0" w:color="auto"/>
            <w:left w:val="none" w:sz="0" w:space="0" w:color="auto"/>
            <w:bottom w:val="none" w:sz="0" w:space="0" w:color="auto"/>
            <w:right w:val="none" w:sz="0" w:space="0" w:color="auto"/>
          </w:divBdr>
        </w:div>
        <w:div w:id="2056851671">
          <w:marLeft w:val="640"/>
          <w:marRight w:val="0"/>
          <w:marTop w:val="0"/>
          <w:marBottom w:val="0"/>
          <w:divBdr>
            <w:top w:val="none" w:sz="0" w:space="0" w:color="auto"/>
            <w:left w:val="none" w:sz="0" w:space="0" w:color="auto"/>
            <w:bottom w:val="none" w:sz="0" w:space="0" w:color="auto"/>
            <w:right w:val="none" w:sz="0" w:space="0" w:color="auto"/>
          </w:divBdr>
        </w:div>
        <w:div w:id="332536505">
          <w:marLeft w:val="640"/>
          <w:marRight w:val="0"/>
          <w:marTop w:val="0"/>
          <w:marBottom w:val="0"/>
          <w:divBdr>
            <w:top w:val="none" w:sz="0" w:space="0" w:color="auto"/>
            <w:left w:val="none" w:sz="0" w:space="0" w:color="auto"/>
            <w:bottom w:val="none" w:sz="0" w:space="0" w:color="auto"/>
            <w:right w:val="none" w:sz="0" w:space="0" w:color="auto"/>
          </w:divBdr>
        </w:div>
        <w:div w:id="1622807255">
          <w:marLeft w:val="640"/>
          <w:marRight w:val="0"/>
          <w:marTop w:val="0"/>
          <w:marBottom w:val="0"/>
          <w:divBdr>
            <w:top w:val="none" w:sz="0" w:space="0" w:color="auto"/>
            <w:left w:val="none" w:sz="0" w:space="0" w:color="auto"/>
            <w:bottom w:val="none" w:sz="0" w:space="0" w:color="auto"/>
            <w:right w:val="none" w:sz="0" w:space="0" w:color="auto"/>
          </w:divBdr>
        </w:div>
        <w:div w:id="911159760">
          <w:marLeft w:val="640"/>
          <w:marRight w:val="0"/>
          <w:marTop w:val="0"/>
          <w:marBottom w:val="0"/>
          <w:divBdr>
            <w:top w:val="none" w:sz="0" w:space="0" w:color="auto"/>
            <w:left w:val="none" w:sz="0" w:space="0" w:color="auto"/>
            <w:bottom w:val="none" w:sz="0" w:space="0" w:color="auto"/>
            <w:right w:val="none" w:sz="0" w:space="0" w:color="auto"/>
          </w:divBdr>
        </w:div>
        <w:div w:id="1697463869">
          <w:marLeft w:val="640"/>
          <w:marRight w:val="0"/>
          <w:marTop w:val="0"/>
          <w:marBottom w:val="0"/>
          <w:divBdr>
            <w:top w:val="none" w:sz="0" w:space="0" w:color="auto"/>
            <w:left w:val="none" w:sz="0" w:space="0" w:color="auto"/>
            <w:bottom w:val="none" w:sz="0" w:space="0" w:color="auto"/>
            <w:right w:val="none" w:sz="0" w:space="0" w:color="auto"/>
          </w:divBdr>
        </w:div>
        <w:div w:id="2087914310">
          <w:marLeft w:val="640"/>
          <w:marRight w:val="0"/>
          <w:marTop w:val="0"/>
          <w:marBottom w:val="0"/>
          <w:divBdr>
            <w:top w:val="none" w:sz="0" w:space="0" w:color="auto"/>
            <w:left w:val="none" w:sz="0" w:space="0" w:color="auto"/>
            <w:bottom w:val="none" w:sz="0" w:space="0" w:color="auto"/>
            <w:right w:val="none" w:sz="0" w:space="0" w:color="auto"/>
          </w:divBdr>
        </w:div>
        <w:div w:id="1794902408">
          <w:marLeft w:val="640"/>
          <w:marRight w:val="0"/>
          <w:marTop w:val="0"/>
          <w:marBottom w:val="0"/>
          <w:divBdr>
            <w:top w:val="none" w:sz="0" w:space="0" w:color="auto"/>
            <w:left w:val="none" w:sz="0" w:space="0" w:color="auto"/>
            <w:bottom w:val="none" w:sz="0" w:space="0" w:color="auto"/>
            <w:right w:val="none" w:sz="0" w:space="0" w:color="auto"/>
          </w:divBdr>
        </w:div>
        <w:div w:id="1661225407">
          <w:marLeft w:val="640"/>
          <w:marRight w:val="0"/>
          <w:marTop w:val="0"/>
          <w:marBottom w:val="0"/>
          <w:divBdr>
            <w:top w:val="none" w:sz="0" w:space="0" w:color="auto"/>
            <w:left w:val="none" w:sz="0" w:space="0" w:color="auto"/>
            <w:bottom w:val="none" w:sz="0" w:space="0" w:color="auto"/>
            <w:right w:val="none" w:sz="0" w:space="0" w:color="auto"/>
          </w:divBdr>
        </w:div>
        <w:div w:id="581573339">
          <w:marLeft w:val="640"/>
          <w:marRight w:val="0"/>
          <w:marTop w:val="0"/>
          <w:marBottom w:val="0"/>
          <w:divBdr>
            <w:top w:val="none" w:sz="0" w:space="0" w:color="auto"/>
            <w:left w:val="none" w:sz="0" w:space="0" w:color="auto"/>
            <w:bottom w:val="none" w:sz="0" w:space="0" w:color="auto"/>
            <w:right w:val="none" w:sz="0" w:space="0" w:color="auto"/>
          </w:divBdr>
        </w:div>
      </w:divsChild>
    </w:div>
    <w:div w:id="1092898455">
      <w:marLeft w:val="640"/>
      <w:marRight w:val="0"/>
      <w:marTop w:val="0"/>
      <w:marBottom w:val="0"/>
      <w:divBdr>
        <w:top w:val="none" w:sz="0" w:space="0" w:color="auto"/>
        <w:left w:val="none" w:sz="0" w:space="0" w:color="auto"/>
        <w:bottom w:val="none" w:sz="0" w:space="0" w:color="auto"/>
        <w:right w:val="none" w:sz="0" w:space="0" w:color="auto"/>
      </w:divBdr>
    </w:div>
    <w:div w:id="1093624371">
      <w:marLeft w:val="640"/>
      <w:marRight w:val="0"/>
      <w:marTop w:val="0"/>
      <w:marBottom w:val="0"/>
      <w:divBdr>
        <w:top w:val="none" w:sz="0" w:space="0" w:color="auto"/>
        <w:left w:val="none" w:sz="0" w:space="0" w:color="auto"/>
        <w:bottom w:val="none" w:sz="0" w:space="0" w:color="auto"/>
        <w:right w:val="none" w:sz="0" w:space="0" w:color="auto"/>
      </w:divBdr>
    </w:div>
    <w:div w:id="1094714604">
      <w:bodyDiv w:val="1"/>
      <w:marLeft w:val="0"/>
      <w:marRight w:val="0"/>
      <w:marTop w:val="0"/>
      <w:marBottom w:val="0"/>
      <w:divBdr>
        <w:top w:val="none" w:sz="0" w:space="0" w:color="auto"/>
        <w:left w:val="none" w:sz="0" w:space="0" w:color="auto"/>
        <w:bottom w:val="none" w:sz="0" w:space="0" w:color="auto"/>
        <w:right w:val="none" w:sz="0" w:space="0" w:color="auto"/>
      </w:divBdr>
      <w:divsChild>
        <w:div w:id="82797290">
          <w:marLeft w:val="640"/>
          <w:marRight w:val="0"/>
          <w:marTop w:val="0"/>
          <w:marBottom w:val="0"/>
          <w:divBdr>
            <w:top w:val="none" w:sz="0" w:space="0" w:color="auto"/>
            <w:left w:val="none" w:sz="0" w:space="0" w:color="auto"/>
            <w:bottom w:val="none" w:sz="0" w:space="0" w:color="auto"/>
            <w:right w:val="none" w:sz="0" w:space="0" w:color="auto"/>
          </w:divBdr>
        </w:div>
        <w:div w:id="91053338">
          <w:marLeft w:val="640"/>
          <w:marRight w:val="0"/>
          <w:marTop w:val="0"/>
          <w:marBottom w:val="0"/>
          <w:divBdr>
            <w:top w:val="none" w:sz="0" w:space="0" w:color="auto"/>
            <w:left w:val="none" w:sz="0" w:space="0" w:color="auto"/>
            <w:bottom w:val="none" w:sz="0" w:space="0" w:color="auto"/>
            <w:right w:val="none" w:sz="0" w:space="0" w:color="auto"/>
          </w:divBdr>
        </w:div>
        <w:div w:id="133572415">
          <w:marLeft w:val="640"/>
          <w:marRight w:val="0"/>
          <w:marTop w:val="0"/>
          <w:marBottom w:val="0"/>
          <w:divBdr>
            <w:top w:val="none" w:sz="0" w:space="0" w:color="auto"/>
            <w:left w:val="none" w:sz="0" w:space="0" w:color="auto"/>
            <w:bottom w:val="none" w:sz="0" w:space="0" w:color="auto"/>
            <w:right w:val="none" w:sz="0" w:space="0" w:color="auto"/>
          </w:divBdr>
        </w:div>
        <w:div w:id="152449830">
          <w:marLeft w:val="640"/>
          <w:marRight w:val="0"/>
          <w:marTop w:val="0"/>
          <w:marBottom w:val="0"/>
          <w:divBdr>
            <w:top w:val="none" w:sz="0" w:space="0" w:color="auto"/>
            <w:left w:val="none" w:sz="0" w:space="0" w:color="auto"/>
            <w:bottom w:val="none" w:sz="0" w:space="0" w:color="auto"/>
            <w:right w:val="none" w:sz="0" w:space="0" w:color="auto"/>
          </w:divBdr>
        </w:div>
        <w:div w:id="156311899">
          <w:marLeft w:val="640"/>
          <w:marRight w:val="0"/>
          <w:marTop w:val="0"/>
          <w:marBottom w:val="0"/>
          <w:divBdr>
            <w:top w:val="none" w:sz="0" w:space="0" w:color="auto"/>
            <w:left w:val="none" w:sz="0" w:space="0" w:color="auto"/>
            <w:bottom w:val="none" w:sz="0" w:space="0" w:color="auto"/>
            <w:right w:val="none" w:sz="0" w:space="0" w:color="auto"/>
          </w:divBdr>
        </w:div>
        <w:div w:id="161239014">
          <w:marLeft w:val="640"/>
          <w:marRight w:val="0"/>
          <w:marTop w:val="0"/>
          <w:marBottom w:val="0"/>
          <w:divBdr>
            <w:top w:val="none" w:sz="0" w:space="0" w:color="auto"/>
            <w:left w:val="none" w:sz="0" w:space="0" w:color="auto"/>
            <w:bottom w:val="none" w:sz="0" w:space="0" w:color="auto"/>
            <w:right w:val="none" w:sz="0" w:space="0" w:color="auto"/>
          </w:divBdr>
        </w:div>
        <w:div w:id="337923366">
          <w:marLeft w:val="640"/>
          <w:marRight w:val="0"/>
          <w:marTop w:val="0"/>
          <w:marBottom w:val="0"/>
          <w:divBdr>
            <w:top w:val="none" w:sz="0" w:space="0" w:color="auto"/>
            <w:left w:val="none" w:sz="0" w:space="0" w:color="auto"/>
            <w:bottom w:val="none" w:sz="0" w:space="0" w:color="auto"/>
            <w:right w:val="none" w:sz="0" w:space="0" w:color="auto"/>
          </w:divBdr>
        </w:div>
        <w:div w:id="360984437">
          <w:marLeft w:val="640"/>
          <w:marRight w:val="0"/>
          <w:marTop w:val="0"/>
          <w:marBottom w:val="0"/>
          <w:divBdr>
            <w:top w:val="none" w:sz="0" w:space="0" w:color="auto"/>
            <w:left w:val="none" w:sz="0" w:space="0" w:color="auto"/>
            <w:bottom w:val="none" w:sz="0" w:space="0" w:color="auto"/>
            <w:right w:val="none" w:sz="0" w:space="0" w:color="auto"/>
          </w:divBdr>
        </w:div>
        <w:div w:id="367686214">
          <w:marLeft w:val="640"/>
          <w:marRight w:val="0"/>
          <w:marTop w:val="0"/>
          <w:marBottom w:val="0"/>
          <w:divBdr>
            <w:top w:val="none" w:sz="0" w:space="0" w:color="auto"/>
            <w:left w:val="none" w:sz="0" w:space="0" w:color="auto"/>
            <w:bottom w:val="none" w:sz="0" w:space="0" w:color="auto"/>
            <w:right w:val="none" w:sz="0" w:space="0" w:color="auto"/>
          </w:divBdr>
        </w:div>
        <w:div w:id="373508265">
          <w:marLeft w:val="640"/>
          <w:marRight w:val="0"/>
          <w:marTop w:val="0"/>
          <w:marBottom w:val="0"/>
          <w:divBdr>
            <w:top w:val="none" w:sz="0" w:space="0" w:color="auto"/>
            <w:left w:val="none" w:sz="0" w:space="0" w:color="auto"/>
            <w:bottom w:val="none" w:sz="0" w:space="0" w:color="auto"/>
            <w:right w:val="none" w:sz="0" w:space="0" w:color="auto"/>
          </w:divBdr>
        </w:div>
        <w:div w:id="431898280">
          <w:marLeft w:val="640"/>
          <w:marRight w:val="0"/>
          <w:marTop w:val="0"/>
          <w:marBottom w:val="0"/>
          <w:divBdr>
            <w:top w:val="none" w:sz="0" w:space="0" w:color="auto"/>
            <w:left w:val="none" w:sz="0" w:space="0" w:color="auto"/>
            <w:bottom w:val="none" w:sz="0" w:space="0" w:color="auto"/>
            <w:right w:val="none" w:sz="0" w:space="0" w:color="auto"/>
          </w:divBdr>
        </w:div>
        <w:div w:id="480540920">
          <w:marLeft w:val="640"/>
          <w:marRight w:val="0"/>
          <w:marTop w:val="0"/>
          <w:marBottom w:val="0"/>
          <w:divBdr>
            <w:top w:val="none" w:sz="0" w:space="0" w:color="auto"/>
            <w:left w:val="none" w:sz="0" w:space="0" w:color="auto"/>
            <w:bottom w:val="none" w:sz="0" w:space="0" w:color="auto"/>
            <w:right w:val="none" w:sz="0" w:space="0" w:color="auto"/>
          </w:divBdr>
        </w:div>
        <w:div w:id="514732941">
          <w:marLeft w:val="640"/>
          <w:marRight w:val="0"/>
          <w:marTop w:val="0"/>
          <w:marBottom w:val="0"/>
          <w:divBdr>
            <w:top w:val="none" w:sz="0" w:space="0" w:color="auto"/>
            <w:left w:val="none" w:sz="0" w:space="0" w:color="auto"/>
            <w:bottom w:val="none" w:sz="0" w:space="0" w:color="auto"/>
            <w:right w:val="none" w:sz="0" w:space="0" w:color="auto"/>
          </w:divBdr>
        </w:div>
        <w:div w:id="557398957">
          <w:marLeft w:val="640"/>
          <w:marRight w:val="0"/>
          <w:marTop w:val="0"/>
          <w:marBottom w:val="0"/>
          <w:divBdr>
            <w:top w:val="none" w:sz="0" w:space="0" w:color="auto"/>
            <w:left w:val="none" w:sz="0" w:space="0" w:color="auto"/>
            <w:bottom w:val="none" w:sz="0" w:space="0" w:color="auto"/>
            <w:right w:val="none" w:sz="0" w:space="0" w:color="auto"/>
          </w:divBdr>
        </w:div>
        <w:div w:id="617371364">
          <w:marLeft w:val="640"/>
          <w:marRight w:val="0"/>
          <w:marTop w:val="0"/>
          <w:marBottom w:val="0"/>
          <w:divBdr>
            <w:top w:val="none" w:sz="0" w:space="0" w:color="auto"/>
            <w:left w:val="none" w:sz="0" w:space="0" w:color="auto"/>
            <w:bottom w:val="none" w:sz="0" w:space="0" w:color="auto"/>
            <w:right w:val="none" w:sz="0" w:space="0" w:color="auto"/>
          </w:divBdr>
        </w:div>
        <w:div w:id="680395251">
          <w:marLeft w:val="640"/>
          <w:marRight w:val="0"/>
          <w:marTop w:val="0"/>
          <w:marBottom w:val="0"/>
          <w:divBdr>
            <w:top w:val="none" w:sz="0" w:space="0" w:color="auto"/>
            <w:left w:val="none" w:sz="0" w:space="0" w:color="auto"/>
            <w:bottom w:val="none" w:sz="0" w:space="0" w:color="auto"/>
            <w:right w:val="none" w:sz="0" w:space="0" w:color="auto"/>
          </w:divBdr>
        </w:div>
        <w:div w:id="699940777">
          <w:marLeft w:val="640"/>
          <w:marRight w:val="0"/>
          <w:marTop w:val="0"/>
          <w:marBottom w:val="0"/>
          <w:divBdr>
            <w:top w:val="none" w:sz="0" w:space="0" w:color="auto"/>
            <w:left w:val="none" w:sz="0" w:space="0" w:color="auto"/>
            <w:bottom w:val="none" w:sz="0" w:space="0" w:color="auto"/>
            <w:right w:val="none" w:sz="0" w:space="0" w:color="auto"/>
          </w:divBdr>
        </w:div>
        <w:div w:id="805586041">
          <w:marLeft w:val="640"/>
          <w:marRight w:val="0"/>
          <w:marTop w:val="0"/>
          <w:marBottom w:val="0"/>
          <w:divBdr>
            <w:top w:val="none" w:sz="0" w:space="0" w:color="auto"/>
            <w:left w:val="none" w:sz="0" w:space="0" w:color="auto"/>
            <w:bottom w:val="none" w:sz="0" w:space="0" w:color="auto"/>
            <w:right w:val="none" w:sz="0" w:space="0" w:color="auto"/>
          </w:divBdr>
        </w:div>
        <w:div w:id="913441619">
          <w:marLeft w:val="640"/>
          <w:marRight w:val="0"/>
          <w:marTop w:val="0"/>
          <w:marBottom w:val="0"/>
          <w:divBdr>
            <w:top w:val="none" w:sz="0" w:space="0" w:color="auto"/>
            <w:left w:val="none" w:sz="0" w:space="0" w:color="auto"/>
            <w:bottom w:val="none" w:sz="0" w:space="0" w:color="auto"/>
            <w:right w:val="none" w:sz="0" w:space="0" w:color="auto"/>
          </w:divBdr>
        </w:div>
        <w:div w:id="955334882">
          <w:marLeft w:val="640"/>
          <w:marRight w:val="0"/>
          <w:marTop w:val="0"/>
          <w:marBottom w:val="0"/>
          <w:divBdr>
            <w:top w:val="none" w:sz="0" w:space="0" w:color="auto"/>
            <w:left w:val="none" w:sz="0" w:space="0" w:color="auto"/>
            <w:bottom w:val="none" w:sz="0" w:space="0" w:color="auto"/>
            <w:right w:val="none" w:sz="0" w:space="0" w:color="auto"/>
          </w:divBdr>
        </w:div>
        <w:div w:id="985087109">
          <w:marLeft w:val="640"/>
          <w:marRight w:val="0"/>
          <w:marTop w:val="0"/>
          <w:marBottom w:val="0"/>
          <w:divBdr>
            <w:top w:val="none" w:sz="0" w:space="0" w:color="auto"/>
            <w:left w:val="none" w:sz="0" w:space="0" w:color="auto"/>
            <w:bottom w:val="none" w:sz="0" w:space="0" w:color="auto"/>
            <w:right w:val="none" w:sz="0" w:space="0" w:color="auto"/>
          </w:divBdr>
        </w:div>
        <w:div w:id="1047147096">
          <w:marLeft w:val="640"/>
          <w:marRight w:val="0"/>
          <w:marTop w:val="0"/>
          <w:marBottom w:val="0"/>
          <w:divBdr>
            <w:top w:val="none" w:sz="0" w:space="0" w:color="auto"/>
            <w:left w:val="none" w:sz="0" w:space="0" w:color="auto"/>
            <w:bottom w:val="none" w:sz="0" w:space="0" w:color="auto"/>
            <w:right w:val="none" w:sz="0" w:space="0" w:color="auto"/>
          </w:divBdr>
        </w:div>
        <w:div w:id="1145049001">
          <w:marLeft w:val="640"/>
          <w:marRight w:val="0"/>
          <w:marTop w:val="0"/>
          <w:marBottom w:val="0"/>
          <w:divBdr>
            <w:top w:val="none" w:sz="0" w:space="0" w:color="auto"/>
            <w:left w:val="none" w:sz="0" w:space="0" w:color="auto"/>
            <w:bottom w:val="none" w:sz="0" w:space="0" w:color="auto"/>
            <w:right w:val="none" w:sz="0" w:space="0" w:color="auto"/>
          </w:divBdr>
        </w:div>
        <w:div w:id="1164131208">
          <w:marLeft w:val="640"/>
          <w:marRight w:val="0"/>
          <w:marTop w:val="0"/>
          <w:marBottom w:val="0"/>
          <w:divBdr>
            <w:top w:val="none" w:sz="0" w:space="0" w:color="auto"/>
            <w:left w:val="none" w:sz="0" w:space="0" w:color="auto"/>
            <w:bottom w:val="none" w:sz="0" w:space="0" w:color="auto"/>
            <w:right w:val="none" w:sz="0" w:space="0" w:color="auto"/>
          </w:divBdr>
        </w:div>
        <w:div w:id="1171876590">
          <w:marLeft w:val="640"/>
          <w:marRight w:val="0"/>
          <w:marTop w:val="0"/>
          <w:marBottom w:val="0"/>
          <w:divBdr>
            <w:top w:val="none" w:sz="0" w:space="0" w:color="auto"/>
            <w:left w:val="none" w:sz="0" w:space="0" w:color="auto"/>
            <w:bottom w:val="none" w:sz="0" w:space="0" w:color="auto"/>
            <w:right w:val="none" w:sz="0" w:space="0" w:color="auto"/>
          </w:divBdr>
        </w:div>
        <w:div w:id="1244953773">
          <w:marLeft w:val="640"/>
          <w:marRight w:val="0"/>
          <w:marTop w:val="0"/>
          <w:marBottom w:val="0"/>
          <w:divBdr>
            <w:top w:val="none" w:sz="0" w:space="0" w:color="auto"/>
            <w:left w:val="none" w:sz="0" w:space="0" w:color="auto"/>
            <w:bottom w:val="none" w:sz="0" w:space="0" w:color="auto"/>
            <w:right w:val="none" w:sz="0" w:space="0" w:color="auto"/>
          </w:divBdr>
        </w:div>
        <w:div w:id="1281497347">
          <w:marLeft w:val="640"/>
          <w:marRight w:val="0"/>
          <w:marTop w:val="0"/>
          <w:marBottom w:val="0"/>
          <w:divBdr>
            <w:top w:val="none" w:sz="0" w:space="0" w:color="auto"/>
            <w:left w:val="none" w:sz="0" w:space="0" w:color="auto"/>
            <w:bottom w:val="none" w:sz="0" w:space="0" w:color="auto"/>
            <w:right w:val="none" w:sz="0" w:space="0" w:color="auto"/>
          </w:divBdr>
        </w:div>
        <w:div w:id="1298990670">
          <w:marLeft w:val="640"/>
          <w:marRight w:val="0"/>
          <w:marTop w:val="0"/>
          <w:marBottom w:val="0"/>
          <w:divBdr>
            <w:top w:val="none" w:sz="0" w:space="0" w:color="auto"/>
            <w:left w:val="none" w:sz="0" w:space="0" w:color="auto"/>
            <w:bottom w:val="none" w:sz="0" w:space="0" w:color="auto"/>
            <w:right w:val="none" w:sz="0" w:space="0" w:color="auto"/>
          </w:divBdr>
        </w:div>
        <w:div w:id="1491406206">
          <w:marLeft w:val="640"/>
          <w:marRight w:val="0"/>
          <w:marTop w:val="0"/>
          <w:marBottom w:val="0"/>
          <w:divBdr>
            <w:top w:val="none" w:sz="0" w:space="0" w:color="auto"/>
            <w:left w:val="none" w:sz="0" w:space="0" w:color="auto"/>
            <w:bottom w:val="none" w:sz="0" w:space="0" w:color="auto"/>
            <w:right w:val="none" w:sz="0" w:space="0" w:color="auto"/>
          </w:divBdr>
        </w:div>
        <w:div w:id="1514102022">
          <w:marLeft w:val="640"/>
          <w:marRight w:val="0"/>
          <w:marTop w:val="0"/>
          <w:marBottom w:val="0"/>
          <w:divBdr>
            <w:top w:val="none" w:sz="0" w:space="0" w:color="auto"/>
            <w:left w:val="none" w:sz="0" w:space="0" w:color="auto"/>
            <w:bottom w:val="none" w:sz="0" w:space="0" w:color="auto"/>
            <w:right w:val="none" w:sz="0" w:space="0" w:color="auto"/>
          </w:divBdr>
        </w:div>
        <w:div w:id="1519659535">
          <w:marLeft w:val="640"/>
          <w:marRight w:val="0"/>
          <w:marTop w:val="0"/>
          <w:marBottom w:val="0"/>
          <w:divBdr>
            <w:top w:val="none" w:sz="0" w:space="0" w:color="auto"/>
            <w:left w:val="none" w:sz="0" w:space="0" w:color="auto"/>
            <w:bottom w:val="none" w:sz="0" w:space="0" w:color="auto"/>
            <w:right w:val="none" w:sz="0" w:space="0" w:color="auto"/>
          </w:divBdr>
        </w:div>
        <w:div w:id="1532448880">
          <w:marLeft w:val="640"/>
          <w:marRight w:val="0"/>
          <w:marTop w:val="0"/>
          <w:marBottom w:val="0"/>
          <w:divBdr>
            <w:top w:val="none" w:sz="0" w:space="0" w:color="auto"/>
            <w:left w:val="none" w:sz="0" w:space="0" w:color="auto"/>
            <w:bottom w:val="none" w:sz="0" w:space="0" w:color="auto"/>
            <w:right w:val="none" w:sz="0" w:space="0" w:color="auto"/>
          </w:divBdr>
        </w:div>
        <w:div w:id="1551115089">
          <w:marLeft w:val="640"/>
          <w:marRight w:val="0"/>
          <w:marTop w:val="0"/>
          <w:marBottom w:val="0"/>
          <w:divBdr>
            <w:top w:val="none" w:sz="0" w:space="0" w:color="auto"/>
            <w:left w:val="none" w:sz="0" w:space="0" w:color="auto"/>
            <w:bottom w:val="none" w:sz="0" w:space="0" w:color="auto"/>
            <w:right w:val="none" w:sz="0" w:space="0" w:color="auto"/>
          </w:divBdr>
        </w:div>
        <w:div w:id="1558396554">
          <w:marLeft w:val="640"/>
          <w:marRight w:val="0"/>
          <w:marTop w:val="0"/>
          <w:marBottom w:val="0"/>
          <w:divBdr>
            <w:top w:val="none" w:sz="0" w:space="0" w:color="auto"/>
            <w:left w:val="none" w:sz="0" w:space="0" w:color="auto"/>
            <w:bottom w:val="none" w:sz="0" w:space="0" w:color="auto"/>
            <w:right w:val="none" w:sz="0" w:space="0" w:color="auto"/>
          </w:divBdr>
        </w:div>
        <w:div w:id="1592200460">
          <w:marLeft w:val="640"/>
          <w:marRight w:val="0"/>
          <w:marTop w:val="0"/>
          <w:marBottom w:val="0"/>
          <w:divBdr>
            <w:top w:val="none" w:sz="0" w:space="0" w:color="auto"/>
            <w:left w:val="none" w:sz="0" w:space="0" w:color="auto"/>
            <w:bottom w:val="none" w:sz="0" w:space="0" w:color="auto"/>
            <w:right w:val="none" w:sz="0" w:space="0" w:color="auto"/>
          </w:divBdr>
        </w:div>
        <w:div w:id="1608266673">
          <w:marLeft w:val="640"/>
          <w:marRight w:val="0"/>
          <w:marTop w:val="0"/>
          <w:marBottom w:val="0"/>
          <w:divBdr>
            <w:top w:val="none" w:sz="0" w:space="0" w:color="auto"/>
            <w:left w:val="none" w:sz="0" w:space="0" w:color="auto"/>
            <w:bottom w:val="none" w:sz="0" w:space="0" w:color="auto"/>
            <w:right w:val="none" w:sz="0" w:space="0" w:color="auto"/>
          </w:divBdr>
        </w:div>
        <w:div w:id="1701779217">
          <w:marLeft w:val="640"/>
          <w:marRight w:val="0"/>
          <w:marTop w:val="0"/>
          <w:marBottom w:val="0"/>
          <w:divBdr>
            <w:top w:val="none" w:sz="0" w:space="0" w:color="auto"/>
            <w:left w:val="none" w:sz="0" w:space="0" w:color="auto"/>
            <w:bottom w:val="none" w:sz="0" w:space="0" w:color="auto"/>
            <w:right w:val="none" w:sz="0" w:space="0" w:color="auto"/>
          </w:divBdr>
        </w:div>
        <w:div w:id="1705521498">
          <w:marLeft w:val="640"/>
          <w:marRight w:val="0"/>
          <w:marTop w:val="0"/>
          <w:marBottom w:val="0"/>
          <w:divBdr>
            <w:top w:val="none" w:sz="0" w:space="0" w:color="auto"/>
            <w:left w:val="none" w:sz="0" w:space="0" w:color="auto"/>
            <w:bottom w:val="none" w:sz="0" w:space="0" w:color="auto"/>
            <w:right w:val="none" w:sz="0" w:space="0" w:color="auto"/>
          </w:divBdr>
        </w:div>
        <w:div w:id="1762532931">
          <w:marLeft w:val="640"/>
          <w:marRight w:val="0"/>
          <w:marTop w:val="0"/>
          <w:marBottom w:val="0"/>
          <w:divBdr>
            <w:top w:val="none" w:sz="0" w:space="0" w:color="auto"/>
            <w:left w:val="none" w:sz="0" w:space="0" w:color="auto"/>
            <w:bottom w:val="none" w:sz="0" w:space="0" w:color="auto"/>
            <w:right w:val="none" w:sz="0" w:space="0" w:color="auto"/>
          </w:divBdr>
        </w:div>
        <w:div w:id="1792477952">
          <w:marLeft w:val="640"/>
          <w:marRight w:val="0"/>
          <w:marTop w:val="0"/>
          <w:marBottom w:val="0"/>
          <w:divBdr>
            <w:top w:val="none" w:sz="0" w:space="0" w:color="auto"/>
            <w:left w:val="none" w:sz="0" w:space="0" w:color="auto"/>
            <w:bottom w:val="none" w:sz="0" w:space="0" w:color="auto"/>
            <w:right w:val="none" w:sz="0" w:space="0" w:color="auto"/>
          </w:divBdr>
        </w:div>
        <w:div w:id="1830050528">
          <w:marLeft w:val="640"/>
          <w:marRight w:val="0"/>
          <w:marTop w:val="0"/>
          <w:marBottom w:val="0"/>
          <w:divBdr>
            <w:top w:val="none" w:sz="0" w:space="0" w:color="auto"/>
            <w:left w:val="none" w:sz="0" w:space="0" w:color="auto"/>
            <w:bottom w:val="none" w:sz="0" w:space="0" w:color="auto"/>
            <w:right w:val="none" w:sz="0" w:space="0" w:color="auto"/>
          </w:divBdr>
        </w:div>
        <w:div w:id="1887447199">
          <w:marLeft w:val="640"/>
          <w:marRight w:val="0"/>
          <w:marTop w:val="0"/>
          <w:marBottom w:val="0"/>
          <w:divBdr>
            <w:top w:val="none" w:sz="0" w:space="0" w:color="auto"/>
            <w:left w:val="none" w:sz="0" w:space="0" w:color="auto"/>
            <w:bottom w:val="none" w:sz="0" w:space="0" w:color="auto"/>
            <w:right w:val="none" w:sz="0" w:space="0" w:color="auto"/>
          </w:divBdr>
        </w:div>
        <w:div w:id="1956716611">
          <w:marLeft w:val="640"/>
          <w:marRight w:val="0"/>
          <w:marTop w:val="0"/>
          <w:marBottom w:val="0"/>
          <w:divBdr>
            <w:top w:val="none" w:sz="0" w:space="0" w:color="auto"/>
            <w:left w:val="none" w:sz="0" w:space="0" w:color="auto"/>
            <w:bottom w:val="none" w:sz="0" w:space="0" w:color="auto"/>
            <w:right w:val="none" w:sz="0" w:space="0" w:color="auto"/>
          </w:divBdr>
        </w:div>
      </w:divsChild>
    </w:div>
    <w:div w:id="1095515317">
      <w:marLeft w:val="640"/>
      <w:marRight w:val="0"/>
      <w:marTop w:val="0"/>
      <w:marBottom w:val="0"/>
      <w:divBdr>
        <w:top w:val="none" w:sz="0" w:space="0" w:color="auto"/>
        <w:left w:val="none" w:sz="0" w:space="0" w:color="auto"/>
        <w:bottom w:val="none" w:sz="0" w:space="0" w:color="auto"/>
        <w:right w:val="none" w:sz="0" w:space="0" w:color="auto"/>
      </w:divBdr>
    </w:div>
    <w:div w:id="1095639400">
      <w:marLeft w:val="640"/>
      <w:marRight w:val="0"/>
      <w:marTop w:val="0"/>
      <w:marBottom w:val="0"/>
      <w:divBdr>
        <w:top w:val="none" w:sz="0" w:space="0" w:color="auto"/>
        <w:left w:val="none" w:sz="0" w:space="0" w:color="auto"/>
        <w:bottom w:val="none" w:sz="0" w:space="0" w:color="auto"/>
        <w:right w:val="none" w:sz="0" w:space="0" w:color="auto"/>
      </w:divBdr>
    </w:div>
    <w:div w:id="1096360443">
      <w:marLeft w:val="640"/>
      <w:marRight w:val="0"/>
      <w:marTop w:val="0"/>
      <w:marBottom w:val="0"/>
      <w:divBdr>
        <w:top w:val="none" w:sz="0" w:space="0" w:color="auto"/>
        <w:left w:val="none" w:sz="0" w:space="0" w:color="auto"/>
        <w:bottom w:val="none" w:sz="0" w:space="0" w:color="auto"/>
        <w:right w:val="none" w:sz="0" w:space="0" w:color="auto"/>
      </w:divBdr>
    </w:div>
    <w:div w:id="1096705405">
      <w:marLeft w:val="640"/>
      <w:marRight w:val="0"/>
      <w:marTop w:val="0"/>
      <w:marBottom w:val="0"/>
      <w:divBdr>
        <w:top w:val="none" w:sz="0" w:space="0" w:color="auto"/>
        <w:left w:val="none" w:sz="0" w:space="0" w:color="auto"/>
        <w:bottom w:val="none" w:sz="0" w:space="0" w:color="auto"/>
        <w:right w:val="none" w:sz="0" w:space="0" w:color="auto"/>
      </w:divBdr>
    </w:div>
    <w:div w:id="1101291644">
      <w:marLeft w:val="640"/>
      <w:marRight w:val="0"/>
      <w:marTop w:val="0"/>
      <w:marBottom w:val="0"/>
      <w:divBdr>
        <w:top w:val="none" w:sz="0" w:space="0" w:color="auto"/>
        <w:left w:val="none" w:sz="0" w:space="0" w:color="auto"/>
        <w:bottom w:val="none" w:sz="0" w:space="0" w:color="auto"/>
        <w:right w:val="none" w:sz="0" w:space="0" w:color="auto"/>
      </w:divBdr>
    </w:div>
    <w:div w:id="1101493766">
      <w:marLeft w:val="640"/>
      <w:marRight w:val="0"/>
      <w:marTop w:val="0"/>
      <w:marBottom w:val="0"/>
      <w:divBdr>
        <w:top w:val="none" w:sz="0" w:space="0" w:color="auto"/>
        <w:left w:val="none" w:sz="0" w:space="0" w:color="auto"/>
        <w:bottom w:val="none" w:sz="0" w:space="0" w:color="auto"/>
        <w:right w:val="none" w:sz="0" w:space="0" w:color="auto"/>
      </w:divBdr>
    </w:div>
    <w:div w:id="1101991711">
      <w:marLeft w:val="640"/>
      <w:marRight w:val="0"/>
      <w:marTop w:val="0"/>
      <w:marBottom w:val="0"/>
      <w:divBdr>
        <w:top w:val="none" w:sz="0" w:space="0" w:color="auto"/>
        <w:left w:val="none" w:sz="0" w:space="0" w:color="auto"/>
        <w:bottom w:val="none" w:sz="0" w:space="0" w:color="auto"/>
        <w:right w:val="none" w:sz="0" w:space="0" w:color="auto"/>
      </w:divBdr>
    </w:div>
    <w:div w:id="1102339253">
      <w:bodyDiv w:val="1"/>
      <w:marLeft w:val="0"/>
      <w:marRight w:val="0"/>
      <w:marTop w:val="0"/>
      <w:marBottom w:val="0"/>
      <w:divBdr>
        <w:top w:val="none" w:sz="0" w:space="0" w:color="auto"/>
        <w:left w:val="none" w:sz="0" w:space="0" w:color="auto"/>
        <w:bottom w:val="none" w:sz="0" w:space="0" w:color="auto"/>
        <w:right w:val="none" w:sz="0" w:space="0" w:color="auto"/>
      </w:divBdr>
      <w:divsChild>
        <w:div w:id="51664019">
          <w:marLeft w:val="640"/>
          <w:marRight w:val="0"/>
          <w:marTop w:val="0"/>
          <w:marBottom w:val="0"/>
          <w:divBdr>
            <w:top w:val="none" w:sz="0" w:space="0" w:color="auto"/>
            <w:left w:val="none" w:sz="0" w:space="0" w:color="auto"/>
            <w:bottom w:val="none" w:sz="0" w:space="0" w:color="auto"/>
            <w:right w:val="none" w:sz="0" w:space="0" w:color="auto"/>
          </w:divBdr>
        </w:div>
        <w:div w:id="59451902">
          <w:marLeft w:val="640"/>
          <w:marRight w:val="0"/>
          <w:marTop w:val="0"/>
          <w:marBottom w:val="0"/>
          <w:divBdr>
            <w:top w:val="none" w:sz="0" w:space="0" w:color="auto"/>
            <w:left w:val="none" w:sz="0" w:space="0" w:color="auto"/>
            <w:bottom w:val="none" w:sz="0" w:space="0" w:color="auto"/>
            <w:right w:val="none" w:sz="0" w:space="0" w:color="auto"/>
          </w:divBdr>
        </w:div>
        <w:div w:id="69936222">
          <w:marLeft w:val="640"/>
          <w:marRight w:val="0"/>
          <w:marTop w:val="0"/>
          <w:marBottom w:val="0"/>
          <w:divBdr>
            <w:top w:val="none" w:sz="0" w:space="0" w:color="auto"/>
            <w:left w:val="none" w:sz="0" w:space="0" w:color="auto"/>
            <w:bottom w:val="none" w:sz="0" w:space="0" w:color="auto"/>
            <w:right w:val="none" w:sz="0" w:space="0" w:color="auto"/>
          </w:divBdr>
        </w:div>
        <w:div w:id="99179962">
          <w:marLeft w:val="640"/>
          <w:marRight w:val="0"/>
          <w:marTop w:val="0"/>
          <w:marBottom w:val="0"/>
          <w:divBdr>
            <w:top w:val="none" w:sz="0" w:space="0" w:color="auto"/>
            <w:left w:val="none" w:sz="0" w:space="0" w:color="auto"/>
            <w:bottom w:val="none" w:sz="0" w:space="0" w:color="auto"/>
            <w:right w:val="none" w:sz="0" w:space="0" w:color="auto"/>
          </w:divBdr>
        </w:div>
        <w:div w:id="141699962">
          <w:marLeft w:val="640"/>
          <w:marRight w:val="0"/>
          <w:marTop w:val="0"/>
          <w:marBottom w:val="0"/>
          <w:divBdr>
            <w:top w:val="none" w:sz="0" w:space="0" w:color="auto"/>
            <w:left w:val="none" w:sz="0" w:space="0" w:color="auto"/>
            <w:bottom w:val="none" w:sz="0" w:space="0" w:color="auto"/>
            <w:right w:val="none" w:sz="0" w:space="0" w:color="auto"/>
          </w:divBdr>
        </w:div>
        <w:div w:id="188228995">
          <w:marLeft w:val="640"/>
          <w:marRight w:val="0"/>
          <w:marTop w:val="0"/>
          <w:marBottom w:val="0"/>
          <w:divBdr>
            <w:top w:val="none" w:sz="0" w:space="0" w:color="auto"/>
            <w:left w:val="none" w:sz="0" w:space="0" w:color="auto"/>
            <w:bottom w:val="none" w:sz="0" w:space="0" w:color="auto"/>
            <w:right w:val="none" w:sz="0" w:space="0" w:color="auto"/>
          </w:divBdr>
        </w:div>
        <w:div w:id="214314803">
          <w:marLeft w:val="640"/>
          <w:marRight w:val="0"/>
          <w:marTop w:val="0"/>
          <w:marBottom w:val="0"/>
          <w:divBdr>
            <w:top w:val="none" w:sz="0" w:space="0" w:color="auto"/>
            <w:left w:val="none" w:sz="0" w:space="0" w:color="auto"/>
            <w:bottom w:val="none" w:sz="0" w:space="0" w:color="auto"/>
            <w:right w:val="none" w:sz="0" w:space="0" w:color="auto"/>
          </w:divBdr>
        </w:div>
        <w:div w:id="363098652">
          <w:marLeft w:val="640"/>
          <w:marRight w:val="0"/>
          <w:marTop w:val="0"/>
          <w:marBottom w:val="0"/>
          <w:divBdr>
            <w:top w:val="none" w:sz="0" w:space="0" w:color="auto"/>
            <w:left w:val="none" w:sz="0" w:space="0" w:color="auto"/>
            <w:bottom w:val="none" w:sz="0" w:space="0" w:color="auto"/>
            <w:right w:val="none" w:sz="0" w:space="0" w:color="auto"/>
          </w:divBdr>
        </w:div>
        <w:div w:id="423113630">
          <w:marLeft w:val="640"/>
          <w:marRight w:val="0"/>
          <w:marTop w:val="0"/>
          <w:marBottom w:val="0"/>
          <w:divBdr>
            <w:top w:val="none" w:sz="0" w:space="0" w:color="auto"/>
            <w:left w:val="none" w:sz="0" w:space="0" w:color="auto"/>
            <w:bottom w:val="none" w:sz="0" w:space="0" w:color="auto"/>
            <w:right w:val="none" w:sz="0" w:space="0" w:color="auto"/>
          </w:divBdr>
        </w:div>
        <w:div w:id="440757365">
          <w:marLeft w:val="640"/>
          <w:marRight w:val="0"/>
          <w:marTop w:val="0"/>
          <w:marBottom w:val="0"/>
          <w:divBdr>
            <w:top w:val="none" w:sz="0" w:space="0" w:color="auto"/>
            <w:left w:val="none" w:sz="0" w:space="0" w:color="auto"/>
            <w:bottom w:val="none" w:sz="0" w:space="0" w:color="auto"/>
            <w:right w:val="none" w:sz="0" w:space="0" w:color="auto"/>
          </w:divBdr>
        </w:div>
        <w:div w:id="473105900">
          <w:marLeft w:val="640"/>
          <w:marRight w:val="0"/>
          <w:marTop w:val="0"/>
          <w:marBottom w:val="0"/>
          <w:divBdr>
            <w:top w:val="none" w:sz="0" w:space="0" w:color="auto"/>
            <w:left w:val="none" w:sz="0" w:space="0" w:color="auto"/>
            <w:bottom w:val="none" w:sz="0" w:space="0" w:color="auto"/>
            <w:right w:val="none" w:sz="0" w:space="0" w:color="auto"/>
          </w:divBdr>
        </w:div>
        <w:div w:id="560411847">
          <w:marLeft w:val="640"/>
          <w:marRight w:val="0"/>
          <w:marTop w:val="0"/>
          <w:marBottom w:val="0"/>
          <w:divBdr>
            <w:top w:val="none" w:sz="0" w:space="0" w:color="auto"/>
            <w:left w:val="none" w:sz="0" w:space="0" w:color="auto"/>
            <w:bottom w:val="none" w:sz="0" w:space="0" w:color="auto"/>
            <w:right w:val="none" w:sz="0" w:space="0" w:color="auto"/>
          </w:divBdr>
        </w:div>
        <w:div w:id="586159563">
          <w:marLeft w:val="640"/>
          <w:marRight w:val="0"/>
          <w:marTop w:val="0"/>
          <w:marBottom w:val="0"/>
          <w:divBdr>
            <w:top w:val="none" w:sz="0" w:space="0" w:color="auto"/>
            <w:left w:val="none" w:sz="0" w:space="0" w:color="auto"/>
            <w:bottom w:val="none" w:sz="0" w:space="0" w:color="auto"/>
            <w:right w:val="none" w:sz="0" w:space="0" w:color="auto"/>
          </w:divBdr>
        </w:div>
        <w:div w:id="623270528">
          <w:marLeft w:val="640"/>
          <w:marRight w:val="0"/>
          <w:marTop w:val="0"/>
          <w:marBottom w:val="0"/>
          <w:divBdr>
            <w:top w:val="none" w:sz="0" w:space="0" w:color="auto"/>
            <w:left w:val="none" w:sz="0" w:space="0" w:color="auto"/>
            <w:bottom w:val="none" w:sz="0" w:space="0" w:color="auto"/>
            <w:right w:val="none" w:sz="0" w:space="0" w:color="auto"/>
          </w:divBdr>
        </w:div>
        <w:div w:id="695351040">
          <w:marLeft w:val="640"/>
          <w:marRight w:val="0"/>
          <w:marTop w:val="0"/>
          <w:marBottom w:val="0"/>
          <w:divBdr>
            <w:top w:val="none" w:sz="0" w:space="0" w:color="auto"/>
            <w:left w:val="none" w:sz="0" w:space="0" w:color="auto"/>
            <w:bottom w:val="none" w:sz="0" w:space="0" w:color="auto"/>
            <w:right w:val="none" w:sz="0" w:space="0" w:color="auto"/>
          </w:divBdr>
        </w:div>
        <w:div w:id="710619662">
          <w:marLeft w:val="640"/>
          <w:marRight w:val="0"/>
          <w:marTop w:val="0"/>
          <w:marBottom w:val="0"/>
          <w:divBdr>
            <w:top w:val="none" w:sz="0" w:space="0" w:color="auto"/>
            <w:left w:val="none" w:sz="0" w:space="0" w:color="auto"/>
            <w:bottom w:val="none" w:sz="0" w:space="0" w:color="auto"/>
            <w:right w:val="none" w:sz="0" w:space="0" w:color="auto"/>
          </w:divBdr>
        </w:div>
        <w:div w:id="959989560">
          <w:marLeft w:val="640"/>
          <w:marRight w:val="0"/>
          <w:marTop w:val="0"/>
          <w:marBottom w:val="0"/>
          <w:divBdr>
            <w:top w:val="none" w:sz="0" w:space="0" w:color="auto"/>
            <w:left w:val="none" w:sz="0" w:space="0" w:color="auto"/>
            <w:bottom w:val="none" w:sz="0" w:space="0" w:color="auto"/>
            <w:right w:val="none" w:sz="0" w:space="0" w:color="auto"/>
          </w:divBdr>
        </w:div>
        <w:div w:id="965551030">
          <w:marLeft w:val="640"/>
          <w:marRight w:val="0"/>
          <w:marTop w:val="0"/>
          <w:marBottom w:val="0"/>
          <w:divBdr>
            <w:top w:val="none" w:sz="0" w:space="0" w:color="auto"/>
            <w:left w:val="none" w:sz="0" w:space="0" w:color="auto"/>
            <w:bottom w:val="none" w:sz="0" w:space="0" w:color="auto"/>
            <w:right w:val="none" w:sz="0" w:space="0" w:color="auto"/>
          </w:divBdr>
        </w:div>
        <w:div w:id="1124422565">
          <w:marLeft w:val="640"/>
          <w:marRight w:val="0"/>
          <w:marTop w:val="0"/>
          <w:marBottom w:val="0"/>
          <w:divBdr>
            <w:top w:val="none" w:sz="0" w:space="0" w:color="auto"/>
            <w:left w:val="none" w:sz="0" w:space="0" w:color="auto"/>
            <w:bottom w:val="none" w:sz="0" w:space="0" w:color="auto"/>
            <w:right w:val="none" w:sz="0" w:space="0" w:color="auto"/>
          </w:divBdr>
        </w:div>
        <w:div w:id="1174301140">
          <w:marLeft w:val="640"/>
          <w:marRight w:val="0"/>
          <w:marTop w:val="0"/>
          <w:marBottom w:val="0"/>
          <w:divBdr>
            <w:top w:val="none" w:sz="0" w:space="0" w:color="auto"/>
            <w:left w:val="none" w:sz="0" w:space="0" w:color="auto"/>
            <w:bottom w:val="none" w:sz="0" w:space="0" w:color="auto"/>
            <w:right w:val="none" w:sz="0" w:space="0" w:color="auto"/>
          </w:divBdr>
        </w:div>
        <w:div w:id="1183086009">
          <w:marLeft w:val="640"/>
          <w:marRight w:val="0"/>
          <w:marTop w:val="0"/>
          <w:marBottom w:val="0"/>
          <w:divBdr>
            <w:top w:val="none" w:sz="0" w:space="0" w:color="auto"/>
            <w:left w:val="none" w:sz="0" w:space="0" w:color="auto"/>
            <w:bottom w:val="none" w:sz="0" w:space="0" w:color="auto"/>
            <w:right w:val="none" w:sz="0" w:space="0" w:color="auto"/>
          </w:divBdr>
        </w:div>
        <w:div w:id="1200782786">
          <w:marLeft w:val="640"/>
          <w:marRight w:val="0"/>
          <w:marTop w:val="0"/>
          <w:marBottom w:val="0"/>
          <w:divBdr>
            <w:top w:val="none" w:sz="0" w:space="0" w:color="auto"/>
            <w:left w:val="none" w:sz="0" w:space="0" w:color="auto"/>
            <w:bottom w:val="none" w:sz="0" w:space="0" w:color="auto"/>
            <w:right w:val="none" w:sz="0" w:space="0" w:color="auto"/>
          </w:divBdr>
        </w:div>
        <w:div w:id="1210533716">
          <w:marLeft w:val="640"/>
          <w:marRight w:val="0"/>
          <w:marTop w:val="0"/>
          <w:marBottom w:val="0"/>
          <w:divBdr>
            <w:top w:val="none" w:sz="0" w:space="0" w:color="auto"/>
            <w:left w:val="none" w:sz="0" w:space="0" w:color="auto"/>
            <w:bottom w:val="none" w:sz="0" w:space="0" w:color="auto"/>
            <w:right w:val="none" w:sz="0" w:space="0" w:color="auto"/>
          </w:divBdr>
        </w:div>
        <w:div w:id="1231230838">
          <w:marLeft w:val="640"/>
          <w:marRight w:val="0"/>
          <w:marTop w:val="0"/>
          <w:marBottom w:val="0"/>
          <w:divBdr>
            <w:top w:val="none" w:sz="0" w:space="0" w:color="auto"/>
            <w:left w:val="none" w:sz="0" w:space="0" w:color="auto"/>
            <w:bottom w:val="none" w:sz="0" w:space="0" w:color="auto"/>
            <w:right w:val="none" w:sz="0" w:space="0" w:color="auto"/>
          </w:divBdr>
        </w:div>
        <w:div w:id="1325358289">
          <w:marLeft w:val="640"/>
          <w:marRight w:val="0"/>
          <w:marTop w:val="0"/>
          <w:marBottom w:val="0"/>
          <w:divBdr>
            <w:top w:val="none" w:sz="0" w:space="0" w:color="auto"/>
            <w:left w:val="none" w:sz="0" w:space="0" w:color="auto"/>
            <w:bottom w:val="none" w:sz="0" w:space="0" w:color="auto"/>
            <w:right w:val="none" w:sz="0" w:space="0" w:color="auto"/>
          </w:divBdr>
        </w:div>
        <w:div w:id="1430735596">
          <w:marLeft w:val="640"/>
          <w:marRight w:val="0"/>
          <w:marTop w:val="0"/>
          <w:marBottom w:val="0"/>
          <w:divBdr>
            <w:top w:val="none" w:sz="0" w:space="0" w:color="auto"/>
            <w:left w:val="none" w:sz="0" w:space="0" w:color="auto"/>
            <w:bottom w:val="none" w:sz="0" w:space="0" w:color="auto"/>
            <w:right w:val="none" w:sz="0" w:space="0" w:color="auto"/>
          </w:divBdr>
        </w:div>
        <w:div w:id="1434863394">
          <w:marLeft w:val="640"/>
          <w:marRight w:val="0"/>
          <w:marTop w:val="0"/>
          <w:marBottom w:val="0"/>
          <w:divBdr>
            <w:top w:val="none" w:sz="0" w:space="0" w:color="auto"/>
            <w:left w:val="none" w:sz="0" w:space="0" w:color="auto"/>
            <w:bottom w:val="none" w:sz="0" w:space="0" w:color="auto"/>
            <w:right w:val="none" w:sz="0" w:space="0" w:color="auto"/>
          </w:divBdr>
        </w:div>
        <w:div w:id="1619754502">
          <w:marLeft w:val="640"/>
          <w:marRight w:val="0"/>
          <w:marTop w:val="0"/>
          <w:marBottom w:val="0"/>
          <w:divBdr>
            <w:top w:val="none" w:sz="0" w:space="0" w:color="auto"/>
            <w:left w:val="none" w:sz="0" w:space="0" w:color="auto"/>
            <w:bottom w:val="none" w:sz="0" w:space="0" w:color="auto"/>
            <w:right w:val="none" w:sz="0" w:space="0" w:color="auto"/>
          </w:divBdr>
        </w:div>
        <w:div w:id="1684698664">
          <w:marLeft w:val="640"/>
          <w:marRight w:val="0"/>
          <w:marTop w:val="0"/>
          <w:marBottom w:val="0"/>
          <w:divBdr>
            <w:top w:val="none" w:sz="0" w:space="0" w:color="auto"/>
            <w:left w:val="none" w:sz="0" w:space="0" w:color="auto"/>
            <w:bottom w:val="none" w:sz="0" w:space="0" w:color="auto"/>
            <w:right w:val="none" w:sz="0" w:space="0" w:color="auto"/>
          </w:divBdr>
        </w:div>
        <w:div w:id="1719161469">
          <w:marLeft w:val="640"/>
          <w:marRight w:val="0"/>
          <w:marTop w:val="0"/>
          <w:marBottom w:val="0"/>
          <w:divBdr>
            <w:top w:val="none" w:sz="0" w:space="0" w:color="auto"/>
            <w:left w:val="none" w:sz="0" w:space="0" w:color="auto"/>
            <w:bottom w:val="none" w:sz="0" w:space="0" w:color="auto"/>
            <w:right w:val="none" w:sz="0" w:space="0" w:color="auto"/>
          </w:divBdr>
        </w:div>
        <w:div w:id="1761638595">
          <w:marLeft w:val="640"/>
          <w:marRight w:val="0"/>
          <w:marTop w:val="0"/>
          <w:marBottom w:val="0"/>
          <w:divBdr>
            <w:top w:val="none" w:sz="0" w:space="0" w:color="auto"/>
            <w:left w:val="none" w:sz="0" w:space="0" w:color="auto"/>
            <w:bottom w:val="none" w:sz="0" w:space="0" w:color="auto"/>
            <w:right w:val="none" w:sz="0" w:space="0" w:color="auto"/>
          </w:divBdr>
        </w:div>
        <w:div w:id="1765419094">
          <w:marLeft w:val="640"/>
          <w:marRight w:val="0"/>
          <w:marTop w:val="0"/>
          <w:marBottom w:val="0"/>
          <w:divBdr>
            <w:top w:val="none" w:sz="0" w:space="0" w:color="auto"/>
            <w:left w:val="none" w:sz="0" w:space="0" w:color="auto"/>
            <w:bottom w:val="none" w:sz="0" w:space="0" w:color="auto"/>
            <w:right w:val="none" w:sz="0" w:space="0" w:color="auto"/>
          </w:divBdr>
        </w:div>
        <w:div w:id="1780680673">
          <w:marLeft w:val="640"/>
          <w:marRight w:val="0"/>
          <w:marTop w:val="0"/>
          <w:marBottom w:val="0"/>
          <w:divBdr>
            <w:top w:val="none" w:sz="0" w:space="0" w:color="auto"/>
            <w:left w:val="none" w:sz="0" w:space="0" w:color="auto"/>
            <w:bottom w:val="none" w:sz="0" w:space="0" w:color="auto"/>
            <w:right w:val="none" w:sz="0" w:space="0" w:color="auto"/>
          </w:divBdr>
        </w:div>
        <w:div w:id="1815022870">
          <w:marLeft w:val="640"/>
          <w:marRight w:val="0"/>
          <w:marTop w:val="0"/>
          <w:marBottom w:val="0"/>
          <w:divBdr>
            <w:top w:val="none" w:sz="0" w:space="0" w:color="auto"/>
            <w:left w:val="none" w:sz="0" w:space="0" w:color="auto"/>
            <w:bottom w:val="none" w:sz="0" w:space="0" w:color="auto"/>
            <w:right w:val="none" w:sz="0" w:space="0" w:color="auto"/>
          </w:divBdr>
        </w:div>
        <w:div w:id="1869100783">
          <w:marLeft w:val="640"/>
          <w:marRight w:val="0"/>
          <w:marTop w:val="0"/>
          <w:marBottom w:val="0"/>
          <w:divBdr>
            <w:top w:val="none" w:sz="0" w:space="0" w:color="auto"/>
            <w:left w:val="none" w:sz="0" w:space="0" w:color="auto"/>
            <w:bottom w:val="none" w:sz="0" w:space="0" w:color="auto"/>
            <w:right w:val="none" w:sz="0" w:space="0" w:color="auto"/>
          </w:divBdr>
        </w:div>
        <w:div w:id="1950240065">
          <w:marLeft w:val="640"/>
          <w:marRight w:val="0"/>
          <w:marTop w:val="0"/>
          <w:marBottom w:val="0"/>
          <w:divBdr>
            <w:top w:val="none" w:sz="0" w:space="0" w:color="auto"/>
            <w:left w:val="none" w:sz="0" w:space="0" w:color="auto"/>
            <w:bottom w:val="none" w:sz="0" w:space="0" w:color="auto"/>
            <w:right w:val="none" w:sz="0" w:space="0" w:color="auto"/>
          </w:divBdr>
        </w:div>
        <w:div w:id="2017531492">
          <w:marLeft w:val="640"/>
          <w:marRight w:val="0"/>
          <w:marTop w:val="0"/>
          <w:marBottom w:val="0"/>
          <w:divBdr>
            <w:top w:val="none" w:sz="0" w:space="0" w:color="auto"/>
            <w:left w:val="none" w:sz="0" w:space="0" w:color="auto"/>
            <w:bottom w:val="none" w:sz="0" w:space="0" w:color="auto"/>
            <w:right w:val="none" w:sz="0" w:space="0" w:color="auto"/>
          </w:divBdr>
        </w:div>
        <w:div w:id="2045444469">
          <w:marLeft w:val="640"/>
          <w:marRight w:val="0"/>
          <w:marTop w:val="0"/>
          <w:marBottom w:val="0"/>
          <w:divBdr>
            <w:top w:val="none" w:sz="0" w:space="0" w:color="auto"/>
            <w:left w:val="none" w:sz="0" w:space="0" w:color="auto"/>
            <w:bottom w:val="none" w:sz="0" w:space="0" w:color="auto"/>
            <w:right w:val="none" w:sz="0" w:space="0" w:color="auto"/>
          </w:divBdr>
        </w:div>
        <w:div w:id="2054958549">
          <w:marLeft w:val="640"/>
          <w:marRight w:val="0"/>
          <w:marTop w:val="0"/>
          <w:marBottom w:val="0"/>
          <w:divBdr>
            <w:top w:val="none" w:sz="0" w:space="0" w:color="auto"/>
            <w:left w:val="none" w:sz="0" w:space="0" w:color="auto"/>
            <w:bottom w:val="none" w:sz="0" w:space="0" w:color="auto"/>
            <w:right w:val="none" w:sz="0" w:space="0" w:color="auto"/>
          </w:divBdr>
        </w:div>
        <w:div w:id="2059163735">
          <w:marLeft w:val="640"/>
          <w:marRight w:val="0"/>
          <w:marTop w:val="0"/>
          <w:marBottom w:val="0"/>
          <w:divBdr>
            <w:top w:val="none" w:sz="0" w:space="0" w:color="auto"/>
            <w:left w:val="none" w:sz="0" w:space="0" w:color="auto"/>
            <w:bottom w:val="none" w:sz="0" w:space="0" w:color="auto"/>
            <w:right w:val="none" w:sz="0" w:space="0" w:color="auto"/>
          </w:divBdr>
        </w:div>
        <w:div w:id="2095516762">
          <w:marLeft w:val="640"/>
          <w:marRight w:val="0"/>
          <w:marTop w:val="0"/>
          <w:marBottom w:val="0"/>
          <w:divBdr>
            <w:top w:val="none" w:sz="0" w:space="0" w:color="auto"/>
            <w:left w:val="none" w:sz="0" w:space="0" w:color="auto"/>
            <w:bottom w:val="none" w:sz="0" w:space="0" w:color="auto"/>
            <w:right w:val="none" w:sz="0" w:space="0" w:color="auto"/>
          </w:divBdr>
        </w:div>
      </w:divsChild>
    </w:div>
    <w:div w:id="1102451571">
      <w:bodyDiv w:val="1"/>
      <w:marLeft w:val="0"/>
      <w:marRight w:val="0"/>
      <w:marTop w:val="0"/>
      <w:marBottom w:val="0"/>
      <w:divBdr>
        <w:top w:val="none" w:sz="0" w:space="0" w:color="auto"/>
        <w:left w:val="none" w:sz="0" w:space="0" w:color="auto"/>
        <w:bottom w:val="none" w:sz="0" w:space="0" w:color="auto"/>
        <w:right w:val="none" w:sz="0" w:space="0" w:color="auto"/>
      </w:divBdr>
      <w:divsChild>
        <w:div w:id="1660109878">
          <w:marLeft w:val="640"/>
          <w:marRight w:val="0"/>
          <w:marTop w:val="0"/>
          <w:marBottom w:val="0"/>
          <w:divBdr>
            <w:top w:val="none" w:sz="0" w:space="0" w:color="auto"/>
            <w:left w:val="none" w:sz="0" w:space="0" w:color="auto"/>
            <w:bottom w:val="none" w:sz="0" w:space="0" w:color="auto"/>
            <w:right w:val="none" w:sz="0" w:space="0" w:color="auto"/>
          </w:divBdr>
        </w:div>
        <w:div w:id="140117232">
          <w:marLeft w:val="640"/>
          <w:marRight w:val="0"/>
          <w:marTop w:val="0"/>
          <w:marBottom w:val="0"/>
          <w:divBdr>
            <w:top w:val="none" w:sz="0" w:space="0" w:color="auto"/>
            <w:left w:val="none" w:sz="0" w:space="0" w:color="auto"/>
            <w:bottom w:val="none" w:sz="0" w:space="0" w:color="auto"/>
            <w:right w:val="none" w:sz="0" w:space="0" w:color="auto"/>
          </w:divBdr>
        </w:div>
        <w:div w:id="472328910">
          <w:marLeft w:val="640"/>
          <w:marRight w:val="0"/>
          <w:marTop w:val="0"/>
          <w:marBottom w:val="0"/>
          <w:divBdr>
            <w:top w:val="none" w:sz="0" w:space="0" w:color="auto"/>
            <w:left w:val="none" w:sz="0" w:space="0" w:color="auto"/>
            <w:bottom w:val="none" w:sz="0" w:space="0" w:color="auto"/>
            <w:right w:val="none" w:sz="0" w:space="0" w:color="auto"/>
          </w:divBdr>
        </w:div>
        <w:div w:id="149031391">
          <w:marLeft w:val="640"/>
          <w:marRight w:val="0"/>
          <w:marTop w:val="0"/>
          <w:marBottom w:val="0"/>
          <w:divBdr>
            <w:top w:val="none" w:sz="0" w:space="0" w:color="auto"/>
            <w:left w:val="none" w:sz="0" w:space="0" w:color="auto"/>
            <w:bottom w:val="none" w:sz="0" w:space="0" w:color="auto"/>
            <w:right w:val="none" w:sz="0" w:space="0" w:color="auto"/>
          </w:divBdr>
        </w:div>
        <w:div w:id="155414401">
          <w:marLeft w:val="640"/>
          <w:marRight w:val="0"/>
          <w:marTop w:val="0"/>
          <w:marBottom w:val="0"/>
          <w:divBdr>
            <w:top w:val="none" w:sz="0" w:space="0" w:color="auto"/>
            <w:left w:val="none" w:sz="0" w:space="0" w:color="auto"/>
            <w:bottom w:val="none" w:sz="0" w:space="0" w:color="auto"/>
            <w:right w:val="none" w:sz="0" w:space="0" w:color="auto"/>
          </w:divBdr>
        </w:div>
        <w:div w:id="1787308246">
          <w:marLeft w:val="640"/>
          <w:marRight w:val="0"/>
          <w:marTop w:val="0"/>
          <w:marBottom w:val="0"/>
          <w:divBdr>
            <w:top w:val="none" w:sz="0" w:space="0" w:color="auto"/>
            <w:left w:val="none" w:sz="0" w:space="0" w:color="auto"/>
            <w:bottom w:val="none" w:sz="0" w:space="0" w:color="auto"/>
            <w:right w:val="none" w:sz="0" w:space="0" w:color="auto"/>
          </w:divBdr>
        </w:div>
        <w:div w:id="72287836">
          <w:marLeft w:val="640"/>
          <w:marRight w:val="0"/>
          <w:marTop w:val="0"/>
          <w:marBottom w:val="0"/>
          <w:divBdr>
            <w:top w:val="none" w:sz="0" w:space="0" w:color="auto"/>
            <w:left w:val="none" w:sz="0" w:space="0" w:color="auto"/>
            <w:bottom w:val="none" w:sz="0" w:space="0" w:color="auto"/>
            <w:right w:val="none" w:sz="0" w:space="0" w:color="auto"/>
          </w:divBdr>
        </w:div>
        <w:div w:id="2119062049">
          <w:marLeft w:val="640"/>
          <w:marRight w:val="0"/>
          <w:marTop w:val="0"/>
          <w:marBottom w:val="0"/>
          <w:divBdr>
            <w:top w:val="none" w:sz="0" w:space="0" w:color="auto"/>
            <w:left w:val="none" w:sz="0" w:space="0" w:color="auto"/>
            <w:bottom w:val="none" w:sz="0" w:space="0" w:color="auto"/>
            <w:right w:val="none" w:sz="0" w:space="0" w:color="auto"/>
          </w:divBdr>
        </w:div>
        <w:div w:id="1441992967">
          <w:marLeft w:val="640"/>
          <w:marRight w:val="0"/>
          <w:marTop w:val="0"/>
          <w:marBottom w:val="0"/>
          <w:divBdr>
            <w:top w:val="none" w:sz="0" w:space="0" w:color="auto"/>
            <w:left w:val="none" w:sz="0" w:space="0" w:color="auto"/>
            <w:bottom w:val="none" w:sz="0" w:space="0" w:color="auto"/>
            <w:right w:val="none" w:sz="0" w:space="0" w:color="auto"/>
          </w:divBdr>
        </w:div>
        <w:div w:id="2001543170">
          <w:marLeft w:val="640"/>
          <w:marRight w:val="0"/>
          <w:marTop w:val="0"/>
          <w:marBottom w:val="0"/>
          <w:divBdr>
            <w:top w:val="none" w:sz="0" w:space="0" w:color="auto"/>
            <w:left w:val="none" w:sz="0" w:space="0" w:color="auto"/>
            <w:bottom w:val="none" w:sz="0" w:space="0" w:color="auto"/>
            <w:right w:val="none" w:sz="0" w:space="0" w:color="auto"/>
          </w:divBdr>
        </w:div>
        <w:div w:id="1978872183">
          <w:marLeft w:val="640"/>
          <w:marRight w:val="0"/>
          <w:marTop w:val="0"/>
          <w:marBottom w:val="0"/>
          <w:divBdr>
            <w:top w:val="none" w:sz="0" w:space="0" w:color="auto"/>
            <w:left w:val="none" w:sz="0" w:space="0" w:color="auto"/>
            <w:bottom w:val="none" w:sz="0" w:space="0" w:color="auto"/>
            <w:right w:val="none" w:sz="0" w:space="0" w:color="auto"/>
          </w:divBdr>
        </w:div>
        <w:div w:id="21175675">
          <w:marLeft w:val="640"/>
          <w:marRight w:val="0"/>
          <w:marTop w:val="0"/>
          <w:marBottom w:val="0"/>
          <w:divBdr>
            <w:top w:val="none" w:sz="0" w:space="0" w:color="auto"/>
            <w:left w:val="none" w:sz="0" w:space="0" w:color="auto"/>
            <w:bottom w:val="none" w:sz="0" w:space="0" w:color="auto"/>
            <w:right w:val="none" w:sz="0" w:space="0" w:color="auto"/>
          </w:divBdr>
        </w:div>
        <w:div w:id="1593662808">
          <w:marLeft w:val="640"/>
          <w:marRight w:val="0"/>
          <w:marTop w:val="0"/>
          <w:marBottom w:val="0"/>
          <w:divBdr>
            <w:top w:val="none" w:sz="0" w:space="0" w:color="auto"/>
            <w:left w:val="none" w:sz="0" w:space="0" w:color="auto"/>
            <w:bottom w:val="none" w:sz="0" w:space="0" w:color="auto"/>
            <w:right w:val="none" w:sz="0" w:space="0" w:color="auto"/>
          </w:divBdr>
        </w:div>
        <w:div w:id="520819787">
          <w:marLeft w:val="640"/>
          <w:marRight w:val="0"/>
          <w:marTop w:val="0"/>
          <w:marBottom w:val="0"/>
          <w:divBdr>
            <w:top w:val="none" w:sz="0" w:space="0" w:color="auto"/>
            <w:left w:val="none" w:sz="0" w:space="0" w:color="auto"/>
            <w:bottom w:val="none" w:sz="0" w:space="0" w:color="auto"/>
            <w:right w:val="none" w:sz="0" w:space="0" w:color="auto"/>
          </w:divBdr>
        </w:div>
        <w:div w:id="1559971931">
          <w:marLeft w:val="640"/>
          <w:marRight w:val="0"/>
          <w:marTop w:val="0"/>
          <w:marBottom w:val="0"/>
          <w:divBdr>
            <w:top w:val="none" w:sz="0" w:space="0" w:color="auto"/>
            <w:left w:val="none" w:sz="0" w:space="0" w:color="auto"/>
            <w:bottom w:val="none" w:sz="0" w:space="0" w:color="auto"/>
            <w:right w:val="none" w:sz="0" w:space="0" w:color="auto"/>
          </w:divBdr>
        </w:div>
        <w:div w:id="977950705">
          <w:marLeft w:val="640"/>
          <w:marRight w:val="0"/>
          <w:marTop w:val="0"/>
          <w:marBottom w:val="0"/>
          <w:divBdr>
            <w:top w:val="none" w:sz="0" w:space="0" w:color="auto"/>
            <w:left w:val="none" w:sz="0" w:space="0" w:color="auto"/>
            <w:bottom w:val="none" w:sz="0" w:space="0" w:color="auto"/>
            <w:right w:val="none" w:sz="0" w:space="0" w:color="auto"/>
          </w:divBdr>
        </w:div>
        <w:div w:id="557518330">
          <w:marLeft w:val="640"/>
          <w:marRight w:val="0"/>
          <w:marTop w:val="0"/>
          <w:marBottom w:val="0"/>
          <w:divBdr>
            <w:top w:val="none" w:sz="0" w:space="0" w:color="auto"/>
            <w:left w:val="none" w:sz="0" w:space="0" w:color="auto"/>
            <w:bottom w:val="none" w:sz="0" w:space="0" w:color="auto"/>
            <w:right w:val="none" w:sz="0" w:space="0" w:color="auto"/>
          </w:divBdr>
        </w:div>
        <w:div w:id="41907258">
          <w:marLeft w:val="640"/>
          <w:marRight w:val="0"/>
          <w:marTop w:val="0"/>
          <w:marBottom w:val="0"/>
          <w:divBdr>
            <w:top w:val="none" w:sz="0" w:space="0" w:color="auto"/>
            <w:left w:val="none" w:sz="0" w:space="0" w:color="auto"/>
            <w:bottom w:val="none" w:sz="0" w:space="0" w:color="auto"/>
            <w:right w:val="none" w:sz="0" w:space="0" w:color="auto"/>
          </w:divBdr>
        </w:div>
        <w:div w:id="561214796">
          <w:marLeft w:val="640"/>
          <w:marRight w:val="0"/>
          <w:marTop w:val="0"/>
          <w:marBottom w:val="0"/>
          <w:divBdr>
            <w:top w:val="none" w:sz="0" w:space="0" w:color="auto"/>
            <w:left w:val="none" w:sz="0" w:space="0" w:color="auto"/>
            <w:bottom w:val="none" w:sz="0" w:space="0" w:color="auto"/>
            <w:right w:val="none" w:sz="0" w:space="0" w:color="auto"/>
          </w:divBdr>
        </w:div>
        <w:div w:id="612127233">
          <w:marLeft w:val="640"/>
          <w:marRight w:val="0"/>
          <w:marTop w:val="0"/>
          <w:marBottom w:val="0"/>
          <w:divBdr>
            <w:top w:val="none" w:sz="0" w:space="0" w:color="auto"/>
            <w:left w:val="none" w:sz="0" w:space="0" w:color="auto"/>
            <w:bottom w:val="none" w:sz="0" w:space="0" w:color="auto"/>
            <w:right w:val="none" w:sz="0" w:space="0" w:color="auto"/>
          </w:divBdr>
        </w:div>
        <w:div w:id="1922325455">
          <w:marLeft w:val="640"/>
          <w:marRight w:val="0"/>
          <w:marTop w:val="0"/>
          <w:marBottom w:val="0"/>
          <w:divBdr>
            <w:top w:val="none" w:sz="0" w:space="0" w:color="auto"/>
            <w:left w:val="none" w:sz="0" w:space="0" w:color="auto"/>
            <w:bottom w:val="none" w:sz="0" w:space="0" w:color="auto"/>
            <w:right w:val="none" w:sz="0" w:space="0" w:color="auto"/>
          </w:divBdr>
        </w:div>
        <w:div w:id="2045933916">
          <w:marLeft w:val="640"/>
          <w:marRight w:val="0"/>
          <w:marTop w:val="0"/>
          <w:marBottom w:val="0"/>
          <w:divBdr>
            <w:top w:val="none" w:sz="0" w:space="0" w:color="auto"/>
            <w:left w:val="none" w:sz="0" w:space="0" w:color="auto"/>
            <w:bottom w:val="none" w:sz="0" w:space="0" w:color="auto"/>
            <w:right w:val="none" w:sz="0" w:space="0" w:color="auto"/>
          </w:divBdr>
        </w:div>
        <w:div w:id="625815949">
          <w:marLeft w:val="640"/>
          <w:marRight w:val="0"/>
          <w:marTop w:val="0"/>
          <w:marBottom w:val="0"/>
          <w:divBdr>
            <w:top w:val="none" w:sz="0" w:space="0" w:color="auto"/>
            <w:left w:val="none" w:sz="0" w:space="0" w:color="auto"/>
            <w:bottom w:val="none" w:sz="0" w:space="0" w:color="auto"/>
            <w:right w:val="none" w:sz="0" w:space="0" w:color="auto"/>
          </w:divBdr>
        </w:div>
        <w:div w:id="1801727936">
          <w:marLeft w:val="640"/>
          <w:marRight w:val="0"/>
          <w:marTop w:val="0"/>
          <w:marBottom w:val="0"/>
          <w:divBdr>
            <w:top w:val="none" w:sz="0" w:space="0" w:color="auto"/>
            <w:left w:val="none" w:sz="0" w:space="0" w:color="auto"/>
            <w:bottom w:val="none" w:sz="0" w:space="0" w:color="auto"/>
            <w:right w:val="none" w:sz="0" w:space="0" w:color="auto"/>
          </w:divBdr>
        </w:div>
        <w:div w:id="1948809915">
          <w:marLeft w:val="640"/>
          <w:marRight w:val="0"/>
          <w:marTop w:val="0"/>
          <w:marBottom w:val="0"/>
          <w:divBdr>
            <w:top w:val="none" w:sz="0" w:space="0" w:color="auto"/>
            <w:left w:val="none" w:sz="0" w:space="0" w:color="auto"/>
            <w:bottom w:val="none" w:sz="0" w:space="0" w:color="auto"/>
            <w:right w:val="none" w:sz="0" w:space="0" w:color="auto"/>
          </w:divBdr>
        </w:div>
        <w:div w:id="22681952">
          <w:marLeft w:val="640"/>
          <w:marRight w:val="0"/>
          <w:marTop w:val="0"/>
          <w:marBottom w:val="0"/>
          <w:divBdr>
            <w:top w:val="none" w:sz="0" w:space="0" w:color="auto"/>
            <w:left w:val="none" w:sz="0" w:space="0" w:color="auto"/>
            <w:bottom w:val="none" w:sz="0" w:space="0" w:color="auto"/>
            <w:right w:val="none" w:sz="0" w:space="0" w:color="auto"/>
          </w:divBdr>
        </w:div>
        <w:div w:id="427967815">
          <w:marLeft w:val="640"/>
          <w:marRight w:val="0"/>
          <w:marTop w:val="0"/>
          <w:marBottom w:val="0"/>
          <w:divBdr>
            <w:top w:val="none" w:sz="0" w:space="0" w:color="auto"/>
            <w:left w:val="none" w:sz="0" w:space="0" w:color="auto"/>
            <w:bottom w:val="none" w:sz="0" w:space="0" w:color="auto"/>
            <w:right w:val="none" w:sz="0" w:space="0" w:color="auto"/>
          </w:divBdr>
        </w:div>
        <w:div w:id="1684897004">
          <w:marLeft w:val="640"/>
          <w:marRight w:val="0"/>
          <w:marTop w:val="0"/>
          <w:marBottom w:val="0"/>
          <w:divBdr>
            <w:top w:val="none" w:sz="0" w:space="0" w:color="auto"/>
            <w:left w:val="none" w:sz="0" w:space="0" w:color="auto"/>
            <w:bottom w:val="none" w:sz="0" w:space="0" w:color="auto"/>
            <w:right w:val="none" w:sz="0" w:space="0" w:color="auto"/>
          </w:divBdr>
        </w:div>
        <w:div w:id="153229090">
          <w:marLeft w:val="640"/>
          <w:marRight w:val="0"/>
          <w:marTop w:val="0"/>
          <w:marBottom w:val="0"/>
          <w:divBdr>
            <w:top w:val="none" w:sz="0" w:space="0" w:color="auto"/>
            <w:left w:val="none" w:sz="0" w:space="0" w:color="auto"/>
            <w:bottom w:val="none" w:sz="0" w:space="0" w:color="auto"/>
            <w:right w:val="none" w:sz="0" w:space="0" w:color="auto"/>
          </w:divBdr>
        </w:div>
        <w:div w:id="1829596328">
          <w:marLeft w:val="640"/>
          <w:marRight w:val="0"/>
          <w:marTop w:val="0"/>
          <w:marBottom w:val="0"/>
          <w:divBdr>
            <w:top w:val="none" w:sz="0" w:space="0" w:color="auto"/>
            <w:left w:val="none" w:sz="0" w:space="0" w:color="auto"/>
            <w:bottom w:val="none" w:sz="0" w:space="0" w:color="auto"/>
            <w:right w:val="none" w:sz="0" w:space="0" w:color="auto"/>
          </w:divBdr>
        </w:div>
        <w:div w:id="324166128">
          <w:marLeft w:val="640"/>
          <w:marRight w:val="0"/>
          <w:marTop w:val="0"/>
          <w:marBottom w:val="0"/>
          <w:divBdr>
            <w:top w:val="none" w:sz="0" w:space="0" w:color="auto"/>
            <w:left w:val="none" w:sz="0" w:space="0" w:color="auto"/>
            <w:bottom w:val="none" w:sz="0" w:space="0" w:color="auto"/>
            <w:right w:val="none" w:sz="0" w:space="0" w:color="auto"/>
          </w:divBdr>
        </w:div>
        <w:div w:id="370617915">
          <w:marLeft w:val="640"/>
          <w:marRight w:val="0"/>
          <w:marTop w:val="0"/>
          <w:marBottom w:val="0"/>
          <w:divBdr>
            <w:top w:val="none" w:sz="0" w:space="0" w:color="auto"/>
            <w:left w:val="none" w:sz="0" w:space="0" w:color="auto"/>
            <w:bottom w:val="none" w:sz="0" w:space="0" w:color="auto"/>
            <w:right w:val="none" w:sz="0" w:space="0" w:color="auto"/>
          </w:divBdr>
        </w:div>
        <w:div w:id="1060832550">
          <w:marLeft w:val="640"/>
          <w:marRight w:val="0"/>
          <w:marTop w:val="0"/>
          <w:marBottom w:val="0"/>
          <w:divBdr>
            <w:top w:val="none" w:sz="0" w:space="0" w:color="auto"/>
            <w:left w:val="none" w:sz="0" w:space="0" w:color="auto"/>
            <w:bottom w:val="none" w:sz="0" w:space="0" w:color="auto"/>
            <w:right w:val="none" w:sz="0" w:space="0" w:color="auto"/>
          </w:divBdr>
        </w:div>
        <w:div w:id="249581086">
          <w:marLeft w:val="640"/>
          <w:marRight w:val="0"/>
          <w:marTop w:val="0"/>
          <w:marBottom w:val="0"/>
          <w:divBdr>
            <w:top w:val="none" w:sz="0" w:space="0" w:color="auto"/>
            <w:left w:val="none" w:sz="0" w:space="0" w:color="auto"/>
            <w:bottom w:val="none" w:sz="0" w:space="0" w:color="auto"/>
            <w:right w:val="none" w:sz="0" w:space="0" w:color="auto"/>
          </w:divBdr>
        </w:div>
        <w:div w:id="661394833">
          <w:marLeft w:val="640"/>
          <w:marRight w:val="0"/>
          <w:marTop w:val="0"/>
          <w:marBottom w:val="0"/>
          <w:divBdr>
            <w:top w:val="none" w:sz="0" w:space="0" w:color="auto"/>
            <w:left w:val="none" w:sz="0" w:space="0" w:color="auto"/>
            <w:bottom w:val="none" w:sz="0" w:space="0" w:color="auto"/>
            <w:right w:val="none" w:sz="0" w:space="0" w:color="auto"/>
          </w:divBdr>
        </w:div>
        <w:div w:id="1071973728">
          <w:marLeft w:val="640"/>
          <w:marRight w:val="0"/>
          <w:marTop w:val="0"/>
          <w:marBottom w:val="0"/>
          <w:divBdr>
            <w:top w:val="none" w:sz="0" w:space="0" w:color="auto"/>
            <w:left w:val="none" w:sz="0" w:space="0" w:color="auto"/>
            <w:bottom w:val="none" w:sz="0" w:space="0" w:color="auto"/>
            <w:right w:val="none" w:sz="0" w:space="0" w:color="auto"/>
          </w:divBdr>
        </w:div>
        <w:div w:id="1632402390">
          <w:marLeft w:val="640"/>
          <w:marRight w:val="0"/>
          <w:marTop w:val="0"/>
          <w:marBottom w:val="0"/>
          <w:divBdr>
            <w:top w:val="none" w:sz="0" w:space="0" w:color="auto"/>
            <w:left w:val="none" w:sz="0" w:space="0" w:color="auto"/>
            <w:bottom w:val="none" w:sz="0" w:space="0" w:color="auto"/>
            <w:right w:val="none" w:sz="0" w:space="0" w:color="auto"/>
          </w:divBdr>
        </w:div>
        <w:div w:id="1201093525">
          <w:marLeft w:val="640"/>
          <w:marRight w:val="0"/>
          <w:marTop w:val="0"/>
          <w:marBottom w:val="0"/>
          <w:divBdr>
            <w:top w:val="none" w:sz="0" w:space="0" w:color="auto"/>
            <w:left w:val="none" w:sz="0" w:space="0" w:color="auto"/>
            <w:bottom w:val="none" w:sz="0" w:space="0" w:color="auto"/>
            <w:right w:val="none" w:sz="0" w:space="0" w:color="auto"/>
          </w:divBdr>
        </w:div>
        <w:div w:id="1790002582">
          <w:marLeft w:val="640"/>
          <w:marRight w:val="0"/>
          <w:marTop w:val="0"/>
          <w:marBottom w:val="0"/>
          <w:divBdr>
            <w:top w:val="none" w:sz="0" w:space="0" w:color="auto"/>
            <w:left w:val="none" w:sz="0" w:space="0" w:color="auto"/>
            <w:bottom w:val="none" w:sz="0" w:space="0" w:color="auto"/>
            <w:right w:val="none" w:sz="0" w:space="0" w:color="auto"/>
          </w:divBdr>
        </w:div>
        <w:div w:id="1226061316">
          <w:marLeft w:val="640"/>
          <w:marRight w:val="0"/>
          <w:marTop w:val="0"/>
          <w:marBottom w:val="0"/>
          <w:divBdr>
            <w:top w:val="none" w:sz="0" w:space="0" w:color="auto"/>
            <w:left w:val="none" w:sz="0" w:space="0" w:color="auto"/>
            <w:bottom w:val="none" w:sz="0" w:space="0" w:color="auto"/>
            <w:right w:val="none" w:sz="0" w:space="0" w:color="auto"/>
          </w:divBdr>
        </w:div>
        <w:div w:id="802769627">
          <w:marLeft w:val="640"/>
          <w:marRight w:val="0"/>
          <w:marTop w:val="0"/>
          <w:marBottom w:val="0"/>
          <w:divBdr>
            <w:top w:val="none" w:sz="0" w:space="0" w:color="auto"/>
            <w:left w:val="none" w:sz="0" w:space="0" w:color="auto"/>
            <w:bottom w:val="none" w:sz="0" w:space="0" w:color="auto"/>
            <w:right w:val="none" w:sz="0" w:space="0" w:color="auto"/>
          </w:divBdr>
        </w:div>
        <w:div w:id="1191723259">
          <w:marLeft w:val="640"/>
          <w:marRight w:val="0"/>
          <w:marTop w:val="0"/>
          <w:marBottom w:val="0"/>
          <w:divBdr>
            <w:top w:val="none" w:sz="0" w:space="0" w:color="auto"/>
            <w:left w:val="none" w:sz="0" w:space="0" w:color="auto"/>
            <w:bottom w:val="none" w:sz="0" w:space="0" w:color="auto"/>
            <w:right w:val="none" w:sz="0" w:space="0" w:color="auto"/>
          </w:divBdr>
        </w:div>
        <w:div w:id="1797795674">
          <w:marLeft w:val="640"/>
          <w:marRight w:val="0"/>
          <w:marTop w:val="0"/>
          <w:marBottom w:val="0"/>
          <w:divBdr>
            <w:top w:val="none" w:sz="0" w:space="0" w:color="auto"/>
            <w:left w:val="none" w:sz="0" w:space="0" w:color="auto"/>
            <w:bottom w:val="none" w:sz="0" w:space="0" w:color="auto"/>
            <w:right w:val="none" w:sz="0" w:space="0" w:color="auto"/>
          </w:divBdr>
        </w:div>
        <w:div w:id="1132407849">
          <w:marLeft w:val="640"/>
          <w:marRight w:val="0"/>
          <w:marTop w:val="0"/>
          <w:marBottom w:val="0"/>
          <w:divBdr>
            <w:top w:val="none" w:sz="0" w:space="0" w:color="auto"/>
            <w:left w:val="none" w:sz="0" w:space="0" w:color="auto"/>
            <w:bottom w:val="none" w:sz="0" w:space="0" w:color="auto"/>
            <w:right w:val="none" w:sz="0" w:space="0" w:color="auto"/>
          </w:divBdr>
        </w:div>
        <w:div w:id="1552157884">
          <w:marLeft w:val="640"/>
          <w:marRight w:val="0"/>
          <w:marTop w:val="0"/>
          <w:marBottom w:val="0"/>
          <w:divBdr>
            <w:top w:val="none" w:sz="0" w:space="0" w:color="auto"/>
            <w:left w:val="none" w:sz="0" w:space="0" w:color="auto"/>
            <w:bottom w:val="none" w:sz="0" w:space="0" w:color="auto"/>
            <w:right w:val="none" w:sz="0" w:space="0" w:color="auto"/>
          </w:divBdr>
        </w:div>
        <w:div w:id="1100219481">
          <w:marLeft w:val="640"/>
          <w:marRight w:val="0"/>
          <w:marTop w:val="0"/>
          <w:marBottom w:val="0"/>
          <w:divBdr>
            <w:top w:val="none" w:sz="0" w:space="0" w:color="auto"/>
            <w:left w:val="none" w:sz="0" w:space="0" w:color="auto"/>
            <w:bottom w:val="none" w:sz="0" w:space="0" w:color="auto"/>
            <w:right w:val="none" w:sz="0" w:space="0" w:color="auto"/>
          </w:divBdr>
        </w:div>
        <w:div w:id="2033723661">
          <w:marLeft w:val="640"/>
          <w:marRight w:val="0"/>
          <w:marTop w:val="0"/>
          <w:marBottom w:val="0"/>
          <w:divBdr>
            <w:top w:val="none" w:sz="0" w:space="0" w:color="auto"/>
            <w:left w:val="none" w:sz="0" w:space="0" w:color="auto"/>
            <w:bottom w:val="none" w:sz="0" w:space="0" w:color="auto"/>
            <w:right w:val="none" w:sz="0" w:space="0" w:color="auto"/>
          </w:divBdr>
        </w:div>
        <w:div w:id="852382868">
          <w:marLeft w:val="640"/>
          <w:marRight w:val="0"/>
          <w:marTop w:val="0"/>
          <w:marBottom w:val="0"/>
          <w:divBdr>
            <w:top w:val="none" w:sz="0" w:space="0" w:color="auto"/>
            <w:left w:val="none" w:sz="0" w:space="0" w:color="auto"/>
            <w:bottom w:val="none" w:sz="0" w:space="0" w:color="auto"/>
            <w:right w:val="none" w:sz="0" w:space="0" w:color="auto"/>
          </w:divBdr>
        </w:div>
      </w:divsChild>
    </w:div>
    <w:div w:id="1110317976">
      <w:marLeft w:val="640"/>
      <w:marRight w:val="0"/>
      <w:marTop w:val="0"/>
      <w:marBottom w:val="0"/>
      <w:divBdr>
        <w:top w:val="none" w:sz="0" w:space="0" w:color="auto"/>
        <w:left w:val="none" w:sz="0" w:space="0" w:color="auto"/>
        <w:bottom w:val="none" w:sz="0" w:space="0" w:color="auto"/>
        <w:right w:val="none" w:sz="0" w:space="0" w:color="auto"/>
      </w:divBdr>
    </w:div>
    <w:div w:id="1111898511">
      <w:marLeft w:val="640"/>
      <w:marRight w:val="0"/>
      <w:marTop w:val="0"/>
      <w:marBottom w:val="0"/>
      <w:divBdr>
        <w:top w:val="none" w:sz="0" w:space="0" w:color="auto"/>
        <w:left w:val="none" w:sz="0" w:space="0" w:color="auto"/>
        <w:bottom w:val="none" w:sz="0" w:space="0" w:color="auto"/>
        <w:right w:val="none" w:sz="0" w:space="0" w:color="auto"/>
      </w:divBdr>
    </w:div>
    <w:div w:id="1113793587">
      <w:marLeft w:val="0"/>
      <w:marRight w:val="0"/>
      <w:marTop w:val="0"/>
      <w:marBottom w:val="0"/>
      <w:divBdr>
        <w:top w:val="none" w:sz="0" w:space="0" w:color="auto"/>
        <w:left w:val="none" w:sz="0" w:space="0" w:color="auto"/>
        <w:bottom w:val="none" w:sz="0" w:space="0" w:color="auto"/>
        <w:right w:val="none" w:sz="0" w:space="0" w:color="auto"/>
      </w:divBdr>
    </w:div>
    <w:div w:id="1113939764">
      <w:marLeft w:val="640"/>
      <w:marRight w:val="0"/>
      <w:marTop w:val="0"/>
      <w:marBottom w:val="0"/>
      <w:divBdr>
        <w:top w:val="none" w:sz="0" w:space="0" w:color="auto"/>
        <w:left w:val="none" w:sz="0" w:space="0" w:color="auto"/>
        <w:bottom w:val="none" w:sz="0" w:space="0" w:color="auto"/>
        <w:right w:val="none" w:sz="0" w:space="0" w:color="auto"/>
      </w:divBdr>
    </w:div>
    <w:div w:id="1114596789">
      <w:marLeft w:val="640"/>
      <w:marRight w:val="0"/>
      <w:marTop w:val="0"/>
      <w:marBottom w:val="0"/>
      <w:divBdr>
        <w:top w:val="none" w:sz="0" w:space="0" w:color="auto"/>
        <w:left w:val="none" w:sz="0" w:space="0" w:color="auto"/>
        <w:bottom w:val="none" w:sz="0" w:space="0" w:color="auto"/>
        <w:right w:val="none" w:sz="0" w:space="0" w:color="auto"/>
      </w:divBdr>
    </w:div>
    <w:div w:id="1116025437">
      <w:bodyDiv w:val="1"/>
      <w:marLeft w:val="0"/>
      <w:marRight w:val="0"/>
      <w:marTop w:val="0"/>
      <w:marBottom w:val="0"/>
      <w:divBdr>
        <w:top w:val="none" w:sz="0" w:space="0" w:color="auto"/>
        <w:left w:val="none" w:sz="0" w:space="0" w:color="auto"/>
        <w:bottom w:val="none" w:sz="0" w:space="0" w:color="auto"/>
        <w:right w:val="none" w:sz="0" w:space="0" w:color="auto"/>
      </w:divBdr>
      <w:divsChild>
        <w:div w:id="11929194">
          <w:marLeft w:val="640"/>
          <w:marRight w:val="0"/>
          <w:marTop w:val="0"/>
          <w:marBottom w:val="0"/>
          <w:divBdr>
            <w:top w:val="none" w:sz="0" w:space="0" w:color="auto"/>
            <w:left w:val="none" w:sz="0" w:space="0" w:color="auto"/>
            <w:bottom w:val="none" w:sz="0" w:space="0" w:color="auto"/>
            <w:right w:val="none" w:sz="0" w:space="0" w:color="auto"/>
          </w:divBdr>
        </w:div>
        <w:div w:id="12804678">
          <w:marLeft w:val="640"/>
          <w:marRight w:val="0"/>
          <w:marTop w:val="0"/>
          <w:marBottom w:val="0"/>
          <w:divBdr>
            <w:top w:val="none" w:sz="0" w:space="0" w:color="auto"/>
            <w:left w:val="none" w:sz="0" w:space="0" w:color="auto"/>
            <w:bottom w:val="none" w:sz="0" w:space="0" w:color="auto"/>
            <w:right w:val="none" w:sz="0" w:space="0" w:color="auto"/>
          </w:divBdr>
        </w:div>
        <w:div w:id="47850035">
          <w:marLeft w:val="640"/>
          <w:marRight w:val="0"/>
          <w:marTop w:val="0"/>
          <w:marBottom w:val="0"/>
          <w:divBdr>
            <w:top w:val="none" w:sz="0" w:space="0" w:color="auto"/>
            <w:left w:val="none" w:sz="0" w:space="0" w:color="auto"/>
            <w:bottom w:val="none" w:sz="0" w:space="0" w:color="auto"/>
            <w:right w:val="none" w:sz="0" w:space="0" w:color="auto"/>
          </w:divBdr>
        </w:div>
        <w:div w:id="209616525">
          <w:marLeft w:val="640"/>
          <w:marRight w:val="0"/>
          <w:marTop w:val="0"/>
          <w:marBottom w:val="0"/>
          <w:divBdr>
            <w:top w:val="none" w:sz="0" w:space="0" w:color="auto"/>
            <w:left w:val="none" w:sz="0" w:space="0" w:color="auto"/>
            <w:bottom w:val="none" w:sz="0" w:space="0" w:color="auto"/>
            <w:right w:val="none" w:sz="0" w:space="0" w:color="auto"/>
          </w:divBdr>
        </w:div>
        <w:div w:id="271790975">
          <w:marLeft w:val="640"/>
          <w:marRight w:val="0"/>
          <w:marTop w:val="0"/>
          <w:marBottom w:val="0"/>
          <w:divBdr>
            <w:top w:val="none" w:sz="0" w:space="0" w:color="auto"/>
            <w:left w:val="none" w:sz="0" w:space="0" w:color="auto"/>
            <w:bottom w:val="none" w:sz="0" w:space="0" w:color="auto"/>
            <w:right w:val="none" w:sz="0" w:space="0" w:color="auto"/>
          </w:divBdr>
        </w:div>
        <w:div w:id="302736579">
          <w:marLeft w:val="640"/>
          <w:marRight w:val="0"/>
          <w:marTop w:val="0"/>
          <w:marBottom w:val="0"/>
          <w:divBdr>
            <w:top w:val="none" w:sz="0" w:space="0" w:color="auto"/>
            <w:left w:val="none" w:sz="0" w:space="0" w:color="auto"/>
            <w:bottom w:val="none" w:sz="0" w:space="0" w:color="auto"/>
            <w:right w:val="none" w:sz="0" w:space="0" w:color="auto"/>
          </w:divBdr>
        </w:div>
        <w:div w:id="307440118">
          <w:marLeft w:val="640"/>
          <w:marRight w:val="0"/>
          <w:marTop w:val="0"/>
          <w:marBottom w:val="0"/>
          <w:divBdr>
            <w:top w:val="none" w:sz="0" w:space="0" w:color="auto"/>
            <w:left w:val="none" w:sz="0" w:space="0" w:color="auto"/>
            <w:bottom w:val="none" w:sz="0" w:space="0" w:color="auto"/>
            <w:right w:val="none" w:sz="0" w:space="0" w:color="auto"/>
          </w:divBdr>
        </w:div>
        <w:div w:id="375546259">
          <w:marLeft w:val="640"/>
          <w:marRight w:val="0"/>
          <w:marTop w:val="0"/>
          <w:marBottom w:val="0"/>
          <w:divBdr>
            <w:top w:val="none" w:sz="0" w:space="0" w:color="auto"/>
            <w:left w:val="none" w:sz="0" w:space="0" w:color="auto"/>
            <w:bottom w:val="none" w:sz="0" w:space="0" w:color="auto"/>
            <w:right w:val="none" w:sz="0" w:space="0" w:color="auto"/>
          </w:divBdr>
        </w:div>
        <w:div w:id="480313849">
          <w:marLeft w:val="640"/>
          <w:marRight w:val="0"/>
          <w:marTop w:val="0"/>
          <w:marBottom w:val="0"/>
          <w:divBdr>
            <w:top w:val="none" w:sz="0" w:space="0" w:color="auto"/>
            <w:left w:val="none" w:sz="0" w:space="0" w:color="auto"/>
            <w:bottom w:val="none" w:sz="0" w:space="0" w:color="auto"/>
            <w:right w:val="none" w:sz="0" w:space="0" w:color="auto"/>
          </w:divBdr>
        </w:div>
        <w:div w:id="520750150">
          <w:marLeft w:val="640"/>
          <w:marRight w:val="0"/>
          <w:marTop w:val="0"/>
          <w:marBottom w:val="0"/>
          <w:divBdr>
            <w:top w:val="none" w:sz="0" w:space="0" w:color="auto"/>
            <w:left w:val="none" w:sz="0" w:space="0" w:color="auto"/>
            <w:bottom w:val="none" w:sz="0" w:space="0" w:color="auto"/>
            <w:right w:val="none" w:sz="0" w:space="0" w:color="auto"/>
          </w:divBdr>
        </w:div>
        <w:div w:id="533274206">
          <w:marLeft w:val="640"/>
          <w:marRight w:val="0"/>
          <w:marTop w:val="0"/>
          <w:marBottom w:val="0"/>
          <w:divBdr>
            <w:top w:val="none" w:sz="0" w:space="0" w:color="auto"/>
            <w:left w:val="none" w:sz="0" w:space="0" w:color="auto"/>
            <w:bottom w:val="none" w:sz="0" w:space="0" w:color="auto"/>
            <w:right w:val="none" w:sz="0" w:space="0" w:color="auto"/>
          </w:divBdr>
        </w:div>
        <w:div w:id="537667731">
          <w:marLeft w:val="640"/>
          <w:marRight w:val="0"/>
          <w:marTop w:val="0"/>
          <w:marBottom w:val="0"/>
          <w:divBdr>
            <w:top w:val="none" w:sz="0" w:space="0" w:color="auto"/>
            <w:left w:val="none" w:sz="0" w:space="0" w:color="auto"/>
            <w:bottom w:val="none" w:sz="0" w:space="0" w:color="auto"/>
            <w:right w:val="none" w:sz="0" w:space="0" w:color="auto"/>
          </w:divBdr>
        </w:div>
        <w:div w:id="692876496">
          <w:marLeft w:val="640"/>
          <w:marRight w:val="0"/>
          <w:marTop w:val="0"/>
          <w:marBottom w:val="0"/>
          <w:divBdr>
            <w:top w:val="none" w:sz="0" w:space="0" w:color="auto"/>
            <w:left w:val="none" w:sz="0" w:space="0" w:color="auto"/>
            <w:bottom w:val="none" w:sz="0" w:space="0" w:color="auto"/>
            <w:right w:val="none" w:sz="0" w:space="0" w:color="auto"/>
          </w:divBdr>
        </w:div>
        <w:div w:id="780760843">
          <w:marLeft w:val="640"/>
          <w:marRight w:val="0"/>
          <w:marTop w:val="0"/>
          <w:marBottom w:val="0"/>
          <w:divBdr>
            <w:top w:val="none" w:sz="0" w:space="0" w:color="auto"/>
            <w:left w:val="none" w:sz="0" w:space="0" w:color="auto"/>
            <w:bottom w:val="none" w:sz="0" w:space="0" w:color="auto"/>
            <w:right w:val="none" w:sz="0" w:space="0" w:color="auto"/>
          </w:divBdr>
        </w:div>
        <w:div w:id="803351226">
          <w:marLeft w:val="640"/>
          <w:marRight w:val="0"/>
          <w:marTop w:val="0"/>
          <w:marBottom w:val="0"/>
          <w:divBdr>
            <w:top w:val="none" w:sz="0" w:space="0" w:color="auto"/>
            <w:left w:val="none" w:sz="0" w:space="0" w:color="auto"/>
            <w:bottom w:val="none" w:sz="0" w:space="0" w:color="auto"/>
            <w:right w:val="none" w:sz="0" w:space="0" w:color="auto"/>
          </w:divBdr>
        </w:div>
        <w:div w:id="862401106">
          <w:marLeft w:val="640"/>
          <w:marRight w:val="0"/>
          <w:marTop w:val="0"/>
          <w:marBottom w:val="0"/>
          <w:divBdr>
            <w:top w:val="none" w:sz="0" w:space="0" w:color="auto"/>
            <w:left w:val="none" w:sz="0" w:space="0" w:color="auto"/>
            <w:bottom w:val="none" w:sz="0" w:space="0" w:color="auto"/>
            <w:right w:val="none" w:sz="0" w:space="0" w:color="auto"/>
          </w:divBdr>
        </w:div>
        <w:div w:id="889658352">
          <w:marLeft w:val="640"/>
          <w:marRight w:val="0"/>
          <w:marTop w:val="0"/>
          <w:marBottom w:val="0"/>
          <w:divBdr>
            <w:top w:val="none" w:sz="0" w:space="0" w:color="auto"/>
            <w:left w:val="none" w:sz="0" w:space="0" w:color="auto"/>
            <w:bottom w:val="none" w:sz="0" w:space="0" w:color="auto"/>
            <w:right w:val="none" w:sz="0" w:space="0" w:color="auto"/>
          </w:divBdr>
        </w:div>
        <w:div w:id="905839461">
          <w:marLeft w:val="640"/>
          <w:marRight w:val="0"/>
          <w:marTop w:val="0"/>
          <w:marBottom w:val="0"/>
          <w:divBdr>
            <w:top w:val="none" w:sz="0" w:space="0" w:color="auto"/>
            <w:left w:val="none" w:sz="0" w:space="0" w:color="auto"/>
            <w:bottom w:val="none" w:sz="0" w:space="0" w:color="auto"/>
            <w:right w:val="none" w:sz="0" w:space="0" w:color="auto"/>
          </w:divBdr>
        </w:div>
        <w:div w:id="1021780576">
          <w:marLeft w:val="640"/>
          <w:marRight w:val="0"/>
          <w:marTop w:val="0"/>
          <w:marBottom w:val="0"/>
          <w:divBdr>
            <w:top w:val="none" w:sz="0" w:space="0" w:color="auto"/>
            <w:left w:val="none" w:sz="0" w:space="0" w:color="auto"/>
            <w:bottom w:val="none" w:sz="0" w:space="0" w:color="auto"/>
            <w:right w:val="none" w:sz="0" w:space="0" w:color="auto"/>
          </w:divBdr>
        </w:div>
        <w:div w:id="1026102632">
          <w:marLeft w:val="640"/>
          <w:marRight w:val="0"/>
          <w:marTop w:val="0"/>
          <w:marBottom w:val="0"/>
          <w:divBdr>
            <w:top w:val="none" w:sz="0" w:space="0" w:color="auto"/>
            <w:left w:val="none" w:sz="0" w:space="0" w:color="auto"/>
            <w:bottom w:val="none" w:sz="0" w:space="0" w:color="auto"/>
            <w:right w:val="none" w:sz="0" w:space="0" w:color="auto"/>
          </w:divBdr>
        </w:div>
        <w:div w:id="1026903920">
          <w:marLeft w:val="640"/>
          <w:marRight w:val="0"/>
          <w:marTop w:val="0"/>
          <w:marBottom w:val="0"/>
          <w:divBdr>
            <w:top w:val="none" w:sz="0" w:space="0" w:color="auto"/>
            <w:left w:val="none" w:sz="0" w:space="0" w:color="auto"/>
            <w:bottom w:val="none" w:sz="0" w:space="0" w:color="auto"/>
            <w:right w:val="none" w:sz="0" w:space="0" w:color="auto"/>
          </w:divBdr>
        </w:div>
        <w:div w:id="1044984259">
          <w:marLeft w:val="640"/>
          <w:marRight w:val="0"/>
          <w:marTop w:val="0"/>
          <w:marBottom w:val="0"/>
          <w:divBdr>
            <w:top w:val="none" w:sz="0" w:space="0" w:color="auto"/>
            <w:left w:val="none" w:sz="0" w:space="0" w:color="auto"/>
            <w:bottom w:val="none" w:sz="0" w:space="0" w:color="auto"/>
            <w:right w:val="none" w:sz="0" w:space="0" w:color="auto"/>
          </w:divBdr>
        </w:div>
        <w:div w:id="1051462021">
          <w:marLeft w:val="640"/>
          <w:marRight w:val="0"/>
          <w:marTop w:val="0"/>
          <w:marBottom w:val="0"/>
          <w:divBdr>
            <w:top w:val="none" w:sz="0" w:space="0" w:color="auto"/>
            <w:left w:val="none" w:sz="0" w:space="0" w:color="auto"/>
            <w:bottom w:val="none" w:sz="0" w:space="0" w:color="auto"/>
            <w:right w:val="none" w:sz="0" w:space="0" w:color="auto"/>
          </w:divBdr>
        </w:div>
        <w:div w:id="1114668342">
          <w:marLeft w:val="640"/>
          <w:marRight w:val="0"/>
          <w:marTop w:val="0"/>
          <w:marBottom w:val="0"/>
          <w:divBdr>
            <w:top w:val="none" w:sz="0" w:space="0" w:color="auto"/>
            <w:left w:val="none" w:sz="0" w:space="0" w:color="auto"/>
            <w:bottom w:val="none" w:sz="0" w:space="0" w:color="auto"/>
            <w:right w:val="none" w:sz="0" w:space="0" w:color="auto"/>
          </w:divBdr>
        </w:div>
        <w:div w:id="1144855167">
          <w:marLeft w:val="640"/>
          <w:marRight w:val="0"/>
          <w:marTop w:val="0"/>
          <w:marBottom w:val="0"/>
          <w:divBdr>
            <w:top w:val="none" w:sz="0" w:space="0" w:color="auto"/>
            <w:left w:val="none" w:sz="0" w:space="0" w:color="auto"/>
            <w:bottom w:val="none" w:sz="0" w:space="0" w:color="auto"/>
            <w:right w:val="none" w:sz="0" w:space="0" w:color="auto"/>
          </w:divBdr>
        </w:div>
        <w:div w:id="1175221676">
          <w:marLeft w:val="640"/>
          <w:marRight w:val="0"/>
          <w:marTop w:val="0"/>
          <w:marBottom w:val="0"/>
          <w:divBdr>
            <w:top w:val="none" w:sz="0" w:space="0" w:color="auto"/>
            <w:left w:val="none" w:sz="0" w:space="0" w:color="auto"/>
            <w:bottom w:val="none" w:sz="0" w:space="0" w:color="auto"/>
            <w:right w:val="none" w:sz="0" w:space="0" w:color="auto"/>
          </w:divBdr>
        </w:div>
        <w:div w:id="1215581523">
          <w:marLeft w:val="640"/>
          <w:marRight w:val="0"/>
          <w:marTop w:val="0"/>
          <w:marBottom w:val="0"/>
          <w:divBdr>
            <w:top w:val="none" w:sz="0" w:space="0" w:color="auto"/>
            <w:left w:val="none" w:sz="0" w:space="0" w:color="auto"/>
            <w:bottom w:val="none" w:sz="0" w:space="0" w:color="auto"/>
            <w:right w:val="none" w:sz="0" w:space="0" w:color="auto"/>
          </w:divBdr>
        </w:div>
        <w:div w:id="1284266180">
          <w:marLeft w:val="640"/>
          <w:marRight w:val="0"/>
          <w:marTop w:val="0"/>
          <w:marBottom w:val="0"/>
          <w:divBdr>
            <w:top w:val="none" w:sz="0" w:space="0" w:color="auto"/>
            <w:left w:val="none" w:sz="0" w:space="0" w:color="auto"/>
            <w:bottom w:val="none" w:sz="0" w:space="0" w:color="auto"/>
            <w:right w:val="none" w:sz="0" w:space="0" w:color="auto"/>
          </w:divBdr>
        </w:div>
        <w:div w:id="1296761131">
          <w:marLeft w:val="640"/>
          <w:marRight w:val="0"/>
          <w:marTop w:val="0"/>
          <w:marBottom w:val="0"/>
          <w:divBdr>
            <w:top w:val="none" w:sz="0" w:space="0" w:color="auto"/>
            <w:left w:val="none" w:sz="0" w:space="0" w:color="auto"/>
            <w:bottom w:val="none" w:sz="0" w:space="0" w:color="auto"/>
            <w:right w:val="none" w:sz="0" w:space="0" w:color="auto"/>
          </w:divBdr>
        </w:div>
        <w:div w:id="1297417742">
          <w:marLeft w:val="640"/>
          <w:marRight w:val="0"/>
          <w:marTop w:val="0"/>
          <w:marBottom w:val="0"/>
          <w:divBdr>
            <w:top w:val="none" w:sz="0" w:space="0" w:color="auto"/>
            <w:left w:val="none" w:sz="0" w:space="0" w:color="auto"/>
            <w:bottom w:val="none" w:sz="0" w:space="0" w:color="auto"/>
            <w:right w:val="none" w:sz="0" w:space="0" w:color="auto"/>
          </w:divBdr>
        </w:div>
        <w:div w:id="1330402432">
          <w:marLeft w:val="640"/>
          <w:marRight w:val="0"/>
          <w:marTop w:val="0"/>
          <w:marBottom w:val="0"/>
          <w:divBdr>
            <w:top w:val="none" w:sz="0" w:space="0" w:color="auto"/>
            <w:left w:val="none" w:sz="0" w:space="0" w:color="auto"/>
            <w:bottom w:val="none" w:sz="0" w:space="0" w:color="auto"/>
            <w:right w:val="none" w:sz="0" w:space="0" w:color="auto"/>
          </w:divBdr>
        </w:div>
        <w:div w:id="1331954785">
          <w:marLeft w:val="640"/>
          <w:marRight w:val="0"/>
          <w:marTop w:val="0"/>
          <w:marBottom w:val="0"/>
          <w:divBdr>
            <w:top w:val="none" w:sz="0" w:space="0" w:color="auto"/>
            <w:left w:val="none" w:sz="0" w:space="0" w:color="auto"/>
            <w:bottom w:val="none" w:sz="0" w:space="0" w:color="auto"/>
            <w:right w:val="none" w:sz="0" w:space="0" w:color="auto"/>
          </w:divBdr>
        </w:div>
        <w:div w:id="1383601361">
          <w:marLeft w:val="640"/>
          <w:marRight w:val="0"/>
          <w:marTop w:val="0"/>
          <w:marBottom w:val="0"/>
          <w:divBdr>
            <w:top w:val="none" w:sz="0" w:space="0" w:color="auto"/>
            <w:left w:val="none" w:sz="0" w:space="0" w:color="auto"/>
            <w:bottom w:val="none" w:sz="0" w:space="0" w:color="auto"/>
            <w:right w:val="none" w:sz="0" w:space="0" w:color="auto"/>
          </w:divBdr>
        </w:div>
        <w:div w:id="1584101513">
          <w:marLeft w:val="640"/>
          <w:marRight w:val="0"/>
          <w:marTop w:val="0"/>
          <w:marBottom w:val="0"/>
          <w:divBdr>
            <w:top w:val="none" w:sz="0" w:space="0" w:color="auto"/>
            <w:left w:val="none" w:sz="0" w:space="0" w:color="auto"/>
            <w:bottom w:val="none" w:sz="0" w:space="0" w:color="auto"/>
            <w:right w:val="none" w:sz="0" w:space="0" w:color="auto"/>
          </w:divBdr>
        </w:div>
        <w:div w:id="1584948503">
          <w:marLeft w:val="640"/>
          <w:marRight w:val="0"/>
          <w:marTop w:val="0"/>
          <w:marBottom w:val="0"/>
          <w:divBdr>
            <w:top w:val="none" w:sz="0" w:space="0" w:color="auto"/>
            <w:left w:val="none" w:sz="0" w:space="0" w:color="auto"/>
            <w:bottom w:val="none" w:sz="0" w:space="0" w:color="auto"/>
            <w:right w:val="none" w:sz="0" w:space="0" w:color="auto"/>
          </w:divBdr>
        </w:div>
        <w:div w:id="1611623167">
          <w:marLeft w:val="640"/>
          <w:marRight w:val="0"/>
          <w:marTop w:val="0"/>
          <w:marBottom w:val="0"/>
          <w:divBdr>
            <w:top w:val="none" w:sz="0" w:space="0" w:color="auto"/>
            <w:left w:val="none" w:sz="0" w:space="0" w:color="auto"/>
            <w:bottom w:val="none" w:sz="0" w:space="0" w:color="auto"/>
            <w:right w:val="none" w:sz="0" w:space="0" w:color="auto"/>
          </w:divBdr>
        </w:div>
        <w:div w:id="1685470979">
          <w:marLeft w:val="640"/>
          <w:marRight w:val="0"/>
          <w:marTop w:val="0"/>
          <w:marBottom w:val="0"/>
          <w:divBdr>
            <w:top w:val="none" w:sz="0" w:space="0" w:color="auto"/>
            <w:left w:val="none" w:sz="0" w:space="0" w:color="auto"/>
            <w:bottom w:val="none" w:sz="0" w:space="0" w:color="auto"/>
            <w:right w:val="none" w:sz="0" w:space="0" w:color="auto"/>
          </w:divBdr>
        </w:div>
        <w:div w:id="1687245370">
          <w:marLeft w:val="640"/>
          <w:marRight w:val="0"/>
          <w:marTop w:val="0"/>
          <w:marBottom w:val="0"/>
          <w:divBdr>
            <w:top w:val="none" w:sz="0" w:space="0" w:color="auto"/>
            <w:left w:val="none" w:sz="0" w:space="0" w:color="auto"/>
            <w:bottom w:val="none" w:sz="0" w:space="0" w:color="auto"/>
            <w:right w:val="none" w:sz="0" w:space="0" w:color="auto"/>
          </w:divBdr>
        </w:div>
        <w:div w:id="1708292692">
          <w:marLeft w:val="640"/>
          <w:marRight w:val="0"/>
          <w:marTop w:val="0"/>
          <w:marBottom w:val="0"/>
          <w:divBdr>
            <w:top w:val="none" w:sz="0" w:space="0" w:color="auto"/>
            <w:left w:val="none" w:sz="0" w:space="0" w:color="auto"/>
            <w:bottom w:val="none" w:sz="0" w:space="0" w:color="auto"/>
            <w:right w:val="none" w:sz="0" w:space="0" w:color="auto"/>
          </w:divBdr>
        </w:div>
        <w:div w:id="1746878595">
          <w:marLeft w:val="640"/>
          <w:marRight w:val="0"/>
          <w:marTop w:val="0"/>
          <w:marBottom w:val="0"/>
          <w:divBdr>
            <w:top w:val="none" w:sz="0" w:space="0" w:color="auto"/>
            <w:left w:val="none" w:sz="0" w:space="0" w:color="auto"/>
            <w:bottom w:val="none" w:sz="0" w:space="0" w:color="auto"/>
            <w:right w:val="none" w:sz="0" w:space="0" w:color="auto"/>
          </w:divBdr>
        </w:div>
        <w:div w:id="1767533684">
          <w:marLeft w:val="640"/>
          <w:marRight w:val="0"/>
          <w:marTop w:val="0"/>
          <w:marBottom w:val="0"/>
          <w:divBdr>
            <w:top w:val="none" w:sz="0" w:space="0" w:color="auto"/>
            <w:left w:val="none" w:sz="0" w:space="0" w:color="auto"/>
            <w:bottom w:val="none" w:sz="0" w:space="0" w:color="auto"/>
            <w:right w:val="none" w:sz="0" w:space="0" w:color="auto"/>
          </w:divBdr>
        </w:div>
        <w:div w:id="1777360237">
          <w:marLeft w:val="640"/>
          <w:marRight w:val="0"/>
          <w:marTop w:val="0"/>
          <w:marBottom w:val="0"/>
          <w:divBdr>
            <w:top w:val="none" w:sz="0" w:space="0" w:color="auto"/>
            <w:left w:val="none" w:sz="0" w:space="0" w:color="auto"/>
            <w:bottom w:val="none" w:sz="0" w:space="0" w:color="auto"/>
            <w:right w:val="none" w:sz="0" w:space="0" w:color="auto"/>
          </w:divBdr>
        </w:div>
        <w:div w:id="1800806209">
          <w:marLeft w:val="640"/>
          <w:marRight w:val="0"/>
          <w:marTop w:val="0"/>
          <w:marBottom w:val="0"/>
          <w:divBdr>
            <w:top w:val="none" w:sz="0" w:space="0" w:color="auto"/>
            <w:left w:val="none" w:sz="0" w:space="0" w:color="auto"/>
            <w:bottom w:val="none" w:sz="0" w:space="0" w:color="auto"/>
            <w:right w:val="none" w:sz="0" w:space="0" w:color="auto"/>
          </w:divBdr>
        </w:div>
        <w:div w:id="1824468096">
          <w:marLeft w:val="640"/>
          <w:marRight w:val="0"/>
          <w:marTop w:val="0"/>
          <w:marBottom w:val="0"/>
          <w:divBdr>
            <w:top w:val="none" w:sz="0" w:space="0" w:color="auto"/>
            <w:left w:val="none" w:sz="0" w:space="0" w:color="auto"/>
            <w:bottom w:val="none" w:sz="0" w:space="0" w:color="auto"/>
            <w:right w:val="none" w:sz="0" w:space="0" w:color="auto"/>
          </w:divBdr>
        </w:div>
        <w:div w:id="1892308726">
          <w:marLeft w:val="640"/>
          <w:marRight w:val="0"/>
          <w:marTop w:val="0"/>
          <w:marBottom w:val="0"/>
          <w:divBdr>
            <w:top w:val="none" w:sz="0" w:space="0" w:color="auto"/>
            <w:left w:val="none" w:sz="0" w:space="0" w:color="auto"/>
            <w:bottom w:val="none" w:sz="0" w:space="0" w:color="auto"/>
            <w:right w:val="none" w:sz="0" w:space="0" w:color="auto"/>
          </w:divBdr>
        </w:div>
      </w:divsChild>
    </w:div>
    <w:div w:id="1116219237">
      <w:bodyDiv w:val="1"/>
      <w:marLeft w:val="0"/>
      <w:marRight w:val="0"/>
      <w:marTop w:val="0"/>
      <w:marBottom w:val="0"/>
      <w:divBdr>
        <w:top w:val="none" w:sz="0" w:space="0" w:color="auto"/>
        <w:left w:val="none" w:sz="0" w:space="0" w:color="auto"/>
        <w:bottom w:val="none" w:sz="0" w:space="0" w:color="auto"/>
        <w:right w:val="none" w:sz="0" w:space="0" w:color="auto"/>
      </w:divBdr>
      <w:divsChild>
        <w:div w:id="706837044">
          <w:marLeft w:val="640"/>
          <w:marRight w:val="0"/>
          <w:marTop w:val="0"/>
          <w:marBottom w:val="0"/>
          <w:divBdr>
            <w:top w:val="none" w:sz="0" w:space="0" w:color="auto"/>
            <w:left w:val="none" w:sz="0" w:space="0" w:color="auto"/>
            <w:bottom w:val="none" w:sz="0" w:space="0" w:color="auto"/>
            <w:right w:val="none" w:sz="0" w:space="0" w:color="auto"/>
          </w:divBdr>
        </w:div>
        <w:div w:id="152768827">
          <w:marLeft w:val="640"/>
          <w:marRight w:val="0"/>
          <w:marTop w:val="0"/>
          <w:marBottom w:val="0"/>
          <w:divBdr>
            <w:top w:val="none" w:sz="0" w:space="0" w:color="auto"/>
            <w:left w:val="none" w:sz="0" w:space="0" w:color="auto"/>
            <w:bottom w:val="none" w:sz="0" w:space="0" w:color="auto"/>
            <w:right w:val="none" w:sz="0" w:space="0" w:color="auto"/>
          </w:divBdr>
        </w:div>
        <w:div w:id="12342753">
          <w:marLeft w:val="640"/>
          <w:marRight w:val="0"/>
          <w:marTop w:val="0"/>
          <w:marBottom w:val="0"/>
          <w:divBdr>
            <w:top w:val="none" w:sz="0" w:space="0" w:color="auto"/>
            <w:left w:val="none" w:sz="0" w:space="0" w:color="auto"/>
            <w:bottom w:val="none" w:sz="0" w:space="0" w:color="auto"/>
            <w:right w:val="none" w:sz="0" w:space="0" w:color="auto"/>
          </w:divBdr>
        </w:div>
        <w:div w:id="862934919">
          <w:marLeft w:val="640"/>
          <w:marRight w:val="0"/>
          <w:marTop w:val="0"/>
          <w:marBottom w:val="0"/>
          <w:divBdr>
            <w:top w:val="none" w:sz="0" w:space="0" w:color="auto"/>
            <w:left w:val="none" w:sz="0" w:space="0" w:color="auto"/>
            <w:bottom w:val="none" w:sz="0" w:space="0" w:color="auto"/>
            <w:right w:val="none" w:sz="0" w:space="0" w:color="auto"/>
          </w:divBdr>
        </w:div>
        <w:div w:id="869991648">
          <w:marLeft w:val="640"/>
          <w:marRight w:val="0"/>
          <w:marTop w:val="0"/>
          <w:marBottom w:val="0"/>
          <w:divBdr>
            <w:top w:val="none" w:sz="0" w:space="0" w:color="auto"/>
            <w:left w:val="none" w:sz="0" w:space="0" w:color="auto"/>
            <w:bottom w:val="none" w:sz="0" w:space="0" w:color="auto"/>
            <w:right w:val="none" w:sz="0" w:space="0" w:color="auto"/>
          </w:divBdr>
        </w:div>
        <w:div w:id="1997105160">
          <w:marLeft w:val="640"/>
          <w:marRight w:val="0"/>
          <w:marTop w:val="0"/>
          <w:marBottom w:val="0"/>
          <w:divBdr>
            <w:top w:val="none" w:sz="0" w:space="0" w:color="auto"/>
            <w:left w:val="none" w:sz="0" w:space="0" w:color="auto"/>
            <w:bottom w:val="none" w:sz="0" w:space="0" w:color="auto"/>
            <w:right w:val="none" w:sz="0" w:space="0" w:color="auto"/>
          </w:divBdr>
        </w:div>
        <w:div w:id="1007907269">
          <w:marLeft w:val="640"/>
          <w:marRight w:val="0"/>
          <w:marTop w:val="0"/>
          <w:marBottom w:val="0"/>
          <w:divBdr>
            <w:top w:val="none" w:sz="0" w:space="0" w:color="auto"/>
            <w:left w:val="none" w:sz="0" w:space="0" w:color="auto"/>
            <w:bottom w:val="none" w:sz="0" w:space="0" w:color="auto"/>
            <w:right w:val="none" w:sz="0" w:space="0" w:color="auto"/>
          </w:divBdr>
        </w:div>
        <w:div w:id="265313113">
          <w:marLeft w:val="640"/>
          <w:marRight w:val="0"/>
          <w:marTop w:val="0"/>
          <w:marBottom w:val="0"/>
          <w:divBdr>
            <w:top w:val="none" w:sz="0" w:space="0" w:color="auto"/>
            <w:left w:val="none" w:sz="0" w:space="0" w:color="auto"/>
            <w:bottom w:val="none" w:sz="0" w:space="0" w:color="auto"/>
            <w:right w:val="none" w:sz="0" w:space="0" w:color="auto"/>
          </w:divBdr>
        </w:div>
        <w:div w:id="308443963">
          <w:marLeft w:val="640"/>
          <w:marRight w:val="0"/>
          <w:marTop w:val="0"/>
          <w:marBottom w:val="0"/>
          <w:divBdr>
            <w:top w:val="none" w:sz="0" w:space="0" w:color="auto"/>
            <w:left w:val="none" w:sz="0" w:space="0" w:color="auto"/>
            <w:bottom w:val="none" w:sz="0" w:space="0" w:color="auto"/>
            <w:right w:val="none" w:sz="0" w:space="0" w:color="auto"/>
          </w:divBdr>
        </w:div>
        <w:div w:id="650450226">
          <w:marLeft w:val="640"/>
          <w:marRight w:val="0"/>
          <w:marTop w:val="0"/>
          <w:marBottom w:val="0"/>
          <w:divBdr>
            <w:top w:val="none" w:sz="0" w:space="0" w:color="auto"/>
            <w:left w:val="none" w:sz="0" w:space="0" w:color="auto"/>
            <w:bottom w:val="none" w:sz="0" w:space="0" w:color="auto"/>
            <w:right w:val="none" w:sz="0" w:space="0" w:color="auto"/>
          </w:divBdr>
        </w:div>
        <w:div w:id="2062436983">
          <w:marLeft w:val="640"/>
          <w:marRight w:val="0"/>
          <w:marTop w:val="0"/>
          <w:marBottom w:val="0"/>
          <w:divBdr>
            <w:top w:val="none" w:sz="0" w:space="0" w:color="auto"/>
            <w:left w:val="none" w:sz="0" w:space="0" w:color="auto"/>
            <w:bottom w:val="none" w:sz="0" w:space="0" w:color="auto"/>
            <w:right w:val="none" w:sz="0" w:space="0" w:color="auto"/>
          </w:divBdr>
        </w:div>
        <w:div w:id="925260922">
          <w:marLeft w:val="640"/>
          <w:marRight w:val="0"/>
          <w:marTop w:val="0"/>
          <w:marBottom w:val="0"/>
          <w:divBdr>
            <w:top w:val="none" w:sz="0" w:space="0" w:color="auto"/>
            <w:left w:val="none" w:sz="0" w:space="0" w:color="auto"/>
            <w:bottom w:val="none" w:sz="0" w:space="0" w:color="auto"/>
            <w:right w:val="none" w:sz="0" w:space="0" w:color="auto"/>
          </w:divBdr>
        </w:div>
        <w:div w:id="899940884">
          <w:marLeft w:val="640"/>
          <w:marRight w:val="0"/>
          <w:marTop w:val="0"/>
          <w:marBottom w:val="0"/>
          <w:divBdr>
            <w:top w:val="none" w:sz="0" w:space="0" w:color="auto"/>
            <w:left w:val="none" w:sz="0" w:space="0" w:color="auto"/>
            <w:bottom w:val="none" w:sz="0" w:space="0" w:color="auto"/>
            <w:right w:val="none" w:sz="0" w:space="0" w:color="auto"/>
          </w:divBdr>
        </w:div>
        <w:div w:id="1316641907">
          <w:marLeft w:val="640"/>
          <w:marRight w:val="0"/>
          <w:marTop w:val="0"/>
          <w:marBottom w:val="0"/>
          <w:divBdr>
            <w:top w:val="none" w:sz="0" w:space="0" w:color="auto"/>
            <w:left w:val="none" w:sz="0" w:space="0" w:color="auto"/>
            <w:bottom w:val="none" w:sz="0" w:space="0" w:color="auto"/>
            <w:right w:val="none" w:sz="0" w:space="0" w:color="auto"/>
          </w:divBdr>
        </w:div>
        <w:div w:id="811291163">
          <w:marLeft w:val="640"/>
          <w:marRight w:val="0"/>
          <w:marTop w:val="0"/>
          <w:marBottom w:val="0"/>
          <w:divBdr>
            <w:top w:val="none" w:sz="0" w:space="0" w:color="auto"/>
            <w:left w:val="none" w:sz="0" w:space="0" w:color="auto"/>
            <w:bottom w:val="none" w:sz="0" w:space="0" w:color="auto"/>
            <w:right w:val="none" w:sz="0" w:space="0" w:color="auto"/>
          </w:divBdr>
        </w:div>
        <w:div w:id="1303542384">
          <w:marLeft w:val="640"/>
          <w:marRight w:val="0"/>
          <w:marTop w:val="0"/>
          <w:marBottom w:val="0"/>
          <w:divBdr>
            <w:top w:val="none" w:sz="0" w:space="0" w:color="auto"/>
            <w:left w:val="none" w:sz="0" w:space="0" w:color="auto"/>
            <w:bottom w:val="none" w:sz="0" w:space="0" w:color="auto"/>
            <w:right w:val="none" w:sz="0" w:space="0" w:color="auto"/>
          </w:divBdr>
        </w:div>
        <w:div w:id="786436112">
          <w:marLeft w:val="640"/>
          <w:marRight w:val="0"/>
          <w:marTop w:val="0"/>
          <w:marBottom w:val="0"/>
          <w:divBdr>
            <w:top w:val="none" w:sz="0" w:space="0" w:color="auto"/>
            <w:left w:val="none" w:sz="0" w:space="0" w:color="auto"/>
            <w:bottom w:val="none" w:sz="0" w:space="0" w:color="auto"/>
            <w:right w:val="none" w:sz="0" w:space="0" w:color="auto"/>
          </w:divBdr>
        </w:div>
        <w:div w:id="271474458">
          <w:marLeft w:val="640"/>
          <w:marRight w:val="0"/>
          <w:marTop w:val="0"/>
          <w:marBottom w:val="0"/>
          <w:divBdr>
            <w:top w:val="none" w:sz="0" w:space="0" w:color="auto"/>
            <w:left w:val="none" w:sz="0" w:space="0" w:color="auto"/>
            <w:bottom w:val="none" w:sz="0" w:space="0" w:color="auto"/>
            <w:right w:val="none" w:sz="0" w:space="0" w:color="auto"/>
          </w:divBdr>
        </w:div>
        <w:div w:id="382828182">
          <w:marLeft w:val="640"/>
          <w:marRight w:val="0"/>
          <w:marTop w:val="0"/>
          <w:marBottom w:val="0"/>
          <w:divBdr>
            <w:top w:val="none" w:sz="0" w:space="0" w:color="auto"/>
            <w:left w:val="none" w:sz="0" w:space="0" w:color="auto"/>
            <w:bottom w:val="none" w:sz="0" w:space="0" w:color="auto"/>
            <w:right w:val="none" w:sz="0" w:space="0" w:color="auto"/>
          </w:divBdr>
        </w:div>
        <w:div w:id="478764480">
          <w:marLeft w:val="640"/>
          <w:marRight w:val="0"/>
          <w:marTop w:val="0"/>
          <w:marBottom w:val="0"/>
          <w:divBdr>
            <w:top w:val="none" w:sz="0" w:space="0" w:color="auto"/>
            <w:left w:val="none" w:sz="0" w:space="0" w:color="auto"/>
            <w:bottom w:val="none" w:sz="0" w:space="0" w:color="auto"/>
            <w:right w:val="none" w:sz="0" w:space="0" w:color="auto"/>
          </w:divBdr>
        </w:div>
        <w:div w:id="50927729">
          <w:marLeft w:val="640"/>
          <w:marRight w:val="0"/>
          <w:marTop w:val="0"/>
          <w:marBottom w:val="0"/>
          <w:divBdr>
            <w:top w:val="none" w:sz="0" w:space="0" w:color="auto"/>
            <w:left w:val="none" w:sz="0" w:space="0" w:color="auto"/>
            <w:bottom w:val="none" w:sz="0" w:space="0" w:color="auto"/>
            <w:right w:val="none" w:sz="0" w:space="0" w:color="auto"/>
          </w:divBdr>
        </w:div>
        <w:div w:id="633564749">
          <w:marLeft w:val="640"/>
          <w:marRight w:val="0"/>
          <w:marTop w:val="0"/>
          <w:marBottom w:val="0"/>
          <w:divBdr>
            <w:top w:val="none" w:sz="0" w:space="0" w:color="auto"/>
            <w:left w:val="none" w:sz="0" w:space="0" w:color="auto"/>
            <w:bottom w:val="none" w:sz="0" w:space="0" w:color="auto"/>
            <w:right w:val="none" w:sz="0" w:space="0" w:color="auto"/>
          </w:divBdr>
        </w:div>
        <w:div w:id="721759387">
          <w:marLeft w:val="640"/>
          <w:marRight w:val="0"/>
          <w:marTop w:val="0"/>
          <w:marBottom w:val="0"/>
          <w:divBdr>
            <w:top w:val="none" w:sz="0" w:space="0" w:color="auto"/>
            <w:left w:val="none" w:sz="0" w:space="0" w:color="auto"/>
            <w:bottom w:val="none" w:sz="0" w:space="0" w:color="auto"/>
            <w:right w:val="none" w:sz="0" w:space="0" w:color="auto"/>
          </w:divBdr>
        </w:div>
        <w:div w:id="411051482">
          <w:marLeft w:val="640"/>
          <w:marRight w:val="0"/>
          <w:marTop w:val="0"/>
          <w:marBottom w:val="0"/>
          <w:divBdr>
            <w:top w:val="none" w:sz="0" w:space="0" w:color="auto"/>
            <w:left w:val="none" w:sz="0" w:space="0" w:color="auto"/>
            <w:bottom w:val="none" w:sz="0" w:space="0" w:color="auto"/>
            <w:right w:val="none" w:sz="0" w:space="0" w:color="auto"/>
          </w:divBdr>
        </w:div>
        <w:div w:id="230502692">
          <w:marLeft w:val="640"/>
          <w:marRight w:val="0"/>
          <w:marTop w:val="0"/>
          <w:marBottom w:val="0"/>
          <w:divBdr>
            <w:top w:val="none" w:sz="0" w:space="0" w:color="auto"/>
            <w:left w:val="none" w:sz="0" w:space="0" w:color="auto"/>
            <w:bottom w:val="none" w:sz="0" w:space="0" w:color="auto"/>
            <w:right w:val="none" w:sz="0" w:space="0" w:color="auto"/>
          </w:divBdr>
        </w:div>
        <w:div w:id="941842633">
          <w:marLeft w:val="640"/>
          <w:marRight w:val="0"/>
          <w:marTop w:val="0"/>
          <w:marBottom w:val="0"/>
          <w:divBdr>
            <w:top w:val="none" w:sz="0" w:space="0" w:color="auto"/>
            <w:left w:val="none" w:sz="0" w:space="0" w:color="auto"/>
            <w:bottom w:val="none" w:sz="0" w:space="0" w:color="auto"/>
            <w:right w:val="none" w:sz="0" w:space="0" w:color="auto"/>
          </w:divBdr>
        </w:div>
        <w:div w:id="802113004">
          <w:marLeft w:val="640"/>
          <w:marRight w:val="0"/>
          <w:marTop w:val="0"/>
          <w:marBottom w:val="0"/>
          <w:divBdr>
            <w:top w:val="none" w:sz="0" w:space="0" w:color="auto"/>
            <w:left w:val="none" w:sz="0" w:space="0" w:color="auto"/>
            <w:bottom w:val="none" w:sz="0" w:space="0" w:color="auto"/>
            <w:right w:val="none" w:sz="0" w:space="0" w:color="auto"/>
          </w:divBdr>
        </w:div>
        <w:div w:id="1691028910">
          <w:marLeft w:val="640"/>
          <w:marRight w:val="0"/>
          <w:marTop w:val="0"/>
          <w:marBottom w:val="0"/>
          <w:divBdr>
            <w:top w:val="none" w:sz="0" w:space="0" w:color="auto"/>
            <w:left w:val="none" w:sz="0" w:space="0" w:color="auto"/>
            <w:bottom w:val="none" w:sz="0" w:space="0" w:color="auto"/>
            <w:right w:val="none" w:sz="0" w:space="0" w:color="auto"/>
          </w:divBdr>
        </w:div>
        <w:div w:id="811170174">
          <w:marLeft w:val="640"/>
          <w:marRight w:val="0"/>
          <w:marTop w:val="0"/>
          <w:marBottom w:val="0"/>
          <w:divBdr>
            <w:top w:val="none" w:sz="0" w:space="0" w:color="auto"/>
            <w:left w:val="none" w:sz="0" w:space="0" w:color="auto"/>
            <w:bottom w:val="none" w:sz="0" w:space="0" w:color="auto"/>
            <w:right w:val="none" w:sz="0" w:space="0" w:color="auto"/>
          </w:divBdr>
        </w:div>
        <w:div w:id="1346859249">
          <w:marLeft w:val="640"/>
          <w:marRight w:val="0"/>
          <w:marTop w:val="0"/>
          <w:marBottom w:val="0"/>
          <w:divBdr>
            <w:top w:val="none" w:sz="0" w:space="0" w:color="auto"/>
            <w:left w:val="none" w:sz="0" w:space="0" w:color="auto"/>
            <w:bottom w:val="none" w:sz="0" w:space="0" w:color="auto"/>
            <w:right w:val="none" w:sz="0" w:space="0" w:color="auto"/>
          </w:divBdr>
        </w:div>
        <w:div w:id="1864515817">
          <w:marLeft w:val="640"/>
          <w:marRight w:val="0"/>
          <w:marTop w:val="0"/>
          <w:marBottom w:val="0"/>
          <w:divBdr>
            <w:top w:val="none" w:sz="0" w:space="0" w:color="auto"/>
            <w:left w:val="none" w:sz="0" w:space="0" w:color="auto"/>
            <w:bottom w:val="none" w:sz="0" w:space="0" w:color="auto"/>
            <w:right w:val="none" w:sz="0" w:space="0" w:color="auto"/>
          </w:divBdr>
        </w:div>
        <w:div w:id="1994984833">
          <w:marLeft w:val="640"/>
          <w:marRight w:val="0"/>
          <w:marTop w:val="0"/>
          <w:marBottom w:val="0"/>
          <w:divBdr>
            <w:top w:val="none" w:sz="0" w:space="0" w:color="auto"/>
            <w:left w:val="none" w:sz="0" w:space="0" w:color="auto"/>
            <w:bottom w:val="none" w:sz="0" w:space="0" w:color="auto"/>
            <w:right w:val="none" w:sz="0" w:space="0" w:color="auto"/>
          </w:divBdr>
        </w:div>
        <w:div w:id="285433713">
          <w:marLeft w:val="640"/>
          <w:marRight w:val="0"/>
          <w:marTop w:val="0"/>
          <w:marBottom w:val="0"/>
          <w:divBdr>
            <w:top w:val="none" w:sz="0" w:space="0" w:color="auto"/>
            <w:left w:val="none" w:sz="0" w:space="0" w:color="auto"/>
            <w:bottom w:val="none" w:sz="0" w:space="0" w:color="auto"/>
            <w:right w:val="none" w:sz="0" w:space="0" w:color="auto"/>
          </w:divBdr>
        </w:div>
        <w:div w:id="1643347722">
          <w:marLeft w:val="640"/>
          <w:marRight w:val="0"/>
          <w:marTop w:val="0"/>
          <w:marBottom w:val="0"/>
          <w:divBdr>
            <w:top w:val="none" w:sz="0" w:space="0" w:color="auto"/>
            <w:left w:val="none" w:sz="0" w:space="0" w:color="auto"/>
            <w:bottom w:val="none" w:sz="0" w:space="0" w:color="auto"/>
            <w:right w:val="none" w:sz="0" w:space="0" w:color="auto"/>
          </w:divBdr>
        </w:div>
        <w:div w:id="364253183">
          <w:marLeft w:val="640"/>
          <w:marRight w:val="0"/>
          <w:marTop w:val="0"/>
          <w:marBottom w:val="0"/>
          <w:divBdr>
            <w:top w:val="none" w:sz="0" w:space="0" w:color="auto"/>
            <w:left w:val="none" w:sz="0" w:space="0" w:color="auto"/>
            <w:bottom w:val="none" w:sz="0" w:space="0" w:color="auto"/>
            <w:right w:val="none" w:sz="0" w:space="0" w:color="auto"/>
          </w:divBdr>
        </w:div>
        <w:div w:id="870608286">
          <w:marLeft w:val="640"/>
          <w:marRight w:val="0"/>
          <w:marTop w:val="0"/>
          <w:marBottom w:val="0"/>
          <w:divBdr>
            <w:top w:val="none" w:sz="0" w:space="0" w:color="auto"/>
            <w:left w:val="none" w:sz="0" w:space="0" w:color="auto"/>
            <w:bottom w:val="none" w:sz="0" w:space="0" w:color="auto"/>
            <w:right w:val="none" w:sz="0" w:space="0" w:color="auto"/>
          </w:divBdr>
        </w:div>
        <w:div w:id="286860306">
          <w:marLeft w:val="640"/>
          <w:marRight w:val="0"/>
          <w:marTop w:val="0"/>
          <w:marBottom w:val="0"/>
          <w:divBdr>
            <w:top w:val="none" w:sz="0" w:space="0" w:color="auto"/>
            <w:left w:val="none" w:sz="0" w:space="0" w:color="auto"/>
            <w:bottom w:val="none" w:sz="0" w:space="0" w:color="auto"/>
            <w:right w:val="none" w:sz="0" w:space="0" w:color="auto"/>
          </w:divBdr>
        </w:div>
        <w:div w:id="1677464201">
          <w:marLeft w:val="640"/>
          <w:marRight w:val="0"/>
          <w:marTop w:val="0"/>
          <w:marBottom w:val="0"/>
          <w:divBdr>
            <w:top w:val="none" w:sz="0" w:space="0" w:color="auto"/>
            <w:left w:val="none" w:sz="0" w:space="0" w:color="auto"/>
            <w:bottom w:val="none" w:sz="0" w:space="0" w:color="auto"/>
            <w:right w:val="none" w:sz="0" w:space="0" w:color="auto"/>
          </w:divBdr>
        </w:div>
        <w:div w:id="282272625">
          <w:marLeft w:val="640"/>
          <w:marRight w:val="0"/>
          <w:marTop w:val="0"/>
          <w:marBottom w:val="0"/>
          <w:divBdr>
            <w:top w:val="none" w:sz="0" w:space="0" w:color="auto"/>
            <w:left w:val="none" w:sz="0" w:space="0" w:color="auto"/>
            <w:bottom w:val="none" w:sz="0" w:space="0" w:color="auto"/>
            <w:right w:val="none" w:sz="0" w:space="0" w:color="auto"/>
          </w:divBdr>
        </w:div>
        <w:div w:id="2102212325">
          <w:marLeft w:val="640"/>
          <w:marRight w:val="0"/>
          <w:marTop w:val="0"/>
          <w:marBottom w:val="0"/>
          <w:divBdr>
            <w:top w:val="none" w:sz="0" w:space="0" w:color="auto"/>
            <w:left w:val="none" w:sz="0" w:space="0" w:color="auto"/>
            <w:bottom w:val="none" w:sz="0" w:space="0" w:color="auto"/>
            <w:right w:val="none" w:sz="0" w:space="0" w:color="auto"/>
          </w:divBdr>
        </w:div>
        <w:div w:id="1949703588">
          <w:marLeft w:val="640"/>
          <w:marRight w:val="0"/>
          <w:marTop w:val="0"/>
          <w:marBottom w:val="0"/>
          <w:divBdr>
            <w:top w:val="none" w:sz="0" w:space="0" w:color="auto"/>
            <w:left w:val="none" w:sz="0" w:space="0" w:color="auto"/>
            <w:bottom w:val="none" w:sz="0" w:space="0" w:color="auto"/>
            <w:right w:val="none" w:sz="0" w:space="0" w:color="auto"/>
          </w:divBdr>
        </w:div>
        <w:div w:id="583876886">
          <w:marLeft w:val="640"/>
          <w:marRight w:val="0"/>
          <w:marTop w:val="0"/>
          <w:marBottom w:val="0"/>
          <w:divBdr>
            <w:top w:val="none" w:sz="0" w:space="0" w:color="auto"/>
            <w:left w:val="none" w:sz="0" w:space="0" w:color="auto"/>
            <w:bottom w:val="none" w:sz="0" w:space="0" w:color="auto"/>
            <w:right w:val="none" w:sz="0" w:space="0" w:color="auto"/>
          </w:divBdr>
        </w:div>
        <w:div w:id="918442101">
          <w:marLeft w:val="640"/>
          <w:marRight w:val="0"/>
          <w:marTop w:val="0"/>
          <w:marBottom w:val="0"/>
          <w:divBdr>
            <w:top w:val="none" w:sz="0" w:space="0" w:color="auto"/>
            <w:left w:val="none" w:sz="0" w:space="0" w:color="auto"/>
            <w:bottom w:val="none" w:sz="0" w:space="0" w:color="auto"/>
            <w:right w:val="none" w:sz="0" w:space="0" w:color="auto"/>
          </w:divBdr>
        </w:div>
        <w:div w:id="711074499">
          <w:marLeft w:val="640"/>
          <w:marRight w:val="0"/>
          <w:marTop w:val="0"/>
          <w:marBottom w:val="0"/>
          <w:divBdr>
            <w:top w:val="none" w:sz="0" w:space="0" w:color="auto"/>
            <w:left w:val="none" w:sz="0" w:space="0" w:color="auto"/>
            <w:bottom w:val="none" w:sz="0" w:space="0" w:color="auto"/>
            <w:right w:val="none" w:sz="0" w:space="0" w:color="auto"/>
          </w:divBdr>
        </w:div>
      </w:divsChild>
    </w:div>
    <w:div w:id="1116560424">
      <w:bodyDiv w:val="1"/>
      <w:marLeft w:val="0"/>
      <w:marRight w:val="0"/>
      <w:marTop w:val="0"/>
      <w:marBottom w:val="0"/>
      <w:divBdr>
        <w:top w:val="none" w:sz="0" w:space="0" w:color="auto"/>
        <w:left w:val="none" w:sz="0" w:space="0" w:color="auto"/>
        <w:bottom w:val="none" w:sz="0" w:space="0" w:color="auto"/>
        <w:right w:val="none" w:sz="0" w:space="0" w:color="auto"/>
      </w:divBdr>
      <w:divsChild>
        <w:div w:id="940183228">
          <w:marLeft w:val="640"/>
          <w:marRight w:val="0"/>
          <w:marTop w:val="0"/>
          <w:marBottom w:val="0"/>
          <w:divBdr>
            <w:top w:val="none" w:sz="0" w:space="0" w:color="auto"/>
            <w:left w:val="none" w:sz="0" w:space="0" w:color="auto"/>
            <w:bottom w:val="none" w:sz="0" w:space="0" w:color="auto"/>
            <w:right w:val="none" w:sz="0" w:space="0" w:color="auto"/>
          </w:divBdr>
        </w:div>
        <w:div w:id="190919354">
          <w:marLeft w:val="640"/>
          <w:marRight w:val="0"/>
          <w:marTop w:val="0"/>
          <w:marBottom w:val="0"/>
          <w:divBdr>
            <w:top w:val="none" w:sz="0" w:space="0" w:color="auto"/>
            <w:left w:val="none" w:sz="0" w:space="0" w:color="auto"/>
            <w:bottom w:val="none" w:sz="0" w:space="0" w:color="auto"/>
            <w:right w:val="none" w:sz="0" w:space="0" w:color="auto"/>
          </w:divBdr>
        </w:div>
        <w:div w:id="2132283730">
          <w:marLeft w:val="640"/>
          <w:marRight w:val="0"/>
          <w:marTop w:val="0"/>
          <w:marBottom w:val="0"/>
          <w:divBdr>
            <w:top w:val="none" w:sz="0" w:space="0" w:color="auto"/>
            <w:left w:val="none" w:sz="0" w:space="0" w:color="auto"/>
            <w:bottom w:val="none" w:sz="0" w:space="0" w:color="auto"/>
            <w:right w:val="none" w:sz="0" w:space="0" w:color="auto"/>
          </w:divBdr>
        </w:div>
        <w:div w:id="1363214604">
          <w:marLeft w:val="640"/>
          <w:marRight w:val="0"/>
          <w:marTop w:val="0"/>
          <w:marBottom w:val="0"/>
          <w:divBdr>
            <w:top w:val="none" w:sz="0" w:space="0" w:color="auto"/>
            <w:left w:val="none" w:sz="0" w:space="0" w:color="auto"/>
            <w:bottom w:val="none" w:sz="0" w:space="0" w:color="auto"/>
            <w:right w:val="none" w:sz="0" w:space="0" w:color="auto"/>
          </w:divBdr>
        </w:div>
        <w:div w:id="184484450">
          <w:marLeft w:val="640"/>
          <w:marRight w:val="0"/>
          <w:marTop w:val="0"/>
          <w:marBottom w:val="0"/>
          <w:divBdr>
            <w:top w:val="none" w:sz="0" w:space="0" w:color="auto"/>
            <w:left w:val="none" w:sz="0" w:space="0" w:color="auto"/>
            <w:bottom w:val="none" w:sz="0" w:space="0" w:color="auto"/>
            <w:right w:val="none" w:sz="0" w:space="0" w:color="auto"/>
          </w:divBdr>
        </w:div>
        <w:div w:id="705713809">
          <w:marLeft w:val="640"/>
          <w:marRight w:val="0"/>
          <w:marTop w:val="0"/>
          <w:marBottom w:val="0"/>
          <w:divBdr>
            <w:top w:val="none" w:sz="0" w:space="0" w:color="auto"/>
            <w:left w:val="none" w:sz="0" w:space="0" w:color="auto"/>
            <w:bottom w:val="none" w:sz="0" w:space="0" w:color="auto"/>
            <w:right w:val="none" w:sz="0" w:space="0" w:color="auto"/>
          </w:divBdr>
        </w:div>
        <w:div w:id="1420827114">
          <w:marLeft w:val="640"/>
          <w:marRight w:val="0"/>
          <w:marTop w:val="0"/>
          <w:marBottom w:val="0"/>
          <w:divBdr>
            <w:top w:val="none" w:sz="0" w:space="0" w:color="auto"/>
            <w:left w:val="none" w:sz="0" w:space="0" w:color="auto"/>
            <w:bottom w:val="none" w:sz="0" w:space="0" w:color="auto"/>
            <w:right w:val="none" w:sz="0" w:space="0" w:color="auto"/>
          </w:divBdr>
        </w:div>
        <w:div w:id="1727685555">
          <w:marLeft w:val="640"/>
          <w:marRight w:val="0"/>
          <w:marTop w:val="0"/>
          <w:marBottom w:val="0"/>
          <w:divBdr>
            <w:top w:val="none" w:sz="0" w:space="0" w:color="auto"/>
            <w:left w:val="none" w:sz="0" w:space="0" w:color="auto"/>
            <w:bottom w:val="none" w:sz="0" w:space="0" w:color="auto"/>
            <w:right w:val="none" w:sz="0" w:space="0" w:color="auto"/>
          </w:divBdr>
        </w:div>
        <w:div w:id="1884252089">
          <w:marLeft w:val="640"/>
          <w:marRight w:val="0"/>
          <w:marTop w:val="0"/>
          <w:marBottom w:val="0"/>
          <w:divBdr>
            <w:top w:val="none" w:sz="0" w:space="0" w:color="auto"/>
            <w:left w:val="none" w:sz="0" w:space="0" w:color="auto"/>
            <w:bottom w:val="none" w:sz="0" w:space="0" w:color="auto"/>
            <w:right w:val="none" w:sz="0" w:space="0" w:color="auto"/>
          </w:divBdr>
        </w:div>
        <w:div w:id="1493839671">
          <w:marLeft w:val="640"/>
          <w:marRight w:val="0"/>
          <w:marTop w:val="0"/>
          <w:marBottom w:val="0"/>
          <w:divBdr>
            <w:top w:val="none" w:sz="0" w:space="0" w:color="auto"/>
            <w:left w:val="none" w:sz="0" w:space="0" w:color="auto"/>
            <w:bottom w:val="none" w:sz="0" w:space="0" w:color="auto"/>
            <w:right w:val="none" w:sz="0" w:space="0" w:color="auto"/>
          </w:divBdr>
        </w:div>
        <w:div w:id="346835250">
          <w:marLeft w:val="640"/>
          <w:marRight w:val="0"/>
          <w:marTop w:val="0"/>
          <w:marBottom w:val="0"/>
          <w:divBdr>
            <w:top w:val="none" w:sz="0" w:space="0" w:color="auto"/>
            <w:left w:val="none" w:sz="0" w:space="0" w:color="auto"/>
            <w:bottom w:val="none" w:sz="0" w:space="0" w:color="auto"/>
            <w:right w:val="none" w:sz="0" w:space="0" w:color="auto"/>
          </w:divBdr>
        </w:div>
        <w:div w:id="2023125734">
          <w:marLeft w:val="640"/>
          <w:marRight w:val="0"/>
          <w:marTop w:val="0"/>
          <w:marBottom w:val="0"/>
          <w:divBdr>
            <w:top w:val="none" w:sz="0" w:space="0" w:color="auto"/>
            <w:left w:val="none" w:sz="0" w:space="0" w:color="auto"/>
            <w:bottom w:val="none" w:sz="0" w:space="0" w:color="auto"/>
            <w:right w:val="none" w:sz="0" w:space="0" w:color="auto"/>
          </w:divBdr>
        </w:div>
        <w:div w:id="51589372">
          <w:marLeft w:val="640"/>
          <w:marRight w:val="0"/>
          <w:marTop w:val="0"/>
          <w:marBottom w:val="0"/>
          <w:divBdr>
            <w:top w:val="none" w:sz="0" w:space="0" w:color="auto"/>
            <w:left w:val="none" w:sz="0" w:space="0" w:color="auto"/>
            <w:bottom w:val="none" w:sz="0" w:space="0" w:color="auto"/>
            <w:right w:val="none" w:sz="0" w:space="0" w:color="auto"/>
          </w:divBdr>
        </w:div>
        <w:div w:id="1527134280">
          <w:marLeft w:val="640"/>
          <w:marRight w:val="0"/>
          <w:marTop w:val="0"/>
          <w:marBottom w:val="0"/>
          <w:divBdr>
            <w:top w:val="none" w:sz="0" w:space="0" w:color="auto"/>
            <w:left w:val="none" w:sz="0" w:space="0" w:color="auto"/>
            <w:bottom w:val="none" w:sz="0" w:space="0" w:color="auto"/>
            <w:right w:val="none" w:sz="0" w:space="0" w:color="auto"/>
          </w:divBdr>
        </w:div>
        <w:div w:id="2135515218">
          <w:marLeft w:val="640"/>
          <w:marRight w:val="0"/>
          <w:marTop w:val="0"/>
          <w:marBottom w:val="0"/>
          <w:divBdr>
            <w:top w:val="none" w:sz="0" w:space="0" w:color="auto"/>
            <w:left w:val="none" w:sz="0" w:space="0" w:color="auto"/>
            <w:bottom w:val="none" w:sz="0" w:space="0" w:color="auto"/>
            <w:right w:val="none" w:sz="0" w:space="0" w:color="auto"/>
          </w:divBdr>
        </w:div>
        <w:div w:id="1561936289">
          <w:marLeft w:val="640"/>
          <w:marRight w:val="0"/>
          <w:marTop w:val="0"/>
          <w:marBottom w:val="0"/>
          <w:divBdr>
            <w:top w:val="none" w:sz="0" w:space="0" w:color="auto"/>
            <w:left w:val="none" w:sz="0" w:space="0" w:color="auto"/>
            <w:bottom w:val="none" w:sz="0" w:space="0" w:color="auto"/>
            <w:right w:val="none" w:sz="0" w:space="0" w:color="auto"/>
          </w:divBdr>
        </w:div>
        <w:div w:id="1543050865">
          <w:marLeft w:val="640"/>
          <w:marRight w:val="0"/>
          <w:marTop w:val="0"/>
          <w:marBottom w:val="0"/>
          <w:divBdr>
            <w:top w:val="none" w:sz="0" w:space="0" w:color="auto"/>
            <w:left w:val="none" w:sz="0" w:space="0" w:color="auto"/>
            <w:bottom w:val="none" w:sz="0" w:space="0" w:color="auto"/>
            <w:right w:val="none" w:sz="0" w:space="0" w:color="auto"/>
          </w:divBdr>
        </w:div>
        <w:div w:id="2012557706">
          <w:marLeft w:val="640"/>
          <w:marRight w:val="0"/>
          <w:marTop w:val="0"/>
          <w:marBottom w:val="0"/>
          <w:divBdr>
            <w:top w:val="none" w:sz="0" w:space="0" w:color="auto"/>
            <w:left w:val="none" w:sz="0" w:space="0" w:color="auto"/>
            <w:bottom w:val="none" w:sz="0" w:space="0" w:color="auto"/>
            <w:right w:val="none" w:sz="0" w:space="0" w:color="auto"/>
          </w:divBdr>
        </w:div>
        <w:div w:id="1004630053">
          <w:marLeft w:val="640"/>
          <w:marRight w:val="0"/>
          <w:marTop w:val="0"/>
          <w:marBottom w:val="0"/>
          <w:divBdr>
            <w:top w:val="none" w:sz="0" w:space="0" w:color="auto"/>
            <w:left w:val="none" w:sz="0" w:space="0" w:color="auto"/>
            <w:bottom w:val="none" w:sz="0" w:space="0" w:color="auto"/>
            <w:right w:val="none" w:sz="0" w:space="0" w:color="auto"/>
          </w:divBdr>
        </w:div>
        <w:div w:id="153187521">
          <w:marLeft w:val="640"/>
          <w:marRight w:val="0"/>
          <w:marTop w:val="0"/>
          <w:marBottom w:val="0"/>
          <w:divBdr>
            <w:top w:val="none" w:sz="0" w:space="0" w:color="auto"/>
            <w:left w:val="none" w:sz="0" w:space="0" w:color="auto"/>
            <w:bottom w:val="none" w:sz="0" w:space="0" w:color="auto"/>
            <w:right w:val="none" w:sz="0" w:space="0" w:color="auto"/>
          </w:divBdr>
        </w:div>
        <w:div w:id="124393830">
          <w:marLeft w:val="640"/>
          <w:marRight w:val="0"/>
          <w:marTop w:val="0"/>
          <w:marBottom w:val="0"/>
          <w:divBdr>
            <w:top w:val="none" w:sz="0" w:space="0" w:color="auto"/>
            <w:left w:val="none" w:sz="0" w:space="0" w:color="auto"/>
            <w:bottom w:val="none" w:sz="0" w:space="0" w:color="auto"/>
            <w:right w:val="none" w:sz="0" w:space="0" w:color="auto"/>
          </w:divBdr>
        </w:div>
        <w:div w:id="857932211">
          <w:marLeft w:val="640"/>
          <w:marRight w:val="0"/>
          <w:marTop w:val="0"/>
          <w:marBottom w:val="0"/>
          <w:divBdr>
            <w:top w:val="none" w:sz="0" w:space="0" w:color="auto"/>
            <w:left w:val="none" w:sz="0" w:space="0" w:color="auto"/>
            <w:bottom w:val="none" w:sz="0" w:space="0" w:color="auto"/>
            <w:right w:val="none" w:sz="0" w:space="0" w:color="auto"/>
          </w:divBdr>
        </w:div>
        <w:div w:id="1584878901">
          <w:marLeft w:val="640"/>
          <w:marRight w:val="0"/>
          <w:marTop w:val="0"/>
          <w:marBottom w:val="0"/>
          <w:divBdr>
            <w:top w:val="none" w:sz="0" w:space="0" w:color="auto"/>
            <w:left w:val="none" w:sz="0" w:space="0" w:color="auto"/>
            <w:bottom w:val="none" w:sz="0" w:space="0" w:color="auto"/>
            <w:right w:val="none" w:sz="0" w:space="0" w:color="auto"/>
          </w:divBdr>
        </w:div>
        <w:div w:id="1827934641">
          <w:marLeft w:val="640"/>
          <w:marRight w:val="0"/>
          <w:marTop w:val="0"/>
          <w:marBottom w:val="0"/>
          <w:divBdr>
            <w:top w:val="none" w:sz="0" w:space="0" w:color="auto"/>
            <w:left w:val="none" w:sz="0" w:space="0" w:color="auto"/>
            <w:bottom w:val="none" w:sz="0" w:space="0" w:color="auto"/>
            <w:right w:val="none" w:sz="0" w:space="0" w:color="auto"/>
          </w:divBdr>
        </w:div>
        <w:div w:id="120659341">
          <w:marLeft w:val="640"/>
          <w:marRight w:val="0"/>
          <w:marTop w:val="0"/>
          <w:marBottom w:val="0"/>
          <w:divBdr>
            <w:top w:val="none" w:sz="0" w:space="0" w:color="auto"/>
            <w:left w:val="none" w:sz="0" w:space="0" w:color="auto"/>
            <w:bottom w:val="none" w:sz="0" w:space="0" w:color="auto"/>
            <w:right w:val="none" w:sz="0" w:space="0" w:color="auto"/>
          </w:divBdr>
        </w:div>
        <w:div w:id="1549336934">
          <w:marLeft w:val="640"/>
          <w:marRight w:val="0"/>
          <w:marTop w:val="0"/>
          <w:marBottom w:val="0"/>
          <w:divBdr>
            <w:top w:val="none" w:sz="0" w:space="0" w:color="auto"/>
            <w:left w:val="none" w:sz="0" w:space="0" w:color="auto"/>
            <w:bottom w:val="none" w:sz="0" w:space="0" w:color="auto"/>
            <w:right w:val="none" w:sz="0" w:space="0" w:color="auto"/>
          </w:divBdr>
        </w:div>
        <w:div w:id="1544827614">
          <w:marLeft w:val="640"/>
          <w:marRight w:val="0"/>
          <w:marTop w:val="0"/>
          <w:marBottom w:val="0"/>
          <w:divBdr>
            <w:top w:val="none" w:sz="0" w:space="0" w:color="auto"/>
            <w:left w:val="none" w:sz="0" w:space="0" w:color="auto"/>
            <w:bottom w:val="none" w:sz="0" w:space="0" w:color="auto"/>
            <w:right w:val="none" w:sz="0" w:space="0" w:color="auto"/>
          </w:divBdr>
        </w:div>
        <w:div w:id="723722144">
          <w:marLeft w:val="640"/>
          <w:marRight w:val="0"/>
          <w:marTop w:val="0"/>
          <w:marBottom w:val="0"/>
          <w:divBdr>
            <w:top w:val="none" w:sz="0" w:space="0" w:color="auto"/>
            <w:left w:val="none" w:sz="0" w:space="0" w:color="auto"/>
            <w:bottom w:val="none" w:sz="0" w:space="0" w:color="auto"/>
            <w:right w:val="none" w:sz="0" w:space="0" w:color="auto"/>
          </w:divBdr>
        </w:div>
        <w:div w:id="1155493246">
          <w:marLeft w:val="640"/>
          <w:marRight w:val="0"/>
          <w:marTop w:val="0"/>
          <w:marBottom w:val="0"/>
          <w:divBdr>
            <w:top w:val="none" w:sz="0" w:space="0" w:color="auto"/>
            <w:left w:val="none" w:sz="0" w:space="0" w:color="auto"/>
            <w:bottom w:val="none" w:sz="0" w:space="0" w:color="auto"/>
            <w:right w:val="none" w:sz="0" w:space="0" w:color="auto"/>
          </w:divBdr>
        </w:div>
        <w:div w:id="678309429">
          <w:marLeft w:val="640"/>
          <w:marRight w:val="0"/>
          <w:marTop w:val="0"/>
          <w:marBottom w:val="0"/>
          <w:divBdr>
            <w:top w:val="none" w:sz="0" w:space="0" w:color="auto"/>
            <w:left w:val="none" w:sz="0" w:space="0" w:color="auto"/>
            <w:bottom w:val="none" w:sz="0" w:space="0" w:color="auto"/>
            <w:right w:val="none" w:sz="0" w:space="0" w:color="auto"/>
          </w:divBdr>
        </w:div>
        <w:div w:id="409471663">
          <w:marLeft w:val="640"/>
          <w:marRight w:val="0"/>
          <w:marTop w:val="0"/>
          <w:marBottom w:val="0"/>
          <w:divBdr>
            <w:top w:val="none" w:sz="0" w:space="0" w:color="auto"/>
            <w:left w:val="none" w:sz="0" w:space="0" w:color="auto"/>
            <w:bottom w:val="none" w:sz="0" w:space="0" w:color="auto"/>
            <w:right w:val="none" w:sz="0" w:space="0" w:color="auto"/>
          </w:divBdr>
        </w:div>
        <w:div w:id="840388847">
          <w:marLeft w:val="640"/>
          <w:marRight w:val="0"/>
          <w:marTop w:val="0"/>
          <w:marBottom w:val="0"/>
          <w:divBdr>
            <w:top w:val="none" w:sz="0" w:space="0" w:color="auto"/>
            <w:left w:val="none" w:sz="0" w:space="0" w:color="auto"/>
            <w:bottom w:val="none" w:sz="0" w:space="0" w:color="auto"/>
            <w:right w:val="none" w:sz="0" w:space="0" w:color="auto"/>
          </w:divBdr>
        </w:div>
        <w:div w:id="56055180">
          <w:marLeft w:val="640"/>
          <w:marRight w:val="0"/>
          <w:marTop w:val="0"/>
          <w:marBottom w:val="0"/>
          <w:divBdr>
            <w:top w:val="none" w:sz="0" w:space="0" w:color="auto"/>
            <w:left w:val="none" w:sz="0" w:space="0" w:color="auto"/>
            <w:bottom w:val="none" w:sz="0" w:space="0" w:color="auto"/>
            <w:right w:val="none" w:sz="0" w:space="0" w:color="auto"/>
          </w:divBdr>
        </w:div>
        <w:div w:id="1338531841">
          <w:marLeft w:val="640"/>
          <w:marRight w:val="0"/>
          <w:marTop w:val="0"/>
          <w:marBottom w:val="0"/>
          <w:divBdr>
            <w:top w:val="none" w:sz="0" w:space="0" w:color="auto"/>
            <w:left w:val="none" w:sz="0" w:space="0" w:color="auto"/>
            <w:bottom w:val="none" w:sz="0" w:space="0" w:color="auto"/>
            <w:right w:val="none" w:sz="0" w:space="0" w:color="auto"/>
          </w:divBdr>
        </w:div>
        <w:div w:id="361899934">
          <w:marLeft w:val="640"/>
          <w:marRight w:val="0"/>
          <w:marTop w:val="0"/>
          <w:marBottom w:val="0"/>
          <w:divBdr>
            <w:top w:val="none" w:sz="0" w:space="0" w:color="auto"/>
            <w:left w:val="none" w:sz="0" w:space="0" w:color="auto"/>
            <w:bottom w:val="none" w:sz="0" w:space="0" w:color="auto"/>
            <w:right w:val="none" w:sz="0" w:space="0" w:color="auto"/>
          </w:divBdr>
        </w:div>
        <w:div w:id="2137016333">
          <w:marLeft w:val="640"/>
          <w:marRight w:val="0"/>
          <w:marTop w:val="0"/>
          <w:marBottom w:val="0"/>
          <w:divBdr>
            <w:top w:val="none" w:sz="0" w:space="0" w:color="auto"/>
            <w:left w:val="none" w:sz="0" w:space="0" w:color="auto"/>
            <w:bottom w:val="none" w:sz="0" w:space="0" w:color="auto"/>
            <w:right w:val="none" w:sz="0" w:space="0" w:color="auto"/>
          </w:divBdr>
        </w:div>
        <w:div w:id="442966948">
          <w:marLeft w:val="640"/>
          <w:marRight w:val="0"/>
          <w:marTop w:val="0"/>
          <w:marBottom w:val="0"/>
          <w:divBdr>
            <w:top w:val="none" w:sz="0" w:space="0" w:color="auto"/>
            <w:left w:val="none" w:sz="0" w:space="0" w:color="auto"/>
            <w:bottom w:val="none" w:sz="0" w:space="0" w:color="auto"/>
            <w:right w:val="none" w:sz="0" w:space="0" w:color="auto"/>
          </w:divBdr>
        </w:div>
        <w:div w:id="710036760">
          <w:marLeft w:val="640"/>
          <w:marRight w:val="0"/>
          <w:marTop w:val="0"/>
          <w:marBottom w:val="0"/>
          <w:divBdr>
            <w:top w:val="none" w:sz="0" w:space="0" w:color="auto"/>
            <w:left w:val="none" w:sz="0" w:space="0" w:color="auto"/>
            <w:bottom w:val="none" w:sz="0" w:space="0" w:color="auto"/>
            <w:right w:val="none" w:sz="0" w:space="0" w:color="auto"/>
          </w:divBdr>
        </w:div>
        <w:div w:id="1455513953">
          <w:marLeft w:val="640"/>
          <w:marRight w:val="0"/>
          <w:marTop w:val="0"/>
          <w:marBottom w:val="0"/>
          <w:divBdr>
            <w:top w:val="none" w:sz="0" w:space="0" w:color="auto"/>
            <w:left w:val="none" w:sz="0" w:space="0" w:color="auto"/>
            <w:bottom w:val="none" w:sz="0" w:space="0" w:color="auto"/>
            <w:right w:val="none" w:sz="0" w:space="0" w:color="auto"/>
          </w:divBdr>
        </w:div>
        <w:div w:id="1043944255">
          <w:marLeft w:val="640"/>
          <w:marRight w:val="0"/>
          <w:marTop w:val="0"/>
          <w:marBottom w:val="0"/>
          <w:divBdr>
            <w:top w:val="none" w:sz="0" w:space="0" w:color="auto"/>
            <w:left w:val="none" w:sz="0" w:space="0" w:color="auto"/>
            <w:bottom w:val="none" w:sz="0" w:space="0" w:color="auto"/>
            <w:right w:val="none" w:sz="0" w:space="0" w:color="auto"/>
          </w:divBdr>
        </w:div>
        <w:div w:id="2144155934">
          <w:marLeft w:val="640"/>
          <w:marRight w:val="0"/>
          <w:marTop w:val="0"/>
          <w:marBottom w:val="0"/>
          <w:divBdr>
            <w:top w:val="none" w:sz="0" w:space="0" w:color="auto"/>
            <w:left w:val="none" w:sz="0" w:space="0" w:color="auto"/>
            <w:bottom w:val="none" w:sz="0" w:space="0" w:color="auto"/>
            <w:right w:val="none" w:sz="0" w:space="0" w:color="auto"/>
          </w:divBdr>
        </w:div>
        <w:div w:id="1572619377">
          <w:marLeft w:val="640"/>
          <w:marRight w:val="0"/>
          <w:marTop w:val="0"/>
          <w:marBottom w:val="0"/>
          <w:divBdr>
            <w:top w:val="none" w:sz="0" w:space="0" w:color="auto"/>
            <w:left w:val="none" w:sz="0" w:space="0" w:color="auto"/>
            <w:bottom w:val="none" w:sz="0" w:space="0" w:color="auto"/>
            <w:right w:val="none" w:sz="0" w:space="0" w:color="auto"/>
          </w:divBdr>
        </w:div>
        <w:div w:id="1508787029">
          <w:marLeft w:val="640"/>
          <w:marRight w:val="0"/>
          <w:marTop w:val="0"/>
          <w:marBottom w:val="0"/>
          <w:divBdr>
            <w:top w:val="none" w:sz="0" w:space="0" w:color="auto"/>
            <w:left w:val="none" w:sz="0" w:space="0" w:color="auto"/>
            <w:bottom w:val="none" w:sz="0" w:space="0" w:color="auto"/>
            <w:right w:val="none" w:sz="0" w:space="0" w:color="auto"/>
          </w:divBdr>
        </w:div>
        <w:div w:id="823399716">
          <w:marLeft w:val="640"/>
          <w:marRight w:val="0"/>
          <w:marTop w:val="0"/>
          <w:marBottom w:val="0"/>
          <w:divBdr>
            <w:top w:val="none" w:sz="0" w:space="0" w:color="auto"/>
            <w:left w:val="none" w:sz="0" w:space="0" w:color="auto"/>
            <w:bottom w:val="none" w:sz="0" w:space="0" w:color="auto"/>
            <w:right w:val="none" w:sz="0" w:space="0" w:color="auto"/>
          </w:divBdr>
        </w:div>
        <w:div w:id="1266840622">
          <w:marLeft w:val="640"/>
          <w:marRight w:val="0"/>
          <w:marTop w:val="0"/>
          <w:marBottom w:val="0"/>
          <w:divBdr>
            <w:top w:val="none" w:sz="0" w:space="0" w:color="auto"/>
            <w:left w:val="none" w:sz="0" w:space="0" w:color="auto"/>
            <w:bottom w:val="none" w:sz="0" w:space="0" w:color="auto"/>
            <w:right w:val="none" w:sz="0" w:space="0" w:color="auto"/>
          </w:divBdr>
        </w:div>
        <w:div w:id="1963143794">
          <w:marLeft w:val="640"/>
          <w:marRight w:val="0"/>
          <w:marTop w:val="0"/>
          <w:marBottom w:val="0"/>
          <w:divBdr>
            <w:top w:val="none" w:sz="0" w:space="0" w:color="auto"/>
            <w:left w:val="none" w:sz="0" w:space="0" w:color="auto"/>
            <w:bottom w:val="none" w:sz="0" w:space="0" w:color="auto"/>
            <w:right w:val="none" w:sz="0" w:space="0" w:color="auto"/>
          </w:divBdr>
        </w:div>
        <w:div w:id="52778047">
          <w:marLeft w:val="640"/>
          <w:marRight w:val="0"/>
          <w:marTop w:val="0"/>
          <w:marBottom w:val="0"/>
          <w:divBdr>
            <w:top w:val="none" w:sz="0" w:space="0" w:color="auto"/>
            <w:left w:val="none" w:sz="0" w:space="0" w:color="auto"/>
            <w:bottom w:val="none" w:sz="0" w:space="0" w:color="auto"/>
            <w:right w:val="none" w:sz="0" w:space="0" w:color="auto"/>
          </w:divBdr>
        </w:div>
        <w:div w:id="457073009">
          <w:marLeft w:val="640"/>
          <w:marRight w:val="0"/>
          <w:marTop w:val="0"/>
          <w:marBottom w:val="0"/>
          <w:divBdr>
            <w:top w:val="none" w:sz="0" w:space="0" w:color="auto"/>
            <w:left w:val="none" w:sz="0" w:space="0" w:color="auto"/>
            <w:bottom w:val="none" w:sz="0" w:space="0" w:color="auto"/>
            <w:right w:val="none" w:sz="0" w:space="0" w:color="auto"/>
          </w:divBdr>
        </w:div>
        <w:div w:id="894199111">
          <w:marLeft w:val="640"/>
          <w:marRight w:val="0"/>
          <w:marTop w:val="0"/>
          <w:marBottom w:val="0"/>
          <w:divBdr>
            <w:top w:val="none" w:sz="0" w:space="0" w:color="auto"/>
            <w:left w:val="none" w:sz="0" w:space="0" w:color="auto"/>
            <w:bottom w:val="none" w:sz="0" w:space="0" w:color="auto"/>
            <w:right w:val="none" w:sz="0" w:space="0" w:color="auto"/>
          </w:divBdr>
        </w:div>
        <w:div w:id="2007977847">
          <w:marLeft w:val="640"/>
          <w:marRight w:val="0"/>
          <w:marTop w:val="0"/>
          <w:marBottom w:val="0"/>
          <w:divBdr>
            <w:top w:val="none" w:sz="0" w:space="0" w:color="auto"/>
            <w:left w:val="none" w:sz="0" w:space="0" w:color="auto"/>
            <w:bottom w:val="none" w:sz="0" w:space="0" w:color="auto"/>
            <w:right w:val="none" w:sz="0" w:space="0" w:color="auto"/>
          </w:divBdr>
        </w:div>
        <w:div w:id="1828083026">
          <w:marLeft w:val="640"/>
          <w:marRight w:val="0"/>
          <w:marTop w:val="0"/>
          <w:marBottom w:val="0"/>
          <w:divBdr>
            <w:top w:val="none" w:sz="0" w:space="0" w:color="auto"/>
            <w:left w:val="none" w:sz="0" w:space="0" w:color="auto"/>
            <w:bottom w:val="none" w:sz="0" w:space="0" w:color="auto"/>
            <w:right w:val="none" w:sz="0" w:space="0" w:color="auto"/>
          </w:divBdr>
        </w:div>
        <w:div w:id="1660619026">
          <w:marLeft w:val="640"/>
          <w:marRight w:val="0"/>
          <w:marTop w:val="0"/>
          <w:marBottom w:val="0"/>
          <w:divBdr>
            <w:top w:val="none" w:sz="0" w:space="0" w:color="auto"/>
            <w:left w:val="none" w:sz="0" w:space="0" w:color="auto"/>
            <w:bottom w:val="none" w:sz="0" w:space="0" w:color="auto"/>
            <w:right w:val="none" w:sz="0" w:space="0" w:color="auto"/>
          </w:divBdr>
        </w:div>
        <w:div w:id="363286015">
          <w:marLeft w:val="640"/>
          <w:marRight w:val="0"/>
          <w:marTop w:val="0"/>
          <w:marBottom w:val="0"/>
          <w:divBdr>
            <w:top w:val="none" w:sz="0" w:space="0" w:color="auto"/>
            <w:left w:val="none" w:sz="0" w:space="0" w:color="auto"/>
            <w:bottom w:val="none" w:sz="0" w:space="0" w:color="auto"/>
            <w:right w:val="none" w:sz="0" w:space="0" w:color="auto"/>
          </w:divBdr>
        </w:div>
      </w:divsChild>
    </w:div>
    <w:div w:id="1116754880">
      <w:marLeft w:val="640"/>
      <w:marRight w:val="0"/>
      <w:marTop w:val="0"/>
      <w:marBottom w:val="0"/>
      <w:divBdr>
        <w:top w:val="none" w:sz="0" w:space="0" w:color="auto"/>
        <w:left w:val="none" w:sz="0" w:space="0" w:color="auto"/>
        <w:bottom w:val="none" w:sz="0" w:space="0" w:color="auto"/>
        <w:right w:val="none" w:sz="0" w:space="0" w:color="auto"/>
      </w:divBdr>
    </w:div>
    <w:div w:id="1117145350">
      <w:bodyDiv w:val="1"/>
      <w:marLeft w:val="0"/>
      <w:marRight w:val="0"/>
      <w:marTop w:val="0"/>
      <w:marBottom w:val="0"/>
      <w:divBdr>
        <w:top w:val="none" w:sz="0" w:space="0" w:color="auto"/>
        <w:left w:val="none" w:sz="0" w:space="0" w:color="auto"/>
        <w:bottom w:val="none" w:sz="0" w:space="0" w:color="auto"/>
        <w:right w:val="none" w:sz="0" w:space="0" w:color="auto"/>
      </w:divBdr>
      <w:divsChild>
        <w:div w:id="206838425">
          <w:marLeft w:val="640"/>
          <w:marRight w:val="0"/>
          <w:marTop w:val="0"/>
          <w:marBottom w:val="0"/>
          <w:divBdr>
            <w:top w:val="none" w:sz="0" w:space="0" w:color="auto"/>
            <w:left w:val="none" w:sz="0" w:space="0" w:color="auto"/>
            <w:bottom w:val="none" w:sz="0" w:space="0" w:color="auto"/>
            <w:right w:val="none" w:sz="0" w:space="0" w:color="auto"/>
          </w:divBdr>
        </w:div>
        <w:div w:id="1305236768">
          <w:marLeft w:val="640"/>
          <w:marRight w:val="0"/>
          <w:marTop w:val="0"/>
          <w:marBottom w:val="0"/>
          <w:divBdr>
            <w:top w:val="none" w:sz="0" w:space="0" w:color="auto"/>
            <w:left w:val="none" w:sz="0" w:space="0" w:color="auto"/>
            <w:bottom w:val="none" w:sz="0" w:space="0" w:color="auto"/>
            <w:right w:val="none" w:sz="0" w:space="0" w:color="auto"/>
          </w:divBdr>
        </w:div>
        <w:div w:id="95756084">
          <w:marLeft w:val="640"/>
          <w:marRight w:val="0"/>
          <w:marTop w:val="0"/>
          <w:marBottom w:val="0"/>
          <w:divBdr>
            <w:top w:val="none" w:sz="0" w:space="0" w:color="auto"/>
            <w:left w:val="none" w:sz="0" w:space="0" w:color="auto"/>
            <w:bottom w:val="none" w:sz="0" w:space="0" w:color="auto"/>
            <w:right w:val="none" w:sz="0" w:space="0" w:color="auto"/>
          </w:divBdr>
        </w:div>
        <w:div w:id="840269032">
          <w:marLeft w:val="640"/>
          <w:marRight w:val="0"/>
          <w:marTop w:val="0"/>
          <w:marBottom w:val="0"/>
          <w:divBdr>
            <w:top w:val="none" w:sz="0" w:space="0" w:color="auto"/>
            <w:left w:val="none" w:sz="0" w:space="0" w:color="auto"/>
            <w:bottom w:val="none" w:sz="0" w:space="0" w:color="auto"/>
            <w:right w:val="none" w:sz="0" w:space="0" w:color="auto"/>
          </w:divBdr>
        </w:div>
        <w:div w:id="148206978">
          <w:marLeft w:val="640"/>
          <w:marRight w:val="0"/>
          <w:marTop w:val="0"/>
          <w:marBottom w:val="0"/>
          <w:divBdr>
            <w:top w:val="none" w:sz="0" w:space="0" w:color="auto"/>
            <w:left w:val="none" w:sz="0" w:space="0" w:color="auto"/>
            <w:bottom w:val="none" w:sz="0" w:space="0" w:color="auto"/>
            <w:right w:val="none" w:sz="0" w:space="0" w:color="auto"/>
          </w:divBdr>
        </w:div>
        <w:div w:id="1129394717">
          <w:marLeft w:val="640"/>
          <w:marRight w:val="0"/>
          <w:marTop w:val="0"/>
          <w:marBottom w:val="0"/>
          <w:divBdr>
            <w:top w:val="none" w:sz="0" w:space="0" w:color="auto"/>
            <w:left w:val="none" w:sz="0" w:space="0" w:color="auto"/>
            <w:bottom w:val="none" w:sz="0" w:space="0" w:color="auto"/>
            <w:right w:val="none" w:sz="0" w:space="0" w:color="auto"/>
          </w:divBdr>
        </w:div>
        <w:div w:id="182789707">
          <w:marLeft w:val="640"/>
          <w:marRight w:val="0"/>
          <w:marTop w:val="0"/>
          <w:marBottom w:val="0"/>
          <w:divBdr>
            <w:top w:val="none" w:sz="0" w:space="0" w:color="auto"/>
            <w:left w:val="none" w:sz="0" w:space="0" w:color="auto"/>
            <w:bottom w:val="none" w:sz="0" w:space="0" w:color="auto"/>
            <w:right w:val="none" w:sz="0" w:space="0" w:color="auto"/>
          </w:divBdr>
        </w:div>
        <w:div w:id="494423717">
          <w:marLeft w:val="640"/>
          <w:marRight w:val="0"/>
          <w:marTop w:val="0"/>
          <w:marBottom w:val="0"/>
          <w:divBdr>
            <w:top w:val="none" w:sz="0" w:space="0" w:color="auto"/>
            <w:left w:val="none" w:sz="0" w:space="0" w:color="auto"/>
            <w:bottom w:val="none" w:sz="0" w:space="0" w:color="auto"/>
            <w:right w:val="none" w:sz="0" w:space="0" w:color="auto"/>
          </w:divBdr>
        </w:div>
        <w:div w:id="414283366">
          <w:marLeft w:val="640"/>
          <w:marRight w:val="0"/>
          <w:marTop w:val="0"/>
          <w:marBottom w:val="0"/>
          <w:divBdr>
            <w:top w:val="none" w:sz="0" w:space="0" w:color="auto"/>
            <w:left w:val="none" w:sz="0" w:space="0" w:color="auto"/>
            <w:bottom w:val="none" w:sz="0" w:space="0" w:color="auto"/>
            <w:right w:val="none" w:sz="0" w:space="0" w:color="auto"/>
          </w:divBdr>
        </w:div>
        <w:div w:id="1606962919">
          <w:marLeft w:val="640"/>
          <w:marRight w:val="0"/>
          <w:marTop w:val="0"/>
          <w:marBottom w:val="0"/>
          <w:divBdr>
            <w:top w:val="none" w:sz="0" w:space="0" w:color="auto"/>
            <w:left w:val="none" w:sz="0" w:space="0" w:color="auto"/>
            <w:bottom w:val="none" w:sz="0" w:space="0" w:color="auto"/>
            <w:right w:val="none" w:sz="0" w:space="0" w:color="auto"/>
          </w:divBdr>
        </w:div>
        <w:div w:id="1562248957">
          <w:marLeft w:val="640"/>
          <w:marRight w:val="0"/>
          <w:marTop w:val="0"/>
          <w:marBottom w:val="0"/>
          <w:divBdr>
            <w:top w:val="none" w:sz="0" w:space="0" w:color="auto"/>
            <w:left w:val="none" w:sz="0" w:space="0" w:color="auto"/>
            <w:bottom w:val="none" w:sz="0" w:space="0" w:color="auto"/>
            <w:right w:val="none" w:sz="0" w:space="0" w:color="auto"/>
          </w:divBdr>
        </w:div>
        <w:div w:id="1326788552">
          <w:marLeft w:val="640"/>
          <w:marRight w:val="0"/>
          <w:marTop w:val="0"/>
          <w:marBottom w:val="0"/>
          <w:divBdr>
            <w:top w:val="none" w:sz="0" w:space="0" w:color="auto"/>
            <w:left w:val="none" w:sz="0" w:space="0" w:color="auto"/>
            <w:bottom w:val="none" w:sz="0" w:space="0" w:color="auto"/>
            <w:right w:val="none" w:sz="0" w:space="0" w:color="auto"/>
          </w:divBdr>
        </w:div>
        <w:div w:id="654797002">
          <w:marLeft w:val="640"/>
          <w:marRight w:val="0"/>
          <w:marTop w:val="0"/>
          <w:marBottom w:val="0"/>
          <w:divBdr>
            <w:top w:val="none" w:sz="0" w:space="0" w:color="auto"/>
            <w:left w:val="none" w:sz="0" w:space="0" w:color="auto"/>
            <w:bottom w:val="none" w:sz="0" w:space="0" w:color="auto"/>
            <w:right w:val="none" w:sz="0" w:space="0" w:color="auto"/>
          </w:divBdr>
        </w:div>
        <w:div w:id="288512228">
          <w:marLeft w:val="640"/>
          <w:marRight w:val="0"/>
          <w:marTop w:val="0"/>
          <w:marBottom w:val="0"/>
          <w:divBdr>
            <w:top w:val="none" w:sz="0" w:space="0" w:color="auto"/>
            <w:left w:val="none" w:sz="0" w:space="0" w:color="auto"/>
            <w:bottom w:val="none" w:sz="0" w:space="0" w:color="auto"/>
            <w:right w:val="none" w:sz="0" w:space="0" w:color="auto"/>
          </w:divBdr>
        </w:div>
        <w:div w:id="2031561793">
          <w:marLeft w:val="640"/>
          <w:marRight w:val="0"/>
          <w:marTop w:val="0"/>
          <w:marBottom w:val="0"/>
          <w:divBdr>
            <w:top w:val="none" w:sz="0" w:space="0" w:color="auto"/>
            <w:left w:val="none" w:sz="0" w:space="0" w:color="auto"/>
            <w:bottom w:val="none" w:sz="0" w:space="0" w:color="auto"/>
            <w:right w:val="none" w:sz="0" w:space="0" w:color="auto"/>
          </w:divBdr>
        </w:div>
        <w:div w:id="1748111255">
          <w:marLeft w:val="640"/>
          <w:marRight w:val="0"/>
          <w:marTop w:val="0"/>
          <w:marBottom w:val="0"/>
          <w:divBdr>
            <w:top w:val="none" w:sz="0" w:space="0" w:color="auto"/>
            <w:left w:val="none" w:sz="0" w:space="0" w:color="auto"/>
            <w:bottom w:val="none" w:sz="0" w:space="0" w:color="auto"/>
            <w:right w:val="none" w:sz="0" w:space="0" w:color="auto"/>
          </w:divBdr>
        </w:div>
        <w:div w:id="2075204235">
          <w:marLeft w:val="640"/>
          <w:marRight w:val="0"/>
          <w:marTop w:val="0"/>
          <w:marBottom w:val="0"/>
          <w:divBdr>
            <w:top w:val="none" w:sz="0" w:space="0" w:color="auto"/>
            <w:left w:val="none" w:sz="0" w:space="0" w:color="auto"/>
            <w:bottom w:val="none" w:sz="0" w:space="0" w:color="auto"/>
            <w:right w:val="none" w:sz="0" w:space="0" w:color="auto"/>
          </w:divBdr>
        </w:div>
        <w:div w:id="147403397">
          <w:marLeft w:val="640"/>
          <w:marRight w:val="0"/>
          <w:marTop w:val="0"/>
          <w:marBottom w:val="0"/>
          <w:divBdr>
            <w:top w:val="none" w:sz="0" w:space="0" w:color="auto"/>
            <w:left w:val="none" w:sz="0" w:space="0" w:color="auto"/>
            <w:bottom w:val="none" w:sz="0" w:space="0" w:color="auto"/>
            <w:right w:val="none" w:sz="0" w:space="0" w:color="auto"/>
          </w:divBdr>
        </w:div>
        <w:div w:id="1493066194">
          <w:marLeft w:val="640"/>
          <w:marRight w:val="0"/>
          <w:marTop w:val="0"/>
          <w:marBottom w:val="0"/>
          <w:divBdr>
            <w:top w:val="none" w:sz="0" w:space="0" w:color="auto"/>
            <w:left w:val="none" w:sz="0" w:space="0" w:color="auto"/>
            <w:bottom w:val="none" w:sz="0" w:space="0" w:color="auto"/>
            <w:right w:val="none" w:sz="0" w:space="0" w:color="auto"/>
          </w:divBdr>
        </w:div>
        <w:div w:id="819225042">
          <w:marLeft w:val="640"/>
          <w:marRight w:val="0"/>
          <w:marTop w:val="0"/>
          <w:marBottom w:val="0"/>
          <w:divBdr>
            <w:top w:val="none" w:sz="0" w:space="0" w:color="auto"/>
            <w:left w:val="none" w:sz="0" w:space="0" w:color="auto"/>
            <w:bottom w:val="none" w:sz="0" w:space="0" w:color="auto"/>
            <w:right w:val="none" w:sz="0" w:space="0" w:color="auto"/>
          </w:divBdr>
        </w:div>
        <w:div w:id="497579516">
          <w:marLeft w:val="640"/>
          <w:marRight w:val="0"/>
          <w:marTop w:val="0"/>
          <w:marBottom w:val="0"/>
          <w:divBdr>
            <w:top w:val="none" w:sz="0" w:space="0" w:color="auto"/>
            <w:left w:val="none" w:sz="0" w:space="0" w:color="auto"/>
            <w:bottom w:val="none" w:sz="0" w:space="0" w:color="auto"/>
            <w:right w:val="none" w:sz="0" w:space="0" w:color="auto"/>
          </w:divBdr>
        </w:div>
        <w:div w:id="1841196137">
          <w:marLeft w:val="640"/>
          <w:marRight w:val="0"/>
          <w:marTop w:val="0"/>
          <w:marBottom w:val="0"/>
          <w:divBdr>
            <w:top w:val="none" w:sz="0" w:space="0" w:color="auto"/>
            <w:left w:val="none" w:sz="0" w:space="0" w:color="auto"/>
            <w:bottom w:val="none" w:sz="0" w:space="0" w:color="auto"/>
            <w:right w:val="none" w:sz="0" w:space="0" w:color="auto"/>
          </w:divBdr>
        </w:div>
        <w:div w:id="1901137625">
          <w:marLeft w:val="640"/>
          <w:marRight w:val="0"/>
          <w:marTop w:val="0"/>
          <w:marBottom w:val="0"/>
          <w:divBdr>
            <w:top w:val="none" w:sz="0" w:space="0" w:color="auto"/>
            <w:left w:val="none" w:sz="0" w:space="0" w:color="auto"/>
            <w:bottom w:val="none" w:sz="0" w:space="0" w:color="auto"/>
            <w:right w:val="none" w:sz="0" w:space="0" w:color="auto"/>
          </w:divBdr>
        </w:div>
        <w:div w:id="805975214">
          <w:marLeft w:val="640"/>
          <w:marRight w:val="0"/>
          <w:marTop w:val="0"/>
          <w:marBottom w:val="0"/>
          <w:divBdr>
            <w:top w:val="none" w:sz="0" w:space="0" w:color="auto"/>
            <w:left w:val="none" w:sz="0" w:space="0" w:color="auto"/>
            <w:bottom w:val="none" w:sz="0" w:space="0" w:color="auto"/>
            <w:right w:val="none" w:sz="0" w:space="0" w:color="auto"/>
          </w:divBdr>
        </w:div>
        <w:div w:id="2062706226">
          <w:marLeft w:val="640"/>
          <w:marRight w:val="0"/>
          <w:marTop w:val="0"/>
          <w:marBottom w:val="0"/>
          <w:divBdr>
            <w:top w:val="none" w:sz="0" w:space="0" w:color="auto"/>
            <w:left w:val="none" w:sz="0" w:space="0" w:color="auto"/>
            <w:bottom w:val="none" w:sz="0" w:space="0" w:color="auto"/>
            <w:right w:val="none" w:sz="0" w:space="0" w:color="auto"/>
          </w:divBdr>
        </w:div>
        <w:div w:id="1839954611">
          <w:marLeft w:val="640"/>
          <w:marRight w:val="0"/>
          <w:marTop w:val="0"/>
          <w:marBottom w:val="0"/>
          <w:divBdr>
            <w:top w:val="none" w:sz="0" w:space="0" w:color="auto"/>
            <w:left w:val="none" w:sz="0" w:space="0" w:color="auto"/>
            <w:bottom w:val="none" w:sz="0" w:space="0" w:color="auto"/>
            <w:right w:val="none" w:sz="0" w:space="0" w:color="auto"/>
          </w:divBdr>
        </w:div>
        <w:div w:id="543905316">
          <w:marLeft w:val="640"/>
          <w:marRight w:val="0"/>
          <w:marTop w:val="0"/>
          <w:marBottom w:val="0"/>
          <w:divBdr>
            <w:top w:val="none" w:sz="0" w:space="0" w:color="auto"/>
            <w:left w:val="none" w:sz="0" w:space="0" w:color="auto"/>
            <w:bottom w:val="none" w:sz="0" w:space="0" w:color="auto"/>
            <w:right w:val="none" w:sz="0" w:space="0" w:color="auto"/>
          </w:divBdr>
        </w:div>
        <w:div w:id="1989748836">
          <w:marLeft w:val="640"/>
          <w:marRight w:val="0"/>
          <w:marTop w:val="0"/>
          <w:marBottom w:val="0"/>
          <w:divBdr>
            <w:top w:val="none" w:sz="0" w:space="0" w:color="auto"/>
            <w:left w:val="none" w:sz="0" w:space="0" w:color="auto"/>
            <w:bottom w:val="none" w:sz="0" w:space="0" w:color="auto"/>
            <w:right w:val="none" w:sz="0" w:space="0" w:color="auto"/>
          </w:divBdr>
        </w:div>
        <w:div w:id="1845895099">
          <w:marLeft w:val="640"/>
          <w:marRight w:val="0"/>
          <w:marTop w:val="0"/>
          <w:marBottom w:val="0"/>
          <w:divBdr>
            <w:top w:val="none" w:sz="0" w:space="0" w:color="auto"/>
            <w:left w:val="none" w:sz="0" w:space="0" w:color="auto"/>
            <w:bottom w:val="none" w:sz="0" w:space="0" w:color="auto"/>
            <w:right w:val="none" w:sz="0" w:space="0" w:color="auto"/>
          </w:divBdr>
        </w:div>
        <w:div w:id="1688172223">
          <w:marLeft w:val="640"/>
          <w:marRight w:val="0"/>
          <w:marTop w:val="0"/>
          <w:marBottom w:val="0"/>
          <w:divBdr>
            <w:top w:val="none" w:sz="0" w:space="0" w:color="auto"/>
            <w:left w:val="none" w:sz="0" w:space="0" w:color="auto"/>
            <w:bottom w:val="none" w:sz="0" w:space="0" w:color="auto"/>
            <w:right w:val="none" w:sz="0" w:space="0" w:color="auto"/>
          </w:divBdr>
        </w:div>
        <w:div w:id="1079983927">
          <w:marLeft w:val="640"/>
          <w:marRight w:val="0"/>
          <w:marTop w:val="0"/>
          <w:marBottom w:val="0"/>
          <w:divBdr>
            <w:top w:val="none" w:sz="0" w:space="0" w:color="auto"/>
            <w:left w:val="none" w:sz="0" w:space="0" w:color="auto"/>
            <w:bottom w:val="none" w:sz="0" w:space="0" w:color="auto"/>
            <w:right w:val="none" w:sz="0" w:space="0" w:color="auto"/>
          </w:divBdr>
        </w:div>
        <w:div w:id="1692024212">
          <w:marLeft w:val="640"/>
          <w:marRight w:val="0"/>
          <w:marTop w:val="0"/>
          <w:marBottom w:val="0"/>
          <w:divBdr>
            <w:top w:val="none" w:sz="0" w:space="0" w:color="auto"/>
            <w:left w:val="none" w:sz="0" w:space="0" w:color="auto"/>
            <w:bottom w:val="none" w:sz="0" w:space="0" w:color="auto"/>
            <w:right w:val="none" w:sz="0" w:space="0" w:color="auto"/>
          </w:divBdr>
        </w:div>
        <w:div w:id="1246107416">
          <w:marLeft w:val="640"/>
          <w:marRight w:val="0"/>
          <w:marTop w:val="0"/>
          <w:marBottom w:val="0"/>
          <w:divBdr>
            <w:top w:val="none" w:sz="0" w:space="0" w:color="auto"/>
            <w:left w:val="none" w:sz="0" w:space="0" w:color="auto"/>
            <w:bottom w:val="none" w:sz="0" w:space="0" w:color="auto"/>
            <w:right w:val="none" w:sz="0" w:space="0" w:color="auto"/>
          </w:divBdr>
        </w:div>
        <w:div w:id="1601836576">
          <w:marLeft w:val="640"/>
          <w:marRight w:val="0"/>
          <w:marTop w:val="0"/>
          <w:marBottom w:val="0"/>
          <w:divBdr>
            <w:top w:val="none" w:sz="0" w:space="0" w:color="auto"/>
            <w:left w:val="none" w:sz="0" w:space="0" w:color="auto"/>
            <w:bottom w:val="none" w:sz="0" w:space="0" w:color="auto"/>
            <w:right w:val="none" w:sz="0" w:space="0" w:color="auto"/>
          </w:divBdr>
        </w:div>
        <w:div w:id="2133015329">
          <w:marLeft w:val="640"/>
          <w:marRight w:val="0"/>
          <w:marTop w:val="0"/>
          <w:marBottom w:val="0"/>
          <w:divBdr>
            <w:top w:val="none" w:sz="0" w:space="0" w:color="auto"/>
            <w:left w:val="none" w:sz="0" w:space="0" w:color="auto"/>
            <w:bottom w:val="none" w:sz="0" w:space="0" w:color="auto"/>
            <w:right w:val="none" w:sz="0" w:space="0" w:color="auto"/>
          </w:divBdr>
        </w:div>
        <w:div w:id="285502325">
          <w:marLeft w:val="640"/>
          <w:marRight w:val="0"/>
          <w:marTop w:val="0"/>
          <w:marBottom w:val="0"/>
          <w:divBdr>
            <w:top w:val="none" w:sz="0" w:space="0" w:color="auto"/>
            <w:left w:val="none" w:sz="0" w:space="0" w:color="auto"/>
            <w:bottom w:val="none" w:sz="0" w:space="0" w:color="auto"/>
            <w:right w:val="none" w:sz="0" w:space="0" w:color="auto"/>
          </w:divBdr>
        </w:div>
        <w:div w:id="375857771">
          <w:marLeft w:val="640"/>
          <w:marRight w:val="0"/>
          <w:marTop w:val="0"/>
          <w:marBottom w:val="0"/>
          <w:divBdr>
            <w:top w:val="none" w:sz="0" w:space="0" w:color="auto"/>
            <w:left w:val="none" w:sz="0" w:space="0" w:color="auto"/>
            <w:bottom w:val="none" w:sz="0" w:space="0" w:color="auto"/>
            <w:right w:val="none" w:sz="0" w:space="0" w:color="auto"/>
          </w:divBdr>
        </w:div>
        <w:div w:id="138883358">
          <w:marLeft w:val="640"/>
          <w:marRight w:val="0"/>
          <w:marTop w:val="0"/>
          <w:marBottom w:val="0"/>
          <w:divBdr>
            <w:top w:val="none" w:sz="0" w:space="0" w:color="auto"/>
            <w:left w:val="none" w:sz="0" w:space="0" w:color="auto"/>
            <w:bottom w:val="none" w:sz="0" w:space="0" w:color="auto"/>
            <w:right w:val="none" w:sz="0" w:space="0" w:color="auto"/>
          </w:divBdr>
        </w:div>
        <w:div w:id="1706558576">
          <w:marLeft w:val="640"/>
          <w:marRight w:val="0"/>
          <w:marTop w:val="0"/>
          <w:marBottom w:val="0"/>
          <w:divBdr>
            <w:top w:val="none" w:sz="0" w:space="0" w:color="auto"/>
            <w:left w:val="none" w:sz="0" w:space="0" w:color="auto"/>
            <w:bottom w:val="none" w:sz="0" w:space="0" w:color="auto"/>
            <w:right w:val="none" w:sz="0" w:space="0" w:color="auto"/>
          </w:divBdr>
        </w:div>
        <w:div w:id="233711583">
          <w:marLeft w:val="640"/>
          <w:marRight w:val="0"/>
          <w:marTop w:val="0"/>
          <w:marBottom w:val="0"/>
          <w:divBdr>
            <w:top w:val="none" w:sz="0" w:space="0" w:color="auto"/>
            <w:left w:val="none" w:sz="0" w:space="0" w:color="auto"/>
            <w:bottom w:val="none" w:sz="0" w:space="0" w:color="auto"/>
            <w:right w:val="none" w:sz="0" w:space="0" w:color="auto"/>
          </w:divBdr>
        </w:div>
        <w:div w:id="747993628">
          <w:marLeft w:val="640"/>
          <w:marRight w:val="0"/>
          <w:marTop w:val="0"/>
          <w:marBottom w:val="0"/>
          <w:divBdr>
            <w:top w:val="none" w:sz="0" w:space="0" w:color="auto"/>
            <w:left w:val="none" w:sz="0" w:space="0" w:color="auto"/>
            <w:bottom w:val="none" w:sz="0" w:space="0" w:color="auto"/>
            <w:right w:val="none" w:sz="0" w:space="0" w:color="auto"/>
          </w:divBdr>
        </w:div>
        <w:div w:id="356857008">
          <w:marLeft w:val="640"/>
          <w:marRight w:val="0"/>
          <w:marTop w:val="0"/>
          <w:marBottom w:val="0"/>
          <w:divBdr>
            <w:top w:val="none" w:sz="0" w:space="0" w:color="auto"/>
            <w:left w:val="none" w:sz="0" w:space="0" w:color="auto"/>
            <w:bottom w:val="none" w:sz="0" w:space="0" w:color="auto"/>
            <w:right w:val="none" w:sz="0" w:space="0" w:color="auto"/>
          </w:divBdr>
        </w:div>
      </w:divsChild>
    </w:div>
    <w:div w:id="1120759665">
      <w:marLeft w:val="640"/>
      <w:marRight w:val="0"/>
      <w:marTop w:val="0"/>
      <w:marBottom w:val="0"/>
      <w:divBdr>
        <w:top w:val="none" w:sz="0" w:space="0" w:color="auto"/>
        <w:left w:val="none" w:sz="0" w:space="0" w:color="auto"/>
        <w:bottom w:val="none" w:sz="0" w:space="0" w:color="auto"/>
        <w:right w:val="none" w:sz="0" w:space="0" w:color="auto"/>
      </w:divBdr>
    </w:div>
    <w:div w:id="1120877403">
      <w:marLeft w:val="640"/>
      <w:marRight w:val="0"/>
      <w:marTop w:val="0"/>
      <w:marBottom w:val="0"/>
      <w:divBdr>
        <w:top w:val="none" w:sz="0" w:space="0" w:color="auto"/>
        <w:left w:val="none" w:sz="0" w:space="0" w:color="auto"/>
        <w:bottom w:val="none" w:sz="0" w:space="0" w:color="auto"/>
        <w:right w:val="none" w:sz="0" w:space="0" w:color="auto"/>
      </w:divBdr>
    </w:div>
    <w:div w:id="1124615680">
      <w:marLeft w:val="0"/>
      <w:marRight w:val="150"/>
      <w:marTop w:val="0"/>
      <w:marBottom w:val="0"/>
      <w:divBdr>
        <w:top w:val="none" w:sz="0" w:space="0" w:color="auto"/>
        <w:left w:val="none" w:sz="0" w:space="0" w:color="auto"/>
        <w:bottom w:val="none" w:sz="0" w:space="0" w:color="auto"/>
        <w:right w:val="none" w:sz="0" w:space="0" w:color="auto"/>
      </w:divBdr>
    </w:div>
    <w:div w:id="1127235260">
      <w:bodyDiv w:val="1"/>
      <w:marLeft w:val="0"/>
      <w:marRight w:val="0"/>
      <w:marTop w:val="0"/>
      <w:marBottom w:val="0"/>
      <w:divBdr>
        <w:top w:val="none" w:sz="0" w:space="0" w:color="auto"/>
        <w:left w:val="none" w:sz="0" w:space="0" w:color="auto"/>
        <w:bottom w:val="none" w:sz="0" w:space="0" w:color="auto"/>
        <w:right w:val="none" w:sz="0" w:space="0" w:color="auto"/>
      </w:divBdr>
      <w:divsChild>
        <w:div w:id="30496744">
          <w:marLeft w:val="640"/>
          <w:marRight w:val="0"/>
          <w:marTop w:val="0"/>
          <w:marBottom w:val="0"/>
          <w:divBdr>
            <w:top w:val="none" w:sz="0" w:space="0" w:color="auto"/>
            <w:left w:val="none" w:sz="0" w:space="0" w:color="auto"/>
            <w:bottom w:val="none" w:sz="0" w:space="0" w:color="auto"/>
            <w:right w:val="none" w:sz="0" w:space="0" w:color="auto"/>
          </w:divBdr>
        </w:div>
        <w:div w:id="129595078">
          <w:marLeft w:val="640"/>
          <w:marRight w:val="0"/>
          <w:marTop w:val="0"/>
          <w:marBottom w:val="0"/>
          <w:divBdr>
            <w:top w:val="none" w:sz="0" w:space="0" w:color="auto"/>
            <w:left w:val="none" w:sz="0" w:space="0" w:color="auto"/>
            <w:bottom w:val="none" w:sz="0" w:space="0" w:color="auto"/>
            <w:right w:val="none" w:sz="0" w:space="0" w:color="auto"/>
          </w:divBdr>
        </w:div>
        <w:div w:id="229578875">
          <w:marLeft w:val="640"/>
          <w:marRight w:val="0"/>
          <w:marTop w:val="0"/>
          <w:marBottom w:val="0"/>
          <w:divBdr>
            <w:top w:val="none" w:sz="0" w:space="0" w:color="auto"/>
            <w:left w:val="none" w:sz="0" w:space="0" w:color="auto"/>
            <w:bottom w:val="none" w:sz="0" w:space="0" w:color="auto"/>
            <w:right w:val="none" w:sz="0" w:space="0" w:color="auto"/>
          </w:divBdr>
        </w:div>
        <w:div w:id="333342258">
          <w:marLeft w:val="640"/>
          <w:marRight w:val="0"/>
          <w:marTop w:val="0"/>
          <w:marBottom w:val="0"/>
          <w:divBdr>
            <w:top w:val="none" w:sz="0" w:space="0" w:color="auto"/>
            <w:left w:val="none" w:sz="0" w:space="0" w:color="auto"/>
            <w:bottom w:val="none" w:sz="0" w:space="0" w:color="auto"/>
            <w:right w:val="none" w:sz="0" w:space="0" w:color="auto"/>
          </w:divBdr>
        </w:div>
        <w:div w:id="348723886">
          <w:marLeft w:val="640"/>
          <w:marRight w:val="0"/>
          <w:marTop w:val="0"/>
          <w:marBottom w:val="0"/>
          <w:divBdr>
            <w:top w:val="none" w:sz="0" w:space="0" w:color="auto"/>
            <w:left w:val="none" w:sz="0" w:space="0" w:color="auto"/>
            <w:bottom w:val="none" w:sz="0" w:space="0" w:color="auto"/>
            <w:right w:val="none" w:sz="0" w:space="0" w:color="auto"/>
          </w:divBdr>
        </w:div>
        <w:div w:id="436288666">
          <w:marLeft w:val="640"/>
          <w:marRight w:val="0"/>
          <w:marTop w:val="0"/>
          <w:marBottom w:val="0"/>
          <w:divBdr>
            <w:top w:val="none" w:sz="0" w:space="0" w:color="auto"/>
            <w:left w:val="none" w:sz="0" w:space="0" w:color="auto"/>
            <w:bottom w:val="none" w:sz="0" w:space="0" w:color="auto"/>
            <w:right w:val="none" w:sz="0" w:space="0" w:color="auto"/>
          </w:divBdr>
        </w:div>
        <w:div w:id="519590850">
          <w:marLeft w:val="640"/>
          <w:marRight w:val="0"/>
          <w:marTop w:val="0"/>
          <w:marBottom w:val="0"/>
          <w:divBdr>
            <w:top w:val="none" w:sz="0" w:space="0" w:color="auto"/>
            <w:left w:val="none" w:sz="0" w:space="0" w:color="auto"/>
            <w:bottom w:val="none" w:sz="0" w:space="0" w:color="auto"/>
            <w:right w:val="none" w:sz="0" w:space="0" w:color="auto"/>
          </w:divBdr>
        </w:div>
        <w:div w:id="541089782">
          <w:marLeft w:val="640"/>
          <w:marRight w:val="0"/>
          <w:marTop w:val="0"/>
          <w:marBottom w:val="0"/>
          <w:divBdr>
            <w:top w:val="none" w:sz="0" w:space="0" w:color="auto"/>
            <w:left w:val="none" w:sz="0" w:space="0" w:color="auto"/>
            <w:bottom w:val="none" w:sz="0" w:space="0" w:color="auto"/>
            <w:right w:val="none" w:sz="0" w:space="0" w:color="auto"/>
          </w:divBdr>
        </w:div>
        <w:div w:id="674842906">
          <w:marLeft w:val="640"/>
          <w:marRight w:val="0"/>
          <w:marTop w:val="0"/>
          <w:marBottom w:val="0"/>
          <w:divBdr>
            <w:top w:val="none" w:sz="0" w:space="0" w:color="auto"/>
            <w:left w:val="none" w:sz="0" w:space="0" w:color="auto"/>
            <w:bottom w:val="none" w:sz="0" w:space="0" w:color="auto"/>
            <w:right w:val="none" w:sz="0" w:space="0" w:color="auto"/>
          </w:divBdr>
        </w:div>
        <w:div w:id="713581852">
          <w:marLeft w:val="640"/>
          <w:marRight w:val="0"/>
          <w:marTop w:val="0"/>
          <w:marBottom w:val="0"/>
          <w:divBdr>
            <w:top w:val="none" w:sz="0" w:space="0" w:color="auto"/>
            <w:left w:val="none" w:sz="0" w:space="0" w:color="auto"/>
            <w:bottom w:val="none" w:sz="0" w:space="0" w:color="auto"/>
            <w:right w:val="none" w:sz="0" w:space="0" w:color="auto"/>
          </w:divBdr>
        </w:div>
        <w:div w:id="778067724">
          <w:marLeft w:val="640"/>
          <w:marRight w:val="0"/>
          <w:marTop w:val="0"/>
          <w:marBottom w:val="0"/>
          <w:divBdr>
            <w:top w:val="none" w:sz="0" w:space="0" w:color="auto"/>
            <w:left w:val="none" w:sz="0" w:space="0" w:color="auto"/>
            <w:bottom w:val="none" w:sz="0" w:space="0" w:color="auto"/>
            <w:right w:val="none" w:sz="0" w:space="0" w:color="auto"/>
          </w:divBdr>
        </w:div>
        <w:div w:id="884945505">
          <w:marLeft w:val="640"/>
          <w:marRight w:val="0"/>
          <w:marTop w:val="0"/>
          <w:marBottom w:val="0"/>
          <w:divBdr>
            <w:top w:val="none" w:sz="0" w:space="0" w:color="auto"/>
            <w:left w:val="none" w:sz="0" w:space="0" w:color="auto"/>
            <w:bottom w:val="none" w:sz="0" w:space="0" w:color="auto"/>
            <w:right w:val="none" w:sz="0" w:space="0" w:color="auto"/>
          </w:divBdr>
        </w:div>
        <w:div w:id="907347678">
          <w:marLeft w:val="640"/>
          <w:marRight w:val="0"/>
          <w:marTop w:val="0"/>
          <w:marBottom w:val="0"/>
          <w:divBdr>
            <w:top w:val="none" w:sz="0" w:space="0" w:color="auto"/>
            <w:left w:val="none" w:sz="0" w:space="0" w:color="auto"/>
            <w:bottom w:val="none" w:sz="0" w:space="0" w:color="auto"/>
            <w:right w:val="none" w:sz="0" w:space="0" w:color="auto"/>
          </w:divBdr>
        </w:div>
        <w:div w:id="1063941036">
          <w:marLeft w:val="640"/>
          <w:marRight w:val="0"/>
          <w:marTop w:val="0"/>
          <w:marBottom w:val="0"/>
          <w:divBdr>
            <w:top w:val="none" w:sz="0" w:space="0" w:color="auto"/>
            <w:left w:val="none" w:sz="0" w:space="0" w:color="auto"/>
            <w:bottom w:val="none" w:sz="0" w:space="0" w:color="auto"/>
            <w:right w:val="none" w:sz="0" w:space="0" w:color="auto"/>
          </w:divBdr>
        </w:div>
        <w:div w:id="1064374783">
          <w:marLeft w:val="640"/>
          <w:marRight w:val="0"/>
          <w:marTop w:val="0"/>
          <w:marBottom w:val="0"/>
          <w:divBdr>
            <w:top w:val="none" w:sz="0" w:space="0" w:color="auto"/>
            <w:left w:val="none" w:sz="0" w:space="0" w:color="auto"/>
            <w:bottom w:val="none" w:sz="0" w:space="0" w:color="auto"/>
            <w:right w:val="none" w:sz="0" w:space="0" w:color="auto"/>
          </w:divBdr>
        </w:div>
        <w:div w:id="1126390463">
          <w:marLeft w:val="640"/>
          <w:marRight w:val="0"/>
          <w:marTop w:val="0"/>
          <w:marBottom w:val="0"/>
          <w:divBdr>
            <w:top w:val="none" w:sz="0" w:space="0" w:color="auto"/>
            <w:left w:val="none" w:sz="0" w:space="0" w:color="auto"/>
            <w:bottom w:val="none" w:sz="0" w:space="0" w:color="auto"/>
            <w:right w:val="none" w:sz="0" w:space="0" w:color="auto"/>
          </w:divBdr>
        </w:div>
        <w:div w:id="1146901294">
          <w:marLeft w:val="640"/>
          <w:marRight w:val="0"/>
          <w:marTop w:val="0"/>
          <w:marBottom w:val="0"/>
          <w:divBdr>
            <w:top w:val="none" w:sz="0" w:space="0" w:color="auto"/>
            <w:left w:val="none" w:sz="0" w:space="0" w:color="auto"/>
            <w:bottom w:val="none" w:sz="0" w:space="0" w:color="auto"/>
            <w:right w:val="none" w:sz="0" w:space="0" w:color="auto"/>
          </w:divBdr>
        </w:div>
        <w:div w:id="1208224303">
          <w:marLeft w:val="640"/>
          <w:marRight w:val="0"/>
          <w:marTop w:val="0"/>
          <w:marBottom w:val="0"/>
          <w:divBdr>
            <w:top w:val="none" w:sz="0" w:space="0" w:color="auto"/>
            <w:left w:val="none" w:sz="0" w:space="0" w:color="auto"/>
            <w:bottom w:val="none" w:sz="0" w:space="0" w:color="auto"/>
            <w:right w:val="none" w:sz="0" w:space="0" w:color="auto"/>
          </w:divBdr>
        </w:div>
        <w:div w:id="1231042725">
          <w:marLeft w:val="640"/>
          <w:marRight w:val="0"/>
          <w:marTop w:val="0"/>
          <w:marBottom w:val="0"/>
          <w:divBdr>
            <w:top w:val="none" w:sz="0" w:space="0" w:color="auto"/>
            <w:left w:val="none" w:sz="0" w:space="0" w:color="auto"/>
            <w:bottom w:val="none" w:sz="0" w:space="0" w:color="auto"/>
            <w:right w:val="none" w:sz="0" w:space="0" w:color="auto"/>
          </w:divBdr>
        </w:div>
        <w:div w:id="1234968514">
          <w:marLeft w:val="640"/>
          <w:marRight w:val="0"/>
          <w:marTop w:val="0"/>
          <w:marBottom w:val="0"/>
          <w:divBdr>
            <w:top w:val="none" w:sz="0" w:space="0" w:color="auto"/>
            <w:left w:val="none" w:sz="0" w:space="0" w:color="auto"/>
            <w:bottom w:val="none" w:sz="0" w:space="0" w:color="auto"/>
            <w:right w:val="none" w:sz="0" w:space="0" w:color="auto"/>
          </w:divBdr>
        </w:div>
        <w:div w:id="1252936225">
          <w:marLeft w:val="640"/>
          <w:marRight w:val="0"/>
          <w:marTop w:val="0"/>
          <w:marBottom w:val="0"/>
          <w:divBdr>
            <w:top w:val="none" w:sz="0" w:space="0" w:color="auto"/>
            <w:left w:val="none" w:sz="0" w:space="0" w:color="auto"/>
            <w:bottom w:val="none" w:sz="0" w:space="0" w:color="auto"/>
            <w:right w:val="none" w:sz="0" w:space="0" w:color="auto"/>
          </w:divBdr>
        </w:div>
        <w:div w:id="1266112037">
          <w:marLeft w:val="640"/>
          <w:marRight w:val="0"/>
          <w:marTop w:val="0"/>
          <w:marBottom w:val="0"/>
          <w:divBdr>
            <w:top w:val="none" w:sz="0" w:space="0" w:color="auto"/>
            <w:left w:val="none" w:sz="0" w:space="0" w:color="auto"/>
            <w:bottom w:val="none" w:sz="0" w:space="0" w:color="auto"/>
            <w:right w:val="none" w:sz="0" w:space="0" w:color="auto"/>
          </w:divBdr>
        </w:div>
        <w:div w:id="1271398587">
          <w:marLeft w:val="640"/>
          <w:marRight w:val="0"/>
          <w:marTop w:val="0"/>
          <w:marBottom w:val="0"/>
          <w:divBdr>
            <w:top w:val="none" w:sz="0" w:space="0" w:color="auto"/>
            <w:left w:val="none" w:sz="0" w:space="0" w:color="auto"/>
            <w:bottom w:val="none" w:sz="0" w:space="0" w:color="auto"/>
            <w:right w:val="none" w:sz="0" w:space="0" w:color="auto"/>
          </w:divBdr>
        </w:div>
        <w:div w:id="1303921353">
          <w:marLeft w:val="640"/>
          <w:marRight w:val="0"/>
          <w:marTop w:val="0"/>
          <w:marBottom w:val="0"/>
          <w:divBdr>
            <w:top w:val="none" w:sz="0" w:space="0" w:color="auto"/>
            <w:left w:val="none" w:sz="0" w:space="0" w:color="auto"/>
            <w:bottom w:val="none" w:sz="0" w:space="0" w:color="auto"/>
            <w:right w:val="none" w:sz="0" w:space="0" w:color="auto"/>
          </w:divBdr>
        </w:div>
        <w:div w:id="1397120019">
          <w:marLeft w:val="640"/>
          <w:marRight w:val="0"/>
          <w:marTop w:val="0"/>
          <w:marBottom w:val="0"/>
          <w:divBdr>
            <w:top w:val="none" w:sz="0" w:space="0" w:color="auto"/>
            <w:left w:val="none" w:sz="0" w:space="0" w:color="auto"/>
            <w:bottom w:val="none" w:sz="0" w:space="0" w:color="auto"/>
            <w:right w:val="none" w:sz="0" w:space="0" w:color="auto"/>
          </w:divBdr>
        </w:div>
        <w:div w:id="1403679879">
          <w:marLeft w:val="640"/>
          <w:marRight w:val="0"/>
          <w:marTop w:val="0"/>
          <w:marBottom w:val="0"/>
          <w:divBdr>
            <w:top w:val="none" w:sz="0" w:space="0" w:color="auto"/>
            <w:left w:val="none" w:sz="0" w:space="0" w:color="auto"/>
            <w:bottom w:val="none" w:sz="0" w:space="0" w:color="auto"/>
            <w:right w:val="none" w:sz="0" w:space="0" w:color="auto"/>
          </w:divBdr>
        </w:div>
        <w:div w:id="1432434799">
          <w:marLeft w:val="640"/>
          <w:marRight w:val="0"/>
          <w:marTop w:val="0"/>
          <w:marBottom w:val="0"/>
          <w:divBdr>
            <w:top w:val="none" w:sz="0" w:space="0" w:color="auto"/>
            <w:left w:val="none" w:sz="0" w:space="0" w:color="auto"/>
            <w:bottom w:val="none" w:sz="0" w:space="0" w:color="auto"/>
            <w:right w:val="none" w:sz="0" w:space="0" w:color="auto"/>
          </w:divBdr>
        </w:div>
        <w:div w:id="1467308490">
          <w:marLeft w:val="640"/>
          <w:marRight w:val="0"/>
          <w:marTop w:val="0"/>
          <w:marBottom w:val="0"/>
          <w:divBdr>
            <w:top w:val="none" w:sz="0" w:space="0" w:color="auto"/>
            <w:left w:val="none" w:sz="0" w:space="0" w:color="auto"/>
            <w:bottom w:val="none" w:sz="0" w:space="0" w:color="auto"/>
            <w:right w:val="none" w:sz="0" w:space="0" w:color="auto"/>
          </w:divBdr>
        </w:div>
        <w:div w:id="1601379483">
          <w:marLeft w:val="640"/>
          <w:marRight w:val="0"/>
          <w:marTop w:val="0"/>
          <w:marBottom w:val="0"/>
          <w:divBdr>
            <w:top w:val="none" w:sz="0" w:space="0" w:color="auto"/>
            <w:left w:val="none" w:sz="0" w:space="0" w:color="auto"/>
            <w:bottom w:val="none" w:sz="0" w:space="0" w:color="auto"/>
            <w:right w:val="none" w:sz="0" w:space="0" w:color="auto"/>
          </w:divBdr>
        </w:div>
        <w:div w:id="1645429323">
          <w:marLeft w:val="640"/>
          <w:marRight w:val="0"/>
          <w:marTop w:val="0"/>
          <w:marBottom w:val="0"/>
          <w:divBdr>
            <w:top w:val="none" w:sz="0" w:space="0" w:color="auto"/>
            <w:left w:val="none" w:sz="0" w:space="0" w:color="auto"/>
            <w:bottom w:val="none" w:sz="0" w:space="0" w:color="auto"/>
            <w:right w:val="none" w:sz="0" w:space="0" w:color="auto"/>
          </w:divBdr>
        </w:div>
        <w:div w:id="1693993960">
          <w:marLeft w:val="640"/>
          <w:marRight w:val="0"/>
          <w:marTop w:val="0"/>
          <w:marBottom w:val="0"/>
          <w:divBdr>
            <w:top w:val="none" w:sz="0" w:space="0" w:color="auto"/>
            <w:left w:val="none" w:sz="0" w:space="0" w:color="auto"/>
            <w:bottom w:val="none" w:sz="0" w:space="0" w:color="auto"/>
            <w:right w:val="none" w:sz="0" w:space="0" w:color="auto"/>
          </w:divBdr>
        </w:div>
        <w:div w:id="1702629450">
          <w:marLeft w:val="640"/>
          <w:marRight w:val="0"/>
          <w:marTop w:val="0"/>
          <w:marBottom w:val="0"/>
          <w:divBdr>
            <w:top w:val="none" w:sz="0" w:space="0" w:color="auto"/>
            <w:left w:val="none" w:sz="0" w:space="0" w:color="auto"/>
            <w:bottom w:val="none" w:sz="0" w:space="0" w:color="auto"/>
            <w:right w:val="none" w:sz="0" w:space="0" w:color="auto"/>
          </w:divBdr>
        </w:div>
        <w:div w:id="1719888393">
          <w:marLeft w:val="640"/>
          <w:marRight w:val="0"/>
          <w:marTop w:val="0"/>
          <w:marBottom w:val="0"/>
          <w:divBdr>
            <w:top w:val="none" w:sz="0" w:space="0" w:color="auto"/>
            <w:left w:val="none" w:sz="0" w:space="0" w:color="auto"/>
            <w:bottom w:val="none" w:sz="0" w:space="0" w:color="auto"/>
            <w:right w:val="none" w:sz="0" w:space="0" w:color="auto"/>
          </w:divBdr>
        </w:div>
        <w:div w:id="1748451434">
          <w:marLeft w:val="640"/>
          <w:marRight w:val="0"/>
          <w:marTop w:val="0"/>
          <w:marBottom w:val="0"/>
          <w:divBdr>
            <w:top w:val="none" w:sz="0" w:space="0" w:color="auto"/>
            <w:left w:val="none" w:sz="0" w:space="0" w:color="auto"/>
            <w:bottom w:val="none" w:sz="0" w:space="0" w:color="auto"/>
            <w:right w:val="none" w:sz="0" w:space="0" w:color="auto"/>
          </w:divBdr>
        </w:div>
        <w:div w:id="1857500395">
          <w:marLeft w:val="640"/>
          <w:marRight w:val="0"/>
          <w:marTop w:val="0"/>
          <w:marBottom w:val="0"/>
          <w:divBdr>
            <w:top w:val="none" w:sz="0" w:space="0" w:color="auto"/>
            <w:left w:val="none" w:sz="0" w:space="0" w:color="auto"/>
            <w:bottom w:val="none" w:sz="0" w:space="0" w:color="auto"/>
            <w:right w:val="none" w:sz="0" w:space="0" w:color="auto"/>
          </w:divBdr>
        </w:div>
        <w:div w:id="1911963093">
          <w:marLeft w:val="640"/>
          <w:marRight w:val="0"/>
          <w:marTop w:val="0"/>
          <w:marBottom w:val="0"/>
          <w:divBdr>
            <w:top w:val="none" w:sz="0" w:space="0" w:color="auto"/>
            <w:left w:val="none" w:sz="0" w:space="0" w:color="auto"/>
            <w:bottom w:val="none" w:sz="0" w:space="0" w:color="auto"/>
            <w:right w:val="none" w:sz="0" w:space="0" w:color="auto"/>
          </w:divBdr>
        </w:div>
        <w:div w:id="1952973249">
          <w:marLeft w:val="640"/>
          <w:marRight w:val="0"/>
          <w:marTop w:val="0"/>
          <w:marBottom w:val="0"/>
          <w:divBdr>
            <w:top w:val="none" w:sz="0" w:space="0" w:color="auto"/>
            <w:left w:val="none" w:sz="0" w:space="0" w:color="auto"/>
            <w:bottom w:val="none" w:sz="0" w:space="0" w:color="auto"/>
            <w:right w:val="none" w:sz="0" w:space="0" w:color="auto"/>
          </w:divBdr>
        </w:div>
        <w:div w:id="1954751182">
          <w:marLeft w:val="640"/>
          <w:marRight w:val="0"/>
          <w:marTop w:val="0"/>
          <w:marBottom w:val="0"/>
          <w:divBdr>
            <w:top w:val="none" w:sz="0" w:space="0" w:color="auto"/>
            <w:left w:val="none" w:sz="0" w:space="0" w:color="auto"/>
            <w:bottom w:val="none" w:sz="0" w:space="0" w:color="auto"/>
            <w:right w:val="none" w:sz="0" w:space="0" w:color="auto"/>
          </w:divBdr>
        </w:div>
        <w:div w:id="1957826847">
          <w:marLeft w:val="640"/>
          <w:marRight w:val="0"/>
          <w:marTop w:val="0"/>
          <w:marBottom w:val="0"/>
          <w:divBdr>
            <w:top w:val="none" w:sz="0" w:space="0" w:color="auto"/>
            <w:left w:val="none" w:sz="0" w:space="0" w:color="auto"/>
            <w:bottom w:val="none" w:sz="0" w:space="0" w:color="auto"/>
            <w:right w:val="none" w:sz="0" w:space="0" w:color="auto"/>
          </w:divBdr>
        </w:div>
        <w:div w:id="1979873134">
          <w:marLeft w:val="640"/>
          <w:marRight w:val="0"/>
          <w:marTop w:val="0"/>
          <w:marBottom w:val="0"/>
          <w:divBdr>
            <w:top w:val="none" w:sz="0" w:space="0" w:color="auto"/>
            <w:left w:val="none" w:sz="0" w:space="0" w:color="auto"/>
            <w:bottom w:val="none" w:sz="0" w:space="0" w:color="auto"/>
            <w:right w:val="none" w:sz="0" w:space="0" w:color="auto"/>
          </w:divBdr>
        </w:div>
        <w:div w:id="2015380427">
          <w:marLeft w:val="640"/>
          <w:marRight w:val="0"/>
          <w:marTop w:val="0"/>
          <w:marBottom w:val="0"/>
          <w:divBdr>
            <w:top w:val="none" w:sz="0" w:space="0" w:color="auto"/>
            <w:left w:val="none" w:sz="0" w:space="0" w:color="auto"/>
            <w:bottom w:val="none" w:sz="0" w:space="0" w:color="auto"/>
            <w:right w:val="none" w:sz="0" w:space="0" w:color="auto"/>
          </w:divBdr>
        </w:div>
        <w:div w:id="2026862715">
          <w:marLeft w:val="640"/>
          <w:marRight w:val="0"/>
          <w:marTop w:val="0"/>
          <w:marBottom w:val="0"/>
          <w:divBdr>
            <w:top w:val="none" w:sz="0" w:space="0" w:color="auto"/>
            <w:left w:val="none" w:sz="0" w:space="0" w:color="auto"/>
            <w:bottom w:val="none" w:sz="0" w:space="0" w:color="auto"/>
            <w:right w:val="none" w:sz="0" w:space="0" w:color="auto"/>
          </w:divBdr>
        </w:div>
        <w:div w:id="2031251743">
          <w:marLeft w:val="640"/>
          <w:marRight w:val="0"/>
          <w:marTop w:val="0"/>
          <w:marBottom w:val="0"/>
          <w:divBdr>
            <w:top w:val="none" w:sz="0" w:space="0" w:color="auto"/>
            <w:left w:val="none" w:sz="0" w:space="0" w:color="auto"/>
            <w:bottom w:val="none" w:sz="0" w:space="0" w:color="auto"/>
            <w:right w:val="none" w:sz="0" w:space="0" w:color="auto"/>
          </w:divBdr>
        </w:div>
      </w:divsChild>
    </w:div>
    <w:div w:id="1127968912">
      <w:bodyDiv w:val="1"/>
      <w:marLeft w:val="0"/>
      <w:marRight w:val="0"/>
      <w:marTop w:val="0"/>
      <w:marBottom w:val="0"/>
      <w:divBdr>
        <w:top w:val="none" w:sz="0" w:space="0" w:color="auto"/>
        <w:left w:val="none" w:sz="0" w:space="0" w:color="auto"/>
        <w:bottom w:val="none" w:sz="0" w:space="0" w:color="auto"/>
        <w:right w:val="none" w:sz="0" w:space="0" w:color="auto"/>
      </w:divBdr>
      <w:divsChild>
        <w:div w:id="250628507">
          <w:marLeft w:val="640"/>
          <w:marRight w:val="0"/>
          <w:marTop w:val="0"/>
          <w:marBottom w:val="0"/>
          <w:divBdr>
            <w:top w:val="none" w:sz="0" w:space="0" w:color="auto"/>
            <w:left w:val="none" w:sz="0" w:space="0" w:color="auto"/>
            <w:bottom w:val="none" w:sz="0" w:space="0" w:color="auto"/>
            <w:right w:val="none" w:sz="0" w:space="0" w:color="auto"/>
          </w:divBdr>
        </w:div>
        <w:div w:id="1871146617">
          <w:marLeft w:val="640"/>
          <w:marRight w:val="0"/>
          <w:marTop w:val="0"/>
          <w:marBottom w:val="0"/>
          <w:divBdr>
            <w:top w:val="none" w:sz="0" w:space="0" w:color="auto"/>
            <w:left w:val="none" w:sz="0" w:space="0" w:color="auto"/>
            <w:bottom w:val="none" w:sz="0" w:space="0" w:color="auto"/>
            <w:right w:val="none" w:sz="0" w:space="0" w:color="auto"/>
          </w:divBdr>
        </w:div>
        <w:div w:id="1493254058">
          <w:marLeft w:val="640"/>
          <w:marRight w:val="0"/>
          <w:marTop w:val="0"/>
          <w:marBottom w:val="0"/>
          <w:divBdr>
            <w:top w:val="none" w:sz="0" w:space="0" w:color="auto"/>
            <w:left w:val="none" w:sz="0" w:space="0" w:color="auto"/>
            <w:bottom w:val="none" w:sz="0" w:space="0" w:color="auto"/>
            <w:right w:val="none" w:sz="0" w:space="0" w:color="auto"/>
          </w:divBdr>
        </w:div>
        <w:div w:id="1448892613">
          <w:marLeft w:val="640"/>
          <w:marRight w:val="0"/>
          <w:marTop w:val="0"/>
          <w:marBottom w:val="0"/>
          <w:divBdr>
            <w:top w:val="none" w:sz="0" w:space="0" w:color="auto"/>
            <w:left w:val="none" w:sz="0" w:space="0" w:color="auto"/>
            <w:bottom w:val="none" w:sz="0" w:space="0" w:color="auto"/>
            <w:right w:val="none" w:sz="0" w:space="0" w:color="auto"/>
          </w:divBdr>
        </w:div>
        <w:div w:id="1668047709">
          <w:marLeft w:val="640"/>
          <w:marRight w:val="0"/>
          <w:marTop w:val="0"/>
          <w:marBottom w:val="0"/>
          <w:divBdr>
            <w:top w:val="none" w:sz="0" w:space="0" w:color="auto"/>
            <w:left w:val="none" w:sz="0" w:space="0" w:color="auto"/>
            <w:bottom w:val="none" w:sz="0" w:space="0" w:color="auto"/>
            <w:right w:val="none" w:sz="0" w:space="0" w:color="auto"/>
          </w:divBdr>
        </w:div>
        <w:div w:id="1392269450">
          <w:marLeft w:val="640"/>
          <w:marRight w:val="0"/>
          <w:marTop w:val="0"/>
          <w:marBottom w:val="0"/>
          <w:divBdr>
            <w:top w:val="none" w:sz="0" w:space="0" w:color="auto"/>
            <w:left w:val="none" w:sz="0" w:space="0" w:color="auto"/>
            <w:bottom w:val="none" w:sz="0" w:space="0" w:color="auto"/>
            <w:right w:val="none" w:sz="0" w:space="0" w:color="auto"/>
          </w:divBdr>
        </w:div>
        <w:div w:id="564989797">
          <w:marLeft w:val="640"/>
          <w:marRight w:val="0"/>
          <w:marTop w:val="0"/>
          <w:marBottom w:val="0"/>
          <w:divBdr>
            <w:top w:val="none" w:sz="0" w:space="0" w:color="auto"/>
            <w:left w:val="none" w:sz="0" w:space="0" w:color="auto"/>
            <w:bottom w:val="none" w:sz="0" w:space="0" w:color="auto"/>
            <w:right w:val="none" w:sz="0" w:space="0" w:color="auto"/>
          </w:divBdr>
        </w:div>
        <w:div w:id="1072462898">
          <w:marLeft w:val="640"/>
          <w:marRight w:val="0"/>
          <w:marTop w:val="0"/>
          <w:marBottom w:val="0"/>
          <w:divBdr>
            <w:top w:val="none" w:sz="0" w:space="0" w:color="auto"/>
            <w:left w:val="none" w:sz="0" w:space="0" w:color="auto"/>
            <w:bottom w:val="none" w:sz="0" w:space="0" w:color="auto"/>
            <w:right w:val="none" w:sz="0" w:space="0" w:color="auto"/>
          </w:divBdr>
        </w:div>
        <w:div w:id="1965037210">
          <w:marLeft w:val="640"/>
          <w:marRight w:val="0"/>
          <w:marTop w:val="0"/>
          <w:marBottom w:val="0"/>
          <w:divBdr>
            <w:top w:val="none" w:sz="0" w:space="0" w:color="auto"/>
            <w:left w:val="none" w:sz="0" w:space="0" w:color="auto"/>
            <w:bottom w:val="none" w:sz="0" w:space="0" w:color="auto"/>
            <w:right w:val="none" w:sz="0" w:space="0" w:color="auto"/>
          </w:divBdr>
        </w:div>
        <w:div w:id="302546571">
          <w:marLeft w:val="640"/>
          <w:marRight w:val="0"/>
          <w:marTop w:val="0"/>
          <w:marBottom w:val="0"/>
          <w:divBdr>
            <w:top w:val="none" w:sz="0" w:space="0" w:color="auto"/>
            <w:left w:val="none" w:sz="0" w:space="0" w:color="auto"/>
            <w:bottom w:val="none" w:sz="0" w:space="0" w:color="auto"/>
            <w:right w:val="none" w:sz="0" w:space="0" w:color="auto"/>
          </w:divBdr>
        </w:div>
        <w:div w:id="1295285542">
          <w:marLeft w:val="640"/>
          <w:marRight w:val="0"/>
          <w:marTop w:val="0"/>
          <w:marBottom w:val="0"/>
          <w:divBdr>
            <w:top w:val="none" w:sz="0" w:space="0" w:color="auto"/>
            <w:left w:val="none" w:sz="0" w:space="0" w:color="auto"/>
            <w:bottom w:val="none" w:sz="0" w:space="0" w:color="auto"/>
            <w:right w:val="none" w:sz="0" w:space="0" w:color="auto"/>
          </w:divBdr>
        </w:div>
        <w:div w:id="794369023">
          <w:marLeft w:val="640"/>
          <w:marRight w:val="0"/>
          <w:marTop w:val="0"/>
          <w:marBottom w:val="0"/>
          <w:divBdr>
            <w:top w:val="none" w:sz="0" w:space="0" w:color="auto"/>
            <w:left w:val="none" w:sz="0" w:space="0" w:color="auto"/>
            <w:bottom w:val="none" w:sz="0" w:space="0" w:color="auto"/>
            <w:right w:val="none" w:sz="0" w:space="0" w:color="auto"/>
          </w:divBdr>
        </w:div>
        <w:div w:id="117843084">
          <w:marLeft w:val="640"/>
          <w:marRight w:val="0"/>
          <w:marTop w:val="0"/>
          <w:marBottom w:val="0"/>
          <w:divBdr>
            <w:top w:val="none" w:sz="0" w:space="0" w:color="auto"/>
            <w:left w:val="none" w:sz="0" w:space="0" w:color="auto"/>
            <w:bottom w:val="none" w:sz="0" w:space="0" w:color="auto"/>
            <w:right w:val="none" w:sz="0" w:space="0" w:color="auto"/>
          </w:divBdr>
        </w:div>
        <w:div w:id="1847668986">
          <w:marLeft w:val="640"/>
          <w:marRight w:val="0"/>
          <w:marTop w:val="0"/>
          <w:marBottom w:val="0"/>
          <w:divBdr>
            <w:top w:val="none" w:sz="0" w:space="0" w:color="auto"/>
            <w:left w:val="none" w:sz="0" w:space="0" w:color="auto"/>
            <w:bottom w:val="none" w:sz="0" w:space="0" w:color="auto"/>
            <w:right w:val="none" w:sz="0" w:space="0" w:color="auto"/>
          </w:divBdr>
        </w:div>
        <w:div w:id="1790390438">
          <w:marLeft w:val="640"/>
          <w:marRight w:val="0"/>
          <w:marTop w:val="0"/>
          <w:marBottom w:val="0"/>
          <w:divBdr>
            <w:top w:val="none" w:sz="0" w:space="0" w:color="auto"/>
            <w:left w:val="none" w:sz="0" w:space="0" w:color="auto"/>
            <w:bottom w:val="none" w:sz="0" w:space="0" w:color="auto"/>
            <w:right w:val="none" w:sz="0" w:space="0" w:color="auto"/>
          </w:divBdr>
        </w:div>
        <w:div w:id="51586908">
          <w:marLeft w:val="640"/>
          <w:marRight w:val="0"/>
          <w:marTop w:val="0"/>
          <w:marBottom w:val="0"/>
          <w:divBdr>
            <w:top w:val="none" w:sz="0" w:space="0" w:color="auto"/>
            <w:left w:val="none" w:sz="0" w:space="0" w:color="auto"/>
            <w:bottom w:val="none" w:sz="0" w:space="0" w:color="auto"/>
            <w:right w:val="none" w:sz="0" w:space="0" w:color="auto"/>
          </w:divBdr>
        </w:div>
        <w:div w:id="1344479591">
          <w:marLeft w:val="640"/>
          <w:marRight w:val="0"/>
          <w:marTop w:val="0"/>
          <w:marBottom w:val="0"/>
          <w:divBdr>
            <w:top w:val="none" w:sz="0" w:space="0" w:color="auto"/>
            <w:left w:val="none" w:sz="0" w:space="0" w:color="auto"/>
            <w:bottom w:val="none" w:sz="0" w:space="0" w:color="auto"/>
            <w:right w:val="none" w:sz="0" w:space="0" w:color="auto"/>
          </w:divBdr>
        </w:div>
        <w:div w:id="1714576944">
          <w:marLeft w:val="640"/>
          <w:marRight w:val="0"/>
          <w:marTop w:val="0"/>
          <w:marBottom w:val="0"/>
          <w:divBdr>
            <w:top w:val="none" w:sz="0" w:space="0" w:color="auto"/>
            <w:left w:val="none" w:sz="0" w:space="0" w:color="auto"/>
            <w:bottom w:val="none" w:sz="0" w:space="0" w:color="auto"/>
            <w:right w:val="none" w:sz="0" w:space="0" w:color="auto"/>
          </w:divBdr>
        </w:div>
        <w:div w:id="1907643064">
          <w:marLeft w:val="640"/>
          <w:marRight w:val="0"/>
          <w:marTop w:val="0"/>
          <w:marBottom w:val="0"/>
          <w:divBdr>
            <w:top w:val="none" w:sz="0" w:space="0" w:color="auto"/>
            <w:left w:val="none" w:sz="0" w:space="0" w:color="auto"/>
            <w:bottom w:val="none" w:sz="0" w:space="0" w:color="auto"/>
            <w:right w:val="none" w:sz="0" w:space="0" w:color="auto"/>
          </w:divBdr>
        </w:div>
        <w:div w:id="1049038750">
          <w:marLeft w:val="640"/>
          <w:marRight w:val="0"/>
          <w:marTop w:val="0"/>
          <w:marBottom w:val="0"/>
          <w:divBdr>
            <w:top w:val="none" w:sz="0" w:space="0" w:color="auto"/>
            <w:left w:val="none" w:sz="0" w:space="0" w:color="auto"/>
            <w:bottom w:val="none" w:sz="0" w:space="0" w:color="auto"/>
            <w:right w:val="none" w:sz="0" w:space="0" w:color="auto"/>
          </w:divBdr>
        </w:div>
        <w:div w:id="1566641761">
          <w:marLeft w:val="640"/>
          <w:marRight w:val="0"/>
          <w:marTop w:val="0"/>
          <w:marBottom w:val="0"/>
          <w:divBdr>
            <w:top w:val="none" w:sz="0" w:space="0" w:color="auto"/>
            <w:left w:val="none" w:sz="0" w:space="0" w:color="auto"/>
            <w:bottom w:val="none" w:sz="0" w:space="0" w:color="auto"/>
            <w:right w:val="none" w:sz="0" w:space="0" w:color="auto"/>
          </w:divBdr>
        </w:div>
        <w:div w:id="90318211">
          <w:marLeft w:val="640"/>
          <w:marRight w:val="0"/>
          <w:marTop w:val="0"/>
          <w:marBottom w:val="0"/>
          <w:divBdr>
            <w:top w:val="none" w:sz="0" w:space="0" w:color="auto"/>
            <w:left w:val="none" w:sz="0" w:space="0" w:color="auto"/>
            <w:bottom w:val="none" w:sz="0" w:space="0" w:color="auto"/>
            <w:right w:val="none" w:sz="0" w:space="0" w:color="auto"/>
          </w:divBdr>
        </w:div>
        <w:div w:id="1090393030">
          <w:marLeft w:val="640"/>
          <w:marRight w:val="0"/>
          <w:marTop w:val="0"/>
          <w:marBottom w:val="0"/>
          <w:divBdr>
            <w:top w:val="none" w:sz="0" w:space="0" w:color="auto"/>
            <w:left w:val="none" w:sz="0" w:space="0" w:color="auto"/>
            <w:bottom w:val="none" w:sz="0" w:space="0" w:color="auto"/>
            <w:right w:val="none" w:sz="0" w:space="0" w:color="auto"/>
          </w:divBdr>
        </w:div>
        <w:div w:id="165441288">
          <w:marLeft w:val="640"/>
          <w:marRight w:val="0"/>
          <w:marTop w:val="0"/>
          <w:marBottom w:val="0"/>
          <w:divBdr>
            <w:top w:val="none" w:sz="0" w:space="0" w:color="auto"/>
            <w:left w:val="none" w:sz="0" w:space="0" w:color="auto"/>
            <w:bottom w:val="none" w:sz="0" w:space="0" w:color="auto"/>
            <w:right w:val="none" w:sz="0" w:space="0" w:color="auto"/>
          </w:divBdr>
        </w:div>
        <w:div w:id="767890860">
          <w:marLeft w:val="640"/>
          <w:marRight w:val="0"/>
          <w:marTop w:val="0"/>
          <w:marBottom w:val="0"/>
          <w:divBdr>
            <w:top w:val="none" w:sz="0" w:space="0" w:color="auto"/>
            <w:left w:val="none" w:sz="0" w:space="0" w:color="auto"/>
            <w:bottom w:val="none" w:sz="0" w:space="0" w:color="auto"/>
            <w:right w:val="none" w:sz="0" w:space="0" w:color="auto"/>
          </w:divBdr>
        </w:div>
        <w:div w:id="1508011061">
          <w:marLeft w:val="640"/>
          <w:marRight w:val="0"/>
          <w:marTop w:val="0"/>
          <w:marBottom w:val="0"/>
          <w:divBdr>
            <w:top w:val="none" w:sz="0" w:space="0" w:color="auto"/>
            <w:left w:val="none" w:sz="0" w:space="0" w:color="auto"/>
            <w:bottom w:val="none" w:sz="0" w:space="0" w:color="auto"/>
            <w:right w:val="none" w:sz="0" w:space="0" w:color="auto"/>
          </w:divBdr>
        </w:div>
        <w:div w:id="1324317586">
          <w:marLeft w:val="640"/>
          <w:marRight w:val="0"/>
          <w:marTop w:val="0"/>
          <w:marBottom w:val="0"/>
          <w:divBdr>
            <w:top w:val="none" w:sz="0" w:space="0" w:color="auto"/>
            <w:left w:val="none" w:sz="0" w:space="0" w:color="auto"/>
            <w:bottom w:val="none" w:sz="0" w:space="0" w:color="auto"/>
            <w:right w:val="none" w:sz="0" w:space="0" w:color="auto"/>
          </w:divBdr>
        </w:div>
        <w:div w:id="2011516907">
          <w:marLeft w:val="640"/>
          <w:marRight w:val="0"/>
          <w:marTop w:val="0"/>
          <w:marBottom w:val="0"/>
          <w:divBdr>
            <w:top w:val="none" w:sz="0" w:space="0" w:color="auto"/>
            <w:left w:val="none" w:sz="0" w:space="0" w:color="auto"/>
            <w:bottom w:val="none" w:sz="0" w:space="0" w:color="auto"/>
            <w:right w:val="none" w:sz="0" w:space="0" w:color="auto"/>
          </w:divBdr>
        </w:div>
        <w:div w:id="1840658564">
          <w:marLeft w:val="640"/>
          <w:marRight w:val="0"/>
          <w:marTop w:val="0"/>
          <w:marBottom w:val="0"/>
          <w:divBdr>
            <w:top w:val="none" w:sz="0" w:space="0" w:color="auto"/>
            <w:left w:val="none" w:sz="0" w:space="0" w:color="auto"/>
            <w:bottom w:val="none" w:sz="0" w:space="0" w:color="auto"/>
            <w:right w:val="none" w:sz="0" w:space="0" w:color="auto"/>
          </w:divBdr>
        </w:div>
        <w:div w:id="54162813">
          <w:marLeft w:val="640"/>
          <w:marRight w:val="0"/>
          <w:marTop w:val="0"/>
          <w:marBottom w:val="0"/>
          <w:divBdr>
            <w:top w:val="none" w:sz="0" w:space="0" w:color="auto"/>
            <w:left w:val="none" w:sz="0" w:space="0" w:color="auto"/>
            <w:bottom w:val="none" w:sz="0" w:space="0" w:color="auto"/>
            <w:right w:val="none" w:sz="0" w:space="0" w:color="auto"/>
          </w:divBdr>
        </w:div>
        <w:div w:id="1065033270">
          <w:marLeft w:val="640"/>
          <w:marRight w:val="0"/>
          <w:marTop w:val="0"/>
          <w:marBottom w:val="0"/>
          <w:divBdr>
            <w:top w:val="none" w:sz="0" w:space="0" w:color="auto"/>
            <w:left w:val="none" w:sz="0" w:space="0" w:color="auto"/>
            <w:bottom w:val="none" w:sz="0" w:space="0" w:color="auto"/>
            <w:right w:val="none" w:sz="0" w:space="0" w:color="auto"/>
          </w:divBdr>
        </w:div>
        <w:div w:id="580218604">
          <w:marLeft w:val="640"/>
          <w:marRight w:val="0"/>
          <w:marTop w:val="0"/>
          <w:marBottom w:val="0"/>
          <w:divBdr>
            <w:top w:val="none" w:sz="0" w:space="0" w:color="auto"/>
            <w:left w:val="none" w:sz="0" w:space="0" w:color="auto"/>
            <w:bottom w:val="none" w:sz="0" w:space="0" w:color="auto"/>
            <w:right w:val="none" w:sz="0" w:space="0" w:color="auto"/>
          </w:divBdr>
        </w:div>
        <w:div w:id="1685550430">
          <w:marLeft w:val="640"/>
          <w:marRight w:val="0"/>
          <w:marTop w:val="0"/>
          <w:marBottom w:val="0"/>
          <w:divBdr>
            <w:top w:val="none" w:sz="0" w:space="0" w:color="auto"/>
            <w:left w:val="none" w:sz="0" w:space="0" w:color="auto"/>
            <w:bottom w:val="none" w:sz="0" w:space="0" w:color="auto"/>
            <w:right w:val="none" w:sz="0" w:space="0" w:color="auto"/>
          </w:divBdr>
        </w:div>
        <w:div w:id="1271857607">
          <w:marLeft w:val="640"/>
          <w:marRight w:val="0"/>
          <w:marTop w:val="0"/>
          <w:marBottom w:val="0"/>
          <w:divBdr>
            <w:top w:val="none" w:sz="0" w:space="0" w:color="auto"/>
            <w:left w:val="none" w:sz="0" w:space="0" w:color="auto"/>
            <w:bottom w:val="none" w:sz="0" w:space="0" w:color="auto"/>
            <w:right w:val="none" w:sz="0" w:space="0" w:color="auto"/>
          </w:divBdr>
        </w:div>
        <w:div w:id="1596942388">
          <w:marLeft w:val="640"/>
          <w:marRight w:val="0"/>
          <w:marTop w:val="0"/>
          <w:marBottom w:val="0"/>
          <w:divBdr>
            <w:top w:val="none" w:sz="0" w:space="0" w:color="auto"/>
            <w:left w:val="none" w:sz="0" w:space="0" w:color="auto"/>
            <w:bottom w:val="none" w:sz="0" w:space="0" w:color="auto"/>
            <w:right w:val="none" w:sz="0" w:space="0" w:color="auto"/>
          </w:divBdr>
        </w:div>
        <w:div w:id="1349873974">
          <w:marLeft w:val="640"/>
          <w:marRight w:val="0"/>
          <w:marTop w:val="0"/>
          <w:marBottom w:val="0"/>
          <w:divBdr>
            <w:top w:val="none" w:sz="0" w:space="0" w:color="auto"/>
            <w:left w:val="none" w:sz="0" w:space="0" w:color="auto"/>
            <w:bottom w:val="none" w:sz="0" w:space="0" w:color="auto"/>
            <w:right w:val="none" w:sz="0" w:space="0" w:color="auto"/>
          </w:divBdr>
        </w:div>
        <w:div w:id="545871230">
          <w:marLeft w:val="640"/>
          <w:marRight w:val="0"/>
          <w:marTop w:val="0"/>
          <w:marBottom w:val="0"/>
          <w:divBdr>
            <w:top w:val="none" w:sz="0" w:space="0" w:color="auto"/>
            <w:left w:val="none" w:sz="0" w:space="0" w:color="auto"/>
            <w:bottom w:val="none" w:sz="0" w:space="0" w:color="auto"/>
            <w:right w:val="none" w:sz="0" w:space="0" w:color="auto"/>
          </w:divBdr>
        </w:div>
        <w:div w:id="1359428400">
          <w:marLeft w:val="640"/>
          <w:marRight w:val="0"/>
          <w:marTop w:val="0"/>
          <w:marBottom w:val="0"/>
          <w:divBdr>
            <w:top w:val="none" w:sz="0" w:space="0" w:color="auto"/>
            <w:left w:val="none" w:sz="0" w:space="0" w:color="auto"/>
            <w:bottom w:val="none" w:sz="0" w:space="0" w:color="auto"/>
            <w:right w:val="none" w:sz="0" w:space="0" w:color="auto"/>
          </w:divBdr>
        </w:div>
        <w:div w:id="64960322">
          <w:marLeft w:val="640"/>
          <w:marRight w:val="0"/>
          <w:marTop w:val="0"/>
          <w:marBottom w:val="0"/>
          <w:divBdr>
            <w:top w:val="none" w:sz="0" w:space="0" w:color="auto"/>
            <w:left w:val="none" w:sz="0" w:space="0" w:color="auto"/>
            <w:bottom w:val="none" w:sz="0" w:space="0" w:color="auto"/>
            <w:right w:val="none" w:sz="0" w:space="0" w:color="auto"/>
          </w:divBdr>
        </w:div>
        <w:div w:id="1345017583">
          <w:marLeft w:val="640"/>
          <w:marRight w:val="0"/>
          <w:marTop w:val="0"/>
          <w:marBottom w:val="0"/>
          <w:divBdr>
            <w:top w:val="none" w:sz="0" w:space="0" w:color="auto"/>
            <w:left w:val="none" w:sz="0" w:space="0" w:color="auto"/>
            <w:bottom w:val="none" w:sz="0" w:space="0" w:color="auto"/>
            <w:right w:val="none" w:sz="0" w:space="0" w:color="auto"/>
          </w:divBdr>
        </w:div>
      </w:divsChild>
    </w:div>
    <w:div w:id="1128668132">
      <w:marLeft w:val="0"/>
      <w:marRight w:val="0"/>
      <w:marTop w:val="0"/>
      <w:marBottom w:val="0"/>
      <w:divBdr>
        <w:top w:val="none" w:sz="0" w:space="0" w:color="auto"/>
        <w:left w:val="none" w:sz="0" w:space="0" w:color="auto"/>
        <w:bottom w:val="none" w:sz="0" w:space="0" w:color="auto"/>
        <w:right w:val="none" w:sz="0" w:space="0" w:color="auto"/>
      </w:divBdr>
    </w:div>
    <w:div w:id="1130561669">
      <w:marLeft w:val="640"/>
      <w:marRight w:val="0"/>
      <w:marTop w:val="0"/>
      <w:marBottom w:val="0"/>
      <w:divBdr>
        <w:top w:val="none" w:sz="0" w:space="0" w:color="auto"/>
        <w:left w:val="none" w:sz="0" w:space="0" w:color="auto"/>
        <w:bottom w:val="none" w:sz="0" w:space="0" w:color="auto"/>
        <w:right w:val="none" w:sz="0" w:space="0" w:color="auto"/>
      </w:divBdr>
    </w:div>
    <w:div w:id="1130709190">
      <w:bodyDiv w:val="1"/>
      <w:marLeft w:val="0"/>
      <w:marRight w:val="0"/>
      <w:marTop w:val="0"/>
      <w:marBottom w:val="0"/>
      <w:divBdr>
        <w:top w:val="none" w:sz="0" w:space="0" w:color="auto"/>
        <w:left w:val="none" w:sz="0" w:space="0" w:color="auto"/>
        <w:bottom w:val="none" w:sz="0" w:space="0" w:color="auto"/>
        <w:right w:val="none" w:sz="0" w:space="0" w:color="auto"/>
      </w:divBdr>
      <w:divsChild>
        <w:div w:id="973295364">
          <w:marLeft w:val="640"/>
          <w:marRight w:val="0"/>
          <w:marTop w:val="0"/>
          <w:marBottom w:val="0"/>
          <w:divBdr>
            <w:top w:val="none" w:sz="0" w:space="0" w:color="auto"/>
            <w:left w:val="none" w:sz="0" w:space="0" w:color="auto"/>
            <w:bottom w:val="none" w:sz="0" w:space="0" w:color="auto"/>
            <w:right w:val="none" w:sz="0" w:space="0" w:color="auto"/>
          </w:divBdr>
        </w:div>
        <w:div w:id="1718821309">
          <w:marLeft w:val="640"/>
          <w:marRight w:val="0"/>
          <w:marTop w:val="0"/>
          <w:marBottom w:val="0"/>
          <w:divBdr>
            <w:top w:val="none" w:sz="0" w:space="0" w:color="auto"/>
            <w:left w:val="none" w:sz="0" w:space="0" w:color="auto"/>
            <w:bottom w:val="none" w:sz="0" w:space="0" w:color="auto"/>
            <w:right w:val="none" w:sz="0" w:space="0" w:color="auto"/>
          </w:divBdr>
        </w:div>
        <w:div w:id="1013803547">
          <w:marLeft w:val="640"/>
          <w:marRight w:val="0"/>
          <w:marTop w:val="0"/>
          <w:marBottom w:val="0"/>
          <w:divBdr>
            <w:top w:val="none" w:sz="0" w:space="0" w:color="auto"/>
            <w:left w:val="none" w:sz="0" w:space="0" w:color="auto"/>
            <w:bottom w:val="none" w:sz="0" w:space="0" w:color="auto"/>
            <w:right w:val="none" w:sz="0" w:space="0" w:color="auto"/>
          </w:divBdr>
        </w:div>
        <w:div w:id="1825658441">
          <w:marLeft w:val="640"/>
          <w:marRight w:val="0"/>
          <w:marTop w:val="0"/>
          <w:marBottom w:val="0"/>
          <w:divBdr>
            <w:top w:val="none" w:sz="0" w:space="0" w:color="auto"/>
            <w:left w:val="none" w:sz="0" w:space="0" w:color="auto"/>
            <w:bottom w:val="none" w:sz="0" w:space="0" w:color="auto"/>
            <w:right w:val="none" w:sz="0" w:space="0" w:color="auto"/>
          </w:divBdr>
        </w:div>
        <w:div w:id="2027554907">
          <w:marLeft w:val="640"/>
          <w:marRight w:val="0"/>
          <w:marTop w:val="0"/>
          <w:marBottom w:val="0"/>
          <w:divBdr>
            <w:top w:val="none" w:sz="0" w:space="0" w:color="auto"/>
            <w:left w:val="none" w:sz="0" w:space="0" w:color="auto"/>
            <w:bottom w:val="none" w:sz="0" w:space="0" w:color="auto"/>
            <w:right w:val="none" w:sz="0" w:space="0" w:color="auto"/>
          </w:divBdr>
        </w:div>
        <w:div w:id="558171443">
          <w:marLeft w:val="640"/>
          <w:marRight w:val="0"/>
          <w:marTop w:val="0"/>
          <w:marBottom w:val="0"/>
          <w:divBdr>
            <w:top w:val="none" w:sz="0" w:space="0" w:color="auto"/>
            <w:left w:val="none" w:sz="0" w:space="0" w:color="auto"/>
            <w:bottom w:val="none" w:sz="0" w:space="0" w:color="auto"/>
            <w:right w:val="none" w:sz="0" w:space="0" w:color="auto"/>
          </w:divBdr>
        </w:div>
        <w:div w:id="1026253999">
          <w:marLeft w:val="640"/>
          <w:marRight w:val="0"/>
          <w:marTop w:val="0"/>
          <w:marBottom w:val="0"/>
          <w:divBdr>
            <w:top w:val="none" w:sz="0" w:space="0" w:color="auto"/>
            <w:left w:val="none" w:sz="0" w:space="0" w:color="auto"/>
            <w:bottom w:val="none" w:sz="0" w:space="0" w:color="auto"/>
            <w:right w:val="none" w:sz="0" w:space="0" w:color="auto"/>
          </w:divBdr>
        </w:div>
        <w:div w:id="859661721">
          <w:marLeft w:val="640"/>
          <w:marRight w:val="0"/>
          <w:marTop w:val="0"/>
          <w:marBottom w:val="0"/>
          <w:divBdr>
            <w:top w:val="none" w:sz="0" w:space="0" w:color="auto"/>
            <w:left w:val="none" w:sz="0" w:space="0" w:color="auto"/>
            <w:bottom w:val="none" w:sz="0" w:space="0" w:color="auto"/>
            <w:right w:val="none" w:sz="0" w:space="0" w:color="auto"/>
          </w:divBdr>
        </w:div>
        <w:div w:id="2093160187">
          <w:marLeft w:val="640"/>
          <w:marRight w:val="0"/>
          <w:marTop w:val="0"/>
          <w:marBottom w:val="0"/>
          <w:divBdr>
            <w:top w:val="none" w:sz="0" w:space="0" w:color="auto"/>
            <w:left w:val="none" w:sz="0" w:space="0" w:color="auto"/>
            <w:bottom w:val="none" w:sz="0" w:space="0" w:color="auto"/>
            <w:right w:val="none" w:sz="0" w:space="0" w:color="auto"/>
          </w:divBdr>
        </w:div>
        <w:div w:id="702487292">
          <w:marLeft w:val="640"/>
          <w:marRight w:val="0"/>
          <w:marTop w:val="0"/>
          <w:marBottom w:val="0"/>
          <w:divBdr>
            <w:top w:val="none" w:sz="0" w:space="0" w:color="auto"/>
            <w:left w:val="none" w:sz="0" w:space="0" w:color="auto"/>
            <w:bottom w:val="none" w:sz="0" w:space="0" w:color="auto"/>
            <w:right w:val="none" w:sz="0" w:space="0" w:color="auto"/>
          </w:divBdr>
        </w:div>
        <w:div w:id="1557009602">
          <w:marLeft w:val="640"/>
          <w:marRight w:val="0"/>
          <w:marTop w:val="0"/>
          <w:marBottom w:val="0"/>
          <w:divBdr>
            <w:top w:val="none" w:sz="0" w:space="0" w:color="auto"/>
            <w:left w:val="none" w:sz="0" w:space="0" w:color="auto"/>
            <w:bottom w:val="none" w:sz="0" w:space="0" w:color="auto"/>
            <w:right w:val="none" w:sz="0" w:space="0" w:color="auto"/>
          </w:divBdr>
        </w:div>
        <w:div w:id="1804545304">
          <w:marLeft w:val="640"/>
          <w:marRight w:val="0"/>
          <w:marTop w:val="0"/>
          <w:marBottom w:val="0"/>
          <w:divBdr>
            <w:top w:val="none" w:sz="0" w:space="0" w:color="auto"/>
            <w:left w:val="none" w:sz="0" w:space="0" w:color="auto"/>
            <w:bottom w:val="none" w:sz="0" w:space="0" w:color="auto"/>
            <w:right w:val="none" w:sz="0" w:space="0" w:color="auto"/>
          </w:divBdr>
        </w:div>
        <w:div w:id="821890618">
          <w:marLeft w:val="640"/>
          <w:marRight w:val="0"/>
          <w:marTop w:val="0"/>
          <w:marBottom w:val="0"/>
          <w:divBdr>
            <w:top w:val="none" w:sz="0" w:space="0" w:color="auto"/>
            <w:left w:val="none" w:sz="0" w:space="0" w:color="auto"/>
            <w:bottom w:val="none" w:sz="0" w:space="0" w:color="auto"/>
            <w:right w:val="none" w:sz="0" w:space="0" w:color="auto"/>
          </w:divBdr>
        </w:div>
        <w:div w:id="1915313664">
          <w:marLeft w:val="640"/>
          <w:marRight w:val="0"/>
          <w:marTop w:val="0"/>
          <w:marBottom w:val="0"/>
          <w:divBdr>
            <w:top w:val="none" w:sz="0" w:space="0" w:color="auto"/>
            <w:left w:val="none" w:sz="0" w:space="0" w:color="auto"/>
            <w:bottom w:val="none" w:sz="0" w:space="0" w:color="auto"/>
            <w:right w:val="none" w:sz="0" w:space="0" w:color="auto"/>
          </w:divBdr>
        </w:div>
        <w:div w:id="27537298">
          <w:marLeft w:val="640"/>
          <w:marRight w:val="0"/>
          <w:marTop w:val="0"/>
          <w:marBottom w:val="0"/>
          <w:divBdr>
            <w:top w:val="none" w:sz="0" w:space="0" w:color="auto"/>
            <w:left w:val="none" w:sz="0" w:space="0" w:color="auto"/>
            <w:bottom w:val="none" w:sz="0" w:space="0" w:color="auto"/>
            <w:right w:val="none" w:sz="0" w:space="0" w:color="auto"/>
          </w:divBdr>
        </w:div>
        <w:div w:id="1780568097">
          <w:marLeft w:val="640"/>
          <w:marRight w:val="0"/>
          <w:marTop w:val="0"/>
          <w:marBottom w:val="0"/>
          <w:divBdr>
            <w:top w:val="none" w:sz="0" w:space="0" w:color="auto"/>
            <w:left w:val="none" w:sz="0" w:space="0" w:color="auto"/>
            <w:bottom w:val="none" w:sz="0" w:space="0" w:color="auto"/>
            <w:right w:val="none" w:sz="0" w:space="0" w:color="auto"/>
          </w:divBdr>
        </w:div>
        <w:div w:id="1846439678">
          <w:marLeft w:val="640"/>
          <w:marRight w:val="0"/>
          <w:marTop w:val="0"/>
          <w:marBottom w:val="0"/>
          <w:divBdr>
            <w:top w:val="none" w:sz="0" w:space="0" w:color="auto"/>
            <w:left w:val="none" w:sz="0" w:space="0" w:color="auto"/>
            <w:bottom w:val="none" w:sz="0" w:space="0" w:color="auto"/>
            <w:right w:val="none" w:sz="0" w:space="0" w:color="auto"/>
          </w:divBdr>
        </w:div>
        <w:div w:id="1444378004">
          <w:marLeft w:val="640"/>
          <w:marRight w:val="0"/>
          <w:marTop w:val="0"/>
          <w:marBottom w:val="0"/>
          <w:divBdr>
            <w:top w:val="none" w:sz="0" w:space="0" w:color="auto"/>
            <w:left w:val="none" w:sz="0" w:space="0" w:color="auto"/>
            <w:bottom w:val="none" w:sz="0" w:space="0" w:color="auto"/>
            <w:right w:val="none" w:sz="0" w:space="0" w:color="auto"/>
          </w:divBdr>
        </w:div>
        <w:div w:id="271788785">
          <w:marLeft w:val="640"/>
          <w:marRight w:val="0"/>
          <w:marTop w:val="0"/>
          <w:marBottom w:val="0"/>
          <w:divBdr>
            <w:top w:val="none" w:sz="0" w:space="0" w:color="auto"/>
            <w:left w:val="none" w:sz="0" w:space="0" w:color="auto"/>
            <w:bottom w:val="none" w:sz="0" w:space="0" w:color="auto"/>
            <w:right w:val="none" w:sz="0" w:space="0" w:color="auto"/>
          </w:divBdr>
        </w:div>
        <w:div w:id="1273511719">
          <w:marLeft w:val="640"/>
          <w:marRight w:val="0"/>
          <w:marTop w:val="0"/>
          <w:marBottom w:val="0"/>
          <w:divBdr>
            <w:top w:val="none" w:sz="0" w:space="0" w:color="auto"/>
            <w:left w:val="none" w:sz="0" w:space="0" w:color="auto"/>
            <w:bottom w:val="none" w:sz="0" w:space="0" w:color="auto"/>
            <w:right w:val="none" w:sz="0" w:space="0" w:color="auto"/>
          </w:divBdr>
        </w:div>
        <w:div w:id="1205798874">
          <w:marLeft w:val="640"/>
          <w:marRight w:val="0"/>
          <w:marTop w:val="0"/>
          <w:marBottom w:val="0"/>
          <w:divBdr>
            <w:top w:val="none" w:sz="0" w:space="0" w:color="auto"/>
            <w:left w:val="none" w:sz="0" w:space="0" w:color="auto"/>
            <w:bottom w:val="none" w:sz="0" w:space="0" w:color="auto"/>
            <w:right w:val="none" w:sz="0" w:space="0" w:color="auto"/>
          </w:divBdr>
        </w:div>
        <w:div w:id="360395705">
          <w:marLeft w:val="640"/>
          <w:marRight w:val="0"/>
          <w:marTop w:val="0"/>
          <w:marBottom w:val="0"/>
          <w:divBdr>
            <w:top w:val="none" w:sz="0" w:space="0" w:color="auto"/>
            <w:left w:val="none" w:sz="0" w:space="0" w:color="auto"/>
            <w:bottom w:val="none" w:sz="0" w:space="0" w:color="auto"/>
            <w:right w:val="none" w:sz="0" w:space="0" w:color="auto"/>
          </w:divBdr>
        </w:div>
        <w:div w:id="1794909636">
          <w:marLeft w:val="640"/>
          <w:marRight w:val="0"/>
          <w:marTop w:val="0"/>
          <w:marBottom w:val="0"/>
          <w:divBdr>
            <w:top w:val="none" w:sz="0" w:space="0" w:color="auto"/>
            <w:left w:val="none" w:sz="0" w:space="0" w:color="auto"/>
            <w:bottom w:val="none" w:sz="0" w:space="0" w:color="auto"/>
            <w:right w:val="none" w:sz="0" w:space="0" w:color="auto"/>
          </w:divBdr>
        </w:div>
        <w:div w:id="1452355503">
          <w:marLeft w:val="640"/>
          <w:marRight w:val="0"/>
          <w:marTop w:val="0"/>
          <w:marBottom w:val="0"/>
          <w:divBdr>
            <w:top w:val="none" w:sz="0" w:space="0" w:color="auto"/>
            <w:left w:val="none" w:sz="0" w:space="0" w:color="auto"/>
            <w:bottom w:val="none" w:sz="0" w:space="0" w:color="auto"/>
            <w:right w:val="none" w:sz="0" w:space="0" w:color="auto"/>
          </w:divBdr>
        </w:div>
        <w:div w:id="1852841095">
          <w:marLeft w:val="640"/>
          <w:marRight w:val="0"/>
          <w:marTop w:val="0"/>
          <w:marBottom w:val="0"/>
          <w:divBdr>
            <w:top w:val="none" w:sz="0" w:space="0" w:color="auto"/>
            <w:left w:val="none" w:sz="0" w:space="0" w:color="auto"/>
            <w:bottom w:val="none" w:sz="0" w:space="0" w:color="auto"/>
            <w:right w:val="none" w:sz="0" w:space="0" w:color="auto"/>
          </w:divBdr>
        </w:div>
        <w:div w:id="591210195">
          <w:marLeft w:val="640"/>
          <w:marRight w:val="0"/>
          <w:marTop w:val="0"/>
          <w:marBottom w:val="0"/>
          <w:divBdr>
            <w:top w:val="none" w:sz="0" w:space="0" w:color="auto"/>
            <w:left w:val="none" w:sz="0" w:space="0" w:color="auto"/>
            <w:bottom w:val="none" w:sz="0" w:space="0" w:color="auto"/>
            <w:right w:val="none" w:sz="0" w:space="0" w:color="auto"/>
          </w:divBdr>
        </w:div>
        <w:div w:id="1824001840">
          <w:marLeft w:val="640"/>
          <w:marRight w:val="0"/>
          <w:marTop w:val="0"/>
          <w:marBottom w:val="0"/>
          <w:divBdr>
            <w:top w:val="none" w:sz="0" w:space="0" w:color="auto"/>
            <w:left w:val="none" w:sz="0" w:space="0" w:color="auto"/>
            <w:bottom w:val="none" w:sz="0" w:space="0" w:color="auto"/>
            <w:right w:val="none" w:sz="0" w:space="0" w:color="auto"/>
          </w:divBdr>
        </w:div>
        <w:div w:id="1612518314">
          <w:marLeft w:val="640"/>
          <w:marRight w:val="0"/>
          <w:marTop w:val="0"/>
          <w:marBottom w:val="0"/>
          <w:divBdr>
            <w:top w:val="none" w:sz="0" w:space="0" w:color="auto"/>
            <w:left w:val="none" w:sz="0" w:space="0" w:color="auto"/>
            <w:bottom w:val="none" w:sz="0" w:space="0" w:color="auto"/>
            <w:right w:val="none" w:sz="0" w:space="0" w:color="auto"/>
          </w:divBdr>
        </w:div>
        <w:div w:id="472018815">
          <w:marLeft w:val="640"/>
          <w:marRight w:val="0"/>
          <w:marTop w:val="0"/>
          <w:marBottom w:val="0"/>
          <w:divBdr>
            <w:top w:val="none" w:sz="0" w:space="0" w:color="auto"/>
            <w:left w:val="none" w:sz="0" w:space="0" w:color="auto"/>
            <w:bottom w:val="none" w:sz="0" w:space="0" w:color="auto"/>
            <w:right w:val="none" w:sz="0" w:space="0" w:color="auto"/>
          </w:divBdr>
        </w:div>
        <w:div w:id="1596670105">
          <w:marLeft w:val="640"/>
          <w:marRight w:val="0"/>
          <w:marTop w:val="0"/>
          <w:marBottom w:val="0"/>
          <w:divBdr>
            <w:top w:val="none" w:sz="0" w:space="0" w:color="auto"/>
            <w:left w:val="none" w:sz="0" w:space="0" w:color="auto"/>
            <w:bottom w:val="none" w:sz="0" w:space="0" w:color="auto"/>
            <w:right w:val="none" w:sz="0" w:space="0" w:color="auto"/>
          </w:divBdr>
        </w:div>
        <w:div w:id="1694501032">
          <w:marLeft w:val="640"/>
          <w:marRight w:val="0"/>
          <w:marTop w:val="0"/>
          <w:marBottom w:val="0"/>
          <w:divBdr>
            <w:top w:val="none" w:sz="0" w:space="0" w:color="auto"/>
            <w:left w:val="none" w:sz="0" w:space="0" w:color="auto"/>
            <w:bottom w:val="none" w:sz="0" w:space="0" w:color="auto"/>
            <w:right w:val="none" w:sz="0" w:space="0" w:color="auto"/>
          </w:divBdr>
        </w:div>
        <w:div w:id="2001882869">
          <w:marLeft w:val="640"/>
          <w:marRight w:val="0"/>
          <w:marTop w:val="0"/>
          <w:marBottom w:val="0"/>
          <w:divBdr>
            <w:top w:val="none" w:sz="0" w:space="0" w:color="auto"/>
            <w:left w:val="none" w:sz="0" w:space="0" w:color="auto"/>
            <w:bottom w:val="none" w:sz="0" w:space="0" w:color="auto"/>
            <w:right w:val="none" w:sz="0" w:space="0" w:color="auto"/>
          </w:divBdr>
        </w:div>
        <w:div w:id="768820661">
          <w:marLeft w:val="640"/>
          <w:marRight w:val="0"/>
          <w:marTop w:val="0"/>
          <w:marBottom w:val="0"/>
          <w:divBdr>
            <w:top w:val="none" w:sz="0" w:space="0" w:color="auto"/>
            <w:left w:val="none" w:sz="0" w:space="0" w:color="auto"/>
            <w:bottom w:val="none" w:sz="0" w:space="0" w:color="auto"/>
            <w:right w:val="none" w:sz="0" w:space="0" w:color="auto"/>
          </w:divBdr>
        </w:div>
        <w:div w:id="480007588">
          <w:marLeft w:val="640"/>
          <w:marRight w:val="0"/>
          <w:marTop w:val="0"/>
          <w:marBottom w:val="0"/>
          <w:divBdr>
            <w:top w:val="none" w:sz="0" w:space="0" w:color="auto"/>
            <w:left w:val="none" w:sz="0" w:space="0" w:color="auto"/>
            <w:bottom w:val="none" w:sz="0" w:space="0" w:color="auto"/>
            <w:right w:val="none" w:sz="0" w:space="0" w:color="auto"/>
          </w:divBdr>
        </w:div>
        <w:div w:id="421418589">
          <w:marLeft w:val="640"/>
          <w:marRight w:val="0"/>
          <w:marTop w:val="0"/>
          <w:marBottom w:val="0"/>
          <w:divBdr>
            <w:top w:val="none" w:sz="0" w:space="0" w:color="auto"/>
            <w:left w:val="none" w:sz="0" w:space="0" w:color="auto"/>
            <w:bottom w:val="none" w:sz="0" w:space="0" w:color="auto"/>
            <w:right w:val="none" w:sz="0" w:space="0" w:color="auto"/>
          </w:divBdr>
        </w:div>
        <w:div w:id="209611398">
          <w:marLeft w:val="640"/>
          <w:marRight w:val="0"/>
          <w:marTop w:val="0"/>
          <w:marBottom w:val="0"/>
          <w:divBdr>
            <w:top w:val="none" w:sz="0" w:space="0" w:color="auto"/>
            <w:left w:val="none" w:sz="0" w:space="0" w:color="auto"/>
            <w:bottom w:val="none" w:sz="0" w:space="0" w:color="auto"/>
            <w:right w:val="none" w:sz="0" w:space="0" w:color="auto"/>
          </w:divBdr>
        </w:div>
        <w:div w:id="89741844">
          <w:marLeft w:val="640"/>
          <w:marRight w:val="0"/>
          <w:marTop w:val="0"/>
          <w:marBottom w:val="0"/>
          <w:divBdr>
            <w:top w:val="none" w:sz="0" w:space="0" w:color="auto"/>
            <w:left w:val="none" w:sz="0" w:space="0" w:color="auto"/>
            <w:bottom w:val="none" w:sz="0" w:space="0" w:color="auto"/>
            <w:right w:val="none" w:sz="0" w:space="0" w:color="auto"/>
          </w:divBdr>
        </w:div>
        <w:div w:id="759064730">
          <w:marLeft w:val="640"/>
          <w:marRight w:val="0"/>
          <w:marTop w:val="0"/>
          <w:marBottom w:val="0"/>
          <w:divBdr>
            <w:top w:val="none" w:sz="0" w:space="0" w:color="auto"/>
            <w:left w:val="none" w:sz="0" w:space="0" w:color="auto"/>
            <w:bottom w:val="none" w:sz="0" w:space="0" w:color="auto"/>
            <w:right w:val="none" w:sz="0" w:space="0" w:color="auto"/>
          </w:divBdr>
        </w:div>
        <w:div w:id="410739528">
          <w:marLeft w:val="640"/>
          <w:marRight w:val="0"/>
          <w:marTop w:val="0"/>
          <w:marBottom w:val="0"/>
          <w:divBdr>
            <w:top w:val="none" w:sz="0" w:space="0" w:color="auto"/>
            <w:left w:val="none" w:sz="0" w:space="0" w:color="auto"/>
            <w:bottom w:val="none" w:sz="0" w:space="0" w:color="auto"/>
            <w:right w:val="none" w:sz="0" w:space="0" w:color="auto"/>
          </w:divBdr>
        </w:div>
        <w:div w:id="785737606">
          <w:marLeft w:val="640"/>
          <w:marRight w:val="0"/>
          <w:marTop w:val="0"/>
          <w:marBottom w:val="0"/>
          <w:divBdr>
            <w:top w:val="none" w:sz="0" w:space="0" w:color="auto"/>
            <w:left w:val="none" w:sz="0" w:space="0" w:color="auto"/>
            <w:bottom w:val="none" w:sz="0" w:space="0" w:color="auto"/>
            <w:right w:val="none" w:sz="0" w:space="0" w:color="auto"/>
          </w:divBdr>
        </w:div>
        <w:div w:id="374742880">
          <w:marLeft w:val="640"/>
          <w:marRight w:val="0"/>
          <w:marTop w:val="0"/>
          <w:marBottom w:val="0"/>
          <w:divBdr>
            <w:top w:val="none" w:sz="0" w:space="0" w:color="auto"/>
            <w:left w:val="none" w:sz="0" w:space="0" w:color="auto"/>
            <w:bottom w:val="none" w:sz="0" w:space="0" w:color="auto"/>
            <w:right w:val="none" w:sz="0" w:space="0" w:color="auto"/>
          </w:divBdr>
        </w:div>
        <w:div w:id="1706832891">
          <w:marLeft w:val="640"/>
          <w:marRight w:val="0"/>
          <w:marTop w:val="0"/>
          <w:marBottom w:val="0"/>
          <w:divBdr>
            <w:top w:val="none" w:sz="0" w:space="0" w:color="auto"/>
            <w:left w:val="none" w:sz="0" w:space="0" w:color="auto"/>
            <w:bottom w:val="none" w:sz="0" w:space="0" w:color="auto"/>
            <w:right w:val="none" w:sz="0" w:space="0" w:color="auto"/>
          </w:divBdr>
        </w:div>
        <w:div w:id="1721972922">
          <w:marLeft w:val="640"/>
          <w:marRight w:val="0"/>
          <w:marTop w:val="0"/>
          <w:marBottom w:val="0"/>
          <w:divBdr>
            <w:top w:val="none" w:sz="0" w:space="0" w:color="auto"/>
            <w:left w:val="none" w:sz="0" w:space="0" w:color="auto"/>
            <w:bottom w:val="none" w:sz="0" w:space="0" w:color="auto"/>
            <w:right w:val="none" w:sz="0" w:space="0" w:color="auto"/>
          </w:divBdr>
        </w:div>
        <w:div w:id="1966152483">
          <w:marLeft w:val="640"/>
          <w:marRight w:val="0"/>
          <w:marTop w:val="0"/>
          <w:marBottom w:val="0"/>
          <w:divBdr>
            <w:top w:val="none" w:sz="0" w:space="0" w:color="auto"/>
            <w:left w:val="none" w:sz="0" w:space="0" w:color="auto"/>
            <w:bottom w:val="none" w:sz="0" w:space="0" w:color="auto"/>
            <w:right w:val="none" w:sz="0" w:space="0" w:color="auto"/>
          </w:divBdr>
        </w:div>
        <w:div w:id="508906130">
          <w:marLeft w:val="640"/>
          <w:marRight w:val="0"/>
          <w:marTop w:val="0"/>
          <w:marBottom w:val="0"/>
          <w:divBdr>
            <w:top w:val="none" w:sz="0" w:space="0" w:color="auto"/>
            <w:left w:val="none" w:sz="0" w:space="0" w:color="auto"/>
            <w:bottom w:val="none" w:sz="0" w:space="0" w:color="auto"/>
            <w:right w:val="none" w:sz="0" w:space="0" w:color="auto"/>
          </w:divBdr>
        </w:div>
        <w:div w:id="1721636424">
          <w:marLeft w:val="640"/>
          <w:marRight w:val="0"/>
          <w:marTop w:val="0"/>
          <w:marBottom w:val="0"/>
          <w:divBdr>
            <w:top w:val="none" w:sz="0" w:space="0" w:color="auto"/>
            <w:left w:val="none" w:sz="0" w:space="0" w:color="auto"/>
            <w:bottom w:val="none" w:sz="0" w:space="0" w:color="auto"/>
            <w:right w:val="none" w:sz="0" w:space="0" w:color="auto"/>
          </w:divBdr>
        </w:div>
        <w:div w:id="1841381929">
          <w:marLeft w:val="640"/>
          <w:marRight w:val="0"/>
          <w:marTop w:val="0"/>
          <w:marBottom w:val="0"/>
          <w:divBdr>
            <w:top w:val="none" w:sz="0" w:space="0" w:color="auto"/>
            <w:left w:val="none" w:sz="0" w:space="0" w:color="auto"/>
            <w:bottom w:val="none" w:sz="0" w:space="0" w:color="auto"/>
            <w:right w:val="none" w:sz="0" w:space="0" w:color="auto"/>
          </w:divBdr>
        </w:div>
        <w:div w:id="1765223076">
          <w:marLeft w:val="640"/>
          <w:marRight w:val="0"/>
          <w:marTop w:val="0"/>
          <w:marBottom w:val="0"/>
          <w:divBdr>
            <w:top w:val="none" w:sz="0" w:space="0" w:color="auto"/>
            <w:left w:val="none" w:sz="0" w:space="0" w:color="auto"/>
            <w:bottom w:val="none" w:sz="0" w:space="0" w:color="auto"/>
            <w:right w:val="none" w:sz="0" w:space="0" w:color="auto"/>
          </w:divBdr>
        </w:div>
        <w:div w:id="636032181">
          <w:marLeft w:val="640"/>
          <w:marRight w:val="0"/>
          <w:marTop w:val="0"/>
          <w:marBottom w:val="0"/>
          <w:divBdr>
            <w:top w:val="none" w:sz="0" w:space="0" w:color="auto"/>
            <w:left w:val="none" w:sz="0" w:space="0" w:color="auto"/>
            <w:bottom w:val="none" w:sz="0" w:space="0" w:color="auto"/>
            <w:right w:val="none" w:sz="0" w:space="0" w:color="auto"/>
          </w:divBdr>
        </w:div>
        <w:div w:id="1782186042">
          <w:marLeft w:val="640"/>
          <w:marRight w:val="0"/>
          <w:marTop w:val="0"/>
          <w:marBottom w:val="0"/>
          <w:divBdr>
            <w:top w:val="none" w:sz="0" w:space="0" w:color="auto"/>
            <w:left w:val="none" w:sz="0" w:space="0" w:color="auto"/>
            <w:bottom w:val="none" w:sz="0" w:space="0" w:color="auto"/>
            <w:right w:val="none" w:sz="0" w:space="0" w:color="auto"/>
          </w:divBdr>
        </w:div>
        <w:div w:id="665398670">
          <w:marLeft w:val="640"/>
          <w:marRight w:val="0"/>
          <w:marTop w:val="0"/>
          <w:marBottom w:val="0"/>
          <w:divBdr>
            <w:top w:val="none" w:sz="0" w:space="0" w:color="auto"/>
            <w:left w:val="none" w:sz="0" w:space="0" w:color="auto"/>
            <w:bottom w:val="none" w:sz="0" w:space="0" w:color="auto"/>
            <w:right w:val="none" w:sz="0" w:space="0" w:color="auto"/>
          </w:divBdr>
        </w:div>
        <w:div w:id="1770806739">
          <w:marLeft w:val="640"/>
          <w:marRight w:val="0"/>
          <w:marTop w:val="0"/>
          <w:marBottom w:val="0"/>
          <w:divBdr>
            <w:top w:val="none" w:sz="0" w:space="0" w:color="auto"/>
            <w:left w:val="none" w:sz="0" w:space="0" w:color="auto"/>
            <w:bottom w:val="none" w:sz="0" w:space="0" w:color="auto"/>
            <w:right w:val="none" w:sz="0" w:space="0" w:color="auto"/>
          </w:divBdr>
        </w:div>
        <w:div w:id="1331178758">
          <w:marLeft w:val="640"/>
          <w:marRight w:val="0"/>
          <w:marTop w:val="0"/>
          <w:marBottom w:val="0"/>
          <w:divBdr>
            <w:top w:val="none" w:sz="0" w:space="0" w:color="auto"/>
            <w:left w:val="none" w:sz="0" w:space="0" w:color="auto"/>
            <w:bottom w:val="none" w:sz="0" w:space="0" w:color="auto"/>
            <w:right w:val="none" w:sz="0" w:space="0" w:color="auto"/>
          </w:divBdr>
        </w:div>
      </w:divsChild>
    </w:div>
    <w:div w:id="1131941899">
      <w:bodyDiv w:val="1"/>
      <w:marLeft w:val="0"/>
      <w:marRight w:val="0"/>
      <w:marTop w:val="0"/>
      <w:marBottom w:val="0"/>
      <w:divBdr>
        <w:top w:val="none" w:sz="0" w:space="0" w:color="auto"/>
        <w:left w:val="none" w:sz="0" w:space="0" w:color="auto"/>
        <w:bottom w:val="none" w:sz="0" w:space="0" w:color="auto"/>
        <w:right w:val="none" w:sz="0" w:space="0" w:color="auto"/>
      </w:divBdr>
      <w:divsChild>
        <w:div w:id="138575843">
          <w:marLeft w:val="640"/>
          <w:marRight w:val="0"/>
          <w:marTop w:val="0"/>
          <w:marBottom w:val="0"/>
          <w:divBdr>
            <w:top w:val="none" w:sz="0" w:space="0" w:color="auto"/>
            <w:left w:val="none" w:sz="0" w:space="0" w:color="auto"/>
            <w:bottom w:val="none" w:sz="0" w:space="0" w:color="auto"/>
            <w:right w:val="none" w:sz="0" w:space="0" w:color="auto"/>
          </w:divBdr>
        </w:div>
        <w:div w:id="147326240">
          <w:marLeft w:val="640"/>
          <w:marRight w:val="0"/>
          <w:marTop w:val="0"/>
          <w:marBottom w:val="0"/>
          <w:divBdr>
            <w:top w:val="none" w:sz="0" w:space="0" w:color="auto"/>
            <w:left w:val="none" w:sz="0" w:space="0" w:color="auto"/>
            <w:bottom w:val="none" w:sz="0" w:space="0" w:color="auto"/>
            <w:right w:val="none" w:sz="0" w:space="0" w:color="auto"/>
          </w:divBdr>
        </w:div>
        <w:div w:id="234708451">
          <w:marLeft w:val="640"/>
          <w:marRight w:val="0"/>
          <w:marTop w:val="0"/>
          <w:marBottom w:val="0"/>
          <w:divBdr>
            <w:top w:val="none" w:sz="0" w:space="0" w:color="auto"/>
            <w:left w:val="none" w:sz="0" w:space="0" w:color="auto"/>
            <w:bottom w:val="none" w:sz="0" w:space="0" w:color="auto"/>
            <w:right w:val="none" w:sz="0" w:space="0" w:color="auto"/>
          </w:divBdr>
        </w:div>
        <w:div w:id="241332779">
          <w:marLeft w:val="640"/>
          <w:marRight w:val="0"/>
          <w:marTop w:val="0"/>
          <w:marBottom w:val="0"/>
          <w:divBdr>
            <w:top w:val="none" w:sz="0" w:space="0" w:color="auto"/>
            <w:left w:val="none" w:sz="0" w:space="0" w:color="auto"/>
            <w:bottom w:val="none" w:sz="0" w:space="0" w:color="auto"/>
            <w:right w:val="none" w:sz="0" w:space="0" w:color="auto"/>
          </w:divBdr>
        </w:div>
        <w:div w:id="319164954">
          <w:marLeft w:val="640"/>
          <w:marRight w:val="0"/>
          <w:marTop w:val="0"/>
          <w:marBottom w:val="0"/>
          <w:divBdr>
            <w:top w:val="none" w:sz="0" w:space="0" w:color="auto"/>
            <w:left w:val="none" w:sz="0" w:space="0" w:color="auto"/>
            <w:bottom w:val="none" w:sz="0" w:space="0" w:color="auto"/>
            <w:right w:val="none" w:sz="0" w:space="0" w:color="auto"/>
          </w:divBdr>
        </w:div>
        <w:div w:id="413938615">
          <w:marLeft w:val="640"/>
          <w:marRight w:val="0"/>
          <w:marTop w:val="0"/>
          <w:marBottom w:val="0"/>
          <w:divBdr>
            <w:top w:val="none" w:sz="0" w:space="0" w:color="auto"/>
            <w:left w:val="none" w:sz="0" w:space="0" w:color="auto"/>
            <w:bottom w:val="none" w:sz="0" w:space="0" w:color="auto"/>
            <w:right w:val="none" w:sz="0" w:space="0" w:color="auto"/>
          </w:divBdr>
        </w:div>
        <w:div w:id="455150047">
          <w:marLeft w:val="640"/>
          <w:marRight w:val="0"/>
          <w:marTop w:val="0"/>
          <w:marBottom w:val="0"/>
          <w:divBdr>
            <w:top w:val="none" w:sz="0" w:space="0" w:color="auto"/>
            <w:left w:val="none" w:sz="0" w:space="0" w:color="auto"/>
            <w:bottom w:val="none" w:sz="0" w:space="0" w:color="auto"/>
            <w:right w:val="none" w:sz="0" w:space="0" w:color="auto"/>
          </w:divBdr>
        </w:div>
        <w:div w:id="458765013">
          <w:marLeft w:val="640"/>
          <w:marRight w:val="0"/>
          <w:marTop w:val="0"/>
          <w:marBottom w:val="0"/>
          <w:divBdr>
            <w:top w:val="none" w:sz="0" w:space="0" w:color="auto"/>
            <w:left w:val="none" w:sz="0" w:space="0" w:color="auto"/>
            <w:bottom w:val="none" w:sz="0" w:space="0" w:color="auto"/>
            <w:right w:val="none" w:sz="0" w:space="0" w:color="auto"/>
          </w:divBdr>
        </w:div>
        <w:div w:id="516699494">
          <w:marLeft w:val="640"/>
          <w:marRight w:val="0"/>
          <w:marTop w:val="0"/>
          <w:marBottom w:val="0"/>
          <w:divBdr>
            <w:top w:val="none" w:sz="0" w:space="0" w:color="auto"/>
            <w:left w:val="none" w:sz="0" w:space="0" w:color="auto"/>
            <w:bottom w:val="none" w:sz="0" w:space="0" w:color="auto"/>
            <w:right w:val="none" w:sz="0" w:space="0" w:color="auto"/>
          </w:divBdr>
        </w:div>
        <w:div w:id="540366807">
          <w:marLeft w:val="640"/>
          <w:marRight w:val="0"/>
          <w:marTop w:val="0"/>
          <w:marBottom w:val="0"/>
          <w:divBdr>
            <w:top w:val="none" w:sz="0" w:space="0" w:color="auto"/>
            <w:left w:val="none" w:sz="0" w:space="0" w:color="auto"/>
            <w:bottom w:val="none" w:sz="0" w:space="0" w:color="auto"/>
            <w:right w:val="none" w:sz="0" w:space="0" w:color="auto"/>
          </w:divBdr>
        </w:div>
        <w:div w:id="663513090">
          <w:marLeft w:val="640"/>
          <w:marRight w:val="0"/>
          <w:marTop w:val="0"/>
          <w:marBottom w:val="0"/>
          <w:divBdr>
            <w:top w:val="none" w:sz="0" w:space="0" w:color="auto"/>
            <w:left w:val="none" w:sz="0" w:space="0" w:color="auto"/>
            <w:bottom w:val="none" w:sz="0" w:space="0" w:color="auto"/>
            <w:right w:val="none" w:sz="0" w:space="0" w:color="auto"/>
          </w:divBdr>
        </w:div>
        <w:div w:id="721950779">
          <w:marLeft w:val="640"/>
          <w:marRight w:val="0"/>
          <w:marTop w:val="0"/>
          <w:marBottom w:val="0"/>
          <w:divBdr>
            <w:top w:val="none" w:sz="0" w:space="0" w:color="auto"/>
            <w:left w:val="none" w:sz="0" w:space="0" w:color="auto"/>
            <w:bottom w:val="none" w:sz="0" w:space="0" w:color="auto"/>
            <w:right w:val="none" w:sz="0" w:space="0" w:color="auto"/>
          </w:divBdr>
        </w:div>
        <w:div w:id="826022009">
          <w:marLeft w:val="640"/>
          <w:marRight w:val="0"/>
          <w:marTop w:val="0"/>
          <w:marBottom w:val="0"/>
          <w:divBdr>
            <w:top w:val="none" w:sz="0" w:space="0" w:color="auto"/>
            <w:left w:val="none" w:sz="0" w:space="0" w:color="auto"/>
            <w:bottom w:val="none" w:sz="0" w:space="0" w:color="auto"/>
            <w:right w:val="none" w:sz="0" w:space="0" w:color="auto"/>
          </w:divBdr>
        </w:div>
        <w:div w:id="979336739">
          <w:marLeft w:val="640"/>
          <w:marRight w:val="0"/>
          <w:marTop w:val="0"/>
          <w:marBottom w:val="0"/>
          <w:divBdr>
            <w:top w:val="none" w:sz="0" w:space="0" w:color="auto"/>
            <w:left w:val="none" w:sz="0" w:space="0" w:color="auto"/>
            <w:bottom w:val="none" w:sz="0" w:space="0" w:color="auto"/>
            <w:right w:val="none" w:sz="0" w:space="0" w:color="auto"/>
          </w:divBdr>
        </w:div>
        <w:div w:id="1016007633">
          <w:marLeft w:val="640"/>
          <w:marRight w:val="0"/>
          <w:marTop w:val="0"/>
          <w:marBottom w:val="0"/>
          <w:divBdr>
            <w:top w:val="none" w:sz="0" w:space="0" w:color="auto"/>
            <w:left w:val="none" w:sz="0" w:space="0" w:color="auto"/>
            <w:bottom w:val="none" w:sz="0" w:space="0" w:color="auto"/>
            <w:right w:val="none" w:sz="0" w:space="0" w:color="auto"/>
          </w:divBdr>
        </w:div>
        <w:div w:id="1069154959">
          <w:marLeft w:val="640"/>
          <w:marRight w:val="0"/>
          <w:marTop w:val="0"/>
          <w:marBottom w:val="0"/>
          <w:divBdr>
            <w:top w:val="none" w:sz="0" w:space="0" w:color="auto"/>
            <w:left w:val="none" w:sz="0" w:space="0" w:color="auto"/>
            <w:bottom w:val="none" w:sz="0" w:space="0" w:color="auto"/>
            <w:right w:val="none" w:sz="0" w:space="0" w:color="auto"/>
          </w:divBdr>
        </w:div>
        <w:div w:id="1134717850">
          <w:marLeft w:val="640"/>
          <w:marRight w:val="0"/>
          <w:marTop w:val="0"/>
          <w:marBottom w:val="0"/>
          <w:divBdr>
            <w:top w:val="none" w:sz="0" w:space="0" w:color="auto"/>
            <w:left w:val="none" w:sz="0" w:space="0" w:color="auto"/>
            <w:bottom w:val="none" w:sz="0" w:space="0" w:color="auto"/>
            <w:right w:val="none" w:sz="0" w:space="0" w:color="auto"/>
          </w:divBdr>
        </w:div>
        <w:div w:id="1169759780">
          <w:marLeft w:val="640"/>
          <w:marRight w:val="0"/>
          <w:marTop w:val="0"/>
          <w:marBottom w:val="0"/>
          <w:divBdr>
            <w:top w:val="none" w:sz="0" w:space="0" w:color="auto"/>
            <w:left w:val="none" w:sz="0" w:space="0" w:color="auto"/>
            <w:bottom w:val="none" w:sz="0" w:space="0" w:color="auto"/>
            <w:right w:val="none" w:sz="0" w:space="0" w:color="auto"/>
          </w:divBdr>
        </w:div>
        <w:div w:id="1169904585">
          <w:marLeft w:val="640"/>
          <w:marRight w:val="0"/>
          <w:marTop w:val="0"/>
          <w:marBottom w:val="0"/>
          <w:divBdr>
            <w:top w:val="none" w:sz="0" w:space="0" w:color="auto"/>
            <w:left w:val="none" w:sz="0" w:space="0" w:color="auto"/>
            <w:bottom w:val="none" w:sz="0" w:space="0" w:color="auto"/>
            <w:right w:val="none" w:sz="0" w:space="0" w:color="auto"/>
          </w:divBdr>
        </w:div>
        <w:div w:id="1188911067">
          <w:marLeft w:val="640"/>
          <w:marRight w:val="0"/>
          <w:marTop w:val="0"/>
          <w:marBottom w:val="0"/>
          <w:divBdr>
            <w:top w:val="none" w:sz="0" w:space="0" w:color="auto"/>
            <w:left w:val="none" w:sz="0" w:space="0" w:color="auto"/>
            <w:bottom w:val="none" w:sz="0" w:space="0" w:color="auto"/>
            <w:right w:val="none" w:sz="0" w:space="0" w:color="auto"/>
          </w:divBdr>
        </w:div>
        <w:div w:id="1195998089">
          <w:marLeft w:val="640"/>
          <w:marRight w:val="0"/>
          <w:marTop w:val="0"/>
          <w:marBottom w:val="0"/>
          <w:divBdr>
            <w:top w:val="none" w:sz="0" w:space="0" w:color="auto"/>
            <w:left w:val="none" w:sz="0" w:space="0" w:color="auto"/>
            <w:bottom w:val="none" w:sz="0" w:space="0" w:color="auto"/>
            <w:right w:val="none" w:sz="0" w:space="0" w:color="auto"/>
          </w:divBdr>
        </w:div>
        <w:div w:id="1196235129">
          <w:marLeft w:val="640"/>
          <w:marRight w:val="0"/>
          <w:marTop w:val="0"/>
          <w:marBottom w:val="0"/>
          <w:divBdr>
            <w:top w:val="none" w:sz="0" w:space="0" w:color="auto"/>
            <w:left w:val="none" w:sz="0" w:space="0" w:color="auto"/>
            <w:bottom w:val="none" w:sz="0" w:space="0" w:color="auto"/>
            <w:right w:val="none" w:sz="0" w:space="0" w:color="auto"/>
          </w:divBdr>
        </w:div>
        <w:div w:id="1235434050">
          <w:marLeft w:val="640"/>
          <w:marRight w:val="0"/>
          <w:marTop w:val="0"/>
          <w:marBottom w:val="0"/>
          <w:divBdr>
            <w:top w:val="none" w:sz="0" w:space="0" w:color="auto"/>
            <w:left w:val="none" w:sz="0" w:space="0" w:color="auto"/>
            <w:bottom w:val="none" w:sz="0" w:space="0" w:color="auto"/>
            <w:right w:val="none" w:sz="0" w:space="0" w:color="auto"/>
          </w:divBdr>
        </w:div>
        <w:div w:id="1287662414">
          <w:marLeft w:val="640"/>
          <w:marRight w:val="0"/>
          <w:marTop w:val="0"/>
          <w:marBottom w:val="0"/>
          <w:divBdr>
            <w:top w:val="none" w:sz="0" w:space="0" w:color="auto"/>
            <w:left w:val="none" w:sz="0" w:space="0" w:color="auto"/>
            <w:bottom w:val="none" w:sz="0" w:space="0" w:color="auto"/>
            <w:right w:val="none" w:sz="0" w:space="0" w:color="auto"/>
          </w:divBdr>
        </w:div>
        <w:div w:id="1322080136">
          <w:marLeft w:val="640"/>
          <w:marRight w:val="0"/>
          <w:marTop w:val="0"/>
          <w:marBottom w:val="0"/>
          <w:divBdr>
            <w:top w:val="none" w:sz="0" w:space="0" w:color="auto"/>
            <w:left w:val="none" w:sz="0" w:space="0" w:color="auto"/>
            <w:bottom w:val="none" w:sz="0" w:space="0" w:color="auto"/>
            <w:right w:val="none" w:sz="0" w:space="0" w:color="auto"/>
          </w:divBdr>
        </w:div>
        <w:div w:id="1356886876">
          <w:marLeft w:val="640"/>
          <w:marRight w:val="0"/>
          <w:marTop w:val="0"/>
          <w:marBottom w:val="0"/>
          <w:divBdr>
            <w:top w:val="none" w:sz="0" w:space="0" w:color="auto"/>
            <w:left w:val="none" w:sz="0" w:space="0" w:color="auto"/>
            <w:bottom w:val="none" w:sz="0" w:space="0" w:color="auto"/>
            <w:right w:val="none" w:sz="0" w:space="0" w:color="auto"/>
          </w:divBdr>
        </w:div>
        <w:div w:id="1367831180">
          <w:marLeft w:val="640"/>
          <w:marRight w:val="0"/>
          <w:marTop w:val="0"/>
          <w:marBottom w:val="0"/>
          <w:divBdr>
            <w:top w:val="none" w:sz="0" w:space="0" w:color="auto"/>
            <w:left w:val="none" w:sz="0" w:space="0" w:color="auto"/>
            <w:bottom w:val="none" w:sz="0" w:space="0" w:color="auto"/>
            <w:right w:val="none" w:sz="0" w:space="0" w:color="auto"/>
          </w:divBdr>
        </w:div>
        <w:div w:id="1387266302">
          <w:marLeft w:val="640"/>
          <w:marRight w:val="0"/>
          <w:marTop w:val="0"/>
          <w:marBottom w:val="0"/>
          <w:divBdr>
            <w:top w:val="none" w:sz="0" w:space="0" w:color="auto"/>
            <w:left w:val="none" w:sz="0" w:space="0" w:color="auto"/>
            <w:bottom w:val="none" w:sz="0" w:space="0" w:color="auto"/>
            <w:right w:val="none" w:sz="0" w:space="0" w:color="auto"/>
          </w:divBdr>
        </w:div>
        <w:div w:id="1482230326">
          <w:marLeft w:val="640"/>
          <w:marRight w:val="0"/>
          <w:marTop w:val="0"/>
          <w:marBottom w:val="0"/>
          <w:divBdr>
            <w:top w:val="none" w:sz="0" w:space="0" w:color="auto"/>
            <w:left w:val="none" w:sz="0" w:space="0" w:color="auto"/>
            <w:bottom w:val="none" w:sz="0" w:space="0" w:color="auto"/>
            <w:right w:val="none" w:sz="0" w:space="0" w:color="auto"/>
          </w:divBdr>
        </w:div>
        <w:div w:id="1498304889">
          <w:marLeft w:val="640"/>
          <w:marRight w:val="0"/>
          <w:marTop w:val="0"/>
          <w:marBottom w:val="0"/>
          <w:divBdr>
            <w:top w:val="none" w:sz="0" w:space="0" w:color="auto"/>
            <w:left w:val="none" w:sz="0" w:space="0" w:color="auto"/>
            <w:bottom w:val="none" w:sz="0" w:space="0" w:color="auto"/>
            <w:right w:val="none" w:sz="0" w:space="0" w:color="auto"/>
          </w:divBdr>
        </w:div>
        <w:div w:id="1520654650">
          <w:marLeft w:val="640"/>
          <w:marRight w:val="0"/>
          <w:marTop w:val="0"/>
          <w:marBottom w:val="0"/>
          <w:divBdr>
            <w:top w:val="none" w:sz="0" w:space="0" w:color="auto"/>
            <w:left w:val="none" w:sz="0" w:space="0" w:color="auto"/>
            <w:bottom w:val="none" w:sz="0" w:space="0" w:color="auto"/>
            <w:right w:val="none" w:sz="0" w:space="0" w:color="auto"/>
          </w:divBdr>
        </w:div>
        <w:div w:id="1593271044">
          <w:marLeft w:val="640"/>
          <w:marRight w:val="0"/>
          <w:marTop w:val="0"/>
          <w:marBottom w:val="0"/>
          <w:divBdr>
            <w:top w:val="none" w:sz="0" w:space="0" w:color="auto"/>
            <w:left w:val="none" w:sz="0" w:space="0" w:color="auto"/>
            <w:bottom w:val="none" w:sz="0" w:space="0" w:color="auto"/>
            <w:right w:val="none" w:sz="0" w:space="0" w:color="auto"/>
          </w:divBdr>
        </w:div>
        <w:div w:id="1621111118">
          <w:marLeft w:val="640"/>
          <w:marRight w:val="0"/>
          <w:marTop w:val="0"/>
          <w:marBottom w:val="0"/>
          <w:divBdr>
            <w:top w:val="none" w:sz="0" w:space="0" w:color="auto"/>
            <w:left w:val="none" w:sz="0" w:space="0" w:color="auto"/>
            <w:bottom w:val="none" w:sz="0" w:space="0" w:color="auto"/>
            <w:right w:val="none" w:sz="0" w:space="0" w:color="auto"/>
          </w:divBdr>
        </w:div>
        <w:div w:id="1700276490">
          <w:marLeft w:val="640"/>
          <w:marRight w:val="0"/>
          <w:marTop w:val="0"/>
          <w:marBottom w:val="0"/>
          <w:divBdr>
            <w:top w:val="none" w:sz="0" w:space="0" w:color="auto"/>
            <w:left w:val="none" w:sz="0" w:space="0" w:color="auto"/>
            <w:bottom w:val="none" w:sz="0" w:space="0" w:color="auto"/>
            <w:right w:val="none" w:sz="0" w:space="0" w:color="auto"/>
          </w:divBdr>
        </w:div>
        <w:div w:id="1830251091">
          <w:marLeft w:val="640"/>
          <w:marRight w:val="0"/>
          <w:marTop w:val="0"/>
          <w:marBottom w:val="0"/>
          <w:divBdr>
            <w:top w:val="none" w:sz="0" w:space="0" w:color="auto"/>
            <w:left w:val="none" w:sz="0" w:space="0" w:color="auto"/>
            <w:bottom w:val="none" w:sz="0" w:space="0" w:color="auto"/>
            <w:right w:val="none" w:sz="0" w:space="0" w:color="auto"/>
          </w:divBdr>
        </w:div>
        <w:div w:id="1847088016">
          <w:marLeft w:val="640"/>
          <w:marRight w:val="0"/>
          <w:marTop w:val="0"/>
          <w:marBottom w:val="0"/>
          <w:divBdr>
            <w:top w:val="none" w:sz="0" w:space="0" w:color="auto"/>
            <w:left w:val="none" w:sz="0" w:space="0" w:color="auto"/>
            <w:bottom w:val="none" w:sz="0" w:space="0" w:color="auto"/>
            <w:right w:val="none" w:sz="0" w:space="0" w:color="auto"/>
          </w:divBdr>
        </w:div>
        <w:div w:id="1885290374">
          <w:marLeft w:val="640"/>
          <w:marRight w:val="0"/>
          <w:marTop w:val="0"/>
          <w:marBottom w:val="0"/>
          <w:divBdr>
            <w:top w:val="none" w:sz="0" w:space="0" w:color="auto"/>
            <w:left w:val="none" w:sz="0" w:space="0" w:color="auto"/>
            <w:bottom w:val="none" w:sz="0" w:space="0" w:color="auto"/>
            <w:right w:val="none" w:sz="0" w:space="0" w:color="auto"/>
          </w:divBdr>
        </w:div>
        <w:div w:id="1976905856">
          <w:marLeft w:val="640"/>
          <w:marRight w:val="0"/>
          <w:marTop w:val="0"/>
          <w:marBottom w:val="0"/>
          <w:divBdr>
            <w:top w:val="none" w:sz="0" w:space="0" w:color="auto"/>
            <w:left w:val="none" w:sz="0" w:space="0" w:color="auto"/>
            <w:bottom w:val="none" w:sz="0" w:space="0" w:color="auto"/>
            <w:right w:val="none" w:sz="0" w:space="0" w:color="auto"/>
          </w:divBdr>
        </w:div>
        <w:div w:id="2015647834">
          <w:marLeft w:val="640"/>
          <w:marRight w:val="0"/>
          <w:marTop w:val="0"/>
          <w:marBottom w:val="0"/>
          <w:divBdr>
            <w:top w:val="none" w:sz="0" w:space="0" w:color="auto"/>
            <w:left w:val="none" w:sz="0" w:space="0" w:color="auto"/>
            <w:bottom w:val="none" w:sz="0" w:space="0" w:color="auto"/>
            <w:right w:val="none" w:sz="0" w:space="0" w:color="auto"/>
          </w:divBdr>
        </w:div>
        <w:div w:id="2040009869">
          <w:marLeft w:val="640"/>
          <w:marRight w:val="0"/>
          <w:marTop w:val="0"/>
          <w:marBottom w:val="0"/>
          <w:divBdr>
            <w:top w:val="none" w:sz="0" w:space="0" w:color="auto"/>
            <w:left w:val="none" w:sz="0" w:space="0" w:color="auto"/>
            <w:bottom w:val="none" w:sz="0" w:space="0" w:color="auto"/>
            <w:right w:val="none" w:sz="0" w:space="0" w:color="auto"/>
          </w:divBdr>
        </w:div>
        <w:div w:id="2112968475">
          <w:marLeft w:val="640"/>
          <w:marRight w:val="0"/>
          <w:marTop w:val="0"/>
          <w:marBottom w:val="0"/>
          <w:divBdr>
            <w:top w:val="none" w:sz="0" w:space="0" w:color="auto"/>
            <w:left w:val="none" w:sz="0" w:space="0" w:color="auto"/>
            <w:bottom w:val="none" w:sz="0" w:space="0" w:color="auto"/>
            <w:right w:val="none" w:sz="0" w:space="0" w:color="auto"/>
          </w:divBdr>
        </w:div>
        <w:div w:id="2140299734">
          <w:marLeft w:val="640"/>
          <w:marRight w:val="0"/>
          <w:marTop w:val="0"/>
          <w:marBottom w:val="0"/>
          <w:divBdr>
            <w:top w:val="none" w:sz="0" w:space="0" w:color="auto"/>
            <w:left w:val="none" w:sz="0" w:space="0" w:color="auto"/>
            <w:bottom w:val="none" w:sz="0" w:space="0" w:color="auto"/>
            <w:right w:val="none" w:sz="0" w:space="0" w:color="auto"/>
          </w:divBdr>
        </w:div>
        <w:div w:id="2146197339">
          <w:marLeft w:val="640"/>
          <w:marRight w:val="0"/>
          <w:marTop w:val="0"/>
          <w:marBottom w:val="0"/>
          <w:divBdr>
            <w:top w:val="none" w:sz="0" w:space="0" w:color="auto"/>
            <w:left w:val="none" w:sz="0" w:space="0" w:color="auto"/>
            <w:bottom w:val="none" w:sz="0" w:space="0" w:color="auto"/>
            <w:right w:val="none" w:sz="0" w:space="0" w:color="auto"/>
          </w:divBdr>
        </w:div>
      </w:divsChild>
    </w:div>
    <w:div w:id="1132283781">
      <w:marLeft w:val="640"/>
      <w:marRight w:val="0"/>
      <w:marTop w:val="0"/>
      <w:marBottom w:val="0"/>
      <w:divBdr>
        <w:top w:val="none" w:sz="0" w:space="0" w:color="auto"/>
        <w:left w:val="none" w:sz="0" w:space="0" w:color="auto"/>
        <w:bottom w:val="none" w:sz="0" w:space="0" w:color="auto"/>
        <w:right w:val="none" w:sz="0" w:space="0" w:color="auto"/>
      </w:divBdr>
    </w:div>
    <w:div w:id="1133252308">
      <w:marLeft w:val="0"/>
      <w:marRight w:val="0"/>
      <w:marTop w:val="0"/>
      <w:marBottom w:val="0"/>
      <w:divBdr>
        <w:top w:val="none" w:sz="0" w:space="0" w:color="auto"/>
        <w:left w:val="none" w:sz="0" w:space="0" w:color="auto"/>
        <w:bottom w:val="none" w:sz="0" w:space="0" w:color="auto"/>
        <w:right w:val="none" w:sz="0" w:space="0" w:color="auto"/>
      </w:divBdr>
    </w:div>
    <w:div w:id="1134062881">
      <w:marLeft w:val="640"/>
      <w:marRight w:val="0"/>
      <w:marTop w:val="0"/>
      <w:marBottom w:val="0"/>
      <w:divBdr>
        <w:top w:val="none" w:sz="0" w:space="0" w:color="auto"/>
        <w:left w:val="none" w:sz="0" w:space="0" w:color="auto"/>
        <w:bottom w:val="none" w:sz="0" w:space="0" w:color="auto"/>
        <w:right w:val="none" w:sz="0" w:space="0" w:color="auto"/>
      </w:divBdr>
    </w:div>
    <w:div w:id="1137725612">
      <w:bodyDiv w:val="1"/>
      <w:marLeft w:val="0"/>
      <w:marRight w:val="0"/>
      <w:marTop w:val="0"/>
      <w:marBottom w:val="0"/>
      <w:divBdr>
        <w:top w:val="none" w:sz="0" w:space="0" w:color="auto"/>
        <w:left w:val="none" w:sz="0" w:space="0" w:color="auto"/>
        <w:bottom w:val="none" w:sz="0" w:space="0" w:color="auto"/>
        <w:right w:val="none" w:sz="0" w:space="0" w:color="auto"/>
      </w:divBdr>
      <w:divsChild>
        <w:div w:id="782454740">
          <w:marLeft w:val="640"/>
          <w:marRight w:val="0"/>
          <w:marTop w:val="0"/>
          <w:marBottom w:val="0"/>
          <w:divBdr>
            <w:top w:val="none" w:sz="0" w:space="0" w:color="auto"/>
            <w:left w:val="none" w:sz="0" w:space="0" w:color="auto"/>
            <w:bottom w:val="none" w:sz="0" w:space="0" w:color="auto"/>
            <w:right w:val="none" w:sz="0" w:space="0" w:color="auto"/>
          </w:divBdr>
        </w:div>
        <w:div w:id="2002387742">
          <w:marLeft w:val="640"/>
          <w:marRight w:val="0"/>
          <w:marTop w:val="0"/>
          <w:marBottom w:val="0"/>
          <w:divBdr>
            <w:top w:val="none" w:sz="0" w:space="0" w:color="auto"/>
            <w:left w:val="none" w:sz="0" w:space="0" w:color="auto"/>
            <w:bottom w:val="none" w:sz="0" w:space="0" w:color="auto"/>
            <w:right w:val="none" w:sz="0" w:space="0" w:color="auto"/>
          </w:divBdr>
        </w:div>
        <w:div w:id="513496123">
          <w:marLeft w:val="640"/>
          <w:marRight w:val="0"/>
          <w:marTop w:val="0"/>
          <w:marBottom w:val="0"/>
          <w:divBdr>
            <w:top w:val="none" w:sz="0" w:space="0" w:color="auto"/>
            <w:left w:val="none" w:sz="0" w:space="0" w:color="auto"/>
            <w:bottom w:val="none" w:sz="0" w:space="0" w:color="auto"/>
            <w:right w:val="none" w:sz="0" w:space="0" w:color="auto"/>
          </w:divBdr>
        </w:div>
        <w:div w:id="106655657">
          <w:marLeft w:val="640"/>
          <w:marRight w:val="0"/>
          <w:marTop w:val="0"/>
          <w:marBottom w:val="0"/>
          <w:divBdr>
            <w:top w:val="none" w:sz="0" w:space="0" w:color="auto"/>
            <w:left w:val="none" w:sz="0" w:space="0" w:color="auto"/>
            <w:bottom w:val="none" w:sz="0" w:space="0" w:color="auto"/>
            <w:right w:val="none" w:sz="0" w:space="0" w:color="auto"/>
          </w:divBdr>
        </w:div>
        <w:div w:id="465515212">
          <w:marLeft w:val="640"/>
          <w:marRight w:val="0"/>
          <w:marTop w:val="0"/>
          <w:marBottom w:val="0"/>
          <w:divBdr>
            <w:top w:val="none" w:sz="0" w:space="0" w:color="auto"/>
            <w:left w:val="none" w:sz="0" w:space="0" w:color="auto"/>
            <w:bottom w:val="none" w:sz="0" w:space="0" w:color="auto"/>
            <w:right w:val="none" w:sz="0" w:space="0" w:color="auto"/>
          </w:divBdr>
        </w:div>
        <w:div w:id="1041516703">
          <w:marLeft w:val="640"/>
          <w:marRight w:val="0"/>
          <w:marTop w:val="0"/>
          <w:marBottom w:val="0"/>
          <w:divBdr>
            <w:top w:val="none" w:sz="0" w:space="0" w:color="auto"/>
            <w:left w:val="none" w:sz="0" w:space="0" w:color="auto"/>
            <w:bottom w:val="none" w:sz="0" w:space="0" w:color="auto"/>
            <w:right w:val="none" w:sz="0" w:space="0" w:color="auto"/>
          </w:divBdr>
        </w:div>
        <w:div w:id="517085481">
          <w:marLeft w:val="640"/>
          <w:marRight w:val="0"/>
          <w:marTop w:val="0"/>
          <w:marBottom w:val="0"/>
          <w:divBdr>
            <w:top w:val="none" w:sz="0" w:space="0" w:color="auto"/>
            <w:left w:val="none" w:sz="0" w:space="0" w:color="auto"/>
            <w:bottom w:val="none" w:sz="0" w:space="0" w:color="auto"/>
            <w:right w:val="none" w:sz="0" w:space="0" w:color="auto"/>
          </w:divBdr>
        </w:div>
        <w:div w:id="1187450284">
          <w:marLeft w:val="640"/>
          <w:marRight w:val="0"/>
          <w:marTop w:val="0"/>
          <w:marBottom w:val="0"/>
          <w:divBdr>
            <w:top w:val="none" w:sz="0" w:space="0" w:color="auto"/>
            <w:left w:val="none" w:sz="0" w:space="0" w:color="auto"/>
            <w:bottom w:val="none" w:sz="0" w:space="0" w:color="auto"/>
            <w:right w:val="none" w:sz="0" w:space="0" w:color="auto"/>
          </w:divBdr>
        </w:div>
        <w:div w:id="826239852">
          <w:marLeft w:val="640"/>
          <w:marRight w:val="0"/>
          <w:marTop w:val="0"/>
          <w:marBottom w:val="0"/>
          <w:divBdr>
            <w:top w:val="none" w:sz="0" w:space="0" w:color="auto"/>
            <w:left w:val="none" w:sz="0" w:space="0" w:color="auto"/>
            <w:bottom w:val="none" w:sz="0" w:space="0" w:color="auto"/>
            <w:right w:val="none" w:sz="0" w:space="0" w:color="auto"/>
          </w:divBdr>
        </w:div>
        <w:div w:id="1789087472">
          <w:marLeft w:val="640"/>
          <w:marRight w:val="0"/>
          <w:marTop w:val="0"/>
          <w:marBottom w:val="0"/>
          <w:divBdr>
            <w:top w:val="none" w:sz="0" w:space="0" w:color="auto"/>
            <w:left w:val="none" w:sz="0" w:space="0" w:color="auto"/>
            <w:bottom w:val="none" w:sz="0" w:space="0" w:color="auto"/>
            <w:right w:val="none" w:sz="0" w:space="0" w:color="auto"/>
          </w:divBdr>
        </w:div>
        <w:div w:id="1246301281">
          <w:marLeft w:val="640"/>
          <w:marRight w:val="0"/>
          <w:marTop w:val="0"/>
          <w:marBottom w:val="0"/>
          <w:divBdr>
            <w:top w:val="none" w:sz="0" w:space="0" w:color="auto"/>
            <w:left w:val="none" w:sz="0" w:space="0" w:color="auto"/>
            <w:bottom w:val="none" w:sz="0" w:space="0" w:color="auto"/>
            <w:right w:val="none" w:sz="0" w:space="0" w:color="auto"/>
          </w:divBdr>
        </w:div>
        <w:div w:id="1129132746">
          <w:marLeft w:val="640"/>
          <w:marRight w:val="0"/>
          <w:marTop w:val="0"/>
          <w:marBottom w:val="0"/>
          <w:divBdr>
            <w:top w:val="none" w:sz="0" w:space="0" w:color="auto"/>
            <w:left w:val="none" w:sz="0" w:space="0" w:color="auto"/>
            <w:bottom w:val="none" w:sz="0" w:space="0" w:color="auto"/>
            <w:right w:val="none" w:sz="0" w:space="0" w:color="auto"/>
          </w:divBdr>
        </w:div>
        <w:div w:id="349259817">
          <w:marLeft w:val="640"/>
          <w:marRight w:val="0"/>
          <w:marTop w:val="0"/>
          <w:marBottom w:val="0"/>
          <w:divBdr>
            <w:top w:val="none" w:sz="0" w:space="0" w:color="auto"/>
            <w:left w:val="none" w:sz="0" w:space="0" w:color="auto"/>
            <w:bottom w:val="none" w:sz="0" w:space="0" w:color="auto"/>
            <w:right w:val="none" w:sz="0" w:space="0" w:color="auto"/>
          </w:divBdr>
        </w:div>
        <w:div w:id="80371912">
          <w:marLeft w:val="640"/>
          <w:marRight w:val="0"/>
          <w:marTop w:val="0"/>
          <w:marBottom w:val="0"/>
          <w:divBdr>
            <w:top w:val="none" w:sz="0" w:space="0" w:color="auto"/>
            <w:left w:val="none" w:sz="0" w:space="0" w:color="auto"/>
            <w:bottom w:val="none" w:sz="0" w:space="0" w:color="auto"/>
            <w:right w:val="none" w:sz="0" w:space="0" w:color="auto"/>
          </w:divBdr>
        </w:div>
        <w:div w:id="1431700239">
          <w:marLeft w:val="640"/>
          <w:marRight w:val="0"/>
          <w:marTop w:val="0"/>
          <w:marBottom w:val="0"/>
          <w:divBdr>
            <w:top w:val="none" w:sz="0" w:space="0" w:color="auto"/>
            <w:left w:val="none" w:sz="0" w:space="0" w:color="auto"/>
            <w:bottom w:val="none" w:sz="0" w:space="0" w:color="auto"/>
            <w:right w:val="none" w:sz="0" w:space="0" w:color="auto"/>
          </w:divBdr>
        </w:div>
        <w:div w:id="196430301">
          <w:marLeft w:val="640"/>
          <w:marRight w:val="0"/>
          <w:marTop w:val="0"/>
          <w:marBottom w:val="0"/>
          <w:divBdr>
            <w:top w:val="none" w:sz="0" w:space="0" w:color="auto"/>
            <w:left w:val="none" w:sz="0" w:space="0" w:color="auto"/>
            <w:bottom w:val="none" w:sz="0" w:space="0" w:color="auto"/>
            <w:right w:val="none" w:sz="0" w:space="0" w:color="auto"/>
          </w:divBdr>
        </w:div>
        <w:div w:id="1819876975">
          <w:marLeft w:val="640"/>
          <w:marRight w:val="0"/>
          <w:marTop w:val="0"/>
          <w:marBottom w:val="0"/>
          <w:divBdr>
            <w:top w:val="none" w:sz="0" w:space="0" w:color="auto"/>
            <w:left w:val="none" w:sz="0" w:space="0" w:color="auto"/>
            <w:bottom w:val="none" w:sz="0" w:space="0" w:color="auto"/>
            <w:right w:val="none" w:sz="0" w:space="0" w:color="auto"/>
          </w:divBdr>
        </w:div>
        <w:div w:id="603265161">
          <w:marLeft w:val="640"/>
          <w:marRight w:val="0"/>
          <w:marTop w:val="0"/>
          <w:marBottom w:val="0"/>
          <w:divBdr>
            <w:top w:val="none" w:sz="0" w:space="0" w:color="auto"/>
            <w:left w:val="none" w:sz="0" w:space="0" w:color="auto"/>
            <w:bottom w:val="none" w:sz="0" w:space="0" w:color="auto"/>
            <w:right w:val="none" w:sz="0" w:space="0" w:color="auto"/>
          </w:divBdr>
        </w:div>
        <w:div w:id="1812477530">
          <w:marLeft w:val="640"/>
          <w:marRight w:val="0"/>
          <w:marTop w:val="0"/>
          <w:marBottom w:val="0"/>
          <w:divBdr>
            <w:top w:val="none" w:sz="0" w:space="0" w:color="auto"/>
            <w:left w:val="none" w:sz="0" w:space="0" w:color="auto"/>
            <w:bottom w:val="none" w:sz="0" w:space="0" w:color="auto"/>
            <w:right w:val="none" w:sz="0" w:space="0" w:color="auto"/>
          </w:divBdr>
        </w:div>
        <w:div w:id="2043243925">
          <w:marLeft w:val="640"/>
          <w:marRight w:val="0"/>
          <w:marTop w:val="0"/>
          <w:marBottom w:val="0"/>
          <w:divBdr>
            <w:top w:val="none" w:sz="0" w:space="0" w:color="auto"/>
            <w:left w:val="none" w:sz="0" w:space="0" w:color="auto"/>
            <w:bottom w:val="none" w:sz="0" w:space="0" w:color="auto"/>
            <w:right w:val="none" w:sz="0" w:space="0" w:color="auto"/>
          </w:divBdr>
        </w:div>
        <w:div w:id="1410495024">
          <w:marLeft w:val="640"/>
          <w:marRight w:val="0"/>
          <w:marTop w:val="0"/>
          <w:marBottom w:val="0"/>
          <w:divBdr>
            <w:top w:val="none" w:sz="0" w:space="0" w:color="auto"/>
            <w:left w:val="none" w:sz="0" w:space="0" w:color="auto"/>
            <w:bottom w:val="none" w:sz="0" w:space="0" w:color="auto"/>
            <w:right w:val="none" w:sz="0" w:space="0" w:color="auto"/>
          </w:divBdr>
        </w:div>
        <w:div w:id="74017820">
          <w:marLeft w:val="640"/>
          <w:marRight w:val="0"/>
          <w:marTop w:val="0"/>
          <w:marBottom w:val="0"/>
          <w:divBdr>
            <w:top w:val="none" w:sz="0" w:space="0" w:color="auto"/>
            <w:left w:val="none" w:sz="0" w:space="0" w:color="auto"/>
            <w:bottom w:val="none" w:sz="0" w:space="0" w:color="auto"/>
            <w:right w:val="none" w:sz="0" w:space="0" w:color="auto"/>
          </w:divBdr>
        </w:div>
        <w:div w:id="1210000256">
          <w:marLeft w:val="640"/>
          <w:marRight w:val="0"/>
          <w:marTop w:val="0"/>
          <w:marBottom w:val="0"/>
          <w:divBdr>
            <w:top w:val="none" w:sz="0" w:space="0" w:color="auto"/>
            <w:left w:val="none" w:sz="0" w:space="0" w:color="auto"/>
            <w:bottom w:val="none" w:sz="0" w:space="0" w:color="auto"/>
            <w:right w:val="none" w:sz="0" w:space="0" w:color="auto"/>
          </w:divBdr>
        </w:div>
        <w:div w:id="1395741567">
          <w:marLeft w:val="640"/>
          <w:marRight w:val="0"/>
          <w:marTop w:val="0"/>
          <w:marBottom w:val="0"/>
          <w:divBdr>
            <w:top w:val="none" w:sz="0" w:space="0" w:color="auto"/>
            <w:left w:val="none" w:sz="0" w:space="0" w:color="auto"/>
            <w:bottom w:val="none" w:sz="0" w:space="0" w:color="auto"/>
            <w:right w:val="none" w:sz="0" w:space="0" w:color="auto"/>
          </w:divBdr>
        </w:div>
        <w:div w:id="1590235861">
          <w:marLeft w:val="640"/>
          <w:marRight w:val="0"/>
          <w:marTop w:val="0"/>
          <w:marBottom w:val="0"/>
          <w:divBdr>
            <w:top w:val="none" w:sz="0" w:space="0" w:color="auto"/>
            <w:left w:val="none" w:sz="0" w:space="0" w:color="auto"/>
            <w:bottom w:val="none" w:sz="0" w:space="0" w:color="auto"/>
            <w:right w:val="none" w:sz="0" w:space="0" w:color="auto"/>
          </w:divBdr>
        </w:div>
        <w:div w:id="2145152642">
          <w:marLeft w:val="640"/>
          <w:marRight w:val="0"/>
          <w:marTop w:val="0"/>
          <w:marBottom w:val="0"/>
          <w:divBdr>
            <w:top w:val="none" w:sz="0" w:space="0" w:color="auto"/>
            <w:left w:val="none" w:sz="0" w:space="0" w:color="auto"/>
            <w:bottom w:val="none" w:sz="0" w:space="0" w:color="auto"/>
            <w:right w:val="none" w:sz="0" w:space="0" w:color="auto"/>
          </w:divBdr>
        </w:div>
        <w:div w:id="1890072849">
          <w:marLeft w:val="640"/>
          <w:marRight w:val="0"/>
          <w:marTop w:val="0"/>
          <w:marBottom w:val="0"/>
          <w:divBdr>
            <w:top w:val="none" w:sz="0" w:space="0" w:color="auto"/>
            <w:left w:val="none" w:sz="0" w:space="0" w:color="auto"/>
            <w:bottom w:val="none" w:sz="0" w:space="0" w:color="auto"/>
            <w:right w:val="none" w:sz="0" w:space="0" w:color="auto"/>
          </w:divBdr>
        </w:div>
        <w:div w:id="1657878609">
          <w:marLeft w:val="640"/>
          <w:marRight w:val="0"/>
          <w:marTop w:val="0"/>
          <w:marBottom w:val="0"/>
          <w:divBdr>
            <w:top w:val="none" w:sz="0" w:space="0" w:color="auto"/>
            <w:left w:val="none" w:sz="0" w:space="0" w:color="auto"/>
            <w:bottom w:val="none" w:sz="0" w:space="0" w:color="auto"/>
            <w:right w:val="none" w:sz="0" w:space="0" w:color="auto"/>
          </w:divBdr>
        </w:div>
        <w:div w:id="1710299825">
          <w:marLeft w:val="640"/>
          <w:marRight w:val="0"/>
          <w:marTop w:val="0"/>
          <w:marBottom w:val="0"/>
          <w:divBdr>
            <w:top w:val="none" w:sz="0" w:space="0" w:color="auto"/>
            <w:left w:val="none" w:sz="0" w:space="0" w:color="auto"/>
            <w:bottom w:val="none" w:sz="0" w:space="0" w:color="auto"/>
            <w:right w:val="none" w:sz="0" w:space="0" w:color="auto"/>
          </w:divBdr>
        </w:div>
        <w:div w:id="1445685918">
          <w:marLeft w:val="640"/>
          <w:marRight w:val="0"/>
          <w:marTop w:val="0"/>
          <w:marBottom w:val="0"/>
          <w:divBdr>
            <w:top w:val="none" w:sz="0" w:space="0" w:color="auto"/>
            <w:left w:val="none" w:sz="0" w:space="0" w:color="auto"/>
            <w:bottom w:val="none" w:sz="0" w:space="0" w:color="auto"/>
            <w:right w:val="none" w:sz="0" w:space="0" w:color="auto"/>
          </w:divBdr>
        </w:div>
        <w:div w:id="586617096">
          <w:marLeft w:val="640"/>
          <w:marRight w:val="0"/>
          <w:marTop w:val="0"/>
          <w:marBottom w:val="0"/>
          <w:divBdr>
            <w:top w:val="none" w:sz="0" w:space="0" w:color="auto"/>
            <w:left w:val="none" w:sz="0" w:space="0" w:color="auto"/>
            <w:bottom w:val="none" w:sz="0" w:space="0" w:color="auto"/>
            <w:right w:val="none" w:sz="0" w:space="0" w:color="auto"/>
          </w:divBdr>
        </w:div>
        <w:div w:id="531454927">
          <w:marLeft w:val="640"/>
          <w:marRight w:val="0"/>
          <w:marTop w:val="0"/>
          <w:marBottom w:val="0"/>
          <w:divBdr>
            <w:top w:val="none" w:sz="0" w:space="0" w:color="auto"/>
            <w:left w:val="none" w:sz="0" w:space="0" w:color="auto"/>
            <w:bottom w:val="none" w:sz="0" w:space="0" w:color="auto"/>
            <w:right w:val="none" w:sz="0" w:space="0" w:color="auto"/>
          </w:divBdr>
        </w:div>
        <w:div w:id="596985451">
          <w:marLeft w:val="640"/>
          <w:marRight w:val="0"/>
          <w:marTop w:val="0"/>
          <w:marBottom w:val="0"/>
          <w:divBdr>
            <w:top w:val="none" w:sz="0" w:space="0" w:color="auto"/>
            <w:left w:val="none" w:sz="0" w:space="0" w:color="auto"/>
            <w:bottom w:val="none" w:sz="0" w:space="0" w:color="auto"/>
            <w:right w:val="none" w:sz="0" w:space="0" w:color="auto"/>
          </w:divBdr>
        </w:div>
        <w:div w:id="1303576812">
          <w:marLeft w:val="640"/>
          <w:marRight w:val="0"/>
          <w:marTop w:val="0"/>
          <w:marBottom w:val="0"/>
          <w:divBdr>
            <w:top w:val="none" w:sz="0" w:space="0" w:color="auto"/>
            <w:left w:val="none" w:sz="0" w:space="0" w:color="auto"/>
            <w:bottom w:val="none" w:sz="0" w:space="0" w:color="auto"/>
            <w:right w:val="none" w:sz="0" w:space="0" w:color="auto"/>
          </w:divBdr>
        </w:div>
        <w:div w:id="16784237">
          <w:marLeft w:val="640"/>
          <w:marRight w:val="0"/>
          <w:marTop w:val="0"/>
          <w:marBottom w:val="0"/>
          <w:divBdr>
            <w:top w:val="none" w:sz="0" w:space="0" w:color="auto"/>
            <w:left w:val="none" w:sz="0" w:space="0" w:color="auto"/>
            <w:bottom w:val="none" w:sz="0" w:space="0" w:color="auto"/>
            <w:right w:val="none" w:sz="0" w:space="0" w:color="auto"/>
          </w:divBdr>
        </w:div>
        <w:div w:id="1707098436">
          <w:marLeft w:val="640"/>
          <w:marRight w:val="0"/>
          <w:marTop w:val="0"/>
          <w:marBottom w:val="0"/>
          <w:divBdr>
            <w:top w:val="none" w:sz="0" w:space="0" w:color="auto"/>
            <w:left w:val="none" w:sz="0" w:space="0" w:color="auto"/>
            <w:bottom w:val="none" w:sz="0" w:space="0" w:color="auto"/>
            <w:right w:val="none" w:sz="0" w:space="0" w:color="auto"/>
          </w:divBdr>
        </w:div>
        <w:div w:id="831749963">
          <w:marLeft w:val="640"/>
          <w:marRight w:val="0"/>
          <w:marTop w:val="0"/>
          <w:marBottom w:val="0"/>
          <w:divBdr>
            <w:top w:val="none" w:sz="0" w:space="0" w:color="auto"/>
            <w:left w:val="none" w:sz="0" w:space="0" w:color="auto"/>
            <w:bottom w:val="none" w:sz="0" w:space="0" w:color="auto"/>
            <w:right w:val="none" w:sz="0" w:space="0" w:color="auto"/>
          </w:divBdr>
        </w:div>
        <w:div w:id="1019939108">
          <w:marLeft w:val="640"/>
          <w:marRight w:val="0"/>
          <w:marTop w:val="0"/>
          <w:marBottom w:val="0"/>
          <w:divBdr>
            <w:top w:val="none" w:sz="0" w:space="0" w:color="auto"/>
            <w:left w:val="none" w:sz="0" w:space="0" w:color="auto"/>
            <w:bottom w:val="none" w:sz="0" w:space="0" w:color="auto"/>
            <w:right w:val="none" w:sz="0" w:space="0" w:color="auto"/>
          </w:divBdr>
        </w:div>
        <w:div w:id="1164736277">
          <w:marLeft w:val="640"/>
          <w:marRight w:val="0"/>
          <w:marTop w:val="0"/>
          <w:marBottom w:val="0"/>
          <w:divBdr>
            <w:top w:val="none" w:sz="0" w:space="0" w:color="auto"/>
            <w:left w:val="none" w:sz="0" w:space="0" w:color="auto"/>
            <w:bottom w:val="none" w:sz="0" w:space="0" w:color="auto"/>
            <w:right w:val="none" w:sz="0" w:space="0" w:color="auto"/>
          </w:divBdr>
        </w:div>
        <w:div w:id="1722242229">
          <w:marLeft w:val="640"/>
          <w:marRight w:val="0"/>
          <w:marTop w:val="0"/>
          <w:marBottom w:val="0"/>
          <w:divBdr>
            <w:top w:val="none" w:sz="0" w:space="0" w:color="auto"/>
            <w:left w:val="none" w:sz="0" w:space="0" w:color="auto"/>
            <w:bottom w:val="none" w:sz="0" w:space="0" w:color="auto"/>
            <w:right w:val="none" w:sz="0" w:space="0" w:color="auto"/>
          </w:divBdr>
        </w:div>
        <w:div w:id="877475752">
          <w:marLeft w:val="640"/>
          <w:marRight w:val="0"/>
          <w:marTop w:val="0"/>
          <w:marBottom w:val="0"/>
          <w:divBdr>
            <w:top w:val="none" w:sz="0" w:space="0" w:color="auto"/>
            <w:left w:val="none" w:sz="0" w:space="0" w:color="auto"/>
            <w:bottom w:val="none" w:sz="0" w:space="0" w:color="auto"/>
            <w:right w:val="none" w:sz="0" w:space="0" w:color="auto"/>
          </w:divBdr>
        </w:div>
        <w:div w:id="928345330">
          <w:marLeft w:val="640"/>
          <w:marRight w:val="0"/>
          <w:marTop w:val="0"/>
          <w:marBottom w:val="0"/>
          <w:divBdr>
            <w:top w:val="none" w:sz="0" w:space="0" w:color="auto"/>
            <w:left w:val="none" w:sz="0" w:space="0" w:color="auto"/>
            <w:bottom w:val="none" w:sz="0" w:space="0" w:color="auto"/>
            <w:right w:val="none" w:sz="0" w:space="0" w:color="auto"/>
          </w:divBdr>
        </w:div>
        <w:div w:id="1208027147">
          <w:marLeft w:val="640"/>
          <w:marRight w:val="0"/>
          <w:marTop w:val="0"/>
          <w:marBottom w:val="0"/>
          <w:divBdr>
            <w:top w:val="none" w:sz="0" w:space="0" w:color="auto"/>
            <w:left w:val="none" w:sz="0" w:space="0" w:color="auto"/>
            <w:bottom w:val="none" w:sz="0" w:space="0" w:color="auto"/>
            <w:right w:val="none" w:sz="0" w:space="0" w:color="auto"/>
          </w:divBdr>
        </w:div>
        <w:div w:id="1662584774">
          <w:marLeft w:val="640"/>
          <w:marRight w:val="0"/>
          <w:marTop w:val="0"/>
          <w:marBottom w:val="0"/>
          <w:divBdr>
            <w:top w:val="none" w:sz="0" w:space="0" w:color="auto"/>
            <w:left w:val="none" w:sz="0" w:space="0" w:color="auto"/>
            <w:bottom w:val="none" w:sz="0" w:space="0" w:color="auto"/>
            <w:right w:val="none" w:sz="0" w:space="0" w:color="auto"/>
          </w:divBdr>
        </w:div>
        <w:div w:id="845051337">
          <w:marLeft w:val="640"/>
          <w:marRight w:val="0"/>
          <w:marTop w:val="0"/>
          <w:marBottom w:val="0"/>
          <w:divBdr>
            <w:top w:val="none" w:sz="0" w:space="0" w:color="auto"/>
            <w:left w:val="none" w:sz="0" w:space="0" w:color="auto"/>
            <w:bottom w:val="none" w:sz="0" w:space="0" w:color="auto"/>
            <w:right w:val="none" w:sz="0" w:space="0" w:color="auto"/>
          </w:divBdr>
        </w:div>
        <w:div w:id="591620245">
          <w:marLeft w:val="640"/>
          <w:marRight w:val="0"/>
          <w:marTop w:val="0"/>
          <w:marBottom w:val="0"/>
          <w:divBdr>
            <w:top w:val="none" w:sz="0" w:space="0" w:color="auto"/>
            <w:left w:val="none" w:sz="0" w:space="0" w:color="auto"/>
            <w:bottom w:val="none" w:sz="0" w:space="0" w:color="auto"/>
            <w:right w:val="none" w:sz="0" w:space="0" w:color="auto"/>
          </w:divBdr>
        </w:div>
        <w:div w:id="1384283701">
          <w:marLeft w:val="640"/>
          <w:marRight w:val="0"/>
          <w:marTop w:val="0"/>
          <w:marBottom w:val="0"/>
          <w:divBdr>
            <w:top w:val="none" w:sz="0" w:space="0" w:color="auto"/>
            <w:left w:val="none" w:sz="0" w:space="0" w:color="auto"/>
            <w:bottom w:val="none" w:sz="0" w:space="0" w:color="auto"/>
            <w:right w:val="none" w:sz="0" w:space="0" w:color="auto"/>
          </w:divBdr>
        </w:div>
        <w:div w:id="462961110">
          <w:marLeft w:val="640"/>
          <w:marRight w:val="0"/>
          <w:marTop w:val="0"/>
          <w:marBottom w:val="0"/>
          <w:divBdr>
            <w:top w:val="none" w:sz="0" w:space="0" w:color="auto"/>
            <w:left w:val="none" w:sz="0" w:space="0" w:color="auto"/>
            <w:bottom w:val="none" w:sz="0" w:space="0" w:color="auto"/>
            <w:right w:val="none" w:sz="0" w:space="0" w:color="auto"/>
          </w:divBdr>
        </w:div>
        <w:div w:id="1911571574">
          <w:marLeft w:val="640"/>
          <w:marRight w:val="0"/>
          <w:marTop w:val="0"/>
          <w:marBottom w:val="0"/>
          <w:divBdr>
            <w:top w:val="none" w:sz="0" w:space="0" w:color="auto"/>
            <w:left w:val="none" w:sz="0" w:space="0" w:color="auto"/>
            <w:bottom w:val="none" w:sz="0" w:space="0" w:color="auto"/>
            <w:right w:val="none" w:sz="0" w:space="0" w:color="auto"/>
          </w:divBdr>
        </w:div>
        <w:div w:id="535385063">
          <w:marLeft w:val="640"/>
          <w:marRight w:val="0"/>
          <w:marTop w:val="0"/>
          <w:marBottom w:val="0"/>
          <w:divBdr>
            <w:top w:val="none" w:sz="0" w:space="0" w:color="auto"/>
            <w:left w:val="none" w:sz="0" w:space="0" w:color="auto"/>
            <w:bottom w:val="none" w:sz="0" w:space="0" w:color="auto"/>
            <w:right w:val="none" w:sz="0" w:space="0" w:color="auto"/>
          </w:divBdr>
        </w:div>
        <w:div w:id="1714387120">
          <w:marLeft w:val="640"/>
          <w:marRight w:val="0"/>
          <w:marTop w:val="0"/>
          <w:marBottom w:val="0"/>
          <w:divBdr>
            <w:top w:val="none" w:sz="0" w:space="0" w:color="auto"/>
            <w:left w:val="none" w:sz="0" w:space="0" w:color="auto"/>
            <w:bottom w:val="none" w:sz="0" w:space="0" w:color="auto"/>
            <w:right w:val="none" w:sz="0" w:space="0" w:color="auto"/>
          </w:divBdr>
        </w:div>
        <w:div w:id="1326936227">
          <w:marLeft w:val="640"/>
          <w:marRight w:val="0"/>
          <w:marTop w:val="0"/>
          <w:marBottom w:val="0"/>
          <w:divBdr>
            <w:top w:val="none" w:sz="0" w:space="0" w:color="auto"/>
            <w:left w:val="none" w:sz="0" w:space="0" w:color="auto"/>
            <w:bottom w:val="none" w:sz="0" w:space="0" w:color="auto"/>
            <w:right w:val="none" w:sz="0" w:space="0" w:color="auto"/>
          </w:divBdr>
        </w:div>
        <w:div w:id="450129781">
          <w:marLeft w:val="640"/>
          <w:marRight w:val="0"/>
          <w:marTop w:val="0"/>
          <w:marBottom w:val="0"/>
          <w:divBdr>
            <w:top w:val="none" w:sz="0" w:space="0" w:color="auto"/>
            <w:left w:val="none" w:sz="0" w:space="0" w:color="auto"/>
            <w:bottom w:val="none" w:sz="0" w:space="0" w:color="auto"/>
            <w:right w:val="none" w:sz="0" w:space="0" w:color="auto"/>
          </w:divBdr>
        </w:div>
      </w:divsChild>
    </w:div>
    <w:div w:id="1138379977">
      <w:marLeft w:val="640"/>
      <w:marRight w:val="0"/>
      <w:marTop w:val="0"/>
      <w:marBottom w:val="0"/>
      <w:divBdr>
        <w:top w:val="none" w:sz="0" w:space="0" w:color="auto"/>
        <w:left w:val="none" w:sz="0" w:space="0" w:color="auto"/>
        <w:bottom w:val="none" w:sz="0" w:space="0" w:color="auto"/>
        <w:right w:val="none" w:sz="0" w:space="0" w:color="auto"/>
      </w:divBdr>
    </w:div>
    <w:div w:id="1141115310">
      <w:marLeft w:val="640"/>
      <w:marRight w:val="0"/>
      <w:marTop w:val="0"/>
      <w:marBottom w:val="0"/>
      <w:divBdr>
        <w:top w:val="none" w:sz="0" w:space="0" w:color="auto"/>
        <w:left w:val="none" w:sz="0" w:space="0" w:color="auto"/>
        <w:bottom w:val="none" w:sz="0" w:space="0" w:color="auto"/>
        <w:right w:val="none" w:sz="0" w:space="0" w:color="auto"/>
      </w:divBdr>
    </w:div>
    <w:div w:id="1142163039">
      <w:marLeft w:val="640"/>
      <w:marRight w:val="0"/>
      <w:marTop w:val="0"/>
      <w:marBottom w:val="0"/>
      <w:divBdr>
        <w:top w:val="none" w:sz="0" w:space="0" w:color="auto"/>
        <w:left w:val="none" w:sz="0" w:space="0" w:color="auto"/>
        <w:bottom w:val="none" w:sz="0" w:space="0" w:color="auto"/>
        <w:right w:val="none" w:sz="0" w:space="0" w:color="auto"/>
      </w:divBdr>
    </w:div>
    <w:div w:id="1143039834">
      <w:marLeft w:val="640"/>
      <w:marRight w:val="0"/>
      <w:marTop w:val="0"/>
      <w:marBottom w:val="0"/>
      <w:divBdr>
        <w:top w:val="none" w:sz="0" w:space="0" w:color="auto"/>
        <w:left w:val="none" w:sz="0" w:space="0" w:color="auto"/>
        <w:bottom w:val="none" w:sz="0" w:space="0" w:color="auto"/>
        <w:right w:val="none" w:sz="0" w:space="0" w:color="auto"/>
      </w:divBdr>
    </w:div>
    <w:div w:id="1143690928">
      <w:marLeft w:val="640"/>
      <w:marRight w:val="0"/>
      <w:marTop w:val="0"/>
      <w:marBottom w:val="0"/>
      <w:divBdr>
        <w:top w:val="none" w:sz="0" w:space="0" w:color="auto"/>
        <w:left w:val="none" w:sz="0" w:space="0" w:color="auto"/>
        <w:bottom w:val="none" w:sz="0" w:space="0" w:color="auto"/>
        <w:right w:val="none" w:sz="0" w:space="0" w:color="auto"/>
      </w:divBdr>
    </w:div>
    <w:div w:id="1144740066">
      <w:bodyDiv w:val="1"/>
      <w:marLeft w:val="0"/>
      <w:marRight w:val="0"/>
      <w:marTop w:val="0"/>
      <w:marBottom w:val="0"/>
      <w:divBdr>
        <w:top w:val="none" w:sz="0" w:space="0" w:color="auto"/>
        <w:left w:val="none" w:sz="0" w:space="0" w:color="auto"/>
        <w:bottom w:val="none" w:sz="0" w:space="0" w:color="auto"/>
        <w:right w:val="none" w:sz="0" w:space="0" w:color="auto"/>
      </w:divBdr>
      <w:divsChild>
        <w:div w:id="1789201658">
          <w:marLeft w:val="640"/>
          <w:marRight w:val="0"/>
          <w:marTop w:val="0"/>
          <w:marBottom w:val="0"/>
          <w:divBdr>
            <w:top w:val="none" w:sz="0" w:space="0" w:color="auto"/>
            <w:left w:val="none" w:sz="0" w:space="0" w:color="auto"/>
            <w:bottom w:val="none" w:sz="0" w:space="0" w:color="auto"/>
            <w:right w:val="none" w:sz="0" w:space="0" w:color="auto"/>
          </w:divBdr>
        </w:div>
        <w:div w:id="1421563479">
          <w:marLeft w:val="640"/>
          <w:marRight w:val="0"/>
          <w:marTop w:val="0"/>
          <w:marBottom w:val="0"/>
          <w:divBdr>
            <w:top w:val="none" w:sz="0" w:space="0" w:color="auto"/>
            <w:left w:val="none" w:sz="0" w:space="0" w:color="auto"/>
            <w:bottom w:val="none" w:sz="0" w:space="0" w:color="auto"/>
            <w:right w:val="none" w:sz="0" w:space="0" w:color="auto"/>
          </w:divBdr>
        </w:div>
        <w:div w:id="575364471">
          <w:marLeft w:val="640"/>
          <w:marRight w:val="0"/>
          <w:marTop w:val="0"/>
          <w:marBottom w:val="0"/>
          <w:divBdr>
            <w:top w:val="none" w:sz="0" w:space="0" w:color="auto"/>
            <w:left w:val="none" w:sz="0" w:space="0" w:color="auto"/>
            <w:bottom w:val="none" w:sz="0" w:space="0" w:color="auto"/>
            <w:right w:val="none" w:sz="0" w:space="0" w:color="auto"/>
          </w:divBdr>
        </w:div>
        <w:div w:id="630332630">
          <w:marLeft w:val="640"/>
          <w:marRight w:val="0"/>
          <w:marTop w:val="0"/>
          <w:marBottom w:val="0"/>
          <w:divBdr>
            <w:top w:val="none" w:sz="0" w:space="0" w:color="auto"/>
            <w:left w:val="none" w:sz="0" w:space="0" w:color="auto"/>
            <w:bottom w:val="none" w:sz="0" w:space="0" w:color="auto"/>
            <w:right w:val="none" w:sz="0" w:space="0" w:color="auto"/>
          </w:divBdr>
        </w:div>
        <w:div w:id="1262302436">
          <w:marLeft w:val="640"/>
          <w:marRight w:val="0"/>
          <w:marTop w:val="0"/>
          <w:marBottom w:val="0"/>
          <w:divBdr>
            <w:top w:val="none" w:sz="0" w:space="0" w:color="auto"/>
            <w:left w:val="none" w:sz="0" w:space="0" w:color="auto"/>
            <w:bottom w:val="none" w:sz="0" w:space="0" w:color="auto"/>
            <w:right w:val="none" w:sz="0" w:space="0" w:color="auto"/>
          </w:divBdr>
        </w:div>
        <w:div w:id="1305042861">
          <w:marLeft w:val="640"/>
          <w:marRight w:val="0"/>
          <w:marTop w:val="0"/>
          <w:marBottom w:val="0"/>
          <w:divBdr>
            <w:top w:val="none" w:sz="0" w:space="0" w:color="auto"/>
            <w:left w:val="none" w:sz="0" w:space="0" w:color="auto"/>
            <w:bottom w:val="none" w:sz="0" w:space="0" w:color="auto"/>
            <w:right w:val="none" w:sz="0" w:space="0" w:color="auto"/>
          </w:divBdr>
        </w:div>
        <w:div w:id="203760593">
          <w:marLeft w:val="640"/>
          <w:marRight w:val="0"/>
          <w:marTop w:val="0"/>
          <w:marBottom w:val="0"/>
          <w:divBdr>
            <w:top w:val="none" w:sz="0" w:space="0" w:color="auto"/>
            <w:left w:val="none" w:sz="0" w:space="0" w:color="auto"/>
            <w:bottom w:val="none" w:sz="0" w:space="0" w:color="auto"/>
            <w:right w:val="none" w:sz="0" w:space="0" w:color="auto"/>
          </w:divBdr>
        </w:div>
        <w:div w:id="613364950">
          <w:marLeft w:val="640"/>
          <w:marRight w:val="0"/>
          <w:marTop w:val="0"/>
          <w:marBottom w:val="0"/>
          <w:divBdr>
            <w:top w:val="none" w:sz="0" w:space="0" w:color="auto"/>
            <w:left w:val="none" w:sz="0" w:space="0" w:color="auto"/>
            <w:bottom w:val="none" w:sz="0" w:space="0" w:color="auto"/>
            <w:right w:val="none" w:sz="0" w:space="0" w:color="auto"/>
          </w:divBdr>
        </w:div>
        <w:div w:id="118185542">
          <w:marLeft w:val="640"/>
          <w:marRight w:val="0"/>
          <w:marTop w:val="0"/>
          <w:marBottom w:val="0"/>
          <w:divBdr>
            <w:top w:val="none" w:sz="0" w:space="0" w:color="auto"/>
            <w:left w:val="none" w:sz="0" w:space="0" w:color="auto"/>
            <w:bottom w:val="none" w:sz="0" w:space="0" w:color="auto"/>
            <w:right w:val="none" w:sz="0" w:space="0" w:color="auto"/>
          </w:divBdr>
        </w:div>
        <w:div w:id="71005472">
          <w:marLeft w:val="640"/>
          <w:marRight w:val="0"/>
          <w:marTop w:val="0"/>
          <w:marBottom w:val="0"/>
          <w:divBdr>
            <w:top w:val="none" w:sz="0" w:space="0" w:color="auto"/>
            <w:left w:val="none" w:sz="0" w:space="0" w:color="auto"/>
            <w:bottom w:val="none" w:sz="0" w:space="0" w:color="auto"/>
            <w:right w:val="none" w:sz="0" w:space="0" w:color="auto"/>
          </w:divBdr>
        </w:div>
        <w:div w:id="366612602">
          <w:marLeft w:val="640"/>
          <w:marRight w:val="0"/>
          <w:marTop w:val="0"/>
          <w:marBottom w:val="0"/>
          <w:divBdr>
            <w:top w:val="none" w:sz="0" w:space="0" w:color="auto"/>
            <w:left w:val="none" w:sz="0" w:space="0" w:color="auto"/>
            <w:bottom w:val="none" w:sz="0" w:space="0" w:color="auto"/>
            <w:right w:val="none" w:sz="0" w:space="0" w:color="auto"/>
          </w:divBdr>
        </w:div>
        <w:div w:id="90393592">
          <w:marLeft w:val="640"/>
          <w:marRight w:val="0"/>
          <w:marTop w:val="0"/>
          <w:marBottom w:val="0"/>
          <w:divBdr>
            <w:top w:val="none" w:sz="0" w:space="0" w:color="auto"/>
            <w:left w:val="none" w:sz="0" w:space="0" w:color="auto"/>
            <w:bottom w:val="none" w:sz="0" w:space="0" w:color="auto"/>
            <w:right w:val="none" w:sz="0" w:space="0" w:color="auto"/>
          </w:divBdr>
        </w:div>
        <w:div w:id="530260653">
          <w:marLeft w:val="640"/>
          <w:marRight w:val="0"/>
          <w:marTop w:val="0"/>
          <w:marBottom w:val="0"/>
          <w:divBdr>
            <w:top w:val="none" w:sz="0" w:space="0" w:color="auto"/>
            <w:left w:val="none" w:sz="0" w:space="0" w:color="auto"/>
            <w:bottom w:val="none" w:sz="0" w:space="0" w:color="auto"/>
            <w:right w:val="none" w:sz="0" w:space="0" w:color="auto"/>
          </w:divBdr>
        </w:div>
        <w:div w:id="425922162">
          <w:marLeft w:val="640"/>
          <w:marRight w:val="0"/>
          <w:marTop w:val="0"/>
          <w:marBottom w:val="0"/>
          <w:divBdr>
            <w:top w:val="none" w:sz="0" w:space="0" w:color="auto"/>
            <w:left w:val="none" w:sz="0" w:space="0" w:color="auto"/>
            <w:bottom w:val="none" w:sz="0" w:space="0" w:color="auto"/>
            <w:right w:val="none" w:sz="0" w:space="0" w:color="auto"/>
          </w:divBdr>
        </w:div>
        <w:div w:id="1830515210">
          <w:marLeft w:val="640"/>
          <w:marRight w:val="0"/>
          <w:marTop w:val="0"/>
          <w:marBottom w:val="0"/>
          <w:divBdr>
            <w:top w:val="none" w:sz="0" w:space="0" w:color="auto"/>
            <w:left w:val="none" w:sz="0" w:space="0" w:color="auto"/>
            <w:bottom w:val="none" w:sz="0" w:space="0" w:color="auto"/>
            <w:right w:val="none" w:sz="0" w:space="0" w:color="auto"/>
          </w:divBdr>
        </w:div>
        <w:div w:id="652412594">
          <w:marLeft w:val="640"/>
          <w:marRight w:val="0"/>
          <w:marTop w:val="0"/>
          <w:marBottom w:val="0"/>
          <w:divBdr>
            <w:top w:val="none" w:sz="0" w:space="0" w:color="auto"/>
            <w:left w:val="none" w:sz="0" w:space="0" w:color="auto"/>
            <w:bottom w:val="none" w:sz="0" w:space="0" w:color="auto"/>
            <w:right w:val="none" w:sz="0" w:space="0" w:color="auto"/>
          </w:divBdr>
        </w:div>
        <w:div w:id="1683895135">
          <w:marLeft w:val="640"/>
          <w:marRight w:val="0"/>
          <w:marTop w:val="0"/>
          <w:marBottom w:val="0"/>
          <w:divBdr>
            <w:top w:val="none" w:sz="0" w:space="0" w:color="auto"/>
            <w:left w:val="none" w:sz="0" w:space="0" w:color="auto"/>
            <w:bottom w:val="none" w:sz="0" w:space="0" w:color="auto"/>
            <w:right w:val="none" w:sz="0" w:space="0" w:color="auto"/>
          </w:divBdr>
        </w:div>
        <w:div w:id="774440787">
          <w:marLeft w:val="640"/>
          <w:marRight w:val="0"/>
          <w:marTop w:val="0"/>
          <w:marBottom w:val="0"/>
          <w:divBdr>
            <w:top w:val="none" w:sz="0" w:space="0" w:color="auto"/>
            <w:left w:val="none" w:sz="0" w:space="0" w:color="auto"/>
            <w:bottom w:val="none" w:sz="0" w:space="0" w:color="auto"/>
            <w:right w:val="none" w:sz="0" w:space="0" w:color="auto"/>
          </w:divBdr>
        </w:div>
        <w:div w:id="428627508">
          <w:marLeft w:val="640"/>
          <w:marRight w:val="0"/>
          <w:marTop w:val="0"/>
          <w:marBottom w:val="0"/>
          <w:divBdr>
            <w:top w:val="none" w:sz="0" w:space="0" w:color="auto"/>
            <w:left w:val="none" w:sz="0" w:space="0" w:color="auto"/>
            <w:bottom w:val="none" w:sz="0" w:space="0" w:color="auto"/>
            <w:right w:val="none" w:sz="0" w:space="0" w:color="auto"/>
          </w:divBdr>
        </w:div>
        <w:div w:id="955333881">
          <w:marLeft w:val="640"/>
          <w:marRight w:val="0"/>
          <w:marTop w:val="0"/>
          <w:marBottom w:val="0"/>
          <w:divBdr>
            <w:top w:val="none" w:sz="0" w:space="0" w:color="auto"/>
            <w:left w:val="none" w:sz="0" w:space="0" w:color="auto"/>
            <w:bottom w:val="none" w:sz="0" w:space="0" w:color="auto"/>
            <w:right w:val="none" w:sz="0" w:space="0" w:color="auto"/>
          </w:divBdr>
        </w:div>
        <w:div w:id="1027029235">
          <w:marLeft w:val="640"/>
          <w:marRight w:val="0"/>
          <w:marTop w:val="0"/>
          <w:marBottom w:val="0"/>
          <w:divBdr>
            <w:top w:val="none" w:sz="0" w:space="0" w:color="auto"/>
            <w:left w:val="none" w:sz="0" w:space="0" w:color="auto"/>
            <w:bottom w:val="none" w:sz="0" w:space="0" w:color="auto"/>
            <w:right w:val="none" w:sz="0" w:space="0" w:color="auto"/>
          </w:divBdr>
        </w:div>
        <w:div w:id="952131875">
          <w:marLeft w:val="640"/>
          <w:marRight w:val="0"/>
          <w:marTop w:val="0"/>
          <w:marBottom w:val="0"/>
          <w:divBdr>
            <w:top w:val="none" w:sz="0" w:space="0" w:color="auto"/>
            <w:left w:val="none" w:sz="0" w:space="0" w:color="auto"/>
            <w:bottom w:val="none" w:sz="0" w:space="0" w:color="auto"/>
            <w:right w:val="none" w:sz="0" w:space="0" w:color="auto"/>
          </w:divBdr>
        </w:div>
        <w:div w:id="2009402636">
          <w:marLeft w:val="640"/>
          <w:marRight w:val="0"/>
          <w:marTop w:val="0"/>
          <w:marBottom w:val="0"/>
          <w:divBdr>
            <w:top w:val="none" w:sz="0" w:space="0" w:color="auto"/>
            <w:left w:val="none" w:sz="0" w:space="0" w:color="auto"/>
            <w:bottom w:val="none" w:sz="0" w:space="0" w:color="auto"/>
            <w:right w:val="none" w:sz="0" w:space="0" w:color="auto"/>
          </w:divBdr>
        </w:div>
        <w:div w:id="428623096">
          <w:marLeft w:val="640"/>
          <w:marRight w:val="0"/>
          <w:marTop w:val="0"/>
          <w:marBottom w:val="0"/>
          <w:divBdr>
            <w:top w:val="none" w:sz="0" w:space="0" w:color="auto"/>
            <w:left w:val="none" w:sz="0" w:space="0" w:color="auto"/>
            <w:bottom w:val="none" w:sz="0" w:space="0" w:color="auto"/>
            <w:right w:val="none" w:sz="0" w:space="0" w:color="auto"/>
          </w:divBdr>
        </w:div>
        <w:div w:id="1180118320">
          <w:marLeft w:val="640"/>
          <w:marRight w:val="0"/>
          <w:marTop w:val="0"/>
          <w:marBottom w:val="0"/>
          <w:divBdr>
            <w:top w:val="none" w:sz="0" w:space="0" w:color="auto"/>
            <w:left w:val="none" w:sz="0" w:space="0" w:color="auto"/>
            <w:bottom w:val="none" w:sz="0" w:space="0" w:color="auto"/>
            <w:right w:val="none" w:sz="0" w:space="0" w:color="auto"/>
          </w:divBdr>
        </w:div>
        <w:div w:id="752698787">
          <w:marLeft w:val="640"/>
          <w:marRight w:val="0"/>
          <w:marTop w:val="0"/>
          <w:marBottom w:val="0"/>
          <w:divBdr>
            <w:top w:val="none" w:sz="0" w:space="0" w:color="auto"/>
            <w:left w:val="none" w:sz="0" w:space="0" w:color="auto"/>
            <w:bottom w:val="none" w:sz="0" w:space="0" w:color="auto"/>
            <w:right w:val="none" w:sz="0" w:space="0" w:color="auto"/>
          </w:divBdr>
        </w:div>
        <w:div w:id="1402604814">
          <w:marLeft w:val="640"/>
          <w:marRight w:val="0"/>
          <w:marTop w:val="0"/>
          <w:marBottom w:val="0"/>
          <w:divBdr>
            <w:top w:val="none" w:sz="0" w:space="0" w:color="auto"/>
            <w:left w:val="none" w:sz="0" w:space="0" w:color="auto"/>
            <w:bottom w:val="none" w:sz="0" w:space="0" w:color="auto"/>
            <w:right w:val="none" w:sz="0" w:space="0" w:color="auto"/>
          </w:divBdr>
        </w:div>
        <w:div w:id="142432914">
          <w:marLeft w:val="640"/>
          <w:marRight w:val="0"/>
          <w:marTop w:val="0"/>
          <w:marBottom w:val="0"/>
          <w:divBdr>
            <w:top w:val="none" w:sz="0" w:space="0" w:color="auto"/>
            <w:left w:val="none" w:sz="0" w:space="0" w:color="auto"/>
            <w:bottom w:val="none" w:sz="0" w:space="0" w:color="auto"/>
            <w:right w:val="none" w:sz="0" w:space="0" w:color="auto"/>
          </w:divBdr>
        </w:div>
        <w:div w:id="1308586314">
          <w:marLeft w:val="640"/>
          <w:marRight w:val="0"/>
          <w:marTop w:val="0"/>
          <w:marBottom w:val="0"/>
          <w:divBdr>
            <w:top w:val="none" w:sz="0" w:space="0" w:color="auto"/>
            <w:left w:val="none" w:sz="0" w:space="0" w:color="auto"/>
            <w:bottom w:val="none" w:sz="0" w:space="0" w:color="auto"/>
            <w:right w:val="none" w:sz="0" w:space="0" w:color="auto"/>
          </w:divBdr>
        </w:div>
        <w:div w:id="1864516281">
          <w:marLeft w:val="640"/>
          <w:marRight w:val="0"/>
          <w:marTop w:val="0"/>
          <w:marBottom w:val="0"/>
          <w:divBdr>
            <w:top w:val="none" w:sz="0" w:space="0" w:color="auto"/>
            <w:left w:val="none" w:sz="0" w:space="0" w:color="auto"/>
            <w:bottom w:val="none" w:sz="0" w:space="0" w:color="auto"/>
            <w:right w:val="none" w:sz="0" w:space="0" w:color="auto"/>
          </w:divBdr>
        </w:div>
        <w:div w:id="1460758450">
          <w:marLeft w:val="640"/>
          <w:marRight w:val="0"/>
          <w:marTop w:val="0"/>
          <w:marBottom w:val="0"/>
          <w:divBdr>
            <w:top w:val="none" w:sz="0" w:space="0" w:color="auto"/>
            <w:left w:val="none" w:sz="0" w:space="0" w:color="auto"/>
            <w:bottom w:val="none" w:sz="0" w:space="0" w:color="auto"/>
            <w:right w:val="none" w:sz="0" w:space="0" w:color="auto"/>
          </w:divBdr>
        </w:div>
        <w:div w:id="755321466">
          <w:marLeft w:val="640"/>
          <w:marRight w:val="0"/>
          <w:marTop w:val="0"/>
          <w:marBottom w:val="0"/>
          <w:divBdr>
            <w:top w:val="none" w:sz="0" w:space="0" w:color="auto"/>
            <w:left w:val="none" w:sz="0" w:space="0" w:color="auto"/>
            <w:bottom w:val="none" w:sz="0" w:space="0" w:color="auto"/>
            <w:right w:val="none" w:sz="0" w:space="0" w:color="auto"/>
          </w:divBdr>
        </w:div>
        <w:div w:id="1826431145">
          <w:marLeft w:val="640"/>
          <w:marRight w:val="0"/>
          <w:marTop w:val="0"/>
          <w:marBottom w:val="0"/>
          <w:divBdr>
            <w:top w:val="none" w:sz="0" w:space="0" w:color="auto"/>
            <w:left w:val="none" w:sz="0" w:space="0" w:color="auto"/>
            <w:bottom w:val="none" w:sz="0" w:space="0" w:color="auto"/>
            <w:right w:val="none" w:sz="0" w:space="0" w:color="auto"/>
          </w:divBdr>
        </w:div>
        <w:div w:id="400178531">
          <w:marLeft w:val="640"/>
          <w:marRight w:val="0"/>
          <w:marTop w:val="0"/>
          <w:marBottom w:val="0"/>
          <w:divBdr>
            <w:top w:val="none" w:sz="0" w:space="0" w:color="auto"/>
            <w:left w:val="none" w:sz="0" w:space="0" w:color="auto"/>
            <w:bottom w:val="none" w:sz="0" w:space="0" w:color="auto"/>
            <w:right w:val="none" w:sz="0" w:space="0" w:color="auto"/>
          </w:divBdr>
        </w:div>
        <w:div w:id="1685938549">
          <w:marLeft w:val="640"/>
          <w:marRight w:val="0"/>
          <w:marTop w:val="0"/>
          <w:marBottom w:val="0"/>
          <w:divBdr>
            <w:top w:val="none" w:sz="0" w:space="0" w:color="auto"/>
            <w:left w:val="none" w:sz="0" w:space="0" w:color="auto"/>
            <w:bottom w:val="none" w:sz="0" w:space="0" w:color="auto"/>
            <w:right w:val="none" w:sz="0" w:space="0" w:color="auto"/>
          </w:divBdr>
        </w:div>
        <w:div w:id="1341422894">
          <w:marLeft w:val="640"/>
          <w:marRight w:val="0"/>
          <w:marTop w:val="0"/>
          <w:marBottom w:val="0"/>
          <w:divBdr>
            <w:top w:val="none" w:sz="0" w:space="0" w:color="auto"/>
            <w:left w:val="none" w:sz="0" w:space="0" w:color="auto"/>
            <w:bottom w:val="none" w:sz="0" w:space="0" w:color="auto"/>
            <w:right w:val="none" w:sz="0" w:space="0" w:color="auto"/>
          </w:divBdr>
        </w:div>
        <w:div w:id="171996418">
          <w:marLeft w:val="640"/>
          <w:marRight w:val="0"/>
          <w:marTop w:val="0"/>
          <w:marBottom w:val="0"/>
          <w:divBdr>
            <w:top w:val="none" w:sz="0" w:space="0" w:color="auto"/>
            <w:left w:val="none" w:sz="0" w:space="0" w:color="auto"/>
            <w:bottom w:val="none" w:sz="0" w:space="0" w:color="auto"/>
            <w:right w:val="none" w:sz="0" w:space="0" w:color="auto"/>
          </w:divBdr>
        </w:div>
        <w:div w:id="1213728953">
          <w:marLeft w:val="640"/>
          <w:marRight w:val="0"/>
          <w:marTop w:val="0"/>
          <w:marBottom w:val="0"/>
          <w:divBdr>
            <w:top w:val="none" w:sz="0" w:space="0" w:color="auto"/>
            <w:left w:val="none" w:sz="0" w:space="0" w:color="auto"/>
            <w:bottom w:val="none" w:sz="0" w:space="0" w:color="auto"/>
            <w:right w:val="none" w:sz="0" w:space="0" w:color="auto"/>
          </w:divBdr>
        </w:div>
        <w:div w:id="1861626420">
          <w:marLeft w:val="640"/>
          <w:marRight w:val="0"/>
          <w:marTop w:val="0"/>
          <w:marBottom w:val="0"/>
          <w:divBdr>
            <w:top w:val="none" w:sz="0" w:space="0" w:color="auto"/>
            <w:left w:val="none" w:sz="0" w:space="0" w:color="auto"/>
            <w:bottom w:val="none" w:sz="0" w:space="0" w:color="auto"/>
            <w:right w:val="none" w:sz="0" w:space="0" w:color="auto"/>
          </w:divBdr>
        </w:div>
        <w:div w:id="1889106766">
          <w:marLeft w:val="640"/>
          <w:marRight w:val="0"/>
          <w:marTop w:val="0"/>
          <w:marBottom w:val="0"/>
          <w:divBdr>
            <w:top w:val="none" w:sz="0" w:space="0" w:color="auto"/>
            <w:left w:val="none" w:sz="0" w:space="0" w:color="auto"/>
            <w:bottom w:val="none" w:sz="0" w:space="0" w:color="auto"/>
            <w:right w:val="none" w:sz="0" w:space="0" w:color="auto"/>
          </w:divBdr>
        </w:div>
        <w:div w:id="1430196734">
          <w:marLeft w:val="640"/>
          <w:marRight w:val="0"/>
          <w:marTop w:val="0"/>
          <w:marBottom w:val="0"/>
          <w:divBdr>
            <w:top w:val="none" w:sz="0" w:space="0" w:color="auto"/>
            <w:left w:val="none" w:sz="0" w:space="0" w:color="auto"/>
            <w:bottom w:val="none" w:sz="0" w:space="0" w:color="auto"/>
            <w:right w:val="none" w:sz="0" w:space="0" w:color="auto"/>
          </w:divBdr>
        </w:div>
        <w:div w:id="1252201811">
          <w:marLeft w:val="640"/>
          <w:marRight w:val="0"/>
          <w:marTop w:val="0"/>
          <w:marBottom w:val="0"/>
          <w:divBdr>
            <w:top w:val="none" w:sz="0" w:space="0" w:color="auto"/>
            <w:left w:val="none" w:sz="0" w:space="0" w:color="auto"/>
            <w:bottom w:val="none" w:sz="0" w:space="0" w:color="auto"/>
            <w:right w:val="none" w:sz="0" w:space="0" w:color="auto"/>
          </w:divBdr>
        </w:div>
        <w:div w:id="1693455377">
          <w:marLeft w:val="640"/>
          <w:marRight w:val="0"/>
          <w:marTop w:val="0"/>
          <w:marBottom w:val="0"/>
          <w:divBdr>
            <w:top w:val="none" w:sz="0" w:space="0" w:color="auto"/>
            <w:left w:val="none" w:sz="0" w:space="0" w:color="auto"/>
            <w:bottom w:val="none" w:sz="0" w:space="0" w:color="auto"/>
            <w:right w:val="none" w:sz="0" w:space="0" w:color="auto"/>
          </w:divBdr>
        </w:div>
        <w:div w:id="260718919">
          <w:marLeft w:val="640"/>
          <w:marRight w:val="0"/>
          <w:marTop w:val="0"/>
          <w:marBottom w:val="0"/>
          <w:divBdr>
            <w:top w:val="none" w:sz="0" w:space="0" w:color="auto"/>
            <w:left w:val="none" w:sz="0" w:space="0" w:color="auto"/>
            <w:bottom w:val="none" w:sz="0" w:space="0" w:color="auto"/>
            <w:right w:val="none" w:sz="0" w:space="0" w:color="auto"/>
          </w:divBdr>
        </w:div>
      </w:divsChild>
    </w:div>
    <w:div w:id="1145852561">
      <w:bodyDiv w:val="1"/>
      <w:marLeft w:val="0"/>
      <w:marRight w:val="0"/>
      <w:marTop w:val="0"/>
      <w:marBottom w:val="0"/>
      <w:divBdr>
        <w:top w:val="none" w:sz="0" w:space="0" w:color="auto"/>
        <w:left w:val="none" w:sz="0" w:space="0" w:color="auto"/>
        <w:bottom w:val="none" w:sz="0" w:space="0" w:color="auto"/>
        <w:right w:val="none" w:sz="0" w:space="0" w:color="auto"/>
      </w:divBdr>
      <w:divsChild>
        <w:div w:id="1166557686">
          <w:marLeft w:val="640"/>
          <w:marRight w:val="0"/>
          <w:marTop w:val="0"/>
          <w:marBottom w:val="0"/>
          <w:divBdr>
            <w:top w:val="none" w:sz="0" w:space="0" w:color="auto"/>
            <w:left w:val="none" w:sz="0" w:space="0" w:color="auto"/>
            <w:bottom w:val="none" w:sz="0" w:space="0" w:color="auto"/>
            <w:right w:val="none" w:sz="0" w:space="0" w:color="auto"/>
          </w:divBdr>
        </w:div>
        <w:div w:id="1648895983">
          <w:marLeft w:val="640"/>
          <w:marRight w:val="0"/>
          <w:marTop w:val="0"/>
          <w:marBottom w:val="0"/>
          <w:divBdr>
            <w:top w:val="none" w:sz="0" w:space="0" w:color="auto"/>
            <w:left w:val="none" w:sz="0" w:space="0" w:color="auto"/>
            <w:bottom w:val="none" w:sz="0" w:space="0" w:color="auto"/>
            <w:right w:val="none" w:sz="0" w:space="0" w:color="auto"/>
          </w:divBdr>
        </w:div>
        <w:div w:id="525994336">
          <w:marLeft w:val="640"/>
          <w:marRight w:val="0"/>
          <w:marTop w:val="0"/>
          <w:marBottom w:val="0"/>
          <w:divBdr>
            <w:top w:val="none" w:sz="0" w:space="0" w:color="auto"/>
            <w:left w:val="none" w:sz="0" w:space="0" w:color="auto"/>
            <w:bottom w:val="none" w:sz="0" w:space="0" w:color="auto"/>
            <w:right w:val="none" w:sz="0" w:space="0" w:color="auto"/>
          </w:divBdr>
        </w:div>
        <w:div w:id="1358702358">
          <w:marLeft w:val="640"/>
          <w:marRight w:val="0"/>
          <w:marTop w:val="0"/>
          <w:marBottom w:val="0"/>
          <w:divBdr>
            <w:top w:val="none" w:sz="0" w:space="0" w:color="auto"/>
            <w:left w:val="none" w:sz="0" w:space="0" w:color="auto"/>
            <w:bottom w:val="none" w:sz="0" w:space="0" w:color="auto"/>
            <w:right w:val="none" w:sz="0" w:space="0" w:color="auto"/>
          </w:divBdr>
        </w:div>
        <w:div w:id="903490923">
          <w:marLeft w:val="640"/>
          <w:marRight w:val="0"/>
          <w:marTop w:val="0"/>
          <w:marBottom w:val="0"/>
          <w:divBdr>
            <w:top w:val="none" w:sz="0" w:space="0" w:color="auto"/>
            <w:left w:val="none" w:sz="0" w:space="0" w:color="auto"/>
            <w:bottom w:val="none" w:sz="0" w:space="0" w:color="auto"/>
            <w:right w:val="none" w:sz="0" w:space="0" w:color="auto"/>
          </w:divBdr>
        </w:div>
        <w:div w:id="71858050">
          <w:marLeft w:val="640"/>
          <w:marRight w:val="0"/>
          <w:marTop w:val="0"/>
          <w:marBottom w:val="0"/>
          <w:divBdr>
            <w:top w:val="none" w:sz="0" w:space="0" w:color="auto"/>
            <w:left w:val="none" w:sz="0" w:space="0" w:color="auto"/>
            <w:bottom w:val="none" w:sz="0" w:space="0" w:color="auto"/>
            <w:right w:val="none" w:sz="0" w:space="0" w:color="auto"/>
          </w:divBdr>
        </w:div>
        <w:div w:id="243687904">
          <w:marLeft w:val="640"/>
          <w:marRight w:val="0"/>
          <w:marTop w:val="0"/>
          <w:marBottom w:val="0"/>
          <w:divBdr>
            <w:top w:val="none" w:sz="0" w:space="0" w:color="auto"/>
            <w:left w:val="none" w:sz="0" w:space="0" w:color="auto"/>
            <w:bottom w:val="none" w:sz="0" w:space="0" w:color="auto"/>
            <w:right w:val="none" w:sz="0" w:space="0" w:color="auto"/>
          </w:divBdr>
        </w:div>
        <w:div w:id="1024481568">
          <w:marLeft w:val="640"/>
          <w:marRight w:val="0"/>
          <w:marTop w:val="0"/>
          <w:marBottom w:val="0"/>
          <w:divBdr>
            <w:top w:val="none" w:sz="0" w:space="0" w:color="auto"/>
            <w:left w:val="none" w:sz="0" w:space="0" w:color="auto"/>
            <w:bottom w:val="none" w:sz="0" w:space="0" w:color="auto"/>
            <w:right w:val="none" w:sz="0" w:space="0" w:color="auto"/>
          </w:divBdr>
        </w:div>
        <w:div w:id="1413550147">
          <w:marLeft w:val="640"/>
          <w:marRight w:val="0"/>
          <w:marTop w:val="0"/>
          <w:marBottom w:val="0"/>
          <w:divBdr>
            <w:top w:val="none" w:sz="0" w:space="0" w:color="auto"/>
            <w:left w:val="none" w:sz="0" w:space="0" w:color="auto"/>
            <w:bottom w:val="none" w:sz="0" w:space="0" w:color="auto"/>
            <w:right w:val="none" w:sz="0" w:space="0" w:color="auto"/>
          </w:divBdr>
        </w:div>
        <w:div w:id="1274021853">
          <w:marLeft w:val="640"/>
          <w:marRight w:val="0"/>
          <w:marTop w:val="0"/>
          <w:marBottom w:val="0"/>
          <w:divBdr>
            <w:top w:val="none" w:sz="0" w:space="0" w:color="auto"/>
            <w:left w:val="none" w:sz="0" w:space="0" w:color="auto"/>
            <w:bottom w:val="none" w:sz="0" w:space="0" w:color="auto"/>
            <w:right w:val="none" w:sz="0" w:space="0" w:color="auto"/>
          </w:divBdr>
        </w:div>
        <w:div w:id="2117557273">
          <w:marLeft w:val="640"/>
          <w:marRight w:val="0"/>
          <w:marTop w:val="0"/>
          <w:marBottom w:val="0"/>
          <w:divBdr>
            <w:top w:val="none" w:sz="0" w:space="0" w:color="auto"/>
            <w:left w:val="none" w:sz="0" w:space="0" w:color="auto"/>
            <w:bottom w:val="none" w:sz="0" w:space="0" w:color="auto"/>
            <w:right w:val="none" w:sz="0" w:space="0" w:color="auto"/>
          </w:divBdr>
        </w:div>
        <w:div w:id="715159279">
          <w:marLeft w:val="640"/>
          <w:marRight w:val="0"/>
          <w:marTop w:val="0"/>
          <w:marBottom w:val="0"/>
          <w:divBdr>
            <w:top w:val="none" w:sz="0" w:space="0" w:color="auto"/>
            <w:left w:val="none" w:sz="0" w:space="0" w:color="auto"/>
            <w:bottom w:val="none" w:sz="0" w:space="0" w:color="auto"/>
            <w:right w:val="none" w:sz="0" w:space="0" w:color="auto"/>
          </w:divBdr>
        </w:div>
        <w:div w:id="1747875483">
          <w:marLeft w:val="640"/>
          <w:marRight w:val="0"/>
          <w:marTop w:val="0"/>
          <w:marBottom w:val="0"/>
          <w:divBdr>
            <w:top w:val="none" w:sz="0" w:space="0" w:color="auto"/>
            <w:left w:val="none" w:sz="0" w:space="0" w:color="auto"/>
            <w:bottom w:val="none" w:sz="0" w:space="0" w:color="auto"/>
            <w:right w:val="none" w:sz="0" w:space="0" w:color="auto"/>
          </w:divBdr>
        </w:div>
        <w:div w:id="436292035">
          <w:marLeft w:val="640"/>
          <w:marRight w:val="0"/>
          <w:marTop w:val="0"/>
          <w:marBottom w:val="0"/>
          <w:divBdr>
            <w:top w:val="none" w:sz="0" w:space="0" w:color="auto"/>
            <w:left w:val="none" w:sz="0" w:space="0" w:color="auto"/>
            <w:bottom w:val="none" w:sz="0" w:space="0" w:color="auto"/>
            <w:right w:val="none" w:sz="0" w:space="0" w:color="auto"/>
          </w:divBdr>
        </w:div>
        <w:div w:id="1337153527">
          <w:marLeft w:val="640"/>
          <w:marRight w:val="0"/>
          <w:marTop w:val="0"/>
          <w:marBottom w:val="0"/>
          <w:divBdr>
            <w:top w:val="none" w:sz="0" w:space="0" w:color="auto"/>
            <w:left w:val="none" w:sz="0" w:space="0" w:color="auto"/>
            <w:bottom w:val="none" w:sz="0" w:space="0" w:color="auto"/>
            <w:right w:val="none" w:sz="0" w:space="0" w:color="auto"/>
          </w:divBdr>
        </w:div>
        <w:div w:id="986857753">
          <w:marLeft w:val="640"/>
          <w:marRight w:val="0"/>
          <w:marTop w:val="0"/>
          <w:marBottom w:val="0"/>
          <w:divBdr>
            <w:top w:val="none" w:sz="0" w:space="0" w:color="auto"/>
            <w:left w:val="none" w:sz="0" w:space="0" w:color="auto"/>
            <w:bottom w:val="none" w:sz="0" w:space="0" w:color="auto"/>
            <w:right w:val="none" w:sz="0" w:space="0" w:color="auto"/>
          </w:divBdr>
        </w:div>
        <w:div w:id="1781030659">
          <w:marLeft w:val="640"/>
          <w:marRight w:val="0"/>
          <w:marTop w:val="0"/>
          <w:marBottom w:val="0"/>
          <w:divBdr>
            <w:top w:val="none" w:sz="0" w:space="0" w:color="auto"/>
            <w:left w:val="none" w:sz="0" w:space="0" w:color="auto"/>
            <w:bottom w:val="none" w:sz="0" w:space="0" w:color="auto"/>
            <w:right w:val="none" w:sz="0" w:space="0" w:color="auto"/>
          </w:divBdr>
        </w:div>
        <w:div w:id="579408052">
          <w:marLeft w:val="640"/>
          <w:marRight w:val="0"/>
          <w:marTop w:val="0"/>
          <w:marBottom w:val="0"/>
          <w:divBdr>
            <w:top w:val="none" w:sz="0" w:space="0" w:color="auto"/>
            <w:left w:val="none" w:sz="0" w:space="0" w:color="auto"/>
            <w:bottom w:val="none" w:sz="0" w:space="0" w:color="auto"/>
            <w:right w:val="none" w:sz="0" w:space="0" w:color="auto"/>
          </w:divBdr>
        </w:div>
        <w:div w:id="2018801737">
          <w:marLeft w:val="640"/>
          <w:marRight w:val="0"/>
          <w:marTop w:val="0"/>
          <w:marBottom w:val="0"/>
          <w:divBdr>
            <w:top w:val="none" w:sz="0" w:space="0" w:color="auto"/>
            <w:left w:val="none" w:sz="0" w:space="0" w:color="auto"/>
            <w:bottom w:val="none" w:sz="0" w:space="0" w:color="auto"/>
            <w:right w:val="none" w:sz="0" w:space="0" w:color="auto"/>
          </w:divBdr>
        </w:div>
        <w:div w:id="230652950">
          <w:marLeft w:val="640"/>
          <w:marRight w:val="0"/>
          <w:marTop w:val="0"/>
          <w:marBottom w:val="0"/>
          <w:divBdr>
            <w:top w:val="none" w:sz="0" w:space="0" w:color="auto"/>
            <w:left w:val="none" w:sz="0" w:space="0" w:color="auto"/>
            <w:bottom w:val="none" w:sz="0" w:space="0" w:color="auto"/>
            <w:right w:val="none" w:sz="0" w:space="0" w:color="auto"/>
          </w:divBdr>
        </w:div>
        <w:div w:id="813372093">
          <w:marLeft w:val="640"/>
          <w:marRight w:val="0"/>
          <w:marTop w:val="0"/>
          <w:marBottom w:val="0"/>
          <w:divBdr>
            <w:top w:val="none" w:sz="0" w:space="0" w:color="auto"/>
            <w:left w:val="none" w:sz="0" w:space="0" w:color="auto"/>
            <w:bottom w:val="none" w:sz="0" w:space="0" w:color="auto"/>
            <w:right w:val="none" w:sz="0" w:space="0" w:color="auto"/>
          </w:divBdr>
        </w:div>
        <w:div w:id="727722664">
          <w:marLeft w:val="640"/>
          <w:marRight w:val="0"/>
          <w:marTop w:val="0"/>
          <w:marBottom w:val="0"/>
          <w:divBdr>
            <w:top w:val="none" w:sz="0" w:space="0" w:color="auto"/>
            <w:left w:val="none" w:sz="0" w:space="0" w:color="auto"/>
            <w:bottom w:val="none" w:sz="0" w:space="0" w:color="auto"/>
            <w:right w:val="none" w:sz="0" w:space="0" w:color="auto"/>
          </w:divBdr>
        </w:div>
        <w:div w:id="1613168808">
          <w:marLeft w:val="640"/>
          <w:marRight w:val="0"/>
          <w:marTop w:val="0"/>
          <w:marBottom w:val="0"/>
          <w:divBdr>
            <w:top w:val="none" w:sz="0" w:space="0" w:color="auto"/>
            <w:left w:val="none" w:sz="0" w:space="0" w:color="auto"/>
            <w:bottom w:val="none" w:sz="0" w:space="0" w:color="auto"/>
            <w:right w:val="none" w:sz="0" w:space="0" w:color="auto"/>
          </w:divBdr>
        </w:div>
        <w:div w:id="682706749">
          <w:marLeft w:val="640"/>
          <w:marRight w:val="0"/>
          <w:marTop w:val="0"/>
          <w:marBottom w:val="0"/>
          <w:divBdr>
            <w:top w:val="none" w:sz="0" w:space="0" w:color="auto"/>
            <w:left w:val="none" w:sz="0" w:space="0" w:color="auto"/>
            <w:bottom w:val="none" w:sz="0" w:space="0" w:color="auto"/>
            <w:right w:val="none" w:sz="0" w:space="0" w:color="auto"/>
          </w:divBdr>
        </w:div>
        <w:div w:id="636909613">
          <w:marLeft w:val="640"/>
          <w:marRight w:val="0"/>
          <w:marTop w:val="0"/>
          <w:marBottom w:val="0"/>
          <w:divBdr>
            <w:top w:val="none" w:sz="0" w:space="0" w:color="auto"/>
            <w:left w:val="none" w:sz="0" w:space="0" w:color="auto"/>
            <w:bottom w:val="none" w:sz="0" w:space="0" w:color="auto"/>
            <w:right w:val="none" w:sz="0" w:space="0" w:color="auto"/>
          </w:divBdr>
        </w:div>
        <w:div w:id="1173490513">
          <w:marLeft w:val="640"/>
          <w:marRight w:val="0"/>
          <w:marTop w:val="0"/>
          <w:marBottom w:val="0"/>
          <w:divBdr>
            <w:top w:val="none" w:sz="0" w:space="0" w:color="auto"/>
            <w:left w:val="none" w:sz="0" w:space="0" w:color="auto"/>
            <w:bottom w:val="none" w:sz="0" w:space="0" w:color="auto"/>
            <w:right w:val="none" w:sz="0" w:space="0" w:color="auto"/>
          </w:divBdr>
        </w:div>
        <w:div w:id="751704857">
          <w:marLeft w:val="640"/>
          <w:marRight w:val="0"/>
          <w:marTop w:val="0"/>
          <w:marBottom w:val="0"/>
          <w:divBdr>
            <w:top w:val="none" w:sz="0" w:space="0" w:color="auto"/>
            <w:left w:val="none" w:sz="0" w:space="0" w:color="auto"/>
            <w:bottom w:val="none" w:sz="0" w:space="0" w:color="auto"/>
            <w:right w:val="none" w:sz="0" w:space="0" w:color="auto"/>
          </w:divBdr>
        </w:div>
        <w:div w:id="463154607">
          <w:marLeft w:val="640"/>
          <w:marRight w:val="0"/>
          <w:marTop w:val="0"/>
          <w:marBottom w:val="0"/>
          <w:divBdr>
            <w:top w:val="none" w:sz="0" w:space="0" w:color="auto"/>
            <w:left w:val="none" w:sz="0" w:space="0" w:color="auto"/>
            <w:bottom w:val="none" w:sz="0" w:space="0" w:color="auto"/>
            <w:right w:val="none" w:sz="0" w:space="0" w:color="auto"/>
          </w:divBdr>
        </w:div>
        <w:div w:id="1952276356">
          <w:marLeft w:val="640"/>
          <w:marRight w:val="0"/>
          <w:marTop w:val="0"/>
          <w:marBottom w:val="0"/>
          <w:divBdr>
            <w:top w:val="none" w:sz="0" w:space="0" w:color="auto"/>
            <w:left w:val="none" w:sz="0" w:space="0" w:color="auto"/>
            <w:bottom w:val="none" w:sz="0" w:space="0" w:color="auto"/>
            <w:right w:val="none" w:sz="0" w:space="0" w:color="auto"/>
          </w:divBdr>
        </w:div>
        <w:div w:id="1362901847">
          <w:marLeft w:val="640"/>
          <w:marRight w:val="0"/>
          <w:marTop w:val="0"/>
          <w:marBottom w:val="0"/>
          <w:divBdr>
            <w:top w:val="none" w:sz="0" w:space="0" w:color="auto"/>
            <w:left w:val="none" w:sz="0" w:space="0" w:color="auto"/>
            <w:bottom w:val="none" w:sz="0" w:space="0" w:color="auto"/>
            <w:right w:val="none" w:sz="0" w:space="0" w:color="auto"/>
          </w:divBdr>
        </w:div>
        <w:div w:id="1809125085">
          <w:marLeft w:val="640"/>
          <w:marRight w:val="0"/>
          <w:marTop w:val="0"/>
          <w:marBottom w:val="0"/>
          <w:divBdr>
            <w:top w:val="none" w:sz="0" w:space="0" w:color="auto"/>
            <w:left w:val="none" w:sz="0" w:space="0" w:color="auto"/>
            <w:bottom w:val="none" w:sz="0" w:space="0" w:color="auto"/>
            <w:right w:val="none" w:sz="0" w:space="0" w:color="auto"/>
          </w:divBdr>
        </w:div>
        <w:div w:id="967517979">
          <w:marLeft w:val="640"/>
          <w:marRight w:val="0"/>
          <w:marTop w:val="0"/>
          <w:marBottom w:val="0"/>
          <w:divBdr>
            <w:top w:val="none" w:sz="0" w:space="0" w:color="auto"/>
            <w:left w:val="none" w:sz="0" w:space="0" w:color="auto"/>
            <w:bottom w:val="none" w:sz="0" w:space="0" w:color="auto"/>
            <w:right w:val="none" w:sz="0" w:space="0" w:color="auto"/>
          </w:divBdr>
        </w:div>
        <w:div w:id="41103417">
          <w:marLeft w:val="640"/>
          <w:marRight w:val="0"/>
          <w:marTop w:val="0"/>
          <w:marBottom w:val="0"/>
          <w:divBdr>
            <w:top w:val="none" w:sz="0" w:space="0" w:color="auto"/>
            <w:left w:val="none" w:sz="0" w:space="0" w:color="auto"/>
            <w:bottom w:val="none" w:sz="0" w:space="0" w:color="auto"/>
            <w:right w:val="none" w:sz="0" w:space="0" w:color="auto"/>
          </w:divBdr>
        </w:div>
        <w:div w:id="1740177727">
          <w:marLeft w:val="640"/>
          <w:marRight w:val="0"/>
          <w:marTop w:val="0"/>
          <w:marBottom w:val="0"/>
          <w:divBdr>
            <w:top w:val="none" w:sz="0" w:space="0" w:color="auto"/>
            <w:left w:val="none" w:sz="0" w:space="0" w:color="auto"/>
            <w:bottom w:val="none" w:sz="0" w:space="0" w:color="auto"/>
            <w:right w:val="none" w:sz="0" w:space="0" w:color="auto"/>
          </w:divBdr>
        </w:div>
        <w:div w:id="1523473175">
          <w:marLeft w:val="640"/>
          <w:marRight w:val="0"/>
          <w:marTop w:val="0"/>
          <w:marBottom w:val="0"/>
          <w:divBdr>
            <w:top w:val="none" w:sz="0" w:space="0" w:color="auto"/>
            <w:left w:val="none" w:sz="0" w:space="0" w:color="auto"/>
            <w:bottom w:val="none" w:sz="0" w:space="0" w:color="auto"/>
            <w:right w:val="none" w:sz="0" w:space="0" w:color="auto"/>
          </w:divBdr>
        </w:div>
        <w:div w:id="1385719550">
          <w:marLeft w:val="640"/>
          <w:marRight w:val="0"/>
          <w:marTop w:val="0"/>
          <w:marBottom w:val="0"/>
          <w:divBdr>
            <w:top w:val="none" w:sz="0" w:space="0" w:color="auto"/>
            <w:left w:val="none" w:sz="0" w:space="0" w:color="auto"/>
            <w:bottom w:val="none" w:sz="0" w:space="0" w:color="auto"/>
            <w:right w:val="none" w:sz="0" w:space="0" w:color="auto"/>
          </w:divBdr>
        </w:div>
        <w:div w:id="540439221">
          <w:marLeft w:val="640"/>
          <w:marRight w:val="0"/>
          <w:marTop w:val="0"/>
          <w:marBottom w:val="0"/>
          <w:divBdr>
            <w:top w:val="none" w:sz="0" w:space="0" w:color="auto"/>
            <w:left w:val="none" w:sz="0" w:space="0" w:color="auto"/>
            <w:bottom w:val="none" w:sz="0" w:space="0" w:color="auto"/>
            <w:right w:val="none" w:sz="0" w:space="0" w:color="auto"/>
          </w:divBdr>
        </w:div>
        <w:div w:id="1903172194">
          <w:marLeft w:val="640"/>
          <w:marRight w:val="0"/>
          <w:marTop w:val="0"/>
          <w:marBottom w:val="0"/>
          <w:divBdr>
            <w:top w:val="none" w:sz="0" w:space="0" w:color="auto"/>
            <w:left w:val="none" w:sz="0" w:space="0" w:color="auto"/>
            <w:bottom w:val="none" w:sz="0" w:space="0" w:color="auto"/>
            <w:right w:val="none" w:sz="0" w:space="0" w:color="auto"/>
          </w:divBdr>
        </w:div>
        <w:div w:id="103232485">
          <w:marLeft w:val="640"/>
          <w:marRight w:val="0"/>
          <w:marTop w:val="0"/>
          <w:marBottom w:val="0"/>
          <w:divBdr>
            <w:top w:val="none" w:sz="0" w:space="0" w:color="auto"/>
            <w:left w:val="none" w:sz="0" w:space="0" w:color="auto"/>
            <w:bottom w:val="none" w:sz="0" w:space="0" w:color="auto"/>
            <w:right w:val="none" w:sz="0" w:space="0" w:color="auto"/>
          </w:divBdr>
        </w:div>
        <w:div w:id="1867475760">
          <w:marLeft w:val="640"/>
          <w:marRight w:val="0"/>
          <w:marTop w:val="0"/>
          <w:marBottom w:val="0"/>
          <w:divBdr>
            <w:top w:val="none" w:sz="0" w:space="0" w:color="auto"/>
            <w:left w:val="none" w:sz="0" w:space="0" w:color="auto"/>
            <w:bottom w:val="none" w:sz="0" w:space="0" w:color="auto"/>
            <w:right w:val="none" w:sz="0" w:space="0" w:color="auto"/>
          </w:divBdr>
        </w:div>
        <w:div w:id="1922906771">
          <w:marLeft w:val="640"/>
          <w:marRight w:val="0"/>
          <w:marTop w:val="0"/>
          <w:marBottom w:val="0"/>
          <w:divBdr>
            <w:top w:val="none" w:sz="0" w:space="0" w:color="auto"/>
            <w:left w:val="none" w:sz="0" w:space="0" w:color="auto"/>
            <w:bottom w:val="none" w:sz="0" w:space="0" w:color="auto"/>
            <w:right w:val="none" w:sz="0" w:space="0" w:color="auto"/>
          </w:divBdr>
        </w:div>
        <w:div w:id="627588951">
          <w:marLeft w:val="640"/>
          <w:marRight w:val="0"/>
          <w:marTop w:val="0"/>
          <w:marBottom w:val="0"/>
          <w:divBdr>
            <w:top w:val="none" w:sz="0" w:space="0" w:color="auto"/>
            <w:left w:val="none" w:sz="0" w:space="0" w:color="auto"/>
            <w:bottom w:val="none" w:sz="0" w:space="0" w:color="auto"/>
            <w:right w:val="none" w:sz="0" w:space="0" w:color="auto"/>
          </w:divBdr>
        </w:div>
        <w:div w:id="960457107">
          <w:marLeft w:val="640"/>
          <w:marRight w:val="0"/>
          <w:marTop w:val="0"/>
          <w:marBottom w:val="0"/>
          <w:divBdr>
            <w:top w:val="none" w:sz="0" w:space="0" w:color="auto"/>
            <w:left w:val="none" w:sz="0" w:space="0" w:color="auto"/>
            <w:bottom w:val="none" w:sz="0" w:space="0" w:color="auto"/>
            <w:right w:val="none" w:sz="0" w:space="0" w:color="auto"/>
          </w:divBdr>
        </w:div>
        <w:div w:id="243879761">
          <w:marLeft w:val="640"/>
          <w:marRight w:val="0"/>
          <w:marTop w:val="0"/>
          <w:marBottom w:val="0"/>
          <w:divBdr>
            <w:top w:val="none" w:sz="0" w:space="0" w:color="auto"/>
            <w:left w:val="none" w:sz="0" w:space="0" w:color="auto"/>
            <w:bottom w:val="none" w:sz="0" w:space="0" w:color="auto"/>
            <w:right w:val="none" w:sz="0" w:space="0" w:color="auto"/>
          </w:divBdr>
        </w:div>
      </w:divsChild>
    </w:div>
    <w:div w:id="1146319784">
      <w:bodyDiv w:val="1"/>
      <w:marLeft w:val="0"/>
      <w:marRight w:val="0"/>
      <w:marTop w:val="0"/>
      <w:marBottom w:val="0"/>
      <w:divBdr>
        <w:top w:val="none" w:sz="0" w:space="0" w:color="auto"/>
        <w:left w:val="none" w:sz="0" w:space="0" w:color="auto"/>
        <w:bottom w:val="none" w:sz="0" w:space="0" w:color="auto"/>
        <w:right w:val="none" w:sz="0" w:space="0" w:color="auto"/>
      </w:divBdr>
      <w:divsChild>
        <w:div w:id="699084484">
          <w:marLeft w:val="640"/>
          <w:marRight w:val="0"/>
          <w:marTop w:val="0"/>
          <w:marBottom w:val="0"/>
          <w:divBdr>
            <w:top w:val="none" w:sz="0" w:space="0" w:color="auto"/>
            <w:left w:val="none" w:sz="0" w:space="0" w:color="auto"/>
            <w:bottom w:val="none" w:sz="0" w:space="0" w:color="auto"/>
            <w:right w:val="none" w:sz="0" w:space="0" w:color="auto"/>
          </w:divBdr>
        </w:div>
        <w:div w:id="1533349143">
          <w:marLeft w:val="640"/>
          <w:marRight w:val="0"/>
          <w:marTop w:val="0"/>
          <w:marBottom w:val="0"/>
          <w:divBdr>
            <w:top w:val="none" w:sz="0" w:space="0" w:color="auto"/>
            <w:left w:val="none" w:sz="0" w:space="0" w:color="auto"/>
            <w:bottom w:val="none" w:sz="0" w:space="0" w:color="auto"/>
            <w:right w:val="none" w:sz="0" w:space="0" w:color="auto"/>
          </w:divBdr>
        </w:div>
        <w:div w:id="442194527">
          <w:marLeft w:val="640"/>
          <w:marRight w:val="0"/>
          <w:marTop w:val="0"/>
          <w:marBottom w:val="0"/>
          <w:divBdr>
            <w:top w:val="none" w:sz="0" w:space="0" w:color="auto"/>
            <w:left w:val="none" w:sz="0" w:space="0" w:color="auto"/>
            <w:bottom w:val="none" w:sz="0" w:space="0" w:color="auto"/>
            <w:right w:val="none" w:sz="0" w:space="0" w:color="auto"/>
          </w:divBdr>
        </w:div>
        <w:div w:id="646252542">
          <w:marLeft w:val="640"/>
          <w:marRight w:val="0"/>
          <w:marTop w:val="0"/>
          <w:marBottom w:val="0"/>
          <w:divBdr>
            <w:top w:val="none" w:sz="0" w:space="0" w:color="auto"/>
            <w:left w:val="none" w:sz="0" w:space="0" w:color="auto"/>
            <w:bottom w:val="none" w:sz="0" w:space="0" w:color="auto"/>
            <w:right w:val="none" w:sz="0" w:space="0" w:color="auto"/>
          </w:divBdr>
        </w:div>
        <w:div w:id="1141271448">
          <w:marLeft w:val="640"/>
          <w:marRight w:val="0"/>
          <w:marTop w:val="0"/>
          <w:marBottom w:val="0"/>
          <w:divBdr>
            <w:top w:val="none" w:sz="0" w:space="0" w:color="auto"/>
            <w:left w:val="none" w:sz="0" w:space="0" w:color="auto"/>
            <w:bottom w:val="none" w:sz="0" w:space="0" w:color="auto"/>
            <w:right w:val="none" w:sz="0" w:space="0" w:color="auto"/>
          </w:divBdr>
        </w:div>
        <w:div w:id="375084081">
          <w:marLeft w:val="640"/>
          <w:marRight w:val="0"/>
          <w:marTop w:val="0"/>
          <w:marBottom w:val="0"/>
          <w:divBdr>
            <w:top w:val="none" w:sz="0" w:space="0" w:color="auto"/>
            <w:left w:val="none" w:sz="0" w:space="0" w:color="auto"/>
            <w:bottom w:val="none" w:sz="0" w:space="0" w:color="auto"/>
            <w:right w:val="none" w:sz="0" w:space="0" w:color="auto"/>
          </w:divBdr>
        </w:div>
        <w:div w:id="715548584">
          <w:marLeft w:val="640"/>
          <w:marRight w:val="0"/>
          <w:marTop w:val="0"/>
          <w:marBottom w:val="0"/>
          <w:divBdr>
            <w:top w:val="none" w:sz="0" w:space="0" w:color="auto"/>
            <w:left w:val="none" w:sz="0" w:space="0" w:color="auto"/>
            <w:bottom w:val="none" w:sz="0" w:space="0" w:color="auto"/>
            <w:right w:val="none" w:sz="0" w:space="0" w:color="auto"/>
          </w:divBdr>
        </w:div>
        <w:div w:id="1641230061">
          <w:marLeft w:val="640"/>
          <w:marRight w:val="0"/>
          <w:marTop w:val="0"/>
          <w:marBottom w:val="0"/>
          <w:divBdr>
            <w:top w:val="none" w:sz="0" w:space="0" w:color="auto"/>
            <w:left w:val="none" w:sz="0" w:space="0" w:color="auto"/>
            <w:bottom w:val="none" w:sz="0" w:space="0" w:color="auto"/>
            <w:right w:val="none" w:sz="0" w:space="0" w:color="auto"/>
          </w:divBdr>
        </w:div>
        <w:div w:id="1979916333">
          <w:marLeft w:val="640"/>
          <w:marRight w:val="0"/>
          <w:marTop w:val="0"/>
          <w:marBottom w:val="0"/>
          <w:divBdr>
            <w:top w:val="none" w:sz="0" w:space="0" w:color="auto"/>
            <w:left w:val="none" w:sz="0" w:space="0" w:color="auto"/>
            <w:bottom w:val="none" w:sz="0" w:space="0" w:color="auto"/>
            <w:right w:val="none" w:sz="0" w:space="0" w:color="auto"/>
          </w:divBdr>
        </w:div>
        <w:div w:id="1364987000">
          <w:marLeft w:val="640"/>
          <w:marRight w:val="0"/>
          <w:marTop w:val="0"/>
          <w:marBottom w:val="0"/>
          <w:divBdr>
            <w:top w:val="none" w:sz="0" w:space="0" w:color="auto"/>
            <w:left w:val="none" w:sz="0" w:space="0" w:color="auto"/>
            <w:bottom w:val="none" w:sz="0" w:space="0" w:color="auto"/>
            <w:right w:val="none" w:sz="0" w:space="0" w:color="auto"/>
          </w:divBdr>
        </w:div>
        <w:div w:id="449976550">
          <w:marLeft w:val="640"/>
          <w:marRight w:val="0"/>
          <w:marTop w:val="0"/>
          <w:marBottom w:val="0"/>
          <w:divBdr>
            <w:top w:val="none" w:sz="0" w:space="0" w:color="auto"/>
            <w:left w:val="none" w:sz="0" w:space="0" w:color="auto"/>
            <w:bottom w:val="none" w:sz="0" w:space="0" w:color="auto"/>
            <w:right w:val="none" w:sz="0" w:space="0" w:color="auto"/>
          </w:divBdr>
        </w:div>
        <w:div w:id="1007708897">
          <w:marLeft w:val="640"/>
          <w:marRight w:val="0"/>
          <w:marTop w:val="0"/>
          <w:marBottom w:val="0"/>
          <w:divBdr>
            <w:top w:val="none" w:sz="0" w:space="0" w:color="auto"/>
            <w:left w:val="none" w:sz="0" w:space="0" w:color="auto"/>
            <w:bottom w:val="none" w:sz="0" w:space="0" w:color="auto"/>
            <w:right w:val="none" w:sz="0" w:space="0" w:color="auto"/>
          </w:divBdr>
        </w:div>
        <w:div w:id="1165895510">
          <w:marLeft w:val="640"/>
          <w:marRight w:val="0"/>
          <w:marTop w:val="0"/>
          <w:marBottom w:val="0"/>
          <w:divBdr>
            <w:top w:val="none" w:sz="0" w:space="0" w:color="auto"/>
            <w:left w:val="none" w:sz="0" w:space="0" w:color="auto"/>
            <w:bottom w:val="none" w:sz="0" w:space="0" w:color="auto"/>
            <w:right w:val="none" w:sz="0" w:space="0" w:color="auto"/>
          </w:divBdr>
        </w:div>
        <w:div w:id="1268848912">
          <w:marLeft w:val="640"/>
          <w:marRight w:val="0"/>
          <w:marTop w:val="0"/>
          <w:marBottom w:val="0"/>
          <w:divBdr>
            <w:top w:val="none" w:sz="0" w:space="0" w:color="auto"/>
            <w:left w:val="none" w:sz="0" w:space="0" w:color="auto"/>
            <w:bottom w:val="none" w:sz="0" w:space="0" w:color="auto"/>
            <w:right w:val="none" w:sz="0" w:space="0" w:color="auto"/>
          </w:divBdr>
        </w:div>
        <w:div w:id="1387030139">
          <w:marLeft w:val="640"/>
          <w:marRight w:val="0"/>
          <w:marTop w:val="0"/>
          <w:marBottom w:val="0"/>
          <w:divBdr>
            <w:top w:val="none" w:sz="0" w:space="0" w:color="auto"/>
            <w:left w:val="none" w:sz="0" w:space="0" w:color="auto"/>
            <w:bottom w:val="none" w:sz="0" w:space="0" w:color="auto"/>
            <w:right w:val="none" w:sz="0" w:space="0" w:color="auto"/>
          </w:divBdr>
        </w:div>
        <w:div w:id="1476067869">
          <w:marLeft w:val="640"/>
          <w:marRight w:val="0"/>
          <w:marTop w:val="0"/>
          <w:marBottom w:val="0"/>
          <w:divBdr>
            <w:top w:val="none" w:sz="0" w:space="0" w:color="auto"/>
            <w:left w:val="none" w:sz="0" w:space="0" w:color="auto"/>
            <w:bottom w:val="none" w:sz="0" w:space="0" w:color="auto"/>
            <w:right w:val="none" w:sz="0" w:space="0" w:color="auto"/>
          </w:divBdr>
        </w:div>
        <w:div w:id="331883615">
          <w:marLeft w:val="640"/>
          <w:marRight w:val="0"/>
          <w:marTop w:val="0"/>
          <w:marBottom w:val="0"/>
          <w:divBdr>
            <w:top w:val="none" w:sz="0" w:space="0" w:color="auto"/>
            <w:left w:val="none" w:sz="0" w:space="0" w:color="auto"/>
            <w:bottom w:val="none" w:sz="0" w:space="0" w:color="auto"/>
            <w:right w:val="none" w:sz="0" w:space="0" w:color="auto"/>
          </w:divBdr>
        </w:div>
        <w:div w:id="1249191001">
          <w:marLeft w:val="640"/>
          <w:marRight w:val="0"/>
          <w:marTop w:val="0"/>
          <w:marBottom w:val="0"/>
          <w:divBdr>
            <w:top w:val="none" w:sz="0" w:space="0" w:color="auto"/>
            <w:left w:val="none" w:sz="0" w:space="0" w:color="auto"/>
            <w:bottom w:val="none" w:sz="0" w:space="0" w:color="auto"/>
            <w:right w:val="none" w:sz="0" w:space="0" w:color="auto"/>
          </w:divBdr>
        </w:div>
        <w:div w:id="406877554">
          <w:marLeft w:val="640"/>
          <w:marRight w:val="0"/>
          <w:marTop w:val="0"/>
          <w:marBottom w:val="0"/>
          <w:divBdr>
            <w:top w:val="none" w:sz="0" w:space="0" w:color="auto"/>
            <w:left w:val="none" w:sz="0" w:space="0" w:color="auto"/>
            <w:bottom w:val="none" w:sz="0" w:space="0" w:color="auto"/>
            <w:right w:val="none" w:sz="0" w:space="0" w:color="auto"/>
          </w:divBdr>
        </w:div>
        <w:div w:id="1770613074">
          <w:marLeft w:val="640"/>
          <w:marRight w:val="0"/>
          <w:marTop w:val="0"/>
          <w:marBottom w:val="0"/>
          <w:divBdr>
            <w:top w:val="none" w:sz="0" w:space="0" w:color="auto"/>
            <w:left w:val="none" w:sz="0" w:space="0" w:color="auto"/>
            <w:bottom w:val="none" w:sz="0" w:space="0" w:color="auto"/>
            <w:right w:val="none" w:sz="0" w:space="0" w:color="auto"/>
          </w:divBdr>
        </w:div>
        <w:div w:id="240795567">
          <w:marLeft w:val="640"/>
          <w:marRight w:val="0"/>
          <w:marTop w:val="0"/>
          <w:marBottom w:val="0"/>
          <w:divBdr>
            <w:top w:val="none" w:sz="0" w:space="0" w:color="auto"/>
            <w:left w:val="none" w:sz="0" w:space="0" w:color="auto"/>
            <w:bottom w:val="none" w:sz="0" w:space="0" w:color="auto"/>
            <w:right w:val="none" w:sz="0" w:space="0" w:color="auto"/>
          </w:divBdr>
        </w:div>
        <w:div w:id="1824656403">
          <w:marLeft w:val="640"/>
          <w:marRight w:val="0"/>
          <w:marTop w:val="0"/>
          <w:marBottom w:val="0"/>
          <w:divBdr>
            <w:top w:val="none" w:sz="0" w:space="0" w:color="auto"/>
            <w:left w:val="none" w:sz="0" w:space="0" w:color="auto"/>
            <w:bottom w:val="none" w:sz="0" w:space="0" w:color="auto"/>
            <w:right w:val="none" w:sz="0" w:space="0" w:color="auto"/>
          </w:divBdr>
        </w:div>
        <w:div w:id="1868564670">
          <w:marLeft w:val="640"/>
          <w:marRight w:val="0"/>
          <w:marTop w:val="0"/>
          <w:marBottom w:val="0"/>
          <w:divBdr>
            <w:top w:val="none" w:sz="0" w:space="0" w:color="auto"/>
            <w:left w:val="none" w:sz="0" w:space="0" w:color="auto"/>
            <w:bottom w:val="none" w:sz="0" w:space="0" w:color="auto"/>
            <w:right w:val="none" w:sz="0" w:space="0" w:color="auto"/>
          </w:divBdr>
        </w:div>
        <w:div w:id="1984312582">
          <w:marLeft w:val="640"/>
          <w:marRight w:val="0"/>
          <w:marTop w:val="0"/>
          <w:marBottom w:val="0"/>
          <w:divBdr>
            <w:top w:val="none" w:sz="0" w:space="0" w:color="auto"/>
            <w:left w:val="none" w:sz="0" w:space="0" w:color="auto"/>
            <w:bottom w:val="none" w:sz="0" w:space="0" w:color="auto"/>
            <w:right w:val="none" w:sz="0" w:space="0" w:color="auto"/>
          </w:divBdr>
        </w:div>
        <w:div w:id="222058652">
          <w:marLeft w:val="640"/>
          <w:marRight w:val="0"/>
          <w:marTop w:val="0"/>
          <w:marBottom w:val="0"/>
          <w:divBdr>
            <w:top w:val="none" w:sz="0" w:space="0" w:color="auto"/>
            <w:left w:val="none" w:sz="0" w:space="0" w:color="auto"/>
            <w:bottom w:val="none" w:sz="0" w:space="0" w:color="auto"/>
            <w:right w:val="none" w:sz="0" w:space="0" w:color="auto"/>
          </w:divBdr>
        </w:div>
        <w:div w:id="564099162">
          <w:marLeft w:val="640"/>
          <w:marRight w:val="0"/>
          <w:marTop w:val="0"/>
          <w:marBottom w:val="0"/>
          <w:divBdr>
            <w:top w:val="none" w:sz="0" w:space="0" w:color="auto"/>
            <w:left w:val="none" w:sz="0" w:space="0" w:color="auto"/>
            <w:bottom w:val="none" w:sz="0" w:space="0" w:color="auto"/>
            <w:right w:val="none" w:sz="0" w:space="0" w:color="auto"/>
          </w:divBdr>
        </w:div>
        <w:div w:id="1219319911">
          <w:marLeft w:val="640"/>
          <w:marRight w:val="0"/>
          <w:marTop w:val="0"/>
          <w:marBottom w:val="0"/>
          <w:divBdr>
            <w:top w:val="none" w:sz="0" w:space="0" w:color="auto"/>
            <w:left w:val="none" w:sz="0" w:space="0" w:color="auto"/>
            <w:bottom w:val="none" w:sz="0" w:space="0" w:color="auto"/>
            <w:right w:val="none" w:sz="0" w:space="0" w:color="auto"/>
          </w:divBdr>
        </w:div>
        <w:div w:id="1380086266">
          <w:marLeft w:val="640"/>
          <w:marRight w:val="0"/>
          <w:marTop w:val="0"/>
          <w:marBottom w:val="0"/>
          <w:divBdr>
            <w:top w:val="none" w:sz="0" w:space="0" w:color="auto"/>
            <w:left w:val="none" w:sz="0" w:space="0" w:color="auto"/>
            <w:bottom w:val="none" w:sz="0" w:space="0" w:color="auto"/>
            <w:right w:val="none" w:sz="0" w:space="0" w:color="auto"/>
          </w:divBdr>
        </w:div>
        <w:div w:id="100342321">
          <w:marLeft w:val="640"/>
          <w:marRight w:val="0"/>
          <w:marTop w:val="0"/>
          <w:marBottom w:val="0"/>
          <w:divBdr>
            <w:top w:val="none" w:sz="0" w:space="0" w:color="auto"/>
            <w:left w:val="none" w:sz="0" w:space="0" w:color="auto"/>
            <w:bottom w:val="none" w:sz="0" w:space="0" w:color="auto"/>
            <w:right w:val="none" w:sz="0" w:space="0" w:color="auto"/>
          </w:divBdr>
        </w:div>
        <w:div w:id="704983193">
          <w:marLeft w:val="640"/>
          <w:marRight w:val="0"/>
          <w:marTop w:val="0"/>
          <w:marBottom w:val="0"/>
          <w:divBdr>
            <w:top w:val="none" w:sz="0" w:space="0" w:color="auto"/>
            <w:left w:val="none" w:sz="0" w:space="0" w:color="auto"/>
            <w:bottom w:val="none" w:sz="0" w:space="0" w:color="auto"/>
            <w:right w:val="none" w:sz="0" w:space="0" w:color="auto"/>
          </w:divBdr>
        </w:div>
        <w:div w:id="776024135">
          <w:marLeft w:val="640"/>
          <w:marRight w:val="0"/>
          <w:marTop w:val="0"/>
          <w:marBottom w:val="0"/>
          <w:divBdr>
            <w:top w:val="none" w:sz="0" w:space="0" w:color="auto"/>
            <w:left w:val="none" w:sz="0" w:space="0" w:color="auto"/>
            <w:bottom w:val="none" w:sz="0" w:space="0" w:color="auto"/>
            <w:right w:val="none" w:sz="0" w:space="0" w:color="auto"/>
          </w:divBdr>
        </w:div>
        <w:div w:id="1789005862">
          <w:marLeft w:val="640"/>
          <w:marRight w:val="0"/>
          <w:marTop w:val="0"/>
          <w:marBottom w:val="0"/>
          <w:divBdr>
            <w:top w:val="none" w:sz="0" w:space="0" w:color="auto"/>
            <w:left w:val="none" w:sz="0" w:space="0" w:color="auto"/>
            <w:bottom w:val="none" w:sz="0" w:space="0" w:color="auto"/>
            <w:right w:val="none" w:sz="0" w:space="0" w:color="auto"/>
          </w:divBdr>
        </w:div>
        <w:div w:id="1741709235">
          <w:marLeft w:val="640"/>
          <w:marRight w:val="0"/>
          <w:marTop w:val="0"/>
          <w:marBottom w:val="0"/>
          <w:divBdr>
            <w:top w:val="none" w:sz="0" w:space="0" w:color="auto"/>
            <w:left w:val="none" w:sz="0" w:space="0" w:color="auto"/>
            <w:bottom w:val="none" w:sz="0" w:space="0" w:color="auto"/>
            <w:right w:val="none" w:sz="0" w:space="0" w:color="auto"/>
          </w:divBdr>
        </w:div>
        <w:div w:id="1523015282">
          <w:marLeft w:val="640"/>
          <w:marRight w:val="0"/>
          <w:marTop w:val="0"/>
          <w:marBottom w:val="0"/>
          <w:divBdr>
            <w:top w:val="none" w:sz="0" w:space="0" w:color="auto"/>
            <w:left w:val="none" w:sz="0" w:space="0" w:color="auto"/>
            <w:bottom w:val="none" w:sz="0" w:space="0" w:color="auto"/>
            <w:right w:val="none" w:sz="0" w:space="0" w:color="auto"/>
          </w:divBdr>
        </w:div>
        <w:div w:id="1623801263">
          <w:marLeft w:val="640"/>
          <w:marRight w:val="0"/>
          <w:marTop w:val="0"/>
          <w:marBottom w:val="0"/>
          <w:divBdr>
            <w:top w:val="none" w:sz="0" w:space="0" w:color="auto"/>
            <w:left w:val="none" w:sz="0" w:space="0" w:color="auto"/>
            <w:bottom w:val="none" w:sz="0" w:space="0" w:color="auto"/>
            <w:right w:val="none" w:sz="0" w:space="0" w:color="auto"/>
          </w:divBdr>
        </w:div>
        <w:div w:id="821309459">
          <w:marLeft w:val="640"/>
          <w:marRight w:val="0"/>
          <w:marTop w:val="0"/>
          <w:marBottom w:val="0"/>
          <w:divBdr>
            <w:top w:val="none" w:sz="0" w:space="0" w:color="auto"/>
            <w:left w:val="none" w:sz="0" w:space="0" w:color="auto"/>
            <w:bottom w:val="none" w:sz="0" w:space="0" w:color="auto"/>
            <w:right w:val="none" w:sz="0" w:space="0" w:color="auto"/>
          </w:divBdr>
        </w:div>
        <w:div w:id="649335502">
          <w:marLeft w:val="640"/>
          <w:marRight w:val="0"/>
          <w:marTop w:val="0"/>
          <w:marBottom w:val="0"/>
          <w:divBdr>
            <w:top w:val="none" w:sz="0" w:space="0" w:color="auto"/>
            <w:left w:val="none" w:sz="0" w:space="0" w:color="auto"/>
            <w:bottom w:val="none" w:sz="0" w:space="0" w:color="auto"/>
            <w:right w:val="none" w:sz="0" w:space="0" w:color="auto"/>
          </w:divBdr>
        </w:div>
        <w:div w:id="1566139967">
          <w:marLeft w:val="640"/>
          <w:marRight w:val="0"/>
          <w:marTop w:val="0"/>
          <w:marBottom w:val="0"/>
          <w:divBdr>
            <w:top w:val="none" w:sz="0" w:space="0" w:color="auto"/>
            <w:left w:val="none" w:sz="0" w:space="0" w:color="auto"/>
            <w:bottom w:val="none" w:sz="0" w:space="0" w:color="auto"/>
            <w:right w:val="none" w:sz="0" w:space="0" w:color="auto"/>
          </w:divBdr>
        </w:div>
        <w:div w:id="661468973">
          <w:marLeft w:val="640"/>
          <w:marRight w:val="0"/>
          <w:marTop w:val="0"/>
          <w:marBottom w:val="0"/>
          <w:divBdr>
            <w:top w:val="none" w:sz="0" w:space="0" w:color="auto"/>
            <w:left w:val="none" w:sz="0" w:space="0" w:color="auto"/>
            <w:bottom w:val="none" w:sz="0" w:space="0" w:color="auto"/>
            <w:right w:val="none" w:sz="0" w:space="0" w:color="auto"/>
          </w:divBdr>
        </w:div>
        <w:div w:id="676423471">
          <w:marLeft w:val="640"/>
          <w:marRight w:val="0"/>
          <w:marTop w:val="0"/>
          <w:marBottom w:val="0"/>
          <w:divBdr>
            <w:top w:val="none" w:sz="0" w:space="0" w:color="auto"/>
            <w:left w:val="none" w:sz="0" w:space="0" w:color="auto"/>
            <w:bottom w:val="none" w:sz="0" w:space="0" w:color="auto"/>
            <w:right w:val="none" w:sz="0" w:space="0" w:color="auto"/>
          </w:divBdr>
        </w:div>
        <w:div w:id="117383977">
          <w:marLeft w:val="640"/>
          <w:marRight w:val="0"/>
          <w:marTop w:val="0"/>
          <w:marBottom w:val="0"/>
          <w:divBdr>
            <w:top w:val="none" w:sz="0" w:space="0" w:color="auto"/>
            <w:left w:val="none" w:sz="0" w:space="0" w:color="auto"/>
            <w:bottom w:val="none" w:sz="0" w:space="0" w:color="auto"/>
            <w:right w:val="none" w:sz="0" w:space="0" w:color="auto"/>
          </w:divBdr>
        </w:div>
        <w:div w:id="463739561">
          <w:marLeft w:val="640"/>
          <w:marRight w:val="0"/>
          <w:marTop w:val="0"/>
          <w:marBottom w:val="0"/>
          <w:divBdr>
            <w:top w:val="none" w:sz="0" w:space="0" w:color="auto"/>
            <w:left w:val="none" w:sz="0" w:space="0" w:color="auto"/>
            <w:bottom w:val="none" w:sz="0" w:space="0" w:color="auto"/>
            <w:right w:val="none" w:sz="0" w:space="0" w:color="auto"/>
          </w:divBdr>
        </w:div>
        <w:div w:id="1211380131">
          <w:marLeft w:val="640"/>
          <w:marRight w:val="0"/>
          <w:marTop w:val="0"/>
          <w:marBottom w:val="0"/>
          <w:divBdr>
            <w:top w:val="none" w:sz="0" w:space="0" w:color="auto"/>
            <w:left w:val="none" w:sz="0" w:space="0" w:color="auto"/>
            <w:bottom w:val="none" w:sz="0" w:space="0" w:color="auto"/>
            <w:right w:val="none" w:sz="0" w:space="0" w:color="auto"/>
          </w:divBdr>
        </w:div>
      </w:divsChild>
    </w:div>
    <w:div w:id="1146823757">
      <w:bodyDiv w:val="1"/>
      <w:marLeft w:val="0"/>
      <w:marRight w:val="0"/>
      <w:marTop w:val="0"/>
      <w:marBottom w:val="0"/>
      <w:divBdr>
        <w:top w:val="none" w:sz="0" w:space="0" w:color="auto"/>
        <w:left w:val="none" w:sz="0" w:space="0" w:color="auto"/>
        <w:bottom w:val="none" w:sz="0" w:space="0" w:color="auto"/>
        <w:right w:val="none" w:sz="0" w:space="0" w:color="auto"/>
      </w:divBdr>
      <w:divsChild>
        <w:div w:id="1313830180">
          <w:marLeft w:val="640"/>
          <w:marRight w:val="0"/>
          <w:marTop w:val="0"/>
          <w:marBottom w:val="0"/>
          <w:divBdr>
            <w:top w:val="none" w:sz="0" w:space="0" w:color="auto"/>
            <w:left w:val="none" w:sz="0" w:space="0" w:color="auto"/>
            <w:bottom w:val="none" w:sz="0" w:space="0" w:color="auto"/>
            <w:right w:val="none" w:sz="0" w:space="0" w:color="auto"/>
          </w:divBdr>
        </w:div>
        <w:div w:id="757555243">
          <w:marLeft w:val="640"/>
          <w:marRight w:val="0"/>
          <w:marTop w:val="0"/>
          <w:marBottom w:val="0"/>
          <w:divBdr>
            <w:top w:val="none" w:sz="0" w:space="0" w:color="auto"/>
            <w:left w:val="none" w:sz="0" w:space="0" w:color="auto"/>
            <w:bottom w:val="none" w:sz="0" w:space="0" w:color="auto"/>
            <w:right w:val="none" w:sz="0" w:space="0" w:color="auto"/>
          </w:divBdr>
        </w:div>
        <w:div w:id="757751207">
          <w:marLeft w:val="640"/>
          <w:marRight w:val="0"/>
          <w:marTop w:val="0"/>
          <w:marBottom w:val="0"/>
          <w:divBdr>
            <w:top w:val="none" w:sz="0" w:space="0" w:color="auto"/>
            <w:left w:val="none" w:sz="0" w:space="0" w:color="auto"/>
            <w:bottom w:val="none" w:sz="0" w:space="0" w:color="auto"/>
            <w:right w:val="none" w:sz="0" w:space="0" w:color="auto"/>
          </w:divBdr>
        </w:div>
        <w:div w:id="506675238">
          <w:marLeft w:val="640"/>
          <w:marRight w:val="0"/>
          <w:marTop w:val="0"/>
          <w:marBottom w:val="0"/>
          <w:divBdr>
            <w:top w:val="none" w:sz="0" w:space="0" w:color="auto"/>
            <w:left w:val="none" w:sz="0" w:space="0" w:color="auto"/>
            <w:bottom w:val="none" w:sz="0" w:space="0" w:color="auto"/>
            <w:right w:val="none" w:sz="0" w:space="0" w:color="auto"/>
          </w:divBdr>
        </w:div>
        <w:div w:id="68037232">
          <w:marLeft w:val="640"/>
          <w:marRight w:val="0"/>
          <w:marTop w:val="0"/>
          <w:marBottom w:val="0"/>
          <w:divBdr>
            <w:top w:val="none" w:sz="0" w:space="0" w:color="auto"/>
            <w:left w:val="none" w:sz="0" w:space="0" w:color="auto"/>
            <w:bottom w:val="none" w:sz="0" w:space="0" w:color="auto"/>
            <w:right w:val="none" w:sz="0" w:space="0" w:color="auto"/>
          </w:divBdr>
        </w:div>
        <w:div w:id="230972730">
          <w:marLeft w:val="640"/>
          <w:marRight w:val="0"/>
          <w:marTop w:val="0"/>
          <w:marBottom w:val="0"/>
          <w:divBdr>
            <w:top w:val="none" w:sz="0" w:space="0" w:color="auto"/>
            <w:left w:val="none" w:sz="0" w:space="0" w:color="auto"/>
            <w:bottom w:val="none" w:sz="0" w:space="0" w:color="auto"/>
            <w:right w:val="none" w:sz="0" w:space="0" w:color="auto"/>
          </w:divBdr>
        </w:div>
        <w:div w:id="2068406544">
          <w:marLeft w:val="640"/>
          <w:marRight w:val="0"/>
          <w:marTop w:val="0"/>
          <w:marBottom w:val="0"/>
          <w:divBdr>
            <w:top w:val="none" w:sz="0" w:space="0" w:color="auto"/>
            <w:left w:val="none" w:sz="0" w:space="0" w:color="auto"/>
            <w:bottom w:val="none" w:sz="0" w:space="0" w:color="auto"/>
            <w:right w:val="none" w:sz="0" w:space="0" w:color="auto"/>
          </w:divBdr>
        </w:div>
        <w:div w:id="1554777038">
          <w:marLeft w:val="640"/>
          <w:marRight w:val="0"/>
          <w:marTop w:val="0"/>
          <w:marBottom w:val="0"/>
          <w:divBdr>
            <w:top w:val="none" w:sz="0" w:space="0" w:color="auto"/>
            <w:left w:val="none" w:sz="0" w:space="0" w:color="auto"/>
            <w:bottom w:val="none" w:sz="0" w:space="0" w:color="auto"/>
            <w:right w:val="none" w:sz="0" w:space="0" w:color="auto"/>
          </w:divBdr>
        </w:div>
        <w:div w:id="2147163084">
          <w:marLeft w:val="640"/>
          <w:marRight w:val="0"/>
          <w:marTop w:val="0"/>
          <w:marBottom w:val="0"/>
          <w:divBdr>
            <w:top w:val="none" w:sz="0" w:space="0" w:color="auto"/>
            <w:left w:val="none" w:sz="0" w:space="0" w:color="auto"/>
            <w:bottom w:val="none" w:sz="0" w:space="0" w:color="auto"/>
            <w:right w:val="none" w:sz="0" w:space="0" w:color="auto"/>
          </w:divBdr>
        </w:div>
        <w:div w:id="197744502">
          <w:marLeft w:val="640"/>
          <w:marRight w:val="0"/>
          <w:marTop w:val="0"/>
          <w:marBottom w:val="0"/>
          <w:divBdr>
            <w:top w:val="none" w:sz="0" w:space="0" w:color="auto"/>
            <w:left w:val="none" w:sz="0" w:space="0" w:color="auto"/>
            <w:bottom w:val="none" w:sz="0" w:space="0" w:color="auto"/>
            <w:right w:val="none" w:sz="0" w:space="0" w:color="auto"/>
          </w:divBdr>
        </w:div>
        <w:div w:id="231162344">
          <w:marLeft w:val="640"/>
          <w:marRight w:val="0"/>
          <w:marTop w:val="0"/>
          <w:marBottom w:val="0"/>
          <w:divBdr>
            <w:top w:val="none" w:sz="0" w:space="0" w:color="auto"/>
            <w:left w:val="none" w:sz="0" w:space="0" w:color="auto"/>
            <w:bottom w:val="none" w:sz="0" w:space="0" w:color="auto"/>
            <w:right w:val="none" w:sz="0" w:space="0" w:color="auto"/>
          </w:divBdr>
        </w:div>
        <w:div w:id="895699168">
          <w:marLeft w:val="640"/>
          <w:marRight w:val="0"/>
          <w:marTop w:val="0"/>
          <w:marBottom w:val="0"/>
          <w:divBdr>
            <w:top w:val="none" w:sz="0" w:space="0" w:color="auto"/>
            <w:left w:val="none" w:sz="0" w:space="0" w:color="auto"/>
            <w:bottom w:val="none" w:sz="0" w:space="0" w:color="auto"/>
            <w:right w:val="none" w:sz="0" w:space="0" w:color="auto"/>
          </w:divBdr>
        </w:div>
        <w:div w:id="1898393425">
          <w:marLeft w:val="640"/>
          <w:marRight w:val="0"/>
          <w:marTop w:val="0"/>
          <w:marBottom w:val="0"/>
          <w:divBdr>
            <w:top w:val="none" w:sz="0" w:space="0" w:color="auto"/>
            <w:left w:val="none" w:sz="0" w:space="0" w:color="auto"/>
            <w:bottom w:val="none" w:sz="0" w:space="0" w:color="auto"/>
            <w:right w:val="none" w:sz="0" w:space="0" w:color="auto"/>
          </w:divBdr>
        </w:div>
        <w:div w:id="1180699452">
          <w:marLeft w:val="640"/>
          <w:marRight w:val="0"/>
          <w:marTop w:val="0"/>
          <w:marBottom w:val="0"/>
          <w:divBdr>
            <w:top w:val="none" w:sz="0" w:space="0" w:color="auto"/>
            <w:left w:val="none" w:sz="0" w:space="0" w:color="auto"/>
            <w:bottom w:val="none" w:sz="0" w:space="0" w:color="auto"/>
            <w:right w:val="none" w:sz="0" w:space="0" w:color="auto"/>
          </w:divBdr>
        </w:div>
        <w:div w:id="1884242856">
          <w:marLeft w:val="640"/>
          <w:marRight w:val="0"/>
          <w:marTop w:val="0"/>
          <w:marBottom w:val="0"/>
          <w:divBdr>
            <w:top w:val="none" w:sz="0" w:space="0" w:color="auto"/>
            <w:left w:val="none" w:sz="0" w:space="0" w:color="auto"/>
            <w:bottom w:val="none" w:sz="0" w:space="0" w:color="auto"/>
            <w:right w:val="none" w:sz="0" w:space="0" w:color="auto"/>
          </w:divBdr>
        </w:div>
        <w:div w:id="614796606">
          <w:marLeft w:val="640"/>
          <w:marRight w:val="0"/>
          <w:marTop w:val="0"/>
          <w:marBottom w:val="0"/>
          <w:divBdr>
            <w:top w:val="none" w:sz="0" w:space="0" w:color="auto"/>
            <w:left w:val="none" w:sz="0" w:space="0" w:color="auto"/>
            <w:bottom w:val="none" w:sz="0" w:space="0" w:color="auto"/>
            <w:right w:val="none" w:sz="0" w:space="0" w:color="auto"/>
          </w:divBdr>
        </w:div>
        <w:div w:id="1650285786">
          <w:marLeft w:val="640"/>
          <w:marRight w:val="0"/>
          <w:marTop w:val="0"/>
          <w:marBottom w:val="0"/>
          <w:divBdr>
            <w:top w:val="none" w:sz="0" w:space="0" w:color="auto"/>
            <w:left w:val="none" w:sz="0" w:space="0" w:color="auto"/>
            <w:bottom w:val="none" w:sz="0" w:space="0" w:color="auto"/>
            <w:right w:val="none" w:sz="0" w:space="0" w:color="auto"/>
          </w:divBdr>
        </w:div>
        <w:div w:id="1220899580">
          <w:marLeft w:val="640"/>
          <w:marRight w:val="0"/>
          <w:marTop w:val="0"/>
          <w:marBottom w:val="0"/>
          <w:divBdr>
            <w:top w:val="none" w:sz="0" w:space="0" w:color="auto"/>
            <w:left w:val="none" w:sz="0" w:space="0" w:color="auto"/>
            <w:bottom w:val="none" w:sz="0" w:space="0" w:color="auto"/>
            <w:right w:val="none" w:sz="0" w:space="0" w:color="auto"/>
          </w:divBdr>
        </w:div>
        <w:div w:id="1799031157">
          <w:marLeft w:val="640"/>
          <w:marRight w:val="0"/>
          <w:marTop w:val="0"/>
          <w:marBottom w:val="0"/>
          <w:divBdr>
            <w:top w:val="none" w:sz="0" w:space="0" w:color="auto"/>
            <w:left w:val="none" w:sz="0" w:space="0" w:color="auto"/>
            <w:bottom w:val="none" w:sz="0" w:space="0" w:color="auto"/>
            <w:right w:val="none" w:sz="0" w:space="0" w:color="auto"/>
          </w:divBdr>
        </w:div>
        <w:div w:id="200017571">
          <w:marLeft w:val="640"/>
          <w:marRight w:val="0"/>
          <w:marTop w:val="0"/>
          <w:marBottom w:val="0"/>
          <w:divBdr>
            <w:top w:val="none" w:sz="0" w:space="0" w:color="auto"/>
            <w:left w:val="none" w:sz="0" w:space="0" w:color="auto"/>
            <w:bottom w:val="none" w:sz="0" w:space="0" w:color="auto"/>
            <w:right w:val="none" w:sz="0" w:space="0" w:color="auto"/>
          </w:divBdr>
        </w:div>
        <w:div w:id="176114339">
          <w:marLeft w:val="640"/>
          <w:marRight w:val="0"/>
          <w:marTop w:val="0"/>
          <w:marBottom w:val="0"/>
          <w:divBdr>
            <w:top w:val="none" w:sz="0" w:space="0" w:color="auto"/>
            <w:left w:val="none" w:sz="0" w:space="0" w:color="auto"/>
            <w:bottom w:val="none" w:sz="0" w:space="0" w:color="auto"/>
            <w:right w:val="none" w:sz="0" w:space="0" w:color="auto"/>
          </w:divBdr>
        </w:div>
        <w:div w:id="2127502742">
          <w:marLeft w:val="640"/>
          <w:marRight w:val="0"/>
          <w:marTop w:val="0"/>
          <w:marBottom w:val="0"/>
          <w:divBdr>
            <w:top w:val="none" w:sz="0" w:space="0" w:color="auto"/>
            <w:left w:val="none" w:sz="0" w:space="0" w:color="auto"/>
            <w:bottom w:val="none" w:sz="0" w:space="0" w:color="auto"/>
            <w:right w:val="none" w:sz="0" w:space="0" w:color="auto"/>
          </w:divBdr>
        </w:div>
        <w:div w:id="341249559">
          <w:marLeft w:val="640"/>
          <w:marRight w:val="0"/>
          <w:marTop w:val="0"/>
          <w:marBottom w:val="0"/>
          <w:divBdr>
            <w:top w:val="none" w:sz="0" w:space="0" w:color="auto"/>
            <w:left w:val="none" w:sz="0" w:space="0" w:color="auto"/>
            <w:bottom w:val="none" w:sz="0" w:space="0" w:color="auto"/>
            <w:right w:val="none" w:sz="0" w:space="0" w:color="auto"/>
          </w:divBdr>
        </w:div>
        <w:div w:id="1253975820">
          <w:marLeft w:val="640"/>
          <w:marRight w:val="0"/>
          <w:marTop w:val="0"/>
          <w:marBottom w:val="0"/>
          <w:divBdr>
            <w:top w:val="none" w:sz="0" w:space="0" w:color="auto"/>
            <w:left w:val="none" w:sz="0" w:space="0" w:color="auto"/>
            <w:bottom w:val="none" w:sz="0" w:space="0" w:color="auto"/>
            <w:right w:val="none" w:sz="0" w:space="0" w:color="auto"/>
          </w:divBdr>
        </w:div>
        <w:div w:id="540870889">
          <w:marLeft w:val="640"/>
          <w:marRight w:val="0"/>
          <w:marTop w:val="0"/>
          <w:marBottom w:val="0"/>
          <w:divBdr>
            <w:top w:val="none" w:sz="0" w:space="0" w:color="auto"/>
            <w:left w:val="none" w:sz="0" w:space="0" w:color="auto"/>
            <w:bottom w:val="none" w:sz="0" w:space="0" w:color="auto"/>
            <w:right w:val="none" w:sz="0" w:space="0" w:color="auto"/>
          </w:divBdr>
        </w:div>
        <w:div w:id="1227498554">
          <w:marLeft w:val="640"/>
          <w:marRight w:val="0"/>
          <w:marTop w:val="0"/>
          <w:marBottom w:val="0"/>
          <w:divBdr>
            <w:top w:val="none" w:sz="0" w:space="0" w:color="auto"/>
            <w:left w:val="none" w:sz="0" w:space="0" w:color="auto"/>
            <w:bottom w:val="none" w:sz="0" w:space="0" w:color="auto"/>
            <w:right w:val="none" w:sz="0" w:space="0" w:color="auto"/>
          </w:divBdr>
        </w:div>
        <w:div w:id="1470786159">
          <w:marLeft w:val="640"/>
          <w:marRight w:val="0"/>
          <w:marTop w:val="0"/>
          <w:marBottom w:val="0"/>
          <w:divBdr>
            <w:top w:val="none" w:sz="0" w:space="0" w:color="auto"/>
            <w:left w:val="none" w:sz="0" w:space="0" w:color="auto"/>
            <w:bottom w:val="none" w:sz="0" w:space="0" w:color="auto"/>
            <w:right w:val="none" w:sz="0" w:space="0" w:color="auto"/>
          </w:divBdr>
        </w:div>
        <w:div w:id="1761489129">
          <w:marLeft w:val="640"/>
          <w:marRight w:val="0"/>
          <w:marTop w:val="0"/>
          <w:marBottom w:val="0"/>
          <w:divBdr>
            <w:top w:val="none" w:sz="0" w:space="0" w:color="auto"/>
            <w:left w:val="none" w:sz="0" w:space="0" w:color="auto"/>
            <w:bottom w:val="none" w:sz="0" w:space="0" w:color="auto"/>
            <w:right w:val="none" w:sz="0" w:space="0" w:color="auto"/>
          </w:divBdr>
        </w:div>
        <w:div w:id="1859198540">
          <w:marLeft w:val="640"/>
          <w:marRight w:val="0"/>
          <w:marTop w:val="0"/>
          <w:marBottom w:val="0"/>
          <w:divBdr>
            <w:top w:val="none" w:sz="0" w:space="0" w:color="auto"/>
            <w:left w:val="none" w:sz="0" w:space="0" w:color="auto"/>
            <w:bottom w:val="none" w:sz="0" w:space="0" w:color="auto"/>
            <w:right w:val="none" w:sz="0" w:space="0" w:color="auto"/>
          </w:divBdr>
        </w:div>
        <w:div w:id="372730733">
          <w:marLeft w:val="640"/>
          <w:marRight w:val="0"/>
          <w:marTop w:val="0"/>
          <w:marBottom w:val="0"/>
          <w:divBdr>
            <w:top w:val="none" w:sz="0" w:space="0" w:color="auto"/>
            <w:left w:val="none" w:sz="0" w:space="0" w:color="auto"/>
            <w:bottom w:val="none" w:sz="0" w:space="0" w:color="auto"/>
            <w:right w:val="none" w:sz="0" w:space="0" w:color="auto"/>
          </w:divBdr>
        </w:div>
        <w:div w:id="1391223344">
          <w:marLeft w:val="640"/>
          <w:marRight w:val="0"/>
          <w:marTop w:val="0"/>
          <w:marBottom w:val="0"/>
          <w:divBdr>
            <w:top w:val="none" w:sz="0" w:space="0" w:color="auto"/>
            <w:left w:val="none" w:sz="0" w:space="0" w:color="auto"/>
            <w:bottom w:val="none" w:sz="0" w:space="0" w:color="auto"/>
            <w:right w:val="none" w:sz="0" w:space="0" w:color="auto"/>
          </w:divBdr>
        </w:div>
        <w:div w:id="1837111881">
          <w:marLeft w:val="640"/>
          <w:marRight w:val="0"/>
          <w:marTop w:val="0"/>
          <w:marBottom w:val="0"/>
          <w:divBdr>
            <w:top w:val="none" w:sz="0" w:space="0" w:color="auto"/>
            <w:left w:val="none" w:sz="0" w:space="0" w:color="auto"/>
            <w:bottom w:val="none" w:sz="0" w:space="0" w:color="auto"/>
            <w:right w:val="none" w:sz="0" w:space="0" w:color="auto"/>
          </w:divBdr>
        </w:div>
        <w:div w:id="1910310057">
          <w:marLeft w:val="640"/>
          <w:marRight w:val="0"/>
          <w:marTop w:val="0"/>
          <w:marBottom w:val="0"/>
          <w:divBdr>
            <w:top w:val="none" w:sz="0" w:space="0" w:color="auto"/>
            <w:left w:val="none" w:sz="0" w:space="0" w:color="auto"/>
            <w:bottom w:val="none" w:sz="0" w:space="0" w:color="auto"/>
            <w:right w:val="none" w:sz="0" w:space="0" w:color="auto"/>
          </w:divBdr>
        </w:div>
        <w:div w:id="74399647">
          <w:marLeft w:val="640"/>
          <w:marRight w:val="0"/>
          <w:marTop w:val="0"/>
          <w:marBottom w:val="0"/>
          <w:divBdr>
            <w:top w:val="none" w:sz="0" w:space="0" w:color="auto"/>
            <w:left w:val="none" w:sz="0" w:space="0" w:color="auto"/>
            <w:bottom w:val="none" w:sz="0" w:space="0" w:color="auto"/>
            <w:right w:val="none" w:sz="0" w:space="0" w:color="auto"/>
          </w:divBdr>
        </w:div>
        <w:div w:id="2134445171">
          <w:marLeft w:val="640"/>
          <w:marRight w:val="0"/>
          <w:marTop w:val="0"/>
          <w:marBottom w:val="0"/>
          <w:divBdr>
            <w:top w:val="none" w:sz="0" w:space="0" w:color="auto"/>
            <w:left w:val="none" w:sz="0" w:space="0" w:color="auto"/>
            <w:bottom w:val="none" w:sz="0" w:space="0" w:color="auto"/>
            <w:right w:val="none" w:sz="0" w:space="0" w:color="auto"/>
          </w:divBdr>
        </w:div>
        <w:div w:id="837966366">
          <w:marLeft w:val="640"/>
          <w:marRight w:val="0"/>
          <w:marTop w:val="0"/>
          <w:marBottom w:val="0"/>
          <w:divBdr>
            <w:top w:val="none" w:sz="0" w:space="0" w:color="auto"/>
            <w:left w:val="none" w:sz="0" w:space="0" w:color="auto"/>
            <w:bottom w:val="none" w:sz="0" w:space="0" w:color="auto"/>
            <w:right w:val="none" w:sz="0" w:space="0" w:color="auto"/>
          </w:divBdr>
        </w:div>
        <w:div w:id="592007254">
          <w:marLeft w:val="640"/>
          <w:marRight w:val="0"/>
          <w:marTop w:val="0"/>
          <w:marBottom w:val="0"/>
          <w:divBdr>
            <w:top w:val="none" w:sz="0" w:space="0" w:color="auto"/>
            <w:left w:val="none" w:sz="0" w:space="0" w:color="auto"/>
            <w:bottom w:val="none" w:sz="0" w:space="0" w:color="auto"/>
            <w:right w:val="none" w:sz="0" w:space="0" w:color="auto"/>
          </w:divBdr>
        </w:div>
        <w:div w:id="1059939850">
          <w:marLeft w:val="640"/>
          <w:marRight w:val="0"/>
          <w:marTop w:val="0"/>
          <w:marBottom w:val="0"/>
          <w:divBdr>
            <w:top w:val="none" w:sz="0" w:space="0" w:color="auto"/>
            <w:left w:val="none" w:sz="0" w:space="0" w:color="auto"/>
            <w:bottom w:val="none" w:sz="0" w:space="0" w:color="auto"/>
            <w:right w:val="none" w:sz="0" w:space="0" w:color="auto"/>
          </w:divBdr>
        </w:div>
        <w:div w:id="1010644363">
          <w:marLeft w:val="640"/>
          <w:marRight w:val="0"/>
          <w:marTop w:val="0"/>
          <w:marBottom w:val="0"/>
          <w:divBdr>
            <w:top w:val="none" w:sz="0" w:space="0" w:color="auto"/>
            <w:left w:val="none" w:sz="0" w:space="0" w:color="auto"/>
            <w:bottom w:val="none" w:sz="0" w:space="0" w:color="auto"/>
            <w:right w:val="none" w:sz="0" w:space="0" w:color="auto"/>
          </w:divBdr>
        </w:div>
        <w:div w:id="1983533422">
          <w:marLeft w:val="640"/>
          <w:marRight w:val="0"/>
          <w:marTop w:val="0"/>
          <w:marBottom w:val="0"/>
          <w:divBdr>
            <w:top w:val="none" w:sz="0" w:space="0" w:color="auto"/>
            <w:left w:val="none" w:sz="0" w:space="0" w:color="auto"/>
            <w:bottom w:val="none" w:sz="0" w:space="0" w:color="auto"/>
            <w:right w:val="none" w:sz="0" w:space="0" w:color="auto"/>
          </w:divBdr>
        </w:div>
        <w:div w:id="591863754">
          <w:marLeft w:val="640"/>
          <w:marRight w:val="0"/>
          <w:marTop w:val="0"/>
          <w:marBottom w:val="0"/>
          <w:divBdr>
            <w:top w:val="none" w:sz="0" w:space="0" w:color="auto"/>
            <w:left w:val="none" w:sz="0" w:space="0" w:color="auto"/>
            <w:bottom w:val="none" w:sz="0" w:space="0" w:color="auto"/>
            <w:right w:val="none" w:sz="0" w:space="0" w:color="auto"/>
          </w:divBdr>
        </w:div>
        <w:div w:id="1880121133">
          <w:marLeft w:val="640"/>
          <w:marRight w:val="0"/>
          <w:marTop w:val="0"/>
          <w:marBottom w:val="0"/>
          <w:divBdr>
            <w:top w:val="none" w:sz="0" w:space="0" w:color="auto"/>
            <w:left w:val="none" w:sz="0" w:space="0" w:color="auto"/>
            <w:bottom w:val="none" w:sz="0" w:space="0" w:color="auto"/>
            <w:right w:val="none" w:sz="0" w:space="0" w:color="auto"/>
          </w:divBdr>
        </w:div>
        <w:div w:id="939292707">
          <w:marLeft w:val="640"/>
          <w:marRight w:val="0"/>
          <w:marTop w:val="0"/>
          <w:marBottom w:val="0"/>
          <w:divBdr>
            <w:top w:val="none" w:sz="0" w:space="0" w:color="auto"/>
            <w:left w:val="none" w:sz="0" w:space="0" w:color="auto"/>
            <w:bottom w:val="none" w:sz="0" w:space="0" w:color="auto"/>
            <w:right w:val="none" w:sz="0" w:space="0" w:color="auto"/>
          </w:divBdr>
        </w:div>
      </w:divsChild>
    </w:div>
    <w:div w:id="1148129597">
      <w:bodyDiv w:val="1"/>
      <w:marLeft w:val="0"/>
      <w:marRight w:val="0"/>
      <w:marTop w:val="0"/>
      <w:marBottom w:val="0"/>
      <w:divBdr>
        <w:top w:val="none" w:sz="0" w:space="0" w:color="auto"/>
        <w:left w:val="none" w:sz="0" w:space="0" w:color="auto"/>
        <w:bottom w:val="none" w:sz="0" w:space="0" w:color="auto"/>
        <w:right w:val="none" w:sz="0" w:space="0" w:color="auto"/>
      </w:divBdr>
      <w:divsChild>
        <w:div w:id="1480465344">
          <w:marLeft w:val="640"/>
          <w:marRight w:val="0"/>
          <w:marTop w:val="0"/>
          <w:marBottom w:val="0"/>
          <w:divBdr>
            <w:top w:val="none" w:sz="0" w:space="0" w:color="auto"/>
            <w:left w:val="none" w:sz="0" w:space="0" w:color="auto"/>
            <w:bottom w:val="none" w:sz="0" w:space="0" w:color="auto"/>
            <w:right w:val="none" w:sz="0" w:space="0" w:color="auto"/>
          </w:divBdr>
        </w:div>
        <w:div w:id="1466123171">
          <w:marLeft w:val="640"/>
          <w:marRight w:val="0"/>
          <w:marTop w:val="0"/>
          <w:marBottom w:val="0"/>
          <w:divBdr>
            <w:top w:val="none" w:sz="0" w:space="0" w:color="auto"/>
            <w:left w:val="none" w:sz="0" w:space="0" w:color="auto"/>
            <w:bottom w:val="none" w:sz="0" w:space="0" w:color="auto"/>
            <w:right w:val="none" w:sz="0" w:space="0" w:color="auto"/>
          </w:divBdr>
        </w:div>
        <w:div w:id="1486046452">
          <w:marLeft w:val="640"/>
          <w:marRight w:val="0"/>
          <w:marTop w:val="0"/>
          <w:marBottom w:val="0"/>
          <w:divBdr>
            <w:top w:val="none" w:sz="0" w:space="0" w:color="auto"/>
            <w:left w:val="none" w:sz="0" w:space="0" w:color="auto"/>
            <w:bottom w:val="none" w:sz="0" w:space="0" w:color="auto"/>
            <w:right w:val="none" w:sz="0" w:space="0" w:color="auto"/>
          </w:divBdr>
        </w:div>
        <w:div w:id="917831878">
          <w:marLeft w:val="640"/>
          <w:marRight w:val="0"/>
          <w:marTop w:val="0"/>
          <w:marBottom w:val="0"/>
          <w:divBdr>
            <w:top w:val="none" w:sz="0" w:space="0" w:color="auto"/>
            <w:left w:val="none" w:sz="0" w:space="0" w:color="auto"/>
            <w:bottom w:val="none" w:sz="0" w:space="0" w:color="auto"/>
            <w:right w:val="none" w:sz="0" w:space="0" w:color="auto"/>
          </w:divBdr>
        </w:div>
        <w:div w:id="313485097">
          <w:marLeft w:val="640"/>
          <w:marRight w:val="0"/>
          <w:marTop w:val="0"/>
          <w:marBottom w:val="0"/>
          <w:divBdr>
            <w:top w:val="none" w:sz="0" w:space="0" w:color="auto"/>
            <w:left w:val="none" w:sz="0" w:space="0" w:color="auto"/>
            <w:bottom w:val="none" w:sz="0" w:space="0" w:color="auto"/>
            <w:right w:val="none" w:sz="0" w:space="0" w:color="auto"/>
          </w:divBdr>
        </w:div>
        <w:div w:id="30964431">
          <w:marLeft w:val="640"/>
          <w:marRight w:val="0"/>
          <w:marTop w:val="0"/>
          <w:marBottom w:val="0"/>
          <w:divBdr>
            <w:top w:val="none" w:sz="0" w:space="0" w:color="auto"/>
            <w:left w:val="none" w:sz="0" w:space="0" w:color="auto"/>
            <w:bottom w:val="none" w:sz="0" w:space="0" w:color="auto"/>
            <w:right w:val="none" w:sz="0" w:space="0" w:color="auto"/>
          </w:divBdr>
        </w:div>
        <w:div w:id="1980912976">
          <w:marLeft w:val="640"/>
          <w:marRight w:val="0"/>
          <w:marTop w:val="0"/>
          <w:marBottom w:val="0"/>
          <w:divBdr>
            <w:top w:val="none" w:sz="0" w:space="0" w:color="auto"/>
            <w:left w:val="none" w:sz="0" w:space="0" w:color="auto"/>
            <w:bottom w:val="none" w:sz="0" w:space="0" w:color="auto"/>
            <w:right w:val="none" w:sz="0" w:space="0" w:color="auto"/>
          </w:divBdr>
        </w:div>
        <w:div w:id="614217274">
          <w:marLeft w:val="640"/>
          <w:marRight w:val="0"/>
          <w:marTop w:val="0"/>
          <w:marBottom w:val="0"/>
          <w:divBdr>
            <w:top w:val="none" w:sz="0" w:space="0" w:color="auto"/>
            <w:left w:val="none" w:sz="0" w:space="0" w:color="auto"/>
            <w:bottom w:val="none" w:sz="0" w:space="0" w:color="auto"/>
            <w:right w:val="none" w:sz="0" w:space="0" w:color="auto"/>
          </w:divBdr>
        </w:div>
        <w:div w:id="404493224">
          <w:marLeft w:val="640"/>
          <w:marRight w:val="0"/>
          <w:marTop w:val="0"/>
          <w:marBottom w:val="0"/>
          <w:divBdr>
            <w:top w:val="none" w:sz="0" w:space="0" w:color="auto"/>
            <w:left w:val="none" w:sz="0" w:space="0" w:color="auto"/>
            <w:bottom w:val="none" w:sz="0" w:space="0" w:color="auto"/>
            <w:right w:val="none" w:sz="0" w:space="0" w:color="auto"/>
          </w:divBdr>
        </w:div>
        <w:div w:id="1572230060">
          <w:marLeft w:val="640"/>
          <w:marRight w:val="0"/>
          <w:marTop w:val="0"/>
          <w:marBottom w:val="0"/>
          <w:divBdr>
            <w:top w:val="none" w:sz="0" w:space="0" w:color="auto"/>
            <w:left w:val="none" w:sz="0" w:space="0" w:color="auto"/>
            <w:bottom w:val="none" w:sz="0" w:space="0" w:color="auto"/>
            <w:right w:val="none" w:sz="0" w:space="0" w:color="auto"/>
          </w:divBdr>
        </w:div>
        <w:div w:id="1867407475">
          <w:marLeft w:val="640"/>
          <w:marRight w:val="0"/>
          <w:marTop w:val="0"/>
          <w:marBottom w:val="0"/>
          <w:divBdr>
            <w:top w:val="none" w:sz="0" w:space="0" w:color="auto"/>
            <w:left w:val="none" w:sz="0" w:space="0" w:color="auto"/>
            <w:bottom w:val="none" w:sz="0" w:space="0" w:color="auto"/>
            <w:right w:val="none" w:sz="0" w:space="0" w:color="auto"/>
          </w:divBdr>
        </w:div>
        <w:div w:id="236013103">
          <w:marLeft w:val="640"/>
          <w:marRight w:val="0"/>
          <w:marTop w:val="0"/>
          <w:marBottom w:val="0"/>
          <w:divBdr>
            <w:top w:val="none" w:sz="0" w:space="0" w:color="auto"/>
            <w:left w:val="none" w:sz="0" w:space="0" w:color="auto"/>
            <w:bottom w:val="none" w:sz="0" w:space="0" w:color="auto"/>
            <w:right w:val="none" w:sz="0" w:space="0" w:color="auto"/>
          </w:divBdr>
        </w:div>
        <w:div w:id="906109322">
          <w:marLeft w:val="640"/>
          <w:marRight w:val="0"/>
          <w:marTop w:val="0"/>
          <w:marBottom w:val="0"/>
          <w:divBdr>
            <w:top w:val="none" w:sz="0" w:space="0" w:color="auto"/>
            <w:left w:val="none" w:sz="0" w:space="0" w:color="auto"/>
            <w:bottom w:val="none" w:sz="0" w:space="0" w:color="auto"/>
            <w:right w:val="none" w:sz="0" w:space="0" w:color="auto"/>
          </w:divBdr>
        </w:div>
        <w:div w:id="1208184278">
          <w:marLeft w:val="640"/>
          <w:marRight w:val="0"/>
          <w:marTop w:val="0"/>
          <w:marBottom w:val="0"/>
          <w:divBdr>
            <w:top w:val="none" w:sz="0" w:space="0" w:color="auto"/>
            <w:left w:val="none" w:sz="0" w:space="0" w:color="auto"/>
            <w:bottom w:val="none" w:sz="0" w:space="0" w:color="auto"/>
            <w:right w:val="none" w:sz="0" w:space="0" w:color="auto"/>
          </w:divBdr>
        </w:div>
        <w:div w:id="224948864">
          <w:marLeft w:val="640"/>
          <w:marRight w:val="0"/>
          <w:marTop w:val="0"/>
          <w:marBottom w:val="0"/>
          <w:divBdr>
            <w:top w:val="none" w:sz="0" w:space="0" w:color="auto"/>
            <w:left w:val="none" w:sz="0" w:space="0" w:color="auto"/>
            <w:bottom w:val="none" w:sz="0" w:space="0" w:color="auto"/>
            <w:right w:val="none" w:sz="0" w:space="0" w:color="auto"/>
          </w:divBdr>
        </w:div>
        <w:div w:id="1690792478">
          <w:marLeft w:val="640"/>
          <w:marRight w:val="0"/>
          <w:marTop w:val="0"/>
          <w:marBottom w:val="0"/>
          <w:divBdr>
            <w:top w:val="none" w:sz="0" w:space="0" w:color="auto"/>
            <w:left w:val="none" w:sz="0" w:space="0" w:color="auto"/>
            <w:bottom w:val="none" w:sz="0" w:space="0" w:color="auto"/>
            <w:right w:val="none" w:sz="0" w:space="0" w:color="auto"/>
          </w:divBdr>
        </w:div>
        <w:div w:id="95249146">
          <w:marLeft w:val="640"/>
          <w:marRight w:val="0"/>
          <w:marTop w:val="0"/>
          <w:marBottom w:val="0"/>
          <w:divBdr>
            <w:top w:val="none" w:sz="0" w:space="0" w:color="auto"/>
            <w:left w:val="none" w:sz="0" w:space="0" w:color="auto"/>
            <w:bottom w:val="none" w:sz="0" w:space="0" w:color="auto"/>
            <w:right w:val="none" w:sz="0" w:space="0" w:color="auto"/>
          </w:divBdr>
        </w:div>
        <w:div w:id="41635840">
          <w:marLeft w:val="640"/>
          <w:marRight w:val="0"/>
          <w:marTop w:val="0"/>
          <w:marBottom w:val="0"/>
          <w:divBdr>
            <w:top w:val="none" w:sz="0" w:space="0" w:color="auto"/>
            <w:left w:val="none" w:sz="0" w:space="0" w:color="auto"/>
            <w:bottom w:val="none" w:sz="0" w:space="0" w:color="auto"/>
            <w:right w:val="none" w:sz="0" w:space="0" w:color="auto"/>
          </w:divBdr>
        </w:div>
        <w:div w:id="1602252622">
          <w:marLeft w:val="640"/>
          <w:marRight w:val="0"/>
          <w:marTop w:val="0"/>
          <w:marBottom w:val="0"/>
          <w:divBdr>
            <w:top w:val="none" w:sz="0" w:space="0" w:color="auto"/>
            <w:left w:val="none" w:sz="0" w:space="0" w:color="auto"/>
            <w:bottom w:val="none" w:sz="0" w:space="0" w:color="auto"/>
            <w:right w:val="none" w:sz="0" w:space="0" w:color="auto"/>
          </w:divBdr>
        </w:div>
        <w:div w:id="1272862753">
          <w:marLeft w:val="640"/>
          <w:marRight w:val="0"/>
          <w:marTop w:val="0"/>
          <w:marBottom w:val="0"/>
          <w:divBdr>
            <w:top w:val="none" w:sz="0" w:space="0" w:color="auto"/>
            <w:left w:val="none" w:sz="0" w:space="0" w:color="auto"/>
            <w:bottom w:val="none" w:sz="0" w:space="0" w:color="auto"/>
            <w:right w:val="none" w:sz="0" w:space="0" w:color="auto"/>
          </w:divBdr>
        </w:div>
        <w:div w:id="159739794">
          <w:marLeft w:val="640"/>
          <w:marRight w:val="0"/>
          <w:marTop w:val="0"/>
          <w:marBottom w:val="0"/>
          <w:divBdr>
            <w:top w:val="none" w:sz="0" w:space="0" w:color="auto"/>
            <w:left w:val="none" w:sz="0" w:space="0" w:color="auto"/>
            <w:bottom w:val="none" w:sz="0" w:space="0" w:color="auto"/>
            <w:right w:val="none" w:sz="0" w:space="0" w:color="auto"/>
          </w:divBdr>
        </w:div>
        <w:div w:id="1721512534">
          <w:marLeft w:val="640"/>
          <w:marRight w:val="0"/>
          <w:marTop w:val="0"/>
          <w:marBottom w:val="0"/>
          <w:divBdr>
            <w:top w:val="none" w:sz="0" w:space="0" w:color="auto"/>
            <w:left w:val="none" w:sz="0" w:space="0" w:color="auto"/>
            <w:bottom w:val="none" w:sz="0" w:space="0" w:color="auto"/>
            <w:right w:val="none" w:sz="0" w:space="0" w:color="auto"/>
          </w:divBdr>
        </w:div>
        <w:div w:id="1215854008">
          <w:marLeft w:val="640"/>
          <w:marRight w:val="0"/>
          <w:marTop w:val="0"/>
          <w:marBottom w:val="0"/>
          <w:divBdr>
            <w:top w:val="none" w:sz="0" w:space="0" w:color="auto"/>
            <w:left w:val="none" w:sz="0" w:space="0" w:color="auto"/>
            <w:bottom w:val="none" w:sz="0" w:space="0" w:color="auto"/>
            <w:right w:val="none" w:sz="0" w:space="0" w:color="auto"/>
          </w:divBdr>
        </w:div>
        <w:div w:id="1681545975">
          <w:marLeft w:val="640"/>
          <w:marRight w:val="0"/>
          <w:marTop w:val="0"/>
          <w:marBottom w:val="0"/>
          <w:divBdr>
            <w:top w:val="none" w:sz="0" w:space="0" w:color="auto"/>
            <w:left w:val="none" w:sz="0" w:space="0" w:color="auto"/>
            <w:bottom w:val="none" w:sz="0" w:space="0" w:color="auto"/>
            <w:right w:val="none" w:sz="0" w:space="0" w:color="auto"/>
          </w:divBdr>
        </w:div>
        <w:div w:id="686368623">
          <w:marLeft w:val="640"/>
          <w:marRight w:val="0"/>
          <w:marTop w:val="0"/>
          <w:marBottom w:val="0"/>
          <w:divBdr>
            <w:top w:val="none" w:sz="0" w:space="0" w:color="auto"/>
            <w:left w:val="none" w:sz="0" w:space="0" w:color="auto"/>
            <w:bottom w:val="none" w:sz="0" w:space="0" w:color="auto"/>
            <w:right w:val="none" w:sz="0" w:space="0" w:color="auto"/>
          </w:divBdr>
        </w:div>
        <w:div w:id="2102682259">
          <w:marLeft w:val="640"/>
          <w:marRight w:val="0"/>
          <w:marTop w:val="0"/>
          <w:marBottom w:val="0"/>
          <w:divBdr>
            <w:top w:val="none" w:sz="0" w:space="0" w:color="auto"/>
            <w:left w:val="none" w:sz="0" w:space="0" w:color="auto"/>
            <w:bottom w:val="none" w:sz="0" w:space="0" w:color="auto"/>
            <w:right w:val="none" w:sz="0" w:space="0" w:color="auto"/>
          </w:divBdr>
        </w:div>
        <w:div w:id="209339368">
          <w:marLeft w:val="640"/>
          <w:marRight w:val="0"/>
          <w:marTop w:val="0"/>
          <w:marBottom w:val="0"/>
          <w:divBdr>
            <w:top w:val="none" w:sz="0" w:space="0" w:color="auto"/>
            <w:left w:val="none" w:sz="0" w:space="0" w:color="auto"/>
            <w:bottom w:val="none" w:sz="0" w:space="0" w:color="auto"/>
            <w:right w:val="none" w:sz="0" w:space="0" w:color="auto"/>
          </w:divBdr>
        </w:div>
        <w:div w:id="1342121308">
          <w:marLeft w:val="640"/>
          <w:marRight w:val="0"/>
          <w:marTop w:val="0"/>
          <w:marBottom w:val="0"/>
          <w:divBdr>
            <w:top w:val="none" w:sz="0" w:space="0" w:color="auto"/>
            <w:left w:val="none" w:sz="0" w:space="0" w:color="auto"/>
            <w:bottom w:val="none" w:sz="0" w:space="0" w:color="auto"/>
            <w:right w:val="none" w:sz="0" w:space="0" w:color="auto"/>
          </w:divBdr>
        </w:div>
        <w:div w:id="1831750018">
          <w:marLeft w:val="640"/>
          <w:marRight w:val="0"/>
          <w:marTop w:val="0"/>
          <w:marBottom w:val="0"/>
          <w:divBdr>
            <w:top w:val="none" w:sz="0" w:space="0" w:color="auto"/>
            <w:left w:val="none" w:sz="0" w:space="0" w:color="auto"/>
            <w:bottom w:val="none" w:sz="0" w:space="0" w:color="auto"/>
            <w:right w:val="none" w:sz="0" w:space="0" w:color="auto"/>
          </w:divBdr>
        </w:div>
        <w:div w:id="1600406041">
          <w:marLeft w:val="640"/>
          <w:marRight w:val="0"/>
          <w:marTop w:val="0"/>
          <w:marBottom w:val="0"/>
          <w:divBdr>
            <w:top w:val="none" w:sz="0" w:space="0" w:color="auto"/>
            <w:left w:val="none" w:sz="0" w:space="0" w:color="auto"/>
            <w:bottom w:val="none" w:sz="0" w:space="0" w:color="auto"/>
            <w:right w:val="none" w:sz="0" w:space="0" w:color="auto"/>
          </w:divBdr>
        </w:div>
        <w:div w:id="629215373">
          <w:marLeft w:val="640"/>
          <w:marRight w:val="0"/>
          <w:marTop w:val="0"/>
          <w:marBottom w:val="0"/>
          <w:divBdr>
            <w:top w:val="none" w:sz="0" w:space="0" w:color="auto"/>
            <w:left w:val="none" w:sz="0" w:space="0" w:color="auto"/>
            <w:bottom w:val="none" w:sz="0" w:space="0" w:color="auto"/>
            <w:right w:val="none" w:sz="0" w:space="0" w:color="auto"/>
          </w:divBdr>
        </w:div>
        <w:div w:id="898368560">
          <w:marLeft w:val="640"/>
          <w:marRight w:val="0"/>
          <w:marTop w:val="0"/>
          <w:marBottom w:val="0"/>
          <w:divBdr>
            <w:top w:val="none" w:sz="0" w:space="0" w:color="auto"/>
            <w:left w:val="none" w:sz="0" w:space="0" w:color="auto"/>
            <w:bottom w:val="none" w:sz="0" w:space="0" w:color="auto"/>
            <w:right w:val="none" w:sz="0" w:space="0" w:color="auto"/>
          </w:divBdr>
        </w:div>
        <w:div w:id="1862009413">
          <w:marLeft w:val="640"/>
          <w:marRight w:val="0"/>
          <w:marTop w:val="0"/>
          <w:marBottom w:val="0"/>
          <w:divBdr>
            <w:top w:val="none" w:sz="0" w:space="0" w:color="auto"/>
            <w:left w:val="none" w:sz="0" w:space="0" w:color="auto"/>
            <w:bottom w:val="none" w:sz="0" w:space="0" w:color="auto"/>
            <w:right w:val="none" w:sz="0" w:space="0" w:color="auto"/>
          </w:divBdr>
        </w:div>
        <w:div w:id="1243836794">
          <w:marLeft w:val="640"/>
          <w:marRight w:val="0"/>
          <w:marTop w:val="0"/>
          <w:marBottom w:val="0"/>
          <w:divBdr>
            <w:top w:val="none" w:sz="0" w:space="0" w:color="auto"/>
            <w:left w:val="none" w:sz="0" w:space="0" w:color="auto"/>
            <w:bottom w:val="none" w:sz="0" w:space="0" w:color="auto"/>
            <w:right w:val="none" w:sz="0" w:space="0" w:color="auto"/>
          </w:divBdr>
        </w:div>
        <w:div w:id="989556201">
          <w:marLeft w:val="640"/>
          <w:marRight w:val="0"/>
          <w:marTop w:val="0"/>
          <w:marBottom w:val="0"/>
          <w:divBdr>
            <w:top w:val="none" w:sz="0" w:space="0" w:color="auto"/>
            <w:left w:val="none" w:sz="0" w:space="0" w:color="auto"/>
            <w:bottom w:val="none" w:sz="0" w:space="0" w:color="auto"/>
            <w:right w:val="none" w:sz="0" w:space="0" w:color="auto"/>
          </w:divBdr>
        </w:div>
        <w:div w:id="962005967">
          <w:marLeft w:val="640"/>
          <w:marRight w:val="0"/>
          <w:marTop w:val="0"/>
          <w:marBottom w:val="0"/>
          <w:divBdr>
            <w:top w:val="none" w:sz="0" w:space="0" w:color="auto"/>
            <w:left w:val="none" w:sz="0" w:space="0" w:color="auto"/>
            <w:bottom w:val="none" w:sz="0" w:space="0" w:color="auto"/>
            <w:right w:val="none" w:sz="0" w:space="0" w:color="auto"/>
          </w:divBdr>
        </w:div>
        <w:div w:id="1915122115">
          <w:marLeft w:val="640"/>
          <w:marRight w:val="0"/>
          <w:marTop w:val="0"/>
          <w:marBottom w:val="0"/>
          <w:divBdr>
            <w:top w:val="none" w:sz="0" w:space="0" w:color="auto"/>
            <w:left w:val="none" w:sz="0" w:space="0" w:color="auto"/>
            <w:bottom w:val="none" w:sz="0" w:space="0" w:color="auto"/>
            <w:right w:val="none" w:sz="0" w:space="0" w:color="auto"/>
          </w:divBdr>
        </w:div>
        <w:div w:id="1587567926">
          <w:marLeft w:val="640"/>
          <w:marRight w:val="0"/>
          <w:marTop w:val="0"/>
          <w:marBottom w:val="0"/>
          <w:divBdr>
            <w:top w:val="none" w:sz="0" w:space="0" w:color="auto"/>
            <w:left w:val="none" w:sz="0" w:space="0" w:color="auto"/>
            <w:bottom w:val="none" w:sz="0" w:space="0" w:color="auto"/>
            <w:right w:val="none" w:sz="0" w:space="0" w:color="auto"/>
          </w:divBdr>
        </w:div>
        <w:div w:id="2131196977">
          <w:marLeft w:val="640"/>
          <w:marRight w:val="0"/>
          <w:marTop w:val="0"/>
          <w:marBottom w:val="0"/>
          <w:divBdr>
            <w:top w:val="none" w:sz="0" w:space="0" w:color="auto"/>
            <w:left w:val="none" w:sz="0" w:space="0" w:color="auto"/>
            <w:bottom w:val="none" w:sz="0" w:space="0" w:color="auto"/>
            <w:right w:val="none" w:sz="0" w:space="0" w:color="auto"/>
          </w:divBdr>
        </w:div>
        <w:div w:id="859247761">
          <w:marLeft w:val="640"/>
          <w:marRight w:val="0"/>
          <w:marTop w:val="0"/>
          <w:marBottom w:val="0"/>
          <w:divBdr>
            <w:top w:val="none" w:sz="0" w:space="0" w:color="auto"/>
            <w:left w:val="none" w:sz="0" w:space="0" w:color="auto"/>
            <w:bottom w:val="none" w:sz="0" w:space="0" w:color="auto"/>
            <w:right w:val="none" w:sz="0" w:space="0" w:color="auto"/>
          </w:divBdr>
        </w:div>
        <w:div w:id="197012811">
          <w:marLeft w:val="640"/>
          <w:marRight w:val="0"/>
          <w:marTop w:val="0"/>
          <w:marBottom w:val="0"/>
          <w:divBdr>
            <w:top w:val="none" w:sz="0" w:space="0" w:color="auto"/>
            <w:left w:val="none" w:sz="0" w:space="0" w:color="auto"/>
            <w:bottom w:val="none" w:sz="0" w:space="0" w:color="auto"/>
            <w:right w:val="none" w:sz="0" w:space="0" w:color="auto"/>
          </w:divBdr>
        </w:div>
        <w:div w:id="500003952">
          <w:marLeft w:val="640"/>
          <w:marRight w:val="0"/>
          <w:marTop w:val="0"/>
          <w:marBottom w:val="0"/>
          <w:divBdr>
            <w:top w:val="none" w:sz="0" w:space="0" w:color="auto"/>
            <w:left w:val="none" w:sz="0" w:space="0" w:color="auto"/>
            <w:bottom w:val="none" w:sz="0" w:space="0" w:color="auto"/>
            <w:right w:val="none" w:sz="0" w:space="0" w:color="auto"/>
          </w:divBdr>
        </w:div>
        <w:div w:id="300499074">
          <w:marLeft w:val="640"/>
          <w:marRight w:val="0"/>
          <w:marTop w:val="0"/>
          <w:marBottom w:val="0"/>
          <w:divBdr>
            <w:top w:val="none" w:sz="0" w:space="0" w:color="auto"/>
            <w:left w:val="none" w:sz="0" w:space="0" w:color="auto"/>
            <w:bottom w:val="none" w:sz="0" w:space="0" w:color="auto"/>
            <w:right w:val="none" w:sz="0" w:space="0" w:color="auto"/>
          </w:divBdr>
        </w:div>
        <w:div w:id="485821400">
          <w:marLeft w:val="640"/>
          <w:marRight w:val="0"/>
          <w:marTop w:val="0"/>
          <w:marBottom w:val="0"/>
          <w:divBdr>
            <w:top w:val="none" w:sz="0" w:space="0" w:color="auto"/>
            <w:left w:val="none" w:sz="0" w:space="0" w:color="auto"/>
            <w:bottom w:val="none" w:sz="0" w:space="0" w:color="auto"/>
            <w:right w:val="none" w:sz="0" w:space="0" w:color="auto"/>
          </w:divBdr>
        </w:div>
        <w:div w:id="863053641">
          <w:marLeft w:val="640"/>
          <w:marRight w:val="0"/>
          <w:marTop w:val="0"/>
          <w:marBottom w:val="0"/>
          <w:divBdr>
            <w:top w:val="none" w:sz="0" w:space="0" w:color="auto"/>
            <w:left w:val="none" w:sz="0" w:space="0" w:color="auto"/>
            <w:bottom w:val="none" w:sz="0" w:space="0" w:color="auto"/>
            <w:right w:val="none" w:sz="0" w:space="0" w:color="auto"/>
          </w:divBdr>
        </w:div>
        <w:div w:id="1572621966">
          <w:marLeft w:val="640"/>
          <w:marRight w:val="0"/>
          <w:marTop w:val="0"/>
          <w:marBottom w:val="0"/>
          <w:divBdr>
            <w:top w:val="none" w:sz="0" w:space="0" w:color="auto"/>
            <w:left w:val="none" w:sz="0" w:space="0" w:color="auto"/>
            <w:bottom w:val="none" w:sz="0" w:space="0" w:color="auto"/>
            <w:right w:val="none" w:sz="0" w:space="0" w:color="auto"/>
          </w:divBdr>
        </w:div>
        <w:div w:id="586423160">
          <w:marLeft w:val="640"/>
          <w:marRight w:val="0"/>
          <w:marTop w:val="0"/>
          <w:marBottom w:val="0"/>
          <w:divBdr>
            <w:top w:val="none" w:sz="0" w:space="0" w:color="auto"/>
            <w:left w:val="none" w:sz="0" w:space="0" w:color="auto"/>
            <w:bottom w:val="none" w:sz="0" w:space="0" w:color="auto"/>
            <w:right w:val="none" w:sz="0" w:space="0" w:color="auto"/>
          </w:divBdr>
        </w:div>
        <w:div w:id="195429062">
          <w:marLeft w:val="640"/>
          <w:marRight w:val="0"/>
          <w:marTop w:val="0"/>
          <w:marBottom w:val="0"/>
          <w:divBdr>
            <w:top w:val="none" w:sz="0" w:space="0" w:color="auto"/>
            <w:left w:val="none" w:sz="0" w:space="0" w:color="auto"/>
            <w:bottom w:val="none" w:sz="0" w:space="0" w:color="auto"/>
            <w:right w:val="none" w:sz="0" w:space="0" w:color="auto"/>
          </w:divBdr>
        </w:div>
        <w:div w:id="2131894635">
          <w:marLeft w:val="640"/>
          <w:marRight w:val="0"/>
          <w:marTop w:val="0"/>
          <w:marBottom w:val="0"/>
          <w:divBdr>
            <w:top w:val="none" w:sz="0" w:space="0" w:color="auto"/>
            <w:left w:val="none" w:sz="0" w:space="0" w:color="auto"/>
            <w:bottom w:val="none" w:sz="0" w:space="0" w:color="auto"/>
            <w:right w:val="none" w:sz="0" w:space="0" w:color="auto"/>
          </w:divBdr>
        </w:div>
        <w:div w:id="923952962">
          <w:marLeft w:val="640"/>
          <w:marRight w:val="0"/>
          <w:marTop w:val="0"/>
          <w:marBottom w:val="0"/>
          <w:divBdr>
            <w:top w:val="none" w:sz="0" w:space="0" w:color="auto"/>
            <w:left w:val="none" w:sz="0" w:space="0" w:color="auto"/>
            <w:bottom w:val="none" w:sz="0" w:space="0" w:color="auto"/>
            <w:right w:val="none" w:sz="0" w:space="0" w:color="auto"/>
          </w:divBdr>
        </w:div>
      </w:divsChild>
    </w:div>
    <w:div w:id="1152451832">
      <w:bodyDiv w:val="1"/>
      <w:marLeft w:val="0"/>
      <w:marRight w:val="0"/>
      <w:marTop w:val="0"/>
      <w:marBottom w:val="0"/>
      <w:divBdr>
        <w:top w:val="none" w:sz="0" w:space="0" w:color="auto"/>
        <w:left w:val="none" w:sz="0" w:space="0" w:color="auto"/>
        <w:bottom w:val="none" w:sz="0" w:space="0" w:color="auto"/>
        <w:right w:val="none" w:sz="0" w:space="0" w:color="auto"/>
      </w:divBdr>
      <w:divsChild>
        <w:div w:id="1623220894">
          <w:marLeft w:val="640"/>
          <w:marRight w:val="0"/>
          <w:marTop w:val="0"/>
          <w:marBottom w:val="0"/>
          <w:divBdr>
            <w:top w:val="none" w:sz="0" w:space="0" w:color="auto"/>
            <w:left w:val="none" w:sz="0" w:space="0" w:color="auto"/>
            <w:bottom w:val="none" w:sz="0" w:space="0" w:color="auto"/>
            <w:right w:val="none" w:sz="0" w:space="0" w:color="auto"/>
          </w:divBdr>
        </w:div>
        <w:div w:id="1642153912">
          <w:marLeft w:val="640"/>
          <w:marRight w:val="0"/>
          <w:marTop w:val="0"/>
          <w:marBottom w:val="0"/>
          <w:divBdr>
            <w:top w:val="none" w:sz="0" w:space="0" w:color="auto"/>
            <w:left w:val="none" w:sz="0" w:space="0" w:color="auto"/>
            <w:bottom w:val="none" w:sz="0" w:space="0" w:color="auto"/>
            <w:right w:val="none" w:sz="0" w:space="0" w:color="auto"/>
          </w:divBdr>
        </w:div>
        <w:div w:id="1136067235">
          <w:marLeft w:val="640"/>
          <w:marRight w:val="0"/>
          <w:marTop w:val="0"/>
          <w:marBottom w:val="0"/>
          <w:divBdr>
            <w:top w:val="none" w:sz="0" w:space="0" w:color="auto"/>
            <w:left w:val="none" w:sz="0" w:space="0" w:color="auto"/>
            <w:bottom w:val="none" w:sz="0" w:space="0" w:color="auto"/>
            <w:right w:val="none" w:sz="0" w:space="0" w:color="auto"/>
          </w:divBdr>
        </w:div>
        <w:div w:id="28531797">
          <w:marLeft w:val="640"/>
          <w:marRight w:val="0"/>
          <w:marTop w:val="0"/>
          <w:marBottom w:val="0"/>
          <w:divBdr>
            <w:top w:val="none" w:sz="0" w:space="0" w:color="auto"/>
            <w:left w:val="none" w:sz="0" w:space="0" w:color="auto"/>
            <w:bottom w:val="none" w:sz="0" w:space="0" w:color="auto"/>
            <w:right w:val="none" w:sz="0" w:space="0" w:color="auto"/>
          </w:divBdr>
        </w:div>
        <w:div w:id="968515260">
          <w:marLeft w:val="640"/>
          <w:marRight w:val="0"/>
          <w:marTop w:val="0"/>
          <w:marBottom w:val="0"/>
          <w:divBdr>
            <w:top w:val="none" w:sz="0" w:space="0" w:color="auto"/>
            <w:left w:val="none" w:sz="0" w:space="0" w:color="auto"/>
            <w:bottom w:val="none" w:sz="0" w:space="0" w:color="auto"/>
            <w:right w:val="none" w:sz="0" w:space="0" w:color="auto"/>
          </w:divBdr>
        </w:div>
        <w:div w:id="1260216287">
          <w:marLeft w:val="640"/>
          <w:marRight w:val="0"/>
          <w:marTop w:val="0"/>
          <w:marBottom w:val="0"/>
          <w:divBdr>
            <w:top w:val="none" w:sz="0" w:space="0" w:color="auto"/>
            <w:left w:val="none" w:sz="0" w:space="0" w:color="auto"/>
            <w:bottom w:val="none" w:sz="0" w:space="0" w:color="auto"/>
            <w:right w:val="none" w:sz="0" w:space="0" w:color="auto"/>
          </w:divBdr>
        </w:div>
        <w:div w:id="559022361">
          <w:marLeft w:val="640"/>
          <w:marRight w:val="0"/>
          <w:marTop w:val="0"/>
          <w:marBottom w:val="0"/>
          <w:divBdr>
            <w:top w:val="none" w:sz="0" w:space="0" w:color="auto"/>
            <w:left w:val="none" w:sz="0" w:space="0" w:color="auto"/>
            <w:bottom w:val="none" w:sz="0" w:space="0" w:color="auto"/>
            <w:right w:val="none" w:sz="0" w:space="0" w:color="auto"/>
          </w:divBdr>
        </w:div>
        <w:div w:id="914322225">
          <w:marLeft w:val="640"/>
          <w:marRight w:val="0"/>
          <w:marTop w:val="0"/>
          <w:marBottom w:val="0"/>
          <w:divBdr>
            <w:top w:val="none" w:sz="0" w:space="0" w:color="auto"/>
            <w:left w:val="none" w:sz="0" w:space="0" w:color="auto"/>
            <w:bottom w:val="none" w:sz="0" w:space="0" w:color="auto"/>
            <w:right w:val="none" w:sz="0" w:space="0" w:color="auto"/>
          </w:divBdr>
        </w:div>
        <w:div w:id="1305350760">
          <w:marLeft w:val="640"/>
          <w:marRight w:val="0"/>
          <w:marTop w:val="0"/>
          <w:marBottom w:val="0"/>
          <w:divBdr>
            <w:top w:val="none" w:sz="0" w:space="0" w:color="auto"/>
            <w:left w:val="none" w:sz="0" w:space="0" w:color="auto"/>
            <w:bottom w:val="none" w:sz="0" w:space="0" w:color="auto"/>
            <w:right w:val="none" w:sz="0" w:space="0" w:color="auto"/>
          </w:divBdr>
        </w:div>
        <w:div w:id="168912141">
          <w:marLeft w:val="640"/>
          <w:marRight w:val="0"/>
          <w:marTop w:val="0"/>
          <w:marBottom w:val="0"/>
          <w:divBdr>
            <w:top w:val="none" w:sz="0" w:space="0" w:color="auto"/>
            <w:left w:val="none" w:sz="0" w:space="0" w:color="auto"/>
            <w:bottom w:val="none" w:sz="0" w:space="0" w:color="auto"/>
            <w:right w:val="none" w:sz="0" w:space="0" w:color="auto"/>
          </w:divBdr>
        </w:div>
        <w:div w:id="128129645">
          <w:marLeft w:val="640"/>
          <w:marRight w:val="0"/>
          <w:marTop w:val="0"/>
          <w:marBottom w:val="0"/>
          <w:divBdr>
            <w:top w:val="none" w:sz="0" w:space="0" w:color="auto"/>
            <w:left w:val="none" w:sz="0" w:space="0" w:color="auto"/>
            <w:bottom w:val="none" w:sz="0" w:space="0" w:color="auto"/>
            <w:right w:val="none" w:sz="0" w:space="0" w:color="auto"/>
          </w:divBdr>
        </w:div>
        <w:div w:id="1473869448">
          <w:marLeft w:val="640"/>
          <w:marRight w:val="0"/>
          <w:marTop w:val="0"/>
          <w:marBottom w:val="0"/>
          <w:divBdr>
            <w:top w:val="none" w:sz="0" w:space="0" w:color="auto"/>
            <w:left w:val="none" w:sz="0" w:space="0" w:color="auto"/>
            <w:bottom w:val="none" w:sz="0" w:space="0" w:color="auto"/>
            <w:right w:val="none" w:sz="0" w:space="0" w:color="auto"/>
          </w:divBdr>
        </w:div>
        <w:div w:id="1122116782">
          <w:marLeft w:val="640"/>
          <w:marRight w:val="0"/>
          <w:marTop w:val="0"/>
          <w:marBottom w:val="0"/>
          <w:divBdr>
            <w:top w:val="none" w:sz="0" w:space="0" w:color="auto"/>
            <w:left w:val="none" w:sz="0" w:space="0" w:color="auto"/>
            <w:bottom w:val="none" w:sz="0" w:space="0" w:color="auto"/>
            <w:right w:val="none" w:sz="0" w:space="0" w:color="auto"/>
          </w:divBdr>
        </w:div>
        <w:div w:id="627198189">
          <w:marLeft w:val="640"/>
          <w:marRight w:val="0"/>
          <w:marTop w:val="0"/>
          <w:marBottom w:val="0"/>
          <w:divBdr>
            <w:top w:val="none" w:sz="0" w:space="0" w:color="auto"/>
            <w:left w:val="none" w:sz="0" w:space="0" w:color="auto"/>
            <w:bottom w:val="none" w:sz="0" w:space="0" w:color="auto"/>
            <w:right w:val="none" w:sz="0" w:space="0" w:color="auto"/>
          </w:divBdr>
        </w:div>
        <w:div w:id="1251348859">
          <w:marLeft w:val="640"/>
          <w:marRight w:val="0"/>
          <w:marTop w:val="0"/>
          <w:marBottom w:val="0"/>
          <w:divBdr>
            <w:top w:val="none" w:sz="0" w:space="0" w:color="auto"/>
            <w:left w:val="none" w:sz="0" w:space="0" w:color="auto"/>
            <w:bottom w:val="none" w:sz="0" w:space="0" w:color="auto"/>
            <w:right w:val="none" w:sz="0" w:space="0" w:color="auto"/>
          </w:divBdr>
        </w:div>
        <w:div w:id="1435204099">
          <w:marLeft w:val="640"/>
          <w:marRight w:val="0"/>
          <w:marTop w:val="0"/>
          <w:marBottom w:val="0"/>
          <w:divBdr>
            <w:top w:val="none" w:sz="0" w:space="0" w:color="auto"/>
            <w:left w:val="none" w:sz="0" w:space="0" w:color="auto"/>
            <w:bottom w:val="none" w:sz="0" w:space="0" w:color="auto"/>
            <w:right w:val="none" w:sz="0" w:space="0" w:color="auto"/>
          </w:divBdr>
        </w:div>
        <w:div w:id="730156984">
          <w:marLeft w:val="640"/>
          <w:marRight w:val="0"/>
          <w:marTop w:val="0"/>
          <w:marBottom w:val="0"/>
          <w:divBdr>
            <w:top w:val="none" w:sz="0" w:space="0" w:color="auto"/>
            <w:left w:val="none" w:sz="0" w:space="0" w:color="auto"/>
            <w:bottom w:val="none" w:sz="0" w:space="0" w:color="auto"/>
            <w:right w:val="none" w:sz="0" w:space="0" w:color="auto"/>
          </w:divBdr>
        </w:div>
        <w:div w:id="2118525910">
          <w:marLeft w:val="640"/>
          <w:marRight w:val="0"/>
          <w:marTop w:val="0"/>
          <w:marBottom w:val="0"/>
          <w:divBdr>
            <w:top w:val="none" w:sz="0" w:space="0" w:color="auto"/>
            <w:left w:val="none" w:sz="0" w:space="0" w:color="auto"/>
            <w:bottom w:val="none" w:sz="0" w:space="0" w:color="auto"/>
            <w:right w:val="none" w:sz="0" w:space="0" w:color="auto"/>
          </w:divBdr>
        </w:div>
        <w:div w:id="717048602">
          <w:marLeft w:val="640"/>
          <w:marRight w:val="0"/>
          <w:marTop w:val="0"/>
          <w:marBottom w:val="0"/>
          <w:divBdr>
            <w:top w:val="none" w:sz="0" w:space="0" w:color="auto"/>
            <w:left w:val="none" w:sz="0" w:space="0" w:color="auto"/>
            <w:bottom w:val="none" w:sz="0" w:space="0" w:color="auto"/>
            <w:right w:val="none" w:sz="0" w:space="0" w:color="auto"/>
          </w:divBdr>
        </w:div>
        <w:div w:id="174923566">
          <w:marLeft w:val="640"/>
          <w:marRight w:val="0"/>
          <w:marTop w:val="0"/>
          <w:marBottom w:val="0"/>
          <w:divBdr>
            <w:top w:val="none" w:sz="0" w:space="0" w:color="auto"/>
            <w:left w:val="none" w:sz="0" w:space="0" w:color="auto"/>
            <w:bottom w:val="none" w:sz="0" w:space="0" w:color="auto"/>
            <w:right w:val="none" w:sz="0" w:space="0" w:color="auto"/>
          </w:divBdr>
        </w:div>
        <w:div w:id="604457553">
          <w:marLeft w:val="640"/>
          <w:marRight w:val="0"/>
          <w:marTop w:val="0"/>
          <w:marBottom w:val="0"/>
          <w:divBdr>
            <w:top w:val="none" w:sz="0" w:space="0" w:color="auto"/>
            <w:left w:val="none" w:sz="0" w:space="0" w:color="auto"/>
            <w:bottom w:val="none" w:sz="0" w:space="0" w:color="auto"/>
            <w:right w:val="none" w:sz="0" w:space="0" w:color="auto"/>
          </w:divBdr>
        </w:div>
        <w:div w:id="495847967">
          <w:marLeft w:val="640"/>
          <w:marRight w:val="0"/>
          <w:marTop w:val="0"/>
          <w:marBottom w:val="0"/>
          <w:divBdr>
            <w:top w:val="none" w:sz="0" w:space="0" w:color="auto"/>
            <w:left w:val="none" w:sz="0" w:space="0" w:color="auto"/>
            <w:bottom w:val="none" w:sz="0" w:space="0" w:color="auto"/>
            <w:right w:val="none" w:sz="0" w:space="0" w:color="auto"/>
          </w:divBdr>
        </w:div>
        <w:div w:id="439377060">
          <w:marLeft w:val="640"/>
          <w:marRight w:val="0"/>
          <w:marTop w:val="0"/>
          <w:marBottom w:val="0"/>
          <w:divBdr>
            <w:top w:val="none" w:sz="0" w:space="0" w:color="auto"/>
            <w:left w:val="none" w:sz="0" w:space="0" w:color="auto"/>
            <w:bottom w:val="none" w:sz="0" w:space="0" w:color="auto"/>
            <w:right w:val="none" w:sz="0" w:space="0" w:color="auto"/>
          </w:divBdr>
        </w:div>
        <w:div w:id="242226227">
          <w:marLeft w:val="640"/>
          <w:marRight w:val="0"/>
          <w:marTop w:val="0"/>
          <w:marBottom w:val="0"/>
          <w:divBdr>
            <w:top w:val="none" w:sz="0" w:space="0" w:color="auto"/>
            <w:left w:val="none" w:sz="0" w:space="0" w:color="auto"/>
            <w:bottom w:val="none" w:sz="0" w:space="0" w:color="auto"/>
            <w:right w:val="none" w:sz="0" w:space="0" w:color="auto"/>
          </w:divBdr>
        </w:div>
        <w:div w:id="906845981">
          <w:marLeft w:val="640"/>
          <w:marRight w:val="0"/>
          <w:marTop w:val="0"/>
          <w:marBottom w:val="0"/>
          <w:divBdr>
            <w:top w:val="none" w:sz="0" w:space="0" w:color="auto"/>
            <w:left w:val="none" w:sz="0" w:space="0" w:color="auto"/>
            <w:bottom w:val="none" w:sz="0" w:space="0" w:color="auto"/>
            <w:right w:val="none" w:sz="0" w:space="0" w:color="auto"/>
          </w:divBdr>
        </w:div>
        <w:div w:id="211889776">
          <w:marLeft w:val="640"/>
          <w:marRight w:val="0"/>
          <w:marTop w:val="0"/>
          <w:marBottom w:val="0"/>
          <w:divBdr>
            <w:top w:val="none" w:sz="0" w:space="0" w:color="auto"/>
            <w:left w:val="none" w:sz="0" w:space="0" w:color="auto"/>
            <w:bottom w:val="none" w:sz="0" w:space="0" w:color="auto"/>
            <w:right w:val="none" w:sz="0" w:space="0" w:color="auto"/>
          </w:divBdr>
        </w:div>
        <w:div w:id="2061436871">
          <w:marLeft w:val="640"/>
          <w:marRight w:val="0"/>
          <w:marTop w:val="0"/>
          <w:marBottom w:val="0"/>
          <w:divBdr>
            <w:top w:val="none" w:sz="0" w:space="0" w:color="auto"/>
            <w:left w:val="none" w:sz="0" w:space="0" w:color="auto"/>
            <w:bottom w:val="none" w:sz="0" w:space="0" w:color="auto"/>
            <w:right w:val="none" w:sz="0" w:space="0" w:color="auto"/>
          </w:divBdr>
        </w:div>
        <w:div w:id="1090350478">
          <w:marLeft w:val="640"/>
          <w:marRight w:val="0"/>
          <w:marTop w:val="0"/>
          <w:marBottom w:val="0"/>
          <w:divBdr>
            <w:top w:val="none" w:sz="0" w:space="0" w:color="auto"/>
            <w:left w:val="none" w:sz="0" w:space="0" w:color="auto"/>
            <w:bottom w:val="none" w:sz="0" w:space="0" w:color="auto"/>
            <w:right w:val="none" w:sz="0" w:space="0" w:color="auto"/>
          </w:divBdr>
        </w:div>
        <w:div w:id="446896574">
          <w:marLeft w:val="640"/>
          <w:marRight w:val="0"/>
          <w:marTop w:val="0"/>
          <w:marBottom w:val="0"/>
          <w:divBdr>
            <w:top w:val="none" w:sz="0" w:space="0" w:color="auto"/>
            <w:left w:val="none" w:sz="0" w:space="0" w:color="auto"/>
            <w:bottom w:val="none" w:sz="0" w:space="0" w:color="auto"/>
            <w:right w:val="none" w:sz="0" w:space="0" w:color="auto"/>
          </w:divBdr>
        </w:div>
        <w:div w:id="369696099">
          <w:marLeft w:val="640"/>
          <w:marRight w:val="0"/>
          <w:marTop w:val="0"/>
          <w:marBottom w:val="0"/>
          <w:divBdr>
            <w:top w:val="none" w:sz="0" w:space="0" w:color="auto"/>
            <w:left w:val="none" w:sz="0" w:space="0" w:color="auto"/>
            <w:bottom w:val="none" w:sz="0" w:space="0" w:color="auto"/>
            <w:right w:val="none" w:sz="0" w:space="0" w:color="auto"/>
          </w:divBdr>
        </w:div>
        <w:div w:id="1756517054">
          <w:marLeft w:val="640"/>
          <w:marRight w:val="0"/>
          <w:marTop w:val="0"/>
          <w:marBottom w:val="0"/>
          <w:divBdr>
            <w:top w:val="none" w:sz="0" w:space="0" w:color="auto"/>
            <w:left w:val="none" w:sz="0" w:space="0" w:color="auto"/>
            <w:bottom w:val="none" w:sz="0" w:space="0" w:color="auto"/>
            <w:right w:val="none" w:sz="0" w:space="0" w:color="auto"/>
          </w:divBdr>
        </w:div>
        <w:div w:id="933442478">
          <w:marLeft w:val="640"/>
          <w:marRight w:val="0"/>
          <w:marTop w:val="0"/>
          <w:marBottom w:val="0"/>
          <w:divBdr>
            <w:top w:val="none" w:sz="0" w:space="0" w:color="auto"/>
            <w:left w:val="none" w:sz="0" w:space="0" w:color="auto"/>
            <w:bottom w:val="none" w:sz="0" w:space="0" w:color="auto"/>
            <w:right w:val="none" w:sz="0" w:space="0" w:color="auto"/>
          </w:divBdr>
        </w:div>
        <w:div w:id="1115829132">
          <w:marLeft w:val="640"/>
          <w:marRight w:val="0"/>
          <w:marTop w:val="0"/>
          <w:marBottom w:val="0"/>
          <w:divBdr>
            <w:top w:val="none" w:sz="0" w:space="0" w:color="auto"/>
            <w:left w:val="none" w:sz="0" w:space="0" w:color="auto"/>
            <w:bottom w:val="none" w:sz="0" w:space="0" w:color="auto"/>
            <w:right w:val="none" w:sz="0" w:space="0" w:color="auto"/>
          </w:divBdr>
        </w:div>
        <w:div w:id="1504590902">
          <w:marLeft w:val="640"/>
          <w:marRight w:val="0"/>
          <w:marTop w:val="0"/>
          <w:marBottom w:val="0"/>
          <w:divBdr>
            <w:top w:val="none" w:sz="0" w:space="0" w:color="auto"/>
            <w:left w:val="none" w:sz="0" w:space="0" w:color="auto"/>
            <w:bottom w:val="none" w:sz="0" w:space="0" w:color="auto"/>
            <w:right w:val="none" w:sz="0" w:space="0" w:color="auto"/>
          </w:divBdr>
        </w:div>
        <w:div w:id="285895503">
          <w:marLeft w:val="640"/>
          <w:marRight w:val="0"/>
          <w:marTop w:val="0"/>
          <w:marBottom w:val="0"/>
          <w:divBdr>
            <w:top w:val="none" w:sz="0" w:space="0" w:color="auto"/>
            <w:left w:val="none" w:sz="0" w:space="0" w:color="auto"/>
            <w:bottom w:val="none" w:sz="0" w:space="0" w:color="auto"/>
            <w:right w:val="none" w:sz="0" w:space="0" w:color="auto"/>
          </w:divBdr>
        </w:div>
        <w:div w:id="750003753">
          <w:marLeft w:val="640"/>
          <w:marRight w:val="0"/>
          <w:marTop w:val="0"/>
          <w:marBottom w:val="0"/>
          <w:divBdr>
            <w:top w:val="none" w:sz="0" w:space="0" w:color="auto"/>
            <w:left w:val="none" w:sz="0" w:space="0" w:color="auto"/>
            <w:bottom w:val="none" w:sz="0" w:space="0" w:color="auto"/>
            <w:right w:val="none" w:sz="0" w:space="0" w:color="auto"/>
          </w:divBdr>
        </w:div>
        <w:div w:id="263613252">
          <w:marLeft w:val="640"/>
          <w:marRight w:val="0"/>
          <w:marTop w:val="0"/>
          <w:marBottom w:val="0"/>
          <w:divBdr>
            <w:top w:val="none" w:sz="0" w:space="0" w:color="auto"/>
            <w:left w:val="none" w:sz="0" w:space="0" w:color="auto"/>
            <w:bottom w:val="none" w:sz="0" w:space="0" w:color="auto"/>
            <w:right w:val="none" w:sz="0" w:space="0" w:color="auto"/>
          </w:divBdr>
        </w:div>
        <w:div w:id="807627606">
          <w:marLeft w:val="640"/>
          <w:marRight w:val="0"/>
          <w:marTop w:val="0"/>
          <w:marBottom w:val="0"/>
          <w:divBdr>
            <w:top w:val="none" w:sz="0" w:space="0" w:color="auto"/>
            <w:left w:val="none" w:sz="0" w:space="0" w:color="auto"/>
            <w:bottom w:val="none" w:sz="0" w:space="0" w:color="auto"/>
            <w:right w:val="none" w:sz="0" w:space="0" w:color="auto"/>
          </w:divBdr>
        </w:div>
        <w:div w:id="157968975">
          <w:marLeft w:val="640"/>
          <w:marRight w:val="0"/>
          <w:marTop w:val="0"/>
          <w:marBottom w:val="0"/>
          <w:divBdr>
            <w:top w:val="none" w:sz="0" w:space="0" w:color="auto"/>
            <w:left w:val="none" w:sz="0" w:space="0" w:color="auto"/>
            <w:bottom w:val="none" w:sz="0" w:space="0" w:color="auto"/>
            <w:right w:val="none" w:sz="0" w:space="0" w:color="auto"/>
          </w:divBdr>
        </w:div>
        <w:div w:id="55977316">
          <w:marLeft w:val="640"/>
          <w:marRight w:val="0"/>
          <w:marTop w:val="0"/>
          <w:marBottom w:val="0"/>
          <w:divBdr>
            <w:top w:val="none" w:sz="0" w:space="0" w:color="auto"/>
            <w:left w:val="none" w:sz="0" w:space="0" w:color="auto"/>
            <w:bottom w:val="none" w:sz="0" w:space="0" w:color="auto"/>
            <w:right w:val="none" w:sz="0" w:space="0" w:color="auto"/>
          </w:divBdr>
        </w:div>
        <w:div w:id="147863412">
          <w:marLeft w:val="640"/>
          <w:marRight w:val="0"/>
          <w:marTop w:val="0"/>
          <w:marBottom w:val="0"/>
          <w:divBdr>
            <w:top w:val="none" w:sz="0" w:space="0" w:color="auto"/>
            <w:left w:val="none" w:sz="0" w:space="0" w:color="auto"/>
            <w:bottom w:val="none" w:sz="0" w:space="0" w:color="auto"/>
            <w:right w:val="none" w:sz="0" w:space="0" w:color="auto"/>
          </w:divBdr>
        </w:div>
        <w:div w:id="361059742">
          <w:marLeft w:val="640"/>
          <w:marRight w:val="0"/>
          <w:marTop w:val="0"/>
          <w:marBottom w:val="0"/>
          <w:divBdr>
            <w:top w:val="none" w:sz="0" w:space="0" w:color="auto"/>
            <w:left w:val="none" w:sz="0" w:space="0" w:color="auto"/>
            <w:bottom w:val="none" w:sz="0" w:space="0" w:color="auto"/>
            <w:right w:val="none" w:sz="0" w:space="0" w:color="auto"/>
          </w:divBdr>
        </w:div>
        <w:div w:id="577325199">
          <w:marLeft w:val="640"/>
          <w:marRight w:val="0"/>
          <w:marTop w:val="0"/>
          <w:marBottom w:val="0"/>
          <w:divBdr>
            <w:top w:val="none" w:sz="0" w:space="0" w:color="auto"/>
            <w:left w:val="none" w:sz="0" w:space="0" w:color="auto"/>
            <w:bottom w:val="none" w:sz="0" w:space="0" w:color="auto"/>
            <w:right w:val="none" w:sz="0" w:space="0" w:color="auto"/>
          </w:divBdr>
        </w:div>
        <w:div w:id="1421677801">
          <w:marLeft w:val="640"/>
          <w:marRight w:val="0"/>
          <w:marTop w:val="0"/>
          <w:marBottom w:val="0"/>
          <w:divBdr>
            <w:top w:val="none" w:sz="0" w:space="0" w:color="auto"/>
            <w:left w:val="none" w:sz="0" w:space="0" w:color="auto"/>
            <w:bottom w:val="none" w:sz="0" w:space="0" w:color="auto"/>
            <w:right w:val="none" w:sz="0" w:space="0" w:color="auto"/>
          </w:divBdr>
        </w:div>
      </w:divsChild>
    </w:div>
    <w:div w:id="1152870091">
      <w:bodyDiv w:val="1"/>
      <w:marLeft w:val="0"/>
      <w:marRight w:val="0"/>
      <w:marTop w:val="0"/>
      <w:marBottom w:val="0"/>
      <w:divBdr>
        <w:top w:val="none" w:sz="0" w:space="0" w:color="auto"/>
        <w:left w:val="none" w:sz="0" w:space="0" w:color="auto"/>
        <w:bottom w:val="none" w:sz="0" w:space="0" w:color="auto"/>
        <w:right w:val="none" w:sz="0" w:space="0" w:color="auto"/>
      </w:divBdr>
      <w:divsChild>
        <w:div w:id="8618">
          <w:marLeft w:val="640"/>
          <w:marRight w:val="0"/>
          <w:marTop w:val="0"/>
          <w:marBottom w:val="0"/>
          <w:divBdr>
            <w:top w:val="none" w:sz="0" w:space="0" w:color="auto"/>
            <w:left w:val="none" w:sz="0" w:space="0" w:color="auto"/>
            <w:bottom w:val="none" w:sz="0" w:space="0" w:color="auto"/>
            <w:right w:val="none" w:sz="0" w:space="0" w:color="auto"/>
          </w:divBdr>
        </w:div>
        <w:div w:id="65803488">
          <w:marLeft w:val="640"/>
          <w:marRight w:val="0"/>
          <w:marTop w:val="0"/>
          <w:marBottom w:val="0"/>
          <w:divBdr>
            <w:top w:val="none" w:sz="0" w:space="0" w:color="auto"/>
            <w:left w:val="none" w:sz="0" w:space="0" w:color="auto"/>
            <w:bottom w:val="none" w:sz="0" w:space="0" w:color="auto"/>
            <w:right w:val="none" w:sz="0" w:space="0" w:color="auto"/>
          </w:divBdr>
        </w:div>
        <w:div w:id="67533287">
          <w:marLeft w:val="640"/>
          <w:marRight w:val="0"/>
          <w:marTop w:val="0"/>
          <w:marBottom w:val="0"/>
          <w:divBdr>
            <w:top w:val="none" w:sz="0" w:space="0" w:color="auto"/>
            <w:left w:val="none" w:sz="0" w:space="0" w:color="auto"/>
            <w:bottom w:val="none" w:sz="0" w:space="0" w:color="auto"/>
            <w:right w:val="none" w:sz="0" w:space="0" w:color="auto"/>
          </w:divBdr>
        </w:div>
        <w:div w:id="79330158">
          <w:marLeft w:val="640"/>
          <w:marRight w:val="0"/>
          <w:marTop w:val="0"/>
          <w:marBottom w:val="0"/>
          <w:divBdr>
            <w:top w:val="none" w:sz="0" w:space="0" w:color="auto"/>
            <w:left w:val="none" w:sz="0" w:space="0" w:color="auto"/>
            <w:bottom w:val="none" w:sz="0" w:space="0" w:color="auto"/>
            <w:right w:val="none" w:sz="0" w:space="0" w:color="auto"/>
          </w:divBdr>
        </w:div>
        <w:div w:id="100608744">
          <w:marLeft w:val="640"/>
          <w:marRight w:val="0"/>
          <w:marTop w:val="0"/>
          <w:marBottom w:val="0"/>
          <w:divBdr>
            <w:top w:val="none" w:sz="0" w:space="0" w:color="auto"/>
            <w:left w:val="none" w:sz="0" w:space="0" w:color="auto"/>
            <w:bottom w:val="none" w:sz="0" w:space="0" w:color="auto"/>
            <w:right w:val="none" w:sz="0" w:space="0" w:color="auto"/>
          </w:divBdr>
        </w:div>
        <w:div w:id="215431140">
          <w:marLeft w:val="640"/>
          <w:marRight w:val="0"/>
          <w:marTop w:val="0"/>
          <w:marBottom w:val="0"/>
          <w:divBdr>
            <w:top w:val="none" w:sz="0" w:space="0" w:color="auto"/>
            <w:left w:val="none" w:sz="0" w:space="0" w:color="auto"/>
            <w:bottom w:val="none" w:sz="0" w:space="0" w:color="auto"/>
            <w:right w:val="none" w:sz="0" w:space="0" w:color="auto"/>
          </w:divBdr>
        </w:div>
        <w:div w:id="221331695">
          <w:marLeft w:val="640"/>
          <w:marRight w:val="0"/>
          <w:marTop w:val="0"/>
          <w:marBottom w:val="0"/>
          <w:divBdr>
            <w:top w:val="none" w:sz="0" w:space="0" w:color="auto"/>
            <w:left w:val="none" w:sz="0" w:space="0" w:color="auto"/>
            <w:bottom w:val="none" w:sz="0" w:space="0" w:color="auto"/>
            <w:right w:val="none" w:sz="0" w:space="0" w:color="auto"/>
          </w:divBdr>
        </w:div>
        <w:div w:id="291596695">
          <w:marLeft w:val="640"/>
          <w:marRight w:val="0"/>
          <w:marTop w:val="0"/>
          <w:marBottom w:val="0"/>
          <w:divBdr>
            <w:top w:val="none" w:sz="0" w:space="0" w:color="auto"/>
            <w:left w:val="none" w:sz="0" w:space="0" w:color="auto"/>
            <w:bottom w:val="none" w:sz="0" w:space="0" w:color="auto"/>
            <w:right w:val="none" w:sz="0" w:space="0" w:color="auto"/>
          </w:divBdr>
        </w:div>
        <w:div w:id="322709722">
          <w:marLeft w:val="640"/>
          <w:marRight w:val="0"/>
          <w:marTop w:val="0"/>
          <w:marBottom w:val="0"/>
          <w:divBdr>
            <w:top w:val="none" w:sz="0" w:space="0" w:color="auto"/>
            <w:left w:val="none" w:sz="0" w:space="0" w:color="auto"/>
            <w:bottom w:val="none" w:sz="0" w:space="0" w:color="auto"/>
            <w:right w:val="none" w:sz="0" w:space="0" w:color="auto"/>
          </w:divBdr>
        </w:div>
        <w:div w:id="327559999">
          <w:marLeft w:val="640"/>
          <w:marRight w:val="0"/>
          <w:marTop w:val="0"/>
          <w:marBottom w:val="0"/>
          <w:divBdr>
            <w:top w:val="none" w:sz="0" w:space="0" w:color="auto"/>
            <w:left w:val="none" w:sz="0" w:space="0" w:color="auto"/>
            <w:bottom w:val="none" w:sz="0" w:space="0" w:color="auto"/>
            <w:right w:val="none" w:sz="0" w:space="0" w:color="auto"/>
          </w:divBdr>
        </w:div>
        <w:div w:id="350377828">
          <w:marLeft w:val="640"/>
          <w:marRight w:val="0"/>
          <w:marTop w:val="0"/>
          <w:marBottom w:val="0"/>
          <w:divBdr>
            <w:top w:val="none" w:sz="0" w:space="0" w:color="auto"/>
            <w:left w:val="none" w:sz="0" w:space="0" w:color="auto"/>
            <w:bottom w:val="none" w:sz="0" w:space="0" w:color="auto"/>
            <w:right w:val="none" w:sz="0" w:space="0" w:color="auto"/>
          </w:divBdr>
        </w:div>
        <w:div w:id="385419960">
          <w:marLeft w:val="640"/>
          <w:marRight w:val="0"/>
          <w:marTop w:val="0"/>
          <w:marBottom w:val="0"/>
          <w:divBdr>
            <w:top w:val="none" w:sz="0" w:space="0" w:color="auto"/>
            <w:left w:val="none" w:sz="0" w:space="0" w:color="auto"/>
            <w:bottom w:val="none" w:sz="0" w:space="0" w:color="auto"/>
            <w:right w:val="none" w:sz="0" w:space="0" w:color="auto"/>
          </w:divBdr>
        </w:div>
        <w:div w:id="466361983">
          <w:marLeft w:val="640"/>
          <w:marRight w:val="0"/>
          <w:marTop w:val="0"/>
          <w:marBottom w:val="0"/>
          <w:divBdr>
            <w:top w:val="none" w:sz="0" w:space="0" w:color="auto"/>
            <w:left w:val="none" w:sz="0" w:space="0" w:color="auto"/>
            <w:bottom w:val="none" w:sz="0" w:space="0" w:color="auto"/>
            <w:right w:val="none" w:sz="0" w:space="0" w:color="auto"/>
          </w:divBdr>
        </w:div>
        <w:div w:id="478772503">
          <w:marLeft w:val="640"/>
          <w:marRight w:val="0"/>
          <w:marTop w:val="0"/>
          <w:marBottom w:val="0"/>
          <w:divBdr>
            <w:top w:val="none" w:sz="0" w:space="0" w:color="auto"/>
            <w:left w:val="none" w:sz="0" w:space="0" w:color="auto"/>
            <w:bottom w:val="none" w:sz="0" w:space="0" w:color="auto"/>
            <w:right w:val="none" w:sz="0" w:space="0" w:color="auto"/>
          </w:divBdr>
        </w:div>
        <w:div w:id="594635407">
          <w:marLeft w:val="640"/>
          <w:marRight w:val="0"/>
          <w:marTop w:val="0"/>
          <w:marBottom w:val="0"/>
          <w:divBdr>
            <w:top w:val="none" w:sz="0" w:space="0" w:color="auto"/>
            <w:left w:val="none" w:sz="0" w:space="0" w:color="auto"/>
            <w:bottom w:val="none" w:sz="0" w:space="0" w:color="auto"/>
            <w:right w:val="none" w:sz="0" w:space="0" w:color="auto"/>
          </w:divBdr>
        </w:div>
        <w:div w:id="633948710">
          <w:marLeft w:val="640"/>
          <w:marRight w:val="0"/>
          <w:marTop w:val="0"/>
          <w:marBottom w:val="0"/>
          <w:divBdr>
            <w:top w:val="none" w:sz="0" w:space="0" w:color="auto"/>
            <w:left w:val="none" w:sz="0" w:space="0" w:color="auto"/>
            <w:bottom w:val="none" w:sz="0" w:space="0" w:color="auto"/>
            <w:right w:val="none" w:sz="0" w:space="0" w:color="auto"/>
          </w:divBdr>
        </w:div>
        <w:div w:id="888541837">
          <w:marLeft w:val="640"/>
          <w:marRight w:val="0"/>
          <w:marTop w:val="0"/>
          <w:marBottom w:val="0"/>
          <w:divBdr>
            <w:top w:val="none" w:sz="0" w:space="0" w:color="auto"/>
            <w:left w:val="none" w:sz="0" w:space="0" w:color="auto"/>
            <w:bottom w:val="none" w:sz="0" w:space="0" w:color="auto"/>
            <w:right w:val="none" w:sz="0" w:space="0" w:color="auto"/>
          </w:divBdr>
        </w:div>
        <w:div w:id="891036861">
          <w:marLeft w:val="640"/>
          <w:marRight w:val="0"/>
          <w:marTop w:val="0"/>
          <w:marBottom w:val="0"/>
          <w:divBdr>
            <w:top w:val="none" w:sz="0" w:space="0" w:color="auto"/>
            <w:left w:val="none" w:sz="0" w:space="0" w:color="auto"/>
            <w:bottom w:val="none" w:sz="0" w:space="0" w:color="auto"/>
            <w:right w:val="none" w:sz="0" w:space="0" w:color="auto"/>
          </w:divBdr>
        </w:div>
        <w:div w:id="1009673579">
          <w:marLeft w:val="640"/>
          <w:marRight w:val="0"/>
          <w:marTop w:val="0"/>
          <w:marBottom w:val="0"/>
          <w:divBdr>
            <w:top w:val="none" w:sz="0" w:space="0" w:color="auto"/>
            <w:left w:val="none" w:sz="0" w:space="0" w:color="auto"/>
            <w:bottom w:val="none" w:sz="0" w:space="0" w:color="auto"/>
            <w:right w:val="none" w:sz="0" w:space="0" w:color="auto"/>
          </w:divBdr>
        </w:div>
        <w:div w:id="1014956950">
          <w:marLeft w:val="640"/>
          <w:marRight w:val="0"/>
          <w:marTop w:val="0"/>
          <w:marBottom w:val="0"/>
          <w:divBdr>
            <w:top w:val="none" w:sz="0" w:space="0" w:color="auto"/>
            <w:left w:val="none" w:sz="0" w:space="0" w:color="auto"/>
            <w:bottom w:val="none" w:sz="0" w:space="0" w:color="auto"/>
            <w:right w:val="none" w:sz="0" w:space="0" w:color="auto"/>
          </w:divBdr>
        </w:div>
        <w:div w:id="1044982169">
          <w:marLeft w:val="640"/>
          <w:marRight w:val="0"/>
          <w:marTop w:val="0"/>
          <w:marBottom w:val="0"/>
          <w:divBdr>
            <w:top w:val="none" w:sz="0" w:space="0" w:color="auto"/>
            <w:left w:val="none" w:sz="0" w:space="0" w:color="auto"/>
            <w:bottom w:val="none" w:sz="0" w:space="0" w:color="auto"/>
            <w:right w:val="none" w:sz="0" w:space="0" w:color="auto"/>
          </w:divBdr>
        </w:div>
        <w:div w:id="1051152723">
          <w:marLeft w:val="640"/>
          <w:marRight w:val="0"/>
          <w:marTop w:val="0"/>
          <w:marBottom w:val="0"/>
          <w:divBdr>
            <w:top w:val="none" w:sz="0" w:space="0" w:color="auto"/>
            <w:left w:val="none" w:sz="0" w:space="0" w:color="auto"/>
            <w:bottom w:val="none" w:sz="0" w:space="0" w:color="auto"/>
            <w:right w:val="none" w:sz="0" w:space="0" w:color="auto"/>
          </w:divBdr>
        </w:div>
        <w:div w:id="1052313505">
          <w:marLeft w:val="640"/>
          <w:marRight w:val="0"/>
          <w:marTop w:val="0"/>
          <w:marBottom w:val="0"/>
          <w:divBdr>
            <w:top w:val="none" w:sz="0" w:space="0" w:color="auto"/>
            <w:left w:val="none" w:sz="0" w:space="0" w:color="auto"/>
            <w:bottom w:val="none" w:sz="0" w:space="0" w:color="auto"/>
            <w:right w:val="none" w:sz="0" w:space="0" w:color="auto"/>
          </w:divBdr>
        </w:div>
        <w:div w:id="1064378507">
          <w:marLeft w:val="640"/>
          <w:marRight w:val="0"/>
          <w:marTop w:val="0"/>
          <w:marBottom w:val="0"/>
          <w:divBdr>
            <w:top w:val="none" w:sz="0" w:space="0" w:color="auto"/>
            <w:left w:val="none" w:sz="0" w:space="0" w:color="auto"/>
            <w:bottom w:val="none" w:sz="0" w:space="0" w:color="auto"/>
            <w:right w:val="none" w:sz="0" w:space="0" w:color="auto"/>
          </w:divBdr>
        </w:div>
        <w:div w:id="1103577593">
          <w:marLeft w:val="640"/>
          <w:marRight w:val="0"/>
          <w:marTop w:val="0"/>
          <w:marBottom w:val="0"/>
          <w:divBdr>
            <w:top w:val="none" w:sz="0" w:space="0" w:color="auto"/>
            <w:left w:val="none" w:sz="0" w:space="0" w:color="auto"/>
            <w:bottom w:val="none" w:sz="0" w:space="0" w:color="auto"/>
            <w:right w:val="none" w:sz="0" w:space="0" w:color="auto"/>
          </w:divBdr>
        </w:div>
        <w:div w:id="1110395168">
          <w:marLeft w:val="640"/>
          <w:marRight w:val="0"/>
          <w:marTop w:val="0"/>
          <w:marBottom w:val="0"/>
          <w:divBdr>
            <w:top w:val="none" w:sz="0" w:space="0" w:color="auto"/>
            <w:left w:val="none" w:sz="0" w:space="0" w:color="auto"/>
            <w:bottom w:val="none" w:sz="0" w:space="0" w:color="auto"/>
            <w:right w:val="none" w:sz="0" w:space="0" w:color="auto"/>
          </w:divBdr>
        </w:div>
        <w:div w:id="1128667454">
          <w:marLeft w:val="640"/>
          <w:marRight w:val="0"/>
          <w:marTop w:val="0"/>
          <w:marBottom w:val="0"/>
          <w:divBdr>
            <w:top w:val="none" w:sz="0" w:space="0" w:color="auto"/>
            <w:left w:val="none" w:sz="0" w:space="0" w:color="auto"/>
            <w:bottom w:val="none" w:sz="0" w:space="0" w:color="auto"/>
            <w:right w:val="none" w:sz="0" w:space="0" w:color="auto"/>
          </w:divBdr>
        </w:div>
        <w:div w:id="1157839186">
          <w:marLeft w:val="640"/>
          <w:marRight w:val="0"/>
          <w:marTop w:val="0"/>
          <w:marBottom w:val="0"/>
          <w:divBdr>
            <w:top w:val="none" w:sz="0" w:space="0" w:color="auto"/>
            <w:left w:val="none" w:sz="0" w:space="0" w:color="auto"/>
            <w:bottom w:val="none" w:sz="0" w:space="0" w:color="auto"/>
            <w:right w:val="none" w:sz="0" w:space="0" w:color="auto"/>
          </w:divBdr>
        </w:div>
        <w:div w:id="1269660036">
          <w:marLeft w:val="640"/>
          <w:marRight w:val="0"/>
          <w:marTop w:val="0"/>
          <w:marBottom w:val="0"/>
          <w:divBdr>
            <w:top w:val="none" w:sz="0" w:space="0" w:color="auto"/>
            <w:left w:val="none" w:sz="0" w:space="0" w:color="auto"/>
            <w:bottom w:val="none" w:sz="0" w:space="0" w:color="auto"/>
            <w:right w:val="none" w:sz="0" w:space="0" w:color="auto"/>
          </w:divBdr>
        </w:div>
        <w:div w:id="1299261994">
          <w:marLeft w:val="640"/>
          <w:marRight w:val="0"/>
          <w:marTop w:val="0"/>
          <w:marBottom w:val="0"/>
          <w:divBdr>
            <w:top w:val="none" w:sz="0" w:space="0" w:color="auto"/>
            <w:left w:val="none" w:sz="0" w:space="0" w:color="auto"/>
            <w:bottom w:val="none" w:sz="0" w:space="0" w:color="auto"/>
            <w:right w:val="none" w:sz="0" w:space="0" w:color="auto"/>
          </w:divBdr>
        </w:div>
        <w:div w:id="1299335127">
          <w:marLeft w:val="640"/>
          <w:marRight w:val="0"/>
          <w:marTop w:val="0"/>
          <w:marBottom w:val="0"/>
          <w:divBdr>
            <w:top w:val="none" w:sz="0" w:space="0" w:color="auto"/>
            <w:left w:val="none" w:sz="0" w:space="0" w:color="auto"/>
            <w:bottom w:val="none" w:sz="0" w:space="0" w:color="auto"/>
            <w:right w:val="none" w:sz="0" w:space="0" w:color="auto"/>
          </w:divBdr>
        </w:div>
        <w:div w:id="1314018954">
          <w:marLeft w:val="640"/>
          <w:marRight w:val="0"/>
          <w:marTop w:val="0"/>
          <w:marBottom w:val="0"/>
          <w:divBdr>
            <w:top w:val="none" w:sz="0" w:space="0" w:color="auto"/>
            <w:left w:val="none" w:sz="0" w:space="0" w:color="auto"/>
            <w:bottom w:val="none" w:sz="0" w:space="0" w:color="auto"/>
            <w:right w:val="none" w:sz="0" w:space="0" w:color="auto"/>
          </w:divBdr>
        </w:div>
        <w:div w:id="1326395300">
          <w:marLeft w:val="640"/>
          <w:marRight w:val="0"/>
          <w:marTop w:val="0"/>
          <w:marBottom w:val="0"/>
          <w:divBdr>
            <w:top w:val="none" w:sz="0" w:space="0" w:color="auto"/>
            <w:left w:val="none" w:sz="0" w:space="0" w:color="auto"/>
            <w:bottom w:val="none" w:sz="0" w:space="0" w:color="auto"/>
            <w:right w:val="none" w:sz="0" w:space="0" w:color="auto"/>
          </w:divBdr>
        </w:div>
        <w:div w:id="1351949132">
          <w:marLeft w:val="640"/>
          <w:marRight w:val="0"/>
          <w:marTop w:val="0"/>
          <w:marBottom w:val="0"/>
          <w:divBdr>
            <w:top w:val="none" w:sz="0" w:space="0" w:color="auto"/>
            <w:left w:val="none" w:sz="0" w:space="0" w:color="auto"/>
            <w:bottom w:val="none" w:sz="0" w:space="0" w:color="auto"/>
            <w:right w:val="none" w:sz="0" w:space="0" w:color="auto"/>
          </w:divBdr>
        </w:div>
        <w:div w:id="1371612125">
          <w:marLeft w:val="640"/>
          <w:marRight w:val="0"/>
          <w:marTop w:val="0"/>
          <w:marBottom w:val="0"/>
          <w:divBdr>
            <w:top w:val="none" w:sz="0" w:space="0" w:color="auto"/>
            <w:left w:val="none" w:sz="0" w:space="0" w:color="auto"/>
            <w:bottom w:val="none" w:sz="0" w:space="0" w:color="auto"/>
            <w:right w:val="none" w:sz="0" w:space="0" w:color="auto"/>
          </w:divBdr>
        </w:div>
        <w:div w:id="1490093092">
          <w:marLeft w:val="640"/>
          <w:marRight w:val="0"/>
          <w:marTop w:val="0"/>
          <w:marBottom w:val="0"/>
          <w:divBdr>
            <w:top w:val="none" w:sz="0" w:space="0" w:color="auto"/>
            <w:left w:val="none" w:sz="0" w:space="0" w:color="auto"/>
            <w:bottom w:val="none" w:sz="0" w:space="0" w:color="auto"/>
            <w:right w:val="none" w:sz="0" w:space="0" w:color="auto"/>
          </w:divBdr>
        </w:div>
        <w:div w:id="1599869065">
          <w:marLeft w:val="640"/>
          <w:marRight w:val="0"/>
          <w:marTop w:val="0"/>
          <w:marBottom w:val="0"/>
          <w:divBdr>
            <w:top w:val="none" w:sz="0" w:space="0" w:color="auto"/>
            <w:left w:val="none" w:sz="0" w:space="0" w:color="auto"/>
            <w:bottom w:val="none" w:sz="0" w:space="0" w:color="auto"/>
            <w:right w:val="none" w:sz="0" w:space="0" w:color="auto"/>
          </w:divBdr>
        </w:div>
        <w:div w:id="1599948979">
          <w:marLeft w:val="640"/>
          <w:marRight w:val="0"/>
          <w:marTop w:val="0"/>
          <w:marBottom w:val="0"/>
          <w:divBdr>
            <w:top w:val="none" w:sz="0" w:space="0" w:color="auto"/>
            <w:left w:val="none" w:sz="0" w:space="0" w:color="auto"/>
            <w:bottom w:val="none" w:sz="0" w:space="0" w:color="auto"/>
            <w:right w:val="none" w:sz="0" w:space="0" w:color="auto"/>
          </w:divBdr>
        </w:div>
        <w:div w:id="1618366176">
          <w:marLeft w:val="640"/>
          <w:marRight w:val="0"/>
          <w:marTop w:val="0"/>
          <w:marBottom w:val="0"/>
          <w:divBdr>
            <w:top w:val="none" w:sz="0" w:space="0" w:color="auto"/>
            <w:left w:val="none" w:sz="0" w:space="0" w:color="auto"/>
            <w:bottom w:val="none" w:sz="0" w:space="0" w:color="auto"/>
            <w:right w:val="none" w:sz="0" w:space="0" w:color="auto"/>
          </w:divBdr>
        </w:div>
        <w:div w:id="1645692516">
          <w:marLeft w:val="640"/>
          <w:marRight w:val="0"/>
          <w:marTop w:val="0"/>
          <w:marBottom w:val="0"/>
          <w:divBdr>
            <w:top w:val="none" w:sz="0" w:space="0" w:color="auto"/>
            <w:left w:val="none" w:sz="0" w:space="0" w:color="auto"/>
            <w:bottom w:val="none" w:sz="0" w:space="0" w:color="auto"/>
            <w:right w:val="none" w:sz="0" w:space="0" w:color="auto"/>
          </w:divBdr>
        </w:div>
        <w:div w:id="1647851689">
          <w:marLeft w:val="640"/>
          <w:marRight w:val="0"/>
          <w:marTop w:val="0"/>
          <w:marBottom w:val="0"/>
          <w:divBdr>
            <w:top w:val="none" w:sz="0" w:space="0" w:color="auto"/>
            <w:left w:val="none" w:sz="0" w:space="0" w:color="auto"/>
            <w:bottom w:val="none" w:sz="0" w:space="0" w:color="auto"/>
            <w:right w:val="none" w:sz="0" w:space="0" w:color="auto"/>
          </w:divBdr>
        </w:div>
        <w:div w:id="1721510837">
          <w:marLeft w:val="640"/>
          <w:marRight w:val="0"/>
          <w:marTop w:val="0"/>
          <w:marBottom w:val="0"/>
          <w:divBdr>
            <w:top w:val="none" w:sz="0" w:space="0" w:color="auto"/>
            <w:left w:val="none" w:sz="0" w:space="0" w:color="auto"/>
            <w:bottom w:val="none" w:sz="0" w:space="0" w:color="auto"/>
            <w:right w:val="none" w:sz="0" w:space="0" w:color="auto"/>
          </w:divBdr>
        </w:div>
        <w:div w:id="1765569852">
          <w:marLeft w:val="640"/>
          <w:marRight w:val="0"/>
          <w:marTop w:val="0"/>
          <w:marBottom w:val="0"/>
          <w:divBdr>
            <w:top w:val="none" w:sz="0" w:space="0" w:color="auto"/>
            <w:left w:val="none" w:sz="0" w:space="0" w:color="auto"/>
            <w:bottom w:val="none" w:sz="0" w:space="0" w:color="auto"/>
            <w:right w:val="none" w:sz="0" w:space="0" w:color="auto"/>
          </w:divBdr>
        </w:div>
        <w:div w:id="1906066358">
          <w:marLeft w:val="640"/>
          <w:marRight w:val="0"/>
          <w:marTop w:val="0"/>
          <w:marBottom w:val="0"/>
          <w:divBdr>
            <w:top w:val="none" w:sz="0" w:space="0" w:color="auto"/>
            <w:left w:val="none" w:sz="0" w:space="0" w:color="auto"/>
            <w:bottom w:val="none" w:sz="0" w:space="0" w:color="auto"/>
            <w:right w:val="none" w:sz="0" w:space="0" w:color="auto"/>
          </w:divBdr>
        </w:div>
        <w:div w:id="1997488070">
          <w:marLeft w:val="640"/>
          <w:marRight w:val="0"/>
          <w:marTop w:val="0"/>
          <w:marBottom w:val="0"/>
          <w:divBdr>
            <w:top w:val="none" w:sz="0" w:space="0" w:color="auto"/>
            <w:left w:val="none" w:sz="0" w:space="0" w:color="auto"/>
            <w:bottom w:val="none" w:sz="0" w:space="0" w:color="auto"/>
            <w:right w:val="none" w:sz="0" w:space="0" w:color="auto"/>
          </w:divBdr>
        </w:div>
        <w:div w:id="2036729918">
          <w:marLeft w:val="640"/>
          <w:marRight w:val="0"/>
          <w:marTop w:val="0"/>
          <w:marBottom w:val="0"/>
          <w:divBdr>
            <w:top w:val="none" w:sz="0" w:space="0" w:color="auto"/>
            <w:left w:val="none" w:sz="0" w:space="0" w:color="auto"/>
            <w:bottom w:val="none" w:sz="0" w:space="0" w:color="auto"/>
            <w:right w:val="none" w:sz="0" w:space="0" w:color="auto"/>
          </w:divBdr>
        </w:div>
        <w:div w:id="2045472784">
          <w:marLeft w:val="640"/>
          <w:marRight w:val="0"/>
          <w:marTop w:val="0"/>
          <w:marBottom w:val="0"/>
          <w:divBdr>
            <w:top w:val="none" w:sz="0" w:space="0" w:color="auto"/>
            <w:left w:val="none" w:sz="0" w:space="0" w:color="auto"/>
            <w:bottom w:val="none" w:sz="0" w:space="0" w:color="auto"/>
            <w:right w:val="none" w:sz="0" w:space="0" w:color="auto"/>
          </w:divBdr>
        </w:div>
        <w:div w:id="2051420482">
          <w:marLeft w:val="640"/>
          <w:marRight w:val="0"/>
          <w:marTop w:val="0"/>
          <w:marBottom w:val="0"/>
          <w:divBdr>
            <w:top w:val="none" w:sz="0" w:space="0" w:color="auto"/>
            <w:left w:val="none" w:sz="0" w:space="0" w:color="auto"/>
            <w:bottom w:val="none" w:sz="0" w:space="0" w:color="auto"/>
            <w:right w:val="none" w:sz="0" w:space="0" w:color="auto"/>
          </w:divBdr>
        </w:div>
        <w:div w:id="2069300904">
          <w:marLeft w:val="640"/>
          <w:marRight w:val="0"/>
          <w:marTop w:val="0"/>
          <w:marBottom w:val="0"/>
          <w:divBdr>
            <w:top w:val="none" w:sz="0" w:space="0" w:color="auto"/>
            <w:left w:val="none" w:sz="0" w:space="0" w:color="auto"/>
            <w:bottom w:val="none" w:sz="0" w:space="0" w:color="auto"/>
            <w:right w:val="none" w:sz="0" w:space="0" w:color="auto"/>
          </w:divBdr>
        </w:div>
        <w:div w:id="2070112621">
          <w:marLeft w:val="640"/>
          <w:marRight w:val="0"/>
          <w:marTop w:val="0"/>
          <w:marBottom w:val="0"/>
          <w:divBdr>
            <w:top w:val="none" w:sz="0" w:space="0" w:color="auto"/>
            <w:left w:val="none" w:sz="0" w:space="0" w:color="auto"/>
            <w:bottom w:val="none" w:sz="0" w:space="0" w:color="auto"/>
            <w:right w:val="none" w:sz="0" w:space="0" w:color="auto"/>
          </w:divBdr>
        </w:div>
      </w:divsChild>
    </w:div>
    <w:div w:id="1154446463">
      <w:marLeft w:val="0"/>
      <w:marRight w:val="0"/>
      <w:marTop w:val="0"/>
      <w:marBottom w:val="0"/>
      <w:divBdr>
        <w:top w:val="none" w:sz="0" w:space="0" w:color="auto"/>
        <w:left w:val="none" w:sz="0" w:space="0" w:color="auto"/>
        <w:bottom w:val="none" w:sz="0" w:space="0" w:color="auto"/>
        <w:right w:val="none" w:sz="0" w:space="0" w:color="auto"/>
      </w:divBdr>
    </w:div>
    <w:div w:id="1154490701">
      <w:bodyDiv w:val="1"/>
      <w:marLeft w:val="0"/>
      <w:marRight w:val="0"/>
      <w:marTop w:val="0"/>
      <w:marBottom w:val="0"/>
      <w:divBdr>
        <w:top w:val="none" w:sz="0" w:space="0" w:color="auto"/>
        <w:left w:val="none" w:sz="0" w:space="0" w:color="auto"/>
        <w:bottom w:val="none" w:sz="0" w:space="0" w:color="auto"/>
        <w:right w:val="none" w:sz="0" w:space="0" w:color="auto"/>
      </w:divBdr>
    </w:div>
    <w:div w:id="1155798418">
      <w:marLeft w:val="640"/>
      <w:marRight w:val="0"/>
      <w:marTop w:val="0"/>
      <w:marBottom w:val="0"/>
      <w:divBdr>
        <w:top w:val="none" w:sz="0" w:space="0" w:color="auto"/>
        <w:left w:val="none" w:sz="0" w:space="0" w:color="auto"/>
        <w:bottom w:val="none" w:sz="0" w:space="0" w:color="auto"/>
        <w:right w:val="none" w:sz="0" w:space="0" w:color="auto"/>
      </w:divBdr>
    </w:div>
    <w:div w:id="1157501024">
      <w:marLeft w:val="640"/>
      <w:marRight w:val="0"/>
      <w:marTop w:val="0"/>
      <w:marBottom w:val="0"/>
      <w:divBdr>
        <w:top w:val="none" w:sz="0" w:space="0" w:color="auto"/>
        <w:left w:val="none" w:sz="0" w:space="0" w:color="auto"/>
        <w:bottom w:val="none" w:sz="0" w:space="0" w:color="auto"/>
        <w:right w:val="none" w:sz="0" w:space="0" w:color="auto"/>
      </w:divBdr>
    </w:div>
    <w:div w:id="1159422417">
      <w:marLeft w:val="640"/>
      <w:marRight w:val="0"/>
      <w:marTop w:val="0"/>
      <w:marBottom w:val="0"/>
      <w:divBdr>
        <w:top w:val="none" w:sz="0" w:space="0" w:color="auto"/>
        <w:left w:val="none" w:sz="0" w:space="0" w:color="auto"/>
        <w:bottom w:val="none" w:sz="0" w:space="0" w:color="auto"/>
        <w:right w:val="none" w:sz="0" w:space="0" w:color="auto"/>
      </w:divBdr>
    </w:div>
    <w:div w:id="1159882301">
      <w:bodyDiv w:val="1"/>
      <w:marLeft w:val="0"/>
      <w:marRight w:val="0"/>
      <w:marTop w:val="0"/>
      <w:marBottom w:val="0"/>
      <w:divBdr>
        <w:top w:val="none" w:sz="0" w:space="0" w:color="auto"/>
        <w:left w:val="none" w:sz="0" w:space="0" w:color="auto"/>
        <w:bottom w:val="none" w:sz="0" w:space="0" w:color="auto"/>
        <w:right w:val="none" w:sz="0" w:space="0" w:color="auto"/>
      </w:divBdr>
      <w:divsChild>
        <w:div w:id="663633480">
          <w:marLeft w:val="640"/>
          <w:marRight w:val="0"/>
          <w:marTop w:val="0"/>
          <w:marBottom w:val="0"/>
          <w:divBdr>
            <w:top w:val="none" w:sz="0" w:space="0" w:color="auto"/>
            <w:left w:val="none" w:sz="0" w:space="0" w:color="auto"/>
            <w:bottom w:val="none" w:sz="0" w:space="0" w:color="auto"/>
            <w:right w:val="none" w:sz="0" w:space="0" w:color="auto"/>
          </w:divBdr>
        </w:div>
        <w:div w:id="1599288651">
          <w:marLeft w:val="640"/>
          <w:marRight w:val="0"/>
          <w:marTop w:val="0"/>
          <w:marBottom w:val="0"/>
          <w:divBdr>
            <w:top w:val="none" w:sz="0" w:space="0" w:color="auto"/>
            <w:left w:val="none" w:sz="0" w:space="0" w:color="auto"/>
            <w:bottom w:val="none" w:sz="0" w:space="0" w:color="auto"/>
            <w:right w:val="none" w:sz="0" w:space="0" w:color="auto"/>
          </w:divBdr>
        </w:div>
        <w:div w:id="1333293096">
          <w:marLeft w:val="640"/>
          <w:marRight w:val="0"/>
          <w:marTop w:val="0"/>
          <w:marBottom w:val="0"/>
          <w:divBdr>
            <w:top w:val="none" w:sz="0" w:space="0" w:color="auto"/>
            <w:left w:val="none" w:sz="0" w:space="0" w:color="auto"/>
            <w:bottom w:val="none" w:sz="0" w:space="0" w:color="auto"/>
            <w:right w:val="none" w:sz="0" w:space="0" w:color="auto"/>
          </w:divBdr>
        </w:div>
        <w:div w:id="298464003">
          <w:marLeft w:val="640"/>
          <w:marRight w:val="0"/>
          <w:marTop w:val="0"/>
          <w:marBottom w:val="0"/>
          <w:divBdr>
            <w:top w:val="none" w:sz="0" w:space="0" w:color="auto"/>
            <w:left w:val="none" w:sz="0" w:space="0" w:color="auto"/>
            <w:bottom w:val="none" w:sz="0" w:space="0" w:color="auto"/>
            <w:right w:val="none" w:sz="0" w:space="0" w:color="auto"/>
          </w:divBdr>
        </w:div>
        <w:div w:id="1196039102">
          <w:marLeft w:val="640"/>
          <w:marRight w:val="0"/>
          <w:marTop w:val="0"/>
          <w:marBottom w:val="0"/>
          <w:divBdr>
            <w:top w:val="none" w:sz="0" w:space="0" w:color="auto"/>
            <w:left w:val="none" w:sz="0" w:space="0" w:color="auto"/>
            <w:bottom w:val="none" w:sz="0" w:space="0" w:color="auto"/>
            <w:right w:val="none" w:sz="0" w:space="0" w:color="auto"/>
          </w:divBdr>
        </w:div>
        <w:div w:id="768087701">
          <w:marLeft w:val="640"/>
          <w:marRight w:val="0"/>
          <w:marTop w:val="0"/>
          <w:marBottom w:val="0"/>
          <w:divBdr>
            <w:top w:val="none" w:sz="0" w:space="0" w:color="auto"/>
            <w:left w:val="none" w:sz="0" w:space="0" w:color="auto"/>
            <w:bottom w:val="none" w:sz="0" w:space="0" w:color="auto"/>
            <w:right w:val="none" w:sz="0" w:space="0" w:color="auto"/>
          </w:divBdr>
        </w:div>
        <w:div w:id="870453277">
          <w:marLeft w:val="640"/>
          <w:marRight w:val="0"/>
          <w:marTop w:val="0"/>
          <w:marBottom w:val="0"/>
          <w:divBdr>
            <w:top w:val="none" w:sz="0" w:space="0" w:color="auto"/>
            <w:left w:val="none" w:sz="0" w:space="0" w:color="auto"/>
            <w:bottom w:val="none" w:sz="0" w:space="0" w:color="auto"/>
            <w:right w:val="none" w:sz="0" w:space="0" w:color="auto"/>
          </w:divBdr>
        </w:div>
        <w:div w:id="2030788643">
          <w:marLeft w:val="640"/>
          <w:marRight w:val="0"/>
          <w:marTop w:val="0"/>
          <w:marBottom w:val="0"/>
          <w:divBdr>
            <w:top w:val="none" w:sz="0" w:space="0" w:color="auto"/>
            <w:left w:val="none" w:sz="0" w:space="0" w:color="auto"/>
            <w:bottom w:val="none" w:sz="0" w:space="0" w:color="auto"/>
            <w:right w:val="none" w:sz="0" w:space="0" w:color="auto"/>
          </w:divBdr>
        </w:div>
        <w:div w:id="535461143">
          <w:marLeft w:val="640"/>
          <w:marRight w:val="0"/>
          <w:marTop w:val="0"/>
          <w:marBottom w:val="0"/>
          <w:divBdr>
            <w:top w:val="none" w:sz="0" w:space="0" w:color="auto"/>
            <w:left w:val="none" w:sz="0" w:space="0" w:color="auto"/>
            <w:bottom w:val="none" w:sz="0" w:space="0" w:color="auto"/>
            <w:right w:val="none" w:sz="0" w:space="0" w:color="auto"/>
          </w:divBdr>
        </w:div>
        <w:div w:id="1237475536">
          <w:marLeft w:val="640"/>
          <w:marRight w:val="0"/>
          <w:marTop w:val="0"/>
          <w:marBottom w:val="0"/>
          <w:divBdr>
            <w:top w:val="none" w:sz="0" w:space="0" w:color="auto"/>
            <w:left w:val="none" w:sz="0" w:space="0" w:color="auto"/>
            <w:bottom w:val="none" w:sz="0" w:space="0" w:color="auto"/>
            <w:right w:val="none" w:sz="0" w:space="0" w:color="auto"/>
          </w:divBdr>
        </w:div>
        <w:div w:id="1628202835">
          <w:marLeft w:val="640"/>
          <w:marRight w:val="0"/>
          <w:marTop w:val="0"/>
          <w:marBottom w:val="0"/>
          <w:divBdr>
            <w:top w:val="none" w:sz="0" w:space="0" w:color="auto"/>
            <w:left w:val="none" w:sz="0" w:space="0" w:color="auto"/>
            <w:bottom w:val="none" w:sz="0" w:space="0" w:color="auto"/>
            <w:right w:val="none" w:sz="0" w:space="0" w:color="auto"/>
          </w:divBdr>
        </w:div>
        <w:div w:id="1992370664">
          <w:marLeft w:val="640"/>
          <w:marRight w:val="0"/>
          <w:marTop w:val="0"/>
          <w:marBottom w:val="0"/>
          <w:divBdr>
            <w:top w:val="none" w:sz="0" w:space="0" w:color="auto"/>
            <w:left w:val="none" w:sz="0" w:space="0" w:color="auto"/>
            <w:bottom w:val="none" w:sz="0" w:space="0" w:color="auto"/>
            <w:right w:val="none" w:sz="0" w:space="0" w:color="auto"/>
          </w:divBdr>
        </w:div>
        <w:div w:id="1298099835">
          <w:marLeft w:val="640"/>
          <w:marRight w:val="0"/>
          <w:marTop w:val="0"/>
          <w:marBottom w:val="0"/>
          <w:divBdr>
            <w:top w:val="none" w:sz="0" w:space="0" w:color="auto"/>
            <w:left w:val="none" w:sz="0" w:space="0" w:color="auto"/>
            <w:bottom w:val="none" w:sz="0" w:space="0" w:color="auto"/>
            <w:right w:val="none" w:sz="0" w:space="0" w:color="auto"/>
          </w:divBdr>
        </w:div>
        <w:div w:id="959458938">
          <w:marLeft w:val="640"/>
          <w:marRight w:val="0"/>
          <w:marTop w:val="0"/>
          <w:marBottom w:val="0"/>
          <w:divBdr>
            <w:top w:val="none" w:sz="0" w:space="0" w:color="auto"/>
            <w:left w:val="none" w:sz="0" w:space="0" w:color="auto"/>
            <w:bottom w:val="none" w:sz="0" w:space="0" w:color="auto"/>
            <w:right w:val="none" w:sz="0" w:space="0" w:color="auto"/>
          </w:divBdr>
        </w:div>
        <w:div w:id="1795824746">
          <w:marLeft w:val="640"/>
          <w:marRight w:val="0"/>
          <w:marTop w:val="0"/>
          <w:marBottom w:val="0"/>
          <w:divBdr>
            <w:top w:val="none" w:sz="0" w:space="0" w:color="auto"/>
            <w:left w:val="none" w:sz="0" w:space="0" w:color="auto"/>
            <w:bottom w:val="none" w:sz="0" w:space="0" w:color="auto"/>
            <w:right w:val="none" w:sz="0" w:space="0" w:color="auto"/>
          </w:divBdr>
        </w:div>
        <w:div w:id="1630550562">
          <w:marLeft w:val="640"/>
          <w:marRight w:val="0"/>
          <w:marTop w:val="0"/>
          <w:marBottom w:val="0"/>
          <w:divBdr>
            <w:top w:val="none" w:sz="0" w:space="0" w:color="auto"/>
            <w:left w:val="none" w:sz="0" w:space="0" w:color="auto"/>
            <w:bottom w:val="none" w:sz="0" w:space="0" w:color="auto"/>
            <w:right w:val="none" w:sz="0" w:space="0" w:color="auto"/>
          </w:divBdr>
        </w:div>
        <w:div w:id="171263015">
          <w:marLeft w:val="640"/>
          <w:marRight w:val="0"/>
          <w:marTop w:val="0"/>
          <w:marBottom w:val="0"/>
          <w:divBdr>
            <w:top w:val="none" w:sz="0" w:space="0" w:color="auto"/>
            <w:left w:val="none" w:sz="0" w:space="0" w:color="auto"/>
            <w:bottom w:val="none" w:sz="0" w:space="0" w:color="auto"/>
            <w:right w:val="none" w:sz="0" w:space="0" w:color="auto"/>
          </w:divBdr>
        </w:div>
        <w:div w:id="514925598">
          <w:marLeft w:val="640"/>
          <w:marRight w:val="0"/>
          <w:marTop w:val="0"/>
          <w:marBottom w:val="0"/>
          <w:divBdr>
            <w:top w:val="none" w:sz="0" w:space="0" w:color="auto"/>
            <w:left w:val="none" w:sz="0" w:space="0" w:color="auto"/>
            <w:bottom w:val="none" w:sz="0" w:space="0" w:color="auto"/>
            <w:right w:val="none" w:sz="0" w:space="0" w:color="auto"/>
          </w:divBdr>
        </w:div>
        <w:div w:id="646059290">
          <w:marLeft w:val="640"/>
          <w:marRight w:val="0"/>
          <w:marTop w:val="0"/>
          <w:marBottom w:val="0"/>
          <w:divBdr>
            <w:top w:val="none" w:sz="0" w:space="0" w:color="auto"/>
            <w:left w:val="none" w:sz="0" w:space="0" w:color="auto"/>
            <w:bottom w:val="none" w:sz="0" w:space="0" w:color="auto"/>
            <w:right w:val="none" w:sz="0" w:space="0" w:color="auto"/>
          </w:divBdr>
        </w:div>
        <w:div w:id="427241443">
          <w:marLeft w:val="640"/>
          <w:marRight w:val="0"/>
          <w:marTop w:val="0"/>
          <w:marBottom w:val="0"/>
          <w:divBdr>
            <w:top w:val="none" w:sz="0" w:space="0" w:color="auto"/>
            <w:left w:val="none" w:sz="0" w:space="0" w:color="auto"/>
            <w:bottom w:val="none" w:sz="0" w:space="0" w:color="auto"/>
            <w:right w:val="none" w:sz="0" w:space="0" w:color="auto"/>
          </w:divBdr>
        </w:div>
        <w:div w:id="1277063394">
          <w:marLeft w:val="640"/>
          <w:marRight w:val="0"/>
          <w:marTop w:val="0"/>
          <w:marBottom w:val="0"/>
          <w:divBdr>
            <w:top w:val="none" w:sz="0" w:space="0" w:color="auto"/>
            <w:left w:val="none" w:sz="0" w:space="0" w:color="auto"/>
            <w:bottom w:val="none" w:sz="0" w:space="0" w:color="auto"/>
            <w:right w:val="none" w:sz="0" w:space="0" w:color="auto"/>
          </w:divBdr>
        </w:div>
        <w:div w:id="1254433124">
          <w:marLeft w:val="640"/>
          <w:marRight w:val="0"/>
          <w:marTop w:val="0"/>
          <w:marBottom w:val="0"/>
          <w:divBdr>
            <w:top w:val="none" w:sz="0" w:space="0" w:color="auto"/>
            <w:left w:val="none" w:sz="0" w:space="0" w:color="auto"/>
            <w:bottom w:val="none" w:sz="0" w:space="0" w:color="auto"/>
            <w:right w:val="none" w:sz="0" w:space="0" w:color="auto"/>
          </w:divBdr>
        </w:div>
        <w:div w:id="2101247280">
          <w:marLeft w:val="640"/>
          <w:marRight w:val="0"/>
          <w:marTop w:val="0"/>
          <w:marBottom w:val="0"/>
          <w:divBdr>
            <w:top w:val="none" w:sz="0" w:space="0" w:color="auto"/>
            <w:left w:val="none" w:sz="0" w:space="0" w:color="auto"/>
            <w:bottom w:val="none" w:sz="0" w:space="0" w:color="auto"/>
            <w:right w:val="none" w:sz="0" w:space="0" w:color="auto"/>
          </w:divBdr>
        </w:div>
        <w:div w:id="670959600">
          <w:marLeft w:val="640"/>
          <w:marRight w:val="0"/>
          <w:marTop w:val="0"/>
          <w:marBottom w:val="0"/>
          <w:divBdr>
            <w:top w:val="none" w:sz="0" w:space="0" w:color="auto"/>
            <w:left w:val="none" w:sz="0" w:space="0" w:color="auto"/>
            <w:bottom w:val="none" w:sz="0" w:space="0" w:color="auto"/>
            <w:right w:val="none" w:sz="0" w:space="0" w:color="auto"/>
          </w:divBdr>
        </w:div>
        <w:div w:id="1679186779">
          <w:marLeft w:val="640"/>
          <w:marRight w:val="0"/>
          <w:marTop w:val="0"/>
          <w:marBottom w:val="0"/>
          <w:divBdr>
            <w:top w:val="none" w:sz="0" w:space="0" w:color="auto"/>
            <w:left w:val="none" w:sz="0" w:space="0" w:color="auto"/>
            <w:bottom w:val="none" w:sz="0" w:space="0" w:color="auto"/>
            <w:right w:val="none" w:sz="0" w:space="0" w:color="auto"/>
          </w:divBdr>
        </w:div>
        <w:div w:id="217016645">
          <w:marLeft w:val="640"/>
          <w:marRight w:val="0"/>
          <w:marTop w:val="0"/>
          <w:marBottom w:val="0"/>
          <w:divBdr>
            <w:top w:val="none" w:sz="0" w:space="0" w:color="auto"/>
            <w:left w:val="none" w:sz="0" w:space="0" w:color="auto"/>
            <w:bottom w:val="none" w:sz="0" w:space="0" w:color="auto"/>
            <w:right w:val="none" w:sz="0" w:space="0" w:color="auto"/>
          </w:divBdr>
        </w:div>
        <w:div w:id="668757291">
          <w:marLeft w:val="640"/>
          <w:marRight w:val="0"/>
          <w:marTop w:val="0"/>
          <w:marBottom w:val="0"/>
          <w:divBdr>
            <w:top w:val="none" w:sz="0" w:space="0" w:color="auto"/>
            <w:left w:val="none" w:sz="0" w:space="0" w:color="auto"/>
            <w:bottom w:val="none" w:sz="0" w:space="0" w:color="auto"/>
            <w:right w:val="none" w:sz="0" w:space="0" w:color="auto"/>
          </w:divBdr>
        </w:div>
        <w:div w:id="600913989">
          <w:marLeft w:val="640"/>
          <w:marRight w:val="0"/>
          <w:marTop w:val="0"/>
          <w:marBottom w:val="0"/>
          <w:divBdr>
            <w:top w:val="none" w:sz="0" w:space="0" w:color="auto"/>
            <w:left w:val="none" w:sz="0" w:space="0" w:color="auto"/>
            <w:bottom w:val="none" w:sz="0" w:space="0" w:color="auto"/>
            <w:right w:val="none" w:sz="0" w:space="0" w:color="auto"/>
          </w:divBdr>
        </w:div>
        <w:div w:id="338581429">
          <w:marLeft w:val="640"/>
          <w:marRight w:val="0"/>
          <w:marTop w:val="0"/>
          <w:marBottom w:val="0"/>
          <w:divBdr>
            <w:top w:val="none" w:sz="0" w:space="0" w:color="auto"/>
            <w:left w:val="none" w:sz="0" w:space="0" w:color="auto"/>
            <w:bottom w:val="none" w:sz="0" w:space="0" w:color="auto"/>
            <w:right w:val="none" w:sz="0" w:space="0" w:color="auto"/>
          </w:divBdr>
        </w:div>
        <w:div w:id="974331639">
          <w:marLeft w:val="640"/>
          <w:marRight w:val="0"/>
          <w:marTop w:val="0"/>
          <w:marBottom w:val="0"/>
          <w:divBdr>
            <w:top w:val="none" w:sz="0" w:space="0" w:color="auto"/>
            <w:left w:val="none" w:sz="0" w:space="0" w:color="auto"/>
            <w:bottom w:val="none" w:sz="0" w:space="0" w:color="auto"/>
            <w:right w:val="none" w:sz="0" w:space="0" w:color="auto"/>
          </w:divBdr>
        </w:div>
        <w:div w:id="1582720743">
          <w:marLeft w:val="640"/>
          <w:marRight w:val="0"/>
          <w:marTop w:val="0"/>
          <w:marBottom w:val="0"/>
          <w:divBdr>
            <w:top w:val="none" w:sz="0" w:space="0" w:color="auto"/>
            <w:left w:val="none" w:sz="0" w:space="0" w:color="auto"/>
            <w:bottom w:val="none" w:sz="0" w:space="0" w:color="auto"/>
            <w:right w:val="none" w:sz="0" w:space="0" w:color="auto"/>
          </w:divBdr>
        </w:div>
        <w:div w:id="797457827">
          <w:marLeft w:val="640"/>
          <w:marRight w:val="0"/>
          <w:marTop w:val="0"/>
          <w:marBottom w:val="0"/>
          <w:divBdr>
            <w:top w:val="none" w:sz="0" w:space="0" w:color="auto"/>
            <w:left w:val="none" w:sz="0" w:space="0" w:color="auto"/>
            <w:bottom w:val="none" w:sz="0" w:space="0" w:color="auto"/>
            <w:right w:val="none" w:sz="0" w:space="0" w:color="auto"/>
          </w:divBdr>
        </w:div>
        <w:div w:id="540096358">
          <w:marLeft w:val="640"/>
          <w:marRight w:val="0"/>
          <w:marTop w:val="0"/>
          <w:marBottom w:val="0"/>
          <w:divBdr>
            <w:top w:val="none" w:sz="0" w:space="0" w:color="auto"/>
            <w:left w:val="none" w:sz="0" w:space="0" w:color="auto"/>
            <w:bottom w:val="none" w:sz="0" w:space="0" w:color="auto"/>
            <w:right w:val="none" w:sz="0" w:space="0" w:color="auto"/>
          </w:divBdr>
        </w:div>
        <w:div w:id="1601596976">
          <w:marLeft w:val="640"/>
          <w:marRight w:val="0"/>
          <w:marTop w:val="0"/>
          <w:marBottom w:val="0"/>
          <w:divBdr>
            <w:top w:val="none" w:sz="0" w:space="0" w:color="auto"/>
            <w:left w:val="none" w:sz="0" w:space="0" w:color="auto"/>
            <w:bottom w:val="none" w:sz="0" w:space="0" w:color="auto"/>
            <w:right w:val="none" w:sz="0" w:space="0" w:color="auto"/>
          </w:divBdr>
        </w:div>
        <w:div w:id="659163867">
          <w:marLeft w:val="640"/>
          <w:marRight w:val="0"/>
          <w:marTop w:val="0"/>
          <w:marBottom w:val="0"/>
          <w:divBdr>
            <w:top w:val="none" w:sz="0" w:space="0" w:color="auto"/>
            <w:left w:val="none" w:sz="0" w:space="0" w:color="auto"/>
            <w:bottom w:val="none" w:sz="0" w:space="0" w:color="auto"/>
            <w:right w:val="none" w:sz="0" w:space="0" w:color="auto"/>
          </w:divBdr>
        </w:div>
        <w:div w:id="657420283">
          <w:marLeft w:val="640"/>
          <w:marRight w:val="0"/>
          <w:marTop w:val="0"/>
          <w:marBottom w:val="0"/>
          <w:divBdr>
            <w:top w:val="none" w:sz="0" w:space="0" w:color="auto"/>
            <w:left w:val="none" w:sz="0" w:space="0" w:color="auto"/>
            <w:bottom w:val="none" w:sz="0" w:space="0" w:color="auto"/>
            <w:right w:val="none" w:sz="0" w:space="0" w:color="auto"/>
          </w:divBdr>
        </w:div>
        <w:div w:id="1918131643">
          <w:marLeft w:val="640"/>
          <w:marRight w:val="0"/>
          <w:marTop w:val="0"/>
          <w:marBottom w:val="0"/>
          <w:divBdr>
            <w:top w:val="none" w:sz="0" w:space="0" w:color="auto"/>
            <w:left w:val="none" w:sz="0" w:space="0" w:color="auto"/>
            <w:bottom w:val="none" w:sz="0" w:space="0" w:color="auto"/>
            <w:right w:val="none" w:sz="0" w:space="0" w:color="auto"/>
          </w:divBdr>
        </w:div>
        <w:div w:id="1939100315">
          <w:marLeft w:val="640"/>
          <w:marRight w:val="0"/>
          <w:marTop w:val="0"/>
          <w:marBottom w:val="0"/>
          <w:divBdr>
            <w:top w:val="none" w:sz="0" w:space="0" w:color="auto"/>
            <w:left w:val="none" w:sz="0" w:space="0" w:color="auto"/>
            <w:bottom w:val="none" w:sz="0" w:space="0" w:color="auto"/>
            <w:right w:val="none" w:sz="0" w:space="0" w:color="auto"/>
          </w:divBdr>
        </w:div>
        <w:div w:id="1703438950">
          <w:marLeft w:val="640"/>
          <w:marRight w:val="0"/>
          <w:marTop w:val="0"/>
          <w:marBottom w:val="0"/>
          <w:divBdr>
            <w:top w:val="none" w:sz="0" w:space="0" w:color="auto"/>
            <w:left w:val="none" w:sz="0" w:space="0" w:color="auto"/>
            <w:bottom w:val="none" w:sz="0" w:space="0" w:color="auto"/>
            <w:right w:val="none" w:sz="0" w:space="0" w:color="auto"/>
          </w:divBdr>
        </w:div>
        <w:div w:id="1760446906">
          <w:marLeft w:val="640"/>
          <w:marRight w:val="0"/>
          <w:marTop w:val="0"/>
          <w:marBottom w:val="0"/>
          <w:divBdr>
            <w:top w:val="none" w:sz="0" w:space="0" w:color="auto"/>
            <w:left w:val="none" w:sz="0" w:space="0" w:color="auto"/>
            <w:bottom w:val="none" w:sz="0" w:space="0" w:color="auto"/>
            <w:right w:val="none" w:sz="0" w:space="0" w:color="auto"/>
          </w:divBdr>
        </w:div>
        <w:div w:id="357049631">
          <w:marLeft w:val="640"/>
          <w:marRight w:val="0"/>
          <w:marTop w:val="0"/>
          <w:marBottom w:val="0"/>
          <w:divBdr>
            <w:top w:val="none" w:sz="0" w:space="0" w:color="auto"/>
            <w:left w:val="none" w:sz="0" w:space="0" w:color="auto"/>
            <w:bottom w:val="none" w:sz="0" w:space="0" w:color="auto"/>
            <w:right w:val="none" w:sz="0" w:space="0" w:color="auto"/>
          </w:divBdr>
        </w:div>
        <w:div w:id="2094620482">
          <w:marLeft w:val="640"/>
          <w:marRight w:val="0"/>
          <w:marTop w:val="0"/>
          <w:marBottom w:val="0"/>
          <w:divBdr>
            <w:top w:val="none" w:sz="0" w:space="0" w:color="auto"/>
            <w:left w:val="none" w:sz="0" w:space="0" w:color="auto"/>
            <w:bottom w:val="none" w:sz="0" w:space="0" w:color="auto"/>
            <w:right w:val="none" w:sz="0" w:space="0" w:color="auto"/>
          </w:divBdr>
        </w:div>
        <w:div w:id="952513171">
          <w:marLeft w:val="640"/>
          <w:marRight w:val="0"/>
          <w:marTop w:val="0"/>
          <w:marBottom w:val="0"/>
          <w:divBdr>
            <w:top w:val="none" w:sz="0" w:space="0" w:color="auto"/>
            <w:left w:val="none" w:sz="0" w:space="0" w:color="auto"/>
            <w:bottom w:val="none" w:sz="0" w:space="0" w:color="auto"/>
            <w:right w:val="none" w:sz="0" w:space="0" w:color="auto"/>
          </w:divBdr>
        </w:div>
        <w:div w:id="837624176">
          <w:marLeft w:val="640"/>
          <w:marRight w:val="0"/>
          <w:marTop w:val="0"/>
          <w:marBottom w:val="0"/>
          <w:divBdr>
            <w:top w:val="none" w:sz="0" w:space="0" w:color="auto"/>
            <w:left w:val="none" w:sz="0" w:space="0" w:color="auto"/>
            <w:bottom w:val="none" w:sz="0" w:space="0" w:color="auto"/>
            <w:right w:val="none" w:sz="0" w:space="0" w:color="auto"/>
          </w:divBdr>
        </w:div>
        <w:div w:id="713847461">
          <w:marLeft w:val="640"/>
          <w:marRight w:val="0"/>
          <w:marTop w:val="0"/>
          <w:marBottom w:val="0"/>
          <w:divBdr>
            <w:top w:val="none" w:sz="0" w:space="0" w:color="auto"/>
            <w:left w:val="none" w:sz="0" w:space="0" w:color="auto"/>
            <w:bottom w:val="none" w:sz="0" w:space="0" w:color="auto"/>
            <w:right w:val="none" w:sz="0" w:space="0" w:color="auto"/>
          </w:divBdr>
        </w:div>
        <w:div w:id="212542137">
          <w:marLeft w:val="640"/>
          <w:marRight w:val="0"/>
          <w:marTop w:val="0"/>
          <w:marBottom w:val="0"/>
          <w:divBdr>
            <w:top w:val="none" w:sz="0" w:space="0" w:color="auto"/>
            <w:left w:val="none" w:sz="0" w:space="0" w:color="auto"/>
            <w:bottom w:val="none" w:sz="0" w:space="0" w:color="auto"/>
            <w:right w:val="none" w:sz="0" w:space="0" w:color="auto"/>
          </w:divBdr>
        </w:div>
        <w:div w:id="120850042">
          <w:marLeft w:val="640"/>
          <w:marRight w:val="0"/>
          <w:marTop w:val="0"/>
          <w:marBottom w:val="0"/>
          <w:divBdr>
            <w:top w:val="none" w:sz="0" w:space="0" w:color="auto"/>
            <w:left w:val="none" w:sz="0" w:space="0" w:color="auto"/>
            <w:bottom w:val="none" w:sz="0" w:space="0" w:color="auto"/>
            <w:right w:val="none" w:sz="0" w:space="0" w:color="auto"/>
          </w:divBdr>
        </w:div>
        <w:div w:id="1438601705">
          <w:marLeft w:val="640"/>
          <w:marRight w:val="0"/>
          <w:marTop w:val="0"/>
          <w:marBottom w:val="0"/>
          <w:divBdr>
            <w:top w:val="none" w:sz="0" w:space="0" w:color="auto"/>
            <w:left w:val="none" w:sz="0" w:space="0" w:color="auto"/>
            <w:bottom w:val="none" w:sz="0" w:space="0" w:color="auto"/>
            <w:right w:val="none" w:sz="0" w:space="0" w:color="auto"/>
          </w:divBdr>
        </w:div>
        <w:div w:id="1941376406">
          <w:marLeft w:val="640"/>
          <w:marRight w:val="0"/>
          <w:marTop w:val="0"/>
          <w:marBottom w:val="0"/>
          <w:divBdr>
            <w:top w:val="none" w:sz="0" w:space="0" w:color="auto"/>
            <w:left w:val="none" w:sz="0" w:space="0" w:color="auto"/>
            <w:bottom w:val="none" w:sz="0" w:space="0" w:color="auto"/>
            <w:right w:val="none" w:sz="0" w:space="0" w:color="auto"/>
          </w:divBdr>
        </w:div>
        <w:div w:id="49892234">
          <w:marLeft w:val="640"/>
          <w:marRight w:val="0"/>
          <w:marTop w:val="0"/>
          <w:marBottom w:val="0"/>
          <w:divBdr>
            <w:top w:val="none" w:sz="0" w:space="0" w:color="auto"/>
            <w:left w:val="none" w:sz="0" w:space="0" w:color="auto"/>
            <w:bottom w:val="none" w:sz="0" w:space="0" w:color="auto"/>
            <w:right w:val="none" w:sz="0" w:space="0" w:color="auto"/>
          </w:divBdr>
        </w:div>
        <w:div w:id="1060978695">
          <w:marLeft w:val="640"/>
          <w:marRight w:val="0"/>
          <w:marTop w:val="0"/>
          <w:marBottom w:val="0"/>
          <w:divBdr>
            <w:top w:val="none" w:sz="0" w:space="0" w:color="auto"/>
            <w:left w:val="none" w:sz="0" w:space="0" w:color="auto"/>
            <w:bottom w:val="none" w:sz="0" w:space="0" w:color="auto"/>
            <w:right w:val="none" w:sz="0" w:space="0" w:color="auto"/>
          </w:divBdr>
        </w:div>
        <w:div w:id="1509636547">
          <w:marLeft w:val="640"/>
          <w:marRight w:val="0"/>
          <w:marTop w:val="0"/>
          <w:marBottom w:val="0"/>
          <w:divBdr>
            <w:top w:val="none" w:sz="0" w:space="0" w:color="auto"/>
            <w:left w:val="none" w:sz="0" w:space="0" w:color="auto"/>
            <w:bottom w:val="none" w:sz="0" w:space="0" w:color="auto"/>
            <w:right w:val="none" w:sz="0" w:space="0" w:color="auto"/>
          </w:divBdr>
        </w:div>
        <w:div w:id="1865560587">
          <w:marLeft w:val="640"/>
          <w:marRight w:val="0"/>
          <w:marTop w:val="0"/>
          <w:marBottom w:val="0"/>
          <w:divBdr>
            <w:top w:val="none" w:sz="0" w:space="0" w:color="auto"/>
            <w:left w:val="none" w:sz="0" w:space="0" w:color="auto"/>
            <w:bottom w:val="none" w:sz="0" w:space="0" w:color="auto"/>
            <w:right w:val="none" w:sz="0" w:space="0" w:color="auto"/>
          </w:divBdr>
        </w:div>
      </w:divsChild>
    </w:div>
    <w:div w:id="1160196964">
      <w:bodyDiv w:val="1"/>
      <w:marLeft w:val="0"/>
      <w:marRight w:val="0"/>
      <w:marTop w:val="0"/>
      <w:marBottom w:val="0"/>
      <w:divBdr>
        <w:top w:val="none" w:sz="0" w:space="0" w:color="auto"/>
        <w:left w:val="none" w:sz="0" w:space="0" w:color="auto"/>
        <w:bottom w:val="none" w:sz="0" w:space="0" w:color="auto"/>
        <w:right w:val="none" w:sz="0" w:space="0" w:color="auto"/>
      </w:divBdr>
      <w:divsChild>
        <w:div w:id="1667202449">
          <w:marLeft w:val="640"/>
          <w:marRight w:val="0"/>
          <w:marTop w:val="0"/>
          <w:marBottom w:val="0"/>
          <w:divBdr>
            <w:top w:val="none" w:sz="0" w:space="0" w:color="auto"/>
            <w:left w:val="none" w:sz="0" w:space="0" w:color="auto"/>
            <w:bottom w:val="none" w:sz="0" w:space="0" w:color="auto"/>
            <w:right w:val="none" w:sz="0" w:space="0" w:color="auto"/>
          </w:divBdr>
        </w:div>
        <w:div w:id="727650373">
          <w:marLeft w:val="640"/>
          <w:marRight w:val="0"/>
          <w:marTop w:val="0"/>
          <w:marBottom w:val="0"/>
          <w:divBdr>
            <w:top w:val="none" w:sz="0" w:space="0" w:color="auto"/>
            <w:left w:val="none" w:sz="0" w:space="0" w:color="auto"/>
            <w:bottom w:val="none" w:sz="0" w:space="0" w:color="auto"/>
            <w:right w:val="none" w:sz="0" w:space="0" w:color="auto"/>
          </w:divBdr>
        </w:div>
        <w:div w:id="1337073569">
          <w:marLeft w:val="640"/>
          <w:marRight w:val="0"/>
          <w:marTop w:val="0"/>
          <w:marBottom w:val="0"/>
          <w:divBdr>
            <w:top w:val="none" w:sz="0" w:space="0" w:color="auto"/>
            <w:left w:val="none" w:sz="0" w:space="0" w:color="auto"/>
            <w:bottom w:val="none" w:sz="0" w:space="0" w:color="auto"/>
            <w:right w:val="none" w:sz="0" w:space="0" w:color="auto"/>
          </w:divBdr>
        </w:div>
        <w:div w:id="1176043630">
          <w:marLeft w:val="640"/>
          <w:marRight w:val="0"/>
          <w:marTop w:val="0"/>
          <w:marBottom w:val="0"/>
          <w:divBdr>
            <w:top w:val="none" w:sz="0" w:space="0" w:color="auto"/>
            <w:left w:val="none" w:sz="0" w:space="0" w:color="auto"/>
            <w:bottom w:val="none" w:sz="0" w:space="0" w:color="auto"/>
            <w:right w:val="none" w:sz="0" w:space="0" w:color="auto"/>
          </w:divBdr>
        </w:div>
        <w:div w:id="524634511">
          <w:marLeft w:val="640"/>
          <w:marRight w:val="0"/>
          <w:marTop w:val="0"/>
          <w:marBottom w:val="0"/>
          <w:divBdr>
            <w:top w:val="none" w:sz="0" w:space="0" w:color="auto"/>
            <w:left w:val="none" w:sz="0" w:space="0" w:color="auto"/>
            <w:bottom w:val="none" w:sz="0" w:space="0" w:color="auto"/>
            <w:right w:val="none" w:sz="0" w:space="0" w:color="auto"/>
          </w:divBdr>
        </w:div>
        <w:div w:id="1944528546">
          <w:marLeft w:val="640"/>
          <w:marRight w:val="0"/>
          <w:marTop w:val="0"/>
          <w:marBottom w:val="0"/>
          <w:divBdr>
            <w:top w:val="none" w:sz="0" w:space="0" w:color="auto"/>
            <w:left w:val="none" w:sz="0" w:space="0" w:color="auto"/>
            <w:bottom w:val="none" w:sz="0" w:space="0" w:color="auto"/>
            <w:right w:val="none" w:sz="0" w:space="0" w:color="auto"/>
          </w:divBdr>
        </w:div>
        <w:div w:id="2073313576">
          <w:marLeft w:val="640"/>
          <w:marRight w:val="0"/>
          <w:marTop w:val="0"/>
          <w:marBottom w:val="0"/>
          <w:divBdr>
            <w:top w:val="none" w:sz="0" w:space="0" w:color="auto"/>
            <w:left w:val="none" w:sz="0" w:space="0" w:color="auto"/>
            <w:bottom w:val="none" w:sz="0" w:space="0" w:color="auto"/>
            <w:right w:val="none" w:sz="0" w:space="0" w:color="auto"/>
          </w:divBdr>
        </w:div>
        <w:div w:id="1415204321">
          <w:marLeft w:val="640"/>
          <w:marRight w:val="0"/>
          <w:marTop w:val="0"/>
          <w:marBottom w:val="0"/>
          <w:divBdr>
            <w:top w:val="none" w:sz="0" w:space="0" w:color="auto"/>
            <w:left w:val="none" w:sz="0" w:space="0" w:color="auto"/>
            <w:bottom w:val="none" w:sz="0" w:space="0" w:color="auto"/>
            <w:right w:val="none" w:sz="0" w:space="0" w:color="auto"/>
          </w:divBdr>
        </w:div>
        <w:div w:id="1135175755">
          <w:marLeft w:val="640"/>
          <w:marRight w:val="0"/>
          <w:marTop w:val="0"/>
          <w:marBottom w:val="0"/>
          <w:divBdr>
            <w:top w:val="none" w:sz="0" w:space="0" w:color="auto"/>
            <w:left w:val="none" w:sz="0" w:space="0" w:color="auto"/>
            <w:bottom w:val="none" w:sz="0" w:space="0" w:color="auto"/>
            <w:right w:val="none" w:sz="0" w:space="0" w:color="auto"/>
          </w:divBdr>
        </w:div>
        <w:div w:id="1056975859">
          <w:marLeft w:val="640"/>
          <w:marRight w:val="0"/>
          <w:marTop w:val="0"/>
          <w:marBottom w:val="0"/>
          <w:divBdr>
            <w:top w:val="none" w:sz="0" w:space="0" w:color="auto"/>
            <w:left w:val="none" w:sz="0" w:space="0" w:color="auto"/>
            <w:bottom w:val="none" w:sz="0" w:space="0" w:color="auto"/>
            <w:right w:val="none" w:sz="0" w:space="0" w:color="auto"/>
          </w:divBdr>
        </w:div>
        <w:div w:id="1923686383">
          <w:marLeft w:val="640"/>
          <w:marRight w:val="0"/>
          <w:marTop w:val="0"/>
          <w:marBottom w:val="0"/>
          <w:divBdr>
            <w:top w:val="none" w:sz="0" w:space="0" w:color="auto"/>
            <w:left w:val="none" w:sz="0" w:space="0" w:color="auto"/>
            <w:bottom w:val="none" w:sz="0" w:space="0" w:color="auto"/>
            <w:right w:val="none" w:sz="0" w:space="0" w:color="auto"/>
          </w:divBdr>
        </w:div>
        <w:div w:id="209655826">
          <w:marLeft w:val="640"/>
          <w:marRight w:val="0"/>
          <w:marTop w:val="0"/>
          <w:marBottom w:val="0"/>
          <w:divBdr>
            <w:top w:val="none" w:sz="0" w:space="0" w:color="auto"/>
            <w:left w:val="none" w:sz="0" w:space="0" w:color="auto"/>
            <w:bottom w:val="none" w:sz="0" w:space="0" w:color="auto"/>
            <w:right w:val="none" w:sz="0" w:space="0" w:color="auto"/>
          </w:divBdr>
        </w:div>
        <w:div w:id="1476029348">
          <w:marLeft w:val="640"/>
          <w:marRight w:val="0"/>
          <w:marTop w:val="0"/>
          <w:marBottom w:val="0"/>
          <w:divBdr>
            <w:top w:val="none" w:sz="0" w:space="0" w:color="auto"/>
            <w:left w:val="none" w:sz="0" w:space="0" w:color="auto"/>
            <w:bottom w:val="none" w:sz="0" w:space="0" w:color="auto"/>
            <w:right w:val="none" w:sz="0" w:space="0" w:color="auto"/>
          </w:divBdr>
        </w:div>
        <w:div w:id="842621348">
          <w:marLeft w:val="640"/>
          <w:marRight w:val="0"/>
          <w:marTop w:val="0"/>
          <w:marBottom w:val="0"/>
          <w:divBdr>
            <w:top w:val="none" w:sz="0" w:space="0" w:color="auto"/>
            <w:left w:val="none" w:sz="0" w:space="0" w:color="auto"/>
            <w:bottom w:val="none" w:sz="0" w:space="0" w:color="auto"/>
            <w:right w:val="none" w:sz="0" w:space="0" w:color="auto"/>
          </w:divBdr>
        </w:div>
        <w:div w:id="110057927">
          <w:marLeft w:val="640"/>
          <w:marRight w:val="0"/>
          <w:marTop w:val="0"/>
          <w:marBottom w:val="0"/>
          <w:divBdr>
            <w:top w:val="none" w:sz="0" w:space="0" w:color="auto"/>
            <w:left w:val="none" w:sz="0" w:space="0" w:color="auto"/>
            <w:bottom w:val="none" w:sz="0" w:space="0" w:color="auto"/>
            <w:right w:val="none" w:sz="0" w:space="0" w:color="auto"/>
          </w:divBdr>
        </w:div>
        <w:div w:id="715154533">
          <w:marLeft w:val="640"/>
          <w:marRight w:val="0"/>
          <w:marTop w:val="0"/>
          <w:marBottom w:val="0"/>
          <w:divBdr>
            <w:top w:val="none" w:sz="0" w:space="0" w:color="auto"/>
            <w:left w:val="none" w:sz="0" w:space="0" w:color="auto"/>
            <w:bottom w:val="none" w:sz="0" w:space="0" w:color="auto"/>
            <w:right w:val="none" w:sz="0" w:space="0" w:color="auto"/>
          </w:divBdr>
        </w:div>
        <w:div w:id="2032032019">
          <w:marLeft w:val="640"/>
          <w:marRight w:val="0"/>
          <w:marTop w:val="0"/>
          <w:marBottom w:val="0"/>
          <w:divBdr>
            <w:top w:val="none" w:sz="0" w:space="0" w:color="auto"/>
            <w:left w:val="none" w:sz="0" w:space="0" w:color="auto"/>
            <w:bottom w:val="none" w:sz="0" w:space="0" w:color="auto"/>
            <w:right w:val="none" w:sz="0" w:space="0" w:color="auto"/>
          </w:divBdr>
        </w:div>
        <w:div w:id="428552264">
          <w:marLeft w:val="640"/>
          <w:marRight w:val="0"/>
          <w:marTop w:val="0"/>
          <w:marBottom w:val="0"/>
          <w:divBdr>
            <w:top w:val="none" w:sz="0" w:space="0" w:color="auto"/>
            <w:left w:val="none" w:sz="0" w:space="0" w:color="auto"/>
            <w:bottom w:val="none" w:sz="0" w:space="0" w:color="auto"/>
            <w:right w:val="none" w:sz="0" w:space="0" w:color="auto"/>
          </w:divBdr>
        </w:div>
        <w:div w:id="1914659263">
          <w:marLeft w:val="640"/>
          <w:marRight w:val="0"/>
          <w:marTop w:val="0"/>
          <w:marBottom w:val="0"/>
          <w:divBdr>
            <w:top w:val="none" w:sz="0" w:space="0" w:color="auto"/>
            <w:left w:val="none" w:sz="0" w:space="0" w:color="auto"/>
            <w:bottom w:val="none" w:sz="0" w:space="0" w:color="auto"/>
            <w:right w:val="none" w:sz="0" w:space="0" w:color="auto"/>
          </w:divBdr>
        </w:div>
        <w:div w:id="1179003952">
          <w:marLeft w:val="640"/>
          <w:marRight w:val="0"/>
          <w:marTop w:val="0"/>
          <w:marBottom w:val="0"/>
          <w:divBdr>
            <w:top w:val="none" w:sz="0" w:space="0" w:color="auto"/>
            <w:left w:val="none" w:sz="0" w:space="0" w:color="auto"/>
            <w:bottom w:val="none" w:sz="0" w:space="0" w:color="auto"/>
            <w:right w:val="none" w:sz="0" w:space="0" w:color="auto"/>
          </w:divBdr>
        </w:div>
        <w:div w:id="19473034">
          <w:marLeft w:val="640"/>
          <w:marRight w:val="0"/>
          <w:marTop w:val="0"/>
          <w:marBottom w:val="0"/>
          <w:divBdr>
            <w:top w:val="none" w:sz="0" w:space="0" w:color="auto"/>
            <w:left w:val="none" w:sz="0" w:space="0" w:color="auto"/>
            <w:bottom w:val="none" w:sz="0" w:space="0" w:color="auto"/>
            <w:right w:val="none" w:sz="0" w:space="0" w:color="auto"/>
          </w:divBdr>
        </w:div>
        <w:div w:id="1972207259">
          <w:marLeft w:val="640"/>
          <w:marRight w:val="0"/>
          <w:marTop w:val="0"/>
          <w:marBottom w:val="0"/>
          <w:divBdr>
            <w:top w:val="none" w:sz="0" w:space="0" w:color="auto"/>
            <w:left w:val="none" w:sz="0" w:space="0" w:color="auto"/>
            <w:bottom w:val="none" w:sz="0" w:space="0" w:color="auto"/>
            <w:right w:val="none" w:sz="0" w:space="0" w:color="auto"/>
          </w:divBdr>
        </w:div>
        <w:div w:id="421872551">
          <w:marLeft w:val="640"/>
          <w:marRight w:val="0"/>
          <w:marTop w:val="0"/>
          <w:marBottom w:val="0"/>
          <w:divBdr>
            <w:top w:val="none" w:sz="0" w:space="0" w:color="auto"/>
            <w:left w:val="none" w:sz="0" w:space="0" w:color="auto"/>
            <w:bottom w:val="none" w:sz="0" w:space="0" w:color="auto"/>
            <w:right w:val="none" w:sz="0" w:space="0" w:color="auto"/>
          </w:divBdr>
        </w:div>
        <w:div w:id="456025333">
          <w:marLeft w:val="640"/>
          <w:marRight w:val="0"/>
          <w:marTop w:val="0"/>
          <w:marBottom w:val="0"/>
          <w:divBdr>
            <w:top w:val="none" w:sz="0" w:space="0" w:color="auto"/>
            <w:left w:val="none" w:sz="0" w:space="0" w:color="auto"/>
            <w:bottom w:val="none" w:sz="0" w:space="0" w:color="auto"/>
            <w:right w:val="none" w:sz="0" w:space="0" w:color="auto"/>
          </w:divBdr>
        </w:div>
        <w:div w:id="2098555786">
          <w:marLeft w:val="640"/>
          <w:marRight w:val="0"/>
          <w:marTop w:val="0"/>
          <w:marBottom w:val="0"/>
          <w:divBdr>
            <w:top w:val="none" w:sz="0" w:space="0" w:color="auto"/>
            <w:left w:val="none" w:sz="0" w:space="0" w:color="auto"/>
            <w:bottom w:val="none" w:sz="0" w:space="0" w:color="auto"/>
            <w:right w:val="none" w:sz="0" w:space="0" w:color="auto"/>
          </w:divBdr>
        </w:div>
        <w:div w:id="1578510841">
          <w:marLeft w:val="640"/>
          <w:marRight w:val="0"/>
          <w:marTop w:val="0"/>
          <w:marBottom w:val="0"/>
          <w:divBdr>
            <w:top w:val="none" w:sz="0" w:space="0" w:color="auto"/>
            <w:left w:val="none" w:sz="0" w:space="0" w:color="auto"/>
            <w:bottom w:val="none" w:sz="0" w:space="0" w:color="auto"/>
            <w:right w:val="none" w:sz="0" w:space="0" w:color="auto"/>
          </w:divBdr>
        </w:div>
        <w:div w:id="968556895">
          <w:marLeft w:val="640"/>
          <w:marRight w:val="0"/>
          <w:marTop w:val="0"/>
          <w:marBottom w:val="0"/>
          <w:divBdr>
            <w:top w:val="none" w:sz="0" w:space="0" w:color="auto"/>
            <w:left w:val="none" w:sz="0" w:space="0" w:color="auto"/>
            <w:bottom w:val="none" w:sz="0" w:space="0" w:color="auto"/>
            <w:right w:val="none" w:sz="0" w:space="0" w:color="auto"/>
          </w:divBdr>
        </w:div>
        <w:div w:id="97140986">
          <w:marLeft w:val="640"/>
          <w:marRight w:val="0"/>
          <w:marTop w:val="0"/>
          <w:marBottom w:val="0"/>
          <w:divBdr>
            <w:top w:val="none" w:sz="0" w:space="0" w:color="auto"/>
            <w:left w:val="none" w:sz="0" w:space="0" w:color="auto"/>
            <w:bottom w:val="none" w:sz="0" w:space="0" w:color="auto"/>
            <w:right w:val="none" w:sz="0" w:space="0" w:color="auto"/>
          </w:divBdr>
        </w:div>
        <w:div w:id="267860647">
          <w:marLeft w:val="640"/>
          <w:marRight w:val="0"/>
          <w:marTop w:val="0"/>
          <w:marBottom w:val="0"/>
          <w:divBdr>
            <w:top w:val="none" w:sz="0" w:space="0" w:color="auto"/>
            <w:left w:val="none" w:sz="0" w:space="0" w:color="auto"/>
            <w:bottom w:val="none" w:sz="0" w:space="0" w:color="auto"/>
            <w:right w:val="none" w:sz="0" w:space="0" w:color="auto"/>
          </w:divBdr>
        </w:div>
        <w:div w:id="1062411043">
          <w:marLeft w:val="640"/>
          <w:marRight w:val="0"/>
          <w:marTop w:val="0"/>
          <w:marBottom w:val="0"/>
          <w:divBdr>
            <w:top w:val="none" w:sz="0" w:space="0" w:color="auto"/>
            <w:left w:val="none" w:sz="0" w:space="0" w:color="auto"/>
            <w:bottom w:val="none" w:sz="0" w:space="0" w:color="auto"/>
            <w:right w:val="none" w:sz="0" w:space="0" w:color="auto"/>
          </w:divBdr>
        </w:div>
        <w:div w:id="1114834893">
          <w:marLeft w:val="640"/>
          <w:marRight w:val="0"/>
          <w:marTop w:val="0"/>
          <w:marBottom w:val="0"/>
          <w:divBdr>
            <w:top w:val="none" w:sz="0" w:space="0" w:color="auto"/>
            <w:left w:val="none" w:sz="0" w:space="0" w:color="auto"/>
            <w:bottom w:val="none" w:sz="0" w:space="0" w:color="auto"/>
            <w:right w:val="none" w:sz="0" w:space="0" w:color="auto"/>
          </w:divBdr>
        </w:div>
        <w:div w:id="656809001">
          <w:marLeft w:val="640"/>
          <w:marRight w:val="0"/>
          <w:marTop w:val="0"/>
          <w:marBottom w:val="0"/>
          <w:divBdr>
            <w:top w:val="none" w:sz="0" w:space="0" w:color="auto"/>
            <w:left w:val="none" w:sz="0" w:space="0" w:color="auto"/>
            <w:bottom w:val="none" w:sz="0" w:space="0" w:color="auto"/>
            <w:right w:val="none" w:sz="0" w:space="0" w:color="auto"/>
          </w:divBdr>
        </w:div>
        <w:div w:id="1173958702">
          <w:marLeft w:val="640"/>
          <w:marRight w:val="0"/>
          <w:marTop w:val="0"/>
          <w:marBottom w:val="0"/>
          <w:divBdr>
            <w:top w:val="none" w:sz="0" w:space="0" w:color="auto"/>
            <w:left w:val="none" w:sz="0" w:space="0" w:color="auto"/>
            <w:bottom w:val="none" w:sz="0" w:space="0" w:color="auto"/>
            <w:right w:val="none" w:sz="0" w:space="0" w:color="auto"/>
          </w:divBdr>
        </w:div>
        <w:div w:id="2024285753">
          <w:marLeft w:val="640"/>
          <w:marRight w:val="0"/>
          <w:marTop w:val="0"/>
          <w:marBottom w:val="0"/>
          <w:divBdr>
            <w:top w:val="none" w:sz="0" w:space="0" w:color="auto"/>
            <w:left w:val="none" w:sz="0" w:space="0" w:color="auto"/>
            <w:bottom w:val="none" w:sz="0" w:space="0" w:color="auto"/>
            <w:right w:val="none" w:sz="0" w:space="0" w:color="auto"/>
          </w:divBdr>
        </w:div>
        <w:div w:id="1513375059">
          <w:marLeft w:val="640"/>
          <w:marRight w:val="0"/>
          <w:marTop w:val="0"/>
          <w:marBottom w:val="0"/>
          <w:divBdr>
            <w:top w:val="none" w:sz="0" w:space="0" w:color="auto"/>
            <w:left w:val="none" w:sz="0" w:space="0" w:color="auto"/>
            <w:bottom w:val="none" w:sz="0" w:space="0" w:color="auto"/>
            <w:right w:val="none" w:sz="0" w:space="0" w:color="auto"/>
          </w:divBdr>
        </w:div>
        <w:div w:id="827945416">
          <w:marLeft w:val="640"/>
          <w:marRight w:val="0"/>
          <w:marTop w:val="0"/>
          <w:marBottom w:val="0"/>
          <w:divBdr>
            <w:top w:val="none" w:sz="0" w:space="0" w:color="auto"/>
            <w:left w:val="none" w:sz="0" w:space="0" w:color="auto"/>
            <w:bottom w:val="none" w:sz="0" w:space="0" w:color="auto"/>
            <w:right w:val="none" w:sz="0" w:space="0" w:color="auto"/>
          </w:divBdr>
        </w:div>
        <w:div w:id="1073314541">
          <w:marLeft w:val="640"/>
          <w:marRight w:val="0"/>
          <w:marTop w:val="0"/>
          <w:marBottom w:val="0"/>
          <w:divBdr>
            <w:top w:val="none" w:sz="0" w:space="0" w:color="auto"/>
            <w:left w:val="none" w:sz="0" w:space="0" w:color="auto"/>
            <w:bottom w:val="none" w:sz="0" w:space="0" w:color="auto"/>
            <w:right w:val="none" w:sz="0" w:space="0" w:color="auto"/>
          </w:divBdr>
        </w:div>
        <w:div w:id="961301736">
          <w:marLeft w:val="640"/>
          <w:marRight w:val="0"/>
          <w:marTop w:val="0"/>
          <w:marBottom w:val="0"/>
          <w:divBdr>
            <w:top w:val="none" w:sz="0" w:space="0" w:color="auto"/>
            <w:left w:val="none" w:sz="0" w:space="0" w:color="auto"/>
            <w:bottom w:val="none" w:sz="0" w:space="0" w:color="auto"/>
            <w:right w:val="none" w:sz="0" w:space="0" w:color="auto"/>
          </w:divBdr>
        </w:div>
        <w:div w:id="664286132">
          <w:marLeft w:val="640"/>
          <w:marRight w:val="0"/>
          <w:marTop w:val="0"/>
          <w:marBottom w:val="0"/>
          <w:divBdr>
            <w:top w:val="none" w:sz="0" w:space="0" w:color="auto"/>
            <w:left w:val="none" w:sz="0" w:space="0" w:color="auto"/>
            <w:bottom w:val="none" w:sz="0" w:space="0" w:color="auto"/>
            <w:right w:val="none" w:sz="0" w:space="0" w:color="auto"/>
          </w:divBdr>
        </w:div>
        <w:div w:id="817117324">
          <w:marLeft w:val="640"/>
          <w:marRight w:val="0"/>
          <w:marTop w:val="0"/>
          <w:marBottom w:val="0"/>
          <w:divBdr>
            <w:top w:val="none" w:sz="0" w:space="0" w:color="auto"/>
            <w:left w:val="none" w:sz="0" w:space="0" w:color="auto"/>
            <w:bottom w:val="none" w:sz="0" w:space="0" w:color="auto"/>
            <w:right w:val="none" w:sz="0" w:space="0" w:color="auto"/>
          </w:divBdr>
        </w:div>
        <w:div w:id="1670282324">
          <w:marLeft w:val="640"/>
          <w:marRight w:val="0"/>
          <w:marTop w:val="0"/>
          <w:marBottom w:val="0"/>
          <w:divBdr>
            <w:top w:val="none" w:sz="0" w:space="0" w:color="auto"/>
            <w:left w:val="none" w:sz="0" w:space="0" w:color="auto"/>
            <w:bottom w:val="none" w:sz="0" w:space="0" w:color="auto"/>
            <w:right w:val="none" w:sz="0" w:space="0" w:color="auto"/>
          </w:divBdr>
        </w:div>
        <w:div w:id="1754663119">
          <w:marLeft w:val="640"/>
          <w:marRight w:val="0"/>
          <w:marTop w:val="0"/>
          <w:marBottom w:val="0"/>
          <w:divBdr>
            <w:top w:val="none" w:sz="0" w:space="0" w:color="auto"/>
            <w:left w:val="none" w:sz="0" w:space="0" w:color="auto"/>
            <w:bottom w:val="none" w:sz="0" w:space="0" w:color="auto"/>
            <w:right w:val="none" w:sz="0" w:space="0" w:color="auto"/>
          </w:divBdr>
        </w:div>
        <w:div w:id="1432893127">
          <w:marLeft w:val="640"/>
          <w:marRight w:val="0"/>
          <w:marTop w:val="0"/>
          <w:marBottom w:val="0"/>
          <w:divBdr>
            <w:top w:val="none" w:sz="0" w:space="0" w:color="auto"/>
            <w:left w:val="none" w:sz="0" w:space="0" w:color="auto"/>
            <w:bottom w:val="none" w:sz="0" w:space="0" w:color="auto"/>
            <w:right w:val="none" w:sz="0" w:space="0" w:color="auto"/>
          </w:divBdr>
        </w:div>
        <w:div w:id="1981837242">
          <w:marLeft w:val="640"/>
          <w:marRight w:val="0"/>
          <w:marTop w:val="0"/>
          <w:marBottom w:val="0"/>
          <w:divBdr>
            <w:top w:val="none" w:sz="0" w:space="0" w:color="auto"/>
            <w:left w:val="none" w:sz="0" w:space="0" w:color="auto"/>
            <w:bottom w:val="none" w:sz="0" w:space="0" w:color="auto"/>
            <w:right w:val="none" w:sz="0" w:space="0" w:color="auto"/>
          </w:divBdr>
        </w:div>
        <w:div w:id="1048261462">
          <w:marLeft w:val="640"/>
          <w:marRight w:val="0"/>
          <w:marTop w:val="0"/>
          <w:marBottom w:val="0"/>
          <w:divBdr>
            <w:top w:val="none" w:sz="0" w:space="0" w:color="auto"/>
            <w:left w:val="none" w:sz="0" w:space="0" w:color="auto"/>
            <w:bottom w:val="none" w:sz="0" w:space="0" w:color="auto"/>
            <w:right w:val="none" w:sz="0" w:space="0" w:color="auto"/>
          </w:divBdr>
        </w:div>
        <w:div w:id="825514255">
          <w:marLeft w:val="640"/>
          <w:marRight w:val="0"/>
          <w:marTop w:val="0"/>
          <w:marBottom w:val="0"/>
          <w:divBdr>
            <w:top w:val="none" w:sz="0" w:space="0" w:color="auto"/>
            <w:left w:val="none" w:sz="0" w:space="0" w:color="auto"/>
            <w:bottom w:val="none" w:sz="0" w:space="0" w:color="auto"/>
            <w:right w:val="none" w:sz="0" w:space="0" w:color="auto"/>
          </w:divBdr>
        </w:div>
        <w:div w:id="1396127261">
          <w:marLeft w:val="640"/>
          <w:marRight w:val="0"/>
          <w:marTop w:val="0"/>
          <w:marBottom w:val="0"/>
          <w:divBdr>
            <w:top w:val="none" w:sz="0" w:space="0" w:color="auto"/>
            <w:left w:val="none" w:sz="0" w:space="0" w:color="auto"/>
            <w:bottom w:val="none" w:sz="0" w:space="0" w:color="auto"/>
            <w:right w:val="none" w:sz="0" w:space="0" w:color="auto"/>
          </w:divBdr>
        </w:div>
        <w:div w:id="633410710">
          <w:marLeft w:val="640"/>
          <w:marRight w:val="0"/>
          <w:marTop w:val="0"/>
          <w:marBottom w:val="0"/>
          <w:divBdr>
            <w:top w:val="none" w:sz="0" w:space="0" w:color="auto"/>
            <w:left w:val="none" w:sz="0" w:space="0" w:color="auto"/>
            <w:bottom w:val="none" w:sz="0" w:space="0" w:color="auto"/>
            <w:right w:val="none" w:sz="0" w:space="0" w:color="auto"/>
          </w:divBdr>
        </w:div>
        <w:div w:id="1014847674">
          <w:marLeft w:val="640"/>
          <w:marRight w:val="0"/>
          <w:marTop w:val="0"/>
          <w:marBottom w:val="0"/>
          <w:divBdr>
            <w:top w:val="none" w:sz="0" w:space="0" w:color="auto"/>
            <w:left w:val="none" w:sz="0" w:space="0" w:color="auto"/>
            <w:bottom w:val="none" w:sz="0" w:space="0" w:color="auto"/>
            <w:right w:val="none" w:sz="0" w:space="0" w:color="auto"/>
          </w:divBdr>
        </w:div>
        <w:div w:id="2036223888">
          <w:marLeft w:val="640"/>
          <w:marRight w:val="0"/>
          <w:marTop w:val="0"/>
          <w:marBottom w:val="0"/>
          <w:divBdr>
            <w:top w:val="none" w:sz="0" w:space="0" w:color="auto"/>
            <w:left w:val="none" w:sz="0" w:space="0" w:color="auto"/>
            <w:bottom w:val="none" w:sz="0" w:space="0" w:color="auto"/>
            <w:right w:val="none" w:sz="0" w:space="0" w:color="auto"/>
          </w:divBdr>
        </w:div>
        <w:div w:id="2003385732">
          <w:marLeft w:val="640"/>
          <w:marRight w:val="0"/>
          <w:marTop w:val="0"/>
          <w:marBottom w:val="0"/>
          <w:divBdr>
            <w:top w:val="none" w:sz="0" w:space="0" w:color="auto"/>
            <w:left w:val="none" w:sz="0" w:space="0" w:color="auto"/>
            <w:bottom w:val="none" w:sz="0" w:space="0" w:color="auto"/>
            <w:right w:val="none" w:sz="0" w:space="0" w:color="auto"/>
          </w:divBdr>
        </w:div>
        <w:div w:id="1325353666">
          <w:marLeft w:val="640"/>
          <w:marRight w:val="0"/>
          <w:marTop w:val="0"/>
          <w:marBottom w:val="0"/>
          <w:divBdr>
            <w:top w:val="none" w:sz="0" w:space="0" w:color="auto"/>
            <w:left w:val="none" w:sz="0" w:space="0" w:color="auto"/>
            <w:bottom w:val="none" w:sz="0" w:space="0" w:color="auto"/>
            <w:right w:val="none" w:sz="0" w:space="0" w:color="auto"/>
          </w:divBdr>
        </w:div>
        <w:div w:id="2078550484">
          <w:marLeft w:val="640"/>
          <w:marRight w:val="0"/>
          <w:marTop w:val="0"/>
          <w:marBottom w:val="0"/>
          <w:divBdr>
            <w:top w:val="none" w:sz="0" w:space="0" w:color="auto"/>
            <w:left w:val="none" w:sz="0" w:space="0" w:color="auto"/>
            <w:bottom w:val="none" w:sz="0" w:space="0" w:color="auto"/>
            <w:right w:val="none" w:sz="0" w:space="0" w:color="auto"/>
          </w:divBdr>
        </w:div>
      </w:divsChild>
    </w:div>
    <w:div w:id="1161237515">
      <w:marLeft w:val="640"/>
      <w:marRight w:val="0"/>
      <w:marTop w:val="0"/>
      <w:marBottom w:val="0"/>
      <w:divBdr>
        <w:top w:val="none" w:sz="0" w:space="0" w:color="auto"/>
        <w:left w:val="none" w:sz="0" w:space="0" w:color="auto"/>
        <w:bottom w:val="none" w:sz="0" w:space="0" w:color="auto"/>
        <w:right w:val="none" w:sz="0" w:space="0" w:color="auto"/>
      </w:divBdr>
    </w:div>
    <w:div w:id="1163282303">
      <w:bodyDiv w:val="1"/>
      <w:marLeft w:val="0"/>
      <w:marRight w:val="0"/>
      <w:marTop w:val="0"/>
      <w:marBottom w:val="0"/>
      <w:divBdr>
        <w:top w:val="none" w:sz="0" w:space="0" w:color="auto"/>
        <w:left w:val="none" w:sz="0" w:space="0" w:color="auto"/>
        <w:bottom w:val="none" w:sz="0" w:space="0" w:color="auto"/>
        <w:right w:val="none" w:sz="0" w:space="0" w:color="auto"/>
      </w:divBdr>
      <w:divsChild>
        <w:div w:id="746151634">
          <w:marLeft w:val="640"/>
          <w:marRight w:val="0"/>
          <w:marTop w:val="0"/>
          <w:marBottom w:val="0"/>
          <w:divBdr>
            <w:top w:val="none" w:sz="0" w:space="0" w:color="auto"/>
            <w:left w:val="none" w:sz="0" w:space="0" w:color="auto"/>
            <w:bottom w:val="none" w:sz="0" w:space="0" w:color="auto"/>
            <w:right w:val="none" w:sz="0" w:space="0" w:color="auto"/>
          </w:divBdr>
        </w:div>
        <w:div w:id="1002203517">
          <w:marLeft w:val="640"/>
          <w:marRight w:val="0"/>
          <w:marTop w:val="0"/>
          <w:marBottom w:val="0"/>
          <w:divBdr>
            <w:top w:val="none" w:sz="0" w:space="0" w:color="auto"/>
            <w:left w:val="none" w:sz="0" w:space="0" w:color="auto"/>
            <w:bottom w:val="none" w:sz="0" w:space="0" w:color="auto"/>
            <w:right w:val="none" w:sz="0" w:space="0" w:color="auto"/>
          </w:divBdr>
        </w:div>
        <w:div w:id="1543517459">
          <w:marLeft w:val="640"/>
          <w:marRight w:val="0"/>
          <w:marTop w:val="0"/>
          <w:marBottom w:val="0"/>
          <w:divBdr>
            <w:top w:val="none" w:sz="0" w:space="0" w:color="auto"/>
            <w:left w:val="none" w:sz="0" w:space="0" w:color="auto"/>
            <w:bottom w:val="none" w:sz="0" w:space="0" w:color="auto"/>
            <w:right w:val="none" w:sz="0" w:space="0" w:color="auto"/>
          </w:divBdr>
        </w:div>
        <w:div w:id="1833443426">
          <w:marLeft w:val="640"/>
          <w:marRight w:val="0"/>
          <w:marTop w:val="0"/>
          <w:marBottom w:val="0"/>
          <w:divBdr>
            <w:top w:val="none" w:sz="0" w:space="0" w:color="auto"/>
            <w:left w:val="none" w:sz="0" w:space="0" w:color="auto"/>
            <w:bottom w:val="none" w:sz="0" w:space="0" w:color="auto"/>
            <w:right w:val="none" w:sz="0" w:space="0" w:color="auto"/>
          </w:divBdr>
        </w:div>
        <w:div w:id="1617056232">
          <w:marLeft w:val="640"/>
          <w:marRight w:val="0"/>
          <w:marTop w:val="0"/>
          <w:marBottom w:val="0"/>
          <w:divBdr>
            <w:top w:val="none" w:sz="0" w:space="0" w:color="auto"/>
            <w:left w:val="none" w:sz="0" w:space="0" w:color="auto"/>
            <w:bottom w:val="none" w:sz="0" w:space="0" w:color="auto"/>
            <w:right w:val="none" w:sz="0" w:space="0" w:color="auto"/>
          </w:divBdr>
        </w:div>
        <w:div w:id="1912885097">
          <w:marLeft w:val="640"/>
          <w:marRight w:val="0"/>
          <w:marTop w:val="0"/>
          <w:marBottom w:val="0"/>
          <w:divBdr>
            <w:top w:val="none" w:sz="0" w:space="0" w:color="auto"/>
            <w:left w:val="none" w:sz="0" w:space="0" w:color="auto"/>
            <w:bottom w:val="none" w:sz="0" w:space="0" w:color="auto"/>
            <w:right w:val="none" w:sz="0" w:space="0" w:color="auto"/>
          </w:divBdr>
        </w:div>
        <w:div w:id="156920087">
          <w:marLeft w:val="640"/>
          <w:marRight w:val="0"/>
          <w:marTop w:val="0"/>
          <w:marBottom w:val="0"/>
          <w:divBdr>
            <w:top w:val="none" w:sz="0" w:space="0" w:color="auto"/>
            <w:left w:val="none" w:sz="0" w:space="0" w:color="auto"/>
            <w:bottom w:val="none" w:sz="0" w:space="0" w:color="auto"/>
            <w:right w:val="none" w:sz="0" w:space="0" w:color="auto"/>
          </w:divBdr>
        </w:div>
        <w:div w:id="896088231">
          <w:marLeft w:val="640"/>
          <w:marRight w:val="0"/>
          <w:marTop w:val="0"/>
          <w:marBottom w:val="0"/>
          <w:divBdr>
            <w:top w:val="none" w:sz="0" w:space="0" w:color="auto"/>
            <w:left w:val="none" w:sz="0" w:space="0" w:color="auto"/>
            <w:bottom w:val="none" w:sz="0" w:space="0" w:color="auto"/>
            <w:right w:val="none" w:sz="0" w:space="0" w:color="auto"/>
          </w:divBdr>
        </w:div>
        <w:div w:id="1949391611">
          <w:marLeft w:val="640"/>
          <w:marRight w:val="0"/>
          <w:marTop w:val="0"/>
          <w:marBottom w:val="0"/>
          <w:divBdr>
            <w:top w:val="none" w:sz="0" w:space="0" w:color="auto"/>
            <w:left w:val="none" w:sz="0" w:space="0" w:color="auto"/>
            <w:bottom w:val="none" w:sz="0" w:space="0" w:color="auto"/>
            <w:right w:val="none" w:sz="0" w:space="0" w:color="auto"/>
          </w:divBdr>
        </w:div>
        <w:div w:id="1997301072">
          <w:marLeft w:val="640"/>
          <w:marRight w:val="0"/>
          <w:marTop w:val="0"/>
          <w:marBottom w:val="0"/>
          <w:divBdr>
            <w:top w:val="none" w:sz="0" w:space="0" w:color="auto"/>
            <w:left w:val="none" w:sz="0" w:space="0" w:color="auto"/>
            <w:bottom w:val="none" w:sz="0" w:space="0" w:color="auto"/>
            <w:right w:val="none" w:sz="0" w:space="0" w:color="auto"/>
          </w:divBdr>
        </w:div>
        <w:div w:id="993876556">
          <w:marLeft w:val="640"/>
          <w:marRight w:val="0"/>
          <w:marTop w:val="0"/>
          <w:marBottom w:val="0"/>
          <w:divBdr>
            <w:top w:val="none" w:sz="0" w:space="0" w:color="auto"/>
            <w:left w:val="none" w:sz="0" w:space="0" w:color="auto"/>
            <w:bottom w:val="none" w:sz="0" w:space="0" w:color="auto"/>
            <w:right w:val="none" w:sz="0" w:space="0" w:color="auto"/>
          </w:divBdr>
        </w:div>
        <w:div w:id="1509977574">
          <w:marLeft w:val="640"/>
          <w:marRight w:val="0"/>
          <w:marTop w:val="0"/>
          <w:marBottom w:val="0"/>
          <w:divBdr>
            <w:top w:val="none" w:sz="0" w:space="0" w:color="auto"/>
            <w:left w:val="none" w:sz="0" w:space="0" w:color="auto"/>
            <w:bottom w:val="none" w:sz="0" w:space="0" w:color="auto"/>
            <w:right w:val="none" w:sz="0" w:space="0" w:color="auto"/>
          </w:divBdr>
        </w:div>
        <w:div w:id="972490343">
          <w:marLeft w:val="640"/>
          <w:marRight w:val="0"/>
          <w:marTop w:val="0"/>
          <w:marBottom w:val="0"/>
          <w:divBdr>
            <w:top w:val="none" w:sz="0" w:space="0" w:color="auto"/>
            <w:left w:val="none" w:sz="0" w:space="0" w:color="auto"/>
            <w:bottom w:val="none" w:sz="0" w:space="0" w:color="auto"/>
            <w:right w:val="none" w:sz="0" w:space="0" w:color="auto"/>
          </w:divBdr>
        </w:div>
        <w:div w:id="856425555">
          <w:marLeft w:val="640"/>
          <w:marRight w:val="0"/>
          <w:marTop w:val="0"/>
          <w:marBottom w:val="0"/>
          <w:divBdr>
            <w:top w:val="none" w:sz="0" w:space="0" w:color="auto"/>
            <w:left w:val="none" w:sz="0" w:space="0" w:color="auto"/>
            <w:bottom w:val="none" w:sz="0" w:space="0" w:color="auto"/>
            <w:right w:val="none" w:sz="0" w:space="0" w:color="auto"/>
          </w:divBdr>
        </w:div>
        <w:div w:id="932936196">
          <w:marLeft w:val="640"/>
          <w:marRight w:val="0"/>
          <w:marTop w:val="0"/>
          <w:marBottom w:val="0"/>
          <w:divBdr>
            <w:top w:val="none" w:sz="0" w:space="0" w:color="auto"/>
            <w:left w:val="none" w:sz="0" w:space="0" w:color="auto"/>
            <w:bottom w:val="none" w:sz="0" w:space="0" w:color="auto"/>
            <w:right w:val="none" w:sz="0" w:space="0" w:color="auto"/>
          </w:divBdr>
        </w:div>
        <w:div w:id="977496001">
          <w:marLeft w:val="640"/>
          <w:marRight w:val="0"/>
          <w:marTop w:val="0"/>
          <w:marBottom w:val="0"/>
          <w:divBdr>
            <w:top w:val="none" w:sz="0" w:space="0" w:color="auto"/>
            <w:left w:val="none" w:sz="0" w:space="0" w:color="auto"/>
            <w:bottom w:val="none" w:sz="0" w:space="0" w:color="auto"/>
            <w:right w:val="none" w:sz="0" w:space="0" w:color="auto"/>
          </w:divBdr>
        </w:div>
        <w:div w:id="693925181">
          <w:marLeft w:val="640"/>
          <w:marRight w:val="0"/>
          <w:marTop w:val="0"/>
          <w:marBottom w:val="0"/>
          <w:divBdr>
            <w:top w:val="none" w:sz="0" w:space="0" w:color="auto"/>
            <w:left w:val="none" w:sz="0" w:space="0" w:color="auto"/>
            <w:bottom w:val="none" w:sz="0" w:space="0" w:color="auto"/>
            <w:right w:val="none" w:sz="0" w:space="0" w:color="auto"/>
          </w:divBdr>
        </w:div>
        <w:div w:id="1804427294">
          <w:marLeft w:val="640"/>
          <w:marRight w:val="0"/>
          <w:marTop w:val="0"/>
          <w:marBottom w:val="0"/>
          <w:divBdr>
            <w:top w:val="none" w:sz="0" w:space="0" w:color="auto"/>
            <w:left w:val="none" w:sz="0" w:space="0" w:color="auto"/>
            <w:bottom w:val="none" w:sz="0" w:space="0" w:color="auto"/>
            <w:right w:val="none" w:sz="0" w:space="0" w:color="auto"/>
          </w:divBdr>
        </w:div>
        <w:div w:id="1927612324">
          <w:marLeft w:val="640"/>
          <w:marRight w:val="0"/>
          <w:marTop w:val="0"/>
          <w:marBottom w:val="0"/>
          <w:divBdr>
            <w:top w:val="none" w:sz="0" w:space="0" w:color="auto"/>
            <w:left w:val="none" w:sz="0" w:space="0" w:color="auto"/>
            <w:bottom w:val="none" w:sz="0" w:space="0" w:color="auto"/>
            <w:right w:val="none" w:sz="0" w:space="0" w:color="auto"/>
          </w:divBdr>
        </w:div>
        <w:div w:id="1715692153">
          <w:marLeft w:val="640"/>
          <w:marRight w:val="0"/>
          <w:marTop w:val="0"/>
          <w:marBottom w:val="0"/>
          <w:divBdr>
            <w:top w:val="none" w:sz="0" w:space="0" w:color="auto"/>
            <w:left w:val="none" w:sz="0" w:space="0" w:color="auto"/>
            <w:bottom w:val="none" w:sz="0" w:space="0" w:color="auto"/>
            <w:right w:val="none" w:sz="0" w:space="0" w:color="auto"/>
          </w:divBdr>
        </w:div>
        <w:div w:id="1183938681">
          <w:marLeft w:val="640"/>
          <w:marRight w:val="0"/>
          <w:marTop w:val="0"/>
          <w:marBottom w:val="0"/>
          <w:divBdr>
            <w:top w:val="none" w:sz="0" w:space="0" w:color="auto"/>
            <w:left w:val="none" w:sz="0" w:space="0" w:color="auto"/>
            <w:bottom w:val="none" w:sz="0" w:space="0" w:color="auto"/>
            <w:right w:val="none" w:sz="0" w:space="0" w:color="auto"/>
          </w:divBdr>
        </w:div>
        <w:div w:id="1412432211">
          <w:marLeft w:val="640"/>
          <w:marRight w:val="0"/>
          <w:marTop w:val="0"/>
          <w:marBottom w:val="0"/>
          <w:divBdr>
            <w:top w:val="none" w:sz="0" w:space="0" w:color="auto"/>
            <w:left w:val="none" w:sz="0" w:space="0" w:color="auto"/>
            <w:bottom w:val="none" w:sz="0" w:space="0" w:color="auto"/>
            <w:right w:val="none" w:sz="0" w:space="0" w:color="auto"/>
          </w:divBdr>
        </w:div>
        <w:div w:id="6488379">
          <w:marLeft w:val="640"/>
          <w:marRight w:val="0"/>
          <w:marTop w:val="0"/>
          <w:marBottom w:val="0"/>
          <w:divBdr>
            <w:top w:val="none" w:sz="0" w:space="0" w:color="auto"/>
            <w:left w:val="none" w:sz="0" w:space="0" w:color="auto"/>
            <w:bottom w:val="none" w:sz="0" w:space="0" w:color="auto"/>
            <w:right w:val="none" w:sz="0" w:space="0" w:color="auto"/>
          </w:divBdr>
        </w:div>
        <w:div w:id="725569343">
          <w:marLeft w:val="640"/>
          <w:marRight w:val="0"/>
          <w:marTop w:val="0"/>
          <w:marBottom w:val="0"/>
          <w:divBdr>
            <w:top w:val="none" w:sz="0" w:space="0" w:color="auto"/>
            <w:left w:val="none" w:sz="0" w:space="0" w:color="auto"/>
            <w:bottom w:val="none" w:sz="0" w:space="0" w:color="auto"/>
            <w:right w:val="none" w:sz="0" w:space="0" w:color="auto"/>
          </w:divBdr>
        </w:div>
        <w:div w:id="1318264354">
          <w:marLeft w:val="640"/>
          <w:marRight w:val="0"/>
          <w:marTop w:val="0"/>
          <w:marBottom w:val="0"/>
          <w:divBdr>
            <w:top w:val="none" w:sz="0" w:space="0" w:color="auto"/>
            <w:left w:val="none" w:sz="0" w:space="0" w:color="auto"/>
            <w:bottom w:val="none" w:sz="0" w:space="0" w:color="auto"/>
            <w:right w:val="none" w:sz="0" w:space="0" w:color="auto"/>
          </w:divBdr>
        </w:div>
        <w:div w:id="1666128888">
          <w:marLeft w:val="640"/>
          <w:marRight w:val="0"/>
          <w:marTop w:val="0"/>
          <w:marBottom w:val="0"/>
          <w:divBdr>
            <w:top w:val="none" w:sz="0" w:space="0" w:color="auto"/>
            <w:left w:val="none" w:sz="0" w:space="0" w:color="auto"/>
            <w:bottom w:val="none" w:sz="0" w:space="0" w:color="auto"/>
            <w:right w:val="none" w:sz="0" w:space="0" w:color="auto"/>
          </w:divBdr>
        </w:div>
        <w:div w:id="1747994709">
          <w:marLeft w:val="640"/>
          <w:marRight w:val="0"/>
          <w:marTop w:val="0"/>
          <w:marBottom w:val="0"/>
          <w:divBdr>
            <w:top w:val="none" w:sz="0" w:space="0" w:color="auto"/>
            <w:left w:val="none" w:sz="0" w:space="0" w:color="auto"/>
            <w:bottom w:val="none" w:sz="0" w:space="0" w:color="auto"/>
            <w:right w:val="none" w:sz="0" w:space="0" w:color="auto"/>
          </w:divBdr>
        </w:div>
        <w:div w:id="1849515874">
          <w:marLeft w:val="640"/>
          <w:marRight w:val="0"/>
          <w:marTop w:val="0"/>
          <w:marBottom w:val="0"/>
          <w:divBdr>
            <w:top w:val="none" w:sz="0" w:space="0" w:color="auto"/>
            <w:left w:val="none" w:sz="0" w:space="0" w:color="auto"/>
            <w:bottom w:val="none" w:sz="0" w:space="0" w:color="auto"/>
            <w:right w:val="none" w:sz="0" w:space="0" w:color="auto"/>
          </w:divBdr>
        </w:div>
        <w:div w:id="863328315">
          <w:marLeft w:val="640"/>
          <w:marRight w:val="0"/>
          <w:marTop w:val="0"/>
          <w:marBottom w:val="0"/>
          <w:divBdr>
            <w:top w:val="none" w:sz="0" w:space="0" w:color="auto"/>
            <w:left w:val="none" w:sz="0" w:space="0" w:color="auto"/>
            <w:bottom w:val="none" w:sz="0" w:space="0" w:color="auto"/>
            <w:right w:val="none" w:sz="0" w:space="0" w:color="auto"/>
          </w:divBdr>
        </w:div>
        <w:div w:id="838084695">
          <w:marLeft w:val="640"/>
          <w:marRight w:val="0"/>
          <w:marTop w:val="0"/>
          <w:marBottom w:val="0"/>
          <w:divBdr>
            <w:top w:val="none" w:sz="0" w:space="0" w:color="auto"/>
            <w:left w:val="none" w:sz="0" w:space="0" w:color="auto"/>
            <w:bottom w:val="none" w:sz="0" w:space="0" w:color="auto"/>
            <w:right w:val="none" w:sz="0" w:space="0" w:color="auto"/>
          </w:divBdr>
        </w:div>
        <w:div w:id="1236819354">
          <w:marLeft w:val="640"/>
          <w:marRight w:val="0"/>
          <w:marTop w:val="0"/>
          <w:marBottom w:val="0"/>
          <w:divBdr>
            <w:top w:val="none" w:sz="0" w:space="0" w:color="auto"/>
            <w:left w:val="none" w:sz="0" w:space="0" w:color="auto"/>
            <w:bottom w:val="none" w:sz="0" w:space="0" w:color="auto"/>
            <w:right w:val="none" w:sz="0" w:space="0" w:color="auto"/>
          </w:divBdr>
        </w:div>
        <w:div w:id="1819688208">
          <w:marLeft w:val="640"/>
          <w:marRight w:val="0"/>
          <w:marTop w:val="0"/>
          <w:marBottom w:val="0"/>
          <w:divBdr>
            <w:top w:val="none" w:sz="0" w:space="0" w:color="auto"/>
            <w:left w:val="none" w:sz="0" w:space="0" w:color="auto"/>
            <w:bottom w:val="none" w:sz="0" w:space="0" w:color="auto"/>
            <w:right w:val="none" w:sz="0" w:space="0" w:color="auto"/>
          </w:divBdr>
        </w:div>
        <w:div w:id="145363786">
          <w:marLeft w:val="640"/>
          <w:marRight w:val="0"/>
          <w:marTop w:val="0"/>
          <w:marBottom w:val="0"/>
          <w:divBdr>
            <w:top w:val="none" w:sz="0" w:space="0" w:color="auto"/>
            <w:left w:val="none" w:sz="0" w:space="0" w:color="auto"/>
            <w:bottom w:val="none" w:sz="0" w:space="0" w:color="auto"/>
            <w:right w:val="none" w:sz="0" w:space="0" w:color="auto"/>
          </w:divBdr>
        </w:div>
        <w:div w:id="759717926">
          <w:marLeft w:val="640"/>
          <w:marRight w:val="0"/>
          <w:marTop w:val="0"/>
          <w:marBottom w:val="0"/>
          <w:divBdr>
            <w:top w:val="none" w:sz="0" w:space="0" w:color="auto"/>
            <w:left w:val="none" w:sz="0" w:space="0" w:color="auto"/>
            <w:bottom w:val="none" w:sz="0" w:space="0" w:color="auto"/>
            <w:right w:val="none" w:sz="0" w:space="0" w:color="auto"/>
          </w:divBdr>
        </w:div>
        <w:div w:id="210925697">
          <w:marLeft w:val="640"/>
          <w:marRight w:val="0"/>
          <w:marTop w:val="0"/>
          <w:marBottom w:val="0"/>
          <w:divBdr>
            <w:top w:val="none" w:sz="0" w:space="0" w:color="auto"/>
            <w:left w:val="none" w:sz="0" w:space="0" w:color="auto"/>
            <w:bottom w:val="none" w:sz="0" w:space="0" w:color="auto"/>
            <w:right w:val="none" w:sz="0" w:space="0" w:color="auto"/>
          </w:divBdr>
        </w:div>
        <w:div w:id="1079329711">
          <w:marLeft w:val="640"/>
          <w:marRight w:val="0"/>
          <w:marTop w:val="0"/>
          <w:marBottom w:val="0"/>
          <w:divBdr>
            <w:top w:val="none" w:sz="0" w:space="0" w:color="auto"/>
            <w:left w:val="none" w:sz="0" w:space="0" w:color="auto"/>
            <w:bottom w:val="none" w:sz="0" w:space="0" w:color="auto"/>
            <w:right w:val="none" w:sz="0" w:space="0" w:color="auto"/>
          </w:divBdr>
        </w:div>
        <w:div w:id="799952945">
          <w:marLeft w:val="640"/>
          <w:marRight w:val="0"/>
          <w:marTop w:val="0"/>
          <w:marBottom w:val="0"/>
          <w:divBdr>
            <w:top w:val="none" w:sz="0" w:space="0" w:color="auto"/>
            <w:left w:val="none" w:sz="0" w:space="0" w:color="auto"/>
            <w:bottom w:val="none" w:sz="0" w:space="0" w:color="auto"/>
            <w:right w:val="none" w:sz="0" w:space="0" w:color="auto"/>
          </w:divBdr>
        </w:div>
        <w:div w:id="239875997">
          <w:marLeft w:val="640"/>
          <w:marRight w:val="0"/>
          <w:marTop w:val="0"/>
          <w:marBottom w:val="0"/>
          <w:divBdr>
            <w:top w:val="none" w:sz="0" w:space="0" w:color="auto"/>
            <w:left w:val="none" w:sz="0" w:space="0" w:color="auto"/>
            <w:bottom w:val="none" w:sz="0" w:space="0" w:color="auto"/>
            <w:right w:val="none" w:sz="0" w:space="0" w:color="auto"/>
          </w:divBdr>
        </w:div>
        <w:div w:id="1533152814">
          <w:marLeft w:val="640"/>
          <w:marRight w:val="0"/>
          <w:marTop w:val="0"/>
          <w:marBottom w:val="0"/>
          <w:divBdr>
            <w:top w:val="none" w:sz="0" w:space="0" w:color="auto"/>
            <w:left w:val="none" w:sz="0" w:space="0" w:color="auto"/>
            <w:bottom w:val="none" w:sz="0" w:space="0" w:color="auto"/>
            <w:right w:val="none" w:sz="0" w:space="0" w:color="auto"/>
          </w:divBdr>
        </w:div>
        <w:div w:id="1334262784">
          <w:marLeft w:val="640"/>
          <w:marRight w:val="0"/>
          <w:marTop w:val="0"/>
          <w:marBottom w:val="0"/>
          <w:divBdr>
            <w:top w:val="none" w:sz="0" w:space="0" w:color="auto"/>
            <w:left w:val="none" w:sz="0" w:space="0" w:color="auto"/>
            <w:bottom w:val="none" w:sz="0" w:space="0" w:color="auto"/>
            <w:right w:val="none" w:sz="0" w:space="0" w:color="auto"/>
          </w:divBdr>
        </w:div>
        <w:div w:id="898905447">
          <w:marLeft w:val="640"/>
          <w:marRight w:val="0"/>
          <w:marTop w:val="0"/>
          <w:marBottom w:val="0"/>
          <w:divBdr>
            <w:top w:val="none" w:sz="0" w:space="0" w:color="auto"/>
            <w:left w:val="none" w:sz="0" w:space="0" w:color="auto"/>
            <w:bottom w:val="none" w:sz="0" w:space="0" w:color="auto"/>
            <w:right w:val="none" w:sz="0" w:space="0" w:color="auto"/>
          </w:divBdr>
        </w:div>
        <w:div w:id="236944984">
          <w:marLeft w:val="640"/>
          <w:marRight w:val="0"/>
          <w:marTop w:val="0"/>
          <w:marBottom w:val="0"/>
          <w:divBdr>
            <w:top w:val="none" w:sz="0" w:space="0" w:color="auto"/>
            <w:left w:val="none" w:sz="0" w:space="0" w:color="auto"/>
            <w:bottom w:val="none" w:sz="0" w:space="0" w:color="auto"/>
            <w:right w:val="none" w:sz="0" w:space="0" w:color="auto"/>
          </w:divBdr>
        </w:div>
        <w:div w:id="317350237">
          <w:marLeft w:val="640"/>
          <w:marRight w:val="0"/>
          <w:marTop w:val="0"/>
          <w:marBottom w:val="0"/>
          <w:divBdr>
            <w:top w:val="none" w:sz="0" w:space="0" w:color="auto"/>
            <w:left w:val="none" w:sz="0" w:space="0" w:color="auto"/>
            <w:bottom w:val="none" w:sz="0" w:space="0" w:color="auto"/>
            <w:right w:val="none" w:sz="0" w:space="0" w:color="auto"/>
          </w:divBdr>
        </w:div>
        <w:div w:id="2126581883">
          <w:marLeft w:val="640"/>
          <w:marRight w:val="0"/>
          <w:marTop w:val="0"/>
          <w:marBottom w:val="0"/>
          <w:divBdr>
            <w:top w:val="none" w:sz="0" w:space="0" w:color="auto"/>
            <w:left w:val="none" w:sz="0" w:space="0" w:color="auto"/>
            <w:bottom w:val="none" w:sz="0" w:space="0" w:color="auto"/>
            <w:right w:val="none" w:sz="0" w:space="0" w:color="auto"/>
          </w:divBdr>
        </w:div>
        <w:div w:id="936594189">
          <w:marLeft w:val="640"/>
          <w:marRight w:val="0"/>
          <w:marTop w:val="0"/>
          <w:marBottom w:val="0"/>
          <w:divBdr>
            <w:top w:val="none" w:sz="0" w:space="0" w:color="auto"/>
            <w:left w:val="none" w:sz="0" w:space="0" w:color="auto"/>
            <w:bottom w:val="none" w:sz="0" w:space="0" w:color="auto"/>
            <w:right w:val="none" w:sz="0" w:space="0" w:color="auto"/>
          </w:divBdr>
        </w:div>
        <w:div w:id="1092698953">
          <w:marLeft w:val="640"/>
          <w:marRight w:val="0"/>
          <w:marTop w:val="0"/>
          <w:marBottom w:val="0"/>
          <w:divBdr>
            <w:top w:val="none" w:sz="0" w:space="0" w:color="auto"/>
            <w:left w:val="none" w:sz="0" w:space="0" w:color="auto"/>
            <w:bottom w:val="none" w:sz="0" w:space="0" w:color="auto"/>
            <w:right w:val="none" w:sz="0" w:space="0" w:color="auto"/>
          </w:divBdr>
        </w:div>
        <w:div w:id="812869697">
          <w:marLeft w:val="640"/>
          <w:marRight w:val="0"/>
          <w:marTop w:val="0"/>
          <w:marBottom w:val="0"/>
          <w:divBdr>
            <w:top w:val="none" w:sz="0" w:space="0" w:color="auto"/>
            <w:left w:val="none" w:sz="0" w:space="0" w:color="auto"/>
            <w:bottom w:val="none" w:sz="0" w:space="0" w:color="auto"/>
            <w:right w:val="none" w:sz="0" w:space="0" w:color="auto"/>
          </w:divBdr>
        </w:div>
        <w:div w:id="39482055">
          <w:marLeft w:val="640"/>
          <w:marRight w:val="0"/>
          <w:marTop w:val="0"/>
          <w:marBottom w:val="0"/>
          <w:divBdr>
            <w:top w:val="none" w:sz="0" w:space="0" w:color="auto"/>
            <w:left w:val="none" w:sz="0" w:space="0" w:color="auto"/>
            <w:bottom w:val="none" w:sz="0" w:space="0" w:color="auto"/>
            <w:right w:val="none" w:sz="0" w:space="0" w:color="auto"/>
          </w:divBdr>
        </w:div>
        <w:div w:id="14622045">
          <w:marLeft w:val="640"/>
          <w:marRight w:val="0"/>
          <w:marTop w:val="0"/>
          <w:marBottom w:val="0"/>
          <w:divBdr>
            <w:top w:val="none" w:sz="0" w:space="0" w:color="auto"/>
            <w:left w:val="none" w:sz="0" w:space="0" w:color="auto"/>
            <w:bottom w:val="none" w:sz="0" w:space="0" w:color="auto"/>
            <w:right w:val="none" w:sz="0" w:space="0" w:color="auto"/>
          </w:divBdr>
        </w:div>
      </w:divsChild>
    </w:div>
    <w:div w:id="1163617599">
      <w:marLeft w:val="0"/>
      <w:marRight w:val="0"/>
      <w:marTop w:val="0"/>
      <w:marBottom w:val="0"/>
      <w:divBdr>
        <w:top w:val="none" w:sz="0" w:space="0" w:color="auto"/>
        <w:left w:val="none" w:sz="0" w:space="0" w:color="auto"/>
        <w:bottom w:val="none" w:sz="0" w:space="0" w:color="auto"/>
        <w:right w:val="none" w:sz="0" w:space="0" w:color="auto"/>
      </w:divBdr>
    </w:div>
    <w:div w:id="1164976469">
      <w:marLeft w:val="640"/>
      <w:marRight w:val="0"/>
      <w:marTop w:val="0"/>
      <w:marBottom w:val="0"/>
      <w:divBdr>
        <w:top w:val="none" w:sz="0" w:space="0" w:color="auto"/>
        <w:left w:val="none" w:sz="0" w:space="0" w:color="auto"/>
        <w:bottom w:val="none" w:sz="0" w:space="0" w:color="auto"/>
        <w:right w:val="none" w:sz="0" w:space="0" w:color="auto"/>
      </w:divBdr>
    </w:div>
    <w:div w:id="1165362998">
      <w:marLeft w:val="640"/>
      <w:marRight w:val="0"/>
      <w:marTop w:val="0"/>
      <w:marBottom w:val="0"/>
      <w:divBdr>
        <w:top w:val="none" w:sz="0" w:space="0" w:color="auto"/>
        <w:left w:val="none" w:sz="0" w:space="0" w:color="auto"/>
        <w:bottom w:val="none" w:sz="0" w:space="0" w:color="auto"/>
        <w:right w:val="none" w:sz="0" w:space="0" w:color="auto"/>
      </w:divBdr>
    </w:div>
    <w:div w:id="1165972553">
      <w:marLeft w:val="640"/>
      <w:marRight w:val="0"/>
      <w:marTop w:val="0"/>
      <w:marBottom w:val="0"/>
      <w:divBdr>
        <w:top w:val="none" w:sz="0" w:space="0" w:color="auto"/>
        <w:left w:val="none" w:sz="0" w:space="0" w:color="auto"/>
        <w:bottom w:val="none" w:sz="0" w:space="0" w:color="auto"/>
        <w:right w:val="none" w:sz="0" w:space="0" w:color="auto"/>
      </w:divBdr>
    </w:div>
    <w:div w:id="1166090591">
      <w:marLeft w:val="640"/>
      <w:marRight w:val="0"/>
      <w:marTop w:val="0"/>
      <w:marBottom w:val="0"/>
      <w:divBdr>
        <w:top w:val="none" w:sz="0" w:space="0" w:color="auto"/>
        <w:left w:val="none" w:sz="0" w:space="0" w:color="auto"/>
        <w:bottom w:val="none" w:sz="0" w:space="0" w:color="auto"/>
        <w:right w:val="none" w:sz="0" w:space="0" w:color="auto"/>
      </w:divBdr>
    </w:div>
    <w:div w:id="1166359025">
      <w:bodyDiv w:val="1"/>
      <w:marLeft w:val="0"/>
      <w:marRight w:val="0"/>
      <w:marTop w:val="0"/>
      <w:marBottom w:val="0"/>
      <w:divBdr>
        <w:top w:val="none" w:sz="0" w:space="0" w:color="auto"/>
        <w:left w:val="none" w:sz="0" w:space="0" w:color="auto"/>
        <w:bottom w:val="none" w:sz="0" w:space="0" w:color="auto"/>
        <w:right w:val="none" w:sz="0" w:space="0" w:color="auto"/>
      </w:divBdr>
      <w:divsChild>
        <w:div w:id="1590040208">
          <w:marLeft w:val="640"/>
          <w:marRight w:val="0"/>
          <w:marTop w:val="0"/>
          <w:marBottom w:val="0"/>
          <w:divBdr>
            <w:top w:val="none" w:sz="0" w:space="0" w:color="auto"/>
            <w:left w:val="none" w:sz="0" w:space="0" w:color="auto"/>
            <w:bottom w:val="none" w:sz="0" w:space="0" w:color="auto"/>
            <w:right w:val="none" w:sz="0" w:space="0" w:color="auto"/>
          </w:divBdr>
        </w:div>
        <w:div w:id="1756706091">
          <w:marLeft w:val="640"/>
          <w:marRight w:val="0"/>
          <w:marTop w:val="0"/>
          <w:marBottom w:val="0"/>
          <w:divBdr>
            <w:top w:val="none" w:sz="0" w:space="0" w:color="auto"/>
            <w:left w:val="none" w:sz="0" w:space="0" w:color="auto"/>
            <w:bottom w:val="none" w:sz="0" w:space="0" w:color="auto"/>
            <w:right w:val="none" w:sz="0" w:space="0" w:color="auto"/>
          </w:divBdr>
        </w:div>
        <w:div w:id="1313634490">
          <w:marLeft w:val="640"/>
          <w:marRight w:val="0"/>
          <w:marTop w:val="0"/>
          <w:marBottom w:val="0"/>
          <w:divBdr>
            <w:top w:val="none" w:sz="0" w:space="0" w:color="auto"/>
            <w:left w:val="none" w:sz="0" w:space="0" w:color="auto"/>
            <w:bottom w:val="none" w:sz="0" w:space="0" w:color="auto"/>
            <w:right w:val="none" w:sz="0" w:space="0" w:color="auto"/>
          </w:divBdr>
        </w:div>
        <w:div w:id="2024016923">
          <w:marLeft w:val="640"/>
          <w:marRight w:val="0"/>
          <w:marTop w:val="0"/>
          <w:marBottom w:val="0"/>
          <w:divBdr>
            <w:top w:val="none" w:sz="0" w:space="0" w:color="auto"/>
            <w:left w:val="none" w:sz="0" w:space="0" w:color="auto"/>
            <w:bottom w:val="none" w:sz="0" w:space="0" w:color="auto"/>
            <w:right w:val="none" w:sz="0" w:space="0" w:color="auto"/>
          </w:divBdr>
        </w:div>
        <w:div w:id="812331649">
          <w:marLeft w:val="640"/>
          <w:marRight w:val="0"/>
          <w:marTop w:val="0"/>
          <w:marBottom w:val="0"/>
          <w:divBdr>
            <w:top w:val="none" w:sz="0" w:space="0" w:color="auto"/>
            <w:left w:val="none" w:sz="0" w:space="0" w:color="auto"/>
            <w:bottom w:val="none" w:sz="0" w:space="0" w:color="auto"/>
            <w:right w:val="none" w:sz="0" w:space="0" w:color="auto"/>
          </w:divBdr>
        </w:div>
        <w:div w:id="696927941">
          <w:marLeft w:val="640"/>
          <w:marRight w:val="0"/>
          <w:marTop w:val="0"/>
          <w:marBottom w:val="0"/>
          <w:divBdr>
            <w:top w:val="none" w:sz="0" w:space="0" w:color="auto"/>
            <w:left w:val="none" w:sz="0" w:space="0" w:color="auto"/>
            <w:bottom w:val="none" w:sz="0" w:space="0" w:color="auto"/>
            <w:right w:val="none" w:sz="0" w:space="0" w:color="auto"/>
          </w:divBdr>
        </w:div>
        <w:div w:id="462580415">
          <w:marLeft w:val="640"/>
          <w:marRight w:val="0"/>
          <w:marTop w:val="0"/>
          <w:marBottom w:val="0"/>
          <w:divBdr>
            <w:top w:val="none" w:sz="0" w:space="0" w:color="auto"/>
            <w:left w:val="none" w:sz="0" w:space="0" w:color="auto"/>
            <w:bottom w:val="none" w:sz="0" w:space="0" w:color="auto"/>
            <w:right w:val="none" w:sz="0" w:space="0" w:color="auto"/>
          </w:divBdr>
        </w:div>
        <w:div w:id="1498686730">
          <w:marLeft w:val="640"/>
          <w:marRight w:val="0"/>
          <w:marTop w:val="0"/>
          <w:marBottom w:val="0"/>
          <w:divBdr>
            <w:top w:val="none" w:sz="0" w:space="0" w:color="auto"/>
            <w:left w:val="none" w:sz="0" w:space="0" w:color="auto"/>
            <w:bottom w:val="none" w:sz="0" w:space="0" w:color="auto"/>
            <w:right w:val="none" w:sz="0" w:space="0" w:color="auto"/>
          </w:divBdr>
        </w:div>
        <w:div w:id="1589192766">
          <w:marLeft w:val="640"/>
          <w:marRight w:val="0"/>
          <w:marTop w:val="0"/>
          <w:marBottom w:val="0"/>
          <w:divBdr>
            <w:top w:val="none" w:sz="0" w:space="0" w:color="auto"/>
            <w:left w:val="none" w:sz="0" w:space="0" w:color="auto"/>
            <w:bottom w:val="none" w:sz="0" w:space="0" w:color="auto"/>
            <w:right w:val="none" w:sz="0" w:space="0" w:color="auto"/>
          </w:divBdr>
        </w:div>
        <w:div w:id="1109395689">
          <w:marLeft w:val="640"/>
          <w:marRight w:val="0"/>
          <w:marTop w:val="0"/>
          <w:marBottom w:val="0"/>
          <w:divBdr>
            <w:top w:val="none" w:sz="0" w:space="0" w:color="auto"/>
            <w:left w:val="none" w:sz="0" w:space="0" w:color="auto"/>
            <w:bottom w:val="none" w:sz="0" w:space="0" w:color="auto"/>
            <w:right w:val="none" w:sz="0" w:space="0" w:color="auto"/>
          </w:divBdr>
        </w:div>
        <w:div w:id="731123467">
          <w:marLeft w:val="640"/>
          <w:marRight w:val="0"/>
          <w:marTop w:val="0"/>
          <w:marBottom w:val="0"/>
          <w:divBdr>
            <w:top w:val="none" w:sz="0" w:space="0" w:color="auto"/>
            <w:left w:val="none" w:sz="0" w:space="0" w:color="auto"/>
            <w:bottom w:val="none" w:sz="0" w:space="0" w:color="auto"/>
            <w:right w:val="none" w:sz="0" w:space="0" w:color="auto"/>
          </w:divBdr>
        </w:div>
        <w:div w:id="619992624">
          <w:marLeft w:val="640"/>
          <w:marRight w:val="0"/>
          <w:marTop w:val="0"/>
          <w:marBottom w:val="0"/>
          <w:divBdr>
            <w:top w:val="none" w:sz="0" w:space="0" w:color="auto"/>
            <w:left w:val="none" w:sz="0" w:space="0" w:color="auto"/>
            <w:bottom w:val="none" w:sz="0" w:space="0" w:color="auto"/>
            <w:right w:val="none" w:sz="0" w:space="0" w:color="auto"/>
          </w:divBdr>
        </w:div>
        <w:div w:id="503860755">
          <w:marLeft w:val="640"/>
          <w:marRight w:val="0"/>
          <w:marTop w:val="0"/>
          <w:marBottom w:val="0"/>
          <w:divBdr>
            <w:top w:val="none" w:sz="0" w:space="0" w:color="auto"/>
            <w:left w:val="none" w:sz="0" w:space="0" w:color="auto"/>
            <w:bottom w:val="none" w:sz="0" w:space="0" w:color="auto"/>
            <w:right w:val="none" w:sz="0" w:space="0" w:color="auto"/>
          </w:divBdr>
        </w:div>
        <w:div w:id="1849708737">
          <w:marLeft w:val="640"/>
          <w:marRight w:val="0"/>
          <w:marTop w:val="0"/>
          <w:marBottom w:val="0"/>
          <w:divBdr>
            <w:top w:val="none" w:sz="0" w:space="0" w:color="auto"/>
            <w:left w:val="none" w:sz="0" w:space="0" w:color="auto"/>
            <w:bottom w:val="none" w:sz="0" w:space="0" w:color="auto"/>
            <w:right w:val="none" w:sz="0" w:space="0" w:color="auto"/>
          </w:divBdr>
        </w:div>
        <w:div w:id="1952735377">
          <w:marLeft w:val="640"/>
          <w:marRight w:val="0"/>
          <w:marTop w:val="0"/>
          <w:marBottom w:val="0"/>
          <w:divBdr>
            <w:top w:val="none" w:sz="0" w:space="0" w:color="auto"/>
            <w:left w:val="none" w:sz="0" w:space="0" w:color="auto"/>
            <w:bottom w:val="none" w:sz="0" w:space="0" w:color="auto"/>
            <w:right w:val="none" w:sz="0" w:space="0" w:color="auto"/>
          </w:divBdr>
        </w:div>
        <w:div w:id="1109088179">
          <w:marLeft w:val="640"/>
          <w:marRight w:val="0"/>
          <w:marTop w:val="0"/>
          <w:marBottom w:val="0"/>
          <w:divBdr>
            <w:top w:val="none" w:sz="0" w:space="0" w:color="auto"/>
            <w:left w:val="none" w:sz="0" w:space="0" w:color="auto"/>
            <w:bottom w:val="none" w:sz="0" w:space="0" w:color="auto"/>
            <w:right w:val="none" w:sz="0" w:space="0" w:color="auto"/>
          </w:divBdr>
        </w:div>
        <w:div w:id="1559441035">
          <w:marLeft w:val="640"/>
          <w:marRight w:val="0"/>
          <w:marTop w:val="0"/>
          <w:marBottom w:val="0"/>
          <w:divBdr>
            <w:top w:val="none" w:sz="0" w:space="0" w:color="auto"/>
            <w:left w:val="none" w:sz="0" w:space="0" w:color="auto"/>
            <w:bottom w:val="none" w:sz="0" w:space="0" w:color="auto"/>
            <w:right w:val="none" w:sz="0" w:space="0" w:color="auto"/>
          </w:divBdr>
        </w:div>
        <w:div w:id="1939175730">
          <w:marLeft w:val="640"/>
          <w:marRight w:val="0"/>
          <w:marTop w:val="0"/>
          <w:marBottom w:val="0"/>
          <w:divBdr>
            <w:top w:val="none" w:sz="0" w:space="0" w:color="auto"/>
            <w:left w:val="none" w:sz="0" w:space="0" w:color="auto"/>
            <w:bottom w:val="none" w:sz="0" w:space="0" w:color="auto"/>
            <w:right w:val="none" w:sz="0" w:space="0" w:color="auto"/>
          </w:divBdr>
        </w:div>
        <w:div w:id="1797874002">
          <w:marLeft w:val="640"/>
          <w:marRight w:val="0"/>
          <w:marTop w:val="0"/>
          <w:marBottom w:val="0"/>
          <w:divBdr>
            <w:top w:val="none" w:sz="0" w:space="0" w:color="auto"/>
            <w:left w:val="none" w:sz="0" w:space="0" w:color="auto"/>
            <w:bottom w:val="none" w:sz="0" w:space="0" w:color="auto"/>
            <w:right w:val="none" w:sz="0" w:space="0" w:color="auto"/>
          </w:divBdr>
        </w:div>
        <w:div w:id="1504663986">
          <w:marLeft w:val="640"/>
          <w:marRight w:val="0"/>
          <w:marTop w:val="0"/>
          <w:marBottom w:val="0"/>
          <w:divBdr>
            <w:top w:val="none" w:sz="0" w:space="0" w:color="auto"/>
            <w:left w:val="none" w:sz="0" w:space="0" w:color="auto"/>
            <w:bottom w:val="none" w:sz="0" w:space="0" w:color="auto"/>
            <w:right w:val="none" w:sz="0" w:space="0" w:color="auto"/>
          </w:divBdr>
        </w:div>
        <w:div w:id="1373728716">
          <w:marLeft w:val="640"/>
          <w:marRight w:val="0"/>
          <w:marTop w:val="0"/>
          <w:marBottom w:val="0"/>
          <w:divBdr>
            <w:top w:val="none" w:sz="0" w:space="0" w:color="auto"/>
            <w:left w:val="none" w:sz="0" w:space="0" w:color="auto"/>
            <w:bottom w:val="none" w:sz="0" w:space="0" w:color="auto"/>
            <w:right w:val="none" w:sz="0" w:space="0" w:color="auto"/>
          </w:divBdr>
        </w:div>
        <w:div w:id="1998872520">
          <w:marLeft w:val="640"/>
          <w:marRight w:val="0"/>
          <w:marTop w:val="0"/>
          <w:marBottom w:val="0"/>
          <w:divBdr>
            <w:top w:val="none" w:sz="0" w:space="0" w:color="auto"/>
            <w:left w:val="none" w:sz="0" w:space="0" w:color="auto"/>
            <w:bottom w:val="none" w:sz="0" w:space="0" w:color="auto"/>
            <w:right w:val="none" w:sz="0" w:space="0" w:color="auto"/>
          </w:divBdr>
        </w:div>
        <w:div w:id="1677540632">
          <w:marLeft w:val="640"/>
          <w:marRight w:val="0"/>
          <w:marTop w:val="0"/>
          <w:marBottom w:val="0"/>
          <w:divBdr>
            <w:top w:val="none" w:sz="0" w:space="0" w:color="auto"/>
            <w:left w:val="none" w:sz="0" w:space="0" w:color="auto"/>
            <w:bottom w:val="none" w:sz="0" w:space="0" w:color="auto"/>
            <w:right w:val="none" w:sz="0" w:space="0" w:color="auto"/>
          </w:divBdr>
        </w:div>
        <w:div w:id="1936474722">
          <w:marLeft w:val="640"/>
          <w:marRight w:val="0"/>
          <w:marTop w:val="0"/>
          <w:marBottom w:val="0"/>
          <w:divBdr>
            <w:top w:val="none" w:sz="0" w:space="0" w:color="auto"/>
            <w:left w:val="none" w:sz="0" w:space="0" w:color="auto"/>
            <w:bottom w:val="none" w:sz="0" w:space="0" w:color="auto"/>
            <w:right w:val="none" w:sz="0" w:space="0" w:color="auto"/>
          </w:divBdr>
        </w:div>
        <w:div w:id="218057325">
          <w:marLeft w:val="640"/>
          <w:marRight w:val="0"/>
          <w:marTop w:val="0"/>
          <w:marBottom w:val="0"/>
          <w:divBdr>
            <w:top w:val="none" w:sz="0" w:space="0" w:color="auto"/>
            <w:left w:val="none" w:sz="0" w:space="0" w:color="auto"/>
            <w:bottom w:val="none" w:sz="0" w:space="0" w:color="auto"/>
            <w:right w:val="none" w:sz="0" w:space="0" w:color="auto"/>
          </w:divBdr>
        </w:div>
        <w:div w:id="2096435420">
          <w:marLeft w:val="640"/>
          <w:marRight w:val="0"/>
          <w:marTop w:val="0"/>
          <w:marBottom w:val="0"/>
          <w:divBdr>
            <w:top w:val="none" w:sz="0" w:space="0" w:color="auto"/>
            <w:left w:val="none" w:sz="0" w:space="0" w:color="auto"/>
            <w:bottom w:val="none" w:sz="0" w:space="0" w:color="auto"/>
            <w:right w:val="none" w:sz="0" w:space="0" w:color="auto"/>
          </w:divBdr>
        </w:div>
        <w:div w:id="700667331">
          <w:marLeft w:val="640"/>
          <w:marRight w:val="0"/>
          <w:marTop w:val="0"/>
          <w:marBottom w:val="0"/>
          <w:divBdr>
            <w:top w:val="none" w:sz="0" w:space="0" w:color="auto"/>
            <w:left w:val="none" w:sz="0" w:space="0" w:color="auto"/>
            <w:bottom w:val="none" w:sz="0" w:space="0" w:color="auto"/>
            <w:right w:val="none" w:sz="0" w:space="0" w:color="auto"/>
          </w:divBdr>
        </w:div>
        <w:div w:id="396361868">
          <w:marLeft w:val="640"/>
          <w:marRight w:val="0"/>
          <w:marTop w:val="0"/>
          <w:marBottom w:val="0"/>
          <w:divBdr>
            <w:top w:val="none" w:sz="0" w:space="0" w:color="auto"/>
            <w:left w:val="none" w:sz="0" w:space="0" w:color="auto"/>
            <w:bottom w:val="none" w:sz="0" w:space="0" w:color="auto"/>
            <w:right w:val="none" w:sz="0" w:space="0" w:color="auto"/>
          </w:divBdr>
        </w:div>
        <w:div w:id="1564179685">
          <w:marLeft w:val="640"/>
          <w:marRight w:val="0"/>
          <w:marTop w:val="0"/>
          <w:marBottom w:val="0"/>
          <w:divBdr>
            <w:top w:val="none" w:sz="0" w:space="0" w:color="auto"/>
            <w:left w:val="none" w:sz="0" w:space="0" w:color="auto"/>
            <w:bottom w:val="none" w:sz="0" w:space="0" w:color="auto"/>
            <w:right w:val="none" w:sz="0" w:space="0" w:color="auto"/>
          </w:divBdr>
        </w:div>
        <w:div w:id="142897351">
          <w:marLeft w:val="640"/>
          <w:marRight w:val="0"/>
          <w:marTop w:val="0"/>
          <w:marBottom w:val="0"/>
          <w:divBdr>
            <w:top w:val="none" w:sz="0" w:space="0" w:color="auto"/>
            <w:left w:val="none" w:sz="0" w:space="0" w:color="auto"/>
            <w:bottom w:val="none" w:sz="0" w:space="0" w:color="auto"/>
            <w:right w:val="none" w:sz="0" w:space="0" w:color="auto"/>
          </w:divBdr>
        </w:div>
        <w:div w:id="1003123263">
          <w:marLeft w:val="640"/>
          <w:marRight w:val="0"/>
          <w:marTop w:val="0"/>
          <w:marBottom w:val="0"/>
          <w:divBdr>
            <w:top w:val="none" w:sz="0" w:space="0" w:color="auto"/>
            <w:left w:val="none" w:sz="0" w:space="0" w:color="auto"/>
            <w:bottom w:val="none" w:sz="0" w:space="0" w:color="auto"/>
            <w:right w:val="none" w:sz="0" w:space="0" w:color="auto"/>
          </w:divBdr>
        </w:div>
        <w:div w:id="1621522783">
          <w:marLeft w:val="640"/>
          <w:marRight w:val="0"/>
          <w:marTop w:val="0"/>
          <w:marBottom w:val="0"/>
          <w:divBdr>
            <w:top w:val="none" w:sz="0" w:space="0" w:color="auto"/>
            <w:left w:val="none" w:sz="0" w:space="0" w:color="auto"/>
            <w:bottom w:val="none" w:sz="0" w:space="0" w:color="auto"/>
            <w:right w:val="none" w:sz="0" w:space="0" w:color="auto"/>
          </w:divBdr>
        </w:div>
        <w:div w:id="1674802135">
          <w:marLeft w:val="640"/>
          <w:marRight w:val="0"/>
          <w:marTop w:val="0"/>
          <w:marBottom w:val="0"/>
          <w:divBdr>
            <w:top w:val="none" w:sz="0" w:space="0" w:color="auto"/>
            <w:left w:val="none" w:sz="0" w:space="0" w:color="auto"/>
            <w:bottom w:val="none" w:sz="0" w:space="0" w:color="auto"/>
            <w:right w:val="none" w:sz="0" w:space="0" w:color="auto"/>
          </w:divBdr>
        </w:div>
        <w:div w:id="588537200">
          <w:marLeft w:val="640"/>
          <w:marRight w:val="0"/>
          <w:marTop w:val="0"/>
          <w:marBottom w:val="0"/>
          <w:divBdr>
            <w:top w:val="none" w:sz="0" w:space="0" w:color="auto"/>
            <w:left w:val="none" w:sz="0" w:space="0" w:color="auto"/>
            <w:bottom w:val="none" w:sz="0" w:space="0" w:color="auto"/>
            <w:right w:val="none" w:sz="0" w:space="0" w:color="auto"/>
          </w:divBdr>
        </w:div>
        <w:div w:id="11105695">
          <w:marLeft w:val="640"/>
          <w:marRight w:val="0"/>
          <w:marTop w:val="0"/>
          <w:marBottom w:val="0"/>
          <w:divBdr>
            <w:top w:val="none" w:sz="0" w:space="0" w:color="auto"/>
            <w:left w:val="none" w:sz="0" w:space="0" w:color="auto"/>
            <w:bottom w:val="none" w:sz="0" w:space="0" w:color="auto"/>
            <w:right w:val="none" w:sz="0" w:space="0" w:color="auto"/>
          </w:divBdr>
        </w:div>
        <w:div w:id="1280144797">
          <w:marLeft w:val="640"/>
          <w:marRight w:val="0"/>
          <w:marTop w:val="0"/>
          <w:marBottom w:val="0"/>
          <w:divBdr>
            <w:top w:val="none" w:sz="0" w:space="0" w:color="auto"/>
            <w:left w:val="none" w:sz="0" w:space="0" w:color="auto"/>
            <w:bottom w:val="none" w:sz="0" w:space="0" w:color="auto"/>
            <w:right w:val="none" w:sz="0" w:space="0" w:color="auto"/>
          </w:divBdr>
        </w:div>
        <w:div w:id="1414276386">
          <w:marLeft w:val="640"/>
          <w:marRight w:val="0"/>
          <w:marTop w:val="0"/>
          <w:marBottom w:val="0"/>
          <w:divBdr>
            <w:top w:val="none" w:sz="0" w:space="0" w:color="auto"/>
            <w:left w:val="none" w:sz="0" w:space="0" w:color="auto"/>
            <w:bottom w:val="none" w:sz="0" w:space="0" w:color="auto"/>
            <w:right w:val="none" w:sz="0" w:space="0" w:color="auto"/>
          </w:divBdr>
        </w:div>
        <w:div w:id="393698336">
          <w:marLeft w:val="640"/>
          <w:marRight w:val="0"/>
          <w:marTop w:val="0"/>
          <w:marBottom w:val="0"/>
          <w:divBdr>
            <w:top w:val="none" w:sz="0" w:space="0" w:color="auto"/>
            <w:left w:val="none" w:sz="0" w:space="0" w:color="auto"/>
            <w:bottom w:val="none" w:sz="0" w:space="0" w:color="auto"/>
            <w:right w:val="none" w:sz="0" w:space="0" w:color="auto"/>
          </w:divBdr>
        </w:div>
        <w:div w:id="1249802732">
          <w:marLeft w:val="640"/>
          <w:marRight w:val="0"/>
          <w:marTop w:val="0"/>
          <w:marBottom w:val="0"/>
          <w:divBdr>
            <w:top w:val="none" w:sz="0" w:space="0" w:color="auto"/>
            <w:left w:val="none" w:sz="0" w:space="0" w:color="auto"/>
            <w:bottom w:val="none" w:sz="0" w:space="0" w:color="auto"/>
            <w:right w:val="none" w:sz="0" w:space="0" w:color="auto"/>
          </w:divBdr>
        </w:div>
        <w:div w:id="776830232">
          <w:marLeft w:val="640"/>
          <w:marRight w:val="0"/>
          <w:marTop w:val="0"/>
          <w:marBottom w:val="0"/>
          <w:divBdr>
            <w:top w:val="none" w:sz="0" w:space="0" w:color="auto"/>
            <w:left w:val="none" w:sz="0" w:space="0" w:color="auto"/>
            <w:bottom w:val="none" w:sz="0" w:space="0" w:color="auto"/>
            <w:right w:val="none" w:sz="0" w:space="0" w:color="auto"/>
          </w:divBdr>
        </w:div>
        <w:div w:id="2038507739">
          <w:marLeft w:val="640"/>
          <w:marRight w:val="0"/>
          <w:marTop w:val="0"/>
          <w:marBottom w:val="0"/>
          <w:divBdr>
            <w:top w:val="none" w:sz="0" w:space="0" w:color="auto"/>
            <w:left w:val="none" w:sz="0" w:space="0" w:color="auto"/>
            <w:bottom w:val="none" w:sz="0" w:space="0" w:color="auto"/>
            <w:right w:val="none" w:sz="0" w:space="0" w:color="auto"/>
          </w:divBdr>
        </w:div>
        <w:div w:id="268044881">
          <w:marLeft w:val="640"/>
          <w:marRight w:val="0"/>
          <w:marTop w:val="0"/>
          <w:marBottom w:val="0"/>
          <w:divBdr>
            <w:top w:val="none" w:sz="0" w:space="0" w:color="auto"/>
            <w:left w:val="none" w:sz="0" w:space="0" w:color="auto"/>
            <w:bottom w:val="none" w:sz="0" w:space="0" w:color="auto"/>
            <w:right w:val="none" w:sz="0" w:space="0" w:color="auto"/>
          </w:divBdr>
        </w:div>
        <w:div w:id="468788685">
          <w:marLeft w:val="640"/>
          <w:marRight w:val="0"/>
          <w:marTop w:val="0"/>
          <w:marBottom w:val="0"/>
          <w:divBdr>
            <w:top w:val="none" w:sz="0" w:space="0" w:color="auto"/>
            <w:left w:val="none" w:sz="0" w:space="0" w:color="auto"/>
            <w:bottom w:val="none" w:sz="0" w:space="0" w:color="auto"/>
            <w:right w:val="none" w:sz="0" w:space="0" w:color="auto"/>
          </w:divBdr>
        </w:div>
        <w:div w:id="115301213">
          <w:marLeft w:val="640"/>
          <w:marRight w:val="0"/>
          <w:marTop w:val="0"/>
          <w:marBottom w:val="0"/>
          <w:divBdr>
            <w:top w:val="none" w:sz="0" w:space="0" w:color="auto"/>
            <w:left w:val="none" w:sz="0" w:space="0" w:color="auto"/>
            <w:bottom w:val="none" w:sz="0" w:space="0" w:color="auto"/>
            <w:right w:val="none" w:sz="0" w:space="0" w:color="auto"/>
          </w:divBdr>
        </w:div>
        <w:div w:id="863830170">
          <w:marLeft w:val="640"/>
          <w:marRight w:val="0"/>
          <w:marTop w:val="0"/>
          <w:marBottom w:val="0"/>
          <w:divBdr>
            <w:top w:val="none" w:sz="0" w:space="0" w:color="auto"/>
            <w:left w:val="none" w:sz="0" w:space="0" w:color="auto"/>
            <w:bottom w:val="none" w:sz="0" w:space="0" w:color="auto"/>
            <w:right w:val="none" w:sz="0" w:space="0" w:color="auto"/>
          </w:divBdr>
        </w:div>
        <w:div w:id="1239438884">
          <w:marLeft w:val="640"/>
          <w:marRight w:val="0"/>
          <w:marTop w:val="0"/>
          <w:marBottom w:val="0"/>
          <w:divBdr>
            <w:top w:val="none" w:sz="0" w:space="0" w:color="auto"/>
            <w:left w:val="none" w:sz="0" w:space="0" w:color="auto"/>
            <w:bottom w:val="none" w:sz="0" w:space="0" w:color="auto"/>
            <w:right w:val="none" w:sz="0" w:space="0" w:color="auto"/>
          </w:divBdr>
        </w:div>
        <w:div w:id="1206529436">
          <w:marLeft w:val="640"/>
          <w:marRight w:val="0"/>
          <w:marTop w:val="0"/>
          <w:marBottom w:val="0"/>
          <w:divBdr>
            <w:top w:val="none" w:sz="0" w:space="0" w:color="auto"/>
            <w:left w:val="none" w:sz="0" w:space="0" w:color="auto"/>
            <w:bottom w:val="none" w:sz="0" w:space="0" w:color="auto"/>
            <w:right w:val="none" w:sz="0" w:space="0" w:color="auto"/>
          </w:divBdr>
        </w:div>
        <w:div w:id="355040335">
          <w:marLeft w:val="640"/>
          <w:marRight w:val="0"/>
          <w:marTop w:val="0"/>
          <w:marBottom w:val="0"/>
          <w:divBdr>
            <w:top w:val="none" w:sz="0" w:space="0" w:color="auto"/>
            <w:left w:val="none" w:sz="0" w:space="0" w:color="auto"/>
            <w:bottom w:val="none" w:sz="0" w:space="0" w:color="auto"/>
            <w:right w:val="none" w:sz="0" w:space="0" w:color="auto"/>
          </w:divBdr>
        </w:div>
        <w:div w:id="1871213211">
          <w:marLeft w:val="640"/>
          <w:marRight w:val="0"/>
          <w:marTop w:val="0"/>
          <w:marBottom w:val="0"/>
          <w:divBdr>
            <w:top w:val="none" w:sz="0" w:space="0" w:color="auto"/>
            <w:left w:val="none" w:sz="0" w:space="0" w:color="auto"/>
            <w:bottom w:val="none" w:sz="0" w:space="0" w:color="auto"/>
            <w:right w:val="none" w:sz="0" w:space="0" w:color="auto"/>
          </w:divBdr>
        </w:div>
        <w:div w:id="2121601792">
          <w:marLeft w:val="640"/>
          <w:marRight w:val="0"/>
          <w:marTop w:val="0"/>
          <w:marBottom w:val="0"/>
          <w:divBdr>
            <w:top w:val="none" w:sz="0" w:space="0" w:color="auto"/>
            <w:left w:val="none" w:sz="0" w:space="0" w:color="auto"/>
            <w:bottom w:val="none" w:sz="0" w:space="0" w:color="auto"/>
            <w:right w:val="none" w:sz="0" w:space="0" w:color="auto"/>
          </w:divBdr>
        </w:div>
        <w:div w:id="428504910">
          <w:marLeft w:val="640"/>
          <w:marRight w:val="0"/>
          <w:marTop w:val="0"/>
          <w:marBottom w:val="0"/>
          <w:divBdr>
            <w:top w:val="none" w:sz="0" w:space="0" w:color="auto"/>
            <w:left w:val="none" w:sz="0" w:space="0" w:color="auto"/>
            <w:bottom w:val="none" w:sz="0" w:space="0" w:color="auto"/>
            <w:right w:val="none" w:sz="0" w:space="0" w:color="auto"/>
          </w:divBdr>
        </w:div>
      </w:divsChild>
    </w:div>
    <w:div w:id="1167863315">
      <w:marLeft w:val="640"/>
      <w:marRight w:val="0"/>
      <w:marTop w:val="0"/>
      <w:marBottom w:val="0"/>
      <w:divBdr>
        <w:top w:val="none" w:sz="0" w:space="0" w:color="auto"/>
        <w:left w:val="none" w:sz="0" w:space="0" w:color="auto"/>
        <w:bottom w:val="none" w:sz="0" w:space="0" w:color="auto"/>
        <w:right w:val="none" w:sz="0" w:space="0" w:color="auto"/>
      </w:divBdr>
    </w:div>
    <w:div w:id="1167986293">
      <w:marLeft w:val="0"/>
      <w:marRight w:val="0"/>
      <w:marTop w:val="0"/>
      <w:marBottom w:val="0"/>
      <w:divBdr>
        <w:top w:val="none" w:sz="0" w:space="0" w:color="auto"/>
        <w:left w:val="none" w:sz="0" w:space="0" w:color="auto"/>
        <w:bottom w:val="none" w:sz="0" w:space="0" w:color="auto"/>
        <w:right w:val="none" w:sz="0" w:space="0" w:color="auto"/>
      </w:divBdr>
    </w:div>
    <w:div w:id="1168520375">
      <w:bodyDiv w:val="1"/>
      <w:marLeft w:val="0"/>
      <w:marRight w:val="0"/>
      <w:marTop w:val="0"/>
      <w:marBottom w:val="0"/>
      <w:divBdr>
        <w:top w:val="none" w:sz="0" w:space="0" w:color="auto"/>
        <w:left w:val="none" w:sz="0" w:space="0" w:color="auto"/>
        <w:bottom w:val="none" w:sz="0" w:space="0" w:color="auto"/>
        <w:right w:val="none" w:sz="0" w:space="0" w:color="auto"/>
      </w:divBdr>
      <w:divsChild>
        <w:div w:id="799418698">
          <w:marLeft w:val="640"/>
          <w:marRight w:val="0"/>
          <w:marTop w:val="0"/>
          <w:marBottom w:val="0"/>
          <w:divBdr>
            <w:top w:val="none" w:sz="0" w:space="0" w:color="auto"/>
            <w:left w:val="none" w:sz="0" w:space="0" w:color="auto"/>
            <w:bottom w:val="none" w:sz="0" w:space="0" w:color="auto"/>
            <w:right w:val="none" w:sz="0" w:space="0" w:color="auto"/>
          </w:divBdr>
        </w:div>
        <w:div w:id="321665292">
          <w:marLeft w:val="640"/>
          <w:marRight w:val="0"/>
          <w:marTop w:val="0"/>
          <w:marBottom w:val="0"/>
          <w:divBdr>
            <w:top w:val="none" w:sz="0" w:space="0" w:color="auto"/>
            <w:left w:val="none" w:sz="0" w:space="0" w:color="auto"/>
            <w:bottom w:val="none" w:sz="0" w:space="0" w:color="auto"/>
            <w:right w:val="none" w:sz="0" w:space="0" w:color="auto"/>
          </w:divBdr>
        </w:div>
        <w:div w:id="1379891690">
          <w:marLeft w:val="640"/>
          <w:marRight w:val="0"/>
          <w:marTop w:val="0"/>
          <w:marBottom w:val="0"/>
          <w:divBdr>
            <w:top w:val="none" w:sz="0" w:space="0" w:color="auto"/>
            <w:left w:val="none" w:sz="0" w:space="0" w:color="auto"/>
            <w:bottom w:val="none" w:sz="0" w:space="0" w:color="auto"/>
            <w:right w:val="none" w:sz="0" w:space="0" w:color="auto"/>
          </w:divBdr>
        </w:div>
        <w:div w:id="752748829">
          <w:marLeft w:val="640"/>
          <w:marRight w:val="0"/>
          <w:marTop w:val="0"/>
          <w:marBottom w:val="0"/>
          <w:divBdr>
            <w:top w:val="none" w:sz="0" w:space="0" w:color="auto"/>
            <w:left w:val="none" w:sz="0" w:space="0" w:color="auto"/>
            <w:bottom w:val="none" w:sz="0" w:space="0" w:color="auto"/>
            <w:right w:val="none" w:sz="0" w:space="0" w:color="auto"/>
          </w:divBdr>
        </w:div>
        <w:div w:id="302319491">
          <w:marLeft w:val="640"/>
          <w:marRight w:val="0"/>
          <w:marTop w:val="0"/>
          <w:marBottom w:val="0"/>
          <w:divBdr>
            <w:top w:val="none" w:sz="0" w:space="0" w:color="auto"/>
            <w:left w:val="none" w:sz="0" w:space="0" w:color="auto"/>
            <w:bottom w:val="none" w:sz="0" w:space="0" w:color="auto"/>
            <w:right w:val="none" w:sz="0" w:space="0" w:color="auto"/>
          </w:divBdr>
        </w:div>
        <w:div w:id="360588520">
          <w:marLeft w:val="640"/>
          <w:marRight w:val="0"/>
          <w:marTop w:val="0"/>
          <w:marBottom w:val="0"/>
          <w:divBdr>
            <w:top w:val="none" w:sz="0" w:space="0" w:color="auto"/>
            <w:left w:val="none" w:sz="0" w:space="0" w:color="auto"/>
            <w:bottom w:val="none" w:sz="0" w:space="0" w:color="auto"/>
            <w:right w:val="none" w:sz="0" w:space="0" w:color="auto"/>
          </w:divBdr>
        </w:div>
        <w:div w:id="1237790298">
          <w:marLeft w:val="640"/>
          <w:marRight w:val="0"/>
          <w:marTop w:val="0"/>
          <w:marBottom w:val="0"/>
          <w:divBdr>
            <w:top w:val="none" w:sz="0" w:space="0" w:color="auto"/>
            <w:left w:val="none" w:sz="0" w:space="0" w:color="auto"/>
            <w:bottom w:val="none" w:sz="0" w:space="0" w:color="auto"/>
            <w:right w:val="none" w:sz="0" w:space="0" w:color="auto"/>
          </w:divBdr>
        </w:div>
        <w:div w:id="1422027432">
          <w:marLeft w:val="640"/>
          <w:marRight w:val="0"/>
          <w:marTop w:val="0"/>
          <w:marBottom w:val="0"/>
          <w:divBdr>
            <w:top w:val="none" w:sz="0" w:space="0" w:color="auto"/>
            <w:left w:val="none" w:sz="0" w:space="0" w:color="auto"/>
            <w:bottom w:val="none" w:sz="0" w:space="0" w:color="auto"/>
            <w:right w:val="none" w:sz="0" w:space="0" w:color="auto"/>
          </w:divBdr>
        </w:div>
        <w:div w:id="38937384">
          <w:marLeft w:val="640"/>
          <w:marRight w:val="0"/>
          <w:marTop w:val="0"/>
          <w:marBottom w:val="0"/>
          <w:divBdr>
            <w:top w:val="none" w:sz="0" w:space="0" w:color="auto"/>
            <w:left w:val="none" w:sz="0" w:space="0" w:color="auto"/>
            <w:bottom w:val="none" w:sz="0" w:space="0" w:color="auto"/>
            <w:right w:val="none" w:sz="0" w:space="0" w:color="auto"/>
          </w:divBdr>
        </w:div>
        <w:div w:id="447315758">
          <w:marLeft w:val="640"/>
          <w:marRight w:val="0"/>
          <w:marTop w:val="0"/>
          <w:marBottom w:val="0"/>
          <w:divBdr>
            <w:top w:val="none" w:sz="0" w:space="0" w:color="auto"/>
            <w:left w:val="none" w:sz="0" w:space="0" w:color="auto"/>
            <w:bottom w:val="none" w:sz="0" w:space="0" w:color="auto"/>
            <w:right w:val="none" w:sz="0" w:space="0" w:color="auto"/>
          </w:divBdr>
        </w:div>
        <w:div w:id="1669821433">
          <w:marLeft w:val="640"/>
          <w:marRight w:val="0"/>
          <w:marTop w:val="0"/>
          <w:marBottom w:val="0"/>
          <w:divBdr>
            <w:top w:val="none" w:sz="0" w:space="0" w:color="auto"/>
            <w:left w:val="none" w:sz="0" w:space="0" w:color="auto"/>
            <w:bottom w:val="none" w:sz="0" w:space="0" w:color="auto"/>
            <w:right w:val="none" w:sz="0" w:space="0" w:color="auto"/>
          </w:divBdr>
        </w:div>
        <w:div w:id="1292590405">
          <w:marLeft w:val="640"/>
          <w:marRight w:val="0"/>
          <w:marTop w:val="0"/>
          <w:marBottom w:val="0"/>
          <w:divBdr>
            <w:top w:val="none" w:sz="0" w:space="0" w:color="auto"/>
            <w:left w:val="none" w:sz="0" w:space="0" w:color="auto"/>
            <w:bottom w:val="none" w:sz="0" w:space="0" w:color="auto"/>
            <w:right w:val="none" w:sz="0" w:space="0" w:color="auto"/>
          </w:divBdr>
        </w:div>
        <w:div w:id="94138516">
          <w:marLeft w:val="640"/>
          <w:marRight w:val="0"/>
          <w:marTop w:val="0"/>
          <w:marBottom w:val="0"/>
          <w:divBdr>
            <w:top w:val="none" w:sz="0" w:space="0" w:color="auto"/>
            <w:left w:val="none" w:sz="0" w:space="0" w:color="auto"/>
            <w:bottom w:val="none" w:sz="0" w:space="0" w:color="auto"/>
            <w:right w:val="none" w:sz="0" w:space="0" w:color="auto"/>
          </w:divBdr>
        </w:div>
        <w:div w:id="2026133021">
          <w:marLeft w:val="640"/>
          <w:marRight w:val="0"/>
          <w:marTop w:val="0"/>
          <w:marBottom w:val="0"/>
          <w:divBdr>
            <w:top w:val="none" w:sz="0" w:space="0" w:color="auto"/>
            <w:left w:val="none" w:sz="0" w:space="0" w:color="auto"/>
            <w:bottom w:val="none" w:sz="0" w:space="0" w:color="auto"/>
            <w:right w:val="none" w:sz="0" w:space="0" w:color="auto"/>
          </w:divBdr>
        </w:div>
        <w:div w:id="152768660">
          <w:marLeft w:val="640"/>
          <w:marRight w:val="0"/>
          <w:marTop w:val="0"/>
          <w:marBottom w:val="0"/>
          <w:divBdr>
            <w:top w:val="none" w:sz="0" w:space="0" w:color="auto"/>
            <w:left w:val="none" w:sz="0" w:space="0" w:color="auto"/>
            <w:bottom w:val="none" w:sz="0" w:space="0" w:color="auto"/>
            <w:right w:val="none" w:sz="0" w:space="0" w:color="auto"/>
          </w:divBdr>
        </w:div>
        <w:div w:id="1477258104">
          <w:marLeft w:val="640"/>
          <w:marRight w:val="0"/>
          <w:marTop w:val="0"/>
          <w:marBottom w:val="0"/>
          <w:divBdr>
            <w:top w:val="none" w:sz="0" w:space="0" w:color="auto"/>
            <w:left w:val="none" w:sz="0" w:space="0" w:color="auto"/>
            <w:bottom w:val="none" w:sz="0" w:space="0" w:color="auto"/>
            <w:right w:val="none" w:sz="0" w:space="0" w:color="auto"/>
          </w:divBdr>
        </w:div>
        <w:div w:id="762915397">
          <w:marLeft w:val="640"/>
          <w:marRight w:val="0"/>
          <w:marTop w:val="0"/>
          <w:marBottom w:val="0"/>
          <w:divBdr>
            <w:top w:val="none" w:sz="0" w:space="0" w:color="auto"/>
            <w:left w:val="none" w:sz="0" w:space="0" w:color="auto"/>
            <w:bottom w:val="none" w:sz="0" w:space="0" w:color="auto"/>
            <w:right w:val="none" w:sz="0" w:space="0" w:color="auto"/>
          </w:divBdr>
        </w:div>
        <w:div w:id="1768621035">
          <w:marLeft w:val="640"/>
          <w:marRight w:val="0"/>
          <w:marTop w:val="0"/>
          <w:marBottom w:val="0"/>
          <w:divBdr>
            <w:top w:val="none" w:sz="0" w:space="0" w:color="auto"/>
            <w:left w:val="none" w:sz="0" w:space="0" w:color="auto"/>
            <w:bottom w:val="none" w:sz="0" w:space="0" w:color="auto"/>
            <w:right w:val="none" w:sz="0" w:space="0" w:color="auto"/>
          </w:divBdr>
        </w:div>
        <w:div w:id="1761022881">
          <w:marLeft w:val="640"/>
          <w:marRight w:val="0"/>
          <w:marTop w:val="0"/>
          <w:marBottom w:val="0"/>
          <w:divBdr>
            <w:top w:val="none" w:sz="0" w:space="0" w:color="auto"/>
            <w:left w:val="none" w:sz="0" w:space="0" w:color="auto"/>
            <w:bottom w:val="none" w:sz="0" w:space="0" w:color="auto"/>
            <w:right w:val="none" w:sz="0" w:space="0" w:color="auto"/>
          </w:divBdr>
        </w:div>
        <w:div w:id="230964621">
          <w:marLeft w:val="640"/>
          <w:marRight w:val="0"/>
          <w:marTop w:val="0"/>
          <w:marBottom w:val="0"/>
          <w:divBdr>
            <w:top w:val="none" w:sz="0" w:space="0" w:color="auto"/>
            <w:left w:val="none" w:sz="0" w:space="0" w:color="auto"/>
            <w:bottom w:val="none" w:sz="0" w:space="0" w:color="auto"/>
            <w:right w:val="none" w:sz="0" w:space="0" w:color="auto"/>
          </w:divBdr>
        </w:div>
        <w:div w:id="374548294">
          <w:marLeft w:val="640"/>
          <w:marRight w:val="0"/>
          <w:marTop w:val="0"/>
          <w:marBottom w:val="0"/>
          <w:divBdr>
            <w:top w:val="none" w:sz="0" w:space="0" w:color="auto"/>
            <w:left w:val="none" w:sz="0" w:space="0" w:color="auto"/>
            <w:bottom w:val="none" w:sz="0" w:space="0" w:color="auto"/>
            <w:right w:val="none" w:sz="0" w:space="0" w:color="auto"/>
          </w:divBdr>
        </w:div>
        <w:div w:id="327707061">
          <w:marLeft w:val="640"/>
          <w:marRight w:val="0"/>
          <w:marTop w:val="0"/>
          <w:marBottom w:val="0"/>
          <w:divBdr>
            <w:top w:val="none" w:sz="0" w:space="0" w:color="auto"/>
            <w:left w:val="none" w:sz="0" w:space="0" w:color="auto"/>
            <w:bottom w:val="none" w:sz="0" w:space="0" w:color="auto"/>
            <w:right w:val="none" w:sz="0" w:space="0" w:color="auto"/>
          </w:divBdr>
        </w:div>
        <w:div w:id="234366164">
          <w:marLeft w:val="640"/>
          <w:marRight w:val="0"/>
          <w:marTop w:val="0"/>
          <w:marBottom w:val="0"/>
          <w:divBdr>
            <w:top w:val="none" w:sz="0" w:space="0" w:color="auto"/>
            <w:left w:val="none" w:sz="0" w:space="0" w:color="auto"/>
            <w:bottom w:val="none" w:sz="0" w:space="0" w:color="auto"/>
            <w:right w:val="none" w:sz="0" w:space="0" w:color="auto"/>
          </w:divBdr>
        </w:div>
        <w:div w:id="1762406746">
          <w:marLeft w:val="640"/>
          <w:marRight w:val="0"/>
          <w:marTop w:val="0"/>
          <w:marBottom w:val="0"/>
          <w:divBdr>
            <w:top w:val="none" w:sz="0" w:space="0" w:color="auto"/>
            <w:left w:val="none" w:sz="0" w:space="0" w:color="auto"/>
            <w:bottom w:val="none" w:sz="0" w:space="0" w:color="auto"/>
            <w:right w:val="none" w:sz="0" w:space="0" w:color="auto"/>
          </w:divBdr>
        </w:div>
        <w:div w:id="2106342529">
          <w:marLeft w:val="640"/>
          <w:marRight w:val="0"/>
          <w:marTop w:val="0"/>
          <w:marBottom w:val="0"/>
          <w:divBdr>
            <w:top w:val="none" w:sz="0" w:space="0" w:color="auto"/>
            <w:left w:val="none" w:sz="0" w:space="0" w:color="auto"/>
            <w:bottom w:val="none" w:sz="0" w:space="0" w:color="auto"/>
            <w:right w:val="none" w:sz="0" w:space="0" w:color="auto"/>
          </w:divBdr>
        </w:div>
        <w:div w:id="212154509">
          <w:marLeft w:val="640"/>
          <w:marRight w:val="0"/>
          <w:marTop w:val="0"/>
          <w:marBottom w:val="0"/>
          <w:divBdr>
            <w:top w:val="none" w:sz="0" w:space="0" w:color="auto"/>
            <w:left w:val="none" w:sz="0" w:space="0" w:color="auto"/>
            <w:bottom w:val="none" w:sz="0" w:space="0" w:color="auto"/>
            <w:right w:val="none" w:sz="0" w:space="0" w:color="auto"/>
          </w:divBdr>
        </w:div>
        <w:div w:id="773792508">
          <w:marLeft w:val="640"/>
          <w:marRight w:val="0"/>
          <w:marTop w:val="0"/>
          <w:marBottom w:val="0"/>
          <w:divBdr>
            <w:top w:val="none" w:sz="0" w:space="0" w:color="auto"/>
            <w:left w:val="none" w:sz="0" w:space="0" w:color="auto"/>
            <w:bottom w:val="none" w:sz="0" w:space="0" w:color="auto"/>
            <w:right w:val="none" w:sz="0" w:space="0" w:color="auto"/>
          </w:divBdr>
        </w:div>
        <w:div w:id="1460610525">
          <w:marLeft w:val="640"/>
          <w:marRight w:val="0"/>
          <w:marTop w:val="0"/>
          <w:marBottom w:val="0"/>
          <w:divBdr>
            <w:top w:val="none" w:sz="0" w:space="0" w:color="auto"/>
            <w:left w:val="none" w:sz="0" w:space="0" w:color="auto"/>
            <w:bottom w:val="none" w:sz="0" w:space="0" w:color="auto"/>
            <w:right w:val="none" w:sz="0" w:space="0" w:color="auto"/>
          </w:divBdr>
        </w:div>
        <w:div w:id="1604605568">
          <w:marLeft w:val="640"/>
          <w:marRight w:val="0"/>
          <w:marTop w:val="0"/>
          <w:marBottom w:val="0"/>
          <w:divBdr>
            <w:top w:val="none" w:sz="0" w:space="0" w:color="auto"/>
            <w:left w:val="none" w:sz="0" w:space="0" w:color="auto"/>
            <w:bottom w:val="none" w:sz="0" w:space="0" w:color="auto"/>
            <w:right w:val="none" w:sz="0" w:space="0" w:color="auto"/>
          </w:divBdr>
        </w:div>
        <w:div w:id="1673753374">
          <w:marLeft w:val="640"/>
          <w:marRight w:val="0"/>
          <w:marTop w:val="0"/>
          <w:marBottom w:val="0"/>
          <w:divBdr>
            <w:top w:val="none" w:sz="0" w:space="0" w:color="auto"/>
            <w:left w:val="none" w:sz="0" w:space="0" w:color="auto"/>
            <w:bottom w:val="none" w:sz="0" w:space="0" w:color="auto"/>
            <w:right w:val="none" w:sz="0" w:space="0" w:color="auto"/>
          </w:divBdr>
        </w:div>
        <w:div w:id="1167017654">
          <w:marLeft w:val="640"/>
          <w:marRight w:val="0"/>
          <w:marTop w:val="0"/>
          <w:marBottom w:val="0"/>
          <w:divBdr>
            <w:top w:val="none" w:sz="0" w:space="0" w:color="auto"/>
            <w:left w:val="none" w:sz="0" w:space="0" w:color="auto"/>
            <w:bottom w:val="none" w:sz="0" w:space="0" w:color="auto"/>
            <w:right w:val="none" w:sz="0" w:space="0" w:color="auto"/>
          </w:divBdr>
        </w:div>
        <w:div w:id="1900241643">
          <w:marLeft w:val="640"/>
          <w:marRight w:val="0"/>
          <w:marTop w:val="0"/>
          <w:marBottom w:val="0"/>
          <w:divBdr>
            <w:top w:val="none" w:sz="0" w:space="0" w:color="auto"/>
            <w:left w:val="none" w:sz="0" w:space="0" w:color="auto"/>
            <w:bottom w:val="none" w:sz="0" w:space="0" w:color="auto"/>
            <w:right w:val="none" w:sz="0" w:space="0" w:color="auto"/>
          </w:divBdr>
        </w:div>
        <w:div w:id="1414544925">
          <w:marLeft w:val="640"/>
          <w:marRight w:val="0"/>
          <w:marTop w:val="0"/>
          <w:marBottom w:val="0"/>
          <w:divBdr>
            <w:top w:val="none" w:sz="0" w:space="0" w:color="auto"/>
            <w:left w:val="none" w:sz="0" w:space="0" w:color="auto"/>
            <w:bottom w:val="none" w:sz="0" w:space="0" w:color="auto"/>
            <w:right w:val="none" w:sz="0" w:space="0" w:color="auto"/>
          </w:divBdr>
        </w:div>
        <w:div w:id="1987079095">
          <w:marLeft w:val="640"/>
          <w:marRight w:val="0"/>
          <w:marTop w:val="0"/>
          <w:marBottom w:val="0"/>
          <w:divBdr>
            <w:top w:val="none" w:sz="0" w:space="0" w:color="auto"/>
            <w:left w:val="none" w:sz="0" w:space="0" w:color="auto"/>
            <w:bottom w:val="none" w:sz="0" w:space="0" w:color="auto"/>
            <w:right w:val="none" w:sz="0" w:space="0" w:color="auto"/>
          </w:divBdr>
        </w:div>
        <w:div w:id="311564261">
          <w:marLeft w:val="640"/>
          <w:marRight w:val="0"/>
          <w:marTop w:val="0"/>
          <w:marBottom w:val="0"/>
          <w:divBdr>
            <w:top w:val="none" w:sz="0" w:space="0" w:color="auto"/>
            <w:left w:val="none" w:sz="0" w:space="0" w:color="auto"/>
            <w:bottom w:val="none" w:sz="0" w:space="0" w:color="auto"/>
            <w:right w:val="none" w:sz="0" w:space="0" w:color="auto"/>
          </w:divBdr>
        </w:div>
        <w:div w:id="908272693">
          <w:marLeft w:val="640"/>
          <w:marRight w:val="0"/>
          <w:marTop w:val="0"/>
          <w:marBottom w:val="0"/>
          <w:divBdr>
            <w:top w:val="none" w:sz="0" w:space="0" w:color="auto"/>
            <w:left w:val="none" w:sz="0" w:space="0" w:color="auto"/>
            <w:bottom w:val="none" w:sz="0" w:space="0" w:color="auto"/>
            <w:right w:val="none" w:sz="0" w:space="0" w:color="auto"/>
          </w:divBdr>
        </w:div>
        <w:div w:id="874931922">
          <w:marLeft w:val="640"/>
          <w:marRight w:val="0"/>
          <w:marTop w:val="0"/>
          <w:marBottom w:val="0"/>
          <w:divBdr>
            <w:top w:val="none" w:sz="0" w:space="0" w:color="auto"/>
            <w:left w:val="none" w:sz="0" w:space="0" w:color="auto"/>
            <w:bottom w:val="none" w:sz="0" w:space="0" w:color="auto"/>
            <w:right w:val="none" w:sz="0" w:space="0" w:color="auto"/>
          </w:divBdr>
        </w:div>
        <w:div w:id="628248804">
          <w:marLeft w:val="640"/>
          <w:marRight w:val="0"/>
          <w:marTop w:val="0"/>
          <w:marBottom w:val="0"/>
          <w:divBdr>
            <w:top w:val="none" w:sz="0" w:space="0" w:color="auto"/>
            <w:left w:val="none" w:sz="0" w:space="0" w:color="auto"/>
            <w:bottom w:val="none" w:sz="0" w:space="0" w:color="auto"/>
            <w:right w:val="none" w:sz="0" w:space="0" w:color="auto"/>
          </w:divBdr>
        </w:div>
        <w:div w:id="694313414">
          <w:marLeft w:val="640"/>
          <w:marRight w:val="0"/>
          <w:marTop w:val="0"/>
          <w:marBottom w:val="0"/>
          <w:divBdr>
            <w:top w:val="none" w:sz="0" w:space="0" w:color="auto"/>
            <w:left w:val="none" w:sz="0" w:space="0" w:color="auto"/>
            <w:bottom w:val="none" w:sz="0" w:space="0" w:color="auto"/>
            <w:right w:val="none" w:sz="0" w:space="0" w:color="auto"/>
          </w:divBdr>
        </w:div>
        <w:div w:id="1715230613">
          <w:marLeft w:val="640"/>
          <w:marRight w:val="0"/>
          <w:marTop w:val="0"/>
          <w:marBottom w:val="0"/>
          <w:divBdr>
            <w:top w:val="none" w:sz="0" w:space="0" w:color="auto"/>
            <w:left w:val="none" w:sz="0" w:space="0" w:color="auto"/>
            <w:bottom w:val="none" w:sz="0" w:space="0" w:color="auto"/>
            <w:right w:val="none" w:sz="0" w:space="0" w:color="auto"/>
          </w:divBdr>
        </w:div>
        <w:div w:id="1632056800">
          <w:marLeft w:val="640"/>
          <w:marRight w:val="0"/>
          <w:marTop w:val="0"/>
          <w:marBottom w:val="0"/>
          <w:divBdr>
            <w:top w:val="none" w:sz="0" w:space="0" w:color="auto"/>
            <w:left w:val="none" w:sz="0" w:space="0" w:color="auto"/>
            <w:bottom w:val="none" w:sz="0" w:space="0" w:color="auto"/>
            <w:right w:val="none" w:sz="0" w:space="0" w:color="auto"/>
          </w:divBdr>
        </w:div>
        <w:div w:id="1851482955">
          <w:marLeft w:val="640"/>
          <w:marRight w:val="0"/>
          <w:marTop w:val="0"/>
          <w:marBottom w:val="0"/>
          <w:divBdr>
            <w:top w:val="none" w:sz="0" w:space="0" w:color="auto"/>
            <w:left w:val="none" w:sz="0" w:space="0" w:color="auto"/>
            <w:bottom w:val="none" w:sz="0" w:space="0" w:color="auto"/>
            <w:right w:val="none" w:sz="0" w:space="0" w:color="auto"/>
          </w:divBdr>
        </w:div>
        <w:div w:id="271131363">
          <w:marLeft w:val="640"/>
          <w:marRight w:val="0"/>
          <w:marTop w:val="0"/>
          <w:marBottom w:val="0"/>
          <w:divBdr>
            <w:top w:val="none" w:sz="0" w:space="0" w:color="auto"/>
            <w:left w:val="none" w:sz="0" w:space="0" w:color="auto"/>
            <w:bottom w:val="none" w:sz="0" w:space="0" w:color="auto"/>
            <w:right w:val="none" w:sz="0" w:space="0" w:color="auto"/>
          </w:divBdr>
        </w:div>
        <w:div w:id="1855028653">
          <w:marLeft w:val="640"/>
          <w:marRight w:val="0"/>
          <w:marTop w:val="0"/>
          <w:marBottom w:val="0"/>
          <w:divBdr>
            <w:top w:val="none" w:sz="0" w:space="0" w:color="auto"/>
            <w:left w:val="none" w:sz="0" w:space="0" w:color="auto"/>
            <w:bottom w:val="none" w:sz="0" w:space="0" w:color="auto"/>
            <w:right w:val="none" w:sz="0" w:space="0" w:color="auto"/>
          </w:divBdr>
        </w:div>
      </w:divsChild>
    </w:div>
    <w:div w:id="1169753838">
      <w:bodyDiv w:val="1"/>
      <w:marLeft w:val="0"/>
      <w:marRight w:val="0"/>
      <w:marTop w:val="0"/>
      <w:marBottom w:val="0"/>
      <w:divBdr>
        <w:top w:val="none" w:sz="0" w:space="0" w:color="auto"/>
        <w:left w:val="none" w:sz="0" w:space="0" w:color="auto"/>
        <w:bottom w:val="none" w:sz="0" w:space="0" w:color="auto"/>
        <w:right w:val="none" w:sz="0" w:space="0" w:color="auto"/>
      </w:divBdr>
      <w:divsChild>
        <w:div w:id="1564490497">
          <w:marLeft w:val="640"/>
          <w:marRight w:val="0"/>
          <w:marTop w:val="0"/>
          <w:marBottom w:val="0"/>
          <w:divBdr>
            <w:top w:val="none" w:sz="0" w:space="0" w:color="auto"/>
            <w:left w:val="none" w:sz="0" w:space="0" w:color="auto"/>
            <w:bottom w:val="none" w:sz="0" w:space="0" w:color="auto"/>
            <w:right w:val="none" w:sz="0" w:space="0" w:color="auto"/>
          </w:divBdr>
        </w:div>
        <w:div w:id="453057381">
          <w:marLeft w:val="640"/>
          <w:marRight w:val="0"/>
          <w:marTop w:val="0"/>
          <w:marBottom w:val="0"/>
          <w:divBdr>
            <w:top w:val="none" w:sz="0" w:space="0" w:color="auto"/>
            <w:left w:val="none" w:sz="0" w:space="0" w:color="auto"/>
            <w:bottom w:val="none" w:sz="0" w:space="0" w:color="auto"/>
            <w:right w:val="none" w:sz="0" w:space="0" w:color="auto"/>
          </w:divBdr>
        </w:div>
        <w:div w:id="690450714">
          <w:marLeft w:val="640"/>
          <w:marRight w:val="0"/>
          <w:marTop w:val="0"/>
          <w:marBottom w:val="0"/>
          <w:divBdr>
            <w:top w:val="none" w:sz="0" w:space="0" w:color="auto"/>
            <w:left w:val="none" w:sz="0" w:space="0" w:color="auto"/>
            <w:bottom w:val="none" w:sz="0" w:space="0" w:color="auto"/>
            <w:right w:val="none" w:sz="0" w:space="0" w:color="auto"/>
          </w:divBdr>
        </w:div>
        <w:div w:id="508301018">
          <w:marLeft w:val="640"/>
          <w:marRight w:val="0"/>
          <w:marTop w:val="0"/>
          <w:marBottom w:val="0"/>
          <w:divBdr>
            <w:top w:val="none" w:sz="0" w:space="0" w:color="auto"/>
            <w:left w:val="none" w:sz="0" w:space="0" w:color="auto"/>
            <w:bottom w:val="none" w:sz="0" w:space="0" w:color="auto"/>
            <w:right w:val="none" w:sz="0" w:space="0" w:color="auto"/>
          </w:divBdr>
        </w:div>
        <w:div w:id="1364592391">
          <w:marLeft w:val="640"/>
          <w:marRight w:val="0"/>
          <w:marTop w:val="0"/>
          <w:marBottom w:val="0"/>
          <w:divBdr>
            <w:top w:val="none" w:sz="0" w:space="0" w:color="auto"/>
            <w:left w:val="none" w:sz="0" w:space="0" w:color="auto"/>
            <w:bottom w:val="none" w:sz="0" w:space="0" w:color="auto"/>
            <w:right w:val="none" w:sz="0" w:space="0" w:color="auto"/>
          </w:divBdr>
        </w:div>
        <w:div w:id="1504012223">
          <w:marLeft w:val="640"/>
          <w:marRight w:val="0"/>
          <w:marTop w:val="0"/>
          <w:marBottom w:val="0"/>
          <w:divBdr>
            <w:top w:val="none" w:sz="0" w:space="0" w:color="auto"/>
            <w:left w:val="none" w:sz="0" w:space="0" w:color="auto"/>
            <w:bottom w:val="none" w:sz="0" w:space="0" w:color="auto"/>
            <w:right w:val="none" w:sz="0" w:space="0" w:color="auto"/>
          </w:divBdr>
        </w:div>
        <w:div w:id="1544362444">
          <w:marLeft w:val="640"/>
          <w:marRight w:val="0"/>
          <w:marTop w:val="0"/>
          <w:marBottom w:val="0"/>
          <w:divBdr>
            <w:top w:val="none" w:sz="0" w:space="0" w:color="auto"/>
            <w:left w:val="none" w:sz="0" w:space="0" w:color="auto"/>
            <w:bottom w:val="none" w:sz="0" w:space="0" w:color="auto"/>
            <w:right w:val="none" w:sz="0" w:space="0" w:color="auto"/>
          </w:divBdr>
        </w:div>
        <w:div w:id="1764910107">
          <w:marLeft w:val="640"/>
          <w:marRight w:val="0"/>
          <w:marTop w:val="0"/>
          <w:marBottom w:val="0"/>
          <w:divBdr>
            <w:top w:val="none" w:sz="0" w:space="0" w:color="auto"/>
            <w:left w:val="none" w:sz="0" w:space="0" w:color="auto"/>
            <w:bottom w:val="none" w:sz="0" w:space="0" w:color="auto"/>
            <w:right w:val="none" w:sz="0" w:space="0" w:color="auto"/>
          </w:divBdr>
        </w:div>
        <w:div w:id="1560021274">
          <w:marLeft w:val="640"/>
          <w:marRight w:val="0"/>
          <w:marTop w:val="0"/>
          <w:marBottom w:val="0"/>
          <w:divBdr>
            <w:top w:val="none" w:sz="0" w:space="0" w:color="auto"/>
            <w:left w:val="none" w:sz="0" w:space="0" w:color="auto"/>
            <w:bottom w:val="none" w:sz="0" w:space="0" w:color="auto"/>
            <w:right w:val="none" w:sz="0" w:space="0" w:color="auto"/>
          </w:divBdr>
        </w:div>
        <w:div w:id="2078823896">
          <w:marLeft w:val="640"/>
          <w:marRight w:val="0"/>
          <w:marTop w:val="0"/>
          <w:marBottom w:val="0"/>
          <w:divBdr>
            <w:top w:val="none" w:sz="0" w:space="0" w:color="auto"/>
            <w:left w:val="none" w:sz="0" w:space="0" w:color="auto"/>
            <w:bottom w:val="none" w:sz="0" w:space="0" w:color="auto"/>
            <w:right w:val="none" w:sz="0" w:space="0" w:color="auto"/>
          </w:divBdr>
        </w:div>
        <w:div w:id="1596673798">
          <w:marLeft w:val="640"/>
          <w:marRight w:val="0"/>
          <w:marTop w:val="0"/>
          <w:marBottom w:val="0"/>
          <w:divBdr>
            <w:top w:val="none" w:sz="0" w:space="0" w:color="auto"/>
            <w:left w:val="none" w:sz="0" w:space="0" w:color="auto"/>
            <w:bottom w:val="none" w:sz="0" w:space="0" w:color="auto"/>
            <w:right w:val="none" w:sz="0" w:space="0" w:color="auto"/>
          </w:divBdr>
        </w:div>
        <w:div w:id="585237348">
          <w:marLeft w:val="640"/>
          <w:marRight w:val="0"/>
          <w:marTop w:val="0"/>
          <w:marBottom w:val="0"/>
          <w:divBdr>
            <w:top w:val="none" w:sz="0" w:space="0" w:color="auto"/>
            <w:left w:val="none" w:sz="0" w:space="0" w:color="auto"/>
            <w:bottom w:val="none" w:sz="0" w:space="0" w:color="auto"/>
            <w:right w:val="none" w:sz="0" w:space="0" w:color="auto"/>
          </w:divBdr>
        </w:div>
        <w:div w:id="647129293">
          <w:marLeft w:val="640"/>
          <w:marRight w:val="0"/>
          <w:marTop w:val="0"/>
          <w:marBottom w:val="0"/>
          <w:divBdr>
            <w:top w:val="none" w:sz="0" w:space="0" w:color="auto"/>
            <w:left w:val="none" w:sz="0" w:space="0" w:color="auto"/>
            <w:bottom w:val="none" w:sz="0" w:space="0" w:color="auto"/>
            <w:right w:val="none" w:sz="0" w:space="0" w:color="auto"/>
          </w:divBdr>
        </w:div>
        <w:div w:id="2003659674">
          <w:marLeft w:val="640"/>
          <w:marRight w:val="0"/>
          <w:marTop w:val="0"/>
          <w:marBottom w:val="0"/>
          <w:divBdr>
            <w:top w:val="none" w:sz="0" w:space="0" w:color="auto"/>
            <w:left w:val="none" w:sz="0" w:space="0" w:color="auto"/>
            <w:bottom w:val="none" w:sz="0" w:space="0" w:color="auto"/>
            <w:right w:val="none" w:sz="0" w:space="0" w:color="auto"/>
          </w:divBdr>
        </w:div>
        <w:div w:id="1412040970">
          <w:marLeft w:val="640"/>
          <w:marRight w:val="0"/>
          <w:marTop w:val="0"/>
          <w:marBottom w:val="0"/>
          <w:divBdr>
            <w:top w:val="none" w:sz="0" w:space="0" w:color="auto"/>
            <w:left w:val="none" w:sz="0" w:space="0" w:color="auto"/>
            <w:bottom w:val="none" w:sz="0" w:space="0" w:color="auto"/>
            <w:right w:val="none" w:sz="0" w:space="0" w:color="auto"/>
          </w:divBdr>
        </w:div>
        <w:div w:id="195512192">
          <w:marLeft w:val="640"/>
          <w:marRight w:val="0"/>
          <w:marTop w:val="0"/>
          <w:marBottom w:val="0"/>
          <w:divBdr>
            <w:top w:val="none" w:sz="0" w:space="0" w:color="auto"/>
            <w:left w:val="none" w:sz="0" w:space="0" w:color="auto"/>
            <w:bottom w:val="none" w:sz="0" w:space="0" w:color="auto"/>
            <w:right w:val="none" w:sz="0" w:space="0" w:color="auto"/>
          </w:divBdr>
        </w:div>
        <w:div w:id="357393523">
          <w:marLeft w:val="640"/>
          <w:marRight w:val="0"/>
          <w:marTop w:val="0"/>
          <w:marBottom w:val="0"/>
          <w:divBdr>
            <w:top w:val="none" w:sz="0" w:space="0" w:color="auto"/>
            <w:left w:val="none" w:sz="0" w:space="0" w:color="auto"/>
            <w:bottom w:val="none" w:sz="0" w:space="0" w:color="auto"/>
            <w:right w:val="none" w:sz="0" w:space="0" w:color="auto"/>
          </w:divBdr>
        </w:div>
        <w:div w:id="473452809">
          <w:marLeft w:val="640"/>
          <w:marRight w:val="0"/>
          <w:marTop w:val="0"/>
          <w:marBottom w:val="0"/>
          <w:divBdr>
            <w:top w:val="none" w:sz="0" w:space="0" w:color="auto"/>
            <w:left w:val="none" w:sz="0" w:space="0" w:color="auto"/>
            <w:bottom w:val="none" w:sz="0" w:space="0" w:color="auto"/>
            <w:right w:val="none" w:sz="0" w:space="0" w:color="auto"/>
          </w:divBdr>
        </w:div>
        <w:div w:id="593325544">
          <w:marLeft w:val="640"/>
          <w:marRight w:val="0"/>
          <w:marTop w:val="0"/>
          <w:marBottom w:val="0"/>
          <w:divBdr>
            <w:top w:val="none" w:sz="0" w:space="0" w:color="auto"/>
            <w:left w:val="none" w:sz="0" w:space="0" w:color="auto"/>
            <w:bottom w:val="none" w:sz="0" w:space="0" w:color="auto"/>
            <w:right w:val="none" w:sz="0" w:space="0" w:color="auto"/>
          </w:divBdr>
        </w:div>
        <w:div w:id="423916404">
          <w:marLeft w:val="640"/>
          <w:marRight w:val="0"/>
          <w:marTop w:val="0"/>
          <w:marBottom w:val="0"/>
          <w:divBdr>
            <w:top w:val="none" w:sz="0" w:space="0" w:color="auto"/>
            <w:left w:val="none" w:sz="0" w:space="0" w:color="auto"/>
            <w:bottom w:val="none" w:sz="0" w:space="0" w:color="auto"/>
            <w:right w:val="none" w:sz="0" w:space="0" w:color="auto"/>
          </w:divBdr>
        </w:div>
        <w:div w:id="943221492">
          <w:marLeft w:val="640"/>
          <w:marRight w:val="0"/>
          <w:marTop w:val="0"/>
          <w:marBottom w:val="0"/>
          <w:divBdr>
            <w:top w:val="none" w:sz="0" w:space="0" w:color="auto"/>
            <w:left w:val="none" w:sz="0" w:space="0" w:color="auto"/>
            <w:bottom w:val="none" w:sz="0" w:space="0" w:color="auto"/>
            <w:right w:val="none" w:sz="0" w:space="0" w:color="auto"/>
          </w:divBdr>
        </w:div>
        <w:div w:id="2123069814">
          <w:marLeft w:val="640"/>
          <w:marRight w:val="0"/>
          <w:marTop w:val="0"/>
          <w:marBottom w:val="0"/>
          <w:divBdr>
            <w:top w:val="none" w:sz="0" w:space="0" w:color="auto"/>
            <w:left w:val="none" w:sz="0" w:space="0" w:color="auto"/>
            <w:bottom w:val="none" w:sz="0" w:space="0" w:color="auto"/>
            <w:right w:val="none" w:sz="0" w:space="0" w:color="auto"/>
          </w:divBdr>
        </w:div>
        <w:div w:id="2105105200">
          <w:marLeft w:val="640"/>
          <w:marRight w:val="0"/>
          <w:marTop w:val="0"/>
          <w:marBottom w:val="0"/>
          <w:divBdr>
            <w:top w:val="none" w:sz="0" w:space="0" w:color="auto"/>
            <w:left w:val="none" w:sz="0" w:space="0" w:color="auto"/>
            <w:bottom w:val="none" w:sz="0" w:space="0" w:color="auto"/>
            <w:right w:val="none" w:sz="0" w:space="0" w:color="auto"/>
          </w:divBdr>
        </w:div>
        <w:div w:id="1785732094">
          <w:marLeft w:val="640"/>
          <w:marRight w:val="0"/>
          <w:marTop w:val="0"/>
          <w:marBottom w:val="0"/>
          <w:divBdr>
            <w:top w:val="none" w:sz="0" w:space="0" w:color="auto"/>
            <w:left w:val="none" w:sz="0" w:space="0" w:color="auto"/>
            <w:bottom w:val="none" w:sz="0" w:space="0" w:color="auto"/>
            <w:right w:val="none" w:sz="0" w:space="0" w:color="auto"/>
          </w:divBdr>
        </w:div>
        <w:div w:id="647128817">
          <w:marLeft w:val="640"/>
          <w:marRight w:val="0"/>
          <w:marTop w:val="0"/>
          <w:marBottom w:val="0"/>
          <w:divBdr>
            <w:top w:val="none" w:sz="0" w:space="0" w:color="auto"/>
            <w:left w:val="none" w:sz="0" w:space="0" w:color="auto"/>
            <w:bottom w:val="none" w:sz="0" w:space="0" w:color="auto"/>
            <w:right w:val="none" w:sz="0" w:space="0" w:color="auto"/>
          </w:divBdr>
        </w:div>
        <w:div w:id="1964070532">
          <w:marLeft w:val="640"/>
          <w:marRight w:val="0"/>
          <w:marTop w:val="0"/>
          <w:marBottom w:val="0"/>
          <w:divBdr>
            <w:top w:val="none" w:sz="0" w:space="0" w:color="auto"/>
            <w:left w:val="none" w:sz="0" w:space="0" w:color="auto"/>
            <w:bottom w:val="none" w:sz="0" w:space="0" w:color="auto"/>
            <w:right w:val="none" w:sz="0" w:space="0" w:color="auto"/>
          </w:divBdr>
        </w:div>
        <w:div w:id="1290820714">
          <w:marLeft w:val="640"/>
          <w:marRight w:val="0"/>
          <w:marTop w:val="0"/>
          <w:marBottom w:val="0"/>
          <w:divBdr>
            <w:top w:val="none" w:sz="0" w:space="0" w:color="auto"/>
            <w:left w:val="none" w:sz="0" w:space="0" w:color="auto"/>
            <w:bottom w:val="none" w:sz="0" w:space="0" w:color="auto"/>
            <w:right w:val="none" w:sz="0" w:space="0" w:color="auto"/>
          </w:divBdr>
        </w:div>
        <w:div w:id="415171876">
          <w:marLeft w:val="640"/>
          <w:marRight w:val="0"/>
          <w:marTop w:val="0"/>
          <w:marBottom w:val="0"/>
          <w:divBdr>
            <w:top w:val="none" w:sz="0" w:space="0" w:color="auto"/>
            <w:left w:val="none" w:sz="0" w:space="0" w:color="auto"/>
            <w:bottom w:val="none" w:sz="0" w:space="0" w:color="auto"/>
            <w:right w:val="none" w:sz="0" w:space="0" w:color="auto"/>
          </w:divBdr>
        </w:div>
        <w:div w:id="1104610578">
          <w:marLeft w:val="640"/>
          <w:marRight w:val="0"/>
          <w:marTop w:val="0"/>
          <w:marBottom w:val="0"/>
          <w:divBdr>
            <w:top w:val="none" w:sz="0" w:space="0" w:color="auto"/>
            <w:left w:val="none" w:sz="0" w:space="0" w:color="auto"/>
            <w:bottom w:val="none" w:sz="0" w:space="0" w:color="auto"/>
            <w:right w:val="none" w:sz="0" w:space="0" w:color="auto"/>
          </w:divBdr>
        </w:div>
        <w:div w:id="1660185073">
          <w:marLeft w:val="640"/>
          <w:marRight w:val="0"/>
          <w:marTop w:val="0"/>
          <w:marBottom w:val="0"/>
          <w:divBdr>
            <w:top w:val="none" w:sz="0" w:space="0" w:color="auto"/>
            <w:left w:val="none" w:sz="0" w:space="0" w:color="auto"/>
            <w:bottom w:val="none" w:sz="0" w:space="0" w:color="auto"/>
            <w:right w:val="none" w:sz="0" w:space="0" w:color="auto"/>
          </w:divBdr>
        </w:div>
        <w:div w:id="836926143">
          <w:marLeft w:val="640"/>
          <w:marRight w:val="0"/>
          <w:marTop w:val="0"/>
          <w:marBottom w:val="0"/>
          <w:divBdr>
            <w:top w:val="none" w:sz="0" w:space="0" w:color="auto"/>
            <w:left w:val="none" w:sz="0" w:space="0" w:color="auto"/>
            <w:bottom w:val="none" w:sz="0" w:space="0" w:color="auto"/>
            <w:right w:val="none" w:sz="0" w:space="0" w:color="auto"/>
          </w:divBdr>
        </w:div>
        <w:div w:id="1485780746">
          <w:marLeft w:val="640"/>
          <w:marRight w:val="0"/>
          <w:marTop w:val="0"/>
          <w:marBottom w:val="0"/>
          <w:divBdr>
            <w:top w:val="none" w:sz="0" w:space="0" w:color="auto"/>
            <w:left w:val="none" w:sz="0" w:space="0" w:color="auto"/>
            <w:bottom w:val="none" w:sz="0" w:space="0" w:color="auto"/>
            <w:right w:val="none" w:sz="0" w:space="0" w:color="auto"/>
          </w:divBdr>
        </w:div>
        <w:div w:id="255752174">
          <w:marLeft w:val="640"/>
          <w:marRight w:val="0"/>
          <w:marTop w:val="0"/>
          <w:marBottom w:val="0"/>
          <w:divBdr>
            <w:top w:val="none" w:sz="0" w:space="0" w:color="auto"/>
            <w:left w:val="none" w:sz="0" w:space="0" w:color="auto"/>
            <w:bottom w:val="none" w:sz="0" w:space="0" w:color="auto"/>
            <w:right w:val="none" w:sz="0" w:space="0" w:color="auto"/>
          </w:divBdr>
        </w:div>
        <w:div w:id="1049381395">
          <w:marLeft w:val="640"/>
          <w:marRight w:val="0"/>
          <w:marTop w:val="0"/>
          <w:marBottom w:val="0"/>
          <w:divBdr>
            <w:top w:val="none" w:sz="0" w:space="0" w:color="auto"/>
            <w:left w:val="none" w:sz="0" w:space="0" w:color="auto"/>
            <w:bottom w:val="none" w:sz="0" w:space="0" w:color="auto"/>
            <w:right w:val="none" w:sz="0" w:space="0" w:color="auto"/>
          </w:divBdr>
        </w:div>
        <w:div w:id="1612974441">
          <w:marLeft w:val="640"/>
          <w:marRight w:val="0"/>
          <w:marTop w:val="0"/>
          <w:marBottom w:val="0"/>
          <w:divBdr>
            <w:top w:val="none" w:sz="0" w:space="0" w:color="auto"/>
            <w:left w:val="none" w:sz="0" w:space="0" w:color="auto"/>
            <w:bottom w:val="none" w:sz="0" w:space="0" w:color="auto"/>
            <w:right w:val="none" w:sz="0" w:space="0" w:color="auto"/>
          </w:divBdr>
        </w:div>
        <w:div w:id="1523517659">
          <w:marLeft w:val="640"/>
          <w:marRight w:val="0"/>
          <w:marTop w:val="0"/>
          <w:marBottom w:val="0"/>
          <w:divBdr>
            <w:top w:val="none" w:sz="0" w:space="0" w:color="auto"/>
            <w:left w:val="none" w:sz="0" w:space="0" w:color="auto"/>
            <w:bottom w:val="none" w:sz="0" w:space="0" w:color="auto"/>
            <w:right w:val="none" w:sz="0" w:space="0" w:color="auto"/>
          </w:divBdr>
        </w:div>
        <w:div w:id="1348365314">
          <w:marLeft w:val="640"/>
          <w:marRight w:val="0"/>
          <w:marTop w:val="0"/>
          <w:marBottom w:val="0"/>
          <w:divBdr>
            <w:top w:val="none" w:sz="0" w:space="0" w:color="auto"/>
            <w:left w:val="none" w:sz="0" w:space="0" w:color="auto"/>
            <w:bottom w:val="none" w:sz="0" w:space="0" w:color="auto"/>
            <w:right w:val="none" w:sz="0" w:space="0" w:color="auto"/>
          </w:divBdr>
        </w:div>
        <w:div w:id="426467913">
          <w:marLeft w:val="640"/>
          <w:marRight w:val="0"/>
          <w:marTop w:val="0"/>
          <w:marBottom w:val="0"/>
          <w:divBdr>
            <w:top w:val="none" w:sz="0" w:space="0" w:color="auto"/>
            <w:left w:val="none" w:sz="0" w:space="0" w:color="auto"/>
            <w:bottom w:val="none" w:sz="0" w:space="0" w:color="auto"/>
            <w:right w:val="none" w:sz="0" w:space="0" w:color="auto"/>
          </w:divBdr>
        </w:div>
        <w:div w:id="82997914">
          <w:marLeft w:val="640"/>
          <w:marRight w:val="0"/>
          <w:marTop w:val="0"/>
          <w:marBottom w:val="0"/>
          <w:divBdr>
            <w:top w:val="none" w:sz="0" w:space="0" w:color="auto"/>
            <w:left w:val="none" w:sz="0" w:space="0" w:color="auto"/>
            <w:bottom w:val="none" w:sz="0" w:space="0" w:color="auto"/>
            <w:right w:val="none" w:sz="0" w:space="0" w:color="auto"/>
          </w:divBdr>
        </w:div>
        <w:div w:id="1587379338">
          <w:marLeft w:val="640"/>
          <w:marRight w:val="0"/>
          <w:marTop w:val="0"/>
          <w:marBottom w:val="0"/>
          <w:divBdr>
            <w:top w:val="none" w:sz="0" w:space="0" w:color="auto"/>
            <w:left w:val="none" w:sz="0" w:space="0" w:color="auto"/>
            <w:bottom w:val="none" w:sz="0" w:space="0" w:color="auto"/>
            <w:right w:val="none" w:sz="0" w:space="0" w:color="auto"/>
          </w:divBdr>
        </w:div>
        <w:div w:id="2049836506">
          <w:marLeft w:val="640"/>
          <w:marRight w:val="0"/>
          <w:marTop w:val="0"/>
          <w:marBottom w:val="0"/>
          <w:divBdr>
            <w:top w:val="none" w:sz="0" w:space="0" w:color="auto"/>
            <w:left w:val="none" w:sz="0" w:space="0" w:color="auto"/>
            <w:bottom w:val="none" w:sz="0" w:space="0" w:color="auto"/>
            <w:right w:val="none" w:sz="0" w:space="0" w:color="auto"/>
          </w:divBdr>
        </w:div>
        <w:div w:id="263222732">
          <w:marLeft w:val="640"/>
          <w:marRight w:val="0"/>
          <w:marTop w:val="0"/>
          <w:marBottom w:val="0"/>
          <w:divBdr>
            <w:top w:val="none" w:sz="0" w:space="0" w:color="auto"/>
            <w:left w:val="none" w:sz="0" w:space="0" w:color="auto"/>
            <w:bottom w:val="none" w:sz="0" w:space="0" w:color="auto"/>
            <w:right w:val="none" w:sz="0" w:space="0" w:color="auto"/>
          </w:divBdr>
        </w:div>
        <w:div w:id="1105881360">
          <w:marLeft w:val="640"/>
          <w:marRight w:val="0"/>
          <w:marTop w:val="0"/>
          <w:marBottom w:val="0"/>
          <w:divBdr>
            <w:top w:val="none" w:sz="0" w:space="0" w:color="auto"/>
            <w:left w:val="none" w:sz="0" w:space="0" w:color="auto"/>
            <w:bottom w:val="none" w:sz="0" w:space="0" w:color="auto"/>
            <w:right w:val="none" w:sz="0" w:space="0" w:color="auto"/>
          </w:divBdr>
        </w:div>
        <w:div w:id="40136790">
          <w:marLeft w:val="640"/>
          <w:marRight w:val="0"/>
          <w:marTop w:val="0"/>
          <w:marBottom w:val="0"/>
          <w:divBdr>
            <w:top w:val="none" w:sz="0" w:space="0" w:color="auto"/>
            <w:left w:val="none" w:sz="0" w:space="0" w:color="auto"/>
            <w:bottom w:val="none" w:sz="0" w:space="0" w:color="auto"/>
            <w:right w:val="none" w:sz="0" w:space="0" w:color="auto"/>
          </w:divBdr>
        </w:div>
      </w:divsChild>
    </w:div>
    <w:div w:id="1170172032">
      <w:bodyDiv w:val="1"/>
      <w:marLeft w:val="0"/>
      <w:marRight w:val="0"/>
      <w:marTop w:val="0"/>
      <w:marBottom w:val="0"/>
      <w:divBdr>
        <w:top w:val="none" w:sz="0" w:space="0" w:color="auto"/>
        <w:left w:val="none" w:sz="0" w:space="0" w:color="auto"/>
        <w:bottom w:val="none" w:sz="0" w:space="0" w:color="auto"/>
        <w:right w:val="none" w:sz="0" w:space="0" w:color="auto"/>
      </w:divBdr>
      <w:divsChild>
        <w:div w:id="1459838139">
          <w:marLeft w:val="640"/>
          <w:marRight w:val="0"/>
          <w:marTop w:val="0"/>
          <w:marBottom w:val="0"/>
          <w:divBdr>
            <w:top w:val="none" w:sz="0" w:space="0" w:color="auto"/>
            <w:left w:val="none" w:sz="0" w:space="0" w:color="auto"/>
            <w:bottom w:val="none" w:sz="0" w:space="0" w:color="auto"/>
            <w:right w:val="none" w:sz="0" w:space="0" w:color="auto"/>
          </w:divBdr>
        </w:div>
        <w:div w:id="760641047">
          <w:marLeft w:val="640"/>
          <w:marRight w:val="0"/>
          <w:marTop w:val="0"/>
          <w:marBottom w:val="0"/>
          <w:divBdr>
            <w:top w:val="none" w:sz="0" w:space="0" w:color="auto"/>
            <w:left w:val="none" w:sz="0" w:space="0" w:color="auto"/>
            <w:bottom w:val="none" w:sz="0" w:space="0" w:color="auto"/>
            <w:right w:val="none" w:sz="0" w:space="0" w:color="auto"/>
          </w:divBdr>
        </w:div>
        <w:div w:id="107503987">
          <w:marLeft w:val="640"/>
          <w:marRight w:val="0"/>
          <w:marTop w:val="0"/>
          <w:marBottom w:val="0"/>
          <w:divBdr>
            <w:top w:val="none" w:sz="0" w:space="0" w:color="auto"/>
            <w:left w:val="none" w:sz="0" w:space="0" w:color="auto"/>
            <w:bottom w:val="none" w:sz="0" w:space="0" w:color="auto"/>
            <w:right w:val="none" w:sz="0" w:space="0" w:color="auto"/>
          </w:divBdr>
        </w:div>
        <w:div w:id="762071758">
          <w:marLeft w:val="640"/>
          <w:marRight w:val="0"/>
          <w:marTop w:val="0"/>
          <w:marBottom w:val="0"/>
          <w:divBdr>
            <w:top w:val="none" w:sz="0" w:space="0" w:color="auto"/>
            <w:left w:val="none" w:sz="0" w:space="0" w:color="auto"/>
            <w:bottom w:val="none" w:sz="0" w:space="0" w:color="auto"/>
            <w:right w:val="none" w:sz="0" w:space="0" w:color="auto"/>
          </w:divBdr>
        </w:div>
        <w:div w:id="582877419">
          <w:marLeft w:val="640"/>
          <w:marRight w:val="0"/>
          <w:marTop w:val="0"/>
          <w:marBottom w:val="0"/>
          <w:divBdr>
            <w:top w:val="none" w:sz="0" w:space="0" w:color="auto"/>
            <w:left w:val="none" w:sz="0" w:space="0" w:color="auto"/>
            <w:bottom w:val="none" w:sz="0" w:space="0" w:color="auto"/>
            <w:right w:val="none" w:sz="0" w:space="0" w:color="auto"/>
          </w:divBdr>
        </w:div>
        <w:div w:id="608008399">
          <w:marLeft w:val="640"/>
          <w:marRight w:val="0"/>
          <w:marTop w:val="0"/>
          <w:marBottom w:val="0"/>
          <w:divBdr>
            <w:top w:val="none" w:sz="0" w:space="0" w:color="auto"/>
            <w:left w:val="none" w:sz="0" w:space="0" w:color="auto"/>
            <w:bottom w:val="none" w:sz="0" w:space="0" w:color="auto"/>
            <w:right w:val="none" w:sz="0" w:space="0" w:color="auto"/>
          </w:divBdr>
        </w:div>
        <w:div w:id="1126239832">
          <w:marLeft w:val="640"/>
          <w:marRight w:val="0"/>
          <w:marTop w:val="0"/>
          <w:marBottom w:val="0"/>
          <w:divBdr>
            <w:top w:val="none" w:sz="0" w:space="0" w:color="auto"/>
            <w:left w:val="none" w:sz="0" w:space="0" w:color="auto"/>
            <w:bottom w:val="none" w:sz="0" w:space="0" w:color="auto"/>
            <w:right w:val="none" w:sz="0" w:space="0" w:color="auto"/>
          </w:divBdr>
        </w:div>
        <w:div w:id="1640723691">
          <w:marLeft w:val="640"/>
          <w:marRight w:val="0"/>
          <w:marTop w:val="0"/>
          <w:marBottom w:val="0"/>
          <w:divBdr>
            <w:top w:val="none" w:sz="0" w:space="0" w:color="auto"/>
            <w:left w:val="none" w:sz="0" w:space="0" w:color="auto"/>
            <w:bottom w:val="none" w:sz="0" w:space="0" w:color="auto"/>
            <w:right w:val="none" w:sz="0" w:space="0" w:color="auto"/>
          </w:divBdr>
        </w:div>
        <w:div w:id="769349120">
          <w:marLeft w:val="640"/>
          <w:marRight w:val="0"/>
          <w:marTop w:val="0"/>
          <w:marBottom w:val="0"/>
          <w:divBdr>
            <w:top w:val="none" w:sz="0" w:space="0" w:color="auto"/>
            <w:left w:val="none" w:sz="0" w:space="0" w:color="auto"/>
            <w:bottom w:val="none" w:sz="0" w:space="0" w:color="auto"/>
            <w:right w:val="none" w:sz="0" w:space="0" w:color="auto"/>
          </w:divBdr>
        </w:div>
        <w:div w:id="735707571">
          <w:marLeft w:val="640"/>
          <w:marRight w:val="0"/>
          <w:marTop w:val="0"/>
          <w:marBottom w:val="0"/>
          <w:divBdr>
            <w:top w:val="none" w:sz="0" w:space="0" w:color="auto"/>
            <w:left w:val="none" w:sz="0" w:space="0" w:color="auto"/>
            <w:bottom w:val="none" w:sz="0" w:space="0" w:color="auto"/>
            <w:right w:val="none" w:sz="0" w:space="0" w:color="auto"/>
          </w:divBdr>
        </w:div>
        <w:div w:id="441918892">
          <w:marLeft w:val="640"/>
          <w:marRight w:val="0"/>
          <w:marTop w:val="0"/>
          <w:marBottom w:val="0"/>
          <w:divBdr>
            <w:top w:val="none" w:sz="0" w:space="0" w:color="auto"/>
            <w:left w:val="none" w:sz="0" w:space="0" w:color="auto"/>
            <w:bottom w:val="none" w:sz="0" w:space="0" w:color="auto"/>
            <w:right w:val="none" w:sz="0" w:space="0" w:color="auto"/>
          </w:divBdr>
        </w:div>
        <w:div w:id="19479693">
          <w:marLeft w:val="640"/>
          <w:marRight w:val="0"/>
          <w:marTop w:val="0"/>
          <w:marBottom w:val="0"/>
          <w:divBdr>
            <w:top w:val="none" w:sz="0" w:space="0" w:color="auto"/>
            <w:left w:val="none" w:sz="0" w:space="0" w:color="auto"/>
            <w:bottom w:val="none" w:sz="0" w:space="0" w:color="auto"/>
            <w:right w:val="none" w:sz="0" w:space="0" w:color="auto"/>
          </w:divBdr>
        </w:div>
        <w:div w:id="1903296923">
          <w:marLeft w:val="640"/>
          <w:marRight w:val="0"/>
          <w:marTop w:val="0"/>
          <w:marBottom w:val="0"/>
          <w:divBdr>
            <w:top w:val="none" w:sz="0" w:space="0" w:color="auto"/>
            <w:left w:val="none" w:sz="0" w:space="0" w:color="auto"/>
            <w:bottom w:val="none" w:sz="0" w:space="0" w:color="auto"/>
            <w:right w:val="none" w:sz="0" w:space="0" w:color="auto"/>
          </w:divBdr>
        </w:div>
        <w:div w:id="343364531">
          <w:marLeft w:val="640"/>
          <w:marRight w:val="0"/>
          <w:marTop w:val="0"/>
          <w:marBottom w:val="0"/>
          <w:divBdr>
            <w:top w:val="none" w:sz="0" w:space="0" w:color="auto"/>
            <w:left w:val="none" w:sz="0" w:space="0" w:color="auto"/>
            <w:bottom w:val="none" w:sz="0" w:space="0" w:color="auto"/>
            <w:right w:val="none" w:sz="0" w:space="0" w:color="auto"/>
          </w:divBdr>
        </w:div>
        <w:div w:id="85425740">
          <w:marLeft w:val="640"/>
          <w:marRight w:val="0"/>
          <w:marTop w:val="0"/>
          <w:marBottom w:val="0"/>
          <w:divBdr>
            <w:top w:val="none" w:sz="0" w:space="0" w:color="auto"/>
            <w:left w:val="none" w:sz="0" w:space="0" w:color="auto"/>
            <w:bottom w:val="none" w:sz="0" w:space="0" w:color="auto"/>
            <w:right w:val="none" w:sz="0" w:space="0" w:color="auto"/>
          </w:divBdr>
        </w:div>
        <w:div w:id="2133012859">
          <w:marLeft w:val="640"/>
          <w:marRight w:val="0"/>
          <w:marTop w:val="0"/>
          <w:marBottom w:val="0"/>
          <w:divBdr>
            <w:top w:val="none" w:sz="0" w:space="0" w:color="auto"/>
            <w:left w:val="none" w:sz="0" w:space="0" w:color="auto"/>
            <w:bottom w:val="none" w:sz="0" w:space="0" w:color="auto"/>
            <w:right w:val="none" w:sz="0" w:space="0" w:color="auto"/>
          </w:divBdr>
        </w:div>
        <w:div w:id="890195575">
          <w:marLeft w:val="640"/>
          <w:marRight w:val="0"/>
          <w:marTop w:val="0"/>
          <w:marBottom w:val="0"/>
          <w:divBdr>
            <w:top w:val="none" w:sz="0" w:space="0" w:color="auto"/>
            <w:left w:val="none" w:sz="0" w:space="0" w:color="auto"/>
            <w:bottom w:val="none" w:sz="0" w:space="0" w:color="auto"/>
            <w:right w:val="none" w:sz="0" w:space="0" w:color="auto"/>
          </w:divBdr>
        </w:div>
        <w:div w:id="1058363125">
          <w:marLeft w:val="640"/>
          <w:marRight w:val="0"/>
          <w:marTop w:val="0"/>
          <w:marBottom w:val="0"/>
          <w:divBdr>
            <w:top w:val="none" w:sz="0" w:space="0" w:color="auto"/>
            <w:left w:val="none" w:sz="0" w:space="0" w:color="auto"/>
            <w:bottom w:val="none" w:sz="0" w:space="0" w:color="auto"/>
            <w:right w:val="none" w:sz="0" w:space="0" w:color="auto"/>
          </w:divBdr>
        </w:div>
        <w:div w:id="1992172504">
          <w:marLeft w:val="640"/>
          <w:marRight w:val="0"/>
          <w:marTop w:val="0"/>
          <w:marBottom w:val="0"/>
          <w:divBdr>
            <w:top w:val="none" w:sz="0" w:space="0" w:color="auto"/>
            <w:left w:val="none" w:sz="0" w:space="0" w:color="auto"/>
            <w:bottom w:val="none" w:sz="0" w:space="0" w:color="auto"/>
            <w:right w:val="none" w:sz="0" w:space="0" w:color="auto"/>
          </w:divBdr>
        </w:div>
        <w:div w:id="1010184691">
          <w:marLeft w:val="640"/>
          <w:marRight w:val="0"/>
          <w:marTop w:val="0"/>
          <w:marBottom w:val="0"/>
          <w:divBdr>
            <w:top w:val="none" w:sz="0" w:space="0" w:color="auto"/>
            <w:left w:val="none" w:sz="0" w:space="0" w:color="auto"/>
            <w:bottom w:val="none" w:sz="0" w:space="0" w:color="auto"/>
            <w:right w:val="none" w:sz="0" w:space="0" w:color="auto"/>
          </w:divBdr>
        </w:div>
        <w:div w:id="869491956">
          <w:marLeft w:val="640"/>
          <w:marRight w:val="0"/>
          <w:marTop w:val="0"/>
          <w:marBottom w:val="0"/>
          <w:divBdr>
            <w:top w:val="none" w:sz="0" w:space="0" w:color="auto"/>
            <w:left w:val="none" w:sz="0" w:space="0" w:color="auto"/>
            <w:bottom w:val="none" w:sz="0" w:space="0" w:color="auto"/>
            <w:right w:val="none" w:sz="0" w:space="0" w:color="auto"/>
          </w:divBdr>
        </w:div>
        <w:div w:id="432407340">
          <w:marLeft w:val="640"/>
          <w:marRight w:val="0"/>
          <w:marTop w:val="0"/>
          <w:marBottom w:val="0"/>
          <w:divBdr>
            <w:top w:val="none" w:sz="0" w:space="0" w:color="auto"/>
            <w:left w:val="none" w:sz="0" w:space="0" w:color="auto"/>
            <w:bottom w:val="none" w:sz="0" w:space="0" w:color="auto"/>
            <w:right w:val="none" w:sz="0" w:space="0" w:color="auto"/>
          </w:divBdr>
        </w:div>
        <w:div w:id="402025554">
          <w:marLeft w:val="640"/>
          <w:marRight w:val="0"/>
          <w:marTop w:val="0"/>
          <w:marBottom w:val="0"/>
          <w:divBdr>
            <w:top w:val="none" w:sz="0" w:space="0" w:color="auto"/>
            <w:left w:val="none" w:sz="0" w:space="0" w:color="auto"/>
            <w:bottom w:val="none" w:sz="0" w:space="0" w:color="auto"/>
            <w:right w:val="none" w:sz="0" w:space="0" w:color="auto"/>
          </w:divBdr>
        </w:div>
        <w:div w:id="49884165">
          <w:marLeft w:val="640"/>
          <w:marRight w:val="0"/>
          <w:marTop w:val="0"/>
          <w:marBottom w:val="0"/>
          <w:divBdr>
            <w:top w:val="none" w:sz="0" w:space="0" w:color="auto"/>
            <w:left w:val="none" w:sz="0" w:space="0" w:color="auto"/>
            <w:bottom w:val="none" w:sz="0" w:space="0" w:color="auto"/>
            <w:right w:val="none" w:sz="0" w:space="0" w:color="auto"/>
          </w:divBdr>
        </w:div>
        <w:div w:id="1396859910">
          <w:marLeft w:val="640"/>
          <w:marRight w:val="0"/>
          <w:marTop w:val="0"/>
          <w:marBottom w:val="0"/>
          <w:divBdr>
            <w:top w:val="none" w:sz="0" w:space="0" w:color="auto"/>
            <w:left w:val="none" w:sz="0" w:space="0" w:color="auto"/>
            <w:bottom w:val="none" w:sz="0" w:space="0" w:color="auto"/>
            <w:right w:val="none" w:sz="0" w:space="0" w:color="auto"/>
          </w:divBdr>
        </w:div>
        <w:div w:id="1391882397">
          <w:marLeft w:val="640"/>
          <w:marRight w:val="0"/>
          <w:marTop w:val="0"/>
          <w:marBottom w:val="0"/>
          <w:divBdr>
            <w:top w:val="none" w:sz="0" w:space="0" w:color="auto"/>
            <w:left w:val="none" w:sz="0" w:space="0" w:color="auto"/>
            <w:bottom w:val="none" w:sz="0" w:space="0" w:color="auto"/>
            <w:right w:val="none" w:sz="0" w:space="0" w:color="auto"/>
          </w:divBdr>
        </w:div>
        <w:div w:id="114905539">
          <w:marLeft w:val="640"/>
          <w:marRight w:val="0"/>
          <w:marTop w:val="0"/>
          <w:marBottom w:val="0"/>
          <w:divBdr>
            <w:top w:val="none" w:sz="0" w:space="0" w:color="auto"/>
            <w:left w:val="none" w:sz="0" w:space="0" w:color="auto"/>
            <w:bottom w:val="none" w:sz="0" w:space="0" w:color="auto"/>
            <w:right w:val="none" w:sz="0" w:space="0" w:color="auto"/>
          </w:divBdr>
        </w:div>
        <w:div w:id="328945793">
          <w:marLeft w:val="640"/>
          <w:marRight w:val="0"/>
          <w:marTop w:val="0"/>
          <w:marBottom w:val="0"/>
          <w:divBdr>
            <w:top w:val="none" w:sz="0" w:space="0" w:color="auto"/>
            <w:left w:val="none" w:sz="0" w:space="0" w:color="auto"/>
            <w:bottom w:val="none" w:sz="0" w:space="0" w:color="auto"/>
            <w:right w:val="none" w:sz="0" w:space="0" w:color="auto"/>
          </w:divBdr>
        </w:div>
        <w:div w:id="992834325">
          <w:marLeft w:val="640"/>
          <w:marRight w:val="0"/>
          <w:marTop w:val="0"/>
          <w:marBottom w:val="0"/>
          <w:divBdr>
            <w:top w:val="none" w:sz="0" w:space="0" w:color="auto"/>
            <w:left w:val="none" w:sz="0" w:space="0" w:color="auto"/>
            <w:bottom w:val="none" w:sz="0" w:space="0" w:color="auto"/>
            <w:right w:val="none" w:sz="0" w:space="0" w:color="auto"/>
          </w:divBdr>
        </w:div>
        <w:div w:id="54201279">
          <w:marLeft w:val="640"/>
          <w:marRight w:val="0"/>
          <w:marTop w:val="0"/>
          <w:marBottom w:val="0"/>
          <w:divBdr>
            <w:top w:val="none" w:sz="0" w:space="0" w:color="auto"/>
            <w:left w:val="none" w:sz="0" w:space="0" w:color="auto"/>
            <w:bottom w:val="none" w:sz="0" w:space="0" w:color="auto"/>
            <w:right w:val="none" w:sz="0" w:space="0" w:color="auto"/>
          </w:divBdr>
        </w:div>
        <w:div w:id="977535399">
          <w:marLeft w:val="640"/>
          <w:marRight w:val="0"/>
          <w:marTop w:val="0"/>
          <w:marBottom w:val="0"/>
          <w:divBdr>
            <w:top w:val="none" w:sz="0" w:space="0" w:color="auto"/>
            <w:left w:val="none" w:sz="0" w:space="0" w:color="auto"/>
            <w:bottom w:val="none" w:sz="0" w:space="0" w:color="auto"/>
            <w:right w:val="none" w:sz="0" w:space="0" w:color="auto"/>
          </w:divBdr>
        </w:div>
        <w:div w:id="1783652067">
          <w:marLeft w:val="640"/>
          <w:marRight w:val="0"/>
          <w:marTop w:val="0"/>
          <w:marBottom w:val="0"/>
          <w:divBdr>
            <w:top w:val="none" w:sz="0" w:space="0" w:color="auto"/>
            <w:left w:val="none" w:sz="0" w:space="0" w:color="auto"/>
            <w:bottom w:val="none" w:sz="0" w:space="0" w:color="auto"/>
            <w:right w:val="none" w:sz="0" w:space="0" w:color="auto"/>
          </w:divBdr>
        </w:div>
        <w:div w:id="1483424722">
          <w:marLeft w:val="640"/>
          <w:marRight w:val="0"/>
          <w:marTop w:val="0"/>
          <w:marBottom w:val="0"/>
          <w:divBdr>
            <w:top w:val="none" w:sz="0" w:space="0" w:color="auto"/>
            <w:left w:val="none" w:sz="0" w:space="0" w:color="auto"/>
            <w:bottom w:val="none" w:sz="0" w:space="0" w:color="auto"/>
            <w:right w:val="none" w:sz="0" w:space="0" w:color="auto"/>
          </w:divBdr>
        </w:div>
        <w:div w:id="506016488">
          <w:marLeft w:val="640"/>
          <w:marRight w:val="0"/>
          <w:marTop w:val="0"/>
          <w:marBottom w:val="0"/>
          <w:divBdr>
            <w:top w:val="none" w:sz="0" w:space="0" w:color="auto"/>
            <w:left w:val="none" w:sz="0" w:space="0" w:color="auto"/>
            <w:bottom w:val="none" w:sz="0" w:space="0" w:color="auto"/>
            <w:right w:val="none" w:sz="0" w:space="0" w:color="auto"/>
          </w:divBdr>
        </w:div>
        <w:div w:id="2034069141">
          <w:marLeft w:val="640"/>
          <w:marRight w:val="0"/>
          <w:marTop w:val="0"/>
          <w:marBottom w:val="0"/>
          <w:divBdr>
            <w:top w:val="none" w:sz="0" w:space="0" w:color="auto"/>
            <w:left w:val="none" w:sz="0" w:space="0" w:color="auto"/>
            <w:bottom w:val="none" w:sz="0" w:space="0" w:color="auto"/>
            <w:right w:val="none" w:sz="0" w:space="0" w:color="auto"/>
          </w:divBdr>
        </w:div>
        <w:div w:id="1817916816">
          <w:marLeft w:val="640"/>
          <w:marRight w:val="0"/>
          <w:marTop w:val="0"/>
          <w:marBottom w:val="0"/>
          <w:divBdr>
            <w:top w:val="none" w:sz="0" w:space="0" w:color="auto"/>
            <w:left w:val="none" w:sz="0" w:space="0" w:color="auto"/>
            <w:bottom w:val="none" w:sz="0" w:space="0" w:color="auto"/>
            <w:right w:val="none" w:sz="0" w:space="0" w:color="auto"/>
          </w:divBdr>
        </w:div>
        <w:div w:id="1080634557">
          <w:marLeft w:val="640"/>
          <w:marRight w:val="0"/>
          <w:marTop w:val="0"/>
          <w:marBottom w:val="0"/>
          <w:divBdr>
            <w:top w:val="none" w:sz="0" w:space="0" w:color="auto"/>
            <w:left w:val="none" w:sz="0" w:space="0" w:color="auto"/>
            <w:bottom w:val="none" w:sz="0" w:space="0" w:color="auto"/>
            <w:right w:val="none" w:sz="0" w:space="0" w:color="auto"/>
          </w:divBdr>
        </w:div>
        <w:div w:id="616834709">
          <w:marLeft w:val="640"/>
          <w:marRight w:val="0"/>
          <w:marTop w:val="0"/>
          <w:marBottom w:val="0"/>
          <w:divBdr>
            <w:top w:val="none" w:sz="0" w:space="0" w:color="auto"/>
            <w:left w:val="none" w:sz="0" w:space="0" w:color="auto"/>
            <w:bottom w:val="none" w:sz="0" w:space="0" w:color="auto"/>
            <w:right w:val="none" w:sz="0" w:space="0" w:color="auto"/>
          </w:divBdr>
        </w:div>
        <w:div w:id="238826676">
          <w:marLeft w:val="640"/>
          <w:marRight w:val="0"/>
          <w:marTop w:val="0"/>
          <w:marBottom w:val="0"/>
          <w:divBdr>
            <w:top w:val="none" w:sz="0" w:space="0" w:color="auto"/>
            <w:left w:val="none" w:sz="0" w:space="0" w:color="auto"/>
            <w:bottom w:val="none" w:sz="0" w:space="0" w:color="auto"/>
            <w:right w:val="none" w:sz="0" w:space="0" w:color="auto"/>
          </w:divBdr>
        </w:div>
        <w:div w:id="508833800">
          <w:marLeft w:val="640"/>
          <w:marRight w:val="0"/>
          <w:marTop w:val="0"/>
          <w:marBottom w:val="0"/>
          <w:divBdr>
            <w:top w:val="none" w:sz="0" w:space="0" w:color="auto"/>
            <w:left w:val="none" w:sz="0" w:space="0" w:color="auto"/>
            <w:bottom w:val="none" w:sz="0" w:space="0" w:color="auto"/>
            <w:right w:val="none" w:sz="0" w:space="0" w:color="auto"/>
          </w:divBdr>
        </w:div>
        <w:div w:id="602761437">
          <w:marLeft w:val="640"/>
          <w:marRight w:val="0"/>
          <w:marTop w:val="0"/>
          <w:marBottom w:val="0"/>
          <w:divBdr>
            <w:top w:val="none" w:sz="0" w:space="0" w:color="auto"/>
            <w:left w:val="none" w:sz="0" w:space="0" w:color="auto"/>
            <w:bottom w:val="none" w:sz="0" w:space="0" w:color="auto"/>
            <w:right w:val="none" w:sz="0" w:space="0" w:color="auto"/>
          </w:divBdr>
        </w:div>
        <w:div w:id="364330735">
          <w:marLeft w:val="640"/>
          <w:marRight w:val="0"/>
          <w:marTop w:val="0"/>
          <w:marBottom w:val="0"/>
          <w:divBdr>
            <w:top w:val="none" w:sz="0" w:space="0" w:color="auto"/>
            <w:left w:val="none" w:sz="0" w:space="0" w:color="auto"/>
            <w:bottom w:val="none" w:sz="0" w:space="0" w:color="auto"/>
            <w:right w:val="none" w:sz="0" w:space="0" w:color="auto"/>
          </w:divBdr>
        </w:div>
        <w:div w:id="590358585">
          <w:marLeft w:val="640"/>
          <w:marRight w:val="0"/>
          <w:marTop w:val="0"/>
          <w:marBottom w:val="0"/>
          <w:divBdr>
            <w:top w:val="none" w:sz="0" w:space="0" w:color="auto"/>
            <w:left w:val="none" w:sz="0" w:space="0" w:color="auto"/>
            <w:bottom w:val="none" w:sz="0" w:space="0" w:color="auto"/>
            <w:right w:val="none" w:sz="0" w:space="0" w:color="auto"/>
          </w:divBdr>
        </w:div>
        <w:div w:id="626010703">
          <w:marLeft w:val="640"/>
          <w:marRight w:val="0"/>
          <w:marTop w:val="0"/>
          <w:marBottom w:val="0"/>
          <w:divBdr>
            <w:top w:val="none" w:sz="0" w:space="0" w:color="auto"/>
            <w:left w:val="none" w:sz="0" w:space="0" w:color="auto"/>
            <w:bottom w:val="none" w:sz="0" w:space="0" w:color="auto"/>
            <w:right w:val="none" w:sz="0" w:space="0" w:color="auto"/>
          </w:divBdr>
        </w:div>
        <w:div w:id="1702516571">
          <w:marLeft w:val="640"/>
          <w:marRight w:val="0"/>
          <w:marTop w:val="0"/>
          <w:marBottom w:val="0"/>
          <w:divBdr>
            <w:top w:val="none" w:sz="0" w:space="0" w:color="auto"/>
            <w:left w:val="none" w:sz="0" w:space="0" w:color="auto"/>
            <w:bottom w:val="none" w:sz="0" w:space="0" w:color="auto"/>
            <w:right w:val="none" w:sz="0" w:space="0" w:color="auto"/>
          </w:divBdr>
        </w:div>
        <w:div w:id="1635987433">
          <w:marLeft w:val="640"/>
          <w:marRight w:val="0"/>
          <w:marTop w:val="0"/>
          <w:marBottom w:val="0"/>
          <w:divBdr>
            <w:top w:val="none" w:sz="0" w:space="0" w:color="auto"/>
            <w:left w:val="none" w:sz="0" w:space="0" w:color="auto"/>
            <w:bottom w:val="none" w:sz="0" w:space="0" w:color="auto"/>
            <w:right w:val="none" w:sz="0" w:space="0" w:color="auto"/>
          </w:divBdr>
        </w:div>
        <w:div w:id="76022165">
          <w:marLeft w:val="640"/>
          <w:marRight w:val="0"/>
          <w:marTop w:val="0"/>
          <w:marBottom w:val="0"/>
          <w:divBdr>
            <w:top w:val="none" w:sz="0" w:space="0" w:color="auto"/>
            <w:left w:val="none" w:sz="0" w:space="0" w:color="auto"/>
            <w:bottom w:val="none" w:sz="0" w:space="0" w:color="auto"/>
            <w:right w:val="none" w:sz="0" w:space="0" w:color="auto"/>
          </w:divBdr>
        </w:div>
        <w:div w:id="2060351244">
          <w:marLeft w:val="640"/>
          <w:marRight w:val="0"/>
          <w:marTop w:val="0"/>
          <w:marBottom w:val="0"/>
          <w:divBdr>
            <w:top w:val="none" w:sz="0" w:space="0" w:color="auto"/>
            <w:left w:val="none" w:sz="0" w:space="0" w:color="auto"/>
            <w:bottom w:val="none" w:sz="0" w:space="0" w:color="auto"/>
            <w:right w:val="none" w:sz="0" w:space="0" w:color="auto"/>
          </w:divBdr>
        </w:div>
      </w:divsChild>
    </w:div>
    <w:div w:id="1170216237">
      <w:marLeft w:val="640"/>
      <w:marRight w:val="0"/>
      <w:marTop w:val="0"/>
      <w:marBottom w:val="0"/>
      <w:divBdr>
        <w:top w:val="none" w:sz="0" w:space="0" w:color="auto"/>
        <w:left w:val="none" w:sz="0" w:space="0" w:color="auto"/>
        <w:bottom w:val="none" w:sz="0" w:space="0" w:color="auto"/>
        <w:right w:val="none" w:sz="0" w:space="0" w:color="auto"/>
      </w:divBdr>
    </w:div>
    <w:div w:id="1170408557">
      <w:marLeft w:val="640"/>
      <w:marRight w:val="0"/>
      <w:marTop w:val="0"/>
      <w:marBottom w:val="0"/>
      <w:divBdr>
        <w:top w:val="none" w:sz="0" w:space="0" w:color="auto"/>
        <w:left w:val="none" w:sz="0" w:space="0" w:color="auto"/>
        <w:bottom w:val="none" w:sz="0" w:space="0" w:color="auto"/>
        <w:right w:val="none" w:sz="0" w:space="0" w:color="auto"/>
      </w:divBdr>
    </w:div>
    <w:div w:id="1171603036">
      <w:bodyDiv w:val="1"/>
      <w:marLeft w:val="0"/>
      <w:marRight w:val="0"/>
      <w:marTop w:val="0"/>
      <w:marBottom w:val="0"/>
      <w:divBdr>
        <w:top w:val="none" w:sz="0" w:space="0" w:color="auto"/>
        <w:left w:val="none" w:sz="0" w:space="0" w:color="auto"/>
        <w:bottom w:val="none" w:sz="0" w:space="0" w:color="auto"/>
        <w:right w:val="none" w:sz="0" w:space="0" w:color="auto"/>
      </w:divBdr>
      <w:divsChild>
        <w:div w:id="1554074370">
          <w:marLeft w:val="640"/>
          <w:marRight w:val="0"/>
          <w:marTop w:val="0"/>
          <w:marBottom w:val="0"/>
          <w:divBdr>
            <w:top w:val="none" w:sz="0" w:space="0" w:color="auto"/>
            <w:left w:val="none" w:sz="0" w:space="0" w:color="auto"/>
            <w:bottom w:val="none" w:sz="0" w:space="0" w:color="auto"/>
            <w:right w:val="none" w:sz="0" w:space="0" w:color="auto"/>
          </w:divBdr>
        </w:div>
        <w:div w:id="936524564">
          <w:marLeft w:val="640"/>
          <w:marRight w:val="0"/>
          <w:marTop w:val="0"/>
          <w:marBottom w:val="0"/>
          <w:divBdr>
            <w:top w:val="none" w:sz="0" w:space="0" w:color="auto"/>
            <w:left w:val="none" w:sz="0" w:space="0" w:color="auto"/>
            <w:bottom w:val="none" w:sz="0" w:space="0" w:color="auto"/>
            <w:right w:val="none" w:sz="0" w:space="0" w:color="auto"/>
          </w:divBdr>
        </w:div>
        <w:div w:id="1685478006">
          <w:marLeft w:val="640"/>
          <w:marRight w:val="0"/>
          <w:marTop w:val="0"/>
          <w:marBottom w:val="0"/>
          <w:divBdr>
            <w:top w:val="none" w:sz="0" w:space="0" w:color="auto"/>
            <w:left w:val="none" w:sz="0" w:space="0" w:color="auto"/>
            <w:bottom w:val="none" w:sz="0" w:space="0" w:color="auto"/>
            <w:right w:val="none" w:sz="0" w:space="0" w:color="auto"/>
          </w:divBdr>
        </w:div>
        <w:div w:id="405341883">
          <w:marLeft w:val="640"/>
          <w:marRight w:val="0"/>
          <w:marTop w:val="0"/>
          <w:marBottom w:val="0"/>
          <w:divBdr>
            <w:top w:val="none" w:sz="0" w:space="0" w:color="auto"/>
            <w:left w:val="none" w:sz="0" w:space="0" w:color="auto"/>
            <w:bottom w:val="none" w:sz="0" w:space="0" w:color="auto"/>
            <w:right w:val="none" w:sz="0" w:space="0" w:color="auto"/>
          </w:divBdr>
        </w:div>
        <w:div w:id="432164373">
          <w:marLeft w:val="640"/>
          <w:marRight w:val="0"/>
          <w:marTop w:val="0"/>
          <w:marBottom w:val="0"/>
          <w:divBdr>
            <w:top w:val="none" w:sz="0" w:space="0" w:color="auto"/>
            <w:left w:val="none" w:sz="0" w:space="0" w:color="auto"/>
            <w:bottom w:val="none" w:sz="0" w:space="0" w:color="auto"/>
            <w:right w:val="none" w:sz="0" w:space="0" w:color="auto"/>
          </w:divBdr>
        </w:div>
        <w:div w:id="700663770">
          <w:marLeft w:val="640"/>
          <w:marRight w:val="0"/>
          <w:marTop w:val="0"/>
          <w:marBottom w:val="0"/>
          <w:divBdr>
            <w:top w:val="none" w:sz="0" w:space="0" w:color="auto"/>
            <w:left w:val="none" w:sz="0" w:space="0" w:color="auto"/>
            <w:bottom w:val="none" w:sz="0" w:space="0" w:color="auto"/>
            <w:right w:val="none" w:sz="0" w:space="0" w:color="auto"/>
          </w:divBdr>
        </w:div>
        <w:div w:id="239415106">
          <w:marLeft w:val="640"/>
          <w:marRight w:val="0"/>
          <w:marTop w:val="0"/>
          <w:marBottom w:val="0"/>
          <w:divBdr>
            <w:top w:val="none" w:sz="0" w:space="0" w:color="auto"/>
            <w:left w:val="none" w:sz="0" w:space="0" w:color="auto"/>
            <w:bottom w:val="none" w:sz="0" w:space="0" w:color="auto"/>
            <w:right w:val="none" w:sz="0" w:space="0" w:color="auto"/>
          </w:divBdr>
        </w:div>
        <w:div w:id="819687919">
          <w:marLeft w:val="640"/>
          <w:marRight w:val="0"/>
          <w:marTop w:val="0"/>
          <w:marBottom w:val="0"/>
          <w:divBdr>
            <w:top w:val="none" w:sz="0" w:space="0" w:color="auto"/>
            <w:left w:val="none" w:sz="0" w:space="0" w:color="auto"/>
            <w:bottom w:val="none" w:sz="0" w:space="0" w:color="auto"/>
            <w:right w:val="none" w:sz="0" w:space="0" w:color="auto"/>
          </w:divBdr>
        </w:div>
        <w:div w:id="175193767">
          <w:marLeft w:val="640"/>
          <w:marRight w:val="0"/>
          <w:marTop w:val="0"/>
          <w:marBottom w:val="0"/>
          <w:divBdr>
            <w:top w:val="none" w:sz="0" w:space="0" w:color="auto"/>
            <w:left w:val="none" w:sz="0" w:space="0" w:color="auto"/>
            <w:bottom w:val="none" w:sz="0" w:space="0" w:color="auto"/>
            <w:right w:val="none" w:sz="0" w:space="0" w:color="auto"/>
          </w:divBdr>
        </w:div>
        <w:div w:id="474643096">
          <w:marLeft w:val="640"/>
          <w:marRight w:val="0"/>
          <w:marTop w:val="0"/>
          <w:marBottom w:val="0"/>
          <w:divBdr>
            <w:top w:val="none" w:sz="0" w:space="0" w:color="auto"/>
            <w:left w:val="none" w:sz="0" w:space="0" w:color="auto"/>
            <w:bottom w:val="none" w:sz="0" w:space="0" w:color="auto"/>
            <w:right w:val="none" w:sz="0" w:space="0" w:color="auto"/>
          </w:divBdr>
        </w:div>
        <w:div w:id="1865436088">
          <w:marLeft w:val="640"/>
          <w:marRight w:val="0"/>
          <w:marTop w:val="0"/>
          <w:marBottom w:val="0"/>
          <w:divBdr>
            <w:top w:val="none" w:sz="0" w:space="0" w:color="auto"/>
            <w:left w:val="none" w:sz="0" w:space="0" w:color="auto"/>
            <w:bottom w:val="none" w:sz="0" w:space="0" w:color="auto"/>
            <w:right w:val="none" w:sz="0" w:space="0" w:color="auto"/>
          </w:divBdr>
        </w:div>
        <w:div w:id="1852599913">
          <w:marLeft w:val="640"/>
          <w:marRight w:val="0"/>
          <w:marTop w:val="0"/>
          <w:marBottom w:val="0"/>
          <w:divBdr>
            <w:top w:val="none" w:sz="0" w:space="0" w:color="auto"/>
            <w:left w:val="none" w:sz="0" w:space="0" w:color="auto"/>
            <w:bottom w:val="none" w:sz="0" w:space="0" w:color="auto"/>
            <w:right w:val="none" w:sz="0" w:space="0" w:color="auto"/>
          </w:divBdr>
        </w:div>
        <w:div w:id="2038774421">
          <w:marLeft w:val="640"/>
          <w:marRight w:val="0"/>
          <w:marTop w:val="0"/>
          <w:marBottom w:val="0"/>
          <w:divBdr>
            <w:top w:val="none" w:sz="0" w:space="0" w:color="auto"/>
            <w:left w:val="none" w:sz="0" w:space="0" w:color="auto"/>
            <w:bottom w:val="none" w:sz="0" w:space="0" w:color="auto"/>
            <w:right w:val="none" w:sz="0" w:space="0" w:color="auto"/>
          </w:divBdr>
        </w:div>
        <w:div w:id="1997569584">
          <w:marLeft w:val="640"/>
          <w:marRight w:val="0"/>
          <w:marTop w:val="0"/>
          <w:marBottom w:val="0"/>
          <w:divBdr>
            <w:top w:val="none" w:sz="0" w:space="0" w:color="auto"/>
            <w:left w:val="none" w:sz="0" w:space="0" w:color="auto"/>
            <w:bottom w:val="none" w:sz="0" w:space="0" w:color="auto"/>
            <w:right w:val="none" w:sz="0" w:space="0" w:color="auto"/>
          </w:divBdr>
        </w:div>
        <w:div w:id="1943564819">
          <w:marLeft w:val="640"/>
          <w:marRight w:val="0"/>
          <w:marTop w:val="0"/>
          <w:marBottom w:val="0"/>
          <w:divBdr>
            <w:top w:val="none" w:sz="0" w:space="0" w:color="auto"/>
            <w:left w:val="none" w:sz="0" w:space="0" w:color="auto"/>
            <w:bottom w:val="none" w:sz="0" w:space="0" w:color="auto"/>
            <w:right w:val="none" w:sz="0" w:space="0" w:color="auto"/>
          </w:divBdr>
        </w:div>
        <w:div w:id="1473911541">
          <w:marLeft w:val="640"/>
          <w:marRight w:val="0"/>
          <w:marTop w:val="0"/>
          <w:marBottom w:val="0"/>
          <w:divBdr>
            <w:top w:val="none" w:sz="0" w:space="0" w:color="auto"/>
            <w:left w:val="none" w:sz="0" w:space="0" w:color="auto"/>
            <w:bottom w:val="none" w:sz="0" w:space="0" w:color="auto"/>
            <w:right w:val="none" w:sz="0" w:space="0" w:color="auto"/>
          </w:divBdr>
        </w:div>
        <w:div w:id="1839996458">
          <w:marLeft w:val="640"/>
          <w:marRight w:val="0"/>
          <w:marTop w:val="0"/>
          <w:marBottom w:val="0"/>
          <w:divBdr>
            <w:top w:val="none" w:sz="0" w:space="0" w:color="auto"/>
            <w:left w:val="none" w:sz="0" w:space="0" w:color="auto"/>
            <w:bottom w:val="none" w:sz="0" w:space="0" w:color="auto"/>
            <w:right w:val="none" w:sz="0" w:space="0" w:color="auto"/>
          </w:divBdr>
        </w:div>
        <w:div w:id="536159674">
          <w:marLeft w:val="640"/>
          <w:marRight w:val="0"/>
          <w:marTop w:val="0"/>
          <w:marBottom w:val="0"/>
          <w:divBdr>
            <w:top w:val="none" w:sz="0" w:space="0" w:color="auto"/>
            <w:left w:val="none" w:sz="0" w:space="0" w:color="auto"/>
            <w:bottom w:val="none" w:sz="0" w:space="0" w:color="auto"/>
            <w:right w:val="none" w:sz="0" w:space="0" w:color="auto"/>
          </w:divBdr>
        </w:div>
        <w:div w:id="873151481">
          <w:marLeft w:val="640"/>
          <w:marRight w:val="0"/>
          <w:marTop w:val="0"/>
          <w:marBottom w:val="0"/>
          <w:divBdr>
            <w:top w:val="none" w:sz="0" w:space="0" w:color="auto"/>
            <w:left w:val="none" w:sz="0" w:space="0" w:color="auto"/>
            <w:bottom w:val="none" w:sz="0" w:space="0" w:color="auto"/>
            <w:right w:val="none" w:sz="0" w:space="0" w:color="auto"/>
          </w:divBdr>
        </w:div>
        <w:div w:id="687222765">
          <w:marLeft w:val="640"/>
          <w:marRight w:val="0"/>
          <w:marTop w:val="0"/>
          <w:marBottom w:val="0"/>
          <w:divBdr>
            <w:top w:val="none" w:sz="0" w:space="0" w:color="auto"/>
            <w:left w:val="none" w:sz="0" w:space="0" w:color="auto"/>
            <w:bottom w:val="none" w:sz="0" w:space="0" w:color="auto"/>
            <w:right w:val="none" w:sz="0" w:space="0" w:color="auto"/>
          </w:divBdr>
        </w:div>
        <w:div w:id="2040281401">
          <w:marLeft w:val="640"/>
          <w:marRight w:val="0"/>
          <w:marTop w:val="0"/>
          <w:marBottom w:val="0"/>
          <w:divBdr>
            <w:top w:val="none" w:sz="0" w:space="0" w:color="auto"/>
            <w:left w:val="none" w:sz="0" w:space="0" w:color="auto"/>
            <w:bottom w:val="none" w:sz="0" w:space="0" w:color="auto"/>
            <w:right w:val="none" w:sz="0" w:space="0" w:color="auto"/>
          </w:divBdr>
        </w:div>
        <w:div w:id="124198765">
          <w:marLeft w:val="640"/>
          <w:marRight w:val="0"/>
          <w:marTop w:val="0"/>
          <w:marBottom w:val="0"/>
          <w:divBdr>
            <w:top w:val="none" w:sz="0" w:space="0" w:color="auto"/>
            <w:left w:val="none" w:sz="0" w:space="0" w:color="auto"/>
            <w:bottom w:val="none" w:sz="0" w:space="0" w:color="auto"/>
            <w:right w:val="none" w:sz="0" w:space="0" w:color="auto"/>
          </w:divBdr>
        </w:div>
        <w:div w:id="1175268985">
          <w:marLeft w:val="640"/>
          <w:marRight w:val="0"/>
          <w:marTop w:val="0"/>
          <w:marBottom w:val="0"/>
          <w:divBdr>
            <w:top w:val="none" w:sz="0" w:space="0" w:color="auto"/>
            <w:left w:val="none" w:sz="0" w:space="0" w:color="auto"/>
            <w:bottom w:val="none" w:sz="0" w:space="0" w:color="auto"/>
            <w:right w:val="none" w:sz="0" w:space="0" w:color="auto"/>
          </w:divBdr>
        </w:div>
        <w:div w:id="684211374">
          <w:marLeft w:val="640"/>
          <w:marRight w:val="0"/>
          <w:marTop w:val="0"/>
          <w:marBottom w:val="0"/>
          <w:divBdr>
            <w:top w:val="none" w:sz="0" w:space="0" w:color="auto"/>
            <w:left w:val="none" w:sz="0" w:space="0" w:color="auto"/>
            <w:bottom w:val="none" w:sz="0" w:space="0" w:color="auto"/>
            <w:right w:val="none" w:sz="0" w:space="0" w:color="auto"/>
          </w:divBdr>
        </w:div>
        <w:div w:id="1876237253">
          <w:marLeft w:val="640"/>
          <w:marRight w:val="0"/>
          <w:marTop w:val="0"/>
          <w:marBottom w:val="0"/>
          <w:divBdr>
            <w:top w:val="none" w:sz="0" w:space="0" w:color="auto"/>
            <w:left w:val="none" w:sz="0" w:space="0" w:color="auto"/>
            <w:bottom w:val="none" w:sz="0" w:space="0" w:color="auto"/>
            <w:right w:val="none" w:sz="0" w:space="0" w:color="auto"/>
          </w:divBdr>
        </w:div>
        <w:div w:id="1136528655">
          <w:marLeft w:val="640"/>
          <w:marRight w:val="0"/>
          <w:marTop w:val="0"/>
          <w:marBottom w:val="0"/>
          <w:divBdr>
            <w:top w:val="none" w:sz="0" w:space="0" w:color="auto"/>
            <w:left w:val="none" w:sz="0" w:space="0" w:color="auto"/>
            <w:bottom w:val="none" w:sz="0" w:space="0" w:color="auto"/>
            <w:right w:val="none" w:sz="0" w:space="0" w:color="auto"/>
          </w:divBdr>
        </w:div>
        <w:div w:id="615143133">
          <w:marLeft w:val="640"/>
          <w:marRight w:val="0"/>
          <w:marTop w:val="0"/>
          <w:marBottom w:val="0"/>
          <w:divBdr>
            <w:top w:val="none" w:sz="0" w:space="0" w:color="auto"/>
            <w:left w:val="none" w:sz="0" w:space="0" w:color="auto"/>
            <w:bottom w:val="none" w:sz="0" w:space="0" w:color="auto"/>
            <w:right w:val="none" w:sz="0" w:space="0" w:color="auto"/>
          </w:divBdr>
        </w:div>
        <w:div w:id="1100567820">
          <w:marLeft w:val="640"/>
          <w:marRight w:val="0"/>
          <w:marTop w:val="0"/>
          <w:marBottom w:val="0"/>
          <w:divBdr>
            <w:top w:val="none" w:sz="0" w:space="0" w:color="auto"/>
            <w:left w:val="none" w:sz="0" w:space="0" w:color="auto"/>
            <w:bottom w:val="none" w:sz="0" w:space="0" w:color="auto"/>
            <w:right w:val="none" w:sz="0" w:space="0" w:color="auto"/>
          </w:divBdr>
        </w:div>
        <w:div w:id="740448695">
          <w:marLeft w:val="640"/>
          <w:marRight w:val="0"/>
          <w:marTop w:val="0"/>
          <w:marBottom w:val="0"/>
          <w:divBdr>
            <w:top w:val="none" w:sz="0" w:space="0" w:color="auto"/>
            <w:left w:val="none" w:sz="0" w:space="0" w:color="auto"/>
            <w:bottom w:val="none" w:sz="0" w:space="0" w:color="auto"/>
            <w:right w:val="none" w:sz="0" w:space="0" w:color="auto"/>
          </w:divBdr>
        </w:div>
        <w:div w:id="987905639">
          <w:marLeft w:val="640"/>
          <w:marRight w:val="0"/>
          <w:marTop w:val="0"/>
          <w:marBottom w:val="0"/>
          <w:divBdr>
            <w:top w:val="none" w:sz="0" w:space="0" w:color="auto"/>
            <w:left w:val="none" w:sz="0" w:space="0" w:color="auto"/>
            <w:bottom w:val="none" w:sz="0" w:space="0" w:color="auto"/>
            <w:right w:val="none" w:sz="0" w:space="0" w:color="auto"/>
          </w:divBdr>
        </w:div>
        <w:div w:id="581335895">
          <w:marLeft w:val="640"/>
          <w:marRight w:val="0"/>
          <w:marTop w:val="0"/>
          <w:marBottom w:val="0"/>
          <w:divBdr>
            <w:top w:val="none" w:sz="0" w:space="0" w:color="auto"/>
            <w:left w:val="none" w:sz="0" w:space="0" w:color="auto"/>
            <w:bottom w:val="none" w:sz="0" w:space="0" w:color="auto"/>
            <w:right w:val="none" w:sz="0" w:space="0" w:color="auto"/>
          </w:divBdr>
        </w:div>
        <w:div w:id="694229662">
          <w:marLeft w:val="640"/>
          <w:marRight w:val="0"/>
          <w:marTop w:val="0"/>
          <w:marBottom w:val="0"/>
          <w:divBdr>
            <w:top w:val="none" w:sz="0" w:space="0" w:color="auto"/>
            <w:left w:val="none" w:sz="0" w:space="0" w:color="auto"/>
            <w:bottom w:val="none" w:sz="0" w:space="0" w:color="auto"/>
            <w:right w:val="none" w:sz="0" w:space="0" w:color="auto"/>
          </w:divBdr>
        </w:div>
        <w:div w:id="108201775">
          <w:marLeft w:val="640"/>
          <w:marRight w:val="0"/>
          <w:marTop w:val="0"/>
          <w:marBottom w:val="0"/>
          <w:divBdr>
            <w:top w:val="none" w:sz="0" w:space="0" w:color="auto"/>
            <w:left w:val="none" w:sz="0" w:space="0" w:color="auto"/>
            <w:bottom w:val="none" w:sz="0" w:space="0" w:color="auto"/>
            <w:right w:val="none" w:sz="0" w:space="0" w:color="auto"/>
          </w:divBdr>
        </w:div>
        <w:div w:id="1281492473">
          <w:marLeft w:val="640"/>
          <w:marRight w:val="0"/>
          <w:marTop w:val="0"/>
          <w:marBottom w:val="0"/>
          <w:divBdr>
            <w:top w:val="none" w:sz="0" w:space="0" w:color="auto"/>
            <w:left w:val="none" w:sz="0" w:space="0" w:color="auto"/>
            <w:bottom w:val="none" w:sz="0" w:space="0" w:color="auto"/>
            <w:right w:val="none" w:sz="0" w:space="0" w:color="auto"/>
          </w:divBdr>
        </w:div>
        <w:div w:id="1743140273">
          <w:marLeft w:val="640"/>
          <w:marRight w:val="0"/>
          <w:marTop w:val="0"/>
          <w:marBottom w:val="0"/>
          <w:divBdr>
            <w:top w:val="none" w:sz="0" w:space="0" w:color="auto"/>
            <w:left w:val="none" w:sz="0" w:space="0" w:color="auto"/>
            <w:bottom w:val="none" w:sz="0" w:space="0" w:color="auto"/>
            <w:right w:val="none" w:sz="0" w:space="0" w:color="auto"/>
          </w:divBdr>
        </w:div>
        <w:div w:id="1543323426">
          <w:marLeft w:val="640"/>
          <w:marRight w:val="0"/>
          <w:marTop w:val="0"/>
          <w:marBottom w:val="0"/>
          <w:divBdr>
            <w:top w:val="none" w:sz="0" w:space="0" w:color="auto"/>
            <w:left w:val="none" w:sz="0" w:space="0" w:color="auto"/>
            <w:bottom w:val="none" w:sz="0" w:space="0" w:color="auto"/>
            <w:right w:val="none" w:sz="0" w:space="0" w:color="auto"/>
          </w:divBdr>
        </w:div>
        <w:div w:id="1867865594">
          <w:marLeft w:val="640"/>
          <w:marRight w:val="0"/>
          <w:marTop w:val="0"/>
          <w:marBottom w:val="0"/>
          <w:divBdr>
            <w:top w:val="none" w:sz="0" w:space="0" w:color="auto"/>
            <w:left w:val="none" w:sz="0" w:space="0" w:color="auto"/>
            <w:bottom w:val="none" w:sz="0" w:space="0" w:color="auto"/>
            <w:right w:val="none" w:sz="0" w:space="0" w:color="auto"/>
          </w:divBdr>
        </w:div>
        <w:div w:id="1391615825">
          <w:marLeft w:val="640"/>
          <w:marRight w:val="0"/>
          <w:marTop w:val="0"/>
          <w:marBottom w:val="0"/>
          <w:divBdr>
            <w:top w:val="none" w:sz="0" w:space="0" w:color="auto"/>
            <w:left w:val="none" w:sz="0" w:space="0" w:color="auto"/>
            <w:bottom w:val="none" w:sz="0" w:space="0" w:color="auto"/>
            <w:right w:val="none" w:sz="0" w:space="0" w:color="auto"/>
          </w:divBdr>
        </w:div>
        <w:div w:id="1681006059">
          <w:marLeft w:val="640"/>
          <w:marRight w:val="0"/>
          <w:marTop w:val="0"/>
          <w:marBottom w:val="0"/>
          <w:divBdr>
            <w:top w:val="none" w:sz="0" w:space="0" w:color="auto"/>
            <w:left w:val="none" w:sz="0" w:space="0" w:color="auto"/>
            <w:bottom w:val="none" w:sz="0" w:space="0" w:color="auto"/>
            <w:right w:val="none" w:sz="0" w:space="0" w:color="auto"/>
          </w:divBdr>
        </w:div>
        <w:div w:id="613054767">
          <w:marLeft w:val="640"/>
          <w:marRight w:val="0"/>
          <w:marTop w:val="0"/>
          <w:marBottom w:val="0"/>
          <w:divBdr>
            <w:top w:val="none" w:sz="0" w:space="0" w:color="auto"/>
            <w:left w:val="none" w:sz="0" w:space="0" w:color="auto"/>
            <w:bottom w:val="none" w:sz="0" w:space="0" w:color="auto"/>
            <w:right w:val="none" w:sz="0" w:space="0" w:color="auto"/>
          </w:divBdr>
        </w:div>
        <w:div w:id="1638948552">
          <w:marLeft w:val="640"/>
          <w:marRight w:val="0"/>
          <w:marTop w:val="0"/>
          <w:marBottom w:val="0"/>
          <w:divBdr>
            <w:top w:val="none" w:sz="0" w:space="0" w:color="auto"/>
            <w:left w:val="none" w:sz="0" w:space="0" w:color="auto"/>
            <w:bottom w:val="none" w:sz="0" w:space="0" w:color="auto"/>
            <w:right w:val="none" w:sz="0" w:space="0" w:color="auto"/>
          </w:divBdr>
        </w:div>
        <w:div w:id="132412592">
          <w:marLeft w:val="640"/>
          <w:marRight w:val="0"/>
          <w:marTop w:val="0"/>
          <w:marBottom w:val="0"/>
          <w:divBdr>
            <w:top w:val="none" w:sz="0" w:space="0" w:color="auto"/>
            <w:left w:val="none" w:sz="0" w:space="0" w:color="auto"/>
            <w:bottom w:val="none" w:sz="0" w:space="0" w:color="auto"/>
            <w:right w:val="none" w:sz="0" w:space="0" w:color="auto"/>
          </w:divBdr>
        </w:div>
        <w:div w:id="781455503">
          <w:marLeft w:val="640"/>
          <w:marRight w:val="0"/>
          <w:marTop w:val="0"/>
          <w:marBottom w:val="0"/>
          <w:divBdr>
            <w:top w:val="none" w:sz="0" w:space="0" w:color="auto"/>
            <w:left w:val="none" w:sz="0" w:space="0" w:color="auto"/>
            <w:bottom w:val="none" w:sz="0" w:space="0" w:color="auto"/>
            <w:right w:val="none" w:sz="0" w:space="0" w:color="auto"/>
          </w:divBdr>
        </w:div>
        <w:div w:id="944384649">
          <w:marLeft w:val="640"/>
          <w:marRight w:val="0"/>
          <w:marTop w:val="0"/>
          <w:marBottom w:val="0"/>
          <w:divBdr>
            <w:top w:val="none" w:sz="0" w:space="0" w:color="auto"/>
            <w:left w:val="none" w:sz="0" w:space="0" w:color="auto"/>
            <w:bottom w:val="none" w:sz="0" w:space="0" w:color="auto"/>
            <w:right w:val="none" w:sz="0" w:space="0" w:color="auto"/>
          </w:divBdr>
        </w:div>
        <w:div w:id="1891722802">
          <w:marLeft w:val="640"/>
          <w:marRight w:val="0"/>
          <w:marTop w:val="0"/>
          <w:marBottom w:val="0"/>
          <w:divBdr>
            <w:top w:val="none" w:sz="0" w:space="0" w:color="auto"/>
            <w:left w:val="none" w:sz="0" w:space="0" w:color="auto"/>
            <w:bottom w:val="none" w:sz="0" w:space="0" w:color="auto"/>
            <w:right w:val="none" w:sz="0" w:space="0" w:color="auto"/>
          </w:divBdr>
        </w:div>
        <w:div w:id="801120363">
          <w:marLeft w:val="640"/>
          <w:marRight w:val="0"/>
          <w:marTop w:val="0"/>
          <w:marBottom w:val="0"/>
          <w:divBdr>
            <w:top w:val="none" w:sz="0" w:space="0" w:color="auto"/>
            <w:left w:val="none" w:sz="0" w:space="0" w:color="auto"/>
            <w:bottom w:val="none" w:sz="0" w:space="0" w:color="auto"/>
            <w:right w:val="none" w:sz="0" w:space="0" w:color="auto"/>
          </w:divBdr>
        </w:div>
        <w:div w:id="750352703">
          <w:marLeft w:val="640"/>
          <w:marRight w:val="0"/>
          <w:marTop w:val="0"/>
          <w:marBottom w:val="0"/>
          <w:divBdr>
            <w:top w:val="none" w:sz="0" w:space="0" w:color="auto"/>
            <w:left w:val="none" w:sz="0" w:space="0" w:color="auto"/>
            <w:bottom w:val="none" w:sz="0" w:space="0" w:color="auto"/>
            <w:right w:val="none" w:sz="0" w:space="0" w:color="auto"/>
          </w:divBdr>
        </w:div>
        <w:div w:id="840043325">
          <w:marLeft w:val="640"/>
          <w:marRight w:val="0"/>
          <w:marTop w:val="0"/>
          <w:marBottom w:val="0"/>
          <w:divBdr>
            <w:top w:val="none" w:sz="0" w:space="0" w:color="auto"/>
            <w:left w:val="none" w:sz="0" w:space="0" w:color="auto"/>
            <w:bottom w:val="none" w:sz="0" w:space="0" w:color="auto"/>
            <w:right w:val="none" w:sz="0" w:space="0" w:color="auto"/>
          </w:divBdr>
        </w:div>
        <w:div w:id="875192183">
          <w:marLeft w:val="640"/>
          <w:marRight w:val="0"/>
          <w:marTop w:val="0"/>
          <w:marBottom w:val="0"/>
          <w:divBdr>
            <w:top w:val="none" w:sz="0" w:space="0" w:color="auto"/>
            <w:left w:val="none" w:sz="0" w:space="0" w:color="auto"/>
            <w:bottom w:val="none" w:sz="0" w:space="0" w:color="auto"/>
            <w:right w:val="none" w:sz="0" w:space="0" w:color="auto"/>
          </w:divBdr>
        </w:div>
        <w:div w:id="117309865">
          <w:marLeft w:val="640"/>
          <w:marRight w:val="0"/>
          <w:marTop w:val="0"/>
          <w:marBottom w:val="0"/>
          <w:divBdr>
            <w:top w:val="none" w:sz="0" w:space="0" w:color="auto"/>
            <w:left w:val="none" w:sz="0" w:space="0" w:color="auto"/>
            <w:bottom w:val="none" w:sz="0" w:space="0" w:color="auto"/>
            <w:right w:val="none" w:sz="0" w:space="0" w:color="auto"/>
          </w:divBdr>
        </w:div>
        <w:div w:id="723068306">
          <w:marLeft w:val="640"/>
          <w:marRight w:val="0"/>
          <w:marTop w:val="0"/>
          <w:marBottom w:val="0"/>
          <w:divBdr>
            <w:top w:val="none" w:sz="0" w:space="0" w:color="auto"/>
            <w:left w:val="none" w:sz="0" w:space="0" w:color="auto"/>
            <w:bottom w:val="none" w:sz="0" w:space="0" w:color="auto"/>
            <w:right w:val="none" w:sz="0" w:space="0" w:color="auto"/>
          </w:divBdr>
        </w:div>
      </w:divsChild>
    </w:div>
    <w:div w:id="1176189313">
      <w:marLeft w:val="0"/>
      <w:marRight w:val="0"/>
      <w:marTop w:val="0"/>
      <w:marBottom w:val="0"/>
      <w:divBdr>
        <w:top w:val="none" w:sz="0" w:space="0" w:color="auto"/>
        <w:left w:val="none" w:sz="0" w:space="0" w:color="auto"/>
        <w:bottom w:val="none" w:sz="0" w:space="0" w:color="auto"/>
        <w:right w:val="none" w:sz="0" w:space="0" w:color="auto"/>
      </w:divBdr>
    </w:div>
    <w:div w:id="1176308494">
      <w:bodyDiv w:val="1"/>
      <w:marLeft w:val="0"/>
      <w:marRight w:val="0"/>
      <w:marTop w:val="0"/>
      <w:marBottom w:val="0"/>
      <w:divBdr>
        <w:top w:val="none" w:sz="0" w:space="0" w:color="auto"/>
        <w:left w:val="none" w:sz="0" w:space="0" w:color="auto"/>
        <w:bottom w:val="none" w:sz="0" w:space="0" w:color="auto"/>
        <w:right w:val="none" w:sz="0" w:space="0" w:color="auto"/>
      </w:divBdr>
      <w:divsChild>
        <w:div w:id="2067028211">
          <w:marLeft w:val="640"/>
          <w:marRight w:val="0"/>
          <w:marTop w:val="0"/>
          <w:marBottom w:val="0"/>
          <w:divBdr>
            <w:top w:val="none" w:sz="0" w:space="0" w:color="auto"/>
            <w:left w:val="none" w:sz="0" w:space="0" w:color="auto"/>
            <w:bottom w:val="none" w:sz="0" w:space="0" w:color="auto"/>
            <w:right w:val="none" w:sz="0" w:space="0" w:color="auto"/>
          </w:divBdr>
        </w:div>
        <w:div w:id="1657225752">
          <w:marLeft w:val="640"/>
          <w:marRight w:val="0"/>
          <w:marTop w:val="0"/>
          <w:marBottom w:val="0"/>
          <w:divBdr>
            <w:top w:val="none" w:sz="0" w:space="0" w:color="auto"/>
            <w:left w:val="none" w:sz="0" w:space="0" w:color="auto"/>
            <w:bottom w:val="none" w:sz="0" w:space="0" w:color="auto"/>
            <w:right w:val="none" w:sz="0" w:space="0" w:color="auto"/>
          </w:divBdr>
        </w:div>
        <w:div w:id="290982957">
          <w:marLeft w:val="640"/>
          <w:marRight w:val="0"/>
          <w:marTop w:val="0"/>
          <w:marBottom w:val="0"/>
          <w:divBdr>
            <w:top w:val="none" w:sz="0" w:space="0" w:color="auto"/>
            <w:left w:val="none" w:sz="0" w:space="0" w:color="auto"/>
            <w:bottom w:val="none" w:sz="0" w:space="0" w:color="auto"/>
            <w:right w:val="none" w:sz="0" w:space="0" w:color="auto"/>
          </w:divBdr>
        </w:div>
        <w:div w:id="972952762">
          <w:marLeft w:val="640"/>
          <w:marRight w:val="0"/>
          <w:marTop w:val="0"/>
          <w:marBottom w:val="0"/>
          <w:divBdr>
            <w:top w:val="none" w:sz="0" w:space="0" w:color="auto"/>
            <w:left w:val="none" w:sz="0" w:space="0" w:color="auto"/>
            <w:bottom w:val="none" w:sz="0" w:space="0" w:color="auto"/>
            <w:right w:val="none" w:sz="0" w:space="0" w:color="auto"/>
          </w:divBdr>
        </w:div>
        <w:div w:id="51468749">
          <w:marLeft w:val="640"/>
          <w:marRight w:val="0"/>
          <w:marTop w:val="0"/>
          <w:marBottom w:val="0"/>
          <w:divBdr>
            <w:top w:val="none" w:sz="0" w:space="0" w:color="auto"/>
            <w:left w:val="none" w:sz="0" w:space="0" w:color="auto"/>
            <w:bottom w:val="none" w:sz="0" w:space="0" w:color="auto"/>
            <w:right w:val="none" w:sz="0" w:space="0" w:color="auto"/>
          </w:divBdr>
        </w:div>
        <w:div w:id="1631087354">
          <w:marLeft w:val="640"/>
          <w:marRight w:val="0"/>
          <w:marTop w:val="0"/>
          <w:marBottom w:val="0"/>
          <w:divBdr>
            <w:top w:val="none" w:sz="0" w:space="0" w:color="auto"/>
            <w:left w:val="none" w:sz="0" w:space="0" w:color="auto"/>
            <w:bottom w:val="none" w:sz="0" w:space="0" w:color="auto"/>
            <w:right w:val="none" w:sz="0" w:space="0" w:color="auto"/>
          </w:divBdr>
        </w:div>
        <w:div w:id="1278565930">
          <w:marLeft w:val="640"/>
          <w:marRight w:val="0"/>
          <w:marTop w:val="0"/>
          <w:marBottom w:val="0"/>
          <w:divBdr>
            <w:top w:val="none" w:sz="0" w:space="0" w:color="auto"/>
            <w:left w:val="none" w:sz="0" w:space="0" w:color="auto"/>
            <w:bottom w:val="none" w:sz="0" w:space="0" w:color="auto"/>
            <w:right w:val="none" w:sz="0" w:space="0" w:color="auto"/>
          </w:divBdr>
        </w:div>
        <w:div w:id="254679019">
          <w:marLeft w:val="640"/>
          <w:marRight w:val="0"/>
          <w:marTop w:val="0"/>
          <w:marBottom w:val="0"/>
          <w:divBdr>
            <w:top w:val="none" w:sz="0" w:space="0" w:color="auto"/>
            <w:left w:val="none" w:sz="0" w:space="0" w:color="auto"/>
            <w:bottom w:val="none" w:sz="0" w:space="0" w:color="auto"/>
            <w:right w:val="none" w:sz="0" w:space="0" w:color="auto"/>
          </w:divBdr>
        </w:div>
        <w:div w:id="1612932835">
          <w:marLeft w:val="640"/>
          <w:marRight w:val="0"/>
          <w:marTop w:val="0"/>
          <w:marBottom w:val="0"/>
          <w:divBdr>
            <w:top w:val="none" w:sz="0" w:space="0" w:color="auto"/>
            <w:left w:val="none" w:sz="0" w:space="0" w:color="auto"/>
            <w:bottom w:val="none" w:sz="0" w:space="0" w:color="auto"/>
            <w:right w:val="none" w:sz="0" w:space="0" w:color="auto"/>
          </w:divBdr>
        </w:div>
        <w:div w:id="55202143">
          <w:marLeft w:val="640"/>
          <w:marRight w:val="0"/>
          <w:marTop w:val="0"/>
          <w:marBottom w:val="0"/>
          <w:divBdr>
            <w:top w:val="none" w:sz="0" w:space="0" w:color="auto"/>
            <w:left w:val="none" w:sz="0" w:space="0" w:color="auto"/>
            <w:bottom w:val="none" w:sz="0" w:space="0" w:color="auto"/>
            <w:right w:val="none" w:sz="0" w:space="0" w:color="auto"/>
          </w:divBdr>
        </w:div>
        <w:div w:id="1709599431">
          <w:marLeft w:val="640"/>
          <w:marRight w:val="0"/>
          <w:marTop w:val="0"/>
          <w:marBottom w:val="0"/>
          <w:divBdr>
            <w:top w:val="none" w:sz="0" w:space="0" w:color="auto"/>
            <w:left w:val="none" w:sz="0" w:space="0" w:color="auto"/>
            <w:bottom w:val="none" w:sz="0" w:space="0" w:color="auto"/>
            <w:right w:val="none" w:sz="0" w:space="0" w:color="auto"/>
          </w:divBdr>
        </w:div>
        <w:div w:id="205289690">
          <w:marLeft w:val="640"/>
          <w:marRight w:val="0"/>
          <w:marTop w:val="0"/>
          <w:marBottom w:val="0"/>
          <w:divBdr>
            <w:top w:val="none" w:sz="0" w:space="0" w:color="auto"/>
            <w:left w:val="none" w:sz="0" w:space="0" w:color="auto"/>
            <w:bottom w:val="none" w:sz="0" w:space="0" w:color="auto"/>
            <w:right w:val="none" w:sz="0" w:space="0" w:color="auto"/>
          </w:divBdr>
        </w:div>
        <w:div w:id="871923151">
          <w:marLeft w:val="640"/>
          <w:marRight w:val="0"/>
          <w:marTop w:val="0"/>
          <w:marBottom w:val="0"/>
          <w:divBdr>
            <w:top w:val="none" w:sz="0" w:space="0" w:color="auto"/>
            <w:left w:val="none" w:sz="0" w:space="0" w:color="auto"/>
            <w:bottom w:val="none" w:sz="0" w:space="0" w:color="auto"/>
            <w:right w:val="none" w:sz="0" w:space="0" w:color="auto"/>
          </w:divBdr>
        </w:div>
        <w:div w:id="390351753">
          <w:marLeft w:val="640"/>
          <w:marRight w:val="0"/>
          <w:marTop w:val="0"/>
          <w:marBottom w:val="0"/>
          <w:divBdr>
            <w:top w:val="none" w:sz="0" w:space="0" w:color="auto"/>
            <w:left w:val="none" w:sz="0" w:space="0" w:color="auto"/>
            <w:bottom w:val="none" w:sz="0" w:space="0" w:color="auto"/>
            <w:right w:val="none" w:sz="0" w:space="0" w:color="auto"/>
          </w:divBdr>
        </w:div>
        <w:div w:id="1407994212">
          <w:marLeft w:val="640"/>
          <w:marRight w:val="0"/>
          <w:marTop w:val="0"/>
          <w:marBottom w:val="0"/>
          <w:divBdr>
            <w:top w:val="none" w:sz="0" w:space="0" w:color="auto"/>
            <w:left w:val="none" w:sz="0" w:space="0" w:color="auto"/>
            <w:bottom w:val="none" w:sz="0" w:space="0" w:color="auto"/>
            <w:right w:val="none" w:sz="0" w:space="0" w:color="auto"/>
          </w:divBdr>
        </w:div>
        <w:div w:id="528907957">
          <w:marLeft w:val="640"/>
          <w:marRight w:val="0"/>
          <w:marTop w:val="0"/>
          <w:marBottom w:val="0"/>
          <w:divBdr>
            <w:top w:val="none" w:sz="0" w:space="0" w:color="auto"/>
            <w:left w:val="none" w:sz="0" w:space="0" w:color="auto"/>
            <w:bottom w:val="none" w:sz="0" w:space="0" w:color="auto"/>
            <w:right w:val="none" w:sz="0" w:space="0" w:color="auto"/>
          </w:divBdr>
        </w:div>
        <w:div w:id="618488900">
          <w:marLeft w:val="640"/>
          <w:marRight w:val="0"/>
          <w:marTop w:val="0"/>
          <w:marBottom w:val="0"/>
          <w:divBdr>
            <w:top w:val="none" w:sz="0" w:space="0" w:color="auto"/>
            <w:left w:val="none" w:sz="0" w:space="0" w:color="auto"/>
            <w:bottom w:val="none" w:sz="0" w:space="0" w:color="auto"/>
            <w:right w:val="none" w:sz="0" w:space="0" w:color="auto"/>
          </w:divBdr>
        </w:div>
        <w:div w:id="100342368">
          <w:marLeft w:val="640"/>
          <w:marRight w:val="0"/>
          <w:marTop w:val="0"/>
          <w:marBottom w:val="0"/>
          <w:divBdr>
            <w:top w:val="none" w:sz="0" w:space="0" w:color="auto"/>
            <w:left w:val="none" w:sz="0" w:space="0" w:color="auto"/>
            <w:bottom w:val="none" w:sz="0" w:space="0" w:color="auto"/>
            <w:right w:val="none" w:sz="0" w:space="0" w:color="auto"/>
          </w:divBdr>
        </w:div>
        <w:div w:id="1697998037">
          <w:marLeft w:val="640"/>
          <w:marRight w:val="0"/>
          <w:marTop w:val="0"/>
          <w:marBottom w:val="0"/>
          <w:divBdr>
            <w:top w:val="none" w:sz="0" w:space="0" w:color="auto"/>
            <w:left w:val="none" w:sz="0" w:space="0" w:color="auto"/>
            <w:bottom w:val="none" w:sz="0" w:space="0" w:color="auto"/>
            <w:right w:val="none" w:sz="0" w:space="0" w:color="auto"/>
          </w:divBdr>
        </w:div>
        <w:div w:id="466238023">
          <w:marLeft w:val="640"/>
          <w:marRight w:val="0"/>
          <w:marTop w:val="0"/>
          <w:marBottom w:val="0"/>
          <w:divBdr>
            <w:top w:val="none" w:sz="0" w:space="0" w:color="auto"/>
            <w:left w:val="none" w:sz="0" w:space="0" w:color="auto"/>
            <w:bottom w:val="none" w:sz="0" w:space="0" w:color="auto"/>
            <w:right w:val="none" w:sz="0" w:space="0" w:color="auto"/>
          </w:divBdr>
        </w:div>
        <w:div w:id="1002127326">
          <w:marLeft w:val="640"/>
          <w:marRight w:val="0"/>
          <w:marTop w:val="0"/>
          <w:marBottom w:val="0"/>
          <w:divBdr>
            <w:top w:val="none" w:sz="0" w:space="0" w:color="auto"/>
            <w:left w:val="none" w:sz="0" w:space="0" w:color="auto"/>
            <w:bottom w:val="none" w:sz="0" w:space="0" w:color="auto"/>
            <w:right w:val="none" w:sz="0" w:space="0" w:color="auto"/>
          </w:divBdr>
        </w:div>
        <w:div w:id="1756049604">
          <w:marLeft w:val="640"/>
          <w:marRight w:val="0"/>
          <w:marTop w:val="0"/>
          <w:marBottom w:val="0"/>
          <w:divBdr>
            <w:top w:val="none" w:sz="0" w:space="0" w:color="auto"/>
            <w:left w:val="none" w:sz="0" w:space="0" w:color="auto"/>
            <w:bottom w:val="none" w:sz="0" w:space="0" w:color="auto"/>
            <w:right w:val="none" w:sz="0" w:space="0" w:color="auto"/>
          </w:divBdr>
        </w:div>
        <w:div w:id="650791896">
          <w:marLeft w:val="640"/>
          <w:marRight w:val="0"/>
          <w:marTop w:val="0"/>
          <w:marBottom w:val="0"/>
          <w:divBdr>
            <w:top w:val="none" w:sz="0" w:space="0" w:color="auto"/>
            <w:left w:val="none" w:sz="0" w:space="0" w:color="auto"/>
            <w:bottom w:val="none" w:sz="0" w:space="0" w:color="auto"/>
            <w:right w:val="none" w:sz="0" w:space="0" w:color="auto"/>
          </w:divBdr>
        </w:div>
        <w:div w:id="993338615">
          <w:marLeft w:val="640"/>
          <w:marRight w:val="0"/>
          <w:marTop w:val="0"/>
          <w:marBottom w:val="0"/>
          <w:divBdr>
            <w:top w:val="none" w:sz="0" w:space="0" w:color="auto"/>
            <w:left w:val="none" w:sz="0" w:space="0" w:color="auto"/>
            <w:bottom w:val="none" w:sz="0" w:space="0" w:color="auto"/>
            <w:right w:val="none" w:sz="0" w:space="0" w:color="auto"/>
          </w:divBdr>
        </w:div>
        <w:div w:id="1666468006">
          <w:marLeft w:val="640"/>
          <w:marRight w:val="0"/>
          <w:marTop w:val="0"/>
          <w:marBottom w:val="0"/>
          <w:divBdr>
            <w:top w:val="none" w:sz="0" w:space="0" w:color="auto"/>
            <w:left w:val="none" w:sz="0" w:space="0" w:color="auto"/>
            <w:bottom w:val="none" w:sz="0" w:space="0" w:color="auto"/>
            <w:right w:val="none" w:sz="0" w:space="0" w:color="auto"/>
          </w:divBdr>
        </w:div>
        <w:div w:id="395668473">
          <w:marLeft w:val="640"/>
          <w:marRight w:val="0"/>
          <w:marTop w:val="0"/>
          <w:marBottom w:val="0"/>
          <w:divBdr>
            <w:top w:val="none" w:sz="0" w:space="0" w:color="auto"/>
            <w:left w:val="none" w:sz="0" w:space="0" w:color="auto"/>
            <w:bottom w:val="none" w:sz="0" w:space="0" w:color="auto"/>
            <w:right w:val="none" w:sz="0" w:space="0" w:color="auto"/>
          </w:divBdr>
        </w:div>
        <w:div w:id="679621134">
          <w:marLeft w:val="640"/>
          <w:marRight w:val="0"/>
          <w:marTop w:val="0"/>
          <w:marBottom w:val="0"/>
          <w:divBdr>
            <w:top w:val="none" w:sz="0" w:space="0" w:color="auto"/>
            <w:left w:val="none" w:sz="0" w:space="0" w:color="auto"/>
            <w:bottom w:val="none" w:sz="0" w:space="0" w:color="auto"/>
            <w:right w:val="none" w:sz="0" w:space="0" w:color="auto"/>
          </w:divBdr>
        </w:div>
        <w:div w:id="741490547">
          <w:marLeft w:val="640"/>
          <w:marRight w:val="0"/>
          <w:marTop w:val="0"/>
          <w:marBottom w:val="0"/>
          <w:divBdr>
            <w:top w:val="none" w:sz="0" w:space="0" w:color="auto"/>
            <w:left w:val="none" w:sz="0" w:space="0" w:color="auto"/>
            <w:bottom w:val="none" w:sz="0" w:space="0" w:color="auto"/>
            <w:right w:val="none" w:sz="0" w:space="0" w:color="auto"/>
          </w:divBdr>
        </w:div>
        <w:div w:id="1271473555">
          <w:marLeft w:val="640"/>
          <w:marRight w:val="0"/>
          <w:marTop w:val="0"/>
          <w:marBottom w:val="0"/>
          <w:divBdr>
            <w:top w:val="none" w:sz="0" w:space="0" w:color="auto"/>
            <w:left w:val="none" w:sz="0" w:space="0" w:color="auto"/>
            <w:bottom w:val="none" w:sz="0" w:space="0" w:color="auto"/>
            <w:right w:val="none" w:sz="0" w:space="0" w:color="auto"/>
          </w:divBdr>
        </w:div>
        <w:div w:id="208810107">
          <w:marLeft w:val="640"/>
          <w:marRight w:val="0"/>
          <w:marTop w:val="0"/>
          <w:marBottom w:val="0"/>
          <w:divBdr>
            <w:top w:val="none" w:sz="0" w:space="0" w:color="auto"/>
            <w:left w:val="none" w:sz="0" w:space="0" w:color="auto"/>
            <w:bottom w:val="none" w:sz="0" w:space="0" w:color="auto"/>
            <w:right w:val="none" w:sz="0" w:space="0" w:color="auto"/>
          </w:divBdr>
        </w:div>
        <w:div w:id="1333993201">
          <w:marLeft w:val="640"/>
          <w:marRight w:val="0"/>
          <w:marTop w:val="0"/>
          <w:marBottom w:val="0"/>
          <w:divBdr>
            <w:top w:val="none" w:sz="0" w:space="0" w:color="auto"/>
            <w:left w:val="none" w:sz="0" w:space="0" w:color="auto"/>
            <w:bottom w:val="none" w:sz="0" w:space="0" w:color="auto"/>
            <w:right w:val="none" w:sz="0" w:space="0" w:color="auto"/>
          </w:divBdr>
        </w:div>
        <w:div w:id="434717517">
          <w:marLeft w:val="640"/>
          <w:marRight w:val="0"/>
          <w:marTop w:val="0"/>
          <w:marBottom w:val="0"/>
          <w:divBdr>
            <w:top w:val="none" w:sz="0" w:space="0" w:color="auto"/>
            <w:left w:val="none" w:sz="0" w:space="0" w:color="auto"/>
            <w:bottom w:val="none" w:sz="0" w:space="0" w:color="auto"/>
            <w:right w:val="none" w:sz="0" w:space="0" w:color="auto"/>
          </w:divBdr>
        </w:div>
        <w:div w:id="1360618031">
          <w:marLeft w:val="640"/>
          <w:marRight w:val="0"/>
          <w:marTop w:val="0"/>
          <w:marBottom w:val="0"/>
          <w:divBdr>
            <w:top w:val="none" w:sz="0" w:space="0" w:color="auto"/>
            <w:left w:val="none" w:sz="0" w:space="0" w:color="auto"/>
            <w:bottom w:val="none" w:sz="0" w:space="0" w:color="auto"/>
            <w:right w:val="none" w:sz="0" w:space="0" w:color="auto"/>
          </w:divBdr>
        </w:div>
        <w:div w:id="231239067">
          <w:marLeft w:val="640"/>
          <w:marRight w:val="0"/>
          <w:marTop w:val="0"/>
          <w:marBottom w:val="0"/>
          <w:divBdr>
            <w:top w:val="none" w:sz="0" w:space="0" w:color="auto"/>
            <w:left w:val="none" w:sz="0" w:space="0" w:color="auto"/>
            <w:bottom w:val="none" w:sz="0" w:space="0" w:color="auto"/>
            <w:right w:val="none" w:sz="0" w:space="0" w:color="auto"/>
          </w:divBdr>
        </w:div>
        <w:div w:id="307251278">
          <w:marLeft w:val="640"/>
          <w:marRight w:val="0"/>
          <w:marTop w:val="0"/>
          <w:marBottom w:val="0"/>
          <w:divBdr>
            <w:top w:val="none" w:sz="0" w:space="0" w:color="auto"/>
            <w:left w:val="none" w:sz="0" w:space="0" w:color="auto"/>
            <w:bottom w:val="none" w:sz="0" w:space="0" w:color="auto"/>
            <w:right w:val="none" w:sz="0" w:space="0" w:color="auto"/>
          </w:divBdr>
        </w:div>
        <w:div w:id="715352671">
          <w:marLeft w:val="640"/>
          <w:marRight w:val="0"/>
          <w:marTop w:val="0"/>
          <w:marBottom w:val="0"/>
          <w:divBdr>
            <w:top w:val="none" w:sz="0" w:space="0" w:color="auto"/>
            <w:left w:val="none" w:sz="0" w:space="0" w:color="auto"/>
            <w:bottom w:val="none" w:sz="0" w:space="0" w:color="auto"/>
            <w:right w:val="none" w:sz="0" w:space="0" w:color="auto"/>
          </w:divBdr>
        </w:div>
        <w:div w:id="2076312346">
          <w:marLeft w:val="640"/>
          <w:marRight w:val="0"/>
          <w:marTop w:val="0"/>
          <w:marBottom w:val="0"/>
          <w:divBdr>
            <w:top w:val="none" w:sz="0" w:space="0" w:color="auto"/>
            <w:left w:val="none" w:sz="0" w:space="0" w:color="auto"/>
            <w:bottom w:val="none" w:sz="0" w:space="0" w:color="auto"/>
            <w:right w:val="none" w:sz="0" w:space="0" w:color="auto"/>
          </w:divBdr>
        </w:div>
        <w:div w:id="1897203144">
          <w:marLeft w:val="640"/>
          <w:marRight w:val="0"/>
          <w:marTop w:val="0"/>
          <w:marBottom w:val="0"/>
          <w:divBdr>
            <w:top w:val="none" w:sz="0" w:space="0" w:color="auto"/>
            <w:left w:val="none" w:sz="0" w:space="0" w:color="auto"/>
            <w:bottom w:val="none" w:sz="0" w:space="0" w:color="auto"/>
            <w:right w:val="none" w:sz="0" w:space="0" w:color="auto"/>
          </w:divBdr>
        </w:div>
        <w:div w:id="1549762503">
          <w:marLeft w:val="640"/>
          <w:marRight w:val="0"/>
          <w:marTop w:val="0"/>
          <w:marBottom w:val="0"/>
          <w:divBdr>
            <w:top w:val="none" w:sz="0" w:space="0" w:color="auto"/>
            <w:left w:val="none" w:sz="0" w:space="0" w:color="auto"/>
            <w:bottom w:val="none" w:sz="0" w:space="0" w:color="auto"/>
            <w:right w:val="none" w:sz="0" w:space="0" w:color="auto"/>
          </w:divBdr>
        </w:div>
        <w:div w:id="1060058242">
          <w:marLeft w:val="640"/>
          <w:marRight w:val="0"/>
          <w:marTop w:val="0"/>
          <w:marBottom w:val="0"/>
          <w:divBdr>
            <w:top w:val="none" w:sz="0" w:space="0" w:color="auto"/>
            <w:left w:val="none" w:sz="0" w:space="0" w:color="auto"/>
            <w:bottom w:val="none" w:sz="0" w:space="0" w:color="auto"/>
            <w:right w:val="none" w:sz="0" w:space="0" w:color="auto"/>
          </w:divBdr>
        </w:div>
        <w:div w:id="1111777611">
          <w:marLeft w:val="640"/>
          <w:marRight w:val="0"/>
          <w:marTop w:val="0"/>
          <w:marBottom w:val="0"/>
          <w:divBdr>
            <w:top w:val="none" w:sz="0" w:space="0" w:color="auto"/>
            <w:left w:val="none" w:sz="0" w:space="0" w:color="auto"/>
            <w:bottom w:val="none" w:sz="0" w:space="0" w:color="auto"/>
            <w:right w:val="none" w:sz="0" w:space="0" w:color="auto"/>
          </w:divBdr>
        </w:div>
        <w:div w:id="1670979502">
          <w:marLeft w:val="640"/>
          <w:marRight w:val="0"/>
          <w:marTop w:val="0"/>
          <w:marBottom w:val="0"/>
          <w:divBdr>
            <w:top w:val="none" w:sz="0" w:space="0" w:color="auto"/>
            <w:left w:val="none" w:sz="0" w:space="0" w:color="auto"/>
            <w:bottom w:val="none" w:sz="0" w:space="0" w:color="auto"/>
            <w:right w:val="none" w:sz="0" w:space="0" w:color="auto"/>
          </w:divBdr>
        </w:div>
        <w:div w:id="1207452984">
          <w:marLeft w:val="640"/>
          <w:marRight w:val="0"/>
          <w:marTop w:val="0"/>
          <w:marBottom w:val="0"/>
          <w:divBdr>
            <w:top w:val="none" w:sz="0" w:space="0" w:color="auto"/>
            <w:left w:val="none" w:sz="0" w:space="0" w:color="auto"/>
            <w:bottom w:val="none" w:sz="0" w:space="0" w:color="auto"/>
            <w:right w:val="none" w:sz="0" w:space="0" w:color="auto"/>
          </w:divBdr>
        </w:div>
        <w:div w:id="1295407554">
          <w:marLeft w:val="640"/>
          <w:marRight w:val="0"/>
          <w:marTop w:val="0"/>
          <w:marBottom w:val="0"/>
          <w:divBdr>
            <w:top w:val="none" w:sz="0" w:space="0" w:color="auto"/>
            <w:left w:val="none" w:sz="0" w:space="0" w:color="auto"/>
            <w:bottom w:val="none" w:sz="0" w:space="0" w:color="auto"/>
            <w:right w:val="none" w:sz="0" w:space="0" w:color="auto"/>
          </w:divBdr>
        </w:div>
        <w:div w:id="1471479919">
          <w:marLeft w:val="640"/>
          <w:marRight w:val="0"/>
          <w:marTop w:val="0"/>
          <w:marBottom w:val="0"/>
          <w:divBdr>
            <w:top w:val="none" w:sz="0" w:space="0" w:color="auto"/>
            <w:left w:val="none" w:sz="0" w:space="0" w:color="auto"/>
            <w:bottom w:val="none" w:sz="0" w:space="0" w:color="auto"/>
            <w:right w:val="none" w:sz="0" w:space="0" w:color="auto"/>
          </w:divBdr>
        </w:div>
      </w:divsChild>
    </w:div>
    <w:div w:id="1180049575">
      <w:marLeft w:val="640"/>
      <w:marRight w:val="0"/>
      <w:marTop w:val="0"/>
      <w:marBottom w:val="0"/>
      <w:divBdr>
        <w:top w:val="none" w:sz="0" w:space="0" w:color="auto"/>
        <w:left w:val="none" w:sz="0" w:space="0" w:color="auto"/>
        <w:bottom w:val="none" w:sz="0" w:space="0" w:color="auto"/>
        <w:right w:val="none" w:sz="0" w:space="0" w:color="auto"/>
      </w:divBdr>
    </w:div>
    <w:div w:id="1180200176">
      <w:bodyDiv w:val="1"/>
      <w:marLeft w:val="0"/>
      <w:marRight w:val="0"/>
      <w:marTop w:val="0"/>
      <w:marBottom w:val="0"/>
      <w:divBdr>
        <w:top w:val="none" w:sz="0" w:space="0" w:color="auto"/>
        <w:left w:val="none" w:sz="0" w:space="0" w:color="auto"/>
        <w:bottom w:val="none" w:sz="0" w:space="0" w:color="auto"/>
        <w:right w:val="none" w:sz="0" w:space="0" w:color="auto"/>
      </w:divBdr>
      <w:divsChild>
        <w:div w:id="28915295">
          <w:marLeft w:val="640"/>
          <w:marRight w:val="0"/>
          <w:marTop w:val="0"/>
          <w:marBottom w:val="0"/>
          <w:divBdr>
            <w:top w:val="none" w:sz="0" w:space="0" w:color="auto"/>
            <w:left w:val="none" w:sz="0" w:space="0" w:color="auto"/>
            <w:bottom w:val="none" w:sz="0" w:space="0" w:color="auto"/>
            <w:right w:val="none" w:sz="0" w:space="0" w:color="auto"/>
          </w:divBdr>
        </w:div>
        <w:div w:id="147331787">
          <w:marLeft w:val="640"/>
          <w:marRight w:val="0"/>
          <w:marTop w:val="0"/>
          <w:marBottom w:val="0"/>
          <w:divBdr>
            <w:top w:val="none" w:sz="0" w:space="0" w:color="auto"/>
            <w:left w:val="none" w:sz="0" w:space="0" w:color="auto"/>
            <w:bottom w:val="none" w:sz="0" w:space="0" w:color="auto"/>
            <w:right w:val="none" w:sz="0" w:space="0" w:color="auto"/>
          </w:divBdr>
        </w:div>
        <w:div w:id="317541912">
          <w:marLeft w:val="640"/>
          <w:marRight w:val="0"/>
          <w:marTop w:val="0"/>
          <w:marBottom w:val="0"/>
          <w:divBdr>
            <w:top w:val="none" w:sz="0" w:space="0" w:color="auto"/>
            <w:left w:val="none" w:sz="0" w:space="0" w:color="auto"/>
            <w:bottom w:val="none" w:sz="0" w:space="0" w:color="auto"/>
            <w:right w:val="none" w:sz="0" w:space="0" w:color="auto"/>
          </w:divBdr>
        </w:div>
        <w:div w:id="406000176">
          <w:marLeft w:val="640"/>
          <w:marRight w:val="0"/>
          <w:marTop w:val="0"/>
          <w:marBottom w:val="0"/>
          <w:divBdr>
            <w:top w:val="none" w:sz="0" w:space="0" w:color="auto"/>
            <w:left w:val="none" w:sz="0" w:space="0" w:color="auto"/>
            <w:bottom w:val="none" w:sz="0" w:space="0" w:color="auto"/>
            <w:right w:val="none" w:sz="0" w:space="0" w:color="auto"/>
          </w:divBdr>
        </w:div>
        <w:div w:id="576551977">
          <w:marLeft w:val="640"/>
          <w:marRight w:val="0"/>
          <w:marTop w:val="0"/>
          <w:marBottom w:val="0"/>
          <w:divBdr>
            <w:top w:val="none" w:sz="0" w:space="0" w:color="auto"/>
            <w:left w:val="none" w:sz="0" w:space="0" w:color="auto"/>
            <w:bottom w:val="none" w:sz="0" w:space="0" w:color="auto"/>
            <w:right w:val="none" w:sz="0" w:space="0" w:color="auto"/>
          </w:divBdr>
        </w:div>
        <w:div w:id="593513378">
          <w:marLeft w:val="640"/>
          <w:marRight w:val="0"/>
          <w:marTop w:val="0"/>
          <w:marBottom w:val="0"/>
          <w:divBdr>
            <w:top w:val="none" w:sz="0" w:space="0" w:color="auto"/>
            <w:left w:val="none" w:sz="0" w:space="0" w:color="auto"/>
            <w:bottom w:val="none" w:sz="0" w:space="0" w:color="auto"/>
            <w:right w:val="none" w:sz="0" w:space="0" w:color="auto"/>
          </w:divBdr>
        </w:div>
        <w:div w:id="646712259">
          <w:marLeft w:val="640"/>
          <w:marRight w:val="0"/>
          <w:marTop w:val="0"/>
          <w:marBottom w:val="0"/>
          <w:divBdr>
            <w:top w:val="none" w:sz="0" w:space="0" w:color="auto"/>
            <w:left w:val="none" w:sz="0" w:space="0" w:color="auto"/>
            <w:bottom w:val="none" w:sz="0" w:space="0" w:color="auto"/>
            <w:right w:val="none" w:sz="0" w:space="0" w:color="auto"/>
          </w:divBdr>
        </w:div>
        <w:div w:id="668677714">
          <w:marLeft w:val="640"/>
          <w:marRight w:val="0"/>
          <w:marTop w:val="0"/>
          <w:marBottom w:val="0"/>
          <w:divBdr>
            <w:top w:val="none" w:sz="0" w:space="0" w:color="auto"/>
            <w:left w:val="none" w:sz="0" w:space="0" w:color="auto"/>
            <w:bottom w:val="none" w:sz="0" w:space="0" w:color="auto"/>
            <w:right w:val="none" w:sz="0" w:space="0" w:color="auto"/>
          </w:divBdr>
        </w:div>
        <w:div w:id="674113628">
          <w:marLeft w:val="640"/>
          <w:marRight w:val="0"/>
          <w:marTop w:val="0"/>
          <w:marBottom w:val="0"/>
          <w:divBdr>
            <w:top w:val="none" w:sz="0" w:space="0" w:color="auto"/>
            <w:left w:val="none" w:sz="0" w:space="0" w:color="auto"/>
            <w:bottom w:val="none" w:sz="0" w:space="0" w:color="auto"/>
            <w:right w:val="none" w:sz="0" w:space="0" w:color="auto"/>
          </w:divBdr>
        </w:div>
        <w:div w:id="676344156">
          <w:marLeft w:val="640"/>
          <w:marRight w:val="0"/>
          <w:marTop w:val="0"/>
          <w:marBottom w:val="0"/>
          <w:divBdr>
            <w:top w:val="none" w:sz="0" w:space="0" w:color="auto"/>
            <w:left w:val="none" w:sz="0" w:space="0" w:color="auto"/>
            <w:bottom w:val="none" w:sz="0" w:space="0" w:color="auto"/>
            <w:right w:val="none" w:sz="0" w:space="0" w:color="auto"/>
          </w:divBdr>
        </w:div>
        <w:div w:id="697512878">
          <w:marLeft w:val="640"/>
          <w:marRight w:val="0"/>
          <w:marTop w:val="0"/>
          <w:marBottom w:val="0"/>
          <w:divBdr>
            <w:top w:val="none" w:sz="0" w:space="0" w:color="auto"/>
            <w:left w:val="none" w:sz="0" w:space="0" w:color="auto"/>
            <w:bottom w:val="none" w:sz="0" w:space="0" w:color="auto"/>
            <w:right w:val="none" w:sz="0" w:space="0" w:color="auto"/>
          </w:divBdr>
        </w:div>
        <w:div w:id="728849213">
          <w:marLeft w:val="640"/>
          <w:marRight w:val="0"/>
          <w:marTop w:val="0"/>
          <w:marBottom w:val="0"/>
          <w:divBdr>
            <w:top w:val="none" w:sz="0" w:space="0" w:color="auto"/>
            <w:left w:val="none" w:sz="0" w:space="0" w:color="auto"/>
            <w:bottom w:val="none" w:sz="0" w:space="0" w:color="auto"/>
            <w:right w:val="none" w:sz="0" w:space="0" w:color="auto"/>
          </w:divBdr>
        </w:div>
        <w:div w:id="741372193">
          <w:marLeft w:val="640"/>
          <w:marRight w:val="0"/>
          <w:marTop w:val="0"/>
          <w:marBottom w:val="0"/>
          <w:divBdr>
            <w:top w:val="none" w:sz="0" w:space="0" w:color="auto"/>
            <w:left w:val="none" w:sz="0" w:space="0" w:color="auto"/>
            <w:bottom w:val="none" w:sz="0" w:space="0" w:color="auto"/>
            <w:right w:val="none" w:sz="0" w:space="0" w:color="auto"/>
          </w:divBdr>
        </w:div>
        <w:div w:id="749691324">
          <w:marLeft w:val="640"/>
          <w:marRight w:val="0"/>
          <w:marTop w:val="0"/>
          <w:marBottom w:val="0"/>
          <w:divBdr>
            <w:top w:val="none" w:sz="0" w:space="0" w:color="auto"/>
            <w:left w:val="none" w:sz="0" w:space="0" w:color="auto"/>
            <w:bottom w:val="none" w:sz="0" w:space="0" w:color="auto"/>
            <w:right w:val="none" w:sz="0" w:space="0" w:color="auto"/>
          </w:divBdr>
        </w:div>
        <w:div w:id="824081337">
          <w:marLeft w:val="640"/>
          <w:marRight w:val="0"/>
          <w:marTop w:val="0"/>
          <w:marBottom w:val="0"/>
          <w:divBdr>
            <w:top w:val="none" w:sz="0" w:space="0" w:color="auto"/>
            <w:left w:val="none" w:sz="0" w:space="0" w:color="auto"/>
            <w:bottom w:val="none" w:sz="0" w:space="0" w:color="auto"/>
            <w:right w:val="none" w:sz="0" w:space="0" w:color="auto"/>
          </w:divBdr>
        </w:div>
        <w:div w:id="843477884">
          <w:marLeft w:val="640"/>
          <w:marRight w:val="0"/>
          <w:marTop w:val="0"/>
          <w:marBottom w:val="0"/>
          <w:divBdr>
            <w:top w:val="none" w:sz="0" w:space="0" w:color="auto"/>
            <w:left w:val="none" w:sz="0" w:space="0" w:color="auto"/>
            <w:bottom w:val="none" w:sz="0" w:space="0" w:color="auto"/>
            <w:right w:val="none" w:sz="0" w:space="0" w:color="auto"/>
          </w:divBdr>
        </w:div>
        <w:div w:id="908997577">
          <w:marLeft w:val="640"/>
          <w:marRight w:val="0"/>
          <w:marTop w:val="0"/>
          <w:marBottom w:val="0"/>
          <w:divBdr>
            <w:top w:val="none" w:sz="0" w:space="0" w:color="auto"/>
            <w:left w:val="none" w:sz="0" w:space="0" w:color="auto"/>
            <w:bottom w:val="none" w:sz="0" w:space="0" w:color="auto"/>
            <w:right w:val="none" w:sz="0" w:space="0" w:color="auto"/>
          </w:divBdr>
        </w:div>
        <w:div w:id="1098868317">
          <w:marLeft w:val="640"/>
          <w:marRight w:val="0"/>
          <w:marTop w:val="0"/>
          <w:marBottom w:val="0"/>
          <w:divBdr>
            <w:top w:val="none" w:sz="0" w:space="0" w:color="auto"/>
            <w:left w:val="none" w:sz="0" w:space="0" w:color="auto"/>
            <w:bottom w:val="none" w:sz="0" w:space="0" w:color="auto"/>
            <w:right w:val="none" w:sz="0" w:space="0" w:color="auto"/>
          </w:divBdr>
        </w:div>
        <w:div w:id="1104762354">
          <w:marLeft w:val="640"/>
          <w:marRight w:val="0"/>
          <w:marTop w:val="0"/>
          <w:marBottom w:val="0"/>
          <w:divBdr>
            <w:top w:val="none" w:sz="0" w:space="0" w:color="auto"/>
            <w:left w:val="none" w:sz="0" w:space="0" w:color="auto"/>
            <w:bottom w:val="none" w:sz="0" w:space="0" w:color="auto"/>
            <w:right w:val="none" w:sz="0" w:space="0" w:color="auto"/>
          </w:divBdr>
        </w:div>
        <w:div w:id="1145468326">
          <w:marLeft w:val="640"/>
          <w:marRight w:val="0"/>
          <w:marTop w:val="0"/>
          <w:marBottom w:val="0"/>
          <w:divBdr>
            <w:top w:val="none" w:sz="0" w:space="0" w:color="auto"/>
            <w:left w:val="none" w:sz="0" w:space="0" w:color="auto"/>
            <w:bottom w:val="none" w:sz="0" w:space="0" w:color="auto"/>
            <w:right w:val="none" w:sz="0" w:space="0" w:color="auto"/>
          </w:divBdr>
        </w:div>
        <w:div w:id="1205797141">
          <w:marLeft w:val="640"/>
          <w:marRight w:val="0"/>
          <w:marTop w:val="0"/>
          <w:marBottom w:val="0"/>
          <w:divBdr>
            <w:top w:val="none" w:sz="0" w:space="0" w:color="auto"/>
            <w:left w:val="none" w:sz="0" w:space="0" w:color="auto"/>
            <w:bottom w:val="none" w:sz="0" w:space="0" w:color="auto"/>
            <w:right w:val="none" w:sz="0" w:space="0" w:color="auto"/>
          </w:divBdr>
        </w:div>
        <w:div w:id="1225023426">
          <w:marLeft w:val="640"/>
          <w:marRight w:val="0"/>
          <w:marTop w:val="0"/>
          <w:marBottom w:val="0"/>
          <w:divBdr>
            <w:top w:val="none" w:sz="0" w:space="0" w:color="auto"/>
            <w:left w:val="none" w:sz="0" w:space="0" w:color="auto"/>
            <w:bottom w:val="none" w:sz="0" w:space="0" w:color="auto"/>
            <w:right w:val="none" w:sz="0" w:space="0" w:color="auto"/>
          </w:divBdr>
        </w:div>
        <w:div w:id="1232354796">
          <w:marLeft w:val="640"/>
          <w:marRight w:val="0"/>
          <w:marTop w:val="0"/>
          <w:marBottom w:val="0"/>
          <w:divBdr>
            <w:top w:val="none" w:sz="0" w:space="0" w:color="auto"/>
            <w:left w:val="none" w:sz="0" w:space="0" w:color="auto"/>
            <w:bottom w:val="none" w:sz="0" w:space="0" w:color="auto"/>
            <w:right w:val="none" w:sz="0" w:space="0" w:color="auto"/>
          </w:divBdr>
        </w:div>
        <w:div w:id="1295520939">
          <w:marLeft w:val="640"/>
          <w:marRight w:val="0"/>
          <w:marTop w:val="0"/>
          <w:marBottom w:val="0"/>
          <w:divBdr>
            <w:top w:val="none" w:sz="0" w:space="0" w:color="auto"/>
            <w:left w:val="none" w:sz="0" w:space="0" w:color="auto"/>
            <w:bottom w:val="none" w:sz="0" w:space="0" w:color="auto"/>
            <w:right w:val="none" w:sz="0" w:space="0" w:color="auto"/>
          </w:divBdr>
        </w:div>
        <w:div w:id="1321350292">
          <w:marLeft w:val="640"/>
          <w:marRight w:val="0"/>
          <w:marTop w:val="0"/>
          <w:marBottom w:val="0"/>
          <w:divBdr>
            <w:top w:val="none" w:sz="0" w:space="0" w:color="auto"/>
            <w:left w:val="none" w:sz="0" w:space="0" w:color="auto"/>
            <w:bottom w:val="none" w:sz="0" w:space="0" w:color="auto"/>
            <w:right w:val="none" w:sz="0" w:space="0" w:color="auto"/>
          </w:divBdr>
        </w:div>
        <w:div w:id="1331256487">
          <w:marLeft w:val="640"/>
          <w:marRight w:val="0"/>
          <w:marTop w:val="0"/>
          <w:marBottom w:val="0"/>
          <w:divBdr>
            <w:top w:val="none" w:sz="0" w:space="0" w:color="auto"/>
            <w:left w:val="none" w:sz="0" w:space="0" w:color="auto"/>
            <w:bottom w:val="none" w:sz="0" w:space="0" w:color="auto"/>
            <w:right w:val="none" w:sz="0" w:space="0" w:color="auto"/>
          </w:divBdr>
        </w:div>
        <w:div w:id="1332830269">
          <w:marLeft w:val="640"/>
          <w:marRight w:val="0"/>
          <w:marTop w:val="0"/>
          <w:marBottom w:val="0"/>
          <w:divBdr>
            <w:top w:val="none" w:sz="0" w:space="0" w:color="auto"/>
            <w:left w:val="none" w:sz="0" w:space="0" w:color="auto"/>
            <w:bottom w:val="none" w:sz="0" w:space="0" w:color="auto"/>
            <w:right w:val="none" w:sz="0" w:space="0" w:color="auto"/>
          </w:divBdr>
        </w:div>
        <w:div w:id="1397699972">
          <w:marLeft w:val="640"/>
          <w:marRight w:val="0"/>
          <w:marTop w:val="0"/>
          <w:marBottom w:val="0"/>
          <w:divBdr>
            <w:top w:val="none" w:sz="0" w:space="0" w:color="auto"/>
            <w:left w:val="none" w:sz="0" w:space="0" w:color="auto"/>
            <w:bottom w:val="none" w:sz="0" w:space="0" w:color="auto"/>
            <w:right w:val="none" w:sz="0" w:space="0" w:color="auto"/>
          </w:divBdr>
        </w:div>
        <w:div w:id="1557202964">
          <w:marLeft w:val="640"/>
          <w:marRight w:val="0"/>
          <w:marTop w:val="0"/>
          <w:marBottom w:val="0"/>
          <w:divBdr>
            <w:top w:val="none" w:sz="0" w:space="0" w:color="auto"/>
            <w:left w:val="none" w:sz="0" w:space="0" w:color="auto"/>
            <w:bottom w:val="none" w:sz="0" w:space="0" w:color="auto"/>
            <w:right w:val="none" w:sz="0" w:space="0" w:color="auto"/>
          </w:divBdr>
        </w:div>
        <w:div w:id="1621523563">
          <w:marLeft w:val="640"/>
          <w:marRight w:val="0"/>
          <w:marTop w:val="0"/>
          <w:marBottom w:val="0"/>
          <w:divBdr>
            <w:top w:val="none" w:sz="0" w:space="0" w:color="auto"/>
            <w:left w:val="none" w:sz="0" w:space="0" w:color="auto"/>
            <w:bottom w:val="none" w:sz="0" w:space="0" w:color="auto"/>
            <w:right w:val="none" w:sz="0" w:space="0" w:color="auto"/>
          </w:divBdr>
        </w:div>
        <w:div w:id="1662923523">
          <w:marLeft w:val="640"/>
          <w:marRight w:val="0"/>
          <w:marTop w:val="0"/>
          <w:marBottom w:val="0"/>
          <w:divBdr>
            <w:top w:val="none" w:sz="0" w:space="0" w:color="auto"/>
            <w:left w:val="none" w:sz="0" w:space="0" w:color="auto"/>
            <w:bottom w:val="none" w:sz="0" w:space="0" w:color="auto"/>
            <w:right w:val="none" w:sz="0" w:space="0" w:color="auto"/>
          </w:divBdr>
        </w:div>
        <w:div w:id="1767965709">
          <w:marLeft w:val="640"/>
          <w:marRight w:val="0"/>
          <w:marTop w:val="0"/>
          <w:marBottom w:val="0"/>
          <w:divBdr>
            <w:top w:val="none" w:sz="0" w:space="0" w:color="auto"/>
            <w:left w:val="none" w:sz="0" w:space="0" w:color="auto"/>
            <w:bottom w:val="none" w:sz="0" w:space="0" w:color="auto"/>
            <w:right w:val="none" w:sz="0" w:space="0" w:color="auto"/>
          </w:divBdr>
        </w:div>
        <w:div w:id="1852984178">
          <w:marLeft w:val="640"/>
          <w:marRight w:val="0"/>
          <w:marTop w:val="0"/>
          <w:marBottom w:val="0"/>
          <w:divBdr>
            <w:top w:val="none" w:sz="0" w:space="0" w:color="auto"/>
            <w:left w:val="none" w:sz="0" w:space="0" w:color="auto"/>
            <w:bottom w:val="none" w:sz="0" w:space="0" w:color="auto"/>
            <w:right w:val="none" w:sz="0" w:space="0" w:color="auto"/>
          </w:divBdr>
        </w:div>
        <w:div w:id="1899582819">
          <w:marLeft w:val="640"/>
          <w:marRight w:val="0"/>
          <w:marTop w:val="0"/>
          <w:marBottom w:val="0"/>
          <w:divBdr>
            <w:top w:val="none" w:sz="0" w:space="0" w:color="auto"/>
            <w:left w:val="none" w:sz="0" w:space="0" w:color="auto"/>
            <w:bottom w:val="none" w:sz="0" w:space="0" w:color="auto"/>
            <w:right w:val="none" w:sz="0" w:space="0" w:color="auto"/>
          </w:divBdr>
        </w:div>
        <w:div w:id="1906337045">
          <w:marLeft w:val="640"/>
          <w:marRight w:val="0"/>
          <w:marTop w:val="0"/>
          <w:marBottom w:val="0"/>
          <w:divBdr>
            <w:top w:val="none" w:sz="0" w:space="0" w:color="auto"/>
            <w:left w:val="none" w:sz="0" w:space="0" w:color="auto"/>
            <w:bottom w:val="none" w:sz="0" w:space="0" w:color="auto"/>
            <w:right w:val="none" w:sz="0" w:space="0" w:color="auto"/>
          </w:divBdr>
        </w:div>
        <w:div w:id="1986158023">
          <w:marLeft w:val="640"/>
          <w:marRight w:val="0"/>
          <w:marTop w:val="0"/>
          <w:marBottom w:val="0"/>
          <w:divBdr>
            <w:top w:val="none" w:sz="0" w:space="0" w:color="auto"/>
            <w:left w:val="none" w:sz="0" w:space="0" w:color="auto"/>
            <w:bottom w:val="none" w:sz="0" w:space="0" w:color="auto"/>
            <w:right w:val="none" w:sz="0" w:space="0" w:color="auto"/>
          </w:divBdr>
        </w:div>
        <w:div w:id="2007896573">
          <w:marLeft w:val="640"/>
          <w:marRight w:val="0"/>
          <w:marTop w:val="0"/>
          <w:marBottom w:val="0"/>
          <w:divBdr>
            <w:top w:val="none" w:sz="0" w:space="0" w:color="auto"/>
            <w:left w:val="none" w:sz="0" w:space="0" w:color="auto"/>
            <w:bottom w:val="none" w:sz="0" w:space="0" w:color="auto"/>
            <w:right w:val="none" w:sz="0" w:space="0" w:color="auto"/>
          </w:divBdr>
        </w:div>
        <w:div w:id="2008484341">
          <w:marLeft w:val="640"/>
          <w:marRight w:val="0"/>
          <w:marTop w:val="0"/>
          <w:marBottom w:val="0"/>
          <w:divBdr>
            <w:top w:val="none" w:sz="0" w:space="0" w:color="auto"/>
            <w:left w:val="none" w:sz="0" w:space="0" w:color="auto"/>
            <w:bottom w:val="none" w:sz="0" w:space="0" w:color="auto"/>
            <w:right w:val="none" w:sz="0" w:space="0" w:color="auto"/>
          </w:divBdr>
        </w:div>
        <w:div w:id="2020615796">
          <w:marLeft w:val="640"/>
          <w:marRight w:val="0"/>
          <w:marTop w:val="0"/>
          <w:marBottom w:val="0"/>
          <w:divBdr>
            <w:top w:val="none" w:sz="0" w:space="0" w:color="auto"/>
            <w:left w:val="none" w:sz="0" w:space="0" w:color="auto"/>
            <w:bottom w:val="none" w:sz="0" w:space="0" w:color="auto"/>
            <w:right w:val="none" w:sz="0" w:space="0" w:color="auto"/>
          </w:divBdr>
        </w:div>
        <w:div w:id="2041928554">
          <w:marLeft w:val="640"/>
          <w:marRight w:val="0"/>
          <w:marTop w:val="0"/>
          <w:marBottom w:val="0"/>
          <w:divBdr>
            <w:top w:val="none" w:sz="0" w:space="0" w:color="auto"/>
            <w:left w:val="none" w:sz="0" w:space="0" w:color="auto"/>
            <w:bottom w:val="none" w:sz="0" w:space="0" w:color="auto"/>
            <w:right w:val="none" w:sz="0" w:space="0" w:color="auto"/>
          </w:divBdr>
        </w:div>
        <w:div w:id="2054424709">
          <w:marLeft w:val="640"/>
          <w:marRight w:val="0"/>
          <w:marTop w:val="0"/>
          <w:marBottom w:val="0"/>
          <w:divBdr>
            <w:top w:val="none" w:sz="0" w:space="0" w:color="auto"/>
            <w:left w:val="none" w:sz="0" w:space="0" w:color="auto"/>
            <w:bottom w:val="none" w:sz="0" w:space="0" w:color="auto"/>
            <w:right w:val="none" w:sz="0" w:space="0" w:color="auto"/>
          </w:divBdr>
        </w:div>
        <w:div w:id="2054688103">
          <w:marLeft w:val="640"/>
          <w:marRight w:val="0"/>
          <w:marTop w:val="0"/>
          <w:marBottom w:val="0"/>
          <w:divBdr>
            <w:top w:val="none" w:sz="0" w:space="0" w:color="auto"/>
            <w:left w:val="none" w:sz="0" w:space="0" w:color="auto"/>
            <w:bottom w:val="none" w:sz="0" w:space="0" w:color="auto"/>
            <w:right w:val="none" w:sz="0" w:space="0" w:color="auto"/>
          </w:divBdr>
        </w:div>
        <w:div w:id="2106223635">
          <w:marLeft w:val="640"/>
          <w:marRight w:val="0"/>
          <w:marTop w:val="0"/>
          <w:marBottom w:val="0"/>
          <w:divBdr>
            <w:top w:val="none" w:sz="0" w:space="0" w:color="auto"/>
            <w:left w:val="none" w:sz="0" w:space="0" w:color="auto"/>
            <w:bottom w:val="none" w:sz="0" w:space="0" w:color="auto"/>
            <w:right w:val="none" w:sz="0" w:space="0" w:color="auto"/>
          </w:divBdr>
        </w:div>
      </w:divsChild>
    </w:div>
    <w:div w:id="1181702036">
      <w:marLeft w:val="640"/>
      <w:marRight w:val="0"/>
      <w:marTop w:val="0"/>
      <w:marBottom w:val="0"/>
      <w:divBdr>
        <w:top w:val="none" w:sz="0" w:space="0" w:color="auto"/>
        <w:left w:val="none" w:sz="0" w:space="0" w:color="auto"/>
        <w:bottom w:val="none" w:sz="0" w:space="0" w:color="auto"/>
        <w:right w:val="none" w:sz="0" w:space="0" w:color="auto"/>
      </w:divBdr>
    </w:div>
    <w:div w:id="1183057704">
      <w:marLeft w:val="640"/>
      <w:marRight w:val="0"/>
      <w:marTop w:val="0"/>
      <w:marBottom w:val="0"/>
      <w:divBdr>
        <w:top w:val="none" w:sz="0" w:space="0" w:color="auto"/>
        <w:left w:val="none" w:sz="0" w:space="0" w:color="auto"/>
        <w:bottom w:val="none" w:sz="0" w:space="0" w:color="auto"/>
        <w:right w:val="none" w:sz="0" w:space="0" w:color="auto"/>
      </w:divBdr>
    </w:div>
    <w:div w:id="1183588808">
      <w:bodyDiv w:val="1"/>
      <w:marLeft w:val="0"/>
      <w:marRight w:val="0"/>
      <w:marTop w:val="0"/>
      <w:marBottom w:val="0"/>
      <w:divBdr>
        <w:top w:val="none" w:sz="0" w:space="0" w:color="auto"/>
        <w:left w:val="none" w:sz="0" w:space="0" w:color="auto"/>
        <w:bottom w:val="none" w:sz="0" w:space="0" w:color="auto"/>
        <w:right w:val="none" w:sz="0" w:space="0" w:color="auto"/>
      </w:divBdr>
      <w:divsChild>
        <w:div w:id="921569420">
          <w:marLeft w:val="640"/>
          <w:marRight w:val="0"/>
          <w:marTop w:val="0"/>
          <w:marBottom w:val="0"/>
          <w:divBdr>
            <w:top w:val="none" w:sz="0" w:space="0" w:color="auto"/>
            <w:left w:val="none" w:sz="0" w:space="0" w:color="auto"/>
            <w:bottom w:val="none" w:sz="0" w:space="0" w:color="auto"/>
            <w:right w:val="none" w:sz="0" w:space="0" w:color="auto"/>
          </w:divBdr>
        </w:div>
        <w:div w:id="1715616367">
          <w:marLeft w:val="640"/>
          <w:marRight w:val="0"/>
          <w:marTop w:val="0"/>
          <w:marBottom w:val="0"/>
          <w:divBdr>
            <w:top w:val="none" w:sz="0" w:space="0" w:color="auto"/>
            <w:left w:val="none" w:sz="0" w:space="0" w:color="auto"/>
            <w:bottom w:val="none" w:sz="0" w:space="0" w:color="auto"/>
            <w:right w:val="none" w:sz="0" w:space="0" w:color="auto"/>
          </w:divBdr>
        </w:div>
        <w:div w:id="1987660546">
          <w:marLeft w:val="640"/>
          <w:marRight w:val="0"/>
          <w:marTop w:val="0"/>
          <w:marBottom w:val="0"/>
          <w:divBdr>
            <w:top w:val="none" w:sz="0" w:space="0" w:color="auto"/>
            <w:left w:val="none" w:sz="0" w:space="0" w:color="auto"/>
            <w:bottom w:val="none" w:sz="0" w:space="0" w:color="auto"/>
            <w:right w:val="none" w:sz="0" w:space="0" w:color="auto"/>
          </w:divBdr>
        </w:div>
        <w:div w:id="2134253907">
          <w:marLeft w:val="640"/>
          <w:marRight w:val="0"/>
          <w:marTop w:val="0"/>
          <w:marBottom w:val="0"/>
          <w:divBdr>
            <w:top w:val="none" w:sz="0" w:space="0" w:color="auto"/>
            <w:left w:val="none" w:sz="0" w:space="0" w:color="auto"/>
            <w:bottom w:val="none" w:sz="0" w:space="0" w:color="auto"/>
            <w:right w:val="none" w:sz="0" w:space="0" w:color="auto"/>
          </w:divBdr>
        </w:div>
        <w:div w:id="1376269208">
          <w:marLeft w:val="640"/>
          <w:marRight w:val="0"/>
          <w:marTop w:val="0"/>
          <w:marBottom w:val="0"/>
          <w:divBdr>
            <w:top w:val="none" w:sz="0" w:space="0" w:color="auto"/>
            <w:left w:val="none" w:sz="0" w:space="0" w:color="auto"/>
            <w:bottom w:val="none" w:sz="0" w:space="0" w:color="auto"/>
            <w:right w:val="none" w:sz="0" w:space="0" w:color="auto"/>
          </w:divBdr>
        </w:div>
        <w:div w:id="489561192">
          <w:marLeft w:val="640"/>
          <w:marRight w:val="0"/>
          <w:marTop w:val="0"/>
          <w:marBottom w:val="0"/>
          <w:divBdr>
            <w:top w:val="none" w:sz="0" w:space="0" w:color="auto"/>
            <w:left w:val="none" w:sz="0" w:space="0" w:color="auto"/>
            <w:bottom w:val="none" w:sz="0" w:space="0" w:color="auto"/>
            <w:right w:val="none" w:sz="0" w:space="0" w:color="auto"/>
          </w:divBdr>
        </w:div>
        <w:div w:id="602032277">
          <w:marLeft w:val="640"/>
          <w:marRight w:val="0"/>
          <w:marTop w:val="0"/>
          <w:marBottom w:val="0"/>
          <w:divBdr>
            <w:top w:val="none" w:sz="0" w:space="0" w:color="auto"/>
            <w:left w:val="none" w:sz="0" w:space="0" w:color="auto"/>
            <w:bottom w:val="none" w:sz="0" w:space="0" w:color="auto"/>
            <w:right w:val="none" w:sz="0" w:space="0" w:color="auto"/>
          </w:divBdr>
        </w:div>
        <w:div w:id="1960137198">
          <w:marLeft w:val="640"/>
          <w:marRight w:val="0"/>
          <w:marTop w:val="0"/>
          <w:marBottom w:val="0"/>
          <w:divBdr>
            <w:top w:val="none" w:sz="0" w:space="0" w:color="auto"/>
            <w:left w:val="none" w:sz="0" w:space="0" w:color="auto"/>
            <w:bottom w:val="none" w:sz="0" w:space="0" w:color="auto"/>
            <w:right w:val="none" w:sz="0" w:space="0" w:color="auto"/>
          </w:divBdr>
        </w:div>
        <w:div w:id="286738415">
          <w:marLeft w:val="640"/>
          <w:marRight w:val="0"/>
          <w:marTop w:val="0"/>
          <w:marBottom w:val="0"/>
          <w:divBdr>
            <w:top w:val="none" w:sz="0" w:space="0" w:color="auto"/>
            <w:left w:val="none" w:sz="0" w:space="0" w:color="auto"/>
            <w:bottom w:val="none" w:sz="0" w:space="0" w:color="auto"/>
            <w:right w:val="none" w:sz="0" w:space="0" w:color="auto"/>
          </w:divBdr>
        </w:div>
        <w:div w:id="502822651">
          <w:marLeft w:val="640"/>
          <w:marRight w:val="0"/>
          <w:marTop w:val="0"/>
          <w:marBottom w:val="0"/>
          <w:divBdr>
            <w:top w:val="none" w:sz="0" w:space="0" w:color="auto"/>
            <w:left w:val="none" w:sz="0" w:space="0" w:color="auto"/>
            <w:bottom w:val="none" w:sz="0" w:space="0" w:color="auto"/>
            <w:right w:val="none" w:sz="0" w:space="0" w:color="auto"/>
          </w:divBdr>
        </w:div>
        <w:div w:id="280962480">
          <w:marLeft w:val="640"/>
          <w:marRight w:val="0"/>
          <w:marTop w:val="0"/>
          <w:marBottom w:val="0"/>
          <w:divBdr>
            <w:top w:val="none" w:sz="0" w:space="0" w:color="auto"/>
            <w:left w:val="none" w:sz="0" w:space="0" w:color="auto"/>
            <w:bottom w:val="none" w:sz="0" w:space="0" w:color="auto"/>
            <w:right w:val="none" w:sz="0" w:space="0" w:color="auto"/>
          </w:divBdr>
        </w:div>
        <w:div w:id="1690331926">
          <w:marLeft w:val="640"/>
          <w:marRight w:val="0"/>
          <w:marTop w:val="0"/>
          <w:marBottom w:val="0"/>
          <w:divBdr>
            <w:top w:val="none" w:sz="0" w:space="0" w:color="auto"/>
            <w:left w:val="none" w:sz="0" w:space="0" w:color="auto"/>
            <w:bottom w:val="none" w:sz="0" w:space="0" w:color="auto"/>
            <w:right w:val="none" w:sz="0" w:space="0" w:color="auto"/>
          </w:divBdr>
        </w:div>
        <w:div w:id="879434675">
          <w:marLeft w:val="640"/>
          <w:marRight w:val="0"/>
          <w:marTop w:val="0"/>
          <w:marBottom w:val="0"/>
          <w:divBdr>
            <w:top w:val="none" w:sz="0" w:space="0" w:color="auto"/>
            <w:left w:val="none" w:sz="0" w:space="0" w:color="auto"/>
            <w:bottom w:val="none" w:sz="0" w:space="0" w:color="auto"/>
            <w:right w:val="none" w:sz="0" w:space="0" w:color="auto"/>
          </w:divBdr>
        </w:div>
        <w:div w:id="1196038138">
          <w:marLeft w:val="640"/>
          <w:marRight w:val="0"/>
          <w:marTop w:val="0"/>
          <w:marBottom w:val="0"/>
          <w:divBdr>
            <w:top w:val="none" w:sz="0" w:space="0" w:color="auto"/>
            <w:left w:val="none" w:sz="0" w:space="0" w:color="auto"/>
            <w:bottom w:val="none" w:sz="0" w:space="0" w:color="auto"/>
            <w:right w:val="none" w:sz="0" w:space="0" w:color="auto"/>
          </w:divBdr>
        </w:div>
        <w:div w:id="541287010">
          <w:marLeft w:val="640"/>
          <w:marRight w:val="0"/>
          <w:marTop w:val="0"/>
          <w:marBottom w:val="0"/>
          <w:divBdr>
            <w:top w:val="none" w:sz="0" w:space="0" w:color="auto"/>
            <w:left w:val="none" w:sz="0" w:space="0" w:color="auto"/>
            <w:bottom w:val="none" w:sz="0" w:space="0" w:color="auto"/>
            <w:right w:val="none" w:sz="0" w:space="0" w:color="auto"/>
          </w:divBdr>
        </w:div>
        <w:div w:id="360522645">
          <w:marLeft w:val="640"/>
          <w:marRight w:val="0"/>
          <w:marTop w:val="0"/>
          <w:marBottom w:val="0"/>
          <w:divBdr>
            <w:top w:val="none" w:sz="0" w:space="0" w:color="auto"/>
            <w:left w:val="none" w:sz="0" w:space="0" w:color="auto"/>
            <w:bottom w:val="none" w:sz="0" w:space="0" w:color="auto"/>
            <w:right w:val="none" w:sz="0" w:space="0" w:color="auto"/>
          </w:divBdr>
        </w:div>
        <w:div w:id="797063830">
          <w:marLeft w:val="640"/>
          <w:marRight w:val="0"/>
          <w:marTop w:val="0"/>
          <w:marBottom w:val="0"/>
          <w:divBdr>
            <w:top w:val="none" w:sz="0" w:space="0" w:color="auto"/>
            <w:left w:val="none" w:sz="0" w:space="0" w:color="auto"/>
            <w:bottom w:val="none" w:sz="0" w:space="0" w:color="auto"/>
            <w:right w:val="none" w:sz="0" w:space="0" w:color="auto"/>
          </w:divBdr>
        </w:div>
        <w:div w:id="444353161">
          <w:marLeft w:val="640"/>
          <w:marRight w:val="0"/>
          <w:marTop w:val="0"/>
          <w:marBottom w:val="0"/>
          <w:divBdr>
            <w:top w:val="none" w:sz="0" w:space="0" w:color="auto"/>
            <w:left w:val="none" w:sz="0" w:space="0" w:color="auto"/>
            <w:bottom w:val="none" w:sz="0" w:space="0" w:color="auto"/>
            <w:right w:val="none" w:sz="0" w:space="0" w:color="auto"/>
          </w:divBdr>
        </w:div>
        <w:div w:id="1424303769">
          <w:marLeft w:val="640"/>
          <w:marRight w:val="0"/>
          <w:marTop w:val="0"/>
          <w:marBottom w:val="0"/>
          <w:divBdr>
            <w:top w:val="none" w:sz="0" w:space="0" w:color="auto"/>
            <w:left w:val="none" w:sz="0" w:space="0" w:color="auto"/>
            <w:bottom w:val="none" w:sz="0" w:space="0" w:color="auto"/>
            <w:right w:val="none" w:sz="0" w:space="0" w:color="auto"/>
          </w:divBdr>
        </w:div>
        <w:div w:id="98068764">
          <w:marLeft w:val="640"/>
          <w:marRight w:val="0"/>
          <w:marTop w:val="0"/>
          <w:marBottom w:val="0"/>
          <w:divBdr>
            <w:top w:val="none" w:sz="0" w:space="0" w:color="auto"/>
            <w:left w:val="none" w:sz="0" w:space="0" w:color="auto"/>
            <w:bottom w:val="none" w:sz="0" w:space="0" w:color="auto"/>
            <w:right w:val="none" w:sz="0" w:space="0" w:color="auto"/>
          </w:divBdr>
        </w:div>
        <w:div w:id="487750014">
          <w:marLeft w:val="640"/>
          <w:marRight w:val="0"/>
          <w:marTop w:val="0"/>
          <w:marBottom w:val="0"/>
          <w:divBdr>
            <w:top w:val="none" w:sz="0" w:space="0" w:color="auto"/>
            <w:left w:val="none" w:sz="0" w:space="0" w:color="auto"/>
            <w:bottom w:val="none" w:sz="0" w:space="0" w:color="auto"/>
            <w:right w:val="none" w:sz="0" w:space="0" w:color="auto"/>
          </w:divBdr>
        </w:div>
        <w:div w:id="513351201">
          <w:marLeft w:val="640"/>
          <w:marRight w:val="0"/>
          <w:marTop w:val="0"/>
          <w:marBottom w:val="0"/>
          <w:divBdr>
            <w:top w:val="none" w:sz="0" w:space="0" w:color="auto"/>
            <w:left w:val="none" w:sz="0" w:space="0" w:color="auto"/>
            <w:bottom w:val="none" w:sz="0" w:space="0" w:color="auto"/>
            <w:right w:val="none" w:sz="0" w:space="0" w:color="auto"/>
          </w:divBdr>
        </w:div>
        <w:div w:id="724453102">
          <w:marLeft w:val="640"/>
          <w:marRight w:val="0"/>
          <w:marTop w:val="0"/>
          <w:marBottom w:val="0"/>
          <w:divBdr>
            <w:top w:val="none" w:sz="0" w:space="0" w:color="auto"/>
            <w:left w:val="none" w:sz="0" w:space="0" w:color="auto"/>
            <w:bottom w:val="none" w:sz="0" w:space="0" w:color="auto"/>
            <w:right w:val="none" w:sz="0" w:space="0" w:color="auto"/>
          </w:divBdr>
        </w:div>
        <w:div w:id="1181815956">
          <w:marLeft w:val="640"/>
          <w:marRight w:val="0"/>
          <w:marTop w:val="0"/>
          <w:marBottom w:val="0"/>
          <w:divBdr>
            <w:top w:val="none" w:sz="0" w:space="0" w:color="auto"/>
            <w:left w:val="none" w:sz="0" w:space="0" w:color="auto"/>
            <w:bottom w:val="none" w:sz="0" w:space="0" w:color="auto"/>
            <w:right w:val="none" w:sz="0" w:space="0" w:color="auto"/>
          </w:divBdr>
        </w:div>
        <w:div w:id="2007588182">
          <w:marLeft w:val="640"/>
          <w:marRight w:val="0"/>
          <w:marTop w:val="0"/>
          <w:marBottom w:val="0"/>
          <w:divBdr>
            <w:top w:val="none" w:sz="0" w:space="0" w:color="auto"/>
            <w:left w:val="none" w:sz="0" w:space="0" w:color="auto"/>
            <w:bottom w:val="none" w:sz="0" w:space="0" w:color="auto"/>
            <w:right w:val="none" w:sz="0" w:space="0" w:color="auto"/>
          </w:divBdr>
        </w:div>
        <w:div w:id="245311886">
          <w:marLeft w:val="640"/>
          <w:marRight w:val="0"/>
          <w:marTop w:val="0"/>
          <w:marBottom w:val="0"/>
          <w:divBdr>
            <w:top w:val="none" w:sz="0" w:space="0" w:color="auto"/>
            <w:left w:val="none" w:sz="0" w:space="0" w:color="auto"/>
            <w:bottom w:val="none" w:sz="0" w:space="0" w:color="auto"/>
            <w:right w:val="none" w:sz="0" w:space="0" w:color="auto"/>
          </w:divBdr>
        </w:div>
        <w:div w:id="875695479">
          <w:marLeft w:val="640"/>
          <w:marRight w:val="0"/>
          <w:marTop w:val="0"/>
          <w:marBottom w:val="0"/>
          <w:divBdr>
            <w:top w:val="none" w:sz="0" w:space="0" w:color="auto"/>
            <w:left w:val="none" w:sz="0" w:space="0" w:color="auto"/>
            <w:bottom w:val="none" w:sz="0" w:space="0" w:color="auto"/>
            <w:right w:val="none" w:sz="0" w:space="0" w:color="auto"/>
          </w:divBdr>
        </w:div>
        <w:div w:id="171342733">
          <w:marLeft w:val="640"/>
          <w:marRight w:val="0"/>
          <w:marTop w:val="0"/>
          <w:marBottom w:val="0"/>
          <w:divBdr>
            <w:top w:val="none" w:sz="0" w:space="0" w:color="auto"/>
            <w:left w:val="none" w:sz="0" w:space="0" w:color="auto"/>
            <w:bottom w:val="none" w:sz="0" w:space="0" w:color="auto"/>
            <w:right w:val="none" w:sz="0" w:space="0" w:color="auto"/>
          </w:divBdr>
        </w:div>
        <w:div w:id="1041855676">
          <w:marLeft w:val="640"/>
          <w:marRight w:val="0"/>
          <w:marTop w:val="0"/>
          <w:marBottom w:val="0"/>
          <w:divBdr>
            <w:top w:val="none" w:sz="0" w:space="0" w:color="auto"/>
            <w:left w:val="none" w:sz="0" w:space="0" w:color="auto"/>
            <w:bottom w:val="none" w:sz="0" w:space="0" w:color="auto"/>
            <w:right w:val="none" w:sz="0" w:space="0" w:color="auto"/>
          </w:divBdr>
        </w:div>
        <w:div w:id="1166164122">
          <w:marLeft w:val="640"/>
          <w:marRight w:val="0"/>
          <w:marTop w:val="0"/>
          <w:marBottom w:val="0"/>
          <w:divBdr>
            <w:top w:val="none" w:sz="0" w:space="0" w:color="auto"/>
            <w:left w:val="none" w:sz="0" w:space="0" w:color="auto"/>
            <w:bottom w:val="none" w:sz="0" w:space="0" w:color="auto"/>
            <w:right w:val="none" w:sz="0" w:space="0" w:color="auto"/>
          </w:divBdr>
        </w:div>
        <w:div w:id="359622715">
          <w:marLeft w:val="640"/>
          <w:marRight w:val="0"/>
          <w:marTop w:val="0"/>
          <w:marBottom w:val="0"/>
          <w:divBdr>
            <w:top w:val="none" w:sz="0" w:space="0" w:color="auto"/>
            <w:left w:val="none" w:sz="0" w:space="0" w:color="auto"/>
            <w:bottom w:val="none" w:sz="0" w:space="0" w:color="auto"/>
            <w:right w:val="none" w:sz="0" w:space="0" w:color="auto"/>
          </w:divBdr>
        </w:div>
        <w:div w:id="175733528">
          <w:marLeft w:val="640"/>
          <w:marRight w:val="0"/>
          <w:marTop w:val="0"/>
          <w:marBottom w:val="0"/>
          <w:divBdr>
            <w:top w:val="none" w:sz="0" w:space="0" w:color="auto"/>
            <w:left w:val="none" w:sz="0" w:space="0" w:color="auto"/>
            <w:bottom w:val="none" w:sz="0" w:space="0" w:color="auto"/>
            <w:right w:val="none" w:sz="0" w:space="0" w:color="auto"/>
          </w:divBdr>
        </w:div>
        <w:div w:id="2107654892">
          <w:marLeft w:val="640"/>
          <w:marRight w:val="0"/>
          <w:marTop w:val="0"/>
          <w:marBottom w:val="0"/>
          <w:divBdr>
            <w:top w:val="none" w:sz="0" w:space="0" w:color="auto"/>
            <w:left w:val="none" w:sz="0" w:space="0" w:color="auto"/>
            <w:bottom w:val="none" w:sz="0" w:space="0" w:color="auto"/>
            <w:right w:val="none" w:sz="0" w:space="0" w:color="auto"/>
          </w:divBdr>
        </w:div>
        <w:div w:id="1344432122">
          <w:marLeft w:val="640"/>
          <w:marRight w:val="0"/>
          <w:marTop w:val="0"/>
          <w:marBottom w:val="0"/>
          <w:divBdr>
            <w:top w:val="none" w:sz="0" w:space="0" w:color="auto"/>
            <w:left w:val="none" w:sz="0" w:space="0" w:color="auto"/>
            <w:bottom w:val="none" w:sz="0" w:space="0" w:color="auto"/>
            <w:right w:val="none" w:sz="0" w:space="0" w:color="auto"/>
          </w:divBdr>
        </w:div>
        <w:div w:id="395975073">
          <w:marLeft w:val="640"/>
          <w:marRight w:val="0"/>
          <w:marTop w:val="0"/>
          <w:marBottom w:val="0"/>
          <w:divBdr>
            <w:top w:val="none" w:sz="0" w:space="0" w:color="auto"/>
            <w:left w:val="none" w:sz="0" w:space="0" w:color="auto"/>
            <w:bottom w:val="none" w:sz="0" w:space="0" w:color="auto"/>
            <w:right w:val="none" w:sz="0" w:space="0" w:color="auto"/>
          </w:divBdr>
        </w:div>
        <w:div w:id="1694115686">
          <w:marLeft w:val="640"/>
          <w:marRight w:val="0"/>
          <w:marTop w:val="0"/>
          <w:marBottom w:val="0"/>
          <w:divBdr>
            <w:top w:val="none" w:sz="0" w:space="0" w:color="auto"/>
            <w:left w:val="none" w:sz="0" w:space="0" w:color="auto"/>
            <w:bottom w:val="none" w:sz="0" w:space="0" w:color="auto"/>
            <w:right w:val="none" w:sz="0" w:space="0" w:color="auto"/>
          </w:divBdr>
        </w:div>
        <w:div w:id="230122359">
          <w:marLeft w:val="640"/>
          <w:marRight w:val="0"/>
          <w:marTop w:val="0"/>
          <w:marBottom w:val="0"/>
          <w:divBdr>
            <w:top w:val="none" w:sz="0" w:space="0" w:color="auto"/>
            <w:left w:val="none" w:sz="0" w:space="0" w:color="auto"/>
            <w:bottom w:val="none" w:sz="0" w:space="0" w:color="auto"/>
            <w:right w:val="none" w:sz="0" w:space="0" w:color="auto"/>
          </w:divBdr>
        </w:div>
        <w:div w:id="1304433166">
          <w:marLeft w:val="640"/>
          <w:marRight w:val="0"/>
          <w:marTop w:val="0"/>
          <w:marBottom w:val="0"/>
          <w:divBdr>
            <w:top w:val="none" w:sz="0" w:space="0" w:color="auto"/>
            <w:left w:val="none" w:sz="0" w:space="0" w:color="auto"/>
            <w:bottom w:val="none" w:sz="0" w:space="0" w:color="auto"/>
            <w:right w:val="none" w:sz="0" w:space="0" w:color="auto"/>
          </w:divBdr>
        </w:div>
        <w:div w:id="318339949">
          <w:marLeft w:val="640"/>
          <w:marRight w:val="0"/>
          <w:marTop w:val="0"/>
          <w:marBottom w:val="0"/>
          <w:divBdr>
            <w:top w:val="none" w:sz="0" w:space="0" w:color="auto"/>
            <w:left w:val="none" w:sz="0" w:space="0" w:color="auto"/>
            <w:bottom w:val="none" w:sz="0" w:space="0" w:color="auto"/>
            <w:right w:val="none" w:sz="0" w:space="0" w:color="auto"/>
          </w:divBdr>
        </w:div>
        <w:div w:id="223104776">
          <w:marLeft w:val="640"/>
          <w:marRight w:val="0"/>
          <w:marTop w:val="0"/>
          <w:marBottom w:val="0"/>
          <w:divBdr>
            <w:top w:val="none" w:sz="0" w:space="0" w:color="auto"/>
            <w:left w:val="none" w:sz="0" w:space="0" w:color="auto"/>
            <w:bottom w:val="none" w:sz="0" w:space="0" w:color="auto"/>
            <w:right w:val="none" w:sz="0" w:space="0" w:color="auto"/>
          </w:divBdr>
        </w:div>
        <w:div w:id="1139498958">
          <w:marLeft w:val="640"/>
          <w:marRight w:val="0"/>
          <w:marTop w:val="0"/>
          <w:marBottom w:val="0"/>
          <w:divBdr>
            <w:top w:val="none" w:sz="0" w:space="0" w:color="auto"/>
            <w:left w:val="none" w:sz="0" w:space="0" w:color="auto"/>
            <w:bottom w:val="none" w:sz="0" w:space="0" w:color="auto"/>
            <w:right w:val="none" w:sz="0" w:space="0" w:color="auto"/>
          </w:divBdr>
        </w:div>
        <w:div w:id="150486235">
          <w:marLeft w:val="640"/>
          <w:marRight w:val="0"/>
          <w:marTop w:val="0"/>
          <w:marBottom w:val="0"/>
          <w:divBdr>
            <w:top w:val="none" w:sz="0" w:space="0" w:color="auto"/>
            <w:left w:val="none" w:sz="0" w:space="0" w:color="auto"/>
            <w:bottom w:val="none" w:sz="0" w:space="0" w:color="auto"/>
            <w:right w:val="none" w:sz="0" w:space="0" w:color="auto"/>
          </w:divBdr>
        </w:div>
        <w:div w:id="585382109">
          <w:marLeft w:val="640"/>
          <w:marRight w:val="0"/>
          <w:marTop w:val="0"/>
          <w:marBottom w:val="0"/>
          <w:divBdr>
            <w:top w:val="none" w:sz="0" w:space="0" w:color="auto"/>
            <w:left w:val="none" w:sz="0" w:space="0" w:color="auto"/>
            <w:bottom w:val="none" w:sz="0" w:space="0" w:color="auto"/>
            <w:right w:val="none" w:sz="0" w:space="0" w:color="auto"/>
          </w:divBdr>
        </w:div>
        <w:div w:id="1780829221">
          <w:marLeft w:val="640"/>
          <w:marRight w:val="0"/>
          <w:marTop w:val="0"/>
          <w:marBottom w:val="0"/>
          <w:divBdr>
            <w:top w:val="none" w:sz="0" w:space="0" w:color="auto"/>
            <w:left w:val="none" w:sz="0" w:space="0" w:color="auto"/>
            <w:bottom w:val="none" w:sz="0" w:space="0" w:color="auto"/>
            <w:right w:val="none" w:sz="0" w:space="0" w:color="auto"/>
          </w:divBdr>
        </w:div>
        <w:div w:id="584412579">
          <w:marLeft w:val="640"/>
          <w:marRight w:val="0"/>
          <w:marTop w:val="0"/>
          <w:marBottom w:val="0"/>
          <w:divBdr>
            <w:top w:val="none" w:sz="0" w:space="0" w:color="auto"/>
            <w:left w:val="none" w:sz="0" w:space="0" w:color="auto"/>
            <w:bottom w:val="none" w:sz="0" w:space="0" w:color="auto"/>
            <w:right w:val="none" w:sz="0" w:space="0" w:color="auto"/>
          </w:divBdr>
        </w:div>
      </w:divsChild>
    </w:div>
    <w:div w:id="1186560930">
      <w:bodyDiv w:val="1"/>
      <w:marLeft w:val="0"/>
      <w:marRight w:val="0"/>
      <w:marTop w:val="0"/>
      <w:marBottom w:val="0"/>
      <w:divBdr>
        <w:top w:val="none" w:sz="0" w:space="0" w:color="auto"/>
        <w:left w:val="none" w:sz="0" w:space="0" w:color="auto"/>
        <w:bottom w:val="none" w:sz="0" w:space="0" w:color="auto"/>
        <w:right w:val="none" w:sz="0" w:space="0" w:color="auto"/>
      </w:divBdr>
      <w:divsChild>
        <w:div w:id="2018263062">
          <w:marLeft w:val="640"/>
          <w:marRight w:val="0"/>
          <w:marTop w:val="0"/>
          <w:marBottom w:val="0"/>
          <w:divBdr>
            <w:top w:val="none" w:sz="0" w:space="0" w:color="auto"/>
            <w:left w:val="none" w:sz="0" w:space="0" w:color="auto"/>
            <w:bottom w:val="none" w:sz="0" w:space="0" w:color="auto"/>
            <w:right w:val="none" w:sz="0" w:space="0" w:color="auto"/>
          </w:divBdr>
        </w:div>
        <w:div w:id="908074134">
          <w:marLeft w:val="640"/>
          <w:marRight w:val="0"/>
          <w:marTop w:val="0"/>
          <w:marBottom w:val="0"/>
          <w:divBdr>
            <w:top w:val="none" w:sz="0" w:space="0" w:color="auto"/>
            <w:left w:val="none" w:sz="0" w:space="0" w:color="auto"/>
            <w:bottom w:val="none" w:sz="0" w:space="0" w:color="auto"/>
            <w:right w:val="none" w:sz="0" w:space="0" w:color="auto"/>
          </w:divBdr>
        </w:div>
        <w:div w:id="1292974577">
          <w:marLeft w:val="640"/>
          <w:marRight w:val="0"/>
          <w:marTop w:val="0"/>
          <w:marBottom w:val="0"/>
          <w:divBdr>
            <w:top w:val="none" w:sz="0" w:space="0" w:color="auto"/>
            <w:left w:val="none" w:sz="0" w:space="0" w:color="auto"/>
            <w:bottom w:val="none" w:sz="0" w:space="0" w:color="auto"/>
            <w:right w:val="none" w:sz="0" w:space="0" w:color="auto"/>
          </w:divBdr>
        </w:div>
        <w:div w:id="1816945485">
          <w:marLeft w:val="640"/>
          <w:marRight w:val="0"/>
          <w:marTop w:val="0"/>
          <w:marBottom w:val="0"/>
          <w:divBdr>
            <w:top w:val="none" w:sz="0" w:space="0" w:color="auto"/>
            <w:left w:val="none" w:sz="0" w:space="0" w:color="auto"/>
            <w:bottom w:val="none" w:sz="0" w:space="0" w:color="auto"/>
            <w:right w:val="none" w:sz="0" w:space="0" w:color="auto"/>
          </w:divBdr>
        </w:div>
        <w:div w:id="166288840">
          <w:marLeft w:val="640"/>
          <w:marRight w:val="0"/>
          <w:marTop w:val="0"/>
          <w:marBottom w:val="0"/>
          <w:divBdr>
            <w:top w:val="none" w:sz="0" w:space="0" w:color="auto"/>
            <w:left w:val="none" w:sz="0" w:space="0" w:color="auto"/>
            <w:bottom w:val="none" w:sz="0" w:space="0" w:color="auto"/>
            <w:right w:val="none" w:sz="0" w:space="0" w:color="auto"/>
          </w:divBdr>
        </w:div>
        <w:div w:id="382952199">
          <w:marLeft w:val="640"/>
          <w:marRight w:val="0"/>
          <w:marTop w:val="0"/>
          <w:marBottom w:val="0"/>
          <w:divBdr>
            <w:top w:val="none" w:sz="0" w:space="0" w:color="auto"/>
            <w:left w:val="none" w:sz="0" w:space="0" w:color="auto"/>
            <w:bottom w:val="none" w:sz="0" w:space="0" w:color="auto"/>
            <w:right w:val="none" w:sz="0" w:space="0" w:color="auto"/>
          </w:divBdr>
        </w:div>
        <w:div w:id="160119379">
          <w:marLeft w:val="640"/>
          <w:marRight w:val="0"/>
          <w:marTop w:val="0"/>
          <w:marBottom w:val="0"/>
          <w:divBdr>
            <w:top w:val="none" w:sz="0" w:space="0" w:color="auto"/>
            <w:left w:val="none" w:sz="0" w:space="0" w:color="auto"/>
            <w:bottom w:val="none" w:sz="0" w:space="0" w:color="auto"/>
            <w:right w:val="none" w:sz="0" w:space="0" w:color="auto"/>
          </w:divBdr>
        </w:div>
        <w:div w:id="76178607">
          <w:marLeft w:val="640"/>
          <w:marRight w:val="0"/>
          <w:marTop w:val="0"/>
          <w:marBottom w:val="0"/>
          <w:divBdr>
            <w:top w:val="none" w:sz="0" w:space="0" w:color="auto"/>
            <w:left w:val="none" w:sz="0" w:space="0" w:color="auto"/>
            <w:bottom w:val="none" w:sz="0" w:space="0" w:color="auto"/>
            <w:right w:val="none" w:sz="0" w:space="0" w:color="auto"/>
          </w:divBdr>
        </w:div>
        <w:div w:id="1236822980">
          <w:marLeft w:val="640"/>
          <w:marRight w:val="0"/>
          <w:marTop w:val="0"/>
          <w:marBottom w:val="0"/>
          <w:divBdr>
            <w:top w:val="none" w:sz="0" w:space="0" w:color="auto"/>
            <w:left w:val="none" w:sz="0" w:space="0" w:color="auto"/>
            <w:bottom w:val="none" w:sz="0" w:space="0" w:color="auto"/>
            <w:right w:val="none" w:sz="0" w:space="0" w:color="auto"/>
          </w:divBdr>
        </w:div>
        <w:div w:id="1504974837">
          <w:marLeft w:val="640"/>
          <w:marRight w:val="0"/>
          <w:marTop w:val="0"/>
          <w:marBottom w:val="0"/>
          <w:divBdr>
            <w:top w:val="none" w:sz="0" w:space="0" w:color="auto"/>
            <w:left w:val="none" w:sz="0" w:space="0" w:color="auto"/>
            <w:bottom w:val="none" w:sz="0" w:space="0" w:color="auto"/>
            <w:right w:val="none" w:sz="0" w:space="0" w:color="auto"/>
          </w:divBdr>
        </w:div>
        <w:div w:id="2116974965">
          <w:marLeft w:val="640"/>
          <w:marRight w:val="0"/>
          <w:marTop w:val="0"/>
          <w:marBottom w:val="0"/>
          <w:divBdr>
            <w:top w:val="none" w:sz="0" w:space="0" w:color="auto"/>
            <w:left w:val="none" w:sz="0" w:space="0" w:color="auto"/>
            <w:bottom w:val="none" w:sz="0" w:space="0" w:color="auto"/>
            <w:right w:val="none" w:sz="0" w:space="0" w:color="auto"/>
          </w:divBdr>
        </w:div>
        <w:div w:id="289746993">
          <w:marLeft w:val="640"/>
          <w:marRight w:val="0"/>
          <w:marTop w:val="0"/>
          <w:marBottom w:val="0"/>
          <w:divBdr>
            <w:top w:val="none" w:sz="0" w:space="0" w:color="auto"/>
            <w:left w:val="none" w:sz="0" w:space="0" w:color="auto"/>
            <w:bottom w:val="none" w:sz="0" w:space="0" w:color="auto"/>
            <w:right w:val="none" w:sz="0" w:space="0" w:color="auto"/>
          </w:divBdr>
        </w:div>
        <w:div w:id="720444540">
          <w:marLeft w:val="640"/>
          <w:marRight w:val="0"/>
          <w:marTop w:val="0"/>
          <w:marBottom w:val="0"/>
          <w:divBdr>
            <w:top w:val="none" w:sz="0" w:space="0" w:color="auto"/>
            <w:left w:val="none" w:sz="0" w:space="0" w:color="auto"/>
            <w:bottom w:val="none" w:sz="0" w:space="0" w:color="auto"/>
            <w:right w:val="none" w:sz="0" w:space="0" w:color="auto"/>
          </w:divBdr>
        </w:div>
        <w:div w:id="1102215445">
          <w:marLeft w:val="640"/>
          <w:marRight w:val="0"/>
          <w:marTop w:val="0"/>
          <w:marBottom w:val="0"/>
          <w:divBdr>
            <w:top w:val="none" w:sz="0" w:space="0" w:color="auto"/>
            <w:left w:val="none" w:sz="0" w:space="0" w:color="auto"/>
            <w:bottom w:val="none" w:sz="0" w:space="0" w:color="auto"/>
            <w:right w:val="none" w:sz="0" w:space="0" w:color="auto"/>
          </w:divBdr>
        </w:div>
        <w:div w:id="644970462">
          <w:marLeft w:val="640"/>
          <w:marRight w:val="0"/>
          <w:marTop w:val="0"/>
          <w:marBottom w:val="0"/>
          <w:divBdr>
            <w:top w:val="none" w:sz="0" w:space="0" w:color="auto"/>
            <w:left w:val="none" w:sz="0" w:space="0" w:color="auto"/>
            <w:bottom w:val="none" w:sz="0" w:space="0" w:color="auto"/>
            <w:right w:val="none" w:sz="0" w:space="0" w:color="auto"/>
          </w:divBdr>
        </w:div>
        <w:div w:id="92866716">
          <w:marLeft w:val="640"/>
          <w:marRight w:val="0"/>
          <w:marTop w:val="0"/>
          <w:marBottom w:val="0"/>
          <w:divBdr>
            <w:top w:val="none" w:sz="0" w:space="0" w:color="auto"/>
            <w:left w:val="none" w:sz="0" w:space="0" w:color="auto"/>
            <w:bottom w:val="none" w:sz="0" w:space="0" w:color="auto"/>
            <w:right w:val="none" w:sz="0" w:space="0" w:color="auto"/>
          </w:divBdr>
        </w:div>
        <w:div w:id="1689258171">
          <w:marLeft w:val="640"/>
          <w:marRight w:val="0"/>
          <w:marTop w:val="0"/>
          <w:marBottom w:val="0"/>
          <w:divBdr>
            <w:top w:val="none" w:sz="0" w:space="0" w:color="auto"/>
            <w:left w:val="none" w:sz="0" w:space="0" w:color="auto"/>
            <w:bottom w:val="none" w:sz="0" w:space="0" w:color="auto"/>
            <w:right w:val="none" w:sz="0" w:space="0" w:color="auto"/>
          </w:divBdr>
        </w:div>
        <w:div w:id="1848404371">
          <w:marLeft w:val="640"/>
          <w:marRight w:val="0"/>
          <w:marTop w:val="0"/>
          <w:marBottom w:val="0"/>
          <w:divBdr>
            <w:top w:val="none" w:sz="0" w:space="0" w:color="auto"/>
            <w:left w:val="none" w:sz="0" w:space="0" w:color="auto"/>
            <w:bottom w:val="none" w:sz="0" w:space="0" w:color="auto"/>
            <w:right w:val="none" w:sz="0" w:space="0" w:color="auto"/>
          </w:divBdr>
        </w:div>
        <w:div w:id="1542668154">
          <w:marLeft w:val="640"/>
          <w:marRight w:val="0"/>
          <w:marTop w:val="0"/>
          <w:marBottom w:val="0"/>
          <w:divBdr>
            <w:top w:val="none" w:sz="0" w:space="0" w:color="auto"/>
            <w:left w:val="none" w:sz="0" w:space="0" w:color="auto"/>
            <w:bottom w:val="none" w:sz="0" w:space="0" w:color="auto"/>
            <w:right w:val="none" w:sz="0" w:space="0" w:color="auto"/>
          </w:divBdr>
        </w:div>
        <w:div w:id="1704672592">
          <w:marLeft w:val="640"/>
          <w:marRight w:val="0"/>
          <w:marTop w:val="0"/>
          <w:marBottom w:val="0"/>
          <w:divBdr>
            <w:top w:val="none" w:sz="0" w:space="0" w:color="auto"/>
            <w:left w:val="none" w:sz="0" w:space="0" w:color="auto"/>
            <w:bottom w:val="none" w:sz="0" w:space="0" w:color="auto"/>
            <w:right w:val="none" w:sz="0" w:space="0" w:color="auto"/>
          </w:divBdr>
        </w:div>
        <w:div w:id="1935430193">
          <w:marLeft w:val="640"/>
          <w:marRight w:val="0"/>
          <w:marTop w:val="0"/>
          <w:marBottom w:val="0"/>
          <w:divBdr>
            <w:top w:val="none" w:sz="0" w:space="0" w:color="auto"/>
            <w:left w:val="none" w:sz="0" w:space="0" w:color="auto"/>
            <w:bottom w:val="none" w:sz="0" w:space="0" w:color="auto"/>
            <w:right w:val="none" w:sz="0" w:space="0" w:color="auto"/>
          </w:divBdr>
        </w:div>
        <w:div w:id="23948072">
          <w:marLeft w:val="640"/>
          <w:marRight w:val="0"/>
          <w:marTop w:val="0"/>
          <w:marBottom w:val="0"/>
          <w:divBdr>
            <w:top w:val="none" w:sz="0" w:space="0" w:color="auto"/>
            <w:left w:val="none" w:sz="0" w:space="0" w:color="auto"/>
            <w:bottom w:val="none" w:sz="0" w:space="0" w:color="auto"/>
            <w:right w:val="none" w:sz="0" w:space="0" w:color="auto"/>
          </w:divBdr>
        </w:div>
        <w:div w:id="2123525391">
          <w:marLeft w:val="640"/>
          <w:marRight w:val="0"/>
          <w:marTop w:val="0"/>
          <w:marBottom w:val="0"/>
          <w:divBdr>
            <w:top w:val="none" w:sz="0" w:space="0" w:color="auto"/>
            <w:left w:val="none" w:sz="0" w:space="0" w:color="auto"/>
            <w:bottom w:val="none" w:sz="0" w:space="0" w:color="auto"/>
            <w:right w:val="none" w:sz="0" w:space="0" w:color="auto"/>
          </w:divBdr>
        </w:div>
        <w:div w:id="758135938">
          <w:marLeft w:val="640"/>
          <w:marRight w:val="0"/>
          <w:marTop w:val="0"/>
          <w:marBottom w:val="0"/>
          <w:divBdr>
            <w:top w:val="none" w:sz="0" w:space="0" w:color="auto"/>
            <w:left w:val="none" w:sz="0" w:space="0" w:color="auto"/>
            <w:bottom w:val="none" w:sz="0" w:space="0" w:color="auto"/>
            <w:right w:val="none" w:sz="0" w:space="0" w:color="auto"/>
          </w:divBdr>
        </w:div>
        <w:div w:id="1420564691">
          <w:marLeft w:val="640"/>
          <w:marRight w:val="0"/>
          <w:marTop w:val="0"/>
          <w:marBottom w:val="0"/>
          <w:divBdr>
            <w:top w:val="none" w:sz="0" w:space="0" w:color="auto"/>
            <w:left w:val="none" w:sz="0" w:space="0" w:color="auto"/>
            <w:bottom w:val="none" w:sz="0" w:space="0" w:color="auto"/>
            <w:right w:val="none" w:sz="0" w:space="0" w:color="auto"/>
          </w:divBdr>
        </w:div>
        <w:div w:id="1083532999">
          <w:marLeft w:val="640"/>
          <w:marRight w:val="0"/>
          <w:marTop w:val="0"/>
          <w:marBottom w:val="0"/>
          <w:divBdr>
            <w:top w:val="none" w:sz="0" w:space="0" w:color="auto"/>
            <w:left w:val="none" w:sz="0" w:space="0" w:color="auto"/>
            <w:bottom w:val="none" w:sz="0" w:space="0" w:color="auto"/>
            <w:right w:val="none" w:sz="0" w:space="0" w:color="auto"/>
          </w:divBdr>
        </w:div>
        <w:div w:id="1332177479">
          <w:marLeft w:val="640"/>
          <w:marRight w:val="0"/>
          <w:marTop w:val="0"/>
          <w:marBottom w:val="0"/>
          <w:divBdr>
            <w:top w:val="none" w:sz="0" w:space="0" w:color="auto"/>
            <w:left w:val="none" w:sz="0" w:space="0" w:color="auto"/>
            <w:bottom w:val="none" w:sz="0" w:space="0" w:color="auto"/>
            <w:right w:val="none" w:sz="0" w:space="0" w:color="auto"/>
          </w:divBdr>
        </w:div>
        <w:div w:id="1767966618">
          <w:marLeft w:val="640"/>
          <w:marRight w:val="0"/>
          <w:marTop w:val="0"/>
          <w:marBottom w:val="0"/>
          <w:divBdr>
            <w:top w:val="none" w:sz="0" w:space="0" w:color="auto"/>
            <w:left w:val="none" w:sz="0" w:space="0" w:color="auto"/>
            <w:bottom w:val="none" w:sz="0" w:space="0" w:color="auto"/>
            <w:right w:val="none" w:sz="0" w:space="0" w:color="auto"/>
          </w:divBdr>
        </w:div>
        <w:div w:id="317656845">
          <w:marLeft w:val="640"/>
          <w:marRight w:val="0"/>
          <w:marTop w:val="0"/>
          <w:marBottom w:val="0"/>
          <w:divBdr>
            <w:top w:val="none" w:sz="0" w:space="0" w:color="auto"/>
            <w:left w:val="none" w:sz="0" w:space="0" w:color="auto"/>
            <w:bottom w:val="none" w:sz="0" w:space="0" w:color="auto"/>
            <w:right w:val="none" w:sz="0" w:space="0" w:color="auto"/>
          </w:divBdr>
        </w:div>
        <w:div w:id="165370325">
          <w:marLeft w:val="640"/>
          <w:marRight w:val="0"/>
          <w:marTop w:val="0"/>
          <w:marBottom w:val="0"/>
          <w:divBdr>
            <w:top w:val="none" w:sz="0" w:space="0" w:color="auto"/>
            <w:left w:val="none" w:sz="0" w:space="0" w:color="auto"/>
            <w:bottom w:val="none" w:sz="0" w:space="0" w:color="auto"/>
            <w:right w:val="none" w:sz="0" w:space="0" w:color="auto"/>
          </w:divBdr>
        </w:div>
        <w:div w:id="104079714">
          <w:marLeft w:val="640"/>
          <w:marRight w:val="0"/>
          <w:marTop w:val="0"/>
          <w:marBottom w:val="0"/>
          <w:divBdr>
            <w:top w:val="none" w:sz="0" w:space="0" w:color="auto"/>
            <w:left w:val="none" w:sz="0" w:space="0" w:color="auto"/>
            <w:bottom w:val="none" w:sz="0" w:space="0" w:color="auto"/>
            <w:right w:val="none" w:sz="0" w:space="0" w:color="auto"/>
          </w:divBdr>
        </w:div>
        <w:div w:id="810171559">
          <w:marLeft w:val="640"/>
          <w:marRight w:val="0"/>
          <w:marTop w:val="0"/>
          <w:marBottom w:val="0"/>
          <w:divBdr>
            <w:top w:val="none" w:sz="0" w:space="0" w:color="auto"/>
            <w:left w:val="none" w:sz="0" w:space="0" w:color="auto"/>
            <w:bottom w:val="none" w:sz="0" w:space="0" w:color="auto"/>
            <w:right w:val="none" w:sz="0" w:space="0" w:color="auto"/>
          </w:divBdr>
        </w:div>
        <w:div w:id="1206329867">
          <w:marLeft w:val="640"/>
          <w:marRight w:val="0"/>
          <w:marTop w:val="0"/>
          <w:marBottom w:val="0"/>
          <w:divBdr>
            <w:top w:val="none" w:sz="0" w:space="0" w:color="auto"/>
            <w:left w:val="none" w:sz="0" w:space="0" w:color="auto"/>
            <w:bottom w:val="none" w:sz="0" w:space="0" w:color="auto"/>
            <w:right w:val="none" w:sz="0" w:space="0" w:color="auto"/>
          </w:divBdr>
        </w:div>
        <w:div w:id="28652000">
          <w:marLeft w:val="640"/>
          <w:marRight w:val="0"/>
          <w:marTop w:val="0"/>
          <w:marBottom w:val="0"/>
          <w:divBdr>
            <w:top w:val="none" w:sz="0" w:space="0" w:color="auto"/>
            <w:left w:val="none" w:sz="0" w:space="0" w:color="auto"/>
            <w:bottom w:val="none" w:sz="0" w:space="0" w:color="auto"/>
            <w:right w:val="none" w:sz="0" w:space="0" w:color="auto"/>
          </w:divBdr>
        </w:div>
        <w:div w:id="1344941998">
          <w:marLeft w:val="640"/>
          <w:marRight w:val="0"/>
          <w:marTop w:val="0"/>
          <w:marBottom w:val="0"/>
          <w:divBdr>
            <w:top w:val="none" w:sz="0" w:space="0" w:color="auto"/>
            <w:left w:val="none" w:sz="0" w:space="0" w:color="auto"/>
            <w:bottom w:val="none" w:sz="0" w:space="0" w:color="auto"/>
            <w:right w:val="none" w:sz="0" w:space="0" w:color="auto"/>
          </w:divBdr>
        </w:div>
        <w:div w:id="1247930">
          <w:marLeft w:val="640"/>
          <w:marRight w:val="0"/>
          <w:marTop w:val="0"/>
          <w:marBottom w:val="0"/>
          <w:divBdr>
            <w:top w:val="none" w:sz="0" w:space="0" w:color="auto"/>
            <w:left w:val="none" w:sz="0" w:space="0" w:color="auto"/>
            <w:bottom w:val="none" w:sz="0" w:space="0" w:color="auto"/>
            <w:right w:val="none" w:sz="0" w:space="0" w:color="auto"/>
          </w:divBdr>
        </w:div>
        <w:div w:id="2009211781">
          <w:marLeft w:val="640"/>
          <w:marRight w:val="0"/>
          <w:marTop w:val="0"/>
          <w:marBottom w:val="0"/>
          <w:divBdr>
            <w:top w:val="none" w:sz="0" w:space="0" w:color="auto"/>
            <w:left w:val="none" w:sz="0" w:space="0" w:color="auto"/>
            <w:bottom w:val="none" w:sz="0" w:space="0" w:color="auto"/>
            <w:right w:val="none" w:sz="0" w:space="0" w:color="auto"/>
          </w:divBdr>
        </w:div>
        <w:div w:id="1787772366">
          <w:marLeft w:val="640"/>
          <w:marRight w:val="0"/>
          <w:marTop w:val="0"/>
          <w:marBottom w:val="0"/>
          <w:divBdr>
            <w:top w:val="none" w:sz="0" w:space="0" w:color="auto"/>
            <w:left w:val="none" w:sz="0" w:space="0" w:color="auto"/>
            <w:bottom w:val="none" w:sz="0" w:space="0" w:color="auto"/>
            <w:right w:val="none" w:sz="0" w:space="0" w:color="auto"/>
          </w:divBdr>
        </w:div>
        <w:div w:id="1930653222">
          <w:marLeft w:val="640"/>
          <w:marRight w:val="0"/>
          <w:marTop w:val="0"/>
          <w:marBottom w:val="0"/>
          <w:divBdr>
            <w:top w:val="none" w:sz="0" w:space="0" w:color="auto"/>
            <w:left w:val="none" w:sz="0" w:space="0" w:color="auto"/>
            <w:bottom w:val="none" w:sz="0" w:space="0" w:color="auto"/>
            <w:right w:val="none" w:sz="0" w:space="0" w:color="auto"/>
          </w:divBdr>
        </w:div>
        <w:div w:id="1289358214">
          <w:marLeft w:val="640"/>
          <w:marRight w:val="0"/>
          <w:marTop w:val="0"/>
          <w:marBottom w:val="0"/>
          <w:divBdr>
            <w:top w:val="none" w:sz="0" w:space="0" w:color="auto"/>
            <w:left w:val="none" w:sz="0" w:space="0" w:color="auto"/>
            <w:bottom w:val="none" w:sz="0" w:space="0" w:color="auto"/>
            <w:right w:val="none" w:sz="0" w:space="0" w:color="auto"/>
          </w:divBdr>
        </w:div>
        <w:div w:id="1996713229">
          <w:marLeft w:val="640"/>
          <w:marRight w:val="0"/>
          <w:marTop w:val="0"/>
          <w:marBottom w:val="0"/>
          <w:divBdr>
            <w:top w:val="none" w:sz="0" w:space="0" w:color="auto"/>
            <w:left w:val="none" w:sz="0" w:space="0" w:color="auto"/>
            <w:bottom w:val="none" w:sz="0" w:space="0" w:color="auto"/>
            <w:right w:val="none" w:sz="0" w:space="0" w:color="auto"/>
          </w:divBdr>
        </w:div>
        <w:div w:id="730152266">
          <w:marLeft w:val="640"/>
          <w:marRight w:val="0"/>
          <w:marTop w:val="0"/>
          <w:marBottom w:val="0"/>
          <w:divBdr>
            <w:top w:val="none" w:sz="0" w:space="0" w:color="auto"/>
            <w:left w:val="none" w:sz="0" w:space="0" w:color="auto"/>
            <w:bottom w:val="none" w:sz="0" w:space="0" w:color="auto"/>
            <w:right w:val="none" w:sz="0" w:space="0" w:color="auto"/>
          </w:divBdr>
        </w:div>
        <w:div w:id="940647719">
          <w:marLeft w:val="640"/>
          <w:marRight w:val="0"/>
          <w:marTop w:val="0"/>
          <w:marBottom w:val="0"/>
          <w:divBdr>
            <w:top w:val="none" w:sz="0" w:space="0" w:color="auto"/>
            <w:left w:val="none" w:sz="0" w:space="0" w:color="auto"/>
            <w:bottom w:val="none" w:sz="0" w:space="0" w:color="auto"/>
            <w:right w:val="none" w:sz="0" w:space="0" w:color="auto"/>
          </w:divBdr>
        </w:div>
        <w:div w:id="95366802">
          <w:marLeft w:val="640"/>
          <w:marRight w:val="0"/>
          <w:marTop w:val="0"/>
          <w:marBottom w:val="0"/>
          <w:divBdr>
            <w:top w:val="none" w:sz="0" w:space="0" w:color="auto"/>
            <w:left w:val="none" w:sz="0" w:space="0" w:color="auto"/>
            <w:bottom w:val="none" w:sz="0" w:space="0" w:color="auto"/>
            <w:right w:val="none" w:sz="0" w:space="0" w:color="auto"/>
          </w:divBdr>
        </w:div>
        <w:div w:id="350959731">
          <w:marLeft w:val="640"/>
          <w:marRight w:val="0"/>
          <w:marTop w:val="0"/>
          <w:marBottom w:val="0"/>
          <w:divBdr>
            <w:top w:val="none" w:sz="0" w:space="0" w:color="auto"/>
            <w:left w:val="none" w:sz="0" w:space="0" w:color="auto"/>
            <w:bottom w:val="none" w:sz="0" w:space="0" w:color="auto"/>
            <w:right w:val="none" w:sz="0" w:space="0" w:color="auto"/>
          </w:divBdr>
        </w:div>
        <w:div w:id="740759882">
          <w:marLeft w:val="640"/>
          <w:marRight w:val="0"/>
          <w:marTop w:val="0"/>
          <w:marBottom w:val="0"/>
          <w:divBdr>
            <w:top w:val="none" w:sz="0" w:space="0" w:color="auto"/>
            <w:left w:val="none" w:sz="0" w:space="0" w:color="auto"/>
            <w:bottom w:val="none" w:sz="0" w:space="0" w:color="auto"/>
            <w:right w:val="none" w:sz="0" w:space="0" w:color="auto"/>
          </w:divBdr>
        </w:div>
        <w:div w:id="613439368">
          <w:marLeft w:val="640"/>
          <w:marRight w:val="0"/>
          <w:marTop w:val="0"/>
          <w:marBottom w:val="0"/>
          <w:divBdr>
            <w:top w:val="none" w:sz="0" w:space="0" w:color="auto"/>
            <w:left w:val="none" w:sz="0" w:space="0" w:color="auto"/>
            <w:bottom w:val="none" w:sz="0" w:space="0" w:color="auto"/>
            <w:right w:val="none" w:sz="0" w:space="0" w:color="auto"/>
          </w:divBdr>
        </w:div>
        <w:div w:id="1752892446">
          <w:marLeft w:val="640"/>
          <w:marRight w:val="0"/>
          <w:marTop w:val="0"/>
          <w:marBottom w:val="0"/>
          <w:divBdr>
            <w:top w:val="none" w:sz="0" w:space="0" w:color="auto"/>
            <w:left w:val="none" w:sz="0" w:space="0" w:color="auto"/>
            <w:bottom w:val="none" w:sz="0" w:space="0" w:color="auto"/>
            <w:right w:val="none" w:sz="0" w:space="0" w:color="auto"/>
          </w:divBdr>
        </w:div>
        <w:div w:id="1346784033">
          <w:marLeft w:val="640"/>
          <w:marRight w:val="0"/>
          <w:marTop w:val="0"/>
          <w:marBottom w:val="0"/>
          <w:divBdr>
            <w:top w:val="none" w:sz="0" w:space="0" w:color="auto"/>
            <w:left w:val="none" w:sz="0" w:space="0" w:color="auto"/>
            <w:bottom w:val="none" w:sz="0" w:space="0" w:color="auto"/>
            <w:right w:val="none" w:sz="0" w:space="0" w:color="auto"/>
          </w:divBdr>
        </w:div>
        <w:div w:id="477190731">
          <w:marLeft w:val="640"/>
          <w:marRight w:val="0"/>
          <w:marTop w:val="0"/>
          <w:marBottom w:val="0"/>
          <w:divBdr>
            <w:top w:val="none" w:sz="0" w:space="0" w:color="auto"/>
            <w:left w:val="none" w:sz="0" w:space="0" w:color="auto"/>
            <w:bottom w:val="none" w:sz="0" w:space="0" w:color="auto"/>
            <w:right w:val="none" w:sz="0" w:space="0" w:color="auto"/>
          </w:divBdr>
        </w:div>
        <w:div w:id="434592115">
          <w:marLeft w:val="640"/>
          <w:marRight w:val="0"/>
          <w:marTop w:val="0"/>
          <w:marBottom w:val="0"/>
          <w:divBdr>
            <w:top w:val="none" w:sz="0" w:space="0" w:color="auto"/>
            <w:left w:val="none" w:sz="0" w:space="0" w:color="auto"/>
            <w:bottom w:val="none" w:sz="0" w:space="0" w:color="auto"/>
            <w:right w:val="none" w:sz="0" w:space="0" w:color="auto"/>
          </w:divBdr>
        </w:div>
      </w:divsChild>
    </w:div>
    <w:div w:id="1188370278">
      <w:marLeft w:val="640"/>
      <w:marRight w:val="0"/>
      <w:marTop w:val="0"/>
      <w:marBottom w:val="0"/>
      <w:divBdr>
        <w:top w:val="none" w:sz="0" w:space="0" w:color="auto"/>
        <w:left w:val="none" w:sz="0" w:space="0" w:color="auto"/>
        <w:bottom w:val="none" w:sz="0" w:space="0" w:color="auto"/>
        <w:right w:val="none" w:sz="0" w:space="0" w:color="auto"/>
      </w:divBdr>
    </w:div>
    <w:div w:id="1197502049">
      <w:marLeft w:val="640"/>
      <w:marRight w:val="0"/>
      <w:marTop w:val="0"/>
      <w:marBottom w:val="0"/>
      <w:divBdr>
        <w:top w:val="none" w:sz="0" w:space="0" w:color="auto"/>
        <w:left w:val="none" w:sz="0" w:space="0" w:color="auto"/>
        <w:bottom w:val="none" w:sz="0" w:space="0" w:color="auto"/>
        <w:right w:val="none" w:sz="0" w:space="0" w:color="auto"/>
      </w:divBdr>
    </w:div>
    <w:div w:id="1202207602">
      <w:marLeft w:val="0"/>
      <w:marRight w:val="0"/>
      <w:marTop w:val="0"/>
      <w:marBottom w:val="0"/>
      <w:divBdr>
        <w:top w:val="none" w:sz="0" w:space="0" w:color="auto"/>
        <w:left w:val="none" w:sz="0" w:space="0" w:color="auto"/>
        <w:bottom w:val="none" w:sz="0" w:space="0" w:color="auto"/>
        <w:right w:val="none" w:sz="0" w:space="0" w:color="auto"/>
      </w:divBdr>
    </w:div>
    <w:div w:id="1204564242">
      <w:bodyDiv w:val="1"/>
      <w:marLeft w:val="0"/>
      <w:marRight w:val="0"/>
      <w:marTop w:val="0"/>
      <w:marBottom w:val="0"/>
      <w:divBdr>
        <w:top w:val="none" w:sz="0" w:space="0" w:color="auto"/>
        <w:left w:val="none" w:sz="0" w:space="0" w:color="auto"/>
        <w:bottom w:val="none" w:sz="0" w:space="0" w:color="auto"/>
        <w:right w:val="none" w:sz="0" w:space="0" w:color="auto"/>
      </w:divBdr>
      <w:divsChild>
        <w:div w:id="56124916">
          <w:marLeft w:val="640"/>
          <w:marRight w:val="0"/>
          <w:marTop w:val="0"/>
          <w:marBottom w:val="0"/>
          <w:divBdr>
            <w:top w:val="none" w:sz="0" w:space="0" w:color="auto"/>
            <w:left w:val="none" w:sz="0" w:space="0" w:color="auto"/>
            <w:bottom w:val="none" w:sz="0" w:space="0" w:color="auto"/>
            <w:right w:val="none" w:sz="0" w:space="0" w:color="auto"/>
          </w:divBdr>
        </w:div>
        <w:div w:id="75055317">
          <w:marLeft w:val="640"/>
          <w:marRight w:val="0"/>
          <w:marTop w:val="0"/>
          <w:marBottom w:val="0"/>
          <w:divBdr>
            <w:top w:val="none" w:sz="0" w:space="0" w:color="auto"/>
            <w:left w:val="none" w:sz="0" w:space="0" w:color="auto"/>
            <w:bottom w:val="none" w:sz="0" w:space="0" w:color="auto"/>
            <w:right w:val="none" w:sz="0" w:space="0" w:color="auto"/>
          </w:divBdr>
        </w:div>
        <w:div w:id="93091152">
          <w:marLeft w:val="640"/>
          <w:marRight w:val="0"/>
          <w:marTop w:val="0"/>
          <w:marBottom w:val="0"/>
          <w:divBdr>
            <w:top w:val="none" w:sz="0" w:space="0" w:color="auto"/>
            <w:left w:val="none" w:sz="0" w:space="0" w:color="auto"/>
            <w:bottom w:val="none" w:sz="0" w:space="0" w:color="auto"/>
            <w:right w:val="none" w:sz="0" w:space="0" w:color="auto"/>
          </w:divBdr>
        </w:div>
        <w:div w:id="95830829">
          <w:marLeft w:val="640"/>
          <w:marRight w:val="0"/>
          <w:marTop w:val="0"/>
          <w:marBottom w:val="0"/>
          <w:divBdr>
            <w:top w:val="none" w:sz="0" w:space="0" w:color="auto"/>
            <w:left w:val="none" w:sz="0" w:space="0" w:color="auto"/>
            <w:bottom w:val="none" w:sz="0" w:space="0" w:color="auto"/>
            <w:right w:val="none" w:sz="0" w:space="0" w:color="auto"/>
          </w:divBdr>
        </w:div>
        <w:div w:id="184448539">
          <w:marLeft w:val="640"/>
          <w:marRight w:val="0"/>
          <w:marTop w:val="0"/>
          <w:marBottom w:val="0"/>
          <w:divBdr>
            <w:top w:val="none" w:sz="0" w:space="0" w:color="auto"/>
            <w:left w:val="none" w:sz="0" w:space="0" w:color="auto"/>
            <w:bottom w:val="none" w:sz="0" w:space="0" w:color="auto"/>
            <w:right w:val="none" w:sz="0" w:space="0" w:color="auto"/>
          </w:divBdr>
        </w:div>
        <w:div w:id="232200588">
          <w:marLeft w:val="640"/>
          <w:marRight w:val="0"/>
          <w:marTop w:val="0"/>
          <w:marBottom w:val="0"/>
          <w:divBdr>
            <w:top w:val="none" w:sz="0" w:space="0" w:color="auto"/>
            <w:left w:val="none" w:sz="0" w:space="0" w:color="auto"/>
            <w:bottom w:val="none" w:sz="0" w:space="0" w:color="auto"/>
            <w:right w:val="none" w:sz="0" w:space="0" w:color="auto"/>
          </w:divBdr>
        </w:div>
        <w:div w:id="392587705">
          <w:marLeft w:val="640"/>
          <w:marRight w:val="0"/>
          <w:marTop w:val="0"/>
          <w:marBottom w:val="0"/>
          <w:divBdr>
            <w:top w:val="none" w:sz="0" w:space="0" w:color="auto"/>
            <w:left w:val="none" w:sz="0" w:space="0" w:color="auto"/>
            <w:bottom w:val="none" w:sz="0" w:space="0" w:color="auto"/>
            <w:right w:val="none" w:sz="0" w:space="0" w:color="auto"/>
          </w:divBdr>
        </w:div>
        <w:div w:id="397673746">
          <w:marLeft w:val="640"/>
          <w:marRight w:val="0"/>
          <w:marTop w:val="0"/>
          <w:marBottom w:val="0"/>
          <w:divBdr>
            <w:top w:val="none" w:sz="0" w:space="0" w:color="auto"/>
            <w:left w:val="none" w:sz="0" w:space="0" w:color="auto"/>
            <w:bottom w:val="none" w:sz="0" w:space="0" w:color="auto"/>
            <w:right w:val="none" w:sz="0" w:space="0" w:color="auto"/>
          </w:divBdr>
        </w:div>
        <w:div w:id="431517329">
          <w:marLeft w:val="640"/>
          <w:marRight w:val="0"/>
          <w:marTop w:val="0"/>
          <w:marBottom w:val="0"/>
          <w:divBdr>
            <w:top w:val="none" w:sz="0" w:space="0" w:color="auto"/>
            <w:left w:val="none" w:sz="0" w:space="0" w:color="auto"/>
            <w:bottom w:val="none" w:sz="0" w:space="0" w:color="auto"/>
            <w:right w:val="none" w:sz="0" w:space="0" w:color="auto"/>
          </w:divBdr>
        </w:div>
        <w:div w:id="484859764">
          <w:marLeft w:val="640"/>
          <w:marRight w:val="0"/>
          <w:marTop w:val="0"/>
          <w:marBottom w:val="0"/>
          <w:divBdr>
            <w:top w:val="none" w:sz="0" w:space="0" w:color="auto"/>
            <w:left w:val="none" w:sz="0" w:space="0" w:color="auto"/>
            <w:bottom w:val="none" w:sz="0" w:space="0" w:color="auto"/>
            <w:right w:val="none" w:sz="0" w:space="0" w:color="auto"/>
          </w:divBdr>
        </w:div>
        <w:div w:id="527110810">
          <w:marLeft w:val="640"/>
          <w:marRight w:val="0"/>
          <w:marTop w:val="0"/>
          <w:marBottom w:val="0"/>
          <w:divBdr>
            <w:top w:val="none" w:sz="0" w:space="0" w:color="auto"/>
            <w:left w:val="none" w:sz="0" w:space="0" w:color="auto"/>
            <w:bottom w:val="none" w:sz="0" w:space="0" w:color="auto"/>
            <w:right w:val="none" w:sz="0" w:space="0" w:color="auto"/>
          </w:divBdr>
        </w:div>
        <w:div w:id="542446404">
          <w:marLeft w:val="640"/>
          <w:marRight w:val="0"/>
          <w:marTop w:val="0"/>
          <w:marBottom w:val="0"/>
          <w:divBdr>
            <w:top w:val="none" w:sz="0" w:space="0" w:color="auto"/>
            <w:left w:val="none" w:sz="0" w:space="0" w:color="auto"/>
            <w:bottom w:val="none" w:sz="0" w:space="0" w:color="auto"/>
            <w:right w:val="none" w:sz="0" w:space="0" w:color="auto"/>
          </w:divBdr>
        </w:div>
        <w:div w:id="602301859">
          <w:marLeft w:val="640"/>
          <w:marRight w:val="0"/>
          <w:marTop w:val="0"/>
          <w:marBottom w:val="0"/>
          <w:divBdr>
            <w:top w:val="none" w:sz="0" w:space="0" w:color="auto"/>
            <w:left w:val="none" w:sz="0" w:space="0" w:color="auto"/>
            <w:bottom w:val="none" w:sz="0" w:space="0" w:color="auto"/>
            <w:right w:val="none" w:sz="0" w:space="0" w:color="auto"/>
          </w:divBdr>
        </w:div>
        <w:div w:id="682435738">
          <w:marLeft w:val="640"/>
          <w:marRight w:val="0"/>
          <w:marTop w:val="0"/>
          <w:marBottom w:val="0"/>
          <w:divBdr>
            <w:top w:val="none" w:sz="0" w:space="0" w:color="auto"/>
            <w:left w:val="none" w:sz="0" w:space="0" w:color="auto"/>
            <w:bottom w:val="none" w:sz="0" w:space="0" w:color="auto"/>
            <w:right w:val="none" w:sz="0" w:space="0" w:color="auto"/>
          </w:divBdr>
        </w:div>
        <w:div w:id="739059849">
          <w:marLeft w:val="640"/>
          <w:marRight w:val="0"/>
          <w:marTop w:val="0"/>
          <w:marBottom w:val="0"/>
          <w:divBdr>
            <w:top w:val="none" w:sz="0" w:space="0" w:color="auto"/>
            <w:left w:val="none" w:sz="0" w:space="0" w:color="auto"/>
            <w:bottom w:val="none" w:sz="0" w:space="0" w:color="auto"/>
            <w:right w:val="none" w:sz="0" w:space="0" w:color="auto"/>
          </w:divBdr>
        </w:div>
        <w:div w:id="746850737">
          <w:marLeft w:val="640"/>
          <w:marRight w:val="0"/>
          <w:marTop w:val="0"/>
          <w:marBottom w:val="0"/>
          <w:divBdr>
            <w:top w:val="none" w:sz="0" w:space="0" w:color="auto"/>
            <w:left w:val="none" w:sz="0" w:space="0" w:color="auto"/>
            <w:bottom w:val="none" w:sz="0" w:space="0" w:color="auto"/>
            <w:right w:val="none" w:sz="0" w:space="0" w:color="auto"/>
          </w:divBdr>
        </w:div>
        <w:div w:id="788358282">
          <w:marLeft w:val="640"/>
          <w:marRight w:val="0"/>
          <w:marTop w:val="0"/>
          <w:marBottom w:val="0"/>
          <w:divBdr>
            <w:top w:val="none" w:sz="0" w:space="0" w:color="auto"/>
            <w:left w:val="none" w:sz="0" w:space="0" w:color="auto"/>
            <w:bottom w:val="none" w:sz="0" w:space="0" w:color="auto"/>
            <w:right w:val="none" w:sz="0" w:space="0" w:color="auto"/>
          </w:divBdr>
        </w:div>
        <w:div w:id="798300418">
          <w:marLeft w:val="640"/>
          <w:marRight w:val="0"/>
          <w:marTop w:val="0"/>
          <w:marBottom w:val="0"/>
          <w:divBdr>
            <w:top w:val="none" w:sz="0" w:space="0" w:color="auto"/>
            <w:left w:val="none" w:sz="0" w:space="0" w:color="auto"/>
            <w:bottom w:val="none" w:sz="0" w:space="0" w:color="auto"/>
            <w:right w:val="none" w:sz="0" w:space="0" w:color="auto"/>
          </w:divBdr>
        </w:div>
        <w:div w:id="841815106">
          <w:marLeft w:val="640"/>
          <w:marRight w:val="0"/>
          <w:marTop w:val="0"/>
          <w:marBottom w:val="0"/>
          <w:divBdr>
            <w:top w:val="none" w:sz="0" w:space="0" w:color="auto"/>
            <w:left w:val="none" w:sz="0" w:space="0" w:color="auto"/>
            <w:bottom w:val="none" w:sz="0" w:space="0" w:color="auto"/>
            <w:right w:val="none" w:sz="0" w:space="0" w:color="auto"/>
          </w:divBdr>
        </w:div>
        <w:div w:id="873688723">
          <w:marLeft w:val="640"/>
          <w:marRight w:val="0"/>
          <w:marTop w:val="0"/>
          <w:marBottom w:val="0"/>
          <w:divBdr>
            <w:top w:val="none" w:sz="0" w:space="0" w:color="auto"/>
            <w:left w:val="none" w:sz="0" w:space="0" w:color="auto"/>
            <w:bottom w:val="none" w:sz="0" w:space="0" w:color="auto"/>
            <w:right w:val="none" w:sz="0" w:space="0" w:color="auto"/>
          </w:divBdr>
        </w:div>
        <w:div w:id="879129904">
          <w:marLeft w:val="640"/>
          <w:marRight w:val="0"/>
          <w:marTop w:val="0"/>
          <w:marBottom w:val="0"/>
          <w:divBdr>
            <w:top w:val="none" w:sz="0" w:space="0" w:color="auto"/>
            <w:left w:val="none" w:sz="0" w:space="0" w:color="auto"/>
            <w:bottom w:val="none" w:sz="0" w:space="0" w:color="auto"/>
            <w:right w:val="none" w:sz="0" w:space="0" w:color="auto"/>
          </w:divBdr>
        </w:div>
        <w:div w:id="929580660">
          <w:marLeft w:val="640"/>
          <w:marRight w:val="0"/>
          <w:marTop w:val="0"/>
          <w:marBottom w:val="0"/>
          <w:divBdr>
            <w:top w:val="none" w:sz="0" w:space="0" w:color="auto"/>
            <w:left w:val="none" w:sz="0" w:space="0" w:color="auto"/>
            <w:bottom w:val="none" w:sz="0" w:space="0" w:color="auto"/>
            <w:right w:val="none" w:sz="0" w:space="0" w:color="auto"/>
          </w:divBdr>
        </w:div>
        <w:div w:id="1078022194">
          <w:marLeft w:val="640"/>
          <w:marRight w:val="0"/>
          <w:marTop w:val="0"/>
          <w:marBottom w:val="0"/>
          <w:divBdr>
            <w:top w:val="none" w:sz="0" w:space="0" w:color="auto"/>
            <w:left w:val="none" w:sz="0" w:space="0" w:color="auto"/>
            <w:bottom w:val="none" w:sz="0" w:space="0" w:color="auto"/>
            <w:right w:val="none" w:sz="0" w:space="0" w:color="auto"/>
          </w:divBdr>
        </w:div>
        <w:div w:id="1079867841">
          <w:marLeft w:val="640"/>
          <w:marRight w:val="0"/>
          <w:marTop w:val="0"/>
          <w:marBottom w:val="0"/>
          <w:divBdr>
            <w:top w:val="none" w:sz="0" w:space="0" w:color="auto"/>
            <w:left w:val="none" w:sz="0" w:space="0" w:color="auto"/>
            <w:bottom w:val="none" w:sz="0" w:space="0" w:color="auto"/>
            <w:right w:val="none" w:sz="0" w:space="0" w:color="auto"/>
          </w:divBdr>
        </w:div>
        <w:div w:id="1093434521">
          <w:marLeft w:val="640"/>
          <w:marRight w:val="0"/>
          <w:marTop w:val="0"/>
          <w:marBottom w:val="0"/>
          <w:divBdr>
            <w:top w:val="none" w:sz="0" w:space="0" w:color="auto"/>
            <w:left w:val="none" w:sz="0" w:space="0" w:color="auto"/>
            <w:bottom w:val="none" w:sz="0" w:space="0" w:color="auto"/>
            <w:right w:val="none" w:sz="0" w:space="0" w:color="auto"/>
          </w:divBdr>
        </w:div>
        <w:div w:id="1135373028">
          <w:marLeft w:val="640"/>
          <w:marRight w:val="0"/>
          <w:marTop w:val="0"/>
          <w:marBottom w:val="0"/>
          <w:divBdr>
            <w:top w:val="none" w:sz="0" w:space="0" w:color="auto"/>
            <w:left w:val="none" w:sz="0" w:space="0" w:color="auto"/>
            <w:bottom w:val="none" w:sz="0" w:space="0" w:color="auto"/>
            <w:right w:val="none" w:sz="0" w:space="0" w:color="auto"/>
          </w:divBdr>
        </w:div>
        <w:div w:id="1147550591">
          <w:marLeft w:val="640"/>
          <w:marRight w:val="0"/>
          <w:marTop w:val="0"/>
          <w:marBottom w:val="0"/>
          <w:divBdr>
            <w:top w:val="none" w:sz="0" w:space="0" w:color="auto"/>
            <w:left w:val="none" w:sz="0" w:space="0" w:color="auto"/>
            <w:bottom w:val="none" w:sz="0" w:space="0" w:color="auto"/>
            <w:right w:val="none" w:sz="0" w:space="0" w:color="auto"/>
          </w:divBdr>
        </w:div>
        <w:div w:id="1151212898">
          <w:marLeft w:val="640"/>
          <w:marRight w:val="0"/>
          <w:marTop w:val="0"/>
          <w:marBottom w:val="0"/>
          <w:divBdr>
            <w:top w:val="none" w:sz="0" w:space="0" w:color="auto"/>
            <w:left w:val="none" w:sz="0" w:space="0" w:color="auto"/>
            <w:bottom w:val="none" w:sz="0" w:space="0" w:color="auto"/>
            <w:right w:val="none" w:sz="0" w:space="0" w:color="auto"/>
          </w:divBdr>
        </w:div>
        <w:div w:id="1245651075">
          <w:marLeft w:val="640"/>
          <w:marRight w:val="0"/>
          <w:marTop w:val="0"/>
          <w:marBottom w:val="0"/>
          <w:divBdr>
            <w:top w:val="none" w:sz="0" w:space="0" w:color="auto"/>
            <w:left w:val="none" w:sz="0" w:space="0" w:color="auto"/>
            <w:bottom w:val="none" w:sz="0" w:space="0" w:color="auto"/>
            <w:right w:val="none" w:sz="0" w:space="0" w:color="auto"/>
          </w:divBdr>
        </w:div>
        <w:div w:id="1279491211">
          <w:marLeft w:val="640"/>
          <w:marRight w:val="0"/>
          <w:marTop w:val="0"/>
          <w:marBottom w:val="0"/>
          <w:divBdr>
            <w:top w:val="none" w:sz="0" w:space="0" w:color="auto"/>
            <w:left w:val="none" w:sz="0" w:space="0" w:color="auto"/>
            <w:bottom w:val="none" w:sz="0" w:space="0" w:color="auto"/>
            <w:right w:val="none" w:sz="0" w:space="0" w:color="auto"/>
          </w:divBdr>
        </w:div>
        <w:div w:id="1287079281">
          <w:marLeft w:val="640"/>
          <w:marRight w:val="0"/>
          <w:marTop w:val="0"/>
          <w:marBottom w:val="0"/>
          <w:divBdr>
            <w:top w:val="none" w:sz="0" w:space="0" w:color="auto"/>
            <w:left w:val="none" w:sz="0" w:space="0" w:color="auto"/>
            <w:bottom w:val="none" w:sz="0" w:space="0" w:color="auto"/>
            <w:right w:val="none" w:sz="0" w:space="0" w:color="auto"/>
          </w:divBdr>
        </w:div>
        <w:div w:id="1305936716">
          <w:marLeft w:val="640"/>
          <w:marRight w:val="0"/>
          <w:marTop w:val="0"/>
          <w:marBottom w:val="0"/>
          <w:divBdr>
            <w:top w:val="none" w:sz="0" w:space="0" w:color="auto"/>
            <w:left w:val="none" w:sz="0" w:space="0" w:color="auto"/>
            <w:bottom w:val="none" w:sz="0" w:space="0" w:color="auto"/>
            <w:right w:val="none" w:sz="0" w:space="0" w:color="auto"/>
          </w:divBdr>
        </w:div>
        <w:div w:id="1345284410">
          <w:marLeft w:val="640"/>
          <w:marRight w:val="0"/>
          <w:marTop w:val="0"/>
          <w:marBottom w:val="0"/>
          <w:divBdr>
            <w:top w:val="none" w:sz="0" w:space="0" w:color="auto"/>
            <w:left w:val="none" w:sz="0" w:space="0" w:color="auto"/>
            <w:bottom w:val="none" w:sz="0" w:space="0" w:color="auto"/>
            <w:right w:val="none" w:sz="0" w:space="0" w:color="auto"/>
          </w:divBdr>
        </w:div>
        <w:div w:id="1389260190">
          <w:marLeft w:val="640"/>
          <w:marRight w:val="0"/>
          <w:marTop w:val="0"/>
          <w:marBottom w:val="0"/>
          <w:divBdr>
            <w:top w:val="none" w:sz="0" w:space="0" w:color="auto"/>
            <w:left w:val="none" w:sz="0" w:space="0" w:color="auto"/>
            <w:bottom w:val="none" w:sz="0" w:space="0" w:color="auto"/>
            <w:right w:val="none" w:sz="0" w:space="0" w:color="auto"/>
          </w:divBdr>
        </w:div>
        <w:div w:id="1391877345">
          <w:marLeft w:val="640"/>
          <w:marRight w:val="0"/>
          <w:marTop w:val="0"/>
          <w:marBottom w:val="0"/>
          <w:divBdr>
            <w:top w:val="none" w:sz="0" w:space="0" w:color="auto"/>
            <w:left w:val="none" w:sz="0" w:space="0" w:color="auto"/>
            <w:bottom w:val="none" w:sz="0" w:space="0" w:color="auto"/>
            <w:right w:val="none" w:sz="0" w:space="0" w:color="auto"/>
          </w:divBdr>
        </w:div>
        <w:div w:id="1658456121">
          <w:marLeft w:val="640"/>
          <w:marRight w:val="0"/>
          <w:marTop w:val="0"/>
          <w:marBottom w:val="0"/>
          <w:divBdr>
            <w:top w:val="none" w:sz="0" w:space="0" w:color="auto"/>
            <w:left w:val="none" w:sz="0" w:space="0" w:color="auto"/>
            <w:bottom w:val="none" w:sz="0" w:space="0" w:color="auto"/>
            <w:right w:val="none" w:sz="0" w:space="0" w:color="auto"/>
          </w:divBdr>
        </w:div>
        <w:div w:id="1677074245">
          <w:marLeft w:val="640"/>
          <w:marRight w:val="0"/>
          <w:marTop w:val="0"/>
          <w:marBottom w:val="0"/>
          <w:divBdr>
            <w:top w:val="none" w:sz="0" w:space="0" w:color="auto"/>
            <w:left w:val="none" w:sz="0" w:space="0" w:color="auto"/>
            <w:bottom w:val="none" w:sz="0" w:space="0" w:color="auto"/>
            <w:right w:val="none" w:sz="0" w:space="0" w:color="auto"/>
          </w:divBdr>
        </w:div>
        <w:div w:id="1677077483">
          <w:marLeft w:val="640"/>
          <w:marRight w:val="0"/>
          <w:marTop w:val="0"/>
          <w:marBottom w:val="0"/>
          <w:divBdr>
            <w:top w:val="none" w:sz="0" w:space="0" w:color="auto"/>
            <w:left w:val="none" w:sz="0" w:space="0" w:color="auto"/>
            <w:bottom w:val="none" w:sz="0" w:space="0" w:color="auto"/>
            <w:right w:val="none" w:sz="0" w:space="0" w:color="auto"/>
          </w:divBdr>
        </w:div>
        <w:div w:id="1829594534">
          <w:marLeft w:val="640"/>
          <w:marRight w:val="0"/>
          <w:marTop w:val="0"/>
          <w:marBottom w:val="0"/>
          <w:divBdr>
            <w:top w:val="none" w:sz="0" w:space="0" w:color="auto"/>
            <w:left w:val="none" w:sz="0" w:space="0" w:color="auto"/>
            <w:bottom w:val="none" w:sz="0" w:space="0" w:color="auto"/>
            <w:right w:val="none" w:sz="0" w:space="0" w:color="auto"/>
          </w:divBdr>
        </w:div>
        <w:div w:id="1843154862">
          <w:marLeft w:val="640"/>
          <w:marRight w:val="0"/>
          <w:marTop w:val="0"/>
          <w:marBottom w:val="0"/>
          <w:divBdr>
            <w:top w:val="none" w:sz="0" w:space="0" w:color="auto"/>
            <w:left w:val="none" w:sz="0" w:space="0" w:color="auto"/>
            <w:bottom w:val="none" w:sz="0" w:space="0" w:color="auto"/>
            <w:right w:val="none" w:sz="0" w:space="0" w:color="auto"/>
          </w:divBdr>
        </w:div>
        <w:div w:id="1921061794">
          <w:marLeft w:val="640"/>
          <w:marRight w:val="0"/>
          <w:marTop w:val="0"/>
          <w:marBottom w:val="0"/>
          <w:divBdr>
            <w:top w:val="none" w:sz="0" w:space="0" w:color="auto"/>
            <w:left w:val="none" w:sz="0" w:space="0" w:color="auto"/>
            <w:bottom w:val="none" w:sz="0" w:space="0" w:color="auto"/>
            <w:right w:val="none" w:sz="0" w:space="0" w:color="auto"/>
          </w:divBdr>
        </w:div>
        <w:div w:id="1927419821">
          <w:marLeft w:val="640"/>
          <w:marRight w:val="0"/>
          <w:marTop w:val="0"/>
          <w:marBottom w:val="0"/>
          <w:divBdr>
            <w:top w:val="none" w:sz="0" w:space="0" w:color="auto"/>
            <w:left w:val="none" w:sz="0" w:space="0" w:color="auto"/>
            <w:bottom w:val="none" w:sz="0" w:space="0" w:color="auto"/>
            <w:right w:val="none" w:sz="0" w:space="0" w:color="auto"/>
          </w:divBdr>
        </w:div>
        <w:div w:id="1934166061">
          <w:marLeft w:val="640"/>
          <w:marRight w:val="0"/>
          <w:marTop w:val="0"/>
          <w:marBottom w:val="0"/>
          <w:divBdr>
            <w:top w:val="none" w:sz="0" w:space="0" w:color="auto"/>
            <w:left w:val="none" w:sz="0" w:space="0" w:color="auto"/>
            <w:bottom w:val="none" w:sz="0" w:space="0" w:color="auto"/>
            <w:right w:val="none" w:sz="0" w:space="0" w:color="auto"/>
          </w:divBdr>
        </w:div>
        <w:div w:id="1968509243">
          <w:marLeft w:val="640"/>
          <w:marRight w:val="0"/>
          <w:marTop w:val="0"/>
          <w:marBottom w:val="0"/>
          <w:divBdr>
            <w:top w:val="none" w:sz="0" w:space="0" w:color="auto"/>
            <w:left w:val="none" w:sz="0" w:space="0" w:color="auto"/>
            <w:bottom w:val="none" w:sz="0" w:space="0" w:color="auto"/>
            <w:right w:val="none" w:sz="0" w:space="0" w:color="auto"/>
          </w:divBdr>
        </w:div>
        <w:div w:id="1972906987">
          <w:marLeft w:val="640"/>
          <w:marRight w:val="0"/>
          <w:marTop w:val="0"/>
          <w:marBottom w:val="0"/>
          <w:divBdr>
            <w:top w:val="none" w:sz="0" w:space="0" w:color="auto"/>
            <w:left w:val="none" w:sz="0" w:space="0" w:color="auto"/>
            <w:bottom w:val="none" w:sz="0" w:space="0" w:color="auto"/>
            <w:right w:val="none" w:sz="0" w:space="0" w:color="auto"/>
          </w:divBdr>
        </w:div>
        <w:div w:id="2011790542">
          <w:marLeft w:val="640"/>
          <w:marRight w:val="0"/>
          <w:marTop w:val="0"/>
          <w:marBottom w:val="0"/>
          <w:divBdr>
            <w:top w:val="none" w:sz="0" w:space="0" w:color="auto"/>
            <w:left w:val="none" w:sz="0" w:space="0" w:color="auto"/>
            <w:bottom w:val="none" w:sz="0" w:space="0" w:color="auto"/>
            <w:right w:val="none" w:sz="0" w:space="0" w:color="auto"/>
          </w:divBdr>
        </w:div>
        <w:div w:id="2026787476">
          <w:marLeft w:val="640"/>
          <w:marRight w:val="0"/>
          <w:marTop w:val="0"/>
          <w:marBottom w:val="0"/>
          <w:divBdr>
            <w:top w:val="none" w:sz="0" w:space="0" w:color="auto"/>
            <w:left w:val="none" w:sz="0" w:space="0" w:color="auto"/>
            <w:bottom w:val="none" w:sz="0" w:space="0" w:color="auto"/>
            <w:right w:val="none" w:sz="0" w:space="0" w:color="auto"/>
          </w:divBdr>
        </w:div>
        <w:div w:id="2064677647">
          <w:marLeft w:val="640"/>
          <w:marRight w:val="0"/>
          <w:marTop w:val="0"/>
          <w:marBottom w:val="0"/>
          <w:divBdr>
            <w:top w:val="none" w:sz="0" w:space="0" w:color="auto"/>
            <w:left w:val="none" w:sz="0" w:space="0" w:color="auto"/>
            <w:bottom w:val="none" w:sz="0" w:space="0" w:color="auto"/>
            <w:right w:val="none" w:sz="0" w:space="0" w:color="auto"/>
          </w:divBdr>
        </w:div>
        <w:div w:id="2088501427">
          <w:marLeft w:val="640"/>
          <w:marRight w:val="0"/>
          <w:marTop w:val="0"/>
          <w:marBottom w:val="0"/>
          <w:divBdr>
            <w:top w:val="none" w:sz="0" w:space="0" w:color="auto"/>
            <w:left w:val="none" w:sz="0" w:space="0" w:color="auto"/>
            <w:bottom w:val="none" w:sz="0" w:space="0" w:color="auto"/>
            <w:right w:val="none" w:sz="0" w:space="0" w:color="auto"/>
          </w:divBdr>
        </w:div>
        <w:div w:id="2092000814">
          <w:marLeft w:val="640"/>
          <w:marRight w:val="0"/>
          <w:marTop w:val="0"/>
          <w:marBottom w:val="0"/>
          <w:divBdr>
            <w:top w:val="none" w:sz="0" w:space="0" w:color="auto"/>
            <w:left w:val="none" w:sz="0" w:space="0" w:color="auto"/>
            <w:bottom w:val="none" w:sz="0" w:space="0" w:color="auto"/>
            <w:right w:val="none" w:sz="0" w:space="0" w:color="auto"/>
          </w:divBdr>
        </w:div>
      </w:divsChild>
    </w:div>
    <w:div w:id="1205219373">
      <w:bodyDiv w:val="1"/>
      <w:marLeft w:val="0"/>
      <w:marRight w:val="0"/>
      <w:marTop w:val="0"/>
      <w:marBottom w:val="0"/>
      <w:divBdr>
        <w:top w:val="none" w:sz="0" w:space="0" w:color="auto"/>
        <w:left w:val="none" w:sz="0" w:space="0" w:color="auto"/>
        <w:bottom w:val="none" w:sz="0" w:space="0" w:color="auto"/>
        <w:right w:val="none" w:sz="0" w:space="0" w:color="auto"/>
      </w:divBdr>
      <w:divsChild>
        <w:div w:id="103352733">
          <w:marLeft w:val="640"/>
          <w:marRight w:val="0"/>
          <w:marTop w:val="0"/>
          <w:marBottom w:val="0"/>
          <w:divBdr>
            <w:top w:val="none" w:sz="0" w:space="0" w:color="auto"/>
            <w:left w:val="none" w:sz="0" w:space="0" w:color="auto"/>
            <w:bottom w:val="none" w:sz="0" w:space="0" w:color="auto"/>
            <w:right w:val="none" w:sz="0" w:space="0" w:color="auto"/>
          </w:divBdr>
        </w:div>
        <w:div w:id="207302100">
          <w:marLeft w:val="640"/>
          <w:marRight w:val="0"/>
          <w:marTop w:val="0"/>
          <w:marBottom w:val="0"/>
          <w:divBdr>
            <w:top w:val="none" w:sz="0" w:space="0" w:color="auto"/>
            <w:left w:val="none" w:sz="0" w:space="0" w:color="auto"/>
            <w:bottom w:val="none" w:sz="0" w:space="0" w:color="auto"/>
            <w:right w:val="none" w:sz="0" w:space="0" w:color="auto"/>
          </w:divBdr>
        </w:div>
        <w:div w:id="258300571">
          <w:marLeft w:val="640"/>
          <w:marRight w:val="0"/>
          <w:marTop w:val="0"/>
          <w:marBottom w:val="0"/>
          <w:divBdr>
            <w:top w:val="none" w:sz="0" w:space="0" w:color="auto"/>
            <w:left w:val="none" w:sz="0" w:space="0" w:color="auto"/>
            <w:bottom w:val="none" w:sz="0" w:space="0" w:color="auto"/>
            <w:right w:val="none" w:sz="0" w:space="0" w:color="auto"/>
          </w:divBdr>
        </w:div>
        <w:div w:id="346059496">
          <w:marLeft w:val="640"/>
          <w:marRight w:val="0"/>
          <w:marTop w:val="0"/>
          <w:marBottom w:val="0"/>
          <w:divBdr>
            <w:top w:val="none" w:sz="0" w:space="0" w:color="auto"/>
            <w:left w:val="none" w:sz="0" w:space="0" w:color="auto"/>
            <w:bottom w:val="none" w:sz="0" w:space="0" w:color="auto"/>
            <w:right w:val="none" w:sz="0" w:space="0" w:color="auto"/>
          </w:divBdr>
        </w:div>
        <w:div w:id="388463370">
          <w:marLeft w:val="640"/>
          <w:marRight w:val="0"/>
          <w:marTop w:val="0"/>
          <w:marBottom w:val="0"/>
          <w:divBdr>
            <w:top w:val="none" w:sz="0" w:space="0" w:color="auto"/>
            <w:left w:val="none" w:sz="0" w:space="0" w:color="auto"/>
            <w:bottom w:val="none" w:sz="0" w:space="0" w:color="auto"/>
            <w:right w:val="none" w:sz="0" w:space="0" w:color="auto"/>
          </w:divBdr>
        </w:div>
        <w:div w:id="451942210">
          <w:marLeft w:val="640"/>
          <w:marRight w:val="0"/>
          <w:marTop w:val="0"/>
          <w:marBottom w:val="0"/>
          <w:divBdr>
            <w:top w:val="none" w:sz="0" w:space="0" w:color="auto"/>
            <w:left w:val="none" w:sz="0" w:space="0" w:color="auto"/>
            <w:bottom w:val="none" w:sz="0" w:space="0" w:color="auto"/>
            <w:right w:val="none" w:sz="0" w:space="0" w:color="auto"/>
          </w:divBdr>
        </w:div>
        <w:div w:id="663706923">
          <w:marLeft w:val="640"/>
          <w:marRight w:val="0"/>
          <w:marTop w:val="0"/>
          <w:marBottom w:val="0"/>
          <w:divBdr>
            <w:top w:val="none" w:sz="0" w:space="0" w:color="auto"/>
            <w:left w:val="none" w:sz="0" w:space="0" w:color="auto"/>
            <w:bottom w:val="none" w:sz="0" w:space="0" w:color="auto"/>
            <w:right w:val="none" w:sz="0" w:space="0" w:color="auto"/>
          </w:divBdr>
        </w:div>
        <w:div w:id="668868950">
          <w:marLeft w:val="640"/>
          <w:marRight w:val="0"/>
          <w:marTop w:val="0"/>
          <w:marBottom w:val="0"/>
          <w:divBdr>
            <w:top w:val="none" w:sz="0" w:space="0" w:color="auto"/>
            <w:left w:val="none" w:sz="0" w:space="0" w:color="auto"/>
            <w:bottom w:val="none" w:sz="0" w:space="0" w:color="auto"/>
            <w:right w:val="none" w:sz="0" w:space="0" w:color="auto"/>
          </w:divBdr>
        </w:div>
        <w:div w:id="750348074">
          <w:marLeft w:val="640"/>
          <w:marRight w:val="0"/>
          <w:marTop w:val="0"/>
          <w:marBottom w:val="0"/>
          <w:divBdr>
            <w:top w:val="none" w:sz="0" w:space="0" w:color="auto"/>
            <w:left w:val="none" w:sz="0" w:space="0" w:color="auto"/>
            <w:bottom w:val="none" w:sz="0" w:space="0" w:color="auto"/>
            <w:right w:val="none" w:sz="0" w:space="0" w:color="auto"/>
          </w:divBdr>
        </w:div>
        <w:div w:id="757795151">
          <w:marLeft w:val="640"/>
          <w:marRight w:val="0"/>
          <w:marTop w:val="0"/>
          <w:marBottom w:val="0"/>
          <w:divBdr>
            <w:top w:val="none" w:sz="0" w:space="0" w:color="auto"/>
            <w:left w:val="none" w:sz="0" w:space="0" w:color="auto"/>
            <w:bottom w:val="none" w:sz="0" w:space="0" w:color="auto"/>
            <w:right w:val="none" w:sz="0" w:space="0" w:color="auto"/>
          </w:divBdr>
        </w:div>
        <w:div w:id="823930280">
          <w:marLeft w:val="640"/>
          <w:marRight w:val="0"/>
          <w:marTop w:val="0"/>
          <w:marBottom w:val="0"/>
          <w:divBdr>
            <w:top w:val="none" w:sz="0" w:space="0" w:color="auto"/>
            <w:left w:val="none" w:sz="0" w:space="0" w:color="auto"/>
            <w:bottom w:val="none" w:sz="0" w:space="0" w:color="auto"/>
            <w:right w:val="none" w:sz="0" w:space="0" w:color="auto"/>
          </w:divBdr>
        </w:div>
        <w:div w:id="883711860">
          <w:marLeft w:val="640"/>
          <w:marRight w:val="0"/>
          <w:marTop w:val="0"/>
          <w:marBottom w:val="0"/>
          <w:divBdr>
            <w:top w:val="none" w:sz="0" w:space="0" w:color="auto"/>
            <w:left w:val="none" w:sz="0" w:space="0" w:color="auto"/>
            <w:bottom w:val="none" w:sz="0" w:space="0" w:color="auto"/>
            <w:right w:val="none" w:sz="0" w:space="0" w:color="auto"/>
          </w:divBdr>
        </w:div>
        <w:div w:id="888998382">
          <w:marLeft w:val="640"/>
          <w:marRight w:val="0"/>
          <w:marTop w:val="0"/>
          <w:marBottom w:val="0"/>
          <w:divBdr>
            <w:top w:val="none" w:sz="0" w:space="0" w:color="auto"/>
            <w:left w:val="none" w:sz="0" w:space="0" w:color="auto"/>
            <w:bottom w:val="none" w:sz="0" w:space="0" w:color="auto"/>
            <w:right w:val="none" w:sz="0" w:space="0" w:color="auto"/>
          </w:divBdr>
        </w:div>
        <w:div w:id="1453286669">
          <w:marLeft w:val="640"/>
          <w:marRight w:val="0"/>
          <w:marTop w:val="0"/>
          <w:marBottom w:val="0"/>
          <w:divBdr>
            <w:top w:val="none" w:sz="0" w:space="0" w:color="auto"/>
            <w:left w:val="none" w:sz="0" w:space="0" w:color="auto"/>
            <w:bottom w:val="none" w:sz="0" w:space="0" w:color="auto"/>
            <w:right w:val="none" w:sz="0" w:space="0" w:color="auto"/>
          </w:divBdr>
        </w:div>
        <w:div w:id="1455245375">
          <w:marLeft w:val="640"/>
          <w:marRight w:val="0"/>
          <w:marTop w:val="0"/>
          <w:marBottom w:val="0"/>
          <w:divBdr>
            <w:top w:val="none" w:sz="0" w:space="0" w:color="auto"/>
            <w:left w:val="none" w:sz="0" w:space="0" w:color="auto"/>
            <w:bottom w:val="none" w:sz="0" w:space="0" w:color="auto"/>
            <w:right w:val="none" w:sz="0" w:space="0" w:color="auto"/>
          </w:divBdr>
        </w:div>
        <w:div w:id="1501038254">
          <w:marLeft w:val="640"/>
          <w:marRight w:val="0"/>
          <w:marTop w:val="0"/>
          <w:marBottom w:val="0"/>
          <w:divBdr>
            <w:top w:val="none" w:sz="0" w:space="0" w:color="auto"/>
            <w:left w:val="none" w:sz="0" w:space="0" w:color="auto"/>
            <w:bottom w:val="none" w:sz="0" w:space="0" w:color="auto"/>
            <w:right w:val="none" w:sz="0" w:space="0" w:color="auto"/>
          </w:divBdr>
        </w:div>
        <w:div w:id="1636569774">
          <w:marLeft w:val="640"/>
          <w:marRight w:val="0"/>
          <w:marTop w:val="0"/>
          <w:marBottom w:val="0"/>
          <w:divBdr>
            <w:top w:val="none" w:sz="0" w:space="0" w:color="auto"/>
            <w:left w:val="none" w:sz="0" w:space="0" w:color="auto"/>
            <w:bottom w:val="none" w:sz="0" w:space="0" w:color="auto"/>
            <w:right w:val="none" w:sz="0" w:space="0" w:color="auto"/>
          </w:divBdr>
        </w:div>
        <w:div w:id="1694185934">
          <w:marLeft w:val="640"/>
          <w:marRight w:val="0"/>
          <w:marTop w:val="0"/>
          <w:marBottom w:val="0"/>
          <w:divBdr>
            <w:top w:val="none" w:sz="0" w:space="0" w:color="auto"/>
            <w:left w:val="none" w:sz="0" w:space="0" w:color="auto"/>
            <w:bottom w:val="none" w:sz="0" w:space="0" w:color="auto"/>
            <w:right w:val="none" w:sz="0" w:space="0" w:color="auto"/>
          </w:divBdr>
        </w:div>
        <w:div w:id="1715688141">
          <w:marLeft w:val="640"/>
          <w:marRight w:val="0"/>
          <w:marTop w:val="0"/>
          <w:marBottom w:val="0"/>
          <w:divBdr>
            <w:top w:val="none" w:sz="0" w:space="0" w:color="auto"/>
            <w:left w:val="none" w:sz="0" w:space="0" w:color="auto"/>
            <w:bottom w:val="none" w:sz="0" w:space="0" w:color="auto"/>
            <w:right w:val="none" w:sz="0" w:space="0" w:color="auto"/>
          </w:divBdr>
        </w:div>
        <w:div w:id="1798521681">
          <w:marLeft w:val="640"/>
          <w:marRight w:val="0"/>
          <w:marTop w:val="0"/>
          <w:marBottom w:val="0"/>
          <w:divBdr>
            <w:top w:val="none" w:sz="0" w:space="0" w:color="auto"/>
            <w:left w:val="none" w:sz="0" w:space="0" w:color="auto"/>
            <w:bottom w:val="none" w:sz="0" w:space="0" w:color="auto"/>
            <w:right w:val="none" w:sz="0" w:space="0" w:color="auto"/>
          </w:divBdr>
        </w:div>
        <w:div w:id="1836846637">
          <w:marLeft w:val="640"/>
          <w:marRight w:val="0"/>
          <w:marTop w:val="0"/>
          <w:marBottom w:val="0"/>
          <w:divBdr>
            <w:top w:val="none" w:sz="0" w:space="0" w:color="auto"/>
            <w:left w:val="none" w:sz="0" w:space="0" w:color="auto"/>
            <w:bottom w:val="none" w:sz="0" w:space="0" w:color="auto"/>
            <w:right w:val="none" w:sz="0" w:space="0" w:color="auto"/>
          </w:divBdr>
        </w:div>
        <w:div w:id="1843273717">
          <w:marLeft w:val="640"/>
          <w:marRight w:val="0"/>
          <w:marTop w:val="0"/>
          <w:marBottom w:val="0"/>
          <w:divBdr>
            <w:top w:val="none" w:sz="0" w:space="0" w:color="auto"/>
            <w:left w:val="none" w:sz="0" w:space="0" w:color="auto"/>
            <w:bottom w:val="none" w:sz="0" w:space="0" w:color="auto"/>
            <w:right w:val="none" w:sz="0" w:space="0" w:color="auto"/>
          </w:divBdr>
        </w:div>
        <w:div w:id="1853907806">
          <w:marLeft w:val="640"/>
          <w:marRight w:val="0"/>
          <w:marTop w:val="0"/>
          <w:marBottom w:val="0"/>
          <w:divBdr>
            <w:top w:val="none" w:sz="0" w:space="0" w:color="auto"/>
            <w:left w:val="none" w:sz="0" w:space="0" w:color="auto"/>
            <w:bottom w:val="none" w:sz="0" w:space="0" w:color="auto"/>
            <w:right w:val="none" w:sz="0" w:space="0" w:color="auto"/>
          </w:divBdr>
        </w:div>
        <w:div w:id="1878737186">
          <w:marLeft w:val="640"/>
          <w:marRight w:val="0"/>
          <w:marTop w:val="0"/>
          <w:marBottom w:val="0"/>
          <w:divBdr>
            <w:top w:val="none" w:sz="0" w:space="0" w:color="auto"/>
            <w:left w:val="none" w:sz="0" w:space="0" w:color="auto"/>
            <w:bottom w:val="none" w:sz="0" w:space="0" w:color="auto"/>
            <w:right w:val="none" w:sz="0" w:space="0" w:color="auto"/>
          </w:divBdr>
        </w:div>
        <w:div w:id="1919635733">
          <w:marLeft w:val="640"/>
          <w:marRight w:val="0"/>
          <w:marTop w:val="0"/>
          <w:marBottom w:val="0"/>
          <w:divBdr>
            <w:top w:val="none" w:sz="0" w:space="0" w:color="auto"/>
            <w:left w:val="none" w:sz="0" w:space="0" w:color="auto"/>
            <w:bottom w:val="none" w:sz="0" w:space="0" w:color="auto"/>
            <w:right w:val="none" w:sz="0" w:space="0" w:color="auto"/>
          </w:divBdr>
        </w:div>
        <w:div w:id="2050563922">
          <w:marLeft w:val="640"/>
          <w:marRight w:val="0"/>
          <w:marTop w:val="0"/>
          <w:marBottom w:val="0"/>
          <w:divBdr>
            <w:top w:val="none" w:sz="0" w:space="0" w:color="auto"/>
            <w:left w:val="none" w:sz="0" w:space="0" w:color="auto"/>
            <w:bottom w:val="none" w:sz="0" w:space="0" w:color="auto"/>
            <w:right w:val="none" w:sz="0" w:space="0" w:color="auto"/>
          </w:divBdr>
        </w:div>
        <w:div w:id="2119908034">
          <w:marLeft w:val="640"/>
          <w:marRight w:val="0"/>
          <w:marTop w:val="0"/>
          <w:marBottom w:val="0"/>
          <w:divBdr>
            <w:top w:val="none" w:sz="0" w:space="0" w:color="auto"/>
            <w:left w:val="none" w:sz="0" w:space="0" w:color="auto"/>
            <w:bottom w:val="none" w:sz="0" w:space="0" w:color="auto"/>
            <w:right w:val="none" w:sz="0" w:space="0" w:color="auto"/>
          </w:divBdr>
        </w:div>
      </w:divsChild>
    </w:div>
    <w:div w:id="1207371294">
      <w:marLeft w:val="640"/>
      <w:marRight w:val="0"/>
      <w:marTop w:val="0"/>
      <w:marBottom w:val="0"/>
      <w:divBdr>
        <w:top w:val="none" w:sz="0" w:space="0" w:color="auto"/>
        <w:left w:val="none" w:sz="0" w:space="0" w:color="auto"/>
        <w:bottom w:val="none" w:sz="0" w:space="0" w:color="auto"/>
        <w:right w:val="none" w:sz="0" w:space="0" w:color="auto"/>
      </w:divBdr>
    </w:div>
    <w:div w:id="1209414550">
      <w:marLeft w:val="0"/>
      <w:marRight w:val="0"/>
      <w:marTop w:val="0"/>
      <w:marBottom w:val="0"/>
      <w:divBdr>
        <w:top w:val="none" w:sz="0" w:space="0" w:color="auto"/>
        <w:left w:val="none" w:sz="0" w:space="0" w:color="auto"/>
        <w:bottom w:val="none" w:sz="0" w:space="0" w:color="auto"/>
        <w:right w:val="none" w:sz="0" w:space="0" w:color="auto"/>
      </w:divBdr>
    </w:div>
    <w:div w:id="1209606869">
      <w:marLeft w:val="640"/>
      <w:marRight w:val="0"/>
      <w:marTop w:val="0"/>
      <w:marBottom w:val="0"/>
      <w:divBdr>
        <w:top w:val="none" w:sz="0" w:space="0" w:color="auto"/>
        <w:left w:val="none" w:sz="0" w:space="0" w:color="auto"/>
        <w:bottom w:val="none" w:sz="0" w:space="0" w:color="auto"/>
        <w:right w:val="none" w:sz="0" w:space="0" w:color="auto"/>
      </w:divBdr>
    </w:div>
    <w:div w:id="1210219431">
      <w:marLeft w:val="0"/>
      <w:marRight w:val="0"/>
      <w:marTop w:val="0"/>
      <w:marBottom w:val="0"/>
      <w:divBdr>
        <w:top w:val="none" w:sz="0" w:space="0" w:color="auto"/>
        <w:left w:val="none" w:sz="0" w:space="0" w:color="auto"/>
        <w:bottom w:val="none" w:sz="0" w:space="0" w:color="auto"/>
        <w:right w:val="none" w:sz="0" w:space="0" w:color="auto"/>
      </w:divBdr>
    </w:div>
    <w:div w:id="1210654365">
      <w:bodyDiv w:val="1"/>
      <w:marLeft w:val="0"/>
      <w:marRight w:val="0"/>
      <w:marTop w:val="0"/>
      <w:marBottom w:val="0"/>
      <w:divBdr>
        <w:top w:val="none" w:sz="0" w:space="0" w:color="auto"/>
        <w:left w:val="none" w:sz="0" w:space="0" w:color="auto"/>
        <w:bottom w:val="none" w:sz="0" w:space="0" w:color="auto"/>
        <w:right w:val="none" w:sz="0" w:space="0" w:color="auto"/>
      </w:divBdr>
      <w:divsChild>
        <w:div w:id="30963843">
          <w:marLeft w:val="640"/>
          <w:marRight w:val="0"/>
          <w:marTop w:val="0"/>
          <w:marBottom w:val="0"/>
          <w:divBdr>
            <w:top w:val="none" w:sz="0" w:space="0" w:color="auto"/>
            <w:left w:val="none" w:sz="0" w:space="0" w:color="auto"/>
            <w:bottom w:val="none" w:sz="0" w:space="0" w:color="auto"/>
            <w:right w:val="none" w:sz="0" w:space="0" w:color="auto"/>
          </w:divBdr>
        </w:div>
        <w:div w:id="93521011">
          <w:marLeft w:val="640"/>
          <w:marRight w:val="0"/>
          <w:marTop w:val="0"/>
          <w:marBottom w:val="0"/>
          <w:divBdr>
            <w:top w:val="none" w:sz="0" w:space="0" w:color="auto"/>
            <w:left w:val="none" w:sz="0" w:space="0" w:color="auto"/>
            <w:bottom w:val="none" w:sz="0" w:space="0" w:color="auto"/>
            <w:right w:val="none" w:sz="0" w:space="0" w:color="auto"/>
          </w:divBdr>
        </w:div>
        <w:div w:id="122693817">
          <w:marLeft w:val="640"/>
          <w:marRight w:val="0"/>
          <w:marTop w:val="0"/>
          <w:marBottom w:val="0"/>
          <w:divBdr>
            <w:top w:val="none" w:sz="0" w:space="0" w:color="auto"/>
            <w:left w:val="none" w:sz="0" w:space="0" w:color="auto"/>
            <w:bottom w:val="none" w:sz="0" w:space="0" w:color="auto"/>
            <w:right w:val="none" w:sz="0" w:space="0" w:color="auto"/>
          </w:divBdr>
        </w:div>
        <w:div w:id="149372099">
          <w:marLeft w:val="640"/>
          <w:marRight w:val="0"/>
          <w:marTop w:val="0"/>
          <w:marBottom w:val="0"/>
          <w:divBdr>
            <w:top w:val="none" w:sz="0" w:space="0" w:color="auto"/>
            <w:left w:val="none" w:sz="0" w:space="0" w:color="auto"/>
            <w:bottom w:val="none" w:sz="0" w:space="0" w:color="auto"/>
            <w:right w:val="none" w:sz="0" w:space="0" w:color="auto"/>
          </w:divBdr>
        </w:div>
        <w:div w:id="163590364">
          <w:marLeft w:val="640"/>
          <w:marRight w:val="0"/>
          <w:marTop w:val="0"/>
          <w:marBottom w:val="0"/>
          <w:divBdr>
            <w:top w:val="none" w:sz="0" w:space="0" w:color="auto"/>
            <w:left w:val="none" w:sz="0" w:space="0" w:color="auto"/>
            <w:bottom w:val="none" w:sz="0" w:space="0" w:color="auto"/>
            <w:right w:val="none" w:sz="0" w:space="0" w:color="auto"/>
          </w:divBdr>
        </w:div>
        <w:div w:id="180047206">
          <w:marLeft w:val="640"/>
          <w:marRight w:val="0"/>
          <w:marTop w:val="0"/>
          <w:marBottom w:val="0"/>
          <w:divBdr>
            <w:top w:val="none" w:sz="0" w:space="0" w:color="auto"/>
            <w:left w:val="none" w:sz="0" w:space="0" w:color="auto"/>
            <w:bottom w:val="none" w:sz="0" w:space="0" w:color="auto"/>
            <w:right w:val="none" w:sz="0" w:space="0" w:color="auto"/>
          </w:divBdr>
        </w:div>
        <w:div w:id="222105972">
          <w:marLeft w:val="640"/>
          <w:marRight w:val="0"/>
          <w:marTop w:val="0"/>
          <w:marBottom w:val="0"/>
          <w:divBdr>
            <w:top w:val="none" w:sz="0" w:space="0" w:color="auto"/>
            <w:left w:val="none" w:sz="0" w:space="0" w:color="auto"/>
            <w:bottom w:val="none" w:sz="0" w:space="0" w:color="auto"/>
            <w:right w:val="none" w:sz="0" w:space="0" w:color="auto"/>
          </w:divBdr>
        </w:div>
        <w:div w:id="285280974">
          <w:marLeft w:val="640"/>
          <w:marRight w:val="0"/>
          <w:marTop w:val="0"/>
          <w:marBottom w:val="0"/>
          <w:divBdr>
            <w:top w:val="none" w:sz="0" w:space="0" w:color="auto"/>
            <w:left w:val="none" w:sz="0" w:space="0" w:color="auto"/>
            <w:bottom w:val="none" w:sz="0" w:space="0" w:color="auto"/>
            <w:right w:val="none" w:sz="0" w:space="0" w:color="auto"/>
          </w:divBdr>
        </w:div>
        <w:div w:id="358774289">
          <w:marLeft w:val="640"/>
          <w:marRight w:val="0"/>
          <w:marTop w:val="0"/>
          <w:marBottom w:val="0"/>
          <w:divBdr>
            <w:top w:val="none" w:sz="0" w:space="0" w:color="auto"/>
            <w:left w:val="none" w:sz="0" w:space="0" w:color="auto"/>
            <w:bottom w:val="none" w:sz="0" w:space="0" w:color="auto"/>
            <w:right w:val="none" w:sz="0" w:space="0" w:color="auto"/>
          </w:divBdr>
        </w:div>
        <w:div w:id="389816548">
          <w:marLeft w:val="640"/>
          <w:marRight w:val="0"/>
          <w:marTop w:val="0"/>
          <w:marBottom w:val="0"/>
          <w:divBdr>
            <w:top w:val="none" w:sz="0" w:space="0" w:color="auto"/>
            <w:left w:val="none" w:sz="0" w:space="0" w:color="auto"/>
            <w:bottom w:val="none" w:sz="0" w:space="0" w:color="auto"/>
            <w:right w:val="none" w:sz="0" w:space="0" w:color="auto"/>
          </w:divBdr>
        </w:div>
        <w:div w:id="437332286">
          <w:marLeft w:val="640"/>
          <w:marRight w:val="0"/>
          <w:marTop w:val="0"/>
          <w:marBottom w:val="0"/>
          <w:divBdr>
            <w:top w:val="none" w:sz="0" w:space="0" w:color="auto"/>
            <w:left w:val="none" w:sz="0" w:space="0" w:color="auto"/>
            <w:bottom w:val="none" w:sz="0" w:space="0" w:color="auto"/>
            <w:right w:val="none" w:sz="0" w:space="0" w:color="auto"/>
          </w:divBdr>
        </w:div>
        <w:div w:id="509835051">
          <w:marLeft w:val="640"/>
          <w:marRight w:val="0"/>
          <w:marTop w:val="0"/>
          <w:marBottom w:val="0"/>
          <w:divBdr>
            <w:top w:val="none" w:sz="0" w:space="0" w:color="auto"/>
            <w:left w:val="none" w:sz="0" w:space="0" w:color="auto"/>
            <w:bottom w:val="none" w:sz="0" w:space="0" w:color="auto"/>
            <w:right w:val="none" w:sz="0" w:space="0" w:color="auto"/>
          </w:divBdr>
        </w:div>
        <w:div w:id="598870691">
          <w:marLeft w:val="640"/>
          <w:marRight w:val="0"/>
          <w:marTop w:val="0"/>
          <w:marBottom w:val="0"/>
          <w:divBdr>
            <w:top w:val="none" w:sz="0" w:space="0" w:color="auto"/>
            <w:left w:val="none" w:sz="0" w:space="0" w:color="auto"/>
            <w:bottom w:val="none" w:sz="0" w:space="0" w:color="auto"/>
            <w:right w:val="none" w:sz="0" w:space="0" w:color="auto"/>
          </w:divBdr>
        </w:div>
        <w:div w:id="614752121">
          <w:marLeft w:val="640"/>
          <w:marRight w:val="0"/>
          <w:marTop w:val="0"/>
          <w:marBottom w:val="0"/>
          <w:divBdr>
            <w:top w:val="none" w:sz="0" w:space="0" w:color="auto"/>
            <w:left w:val="none" w:sz="0" w:space="0" w:color="auto"/>
            <w:bottom w:val="none" w:sz="0" w:space="0" w:color="auto"/>
            <w:right w:val="none" w:sz="0" w:space="0" w:color="auto"/>
          </w:divBdr>
        </w:div>
        <w:div w:id="650404646">
          <w:marLeft w:val="640"/>
          <w:marRight w:val="0"/>
          <w:marTop w:val="0"/>
          <w:marBottom w:val="0"/>
          <w:divBdr>
            <w:top w:val="none" w:sz="0" w:space="0" w:color="auto"/>
            <w:left w:val="none" w:sz="0" w:space="0" w:color="auto"/>
            <w:bottom w:val="none" w:sz="0" w:space="0" w:color="auto"/>
            <w:right w:val="none" w:sz="0" w:space="0" w:color="auto"/>
          </w:divBdr>
        </w:div>
        <w:div w:id="686752949">
          <w:marLeft w:val="640"/>
          <w:marRight w:val="0"/>
          <w:marTop w:val="0"/>
          <w:marBottom w:val="0"/>
          <w:divBdr>
            <w:top w:val="none" w:sz="0" w:space="0" w:color="auto"/>
            <w:left w:val="none" w:sz="0" w:space="0" w:color="auto"/>
            <w:bottom w:val="none" w:sz="0" w:space="0" w:color="auto"/>
            <w:right w:val="none" w:sz="0" w:space="0" w:color="auto"/>
          </w:divBdr>
        </w:div>
        <w:div w:id="761603679">
          <w:marLeft w:val="640"/>
          <w:marRight w:val="0"/>
          <w:marTop w:val="0"/>
          <w:marBottom w:val="0"/>
          <w:divBdr>
            <w:top w:val="none" w:sz="0" w:space="0" w:color="auto"/>
            <w:left w:val="none" w:sz="0" w:space="0" w:color="auto"/>
            <w:bottom w:val="none" w:sz="0" w:space="0" w:color="auto"/>
            <w:right w:val="none" w:sz="0" w:space="0" w:color="auto"/>
          </w:divBdr>
        </w:div>
        <w:div w:id="780608357">
          <w:marLeft w:val="640"/>
          <w:marRight w:val="0"/>
          <w:marTop w:val="0"/>
          <w:marBottom w:val="0"/>
          <w:divBdr>
            <w:top w:val="none" w:sz="0" w:space="0" w:color="auto"/>
            <w:left w:val="none" w:sz="0" w:space="0" w:color="auto"/>
            <w:bottom w:val="none" w:sz="0" w:space="0" w:color="auto"/>
            <w:right w:val="none" w:sz="0" w:space="0" w:color="auto"/>
          </w:divBdr>
        </w:div>
        <w:div w:id="784420099">
          <w:marLeft w:val="640"/>
          <w:marRight w:val="0"/>
          <w:marTop w:val="0"/>
          <w:marBottom w:val="0"/>
          <w:divBdr>
            <w:top w:val="none" w:sz="0" w:space="0" w:color="auto"/>
            <w:left w:val="none" w:sz="0" w:space="0" w:color="auto"/>
            <w:bottom w:val="none" w:sz="0" w:space="0" w:color="auto"/>
            <w:right w:val="none" w:sz="0" w:space="0" w:color="auto"/>
          </w:divBdr>
        </w:div>
        <w:div w:id="816533149">
          <w:marLeft w:val="640"/>
          <w:marRight w:val="0"/>
          <w:marTop w:val="0"/>
          <w:marBottom w:val="0"/>
          <w:divBdr>
            <w:top w:val="none" w:sz="0" w:space="0" w:color="auto"/>
            <w:left w:val="none" w:sz="0" w:space="0" w:color="auto"/>
            <w:bottom w:val="none" w:sz="0" w:space="0" w:color="auto"/>
            <w:right w:val="none" w:sz="0" w:space="0" w:color="auto"/>
          </w:divBdr>
        </w:div>
        <w:div w:id="853885359">
          <w:marLeft w:val="640"/>
          <w:marRight w:val="0"/>
          <w:marTop w:val="0"/>
          <w:marBottom w:val="0"/>
          <w:divBdr>
            <w:top w:val="none" w:sz="0" w:space="0" w:color="auto"/>
            <w:left w:val="none" w:sz="0" w:space="0" w:color="auto"/>
            <w:bottom w:val="none" w:sz="0" w:space="0" w:color="auto"/>
            <w:right w:val="none" w:sz="0" w:space="0" w:color="auto"/>
          </w:divBdr>
        </w:div>
        <w:div w:id="937441683">
          <w:marLeft w:val="640"/>
          <w:marRight w:val="0"/>
          <w:marTop w:val="0"/>
          <w:marBottom w:val="0"/>
          <w:divBdr>
            <w:top w:val="none" w:sz="0" w:space="0" w:color="auto"/>
            <w:left w:val="none" w:sz="0" w:space="0" w:color="auto"/>
            <w:bottom w:val="none" w:sz="0" w:space="0" w:color="auto"/>
            <w:right w:val="none" w:sz="0" w:space="0" w:color="auto"/>
          </w:divBdr>
        </w:div>
        <w:div w:id="948009102">
          <w:marLeft w:val="640"/>
          <w:marRight w:val="0"/>
          <w:marTop w:val="0"/>
          <w:marBottom w:val="0"/>
          <w:divBdr>
            <w:top w:val="none" w:sz="0" w:space="0" w:color="auto"/>
            <w:left w:val="none" w:sz="0" w:space="0" w:color="auto"/>
            <w:bottom w:val="none" w:sz="0" w:space="0" w:color="auto"/>
            <w:right w:val="none" w:sz="0" w:space="0" w:color="auto"/>
          </w:divBdr>
        </w:div>
        <w:div w:id="966860000">
          <w:marLeft w:val="640"/>
          <w:marRight w:val="0"/>
          <w:marTop w:val="0"/>
          <w:marBottom w:val="0"/>
          <w:divBdr>
            <w:top w:val="none" w:sz="0" w:space="0" w:color="auto"/>
            <w:left w:val="none" w:sz="0" w:space="0" w:color="auto"/>
            <w:bottom w:val="none" w:sz="0" w:space="0" w:color="auto"/>
            <w:right w:val="none" w:sz="0" w:space="0" w:color="auto"/>
          </w:divBdr>
        </w:div>
        <w:div w:id="967471058">
          <w:marLeft w:val="640"/>
          <w:marRight w:val="0"/>
          <w:marTop w:val="0"/>
          <w:marBottom w:val="0"/>
          <w:divBdr>
            <w:top w:val="none" w:sz="0" w:space="0" w:color="auto"/>
            <w:left w:val="none" w:sz="0" w:space="0" w:color="auto"/>
            <w:bottom w:val="none" w:sz="0" w:space="0" w:color="auto"/>
            <w:right w:val="none" w:sz="0" w:space="0" w:color="auto"/>
          </w:divBdr>
        </w:div>
        <w:div w:id="1109622776">
          <w:marLeft w:val="640"/>
          <w:marRight w:val="0"/>
          <w:marTop w:val="0"/>
          <w:marBottom w:val="0"/>
          <w:divBdr>
            <w:top w:val="none" w:sz="0" w:space="0" w:color="auto"/>
            <w:left w:val="none" w:sz="0" w:space="0" w:color="auto"/>
            <w:bottom w:val="none" w:sz="0" w:space="0" w:color="auto"/>
            <w:right w:val="none" w:sz="0" w:space="0" w:color="auto"/>
          </w:divBdr>
        </w:div>
        <w:div w:id="1129472795">
          <w:marLeft w:val="640"/>
          <w:marRight w:val="0"/>
          <w:marTop w:val="0"/>
          <w:marBottom w:val="0"/>
          <w:divBdr>
            <w:top w:val="none" w:sz="0" w:space="0" w:color="auto"/>
            <w:left w:val="none" w:sz="0" w:space="0" w:color="auto"/>
            <w:bottom w:val="none" w:sz="0" w:space="0" w:color="auto"/>
            <w:right w:val="none" w:sz="0" w:space="0" w:color="auto"/>
          </w:divBdr>
        </w:div>
        <w:div w:id="1137449336">
          <w:marLeft w:val="640"/>
          <w:marRight w:val="0"/>
          <w:marTop w:val="0"/>
          <w:marBottom w:val="0"/>
          <w:divBdr>
            <w:top w:val="none" w:sz="0" w:space="0" w:color="auto"/>
            <w:left w:val="none" w:sz="0" w:space="0" w:color="auto"/>
            <w:bottom w:val="none" w:sz="0" w:space="0" w:color="auto"/>
            <w:right w:val="none" w:sz="0" w:space="0" w:color="auto"/>
          </w:divBdr>
        </w:div>
        <w:div w:id="1268586617">
          <w:marLeft w:val="640"/>
          <w:marRight w:val="0"/>
          <w:marTop w:val="0"/>
          <w:marBottom w:val="0"/>
          <w:divBdr>
            <w:top w:val="none" w:sz="0" w:space="0" w:color="auto"/>
            <w:left w:val="none" w:sz="0" w:space="0" w:color="auto"/>
            <w:bottom w:val="none" w:sz="0" w:space="0" w:color="auto"/>
            <w:right w:val="none" w:sz="0" w:space="0" w:color="auto"/>
          </w:divBdr>
        </w:div>
        <w:div w:id="1284465106">
          <w:marLeft w:val="640"/>
          <w:marRight w:val="0"/>
          <w:marTop w:val="0"/>
          <w:marBottom w:val="0"/>
          <w:divBdr>
            <w:top w:val="none" w:sz="0" w:space="0" w:color="auto"/>
            <w:left w:val="none" w:sz="0" w:space="0" w:color="auto"/>
            <w:bottom w:val="none" w:sz="0" w:space="0" w:color="auto"/>
            <w:right w:val="none" w:sz="0" w:space="0" w:color="auto"/>
          </w:divBdr>
        </w:div>
        <w:div w:id="1293099428">
          <w:marLeft w:val="640"/>
          <w:marRight w:val="0"/>
          <w:marTop w:val="0"/>
          <w:marBottom w:val="0"/>
          <w:divBdr>
            <w:top w:val="none" w:sz="0" w:space="0" w:color="auto"/>
            <w:left w:val="none" w:sz="0" w:space="0" w:color="auto"/>
            <w:bottom w:val="none" w:sz="0" w:space="0" w:color="auto"/>
            <w:right w:val="none" w:sz="0" w:space="0" w:color="auto"/>
          </w:divBdr>
        </w:div>
        <w:div w:id="1318463266">
          <w:marLeft w:val="640"/>
          <w:marRight w:val="0"/>
          <w:marTop w:val="0"/>
          <w:marBottom w:val="0"/>
          <w:divBdr>
            <w:top w:val="none" w:sz="0" w:space="0" w:color="auto"/>
            <w:left w:val="none" w:sz="0" w:space="0" w:color="auto"/>
            <w:bottom w:val="none" w:sz="0" w:space="0" w:color="auto"/>
            <w:right w:val="none" w:sz="0" w:space="0" w:color="auto"/>
          </w:divBdr>
        </w:div>
        <w:div w:id="1329214032">
          <w:marLeft w:val="640"/>
          <w:marRight w:val="0"/>
          <w:marTop w:val="0"/>
          <w:marBottom w:val="0"/>
          <w:divBdr>
            <w:top w:val="none" w:sz="0" w:space="0" w:color="auto"/>
            <w:left w:val="none" w:sz="0" w:space="0" w:color="auto"/>
            <w:bottom w:val="none" w:sz="0" w:space="0" w:color="auto"/>
            <w:right w:val="none" w:sz="0" w:space="0" w:color="auto"/>
          </w:divBdr>
        </w:div>
        <w:div w:id="1369840620">
          <w:marLeft w:val="640"/>
          <w:marRight w:val="0"/>
          <w:marTop w:val="0"/>
          <w:marBottom w:val="0"/>
          <w:divBdr>
            <w:top w:val="none" w:sz="0" w:space="0" w:color="auto"/>
            <w:left w:val="none" w:sz="0" w:space="0" w:color="auto"/>
            <w:bottom w:val="none" w:sz="0" w:space="0" w:color="auto"/>
            <w:right w:val="none" w:sz="0" w:space="0" w:color="auto"/>
          </w:divBdr>
        </w:div>
        <w:div w:id="1405569640">
          <w:marLeft w:val="640"/>
          <w:marRight w:val="0"/>
          <w:marTop w:val="0"/>
          <w:marBottom w:val="0"/>
          <w:divBdr>
            <w:top w:val="none" w:sz="0" w:space="0" w:color="auto"/>
            <w:left w:val="none" w:sz="0" w:space="0" w:color="auto"/>
            <w:bottom w:val="none" w:sz="0" w:space="0" w:color="auto"/>
            <w:right w:val="none" w:sz="0" w:space="0" w:color="auto"/>
          </w:divBdr>
        </w:div>
        <w:div w:id="1468620445">
          <w:marLeft w:val="640"/>
          <w:marRight w:val="0"/>
          <w:marTop w:val="0"/>
          <w:marBottom w:val="0"/>
          <w:divBdr>
            <w:top w:val="none" w:sz="0" w:space="0" w:color="auto"/>
            <w:left w:val="none" w:sz="0" w:space="0" w:color="auto"/>
            <w:bottom w:val="none" w:sz="0" w:space="0" w:color="auto"/>
            <w:right w:val="none" w:sz="0" w:space="0" w:color="auto"/>
          </w:divBdr>
        </w:div>
        <w:div w:id="1478378368">
          <w:marLeft w:val="640"/>
          <w:marRight w:val="0"/>
          <w:marTop w:val="0"/>
          <w:marBottom w:val="0"/>
          <w:divBdr>
            <w:top w:val="none" w:sz="0" w:space="0" w:color="auto"/>
            <w:left w:val="none" w:sz="0" w:space="0" w:color="auto"/>
            <w:bottom w:val="none" w:sz="0" w:space="0" w:color="auto"/>
            <w:right w:val="none" w:sz="0" w:space="0" w:color="auto"/>
          </w:divBdr>
        </w:div>
        <w:div w:id="1640914241">
          <w:marLeft w:val="640"/>
          <w:marRight w:val="0"/>
          <w:marTop w:val="0"/>
          <w:marBottom w:val="0"/>
          <w:divBdr>
            <w:top w:val="none" w:sz="0" w:space="0" w:color="auto"/>
            <w:left w:val="none" w:sz="0" w:space="0" w:color="auto"/>
            <w:bottom w:val="none" w:sz="0" w:space="0" w:color="auto"/>
            <w:right w:val="none" w:sz="0" w:space="0" w:color="auto"/>
          </w:divBdr>
        </w:div>
        <w:div w:id="1641619319">
          <w:marLeft w:val="640"/>
          <w:marRight w:val="0"/>
          <w:marTop w:val="0"/>
          <w:marBottom w:val="0"/>
          <w:divBdr>
            <w:top w:val="none" w:sz="0" w:space="0" w:color="auto"/>
            <w:left w:val="none" w:sz="0" w:space="0" w:color="auto"/>
            <w:bottom w:val="none" w:sz="0" w:space="0" w:color="auto"/>
            <w:right w:val="none" w:sz="0" w:space="0" w:color="auto"/>
          </w:divBdr>
        </w:div>
        <w:div w:id="1739742628">
          <w:marLeft w:val="640"/>
          <w:marRight w:val="0"/>
          <w:marTop w:val="0"/>
          <w:marBottom w:val="0"/>
          <w:divBdr>
            <w:top w:val="none" w:sz="0" w:space="0" w:color="auto"/>
            <w:left w:val="none" w:sz="0" w:space="0" w:color="auto"/>
            <w:bottom w:val="none" w:sz="0" w:space="0" w:color="auto"/>
            <w:right w:val="none" w:sz="0" w:space="0" w:color="auto"/>
          </w:divBdr>
        </w:div>
        <w:div w:id="1785731836">
          <w:marLeft w:val="640"/>
          <w:marRight w:val="0"/>
          <w:marTop w:val="0"/>
          <w:marBottom w:val="0"/>
          <w:divBdr>
            <w:top w:val="none" w:sz="0" w:space="0" w:color="auto"/>
            <w:left w:val="none" w:sz="0" w:space="0" w:color="auto"/>
            <w:bottom w:val="none" w:sz="0" w:space="0" w:color="auto"/>
            <w:right w:val="none" w:sz="0" w:space="0" w:color="auto"/>
          </w:divBdr>
        </w:div>
        <w:div w:id="1813331841">
          <w:marLeft w:val="640"/>
          <w:marRight w:val="0"/>
          <w:marTop w:val="0"/>
          <w:marBottom w:val="0"/>
          <w:divBdr>
            <w:top w:val="none" w:sz="0" w:space="0" w:color="auto"/>
            <w:left w:val="none" w:sz="0" w:space="0" w:color="auto"/>
            <w:bottom w:val="none" w:sz="0" w:space="0" w:color="auto"/>
            <w:right w:val="none" w:sz="0" w:space="0" w:color="auto"/>
          </w:divBdr>
        </w:div>
        <w:div w:id="1854605357">
          <w:marLeft w:val="640"/>
          <w:marRight w:val="0"/>
          <w:marTop w:val="0"/>
          <w:marBottom w:val="0"/>
          <w:divBdr>
            <w:top w:val="none" w:sz="0" w:space="0" w:color="auto"/>
            <w:left w:val="none" w:sz="0" w:space="0" w:color="auto"/>
            <w:bottom w:val="none" w:sz="0" w:space="0" w:color="auto"/>
            <w:right w:val="none" w:sz="0" w:space="0" w:color="auto"/>
          </w:divBdr>
        </w:div>
        <w:div w:id="1928271080">
          <w:marLeft w:val="640"/>
          <w:marRight w:val="0"/>
          <w:marTop w:val="0"/>
          <w:marBottom w:val="0"/>
          <w:divBdr>
            <w:top w:val="none" w:sz="0" w:space="0" w:color="auto"/>
            <w:left w:val="none" w:sz="0" w:space="0" w:color="auto"/>
            <w:bottom w:val="none" w:sz="0" w:space="0" w:color="auto"/>
            <w:right w:val="none" w:sz="0" w:space="0" w:color="auto"/>
          </w:divBdr>
        </w:div>
      </w:divsChild>
    </w:div>
    <w:div w:id="1214578892">
      <w:marLeft w:val="640"/>
      <w:marRight w:val="0"/>
      <w:marTop w:val="0"/>
      <w:marBottom w:val="0"/>
      <w:divBdr>
        <w:top w:val="none" w:sz="0" w:space="0" w:color="auto"/>
        <w:left w:val="none" w:sz="0" w:space="0" w:color="auto"/>
        <w:bottom w:val="none" w:sz="0" w:space="0" w:color="auto"/>
        <w:right w:val="none" w:sz="0" w:space="0" w:color="auto"/>
      </w:divBdr>
    </w:div>
    <w:div w:id="1215703827">
      <w:bodyDiv w:val="1"/>
      <w:marLeft w:val="0"/>
      <w:marRight w:val="0"/>
      <w:marTop w:val="0"/>
      <w:marBottom w:val="0"/>
      <w:divBdr>
        <w:top w:val="none" w:sz="0" w:space="0" w:color="auto"/>
        <w:left w:val="none" w:sz="0" w:space="0" w:color="auto"/>
        <w:bottom w:val="none" w:sz="0" w:space="0" w:color="auto"/>
        <w:right w:val="none" w:sz="0" w:space="0" w:color="auto"/>
      </w:divBdr>
      <w:divsChild>
        <w:div w:id="96413877">
          <w:marLeft w:val="640"/>
          <w:marRight w:val="0"/>
          <w:marTop w:val="0"/>
          <w:marBottom w:val="0"/>
          <w:divBdr>
            <w:top w:val="none" w:sz="0" w:space="0" w:color="auto"/>
            <w:left w:val="none" w:sz="0" w:space="0" w:color="auto"/>
            <w:bottom w:val="none" w:sz="0" w:space="0" w:color="auto"/>
            <w:right w:val="none" w:sz="0" w:space="0" w:color="auto"/>
          </w:divBdr>
        </w:div>
        <w:div w:id="1479808215">
          <w:marLeft w:val="640"/>
          <w:marRight w:val="0"/>
          <w:marTop w:val="0"/>
          <w:marBottom w:val="0"/>
          <w:divBdr>
            <w:top w:val="none" w:sz="0" w:space="0" w:color="auto"/>
            <w:left w:val="none" w:sz="0" w:space="0" w:color="auto"/>
            <w:bottom w:val="none" w:sz="0" w:space="0" w:color="auto"/>
            <w:right w:val="none" w:sz="0" w:space="0" w:color="auto"/>
          </w:divBdr>
        </w:div>
        <w:div w:id="1741517489">
          <w:marLeft w:val="640"/>
          <w:marRight w:val="0"/>
          <w:marTop w:val="0"/>
          <w:marBottom w:val="0"/>
          <w:divBdr>
            <w:top w:val="none" w:sz="0" w:space="0" w:color="auto"/>
            <w:left w:val="none" w:sz="0" w:space="0" w:color="auto"/>
            <w:bottom w:val="none" w:sz="0" w:space="0" w:color="auto"/>
            <w:right w:val="none" w:sz="0" w:space="0" w:color="auto"/>
          </w:divBdr>
        </w:div>
        <w:div w:id="1934245288">
          <w:marLeft w:val="640"/>
          <w:marRight w:val="0"/>
          <w:marTop w:val="0"/>
          <w:marBottom w:val="0"/>
          <w:divBdr>
            <w:top w:val="none" w:sz="0" w:space="0" w:color="auto"/>
            <w:left w:val="none" w:sz="0" w:space="0" w:color="auto"/>
            <w:bottom w:val="none" w:sz="0" w:space="0" w:color="auto"/>
            <w:right w:val="none" w:sz="0" w:space="0" w:color="auto"/>
          </w:divBdr>
        </w:div>
        <w:div w:id="2057387315">
          <w:marLeft w:val="640"/>
          <w:marRight w:val="0"/>
          <w:marTop w:val="0"/>
          <w:marBottom w:val="0"/>
          <w:divBdr>
            <w:top w:val="none" w:sz="0" w:space="0" w:color="auto"/>
            <w:left w:val="none" w:sz="0" w:space="0" w:color="auto"/>
            <w:bottom w:val="none" w:sz="0" w:space="0" w:color="auto"/>
            <w:right w:val="none" w:sz="0" w:space="0" w:color="auto"/>
          </w:divBdr>
        </w:div>
        <w:div w:id="397946928">
          <w:marLeft w:val="640"/>
          <w:marRight w:val="0"/>
          <w:marTop w:val="0"/>
          <w:marBottom w:val="0"/>
          <w:divBdr>
            <w:top w:val="none" w:sz="0" w:space="0" w:color="auto"/>
            <w:left w:val="none" w:sz="0" w:space="0" w:color="auto"/>
            <w:bottom w:val="none" w:sz="0" w:space="0" w:color="auto"/>
            <w:right w:val="none" w:sz="0" w:space="0" w:color="auto"/>
          </w:divBdr>
        </w:div>
        <w:div w:id="48653797">
          <w:marLeft w:val="640"/>
          <w:marRight w:val="0"/>
          <w:marTop w:val="0"/>
          <w:marBottom w:val="0"/>
          <w:divBdr>
            <w:top w:val="none" w:sz="0" w:space="0" w:color="auto"/>
            <w:left w:val="none" w:sz="0" w:space="0" w:color="auto"/>
            <w:bottom w:val="none" w:sz="0" w:space="0" w:color="auto"/>
            <w:right w:val="none" w:sz="0" w:space="0" w:color="auto"/>
          </w:divBdr>
        </w:div>
        <w:div w:id="293171038">
          <w:marLeft w:val="640"/>
          <w:marRight w:val="0"/>
          <w:marTop w:val="0"/>
          <w:marBottom w:val="0"/>
          <w:divBdr>
            <w:top w:val="none" w:sz="0" w:space="0" w:color="auto"/>
            <w:left w:val="none" w:sz="0" w:space="0" w:color="auto"/>
            <w:bottom w:val="none" w:sz="0" w:space="0" w:color="auto"/>
            <w:right w:val="none" w:sz="0" w:space="0" w:color="auto"/>
          </w:divBdr>
        </w:div>
        <w:div w:id="1978760517">
          <w:marLeft w:val="640"/>
          <w:marRight w:val="0"/>
          <w:marTop w:val="0"/>
          <w:marBottom w:val="0"/>
          <w:divBdr>
            <w:top w:val="none" w:sz="0" w:space="0" w:color="auto"/>
            <w:left w:val="none" w:sz="0" w:space="0" w:color="auto"/>
            <w:bottom w:val="none" w:sz="0" w:space="0" w:color="auto"/>
            <w:right w:val="none" w:sz="0" w:space="0" w:color="auto"/>
          </w:divBdr>
        </w:div>
        <w:div w:id="304043683">
          <w:marLeft w:val="640"/>
          <w:marRight w:val="0"/>
          <w:marTop w:val="0"/>
          <w:marBottom w:val="0"/>
          <w:divBdr>
            <w:top w:val="none" w:sz="0" w:space="0" w:color="auto"/>
            <w:left w:val="none" w:sz="0" w:space="0" w:color="auto"/>
            <w:bottom w:val="none" w:sz="0" w:space="0" w:color="auto"/>
            <w:right w:val="none" w:sz="0" w:space="0" w:color="auto"/>
          </w:divBdr>
        </w:div>
        <w:div w:id="722483631">
          <w:marLeft w:val="640"/>
          <w:marRight w:val="0"/>
          <w:marTop w:val="0"/>
          <w:marBottom w:val="0"/>
          <w:divBdr>
            <w:top w:val="none" w:sz="0" w:space="0" w:color="auto"/>
            <w:left w:val="none" w:sz="0" w:space="0" w:color="auto"/>
            <w:bottom w:val="none" w:sz="0" w:space="0" w:color="auto"/>
            <w:right w:val="none" w:sz="0" w:space="0" w:color="auto"/>
          </w:divBdr>
        </w:div>
        <w:div w:id="84768986">
          <w:marLeft w:val="640"/>
          <w:marRight w:val="0"/>
          <w:marTop w:val="0"/>
          <w:marBottom w:val="0"/>
          <w:divBdr>
            <w:top w:val="none" w:sz="0" w:space="0" w:color="auto"/>
            <w:left w:val="none" w:sz="0" w:space="0" w:color="auto"/>
            <w:bottom w:val="none" w:sz="0" w:space="0" w:color="auto"/>
            <w:right w:val="none" w:sz="0" w:space="0" w:color="auto"/>
          </w:divBdr>
        </w:div>
        <w:div w:id="1498611894">
          <w:marLeft w:val="640"/>
          <w:marRight w:val="0"/>
          <w:marTop w:val="0"/>
          <w:marBottom w:val="0"/>
          <w:divBdr>
            <w:top w:val="none" w:sz="0" w:space="0" w:color="auto"/>
            <w:left w:val="none" w:sz="0" w:space="0" w:color="auto"/>
            <w:bottom w:val="none" w:sz="0" w:space="0" w:color="auto"/>
            <w:right w:val="none" w:sz="0" w:space="0" w:color="auto"/>
          </w:divBdr>
        </w:div>
        <w:div w:id="2134787241">
          <w:marLeft w:val="640"/>
          <w:marRight w:val="0"/>
          <w:marTop w:val="0"/>
          <w:marBottom w:val="0"/>
          <w:divBdr>
            <w:top w:val="none" w:sz="0" w:space="0" w:color="auto"/>
            <w:left w:val="none" w:sz="0" w:space="0" w:color="auto"/>
            <w:bottom w:val="none" w:sz="0" w:space="0" w:color="auto"/>
            <w:right w:val="none" w:sz="0" w:space="0" w:color="auto"/>
          </w:divBdr>
        </w:div>
        <w:div w:id="471866886">
          <w:marLeft w:val="640"/>
          <w:marRight w:val="0"/>
          <w:marTop w:val="0"/>
          <w:marBottom w:val="0"/>
          <w:divBdr>
            <w:top w:val="none" w:sz="0" w:space="0" w:color="auto"/>
            <w:left w:val="none" w:sz="0" w:space="0" w:color="auto"/>
            <w:bottom w:val="none" w:sz="0" w:space="0" w:color="auto"/>
            <w:right w:val="none" w:sz="0" w:space="0" w:color="auto"/>
          </w:divBdr>
        </w:div>
        <w:div w:id="360909102">
          <w:marLeft w:val="640"/>
          <w:marRight w:val="0"/>
          <w:marTop w:val="0"/>
          <w:marBottom w:val="0"/>
          <w:divBdr>
            <w:top w:val="none" w:sz="0" w:space="0" w:color="auto"/>
            <w:left w:val="none" w:sz="0" w:space="0" w:color="auto"/>
            <w:bottom w:val="none" w:sz="0" w:space="0" w:color="auto"/>
            <w:right w:val="none" w:sz="0" w:space="0" w:color="auto"/>
          </w:divBdr>
        </w:div>
        <w:div w:id="1446343739">
          <w:marLeft w:val="640"/>
          <w:marRight w:val="0"/>
          <w:marTop w:val="0"/>
          <w:marBottom w:val="0"/>
          <w:divBdr>
            <w:top w:val="none" w:sz="0" w:space="0" w:color="auto"/>
            <w:left w:val="none" w:sz="0" w:space="0" w:color="auto"/>
            <w:bottom w:val="none" w:sz="0" w:space="0" w:color="auto"/>
            <w:right w:val="none" w:sz="0" w:space="0" w:color="auto"/>
          </w:divBdr>
        </w:div>
        <w:div w:id="2033262778">
          <w:marLeft w:val="640"/>
          <w:marRight w:val="0"/>
          <w:marTop w:val="0"/>
          <w:marBottom w:val="0"/>
          <w:divBdr>
            <w:top w:val="none" w:sz="0" w:space="0" w:color="auto"/>
            <w:left w:val="none" w:sz="0" w:space="0" w:color="auto"/>
            <w:bottom w:val="none" w:sz="0" w:space="0" w:color="auto"/>
            <w:right w:val="none" w:sz="0" w:space="0" w:color="auto"/>
          </w:divBdr>
        </w:div>
        <w:div w:id="705526308">
          <w:marLeft w:val="640"/>
          <w:marRight w:val="0"/>
          <w:marTop w:val="0"/>
          <w:marBottom w:val="0"/>
          <w:divBdr>
            <w:top w:val="none" w:sz="0" w:space="0" w:color="auto"/>
            <w:left w:val="none" w:sz="0" w:space="0" w:color="auto"/>
            <w:bottom w:val="none" w:sz="0" w:space="0" w:color="auto"/>
            <w:right w:val="none" w:sz="0" w:space="0" w:color="auto"/>
          </w:divBdr>
        </w:div>
        <w:div w:id="444349659">
          <w:marLeft w:val="640"/>
          <w:marRight w:val="0"/>
          <w:marTop w:val="0"/>
          <w:marBottom w:val="0"/>
          <w:divBdr>
            <w:top w:val="none" w:sz="0" w:space="0" w:color="auto"/>
            <w:left w:val="none" w:sz="0" w:space="0" w:color="auto"/>
            <w:bottom w:val="none" w:sz="0" w:space="0" w:color="auto"/>
            <w:right w:val="none" w:sz="0" w:space="0" w:color="auto"/>
          </w:divBdr>
        </w:div>
        <w:div w:id="1372266121">
          <w:marLeft w:val="640"/>
          <w:marRight w:val="0"/>
          <w:marTop w:val="0"/>
          <w:marBottom w:val="0"/>
          <w:divBdr>
            <w:top w:val="none" w:sz="0" w:space="0" w:color="auto"/>
            <w:left w:val="none" w:sz="0" w:space="0" w:color="auto"/>
            <w:bottom w:val="none" w:sz="0" w:space="0" w:color="auto"/>
            <w:right w:val="none" w:sz="0" w:space="0" w:color="auto"/>
          </w:divBdr>
        </w:div>
        <w:div w:id="1880622468">
          <w:marLeft w:val="640"/>
          <w:marRight w:val="0"/>
          <w:marTop w:val="0"/>
          <w:marBottom w:val="0"/>
          <w:divBdr>
            <w:top w:val="none" w:sz="0" w:space="0" w:color="auto"/>
            <w:left w:val="none" w:sz="0" w:space="0" w:color="auto"/>
            <w:bottom w:val="none" w:sz="0" w:space="0" w:color="auto"/>
            <w:right w:val="none" w:sz="0" w:space="0" w:color="auto"/>
          </w:divBdr>
        </w:div>
        <w:div w:id="320427281">
          <w:marLeft w:val="640"/>
          <w:marRight w:val="0"/>
          <w:marTop w:val="0"/>
          <w:marBottom w:val="0"/>
          <w:divBdr>
            <w:top w:val="none" w:sz="0" w:space="0" w:color="auto"/>
            <w:left w:val="none" w:sz="0" w:space="0" w:color="auto"/>
            <w:bottom w:val="none" w:sz="0" w:space="0" w:color="auto"/>
            <w:right w:val="none" w:sz="0" w:space="0" w:color="auto"/>
          </w:divBdr>
        </w:div>
        <w:div w:id="1827700021">
          <w:marLeft w:val="640"/>
          <w:marRight w:val="0"/>
          <w:marTop w:val="0"/>
          <w:marBottom w:val="0"/>
          <w:divBdr>
            <w:top w:val="none" w:sz="0" w:space="0" w:color="auto"/>
            <w:left w:val="none" w:sz="0" w:space="0" w:color="auto"/>
            <w:bottom w:val="none" w:sz="0" w:space="0" w:color="auto"/>
            <w:right w:val="none" w:sz="0" w:space="0" w:color="auto"/>
          </w:divBdr>
        </w:div>
        <w:div w:id="374693911">
          <w:marLeft w:val="640"/>
          <w:marRight w:val="0"/>
          <w:marTop w:val="0"/>
          <w:marBottom w:val="0"/>
          <w:divBdr>
            <w:top w:val="none" w:sz="0" w:space="0" w:color="auto"/>
            <w:left w:val="none" w:sz="0" w:space="0" w:color="auto"/>
            <w:bottom w:val="none" w:sz="0" w:space="0" w:color="auto"/>
            <w:right w:val="none" w:sz="0" w:space="0" w:color="auto"/>
          </w:divBdr>
        </w:div>
        <w:div w:id="928390146">
          <w:marLeft w:val="640"/>
          <w:marRight w:val="0"/>
          <w:marTop w:val="0"/>
          <w:marBottom w:val="0"/>
          <w:divBdr>
            <w:top w:val="none" w:sz="0" w:space="0" w:color="auto"/>
            <w:left w:val="none" w:sz="0" w:space="0" w:color="auto"/>
            <w:bottom w:val="none" w:sz="0" w:space="0" w:color="auto"/>
            <w:right w:val="none" w:sz="0" w:space="0" w:color="auto"/>
          </w:divBdr>
        </w:div>
        <w:div w:id="437678172">
          <w:marLeft w:val="640"/>
          <w:marRight w:val="0"/>
          <w:marTop w:val="0"/>
          <w:marBottom w:val="0"/>
          <w:divBdr>
            <w:top w:val="none" w:sz="0" w:space="0" w:color="auto"/>
            <w:left w:val="none" w:sz="0" w:space="0" w:color="auto"/>
            <w:bottom w:val="none" w:sz="0" w:space="0" w:color="auto"/>
            <w:right w:val="none" w:sz="0" w:space="0" w:color="auto"/>
          </w:divBdr>
        </w:div>
        <w:div w:id="242449078">
          <w:marLeft w:val="640"/>
          <w:marRight w:val="0"/>
          <w:marTop w:val="0"/>
          <w:marBottom w:val="0"/>
          <w:divBdr>
            <w:top w:val="none" w:sz="0" w:space="0" w:color="auto"/>
            <w:left w:val="none" w:sz="0" w:space="0" w:color="auto"/>
            <w:bottom w:val="none" w:sz="0" w:space="0" w:color="auto"/>
            <w:right w:val="none" w:sz="0" w:space="0" w:color="auto"/>
          </w:divBdr>
        </w:div>
        <w:div w:id="1905333974">
          <w:marLeft w:val="640"/>
          <w:marRight w:val="0"/>
          <w:marTop w:val="0"/>
          <w:marBottom w:val="0"/>
          <w:divBdr>
            <w:top w:val="none" w:sz="0" w:space="0" w:color="auto"/>
            <w:left w:val="none" w:sz="0" w:space="0" w:color="auto"/>
            <w:bottom w:val="none" w:sz="0" w:space="0" w:color="auto"/>
            <w:right w:val="none" w:sz="0" w:space="0" w:color="auto"/>
          </w:divBdr>
        </w:div>
        <w:div w:id="1965653383">
          <w:marLeft w:val="640"/>
          <w:marRight w:val="0"/>
          <w:marTop w:val="0"/>
          <w:marBottom w:val="0"/>
          <w:divBdr>
            <w:top w:val="none" w:sz="0" w:space="0" w:color="auto"/>
            <w:left w:val="none" w:sz="0" w:space="0" w:color="auto"/>
            <w:bottom w:val="none" w:sz="0" w:space="0" w:color="auto"/>
            <w:right w:val="none" w:sz="0" w:space="0" w:color="auto"/>
          </w:divBdr>
        </w:div>
        <w:div w:id="409885742">
          <w:marLeft w:val="640"/>
          <w:marRight w:val="0"/>
          <w:marTop w:val="0"/>
          <w:marBottom w:val="0"/>
          <w:divBdr>
            <w:top w:val="none" w:sz="0" w:space="0" w:color="auto"/>
            <w:left w:val="none" w:sz="0" w:space="0" w:color="auto"/>
            <w:bottom w:val="none" w:sz="0" w:space="0" w:color="auto"/>
            <w:right w:val="none" w:sz="0" w:space="0" w:color="auto"/>
          </w:divBdr>
        </w:div>
        <w:div w:id="27146200">
          <w:marLeft w:val="640"/>
          <w:marRight w:val="0"/>
          <w:marTop w:val="0"/>
          <w:marBottom w:val="0"/>
          <w:divBdr>
            <w:top w:val="none" w:sz="0" w:space="0" w:color="auto"/>
            <w:left w:val="none" w:sz="0" w:space="0" w:color="auto"/>
            <w:bottom w:val="none" w:sz="0" w:space="0" w:color="auto"/>
            <w:right w:val="none" w:sz="0" w:space="0" w:color="auto"/>
          </w:divBdr>
        </w:div>
        <w:div w:id="396980791">
          <w:marLeft w:val="640"/>
          <w:marRight w:val="0"/>
          <w:marTop w:val="0"/>
          <w:marBottom w:val="0"/>
          <w:divBdr>
            <w:top w:val="none" w:sz="0" w:space="0" w:color="auto"/>
            <w:left w:val="none" w:sz="0" w:space="0" w:color="auto"/>
            <w:bottom w:val="none" w:sz="0" w:space="0" w:color="auto"/>
            <w:right w:val="none" w:sz="0" w:space="0" w:color="auto"/>
          </w:divBdr>
        </w:div>
        <w:div w:id="1424689009">
          <w:marLeft w:val="640"/>
          <w:marRight w:val="0"/>
          <w:marTop w:val="0"/>
          <w:marBottom w:val="0"/>
          <w:divBdr>
            <w:top w:val="none" w:sz="0" w:space="0" w:color="auto"/>
            <w:left w:val="none" w:sz="0" w:space="0" w:color="auto"/>
            <w:bottom w:val="none" w:sz="0" w:space="0" w:color="auto"/>
            <w:right w:val="none" w:sz="0" w:space="0" w:color="auto"/>
          </w:divBdr>
        </w:div>
        <w:div w:id="573785334">
          <w:marLeft w:val="640"/>
          <w:marRight w:val="0"/>
          <w:marTop w:val="0"/>
          <w:marBottom w:val="0"/>
          <w:divBdr>
            <w:top w:val="none" w:sz="0" w:space="0" w:color="auto"/>
            <w:left w:val="none" w:sz="0" w:space="0" w:color="auto"/>
            <w:bottom w:val="none" w:sz="0" w:space="0" w:color="auto"/>
            <w:right w:val="none" w:sz="0" w:space="0" w:color="auto"/>
          </w:divBdr>
        </w:div>
        <w:div w:id="115105314">
          <w:marLeft w:val="640"/>
          <w:marRight w:val="0"/>
          <w:marTop w:val="0"/>
          <w:marBottom w:val="0"/>
          <w:divBdr>
            <w:top w:val="none" w:sz="0" w:space="0" w:color="auto"/>
            <w:left w:val="none" w:sz="0" w:space="0" w:color="auto"/>
            <w:bottom w:val="none" w:sz="0" w:space="0" w:color="auto"/>
            <w:right w:val="none" w:sz="0" w:space="0" w:color="auto"/>
          </w:divBdr>
        </w:div>
        <w:div w:id="741833369">
          <w:marLeft w:val="640"/>
          <w:marRight w:val="0"/>
          <w:marTop w:val="0"/>
          <w:marBottom w:val="0"/>
          <w:divBdr>
            <w:top w:val="none" w:sz="0" w:space="0" w:color="auto"/>
            <w:left w:val="none" w:sz="0" w:space="0" w:color="auto"/>
            <w:bottom w:val="none" w:sz="0" w:space="0" w:color="auto"/>
            <w:right w:val="none" w:sz="0" w:space="0" w:color="auto"/>
          </w:divBdr>
        </w:div>
        <w:div w:id="447971170">
          <w:marLeft w:val="640"/>
          <w:marRight w:val="0"/>
          <w:marTop w:val="0"/>
          <w:marBottom w:val="0"/>
          <w:divBdr>
            <w:top w:val="none" w:sz="0" w:space="0" w:color="auto"/>
            <w:left w:val="none" w:sz="0" w:space="0" w:color="auto"/>
            <w:bottom w:val="none" w:sz="0" w:space="0" w:color="auto"/>
            <w:right w:val="none" w:sz="0" w:space="0" w:color="auto"/>
          </w:divBdr>
        </w:div>
        <w:div w:id="1800562582">
          <w:marLeft w:val="640"/>
          <w:marRight w:val="0"/>
          <w:marTop w:val="0"/>
          <w:marBottom w:val="0"/>
          <w:divBdr>
            <w:top w:val="none" w:sz="0" w:space="0" w:color="auto"/>
            <w:left w:val="none" w:sz="0" w:space="0" w:color="auto"/>
            <w:bottom w:val="none" w:sz="0" w:space="0" w:color="auto"/>
            <w:right w:val="none" w:sz="0" w:space="0" w:color="auto"/>
          </w:divBdr>
        </w:div>
        <w:div w:id="809635116">
          <w:marLeft w:val="640"/>
          <w:marRight w:val="0"/>
          <w:marTop w:val="0"/>
          <w:marBottom w:val="0"/>
          <w:divBdr>
            <w:top w:val="none" w:sz="0" w:space="0" w:color="auto"/>
            <w:left w:val="none" w:sz="0" w:space="0" w:color="auto"/>
            <w:bottom w:val="none" w:sz="0" w:space="0" w:color="auto"/>
            <w:right w:val="none" w:sz="0" w:space="0" w:color="auto"/>
          </w:divBdr>
        </w:div>
        <w:div w:id="1246723682">
          <w:marLeft w:val="640"/>
          <w:marRight w:val="0"/>
          <w:marTop w:val="0"/>
          <w:marBottom w:val="0"/>
          <w:divBdr>
            <w:top w:val="none" w:sz="0" w:space="0" w:color="auto"/>
            <w:left w:val="none" w:sz="0" w:space="0" w:color="auto"/>
            <w:bottom w:val="none" w:sz="0" w:space="0" w:color="auto"/>
            <w:right w:val="none" w:sz="0" w:space="0" w:color="auto"/>
          </w:divBdr>
        </w:div>
        <w:div w:id="986855939">
          <w:marLeft w:val="640"/>
          <w:marRight w:val="0"/>
          <w:marTop w:val="0"/>
          <w:marBottom w:val="0"/>
          <w:divBdr>
            <w:top w:val="none" w:sz="0" w:space="0" w:color="auto"/>
            <w:left w:val="none" w:sz="0" w:space="0" w:color="auto"/>
            <w:bottom w:val="none" w:sz="0" w:space="0" w:color="auto"/>
            <w:right w:val="none" w:sz="0" w:space="0" w:color="auto"/>
          </w:divBdr>
        </w:div>
        <w:div w:id="2111468632">
          <w:marLeft w:val="640"/>
          <w:marRight w:val="0"/>
          <w:marTop w:val="0"/>
          <w:marBottom w:val="0"/>
          <w:divBdr>
            <w:top w:val="none" w:sz="0" w:space="0" w:color="auto"/>
            <w:left w:val="none" w:sz="0" w:space="0" w:color="auto"/>
            <w:bottom w:val="none" w:sz="0" w:space="0" w:color="auto"/>
            <w:right w:val="none" w:sz="0" w:space="0" w:color="auto"/>
          </w:divBdr>
        </w:div>
        <w:div w:id="1127042977">
          <w:marLeft w:val="640"/>
          <w:marRight w:val="0"/>
          <w:marTop w:val="0"/>
          <w:marBottom w:val="0"/>
          <w:divBdr>
            <w:top w:val="none" w:sz="0" w:space="0" w:color="auto"/>
            <w:left w:val="none" w:sz="0" w:space="0" w:color="auto"/>
            <w:bottom w:val="none" w:sz="0" w:space="0" w:color="auto"/>
            <w:right w:val="none" w:sz="0" w:space="0" w:color="auto"/>
          </w:divBdr>
        </w:div>
      </w:divsChild>
    </w:div>
    <w:div w:id="1216771466">
      <w:marLeft w:val="640"/>
      <w:marRight w:val="0"/>
      <w:marTop w:val="0"/>
      <w:marBottom w:val="0"/>
      <w:divBdr>
        <w:top w:val="none" w:sz="0" w:space="0" w:color="auto"/>
        <w:left w:val="none" w:sz="0" w:space="0" w:color="auto"/>
        <w:bottom w:val="none" w:sz="0" w:space="0" w:color="auto"/>
        <w:right w:val="none" w:sz="0" w:space="0" w:color="auto"/>
      </w:divBdr>
    </w:div>
    <w:div w:id="1219436937">
      <w:marLeft w:val="640"/>
      <w:marRight w:val="0"/>
      <w:marTop w:val="0"/>
      <w:marBottom w:val="0"/>
      <w:divBdr>
        <w:top w:val="none" w:sz="0" w:space="0" w:color="auto"/>
        <w:left w:val="none" w:sz="0" w:space="0" w:color="auto"/>
        <w:bottom w:val="none" w:sz="0" w:space="0" w:color="auto"/>
        <w:right w:val="none" w:sz="0" w:space="0" w:color="auto"/>
      </w:divBdr>
    </w:div>
    <w:div w:id="1220169573">
      <w:marLeft w:val="640"/>
      <w:marRight w:val="0"/>
      <w:marTop w:val="0"/>
      <w:marBottom w:val="0"/>
      <w:divBdr>
        <w:top w:val="none" w:sz="0" w:space="0" w:color="auto"/>
        <w:left w:val="none" w:sz="0" w:space="0" w:color="auto"/>
        <w:bottom w:val="none" w:sz="0" w:space="0" w:color="auto"/>
        <w:right w:val="none" w:sz="0" w:space="0" w:color="auto"/>
      </w:divBdr>
    </w:div>
    <w:div w:id="1220945027">
      <w:marLeft w:val="0"/>
      <w:marRight w:val="0"/>
      <w:marTop w:val="0"/>
      <w:marBottom w:val="0"/>
      <w:divBdr>
        <w:top w:val="none" w:sz="0" w:space="0" w:color="auto"/>
        <w:left w:val="none" w:sz="0" w:space="0" w:color="auto"/>
        <w:bottom w:val="none" w:sz="0" w:space="0" w:color="auto"/>
        <w:right w:val="none" w:sz="0" w:space="0" w:color="auto"/>
      </w:divBdr>
    </w:div>
    <w:div w:id="1221360484">
      <w:marLeft w:val="640"/>
      <w:marRight w:val="0"/>
      <w:marTop w:val="0"/>
      <w:marBottom w:val="0"/>
      <w:divBdr>
        <w:top w:val="none" w:sz="0" w:space="0" w:color="auto"/>
        <w:left w:val="none" w:sz="0" w:space="0" w:color="auto"/>
        <w:bottom w:val="none" w:sz="0" w:space="0" w:color="auto"/>
        <w:right w:val="none" w:sz="0" w:space="0" w:color="auto"/>
      </w:divBdr>
    </w:div>
    <w:div w:id="1222210549">
      <w:bodyDiv w:val="1"/>
      <w:marLeft w:val="0"/>
      <w:marRight w:val="0"/>
      <w:marTop w:val="0"/>
      <w:marBottom w:val="0"/>
      <w:divBdr>
        <w:top w:val="none" w:sz="0" w:space="0" w:color="auto"/>
        <w:left w:val="none" w:sz="0" w:space="0" w:color="auto"/>
        <w:bottom w:val="none" w:sz="0" w:space="0" w:color="auto"/>
        <w:right w:val="none" w:sz="0" w:space="0" w:color="auto"/>
      </w:divBdr>
    </w:div>
    <w:div w:id="1227258066">
      <w:marLeft w:val="0"/>
      <w:marRight w:val="0"/>
      <w:marTop w:val="0"/>
      <w:marBottom w:val="0"/>
      <w:divBdr>
        <w:top w:val="none" w:sz="0" w:space="0" w:color="auto"/>
        <w:left w:val="none" w:sz="0" w:space="0" w:color="auto"/>
        <w:bottom w:val="none" w:sz="0" w:space="0" w:color="auto"/>
        <w:right w:val="none" w:sz="0" w:space="0" w:color="auto"/>
      </w:divBdr>
    </w:div>
    <w:div w:id="1227375675">
      <w:marLeft w:val="640"/>
      <w:marRight w:val="0"/>
      <w:marTop w:val="0"/>
      <w:marBottom w:val="0"/>
      <w:divBdr>
        <w:top w:val="none" w:sz="0" w:space="0" w:color="auto"/>
        <w:left w:val="none" w:sz="0" w:space="0" w:color="auto"/>
        <w:bottom w:val="none" w:sz="0" w:space="0" w:color="auto"/>
        <w:right w:val="none" w:sz="0" w:space="0" w:color="auto"/>
      </w:divBdr>
    </w:div>
    <w:div w:id="1228419106">
      <w:marLeft w:val="640"/>
      <w:marRight w:val="0"/>
      <w:marTop w:val="0"/>
      <w:marBottom w:val="0"/>
      <w:divBdr>
        <w:top w:val="none" w:sz="0" w:space="0" w:color="auto"/>
        <w:left w:val="none" w:sz="0" w:space="0" w:color="auto"/>
        <w:bottom w:val="none" w:sz="0" w:space="0" w:color="auto"/>
        <w:right w:val="none" w:sz="0" w:space="0" w:color="auto"/>
      </w:divBdr>
    </w:div>
    <w:div w:id="1228999647">
      <w:marLeft w:val="640"/>
      <w:marRight w:val="0"/>
      <w:marTop w:val="0"/>
      <w:marBottom w:val="0"/>
      <w:divBdr>
        <w:top w:val="none" w:sz="0" w:space="0" w:color="auto"/>
        <w:left w:val="none" w:sz="0" w:space="0" w:color="auto"/>
        <w:bottom w:val="none" w:sz="0" w:space="0" w:color="auto"/>
        <w:right w:val="none" w:sz="0" w:space="0" w:color="auto"/>
      </w:divBdr>
    </w:div>
    <w:div w:id="1233811673">
      <w:marLeft w:val="0"/>
      <w:marRight w:val="0"/>
      <w:marTop w:val="0"/>
      <w:marBottom w:val="0"/>
      <w:divBdr>
        <w:top w:val="none" w:sz="0" w:space="0" w:color="auto"/>
        <w:left w:val="none" w:sz="0" w:space="0" w:color="auto"/>
        <w:bottom w:val="none" w:sz="0" w:space="0" w:color="auto"/>
        <w:right w:val="none" w:sz="0" w:space="0" w:color="auto"/>
      </w:divBdr>
    </w:div>
    <w:div w:id="1234588409">
      <w:marLeft w:val="640"/>
      <w:marRight w:val="0"/>
      <w:marTop w:val="0"/>
      <w:marBottom w:val="0"/>
      <w:divBdr>
        <w:top w:val="none" w:sz="0" w:space="0" w:color="auto"/>
        <w:left w:val="none" w:sz="0" w:space="0" w:color="auto"/>
        <w:bottom w:val="none" w:sz="0" w:space="0" w:color="auto"/>
        <w:right w:val="none" w:sz="0" w:space="0" w:color="auto"/>
      </w:divBdr>
    </w:div>
    <w:div w:id="1235311679">
      <w:bodyDiv w:val="1"/>
      <w:marLeft w:val="0"/>
      <w:marRight w:val="0"/>
      <w:marTop w:val="0"/>
      <w:marBottom w:val="0"/>
      <w:divBdr>
        <w:top w:val="none" w:sz="0" w:space="0" w:color="auto"/>
        <w:left w:val="none" w:sz="0" w:space="0" w:color="auto"/>
        <w:bottom w:val="none" w:sz="0" w:space="0" w:color="auto"/>
        <w:right w:val="none" w:sz="0" w:space="0" w:color="auto"/>
      </w:divBdr>
      <w:divsChild>
        <w:div w:id="1806196022">
          <w:marLeft w:val="640"/>
          <w:marRight w:val="0"/>
          <w:marTop w:val="0"/>
          <w:marBottom w:val="0"/>
          <w:divBdr>
            <w:top w:val="none" w:sz="0" w:space="0" w:color="auto"/>
            <w:left w:val="none" w:sz="0" w:space="0" w:color="auto"/>
            <w:bottom w:val="none" w:sz="0" w:space="0" w:color="auto"/>
            <w:right w:val="none" w:sz="0" w:space="0" w:color="auto"/>
          </w:divBdr>
        </w:div>
        <w:div w:id="696810187">
          <w:marLeft w:val="640"/>
          <w:marRight w:val="0"/>
          <w:marTop w:val="0"/>
          <w:marBottom w:val="0"/>
          <w:divBdr>
            <w:top w:val="none" w:sz="0" w:space="0" w:color="auto"/>
            <w:left w:val="none" w:sz="0" w:space="0" w:color="auto"/>
            <w:bottom w:val="none" w:sz="0" w:space="0" w:color="auto"/>
            <w:right w:val="none" w:sz="0" w:space="0" w:color="auto"/>
          </w:divBdr>
        </w:div>
        <w:div w:id="213279521">
          <w:marLeft w:val="640"/>
          <w:marRight w:val="0"/>
          <w:marTop w:val="0"/>
          <w:marBottom w:val="0"/>
          <w:divBdr>
            <w:top w:val="none" w:sz="0" w:space="0" w:color="auto"/>
            <w:left w:val="none" w:sz="0" w:space="0" w:color="auto"/>
            <w:bottom w:val="none" w:sz="0" w:space="0" w:color="auto"/>
            <w:right w:val="none" w:sz="0" w:space="0" w:color="auto"/>
          </w:divBdr>
        </w:div>
        <w:div w:id="219873288">
          <w:marLeft w:val="640"/>
          <w:marRight w:val="0"/>
          <w:marTop w:val="0"/>
          <w:marBottom w:val="0"/>
          <w:divBdr>
            <w:top w:val="none" w:sz="0" w:space="0" w:color="auto"/>
            <w:left w:val="none" w:sz="0" w:space="0" w:color="auto"/>
            <w:bottom w:val="none" w:sz="0" w:space="0" w:color="auto"/>
            <w:right w:val="none" w:sz="0" w:space="0" w:color="auto"/>
          </w:divBdr>
        </w:div>
        <w:div w:id="486483781">
          <w:marLeft w:val="640"/>
          <w:marRight w:val="0"/>
          <w:marTop w:val="0"/>
          <w:marBottom w:val="0"/>
          <w:divBdr>
            <w:top w:val="none" w:sz="0" w:space="0" w:color="auto"/>
            <w:left w:val="none" w:sz="0" w:space="0" w:color="auto"/>
            <w:bottom w:val="none" w:sz="0" w:space="0" w:color="auto"/>
            <w:right w:val="none" w:sz="0" w:space="0" w:color="auto"/>
          </w:divBdr>
        </w:div>
        <w:div w:id="510872244">
          <w:marLeft w:val="640"/>
          <w:marRight w:val="0"/>
          <w:marTop w:val="0"/>
          <w:marBottom w:val="0"/>
          <w:divBdr>
            <w:top w:val="none" w:sz="0" w:space="0" w:color="auto"/>
            <w:left w:val="none" w:sz="0" w:space="0" w:color="auto"/>
            <w:bottom w:val="none" w:sz="0" w:space="0" w:color="auto"/>
            <w:right w:val="none" w:sz="0" w:space="0" w:color="auto"/>
          </w:divBdr>
        </w:div>
        <w:div w:id="368652101">
          <w:marLeft w:val="640"/>
          <w:marRight w:val="0"/>
          <w:marTop w:val="0"/>
          <w:marBottom w:val="0"/>
          <w:divBdr>
            <w:top w:val="none" w:sz="0" w:space="0" w:color="auto"/>
            <w:left w:val="none" w:sz="0" w:space="0" w:color="auto"/>
            <w:bottom w:val="none" w:sz="0" w:space="0" w:color="auto"/>
            <w:right w:val="none" w:sz="0" w:space="0" w:color="auto"/>
          </w:divBdr>
        </w:div>
        <w:div w:id="719599503">
          <w:marLeft w:val="640"/>
          <w:marRight w:val="0"/>
          <w:marTop w:val="0"/>
          <w:marBottom w:val="0"/>
          <w:divBdr>
            <w:top w:val="none" w:sz="0" w:space="0" w:color="auto"/>
            <w:left w:val="none" w:sz="0" w:space="0" w:color="auto"/>
            <w:bottom w:val="none" w:sz="0" w:space="0" w:color="auto"/>
            <w:right w:val="none" w:sz="0" w:space="0" w:color="auto"/>
          </w:divBdr>
        </w:div>
        <w:div w:id="194856219">
          <w:marLeft w:val="640"/>
          <w:marRight w:val="0"/>
          <w:marTop w:val="0"/>
          <w:marBottom w:val="0"/>
          <w:divBdr>
            <w:top w:val="none" w:sz="0" w:space="0" w:color="auto"/>
            <w:left w:val="none" w:sz="0" w:space="0" w:color="auto"/>
            <w:bottom w:val="none" w:sz="0" w:space="0" w:color="auto"/>
            <w:right w:val="none" w:sz="0" w:space="0" w:color="auto"/>
          </w:divBdr>
        </w:div>
        <w:div w:id="857619631">
          <w:marLeft w:val="640"/>
          <w:marRight w:val="0"/>
          <w:marTop w:val="0"/>
          <w:marBottom w:val="0"/>
          <w:divBdr>
            <w:top w:val="none" w:sz="0" w:space="0" w:color="auto"/>
            <w:left w:val="none" w:sz="0" w:space="0" w:color="auto"/>
            <w:bottom w:val="none" w:sz="0" w:space="0" w:color="auto"/>
            <w:right w:val="none" w:sz="0" w:space="0" w:color="auto"/>
          </w:divBdr>
        </w:div>
        <w:div w:id="1898079147">
          <w:marLeft w:val="640"/>
          <w:marRight w:val="0"/>
          <w:marTop w:val="0"/>
          <w:marBottom w:val="0"/>
          <w:divBdr>
            <w:top w:val="none" w:sz="0" w:space="0" w:color="auto"/>
            <w:left w:val="none" w:sz="0" w:space="0" w:color="auto"/>
            <w:bottom w:val="none" w:sz="0" w:space="0" w:color="auto"/>
            <w:right w:val="none" w:sz="0" w:space="0" w:color="auto"/>
          </w:divBdr>
        </w:div>
        <w:div w:id="1460487973">
          <w:marLeft w:val="640"/>
          <w:marRight w:val="0"/>
          <w:marTop w:val="0"/>
          <w:marBottom w:val="0"/>
          <w:divBdr>
            <w:top w:val="none" w:sz="0" w:space="0" w:color="auto"/>
            <w:left w:val="none" w:sz="0" w:space="0" w:color="auto"/>
            <w:bottom w:val="none" w:sz="0" w:space="0" w:color="auto"/>
            <w:right w:val="none" w:sz="0" w:space="0" w:color="auto"/>
          </w:divBdr>
        </w:div>
        <w:div w:id="1254632505">
          <w:marLeft w:val="640"/>
          <w:marRight w:val="0"/>
          <w:marTop w:val="0"/>
          <w:marBottom w:val="0"/>
          <w:divBdr>
            <w:top w:val="none" w:sz="0" w:space="0" w:color="auto"/>
            <w:left w:val="none" w:sz="0" w:space="0" w:color="auto"/>
            <w:bottom w:val="none" w:sz="0" w:space="0" w:color="auto"/>
            <w:right w:val="none" w:sz="0" w:space="0" w:color="auto"/>
          </w:divBdr>
        </w:div>
        <w:div w:id="1173646318">
          <w:marLeft w:val="640"/>
          <w:marRight w:val="0"/>
          <w:marTop w:val="0"/>
          <w:marBottom w:val="0"/>
          <w:divBdr>
            <w:top w:val="none" w:sz="0" w:space="0" w:color="auto"/>
            <w:left w:val="none" w:sz="0" w:space="0" w:color="auto"/>
            <w:bottom w:val="none" w:sz="0" w:space="0" w:color="auto"/>
            <w:right w:val="none" w:sz="0" w:space="0" w:color="auto"/>
          </w:divBdr>
        </w:div>
        <w:div w:id="404953859">
          <w:marLeft w:val="640"/>
          <w:marRight w:val="0"/>
          <w:marTop w:val="0"/>
          <w:marBottom w:val="0"/>
          <w:divBdr>
            <w:top w:val="none" w:sz="0" w:space="0" w:color="auto"/>
            <w:left w:val="none" w:sz="0" w:space="0" w:color="auto"/>
            <w:bottom w:val="none" w:sz="0" w:space="0" w:color="auto"/>
            <w:right w:val="none" w:sz="0" w:space="0" w:color="auto"/>
          </w:divBdr>
        </w:div>
        <w:div w:id="252519449">
          <w:marLeft w:val="640"/>
          <w:marRight w:val="0"/>
          <w:marTop w:val="0"/>
          <w:marBottom w:val="0"/>
          <w:divBdr>
            <w:top w:val="none" w:sz="0" w:space="0" w:color="auto"/>
            <w:left w:val="none" w:sz="0" w:space="0" w:color="auto"/>
            <w:bottom w:val="none" w:sz="0" w:space="0" w:color="auto"/>
            <w:right w:val="none" w:sz="0" w:space="0" w:color="auto"/>
          </w:divBdr>
        </w:div>
        <w:div w:id="111902503">
          <w:marLeft w:val="640"/>
          <w:marRight w:val="0"/>
          <w:marTop w:val="0"/>
          <w:marBottom w:val="0"/>
          <w:divBdr>
            <w:top w:val="none" w:sz="0" w:space="0" w:color="auto"/>
            <w:left w:val="none" w:sz="0" w:space="0" w:color="auto"/>
            <w:bottom w:val="none" w:sz="0" w:space="0" w:color="auto"/>
            <w:right w:val="none" w:sz="0" w:space="0" w:color="auto"/>
          </w:divBdr>
        </w:div>
        <w:div w:id="1189831817">
          <w:marLeft w:val="640"/>
          <w:marRight w:val="0"/>
          <w:marTop w:val="0"/>
          <w:marBottom w:val="0"/>
          <w:divBdr>
            <w:top w:val="none" w:sz="0" w:space="0" w:color="auto"/>
            <w:left w:val="none" w:sz="0" w:space="0" w:color="auto"/>
            <w:bottom w:val="none" w:sz="0" w:space="0" w:color="auto"/>
            <w:right w:val="none" w:sz="0" w:space="0" w:color="auto"/>
          </w:divBdr>
        </w:div>
        <w:div w:id="1744252286">
          <w:marLeft w:val="640"/>
          <w:marRight w:val="0"/>
          <w:marTop w:val="0"/>
          <w:marBottom w:val="0"/>
          <w:divBdr>
            <w:top w:val="none" w:sz="0" w:space="0" w:color="auto"/>
            <w:left w:val="none" w:sz="0" w:space="0" w:color="auto"/>
            <w:bottom w:val="none" w:sz="0" w:space="0" w:color="auto"/>
            <w:right w:val="none" w:sz="0" w:space="0" w:color="auto"/>
          </w:divBdr>
        </w:div>
        <w:div w:id="696467868">
          <w:marLeft w:val="640"/>
          <w:marRight w:val="0"/>
          <w:marTop w:val="0"/>
          <w:marBottom w:val="0"/>
          <w:divBdr>
            <w:top w:val="none" w:sz="0" w:space="0" w:color="auto"/>
            <w:left w:val="none" w:sz="0" w:space="0" w:color="auto"/>
            <w:bottom w:val="none" w:sz="0" w:space="0" w:color="auto"/>
            <w:right w:val="none" w:sz="0" w:space="0" w:color="auto"/>
          </w:divBdr>
        </w:div>
        <w:div w:id="228928820">
          <w:marLeft w:val="640"/>
          <w:marRight w:val="0"/>
          <w:marTop w:val="0"/>
          <w:marBottom w:val="0"/>
          <w:divBdr>
            <w:top w:val="none" w:sz="0" w:space="0" w:color="auto"/>
            <w:left w:val="none" w:sz="0" w:space="0" w:color="auto"/>
            <w:bottom w:val="none" w:sz="0" w:space="0" w:color="auto"/>
            <w:right w:val="none" w:sz="0" w:space="0" w:color="auto"/>
          </w:divBdr>
        </w:div>
        <w:div w:id="896009580">
          <w:marLeft w:val="640"/>
          <w:marRight w:val="0"/>
          <w:marTop w:val="0"/>
          <w:marBottom w:val="0"/>
          <w:divBdr>
            <w:top w:val="none" w:sz="0" w:space="0" w:color="auto"/>
            <w:left w:val="none" w:sz="0" w:space="0" w:color="auto"/>
            <w:bottom w:val="none" w:sz="0" w:space="0" w:color="auto"/>
            <w:right w:val="none" w:sz="0" w:space="0" w:color="auto"/>
          </w:divBdr>
        </w:div>
        <w:div w:id="1787894528">
          <w:marLeft w:val="640"/>
          <w:marRight w:val="0"/>
          <w:marTop w:val="0"/>
          <w:marBottom w:val="0"/>
          <w:divBdr>
            <w:top w:val="none" w:sz="0" w:space="0" w:color="auto"/>
            <w:left w:val="none" w:sz="0" w:space="0" w:color="auto"/>
            <w:bottom w:val="none" w:sz="0" w:space="0" w:color="auto"/>
            <w:right w:val="none" w:sz="0" w:space="0" w:color="auto"/>
          </w:divBdr>
        </w:div>
        <w:div w:id="750195456">
          <w:marLeft w:val="640"/>
          <w:marRight w:val="0"/>
          <w:marTop w:val="0"/>
          <w:marBottom w:val="0"/>
          <w:divBdr>
            <w:top w:val="none" w:sz="0" w:space="0" w:color="auto"/>
            <w:left w:val="none" w:sz="0" w:space="0" w:color="auto"/>
            <w:bottom w:val="none" w:sz="0" w:space="0" w:color="auto"/>
            <w:right w:val="none" w:sz="0" w:space="0" w:color="auto"/>
          </w:divBdr>
        </w:div>
        <w:div w:id="42218761">
          <w:marLeft w:val="640"/>
          <w:marRight w:val="0"/>
          <w:marTop w:val="0"/>
          <w:marBottom w:val="0"/>
          <w:divBdr>
            <w:top w:val="none" w:sz="0" w:space="0" w:color="auto"/>
            <w:left w:val="none" w:sz="0" w:space="0" w:color="auto"/>
            <w:bottom w:val="none" w:sz="0" w:space="0" w:color="auto"/>
            <w:right w:val="none" w:sz="0" w:space="0" w:color="auto"/>
          </w:divBdr>
        </w:div>
        <w:div w:id="2095667751">
          <w:marLeft w:val="640"/>
          <w:marRight w:val="0"/>
          <w:marTop w:val="0"/>
          <w:marBottom w:val="0"/>
          <w:divBdr>
            <w:top w:val="none" w:sz="0" w:space="0" w:color="auto"/>
            <w:left w:val="none" w:sz="0" w:space="0" w:color="auto"/>
            <w:bottom w:val="none" w:sz="0" w:space="0" w:color="auto"/>
            <w:right w:val="none" w:sz="0" w:space="0" w:color="auto"/>
          </w:divBdr>
        </w:div>
        <w:div w:id="407968056">
          <w:marLeft w:val="640"/>
          <w:marRight w:val="0"/>
          <w:marTop w:val="0"/>
          <w:marBottom w:val="0"/>
          <w:divBdr>
            <w:top w:val="none" w:sz="0" w:space="0" w:color="auto"/>
            <w:left w:val="none" w:sz="0" w:space="0" w:color="auto"/>
            <w:bottom w:val="none" w:sz="0" w:space="0" w:color="auto"/>
            <w:right w:val="none" w:sz="0" w:space="0" w:color="auto"/>
          </w:divBdr>
        </w:div>
        <w:div w:id="809636239">
          <w:marLeft w:val="640"/>
          <w:marRight w:val="0"/>
          <w:marTop w:val="0"/>
          <w:marBottom w:val="0"/>
          <w:divBdr>
            <w:top w:val="none" w:sz="0" w:space="0" w:color="auto"/>
            <w:left w:val="none" w:sz="0" w:space="0" w:color="auto"/>
            <w:bottom w:val="none" w:sz="0" w:space="0" w:color="auto"/>
            <w:right w:val="none" w:sz="0" w:space="0" w:color="auto"/>
          </w:divBdr>
        </w:div>
        <w:div w:id="595989987">
          <w:marLeft w:val="640"/>
          <w:marRight w:val="0"/>
          <w:marTop w:val="0"/>
          <w:marBottom w:val="0"/>
          <w:divBdr>
            <w:top w:val="none" w:sz="0" w:space="0" w:color="auto"/>
            <w:left w:val="none" w:sz="0" w:space="0" w:color="auto"/>
            <w:bottom w:val="none" w:sz="0" w:space="0" w:color="auto"/>
            <w:right w:val="none" w:sz="0" w:space="0" w:color="auto"/>
          </w:divBdr>
        </w:div>
        <w:div w:id="2100560494">
          <w:marLeft w:val="640"/>
          <w:marRight w:val="0"/>
          <w:marTop w:val="0"/>
          <w:marBottom w:val="0"/>
          <w:divBdr>
            <w:top w:val="none" w:sz="0" w:space="0" w:color="auto"/>
            <w:left w:val="none" w:sz="0" w:space="0" w:color="auto"/>
            <w:bottom w:val="none" w:sz="0" w:space="0" w:color="auto"/>
            <w:right w:val="none" w:sz="0" w:space="0" w:color="auto"/>
          </w:divBdr>
        </w:div>
        <w:div w:id="1799716117">
          <w:marLeft w:val="640"/>
          <w:marRight w:val="0"/>
          <w:marTop w:val="0"/>
          <w:marBottom w:val="0"/>
          <w:divBdr>
            <w:top w:val="none" w:sz="0" w:space="0" w:color="auto"/>
            <w:left w:val="none" w:sz="0" w:space="0" w:color="auto"/>
            <w:bottom w:val="none" w:sz="0" w:space="0" w:color="auto"/>
            <w:right w:val="none" w:sz="0" w:space="0" w:color="auto"/>
          </w:divBdr>
        </w:div>
        <w:div w:id="626469231">
          <w:marLeft w:val="640"/>
          <w:marRight w:val="0"/>
          <w:marTop w:val="0"/>
          <w:marBottom w:val="0"/>
          <w:divBdr>
            <w:top w:val="none" w:sz="0" w:space="0" w:color="auto"/>
            <w:left w:val="none" w:sz="0" w:space="0" w:color="auto"/>
            <w:bottom w:val="none" w:sz="0" w:space="0" w:color="auto"/>
            <w:right w:val="none" w:sz="0" w:space="0" w:color="auto"/>
          </w:divBdr>
        </w:div>
        <w:div w:id="2059739282">
          <w:marLeft w:val="640"/>
          <w:marRight w:val="0"/>
          <w:marTop w:val="0"/>
          <w:marBottom w:val="0"/>
          <w:divBdr>
            <w:top w:val="none" w:sz="0" w:space="0" w:color="auto"/>
            <w:left w:val="none" w:sz="0" w:space="0" w:color="auto"/>
            <w:bottom w:val="none" w:sz="0" w:space="0" w:color="auto"/>
            <w:right w:val="none" w:sz="0" w:space="0" w:color="auto"/>
          </w:divBdr>
        </w:div>
        <w:div w:id="579027097">
          <w:marLeft w:val="640"/>
          <w:marRight w:val="0"/>
          <w:marTop w:val="0"/>
          <w:marBottom w:val="0"/>
          <w:divBdr>
            <w:top w:val="none" w:sz="0" w:space="0" w:color="auto"/>
            <w:left w:val="none" w:sz="0" w:space="0" w:color="auto"/>
            <w:bottom w:val="none" w:sz="0" w:space="0" w:color="auto"/>
            <w:right w:val="none" w:sz="0" w:space="0" w:color="auto"/>
          </w:divBdr>
        </w:div>
        <w:div w:id="426074108">
          <w:marLeft w:val="640"/>
          <w:marRight w:val="0"/>
          <w:marTop w:val="0"/>
          <w:marBottom w:val="0"/>
          <w:divBdr>
            <w:top w:val="none" w:sz="0" w:space="0" w:color="auto"/>
            <w:left w:val="none" w:sz="0" w:space="0" w:color="auto"/>
            <w:bottom w:val="none" w:sz="0" w:space="0" w:color="auto"/>
            <w:right w:val="none" w:sz="0" w:space="0" w:color="auto"/>
          </w:divBdr>
        </w:div>
        <w:div w:id="1263949428">
          <w:marLeft w:val="640"/>
          <w:marRight w:val="0"/>
          <w:marTop w:val="0"/>
          <w:marBottom w:val="0"/>
          <w:divBdr>
            <w:top w:val="none" w:sz="0" w:space="0" w:color="auto"/>
            <w:left w:val="none" w:sz="0" w:space="0" w:color="auto"/>
            <w:bottom w:val="none" w:sz="0" w:space="0" w:color="auto"/>
            <w:right w:val="none" w:sz="0" w:space="0" w:color="auto"/>
          </w:divBdr>
        </w:div>
        <w:div w:id="125902112">
          <w:marLeft w:val="640"/>
          <w:marRight w:val="0"/>
          <w:marTop w:val="0"/>
          <w:marBottom w:val="0"/>
          <w:divBdr>
            <w:top w:val="none" w:sz="0" w:space="0" w:color="auto"/>
            <w:left w:val="none" w:sz="0" w:space="0" w:color="auto"/>
            <w:bottom w:val="none" w:sz="0" w:space="0" w:color="auto"/>
            <w:right w:val="none" w:sz="0" w:space="0" w:color="auto"/>
          </w:divBdr>
        </w:div>
        <w:div w:id="837114968">
          <w:marLeft w:val="640"/>
          <w:marRight w:val="0"/>
          <w:marTop w:val="0"/>
          <w:marBottom w:val="0"/>
          <w:divBdr>
            <w:top w:val="none" w:sz="0" w:space="0" w:color="auto"/>
            <w:left w:val="none" w:sz="0" w:space="0" w:color="auto"/>
            <w:bottom w:val="none" w:sz="0" w:space="0" w:color="auto"/>
            <w:right w:val="none" w:sz="0" w:space="0" w:color="auto"/>
          </w:divBdr>
        </w:div>
        <w:div w:id="1690989044">
          <w:marLeft w:val="640"/>
          <w:marRight w:val="0"/>
          <w:marTop w:val="0"/>
          <w:marBottom w:val="0"/>
          <w:divBdr>
            <w:top w:val="none" w:sz="0" w:space="0" w:color="auto"/>
            <w:left w:val="none" w:sz="0" w:space="0" w:color="auto"/>
            <w:bottom w:val="none" w:sz="0" w:space="0" w:color="auto"/>
            <w:right w:val="none" w:sz="0" w:space="0" w:color="auto"/>
          </w:divBdr>
        </w:div>
        <w:div w:id="1649090978">
          <w:marLeft w:val="640"/>
          <w:marRight w:val="0"/>
          <w:marTop w:val="0"/>
          <w:marBottom w:val="0"/>
          <w:divBdr>
            <w:top w:val="none" w:sz="0" w:space="0" w:color="auto"/>
            <w:left w:val="none" w:sz="0" w:space="0" w:color="auto"/>
            <w:bottom w:val="none" w:sz="0" w:space="0" w:color="auto"/>
            <w:right w:val="none" w:sz="0" w:space="0" w:color="auto"/>
          </w:divBdr>
        </w:div>
        <w:div w:id="1186601957">
          <w:marLeft w:val="640"/>
          <w:marRight w:val="0"/>
          <w:marTop w:val="0"/>
          <w:marBottom w:val="0"/>
          <w:divBdr>
            <w:top w:val="none" w:sz="0" w:space="0" w:color="auto"/>
            <w:left w:val="none" w:sz="0" w:space="0" w:color="auto"/>
            <w:bottom w:val="none" w:sz="0" w:space="0" w:color="auto"/>
            <w:right w:val="none" w:sz="0" w:space="0" w:color="auto"/>
          </w:divBdr>
        </w:div>
        <w:div w:id="1808401170">
          <w:marLeft w:val="640"/>
          <w:marRight w:val="0"/>
          <w:marTop w:val="0"/>
          <w:marBottom w:val="0"/>
          <w:divBdr>
            <w:top w:val="none" w:sz="0" w:space="0" w:color="auto"/>
            <w:left w:val="none" w:sz="0" w:space="0" w:color="auto"/>
            <w:bottom w:val="none" w:sz="0" w:space="0" w:color="auto"/>
            <w:right w:val="none" w:sz="0" w:space="0" w:color="auto"/>
          </w:divBdr>
        </w:div>
        <w:div w:id="969481881">
          <w:marLeft w:val="640"/>
          <w:marRight w:val="0"/>
          <w:marTop w:val="0"/>
          <w:marBottom w:val="0"/>
          <w:divBdr>
            <w:top w:val="none" w:sz="0" w:space="0" w:color="auto"/>
            <w:left w:val="none" w:sz="0" w:space="0" w:color="auto"/>
            <w:bottom w:val="none" w:sz="0" w:space="0" w:color="auto"/>
            <w:right w:val="none" w:sz="0" w:space="0" w:color="auto"/>
          </w:divBdr>
        </w:div>
        <w:div w:id="1520853501">
          <w:marLeft w:val="640"/>
          <w:marRight w:val="0"/>
          <w:marTop w:val="0"/>
          <w:marBottom w:val="0"/>
          <w:divBdr>
            <w:top w:val="none" w:sz="0" w:space="0" w:color="auto"/>
            <w:left w:val="none" w:sz="0" w:space="0" w:color="auto"/>
            <w:bottom w:val="none" w:sz="0" w:space="0" w:color="auto"/>
            <w:right w:val="none" w:sz="0" w:space="0" w:color="auto"/>
          </w:divBdr>
        </w:div>
      </w:divsChild>
    </w:div>
    <w:div w:id="1237520492">
      <w:marLeft w:val="640"/>
      <w:marRight w:val="0"/>
      <w:marTop w:val="0"/>
      <w:marBottom w:val="0"/>
      <w:divBdr>
        <w:top w:val="none" w:sz="0" w:space="0" w:color="auto"/>
        <w:left w:val="none" w:sz="0" w:space="0" w:color="auto"/>
        <w:bottom w:val="none" w:sz="0" w:space="0" w:color="auto"/>
        <w:right w:val="none" w:sz="0" w:space="0" w:color="auto"/>
      </w:divBdr>
    </w:div>
    <w:div w:id="1241523301">
      <w:bodyDiv w:val="1"/>
      <w:marLeft w:val="0"/>
      <w:marRight w:val="0"/>
      <w:marTop w:val="0"/>
      <w:marBottom w:val="0"/>
      <w:divBdr>
        <w:top w:val="none" w:sz="0" w:space="0" w:color="auto"/>
        <w:left w:val="none" w:sz="0" w:space="0" w:color="auto"/>
        <w:bottom w:val="none" w:sz="0" w:space="0" w:color="auto"/>
        <w:right w:val="none" w:sz="0" w:space="0" w:color="auto"/>
      </w:divBdr>
      <w:divsChild>
        <w:div w:id="1583754386">
          <w:marLeft w:val="640"/>
          <w:marRight w:val="0"/>
          <w:marTop w:val="0"/>
          <w:marBottom w:val="0"/>
          <w:divBdr>
            <w:top w:val="none" w:sz="0" w:space="0" w:color="auto"/>
            <w:left w:val="none" w:sz="0" w:space="0" w:color="auto"/>
            <w:bottom w:val="none" w:sz="0" w:space="0" w:color="auto"/>
            <w:right w:val="none" w:sz="0" w:space="0" w:color="auto"/>
          </w:divBdr>
        </w:div>
        <w:div w:id="632638316">
          <w:marLeft w:val="640"/>
          <w:marRight w:val="0"/>
          <w:marTop w:val="0"/>
          <w:marBottom w:val="0"/>
          <w:divBdr>
            <w:top w:val="none" w:sz="0" w:space="0" w:color="auto"/>
            <w:left w:val="none" w:sz="0" w:space="0" w:color="auto"/>
            <w:bottom w:val="none" w:sz="0" w:space="0" w:color="auto"/>
            <w:right w:val="none" w:sz="0" w:space="0" w:color="auto"/>
          </w:divBdr>
        </w:div>
        <w:div w:id="259681537">
          <w:marLeft w:val="640"/>
          <w:marRight w:val="0"/>
          <w:marTop w:val="0"/>
          <w:marBottom w:val="0"/>
          <w:divBdr>
            <w:top w:val="none" w:sz="0" w:space="0" w:color="auto"/>
            <w:left w:val="none" w:sz="0" w:space="0" w:color="auto"/>
            <w:bottom w:val="none" w:sz="0" w:space="0" w:color="auto"/>
            <w:right w:val="none" w:sz="0" w:space="0" w:color="auto"/>
          </w:divBdr>
        </w:div>
        <w:div w:id="275136022">
          <w:marLeft w:val="640"/>
          <w:marRight w:val="0"/>
          <w:marTop w:val="0"/>
          <w:marBottom w:val="0"/>
          <w:divBdr>
            <w:top w:val="none" w:sz="0" w:space="0" w:color="auto"/>
            <w:left w:val="none" w:sz="0" w:space="0" w:color="auto"/>
            <w:bottom w:val="none" w:sz="0" w:space="0" w:color="auto"/>
            <w:right w:val="none" w:sz="0" w:space="0" w:color="auto"/>
          </w:divBdr>
        </w:div>
        <w:div w:id="80180723">
          <w:marLeft w:val="640"/>
          <w:marRight w:val="0"/>
          <w:marTop w:val="0"/>
          <w:marBottom w:val="0"/>
          <w:divBdr>
            <w:top w:val="none" w:sz="0" w:space="0" w:color="auto"/>
            <w:left w:val="none" w:sz="0" w:space="0" w:color="auto"/>
            <w:bottom w:val="none" w:sz="0" w:space="0" w:color="auto"/>
            <w:right w:val="none" w:sz="0" w:space="0" w:color="auto"/>
          </w:divBdr>
        </w:div>
        <w:div w:id="1584802020">
          <w:marLeft w:val="640"/>
          <w:marRight w:val="0"/>
          <w:marTop w:val="0"/>
          <w:marBottom w:val="0"/>
          <w:divBdr>
            <w:top w:val="none" w:sz="0" w:space="0" w:color="auto"/>
            <w:left w:val="none" w:sz="0" w:space="0" w:color="auto"/>
            <w:bottom w:val="none" w:sz="0" w:space="0" w:color="auto"/>
            <w:right w:val="none" w:sz="0" w:space="0" w:color="auto"/>
          </w:divBdr>
        </w:div>
        <w:div w:id="1324241773">
          <w:marLeft w:val="640"/>
          <w:marRight w:val="0"/>
          <w:marTop w:val="0"/>
          <w:marBottom w:val="0"/>
          <w:divBdr>
            <w:top w:val="none" w:sz="0" w:space="0" w:color="auto"/>
            <w:left w:val="none" w:sz="0" w:space="0" w:color="auto"/>
            <w:bottom w:val="none" w:sz="0" w:space="0" w:color="auto"/>
            <w:right w:val="none" w:sz="0" w:space="0" w:color="auto"/>
          </w:divBdr>
        </w:div>
        <w:div w:id="286275617">
          <w:marLeft w:val="640"/>
          <w:marRight w:val="0"/>
          <w:marTop w:val="0"/>
          <w:marBottom w:val="0"/>
          <w:divBdr>
            <w:top w:val="none" w:sz="0" w:space="0" w:color="auto"/>
            <w:left w:val="none" w:sz="0" w:space="0" w:color="auto"/>
            <w:bottom w:val="none" w:sz="0" w:space="0" w:color="auto"/>
            <w:right w:val="none" w:sz="0" w:space="0" w:color="auto"/>
          </w:divBdr>
        </w:div>
        <w:div w:id="1302151640">
          <w:marLeft w:val="640"/>
          <w:marRight w:val="0"/>
          <w:marTop w:val="0"/>
          <w:marBottom w:val="0"/>
          <w:divBdr>
            <w:top w:val="none" w:sz="0" w:space="0" w:color="auto"/>
            <w:left w:val="none" w:sz="0" w:space="0" w:color="auto"/>
            <w:bottom w:val="none" w:sz="0" w:space="0" w:color="auto"/>
            <w:right w:val="none" w:sz="0" w:space="0" w:color="auto"/>
          </w:divBdr>
        </w:div>
        <w:div w:id="1877960686">
          <w:marLeft w:val="640"/>
          <w:marRight w:val="0"/>
          <w:marTop w:val="0"/>
          <w:marBottom w:val="0"/>
          <w:divBdr>
            <w:top w:val="none" w:sz="0" w:space="0" w:color="auto"/>
            <w:left w:val="none" w:sz="0" w:space="0" w:color="auto"/>
            <w:bottom w:val="none" w:sz="0" w:space="0" w:color="auto"/>
            <w:right w:val="none" w:sz="0" w:space="0" w:color="auto"/>
          </w:divBdr>
        </w:div>
        <w:div w:id="1987467865">
          <w:marLeft w:val="640"/>
          <w:marRight w:val="0"/>
          <w:marTop w:val="0"/>
          <w:marBottom w:val="0"/>
          <w:divBdr>
            <w:top w:val="none" w:sz="0" w:space="0" w:color="auto"/>
            <w:left w:val="none" w:sz="0" w:space="0" w:color="auto"/>
            <w:bottom w:val="none" w:sz="0" w:space="0" w:color="auto"/>
            <w:right w:val="none" w:sz="0" w:space="0" w:color="auto"/>
          </w:divBdr>
        </w:div>
        <w:div w:id="742794811">
          <w:marLeft w:val="640"/>
          <w:marRight w:val="0"/>
          <w:marTop w:val="0"/>
          <w:marBottom w:val="0"/>
          <w:divBdr>
            <w:top w:val="none" w:sz="0" w:space="0" w:color="auto"/>
            <w:left w:val="none" w:sz="0" w:space="0" w:color="auto"/>
            <w:bottom w:val="none" w:sz="0" w:space="0" w:color="auto"/>
            <w:right w:val="none" w:sz="0" w:space="0" w:color="auto"/>
          </w:divBdr>
        </w:div>
        <w:div w:id="898126178">
          <w:marLeft w:val="640"/>
          <w:marRight w:val="0"/>
          <w:marTop w:val="0"/>
          <w:marBottom w:val="0"/>
          <w:divBdr>
            <w:top w:val="none" w:sz="0" w:space="0" w:color="auto"/>
            <w:left w:val="none" w:sz="0" w:space="0" w:color="auto"/>
            <w:bottom w:val="none" w:sz="0" w:space="0" w:color="auto"/>
            <w:right w:val="none" w:sz="0" w:space="0" w:color="auto"/>
          </w:divBdr>
        </w:div>
        <w:div w:id="1613243700">
          <w:marLeft w:val="640"/>
          <w:marRight w:val="0"/>
          <w:marTop w:val="0"/>
          <w:marBottom w:val="0"/>
          <w:divBdr>
            <w:top w:val="none" w:sz="0" w:space="0" w:color="auto"/>
            <w:left w:val="none" w:sz="0" w:space="0" w:color="auto"/>
            <w:bottom w:val="none" w:sz="0" w:space="0" w:color="auto"/>
            <w:right w:val="none" w:sz="0" w:space="0" w:color="auto"/>
          </w:divBdr>
        </w:div>
        <w:div w:id="452870038">
          <w:marLeft w:val="640"/>
          <w:marRight w:val="0"/>
          <w:marTop w:val="0"/>
          <w:marBottom w:val="0"/>
          <w:divBdr>
            <w:top w:val="none" w:sz="0" w:space="0" w:color="auto"/>
            <w:left w:val="none" w:sz="0" w:space="0" w:color="auto"/>
            <w:bottom w:val="none" w:sz="0" w:space="0" w:color="auto"/>
            <w:right w:val="none" w:sz="0" w:space="0" w:color="auto"/>
          </w:divBdr>
        </w:div>
        <w:div w:id="666591327">
          <w:marLeft w:val="640"/>
          <w:marRight w:val="0"/>
          <w:marTop w:val="0"/>
          <w:marBottom w:val="0"/>
          <w:divBdr>
            <w:top w:val="none" w:sz="0" w:space="0" w:color="auto"/>
            <w:left w:val="none" w:sz="0" w:space="0" w:color="auto"/>
            <w:bottom w:val="none" w:sz="0" w:space="0" w:color="auto"/>
            <w:right w:val="none" w:sz="0" w:space="0" w:color="auto"/>
          </w:divBdr>
        </w:div>
        <w:div w:id="859439461">
          <w:marLeft w:val="640"/>
          <w:marRight w:val="0"/>
          <w:marTop w:val="0"/>
          <w:marBottom w:val="0"/>
          <w:divBdr>
            <w:top w:val="none" w:sz="0" w:space="0" w:color="auto"/>
            <w:left w:val="none" w:sz="0" w:space="0" w:color="auto"/>
            <w:bottom w:val="none" w:sz="0" w:space="0" w:color="auto"/>
            <w:right w:val="none" w:sz="0" w:space="0" w:color="auto"/>
          </w:divBdr>
        </w:div>
        <w:div w:id="928125470">
          <w:marLeft w:val="640"/>
          <w:marRight w:val="0"/>
          <w:marTop w:val="0"/>
          <w:marBottom w:val="0"/>
          <w:divBdr>
            <w:top w:val="none" w:sz="0" w:space="0" w:color="auto"/>
            <w:left w:val="none" w:sz="0" w:space="0" w:color="auto"/>
            <w:bottom w:val="none" w:sz="0" w:space="0" w:color="auto"/>
            <w:right w:val="none" w:sz="0" w:space="0" w:color="auto"/>
          </w:divBdr>
        </w:div>
        <w:div w:id="66466637">
          <w:marLeft w:val="640"/>
          <w:marRight w:val="0"/>
          <w:marTop w:val="0"/>
          <w:marBottom w:val="0"/>
          <w:divBdr>
            <w:top w:val="none" w:sz="0" w:space="0" w:color="auto"/>
            <w:left w:val="none" w:sz="0" w:space="0" w:color="auto"/>
            <w:bottom w:val="none" w:sz="0" w:space="0" w:color="auto"/>
            <w:right w:val="none" w:sz="0" w:space="0" w:color="auto"/>
          </w:divBdr>
        </w:div>
        <w:div w:id="1638606811">
          <w:marLeft w:val="640"/>
          <w:marRight w:val="0"/>
          <w:marTop w:val="0"/>
          <w:marBottom w:val="0"/>
          <w:divBdr>
            <w:top w:val="none" w:sz="0" w:space="0" w:color="auto"/>
            <w:left w:val="none" w:sz="0" w:space="0" w:color="auto"/>
            <w:bottom w:val="none" w:sz="0" w:space="0" w:color="auto"/>
            <w:right w:val="none" w:sz="0" w:space="0" w:color="auto"/>
          </w:divBdr>
        </w:div>
        <w:div w:id="637340150">
          <w:marLeft w:val="640"/>
          <w:marRight w:val="0"/>
          <w:marTop w:val="0"/>
          <w:marBottom w:val="0"/>
          <w:divBdr>
            <w:top w:val="none" w:sz="0" w:space="0" w:color="auto"/>
            <w:left w:val="none" w:sz="0" w:space="0" w:color="auto"/>
            <w:bottom w:val="none" w:sz="0" w:space="0" w:color="auto"/>
            <w:right w:val="none" w:sz="0" w:space="0" w:color="auto"/>
          </w:divBdr>
        </w:div>
        <w:div w:id="685058620">
          <w:marLeft w:val="640"/>
          <w:marRight w:val="0"/>
          <w:marTop w:val="0"/>
          <w:marBottom w:val="0"/>
          <w:divBdr>
            <w:top w:val="none" w:sz="0" w:space="0" w:color="auto"/>
            <w:left w:val="none" w:sz="0" w:space="0" w:color="auto"/>
            <w:bottom w:val="none" w:sz="0" w:space="0" w:color="auto"/>
            <w:right w:val="none" w:sz="0" w:space="0" w:color="auto"/>
          </w:divBdr>
        </w:div>
        <w:div w:id="1170176752">
          <w:marLeft w:val="640"/>
          <w:marRight w:val="0"/>
          <w:marTop w:val="0"/>
          <w:marBottom w:val="0"/>
          <w:divBdr>
            <w:top w:val="none" w:sz="0" w:space="0" w:color="auto"/>
            <w:left w:val="none" w:sz="0" w:space="0" w:color="auto"/>
            <w:bottom w:val="none" w:sz="0" w:space="0" w:color="auto"/>
            <w:right w:val="none" w:sz="0" w:space="0" w:color="auto"/>
          </w:divBdr>
        </w:div>
        <w:div w:id="432017472">
          <w:marLeft w:val="640"/>
          <w:marRight w:val="0"/>
          <w:marTop w:val="0"/>
          <w:marBottom w:val="0"/>
          <w:divBdr>
            <w:top w:val="none" w:sz="0" w:space="0" w:color="auto"/>
            <w:left w:val="none" w:sz="0" w:space="0" w:color="auto"/>
            <w:bottom w:val="none" w:sz="0" w:space="0" w:color="auto"/>
            <w:right w:val="none" w:sz="0" w:space="0" w:color="auto"/>
          </w:divBdr>
        </w:div>
        <w:div w:id="1202329764">
          <w:marLeft w:val="640"/>
          <w:marRight w:val="0"/>
          <w:marTop w:val="0"/>
          <w:marBottom w:val="0"/>
          <w:divBdr>
            <w:top w:val="none" w:sz="0" w:space="0" w:color="auto"/>
            <w:left w:val="none" w:sz="0" w:space="0" w:color="auto"/>
            <w:bottom w:val="none" w:sz="0" w:space="0" w:color="auto"/>
            <w:right w:val="none" w:sz="0" w:space="0" w:color="auto"/>
          </w:divBdr>
        </w:div>
        <w:div w:id="1386486594">
          <w:marLeft w:val="640"/>
          <w:marRight w:val="0"/>
          <w:marTop w:val="0"/>
          <w:marBottom w:val="0"/>
          <w:divBdr>
            <w:top w:val="none" w:sz="0" w:space="0" w:color="auto"/>
            <w:left w:val="none" w:sz="0" w:space="0" w:color="auto"/>
            <w:bottom w:val="none" w:sz="0" w:space="0" w:color="auto"/>
            <w:right w:val="none" w:sz="0" w:space="0" w:color="auto"/>
          </w:divBdr>
        </w:div>
        <w:div w:id="331682599">
          <w:marLeft w:val="640"/>
          <w:marRight w:val="0"/>
          <w:marTop w:val="0"/>
          <w:marBottom w:val="0"/>
          <w:divBdr>
            <w:top w:val="none" w:sz="0" w:space="0" w:color="auto"/>
            <w:left w:val="none" w:sz="0" w:space="0" w:color="auto"/>
            <w:bottom w:val="none" w:sz="0" w:space="0" w:color="auto"/>
            <w:right w:val="none" w:sz="0" w:space="0" w:color="auto"/>
          </w:divBdr>
        </w:div>
        <w:div w:id="1182284518">
          <w:marLeft w:val="640"/>
          <w:marRight w:val="0"/>
          <w:marTop w:val="0"/>
          <w:marBottom w:val="0"/>
          <w:divBdr>
            <w:top w:val="none" w:sz="0" w:space="0" w:color="auto"/>
            <w:left w:val="none" w:sz="0" w:space="0" w:color="auto"/>
            <w:bottom w:val="none" w:sz="0" w:space="0" w:color="auto"/>
            <w:right w:val="none" w:sz="0" w:space="0" w:color="auto"/>
          </w:divBdr>
        </w:div>
        <w:div w:id="83192991">
          <w:marLeft w:val="640"/>
          <w:marRight w:val="0"/>
          <w:marTop w:val="0"/>
          <w:marBottom w:val="0"/>
          <w:divBdr>
            <w:top w:val="none" w:sz="0" w:space="0" w:color="auto"/>
            <w:left w:val="none" w:sz="0" w:space="0" w:color="auto"/>
            <w:bottom w:val="none" w:sz="0" w:space="0" w:color="auto"/>
            <w:right w:val="none" w:sz="0" w:space="0" w:color="auto"/>
          </w:divBdr>
        </w:div>
        <w:div w:id="709915060">
          <w:marLeft w:val="640"/>
          <w:marRight w:val="0"/>
          <w:marTop w:val="0"/>
          <w:marBottom w:val="0"/>
          <w:divBdr>
            <w:top w:val="none" w:sz="0" w:space="0" w:color="auto"/>
            <w:left w:val="none" w:sz="0" w:space="0" w:color="auto"/>
            <w:bottom w:val="none" w:sz="0" w:space="0" w:color="auto"/>
            <w:right w:val="none" w:sz="0" w:space="0" w:color="auto"/>
          </w:divBdr>
        </w:div>
        <w:div w:id="1643340974">
          <w:marLeft w:val="640"/>
          <w:marRight w:val="0"/>
          <w:marTop w:val="0"/>
          <w:marBottom w:val="0"/>
          <w:divBdr>
            <w:top w:val="none" w:sz="0" w:space="0" w:color="auto"/>
            <w:left w:val="none" w:sz="0" w:space="0" w:color="auto"/>
            <w:bottom w:val="none" w:sz="0" w:space="0" w:color="auto"/>
            <w:right w:val="none" w:sz="0" w:space="0" w:color="auto"/>
          </w:divBdr>
        </w:div>
        <w:div w:id="892079538">
          <w:marLeft w:val="640"/>
          <w:marRight w:val="0"/>
          <w:marTop w:val="0"/>
          <w:marBottom w:val="0"/>
          <w:divBdr>
            <w:top w:val="none" w:sz="0" w:space="0" w:color="auto"/>
            <w:left w:val="none" w:sz="0" w:space="0" w:color="auto"/>
            <w:bottom w:val="none" w:sz="0" w:space="0" w:color="auto"/>
            <w:right w:val="none" w:sz="0" w:space="0" w:color="auto"/>
          </w:divBdr>
        </w:div>
        <w:div w:id="502673060">
          <w:marLeft w:val="640"/>
          <w:marRight w:val="0"/>
          <w:marTop w:val="0"/>
          <w:marBottom w:val="0"/>
          <w:divBdr>
            <w:top w:val="none" w:sz="0" w:space="0" w:color="auto"/>
            <w:left w:val="none" w:sz="0" w:space="0" w:color="auto"/>
            <w:bottom w:val="none" w:sz="0" w:space="0" w:color="auto"/>
            <w:right w:val="none" w:sz="0" w:space="0" w:color="auto"/>
          </w:divBdr>
        </w:div>
        <w:div w:id="1379889624">
          <w:marLeft w:val="640"/>
          <w:marRight w:val="0"/>
          <w:marTop w:val="0"/>
          <w:marBottom w:val="0"/>
          <w:divBdr>
            <w:top w:val="none" w:sz="0" w:space="0" w:color="auto"/>
            <w:left w:val="none" w:sz="0" w:space="0" w:color="auto"/>
            <w:bottom w:val="none" w:sz="0" w:space="0" w:color="auto"/>
            <w:right w:val="none" w:sz="0" w:space="0" w:color="auto"/>
          </w:divBdr>
        </w:div>
        <w:div w:id="1482381265">
          <w:marLeft w:val="640"/>
          <w:marRight w:val="0"/>
          <w:marTop w:val="0"/>
          <w:marBottom w:val="0"/>
          <w:divBdr>
            <w:top w:val="none" w:sz="0" w:space="0" w:color="auto"/>
            <w:left w:val="none" w:sz="0" w:space="0" w:color="auto"/>
            <w:bottom w:val="none" w:sz="0" w:space="0" w:color="auto"/>
            <w:right w:val="none" w:sz="0" w:space="0" w:color="auto"/>
          </w:divBdr>
        </w:div>
        <w:div w:id="274680485">
          <w:marLeft w:val="640"/>
          <w:marRight w:val="0"/>
          <w:marTop w:val="0"/>
          <w:marBottom w:val="0"/>
          <w:divBdr>
            <w:top w:val="none" w:sz="0" w:space="0" w:color="auto"/>
            <w:left w:val="none" w:sz="0" w:space="0" w:color="auto"/>
            <w:bottom w:val="none" w:sz="0" w:space="0" w:color="auto"/>
            <w:right w:val="none" w:sz="0" w:space="0" w:color="auto"/>
          </w:divBdr>
        </w:div>
        <w:div w:id="792215277">
          <w:marLeft w:val="640"/>
          <w:marRight w:val="0"/>
          <w:marTop w:val="0"/>
          <w:marBottom w:val="0"/>
          <w:divBdr>
            <w:top w:val="none" w:sz="0" w:space="0" w:color="auto"/>
            <w:left w:val="none" w:sz="0" w:space="0" w:color="auto"/>
            <w:bottom w:val="none" w:sz="0" w:space="0" w:color="auto"/>
            <w:right w:val="none" w:sz="0" w:space="0" w:color="auto"/>
          </w:divBdr>
        </w:div>
        <w:div w:id="151026244">
          <w:marLeft w:val="640"/>
          <w:marRight w:val="0"/>
          <w:marTop w:val="0"/>
          <w:marBottom w:val="0"/>
          <w:divBdr>
            <w:top w:val="none" w:sz="0" w:space="0" w:color="auto"/>
            <w:left w:val="none" w:sz="0" w:space="0" w:color="auto"/>
            <w:bottom w:val="none" w:sz="0" w:space="0" w:color="auto"/>
            <w:right w:val="none" w:sz="0" w:space="0" w:color="auto"/>
          </w:divBdr>
        </w:div>
        <w:div w:id="365519754">
          <w:marLeft w:val="640"/>
          <w:marRight w:val="0"/>
          <w:marTop w:val="0"/>
          <w:marBottom w:val="0"/>
          <w:divBdr>
            <w:top w:val="none" w:sz="0" w:space="0" w:color="auto"/>
            <w:left w:val="none" w:sz="0" w:space="0" w:color="auto"/>
            <w:bottom w:val="none" w:sz="0" w:space="0" w:color="auto"/>
            <w:right w:val="none" w:sz="0" w:space="0" w:color="auto"/>
          </w:divBdr>
        </w:div>
        <w:div w:id="456797758">
          <w:marLeft w:val="640"/>
          <w:marRight w:val="0"/>
          <w:marTop w:val="0"/>
          <w:marBottom w:val="0"/>
          <w:divBdr>
            <w:top w:val="none" w:sz="0" w:space="0" w:color="auto"/>
            <w:left w:val="none" w:sz="0" w:space="0" w:color="auto"/>
            <w:bottom w:val="none" w:sz="0" w:space="0" w:color="auto"/>
            <w:right w:val="none" w:sz="0" w:space="0" w:color="auto"/>
          </w:divBdr>
        </w:div>
        <w:div w:id="944775683">
          <w:marLeft w:val="640"/>
          <w:marRight w:val="0"/>
          <w:marTop w:val="0"/>
          <w:marBottom w:val="0"/>
          <w:divBdr>
            <w:top w:val="none" w:sz="0" w:space="0" w:color="auto"/>
            <w:left w:val="none" w:sz="0" w:space="0" w:color="auto"/>
            <w:bottom w:val="none" w:sz="0" w:space="0" w:color="auto"/>
            <w:right w:val="none" w:sz="0" w:space="0" w:color="auto"/>
          </w:divBdr>
        </w:div>
        <w:div w:id="816461093">
          <w:marLeft w:val="640"/>
          <w:marRight w:val="0"/>
          <w:marTop w:val="0"/>
          <w:marBottom w:val="0"/>
          <w:divBdr>
            <w:top w:val="none" w:sz="0" w:space="0" w:color="auto"/>
            <w:left w:val="none" w:sz="0" w:space="0" w:color="auto"/>
            <w:bottom w:val="none" w:sz="0" w:space="0" w:color="auto"/>
            <w:right w:val="none" w:sz="0" w:space="0" w:color="auto"/>
          </w:divBdr>
        </w:div>
        <w:div w:id="1779056425">
          <w:marLeft w:val="640"/>
          <w:marRight w:val="0"/>
          <w:marTop w:val="0"/>
          <w:marBottom w:val="0"/>
          <w:divBdr>
            <w:top w:val="none" w:sz="0" w:space="0" w:color="auto"/>
            <w:left w:val="none" w:sz="0" w:space="0" w:color="auto"/>
            <w:bottom w:val="none" w:sz="0" w:space="0" w:color="auto"/>
            <w:right w:val="none" w:sz="0" w:space="0" w:color="auto"/>
          </w:divBdr>
        </w:div>
        <w:div w:id="1172381314">
          <w:marLeft w:val="640"/>
          <w:marRight w:val="0"/>
          <w:marTop w:val="0"/>
          <w:marBottom w:val="0"/>
          <w:divBdr>
            <w:top w:val="none" w:sz="0" w:space="0" w:color="auto"/>
            <w:left w:val="none" w:sz="0" w:space="0" w:color="auto"/>
            <w:bottom w:val="none" w:sz="0" w:space="0" w:color="auto"/>
            <w:right w:val="none" w:sz="0" w:space="0" w:color="auto"/>
          </w:divBdr>
        </w:div>
        <w:div w:id="924610693">
          <w:marLeft w:val="640"/>
          <w:marRight w:val="0"/>
          <w:marTop w:val="0"/>
          <w:marBottom w:val="0"/>
          <w:divBdr>
            <w:top w:val="none" w:sz="0" w:space="0" w:color="auto"/>
            <w:left w:val="none" w:sz="0" w:space="0" w:color="auto"/>
            <w:bottom w:val="none" w:sz="0" w:space="0" w:color="auto"/>
            <w:right w:val="none" w:sz="0" w:space="0" w:color="auto"/>
          </w:divBdr>
        </w:div>
        <w:div w:id="375281871">
          <w:marLeft w:val="640"/>
          <w:marRight w:val="0"/>
          <w:marTop w:val="0"/>
          <w:marBottom w:val="0"/>
          <w:divBdr>
            <w:top w:val="none" w:sz="0" w:space="0" w:color="auto"/>
            <w:left w:val="none" w:sz="0" w:space="0" w:color="auto"/>
            <w:bottom w:val="none" w:sz="0" w:space="0" w:color="auto"/>
            <w:right w:val="none" w:sz="0" w:space="0" w:color="auto"/>
          </w:divBdr>
        </w:div>
      </w:divsChild>
    </w:div>
    <w:div w:id="1243029772">
      <w:marLeft w:val="0"/>
      <w:marRight w:val="0"/>
      <w:marTop w:val="0"/>
      <w:marBottom w:val="0"/>
      <w:divBdr>
        <w:top w:val="none" w:sz="0" w:space="0" w:color="auto"/>
        <w:left w:val="none" w:sz="0" w:space="0" w:color="auto"/>
        <w:bottom w:val="none" w:sz="0" w:space="0" w:color="auto"/>
        <w:right w:val="none" w:sz="0" w:space="0" w:color="auto"/>
      </w:divBdr>
    </w:div>
    <w:div w:id="1243418979">
      <w:marLeft w:val="640"/>
      <w:marRight w:val="0"/>
      <w:marTop w:val="0"/>
      <w:marBottom w:val="0"/>
      <w:divBdr>
        <w:top w:val="none" w:sz="0" w:space="0" w:color="auto"/>
        <w:left w:val="none" w:sz="0" w:space="0" w:color="auto"/>
        <w:bottom w:val="none" w:sz="0" w:space="0" w:color="auto"/>
        <w:right w:val="none" w:sz="0" w:space="0" w:color="auto"/>
      </w:divBdr>
    </w:div>
    <w:div w:id="1244215885">
      <w:marLeft w:val="640"/>
      <w:marRight w:val="0"/>
      <w:marTop w:val="0"/>
      <w:marBottom w:val="0"/>
      <w:divBdr>
        <w:top w:val="none" w:sz="0" w:space="0" w:color="auto"/>
        <w:left w:val="none" w:sz="0" w:space="0" w:color="auto"/>
        <w:bottom w:val="none" w:sz="0" w:space="0" w:color="auto"/>
        <w:right w:val="none" w:sz="0" w:space="0" w:color="auto"/>
      </w:divBdr>
    </w:div>
    <w:div w:id="1244994982">
      <w:marLeft w:val="640"/>
      <w:marRight w:val="0"/>
      <w:marTop w:val="0"/>
      <w:marBottom w:val="0"/>
      <w:divBdr>
        <w:top w:val="none" w:sz="0" w:space="0" w:color="auto"/>
        <w:left w:val="none" w:sz="0" w:space="0" w:color="auto"/>
        <w:bottom w:val="none" w:sz="0" w:space="0" w:color="auto"/>
        <w:right w:val="none" w:sz="0" w:space="0" w:color="auto"/>
      </w:divBdr>
    </w:div>
    <w:div w:id="1249654974">
      <w:bodyDiv w:val="1"/>
      <w:marLeft w:val="0"/>
      <w:marRight w:val="0"/>
      <w:marTop w:val="0"/>
      <w:marBottom w:val="0"/>
      <w:divBdr>
        <w:top w:val="none" w:sz="0" w:space="0" w:color="auto"/>
        <w:left w:val="none" w:sz="0" w:space="0" w:color="auto"/>
        <w:bottom w:val="none" w:sz="0" w:space="0" w:color="auto"/>
        <w:right w:val="none" w:sz="0" w:space="0" w:color="auto"/>
      </w:divBdr>
      <w:divsChild>
        <w:div w:id="38551364">
          <w:marLeft w:val="640"/>
          <w:marRight w:val="0"/>
          <w:marTop w:val="0"/>
          <w:marBottom w:val="0"/>
          <w:divBdr>
            <w:top w:val="none" w:sz="0" w:space="0" w:color="auto"/>
            <w:left w:val="none" w:sz="0" w:space="0" w:color="auto"/>
            <w:bottom w:val="none" w:sz="0" w:space="0" w:color="auto"/>
            <w:right w:val="none" w:sz="0" w:space="0" w:color="auto"/>
          </w:divBdr>
        </w:div>
        <w:div w:id="42674821">
          <w:marLeft w:val="640"/>
          <w:marRight w:val="0"/>
          <w:marTop w:val="0"/>
          <w:marBottom w:val="0"/>
          <w:divBdr>
            <w:top w:val="none" w:sz="0" w:space="0" w:color="auto"/>
            <w:left w:val="none" w:sz="0" w:space="0" w:color="auto"/>
            <w:bottom w:val="none" w:sz="0" w:space="0" w:color="auto"/>
            <w:right w:val="none" w:sz="0" w:space="0" w:color="auto"/>
          </w:divBdr>
        </w:div>
        <w:div w:id="126238122">
          <w:marLeft w:val="640"/>
          <w:marRight w:val="0"/>
          <w:marTop w:val="0"/>
          <w:marBottom w:val="0"/>
          <w:divBdr>
            <w:top w:val="none" w:sz="0" w:space="0" w:color="auto"/>
            <w:left w:val="none" w:sz="0" w:space="0" w:color="auto"/>
            <w:bottom w:val="none" w:sz="0" w:space="0" w:color="auto"/>
            <w:right w:val="none" w:sz="0" w:space="0" w:color="auto"/>
          </w:divBdr>
        </w:div>
        <w:div w:id="166403750">
          <w:marLeft w:val="640"/>
          <w:marRight w:val="0"/>
          <w:marTop w:val="0"/>
          <w:marBottom w:val="0"/>
          <w:divBdr>
            <w:top w:val="none" w:sz="0" w:space="0" w:color="auto"/>
            <w:left w:val="none" w:sz="0" w:space="0" w:color="auto"/>
            <w:bottom w:val="none" w:sz="0" w:space="0" w:color="auto"/>
            <w:right w:val="none" w:sz="0" w:space="0" w:color="auto"/>
          </w:divBdr>
        </w:div>
        <w:div w:id="196355639">
          <w:marLeft w:val="640"/>
          <w:marRight w:val="0"/>
          <w:marTop w:val="0"/>
          <w:marBottom w:val="0"/>
          <w:divBdr>
            <w:top w:val="none" w:sz="0" w:space="0" w:color="auto"/>
            <w:left w:val="none" w:sz="0" w:space="0" w:color="auto"/>
            <w:bottom w:val="none" w:sz="0" w:space="0" w:color="auto"/>
            <w:right w:val="none" w:sz="0" w:space="0" w:color="auto"/>
          </w:divBdr>
        </w:div>
        <w:div w:id="237249566">
          <w:marLeft w:val="640"/>
          <w:marRight w:val="0"/>
          <w:marTop w:val="0"/>
          <w:marBottom w:val="0"/>
          <w:divBdr>
            <w:top w:val="none" w:sz="0" w:space="0" w:color="auto"/>
            <w:left w:val="none" w:sz="0" w:space="0" w:color="auto"/>
            <w:bottom w:val="none" w:sz="0" w:space="0" w:color="auto"/>
            <w:right w:val="none" w:sz="0" w:space="0" w:color="auto"/>
          </w:divBdr>
        </w:div>
        <w:div w:id="241571349">
          <w:marLeft w:val="640"/>
          <w:marRight w:val="0"/>
          <w:marTop w:val="0"/>
          <w:marBottom w:val="0"/>
          <w:divBdr>
            <w:top w:val="none" w:sz="0" w:space="0" w:color="auto"/>
            <w:left w:val="none" w:sz="0" w:space="0" w:color="auto"/>
            <w:bottom w:val="none" w:sz="0" w:space="0" w:color="auto"/>
            <w:right w:val="none" w:sz="0" w:space="0" w:color="auto"/>
          </w:divBdr>
        </w:div>
        <w:div w:id="335226426">
          <w:marLeft w:val="640"/>
          <w:marRight w:val="0"/>
          <w:marTop w:val="0"/>
          <w:marBottom w:val="0"/>
          <w:divBdr>
            <w:top w:val="none" w:sz="0" w:space="0" w:color="auto"/>
            <w:left w:val="none" w:sz="0" w:space="0" w:color="auto"/>
            <w:bottom w:val="none" w:sz="0" w:space="0" w:color="auto"/>
            <w:right w:val="none" w:sz="0" w:space="0" w:color="auto"/>
          </w:divBdr>
        </w:div>
        <w:div w:id="343869707">
          <w:marLeft w:val="640"/>
          <w:marRight w:val="0"/>
          <w:marTop w:val="0"/>
          <w:marBottom w:val="0"/>
          <w:divBdr>
            <w:top w:val="none" w:sz="0" w:space="0" w:color="auto"/>
            <w:left w:val="none" w:sz="0" w:space="0" w:color="auto"/>
            <w:bottom w:val="none" w:sz="0" w:space="0" w:color="auto"/>
            <w:right w:val="none" w:sz="0" w:space="0" w:color="auto"/>
          </w:divBdr>
        </w:div>
        <w:div w:id="487866274">
          <w:marLeft w:val="640"/>
          <w:marRight w:val="0"/>
          <w:marTop w:val="0"/>
          <w:marBottom w:val="0"/>
          <w:divBdr>
            <w:top w:val="none" w:sz="0" w:space="0" w:color="auto"/>
            <w:left w:val="none" w:sz="0" w:space="0" w:color="auto"/>
            <w:bottom w:val="none" w:sz="0" w:space="0" w:color="auto"/>
            <w:right w:val="none" w:sz="0" w:space="0" w:color="auto"/>
          </w:divBdr>
        </w:div>
        <w:div w:id="538707794">
          <w:marLeft w:val="640"/>
          <w:marRight w:val="0"/>
          <w:marTop w:val="0"/>
          <w:marBottom w:val="0"/>
          <w:divBdr>
            <w:top w:val="none" w:sz="0" w:space="0" w:color="auto"/>
            <w:left w:val="none" w:sz="0" w:space="0" w:color="auto"/>
            <w:bottom w:val="none" w:sz="0" w:space="0" w:color="auto"/>
            <w:right w:val="none" w:sz="0" w:space="0" w:color="auto"/>
          </w:divBdr>
        </w:div>
        <w:div w:id="607392832">
          <w:marLeft w:val="640"/>
          <w:marRight w:val="0"/>
          <w:marTop w:val="0"/>
          <w:marBottom w:val="0"/>
          <w:divBdr>
            <w:top w:val="none" w:sz="0" w:space="0" w:color="auto"/>
            <w:left w:val="none" w:sz="0" w:space="0" w:color="auto"/>
            <w:bottom w:val="none" w:sz="0" w:space="0" w:color="auto"/>
            <w:right w:val="none" w:sz="0" w:space="0" w:color="auto"/>
          </w:divBdr>
        </w:div>
        <w:div w:id="658577426">
          <w:marLeft w:val="640"/>
          <w:marRight w:val="0"/>
          <w:marTop w:val="0"/>
          <w:marBottom w:val="0"/>
          <w:divBdr>
            <w:top w:val="none" w:sz="0" w:space="0" w:color="auto"/>
            <w:left w:val="none" w:sz="0" w:space="0" w:color="auto"/>
            <w:bottom w:val="none" w:sz="0" w:space="0" w:color="auto"/>
            <w:right w:val="none" w:sz="0" w:space="0" w:color="auto"/>
          </w:divBdr>
        </w:div>
        <w:div w:id="687098872">
          <w:marLeft w:val="640"/>
          <w:marRight w:val="0"/>
          <w:marTop w:val="0"/>
          <w:marBottom w:val="0"/>
          <w:divBdr>
            <w:top w:val="none" w:sz="0" w:space="0" w:color="auto"/>
            <w:left w:val="none" w:sz="0" w:space="0" w:color="auto"/>
            <w:bottom w:val="none" w:sz="0" w:space="0" w:color="auto"/>
            <w:right w:val="none" w:sz="0" w:space="0" w:color="auto"/>
          </w:divBdr>
        </w:div>
        <w:div w:id="744226871">
          <w:marLeft w:val="640"/>
          <w:marRight w:val="0"/>
          <w:marTop w:val="0"/>
          <w:marBottom w:val="0"/>
          <w:divBdr>
            <w:top w:val="none" w:sz="0" w:space="0" w:color="auto"/>
            <w:left w:val="none" w:sz="0" w:space="0" w:color="auto"/>
            <w:bottom w:val="none" w:sz="0" w:space="0" w:color="auto"/>
            <w:right w:val="none" w:sz="0" w:space="0" w:color="auto"/>
          </w:divBdr>
        </w:div>
        <w:div w:id="774398484">
          <w:marLeft w:val="640"/>
          <w:marRight w:val="0"/>
          <w:marTop w:val="0"/>
          <w:marBottom w:val="0"/>
          <w:divBdr>
            <w:top w:val="none" w:sz="0" w:space="0" w:color="auto"/>
            <w:left w:val="none" w:sz="0" w:space="0" w:color="auto"/>
            <w:bottom w:val="none" w:sz="0" w:space="0" w:color="auto"/>
            <w:right w:val="none" w:sz="0" w:space="0" w:color="auto"/>
          </w:divBdr>
        </w:div>
        <w:div w:id="911964249">
          <w:marLeft w:val="640"/>
          <w:marRight w:val="0"/>
          <w:marTop w:val="0"/>
          <w:marBottom w:val="0"/>
          <w:divBdr>
            <w:top w:val="none" w:sz="0" w:space="0" w:color="auto"/>
            <w:left w:val="none" w:sz="0" w:space="0" w:color="auto"/>
            <w:bottom w:val="none" w:sz="0" w:space="0" w:color="auto"/>
            <w:right w:val="none" w:sz="0" w:space="0" w:color="auto"/>
          </w:divBdr>
        </w:div>
        <w:div w:id="976883013">
          <w:marLeft w:val="640"/>
          <w:marRight w:val="0"/>
          <w:marTop w:val="0"/>
          <w:marBottom w:val="0"/>
          <w:divBdr>
            <w:top w:val="none" w:sz="0" w:space="0" w:color="auto"/>
            <w:left w:val="none" w:sz="0" w:space="0" w:color="auto"/>
            <w:bottom w:val="none" w:sz="0" w:space="0" w:color="auto"/>
            <w:right w:val="none" w:sz="0" w:space="0" w:color="auto"/>
          </w:divBdr>
        </w:div>
        <w:div w:id="1013148649">
          <w:marLeft w:val="640"/>
          <w:marRight w:val="0"/>
          <w:marTop w:val="0"/>
          <w:marBottom w:val="0"/>
          <w:divBdr>
            <w:top w:val="none" w:sz="0" w:space="0" w:color="auto"/>
            <w:left w:val="none" w:sz="0" w:space="0" w:color="auto"/>
            <w:bottom w:val="none" w:sz="0" w:space="0" w:color="auto"/>
            <w:right w:val="none" w:sz="0" w:space="0" w:color="auto"/>
          </w:divBdr>
        </w:div>
        <w:div w:id="1069884406">
          <w:marLeft w:val="640"/>
          <w:marRight w:val="0"/>
          <w:marTop w:val="0"/>
          <w:marBottom w:val="0"/>
          <w:divBdr>
            <w:top w:val="none" w:sz="0" w:space="0" w:color="auto"/>
            <w:left w:val="none" w:sz="0" w:space="0" w:color="auto"/>
            <w:bottom w:val="none" w:sz="0" w:space="0" w:color="auto"/>
            <w:right w:val="none" w:sz="0" w:space="0" w:color="auto"/>
          </w:divBdr>
        </w:div>
        <w:div w:id="1088112090">
          <w:marLeft w:val="640"/>
          <w:marRight w:val="0"/>
          <w:marTop w:val="0"/>
          <w:marBottom w:val="0"/>
          <w:divBdr>
            <w:top w:val="none" w:sz="0" w:space="0" w:color="auto"/>
            <w:left w:val="none" w:sz="0" w:space="0" w:color="auto"/>
            <w:bottom w:val="none" w:sz="0" w:space="0" w:color="auto"/>
            <w:right w:val="none" w:sz="0" w:space="0" w:color="auto"/>
          </w:divBdr>
        </w:div>
        <w:div w:id="1175657250">
          <w:marLeft w:val="640"/>
          <w:marRight w:val="0"/>
          <w:marTop w:val="0"/>
          <w:marBottom w:val="0"/>
          <w:divBdr>
            <w:top w:val="none" w:sz="0" w:space="0" w:color="auto"/>
            <w:left w:val="none" w:sz="0" w:space="0" w:color="auto"/>
            <w:bottom w:val="none" w:sz="0" w:space="0" w:color="auto"/>
            <w:right w:val="none" w:sz="0" w:space="0" w:color="auto"/>
          </w:divBdr>
        </w:div>
        <w:div w:id="1253123636">
          <w:marLeft w:val="640"/>
          <w:marRight w:val="0"/>
          <w:marTop w:val="0"/>
          <w:marBottom w:val="0"/>
          <w:divBdr>
            <w:top w:val="none" w:sz="0" w:space="0" w:color="auto"/>
            <w:left w:val="none" w:sz="0" w:space="0" w:color="auto"/>
            <w:bottom w:val="none" w:sz="0" w:space="0" w:color="auto"/>
            <w:right w:val="none" w:sz="0" w:space="0" w:color="auto"/>
          </w:divBdr>
        </w:div>
        <w:div w:id="1266694602">
          <w:marLeft w:val="640"/>
          <w:marRight w:val="0"/>
          <w:marTop w:val="0"/>
          <w:marBottom w:val="0"/>
          <w:divBdr>
            <w:top w:val="none" w:sz="0" w:space="0" w:color="auto"/>
            <w:left w:val="none" w:sz="0" w:space="0" w:color="auto"/>
            <w:bottom w:val="none" w:sz="0" w:space="0" w:color="auto"/>
            <w:right w:val="none" w:sz="0" w:space="0" w:color="auto"/>
          </w:divBdr>
        </w:div>
        <w:div w:id="1299530882">
          <w:marLeft w:val="640"/>
          <w:marRight w:val="0"/>
          <w:marTop w:val="0"/>
          <w:marBottom w:val="0"/>
          <w:divBdr>
            <w:top w:val="none" w:sz="0" w:space="0" w:color="auto"/>
            <w:left w:val="none" w:sz="0" w:space="0" w:color="auto"/>
            <w:bottom w:val="none" w:sz="0" w:space="0" w:color="auto"/>
            <w:right w:val="none" w:sz="0" w:space="0" w:color="auto"/>
          </w:divBdr>
        </w:div>
        <w:div w:id="1306934228">
          <w:marLeft w:val="640"/>
          <w:marRight w:val="0"/>
          <w:marTop w:val="0"/>
          <w:marBottom w:val="0"/>
          <w:divBdr>
            <w:top w:val="none" w:sz="0" w:space="0" w:color="auto"/>
            <w:left w:val="none" w:sz="0" w:space="0" w:color="auto"/>
            <w:bottom w:val="none" w:sz="0" w:space="0" w:color="auto"/>
            <w:right w:val="none" w:sz="0" w:space="0" w:color="auto"/>
          </w:divBdr>
        </w:div>
        <w:div w:id="1352299936">
          <w:marLeft w:val="640"/>
          <w:marRight w:val="0"/>
          <w:marTop w:val="0"/>
          <w:marBottom w:val="0"/>
          <w:divBdr>
            <w:top w:val="none" w:sz="0" w:space="0" w:color="auto"/>
            <w:left w:val="none" w:sz="0" w:space="0" w:color="auto"/>
            <w:bottom w:val="none" w:sz="0" w:space="0" w:color="auto"/>
            <w:right w:val="none" w:sz="0" w:space="0" w:color="auto"/>
          </w:divBdr>
        </w:div>
        <w:div w:id="1414274621">
          <w:marLeft w:val="640"/>
          <w:marRight w:val="0"/>
          <w:marTop w:val="0"/>
          <w:marBottom w:val="0"/>
          <w:divBdr>
            <w:top w:val="none" w:sz="0" w:space="0" w:color="auto"/>
            <w:left w:val="none" w:sz="0" w:space="0" w:color="auto"/>
            <w:bottom w:val="none" w:sz="0" w:space="0" w:color="auto"/>
            <w:right w:val="none" w:sz="0" w:space="0" w:color="auto"/>
          </w:divBdr>
        </w:div>
        <w:div w:id="1443646265">
          <w:marLeft w:val="640"/>
          <w:marRight w:val="0"/>
          <w:marTop w:val="0"/>
          <w:marBottom w:val="0"/>
          <w:divBdr>
            <w:top w:val="none" w:sz="0" w:space="0" w:color="auto"/>
            <w:left w:val="none" w:sz="0" w:space="0" w:color="auto"/>
            <w:bottom w:val="none" w:sz="0" w:space="0" w:color="auto"/>
            <w:right w:val="none" w:sz="0" w:space="0" w:color="auto"/>
          </w:divBdr>
        </w:div>
        <w:div w:id="1454592241">
          <w:marLeft w:val="640"/>
          <w:marRight w:val="0"/>
          <w:marTop w:val="0"/>
          <w:marBottom w:val="0"/>
          <w:divBdr>
            <w:top w:val="none" w:sz="0" w:space="0" w:color="auto"/>
            <w:left w:val="none" w:sz="0" w:space="0" w:color="auto"/>
            <w:bottom w:val="none" w:sz="0" w:space="0" w:color="auto"/>
            <w:right w:val="none" w:sz="0" w:space="0" w:color="auto"/>
          </w:divBdr>
        </w:div>
        <w:div w:id="1491167136">
          <w:marLeft w:val="640"/>
          <w:marRight w:val="0"/>
          <w:marTop w:val="0"/>
          <w:marBottom w:val="0"/>
          <w:divBdr>
            <w:top w:val="none" w:sz="0" w:space="0" w:color="auto"/>
            <w:left w:val="none" w:sz="0" w:space="0" w:color="auto"/>
            <w:bottom w:val="none" w:sz="0" w:space="0" w:color="auto"/>
            <w:right w:val="none" w:sz="0" w:space="0" w:color="auto"/>
          </w:divBdr>
        </w:div>
        <w:div w:id="1587300079">
          <w:marLeft w:val="640"/>
          <w:marRight w:val="0"/>
          <w:marTop w:val="0"/>
          <w:marBottom w:val="0"/>
          <w:divBdr>
            <w:top w:val="none" w:sz="0" w:space="0" w:color="auto"/>
            <w:left w:val="none" w:sz="0" w:space="0" w:color="auto"/>
            <w:bottom w:val="none" w:sz="0" w:space="0" w:color="auto"/>
            <w:right w:val="none" w:sz="0" w:space="0" w:color="auto"/>
          </w:divBdr>
        </w:div>
        <w:div w:id="1649046230">
          <w:marLeft w:val="640"/>
          <w:marRight w:val="0"/>
          <w:marTop w:val="0"/>
          <w:marBottom w:val="0"/>
          <w:divBdr>
            <w:top w:val="none" w:sz="0" w:space="0" w:color="auto"/>
            <w:left w:val="none" w:sz="0" w:space="0" w:color="auto"/>
            <w:bottom w:val="none" w:sz="0" w:space="0" w:color="auto"/>
            <w:right w:val="none" w:sz="0" w:space="0" w:color="auto"/>
          </w:divBdr>
        </w:div>
        <w:div w:id="1663041632">
          <w:marLeft w:val="640"/>
          <w:marRight w:val="0"/>
          <w:marTop w:val="0"/>
          <w:marBottom w:val="0"/>
          <w:divBdr>
            <w:top w:val="none" w:sz="0" w:space="0" w:color="auto"/>
            <w:left w:val="none" w:sz="0" w:space="0" w:color="auto"/>
            <w:bottom w:val="none" w:sz="0" w:space="0" w:color="auto"/>
            <w:right w:val="none" w:sz="0" w:space="0" w:color="auto"/>
          </w:divBdr>
        </w:div>
        <w:div w:id="1670212271">
          <w:marLeft w:val="640"/>
          <w:marRight w:val="0"/>
          <w:marTop w:val="0"/>
          <w:marBottom w:val="0"/>
          <w:divBdr>
            <w:top w:val="none" w:sz="0" w:space="0" w:color="auto"/>
            <w:left w:val="none" w:sz="0" w:space="0" w:color="auto"/>
            <w:bottom w:val="none" w:sz="0" w:space="0" w:color="auto"/>
            <w:right w:val="none" w:sz="0" w:space="0" w:color="auto"/>
          </w:divBdr>
        </w:div>
        <w:div w:id="1733650780">
          <w:marLeft w:val="640"/>
          <w:marRight w:val="0"/>
          <w:marTop w:val="0"/>
          <w:marBottom w:val="0"/>
          <w:divBdr>
            <w:top w:val="none" w:sz="0" w:space="0" w:color="auto"/>
            <w:left w:val="none" w:sz="0" w:space="0" w:color="auto"/>
            <w:bottom w:val="none" w:sz="0" w:space="0" w:color="auto"/>
            <w:right w:val="none" w:sz="0" w:space="0" w:color="auto"/>
          </w:divBdr>
        </w:div>
        <w:div w:id="1810511839">
          <w:marLeft w:val="640"/>
          <w:marRight w:val="0"/>
          <w:marTop w:val="0"/>
          <w:marBottom w:val="0"/>
          <w:divBdr>
            <w:top w:val="none" w:sz="0" w:space="0" w:color="auto"/>
            <w:left w:val="none" w:sz="0" w:space="0" w:color="auto"/>
            <w:bottom w:val="none" w:sz="0" w:space="0" w:color="auto"/>
            <w:right w:val="none" w:sz="0" w:space="0" w:color="auto"/>
          </w:divBdr>
        </w:div>
        <w:div w:id="1819608774">
          <w:marLeft w:val="640"/>
          <w:marRight w:val="0"/>
          <w:marTop w:val="0"/>
          <w:marBottom w:val="0"/>
          <w:divBdr>
            <w:top w:val="none" w:sz="0" w:space="0" w:color="auto"/>
            <w:left w:val="none" w:sz="0" w:space="0" w:color="auto"/>
            <w:bottom w:val="none" w:sz="0" w:space="0" w:color="auto"/>
            <w:right w:val="none" w:sz="0" w:space="0" w:color="auto"/>
          </w:divBdr>
        </w:div>
        <w:div w:id="1832596818">
          <w:marLeft w:val="640"/>
          <w:marRight w:val="0"/>
          <w:marTop w:val="0"/>
          <w:marBottom w:val="0"/>
          <w:divBdr>
            <w:top w:val="none" w:sz="0" w:space="0" w:color="auto"/>
            <w:left w:val="none" w:sz="0" w:space="0" w:color="auto"/>
            <w:bottom w:val="none" w:sz="0" w:space="0" w:color="auto"/>
            <w:right w:val="none" w:sz="0" w:space="0" w:color="auto"/>
          </w:divBdr>
        </w:div>
        <w:div w:id="1943881333">
          <w:marLeft w:val="640"/>
          <w:marRight w:val="0"/>
          <w:marTop w:val="0"/>
          <w:marBottom w:val="0"/>
          <w:divBdr>
            <w:top w:val="none" w:sz="0" w:space="0" w:color="auto"/>
            <w:left w:val="none" w:sz="0" w:space="0" w:color="auto"/>
            <w:bottom w:val="none" w:sz="0" w:space="0" w:color="auto"/>
            <w:right w:val="none" w:sz="0" w:space="0" w:color="auto"/>
          </w:divBdr>
        </w:div>
        <w:div w:id="1988048672">
          <w:marLeft w:val="640"/>
          <w:marRight w:val="0"/>
          <w:marTop w:val="0"/>
          <w:marBottom w:val="0"/>
          <w:divBdr>
            <w:top w:val="none" w:sz="0" w:space="0" w:color="auto"/>
            <w:left w:val="none" w:sz="0" w:space="0" w:color="auto"/>
            <w:bottom w:val="none" w:sz="0" w:space="0" w:color="auto"/>
            <w:right w:val="none" w:sz="0" w:space="0" w:color="auto"/>
          </w:divBdr>
        </w:div>
        <w:div w:id="2122870345">
          <w:marLeft w:val="640"/>
          <w:marRight w:val="0"/>
          <w:marTop w:val="0"/>
          <w:marBottom w:val="0"/>
          <w:divBdr>
            <w:top w:val="none" w:sz="0" w:space="0" w:color="auto"/>
            <w:left w:val="none" w:sz="0" w:space="0" w:color="auto"/>
            <w:bottom w:val="none" w:sz="0" w:space="0" w:color="auto"/>
            <w:right w:val="none" w:sz="0" w:space="0" w:color="auto"/>
          </w:divBdr>
        </w:div>
        <w:div w:id="2140417042">
          <w:marLeft w:val="640"/>
          <w:marRight w:val="0"/>
          <w:marTop w:val="0"/>
          <w:marBottom w:val="0"/>
          <w:divBdr>
            <w:top w:val="none" w:sz="0" w:space="0" w:color="auto"/>
            <w:left w:val="none" w:sz="0" w:space="0" w:color="auto"/>
            <w:bottom w:val="none" w:sz="0" w:space="0" w:color="auto"/>
            <w:right w:val="none" w:sz="0" w:space="0" w:color="auto"/>
          </w:divBdr>
        </w:div>
      </w:divsChild>
    </w:div>
    <w:div w:id="1250043132">
      <w:marLeft w:val="640"/>
      <w:marRight w:val="0"/>
      <w:marTop w:val="0"/>
      <w:marBottom w:val="0"/>
      <w:divBdr>
        <w:top w:val="none" w:sz="0" w:space="0" w:color="auto"/>
        <w:left w:val="none" w:sz="0" w:space="0" w:color="auto"/>
        <w:bottom w:val="none" w:sz="0" w:space="0" w:color="auto"/>
        <w:right w:val="none" w:sz="0" w:space="0" w:color="auto"/>
      </w:divBdr>
    </w:div>
    <w:div w:id="1253197956">
      <w:marLeft w:val="640"/>
      <w:marRight w:val="0"/>
      <w:marTop w:val="0"/>
      <w:marBottom w:val="0"/>
      <w:divBdr>
        <w:top w:val="none" w:sz="0" w:space="0" w:color="auto"/>
        <w:left w:val="none" w:sz="0" w:space="0" w:color="auto"/>
        <w:bottom w:val="none" w:sz="0" w:space="0" w:color="auto"/>
        <w:right w:val="none" w:sz="0" w:space="0" w:color="auto"/>
      </w:divBdr>
    </w:div>
    <w:div w:id="1253587164">
      <w:marLeft w:val="640"/>
      <w:marRight w:val="0"/>
      <w:marTop w:val="0"/>
      <w:marBottom w:val="0"/>
      <w:divBdr>
        <w:top w:val="none" w:sz="0" w:space="0" w:color="auto"/>
        <w:left w:val="none" w:sz="0" w:space="0" w:color="auto"/>
        <w:bottom w:val="none" w:sz="0" w:space="0" w:color="auto"/>
        <w:right w:val="none" w:sz="0" w:space="0" w:color="auto"/>
      </w:divBdr>
    </w:div>
    <w:div w:id="1256284210">
      <w:bodyDiv w:val="1"/>
      <w:marLeft w:val="0"/>
      <w:marRight w:val="0"/>
      <w:marTop w:val="0"/>
      <w:marBottom w:val="0"/>
      <w:divBdr>
        <w:top w:val="none" w:sz="0" w:space="0" w:color="auto"/>
        <w:left w:val="none" w:sz="0" w:space="0" w:color="auto"/>
        <w:bottom w:val="none" w:sz="0" w:space="0" w:color="auto"/>
        <w:right w:val="none" w:sz="0" w:space="0" w:color="auto"/>
      </w:divBdr>
      <w:divsChild>
        <w:div w:id="2029674842">
          <w:marLeft w:val="640"/>
          <w:marRight w:val="0"/>
          <w:marTop w:val="0"/>
          <w:marBottom w:val="0"/>
          <w:divBdr>
            <w:top w:val="none" w:sz="0" w:space="0" w:color="auto"/>
            <w:left w:val="none" w:sz="0" w:space="0" w:color="auto"/>
            <w:bottom w:val="none" w:sz="0" w:space="0" w:color="auto"/>
            <w:right w:val="none" w:sz="0" w:space="0" w:color="auto"/>
          </w:divBdr>
        </w:div>
        <w:div w:id="1296369560">
          <w:marLeft w:val="640"/>
          <w:marRight w:val="0"/>
          <w:marTop w:val="0"/>
          <w:marBottom w:val="0"/>
          <w:divBdr>
            <w:top w:val="none" w:sz="0" w:space="0" w:color="auto"/>
            <w:left w:val="none" w:sz="0" w:space="0" w:color="auto"/>
            <w:bottom w:val="none" w:sz="0" w:space="0" w:color="auto"/>
            <w:right w:val="none" w:sz="0" w:space="0" w:color="auto"/>
          </w:divBdr>
        </w:div>
        <w:div w:id="949237312">
          <w:marLeft w:val="640"/>
          <w:marRight w:val="0"/>
          <w:marTop w:val="0"/>
          <w:marBottom w:val="0"/>
          <w:divBdr>
            <w:top w:val="none" w:sz="0" w:space="0" w:color="auto"/>
            <w:left w:val="none" w:sz="0" w:space="0" w:color="auto"/>
            <w:bottom w:val="none" w:sz="0" w:space="0" w:color="auto"/>
            <w:right w:val="none" w:sz="0" w:space="0" w:color="auto"/>
          </w:divBdr>
        </w:div>
        <w:div w:id="1044020661">
          <w:marLeft w:val="640"/>
          <w:marRight w:val="0"/>
          <w:marTop w:val="0"/>
          <w:marBottom w:val="0"/>
          <w:divBdr>
            <w:top w:val="none" w:sz="0" w:space="0" w:color="auto"/>
            <w:left w:val="none" w:sz="0" w:space="0" w:color="auto"/>
            <w:bottom w:val="none" w:sz="0" w:space="0" w:color="auto"/>
            <w:right w:val="none" w:sz="0" w:space="0" w:color="auto"/>
          </w:divBdr>
        </w:div>
        <w:div w:id="1355695339">
          <w:marLeft w:val="640"/>
          <w:marRight w:val="0"/>
          <w:marTop w:val="0"/>
          <w:marBottom w:val="0"/>
          <w:divBdr>
            <w:top w:val="none" w:sz="0" w:space="0" w:color="auto"/>
            <w:left w:val="none" w:sz="0" w:space="0" w:color="auto"/>
            <w:bottom w:val="none" w:sz="0" w:space="0" w:color="auto"/>
            <w:right w:val="none" w:sz="0" w:space="0" w:color="auto"/>
          </w:divBdr>
        </w:div>
        <w:div w:id="1326669274">
          <w:marLeft w:val="640"/>
          <w:marRight w:val="0"/>
          <w:marTop w:val="0"/>
          <w:marBottom w:val="0"/>
          <w:divBdr>
            <w:top w:val="none" w:sz="0" w:space="0" w:color="auto"/>
            <w:left w:val="none" w:sz="0" w:space="0" w:color="auto"/>
            <w:bottom w:val="none" w:sz="0" w:space="0" w:color="auto"/>
            <w:right w:val="none" w:sz="0" w:space="0" w:color="auto"/>
          </w:divBdr>
        </w:div>
        <w:div w:id="1720324617">
          <w:marLeft w:val="640"/>
          <w:marRight w:val="0"/>
          <w:marTop w:val="0"/>
          <w:marBottom w:val="0"/>
          <w:divBdr>
            <w:top w:val="none" w:sz="0" w:space="0" w:color="auto"/>
            <w:left w:val="none" w:sz="0" w:space="0" w:color="auto"/>
            <w:bottom w:val="none" w:sz="0" w:space="0" w:color="auto"/>
            <w:right w:val="none" w:sz="0" w:space="0" w:color="auto"/>
          </w:divBdr>
        </w:div>
        <w:div w:id="249044279">
          <w:marLeft w:val="640"/>
          <w:marRight w:val="0"/>
          <w:marTop w:val="0"/>
          <w:marBottom w:val="0"/>
          <w:divBdr>
            <w:top w:val="none" w:sz="0" w:space="0" w:color="auto"/>
            <w:left w:val="none" w:sz="0" w:space="0" w:color="auto"/>
            <w:bottom w:val="none" w:sz="0" w:space="0" w:color="auto"/>
            <w:right w:val="none" w:sz="0" w:space="0" w:color="auto"/>
          </w:divBdr>
        </w:div>
        <w:div w:id="642007348">
          <w:marLeft w:val="640"/>
          <w:marRight w:val="0"/>
          <w:marTop w:val="0"/>
          <w:marBottom w:val="0"/>
          <w:divBdr>
            <w:top w:val="none" w:sz="0" w:space="0" w:color="auto"/>
            <w:left w:val="none" w:sz="0" w:space="0" w:color="auto"/>
            <w:bottom w:val="none" w:sz="0" w:space="0" w:color="auto"/>
            <w:right w:val="none" w:sz="0" w:space="0" w:color="auto"/>
          </w:divBdr>
        </w:div>
        <w:div w:id="1801847095">
          <w:marLeft w:val="640"/>
          <w:marRight w:val="0"/>
          <w:marTop w:val="0"/>
          <w:marBottom w:val="0"/>
          <w:divBdr>
            <w:top w:val="none" w:sz="0" w:space="0" w:color="auto"/>
            <w:left w:val="none" w:sz="0" w:space="0" w:color="auto"/>
            <w:bottom w:val="none" w:sz="0" w:space="0" w:color="auto"/>
            <w:right w:val="none" w:sz="0" w:space="0" w:color="auto"/>
          </w:divBdr>
        </w:div>
        <w:div w:id="1013992474">
          <w:marLeft w:val="640"/>
          <w:marRight w:val="0"/>
          <w:marTop w:val="0"/>
          <w:marBottom w:val="0"/>
          <w:divBdr>
            <w:top w:val="none" w:sz="0" w:space="0" w:color="auto"/>
            <w:left w:val="none" w:sz="0" w:space="0" w:color="auto"/>
            <w:bottom w:val="none" w:sz="0" w:space="0" w:color="auto"/>
            <w:right w:val="none" w:sz="0" w:space="0" w:color="auto"/>
          </w:divBdr>
        </w:div>
        <w:div w:id="1093434676">
          <w:marLeft w:val="640"/>
          <w:marRight w:val="0"/>
          <w:marTop w:val="0"/>
          <w:marBottom w:val="0"/>
          <w:divBdr>
            <w:top w:val="none" w:sz="0" w:space="0" w:color="auto"/>
            <w:left w:val="none" w:sz="0" w:space="0" w:color="auto"/>
            <w:bottom w:val="none" w:sz="0" w:space="0" w:color="auto"/>
            <w:right w:val="none" w:sz="0" w:space="0" w:color="auto"/>
          </w:divBdr>
        </w:div>
        <w:div w:id="503058417">
          <w:marLeft w:val="640"/>
          <w:marRight w:val="0"/>
          <w:marTop w:val="0"/>
          <w:marBottom w:val="0"/>
          <w:divBdr>
            <w:top w:val="none" w:sz="0" w:space="0" w:color="auto"/>
            <w:left w:val="none" w:sz="0" w:space="0" w:color="auto"/>
            <w:bottom w:val="none" w:sz="0" w:space="0" w:color="auto"/>
            <w:right w:val="none" w:sz="0" w:space="0" w:color="auto"/>
          </w:divBdr>
        </w:div>
        <w:div w:id="1723753299">
          <w:marLeft w:val="640"/>
          <w:marRight w:val="0"/>
          <w:marTop w:val="0"/>
          <w:marBottom w:val="0"/>
          <w:divBdr>
            <w:top w:val="none" w:sz="0" w:space="0" w:color="auto"/>
            <w:left w:val="none" w:sz="0" w:space="0" w:color="auto"/>
            <w:bottom w:val="none" w:sz="0" w:space="0" w:color="auto"/>
            <w:right w:val="none" w:sz="0" w:space="0" w:color="auto"/>
          </w:divBdr>
        </w:div>
        <w:div w:id="198706899">
          <w:marLeft w:val="640"/>
          <w:marRight w:val="0"/>
          <w:marTop w:val="0"/>
          <w:marBottom w:val="0"/>
          <w:divBdr>
            <w:top w:val="none" w:sz="0" w:space="0" w:color="auto"/>
            <w:left w:val="none" w:sz="0" w:space="0" w:color="auto"/>
            <w:bottom w:val="none" w:sz="0" w:space="0" w:color="auto"/>
            <w:right w:val="none" w:sz="0" w:space="0" w:color="auto"/>
          </w:divBdr>
        </w:div>
        <w:div w:id="1866209398">
          <w:marLeft w:val="640"/>
          <w:marRight w:val="0"/>
          <w:marTop w:val="0"/>
          <w:marBottom w:val="0"/>
          <w:divBdr>
            <w:top w:val="none" w:sz="0" w:space="0" w:color="auto"/>
            <w:left w:val="none" w:sz="0" w:space="0" w:color="auto"/>
            <w:bottom w:val="none" w:sz="0" w:space="0" w:color="auto"/>
            <w:right w:val="none" w:sz="0" w:space="0" w:color="auto"/>
          </w:divBdr>
        </w:div>
        <w:div w:id="246571816">
          <w:marLeft w:val="640"/>
          <w:marRight w:val="0"/>
          <w:marTop w:val="0"/>
          <w:marBottom w:val="0"/>
          <w:divBdr>
            <w:top w:val="none" w:sz="0" w:space="0" w:color="auto"/>
            <w:left w:val="none" w:sz="0" w:space="0" w:color="auto"/>
            <w:bottom w:val="none" w:sz="0" w:space="0" w:color="auto"/>
            <w:right w:val="none" w:sz="0" w:space="0" w:color="auto"/>
          </w:divBdr>
        </w:div>
        <w:div w:id="1736274171">
          <w:marLeft w:val="640"/>
          <w:marRight w:val="0"/>
          <w:marTop w:val="0"/>
          <w:marBottom w:val="0"/>
          <w:divBdr>
            <w:top w:val="none" w:sz="0" w:space="0" w:color="auto"/>
            <w:left w:val="none" w:sz="0" w:space="0" w:color="auto"/>
            <w:bottom w:val="none" w:sz="0" w:space="0" w:color="auto"/>
            <w:right w:val="none" w:sz="0" w:space="0" w:color="auto"/>
          </w:divBdr>
        </w:div>
        <w:div w:id="489058588">
          <w:marLeft w:val="640"/>
          <w:marRight w:val="0"/>
          <w:marTop w:val="0"/>
          <w:marBottom w:val="0"/>
          <w:divBdr>
            <w:top w:val="none" w:sz="0" w:space="0" w:color="auto"/>
            <w:left w:val="none" w:sz="0" w:space="0" w:color="auto"/>
            <w:bottom w:val="none" w:sz="0" w:space="0" w:color="auto"/>
            <w:right w:val="none" w:sz="0" w:space="0" w:color="auto"/>
          </w:divBdr>
        </w:div>
        <w:div w:id="1291745609">
          <w:marLeft w:val="640"/>
          <w:marRight w:val="0"/>
          <w:marTop w:val="0"/>
          <w:marBottom w:val="0"/>
          <w:divBdr>
            <w:top w:val="none" w:sz="0" w:space="0" w:color="auto"/>
            <w:left w:val="none" w:sz="0" w:space="0" w:color="auto"/>
            <w:bottom w:val="none" w:sz="0" w:space="0" w:color="auto"/>
            <w:right w:val="none" w:sz="0" w:space="0" w:color="auto"/>
          </w:divBdr>
        </w:div>
        <w:div w:id="1906530985">
          <w:marLeft w:val="640"/>
          <w:marRight w:val="0"/>
          <w:marTop w:val="0"/>
          <w:marBottom w:val="0"/>
          <w:divBdr>
            <w:top w:val="none" w:sz="0" w:space="0" w:color="auto"/>
            <w:left w:val="none" w:sz="0" w:space="0" w:color="auto"/>
            <w:bottom w:val="none" w:sz="0" w:space="0" w:color="auto"/>
            <w:right w:val="none" w:sz="0" w:space="0" w:color="auto"/>
          </w:divBdr>
        </w:div>
        <w:div w:id="2130470047">
          <w:marLeft w:val="640"/>
          <w:marRight w:val="0"/>
          <w:marTop w:val="0"/>
          <w:marBottom w:val="0"/>
          <w:divBdr>
            <w:top w:val="none" w:sz="0" w:space="0" w:color="auto"/>
            <w:left w:val="none" w:sz="0" w:space="0" w:color="auto"/>
            <w:bottom w:val="none" w:sz="0" w:space="0" w:color="auto"/>
            <w:right w:val="none" w:sz="0" w:space="0" w:color="auto"/>
          </w:divBdr>
        </w:div>
        <w:div w:id="1702634810">
          <w:marLeft w:val="640"/>
          <w:marRight w:val="0"/>
          <w:marTop w:val="0"/>
          <w:marBottom w:val="0"/>
          <w:divBdr>
            <w:top w:val="none" w:sz="0" w:space="0" w:color="auto"/>
            <w:left w:val="none" w:sz="0" w:space="0" w:color="auto"/>
            <w:bottom w:val="none" w:sz="0" w:space="0" w:color="auto"/>
            <w:right w:val="none" w:sz="0" w:space="0" w:color="auto"/>
          </w:divBdr>
        </w:div>
        <w:div w:id="1645233672">
          <w:marLeft w:val="640"/>
          <w:marRight w:val="0"/>
          <w:marTop w:val="0"/>
          <w:marBottom w:val="0"/>
          <w:divBdr>
            <w:top w:val="none" w:sz="0" w:space="0" w:color="auto"/>
            <w:left w:val="none" w:sz="0" w:space="0" w:color="auto"/>
            <w:bottom w:val="none" w:sz="0" w:space="0" w:color="auto"/>
            <w:right w:val="none" w:sz="0" w:space="0" w:color="auto"/>
          </w:divBdr>
        </w:div>
        <w:div w:id="1657340505">
          <w:marLeft w:val="640"/>
          <w:marRight w:val="0"/>
          <w:marTop w:val="0"/>
          <w:marBottom w:val="0"/>
          <w:divBdr>
            <w:top w:val="none" w:sz="0" w:space="0" w:color="auto"/>
            <w:left w:val="none" w:sz="0" w:space="0" w:color="auto"/>
            <w:bottom w:val="none" w:sz="0" w:space="0" w:color="auto"/>
            <w:right w:val="none" w:sz="0" w:space="0" w:color="auto"/>
          </w:divBdr>
        </w:div>
        <w:div w:id="526867378">
          <w:marLeft w:val="640"/>
          <w:marRight w:val="0"/>
          <w:marTop w:val="0"/>
          <w:marBottom w:val="0"/>
          <w:divBdr>
            <w:top w:val="none" w:sz="0" w:space="0" w:color="auto"/>
            <w:left w:val="none" w:sz="0" w:space="0" w:color="auto"/>
            <w:bottom w:val="none" w:sz="0" w:space="0" w:color="auto"/>
            <w:right w:val="none" w:sz="0" w:space="0" w:color="auto"/>
          </w:divBdr>
        </w:div>
        <w:div w:id="102724906">
          <w:marLeft w:val="640"/>
          <w:marRight w:val="0"/>
          <w:marTop w:val="0"/>
          <w:marBottom w:val="0"/>
          <w:divBdr>
            <w:top w:val="none" w:sz="0" w:space="0" w:color="auto"/>
            <w:left w:val="none" w:sz="0" w:space="0" w:color="auto"/>
            <w:bottom w:val="none" w:sz="0" w:space="0" w:color="auto"/>
            <w:right w:val="none" w:sz="0" w:space="0" w:color="auto"/>
          </w:divBdr>
        </w:div>
        <w:div w:id="732462174">
          <w:marLeft w:val="640"/>
          <w:marRight w:val="0"/>
          <w:marTop w:val="0"/>
          <w:marBottom w:val="0"/>
          <w:divBdr>
            <w:top w:val="none" w:sz="0" w:space="0" w:color="auto"/>
            <w:left w:val="none" w:sz="0" w:space="0" w:color="auto"/>
            <w:bottom w:val="none" w:sz="0" w:space="0" w:color="auto"/>
            <w:right w:val="none" w:sz="0" w:space="0" w:color="auto"/>
          </w:divBdr>
        </w:div>
        <w:div w:id="511142785">
          <w:marLeft w:val="640"/>
          <w:marRight w:val="0"/>
          <w:marTop w:val="0"/>
          <w:marBottom w:val="0"/>
          <w:divBdr>
            <w:top w:val="none" w:sz="0" w:space="0" w:color="auto"/>
            <w:left w:val="none" w:sz="0" w:space="0" w:color="auto"/>
            <w:bottom w:val="none" w:sz="0" w:space="0" w:color="auto"/>
            <w:right w:val="none" w:sz="0" w:space="0" w:color="auto"/>
          </w:divBdr>
        </w:div>
        <w:div w:id="196819080">
          <w:marLeft w:val="640"/>
          <w:marRight w:val="0"/>
          <w:marTop w:val="0"/>
          <w:marBottom w:val="0"/>
          <w:divBdr>
            <w:top w:val="none" w:sz="0" w:space="0" w:color="auto"/>
            <w:left w:val="none" w:sz="0" w:space="0" w:color="auto"/>
            <w:bottom w:val="none" w:sz="0" w:space="0" w:color="auto"/>
            <w:right w:val="none" w:sz="0" w:space="0" w:color="auto"/>
          </w:divBdr>
        </w:div>
        <w:div w:id="307784885">
          <w:marLeft w:val="640"/>
          <w:marRight w:val="0"/>
          <w:marTop w:val="0"/>
          <w:marBottom w:val="0"/>
          <w:divBdr>
            <w:top w:val="none" w:sz="0" w:space="0" w:color="auto"/>
            <w:left w:val="none" w:sz="0" w:space="0" w:color="auto"/>
            <w:bottom w:val="none" w:sz="0" w:space="0" w:color="auto"/>
            <w:right w:val="none" w:sz="0" w:space="0" w:color="auto"/>
          </w:divBdr>
        </w:div>
        <w:div w:id="835917320">
          <w:marLeft w:val="640"/>
          <w:marRight w:val="0"/>
          <w:marTop w:val="0"/>
          <w:marBottom w:val="0"/>
          <w:divBdr>
            <w:top w:val="none" w:sz="0" w:space="0" w:color="auto"/>
            <w:left w:val="none" w:sz="0" w:space="0" w:color="auto"/>
            <w:bottom w:val="none" w:sz="0" w:space="0" w:color="auto"/>
            <w:right w:val="none" w:sz="0" w:space="0" w:color="auto"/>
          </w:divBdr>
        </w:div>
        <w:div w:id="630793228">
          <w:marLeft w:val="640"/>
          <w:marRight w:val="0"/>
          <w:marTop w:val="0"/>
          <w:marBottom w:val="0"/>
          <w:divBdr>
            <w:top w:val="none" w:sz="0" w:space="0" w:color="auto"/>
            <w:left w:val="none" w:sz="0" w:space="0" w:color="auto"/>
            <w:bottom w:val="none" w:sz="0" w:space="0" w:color="auto"/>
            <w:right w:val="none" w:sz="0" w:space="0" w:color="auto"/>
          </w:divBdr>
        </w:div>
        <w:div w:id="1088506603">
          <w:marLeft w:val="640"/>
          <w:marRight w:val="0"/>
          <w:marTop w:val="0"/>
          <w:marBottom w:val="0"/>
          <w:divBdr>
            <w:top w:val="none" w:sz="0" w:space="0" w:color="auto"/>
            <w:left w:val="none" w:sz="0" w:space="0" w:color="auto"/>
            <w:bottom w:val="none" w:sz="0" w:space="0" w:color="auto"/>
            <w:right w:val="none" w:sz="0" w:space="0" w:color="auto"/>
          </w:divBdr>
        </w:div>
        <w:div w:id="1446542739">
          <w:marLeft w:val="640"/>
          <w:marRight w:val="0"/>
          <w:marTop w:val="0"/>
          <w:marBottom w:val="0"/>
          <w:divBdr>
            <w:top w:val="none" w:sz="0" w:space="0" w:color="auto"/>
            <w:left w:val="none" w:sz="0" w:space="0" w:color="auto"/>
            <w:bottom w:val="none" w:sz="0" w:space="0" w:color="auto"/>
            <w:right w:val="none" w:sz="0" w:space="0" w:color="auto"/>
          </w:divBdr>
        </w:div>
        <w:div w:id="493449709">
          <w:marLeft w:val="640"/>
          <w:marRight w:val="0"/>
          <w:marTop w:val="0"/>
          <w:marBottom w:val="0"/>
          <w:divBdr>
            <w:top w:val="none" w:sz="0" w:space="0" w:color="auto"/>
            <w:left w:val="none" w:sz="0" w:space="0" w:color="auto"/>
            <w:bottom w:val="none" w:sz="0" w:space="0" w:color="auto"/>
            <w:right w:val="none" w:sz="0" w:space="0" w:color="auto"/>
          </w:divBdr>
        </w:div>
        <w:div w:id="1580870627">
          <w:marLeft w:val="640"/>
          <w:marRight w:val="0"/>
          <w:marTop w:val="0"/>
          <w:marBottom w:val="0"/>
          <w:divBdr>
            <w:top w:val="none" w:sz="0" w:space="0" w:color="auto"/>
            <w:left w:val="none" w:sz="0" w:space="0" w:color="auto"/>
            <w:bottom w:val="none" w:sz="0" w:space="0" w:color="auto"/>
            <w:right w:val="none" w:sz="0" w:space="0" w:color="auto"/>
          </w:divBdr>
        </w:div>
        <w:div w:id="1011180715">
          <w:marLeft w:val="640"/>
          <w:marRight w:val="0"/>
          <w:marTop w:val="0"/>
          <w:marBottom w:val="0"/>
          <w:divBdr>
            <w:top w:val="none" w:sz="0" w:space="0" w:color="auto"/>
            <w:left w:val="none" w:sz="0" w:space="0" w:color="auto"/>
            <w:bottom w:val="none" w:sz="0" w:space="0" w:color="auto"/>
            <w:right w:val="none" w:sz="0" w:space="0" w:color="auto"/>
          </w:divBdr>
        </w:div>
        <w:div w:id="446631084">
          <w:marLeft w:val="640"/>
          <w:marRight w:val="0"/>
          <w:marTop w:val="0"/>
          <w:marBottom w:val="0"/>
          <w:divBdr>
            <w:top w:val="none" w:sz="0" w:space="0" w:color="auto"/>
            <w:left w:val="none" w:sz="0" w:space="0" w:color="auto"/>
            <w:bottom w:val="none" w:sz="0" w:space="0" w:color="auto"/>
            <w:right w:val="none" w:sz="0" w:space="0" w:color="auto"/>
          </w:divBdr>
        </w:div>
        <w:div w:id="503319961">
          <w:marLeft w:val="640"/>
          <w:marRight w:val="0"/>
          <w:marTop w:val="0"/>
          <w:marBottom w:val="0"/>
          <w:divBdr>
            <w:top w:val="none" w:sz="0" w:space="0" w:color="auto"/>
            <w:left w:val="none" w:sz="0" w:space="0" w:color="auto"/>
            <w:bottom w:val="none" w:sz="0" w:space="0" w:color="auto"/>
            <w:right w:val="none" w:sz="0" w:space="0" w:color="auto"/>
          </w:divBdr>
        </w:div>
        <w:div w:id="705450167">
          <w:marLeft w:val="640"/>
          <w:marRight w:val="0"/>
          <w:marTop w:val="0"/>
          <w:marBottom w:val="0"/>
          <w:divBdr>
            <w:top w:val="none" w:sz="0" w:space="0" w:color="auto"/>
            <w:left w:val="none" w:sz="0" w:space="0" w:color="auto"/>
            <w:bottom w:val="none" w:sz="0" w:space="0" w:color="auto"/>
            <w:right w:val="none" w:sz="0" w:space="0" w:color="auto"/>
          </w:divBdr>
        </w:div>
        <w:div w:id="772015255">
          <w:marLeft w:val="640"/>
          <w:marRight w:val="0"/>
          <w:marTop w:val="0"/>
          <w:marBottom w:val="0"/>
          <w:divBdr>
            <w:top w:val="none" w:sz="0" w:space="0" w:color="auto"/>
            <w:left w:val="none" w:sz="0" w:space="0" w:color="auto"/>
            <w:bottom w:val="none" w:sz="0" w:space="0" w:color="auto"/>
            <w:right w:val="none" w:sz="0" w:space="0" w:color="auto"/>
          </w:divBdr>
        </w:div>
        <w:div w:id="194001167">
          <w:marLeft w:val="640"/>
          <w:marRight w:val="0"/>
          <w:marTop w:val="0"/>
          <w:marBottom w:val="0"/>
          <w:divBdr>
            <w:top w:val="none" w:sz="0" w:space="0" w:color="auto"/>
            <w:left w:val="none" w:sz="0" w:space="0" w:color="auto"/>
            <w:bottom w:val="none" w:sz="0" w:space="0" w:color="auto"/>
            <w:right w:val="none" w:sz="0" w:space="0" w:color="auto"/>
          </w:divBdr>
        </w:div>
        <w:div w:id="511994266">
          <w:marLeft w:val="640"/>
          <w:marRight w:val="0"/>
          <w:marTop w:val="0"/>
          <w:marBottom w:val="0"/>
          <w:divBdr>
            <w:top w:val="none" w:sz="0" w:space="0" w:color="auto"/>
            <w:left w:val="none" w:sz="0" w:space="0" w:color="auto"/>
            <w:bottom w:val="none" w:sz="0" w:space="0" w:color="auto"/>
            <w:right w:val="none" w:sz="0" w:space="0" w:color="auto"/>
          </w:divBdr>
        </w:div>
        <w:div w:id="607275782">
          <w:marLeft w:val="640"/>
          <w:marRight w:val="0"/>
          <w:marTop w:val="0"/>
          <w:marBottom w:val="0"/>
          <w:divBdr>
            <w:top w:val="none" w:sz="0" w:space="0" w:color="auto"/>
            <w:left w:val="none" w:sz="0" w:space="0" w:color="auto"/>
            <w:bottom w:val="none" w:sz="0" w:space="0" w:color="auto"/>
            <w:right w:val="none" w:sz="0" w:space="0" w:color="auto"/>
          </w:divBdr>
        </w:div>
        <w:div w:id="1102649515">
          <w:marLeft w:val="640"/>
          <w:marRight w:val="0"/>
          <w:marTop w:val="0"/>
          <w:marBottom w:val="0"/>
          <w:divBdr>
            <w:top w:val="none" w:sz="0" w:space="0" w:color="auto"/>
            <w:left w:val="none" w:sz="0" w:space="0" w:color="auto"/>
            <w:bottom w:val="none" w:sz="0" w:space="0" w:color="auto"/>
            <w:right w:val="none" w:sz="0" w:space="0" w:color="auto"/>
          </w:divBdr>
        </w:div>
        <w:div w:id="1818494164">
          <w:marLeft w:val="640"/>
          <w:marRight w:val="0"/>
          <w:marTop w:val="0"/>
          <w:marBottom w:val="0"/>
          <w:divBdr>
            <w:top w:val="none" w:sz="0" w:space="0" w:color="auto"/>
            <w:left w:val="none" w:sz="0" w:space="0" w:color="auto"/>
            <w:bottom w:val="none" w:sz="0" w:space="0" w:color="auto"/>
            <w:right w:val="none" w:sz="0" w:space="0" w:color="auto"/>
          </w:divBdr>
        </w:div>
        <w:div w:id="2054959010">
          <w:marLeft w:val="640"/>
          <w:marRight w:val="0"/>
          <w:marTop w:val="0"/>
          <w:marBottom w:val="0"/>
          <w:divBdr>
            <w:top w:val="none" w:sz="0" w:space="0" w:color="auto"/>
            <w:left w:val="none" w:sz="0" w:space="0" w:color="auto"/>
            <w:bottom w:val="none" w:sz="0" w:space="0" w:color="auto"/>
            <w:right w:val="none" w:sz="0" w:space="0" w:color="auto"/>
          </w:divBdr>
        </w:div>
        <w:div w:id="1164468972">
          <w:marLeft w:val="640"/>
          <w:marRight w:val="0"/>
          <w:marTop w:val="0"/>
          <w:marBottom w:val="0"/>
          <w:divBdr>
            <w:top w:val="none" w:sz="0" w:space="0" w:color="auto"/>
            <w:left w:val="none" w:sz="0" w:space="0" w:color="auto"/>
            <w:bottom w:val="none" w:sz="0" w:space="0" w:color="auto"/>
            <w:right w:val="none" w:sz="0" w:space="0" w:color="auto"/>
          </w:divBdr>
        </w:div>
        <w:div w:id="1519613368">
          <w:marLeft w:val="640"/>
          <w:marRight w:val="0"/>
          <w:marTop w:val="0"/>
          <w:marBottom w:val="0"/>
          <w:divBdr>
            <w:top w:val="none" w:sz="0" w:space="0" w:color="auto"/>
            <w:left w:val="none" w:sz="0" w:space="0" w:color="auto"/>
            <w:bottom w:val="none" w:sz="0" w:space="0" w:color="auto"/>
            <w:right w:val="none" w:sz="0" w:space="0" w:color="auto"/>
          </w:divBdr>
        </w:div>
      </w:divsChild>
    </w:div>
    <w:div w:id="1256793068">
      <w:marLeft w:val="0"/>
      <w:marRight w:val="0"/>
      <w:marTop w:val="0"/>
      <w:marBottom w:val="0"/>
      <w:divBdr>
        <w:top w:val="none" w:sz="0" w:space="0" w:color="auto"/>
        <w:left w:val="none" w:sz="0" w:space="0" w:color="auto"/>
        <w:bottom w:val="none" w:sz="0" w:space="0" w:color="auto"/>
        <w:right w:val="none" w:sz="0" w:space="0" w:color="auto"/>
      </w:divBdr>
    </w:div>
    <w:div w:id="1259369366">
      <w:bodyDiv w:val="1"/>
      <w:marLeft w:val="0"/>
      <w:marRight w:val="0"/>
      <w:marTop w:val="0"/>
      <w:marBottom w:val="0"/>
      <w:divBdr>
        <w:top w:val="none" w:sz="0" w:space="0" w:color="auto"/>
        <w:left w:val="none" w:sz="0" w:space="0" w:color="auto"/>
        <w:bottom w:val="none" w:sz="0" w:space="0" w:color="auto"/>
        <w:right w:val="none" w:sz="0" w:space="0" w:color="auto"/>
      </w:divBdr>
      <w:divsChild>
        <w:div w:id="14187989">
          <w:marLeft w:val="640"/>
          <w:marRight w:val="0"/>
          <w:marTop w:val="0"/>
          <w:marBottom w:val="0"/>
          <w:divBdr>
            <w:top w:val="none" w:sz="0" w:space="0" w:color="auto"/>
            <w:left w:val="none" w:sz="0" w:space="0" w:color="auto"/>
            <w:bottom w:val="none" w:sz="0" w:space="0" w:color="auto"/>
            <w:right w:val="none" w:sz="0" w:space="0" w:color="auto"/>
          </w:divBdr>
        </w:div>
        <w:div w:id="82190088">
          <w:marLeft w:val="640"/>
          <w:marRight w:val="0"/>
          <w:marTop w:val="0"/>
          <w:marBottom w:val="0"/>
          <w:divBdr>
            <w:top w:val="none" w:sz="0" w:space="0" w:color="auto"/>
            <w:left w:val="none" w:sz="0" w:space="0" w:color="auto"/>
            <w:bottom w:val="none" w:sz="0" w:space="0" w:color="auto"/>
            <w:right w:val="none" w:sz="0" w:space="0" w:color="auto"/>
          </w:divBdr>
        </w:div>
        <w:div w:id="82729256">
          <w:marLeft w:val="640"/>
          <w:marRight w:val="0"/>
          <w:marTop w:val="0"/>
          <w:marBottom w:val="0"/>
          <w:divBdr>
            <w:top w:val="none" w:sz="0" w:space="0" w:color="auto"/>
            <w:left w:val="none" w:sz="0" w:space="0" w:color="auto"/>
            <w:bottom w:val="none" w:sz="0" w:space="0" w:color="auto"/>
            <w:right w:val="none" w:sz="0" w:space="0" w:color="auto"/>
          </w:divBdr>
        </w:div>
        <w:div w:id="100227805">
          <w:marLeft w:val="640"/>
          <w:marRight w:val="0"/>
          <w:marTop w:val="0"/>
          <w:marBottom w:val="0"/>
          <w:divBdr>
            <w:top w:val="none" w:sz="0" w:space="0" w:color="auto"/>
            <w:left w:val="none" w:sz="0" w:space="0" w:color="auto"/>
            <w:bottom w:val="none" w:sz="0" w:space="0" w:color="auto"/>
            <w:right w:val="none" w:sz="0" w:space="0" w:color="auto"/>
          </w:divBdr>
        </w:div>
        <w:div w:id="192888257">
          <w:marLeft w:val="640"/>
          <w:marRight w:val="0"/>
          <w:marTop w:val="0"/>
          <w:marBottom w:val="0"/>
          <w:divBdr>
            <w:top w:val="none" w:sz="0" w:space="0" w:color="auto"/>
            <w:left w:val="none" w:sz="0" w:space="0" w:color="auto"/>
            <w:bottom w:val="none" w:sz="0" w:space="0" w:color="auto"/>
            <w:right w:val="none" w:sz="0" w:space="0" w:color="auto"/>
          </w:divBdr>
        </w:div>
        <w:div w:id="254174436">
          <w:marLeft w:val="640"/>
          <w:marRight w:val="0"/>
          <w:marTop w:val="0"/>
          <w:marBottom w:val="0"/>
          <w:divBdr>
            <w:top w:val="none" w:sz="0" w:space="0" w:color="auto"/>
            <w:left w:val="none" w:sz="0" w:space="0" w:color="auto"/>
            <w:bottom w:val="none" w:sz="0" w:space="0" w:color="auto"/>
            <w:right w:val="none" w:sz="0" w:space="0" w:color="auto"/>
          </w:divBdr>
        </w:div>
        <w:div w:id="258754670">
          <w:marLeft w:val="640"/>
          <w:marRight w:val="0"/>
          <w:marTop w:val="0"/>
          <w:marBottom w:val="0"/>
          <w:divBdr>
            <w:top w:val="none" w:sz="0" w:space="0" w:color="auto"/>
            <w:left w:val="none" w:sz="0" w:space="0" w:color="auto"/>
            <w:bottom w:val="none" w:sz="0" w:space="0" w:color="auto"/>
            <w:right w:val="none" w:sz="0" w:space="0" w:color="auto"/>
          </w:divBdr>
        </w:div>
        <w:div w:id="321086899">
          <w:marLeft w:val="640"/>
          <w:marRight w:val="0"/>
          <w:marTop w:val="0"/>
          <w:marBottom w:val="0"/>
          <w:divBdr>
            <w:top w:val="none" w:sz="0" w:space="0" w:color="auto"/>
            <w:left w:val="none" w:sz="0" w:space="0" w:color="auto"/>
            <w:bottom w:val="none" w:sz="0" w:space="0" w:color="auto"/>
            <w:right w:val="none" w:sz="0" w:space="0" w:color="auto"/>
          </w:divBdr>
        </w:div>
        <w:div w:id="342973769">
          <w:marLeft w:val="640"/>
          <w:marRight w:val="0"/>
          <w:marTop w:val="0"/>
          <w:marBottom w:val="0"/>
          <w:divBdr>
            <w:top w:val="none" w:sz="0" w:space="0" w:color="auto"/>
            <w:left w:val="none" w:sz="0" w:space="0" w:color="auto"/>
            <w:bottom w:val="none" w:sz="0" w:space="0" w:color="auto"/>
            <w:right w:val="none" w:sz="0" w:space="0" w:color="auto"/>
          </w:divBdr>
        </w:div>
        <w:div w:id="356347808">
          <w:marLeft w:val="640"/>
          <w:marRight w:val="0"/>
          <w:marTop w:val="0"/>
          <w:marBottom w:val="0"/>
          <w:divBdr>
            <w:top w:val="none" w:sz="0" w:space="0" w:color="auto"/>
            <w:left w:val="none" w:sz="0" w:space="0" w:color="auto"/>
            <w:bottom w:val="none" w:sz="0" w:space="0" w:color="auto"/>
            <w:right w:val="none" w:sz="0" w:space="0" w:color="auto"/>
          </w:divBdr>
        </w:div>
        <w:div w:id="358242293">
          <w:marLeft w:val="640"/>
          <w:marRight w:val="0"/>
          <w:marTop w:val="0"/>
          <w:marBottom w:val="0"/>
          <w:divBdr>
            <w:top w:val="none" w:sz="0" w:space="0" w:color="auto"/>
            <w:left w:val="none" w:sz="0" w:space="0" w:color="auto"/>
            <w:bottom w:val="none" w:sz="0" w:space="0" w:color="auto"/>
            <w:right w:val="none" w:sz="0" w:space="0" w:color="auto"/>
          </w:divBdr>
        </w:div>
        <w:div w:id="411509472">
          <w:marLeft w:val="640"/>
          <w:marRight w:val="0"/>
          <w:marTop w:val="0"/>
          <w:marBottom w:val="0"/>
          <w:divBdr>
            <w:top w:val="none" w:sz="0" w:space="0" w:color="auto"/>
            <w:left w:val="none" w:sz="0" w:space="0" w:color="auto"/>
            <w:bottom w:val="none" w:sz="0" w:space="0" w:color="auto"/>
            <w:right w:val="none" w:sz="0" w:space="0" w:color="auto"/>
          </w:divBdr>
        </w:div>
        <w:div w:id="432171864">
          <w:marLeft w:val="640"/>
          <w:marRight w:val="0"/>
          <w:marTop w:val="0"/>
          <w:marBottom w:val="0"/>
          <w:divBdr>
            <w:top w:val="none" w:sz="0" w:space="0" w:color="auto"/>
            <w:left w:val="none" w:sz="0" w:space="0" w:color="auto"/>
            <w:bottom w:val="none" w:sz="0" w:space="0" w:color="auto"/>
            <w:right w:val="none" w:sz="0" w:space="0" w:color="auto"/>
          </w:divBdr>
        </w:div>
        <w:div w:id="529607278">
          <w:marLeft w:val="640"/>
          <w:marRight w:val="0"/>
          <w:marTop w:val="0"/>
          <w:marBottom w:val="0"/>
          <w:divBdr>
            <w:top w:val="none" w:sz="0" w:space="0" w:color="auto"/>
            <w:left w:val="none" w:sz="0" w:space="0" w:color="auto"/>
            <w:bottom w:val="none" w:sz="0" w:space="0" w:color="auto"/>
            <w:right w:val="none" w:sz="0" w:space="0" w:color="auto"/>
          </w:divBdr>
        </w:div>
        <w:div w:id="554437988">
          <w:marLeft w:val="640"/>
          <w:marRight w:val="0"/>
          <w:marTop w:val="0"/>
          <w:marBottom w:val="0"/>
          <w:divBdr>
            <w:top w:val="none" w:sz="0" w:space="0" w:color="auto"/>
            <w:left w:val="none" w:sz="0" w:space="0" w:color="auto"/>
            <w:bottom w:val="none" w:sz="0" w:space="0" w:color="auto"/>
            <w:right w:val="none" w:sz="0" w:space="0" w:color="auto"/>
          </w:divBdr>
        </w:div>
        <w:div w:id="572129353">
          <w:marLeft w:val="640"/>
          <w:marRight w:val="0"/>
          <w:marTop w:val="0"/>
          <w:marBottom w:val="0"/>
          <w:divBdr>
            <w:top w:val="none" w:sz="0" w:space="0" w:color="auto"/>
            <w:left w:val="none" w:sz="0" w:space="0" w:color="auto"/>
            <w:bottom w:val="none" w:sz="0" w:space="0" w:color="auto"/>
            <w:right w:val="none" w:sz="0" w:space="0" w:color="auto"/>
          </w:divBdr>
        </w:div>
        <w:div w:id="614286381">
          <w:marLeft w:val="640"/>
          <w:marRight w:val="0"/>
          <w:marTop w:val="0"/>
          <w:marBottom w:val="0"/>
          <w:divBdr>
            <w:top w:val="none" w:sz="0" w:space="0" w:color="auto"/>
            <w:left w:val="none" w:sz="0" w:space="0" w:color="auto"/>
            <w:bottom w:val="none" w:sz="0" w:space="0" w:color="auto"/>
            <w:right w:val="none" w:sz="0" w:space="0" w:color="auto"/>
          </w:divBdr>
        </w:div>
        <w:div w:id="712576415">
          <w:marLeft w:val="640"/>
          <w:marRight w:val="0"/>
          <w:marTop w:val="0"/>
          <w:marBottom w:val="0"/>
          <w:divBdr>
            <w:top w:val="none" w:sz="0" w:space="0" w:color="auto"/>
            <w:left w:val="none" w:sz="0" w:space="0" w:color="auto"/>
            <w:bottom w:val="none" w:sz="0" w:space="0" w:color="auto"/>
            <w:right w:val="none" w:sz="0" w:space="0" w:color="auto"/>
          </w:divBdr>
        </w:div>
        <w:div w:id="790827650">
          <w:marLeft w:val="640"/>
          <w:marRight w:val="0"/>
          <w:marTop w:val="0"/>
          <w:marBottom w:val="0"/>
          <w:divBdr>
            <w:top w:val="none" w:sz="0" w:space="0" w:color="auto"/>
            <w:left w:val="none" w:sz="0" w:space="0" w:color="auto"/>
            <w:bottom w:val="none" w:sz="0" w:space="0" w:color="auto"/>
            <w:right w:val="none" w:sz="0" w:space="0" w:color="auto"/>
          </w:divBdr>
        </w:div>
        <w:div w:id="807666370">
          <w:marLeft w:val="640"/>
          <w:marRight w:val="0"/>
          <w:marTop w:val="0"/>
          <w:marBottom w:val="0"/>
          <w:divBdr>
            <w:top w:val="none" w:sz="0" w:space="0" w:color="auto"/>
            <w:left w:val="none" w:sz="0" w:space="0" w:color="auto"/>
            <w:bottom w:val="none" w:sz="0" w:space="0" w:color="auto"/>
            <w:right w:val="none" w:sz="0" w:space="0" w:color="auto"/>
          </w:divBdr>
        </w:div>
        <w:div w:id="875779795">
          <w:marLeft w:val="640"/>
          <w:marRight w:val="0"/>
          <w:marTop w:val="0"/>
          <w:marBottom w:val="0"/>
          <w:divBdr>
            <w:top w:val="none" w:sz="0" w:space="0" w:color="auto"/>
            <w:left w:val="none" w:sz="0" w:space="0" w:color="auto"/>
            <w:bottom w:val="none" w:sz="0" w:space="0" w:color="auto"/>
            <w:right w:val="none" w:sz="0" w:space="0" w:color="auto"/>
          </w:divBdr>
        </w:div>
        <w:div w:id="895358738">
          <w:marLeft w:val="640"/>
          <w:marRight w:val="0"/>
          <w:marTop w:val="0"/>
          <w:marBottom w:val="0"/>
          <w:divBdr>
            <w:top w:val="none" w:sz="0" w:space="0" w:color="auto"/>
            <w:left w:val="none" w:sz="0" w:space="0" w:color="auto"/>
            <w:bottom w:val="none" w:sz="0" w:space="0" w:color="auto"/>
            <w:right w:val="none" w:sz="0" w:space="0" w:color="auto"/>
          </w:divBdr>
        </w:div>
        <w:div w:id="905147089">
          <w:marLeft w:val="640"/>
          <w:marRight w:val="0"/>
          <w:marTop w:val="0"/>
          <w:marBottom w:val="0"/>
          <w:divBdr>
            <w:top w:val="none" w:sz="0" w:space="0" w:color="auto"/>
            <w:left w:val="none" w:sz="0" w:space="0" w:color="auto"/>
            <w:bottom w:val="none" w:sz="0" w:space="0" w:color="auto"/>
            <w:right w:val="none" w:sz="0" w:space="0" w:color="auto"/>
          </w:divBdr>
        </w:div>
        <w:div w:id="964313097">
          <w:marLeft w:val="640"/>
          <w:marRight w:val="0"/>
          <w:marTop w:val="0"/>
          <w:marBottom w:val="0"/>
          <w:divBdr>
            <w:top w:val="none" w:sz="0" w:space="0" w:color="auto"/>
            <w:left w:val="none" w:sz="0" w:space="0" w:color="auto"/>
            <w:bottom w:val="none" w:sz="0" w:space="0" w:color="auto"/>
            <w:right w:val="none" w:sz="0" w:space="0" w:color="auto"/>
          </w:divBdr>
        </w:div>
        <w:div w:id="989165686">
          <w:marLeft w:val="640"/>
          <w:marRight w:val="0"/>
          <w:marTop w:val="0"/>
          <w:marBottom w:val="0"/>
          <w:divBdr>
            <w:top w:val="none" w:sz="0" w:space="0" w:color="auto"/>
            <w:left w:val="none" w:sz="0" w:space="0" w:color="auto"/>
            <w:bottom w:val="none" w:sz="0" w:space="0" w:color="auto"/>
            <w:right w:val="none" w:sz="0" w:space="0" w:color="auto"/>
          </w:divBdr>
        </w:div>
        <w:div w:id="1042245524">
          <w:marLeft w:val="640"/>
          <w:marRight w:val="0"/>
          <w:marTop w:val="0"/>
          <w:marBottom w:val="0"/>
          <w:divBdr>
            <w:top w:val="none" w:sz="0" w:space="0" w:color="auto"/>
            <w:left w:val="none" w:sz="0" w:space="0" w:color="auto"/>
            <w:bottom w:val="none" w:sz="0" w:space="0" w:color="auto"/>
            <w:right w:val="none" w:sz="0" w:space="0" w:color="auto"/>
          </w:divBdr>
        </w:div>
        <w:div w:id="1092507641">
          <w:marLeft w:val="640"/>
          <w:marRight w:val="0"/>
          <w:marTop w:val="0"/>
          <w:marBottom w:val="0"/>
          <w:divBdr>
            <w:top w:val="none" w:sz="0" w:space="0" w:color="auto"/>
            <w:left w:val="none" w:sz="0" w:space="0" w:color="auto"/>
            <w:bottom w:val="none" w:sz="0" w:space="0" w:color="auto"/>
            <w:right w:val="none" w:sz="0" w:space="0" w:color="auto"/>
          </w:divBdr>
        </w:div>
        <w:div w:id="1111784574">
          <w:marLeft w:val="640"/>
          <w:marRight w:val="0"/>
          <w:marTop w:val="0"/>
          <w:marBottom w:val="0"/>
          <w:divBdr>
            <w:top w:val="none" w:sz="0" w:space="0" w:color="auto"/>
            <w:left w:val="none" w:sz="0" w:space="0" w:color="auto"/>
            <w:bottom w:val="none" w:sz="0" w:space="0" w:color="auto"/>
            <w:right w:val="none" w:sz="0" w:space="0" w:color="auto"/>
          </w:divBdr>
        </w:div>
        <w:div w:id="1137600401">
          <w:marLeft w:val="640"/>
          <w:marRight w:val="0"/>
          <w:marTop w:val="0"/>
          <w:marBottom w:val="0"/>
          <w:divBdr>
            <w:top w:val="none" w:sz="0" w:space="0" w:color="auto"/>
            <w:left w:val="none" w:sz="0" w:space="0" w:color="auto"/>
            <w:bottom w:val="none" w:sz="0" w:space="0" w:color="auto"/>
            <w:right w:val="none" w:sz="0" w:space="0" w:color="auto"/>
          </w:divBdr>
        </w:div>
        <w:div w:id="1184974104">
          <w:marLeft w:val="640"/>
          <w:marRight w:val="0"/>
          <w:marTop w:val="0"/>
          <w:marBottom w:val="0"/>
          <w:divBdr>
            <w:top w:val="none" w:sz="0" w:space="0" w:color="auto"/>
            <w:left w:val="none" w:sz="0" w:space="0" w:color="auto"/>
            <w:bottom w:val="none" w:sz="0" w:space="0" w:color="auto"/>
            <w:right w:val="none" w:sz="0" w:space="0" w:color="auto"/>
          </w:divBdr>
        </w:div>
        <w:div w:id="1239511749">
          <w:marLeft w:val="640"/>
          <w:marRight w:val="0"/>
          <w:marTop w:val="0"/>
          <w:marBottom w:val="0"/>
          <w:divBdr>
            <w:top w:val="none" w:sz="0" w:space="0" w:color="auto"/>
            <w:left w:val="none" w:sz="0" w:space="0" w:color="auto"/>
            <w:bottom w:val="none" w:sz="0" w:space="0" w:color="auto"/>
            <w:right w:val="none" w:sz="0" w:space="0" w:color="auto"/>
          </w:divBdr>
        </w:div>
        <w:div w:id="1243682407">
          <w:marLeft w:val="640"/>
          <w:marRight w:val="0"/>
          <w:marTop w:val="0"/>
          <w:marBottom w:val="0"/>
          <w:divBdr>
            <w:top w:val="none" w:sz="0" w:space="0" w:color="auto"/>
            <w:left w:val="none" w:sz="0" w:space="0" w:color="auto"/>
            <w:bottom w:val="none" w:sz="0" w:space="0" w:color="auto"/>
            <w:right w:val="none" w:sz="0" w:space="0" w:color="auto"/>
          </w:divBdr>
        </w:div>
        <w:div w:id="1300115340">
          <w:marLeft w:val="640"/>
          <w:marRight w:val="0"/>
          <w:marTop w:val="0"/>
          <w:marBottom w:val="0"/>
          <w:divBdr>
            <w:top w:val="none" w:sz="0" w:space="0" w:color="auto"/>
            <w:left w:val="none" w:sz="0" w:space="0" w:color="auto"/>
            <w:bottom w:val="none" w:sz="0" w:space="0" w:color="auto"/>
            <w:right w:val="none" w:sz="0" w:space="0" w:color="auto"/>
          </w:divBdr>
        </w:div>
        <w:div w:id="1315139575">
          <w:marLeft w:val="640"/>
          <w:marRight w:val="0"/>
          <w:marTop w:val="0"/>
          <w:marBottom w:val="0"/>
          <w:divBdr>
            <w:top w:val="none" w:sz="0" w:space="0" w:color="auto"/>
            <w:left w:val="none" w:sz="0" w:space="0" w:color="auto"/>
            <w:bottom w:val="none" w:sz="0" w:space="0" w:color="auto"/>
            <w:right w:val="none" w:sz="0" w:space="0" w:color="auto"/>
          </w:divBdr>
        </w:div>
        <w:div w:id="1415860724">
          <w:marLeft w:val="640"/>
          <w:marRight w:val="0"/>
          <w:marTop w:val="0"/>
          <w:marBottom w:val="0"/>
          <w:divBdr>
            <w:top w:val="none" w:sz="0" w:space="0" w:color="auto"/>
            <w:left w:val="none" w:sz="0" w:space="0" w:color="auto"/>
            <w:bottom w:val="none" w:sz="0" w:space="0" w:color="auto"/>
            <w:right w:val="none" w:sz="0" w:space="0" w:color="auto"/>
          </w:divBdr>
        </w:div>
        <w:div w:id="1434670190">
          <w:marLeft w:val="640"/>
          <w:marRight w:val="0"/>
          <w:marTop w:val="0"/>
          <w:marBottom w:val="0"/>
          <w:divBdr>
            <w:top w:val="none" w:sz="0" w:space="0" w:color="auto"/>
            <w:left w:val="none" w:sz="0" w:space="0" w:color="auto"/>
            <w:bottom w:val="none" w:sz="0" w:space="0" w:color="auto"/>
            <w:right w:val="none" w:sz="0" w:space="0" w:color="auto"/>
          </w:divBdr>
        </w:div>
        <w:div w:id="1553618289">
          <w:marLeft w:val="640"/>
          <w:marRight w:val="0"/>
          <w:marTop w:val="0"/>
          <w:marBottom w:val="0"/>
          <w:divBdr>
            <w:top w:val="none" w:sz="0" w:space="0" w:color="auto"/>
            <w:left w:val="none" w:sz="0" w:space="0" w:color="auto"/>
            <w:bottom w:val="none" w:sz="0" w:space="0" w:color="auto"/>
            <w:right w:val="none" w:sz="0" w:space="0" w:color="auto"/>
          </w:divBdr>
        </w:div>
        <w:div w:id="1671641126">
          <w:marLeft w:val="640"/>
          <w:marRight w:val="0"/>
          <w:marTop w:val="0"/>
          <w:marBottom w:val="0"/>
          <w:divBdr>
            <w:top w:val="none" w:sz="0" w:space="0" w:color="auto"/>
            <w:left w:val="none" w:sz="0" w:space="0" w:color="auto"/>
            <w:bottom w:val="none" w:sz="0" w:space="0" w:color="auto"/>
            <w:right w:val="none" w:sz="0" w:space="0" w:color="auto"/>
          </w:divBdr>
        </w:div>
        <w:div w:id="1772116961">
          <w:marLeft w:val="640"/>
          <w:marRight w:val="0"/>
          <w:marTop w:val="0"/>
          <w:marBottom w:val="0"/>
          <w:divBdr>
            <w:top w:val="none" w:sz="0" w:space="0" w:color="auto"/>
            <w:left w:val="none" w:sz="0" w:space="0" w:color="auto"/>
            <w:bottom w:val="none" w:sz="0" w:space="0" w:color="auto"/>
            <w:right w:val="none" w:sz="0" w:space="0" w:color="auto"/>
          </w:divBdr>
        </w:div>
        <w:div w:id="1803158219">
          <w:marLeft w:val="640"/>
          <w:marRight w:val="0"/>
          <w:marTop w:val="0"/>
          <w:marBottom w:val="0"/>
          <w:divBdr>
            <w:top w:val="none" w:sz="0" w:space="0" w:color="auto"/>
            <w:left w:val="none" w:sz="0" w:space="0" w:color="auto"/>
            <w:bottom w:val="none" w:sz="0" w:space="0" w:color="auto"/>
            <w:right w:val="none" w:sz="0" w:space="0" w:color="auto"/>
          </w:divBdr>
        </w:div>
        <w:div w:id="1882403398">
          <w:marLeft w:val="640"/>
          <w:marRight w:val="0"/>
          <w:marTop w:val="0"/>
          <w:marBottom w:val="0"/>
          <w:divBdr>
            <w:top w:val="none" w:sz="0" w:space="0" w:color="auto"/>
            <w:left w:val="none" w:sz="0" w:space="0" w:color="auto"/>
            <w:bottom w:val="none" w:sz="0" w:space="0" w:color="auto"/>
            <w:right w:val="none" w:sz="0" w:space="0" w:color="auto"/>
          </w:divBdr>
        </w:div>
        <w:div w:id="1893346524">
          <w:marLeft w:val="640"/>
          <w:marRight w:val="0"/>
          <w:marTop w:val="0"/>
          <w:marBottom w:val="0"/>
          <w:divBdr>
            <w:top w:val="none" w:sz="0" w:space="0" w:color="auto"/>
            <w:left w:val="none" w:sz="0" w:space="0" w:color="auto"/>
            <w:bottom w:val="none" w:sz="0" w:space="0" w:color="auto"/>
            <w:right w:val="none" w:sz="0" w:space="0" w:color="auto"/>
          </w:divBdr>
        </w:div>
        <w:div w:id="1959290327">
          <w:marLeft w:val="640"/>
          <w:marRight w:val="0"/>
          <w:marTop w:val="0"/>
          <w:marBottom w:val="0"/>
          <w:divBdr>
            <w:top w:val="none" w:sz="0" w:space="0" w:color="auto"/>
            <w:left w:val="none" w:sz="0" w:space="0" w:color="auto"/>
            <w:bottom w:val="none" w:sz="0" w:space="0" w:color="auto"/>
            <w:right w:val="none" w:sz="0" w:space="0" w:color="auto"/>
          </w:divBdr>
        </w:div>
        <w:div w:id="2058621189">
          <w:marLeft w:val="640"/>
          <w:marRight w:val="0"/>
          <w:marTop w:val="0"/>
          <w:marBottom w:val="0"/>
          <w:divBdr>
            <w:top w:val="none" w:sz="0" w:space="0" w:color="auto"/>
            <w:left w:val="none" w:sz="0" w:space="0" w:color="auto"/>
            <w:bottom w:val="none" w:sz="0" w:space="0" w:color="auto"/>
            <w:right w:val="none" w:sz="0" w:space="0" w:color="auto"/>
          </w:divBdr>
        </w:div>
      </w:divsChild>
    </w:div>
    <w:div w:id="1260064856">
      <w:bodyDiv w:val="1"/>
      <w:marLeft w:val="0"/>
      <w:marRight w:val="0"/>
      <w:marTop w:val="0"/>
      <w:marBottom w:val="0"/>
      <w:divBdr>
        <w:top w:val="none" w:sz="0" w:space="0" w:color="auto"/>
        <w:left w:val="none" w:sz="0" w:space="0" w:color="auto"/>
        <w:bottom w:val="none" w:sz="0" w:space="0" w:color="auto"/>
        <w:right w:val="none" w:sz="0" w:space="0" w:color="auto"/>
      </w:divBdr>
      <w:divsChild>
        <w:div w:id="47649506">
          <w:marLeft w:val="640"/>
          <w:marRight w:val="0"/>
          <w:marTop w:val="0"/>
          <w:marBottom w:val="0"/>
          <w:divBdr>
            <w:top w:val="none" w:sz="0" w:space="0" w:color="auto"/>
            <w:left w:val="none" w:sz="0" w:space="0" w:color="auto"/>
            <w:bottom w:val="none" w:sz="0" w:space="0" w:color="auto"/>
            <w:right w:val="none" w:sz="0" w:space="0" w:color="auto"/>
          </w:divBdr>
        </w:div>
        <w:div w:id="1359308865">
          <w:marLeft w:val="640"/>
          <w:marRight w:val="0"/>
          <w:marTop w:val="0"/>
          <w:marBottom w:val="0"/>
          <w:divBdr>
            <w:top w:val="none" w:sz="0" w:space="0" w:color="auto"/>
            <w:left w:val="none" w:sz="0" w:space="0" w:color="auto"/>
            <w:bottom w:val="none" w:sz="0" w:space="0" w:color="auto"/>
            <w:right w:val="none" w:sz="0" w:space="0" w:color="auto"/>
          </w:divBdr>
        </w:div>
        <w:div w:id="88427151">
          <w:marLeft w:val="640"/>
          <w:marRight w:val="0"/>
          <w:marTop w:val="0"/>
          <w:marBottom w:val="0"/>
          <w:divBdr>
            <w:top w:val="none" w:sz="0" w:space="0" w:color="auto"/>
            <w:left w:val="none" w:sz="0" w:space="0" w:color="auto"/>
            <w:bottom w:val="none" w:sz="0" w:space="0" w:color="auto"/>
            <w:right w:val="none" w:sz="0" w:space="0" w:color="auto"/>
          </w:divBdr>
        </w:div>
        <w:div w:id="1981374296">
          <w:marLeft w:val="640"/>
          <w:marRight w:val="0"/>
          <w:marTop w:val="0"/>
          <w:marBottom w:val="0"/>
          <w:divBdr>
            <w:top w:val="none" w:sz="0" w:space="0" w:color="auto"/>
            <w:left w:val="none" w:sz="0" w:space="0" w:color="auto"/>
            <w:bottom w:val="none" w:sz="0" w:space="0" w:color="auto"/>
            <w:right w:val="none" w:sz="0" w:space="0" w:color="auto"/>
          </w:divBdr>
        </w:div>
        <w:div w:id="1130126474">
          <w:marLeft w:val="640"/>
          <w:marRight w:val="0"/>
          <w:marTop w:val="0"/>
          <w:marBottom w:val="0"/>
          <w:divBdr>
            <w:top w:val="none" w:sz="0" w:space="0" w:color="auto"/>
            <w:left w:val="none" w:sz="0" w:space="0" w:color="auto"/>
            <w:bottom w:val="none" w:sz="0" w:space="0" w:color="auto"/>
            <w:right w:val="none" w:sz="0" w:space="0" w:color="auto"/>
          </w:divBdr>
        </w:div>
        <w:div w:id="341470905">
          <w:marLeft w:val="640"/>
          <w:marRight w:val="0"/>
          <w:marTop w:val="0"/>
          <w:marBottom w:val="0"/>
          <w:divBdr>
            <w:top w:val="none" w:sz="0" w:space="0" w:color="auto"/>
            <w:left w:val="none" w:sz="0" w:space="0" w:color="auto"/>
            <w:bottom w:val="none" w:sz="0" w:space="0" w:color="auto"/>
            <w:right w:val="none" w:sz="0" w:space="0" w:color="auto"/>
          </w:divBdr>
        </w:div>
        <w:div w:id="754321101">
          <w:marLeft w:val="640"/>
          <w:marRight w:val="0"/>
          <w:marTop w:val="0"/>
          <w:marBottom w:val="0"/>
          <w:divBdr>
            <w:top w:val="none" w:sz="0" w:space="0" w:color="auto"/>
            <w:left w:val="none" w:sz="0" w:space="0" w:color="auto"/>
            <w:bottom w:val="none" w:sz="0" w:space="0" w:color="auto"/>
            <w:right w:val="none" w:sz="0" w:space="0" w:color="auto"/>
          </w:divBdr>
        </w:div>
        <w:div w:id="602566509">
          <w:marLeft w:val="640"/>
          <w:marRight w:val="0"/>
          <w:marTop w:val="0"/>
          <w:marBottom w:val="0"/>
          <w:divBdr>
            <w:top w:val="none" w:sz="0" w:space="0" w:color="auto"/>
            <w:left w:val="none" w:sz="0" w:space="0" w:color="auto"/>
            <w:bottom w:val="none" w:sz="0" w:space="0" w:color="auto"/>
            <w:right w:val="none" w:sz="0" w:space="0" w:color="auto"/>
          </w:divBdr>
        </w:div>
        <w:div w:id="1314487162">
          <w:marLeft w:val="640"/>
          <w:marRight w:val="0"/>
          <w:marTop w:val="0"/>
          <w:marBottom w:val="0"/>
          <w:divBdr>
            <w:top w:val="none" w:sz="0" w:space="0" w:color="auto"/>
            <w:left w:val="none" w:sz="0" w:space="0" w:color="auto"/>
            <w:bottom w:val="none" w:sz="0" w:space="0" w:color="auto"/>
            <w:right w:val="none" w:sz="0" w:space="0" w:color="auto"/>
          </w:divBdr>
        </w:div>
        <w:div w:id="192499542">
          <w:marLeft w:val="640"/>
          <w:marRight w:val="0"/>
          <w:marTop w:val="0"/>
          <w:marBottom w:val="0"/>
          <w:divBdr>
            <w:top w:val="none" w:sz="0" w:space="0" w:color="auto"/>
            <w:left w:val="none" w:sz="0" w:space="0" w:color="auto"/>
            <w:bottom w:val="none" w:sz="0" w:space="0" w:color="auto"/>
            <w:right w:val="none" w:sz="0" w:space="0" w:color="auto"/>
          </w:divBdr>
        </w:div>
        <w:div w:id="136185124">
          <w:marLeft w:val="640"/>
          <w:marRight w:val="0"/>
          <w:marTop w:val="0"/>
          <w:marBottom w:val="0"/>
          <w:divBdr>
            <w:top w:val="none" w:sz="0" w:space="0" w:color="auto"/>
            <w:left w:val="none" w:sz="0" w:space="0" w:color="auto"/>
            <w:bottom w:val="none" w:sz="0" w:space="0" w:color="auto"/>
            <w:right w:val="none" w:sz="0" w:space="0" w:color="auto"/>
          </w:divBdr>
        </w:div>
        <w:div w:id="2017489841">
          <w:marLeft w:val="640"/>
          <w:marRight w:val="0"/>
          <w:marTop w:val="0"/>
          <w:marBottom w:val="0"/>
          <w:divBdr>
            <w:top w:val="none" w:sz="0" w:space="0" w:color="auto"/>
            <w:left w:val="none" w:sz="0" w:space="0" w:color="auto"/>
            <w:bottom w:val="none" w:sz="0" w:space="0" w:color="auto"/>
            <w:right w:val="none" w:sz="0" w:space="0" w:color="auto"/>
          </w:divBdr>
        </w:div>
        <w:div w:id="1794861584">
          <w:marLeft w:val="640"/>
          <w:marRight w:val="0"/>
          <w:marTop w:val="0"/>
          <w:marBottom w:val="0"/>
          <w:divBdr>
            <w:top w:val="none" w:sz="0" w:space="0" w:color="auto"/>
            <w:left w:val="none" w:sz="0" w:space="0" w:color="auto"/>
            <w:bottom w:val="none" w:sz="0" w:space="0" w:color="auto"/>
            <w:right w:val="none" w:sz="0" w:space="0" w:color="auto"/>
          </w:divBdr>
        </w:div>
        <w:div w:id="2029938902">
          <w:marLeft w:val="640"/>
          <w:marRight w:val="0"/>
          <w:marTop w:val="0"/>
          <w:marBottom w:val="0"/>
          <w:divBdr>
            <w:top w:val="none" w:sz="0" w:space="0" w:color="auto"/>
            <w:left w:val="none" w:sz="0" w:space="0" w:color="auto"/>
            <w:bottom w:val="none" w:sz="0" w:space="0" w:color="auto"/>
            <w:right w:val="none" w:sz="0" w:space="0" w:color="auto"/>
          </w:divBdr>
        </w:div>
        <w:div w:id="627903189">
          <w:marLeft w:val="640"/>
          <w:marRight w:val="0"/>
          <w:marTop w:val="0"/>
          <w:marBottom w:val="0"/>
          <w:divBdr>
            <w:top w:val="none" w:sz="0" w:space="0" w:color="auto"/>
            <w:left w:val="none" w:sz="0" w:space="0" w:color="auto"/>
            <w:bottom w:val="none" w:sz="0" w:space="0" w:color="auto"/>
            <w:right w:val="none" w:sz="0" w:space="0" w:color="auto"/>
          </w:divBdr>
        </w:div>
        <w:div w:id="486828189">
          <w:marLeft w:val="640"/>
          <w:marRight w:val="0"/>
          <w:marTop w:val="0"/>
          <w:marBottom w:val="0"/>
          <w:divBdr>
            <w:top w:val="none" w:sz="0" w:space="0" w:color="auto"/>
            <w:left w:val="none" w:sz="0" w:space="0" w:color="auto"/>
            <w:bottom w:val="none" w:sz="0" w:space="0" w:color="auto"/>
            <w:right w:val="none" w:sz="0" w:space="0" w:color="auto"/>
          </w:divBdr>
        </w:div>
        <w:div w:id="769740841">
          <w:marLeft w:val="640"/>
          <w:marRight w:val="0"/>
          <w:marTop w:val="0"/>
          <w:marBottom w:val="0"/>
          <w:divBdr>
            <w:top w:val="none" w:sz="0" w:space="0" w:color="auto"/>
            <w:left w:val="none" w:sz="0" w:space="0" w:color="auto"/>
            <w:bottom w:val="none" w:sz="0" w:space="0" w:color="auto"/>
            <w:right w:val="none" w:sz="0" w:space="0" w:color="auto"/>
          </w:divBdr>
        </w:div>
        <w:div w:id="160704895">
          <w:marLeft w:val="640"/>
          <w:marRight w:val="0"/>
          <w:marTop w:val="0"/>
          <w:marBottom w:val="0"/>
          <w:divBdr>
            <w:top w:val="none" w:sz="0" w:space="0" w:color="auto"/>
            <w:left w:val="none" w:sz="0" w:space="0" w:color="auto"/>
            <w:bottom w:val="none" w:sz="0" w:space="0" w:color="auto"/>
            <w:right w:val="none" w:sz="0" w:space="0" w:color="auto"/>
          </w:divBdr>
        </w:div>
        <w:div w:id="1397362791">
          <w:marLeft w:val="640"/>
          <w:marRight w:val="0"/>
          <w:marTop w:val="0"/>
          <w:marBottom w:val="0"/>
          <w:divBdr>
            <w:top w:val="none" w:sz="0" w:space="0" w:color="auto"/>
            <w:left w:val="none" w:sz="0" w:space="0" w:color="auto"/>
            <w:bottom w:val="none" w:sz="0" w:space="0" w:color="auto"/>
            <w:right w:val="none" w:sz="0" w:space="0" w:color="auto"/>
          </w:divBdr>
        </w:div>
        <w:div w:id="1433167434">
          <w:marLeft w:val="640"/>
          <w:marRight w:val="0"/>
          <w:marTop w:val="0"/>
          <w:marBottom w:val="0"/>
          <w:divBdr>
            <w:top w:val="none" w:sz="0" w:space="0" w:color="auto"/>
            <w:left w:val="none" w:sz="0" w:space="0" w:color="auto"/>
            <w:bottom w:val="none" w:sz="0" w:space="0" w:color="auto"/>
            <w:right w:val="none" w:sz="0" w:space="0" w:color="auto"/>
          </w:divBdr>
        </w:div>
        <w:div w:id="1250772846">
          <w:marLeft w:val="640"/>
          <w:marRight w:val="0"/>
          <w:marTop w:val="0"/>
          <w:marBottom w:val="0"/>
          <w:divBdr>
            <w:top w:val="none" w:sz="0" w:space="0" w:color="auto"/>
            <w:left w:val="none" w:sz="0" w:space="0" w:color="auto"/>
            <w:bottom w:val="none" w:sz="0" w:space="0" w:color="auto"/>
            <w:right w:val="none" w:sz="0" w:space="0" w:color="auto"/>
          </w:divBdr>
        </w:div>
        <w:div w:id="733773603">
          <w:marLeft w:val="640"/>
          <w:marRight w:val="0"/>
          <w:marTop w:val="0"/>
          <w:marBottom w:val="0"/>
          <w:divBdr>
            <w:top w:val="none" w:sz="0" w:space="0" w:color="auto"/>
            <w:left w:val="none" w:sz="0" w:space="0" w:color="auto"/>
            <w:bottom w:val="none" w:sz="0" w:space="0" w:color="auto"/>
            <w:right w:val="none" w:sz="0" w:space="0" w:color="auto"/>
          </w:divBdr>
        </w:div>
        <w:div w:id="340089774">
          <w:marLeft w:val="640"/>
          <w:marRight w:val="0"/>
          <w:marTop w:val="0"/>
          <w:marBottom w:val="0"/>
          <w:divBdr>
            <w:top w:val="none" w:sz="0" w:space="0" w:color="auto"/>
            <w:left w:val="none" w:sz="0" w:space="0" w:color="auto"/>
            <w:bottom w:val="none" w:sz="0" w:space="0" w:color="auto"/>
            <w:right w:val="none" w:sz="0" w:space="0" w:color="auto"/>
          </w:divBdr>
        </w:div>
        <w:div w:id="1151021854">
          <w:marLeft w:val="640"/>
          <w:marRight w:val="0"/>
          <w:marTop w:val="0"/>
          <w:marBottom w:val="0"/>
          <w:divBdr>
            <w:top w:val="none" w:sz="0" w:space="0" w:color="auto"/>
            <w:left w:val="none" w:sz="0" w:space="0" w:color="auto"/>
            <w:bottom w:val="none" w:sz="0" w:space="0" w:color="auto"/>
            <w:right w:val="none" w:sz="0" w:space="0" w:color="auto"/>
          </w:divBdr>
        </w:div>
        <w:div w:id="1173648440">
          <w:marLeft w:val="640"/>
          <w:marRight w:val="0"/>
          <w:marTop w:val="0"/>
          <w:marBottom w:val="0"/>
          <w:divBdr>
            <w:top w:val="none" w:sz="0" w:space="0" w:color="auto"/>
            <w:left w:val="none" w:sz="0" w:space="0" w:color="auto"/>
            <w:bottom w:val="none" w:sz="0" w:space="0" w:color="auto"/>
            <w:right w:val="none" w:sz="0" w:space="0" w:color="auto"/>
          </w:divBdr>
        </w:div>
        <w:div w:id="1387292667">
          <w:marLeft w:val="640"/>
          <w:marRight w:val="0"/>
          <w:marTop w:val="0"/>
          <w:marBottom w:val="0"/>
          <w:divBdr>
            <w:top w:val="none" w:sz="0" w:space="0" w:color="auto"/>
            <w:left w:val="none" w:sz="0" w:space="0" w:color="auto"/>
            <w:bottom w:val="none" w:sz="0" w:space="0" w:color="auto"/>
            <w:right w:val="none" w:sz="0" w:space="0" w:color="auto"/>
          </w:divBdr>
        </w:div>
        <w:div w:id="723215499">
          <w:marLeft w:val="640"/>
          <w:marRight w:val="0"/>
          <w:marTop w:val="0"/>
          <w:marBottom w:val="0"/>
          <w:divBdr>
            <w:top w:val="none" w:sz="0" w:space="0" w:color="auto"/>
            <w:left w:val="none" w:sz="0" w:space="0" w:color="auto"/>
            <w:bottom w:val="none" w:sz="0" w:space="0" w:color="auto"/>
            <w:right w:val="none" w:sz="0" w:space="0" w:color="auto"/>
          </w:divBdr>
        </w:div>
        <w:div w:id="722143632">
          <w:marLeft w:val="640"/>
          <w:marRight w:val="0"/>
          <w:marTop w:val="0"/>
          <w:marBottom w:val="0"/>
          <w:divBdr>
            <w:top w:val="none" w:sz="0" w:space="0" w:color="auto"/>
            <w:left w:val="none" w:sz="0" w:space="0" w:color="auto"/>
            <w:bottom w:val="none" w:sz="0" w:space="0" w:color="auto"/>
            <w:right w:val="none" w:sz="0" w:space="0" w:color="auto"/>
          </w:divBdr>
        </w:div>
        <w:div w:id="265773219">
          <w:marLeft w:val="640"/>
          <w:marRight w:val="0"/>
          <w:marTop w:val="0"/>
          <w:marBottom w:val="0"/>
          <w:divBdr>
            <w:top w:val="none" w:sz="0" w:space="0" w:color="auto"/>
            <w:left w:val="none" w:sz="0" w:space="0" w:color="auto"/>
            <w:bottom w:val="none" w:sz="0" w:space="0" w:color="auto"/>
            <w:right w:val="none" w:sz="0" w:space="0" w:color="auto"/>
          </w:divBdr>
        </w:div>
        <w:div w:id="1304388656">
          <w:marLeft w:val="640"/>
          <w:marRight w:val="0"/>
          <w:marTop w:val="0"/>
          <w:marBottom w:val="0"/>
          <w:divBdr>
            <w:top w:val="none" w:sz="0" w:space="0" w:color="auto"/>
            <w:left w:val="none" w:sz="0" w:space="0" w:color="auto"/>
            <w:bottom w:val="none" w:sz="0" w:space="0" w:color="auto"/>
            <w:right w:val="none" w:sz="0" w:space="0" w:color="auto"/>
          </w:divBdr>
        </w:div>
        <w:div w:id="302390623">
          <w:marLeft w:val="640"/>
          <w:marRight w:val="0"/>
          <w:marTop w:val="0"/>
          <w:marBottom w:val="0"/>
          <w:divBdr>
            <w:top w:val="none" w:sz="0" w:space="0" w:color="auto"/>
            <w:left w:val="none" w:sz="0" w:space="0" w:color="auto"/>
            <w:bottom w:val="none" w:sz="0" w:space="0" w:color="auto"/>
            <w:right w:val="none" w:sz="0" w:space="0" w:color="auto"/>
          </w:divBdr>
        </w:div>
        <w:div w:id="1941255062">
          <w:marLeft w:val="640"/>
          <w:marRight w:val="0"/>
          <w:marTop w:val="0"/>
          <w:marBottom w:val="0"/>
          <w:divBdr>
            <w:top w:val="none" w:sz="0" w:space="0" w:color="auto"/>
            <w:left w:val="none" w:sz="0" w:space="0" w:color="auto"/>
            <w:bottom w:val="none" w:sz="0" w:space="0" w:color="auto"/>
            <w:right w:val="none" w:sz="0" w:space="0" w:color="auto"/>
          </w:divBdr>
        </w:div>
        <w:div w:id="1897005330">
          <w:marLeft w:val="640"/>
          <w:marRight w:val="0"/>
          <w:marTop w:val="0"/>
          <w:marBottom w:val="0"/>
          <w:divBdr>
            <w:top w:val="none" w:sz="0" w:space="0" w:color="auto"/>
            <w:left w:val="none" w:sz="0" w:space="0" w:color="auto"/>
            <w:bottom w:val="none" w:sz="0" w:space="0" w:color="auto"/>
            <w:right w:val="none" w:sz="0" w:space="0" w:color="auto"/>
          </w:divBdr>
        </w:div>
        <w:div w:id="592737529">
          <w:marLeft w:val="640"/>
          <w:marRight w:val="0"/>
          <w:marTop w:val="0"/>
          <w:marBottom w:val="0"/>
          <w:divBdr>
            <w:top w:val="none" w:sz="0" w:space="0" w:color="auto"/>
            <w:left w:val="none" w:sz="0" w:space="0" w:color="auto"/>
            <w:bottom w:val="none" w:sz="0" w:space="0" w:color="auto"/>
            <w:right w:val="none" w:sz="0" w:space="0" w:color="auto"/>
          </w:divBdr>
        </w:div>
        <w:div w:id="829902979">
          <w:marLeft w:val="640"/>
          <w:marRight w:val="0"/>
          <w:marTop w:val="0"/>
          <w:marBottom w:val="0"/>
          <w:divBdr>
            <w:top w:val="none" w:sz="0" w:space="0" w:color="auto"/>
            <w:left w:val="none" w:sz="0" w:space="0" w:color="auto"/>
            <w:bottom w:val="none" w:sz="0" w:space="0" w:color="auto"/>
            <w:right w:val="none" w:sz="0" w:space="0" w:color="auto"/>
          </w:divBdr>
        </w:div>
        <w:div w:id="1021199105">
          <w:marLeft w:val="640"/>
          <w:marRight w:val="0"/>
          <w:marTop w:val="0"/>
          <w:marBottom w:val="0"/>
          <w:divBdr>
            <w:top w:val="none" w:sz="0" w:space="0" w:color="auto"/>
            <w:left w:val="none" w:sz="0" w:space="0" w:color="auto"/>
            <w:bottom w:val="none" w:sz="0" w:space="0" w:color="auto"/>
            <w:right w:val="none" w:sz="0" w:space="0" w:color="auto"/>
          </w:divBdr>
        </w:div>
        <w:div w:id="1614897014">
          <w:marLeft w:val="640"/>
          <w:marRight w:val="0"/>
          <w:marTop w:val="0"/>
          <w:marBottom w:val="0"/>
          <w:divBdr>
            <w:top w:val="none" w:sz="0" w:space="0" w:color="auto"/>
            <w:left w:val="none" w:sz="0" w:space="0" w:color="auto"/>
            <w:bottom w:val="none" w:sz="0" w:space="0" w:color="auto"/>
            <w:right w:val="none" w:sz="0" w:space="0" w:color="auto"/>
          </w:divBdr>
        </w:div>
        <w:div w:id="1684478748">
          <w:marLeft w:val="640"/>
          <w:marRight w:val="0"/>
          <w:marTop w:val="0"/>
          <w:marBottom w:val="0"/>
          <w:divBdr>
            <w:top w:val="none" w:sz="0" w:space="0" w:color="auto"/>
            <w:left w:val="none" w:sz="0" w:space="0" w:color="auto"/>
            <w:bottom w:val="none" w:sz="0" w:space="0" w:color="auto"/>
            <w:right w:val="none" w:sz="0" w:space="0" w:color="auto"/>
          </w:divBdr>
        </w:div>
        <w:div w:id="588777907">
          <w:marLeft w:val="640"/>
          <w:marRight w:val="0"/>
          <w:marTop w:val="0"/>
          <w:marBottom w:val="0"/>
          <w:divBdr>
            <w:top w:val="none" w:sz="0" w:space="0" w:color="auto"/>
            <w:left w:val="none" w:sz="0" w:space="0" w:color="auto"/>
            <w:bottom w:val="none" w:sz="0" w:space="0" w:color="auto"/>
            <w:right w:val="none" w:sz="0" w:space="0" w:color="auto"/>
          </w:divBdr>
        </w:div>
        <w:div w:id="200284347">
          <w:marLeft w:val="640"/>
          <w:marRight w:val="0"/>
          <w:marTop w:val="0"/>
          <w:marBottom w:val="0"/>
          <w:divBdr>
            <w:top w:val="none" w:sz="0" w:space="0" w:color="auto"/>
            <w:left w:val="none" w:sz="0" w:space="0" w:color="auto"/>
            <w:bottom w:val="none" w:sz="0" w:space="0" w:color="auto"/>
            <w:right w:val="none" w:sz="0" w:space="0" w:color="auto"/>
          </w:divBdr>
        </w:div>
        <w:div w:id="328994401">
          <w:marLeft w:val="640"/>
          <w:marRight w:val="0"/>
          <w:marTop w:val="0"/>
          <w:marBottom w:val="0"/>
          <w:divBdr>
            <w:top w:val="none" w:sz="0" w:space="0" w:color="auto"/>
            <w:left w:val="none" w:sz="0" w:space="0" w:color="auto"/>
            <w:bottom w:val="none" w:sz="0" w:space="0" w:color="auto"/>
            <w:right w:val="none" w:sz="0" w:space="0" w:color="auto"/>
          </w:divBdr>
        </w:div>
        <w:div w:id="1823237048">
          <w:marLeft w:val="640"/>
          <w:marRight w:val="0"/>
          <w:marTop w:val="0"/>
          <w:marBottom w:val="0"/>
          <w:divBdr>
            <w:top w:val="none" w:sz="0" w:space="0" w:color="auto"/>
            <w:left w:val="none" w:sz="0" w:space="0" w:color="auto"/>
            <w:bottom w:val="none" w:sz="0" w:space="0" w:color="auto"/>
            <w:right w:val="none" w:sz="0" w:space="0" w:color="auto"/>
          </w:divBdr>
        </w:div>
        <w:div w:id="1437402520">
          <w:marLeft w:val="640"/>
          <w:marRight w:val="0"/>
          <w:marTop w:val="0"/>
          <w:marBottom w:val="0"/>
          <w:divBdr>
            <w:top w:val="none" w:sz="0" w:space="0" w:color="auto"/>
            <w:left w:val="none" w:sz="0" w:space="0" w:color="auto"/>
            <w:bottom w:val="none" w:sz="0" w:space="0" w:color="auto"/>
            <w:right w:val="none" w:sz="0" w:space="0" w:color="auto"/>
          </w:divBdr>
        </w:div>
        <w:div w:id="219678083">
          <w:marLeft w:val="640"/>
          <w:marRight w:val="0"/>
          <w:marTop w:val="0"/>
          <w:marBottom w:val="0"/>
          <w:divBdr>
            <w:top w:val="none" w:sz="0" w:space="0" w:color="auto"/>
            <w:left w:val="none" w:sz="0" w:space="0" w:color="auto"/>
            <w:bottom w:val="none" w:sz="0" w:space="0" w:color="auto"/>
            <w:right w:val="none" w:sz="0" w:space="0" w:color="auto"/>
          </w:divBdr>
        </w:div>
      </w:divsChild>
    </w:div>
    <w:div w:id="1261914111">
      <w:marLeft w:val="0"/>
      <w:marRight w:val="0"/>
      <w:marTop w:val="0"/>
      <w:marBottom w:val="0"/>
      <w:divBdr>
        <w:top w:val="none" w:sz="0" w:space="0" w:color="auto"/>
        <w:left w:val="none" w:sz="0" w:space="0" w:color="auto"/>
        <w:bottom w:val="none" w:sz="0" w:space="0" w:color="auto"/>
        <w:right w:val="none" w:sz="0" w:space="0" w:color="auto"/>
      </w:divBdr>
    </w:div>
    <w:div w:id="1264847224">
      <w:marLeft w:val="0"/>
      <w:marRight w:val="0"/>
      <w:marTop w:val="0"/>
      <w:marBottom w:val="0"/>
      <w:divBdr>
        <w:top w:val="none" w:sz="0" w:space="0" w:color="auto"/>
        <w:left w:val="none" w:sz="0" w:space="0" w:color="auto"/>
        <w:bottom w:val="none" w:sz="0" w:space="0" w:color="auto"/>
        <w:right w:val="none" w:sz="0" w:space="0" w:color="auto"/>
      </w:divBdr>
    </w:div>
    <w:div w:id="1265961708">
      <w:bodyDiv w:val="1"/>
      <w:marLeft w:val="0"/>
      <w:marRight w:val="0"/>
      <w:marTop w:val="0"/>
      <w:marBottom w:val="0"/>
      <w:divBdr>
        <w:top w:val="none" w:sz="0" w:space="0" w:color="auto"/>
        <w:left w:val="none" w:sz="0" w:space="0" w:color="auto"/>
        <w:bottom w:val="none" w:sz="0" w:space="0" w:color="auto"/>
        <w:right w:val="none" w:sz="0" w:space="0" w:color="auto"/>
      </w:divBdr>
      <w:divsChild>
        <w:div w:id="95099554">
          <w:marLeft w:val="640"/>
          <w:marRight w:val="0"/>
          <w:marTop w:val="0"/>
          <w:marBottom w:val="0"/>
          <w:divBdr>
            <w:top w:val="none" w:sz="0" w:space="0" w:color="auto"/>
            <w:left w:val="none" w:sz="0" w:space="0" w:color="auto"/>
            <w:bottom w:val="none" w:sz="0" w:space="0" w:color="auto"/>
            <w:right w:val="none" w:sz="0" w:space="0" w:color="auto"/>
          </w:divBdr>
        </w:div>
        <w:div w:id="169294107">
          <w:marLeft w:val="640"/>
          <w:marRight w:val="0"/>
          <w:marTop w:val="0"/>
          <w:marBottom w:val="0"/>
          <w:divBdr>
            <w:top w:val="none" w:sz="0" w:space="0" w:color="auto"/>
            <w:left w:val="none" w:sz="0" w:space="0" w:color="auto"/>
            <w:bottom w:val="none" w:sz="0" w:space="0" w:color="auto"/>
            <w:right w:val="none" w:sz="0" w:space="0" w:color="auto"/>
          </w:divBdr>
        </w:div>
        <w:div w:id="180583958">
          <w:marLeft w:val="640"/>
          <w:marRight w:val="0"/>
          <w:marTop w:val="0"/>
          <w:marBottom w:val="0"/>
          <w:divBdr>
            <w:top w:val="none" w:sz="0" w:space="0" w:color="auto"/>
            <w:left w:val="none" w:sz="0" w:space="0" w:color="auto"/>
            <w:bottom w:val="none" w:sz="0" w:space="0" w:color="auto"/>
            <w:right w:val="none" w:sz="0" w:space="0" w:color="auto"/>
          </w:divBdr>
        </w:div>
        <w:div w:id="275453760">
          <w:marLeft w:val="640"/>
          <w:marRight w:val="0"/>
          <w:marTop w:val="0"/>
          <w:marBottom w:val="0"/>
          <w:divBdr>
            <w:top w:val="none" w:sz="0" w:space="0" w:color="auto"/>
            <w:left w:val="none" w:sz="0" w:space="0" w:color="auto"/>
            <w:bottom w:val="none" w:sz="0" w:space="0" w:color="auto"/>
            <w:right w:val="none" w:sz="0" w:space="0" w:color="auto"/>
          </w:divBdr>
        </w:div>
        <w:div w:id="291205568">
          <w:marLeft w:val="640"/>
          <w:marRight w:val="0"/>
          <w:marTop w:val="0"/>
          <w:marBottom w:val="0"/>
          <w:divBdr>
            <w:top w:val="none" w:sz="0" w:space="0" w:color="auto"/>
            <w:left w:val="none" w:sz="0" w:space="0" w:color="auto"/>
            <w:bottom w:val="none" w:sz="0" w:space="0" w:color="auto"/>
            <w:right w:val="none" w:sz="0" w:space="0" w:color="auto"/>
          </w:divBdr>
        </w:div>
        <w:div w:id="316501099">
          <w:marLeft w:val="640"/>
          <w:marRight w:val="0"/>
          <w:marTop w:val="0"/>
          <w:marBottom w:val="0"/>
          <w:divBdr>
            <w:top w:val="none" w:sz="0" w:space="0" w:color="auto"/>
            <w:left w:val="none" w:sz="0" w:space="0" w:color="auto"/>
            <w:bottom w:val="none" w:sz="0" w:space="0" w:color="auto"/>
            <w:right w:val="none" w:sz="0" w:space="0" w:color="auto"/>
          </w:divBdr>
        </w:div>
        <w:div w:id="353730512">
          <w:marLeft w:val="640"/>
          <w:marRight w:val="0"/>
          <w:marTop w:val="0"/>
          <w:marBottom w:val="0"/>
          <w:divBdr>
            <w:top w:val="none" w:sz="0" w:space="0" w:color="auto"/>
            <w:left w:val="none" w:sz="0" w:space="0" w:color="auto"/>
            <w:bottom w:val="none" w:sz="0" w:space="0" w:color="auto"/>
            <w:right w:val="none" w:sz="0" w:space="0" w:color="auto"/>
          </w:divBdr>
        </w:div>
        <w:div w:id="373820579">
          <w:marLeft w:val="640"/>
          <w:marRight w:val="0"/>
          <w:marTop w:val="0"/>
          <w:marBottom w:val="0"/>
          <w:divBdr>
            <w:top w:val="none" w:sz="0" w:space="0" w:color="auto"/>
            <w:left w:val="none" w:sz="0" w:space="0" w:color="auto"/>
            <w:bottom w:val="none" w:sz="0" w:space="0" w:color="auto"/>
            <w:right w:val="none" w:sz="0" w:space="0" w:color="auto"/>
          </w:divBdr>
        </w:div>
        <w:div w:id="437215280">
          <w:marLeft w:val="640"/>
          <w:marRight w:val="0"/>
          <w:marTop w:val="0"/>
          <w:marBottom w:val="0"/>
          <w:divBdr>
            <w:top w:val="none" w:sz="0" w:space="0" w:color="auto"/>
            <w:left w:val="none" w:sz="0" w:space="0" w:color="auto"/>
            <w:bottom w:val="none" w:sz="0" w:space="0" w:color="auto"/>
            <w:right w:val="none" w:sz="0" w:space="0" w:color="auto"/>
          </w:divBdr>
        </w:div>
        <w:div w:id="452943187">
          <w:marLeft w:val="640"/>
          <w:marRight w:val="0"/>
          <w:marTop w:val="0"/>
          <w:marBottom w:val="0"/>
          <w:divBdr>
            <w:top w:val="none" w:sz="0" w:space="0" w:color="auto"/>
            <w:left w:val="none" w:sz="0" w:space="0" w:color="auto"/>
            <w:bottom w:val="none" w:sz="0" w:space="0" w:color="auto"/>
            <w:right w:val="none" w:sz="0" w:space="0" w:color="auto"/>
          </w:divBdr>
        </w:div>
        <w:div w:id="512695574">
          <w:marLeft w:val="640"/>
          <w:marRight w:val="0"/>
          <w:marTop w:val="0"/>
          <w:marBottom w:val="0"/>
          <w:divBdr>
            <w:top w:val="none" w:sz="0" w:space="0" w:color="auto"/>
            <w:left w:val="none" w:sz="0" w:space="0" w:color="auto"/>
            <w:bottom w:val="none" w:sz="0" w:space="0" w:color="auto"/>
            <w:right w:val="none" w:sz="0" w:space="0" w:color="auto"/>
          </w:divBdr>
        </w:div>
        <w:div w:id="533884051">
          <w:marLeft w:val="640"/>
          <w:marRight w:val="0"/>
          <w:marTop w:val="0"/>
          <w:marBottom w:val="0"/>
          <w:divBdr>
            <w:top w:val="none" w:sz="0" w:space="0" w:color="auto"/>
            <w:left w:val="none" w:sz="0" w:space="0" w:color="auto"/>
            <w:bottom w:val="none" w:sz="0" w:space="0" w:color="auto"/>
            <w:right w:val="none" w:sz="0" w:space="0" w:color="auto"/>
          </w:divBdr>
        </w:div>
        <w:div w:id="537089088">
          <w:marLeft w:val="640"/>
          <w:marRight w:val="0"/>
          <w:marTop w:val="0"/>
          <w:marBottom w:val="0"/>
          <w:divBdr>
            <w:top w:val="none" w:sz="0" w:space="0" w:color="auto"/>
            <w:left w:val="none" w:sz="0" w:space="0" w:color="auto"/>
            <w:bottom w:val="none" w:sz="0" w:space="0" w:color="auto"/>
            <w:right w:val="none" w:sz="0" w:space="0" w:color="auto"/>
          </w:divBdr>
        </w:div>
        <w:div w:id="610742838">
          <w:marLeft w:val="640"/>
          <w:marRight w:val="0"/>
          <w:marTop w:val="0"/>
          <w:marBottom w:val="0"/>
          <w:divBdr>
            <w:top w:val="none" w:sz="0" w:space="0" w:color="auto"/>
            <w:left w:val="none" w:sz="0" w:space="0" w:color="auto"/>
            <w:bottom w:val="none" w:sz="0" w:space="0" w:color="auto"/>
            <w:right w:val="none" w:sz="0" w:space="0" w:color="auto"/>
          </w:divBdr>
        </w:div>
        <w:div w:id="641276538">
          <w:marLeft w:val="640"/>
          <w:marRight w:val="0"/>
          <w:marTop w:val="0"/>
          <w:marBottom w:val="0"/>
          <w:divBdr>
            <w:top w:val="none" w:sz="0" w:space="0" w:color="auto"/>
            <w:left w:val="none" w:sz="0" w:space="0" w:color="auto"/>
            <w:bottom w:val="none" w:sz="0" w:space="0" w:color="auto"/>
            <w:right w:val="none" w:sz="0" w:space="0" w:color="auto"/>
          </w:divBdr>
        </w:div>
        <w:div w:id="664822627">
          <w:marLeft w:val="640"/>
          <w:marRight w:val="0"/>
          <w:marTop w:val="0"/>
          <w:marBottom w:val="0"/>
          <w:divBdr>
            <w:top w:val="none" w:sz="0" w:space="0" w:color="auto"/>
            <w:left w:val="none" w:sz="0" w:space="0" w:color="auto"/>
            <w:bottom w:val="none" w:sz="0" w:space="0" w:color="auto"/>
            <w:right w:val="none" w:sz="0" w:space="0" w:color="auto"/>
          </w:divBdr>
        </w:div>
        <w:div w:id="762647569">
          <w:marLeft w:val="640"/>
          <w:marRight w:val="0"/>
          <w:marTop w:val="0"/>
          <w:marBottom w:val="0"/>
          <w:divBdr>
            <w:top w:val="none" w:sz="0" w:space="0" w:color="auto"/>
            <w:left w:val="none" w:sz="0" w:space="0" w:color="auto"/>
            <w:bottom w:val="none" w:sz="0" w:space="0" w:color="auto"/>
            <w:right w:val="none" w:sz="0" w:space="0" w:color="auto"/>
          </w:divBdr>
        </w:div>
        <w:div w:id="768426088">
          <w:marLeft w:val="640"/>
          <w:marRight w:val="0"/>
          <w:marTop w:val="0"/>
          <w:marBottom w:val="0"/>
          <w:divBdr>
            <w:top w:val="none" w:sz="0" w:space="0" w:color="auto"/>
            <w:left w:val="none" w:sz="0" w:space="0" w:color="auto"/>
            <w:bottom w:val="none" w:sz="0" w:space="0" w:color="auto"/>
            <w:right w:val="none" w:sz="0" w:space="0" w:color="auto"/>
          </w:divBdr>
        </w:div>
        <w:div w:id="850488848">
          <w:marLeft w:val="640"/>
          <w:marRight w:val="0"/>
          <w:marTop w:val="0"/>
          <w:marBottom w:val="0"/>
          <w:divBdr>
            <w:top w:val="none" w:sz="0" w:space="0" w:color="auto"/>
            <w:left w:val="none" w:sz="0" w:space="0" w:color="auto"/>
            <w:bottom w:val="none" w:sz="0" w:space="0" w:color="auto"/>
            <w:right w:val="none" w:sz="0" w:space="0" w:color="auto"/>
          </w:divBdr>
        </w:div>
        <w:div w:id="859928152">
          <w:marLeft w:val="640"/>
          <w:marRight w:val="0"/>
          <w:marTop w:val="0"/>
          <w:marBottom w:val="0"/>
          <w:divBdr>
            <w:top w:val="none" w:sz="0" w:space="0" w:color="auto"/>
            <w:left w:val="none" w:sz="0" w:space="0" w:color="auto"/>
            <w:bottom w:val="none" w:sz="0" w:space="0" w:color="auto"/>
            <w:right w:val="none" w:sz="0" w:space="0" w:color="auto"/>
          </w:divBdr>
        </w:div>
        <w:div w:id="889070477">
          <w:marLeft w:val="640"/>
          <w:marRight w:val="0"/>
          <w:marTop w:val="0"/>
          <w:marBottom w:val="0"/>
          <w:divBdr>
            <w:top w:val="none" w:sz="0" w:space="0" w:color="auto"/>
            <w:left w:val="none" w:sz="0" w:space="0" w:color="auto"/>
            <w:bottom w:val="none" w:sz="0" w:space="0" w:color="auto"/>
            <w:right w:val="none" w:sz="0" w:space="0" w:color="auto"/>
          </w:divBdr>
        </w:div>
        <w:div w:id="889657492">
          <w:marLeft w:val="640"/>
          <w:marRight w:val="0"/>
          <w:marTop w:val="0"/>
          <w:marBottom w:val="0"/>
          <w:divBdr>
            <w:top w:val="none" w:sz="0" w:space="0" w:color="auto"/>
            <w:left w:val="none" w:sz="0" w:space="0" w:color="auto"/>
            <w:bottom w:val="none" w:sz="0" w:space="0" w:color="auto"/>
            <w:right w:val="none" w:sz="0" w:space="0" w:color="auto"/>
          </w:divBdr>
        </w:div>
        <w:div w:id="909314580">
          <w:marLeft w:val="640"/>
          <w:marRight w:val="0"/>
          <w:marTop w:val="0"/>
          <w:marBottom w:val="0"/>
          <w:divBdr>
            <w:top w:val="none" w:sz="0" w:space="0" w:color="auto"/>
            <w:left w:val="none" w:sz="0" w:space="0" w:color="auto"/>
            <w:bottom w:val="none" w:sz="0" w:space="0" w:color="auto"/>
            <w:right w:val="none" w:sz="0" w:space="0" w:color="auto"/>
          </w:divBdr>
        </w:div>
        <w:div w:id="944381810">
          <w:marLeft w:val="640"/>
          <w:marRight w:val="0"/>
          <w:marTop w:val="0"/>
          <w:marBottom w:val="0"/>
          <w:divBdr>
            <w:top w:val="none" w:sz="0" w:space="0" w:color="auto"/>
            <w:left w:val="none" w:sz="0" w:space="0" w:color="auto"/>
            <w:bottom w:val="none" w:sz="0" w:space="0" w:color="auto"/>
            <w:right w:val="none" w:sz="0" w:space="0" w:color="auto"/>
          </w:divBdr>
        </w:div>
        <w:div w:id="975137191">
          <w:marLeft w:val="640"/>
          <w:marRight w:val="0"/>
          <w:marTop w:val="0"/>
          <w:marBottom w:val="0"/>
          <w:divBdr>
            <w:top w:val="none" w:sz="0" w:space="0" w:color="auto"/>
            <w:left w:val="none" w:sz="0" w:space="0" w:color="auto"/>
            <w:bottom w:val="none" w:sz="0" w:space="0" w:color="auto"/>
            <w:right w:val="none" w:sz="0" w:space="0" w:color="auto"/>
          </w:divBdr>
        </w:div>
        <w:div w:id="1041369459">
          <w:marLeft w:val="640"/>
          <w:marRight w:val="0"/>
          <w:marTop w:val="0"/>
          <w:marBottom w:val="0"/>
          <w:divBdr>
            <w:top w:val="none" w:sz="0" w:space="0" w:color="auto"/>
            <w:left w:val="none" w:sz="0" w:space="0" w:color="auto"/>
            <w:bottom w:val="none" w:sz="0" w:space="0" w:color="auto"/>
            <w:right w:val="none" w:sz="0" w:space="0" w:color="auto"/>
          </w:divBdr>
        </w:div>
        <w:div w:id="1132670149">
          <w:marLeft w:val="640"/>
          <w:marRight w:val="0"/>
          <w:marTop w:val="0"/>
          <w:marBottom w:val="0"/>
          <w:divBdr>
            <w:top w:val="none" w:sz="0" w:space="0" w:color="auto"/>
            <w:left w:val="none" w:sz="0" w:space="0" w:color="auto"/>
            <w:bottom w:val="none" w:sz="0" w:space="0" w:color="auto"/>
            <w:right w:val="none" w:sz="0" w:space="0" w:color="auto"/>
          </w:divBdr>
        </w:div>
        <w:div w:id="1153058062">
          <w:marLeft w:val="640"/>
          <w:marRight w:val="0"/>
          <w:marTop w:val="0"/>
          <w:marBottom w:val="0"/>
          <w:divBdr>
            <w:top w:val="none" w:sz="0" w:space="0" w:color="auto"/>
            <w:left w:val="none" w:sz="0" w:space="0" w:color="auto"/>
            <w:bottom w:val="none" w:sz="0" w:space="0" w:color="auto"/>
            <w:right w:val="none" w:sz="0" w:space="0" w:color="auto"/>
          </w:divBdr>
        </w:div>
        <w:div w:id="1154417875">
          <w:marLeft w:val="640"/>
          <w:marRight w:val="0"/>
          <w:marTop w:val="0"/>
          <w:marBottom w:val="0"/>
          <w:divBdr>
            <w:top w:val="none" w:sz="0" w:space="0" w:color="auto"/>
            <w:left w:val="none" w:sz="0" w:space="0" w:color="auto"/>
            <w:bottom w:val="none" w:sz="0" w:space="0" w:color="auto"/>
            <w:right w:val="none" w:sz="0" w:space="0" w:color="auto"/>
          </w:divBdr>
        </w:div>
        <w:div w:id="1303577609">
          <w:marLeft w:val="640"/>
          <w:marRight w:val="0"/>
          <w:marTop w:val="0"/>
          <w:marBottom w:val="0"/>
          <w:divBdr>
            <w:top w:val="none" w:sz="0" w:space="0" w:color="auto"/>
            <w:left w:val="none" w:sz="0" w:space="0" w:color="auto"/>
            <w:bottom w:val="none" w:sz="0" w:space="0" w:color="auto"/>
            <w:right w:val="none" w:sz="0" w:space="0" w:color="auto"/>
          </w:divBdr>
        </w:div>
        <w:div w:id="1325204504">
          <w:marLeft w:val="640"/>
          <w:marRight w:val="0"/>
          <w:marTop w:val="0"/>
          <w:marBottom w:val="0"/>
          <w:divBdr>
            <w:top w:val="none" w:sz="0" w:space="0" w:color="auto"/>
            <w:left w:val="none" w:sz="0" w:space="0" w:color="auto"/>
            <w:bottom w:val="none" w:sz="0" w:space="0" w:color="auto"/>
            <w:right w:val="none" w:sz="0" w:space="0" w:color="auto"/>
          </w:divBdr>
        </w:div>
        <w:div w:id="1414164732">
          <w:marLeft w:val="640"/>
          <w:marRight w:val="0"/>
          <w:marTop w:val="0"/>
          <w:marBottom w:val="0"/>
          <w:divBdr>
            <w:top w:val="none" w:sz="0" w:space="0" w:color="auto"/>
            <w:left w:val="none" w:sz="0" w:space="0" w:color="auto"/>
            <w:bottom w:val="none" w:sz="0" w:space="0" w:color="auto"/>
            <w:right w:val="none" w:sz="0" w:space="0" w:color="auto"/>
          </w:divBdr>
        </w:div>
        <w:div w:id="1446388620">
          <w:marLeft w:val="640"/>
          <w:marRight w:val="0"/>
          <w:marTop w:val="0"/>
          <w:marBottom w:val="0"/>
          <w:divBdr>
            <w:top w:val="none" w:sz="0" w:space="0" w:color="auto"/>
            <w:left w:val="none" w:sz="0" w:space="0" w:color="auto"/>
            <w:bottom w:val="none" w:sz="0" w:space="0" w:color="auto"/>
            <w:right w:val="none" w:sz="0" w:space="0" w:color="auto"/>
          </w:divBdr>
        </w:div>
        <w:div w:id="1508711388">
          <w:marLeft w:val="640"/>
          <w:marRight w:val="0"/>
          <w:marTop w:val="0"/>
          <w:marBottom w:val="0"/>
          <w:divBdr>
            <w:top w:val="none" w:sz="0" w:space="0" w:color="auto"/>
            <w:left w:val="none" w:sz="0" w:space="0" w:color="auto"/>
            <w:bottom w:val="none" w:sz="0" w:space="0" w:color="auto"/>
            <w:right w:val="none" w:sz="0" w:space="0" w:color="auto"/>
          </w:divBdr>
        </w:div>
        <w:div w:id="1658463057">
          <w:marLeft w:val="640"/>
          <w:marRight w:val="0"/>
          <w:marTop w:val="0"/>
          <w:marBottom w:val="0"/>
          <w:divBdr>
            <w:top w:val="none" w:sz="0" w:space="0" w:color="auto"/>
            <w:left w:val="none" w:sz="0" w:space="0" w:color="auto"/>
            <w:bottom w:val="none" w:sz="0" w:space="0" w:color="auto"/>
            <w:right w:val="none" w:sz="0" w:space="0" w:color="auto"/>
          </w:divBdr>
        </w:div>
        <w:div w:id="1717467785">
          <w:marLeft w:val="640"/>
          <w:marRight w:val="0"/>
          <w:marTop w:val="0"/>
          <w:marBottom w:val="0"/>
          <w:divBdr>
            <w:top w:val="none" w:sz="0" w:space="0" w:color="auto"/>
            <w:left w:val="none" w:sz="0" w:space="0" w:color="auto"/>
            <w:bottom w:val="none" w:sz="0" w:space="0" w:color="auto"/>
            <w:right w:val="none" w:sz="0" w:space="0" w:color="auto"/>
          </w:divBdr>
        </w:div>
        <w:div w:id="1727333350">
          <w:marLeft w:val="640"/>
          <w:marRight w:val="0"/>
          <w:marTop w:val="0"/>
          <w:marBottom w:val="0"/>
          <w:divBdr>
            <w:top w:val="none" w:sz="0" w:space="0" w:color="auto"/>
            <w:left w:val="none" w:sz="0" w:space="0" w:color="auto"/>
            <w:bottom w:val="none" w:sz="0" w:space="0" w:color="auto"/>
            <w:right w:val="none" w:sz="0" w:space="0" w:color="auto"/>
          </w:divBdr>
        </w:div>
        <w:div w:id="1739596159">
          <w:marLeft w:val="640"/>
          <w:marRight w:val="0"/>
          <w:marTop w:val="0"/>
          <w:marBottom w:val="0"/>
          <w:divBdr>
            <w:top w:val="none" w:sz="0" w:space="0" w:color="auto"/>
            <w:left w:val="none" w:sz="0" w:space="0" w:color="auto"/>
            <w:bottom w:val="none" w:sz="0" w:space="0" w:color="auto"/>
            <w:right w:val="none" w:sz="0" w:space="0" w:color="auto"/>
          </w:divBdr>
        </w:div>
        <w:div w:id="1836988813">
          <w:marLeft w:val="640"/>
          <w:marRight w:val="0"/>
          <w:marTop w:val="0"/>
          <w:marBottom w:val="0"/>
          <w:divBdr>
            <w:top w:val="none" w:sz="0" w:space="0" w:color="auto"/>
            <w:left w:val="none" w:sz="0" w:space="0" w:color="auto"/>
            <w:bottom w:val="none" w:sz="0" w:space="0" w:color="auto"/>
            <w:right w:val="none" w:sz="0" w:space="0" w:color="auto"/>
          </w:divBdr>
        </w:div>
        <w:div w:id="1867600345">
          <w:marLeft w:val="640"/>
          <w:marRight w:val="0"/>
          <w:marTop w:val="0"/>
          <w:marBottom w:val="0"/>
          <w:divBdr>
            <w:top w:val="none" w:sz="0" w:space="0" w:color="auto"/>
            <w:left w:val="none" w:sz="0" w:space="0" w:color="auto"/>
            <w:bottom w:val="none" w:sz="0" w:space="0" w:color="auto"/>
            <w:right w:val="none" w:sz="0" w:space="0" w:color="auto"/>
          </w:divBdr>
        </w:div>
        <w:div w:id="1978147567">
          <w:marLeft w:val="640"/>
          <w:marRight w:val="0"/>
          <w:marTop w:val="0"/>
          <w:marBottom w:val="0"/>
          <w:divBdr>
            <w:top w:val="none" w:sz="0" w:space="0" w:color="auto"/>
            <w:left w:val="none" w:sz="0" w:space="0" w:color="auto"/>
            <w:bottom w:val="none" w:sz="0" w:space="0" w:color="auto"/>
            <w:right w:val="none" w:sz="0" w:space="0" w:color="auto"/>
          </w:divBdr>
        </w:div>
        <w:div w:id="2032295677">
          <w:marLeft w:val="640"/>
          <w:marRight w:val="0"/>
          <w:marTop w:val="0"/>
          <w:marBottom w:val="0"/>
          <w:divBdr>
            <w:top w:val="none" w:sz="0" w:space="0" w:color="auto"/>
            <w:left w:val="none" w:sz="0" w:space="0" w:color="auto"/>
            <w:bottom w:val="none" w:sz="0" w:space="0" w:color="auto"/>
            <w:right w:val="none" w:sz="0" w:space="0" w:color="auto"/>
          </w:divBdr>
        </w:div>
        <w:div w:id="2032412335">
          <w:marLeft w:val="640"/>
          <w:marRight w:val="0"/>
          <w:marTop w:val="0"/>
          <w:marBottom w:val="0"/>
          <w:divBdr>
            <w:top w:val="none" w:sz="0" w:space="0" w:color="auto"/>
            <w:left w:val="none" w:sz="0" w:space="0" w:color="auto"/>
            <w:bottom w:val="none" w:sz="0" w:space="0" w:color="auto"/>
            <w:right w:val="none" w:sz="0" w:space="0" w:color="auto"/>
          </w:divBdr>
        </w:div>
        <w:div w:id="2049723042">
          <w:marLeft w:val="640"/>
          <w:marRight w:val="0"/>
          <w:marTop w:val="0"/>
          <w:marBottom w:val="0"/>
          <w:divBdr>
            <w:top w:val="none" w:sz="0" w:space="0" w:color="auto"/>
            <w:left w:val="none" w:sz="0" w:space="0" w:color="auto"/>
            <w:bottom w:val="none" w:sz="0" w:space="0" w:color="auto"/>
            <w:right w:val="none" w:sz="0" w:space="0" w:color="auto"/>
          </w:divBdr>
        </w:div>
      </w:divsChild>
    </w:div>
    <w:div w:id="1266689739">
      <w:bodyDiv w:val="1"/>
      <w:marLeft w:val="0"/>
      <w:marRight w:val="0"/>
      <w:marTop w:val="0"/>
      <w:marBottom w:val="0"/>
      <w:divBdr>
        <w:top w:val="none" w:sz="0" w:space="0" w:color="auto"/>
        <w:left w:val="none" w:sz="0" w:space="0" w:color="auto"/>
        <w:bottom w:val="none" w:sz="0" w:space="0" w:color="auto"/>
        <w:right w:val="none" w:sz="0" w:space="0" w:color="auto"/>
      </w:divBdr>
      <w:divsChild>
        <w:div w:id="40908020">
          <w:marLeft w:val="640"/>
          <w:marRight w:val="0"/>
          <w:marTop w:val="0"/>
          <w:marBottom w:val="0"/>
          <w:divBdr>
            <w:top w:val="none" w:sz="0" w:space="0" w:color="auto"/>
            <w:left w:val="none" w:sz="0" w:space="0" w:color="auto"/>
            <w:bottom w:val="none" w:sz="0" w:space="0" w:color="auto"/>
            <w:right w:val="none" w:sz="0" w:space="0" w:color="auto"/>
          </w:divBdr>
        </w:div>
        <w:div w:id="44839028">
          <w:marLeft w:val="640"/>
          <w:marRight w:val="0"/>
          <w:marTop w:val="0"/>
          <w:marBottom w:val="0"/>
          <w:divBdr>
            <w:top w:val="none" w:sz="0" w:space="0" w:color="auto"/>
            <w:left w:val="none" w:sz="0" w:space="0" w:color="auto"/>
            <w:bottom w:val="none" w:sz="0" w:space="0" w:color="auto"/>
            <w:right w:val="none" w:sz="0" w:space="0" w:color="auto"/>
          </w:divBdr>
        </w:div>
        <w:div w:id="75715671">
          <w:marLeft w:val="640"/>
          <w:marRight w:val="0"/>
          <w:marTop w:val="0"/>
          <w:marBottom w:val="0"/>
          <w:divBdr>
            <w:top w:val="none" w:sz="0" w:space="0" w:color="auto"/>
            <w:left w:val="none" w:sz="0" w:space="0" w:color="auto"/>
            <w:bottom w:val="none" w:sz="0" w:space="0" w:color="auto"/>
            <w:right w:val="none" w:sz="0" w:space="0" w:color="auto"/>
          </w:divBdr>
        </w:div>
        <w:div w:id="376392025">
          <w:marLeft w:val="640"/>
          <w:marRight w:val="0"/>
          <w:marTop w:val="0"/>
          <w:marBottom w:val="0"/>
          <w:divBdr>
            <w:top w:val="none" w:sz="0" w:space="0" w:color="auto"/>
            <w:left w:val="none" w:sz="0" w:space="0" w:color="auto"/>
            <w:bottom w:val="none" w:sz="0" w:space="0" w:color="auto"/>
            <w:right w:val="none" w:sz="0" w:space="0" w:color="auto"/>
          </w:divBdr>
        </w:div>
        <w:div w:id="470754229">
          <w:marLeft w:val="640"/>
          <w:marRight w:val="0"/>
          <w:marTop w:val="0"/>
          <w:marBottom w:val="0"/>
          <w:divBdr>
            <w:top w:val="none" w:sz="0" w:space="0" w:color="auto"/>
            <w:left w:val="none" w:sz="0" w:space="0" w:color="auto"/>
            <w:bottom w:val="none" w:sz="0" w:space="0" w:color="auto"/>
            <w:right w:val="none" w:sz="0" w:space="0" w:color="auto"/>
          </w:divBdr>
        </w:div>
        <w:div w:id="488130623">
          <w:marLeft w:val="640"/>
          <w:marRight w:val="0"/>
          <w:marTop w:val="0"/>
          <w:marBottom w:val="0"/>
          <w:divBdr>
            <w:top w:val="none" w:sz="0" w:space="0" w:color="auto"/>
            <w:left w:val="none" w:sz="0" w:space="0" w:color="auto"/>
            <w:bottom w:val="none" w:sz="0" w:space="0" w:color="auto"/>
            <w:right w:val="none" w:sz="0" w:space="0" w:color="auto"/>
          </w:divBdr>
        </w:div>
        <w:div w:id="499347694">
          <w:marLeft w:val="640"/>
          <w:marRight w:val="0"/>
          <w:marTop w:val="0"/>
          <w:marBottom w:val="0"/>
          <w:divBdr>
            <w:top w:val="none" w:sz="0" w:space="0" w:color="auto"/>
            <w:left w:val="none" w:sz="0" w:space="0" w:color="auto"/>
            <w:bottom w:val="none" w:sz="0" w:space="0" w:color="auto"/>
            <w:right w:val="none" w:sz="0" w:space="0" w:color="auto"/>
          </w:divBdr>
        </w:div>
        <w:div w:id="665550184">
          <w:marLeft w:val="640"/>
          <w:marRight w:val="0"/>
          <w:marTop w:val="0"/>
          <w:marBottom w:val="0"/>
          <w:divBdr>
            <w:top w:val="none" w:sz="0" w:space="0" w:color="auto"/>
            <w:left w:val="none" w:sz="0" w:space="0" w:color="auto"/>
            <w:bottom w:val="none" w:sz="0" w:space="0" w:color="auto"/>
            <w:right w:val="none" w:sz="0" w:space="0" w:color="auto"/>
          </w:divBdr>
        </w:div>
        <w:div w:id="824518158">
          <w:marLeft w:val="640"/>
          <w:marRight w:val="0"/>
          <w:marTop w:val="0"/>
          <w:marBottom w:val="0"/>
          <w:divBdr>
            <w:top w:val="none" w:sz="0" w:space="0" w:color="auto"/>
            <w:left w:val="none" w:sz="0" w:space="0" w:color="auto"/>
            <w:bottom w:val="none" w:sz="0" w:space="0" w:color="auto"/>
            <w:right w:val="none" w:sz="0" w:space="0" w:color="auto"/>
          </w:divBdr>
        </w:div>
        <w:div w:id="992871428">
          <w:marLeft w:val="640"/>
          <w:marRight w:val="0"/>
          <w:marTop w:val="0"/>
          <w:marBottom w:val="0"/>
          <w:divBdr>
            <w:top w:val="none" w:sz="0" w:space="0" w:color="auto"/>
            <w:left w:val="none" w:sz="0" w:space="0" w:color="auto"/>
            <w:bottom w:val="none" w:sz="0" w:space="0" w:color="auto"/>
            <w:right w:val="none" w:sz="0" w:space="0" w:color="auto"/>
          </w:divBdr>
        </w:div>
        <w:div w:id="1168598069">
          <w:marLeft w:val="640"/>
          <w:marRight w:val="0"/>
          <w:marTop w:val="0"/>
          <w:marBottom w:val="0"/>
          <w:divBdr>
            <w:top w:val="none" w:sz="0" w:space="0" w:color="auto"/>
            <w:left w:val="none" w:sz="0" w:space="0" w:color="auto"/>
            <w:bottom w:val="none" w:sz="0" w:space="0" w:color="auto"/>
            <w:right w:val="none" w:sz="0" w:space="0" w:color="auto"/>
          </w:divBdr>
        </w:div>
        <w:div w:id="1183204859">
          <w:marLeft w:val="640"/>
          <w:marRight w:val="0"/>
          <w:marTop w:val="0"/>
          <w:marBottom w:val="0"/>
          <w:divBdr>
            <w:top w:val="none" w:sz="0" w:space="0" w:color="auto"/>
            <w:left w:val="none" w:sz="0" w:space="0" w:color="auto"/>
            <w:bottom w:val="none" w:sz="0" w:space="0" w:color="auto"/>
            <w:right w:val="none" w:sz="0" w:space="0" w:color="auto"/>
          </w:divBdr>
        </w:div>
        <w:div w:id="1256209462">
          <w:marLeft w:val="640"/>
          <w:marRight w:val="0"/>
          <w:marTop w:val="0"/>
          <w:marBottom w:val="0"/>
          <w:divBdr>
            <w:top w:val="none" w:sz="0" w:space="0" w:color="auto"/>
            <w:left w:val="none" w:sz="0" w:space="0" w:color="auto"/>
            <w:bottom w:val="none" w:sz="0" w:space="0" w:color="auto"/>
            <w:right w:val="none" w:sz="0" w:space="0" w:color="auto"/>
          </w:divBdr>
        </w:div>
        <w:div w:id="1314212394">
          <w:marLeft w:val="640"/>
          <w:marRight w:val="0"/>
          <w:marTop w:val="0"/>
          <w:marBottom w:val="0"/>
          <w:divBdr>
            <w:top w:val="none" w:sz="0" w:space="0" w:color="auto"/>
            <w:left w:val="none" w:sz="0" w:space="0" w:color="auto"/>
            <w:bottom w:val="none" w:sz="0" w:space="0" w:color="auto"/>
            <w:right w:val="none" w:sz="0" w:space="0" w:color="auto"/>
          </w:divBdr>
        </w:div>
        <w:div w:id="1351907147">
          <w:marLeft w:val="640"/>
          <w:marRight w:val="0"/>
          <w:marTop w:val="0"/>
          <w:marBottom w:val="0"/>
          <w:divBdr>
            <w:top w:val="none" w:sz="0" w:space="0" w:color="auto"/>
            <w:left w:val="none" w:sz="0" w:space="0" w:color="auto"/>
            <w:bottom w:val="none" w:sz="0" w:space="0" w:color="auto"/>
            <w:right w:val="none" w:sz="0" w:space="0" w:color="auto"/>
          </w:divBdr>
        </w:div>
        <w:div w:id="1447234851">
          <w:marLeft w:val="640"/>
          <w:marRight w:val="0"/>
          <w:marTop w:val="0"/>
          <w:marBottom w:val="0"/>
          <w:divBdr>
            <w:top w:val="none" w:sz="0" w:space="0" w:color="auto"/>
            <w:left w:val="none" w:sz="0" w:space="0" w:color="auto"/>
            <w:bottom w:val="none" w:sz="0" w:space="0" w:color="auto"/>
            <w:right w:val="none" w:sz="0" w:space="0" w:color="auto"/>
          </w:divBdr>
        </w:div>
        <w:div w:id="1641156435">
          <w:marLeft w:val="640"/>
          <w:marRight w:val="0"/>
          <w:marTop w:val="0"/>
          <w:marBottom w:val="0"/>
          <w:divBdr>
            <w:top w:val="none" w:sz="0" w:space="0" w:color="auto"/>
            <w:left w:val="none" w:sz="0" w:space="0" w:color="auto"/>
            <w:bottom w:val="none" w:sz="0" w:space="0" w:color="auto"/>
            <w:right w:val="none" w:sz="0" w:space="0" w:color="auto"/>
          </w:divBdr>
        </w:div>
        <w:div w:id="1756390402">
          <w:marLeft w:val="640"/>
          <w:marRight w:val="0"/>
          <w:marTop w:val="0"/>
          <w:marBottom w:val="0"/>
          <w:divBdr>
            <w:top w:val="none" w:sz="0" w:space="0" w:color="auto"/>
            <w:left w:val="none" w:sz="0" w:space="0" w:color="auto"/>
            <w:bottom w:val="none" w:sz="0" w:space="0" w:color="auto"/>
            <w:right w:val="none" w:sz="0" w:space="0" w:color="auto"/>
          </w:divBdr>
        </w:div>
        <w:div w:id="1860311754">
          <w:marLeft w:val="640"/>
          <w:marRight w:val="0"/>
          <w:marTop w:val="0"/>
          <w:marBottom w:val="0"/>
          <w:divBdr>
            <w:top w:val="none" w:sz="0" w:space="0" w:color="auto"/>
            <w:left w:val="none" w:sz="0" w:space="0" w:color="auto"/>
            <w:bottom w:val="none" w:sz="0" w:space="0" w:color="auto"/>
            <w:right w:val="none" w:sz="0" w:space="0" w:color="auto"/>
          </w:divBdr>
        </w:div>
        <w:div w:id="1871065208">
          <w:marLeft w:val="640"/>
          <w:marRight w:val="0"/>
          <w:marTop w:val="0"/>
          <w:marBottom w:val="0"/>
          <w:divBdr>
            <w:top w:val="none" w:sz="0" w:space="0" w:color="auto"/>
            <w:left w:val="none" w:sz="0" w:space="0" w:color="auto"/>
            <w:bottom w:val="none" w:sz="0" w:space="0" w:color="auto"/>
            <w:right w:val="none" w:sz="0" w:space="0" w:color="auto"/>
          </w:divBdr>
        </w:div>
        <w:div w:id="1970092293">
          <w:marLeft w:val="640"/>
          <w:marRight w:val="0"/>
          <w:marTop w:val="0"/>
          <w:marBottom w:val="0"/>
          <w:divBdr>
            <w:top w:val="none" w:sz="0" w:space="0" w:color="auto"/>
            <w:left w:val="none" w:sz="0" w:space="0" w:color="auto"/>
            <w:bottom w:val="none" w:sz="0" w:space="0" w:color="auto"/>
            <w:right w:val="none" w:sz="0" w:space="0" w:color="auto"/>
          </w:divBdr>
        </w:div>
        <w:div w:id="1993287632">
          <w:marLeft w:val="640"/>
          <w:marRight w:val="0"/>
          <w:marTop w:val="0"/>
          <w:marBottom w:val="0"/>
          <w:divBdr>
            <w:top w:val="none" w:sz="0" w:space="0" w:color="auto"/>
            <w:left w:val="none" w:sz="0" w:space="0" w:color="auto"/>
            <w:bottom w:val="none" w:sz="0" w:space="0" w:color="auto"/>
            <w:right w:val="none" w:sz="0" w:space="0" w:color="auto"/>
          </w:divBdr>
        </w:div>
        <w:div w:id="2060661919">
          <w:marLeft w:val="640"/>
          <w:marRight w:val="0"/>
          <w:marTop w:val="0"/>
          <w:marBottom w:val="0"/>
          <w:divBdr>
            <w:top w:val="none" w:sz="0" w:space="0" w:color="auto"/>
            <w:left w:val="none" w:sz="0" w:space="0" w:color="auto"/>
            <w:bottom w:val="none" w:sz="0" w:space="0" w:color="auto"/>
            <w:right w:val="none" w:sz="0" w:space="0" w:color="auto"/>
          </w:divBdr>
        </w:div>
        <w:div w:id="2112817738">
          <w:marLeft w:val="640"/>
          <w:marRight w:val="0"/>
          <w:marTop w:val="0"/>
          <w:marBottom w:val="0"/>
          <w:divBdr>
            <w:top w:val="none" w:sz="0" w:space="0" w:color="auto"/>
            <w:left w:val="none" w:sz="0" w:space="0" w:color="auto"/>
            <w:bottom w:val="none" w:sz="0" w:space="0" w:color="auto"/>
            <w:right w:val="none" w:sz="0" w:space="0" w:color="auto"/>
          </w:divBdr>
        </w:div>
        <w:div w:id="2126196566">
          <w:marLeft w:val="640"/>
          <w:marRight w:val="0"/>
          <w:marTop w:val="0"/>
          <w:marBottom w:val="0"/>
          <w:divBdr>
            <w:top w:val="none" w:sz="0" w:space="0" w:color="auto"/>
            <w:left w:val="none" w:sz="0" w:space="0" w:color="auto"/>
            <w:bottom w:val="none" w:sz="0" w:space="0" w:color="auto"/>
            <w:right w:val="none" w:sz="0" w:space="0" w:color="auto"/>
          </w:divBdr>
        </w:div>
      </w:divsChild>
    </w:div>
    <w:div w:id="1266965323">
      <w:bodyDiv w:val="1"/>
      <w:marLeft w:val="0"/>
      <w:marRight w:val="0"/>
      <w:marTop w:val="0"/>
      <w:marBottom w:val="0"/>
      <w:divBdr>
        <w:top w:val="none" w:sz="0" w:space="0" w:color="auto"/>
        <w:left w:val="none" w:sz="0" w:space="0" w:color="auto"/>
        <w:bottom w:val="none" w:sz="0" w:space="0" w:color="auto"/>
        <w:right w:val="none" w:sz="0" w:space="0" w:color="auto"/>
      </w:divBdr>
      <w:divsChild>
        <w:div w:id="15155609">
          <w:marLeft w:val="640"/>
          <w:marRight w:val="0"/>
          <w:marTop w:val="0"/>
          <w:marBottom w:val="0"/>
          <w:divBdr>
            <w:top w:val="none" w:sz="0" w:space="0" w:color="auto"/>
            <w:left w:val="none" w:sz="0" w:space="0" w:color="auto"/>
            <w:bottom w:val="none" w:sz="0" w:space="0" w:color="auto"/>
            <w:right w:val="none" w:sz="0" w:space="0" w:color="auto"/>
          </w:divBdr>
        </w:div>
        <w:div w:id="99421488">
          <w:marLeft w:val="640"/>
          <w:marRight w:val="0"/>
          <w:marTop w:val="0"/>
          <w:marBottom w:val="0"/>
          <w:divBdr>
            <w:top w:val="none" w:sz="0" w:space="0" w:color="auto"/>
            <w:left w:val="none" w:sz="0" w:space="0" w:color="auto"/>
            <w:bottom w:val="none" w:sz="0" w:space="0" w:color="auto"/>
            <w:right w:val="none" w:sz="0" w:space="0" w:color="auto"/>
          </w:divBdr>
        </w:div>
        <w:div w:id="114905310">
          <w:marLeft w:val="640"/>
          <w:marRight w:val="0"/>
          <w:marTop w:val="0"/>
          <w:marBottom w:val="0"/>
          <w:divBdr>
            <w:top w:val="none" w:sz="0" w:space="0" w:color="auto"/>
            <w:left w:val="none" w:sz="0" w:space="0" w:color="auto"/>
            <w:bottom w:val="none" w:sz="0" w:space="0" w:color="auto"/>
            <w:right w:val="none" w:sz="0" w:space="0" w:color="auto"/>
          </w:divBdr>
        </w:div>
        <w:div w:id="150830211">
          <w:marLeft w:val="640"/>
          <w:marRight w:val="0"/>
          <w:marTop w:val="0"/>
          <w:marBottom w:val="0"/>
          <w:divBdr>
            <w:top w:val="none" w:sz="0" w:space="0" w:color="auto"/>
            <w:left w:val="none" w:sz="0" w:space="0" w:color="auto"/>
            <w:bottom w:val="none" w:sz="0" w:space="0" w:color="auto"/>
            <w:right w:val="none" w:sz="0" w:space="0" w:color="auto"/>
          </w:divBdr>
        </w:div>
        <w:div w:id="490025505">
          <w:marLeft w:val="640"/>
          <w:marRight w:val="0"/>
          <w:marTop w:val="0"/>
          <w:marBottom w:val="0"/>
          <w:divBdr>
            <w:top w:val="none" w:sz="0" w:space="0" w:color="auto"/>
            <w:left w:val="none" w:sz="0" w:space="0" w:color="auto"/>
            <w:bottom w:val="none" w:sz="0" w:space="0" w:color="auto"/>
            <w:right w:val="none" w:sz="0" w:space="0" w:color="auto"/>
          </w:divBdr>
        </w:div>
        <w:div w:id="586620301">
          <w:marLeft w:val="640"/>
          <w:marRight w:val="0"/>
          <w:marTop w:val="0"/>
          <w:marBottom w:val="0"/>
          <w:divBdr>
            <w:top w:val="none" w:sz="0" w:space="0" w:color="auto"/>
            <w:left w:val="none" w:sz="0" w:space="0" w:color="auto"/>
            <w:bottom w:val="none" w:sz="0" w:space="0" w:color="auto"/>
            <w:right w:val="none" w:sz="0" w:space="0" w:color="auto"/>
          </w:divBdr>
        </w:div>
        <w:div w:id="643775089">
          <w:marLeft w:val="640"/>
          <w:marRight w:val="0"/>
          <w:marTop w:val="0"/>
          <w:marBottom w:val="0"/>
          <w:divBdr>
            <w:top w:val="none" w:sz="0" w:space="0" w:color="auto"/>
            <w:left w:val="none" w:sz="0" w:space="0" w:color="auto"/>
            <w:bottom w:val="none" w:sz="0" w:space="0" w:color="auto"/>
            <w:right w:val="none" w:sz="0" w:space="0" w:color="auto"/>
          </w:divBdr>
        </w:div>
        <w:div w:id="691416790">
          <w:marLeft w:val="640"/>
          <w:marRight w:val="0"/>
          <w:marTop w:val="0"/>
          <w:marBottom w:val="0"/>
          <w:divBdr>
            <w:top w:val="none" w:sz="0" w:space="0" w:color="auto"/>
            <w:left w:val="none" w:sz="0" w:space="0" w:color="auto"/>
            <w:bottom w:val="none" w:sz="0" w:space="0" w:color="auto"/>
            <w:right w:val="none" w:sz="0" w:space="0" w:color="auto"/>
          </w:divBdr>
        </w:div>
        <w:div w:id="738138828">
          <w:marLeft w:val="640"/>
          <w:marRight w:val="0"/>
          <w:marTop w:val="0"/>
          <w:marBottom w:val="0"/>
          <w:divBdr>
            <w:top w:val="none" w:sz="0" w:space="0" w:color="auto"/>
            <w:left w:val="none" w:sz="0" w:space="0" w:color="auto"/>
            <w:bottom w:val="none" w:sz="0" w:space="0" w:color="auto"/>
            <w:right w:val="none" w:sz="0" w:space="0" w:color="auto"/>
          </w:divBdr>
        </w:div>
        <w:div w:id="772211341">
          <w:marLeft w:val="640"/>
          <w:marRight w:val="0"/>
          <w:marTop w:val="0"/>
          <w:marBottom w:val="0"/>
          <w:divBdr>
            <w:top w:val="none" w:sz="0" w:space="0" w:color="auto"/>
            <w:left w:val="none" w:sz="0" w:space="0" w:color="auto"/>
            <w:bottom w:val="none" w:sz="0" w:space="0" w:color="auto"/>
            <w:right w:val="none" w:sz="0" w:space="0" w:color="auto"/>
          </w:divBdr>
        </w:div>
        <w:div w:id="818888767">
          <w:marLeft w:val="640"/>
          <w:marRight w:val="0"/>
          <w:marTop w:val="0"/>
          <w:marBottom w:val="0"/>
          <w:divBdr>
            <w:top w:val="none" w:sz="0" w:space="0" w:color="auto"/>
            <w:left w:val="none" w:sz="0" w:space="0" w:color="auto"/>
            <w:bottom w:val="none" w:sz="0" w:space="0" w:color="auto"/>
            <w:right w:val="none" w:sz="0" w:space="0" w:color="auto"/>
          </w:divBdr>
        </w:div>
        <w:div w:id="937060551">
          <w:marLeft w:val="640"/>
          <w:marRight w:val="0"/>
          <w:marTop w:val="0"/>
          <w:marBottom w:val="0"/>
          <w:divBdr>
            <w:top w:val="none" w:sz="0" w:space="0" w:color="auto"/>
            <w:left w:val="none" w:sz="0" w:space="0" w:color="auto"/>
            <w:bottom w:val="none" w:sz="0" w:space="0" w:color="auto"/>
            <w:right w:val="none" w:sz="0" w:space="0" w:color="auto"/>
          </w:divBdr>
        </w:div>
        <w:div w:id="1027753320">
          <w:marLeft w:val="640"/>
          <w:marRight w:val="0"/>
          <w:marTop w:val="0"/>
          <w:marBottom w:val="0"/>
          <w:divBdr>
            <w:top w:val="none" w:sz="0" w:space="0" w:color="auto"/>
            <w:left w:val="none" w:sz="0" w:space="0" w:color="auto"/>
            <w:bottom w:val="none" w:sz="0" w:space="0" w:color="auto"/>
            <w:right w:val="none" w:sz="0" w:space="0" w:color="auto"/>
          </w:divBdr>
        </w:div>
        <w:div w:id="1041057445">
          <w:marLeft w:val="640"/>
          <w:marRight w:val="0"/>
          <w:marTop w:val="0"/>
          <w:marBottom w:val="0"/>
          <w:divBdr>
            <w:top w:val="none" w:sz="0" w:space="0" w:color="auto"/>
            <w:left w:val="none" w:sz="0" w:space="0" w:color="auto"/>
            <w:bottom w:val="none" w:sz="0" w:space="0" w:color="auto"/>
            <w:right w:val="none" w:sz="0" w:space="0" w:color="auto"/>
          </w:divBdr>
        </w:div>
        <w:div w:id="1048997449">
          <w:marLeft w:val="640"/>
          <w:marRight w:val="0"/>
          <w:marTop w:val="0"/>
          <w:marBottom w:val="0"/>
          <w:divBdr>
            <w:top w:val="none" w:sz="0" w:space="0" w:color="auto"/>
            <w:left w:val="none" w:sz="0" w:space="0" w:color="auto"/>
            <w:bottom w:val="none" w:sz="0" w:space="0" w:color="auto"/>
            <w:right w:val="none" w:sz="0" w:space="0" w:color="auto"/>
          </w:divBdr>
        </w:div>
        <w:div w:id="1172336456">
          <w:marLeft w:val="640"/>
          <w:marRight w:val="0"/>
          <w:marTop w:val="0"/>
          <w:marBottom w:val="0"/>
          <w:divBdr>
            <w:top w:val="none" w:sz="0" w:space="0" w:color="auto"/>
            <w:left w:val="none" w:sz="0" w:space="0" w:color="auto"/>
            <w:bottom w:val="none" w:sz="0" w:space="0" w:color="auto"/>
            <w:right w:val="none" w:sz="0" w:space="0" w:color="auto"/>
          </w:divBdr>
        </w:div>
        <w:div w:id="1192457201">
          <w:marLeft w:val="640"/>
          <w:marRight w:val="0"/>
          <w:marTop w:val="0"/>
          <w:marBottom w:val="0"/>
          <w:divBdr>
            <w:top w:val="none" w:sz="0" w:space="0" w:color="auto"/>
            <w:left w:val="none" w:sz="0" w:space="0" w:color="auto"/>
            <w:bottom w:val="none" w:sz="0" w:space="0" w:color="auto"/>
            <w:right w:val="none" w:sz="0" w:space="0" w:color="auto"/>
          </w:divBdr>
        </w:div>
        <w:div w:id="1259605921">
          <w:marLeft w:val="640"/>
          <w:marRight w:val="0"/>
          <w:marTop w:val="0"/>
          <w:marBottom w:val="0"/>
          <w:divBdr>
            <w:top w:val="none" w:sz="0" w:space="0" w:color="auto"/>
            <w:left w:val="none" w:sz="0" w:space="0" w:color="auto"/>
            <w:bottom w:val="none" w:sz="0" w:space="0" w:color="auto"/>
            <w:right w:val="none" w:sz="0" w:space="0" w:color="auto"/>
          </w:divBdr>
        </w:div>
        <w:div w:id="1265920961">
          <w:marLeft w:val="640"/>
          <w:marRight w:val="0"/>
          <w:marTop w:val="0"/>
          <w:marBottom w:val="0"/>
          <w:divBdr>
            <w:top w:val="none" w:sz="0" w:space="0" w:color="auto"/>
            <w:left w:val="none" w:sz="0" w:space="0" w:color="auto"/>
            <w:bottom w:val="none" w:sz="0" w:space="0" w:color="auto"/>
            <w:right w:val="none" w:sz="0" w:space="0" w:color="auto"/>
          </w:divBdr>
        </w:div>
        <w:div w:id="1269005515">
          <w:marLeft w:val="640"/>
          <w:marRight w:val="0"/>
          <w:marTop w:val="0"/>
          <w:marBottom w:val="0"/>
          <w:divBdr>
            <w:top w:val="none" w:sz="0" w:space="0" w:color="auto"/>
            <w:left w:val="none" w:sz="0" w:space="0" w:color="auto"/>
            <w:bottom w:val="none" w:sz="0" w:space="0" w:color="auto"/>
            <w:right w:val="none" w:sz="0" w:space="0" w:color="auto"/>
          </w:divBdr>
        </w:div>
        <w:div w:id="1272083859">
          <w:marLeft w:val="640"/>
          <w:marRight w:val="0"/>
          <w:marTop w:val="0"/>
          <w:marBottom w:val="0"/>
          <w:divBdr>
            <w:top w:val="none" w:sz="0" w:space="0" w:color="auto"/>
            <w:left w:val="none" w:sz="0" w:space="0" w:color="auto"/>
            <w:bottom w:val="none" w:sz="0" w:space="0" w:color="auto"/>
            <w:right w:val="none" w:sz="0" w:space="0" w:color="auto"/>
          </w:divBdr>
        </w:div>
        <w:div w:id="1275938554">
          <w:marLeft w:val="640"/>
          <w:marRight w:val="0"/>
          <w:marTop w:val="0"/>
          <w:marBottom w:val="0"/>
          <w:divBdr>
            <w:top w:val="none" w:sz="0" w:space="0" w:color="auto"/>
            <w:left w:val="none" w:sz="0" w:space="0" w:color="auto"/>
            <w:bottom w:val="none" w:sz="0" w:space="0" w:color="auto"/>
            <w:right w:val="none" w:sz="0" w:space="0" w:color="auto"/>
          </w:divBdr>
        </w:div>
        <w:div w:id="1304240597">
          <w:marLeft w:val="640"/>
          <w:marRight w:val="0"/>
          <w:marTop w:val="0"/>
          <w:marBottom w:val="0"/>
          <w:divBdr>
            <w:top w:val="none" w:sz="0" w:space="0" w:color="auto"/>
            <w:left w:val="none" w:sz="0" w:space="0" w:color="auto"/>
            <w:bottom w:val="none" w:sz="0" w:space="0" w:color="auto"/>
            <w:right w:val="none" w:sz="0" w:space="0" w:color="auto"/>
          </w:divBdr>
        </w:div>
        <w:div w:id="1314405577">
          <w:marLeft w:val="640"/>
          <w:marRight w:val="0"/>
          <w:marTop w:val="0"/>
          <w:marBottom w:val="0"/>
          <w:divBdr>
            <w:top w:val="none" w:sz="0" w:space="0" w:color="auto"/>
            <w:left w:val="none" w:sz="0" w:space="0" w:color="auto"/>
            <w:bottom w:val="none" w:sz="0" w:space="0" w:color="auto"/>
            <w:right w:val="none" w:sz="0" w:space="0" w:color="auto"/>
          </w:divBdr>
        </w:div>
        <w:div w:id="1342315194">
          <w:marLeft w:val="640"/>
          <w:marRight w:val="0"/>
          <w:marTop w:val="0"/>
          <w:marBottom w:val="0"/>
          <w:divBdr>
            <w:top w:val="none" w:sz="0" w:space="0" w:color="auto"/>
            <w:left w:val="none" w:sz="0" w:space="0" w:color="auto"/>
            <w:bottom w:val="none" w:sz="0" w:space="0" w:color="auto"/>
            <w:right w:val="none" w:sz="0" w:space="0" w:color="auto"/>
          </w:divBdr>
        </w:div>
        <w:div w:id="1425300081">
          <w:marLeft w:val="640"/>
          <w:marRight w:val="0"/>
          <w:marTop w:val="0"/>
          <w:marBottom w:val="0"/>
          <w:divBdr>
            <w:top w:val="none" w:sz="0" w:space="0" w:color="auto"/>
            <w:left w:val="none" w:sz="0" w:space="0" w:color="auto"/>
            <w:bottom w:val="none" w:sz="0" w:space="0" w:color="auto"/>
            <w:right w:val="none" w:sz="0" w:space="0" w:color="auto"/>
          </w:divBdr>
        </w:div>
        <w:div w:id="1468934540">
          <w:marLeft w:val="640"/>
          <w:marRight w:val="0"/>
          <w:marTop w:val="0"/>
          <w:marBottom w:val="0"/>
          <w:divBdr>
            <w:top w:val="none" w:sz="0" w:space="0" w:color="auto"/>
            <w:left w:val="none" w:sz="0" w:space="0" w:color="auto"/>
            <w:bottom w:val="none" w:sz="0" w:space="0" w:color="auto"/>
            <w:right w:val="none" w:sz="0" w:space="0" w:color="auto"/>
          </w:divBdr>
        </w:div>
        <w:div w:id="1568227166">
          <w:marLeft w:val="640"/>
          <w:marRight w:val="0"/>
          <w:marTop w:val="0"/>
          <w:marBottom w:val="0"/>
          <w:divBdr>
            <w:top w:val="none" w:sz="0" w:space="0" w:color="auto"/>
            <w:left w:val="none" w:sz="0" w:space="0" w:color="auto"/>
            <w:bottom w:val="none" w:sz="0" w:space="0" w:color="auto"/>
            <w:right w:val="none" w:sz="0" w:space="0" w:color="auto"/>
          </w:divBdr>
        </w:div>
        <w:div w:id="1652517543">
          <w:marLeft w:val="640"/>
          <w:marRight w:val="0"/>
          <w:marTop w:val="0"/>
          <w:marBottom w:val="0"/>
          <w:divBdr>
            <w:top w:val="none" w:sz="0" w:space="0" w:color="auto"/>
            <w:left w:val="none" w:sz="0" w:space="0" w:color="auto"/>
            <w:bottom w:val="none" w:sz="0" w:space="0" w:color="auto"/>
            <w:right w:val="none" w:sz="0" w:space="0" w:color="auto"/>
          </w:divBdr>
        </w:div>
        <w:div w:id="1771587139">
          <w:marLeft w:val="640"/>
          <w:marRight w:val="0"/>
          <w:marTop w:val="0"/>
          <w:marBottom w:val="0"/>
          <w:divBdr>
            <w:top w:val="none" w:sz="0" w:space="0" w:color="auto"/>
            <w:left w:val="none" w:sz="0" w:space="0" w:color="auto"/>
            <w:bottom w:val="none" w:sz="0" w:space="0" w:color="auto"/>
            <w:right w:val="none" w:sz="0" w:space="0" w:color="auto"/>
          </w:divBdr>
        </w:div>
        <w:div w:id="1786146890">
          <w:marLeft w:val="640"/>
          <w:marRight w:val="0"/>
          <w:marTop w:val="0"/>
          <w:marBottom w:val="0"/>
          <w:divBdr>
            <w:top w:val="none" w:sz="0" w:space="0" w:color="auto"/>
            <w:left w:val="none" w:sz="0" w:space="0" w:color="auto"/>
            <w:bottom w:val="none" w:sz="0" w:space="0" w:color="auto"/>
            <w:right w:val="none" w:sz="0" w:space="0" w:color="auto"/>
          </w:divBdr>
        </w:div>
        <w:div w:id="1793556039">
          <w:marLeft w:val="640"/>
          <w:marRight w:val="0"/>
          <w:marTop w:val="0"/>
          <w:marBottom w:val="0"/>
          <w:divBdr>
            <w:top w:val="none" w:sz="0" w:space="0" w:color="auto"/>
            <w:left w:val="none" w:sz="0" w:space="0" w:color="auto"/>
            <w:bottom w:val="none" w:sz="0" w:space="0" w:color="auto"/>
            <w:right w:val="none" w:sz="0" w:space="0" w:color="auto"/>
          </w:divBdr>
        </w:div>
        <w:div w:id="1794977831">
          <w:marLeft w:val="640"/>
          <w:marRight w:val="0"/>
          <w:marTop w:val="0"/>
          <w:marBottom w:val="0"/>
          <w:divBdr>
            <w:top w:val="none" w:sz="0" w:space="0" w:color="auto"/>
            <w:left w:val="none" w:sz="0" w:space="0" w:color="auto"/>
            <w:bottom w:val="none" w:sz="0" w:space="0" w:color="auto"/>
            <w:right w:val="none" w:sz="0" w:space="0" w:color="auto"/>
          </w:divBdr>
        </w:div>
        <w:div w:id="1805194090">
          <w:marLeft w:val="640"/>
          <w:marRight w:val="0"/>
          <w:marTop w:val="0"/>
          <w:marBottom w:val="0"/>
          <w:divBdr>
            <w:top w:val="none" w:sz="0" w:space="0" w:color="auto"/>
            <w:left w:val="none" w:sz="0" w:space="0" w:color="auto"/>
            <w:bottom w:val="none" w:sz="0" w:space="0" w:color="auto"/>
            <w:right w:val="none" w:sz="0" w:space="0" w:color="auto"/>
          </w:divBdr>
        </w:div>
        <w:div w:id="1859544114">
          <w:marLeft w:val="640"/>
          <w:marRight w:val="0"/>
          <w:marTop w:val="0"/>
          <w:marBottom w:val="0"/>
          <w:divBdr>
            <w:top w:val="none" w:sz="0" w:space="0" w:color="auto"/>
            <w:left w:val="none" w:sz="0" w:space="0" w:color="auto"/>
            <w:bottom w:val="none" w:sz="0" w:space="0" w:color="auto"/>
            <w:right w:val="none" w:sz="0" w:space="0" w:color="auto"/>
          </w:divBdr>
        </w:div>
        <w:div w:id="1912957916">
          <w:marLeft w:val="640"/>
          <w:marRight w:val="0"/>
          <w:marTop w:val="0"/>
          <w:marBottom w:val="0"/>
          <w:divBdr>
            <w:top w:val="none" w:sz="0" w:space="0" w:color="auto"/>
            <w:left w:val="none" w:sz="0" w:space="0" w:color="auto"/>
            <w:bottom w:val="none" w:sz="0" w:space="0" w:color="auto"/>
            <w:right w:val="none" w:sz="0" w:space="0" w:color="auto"/>
          </w:divBdr>
        </w:div>
        <w:div w:id="1914008139">
          <w:marLeft w:val="640"/>
          <w:marRight w:val="0"/>
          <w:marTop w:val="0"/>
          <w:marBottom w:val="0"/>
          <w:divBdr>
            <w:top w:val="none" w:sz="0" w:space="0" w:color="auto"/>
            <w:left w:val="none" w:sz="0" w:space="0" w:color="auto"/>
            <w:bottom w:val="none" w:sz="0" w:space="0" w:color="auto"/>
            <w:right w:val="none" w:sz="0" w:space="0" w:color="auto"/>
          </w:divBdr>
        </w:div>
        <w:div w:id="1949048083">
          <w:marLeft w:val="640"/>
          <w:marRight w:val="0"/>
          <w:marTop w:val="0"/>
          <w:marBottom w:val="0"/>
          <w:divBdr>
            <w:top w:val="none" w:sz="0" w:space="0" w:color="auto"/>
            <w:left w:val="none" w:sz="0" w:space="0" w:color="auto"/>
            <w:bottom w:val="none" w:sz="0" w:space="0" w:color="auto"/>
            <w:right w:val="none" w:sz="0" w:space="0" w:color="auto"/>
          </w:divBdr>
        </w:div>
        <w:div w:id="1989893308">
          <w:marLeft w:val="640"/>
          <w:marRight w:val="0"/>
          <w:marTop w:val="0"/>
          <w:marBottom w:val="0"/>
          <w:divBdr>
            <w:top w:val="none" w:sz="0" w:space="0" w:color="auto"/>
            <w:left w:val="none" w:sz="0" w:space="0" w:color="auto"/>
            <w:bottom w:val="none" w:sz="0" w:space="0" w:color="auto"/>
            <w:right w:val="none" w:sz="0" w:space="0" w:color="auto"/>
          </w:divBdr>
        </w:div>
        <w:div w:id="2038240341">
          <w:marLeft w:val="640"/>
          <w:marRight w:val="0"/>
          <w:marTop w:val="0"/>
          <w:marBottom w:val="0"/>
          <w:divBdr>
            <w:top w:val="none" w:sz="0" w:space="0" w:color="auto"/>
            <w:left w:val="none" w:sz="0" w:space="0" w:color="auto"/>
            <w:bottom w:val="none" w:sz="0" w:space="0" w:color="auto"/>
            <w:right w:val="none" w:sz="0" w:space="0" w:color="auto"/>
          </w:divBdr>
        </w:div>
      </w:divsChild>
    </w:div>
    <w:div w:id="1267738986">
      <w:marLeft w:val="640"/>
      <w:marRight w:val="0"/>
      <w:marTop w:val="0"/>
      <w:marBottom w:val="0"/>
      <w:divBdr>
        <w:top w:val="none" w:sz="0" w:space="0" w:color="auto"/>
        <w:left w:val="none" w:sz="0" w:space="0" w:color="auto"/>
        <w:bottom w:val="none" w:sz="0" w:space="0" w:color="auto"/>
        <w:right w:val="none" w:sz="0" w:space="0" w:color="auto"/>
      </w:divBdr>
    </w:div>
    <w:div w:id="1268544698">
      <w:marLeft w:val="640"/>
      <w:marRight w:val="0"/>
      <w:marTop w:val="0"/>
      <w:marBottom w:val="0"/>
      <w:divBdr>
        <w:top w:val="none" w:sz="0" w:space="0" w:color="auto"/>
        <w:left w:val="none" w:sz="0" w:space="0" w:color="auto"/>
        <w:bottom w:val="none" w:sz="0" w:space="0" w:color="auto"/>
        <w:right w:val="none" w:sz="0" w:space="0" w:color="auto"/>
      </w:divBdr>
    </w:div>
    <w:div w:id="1269196729">
      <w:bodyDiv w:val="1"/>
      <w:marLeft w:val="0"/>
      <w:marRight w:val="0"/>
      <w:marTop w:val="0"/>
      <w:marBottom w:val="0"/>
      <w:divBdr>
        <w:top w:val="none" w:sz="0" w:space="0" w:color="auto"/>
        <w:left w:val="none" w:sz="0" w:space="0" w:color="auto"/>
        <w:bottom w:val="none" w:sz="0" w:space="0" w:color="auto"/>
        <w:right w:val="none" w:sz="0" w:space="0" w:color="auto"/>
      </w:divBdr>
      <w:divsChild>
        <w:div w:id="1549759447">
          <w:marLeft w:val="640"/>
          <w:marRight w:val="0"/>
          <w:marTop w:val="0"/>
          <w:marBottom w:val="0"/>
          <w:divBdr>
            <w:top w:val="none" w:sz="0" w:space="0" w:color="auto"/>
            <w:left w:val="none" w:sz="0" w:space="0" w:color="auto"/>
            <w:bottom w:val="none" w:sz="0" w:space="0" w:color="auto"/>
            <w:right w:val="none" w:sz="0" w:space="0" w:color="auto"/>
          </w:divBdr>
        </w:div>
        <w:div w:id="1338383364">
          <w:marLeft w:val="640"/>
          <w:marRight w:val="0"/>
          <w:marTop w:val="0"/>
          <w:marBottom w:val="0"/>
          <w:divBdr>
            <w:top w:val="none" w:sz="0" w:space="0" w:color="auto"/>
            <w:left w:val="none" w:sz="0" w:space="0" w:color="auto"/>
            <w:bottom w:val="none" w:sz="0" w:space="0" w:color="auto"/>
            <w:right w:val="none" w:sz="0" w:space="0" w:color="auto"/>
          </w:divBdr>
        </w:div>
        <w:div w:id="2108847682">
          <w:marLeft w:val="640"/>
          <w:marRight w:val="0"/>
          <w:marTop w:val="0"/>
          <w:marBottom w:val="0"/>
          <w:divBdr>
            <w:top w:val="none" w:sz="0" w:space="0" w:color="auto"/>
            <w:left w:val="none" w:sz="0" w:space="0" w:color="auto"/>
            <w:bottom w:val="none" w:sz="0" w:space="0" w:color="auto"/>
            <w:right w:val="none" w:sz="0" w:space="0" w:color="auto"/>
          </w:divBdr>
        </w:div>
        <w:div w:id="1336691537">
          <w:marLeft w:val="640"/>
          <w:marRight w:val="0"/>
          <w:marTop w:val="0"/>
          <w:marBottom w:val="0"/>
          <w:divBdr>
            <w:top w:val="none" w:sz="0" w:space="0" w:color="auto"/>
            <w:left w:val="none" w:sz="0" w:space="0" w:color="auto"/>
            <w:bottom w:val="none" w:sz="0" w:space="0" w:color="auto"/>
            <w:right w:val="none" w:sz="0" w:space="0" w:color="auto"/>
          </w:divBdr>
        </w:div>
        <w:div w:id="1068071179">
          <w:marLeft w:val="640"/>
          <w:marRight w:val="0"/>
          <w:marTop w:val="0"/>
          <w:marBottom w:val="0"/>
          <w:divBdr>
            <w:top w:val="none" w:sz="0" w:space="0" w:color="auto"/>
            <w:left w:val="none" w:sz="0" w:space="0" w:color="auto"/>
            <w:bottom w:val="none" w:sz="0" w:space="0" w:color="auto"/>
            <w:right w:val="none" w:sz="0" w:space="0" w:color="auto"/>
          </w:divBdr>
        </w:div>
        <w:div w:id="1954969831">
          <w:marLeft w:val="640"/>
          <w:marRight w:val="0"/>
          <w:marTop w:val="0"/>
          <w:marBottom w:val="0"/>
          <w:divBdr>
            <w:top w:val="none" w:sz="0" w:space="0" w:color="auto"/>
            <w:left w:val="none" w:sz="0" w:space="0" w:color="auto"/>
            <w:bottom w:val="none" w:sz="0" w:space="0" w:color="auto"/>
            <w:right w:val="none" w:sz="0" w:space="0" w:color="auto"/>
          </w:divBdr>
        </w:div>
        <w:div w:id="330647957">
          <w:marLeft w:val="640"/>
          <w:marRight w:val="0"/>
          <w:marTop w:val="0"/>
          <w:marBottom w:val="0"/>
          <w:divBdr>
            <w:top w:val="none" w:sz="0" w:space="0" w:color="auto"/>
            <w:left w:val="none" w:sz="0" w:space="0" w:color="auto"/>
            <w:bottom w:val="none" w:sz="0" w:space="0" w:color="auto"/>
            <w:right w:val="none" w:sz="0" w:space="0" w:color="auto"/>
          </w:divBdr>
        </w:div>
        <w:div w:id="1263419152">
          <w:marLeft w:val="640"/>
          <w:marRight w:val="0"/>
          <w:marTop w:val="0"/>
          <w:marBottom w:val="0"/>
          <w:divBdr>
            <w:top w:val="none" w:sz="0" w:space="0" w:color="auto"/>
            <w:left w:val="none" w:sz="0" w:space="0" w:color="auto"/>
            <w:bottom w:val="none" w:sz="0" w:space="0" w:color="auto"/>
            <w:right w:val="none" w:sz="0" w:space="0" w:color="auto"/>
          </w:divBdr>
        </w:div>
        <w:div w:id="1650790399">
          <w:marLeft w:val="640"/>
          <w:marRight w:val="0"/>
          <w:marTop w:val="0"/>
          <w:marBottom w:val="0"/>
          <w:divBdr>
            <w:top w:val="none" w:sz="0" w:space="0" w:color="auto"/>
            <w:left w:val="none" w:sz="0" w:space="0" w:color="auto"/>
            <w:bottom w:val="none" w:sz="0" w:space="0" w:color="auto"/>
            <w:right w:val="none" w:sz="0" w:space="0" w:color="auto"/>
          </w:divBdr>
        </w:div>
        <w:div w:id="419105758">
          <w:marLeft w:val="640"/>
          <w:marRight w:val="0"/>
          <w:marTop w:val="0"/>
          <w:marBottom w:val="0"/>
          <w:divBdr>
            <w:top w:val="none" w:sz="0" w:space="0" w:color="auto"/>
            <w:left w:val="none" w:sz="0" w:space="0" w:color="auto"/>
            <w:bottom w:val="none" w:sz="0" w:space="0" w:color="auto"/>
            <w:right w:val="none" w:sz="0" w:space="0" w:color="auto"/>
          </w:divBdr>
        </w:div>
        <w:div w:id="1778211109">
          <w:marLeft w:val="640"/>
          <w:marRight w:val="0"/>
          <w:marTop w:val="0"/>
          <w:marBottom w:val="0"/>
          <w:divBdr>
            <w:top w:val="none" w:sz="0" w:space="0" w:color="auto"/>
            <w:left w:val="none" w:sz="0" w:space="0" w:color="auto"/>
            <w:bottom w:val="none" w:sz="0" w:space="0" w:color="auto"/>
            <w:right w:val="none" w:sz="0" w:space="0" w:color="auto"/>
          </w:divBdr>
        </w:div>
        <w:div w:id="876353829">
          <w:marLeft w:val="640"/>
          <w:marRight w:val="0"/>
          <w:marTop w:val="0"/>
          <w:marBottom w:val="0"/>
          <w:divBdr>
            <w:top w:val="none" w:sz="0" w:space="0" w:color="auto"/>
            <w:left w:val="none" w:sz="0" w:space="0" w:color="auto"/>
            <w:bottom w:val="none" w:sz="0" w:space="0" w:color="auto"/>
            <w:right w:val="none" w:sz="0" w:space="0" w:color="auto"/>
          </w:divBdr>
        </w:div>
        <w:div w:id="740754276">
          <w:marLeft w:val="640"/>
          <w:marRight w:val="0"/>
          <w:marTop w:val="0"/>
          <w:marBottom w:val="0"/>
          <w:divBdr>
            <w:top w:val="none" w:sz="0" w:space="0" w:color="auto"/>
            <w:left w:val="none" w:sz="0" w:space="0" w:color="auto"/>
            <w:bottom w:val="none" w:sz="0" w:space="0" w:color="auto"/>
            <w:right w:val="none" w:sz="0" w:space="0" w:color="auto"/>
          </w:divBdr>
        </w:div>
        <w:div w:id="964236210">
          <w:marLeft w:val="640"/>
          <w:marRight w:val="0"/>
          <w:marTop w:val="0"/>
          <w:marBottom w:val="0"/>
          <w:divBdr>
            <w:top w:val="none" w:sz="0" w:space="0" w:color="auto"/>
            <w:left w:val="none" w:sz="0" w:space="0" w:color="auto"/>
            <w:bottom w:val="none" w:sz="0" w:space="0" w:color="auto"/>
            <w:right w:val="none" w:sz="0" w:space="0" w:color="auto"/>
          </w:divBdr>
        </w:div>
        <w:div w:id="1364742736">
          <w:marLeft w:val="640"/>
          <w:marRight w:val="0"/>
          <w:marTop w:val="0"/>
          <w:marBottom w:val="0"/>
          <w:divBdr>
            <w:top w:val="none" w:sz="0" w:space="0" w:color="auto"/>
            <w:left w:val="none" w:sz="0" w:space="0" w:color="auto"/>
            <w:bottom w:val="none" w:sz="0" w:space="0" w:color="auto"/>
            <w:right w:val="none" w:sz="0" w:space="0" w:color="auto"/>
          </w:divBdr>
        </w:div>
        <w:div w:id="2007784154">
          <w:marLeft w:val="640"/>
          <w:marRight w:val="0"/>
          <w:marTop w:val="0"/>
          <w:marBottom w:val="0"/>
          <w:divBdr>
            <w:top w:val="none" w:sz="0" w:space="0" w:color="auto"/>
            <w:left w:val="none" w:sz="0" w:space="0" w:color="auto"/>
            <w:bottom w:val="none" w:sz="0" w:space="0" w:color="auto"/>
            <w:right w:val="none" w:sz="0" w:space="0" w:color="auto"/>
          </w:divBdr>
        </w:div>
        <w:div w:id="450588341">
          <w:marLeft w:val="640"/>
          <w:marRight w:val="0"/>
          <w:marTop w:val="0"/>
          <w:marBottom w:val="0"/>
          <w:divBdr>
            <w:top w:val="none" w:sz="0" w:space="0" w:color="auto"/>
            <w:left w:val="none" w:sz="0" w:space="0" w:color="auto"/>
            <w:bottom w:val="none" w:sz="0" w:space="0" w:color="auto"/>
            <w:right w:val="none" w:sz="0" w:space="0" w:color="auto"/>
          </w:divBdr>
        </w:div>
        <w:div w:id="172115361">
          <w:marLeft w:val="640"/>
          <w:marRight w:val="0"/>
          <w:marTop w:val="0"/>
          <w:marBottom w:val="0"/>
          <w:divBdr>
            <w:top w:val="none" w:sz="0" w:space="0" w:color="auto"/>
            <w:left w:val="none" w:sz="0" w:space="0" w:color="auto"/>
            <w:bottom w:val="none" w:sz="0" w:space="0" w:color="auto"/>
            <w:right w:val="none" w:sz="0" w:space="0" w:color="auto"/>
          </w:divBdr>
        </w:div>
        <w:div w:id="1209999205">
          <w:marLeft w:val="640"/>
          <w:marRight w:val="0"/>
          <w:marTop w:val="0"/>
          <w:marBottom w:val="0"/>
          <w:divBdr>
            <w:top w:val="none" w:sz="0" w:space="0" w:color="auto"/>
            <w:left w:val="none" w:sz="0" w:space="0" w:color="auto"/>
            <w:bottom w:val="none" w:sz="0" w:space="0" w:color="auto"/>
            <w:right w:val="none" w:sz="0" w:space="0" w:color="auto"/>
          </w:divBdr>
        </w:div>
        <w:div w:id="1010643672">
          <w:marLeft w:val="640"/>
          <w:marRight w:val="0"/>
          <w:marTop w:val="0"/>
          <w:marBottom w:val="0"/>
          <w:divBdr>
            <w:top w:val="none" w:sz="0" w:space="0" w:color="auto"/>
            <w:left w:val="none" w:sz="0" w:space="0" w:color="auto"/>
            <w:bottom w:val="none" w:sz="0" w:space="0" w:color="auto"/>
            <w:right w:val="none" w:sz="0" w:space="0" w:color="auto"/>
          </w:divBdr>
        </w:div>
        <w:div w:id="1837529926">
          <w:marLeft w:val="640"/>
          <w:marRight w:val="0"/>
          <w:marTop w:val="0"/>
          <w:marBottom w:val="0"/>
          <w:divBdr>
            <w:top w:val="none" w:sz="0" w:space="0" w:color="auto"/>
            <w:left w:val="none" w:sz="0" w:space="0" w:color="auto"/>
            <w:bottom w:val="none" w:sz="0" w:space="0" w:color="auto"/>
            <w:right w:val="none" w:sz="0" w:space="0" w:color="auto"/>
          </w:divBdr>
        </w:div>
        <w:div w:id="2011181258">
          <w:marLeft w:val="640"/>
          <w:marRight w:val="0"/>
          <w:marTop w:val="0"/>
          <w:marBottom w:val="0"/>
          <w:divBdr>
            <w:top w:val="none" w:sz="0" w:space="0" w:color="auto"/>
            <w:left w:val="none" w:sz="0" w:space="0" w:color="auto"/>
            <w:bottom w:val="none" w:sz="0" w:space="0" w:color="auto"/>
            <w:right w:val="none" w:sz="0" w:space="0" w:color="auto"/>
          </w:divBdr>
        </w:div>
        <w:div w:id="1117875787">
          <w:marLeft w:val="640"/>
          <w:marRight w:val="0"/>
          <w:marTop w:val="0"/>
          <w:marBottom w:val="0"/>
          <w:divBdr>
            <w:top w:val="none" w:sz="0" w:space="0" w:color="auto"/>
            <w:left w:val="none" w:sz="0" w:space="0" w:color="auto"/>
            <w:bottom w:val="none" w:sz="0" w:space="0" w:color="auto"/>
            <w:right w:val="none" w:sz="0" w:space="0" w:color="auto"/>
          </w:divBdr>
        </w:div>
        <w:div w:id="537933776">
          <w:marLeft w:val="640"/>
          <w:marRight w:val="0"/>
          <w:marTop w:val="0"/>
          <w:marBottom w:val="0"/>
          <w:divBdr>
            <w:top w:val="none" w:sz="0" w:space="0" w:color="auto"/>
            <w:left w:val="none" w:sz="0" w:space="0" w:color="auto"/>
            <w:bottom w:val="none" w:sz="0" w:space="0" w:color="auto"/>
            <w:right w:val="none" w:sz="0" w:space="0" w:color="auto"/>
          </w:divBdr>
        </w:div>
        <w:div w:id="1262183869">
          <w:marLeft w:val="640"/>
          <w:marRight w:val="0"/>
          <w:marTop w:val="0"/>
          <w:marBottom w:val="0"/>
          <w:divBdr>
            <w:top w:val="none" w:sz="0" w:space="0" w:color="auto"/>
            <w:left w:val="none" w:sz="0" w:space="0" w:color="auto"/>
            <w:bottom w:val="none" w:sz="0" w:space="0" w:color="auto"/>
            <w:right w:val="none" w:sz="0" w:space="0" w:color="auto"/>
          </w:divBdr>
        </w:div>
        <w:div w:id="16928941">
          <w:marLeft w:val="640"/>
          <w:marRight w:val="0"/>
          <w:marTop w:val="0"/>
          <w:marBottom w:val="0"/>
          <w:divBdr>
            <w:top w:val="none" w:sz="0" w:space="0" w:color="auto"/>
            <w:left w:val="none" w:sz="0" w:space="0" w:color="auto"/>
            <w:bottom w:val="none" w:sz="0" w:space="0" w:color="auto"/>
            <w:right w:val="none" w:sz="0" w:space="0" w:color="auto"/>
          </w:divBdr>
        </w:div>
        <w:div w:id="135951508">
          <w:marLeft w:val="640"/>
          <w:marRight w:val="0"/>
          <w:marTop w:val="0"/>
          <w:marBottom w:val="0"/>
          <w:divBdr>
            <w:top w:val="none" w:sz="0" w:space="0" w:color="auto"/>
            <w:left w:val="none" w:sz="0" w:space="0" w:color="auto"/>
            <w:bottom w:val="none" w:sz="0" w:space="0" w:color="auto"/>
            <w:right w:val="none" w:sz="0" w:space="0" w:color="auto"/>
          </w:divBdr>
        </w:div>
        <w:div w:id="1805271044">
          <w:marLeft w:val="640"/>
          <w:marRight w:val="0"/>
          <w:marTop w:val="0"/>
          <w:marBottom w:val="0"/>
          <w:divBdr>
            <w:top w:val="none" w:sz="0" w:space="0" w:color="auto"/>
            <w:left w:val="none" w:sz="0" w:space="0" w:color="auto"/>
            <w:bottom w:val="none" w:sz="0" w:space="0" w:color="auto"/>
            <w:right w:val="none" w:sz="0" w:space="0" w:color="auto"/>
          </w:divBdr>
        </w:div>
        <w:div w:id="1609046991">
          <w:marLeft w:val="640"/>
          <w:marRight w:val="0"/>
          <w:marTop w:val="0"/>
          <w:marBottom w:val="0"/>
          <w:divBdr>
            <w:top w:val="none" w:sz="0" w:space="0" w:color="auto"/>
            <w:left w:val="none" w:sz="0" w:space="0" w:color="auto"/>
            <w:bottom w:val="none" w:sz="0" w:space="0" w:color="auto"/>
            <w:right w:val="none" w:sz="0" w:space="0" w:color="auto"/>
          </w:divBdr>
        </w:div>
        <w:div w:id="541287286">
          <w:marLeft w:val="640"/>
          <w:marRight w:val="0"/>
          <w:marTop w:val="0"/>
          <w:marBottom w:val="0"/>
          <w:divBdr>
            <w:top w:val="none" w:sz="0" w:space="0" w:color="auto"/>
            <w:left w:val="none" w:sz="0" w:space="0" w:color="auto"/>
            <w:bottom w:val="none" w:sz="0" w:space="0" w:color="auto"/>
            <w:right w:val="none" w:sz="0" w:space="0" w:color="auto"/>
          </w:divBdr>
        </w:div>
        <w:div w:id="270357318">
          <w:marLeft w:val="640"/>
          <w:marRight w:val="0"/>
          <w:marTop w:val="0"/>
          <w:marBottom w:val="0"/>
          <w:divBdr>
            <w:top w:val="none" w:sz="0" w:space="0" w:color="auto"/>
            <w:left w:val="none" w:sz="0" w:space="0" w:color="auto"/>
            <w:bottom w:val="none" w:sz="0" w:space="0" w:color="auto"/>
            <w:right w:val="none" w:sz="0" w:space="0" w:color="auto"/>
          </w:divBdr>
        </w:div>
        <w:div w:id="810051518">
          <w:marLeft w:val="640"/>
          <w:marRight w:val="0"/>
          <w:marTop w:val="0"/>
          <w:marBottom w:val="0"/>
          <w:divBdr>
            <w:top w:val="none" w:sz="0" w:space="0" w:color="auto"/>
            <w:left w:val="none" w:sz="0" w:space="0" w:color="auto"/>
            <w:bottom w:val="none" w:sz="0" w:space="0" w:color="auto"/>
            <w:right w:val="none" w:sz="0" w:space="0" w:color="auto"/>
          </w:divBdr>
        </w:div>
        <w:div w:id="635380378">
          <w:marLeft w:val="640"/>
          <w:marRight w:val="0"/>
          <w:marTop w:val="0"/>
          <w:marBottom w:val="0"/>
          <w:divBdr>
            <w:top w:val="none" w:sz="0" w:space="0" w:color="auto"/>
            <w:left w:val="none" w:sz="0" w:space="0" w:color="auto"/>
            <w:bottom w:val="none" w:sz="0" w:space="0" w:color="auto"/>
            <w:right w:val="none" w:sz="0" w:space="0" w:color="auto"/>
          </w:divBdr>
        </w:div>
        <w:div w:id="364603792">
          <w:marLeft w:val="640"/>
          <w:marRight w:val="0"/>
          <w:marTop w:val="0"/>
          <w:marBottom w:val="0"/>
          <w:divBdr>
            <w:top w:val="none" w:sz="0" w:space="0" w:color="auto"/>
            <w:left w:val="none" w:sz="0" w:space="0" w:color="auto"/>
            <w:bottom w:val="none" w:sz="0" w:space="0" w:color="auto"/>
            <w:right w:val="none" w:sz="0" w:space="0" w:color="auto"/>
          </w:divBdr>
        </w:div>
        <w:div w:id="1969044596">
          <w:marLeft w:val="640"/>
          <w:marRight w:val="0"/>
          <w:marTop w:val="0"/>
          <w:marBottom w:val="0"/>
          <w:divBdr>
            <w:top w:val="none" w:sz="0" w:space="0" w:color="auto"/>
            <w:left w:val="none" w:sz="0" w:space="0" w:color="auto"/>
            <w:bottom w:val="none" w:sz="0" w:space="0" w:color="auto"/>
            <w:right w:val="none" w:sz="0" w:space="0" w:color="auto"/>
          </w:divBdr>
        </w:div>
        <w:div w:id="1507330058">
          <w:marLeft w:val="640"/>
          <w:marRight w:val="0"/>
          <w:marTop w:val="0"/>
          <w:marBottom w:val="0"/>
          <w:divBdr>
            <w:top w:val="none" w:sz="0" w:space="0" w:color="auto"/>
            <w:left w:val="none" w:sz="0" w:space="0" w:color="auto"/>
            <w:bottom w:val="none" w:sz="0" w:space="0" w:color="auto"/>
            <w:right w:val="none" w:sz="0" w:space="0" w:color="auto"/>
          </w:divBdr>
        </w:div>
        <w:div w:id="483938967">
          <w:marLeft w:val="640"/>
          <w:marRight w:val="0"/>
          <w:marTop w:val="0"/>
          <w:marBottom w:val="0"/>
          <w:divBdr>
            <w:top w:val="none" w:sz="0" w:space="0" w:color="auto"/>
            <w:left w:val="none" w:sz="0" w:space="0" w:color="auto"/>
            <w:bottom w:val="none" w:sz="0" w:space="0" w:color="auto"/>
            <w:right w:val="none" w:sz="0" w:space="0" w:color="auto"/>
          </w:divBdr>
        </w:div>
        <w:div w:id="1160074398">
          <w:marLeft w:val="640"/>
          <w:marRight w:val="0"/>
          <w:marTop w:val="0"/>
          <w:marBottom w:val="0"/>
          <w:divBdr>
            <w:top w:val="none" w:sz="0" w:space="0" w:color="auto"/>
            <w:left w:val="none" w:sz="0" w:space="0" w:color="auto"/>
            <w:bottom w:val="none" w:sz="0" w:space="0" w:color="auto"/>
            <w:right w:val="none" w:sz="0" w:space="0" w:color="auto"/>
          </w:divBdr>
        </w:div>
        <w:div w:id="2031687781">
          <w:marLeft w:val="640"/>
          <w:marRight w:val="0"/>
          <w:marTop w:val="0"/>
          <w:marBottom w:val="0"/>
          <w:divBdr>
            <w:top w:val="none" w:sz="0" w:space="0" w:color="auto"/>
            <w:left w:val="none" w:sz="0" w:space="0" w:color="auto"/>
            <w:bottom w:val="none" w:sz="0" w:space="0" w:color="auto"/>
            <w:right w:val="none" w:sz="0" w:space="0" w:color="auto"/>
          </w:divBdr>
        </w:div>
        <w:div w:id="1151025328">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828551347">
          <w:marLeft w:val="640"/>
          <w:marRight w:val="0"/>
          <w:marTop w:val="0"/>
          <w:marBottom w:val="0"/>
          <w:divBdr>
            <w:top w:val="none" w:sz="0" w:space="0" w:color="auto"/>
            <w:left w:val="none" w:sz="0" w:space="0" w:color="auto"/>
            <w:bottom w:val="none" w:sz="0" w:space="0" w:color="auto"/>
            <w:right w:val="none" w:sz="0" w:space="0" w:color="auto"/>
          </w:divBdr>
        </w:div>
        <w:div w:id="1829399183">
          <w:marLeft w:val="640"/>
          <w:marRight w:val="0"/>
          <w:marTop w:val="0"/>
          <w:marBottom w:val="0"/>
          <w:divBdr>
            <w:top w:val="none" w:sz="0" w:space="0" w:color="auto"/>
            <w:left w:val="none" w:sz="0" w:space="0" w:color="auto"/>
            <w:bottom w:val="none" w:sz="0" w:space="0" w:color="auto"/>
            <w:right w:val="none" w:sz="0" w:space="0" w:color="auto"/>
          </w:divBdr>
        </w:div>
        <w:div w:id="1092823027">
          <w:marLeft w:val="640"/>
          <w:marRight w:val="0"/>
          <w:marTop w:val="0"/>
          <w:marBottom w:val="0"/>
          <w:divBdr>
            <w:top w:val="none" w:sz="0" w:space="0" w:color="auto"/>
            <w:left w:val="none" w:sz="0" w:space="0" w:color="auto"/>
            <w:bottom w:val="none" w:sz="0" w:space="0" w:color="auto"/>
            <w:right w:val="none" w:sz="0" w:space="0" w:color="auto"/>
          </w:divBdr>
        </w:div>
        <w:div w:id="827213021">
          <w:marLeft w:val="640"/>
          <w:marRight w:val="0"/>
          <w:marTop w:val="0"/>
          <w:marBottom w:val="0"/>
          <w:divBdr>
            <w:top w:val="none" w:sz="0" w:space="0" w:color="auto"/>
            <w:left w:val="none" w:sz="0" w:space="0" w:color="auto"/>
            <w:bottom w:val="none" w:sz="0" w:space="0" w:color="auto"/>
            <w:right w:val="none" w:sz="0" w:space="0" w:color="auto"/>
          </w:divBdr>
        </w:div>
        <w:div w:id="1735733754">
          <w:marLeft w:val="640"/>
          <w:marRight w:val="0"/>
          <w:marTop w:val="0"/>
          <w:marBottom w:val="0"/>
          <w:divBdr>
            <w:top w:val="none" w:sz="0" w:space="0" w:color="auto"/>
            <w:left w:val="none" w:sz="0" w:space="0" w:color="auto"/>
            <w:bottom w:val="none" w:sz="0" w:space="0" w:color="auto"/>
            <w:right w:val="none" w:sz="0" w:space="0" w:color="auto"/>
          </w:divBdr>
        </w:div>
        <w:div w:id="479347084">
          <w:marLeft w:val="640"/>
          <w:marRight w:val="0"/>
          <w:marTop w:val="0"/>
          <w:marBottom w:val="0"/>
          <w:divBdr>
            <w:top w:val="none" w:sz="0" w:space="0" w:color="auto"/>
            <w:left w:val="none" w:sz="0" w:space="0" w:color="auto"/>
            <w:bottom w:val="none" w:sz="0" w:space="0" w:color="auto"/>
            <w:right w:val="none" w:sz="0" w:space="0" w:color="auto"/>
          </w:divBdr>
        </w:div>
        <w:div w:id="1598442017">
          <w:marLeft w:val="640"/>
          <w:marRight w:val="0"/>
          <w:marTop w:val="0"/>
          <w:marBottom w:val="0"/>
          <w:divBdr>
            <w:top w:val="none" w:sz="0" w:space="0" w:color="auto"/>
            <w:left w:val="none" w:sz="0" w:space="0" w:color="auto"/>
            <w:bottom w:val="none" w:sz="0" w:space="0" w:color="auto"/>
            <w:right w:val="none" w:sz="0" w:space="0" w:color="auto"/>
          </w:divBdr>
        </w:div>
      </w:divsChild>
    </w:div>
    <w:div w:id="1271163703">
      <w:marLeft w:val="640"/>
      <w:marRight w:val="0"/>
      <w:marTop w:val="0"/>
      <w:marBottom w:val="0"/>
      <w:divBdr>
        <w:top w:val="none" w:sz="0" w:space="0" w:color="auto"/>
        <w:left w:val="none" w:sz="0" w:space="0" w:color="auto"/>
        <w:bottom w:val="none" w:sz="0" w:space="0" w:color="auto"/>
        <w:right w:val="none" w:sz="0" w:space="0" w:color="auto"/>
      </w:divBdr>
    </w:div>
    <w:div w:id="1273828511">
      <w:marLeft w:val="640"/>
      <w:marRight w:val="0"/>
      <w:marTop w:val="0"/>
      <w:marBottom w:val="0"/>
      <w:divBdr>
        <w:top w:val="none" w:sz="0" w:space="0" w:color="auto"/>
        <w:left w:val="none" w:sz="0" w:space="0" w:color="auto"/>
        <w:bottom w:val="none" w:sz="0" w:space="0" w:color="auto"/>
        <w:right w:val="none" w:sz="0" w:space="0" w:color="auto"/>
      </w:divBdr>
    </w:div>
    <w:div w:id="1274629592">
      <w:marLeft w:val="640"/>
      <w:marRight w:val="0"/>
      <w:marTop w:val="0"/>
      <w:marBottom w:val="0"/>
      <w:divBdr>
        <w:top w:val="none" w:sz="0" w:space="0" w:color="auto"/>
        <w:left w:val="none" w:sz="0" w:space="0" w:color="auto"/>
        <w:bottom w:val="none" w:sz="0" w:space="0" w:color="auto"/>
        <w:right w:val="none" w:sz="0" w:space="0" w:color="auto"/>
      </w:divBdr>
    </w:div>
    <w:div w:id="1276446776">
      <w:bodyDiv w:val="1"/>
      <w:marLeft w:val="0"/>
      <w:marRight w:val="0"/>
      <w:marTop w:val="0"/>
      <w:marBottom w:val="0"/>
      <w:divBdr>
        <w:top w:val="none" w:sz="0" w:space="0" w:color="auto"/>
        <w:left w:val="none" w:sz="0" w:space="0" w:color="auto"/>
        <w:bottom w:val="none" w:sz="0" w:space="0" w:color="auto"/>
        <w:right w:val="none" w:sz="0" w:space="0" w:color="auto"/>
      </w:divBdr>
      <w:divsChild>
        <w:div w:id="1029915555">
          <w:marLeft w:val="640"/>
          <w:marRight w:val="0"/>
          <w:marTop w:val="0"/>
          <w:marBottom w:val="0"/>
          <w:divBdr>
            <w:top w:val="none" w:sz="0" w:space="0" w:color="auto"/>
            <w:left w:val="none" w:sz="0" w:space="0" w:color="auto"/>
            <w:bottom w:val="none" w:sz="0" w:space="0" w:color="auto"/>
            <w:right w:val="none" w:sz="0" w:space="0" w:color="auto"/>
          </w:divBdr>
        </w:div>
        <w:div w:id="506864557">
          <w:marLeft w:val="640"/>
          <w:marRight w:val="0"/>
          <w:marTop w:val="0"/>
          <w:marBottom w:val="0"/>
          <w:divBdr>
            <w:top w:val="none" w:sz="0" w:space="0" w:color="auto"/>
            <w:left w:val="none" w:sz="0" w:space="0" w:color="auto"/>
            <w:bottom w:val="none" w:sz="0" w:space="0" w:color="auto"/>
            <w:right w:val="none" w:sz="0" w:space="0" w:color="auto"/>
          </w:divBdr>
        </w:div>
        <w:div w:id="693532302">
          <w:marLeft w:val="640"/>
          <w:marRight w:val="0"/>
          <w:marTop w:val="0"/>
          <w:marBottom w:val="0"/>
          <w:divBdr>
            <w:top w:val="none" w:sz="0" w:space="0" w:color="auto"/>
            <w:left w:val="none" w:sz="0" w:space="0" w:color="auto"/>
            <w:bottom w:val="none" w:sz="0" w:space="0" w:color="auto"/>
            <w:right w:val="none" w:sz="0" w:space="0" w:color="auto"/>
          </w:divBdr>
        </w:div>
        <w:div w:id="635837343">
          <w:marLeft w:val="640"/>
          <w:marRight w:val="0"/>
          <w:marTop w:val="0"/>
          <w:marBottom w:val="0"/>
          <w:divBdr>
            <w:top w:val="none" w:sz="0" w:space="0" w:color="auto"/>
            <w:left w:val="none" w:sz="0" w:space="0" w:color="auto"/>
            <w:bottom w:val="none" w:sz="0" w:space="0" w:color="auto"/>
            <w:right w:val="none" w:sz="0" w:space="0" w:color="auto"/>
          </w:divBdr>
        </w:div>
        <w:div w:id="306977850">
          <w:marLeft w:val="640"/>
          <w:marRight w:val="0"/>
          <w:marTop w:val="0"/>
          <w:marBottom w:val="0"/>
          <w:divBdr>
            <w:top w:val="none" w:sz="0" w:space="0" w:color="auto"/>
            <w:left w:val="none" w:sz="0" w:space="0" w:color="auto"/>
            <w:bottom w:val="none" w:sz="0" w:space="0" w:color="auto"/>
            <w:right w:val="none" w:sz="0" w:space="0" w:color="auto"/>
          </w:divBdr>
        </w:div>
        <w:div w:id="688946446">
          <w:marLeft w:val="640"/>
          <w:marRight w:val="0"/>
          <w:marTop w:val="0"/>
          <w:marBottom w:val="0"/>
          <w:divBdr>
            <w:top w:val="none" w:sz="0" w:space="0" w:color="auto"/>
            <w:left w:val="none" w:sz="0" w:space="0" w:color="auto"/>
            <w:bottom w:val="none" w:sz="0" w:space="0" w:color="auto"/>
            <w:right w:val="none" w:sz="0" w:space="0" w:color="auto"/>
          </w:divBdr>
        </w:div>
        <w:div w:id="403911794">
          <w:marLeft w:val="640"/>
          <w:marRight w:val="0"/>
          <w:marTop w:val="0"/>
          <w:marBottom w:val="0"/>
          <w:divBdr>
            <w:top w:val="none" w:sz="0" w:space="0" w:color="auto"/>
            <w:left w:val="none" w:sz="0" w:space="0" w:color="auto"/>
            <w:bottom w:val="none" w:sz="0" w:space="0" w:color="auto"/>
            <w:right w:val="none" w:sz="0" w:space="0" w:color="auto"/>
          </w:divBdr>
        </w:div>
        <w:div w:id="101416078">
          <w:marLeft w:val="640"/>
          <w:marRight w:val="0"/>
          <w:marTop w:val="0"/>
          <w:marBottom w:val="0"/>
          <w:divBdr>
            <w:top w:val="none" w:sz="0" w:space="0" w:color="auto"/>
            <w:left w:val="none" w:sz="0" w:space="0" w:color="auto"/>
            <w:bottom w:val="none" w:sz="0" w:space="0" w:color="auto"/>
            <w:right w:val="none" w:sz="0" w:space="0" w:color="auto"/>
          </w:divBdr>
        </w:div>
        <w:div w:id="304700968">
          <w:marLeft w:val="640"/>
          <w:marRight w:val="0"/>
          <w:marTop w:val="0"/>
          <w:marBottom w:val="0"/>
          <w:divBdr>
            <w:top w:val="none" w:sz="0" w:space="0" w:color="auto"/>
            <w:left w:val="none" w:sz="0" w:space="0" w:color="auto"/>
            <w:bottom w:val="none" w:sz="0" w:space="0" w:color="auto"/>
            <w:right w:val="none" w:sz="0" w:space="0" w:color="auto"/>
          </w:divBdr>
        </w:div>
        <w:div w:id="1071729386">
          <w:marLeft w:val="640"/>
          <w:marRight w:val="0"/>
          <w:marTop w:val="0"/>
          <w:marBottom w:val="0"/>
          <w:divBdr>
            <w:top w:val="none" w:sz="0" w:space="0" w:color="auto"/>
            <w:left w:val="none" w:sz="0" w:space="0" w:color="auto"/>
            <w:bottom w:val="none" w:sz="0" w:space="0" w:color="auto"/>
            <w:right w:val="none" w:sz="0" w:space="0" w:color="auto"/>
          </w:divBdr>
        </w:div>
        <w:div w:id="1809467674">
          <w:marLeft w:val="640"/>
          <w:marRight w:val="0"/>
          <w:marTop w:val="0"/>
          <w:marBottom w:val="0"/>
          <w:divBdr>
            <w:top w:val="none" w:sz="0" w:space="0" w:color="auto"/>
            <w:left w:val="none" w:sz="0" w:space="0" w:color="auto"/>
            <w:bottom w:val="none" w:sz="0" w:space="0" w:color="auto"/>
            <w:right w:val="none" w:sz="0" w:space="0" w:color="auto"/>
          </w:divBdr>
        </w:div>
        <w:div w:id="899171625">
          <w:marLeft w:val="640"/>
          <w:marRight w:val="0"/>
          <w:marTop w:val="0"/>
          <w:marBottom w:val="0"/>
          <w:divBdr>
            <w:top w:val="none" w:sz="0" w:space="0" w:color="auto"/>
            <w:left w:val="none" w:sz="0" w:space="0" w:color="auto"/>
            <w:bottom w:val="none" w:sz="0" w:space="0" w:color="auto"/>
            <w:right w:val="none" w:sz="0" w:space="0" w:color="auto"/>
          </w:divBdr>
        </w:div>
        <w:div w:id="1654526924">
          <w:marLeft w:val="640"/>
          <w:marRight w:val="0"/>
          <w:marTop w:val="0"/>
          <w:marBottom w:val="0"/>
          <w:divBdr>
            <w:top w:val="none" w:sz="0" w:space="0" w:color="auto"/>
            <w:left w:val="none" w:sz="0" w:space="0" w:color="auto"/>
            <w:bottom w:val="none" w:sz="0" w:space="0" w:color="auto"/>
            <w:right w:val="none" w:sz="0" w:space="0" w:color="auto"/>
          </w:divBdr>
        </w:div>
        <w:div w:id="1999848404">
          <w:marLeft w:val="640"/>
          <w:marRight w:val="0"/>
          <w:marTop w:val="0"/>
          <w:marBottom w:val="0"/>
          <w:divBdr>
            <w:top w:val="none" w:sz="0" w:space="0" w:color="auto"/>
            <w:left w:val="none" w:sz="0" w:space="0" w:color="auto"/>
            <w:bottom w:val="none" w:sz="0" w:space="0" w:color="auto"/>
            <w:right w:val="none" w:sz="0" w:space="0" w:color="auto"/>
          </w:divBdr>
        </w:div>
        <w:div w:id="1607614383">
          <w:marLeft w:val="640"/>
          <w:marRight w:val="0"/>
          <w:marTop w:val="0"/>
          <w:marBottom w:val="0"/>
          <w:divBdr>
            <w:top w:val="none" w:sz="0" w:space="0" w:color="auto"/>
            <w:left w:val="none" w:sz="0" w:space="0" w:color="auto"/>
            <w:bottom w:val="none" w:sz="0" w:space="0" w:color="auto"/>
            <w:right w:val="none" w:sz="0" w:space="0" w:color="auto"/>
          </w:divBdr>
        </w:div>
        <w:div w:id="1564947688">
          <w:marLeft w:val="640"/>
          <w:marRight w:val="0"/>
          <w:marTop w:val="0"/>
          <w:marBottom w:val="0"/>
          <w:divBdr>
            <w:top w:val="none" w:sz="0" w:space="0" w:color="auto"/>
            <w:left w:val="none" w:sz="0" w:space="0" w:color="auto"/>
            <w:bottom w:val="none" w:sz="0" w:space="0" w:color="auto"/>
            <w:right w:val="none" w:sz="0" w:space="0" w:color="auto"/>
          </w:divBdr>
        </w:div>
        <w:div w:id="582374208">
          <w:marLeft w:val="640"/>
          <w:marRight w:val="0"/>
          <w:marTop w:val="0"/>
          <w:marBottom w:val="0"/>
          <w:divBdr>
            <w:top w:val="none" w:sz="0" w:space="0" w:color="auto"/>
            <w:left w:val="none" w:sz="0" w:space="0" w:color="auto"/>
            <w:bottom w:val="none" w:sz="0" w:space="0" w:color="auto"/>
            <w:right w:val="none" w:sz="0" w:space="0" w:color="auto"/>
          </w:divBdr>
        </w:div>
        <w:div w:id="1531455755">
          <w:marLeft w:val="640"/>
          <w:marRight w:val="0"/>
          <w:marTop w:val="0"/>
          <w:marBottom w:val="0"/>
          <w:divBdr>
            <w:top w:val="none" w:sz="0" w:space="0" w:color="auto"/>
            <w:left w:val="none" w:sz="0" w:space="0" w:color="auto"/>
            <w:bottom w:val="none" w:sz="0" w:space="0" w:color="auto"/>
            <w:right w:val="none" w:sz="0" w:space="0" w:color="auto"/>
          </w:divBdr>
        </w:div>
        <w:div w:id="316227278">
          <w:marLeft w:val="640"/>
          <w:marRight w:val="0"/>
          <w:marTop w:val="0"/>
          <w:marBottom w:val="0"/>
          <w:divBdr>
            <w:top w:val="none" w:sz="0" w:space="0" w:color="auto"/>
            <w:left w:val="none" w:sz="0" w:space="0" w:color="auto"/>
            <w:bottom w:val="none" w:sz="0" w:space="0" w:color="auto"/>
            <w:right w:val="none" w:sz="0" w:space="0" w:color="auto"/>
          </w:divBdr>
        </w:div>
        <w:div w:id="635915109">
          <w:marLeft w:val="640"/>
          <w:marRight w:val="0"/>
          <w:marTop w:val="0"/>
          <w:marBottom w:val="0"/>
          <w:divBdr>
            <w:top w:val="none" w:sz="0" w:space="0" w:color="auto"/>
            <w:left w:val="none" w:sz="0" w:space="0" w:color="auto"/>
            <w:bottom w:val="none" w:sz="0" w:space="0" w:color="auto"/>
            <w:right w:val="none" w:sz="0" w:space="0" w:color="auto"/>
          </w:divBdr>
        </w:div>
        <w:div w:id="803618597">
          <w:marLeft w:val="640"/>
          <w:marRight w:val="0"/>
          <w:marTop w:val="0"/>
          <w:marBottom w:val="0"/>
          <w:divBdr>
            <w:top w:val="none" w:sz="0" w:space="0" w:color="auto"/>
            <w:left w:val="none" w:sz="0" w:space="0" w:color="auto"/>
            <w:bottom w:val="none" w:sz="0" w:space="0" w:color="auto"/>
            <w:right w:val="none" w:sz="0" w:space="0" w:color="auto"/>
          </w:divBdr>
        </w:div>
        <w:div w:id="1120802373">
          <w:marLeft w:val="640"/>
          <w:marRight w:val="0"/>
          <w:marTop w:val="0"/>
          <w:marBottom w:val="0"/>
          <w:divBdr>
            <w:top w:val="none" w:sz="0" w:space="0" w:color="auto"/>
            <w:left w:val="none" w:sz="0" w:space="0" w:color="auto"/>
            <w:bottom w:val="none" w:sz="0" w:space="0" w:color="auto"/>
            <w:right w:val="none" w:sz="0" w:space="0" w:color="auto"/>
          </w:divBdr>
        </w:div>
        <w:div w:id="985012712">
          <w:marLeft w:val="640"/>
          <w:marRight w:val="0"/>
          <w:marTop w:val="0"/>
          <w:marBottom w:val="0"/>
          <w:divBdr>
            <w:top w:val="none" w:sz="0" w:space="0" w:color="auto"/>
            <w:left w:val="none" w:sz="0" w:space="0" w:color="auto"/>
            <w:bottom w:val="none" w:sz="0" w:space="0" w:color="auto"/>
            <w:right w:val="none" w:sz="0" w:space="0" w:color="auto"/>
          </w:divBdr>
        </w:div>
        <w:div w:id="1283070106">
          <w:marLeft w:val="640"/>
          <w:marRight w:val="0"/>
          <w:marTop w:val="0"/>
          <w:marBottom w:val="0"/>
          <w:divBdr>
            <w:top w:val="none" w:sz="0" w:space="0" w:color="auto"/>
            <w:left w:val="none" w:sz="0" w:space="0" w:color="auto"/>
            <w:bottom w:val="none" w:sz="0" w:space="0" w:color="auto"/>
            <w:right w:val="none" w:sz="0" w:space="0" w:color="auto"/>
          </w:divBdr>
        </w:div>
        <w:div w:id="443765104">
          <w:marLeft w:val="640"/>
          <w:marRight w:val="0"/>
          <w:marTop w:val="0"/>
          <w:marBottom w:val="0"/>
          <w:divBdr>
            <w:top w:val="none" w:sz="0" w:space="0" w:color="auto"/>
            <w:left w:val="none" w:sz="0" w:space="0" w:color="auto"/>
            <w:bottom w:val="none" w:sz="0" w:space="0" w:color="auto"/>
            <w:right w:val="none" w:sz="0" w:space="0" w:color="auto"/>
          </w:divBdr>
        </w:div>
        <w:div w:id="1837111183">
          <w:marLeft w:val="640"/>
          <w:marRight w:val="0"/>
          <w:marTop w:val="0"/>
          <w:marBottom w:val="0"/>
          <w:divBdr>
            <w:top w:val="none" w:sz="0" w:space="0" w:color="auto"/>
            <w:left w:val="none" w:sz="0" w:space="0" w:color="auto"/>
            <w:bottom w:val="none" w:sz="0" w:space="0" w:color="auto"/>
            <w:right w:val="none" w:sz="0" w:space="0" w:color="auto"/>
          </w:divBdr>
        </w:div>
        <w:div w:id="1095328180">
          <w:marLeft w:val="640"/>
          <w:marRight w:val="0"/>
          <w:marTop w:val="0"/>
          <w:marBottom w:val="0"/>
          <w:divBdr>
            <w:top w:val="none" w:sz="0" w:space="0" w:color="auto"/>
            <w:left w:val="none" w:sz="0" w:space="0" w:color="auto"/>
            <w:bottom w:val="none" w:sz="0" w:space="0" w:color="auto"/>
            <w:right w:val="none" w:sz="0" w:space="0" w:color="auto"/>
          </w:divBdr>
        </w:div>
        <w:div w:id="1710254870">
          <w:marLeft w:val="640"/>
          <w:marRight w:val="0"/>
          <w:marTop w:val="0"/>
          <w:marBottom w:val="0"/>
          <w:divBdr>
            <w:top w:val="none" w:sz="0" w:space="0" w:color="auto"/>
            <w:left w:val="none" w:sz="0" w:space="0" w:color="auto"/>
            <w:bottom w:val="none" w:sz="0" w:space="0" w:color="auto"/>
            <w:right w:val="none" w:sz="0" w:space="0" w:color="auto"/>
          </w:divBdr>
        </w:div>
        <w:div w:id="726496876">
          <w:marLeft w:val="640"/>
          <w:marRight w:val="0"/>
          <w:marTop w:val="0"/>
          <w:marBottom w:val="0"/>
          <w:divBdr>
            <w:top w:val="none" w:sz="0" w:space="0" w:color="auto"/>
            <w:left w:val="none" w:sz="0" w:space="0" w:color="auto"/>
            <w:bottom w:val="none" w:sz="0" w:space="0" w:color="auto"/>
            <w:right w:val="none" w:sz="0" w:space="0" w:color="auto"/>
          </w:divBdr>
        </w:div>
        <w:div w:id="371686135">
          <w:marLeft w:val="640"/>
          <w:marRight w:val="0"/>
          <w:marTop w:val="0"/>
          <w:marBottom w:val="0"/>
          <w:divBdr>
            <w:top w:val="none" w:sz="0" w:space="0" w:color="auto"/>
            <w:left w:val="none" w:sz="0" w:space="0" w:color="auto"/>
            <w:bottom w:val="none" w:sz="0" w:space="0" w:color="auto"/>
            <w:right w:val="none" w:sz="0" w:space="0" w:color="auto"/>
          </w:divBdr>
        </w:div>
        <w:div w:id="560942368">
          <w:marLeft w:val="640"/>
          <w:marRight w:val="0"/>
          <w:marTop w:val="0"/>
          <w:marBottom w:val="0"/>
          <w:divBdr>
            <w:top w:val="none" w:sz="0" w:space="0" w:color="auto"/>
            <w:left w:val="none" w:sz="0" w:space="0" w:color="auto"/>
            <w:bottom w:val="none" w:sz="0" w:space="0" w:color="auto"/>
            <w:right w:val="none" w:sz="0" w:space="0" w:color="auto"/>
          </w:divBdr>
        </w:div>
        <w:div w:id="1489787745">
          <w:marLeft w:val="640"/>
          <w:marRight w:val="0"/>
          <w:marTop w:val="0"/>
          <w:marBottom w:val="0"/>
          <w:divBdr>
            <w:top w:val="none" w:sz="0" w:space="0" w:color="auto"/>
            <w:left w:val="none" w:sz="0" w:space="0" w:color="auto"/>
            <w:bottom w:val="none" w:sz="0" w:space="0" w:color="auto"/>
            <w:right w:val="none" w:sz="0" w:space="0" w:color="auto"/>
          </w:divBdr>
        </w:div>
        <w:div w:id="117142505">
          <w:marLeft w:val="640"/>
          <w:marRight w:val="0"/>
          <w:marTop w:val="0"/>
          <w:marBottom w:val="0"/>
          <w:divBdr>
            <w:top w:val="none" w:sz="0" w:space="0" w:color="auto"/>
            <w:left w:val="none" w:sz="0" w:space="0" w:color="auto"/>
            <w:bottom w:val="none" w:sz="0" w:space="0" w:color="auto"/>
            <w:right w:val="none" w:sz="0" w:space="0" w:color="auto"/>
          </w:divBdr>
        </w:div>
        <w:div w:id="1739670562">
          <w:marLeft w:val="640"/>
          <w:marRight w:val="0"/>
          <w:marTop w:val="0"/>
          <w:marBottom w:val="0"/>
          <w:divBdr>
            <w:top w:val="none" w:sz="0" w:space="0" w:color="auto"/>
            <w:left w:val="none" w:sz="0" w:space="0" w:color="auto"/>
            <w:bottom w:val="none" w:sz="0" w:space="0" w:color="auto"/>
            <w:right w:val="none" w:sz="0" w:space="0" w:color="auto"/>
          </w:divBdr>
        </w:div>
        <w:div w:id="734813432">
          <w:marLeft w:val="640"/>
          <w:marRight w:val="0"/>
          <w:marTop w:val="0"/>
          <w:marBottom w:val="0"/>
          <w:divBdr>
            <w:top w:val="none" w:sz="0" w:space="0" w:color="auto"/>
            <w:left w:val="none" w:sz="0" w:space="0" w:color="auto"/>
            <w:bottom w:val="none" w:sz="0" w:space="0" w:color="auto"/>
            <w:right w:val="none" w:sz="0" w:space="0" w:color="auto"/>
          </w:divBdr>
        </w:div>
        <w:div w:id="1191606249">
          <w:marLeft w:val="640"/>
          <w:marRight w:val="0"/>
          <w:marTop w:val="0"/>
          <w:marBottom w:val="0"/>
          <w:divBdr>
            <w:top w:val="none" w:sz="0" w:space="0" w:color="auto"/>
            <w:left w:val="none" w:sz="0" w:space="0" w:color="auto"/>
            <w:bottom w:val="none" w:sz="0" w:space="0" w:color="auto"/>
            <w:right w:val="none" w:sz="0" w:space="0" w:color="auto"/>
          </w:divBdr>
        </w:div>
        <w:div w:id="1443069464">
          <w:marLeft w:val="640"/>
          <w:marRight w:val="0"/>
          <w:marTop w:val="0"/>
          <w:marBottom w:val="0"/>
          <w:divBdr>
            <w:top w:val="none" w:sz="0" w:space="0" w:color="auto"/>
            <w:left w:val="none" w:sz="0" w:space="0" w:color="auto"/>
            <w:bottom w:val="none" w:sz="0" w:space="0" w:color="auto"/>
            <w:right w:val="none" w:sz="0" w:space="0" w:color="auto"/>
          </w:divBdr>
        </w:div>
        <w:div w:id="914632950">
          <w:marLeft w:val="640"/>
          <w:marRight w:val="0"/>
          <w:marTop w:val="0"/>
          <w:marBottom w:val="0"/>
          <w:divBdr>
            <w:top w:val="none" w:sz="0" w:space="0" w:color="auto"/>
            <w:left w:val="none" w:sz="0" w:space="0" w:color="auto"/>
            <w:bottom w:val="none" w:sz="0" w:space="0" w:color="auto"/>
            <w:right w:val="none" w:sz="0" w:space="0" w:color="auto"/>
          </w:divBdr>
        </w:div>
        <w:div w:id="869803967">
          <w:marLeft w:val="640"/>
          <w:marRight w:val="0"/>
          <w:marTop w:val="0"/>
          <w:marBottom w:val="0"/>
          <w:divBdr>
            <w:top w:val="none" w:sz="0" w:space="0" w:color="auto"/>
            <w:left w:val="none" w:sz="0" w:space="0" w:color="auto"/>
            <w:bottom w:val="none" w:sz="0" w:space="0" w:color="auto"/>
            <w:right w:val="none" w:sz="0" w:space="0" w:color="auto"/>
          </w:divBdr>
        </w:div>
        <w:div w:id="787316369">
          <w:marLeft w:val="640"/>
          <w:marRight w:val="0"/>
          <w:marTop w:val="0"/>
          <w:marBottom w:val="0"/>
          <w:divBdr>
            <w:top w:val="none" w:sz="0" w:space="0" w:color="auto"/>
            <w:left w:val="none" w:sz="0" w:space="0" w:color="auto"/>
            <w:bottom w:val="none" w:sz="0" w:space="0" w:color="auto"/>
            <w:right w:val="none" w:sz="0" w:space="0" w:color="auto"/>
          </w:divBdr>
        </w:div>
        <w:div w:id="1330061709">
          <w:marLeft w:val="640"/>
          <w:marRight w:val="0"/>
          <w:marTop w:val="0"/>
          <w:marBottom w:val="0"/>
          <w:divBdr>
            <w:top w:val="none" w:sz="0" w:space="0" w:color="auto"/>
            <w:left w:val="none" w:sz="0" w:space="0" w:color="auto"/>
            <w:bottom w:val="none" w:sz="0" w:space="0" w:color="auto"/>
            <w:right w:val="none" w:sz="0" w:space="0" w:color="auto"/>
          </w:divBdr>
        </w:div>
      </w:divsChild>
    </w:div>
    <w:div w:id="1277324889">
      <w:marLeft w:val="640"/>
      <w:marRight w:val="0"/>
      <w:marTop w:val="0"/>
      <w:marBottom w:val="0"/>
      <w:divBdr>
        <w:top w:val="none" w:sz="0" w:space="0" w:color="auto"/>
        <w:left w:val="none" w:sz="0" w:space="0" w:color="auto"/>
        <w:bottom w:val="none" w:sz="0" w:space="0" w:color="auto"/>
        <w:right w:val="none" w:sz="0" w:space="0" w:color="auto"/>
      </w:divBdr>
    </w:div>
    <w:div w:id="1279489691">
      <w:marLeft w:val="640"/>
      <w:marRight w:val="0"/>
      <w:marTop w:val="0"/>
      <w:marBottom w:val="0"/>
      <w:divBdr>
        <w:top w:val="none" w:sz="0" w:space="0" w:color="auto"/>
        <w:left w:val="none" w:sz="0" w:space="0" w:color="auto"/>
        <w:bottom w:val="none" w:sz="0" w:space="0" w:color="auto"/>
        <w:right w:val="none" w:sz="0" w:space="0" w:color="auto"/>
      </w:divBdr>
    </w:div>
    <w:div w:id="1279684093">
      <w:bodyDiv w:val="1"/>
      <w:marLeft w:val="0"/>
      <w:marRight w:val="0"/>
      <w:marTop w:val="0"/>
      <w:marBottom w:val="0"/>
      <w:divBdr>
        <w:top w:val="none" w:sz="0" w:space="0" w:color="auto"/>
        <w:left w:val="none" w:sz="0" w:space="0" w:color="auto"/>
        <w:bottom w:val="none" w:sz="0" w:space="0" w:color="auto"/>
        <w:right w:val="none" w:sz="0" w:space="0" w:color="auto"/>
      </w:divBdr>
      <w:divsChild>
        <w:div w:id="755399602">
          <w:marLeft w:val="640"/>
          <w:marRight w:val="0"/>
          <w:marTop w:val="0"/>
          <w:marBottom w:val="0"/>
          <w:divBdr>
            <w:top w:val="none" w:sz="0" w:space="0" w:color="auto"/>
            <w:left w:val="none" w:sz="0" w:space="0" w:color="auto"/>
            <w:bottom w:val="none" w:sz="0" w:space="0" w:color="auto"/>
            <w:right w:val="none" w:sz="0" w:space="0" w:color="auto"/>
          </w:divBdr>
        </w:div>
        <w:div w:id="438526001">
          <w:marLeft w:val="640"/>
          <w:marRight w:val="0"/>
          <w:marTop w:val="0"/>
          <w:marBottom w:val="0"/>
          <w:divBdr>
            <w:top w:val="none" w:sz="0" w:space="0" w:color="auto"/>
            <w:left w:val="none" w:sz="0" w:space="0" w:color="auto"/>
            <w:bottom w:val="none" w:sz="0" w:space="0" w:color="auto"/>
            <w:right w:val="none" w:sz="0" w:space="0" w:color="auto"/>
          </w:divBdr>
        </w:div>
        <w:div w:id="389891202">
          <w:marLeft w:val="640"/>
          <w:marRight w:val="0"/>
          <w:marTop w:val="0"/>
          <w:marBottom w:val="0"/>
          <w:divBdr>
            <w:top w:val="none" w:sz="0" w:space="0" w:color="auto"/>
            <w:left w:val="none" w:sz="0" w:space="0" w:color="auto"/>
            <w:bottom w:val="none" w:sz="0" w:space="0" w:color="auto"/>
            <w:right w:val="none" w:sz="0" w:space="0" w:color="auto"/>
          </w:divBdr>
        </w:div>
        <w:div w:id="1271934052">
          <w:marLeft w:val="640"/>
          <w:marRight w:val="0"/>
          <w:marTop w:val="0"/>
          <w:marBottom w:val="0"/>
          <w:divBdr>
            <w:top w:val="none" w:sz="0" w:space="0" w:color="auto"/>
            <w:left w:val="none" w:sz="0" w:space="0" w:color="auto"/>
            <w:bottom w:val="none" w:sz="0" w:space="0" w:color="auto"/>
            <w:right w:val="none" w:sz="0" w:space="0" w:color="auto"/>
          </w:divBdr>
        </w:div>
        <w:div w:id="2083336025">
          <w:marLeft w:val="640"/>
          <w:marRight w:val="0"/>
          <w:marTop w:val="0"/>
          <w:marBottom w:val="0"/>
          <w:divBdr>
            <w:top w:val="none" w:sz="0" w:space="0" w:color="auto"/>
            <w:left w:val="none" w:sz="0" w:space="0" w:color="auto"/>
            <w:bottom w:val="none" w:sz="0" w:space="0" w:color="auto"/>
            <w:right w:val="none" w:sz="0" w:space="0" w:color="auto"/>
          </w:divBdr>
        </w:div>
        <w:div w:id="1235356586">
          <w:marLeft w:val="640"/>
          <w:marRight w:val="0"/>
          <w:marTop w:val="0"/>
          <w:marBottom w:val="0"/>
          <w:divBdr>
            <w:top w:val="none" w:sz="0" w:space="0" w:color="auto"/>
            <w:left w:val="none" w:sz="0" w:space="0" w:color="auto"/>
            <w:bottom w:val="none" w:sz="0" w:space="0" w:color="auto"/>
            <w:right w:val="none" w:sz="0" w:space="0" w:color="auto"/>
          </w:divBdr>
        </w:div>
        <w:div w:id="1849172111">
          <w:marLeft w:val="640"/>
          <w:marRight w:val="0"/>
          <w:marTop w:val="0"/>
          <w:marBottom w:val="0"/>
          <w:divBdr>
            <w:top w:val="none" w:sz="0" w:space="0" w:color="auto"/>
            <w:left w:val="none" w:sz="0" w:space="0" w:color="auto"/>
            <w:bottom w:val="none" w:sz="0" w:space="0" w:color="auto"/>
            <w:right w:val="none" w:sz="0" w:space="0" w:color="auto"/>
          </w:divBdr>
        </w:div>
        <w:div w:id="487595261">
          <w:marLeft w:val="640"/>
          <w:marRight w:val="0"/>
          <w:marTop w:val="0"/>
          <w:marBottom w:val="0"/>
          <w:divBdr>
            <w:top w:val="none" w:sz="0" w:space="0" w:color="auto"/>
            <w:left w:val="none" w:sz="0" w:space="0" w:color="auto"/>
            <w:bottom w:val="none" w:sz="0" w:space="0" w:color="auto"/>
            <w:right w:val="none" w:sz="0" w:space="0" w:color="auto"/>
          </w:divBdr>
        </w:div>
        <w:div w:id="2042438211">
          <w:marLeft w:val="640"/>
          <w:marRight w:val="0"/>
          <w:marTop w:val="0"/>
          <w:marBottom w:val="0"/>
          <w:divBdr>
            <w:top w:val="none" w:sz="0" w:space="0" w:color="auto"/>
            <w:left w:val="none" w:sz="0" w:space="0" w:color="auto"/>
            <w:bottom w:val="none" w:sz="0" w:space="0" w:color="auto"/>
            <w:right w:val="none" w:sz="0" w:space="0" w:color="auto"/>
          </w:divBdr>
        </w:div>
        <w:div w:id="1383676255">
          <w:marLeft w:val="640"/>
          <w:marRight w:val="0"/>
          <w:marTop w:val="0"/>
          <w:marBottom w:val="0"/>
          <w:divBdr>
            <w:top w:val="none" w:sz="0" w:space="0" w:color="auto"/>
            <w:left w:val="none" w:sz="0" w:space="0" w:color="auto"/>
            <w:bottom w:val="none" w:sz="0" w:space="0" w:color="auto"/>
            <w:right w:val="none" w:sz="0" w:space="0" w:color="auto"/>
          </w:divBdr>
        </w:div>
        <w:div w:id="192957769">
          <w:marLeft w:val="640"/>
          <w:marRight w:val="0"/>
          <w:marTop w:val="0"/>
          <w:marBottom w:val="0"/>
          <w:divBdr>
            <w:top w:val="none" w:sz="0" w:space="0" w:color="auto"/>
            <w:left w:val="none" w:sz="0" w:space="0" w:color="auto"/>
            <w:bottom w:val="none" w:sz="0" w:space="0" w:color="auto"/>
            <w:right w:val="none" w:sz="0" w:space="0" w:color="auto"/>
          </w:divBdr>
        </w:div>
        <w:div w:id="747732735">
          <w:marLeft w:val="640"/>
          <w:marRight w:val="0"/>
          <w:marTop w:val="0"/>
          <w:marBottom w:val="0"/>
          <w:divBdr>
            <w:top w:val="none" w:sz="0" w:space="0" w:color="auto"/>
            <w:left w:val="none" w:sz="0" w:space="0" w:color="auto"/>
            <w:bottom w:val="none" w:sz="0" w:space="0" w:color="auto"/>
            <w:right w:val="none" w:sz="0" w:space="0" w:color="auto"/>
          </w:divBdr>
        </w:div>
        <w:div w:id="1565876260">
          <w:marLeft w:val="640"/>
          <w:marRight w:val="0"/>
          <w:marTop w:val="0"/>
          <w:marBottom w:val="0"/>
          <w:divBdr>
            <w:top w:val="none" w:sz="0" w:space="0" w:color="auto"/>
            <w:left w:val="none" w:sz="0" w:space="0" w:color="auto"/>
            <w:bottom w:val="none" w:sz="0" w:space="0" w:color="auto"/>
            <w:right w:val="none" w:sz="0" w:space="0" w:color="auto"/>
          </w:divBdr>
        </w:div>
        <w:div w:id="1218206107">
          <w:marLeft w:val="640"/>
          <w:marRight w:val="0"/>
          <w:marTop w:val="0"/>
          <w:marBottom w:val="0"/>
          <w:divBdr>
            <w:top w:val="none" w:sz="0" w:space="0" w:color="auto"/>
            <w:left w:val="none" w:sz="0" w:space="0" w:color="auto"/>
            <w:bottom w:val="none" w:sz="0" w:space="0" w:color="auto"/>
            <w:right w:val="none" w:sz="0" w:space="0" w:color="auto"/>
          </w:divBdr>
        </w:div>
        <w:div w:id="1439983912">
          <w:marLeft w:val="640"/>
          <w:marRight w:val="0"/>
          <w:marTop w:val="0"/>
          <w:marBottom w:val="0"/>
          <w:divBdr>
            <w:top w:val="none" w:sz="0" w:space="0" w:color="auto"/>
            <w:left w:val="none" w:sz="0" w:space="0" w:color="auto"/>
            <w:bottom w:val="none" w:sz="0" w:space="0" w:color="auto"/>
            <w:right w:val="none" w:sz="0" w:space="0" w:color="auto"/>
          </w:divBdr>
        </w:div>
        <w:div w:id="2132092647">
          <w:marLeft w:val="640"/>
          <w:marRight w:val="0"/>
          <w:marTop w:val="0"/>
          <w:marBottom w:val="0"/>
          <w:divBdr>
            <w:top w:val="none" w:sz="0" w:space="0" w:color="auto"/>
            <w:left w:val="none" w:sz="0" w:space="0" w:color="auto"/>
            <w:bottom w:val="none" w:sz="0" w:space="0" w:color="auto"/>
            <w:right w:val="none" w:sz="0" w:space="0" w:color="auto"/>
          </w:divBdr>
        </w:div>
        <w:div w:id="1541933557">
          <w:marLeft w:val="640"/>
          <w:marRight w:val="0"/>
          <w:marTop w:val="0"/>
          <w:marBottom w:val="0"/>
          <w:divBdr>
            <w:top w:val="none" w:sz="0" w:space="0" w:color="auto"/>
            <w:left w:val="none" w:sz="0" w:space="0" w:color="auto"/>
            <w:bottom w:val="none" w:sz="0" w:space="0" w:color="auto"/>
            <w:right w:val="none" w:sz="0" w:space="0" w:color="auto"/>
          </w:divBdr>
        </w:div>
        <w:div w:id="635767850">
          <w:marLeft w:val="640"/>
          <w:marRight w:val="0"/>
          <w:marTop w:val="0"/>
          <w:marBottom w:val="0"/>
          <w:divBdr>
            <w:top w:val="none" w:sz="0" w:space="0" w:color="auto"/>
            <w:left w:val="none" w:sz="0" w:space="0" w:color="auto"/>
            <w:bottom w:val="none" w:sz="0" w:space="0" w:color="auto"/>
            <w:right w:val="none" w:sz="0" w:space="0" w:color="auto"/>
          </w:divBdr>
        </w:div>
        <w:div w:id="47337498">
          <w:marLeft w:val="640"/>
          <w:marRight w:val="0"/>
          <w:marTop w:val="0"/>
          <w:marBottom w:val="0"/>
          <w:divBdr>
            <w:top w:val="none" w:sz="0" w:space="0" w:color="auto"/>
            <w:left w:val="none" w:sz="0" w:space="0" w:color="auto"/>
            <w:bottom w:val="none" w:sz="0" w:space="0" w:color="auto"/>
            <w:right w:val="none" w:sz="0" w:space="0" w:color="auto"/>
          </w:divBdr>
        </w:div>
        <w:div w:id="147791812">
          <w:marLeft w:val="640"/>
          <w:marRight w:val="0"/>
          <w:marTop w:val="0"/>
          <w:marBottom w:val="0"/>
          <w:divBdr>
            <w:top w:val="none" w:sz="0" w:space="0" w:color="auto"/>
            <w:left w:val="none" w:sz="0" w:space="0" w:color="auto"/>
            <w:bottom w:val="none" w:sz="0" w:space="0" w:color="auto"/>
            <w:right w:val="none" w:sz="0" w:space="0" w:color="auto"/>
          </w:divBdr>
        </w:div>
        <w:div w:id="287784092">
          <w:marLeft w:val="640"/>
          <w:marRight w:val="0"/>
          <w:marTop w:val="0"/>
          <w:marBottom w:val="0"/>
          <w:divBdr>
            <w:top w:val="none" w:sz="0" w:space="0" w:color="auto"/>
            <w:left w:val="none" w:sz="0" w:space="0" w:color="auto"/>
            <w:bottom w:val="none" w:sz="0" w:space="0" w:color="auto"/>
            <w:right w:val="none" w:sz="0" w:space="0" w:color="auto"/>
          </w:divBdr>
        </w:div>
        <w:div w:id="1895726580">
          <w:marLeft w:val="640"/>
          <w:marRight w:val="0"/>
          <w:marTop w:val="0"/>
          <w:marBottom w:val="0"/>
          <w:divBdr>
            <w:top w:val="none" w:sz="0" w:space="0" w:color="auto"/>
            <w:left w:val="none" w:sz="0" w:space="0" w:color="auto"/>
            <w:bottom w:val="none" w:sz="0" w:space="0" w:color="auto"/>
            <w:right w:val="none" w:sz="0" w:space="0" w:color="auto"/>
          </w:divBdr>
        </w:div>
        <w:div w:id="1326544289">
          <w:marLeft w:val="640"/>
          <w:marRight w:val="0"/>
          <w:marTop w:val="0"/>
          <w:marBottom w:val="0"/>
          <w:divBdr>
            <w:top w:val="none" w:sz="0" w:space="0" w:color="auto"/>
            <w:left w:val="none" w:sz="0" w:space="0" w:color="auto"/>
            <w:bottom w:val="none" w:sz="0" w:space="0" w:color="auto"/>
            <w:right w:val="none" w:sz="0" w:space="0" w:color="auto"/>
          </w:divBdr>
        </w:div>
        <w:div w:id="2027708771">
          <w:marLeft w:val="640"/>
          <w:marRight w:val="0"/>
          <w:marTop w:val="0"/>
          <w:marBottom w:val="0"/>
          <w:divBdr>
            <w:top w:val="none" w:sz="0" w:space="0" w:color="auto"/>
            <w:left w:val="none" w:sz="0" w:space="0" w:color="auto"/>
            <w:bottom w:val="none" w:sz="0" w:space="0" w:color="auto"/>
            <w:right w:val="none" w:sz="0" w:space="0" w:color="auto"/>
          </w:divBdr>
        </w:div>
        <w:div w:id="500123038">
          <w:marLeft w:val="640"/>
          <w:marRight w:val="0"/>
          <w:marTop w:val="0"/>
          <w:marBottom w:val="0"/>
          <w:divBdr>
            <w:top w:val="none" w:sz="0" w:space="0" w:color="auto"/>
            <w:left w:val="none" w:sz="0" w:space="0" w:color="auto"/>
            <w:bottom w:val="none" w:sz="0" w:space="0" w:color="auto"/>
            <w:right w:val="none" w:sz="0" w:space="0" w:color="auto"/>
          </w:divBdr>
        </w:div>
        <w:div w:id="1106076475">
          <w:marLeft w:val="640"/>
          <w:marRight w:val="0"/>
          <w:marTop w:val="0"/>
          <w:marBottom w:val="0"/>
          <w:divBdr>
            <w:top w:val="none" w:sz="0" w:space="0" w:color="auto"/>
            <w:left w:val="none" w:sz="0" w:space="0" w:color="auto"/>
            <w:bottom w:val="none" w:sz="0" w:space="0" w:color="auto"/>
            <w:right w:val="none" w:sz="0" w:space="0" w:color="auto"/>
          </w:divBdr>
        </w:div>
        <w:div w:id="1620992068">
          <w:marLeft w:val="640"/>
          <w:marRight w:val="0"/>
          <w:marTop w:val="0"/>
          <w:marBottom w:val="0"/>
          <w:divBdr>
            <w:top w:val="none" w:sz="0" w:space="0" w:color="auto"/>
            <w:left w:val="none" w:sz="0" w:space="0" w:color="auto"/>
            <w:bottom w:val="none" w:sz="0" w:space="0" w:color="auto"/>
            <w:right w:val="none" w:sz="0" w:space="0" w:color="auto"/>
          </w:divBdr>
        </w:div>
        <w:div w:id="1684816415">
          <w:marLeft w:val="640"/>
          <w:marRight w:val="0"/>
          <w:marTop w:val="0"/>
          <w:marBottom w:val="0"/>
          <w:divBdr>
            <w:top w:val="none" w:sz="0" w:space="0" w:color="auto"/>
            <w:left w:val="none" w:sz="0" w:space="0" w:color="auto"/>
            <w:bottom w:val="none" w:sz="0" w:space="0" w:color="auto"/>
            <w:right w:val="none" w:sz="0" w:space="0" w:color="auto"/>
          </w:divBdr>
        </w:div>
        <w:div w:id="169639190">
          <w:marLeft w:val="640"/>
          <w:marRight w:val="0"/>
          <w:marTop w:val="0"/>
          <w:marBottom w:val="0"/>
          <w:divBdr>
            <w:top w:val="none" w:sz="0" w:space="0" w:color="auto"/>
            <w:left w:val="none" w:sz="0" w:space="0" w:color="auto"/>
            <w:bottom w:val="none" w:sz="0" w:space="0" w:color="auto"/>
            <w:right w:val="none" w:sz="0" w:space="0" w:color="auto"/>
          </w:divBdr>
        </w:div>
        <w:div w:id="127094571">
          <w:marLeft w:val="640"/>
          <w:marRight w:val="0"/>
          <w:marTop w:val="0"/>
          <w:marBottom w:val="0"/>
          <w:divBdr>
            <w:top w:val="none" w:sz="0" w:space="0" w:color="auto"/>
            <w:left w:val="none" w:sz="0" w:space="0" w:color="auto"/>
            <w:bottom w:val="none" w:sz="0" w:space="0" w:color="auto"/>
            <w:right w:val="none" w:sz="0" w:space="0" w:color="auto"/>
          </w:divBdr>
        </w:div>
        <w:div w:id="1999383947">
          <w:marLeft w:val="640"/>
          <w:marRight w:val="0"/>
          <w:marTop w:val="0"/>
          <w:marBottom w:val="0"/>
          <w:divBdr>
            <w:top w:val="none" w:sz="0" w:space="0" w:color="auto"/>
            <w:left w:val="none" w:sz="0" w:space="0" w:color="auto"/>
            <w:bottom w:val="none" w:sz="0" w:space="0" w:color="auto"/>
            <w:right w:val="none" w:sz="0" w:space="0" w:color="auto"/>
          </w:divBdr>
        </w:div>
        <w:div w:id="1745762234">
          <w:marLeft w:val="640"/>
          <w:marRight w:val="0"/>
          <w:marTop w:val="0"/>
          <w:marBottom w:val="0"/>
          <w:divBdr>
            <w:top w:val="none" w:sz="0" w:space="0" w:color="auto"/>
            <w:left w:val="none" w:sz="0" w:space="0" w:color="auto"/>
            <w:bottom w:val="none" w:sz="0" w:space="0" w:color="auto"/>
            <w:right w:val="none" w:sz="0" w:space="0" w:color="auto"/>
          </w:divBdr>
        </w:div>
        <w:div w:id="1675642864">
          <w:marLeft w:val="640"/>
          <w:marRight w:val="0"/>
          <w:marTop w:val="0"/>
          <w:marBottom w:val="0"/>
          <w:divBdr>
            <w:top w:val="none" w:sz="0" w:space="0" w:color="auto"/>
            <w:left w:val="none" w:sz="0" w:space="0" w:color="auto"/>
            <w:bottom w:val="none" w:sz="0" w:space="0" w:color="auto"/>
            <w:right w:val="none" w:sz="0" w:space="0" w:color="auto"/>
          </w:divBdr>
        </w:div>
        <w:div w:id="514616733">
          <w:marLeft w:val="640"/>
          <w:marRight w:val="0"/>
          <w:marTop w:val="0"/>
          <w:marBottom w:val="0"/>
          <w:divBdr>
            <w:top w:val="none" w:sz="0" w:space="0" w:color="auto"/>
            <w:left w:val="none" w:sz="0" w:space="0" w:color="auto"/>
            <w:bottom w:val="none" w:sz="0" w:space="0" w:color="auto"/>
            <w:right w:val="none" w:sz="0" w:space="0" w:color="auto"/>
          </w:divBdr>
        </w:div>
        <w:div w:id="612372121">
          <w:marLeft w:val="640"/>
          <w:marRight w:val="0"/>
          <w:marTop w:val="0"/>
          <w:marBottom w:val="0"/>
          <w:divBdr>
            <w:top w:val="none" w:sz="0" w:space="0" w:color="auto"/>
            <w:left w:val="none" w:sz="0" w:space="0" w:color="auto"/>
            <w:bottom w:val="none" w:sz="0" w:space="0" w:color="auto"/>
            <w:right w:val="none" w:sz="0" w:space="0" w:color="auto"/>
          </w:divBdr>
        </w:div>
        <w:div w:id="228880717">
          <w:marLeft w:val="640"/>
          <w:marRight w:val="0"/>
          <w:marTop w:val="0"/>
          <w:marBottom w:val="0"/>
          <w:divBdr>
            <w:top w:val="none" w:sz="0" w:space="0" w:color="auto"/>
            <w:left w:val="none" w:sz="0" w:space="0" w:color="auto"/>
            <w:bottom w:val="none" w:sz="0" w:space="0" w:color="auto"/>
            <w:right w:val="none" w:sz="0" w:space="0" w:color="auto"/>
          </w:divBdr>
        </w:div>
        <w:div w:id="710808458">
          <w:marLeft w:val="640"/>
          <w:marRight w:val="0"/>
          <w:marTop w:val="0"/>
          <w:marBottom w:val="0"/>
          <w:divBdr>
            <w:top w:val="none" w:sz="0" w:space="0" w:color="auto"/>
            <w:left w:val="none" w:sz="0" w:space="0" w:color="auto"/>
            <w:bottom w:val="none" w:sz="0" w:space="0" w:color="auto"/>
            <w:right w:val="none" w:sz="0" w:space="0" w:color="auto"/>
          </w:divBdr>
        </w:div>
        <w:div w:id="601182601">
          <w:marLeft w:val="640"/>
          <w:marRight w:val="0"/>
          <w:marTop w:val="0"/>
          <w:marBottom w:val="0"/>
          <w:divBdr>
            <w:top w:val="none" w:sz="0" w:space="0" w:color="auto"/>
            <w:left w:val="none" w:sz="0" w:space="0" w:color="auto"/>
            <w:bottom w:val="none" w:sz="0" w:space="0" w:color="auto"/>
            <w:right w:val="none" w:sz="0" w:space="0" w:color="auto"/>
          </w:divBdr>
        </w:div>
        <w:div w:id="1030841368">
          <w:marLeft w:val="640"/>
          <w:marRight w:val="0"/>
          <w:marTop w:val="0"/>
          <w:marBottom w:val="0"/>
          <w:divBdr>
            <w:top w:val="none" w:sz="0" w:space="0" w:color="auto"/>
            <w:left w:val="none" w:sz="0" w:space="0" w:color="auto"/>
            <w:bottom w:val="none" w:sz="0" w:space="0" w:color="auto"/>
            <w:right w:val="none" w:sz="0" w:space="0" w:color="auto"/>
          </w:divBdr>
        </w:div>
        <w:div w:id="1347559151">
          <w:marLeft w:val="640"/>
          <w:marRight w:val="0"/>
          <w:marTop w:val="0"/>
          <w:marBottom w:val="0"/>
          <w:divBdr>
            <w:top w:val="none" w:sz="0" w:space="0" w:color="auto"/>
            <w:left w:val="none" w:sz="0" w:space="0" w:color="auto"/>
            <w:bottom w:val="none" w:sz="0" w:space="0" w:color="auto"/>
            <w:right w:val="none" w:sz="0" w:space="0" w:color="auto"/>
          </w:divBdr>
        </w:div>
        <w:div w:id="1752892013">
          <w:marLeft w:val="640"/>
          <w:marRight w:val="0"/>
          <w:marTop w:val="0"/>
          <w:marBottom w:val="0"/>
          <w:divBdr>
            <w:top w:val="none" w:sz="0" w:space="0" w:color="auto"/>
            <w:left w:val="none" w:sz="0" w:space="0" w:color="auto"/>
            <w:bottom w:val="none" w:sz="0" w:space="0" w:color="auto"/>
            <w:right w:val="none" w:sz="0" w:space="0" w:color="auto"/>
          </w:divBdr>
        </w:div>
        <w:div w:id="1064059037">
          <w:marLeft w:val="640"/>
          <w:marRight w:val="0"/>
          <w:marTop w:val="0"/>
          <w:marBottom w:val="0"/>
          <w:divBdr>
            <w:top w:val="none" w:sz="0" w:space="0" w:color="auto"/>
            <w:left w:val="none" w:sz="0" w:space="0" w:color="auto"/>
            <w:bottom w:val="none" w:sz="0" w:space="0" w:color="auto"/>
            <w:right w:val="none" w:sz="0" w:space="0" w:color="auto"/>
          </w:divBdr>
        </w:div>
        <w:div w:id="1720132260">
          <w:marLeft w:val="640"/>
          <w:marRight w:val="0"/>
          <w:marTop w:val="0"/>
          <w:marBottom w:val="0"/>
          <w:divBdr>
            <w:top w:val="none" w:sz="0" w:space="0" w:color="auto"/>
            <w:left w:val="none" w:sz="0" w:space="0" w:color="auto"/>
            <w:bottom w:val="none" w:sz="0" w:space="0" w:color="auto"/>
            <w:right w:val="none" w:sz="0" w:space="0" w:color="auto"/>
          </w:divBdr>
        </w:div>
        <w:div w:id="616105394">
          <w:marLeft w:val="640"/>
          <w:marRight w:val="0"/>
          <w:marTop w:val="0"/>
          <w:marBottom w:val="0"/>
          <w:divBdr>
            <w:top w:val="none" w:sz="0" w:space="0" w:color="auto"/>
            <w:left w:val="none" w:sz="0" w:space="0" w:color="auto"/>
            <w:bottom w:val="none" w:sz="0" w:space="0" w:color="auto"/>
            <w:right w:val="none" w:sz="0" w:space="0" w:color="auto"/>
          </w:divBdr>
        </w:div>
        <w:div w:id="1660497619">
          <w:marLeft w:val="640"/>
          <w:marRight w:val="0"/>
          <w:marTop w:val="0"/>
          <w:marBottom w:val="0"/>
          <w:divBdr>
            <w:top w:val="none" w:sz="0" w:space="0" w:color="auto"/>
            <w:left w:val="none" w:sz="0" w:space="0" w:color="auto"/>
            <w:bottom w:val="none" w:sz="0" w:space="0" w:color="auto"/>
            <w:right w:val="none" w:sz="0" w:space="0" w:color="auto"/>
          </w:divBdr>
        </w:div>
      </w:divsChild>
    </w:div>
    <w:div w:id="1280454049">
      <w:marLeft w:val="0"/>
      <w:marRight w:val="0"/>
      <w:marTop w:val="0"/>
      <w:marBottom w:val="0"/>
      <w:divBdr>
        <w:top w:val="none" w:sz="0" w:space="0" w:color="auto"/>
        <w:left w:val="none" w:sz="0" w:space="0" w:color="auto"/>
        <w:bottom w:val="none" w:sz="0" w:space="0" w:color="auto"/>
        <w:right w:val="none" w:sz="0" w:space="0" w:color="auto"/>
      </w:divBdr>
    </w:div>
    <w:div w:id="1282566886">
      <w:marLeft w:val="0"/>
      <w:marRight w:val="0"/>
      <w:marTop w:val="0"/>
      <w:marBottom w:val="0"/>
      <w:divBdr>
        <w:top w:val="none" w:sz="0" w:space="0" w:color="auto"/>
        <w:left w:val="none" w:sz="0" w:space="0" w:color="auto"/>
        <w:bottom w:val="none" w:sz="0" w:space="0" w:color="auto"/>
        <w:right w:val="none" w:sz="0" w:space="0" w:color="auto"/>
      </w:divBdr>
    </w:div>
    <w:div w:id="1285843823">
      <w:marLeft w:val="640"/>
      <w:marRight w:val="0"/>
      <w:marTop w:val="0"/>
      <w:marBottom w:val="0"/>
      <w:divBdr>
        <w:top w:val="none" w:sz="0" w:space="0" w:color="auto"/>
        <w:left w:val="none" w:sz="0" w:space="0" w:color="auto"/>
        <w:bottom w:val="none" w:sz="0" w:space="0" w:color="auto"/>
        <w:right w:val="none" w:sz="0" w:space="0" w:color="auto"/>
      </w:divBdr>
    </w:div>
    <w:div w:id="1286960755">
      <w:bodyDiv w:val="1"/>
      <w:marLeft w:val="0"/>
      <w:marRight w:val="0"/>
      <w:marTop w:val="0"/>
      <w:marBottom w:val="0"/>
      <w:divBdr>
        <w:top w:val="none" w:sz="0" w:space="0" w:color="auto"/>
        <w:left w:val="none" w:sz="0" w:space="0" w:color="auto"/>
        <w:bottom w:val="none" w:sz="0" w:space="0" w:color="auto"/>
        <w:right w:val="none" w:sz="0" w:space="0" w:color="auto"/>
      </w:divBdr>
      <w:divsChild>
        <w:div w:id="32536255">
          <w:marLeft w:val="640"/>
          <w:marRight w:val="0"/>
          <w:marTop w:val="0"/>
          <w:marBottom w:val="0"/>
          <w:divBdr>
            <w:top w:val="none" w:sz="0" w:space="0" w:color="auto"/>
            <w:left w:val="none" w:sz="0" w:space="0" w:color="auto"/>
            <w:bottom w:val="none" w:sz="0" w:space="0" w:color="auto"/>
            <w:right w:val="none" w:sz="0" w:space="0" w:color="auto"/>
          </w:divBdr>
        </w:div>
        <w:div w:id="50691475">
          <w:marLeft w:val="640"/>
          <w:marRight w:val="0"/>
          <w:marTop w:val="0"/>
          <w:marBottom w:val="0"/>
          <w:divBdr>
            <w:top w:val="none" w:sz="0" w:space="0" w:color="auto"/>
            <w:left w:val="none" w:sz="0" w:space="0" w:color="auto"/>
            <w:bottom w:val="none" w:sz="0" w:space="0" w:color="auto"/>
            <w:right w:val="none" w:sz="0" w:space="0" w:color="auto"/>
          </w:divBdr>
        </w:div>
        <w:div w:id="66458406">
          <w:marLeft w:val="640"/>
          <w:marRight w:val="0"/>
          <w:marTop w:val="0"/>
          <w:marBottom w:val="0"/>
          <w:divBdr>
            <w:top w:val="none" w:sz="0" w:space="0" w:color="auto"/>
            <w:left w:val="none" w:sz="0" w:space="0" w:color="auto"/>
            <w:bottom w:val="none" w:sz="0" w:space="0" w:color="auto"/>
            <w:right w:val="none" w:sz="0" w:space="0" w:color="auto"/>
          </w:divBdr>
        </w:div>
        <w:div w:id="73861250">
          <w:marLeft w:val="640"/>
          <w:marRight w:val="0"/>
          <w:marTop w:val="0"/>
          <w:marBottom w:val="0"/>
          <w:divBdr>
            <w:top w:val="none" w:sz="0" w:space="0" w:color="auto"/>
            <w:left w:val="none" w:sz="0" w:space="0" w:color="auto"/>
            <w:bottom w:val="none" w:sz="0" w:space="0" w:color="auto"/>
            <w:right w:val="none" w:sz="0" w:space="0" w:color="auto"/>
          </w:divBdr>
        </w:div>
        <w:div w:id="122509288">
          <w:marLeft w:val="640"/>
          <w:marRight w:val="0"/>
          <w:marTop w:val="0"/>
          <w:marBottom w:val="0"/>
          <w:divBdr>
            <w:top w:val="none" w:sz="0" w:space="0" w:color="auto"/>
            <w:left w:val="none" w:sz="0" w:space="0" w:color="auto"/>
            <w:bottom w:val="none" w:sz="0" w:space="0" w:color="auto"/>
            <w:right w:val="none" w:sz="0" w:space="0" w:color="auto"/>
          </w:divBdr>
        </w:div>
        <w:div w:id="141890236">
          <w:marLeft w:val="640"/>
          <w:marRight w:val="0"/>
          <w:marTop w:val="0"/>
          <w:marBottom w:val="0"/>
          <w:divBdr>
            <w:top w:val="none" w:sz="0" w:space="0" w:color="auto"/>
            <w:left w:val="none" w:sz="0" w:space="0" w:color="auto"/>
            <w:bottom w:val="none" w:sz="0" w:space="0" w:color="auto"/>
            <w:right w:val="none" w:sz="0" w:space="0" w:color="auto"/>
          </w:divBdr>
        </w:div>
        <w:div w:id="155919416">
          <w:marLeft w:val="640"/>
          <w:marRight w:val="0"/>
          <w:marTop w:val="0"/>
          <w:marBottom w:val="0"/>
          <w:divBdr>
            <w:top w:val="none" w:sz="0" w:space="0" w:color="auto"/>
            <w:left w:val="none" w:sz="0" w:space="0" w:color="auto"/>
            <w:bottom w:val="none" w:sz="0" w:space="0" w:color="auto"/>
            <w:right w:val="none" w:sz="0" w:space="0" w:color="auto"/>
          </w:divBdr>
        </w:div>
        <w:div w:id="266618835">
          <w:marLeft w:val="640"/>
          <w:marRight w:val="0"/>
          <w:marTop w:val="0"/>
          <w:marBottom w:val="0"/>
          <w:divBdr>
            <w:top w:val="none" w:sz="0" w:space="0" w:color="auto"/>
            <w:left w:val="none" w:sz="0" w:space="0" w:color="auto"/>
            <w:bottom w:val="none" w:sz="0" w:space="0" w:color="auto"/>
            <w:right w:val="none" w:sz="0" w:space="0" w:color="auto"/>
          </w:divBdr>
        </w:div>
        <w:div w:id="277033713">
          <w:marLeft w:val="640"/>
          <w:marRight w:val="0"/>
          <w:marTop w:val="0"/>
          <w:marBottom w:val="0"/>
          <w:divBdr>
            <w:top w:val="none" w:sz="0" w:space="0" w:color="auto"/>
            <w:left w:val="none" w:sz="0" w:space="0" w:color="auto"/>
            <w:bottom w:val="none" w:sz="0" w:space="0" w:color="auto"/>
            <w:right w:val="none" w:sz="0" w:space="0" w:color="auto"/>
          </w:divBdr>
        </w:div>
        <w:div w:id="298346421">
          <w:marLeft w:val="640"/>
          <w:marRight w:val="0"/>
          <w:marTop w:val="0"/>
          <w:marBottom w:val="0"/>
          <w:divBdr>
            <w:top w:val="none" w:sz="0" w:space="0" w:color="auto"/>
            <w:left w:val="none" w:sz="0" w:space="0" w:color="auto"/>
            <w:bottom w:val="none" w:sz="0" w:space="0" w:color="auto"/>
            <w:right w:val="none" w:sz="0" w:space="0" w:color="auto"/>
          </w:divBdr>
        </w:div>
        <w:div w:id="446200093">
          <w:marLeft w:val="640"/>
          <w:marRight w:val="0"/>
          <w:marTop w:val="0"/>
          <w:marBottom w:val="0"/>
          <w:divBdr>
            <w:top w:val="none" w:sz="0" w:space="0" w:color="auto"/>
            <w:left w:val="none" w:sz="0" w:space="0" w:color="auto"/>
            <w:bottom w:val="none" w:sz="0" w:space="0" w:color="auto"/>
            <w:right w:val="none" w:sz="0" w:space="0" w:color="auto"/>
          </w:divBdr>
        </w:div>
        <w:div w:id="452286663">
          <w:marLeft w:val="640"/>
          <w:marRight w:val="0"/>
          <w:marTop w:val="0"/>
          <w:marBottom w:val="0"/>
          <w:divBdr>
            <w:top w:val="none" w:sz="0" w:space="0" w:color="auto"/>
            <w:left w:val="none" w:sz="0" w:space="0" w:color="auto"/>
            <w:bottom w:val="none" w:sz="0" w:space="0" w:color="auto"/>
            <w:right w:val="none" w:sz="0" w:space="0" w:color="auto"/>
          </w:divBdr>
        </w:div>
        <w:div w:id="523716990">
          <w:marLeft w:val="640"/>
          <w:marRight w:val="0"/>
          <w:marTop w:val="0"/>
          <w:marBottom w:val="0"/>
          <w:divBdr>
            <w:top w:val="none" w:sz="0" w:space="0" w:color="auto"/>
            <w:left w:val="none" w:sz="0" w:space="0" w:color="auto"/>
            <w:bottom w:val="none" w:sz="0" w:space="0" w:color="auto"/>
            <w:right w:val="none" w:sz="0" w:space="0" w:color="auto"/>
          </w:divBdr>
        </w:div>
        <w:div w:id="540703741">
          <w:marLeft w:val="640"/>
          <w:marRight w:val="0"/>
          <w:marTop w:val="0"/>
          <w:marBottom w:val="0"/>
          <w:divBdr>
            <w:top w:val="none" w:sz="0" w:space="0" w:color="auto"/>
            <w:left w:val="none" w:sz="0" w:space="0" w:color="auto"/>
            <w:bottom w:val="none" w:sz="0" w:space="0" w:color="auto"/>
            <w:right w:val="none" w:sz="0" w:space="0" w:color="auto"/>
          </w:divBdr>
        </w:div>
        <w:div w:id="687407243">
          <w:marLeft w:val="640"/>
          <w:marRight w:val="0"/>
          <w:marTop w:val="0"/>
          <w:marBottom w:val="0"/>
          <w:divBdr>
            <w:top w:val="none" w:sz="0" w:space="0" w:color="auto"/>
            <w:left w:val="none" w:sz="0" w:space="0" w:color="auto"/>
            <w:bottom w:val="none" w:sz="0" w:space="0" w:color="auto"/>
            <w:right w:val="none" w:sz="0" w:space="0" w:color="auto"/>
          </w:divBdr>
        </w:div>
        <w:div w:id="696274582">
          <w:marLeft w:val="640"/>
          <w:marRight w:val="0"/>
          <w:marTop w:val="0"/>
          <w:marBottom w:val="0"/>
          <w:divBdr>
            <w:top w:val="none" w:sz="0" w:space="0" w:color="auto"/>
            <w:left w:val="none" w:sz="0" w:space="0" w:color="auto"/>
            <w:bottom w:val="none" w:sz="0" w:space="0" w:color="auto"/>
            <w:right w:val="none" w:sz="0" w:space="0" w:color="auto"/>
          </w:divBdr>
        </w:div>
        <w:div w:id="717313838">
          <w:marLeft w:val="640"/>
          <w:marRight w:val="0"/>
          <w:marTop w:val="0"/>
          <w:marBottom w:val="0"/>
          <w:divBdr>
            <w:top w:val="none" w:sz="0" w:space="0" w:color="auto"/>
            <w:left w:val="none" w:sz="0" w:space="0" w:color="auto"/>
            <w:bottom w:val="none" w:sz="0" w:space="0" w:color="auto"/>
            <w:right w:val="none" w:sz="0" w:space="0" w:color="auto"/>
          </w:divBdr>
        </w:div>
        <w:div w:id="727220038">
          <w:marLeft w:val="640"/>
          <w:marRight w:val="0"/>
          <w:marTop w:val="0"/>
          <w:marBottom w:val="0"/>
          <w:divBdr>
            <w:top w:val="none" w:sz="0" w:space="0" w:color="auto"/>
            <w:left w:val="none" w:sz="0" w:space="0" w:color="auto"/>
            <w:bottom w:val="none" w:sz="0" w:space="0" w:color="auto"/>
            <w:right w:val="none" w:sz="0" w:space="0" w:color="auto"/>
          </w:divBdr>
        </w:div>
        <w:div w:id="749892755">
          <w:marLeft w:val="640"/>
          <w:marRight w:val="0"/>
          <w:marTop w:val="0"/>
          <w:marBottom w:val="0"/>
          <w:divBdr>
            <w:top w:val="none" w:sz="0" w:space="0" w:color="auto"/>
            <w:left w:val="none" w:sz="0" w:space="0" w:color="auto"/>
            <w:bottom w:val="none" w:sz="0" w:space="0" w:color="auto"/>
            <w:right w:val="none" w:sz="0" w:space="0" w:color="auto"/>
          </w:divBdr>
        </w:div>
        <w:div w:id="757406616">
          <w:marLeft w:val="640"/>
          <w:marRight w:val="0"/>
          <w:marTop w:val="0"/>
          <w:marBottom w:val="0"/>
          <w:divBdr>
            <w:top w:val="none" w:sz="0" w:space="0" w:color="auto"/>
            <w:left w:val="none" w:sz="0" w:space="0" w:color="auto"/>
            <w:bottom w:val="none" w:sz="0" w:space="0" w:color="auto"/>
            <w:right w:val="none" w:sz="0" w:space="0" w:color="auto"/>
          </w:divBdr>
        </w:div>
        <w:div w:id="829563285">
          <w:marLeft w:val="640"/>
          <w:marRight w:val="0"/>
          <w:marTop w:val="0"/>
          <w:marBottom w:val="0"/>
          <w:divBdr>
            <w:top w:val="none" w:sz="0" w:space="0" w:color="auto"/>
            <w:left w:val="none" w:sz="0" w:space="0" w:color="auto"/>
            <w:bottom w:val="none" w:sz="0" w:space="0" w:color="auto"/>
            <w:right w:val="none" w:sz="0" w:space="0" w:color="auto"/>
          </w:divBdr>
        </w:div>
        <w:div w:id="850686173">
          <w:marLeft w:val="640"/>
          <w:marRight w:val="0"/>
          <w:marTop w:val="0"/>
          <w:marBottom w:val="0"/>
          <w:divBdr>
            <w:top w:val="none" w:sz="0" w:space="0" w:color="auto"/>
            <w:left w:val="none" w:sz="0" w:space="0" w:color="auto"/>
            <w:bottom w:val="none" w:sz="0" w:space="0" w:color="auto"/>
            <w:right w:val="none" w:sz="0" w:space="0" w:color="auto"/>
          </w:divBdr>
        </w:div>
        <w:div w:id="852718899">
          <w:marLeft w:val="640"/>
          <w:marRight w:val="0"/>
          <w:marTop w:val="0"/>
          <w:marBottom w:val="0"/>
          <w:divBdr>
            <w:top w:val="none" w:sz="0" w:space="0" w:color="auto"/>
            <w:left w:val="none" w:sz="0" w:space="0" w:color="auto"/>
            <w:bottom w:val="none" w:sz="0" w:space="0" w:color="auto"/>
            <w:right w:val="none" w:sz="0" w:space="0" w:color="auto"/>
          </w:divBdr>
        </w:div>
        <w:div w:id="923999586">
          <w:marLeft w:val="640"/>
          <w:marRight w:val="0"/>
          <w:marTop w:val="0"/>
          <w:marBottom w:val="0"/>
          <w:divBdr>
            <w:top w:val="none" w:sz="0" w:space="0" w:color="auto"/>
            <w:left w:val="none" w:sz="0" w:space="0" w:color="auto"/>
            <w:bottom w:val="none" w:sz="0" w:space="0" w:color="auto"/>
            <w:right w:val="none" w:sz="0" w:space="0" w:color="auto"/>
          </w:divBdr>
        </w:div>
        <w:div w:id="1103960990">
          <w:marLeft w:val="640"/>
          <w:marRight w:val="0"/>
          <w:marTop w:val="0"/>
          <w:marBottom w:val="0"/>
          <w:divBdr>
            <w:top w:val="none" w:sz="0" w:space="0" w:color="auto"/>
            <w:left w:val="none" w:sz="0" w:space="0" w:color="auto"/>
            <w:bottom w:val="none" w:sz="0" w:space="0" w:color="auto"/>
            <w:right w:val="none" w:sz="0" w:space="0" w:color="auto"/>
          </w:divBdr>
        </w:div>
        <w:div w:id="1139421621">
          <w:marLeft w:val="640"/>
          <w:marRight w:val="0"/>
          <w:marTop w:val="0"/>
          <w:marBottom w:val="0"/>
          <w:divBdr>
            <w:top w:val="none" w:sz="0" w:space="0" w:color="auto"/>
            <w:left w:val="none" w:sz="0" w:space="0" w:color="auto"/>
            <w:bottom w:val="none" w:sz="0" w:space="0" w:color="auto"/>
            <w:right w:val="none" w:sz="0" w:space="0" w:color="auto"/>
          </w:divBdr>
        </w:div>
        <w:div w:id="1171142794">
          <w:marLeft w:val="640"/>
          <w:marRight w:val="0"/>
          <w:marTop w:val="0"/>
          <w:marBottom w:val="0"/>
          <w:divBdr>
            <w:top w:val="none" w:sz="0" w:space="0" w:color="auto"/>
            <w:left w:val="none" w:sz="0" w:space="0" w:color="auto"/>
            <w:bottom w:val="none" w:sz="0" w:space="0" w:color="auto"/>
            <w:right w:val="none" w:sz="0" w:space="0" w:color="auto"/>
          </w:divBdr>
        </w:div>
        <w:div w:id="1210410093">
          <w:marLeft w:val="640"/>
          <w:marRight w:val="0"/>
          <w:marTop w:val="0"/>
          <w:marBottom w:val="0"/>
          <w:divBdr>
            <w:top w:val="none" w:sz="0" w:space="0" w:color="auto"/>
            <w:left w:val="none" w:sz="0" w:space="0" w:color="auto"/>
            <w:bottom w:val="none" w:sz="0" w:space="0" w:color="auto"/>
            <w:right w:val="none" w:sz="0" w:space="0" w:color="auto"/>
          </w:divBdr>
        </w:div>
        <w:div w:id="1219246318">
          <w:marLeft w:val="640"/>
          <w:marRight w:val="0"/>
          <w:marTop w:val="0"/>
          <w:marBottom w:val="0"/>
          <w:divBdr>
            <w:top w:val="none" w:sz="0" w:space="0" w:color="auto"/>
            <w:left w:val="none" w:sz="0" w:space="0" w:color="auto"/>
            <w:bottom w:val="none" w:sz="0" w:space="0" w:color="auto"/>
            <w:right w:val="none" w:sz="0" w:space="0" w:color="auto"/>
          </w:divBdr>
        </w:div>
        <w:div w:id="1248228372">
          <w:marLeft w:val="640"/>
          <w:marRight w:val="0"/>
          <w:marTop w:val="0"/>
          <w:marBottom w:val="0"/>
          <w:divBdr>
            <w:top w:val="none" w:sz="0" w:space="0" w:color="auto"/>
            <w:left w:val="none" w:sz="0" w:space="0" w:color="auto"/>
            <w:bottom w:val="none" w:sz="0" w:space="0" w:color="auto"/>
            <w:right w:val="none" w:sz="0" w:space="0" w:color="auto"/>
          </w:divBdr>
        </w:div>
        <w:div w:id="1260603734">
          <w:marLeft w:val="640"/>
          <w:marRight w:val="0"/>
          <w:marTop w:val="0"/>
          <w:marBottom w:val="0"/>
          <w:divBdr>
            <w:top w:val="none" w:sz="0" w:space="0" w:color="auto"/>
            <w:left w:val="none" w:sz="0" w:space="0" w:color="auto"/>
            <w:bottom w:val="none" w:sz="0" w:space="0" w:color="auto"/>
            <w:right w:val="none" w:sz="0" w:space="0" w:color="auto"/>
          </w:divBdr>
        </w:div>
        <w:div w:id="1289386387">
          <w:marLeft w:val="640"/>
          <w:marRight w:val="0"/>
          <w:marTop w:val="0"/>
          <w:marBottom w:val="0"/>
          <w:divBdr>
            <w:top w:val="none" w:sz="0" w:space="0" w:color="auto"/>
            <w:left w:val="none" w:sz="0" w:space="0" w:color="auto"/>
            <w:bottom w:val="none" w:sz="0" w:space="0" w:color="auto"/>
            <w:right w:val="none" w:sz="0" w:space="0" w:color="auto"/>
          </w:divBdr>
        </w:div>
        <w:div w:id="1509174913">
          <w:marLeft w:val="640"/>
          <w:marRight w:val="0"/>
          <w:marTop w:val="0"/>
          <w:marBottom w:val="0"/>
          <w:divBdr>
            <w:top w:val="none" w:sz="0" w:space="0" w:color="auto"/>
            <w:left w:val="none" w:sz="0" w:space="0" w:color="auto"/>
            <w:bottom w:val="none" w:sz="0" w:space="0" w:color="auto"/>
            <w:right w:val="none" w:sz="0" w:space="0" w:color="auto"/>
          </w:divBdr>
        </w:div>
        <w:div w:id="1523938718">
          <w:marLeft w:val="640"/>
          <w:marRight w:val="0"/>
          <w:marTop w:val="0"/>
          <w:marBottom w:val="0"/>
          <w:divBdr>
            <w:top w:val="none" w:sz="0" w:space="0" w:color="auto"/>
            <w:left w:val="none" w:sz="0" w:space="0" w:color="auto"/>
            <w:bottom w:val="none" w:sz="0" w:space="0" w:color="auto"/>
            <w:right w:val="none" w:sz="0" w:space="0" w:color="auto"/>
          </w:divBdr>
        </w:div>
        <w:div w:id="1563246900">
          <w:marLeft w:val="640"/>
          <w:marRight w:val="0"/>
          <w:marTop w:val="0"/>
          <w:marBottom w:val="0"/>
          <w:divBdr>
            <w:top w:val="none" w:sz="0" w:space="0" w:color="auto"/>
            <w:left w:val="none" w:sz="0" w:space="0" w:color="auto"/>
            <w:bottom w:val="none" w:sz="0" w:space="0" w:color="auto"/>
            <w:right w:val="none" w:sz="0" w:space="0" w:color="auto"/>
          </w:divBdr>
        </w:div>
        <w:div w:id="1624843110">
          <w:marLeft w:val="640"/>
          <w:marRight w:val="0"/>
          <w:marTop w:val="0"/>
          <w:marBottom w:val="0"/>
          <w:divBdr>
            <w:top w:val="none" w:sz="0" w:space="0" w:color="auto"/>
            <w:left w:val="none" w:sz="0" w:space="0" w:color="auto"/>
            <w:bottom w:val="none" w:sz="0" w:space="0" w:color="auto"/>
            <w:right w:val="none" w:sz="0" w:space="0" w:color="auto"/>
          </w:divBdr>
        </w:div>
        <w:div w:id="1644627218">
          <w:marLeft w:val="640"/>
          <w:marRight w:val="0"/>
          <w:marTop w:val="0"/>
          <w:marBottom w:val="0"/>
          <w:divBdr>
            <w:top w:val="none" w:sz="0" w:space="0" w:color="auto"/>
            <w:left w:val="none" w:sz="0" w:space="0" w:color="auto"/>
            <w:bottom w:val="none" w:sz="0" w:space="0" w:color="auto"/>
            <w:right w:val="none" w:sz="0" w:space="0" w:color="auto"/>
          </w:divBdr>
        </w:div>
        <w:div w:id="1666781278">
          <w:marLeft w:val="640"/>
          <w:marRight w:val="0"/>
          <w:marTop w:val="0"/>
          <w:marBottom w:val="0"/>
          <w:divBdr>
            <w:top w:val="none" w:sz="0" w:space="0" w:color="auto"/>
            <w:left w:val="none" w:sz="0" w:space="0" w:color="auto"/>
            <w:bottom w:val="none" w:sz="0" w:space="0" w:color="auto"/>
            <w:right w:val="none" w:sz="0" w:space="0" w:color="auto"/>
          </w:divBdr>
        </w:div>
        <w:div w:id="1726639270">
          <w:marLeft w:val="640"/>
          <w:marRight w:val="0"/>
          <w:marTop w:val="0"/>
          <w:marBottom w:val="0"/>
          <w:divBdr>
            <w:top w:val="none" w:sz="0" w:space="0" w:color="auto"/>
            <w:left w:val="none" w:sz="0" w:space="0" w:color="auto"/>
            <w:bottom w:val="none" w:sz="0" w:space="0" w:color="auto"/>
            <w:right w:val="none" w:sz="0" w:space="0" w:color="auto"/>
          </w:divBdr>
        </w:div>
        <w:div w:id="1753500995">
          <w:marLeft w:val="640"/>
          <w:marRight w:val="0"/>
          <w:marTop w:val="0"/>
          <w:marBottom w:val="0"/>
          <w:divBdr>
            <w:top w:val="none" w:sz="0" w:space="0" w:color="auto"/>
            <w:left w:val="none" w:sz="0" w:space="0" w:color="auto"/>
            <w:bottom w:val="none" w:sz="0" w:space="0" w:color="auto"/>
            <w:right w:val="none" w:sz="0" w:space="0" w:color="auto"/>
          </w:divBdr>
        </w:div>
        <w:div w:id="1835678672">
          <w:marLeft w:val="640"/>
          <w:marRight w:val="0"/>
          <w:marTop w:val="0"/>
          <w:marBottom w:val="0"/>
          <w:divBdr>
            <w:top w:val="none" w:sz="0" w:space="0" w:color="auto"/>
            <w:left w:val="none" w:sz="0" w:space="0" w:color="auto"/>
            <w:bottom w:val="none" w:sz="0" w:space="0" w:color="auto"/>
            <w:right w:val="none" w:sz="0" w:space="0" w:color="auto"/>
          </w:divBdr>
        </w:div>
        <w:div w:id="1876385314">
          <w:marLeft w:val="640"/>
          <w:marRight w:val="0"/>
          <w:marTop w:val="0"/>
          <w:marBottom w:val="0"/>
          <w:divBdr>
            <w:top w:val="none" w:sz="0" w:space="0" w:color="auto"/>
            <w:left w:val="none" w:sz="0" w:space="0" w:color="auto"/>
            <w:bottom w:val="none" w:sz="0" w:space="0" w:color="auto"/>
            <w:right w:val="none" w:sz="0" w:space="0" w:color="auto"/>
          </w:divBdr>
        </w:div>
        <w:div w:id="1921480183">
          <w:marLeft w:val="640"/>
          <w:marRight w:val="0"/>
          <w:marTop w:val="0"/>
          <w:marBottom w:val="0"/>
          <w:divBdr>
            <w:top w:val="none" w:sz="0" w:space="0" w:color="auto"/>
            <w:left w:val="none" w:sz="0" w:space="0" w:color="auto"/>
            <w:bottom w:val="none" w:sz="0" w:space="0" w:color="auto"/>
            <w:right w:val="none" w:sz="0" w:space="0" w:color="auto"/>
          </w:divBdr>
        </w:div>
        <w:div w:id="1948273831">
          <w:marLeft w:val="640"/>
          <w:marRight w:val="0"/>
          <w:marTop w:val="0"/>
          <w:marBottom w:val="0"/>
          <w:divBdr>
            <w:top w:val="none" w:sz="0" w:space="0" w:color="auto"/>
            <w:left w:val="none" w:sz="0" w:space="0" w:color="auto"/>
            <w:bottom w:val="none" w:sz="0" w:space="0" w:color="auto"/>
            <w:right w:val="none" w:sz="0" w:space="0" w:color="auto"/>
          </w:divBdr>
        </w:div>
        <w:div w:id="1949971225">
          <w:marLeft w:val="640"/>
          <w:marRight w:val="0"/>
          <w:marTop w:val="0"/>
          <w:marBottom w:val="0"/>
          <w:divBdr>
            <w:top w:val="none" w:sz="0" w:space="0" w:color="auto"/>
            <w:left w:val="none" w:sz="0" w:space="0" w:color="auto"/>
            <w:bottom w:val="none" w:sz="0" w:space="0" w:color="auto"/>
            <w:right w:val="none" w:sz="0" w:space="0" w:color="auto"/>
          </w:divBdr>
        </w:div>
        <w:div w:id="1955363006">
          <w:marLeft w:val="640"/>
          <w:marRight w:val="0"/>
          <w:marTop w:val="0"/>
          <w:marBottom w:val="0"/>
          <w:divBdr>
            <w:top w:val="none" w:sz="0" w:space="0" w:color="auto"/>
            <w:left w:val="none" w:sz="0" w:space="0" w:color="auto"/>
            <w:bottom w:val="none" w:sz="0" w:space="0" w:color="auto"/>
            <w:right w:val="none" w:sz="0" w:space="0" w:color="auto"/>
          </w:divBdr>
        </w:div>
        <w:div w:id="1964343193">
          <w:marLeft w:val="640"/>
          <w:marRight w:val="0"/>
          <w:marTop w:val="0"/>
          <w:marBottom w:val="0"/>
          <w:divBdr>
            <w:top w:val="none" w:sz="0" w:space="0" w:color="auto"/>
            <w:left w:val="none" w:sz="0" w:space="0" w:color="auto"/>
            <w:bottom w:val="none" w:sz="0" w:space="0" w:color="auto"/>
            <w:right w:val="none" w:sz="0" w:space="0" w:color="auto"/>
          </w:divBdr>
        </w:div>
        <w:div w:id="2027516621">
          <w:marLeft w:val="640"/>
          <w:marRight w:val="0"/>
          <w:marTop w:val="0"/>
          <w:marBottom w:val="0"/>
          <w:divBdr>
            <w:top w:val="none" w:sz="0" w:space="0" w:color="auto"/>
            <w:left w:val="none" w:sz="0" w:space="0" w:color="auto"/>
            <w:bottom w:val="none" w:sz="0" w:space="0" w:color="auto"/>
            <w:right w:val="none" w:sz="0" w:space="0" w:color="auto"/>
          </w:divBdr>
        </w:div>
        <w:div w:id="2037464624">
          <w:marLeft w:val="640"/>
          <w:marRight w:val="0"/>
          <w:marTop w:val="0"/>
          <w:marBottom w:val="0"/>
          <w:divBdr>
            <w:top w:val="none" w:sz="0" w:space="0" w:color="auto"/>
            <w:left w:val="none" w:sz="0" w:space="0" w:color="auto"/>
            <w:bottom w:val="none" w:sz="0" w:space="0" w:color="auto"/>
            <w:right w:val="none" w:sz="0" w:space="0" w:color="auto"/>
          </w:divBdr>
        </w:div>
        <w:div w:id="2116828276">
          <w:marLeft w:val="640"/>
          <w:marRight w:val="0"/>
          <w:marTop w:val="0"/>
          <w:marBottom w:val="0"/>
          <w:divBdr>
            <w:top w:val="none" w:sz="0" w:space="0" w:color="auto"/>
            <w:left w:val="none" w:sz="0" w:space="0" w:color="auto"/>
            <w:bottom w:val="none" w:sz="0" w:space="0" w:color="auto"/>
            <w:right w:val="none" w:sz="0" w:space="0" w:color="auto"/>
          </w:divBdr>
        </w:div>
        <w:div w:id="2131512885">
          <w:marLeft w:val="640"/>
          <w:marRight w:val="0"/>
          <w:marTop w:val="0"/>
          <w:marBottom w:val="0"/>
          <w:divBdr>
            <w:top w:val="none" w:sz="0" w:space="0" w:color="auto"/>
            <w:left w:val="none" w:sz="0" w:space="0" w:color="auto"/>
            <w:bottom w:val="none" w:sz="0" w:space="0" w:color="auto"/>
            <w:right w:val="none" w:sz="0" w:space="0" w:color="auto"/>
          </w:divBdr>
        </w:div>
      </w:divsChild>
    </w:div>
    <w:div w:id="1287007368">
      <w:marLeft w:val="640"/>
      <w:marRight w:val="0"/>
      <w:marTop w:val="0"/>
      <w:marBottom w:val="0"/>
      <w:divBdr>
        <w:top w:val="none" w:sz="0" w:space="0" w:color="auto"/>
        <w:left w:val="none" w:sz="0" w:space="0" w:color="auto"/>
        <w:bottom w:val="none" w:sz="0" w:space="0" w:color="auto"/>
        <w:right w:val="none" w:sz="0" w:space="0" w:color="auto"/>
      </w:divBdr>
    </w:div>
    <w:div w:id="1288395028">
      <w:marLeft w:val="640"/>
      <w:marRight w:val="0"/>
      <w:marTop w:val="0"/>
      <w:marBottom w:val="0"/>
      <w:divBdr>
        <w:top w:val="none" w:sz="0" w:space="0" w:color="auto"/>
        <w:left w:val="none" w:sz="0" w:space="0" w:color="auto"/>
        <w:bottom w:val="none" w:sz="0" w:space="0" w:color="auto"/>
        <w:right w:val="none" w:sz="0" w:space="0" w:color="auto"/>
      </w:divBdr>
    </w:div>
    <w:div w:id="1290434902">
      <w:marLeft w:val="640"/>
      <w:marRight w:val="0"/>
      <w:marTop w:val="0"/>
      <w:marBottom w:val="0"/>
      <w:divBdr>
        <w:top w:val="none" w:sz="0" w:space="0" w:color="auto"/>
        <w:left w:val="none" w:sz="0" w:space="0" w:color="auto"/>
        <w:bottom w:val="none" w:sz="0" w:space="0" w:color="auto"/>
        <w:right w:val="none" w:sz="0" w:space="0" w:color="auto"/>
      </w:divBdr>
    </w:div>
    <w:div w:id="1290673756">
      <w:marLeft w:val="0"/>
      <w:marRight w:val="0"/>
      <w:marTop w:val="0"/>
      <w:marBottom w:val="0"/>
      <w:divBdr>
        <w:top w:val="none" w:sz="0" w:space="0" w:color="auto"/>
        <w:left w:val="none" w:sz="0" w:space="0" w:color="auto"/>
        <w:bottom w:val="none" w:sz="0" w:space="0" w:color="auto"/>
        <w:right w:val="none" w:sz="0" w:space="0" w:color="auto"/>
      </w:divBdr>
    </w:div>
    <w:div w:id="1293292707">
      <w:marLeft w:val="640"/>
      <w:marRight w:val="0"/>
      <w:marTop w:val="0"/>
      <w:marBottom w:val="0"/>
      <w:divBdr>
        <w:top w:val="none" w:sz="0" w:space="0" w:color="auto"/>
        <w:left w:val="none" w:sz="0" w:space="0" w:color="auto"/>
        <w:bottom w:val="none" w:sz="0" w:space="0" w:color="auto"/>
        <w:right w:val="none" w:sz="0" w:space="0" w:color="auto"/>
      </w:divBdr>
    </w:div>
    <w:div w:id="1296523564">
      <w:marLeft w:val="0"/>
      <w:marRight w:val="0"/>
      <w:marTop w:val="0"/>
      <w:marBottom w:val="0"/>
      <w:divBdr>
        <w:top w:val="none" w:sz="0" w:space="0" w:color="auto"/>
        <w:left w:val="none" w:sz="0" w:space="0" w:color="auto"/>
        <w:bottom w:val="none" w:sz="0" w:space="0" w:color="auto"/>
        <w:right w:val="none" w:sz="0" w:space="0" w:color="auto"/>
      </w:divBdr>
    </w:div>
    <w:div w:id="1297183279">
      <w:marLeft w:val="0"/>
      <w:marRight w:val="0"/>
      <w:marTop w:val="0"/>
      <w:marBottom w:val="0"/>
      <w:divBdr>
        <w:top w:val="none" w:sz="0" w:space="0" w:color="auto"/>
        <w:left w:val="none" w:sz="0" w:space="0" w:color="auto"/>
        <w:bottom w:val="none" w:sz="0" w:space="0" w:color="auto"/>
        <w:right w:val="none" w:sz="0" w:space="0" w:color="auto"/>
      </w:divBdr>
    </w:div>
    <w:div w:id="1298415026">
      <w:marLeft w:val="0"/>
      <w:marRight w:val="0"/>
      <w:marTop w:val="0"/>
      <w:marBottom w:val="0"/>
      <w:divBdr>
        <w:top w:val="none" w:sz="0" w:space="0" w:color="auto"/>
        <w:left w:val="none" w:sz="0" w:space="0" w:color="auto"/>
        <w:bottom w:val="none" w:sz="0" w:space="0" w:color="auto"/>
        <w:right w:val="none" w:sz="0" w:space="0" w:color="auto"/>
      </w:divBdr>
    </w:div>
    <w:div w:id="1298606187">
      <w:marLeft w:val="0"/>
      <w:marRight w:val="0"/>
      <w:marTop w:val="0"/>
      <w:marBottom w:val="0"/>
      <w:divBdr>
        <w:top w:val="none" w:sz="0" w:space="0" w:color="auto"/>
        <w:left w:val="none" w:sz="0" w:space="0" w:color="auto"/>
        <w:bottom w:val="none" w:sz="0" w:space="0" w:color="auto"/>
        <w:right w:val="none" w:sz="0" w:space="0" w:color="auto"/>
      </w:divBdr>
    </w:div>
    <w:div w:id="1302275227">
      <w:bodyDiv w:val="1"/>
      <w:marLeft w:val="0"/>
      <w:marRight w:val="0"/>
      <w:marTop w:val="0"/>
      <w:marBottom w:val="0"/>
      <w:divBdr>
        <w:top w:val="none" w:sz="0" w:space="0" w:color="auto"/>
        <w:left w:val="none" w:sz="0" w:space="0" w:color="auto"/>
        <w:bottom w:val="none" w:sz="0" w:space="0" w:color="auto"/>
        <w:right w:val="none" w:sz="0" w:space="0" w:color="auto"/>
      </w:divBdr>
      <w:divsChild>
        <w:div w:id="900141094">
          <w:marLeft w:val="640"/>
          <w:marRight w:val="0"/>
          <w:marTop w:val="0"/>
          <w:marBottom w:val="0"/>
          <w:divBdr>
            <w:top w:val="none" w:sz="0" w:space="0" w:color="auto"/>
            <w:left w:val="none" w:sz="0" w:space="0" w:color="auto"/>
            <w:bottom w:val="none" w:sz="0" w:space="0" w:color="auto"/>
            <w:right w:val="none" w:sz="0" w:space="0" w:color="auto"/>
          </w:divBdr>
        </w:div>
        <w:div w:id="1082524938">
          <w:marLeft w:val="640"/>
          <w:marRight w:val="0"/>
          <w:marTop w:val="0"/>
          <w:marBottom w:val="0"/>
          <w:divBdr>
            <w:top w:val="none" w:sz="0" w:space="0" w:color="auto"/>
            <w:left w:val="none" w:sz="0" w:space="0" w:color="auto"/>
            <w:bottom w:val="none" w:sz="0" w:space="0" w:color="auto"/>
            <w:right w:val="none" w:sz="0" w:space="0" w:color="auto"/>
          </w:divBdr>
        </w:div>
        <w:div w:id="401484889">
          <w:marLeft w:val="640"/>
          <w:marRight w:val="0"/>
          <w:marTop w:val="0"/>
          <w:marBottom w:val="0"/>
          <w:divBdr>
            <w:top w:val="none" w:sz="0" w:space="0" w:color="auto"/>
            <w:left w:val="none" w:sz="0" w:space="0" w:color="auto"/>
            <w:bottom w:val="none" w:sz="0" w:space="0" w:color="auto"/>
            <w:right w:val="none" w:sz="0" w:space="0" w:color="auto"/>
          </w:divBdr>
        </w:div>
        <w:div w:id="1460798279">
          <w:marLeft w:val="640"/>
          <w:marRight w:val="0"/>
          <w:marTop w:val="0"/>
          <w:marBottom w:val="0"/>
          <w:divBdr>
            <w:top w:val="none" w:sz="0" w:space="0" w:color="auto"/>
            <w:left w:val="none" w:sz="0" w:space="0" w:color="auto"/>
            <w:bottom w:val="none" w:sz="0" w:space="0" w:color="auto"/>
            <w:right w:val="none" w:sz="0" w:space="0" w:color="auto"/>
          </w:divBdr>
        </w:div>
        <w:div w:id="37164959">
          <w:marLeft w:val="640"/>
          <w:marRight w:val="0"/>
          <w:marTop w:val="0"/>
          <w:marBottom w:val="0"/>
          <w:divBdr>
            <w:top w:val="none" w:sz="0" w:space="0" w:color="auto"/>
            <w:left w:val="none" w:sz="0" w:space="0" w:color="auto"/>
            <w:bottom w:val="none" w:sz="0" w:space="0" w:color="auto"/>
            <w:right w:val="none" w:sz="0" w:space="0" w:color="auto"/>
          </w:divBdr>
        </w:div>
        <w:div w:id="1546680948">
          <w:marLeft w:val="640"/>
          <w:marRight w:val="0"/>
          <w:marTop w:val="0"/>
          <w:marBottom w:val="0"/>
          <w:divBdr>
            <w:top w:val="none" w:sz="0" w:space="0" w:color="auto"/>
            <w:left w:val="none" w:sz="0" w:space="0" w:color="auto"/>
            <w:bottom w:val="none" w:sz="0" w:space="0" w:color="auto"/>
            <w:right w:val="none" w:sz="0" w:space="0" w:color="auto"/>
          </w:divBdr>
        </w:div>
        <w:div w:id="201670820">
          <w:marLeft w:val="640"/>
          <w:marRight w:val="0"/>
          <w:marTop w:val="0"/>
          <w:marBottom w:val="0"/>
          <w:divBdr>
            <w:top w:val="none" w:sz="0" w:space="0" w:color="auto"/>
            <w:left w:val="none" w:sz="0" w:space="0" w:color="auto"/>
            <w:bottom w:val="none" w:sz="0" w:space="0" w:color="auto"/>
            <w:right w:val="none" w:sz="0" w:space="0" w:color="auto"/>
          </w:divBdr>
        </w:div>
        <w:div w:id="1678072718">
          <w:marLeft w:val="640"/>
          <w:marRight w:val="0"/>
          <w:marTop w:val="0"/>
          <w:marBottom w:val="0"/>
          <w:divBdr>
            <w:top w:val="none" w:sz="0" w:space="0" w:color="auto"/>
            <w:left w:val="none" w:sz="0" w:space="0" w:color="auto"/>
            <w:bottom w:val="none" w:sz="0" w:space="0" w:color="auto"/>
            <w:right w:val="none" w:sz="0" w:space="0" w:color="auto"/>
          </w:divBdr>
        </w:div>
        <w:div w:id="450171863">
          <w:marLeft w:val="640"/>
          <w:marRight w:val="0"/>
          <w:marTop w:val="0"/>
          <w:marBottom w:val="0"/>
          <w:divBdr>
            <w:top w:val="none" w:sz="0" w:space="0" w:color="auto"/>
            <w:left w:val="none" w:sz="0" w:space="0" w:color="auto"/>
            <w:bottom w:val="none" w:sz="0" w:space="0" w:color="auto"/>
            <w:right w:val="none" w:sz="0" w:space="0" w:color="auto"/>
          </w:divBdr>
        </w:div>
        <w:div w:id="1875650008">
          <w:marLeft w:val="640"/>
          <w:marRight w:val="0"/>
          <w:marTop w:val="0"/>
          <w:marBottom w:val="0"/>
          <w:divBdr>
            <w:top w:val="none" w:sz="0" w:space="0" w:color="auto"/>
            <w:left w:val="none" w:sz="0" w:space="0" w:color="auto"/>
            <w:bottom w:val="none" w:sz="0" w:space="0" w:color="auto"/>
            <w:right w:val="none" w:sz="0" w:space="0" w:color="auto"/>
          </w:divBdr>
        </w:div>
        <w:div w:id="351417677">
          <w:marLeft w:val="640"/>
          <w:marRight w:val="0"/>
          <w:marTop w:val="0"/>
          <w:marBottom w:val="0"/>
          <w:divBdr>
            <w:top w:val="none" w:sz="0" w:space="0" w:color="auto"/>
            <w:left w:val="none" w:sz="0" w:space="0" w:color="auto"/>
            <w:bottom w:val="none" w:sz="0" w:space="0" w:color="auto"/>
            <w:right w:val="none" w:sz="0" w:space="0" w:color="auto"/>
          </w:divBdr>
        </w:div>
        <w:div w:id="624774233">
          <w:marLeft w:val="640"/>
          <w:marRight w:val="0"/>
          <w:marTop w:val="0"/>
          <w:marBottom w:val="0"/>
          <w:divBdr>
            <w:top w:val="none" w:sz="0" w:space="0" w:color="auto"/>
            <w:left w:val="none" w:sz="0" w:space="0" w:color="auto"/>
            <w:bottom w:val="none" w:sz="0" w:space="0" w:color="auto"/>
            <w:right w:val="none" w:sz="0" w:space="0" w:color="auto"/>
          </w:divBdr>
        </w:div>
        <w:div w:id="114175564">
          <w:marLeft w:val="640"/>
          <w:marRight w:val="0"/>
          <w:marTop w:val="0"/>
          <w:marBottom w:val="0"/>
          <w:divBdr>
            <w:top w:val="none" w:sz="0" w:space="0" w:color="auto"/>
            <w:left w:val="none" w:sz="0" w:space="0" w:color="auto"/>
            <w:bottom w:val="none" w:sz="0" w:space="0" w:color="auto"/>
            <w:right w:val="none" w:sz="0" w:space="0" w:color="auto"/>
          </w:divBdr>
        </w:div>
        <w:div w:id="385107902">
          <w:marLeft w:val="640"/>
          <w:marRight w:val="0"/>
          <w:marTop w:val="0"/>
          <w:marBottom w:val="0"/>
          <w:divBdr>
            <w:top w:val="none" w:sz="0" w:space="0" w:color="auto"/>
            <w:left w:val="none" w:sz="0" w:space="0" w:color="auto"/>
            <w:bottom w:val="none" w:sz="0" w:space="0" w:color="auto"/>
            <w:right w:val="none" w:sz="0" w:space="0" w:color="auto"/>
          </w:divBdr>
        </w:div>
        <w:div w:id="987369236">
          <w:marLeft w:val="640"/>
          <w:marRight w:val="0"/>
          <w:marTop w:val="0"/>
          <w:marBottom w:val="0"/>
          <w:divBdr>
            <w:top w:val="none" w:sz="0" w:space="0" w:color="auto"/>
            <w:left w:val="none" w:sz="0" w:space="0" w:color="auto"/>
            <w:bottom w:val="none" w:sz="0" w:space="0" w:color="auto"/>
            <w:right w:val="none" w:sz="0" w:space="0" w:color="auto"/>
          </w:divBdr>
        </w:div>
        <w:div w:id="1702045284">
          <w:marLeft w:val="640"/>
          <w:marRight w:val="0"/>
          <w:marTop w:val="0"/>
          <w:marBottom w:val="0"/>
          <w:divBdr>
            <w:top w:val="none" w:sz="0" w:space="0" w:color="auto"/>
            <w:left w:val="none" w:sz="0" w:space="0" w:color="auto"/>
            <w:bottom w:val="none" w:sz="0" w:space="0" w:color="auto"/>
            <w:right w:val="none" w:sz="0" w:space="0" w:color="auto"/>
          </w:divBdr>
        </w:div>
        <w:div w:id="238298710">
          <w:marLeft w:val="640"/>
          <w:marRight w:val="0"/>
          <w:marTop w:val="0"/>
          <w:marBottom w:val="0"/>
          <w:divBdr>
            <w:top w:val="none" w:sz="0" w:space="0" w:color="auto"/>
            <w:left w:val="none" w:sz="0" w:space="0" w:color="auto"/>
            <w:bottom w:val="none" w:sz="0" w:space="0" w:color="auto"/>
            <w:right w:val="none" w:sz="0" w:space="0" w:color="auto"/>
          </w:divBdr>
        </w:div>
        <w:div w:id="1997688739">
          <w:marLeft w:val="640"/>
          <w:marRight w:val="0"/>
          <w:marTop w:val="0"/>
          <w:marBottom w:val="0"/>
          <w:divBdr>
            <w:top w:val="none" w:sz="0" w:space="0" w:color="auto"/>
            <w:left w:val="none" w:sz="0" w:space="0" w:color="auto"/>
            <w:bottom w:val="none" w:sz="0" w:space="0" w:color="auto"/>
            <w:right w:val="none" w:sz="0" w:space="0" w:color="auto"/>
          </w:divBdr>
        </w:div>
        <w:div w:id="737629969">
          <w:marLeft w:val="640"/>
          <w:marRight w:val="0"/>
          <w:marTop w:val="0"/>
          <w:marBottom w:val="0"/>
          <w:divBdr>
            <w:top w:val="none" w:sz="0" w:space="0" w:color="auto"/>
            <w:left w:val="none" w:sz="0" w:space="0" w:color="auto"/>
            <w:bottom w:val="none" w:sz="0" w:space="0" w:color="auto"/>
            <w:right w:val="none" w:sz="0" w:space="0" w:color="auto"/>
          </w:divBdr>
        </w:div>
        <w:div w:id="738282656">
          <w:marLeft w:val="640"/>
          <w:marRight w:val="0"/>
          <w:marTop w:val="0"/>
          <w:marBottom w:val="0"/>
          <w:divBdr>
            <w:top w:val="none" w:sz="0" w:space="0" w:color="auto"/>
            <w:left w:val="none" w:sz="0" w:space="0" w:color="auto"/>
            <w:bottom w:val="none" w:sz="0" w:space="0" w:color="auto"/>
            <w:right w:val="none" w:sz="0" w:space="0" w:color="auto"/>
          </w:divBdr>
        </w:div>
        <w:div w:id="1235551658">
          <w:marLeft w:val="640"/>
          <w:marRight w:val="0"/>
          <w:marTop w:val="0"/>
          <w:marBottom w:val="0"/>
          <w:divBdr>
            <w:top w:val="none" w:sz="0" w:space="0" w:color="auto"/>
            <w:left w:val="none" w:sz="0" w:space="0" w:color="auto"/>
            <w:bottom w:val="none" w:sz="0" w:space="0" w:color="auto"/>
            <w:right w:val="none" w:sz="0" w:space="0" w:color="auto"/>
          </w:divBdr>
        </w:div>
        <w:div w:id="29771692">
          <w:marLeft w:val="640"/>
          <w:marRight w:val="0"/>
          <w:marTop w:val="0"/>
          <w:marBottom w:val="0"/>
          <w:divBdr>
            <w:top w:val="none" w:sz="0" w:space="0" w:color="auto"/>
            <w:left w:val="none" w:sz="0" w:space="0" w:color="auto"/>
            <w:bottom w:val="none" w:sz="0" w:space="0" w:color="auto"/>
            <w:right w:val="none" w:sz="0" w:space="0" w:color="auto"/>
          </w:divBdr>
        </w:div>
        <w:div w:id="1413770410">
          <w:marLeft w:val="640"/>
          <w:marRight w:val="0"/>
          <w:marTop w:val="0"/>
          <w:marBottom w:val="0"/>
          <w:divBdr>
            <w:top w:val="none" w:sz="0" w:space="0" w:color="auto"/>
            <w:left w:val="none" w:sz="0" w:space="0" w:color="auto"/>
            <w:bottom w:val="none" w:sz="0" w:space="0" w:color="auto"/>
            <w:right w:val="none" w:sz="0" w:space="0" w:color="auto"/>
          </w:divBdr>
        </w:div>
        <w:div w:id="1911116339">
          <w:marLeft w:val="640"/>
          <w:marRight w:val="0"/>
          <w:marTop w:val="0"/>
          <w:marBottom w:val="0"/>
          <w:divBdr>
            <w:top w:val="none" w:sz="0" w:space="0" w:color="auto"/>
            <w:left w:val="none" w:sz="0" w:space="0" w:color="auto"/>
            <w:bottom w:val="none" w:sz="0" w:space="0" w:color="auto"/>
            <w:right w:val="none" w:sz="0" w:space="0" w:color="auto"/>
          </w:divBdr>
        </w:div>
        <w:div w:id="235361861">
          <w:marLeft w:val="640"/>
          <w:marRight w:val="0"/>
          <w:marTop w:val="0"/>
          <w:marBottom w:val="0"/>
          <w:divBdr>
            <w:top w:val="none" w:sz="0" w:space="0" w:color="auto"/>
            <w:left w:val="none" w:sz="0" w:space="0" w:color="auto"/>
            <w:bottom w:val="none" w:sz="0" w:space="0" w:color="auto"/>
            <w:right w:val="none" w:sz="0" w:space="0" w:color="auto"/>
          </w:divBdr>
        </w:div>
        <w:div w:id="794055924">
          <w:marLeft w:val="640"/>
          <w:marRight w:val="0"/>
          <w:marTop w:val="0"/>
          <w:marBottom w:val="0"/>
          <w:divBdr>
            <w:top w:val="none" w:sz="0" w:space="0" w:color="auto"/>
            <w:left w:val="none" w:sz="0" w:space="0" w:color="auto"/>
            <w:bottom w:val="none" w:sz="0" w:space="0" w:color="auto"/>
            <w:right w:val="none" w:sz="0" w:space="0" w:color="auto"/>
          </w:divBdr>
        </w:div>
        <w:div w:id="1111317874">
          <w:marLeft w:val="640"/>
          <w:marRight w:val="0"/>
          <w:marTop w:val="0"/>
          <w:marBottom w:val="0"/>
          <w:divBdr>
            <w:top w:val="none" w:sz="0" w:space="0" w:color="auto"/>
            <w:left w:val="none" w:sz="0" w:space="0" w:color="auto"/>
            <w:bottom w:val="none" w:sz="0" w:space="0" w:color="auto"/>
            <w:right w:val="none" w:sz="0" w:space="0" w:color="auto"/>
          </w:divBdr>
        </w:div>
        <w:div w:id="1463959245">
          <w:marLeft w:val="640"/>
          <w:marRight w:val="0"/>
          <w:marTop w:val="0"/>
          <w:marBottom w:val="0"/>
          <w:divBdr>
            <w:top w:val="none" w:sz="0" w:space="0" w:color="auto"/>
            <w:left w:val="none" w:sz="0" w:space="0" w:color="auto"/>
            <w:bottom w:val="none" w:sz="0" w:space="0" w:color="auto"/>
            <w:right w:val="none" w:sz="0" w:space="0" w:color="auto"/>
          </w:divBdr>
        </w:div>
        <w:div w:id="516504385">
          <w:marLeft w:val="640"/>
          <w:marRight w:val="0"/>
          <w:marTop w:val="0"/>
          <w:marBottom w:val="0"/>
          <w:divBdr>
            <w:top w:val="none" w:sz="0" w:space="0" w:color="auto"/>
            <w:left w:val="none" w:sz="0" w:space="0" w:color="auto"/>
            <w:bottom w:val="none" w:sz="0" w:space="0" w:color="auto"/>
            <w:right w:val="none" w:sz="0" w:space="0" w:color="auto"/>
          </w:divBdr>
        </w:div>
        <w:div w:id="1902326529">
          <w:marLeft w:val="640"/>
          <w:marRight w:val="0"/>
          <w:marTop w:val="0"/>
          <w:marBottom w:val="0"/>
          <w:divBdr>
            <w:top w:val="none" w:sz="0" w:space="0" w:color="auto"/>
            <w:left w:val="none" w:sz="0" w:space="0" w:color="auto"/>
            <w:bottom w:val="none" w:sz="0" w:space="0" w:color="auto"/>
            <w:right w:val="none" w:sz="0" w:space="0" w:color="auto"/>
          </w:divBdr>
        </w:div>
        <w:div w:id="744962590">
          <w:marLeft w:val="640"/>
          <w:marRight w:val="0"/>
          <w:marTop w:val="0"/>
          <w:marBottom w:val="0"/>
          <w:divBdr>
            <w:top w:val="none" w:sz="0" w:space="0" w:color="auto"/>
            <w:left w:val="none" w:sz="0" w:space="0" w:color="auto"/>
            <w:bottom w:val="none" w:sz="0" w:space="0" w:color="auto"/>
            <w:right w:val="none" w:sz="0" w:space="0" w:color="auto"/>
          </w:divBdr>
        </w:div>
        <w:div w:id="127748531">
          <w:marLeft w:val="640"/>
          <w:marRight w:val="0"/>
          <w:marTop w:val="0"/>
          <w:marBottom w:val="0"/>
          <w:divBdr>
            <w:top w:val="none" w:sz="0" w:space="0" w:color="auto"/>
            <w:left w:val="none" w:sz="0" w:space="0" w:color="auto"/>
            <w:bottom w:val="none" w:sz="0" w:space="0" w:color="auto"/>
            <w:right w:val="none" w:sz="0" w:space="0" w:color="auto"/>
          </w:divBdr>
        </w:div>
        <w:div w:id="728112945">
          <w:marLeft w:val="640"/>
          <w:marRight w:val="0"/>
          <w:marTop w:val="0"/>
          <w:marBottom w:val="0"/>
          <w:divBdr>
            <w:top w:val="none" w:sz="0" w:space="0" w:color="auto"/>
            <w:left w:val="none" w:sz="0" w:space="0" w:color="auto"/>
            <w:bottom w:val="none" w:sz="0" w:space="0" w:color="auto"/>
            <w:right w:val="none" w:sz="0" w:space="0" w:color="auto"/>
          </w:divBdr>
        </w:div>
        <w:div w:id="364064705">
          <w:marLeft w:val="640"/>
          <w:marRight w:val="0"/>
          <w:marTop w:val="0"/>
          <w:marBottom w:val="0"/>
          <w:divBdr>
            <w:top w:val="none" w:sz="0" w:space="0" w:color="auto"/>
            <w:left w:val="none" w:sz="0" w:space="0" w:color="auto"/>
            <w:bottom w:val="none" w:sz="0" w:space="0" w:color="auto"/>
            <w:right w:val="none" w:sz="0" w:space="0" w:color="auto"/>
          </w:divBdr>
        </w:div>
        <w:div w:id="1896890056">
          <w:marLeft w:val="640"/>
          <w:marRight w:val="0"/>
          <w:marTop w:val="0"/>
          <w:marBottom w:val="0"/>
          <w:divBdr>
            <w:top w:val="none" w:sz="0" w:space="0" w:color="auto"/>
            <w:left w:val="none" w:sz="0" w:space="0" w:color="auto"/>
            <w:bottom w:val="none" w:sz="0" w:space="0" w:color="auto"/>
            <w:right w:val="none" w:sz="0" w:space="0" w:color="auto"/>
          </w:divBdr>
        </w:div>
        <w:div w:id="1098135923">
          <w:marLeft w:val="640"/>
          <w:marRight w:val="0"/>
          <w:marTop w:val="0"/>
          <w:marBottom w:val="0"/>
          <w:divBdr>
            <w:top w:val="none" w:sz="0" w:space="0" w:color="auto"/>
            <w:left w:val="none" w:sz="0" w:space="0" w:color="auto"/>
            <w:bottom w:val="none" w:sz="0" w:space="0" w:color="auto"/>
            <w:right w:val="none" w:sz="0" w:space="0" w:color="auto"/>
          </w:divBdr>
        </w:div>
        <w:div w:id="241716932">
          <w:marLeft w:val="640"/>
          <w:marRight w:val="0"/>
          <w:marTop w:val="0"/>
          <w:marBottom w:val="0"/>
          <w:divBdr>
            <w:top w:val="none" w:sz="0" w:space="0" w:color="auto"/>
            <w:left w:val="none" w:sz="0" w:space="0" w:color="auto"/>
            <w:bottom w:val="none" w:sz="0" w:space="0" w:color="auto"/>
            <w:right w:val="none" w:sz="0" w:space="0" w:color="auto"/>
          </w:divBdr>
        </w:div>
        <w:div w:id="1516575131">
          <w:marLeft w:val="640"/>
          <w:marRight w:val="0"/>
          <w:marTop w:val="0"/>
          <w:marBottom w:val="0"/>
          <w:divBdr>
            <w:top w:val="none" w:sz="0" w:space="0" w:color="auto"/>
            <w:left w:val="none" w:sz="0" w:space="0" w:color="auto"/>
            <w:bottom w:val="none" w:sz="0" w:space="0" w:color="auto"/>
            <w:right w:val="none" w:sz="0" w:space="0" w:color="auto"/>
          </w:divBdr>
        </w:div>
        <w:div w:id="253586551">
          <w:marLeft w:val="640"/>
          <w:marRight w:val="0"/>
          <w:marTop w:val="0"/>
          <w:marBottom w:val="0"/>
          <w:divBdr>
            <w:top w:val="none" w:sz="0" w:space="0" w:color="auto"/>
            <w:left w:val="none" w:sz="0" w:space="0" w:color="auto"/>
            <w:bottom w:val="none" w:sz="0" w:space="0" w:color="auto"/>
            <w:right w:val="none" w:sz="0" w:space="0" w:color="auto"/>
          </w:divBdr>
        </w:div>
        <w:div w:id="74977089">
          <w:marLeft w:val="640"/>
          <w:marRight w:val="0"/>
          <w:marTop w:val="0"/>
          <w:marBottom w:val="0"/>
          <w:divBdr>
            <w:top w:val="none" w:sz="0" w:space="0" w:color="auto"/>
            <w:left w:val="none" w:sz="0" w:space="0" w:color="auto"/>
            <w:bottom w:val="none" w:sz="0" w:space="0" w:color="auto"/>
            <w:right w:val="none" w:sz="0" w:space="0" w:color="auto"/>
          </w:divBdr>
        </w:div>
        <w:div w:id="857348840">
          <w:marLeft w:val="640"/>
          <w:marRight w:val="0"/>
          <w:marTop w:val="0"/>
          <w:marBottom w:val="0"/>
          <w:divBdr>
            <w:top w:val="none" w:sz="0" w:space="0" w:color="auto"/>
            <w:left w:val="none" w:sz="0" w:space="0" w:color="auto"/>
            <w:bottom w:val="none" w:sz="0" w:space="0" w:color="auto"/>
            <w:right w:val="none" w:sz="0" w:space="0" w:color="auto"/>
          </w:divBdr>
        </w:div>
        <w:div w:id="615871672">
          <w:marLeft w:val="640"/>
          <w:marRight w:val="0"/>
          <w:marTop w:val="0"/>
          <w:marBottom w:val="0"/>
          <w:divBdr>
            <w:top w:val="none" w:sz="0" w:space="0" w:color="auto"/>
            <w:left w:val="none" w:sz="0" w:space="0" w:color="auto"/>
            <w:bottom w:val="none" w:sz="0" w:space="0" w:color="auto"/>
            <w:right w:val="none" w:sz="0" w:space="0" w:color="auto"/>
          </w:divBdr>
        </w:div>
        <w:div w:id="268003332">
          <w:marLeft w:val="640"/>
          <w:marRight w:val="0"/>
          <w:marTop w:val="0"/>
          <w:marBottom w:val="0"/>
          <w:divBdr>
            <w:top w:val="none" w:sz="0" w:space="0" w:color="auto"/>
            <w:left w:val="none" w:sz="0" w:space="0" w:color="auto"/>
            <w:bottom w:val="none" w:sz="0" w:space="0" w:color="auto"/>
            <w:right w:val="none" w:sz="0" w:space="0" w:color="auto"/>
          </w:divBdr>
        </w:div>
        <w:div w:id="785539865">
          <w:marLeft w:val="640"/>
          <w:marRight w:val="0"/>
          <w:marTop w:val="0"/>
          <w:marBottom w:val="0"/>
          <w:divBdr>
            <w:top w:val="none" w:sz="0" w:space="0" w:color="auto"/>
            <w:left w:val="none" w:sz="0" w:space="0" w:color="auto"/>
            <w:bottom w:val="none" w:sz="0" w:space="0" w:color="auto"/>
            <w:right w:val="none" w:sz="0" w:space="0" w:color="auto"/>
          </w:divBdr>
        </w:div>
        <w:div w:id="113793297">
          <w:marLeft w:val="640"/>
          <w:marRight w:val="0"/>
          <w:marTop w:val="0"/>
          <w:marBottom w:val="0"/>
          <w:divBdr>
            <w:top w:val="none" w:sz="0" w:space="0" w:color="auto"/>
            <w:left w:val="none" w:sz="0" w:space="0" w:color="auto"/>
            <w:bottom w:val="none" w:sz="0" w:space="0" w:color="auto"/>
            <w:right w:val="none" w:sz="0" w:space="0" w:color="auto"/>
          </w:divBdr>
        </w:div>
        <w:div w:id="1801797933">
          <w:marLeft w:val="640"/>
          <w:marRight w:val="0"/>
          <w:marTop w:val="0"/>
          <w:marBottom w:val="0"/>
          <w:divBdr>
            <w:top w:val="none" w:sz="0" w:space="0" w:color="auto"/>
            <w:left w:val="none" w:sz="0" w:space="0" w:color="auto"/>
            <w:bottom w:val="none" w:sz="0" w:space="0" w:color="auto"/>
            <w:right w:val="none" w:sz="0" w:space="0" w:color="auto"/>
          </w:divBdr>
        </w:div>
        <w:div w:id="93745188">
          <w:marLeft w:val="640"/>
          <w:marRight w:val="0"/>
          <w:marTop w:val="0"/>
          <w:marBottom w:val="0"/>
          <w:divBdr>
            <w:top w:val="none" w:sz="0" w:space="0" w:color="auto"/>
            <w:left w:val="none" w:sz="0" w:space="0" w:color="auto"/>
            <w:bottom w:val="none" w:sz="0" w:space="0" w:color="auto"/>
            <w:right w:val="none" w:sz="0" w:space="0" w:color="auto"/>
          </w:divBdr>
        </w:div>
        <w:div w:id="1875263678">
          <w:marLeft w:val="640"/>
          <w:marRight w:val="0"/>
          <w:marTop w:val="0"/>
          <w:marBottom w:val="0"/>
          <w:divBdr>
            <w:top w:val="none" w:sz="0" w:space="0" w:color="auto"/>
            <w:left w:val="none" w:sz="0" w:space="0" w:color="auto"/>
            <w:bottom w:val="none" w:sz="0" w:space="0" w:color="auto"/>
            <w:right w:val="none" w:sz="0" w:space="0" w:color="auto"/>
          </w:divBdr>
        </w:div>
        <w:div w:id="1565287811">
          <w:marLeft w:val="640"/>
          <w:marRight w:val="0"/>
          <w:marTop w:val="0"/>
          <w:marBottom w:val="0"/>
          <w:divBdr>
            <w:top w:val="none" w:sz="0" w:space="0" w:color="auto"/>
            <w:left w:val="none" w:sz="0" w:space="0" w:color="auto"/>
            <w:bottom w:val="none" w:sz="0" w:space="0" w:color="auto"/>
            <w:right w:val="none" w:sz="0" w:space="0" w:color="auto"/>
          </w:divBdr>
        </w:div>
        <w:div w:id="1991402897">
          <w:marLeft w:val="640"/>
          <w:marRight w:val="0"/>
          <w:marTop w:val="0"/>
          <w:marBottom w:val="0"/>
          <w:divBdr>
            <w:top w:val="none" w:sz="0" w:space="0" w:color="auto"/>
            <w:left w:val="none" w:sz="0" w:space="0" w:color="auto"/>
            <w:bottom w:val="none" w:sz="0" w:space="0" w:color="auto"/>
            <w:right w:val="none" w:sz="0" w:space="0" w:color="auto"/>
          </w:divBdr>
        </w:div>
        <w:div w:id="340664184">
          <w:marLeft w:val="640"/>
          <w:marRight w:val="0"/>
          <w:marTop w:val="0"/>
          <w:marBottom w:val="0"/>
          <w:divBdr>
            <w:top w:val="none" w:sz="0" w:space="0" w:color="auto"/>
            <w:left w:val="none" w:sz="0" w:space="0" w:color="auto"/>
            <w:bottom w:val="none" w:sz="0" w:space="0" w:color="auto"/>
            <w:right w:val="none" w:sz="0" w:space="0" w:color="auto"/>
          </w:divBdr>
        </w:div>
      </w:divsChild>
    </w:div>
    <w:div w:id="1303580706">
      <w:bodyDiv w:val="1"/>
      <w:marLeft w:val="0"/>
      <w:marRight w:val="0"/>
      <w:marTop w:val="0"/>
      <w:marBottom w:val="0"/>
      <w:divBdr>
        <w:top w:val="none" w:sz="0" w:space="0" w:color="auto"/>
        <w:left w:val="none" w:sz="0" w:space="0" w:color="auto"/>
        <w:bottom w:val="none" w:sz="0" w:space="0" w:color="auto"/>
        <w:right w:val="none" w:sz="0" w:space="0" w:color="auto"/>
      </w:divBdr>
      <w:divsChild>
        <w:div w:id="377322299">
          <w:marLeft w:val="640"/>
          <w:marRight w:val="0"/>
          <w:marTop w:val="0"/>
          <w:marBottom w:val="0"/>
          <w:divBdr>
            <w:top w:val="none" w:sz="0" w:space="0" w:color="auto"/>
            <w:left w:val="none" w:sz="0" w:space="0" w:color="auto"/>
            <w:bottom w:val="none" w:sz="0" w:space="0" w:color="auto"/>
            <w:right w:val="none" w:sz="0" w:space="0" w:color="auto"/>
          </w:divBdr>
        </w:div>
        <w:div w:id="1583643126">
          <w:marLeft w:val="640"/>
          <w:marRight w:val="0"/>
          <w:marTop w:val="0"/>
          <w:marBottom w:val="0"/>
          <w:divBdr>
            <w:top w:val="none" w:sz="0" w:space="0" w:color="auto"/>
            <w:left w:val="none" w:sz="0" w:space="0" w:color="auto"/>
            <w:bottom w:val="none" w:sz="0" w:space="0" w:color="auto"/>
            <w:right w:val="none" w:sz="0" w:space="0" w:color="auto"/>
          </w:divBdr>
        </w:div>
        <w:div w:id="949582831">
          <w:marLeft w:val="640"/>
          <w:marRight w:val="0"/>
          <w:marTop w:val="0"/>
          <w:marBottom w:val="0"/>
          <w:divBdr>
            <w:top w:val="none" w:sz="0" w:space="0" w:color="auto"/>
            <w:left w:val="none" w:sz="0" w:space="0" w:color="auto"/>
            <w:bottom w:val="none" w:sz="0" w:space="0" w:color="auto"/>
            <w:right w:val="none" w:sz="0" w:space="0" w:color="auto"/>
          </w:divBdr>
        </w:div>
        <w:div w:id="324283542">
          <w:marLeft w:val="640"/>
          <w:marRight w:val="0"/>
          <w:marTop w:val="0"/>
          <w:marBottom w:val="0"/>
          <w:divBdr>
            <w:top w:val="none" w:sz="0" w:space="0" w:color="auto"/>
            <w:left w:val="none" w:sz="0" w:space="0" w:color="auto"/>
            <w:bottom w:val="none" w:sz="0" w:space="0" w:color="auto"/>
            <w:right w:val="none" w:sz="0" w:space="0" w:color="auto"/>
          </w:divBdr>
        </w:div>
        <w:div w:id="359399553">
          <w:marLeft w:val="640"/>
          <w:marRight w:val="0"/>
          <w:marTop w:val="0"/>
          <w:marBottom w:val="0"/>
          <w:divBdr>
            <w:top w:val="none" w:sz="0" w:space="0" w:color="auto"/>
            <w:left w:val="none" w:sz="0" w:space="0" w:color="auto"/>
            <w:bottom w:val="none" w:sz="0" w:space="0" w:color="auto"/>
            <w:right w:val="none" w:sz="0" w:space="0" w:color="auto"/>
          </w:divBdr>
        </w:div>
        <w:div w:id="1744912362">
          <w:marLeft w:val="640"/>
          <w:marRight w:val="0"/>
          <w:marTop w:val="0"/>
          <w:marBottom w:val="0"/>
          <w:divBdr>
            <w:top w:val="none" w:sz="0" w:space="0" w:color="auto"/>
            <w:left w:val="none" w:sz="0" w:space="0" w:color="auto"/>
            <w:bottom w:val="none" w:sz="0" w:space="0" w:color="auto"/>
            <w:right w:val="none" w:sz="0" w:space="0" w:color="auto"/>
          </w:divBdr>
        </w:div>
        <w:div w:id="568418854">
          <w:marLeft w:val="640"/>
          <w:marRight w:val="0"/>
          <w:marTop w:val="0"/>
          <w:marBottom w:val="0"/>
          <w:divBdr>
            <w:top w:val="none" w:sz="0" w:space="0" w:color="auto"/>
            <w:left w:val="none" w:sz="0" w:space="0" w:color="auto"/>
            <w:bottom w:val="none" w:sz="0" w:space="0" w:color="auto"/>
            <w:right w:val="none" w:sz="0" w:space="0" w:color="auto"/>
          </w:divBdr>
        </w:div>
        <w:div w:id="869532596">
          <w:marLeft w:val="640"/>
          <w:marRight w:val="0"/>
          <w:marTop w:val="0"/>
          <w:marBottom w:val="0"/>
          <w:divBdr>
            <w:top w:val="none" w:sz="0" w:space="0" w:color="auto"/>
            <w:left w:val="none" w:sz="0" w:space="0" w:color="auto"/>
            <w:bottom w:val="none" w:sz="0" w:space="0" w:color="auto"/>
            <w:right w:val="none" w:sz="0" w:space="0" w:color="auto"/>
          </w:divBdr>
        </w:div>
        <w:div w:id="368409586">
          <w:marLeft w:val="640"/>
          <w:marRight w:val="0"/>
          <w:marTop w:val="0"/>
          <w:marBottom w:val="0"/>
          <w:divBdr>
            <w:top w:val="none" w:sz="0" w:space="0" w:color="auto"/>
            <w:left w:val="none" w:sz="0" w:space="0" w:color="auto"/>
            <w:bottom w:val="none" w:sz="0" w:space="0" w:color="auto"/>
            <w:right w:val="none" w:sz="0" w:space="0" w:color="auto"/>
          </w:divBdr>
        </w:div>
        <w:div w:id="631208035">
          <w:marLeft w:val="640"/>
          <w:marRight w:val="0"/>
          <w:marTop w:val="0"/>
          <w:marBottom w:val="0"/>
          <w:divBdr>
            <w:top w:val="none" w:sz="0" w:space="0" w:color="auto"/>
            <w:left w:val="none" w:sz="0" w:space="0" w:color="auto"/>
            <w:bottom w:val="none" w:sz="0" w:space="0" w:color="auto"/>
            <w:right w:val="none" w:sz="0" w:space="0" w:color="auto"/>
          </w:divBdr>
        </w:div>
        <w:div w:id="859704177">
          <w:marLeft w:val="640"/>
          <w:marRight w:val="0"/>
          <w:marTop w:val="0"/>
          <w:marBottom w:val="0"/>
          <w:divBdr>
            <w:top w:val="none" w:sz="0" w:space="0" w:color="auto"/>
            <w:left w:val="none" w:sz="0" w:space="0" w:color="auto"/>
            <w:bottom w:val="none" w:sz="0" w:space="0" w:color="auto"/>
            <w:right w:val="none" w:sz="0" w:space="0" w:color="auto"/>
          </w:divBdr>
        </w:div>
        <w:div w:id="1712998861">
          <w:marLeft w:val="640"/>
          <w:marRight w:val="0"/>
          <w:marTop w:val="0"/>
          <w:marBottom w:val="0"/>
          <w:divBdr>
            <w:top w:val="none" w:sz="0" w:space="0" w:color="auto"/>
            <w:left w:val="none" w:sz="0" w:space="0" w:color="auto"/>
            <w:bottom w:val="none" w:sz="0" w:space="0" w:color="auto"/>
            <w:right w:val="none" w:sz="0" w:space="0" w:color="auto"/>
          </w:divBdr>
        </w:div>
        <w:div w:id="856191666">
          <w:marLeft w:val="640"/>
          <w:marRight w:val="0"/>
          <w:marTop w:val="0"/>
          <w:marBottom w:val="0"/>
          <w:divBdr>
            <w:top w:val="none" w:sz="0" w:space="0" w:color="auto"/>
            <w:left w:val="none" w:sz="0" w:space="0" w:color="auto"/>
            <w:bottom w:val="none" w:sz="0" w:space="0" w:color="auto"/>
            <w:right w:val="none" w:sz="0" w:space="0" w:color="auto"/>
          </w:divBdr>
        </w:div>
        <w:div w:id="1717196555">
          <w:marLeft w:val="640"/>
          <w:marRight w:val="0"/>
          <w:marTop w:val="0"/>
          <w:marBottom w:val="0"/>
          <w:divBdr>
            <w:top w:val="none" w:sz="0" w:space="0" w:color="auto"/>
            <w:left w:val="none" w:sz="0" w:space="0" w:color="auto"/>
            <w:bottom w:val="none" w:sz="0" w:space="0" w:color="auto"/>
            <w:right w:val="none" w:sz="0" w:space="0" w:color="auto"/>
          </w:divBdr>
        </w:div>
        <w:div w:id="735399837">
          <w:marLeft w:val="640"/>
          <w:marRight w:val="0"/>
          <w:marTop w:val="0"/>
          <w:marBottom w:val="0"/>
          <w:divBdr>
            <w:top w:val="none" w:sz="0" w:space="0" w:color="auto"/>
            <w:left w:val="none" w:sz="0" w:space="0" w:color="auto"/>
            <w:bottom w:val="none" w:sz="0" w:space="0" w:color="auto"/>
            <w:right w:val="none" w:sz="0" w:space="0" w:color="auto"/>
          </w:divBdr>
        </w:div>
        <w:div w:id="1458837127">
          <w:marLeft w:val="640"/>
          <w:marRight w:val="0"/>
          <w:marTop w:val="0"/>
          <w:marBottom w:val="0"/>
          <w:divBdr>
            <w:top w:val="none" w:sz="0" w:space="0" w:color="auto"/>
            <w:left w:val="none" w:sz="0" w:space="0" w:color="auto"/>
            <w:bottom w:val="none" w:sz="0" w:space="0" w:color="auto"/>
            <w:right w:val="none" w:sz="0" w:space="0" w:color="auto"/>
          </w:divBdr>
        </w:div>
        <w:div w:id="988440658">
          <w:marLeft w:val="640"/>
          <w:marRight w:val="0"/>
          <w:marTop w:val="0"/>
          <w:marBottom w:val="0"/>
          <w:divBdr>
            <w:top w:val="none" w:sz="0" w:space="0" w:color="auto"/>
            <w:left w:val="none" w:sz="0" w:space="0" w:color="auto"/>
            <w:bottom w:val="none" w:sz="0" w:space="0" w:color="auto"/>
            <w:right w:val="none" w:sz="0" w:space="0" w:color="auto"/>
          </w:divBdr>
        </w:div>
        <w:div w:id="212809406">
          <w:marLeft w:val="640"/>
          <w:marRight w:val="0"/>
          <w:marTop w:val="0"/>
          <w:marBottom w:val="0"/>
          <w:divBdr>
            <w:top w:val="none" w:sz="0" w:space="0" w:color="auto"/>
            <w:left w:val="none" w:sz="0" w:space="0" w:color="auto"/>
            <w:bottom w:val="none" w:sz="0" w:space="0" w:color="auto"/>
            <w:right w:val="none" w:sz="0" w:space="0" w:color="auto"/>
          </w:divBdr>
        </w:div>
        <w:div w:id="1154252703">
          <w:marLeft w:val="640"/>
          <w:marRight w:val="0"/>
          <w:marTop w:val="0"/>
          <w:marBottom w:val="0"/>
          <w:divBdr>
            <w:top w:val="none" w:sz="0" w:space="0" w:color="auto"/>
            <w:left w:val="none" w:sz="0" w:space="0" w:color="auto"/>
            <w:bottom w:val="none" w:sz="0" w:space="0" w:color="auto"/>
            <w:right w:val="none" w:sz="0" w:space="0" w:color="auto"/>
          </w:divBdr>
        </w:div>
        <w:div w:id="542911853">
          <w:marLeft w:val="640"/>
          <w:marRight w:val="0"/>
          <w:marTop w:val="0"/>
          <w:marBottom w:val="0"/>
          <w:divBdr>
            <w:top w:val="none" w:sz="0" w:space="0" w:color="auto"/>
            <w:left w:val="none" w:sz="0" w:space="0" w:color="auto"/>
            <w:bottom w:val="none" w:sz="0" w:space="0" w:color="auto"/>
            <w:right w:val="none" w:sz="0" w:space="0" w:color="auto"/>
          </w:divBdr>
        </w:div>
        <w:div w:id="1884713421">
          <w:marLeft w:val="640"/>
          <w:marRight w:val="0"/>
          <w:marTop w:val="0"/>
          <w:marBottom w:val="0"/>
          <w:divBdr>
            <w:top w:val="none" w:sz="0" w:space="0" w:color="auto"/>
            <w:left w:val="none" w:sz="0" w:space="0" w:color="auto"/>
            <w:bottom w:val="none" w:sz="0" w:space="0" w:color="auto"/>
            <w:right w:val="none" w:sz="0" w:space="0" w:color="auto"/>
          </w:divBdr>
        </w:div>
        <w:div w:id="61299046">
          <w:marLeft w:val="640"/>
          <w:marRight w:val="0"/>
          <w:marTop w:val="0"/>
          <w:marBottom w:val="0"/>
          <w:divBdr>
            <w:top w:val="none" w:sz="0" w:space="0" w:color="auto"/>
            <w:left w:val="none" w:sz="0" w:space="0" w:color="auto"/>
            <w:bottom w:val="none" w:sz="0" w:space="0" w:color="auto"/>
            <w:right w:val="none" w:sz="0" w:space="0" w:color="auto"/>
          </w:divBdr>
        </w:div>
        <w:div w:id="1007173901">
          <w:marLeft w:val="640"/>
          <w:marRight w:val="0"/>
          <w:marTop w:val="0"/>
          <w:marBottom w:val="0"/>
          <w:divBdr>
            <w:top w:val="none" w:sz="0" w:space="0" w:color="auto"/>
            <w:left w:val="none" w:sz="0" w:space="0" w:color="auto"/>
            <w:bottom w:val="none" w:sz="0" w:space="0" w:color="auto"/>
            <w:right w:val="none" w:sz="0" w:space="0" w:color="auto"/>
          </w:divBdr>
        </w:div>
        <w:div w:id="1964000422">
          <w:marLeft w:val="640"/>
          <w:marRight w:val="0"/>
          <w:marTop w:val="0"/>
          <w:marBottom w:val="0"/>
          <w:divBdr>
            <w:top w:val="none" w:sz="0" w:space="0" w:color="auto"/>
            <w:left w:val="none" w:sz="0" w:space="0" w:color="auto"/>
            <w:bottom w:val="none" w:sz="0" w:space="0" w:color="auto"/>
            <w:right w:val="none" w:sz="0" w:space="0" w:color="auto"/>
          </w:divBdr>
        </w:div>
        <w:div w:id="2091542949">
          <w:marLeft w:val="640"/>
          <w:marRight w:val="0"/>
          <w:marTop w:val="0"/>
          <w:marBottom w:val="0"/>
          <w:divBdr>
            <w:top w:val="none" w:sz="0" w:space="0" w:color="auto"/>
            <w:left w:val="none" w:sz="0" w:space="0" w:color="auto"/>
            <w:bottom w:val="none" w:sz="0" w:space="0" w:color="auto"/>
            <w:right w:val="none" w:sz="0" w:space="0" w:color="auto"/>
          </w:divBdr>
        </w:div>
        <w:div w:id="1826386016">
          <w:marLeft w:val="640"/>
          <w:marRight w:val="0"/>
          <w:marTop w:val="0"/>
          <w:marBottom w:val="0"/>
          <w:divBdr>
            <w:top w:val="none" w:sz="0" w:space="0" w:color="auto"/>
            <w:left w:val="none" w:sz="0" w:space="0" w:color="auto"/>
            <w:bottom w:val="none" w:sz="0" w:space="0" w:color="auto"/>
            <w:right w:val="none" w:sz="0" w:space="0" w:color="auto"/>
          </w:divBdr>
        </w:div>
        <w:div w:id="1676415387">
          <w:marLeft w:val="640"/>
          <w:marRight w:val="0"/>
          <w:marTop w:val="0"/>
          <w:marBottom w:val="0"/>
          <w:divBdr>
            <w:top w:val="none" w:sz="0" w:space="0" w:color="auto"/>
            <w:left w:val="none" w:sz="0" w:space="0" w:color="auto"/>
            <w:bottom w:val="none" w:sz="0" w:space="0" w:color="auto"/>
            <w:right w:val="none" w:sz="0" w:space="0" w:color="auto"/>
          </w:divBdr>
        </w:div>
        <w:div w:id="1015889828">
          <w:marLeft w:val="640"/>
          <w:marRight w:val="0"/>
          <w:marTop w:val="0"/>
          <w:marBottom w:val="0"/>
          <w:divBdr>
            <w:top w:val="none" w:sz="0" w:space="0" w:color="auto"/>
            <w:left w:val="none" w:sz="0" w:space="0" w:color="auto"/>
            <w:bottom w:val="none" w:sz="0" w:space="0" w:color="auto"/>
            <w:right w:val="none" w:sz="0" w:space="0" w:color="auto"/>
          </w:divBdr>
        </w:div>
        <w:div w:id="790981413">
          <w:marLeft w:val="640"/>
          <w:marRight w:val="0"/>
          <w:marTop w:val="0"/>
          <w:marBottom w:val="0"/>
          <w:divBdr>
            <w:top w:val="none" w:sz="0" w:space="0" w:color="auto"/>
            <w:left w:val="none" w:sz="0" w:space="0" w:color="auto"/>
            <w:bottom w:val="none" w:sz="0" w:space="0" w:color="auto"/>
            <w:right w:val="none" w:sz="0" w:space="0" w:color="auto"/>
          </w:divBdr>
        </w:div>
        <w:div w:id="148601918">
          <w:marLeft w:val="640"/>
          <w:marRight w:val="0"/>
          <w:marTop w:val="0"/>
          <w:marBottom w:val="0"/>
          <w:divBdr>
            <w:top w:val="none" w:sz="0" w:space="0" w:color="auto"/>
            <w:left w:val="none" w:sz="0" w:space="0" w:color="auto"/>
            <w:bottom w:val="none" w:sz="0" w:space="0" w:color="auto"/>
            <w:right w:val="none" w:sz="0" w:space="0" w:color="auto"/>
          </w:divBdr>
        </w:div>
        <w:div w:id="1274823844">
          <w:marLeft w:val="640"/>
          <w:marRight w:val="0"/>
          <w:marTop w:val="0"/>
          <w:marBottom w:val="0"/>
          <w:divBdr>
            <w:top w:val="none" w:sz="0" w:space="0" w:color="auto"/>
            <w:left w:val="none" w:sz="0" w:space="0" w:color="auto"/>
            <w:bottom w:val="none" w:sz="0" w:space="0" w:color="auto"/>
            <w:right w:val="none" w:sz="0" w:space="0" w:color="auto"/>
          </w:divBdr>
        </w:div>
        <w:div w:id="108815038">
          <w:marLeft w:val="640"/>
          <w:marRight w:val="0"/>
          <w:marTop w:val="0"/>
          <w:marBottom w:val="0"/>
          <w:divBdr>
            <w:top w:val="none" w:sz="0" w:space="0" w:color="auto"/>
            <w:left w:val="none" w:sz="0" w:space="0" w:color="auto"/>
            <w:bottom w:val="none" w:sz="0" w:space="0" w:color="auto"/>
            <w:right w:val="none" w:sz="0" w:space="0" w:color="auto"/>
          </w:divBdr>
        </w:div>
        <w:div w:id="1422800071">
          <w:marLeft w:val="640"/>
          <w:marRight w:val="0"/>
          <w:marTop w:val="0"/>
          <w:marBottom w:val="0"/>
          <w:divBdr>
            <w:top w:val="none" w:sz="0" w:space="0" w:color="auto"/>
            <w:left w:val="none" w:sz="0" w:space="0" w:color="auto"/>
            <w:bottom w:val="none" w:sz="0" w:space="0" w:color="auto"/>
            <w:right w:val="none" w:sz="0" w:space="0" w:color="auto"/>
          </w:divBdr>
        </w:div>
        <w:div w:id="912157689">
          <w:marLeft w:val="640"/>
          <w:marRight w:val="0"/>
          <w:marTop w:val="0"/>
          <w:marBottom w:val="0"/>
          <w:divBdr>
            <w:top w:val="none" w:sz="0" w:space="0" w:color="auto"/>
            <w:left w:val="none" w:sz="0" w:space="0" w:color="auto"/>
            <w:bottom w:val="none" w:sz="0" w:space="0" w:color="auto"/>
            <w:right w:val="none" w:sz="0" w:space="0" w:color="auto"/>
          </w:divBdr>
        </w:div>
        <w:div w:id="381440159">
          <w:marLeft w:val="640"/>
          <w:marRight w:val="0"/>
          <w:marTop w:val="0"/>
          <w:marBottom w:val="0"/>
          <w:divBdr>
            <w:top w:val="none" w:sz="0" w:space="0" w:color="auto"/>
            <w:left w:val="none" w:sz="0" w:space="0" w:color="auto"/>
            <w:bottom w:val="none" w:sz="0" w:space="0" w:color="auto"/>
            <w:right w:val="none" w:sz="0" w:space="0" w:color="auto"/>
          </w:divBdr>
        </w:div>
        <w:div w:id="1747219741">
          <w:marLeft w:val="640"/>
          <w:marRight w:val="0"/>
          <w:marTop w:val="0"/>
          <w:marBottom w:val="0"/>
          <w:divBdr>
            <w:top w:val="none" w:sz="0" w:space="0" w:color="auto"/>
            <w:left w:val="none" w:sz="0" w:space="0" w:color="auto"/>
            <w:bottom w:val="none" w:sz="0" w:space="0" w:color="auto"/>
            <w:right w:val="none" w:sz="0" w:space="0" w:color="auto"/>
          </w:divBdr>
        </w:div>
        <w:div w:id="635448220">
          <w:marLeft w:val="640"/>
          <w:marRight w:val="0"/>
          <w:marTop w:val="0"/>
          <w:marBottom w:val="0"/>
          <w:divBdr>
            <w:top w:val="none" w:sz="0" w:space="0" w:color="auto"/>
            <w:left w:val="none" w:sz="0" w:space="0" w:color="auto"/>
            <w:bottom w:val="none" w:sz="0" w:space="0" w:color="auto"/>
            <w:right w:val="none" w:sz="0" w:space="0" w:color="auto"/>
          </w:divBdr>
        </w:div>
        <w:div w:id="25370183">
          <w:marLeft w:val="640"/>
          <w:marRight w:val="0"/>
          <w:marTop w:val="0"/>
          <w:marBottom w:val="0"/>
          <w:divBdr>
            <w:top w:val="none" w:sz="0" w:space="0" w:color="auto"/>
            <w:left w:val="none" w:sz="0" w:space="0" w:color="auto"/>
            <w:bottom w:val="none" w:sz="0" w:space="0" w:color="auto"/>
            <w:right w:val="none" w:sz="0" w:space="0" w:color="auto"/>
          </w:divBdr>
        </w:div>
        <w:div w:id="1850870983">
          <w:marLeft w:val="640"/>
          <w:marRight w:val="0"/>
          <w:marTop w:val="0"/>
          <w:marBottom w:val="0"/>
          <w:divBdr>
            <w:top w:val="none" w:sz="0" w:space="0" w:color="auto"/>
            <w:left w:val="none" w:sz="0" w:space="0" w:color="auto"/>
            <w:bottom w:val="none" w:sz="0" w:space="0" w:color="auto"/>
            <w:right w:val="none" w:sz="0" w:space="0" w:color="auto"/>
          </w:divBdr>
        </w:div>
        <w:div w:id="318504984">
          <w:marLeft w:val="640"/>
          <w:marRight w:val="0"/>
          <w:marTop w:val="0"/>
          <w:marBottom w:val="0"/>
          <w:divBdr>
            <w:top w:val="none" w:sz="0" w:space="0" w:color="auto"/>
            <w:left w:val="none" w:sz="0" w:space="0" w:color="auto"/>
            <w:bottom w:val="none" w:sz="0" w:space="0" w:color="auto"/>
            <w:right w:val="none" w:sz="0" w:space="0" w:color="auto"/>
          </w:divBdr>
        </w:div>
        <w:div w:id="1681006485">
          <w:marLeft w:val="640"/>
          <w:marRight w:val="0"/>
          <w:marTop w:val="0"/>
          <w:marBottom w:val="0"/>
          <w:divBdr>
            <w:top w:val="none" w:sz="0" w:space="0" w:color="auto"/>
            <w:left w:val="none" w:sz="0" w:space="0" w:color="auto"/>
            <w:bottom w:val="none" w:sz="0" w:space="0" w:color="auto"/>
            <w:right w:val="none" w:sz="0" w:space="0" w:color="auto"/>
          </w:divBdr>
        </w:div>
        <w:div w:id="1926453602">
          <w:marLeft w:val="640"/>
          <w:marRight w:val="0"/>
          <w:marTop w:val="0"/>
          <w:marBottom w:val="0"/>
          <w:divBdr>
            <w:top w:val="none" w:sz="0" w:space="0" w:color="auto"/>
            <w:left w:val="none" w:sz="0" w:space="0" w:color="auto"/>
            <w:bottom w:val="none" w:sz="0" w:space="0" w:color="auto"/>
            <w:right w:val="none" w:sz="0" w:space="0" w:color="auto"/>
          </w:divBdr>
        </w:div>
        <w:div w:id="1006711577">
          <w:marLeft w:val="640"/>
          <w:marRight w:val="0"/>
          <w:marTop w:val="0"/>
          <w:marBottom w:val="0"/>
          <w:divBdr>
            <w:top w:val="none" w:sz="0" w:space="0" w:color="auto"/>
            <w:left w:val="none" w:sz="0" w:space="0" w:color="auto"/>
            <w:bottom w:val="none" w:sz="0" w:space="0" w:color="auto"/>
            <w:right w:val="none" w:sz="0" w:space="0" w:color="auto"/>
          </w:divBdr>
        </w:div>
        <w:div w:id="2013290480">
          <w:marLeft w:val="640"/>
          <w:marRight w:val="0"/>
          <w:marTop w:val="0"/>
          <w:marBottom w:val="0"/>
          <w:divBdr>
            <w:top w:val="none" w:sz="0" w:space="0" w:color="auto"/>
            <w:left w:val="none" w:sz="0" w:space="0" w:color="auto"/>
            <w:bottom w:val="none" w:sz="0" w:space="0" w:color="auto"/>
            <w:right w:val="none" w:sz="0" w:space="0" w:color="auto"/>
          </w:divBdr>
        </w:div>
        <w:div w:id="2069260110">
          <w:marLeft w:val="640"/>
          <w:marRight w:val="0"/>
          <w:marTop w:val="0"/>
          <w:marBottom w:val="0"/>
          <w:divBdr>
            <w:top w:val="none" w:sz="0" w:space="0" w:color="auto"/>
            <w:left w:val="none" w:sz="0" w:space="0" w:color="auto"/>
            <w:bottom w:val="none" w:sz="0" w:space="0" w:color="auto"/>
            <w:right w:val="none" w:sz="0" w:space="0" w:color="auto"/>
          </w:divBdr>
        </w:div>
        <w:div w:id="797799719">
          <w:marLeft w:val="640"/>
          <w:marRight w:val="0"/>
          <w:marTop w:val="0"/>
          <w:marBottom w:val="0"/>
          <w:divBdr>
            <w:top w:val="none" w:sz="0" w:space="0" w:color="auto"/>
            <w:left w:val="none" w:sz="0" w:space="0" w:color="auto"/>
            <w:bottom w:val="none" w:sz="0" w:space="0" w:color="auto"/>
            <w:right w:val="none" w:sz="0" w:space="0" w:color="auto"/>
          </w:divBdr>
        </w:div>
        <w:div w:id="1146967227">
          <w:marLeft w:val="640"/>
          <w:marRight w:val="0"/>
          <w:marTop w:val="0"/>
          <w:marBottom w:val="0"/>
          <w:divBdr>
            <w:top w:val="none" w:sz="0" w:space="0" w:color="auto"/>
            <w:left w:val="none" w:sz="0" w:space="0" w:color="auto"/>
            <w:bottom w:val="none" w:sz="0" w:space="0" w:color="auto"/>
            <w:right w:val="none" w:sz="0" w:space="0" w:color="auto"/>
          </w:divBdr>
        </w:div>
        <w:div w:id="927881390">
          <w:marLeft w:val="640"/>
          <w:marRight w:val="0"/>
          <w:marTop w:val="0"/>
          <w:marBottom w:val="0"/>
          <w:divBdr>
            <w:top w:val="none" w:sz="0" w:space="0" w:color="auto"/>
            <w:left w:val="none" w:sz="0" w:space="0" w:color="auto"/>
            <w:bottom w:val="none" w:sz="0" w:space="0" w:color="auto"/>
            <w:right w:val="none" w:sz="0" w:space="0" w:color="auto"/>
          </w:divBdr>
        </w:div>
        <w:div w:id="1388215576">
          <w:marLeft w:val="640"/>
          <w:marRight w:val="0"/>
          <w:marTop w:val="0"/>
          <w:marBottom w:val="0"/>
          <w:divBdr>
            <w:top w:val="none" w:sz="0" w:space="0" w:color="auto"/>
            <w:left w:val="none" w:sz="0" w:space="0" w:color="auto"/>
            <w:bottom w:val="none" w:sz="0" w:space="0" w:color="auto"/>
            <w:right w:val="none" w:sz="0" w:space="0" w:color="auto"/>
          </w:divBdr>
        </w:div>
        <w:div w:id="1996686677">
          <w:marLeft w:val="640"/>
          <w:marRight w:val="0"/>
          <w:marTop w:val="0"/>
          <w:marBottom w:val="0"/>
          <w:divBdr>
            <w:top w:val="none" w:sz="0" w:space="0" w:color="auto"/>
            <w:left w:val="none" w:sz="0" w:space="0" w:color="auto"/>
            <w:bottom w:val="none" w:sz="0" w:space="0" w:color="auto"/>
            <w:right w:val="none" w:sz="0" w:space="0" w:color="auto"/>
          </w:divBdr>
        </w:div>
        <w:div w:id="408386377">
          <w:marLeft w:val="640"/>
          <w:marRight w:val="0"/>
          <w:marTop w:val="0"/>
          <w:marBottom w:val="0"/>
          <w:divBdr>
            <w:top w:val="none" w:sz="0" w:space="0" w:color="auto"/>
            <w:left w:val="none" w:sz="0" w:space="0" w:color="auto"/>
            <w:bottom w:val="none" w:sz="0" w:space="0" w:color="auto"/>
            <w:right w:val="none" w:sz="0" w:space="0" w:color="auto"/>
          </w:divBdr>
        </w:div>
      </w:divsChild>
    </w:div>
    <w:div w:id="1305156133">
      <w:marLeft w:val="0"/>
      <w:marRight w:val="0"/>
      <w:marTop w:val="0"/>
      <w:marBottom w:val="0"/>
      <w:divBdr>
        <w:top w:val="none" w:sz="0" w:space="0" w:color="auto"/>
        <w:left w:val="none" w:sz="0" w:space="0" w:color="auto"/>
        <w:bottom w:val="none" w:sz="0" w:space="0" w:color="auto"/>
        <w:right w:val="none" w:sz="0" w:space="0" w:color="auto"/>
      </w:divBdr>
    </w:div>
    <w:div w:id="1305740021">
      <w:marLeft w:val="640"/>
      <w:marRight w:val="0"/>
      <w:marTop w:val="0"/>
      <w:marBottom w:val="0"/>
      <w:divBdr>
        <w:top w:val="none" w:sz="0" w:space="0" w:color="auto"/>
        <w:left w:val="none" w:sz="0" w:space="0" w:color="auto"/>
        <w:bottom w:val="none" w:sz="0" w:space="0" w:color="auto"/>
        <w:right w:val="none" w:sz="0" w:space="0" w:color="auto"/>
      </w:divBdr>
    </w:div>
    <w:div w:id="1306667745">
      <w:marLeft w:val="640"/>
      <w:marRight w:val="0"/>
      <w:marTop w:val="0"/>
      <w:marBottom w:val="0"/>
      <w:divBdr>
        <w:top w:val="none" w:sz="0" w:space="0" w:color="auto"/>
        <w:left w:val="none" w:sz="0" w:space="0" w:color="auto"/>
        <w:bottom w:val="none" w:sz="0" w:space="0" w:color="auto"/>
        <w:right w:val="none" w:sz="0" w:space="0" w:color="auto"/>
      </w:divBdr>
    </w:div>
    <w:div w:id="1307248361">
      <w:bodyDiv w:val="1"/>
      <w:marLeft w:val="0"/>
      <w:marRight w:val="0"/>
      <w:marTop w:val="0"/>
      <w:marBottom w:val="0"/>
      <w:divBdr>
        <w:top w:val="none" w:sz="0" w:space="0" w:color="auto"/>
        <w:left w:val="none" w:sz="0" w:space="0" w:color="auto"/>
        <w:bottom w:val="none" w:sz="0" w:space="0" w:color="auto"/>
        <w:right w:val="none" w:sz="0" w:space="0" w:color="auto"/>
      </w:divBdr>
      <w:divsChild>
        <w:div w:id="695808244">
          <w:marLeft w:val="640"/>
          <w:marRight w:val="0"/>
          <w:marTop w:val="0"/>
          <w:marBottom w:val="0"/>
          <w:divBdr>
            <w:top w:val="none" w:sz="0" w:space="0" w:color="auto"/>
            <w:left w:val="none" w:sz="0" w:space="0" w:color="auto"/>
            <w:bottom w:val="none" w:sz="0" w:space="0" w:color="auto"/>
            <w:right w:val="none" w:sz="0" w:space="0" w:color="auto"/>
          </w:divBdr>
        </w:div>
        <w:div w:id="130024373">
          <w:marLeft w:val="640"/>
          <w:marRight w:val="0"/>
          <w:marTop w:val="0"/>
          <w:marBottom w:val="0"/>
          <w:divBdr>
            <w:top w:val="none" w:sz="0" w:space="0" w:color="auto"/>
            <w:left w:val="none" w:sz="0" w:space="0" w:color="auto"/>
            <w:bottom w:val="none" w:sz="0" w:space="0" w:color="auto"/>
            <w:right w:val="none" w:sz="0" w:space="0" w:color="auto"/>
          </w:divBdr>
        </w:div>
        <w:div w:id="15663948">
          <w:marLeft w:val="640"/>
          <w:marRight w:val="0"/>
          <w:marTop w:val="0"/>
          <w:marBottom w:val="0"/>
          <w:divBdr>
            <w:top w:val="none" w:sz="0" w:space="0" w:color="auto"/>
            <w:left w:val="none" w:sz="0" w:space="0" w:color="auto"/>
            <w:bottom w:val="none" w:sz="0" w:space="0" w:color="auto"/>
            <w:right w:val="none" w:sz="0" w:space="0" w:color="auto"/>
          </w:divBdr>
        </w:div>
        <w:div w:id="346248689">
          <w:marLeft w:val="640"/>
          <w:marRight w:val="0"/>
          <w:marTop w:val="0"/>
          <w:marBottom w:val="0"/>
          <w:divBdr>
            <w:top w:val="none" w:sz="0" w:space="0" w:color="auto"/>
            <w:left w:val="none" w:sz="0" w:space="0" w:color="auto"/>
            <w:bottom w:val="none" w:sz="0" w:space="0" w:color="auto"/>
            <w:right w:val="none" w:sz="0" w:space="0" w:color="auto"/>
          </w:divBdr>
        </w:div>
        <w:div w:id="1915242014">
          <w:marLeft w:val="640"/>
          <w:marRight w:val="0"/>
          <w:marTop w:val="0"/>
          <w:marBottom w:val="0"/>
          <w:divBdr>
            <w:top w:val="none" w:sz="0" w:space="0" w:color="auto"/>
            <w:left w:val="none" w:sz="0" w:space="0" w:color="auto"/>
            <w:bottom w:val="none" w:sz="0" w:space="0" w:color="auto"/>
            <w:right w:val="none" w:sz="0" w:space="0" w:color="auto"/>
          </w:divBdr>
        </w:div>
        <w:div w:id="1718092757">
          <w:marLeft w:val="640"/>
          <w:marRight w:val="0"/>
          <w:marTop w:val="0"/>
          <w:marBottom w:val="0"/>
          <w:divBdr>
            <w:top w:val="none" w:sz="0" w:space="0" w:color="auto"/>
            <w:left w:val="none" w:sz="0" w:space="0" w:color="auto"/>
            <w:bottom w:val="none" w:sz="0" w:space="0" w:color="auto"/>
            <w:right w:val="none" w:sz="0" w:space="0" w:color="auto"/>
          </w:divBdr>
        </w:div>
        <w:div w:id="244804445">
          <w:marLeft w:val="640"/>
          <w:marRight w:val="0"/>
          <w:marTop w:val="0"/>
          <w:marBottom w:val="0"/>
          <w:divBdr>
            <w:top w:val="none" w:sz="0" w:space="0" w:color="auto"/>
            <w:left w:val="none" w:sz="0" w:space="0" w:color="auto"/>
            <w:bottom w:val="none" w:sz="0" w:space="0" w:color="auto"/>
            <w:right w:val="none" w:sz="0" w:space="0" w:color="auto"/>
          </w:divBdr>
        </w:div>
        <w:div w:id="1932396960">
          <w:marLeft w:val="640"/>
          <w:marRight w:val="0"/>
          <w:marTop w:val="0"/>
          <w:marBottom w:val="0"/>
          <w:divBdr>
            <w:top w:val="none" w:sz="0" w:space="0" w:color="auto"/>
            <w:left w:val="none" w:sz="0" w:space="0" w:color="auto"/>
            <w:bottom w:val="none" w:sz="0" w:space="0" w:color="auto"/>
            <w:right w:val="none" w:sz="0" w:space="0" w:color="auto"/>
          </w:divBdr>
        </w:div>
        <w:div w:id="2020696515">
          <w:marLeft w:val="640"/>
          <w:marRight w:val="0"/>
          <w:marTop w:val="0"/>
          <w:marBottom w:val="0"/>
          <w:divBdr>
            <w:top w:val="none" w:sz="0" w:space="0" w:color="auto"/>
            <w:left w:val="none" w:sz="0" w:space="0" w:color="auto"/>
            <w:bottom w:val="none" w:sz="0" w:space="0" w:color="auto"/>
            <w:right w:val="none" w:sz="0" w:space="0" w:color="auto"/>
          </w:divBdr>
        </w:div>
        <w:div w:id="1832670640">
          <w:marLeft w:val="640"/>
          <w:marRight w:val="0"/>
          <w:marTop w:val="0"/>
          <w:marBottom w:val="0"/>
          <w:divBdr>
            <w:top w:val="none" w:sz="0" w:space="0" w:color="auto"/>
            <w:left w:val="none" w:sz="0" w:space="0" w:color="auto"/>
            <w:bottom w:val="none" w:sz="0" w:space="0" w:color="auto"/>
            <w:right w:val="none" w:sz="0" w:space="0" w:color="auto"/>
          </w:divBdr>
        </w:div>
        <w:div w:id="999430152">
          <w:marLeft w:val="640"/>
          <w:marRight w:val="0"/>
          <w:marTop w:val="0"/>
          <w:marBottom w:val="0"/>
          <w:divBdr>
            <w:top w:val="none" w:sz="0" w:space="0" w:color="auto"/>
            <w:left w:val="none" w:sz="0" w:space="0" w:color="auto"/>
            <w:bottom w:val="none" w:sz="0" w:space="0" w:color="auto"/>
            <w:right w:val="none" w:sz="0" w:space="0" w:color="auto"/>
          </w:divBdr>
        </w:div>
        <w:div w:id="607812509">
          <w:marLeft w:val="640"/>
          <w:marRight w:val="0"/>
          <w:marTop w:val="0"/>
          <w:marBottom w:val="0"/>
          <w:divBdr>
            <w:top w:val="none" w:sz="0" w:space="0" w:color="auto"/>
            <w:left w:val="none" w:sz="0" w:space="0" w:color="auto"/>
            <w:bottom w:val="none" w:sz="0" w:space="0" w:color="auto"/>
            <w:right w:val="none" w:sz="0" w:space="0" w:color="auto"/>
          </w:divBdr>
        </w:div>
        <w:div w:id="475269505">
          <w:marLeft w:val="640"/>
          <w:marRight w:val="0"/>
          <w:marTop w:val="0"/>
          <w:marBottom w:val="0"/>
          <w:divBdr>
            <w:top w:val="none" w:sz="0" w:space="0" w:color="auto"/>
            <w:left w:val="none" w:sz="0" w:space="0" w:color="auto"/>
            <w:bottom w:val="none" w:sz="0" w:space="0" w:color="auto"/>
            <w:right w:val="none" w:sz="0" w:space="0" w:color="auto"/>
          </w:divBdr>
        </w:div>
        <w:div w:id="2118913960">
          <w:marLeft w:val="640"/>
          <w:marRight w:val="0"/>
          <w:marTop w:val="0"/>
          <w:marBottom w:val="0"/>
          <w:divBdr>
            <w:top w:val="none" w:sz="0" w:space="0" w:color="auto"/>
            <w:left w:val="none" w:sz="0" w:space="0" w:color="auto"/>
            <w:bottom w:val="none" w:sz="0" w:space="0" w:color="auto"/>
            <w:right w:val="none" w:sz="0" w:space="0" w:color="auto"/>
          </w:divBdr>
        </w:div>
        <w:div w:id="181363214">
          <w:marLeft w:val="640"/>
          <w:marRight w:val="0"/>
          <w:marTop w:val="0"/>
          <w:marBottom w:val="0"/>
          <w:divBdr>
            <w:top w:val="none" w:sz="0" w:space="0" w:color="auto"/>
            <w:left w:val="none" w:sz="0" w:space="0" w:color="auto"/>
            <w:bottom w:val="none" w:sz="0" w:space="0" w:color="auto"/>
            <w:right w:val="none" w:sz="0" w:space="0" w:color="auto"/>
          </w:divBdr>
        </w:div>
        <w:div w:id="1119880183">
          <w:marLeft w:val="640"/>
          <w:marRight w:val="0"/>
          <w:marTop w:val="0"/>
          <w:marBottom w:val="0"/>
          <w:divBdr>
            <w:top w:val="none" w:sz="0" w:space="0" w:color="auto"/>
            <w:left w:val="none" w:sz="0" w:space="0" w:color="auto"/>
            <w:bottom w:val="none" w:sz="0" w:space="0" w:color="auto"/>
            <w:right w:val="none" w:sz="0" w:space="0" w:color="auto"/>
          </w:divBdr>
        </w:div>
        <w:div w:id="558327281">
          <w:marLeft w:val="640"/>
          <w:marRight w:val="0"/>
          <w:marTop w:val="0"/>
          <w:marBottom w:val="0"/>
          <w:divBdr>
            <w:top w:val="none" w:sz="0" w:space="0" w:color="auto"/>
            <w:left w:val="none" w:sz="0" w:space="0" w:color="auto"/>
            <w:bottom w:val="none" w:sz="0" w:space="0" w:color="auto"/>
            <w:right w:val="none" w:sz="0" w:space="0" w:color="auto"/>
          </w:divBdr>
        </w:div>
        <w:div w:id="476649558">
          <w:marLeft w:val="640"/>
          <w:marRight w:val="0"/>
          <w:marTop w:val="0"/>
          <w:marBottom w:val="0"/>
          <w:divBdr>
            <w:top w:val="none" w:sz="0" w:space="0" w:color="auto"/>
            <w:left w:val="none" w:sz="0" w:space="0" w:color="auto"/>
            <w:bottom w:val="none" w:sz="0" w:space="0" w:color="auto"/>
            <w:right w:val="none" w:sz="0" w:space="0" w:color="auto"/>
          </w:divBdr>
        </w:div>
        <w:div w:id="1340349937">
          <w:marLeft w:val="640"/>
          <w:marRight w:val="0"/>
          <w:marTop w:val="0"/>
          <w:marBottom w:val="0"/>
          <w:divBdr>
            <w:top w:val="none" w:sz="0" w:space="0" w:color="auto"/>
            <w:left w:val="none" w:sz="0" w:space="0" w:color="auto"/>
            <w:bottom w:val="none" w:sz="0" w:space="0" w:color="auto"/>
            <w:right w:val="none" w:sz="0" w:space="0" w:color="auto"/>
          </w:divBdr>
        </w:div>
        <w:div w:id="1944724619">
          <w:marLeft w:val="640"/>
          <w:marRight w:val="0"/>
          <w:marTop w:val="0"/>
          <w:marBottom w:val="0"/>
          <w:divBdr>
            <w:top w:val="none" w:sz="0" w:space="0" w:color="auto"/>
            <w:left w:val="none" w:sz="0" w:space="0" w:color="auto"/>
            <w:bottom w:val="none" w:sz="0" w:space="0" w:color="auto"/>
            <w:right w:val="none" w:sz="0" w:space="0" w:color="auto"/>
          </w:divBdr>
        </w:div>
        <w:div w:id="25638623">
          <w:marLeft w:val="640"/>
          <w:marRight w:val="0"/>
          <w:marTop w:val="0"/>
          <w:marBottom w:val="0"/>
          <w:divBdr>
            <w:top w:val="none" w:sz="0" w:space="0" w:color="auto"/>
            <w:left w:val="none" w:sz="0" w:space="0" w:color="auto"/>
            <w:bottom w:val="none" w:sz="0" w:space="0" w:color="auto"/>
            <w:right w:val="none" w:sz="0" w:space="0" w:color="auto"/>
          </w:divBdr>
        </w:div>
        <w:div w:id="871457234">
          <w:marLeft w:val="640"/>
          <w:marRight w:val="0"/>
          <w:marTop w:val="0"/>
          <w:marBottom w:val="0"/>
          <w:divBdr>
            <w:top w:val="none" w:sz="0" w:space="0" w:color="auto"/>
            <w:left w:val="none" w:sz="0" w:space="0" w:color="auto"/>
            <w:bottom w:val="none" w:sz="0" w:space="0" w:color="auto"/>
            <w:right w:val="none" w:sz="0" w:space="0" w:color="auto"/>
          </w:divBdr>
        </w:div>
        <w:div w:id="1593472756">
          <w:marLeft w:val="640"/>
          <w:marRight w:val="0"/>
          <w:marTop w:val="0"/>
          <w:marBottom w:val="0"/>
          <w:divBdr>
            <w:top w:val="none" w:sz="0" w:space="0" w:color="auto"/>
            <w:left w:val="none" w:sz="0" w:space="0" w:color="auto"/>
            <w:bottom w:val="none" w:sz="0" w:space="0" w:color="auto"/>
            <w:right w:val="none" w:sz="0" w:space="0" w:color="auto"/>
          </w:divBdr>
        </w:div>
        <w:div w:id="1794857993">
          <w:marLeft w:val="640"/>
          <w:marRight w:val="0"/>
          <w:marTop w:val="0"/>
          <w:marBottom w:val="0"/>
          <w:divBdr>
            <w:top w:val="none" w:sz="0" w:space="0" w:color="auto"/>
            <w:left w:val="none" w:sz="0" w:space="0" w:color="auto"/>
            <w:bottom w:val="none" w:sz="0" w:space="0" w:color="auto"/>
            <w:right w:val="none" w:sz="0" w:space="0" w:color="auto"/>
          </w:divBdr>
        </w:div>
        <w:div w:id="1621957937">
          <w:marLeft w:val="640"/>
          <w:marRight w:val="0"/>
          <w:marTop w:val="0"/>
          <w:marBottom w:val="0"/>
          <w:divBdr>
            <w:top w:val="none" w:sz="0" w:space="0" w:color="auto"/>
            <w:left w:val="none" w:sz="0" w:space="0" w:color="auto"/>
            <w:bottom w:val="none" w:sz="0" w:space="0" w:color="auto"/>
            <w:right w:val="none" w:sz="0" w:space="0" w:color="auto"/>
          </w:divBdr>
        </w:div>
        <w:div w:id="2073969265">
          <w:marLeft w:val="640"/>
          <w:marRight w:val="0"/>
          <w:marTop w:val="0"/>
          <w:marBottom w:val="0"/>
          <w:divBdr>
            <w:top w:val="none" w:sz="0" w:space="0" w:color="auto"/>
            <w:left w:val="none" w:sz="0" w:space="0" w:color="auto"/>
            <w:bottom w:val="none" w:sz="0" w:space="0" w:color="auto"/>
            <w:right w:val="none" w:sz="0" w:space="0" w:color="auto"/>
          </w:divBdr>
        </w:div>
        <w:div w:id="319191235">
          <w:marLeft w:val="640"/>
          <w:marRight w:val="0"/>
          <w:marTop w:val="0"/>
          <w:marBottom w:val="0"/>
          <w:divBdr>
            <w:top w:val="none" w:sz="0" w:space="0" w:color="auto"/>
            <w:left w:val="none" w:sz="0" w:space="0" w:color="auto"/>
            <w:bottom w:val="none" w:sz="0" w:space="0" w:color="auto"/>
            <w:right w:val="none" w:sz="0" w:space="0" w:color="auto"/>
          </w:divBdr>
        </w:div>
        <w:div w:id="1112434459">
          <w:marLeft w:val="640"/>
          <w:marRight w:val="0"/>
          <w:marTop w:val="0"/>
          <w:marBottom w:val="0"/>
          <w:divBdr>
            <w:top w:val="none" w:sz="0" w:space="0" w:color="auto"/>
            <w:left w:val="none" w:sz="0" w:space="0" w:color="auto"/>
            <w:bottom w:val="none" w:sz="0" w:space="0" w:color="auto"/>
            <w:right w:val="none" w:sz="0" w:space="0" w:color="auto"/>
          </w:divBdr>
        </w:div>
        <w:div w:id="1194805519">
          <w:marLeft w:val="640"/>
          <w:marRight w:val="0"/>
          <w:marTop w:val="0"/>
          <w:marBottom w:val="0"/>
          <w:divBdr>
            <w:top w:val="none" w:sz="0" w:space="0" w:color="auto"/>
            <w:left w:val="none" w:sz="0" w:space="0" w:color="auto"/>
            <w:bottom w:val="none" w:sz="0" w:space="0" w:color="auto"/>
            <w:right w:val="none" w:sz="0" w:space="0" w:color="auto"/>
          </w:divBdr>
        </w:div>
        <w:div w:id="2089115239">
          <w:marLeft w:val="640"/>
          <w:marRight w:val="0"/>
          <w:marTop w:val="0"/>
          <w:marBottom w:val="0"/>
          <w:divBdr>
            <w:top w:val="none" w:sz="0" w:space="0" w:color="auto"/>
            <w:left w:val="none" w:sz="0" w:space="0" w:color="auto"/>
            <w:bottom w:val="none" w:sz="0" w:space="0" w:color="auto"/>
            <w:right w:val="none" w:sz="0" w:space="0" w:color="auto"/>
          </w:divBdr>
        </w:div>
        <w:div w:id="1357805834">
          <w:marLeft w:val="640"/>
          <w:marRight w:val="0"/>
          <w:marTop w:val="0"/>
          <w:marBottom w:val="0"/>
          <w:divBdr>
            <w:top w:val="none" w:sz="0" w:space="0" w:color="auto"/>
            <w:left w:val="none" w:sz="0" w:space="0" w:color="auto"/>
            <w:bottom w:val="none" w:sz="0" w:space="0" w:color="auto"/>
            <w:right w:val="none" w:sz="0" w:space="0" w:color="auto"/>
          </w:divBdr>
        </w:div>
        <w:div w:id="1895239035">
          <w:marLeft w:val="640"/>
          <w:marRight w:val="0"/>
          <w:marTop w:val="0"/>
          <w:marBottom w:val="0"/>
          <w:divBdr>
            <w:top w:val="none" w:sz="0" w:space="0" w:color="auto"/>
            <w:left w:val="none" w:sz="0" w:space="0" w:color="auto"/>
            <w:bottom w:val="none" w:sz="0" w:space="0" w:color="auto"/>
            <w:right w:val="none" w:sz="0" w:space="0" w:color="auto"/>
          </w:divBdr>
        </w:div>
        <w:div w:id="1013266164">
          <w:marLeft w:val="640"/>
          <w:marRight w:val="0"/>
          <w:marTop w:val="0"/>
          <w:marBottom w:val="0"/>
          <w:divBdr>
            <w:top w:val="none" w:sz="0" w:space="0" w:color="auto"/>
            <w:left w:val="none" w:sz="0" w:space="0" w:color="auto"/>
            <w:bottom w:val="none" w:sz="0" w:space="0" w:color="auto"/>
            <w:right w:val="none" w:sz="0" w:space="0" w:color="auto"/>
          </w:divBdr>
        </w:div>
        <w:div w:id="1721323205">
          <w:marLeft w:val="640"/>
          <w:marRight w:val="0"/>
          <w:marTop w:val="0"/>
          <w:marBottom w:val="0"/>
          <w:divBdr>
            <w:top w:val="none" w:sz="0" w:space="0" w:color="auto"/>
            <w:left w:val="none" w:sz="0" w:space="0" w:color="auto"/>
            <w:bottom w:val="none" w:sz="0" w:space="0" w:color="auto"/>
            <w:right w:val="none" w:sz="0" w:space="0" w:color="auto"/>
          </w:divBdr>
        </w:div>
        <w:div w:id="1101485910">
          <w:marLeft w:val="640"/>
          <w:marRight w:val="0"/>
          <w:marTop w:val="0"/>
          <w:marBottom w:val="0"/>
          <w:divBdr>
            <w:top w:val="none" w:sz="0" w:space="0" w:color="auto"/>
            <w:left w:val="none" w:sz="0" w:space="0" w:color="auto"/>
            <w:bottom w:val="none" w:sz="0" w:space="0" w:color="auto"/>
            <w:right w:val="none" w:sz="0" w:space="0" w:color="auto"/>
          </w:divBdr>
        </w:div>
        <w:div w:id="175507774">
          <w:marLeft w:val="640"/>
          <w:marRight w:val="0"/>
          <w:marTop w:val="0"/>
          <w:marBottom w:val="0"/>
          <w:divBdr>
            <w:top w:val="none" w:sz="0" w:space="0" w:color="auto"/>
            <w:left w:val="none" w:sz="0" w:space="0" w:color="auto"/>
            <w:bottom w:val="none" w:sz="0" w:space="0" w:color="auto"/>
            <w:right w:val="none" w:sz="0" w:space="0" w:color="auto"/>
          </w:divBdr>
        </w:div>
        <w:div w:id="1115169991">
          <w:marLeft w:val="640"/>
          <w:marRight w:val="0"/>
          <w:marTop w:val="0"/>
          <w:marBottom w:val="0"/>
          <w:divBdr>
            <w:top w:val="none" w:sz="0" w:space="0" w:color="auto"/>
            <w:left w:val="none" w:sz="0" w:space="0" w:color="auto"/>
            <w:bottom w:val="none" w:sz="0" w:space="0" w:color="auto"/>
            <w:right w:val="none" w:sz="0" w:space="0" w:color="auto"/>
          </w:divBdr>
        </w:div>
        <w:div w:id="1434085548">
          <w:marLeft w:val="640"/>
          <w:marRight w:val="0"/>
          <w:marTop w:val="0"/>
          <w:marBottom w:val="0"/>
          <w:divBdr>
            <w:top w:val="none" w:sz="0" w:space="0" w:color="auto"/>
            <w:left w:val="none" w:sz="0" w:space="0" w:color="auto"/>
            <w:bottom w:val="none" w:sz="0" w:space="0" w:color="auto"/>
            <w:right w:val="none" w:sz="0" w:space="0" w:color="auto"/>
          </w:divBdr>
        </w:div>
        <w:div w:id="88939469">
          <w:marLeft w:val="640"/>
          <w:marRight w:val="0"/>
          <w:marTop w:val="0"/>
          <w:marBottom w:val="0"/>
          <w:divBdr>
            <w:top w:val="none" w:sz="0" w:space="0" w:color="auto"/>
            <w:left w:val="none" w:sz="0" w:space="0" w:color="auto"/>
            <w:bottom w:val="none" w:sz="0" w:space="0" w:color="auto"/>
            <w:right w:val="none" w:sz="0" w:space="0" w:color="auto"/>
          </w:divBdr>
        </w:div>
        <w:div w:id="178470942">
          <w:marLeft w:val="640"/>
          <w:marRight w:val="0"/>
          <w:marTop w:val="0"/>
          <w:marBottom w:val="0"/>
          <w:divBdr>
            <w:top w:val="none" w:sz="0" w:space="0" w:color="auto"/>
            <w:left w:val="none" w:sz="0" w:space="0" w:color="auto"/>
            <w:bottom w:val="none" w:sz="0" w:space="0" w:color="auto"/>
            <w:right w:val="none" w:sz="0" w:space="0" w:color="auto"/>
          </w:divBdr>
        </w:div>
        <w:div w:id="799111512">
          <w:marLeft w:val="640"/>
          <w:marRight w:val="0"/>
          <w:marTop w:val="0"/>
          <w:marBottom w:val="0"/>
          <w:divBdr>
            <w:top w:val="none" w:sz="0" w:space="0" w:color="auto"/>
            <w:left w:val="none" w:sz="0" w:space="0" w:color="auto"/>
            <w:bottom w:val="none" w:sz="0" w:space="0" w:color="auto"/>
            <w:right w:val="none" w:sz="0" w:space="0" w:color="auto"/>
          </w:divBdr>
        </w:div>
        <w:div w:id="566917571">
          <w:marLeft w:val="640"/>
          <w:marRight w:val="0"/>
          <w:marTop w:val="0"/>
          <w:marBottom w:val="0"/>
          <w:divBdr>
            <w:top w:val="none" w:sz="0" w:space="0" w:color="auto"/>
            <w:left w:val="none" w:sz="0" w:space="0" w:color="auto"/>
            <w:bottom w:val="none" w:sz="0" w:space="0" w:color="auto"/>
            <w:right w:val="none" w:sz="0" w:space="0" w:color="auto"/>
          </w:divBdr>
        </w:div>
        <w:div w:id="1870336411">
          <w:marLeft w:val="640"/>
          <w:marRight w:val="0"/>
          <w:marTop w:val="0"/>
          <w:marBottom w:val="0"/>
          <w:divBdr>
            <w:top w:val="none" w:sz="0" w:space="0" w:color="auto"/>
            <w:left w:val="none" w:sz="0" w:space="0" w:color="auto"/>
            <w:bottom w:val="none" w:sz="0" w:space="0" w:color="auto"/>
            <w:right w:val="none" w:sz="0" w:space="0" w:color="auto"/>
          </w:divBdr>
        </w:div>
        <w:div w:id="813180808">
          <w:marLeft w:val="640"/>
          <w:marRight w:val="0"/>
          <w:marTop w:val="0"/>
          <w:marBottom w:val="0"/>
          <w:divBdr>
            <w:top w:val="none" w:sz="0" w:space="0" w:color="auto"/>
            <w:left w:val="none" w:sz="0" w:space="0" w:color="auto"/>
            <w:bottom w:val="none" w:sz="0" w:space="0" w:color="auto"/>
            <w:right w:val="none" w:sz="0" w:space="0" w:color="auto"/>
          </w:divBdr>
        </w:div>
        <w:div w:id="2135439679">
          <w:marLeft w:val="640"/>
          <w:marRight w:val="0"/>
          <w:marTop w:val="0"/>
          <w:marBottom w:val="0"/>
          <w:divBdr>
            <w:top w:val="none" w:sz="0" w:space="0" w:color="auto"/>
            <w:left w:val="none" w:sz="0" w:space="0" w:color="auto"/>
            <w:bottom w:val="none" w:sz="0" w:space="0" w:color="auto"/>
            <w:right w:val="none" w:sz="0" w:space="0" w:color="auto"/>
          </w:divBdr>
        </w:div>
        <w:div w:id="1380325799">
          <w:marLeft w:val="640"/>
          <w:marRight w:val="0"/>
          <w:marTop w:val="0"/>
          <w:marBottom w:val="0"/>
          <w:divBdr>
            <w:top w:val="none" w:sz="0" w:space="0" w:color="auto"/>
            <w:left w:val="none" w:sz="0" w:space="0" w:color="auto"/>
            <w:bottom w:val="none" w:sz="0" w:space="0" w:color="auto"/>
            <w:right w:val="none" w:sz="0" w:space="0" w:color="auto"/>
          </w:divBdr>
        </w:div>
        <w:div w:id="721446758">
          <w:marLeft w:val="640"/>
          <w:marRight w:val="0"/>
          <w:marTop w:val="0"/>
          <w:marBottom w:val="0"/>
          <w:divBdr>
            <w:top w:val="none" w:sz="0" w:space="0" w:color="auto"/>
            <w:left w:val="none" w:sz="0" w:space="0" w:color="auto"/>
            <w:bottom w:val="none" w:sz="0" w:space="0" w:color="auto"/>
            <w:right w:val="none" w:sz="0" w:space="0" w:color="auto"/>
          </w:divBdr>
        </w:div>
        <w:div w:id="1683311925">
          <w:marLeft w:val="640"/>
          <w:marRight w:val="0"/>
          <w:marTop w:val="0"/>
          <w:marBottom w:val="0"/>
          <w:divBdr>
            <w:top w:val="none" w:sz="0" w:space="0" w:color="auto"/>
            <w:left w:val="none" w:sz="0" w:space="0" w:color="auto"/>
            <w:bottom w:val="none" w:sz="0" w:space="0" w:color="auto"/>
            <w:right w:val="none" w:sz="0" w:space="0" w:color="auto"/>
          </w:divBdr>
        </w:div>
        <w:div w:id="1678539151">
          <w:marLeft w:val="640"/>
          <w:marRight w:val="0"/>
          <w:marTop w:val="0"/>
          <w:marBottom w:val="0"/>
          <w:divBdr>
            <w:top w:val="none" w:sz="0" w:space="0" w:color="auto"/>
            <w:left w:val="none" w:sz="0" w:space="0" w:color="auto"/>
            <w:bottom w:val="none" w:sz="0" w:space="0" w:color="auto"/>
            <w:right w:val="none" w:sz="0" w:space="0" w:color="auto"/>
          </w:divBdr>
        </w:div>
        <w:div w:id="1990012326">
          <w:marLeft w:val="640"/>
          <w:marRight w:val="0"/>
          <w:marTop w:val="0"/>
          <w:marBottom w:val="0"/>
          <w:divBdr>
            <w:top w:val="none" w:sz="0" w:space="0" w:color="auto"/>
            <w:left w:val="none" w:sz="0" w:space="0" w:color="auto"/>
            <w:bottom w:val="none" w:sz="0" w:space="0" w:color="auto"/>
            <w:right w:val="none" w:sz="0" w:space="0" w:color="auto"/>
          </w:divBdr>
        </w:div>
        <w:div w:id="492961947">
          <w:marLeft w:val="640"/>
          <w:marRight w:val="0"/>
          <w:marTop w:val="0"/>
          <w:marBottom w:val="0"/>
          <w:divBdr>
            <w:top w:val="none" w:sz="0" w:space="0" w:color="auto"/>
            <w:left w:val="none" w:sz="0" w:space="0" w:color="auto"/>
            <w:bottom w:val="none" w:sz="0" w:space="0" w:color="auto"/>
            <w:right w:val="none" w:sz="0" w:space="0" w:color="auto"/>
          </w:divBdr>
        </w:div>
        <w:div w:id="483788737">
          <w:marLeft w:val="640"/>
          <w:marRight w:val="0"/>
          <w:marTop w:val="0"/>
          <w:marBottom w:val="0"/>
          <w:divBdr>
            <w:top w:val="none" w:sz="0" w:space="0" w:color="auto"/>
            <w:left w:val="none" w:sz="0" w:space="0" w:color="auto"/>
            <w:bottom w:val="none" w:sz="0" w:space="0" w:color="auto"/>
            <w:right w:val="none" w:sz="0" w:space="0" w:color="auto"/>
          </w:divBdr>
        </w:div>
        <w:div w:id="271321997">
          <w:marLeft w:val="640"/>
          <w:marRight w:val="0"/>
          <w:marTop w:val="0"/>
          <w:marBottom w:val="0"/>
          <w:divBdr>
            <w:top w:val="none" w:sz="0" w:space="0" w:color="auto"/>
            <w:left w:val="none" w:sz="0" w:space="0" w:color="auto"/>
            <w:bottom w:val="none" w:sz="0" w:space="0" w:color="auto"/>
            <w:right w:val="none" w:sz="0" w:space="0" w:color="auto"/>
          </w:divBdr>
        </w:div>
      </w:divsChild>
    </w:div>
    <w:div w:id="1308970842">
      <w:marLeft w:val="640"/>
      <w:marRight w:val="0"/>
      <w:marTop w:val="0"/>
      <w:marBottom w:val="0"/>
      <w:divBdr>
        <w:top w:val="none" w:sz="0" w:space="0" w:color="auto"/>
        <w:left w:val="none" w:sz="0" w:space="0" w:color="auto"/>
        <w:bottom w:val="none" w:sz="0" w:space="0" w:color="auto"/>
        <w:right w:val="none" w:sz="0" w:space="0" w:color="auto"/>
      </w:divBdr>
    </w:div>
    <w:div w:id="1310287057">
      <w:marLeft w:val="640"/>
      <w:marRight w:val="0"/>
      <w:marTop w:val="0"/>
      <w:marBottom w:val="0"/>
      <w:divBdr>
        <w:top w:val="none" w:sz="0" w:space="0" w:color="auto"/>
        <w:left w:val="none" w:sz="0" w:space="0" w:color="auto"/>
        <w:bottom w:val="none" w:sz="0" w:space="0" w:color="auto"/>
        <w:right w:val="none" w:sz="0" w:space="0" w:color="auto"/>
      </w:divBdr>
    </w:div>
    <w:div w:id="1311179545">
      <w:marLeft w:val="0"/>
      <w:marRight w:val="0"/>
      <w:marTop w:val="0"/>
      <w:marBottom w:val="0"/>
      <w:divBdr>
        <w:top w:val="none" w:sz="0" w:space="0" w:color="auto"/>
        <w:left w:val="none" w:sz="0" w:space="0" w:color="auto"/>
        <w:bottom w:val="none" w:sz="0" w:space="0" w:color="auto"/>
        <w:right w:val="none" w:sz="0" w:space="0" w:color="auto"/>
      </w:divBdr>
    </w:div>
    <w:div w:id="1312977316">
      <w:bodyDiv w:val="1"/>
      <w:marLeft w:val="0"/>
      <w:marRight w:val="0"/>
      <w:marTop w:val="0"/>
      <w:marBottom w:val="0"/>
      <w:divBdr>
        <w:top w:val="none" w:sz="0" w:space="0" w:color="auto"/>
        <w:left w:val="none" w:sz="0" w:space="0" w:color="auto"/>
        <w:bottom w:val="none" w:sz="0" w:space="0" w:color="auto"/>
        <w:right w:val="none" w:sz="0" w:space="0" w:color="auto"/>
      </w:divBdr>
      <w:divsChild>
        <w:div w:id="515460547">
          <w:marLeft w:val="640"/>
          <w:marRight w:val="0"/>
          <w:marTop w:val="0"/>
          <w:marBottom w:val="0"/>
          <w:divBdr>
            <w:top w:val="none" w:sz="0" w:space="0" w:color="auto"/>
            <w:left w:val="none" w:sz="0" w:space="0" w:color="auto"/>
            <w:bottom w:val="none" w:sz="0" w:space="0" w:color="auto"/>
            <w:right w:val="none" w:sz="0" w:space="0" w:color="auto"/>
          </w:divBdr>
        </w:div>
        <w:div w:id="1174765408">
          <w:marLeft w:val="640"/>
          <w:marRight w:val="0"/>
          <w:marTop w:val="0"/>
          <w:marBottom w:val="0"/>
          <w:divBdr>
            <w:top w:val="none" w:sz="0" w:space="0" w:color="auto"/>
            <w:left w:val="none" w:sz="0" w:space="0" w:color="auto"/>
            <w:bottom w:val="none" w:sz="0" w:space="0" w:color="auto"/>
            <w:right w:val="none" w:sz="0" w:space="0" w:color="auto"/>
          </w:divBdr>
        </w:div>
        <w:div w:id="2021006434">
          <w:marLeft w:val="640"/>
          <w:marRight w:val="0"/>
          <w:marTop w:val="0"/>
          <w:marBottom w:val="0"/>
          <w:divBdr>
            <w:top w:val="none" w:sz="0" w:space="0" w:color="auto"/>
            <w:left w:val="none" w:sz="0" w:space="0" w:color="auto"/>
            <w:bottom w:val="none" w:sz="0" w:space="0" w:color="auto"/>
            <w:right w:val="none" w:sz="0" w:space="0" w:color="auto"/>
          </w:divBdr>
        </w:div>
        <w:div w:id="1972008404">
          <w:marLeft w:val="640"/>
          <w:marRight w:val="0"/>
          <w:marTop w:val="0"/>
          <w:marBottom w:val="0"/>
          <w:divBdr>
            <w:top w:val="none" w:sz="0" w:space="0" w:color="auto"/>
            <w:left w:val="none" w:sz="0" w:space="0" w:color="auto"/>
            <w:bottom w:val="none" w:sz="0" w:space="0" w:color="auto"/>
            <w:right w:val="none" w:sz="0" w:space="0" w:color="auto"/>
          </w:divBdr>
        </w:div>
        <w:div w:id="849608742">
          <w:marLeft w:val="640"/>
          <w:marRight w:val="0"/>
          <w:marTop w:val="0"/>
          <w:marBottom w:val="0"/>
          <w:divBdr>
            <w:top w:val="none" w:sz="0" w:space="0" w:color="auto"/>
            <w:left w:val="none" w:sz="0" w:space="0" w:color="auto"/>
            <w:bottom w:val="none" w:sz="0" w:space="0" w:color="auto"/>
            <w:right w:val="none" w:sz="0" w:space="0" w:color="auto"/>
          </w:divBdr>
        </w:div>
        <w:div w:id="373237580">
          <w:marLeft w:val="640"/>
          <w:marRight w:val="0"/>
          <w:marTop w:val="0"/>
          <w:marBottom w:val="0"/>
          <w:divBdr>
            <w:top w:val="none" w:sz="0" w:space="0" w:color="auto"/>
            <w:left w:val="none" w:sz="0" w:space="0" w:color="auto"/>
            <w:bottom w:val="none" w:sz="0" w:space="0" w:color="auto"/>
            <w:right w:val="none" w:sz="0" w:space="0" w:color="auto"/>
          </w:divBdr>
        </w:div>
        <w:div w:id="611398334">
          <w:marLeft w:val="640"/>
          <w:marRight w:val="0"/>
          <w:marTop w:val="0"/>
          <w:marBottom w:val="0"/>
          <w:divBdr>
            <w:top w:val="none" w:sz="0" w:space="0" w:color="auto"/>
            <w:left w:val="none" w:sz="0" w:space="0" w:color="auto"/>
            <w:bottom w:val="none" w:sz="0" w:space="0" w:color="auto"/>
            <w:right w:val="none" w:sz="0" w:space="0" w:color="auto"/>
          </w:divBdr>
        </w:div>
        <w:div w:id="125125108">
          <w:marLeft w:val="640"/>
          <w:marRight w:val="0"/>
          <w:marTop w:val="0"/>
          <w:marBottom w:val="0"/>
          <w:divBdr>
            <w:top w:val="none" w:sz="0" w:space="0" w:color="auto"/>
            <w:left w:val="none" w:sz="0" w:space="0" w:color="auto"/>
            <w:bottom w:val="none" w:sz="0" w:space="0" w:color="auto"/>
            <w:right w:val="none" w:sz="0" w:space="0" w:color="auto"/>
          </w:divBdr>
        </w:div>
        <w:div w:id="1087768268">
          <w:marLeft w:val="640"/>
          <w:marRight w:val="0"/>
          <w:marTop w:val="0"/>
          <w:marBottom w:val="0"/>
          <w:divBdr>
            <w:top w:val="none" w:sz="0" w:space="0" w:color="auto"/>
            <w:left w:val="none" w:sz="0" w:space="0" w:color="auto"/>
            <w:bottom w:val="none" w:sz="0" w:space="0" w:color="auto"/>
            <w:right w:val="none" w:sz="0" w:space="0" w:color="auto"/>
          </w:divBdr>
        </w:div>
        <w:div w:id="2090346722">
          <w:marLeft w:val="640"/>
          <w:marRight w:val="0"/>
          <w:marTop w:val="0"/>
          <w:marBottom w:val="0"/>
          <w:divBdr>
            <w:top w:val="none" w:sz="0" w:space="0" w:color="auto"/>
            <w:left w:val="none" w:sz="0" w:space="0" w:color="auto"/>
            <w:bottom w:val="none" w:sz="0" w:space="0" w:color="auto"/>
            <w:right w:val="none" w:sz="0" w:space="0" w:color="auto"/>
          </w:divBdr>
        </w:div>
        <w:div w:id="859316228">
          <w:marLeft w:val="640"/>
          <w:marRight w:val="0"/>
          <w:marTop w:val="0"/>
          <w:marBottom w:val="0"/>
          <w:divBdr>
            <w:top w:val="none" w:sz="0" w:space="0" w:color="auto"/>
            <w:left w:val="none" w:sz="0" w:space="0" w:color="auto"/>
            <w:bottom w:val="none" w:sz="0" w:space="0" w:color="auto"/>
            <w:right w:val="none" w:sz="0" w:space="0" w:color="auto"/>
          </w:divBdr>
        </w:div>
        <w:div w:id="1570309720">
          <w:marLeft w:val="640"/>
          <w:marRight w:val="0"/>
          <w:marTop w:val="0"/>
          <w:marBottom w:val="0"/>
          <w:divBdr>
            <w:top w:val="none" w:sz="0" w:space="0" w:color="auto"/>
            <w:left w:val="none" w:sz="0" w:space="0" w:color="auto"/>
            <w:bottom w:val="none" w:sz="0" w:space="0" w:color="auto"/>
            <w:right w:val="none" w:sz="0" w:space="0" w:color="auto"/>
          </w:divBdr>
        </w:div>
        <w:div w:id="1047418376">
          <w:marLeft w:val="640"/>
          <w:marRight w:val="0"/>
          <w:marTop w:val="0"/>
          <w:marBottom w:val="0"/>
          <w:divBdr>
            <w:top w:val="none" w:sz="0" w:space="0" w:color="auto"/>
            <w:left w:val="none" w:sz="0" w:space="0" w:color="auto"/>
            <w:bottom w:val="none" w:sz="0" w:space="0" w:color="auto"/>
            <w:right w:val="none" w:sz="0" w:space="0" w:color="auto"/>
          </w:divBdr>
        </w:div>
        <w:div w:id="484932238">
          <w:marLeft w:val="640"/>
          <w:marRight w:val="0"/>
          <w:marTop w:val="0"/>
          <w:marBottom w:val="0"/>
          <w:divBdr>
            <w:top w:val="none" w:sz="0" w:space="0" w:color="auto"/>
            <w:left w:val="none" w:sz="0" w:space="0" w:color="auto"/>
            <w:bottom w:val="none" w:sz="0" w:space="0" w:color="auto"/>
            <w:right w:val="none" w:sz="0" w:space="0" w:color="auto"/>
          </w:divBdr>
        </w:div>
        <w:div w:id="694237925">
          <w:marLeft w:val="640"/>
          <w:marRight w:val="0"/>
          <w:marTop w:val="0"/>
          <w:marBottom w:val="0"/>
          <w:divBdr>
            <w:top w:val="none" w:sz="0" w:space="0" w:color="auto"/>
            <w:left w:val="none" w:sz="0" w:space="0" w:color="auto"/>
            <w:bottom w:val="none" w:sz="0" w:space="0" w:color="auto"/>
            <w:right w:val="none" w:sz="0" w:space="0" w:color="auto"/>
          </w:divBdr>
        </w:div>
        <w:div w:id="943533289">
          <w:marLeft w:val="640"/>
          <w:marRight w:val="0"/>
          <w:marTop w:val="0"/>
          <w:marBottom w:val="0"/>
          <w:divBdr>
            <w:top w:val="none" w:sz="0" w:space="0" w:color="auto"/>
            <w:left w:val="none" w:sz="0" w:space="0" w:color="auto"/>
            <w:bottom w:val="none" w:sz="0" w:space="0" w:color="auto"/>
            <w:right w:val="none" w:sz="0" w:space="0" w:color="auto"/>
          </w:divBdr>
        </w:div>
        <w:div w:id="1746878631">
          <w:marLeft w:val="640"/>
          <w:marRight w:val="0"/>
          <w:marTop w:val="0"/>
          <w:marBottom w:val="0"/>
          <w:divBdr>
            <w:top w:val="none" w:sz="0" w:space="0" w:color="auto"/>
            <w:left w:val="none" w:sz="0" w:space="0" w:color="auto"/>
            <w:bottom w:val="none" w:sz="0" w:space="0" w:color="auto"/>
            <w:right w:val="none" w:sz="0" w:space="0" w:color="auto"/>
          </w:divBdr>
        </w:div>
        <w:div w:id="1044251330">
          <w:marLeft w:val="640"/>
          <w:marRight w:val="0"/>
          <w:marTop w:val="0"/>
          <w:marBottom w:val="0"/>
          <w:divBdr>
            <w:top w:val="none" w:sz="0" w:space="0" w:color="auto"/>
            <w:left w:val="none" w:sz="0" w:space="0" w:color="auto"/>
            <w:bottom w:val="none" w:sz="0" w:space="0" w:color="auto"/>
            <w:right w:val="none" w:sz="0" w:space="0" w:color="auto"/>
          </w:divBdr>
        </w:div>
        <w:div w:id="727799754">
          <w:marLeft w:val="640"/>
          <w:marRight w:val="0"/>
          <w:marTop w:val="0"/>
          <w:marBottom w:val="0"/>
          <w:divBdr>
            <w:top w:val="none" w:sz="0" w:space="0" w:color="auto"/>
            <w:left w:val="none" w:sz="0" w:space="0" w:color="auto"/>
            <w:bottom w:val="none" w:sz="0" w:space="0" w:color="auto"/>
            <w:right w:val="none" w:sz="0" w:space="0" w:color="auto"/>
          </w:divBdr>
        </w:div>
        <w:div w:id="1088578251">
          <w:marLeft w:val="640"/>
          <w:marRight w:val="0"/>
          <w:marTop w:val="0"/>
          <w:marBottom w:val="0"/>
          <w:divBdr>
            <w:top w:val="none" w:sz="0" w:space="0" w:color="auto"/>
            <w:left w:val="none" w:sz="0" w:space="0" w:color="auto"/>
            <w:bottom w:val="none" w:sz="0" w:space="0" w:color="auto"/>
            <w:right w:val="none" w:sz="0" w:space="0" w:color="auto"/>
          </w:divBdr>
        </w:div>
        <w:div w:id="1257979647">
          <w:marLeft w:val="640"/>
          <w:marRight w:val="0"/>
          <w:marTop w:val="0"/>
          <w:marBottom w:val="0"/>
          <w:divBdr>
            <w:top w:val="none" w:sz="0" w:space="0" w:color="auto"/>
            <w:left w:val="none" w:sz="0" w:space="0" w:color="auto"/>
            <w:bottom w:val="none" w:sz="0" w:space="0" w:color="auto"/>
            <w:right w:val="none" w:sz="0" w:space="0" w:color="auto"/>
          </w:divBdr>
        </w:div>
        <w:div w:id="2124421112">
          <w:marLeft w:val="640"/>
          <w:marRight w:val="0"/>
          <w:marTop w:val="0"/>
          <w:marBottom w:val="0"/>
          <w:divBdr>
            <w:top w:val="none" w:sz="0" w:space="0" w:color="auto"/>
            <w:left w:val="none" w:sz="0" w:space="0" w:color="auto"/>
            <w:bottom w:val="none" w:sz="0" w:space="0" w:color="auto"/>
            <w:right w:val="none" w:sz="0" w:space="0" w:color="auto"/>
          </w:divBdr>
        </w:div>
        <w:div w:id="1017584167">
          <w:marLeft w:val="640"/>
          <w:marRight w:val="0"/>
          <w:marTop w:val="0"/>
          <w:marBottom w:val="0"/>
          <w:divBdr>
            <w:top w:val="none" w:sz="0" w:space="0" w:color="auto"/>
            <w:left w:val="none" w:sz="0" w:space="0" w:color="auto"/>
            <w:bottom w:val="none" w:sz="0" w:space="0" w:color="auto"/>
            <w:right w:val="none" w:sz="0" w:space="0" w:color="auto"/>
          </w:divBdr>
        </w:div>
        <w:div w:id="496269166">
          <w:marLeft w:val="640"/>
          <w:marRight w:val="0"/>
          <w:marTop w:val="0"/>
          <w:marBottom w:val="0"/>
          <w:divBdr>
            <w:top w:val="none" w:sz="0" w:space="0" w:color="auto"/>
            <w:left w:val="none" w:sz="0" w:space="0" w:color="auto"/>
            <w:bottom w:val="none" w:sz="0" w:space="0" w:color="auto"/>
            <w:right w:val="none" w:sz="0" w:space="0" w:color="auto"/>
          </w:divBdr>
        </w:div>
        <w:div w:id="2080401012">
          <w:marLeft w:val="640"/>
          <w:marRight w:val="0"/>
          <w:marTop w:val="0"/>
          <w:marBottom w:val="0"/>
          <w:divBdr>
            <w:top w:val="none" w:sz="0" w:space="0" w:color="auto"/>
            <w:left w:val="none" w:sz="0" w:space="0" w:color="auto"/>
            <w:bottom w:val="none" w:sz="0" w:space="0" w:color="auto"/>
            <w:right w:val="none" w:sz="0" w:space="0" w:color="auto"/>
          </w:divBdr>
        </w:div>
        <w:div w:id="1731155529">
          <w:marLeft w:val="640"/>
          <w:marRight w:val="0"/>
          <w:marTop w:val="0"/>
          <w:marBottom w:val="0"/>
          <w:divBdr>
            <w:top w:val="none" w:sz="0" w:space="0" w:color="auto"/>
            <w:left w:val="none" w:sz="0" w:space="0" w:color="auto"/>
            <w:bottom w:val="none" w:sz="0" w:space="0" w:color="auto"/>
            <w:right w:val="none" w:sz="0" w:space="0" w:color="auto"/>
          </w:divBdr>
        </w:div>
        <w:div w:id="1095831439">
          <w:marLeft w:val="640"/>
          <w:marRight w:val="0"/>
          <w:marTop w:val="0"/>
          <w:marBottom w:val="0"/>
          <w:divBdr>
            <w:top w:val="none" w:sz="0" w:space="0" w:color="auto"/>
            <w:left w:val="none" w:sz="0" w:space="0" w:color="auto"/>
            <w:bottom w:val="none" w:sz="0" w:space="0" w:color="auto"/>
            <w:right w:val="none" w:sz="0" w:space="0" w:color="auto"/>
          </w:divBdr>
        </w:div>
        <w:div w:id="2078280108">
          <w:marLeft w:val="640"/>
          <w:marRight w:val="0"/>
          <w:marTop w:val="0"/>
          <w:marBottom w:val="0"/>
          <w:divBdr>
            <w:top w:val="none" w:sz="0" w:space="0" w:color="auto"/>
            <w:left w:val="none" w:sz="0" w:space="0" w:color="auto"/>
            <w:bottom w:val="none" w:sz="0" w:space="0" w:color="auto"/>
            <w:right w:val="none" w:sz="0" w:space="0" w:color="auto"/>
          </w:divBdr>
        </w:div>
        <w:div w:id="837767172">
          <w:marLeft w:val="640"/>
          <w:marRight w:val="0"/>
          <w:marTop w:val="0"/>
          <w:marBottom w:val="0"/>
          <w:divBdr>
            <w:top w:val="none" w:sz="0" w:space="0" w:color="auto"/>
            <w:left w:val="none" w:sz="0" w:space="0" w:color="auto"/>
            <w:bottom w:val="none" w:sz="0" w:space="0" w:color="auto"/>
            <w:right w:val="none" w:sz="0" w:space="0" w:color="auto"/>
          </w:divBdr>
        </w:div>
        <w:div w:id="1594626519">
          <w:marLeft w:val="640"/>
          <w:marRight w:val="0"/>
          <w:marTop w:val="0"/>
          <w:marBottom w:val="0"/>
          <w:divBdr>
            <w:top w:val="none" w:sz="0" w:space="0" w:color="auto"/>
            <w:left w:val="none" w:sz="0" w:space="0" w:color="auto"/>
            <w:bottom w:val="none" w:sz="0" w:space="0" w:color="auto"/>
            <w:right w:val="none" w:sz="0" w:space="0" w:color="auto"/>
          </w:divBdr>
        </w:div>
        <w:div w:id="1332483634">
          <w:marLeft w:val="640"/>
          <w:marRight w:val="0"/>
          <w:marTop w:val="0"/>
          <w:marBottom w:val="0"/>
          <w:divBdr>
            <w:top w:val="none" w:sz="0" w:space="0" w:color="auto"/>
            <w:left w:val="none" w:sz="0" w:space="0" w:color="auto"/>
            <w:bottom w:val="none" w:sz="0" w:space="0" w:color="auto"/>
            <w:right w:val="none" w:sz="0" w:space="0" w:color="auto"/>
          </w:divBdr>
        </w:div>
        <w:div w:id="636641636">
          <w:marLeft w:val="640"/>
          <w:marRight w:val="0"/>
          <w:marTop w:val="0"/>
          <w:marBottom w:val="0"/>
          <w:divBdr>
            <w:top w:val="none" w:sz="0" w:space="0" w:color="auto"/>
            <w:left w:val="none" w:sz="0" w:space="0" w:color="auto"/>
            <w:bottom w:val="none" w:sz="0" w:space="0" w:color="auto"/>
            <w:right w:val="none" w:sz="0" w:space="0" w:color="auto"/>
          </w:divBdr>
        </w:div>
        <w:div w:id="230584882">
          <w:marLeft w:val="640"/>
          <w:marRight w:val="0"/>
          <w:marTop w:val="0"/>
          <w:marBottom w:val="0"/>
          <w:divBdr>
            <w:top w:val="none" w:sz="0" w:space="0" w:color="auto"/>
            <w:left w:val="none" w:sz="0" w:space="0" w:color="auto"/>
            <w:bottom w:val="none" w:sz="0" w:space="0" w:color="auto"/>
            <w:right w:val="none" w:sz="0" w:space="0" w:color="auto"/>
          </w:divBdr>
        </w:div>
        <w:div w:id="1777016476">
          <w:marLeft w:val="640"/>
          <w:marRight w:val="0"/>
          <w:marTop w:val="0"/>
          <w:marBottom w:val="0"/>
          <w:divBdr>
            <w:top w:val="none" w:sz="0" w:space="0" w:color="auto"/>
            <w:left w:val="none" w:sz="0" w:space="0" w:color="auto"/>
            <w:bottom w:val="none" w:sz="0" w:space="0" w:color="auto"/>
            <w:right w:val="none" w:sz="0" w:space="0" w:color="auto"/>
          </w:divBdr>
        </w:div>
        <w:div w:id="1982415595">
          <w:marLeft w:val="640"/>
          <w:marRight w:val="0"/>
          <w:marTop w:val="0"/>
          <w:marBottom w:val="0"/>
          <w:divBdr>
            <w:top w:val="none" w:sz="0" w:space="0" w:color="auto"/>
            <w:left w:val="none" w:sz="0" w:space="0" w:color="auto"/>
            <w:bottom w:val="none" w:sz="0" w:space="0" w:color="auto"/>
            <w:right w:val="none" w:sz="0" w:space="0" w:color="auto"/>
          </w:divBdr>
        </w:div>
        <w:div w:id="1539122448">
          <w:marLeft w:val="640"/>
          <w:marRight w:val="0"/>
          <w:marTop w:val="0"/>
          <w:marBottom w:val="0"/>
          <w:divBdr>
            <w:top w:val="none" w:sz="0" w:space="0" w:color="auto"/>
            <w:left w:val="none" w:sz="0" w:space="0" w:color="auto"/>
            <w:bottom w:val="none" w:sz="0" w:space="0" w:color="auto"/>
            <w:right w:val="none" w:sz="0" w:space="0" w:color="auto"/>
          </w:divBdr>
        </w:div>
        <w:div w:id="1503546274">
          <w:marLeft w:val="640"/>
          <w:marRight w:val="0"/>
          <w:marTop w:val="0"/>
          <w:marBottom w:val="0"/>
          <w:divBdr>
            <w:top w:val="none" w:sz="0" w:space="0" w:color="auto"/>
            <w:left w:val="none" w:sz="0" w:space="0" w:color="auto"/>
            <w:bottom w:val="none" w:sz="0" w:space="0" w:color="auto"/>
            <w:right w:val="none" w:sz="0" w:space="0" w:color="auto"/>
          </w:divBdr>
        </w:div>
        <w:div w:id="1970012548">
          <w:marLeft w:val="640"/>
          <w:marRight w:val="0"/>
          <w:marTop w:val="0"/>
          <w:marBottom w:val="0"/>
          <w:divBdr>
            <w:top w:val="none" w:sz="0" w:space="0" w:color="auto"/>
            <w:left w:val="none" w:sz="0" w:space="0" w:color="auto"/>
            <w:bottom w:val="none" w:sz="0" w:space="0" w:color="auto"/>
            <w:right w:val="none" w:sz="0" w:space="0" w:color="auto"/>
          </w:divBdr>
        </w:div>
        <w:div w:id="1468014227">
          <w:marLeft w:val="640"/>
          <w:marRight w:val="0"/>
          <w:marTop w:val="0"/>
          <w:marBottom w:val="0"/>
          <w:divBdr>
            <w:top w:val="none" w:sz="0" w:space="0" w:color="auto"/>
            <w:left w:val="none" w:sz="0" w:space="0" w:color="auto"/>
            <w:bottom w:val="none" w:sz="0" w:space="0" w:color="auto"/>
            <w:right w:val="none" w:sz="0" w:space="0" w:color="auto"/>
          </w:divBdr>
        </w:div>
        <w:div w:id="1335452618">
          <w:marLeft w:val="640"/>
          <w:marRight w:val="0"/>
          <w:marTop w:val="0"/>
          <w:marBottom w:val="0"/>
          <w:divBdr>
            <w:top w:val="none" w:sz="0" w:space="0" w:color="auto"/>
            <w:left w:val="none" w:sz="0" w:space="0" w:color="auto"/>
            <w:bottom w:val="none" w:sz="0" w:space="0" w:color="auto"/>
            <w:right w:val="none" w:sz="0" w:space="0" w:color="auto"/>
          </w:divBdr>
        </w:div>
        <w:div w:id="1513111473">
          <w:marLeft w:val="640"/>
          <w:marRight w:val="0"/>
          <w:marTop w:val="0"/>
          <w:marBottom w:val="0"/>
          <w:divBdr>
            <w:top w:val="none" w:sz="0" w:space="0" w:color="auto"/>
            <w:left w:val="none" w:sz="0" w:space="0" w:color="auto"/>
            <w:bottom w:val="none" w:sz="0" w:space="0" w:color="auto"/>
            <w:right w:val="none" w:sz="0" w:space="0" w:color="auto"/>
          </w:divBdr>
        </w:div>
        <w:div w:id="2050492849">
          <w:marLeft w:val="640"/>
          <w:marRight w:val="0"/>
          <w:marTop w:val="0"/>
          <w:marBottom w:val="0"/>
          <w:divBdr>
            <w:top w:val="none" w:sz="0" w:space="0" w:color="auto"/>
            <w:left w:val="none" w:sz="0" w:space="0" w:color="auto"/>
            <w:bottom w:val="none" w:sz="0" w:space="0" w:color="auto"/>
            <w:right w:val="none" w:sz="0" w:space="0" w:color="auto"/>
          </w:divBdr>
        </w:div>
        <w:div w:id="1681077376">
          <w:marLeft w:val="640"/>
          <w:marRight w:val="0"/>
          <w:marTop w:val="0"/>
          <w:marBottom w:val="0"/>
          <w:divBdr>
            <w:top w:val="none" w:sz="0" w:space="0" w:color="auto"/>
            <w:left w:val="none" w:sz="0" w:space="0" w:color="auto"/>
            <w:bottom w:val="none" w:sz="0" w:space="0" w:color="auto"/>
            <w:right w:val="none" w:sz="0" w:space="0" w:color="auto"/>
          </w:divBdr>
        </w:div>
        <w:div w:id="602343543">
          <w:marLeft w:val="640"/>
          <w:marRight w:val="0"/>
          <w:marTop w:val="0"/>
          <w:marBottom w:val="0"/>
          <w:divBdr>
            <w:top w:val="none" w:sz="0" w:space="0" w:color="auto"/>
            <w:left w:val="none" w:sz="0" w:space="0" w:color="auto"/>
            <w:bottom w:val="none" w:sz="0" w:space="0" w:color="auto"/>
            <w:right w:val="none" w:sz="0" w:space="0" w:color="auto"/>
          </w:divBdr>
        </w:div>
        <w:div w:id="271593118">
          <w:marLeft w:val="640"/>
          <w:marRight w:val="0"/>
          <w:marTop w:val="0"/>
          <w:marBottom w:val="0"/>
          <w:divBdr>
            <w:top w:val="none" w:sz="0" w:space="0" w:color="auto"/>
            <w:left w:val="none" w:sz="0" w:space="0" w:color="auto"/>
            <w:bottom w:val="none" w:sz="0" w:space="0" w:color="auto"/>
            <w:right w:val="none" w:sz="0" w:space="0" w:color="auto"/>
          </w:divBdr>
        </w:div>
        <w:div w:id="1612782798">
          <w:marLeft w:val="640"/>
          <w:marRight w:val="0"/>
          <w:marTop w:val="0"/>
          <w:marBottom w:val="0"/>
          <w:divBdr>
            <w:top w:val="none" w:sz="0" w:space="0" w:color="auto"/>
            <w:left w:val="none" w:sz="0" w:space="0" w:color="auto"/>
            <w:bottom w:val="none" w:sz="0" w:space="0" w:color="auto"/>
            <w:right w:val="none" w:sz="0" w:space="0" w:color="auto"/>
          </w:divBdr>
        </w:div>
        <w:div w:id="182937749">
          <w:marLeft w:val="640"/>
          <w:marRight w:val="0"/>
          <w:marTop w:val="0"/>
          <w:marBottom w:val="0"/>
          <w:divBdr>
            <w:top w:val="none" w:sz="0" w:space="0" w:color="auto"/>
            <w:left w:val="none" w:sz="0" w:space="0" w:color="auto"/>
            <w:bottom w:val="none" w:sz="0" w:space="0" w:color="auto"/>
            <w:right w:val="none" w:sz="0" w:space="0" w:color="auto"/>
          </w:divBdr>
        </w:div>
        <w:div w:id="539630099">
          <w:marLeft w:val="640"/>
          <w:marRight w:val="0"/>
          <w:marTop w:val="0"/>
          <w:marBottom w:val="0"/>
          <w:divBdr>
            <w:top w:val="none" w:sz="0" w:space="0" w:color="auto"/>
            <w:left w:val="none" w:sz="0" w:space="0" w:color="auto"/>
            <w:bottom w:val="none" w:sz="0" w:space="0" w:color="auto"/>
            <w:right w:val="none" w:sz="0" w:space="0" w:color="auto"/>
          </w:divBdr>
        </w:div>
        <w:div w:id="464856909">
          <w:marLeft w:val="640"/>
          <w:marRight w:val="0"/>
          <w:marTop w:val="0"/>
          <w:marBottom w:val="0"/>
          <w:divBdr>
            <w:top w:val="none" w:sz="0" w:space="0" w:color="auto"/>
            <w:left w:val="none" w:sz="0" w:space="0" w:color="auto"/>
            <w:bottom w:val="none" w:sz="0" w:space="0" w:color="auto"/>
            <w:right w:val="none" w:sz="0" w:space="0" w:color="auto"/>
          </w:divBdr>
        </w:div>
        <w:div w:id="1962107093">
          <w:marLeft w:val="640"/>
          <w:marRight w:val="0"/>
          <w:marTop w:val="0"/>
          <w:marBottom w:val="0"/>
          <w:divBdr>
            <w:top w:val="none" w:sz="0" w:space="0" w:color="auto"/>
            <w:left w:val="none" w:sz="0" w:space="0" w:color="auto"/>
            <w:bottom w:val="none" w:sz="0" w:space="0" w:color="auto"/>
            <w:right w:val="none" w:sz="0" w:space="0" w:color="auto"/>
          </w:divBdr>
        </w:div>
        <w:div w:id="100296831">
          <w:marLeft w:val="640"/>
          <w:marRight w:val="0"/>
          <w:marTop w:val="0"/>
          <w:marBottom w:val="0"/>
          <w:divBdr>
            <w:top w:val="none" w:sz="0" w:space="0" w:color="auto"/>
            <w:left w:val="none" w:sz="0" w:space="0" w:color="auto"/>
            <w:bottom w:val="none" w:sz="0" w:space="0" w:color="auto"/>
            <w:right w:val="none" w:sz="0" w:space="0" w:color="auto"/>
          </w:divBdr>
        </w:div>
      </w:divsChild>
    </w:div>
    <w:div w:id="1314986489">
      <w:marLeft w:val="640"/>
      <w:marRight w:val="0"/>
      <w:marTop w:val="0"/>
      <w:marBottom w:val="0"/>
      <w:divBdr>
        <w:top w:val="none" w:sz="0" w:space="0" w:color="auto"/>
        <w:left w:val="none" w:sz="0" w:space="0" w:color="auto"/>
        <w:bottom w:val="none" w:sz="0" w:space="0" w:color="auto"/>
        <w:right w:val="none" w:sz="0" w:space="0" w:color="auto"/>
      </w:divBdr>
    </w:div>
    <w:div w:id="1316490361">
      <w:marLeft w:val="0"/>
      <w:marRight w:val="0"/>
      <w:marTop w:val="0"/>
      <w:marBottom w:val="0"/>
      <w:divBdr>
        <w:top w:val="none" w:sz="0" w:space="0" w:color="auto"/>
        <w:left w:val="none" w:sz="0" w:space="0" w:color="auto"/>
        <w:bottom w:val="none" w:sz="0" w:space="0" w:color="auto"/>
        <w:right w:val="none" w:sz="0" w:space="0" w:color="auto"/>
      </w:divBdr>
    </w:div>
    <w:div w:id="1321150653">
      <w:marLeft w:val="640"/>
      <w:marRight w:val="0"/>
      <w:marTop w:val="0"/>
      <w:marBottom w:val="0"/>
      <w:divBdr>
        <w:top w:val="none" w:sz="0" w:space="0" w:color="auto"/>
        <w:left w:val="none" w:sz="0" w:space="0" w:color="auto"/>
        <w:bottom w:val="none" w:sz="0" w:space="0" w:color="auto"/>
        <w:right w:val="none" w:sz="0" w:space="0" w:color="auto"/>
      </w:divBdr>
    </w:div>
    <w:div w:id="1321737126">
      <w:bodyDiv w:val="1"/>
      <w:marLeft w:val="0"/>
      <w:marRight w:val="0"/>
      <w:marTop w:val="0"/>
      <w:marBottom w:val="0"/>
      <w:divBdr>
        <w:top w:val="none" w:sz="0" w:space="0" w:color="auto"/>
        <w:left w:val="none" w:sz="0" w:space="0" w:color="auto"/>
        <w:bottom w:val="none" w:sz="0" w:space="0" w:color="auto"/>
        <w:right w:val="none" w:sz="0" w:space="0" w:color="auto"/>
      </w:divBdr>
      <w:divsChild>
        <w:div w:id="51395783">
          <w:marLeft w:val="640"/>
          <w:marRight w:val="0"/>
          <w:marTop w:val="0"/>
          <w:marBottom w:val="0"/>
          <w:divBdr>
            <w:top w:val="none" w:sz="0" w:space="0" w:color="auto"/>
            <w:left w:val="none" w:sz="0" w:space="0" w:color="auto"/>
            <w:bottom w:val="none" w:sz="0" w:space="0" w:color="auto"/>
            <w:right w:val="none" w:sz="0" w:space="0" w:color="auto"/>
          </w:divBdr>
        </w:div>
        <w:div w:id="56361895">
          <w:marLeft w:val="640"/>
          <w:marRight w:val="0"/>
          <w:marTop w:val="0"/>
          <w:marBottom w:val="0"/>
          <w:divBdr>
            <w:top w:val="none" w:sz="0" w:space="0" w:color="auto"/>
            <w:left w:val="none" w:sz="0" w:space="0" w:color="auto"/>
            <w:bottom w:val="none" w:sz="0" w:space="0" w:color="auto"/>
            <w:right w:val="none" w:sz="0" w:space="0" w:color="auto"/>
          </w:divBdr>
        </w:div>
        <w:div w:id="77022840">
          <w:marLeft w:val="640"/>
          <w:marRight w:val="0"/>
          <w:marTop w:val="0"/>
          <w:marBottom w:val="0"/>
          <w:divBdr>
            <w:top w:val="none" w:sz="0" w:space="0" w:color="auto"/>
            <w:left w:val="none" w:sz="0" w:space="0" w:color="auto"/>
            <w:bottom w:val="none" w:sz="0" w:space="0" w:color="auto"/>
            <w:right w:val="none" w:sz="0" w:space="0" w:color="auto"/>
          </w:divBdr>
        </w:div>
        <w:div w:id="153765691">
          <w:marLeft w:val="640"/>
          <w:marRight w:val="0"/>
          <w:marTop w:val="0"/>
          <w:marBottom w:val="0"/>
          <w:divBdr>
            <w:top w:val="none" w:sz="0" w:space="0" w:color="auto"/>
            <w:left w:val="none" w:sz="0" w:space="0" w:color="auto"/>
            <w:bottom w:val="none" w:sz="0" w:space="0" w:color="auto"/>
            <w:right w:val="none" w:sz="0" w:space="0" w:color="auto"/>
          </w:divBdr>
        </w:div>
        <w:div w:id="202786559">
          <w:marLeft w:val="640"/>
          <w:marRight w:val="0"/>
          <w:marTop w:val="0"/>
          <w:marBottom w:val="0"/>
          <w:divBdr>
            <w:top w:val="none" w:sz="0" w:space="0" w:color="auto"/>
            <w:left w:val="none" w:sz="0" w:space="0" w:color="auto"/>
            <w:bottom w:val="none" w:sz="0" w:space="0" w:color="auto"/>
            <w:right w:val="none" w:sz="0" w:space="0" w:color="auto"/>
          </w:divBdr>
        </w:div>
        <w:div w:id="306210139">
          <w:marLeft w:val="640"/>
          <w:marRight w:val="0"/>
          <w:marTop w:val="0"/>
          <w:marBottom w:val="0"/>
          <w:divBdr>
            <w:top w:val="none" w:sz="0" w:space="0" w:color="auto"/>
            <w:left w:val="none" w:sz="0" w:space="0" w:color="auto"/>
            <w:bottom w:val="none" w:sz="0" w:space="0" w:color="auto"/>
            <w:right w:val="none" w:sz="0" w:space="0" w:color="auto"/>
          </w:divBdr>
        </w:div>
        <w:div w:id="440494085">
          <w:marLeft w:val="640"/>
          <w:marRight w:val="0"/>
          <w:marTop w:val="0"/>
          <w:marBottom w:val="0"/>
          <w:divBdr>
            <w:top w:val="none" w:sz="0" w:space="0" w:color="auto"/>
            <w:left w:val="none" w:sz="0" w:space="0" w:color="auto"/>
            <w:bottom w:val="none" w:sz="0" w:space="0" w:color="auto"/>
            <w:right w:val="none" w:sz="0" w:space="0" w:color="auto"/>
          </w:divBdr>
        </w:div>
        <w:div w:id="477039584">
          <w:marLeft w:val="640"/>
          <w:marRight w:val="0"/>
          <w:marTop w:val="0"/>
          <w:marBottom w:val="0"/>
          <w:divBdr>
            <w:top w:val="none" w:sz="0" w:space="0" w:color="auto"/>
            <w:left w:val="none" w:sz="0" w:space="0" w:color="auto"/>
            <w:bottom w:val="none" w:sz="0" w:space="0" w:color="auto"/>
            <w:right w:val="none" w:sz="0" w:space="0" w:color="auto"/>
          </w:divBdr>
        </w:div>
        <w:div w:id="577128672">
          <w:marLeft w:val="640"/>
          <w:marRight w:val="0"/>
          <w:marTop w:val="0"/>
          <w:marBottom w:val="0"/>
          <w:divBdr>
            <w:top w:val="none" w:sz="0" w:space="0" w:color="auto"/>
            <w:left w:val="none" w:sz="0" w:space="0" w:color="auto"/>
            <w:bottom w:val="none" w:sz="0" w:space="0" w:color="auto"/>
            <w:right w:val="none" w:sz="0" w:space="0" w:color="auto"/>
          </w:divBdr>
        </w:div>
        <w:div w:id="638270933">
          <w:marLeft w:val="640"/>
          <w:marRight w:val="0"/>
          <w:marTop w:val="0"/>
          <w:marBottom w:val="0"/>
          <w:divBdr>
            <w:top w:val="none" w:sz="0" w:space="0" w:color="auto"/>
            <w:left w:val="none" w:sz="0" w:space="0" w:color="auto"/>
            <w:bottom w:val="none" w:sz="0" w:space="0" w:color="auto"/>
            <w:right w:val="none" w:sz="0" w:space="0" w:color="auto"/>
          </w:divBdr>
        </w:div>
        <w:div w:id="690381379">
          <w:marLeft w:val="640"/>
          <w:marRight w:val="0"/>
          <w:marTop w:val="0"/>
          <w:marBottom w:val="0"/>
          <w:divBdr>
            <w:top w:val="none" w:sz="0" w:space="0" w:color="auto"/>
            <w:left w:val="none" w:sz="0" w:space="0" w:color="auto"/>
            <w:bottom w:val="none" w:sz="0" w:space="0" w:color="auto"/>
            <w:right w:val="none" w:sz="0" w:space="0" w:color="auto"/>
          </w:divBdr>
        </w:div>
        <w:div w:id="691342433">
          <w:marLeft w:val="640"/>
          <w:marRight w:val="0"/>
          <w:marTop w:val="0"/>
          <w:marBottom w:val="0"/>
          <w:divBdr>
            <w:top w:val="none" w:sz="0" w:space="0" w:color="auto"/>
            <w:left w:val="none" w:sz="0" w:space="0" w:color="auto"/>
            <w:bottom w:val="none" w:sz="0" w:space="0" w:color="auto"/>
            <w:right w:val="none" w:sz="0" w:space="0" w:color="auto"/>
          </w:divBdr>
        </w:div>
        <w:div w:id="692799979">
          <w:marLeft w:val="640"/>
          <w:marRight w:val="0"/>
          <w:marTop w:val="0"/>
          <w:marBottom w:val="0"/>
          <w:divBdr>
            <w:top w:val="none" w:sz="0" w:space="0" w:color="auto"/>
            <w:left w:val="none" w:sz="0" w:space="0" w:color="auto"/>
            <w:bottom w:val="none" w:sz="0" w:space="0" w:color="auto"/>
            <w:right w:val="none" w:sz="0" w:space="0" w:color="auto"/>
          </w:divBdr>
        </w:div>
        <w:div w:id="745538114">
          <w:marLeft w:val="640"/>
          <w:marRight w:val="0"/>
          <w:marTop w:val="0"/>
          <w:marBottom w:val="0"/>
          <w:divBdr>
            <w:top w:val="none" w:sz="0" w:space="0" w:color="auto"/>
            <w:left w:val="none" w:sz="0" w:space="0" w:color="auto"/>
            <w:bottom w:val="none" w:sz="0" w:space="0" w:color="auto"/>
            <w:right w:val="none" w:sz="0" w:space="0" w:color="auto"/>
          </w:divBdr>
        </w:div>
        <w:div w:id="757409825">
          <w:marLeft w:val="640"/>
          <w:marRight w:val="0"/>
          <w:marTop w:val="0"/>
          <w:marBottom w:val="0"/>
          <w:divBdr>
            <w:top w:val="none" w:sz="0" w:space="0" w:color="auto"/>
            <w:left w:val="none" w:sz="0" w:space="0" w:color="auto"/>
            <w:bottom w:val="none" w:sz="0" w:space="0" w:color="auto"/>
            <w:right w:val="none" w:sz="0" w:space="0" w:color="auto"/>
          </w:divBdr>
        </w:div>
        <w:div w:id="774786475">
          <w:marLeft w:val="640"/>
          <w:marRight w:val="0"/>
          <w:marTop w:val="0"/>
          <w:marBottom w:val="0"/>
          <w:divBdr>
            <w:top w:val="none" w:sz="0" w:space="0" w:color="auto"/>
            <w:left w:val="none" w:sz="0" w:space="0" w:color="auto"/>
            <w:bottom w:val="none" w:sz="0" w:space="0" w:color="auto"/>
            <w:right w:val="none" w:sz="0" w:space="0" w:color="auto"/>
          </w:divBdr>
        </w:div>
        <w:div w:id="819342403">
          <w:marLeft w:val="640"/>
          <w:marRight w:val="0"/>
          <w:marTop w:val="0"/>
          <w:marBottom w:val="0"/>
          <w:divBdr>
            <w:top w:val="none" w:sz="0" w:space="0" w:color="auto"/>
            <w:left w:val="none" w:sz="0" w:space="0" w:color="auto"/>
            <w:bottom w:val="none" w:sz="0" w:space="0" w:color="auto"/>
            <w:right w:val="none" w:sz="0" w:space="0" w:color="auto"/>
          </w:divBdr>
        </w:div>
        <w:div w:id="915558525">
          <w:marLeft w:val="640"/>
          <w:marRight w:val="0"/>
          <w:marTop w:val="0"/>
          <w:marBottom w:val="0"/>
          <w:divBdr>
            <w:top w:val="none" w:sz="0" w:space="0" w:color="auto"/>
            <w:left w:val="none" w:sz="0" w:space="0" w:color="auto"/>
            <w:bottom w:val="none" w:sz="0" w:space="0" w:color="auto"/>
            <w:right w:val="none" w:sz="0" w:space="0" w:color="auto"/>
          </w:divBdr>
        </w:div>
        <w:div w:id="917711695">
          <w:marLeft w:val="640"/>
          <w:marRight w:val="0"/>
          <w:marTop w:val="0"/>
          <w:marBottom w:val="0"/>
          <w:divBdr>
            <w:top w:val="none" w:sz="0" w:space="0" w:color="auto"/>
            <w:left w:val="none" w:sz="0" w:space="0" w:color="auto"/>
            <w:bottom w:val="none" w:sz="0" w:space="0" w:color="auto"/>
            <w:right w:val="none" w:sz="0" w:space="0" w:color="auto"/>
          </w:divBdr>
        </w:div>
        <w:div w:id="935940747">
          <w:marLeft w:val="640"/>
          <w:marRight w:val="0"/>
          <w:marTop w:val="0"/>
          <w:marBottom w:val="0"/>
          <w:divBdr>
            <w:top w:val="none" w:sz="0" w:space="0" w:color="auto"/>
            <w:left w:val="none" w:sz="0" w:space="0" w:color="auto"/>
            <w:bottom w:val="none" w:sz="0" w:space="0" w:color="auto"/>
            <w:right w:val="none" w:sz="0" w:space="0" w:color="auto"/>
          </w:divBdr>
        </w:div>
        <w:div w:id="976911961">
          <w:marLeft w:val="640"/>
          <w:marRight w:val="0"/>
          <w:marTop w:val="0"/>
          <w:marBottom w:val="0"/>
          <w:divBdr>
            <w:top w:val="none" w:sz="0" w:space="0" w:color="auto"/>
            <w:left w:val="none" w:sz="0" w:space="0" w:color="auto"/>
            <w:bottom w:val="none" w:sz="0" w:space="0" w:color="auto"/>
            <w:right w:val="none" w:sz="0" w:space="0" w:color="auto"/>
          </w:divBdr>
        </w:div>
        <w:div w:id="992682059">
          <w:marLeft w:val="640"/>
          <w:marRight w:val="0"/>
          <w:marTop w:val="0"/>
          <w:marBottom w:val="0"/>
          <w:divBdr>
            <w:top w:val="none" w:sz="0" w:space="0" w:color="auto"/>
            <w:left w:val="none" w:sz="0" w:space="0" w:color="auto"/>
            <w:bottom w:val="none" w:sz="0" w:space="0" w:color="auto"/>
            <w:right w:val="none" w:sz="0" w:space="0" w:color="auto"/>
          </w:divBdr>
        </w:div>
        <w:div w:id="1161700993">
          <w:marLeft w:val="640"/>
          <w:marRight w:val="0"/>
          <w:marTop w:val="0"/>
          <w:marBottom w:val="0"/>
          <w:divBdr>
            <w:top w:val="none" w:sz="0" w:space="0" w:color="auto"/>
            <w:left w:val="none" w:sz="0" w:space="0" w:color="auto"/>
            <w:bottom w:val="none" w:sz="0" w:space="0" w:color="auto"/>
            <w:right w:val="none" w:sz="0" w:space="0" w:color="auto"/>
          </w:divBdr>
        </w:div>
        <w:div w:id="1175222000">
          <w:marLeft w:val="640"/>
          <w:marRight w:val="0"/>
          <w:marTop w:val="0"/>
          <w:marBottom w:val="0"/>
          <w:divBdr>
            <w:top w:val="none" w:sz="0" w:space="0" w:color="auto"/>
            <w:left w:val="none" w:sz="0" w:space="0" w:color="auto"/>
            <w:bottom w:val="none" w:sz="0" w:space="0" w:color="auto"/>
            <w:right w:val="none" w:sz="0" w:space="0" w:color="auto"/>
          </w:divBdr>
        </w:div>
        <w:div w:id="1188981491">
          <w:marLeft w:val="640"/>
          <w:marRight w:val="0"/>
          <w:marTop w:val="0"/>
          <w:marBottom w:val="0"/>
          <w:divBdr>
            <w:top w:val="none" w:sz="0" w:space="0" w:color="auto"/>
            <w:left w:val="none" w:sz="0" w:space="0" w:color="auto"/>
            <w:bottom w:val="none" w:sz="0" w:space="0" w:color="auto"/>
            <w:right w:val="none" w:sz="0" w:space="0" w:color="auto"/>
          </w:divBdr>
        </w:div>
        <w:div w:id="1201822731">
          <w:marLeft w:val="640"/>
          <w:marRight w:val="0"/>
          <w:marTop w:val="0"/>
          <w:marBottom w:val="0"/>
          <w:divBdr>
            <w:top w:val="none" w:sz="0" w:space="0" w:color="auto"/>
            <w:left w:val="none" w:sz="0" w:space="0" w:color="auto"/>
            <w:bottom w:val="none" w:sz="0" w:space="0" w:color="auto"/>
            <w:right w:val="none" w:sz="0" w:space="0" w:color="auto"/>
          </w:divBdr>
        </w:div>
        <w:div w:id="1216115669">
          <w:marLeft w:val="640"/>
          <w:marRight w:val="0"/>
          <w:marTop w:val="0"/>
          <w:marBottom w:val="0"/>
          <w:divBdr>
            <w:top w:val="none" w:sz="0" w:space="0" w:color="auto"/>
            <w:left w:val="none" w:sz="0" w:space="0" w:color="auto"/>
            <w:bottom w:val="none" w:sz="0" w:space="0" w:color="auto"/>
            <w:right w:val="none" w:sz="0" w:space="0" w:color="auto"/>
          </w:divBdr>
        </w:div>
        <w:div w:id="1263880380">
          <w:marLeft w:val="640"/>
          <w:marRight w:val="0"/>
          <w:marTop w:val="0"/>
          <w:marBottom w:val="0"/>
          <w:divBdr>
            <w:top w:val="none" w:sz="0" w:space="0" w:color="auto"/>
            <w:left w:val="none" w:sz="0" w:space="0" w:color="auto"/>
            <w:bottom w:val="none" w:sz="0" w:space="0" w:color="auto"/>
            <w:right w:val="none" w:sz="0" w:space="0" w:color="auto"/>
          </w:divBdr>
        </w:div>
        <w:div w:id="1301809868">
          <w:marLeft w:val="640"/>
          <w:marRight w:val="0"/>
          <w:marTop w:val="0"/>
          <w:marBottom w:val="0"/>
          <w:divBdr>
            <w:top w:val="none" w:sz="0" w:space="0" w:color="auto"/>
            <w:left w:val="none" w:sz="0" w:space="0" w:color="auto"/>
            <w:bottom w:val="none" w:sz="0" w:space="0" w:color="auto"/>
            <w:right w:val="none" w:sz="0" w:space="0" w:color="auto"/>
          </w:divBdr>
        </w:div>
        <w:div w:id="1304963989">
          <w:marLeft w:val="640"/>
          <w:marRight w:val="0"/>
          <w:marTop w:val="0"/>
          <w:marBottom w:val="0"/>
          <w:divBdr>
            <w:top w:val="none" w:sz="0" w:space="0" w:color="auto"/>
            <w:left w:val="none" w:sz="0" w:space="0" w:color="auto"/>
            <w:bottom w:val="none" w:sz="0" w:space="0" w:color="auto"/>
            <w:right w:val="none" w:sz="0" w:space="0" w:color="auto"/>
          </w:divBdr>
        </w:div>
        <w:div w:id="1313099058">
          <w:marLeft w:val="640"/>
          <w:marRight w:val="0"/>
          <w:marTop w:val="0"/>
          <w:marBottom w:val="0"/>
          <w:divBdr>
            <w:top w:val="none" w:sz="0" w:space="0" w:color="auto"/>
            <w:left w:val="none" w:sz="0" w:space="0" w:color="auto"/>
            <w:bottom w:val="none" w:sz="0" w:space="0" w:color="auto"/>
            <w:right w:val="none" w:sz="0" w:space="0" w:color="auto"/>
          </w:divBdr>
        </w:div>
        <w:div w:id="1344939149">
          <w:marLeft w:val="640"/>
          <w:marRight w:val="0"/>
          <w:marTop w:val="0"/>
          <w:marBottom w:val="0"/>
          <w:divBdr>
            <w:top w:val="none" w:sz="0" w:space="0" w:color="auto"/>
            <w:left w:val="none" w:sz="0" w:space="0" w:color="auto"/>
            <w:bottom w:val="none" w:sz="0" w:space="0" w:color="auto"/>
            <w:right w:val="none" w:sz="0" w:space="0" w:color="auto"/>
          </w:divBdr>
        </w:div>
        <w:div w:id="1346514545">
          <w:marLeft w:val="640"/>
          <w:marRight w:val="0"/>
          <w:marTop w:val="0"/>
          <w:marBottom w:val="0"/>
          <w:divBdr>
            <w:top w:val="none" w:sz="0" w:space="0" w:color="auto"/>
            <w:left w:val="none" w:sz="0" w:space="0" w:color="auto"/>
            <w:bottom w:val="none" w:sz="0" w:space="0" w:color="auto"/>
            <w:right w:val="none" w:sz="0" w:space="0" w:color="auto"/>
          </w:divBdr>
        </w:div>
        <w:div w:id="1521122688">
          <w:marLeft w:val="640"/>
          <w:marRight w:val="0"/>
          <w:marTop w:val="0"/>
          <w:marBottom w:val="0"/>
          <w:divBdr>
            <w:top w:val="none" w:sz="0" w:space="0" w:color="auto"/>
            <w:left w:val="none" w:sz="0" w:space="0" w:color="auto"/>
            <w:bottom w:val="none" w:sz="0" w:space="0" w:color="auto"/>
            <w:right w:val="none" w:sz="0" w:space="0" w:color="auto"/>
          </w:divBdr>
        </w:div>
        <w:div w:id="1527135323">
          <w:marLeft w:val="640"/>
          <w:marRight w:val="0"/>
          <w:marTop w:val="0"/>
          <w:marBottom w:val="0"/>
          <w:divBdr>
            <w:top w:val="none" w:sz="0" w:space="0" w:color="auto"/>
            <w:left w:val="none" w:sz="0" w:space="0" w:color="auto"/>
            <w:bottom w:val="none" w:sz="0" w:space="0" w:color="auto"/>
            <w:right w:val="none" w:sz="0" w:space="0" w:color="auto"/>
          </w:divBdr>
        </w:div>
        <w:div w:id="1814250898">
          <w:marLeft w:val="640"/>
          <w:marRight w:val="0"/>
          <w:marTop w:val="0"/>
          <w:marBottom w:val="0"/>
          <w:divBdr>
            <w:top w:val="none" w:sz="0" w:space="0" w:color="auto"/>
            <w:left w:val="none" w:sz="0" w:space="0" w:color="auto"/>
            <w:bottom w:val="none" w:sz="0" w:space="0" w:color="auto"/>
            <w:right w:val="none" w:sz="0" w:space="0" w:color="auto"/>
          </w:divBdr>
        </w:div>
        <w:div w:id="1933276915">
          <w:marLeft w:val="640"/>
          <w:marRight w:val="0"/>
          <w:marTop w:val="0"/>
          <w:marBottom w:val="0"/>
          <w:divBdr>
            <w:top w:val="none" w:sz="0" w:space="0" w:color="auto"/>
            <w:left w:val="none" w:sz="0" w:space="0" w:color="auto"/>
            <w:bottom w:val="none" w:sz="0" w:space="0" w:color="auto"/>
            <w:right w:val="none" w:sz="0" w:space="0" w:color="auto"/>
          </w:divBdr>
        </w:div>
        <w:div w:id="1938445221">
          <w:marLeft w:val="640"/>
          <w:marRight w:val="0"/>
          <w:marTop w:val="0"/>
          <w:marBottom w:val="0"/>
          <w:divBdr>
            <w:top w:val="none" w:sz="0" w:space="0" w:color="auto"/>
            <w:left w:val="none" w:sz="0" w:space="0" w:color="auto"/>
            <w:bottom w:val="none" w:sz="0" w:space="0" w:color="auto"/>
            <w:right w:val="none" w:sz="0" w:space="0" w:color="auto"/>
          </w:divBdr>
        </w:div>
        <w:div w:id="2027101234">
          <w:marLeft w:val="640"/>
          <w:marRight w:val="0"/>
          <w:marTop w:val="0"/>
          <w:marBottom w:val="0"/>
          <w:divBdr>
            <w:top w:val="none" w:sz="0" w:space="0" w:color="auto"/>
            <w:left w:val="none" w:sz="0" w:space="0" w:color="auto"/>
            <w:bottom w:val="none" w:sz="0" w:space="0" w:color="auto"/>
            <w:right w:val="none" w:sz="0" w:space="0" w:color="auto"/>
          </w:divBdr>
        </w:div>
        <w:div w:id="2037466450">
          <w:marLeft w:val="640"/>
          <w:marRight w:val="0"/>
          <w:marTop w:val="0"/>
          <w:marBottom w:val="0"/>
          <w:divBdr>
            <w:top w:val="none" w:sz="0" w:space="0" w:color="auto"/>
            <w:left w:val="none" w:sz="0" w:space="0" w:color="auto"/>
            <w:bottom w:val="none" w:sz="0" w:space="0" w:color="auto"/>
            <w:right w:val="none" w:sz="0" w:space="0" w:color="auto"/>
          </w:divBdr>
        </w:div>
        <w:div w:id="2048290782">
          <w:marLeft w:val="640"/>
          <w:marRight w:val="0"/>
          <w:marTop w:val="0"/>
          <w:marBottom w:val="0"/>
          <w:divBdr>
            <w:top w:val="none" w:sz="0" w:space="0" w:color="auto"/>
            <w:left w:val="none" w:sz="0" w:space="0" w:color="auto"/>
            <w:bottom w:val="none" w:sz="0" w:space="0" w:color="auto"/>
            <w:right w:val="none" w:sz="0" w:space="0" w:color="auto"/>
          </w:divBdr>
        </w:div>
        <w:div w:id="2053142962">
          <w:marLeft w:val="640"/>
          <w:marRight w:val="0"/>
          <w:marTop w:val="0"/>
          <w:marBottom w:val="0"/>
          <w:divBdr>
            <w:top w:val="none" w:sz="0" w:space="0" w:color="auto"/>
            <w:left w:val="none" w:sz="0" w:space="0" w:color="auto"/>
            <w:bottom w:val="none" w:sz="0" w:space="0" w:color="auto"/>
            <w:right w:val="none" w:sz="0" w:space="0" w:color="auto"/>
          </w:divBdr>
        </w:div>
        <w:div w:id="2127653998">
          <w:marLeft w:val="640"/>
          <w:marRight w:val="0"/>
          <w:marTop w:val="0"/>
          <w:marBottom w:val="0"/>
          <w:divBdr>
            <w:top w:val="none" w:sz="0" w:space="0" w:color="auto"/>
            <w:left w:val="none" w:sz="0" w:space="0" w:color="auto"/>
            <w:bottom w:val="none" w:sz="0" w:space="0" w:color="auto"/>
            <w:right w:val="none" w:sz="0" w:space="0" w:color="auto"/>
          </w:divBdr>
        </w:div>
      </w:divsChild>
    </w:div>
    <w:div w:id="1323268165">
      <w:bodyDiv w:val="1"/>
      <w:marLeft w:val="0"/>
      <w:marRight w:val="0"/>
      <w:marTop w:val="0"/>
      <w:marBottom w:val="0"/>
      <w:divBdr>
        <w:top w:val="none" w:sz="0" w:space="0" w:color="auto"/>
        <w:left w:val="none" w:sz="0" w:space="0" w:color="auto"/>
        <w:bottom w:val="none" w:sz="0" w:space="0" w:color="auto"/>
        <w:right w:val="none" w:sz="0" w:space="0" w:color="auto"/>
      </w:divBdr>
      <w:divsChild>
        <w:div w:id="1624575091">
          <w:marLeft w:val="640"/>
          <w:marRight w:val="0"/>
          <w:marTop w:val="0"/>
          <w:marBottom w:val="0"/>
          <w:divBdr>
            <w:top w:val="none" w:sz="0" w:space="0" w:color="auto"/>
            <w:left w:val="none" w:sz="0" w:space="0" w:color="auto"/>
            <w:bottom w:val="none" w:sz="0" w:space="0" w:color="auto"/>
            <w:right w:val="none" w:sz="0" w:space="0" w:color="auto"/>
          </w:divBdr>
        </w:div>
        <w:div w:id="511997897">
          <w:marLeft w:val="640"/>
          <w:marRight w:val="0"/>
          <w:marTop w:val="0"/>
          <w:marBottom w:val="0"/>
          <w:divBdr>
            <w:top w:val="none" w:sz="0" w:space="0" w:color="auto"/>
            <w:left w:val="none" w:sz="0" w:space="0" w:color="auto"/>
            <w:bottom w:val="none" w:sz="0" w:space="0" w:color="auto"/>
            <w:right w:val="none" w:sz="0" w:space="0" w:color="auto"/>
          </w:divBdr>
        </w:div>
        <w:div w:id="247006157">
          <w:marLeft w:val="640"/>
          <w:marRight w:val="0"/>
          <w:marTop w:val="0"/>
          <w:marBottom w:val="0"/>
          <w:divBdr>
            <w:top w:val="none" w:sz="0" w:space="0" w:color="auto"/>
            <w:left w:val="none" w:sz="0" w:space="0" w:color="auto"/>
            <w:bottom w:val="none" w:sz="0" w:space="0" w:color="auto"/>
            <w:right w:val="none" w:sz="0" w:space="0" w:color="auto"/>
          </w:divBdr>
        </w:div>
        <w:div w:id="946546713">
          <w:marLeft w:val="640"/>
          <w:marRight w:val="0"/>
          <w:marTop w:val="0"/>
          <w:marBottom w:val="0"/>
          <w:divBdr>
            <w:top w:val="none" w:sz="0" w:space="0" w:color="auto"/>
            <w:left w:val="none" w:sz="0" w:space="0" w:color="auto"/>
            <w:bottom w:val="none" w:sz="0" w:space="0" w:color="auto"/>
            <w:right w:val="none" w:sz="0" w:space="0" w:color="auto"/>
          </w:divBdr>
        </w:div>
        <w:div w:id="197477965">
          <w:marLeft w:val="640"/>
          <w:marRight w:val="0"/>
          <w:marTop w:val="0"/>
          <w:marBottom w:val="0"/>
          <w:divBdr>
            <w:top w:val="none" w:sz="0" w:space="0" w:color="auto"/>
            <w:left w:val="none" w:sz="0" w:space="0" w:color="auto"/>
            <w:bottom w:val="none" w:sz="0" w:space="0" w:color="auto"/>
            <w:right w:val="none" w:sz="0" w:space="0" w:color="auto"/>
          </w:divBdr>
        </w:div>
        <w:div w:id="823661879">
          <w:marLeft w:val="640"/>
          <w:marRight w:val="0"/>
          <w:marTop w:val="0"/>
          <w:marBottom w:val="0"/>
          <w:divBdr>
            <w:top w:val="none" w:sz="0" w:space="0" w:color="auto"/>
            <w:left w:val="none" w:sz="0" w:space="0" w:color="auto"/>
            <w:bottom w:val="none" w:sz="0" w:space="0" w:color="auto"/>
            <w:right w:val="none" w:sz="0" w:space="0" w:color="auto"/>
          </w:divBdr>
        </w:div>
        <w:div w:id="1713576852">
          <w:marLeft w:val="640"/>
          <w:marRight w:val="0"/>
          <w:marTop w:val="0"/>
          <w:marBottom w:val="0"/>
          <w:divBdr>
            <w:top w:val="none" w:sz="0" w:space="0" w:color="auto"/>
            <w:left w:val="none" w:sz="0" w:space="0" w:color="auto"/>
            <w:bottom w:val="none" w:sz="0" w:space="0" w:color="auto"/>
            <w:right w:val="none" w:sz="0" w:space="0" w:color="auto"/>
          </w:divBdr>
        </w:div>
        <w:div w:id="33316398">
          <w:marLeft w:val="640"/>
          <w:marRight w:val="0"/>
          <w:marTop w:val="0"/>
          <w:marBottom w:val="0"/>
          <w:divBdr>
            <w:top w:val="none" w:sz="0" w:space="0" w:color="auto"/>
            <w:left w:val="none" w:sz="0" w:space="0" w:color="auto"/>
            <w:bottom w:val="none" w:sz="0" w:space="0" w:color="auto"/>
            <w:right w:val="none" w:sz="0" w:space="0" w:color="auto"/>
          </w:divBdr>
        </w:div>
        <w:div w:id="342246801">
          <w:marLeft w:val="640"/>
          <w:marRight w:val="0"/>
          <w:marTop w:val="0"/>
          <w:marBottom w:val="0"/>
          <w:divBdr>
            <w:top w:val="none" w:sz="0" w:space="0" w:color="auto"/>
            <w:left w:val="none" w:sz="0" w:space="0" w:color="auto"/>
            <w:bottom w:val="none" w:sz="0" w:space="0" w:color="auto"/>
            <w:right w:val="none" w:sz="0" w:space="0" w:color="auto"/>
          </w:divBdr>
        </w:div>
        <w:div w:id="1568998777">
          <w:marLeft w:val="640"/>
          <w:marRight w:val="0"/>
          <w:marTop w:val="0"/>
          <w:marBottom w:val="0"/>
          <w:divBdr>
            <w:top w:val="none" w:sz="0" w:space="0" w:color="auto"/>
            <w:left w:val="none" w:sz="0" w:space="0" w:color="auto"/>
            <w:bottom w:val="none" w:sz="0" w:space="0" w:color="auto"/>
            <w:right w:val="none" w:sz="0" w:space="0" w:color="auto"/>
          </w:divBdr>
        </w:div>
        <w:div w:id="382287827">
          <w:marLeft w:val="640"/>
          <w:marRight w:val="0"/>
          <w:marTop w:val="0"/>
          <w:marBottom w:val="0"/>
          <w:divBdr>
            <w:top w:val="none" w:sz="0" w:space="0" w:color="auto"/>
            <w:left w:val="none" w:sz="0" w:space="0" w:color="auto"/>
            <w:bottom w:val="none" w:sz="0" w:space="0" w:color="auto"/>
            <w:right w:val="none" w:sz="0" w:space="0" w:color="auto"/>
          </w:divBdr>
        </w:div>
        <w:div w:id="1848787206">
          <w:marLeft w:val="640"/>
          <w:marRight w:val="0"/>
          <w:marTop w:val="0"/>
          <w:marBottom w:val="0"/>
          <w:divBdr>
            <w:top w:val="none" w:sz="0" w:space="0" w:color="auto"/>
            <w:left w:val="none" w:sz="0" w:space="0" w:color="auto"/>
            <w:bottom w:val="none" w:sz="0" w:space="0" w:color="auto"/>
            <w:right w:val="none" w:sz="0" w:space="0" w:color="auto"/>
          </w:divBdr>
        </w:div>
        <w:div w:id="546574156">
          <w:marLeft w:val="640"/>
          <w:marRight w:val="0"/>
          <w:marTop w:val="0"/>
          <w:marBottom w:val="0"/>
          <w:divBdr>
            <w:top w:val="none" w:sz="0" w:space="0" w:color="auto"/>
            <w:left w:val="none" w:sz="0" w:space="0" w:color="auto"/>
            <w:bottom w:val="none" w:sz="0" w:space="0" w:color="auto"/>
            <w:right w:val="none" w:sz="0" w:space="0" w:color="auto"/>
          </w:divBdr>
        </w:div>
        <w:div w:id="963387700">
          <w:marLeft w:val="640"/>
          <w:marRight w:val="0"/>
          <w:marTop w:val="0"/>
          <w:marBottom w:val="0"/>
          <w:divBdr>
            <w:top w:val="none" w:sz="0" w:space="0" w:color="auto"/>
            <w:left w:val="none" w:sz="0" w:space="0" w:color="auto"/>
            <w:bottom w:val="none" w:sz="0" w:space="0" w:color="auto"/>
            <w:right w:val="none" w:sz="0" w:space="0" w:color="auto"/>
          </w:divBdr>
        </w:div>
        <w:div w:id="542329169">
          <w:marLeft w:val="640"/>
          <w:marRight w:val="0"/>
          <w:marTop w:val="0"/>
          <w:marBottom w:val="0"/>
          <w:divBdr>
            <w:top w:val="none" w:sz="0" w:space="0" w:color="auto"/>
            <w:left w:val="none" w:sz="0" w:space="0" w:color="auto"/>
            <w:bottom w:val="none" w:sz="0" w:space="0" w:color="auto"/>
            <w:right w:val="none" w:sz="0" w:space="0" w:color="auto"/>
          </w:divBdr>
        </w:div>
        <w:div w:id="1813860634">
          <w:marLeft w:val="640"/>
          <w:marRight w:val="0"/>
          <w:marTop w:val="0"/>
          <w:marBottom w:val="0"/>
          <w:divBdr>
            <w:top w:val="none" w:sz="0" w:space="0" w:color="auto"/>
            <w:left w:val="none" w:sz="0" w:space="0" w:color="auto"/>
            <w:bottom w:val="none" w:sz="0" w:space="0" w:color="auto"/>
            <w:right w:val="none" w:sz="0" w:space="0" w:color="auto"/>
          </w:divBdr>
        </w:div>
        <w:div w:id="674697453">
          <w:marLeft w:val="640"/>
          <w:marRight w:val="0"/>
          <w:marTop w:val="0"/>
          <w:marBottom w:val="0"/>
          <w:divBdr>
            <w:top w:val="none" w:sz="0" w:space="0" w:color="auto"/>
            <w:left w:val="none" w:sz="0" w:space="0" w:color="auto"/>
            <w:bottom w:val="none" w:sz="0" w:space="0" w:color="auto"/>
            <w:right w:val="none" w:sz="0" w:space="0" w:color="auto"/>
          </w:divBdr>
        </w:div>
        <w:div w:id="1720976440">
          <w:marLeft w:val="640"/>
          <w:marRight w:val="0"/>
          <w:marTop w:val="0"/>
          <w:marBottom w:val="0"/>
          <w:divBdr>
            <w:top w:val="none" w:sz="0" w:space="0" w:color="auto"/>
            <w:left w:val="none" w:sz="0" w:space="0" w:color="auto"/>
            <w:bottom w:val="none" w:sz="0" w:space="0" w:color="auto"/>
            <w:right w:val="none" w:sz="0" w:space="0" w:color="auto"/>
          </w:divBdr>
        </w:div>
        <w:div w:id="1864511790">
          <w:marLeft w:val="640"/>
          <w:marRight w:val="0"/>
          <w:marTop w:val="0"/>
          <w:marBottom w:val="0"/>
          <w:divBdr>
            <w:top w:val="none" w:sz="0" w:space="0" w:color="auto"/>
            <w:left w:val="none" w:sz="0" w:space="0" w:color="auto"/>
            <w:bottom w:val="none" w:sz="0" w:space="0" w:color="auto"/>
            <w:right w:val="none" w:sz="0" w:space="0" w:color="auto"/>
          </w:divBdr>
        </w:div>
        <w:div w:id="2010866167">
          <w:marLeft w:val="640"/>
          <w:marRight w:val="0"/>
          <w:marTop w:val="0"/>
          <w:marBottom w:val="0"/>
          <w:divBdr>
            <w:top w:val="none" w:sz="0" w:space="0" w:color="auto"/>
            <w:left w:val="none" w:sz="0" w:space="0" w:color="auto"/>
            <w:bottom w:val="none" w:sz="0" w:space="0" w:color="auto"/>
            <w:right w:val="none" w:sz="0" w:space="0" w:color="auto"/>
          </w:divBdr>
        </w:div>
        <w:div w:id="945775661">
          <w:marLeft w:val="640"/>
          <w:marRight w:val="0"/>
          <w:marTop w:val="0"/>
          <w:marBottom w:val="0"/>
          <w:divBdr>
            <w:top w:val="none" w:sz="0" w:space="0" w:color="auto"/>
            <w:left w:val="none" w:sz="0" w:space="0" w:color="auto"/>
            <w:bottom w:val="none" w:sz="0" w:space="0" w:color="auto"/>
            <w:right w:val="none" w:sz="0" w:space="0" w:color="auto"/>
          </w:divBdr>
        </w:div>
        <w:div w:id="2015453104">
          <w:marLeft w:val="640"/>
          <w:marRight w:val="0"/>
          <w:marTop w:val="0"/>
          <w:marBottom w:val="0"/>
          <w:divBdr>
            <w:top w:val="none" w:sz="0" w:space="0" w:color="auto"/>
            <w:left w:val="none" w:sz="0" w:space="0" w:color="auto"/>
            <w:bottom w:val="none" w:sz="0" w:space="0" w:color="auto"/>
            <w:right w:val="none" w:sz="0" w:space="0" w:color="auto"/>
          </w:divBdr>
        </w:div>
        <w:div w:id="1425804100">
          <w:marLeft w:val="640"/>
          <w:marRight w:val="0"/>
          <w:marTop w:val="0"/>
          <w:marBottom w:val="0"/>
          <w:divBdr>
            <w:top w:val="none" w:sz="0" w:space="0" w:color="auto"/>
            <w:left w:val="none" w:sz="0" w:space="0" w:color="auto"/>
            <w:bottom w:val="none" w:sz="0" w:space="0" w:color="auto"/>
            <w:right w:val="none" w:sz="0" w:space="0" w:color="auto"/>
          </w:divBdr>
        </w:div>
        <w:div w:id="595133961">
          <w:marLeft w:val="640"/>
          <w:marRight w:val="0"/>
          <w:marTop w:val="0"/>
          <w:marBottom w:val="0"/>
          <w:divBdr>
            <w:top w:val="none" w:sz="0" w:space="0" w:color="auto"/>
            <w:left w:val="none" w:sz="0" w:space="0" w:color="auto"/>
            <w:bottom w:val="none" w:sz="0" w:space="0" w:color="auto"/>
            <w:right w:val="none" w:sz="0" w:space="0" w:color="auto"/>
          </w:divBdr>
        </w:div>
        <w:div w:id="29765791">
          <w:marLeft w:val="640"/>
          <w:marRight w:val="0"/>
          <w:marTop w:val="0"/>
          <w:marBottom w:val="0"/>
          <w:divBdr>
            <w:top w:val="none" w:sz="0" w:space="0" w:color="auto"/>
            <w:left w:val="none" w:sz="0" w:space="0" w:color="auto"/>
            <w:bottom w:val="none" w:sz="0" w:space="0" w:color="auto"/>
            <w:right w:val="none" w:sz="0" w:space="0" w:color="auto"/>
          </w:divBdr>
        </w:div>
        <w:div w:id="1092555485">
          <w:marLeft w:val="640"/>
          <w:marRight w:val="0"/>
          <w:marTop w:val="0"/>
          <w:marBottom w:val="0"/>
          <w:divBdr>
            <w:top w:val="none" w:sz="0" w:space="0" w:color="auto"/>
            <w:left w:val="none" w:sz="0" w:space="0" w:color="auto"/>
            <w:bottom w:val="none" w:sz="0" w:space="0" w:color="auto"/>
            <w:right w:val="none" w:sz="0" w:space="0" w:color="auto"/>
          </w:divBdr>
        </w:div>
        <w:div w:id="589122968">
          <w:marLeft w:val="640"/>
          <w:marRight w:val="0"/>
          <w:marTop w:val="0"/>
          <w:marBottom w:val="0"/>
          <w:divBdr>
            <w:top w:val="none" w:sz="0" w:space="0" w:color="auto"/>
            <w:left w:val="none" w:sz="0" w:space="0" w:color="auto"/>
            <w:bottom w:val="none" w:sz="0" w:space="0" w:color="auto"/>
            <w:right w:val="none" w:sz="0" w:space="0" w:color="auto"/>
          </w:divBdr>
        </w:div>
        <w:div w:id="1927836370">
          <w:marLeft w:val="640"/>
          <w:marRight w:val="0"/>
          <w:marTop w:val="0"/>
          <w:marBottom w:val="0"/>
          <w:divBdr>
            <w:top w:val="none" w:sz="0" w:space="0" w:color="auto"/>
            <w:left w:val="none" w:sz="0" w:space="0" w:color="auto"/>
            <w:bottom w:val="none" w:sz="0" w:space="0" w:color="auto"/>
            <w:right w:val="none" w:sz="0" w:space="0" w:color="auto"/>
          </w:divBdr>
        </w:div>
        <w:div w:id="1567912864">
          <w:marLeft w:val="640"/>
          <w:marRight w:val="0"/>
          <w:marTop w:val="0"/>
          <w:marBottom w:val="0"/>
          <w:divBdr>
            <w:top w:val="none" w:sz="0" w:space="0" w:color="auto"/>
            <w:left w:val="none" w:sz="0" w:space="0" w:color="auto"/>
            <w:bottom w:val="none" w:sz="0" w:space="0" w:color="auto"/>
            <w:right w:val="none" w:sz="0" w:space="0" w:color="auto"/>
          </w:divBdr>
        </w:div>
        <w:div w:id="479810446">
          <w:marLeft w:val="640"/>
          <w:marRight w:val="0"/>
          <w:marTop w:val="0"/>
          <w:marBottom w:val="0"/>
          <w:divBdr>
            <w:top w:val="none" w:sz="0" w:space="0" w:color="auto"/>
            <w:left w:val="none" w:sz="0" w:space="0" w:color="auto"/>
            <w:bottom w:val="none" w:sz="0" w:space="0" w:color="auto"/>
            <w:right w:val="none" w:sz="0" w:space="0" w:color="auto"/>
          </w:divBdr>
        </w:div>
        <w:div w:id="243075683">
          <w:marLeft w:val="640"/>
          <w:marRight w:val="0"/>
          <w:marTop w:val="0"/>
          <w:marBottom w:val="0"/>
          <w:divBdr>
            <w:top w:val="none" w:sz="0" w:space="0" w:color="auto"/>
            <w:left w:val="none" w:sz="0" w:space="0" w:color="auto"/>
            <w:bottom w:val="none" w:sz="0" w:space="0" w:color="auto"/>
            <w:right w:val="none" w:sz="0" w:space="0" w:color="auto"/>
          </w:divBdr>
        </w:div>
        <w:div w:id="300430560">
          <w:marLeft w:val="640"/>
          <w:marRight w:val="0"/>
          <w:marTop w:val="0"/>
          <w:marBottom w:val="0"/>
          <w:divBdr>
            <w:top w:val="none" w:sz="0" w:space="0" w:color="auto"/>
            <w:left w:val="none" w:sz="0" w:space="0" w:color="auto"/>
            <w:bottom w:val="none" w:sz="0" w:space="0" w:color="auto"/>
            <w:right w:val="none" w:sz="0" w:space="0" w:color="auto"/>
          </w:divBdr>
        </w:div>
        <w:div w:id="1677608970">
          <w:marLeft w:val="640"/>
          <w:marRight w:val="0"/>
          <w:marTop w:val="0"/>
          <w:marBottom w:val="0"/>
          <w:divBdr>
            <w:top w:val="none" w:sz="0" w:space="0" w:color="auto"/>
            <w:left w:val="none" w:sz="0" w:space="0" w:color="auto"/>
            <w:bottom w:val="none" w:sz="0" w:space="0" w:color="auto"/>
            <w:right w:val="none" w:sz="0" w:space="0" w:color="auto"/>
          </w:divBdr>
        </w:div>
        <w:div w:id="242691634">
          <w:marLeft w:val="640"/>
          <w:marRight w:val="0"/>
          <w:marTop w:val="0"/>
          <w:marBottom w:val="0"/>
          <w:divBdr>
            <w:top w:val="none" w:sz="0" w:space="0" w:color="auto"/>
            <w:left w:val="none" w:sz="0" w:space="0" w:color="auto"/>
            <w:bottom w:val="none" w:sz="0" w:space="0" w:color="auto"/>
            <w:right w:val="none" w:sz="0" w:space="0" w:color="auto"/>
          </w:divBdr>
        </w:div>
        <w:div w:id="1200435105">
          <w:marLeft w:val="640"/>
          <w:marRight w:val="0"/>
          <w:marTop w:val="0"/>
          <w:marBottom w:val="0"/>
          <w:divBdr>
            <w:top w:val="none" w:sz="0" w:space="0" w:color="auto"/>
            <w:left w:val="none" w:sz="0" w:space="0" w:color="auto"/>
            <w:bottom w:val="none" w:sz="0" w:space="0" w:color="auto"/>
            <w:right w:val="none" w:sz="0" w:space="0" w:color="auto"/>
          </w:divBdr>
        </w:div>
        <w:div w:id="1543129312">
          <w:marLeft w:val="640"/>
          <w:marRight w:val="0"/>
          <w:marTop w:val="0"/>
          <w:marBottom w:val="0"/>
          <w:divBdr>
            <w:top w:val="none" w:sz="0" w:space="0" w:color="auto"/>
            <w:left w:val="none" w:sz="0" w:space="0" w:color="auto"/>
            <w:bottom w:val="none" w:sz="0" w:space="0" w:color="auto"/>
            <w:right w:val="none" w:sz="0" w:space="0" w:color="auto"/>
          </w:divBdr>
        </w:div>
        <w:div w:id="1445077763">
          <w:marLeft w:val="640"/>
          <w:marRight w:val="0"/>
          <w:marTop w:val="0"/>
          <w:marBottom w:val="0"/>
          <w:divBdr>
            <w:top w:val="none" w:sz="0" w:space="0" w:color="auto"/>
            <w:left w:val="none" w:sz="0" w:space="0" w:color="auto"/>
            <w:bottom w:val="none" w:sz="0" w:space="0" w:color="auto"/>
            <w:right w:val="none" w:sz="0" w:space="0" w:color="auto"/>
          </w:divBdr>
        </w:div>
        <w:div w:id="65495524">
          <w:marLeft w:val="640"/>
          <w:marRight w:val="0"/>
          <w:marTop w:val="0"/>
          <w:marBottom w:val="0"/>
          <w:divBdr>
            <w:top w:val="none" w:sz="0" w:space="0" w:color="auto"/>
            <w:left w:val="none" w:sz="0" w:space="0" w:color="auto"/>
            <w:bottom w:val="none" w:sz="0" w:space="0" w:color="auto"/>
            <w:right w:val="none" w:sz="0" w:space="0" w:color="auto"/>
          </w:divBdr>
        </w:div>
        <w:div w:id="2044668618">
          <w:marLeft w:val="640"/>
          <w:marRight w:val="0"/>
          <w:marTop w:val="0"/>
          <w:marBottom w:val="0"/>
          <w:divBdr>
            <w:top w:val="none" w:sz="0" w:space="0" w:color="auto"/>
            <w:left w:val="none" w:sz="0" w:space="0" w:color="auto"/>
            <w:bottom w:val="none" w:sz="0" w:space="0" w:color="auto"/>
            <w:right w:val="none" w:sz="0" w:space="0" w:color="auto"/>
          </w:divBdr>
        </w:div>
        <w:div w:id="380642655">
          <w:marLeft w:val="640"/>
          <w:marRight w:val="0"/>
          <w:marTop w:val="0"/>
          <w:marBottom w:val="0"/>
          <w:divBdr>
            <w:top w:val="none" w:sz="0" w:space="0" w:color="auto"/>
            <w:left w:val="none" w:sz="0" w:space="0" w:color="auto"/>
            <w:bottom w:val="none" w:sz="0" w:space="0" w:color="auto"/>
            <w:right w:val="none" w:sz="0" w:space="0" w:color="auto"/>
          </w:divBdr>
        </w:div>
        <w:div w:id="1642612765">
          <w:marLeft w:val="640"/>
          <w:marRight w:val="0"/>
          <w:marTop w:val="0"/>
          <w:marBottom w:val="0"/>
          <w:divBdr>
            <w:top w:val="none" w:sz="0" w:space="0" w:color="auto"/>
            <w:left w:val="none" w:sz="0" w:space="0" w:color="auto"/>
            <w:bottom w:val="none" w:sz="0" w:space="0" w:color="auto"/>
            <w:right w:val="none" w:sz="0" w:space="0" w:color="auto"/>
          </w:divBdr>
        </w:div>
        <w:div w:id="1023243543">
          <w:marLeft w:val="640"/>
          <w:marRight w:val="0"/>
          <w:marTop w:val="0"/>
          <w:marBottom w:val="0"/>
          <w:divBdr>
            <w:top w:val="none" w:sz="0" w:space="0" w:color="auto"/>
            <w:left w:val="none" w:sz="0" w:space="0" w:color="auto"/>
            <w:bottom w:val="none" w:sz="0" w:space="0" w:color="auto"/>
            <w:right w:val="none" w:sz="0" w:space="0" w:color="auto"/>
          </w:divBdr>
        </w:div>
        <w:div w:id="909076483">
          <w:marLeft w:val="640"/>
          <w:marRight w:val="0"/>
          <w:marTop w:val="0"/>
          <w:marBottom w:val="0"/>
          <w:divBdr>
            <w:top w:val="none" w:sz="0" w:space="0" w:color="auto"/>
            <w:left w:val="none" w:sz="0" w:space="0" w:color="auto"/>
            <w:bottom w:val="none" w:sz="0" w:space="0" w:color="auto"/>
            <w:right w:val="none" w:sz="0" w:space="0" w:color="auto"/>
          </w:divBdr>
        </w:div>
        <w:div w:id="254364997">
          <w:marLeft w:val="640"/>
          <w:marRight w:val="0"/>
          <w:marTop w:val="0"/>
          <w:marBottom w:val="0"/>
          <w:divBdr>
            <w:top w:val="none" w:sz="0" w:space="0" w:color="auto"/>
            <w:left w:val="none" w:sz="0" w:space="0" w:color="auto"/>
            <w:bottom w:val="none" w:sz="0" w:space="0" w:color="auto"/>
            <w:right w:val="none" w:sz="0" w:space="0" w:color="auto"/>
          </w:divBdr>
        </w:div>
        <w:div w:id="2084525339">
          <w:marLeft w:val="640"/>
          <w:marRight w:val="0"/>
          <w:marTop w:val="0"/>
          <w:marBottom w:val="0"/>
          <w:divBdr>
            <w:top w:val="none" w:sz="0" w:space="0" w:color="auto"/>
            <w:left w:val="none" w:sz="0" w:space="0" w:color="auto"/>
            <w:bottom w:val="none" w:sz="0" w:space="0" w:color="auto"/>
            <w:right w:val="none" w:sz="0" w:space="0" w:color="auto"/>
          </w:divBdr>
        </w:div>
        <w:div w:id="984704503">
          <w:marLeft w:val="640"/>
          <w:marRight w:val="0"/>
          <w:marTop w:val="0"/>
          <w:marBottom w:val="0"/>
          <w:divBdr>
            <w:top w:val="none" w:sz="0" w:space="0" w:color="auto"/>
            <w:left w:val="none" w:sz="0" w:space="0" w:color="auto"/>
            <w:bottom w:val="none" w:sz="0" w:space="0" w:color="auto"/>
            <w:right w:val="none" w:sz="0" w:space="0" w:color="auto"/>
          </w:divBdr>
        </w:div>
        <w:div w:id="681207049">
          <w:marLeft w:val="640"/>
          <w:marRight w:val="0"/>
          <w:marTop w:val="0"/>
          <w:marBottom w:val="0"/>
          <w:divBdr>
            <w:top w:val="none" w:sz="0" w:space="0" w:color="auto"/>
            <w:left w:val="none" w:sz="0" w:space="0" w:color="auto"/>
            <w:bottom w:val="none" w:sz="0" w:space="0" w:color="auto"/>
            <w:right w:val="none" w:sz="0" w:space="0" w:color="auto"/>
          </w:divBdr>
        </w:div>
        <w:div w:id="288098805">
          <w:marLeft w:val="640"/>
          <w:marRight w:val="0"/>
          <w:marTop w:val="0"/>
          <w:marBottom w:val="0"/>
          <w:divBdr>
            <w:top w:val="none" w:sz="0" w:space="0" w:color="auto"/>
            <w:left w:val="none" w:sz="0" w:space="0" w:color="auto"/>
            <w:bottom w:val="none" w:sz="0" w:space="0" w:color="auto"/>
            <w:right w:val="none" w:sz="0" w:space="0" w:color="auto"/>
          </w:divBdr>
        </w:div>
        <w:div w:id="2118870488">
          <w:marLeft w:val="640"/>
          <w:marRight w:val="0"/>
          <w:marTop w:val="0"/>
          <w:marBottom w:val="0"/>
          <w:divBdr>
            <w:top w:val="none" w:sz="0" w:space="0" w:color="auto"/>
            <w:left w:val="none" w:sz="0" w:space="0" w:color="auto"/>
            <w:bottom w:val="none" w:sz="0" w:space="0" w:color="auto"/>
            <w:right w:val="none" w:sz="0" w:space="0" w:color="auto"/>
          </w:divBdr>
        </w:div>
        <w:div w:id="1206022931">
          <w:marLeft w:val="640"/>
          <w:marRight w:val="0"/>
          <w:marTop w:val="0"/>
          <w:marBottom w:val="0"/>
          <w:divBdr>
            <w:top w:val="none" w:sz="0" w:space="0" w:color="auto"/>
            <w:left w:val="none" w:sz="0" w:space="0" w:color="auto"/>
            <w:bottom w:val="none" w:sz="0" w:space="0" w:color="auto"/>
            <w:right w:val="none" w:sz="0" w:space="0" w:color="auto"/>
          </w:divBdr>
        </w:div>
        <w:div w:id="977345527">
          <w:marLeft w:val="640"/>
          <w:marRight w:val="0"/>
          <w:marTop w:val="0"/>
          <w:marBottom w:val="0"/>
          <w:divBdr>
            <w:top w:val="none" w:sz="0" w:space="0" w:color="auto"/>
            <w:left w:val="none" w:sz="0" w:space="0" w:color="auto"/>
            <w:bottom w:val="none" w:sz="0" w:space="0" w:color="auto"/>
            <w:right w:val="none" w:sz="0" w:space="0" w:color="auto"/>
          </w:divBdr>
        </w:div>
      </w:divsChild>
    </w:div>
    <w:div w:id="1327703783">
      <w:bodyDiv w:val="1"/>
      <w:marLeft w:val="0"/>
      <w:marRight w:val="0"/>
      <w:marTop w:val="0"/>
      <w:marBottom w:val="0"/>
      <w:divBdr>
        <w:top w:val="none" w:sz="0" w:space="0" w:color="auto"/>
        <w:left w:val="none" w:sz="0" w:space="0" w:color="auto"/>
        <w:bottom w:val="none" w:sz="0" w:space="0" w:color="auto"/>
        <w:right w:val="none" w:sz="0" w:space="0" w:color="auto"/>
      </w:divBdr>
      <w:divsChild>
        <w:div w:id="49883313">
          <w:marLeft w:val="640"/>
          <w:marRight w:val="0"/>
          <w:marTop w:val="0"/>
          <w:marBottom w:val="0"/>
          <w:divBdr>
            <w:top w:val="none" w:sz="0" w:space="0" w:color="auto"/>
            <w:left w:val="none" w:sz="0" w:space="0" w:color="auto"/>
            <w:bottom w:val="none" w:sz="0" w:space="0" w:color="auto"/>
            <w:right w:val="none" w:sz="0" w:space="0" w:color="auto"/>
          </w:divBdr>
        </w:div>
        <w:div w:id="104468127">
          <w:marLeft w:val="640"/>
          <w:marRight w:val="0"/>
          <w:marTop w:val="0"/>
          <w:marBottom w:val="0"/>
          <w:divBdr>
            <w:top w:val="none" w:sz="0" w:space="0" w:color="auto"/>
            <w:left w:val="none" w:sz="0" w:space="0" w:color="auto"/>
            <w:bottom w:val="none" w:sz="0" w:space="0" w:color="auto"/>
            <w:right w:val="none" w:sz="0" w:space="0" w:color="auto"/>
          </w:divBdr>
        </w:div>
        <w:div w:id="107506401">
          <w:marLeft w:val="640"/>
          <w:marRight w:val="0"/>
          <w:marTop w:val="0"/>
          <w:marBottom w:val="0"/>
          <w:divBdr>
            <w:top w:val="none" w:sz="0" w:space="0" w:color="auto"/>
            <w:left w:val="none" w:sz="0" w:space="0" w:color="auto"/>
            <w:bottom w:val="none" w:sz="0" w:space="0" w:color="auto"/>
            <w:right w:val="none" w:sz="0" w:space="0" w:color="auto"/>
          </w:divBdr>
        </w:div>
        <w:div w:id="116292182">
          <w:marLeft w:val="640"/>
          <w:marRight w:val="0"/>
          <w:marTop w:val="0"/>
          <w:marBottom w:val="0"/>
          <w:divBdr>
            <w:top w:val="none" w:sz="0" w:space="0" w:color="auto"/>
            <w:left w:val="none" w:sz="0" w:space="0" w:color="auto"/>
            <w:bottom w:val="none" w:sz="0" w:space="0" w:color="auto"/>
            <w:right w:val="none" w:sz="0" w:space="0" w:color="auto"/>
          </w:divBdr>
        </w:div>
        <w:div w:id="186527563">
          <w:marLeft w:val="640"/>
          <w:marRight w:val="0"/>
          <w:marTop w:val="0"/>
          <w:marBottom w:val="0"/>
          <w:divBdr>
            <w:top w:val="none" w:sz="0" w:space="0" w:color="auto"/>
            <w:left w:val="none" w:sz="0" w:space="0" w:color="auto"/>
            <w:bottom w:val="none" w:sz="0" w:space="0" w:color="auto"/>
            <w:right w:val="none" w:sz="0" w:space="0" w:color="auto"/>
          </w:divBdr>
        </w:div>
        <w:div w:id="299506465">
          <w:marLeft w:val="640"/>
          <w:marRight w:val="0"/>
          <w:marTop w:val="0"/>
          <w:marBottom w:val="0"/>
          <w:divBdr>
            <w:top w:val="none" w:sz="0" w:space="0" w:color="auto"/>
            <w:left w:val="none" w:sz="0" w:space="0" w:color="auto"/>
            <w:bottom w:val="none" w:sz="0" w:space="0" w:color="auto"/>
            <w:right w:val="none" w:sz="0" w:space="0" w:color="auto"/>
          </w:divBdr>
        </w:div>
        <w:div w:id="342125509">
          <w:marLeft w:val="640"/>
          <w:marRight w:val="0"/>
          <w:marTop w:val="0"/>
          <w:marBottom w:val="0"/>
          <w:divBdr>
            <w:top w:val="none" w:sz="0" w:space="0" w:color="auto"/>
            <w:left w:val="none" w:sz="0" w:space="0" w:color="auto"/>
            <w:bottom w:val="none" w:sz="0" w:space="0" w:color="auto"/>
            <w:right w:val="none" w:sz="0" w:space="0" w:color="auto"/>
          </w:divBdr>
        </w:div>
        <w:div w:id="383414162">
          <w:marLeft w:val="640"/>
          <w:marRight w:val="0"/>
          <w:marTop w:val="0"/>
          <w:marBottom w:val="0"/>
          <w:divBdr>
            <w:top w:val="none" w:sz="0" w:space="0" w:color="auto"/>
            <w:left w:val="none" w:sz="0" w:space="0" w:color="auto"/>
            <w:bottom w:val="none" w:sz="0" w:space="0" w:color="auto"/>
            <w:right w:val="none" w:sz="0" w:space="0" w:color="auto"/>
          </w:divBdr>
        </w:div>
        <w:div w:id="447939179">
          <w:marLeft w:val="640"/>
          <w:marRight w:val="0"/>
          <w:marTop w:val="0"/>
          <w:marBottom w:val="0"/>
          <w:divBdr>
            <w:top w:val="none" w:sz="0" w:space="0" w:color="auto"/>
            <w:left w:val="none" w:sz="0" w:space="0" w:color="auto"/>
            <w:bottom w:val="none" w:sz="0" w:space="0" w:color="auto"/>
            <w:right w:val="none" w:sz="0" w:space="0" w:color="auto"/>
          </w:divBdr>
        </w:div>
        <w:div w:id="535505257">
          <w:marLeft w:val="640"/>
          <w:marRight w:val="0"/>
          <w:marTop w:val="0"/>
          <w:marBottom w:val="0"/>
          <w:divBdr>
            <w:top w:val="none" w:sz="0" w:space="0" w:color="auto"/>
            <w:left w:val="none" w:sz="0" w:space="0" w:color="auto"/>
            <w:bottom w:val="none" w:sz="0" w:space="0" w:color="auto"/>
            <w:right w:val="none" w:sz="0" w:space="0" w:color="auto"/>
          </w:divBdr>
        </w:div>
        <w:div w:id="580605842">
          <w:marLeft w:val="640"/>
          <w:marRight w:val="0"/>
          <w:marTop w:val="0"/>
          <w:marBottom w:val="0"/>
          <w:divBdr>
            <w:top w:val="none" w:sz="0" w:space="0" w:color="auto"/>
            <w:left w:val="none" w:sz="0" w:space="0" w:color="auto"/>
            <w:bottom w:val="none" w:sz="0" w:space="0" w:color="auto"/>
            <w:right w:val="none" w:sz="0" w:space="0" w:color="auto"/>
          </w:divBdr>
        </w:div>
        <w:div w:id="596209668">
          <w:marLeft w:val="640"/>
          <w:marRight w:val="0"/>
          <w:marTop w:val="0"/>
          <w:marBottom w:val="0"/>
          <w:divBdr>
            <w:top w:val="none" w:sz="0" w:space="0" w:color="auto"/>
            <w:left w:val="none" w:sz="0" w:space="0" w:color="auto"/>
            <w:bottom w:val="none" w:sz="0" w:space="0" w:color="auto"/>
            <w:right w:val="none" w:sz="0" w:space="0" w:color="auto"/>
          </w:divBdr>
        </w:div>
        <w:div w:id="907152245">
          <w:marLeft w:val="640"/>
          <w:marRight w:val="0"/>
          <w:marTop w:val="0"/>
          <w:marBottom w:val="0"/>
          <w:divBdr>
            <w:top w:val="none" w:sz="0" w:space="0" w:color="auto"/>
            <w:left w:val="none" w:sz="0" w:space="0" w:color="auto"/>
            <w:bottom w:val="none" w:sz="0" w:space="0" w:color="auto"/>
            <w:right w:val="none" w:sz="0" w:space="0" w:color="auto"/>
          </w:divBdr>
        </w:div>
        <w:div w:id="933317906">
          <w:marLeft w:val="640"/>
          <w:marRight w:val="0"/>
          <w:marTop w:val="0"/>
          <w:marBottom w:val="0"/>
          <w:divBdr>
            <w:top w:val="none" w:sz="0" w:space="0" w:color="auto"/>
            <w:left w:val="none" w:sz="0" w:space="0" w:color="auto"/>
            <w:bottom w:val="none" w:sz="0" w:space="0" w:color="auto"/>
            <w:right w:val="none" w:sz="0" w:space="0" w:color="auto"/>
          </w:divBdr>
        </w:div>
        <w:div w:id="935792130">
          <w:marLeft w:val="640"/>
          <w:marRight w:val="0"/>
          <w:marTop w:val="0"/>
          <w:marBottom w:val="0"/>
          <w:divBdr>
            <w:top w:val="none" w:sz="0" w:space="0" w:color="auto"/>
            <w:left w:val="none" w:sz="0" w:space="0" w:color="auto"/>
            <w:bottom w:val="none" w:sz="0" w:space="0" w:color="auto"/>
            <w:right w:val="none" w:sz="0" w:space="0" w:color="auto"/>
          </w:divBdr>
        </w:div>
        <w:div w:id="977222716">
          <w:marLeft w:val="640"/>
          <w:marRight w:val="0"/>
          <w:marTop w:val="0"/>
          <w:marBottom w:val="0"/>
          <w:divBdr>
            <w:top w:val="none" w:sz="0" w:space="0" w:color="auto"/>
            <w:left w:val="none" w:sz="0" w:space="0" w:color="auto"/>
            <w:bottom w:val="none" w:sz="0" w:space="0" w:color="auto"/>
            <w:right w:val="none" w:sz="0" w:space="0" w:color="auto"/>
          </w:divBdr>
        </w:div>
        <w:div w:id="1043216201">
          <w:marLeft w:val="640"/>
          <w:marRight w:val="0"/>
          <w:marTop w:val="0"/>
          <w:marBottom w:val="0"/>
          <w:divBdr>
            <w:top w:val="none" w:sz="0" w:space="0" w:color="auto"/>
            <w:left w:val="none" w:sz="0" w:space="0" w:color="auto"/>
            <w:bottom w:val="none" w:sz="0" w:space="0" w:color="auto"/>
            <w:right w:val="none" w:sz="0" w:space="0" w:color="auto"/>
          </w:divBdr>
        </w:div>
        <w:div w:id="1043409453">
          <w:marLeft w:val="640"/>
          <w:marRight w:val="0"/>
          <w:marTop w:val="0"/>
          <w:marBottom w:val="0"/>
          <w:divBdr>
            <w:top w:val="none" w:sz="0" w:space="0" w:color="auto"/>
            <w:left w:val="none" w:sz="0" w:space="0" w:color="auto"/>
            <w:bottom w:val="none" w:sz="0" w:space="0" w:color="auto"/>
            <w:right w:val="none" w:sz="0" w:space="0" w:color="auto"/>
          </w:divBdr>
        </w:div>
        <w:div w:id="1055547032">
          <w:marLeft w:val="640"/>
          <w:marRight w:val="0"/>
          <w:marTop w:val="0"/>
          <w:marBottom w:val="0"/>
          <w:divBdr>
            <w:top w:val="none" w:sz="0" w:space="0" w:color="auto"/>
            <w:left w:val="none" w:sz="0" w:space="0" w:color="auto"/>
            <w:bottom w:val="none" w:sz="0" w:space="0" w:color="auto"/>
            <w:right w:val="none" w:sz="0" w:space="0" w:color="auto"/>
          </w:divBdr>
        </w:div>
        <w:div w:id="1142424568">
          <w:marLeft w:val="640"/>
          <w:marRight w:val="0"/>
          <w:marTop w:val="0"/>
          <w:marBottom w:val="0"/>
          <w:divBdr>
            <w:top w:val="none" w:sz="0" w:space="0" w:color="auto"/>
            <w:left w:val="none" w:sz="0" w:space="0" w:color="auto"/>
            <w:bottom w:val="none" w:sz="0" w:space="0" w:color="auto"/>
            <w:right w:val="none" w:sz="0" w:space="0" w:color="auto"/>
          </w:divBdr>
        </w:div>
        <w:div w:id="1150561613">
          <w:marLeft w:val="640"/>
          <w:marRight w:val="0"/>
          <w:marTop w:val="0"/>
          <w:marBottom w:val="0"/>
          <w:divBdr>
            <w:top w:val="none" w:sz="0" w:space="0" w:color="auto"/>
            <w:left w:val="none" w:sz="0" w:space="0" w:color="auto"/>
            <w:bottom w:val="none" w:sz="0" w:space="0" w:color="auto"/>
            <w:right w:val="none" w:sz="0" w:space="0" w:color="auto"/>
          </w:divBdr>
        </w:div>
        <w:div w:id="1282346875">
          <w:marLeft w:val="640"/>
          <w:marRight w:val="0"/>
          <w:marTop w:val="0"/>
          <w:marBottom w:val="0"/>
          <w:divBdr>
            <w:top w:val="none" w:sz="0" w:space="0" w:color="auto"/>
            <w:left w:val="none" w:sz="0" w:space="0" w:color="auto"/>
            <w:bottom w:val="none" w:sz="0" w:space="0" w:color="auto"/>
            <w:right w:val="none" w:sz="0" w:space="0" w:color="auto"/>
          </w:divBdr>
        </w:div>
        <w:div w:id="1286079794">
          <w:marLeft w:val="640"/>
          <w:marRight w:val="0"/>
          <w:marTop w:val="0"/>
          <w:marBottom w:val="0"/>
          <w:divBdr>
            <w:top w:val="none" w:sz="0" w:space="0" w:color="auto"/>
            <w:left w:val="none" w:sz="0" w:space="0" w:color="auto"/>
            <w:bottom w:val="none" w:sz="0" w:space="0" w:color="auto"/>
            <w:right w:val="none" w:sz="0" w:space="0" w:color="auto"/>
          </w:divBdr>
        </w:div>
        <w:div w:id="1304241127">
          <w:marLeft w:val="640"/>
          <w:marRight w:val="0"/>
          <w:marTop w:val="0"/>
          <w:marBottom w:val="0"/>
          <w:divBdr>
            <w:top w:val="none" w:sz="0" w:space="0" w:color="auto"/>
            <w:left w:val="none" w:sz="0" w:space="0" w:color="auto"/>
            <w:bottom w:val="none" w:sz="0" w:space="0" w:color="auto"/>
            <w:right w:val="none" w:sz="0" w:space="0" w:color="auto"/>
          </w:divBdr>
        </w:div>
        <w:div w:id="1388381661">
          <w:marLeft w:val="640"/>
          <w:marRight w:val="0"/>
          <w:marTop w:val="0"/>
          <w:marBottom w:val="0"/>
          <w:divBdr>
            <w:top w:val="none" w:sz="0" w:space="0" w:color="auto"/>
            <w:left w:val="none" w:sz="0" w:space="0" w:color="auto"/>
            <w:bottom w:val="none" w:sz="0" w:space="0" w:color="auto"/>
            <w:right w:val="none" w:sz="0" w:space="0" w:color="auto"/>
          </w:divBdr>
        </w:div>
        <w:div w:id="1437753490">
          <w:marLeft w:val="640"/>
          <w:marRight w:val="0"/>
          <w:marTop w:val="0"/>
          <w:marBottom w:val="0"/>
          <w:divBdr>
            <w:top w:val="none" w:sz="0" w:space="0" w:color="auto"/>
            <w:left w:val="none" w:sz="0" w:space="0" w:color="auto"/>
            <w:bottom w:val="none" w:sz="0" w:space="0" w:color="auto"/>
            <w:right w:val="none" w:sz="0" w:space="0" w:color="auto"/>
          </w:divBdr>
        </w:div>
        <w:div w:id="1527252539">
          <w:marLeft w:val="640"/>
          <w:marRight w:val="0"/>
          <w:marTop w:val="0"/>
          <w:marBottom w:val="0"/>
          <w:divBdr>
            <w:top w:val="none" w:sz="0" w:space="0" w:color="auto"/>
            <w:left w:val="none" w:sz="0" w:space="0" w:color="auto"/>
            <w:bottom w:val="none" w:sz="0" w:space="0" w:color="auto"/>
            <w:right w:val="none" w:sz="0" w:space="0" w:color="auto"/>
          </w:divBdr>
        </w:div>
        <w:div w:id="1541743944">
          <w:marLeft w:val="640"/>
          <w:marRight w:val="0"/>
          <w:marTop w:val="0"/>
          <w:marBottom w:val="0"/>
          <w:divBdr>
            <w:top w:val="none" w:sz="0" w:space="0" w:color="auto"/>
            <w:left w:val="none" w:sz="0" w:space="0" w:color="auto"/>
            <w:bottom w:val="none" w:sz="0" w:space="0" w:color="auto"/>
            <w:right w:val="none" w:sz="0" w:space="0" w:color="auto"/>
          </w:divBdr>
        </w:div>
        <w:div w:id="1556357485">
          <w:marLeft w:val="640"/>
          <w:marRight w:val="0"/>
          <w:marTop w:val="0"/>
          <w:marBottom w:val="0"/>
          <w:divBdr>
            <w:top w:val="none" w:sz="0" w:space="0" w:color="auto"/>
            <w:left w:val="none" w:sz="0" w:space="0" w:color="auto"/>
            <w:bottom w:val="none" w:sz="0" w:space="0" w:color="auto"/>
            <w:right w:val="none" w:sz="0" w:space="0" w:color="auto"/>
          </w:divBdr>
        </w:div>
        <w:div w:id="1572034705">
          <w:marLeft w:val="640"/>
          <w:marRight w:val="0"/>
          <w:marTop w:val="0"/>
          <w:marBottom w:val="0"/>
          <w:divBdr>
            <w:top w:val="none" w:sz="0" w:space="0" w:color="auto"/>
            <w:left w:val="none" w:sz="0" w:space="0" w:color="auto"/>
            <w:bottom w:val="none" w:sz="0" w:space="0" w:color="auto"/>
            <w:right w:val="none" w:sz="0" w:space="0" w:color="auto"/>
          </w:divBdr>
        </w:div>
        <w:div w:id="1653944429">
          <w:marLeft w:val="640"/>
          <w:marRight w:val="0"/>
          <w:marTop w:val="0"/>
          <w:marBottom w:val="0"/>
          <w:divBdr>
            <w:top w:val="none" w:sz="0" w:space="0" w:color="auto"/>
            <w:left w:val="none" w:sz="0" w:space="0" w:color="auto"/>
            <w:bottom w:val="none" w:sz="0" w:space="0" w:color="auto"/>
            <w:right w:val="none" w:sz="0" w:space="0" w:color="auto"/>
          </w:divBdr>
        </w:div>
        <w:div w:id="1696156144">
          <w:marLeft w:val="640"/>
          <w:marRight w:val="0"/>
          <w:marTop w:val="0"/>
          <w:marBottom w:val="0"/>
          <w:divBdr>
            <w:top w:val="none" w:sz="0" w:space="0" w:color="auto"/>
            <w:left w:val="none" w:sz="0" w:space="0" w:color="auto"/>
            <w:bottom w:val="none" w:sz="0" w:space="0" w:color="auto"/>
            <w:right w:val="none" w:sz="0" w:space="0" w:color="auto"/>
          </w:divBdr>
        </w:div>
        <w:div w:id="1724525696">
          <w:marLeft w:val="640"/>
          <w:marRight w:val="0"/>
          <w:marTop w:val="0"/>
          <w:marBottom w:val="0"/>
          <w:divBdr>
            <w:top w:val="none" w:sz="0" w:space="0" w:color="auto"/>
            <w:left w:val="none" w:sz="0" w:space="0" w:color="auto"/>
            <w:bottom w:val="none" w:sz="0" w:space="0" w:color="auto"/>
            <w:right w:val="none" w:sz="0" w:space="0" w:color="auto"/>
          </w:divBdr>
        </w:div>
        <w:div w:id="1849828392">
          <w:marLeft w:val="640"/>
          <w:marRight w:val="0"/>
          <w:marTop w:val="0"/>
          <w:marBottom w:val="0"/>
          <w:divBdr>
            <w:top w:val="none" w:sz="0" w:space="0" w:color="auto"/>
            <w:left w:val="none" w:sz="0" w:space="0" w:color="auto"/>
            <w:bottom w:val="none" w:sz="0" w:space="0" w:color="auto"/>
            <w:right w:val="none" w:sz="0" w:space="0" w:color="auto"/>
          </w:divBdr>
        </w:div>
        <w:div w:id="1880775747">
          <w:marLeft w:val="640"/>
          <w:marRight w:val="0"/>
          <w:marTop w:val="0"/>
          <w:marBottom w:val="0"/>
          <w:divBdr>
            <w:top w:val="none" w:sz="0" w:space="0" w:color="auto"/>
            <w:left w:val="none" w:sz="0" w:space="0" w:color="auto"/>
            <w:bottom w:val="none" w:sz="0" w:space="0" w:color="auto"/>
            <w:right w:val="none" w:sz="0" w:space="0" w:color="auto"/>
          </w:divBdr>
        </w:div>
        <w:div w:id="1882353008">
          <w:marLeft w:val="640"/>
          <w:marRight w:val="0"/>
          <w:marTop w:val="0"/>
          <w:marBottom w:val="0"/>
          <w:divBdr>
            <w:top w:val="none" w:sz="0" w:space="0" w:color="auto"/>
            <w:left w:val="none" w:sz="0" w:space="0" w:color="auto"/>
            <w:bottom w:val="none" w:sz="0" w:space="0" w:color="auto"/>
            <w:right w:val="none" w:sz="0" w:space="0" w:color="auto"/>
          </w:divBdr>
        </w:div>
        <w:div w:id="1911697234">
          <w:marLeft w:val="640"/>
          <w:marRight w:val="0"/>
          <w:marTop w:val="0"/>
          <w:marBottom w:val="0"/>
          <w:divBdr>
            <w:top w:val="none" w:sz="0" w:space="0" w:color="auto"/>
            <w:left w:val="none" w:sz="0" w:space="0" w:color="auto"/>
            <w:bottom w:val="none" w:sz="0" w:space="0" w:color="auto"/>
            <w:right w:val="none" w:sz="0" w:space="0" w:color="auto"/>
          </w:divBdr>
        </w:div>
        <w:div w:id="1951232021">
          <w:marLeft w:val="640"/>
          <w:marRight w:val="0"/>
          <w:marTop w:val="0"/>
          <w:marBottom w:val="0"/>
          <w:divBdr>
            <w:top w:val="none" w:sz="0" w:space="0" w:color="auto"/>
            <w:left w:val="none" w:sz="0" w:space="0" w:color="auto"/>
            <w:bottom w:val="none" w:sz="0" w:space="0" w:color="auto"/>
            <w:right w:val="none" w:sz="0" w:space="0" w:color="auto"/>
          </w:divBdr>
        </w:div>
        <w:div w:id="1952663068">
          <w:marLeft w:val="640"/>
          <w:marRight w:val="0"/>
          <w:marTop w:val="0"/>
          <w:marBottom w:val="0"/>
          <w:divBdr>
            <w:top w:val="none" w:sz="0" w:space="0" w:color="auto"/>
            <w:left w:val="none" w:sz="0" w:space="0" w:color="auto"/>
            <w:bottom w:val="none" w:sz="0" w:space="0" w:color="auto"/>
            <w:right w:val="none" w:sz="0" w:space="0" w:color="auto"/>
          </w:divBdr>
        </w:div>
        <w:div w:id="1986160088">
          <w:marLeft w:val="640"/>
          <w:marRight w:val="0"/>
          <w:marTop w:val="0"/>
          <w:marBottom w:val="0"/>
          <w:divBdr>
            <w:top w:val="none" w:sz="0" w:space="0" w:color="auto"/>
            <w:left w:val="none" w:sz="0" w:space="0" w:color="auto"/>
            <w:bottom w:val="none" w:sz="0" w:space="0" w:color="auto"/>
            <w:right w:val="none" w:sz="0" w:space="0" w:color="auto"/>
          </w:divBdr>
        </w:div>
        <w:div w:id="2080246459">
          <w:marLeft w:val="640"/>
          <w:marRight w:val="0"/>
          <w:marTop w:val="0"/>
          <w:marBottom w:val="0"/>
          <w:divBdr>
            <w:top w:val="none" w:sz="0" w:space="0" w:color="auto"/>
            <w:left w:val="none" w:sz="0" w:space="0" w:color="auto"/>
            <w:bottom w:val="none" w:sz="0" w:space="0" w:color="auto"/>
            <w:right w:val="none" w:sz="0" w:space="0" w:color="auto"/>
          </w:divBdr>
        </w:div>
        <w:div w:id="2121950093">
          <w:marLeft w:val="640"/>
          <w:marRight w:val="0"/>
          <w:marTop w:val="0"/>
          <w:marBottom w:val="0"/>
          <w:divBdr>
            <w:top w:val="none" w:sz="0" w:space="0" w:color="auto"/>
            <w:left w:val="none" w:sz="0" w:space="0" w:color="auto"/>
            <w:bottom w:val="none" w:sz="0" w:space="0" w:color="auto"/>
            <w:right w:val="none" w:sz="0" w:space="0" w:color="auto"/>
          </w:divBdr>
        </w:div>
        <w:div w:id="2131778104">
          <w:marLeft w:val="640"/>
          <w:marRight w:val="0"/>
          <w:marTop w:val="0"/>
          <w:marBottom w:val="0"/>
          <w:divBdr>
            <w:top w:val="none" w:sz="0" w:space="0" w:color="auto"/>
            <w:left w:val="none" w:sz="0" w:space="0" w:color="auto"/>
            <w:bottom w:val="none" w:sz="0" w:space="0" w:color="auto"/>
            <w:right w:val="none" w:sz="0" w:space="0" w:color="auto"/>
          </w:divBdr>
        </w:div>
      </w:divsChild>
    </w:div>
    <w:div w:id="1328945210">
      <w:marLeft w:val="640"/>
      <w:marRight w:val="0"/>
      <w:marTop w:val="0"/>
      <w:marBottom w:val="0"/>
      <w:divBdr>
        <w:top w:val="none" w:sz="0" w:space="0" w:color="auto"/>
        <w:left w:val="none" w:sz="0" w:space="0" w:color="auto"/>
        <w:bottom w:val="none" w:sz="0" w:space="0" w:color="auto"/>
        <w:right w:val="none" w:sz="0" w:space="0" w:color="auto"/>
      </w:divBdr>
    </w:div>
    <w:div w:id="1329019218">
      <w:bodyDiv w:val="1"/>
      <w:marLeft w:val="0"/>
      <w:marRight w:val="0"/>
      <w:marTop w:val="0"/>
      <w:marBottom w:val="0"/>
      <w:divBdr>
        <w:top w:val="none" w:sz="0" w:space="0" w:color="auto"/>
        <w:left w:val="none" w:sz="0" w:space="0" w:color="auto"/>
        <w:bottom w:val="none" w:sz="0" w:space="0" w:color="auto"/>
        <w:right w:val="none" w:sz="0" w:space="0" w:color="auto"/>
      </w:divBdr>
      <w:divsChild>
        <w:div w:id="2041201506">
          <w:marLeft w:val="640"/>
          <w:marRight w:val="0"/>
          <w:marTop w:val="0"/>
          <w:marBottom w:val="0"/>
          <w:divBdr>
            <w:top w:val="none" w:sz="0" w:space="0" w:color="auto"/>
            <w:left w:val="none" w:sz="0" w:space="0" w:color="auto"/>
            <w:bottom w:val="none" w:sz="0" w:space="0" w:color="auto"/>
            <w:right w:val="none" w:sz="0" w:space="0" w:color="auto"/>
          </w:divBdr>
        </w:div>
        <w:div w:id="1901938681">
          <w:marLeft w:val="640"/>
          <w:marRight w:val="0"/>
          <w:marTop w:val="0"/>
          <w:marBottom w:val="0"/>
          <w:divBdr>
            <w:top w:val="none" w:sz="0" w:space="0" w:color="auto"/>
            <w:left w:val="none" w:sz="0" w:space="0" w:color="auto"/>
            <w:bottom w:val="none" w:sz="0" w:space="0" w:color="auto"/>
            <w:right w:val="none" w:sz="0" w:space="0" w:color="auto"/>
          </w:divBdr>
        </w:div>
        <w:div w:id="958074196">
          <w:marLeft w:val="640"/>
          <w:marRight w:val="0"/>
          <w:marTop w:val="0"/>
          <w:marBottom w:val="0"/>
          <w:divBdr>
            <w:top w:val="none" w:sz="0" w:space="0" w:color="auto"/>
            <w:left w:val="none" w:sz="0" w:space="0" w:color="auto"/>
            <w:bottom w:val="none" w:sz="0" w:space="0" w:color="auto"/>
            <w:right w:val="none" w:sz="0" w:space="0" w:color="auto"/>
          </w:divBdr>
        </w:div>
        <w:div w:id="1115827581">
          <w:marLeft w:val="640"/>
          <w:marRight w:val="0"/>
          <w:marTop w:val="0"/>
          <w:marBottom w:val="0"/>
          <w:divBdr>
            <w:top w:val="none" w:sz="0" w:space="0" w:color="auto"/>
            <w:left w:val="none" w:sz="0" w:space="0" w:color="auto"/>
            <w:bottom w:val="none" w:sz="0" w:space="0" w:color="auto"/>
            <w:right w:val="none" w:sz="0" w:space="0" w:color="auto"/>
          </w:divBdr>
        </w:div>
        <w:div w:id="1795057636">
          <w:marLeft w:val="640"/>
          <w:marRight w:val="0"/>
          <w:marTop w:val="0"/>
          <w:marBottom w:val="0"/>
          <w:divBdr>
            <w:top w:val="none" w:sz="0" w:space="0" w:color="auto"/>
            <w:left w:val="none" w:sz="0" w:space="0" w:color="auto"/>
            <w:bottom w:val="none" w:sz="0" w:space="0" w:color="auto"/>
            <w:right w:val="none" w:sz="0" w:space="0" w:color="auto"/>
          </w:divBdr>
        </w:div>
        <w:div w:id="899172411">
          <w:marLeft w:val="640"/>
          <w:marRight w:val="0"/>
          <w:marTop w:val="0"/>
          <w:marBottom w:val="0"/>
          <w:divBdr>
            <w:top w:val="none" w:sz="0" w:space="0" w:color="auto"/>
            <w:left w:val="none" w:sz="0" w:space="0" w:color="auto"/>
            <w:bottom w:val="none" w:sz="0" w:space="0" w:color="auto"/>
            <w:right w:val="none" w:sz="0" w:space="0" w:color="auto"/>
          </w:divBdr>
        </w:div>
        <w:div w:id="399330545">
          <w:marLeft w:val="640"/>
          <w:marRight w:val="0"/>
          <w:marTop w:val="0"/>
          <w:marBottom w:val="0"/>
          <w:divBdr>
            <w:top w:val="none" w:sz="0" w:space="0" w:color="auto"/>
            <w:left w:val="none" w:sz="0" w:space="0" w:color="auto"/>
            <w:bottom w:val="none" w:sz="0" w:space="0" w:color="auto"/>
            <w:right w:val="none" w:sz="0" w:space="0" w:color="auto"/>
          </w:divBdr>
        </w:div>
        <w:div w:id="640696837">
          <w:marLeft w:val="640"/>
          <w:marRight w:val="0"/>
          <w:marTop w:val="0"/>
          <w:marBottom w:val="0"/>
          <w:divBdr>
            <w:top w:val="none" w:sz="0" w:space="0" w:color="auto"/>
            <w:left w:val="none" w:sz="0" w:space="0" w:color="auto"/>
            <w:bottom w:val="none" w:sz="0" w:space="0" w:color="auto"/>
            <w:right w:val="none" w:sz="0" w:space="0" w:color="auto"/>
          </w:divBdr>
        </w:div>
        <w:div w:id="503322586">
          <w:marLeft w:val="640"/>
          <w:marRight w:val="0"/>
          <w:marTop w:val="0"/>
          <w:marBottom w:val="0"/>
          <w:divBdr>
            <w:top w:val="none" w:sz="0" w:space="0" w:color="auto"/>
            <w:left w:val="none" w:sz="0" w:space="0" w:color="auto"/>
            <w:bottom w:val="none" w:sz="0" w:space="0" w:color="auto"/>
            <w:right w:val="none" w:sz="0" w:space="0" w:color="auto"/>
          </w:divBdr>
        </w:div>
        <w:div w:id="1405181469">
          <w:marLeft w:val="640"/>
          <w:marRight w:val="0"/>
          <w:marTop w:val="0"/>
          <w:marBottom w:val="0"/>
          <w:divBdr>
            <w:top w:val="none" w:sz="0" w:space="0" w:color="auto"/>
            <w:left w:val="none" w:sz="0" w:space="0" w:color="auto"/>
            <w:bottom w:val="none" w:sz="0" w:space="0" w:color="auto"/>
            <w:right w:val="none" w:sz="0" w:space="0" w:color="auto"/>
          </w:divBdr>
        </w:div>
        <w:div w:id="2049261455">
          <w:marLeft w:val="640"/>
          <w:marRight w:val="0"/>
          <w:marTop w:val="0"/>
          <w:marBottom w:val="0"/>
          <w:divBdr>
            <w:top w:val="none" w:sz="0" w:space="0" w:color="auto"/>
            <w:left w:val="none" w:sz="0" w:space="0" w:color="auto"/>
            <w:bottom w:val="none" w:sz="0" w:space="0" w:color="auto"/>
            <w:right w:val="none" w:sz="0" w:space="0" w:color="auto"/>
          </w:divBdr>
        </w:div>
        <w:div w:id="1570075965">
          <w:marLeft w:val="640"/>
          <w:marRight w:val="0"/>
          <w:marTop w:val="0"/>
          <w:marBottom w:val="0"/>
          <w:divBdr>
            <w:top w:val="none" w:sz="0" w:space="0" w:color="auto"/>
            <w:left w:val="none" w:sz="0" w:space="0" w:color="auto"/>
            <w:bottom w:val="none" w:sz="0" w:space="0" w:color="auto"/>
            <w:right w:val="none" w:sz="0" w:space="0" w:color="auto"/>
          </w:divBdr>
        </w:div>
        <w:div w:id="341863242">
          <w:marLeft w:val="640"/>
          <w:marRight w:val="0"/>
          <w:marTop w:val="0"/>
          <w:marBottom w:val="0"/>
          <w:divBdr>
            <w:top w:val="none" w:sz="0" w:space="0" w:color="auto"/>
            <w:left w:val="none" w:sz="0" w:space="0" w:color="auto"/>
            <w:bottom w:val="none" w:sz="0" w:space="0" w:color="auto"/>
            <w:right w:val="none" w:sz="0" w:space="0" w:color="auto"/>
          </w:divBdr>
        </w:div>
        <w:div w:id="1785882435">
          <w:marLeft w:val="640"/>
          <w:marRight w:val="0"/>
          <w:marTop w:val="0"/>
          <w:marBottom w:val="0"/>
          <w:divBdr>
            <w:top w:val="none" w:sz="0" w:space="0" w:color="auto"/>
            <w:left w:val="none" w:sz="0" w:space="0" w:color="auto"/>
            <w:bottom w:val="none" w:sz="0" w:space="0" w:color="auto"/>
            <w:right w:val="none" w:sz="0" w:space="0" w:color="auto"/>
          </w:divBdr>
        </w:div>
        <w:div w:id="34042259">
          <w:marLeft w:val="640"/>
          <w:marRight w:val="0"/>
          <w:marTop w:val="0"/>
          <w:marBottom w:val="0"/>
          <w:divBdr>
            <w:top w:val="none" w:sz="0" w:space="0" w:color="auto"/>
            <w:left w:val="none" w:sz="0" w:space="0" w:color="auto"/>
            <w:bottom w:val="none" w:sz="0" w:space="0" w:color="auto"/>
            <w:right w:val="none" w:sz="0" w:space="0" w:color="auto"/>
          </w:divBdr>
        </w:div>
        <w:div w:id="1039859860">
          <w:marLeft w:val="640"/>
          <w:marRight w:val="0"/>
          <w:marTop w:val="0"/>
          <w:marBottom w:val="0"/>
          <w:divBdr>
            <w:top w:val="none" w:sz="0" w:space="0" w:color="auto"/>
            <w:left w:val="none" w:sz="0" w:space="0" w:color="auto"/>
            <w:bottom w:val="none" w:sz="0" w:space="0" w:color="auto"/>
            <w:right w:val="none" w:sz="0" w:space="0" w:color="auto"/>
          </w:divBdr>
        </w:div>
        <w:div w:id="177236153">
          <w:marLeft w:val="640"/>
          <w:marRight w:val="0"/>
          <w:marTop w:val="0"/>
          <w:marBottom w:val="0"/>
          <w:divBdr>
            <w:top w:val="none" w:sz="0" w:space="0" w:color="auto"/>
            <w:left w:val="none" w:sz="0" w:space="0" w:color="auto"/>
            <w:bottom w:val="none" w:sz="0" w:space="0" w:color="auto"/>
            <w:right w:val="none" w:sz="0" w:space="0" w:color="auto"/>
          </w:divBdr>
        </w:div>
        <w:div w:id="810748834">
          <w:marLeft w:val="640"/>
          <w:marRight w:val="0"/>
          <w:marTop w:val="0"/>
          <w:marBottom w:val="0"/>
          <w:divBdr>
            <w:top w:val="none" w:sz="0" w:space="0" w:color="auto"/>
            <w:left w:val="none" w:sz="0" w:space="0" w:color="auto"/>
            <w:bottom w:val="none" w:sz="0" w:space="0" w:color="auto"/>
            <w:right w:val="none" w:sz="0" w:space="0" w:color="auto"/>
          </w:divBdr>
        </w:div>
        <w:div w:id="686372306">
          <w:marLeft w:val="640"/>
          <w:marRight w:val="0"/>
          <w:marTop w:val="0"/>
          <w:marBottom w:val="0"/>
          <w:divBdr>
            <w:top w:val="none" w:sz="0" w:space="0" w:color="auto"/>
            <w:left w:val="none" w:sz="0" w:space="0" w:color="auto"/>
            <w:bottom w:val="none" w:sz="0" w:space="0" w:color="auto"/>
            <w:right w:val="none" w:sz="0" w:space="0" w:color="auto"/>
          </w:divBdr>
        </w:div>
        <w:div w:id="1464232042">
          <w:marLeft w:val="640"/>
          <w:marRight w:val="0"/>
          <w:marTop w:val="0"/>
          <w:marBottom w:val="0"/>
          <w:divBdr>
            <w:top w:val="none" w:sz="0" w:space="0" w:color="auto"/>
            <w:left w:val="none" w:sz="0" w:space="0" w:color="auto"/>
            <w:bottom w:val="none" w:sz="0" w:space="0" w:color="auto"/>
            <w:right w:val="none" w:sz="0" w:space="0" w:color="auto"/>
          </w:divBdr>
        </w:div>
        <w:div w:id="1504975492">
          <w:marLeft w:val="640"/>
          <w:marRight w:val="0"/>
          <w:marTop w:val="0"/>
          <w:marBottom w:val="0"/>
          <w:divBdr>
            <w:top w:val="none" w:sz="0" w:space="0" w:color="auto"/>
            <w:left w:val="none" w:sz="0" w:space="0" w:color="auto"/>
            <w:bottom w:val="none" w:sz="0" w:space="0" w:color="auto"/>
            <w:right w:val="none" w:sz="0" w:space="0" w:color="auto"/>
          </w:divBdr>
        </w:div>
        <w:div w:id="254365553">
          <w:marLeft w:val="640"/>
          <w:marRight w:val="0"/>
          <w:marTop w:val="0"/>
          <w:marBottom w:val="0"/>
          <w:divBdr>
            <w:top w:val="none" w:sz="0" w:space="0" w:color="auto"/>
            <w:left w:val="none" w:sz="0" w:space="0" w:color="auto"/>
            <w:bottom w:val="none" w:sz="0" w:space="0" w:color="auto"/>
            <w:right w:val="none" w:sz="0" w:space="0" w:color="auto"/>
          </w:divBdr>
        </w:div>
        <w:div w:id="853542619">
          <w:marLeft w:val="640"/>
          <w:marRight w:val="0"/>
          <w:marTop w:val="0"/>
          <w:marBottom w:val="0"/>
          <w:divBdr>
            <w:top w:val="none" w:sz="0" w:space="0" w:color="auto"/>
            <w:left w:val="none" w:sz="0" w:space="0" w:color="auto"/>
            <w:bottom w:val="none" w:sz="0" w:space="0" w:color="auto"/>
            <w:right w:val="none" w:sz="0" w:space="0" w:color="auto"/>
          </w:divBdr>
        </w:div>
        <w:div w:id="1704211289">
          <w:marLeft w:val="640"/>
          <w:marRight w:val="0"/>
          <w:marTop w:val="0"/>
          <w:marBottom w:val="0"/>
          <w:divBdr>
            <w:top w:val="none" w:sz="0" w:space="0" w:color="auto"/>
            <w:left w:val="none" w:sz="0" w:space="0" w:color="auto"/>
            <w:bottom w:val="none" w:sz="0" w:space="0" w:color="auto"/>
            <w:right w:val="none" w:sz="0" w:space="0" w:color="auto"/>
          </w:divBdr>
        </w:div>
        <w:div w:id="1819496208">
          <w:marLeft w:val="640"/>
          <w:marRight w:val="0"/>
          <w:marTop w:val="0"/>
          <w:marBottom w:val="0"/>
          <w:divBdr>
            <w:top w:val="none" w:sz="0" w:space="0" w:color="auto"/>
            <w:left w:val="none" w:sz="0" w:space="0" w:color="auto"/>
            <w:bottom w:val="none" w:sz="0" w:space="0" w:color="auto"/>
            <w:right w:val="none" w:sz="0" w:space="0" w:color="auto"/>
          </w:divBdr>
        </w:div>
        <w:div w:id="191042722">
          <w:marLeft w:val="640"/>
          <w:marRight w:val="0"/>
          <w:marTop w:val="0"/>
          <w:marBottom w:val="0"/>
          <w:divBdr>
            <w:top w:val="none" w:sz="0" w:space="0" w:color="auto"/>
            <w:left w:val="none" w:sz="0" w:space="0" w:color="auto"/>
            <w:bottom w:val="none" w:sz="0" w:space="0" w:color="auto"/>
            <w:right w:val="none" w:sz="0" w:space="0" w:color="auto"/>
          </w:divBdr>
        </w:div>
        <w:div w:id="475219269">
          <w:marLeft w:val="640"/>
          <w:marRight w:val="0"/>
          <w:marTop w:val="0"/>
          <w:marBottom w:val="0"/>
          <w:divBdr>
            <w:top w:val="none" w:sz="0" w:space="0" w:color="auto"/>
            <w:left w:val="none" w:sz="0" w:space="0" w:color="auto"/>
            <w:bottom w:val="none" w:sz="0" w:space="0" w:color="auto"/>
            <w:right w:val="none" w:sz="0" w:space="0" w:color="auto"/>
          </w:divBdr>
        </w:div>
        <w:div w:id="1670448625">
          <w:marLeft w:val="640"/>
          <w:marRight w:val="0"/>
          <w:marTop w:val="0"/>
          <w:marBottom w:val="0"/>
          <w:divBdr>
            <w:top w:val="none" w:sz="0" w:space="0" w:color="auto"/>
            <w:left w:val="none" w:sz="0" w:space="0" w:color="auto"/>
            <w:bottom w:val="none" w:sz="0" w:space="0" w:color="auto"/>
            <w:right w:val="none" w:sz="0" w:space="0" w:color="auto"/>
          </w:divBdr>
        </w:div>
        <w:div w:id="1166361496">
          <w:marLeft w:val="640"/>
          <w:marRight w:val="0"/>
          <w:marTop w:val="0"/>
          <w:marBottom w:val="0"/>
          <w:divBdr>
            <w:top w:val="none" w:sz="0" w:space="0" w:color="auto"/>
            <w:left w:val="none" w:sz="0" w:space="0" w:color="auto"/>
            <w:bottom w:val="none" w:sz="0" w:space="0" w:color="auto"/>
            <w:right w:val="none" w:sz="0" w:space="0" w:color="auto"/>
          </w:divBdr>
        </w:div>
        <w:div w:id="880094754">
          <w:marLeft w:val="640"/>
          <w:marRight w:val="0"/>
          <w:marTop w:val="0"/>
          <w:marBottom w:val="0"/>
          <w:divBdr>
            <w:top w:val="none" w:sz="0" w:space="0" w:color="auto"/>
            <w:left w:val="none" w:sz="0" w:space="0" w:color="auto"/>
            <w:bottom w:val="none" w:sz="0" w:space="0" w:color="auto"/>
            <w:right w:val="none" w:sz="0" w:space="0" w:color="auto"/>
          </w:divBdr>
        </w:div>
        <w:div w:id="966397332">
          <w:marLeft w:val="640"/>
          <w:marRight w:val="0"/>
          <w:marTop w:val="0"/>
          <w:marBottom w:val="0"/>
          <w:divBdr>
            <w:top w:val="none" w:sz="0" w:space="0" w:color="auto"/>
            <w:left w:val="none" w:sz="0" w:space="0" w:color="auto"/>
            <w:bottom w:val="none" w:sz="0" w:space="0" w:color="auto"/>
            <w:right w:val="none" w:sz="0" w:space="0" w:color="auto"/>
          </w:divBdr>
        </w:div>
        <w:div w:id="1967150785">
          <w:marLeft w:val="640"/>
          <w:marRight w:val="0"/>
          <w:marTop w:val="0"/>
          <w:marBottom w:val="0"/>
          <w:divBdr>
            <w:top w:val="none" w:sz="0" w:space="0" w:color="auto"/>
            <w:left w:val="none" w:sz="0" w:space="0" w:color="auto"/>
            <w:bottom w:val="none" w:sz="0" w:space="0" w:color="auto"/>
            <w:right w:val="none" w:sz="0" w:space="0" w:color="auto"/>
          </w:divBdr>
        </w:div>
        <w:div w:id="540287070">
          <w:marLeft w:val="640"/>
          <w:marRight w:val="0"/>
          <w:marTop w:val="0"/>
          <w:marBottom w:val="0"/>
          <w:divBdr>
            <w:top w:val="none" w:sz="0" w:space="0" w:color="auto"/>
            <w:left w:val="none" w:sz="0" w:space="0" w:color="auto"/>
            <w:bottom w:val="none" w:sz="0" w:space="0" w:color="auto"/>
            <w:right w:val="none" w:sz="0" w:space="0" w:color="auto"/>
          </w:divBdr>
        </w:div>
        <w:div w:id="916673444">
          <w:marLeft w:val="640"/>
          <w:marRight w:val="0"/>
          <w:marTop w:val="0"/>
          <w:marBottom w:val="0"/>
          <w:divBdr>
            <w:top w:val="none" w:sz="0" w:space="0" w:color="auto"/>
            <w:left w:val="none" w:sz="0" w:space="0" w:color="auto"/>
            <w:bottom w:val="none" w:sz="0" w:space="0" w:color="auto"/>
            <w:right w:val="none" w:sz="0" w:space="0" w:color="auto"/>
          </w:divBdr>
        </w:div>
        <w:div w:id="624895573">
          <w:marLeft w:val="640"/>
          <w:marRight w:val="0"/>
          <w:marTop w:val="0"/>
          <w:marBottom w:val="0"/>
          <w:divBdr>
            <w:top w:val="none" w:sz="0" w:space="0" w:color="auto"/>
            <w:left w:val="none" w:sz="0" w:space="0" w:color="auto"/>
            <w:bottom w:val="none" w:sz="0" w:space="0" w:color="auto"/>
            <w:right w:val="none" w:sz="0" w:space="0" w:color="auto"/>
          </w:divBdr>
        </w:div>
        <w:div w:id="1136530904">
          <w:marLeft w:val="640"/>
          <w:marRight w:val="0"/>
          <w:marTop w:val="0"/>
          <w:marBottom w:val="0"/>
          <w:divBdr>
            <w:top w:val="none" w:sz="0" w:space="0" w:color="auto"/>
            <w:left w:val="none" w:sz="0" w:space="0" w:color="auto"/>
            <w:bottom w:val="none" w:sz="0" w:space="0" w:color="auto"/>
            <w:right w:val="none" w:sz="0" w:space="0" w:color="auto"/>
          </w:divBdr>
        </w:div>
        <w:div w:id="1339692852">
          <w:marLeft w:val="640"/>
          <w:marRight w:val="0"/>
          <w:marTop w:val="0"/>
          <w:marBottom w:val="0"/>
          <w:divBdr>
            <w:top w:val="none" w:sz="0" w:space="0" w:color="auto"/>
            <w:left w:val="none" w:sz="0" w:space="0" w:color="auto"/>
            <w:bottom w:val="none" w:sz="0" w:space="0" w:color="auto"/>
            <w:right w:val="none" w:sz="0" w:space="0" w:color="auto"/>
          </w:divBdr>
        </w:div>
        <w:div w:id="2041971155">
          <w:marLeft w:val="640"/>
          <w:marRight w:val="0"/>
          <w:marTop w:val="0"/>
          <w:marBottom w:val="0"/>
          <w:divBdr>
            <w:top w:val="none" w:sz="0" w:space="0" w:color="auto"/>
            <w:left w:val="none" w:sz="0" w:space="0" w:color="auto"/>
            <w:bottom w:val="none" w:sz="0" w:space="0" w:color="auto"/>
            <w:right w:val="none" w:sz="0" w:space="0" w:color="auto"/>
          </w:divBdr>
        </w:div>
        <w:div w:id="2083410082">
          <w:marLeft w:val="640"/>
          <w:marRight w:val="0"/>
          <w:marTop w:val="0"/>
          <w:marBottom w:val="0"/>
          <w:divBdr>
            <w:top w:val="none" w:sz="0" w:space="0" w:color="auto"/>
            <w:left w:val="none" w:sz="0" w:space="0" w:color="auto"/>
            <w:bottom w:val="none" w:sz="0" w:space="0" w:color="auto"/>
            <w:right w:val="none" w:sz="0" w:space="0" w:color="auto"/>
          </w:divBdr>
        </w:div>
        <w:div w:id="1690834750">
          <w:marLeft w:val="640"/>
          <w:marRight w:val="0"/>
          <w:marTop w:val="0"/>
          <w:marBottom w:val="0"/>
          <w:divBdr>
            <w:top w:val="none" w:sz="0" w:space="0" w:color="auto"/>
            <w:left w:val="none" w:sz="0" w:space="0" w:color="auto"/>
            <w:bottom w:val="none" w:sz="0" w:space="0" w:color="auto"/>
            <w:right w:val="none" w:sz="0" w:space="0" w:color="auto"/>
          </w:divBdr>
        </w:div>
        <w:div w:id="304548056">
          <w:marLeft w:val="640"/>
          <w:marRight w:val="0"/>
          <w:marTop w:val="0"/>
          <w:marBottom w:val="0"/>
          <w:divBdr>
            <w:top w:val="none" w:sz="0" w:space="0" w:color="auto"/>
            <w:left w:val="none" w:sz="0" w:space="0" w:color="auto"/>
            <w:bottom w:val="none" w:sz="0" w:space="0" w:color="auto"/>
            <w:right w:val="none" w:sz="0" w:space="0" w:color="auto"/>
          </w:divBdr>
        </w:div>
        <w:div w:id="2108191556">
          <w:marLeft w:val="640"/>
          <w:marRight w:val="0"/>
          <w:marTop w:val="0"/>
          <w:marBottom w:val="0"/>
          <w:divBdr>
            <w:top w:val="none" w:sz="0" w:space="0" w:color="auto"/>
            <w:left w:val="none" w:sz="0" w:space="0" w:color="auto"/>
            <w:bottom w:val="none" w:sz="0" w:space="0" w:color="auto"/>
            <w:right w:val="none" w:sz="0" w:space="0" w:color="auto"/>
          </w:divBdr>
        </w:div>
      </w:divsChild>
    </w:div>
    <w:div w:id="1330601094">
      <w:bodyDiv w:val="1"/>
      <w:marLeft w:val="0"/>
      <w:marRight w:val="0"/>
      <w:marTop w:val="0"/>
      <w:marBottom w:val="0"/>
      <w:divBdr>
        <w:top w:val="none" w:sz="0" w:space="0" w:color="auto"/>
        <w:left w:val="none" w:sz="0" w:space="0" w:color="auto"/>
        <w:bottom w:val="none" w:sz="0" w:space="0" w:color="auto"/>
        <w:right w:val="none" w:sz="0" w:space="0" w:color="auto"/>
      </w:divBdr>
      <w:divsChild>
        <w:div w:id="121265976">
          <w:marLeft w:val="640"/>
          <w:marRight w:val="0"/>
          <w:marTop w:val="0"/>
          <w:marBottom w:val="0"/>
          <w:divBdr>
            <w:top w:val="none" w:sz="0" w:space="0" w:color="auto"/>
            <w:left w:val="none" w:sz="0" w:space="0" w:color="auto"/>
            <w:bottom w:val="none" w:sz="0" w:space="0" w:color="auto"/>
            <w:right w:val="none" w:sz="0" w:space="0" w:color="auto"/>
          </w:divBdr>
        </w:div>
        <w:div w:id="1009481819">
          <w:marLeft w:val="640"/>
          <w:marRight w:val="0"/>
          <w:marTop w:val="0"/>
          <w:marBottom w:val="0"/>
          <w:divBdr>
            <w:top w:val="none" w:sz="0" w:space="0" w:color="auto"/>
            <w:left w:val="none" w:sz="0" w:space="0" w:color="auto"/>
            <w:bottom w:val="none" w:sz="0" w:space="0" w:color="auto"/>
            <w:right w:val="none" w:sz="0" w:space="0" w:color="auto"/>
          </w:divBdr>
        </w:div>
        <w:div w:id="844369002">
          <w:marLeft w:val="640"/>
          <w:marRight w:val="0"/>
          <w:marTop w:val="0"/>
          <w:marBottom w:val="0"/>
          <w:divBdr>
            <w:top w:val="none" w:sz="0" w:space="0" w:color="auto"/>
            <w:left w:val="none" w:sz="0" w:space="0" w:color="auto"/>
            <w:bottom w:val="none" w:sz="0" w:space="0" w:color="auto"/>
            <w:right w:val="none" w:sz="0" w:space="0" w:color="auto"/>
          </w:divBdr>
        </w:div>
        <w:div w:id="735131010">
          <w:marLeft w:val="640"/>
          <w:marRight w:val="0"/>
          <w:marTop w:val="0"/>
          <w:marBottom w:val="0"/>
          <w:divBdr>
            <w:top w:val="none" w:sz="0" w:space="0" w:color="auto"/>
            <w:left w:val="none" w:sz="0" w:space="0" w:color="auto"/>
            <w:bottom w:val="none" w:sz="0" w:space="0" w:color="auto"/>
            <w:right w:val="none" w:sz="0" w:space="0" w:color="auto"/>
          </w:divBdr>
        </w:div>
        <w:div w:id="640960058">
          <w:marLeft w:val="640"/>
          <w:marRight w:val="0"/>
          <w:marTop w:val="0"/>
          <w:marBottom w:val="0"/>
          <w:divBdr>
            <w:top w:val="none" w:sz="0" w:space="0" w:color="auto"/>
            <w:left w:val="none" w:sz="0" w:space="0" w:color="auto"/>
            <w:bottom w:val="none" w:sz="0" w:space="0" w:color="auto"/>
            <w:right w:val="none" w:sz="0" w:space="0" w:color="auto"/>
          </w:divBdr>
        </w:div>
        <w:div w:id="966011187">
          <w:marLeft w:val="640"/>
          <w:marRight w:val="0"/>
          <w:marTop w:val="0"/>
          <w:marBottom w:val="0"/>
          <w:divBdr>
            <w:top w:val="none" w:sz="0" w:space="0" w:color="auto"/>
            <w:left w:val="none" w:sz="0" w:space="0" w:color="auto"/>
            <w:bottom w:val="none" w:sz="0" w:space="0" w:color="auto"/>
            <w:right w:val="none" w:sz="0" w:space="0" w:color="auto"/>
          </w:divBdr>
        </w:div>
        <w:div w:id="697896939">
          <w:marLeft w:val="640"/>
          <w:marRight w:val="0"/>
          <w:marTop w:val="0"/>
          <w:marBottom w:val="0"/>
          <w:divBdr>
            <w:top w:val="none" w:sz="0" w:space="0" w:color="auto"/>
            <w:left w:val="none" w:sz="0" w:space="0" w:color="auto"/>
            <w:bottom w:val="none" w:sz="0" w:space="0" w:color="auto"/>
            <w:right w:val="none" w:sz="0" w:space="0" w:color="auto"/>
          </w:divBdr>
        </w:div>
        <w:div w:id="2094936851">
          <w:marLeft w:val="640"/>
          <w:marRight w:val="0"/>
          <w:marTop w:val="0"/>
          <w:marBottom w:val="0"/>
          <w:divBdr>
            <w:top w:val="none" w:sz="0" w:space="0" w:color="auto"/>
            <w:left w:val="none" w:sz="0" w:space="0" w:color="auto"/>
            <w:bottom w:val="none" w:sz="0" w:space="0" w:color="auto"/>
            <w:right w:val="none" w:sz="0" w:space="0" w:color="auto"/>
          </w:divBdr>
        </w:div>
        <w:div w:id="717316051">
          <w:marLeft w:val="640"/>
          <w:marRight w:val="0"/>
          <w:marTop w:val="0"/>
          <w:marBottom w:val="0"/>
          <w:divBdr>
            <w:top w:val="none" w:sz="0" w:space="0" w:color="auto"/>
            <w:left w:val="none" w:sz="0" w:space="0" w:color="auto"/>
            <w:bottom w:val="none" w:sz="0" w:space="0" w:color="auto"/>
            <w:right w:val="none" w:sz="0" w:space="0" w:color="auto"/>
          </w:divBdr>
        </w:div>
        <w:div w:id="55785646">
          <w:marLeft w:val="640"/>
          <w:marRight w:val="0"/>
          <w:marTop w:val="0"/>
          <w:marBottom w:val="0"/>
          <w:divBdr>
            <w:top w:val="none" w:sz="0" w:space="0" w:color="auto"/>
            <w:left w:val="none" w:sz="0" w:space="0" w:color="auto"/>
            <w:bottom w:val="none" w:sz="0" w:space="0" w:color="auto"/>
            <w:right w:val="none" w:sz="0" w:space="0" w:color="auto"/>
          </w:divBdr>
        </w:div>
        <w:div w:id="470245203">
          <w:marLeft w:val="640"/>
          <w:marRight w:val="0"/>
          <w:marTop w:val="0"/>
          <w:marBottom w:val="0"/>
          <w:divBdr>
            <w:top w:val="none" w:sz="0" w:space="0" w:color="auto"/>
            <w:left w:val="none" w:sz="0" w:space="0" w:color="auto"/>
            <w:bottom w:val="none" w:sz="0" w:space="0" w:color="auto"/>
            <w:right w:val="none" w:sz="0" w:space="0" w:color="auto"/>
          </w:divBdr>
        </w:div>
        <w:div w:id="2113817124">
          <w:marLeft w:val="640"/>
          <w:marRight w:val="0"/>
          <w:marTop w:val="0"/>
          <w:marBottom w:val="0"/>
          <w:divBdr>
            <w:top w:val="none" w:sz="0" w:space="0" w:color="auto"/>
            <w:left w:val="none" w:sz="0" w:space="0" w:color="auto"/>
            <w:bottom w:val="none" w:sz="0" w:space="0" w:color="auto"/>
            <w:right w:val="none" w:sz="0" w:space="0" w:color="auto"/>
          </w:divBdr>
        </w:div>
        <w:div w:id="1304047137">
          <w:marLeft w:val="640"/>
          <w:marRight w:val="0"/>
          <w:marTop w:val="0"/>
          <w:marBottom w:val="0"/>
          <w:divBdr>
            <w:top w:val="none" w:sz="0" w:space="0" w:color="auto"/>
            <w:left w:val="none" w:sz="0" w:space="0" w:color="auto"/>
            <w:bottom w:val="none" w:sz="0" w:space="0" w:color="auto"/>
            <w:right w:val="none" w:sz="0" w:space="0" w:color="auto"/>
          </w:divBdr>
        </w:div>
        <w:div w:id="1279220809">
          <w:marLeft w:val="640"/>
          <w:marRight w:val="0"/>
          <w:marTop w:val="0"/>
          <w:marBottom w:val="0"/>
          <w:divBdr>
            <w:top w:val="none" w:sz="0" w:space="0" w:color="auto"/>
            <w:left w:val="none" w:sz="0" w:space="0" w:color="auto"/>
            <w:bottom w:val="none" w:sz="0" w:space="0" w:color="auto"/>
            <w:right w:val="none" w:sz="0" w:space="0" w:color="auto"/>
          </w:divBdr>
        </w:div>
        <w:div w:id="1874347276">
          <w:marLeft w:val="640"/>
          <w:marRight w:val="0"/>
          <w:marTop w:val="0"/>
          <w:marBottom w:val="0"/>
          <w:divBdr>
            <w:top w:val="none" w:sz="0" w:space="0" w:color="auto"/>
            <w:left w:val="none" w:sz="0" w:space="0" w:color="auto"/>
            <w:bottom w:val="none" w:sz="0" w:space="0" w:color="auto"/>
            <w:right w:val="none" w:sz="0" w:space="0" w:color="auto"/>
          </w:divBdr>
        </w:div>
        <w:div w:id="1532569638">
          <w:marLeft w:val="640"/>
          <w:marRight w:val="0"/>
          <w:marTop w:val="0"/>
          <w:marBottom w:val="0"/>
          <w:divBdr>
            <w:top w:val="none" w:sz="0" w:space="0" w:color="auto"/>
            <w:left w:val="none" w:sz="0" w:space="0" w:color="auto"/>
            <w:bottom w:val="none" w:sz="0" w:space="0" w:color="auto"/>
            <w:right w:val="none" w:sz="0" w:space="0" w:color="auto"/>
          </w:divBdr>
        </w:div>
        <w:div w:id="2050302940">
          <w:marLeft w:val="640"/>
          <w:marRight w:val="0"/>
          <w:marTop w:val="0"/>
          <w:marBottom w:val="0"/>
          <w:divBdr>
            <w:top w:val="none" w:sz="0" w:space="0" w:color="auto"/>
            <w:left w:val="none" w:sz="0" w:space="0" w:color="auto"/>
            <w:bottom w:val="none" w:sz="0" w:space="0" w:color="auto"/>
            <w:right w:val="none" w:sz="0" w:space="0" w:color="auto"/>
          </w:divBdr>
        </w:div>
        <w:div w:id="1213542546">
          <w:marLeft w:val="640"/>
          <w:marRight w:val="0"/>
          <w:marTop w:val="0"/>
          <w:marBottom w:val="0"/>
          <w:divBdr>
            <w:top w:val="none" w:sz="0" w:space="0" w:color="auto"/>
            <w:left w:val="none" w:sz="0" w:space="0" w:color="auto"/>
            <w:bottom w:val="none" w:sz="0" w:space="0" w:color="auto"/>
            <w:right w:val="none" w:sz="0" w:space="0" w:color="auto"/>
          </w:divBdr>
        </w:div>
        <w:div w:id="492643940">
          <w:marLeft w:val="640"/>
          <w:marRight w:val="0"/>
          <w:marTop w:val="0"/>
          <w:marBottom w:val="0"/>
          <w:divBdr>
            <w:top w:val="none" w:sz="0" w:space="0" w:color="auto"/>
            <w:left w:val="none" w:sz="0" w:space="0" w:color="auto"/>
            <w:bottom w:val="none" w:sz="0" w:space="0" w:color="auto"/>
            <w:right w:val="none" w:sz="0" w:space="0" w:color="auto"/>
          </w:divBdr>
        </w:div>
        <w:div w:id="1564219338">
          <w:marLeft w:val="640"/>
          <w:marRight w:val="0"/>
          <w:marTop w:val="0"/>
          <w:marBottom w:val="0"/>
          <w:divBdr>
            <w:top w:val="none" w:sz="0" w:space="0" w:color="auto"/>
            <w:left w:val="none" w:sz="0" w:space="0" w:color="auto"/>
            <w:bottom w:val="none" w:sz="0" w:space="0" w:color="auto"/>
            <w:right w:val="none" w:sz="0" w:space="0" w:color="auto"/>
          </w:divBdr>
        </w:div>
        <w:div w:id="617949544">
          <w:marLeft w:val="640"/>
          <w:marRight w:val="0"/>
          <w:marTop w:val="0"/>
          <w:marBottom w:val="0"/>
          <w:divBdr>
            <w:top w:val="none" w:sz="0" w:space="0" w:color="auto"/>
            <w:left w:val="none" w:sz="0" w:space="0" w:color="auto"/>
            <w:bottom w:val="none" w:sz="0" w:space="0" w:color="auto"/>
            <w:right w:val="none" w:sz="0" w:space="0" w:color="auto"/>
          </w:divBdr>
        </w:div>
        <w:div w:id="642927091">
          <w:marLeft w:val="640"/>
          <w:marRight w:val="0"/>
          <w:marTop w:val="0"/>
          <w:marBottom w:val="0"/>
          <w:divBdr>
            <w:top w:val="none" w:sz="0" w:space="0" w:color="auto"/>
            <w:left w:val="none" w:sz="0" w:space="0" w:color="auto"/>
            <w:bottom w:val="none" w:sz="0" w:space="0" w:color="auto"/>
            <w:right w:val="none" w:sz="0" w:space="0" w:color="auto"/>
          </w:divBdr>
        </w:div>
        <w:div w:id="1786390337">
          <w:marLeft w:val="640"/>
          <w:marRight w:val="0"/>
          <w:marTop w:val="0"/>
          <w:marBottom w:val="0"/>
          <w:divBdr>
            <w:top w:val="none" w:sz="0" w:space="0" w:color="auto"/>
            <w:left w:val="none" w:sz="0" w:space="0" w:color="auto"/>
            <w:bottom w:val="none" w:sz="0" w:space="0" w:color="auto"/>
            <w:right w:val="none" w:sz="0" w:space="0" w:color="auto"/>
          </w:divBdr>
        </w:div>
        <w:div w:id="2044862771">
          <w:marLeft w:val="640"/>
          <w:marRight w:val="0"/>
          <w:marTop w:val="0"/>
          <w:marBottom w:val="0"/>
          <w:divBdr>
            <w:top w:val="none" w:sz="0" w:space="0" w:color="auto"/>
            <w:left w:val="none" w:sz="0" w:space="0" w:color="auto"/>
            <w:bottom w:val="none" w:sz="0" w:space="0" w:color="auto"/>
            <w:right w:val="none" w:sz="0" w:space="0" w:color="auto"/>
          </w:divBdr>
        </w:div>
        <w:div w:id="1712728872">
          <w:marLeft w:val="640"/>
          <w:marRight w:val="0"/>
          <w:marTop w:val="0"/>
          <w:marBottom w:val="0"/>
          <w:divBdr>
            <w:top w:val="none" w:sz="0" w:space="0" w:color="auto"/>
            <w:left w:val="none" w:sz="0" w:space="0" w:color="auto"/>
            <w:bottom w:val="none" w:sz="0" w:space="0" w:color="auto"/>
            <w:right w:val="none" w:sz="0" w:space="0" w:color="auto"/>
          </w:divBdr>
        </w:div>
        <w:div w:id="1515149829">
          <w:marLeft w:val="640"/>
          <w:marRight w:val="0"/>
          <w:marTop w:val="0"/>
          <w:marBottom w:val="0"/>
          <w:divBdr>
            <w:top w:val="none" w:sz="0" w:space="0" w:color="auto"/>
            <w:left w:val="none" w:sz="0" w:space="0" w:color="auto"/>
            <w:bottom w:val="none" w:sz="0" w:space="0" w:color="auto"/>
            <w:right w:val="none" w:sz="0" w:space="0" w:color="auto"/>
          </w:divBdr>
        </w:div>
        <w:div w:id="601037229">
          <w:marLeft w:val="640"/>
          <w:marRight w:val="0"/>
          <w:marTop w:val="0"/>
          <w:marBottom w:val="0"/>
          <w:divBdr>
            <w:top w:val="none" w:sz="0" w:space="0" w:color="auto"/>
            <w:left w:val="none" w:sz="0" w:space="0" w:color="auto"/>
            <w:bottom w:val="none" w:sz="0" w:space="0" w:color="auto"/>
            <w:right w:val="none" w:sz="0" w:space="0" w:color="auto"/>
          </w:divBdr>
        </w:div>
        <w:div w:id="1032800520">
          <w:marLeft w:val="640"/>
          <w:marRight w:val="0"/>
          <w:marTop w:val="0"/>
          <w:marBottom w:val="0"/>
          <w:divBdr>
            <w:top w:val="none" w:sz="0" w:space="0" w:color="auto"/>
            <w:left w:val="none" w:sz="0" w:space="0" w:color="auto"/>
            <w:bottom w:val="none" w:sz="0" w:space="0" w:color="auto"/>
            <w:right w:val="none" w:sz="0" w:space="0" w:color="auto"/>
          </w:divBdr>
        </w:div>
        <w:div w:id="2058433081">
          <w:marLeft w:val="640"/>
          <w:marRight w:val="0"/>
          <w:marTop w:val="0"/>
          <w:marBottom w:val="0"/>
          <w:divBdr>
            <w:top w:val="none" w:sz="0" w:space="0" w:color="auto"/>
            <w:left w:val="none" w:sz="0" w:space="0" w:color="auto"/>
            <w:bottom w:val="none" w:sz="0" w:space="0" w:color="auto"/>
            <w:right w:val="none" w:sz="0" w:space="0" w:color="auto"/>
          </w:divBdr>
        </w:div>
        <w:div w:id="1805539409">
          <w:marLeft w:val="640"/>
          <w:marRight w:val="0"/>
          <w:marTop w:val="0"/>
          <w:marBottom w:val="0"/>
          <w:divBdr>
            <w:top w:val="none" w:sz="0" w:space="0" w:color="auto"/>
            <w:left w:val="none" w:sz="0" w:space="0" w:color="auto"/>
            <w:bottom w:val="none" w:sz="0" w:space="0" w:color="auto"/>
            <w:right w:val="none" w:sz="0" w:space="0" w:color="auto"/>
          </w:divBdr>
        </w:div>
        <w:div w:id="239027074">
          <w:marLeft w:val="640"/>
          <w:marRight w:val="0"/>
          <w:marTop w:val="0"/>
          <w:marBottom w:val="0"/>
          <w:divBdr>
            <w:top w:val="none" w:sz="0" w:space="0" w:color="auto"/>
            <w:left w:val="none" w:sz="0" w:space="0" w:color="auto"/>
            <w:bottom w:val="none" w:sz="0" w:space="0" w:color="auto"/>
            <w:right w:val="none" w:sz="0" w:space="0" w:color="auto"/>
          </w:divBdr>
        </w:div>
        <w:div w:id="2139762724">
          <w:marLeft w:val="640"/>
          <w:marRight w:val="0"/>
          <w:marTop w:val="0"/>
          <w:marBottom w:val="0"/>
          <w:divBdr>
            <w:top w:val="none" w:sz="0" w:space="0" w:color="auto"/>
            <w:left w:val="none" w:sz="0" w:space="0" w:color="auto"/>
            <w:bottom w:val="none" w:sz="0" w:space="0" w:color="auto"/>
            <w:right w:val="none" w:sz="0" w:space="0" w:color="auto"/>
          </w:divBdr>
        </w:div>
        <w:div w:id="1627128032">
          <w:marLeft w:val="640"/>
          <w:marRight w:val="0"/>
          <w:marTop w:val="0"/>
          <w:marBottom w:val="0"/>
          <w:divBdr>
            <w:top w:val="none" w:sz="0" w:space="0" w:color="auto"/>
            <w:left w:val="none" w:sz="0" w:space="0" w:color="auto"/>
            <w:bottom w:val="none" w:sz="0" w:space="0" w:color="auto"/>
            <w:right w:val="none" w:sz="0" w:space="0" w:color="auto"/>
          </w:divBdr>
        </w:div>
        <w:div w:id="1698385332">
          <w:marLeft w:val="640"/>
          <w:marRight w:val="0"/>
          <w:marTop w:val="0"/>
          <w:marBottom w:val="0"/>
          <w:divBdr>
            <w:top w:val="none" w:sz="0" w:space="0" w:color="auto"/>
            <w:left w:val="none" w:sz="0" w:space="0" w:color="auto"/>
            <w:bottom w:val="none" w:sz="0" w:space="0" w:color="auto"/>
            <w:right w:val="none" w:sz="0" w:space="0" w:color="auto"/>
          </w:divBdr>
        </w:div>
        <w:div w:id="797456642">
          <w:marLeft w:val="640"/>
          <w:marRight w:val="0"/>
          <w:marTop w:val="0"/>
          <w:marBottom w:val="0"/>
          <w:divBdr>
            <w:top w:val="none" w:sz="0" w:space="0" w:color="auto"/>
            <w:left w:val="none" w:sz="0" w:space="0" w:color="auto"/>
            <w:bottom w:val="none" w:sz="0" w:space="0" w:color="auto"/>
            <w:right w:val="none" w:sz="0" w:space="0" w:color="auto"/>
          </w:divBdr>
        </w:div>
        <w:div w:id="1305046264">
          <w:marLeft w:val="640"/>
          <w:marRight w:val="0"/>
          <w:marTop w:val="0"/>
          <w:marBottom w:val="0"/>
          <w:divBdr>
            <w:top w:val="none" w:sz="0" w:space="0" w:color="auto"/>
            <w:left w:val="none" w:sz="0" w:space="0" w:color="auto"/>
            <w:bottom w:val="none" w:sz="0" w:space="0" w:color="auto"/>
            <w:right w:val="none" w:sz="0" w:space="0" w:color="auto"/>
          </w:divBdr>
        </w:div>
        <w:div w:id="1028027343">
          <w:marLeft w:val="640"/>
          <w:marRight w:val="0"/>
          <w:marTop w:val="0"/>
          <w:marBottom w:val="0"/>
          <w:divBdr>
            <w:top w:val="none" w:sz="0" w:space="0" w:color="auto"/>
            <w:left w:val="none" w:sz="0" w:space="0" w:color="auto"/>
            <w:bottom w:val="none" w:sz="0" w:space="0" w:color="auto"/>
            <w:right w:val="none" w:sz="0" w:space="0" w:color="auto"/>
          </w:divBdr>
        </w:div>
        <w:div w:id="1961061510">
          <w:marLeft w:val="640"/>
          <w:marRight w:val="0"/>
          <w:marTop w:val="0"/>
          <w:marBottom w:val="0"/>
          <w:divBdr>
            <w:top w:val="none" w:sz="0" w:space="0" w:color="auto"/>
            <w:left w:val="none" w:sz="0" w:space="0" w:color="auto"/>
            <w:bottom w:val="none" w:sz="0" w:space="0" w:color="auto"/>
            <w:right w:val="none" w:sz="0" w:space="0" w:color="auto"/>
          </w:divBdr>
        </w:div>
        <w:div w:id="1595698397">
          <w:marLeft w:val="640"/>
          <w:marRight w:val="0"/>
          <w:marTop w:val="0"/>
          <w:marBottom w:val="0"/>
          <w:divBdr>
            <w:top w:val="none" w:sz="0" w:space="0" w:color="auto"/>
            <w:left w:val="none" w:sz="0" w:space="0" w:color="auto"/>
            <w:bottom w:val="none" w:sz="0" w:space="0" w:color="auto"/>
            <w:right w:val="none" w:sz="0" w:space="0" w:color="auto"/>
          </w:divBdr>
        </w:div>
        <w:div w:id="969437732">
          <w:marLeft w:val="640"/>
          <w:marRight w:val="0"/>
          <w:marTop w:val="0"/>
          <w:marBottom w:val="0"/>
          <w:divBdr>
            <w:top w:val="none" w:sz="0" w:space="0" w:color="auto"/>
            <w:left w:val="none" w:sz="0" w:space="0" w:color="auto"/>
            <w:bottom w:val="none" w:sz="0" w:space="0" w:color="auto"/>
            <w:right w:val="none" w:sz="0" w:space="0" w:color="auto"/>
          </w:divBdr>
        </w:div>
        <w:div w:id="2137020693">
          <w:marLeft w:val="640"/>
          <w:marRight w:val="0"/>
          <w:marTop w:val="0"/>
          <w:marBottom w:val="0"/>
          <w:divBdr>
            <w:top w:val="none" w:sz="0" w:space="0" w:color="auto"/>
            <w:left w:val="none" w:sz="0" w:space="0" w:color="auto"/>
            <w:bottom w:val="none" w:sz="0" w:space="0" w:color="auto"/>
            <w:right w:val="none" w:sz="0" w:space="0" w:color="auto"/>
          </w:divBdr>
        </w:div>
        <w:div w:id="917709985">
          <w:marLeft w:val="640"/>
          <w:marRight w:val="0"/>
          <w:marTop w:val="0"/>
          <w:marBottom w:val="0"/>
          <w:divBdr>
            <w:top w:val="none" w:sz="0" w:space="0" w:color="auto"/>
            <w:left w:val="none" w:sz="0" w:space="0" w:color="auto"/>
            <w:bottom w:val="none" w:sz="0" w:space="0" w:color="auto"/>
            <w:right w:val="none" w:sz="0" w:space="0" w:color="auto"/>
          </w:divBdr>
        </w:div>
        <w:div w:id="860973211">
          <w:marLeft w:val="640"/>
          <w:marRight w:val="0"/>
          <w:marTop w:val="0"/>
          <w:marBottom w:val="0"/>
          <w:divBdr>
            <w:top w:val="none" w:sz="0" w:space="0" w:color="auto"/>
            <w:left w:val="none" w:sz="0" w:space="0" w:color="auto"/>
            <w:bottom w:val="none" w:sz="0" w:space="0" w:color="auto"/>
            <w:right w:val="none" w:sz="0" w:space="0" w:color="auto"/>
          </w:divBdr>
        </w:div>
        <w:div w:id="155346761">
          <w:marLeft w:val="640"/>
          <w:marRight w:val="0"/>
          <w:marTop w:val="0"/>
          <w:marBottom w:val="0"/>
          <w:divBdr>
            <w:top w:val="none" w:sz="0" w:space="0" w:color="auto"/>
            <w:left w:val="none" w:sz="0" w:space="0" w:color="auto"/>
            <w:bottom w:val="none" w:sz="0" w:space="0" w:color="auto"/>
            <w:right w:val="none" w:sz="0" w:space="0" w:color="auto"/>
          </w:divBdr>
        </w:div>
        <w:div w:id="1549147255">
          <w:marLeft w:val="640"/>
          <w:marRight w:val="0"/>
          <w:marTop w:val="0"/>
          <w:marBottom w:val="0"/>
          <w:divBdr>
            <w:top w:val="none" w:sz="0" w:space="0" w:color="auto"/>
            <w:left w:val="none" w:sz="0" w:space="0" w:color="auto"/>
            <w:bottom w:val="none" w:sz="0" w:space="0" w:color="auto"/>
            <w:right w:val="none" w:sz="0" w:space="0" w:color="auto"/>
          </w:divBdr>
        </w:div>
        <w:div w:id="1823352357">
          <w:marLeft w:val="640"/>
          <w:marRight w:val="0"/>
          <w:marTop w:val="0"/>
          <w:marBottom w:val="0"/>
          <w:divBdr>
            <w:top w:val="none" w:sz="0" w:space="0" w:color="auto"/>
            <w:left w:val="none" w:sz="0" w:space="0" w:color="auto"/>
            <w:bottom w:val="none" w:sz="0" w:space="0" w:color="auto"/>
            <w:right w:val="none" w:sz="0" w:space="0" w:color="auto"/>
          </w:divBdr>
        </w:div>
        <w:div w:id="18703394">
          <w:marLeft w:val="640"/>
          <w:marRight w:val="0"/>
          <w:marTop w:val="0"/>
          <w:marBottom w:val="0"/>
          <w:divBdr>
            <w:top w:val="none" w:sz="0" w:space="0" w:color="auto"/>
            <w:left w:val="none" w:sz="0" w:space="0" w:color="auto"/>
            <w:bottom w:val="none" w:sz="0" w:space="0" w:color="auto"/>
            <w:right w:val="none" w:sz="0" w:space="0" w:color="auto"/>
          </w:divBdr>
        </w:div>
        <w:div w:id="310864955">
          <w:marLeft w:val="640"/>
          <w:marRight w:val="0"/>
          <w:marTop w:val="0"/>
          <w:marBottom w:val="0"/>
          <w:divBdr>
            <w:top w:val="none" w:sz="0" w:space="0" w:color="auto"/>
            <w:left w:val="none" w:sz="0" w:space="0" w:color="auto"/>
            <w:bottom w:val="none" w:sz="0" w:space="0" w:color="auto"/>
            <w:right w:val="none" w:sz="0" w:space="0" w:color="auto"/>
          </w:divBdr>
        </w:div>
        <w:div w:id="417748704">
          <w:marLeft w:val="640"/>
          <w:marRight w:val="0"/>
          <w:marTop w:val="0"/>
          <w:marBottom w:val="0"/>
          <w:divBdr>
            <w:top w:val="none" w:sz="0" w:space="0" w:color="auto"/>
            <w:left w:val="none" w:sz="0" w:space="0" w:color="auto"/>
            <w:bottom w:val="none" w:sz="0" w:space="0" w:color="auto"/>
            <w:right w:val="none" w:sz="0" w:space="0" w:color="auto"/>
          </w:divBdr>
        </w:div>
        <w:div w:id="989212452">
          <w:marLeft w:val="640"/>
          <w:marRight w:val="0"/>
          <w:marTop w:val="0"/>
          <w:marBottom w:val="0"/>
          <w:divBdr>
            <w:top w:val="none" w:sz="0" w:space="0" w:color="auto"/>
            <w:left w:val="none" w:sz="0" w:space="0" w:color="auto"/>
            <w:bottom w:val="none" w:sz="0" w:space="0" w:color="auto"/>
            <w:right w:val="none" w:sz="0" w:space="0" w:color="auto"/>
          </w:divBdr>
        </w:div>
      </w:divsChild>
    </w:div>
    <w:div w:id="1330671503">
      <w:marLeft w:val="640"/>
      <w:marRight w:val="0"/>
      <w:marTop w:val="0"/>
      <w:marBottom w:val="0"/>
      <w:divBdr>
        <w:top w:val="none" w:sz="0" w:space="0" w:color="auto"/>
        <w:left w:val="none" w:sz="0" w:space="0" w:color="auto"/>
        <w:bottom w:val="none" w:sz="0" w:space="0" w:color="auto"/>
        <w:right w:val="none" w:sz="0" w:space="0" w:color="auto"/>
      </w:divBdr>
    </w:div>
    <w:div w:id="1332413679">
      <w:marLeft w:val="640"/>
      <w:marRight w:val="0"/>
      <w:marTop w:val="0"/>
      <w:marBottom w:val="0"/>
      <w:divBdr>
        <w:top w:val="none" w:sz="0" w:space="0" w:color="auto"/>
        <w:left w:val="none" w:sz="0" w:space="0" w:color="auto"/>
        <w:bottom w:val="none" w:sz="0" w:space="0" w:color="auto"/>
        <w:right w:val="none" w:sz="0" w:space="0" w:color="auto"/>
      </w:divBdr>
    </w:div>
    <w:div w:id="1332562456">
      <w:marLeft w:val="0"/>
      <w:marRight w:val="0"/>
      <w:marTop w:val="0"/>
      <w:marBottom w:val="0"/>
      <w:divBdr>
        <w:top w:val="none" w:sz="0" w:space="0" w:color="auto"/>
        <w:left w:val="none" w:sz="0" w:space="0" w:color="auto"/>
        <w:bottom w:val="none" w:sz="0" w:space="0" w:color="auto"/>
        <w:right w:val="none" w:sz="0" w:space="0" w:color="auto"/>
      </w:divBdr>
    </w:div>
    <w:div w:id="1332684140">
      <w:marLeft w:val="640"/>
      <w:marRight w:val="0"/>
      <w:marTop w:val="0"/>
      <w:marBottom w:val="0"/>
      <w:divBdr>
        <w:top w:val="none" w:sz="0" w:space="0" w:color="auto"/>
        <w:left w:val="none" w:sz="0" w:space="0" w:color="auto"/>
        <w:bottom w:val="none" w:sz="0" w:space="0" w:color="auto"/>
        <w:right w:val="none" w:sz="0" w:space="0" w:color="auto"/>
      </w:divBdr>
    </w:div>
    <w:div w:id="1332950734">
      <w:bodyDiv w:val="1"/>
      <w:marLeft w:val="0"/>
      <w:marRight w:val="0"/>
      <w:marTop w:val="0"/>
      <w:marBottom w:val="0"/>
      <w:divBdr>
        <w:top w:val="none" w:sz="0" w:space="0" w:color="auto"/>
        <w:left w:val="none" w:sz="0" w:space="0" w:color="auto"/>
        <w:bottom w:val="none" w:sz="0" w:space="0" w:color="auto"/>
        <w:right w:val="none" w:sz="0" w:space="0" w:color="auto"/>
      </w:divBdr>
      <w:divsChild>
        <w:div w:id="1773747101">
          <w:marLeft w:val="640"/>
          <w:marRight w:val="0"/>
          <w:marTop w:val="0"/>
          <w:marBottom w:val="0"/>
          <w:divBdr>
            <w:top w:val="none" w:sz="0" w:space="0" w:color="auto"/>
            <w:left w:val="none" w:sz="0" w:space="0" w:color="auto"/>
            <w:bottom w:val="none" w:sz="0" w:space="0" w:color="auto"/>
            <w:right w:val="none" w:sz="0" w:space="0" w:color="auto"/>
          </w:divBdr>
        </w:div>
        <w:div w:id="2114863748">
          <w:marLeft w:val="640"/>
          <w:marRight w:val="0"/>
          <w:marTop w:val="0"/>
          <w:marBottom w:val="0"/>
          <w:divBdr>
            <w:top w:val="none" w:sz="0" w:space="0" w:color="auto"/>
            <w:left w:val="none" w:sz="0" w:space="0" w:color="auto"/>
            <w:bottom w:val="none" w:sz="0" w:space="0" w:color="auto"/>
            <w:right w:val="none" w:sz="0" w:space="0" w:color="auto"/>
          </w:divBdr>
        </w:div>
        <w:div w:id="490482716">
          <w:marLeft w:val="640"/>
          <w:marRight w:val="0"/>
          <w:marTop w:val="0"/>
          <w:marBottom w:val="0"/>
          <w:divBdr>
            <w:top w:val="none" w:sz="0" w:space="0" w:color="auto"/>
            <w:left w:val="none" w:sz="0" w:space="0" w:color="auto"/>
            <w:bottom w:val="none" w:sz="0" w:space="0" w:color="auto"/>
            <w:right w:val="none" w:sz="0" w:space="0" w:color="auto"/>
          </w:divBdr>
        </w:div>
        <w:div w:id="907614616">
          <w:marLeft w:val="640"/>
          <w:marRight w:val="0"/>
          <w:marTop w:val="0"/>
          <w:marBottom w:val="0"/>
          <w:divBdr>
            <w:top w:val="none" w:sz="0" w:space="0" w:color="auto"/>
            <w:left w:val="none" w:sz="0" w:space="0" w:color="auto"/>
            <w:bottom w:val="none" w:sz="0" w:space="0" w:color="auto"/>
            <w:right w:val="none" w:sz="0" w:space="0" w:color="auto"/>
          </w:divBdr>
        </w:div>
        <w:div w:id="1115756180">
          <w:marLeft w:val="640"/>
          <w:marRight w:val="0"/>
          <w:marTop w:val="0"/>
          <w:marBottom w:val="0"/>
          <w:divBdr>
            <w:top w:val="none" w:sz="0" w:space="0" w:color="auto"/>
            <w:left w:val="none" w:sz="0" w:space="0" w:color="auto"/>
            <w:bottom w:val="none" w:sz="0" w:space="0" w:color="auto"/>
            <w:right w:val="none" w:sz="0" w:space="0" w:color="auto"/>
          </w:divBdr>
        </w:div>
        <w:div w:id="1782871836">
          <w:marLeft w:val="640"/>
          <w:marRight w:val="0"/>
          <w:marTop w:val="0"/>
          <w:marBottom w:val="0"/>
          <w:divBdr>
            <w:top w:val="none" w:sz="0" w:space="0" w:color="auto"/>
            <w:left w:val="none" w:sz="0" w:space="0" w:color="auto"/>
            <w:bottom w:val="none" w:sz="0" w:space="0" w:color="auto"/>
            <w:right w:val="none" w:sz="0" w:space="0" w:color="auto"/>
          </w:divBdr>
        </w:div>
        <w:div w:id="896936017">
          <w:marLeft w:val="640"/>
          <w:marRight w:val="0"/>
          <w:marTop w:val="0"/>
          <w:marBottom w:val="0"/>
          <w:divBdr>
            <w:top w:val="none" w:sz="0" w:space="0" w:color="auto"/>
            <w:left w:val="none" w:sz="0" w:space="0" w:color="auto"/>
            <w:bottom w:val="none" w:sz="0" w:space="0" w:color="auto"/>
            <w:right w:val="none" w:sz="0" w:space="0" w:color="auto"/>
          </w:divBdr>
        </w:div>
        <w:div w:id="1463769886">
          <w:marLeft w:val="640"/>
          <w:marRight w:val="0"/>
          <w:marTop w:val="0"/>
          <w:marBottom w:val="0"/>
          <w:divBdr>
            <w:top w:val="none" w:sz="0" w:space="0" w:color="auto"/>
            <w:left w:val="none" w:sz="0" w:space="0" w:color="auto"/>
            <w:bottom w:val="none" w:sz="0" w:space="0" w:color="auto"/>
            <w:right w:val="none" w:sz="0" w:space="0" w:color="auto"/>
          </w:divBdr>
        </w:div>
        <w:div w:id="568737112">
          <w:marLeft w:val="640"/>
          <w:marRight w:val="0"/>
          <w:marTop w:val="0"/>
          <w:marBottom w:val="0"/>
          <w:divBdr>
            <w:top w:val="none" w:sz="0" w:space="0" w:color="auto"/>
            <w:left w:val="none" w:sz="0" w:space="0" w:color="auto"/>
            <w:bottom w:val="none" w:sz="0" w:space="0" w:color="auto"/>
            <w:right w:val="none" w:sz="0" w:space="0" w:color="auto"/>
          </w:divBdr>
        </w:div>
        <w:div w:id="746658800">
          <w:marLeft w:val="640"/>
          <w:marRight w:val="0"/>
          <w:marTop w:val="0"/>
          <w:marBottom w:val="0"/>
          <w:divBdr>
            <w:top w:val="none" w:sz="0" w:space="0" w:color="auto"/>
            <w:left w:val="none" w:sz="0" w:space="0" w:color="auto"/>
            <w:bottom w:val="none" w:sz="0" w:space="0" w:color="auto"/>
            <w:right w:val="none" w:sz="0" w:space="0" w:color="auto"/>
          </w:divBdr>
        </w:div>
        <w:div w:id="2100907775">
          <w:marLeft w:val="640"/>
          <w:marRight w:val="0"/>
          <w:marTop w:val="0"/>
          <w:marBottom w:val="0"/>
          <w:divBdr>
            <w:top w:val="none" w:sz="0" w:space="0" w:color="auto"/>
            <w:left w:val="none" w:sz="0" w:space="0" w:color="auto"/>
            <w:bottom w:val="none" w:sz="0" w:space="0" w:color="auto"/>
            <w:right w:val="none" w:sz="0" w:space="0" w:color="auto"/>
          </w:divBdr>
        </w:div>
        <w:div w:id="441733537">
          <w:marLeft w:val="640"/>
          <w:marRight w:val="0"/>
          <w:marTop w:val="0"/>
          <w:marBottom w:val="0"/>
          <w:divBdr>
            <w:top w:val="none" w:sz="0" w:space="0" w:color="auto"/>
            <w:left w:val="none" w:sz="0" w:space="0" w:color="auto"/>
            <w:bottom w:val="none" w:sz="0" w:space="0" w:color="auto"/>
            <w:right w:val="none" w:sz="0" w:space="0" w:color="auto"/>
          </w:divBdr>
        </w:div>
        <w:div w:id="2049835120">
          <w:marLeft w:val="640"/>
          <w:marRight w:val="0"/>
          <w:marTop w:val="0"/>
          <w:marBottom w:val="0"/>
          <w:divBdr>
            <w:top w:val="none" w:sz="0" w:space="0" w:color="auto"/>
            <w:left w:val="none" w:sz="0" w:space="0" w:color="auto"/>
            <w:bottom w:val="none" w:sz="0" w:space="0" w:color="auto"/>
            <w:right w:val="none" w:sz="0" w:space="0" w:color="auto"/>
          </w:divBdr>
        </w:div>
        <w:div w:id="665397416">
          <w:marLeft w:val="640"/>
          <w:marRight w:val="0"/>
          <w:marTop w:val="0"/>
          <w:marBottom w:val="0"/>
          <w:divBdr>
            <w:top w:val="none" w:sz="0" w:space="0" w:color="auto"/>
            <w:left w:val="none" w:sz="0" w:space="0" w:color="auto"/>
            <w:bottom w:val="none" w:sz="0" w:space="0" w:color="auto"/>
            <w:right w:val="none" w:sz="0" w:space="0" w:color="auto"/>
          </w:divBdr>
        </w:div>
        <w:div w:id="1426152176">
          <w:marLeft w:val="640"/>
          <w:marRight w:val="0"/>
          <w:marTop w:val="0"/>
          <w:marBottom w:val="0"/>
          <w:divBdr>
            <w:top w:val="none" w:sz="0" w:space="0" w:color="auto"/>
            <w:left w:val="none" w:sz="0" w:space="0" w:color="auto"/>
            <w:bottom w:val="none" w:sz="0" w:space="0" w:color="auto"/>
            <w:right w:val="none" w:sz="0" w:space="0" w:color="auto"/>
          </w:divBdr>
        </w:div>
        <w:div w:id="238095778">
          <w:marLeft w:val="640"/>
          <w:marRight w:val="0"/>
          <w:marTop w:val="0"/>
          <w:marBottom w:val="0"/>
          <w:divBdr>
            <w:top w:val="none" w:sz="0" w:space="0" w:color="auto"/>
            <w:left w:val="none" w:sz="0" w:space="0" w:color="auto"/>
            <w:bottom w:val="none" w:sz="0" w:space="0" w:color="auto"/>
            <w:right w:val="none" w:sz="0" w:space="0" w:color="auto"/>
          </w:divBdr>
        </w:div>
        <w:div w:id="1878004705">
          <w:marLeft w:val="640"/>
          <w:marRight w:val="0"/>
          <w:marTop w:val="0"/>
          <w:marBottom w:val="0"/>
          <w:divBdr>
            <w:top w:val="none" w:sz="0" w:space="0" w:color="auto"/>
            <w:left w:val="none" w:sz="0" w:space="0" w:color="auto"/>
            <w:bottom w:val="none" w:sz="0" w:space="0" w:color="auto"/>
            <w:right w:val="none" w:sz="0" w:space="0" w:color="auto"/>
          </w:divBdr>
        </w:div>
        <w:div w:id="847670928">
          <w:marLeft w:val="640"/>
          <w:marRight w:val="0"/>
          <w:marTop w:val="0"/>
          <w:marBottom w:val="0"/>
          <w:divBdr>
            <w:top w:val="none" w:sz="0" w:space="0" w:color="auto"/>
            <w:left w:val="none" w:sz="0" w:space="0" w:color="auto"/>
            <w:bottom w:val="none" w:sz="0" w:space="0" w:color="auto"/>
            <w:right w:val="none" w:sz="0" w:space="0" w:color="auto"/>
          </w:divBdr>
        </w:div>
        <w:div w:id="216010013">
          <w:marLeft w:val="640"/>
          <w:marRight w:val="0"/>
          <w:marTop w:val="0"/>
          <w:marBottom w:val="0"/>
          <w:divBdr>
            <w:top w:val="none" w:sz="0" w:space="0" w:color="auto"/>
            <w:left w:val="none" w:sz="0" w:space="0" w:color="auto"/>
            <w:bottom w:val="none" w:sz="0" w:space="0" w:color="auto"/>
            <w:right w:val="none" w:sz="0" w:space="0" w:color="auto"/>
          </w:divBdr>
        </w:div>
        <w:div w:id="776102813">
          <w:marLeft w:val="640"/>
          <w:marRight w:val="0"/>
          <w:marTop w:val="0"/>
          <w:marBottom w:val="0"/>
          <w:divBdr>
            <w:top w:val="none" w:sz="0" w:space="0" w:color="auto"/>
            <w:left w:val="none" w:sz="0" w:space="0" w:color="auto"/>
            <w:bottom w:val="none" w:sz="0" w:space="0" w:color="auto"/>
            <w:right w:val="none" w:sz="0" w:space="0" w:color="auto"/>
          </w:divBdr>
        </w:div>
        <w:div w:id="1901623827">
          <w:marLeft w:val="640"/>
          <w:marRight w:val="0"/>
          <w:marTop w:val="0"/>
          <w:marBottom w:val="0"/>
          <w:divBdr>
            <w:top w:val="none" w:sz="0" w:space="0" w:color="auto"/>
            <w:left w:val="none" w:sz="0" w:space="0" w:color="auto"/>
            <w:bottom w:val="none" w:sz="0" w:space="0" w:color="auto"/>
            <w:right w:val="none" w:sz="0" w:space="0" w:color="auto"/>
          </w:divBdr>
        </w:div>
        <w:div w:id="357705061">
          <w:marLeft w:val="640"/>
          <w:marRight w:val="0"/>
          <w:marTop w:val="0"/>
          <w:marBottom w:val="0"/>
          <w:divBdr>
            <w:top w:val="none" w:sz="0" w:space="0" w:color="auto"/>
            <w:left w:val="none" w:sz="0" w:space="0" w:color="auto"/>
            <w:bottom w:val="none" w:sz="0" w:space="0" w:color="auto"/>
            <w:right w:val="none" w:sz="0" w:space="0" w:color="auto"/>
          </w:divBdr>
        </w:div>
        <w:div w:id="1494955056">
          <w:marLeft w:val="640"/>
          <w:marRight w:val="0"/>
          <w:marTop w:val="0"/>
          <w:marBottom w:val="0"/>
          <w:divBdr>
            <w:top w:val="none" w:sz="0" w:space="0" w:color="auto"/>
            <w:left w:val="none" w:sz="0" w:space="0" w:color="auto"/>
            <w:bottom w:val="none" w:sz="0" w:space="0" w:color="auto"/>
            <w:right w:val="none" w:sz="0" w:space="0" w:color="auto"/>
          </w:divBdr>
        </w:div>
        <w:div w:id="1353996069">
          <w:marLeft w:val="640"/>
          <w:marRight w:val="0"/>
          <w:marTop w:val="0"/>
          <w:marBottom w:val="0"/>
          <w:divBdr>
            <w:top w:val="none" w:sz="0" w:space="0" w:color="auto"/>
            <w:left w:val="none" w:sz="0" w:space="0" w:color="auto"/>
            <w:bottom w:val="none" w:sz="0" w:space="0" w:color="auto"/>
            <w:right w:val="none" w:sz="0" w:space="0" w:color="auto"/>
          </w:divBdr>
        </w:div>
        <w:div w:id="712119437">
          <w:marLeft w:val="640"/>
          <w:marRight w:val="0"/>
          <w:marTop w:val="0"/>
          <w:marBottom w:val="0"/>
          <w:divBdr>
            <w:top w:val="none" w:sz="0" w:space="0" w:color="auto"/>
            <w:left w:val="none" w:sz="0" w:space="0" w:color="auto"/>
            <w:bottom w:val="none" w:sz="0" w:space="0" w:color="auto"/>
            <w:right w:val="none" w:sz="0" w:space="0" w:color="auto"/>
          </w:divBdr>
        </w:div>
        <w:div w:id="2040811273">
          <w:marLeft w:val="640"/>
          <w:marRight w:val="0"/>
          <w:marTop w:val="0"/>
          <w:marBottom w:val="0"/>
          <w:divBdr>
            <w:top w:val="none" w:sz="0" w:space="0" w:color="auto"/>
            <w:left w:val="none" w:sz="0" w:space="0" w:color="auto"/>
            <w:bottom w:val="none" w:sz="0" w:space="0" w:color="auto"/>
            <w:right w:val="none" w:sz="0" w:space="0" w:color="auto"/>
          </w:divBdr>
        </w:div>
        <w:div w:id="487748142">
          <w:marLeft w:val="640"/>
          <w:marRight w:val="0"/>
          <w:marTop w:val="0"/>
          <w:marBottom w:val="0"/>
          <w:divBdr>
            <w:top w:val="none" w:sz="0" w:space="0" w:color="auto"/>
            <w:left w:val="none" w:sz="0" w:space="0" w:color="auto"/>
            <w:bottom w:val="none" w:sz="0" w:space="0" w:color="auto"/>
            <w:right w:val="none" w:sz="0" w:space="0" w:color="auto"/>
          </w:divBdr>
        </w:div>
        <w:div w:id="1306856660">
          <w:marLeft w:val="640"/>
          <w:marRight w:val="0"/>
          <w:marTop w:val="0"/>
          <w:marBottom w:val="0"/>
          <w:divBdr>
            <w:top w:val="none" w:sz="0" w:space="0" w:color="auto"/>
            <w:left w:val="none" w:sz="0" w:space="0" w:color="auto"/>
            <w:bottom w:val="none" w:sz="0" w:space="0" w:color="auto"/>
            <w:right w:val="none" w:sz="0" w:space="0" w:color="auto"/>
          </w:divBdr>
        </w:div>
        <w:div w:id="2005469538">
          <w:marLeft w:val="640"/>
          <w:marRight w:val="0"/>
          <w:marTop w:val="0"/>
          <w:marBottom w:val="0"/>
          <w:divBdr>
            <w:top w:val="none" w:sz="0" w:space="0" w:color="auto"/>
            <w:left w:val="none" w:sz="0" w:space="0" w:color="auto"/>
            <w:bottom w:val="none" w:sz="0" w:space="0" w:color="auto"/>
            <w:right w:val="none" w:sz="0" w:space="0" w:color="auto"/>
          </w:divBdr>
        </w:div>
        <w:div w:id="1630745098">
          <w:marLeft w:val="640"/>
          <w:marRight w:val="0"/>
          <w:marTop w:val="0"/>
          <w:marBottom w:val="0"/>
          <w:divBdr>
            <w:top w:val="none" w:sz="0" w:space="0" w:color="auto"/>
            <w:left w:val="none" w:sz="0" w:space="0" w:color="auto"/>
            <w:bottom w:val="none" w:sz="0" w:space="0" w:color="auto"/>
            <w:right w:val="none" w:sz="0" w:space="0" w:color="auto"/>
          </w:divBdr>
        </w:div>
        <w:div w:id="982655965">
          <w:marLeft w:val="640"/>
          <w:marRight w:val="0"/>
          <w:marTop w:val="0"/>
          <w:marBottom w:val="0"/>
          <w:divBdr>
            <w:top w:val="none" w:sz="0" w:space="0" w:color="auto"/>
            <w:left w:val="none" w:sz="0" w:space="0" w:color="auto"/>
            <w:bottom w:val="none" w:sz="0" w:space="0" w:color="auto"/>
            <w:right w:val="none" w:sz="0" w:space="0" w:color="auto"/>
          </w:divBdr>
        </w:div>
        <w:div w:id="1174342789">
          <w:marLeft w:val="640"/>
          <w:marRight w:val="0"/>
          <w:marTop w:val="0"/>
          <w:marBottom w:val="0"/>
          <w:divBdr>
            <w:top w:val="none" w:sz="0" w:space="0" w:color="auto"/>
            <w:left w:val="none" w:sz="0" w:space="0" w:color="auto"/>
            <w:bottom w:val="none" w:sz="0" w:space="0" w:color="auto"/>
            <w:right w:val="none" w:sz="0" w:space="0" w:color="auto"/>
          </w:divBdr>
        </w:div>
        <w:div w:id="1979143758">
          <w:marLeft w:val="640"/>
          <w:marRight w:val="0"/>
          <w:marTop w:val="0"/>
          <w:marBottom w:val="0"/>
          <w:divBdr>
            <w:top w:val="none" w:sz="0" w:space="0" w:color="auto"/>
            <w:left w:val="none" w:sz="0" w:space="0" w:color="auto"/>
            <w:bottom w:val="none" w:sz="0" w:space="0" w:color="auto"/>
            <w:right w:val="none" w:sz="0" w:space="0" w:color="auto"/>
          </w:divBdr>
        </w:div>
        <w:div w:id="604777168">
          <w:marLeft w:val="640"/>
          <w:marRight w:val="0"/>
          <w:marTop w:val="0"/>
          <w:marBottom w:val="0"/>
          <w:divBdr>
            <w:top w:val="none" w:sz="0" w:space="0" w:color="auto"/>
            <w:left w:val="none" w:sz="0" w:space="0" w:color="auto"/>
            <w:bottom w:val="none" w:sz="0" w:space="0" w:color="auto"/>
            <w:right w:val="none" w:sz="0" w:space="0" w:color="auto"/>
          </w:divBdr>
        </w:div>
        <w:div w:id="1678190235">
          <w:marLeft w:val="640"/>
          <w:marRight w:val="0"/>
          <w:marTop w:val="0"/>
          <w:marBottom w:val="0"/>
          <w:divBdr>
            <w:top w:val="none" w:sz="0" w:space="0" w:color="auto"/>
            <w:left w:val="none" w:sz="0" w:space="0" w:color="auto"/>
            <w:bottom w:val="none" w:sz="0" w:space="0" w:color="auto"/>
            <w:right w:val="none" w:sz="0" w:space="0" w:color="auto"/>
          </w:divBdr>
        </w:div>
        <w:div w:id="2144958787">
          <w:marLeft w:val="640"/>
          <w:marRight w:val="0"/>
          <w:marTop w:val="0"/>
          <w:marBottom w:val="0"/>
          <w:divBdr>
            <w:top w:val="none" w:sz="0" w:space="0" w:color="auto"/>
            <w:left w:val="none" w:sz="0" w:space="0" w:color="auto"/>
            <w:bottom w:val="none" w:sz="0" w:space="0" w:color="auto"/>
            <w:right w:val="none" w:sz="0" w:space="0" w:color="auto"/>
          </w:divBdr>
        </w:div>
        <w:div w:id="1716807984">
          <w:marLeft w:val="640"/>
          <w:marRight w:val="0"/>
          <w:marTop w:val="0"/>
          <w:marBottom w:val="0"/>
          <w:divBdr>
            <w:top w:val="none" w:sz="0" w:space="0" w:color="auto"/>
            <w:left w:val="none" w:sz="0" w:space="0" w:color="auto"/>
            <w:bottom w:val="none" w:sz="0" w:space="0" w:color="auto"/>
            <w:right w:val="none" w:sz="0" w:space="0" w:color="auto"/>
          </w:divBdr>
        </w:div>
        <w:div w:id="1978950507">
          <w:marLeft w:val="640"/>
          <w:marRight w:val="0"/>
          <w:marTop w:val="0"/>
          <w:marBottom w:val="0"/>
          <w:divBdr>
            <w:top w:val="none" w:sz="0" w:space="0" w:color="auto"/>
            <w:left w:val="none" w:sz="0" w:space="0" w:color="auto"/>
            <w:bottom w:val="none" w:sz="0" w:space="0" w:color="auto"/>
            <w:right w:val="none" w:sz="0" w:space="0" w:color="auto"/>
          </w:divBdr>
        </w:div>
        <w:div w:id="1543130037">
          <w:marLeft w:val="640"/>
          <w:marRight w:val="0"/>
          <w:marTop w:val="0"/>
          <w:marBottom w:val="0"/>
          <w:divBdr>
            <w:top w:val="none" w:sz="0" w:space="0" w:color="auto"/>
            <w:left w:val="none" w:sz="0" w:space="0" w:color="auto"/>
            <w:bottom w:val="none" w:sz="0" w:space="0" w:color="auto"/>
            <w:right w:val="none" w:sz="0" w:space="0" w:color="auto"/>
          </w:divBdr>
        </w:div>
        <w:div w:id="1731802566">
          <w:marLeft w:val="640"/>
          <w:marRight w:val="0"/>
          <w:marTop w:val="0"/>
          <w:marBottom w:val="0"/>
          <w:divBdr>
            <w:top w:val="none" w:sz="0" w:space="0" w:color="auto"/>
            <w:left w:val="none" w:sz="0" w:space="0" w:color="auto"/>
            <w:bottom w:val="none" w:sz="0" w:space="0" w:color="auto"/>
            <w:right w:val="none" w:sz="0" w:space="0" w:color="auto"/>
          </w:divBdr>
        </w:div>
        <w:div w:id="30345242">
          <w:marLeft w:val="640"/>
          <w:marRight w:val="0"/>
          <w:marTop w:val="0"/>
          <w:marBottom w:val="0"/>
          <w:divBdr>
            <w:top w:val="none" w:sz="0" w:space="0" w:color="auto"/>
            <w:left w:val="none" w:sz="0" w:space="0" w:color="auto"/>
            <w:bottom w:val="none" w:sz="0" w:space="0" w:color="auto"/>
            <w:right w:val="none" w:sz="0" w:space="0" w:color="auto"/>
          </w:divBdr>
        </w:div>
        <w:div w:id="179898759">
          <w:marLeft w:val="640"/>
          <w:marRight w:val="0"/>
          <w:marTop w:val="0"/>
          <w:marBottom w:val="0"/>
          <w:divBdr>
            <w:top w:val="none" w:sz="0" w:space="0" w:color="auto"/>
            <w:left w:val="none" w:sz="0" w:space="0" w:color="auto"/>
            <w:bottom w:val="none" w:sz="0" w:space="0" w:color="auto"/>
            <w:right w:val="none" w:sz="0" w:space="0" w:color="auto"/>
          </w:divBdr>
        </w:div>
        <w:div w:id="1553465887">
          <w:marLeft w:val="640"/>
          <w:marRight w:val="0"/>
          <w:marTop w:val="0"/>
          <w:marBottom w:val="0"/>
          <w:divBdr>
            <w:top w:val="none" w:sz="0" w:space="0" w:color="auto"/>
            <w:left w:val="none" w:sz="0" w:space="0" w:color="auto"/>
            <w:bottom w:val="none" w:sz="0" w:space="0" w:color="auto"/>
            <w:right w:val="none" w:sz="0" w:space="0" w:color="auto"/>
          </w:divBdr>
        </w:div>
        <w:div w:id="857353322">
          <w:marLeft w:val="640"/>
          <w:marRight w:val="0"/>
          <w:marTop w:val="0"/>
          <w:marBottom w:val="0"/>
          <w:divBdr>
            <w:top w:val="none" w:sz="0" w:space="0" w:color="auto"/>
            <w:left w:val="none" w:sz="0" w:space="0" w:color="auto"/>
            <w:bottom w:val="none" w:sz="0" w:space="0" w:color="auto"/>
            <w:right w:val="none" w:sz="0" w:space="0" w:color="auto"/>
          </w:divBdr>
        </w:div>
        <w:div w:id="2125340665">
          <w:marLeft w:val="640"/>
          <w:marRight w:val="0"/>
          <w:marTop w:val="0"/>
          <w:marBottom w:val="0"/>
          <w:divBdr>
            <w:top w:val="none" w:sz="0" w:space="0" w:color="auto"/>
            <w:left w:val="none" w:sz="0" w:space="0" w:color="auto"/>
            <w:bottom w:val="none" w:sz="0" w:space="0" w:color="auto"/>
            <w:right w:val="none" w:sz="0" w:space="0" w:color="auto"/>
          </w:divBdr>
        </w:div>
        <w:div w:id="1808431123">
          <w:marLeft w:val="640"/>
          <w:marRight w:val="0"/>
          <w:marTop w:val="0"/>
          <w:marBottom w:val="0"/>
          <w:divBdr>
            <w:top w:val="none" w:sz="0" w:space="0" w:color="auto"/>
            <w:left w:val="none" w:sz="0" w:space="0" w:color="auto"/>
            <w:bottom w:val="none" w:sz="0" w:space="0" w:color="auto"/>
            <w:right w:val="none" w:sz="0" w:space="0" w:color="auto"/>
          </w:divBdr>
        </w:div>
        <w:div w:id="1612739585">
          <w:marLeft w:val="640"/>
          <w:marRight w:val="0"/>
          <w:marTop w:val="0"/>
          <w:marBottom w:val="0"/>
          <w:divBdr>
            <w:top w:val="none" w:sz="0" w:space="0" w:color="auto"/>
            <w:left w:val="none" w:sz="0" w:space="0" w:color="auto"/>
            <w:bottom w:val="none" w:sz="0" w:space="0" w:color="auto"/>
            <w:right w:val="none" w:sz="0" w:space="0" w:color="auto"/>
          </w:divBdr>
        </w:div>
        <w:div w:id="371077694">
          <w:marLeft w:val="640"/>
          <w:marRight w:val="0"/>
          <w:marTop w:val="0"/>
          <w:marBottom w:val="0"/>
          <w:divBdr>
            <w:top w:val="none" w:sz="0" w:space="0" w:color="auto"/>
            <w:left w:val="none" w:sz="0" w:space="0" w:color="auto"/>
            <w:bottom w:val="none" w:sz="0" w:space="0" w:color="auto"/>
            <w:right w:val="none" w:sz="0" w:space="0" w:color="auto"/>
          </w:divBdr>
        </w:div>
        <w:div w:id="1140226143">
          <w:marLeft w:val="640"/>
          <w:marRight w:val="0"/>
          <w:marTop w:val="0"/>
          <w:marBottom w:val="0"/>
          <w:divBdr>
            <w:top w:val="none" w:sz="0" w:space="0" w:color="auto"/>
            <w:left w:val="none" w:sz="0" w:space="0" w:color="auto"/>
            <w:bottom w:val="none" w:sz="0" w:space="0" w:color="auto"/>
            <w:right w:val="none" w:sz="0" w:space="0" w:color="auto"/>
          </w:divBdr>
        </w:div>
        <w:div w:id="782843955">
          <w:marLeft w:val="640"/>
          <w:marRight w:val="0"/>
          <w:marTop w:val="0"/>
          <w:marBottom w:val="0"/>
          <w:divBdr>
            <w:top w:val="none" w:sz="0" w:space="0" w:color="auto"/>
            <w:left w:val="none" w:sz="0" w:space="0" w:color="auto"/>
            <w:bottom w:val="none" w:sz="0" w:space="0" w:color="auto"/>
            <w:right w:val="none" w:sz="0" w:space="0" w:color="auto"/>
          </w:divBdr>
        </w:div>
        <w:div w:id="1918591500">
          <w:marLeft w:val="640"/>
          <w:marRight w:val="0"/>
          <w:marTop w:val="0"/>
          <w:marBottom w:val="0"/>
          <w:divBdr>
            <w:top w:val="none" w:sz="0" w:space="0" w:color="auto"/>
            <w:left w:val="none" w:sz="0" w:space="0" w:color="auto"/>
            <w:bottom w:val="none" w:sz="0" w:space="0" w:color="auto"/>
            <w:right w:val="none" w:sz="0" w:space="0" w:color="auto"/>
          </w:divBdr>
        </w:div>
        <w:div w:id="539441664">
          <w:marLeft w:val="640"/>
          <w:marRight w:val="0"/>
          <w:marTop w:val="0"/>
          <w:marBottom w:val="0"/>
          <w:divBdr>
            <w:top w:val="none" w:sz="0" w:space="0" w:color="auto"/>
            <w:left w:val="none" w:sz="0" w:space="0" w:color="auto"/>
            <w:bottom w:val="none" w:sz="0" w:space="0" w:color="auto"/>
            <w:right w:val="none" w:sz="0" w:space="0" w:color="auto"/>
          </w:divBdr>
        </w:div>
        <w:div w:id="216624258">
          <w:marLeft w:val="640"/>
          <w:marRight w:val="0"/>
          <w:marTop w:val="0"/>
          <w:marBottom w:val="0"/>
          <w:divBdr>
            <w:top w:val="none" w:sz="0" w:space="0" w:color="auto"/>
            <w:left w:val="none" w:sz="0" w:space="0" w:color="auto"/>
            <w:bottom w:val="none" w:sz="0" w:space="0" w:color="auto"/>
            <w:right w:val="none" w:sz="0" w:space="0" w:color="auto"/>
          </w:divBdr>
        </w:div>
      </w:divsChild>
    </w:div>
    <w:div w:id="1334064081">
      <w:bodyDiv w:val="1"/>
      <w:marLeft w:val="0"/>
      <w:marRight w:val="0"/>
      <w:marTop w:val="0"/>
      <w:marBottom w:val="0"/>
      <w:divBdr>
        <w:top w:val="none" w:sz="0" w:space="0" w:color="auto"/>
        <w:left w:val="none" w:sz="0" w:space="0" w:color="auto"/>
        <w:bottom w:val="none" w:sz="0" w:space="0" w:color="auto"/>
        <w:right w:val="none" w:sz="0" w:space="0" w:color="auto"/>
      </w:divBdr>
      <w:divsChild>
        <w:div w:id="36588611">
          <w:marLeft w:val="640"/>
          <w:marRight w:val="0"/>
          <w:marTop w:val="0"/>
          <w:marBottom w:val="0"/>
          <w:divBdr>
            <w:top w:val="none" w:sz="0" w:space="0" w:color="auto"/>
            <w:left w:val="none" w:sz="0" w:space="0" w:color="auto"/>
            <w:bottom w:val="none" w:sz="0" w:space="0" w:color="auto"/>
            <w:right w:val="none" w:sz="0" w:space="0" w:color="auto"/>
          </w:divBdr>
        </w:div>
        <w:div w:id="50930331">
          <w:marLeft w:val="640"/>
          <w:marRight w:val="0"/>
          <w:marTop w:val="0"/>
          <w:marBottom w:val="0"/>
          <w:divBdr>
            <w:top w:val="none" w:sz="0" w:space="0" w:color="auto"/>
            <w:left w:val="none" w:sz="0" w:space="0" w:color="auto"/>
            <w:bottom w:val="none" w:sz="0" w:space="0" w:color="auto"/>
            <w:right w:val="none" w:sz="0" w:space="0" w:color="auto"/>
          </w:divBdr>
        </w:div>
        <w:div w:id="173616759">
          <w:marLeft w:val="640"/>
          <w:marRight w:val="0"/>
          <w:marTop w:val="0"/>
          <w:marBottom w:val="0"/>
          <w:divBdr>
            <w:top w:val="none" w:sz="0" w:space="0" w:color="auto"/>
            <w:left w:val="none" w:sz="0" w:space="0" w:color="auto"/>
            <w:bottom w:val="none" w:sz="0" w:space="0" w:color="auto"/>
            <w:right w:val="none" w:sz="0" w:space="0" w:color="auto"/>
          </w:divBdr>
        </w:div>
        <w:div w:id="218904758">
          <w:marLeft w:val="640"/>
          <w:marRight w:val="0"/>
          <w:marTop w:val="0"/>
          <w:marBottom w:val="0"/>
          <w:divBdr>
            <w:top w:val="none" w:sz="0" w:space="0" w:color="auto"/>
            <w:left w:val="none" w:sz="0" w:space="0" w:color="auto"/>
            <w:bottom w:val="none" w:sz="0" w:space="0" w:color="auto"/>
            <w:right w:val="none" w:sz="0" w:space="0" w:color="auto"/>
          </w:divBdr>
        </w:div>
        <w:div w:id="229578192">
          <w:marLeft w:val="640"/>
          <w:marRight w:val="0"/>
          <w:marTop w:val="0"/>
          <w:marBottom w:val="0"/>
          <w:divBdr>
            <w:top w:val="none" w:sz="0" w:space="0" w:color="auto"/>
            <w:left w:val="none" w:sz="0" w:space="0" w:color="auto"/>
            <w:bottom w:val="none" w:sz="0" w:space="0" w:color="auto"/>
            <w:right w:val="none" w:sz="0" w:space="0" w:color="auto"/>
          </w:divBdr>
        </w:div>
        <w:div w:id="284892437">
          <w:marLeft w:val="640"/>
          <w:marRight w:val="0"/>
          <w:marTop w:val="0"/>
          <w:marBottom w:val="0"/>
          <w:divBdr>
            <w:top w:val="none" w:sz="0" w:space="0" w:color="auto"/>
            <w:left w:val="none" w:sz="0" w:space="0" w:color="auto"/>
            <w:bottom w:val="none" w:sz="0" w:space="0" w:color="auto"/>
            <w:right w:val="none" w:sz="0" w:space="0" w:color="auto"/>
          </w:divBdr>
        </w:div>
        <w:div w:id="287394711">
          <w:marLeft w:val="640"/>
          <w:marRight w:val="0"/>
          <w:marTop w:val="0"/>
          <w:marBottom w:val="0"/>
          <w:divBdr>
            <w:top w:val="none" w:sz="0" w:space="0" w:color="auto"/>
            <w:left w:val="none" w:sz="0" w:space="0" w:color="auto"/>
            <w:bottom w:val="none" w:sz="0" w:space="0" w:color="auto"/>
            <w:right w:val="none" w:sz="0" w:space="0" w:color="auto"/>
          </w:divBdr>
        </w:div>
        <w:div w:id="315382619">
          <w:marLeft w:val="640"/>
          <w:marRight w:val="0"/>
          <w:marTop w:val="0"/>
          <w:marBottom w:val="0"/>
          <w:divBdr>
            <w:top w:val="none" w:sz="0" w:space="0" w:color="auto"/>
            <w:left w:val="none" w:sz="0" w:space="0" w:color="auto"/>
            <w:bottom w:val="none" w:sz="0" w:space="0" w:color="auto"/>
            <w:right w:val="none" w:sz="0" w:space="0" w:color="auto"/>
          </w:divBdr>
        </w:div>
        <w:div w:id="356657808">
          <w:marLeft w:val="640"/>
          <w:marRight w:val="0"/>
          <w:marTop w:val="0"/>
          <w:marBottom w:val="0"/>
          <w:divBdr>
            <w:top w:val="none" w:sz="0" w:space="0" w:color="auto"/>
            <w:left w:val="none" w:sz="0" w:space="0" w:color="auto"/>
            <w:bottom w:val="none" w:sz="0" w:space="0" w:color="auto"/>
            <w:right w:val="none" w:sz="0" w:space="0" w:color="auto"/>
          </w:divBdr>
        </w:div>
        <w:div w:id="405810985">
          <w:marLeft w:val="640"/>
          <w:marRight w:val="0"/>
          <w:marTop w:val="0"/>
          <w:marBottom w:val="0"/>
          <w:divBdr>
            <w:top w:val="none" w:sz="0" w:space="0" w:color="auto"/>
            <w:left w:val="none" w:sz="0" w:space="0" w:color="auto"/>
            <w:bottom w:val="none" w:sz="0" w:space="0" w:color="auto"/>
            <w:right w:val="none" w:sz="0" w:space="0" w:color="auto"/>
          </w:divBdr>
        </w:div>
        <w:div w:id="411776753">
          <w:marLeft w:val="640"/>
          <w:marRight w:val="0"/>
          <w:marTop w:val="0"/>
          <w:marBottom w:val="0"/>
          <w:divBdr>
            <w:top w:val="none" w:sz="0" w:space="0" w:color="auto"/>
            <w:left w:val="none" w:sz="0" w:space="0" w:color="auto"/>
            <w:bottom w:val="none" w:sz="0" w:space="0" w:color="auto"/>
            <w:right w:val="none" w:sz="0" w:space="0" w:color="auto"/>
          </w:divBdr>
        </w:div>
        <w:div w:id="437061996">
          <w:marLeft w:val="640"/>
          <w:marRight w:val="0"/>
          <w:marTop w:val="0"/>
          <w:marBottom w:val="0"/>
          <w:divBdr>
            <w:top w:val="none" w:sz="0" w:space="0" w:color="auto"/>
            <w:left w:val="none" w:sz="0" w:space="0" w:color="auto"/>
            <w:bottom w:val="none" w:sz="0" w:space="0" w:color="auto"/>
            <w:right w:val="none" w:sz="0" w:space="0" w:color="auto"/>
          </w:divBdr>
        </w:div>
        <w:div w:id="440420441">
          <w:marLeft w:val="640"/>
          <w:marRight w:val="0"/>
          <w:marTop w:val="0"/>
          <w:marBottom w:val="0"/>
          <w:divBdr>
            <w:top w:val="none" w:sz="0" w:space="0" w:color="auto"/>
            <w:left w:val="none" w:sz="0" w:space="0" w:color="auto"/>
            <w:bottom w:val="none" w:sz="0" w:space="0" w:color="auto"/>
            <w:right w:val="none" w:sz="0" w:space="0" w:color="auto"/>
          </w:divBdr>
        </w:div>
        <w:div w:id="471143446">
          <w:marLeft w:val="640"/>
          <w:marRight w:val="0"/>
          <w:marTop w:val="0"/>
          <w:marBottom w:val="0"/>
          <w:divBdr>
            <w:top w:val="none" w:sz="0" w:space="0" w:color="auto"/>
            <w:left w:val="none" w:sz="0" w:space="0" w:color="auto"/>
            <w:bottom w:val="none" w:sz="0" w:space="0" w:color="auto"/>
            <w:right w:val="none" w:sz="0" w:space="0" w:color="auto"/>
          </w:divBdr>
        </w:div>
        <w:div w:id="471404220">
          <w:marLeft w:val="640"/>
          <w:marRight w:val="0"/>
          <w:marTop w:val="0"/>
          <w:marBottom w:val="0"/>
          <w:divBdr>
            <w:top w:val="none" w:sz="0" w:space="0" w:color="auto"/>
            <w:left w:val="none" w:sz="0" w:space="0" w:color="auto"/>
            <w:bottom w:val="none" w:sz="0" w:space="0" w:color="auto"/>
            <w:right w:val="none" w:sz="0" w:space="0" w:color="auto"/>
          </w:divBdr>
        </w:div>
        <w:div w:id="475607686">
          <w:marLeft w:val="640"/>
          <w:marRight w:val="0"/>
          <w:marTop w:val="0"/>
          <w:marBottom w:val="0"/>
          <w:divBdr>
            <w:top w:val="none" w:sz="0" w:space="0" w:color="auto"/>
            <w:left w:val="none" w:sz="0" w:space="0" w:color="auto"/>
            <w:bottom w:val="none" w:sz="0" w:space="0" w:color="auto"/>
            <w:right w:val="none" w:sz="0" w:space="0" w:color="auto"/>
          </w:divBdr>
        </w:div>
        <w:div w:id="524949890">
          <w:marLeft w:val="640"/>
          <w:marRight w:val="0"/>
          <w:marTop w:val="0"/>
          <w:marBottom w:val="0"/>
          <w:divBdr>
            <w:top w:val="none" w:sz="0" w:space="0" w:color="auto"/>
            <w:left w:val="none" w:sz="0" w:space="0" w:color="auto"/>
            <w:bottom w:val="none" w:sz="0" w:space="0" w:color="auto"/>
            <w:right w:val="none" w:sz="0" w:space="0" w:color="auto"/>
          </w:divBdr>
        </w:div>
        <w:div w:id="529026781">
          <w:marLeft w:val="640"/>
          <w:marRight w:val="0"/>
          <w:marTop w:val="0"/>
          <w:marBottom w:val="0"/>
          <w:divBdr>
            <w:top w:val="none" w:sz="0" w:space="0" w:color="auto"/>
            <w:left w:val="none" w:sz="0" w:space="0" w:color="auto"/>
            <w:bottom w:val="none" w:sz="0" w:space="0" w:color="auto"/>
            <w:right w:val="none" w:sz="0" w:space="0" w:color="auto"/>
          </w:divBdr>
        </w:div>
        <w:div w:id="685132847">
          <w:marLeft w:val="640"/>
          <w:marRight w:val="0"/>
          <w:marTop w:val="0"/>
          <w:marBottom w:val="0"/>
          <w:divBdr>
            <w:top w:val="none" w:sz="0" w:space="0" w:color="auto"/>
            <w:left w:val="none" w:sz="0" w:space="0" w:color="auto"/>
            <w:bottom w:val="none" w:sz="0" w:space="0" w:color="auto"/>
            <w:right w:val="none" w:sz="0" w:space="0" w:color="auto"/>
          </w:divBdr>
        </w:div>
        <w:div w:id="702749398">
          <w:marLeft w:val="640"/>
          <w:marRight w:val="0"/>
          <w:marTop w:val="0"/>
          <w:marBottom w:val="0"/>
          <w:divBdr>
            <w:top w:val="none" w:sz="0" w:space="0" w:color="auto"/>
            <w:left w:val="none" w:sz="0" w:space="0" w:color="auto"/>
            <w:bottom w:val="none" w:sz="0" w:space="0" w:color="auto"/>
            <w:right w:val="none" w:sz="0" w:space="0" w:color="auto"/>
          </w:divBdr>
        </w:div>
        <w:div w:id="703554280">
          <w:marLeft w:val="640"/>
          <w:marRight w:val="0"/>
          <w:marTop w:val="0"/>
          <w:marBottom w:val="0"/>
          <w:divBdr>
            <w:top w:val="none" w:sz="0" w:space="0" w:color="auto"/>
            <w:left w:val="none" w:sz="0" w:space="0" w:color="auto"/>
            <w:bottom w:val="none" w:sz="0" w:space="0" w:color="auto"/>
            <w:right w:val="none" w:sz="0" w:space="0" w:color="auto"/>
          </w:divBdr>
        </w:div>
        <w:div w:id="829445618">
          <w:marLeft w:val="640"/>
          <w:marRight w:val="0"/>
          <w:marTop w:val="0"/>
          <w:marBottom w:val="0"/>
          <w:divBdr>
            <w:top w:val="none" w:sz="0" w:space="0" w:color="auto"/>
            <w:left w:val="none" w:sz="0" w:space="0" w:color="auto"/>
            <w:bottom w:val="none" w:sz="0" w:space="0" w:color="auto"/>
            <w:right w:val="none" w:sz="0" w:space="0" w:color="auto"/>
          </w:divBdr>
        </w:div>
        <w:div w:id="869144207">
          <w:marLeft w:val="640"/>
          <w:marRight w:val="0"/>
          <w:marTop w:val="0"/>
          <w:marBottom w:val="0"/>
          <w:divBdr>
            <w:top w:val="none" w:sz="0" w:space="0" w:color="auto"/>
            <w:left w:val="none" w:sz="0" w:space="0" w:color="auto"/>
            <w:bottom w:val="none" w:sz="0" w:space="0" w:color="auto"/>
            <w:right w:val="none" w:sz="0" w:space="0" w:color="auto"/>
          </w:divBdr>
        </w:div>
        <w:div w:id="869414761">
          <w:marLeft w:val="640"/>
          <w:marRight w:val="0"/>
          <w:marTop w:val="0"/>
          <w:marBottom w:val="0"/>
          <w:divBdr>
            <w:top w:val="none" w:sz="0" w:space="0" w:color="auto"/>
            <w:left w:val="none" w:sz="0" w:space="0" w:color="auto"/>
            <w:bottom w:val="none" w:sz="0" w:space="0" w:color="auto"/>
            <w:right w:val="none" w:sz="0" w:space="0" w:color="auto"/>
          </w:divBdr>
        </w:div>
        <w:div w:id="916668054">
          <w:marLeft w:val="640"/>
          <w:marRight w:val="0"/>
          <w:marTop w:val="0"/>
          <w:marBottom w:val="0"/>
          <w:divBdr>
            <w:top w:val="none" w:sz="0" w:space="0" w:color="auto"/>
            <w:left w:val="none" w:sz="0" w:space="0" w:color="auto"/>
            <w:bottom w:val="none" w:sz="0" w:space="0" w:color="auto"/>
            <w:right w:val="none" w:sz="0" w:space="0" w:color="auto"/>
          </w:divBdr>
        </w:div>
        <w:div w:id="951325335">
          <w:marLeft w:val="640"/>
          <w:marRight w:val="0"/>
          <w:marTop w:val="0"/>
          <w:marBottom w:val="0"/>
          <w:divBdr>
            <w:top w:val="none" w:sz="0" w:space="0" w:color="auto"/>
            <w:left w:val="none" w:sz="0" w:space="0" w:color="auto"/>
            <w:bottom w:val="none" w:sz="0" w:space="0" w:color="auto"/>
            <w:right w:val="none" w:sz="0" w:space="0" w:color="auto"/>
          </w:divBdr>
        </w:div>
        <w:div w:id="959455578">
          <w:marLeft w:val="640"/>
          <w:marRight w:val="0"/>
          <w:marTop w:val="0"/>
          <w:marBottom w:val="0"/>
          <w:divBdr>
            <w:top w:val="none" w:sz="0" w:space="0" w:color="auto"/>
            <w:left w:val="none" w:sz="0" w:space="0" w:color="auto"/>
            <w:bottom w:val="none" w:sz="0" w:space="0" w:color="auto"/>
            <w:right w:val="none" w:sz="0" w:space="0" w:color="auto"/>
          </w:divBdr>
        </w:div>
        <w:div w:id="1006786307">
          <w:marLeft w:val="640"/>
          <w:marRight w:val="0"/>
          <w:marTop w:val="0"/>
          <w:marBottom w:val="0"/>
          <w:divBdr>
            <w:top w:val="none" w:sz="0" w:space="0" w:color="auto"/>
            <w:left w:val="none" w:sz="0" w:space="0" w:color="auto"/>
            <w:bottom w:val="none" w:sz="0" w:space="0" w:color="auto"/>
            <w:right w:val="none" w:sz="0" w:space="0" w:color="auto"/>
          </w:divBdr>
        </w:div>
        <w:div w:id="1121269858">
          <w:marLeft w:val="640"/>
          <w:marRight w:val="0"/>
          <w:marTop w:val="0"/>
          <w:marBottom w:val="0"/>
          <w:divBdr>
            <w:top w:val="none" w:sz="0" w:space="0" w:color="auto"/>
            <w:left w:val="none" w:sz="0" w:space="0" w:color="auto"/>
            <w:bottom w:val="none" w:sz="0" w:space="0" w:color="auto"/>
            <w:right w:val="none" w:sz="0" w:space="0" w:color="auto"/>
          </w:divBdr>
        </w:div>
        <w:div w:id="1366443063">
          <w:marLeft w:val="640"/>
          <w:marRight w:val="0"/>
          <w:marTop w:val="0"/>
          <w:marBottom w:val="0"/>
          <w:divBdr>
            <w:top w:val="none" w:sz="0" w:space="0" w:color="auto"/>
            <w:left w:val="none" w:sz="0" w:space="0" w:color="auto"/>
            <w:bottom w:val="none" w:sz="0" w:space="0" w:color="auto"/>
            <w:right w:val="none" w:sz="0" w:space="0" w:color="auto"/>
          </w:divBdr>
        </w:div>
        <w:div w:id="1465463968">
          <w:marLeft w:val="640"/>
          <w:marRight w:val="0"/>
          <w:marTop w:val="0"/>
          <w:marBottom w:val="0"/>
          <w:divBdr>
            <w:top w:val="none" w:sz="0" w:space="0" w:color="auto"/>
            <w:left w:val="none" w:sz="0" w:space="0" w:color="auto"/>
            <w:bottom w:val="none" w:sz="0" w:space="0" w:color="auto"/>
            <w:right w:val="none" w:sz="0" w:space="0" w:color="auto"/>
          </w:divBdr>
        </w:div>
        <w:div w:id="1471247678">
          <w:marLeft w:val="640"/>
          <w:marRight w:val="0"/>
          <w:marTop w:val="0"/>
          <w:marBottom w:val="0"/>
          <w:divBdr>
            <w:top w:val="none" w:sz="0" w:space="0" w:color="auto"/>
            <w:left w:val="none" w:sz="0" w:space="0" w:color="auto"/>
            <w:bottom w:val="none" w:sz="0" w:space="0" w:color="auto"/>
            <w:right w:val="none" w:sz="0" w:space="0" w:color="auto"/>
          </w:divBdr>
        </w:div>
        <w:div w:id="1514493506">
          <w:marLeft w:val="640"/>
          <w:marRight w:val="0"/>
          <w:marTop w:val="0"/>
          <w:marBottom w:val="0"/>
          <w:divBdr>
            <w:top w:val="none" w:sz="0" w:space="0" w:color="auto"/>
            <w:left w:val="none" w:sz="0" w:space="0" w:color="auto"/>
            <w:bottom w:val="none" w:sz="0" w:space="0" w:color="auto"/>
            <w:right w:val="none" w:sz="0" w:space="0" w:color="auto"/>
          </w:divBdr>
        </w:div>
        <w:div w:id="1517305593">
          <w:marLeft w:val="640"/>
          <w:marRight w:val="0"/>
          <w:marTop w:val="0"/>
          <w:marBottom w:val="0"/>
          <w:divBdr>
            <w:top w:val="none" w:sz="0" w:space="0" w:color="auto"/>
            <w:left w:val="none" w:sz="0" w:space="0" w:color="auto"/>
            <w:bottom w:val="none" w:sz="0" w:space="0" w:color="auto"/>
            <w:right w:val="none" w:sz="0" w:space="0" w:color="auto"/>
          </w:divBdr>
        </w:div>
        <w:div w:id="1557742556">
          <w:marLeft w:val="640"/>
          <w:marRight w:val="0"/>
          <w:marTop w:val="0"/>
          <w:marBottom w:val="0"/>
          <w:divBdr>
            <w:top w:val="none" w:sz="0" w:space="0" w:color="auto"/>
            <w:left w:val="none" w:sz="0" w:space="0" w:color="auto"/>
            <w:bottom w:val="none" w:sz="0" w:space="0" w:color="auto"/>
            <w:right w:val="none" w:sz="0" w:space="0" w:color="auto"/>
          </w:divBdr>
        </w:div>
        <w:div w:id="1617328806">
          <w:marLeft w:val="640"/>
          <w:marRight w:val="0"/>
          <w:marTop w:val="0"/>
          <w:marBottom w:val="0"/>
          <w:divBdr>
            <w:top w:val="none" w:sz="0" w:space="0" w:color="auto"/>
            <w:left w:val="none" w:sz="0" w:space="0" w:color="auto"/>
            <w:bottom w:val="none" w:sz="0" w:space="0" w:color="auto"/>
            <w:right w:val="none" w:sz="0" w:space="0" w:color="auto"/>
          </w:divBdr>
        </w:div>
        <w:div w:id="1795170557">
          <w:marLeft w:val="640"/>
          <w:marRight w:val="0"/>
          <w:marTop w:val="0"/>
          <w:marBottom w:val="0"/>
          <w:divBdr>
            <w:top w:val="none" w:sz="0" w:space="0" w:color="auto"/>
            <w:left w:val="none" w:sz="0" w:space="0" w:color="auto"/>
            <w:bottom w:val="none" w:sz="0" w:space="0" w:color="auto"/>
            <w:right w:val="none" w:sz="0" w:space="0" w:color="auto"/>
          </w:divBdr>
        </w:div>
        <w:div w:id="1800145288">
          <w:marLeft w:val="640"/>
          <w:marRight w:val="0"/>
          <w:marTop w:val="0"/>
          <w:marBottom w:val="0"/>
          <w:divBdr>
            <w:top w:val="none" w:sz="0" w:space="0" w:color="auto"/>
            <w:left w:val="none" w:sz="0" w:space="0" w:color="auto"/>
            <w:bottom w:val="none" w:sz="0" w:space="0" w:color="auto"/>
            <w:right w:val="none" w:sz="0" w:space="0" w:color="auto"/>
          </w:divBdr>
        </w:div>
        <w:div w:id="1802452525">
          <w:marLeft w:val="640"/>
          <w:marRight w:val="0"/>
          <w:marTop w:val="0"/>
          <w:marBottom w:val="0"/>
          <w:divBdr>
            <w:top w:val="none" w:sz="0" w:space="0" w:color="auto"/>
            <w:left w:val="none" w:sz="0" w:space="0" w:color="auto"/>
            <w:bottom w:val="none" w:sz="0" w:space="0" w:color="auto"/>
            <w:right w:val="none" w:sz="0" w:space="0" w:color="auto"/>
          </w:divBdr>
        </w:div>
        <w:div w:id="1818640830">
          <w:marLeft w:val="640"/>
          <w:marRight w:val="0"/>
          <w:marTop w:val="0"/>
          <w:marBottom w:val="0"/>
          <w:divBdr>
            <w:top w:val="none" w:sz="0" w:space="0" w:color="auto"/>
            <w:left w:val="none" w:sz="0" w:space="0" w:color="auto"/>
            <w:bottom w:val="none" w:sz="0" w:space="0" w:color="auto"/>
            <w:right w:val="none" w:sz="0" w:space="0" w:color="auto"/>
          </w:divBdr>
        </w:div>
        <w:div w:id="1818643565">
          <w:marLeft w:val="640"/>
          <w:marRight w:val="0"/>
          <w:marTop w:val="0"/>
          <w:marBottom w:val="0"/>
          <w:divBdr>
            <w:top w:val="none" w:sz="0" w:space="0" w:color="auto"/>
            <w:left w:val="none" w:sz="0" w:space="0" w:color="auto"/>
            <w:bottom w:val="none" w:sz="0" w:space="0" w:color="auto"/>
            <w:right w:val="none" w:sz="0" w:space="0" w:color="auto"/>
          </w:divBdr>
        </w:div>
        <w:div w:id="1842968257">
          <w:marLeft w:val="640"/>
          <w:marRight w:val="0"/>
          <w:marTop w:val="0"/>
          <w:marBottom w:val="0"/>
          <w:divBdr>
            <w:top w:val="none" w:sz="0" w:space="0" w:color="auto"/>
            <w:left w:val="none" w:sz="0" w:space="0" w:color="auto"/>
            <w:bottom w:val="none" w:sz="0" w:space="0" w:color="auto"/>
            <w:right w:val="none" w:sz="0" w:space="0" w:color="auto"/>
          </w:divBdr>
        </w:div>
        <w:div w:id="1876497522">
          <w:marLeft w:val="640"/>
          <w:marRight w:val="0"/>
          <w:marTop w:val="0"/>
          <w:marBottom w:val="0"/>
          <w:divBdr>
            <w:top w:val="none" w:sz="0" w:space="0" w:color="auto"/>
            <w:left w:val="none" w:sz="0" w:space="0" w:color="auto"/>
            <w:bottom w:val="none" w:sz="0" w:space="0" w:color="auto"/>
            <w:right w:val="none" w:sz="0" w:space="0" w:color="auto"/>
          </w:divBdr>
        </w:div>
        <w:div w:id="1919830406">
          <w:marLeft w:val="640"/>
          <w:marRight w:val="0"/>
          <w:marTop w:val="0"/>
          <w:marBottom w:val="0"/>
          <w:divBdr>
            <w:top w:val="none" w:sz="0" w:space="0" w:color="auto"/>
            <w:left w:val="none" w:sz="0" w:space="0" w:color="auto"/>
            <w:bottom w:val="none" w:sz="0" w:space="0" w:color="auto"/>
            <w:right w:val="none" w:sz="0" w:space="0" w:color="auto"/>
          </w:divBdr>
        </w:div>
        <w:div w:id="1952784497">
          <w:marLeft w:val="640"/>
          <w:marRight w:val="0"/>
          <w:marTop w:val="0"/>
          <w:marBottom w:val="0"/>
          <w:divBdr>
            <w:top w:val="none" w:sz="0" w:space="0" w:color="auto"/>
            <w:left w:val="none" w:sz="0" w:space="0" w:color="auto"/>
            <w:bottom w:val="none" w:sz="0" w:space="0" w:color="auto"/>
            <w:right w:val="none" w:sz="0" w:space="0" w:color="auto"/>
          </w:divBdr>
        </w:div>
        <w:div w:id="2001305272">
          <w:marLeft w:val="640"/>
          <w:marRight w:val="0"/>
          <w:marTop w:val="0"/>
          <w:marBottom w:val="0"/>
          <w:divBdr>
            <w:top w:val="none" w:sz="0" w:space="0" w:color="auto"/>
            <w:left w:val="none" w:sz="0" w:space="0" w:color="auto"/>
            <w:bottom w:val="none" w:sz="0" w:space="0" w:color="auto"/>
            <w:right w:val="none" w:sz="0" w:space="0" w:color="auto"/>
          </w:divBdr>
        </w:div>
        <w:div w:id="2030787460">
          <w:marLeft w:val="640"/>
          <w:marRight w:val="0"/>
          <w:marTop w:val="0"/>
          <w:marBottom w:val="0"/>
          <w:divBdr>
            <w:top w:val="none" w:sz="0" w:space="0" w:color="auto"/>
            <w:left w:val="none" w:sz="0" w:space="0" w:color="auto"/>
            <w:bottom w:val="none" w:sz="0" w:space="0" w:color="auto"/>
            <w:right w:val="none" w:sz="0" w:space="0" w:color="auto"/>
          </w:divBdr>
        </w:div>
        <w:div w:id="2047682946">
          <w:marLeft w:val="640"/>
          <w:marRight w:val="0"/>
          <w:marTop w:val="0"/>
          <w:marBottom w:val="0"/>
          <w:divBdr>
            <w:top w:val="none" w:sz="0" w:space="0" w:color="auto"/>
            <w:left w:val="none" w:sz="0" w:space="0" w:color="auto"/>
            <w:bottom w:val="none" w:sz="0" w:space="0" w:color="auto"/>
            <w:right w:val="none" w:sz="0" w:space="0" w:color="auto"/>
          </w:divBdr>
        </w:div>
        <w:div w:id="2065331961">
          <w:marLeft w:val="640"/>
          <w:marRight w:val="0"/>
          <w:marTop w:val="0"/>
          <w:marBottom w:val="0"/>
          <w:divBdr>
            <w:top w:val="none" w:sz="0" w:space="0" w:color="auto"/>
            <w:left w:val="none" w:sz="0" w:space="0" w:color="auto"/>
            <w:bottom w:val="none" w:sz="0" w:space="0" w:color="auto"/>
            <w:right w:val="none" w:sz="0" w:space="0" w:color="auto"/>
          </w:divBdr>
        </w:div>
        <w:div w:id="2100901259">
          <w:marLeft w:val="640"/>
          <w:marRight w:val="0"/>
          <w:marTop w:val="0"/>
          <w:marBottom w:val="0"/>
          <w:divBdr>
            <w:top w:val="none" w:sz="0" w:space="0" w:color="auto"/>
            <w:left w:val="none" w:sz="0" w:space="0" w:color="auto"/>
            <w:bottom w:val="none" w:sz="0" w:space="0" w:color="auto"/>
            <w:right w:val="none" w:sz="0" w:space="0" w:color="auto"/>
          </w:divBdr>
        </w:div>
      </w:divsChild>
    </w:div>
    <w:div w:id="1335064046">
      <w:marLeft w:val="640"/>
      <w:marRight w:val="0"/>
      <w:marTop w:val="0"/>
      <w:marBottom w:val="0"/>
      <w:divBdr>
        <w:top w:val="none" w:sz="0" w:space="0" w:color="auto"/>
        <w:left w:val="none" w:sz="0" w:space="0" w:color="auto"/>
        <w:bottom w:val="none" w:sz="0" w:space="0" w:color="auto"/>
        <w:right w:val="none" w:sz="0" w:space="0" w:color="auto"/>
      </w:divBdr>
    </w:div>
    <w:div w:id="1335064707">
      <w:marLeft w:val="640"/>
      <w:marRight w:val="0"/>
      <w:marTop w:val="0"/>
      <w:marBottom w:val="0"/>
      <w:divBdr>
        <w:top w:val="none" w:sz="0" w:space="0" w:color="auto"/>
        <w:left w:val="none" w:sz="0" w:space="0" w:color="auto"/>
        <w:bottom w:val="none" w:sz="0" w:space="0" w:color="auto"/>
        <w:right w:val="none" w:sz="0" w:space="0" w:color="auto"/>
      </w:divBdr>
    </w:div>
    <w:div w:id="1336030390">
      <w:bodyDiv w:val="1"/>
      <w:marLeft w:val="0"/>
      <w:marRight w:val="0"/>
      <w:marTop w:val="0"/>
      <w:marBottom w:val="0"/>
      <w:divBdr>
        <w:top w:val="none" w:sz="0" w:space="0" w:color="auto"/>
        <w:left w:val="none" w:sz="0" w:space="0" w:color="auto"/>
        <w:bottom w:val="none" w:sz="0" w:space="0" w:color="auto"/>
        <w:right w:val="none" w:sz="0" w:space="0" w:color="auto"/>
      </w:divBdr>
      <w:divsChild>
        <w:div w:id="70658060">
          <w:marLeft w:val="640"/>
          <w:marRight w:val="0"/>
          <w:marTop w:val="0"/>
          <w:marBottom w:val="0"/>
          <w:divBdr>
            <w:top w:val="none" w:sz="0" w:space="0" w:color="auto"/>
            <w:left w:val="none" w:sz="0" w:space="0" w:color="auto"/>
            <w:bottom w:val="none" w:sz="0" w:space="0" w:color="auto"/>
            <w:right w:val="none" w:sz="0" w:space="0" w:color="auto"/>
          </w:divBdr>
        </w:div>
        <w:div w:id="84305147">
          <w:marLeft w:val="640"/>
          <w:marRight w:val="0"/>
          <w:marTop w:val="0"/>
          <w:marBottom w:val="0"/>
          <w:divBdr>
            <w:top w:val="none" w:sz="0" w:space="0" w:color="auto"/>
            <w:left w:val="none" w:sz="0" w:space="0" w:color="auto"/>
            <w:bottom w:val="none" w:sz="0" w:space="0" w:color="auto"/>
            <w:right w:val="none" w:sz="0" w:space="0" w:color="auto"/>
          </w:divBdr>
        </w:div>
        <w:div w:id="239951873">
          <w:marLeft w:val="640"/>
          <w:marRight w:val="0"/>
          <w:marTop w:val="0"/>
          <w:marBottom w:val="0"/>
          <w:divBdr>
            <w:top w:val="none" w:sz="0" w:space="0" w:color="auto"/>
            <w:left w:val="none" w:sz="0" w:space="0" w:color="auto"/>
            <w:bottom w:val="none" w:sz="0" w:space="0" w:color="auto"/>
            <w:right w:val="none" w:sz="0" w:space="0" w:color="auto"/>
          </w:divBdr>
        </w:div>
        <w:div w:id="318852307">
          <w:marLeft w:val="640"/>
          <w:marRight w:val="0"/>
          <w:marTop w:val="0"/>
          <w:marBottom w:val="0"/>
          <w:divBdr>
            <w:top w:val="none" w:sz="0" w:space="0" w:color="auto"/>
            <w:left w:val="none" w:sz="0" w:space="0" w:color="auto"/>
            <w:bottom w:val="none" w:sz="0" w:space="0" w:color="auto"/>
            <w:right w:val="none" w:sz="0" w:space="0" w:color="auto"/>
          </w:divBdr>
        </w:div>
        <w:div w:id="351614445">
          <w:marLeft w:val="640"/>
          <w:marRight w:val="0"/>
          <w:marTop w:val="0"/>
          <w:marBottom w:val="0"/>
          <w:divBdr>
            <w:top w:val="none" w:sz="0" w:space="0" w:color="auto"/>
            <w:left w:val="none" w:sz="0" w:space="0" w:color="auto"/>
            <w:bottom w:val="none" w:sz="0" w:space="0" w:color="auto"/>
            <w:right w:val="none" w:sz="0" w:space="0" w:color="auto"/>
          </w:divBdr>
        </w:div>
        <w:div w:id="404184034">
          <w:marLeft w:val="640"/>
          <w:marRight w:val="0"/>
          <w:marTop w:val="0"/>
          <w:marBottom w:val="0"/>
          <w:divBdr>
            <w:top w:val="none" w:sz="0" w:space="0" w:color="auto"/>
            <w:left w:val="none" w:sz="0" w:space="0" w:color="auto"/>
            <w:bottom w:val="none" w:sz="0" w:space="0" w:color="auto"/>
            <w:right w:val="none" w:sz="0" w:space="0" w:color="auto"/>
          </w:divBdr>
        </w:div>
        <w:div w:id="412244650">
          <w:marLeft w:val="640"/>
          <w:marRight w:val="0"/>
          <w:marTop w:val="0"/>
          <w:marBottom w:val="0"/>
          <w:divBdr>
            <w:top w:val="none" w:sz="0" w:space="0" w:color="auto"/>
            <w:left w:val="none" w:sz="0" w:space="0" w:color="auto"/>
            <w:bottom w:val="none" w:sz="0" w:space="0" w:color="auto"/>
            <w:right w:val="none" w:sz="0" w:space="0" w:color="auto"/>
          </w:divBdr>
        </w:div>
        <w:div w:id="423502188">
          <w:marLeft w:val="640"/>
          <w:marRight w:val="0"/>
          <w:marTop w:val="0"/>
          <w:marBottom w:val="0"/>
          <w:divBdr>
            <w:top w:val="none" w:sz="0" w:space="0" w:color="auto"/>
            <w:left w:val="none" w:sz="0" w:space="0" w:color="auto"/>
            <w:bottom w:val="none" w:sz="0" w:space="0" w:color="auto"/>
            <w:right w:val="none" w:sz="0" w:space="0" w:color="auto"/>
          </w:divBdr>
        </w:div>
        <w:div w:id="454755844">
          <w:marLeft w:val="640"/>
          <w:marRight w:val="0"/>
          <w:marTop w:val="0"/>
          <w:marBottom w:val="0"/>
          <w:divBdr>
            <w:top w:val="none" w:sz="0" w:space="0" w:color="auto"/>
            <w:left w:val="none" w:sz="0" w:space="0" w:color="auto"/>
            <w:bottom w:val="none" w:sz="0" w:space="0" w:color="auto"/>
            <w:right w:val="none" w:sz="0" w:space="0" w:color="auto"/>
          </w:divBdr>
        </w:div>
        <w:div w:id="461578571">
          <w:marLeft w:val="640"/>
          <w:marRight w:val="0"/>
          <w:marTop w:val="0"/>
          <w:marBottom w:val="0"/>
          <w:divBdr>
            <w:top w:val="none" w:sz="0" w:space="0" w:color="auto"/>
            <w:left w:val="none" w:sz="0" w:space="0" w:color="auto"/>
            <w:bottom w:val="none" w:sz="0" w:space="0" w:color="auto"/>
            <w:right w:val="none" w:sz="0" w:space="0" w:color="auto"/>
          </w:divBdr>
        </w:div>
        <w:div w:id="526601009">
          <w:marLeft w:val="640"/>
          <w:marRight w:val="0"/>
          <w:marTop w:val="0"/>
          <w:marBottom w:val="0"/>
          <w:divBdr>
            <w:top w:val="none" w:sz="0" w:space="0" w:color="auto"/>
            <w:left w:val="none" w:sz="0" w:space="0" w:color="auto"/>
            <w:bottom w:val="none" w:sz="0" w:space="0" w:color="auto"/>
            <w:right w:val="none" w:sz="0" w:space="0" w:color="auto"/>
          </w:divBdr>
        </w:div>
        <w:div w:id="567420339">
          <w:marLeft w:val="640"/>
          <w:marRight w:val="0"/>
          <w:marTop w:val="0"/>
          <w:marBottom w:val="0"/>
          <w:divBdr>
            <w:top w:val="none" w:sz="0" w:space="0" w:color="auto"/>
            <w:left w:val="none" w:sz="0" w:space="0" w:color="auto"/>
            <w:bottom w:val="none" w:sz="0" w:space="0" w:color="auto"/>
            <w:right w:val="none" w:sz="0" w:space="0" w:color="auto"/>
          </w:divBdr>
        </w:div>
        <w:div w:id="659576388">
          <w:marLeft w:val="640"/>
          <w:marRight w:val="0"/>
          <w:marTop w:val="0"/>
          <w:marBottom w:val="0"/>
          <w:divBdr>
            <w:top w:val="none" w:sz="0" w:space="0" w:color="auto"/>
            <w:left w:val="none" w:sz="0" w:space="0" w:color="auto"/>
            <w:bottom w:val="none" w:sz="0" w:space="0" w:color="auto"/>
            <w:right w:val="none" w:sz="0" w:space="0" w:color="auto"/>
          </w:divBdr>
        </w:div>
        <w:div w:id="672219831">
          <w:marLeft w:val="640"/>
          <w:marRight w:val="0"/>
          <w:marTop w:val="0"/>
          <w:marBottom w:val="0"/>
          <w:divBdr>
            <w:top w:val="none" w:sz="0" w:space="0" w:color="auto"/>
            <w:left w:val="none" w:sz="0" w:space="0" w:color="auto"/>
            <w:bottom w:val="none" w:sz="0" w:space="0" w:color="auto"/>
            <w:right w:val="none" w:sz="0" w:space="0" w:color="auto"/>
          </w:divBdr>
        </w:div>
        <w:div w:id="685596628">
          <w:marLeft w:val="640"/>
          <w:marRight w:val="0"/>
          <w:marTop w:val="0"/>
          <w:marBottom w:val="0"/>
          <w:divBdr>
            <w:top w:val="none" w:sz="0" w:space="0" w:color="auto"/>
            <w:left w:val="none" w:sz="0" w:space="0" w:color="auto"/>
            <w:bottom w:val="none" w:sz="0" w:space="0" w:color="auto"/>
            <w:right w:val="none" w:sz="0" w:space="0" w:color="auto"/>
          </w:divBdr>
        </w:div>
        <w:div w:id="757751170">
          <w:marLeft w:val="640"/>
          <w:marRight w:val="0"/>
          <w:marTop w:val="0"/>
          <w:marBottom w:val="0"/>
          <w:divBdr>
            <w:top w:val="none" w:sz="0" w:space="0" w:color="auto"/>
            <w:left w:val="none" w:sz="0" w:space="0" w:color="auto"/>
            <w:bottom w:val="none" w:sz="0" w:space="0" w:color="auto"/>
            <w:right w:val="none" w:sz="0" w:space="0" w:color="auto"/>
          </w:divBdr>
        </w:div>
        <w:div w:id="766510747">
          <w:marLeft w:val="640"/>
          <w:marRight w:val="0"/>
          <w:marTop w:val="0"/>
          <w:marBottom w:val="0"/>
          <w:divBdr>
            <w:top w:val="none" w:sz="0" w:space="0" w:color="auto"/>
            <w:left w:val="none" w:sz="0" w:space="0" w:color="auto"/>
            <w:bottom w:val="none" w:sz="0" w:space="0" w:color="auto"/>
            <w:right w:val="none" w:sz="0" w:space="0" w:color="auto"/>
          </w:divBdr>
        </w:div>
        <w:div w:id="840435789">
          <w:marLeft w:val="640"/>
          <w:marRight w:val="0"/>
          <w:marTop w:val="0"/>
          <w:marBottom w:val="0"/>
          <w:divBdr>
            <w:top w:val="none" w:sz="0" w:space="0" w:color="auto"/>
            <w:left w:val="none" w:sz="0" w:space="0" w:color="auto"/>
            <w:bottom w:val="none" w:sz="0" w:space="0" w:color="auto"/>
            <w:right w:val="none" w:sz="0" w:space="0" w:color="auto"/>
          </w:divBdr>
        </w:div>
        <w:div w:id="916940237">
          <w:marLeft w:val="640"/>
          <w:marRight w:val="0"/>
          <w:marTop w:val="0"/>
          <w:marBottom w:val="0"/>
          <w:divBdr>
            <w:top w:val="none" w:sz="0" w:space="0" w:color="auto"/>
            <w:left w:val="none" w:sz="0" w:space="0" w:color="auto"/>
            <w:bottom w:val="none" w:sz="0" w:space="0" w:color="auto"/>
            <w:right w:val="none" w:sz="0" w:space="0" w:color="auto"/>
          </w:divBdr>
        </w:div>
        <w:div w:id="934481210">
          <w:marLeft w:val="640"/>
          <w:marRight w:val="0"/>
          <w:marTop w:val="0"/>
          <w:marBottom w:val="0"/>
          <w:divBdr>
            <w:top w:val="none" w:sz="0" w:space="0" w:color="auto"/>
            <w:left w:val="none" w:sz="0" w:space="0" w:color="auto"/>
            <w:bottom w:val="none" w:sz="0" w:space="0" w:color="auto"/>
            <w:right w:val="none" w:sz="0" w:space="0" w:color="auto"/>
          </w:divBdr>
        </w:div>
        <w:div w:id="1003316135">
          <w:marLeft w:val="640"/>
          <w:marRight w:val="0"/>
          <w:marTop w:val="0"/>
          <w:marBottom w:val="0"/>
          <w:divBdr>
            <w:top w:val="none" w:sz="0" w:space="0" w:color="auto"/>
            <w:left w:val="none" w:sz="0" w:space="0" w:color="auto"/>
            <w:bottom w:val="none" w:sz="0" w:space="0" w:color="auto"/>
            <w:right w:val="none" w:sz="0" w:space="0" w:color="auto"/>
          </w:divBdr>
        </w:div>
        <w:div w:id="1188518308">
          <w:marLeft w:val="640"/>
          <w:marRight w:val="0"/>
          <w:marTop w:val="0"/>
          <w:marBottom w:val="0"/>
          <w:divBdr>
            <w:top w:val="none" w:sz="0" w:space="0" w:color="auto"/>
            <w:left w:val="none" w:sz="0" w:space="0" w:color="auto"/>
            <w:bottom w:val="none" w:sz="0" w:space="0" w:color="auto"/>
            <w:right w:val="none" w:sz="0" w:space="0" w:color="auto"/>
          </w:divBdr>
        </w:div>
        <w:div w:id="1232810562">
          <w:marLeft w:val="640"/>
          <w:marRight w:val="0"/>
          <w:marTop w:val="0"/>
          <w:marBottom w:val="0"/>
          <w:divBdr>
            <w:top w:val="none" w:sz="0" w:space="0" w:color="auto"/>
            <w:left w:val="none" w:sz="0" w:space="0" w:color="auto"/>
            <w:bottom w:val="none" w:sz="0" w:space="0" w:color="auto"/>
            <w:right w:val="none" w:sz="0" w:space="0" w:color="auto"/>
          </w:divBdr>
        </w:div>
        <w:div w:id="1369988924">
          <w:marLeft w:val="640"/>
          <w:marRight w:val="0"/>
          <w:marTop w:val="0"/>
          <w:marBottom w:val="0"/>
          <w:divBdr>
            <w:top w:val="none" w:sz="0" w:space="0" w:color="auto"/>
            <w:left w:val="none" w:sz="0" w:space="0" w:color="auto"/>
            <w:bottom w:val="none" w:sz="0" w:space="0" w:color="auto"/>
            <w:right w:val="none" w:sz="0" w:space="0" w:color="auto"/>
          </w:divBdr>
        </w:div>
        <w:div w:id="1375613862">
          <w:marLeft w:val="640"/>
          <w:marRight w:val="0"/>
          <w:marTop w:val="0"/>
          <w:marBottom w:val="0"/>
          <w:divBdr>
            <w:top w:val="none" w:sz="0" w:space="0" w:color="auto"/>
            <w:left w:val="none" w:sz="0" w:space="0" w:color="auto"/>
            <w:bottom w:val="none" w:sz="0" w:space="0" w:color="auto"/>
            <w:right w:val="none" w:sz="0" w:space="0" w:color="auto"/>
          </w:divBdr>
        </w:div>
        <w:div w:id="1463884907">
          <w:marLeft w:val="640"/>
          <w:marRight w:val="0"/>
          <w:marTop w:val="0"/>
          <w:marBottom w:val="0"/>
          <w:divBdr>
            <w:top w:val="none" w:sz="0" w:space="0" w:color="auto"/>
            <w:left w:val="none" w:sz="0" w:space="0" w:color="auto"/>
            <w:bottom w:val="none" w:sz="0" w:space="0" w:color="auto"/>
            <w:right w:val="none" w:sz="0" w:space="0" w:color="auto"/>
          </w:divBdr>
        </w:div>
        <w:div w:id="1491168827">
          <w:marLeft w:val="640"/>
          <w:marRight w:val="0"/>
          <w:marTop w:val="0"/>
          <w:marBottom w:val="0"/>
          <w:divBdr>
            <w:top w:val="none" w:sz="0" w:space="0" w:color="auto"/>
            <w:left w:val="none" w:sz="0" w:space="0" w:color="auto"/>
            <w:bottom w:val="none" w:sz="0" w:space="0" w:color="auto"/>
            <w:right w:val="none" w:sz="0" w:space="0" w:color="auto"/>
          </w:divBdr>
        </w:div>
        <w:div w:id="1505238864">
          <w:marLeft w:val="640"/>
          <w:marRight w:val="0"/>
          <w:marTop w:val="0"/>
          <w:marBottom w:val="0"/>
          <w:divBdr>
            <w:top w:val="none" w:sz="0" w:space="0" w:color="auto"/>
            <w:left w:val="none" w:sz="0" w:space="0" w:color="auto"/>
            <w:bottom w:val="none" w:sz="0" w:space="0" w:color="auto"/>
            <w:right w:val="none" w:sz="0" w:space="0" w:color="auto"/>
          </w:divBdr>
        </w:div>
        <w:div w:id="1545407902">
          <w:marLeft w:val="640"/>
          <w:marRight w:val="0"/>
          <w:marTop w:val="0"/>
          <w:marBottom w:val="0"/>
          <w:divBdr>
            <w:top w:val="none" w:sz="0" w:space="0" w:color="auto"/>
            <w:left w:val="none" w:sz="0" w:space="0" w:color="auto"/>
            <w:bottom w:val="none" w:sz="0" w:space="0" w:color="auto"/>
            <w:right w:val="none" w:sz="0" w:space="0" w:color="auto"/>
          </w:divBdr>
        </w:div>
        <w:div w:id="1604418450">
          <w:marLeft w:val="640"/>
          <w:marRight w:val="0"/>
          <w:marTop w:val="0"/>
          <w:marBottom w:val="0"/>
          <w:divBdr>
            <w:top w:val="none" w:sz="0" w:space="0" w:color="auto"/>
            <w:left w:val="none" w:sz="0" w:space="0" w:color="auto"/>
            <w:bottom w:val="none" w:sz="0" w:space="0" w:color="auto"/>
            <w:right w:val="none" w:sz="0" w:space="0" w:color="auto"/>
          </w:divBdr>
        </w:div>
        <w:div w:id="1620601624">
          <w:marLeft w:val="640"/>
          <w:marRight w:val="0"/>
          <w:marTop w:val="0"/>
          <w:marBottom w:val="0"/>
          <w:divBdr>
            <w:top w:val="none" w:sz="0" w:space="0" w:color="auto"/>
            <w:left w:val="none" w:sz="0" w:space="0" w:color="auto"/>
            <w:bottom w:val="none" w:sz="0" w:space="0" w:color="auto"/>
            <w:right w:val="none" w:sz="0" w:space="0" w:color="auto"/>
          </w:divBdr>
        </w:div>
        <w:div w:id="1636176912">
          <w:marLeft w:val="640"/>
          <w:marRight w:val="0"/>
          <w:marTop w:val="0"/>
          <w:marBottom w:val="0"/>
          <w:divBdr>
            <w:top w:val="none" w:sz="0" w:space="0" w:color="auto"/>
            <w:left w:val="none" w:sz="0" w:space="0" w:color="auto"/>
            <w:bottom w:val="none" w:sz="0" w:space="0" w:color="auto"/>
            <w:right w:val="none" w:sz="0" w:space="0" w:color="auto"/>
          </w:divBdr>
        </w:div>
        <w:div w:id="1641223481">
          <w:marLeft w:val="640"/>
          <w:marRight w:val="0"/>
          <w:marTop w:val="0"/>
          <w:marBottom w:val="0"/>
          <w:divBdr>
            <w:top w:val="none" w:sz="0" w:space="0" w:color="auto"/>
            <w:left w:val="none" w:sz="0" w:space="0" w:color="auto"/>
            <w:bottom w:val="none" w:sz="0" w:space="0" w:color="auto"/>
            <w:right w:val="none" w:sz="0" w:space="0" w:color="auto"/>
          </w:divBdr>
        </w:div>
        <w:div w:id="1705399822">
          <w:marLeft w:val="640"/>
          <w:marRight w:val="0"/>
          <w:marTop w:val="0"/>
          <w:marBottom w:val="0"/>
          <w:divBdr>
            <w:top w:val="none" w:sz="0" w:space="0" w:color="auto"/>
            <w:left w:val="none" w:sz="0" w:space="0" w:color="auto"/>
            <w:bottom w:val="none" w:sz="0" w:space="0" w:color="auto"/>
            <w:right w:val="none" w:sz="0" w:space="0" w:color="auto"/>
          </w:divBdr>
        </w:div>
        <w:div w:id="1831940896">
          <w:marLeft w:val="640"/>
          <w:marRight w:val="0"/>
          <w:marTop w:val="0"/>
          <w:marBottom w:val="0"/>
          <w:divBdr>
            <w:top w:val="none" w:sz="0" w:space="0" w:color="auto"/>
            <w:left w:val="none" w:sz="0" w:space="0" w:color="auto"/>
            <w:bottom w:val="none" w:sz="0" w:space="0" w:color="auto"/>
            <w:right w:val="none" w:sz="0" w:space="0" w:color="auto"/>
          </w:divBdr>
        </w:div>
        <w:div w:id="1872455695">
          <w:marLeft w:val="640"/>
          <w:marRight w:val="0"/>
          <w:marTop w:val="0"/>
          <w:marBottom w:val="0"/>
          <w:divBdr>
            <w:top w:val="none" w:sz="0" w:space="0" w:color="auto"/>
            <w:left w:val="none" w:sz="0" w:space="0" w:color="auto"/>
            <w:bottom w:val="none" w:sz="0" w:space="0" w:color="auto"/>
            <w:right w:val="none" w:sz="0" w:space="0" w:color="auto"/>
          </w:divBdr>
        </w:div>
        <w:div w:id="1894122599">
          <w:marLeft w:val="640"/>
          <w:marRight w:val="0"/>
          <w:marTop w:val="0"/>
          <w:marBottom w:val="0"/>
          <w:divBdr>
            <w:top w:val="none" w:sz="0" w:space="0" w:color="auto"/>
            <w:left w:val="none" w:sz="0" w:space="0" w:color="auto"/>
            <w:bottom w:val="none" w:sz="0" w:space="0" w:color="auto"/>
            <w:right w:val="none" w:sz="0" w:space="0" w:color="auto"/>
          </w:divBdr>
        </w:div>
        <w:div w:id="1915817173">
          <w:marLeft w:val="640"/>
          <w:marRight w:val="0"/>
          <w:marTop w:val="0"/>
          <w:marBottom w:val="0"/>
          <w:divBdr>
            <w:top w:val="none" w:sz="0" w:space="0" w:color="auto"/>
            <w:left w:val="none" w:sz="0" w:space="0" w:color="auto"/>
            <w:bottom w:val="none" w:sz="0" w:space="0" w:color="auto"/>
            <w:right w:val="none" w:sz="0" w:space="0" w:color="auto"/>
          </w:divBdr>
        </w:div>
        <w:div w:id="1925843457">
          <w:marLeft w:val="640"/>
          <w:marRight w:val="0"/>
          <w:marTop w:val="0"/>
          <w:marBottom w:val="0"/>
          <w:divBdr>
            <w:top w:val="none" w:sz="0" w:space="0" w:color="auto"/>
            <w:left w:val="none" w:sz="0" w:space="0" w:color="auto"/>
            <w:bottom w:val="none" w:sz="0" w:space="0" w:color="auto"/>
            <w:right w:val="none" w:sz="0" w:space="0" w:color="auto"/>
          </w:divBdr>
        </w:div>
        <w:div w:id="1931423438">
          <w:marLeft w:val="640"/>
          <w:marRight w:val="0"/>
          <w:marTop w:val="0"/>
          <w:marBottom w:val="0"/>
          <w:divBdr>
            <w:top w:val="none" w:sz="0" w:space="0" w:color="auto"/>
            <w:left w:val="none" w:sz="0" w:space="0" w:color="auto"/>
            <w:bottom w:val="none" w:sz="0" w:space="0" w:color="auto"/>
            <w:right w:val="none" w:sz="0" w:space="0" w:color="auto"/>
          </w:divBdr>
        </w:div>
        <w:div w:id="1944336744">
          <w:marLeft w:val="640"/>
          <w:marRight w:val="0"/>
          <w:marTop w:val="0"/>
          <w:marBottom w:val="0"/>
          <w:divBdr>
            <w:top w:val="none" w:sz="0" w:space="0" w:color="auto"/>
            <w:left w:val="none" w:sz="0" w:space="0" w:color="auto"/>
            <w:bottom w:val="none" w:sz="0" w:space="0" w:color="auto"/>
            <w:right w:val="none" w:sz="0" w:space="0" w:color="auto"/>
          </w:divBdr>
        </w:div>
        <w:div w:id="2031568751">
          <w:marLeft w:val="640"/>
          <w:marRight w:val="0"/>
          <w:marTop w:val="0"/>
          <w:marBottom w:val="0"/>
          <w:divBdr>
            <w:top w:val="none" w:sz="0" w:space="0" w:color="auto"/>
            <w:left w:val="none" w:sz="0" w:space="0" w:color="auto"/>
            <w:bottom w:val="none" w:sz="0" w:space="0" w:color="auto"/>
            <w:right w:val="none" w:sz="0" w:space="0" w:color="auto"/>
          </w:divBdr>
        </w:div>
        <w:div w:id="2071682536">
          <w:marLeft w:val="640"/>
          <w:marRight w:val="0"/>
          <w:marTop w:val="0"/>
          <w:marBottom w:val="0"/>
          <w:divBdr>
            <w:top w:val="none" w:sz="0" w:space="0" w:color="auto"/>
            <w:left w:val="none" w:sz="0" w:space="0" w:color="auto"/>
            <w:bottom w:val="none" w:sz="0" w:space="0" w:color="auto"/>
            <w:right w:val="none" w:sz="0" w:space="0" w:color="auto"/>
          </w:divBdr>
        </w:div>
        <w:div w:id="2136943626">
          <w:marLeft w:val="640"/>
          <w:marRight w:val="0"/>
          <w:marTop w:val="0"/>
          <w:marBottom w:val="0"/>
          <w:divBdr>
            <w:top w:val="none" w:sz="0" w:space="0" w:color="auto"/>
            <w:left w:val="none" w:sz="0" w:space="0" w:color="auto"/>
            <w:bottom w:val="none" w:sz="0" w:space="0" w:color="auto"/>
            <w:right w:val="none" w:sz="0" w:space="0" w:color="auto"/>
          </w:divBdr>
        </w:div>
      </w:divsChild>
    </w:div>
    <w:div w:id="1336954968">
      <w:marLeft w:val="0"/>
      <w:marRight w:val="0"/>
      <w:marTop w:val="0"/>
      <w:marBottom w:val="0"/>
      <w:divBdr>
        <w:top w:val="none" w:sz="0" w:space="0" w:color="auto"/>
        <w:left w:val="none" w:sz="0" w:space="0" w:color="auto"/>
        <w:bottom w:val="none" w:sz="0" w:space="0" w:color="auto"/>
        <w:right w:val="none" w:sz="0" w:space="0" w:color="auto"/>
      </w:divBdr>
    </w:div>
    <w:div w:id="1337197733">
      <w:marLeft w:val="0"/>
      <w:marRight w:val="150"/>
      <w:marTop w:val="0"/>
      <w:marBottom w:val="0"/>
      <w:divBdr>
        <w:top w:val="none" w:sz="0" w:space="0" w:color="auto"/>
        <w:left w:val="none" w:sz="0" w:space="0" w:color="auto"/>
        <w:bottom w:val="none" w:sz="0" w:space="0" w:color="auto"/>
        <w:right w:val="none" w:sz="0" w:space="0" w:color="auto"/>
      </w:divBdr>
      <w:divsChild>
        <w:div w:id="242692258">
          <w:marLeft w:val="0"/>
          <w:marRight w:val="150"/>
          <w:marTop w:val="0"/>
          <w:marBottom w:val="0"/>
          <w:divBdr>
            <w:top w:val="none" w:sz="0" w:space="0" w:color="auto"/>
            <w:left w:val="none" w:sz="0" w:space="0" w:color="auto"/>
            <w:bottom w:val="none" w:sz="0" w:space="0" w:color="auto"/>
            <w:right w:val="none" w:sz="0" w:space="0" w:color="auto"/>
          </w:divBdr>
          <w:divsChild>
            <w:div w:id="1723141408">
              <w:marLeft w:val="0"/>
              <w:marRight w:val="0"/>
              <w:marTop w:val="0"/>
              <w:marBottom w:val="0"/>
              <w:divBdr>
                <w:top w:val="none" w:sz="0" w:space="0" w:color="auto"/>
                <w:left w:val="none" w:sz="0" w:space="0" w:color="auto"/>
                <w:bottom w:val="none" w:sz="0" w:space="0" w:color="auto"/>
                <w:right w:val="none" w:sz="0" w:space="0" w:color="auto"/>
              </w:divBdr>
              <w:divsChild>
                <w:div w:id="5248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779547">
      <w:marLeft w:val="640"/>
      <w:marRight w:val="0"/>
      <w:marTop w:val="0"/>
      <w:marBottom w:val="0"/>
      <w:divBdr>
        <w:top w:val="none" w:sz="0" w:space="0" w:color="auto"/>
        <w:left w:val="none" w:sz="0" w:space="0" w:color="auto"/>
        <w:bottom w:val="none" w:sz="0" w:space="0" w:color="auto"/>
        <w:right w:val="none" w:sz="0" w:space="0" w:color="auto"/>
      </w:divBdr>
    </w:div>
    <w:div w:id="1345548406">
      <w:marLeft w:val="640"/>
      <w:marRight w:val="0"/>
      <w:marTop w:val="0"/>
      <w:marBottom w:val="0"/>
      <w:divBdr>
        <w:top w:val="none" w:sz="0" w:space="0" w:color="auto"/>
        <w:left w:val="none" w:sz="0" w:space="0" w:color="auto"/>
        <w:bottom w:val="none" w:sz="0" w:space="0" w:color="auto"/>
        <w:right w:val="none" w:sz="0" w:space="0" w:color="auto"/>
      </w:divBdr>
    </w:div>
    <w:div w:id="1347632756">
      <w:marLeft w:val="640"/>
      <w:marRight w:val="0"/>
      <w:marTop w:val="0"/>
      <w:marBottom w:val="0"/>
      <w:divBdr>
        <w:top w:val="none" w:sz="0" w:space="0" w:color="auto"/>
        <w:left w:val="none" w:sz="0" w:space="0" w:color="auto"/>
        <w:bottom w:val="none" w:sz="0" w:space="0" w:color="auto"/>
        <w:right w:val="none" w:sz="0" w:space="0" w:color="auto"/>
      </w:divBdr>
    </w:div>
    <w:div w:id="1348292357">
      <w:marLeft w:val="640"/>
      <w:marRight w:val="0"/>
      <w:marTop w:val="0"/>
      <w:marBottom w:val="0"/>
      <w:divBdr>
        <w:top w:val="none" w:sz="0" w:space="0" w:color="auto"/>
        <w:left w:val="none" w:sz="0" w:space="0" w:color="auto"/>
        <w:bottom w:val="none" w:sz="0" w:space="0" w:color="auto"/>
        <w:right w:val="none" w:sz="0" w:space="0" w:color="auto"/>
      </w:divBdr>
    </w:div>
    <w:div w:id="1348292584">
      <w:marLeft w:val="640"/>
      <w:marRight w:val="0"/>
      <w:marTop w:val="0"/>
      <w:marBottom w:val="0"/>
      <w:divBdr>
        <w:top w:val="none" w:sz="0" w:space="0" w:color="auto"/>
        <w:left w:val="none" w:sz="0" w:space="0" w:color="auto"/>
        <w:bottom w:val="none" w:sz="0" w:space="0" w:color="auto"/>
        <w:right w:val="none" w:sz="0" w:space="0" w:color="auto"/>
      </w:divBdr>
    </w:div>
    <w:div w:id="1348750946">
      <w:bodyDiv w:val="1"/>
      <w:marLeft w:val="0"/>
      <w:marRight w:val="0"/>
      <w:marTop w:val="0"/>
      <w:marBottom w:val="0"/>
      <w:divBdr>
        <w:top w:val="none" w:sz="0" w:space="0" w:color="auto"/>
        <w:left w:val="none" w:sz="0" w:space="0" w:color="auto"/>
        <w:bottom w:val="none" w:sz="0" w:space="0" w:color="auto"/>
        <w:right w:val="none" w:sz="0" w:space="0" w:color="auto"/>
      </w:divBdr>
      <w:divsChild>
        <w:div w:id="531764472">
          <w:marLeft w:val="640"/>
          <w:marRight w:val="0"/>
          <w:marTop w:val="0"/>
          <w:marBottom w:val="0"/>
          <w:divBdr>
            <w:top w:val="none" w:sz="0" w:space="0" w:color="auto"/>
            <w:left w:val="none" w:sz="0" w:space="0" w:color="auto"/>
            <w:bottom w:val="none" w:sz="0" w:space="0" w:color="auto"/>
            <w:right w:val="none" w:sz="0" w:space="0" w:color="auto"/>
          </w:divBdr>
        </w:div>
        <w:div w:id="44791457">
          <w:marLeft w:val="640"/>
          <w:marRight w:val="0"/>
          <w:marTop w:val="0"/>
          <w:marBottom w:val="0"/>
          <w:divBdr>
            <w:top w:val="none" w:sz="0" w:space="0" w:color="auto"/>
            <w:left w:val="none" w:sz="0" w:space="0" w:color="auto"/>
            <w:bottom w:val="none" w:sz="0" w:space="0" w:color="auto"/>
            <w:right w:val="none" w:sz="0" w:space="0" w:color="auto"/>
          </w:divBdr>
        </w:div>
        <w:div w:id="2040933847">
          <w:marLeft w:val="640"/>
          <w:marRight w:val="0"/>
          <w:marTop w:val="0"/>
          <w:marBottom w:val="0"/>
          <w:divBdr>
            <w:top w:val="none" w:sz="0" w:space="0" w:color="auto"/>
            <w:left w:val="none" w:sz="0" w:space="0" w:color="auto"/>
            <w:bottom w:val="none" w:sz="0" w:space="0" w:color="auto"/>
            <w:right w:val="none" w:sz="0" w:space="0" w:color="auto"/>
          </w:divBdr>
        </w:div>
        <w:div w:id="2086872774">
          <w:marLeft w:val="640"/>
          <w:marRight w:val="0"/>
          <w:marTop w:val="0"/>
          <w:marBottom w:val="0"/>
          <w:divBdr>
            <w:top w:val="none" w:sz="0" w:space="0" w:color="auto"/>
            <w:left w:val="none" w:sz="0" w:space="0" w:color="auto"/>
            <w:bottom w:val="none" w:sz="0" w:space="0" w:color="auto"/>
            <w:right w:val="none" w:sz="0" w:space="0" w:color="auto"/>
          </w:divBdr>
        </w:div>
        <w:div w:id="81026553">
          <w:marLeft w:val="640"/>
          <w:marRight w:val="0"/>
          <w:marTop w:val="0"/>
          <w:marBottom w:val="0"/>
          <w:divBdr>
            <w:top w:val="none" w:sz="0" w:space="0" w:color="auto"/>
            <w:left w:val="none" w:sz="0" w:space="0" w:color="auto"/>
            <w:bottom w:val="none" w:sz="0" w:space="0" w:color="auto"/>
            <w:right w:val="none" w:sz="0" w:space="0" w:color="auto"/>
          </w:divBdr>
        </w:div>
        <w:div w:id="1095638138">
          <w:marLeft w:val="640"/>
          <w:marRight w:val="0"/>
          <w:marTop w:val="0"/>
          <w:marBottom w:val="0"/>
          <w:divBdr>
            <w:top w:val="none" w:sz="0" w:space="0" w:color="auto"/>
            <w:left w:val="none" w:sz="0" w:space="0" w:color="auto"/>
            <w:bottom w:val="none" w:sz="0" w:space="0" w:color="auto"/>
            <w:right w:val="none" w:sz="0" w:space="0" w:color="auto"/>
          </w:divBdr>
        </w:div>
        <w:div w:id="1288198323">
          <w:marLeft w:val="640"/>
          <w:marRight w:val="0"/>
          <w:marTop w:val="0"/>
          <w:marBottom w:val="0"/>
          <w:divBdr>
            <w:top w:val="none" w:sz="0" w:space="0" w:color="auto"/>
            <w:left w:val="none" w:sz="0" w:space="0" w:color="auto"/>
            <w:bottom w:val="none" w:sz="0" w:space="0" w:color="auto"/>
            <w:right w:val="none" w:sz="0" w:space="0" w:color="auto"/>
          </w:divBdr>
        </w:div>
        <w:div w:id="436413536">
          <w:marLeft w:val="640"/>
          <w:marRight w:val="0"/>
          <w:marTop w:val="0"/>
          <w:marBottom w:val="0"/>
          <w:divBdr>
            <w:top w:val="none" w:sz="0" w:space="0" w:color="auto"/>
            <w:left w:val="none" w:sz="0" w:space="0" w:color="auto"/>
            <w:bottom w:val="none" w:sz="0" w:space="0" w:color="auto"/>
            <w:right w:val="none" w:sz="0" w:space="0" w:color="auto"/>
          </w:divBdr>
        </w:div>
        <w:div w:id="224993697">
          <w:marLeft w:val="640"/>
          <w:marRight w:val="0"/>
          <w:marTop w:val="0"/>
          <w:marBottom w:val="0"/>
          <w:divBdr>
            <w:top w:val="none" w:sz="0" w:space="0" w:color="auto"/>
            <w:left w:val="none" w:sz="0" w:space="0" w:color="auto"/>
            <w:bottom w:val="none" w:sz="0" w:space="0" w:color="auto"/>
            <w:right w:val="none" w:sz="0" w:space="0" w:color="auto"/>
          </w:divBdr>
        </w:div>
        <w:div w:id="182086905">
          <w:marLeft w:val="640"/>
          <w:marRight w:val="0"/>
          <w:marTop w:val="0"/>
          <w:marBottom w:val="0"/>
          <w:divBdr>
            <w:top w:val="none" w:sz="0" w:space="0" w:color="auto"/>
            <w:left w:val="none" w:sz="0" w:space="0" w:color="auto"/>
            <w:bottom w:val="none" w:sz="0" w:space="0" w:color="auto"/>
            <w:right w:val="none" w:sz="0" w:space="0" w:color="auto"/>
          </w:divBdr>
        </w:div>
        <w:div w:id="906261456">
          <w:marLeft w:val="640"/>
          <w:marRight w:val="0"/>
          <w:marTop w:val="0"/>
          <w:marBottom w:val="0"/>
          <w:divBdr>
            <w:top w:val="none" w:sz="0" w:space="0" w:color="auto"/>
            <w:left w:val="none" w:sz="0" w:space="0" w:color="auto"/>
            <w:bottom w:val="none" w:sz="0" w:space="0" w:color="auto"/>
            <w:right w:val="none" w:sz="0" w:space="0" w:color="auto"/>
          </w:divBdr>
        </w:div>
        <w:div w:id="999964714">
          <w:marLeft w:val="640"/>
          <w:marRight w:val="0"/>
          <w:marTop w:val="0"/>
          <w:marBottom w:val="0"/>
          <w:divBdr>
            <w:top w:val="none" w:sz="0" w:space="0" w:color="auto"/>
            <w:left w:val="none" w:sz="0" w:space="0" w:color="auto"/>
            <w:bottom w:val="none" w:sz="0" w:space="0" w:color="auto"/>
            <w:right w:val="none" w:sz="0" w:space="0" w:color="auto"/>
          </w:divBdr>
        </w:div>
        <w:div w:id="814419069">
          <w:marLeft w:val="640"/>
          <w:marRight w:val="0"/>
          <w:marTop w:val="0"/>
          <w:marBottom w:val="0"/>
          <w:divBdr>
            <w:top w:val="none" w:sz="0" w:space="0" w:color="auto"/>
            <w:left w:val="none" w:sz="0" w:space="0" w:color="auto"/>
            <w:bottom w:val="none" w:sz="0" w:space="0" w:color="auto"/>
            <w:right w:val="none" w:sz="0" w:space="0" w:color="auto"/>
          </w:divBdr>
        </w:div>
        <w:div w:id="1507473407">
          <w:marLeft w:val="640"/>
          <w:marRight w:val="0"/>
          <w:marTop w:val="0"/>
          <w:marBottom w:val="0"/>
          <w:divBdr>
            <w:top w:val="none" w:sz="0" w:space="0" w:color="auto"/>
            <w:left w:val="none" w:sz="0" w:space="0" w:color="auto"/>
            <w:bottom w:val="none" w:sz="0" w:space="0" w:color="auto"/>
            <w:right w:val="none" w:sz="0" w:space="0" w:color="auto"/>
          </w:divBdr>
        </w:div>
        <w:div w:id="2143962050">
          <w:marLeft w:val="640"/>
          <w:marRight w:val="0"/>
          <w:marTop w:val="0"/>
          <w:marBottom w:val="0"/>
          <w:divBdr>
            <w:top w:val="none" w:sz="0" w:space="0" w:color="auto"/>
            <w:left w:val="none" w:sz="0" w:space="0" w:color="auto"/>
            <w:bottom w:val="none" w:sz="0" w:space="0" w:color="auto"/>
            <w:right w:val="none" w:sz="0" w:space="0" w:color="auto"/>
          </w:divBdr>
        </w:div>
        <w:div w:id="690497594">
          <w:marLeft w:val="640"/>
          <w:marRight w:val="0"/>
          <w:marTop w:val="0"/>
          <w:marBottom w:val="0"/>
          <w:divBdr>
            <w:top w:val="none" w:sz="0" w:space="0" w:color="auto"/>
            <w:left w:val="none" w:sz="0" w:space="0" w:color="auto"/>
            <w:bottom w:val="none" w:sz="0" w:space="0" w:color="auto"/>
            <w:right w:val="none" w:sz="0" w:space="0" w:color="auto"/>
          </w:divBdr>
        </w:div>
        <w:div w:id="1954827591">
          <w:marLeft w:val="640"/>
          <w:marRight w:val="0"/>
          <w:marTop w:val="0"/>
          <w:marBottom w:val="0"/>
          <w:divBdr>
            <w:top w:val="none" w:sz="0" w:space="0" w:color="auto"/>
            <w:left w:val="none" w:sz="0" w:space="0" w:color="auto"/>
            <w:bottom w:val="none" w:sz="0" w:space="0" w:color="auto"/>
            <w:right w:val="none" w:sz="0" w:space="0" w:color="auto"/>
          </w:divBdr>
        </w:div>
        <w:div w:id="1188525248">
          <w:marLeft w:val="640"/>
          <w:marRight w:val="0"/>
          <w:marTop w:val="0"/>
          <w:marBottom w:val="0"/>
          <w:divBdr>
            <w:top w:val="none" w:sz="0" w:space="0" w:color="auto"/>
            <w:left w:val="none" w:sz="0" w:space="0" w:color="auto"/>
            <w:bottom w:val="none" w:sz="0" w:space="0" w:color="auto"/>
            <w:right w:val="none" w:sz="0" w:space="0" w:color="auto"/>
          </w:divBdr>
        </w:div>
        <w:div w:id="1235630156">
          <w:marLeft w:val="640"/>
          <w:marRight w:val="0"/>
          <w:marTop w:val="0"/>
          <w:marBottom w:val="0"/>
          <w:divBdr>
            <w:top w:val="none" w:sz="0" w:space="0" w:color="auto"/>
            <w:left w:val="none" w:sz="0" w:space="0" w:color="auto"/>
            <w:bottom w:val="none" w:sz="0" w:space="0" w:color="auto"/>
            <w:right w:val="none" w:sz="0" w:space="0" w:color="auto"/>
          </w:divBdr>
        </w:div>
        <w:div w:id="883254121">
          <w:marLeft w:val="640"/>
          <w:marRight w:val="0"/>
          <w:marTop w:val="0"/>
          <w:marBottom w:val="0"/>
          <w:divBdr>
            <w:top w:val="none" w:sz="0" w:space="0" w:color="auto"/>
            <w:left w:val="none" w:sz="0" w:space="0" w:color="auto"/>
            <w:bottom w:val="none" w:sz="0" w:space="0" w:color="auto"/>
            <w:right w:val="none" w:sz="0" w:space="0" w:color="auto"/>
          </w:divBdr>
        </w:div>
        <w:div w:id="1066493613">
          <w:marLeft w:val="640"/>
          <w:marRight w:val="0"/>
          <w:marTop w:val="0"/>
          <w:marBottom w:val="0"/>
          <w:divBdr>
            <w:top w:val="none" w:sz="0" w:space="0" w:color="auto"/>
            <w:left w:val="none" w:sz="0" w:space="0" w:color="auto"/>
            <w:bottom w:val="none" w:sz="0" w:space="0" w:color="auto"/>
            <w:right w:val="none" w:sz="0" w:space="0" w:color="auto"/>
          </w:divBdr>
        </w:div>
        <w:div w:id="571425421">
          <w:marLeft w:val="640"/>
          <w:marRight w:val="0"/>
          <w:marTop w:val="0"/>
          <w:marBottom w:val="0"/>
          <w:divBdr>
            <w:top w:val="none" w:sz="0" w:space="0" w:color="auto"/>
            <w:left w:val="none" w:sz="0" w:space="0" w:color="auto"/>
            <w:bottom w:val="none" w:sz="0" w:space="0" w:color="auto"/>
            <w:right w:val="none" w:sz="0" w:space="0" w:color="auto"/>
          </w:divBdr>
        </w:div>
        <w:div w:id="636226390">
          <w:marLeft w:val="640"/>
          <w:marRight w:val="0"/>
          <w:marTop w:val="0"/>
          <w:marBottom w:val="0"/>
          <w:divBdr>
            <w:top w:val="none" w:sz="0" w:space="0" w:color="auto"/>
            <w:left w:val="none" w:sz="0" w:space="0" w:color="auto"/>
            <w:bottom w:val="none" w:sz="0" w:space="0" w:color="auto"/>
            <w:right w:val="none" w:sz="0" w:space="0" w:color="auto"/>
          </w:divBdr>
        </w:div>
        <w:div w:id="132450998">
          <w:marLeft w:val="640"/>
          <w:marRight w:val="0"/>
          <w:marTop w:val="0"/>
          <w:marBottom w:val="0"/>
          <w:divBdr>
            <w:top w:val="none" w:sz="0" w:space="0" w:color="auto"/>
            <w:left w:val="none" w:sz="0" w:space="0" w:color="auto"/>
            <w:bottom w:val="none" w:sz="0" w:space="0" w:color="auto"/>
            <w:right w:val="none" w:sz="0" w:space="0" w:color="auto"/>
          </w:divBdr>
        </w:div>
        <w:div w:id="2827623">
          <w:marLeft w:val="640"/>
          <w:marRight w:val="0"/>
          <w:marTop w:val="0"/>
          <w:marBottom w:val="0"/>
          <w:divBdr>
            <w:top w:val="none" w:sz="0" w:space="0" w:color="auto"/>
            <w:left w:val="none" w:sz="0" w:space="0" w:color="auto"/>
            <w:bottom w:val="none" w:sz="0" w:space="0" w:color="auto"/>
            <w:right w:val="none" w:sz="0" w:space="0" w:color="auto"/>
          </w:divBdr>
        </w:div>
        <w:div w:id="892929924">
          <w:marLeft w:val="640"/>
          <w:marRight w:val="0"/>
          <w:marTop w:val="0"/>
          <w:marBottom w:val="0"/>
          <w:divBdr>
            <w:top w:val="none" w:sz="0" w:space="0" w:color="auto"/>
            <w:left w:val="none" w:sz="0" w:space="0" w:color="auto"/>
            <w:bottom w:val="none" w:sz="0" w:space="0" w:color="auto"/>
            <w:right w:val="none" w:sz="0" w:space="0" w:color="auto"/>
          </w:divBdr>
        </w:div>
        <w:div w:id="1660499990">
          <w:marLeft w:val="640"/>
          <w:marRight w:val="0"/>
          <w:marTop w:val="0"/>
          <w:marBottom w:val="0"/>
          <w:divBdr>
            <w:top w:val="none" w:sz="0" w:space="0" w:color="auto"/>
            <w:left w:val="none" w:sz="0" w:space="0" w:color="auto"/>
            <w:bottom w:val="none" w:sz="0" w:space="0" w:color="auto"/>
            <w:right w:val="none" w:sz="0" w:space="0" w:color="auto"/>
          </w:divBdr>
        </w:div>
        <w:div w:id="1377465795">
          <w:marLeft w:val="640"/>
          <w:marRight w:val="0"/>
          <w:marTop w:val="0"/>
          <w:marBottom w:val="0"/>
          <w:divBdr>
            <w:top w:val="none" w:sz="0" w:space="0" w:color="auto"/>
            <w:left w:val="none" w:sz="0" w:space="0" w:color="auto"/>
            <w:bottom w:val="none" w:sz="0" w:space="0" w:color="auto"/>
            <w:right w:val="none" w:sz="0" w:space="0" w:color="auto"/>
          </w:divBdr>
        </w:div>
        <w:div w:id="1984845315">
          <w:marLeft w:val="640"/>
          <w:marRight w:val="0"/>
          <w:marTop w:val="0"/>
          <w:marBottom w:val="0"/>
          <w:divBdr>
            <w:top w:val="none" w:sz="0" w:space="0" w:color="auto"/>
            <w:left w:val="none" w:sz="0" w:space="0" w:color="auto"/>
            <w:bottom w:val="none" w:sz="0" w:space="0" w:color="auto"/>
            <w:right w:val="none" w:sz="0" w:space="0" w:color="auto"/>
          </w:divBdr>
        </w:div>
        <w:div w:id="1201281370">
          <w:marLeft w:val="640"/>
          <w:marRight w:val="0"/>
          <w:marTop w:val="0"/>
          <w:marBottom w:val="0"/>
          <w:divBdr>
            <w:top w:val="none" w:sz="0" w:space="0" w:color="auto"/>
            <w:left w:val="none" w:sz="0" w:space="0" w:color="auto"/>
            <w:bottom w:val="none" w:sz="0" w:space="0" w:color="auto"/>
            <w:right w:val="none" w:sz="0" w:space="0" w:color="auto"/>
          </w:divBdr>
        </w:div>
        <w:div w:id="2043969008">
          <w:marLeft w:val="640"/>
          <w:marRight w:val="0"/>
          <w:marTop w:val="0"/>
          <w:marBottom w:val="0"/>
          <w:divBdr>
            <w:top w:val="none" w:sz="0" w:space="0" w:color="auto"/>
            <w:left w:val="none" w:sz="0" w:space="0" w:color="auto"/>
            <w:bottom w:val="none" w:sz="0" w:space="0" w:color="auto"/>
            <w:right w:val="none" w:sz="0" w:space="0" w:color="auto"/>
          </w:divBdr>
        </w:div>
        <w:div w:id="2140952225">
          <w:marLeft w:val="640"/>
          <w:marRight w:val="0"/>
          <w:marTop w:val="0"/>
          <w:marBottom w:val="0"/>
          <w:divBdr>
            <w:top w:val="none" w:sz="0" w:space="0" w:color="auto"/>
            <w:left w:val="none" w:sz="0" w:space="0" w:color="auto"/>
            <w:bottom w:val="none" w:sz="0" w:space="0" w:color="auto"/>
            <w:right w:val="none" w:sz="0" w:space="0" w:color="auto"/>
          </w:divBdr>
        </w:div>
        <w:div w:id="2039962860">
          <w:marLeft w:val="640"/>
          <w:marRight w:val="0"/>
          <w:marTop w:val="0"/>
          <w:marBottom w:val="0"/>
          <w:divBdr>
            <w:top w:val="none" w:sz="0" w:space="0" w:color="auto"/>
            <w:left w:val="none" w:sz="0" w:space="0" w:color="auto"/>
            <w:bottom w:val="none" w:sz="0" w:space="0" w:color="auto"/>
            <w:right w:val="none" w:sz="0" w:space="0" w:color="auto"/>
          </w:divBdr>
        </w:div>
        <w:div w:id="1437674444">
          <w:marLeft w:val="640"/>
          <w:marRight w:val="0"/>
          <w:marTop w:val="0"/>
          <w:marBottom w:val="0"/>
          <w:divBdr>
            <w:top w:val="none" w:sz="0" w:space="0" w:color="auto"/>
            <w:left w:val="none" w:sz="0" w:space="0" w:color="auto"/>
            <w:bottom w:val="none" w:sz="0" w:space="0" w:color="auto"/>
            <w:right w:val="none" w:sz="0" w:space="0" w:color="auto"/>
          </w:divBdr>
        </w:div>
        <w:div w:id="604073901">
          <w:marLeft w:val="640"/>
          <w:marRight w:val="0"/>
          <w:marTop w:val="0"/>
          <w:marBottom w:val="0"/>
          <w:divBdr>
            <w:top w:val="none" w:sz="0" w:space="0" w:color="auto"/>
            <w:left w:val="none" w:sz="0" w:space="0" w:color="auto"/>
            <w:bottom w:val="none" w:sz="0" w:space="0" w:color="auto"/>
            <w:right w:val="none" w:sz="0" w:space="0" w:color="auto"/>
          </w:divBdr>
        </w:div>
        <w:div w:id="1256741698">
          <w:marLeft w:val="640"/>
          <w:marRight w:val="0"/>
          <w:marTop w:val="0"/>
          <w:marBottom w:val="0"/>
          <w:divBdr>
            <w:top w:val="none" w:sz="0" w:space="0" w:color="auto"/>
            <w:left w:val="none" w:sz="0" w:space="0" w:color="auto"/>
            <w:bottom w:val="none" w:sz="0" w:space="0" w:color="auto"/>
            <w:right w:val="none" w:sz="0" w:space="0" w:color="auto"/>
          </w:divBdr>
        </w:div>
        <w:div w:id="1904412608">
          <w:marLeft w:val="640"/>
          <w:marRight w:val="0"/>
          <w:marTop w:val="0"/>
          <w:marBottom w:val="0"/>
          <w:divBdr>
            <w:top w:val="none" w:sz="0" w:space="0" w:color="auto"/>
            <w:left w:val="none" w:sz="0" w:space="0" w:color="auto"/>
            <w:bottom w:val="none" w:sz="0" w:space="0" w:color="auto"/>
            <w:right w:val="none" w:sz="0" w:space="0" w:color="auto"/>
          </w:divBdr>
        </w:div>
        <w:div w:id="851184697">
          <w:marLeft w:val="640"/>
          <w:marRight w:val="0"/>
          <w:marTop w:val="0"/>
          <w:marBottom w:val="0"/>
          <w:divBdr>
            <w:top w:val="none" w:sz="0" w:space="0" w:color="auto"/>
            <w:left w:val="none" w:sz="0" w:space="0" w:color="auto"/>
            <w:bottom w:val="none" w:sz="0" w:space="0" w:color="auto"/>
            <w:right w:val="none" w:sz="0" w:space="0" w:color="auto"/>
          </w:divBdr>
        </w:div>
        <w:div w:id="1834494128">
          <w:marLeft w:val="640"/>
          <w:marRight w:val="0"/>
          <w:marTop w:val="0"/>
          <w:marBottom w:val="0"/>
          <w:divBdr>
            <w:top w:val="none" w:sz="0" w:space="0" w:color="auto"/>
            <w:left w:val="none" w:sz="0" w:space="0" w:color="auto"/>
            <w:bottom w:val="none" w:sz="0" w:space="0" w:color="auto"/>
            <w:right w:val="none" w:sz="0" w:space="0" w:color="auto"/>
          </w:divBdr>
        </w:div>
        <w:div w:id="2083527862">
          <w:marLeft w:val="640"/>
          <w:marRight w:val="0"/>
          <w:marTop w:val="0"/>
          <w:marBottom w:val="0"/>
          <w:divBdr>
            <w:top w:val="none" w:sz="0" w:space="0" w:color="auto"/>
            <w:left w:val="none" w:sz="0" w:space="0" w:color="auto"/>
            <w:bottom w:val="none" w:sz="0" w:space="0" w:color="auto"/>
            <w:right w:val="none" w:sz="0" w:space="0" w:color="auto"/>
          </w:divBdr>
        </w:div>
        <w:div w:id="1851796393">
          <w:marLeft w:val="640"/>
          <w:marRight w:val="0"/>
          <w:marTop w:val="0"/>
          <w:marBottom w:val="0"/>
          <w:divBdr>
            <w:top w:val="none" w:sz="0" w:space="0" w:color="auto"/>
            <w:left w:val="none" w:sz="0" w:space="0" w:color="auto"/>
            <w:bottom w:val="none" w:sz="0" w:space="0" w:color="auto"/>
            <w:right w:val="none" w:sz="0" w:space="0" w:color="auto"/>
          </w:divBdr>
        </w:div>
        <w:div w:id="790561286">
          <w:marLeft w:val="640"/>
          <w:marRight w:val="0"/>
          <w:marTop w:val="0"/>
          <w:marBottom w:val="0"/>
          <w:divBdr>
            <w:top w:val="none" w:sz="0" w:space="0" w:color="auto"/>
            <w:left w:val="none" w:sz="0" w:space="0" w:color="auto"/>
            <w:bottom w:val="none" w:sz="0" w:space="0" w:color="auto"/>
            <w:right w:val="none" w:sz="0" w:space="0" w:color="auto"/>
          </w:divBdr>
        </w:div>
        <w:div w:id="1184779880">
          <w:marLeft w:val="640"/>
          <w:marRight w:val="0"/>
          <w:marTop w:val="0"/>
          <w:marBottom w:val="0"/>
          <w:divBdr>
            <w:top w:val="none" w:sz="0" w:space="0" w:color="auto"/>
            <w:left w:val="none" w:sz="0" w:space="0" w:color="auto"/>
            <w:bottom w:val="none" w:sz="0" w:space="0" w:color="auto"/>
            <w:right w:val="none" w:sz="0" w:space="0" w:color="auto"/>
          </w:divBdr>
        </w:div>
        <w:div w:id="1295989369">
          <w:marLeft w:val="640"/>
          <w:marRight w:val="0"/>
          <w:marTop w:val="0"/>
          <w:marBottom w:val="0"/>
          <w:divBdr>
            <w:top w:val="none" w:sz="0" w:space="0" w:color="auto"/>
            <w:left w:val="none" w:sz="0" w:space="0" w:color="auto"/>
            <w:bottom w:val="none" w:sz="0" w:space="0" w:color="auto"/>
            <w:right w:val="none" w:sz="0" w:space="0" w:color="auto"/>
          </w:divBdr>
        </w:div>
        <w:div w:id="772700948">
          <w:marLeft w:val="640"/>
          <w:marRight w:val="0"/>
          <w:marTop w:val="0"/>
          <w:marBottom w:val="0"/>
          <w:divBdr>
            <w:top w:val="none" w:sz="0" w:space="0" w:color="auto"/>
            <w:left w:val="none" w:sz="0" w:space="0" w:color="auto"/>
            <w:bottom w:val="none" w:sz="0" w:space="0" w:color="auto"/>
            <w:right w:val="none" w:sz="0" w:space="0" w:color="auto"/>
          </w:divBdr>
        </w:div>
        <w:div w:id="837617626">
          <w:marLeft w:val="640"/>
          <w:marRight w:val="0"/>
          <w:marTop w:val="0"/>
          <w:marBottom w:val="0"/>
          <w:divBdr>
            <w:top w:val="none" w:sz="0" w:space="0" w:color="auto"/>
            <w:left w:val="none" w:sz="0" w:space="0" w:color="auto"/>
            <w:bottom w:val="none" w:sz="0" w:space="0" w:color="auto"/>
            <w:right w:val="none" w:sz="0" w:space="0" w:color="auto"/>
          </w:divBdr>
        </w:div>
        <w:div w:id="1911187571">
          <w:marLeft w:val="640"/>
          <w:marRight w:val="0"/>
          <w:marTop w:val="0"/>
          <w:marBottom w:val="0"/>
          <w:divBdr>
            <w:top w:val="none" w:sz="0" w:space="0" w:color="auto"/>
            <w:left w:val="none" w:sz="0" w:space="0" w:color="auto"/>
            <w:bottom w:val="none" w:sz="0" w:space="0" w:color="auto"/>
            <w:right w:val="none" w:sz="0" w:space="0" w:color="auto"/>
          </w:divBdr>
        </w:div>
        <w:div w:id="885800921">
          <w:marLeft w:val="640"/>
          <w:marRight w:val="0"/>
          <w:marTop w:val="0"/>
          <w:marBottom w:val="0"/>
          <w:divBdr>
            <w:top w:val="none" w:sz="0" w:space="0" w:color="auto"/>
            <w:left w:val="none" w:sz="0" w:space="0" w:color="auto"/>
            <w:bottom w:val="none" w:sz="0" w:space="0" w:color="auto"/>
            <w:right w:val="none" w:sz="0" w:space="0" w:color="auto"/>
          </w:divBdr>
        </w:div>
        <w:div w:id="1319768384">
          <w:marLeft w:val="640"/>
          <w:marRight w:val="0"/>
          <w:marTop w:val="0"/>
          <w:marBottom w:val="0"/>
          <w:divBdr>
            <w:top w:val="none" w:sz="0" w:space="0" w:color="auto"/>
            <w:left w:val="none" w:sz="0" w:space="0" w:color="auto"/>
            <w:bottom w:val="none" w:sz="0" w:space="0" w:color="auto"/>
            <w:right w:val="none" w:sz="0" w:space="0" w:color="auto"/>
          </w:divBdr>
        </w:div>
        <w:div w:id="48962929">
          <w:marLeft w:val="640"/>
          <w:marRight w:val="0"/>
          <w:marTop w:val="0"/>
          <w:marBottom w:val="0"/>
          <w:divBdr>
            <w:top w:val="none" w:sz="0" w:space="0" w:color="auto"/>
            <w:left w:val="none" w:sz="0" w:space="0" w:color="auto"/>
            <w:bottom w:val="none" w:sz="0" w:space="0" w:color="auto"/>
            <w:right w:val="none" w:sz="0" w:space="0" w:color="auto"/>
          </w:divBdr>
        </w:div>
        <w:div w:id="134958879">
          <w:marLeft w:val="640"/>
          <w:marRight w:val="0"/>
          <w:marTop w:val="0"/>
          <w:marBottom w:val="0"/>
          <w:divBdr>
            <w:top w:val="none" w:sz="0" w:space="0" w:color="auto"/>
            <w:left w:val="none" w:sz="0" w:space="0" w:color="auto"/>
            <w:bottom w:val="none" w:sz="0" w:space="0" w:color="auto"/>
            <w:right w:val="none" w:sz="0" w:space="0" w:color="auto"/>
          </w:divBdr>
        </w:div>
        <w:div w:id="672143663">
          <w:marLeft w:val="640"/>
          <w:marRight w:val="0"/>
          <w:marTop w:val="0"/>
          <w:marBottom w:val="0"/>
          <w:divBdr>
            <w:top w:val="none" w:sz="0" w:space="0" w:color="auto"/>
            <w:left w:val="none" w:sz="0" w:space="0" w:color="auto"/>
            <w:bottom w:val="none" w:sz="0" w:space="0" w:color="auto"/>
            <w:right w:val="none" w:sz="0" w:space="0" w:color="auto"/>
          </w:divBdr>
        </w:div>
        <w:div w:id="113990692">
          <w:marLeft w:val="640"/>
          <w:marRight w:val="0"/>
          <w:marTop w:val="0"/>
          <w:marBottom w:val="0"/>
          <w:divBdr>
            <w:top w:val="none" w:sz="0" w:space="0" w:color="auto"/>
            <w:left w:val="none" w:sz="0" w:space="0" w:color="auto"/>
            <w:bottom w:val="none" w:sz="0" w:space="0" w:color="auto"/>
            <w:right w:val="none" w:sz="0" w:space="0" w:color="auto"/>
          </w:divBdr>
        </w:div>
      </w:divsChild>
    </w:div>
    <w:div w:id="1348798127">
      <w:bodyDiv w:val="1"/>
      <w:marLeft w:val="0"/>
      <w:marRight w:val="0"/>
      <w:marTop w:val="0"/>
      <w:marBottom w:val="0"/>
      <w:divBdr>
        <w:top w:val="none" w:sz="0" w:space="0" w:color="auto"/>
        <w:left w:val="none" w:sz="0" w:space="0" w:color="auto"/>
        <w:bottom w:val="none" w:sz="0" w:space="0" w:color="auto"/>
        <w:right w:val="none" w:sz="0" w:space="0" w:color="auto"/>
      </w:divBdr>
      <w:divsChild>
        <w:div w:id="12072392">
          <w:marLeft w:val="640"/>
          <w:marRight w:val="0"/>
          <w:marTop w:val="0"/>
          <w:marBottom w:val="0"/>
          <w:divBdr>
            <w:top w:val="none" w:sz="0" w:space="0" w:color="auto"/>
            <w:left w:val="none" w:sz="0" w:space="0" w:color="auto"/>
            <w:bottom w:val="none" w:sz="0" w:space="0" w:color="auto"/>
            <w:right w:val="none" w:sz="0" w:space="0" w:color="auto"/>
          </w:divBdr>
        </w:div>
        <w:div w:id="38744783">
          <w:marLeft w:val="640"/>
          <w:marRight w:val="0"/>
          <w:marTop w:val="0"/>
          <w:marBottom w:val="0"/>
          <w:divBdr>
            <w:top w:val="none" w:sz="0" w:space="0" w:color="auto"/>
            <w:left w:val="none" w:sz="0" w:space="0" w:color="auto"/>
            <w:bottom w:val="none" w:sz="0" w:space="0" w:color="auto"/>
            <w:right w:val="none" w:sz="0" w:space="0" w:color="auto"/>
          </w:divBdr>
        </w:div>
        <w:div w:id="85074038">
          <w:marLeft w:val="640"/>
          <w:marRight w:val="0"/>
          <w:marTop w:val="0"/>
          <w:marBottom w:val="0"/>
          <w:divBdr>
            <w:top w:val="none" w:sz="0" w:space="0" w:color="auto"/>
            <w:left w:val="none" w:sz="0" w:space="0" w:color="auto"/>
            <w:bottom w:val="none" w:sz="0" w:space="0" w:color="auto"/>
            <w:right w:val="none" w:sz="0" w:space="0" w:color="auto"/>
          </w:divBdr>
        </w:div>
        <w:div w:id="150684906">
          <w:marLeft w:val="640"/>
          <w:marRight w:val="0"/>
          <w:marTop w:val="0"/>
          <w:marBottom w:val="0"/>
          <w:divBdr>
            <w:top w:val="none" w:sz="0" w:space="0" w:color="auto"/>
            <w:left w:val="none" w:sz="0" w:space="0" w:color="auto"/>
            <w:bottom w:val="none" w:sz="0" w:space="0" w:color="auto"/>
            <w:right w:val="none" w:sz="0" w:space="0" w:color="auto"/>
          </w:divBdr>
        </w:div>
        <w:div w:id="161434784">
          <w:marLeft w:val="640"/>
          <w:marRight w:val="0"/>
          <w:marTop w:val="0"/>
          <w:marBottom w:val="0"/>
          <w:divBdr>
            <w:top w:val="none" w:sz="0" w:space="0" w:color="auto"/>
            <w:left w:val="none" w:sz="0" w:space="0" w:color="auto"/>
            <w:bottom w:val="none" w:sz="0" w:space="0" w:color="auto"/>
            <w:right w:val="none" w:sz="0" w:space="0" w:color="auto"/>
          </w:divBdr>
        </w:div>
        <w:div w:id="174348722">
          <w:marLeft w:val="640"/>
          <w:marRight w:val="0"/>
          <w:marTop w:val="0"/>
          <w:marBottom w:val="0"/>
          <w:divBdr>
            <w:top w:val="none" w:sz="0" w:space="0" w:color="auto"/>
            <w:left w:val="none" w:sz="0" w:space="0" w:color="auto"/>
            <w:bottom w:val="none" w:sz="0" w:space="0" w:color="auto"/>
            <w:right w:val="none" w:sz="0" w:space="0" w:color="auto"/>
          </w:divBdr>
        </w:div>
        <w:div w:id="199514727">
          <w:marLeft w:val="640"/>
          <w:marRight w:val="0"/>
          <w:marTop w:val="0"/>
          <w:marBottom w:val="0"/>
          <w:divBdr>
            <w:top w:val="none" w:sz="0" w:space="0" w:color="auto"/>
            <w:left w:val="none" w:sz="0" w:space="0" w:color="auto"/>
            <w:bottom w:val="none" w:sz="0" w:space="0" w:color="auto"/>
            <w:right w:val="none" w:sz="0" w:space="0" w:color="auto"/>
          </w:divBdr>
        </w:div>
        <w:div w:id="234896379">
          <w:marLeft w:val="640"/>
          <w:marRight w:val="0"/>
          <w:marTop w:val="0"/>
          <w:marBottom w:val="0"/>
          <w:divBdr>
            <w:top w:val="none" w:sz="0" w:space="0" w:color="auto"/>
            <w:left w:val="none" w:sz="0" w:space="0" w:color="auto"/>
            <w:bottom w:val="none" w:sz="0" w:space="0" w:color="auto"/>
            <w:right w:val="none" w:sz="0" w:space="0" w:color="auto"/>
          </w:divBdr>
        </w:div>
        <w:div w:id="270553015">
          <w:marLeft w:val="640"/>
          <w:marRight w:val="0"/>
          <w:marTop w:val="0"/>
          <w:marBottom w:val="0"/>
          <w:divBdr>
            <w:top w:val="none" w:sz="0" w:space="0" w:color="auto"/>
            <w:left w:val="none" w:sz="0" w:space="0" w:color="auto"/>
            <w:bottom w:val="none" w:sz="0" w:space="0" w:color="auto"/>
            <w:right w:val="none" w:sz="0" w:space="0" w:color="auto"/>
          </w:divBdr>
        </w:div>
        <w:div w:id="273638086">
          <w:marLeft w:val="640"/>
          <w:marRight w:val="0"/>
          <w:marTop w:val="0"/>
          <w:marBottom w:val="0"/>
          <w:divBdr>
            <w:top w:val="none" w:sz="0" w:space="0" w:color="auto"/>
            <w:left w:val="none" w:sz="0" w:space="0" w:color="auto"/>
            <w:bottom w:val="none" w:sz="0" w:space="0" w:color="auto"/>
            <w:right w:val="none" w:sz="0" w:space="0" w:color="auto"/>
          </w:divBdr>
        </w:div>
        <w:div w:id="297881673">
          <w:marLeft w:val="640"/>
          <w:marRight w:val="0"/>
          <w:marTop w:val="0"/>
          <w:marBottom w:val="0"/>
          <w:divBdr>
            <w:top w:val="none" w:sz="0" w:space="0" w:color="auto"/>
            <w:left w:val="none" w:sz="0" w:space="0" w:color="auto"/>
            <w:bottom w:val="none" w:sz="0" w:space="0" w:color="auto"/>
            <w:right w:val="none" w:sz="0" w:space="0" w:color="auto"/>
          </w:divBdr>
        </w:div>
        <w:div w:id="349643862">
          <w:marLeft w:val="640"/>
          <w:marRight w:val="0"/>
          <w:marTop w:val="0"/>
          <w:marBottom w:val="0"/>
          <w:divBdr>
            <w:top w:val="none" w:sz="0" w:space="0" w:color="auto"/>
            <w:left w:val="none" w:sz="0" w:space="0" w:color="auto"/>
            <w:bottom w:val="none" w:sz="0" w:space="0" w:color="auto"/>
            <w:right w:val="none" w:sz="0" w:space="0" w:color="auto"/>
          </w:divBdr>
        </w:div>
        <w:div w:id="367993963">
          <w:marLeft w:val="640"/>
          <w:marRight w:val="0"/>
          <w:marTop w:val="0"/>
          <w:marBottom w:val="0"/>
          <w:divBdr>
            <w:top w:val="none" w:sz="0" w:space="0" w:color="auto"/>
            <w:left w:val="none" w:sz="0" w:space="0" w:color="auto"/>
            <w:bottom w:val="none" w:sz="0" w:space="0" w:color="auto"/>
            <w:right w:val="none" w:sz="0" w:space="0" w:color="auto"/>
          </w:divBdr>
        </w:div>
        <w:div w:id="376593161">
          <w:marLeft w:val="640"/>
          <w:marRight w:val="0"/>
          <w:marTop w:val="0"/>
          <w:marBottom w:val="0"/>
          <w:divBdr>
            <w:top w:val="none" w:sz="0" w:space="0" w:color="auto"/>
            <w:left w:val="none" w:sz="0" w:space="0" w:color="auto"/>
            <w:bottom w:val="none" w:sz="0" w:space="0" w:color="auto"/>
            <w:right w:val="none" w:sz="0" w:space="0" w:color="auto"/>
          </w:divBdr>
        </w:div>
        <w:div w:id="602033434">
          <w:marLeft w:val="640"/>
          <w:marRight w:val="0"/>
          <w:marTop w:val="0"/>
          <w:marBottom w:val="0"/>
          <w:divBdr>
            <w:top w:val="none" w:sz="0" w:space="0" w:color="auto"/>
            <w:left w:val="none" w:sz="0" w:space="0" w:color="auto"/>
            <w:bottom w:val="none" w:sz="0" w:space="0" w:color="auto"/>
            <w:right w:val="none" w:sz="0" w:space="0" w:color="auto"/>
          </w:divBdr>
        </w:div>
        <w:div w:id="604389507">
          <w:marLeft w:val="640"/>
          <w:marRight w:val="0"/>
          <w:marTop w:val="0"/>
          <w:marBottom w:val="0"/>
          <w:divBdr>
            <w:top w:val="none" w:sz="0" w:space="0" w:color="auto"/>
            <w:left w:val="none" w:sz="0" w:space="0" w:color="auto"/>
            <w:bottom w:val="none" w:sz="0" w:space="0" w:color="auto"/>
            <w:right w:val="none" w:sz="0" w:space="0" w:color="auto"/>
          </w:divBdr>
        </w:div>
        <w:div w:id="650670051">
          <w:marLeft w:val="640"/>
          <w:marRight w:val="0"/>
          <w:marTop w:val="0"/>
          <w:marBottom w:val="0"/>
          <w:divBdr>
            <w:top w:val="none" w:sz="0" w:space="0" w:color="auto"/>
            <w:left w:val="none" w:sz="0" w:space="0" w:color="auto"/>
            <w:bottom w:val="none" w:sz="0" w:space="0" w:color="auto"/>
            <w:right w:val="none" w:sz="0" w:space="0" w:color="auto"/>
          </w:divBdr>
        </w:div>
        <w:div w:id="672611270">
          <w:marLeft w:val="640"/>
          <w:marRight w:val="0"/>
          <w:marTop w:val="0"/>
          <w:marBottom w:val="0"/>
          <w:divBdr>
            <w:top w:val="none" w:sz="0" w:space="0" w:color="auto"/>
            <w:left w:val="none" w:sz="0" w:space="0" w:color="auto"/>
            <w:bottom w:val="none" w:sz="0" w:space="0" w:color="auto"/>
            <w:right w:val="none" w:sz="0" w:space="0" w:color="auto"/>
          </w:divBdr>
        </w:div>
        <w:div w:id="677539837">
          <w:marLeft w:val="640"/>
          <w:marRight w:val="0"/>
          <w:marTop w:val="0"/>
          <w:marBottom w:val="0"/>
          <w:divBdr>
            <w:top w:val="none" w:sz="0" w:space="0" w:color="auto"/>
            <w:left w:val="none" w:sz="0" w:space="0" w:color="auto"/>
            <w:bottom w:val="none" w:sz="0" w:space="0" w:color="auto"/>
            <w:right w:val="none" w:sz="0" w:space="0" w:color="auto"/>
          </w:divBdr>
        </w:div>
        <w:div w:id="695229165">
          <w:marLeft w:val="640"/>
          <w:marRight w:val="0"/>
          <w:marTop w:val="0"/>
          <w:marBottom w:val="0"/>
          <w:divBdr>
            <w:top w:val="none" w:sz="0" w:space="0" w:color="auto"/>
            <w:left w:val="none" w:sz="0" w:space="0" w:color="auto"/>
            <w:bottom w:val="none" w:sz="0" w:space="0" w:color="auto"/>
            <w:right w:val="none" w:sz="0" w:space="0" w:color="auto"/>
          </w:divBdr>
        </w:div>
        <w:div w:id="739399839">
          <w:marLeft w:val="640"/>
          <w:marRight w:val="0"/>
          <w:marTop w:val="0"/>
          <w:marBottom w:val="0"/>
          <w:divBdr>
            <w:top w:val="none" w:sz="0" w:space="0" w:color="auto"/>
            <w:left w:val="none" w:sz="0" w:space="0" w:color="auto"/>
            <w:bottom w:val="none" w:sz="0" w:space="0" w:color="auto"/>
            <w:right w:val="none" w:sz="0" w:space="0" w:color="auto"/>
          </w:divBdr>
        </w:div>
        <w:div w:id="800339846">
          <w:marLeft w:val="640"/>
          <w:marRight w:val="0"/>
          <w:marTop w:val="0"/>
          <w:marBottom w:val="0"/>
          <w:divBdr>
            <w:top w:val="none" w:sz="0" w:space="0" w:color="auto"/>
            <w:left w:val="none" w:sz="0" w:space="0" w:color="auto"/>
            <w:bottom w:val="none" w:sz="0" w:space="0" w:color="auto"/>
            <w:right w:val="none" w:sz="0" w:space="0" w:color="auto"/>
          </w:divBdr>
        </w:div>
        <w:div w:id="828519092">
          <w:marLeft w:val="640"/>
          <w:marRight w:val="0"/>
          <w:marTop w:val="0"/>
          <w:marBottom w:val="0"/>
          <w:divBdr>
            <w:top w:val="none" w:sz="0" w:space="0" w:color="auto"/>
            <w:left w:val="none" w:sz="0" w:space="0" w:color="auto"/>
            <w:bottom w:val="none" w:sz="0" w:space="0" w:color="auto"/>
            <w:right w:val="none" w:sz="0" w:space="0" w:color="auto"/>
          </w:divBdr>
        </w:div>
        <w:div w:id="890387106">
          <w:marLeft w:val="640"/>
          <w:marRight w:val="0"/>
          <w:marTop w:val="0"/>
          <w:marBottom w:val="0"/>
          <w:divBdr>
            <w:top w:val="none" w:sz="0" w:space="0" w:color="auto"/>
            <w:left w:val="none" w:sz="0" w:space="0" w:color="auto"/>
            <w:bottom w:val="none" w:sz="0" w:space="0" w:color="auto"/>
            <w:right w:val="none" w:sz="0" w:space="0" w:color="auto"/>
          </w:divBdr>
        </w:div>
        <w:div w:id="931469437">
          <w:marLeft w:val="640"/>
          <w:marRight w:val="0"/>
          <w:marTop w:val="0"/>
          <w:marBottom w:val="0"/>
          <w:divBdr>
            <w:top w:val="none" w:sz="0" w:space="0" w:color="auto"/>
            <w:left w:val="none" w:sz="0" w:space="0" w:color="auto"/>
            <w:bottom w:val="none" w:sz="0" w:space="0" w:color="auto"/>
            <w:right w:val="none" w:sz="0" w:space="0" w:color="auto"/>
          </w:divBdr>
        </w:div>
        <w:div w:id="966618591">
          <w:marLeft w:val="640"/>
          <w:marRight w:val="0"/>
          <w:marTop w:val="0"/>
          <w:marBottom w:val="0"/>
          <w:divBdr>
            <w:top w:val="none" w:sz="0" w:space="0" w:color="auto"/>
            <w:left w:val="none" w:sz="0" w:space="0" w:color="auto"/>
            <w:bottom w:val="none" w:sz="0" w:space="0" w:color="auto"/>
            <w:right w:val="none" w:sz="0" w:space="0" w:color="auto"/>
          </w:divBdr>
        </w:div>
        <w:div w:id="1022782170">
          <w:marLeft w:val="640"/>
          <w:marRight w:val="0"/>
          <w:marTop w:val="0"/>
          <w:marBottom w:val="0"/>
          <w:divBdr>
            <w:top w:val="none" w:sz="0" w:space="0" w:color="auto"/>
            <w:left w:val="none" w:sz="0" w:space="0" w:color="auto"/>
            <w:bottom w:val="none" w:sz="0" w:space="0" w:color="auto"/>
            <w:right w:val="none" w:sz="0" w:space="0" w:color="auto"/>
          </w:divBdr>
        </w:div>
        <w:div w:id="1096294539">
          <w:marLeft w:val="640"/>
          <w:marRight w:val="0"/>
          <w:marTop w:val="0"/>
          <w:marBottom w:val="0"/>
          <w:divBdr>
            <w:top w:val="none" w:sz="0" w:space="0" w:color="auto"/>
            <w:left w:val="none" w:sz="0" w:space="0" w:color="auto"/>
            <w:bottom w:val="none" w:sz="0" w:space="0" w:color="auto"/>
            <w:right w:val="none" w:sz="0" w:space="0" w:color="auto"/>
          </w:divBdr>
        </w:div>
        <w:div w:id="1097213129">
          <w:marLeft w:val="640"/>
          <w:marRight w:val="0"/>
          <w:marTop w:val="0"/>
          <w:marBottom w:val="0"/>
          <w:divBdr>
            <w:top w:val="none" w:sz="0" w:space="0" w:color="auto"/>
            <w:left w:val="none" w:sz="0" w:space="0" w:color="auto"/>
            <w:bottom w:val="none" w:sz="0" w:space="0" w:color="auto"/>
            <w:right w:val="none" w:sz="0" w:space="0" w:color="auto"/>
          </w:divBdr>
        </w:div>
        <w:div w:id="1113288808">
          <w:marLeft w:val="640"/>
          <w:marRight w:val="0"/>
          <w:marTop w:val="0"/>
          <w:marBottom w:val="0"/>
          <w:divBdr>
            <w:top w:val="none" w:sz="0" w:space="0" w:color="auto"/>
            <w:left w:val="none" w:sz="0" w:space="0" w:color="auto"/>
            <w:bottom w:val="none" w:sz="0" w:space="0" w:color="auto"/>
            <w:right w:val="none" w:sz="0" w:space="0" w:color="auto"/>
          </w:divBdr>
        </w:div>
        <w:div w:id="1162233452">
          <w:marLeft w:val="640"/>
          <w:marRight w:val="0"/>
          <w:marTop w:val="0"/>
          <w:marBottom w:val="0"/>
          <w:divBdr>
            <w:top w:val="none" w:sz="0" w:space="0" w:color="auto"/>
            <w:left w:val="none" w:sz="0" w:space="0" w:color="auto"/>
            <w:bottom w:val="none" w:sz="0" w:space="0" w:color="auto"/>
            <w:right w:val="none" w:sz="0" w:space="0" w:color="auto"/>
          </w:divBdr>
        </w:div>
        <w:div w:id="1387411923">
          <w:marLeft w:val="640"/>
          <w:marRight w:val="0"/>
          <w:marTop w:val="0"/>
          <w:marBottom w:val="0"/>
          <w:divBdr>
            <w:top w:val="none" w:sz="0" w:space="0" w:color="auto"/>
            <w:left w:val="none" w:sz="0" w:space="0" w:color="auto"/>
            <w:bottom w:val="none" w:sz="0" w:space="0" w:color="auto"/>
            <w:right w:val="none" w:sz="0" w:space="0" w:color="auto"/>
          </w:divBdr>
        </w:div>
        <w:div w:id="1398626612">
          <w:marLeft w:val="640"/>
          <w:marRight w:val="0"/>
          <w:marTop w:val="0"/>
          <w:marBottom w:val="0"/>
          <w:divBdr>
            <w:top w:val="none" w:sz="0" w:space="0" w:color="auto"/>
            <w:left w:val="none" w:sz="0" w:space="0" w:color="auto"/>
            <w:bottom w:val="none" w:sz="0" w:space="0" w:color="auto"/>
            <w:right w:val="none" w:sz="0" w:space="0" w:color="auto"/>
          </w:divBdr>
        </w:div>
        <w:div w:id="1411073614">
          <w:marLeft w:val="640"/>
          <w:marRight w:val="0"/>
          <w:marTop w:val="0"/>
          <w:marBottom w:val="0"/>
          <w:divBdr>
            <w:top w:val="none" w:sz="0" w:space="0" w:color="auto"/>
            <w:left w:val="none" w:sz="0" w:space="0" w:color="auto"/>
            <w:bottom w:val="none" w:sz="0" w:space="0" w:color="auto"/>
            <w:right w:val="none" w:sz="0" w:space="0" w:color="auto"/>
          </w:divBdr>
        </w:div>
        <w:div w:id="1423650191">
          <w:marLeft w:val="640"/>
          <w:marRight w:val="0"/>
          <w:marTop w:val="0"/>
          <w:marBottom w:val="0"/>
          <w:divBdr>
            <w:top w:val="none" w:sz="0" w:space="0" w:color="auto"/>
            <w:left w:val="none" w:sz="0" w:space="0" w:color="auto"/>
            <w:bottom w:val="none" w:sz="0" w:space="0" w:color="auto"/>
            <w:right w:val="none" w:sz="0" w:space="0" w:color="auto"/>
          </w:divBdr>
        </w:div>
        <w:div w:id="1453598233">
          <w:marLeft w:val="640"/>
          <w:marRight w:val="0"/>
          <w:marTop w:val="0"/>
          <w:marBottom w:val="0"/>
          <w:divBdr>
            <w:top w:val="none" w:sz="0" w:space="0" w:color="auto"/>
            <w:left w:val="none" w:sz="0" w:space="0" w:color="auto"/>
            <w:bottom w:val="none" w:sz="0" w:space="0" w:color="auto"/>
            <w:right w:val="none" w:sz="0" w:space="0" w:color="auto"/>
          </w:divBdr>
        </w:div>
        <w:div w:id="1470900684">
          <w:marLeft w:val="640"/>
          <w:marRight w:val="0"/>
          <w:marTop w:val="0"/>
          <w:marBottom w:val="0"/>
          <w:divBdr>
            <w:top w:val="none" w:sz="0" w:space="0" w:color="auto"/>
            <w:left w:val="none" w:sz="0" w:space="0" w:color="auto"/>
            <w:bottom w:val="none" w:sz="0" w:space="0" w:color="auto"/>
            <w:right w:val="none" w:sz="0" w:space="0" w:color="auto"/>
          </w:divBdr>
        </w:div>
        <w:div w:id="1518230509">
          <w:marLeft w:val="640"/>
          <w:marRight w:val="0"/>
          <w:marTop w:val="0"/>
          <w:marBottom w:val="0"/>
          <w:divBdr>
            <w:top w:val="none" w:sz="0" w:space="0" w:color="auto"/>
            <w:left w:val="none" w:sz="0" w:space="0" w:color="auto"/>
            <w:bottom w:val="none" w:sz="0" w:space="0" w:color="auto"/>
            <w:right w:val="none" w:sz="0" w:space="0" w:color="auto"/>
          </w:divBdr>
        </w:div>
        <w:div w:id="1520042499">
          <w:marLeft w:val="640"/>
          <w:marRight w:val="0"/>
          <w:marTop w:val="0"/>
          <w:marBottom w:val="0"/>
          <w:divBdr>
            <w:top w:val="none" w:sz="0" w:space="0" w:color="auto"/>
            <w:left w:val="none" w:sz="0" w:space="0" w:color="auto"/>
            <w:bottom w:val="none" w:sz="0" w:space="0" w:color="auto"/>
            <w:right w:val="none" w:sz="0" w:space="0" w:color="auto"/>
          </w:divBdr>
        </w:div>
        <w:div w:id="1533150706">
          <w:marLeft w:val="640"/>
          <w:marRight w:val="0"/>
          <w:marTop w:val="0"/>
          <w:marBottom w:val="0"/>
          <w:divBdr>
            <w:top w:val="none" w:sz="0" w:space="0" w:color="auto"/>
            <w:left w:val="none" w:sz="0" w:space="0" w:color="auto"/>
            <w:bottom w:val="none" w:sz="0" w:space="0" w:color="auto"/>
            <w:right w:val="none" w:sz="0" w:space="0" w:color="auto"/>
          </w:divBdr>
        </w:div>
        <w:div w:id="1535847695">
          <w:marLeft w:val="640"/>
          <w:marRight w:val="0"/>
          <w:marTop w:val="0"/>
          <w:marBottom w:val="0"/>
          <w:divBdr>
            <w:top w:val="none" w:sz="0" w:space="0" w:color="auto"/>
            <w:left w:val="none" w:sz="0" w:space="0" w:color="auto"/>
            <w:bottom w:val="none" w:sz="0" w:space="0" w:color="auto"/>
            <w:right w:val="none" w:sz="0" w:space="0" w:color="auto"/>
          </w:divBdr>
        </w:div>
        <w:div w:id="1612586392">
          <w:marLeft w:val="640"/>
          <w:marRight w:val="0"/>
          <w:marTop w:val="0"/>
          <w:marBottom w:val="0"/>
          <w:divBdr>
            <w:top w:val="none" w:sz="0" w:space="0" w:color="auto"/>
            <w:left w:val="none" w:sz="0" w:space="0" w:color="auto"/>
            <w:bottom w:val="none" w:sz="0" w:space="0" w:color="auto"/>
            <w:right w:val="none" w:sz="0" w:space="0" w:color="auto"/>
          </w:divBdr>
        </w:div>
        <w:div w:id="1725714860">
          <w:marLeft w:val="640"/>
          <w:marRight w:val="0"/>
          <w:marTop w:val="0"/>
          <w:marBottom w:val="0"/>
          <w:divBdr>
            <w:top w:val="none" w:sz="0" w:space="0" w:color="auto"/>
            <w:left w:val="none" w:sz="0" w:space="0" w:color="auto"/>
            <w:bottom w:val="none" w:sz="0" w:space="0" w:color="auto"/>
            <w:right w:val="none" w:sz="0" w:space="0" w:color="auto"/>
          </w:divBdr>
        </w:div>
        <w:div w:id="1740397196">
          <w:marLeft w:val="640"/>
          <w:marRight w:val="0"/>
          <w:marTop w:val="0"/>
          <w:marBottom w:val="0"/>
          <w:divBdr>
            <w:top w:val="none" w:sz="0" w:space="0" w:color="auto"/>
            <w:left w:val="none" w:sz="0" w:space="0" w:color="auto"/>
            <w:bottom w:val="none" w:sz="0" w:space="0" w:color="auto"/>
            <w:right w:val="none" w:sz="0" w:space="0" w:color="auto"/>
          </w:divBdr>
        </w:div>
        <w:div w:id="1775632761">
          <w:marLeft w:val="640"/>
          <w:marRight w:val="0"/>
          <w:marTop w:val="0"/>
          <w:marBottom w:val="0"/>
          <w:divBdr>
            <w:top w:val="none" w:sz="0" w:space="0" w:color="auto"/>
            <w:left w:val="none" w:sz="0" w:space="0" w:color="auto"/>
            <w:bottom w:val="none" w:sz="0" w:space="0" w:color="auto"/>
            <w:right w:val="none" w:sz="0" w:space="0" w:color="auto"/>
          </w:divBdr>
        </w:div>
        <w:div w:id="1792437657">
          <w:marLeft w:val="640"/>
          <w:marRight w:val="0"/>
          <w:marTop w:val="0"/>
          <w:marBottom w:val="0"/>
          <w:divBdr>
            <w:top w:val="none" w:sz="0" w:space="0" w:color="auto"/>
            <w:left w:val="none" w:sz="0" w:space="0" w:color="auto"/>
            <w:bottom w:val="none" w:sz="0" w:space="0" w:color="auto"/>
            <w:right w:val="none" w:sz="0" w:space="0" w:color="auto"/>
          </w:divBdr>
        </w:div>
        <w:div w:id="1953705672">
          <w:marLeft w:val="640"/>
          <w:marRight w:val="0"/>
          <w:marTop w:val="0"/>
          <w:marBottom w:val="0"/>
          <w:divBdr>
            <w:top w:val="none" w:sz="0" w:space="0" w:color="auto"/>
            <w:left w:val="none" w:sz="0" w:space="0" w:color="auto"/>
            <w:bottom w:val="none" w:sz="0" w:space="0" w:color="auto"/>
            <w:right w:val="none" w:sz="0" w:space="0" w:color="auto"/>
          </w:divBdr>
        </w:div>
        <w:div w:id="1957636245">
          <w:marLeft w:val="640"/>
          <w:marRight w:val="0"/>
          <w:marTop w:val="0"/>
          <w:marBottom w:val="0"/>
          <w:divBdr>
            <w:top w:val="none" w:sz="0" w:space="0" w:color="auto"/>
            <w:left w:val="none" w:sz="0" w:space="0" w:color="auto"/>
            <w:bottom w:val="none" w:sz="0" w:space="0" w:color="auto"/>
            <w:right w:val="none" w:sz="0" w:space="0" w:color="auto"/>
          </w:divBdr>
        </w:div>
        <w:div w:id="2013291189">
          <w:marLeft w:val="640"/>
          <w:marRight w:val="0"/>
          <w:marTop w:val="0"/>
          <w:marBottom w:val="0"/>
          <w:divBdr>
            <w:top w:val="none" w:sz="0" w:space="0" w:color="auto"/>
            <w:left w:val="none" w:sz="0" w:space="0" w:color="auto"/>
            <w:bottom w:val="none" w:sz="0" w:space="0" w:color="auto"/>
            <w:right w:val="none" w:sz="0" w:space="0" w:color="auto"/>
          </w:divBdr>
        </w:div>
        <w:div w:id="2047102525">
          <w:marLeft w:val="640"/>
          <w:marRight w:val="0"/>
          <w:marTop w:val="0"/>
          <w:marBottom w:val="0"/>
          <w:divBdr>
            <w:top w:val="none" w:sz="0" w:space="0" w:color="auto"/>
            <w:left w:val="none" w:sz="0" w:space="0" w:color="auto"/>
            <w:bottom w:val="none" w:sz="0" w:space="0" w:color="auto"/>
            <w:right w:val="none" w:sz="0" w:space="0" w:color="auto"/>
          </w:divBdr>
        </w:div>
        <w:div w:id="2068257455">
          <w:marLeft w:val="640"/>
          <w:marRight w:val="0"/>
          <w:marTop w:val="0"/>
          <w:marBottom w:val="0"/>
          <w:divBdr>
            <w:top w:val="none" w:sz="0" w:space="0" w:color="auto"/>
            <w:left w:val="none" w:sz="0" w:space="0" w:color="auto"/>
            <w:bottom w:val="none" w:sz="0" w:space="0" w:color="auto"/>
            <w:right w:val="none" w:sz="0" w:space="0" w:color="auto"/>
          </w:divBdr>
        </w:div>
      </w:divsChild>
    </w:div>
    <w:div w:id="1350716685">
      <w:bodyDiv w:val="1"/>
      <w:marLeft w:val="0"/>
      <w:marRight w:val="0"/>
      <w:marTop w:val="0"/>
      <w:marBottom w:val="0"/>
      <w:divBdr>
        <w:top w:val="none" w:sz="0" w:space="0" w:color="auto"/>
        <w:left w:val="none" w:sz="0" w:space="0" w:color="auto"/>
        <w:bottom w:val="none" w:sz="0" w:space="0" w:color="auto"/>
        <w:right w:val="none" w:sz="0" w:space="0" w:color="auto"/>
      </w:divBdr>
      <w:divsChild>
        <w:div w:id="32004844">
          <w:marLeft w:val="640"/>
          <w:marRight w:val="0"/>
          <w:marTop w:val="0"/>
          <w:marBottom w:val="0"/>
          <w:divBdr>
            <w:top w:val="none" w:sz="0" w:space="0" w:color="auto"/>
            <w:left w:val="none" w:sz="0" w:space="0" w:color="auto"/>
            <w:bottom w:val="none" w:sz="0" w:space="0" w:color="auto"/>
            <w:right w:val="none" w:sz="0" w:space="0" w:color="auto"/>
          </w:divBdr>
        </w:div>
        <w:div w:id="46615380">
          <w:marLeft w:val="640"/>
          <w:marRight w:val="0"/>
          <w:marTop w:val="0"/>
          <w:marBottom w:val="0"/>
          <w:divBdr>
            <w:top w:val="none" w:sz="0" w:space="0" w:color="auto"/>
            <w:left w:val="none" w:sz="0" w:space="0" w:color="auto"/>
            <w:bottom w:val="none" w:sz="0" w:space="0" w:color="auto"/>
            <w:right w:val="none" w:sz="0" w:space="0" w:color="auto"/>
          </w:divBdr>
        </w:div>
        <w:div w:id="100876262">
          <w:marLeft w:val="640"/>
          <w:marRight w:val="0"/>
          <w:marTop w:val="0"/>
          <w:marBottom w:val="0"/>
          <w:divBdr>
            <w:top w:val="none" w:sz="0" w:space="0" w:color="auto"/>
            <w:left w:val="none" w:sz="0" w:space="0" w:color="auto"/>
            <w:bottom w:val="none" w:sz="0" w:space="0" w:color="auto"/>
            <w:right w:val="none" w:sz="0" w:space="0" w:color="auto"/>
          </w:divBdr>
        </w:div>
        <w:div w:id="120419619">
          <w:marLeft w:val="640"/>
          <w:marRight w:val="0"/>
          <w:marTop w:val="0"/>
          <w:marBottom w:val="0"/>
          <w:divBdr>
            <w:top w:val="none" w:sz="0" w:space="0" w:color="auto"/>
            <w:left w:val="none" w:sz="0" w:space="0" w:color="auto"/>
            <w:bottom w:val="none" w:sz="0" w:space="0" w:color="auto"/>
            <w:right w:val="none" w:sz="0" w:space="0" w:color="auto"/>
          </w:divBdr>
        </w:div>
        <w:div w:id="140466571">
          <w:marLeft w:val="640"/>
          <w:marRight w:val="0"/>
          <w:marTop w:val="0"/>
          <w:marBottom w:val="0"/>
          <w:divBdr>
            <w:top w:val="none" w:sz="0" w:space="0" w:color="auto"/>
            <w:left w:val="none" w:sz="0" w:space="0" w:color="auto"/>
            <w:bottom w:val="none" w:sz="0" w:space="0" w:color="auto"/>
            <w:right w:val="none" w:sz="0" w:space="0" w:color="auto"/>
          </w:divBdr>
        </w:div>
        <w:div w:id="194197052">
          <w:marLeft w:val="640"/>
          <w:marRight w:val="0"/>
          <w:marTop w:val="0"/>
          <w:marBottom w:val="0"/>
          <w:divBdr>
            <w:top w:val="none" w:sz="0" w:space="0" w:color="auto"/>
            <w:left w:val="none" w:sz="0" w:space="0" w:color="auto"/>
            <w:bottom w:val="none" w:sz="0" w:space="0" w:color="auto"/>
            <w:right w:val="none" w:sz="0" w:space="0" w:color="auto"/>
          </w:divBdr>
        </w:div>
        <w:div w:id="226385676">
          <w:marLeft w:val="640"/>
          <w:marRight w:val="0"/>
          <w:marTop w:val="0"/>
          <w:marBottom w:val="0"/>
          <w:divBdr>
            <w:top w:val="none" w:sz="0" w:space="0" w:color="auto"/>
            <w:left w:val="none" w:sz="0" w:space="0" w:color="auto"/>
            <w:bottom w:val="none" w:sz="0" w:space="0" w:color="auto"/>
            <w:right w:val="none" w:sz="0" w:space="0" w:color="auto"/>
          </w:divBdr>
        </w:div>
        <w:div w:id="273557855">
          <w:marLeft w:val="640"/>
          <w:marRight w:val="0"/>
          <w:marTop w:val="0"/>
          <w:marBottom w:val="0"/>
          <w:divBdr>
            <w:top w:val="none" w:sz="0" w:space="0" w:color="auto"/>
            <w:left w:val="none" w:sz="0" w:space="0" w:color="auto"/>
            <w:bottom w:val="none" w:sz="0" w:space="0" w:color="auto"/>
            <w:right w:val="none" w:sz="0" w:space="0" w:color="auto"/>
          </w:divBdr>
        </w:div>
        <w:div w:id="395512051">
          <w:marLeft w:val="640"/>
          <w:marRight w:val="0"/>
          <w:marTop w:val="0"/>
          <w:marBottom w:val="0"/>
          <w:divBdr>
            <w:top w:val="none" w:sz="0" w:space="0" w:color="auto"/>
            <w:left w:val="none" w:sz="0" w:space="0" w:color="auto"/>
            <w:bottom w:val="none" w:sz="0" w:space="0" w:color="auto"/>
            <w:right w:val="none" w:sz="0" w:space="0" w:color="auto"/>
          </w:divBdr>
        </w:div>
        <w:div w:id="468130599">
          <w:marLeft w:val="640"/>
          <w:marRight w:val="0"/>
          <w:marTop w:val="0"/>
          <w:marBottom w:val="0"/>
          <w:divBdr>
            <w:top w:val="none" w:sz="0" w:space="0" w:color="auto"/>
            <w:left w:val="none" w:sz="0" w:space="0" w:color="auto"/>
            <w:bottom w:val="none" w:sz="0" w:space="0" w:color="auto"/>
            <w:right w:val="none" w:sz="0" w:space="0" w:color="auto"/>
          </w:divBdr>
        </w:div>
        <w:div w:id="490560112">
          <w:marLeft w:val="640"/>
          <w:marRight w:val="0"/>
          <w:marTop w:val="0"/>
          <w:marBottom w:val="0"/>
          <w:divBdr>
            <w:top w:val="none" w:sz="0" w:space="0" w:color="auto"/>
            <w:left w:val="none" w:sz="0" w:space="0" w:color="auto"/>
            <w:bottom w:val="none" w:sz="0" w:space="0" w:color="auto"/>
            <w:right w:val="none" w:sz="0" w:space="0" w:color="auto"/>
          </w:divBdr>
        </w:div>
        <w:div w:id="501089278">
          <w:marLeft w:val="640"/>
          <w:marRight w:val="0"/>
          <w:marTop w:val="0"/>
          <w:marBottom w:val="0"/>
          <w:divBdr>
            <w:top w:val="none" w:sz="0" w:space="0" w:color="auto"/>
            <w:left w:val="none" w:sz="0" w:space="0" w:color="auto"/>
            <w:bottom w:val="none" w:sz="0" w:space="0" w:color="auto"/>
            <w:right w:val="none" w:sz="0" w:space="0" w:color="auto"/>
          </w:divBdr>
        </w:div>
        <w:div w:id="610743084">
          <w:marLeft w:val="640"/>
          <w:marRight w:val="0"/>
          <w:marTop w:val="0"/>
          <w:marBottom w:val="0"/>
          <w:divBdr>
            <w:top w:val="none" w:sz="0" w:space="0" w:color="auto"/>
            <w:left w:val="none" w:sz="0" w:space="0" w:color="auto"/>
            <w:bottom w:val="none" w:sz="0" w:space="0" w:color="auto"/>
            <w:right w:val="none" w:sz="0" w:space="0" w:color="auto"/>
          </w:divBdr>
        </w:div>
        <w:div w:id="624234823">
          <w:marLeft w:val="640"/>
          <w:marRight w:val="0"/>
          <w:marTop w:val="0"/>
          <w:marBottom w:val="0"/>
          <w:divBdr>
            <w:top w:val="none" w:sz="0" w:space="0" w:color="auto"/>
            <w:left w:val="none" w:sz="0" w:space="0" w:color="auto"/>
            <w:bottom w:val="none" w:sz="0" w:space="0" w:color="auto"/>
            <w:right w:val="none" w:sz="0" w:space="0" w:color="auto"/>
          </w:divBdr>
        </w:div>
        <w:div w:id="665598125">
          <w:marLeft w:val="640"/>
          <w:marRight w:val="0"/>
          <w:marTop w:val="0"/>
          <w:marBottom w:val="0"/>
          <w:divBdr>
            <w:top w:val="none" w:sz="0" w:space="0" w:color="auto"/>
            <w:left w:val="none" w:sz="0" w:space="0" w:color="auto"/>
            <w:bottom w:val="none" w:sz="0" w:space="0" w:color="auto"/>
            <w:right w:val="none" w:sz="0" w:space="0" w:color="auto"/>
          </w:divBdr>
        </w:div>
        <w:div w:id="668142240">
          <w:marLeft w:val="640"/>
          <w:marRight w:val="0"/>
          <w:marTop w:val="0"/>
          <w:marBottom w:val="0"/>
          <w:divBdr>
            <w:top w:val="none" w:sz="0" w:space="0" w:color="auto"/>
            <w:left w:val="none" w:sz="0" w:space="0" w:color="auto"/>
            <w:bottom w:val="none" w:sz="0" w:space="0" w:color="auto"/>
            <w:right w:val="none" w:sz="0" w:space="0" w:color="auto"/>
          </w:divBdr>
        </w:div>
        <w:div w:id="682708139">
          <w:marLeft w:val="640"/>
          <w:marRight w:val="0"/>
          <w:marTop w:val="0"/>
          <w:marBottom w:val="0"/>
          <w:divBdr>
            <w:top w:val="none" w:sz="0" w:space="0" w:color="auto"/>
            <w:left w:val="none" w:sz="0" w:space="0" w:color="auto"/>
            <w:bottom w:val="none" w:sz="0" w:space="0" w:color="auto"/>
            <w:right w:val="none" w:sz="0" w:space="0" w:color="auto"/>
          </w:divBdr>
        </w:div>
        <w:div w:id="821892500">
          <w:marLeft w:val="640"/>
          <w:marRight w:val="0"/>
          <w:marTop w:val="0"/>
          <w:marBottom w:val="0"/>
          <w:divBdr>
            <w:top w:val="none" w:sz="0" w:space="0" w:color="auto"/>
            <w:left w:val="none" w:sz="0" w:space="0" w:color="auto"/>
            <w:bottom w:val="none" w:sz="0" w:space="0" w:color="auto"/>
            <w:right w:val="none" w:sz="0" w:space="0" w:color="auto"/>
          </w:divBdr>
        </w:div>
        <w:div w:id="823542807">
          <w:marLeft w:val="640"/>
          <w:marRight w:val="0"/>
          <w:marTop w:val="0"/>
          <w:marBottom w:val="0"/>
          <w:divBdr>
            <w:top w:val="none" w:sz="0" w:space="0" w:color="auto"/>
            <w:left w:val="none" w:sz="0" w:space="0" w:color="auto"/>
            <w:bottom w:val="none" w:sz="0" w:space="0" w:color="auto"/>
            <w:right w:val="none" w:sz="0" w:space="0" w:color="auto"/>
          </w:divBdr>
        </w:div>
        <w:div w:id="834757680">
          <w:marLeft w:val="640"/>
          <w:marRight w:val="0"/>
          <w:marTop w:val="0"/>
          <w:marBottom w:val="0"/>
          <w:divBdr>
            <w:top w:val="none" w:sz="0" w:space="0" w:color="auto"/>
            <w:left w:val="none" w:sz="0" w:space="0" w:color="auto"/>
            <w:bottom w:val="none" w:sz="0" w:space="0" w:color="auto"/>
            <w:right w:val="none" w:sz="0" w:space="0" w:color="auto"/>
          </w:divBdr>
        </w:div>
        <w:div w:id="873885821">
          <w:marLeft w:val="640"/>
          <w:marRight w:val="0"/>
          <w:marTop w:val="0"/>
          <w:marBottom w:val="0"/>
          <w:divBdr>
            <w:top w:val="none" w:sz="0" w:space="0" w:color="auto"/>
            <w:left w:val="none" w:sz="0" w:space="0" w:color="auto"/>
            <w:bottom w:val="none" w:sz="0" w:space="0" w:color="auto"/>
            <w:right w:val="none" w:sz="0" w:space="0" w:color="auto"/>
          </w:divBdr>
        </w:div>
        <w:div w:id="874394321">
          <w:marLeft w:val="640"/>
          <w:marRight w:val="0"/>
          <w:marTop w:val="0"/>
          <w:marBottom w:val="0"/>
          <w:divBdr>
            <w:top w:val="none" w:sz="0" w:space="0" w:color="auto"/>
            <w:left w:val="none" w:sz="0" w:space="0" w:color="auto"/>
            <w:bottom w:val="none" w:sz="0" w:space="0" w:color="auto"/>
            <w:right w:val="none" w:sz="0" w:space="0" w:color="auto"/>
          </w:divBdr>
        </w:div>
        <w:div w:id="884605553">
          <w:marLeft w:val="640"/>
          <w:marRight w:val="0"/>
          <w:marTop w:val="0"/>
          <w:marBottom w:val="0"/>
          <w:divBdr>
            <w:top w:val="none" w:sz="0" w:space="0" w:color="auto"/>
            <w:left w:val="none" w:sz="0" w:space="0" w:color="auto"/>
            <w:bottom w:val="none" w:sz="0" w:space="0" w:color="auto"/>
            <w:right w:val="none" w:sz="0" w:space="0" w:color="auto"/>
          </w:divBdr>
        </w:div>
        <w:div w:id="1072654055">
          <w:marLeft w:val="640"/>
          <w:marRight w:val="0"/>
          <w:marTop w:val="0"/>
          <w:marBottom w:val="0"/>
          <w:divBdr>
            <w:top w:val="none" w:sz="0" w:space="0" w:color="auto"/>
            <w:left w:val="none" w:sz="0" w:space="0" w:color="auto"/>
            <w:bottom w:val="none" w:sz="0" w:space="0" w:color="auto"/>
            <w:right w:val="none" w:sz="0" w:space="0" w:color="auto"/>
          </w:divBdr>
        </w:div>
        <w:div w:id="1086462915">
          <w:marLeft w:val="640"/>
          <w:marRight w:val="0"/>
          <w:marTop w:val="0"/>
          <w:marBottom w:val="0"/>
          <w:divBdr>
            <w:top w:val="none" w:sz="0" w:space="0" w:color="auto"/>
            <w:left w:val="none" w:sz="0" w:space="0" w:color="auto"/>
            <w:bottom w:val="none" w:sz="0" w:space="0" w:color="auto"/>
            <w:right w:val="none" w:sz="0" w:space="0" w:color="auto"/>
          </w:divBdr>
        </w:div>
        <w:div w:id="1103845055">
          <w:marLeft w:val="640"/>
          <w:marRight w:val="0"/>
          <w:marTop w:val="0"/>
          <w:marBottom w:val="0"/>
          <w:divBdr>
            <w:top w:val="none" w:sz="0" w:space="0" w:color="auto"/>
            <w:left w:val="none" w:sz="0" w:space="0" w:color="auto"/>
            <w:bottom w:val="none" w:sz="0" w:space="0" w:color="auto"/>
            <w:right w:val="none" w:sz="0" w:space="0" w:color="auto"/>
          </w:divBdr>
        </w:div>
        <w:div w:id="1129395568">
          <w:marLeft w:val="640"/>
          <w:marRight w:val="0"/>
          <w:marTop w:val="0"/>
          <w:marBottom w:val="0"/>
          <w:divBdr>
            <w:top w:val="none" w:sz="0" w:space="0" w:color="auto"/>
            <w:left w:val="none" w:sz="0" w:space="0" w:color="auto"/>
            <w:bottom w:val="none" w:sz="0" w:space="0" w:color="auto"/>
            <w:right w:val="none" w:sz="0" w:space="0" w:color="auto"/>
          </w:divBdr>
        </w:div>
        <w:div w:id="1141733404">
          <w:marLeft w:val="640"/>
          <w:marRight w:val="0"/>
          <w:marTop w:val="0"/>
          <w:marBottom w:val="0"/>
          <w:divBdr>
            <w:top w:val="none" w:sz="0" w:space="0" w:color="auto"/>
            <w:left w:val="none" w:sz="0" w:space="0" w:color="auto"/>
            <w:bottom w:val="none" w:sz="0" w:space="0" w:color="auto"/>
            <w:right w:val="none" w:sz="0" w:space="0" w:color="auto"/>
          </w:divBdr>
        </w:div>
        <w:div w:id="1154642868">
          <w:marLeft w:val="640"/>
          <w:marRight w:val="0"/>
          <w:marTop w:val="0"/>
          <w:marBottom w:val="0"/>
          <w:divBdr>
            <w:top w:val="none" w:sz="0" w:space="0" w:color="auto"/>
            <w:left w:val="none" w:sz="0" w:space="0" w:color="auto"/>
            <w:bottom w:val="none" w:sz="0" w:space="0" w:color="auto"/>
            <w:right w:val="none" w:sz="0" w:space="0" w:color="auto"/>
          </w:divBdr>
        </w:div>
        <w:div w:id="1202131193">
          <w:marLeft w:val="640"/>
          <w:marRight w:val="0"/>
          <w:marTop w:val="0"/>
          <w:marBottom w:val="0"/>
          <w:divBdr>
            <w:top w:val="none" w:sz="0" w:space="0" w:color="auto"/>
            <w:left w:val="none" w:sz="0" w:space="0" w:color="auto"/>
            <w:bottom w:val="none" w:sz="0" w:space="0" w:color="auto"/>
            <w:right w:val="none" w:sz="0" w:space="0" w:color="auto"/>
          </w:divBdr>
        </w:div>
        <w:div w:id="1217352485">
          <w:marLeft w:val="640"/>
          <w:marRight w:val="0"/>
          <w:marTop w:val="0"/>
          <w:marBottom w:val="0"/>
          <w:divBdr>
            <w:top w:val="none" w:sz="0" w:space="0" w:color="auto"/>
            <w:left w:val="none" w:sz="0" w:space="0" w:color="auto"/>
            <w:bottom w:val="none" w:sz="0" w:space="0" w:color="auto"/>
            <w:right w:val="none" w:sz="0" w:space="0" w:color="auto"/>
          </w:divBdr>
        </w:div>
        <w:div w:id="1368094890">
          <w:marLeft w:val="640"/>
          <w:marRight w:val="0"/>
          <w:marTop w:val="0"/>
          <w:marBottom w:val="0"/>
          <w:divBdr>
            <w:top w:val="none" w:sz="0" w:space="0" w:color="auto"/>
            <w:left w:val="none" w:sz="0" w:space="0" w:color="auto"/>
            <w:bottom w:val="none" w:sz="0" w:space="0" w:color="auto"/>
            <w:right w:val="none" w:sz="0" w:space="0" w:color="auto"/>
          </w:divBdr>
        </w:div>
        <w:div w:id="1379207897">
          <w:marLeft w:val="640"/>
          <w:marRight w:val="0"/>
          <w:marTop w:val="0"/>
          <w:marBottom w:val="0"/>
          <w:divBdr>
            <w:top w:val="none" w:sz="0" w:space="0" w:color="auto"/>
            <w:left w:val="none" w:sz="0" w:space="0" w:color="auto"/>
            <w:bottom w:val="none" w:sz="0" w:space="0" w:color="auto"/>
            <w:right w:val="none" w:sz="0" w:space="0" w:color="auto"/>
          </w:divBdr>
        </w:div>
        <w:div w:id="1485707458">
          <w:marLeft w:val="640"/>
          <w:marRight w:val="0"/>
          <w:marTop w:val="0"/>
          <w:marBottom w:val="0"/>
          <w:divBdr>
            <w:top w:val="none" w:sz="0" w:space="0" w:color="auto"/>
            <w:left w:val="none" w:sz="0" w:space="0" w:color="auto"/>
            <w:bottom w:val="none" w:sz="0" w:space="0" w:color="auto"/>
            <w:right w:val="none" w:sz="0" w:space="0" w:color="auto"/>
          </w:divBdr>
        </w:div>
        <w:div w:id="1520702338">
          <w:marLeft w:val="640"/>
          <w:marRight w:val="0"/>
          <w:marTop w:val="0"/>
          <w:marBottom w:val="0"/>
          <w:divBdr>
            <w:top w:val="none" w:sz="0" w:space="0" w:color="auto"/>
            <w:left w:val="none" w:sz="0" w:space="0" w:color="auto"/>
            <w:bottom w:val="none" w:sz="0" w:space="0" w:color="auto"/>
            <w:right w:val="none" w:sz="0" w:space="0" w:color="auto"/>
          </w:divBdr>
        </w:div>
        <w:div w:id="1539858478">
          <w:marLeft w:val="640"/>
          <w:marRight w:val="0"/>
          <w:marTop w:val="0"/>
          <w:marBottom w:val="0"/>
          <w:divBdr>
            <w:top w:val="none" w:sz="0" w:space="0" w:color="auto"/>
            <w:left w:val="none" w:sz="0" w:space="0" w:color="auto"/>
            <w:bottom w:val="none" w:sz="0" w:space="0" w:color="auto"/>
            <w:right w:val="none" w:sz="0" w:space="0" w:color="auto"/>
          </w:divBdr>
        </w:div>
        <w:div w:id="1555577805">
          <w:marLeft w:val="640"/>
          <w:marRight w:val="0"/>
          <w:marTop w:val="0"/>
          <w:marBottom w:val="0"/>
          <w:divBdr>
            <w:top w:val="none" w:sz="0" w:space="0" w:color="auto"/>
            <w:left w:val="none" w:sz="0" w:space="0" w:color="auto"/>
            <w:bottom w:val="none" w:sz="0" w:space="0" w:color="auto"/>
            <w:right w:val="none" w:sz="0" w:space="0" w:color="auto"/>
          </w:divBdr>
        </w:div>
        <w:div w:id="1628049205">
          <w:marLeft w:val="640"/>
          <w:marRight w:val="0"/>
          <w:marTop w:val="0"/>
          <w:marBottom w:val="0"/>
          <w:divBdr>
            <w:top w:val="none" w:sz="0" w:space="0" w:color="auto"/>
            <w:left w:val="none" w:sz="0" w:space="0" w:color="auto"/>
            <w:bottom w:val="none" w:sz="0" w:space="0" w:color="auto"/>
            <w:right w:val="none" w:sz="0" w:space="0" w:color="auto"/>
          </w:divBdr>
        </w:div>
        <w:div w:id="1632322250">
          <w:marLeft w:val="640"/>
          <w:marRight w:val="0"/>
          <w:marTop w:val="0"/>
          <w:marBottom w:val="0"/>
          <w:divBdr>
            <w:top w:val="none" w:sz="0" w:space="0" w:color="auto"/>
            <w:left w:val="none" w:sz="0" w:space="0" w:color="auto"/>
            <w:bottom w:val="none" w:sz="0" w:space="0" w:color="auto"/>
            <w:right w:val="none" w:sz="0" w:space="0" w:color="auto"/>
          </w:divBdr>
        </w:div>
        <w:div w:id="1636789889">
          <w:marLeft w:val="640"/>
          <w:marRight w:val="0"/>
          <w:marTop w:val="0"/>
          <w:marBottom w:val="0"/>
          <w:divBdr>
            <w:top w:val="none" w:sz="0" w:space="0" w:color="auto"/>
            <w:left w:val="none" w:sz="0" w:space="0" w:color="auto"/>
            <w:bottom w:val="none" w:sz="0" w:space="0" w:color="auto"/>
            <w:right w:val="none" w:sz="0" w:space="0" w:color="auto"/>
          </w:divBdr>
        </w:div>
        <w:div w:id="1644699990">
          <w:marLeft w:val="640"/>
          <w:marRight w:val="0"/>
          <w:marTop w:val="0"/>
          <w:marBottom w:val="0"/>
          <w:divBdr>
            <w:top w:val="none" w:sz="0" w:space="0" w:color="auto"/>
            <w:left w:val="none" w:sz="0" w:space="0" w:color="auto"/>
            <w:bottom w:val="none" w:sz="0" w:space="0" w:color="auto"/>
            <w:right w:val="none" w:sz="0" w:space="0" w:color="auto"/>
          </w:divBdr>
        </w:div>
        <w:div w:id="1667200724">
          <w:marLeft w:val="640"/>
          <w:marRight w:val="0"/>
          <w:marTop w:val="0"/>
          <w:marBottom w:val="0"/>
          <w:divBdr>
            <w:top w:val="none" w:sz="0" w:space="0" w:color="auto"/>
            <w:left w:val="none" w:sz="0" w:space="0" w:color="auto"/>
            <w:bottom w:val="none" w:sz="0" w:space="0" w:color="auto"/>
            <w:right w:val="none" w:sz="0" w:space="0" w:color="auto"/>
          </w:divBdr>
        </w:div>
        <w:div w:id="1728331614">
          <w:marLeft w:val="640"/>
          <w:marRight w:val="0"/>
          <w:marTop w:val="0"/>
          <w:marBottom w:val="0"/>
          <w:divBdr>
            <w:top w:val="none" w:sz="0" w:space="0" w:color="auto"/>
            <w:left w:val="none" w:sz="0" w:space="0" w:color="auto"/>
            <w:bottom w:val="none" w:sz="0" w:space="0" w:color="auto"/>
            <w:right w:val="none" w:sz="0" w:space="0" w:color="auto"/>
          </w:divBdr>
        </w:div>
        <w:div w:id="1829780648">
          <w:marLeft w:val="640"/>
          <w:marRight w:val="0"/>
          <w:marTop w:val="0"/>
          <w:marBottom w:val="0"/>
          <w:divBdr>
            <w:top w:val="none" w:sz="0" w:space="0" w:color="auto"/>
            <w:left w:val="none" w:sz="0" w:space="0" w:color="auto"/>
            <w:bottom w:val="none" w:sz="0" w:space="0" w:color="auto"/>
            <w:right w:val="none" w:sz="0" w:space="0" w:color="auto"/>
          </w:divBdr>
        </w:div>
        <w:div w:id="1856453555">
          <w:marLeft w:val="640"/>
          <w:marRight w:val="0"/>
          <w:marTop w:val="0"/>
          <w:marBottom w:val="0"/>
          <w:divBdr>
            <w:top w:val="none" w:sz="0" w:space="0" w:color="auto"/>
            <w:left w:val="none" w:sz="0" w:space="0" w:color="auto"/>
            <w:bottom w:val="none" w:sz="0" w:space="0" w:color="auto"/>
            <w:right w:val="none" w:sz="0" w:space="0" w:color="auto"/>
          </w:divBdr>
        </w:div>
        <w:div w:id="1858226346">
          <w:marLeft w:val="640"/>
          <w:marRight w:val="0"/>
          <w:marTop w:val="0"/>
          <w:marBottom w:val="0"/>
          <w:divBdr>
            <w:top w:val="none" w:sz="0" w:space="0" w:color="auto"/>
            <w:left w:val="none" w:sz="0" w:space="0" w:color="auto"/>
            <w:bottom w:val="none" w:sz="0" w:space="0" w:color="auto"/>
            <w:right w:val="none" w:sz="0" w:space="0" w:color="auto"/>
          </w:divBdr>
        </w:div>
        <w:div w:id="1884054223">
          <w:marLeft w:val="640"/>
          <w:marRight w:val="0"/>
          <w:marTop w:val="0"/>
          <w:marBottom w:val="0"/>
          <w:divBdr>
            <w:top w:val="none" w:sz="0" w:space="0" w:color="auto"/>
            <w:left w:val="none" w:sz="0" w:space="0" w:color="auto"/>
            <w:bottom w:val="none" w:sz="0" w:space="0" w:color="auto"/>
            <w:right w:val="none" w:sz="0" w:space="0" w:color="auto"/>
          </w:divBdr>
        </w:div>
        <w:div w:id="1944067303">
          <w:marLeft w:val="640"/>
          <w:marRight w:val="0"/>
          <w:marTop w:val="0"/>
          <w:marBottom w:val="0"/>
          <w:divBdr>
            <w:top w:val="none" w:sz="0" w:space="0" w:color="auto"/>
            <w:left w:val="none" w:sz="0" w:space="0" w:color="auto"/>
            <w:bottom w:val="none" w:sz="0" w:space="0" w:color="auto"/>
            <w:right w:val="none" w:sz="0" w:space="0" w:color="auto"/>
          </w:divBdr>
        </w:div>
        <w:div w:id="1958175939">
          <w:marLeft w:val="640"/>
          <w:marRight w:val="0"/>
          <w:marTop w:val="0"/>
          <w:marBottom w:val="0"/>
          <w:divBdr>
            <w:top w:val="none" w:sz="0" w:space="0" w:color="auto"/>
            <w:left w:val="none" w:sz="0" w:space="0" w:color="auto"/>
            <w:bottom w:val="none" w:sz="0" w:space="0" w:color="auto"/>
            <w:right w:val="none" w:sz="0" w:space="0" w:color="auto"/>
          </w:divBdr>
        </w:div>
        <w:div w:id="1973751817">
          <w:marLeft w:val="640"/>
          <w:marRight w:val="0"/>
          <w:marTop w:val="0"/>
          <w:marBottom w:val="0"/>
          <w:divBdr>
            <w:top w:val="none" w:sz="0" w:space="0" w:color="auto"/>
            <w:left w:val="none" w:sz="0" w:space="0" w:color="auto"/>
            <w:bottom w:val="none" w:sz="0" w:space="0" w:color="auto"/>
            <w:right w:val="none" w:sz="0" w:space="0" w:color="auto"/>
          </w:divBdr>
        </w:div>
        <w:div w:id="1991906393">
          <w:marLeft w:val="640"/>
          <w:marRight w:val="0"/>
          <w:marTop w:val="0"/>
          <w:marBottom w:val="0"/>
          <w:divBdr>
            <w:top w:val="none" w:sz="0" w:space="0" w:color="auto"/>
            <w:left w:val="none" w:sz="0" w:space="0" w:color="auto"/>
            <w:bottom w:val="none" w:sz="0" w:space="0" w:color="auto"/>
            <w:right w:val="none" w:sz="0" w:space="0" w:color="auto"/>
          </w:divBdr>
        </w:div>
        <w:div w:id="2013100282">
          <w:marLeft w:val="640"/>
          <w:marRight w:val="0"/>
          <w:marTop w:val="0"/>
          <w:marBottom w:val="0"/>
          <w:divBdr>
            <w:top w:val="none" w:sz="0" w:space="0" w:color="auto"/>
            <w:left w:val="none" w:sz="0" w:space="0" w:color="auto"/>
            <w:bottom w:val="none" w:sz="0" w:space="0" w:color="auto"/>
            <w:right w:val="none" w:sz="0" w:space="0" w:color="auto"/>
          </w:divBdr>
        </w:div>
        <w:div w:id="2136559493">
          <w:marLeft w:val="640"/>
          <w:marRight w:val="0"/>
          <w:marTop w:val="0"/>
          <w:marBottom w:val="0"/>
          <w:divBdr>
            <w:top w:val="none" w:sz="0" w:space="0" w:color="auto"/>
            <w:left w:val="none" w:sz="0" w:space="0" w:color="auto"/>
            <w:bottom w:val="none" w:sz="0" w:space="0" w:color="auto"/>
            <w:right w:val="none" w:sz="0" w:space="0" w:color="auto"/>
          </w:divBdr>
        </w:div>
      </w:divsChild>
    </w:div>
    <w:div w:id="1352877872">
      <w:marLeft w:val="640"/>
      <w:marRight w:val="0"/>
      <w:marTop w:val="0"/>
      <w:marBottom w:val="0"/>
      <w:divBdr>
        <w:top w:val="none" w:sz="0" w:space="0" w:color="auto"/>
        <w:left w:val="none" w:sz="0" w:space="0" w:color="auto"/>
        <w:bottom w:val="none" w:sz="0" w:space="0" w:color="auto"/>
        <w:right w:val="none" w:sz="0" w:space="0" w:color="auto"/>
      </w:divBdr>
    </w:div>
    <w:div w:id="1355501679">
      <w:marLeft w:val="640"/>
      <w:marRight w:val="0"/>
      <w:marTop w:val="0"/>
      <w:marBottom w:val="0"/>
      <w:divBdr>
        <w:top w:val="none" w:sz="0" w:space="0" w:color="auto"/>
        <w:left w:val="none" w:sz="0" w:space="0" w:color="auto"/>
        <w:bottom w:val="none" w:sz="0" w:space="0" w:color="auto"/>
        <w:right w:val="none" w:sz="0" w:space="0" w:color="auto"/>
      </w:divBdr>
    </w:div>
    <w:div w:id="1356076538">
      <w:bodyDiv w:val="1"/>
      <w:marLeft w:val="0"/>
      <w:marRight w:val="0"/>
      <w:marTop w:val="0"/>
      <w:marBottom w:val="0"/>
      <w:divBdr>
        <w:top w:val="none" w:sz="0" w:space="0" w:color="auto"/>
        <w:left w:val="none" w:sz="0" w:space="0" w:color="auto"/>
        <w:bottom w:val="none" w:sz="0" w:space="0" w:color="auto"/>
        <w:right w:val="none" w:sz="0" w:space="0" w:color="auto"/>
      </w:divBdr>
      <w:divsChild>
        <w:div w:id="1296981581">
          <w:marLeft w:val="640"/>
          <w:marRight w:val="0"/>
          <w:marTop w:val="0"/>
          <w:marBottom w:val="0"/>
          <w:divBdr>
            <w:top w:val="none" w:sz="0" w:space="0" w:color="auto"/>
            <w:left w:val="none" w:sz="0" w:space="0" w:color="auto"/>
            <w:bottom w:val="none" w:sz="0" w:space="0" w:color="auto"/>
            <w:right w:val="none" w:sz="0" w:space="0" w:color="auto"/>
          </w:divBdr>
        </w:div>
        <w:div w:id="889532455">
          <w:marLeft w:val="640"/>
          <w:marRight w:val="0"/>
          <w:marTop w:val="0"/>
          <w:marBottom w:val="0"/>
          <w:divBdr>
            <w:top w:val="none" w:sz="0" w:space="0" w:color="auto"/>
            <w:left w:val="none" w:sz="0" w:space="0" w:color="auto"/>
            <w:bottom w:val="none" w:sz="0" w:space="0" w:color="auto"/>
            <w:right w:val="none" w:sz="0" w:space="0" w:color="auto"/>
          </w:divBdr>
        </w:div>
        <w:div w:id="410009890">
          <w:marLeft w:val="640"/>
          <w:marRight w:val="0"/>
          <w:marTop w:val="0"/>
          <w:marBottom w:val="0"/>
          <w:divBdr>
            <w:top w:val="none" w:sz="0" w:space="0" w:color="auto"/>
            <w:left w:val="none" w:sz="0" w:space="0" w:color="auto"/>
            <w:bottom w:val="none" w:sz="0" w:space="0" w:color="auto"/>
            <w:right w:val="none" w:sz="0" w:space="0" w:color="auto"/>
          </w:divBdr>
        </w:div>
        <w:div w:id="2083869362">
          <w:marLeft w:val="640"/>
          <w:marRight w:val="0"/>
          <w:marTop w:val="0"/>
          <w:marBottom w:val="0"/>
          <w:divBdr>
            <w:top w:val="none" w:sz="0" w:space="0" w:color="auto"/>
            <w:left w:val="none" w:sz="0" w:space="0" w:color="auto"/>
            <w:bottom w:val="none" w:sz="0" w:space="0" w:color="auto"/>
            <w:right w:val="none" w:sz="0" w:space="0" w:color="auto"/>
          </w:divBdr>
        </w:div>
        <w:div w:id="1722486335">
          <w:marLeft w:val="640"/>
          <w:marRight w:val="0"/>
          <w:marTop w:val="0"/>
          <w:marBottom w:val="0"/>
          <w:divBdr>
            <w:top w:val="none" w:sz="0" w:space="0" w:color="auto"/>
            <w:left w:val="none" w:sz="0" w:space="0" w:color="auto"/>
            <w:bottom w:val="none" w:sz="0" w:space="0" w:color="auto"/>
            <w:right w:val="none" w:sz="0" w:space="0" w:color="auto"/>
          </w:divBdr>
        </w:div>
        <w:div w:id="161431309">
          <w:marLeft w:val="640"/>
          <w:marRight w:val="0"/>
          <w:marTop w:val="0"/>
          <w:marBottom w:val="0"/>
          <w:divBdr>
            <w:top w:val="none" w:sz="0" w:space="0" w:color="auto"/>
            <w:left w:val="none" w:sz="0" w:space="0" w:color="auto"/>
            <w:bottom w:val="none" w:sz="0" w:space="0" w:color="auto"/>
            <w:right w:val="none" w:sz="0" w:space="0" w:color="auto"/>
          </w:divBdr>
        </w:div>
        <w:div w:id="1330206598">
          <w:marLeft w:val="640"/>
          <w:marRight w:val="0"/>
          <w:marTop w:val="0"/>
          <w:marBottom w:val="0"/>
          <w:divBdr>
            <w:top w:val="none" w:sz="0" w:space="0" w:color="auto"/>
            <w:left w:val="none" w:sz="0" w:space="0" w:color="auto"/>
            <w:bottom w:val="none" w:sz="0" w:space="0" w:color="auto"/>
            <w:right w:val="none" w:sz="0" w:space="0" w:color="auto"/>
          </w:divBdr>
        </w:div>
        <w:div w:id="303586001">
          <w:marLeft w:val="640"/>
          <w:marRight w:val="0"/>
          <w:marTop w:val="0"/>
          <w:marBottom w:val="0"/>
          <w:divBdr>
            <w:top w:val="none" w:sz="0" w:space="0" w:color="auto"/>
            <w:left w:val="none" w:sz="0" w:space="0" w:color="auto"/>
            <w:bottom w:val="none" w:sz="0" w:space="0" w:color="auto"/>
            <w:right w:val="none" w:sz="0" w:space="0" w:color="auto"/>
          </w:divBdr>
        </w:div>
        <w:div w:id="1042678545">
          <w:marLeft w:val="640"/>
          <w:marRight w:val="0"/>
          <w:marTop w:val="0"/>
          <w:marBottom w:val="0"/>
          <w:divBdr>
            <w:top w:val="none" w:sz="0" w:space="0" w:color="auto"/>
            <w:left w:val="none" w:sz="0" w:space="0" w:color="auto"/>
            <w:bottom w:val="none" w:sz="0" w:space="0" w:color="auto"/>
            <w:right w:val="none" w:sz="0" w:space="0" w:color="auto"/>
          </w:divBdr>
        </w:div>
        <w:div w:id="633679736">
          <w:marLeft w:val="640"/>
          <w:marRight w:val="0"/>
          <w:marTop w:val="0"/>
          <w:marBottom w:val="0"/>
          <w:divBdr>
            <w:top w:val="none" w:sz="0" w:space="0" w:color="auto"/>
            <w:left w:val="none" w:sz="0" w:space="0" w:color="auto"/>
            <w:bottom w:val="none" w:sz="0" w:space="0" w:color="auto"/>
            <w:right w:val="none" w:sz="0" w:space="0" w:color="auto"/>
          </w:divBdr>
        </w:div>
        <w:div w:id="159196325">
          <w:marLeft w:val="640"/>
          <w:marRight w:val="0"/>
          <w:marTop w:val="0"/>
          <w:marBottom w:val="0"/>
          <w:divBdr>
            <w:top w:val="none" w:sz="0" w:space="0" w:color="auto"/>
            <w:left w:val="none" w:sz="0" w:space="0" w:color="auto"/>
            <w:bottom w:val="none" w:sz="0" w:space="0" w:color="auto"/>
            <w:right w:val="none" w:sz="0" w:space="0" w:color="auto"/>
          </w:divBdr>
        </w:div>
        <w:div w:id="1660303586">
          <w:marLeft w:val="640"/>
          <w:marRight w:val="0"/>
          <w:marTop w:val="0"/>
          <w:marBottom w:val="0"/>
          <w:divBdr>
            <w:top w:val="none" w:sz="0" w:space="0" w:color="auto"/>
            <w:left w:val="none" w:sz="0" w:space="0" w:color="auto"/>
            <w:bottom w:val="none" w:sz="0" w:space="0" w:color="auto"/>
            <w:right w:val="none" w:sz="0" w:space="0" w:color="auto"/>
          </w:divBdr>
        </w:div>
        <w:div w:id="2083788915">
          <w:marLeft w:val="640"/>
          <w:marRight w:val="0"/>
          <w:marTop w:val="0"/>
          <w:marBottom w:val="0"/>
          <w:divBdr>
            <w:top w:val="none" w:sz="0" w:space="0" w:color="auto"/>
            <w:left w:val="none" w:sz="0" w:space="0" w:color="auto"/>
            <w:bottom w:val="none" w:sz="0" w:space="0" w:color="auto"/>
            <w:right w:val="none" w:sz="0" w:space="0" w:color="auto"/>
          </w:divBdr>
        </w:div>
        <w:div w:id="1572154103">
          <w:marLeft w:val="640"/>
          <w:marRight w:val="0"/>
          <w:marTop w:val="0"/>
          <w:marBottom w:val="0"/>
          <w:divBdr>
            <w:top w:val="none" w:sz="0" w:space="0" w:color="auto"/>
            <w:left w:val="none" w:sz="0" w:space="0" w:color="auto"/>
            <w:bottom w:val="none" w:sz="0" w:space="0" w:color="auto"/>
            <w:right w:val="none" w:sz="0" w:space="0" w:color="auto"/>
          </w:divBdr>
        </w:div>
        <w:div w:id="888032709">
          <w:marLeft w:val="640"/>
          <w:marRight w:val="0"/>
          <w:marTop w:val="0"/>
          <w:marBottom w:val="0"/>
          <w:divBdr>
            <w:top w:val="none" w:sz="0" w:space="0" w:color="auto"/>
            <w:left w:val="none" w:sz="0" w:space="0" w:color="auto"/>
            <w:bottom w:val="none" w:sz="0" w:space="0" w:color="auto"/>
            <w:right w:val="none" w:sz="0" w:space="0" w:color="auto"/>
          </w:divBdr>
        </w:div>
        <w:div w:id="1024477974">
          <w:marLeft w:val="640"/>
          <w:marRight w:val="0"/>
          <w:marTop w:val="0"/>
          <w:marBottom w:val="0"/>
          <w:divBdr>
            <w:top w:val="none" w:sz="0" w:space="0" w:color="auto"/>
            <w:left w:val="none" w:sz="0" w:space="0" w:color="auto"/>
            <w:bottom w:val="none" w:sz="0" w:space="0" w:color="auto"/>
            <w:right w:val="none" w:sz="0" w:space="0" w:color="auto"/>
          </w:divBdr>
        </w:div>
        <w:div w:id="31270429">
          <w:marLeft w:val="640"/>
          <w:marRight w:val="0"/>
          <w:marTop w:val="0"/>
          <w:marBottom w:val="0"/>
          <w:divBdr>
            <w:top w:val="none" w:sz="0" w:space="0" w:color="auto"/>
            <w:left w:val="none" w:sz="0" w:space="0" w:color="auto"/>
            <w:bottom w:val="none" w:sz="0" w:space="0" w:color="auto"/>
            <w:right w:val="none" w:sz="0" w:space="0" w:color="auto"/>
          </w:divBdr>
        </w:div>
        <w:div w:id="1496533383">
          <w:marLeft w:val="640"/>
          <w:marRight w:val="0"/>
          <w:marTop w:val="0"/>
          <w:marBottom w:val="0"/>
          <w:divBdr>
            <w:top w:val="none" w:sz="0" w:space="0" w:color="auto"/>
            <w:left w:val="none" w:sz="0" w:space="0" w:color="auto"/>
            <w:bottom w:val="none" w:sz="0" w:space="0" w:color="auto"/>
            <w:right w:val="none" w:sz="0" w:space="0" w:color="auto"/>
          </w:divBdr>
        </w:div>
        <w:div w:id="682046973">
          <w:marLeft w:val="640"/>
          <w:marRight w:val="0"/>
          <w:marTop w:val="0"/>
          <w:marBottom w:val="0"/>
          <w:divBdr>
            <w:top w:val="none" w:sz="0" w:space="0" w:color="auto"/>
            <w:left w:val="none" w:sz="0" w:space="0" w:color="auto"/>
            <w:bottom w:val="none" w:sz="0" w:space="0" w:color="auto"/>
            <w:right w:val="none" w:sz="0" w:space="0" w:color="auto"/>
          </w:divBdr>
        </w:div>
        <w:div w:id="132062223">
          <w:marLeft w:val="640"/>
          <w:marRight w:val="0"/>
          <w:marTop w:val="0"/>
          <w:marBottom w:val="0"/>
          <w:divBdr>
            <w:top w:val="none" w:sz="0" w:space="0" w:color="auto"/>
            <w:left w:val="none" w:sz="0" w:space="0" w:color="auto"/>
            <w:bottom w:val="none" w:sz="0" w:space="0" w:color="auto"/>
            <w:right w:val="none" w:sz="0" w:space="0" w:color="auto"/>
          </w:divBdr>
        </w:div>
        <w:div w:id="1152983086">
          <w:marLeft w:val="640"/>
          <w:marRight w:val="0"/>
          <w:marTop w:val="0"/>
          <w:marBottom w:val="0"/>
          <w:divBdr>
            <w:top w:val="none" w:sz="0" w:space="0" w:color="auto"/>
            <w:left w:val="none" w:sz="0" w:space="0" w:color="auto"/>
            <w:bottom w:val="none" w:sz="0" w:space="0" w:color="auto"/>
            <w:right w:val="none" w:sz="0" w:space="0" w:color="auto"/>
          </w:divBdr>
        </w:div>
        <w:div w:id="108553397">
          <w:marLeft w:val="640"/>
          <w:marRight w:val="0"/>
          <w:marTop w:val="0"/>
          <w:marBottom w:val="0"/>
          <w:divBdr>
            <w:top w:val="none" w:sz="0" w:space="0" w:color="auto"/>
            <w:left w:val="none" w:sz="0" w:space="0" w:color="auto"/>
            <w:bottom w:val="none" w:sz="0" w:space="0" w:color="auto"/>
            <w:right w:val="none" w:sz="0" w:space="0" w:color="auto"/>
          </w:divBdr>
        </w:div>
        <w:div w:id="512844565">
          <w:marLeft w:val="640"/>
          <w:marRight w:val="0"/>
          <w:marTop w:val="0"/>
          <w:marBottom w:val="0"/>
          <w:divBdr>
            <w:top w:val="none" w:sz="0" w:space="0" w:color="auto"/>
            <w:left w:val="none" w:sz="0" w:space="0" w:color="auto"/>
            <w:bottom w:val="none" w:sz="0" w:space="0" w:color="auto"/>
            <w:right w:val="none" w:sz="0" w:space="0" w:color="auto"/>
          </w:divBdr>
        </w:div>
        <w:div w:id="1083840086">
          <w:marLeft w:val="640"/>
          <w:marRight w:val="0"/>
          <w:marTop w:val="0"/>
          <w:marBottom w:val="0"/>
          <w:divBdr>
            <w:top w:val="none" w:sz="0" w:space="0" w:color="auto"/>
            <w:left w:val="none" w:sz="0" w:space="0" w:color="auto"/>
            <w:bottom w:val="none" w:sz="0" w:space="0" w:color="auto"/>
            <w:right w:val="none" w:sz="0" w:space="0" w:color="auto"/>
          </w:divBdr>
        </w:div>
        <w:div w:id="1684085135">
          <w:marLeft w:val="640"/>
          <w:marRight w:val="0"/>
          <w:marTop w:val="0"/>
          <w:marBottom w:val="0"/>
          <w:divBdr>
            <w:top w:val="none" w:sz="0" w:space="0" w:color="auto"/>
            <w:left w:val="none" w:sz="0" w:space="0" w:color="auto"/>
            <w:bottom w:val="none" w:sz="0" w:space="0" w:color="auto"/>
            <w:right w:val="none" w:sz="0" w:space="0" w:color="auto"/>
          </w:divBdr>
        </w:div>
        <w:div w:id="1562057625">
          <w:marLeft w:val="640"/>
          <w:marRight w:val="0"/>
          <w:marTop w:val="0"/>
          <w:marBottom w:val="0"/>
          <w:divBdr>
            <w:top w:val="none" w:sz="0" w:space="0" w:color="auto"/>
            <w:left w:val="none" w:sz="0" w:space="0" w:color="auto"/>
            <w:bottom w:val="none" w:sz="0" w:space="0" w:color="auto"/>
            <w:right w:val="none" w:sz="0" w:space="0" w:color="auto"/>
          </w:divBdr>
        </w:div>
        <w:div w:id="1730155455">
          <w:marLeft w:val="640"/>
          <w:marRight w:val="0"/>
          <w:marTop w:val="0"/>
          <w:marBottom w:val="0"/>
          <w:divBdr>
            <w:top w:val="none" w:sz="0" w:space="0" w:color="auto"/>
            <w:left w:val="none" w:sz="0" w:space="0" w:color="auto"/>
            <w:bottom w:val="none" w:sz="0" w:space="0" w:color="auto"/>
            <w:right w:val="none" w:sz="0" w:space="0" w:color="auto"/>
          </w:divBdr>
        </w:div>
        <w:div w:id="1316911753">
          <w:marLeft w:val="640"/>
          <w:marRight w:val="0"/>
          <w:marTop w:val="0"/>
          <w:marBottom w:val="0"/>
          <w:divBdr>
            <w:top w:val="none" w:sz="0" w:space="0" w:color="auto"/>
            <w:left w:val="none" w:sz="0" w:space="0" w:color="auto"/>
            <w:bottom w:val="none" w:sz="0" w:space="0" w:color="auto"/>
            <w:right w:val="none" w:sz="0" w:space="0" w:color="auto"/>
          </w:divBdr>
        </w:div>
        <w:div w:id="1225144552">
          <w:marLeft w:val="640"/>
          <w:marRight w:val="0"/>
          <w:marTop w:val="0"/>
          <w:marBottom w:val="0"/>
          <w:divBdr>
            <w:top w:val="none" w:sz="0" w:space="0" w:color="auto"/>
            <w:left w:val="none" w:sz="0" w:space="0" w:color="auto"/>
            <w:bottom w:val="none" w:sz="0" w:space="0" w:color="auto"/>
            <w:right w:val="none" w:sz="0" w:space="0" w:color="auto"/>
          </w:divBdr>
        </w:div>
        <w:div w:id="1485121593">
          <w:marLeft w:val="640"/>
          <w:marRight w:val="0"/>
          <w:marTop w:val="0"/>
          <w:marBottom w:val="0"/>
          <w:divBdr>
            <w:top w:val="none" w:sz="0" w:space="0" w:color="auto"/>
            <w:left w:val="none" w:sz="0" w:space="0" w:color="auto"/>
            <w:bottom w:val="none" w:sz="0" w:space="0" w:color="auto"/>
            <w:right w:val="none" w:sz="0" w:space="0" w:color="auto"/>
          </w:divBdr>
        </w:div>
        <w:div w:id="1739404142">
          <w:marLeft w:val="640"/>
          <w:marRight w:val="0"/>
          <w:marTop w:val="0"/>
          <w:marBottom w:val="0"/>
          <w:divBdr>
            <w:top w:val="none" w:sz="0" w:space="0" w:color="auto"/>
            <w:left w:val="none" w:sz="0" w:space="0" w:color="auto"/>
            <w:bottom w:val="none" w:sz="0" w:space="0" w:color="auto"/>
            <w:right w:val="none" w:sz="0" w:space="0" w:color="auto"/>
          </w:divBdr>
        </w:div>
        <w:div w:id="1221012549">
          <w:marLeft w:val="640"/>
          <w:marRight w:val="0"/>
          <w:marTop w:val="0"/>
          <w:marBottom w:val="0"/>
          <w:divBdr>
            <w:top w:val="none" w:sz="0" w:space="0" w:color="auto"/>
            <w:left w:val="none" w:sz="0" w:space="0" w:color="auto"/>
            <w:bottom w:val="none" w:sz="0" w:space="0" w:color="auto"/>
            <w:right w:val="none" w:sz="0" w:space="0" w:color="auto"/>
          </w:divBdr>
        </w:div>
        <w:div w:id="1232160652">
          <w:marLeft w:val="640"/>
          <w:marRight w:val="0"/>
          <w:marTop w:val="0"/>
          <w:marBottom w:val="0"/>
          <w:divBdr>
            <w:top w:val="none" w:sz="0" w:space="0" w:color="auto"/>
            <w:left w:val="none" w:sz="0" w:space="0" w:color="auto"/>
            <w:bottom w:val="none" w:sz="0" w:space="0" w:color="auto"/>
            <w:right w:val="none" w:sz="0" w:space="0" w:color="auto"/>
          </w:divBdr>
        </w:div>
        <w:div w:id="2051802546">
          <w:marLeft w:val="640"/>
          <w:marRight w:val="0"/>
          <w:marTop w:val="0"/>
          <w:marBottom w:val="0"/>
          <w:divBdr>
            <w:top w:val="none" w:sz="0" w:space="0" w:color="auto"/>
            <w:left w:val="none" w:sz="0" w:space="0" w:color="auto"/>
            <w:bottom w:val="none" w:sz="0" w:space="0" w:color="auto"/>
            <w:right w:val="none" w:sz="0" w:space="0" w:color="auto"/>
          </w:divBdr>
        </w:div>
        <w:div w:id="96341246">
          <w:marLeft w:val="640"/>
          <w:marRight w:val="0"/>
          <w:marTop w:val="0"/>
          <w:marBottom w:val="0"/>
          <w:divBdr>
            <w:top w:val="none" w:sz="0" w:space="0" w:color="auto"/>
            <w:left w:val="none" w:sz="0" w:space="0" w:color="auto"/>
            <w:bottom w:val="none" w:sz="0" w:space="0" w:color="auto"/>
            <w:right w:val="none" w:sz="0" w:space="0" w:color="auto"/>
          </w:divBdr>
        </w:div>
        <w:div w:id="1570505068">
          <w:marLeft w:val="640"/>
          <w:marRight w:val="0"/>
          <w:marTop w:val="0"/>
          <w:marBottom w:val="0"/>
          <w:divBdr>
            <w:top w:val="none" w:sz="0" w:space="0" w:color="auto"/>
            <w:left w:val="none" w:sz="0" w:space="0" w:color="auto"/>
            <w:bottom w:val="none" w:sz="0" w:space="0" w:color="auto"/>
            <w:right w:val="none" w:sz="0" w:space="0" w:color="auto"/>
          </w:divBdr>
        </w:div>
        <w:div w:id="545262748">
          <w:marLeft w:val="640"/>
          <w:marRight w:val="0"/>
          <w:marTop w:val="0"/>
          <w:marBottom w:val="0"/>
          <w:divBdr>
            <w:top w:val="none" w:sz="0" w:space="0" w:color="auto"/>
            <w:left w:val="none" w:sz="0" w:space="0" w:color="auto"/>
            <w:bottom w:val="none" w:sz="0" w:space="0" w:color="auto"/>
            <w:right w:val="none" w:sz="0" w:space="0" w:color="auto"/>
          </w:divBdr>
        </w:div>
        <w:div w:id="1504663797">
          <w:marLeft w:val="640"/>
          <w:marRight w:val="0"/>
          <w:marTop w:val="0"/>
          <w:marBottom w:val="0"/>
          <w:divBdr>
            <w:top w:val="none" w:sz="0" w:space="0" w:color="auto"/>
            <w:left w:val="none" w:sz="0" w:space="0" w:color="auto"/>
            <w:bottom w:val="none" w:sz="0" w:space="0" w:color="auto"/>
            <w:right w:val="none" w:sz="0" w:space="0" w:color="auto"/>
          </w:divBdr>
        </w:div>
      </w:divsChild>
    </w:div>
    <w:div w:id="1356229498">
      <w:marLeft w:val="640"/>
      <w:marRight w:val="0"/>
      <w:marTop w:val="0"/>
      <w:marBottom w:val="0"/>
      <w:divBdr>
        <w:top w:val="none" w:sz="0" w:space="0" w:color="auto"/>
        <w:left w:val="none" w:sz="0" w:space="0" w:color="auto"/>
        <w:bottom w:val="none" w:sz="0" w:space="0" w:color="auto"/>
        <w:right w:val="none" w:sz="0" w:space="0" w:color="auto"/>
      </w:divBdr>
    </w:div>
    <w:div w:id="1356930040">
      <w:bodyDiv w:val="1"/>
      <w:marLeft w:val="0"/>
      <w:marRight w:val="0"/>
      <w:marTop w:val="0"/>
      <w:marBottom w:val="0"/>
      <w:divBdr>
        <w:top w:val="none" w:sz="0" w:space="0" w:color="auto"/>
        <w:left w:val="none" w:sz="0" w:space="0" w:color="auto"/>
        <w:bottom w:val="none" w:sz="0" w:space="0" w:color="auto"/>
        <w:right w:val="none" w:sz="0" w:space="0" w:color="auto"/>
      </w:divBdr>
      <w:divsChild>
        <w:div w:id="215704382">
          <w:marLeft w:val="640"/>
          <w:marRight w:val="0"/>
          <w:marTop w:val="0"/>
          <w:marBottom w:val="0"/>
          <w:divBdr>
            <w:top w:val="none" w:sz="0" w:space="0" w:color="auto"/>
            <w:left w:val="none" w:sz="0" w:space="0" w:color="auto"/>
            <w:bottom w:val="none" w:sz="0" w:space="0" w:color="auto"/>
            <w:right w:val="none" w:sz="0" w:space="0" w:color="auto"/>
          </w:divBdr>
        </w:div>
        <w:div w:id="1869560699">
          <w:marLeft w:val="640"/>
          <w:marRight w:val="0"/>
          <w:marTop w:val="0"/>
          <w:marBottom w:val="0"/>
          <w:divBdr>
            <w:top w:val="none" w:sz="0" w:space="0" w:color="auto"/>
            <w:left w:val="none" w:sz="0" w:space="0" w:color="auto"/>
            <w:bottom w:val="none" w:sz="0" w:space="0" w:color="auto"/>
            <w:right w:val="none" w:sz="0" w:space="0" w:color="auto"/>
          </w:divBdr>
        </w:div>
        <w:div w:id="1504279291">
          <w:marLeft w:val="640"/>
          <w:marRight w:val="0"/>
          <w:marTop w:val="0"/>
          <w:marBottom w:val="0"/>
          <w:divBdr>
            <w:top w:val="none" w:sz="0" w:space="0" w:color="auto"/>
            <w:left w:val="none" w:sz="0" w:space="0" w:color="auto"/>
            <w:bottom w:val="none" w:sz="0" w:space="0" w:color="auto"/>
            <w:right w:val="none" w:sz="0" w:space="0" w:color="auto"/>
          </w:divBdr>
        </w:div>
        <w:div w:id="934903611">
          <w:marLeft w:val="640"/>
          <w:marRight w:val="0"/>
          <w:marTop w:val="0"/>
          <w:marBottom w:val="0"/>
          <w:divBdr>
            <w:top w:val="none" w:sz="0" w:space="0" w:color="auto"/>
            <w:left w:val="none" w:sz="0" w:space="0" w:color="auto"/>
            <w:bottom w:val="none" w:sz="0" w:space="0" w:color="auto"/>
            <w:right w:val="none" w:sz="0" w:space="0" w:color="auto"/>
          </w:divBdr>
        </w:div>
        <w:div w:id="1898466612">
          <w:marLeft w:val="640"/>
          <w:marRight w:val="0"/>
          <w:marTop w:val="0"/>
          <w:marBottom w:val="0"/>
          <w:divBdr>
            <w:top w:val="none" w:sz="0" w:space="0" w:color="auto"/>
            <w:left w:val="none" w:sz="0" w:space="0" w:color="auto"/>
            <w:bottom w:val="none" w:sz="0" w:space="0" w:color="auto"/>
            <w:right w:val="none" w:sz="0" w:space="0" w:color="auto"/>
          </w:divBdr>
        </w:div>
        <w:div w:id="2102988625">
          <w:marLeft w:val="640"/>
          <w:marRight w:val="0"/>
          <w:marTop w:val="0"/>
          <w:marBottom w:val="0"/>
          <w:divBdr>
            <w:top w:val="none" w:sz="0" w:space="0" w:color="auto"/>
            <w:left w:val="none" w:sz="0" w:space="0" w:color="auto"/>
            <w:bottom w:val="none" w:sz="0" w:space="0" w:color="auto"/>
            <w:right w:val="none" w:sz="0" w:space="0" w:color="auto"/>
          </w:divBdr>
        </w:div>
        <w:div w:id="1275090348">
          <w:marLeft w:val="640"/>
          <w:marRight w:val="0"/>
          <w:marTop w:val="0"/>
          <w:marBottom w:val="0"/>
          <w:divBdr>
            <w:top w:val="none" w:sz="0" w:space="0" w:color="auto"/>
            <w:left w:val="none" w:sz="0" w:space="0" w:color="auto"/>
            <w:bottom w:val="none" w:sz="0" w:space="0" w:color="auto"/>
            <w:right w:val="none" w:sz="0" w:space="0" w:color="auto"/>
          </w:divBdr>
        </w:div>
        <w:div w:id="1151016953">
          <w:marLeft w:val="640"/>
          <w:marRight w:val="0"/>
          <w:marTop w:val="0"/>
          <w:marBottom w:val="0"/>
          <w:divBdr>
            <w:top w:val="none" w:sz="0" w:space="0" w:color="auto"/>
            <w:left w:val="none" w:sz="0" w:space="0" w:color="auto"/>
            <w:bottom w:val="none" w:sz="0" w:space="0" w:color="auto"/>
            <w:right w:val="none" w:sz="0" w:space="0" w:color="auto"/>
          </w:divBdr>
        </w:div>
        <w:div w:id="1094286272">
          <w:marLeft w:val="640"/>
          <w:marRight w:val="0"/>
          <w:marTop w:val="0"/>
          <w:marBottom w:val="0"/>
          <w:divBdr>
            <w:top w:val="none" w:sz="0" w:space="0" w:color="auto"/>
            <w:left w:val="none" w:sz="0" w:space="0" w:color="auto"/>
            <w:bottom w:val="none" w:sz="0" w:space="0" w:color="auto"/>
            <w:right w:val="none" w:sz="0" w:space="0" w:color="auto"/>
          </w:divBdr>
        </w:div>
        <w:div w:id="459348719">
          <w:marLeft w:val="640"/>
          <w:marRight w:val="0"/>
          <w:marTop w:val="0"/>
          <w:marBottom w:val="0"/>
          <w:divBdr>
            <w:top w:val="none" w:sz="0" w:space="0" w:color="auto"/>
            <w:left w:val="none" w:sz="0" w:space="0" w:color="auto"/>
            <w:bottom w:val="none" w:sz="0" w:space="0" w:color="auto"/>
            <w:right w:val="none" w:sz="0" w:space="0" w:color="auto"/>
          </w:divBdr>
        </w:div>
        <w:div w:id="623968953">
          <w:marLeft w:val="640"/>
          <w:marRight w:val="0"/>
          <w:marTop w:val="0"/>
          <w:marBottom w:val="0"/>
          <w:divBdr>
            <w:top w:val="none" w:sz="0" w:space="0" w:color="auto"/>
            <w:left w:val="none" w:sz="0" w:space="0" w:color="auto"/>
            <w:bottom w:val="none" w:sz="0" w:space="0" w:color="auto"/>
            <w:right w:val="none" w:sz="0" w:space="0" w:color="auto"/>
          </w:divBdr>
        </w:div>
        <w:div w:id="1408727831">
          <w:marLeft w:val="640"/>
          <w:marRight w:val="0"/>
          <w:marTop w:val="0"/>
          <w:marBottom w:val="0"/>
          <w:divBdr>
            <w:top w:val="none" w:sz="0" w:space="0" w:color="auto"/>
            <w:left w:val="none" w:sz="0" w:space="0" w:color="auto"/>
            <w:bottom w:val="none" w:sz="0" w:space="0" w:color="auto"/>
            <w:right w:val="none" w:sz="0" w:space="0" w:color="auto"/>
          </w:divBdr>
        </w:div>
        <w:div w:id="393894137">
          <w:marLeft w:val="640"/>
          <w:marRight w:val="0"/>
          <w:marTop w:val="0"/>
          <w:marBottom w:val="0"/>
          <w:divBdr>
            <w:top w:val="none" w:sz="0" w:space="0" w:color="auto"/>
            <w:left w:val="none" w:sz="0" w:space="0" w:color="auto"/>
            <w:bottom w:val="none" w:sz="0" w:space="0" w:color="auto"/>
            <w:right w:val="none" w:sz="0" w:space="0" w:color="auto"/>
          </w:divBdr>
        </w:div>
        <w:div w:id="948856225">
          <w:marLeft w:val="640"/>
          <w:marRight w:val="0"/>
          <w:marTop w:val="0"/>
          <w:marBottom w:val="0"/>
          <w:divBdr>
            <w:top w:val="none" w:sz="0" w:space="0" w:color="auto"/>
            <w:left w:val="none" w:sz="0" w:space="0" w:color="auto"/>
            <w:bottom w:val="none" w:sz="0" w:space="0" w:color="auto"/>
            <w:right w:val="none" w:sz="0" w:space="0" w:color="auto"/>
          </w:divBdr>
        </w:div>
        <w:div w:id="1178271747">
          <w:marLeft w:val="640"/>
          <w:marRight w:val="0"/>
          <w:marTop w:val="0"/>
          <w:marBottom w:val="0"/>
          <w:divBdr>
            <w:top w:val="none" w:sz="0" w:space="0" w:color="auto"/>
            <w:left w:val="none" w:sz="0" w:space="0" w:color="auto"/>
            <w:bottom w:val="none" w:sz="0" w:space="0" w:color="auto"/>
            <w:right w:val="none" w:sz="0" w:space="0" w:color="auto"/>
          </w:divBdr>
        </w:div>
        <w:div w:id="1696809477">
          <w:marLeft w:val="640"/>
          <w:marRight w:val="0"/>
          <w:marTop w:val="0"/>
          <w:marBottom w:val="0"/>
          <w:divBdr>
            <w:top w:val="none" w:sz="0" w:space="0" w:color="auto"/>
            <w:left w:val="none" w:sz="0" w:space="0" w:color="auto"/>
            <w:bottom w:val="none" w:sz="0" w:space="0" w:color="auto"/>
            <w:right w:val="none" w:sz="0" w:space="0" w:color="auto"/>
          </w:divBdr>
        </w:div>
        <w:div w:id="1036125248">
          <w:marLeft w:val="640"/>
          <w:marRight w:val="0"/>
          <w:marTop w:val="0"/>
          <w:marBottom w:val="0"/>
          <w:divBdr>
            <w:top w:val="none" w:sz="0" w:space="0" w:color="auto"/>
            <w:left w:val="none" w:sz="0" w:space="0" w:color="auto"/>
            <w:bottom w:val="none" w:sz="0" w:space="0" w:color="auto"/>
            <w:right w:val="none" w:sz="0" w:space="0" w:color="auto"/>
          </w:divBdr>
        </w:div>
        <w:div w:id="547035182">
          <w:marLeft w:val="640"/>
          <w:marRight w:val="0"/>
          <w:marTop w:val="0"/>
          <w:marBottom w:val="0"/>
          <w:divBdr>
            <w:top w:val="none" w:sz="0" w:space="0" w:color="auto"/>
            <w:left w:val="none" w:sz="0" w:space="0" w:color="auto"/>
            <w:bottom w:val="none" w:sz="0" w:space="0" w:color="auto"/>
            <w:right w:val="none" w:sz="0" w:space="0" w:color="auto"/>
          </w:divBdr>
        </w:div>
        <w:div w:id="985431587">
          <w:marLeft w:val="640"/>
          <w:marRight w:val="0"/>
          <w:marTop w:val="0"/>
          <w:marBottom w:val="0"/>
          <w:divBdr>
            <w:top w:val="none" w:sz="0" w:space="0" w:color="auto"/>
            <w:left w:val="none" w:sz="0" w:space="0" w:color="auto"/>
            <w:bottom w:val="none" w:sz="0" w:space="0" w:color="auto"/>
            <w:right w:val="none" w:sz="0" w:space="0" w:color="auto"/>
          </w:divBdr>
        </w:div>
        <w:div w:id="1876850151">
          <w:marLeft w:val="640"/>
          <w:marRight w:val="0"/>
          <w:marTop w:val="0"/>
          <w:marBottom w:val="0"/>
          <w:divBdr>
            <w:top w:val="none" w:sz="0" w:space="0" w:color="auto"/>
            <w:left w:val="none" w:sz="0" w:space="0" w:color="auto"/>
            <w:bottom w:val="none" w:sz="0" w:space="0" w:color="auto"/>
            <w:right w:val="none" w:sz="0" w:space="0" w:color="auto"/>
          </w:divBdr>
        </w:div>
        <w:div w:id="1308625018">
          <w:marLeft w:val="640"/>
          <w:marRight w:val="0"/>
          <w:marTop w:val="0"/>
          <w:marBottom w:val="0"/>
          <w:divBdr>
            <w:top w:val="none" w:sz="0" w:space="0" w:color="auto"/>
            <w:left w:val="none" w:sz="0" w:space="0" w:color="auto"/>
            <w:bottom w:val="none" w:sz="0" w:space="0" w:color="auto"/>
            <w:right w:val="none" w:sz="0" w:space="0" w:color="auto"/>
          </w:divBdr>
        </w:div>
        <w:div w:id="475223227">
          <w:marLeft w:val="640"/>
          <w:marRight w:val="0"/>
          <w:marTop w:val="0"/>
          <w:marBottom w:val="0"/>
          <w:divBdr>
            <w:top w:val="none" w:sz="0" w:space="0" w:color="auto"/>
            <w:left w:val="none" w:sz="0" w:space="0" w:color="auto"/>
            <w:bottom w:val="none" w:sz="0" w:space="0" w:color="auto"/>
            <w:right w:val="none" w:sz="0" w:space="0" w:color="auto"/>
          </w:divBdr>
        </w:div>
        <w:div w:id="48845662">
          <w:marLeft w:val="640"/>
          <w:marRight w:val="0"/>
          <w:marTop w:val="0"/>
          <w:marBottom w:val="0"/>
          <w:divBdr>
            <w:top w:val="none" w:sz="0" w:space="0" w:color="auto"/>
            <w:left w:val="none" w:sz="0" w:space="0" w:color="auto"/>
            <w:bottom w:val="none" w:sz="0" w:space="0" w:color="auto"/>
            <w:right w:val="none" w:sz="0" w:space="0" w:color="auto"/>
          </w:divBdr>
        </w:div>
        <w:div w:id="1843086550">
          <w:marLeft w:val="640"/>
          <w:marRight w:val="0"/>
          <w:marTop w:val="0"/>
          <w:marBottom w:val="0"/>
          <w:divBdr>
            <w:top w:val="none" w:sz="0" w:space="0" w:color="auto"/>
            <w:left w:val="none" w:sz="0" w:space="0" w:color="auto"/>
            <w:bottom w:val="none" w:sz="0" w:space="0" w:color="auto"/>
            <w:right w:val="none" w:sz="0" w:space="0" w:color="auto"/>
          </w:divBdr>
        </w:div>
        <w:div w:id="1318731051">
          <w:marLeft w:val="640"/>
          <w:marRight w:val="0"/>
          <w:marTop w:val="0"/>
          <w:marBottom w:val="0"/>
          <w:divBdr>
            <w:top w:val="none" w:sz="0" w:space="0" w:color="auto"/>
            <w:left w:val="none" w:sz="0" w:space="0" w:color="auto"/>
            <w:bottom w:val="none" w:sz="0" w:space="0" w:color="auto"/>
            <w:right w:val="none" w:sz="0" w:space="0" w:color="auto"/>
          </w:divBdr>
        </w:div>
        <w:div w:id="314914754">
          <w:marLeft w:val="640"/>
          <w:marRight w:val="0"/>
          <w:marTop w:val="0"/>
          <w:marBottom w:val="0"/>
          <w:divBdr>
            <w:top w:val="none" w:sz="0" w:space="0" w:color="auto"/>
            <w:left w:val="none" w:sz="0" w:space="0" w:color="auto"/>
            <w:bottom w:val="none" w:sz="0" w:space="0" w:color="auto"/>
            <w:right w:val="none" w:sz="0" w:space="0" w:color="auto"/>
          </w:divBdr>
        </w:div>
        <w:div w:id="949239917">
          <w:marLeft w:val="640"/>
          <w:marRight w:val="0"/>
          <w:marTop w:val="0"/>
          <w:marBottom w:val="0"/>
          <w:divBdr>
            <w:top w:val="none" w:sz="0" w:space="0" w:color="auto"/>
            <w:left w:val="none" w:sz="0" w:space="0" w:color="auto"/>
            <w:bottom w:val="none" w:sz="0" w:space="0" w:color="auto"/>
            <w:right w:val="none" w:sz="0" w:space="0" w:color="auto"/>
          </w:divBdr>
        </w:div>
        <w:div w:id="594943579">
          <w:marLeft w:val="640"/>
          <w:marRight w:val="0"/>
          <w:marTop w:val="0"/>
          <w:marBottom w:val="0"/>
          <w:divBdr>
            <w:top w:val="none" w:sz="0" w:space="0" w:color="auto"/>
            <w:left w:val="none" w:sz="0" w:space="0" w:color="auto"/>
            <w:bottom w:val="none" w:sz="0" w:space="0" w:color="auto"/>
            <w:right w:val="none" w:sz="0" w:space="0" w:color="auto"/>
          </w:divBdr>
        </w:div>
        <w:div w:id="1001665676">
          <w:marLeft w:val="640"/>
          <w:marRight w:val="0"/>
          <w:marTop w:val="0"/>
          <w:marBottom w:val="0"/>
          <w:divBdr>
            <w:top w:val="none" w:sz="0" w:space="0" w:color="auto"/>
            <w:left w:val="none" w:sz="0" w:space="0" w:color="auto"/>
            <w:bottom w:val="none" w:sz="0" w:space="0" w:color="auto"/>
            <w:right w:val="none" w:sz="0" w:space="0" w:color="auto"/>
          </w:divBdr>
        </w:div>
        <w:div w:id="2043702736">
          <w:marLeft w:val="640"/>
          <w:marRight w:val="0"/>
          <w:marTop w:val="0"/>
          <w:marBottom w:val="0"/>
          <w:divBdr>
            <w:top w:val="none" w:sz="0" w:space="0" w:color="auto"/>
            <w:left w:val="none" w:sz="0" w:space="0" w:color="auto"/>
            <w:bottom w:val="none" w:sz="0" w:space="0" w:color="auto"/>
            <w:right w:val="none" w:sz="0" w:space="0" w:color="auto"/>
          </w:divBdr>
        </w:div>
        <w:div w:id="1074274869">
          <w:marLeft w:val="640"/>
          <w:marRight w:val="0"/>
          <w:marTop w:val="0"/>
          <w:marBottom w:val="0"/>
          <w:divBdr>
            <w:top w:val="none" w:sz="0" w:space="0" w:color="auto"/>
            <w:left w:val="none" w:sz="0" w:space="0" w:color="auto"/>
            <w:bottom w:val="none" w:sz="0" w:space="0" w:color="auto"/>
            <w:right w:val="none" w:sz="0" w:space="0" w:color="auto"/>
          </w:divBdr>
        </w:div>
        <w:div w:id="625812787">
          <w:marLeft w:val="640"/>
          <w:marRight w:val="0"/>
          <w:marTop w:val="0"/>
          <w:marBottom w:val="0"/>
          <w:divBdr>
            <w:top w:val="none" w:sz="0" w:space="0" w:color="auto"/>
            <w:left w:val="none" w:sz="0" w:space="0" w:color="auto"/>
            <w:bottom w:val="none" w:sz="0" w:space="0" w:color="auto"/>
            <w:right w:val="none" w:sz="0" w:space="0" w:color="auto"/>
          </w:divBdr>
        </w:div>
        <w:div w:id="2000495857">
          <w:marLeft w:val="640"/>
          <w:marRight w:val="0"/>
          <w:marTop w:val="0"/>
          <w:marBottom w:val="0"/>
          <w:divBdr>
            <w:top w:val="none" w:sz="0" w:space="0" w:color="auto"/>
            <w:left w:val="none" w:sz="0" w:space="0" w:color="auto"/>
            <w:bottom w:val="none" w:sz="0" w:space="0" w:color="auto"/>
            <w:right w:val="none" w:sz="0" w:space="0" w:color="auto"/>
          </w:divBdr>
        </w:div>
        <w:div w:id="1109397381">
          <w:marLeft w:val="640"/>
          <w:marRight w:val="0"/>
          <w:marTop w:val="0"/>
          <w:marBottom w:val="0"/>
          <w:divBdr>
            <w:top w:val="none" w:sz="0" w:space="0" w:color="auto"/>
            <w:left w:val="none" w:sz="0" w:space="0" w:color="auto"/>
            <w:bottom w:val="none" w:sz="0" w:space="0" w:color="auto"/>
            <w:right w:val="none" w:sz="0" w:space="0" w:color="auto"/>
          </w:divBdr>
        </w:div>
        <w:div w:id="624116683">
          <w:marLeft w:val="640"/>
          <w:marRight w:val="0"/>
          <w:marTop w:val="0"/>
          <w:marBottom w:val="0"/>
          <w:divBdr>
            <w:top w:val="none" w:sz="0" w:space="0" w:color="auto"/>
            <w:left w:val="none" w:sz="0" w:space="0" w:color="auto"/>
            <w:bottom w:val="none" w:sz="0" w:space="0" w:color="auto"/>
            <w:right w:val="none" w:sz="0" w:space="0" w:color="auto"/>
          </w:divBdr>
        </w:div>
        <w:div w:id="865751938">
          <w:marLeft w:val="640"/>
          <w:marRight w:val="0"/>
          <w:marTop w:val="0"/>
          <w:marBottom w:val="0"/>
          <w:divBdr>
            <w:top w:val="none" w:sz="0" w:space="0" w:color="auto"/>
            <w:left w:val="none" w:sz="0" w:space="0" w:color="auto"/>
            <w:bottom w:val="none" w:sz="0" w:space="0" w:color="auto"/>
            <w:right w:val="none" w:sz="0" w:space="0" w:color="auto"/>
          </w:divBdr>
        </w:div>
        <w:div w:id="881752629">
          <w:marLeft w:val="640"/>
          <w:marRight w:val="0"/>
          <w:marTop w:val="0"/>
          <w:marBottom w:val="0"/>
          <w:divBdr>
            <w:top w:val="none" w:sz="0" w:space="0" w:color="auto"/>
            <w:left w:val="none" w:sz="0" w:space="0" w:color="auto"/>
            <w:bottom w:val="none" w:sz="0" w:space="0" w:color="auto"/>
            <w:right w:val="none" w:sz="0" w:space="0" w:color="auto"/>
          </w:divBdr>
        </w:div>
        <w:div w:id="461268640">
          <w:marLeft w:val="640"/>
          <w:marRight w:val="0"/>
          <w:marTop w:val="0"/>
          <w:marBottom w:val="0"/>
          <w:divBdr>
            <w:top w:val="none" w:sz="0" w:space="0" w:color="auto"/>
            <w:left w:val="none" w:sz="0" w:space="0" w:color="auto"/>
            <w:bottom w:val="none" w:sz="0" w:space="0" w:color="auto"/>
            <w:right w:val="none" w:sz="0" w:space="0" w:color="auto"/>
          </w:divBdr>
        </w:div>
        <w:div w:id="639656697">
          <w:marLeft w:val="640"/>
          <w:marRight w:val="0"/>
          <w:marTop w:val="0"/>
          <w:marBottom w:val="0"/>
          <w:divBdr>
            <w:top w:val="none" w:sz="0" w:space="0" w:color="auto"/>
            <w:left w:val="none" w:sz="0" w:space="0" w:color="auto"/>
            <w:bottom w:val="none" w:sz="0" w:space="0" w:color="auto"/>
            <w:right w:val="none" w:sz="0" w:space="0" w:color="auto"/>
          </w:divBdr>
        </w:div>
        <w:div w:id="1660577084">
          <w:marLeft w:val="640"/>
          <w:marRight w:val="0"/>
          <w:marTop w:val="0"/>
          <w:marBottom w:val="0"/>
          <w:divBdr>
            <w:top w:val="none" w:sz="0" w:space="0" w:color="auto"/>
            <w:left w:val="none" w:sz="0" w:space="0" w:color="auto"/>
            <w:bottom w:val="none" w:sz="0" w:space="0" w:color="auto"/>
            <w:right w:val="none" w:sz="0" w:space="0" w:color="auto"/>
          </w:divBdr>
        </w:div>
        <w:div w:id="1559170072">
          <w:marLeft w:val="640"/>
          <w:marRight w:val="0"/>
          <w:marTop w:val="0"/>
          <w:marBottom w:val="0"/>
          <w:divBdr>
            <w:top w:val="none" w:sz="0" w:space="0" w:color="auto"/>
            <w:left w:val="none" w:sz="0" w:space="0" w:color="auto"/>
            <w:bottom w:val="none" w:sz="0" w:space="0" w:color="auto"/>
            <w:right w:val="none" w:sz="0" w:space="0" w:color="auto"/>
          </w:divBdr>
        </w:div>
        <w:div w:id="711928422">
          <w:marLeft w:val="640"/>
          <w:marRight w:val="0"/>
          <w:marTop w:val="0"/>
          <w:marBottom w:val="0"/>
          <w:divBdr>
            <w:top w:val="none" w:sz="0" w:space="0" w:color="auto"/>
            <w:left w:val="none" w:sz="0" w:space="0" w:color="auto"/>
            <w:bottom w:val="none" w:sz="0" w:space="0" w:color="auto"/>
            <w:right w:val="none" w:sz="0" w:space="0" w:color="auto"/>
          </w:divBdr>
        </w:div>
        <w:div w:id="682785419">
          <w:marLeft w:val="640"/>
          <w:marRight w:val="0"/>
          <w:marTop w:val="0"/>
          <w:marBottom w:val="0"/>
          <w:divBdr>
            <w:top w:val="none" w:sz="0" w:space="0" w:color="auto"/>
            <w:left w:val="none" w:sz="0" w:space="0" w:color="auto"/>
            <w:bottom w:val="none" w:sz="0" w:space="0" w:color="auto"/>
            <w:right w:val="none" w:sz="0" w:space="0" w:color="auto"/>
          </w:divBdr>
        </w:div>
        <w:div w:id="494999080">
          <w:marLeft w:val="640"/>
          <w:marRight w:val="0"/>
          <w:marTop w:val="0"/>
          <w:marBottom w:val="0"/>
          <w:divBdr>
            <w:top w:val="none" w:sz="0" w:space="0" w:color="auto"/>
            <w:left w:val="none" w:sz="0" w:space="0" w:color="auto"/>
            <w:bottom w:val="none" w:sz="0" w:space="0" w:color="auto"/>
            <w:right w:val="none" w:sz="0" w:space="0" w:color="auto"/>
          </w:divBdr>
        </w:div>
        <w:div w:id="1464234942">
          <w:marLeft w:val="640"/>
          <w:marRight w:val="0"/>
          <w:marTop w:val="0"/>
          <w:marBottom w:val="0"/>
          <w:divBdr>
            <w:top w:val="none" w:sz="0" w:space="0" w:color="auto"/>
            <w:left w:val="none" w:sz="0" w:space="0" w:color="auto"/>
            <w:bottom w:val="none" w:sz="0" w:space="0" w:color="auto"/>
            <w:right w:val="none" w:sz="0" w:space="0" w:color="auto"/>
          </w:divBdr>
        </w:div>
        <w:div w:id="1033311586">
          <w:marLeft w:val="640"/>
          <w:marRight w:val="0"/>
          <w:marTop w:val="0"/>
          <w:marBottom w:val="0"/>
          <w:divBdr>
            <w:top w:val="none" w:sz="0" w:space="0" w:color="auto"/>
            <w:left w:val="none" w:sz="0" w:space="0" w:color="auto"/>
            <w:bottom w:val="none" w:sz="0" w:space="0" w:color="auto"/>
            <w:right w:val="none" w:sz="0" w:space="0" w:color="auto"/>
          </w:divBdr>
        </w:div>
        <w:div w:id="1141188465">
          <w:marLeft w:val="640"/>
          <w:marRight w:val="0"/>
          <w:marTop w:val="0"/>
          <w:marBottom w:val="0"/>
          <w:divBdr>
            <w:top w:val="none" w:sz="0" w:space="0" w:color="auto"/>
            <w:left w:val="none" w:sz="0" w:space="0" w:color="auto"/>
            <w:bottom w:val="none" w:sz="0" w:space="0" w:color="auto"/>
            <w:right w:val="none" w:sz="0" w:space="0" w:color="auto"/>
          </w:divBdr>
        </w:div>
        <w:div w:id="669596853">
          <w:marLeft w:val="640"/>
          <w:marRight w:val="0"/>
          <w:marTop w:val="0"/>
          <w:marBottom w:val="0"/>
          <w:divBdr>
            <w:top w:val="none" w:sz="0" w:space="0" w:color="auto"/>
            <w:left w:val="none" w:sz="0" w:space="0" w:color="auto"/>
            <w:bottom w:val="none" w:sz="0" w:space="0" w:color="auto"/>
            <w:right w:val="none" w:sz="0" w:space="0" w:color="auto"/>
          </w:divBdr>
        </w:div>
        <w:div w:id="1784496325">
          <w:marLeft w:val="640"/>
          <w:marRight w:val="0"/>
          <w:marTop w:val="0"/>
          <w:marBottom w:val="0"/>
          <w:divBdr>
            <w:top w:val="none" w:sz="0" w:space="0" w:color="auto"/>
            <w:left w:val="none" w:sz="0" w:space="0" w:color="auto"/>
            <w:bottom w:val="none" w:sz="0" w:space="0" w:color="auto"/>
            <w:right w:val="none" w:sz="0" w:space="0" w:color="auto"/>
          </w:divBdr>
        </w:div>
        <w:div w:id="1636180975">
          <w:marLeft w:val="640"/>
          <w:marRight w:val="0"/>
          <w:marTop w:val="0"/>
          <w:marBottom w:val="0"/>
          <w:divBdr>
            <w:top w:val="none" w:sz="0" w:space="0" w:color="auto"/>
            <w:left w:val="none" w:sz="0" w:space="0" w:color="auto"/>
            <w:bottom w:val="none" w:sz="0" w:space="0" w:color="auto"/>
            <w:right w:val="none" w:sz="0" w:space="0" w:color="auto"/>
          </w:divBdr>
        </w:div>
        <w:div w:id="1336029804">
          <w:marLeft w:val="640"/>
          <w:marRight w:val="0"/>
          <w:marTop w:val="0"/>
          <w:marBottom w:val="0"/>
          <w:divBdr>
            <w:top w:val="none" w:sz="0" w:space="0" w:color="auto"/>
            <w:left w:val="none" w:sz="0" w:space="0" w:color="auto"/>
            <w:bottom w:val="none" w:sz="0" w:space="0" w:color="auto"/>
            <w:right w:val="none" w:sz="0" w:space="0" w:color="auto"/>
          </w:divBdr>
        </w:div>
      </w:divsChild>
    </w:div>
    <w:div w:id="1359425555">
      <w:marLeft w:val="640"/>
      <w:marRight w:val="0"/>
      <w:marTop w:val="0"/>
      <w:marBottom w:val="0"/>
      <w:divBdr>
        <w:top w:val="none" w:sz="0" w:space="0" w:color="auto"/>
        <w:left w:val="none" w:sz="0" w:space="0" w:color="auto"/>
        <w:bottom w:val="none" w:sz="0" w:space="0" w:color="auto"/>
        <w:right w:val="none" w:sz="0" w:space="0" w:color="auto"/>
      </w:divBdr>
    </w:div>
    <w:div w:id="1360156639">
      <w:marLeft w:val="640"/>
      <w:marRight w:val="0"/>
      <w:marTop w:val="0"/>
      <w:marBottom w:val="0"/>
      <w:divBdr>
        <w:top w:val="none" w:sz="0" w:space="0" w:color="auto"/>
        <w:left w:val="none" w:sz="0" w:space="0" w:color="auto"/>
        <w:bottom w:val="none" w:sz="0" w:space="0" w:color="auto"/>
        <w:right w:val="none" w:sz="0" w:space="0" w:color="auto"/>
      </w:divBdr>
    </w:div>
    <w:div w:id="1363281099">
      <w:marLeft w:val="0"/>
      <w:marRight w:val="0"/>
      <w:marTop w:val="0"/>
      <w:marBottom w:val="0"/>
      <w:divBdr>
        <w:top w:val="none" w:sz="0" w:space="0" w:color="auto"/>
        <w:left w:val="none" w:sz="0" w:space="0" w:color="auto"/>
        <w:bottom w:val="none" w:sz="0" w:space="0" w:color="auto"/>
        <w:right w:val="none" w:sz="0" w:space="0" w:color="auto"/>
      </w:divBdr>
    </w:div>
    <w:div w:id="1367023170">
      <w:marLeft w:val="640"/>
      <w:marRight w:val="0"/>
      <w:marTop w:val="0"/>
      <w:marBottom w:val="0"/>
      <w:divBdr>
        <w:top w:val="none" w:sz="0" w:space="0" w:color="auto"/>
        <w:left w:val="none" w:sz="0" w:space="0" w:color="auto"/>
        <w:bottom w:val="none" w:sz="0" w:space="0" w:color="auto"/>
        <w:right w:val="none" w:sz="0" w:space="0" w:color="auto"/>
      </w:divBdr>
    </w:div>
    <w:div w:id="1367750202">
      <w:marLeft w:val="0"/>
      <w:marRight w:val="0"/>
      <w:marTop w:val="0"/>
      <w:marBottom w:val="0"/>
      <w:divBdr>
        <w:top w:val="none" w:sz="0" w:space="0" w:color="auto"/>
        <w:left w:val="none" w:sz="0" w:space="0" w:color="auto"/>
        <w:bottom w:val="none" w:sz="0" w:space="0" w:color="auto"/>
        <w:right w:val="none" w:sz="0" w:space="0" w:color="auto"/>
      </w:divBdr>
    </w:div>
    <w:div w:id="1368064300">
      <w:marLeft w:val="640"/>
      <w:marRight w:val="0"/>
      <w:marTop w:val="0"/>
      <w:marBottom w:val="0"/>
      <w:divBdr>
        <w:top w:val="none" w:sz="0" w:space="0" w:color="auto"/>
        <w:left w:val="none" w:sz="0" w:space="0" w:color="auto"/>
        <w:bottom w:val="none" w:sz="0" w:space="0" w:color="auto"/>
        <w:right w:val="none" w:sz="0" w:space="0" w:color="auto"/>
      </w:divBdr>
    </w:div>
    <w:div w:id="1368330844">
      <w:marLeft w:val="0"/>
      <w:marRight w:val="0"/>
      <w:marTop w:val="0"/>
      <w:marBottom w:val="0"/>
      <w:divBdr>
        <w:top w:val="none" w:sz="0" w:space="0" w:color="auto"/>
        <w:left w:val="none" w:sz="0" w:space="0" w:color="auto"/>
        <w:bottom w:val="none" w:sz="0" w:space="0" w:color="auto"/>
        <w:right w:val="none" w:sz="0" w:space="0" w:color="auto"/>
      </w:divBdr>
    </w:div>
    <w:div w:id="1368989476">
      <w:marLeft w:val="640"/>
      <w:marRight w:val="0"/>
      <w:marTop w:val="0"/>
      <w:marBottom w:val="0"/>
      <w:divBdr>
        <w:top w:val="none" w:sz="0" w:space="0" w:color="auto"/>
        <w:left w:val="none" w:sz="0" w:space="0" w:color="auto"/>
        <w:bottom w:val="none" w:sz="0" w:space="0" w:color="auto"/>
        <w:right w:val="none" w:sz="0" w:space="0" w:color="auto"/>
      </w:divBdr>
    </w:div>
    <w:div w:id="1369378400">
      <w:marLeft w:val="640"/>
      <w:marRight w:val="0"/>
      <w:marTop w:val="0"/>
      <w:marBottom w:val="0"/>
      <w:divBdr>
        <w:top w:val="none" w:sz="0" w:space="0" w:color="auto"/>
        <w:left w:val="none" w:sz="0" w:space="0" w:color="auto"/>
        <w:bottom w:val="none" w:sz="0" w:space="0" w:color="auto"/>
        <w:right w:val="none" w:sz="0" w:space="0" w:color="auto"/>
      </w:divBdr>
    </w:div>
    <w:div w:id="1369910852">
      <w:marLeft w:val="640"/>
      <w:marRight w:val="0"/>
      <w:marTop w:val="0"/>
      <w:marBottom w:val="0"/>
      <w:divBdr>
        <w:top w:val="none" w:sz="0" w:space="0" w:color="auto"/>
        <w:left w:val="none" w:sz="0" w:space="0" w:color="auto"/>
        <w:bottom w:val="none" w:sz="0" w:space="0" w:color="auto"/>
        <w:right w:val="none" w:sz="0" w:space="0" w:color="auto"/>
      </w:divBdr>
    </w:div>
    <w:div w:id="1372875420">
      <w:marLeft w:val="0"/>
      <w:marRight w:val="0"/>
      <w:marTop w:val="0"/>
      <w:marBottom w:val="0"/>
      <w:divBdr>
        <w:top w:val="none" w:sz="0" w:space="0" w:color="auto"/>
        <w:left w:val="none" w:sz="0" w:space="0" w:color="auto"/>
        <w:bottom w:val="none" w:sz="0" w:space="0" w:color="auto"/>
        <w:right w:val="none" w:sz="0" w:space="0" w:color="auto"/>
      </w:divBdr>
    </w:div>
    <w:div w:id="1374189125">
      <w:marLeft w:val="640"/>
      <w:marRight w:val="0"/>
      <w:marTop w:val="0"/>
      <w:marBottom w:val="0"/>
      <w:divBdr>
        <w:top w:val="none" w:sz="0" w:space="0" w:color="auto"/>
        <w:left w:val="none" w:sz="0" w:space="0" w:color="auto"/>
        <w:bottom w:val="none" w:sz="0" w:space="0" w:color="auto"/>
        <w:right w:val="none" w:sz="0" w:space="0" w:color="auto"/>
      </w:divBdr>
    </w:div>
    <w:div w:id="1375500231">
      <w:marLeft w:val="640"/>
      <w:marRight w:val="0"/>
      <w:marTop w:val="0"/>
      <w:marBottom w:val="0"/>
      <w:divBdr>
        <w:top w:val="none" w:sz="0" w:space="0" w:color="auto"/>
        <w:left w:val="none" w:sz="0" w:space="0" w:color="auto"/>
        <w:bottom w:val="none" w:sz="0" w:space="0" w:color="auto"/>
        <w:right w:val="none" w:sz="0" w:space="0" w:color="auto"/>
      </w:divBdr>
    </w:div>
    <w:div w:id="1379085475">
      <w:bodyDiv w:val="1"/>
      <w:marLeft w:val="0"/>
      <w:marRight w:val="0"/>
      <w:marTop w:val="0"/>
      <w:marBottom w:val="0"/>
      <w:divBdr>
        <w:top w:val="none" w:sz="0" w:space="0" w:color="auto"/>
        <w:left w:val="none" w:sz="0" w:space="0" w:color="auto"/>
        <w:bottom w:val="none" w:sz="0" w:space="0" w:color="auto"/>
        <w:right w:val="none" w:sz="0" w:space="0" w:color="auto"/>
      </w:divBdr>
      <w:divsChild>
        <w:div w:id="1041828156">
          <w:marLeft w:val="640"/>
          <w:marRight w:val="0"/>
          <w:marTop w:val="0"/>
          <w:marBottom w:val="0"/>
          <w:divBdr>
            <w:top w:val="none" w:sz="0" w:space="0" w:color="auto"/>
            <w:left w:val="none" w:sz="0" w:space="0" w:color="auto"/>
            <w:bottom w:val="none" w:sz="0" w:space="0" w:color="auto"/>
            <w:right w:val="none" w:sz="0" w:space="0" w:color="auto"/>
          </w:divBdr>
        </w:div>
        <w:div w:id="2067989213">
          <w:marLeft w:val="640"/>
          <w:marRight w:val="0"/>
          <w:marTop w:val="0"/>
          <w:marBottom w:val="0"/>
          <w:divBdr>
            <w:top w:val="none" w:sz="0" w:space="0" w:color="auto"/>
            <w:left w:val="none" w:sz="0" w:space="0" w:color="auto"/>
            <w:bottom w:val="none" w:sz="0" w:space="0" w:color="auto"/>
            <w:right w:val="none" w:sz="0" w:space="0" w:color="auto"/>
          </w:divBdr>
        </w:div>
        <w:div w:id="1349721688">
          <w:marLeft w:val="640"/>
          <w:marRight w:val="0"/>
          <w:marTop w:val="0"/>
          <w:marBottom w:val="0"/>
          <w:divBdr>
            <w:top w:val="none" w:sz="0" w:space="0" w:color="auto"/>
            <w:left w:val="none" w:sz="0" w:space="0" w:color="auto"/>
            <w:bottom w:val="none" w:sz="0" w:space="0" w:color="auto"/>
            <w:right w:val="none" w:sz="0" w:space="0" w:color="auto"/>
          </w:divBdr>
        </w:div>
        <w:div w:id="790511771">
          <w:marLeft w:val="640"/>
          <w:marRight w:val="0"/>
          <w:marTop w:val="0"/>
          <w:marBottom w:val="0"/>
          <w:divBdr>
            <w:top w:val="none" w:sz="0" w:space="0" w:color="auto"/>
            <w:left w:val="none" w:sz="0" w:space="0" w:color="auto"/>
            <w:bottom w:val="none" w:sz="0" w:space="0" w:color="auto"/>
            <w:right w:val="none" w:sz="0" w:space="0" w:color="auto"/>
          </w:divBdr>
        </w:div>
        <w:div w:id="464855864">
          <w:marLeft w:val="640"/>
          <w:marRight w:val="0"/>
          <w:marTop w:val="0"/>
          <w:marBottom w:val="0"/>
          <w:divBdr>
            <w:top w:val="none" w:sz="0" w:space="0" w:color="auto"/>
            <w:left w:val="none" w:sz="0" w:space="0" w:color="auto"/>
            <w:bottom w:val="none" w:sz="0" w:space="0" w:color="auto"/>
            <w:right w:val="none" w:sz="0" w:space="0" w:color="auto"/>
          </w:divBdr>
        </w:div>
        <w:div w:id="1323239491">
          <w:marLeft w:val="640"/>
          <w:marRight w:val="0"/>
          <w:marTop w:val="0"/>
          <w:marBottom w:val="0"/>
          <w:divBdr>
            <w:top w:val="none" w:sz="0" w:space="0" w:color="auto"/>
            <w:left w:val="none" w:sz="0" w:space="0" w:color="auto"/>
            <w:bottom w:val="none" w:sz="0" w:space="0" w:color="auto"/>
            <w:right w:val="none" w:sz="0" w:space="0" w:color="auto"/>
          </w:divBdr>
        </w:div>
        <w:div w:id="83309826">
          <w:marLeft w:val="640"/>
          <w:marRight w:val="0"/>
          <w:marTop w:val="0"/>
          <w:marBottom w:val="0"/>
          <w:divBdr>
            <w:top w:val="none" w:sz="0" w:space="0" w:color="auto"/>
            <w:left w:val="none" w:sz="0" w:space="0" w:color="auto"/>
            <w:bottom w:val="none" w:sz="0" w:space="0" w:color="auto"/>
            <w:right w:val="none" w:sz="0" w:space="0" w:color="auto"/>
          </w:divBdr>
        </w:div>
        <w:div w:id="1548908829">
          <w:marLeft w:val="640"/>
          <w:marRight w:val="0"/>
          <w:marTop w:val="0"/>
          <w:marBottom w:val="0"/>
          <w:divBdr>
            <w:top w:val="none" w:sz="0" w:space="0" w:color="auto"/>
            <w:left w:val="none" w:sz="0" w:space="0" w:color="auto"/>
            <w:bottom w:val="none" w:sz="0" w:space="0" w:color="auto"/>
            <w:right w:val="none" w:sz="0" w:space="0" w:color="auto"/>
          </w:divBdr>
        </w:div>
        <w:div w:id="911744050">
          <w:marLeft w:val="640"/>
          <w:marRight w:val="0"/>
          <w:marTop w:val="0"/>
          <w:marBottom w:val="0"/>
          <w:divBdr>
            <w:top w:val="none" w:sz="0" w:space="0" w:color="auto"/>
            <w:left w:val="none" w:sz="0" w:space="0" w:color="auto"/>
            <w:bottom w:val="none" w:sz="0" w:space="0" w:color="auto"/>
            <w:right w:val="none" w:sz="0" w:space="0" w:color="auto"/>
          </w:divBdr>
        </w:div>
        <w:div w:id="1399477304">
          <w:marLeft w:val="640"/>
          <w:marRight w:val="0"/>
          <w:marTop w:val="0"/>
          <w:marBottom w:val="0"/>
          <w:divBdr>
            <w:top w:val="none" w:sz="0" w:space="0" w:color="auto"/>
            <w:left w:val="none" w:sz="0" w:space="0" w:color="auto"/>
            <w:bottom w:val="none" w:sz="0" w:space="0" w:color="auto"/>
            <w:right w:val="none" w:sz="0" w:space="0" w:color="auto"/>
          </w:divBdr>
        </w:div>
        <w:div w:id="1422949313">
          <w:marLeft w:val="640"/>
          <w:marRight w:val="0"/>
          <w:marTop w:val="0"/>
          <w:marBottom w:val="0"/>
          <w:divBdr>
            <w:top w:val="none" w:sz="0" w:space="0" w:color="auto"/>
            <w:left w:val="none" w:sz="0" w:space="0" w:color="auto"/>
            <w:bottom w:val="none" w:sz="0" w:space="0" w:color="auto"/>
            <w:right w:val="none" w:sz="0" w:space="0" w:color="auto"/>
          </w:divBdr>
        </w:div>
        <w:div w:id="1058013516">
          <w:marLeft w:val="640"/>
          <w:marRight w:val="0"/>
          <w:marTop w:val="0"/>
          <w:marBottom w:val="0"/>
          <w:divBdr>
            <w:top w:val="none" w:sz="0" w:space="0" w:color="auto"/>
            <w:left w:val="none" w:sz="0" w:space="0" w:color="auto"/>
            <w:bottom w:val="none" w:sz="0" w:space="0" w:color="auto"/>
            <w:right w:val="none" w:sz="0" w:space="0" w:color="auto"/>
          </w:divBdr>
        </w:div>
        <w:div w:id="733355730">
          <w:marLeft w:val="640"/>
          <w:marRight w:val="0"/>
          <w:marTop w:val="0"/>
          <w:marBottom w:val="0"/>
          <w:divBdr>
            <w:top w:val="none" w:sz="0" w:space="0" w:color="auto"/>
            <w:left w:val="none" w:sz="0" w:space="0" w:color="auto"/>
            <w:bottom w:val="none" w:sz="0" w:space="0" w:color="auto"/>
            <w:right w:val="none" w:sz="0" w:space="0" w:color="auto"/>
          </w:divBdr>
        </w:div>
        <w:div w:id="912088263">
          <w:marLeft w:val="640"/>
          <w:marRight w:val="0"/>
          <w:marTop w:val="0"/>
          <w:marBottom w:val="0"/>
          <w:divBdr>
            <w:top w:val="none" w:sz="0" w:space="0" w:color="auto"/>
            <w:left w:val="none" w:sz="0" w:space="0" w:color="auto"/>
            <w:bottom w:val="none" w:sz="0" w:space="0" w:color="auto"/>
            <w:right w:val="none" w:sz="0" w:space="0" w:color="auto"/>
          </w:divBdr>
        </w:div>
        <w:div w:id="1599676138">
          <w:marLeft w:val="640"/>
          <w:marRight w:val="0"/>
          <w:marTop w:val="0"/>
          <w:marBottom w:val="0"/>
          <w:divBdr>
            <w:top w:val="none" w:sz="0" w:space="0" w:color="auto"/>
            <w:left w:val="none" w:sz="0" w:space="0" w:color="auto"/>
            <w:bottom w:val="none" w:sz="0" w:space="0" w:color="auto"/>
            <w:right w:val="none" w:sz="0" w:space="0" w:color="auto"/>
          </w:divBdr>
        </w:div>
        <w:div w:id="1268781255">
          <w:marLeft w:val="640"/>
          <w:marRight w:val="0"/>
          <w:marTop w:val="0"/>
          <w:marBottom w:val="0"/>
          <w:divBdr>
            <w:top w:val="none" w:sz="0" w:space="0" w:color="auto"/>
            <w:left w:val="none" w:sz="0" w:space="0" w:color="auto"/>
            <w:bottom w:val="none" w:sz="0" w:space="0" w:color="auto"/>
            <w:right w:val="none" w:sz="0" w:space="0" w:color="auto"/>
          </w:divBdr>
        </w:div>
        <w:div w:id="264653412">
          <w:marLeft w:val="640"/>
          <w:marRight w:val="0"/>
          <w:marTop w:val="0"/>
          <w:marBottom w:val="0"/>
          <w:divBdr>
            <w:top w:val="none" w:sz="0" w:space="0" w:color="auto"/>
            <w:left w:val="none" w:sz="0" w:space="0" w:color="auto"/>
            <w:bottom w:val="none" w:sz="0" w:space="0" w:color="auto"/>
            <w:right w:val="none" w:sz="0" w:space="0" w:color="auto"/>
          </w:divBdr>
        </w:div>
        <w:div w:id="946887875">
          <w:marLeft w:val="640"/>
          <w:marRight w:val="0"/>
          <w:marTop w:val="0"/>
          <w:marBottom w:val="0"/>
          <w:divBdr>
            <w:top w:val="none" w:sz="0" w:space="0" w:color="auto"/>
            <w:left w:val="none" w:sz="0" w:space="0" w:color="auto"/>
            <w:bottom w:val="none" w:sz="0" w:space="0" w:color="auto"/>
            <w:right w:val="none" w:sz="0" w:space="0" w:color="auto"/>
          </w:divBdr>
        </w:div>
        <w:div w:id="114491419">
          <w:marLeft w:val="640"/>
          <w:marRight w:val="0"/>
          <w:marTop w:val="0"/>
          <w:marBottom w:val="0"/>
          <w:divBdr>
            <w:top w:val="none" w:sz="0" w:space="0" w:color="auto"/>
            <w:left w:val="none" w:sz="0" w:space="0" w:color="auto"/>
            <w:bottom w:val="none" w:sz="0" w:space="0" w:color="auto"/>
            <w:right w:val="none" w:sz="0" w:space="0" w:color="auto"/>
          </w:divBdr>
        </w:div>
        <w:div w:id="558633255">
          <w:marLeft w:val="640"/>
          <w:marRight w:val="0"/>
          <w:marTop w:val="0"/>
          <w:marBottom w:val="0"/>
          <w:divBdr>
            <w:top w:val="none" w:sz="0" w:space="0" w:color="auto"/>
            <w:left w:val="none" w:sz="0" w:space="0" w:color="auto"/>
            <w:bottom w:val="none" w:sz="0" w:space="0" w:color="auto"/>
            <w:right w:val="none" w:sz="0" w:space="0" w:color="auto"/>
          </w:divBdr>
        </w:div>
        <w:div w:id="1875918153">
          <w:marLeft w:val="640"/>
          <w:marRight w:val="0"/>
          <w:marTop w:val="0"/>
          <w:marBottom w:val="0"/>
          <w:divBdr>
            <w:top w:val="none" w:sz="0" w:space="0" w:color="auto"/>
            <w:left w:val="none" w:sz="0" w:space="0" w:color="auto"/>
            <w:bottom w:val="none" w:sz="0" w:space="0" w:color="auto"/>
            <w:right w:val="none" w:sz="0" w:space="0" w:color="auto"/>
          </w:divBdr>
        </w:div>
        <w:div w:id="781270392">
          <w:marLeft w:val="640"/>
          <w:marRight w:val="0"/>
          <w:marTop w:val="0"/>
          <w:marBottom w:val="0"/>
          <w:divBdr>
            <w:top w:val="none" w:sz="0" w:space="0" w:color="auto"/>
            <w:left w:val="none" w:sz="0" w:space="0" w:color="auto"/>
            <w:bottom w:val="none" w:sz="0" w:space="0" w:color="auto"/>
            <w:right w:val="none" w:sz="0" w:space="0" w:color="auto"/>
          </w:divBdr>
        </w:div>
        <w:div w:id="1189175597">
          <w:marLeft w:val="640"/>
          <w:marRight w:val="0"/>
          <w:marTop w:val="0"/>
          <w:marBottom w:val="0"/>
          <w:divBdr>
            <w:top w:val="none" w:sz="0" w:space="0" w:color="auto"/>
            <w:left w:val="none" w:sz="0" w:space="0" w:color="auto"/>
            <w:bottom w:val="none" w:sz="0" w:space="0" w:color="auto"/>
            <w:right w:val="none" w:sz="0" w:space="0" w:color="auto"/>
          </w:divBdr>
        </w:div>
        <w:div w:id="1927499795">
          <w:marLeft w:val="640"/>
          <w:marRight w:val="0"/>
          <w:marTop w:val="0"/>
          <w:marBottom w:val="0"/>
          <w:divBdr>
            <w:top w:val="none" w:sz="0" w:space="0" w:color="auto"/>
            <w:left w:val="none" w:sz="0" w:space="0" w:color="auto"/>
            <w:bottom w:val="none" w:sz="0" w:space="0" w:color="auto"/>
            <w:right w:val="none" w:sz="0" w:space="0" w:color="auto"/>
          </w:divBdr>
        </w:div>
        <w:div w:id="128135298">
          <w:marLeft w:val="640"/>
          <w:marRight w:val="0"/>
          <w:marTop w:val="0"/>
          <w:marBottom w:val="0"/>
          <w:divBdr>
            <w:top w:val="none" w:sz="0" w:space="0" w:color="auto"/>
            <w:left w:val="none" w:sz="0" w:space="0" w:color="auto"/>
            <w:bottom w:val="none" w:sz="0" w:space="0" w:color="auto"/>
            <w:right w:val="none" w:sz="0" w:space="0" w:color="auto"/>
          </w:divBdr>
        </w:div>
        <w:div w:id="1077749662">
          <w:marLeft w:val="640"/>
          <w:marRight w:val="0"/>
          <w:marTop w:val="0"/>
          <w:marBottom w:val="0"/>
          <w:divBdr>
            <w:top w:val="none" w:sz="0" w:space="0" w:color="auto"/>
            <w:left w:val="none" w:sz="0" w:space="0" w:color="auto"/>
            <w:bottom w:val="none" w:sz="0" w:space="0" w:color="auto"/>
            <w:right w:val="none" w:sz="0" w:space="0" w:color="auto"/>
          </w:divBdr>
        </w:div>
        <w:div w:id="98448365">
          <w:marLeft w:val="640"/>
          <w:marRight w:val="0"/>
          <w:marTop w:val="0"/>
          <w:marBottom w:val="0"/>
          <w:divBdr>
            <w:top w:val="none" w:sz="0" w:space="0" w:color="auto"/>
            <w:left w:val="none" w:sz="0" w:space="0" w:color="auto"/>
            <w:bottom w:val="none" w:sz="0" w:space="0" w:color="auto"/>
            <w:right w:val="none" w:sz="0" w:space="0" w:color="auto"/>
          </w:divBdr>
        </w:div>
        <w:div w:id="1566603328">
          <w:marLeft w:val="640"/>
          <w:marRight w:val="0"/>
          <w:marTop w:val="0"/>
          <w:marBottom w:val="0"/>
          <w:divBdr>
            <w:top w:val="none" w:sz="0" w:space="0" w:color="auto"/>
            <w:left w:val="none" w:sz="0" w:space="0" w:color="auto"/>
            <w:bottom w:val="none" w:sz="0" w:space="0" w:color="auto"/>
            <w:right w:val="none" w:sz="0" w:space="0" w:color="auto"/>
          </w:divBdr>
        </w:div>
        <w:div w:id="119154957">
          <w:marLeft w:val="640"/>
          <w:marRight w:val="0"/>
          <w:marTop w:val="0"/>
          <w:marBottom w:val="0"/>
          <w:divBdr>
            <w:top w:val="none" w:sz="0" w:space="0" w:color="auto"/>
            <w:left w:val="none" w:sz="0" w:space="0" w:color="auto"/>
            <w:bottom w:val="none" w:sz="0" w:space="0" w:color="auto"/>
            <w:right w:val="none" w:sz="0" w:space="0" w:color="auto"/>
          </w:divBdr>
        </w:div>
        <w:div w:id="1312442760">
          <w:marLeft w:val="640"/>
          <w:marRight w:val="0"/>
          <w:marTop w:val="0"/>
          <w:marBottom w:val="0"/>
          <w:divBdr>
            <w:top w:val="none" w:sz="0" w:space="0" w:color="auto"/>
            <w:left w:val="none" w:sz="0" w:space="0" w:color="auto"/>
            <w:bottom w:val="none" w:sz="0" w:space="0" w:color="auto"/>
            <w:right w:val="none" w:sz="0" w:space="0" w:color="auto"/>
          </w:divBdr>
        </w:div>
        <w:div w:id="327487487">
          <w:marLeft w:val="640"/>
          <w:marRight w:val="0"/>
          <w:marTop w:val="0"/>
          <w:marBottom w:val="0"/>
          <w:divBdr>
            <w:top w:val="none" w:sz="0" w:space="0" w:color="auto"/>
            <w:left w:val="none" w:sz="0" w:space="0" w:color="auto"/>
            <w:bottom w:val="none" w:sz="0" w:space="0" w:color="auto"/>
            <w:right w:val="none" w:sz="0" w:space="0" w:color="auto"/>
          </w:divBdr>
        </w:div>
        <w:div w:id="122382367">
          <w:marLeft w:val="640"/>
          <w:marRight w:val="0"/>
          <w:marTop w:val="0"/>
          <w:marBottom w:val="0"/>
          <w:divBdr>
            <w:top w:val="none" w:sz="0" w:space="0" w:color="auto"/>
            <w:left w:val="none" w:sz="0" w:space="0" w:color="auto"/>
            <w:bottom w:val="none" w:sz="0" w:space="0" w:color="auto"/>
            <w:right w:val="none" w:sz="0" w:space="0" w:color="auto"/>
          </w:divBdr>
        </w:div>
        <w:div w:id="397362363">
          <w:marLeft w:val="640"/>
          <w:marRight w:val="0"/>
          <w:marTop w:val="0"/>
          <w:marBottom w:val="0"/>
          <w:divBdr>
            <w:top w:val="none" w:sz="0" w:space="0" w:color="auto"/>
            <w:left w:val="none" w:sz="0" w:space="0" w:color="auto"/>
            <w:bottom w:val="none" w:sz="0" w:space="0" w:color="auto"/>
            <w:right w:val="none" w:sz="0" w:space="0" w:color="auto"/>
          </w:divBdr>
        </w:div>
        <w:div w:id="162746269">
          <w:marLeft w:val="640"/>
          <w:marRight w:val="0"/>
          <w:marTop w:val="0"/>
          <w:marBottom w:val="0"/>
          <w:divBdr>
            <w:top w:val="none" w:sz="0" w:space="0" w:color="auto"/>
            <w:left w:val="none" w:sz="0" w:space="0" w:color="auto"/>
            <w:bottom w:val="none" w:sz="0" w:space="0" w:color="auto"/>
            <w:right w:val="none" w:sz="0" w:space="0" w:color="auto"/>
          </w:divBdr>
        </w:div>
        <w:div w:id="1347752886">
          <w:marLeft w:val="640"/>
          <w:marRight w:val="0"/>
          <w:marTop w:val="0"/>
          <w:marBottom w:val="0"/>
          <w:divBdr>
            <w:top w:val="none" w:sz="0" w:space="0" w:color="auto"/>
            <w:left w:val="none" w:sz="0" w:space="0" w:color="auto"/>
            <w:bottom w:val="none" w:sz="0" w:space="0" w:color="auto"/>
            <w:right w:val="none" w:sz="0" w:space="0" w:color="auto"/>
          </w:divBdr>
        </w:div>
        <w:div w:id="447164217">
          <w:marLeft w:val="640"/>
          <w:marRight w:val="0"/>
          <w:marTop w:val="0"/>
          <w:marBottom w:val="0"/>
          <w:divBdr>
            <w:top w:val="none" w:sz="0" w:space="0" w:color="auto"/>
            <w:left w:val="none" w:sz="0" w:space="0" w:color="auto"/>
            <w:bottom w:val="none" w:sz="0" w:space="0" w:color="auto"/>
            <w:right w:val="none" w:sz="0" w:space="0" w:color="auto"/>
          </w:divBdr>
        </w:div>
        <w:div w:id="1285040446">
          <w:marLeft w:val="640"/>
          <w:marRight w:val="0"/>
          <w:marTop w:val="0"/>
          <w:marBottom w:val="0"/>
          <w:divBdr>
            <w:top w:val="none" w:sz="0" w:space="0" w:color="auto"/>
            <w:left w:val="none" w:sz="0" w:space="0" w:color="auto"/>
            <w:bottom w:val="none" w:sz="0" w:space="0" w:color="auto"/>
            <w:right w:val="none" w:sz="0" w:space="0" w:color="auto"/>
          </w:divBdr>
        </w:div>
        <w:div w:id="875505395">
          <w:marLeft w:val="640"/>
          <w:marRight w:val="0"/>
          <w:marTop w:val="0"/>
          <w:marBottom w:val="0"/>
          <w:divBdr>
            <w:top w:val="none" w:sz="0" w:space="0" w:color="auto"/>
            <w:left w:val="none" w:sz="0" w:space="0" w:color="auto"/>
            <w:bottom w:val="none" w:sz="0" w:space="0" w:color="auto"/>
            <w:right w:val="none" w:sz="0" w:space="0" w:color="auto"/>
          </w:divBdr>
        </w:div>
        <w:div w:id="1699818847">
          <w:marLeft w:val="640"/>
          <w:marRight w:val="0"/>
          <w:marTop w:val="0"/>
          <w:marBottom w:val="0"/>
          <w:divBdr>
            <w:top w:val="none" w:sz="0" w:space="0" w:color="auto"/>
            <w:left w:val="none" w:sz="0" w:space="0" w:color="auto"/>
            <w:bottom w:val="none" w:sz="0" w:space="0" w:color="auto"/>
            <w:right w:val="none" w:sz="0" w:space="0" w:color="auto"/>
          </w:divBdr>
        </w:div>
        <w:div w:id="743139608">
          <w:marLeft w:val="640"/>
          <w:marRight w:val="0"/>
          <w:marTop w:val="0"/>
          <w:marBottom w:val="0"/>
          <w:divBdr>
            <w:top w:val="none" w:sz="0" w:space="0" w:color="auto"/>
            <w:left w:val="none" w:sz="0" w:space="0" w:color="auto"/>
            <w:bottom w:val="none" w:sz="0" w:space="0" w:color="auto"/>
            <w:right w:val="none" w:sz="0" w:space="0" w:color="auto"/>
          </w:divBdr>
        </w:div>
        <w:div w:id="1006715345">
          <w:marLeft w:val="640"/>
          <w:marRight w:val="0"/>
          <w:marTop w:val="0"/>
          <w:marBottom w:val="0"/>
          <w:divBdr>
            <w:top w:val="none" w:sz="0" w:space="0" w:color="auto"/>
            <w:left w:val="none" w:sz="0" w:space="0" w:color="auto"/>
            <w:bottom w:val="none" w:sz="0" w:space="0" w:color="auto"/>
            <w:right w:val="none" w:sz="0" w:space="0" w:color="auto"/>
          </w:divBdr>
        </w:div>
        <w:div w:id="1284995638">
          <w:marLeft w:val="640"/>
          <w:marRight w:val="0"/>
          <w:marTop w:val="0"/>
          <w:marBottom w:val="0"/>
          <w:divBdr>
            <w:top w:val="none" w:sz="0" w:space="0" w:color="auto"/>
            <w:left w:val="none" w:sz="0" w:space="0" w:color="auto"/>
            <w:bottom w:val="none" w:sz="0" w:space="0" w:color="auto"/>
            <w:right w:val="none" w:sz="0" w:space="0" w:color="auto"/>
          </w:divBdr>
        </w:div>
        <w:div w:id="1865560935">
          <w:marLeft w:val="640"/>
          <w:marRight w:val="0"/>
          <w:marTop w:val="0"/>
          <w:marBottom w:val="0"/>
          <w:divBdr>
            <w:top w:val="none" w:sz="0" w:space="0" w:color="auto"/>
            <w:left w:val="none" w:sz="0" w:space="0" w:color="auto"/>
            <w:bottom w:val="none" w:sz="0" w:space="0" w:color="auto"/>
            <w:right w:val="none" w:sz="0" w:space="0" w:color="auto"/>
          </w:divBdr>
        </w:div>
        <w:div w:id="55016415">
          <w:marLeft w:val="640"/>
          <w:marRight w:val="0"/>
          <w:marTop w:val="0"/>
          <w:marBottom w:val="0"/>
          <w:divBdr>
            <w:top w:val="none" w:sz="0" w:space="0" w:color="auto"/>
            <w:left w:val="none" w:sz="0" w:space="0" w:color="auto"/>
            <w:bottom w:val="none" w:sz="0" w:space="0" w:color="auto"/>
            <w:right w:val="none" w:sz="0" w:space="0" w:color="auto"/>
          </w:divBdr>
        </w:div>
        <w:div w:id="1441683667">
          <w:marLeft w:val="640"/>
          <w:marRight w:val="0"/>
          <w:marTop w:val="0"/>
          <w:marBottom w:val="0"/>
          <w:divBdr>
            <w:top w:val="none" w:sz="0" w:space="0" w:color="auto"/>
            <w:left w:val="none" w:sz="0" w:space="0" w:color="auto"/>
            <w:bottom w:val="none" w:sz="0" w:space="0" w:color="auto"/>
            <w:right w:val="none" w:sz="0" w:space="0" w:color="auto"/>
          </w:divBdr>
        </w:div>
        <w:div w:id="1083990386">
          <w:marLeft w:val="640"/>
          <w:marRight w:val="0"/>
          <w:marTop w:val="0"/>
          <w:marBottom w:val="0"/>
          <w:divBdr>
            <w:top w:val="none" w:sz="0" w:space="0" w:color="auto"/>
            <w:left w:val="none" w:sz="0" w:space="0" w:color="auto"/>
            <w:bottom w:val="none" w:sz="0" w:space="0" w:color="auto"/>
            <w:right w:val="none" w:sz="0" w:space="0" w:color="auto"/>
          </w:divBdr>
        </w:div>
        <w:div w:id="649600953">
          <w:marLeft w:val="640"/>
          <w:marRight w:val="0"/>
          <w:marTop w:val="0"/>
          <w:marBottom w:val="0"/>
          <w:divBdr>
            <w:top w:val="none" w:sz="0" w:space="0" w:color="auto"/>
            <w:left w:val="none" w:sz="0" w:space="0" w:color="auto"/>
            <w:bottom w:val="none" w:sz="0" w:space="0" w:color="auto"/>
            <w:right w:val="none" w:sz="0" w:space="0" w:color="auto"/>
          </w:divBdr>
        </w:div>
        <w:div w:id="2013944623">
          <w:marLeft w:val="640"/>
          <w:marRight w:val="0"/>
          <w:marTop w:val="0"/>
          <w:marBottom w:val="0"/>
          <w:divBdr>
            <w:top w:val="none" w:sz="0" w:space="0" w:color="auto"/>
            <w:left w:val="none" w:sz="0" w:space="0" w:color="auto"/>
            <w:bottom w:val="none" w:sz="0" w:space="0" w:color="auto"/>
            <w:right w:val="none" w:sz="0" w:space="0" w:color="auto"/>
          </w:divBdr>
        </w:div>
        <w:div w:id="902178184">
          <w:marLeft w:val="640"/>
          <w:marRight w:val="0"/>
          <w:marTop w:val="0"/>
          <w:marBottom w:val="0"/>
          <w:divBdr>
            <w:top w:val="none" w:sz="0" w:space="0" w:color="auto"/>
            <w:left w:val="none" w:sz="0" w:space="0" w:color="auto"/>
            <w:bottom w:val="none" w:sz="0" w:space="0" w:color="auto"/>
            <w:right w:val="none" w:sz="0" w:space="0" w:color="auto"/>
          </w:divBdr>
        </w:div>
        <w:div w:id="2043510702">
          <w:marLeft w:val="640"/>
          <w:marRight w:val="0"/>
          <w:marTop w:val="0"/>
          <w:marBottom w:val="0"/>
          <w:divBdr>
            <w:top w:val="none" w:sz="0" w:space="0" w:color="auto"/>
            <w:left w:val="none" w:sz="0" w:space="0" w:color="auto"/>
            <w:bottom w:val="none" w:sz="0" w:space="0" w:color="auto"/>
            <w:right w:val="none" w:sz="0" w:space="0" w:color="auto"/>
          </w:divBdr>
        </w:div>
        <w:div w:id="1855730721">
          <w:marLeft w:val="640"/>
          <w:marRight w:val="0"/>
          <w:marTop w:val="0"/>
          <w:marBottom w:val="0"/>
          <w:divBdr>
            <w:top w:val="none" w:sz="0" w:space="0" w:color="auto"/>
            <w:left w:val="none" w:sz="0" w:space="0" w:color="auto"/>
            <w:bottom w:val="none" w:sz="0" w:space="0" w:color="auto"/>
            <w:right w:val="none" w:sz="0" w:space="0" w:color="auto"/>
          </w:divBdr>
        </w:div>
      </w:divsChild>
    </w:div>
    <w:div w:id="1380739151">
      <w:marLeft w:val="0"/>
      <w:marRight w:val="0"/>
      <w:marTop w:val="0"/>
      <w:marBottom w:val="0"/>
      <w:divBdr>
        <w:top w:val="none" w:sz="0" w:space="0" w:color="auto"/>
        <w:left w:val="none" w:sz="0" w:space="0" w:color="auto"/>
        <w:bottom w:val="none" w:sz="0" w:space="0" w:color="auto"/>
        <w:right w:val="none" w:sz="0" w:space="0" w:color="auto"/>
      </w:divBdr>
    </w:div>
    <w:div w:id="1381006109">
      <w:marLeft w:val="640"/>
      <w:marRight w:val="0"/>
      <w:marTop w:val="0"/>
      <w:marBottom w:val="0"/>
      <w:divBdr>
        <w:top w:val="none" w:sz="0" w:space="0" w:color="auto"/>
        <w:left w:val="none" w:sz="0" w:space="0" w:color="auto"/>
        <w:bottom w:val="none" w:sz="0" w:space="0" w:color="auto"/>
        <w:right w:val="none" w:sz="0" w:space="0" w:color="auto"/>
      </w:divBdr>
    </w:div>
    <w:div w:id="1381906877">
      <w:bodyDiv w:val="1"/>
      <w:marLeft w:val="0"/>
      <w:marRight w:val="0"/>
      <w:marTop w:val="0"/>
      <w:marBottom w:val="0"/>
      <w:divBdr>
        <w:top w:val="none" w:sz="0" w:space="0" w:color="auto"/>
        <w:left w:val="none" w:sz="0" w:space="0" w:color="auto"/>
        <w:bottom w:val="none" w:sz="0" w:space="0" w:color="auto"/>
        <w:right w:val="none" w:sz="0" w:space="0" w:color="auto"/>
      </w:divBdr>
      <w:divsChild>
        <w:div w:id="781070252">
          <w:marLeft w:val="640"/>
          <w:marRight w:val="0"/>
          <w:marTop w:val="0"/>
          <w:marBottom w:val="0"/>
          <w:divBdr>
            <w:top w:val="none" w:sz="0" w:space="0" w:color="auto"/>
            <w:left w:val="none" w:sz="0" w:space="0" w:color="auto"/>
            <w:bottom w:val="none" w:sz="0" w:space="0" w:color="auto"/>
            <w:right w:val="none" w:sz="0" w:space="0" w:color="auto"/>
          </w:divBdr>
        </w:div>
        <w:div w:id="2005812978">
          <w:marLeft w:val="640"/>
          <w:marRight w:val="0"/>
          <w:marTop w:val="0"/>
          <w:marBottom w:val="0"/>
          <w:divBdr>
            <w:top w:val="none" w:sz="0" w:space="0" w:color="auto"/>
            <w:left w:val="none" w:sz="0" w:space="0" w:color="auto"/>
            <w:bottom w:val="none" w:sz="0" w:space="0" w:color="auto"/>
            <w:right w:val="none" w:sz="0" w:space="0" w:color="auto"/>
          </w:divBdr>
        </w:div>
        <w:div w:id="2099474967">
          <w:marLeft w:val="640"/>
          <w:marRight w:val="0"/>
          <w:marTop w:val="0"/>
          <w:marBottom w:val="0"/>
          <w:divBdr>
            <w:top w:val="none" w:sz="0" w:space="0" w:color="auto"/>
            <w:left w:val="none" w:sz="0" w:space="0" w:color="auto"/>
            <w:bottom w:val="none" w:sz="0" w:space="0" w:color="auto"/>
            <w:right w:val="none" w:sz="0" w:space="0" w:color="auto"/>
          </w:divBdr>
        </w:div>
        <w:div w:id="1857960544">
          <w:marLeft w:val="640"/>
          <w:marRight w:val="0"/>
          <w:marTop w:val="0"/>
          <w:marBottom w:val="0"/>
          <w:divBdr>
            <w:top w:val="none" w:sz="0" w:space="0" w:color="auto"/>
            <w:left w:val="none" w:sz="0" w:space="0" w:color="auto"/>
            <w:bottom w:val="none" w:sz="0" w:space="0" w:color="auto"/>
            <w:right w:val="none" w:sz="0" w:space="0" w:color="auto"/>
          </w:divBdr>
        </w:div>
        <w:div w:id="1378236328">
          <w:marLeft w:val="640"/>
          <w:marRight w:val="0"/>
          <w:marTop w:val="0"/>
          <w:marBottom w:val="0"/>
          <w:divBdr>
            <w:top w:val="none" w:sz="0" w:space="0" w:color="auto"/>
            <w:left w:val="none" w:sz="0" w:space="0" w:color="auto"/>
            <w:bottom w:val="none" w:sz="0" w:space="0" w:color="auto"/>
            <w:right w:val="none" w:sz="0" w:space="0" w:color="auto"/>
          </w:divBdr>
        </w:div>
        <w:div w:id="280842584">
          <w:marLeft w:val="640"/>
          <w:marRight w:val="0"/>
          <w:marTop w:val="0"/>
          <w:marBottom w:val="0"/>
          <w:divBdr>
            <w:top w:val="none" w:sz="0" w:space="0" w:color="auto"/>
            <w:left w:val="none" w:sz="0" w:space="0" w:color="auto"/>
            <w:bottom w:val="none" w:sz="0" w:space="0" w:color="auto"/>
            <w:right w:val="none" w:sz="0" w:space="0" w:color="auto"/>
          </w:divBdr>
        </w:div>
        <w:div w:id="81874241">
          <w:marLeft w:val="640"/>
          <w:marRight w:val="0"/>
          <w:marTop w:val="0"/>
          <w:marBottom w:val="0"/>
          <w:divBdr>
            <w:top w:val="none" w:sz="0" w:space="0" w:color="auto"/>
            <w:left w:val="none" w:sz="0" w:space="0" w:color="auto"/>
            <w:bottom w:val="none" w:sz="0" w:space="0" w:color="auto"/>
            <w:right w:val="none" w:sz="0" w:space="0" w:color="auto"/>
          </w:divBdr>
        </w:div>
        <w:div w:id="469442758">
          <w:marLeft w:val="640"/>
          <w:marRight w:val="0"/>
          <w:marTop w:val="0"/>
          <w:marBottom w:val="0"/>
          <w:divBdr>
            <w:top w:val="none" w:sz="0" w:space="0" w:color="auto"/>
            <w:left w:val="none" w:sz="0" w:space="0" w:color="auto"/>
            <w:bottom w:val="none" w:sz="0" w:space="0" w:color="auto"/>
            <w:right w:val="none" w:sz="0" w:space="0" w:color="auto"/>
          </w:divBdr>
        </w:div>
        <w:div w:id="367489929">
          <w:marLeft w:val="640"/>
          <w:marRight w:val="0"/>
          <w:marTop w:val="0"/>
          <w:marBottom w:val="0"/>
          <w:divBdr>
            <w:top w:val="none" w:sz="0" w:space="0" w:color="auto"/>
            <w:left w:val="none" w:sz="0" w:space="0" w:color="auto"/>
            <w:bottom w:val="none" w:sz="0" w:space="0" w:color="auto"/>
            <w:right w:val="none" w:sz="0" w:space="0" w:color="auto"/>
          </w:divBdr>
        </w:div>
        <w:div w:id="1294823832">
          <w:marLeft w:val="640"/>
          <w:marRight w:val="0"/>
          <w:marTop w:val="0"/>
          <w:marBottom w:val="0"/>
          <w:divBdr>
            <w:top w:val="none" w:sz="0" w:space="0" w:color="auto"/>
            <w:left w:val="none" w:sz="0" w:space="0" w:color="auto"/>
            <w:bottom w:val="none" w:sz="0" w:space="0" w:color="auto"/>
            <w:right w:val="none" w:sz="0" w:space="0" w:color="auto"/>
          </w:divBdr>
        </w:div>
        <w:div w:id="134837628">
          <w:marLeft w:val="640"/>
          <w:marRight w:val="0"/>
          <w:marTop w:val="0"/>
          <w:marBottom w:val="0"/>
          <w:divBdr>
            <w:top w:val="none" w:sz="0" w:space="0" w:color="auto"/>
            <w:left w:val="none" w:sz="0" w:space="0" w:color="auto"/>
            <w:bottom w:val="none" w:sz="0" w:space="0" w:color="auto"/>
            <w:right w:val="none" w:sz="0" w:space="0" w:color="auto"/>
          </w:divBdr>
        </w:div>
        <w:div w:id="1435636751">
          <w:marLeft w:val="640"/>
          <w:marRight w:val="0"/>
          <w:marTop w:val="0"/>
          <w:marBottom w:val="0"/>
          <w:divBdr>
            <w:top w:val="none" w:sz="0" w:space="0" w:color="auto"/>
            <w:left w:val="none" w:sz="0" w:space="0" w:color="auto"/>
            <w:bottom w:val="none" w:sz="0" w:space="0" w:color="auto"/>
            <w:right w:val="none" w:sz="0" w:space="0" w:color="auto"/>
          </w:divBdr>
        </w:div>
        <w:div w:id="2141147936">
          <w:marLeft w:val="640"/>
          <w:marRight w:val="0"/>
          <w:marTop w:val="0"/>
          <w:marBottom w:val="0"/>
          <w:divBdr>
            <w:top w:val="none" w:sz="0" w:space="0" w:color="auto"/>
            <w:left w:val="none" w:sz="0" w:space="0" w:color="auto"/>
            <w:bottom w:val="none" w:sz="0" w:space="0" w:color="auto"/>
            <w:right w:val="none" w:sz="0" w:space="0" w:color="auto"/>
          </w:divBdr>
        </w:div>
        <w:div w:id="1097480235">
          <w:marLeft w:val="640"/>
          <w:marRight w:val="0"/>
          <w:marTop w:val="0"/>
          <w:marBottom w:val="0"/>
          <w:divBdr>
            <w:top w:val="none" w:sz="0" w:space="0" w:color="auto"/>
            <w:left w:val="none" w:sz="0" w:space="0" w:color="auto"/>
            <w:bottom w:val="none" w:sz="0" w:space="0" w:color="auto"/>
            <w:right w:val="none" w:sz="0" w:space="0" w:color="auto"/>
          </w:divBdr>
        </w:div>
        <w:div w:id="403142982">
          <w:marLeft w:val="640"/>
          <w:marRight w:val="0"/>
          <w:marTop w:val="0"/>
          <w:marBottom w:val="0"/>
          <w:divBdr>
            <w:top w:val="none" w:sz="0" w:space="0" w:color="auto"/>
            <w:left w:val="none" w:sz="0" w:space="0" w:color="auto"/>
            <w:bottom w:val="none" w:sz="0" w:space="0" w:color="auto"/>
            <w:right w:val="none" w:sz="0" w:space="0" w:color="auto"/>
          </w:divBdr>
        </w:div>
        <w:div w:id="2053651715">
          <w:marLeft w:val="640"/>
          <w:marRight w:val="0"/>
          <w:marTop w:val="0"/>
          <w:marBottom w:val="0"/>
          <w:divBdr>
            <w:top w:val="none" w:sz="0" w:space="0" w:color="auto"/>
            <w:left w:val="none" w:sz="0" w:space="0" w:color="auto"/>
            <w:bottom w:val="none" w:sz="0" w:space="0" w:color="auto"/>
            <w:right w:val="none" w:sz="0" w:space="0" w:color="auto"/>
          </w:divBdr>
        </w:div>
        <w:div w:id="603851037">
          <w:marLeft w:val="640"/>
          <w:marRight w:val="0"/>
          <w:marTop w:val="0"/>
          <w:marBottom w:val="0"/>
          <w:divBdr>
            <w:top w:val="none" w:sz="0" w:space="0" w:color="auto"/>
            <w:left w:val="none" w:sz="0" w:space="0" w:color="auto"/>
            <w:bottom w:val="none" w:sz="0" w:space="0" w:color="auto"/>
            <w:right w:val="none" w:sz="0" w:space="0" w:color="auto"/>
          </w:divBdr>
        </w:div>
        <w:div w:id="770664853">
          <w:marLeft w:val="640"/>
          <w:marRight w:val="0"/>
          <w:marTop w:val="0"/>
          <w:marBottom w:val="0"/>
          <w:divBdr>
            <w:top w:val="none" w:sz="0" w:space="0" w:color="auto"/>
            <w:left w:val="none" w:sz="0" w:space="0" w:color="auto"/>
            <w:bottom w:val="none" w:sz="0" w:space="0" w:color="auto"/>
            <w:right w:val="none" w:sz="0" w:space="0" w:color="auto"/>
          </w:divBdr>
        </w:div>
        <w:div w:id="538322979">
          <w:marLeft w:val="640"/>
          <w:marRight w:val="0"/>
          <w:marTop w:val="0"/>
          <w:marBottom w:val="0"/>
          <w:divBdr>
            <w:top w:val="none" w:sz="0" w:space="0" w:color="auto"/>
            <w:left w:val="none" w:sz="0" w:space="0" w:color="auto"/>
            <w:bottom w:val="none" w:sz="0" w:space="0" w:color="auto"/>
            <w:right w:val="none" w:sz="0" w:space="0" w:color="auto"/>
          </w:divBdr>
        </w:div>
        <w:div w:id="2125224339">
          <w:marLeft w:val="640"/>
          <w:marRight w:val="0"/>
          <w:marTop w:val="0"/>
          <w:marBottom w:val="0"/>
          <w:divBdr>
            <w:top w:val="none" w:sz="0" w:space="0" w:color="auto"/>
            <w:left w:val="none" w:sz="0" w:space="0" w:color="auto"/>
            <w:bottom w:val="none" w:sz="0" w:space="0" w:color="auto"/>
            <w:right w:val="none" w:sz="0" w:space="0" w:color="auto"/>
          </w:divBdr>
        </w:div>
        <w:div w:id="591624144">
          <w:marLeft w:val="640"/>
          <w:marRight w:val="0"/>
          <w:marTop w:val="0"/>
          <w:marBottom w:val="0"/>
          <w:divBdr>
            <w:top w:val="none" w:sz="0" w:space="0" w:color="auto"/>
            <w:left w:val="none" w:sz="0" w:space="0" w:color="auto"/>
            <w:bottom w:val="none" w:sz="0" w:space="0" w:color="auto"/>
            <w:right w:val="none" w:sz="0" w:space="0" w:color="auto"/>
          </w:divBdr>
        </w:div>
        <w:div w:id="2009288105">
          <w:marLeft w:val="640"/>
          <w:marRight w:val="0"/>
          <w:marTop w:val="0"/>
          <w:marBottom w:val="0"/>
          <w:divBdr>
            <w:top w:val="none" w:sz="0" w:space="0" w:color="auto"/>
            <w:left w:val="none" w:sz="0" w:space="0" w:color="auto"/>
            <w:bottom w:val="none" w:sz="0" w:space="0" w:color="auto"/>
            <w:right w:val="none" w:sz="0" w:space="0" w:color="auto"/>
          </w:divBdr>
        </w:div>
        <w:div w:id="1788423347">
          <w:marLeft w:val="640"/>
          <w:marRight w:val="0"/>
          <w:marTop w:val="0"/>
          <w:marBottom w:val="0"/>
          <w:divBdr>
            <w:top w:val="none" w:sz="0" w:space="0" w:color="auto"/>
            <w:left w:val="none" w:sz="0" w:space="0" w:color="auto"/>
            <w:bottom w:val="none" w:sz="0" w:space="0" w:color="auto"/>
            <w:right w:val="none" w:sz="0" w:space="0" w:color="auto"/>
          </w:divBdr>
        </w:div>
        <w:div w:id="2079326877">
          <w:marLeft w:val="640"/>
          <w:marRight w:val="0"/>
          <w:marTop w:val="0"/>
          <w:marBottom w:val="0"/>
          <w:divBdr>
            <w:top w:val="none" w:sz="0" w:space="0" w:color="auto"/>
            <w:left w:val="none" w:sz="0" w:space="0" w:color="auto"/>
            <w:bottom w:val="none" w:sz="0" w:space="0" w:color="auto"/>
            <w:right w:val="none" w:sz="0" w:space="0" w:color="auto"/>
          </w:divBdr>
        </w:div>
        <w:div w:id="1652368137">
          <w:marLeft w:val="640"/>
          <w:marRight w:val="0"/>
          <w:marTop w:val="0"/>
          <w:marBottom w:val="0"/>
          <w:divBdr>
            <w:top w:val="none" w:sz="0" w:space="0" w:color="auto"/>
            <w:left w:val="none" w:sz="0" w:space="0" w:color="auto"/>
            <w:bottom w:val="none" w:sz="0" w:space="0" w:color="auto"/>
            <w:right w:val="none" w:sz="0" w:space="0" w:color="auto"/>
          </w:divBdr>
        </w:div>
        <w:div w:id="752288320">
          <w:marLeft w:val="640"/>
          <w:marRight w:val="0"/>
          <w:marTop w:val="0"/>
          <w:marBottom w:val="0"/>
          <w:divBdr>
            <w:top w:val="none" w:sz="0" w:space="0" w:color="auto"/>
            <w:left w:val="none" w:sz="0" w:space="0" w:color="auto"/>
            <w:bottom w:val="none" w:sz="0" w:space="0" w:color="auto"/>
            <w:right w:val="none" w:sz="0" w:space="0" w:color="auto"/>
          </w:divBdr>
        </w:div>
        <w:div w:id="471099774">
          <w:marLeft w:val="640"/>
          <w:marRight w:val="0"/>
          <w:marTop w:val="0"/>
          <w:marBottom w:val="0"/>
          <w:divBdr>
            <w:top w:val="none" w:sz="0" w:space="0" w:color="auto"/>
            <w:left w:val="none" w:sz="0" w:space="0" w:color="auto"/>
            <w:bottom w:val="none" w:sz="0" w:space="0" w:color="auto"/>
            <w:right w:val="none" w:sz="0" w:space="0" w:color="auto"/>
          </w:divBdr>
        </w:div>
        <w:div w:id="1291739662">
          <w:marLeft w:val="640"/>
          <w:marRight w:val="0"/>
          <w:marTop w:val="0"/>
          <w:marBottom w:val="0"/>
          <w:divBdr>
            <w:top w:val="none" w:sz="0" w:space="0" w:color="auto"/>
            <w:left w:val="none" w:sz="0" w:space="0" w:color="auto"/>
            <w:bottom w:val="none" w:sz="0" w:space="0" w:color="auto"/>
            <w:right w:val="none" w:sz="0" w:space="0" w:color="auto"/>
          </w:divBdr>
        </w:div>
        <w:div w:id="905456998">
          <w:marLeft w:val="640"/>
          <w:marRight w:val="0"/>
          <w:marTop w:val="0"/>
          <w:marBottom w:val="0"/>
          <w:divBdr>
            <w:top w:val="none" w:sz="0" w:space="0" w:color="auto"/>
            <w:left w:val="none" w:sz="0" w:space="0" w:color="auto"/>
            <w:bottom w:val="none" w:sz="0" w:space="0" w:color="auto"/>
            <w:right w:val="none" w:sz="0" w:space="0" w:color="auto"/>
          </w:divBdr>
        </w:div>
        <w:div w:id="539436564">
          <w:marLeft w:val="640"/>
          <w:marRight w:val="0"/>
          <w:marTop w:val="0"/>
          <w:marBottom w:val="0"/>
          <w:divBdr>
            <w:top w:val="none" w:sz="0" w:space="0" w:color="auto"/>
            <w:left w:val="none" w:sz="0" w:space="0" w:color="auto"/>
            <w:bottom w:val="none" w:sz="0" w:space="0" w:color="auto"/>
            <w:right w:val="none" w:sz="0" w:space="0" w:color="auto"/>
          </w:divBdr>
        </w:div>
        <w:div w:id="639699360">
          <w:marLeft w:val="640"/>
          <w:marRight w:val="0"/>
          <w:marTop w:val="0"/>
          <w:marBottom w:val="0"/>
          <w:divBdr>
            <w:top w:val="none" w:sz="0" w:space="0" w:color="auto"/>
            <w:left w:val="none" w:sz="0" w:space="0" w:color="auto"/>
            <w:bottom w:val="none" w:sz="0" w:space="0" w:color="auto"/>
            <w:right w:val="none" w:sz="0" w:space="0" w:color="auto"/>
          </w:divBdr>
        </w:div>
        <w:div w:id="1051535496">
          <w:marLeft w:val="640"/>
          <w:marRight w:val="0"/>
          <w:marTop w:val="0"/>
          <w:marBottom w:val="0"/>
          <w:divBdr>
            <w:top w:val="none" w:sz="0" w:space="0" w:color="auto"/>
            <w:left w:val="none" w:sz="0" w:space="0" w:color="auto"/>
            <w:bottom w:val="none" w:sz="0" w:space="0" w:color="auto"/>
            <w:right w:val="none" w:sz="0" w:space="0" w:color="auto"/>
          </w:divBdr>
        </w:div>
        <w:div w:id="296447524">
          <w:marLeft w:val="640"/>
          <w:marRight w:val="0"/>
          <w:marTop w:val="0"/>
          <w:marBottom w:val="0"/>
          <w:divBdr>
            <w:top w:val="none" w:sz="0" w:space="0" w:color="auto"/>
            <w:left w:val="none" w:sz="0" w:space="0" w:color="auto"/>
            <w:bottom w:val="none" w:sz="0" w:space="0" w:color="auto"/>
            <w:right w:val="none" w:sz="0" w:space="0" w:color="auto"/>
          </w:divBdr>
        </w:div>
        <w:div w:id="1152598630">
          <w:marLeft w:val="640"/>
          <w:marRight w:val="0"/>
          <w:marTop w:val="0"/>
          <w:marBottom w:val="0"/>
          <w:divBdr>
            <w:top w:val="none" w:sz="0" w:space="0" w:color="auto"/>
            <w:left w:val="none" w:sz="0" w:space="0" w:color="auto"/>
            <w:bottom w:val="none" w:sz="0" w:space="0" w:color="auto"/>
            <w:right w:val="none" w:sz="0" w:space="0" w:color="auto"/>
          </w:divBdr>
        </w:div>
        <w:div w:id="1019163999">
          <w:marLeft w:val="640"/>
          <w:marRight w:val="0"/>
          <w:marTop w:val="0"/>
          <w:marBottom w:val="0"/>
          <w:divBdr>
            <w:top w:val="none" w:sz="0" w:space="0" w:color="auto"/>
            <w:left w:val="none" w:sz="0" w:space="0" w:color="auto"/>
            <w:bottom w:val="none" w:sz="0" w:space="0" w:color="auto"/>
            <w:right w:val="none" w:sz="0" w:space="0" w:color="auto"/>
          </w:divBdr>
        </w:div>
        <w:div w:id="1771317667">
          <w:marLeft w:val="640"/>
          <w:marRight w:val="0"/>
          <w:marTop w:val="0"/>
          <w:marBottom w:val="0"/>
          <w:divBdr>
            <w:top w:val="none" w:sz="0" w:space="0" w:color="auto"/>
            <w:left w:val="none" w:sz="0" w:space="0" w:color="auto"/>
            <w:bottom w:val="none" w:sz="0" w:space="0" w:color="auto"/>
            <w:right w:val="none" w:sz="0" w:space="0" w:color="auto"/>
          </w:divBdr>
        </w:div>
        <w:div w:id="1942908502">
          <w:marLeft w:val="640"/>
          <w:marRight w:val="0"/>
          <w:marTop w:val="0"/>
          <w:marBottom w:val="0"/>
          <w:divBdr>
            <w:top w:val="none" w:sz="0" w:space="0" w:color="auto"/>
            <w:left w:val="none" w:sz="0" w:space="0" w:color="auto"/>
            <w:bottom w:val="none" w:sz="0" w:space="0" w:color="auto"/>
            <w:right w:val="none" w:sz="0" w:space="0" w:color="auto"/>
          </w:divBdr>
        </w:div>
        <w:div w:id="281428125">
          <w:marLeft w:val="640"/>
          <w:marRight w:val="0"/>
          <w:marTop w:val="0"/>
          <w:marBottom w:val="0"/>
          <w:divBdr>
            <w:top w:val="none" w:sz="0" w:space="0" w:color="auto"/>
            <w:left w:val="none" w:sz="0" w:space="0" w:color="auto"/>
            <w:bottom w:val="none" w:sz="0" w:space="0" w:color="auto"/>
            <w:right w:val="none" w:sz="0" w:space="0" w:color="auto"/>
          </w:divBdr>
        </w:div>
        <w:div w:id="1826314781">
          <w:marLeft w:val="640"/>
          <w:marRight w:val="0"/>
          <w:marTop w:val="0"/>
          <w:marBottom w:val="0"/>
          <w:divBdr>
            <w:top w:val="none" w:sz="0" w:space="0" w:color="auto"/>
            <w:left w:val="none" w:sz="0" w:space="0" w:color="auto"/>
            <w:bottom w:val="none" w:sz="0" w:space="0" w:color="auto"/>
            <w:right w:val="none" w:sz="0" w:space="0" w:color="auto"/>
          </w:divBdr>
        </w:div>
        <w:div w:id="1466699594">
          <w:marLeft w:val="640"/>
          <w:marRight w:val="0"/>
          <w:marTop w:val="0"/>
          <w:marBottom w:val="0"/>
          <w:divBdr>
            <w:top w:val="none" w:sz="0" w:space="0" w:color="auto"/>
            <w:left w:val="none" w:sz="0" w:space="0" w:color="auto"/>
            <w:bottom w:val="none" w:sz="0" w:space="0" w:color="auto"/>
            <w:right w:val="none" w:sz="0" w:space="0" w:color="auto"/>
          </w:divBdr>
        </w:div>
        <w:div w:id="1143810094">
          <w:marLeft w:val="640"/>
          <w:marRight w:val="0"/>
          <w:marTop w:val="0"/>
          <w:marBottom w:val="0"/>
          <w:divBdr>
            <w:top w:val="none" w:sz="0" w:space="0" w:color="auto"/>
            <w:left w:val="none" w:sz="0" w:space="0" w:color="auto"/>
            <w:bottom w:val="none" w:sz="0" w:space="0" w:color="auto"/>
            <w:right w:val="none" w:sz="0" w:space="0" w:color="auto"/>
          </w:divBdr>
        </w:div>
        <w:div w:id="880944021">
          <w:marLeft w:val="640"/>
          <w:marRight w:val="0"/>
          <w:marTop w:val="0"/>
          <w:marBottom w:val="0"/>
          <w:divBdr>
            <w:top w:val="none" w:sz="0" w:space="0" w:color="auto"/>
            <w:left w:val="none" w:sz="0" w:space="0" w:color="auto"/>
            <w:bottom w:val="none" w:sz="0" w:space="0" w:color="auto"/>
            <w:right w:val="none" w:sz="0" w:space="0" w:color="auto"/>
          </w:divBdr>
        </w:div>
        <w:div w:id="397093405">
          <w:marLeft w:val="640"/>
          <w:marRight w:val="0"/>
          <w:marTop w:val="0"/>
          <w:marBottom w:val="0"/>
          <w:divBdr>
            <w:top w:val="none" w:sz="0" w:space="0" w:color="auto"/>
            <w:left w:val="none" w:sz="0" w:space="0" w:color="auto"/>
            <w:bottom w:val="none" w:sz="0" w:space="0" w:color="auto"/>
            <w:right w:val="none" w:sz="0" w:space="0" w:color="auto"/>
          </w:divBdr>
        </w:div>
        <w:div w:id="1926955046">
          <w:marLeft w:val="640"/>
          <w:marRight w:val="0"/>
          <w:marTop w:val="0"/>
          <w:marBottom w:val="0"/>
          <w:divBdr>
            <w:top w:val="none" w:sz="0" w:space="0" w:color="auto"/>
            <w:left w:val="none" w:sz="0" w:space="0" w:color="auto"/>
            <w:bottom w:val="none" w:sz="0" w:space="0" w:color="auto"/>
            <w:right w:val="none" w:sz="0" w:space="0" w:color="auto"/>
          </w:divBdr>
        </w:div>
      </w:divsChild>
    </w:div>
    <w:div w:id="1382948052">
      <w:marLeft w:val="0"/>
      <w:marRight w:val="0"/>
      <w:marTop w:val="0"/>
      <w:marBottom w:val="0"/>
      <w:divBdr>
        <w:top w:val="none" w:sz="0" w:space="0" w:color="auto"/>
        <w:left w:val="none" w:sz="0" w:space="0" w:color="auto"/>
        <w:bottom w:val="none" w:sz="0" w:space="0" w:color="auto"/>
        <w:right w:val="none" w:sz="0" w:space="0" w:color="auto"/>
      </w:divBdr>
    </w:div>
    <w:div w:id="1383672781">
      <w:marLeft w:val="640"/>
      <w:marRight w:val="0"/>
      <w:marTop w:val="0"/>
      <w:marBottom w:val="0"/>
      <w:divBdr>
        <w:top w:val="none" w:sz="0" w:space="0" w:color="auto"/>
        <w:left w:val="none" w:sz="0" w:space="0" w:color="auto"/>
        <w:bottom w:val="none" w:sz="0" w:space="0" w:color="auto"/>
        <w:right w:val="none" w:sz="0" w:space="0" w:color="auto"/>
      </w:divBdr>
    </w:div>
    <w:div w:id="1384598530">
      <w:marLeft w:val="640"/>
      <w:marRight w:val="0"/>
      <w:marTop w:val="0"/>
      <w:marBottom w:val="0"/>
      <w:divBdr>
        <w:top w:val="none" w:sz="0" w:space="0" w:color="auto"/>
        <w:left w:val="none" w:sz="0" w:space="0" w:color="auto"/>
        <w:bottom w:val="none" w:sz="0" w:space="0" w:color="auto"/>
        <w:right w:val="none" w:sz="0" w:space="0" w:color="auto"/>
      </w:divBdr>
    </w:div>
    <w:div w:id="1384938777">
      <w:marLeft w:val="640"/>
      <w:marRight w:val="0"/>
      <w:marTop w:val="0"/>
      <w:marBottom w:val="0"/>
      <w:divBdr>
        <w:top w:val="none" w:sz="0" w:space="0" w:color="auto"/>
        <w:left w:val="none" w:sz="0" w:space="0" w:color="auto"/>
        <w:bottom w:val="none" w:sz="0" w:space="0" w:color="auto"/>
        <w:right w:val="none" w:sz="0" w:space="0" w:color="auto"/>
      </w:divBdr>
    </w:div>
    <w:div w:id="1385131540">
      <w:marLeft w:val="0"/>
      <w:marRight w:val="0"/>
      <w:marTop w:val="0"/>
      <w:marBottom w:val="0"/>
      <w:divBdr>
        <w:top w:val="none" w:sz="0" w:space="0" w:color="auto"/>
        <w:left w:val="none" w:sz="0" w:space="0" w:color="auto"/>
        <w:bottom w:val="none" w:sz="0" w:space="0" w:color="auto"/>
        <w:right w:val="none" w:sz="0" w:space="0" w:color="auto"/>
      </w:divBdr>
    </w:div>
    <w:div w:id="1387147619">
      <w:marLeft w:val="0"/>
      <w:marRight w:val="0"/>
      <w:marTop w:val="0"/>
      <w:marBottom w:val="0"/>
      <w:divBdr>
        <w:top w:val="none" w:sz="0" w:space="0" w:color="auto"/>
        <w:left w:val="none" w:sz="0" w:space="0" w:color="auto"/>
        <w:bottom w:val="none" w:sz="0" w:space="0" w:color="auto"/>
        <w:right w:val="none" w:sz="0" w:space="0" w:color="auto"/>
      </w:divBdr>
    </w:div>
    <w:div w:id="1389455843">
      <w:bodyDiv w:val="1"/>
      <w:marLeft w:val="0"/>
      <w:marRight w:val="0"/>
      <w:marTop w:val="0"/>
      <w:marBottom w:val="0"/>
      <w:divBdr>
        <w:top w:val="none" w:sz="0" w:space="0" w:color="auto"/>
        <w:left w:val="none" w:sz="0" w:space="0" w:color="auto"/>
        <w:bottom w:val="none" w:sz="0" w:space="0" w:color="auto"/>
        <w:right w:val="none" w:sz="0" w:space="0" w:color="auto"/>
      </w:divBdr>
      <w:divsChild>
        <w:div w:id="62917565">
          <w:marLeft w:val="640"/>
          <w:marRight w:val="0"/>
          <w:marTop w:val="0"/>
          <w:marBottom w:val="0"/>
          <w:divBdr>
            <w:top w:val="none" w:sz="0" w:space="0" w:color="auto"/>
            <w:left w:val="none" w:sz="0" w:space="0" w:color="auto"/>
            <w:bottom w:val="none" w:sz="0" w:space="0" w:color="auto"/>
            <w:right w:val="none" w:sz="0" w:space="0" w:color="auto"/>
          </w:divBdr>
        </w:div>
        <w:div w:id="104422596">
          <w:marLeft w:val="640"/>
          <w:marRight w:val="0"/>
          <w:marTop w:val="0"/>
          <w:marBottom w:val="0"/>
          <w:divBdr>
            <w:top w:val="none" w:sz="0" w:space="0" w:color="auto"/>
            <w:left w:val="none" w:sz="0" w:space="0" w:color="auto"/>
            <w:bottom w:val="none" w:sz="0" w:space="0" w:color="auto"/>
            <w:right w:val="none" w:sz="0" w:space="0" w:color="auto"/>
          </w:divBdr>
        </w:div>
        <w:div w:id="122968120">
          <w:marLeft w:val="640"/>
          <w:marRight w:val="0"/>
          <w:marTop w:val="0"/>
          <w:marBottom w:val="0"/>
          <w:divBdr>
            <w:top w:val="none" w:sz="0" w:space="0" w:color="auto"/>
            <w:left w:val="none" w:sz="0" w:space="0" w:color="auto"/>
            <w:bottom w:val="none" w:sz="0" w:space="0" w:color="auto"/>
            <w:right w:val="none" w:sz="0" w:space="0" w:color="auto"/>
          </w:divBdr>
        </w:div>
        <w:div w:id="127164872">
          <w:marLeft w:val="640"/>
          <w:marRight w:val="0"/>
          <w:marTop w:val="0"/>
          <w:marBottom w:val="0"/>
          <w:divBdr>
            <w:top w:val="none" w:sz="0" w:space="0" w:color="auto"/>
            <w:left w:val="none" w:sz="0" w:space="0" w:color="auto"/>
            <w:bottom w:val="none" w:sz="0" w:space="0" w:color="auto"/>
            <w:right w:val="none" w:sz="0" w:space="0" w:color="auto"/>
          </w:divBdr>
        </w:div>
        <w:div w:id="188841327">
          <w:marLeft w:val="640"/>
          <w:marRight w:val="0"/>
          <w:marTop w:val="0"/>
          <w:marBottom w:val="0"/>
          <w:divBdr>
            <w:top w:val="none" w:sz="0" w:space="0" w:color="auto"/>
            <w:left w:val="none" w:sz="0" w:space="0" w:color="auto"/>
            <w:bottom w:val="none" w:sz="0" w:space="0" w:color="auto"/>
            <w:right w:val="none" w:sz="0" w:space="0" w:color="auto"/>
          </w:divBdr>
        </w:div>
        <w:div w:id="200217692">
          <w:marLeft w:val="640"/>
          <w:marRight w:val="0"/>
          <w:marTop w:val="0"/>
          <w:marBottom w:val="0"/>
          <w:divBdr>
            <w:top w:val="none" w:sz="0" w:space="0" w:color="auto"/>
            <w:left w:val="none" w:sz="0" w:space="0" w:color="auto"/>
            <w:bottom w:val="none" w:sz="0" w:space="0" w:color="auto"/>
            <w:right w:val="none" w:sz="0" w:space="0" w:color="auto"/>
          </w:divBdr>
        </w:div>
        <w:div w:id="204954017">
          <w:marLeft w:val="640"/>
          <w:marRight w:val="0"/>
          <w:marTop w:val="0"/>
          <w:marBottom w:val="0"/>
          <w:divBdr>
            <w:top w:val="none" w:sz="0" w:space="0" w:color="auto"/>
            <w:left w:val="none" w:sz="0" w:space="0" w:color="auto"/>
            <w:bottom w:val="none" w:sz="0" w:space="0" w:color="auto"/>
            <w:right w:val="none" w:sz="0" w:space="0" w:color="auto"/>
          </w:divBdr>
        </w:div>
        <w:div w:id="277224997">
          <w:marLeft w:val="640"/>
          <w:marRight w:val="0"/>
          <w:marTop w:val="0"/>
          <w:marBottom w:val="0"/>
          <w:divBdr>
            <w:top w:val="none" w:sz="0" w:space="0" w:color="auto"/>
            <w:left w:val="none" w:sz="0" w:space="0" w:color="auto"/>
            <w:bottom w:val="none" w:sz="0" w:space="0" w:color="auto"/>
            <w:right w:val="none" w:sz="0" w:space="0" w:color="auto"/>
          </w:divBdr>
        </w:div>
        <w:div w:id="331880046">
          <w:marLeft w:val="640"/>
          <w:marRight w:val="0"/>
          <w:marTop w:val="0"/>
          <w:marBottom w:val="0"/>
          <w:divBdr>
            <w:top w:val="none" w:sz="0" w:space="0" w:color="auto"/>
            <w:left w:val="none" w:sz="0" w:space="0" w:color="auto"/>
            <w:bottom w:val="none" w:sz="0" w:space="0" w:color="auto"/>
            <w:right w:val="none" w:sz="0" w:space="0" w:color="auto"/>
          </w:divBdr>
        </w:div>
        <w:div w:id="350301029">
          <w:marLeft w:val="640"/>
          <w:marRight w:val="0"/>
          <w:marTop w:val="0"/>
          <w:marBottom w:val="0"/>
          <w:divBdr>
            <w:top w:val="none" w:sz="0" w:space="0" w:color="auto"/>
            <w:left w:val="none" w:sz="0" w:space="0" w:color="auto"/>
            <w:bottom w:val="none" w:sz="0" w:space="0" w:color="auto"/>
            <w:right w:val="none" w:sz="0" w:space="0" w:color="auto"/>
          </w:divBdr>
        </w:div>
        <w:div w:id="390159327">
          <w:marLeft w:val="640"/>
          <w:marRight w:val="0"/>
          <w:marTop w:val="0"/>
          <w:marBottom w:val="0"/>
          <w:divBdr>
            <w:top w:val="none" w:sz="0" w:space="0" w:color="auto"/>
            <w:left w:val="none" w:sz="0" w:space="0" w:color="auto"/>
            <w:bottom w:val="none" w:sz="0" w:space="0" w:color="auto"/>
            <w:right w:val="none" w:sz="0" w:space="0" w:color="auto"/>
          </w:divBdr>
        </w:div>
        <w:div w:id="411632230">
          <w:marLeft w:val="640"/>
          <w:marRight w:val="0"/>
          <w:marTop w:val="0"/>
          <w:marBottom w:val="0"/>
          <w:divBdr>
            <w:top w:val="none" w:sz="0" w:space="0" w:color="auto"/>
            <w:left w:val="none" w:sz="0" w:space="0" w:color="auto"/>
            <w:bottom w:val="none" w:sz="0" w:space="0" w:color="auto"/>
            <w:right w:val="none" w:sz="0" w:space="0" w:color="auto"/>
          </w:divBdr>
        </w:div>
        <w:div w:id="413940867">
          <w:marLeft w:val="640"/>
          <w:marRight w:val="0"/>
          <w:marTop w:val="0"/>
          <w:marBottom w:val="0"/>
          <w:divBdr>
            <w:top w:val="none" w:sz="0" w:space="0" w:color="auto"/>
            <w:left w:val="none" w:sz="0" w:space="0" w:color="auto"/>
            <w:bottom w:val="none" w:sz="0" w:space="0" w:color="auto"/>
            <w:right w:val="none" w:sz="0" w:space="0" w:color="auto"/>
          </w:divBdr>
        </w:div>
        <w:div w:id="576206237">
          <w:marLeft w:val="640"/>
          <w:marRight w:val="0"/>
          <w:marTop w:val="0"/>
          <w:marBottom w:val="0"/>
          <w:divBdr>
            <w:top w:val="none" w:sz="0" w:space="0" w:color="auto"/>
            <w:left w:val="none" w:sz="0" w:space="0" w:color="auto"/>
            <w:bottom w:val="none" w:sz="0" w:space="0" w:color="auto"/>
            <w:right w:val="none" w:sz="0" w:space="0" w:color="auto"/>
          </w:divBdr>
        </w:div>
        <w:div w:id="630481434">
          <w:marLeft w:val="640"/>
          <w:marRight w:val="0"/>
          <w:marTop w:val="0"/>
          <w:marBottom w:val="0"/>
          <w:divBdr>
            <w:top w:val="none" w:sz="0" w:space="0" w:color="auto"/>
            <w:left w:val="none" w:sz="0" w:space="0" w:color="auto"/>
            <w:bottom w:val="none" w:sz="0" w:space="0" w:color="auto"/>
            <w:right w:val="none" w:sz="0" w:space="0" w:color="auto"/>
          </w:divBdr>
        </w:div>
        <w:div w:id="725179480">
          <w:marLeft w:val="640"/>
          <w:marRight w:val="0"/>
          <w:marTop w:val="0"/>
          <w:marBottom w:val="0"/>
          <w:divBdr>
            <w:top w:val="none" w:sz="0" w:space="0" w:color="auto"/>
            <w:left w:val="none" w:sz="0" w:space="0" w:color="auto"/>
            <w:bottom w:val="none" w:sz="0" w:space="0" w:color="auto"/>
            <w:right w:val="none" w:sz="0" w:space="0" w:color="auto"/>
          </w:divBdr>
        </w:div>
        <w:div w:id="740372969">
          <w:marLeft w:val="640"/>
          <w:marRight w:val="0"/>
          <w:marTop w:val="0"/>
          <w:marBottom w:val="0"/>
          <w:divBdr>
            <w:top w:val="none" w:sz="0" w:space="0" w:color="auto"/>
            <w:left w:val="none" w:sz="0" w:space="0" w:color="auto"/>
            <w:bottom w:val="none" w:sz="0" w:space="0" w:color="auto"/>
            <w:right w:val="none" w:sz="0" w:space="0" w:color="auto"/>
          </w:divBdr>
        </w:div>
        <w:div w:id="748188659">
          <w:marLeft w:val="640"/>
          <w:marRight w:val="0"/>
          <w:marTop w:val="0"/>
          <w:marBottom w:val="0"/>
          <w:divBdr>
            <w:top w:val="none" w:sz="0" w:space="0" w:color="auto"/>
            <w:left w:val="none" w:sz="0" w:space="0" w:color="auto"/>
            <w:bottom w:val="none" w:sz="0" w:space="0" w:color="auto"/>
            <w:right w:val="none" w:sz="0" w:space="0" w:color="auto"/>
          </w:divBdr>
        </w:div>
        <w:div w:id="752553605">
          <w:marLeft w:val="640"/>
          <w:marRight w:val="0"/>
          <w:marTop w:val="0"/>
          <w:marBottom w:val="0"/>
          <w:divBdr>
            <w:top w:val="none" w:sz="0" w:space="0" w:color="auto"/>
            <w:left w:val="none" w:sz="0" w:space="0" w:color="auto"/>
            <w:bottom w:val="none" w:sz="0" w:space="0" w:color="auto"/>
            <w:right w:val="none" w:sz="0" w:space="0" w:color="auto"/>
          </w:divBdr>
        </w:div>
        <w:div w:id="766270003">
          <w:marLeft w:val="640"/>
          <w:marRight w:val="0"/>
          <w:marTop w:val="0"/>
          <w:marBottom w:val="0"/>
          <w:divBdr>
            <w:top w:val="none" w:sz="0" w:space="0" w:color="auto"/>
            <w:left w:val="none" w:sz="0" w:space="0" w:color="auto"/>
            <w:bottom w:val="none" w:sz="0" w:space="0" w:color="auto"/>
            <w:right w:val="none" w:sz="0" w:space="0" w:color="auto"/>
          </w:divBdr>
        </w:div>
        <w:div w:id="771895322">
          <w:marLeft w:val="640"/>
          <w:marRight w:val="0"/>
          <w:marTop w:val="0"/>
          <w:marBottom w:val="0"/>
          <w:divBdr>
            <w:top w:val="none" w:sz="0" w:space="0" w:color="auto"/>
            <w:left w:val="none" w:sz="0" w:space="0" w:color="auto"/>
            <w:bottom w:val="none" w:sz="0" w:space="0" w:color="auto"/>
            <w:right w:val="none" w:sz="0" w:space="0" w:color="auto"/>
          </w:divBdr>
        </w:div>
        <w:div w:id="829757445">
          <w:marLeft w:val="640"/>
          <w:marRight w:val="0"/>
          <w:marTop w:val="0"/>
          <w:marBottom w:val="0"/>
          <w:divBdr>
            <w:top w:val="none" w:sz="0" w:space="0" w:color="auto"/>
            <w:left w:val="none" w:sz="0" w:space="0" w:color="auto"/>
            <w:bottom w:val="none" w:sz="0" w:space="0" w:color="auto"/>
            <w:right w:val="none" w:sz="0" w:space="0" w:color="auto"/>
          </w:divBdr>
        </w:div>
        <w:div w:id="992218904">
          <w:marLeft w:val="640"/>
          <w:marRight w:val="0"/>
          <w:marTop w:val="0"/>
          <w:marBottom w:val="0"/>
          <w:divBdr>
            <w:top w:val="none" w:sz="0" w:space="0" w:color="auto"/>
            <w:left w:val="none" w:sz="0" w:space="0" w:color="auto"/>
            <w:bottom w:val="none" w:sz="0" w:space="0" w:color="auto"/>
            <w:right w:val="none" w:sz="0" w:space="0" w:color="auto"/>
          </w:divBdr>
        </w:div>
        <w:div w:id="996149305">
          <w:marLeft w:val="640"/>
          <w:marRight w:val="0"/>
          <w:marTop w:val="0"/>
          <w:marBottom w:val="0"/>
          <w:divBdr>
            <w:top w:val="none" w:sz="0" w:space="0" w:color="auto"/>
            <w:left w:val="none" w:sz="0" w:space="0" w:color="auto"/>
            <w:bottom w:val="none" w:sz="0" w:space="0" w:color="auto"/>
            <w:right w:val="none" w:sz="0" w:space="0" w:color="auto"/>
          </w:divBdr>
        </w:div>
        <w:div w:id="997421954">
          <w:marLeft w:val="640"/>
          <w:marRight w:val="0"/>
          <w:marTop w:val="0"/>
          <w:marBottom w:val="0"/>
          <w:divBdr>
            <w:top w:val="none" w:sz="0" w:space="0" w:color="auto"/>
            <w:left w:val="none" w:sz="0" w:space="0" w:color="auto"/>
            <w:bottom w:val="none" w:sz="0" w:space="0" w:color="auto"/>
            <w:right w:val="none" w:sz="0" w:space="0" w:color="auto"/>
          </w:divBdr>
        </w:div>
        <w:div w:id="1009718521">
          <w:marLeft w:val="640"/>
          <w:marRight w:val="0"/>
          <w:marTop w:val="0"/>
          <w:marBottom w:val="0"/>
          <w:divBdr>
            <w:top w:val="none" w:sz="0" w:space="0" w:color="auto"/>
            <w:left w:val="none" w:sz="0" w:space="0" w:color="auto"/>
            <w:bottom w:val="none" w:sz="0" w:space="0" w:color="auto"/>
            <w:right w:val="none" w:sz="0" w:space="0" w:color="auto"/>
          </w:divBdr>
        </w:div>
        <w:div w:id="1128429358">
          <w:marLeft w:val="640"/>
          <w:marRight w:val="0"/>
          <w:marTop w:val="0"/>
          <w:marBottom w:val="0"/>
          <w:divBdr>
            <w:top w:val="none" w:sz="0" w:space="0" w:color="auto"/>
            <w:left w:val="none" w:sz="0" w:space="0" w:color="auto"/>
            <w:bottom w:val="none" w:sz="0" w:space="0" w:color="auto"/>
            <w:right w:val="none" w:sz="0" w:space="0" w:color="auto"/>
          </w:divBdr>
        </w:div>
        <w:div w:id="1170481262">
          <w:marLeft w:val="640"/>
          <w:marRight w:val="0"/>
          <w:marTop w:val="0"/>
          <w:marBottom w:val="0"/>
          <w:divBdr>
            <w:top w:val="none" w:sz="0" w:space="0" w:color="auto"/>
            <w:left w:val="none" w:sz="0" w:space="0" w:color="auto"/>
            <w:bottom w:val="none" w:sz="0" w:space="0" w:color="auto"/>
            <w:right w:val="none" w:sz="0" w:space="0" w:color="auto"/>
          </w:divBdr>
        </w:div>
        <w:div w:id="1170871944">
          <w:marLeft w:val="640"/>
          <w:marRight w:val="0"/>
          <w:marTop w:val="0"/>
          <w:marBottom w:val="0"/>
          <w:divBdr>
            <w:top w:val="none" w:sz="0" w:space="0" w:color="auto"/>
            <w:left w:val="none" w:sz="0" w:space="0" w:color="auto"/>
            <w:bottom w:val="none" w:sz="0" w:space="0" w:color="auto"/>
            <w:right w:val="none" w:sz="0" w:space="0" w:color="auto"/>
          </w:divBdr>
        </w:div>
        <w:div w:id="1243178030">
          <w:marLeft w:val="640"/>
          <w:marRight w:val="0"/>
          <w:marTop w:val="0"/>
          <w:marBottom w:val="0"/>
          <w:divBdr>
            <w:top w:val="none" w:sz="0" w:space="0" w:color="auto"/>
            <w:left w:val="none" w:sz="0" w:space="0" w:color="auto"/>
            <w:bottom w:val="none" w:sz="0" w:space="0" w:color="auto"/>
            <w:right w:val="none" w:sz="0" w:space="0" w:color="auto"/>
          </w:divBdr>
        </w:div>
        <w:div w:id="1263611699">
          <w:marLeft w:val="640"/>
          <w:marRight w:val="0"/>
          <w:marTop w:val="0"/>
          <w:marBottom w:val="0"/>
          <w:divBdr>
            <w:top w:val="none" w:sz="0" w:space="0" w:color="auto"/>
            <w:left w:val="none" w:sz="0" w:space="0" w:color="auto"/>
            <w:bottom w:val="none" w:sz="0" w:space="0" w:color="auto"/>
            <w:right w:val="none" w:sz="0" w:space="0" w:color="auto"/>
          </w:divBdr>
        </w:div>
        <w:div w:id="1271232241">
          <w:marLeft w:val="640"/>
          <w:marRight w:val="0"/>
          <w:marTop w:val="0"/>
          <w:marBottom w:val="0"/>
          <w:divBdr>
            <w:top w:val="none" w:sz="0" w:space="0" w:color="auto"/>
            <w:left w:val="none" w:sz="0" w:space="0" w:color="auto"/>
            <w:bottom w:val="none" w:sz="0" w:space="0" w:color="auto"/>
            <w:right w:val="none" w:sz="0" w:space="0" w:color="auto"/>
          </w:divBdr>
        </w:div>
        <w:div w:id="1284656788">
          <w:marLeft w:val="640"/>
          <w:marRight w:val="0"/>
          <w:marTop w:val="0"/>
          <w:marBottom w:val="0"/>
          <w:divBdr>
            <w:top w:val="none" w:sz="0" w:space="0" w:color="auto"/>
            <w:left w:val="none" w:sz="0" w:space="0" w:color="auto"/>
            <w:bottom w:val="none" w:sz="0" w:space="0" w:color="auto"/>
            <w:right w:val="none" w:sz="0" w:space="0" w:color="auto"/>
          </w:divBdr>
        </w:div>
        <w:div w:id="1328556755">
          <w:marLeft w:val="640"/>
          <w:marRight w:val="0"/>
          <w:marTop w:val="0"/>
          <w:marBottom w:val="0"/>
          <w:divBdr>
            <w:top w:val="none" w:sz="0" w:space="0" w:color="auto"/>
            <w:left w:val="none" w:sz="0" w:space="0" w:color="auto"/>
            <w:bottom w:val="none" w:sz="0" w:space="0" w:color="auto"/>
            <w:right w:val="none" w:sz="0" w:space="0" w:color="auto"/>
          </w:divBdr>
        </w:div>
        <w:div w:id="1337616294">
          <w:marLeft w:val="640"/>
          <w:marRight w:val="0"/>
          <w:marTop w:val="0"/>
          <w:marBottom w:val="0"/>
          <w:divBdr>
            <w:top w:val="none" w:sz="0" w:space="0" w:color="auto"/>
            <w:left w:val="none" w:sz="0" w:space="0" w:color="auto"/>
            <w:bottom w:val="none" w:sz="0" w:space="0" w:color="auto"/>
            <w:right w:val="none" w:sz="0" w:space="0" w:color="auto"/>
          </w:divBdr>
        </w:div>
        <w:div w:id="1377511601">
          <w:marLeft w:val="640"/>
          <w:marRight w:val="0"/>
          <w:marTop w:val="0"/>
          <w:marBottom w:val="0"/>
          <w:divBdr>
            <w:top w:val="none" w:sz="0" w:space="0" w:color="auto"/>
            <w:left w:val="none" w:sz="0" w:space="0" w:color="auto"/>
            <w:bottom w:val="none" w:sz="0" w:space="0" w:color="auto"/>
            <w:right w:val="none" w:sz="0" w:space="0" w:color="auto"/>
          </w:divBdr>
        </w:div>
        <w:div w:id="1411611095">
          <w:marLeft w:val="640"/>
          <w:marRight w:val="0"/>
          <w:marTop w:val="0"/>
          <w:marBottom w:val="0"/>
          <w:divBdr>
            <w:top w:val="none" w:sz="0" w:space="0" w:color="auto"/>
            <w:left w:val="none" w:sz="0" w:space="0" w:color="auto"/>
            <w:bottom w:val="none" w:sz="0" w:space="0" w:color="auto"/>
            <w:right w:val="none" w:sz="0" w:space="0" w:color="auto"/>
          </w:divBdr>
        </w:div>
        <w:div w:id="1424257887">
          <w:marLeft w:val="640"/>
          <w:marRight w:val="0"/>
          <w:marTop w:val="0"/>
          <w:marBottom w:val="0"/>
          <w:divBdr>
            <w:top w:val="none" w:sz="0" w:space="0" w:color="auto"/>
            <w:left w:val="none" w:sz="0" w:space="0" w:color="auto"/>
            <w:bottom w:val="none" w:sz="0" w:space="0" w:color="auto"/>
            <w:right w:val="none" w:sz="0" w:space="0" w:color="auto"/>
          </w:divBdr>
        </w:div>
        <w:div w:id="1436055023">
          <w:marLeft w:val="640"/>
          <w:marRight w:val="0"/>
          <w:marTop w:val="0"/>
          <w:marBottom w:val="0"/>
          <w:divBdr>
            <w:top w:val="none" w:sz="0" w:space="0" w:color="auto"/>
            <w:left w:val="none" w:sz="0" w:space="0" w:color="auto"/>
            <w:bottom w:val="none" w:sz="0" w:space="0" w:color="auto"/>
            <w:right w:val="none" w:sz="0" w:space="0" w:color="auto"/>
          </w:divBdr>
        </w:div>
        <w:div w:id="1454595529">
          <w:marLeft w:val="640"/>
          <w:marRight w:val="0"/>
          <w:marTop w:val="0"/>
          <w:marBottom w:val="0"/>
          <w:divBdr>
            <w:top w:val="none" w:sz="0" w:space="0" w:color="auto"/>
            <w:left w:val="none" w:sz="0" w:space="0" w:color="auto"/>
            <w:bottom w:val="none" w:sz="0" w:space="0" w:color="auto"/>
            <w:right w:val="none" w:sz="0" w:space="0" w:color="auto"/>
          </w:divBdr>
        </w:div>
        <w:div w:id="1471901006">
          <w:marLeft w:val="640"/>
          <w:marRight w:val="0"/>
          <w:marTop w:val="0"/>
          <w:marBottom w:val="0"/>
          <w:divBdr>
            <w:top w:val="none" w:sz="0" w:space="0" w:color="auto"/>
            <w:left w:val="none" w:sz="0" w:space="0" w:color="auto"/>
            <w:bottom w:val="none" w:sz="0" w:space="0" w:color="auto"/>
            <w:right w:val="none" w:sz="0" w:space="0" w:color="auto"/>
          </w:divBdr>
        </w:div>
        <w:div w:id="1485123455">
          <w:marLeft w:val="640"/>
          <w:marRight w:val="0"/>
          <w:marTop w:val="0"/>
          <w:marBottom w:val="0"/>
          <w:divBdr>
            <w:top w:val="none" w:sz="0" w:space="0" w:color="auto"/>
            <w:left w:val="none" w:sz="0" w:space="0" w:color="auto"/>
            <w:bottom w:val="none" w:sz="0" w:space="0" w:color="auto"/>
            <w:right w:val="none" w:sz="0" w:space="0" w:color="auto"/>
          </w:divBdr>
        </w:div>
        <w:div w:id="1499425614">
          <w:marLeft w:val="640"/>
          <w:marRight w:val="0"/>
          <w:marTop w:val="0"/>
          <w:marBottom w:val="0"/>
          <w:divBdr>
            <w:top w:val="none" w:sz="0" w:space="0" w:color="auto"/>
            <w:left w:val="none" w:sz="0" w:space="0" w:color="auto"/>
            <w:bottom w:val="none" w:sz="0" w:space="0" w:color="auto"/>
            <w:right w:val="none" w:sz="0" w:space="0" w:color="auto"/>
          </w:divBdr>
        </w:div>
        <w:div w:id="1603955463">
          <w:marLeft w:val="640"/>
          <w:marRight w:val="0"/>
          <w:marTop w:val="0"/>
          <w:marBottom w:val="0"/>
          <w:divBdr>
            <w:top w:val="none" w:sz="0" w:space="0" w:color="auto"/>
            <w:left w:val="none" w:sz="0" w:space="0" w:color="auto"/>
            <w:bottom w:val="none" w:sz="0" w:space="0" w:color="auto"/>
            <w:right w:val="none" w:sz="0" w:space="0" w:color="auto"/>
          </w:divBdr>
        </w:div>
        <w:div w:id="1683169077">
          <w:marLeft w:val="640"/>
          <w:marRight w:val="0"/>
          <w:marTop w:val="0"/>
          <w:marBottom w:val="0"/>
          <w:divBdr>
            <w:top w:val="none" w:sz="0" w:space="0" w:color="auto"/>
            <w:left w:val="none" w:sz="0" w:space="0" w:color="auto"/>
            <w:bottom w:val="none" w:sz="0" w:space="0" w:color="auto"/>
            <w:right w:val="none" w:sz="0" w:space="0" w:color="auto"/>
          </w:divBdr>
        </w:div>
        <w:div w:id="1750887544">
          <w:marLeft w:val="640"/>
          <w:marRight w:val="0"/>
          <w:marTop w:val="0"/>
          <w:marBottom w:val="0"/>
          <w:divBdr>
            <w:top w:val="none" w:sz="0" w:space="0" w:color="auto"/>
            <w:left w:val="none" w:sz="0" w:space="0" w:color="auto"/>
            <w:bottom w:val="none" w:sz="0" w:space="0" w:color="auto"/>
            <w:right w:val="none" w:sz="0" w:space="0" w:color="auto"/>
          </w:divBdr>
        </w:div>
        <w:div w:id="1765108515">
          <w:marLeft w:val="640"/>
          <w:marRight w:val="0"/>
          <w:marTop w:val="0"/>
          <w:marBottom w:val="0"/>
          <w:divBdr>
            <w:top w:val="none" w:sz="0" w:space="0" w:color="auto"/>
            <w:left w:val="none" w:sz="0" w:space="0" w:color="auto"/>
            <w:bottom w:val="none" w:sz="0" w:space="0" w:color="auto"/>
            <w:right w:val="none" w:sz="0" w:space="0" w:color="auto"/>
          </w:divBdr>
        </w:div>
        <w:div w:id="1771781429">
          <w:marLeft w:val="640"/>
          <w:marRight w:val="0"/>
          <w:marTop w:val="0"/>
          <w:marBottom w:val="0"/>
          <w:divBdr>
            <w:top w:val="none" w:sz="0" w:space="0" w:color="auto"/>
            <w:left w:val="none" w:sz="0" w:space="0" w:color="auto"/>
            <w:bottom w:val="none" w:sz="0" w:space="0" w:color="auto"/>
            <w:right w:val="none" w:sz="0" w:space="0" w:color="auto"/>
          </w:divBdr>
        </w:div>
        <w:div w:id="1898319499">
          <w:marLeft w:val="640"/>
          <w:marRight w:val="0"/>
          <w:marTop w:val="0"/>
          <w:marBottom w:val="0"/>
          <w:divBdr>
            <w:top w:val="none" w:sz="0" w:space="0" w:color="auto"/>
            <w:left w:val="none" w:sz="0" w:space="0" w:color="auto"/>
            <w:bottom w:val="none" w:sz="0" w:space="0" w:color="auto"/>
            <w:right w:val="none" w:sz="0" w:space="0" w:color="auto"/>
          </w:divBdr>
        </w:div>
        <w:div w:id="1916551797">
          <w:marLeft w:val="640"/>
          <w:marRight w:val="0"/>
          <w:marTop w:val="0"/>
          <w:marBottom w:val="0"/>
          <w:divBdr>
            <w:top w:val="none" w:sz="0" w:space="0" w:color="auto"/>
            <w:left w:val="none" w:sz="0" w:space="0" w:color="auto"/>
            <w:bottom w:val="none" w:sz="0" w:space="0" w:color="auto"/>
            <w:right w:val="none" w:sz="0" w:space="0" w:color="auto"/>
          </w:divBdr>
        </w:div>
        <w:div w:id="2023626781">
          <w:marLeft w:val="640"/>
          <w:marRight w:val="0"/>
          <w:marTop w:val="0"/>
          <w:marBottom w:val="0"/>
          <w:divBdr>
            <w:top w:val="none" w:sz="0" w:space="0" w:color="auto"/>
            <w:left w:val="none" w:sz="0" w:space="0" w:color="auto"/>
            <w:bottom w:val="none" w:sz="0" w:space="0" w:color="auto"/>
            <w:right w:val="none" w:sz="0" w:space="0" w:color="auto"/>
          </w:divBdr>
        </w:div>
        <w:div w:id="2094037301">
          <w:marLeft w:val="640"/>
          <w:marRight w:val="0"/>
          <w:marTop w:val="0"/>
          <w:marBottom w:val="0"/>
          <w:divBdr>
            <w:top w:val="none" w:sz="0" w:space="0" w:color="auto"/>
            <w:left w:val="none" w:sz="0" w:space="0" w:color="auto"/>
            <w:bottom w:val="none" w:sz="0" w:space="0" w:color="auto"/>
            <w:right w:val="none" w:sz="0" w:space="0" w:color="auto"/>
          </w:divBdr>
        </w:div>
        <w:div w:id="2139032011">
          <w:marLeft w:val="640"/>
          <w:marRight w:val="0"/>
          <w:marTop w:val="0"/>
          <w:marBottom w:val="0"/>
          <w:divBdr>
            <w:top w:val="none" w:sz="0" w:space="0" w:color="auto"/>
            <w:left w:val="none" w:sz="0" w:space="0" w:color="auto"/>
            <w:bottom w:val="none" w:sz="0" w:space="0" w:color="auto"/>
            <w:right w:val="none" w:sz="0" w:space="0" w:color="auto"/>
          </w:divBdr>
        </w:div>
      </w:divsChild>
    </w:div>
    <w:div w:id="1391030118">
      <w:marLeft w:val="640"/>
      <w:marRight w:val="0"/>
      <w:marTop w:val="0"/>
      <w:marBottom w:val="0"/>
      <w:divBdr>
        <w:top w:val="none" w:sz="0" w:space="0" w:color="auto"/>
        <w:left w:val="none" w:sz="0" w:space="0" w:color="auto"/>
        <w:bottom w:val="none" w:sz="0" w:space="0" w:color="auto"/>
        <w:right w:val="none" w:sz="0" w:space="0" w:color="auto"/>
      </w:divBdr>
    </w:div>
    <w:div w:id="1391345078">
      <w:marLeft w:val="640"/>
      <w:marRight w:val="0"/>
      <w:marTop w:val="0"/>
      <w:marBottom w:val="0"/>
      <w:divBdr>
        <w:top w:val="none" w:sz="0" w:space="0" w:color="auto"/>
        <w:left w:val="none" w:sz="0" w:space="0" w:color="auto"/>
        <w:bottom w:val="none" w:sz="0" w:space="0" w:color="auto"/>
        <w:right w:val="none" w:sz="0" w:space="0" w:color="auto"/>
      </w:divBdr>
    </w:div>
    <w:div w:id="1392654149">
      <w:marLeft w:val="640"/>
      <w:marRight w:val="0"/>
      <w:marTop w:val="0"/>
      <w:marBottom w:val="0"/>
      <w:divBdr>
        <w:top w:val="none" w:sz="0" w:space="0" w:color="auto"/>
        <w:left w:val="none" w:sz="0" w:space="0" w:color="auto"/>
        <w:bottom w:val="none" w:sz="0" w:space="0" w:color="auto"/>
        <w:right w:val="none" w:sz="0" w:space="0" w:color="auto"/>
      </w:divBdr>
    </w:div>
    <w:div w:id="1393459082">
      <w:marLeft w:val="640"/>
      <w:marRight w:val="0"/>
      <w:marTop w:val="0"/>
      <w:marBottom w:val="0"/>
      <w:divBdr>
        <w:top w:val="none" w:sz="0" w:space="0" w:color="auto"/>
        <w:left w:val="none" w:sz="0" w:space="0" w:color="auto"/>
        <w:bottom w:val="none" w:sz="0" w:space="0" w:color="auto"/>
        <w:right w:val="none" w:sz="0" w:space="0" w:color="auto"/>
      </w:divBdr>
    </w:div>
    <w:div w:id="1394163293">
      <w:marLeft w:val="0"/>
      <w:marRight w:val="0"/>
      <w:marTop w:val="0"/>
      <w:marBottom w:val="0"/>
      <w:divBdr>
        <w:top w:val="none" w:sz="0" w:space="0" w:color="auto"/>
        <w:left w:val="none" w:sz="0" w:space="0" w:color="auto"/>
        <w:bottom w:val="none" w:sz="0" w:space="0" w:color="auto"/>
        <w:right w:val="none" w:sz="0" w:space="0" w:color="auto"/>
      </w:divBdr>
    </w:div>
    <w:div w:id="1394350225">
      <w:bodyDiv w:val="1"/>
      <w:marLeft w:val="0"/>
      <w:marRight w:val="0"/>
      <w:marTop w:val="0"/>
      <w:marBottom w:val="0"/>
      <w:divBdr>
        <w:top w:val="none" w:sz="0" w:space="0" w:color="auto"/>
        <w:left w:val="none" w:sz="0" w:space="0" w:color="auto"/>
        <w:bottom w:val="none" w:sz="0" w:space="0" w:color="auto"/>
        <w:right w:val="none" w:sz="0" w:space="0" w:color="auto"/>
      </w:divBdr>
      <w:divsChild>
        <w:div w:id="80612229">
          <w:marLeft w:val="640"/>
          <w:marRight w:val="0"/>
          <w:marTop w:val="0"/>
          <w:marBottom w:val="0"/>
          <w:divBdr>
            <w:top w:val="none" w:sz="0" w:space="0" w:color="auto"/>
            <w:left w:val="none" w:sz="0" w:space="0" w:color="auto"/>
            <w:bottom w:val="none" w:sz="0" w:space="0" w:color="auto"/>
            <w:right w:val="none" w:sz="0" w:space="0" w:color="auto"/>
          </w:divBdr>
        </w:div>
        <w:div w:id="108667983">
          <w:marLeft w:val="640"/>
          <w:marRight w:val="0"/>
          <w:marTop w:val="0"/>
          <w:marBottom w:val="0"/>
          <w:divBdr>
            <w:top w:val="none" w:sz="0" w:space="0" w:color="auto"/>
            <w:left w:val="none" w:sz="0" w:space="0" w:color="auto"/>
            <w:bottom w:val="none" w:sz="0" w:space="0" w:color="auto"/>
            <w:right w:val="none" w:sz="0" w:space="0" w:color="auto"/>
          </w:divBdr>
        </w:div>
        <w:div w:id="212273939">
          <w:marLeft w:val="640"/>
          <w:marRight w:val="0"/>
          <w:marTop w:val="0"/>
          <w:marBottom w:val="0"/>
          <w:divBdr>
            <w:top w:val="none" w:sz="0" w:space="0" w:color="auto"/>
            <w:left w:val="none" w:sz="0" w:space="0" w:color="auto"/>
            <w:bottom w:val="none" w:sz="0" w:space="0" w:color="auto"/>
            <w:right w:val="none" w:sz="0" w:space="0" w:color="auto"/>
          </w:divBdr>
        </w:div>
        <w:div w:id="283970228">
          <w:marLeft w:val="640"/>
          <w:marRight w:val="0"/>
          <w:marTop w:val="0"/>
          <w:marBottom w:val="0"/>
          <w:divBdr>
            <w:top w:val="none" w:sz="0" w:space="0" w:color="auto"/>
            <w:left w:val="none" w:sz="0" w:space="0" w:color="auto"/>
            <w:bottom w:val="none" w:sz="0" w:space="0" w:color="auto"/>
            <w:right w:val="none" w:sz="0" w:space="0" w:color="auto"/>
          </w:divBdr>
        </w:div>
        <w:div w:id="375668598">
          <w:marLeft w:val="640"/>
          <w:marRight w:val="0"/>
          <w:marTop w:val="0"/>
          <w:marBottom w:val="0"/>
          <w:divBdr>
            <w:top w:val="none" w:sz="0" w:space="0" w:color="auto"/>
            <w:left w:val="none" w:sz="0" w:space="0" w:color="auto"/>
            <w:bottom w:val="none" w:sz="0" w:space="0" w:color="auto"/>
            <w:right w:val="none" w:sz="0" w:space="0" w:color="auto"/>
          </w:divBdr>
        </w:div>
        <w:div w:id="453796119">
          <w:marLeft w:val="640"/>
          <w:marRight w:val="0"/>
          <w:marTop w:val="0"/>
          <w:marBottom w:val="0"/>
          <w:divBdr>
            <w:top w:val="none" w:sz="0" w:space="0" w:color="auto"/>
            <w:left w:val="none" w:sz="0" w:space="0" w:color="auto"/>
            <w:bottom w:val="none" w:sz="0" w:space="0" w:color="auto"/>
            <w:right w:val="none" w:sz="0" w:space="0" w:color="auto"/>
          </w:divBdr>
        </w:div>
        <w:div w:id="631056381">
          <w:marLeft w:val="640"/>
          <w:marRight w:val="0"/>
          <w:marTop w:val="0"/>
          <w:marBottom w:val="0"/>
          <w:divBdr>
            <w:top w:val="none" w:sz="0" w:space="0" w:color="auto"/>
            <w:left w:val="none" w:sz="0" w:space="0" w:color="auto"/>
            <w:bottom w:val="none" w:sz="0" w:space="0" w:color="auto"/>
            <w:right w:val="none" w:sz="0" w:space="0" w:color="auto"/>
          </w:divBdr>
        </w:div>
        <w:div w:id="870873671">
          <w:marLeft w:val="640"/>
          <w:marRight w:val="0"/>
          <w:marTop w:val="0"/>
          <w:marBottom w:val="0"/>
          <w:divBdr>
            <w:top w:val="none" w:sz="0" w:space="0" w:color="auto"/>
            <w:left w:val="none" w:sz="0" w:space="0" w:color="auto"/>
            <w:bottom w:val="none" w:sz="0" w:space="0" w:color="auto"/>
            <w:right w:val="none" w:sz="0" w:space="0" w:color="auto"/>
          </w:divBdr>
        </w:div>
        <w:div w:id="930627009">
          <w:marLeft w:val="640"/>
          <w:marRight w:val="0"/>
          <w:marTop w:val="0"/>
          <w:marBottom w:val="0"/>
          <w:divBdr>
            <w:top w:val="none" w:sz="0" w:space="0" w:color="auto"/>
            <w:left w:val="none" w:sz="0" w:space="0" w:color="auto"/>
            <w:bottom w:val="none" w:sz="0" w:space="0" w:color="auto"/>
            <w:right w:val="none" w:sz="0" w:space="0" w:color="auto"/>
          </w:divBdr>
        </w:div>
        <w:div w:id="1294217293">
          <w:marLeft w:val="640"/>
          <w:marRight w:val="0"/>
          <w:marTop w:val="0"/>
          <w:marBottom w:val="0"/>
          <w:divBdr>
            <w:top w:val="none" w:sz="0" w:space="0" w:color="auto"/>
            <w:left w:val="none" w:sz="0" w:space="0" w:color="auto"/>
            <w:bottom w:val="none" w:sz="0" w:space="0" w:color="auto"/>
            <w:right w:val="none" w:sz="0" w:space="0" w:color="auto"/>
          </w:divBdr>
        </w:div>
        <w:div w:id="1334722148">
          <w:marLeft w:val="640"/>
          <w:marRight w:val="0"/>
          <w:marTop w:val="0"/>
          <w:marBottom w:val="0"/>
          <w:divBdr>
            <w:top w:val="none" w:sz="0" w:space="0" w:color="auto"/>
            <w:left w:val="none" w:sz="0" w:space="0" w:color="auto"/>
            <w:bottom w:val="none" w:sz="0" w:space="0" w:color="auto"/>
            <w:right w:val="none" w:sz="0" w:space="0" w:color="auto"/>
          </w:divBdr>
        </w:div>
        <w:div w:id="1409646080">
          <w:marLeft w:val="640"/>
          <w:marRight w:val="0"/>
          <w:marTop w:val="0"/>
          <w:marBottom w:val="0"/>
          <w:divBdr>
            <w:top w:val="none" w:sz="0" w:space="0" w:color="auto"/>
            <w:left w:val="none" w:sz="0" w:space="0" w:color="auto"/>
            <w:bottom w:val="none" w:sz="0" w:space="0" w:color="auto"/>
            <w:right w:val="none" w:sz="0" w:space="0" w:color="auto"/>
          </w:divBdr>
        </w:div>
        <w:div w:id="1470242400">
          <w:marLeft w:val="640"/>
          <w:marRight w:val="0"/>
          <w:marTop w:val="0"/>
          <w:marBottom w:val="0"/>
          <w:divBdr>
            <w:top w:val="none" w:sz="0" w:space="0" w:color="auto"/>
            <w:left w:val="none" w:sz="0" w:space="0" w:color="auto"/>
            <w:bottom w:val="none" w:sz="0" w:space="0" w:color="auto"/>
            <w:right w:val="none" w:sz="0" w:space="0" w:color="auto"/>
          </w:divBdr>
        </w:div>
        <w:div w:id="1500803885">
          <w:marLeft w:val="640"/>
          <w:marRight w:val="0"/>
          <w:marTop w:val="0"/>
          <w:marBottom w:val="0"/>
          <w:divBdr>
            <w:top w:val="none" w:sz="0" w:space="0" w:color="auto"/>
            <w:left w:val="none" w:sz="0" w:space="0" w:color="auto"/>
            <w:bottom w:val="none" w:sz="0" w:space="0" w:color="auto"/>
            <w:right w:val="none" w:sz="0" w:space="0" w:color="auto"/>
          </w:divBdr>
        </w:div>
        <w:div w:id="1543127469">
          <w:marLeft w:val="640"/>
          <w:marRight w:val="0"/>
          <w:marTop w:val="0"/>
          <w:marBottom w:val="0"/>
          <w:divBdr>
            <w:top w:val="none" w:sz="0" w:space="0" w:color="auto"/>
            <w:left w:val="none" w:sz="0" w:space="0" w:color="auto"/>
            <w:bottom w:val="none" w:sz="0" w:space="0" w:color="auto"/>
            <w:right w:val="none" w:sz="0" w:space="0" w:color="auto"/>
          </w:divBdr>
        </w:div>
        <w:div w:id="1793934278">
          <w:marLeft w:val="640"/>
          <w:marRight w:val="0"/>
          <w:marTop w:val="0"/>
          <w:marBottom w:val="0"/>
          <w:divBdr>
            <w:top w:val="none" w:sz="0" w:space="0" w:color="auto"/>
            <w:left w:val="none" w:sz="0" w:space="0" w:color="auto"/>
            <w:bottom w:val="none" w:sz="0" w:space="0" w:color="auto"/>
            <w:right w:val="none" w:sz="0" w:space="0" w:color="auto"/>
          </w:divBdr>
        </w:div>
        <w:div w:id="1880774875">
          <w:marLeft w:val="640"/>
          <w:marRight w:val="0"/>
          <w:marTop w:val="0"/>
          <w:marBottom w:val="0"/>
          <w:divBdr>
            <w:top w:val="none" w:sz="0" w:space="0" w:color="auto"/>
            <w:left w:val="none" w:sz="0" w:space="0" w:color="auto"/>
            <w:bottom w:val="none" w:sz="0" w:space="0" w:color="auto"/>
            <w:right w:val="none" w:sz="0" w:space="0" w:color="auto"/>
          </w:divBdr>
        </w:div>
        <w:div w:id="1931504126">
          <w:marLeft w:val="640"/>
          <w:marRight w:val="0"/>
          <w:marTop w:val="0"/>
          <w:marBottom w:val="0"/>
          <w:divBdr>
            <w:top w:val="none" w:sz="0" w:space="0" w:color="auto"/>
            <w:left w:val="none" w:sz="0" w:space="0" w:color="auto"/>
            <w:bottom w:val="none" w:sz="0" w:space="0" w:color="auto"/>
            <w:right w:val="none" w:sz="0" w:space="0" w:color="auto"/>
          </w:divBdr>
        </w:div>
        <w:div w:id="1967008200">
          <w:marLeft w:val="640"/>
          <w:marRight w:val="0"/>
          <w:marTop w:val="0"/>
          <w:marBottom w:val="0"/>
          <w:divBdr>
            <w:top w:val="none" w:sz="0" w:space="0" w:color="auto"/>
            <w:left w:val="none" w:sz="0" w:space="0" w:color="auto"/>
            <w:bottom w:val="none" w:sz="0" w:space="0" w:color="auto"/>
            <w:right w:val="none" w:sz="0" w:space="0" w:color="auto"/>
          </w:divBdr>
        </w:div>
        <w:div w:id="2024355190">
          <w:marLeft w:val="640"/>
          <w:marRight w:val="0"/>
          <w:marTop w:val="0"/>
          <w:marBottom w:val="0"/>
          <w:divBdr>
            <w:top w:val="none" w:sz="0" w:space="0" w:color="auto"/>
            <w:left w:val="none" w:sz="0" w:space="0" w:color="auto"/>
            <w:bottom w:val="none" w:sz="0" w:space="0" w:color="auto"/>
            <w:right w:val="none" w:sz="0" w:space="0" w:color="auto"/>
          </w:divBdr>
        </w:div>
        <w:div w:id="2138987527">
          <w:marLeft w:val="640"/>
          <w:marRight w:val="0"/>
          <w:marTop w:val="0"/>
          <w:marBottom w:val="0"/>
          <w:divBdr>
            <w:top w:val="none" w:sz="0" w:space="0" w:color="auto"/>
            <w:left w:val="none" w:sz="0" w:space="0" w:color="auto"/>
            <w:bottom w:val="none" w:sz="0" w:space="0" w:color="auto"/>
            <w:right w:val="none" w:sz="0" w:space="0" w:color="auto"/>
          </w:divBdr>
        </w:div>
      </w:divsChild>
    </w:div>
    <w:div w:id="1396202276">
      <w:marLeft w:val="0"/>
      <w:marRight w:val="0"/>
      <w:marTop w:val="0"/>
      <w:marBottom w:val="0"/>
      <w:divBdr>
        <w:top w:val="none" w:sz="0" w:space="0" w:color="auto"/>
        <w:left w:val="none" w:sz="0" w:space="0" w:color="auto"/>
        <w:bottom w:val="none" w:sz="0" w:space="0" w:color="auto"/>
        <w:right w:val="none" w:sz="0" w:space="0" w:color="auto"/>
      </w:divBdr>
    </w:div>
    <w:div w:id="1396707136">
      <w:marLeft w:val="0"/>
      <w:marRight w:val="0"/>
      <w:marTop w:val="0"/>
      <w:marBottom w:val="0"/>
      <w:divBdr>
        <w:top w:val="none" w:sz="0" w:space="0" w:color="auto"/>
        <w:left w:val="none" w:sz="0" w:space="0" w:color="auto"/>
        <w:bottom w:val="none" w:sz="0" w:space="0" w:color="auto"/>
        <w:right w:val="none" w:sz="0" w:space="0" w:color="auto"/>
      </w:divBdr>
    </w:div>
    <w:div w:id="1398015148">
      <w:bodyDiv w:val="1"/>
      <w:marLeft w:val="0"/>
      <w:marRight w:val="0"/>
      <w:marTop w:val="0"/>
      <w:marBottom w:val="0"/>
      <w:divBdr>
        <w:top w:val="none" w:sz="0" w:space="0" w:color="auto"/>
        <w:left w:val="none" w:sz="0" w:space="0" w:color="auto"/>
        <w:bottom w:val="none" w:sz="0" w:space="0" w:color="auto"/>
        <w:right w:val="none" w:sz="0" w:space="0" w:color="auto"/>
      </w:divBdr>
      <w:divsChild>
        <w:div w:id="2026401623">
          <w:marLeft w:val="640"/>
          <w:marRight w:val="0"/>
          <w:marTop w:val="0"/>
          <w:marBottom w:val="0"/>
          <w:divBdr>
            <w:top w:val="none" w:sz="0" w:space="0" w:color="auto"/>
            <w:left w:val="none" w:sz="0" w:space="0" w:color="auto"/>
            <w:bottom w:val="none" w:sz="0" w:space="0" w:color="auto"/>
            <w:right w:val="none" w:sz="0" w:space="0" w:color="auto"/>
          </w:divBdr>
        </w:div>
        <w:div w:id="653991316">
          <w:marLeft w:val="640"/>
          <w:marRight w:val="0"/>
          <w:marTop w:val="0"/>
          <w:marBottom w:val="0"/>
          <w:divBdr>
            <w:top w:val="none" w:sz="0" w:space="0" w:color="auto"/>
            <w:left w:val="none" w:sz="0" w:space="0" w:color="auto"/>
            <w:bottom w:val="none" w:sz="0" w:space="0" w:color="auto"/>
            <w:right w:val="none" w:sz="0" w:space="0" w:color="auto"/>
          </w:divBdr>
        </w:div>
        <w:div w:id="874461345">
          <w:marLeft w:val="640"/>
          <w:marRight w:val="0"/>
          <w:marTop w:val="0"/>
          <w:marBottom w:val="0"/>
          <w:divBdr>
            <w:top w:val="none" w:sz="0" w:space="0" w:color="auto"/>
            <w:left w:val="none" w:sz="0" w:space="0" w:color="auto"/>
            <w:bottom w:val="none" w:sz="0" w:space="0" w:color="auto"/>
            <w:right w:val="none" w:sz="0" w:space="0" w:color="auto"/>
          </w:divBdr>
        </w:div>
        <w:div w:id="1639724232">
          <w:marLeft w:val="640"/>
          <w:marRight w:val="0"/>
          <w:marTop w:val="0"/>
          <w:marBottom w:val="0"/>
          <w:divBdr>
            <w:top w:val="none" w:sz="0" w:space="0" w:color="auto"/>
            <w:left w:val="none" w:sz="0" w:space="0" w:color="auto"/>
            <w:bottom w:val="none" w:sz="0" w:space="0" w:color="auto"/>
            <w:right w:val="none" w:sz="0" w:space="0" w:color="auto"/>
          </w:divBdr>
        </w:div>
        <w:div w:id="671759602">
          <w:marLeft w:val="640"/>
          <w:marRight w:val="0"/>
          <w:marTop w:val="0"/>
          <w:marBottom w:val="0"/>
          <w:divBdr>
            <w:top w:val="none" w:sz="0" w:space="0" w:color="auto"/>
            <w:left w:val="none" w:sz="0" w:space="0" w:color="auto"/>
            <w:bottom w:val="none" w:sz="0" w:space="0" w:color="auto"/>
            <w:right w:val="none" w:sz="0" w:space="0" w:color="auto"/>
          </w:divBdr>
        </w:div>
        <w:div w:id="2031561994">
          <w:marLeft w:val="640"/>
          <w:marRight w:val="0"/>
          <w:marTop w:val="0"/>
          <w:marBottom w:val="0"/>
          <w:divBdr>
            <w:top w:val="none" w:sz="0" w:space="0" w:color="auto"/>
            <w:left w:val="none" w:sz="0" w:space="0" w:color="auto"/>
            <w:bottom w:val="none" w:sz="0" w:space="0" w:color="auto"/>
            <w:right w:val="none" w:sz="0" w:space="0" w:color="auto"/>
          </w:divBdr>
        </w:div>
        <w:div w:id="1655841745">
          <w:marLeft w:val="640"/>
          <w:marRight w:val="0"/>
          <w:marTop w:val="0"/>
          <w:marBottom w:val="0"/>
          <w:divBdr>
            <w:top w:val="none" w:sz="0" w:space="0" w:color="auto"/>
            <w:left w:val="none" w:sz="0" w:space="0" w:color="auto"/>
            <w:bottom w:val="none" w:sz="0" w:space="0" w:color="auto"/>
            <w:right w:val="none" w:sz="0" w:space="0" w:color="auto"/>
          </w:divBdr>
        </w:div>
        <w:div w:id="1623266753">
          <w:marLeft w:val="640"/>
          <w:marRight w:val="0"/>
          <w:marTop w:val="0"/>
          <w:marBottom w:val="0"/>
          <w:divBdr>
            <w:top w:val="none" w:sz="0" w:space="0" w:color="auto"/>
            <w:left w:val="none" w:sz="0" w:space="0" w:color="auto"/>
            <w:bottom w:val="none" w:sz="0" w:space="0" w:color="auto"/>
            <w:right w:val="none" w:sz="0" w:space="0" w:color="auto"/>
          </w:divBdr>
        </w:div>
        <w:div w:id="978800325">
          <w:marLeft w:val="640"/>
          <w:marRight w:val="0"/>
          <w:marTop w:val="0"/>
          <w:marBottom w:val="0"/>
          <w:divBdr>
            <w:top w:val="none" w:sz="0" w:space="0" w:color="auto"/>
            <w:left w:val="none" w:sz="0" w:space="0" w:color="auto"/>
            <w:bottom w:val="none" w:sz="0" w:space="0" w:color="auto"/>
            <w:right w:val="none" w:sz="0" w:space="0" w:color="auto"/>
          </w:divBdr>
        </w:div>
        <w:div w:id="247614959">
          <w:marLeft w:val="640"/>
          <w:marRight w:val="0"/>
          <w:marTop w:val="0"/>
          <w:marBottom w:val="0"/>
          <w:divBdr>
            <w:top w:val="none" w:sz="0" w:space="0" w:color="auto"/>
            <w:left w:val="none" w:sz="0" w:space="0" w:color="auto"/>
            <w:bottom w:val="none" w:sz="0" w:space="0" w:color="auto"/>
            <w:right w:val="none" w:sz="0" w:space="0" w:color="auto"/>
          </w:divBdr>
        </w:div>
        <w:div w:id="1647005520">
          <w:marLeft w:val="640"/>
          <w:marRight w:val="0"/>
          <w:marTop w:val="0"/>
          <w:marBottom w:val="0"/>
          <w:divBdr>
            <w:top w:val="none" w:sz="0" w:space="0" w:color="auto"/>
            <w:left w:val="none" w:sz="0" w:space="0" w:color="auto"/>
            <w:bottom w:val="none" w:sz="0" w:space="0" w:color="auto"/>
            <w:right w:val="none" w:sz="0" w:space="0" w:color="auto"/>
          </w:divBdr>
        </w:div>
        <w:div w:id="1122765130">
          <w:marLeft w:val="640"/>
          <w:marRight w:val="0"/>
          <w:marTop w:val="0"/>
          <w:marBottom w:val="0"/>
          <w:divBdr>
            <w:top w:val="none" w:sz="0" w:space="0" w:color="auto"/>
            <w:left w:val="none" w:sz="0" w:space="0" w:color="auto"/>
            <w:bottom w:val="none" w:sz="0" w:space="0" w:color="auto"/>
            <w:right w:val="none" w:sz="0" w:space="0" w:color="auto"/>
          </w:divBdr>
        </w:div>
        <w:div w:id="1130248581">
          <w:marLeft w:val="640"/>
          <w:marRight w:val="0"/>
          <w:marTop w:val="0"/>
          <w:marBottom w:val="0"/>
          <w:divBdr>
            <w:top w:val="none" w:sz="0" w:space="0" w:color="auto"/>
            <w:left w:val="none" w:sz="0" w:space="0" w:color="auto"/>
            <w:bottom w:val="none" w:sz="0" w:space="0" w:color="auto"/>
            <w:right w:val="none" w:sz="0" w:space="0" w:color="auto"/>
          </w:divBdr>
        </w:div>
        <w:div w:id="238029130">
          <w:marLeft w:val="640"/>
          <w:marRight w:val="0"/>
          <w:marTop w:val="0"/>
          <w:marBottom w:val="0"/>
          <w:divBdr>
            <w:top w:val="none" w:sz="0" w:space="0" w:color="auto"/>
            <w:left w:val="none" w:sz="0" w:space="0" w:color="auto"/>
            <w:bottom w:val="none" w:sz="0" w:space="0" w:color="auto"/>
            <w:right w:val="none" w:sz="0" w:space="0" w:color="auto"/>
          </w:divBdr>
        </w:div>
        <w:div w:id="1271281674">
          <w:marLeft w:val="640"/>
          <w:marRight w:val="0"/>
          <w:marTop w:val="0"/>
          <w:marBottom w:val="0"/>
          <w:divBdr>
            <w:top w:val="none" w:sz="0" w:space="0" w:color="auto"/>
            <w:left w:val="none" w:sz="0" w:space="0" w:color="auto"/>
            <w:bottom w:val="none" w:sz="0" w:space="0" w:color="auto"/>
            <w:right w:val="none" w:sz="0" w:space="0" w:color="auto"/>
          </w:divBdr>
        </w:div>
        <w:div w:id="1193297692">
          <w:marLeft w:val="640"/>
          <w:marRight w:val="0"/>
          <w:marTop w:val="0"/>
          <w:marBottom w:val="0"/>
          <w:divBdr>
            <w:top w:val="none" w:sz="0" w:space="0" w:color="auto"/>
            <w:left w:val="none" w:sz="0" w:space="0" w:color="auto"/>
            <w:bottom w:val="none" w:sz="0" w:space="0" w:color="auto"/>
            <w:right w:val="none" w:sz="0" w:space="0" w:color="auto"/>
          </w:divBdr>
        </w:div>
        <w:div w:id="1130393168">
          <w:marLeft w:val="640"/>
          <w:marRight w:val="0"/>
          <w:marTop w:val="0"/>
          <w:marBottom w:val="0"/>
          <w:divBdr>
            <w:top w:val="none" w:sz="0" w:space="0" w:color="auto"/>
            <w:left w:val="none" w:sz="0" w:space="0" w:color="auto"/>
            <w:bottom w:val="none" w:sz="0" w:space="0" w:color="auto"/>
            <w:right w:val="none" w:sz="0" w:space="0" w:color="auto"/>
          </w:divBdr>
        </w:div>
        <w:div w:id="464782378">
          <w:marLeft w:val="640"/>
          <w:marRight w:val="0"/>
          <w:marTop w:val="0"/>
          <w:marBottom w:val="0"/>
          <w:divBdr>
            <w:top w:val="none" w:sz="0" w:space="0" w:color="auto"/>
            <w:left w:val="none" w:sz="0" w:space="0" w:color="auto"/>
            <w:bottom w:val="none" w:sz="0" w:space="0" w:color="auto"/>
            <w:right w:val="none" w:sz="0" w:space="0" w:color="auto"/>
          </w:divBdr>
        </w:div>
        <w:div w:id="1063524345">
          <w:marLeft w:val="640"/>
          <w:marRight w:val="0"/>
          <w:marTop w:val="0"/>
          <w:marBottom w:val="0"/>
          <w:divBdr>
            <w:top w:val="none" w:sz="0" w:space="0" w:color="auto"/>
            <w:left w:val="none" w:sz="0" w:space="0" w:color="auto"/>
            <w:bottom w:val="none" w:sz="0" w:space="0" w:color="auto"/>
            <w:right w:val="none" w:sz="0" w:space="0" w:color="auto"/>
          </w:divBdr>
        </w:div>
        <w:div w:id="1522471694">
          <w:marLeft w:val="640"/>
          <w:marRight w:val="0"/>
          <w:marTop w:val="0"/>
          <w:marBottom w:val="0"/>
          <w:divBdr>
            <w:top w:val="none" w:sz="0" w:space="0" w:color="auto"/>
            <w:left w:val="none" w:sz="0" w:space="0" w:color="auto"/>
            <w:bottom w:val="none" w:sz="0" w:space="0" w:color="auto"/>
            <w:right w:val="none" w:sz="0" w:space="0" w:color="auto"/>
          </w:divBdr>
        </w:div>
        <w:div w:id="51124278">
          <w:marLeft w:val="640"/>
          <w:marRight w:val="0"/>
          <w:marTop w:val="0"/>
          <w:marBottom w:val="0"/>
          <w:divBdr>
            <w:top w:val="none" w:sz="0" w:space="0" w:color="auto"/>
            <w:left w:val="none" w:sz="0" w:space="0" w:color="auto"/>
            <w:bottom w:val="none" w:sz="0" w:space="0" w:color="auto"/>
            <w:right w:val="none" w:sz="0" w:space="0" w:color="auto"/>
          </w:divBdr>
        </w:div>
        <w:div w:id="1813793122">
          <w:marLeft w:val="640"/>
          <w:marRight w:val="0"/>
          <w:marTop w:val="0"/>
          <w:marBottom w:val="0"/>
          <w:divBdr>
            <w:top w:val="none" w:sz="0" w:space="0" w:color="auto"/>
            <w:left w:val="none" w:sz="0" w:space="0" w:color="auto"/>
            <w:bottom w:val="none" w:sz="0" w:space="0" w:color="auto"/>
            <w:right w:val="none" w:sz="0" w:space="0" w:color="auto"/>
          </w:divBdr>
        </w:div>
        <w:div w:id="1423532295">
          <w:marLeft w:val="640"/>
          <w:marRight w:val="0"/>
          <w:marTop w:val="0"/>
          <w:marBottom w:val="0"/>
          <w:divBdr>
            <w:top w:val="none" w:sz="0" w:space="0" w:color="auto"/>
            <w:left w:val="none" w:sz="0" w:space="0" w:color="auto"/>
            <w:bottom w:val="none" w:sz="0" w:space="0" w:color="auto"/>
            <w:right w:val="none" w:sz="0" w:space="0" w:color="auto"/>
          </w:divBdr>
        </w:div>
        <w:div w:id="787697762">
          <w:marLeft w:val="640"/>
          <w:marRight w:val="0"/>
          <w:marTop w:val="0"/>
          <w:marBottom w:val="0"/>
          <w:divBdr>
            <w:top w:val="none" w:sz="0" w:space="0" w:color="auto"/>
            <w:left w:val="none" w:sz="0" w:space="0" w:color="auto"/>
            <w:bottom w:val="none" w:sz="0" w:space="0" w:color="auto"/>
            <w:right w:val="none" w:sz="0" w:space="0" w:color="auto"/>
          </w:divBdr>
        </w:div>
        <w:div w:id="2000310147">
          <w:marLeft w:val="640"/>
          <w:marRight w:val="0"/>
          <w:marTop w:val="0"/>
          <w:marBottom w:val="0"/>
          <w:divBdr>
            <w:top w:val="none" w:sz="0" w:space="0" w:color="auto"/>
            <w:left w:val="none" w:sz="0" w:space="0" w:color="auto"/>
            <w:bottom w:val="none" w:sz="0" w:space="0" w:color="auto"/>
            <w:right w:val="none" w:sz="0" w:space="0" w:color="auto"/>
          </w:divBdr>
        </w:div>
        <w:div w:id="1857689890">
          <w:marLeft w:val="640"/>
          <w:marRight w:val="0"/>
          <w:marTop w:val="0"/>
          <w:marBottom w:val="0"/>
          <w:divBdr>
            <w:top w:val="none" w:sz="0" w:space="0" w:color="auto"/>
            <w:left w:val="none" w:sz="0" w:space="0" w:color="auto"/>
            <w:bottom w:val="none" w:sz="0" w:space="0" w:color="auto"/>
            <w:right w:val="none" w:sz="0" w:space="0" w:color="auto"/>
          </w:divBdr>
        </w:div>
        <w:div w:id="1952859559">
          <w:marLeft w:val="640"/>
          <w:marRight w:val="0"/>
          <w:marTop w:val="0"/>
          <w:marBottom w:val="0"/>
          <w:divBdr>
            <w:top w:val="none" w:sz="0" w:space="0" w:color="auto"/>
            <w:left w:val="none" w:sz="0" w:space="0" w:color="auto"/>
            <w:bottom w:val="none" w:sz="0" w:space="0" w:color="auto"/>
            <w:right w:val="none" w:sz="0" w:space="0" w:color="auto"/>
          </w:divBdr>
        </w:div>
        <w:div w:id="475758238">
          <w:marLeft w:val="640"/>
          <w:marRight w:val="0"/>
          <w:marTop w:val="0"/>
          <w:marBottom w:val="0"/>
          <w:divBdr>
            <w:top w:val="none" w:sz="0" w:space="0" w:color="auto"/>
            <w:left w:val="none" w:sz="0" w:space="0" w:color="auto"/>
            <w:bottom w:val="none" w:sz="0" w:space="0" w:color="auto"/>
            <w:right w:val="none" w:sz="0" w:space="0" w:color="auto"/>
          </w:divBdr>
        </w:div>
        <w:div w:id="1215967177">
          <w:marLeft w:val="640"/>
          <w:marRight w:val="0"/>
          <w:marTop w:val="0"/>
          <w:marBottom w:val="0"/>
          <w:divBdr>
            <w:top w:val="none" w:sz="0" w:space="0" w:color="auto"/>
            <w:left w:val="none" w:sz="0" w:space="0" w:color="auto"/>
            <w:bottom w:val="none" w:sz="0" w:space="0" w:color="auto"/>
            <w:right w:val="none" w:sz="0" w:space="0" w:color="auto"/>
          </w:divBdr>
        </w:div>
        <w:div w:id="1211648581">
          <w:marLeft w:val="640"/>
          <w:marRight w:val="0"/>
          <w:marTop w:val="0"/>
          <w:marBottom w:val="0"/>
          <w:divBdr>
            <w:top w:val="none" w:sz="0" w:space="0" w:color="auto"/>
            <w:left w:val="none" w:sz="0" w:space="0" w:color="auto"/>
            <w:bottom w:val="none" w:sz="0" w:space="0" w:color="auto"/>
            <w:right w:val="none" w:sz="0" w:space="0" w:color="auto"/>
          </w:divBdr>
        </w:div>
        <w:div w:id="822039300">
          <w:marLeft w:val="640"/>
          <w:marRight w:val="0"/>
          <w:marTop w:val="0"/>
          <w:marBottom w:val="0"/>
          <w:divBdr>
            <w:top w:val="none" w:sz="0" w:space="0" w:color="auto"/>
            <w:left w:val="none" w:sz="0" w:space="0" w:color="auto"/>
            <w:bottom w:val="none" w:sz="0" w:space="0" w:color="auto"/>
            <w:right w:val="none" w:sz="0" w:space="0" w:color="auto"/>
          </w:divBdr>
        </w:div>
        <w:div w:id="14236219">
          <w:marLeft w:val="640"/>
          <w:marRight w:val="0"/>
          <w:marTop w:val="0"/>
          <w:marBottom w:val="0"/>
          <w:divBdr>
            <w:top w:val="none" w:sz="0" w:space="0" w:color="auto"/>
            <w:left w:val="none" w:sz="0" w:space="0" w:color="auto"/>
            <w:bottom w:val="none" w:sz="0" w:space="0" w:color="auto"/>
            <w:right w:val="none" w:sz="0" w:space="0" w:color="auto"/>
          </w:divBdr>
        </w:div>
        <w:div w:id="515079255">
          <w:marLeft w:val="640"/>
          <w:marRight w:val="0"/>
          <w:marTop w:val="0"/>
          <w:marBottom w:val="0"/>
          <w:divBdr>
            <w:top w:val="none" w:sz="0" w:space="0" w:color="auto"/>
            <w:left w:val="none" w:sz="0" w:space="0" w:color="auto"/>
            <w:bottom w:val="none" w:sz="0" w:space="0" w:color="auto"/>
            <w:right w:val="none" w:sz="0" w:space="0" w:color="auto"/>
          </w:divBdr>
        </w:div>
        <w:div w:id="1999574228">
          <w:marLeft w:val="640"/>
          <w:marRight w:val="0"/>
          <w:marTop w:val="0"/>
          <w:marBottom w:val="0"/>
          <w:divBdr>
            <w:top w:val="none" w:sz="0" w:space="0" w:color="auto"/>
            <w:left w:val="none" w:sz="0" w:space="0" w:color="auto"/>
            <w:bottom w:val="none" w:sz="0" w:space="0" w:color="auto"/>
            <w:right w:val="none" w:sz="0" w:space="0" w:color="auto"/>
          </w:divBdr>
        </w:div>
        <w:div w:id="256641850">
          <w:marLeft w:val="640"/>
          <w:marRight w:val="0"/>
          <w:marTop w:val="0"/>
          <w:marBottom w:val="0"/>
          <w:divBdr>
            <w:top w:val="none" w:sz="0" w:space="0" w:color="auto"/>
            <w:left w:val="none" w:sz="0" w:space="0" w:color="auto"/>
            <w:bottom w:val="none" w:sz="0" w:space="0" w:color="auto"/>
            <w:right w:val="none" w:sz="0" w:space="0" w:color="auto"/>
          </w:divBdr>
        </w:div>
        <w:div w:id="998114829">
          <w:marLeft w:val="640"/>
          <w:marRight w:val="0"/>
          <w:marTop w:val="0"/>
          <w:marBottom w:val="0"/>
          <w:divBdr>
            <w:top w:val="none" w:sz="0" w:space="0" w:color="auto"/>
            <w:left w:val="none" w:sz="0" w:space="0" w:color="auto"/>
            <w:bottom w:val="none" w:sz="0" w:space="0" w:color="auto"/>
            <w:right w:val="none" w:sz="0" w:space="0" w:color="auto"/>
          </w:divBdr>
        </w:div>
        <w:div w:id="1085689718">
          <w:marLeft w:val="640"/>
          <w:marRight w:val="0"/>
          <w:marTop w:val="0"/>
          <w:marBottom w:val="0"/>
          <w:divBdr>
            <w:top w:val="none" w:sz="0" w:space="0" w:color="auto"/>
            <w:left w:val="none" w:sz="0" w:space="0" w:color="auto"/>
            <w:bottom w:val="none" w:sz="0" w:space="0" w:color="auto"/>
            <w:right w:val="none" w:sz="0" w:space="0" w:color="auto"/>
          </w:divBdr>
        </w:div>
        <w:div w:id="882904210">
          <w:marLeft w:val="640"/>
          <w:marRight w:val="0"/>
          <w:marTop w:val="0"/>
          <w:marBottom w:val="0"/>
          <w:divBdr>
            <w:top w:val="none" w:sz="0" w:space="0" w:color="auto"/>
            <w:left w:val="none" w:sz="0" w:space="0" w:color="auto"/>
            <w:bottom w:val="none" w:sz="0" w:space="0" w:color="auto"/>
            <w:right w:val="none" w:sz="0" w:space="0" w:color="auto"/>
          </w:divBdr>
        </w:div>
        <w:div w:id="925697018">
          <w:marLeft w:val="640"/>
          <w:marRight w:val="0"/>
          <w:marTop w:val="0"/>
          <w:marBottom w:val="0"/>
          <w:divBdr>
            <w:top w:val="none" w:sz="0" w:space="0" w:color="auto"/>
            <w:left w:val="none" w:sz="0" w:space="0" w:color="auto"/>
            <w:bottom w:val="none" w:sz="0" w:space="0" w:color="auto"/>
            <w:right w:val="none" w:sz="0" w:space="0" w:color="auto"/>
          </w:divBdr>
        </w:div>
        <w:div w:id="1579172814">
          <w:marLeft w:val="640"/>
          <w:marRight w:val="0"/>
          <w:marTop w:val="0"/>
          <w:marBottom w:val="0"/>
          <w:divBdr>
            <w:top w:val="none" w:sz="0" w:space="0" w:color="auto"/>
            <w:left w:val="none" w:sz="0" w:space="0" w:color="auto"/>
            <w:bottom w:val="none" w:sz="0" w:space="0" w:color="auto"/>
            <w:right w:val="none" w:sz="0" w:space="0" w:color="auto"/>
          </w:divBdr>
        </w:div>
        <w:div w:id="1018893860">
          <w:marLeft w:val="640"/>
          <w:marRight w:val="0"/>
          <w:marTop w:val="0"/>
          <w:marBottom w:val="0"/>
          <w:divBdr>
            <w:top w:val="none" w:sz="0" w:space="0" w:color="auto"/>
            <w:left w:val="none" w:sz="0" w:space="0" w:color="auto"/>
            <w:bottom w:val="none" w:sz="0" w:space="0" w:color="auto"/>
            <w:right w:val="none" w:sz="0" w:space="0" w:color="auto"/>
          </w:divBdr>
        </w:div>
        <w:div w:id="415711336">
          <w:marLeft w:val="640"/>
          <w:marRight w:val="0"/>
          <w:marTop w:val="0"/>
          <w:marBottom w:val="0"/>
          <w:divBdr>
            <w:top w:val="none" w:sz="0" w:space="0" w:color="auto"/>
            <w:left w:val="none" w:sz="0" w:space="0" w:color="auto"/>
            <w:bottom w:val="none" w:sz="0" w:space="0" w:color="auto"/>
            <w:right w:val="none" w:sz="0" w:space="0" w:color="auto"/>
          </w:divBdr>
        </w:div>
        <w:div w:id="1275207505">
          <w:marLeft w:val="640"/>
          <w:marRight w:val="0"/>
          <w:marTop w:val="0"/>
          <w:marBottom w:val="0"/>
          <w:divBdr>
            <w:top w:val="none" w:sz="0" w:space="0" w:color="auto"/>
            <w:left w:val="none" w:sz="0" w:space="0" w:color="auto"/>
            <w:bottom w:val="none" w:sz="0" w:space="0" w:color="auto"/>
            <w:right w:val="none" w:sz="0" w:space="0" w:color="auto"/>
          </w:divBdr>
        </w:div>
        <w:div w:id="663046935">
          <w:marLeft w:val="640"/>
          <w:marRight w:val="0"/>
          <w:marTop w:val="0"/>
          <w:marBottom w:val="0"/>
          <w:divBdr>
            <w:top w:val="none" w:sz="0" w:space="0" w:color="auto"/>
            <w:left w:val="none" w:sz="0" w:space="0" w:color="auto"/>
            <w:bottom w:val="none" w:sz="0" w:space="0" w:color="auto"/>
            <w:right w:val="none" w:sz="0" w:space="0" w:color="auto"/>
          </w:divBdr>
        </w:div>
        <w:div w:id="440296483">
          <w:marLeft w:val="640"/>
          <w:marRight w:val="0"/>
          <w:marTop w:val="0"/>
          <w:marBottom w:val="0"/>
          <w:divBdr>
            <w:top w:val="none" w:sz="0" w:space="0" w:color="auto"/>
            <w:left w:val="none" w:sz="0" w:space="0" w:color="auto"/>
            <w:bottom w:val="none" w:sz="0" w:space="0" w:color="auto"/>
            <w:right w:val="none" w:sz="0" w:space="0" w:color="auto"/>
          </w:divBdr>
        </w:div>
      </w:divsChild>
    </w:div>
    <w:div w:id="1400904937">
      <w:bodyDiv w:val="1"/>
      <w:marLeft w:val="0"/>
      <w:marRight w:val="0"/>
      <w:marTop w:val="0"/>
      <w:marBottom w:val="0"/>
      <w:divBdr>
        <w:top w:val="none" w:sz="0" w:space="0" w:color="auto"/>
        <w:left w:val="none" w:sz="0" w:space="0" w:color="auto"/>
        <w:bottom w:val="none" w:sz="0" w:space="0" w:color="auto"/>
        <w:right w:val="none" w:sz="0" w:space="0" w:color="auto"/>
      </w:divBdr>
      <w:divsChild>
        <w:div w:id="39978624">
          <w:marLeft w:val="640"/>
          <w:marRight w:val="0"/>
          <w:marTop w:val="0"/>
          <w:marBottom w:val="0"/>
          <w:divBdr>
            <w:top w:val="none" w:sz="0" w:space="0" w:color="auto"/>
            <w:left w:val="none" w:sz="0" w:space="0" w:color="auto"/>
            <w:bottom w:val="none" w:sz="0" w:space="0" w:color="auto"/>
            <w:right w:val="none" w:sz="0" w:space="0" w:color="auto"/>
          </w:divBdr>
        </w:div>
        <w:div w:id="1993559678">
          <w:marLeft w:val="640"/>
          <w:marRight w:val="0"/>
          <w:marTop w:val="0"/>
          <w:marBottom w:val="0"/>
          <w:divBdr>
            <w:top w:val="none" w:sz="0" w:space="0" w:color="auto"/>
            <w:left w:val="none" w:sz="0" w:space="0" w:color="auto"/>
            <w:bottom w:val="none" w:sz="0" w:space="0" w:color="auto"/>
            <w:right w:val="none" w:sz="0" w:space="0" w:color="auto"/>
          </w:divBdr>
        </w:div>
        <w:div w:id="803355020">
          <w:marLeft w:val="640"/>
          <w:marRight w:val="0"/>
          <w:marTop w:val="0"/>
          <w:marBottom w:val="0"/>
          <w:divBdr>
            <w:top w:val="none" w:sz="0" w:space="0" w:color="auto"/>
            <w:left w:val="none" w:sz="0" w:space="0" w:color="auto"/>
            <w:bottom w:val="none" w:sz="0" w:space="0" w:color="auto"/>
            <w:right w:val="none" w:sz="0" w:space="0" w:color="auto"/>
          </w:divBdr>
        </w:div>
        <w:div w:id="436220514">
          <w:marLeft w:val="640"/>
          <w:marRight w:val="0"/>
          <w:marTop w:val="0"/>
          <w:marBottom w:val="0"/>
          <w:divBdr>
            <w:top w:val="none" w:sz="0" w:space="0" w:color="auto"/>
            <w:left w:val="none" w:sz="0" w:space="0" w:color="auto"/>
            <w:bottom w:val="none" w:sz="0" w:space="0" w:color="auto"/>
            <w:right w:val="none" w:sz="0" w:space="0" w:color="auto"/>
          </w:divBdr>
        </w:div>
        <w:div w:id="2126145550">
          <w:marLeft w:val="640"/>
          <w:marRight w:val="0"/>
          <w:marTop w:val="0"/>
          <w:marBottom w:val="0"/>
          <w:divBdr>
            <w:top w:val="none" w:sz="0" w:space="0" w:color="auto"/>
            <w:left w:val="none" w:sz="0" w:space="0" w:color="auto"/>
            <w:bottom w:val="none" w:sz="0" w:space="0" w:color="auto"/>
            <w:right w:val="none" w:sz="0" w:space="0" w:color="auto"/>
          </w:divBdr>
        </w:div>
        <w:div w:id="1872455719">
          <w:marLeft w:val="640"/>
          <w:marRight w:val="0"/>
          <w:marTop w:val="0"/>
          <w:marBottom w:val="0"/>
          <w:divBdr>
            <w:top w:val="none" w:sz="0" w:space="0" w:color="auto"/>
            <w:left w:val="none" w:sz="0" w:space="0" w:color="auto"/>
            <w:bottom w:val="none" w:sz="0" w:space="0" w:color="auto"/>
            <w:right w:val="none" w:sz="0" w:space="0" w:color="auto"/>
          </w:divBdr>
        </w:div>
        <w:div w:id="1358582279">
          <w:marLeft w:val="640"/>
          <w:marRight w:val="0"/>
          <w:marTop w:val="0"/>
          <w:marBottom w:val="0"/>
          <w:divBdr>
            <w:top w:val="none" w:sz="0" w:space="0" w:color="auto"/>
            <w:left w:val="none" w:sz="0" w:space="0" w:color="auto"/>
            <w:bottom w:val="none" w:sz="0" w:space="0" w:color="auto"/>
            <w:right w:val="none" w:sz="0" w:space="0" w:color="auto"/>
          </w:divBdr>
        </w:div>
        <w:div w:id="667244552">
          <w:marLeft w:val="640"/>
          <w:marRight w:val="0"/>
          <w:marTop w:val="0"/>
          <w:marBottom w:val="0"/>
          <w:divBdr>
            <w:top w:val="none" w:sz="0" w:space="0" w:color="auto"/>
            <w:left w:val="none" w:sz="0" w:space="0" w:color="auto"/>
            <w:bottom w:val="none" w:sz="0" w:space="0" w:color="auto"/>
            <w:right w:val="none" w:sz="0" w:space="0" w:color="auto"/>
          </w:divBdr>
        </w:div>
        <w:div w:id="1233194861">
          <w:marLeft w:val="640"/>
          <w:marRight w:val="0"/>
          <w:marTop w:val="0"/>
          <w:marBottom w:val="0"/>
          <w:divBdr>
            <w:top w:val="none" w:sz="0" w:space="0" w:color="auto"/>
            <w:left w:val="none" w:sz="0" w:space="0" w:color="auto"/>
            <w:bottom w:val="none" w:sz="0" w:space="0" w:color="auto"/>
            <w:right w:val="none" w:sz="0" w:space="0" w:color="auto"/>
          </w:divBdr>
        </w:div>
        <w:div w:id="2071491736">
          <w:marLeft w:val="640"/>
          <w:marRight w:val="0"/>
          <w:marTop w:val="0"/>
          <w:marBottom w:val="0"/>
          <w:divBdr>
            <w:top w:val="none" w:sz="0" w:space="0" w:color="auto"/>
            <w:left w:val="none" w:sz="0" w:space="0" w:color="auto"/>
            <w:bottom w:val="none" w:sz="0" w:space="0" w:color="auto"/>
            <w:right w:val="none" w:sz="0" w:space="0" w:color="auto"/>
          </w:divBdr>
        </w:div>
        <w:div w:id="680474104">
          <w:marLeft w:val="640"/>
          <w:marRight w:val="0"/>
          <w:marTop w:val="0"/>
          <w:marBottom w:val="0"/>
          <w:divBdr>
            <w:top w:val="none" w:sz="0" w:space="0" w:color="auto"/>
            <w:left w:val="none" w:sz="0" w:space="0" w:color="auto"/>
            <w:bottom w:val="none" w:sz="0" w:space="0" w:color="auto"/>
            <w:right w:val="none" w:sz="0" w:space="0" w:color="auto"/>
          </w:divBdr>
        </w:div>
        <w:div w:id="1433360096">
          <w:marLeft w:val="640"/>
          <w:marRight w:val="0"/>
          <w:marTop w:val="0"/>
          <w:marBottom w:val="0"/>
          <w:divBdr>
            <w:top w:val="none" w:sz="0" w:space="0" w:color="auto"/>
            <w:left w:val="none" w:sz="0" w:space="0" w:color="auto"/>
            <w:bottom w:val="none" w:sz="0" w:space="0" w:color="auto"/>
            <w:right w:val="none" w:sz="0" w:space="0" w:color="auto"/>
          </w:divBdr>
        </w:div>
        <w:div w:id="709691115">
          <w:marLeft w:val="640"/>
          <w:marRight w:val="0"/>
          <w:marTop w:val="0"/>
          <w:marBottom w:val="0"/>
          <w:divBdr>
            <w:top w:val="none" w:sz="0" w:space="0" w:color="auto"/>
            <w:left w:val="none" w:sz="0" w:space="0" w:color="auto"/>
            <w:bottom w:val="none" w:sz="0" w:space="0" w:color="auto"/>
            <w:right w:val="none" w:sz="0" w:space="0" w:color="auto"/>
          </w:divBdr>
        </w:div>
        <w:div w:id="1361935964">
          <w:marLeft w:val="640"/>
          <w:marRight w:val="0"/>
          <w:marTop w:val="0"/>
          <w:marBottom w:val="0"/>
          <w:divBdr>
            <w:top w:val="none" w:sz="0" w:space="0" w:color="auto"/>
            <w:left w:val="none" w:sz="0" w:space="0" w:color="auto"/>
            <w:bottom w:val="none" w:sz="0" w:space="0" w:color="auto"/>
            <w:right w:val="none" w:sz="0" w:space="0" w:color="auto"/>
          </w:divBdr>
        </w:div>
        <w:div w:id="766343966">
          <w:marLeft w:val="640"/>
          <w:marRight w:val="0"/>
          <w:marTop w:val="0"/>
          <w:marBottom w:val="0"/>
          <w:divBdr>
            <w:top w:val="none" w:sz="0" w:space="0" w:color="auto"/>
            <w:left w:val="none" w:sz="0" w:space="0" w:color="auto"/>
            <w:bottom w:val="none" w:sz="0" w:space="0" w:color="auto"/>
            <w:right w:val="none" w:sz="0" w:space="0" w:color="auto"/>
          </w:divBdr>
        </w:div>
        <w:div w:id="2079936160">
          <w:marLeft w:val="640"/>
          <w:marRight w:val="0"/>
          <w:marTop w:val="0"/>
          <w:marBottom w:val="0"/>
          <w:divBdr>
            <w:top w:val="none" w:sz="0" w:space="0" w:color="auto"/>
            <w:left w:val="none" w:sz="0" w:space="0" w:color="auto"/>
            <w:bottom w:val="none" w:sz="0" w:space="0" w:color="auto"/>
            <w:right w:val="none" w:sz="0" w:space="0" w:color="auto"/>
          </w:divBdr>
        </w:div>
        <w:div w:id="1226916129">
          <w:marLeft w:val="640"/>
          <w:marRight w:val="0"/>
          <w:marTop w:val="0"/>
          <w:marBottom w:val="0"/>
          <w:divBdr>
            <w:top w:val="none" w:sz="0" w:space="0" w:color="auto"/>
            <w:left w:val="none" w:sz="0" w:space="0" w:color="auto"/>
            <w:bottom w:val="none" w:sz="0" w:space="0" w:color="auto"/>
            <w:right w:val="none" w:sz="0" w:space="0" w:color="auto"/>
          </w:divBdr>
        </w:div>
        <w:div w:id="368576992">
          <w:marLeft w:val="640"/>
          <w:marRight w:val="0"/>
          <w:marTop w:val="0"/>
          <w:marBottom w:val="0"/>
          <w:divBdr>
            <w:top w:val="none" w:sz="0" w:space="0" w:color="auto"/>
            <w:left w:val="none" w:sz="0" w:space="0" w:color="auto"/>
            <w:bottom w:val="none" w:sz="0" w:space="0" w:color="auto"/>
            <w:right w:val="none" w:sz="0" w:space="0" w:color="auto"/>
          </w:divBdr>
        </w:div>
        <w:div w:id="624655853">
          <w:marLeft w:val="640"/>
          <w:marRight w:val="0"/>
          <w:marTop w:val="0"/>
          <w:marBottom w:val="0"/>
          <w:divBdr>
            <w:top w:val="none" w:sz="0" w:space="0" w:color="auto"/>
            <w:left w:val="none" w:sz="0" w:space="0" w:color="auto"/>
            <w:bottom w:val="none" w:sz="0" w:space="0" w:color="auto"/>
            <w:right w:val="none" w:sz="0" w:space="0" w:color="auto"/>
          </w:divBdr>
        </w:div>
        <w:div w:id="438139364">
          <w:marLeft w:val="640"/>
          <w:marRight w:val="0"/>
          <w:marTop w:val="0"/>
          <w:marBottom w:val="0"/>
          <w:divBdr>
            <w:top w:val="none" w:sz="0" w:space="0" w:color="auto"/>
            <w:left w:val="none" w:sz="0" w:space="0" w:color="auto"/>
            <w:bottom w:val="none" w:sz="0" w:space="0" w:color="auto"/>
            <w:right w:val="none" w:sz="0" w:space="0" w:color="auto"/>
          </w:divBdr>
        </w:div>
        <w:div w:id="929386353">
          <w:marLeft w:val="640"/>
          <w:marRight w:val="0"/>
          <w:marTop w:val="0"/>
          <w:marBottom w:val="0"/>
          <w:divBdr>
            <w:top w:val="none" w:sz="0" w:space="0" w:color="auto"/>
            <w:left w:val="none" w:sz="0" w:space="0" w:color="auto"/>
            <w:bottom w:val="none" w:sz="0" w:space="0" w:color="auto"/>
            <w:right w:val="none" w:sz="0" w:space="0" w:color="auto"/>
          </w:divBdr>
        </w:div>
        <w:div w:id="1734500069">
          <w:marLeft w:val="640"/>
          <w:marRight w:val="0"/>
          <w:marTop w:val="0"/>
          <w:marBottom w:val="0"/>
          <w:divBdr>
            <w:top w:val="none" w:sz="0" w:space="0" w:color="auto"/>
            <w:left w:val="none" w:sz="0" w:space="0" w:color="auto"/>
            <w:bottom w:val="none" w:sz="0" w:space="0" w:color="auto"/>
            <w:right w:val="none" w:sz="0" w:space="0" w:color="auto"/>
          </w:divBdr>
        </w:div>
        <w:div w:id="70467349">
          <w:marLeft w:val="640"/>
          <w:marRight w:val="0"/>
          <w:marTop w:val="0"/>
          <w:marBottom w:val="0"/>
          <w:divBdr>
            <w:top w:val="none" w:sz="0" w:space="0" w:color="auto"/>
            <w:left w:val="none" w:sz="0" w:space="0" w:color="auto"/>
            <w:bottom w:val="none" w:sz="0" w:space="0" w:color="auto"/>
            <w:right w:val="none" w:sz="0" w:space="0" w:color="auto"/>
          </w:divBdr>
        </w:div>
        <w:div w:id="1978100968">
          <w:marLeft w:val="640"/>
          <w:marRight w:val="0"/>
          <w:marTop w:val="0"/>
          <w:marBottom w:val="0"/>
          <w:divBdr>
            <w:top w:val="none" w:sz="0" w:space="0" w:color="auto"/>
            <w:left w:val="none" w:sz="0" w:space="0" w:color="auto"/>
            <w:bottom w:val="none" w:sz="0" w:space="0" w:color="auto"/>
            <w:right w:val="none" w:sz="0" w:space="0" w:color="auto"/>
          </w:divBdr>
        </w:div>
        <w:div w:id="1549224623">
          <w:marLeft w:val="640"/>
          <w:marRight w:val="0"/>
          <w:marTop w:val="0"/>
          <w:marBottom w:val="0"/>
          <w:divBdr>
            <w:top w:val="none" w:sz="0" w:space="0" w:color="auto"/>
            <w:left w:val="none" w:sz="0" w:space="0" w:color="auto"/>
            <w:bottom w:val="none" w:sz="0" w:space="0" w:color="auto"/>
            <w:right w:val="none" w:sz="0" w:space="0" w:color="auto"/>
          </w:divBdr>
        </w:div>
        <w:div w:id="43719666">
          <w:marLeft w:val="640"/>
          <w:marRight w:val="0"/>
          <w:marTop w:val="0"/>
          <w:marBottom w:val="0"/>
          <w:divBdr>
            <w:top w:val="none" w:sz="0" w:space="0" w:color="auto"/>
            <w:left w:val="none" w:sz="0" w:space="0" w:color="auto"/>
            <w:bottom w:val="none" w:sz="0" w:space="0" w:color="auto"/>
            <w:right w:val="none" w:sz="0" w:space="0" w:color="auto"/>
          </w:divBdr>
        </w:div>
        <w:div w:id="188417476">
          <w:marLeft w:val="640"/>
          <w:marRight w:val="0"/>
          <w:marTop w:val="0"/>
          <w:marBottom w:val="0"/>
          <w:divBdr>
            <w:top w:val="none" w:sz="0" w:space="0" w:color="auto"/>
            <w:left w:val="none" w:sz="0" w:space="0" w:color="auto"/>
            <w:bottom w:val="none" w:sz="0" w:space="0" w:color="auto"/>
            <w:right w:val="none" w:sz="0" w:space="0" w:color="auto"/>
          </w:divBdr>
        </w:div>
        <w:div w:id="156188564">
          <w:marLeft w:val="640"/>
          <w:marRight w:val="0"/>
          <w:marTop w:val="0"/>
          <w:marBottom w:val="0"/>
          <w:divBdr>
            <w:top w:val="none" w:sz="0" w:space="0" w:color="auto"/>
            <w:left w:val="none" w:sz="0" w:space="0" w:color="auto"/>
            <w:bottom w:val="none" w:sz="0" w:space="0" w:color="auto"/>
            <w:right w:val="none" w:sz="0" w:space="0" w:color="auto"/>
          </w:divBdr>
        </w:div>
        <w:div w:id="1938244877">
          <w:marLeft w:val="640"/>
          <w:marRight w:val="0"/>
          <w:marTop w:val="0"/>
          <w:marBottom w:val="0"/>
          <w:divBdr>
            <w:top w:val="none" w:sz="0" w:space="0" w:color="auto"/>
            <w:left w:val="none" w:sz="0" w:space="0" w:color="auto"/>
            <w:bottom w:val="none" w:sz="0" w:space="0" w:color="auto"/>
            <w:right w:val="none" w:sz="0" w:space="0" w:color="auto"/>
          </w:divBdr>
        </w:div>
        <w:div w:id="1912620596">
          <w:marLeft w:val="640"/>
          <w:marRight w:val="0"/>
          <w:marTop w:val="0"/>
          <w:marBottom w:val="0"/>
          <w:divBdr>
            <w:top w:val="none" w:sz="0" w:space="0" w:color="auto"/>
            <w:left w:val="none" w:sz="0" w:space="0" w:color="auto"/>
            <w:bottom w:val="none" w:sz="0" w:space="0" w:color="auto"/>
            <w:right w:val="none" w:sz="0" w:space="0" w:color="auto"/>
          </w:divBdr>
        </w:div>
        <w:div w:id="1965647397">
          <w:marLeft w:val="640"/>
          <w:marRight w:val="0"/>
          <w:marTop w:val="0"/>
          <w:marBottom w:val="0"/>
          <w:divBdr>
            <w:top w:val="none" w:sz="0" w:space="0" w:color="auto"/>
            <w:left w:val="none" w:sz="0" w:space="0" w:color="auto"/>
            <w:bottom w:val="none" w:sz="0" w:space="0" w:color="auto"/>
            <w:right w:val="none" w:sz="0" w:space="0" w:color="auto"/>
          </w:divBdr>
        </w:div>
        <w:div w:id="1321233797">
          <w:marLeft w:val="640"/>
          <w:marRight w:val="0"/>
          <w:marTop w:val="0"/>
          <w:marBottom w:val="0"/>
          <w:divBdr>
            <w:top w:val="none" w:sz="0" w:space="0" w:color="auto"/>
            <w:left w:val="none" w:sz="0" w:space="0" w:color="auto"/>
            <w:bottom w:val="none" w:sz="0" w:space="0" w:color="auto"/>
            <w:right w:val="none" w:sz="0" w:space="0" w:color="auto"/>
          </w:divBdr>
        </w:div>
        <w:div w:id="874539568">
          <w:marLeft w:val="640"/>
          <w:marRight w:val="0"/>
          <w:marTop w:val="0"/>
          <w:marBottom w:val="0"/>
          <w:divBdr>
            <w:top w:val="none" w:sz="0" w:space="0" w:color="auto"/>
            <w:left w:val="none" w:sz="0" w:space="0" w:color="auto"/>
            <w:bottom w:val="none" w:sz="0" w:space="0" w:color="auto"/>
            <w:right w:val="none" w:sz="0" w:space="0" w:color="auto"/>
          </w:divBdr>
        </w:div>
        <w:div w:id="1669676812">
          <w:marLeft w:val="640"/>
          <w:marRight w:val="0"/>
          <w:marTop w:val="0"/>
          <w:marBottom w:val="0"/>
          <w:divBdr>
            <w:top w:val="none" w:sz="0" w:space="0" w:color="auto"/>
            <w:left w:val="none" w:sz="0" w:space="0" w:color="auto"/>
            <w:bottom w:val="none" w:sz="0" w:space="0" w:color="auto"/>
            <w:right w:val="none" w:sz="0" w:space="0" w:color="auto"/>
          </w:divBdr>
        </w:div>
        <w:div w:id="1197234839">
          <w:marLeft w:val="640"/>
          <w:marRight w:val="0"/>
          <w:marTop w:val="0"/>
          <w:marBottom w:val="0"/>
          <w:divBdr>
            <w:top w:val="none" w:sz="0" w:space="0" w:color="auto"/>
            <w:left w:val="none" w:sz="0" w:space="0" w:color="auto"/>
            <w:bottom w:val="none" w:sz="0" w:space="0" w:color="auto"/>
            <w:right w:val="none" w:sz="0" w:space="0" w:color="auto"/>
          </w:divBdr>
        </w:div>
        <w:div w:id="1096172188">
          <w:marLeft w:val="640"/>
          <w:marRight w:val="0"/>
          <w:marTop w:val="0"/>
          <w:marBottom w:val="0"/>
          <w:divBdr>
            <w:top w:val="none" w:sz="0" w:space="0" w:color="auto"/>
            <w:left w:val="none" w:sz="0" w:space="0" w:color="auto"/>
            <w:bottom w:val="none" w:sz="0" w:space="0" w:color="auto"/>
            <w:right w:val="none" w:sz="0" w:space="0" w:color="auto"/>
          </w:divBdr>
        </w:div>
        <w:div w:id="758411570">
          <w:marLeft w:val="640"/>
          <w:marRight w:val="0"/>
          <w:marTop w:val="0"/>
          <w:marBottom w:val="0"/>
          <w:divBdr>
            <w:top w:val="none" w:sz="0" w:space="0" w:color="auto"/>
            <w:left w:val="none" w:sz="0" w:space="0" w:color="auto"/>
            <w:bottom w:val="none" w:sz="0" w:space="0" w:color="auto"/>
            <w:right w:val="none" w:sz="0" w:space="0" w:color="auto"/>
          </w:divBdr>
        </w:div>
        <w:div w:id="556432145">
          <w:marLeft w:val="640"/>
          <w:marRight w:val="0"/>
          <w:marTop w:val="0"/>
          <w:marBottom w:val="0"/>
          <w:divBdr>
            <w:top w:val="none" w:sz="0" w:space="0" w:color="auto"/>
            <w:left w:val="none" w:sz="0" w:space="0" w:color="auto"/>
            <w:bottom w:val="none" w:sz="0" w:space="0" w:color="auto"/>
            <w:right w:val="none" w:sz="0" w:space="0" w:color="auto"/>
          </w:divBdr>
        </w:div>
        <w:div w:id="1447696051">
          <w:marLeft w:val="640"/>
          <w:marRight w:val="0"/>
          <w:marTop w:val="0"/>
          <w:marBottom w:val="0"/>
          <w:divBdr>
            <w:top w:val="none" w:sz="0" w:space="0" w:color="auto"/>
            <w:left w:val="none" w:sz="0" w:space="0" w:color="auto"/>
            <w:bottom w:val="none" w:sz="0" w:space="0" w:color="auto"/>
            <w:right w:val="none" w:sz="0" w:space="0" w:color="auto"/>
          </w:divBdr>
        </w:div>
        <w:div w:id="1554152560">
          <w:marLeft w:val="640"/>
          <w:marRight w:val="0"/>
          <w:marTop w:val="0"/>
          <w:marBottom w:val="0"/>
          <w:divBdr>
            <w:top w:val="none" w:sz="0" w:space="0" w:color="auto"/>
            <w:left w:val="none" w:sz="0" w:space="0" w:color="auto"/>
            <w:bottom w:val="none" w:sz="0" w:space="0" w:color="auto"/>
            <w:right w:val="none" w:sz="0" w:space="0" w:color="auto"/>
          </w:divBdr>
        </w:div>
        <w:div w:id="377973588">
          <w:marLeft w:val="640"/>
          <w:marRight w:val="0"/>
          <w:marTop w:val="0"/>
          <w:marBottom w:val="0"/>
          <w:divBdr>
            <w:top w:val="none" w:sz="0" w:space="0" w:color="auto"/>
            <w:left w:val="none" w:sz="0" w:space="0" w:color="auto"/>
            <w:bottom w:val="none" w:sz="0" w:space="0" w:color="auto"/>
            <w:right w:val="none" w:sz="0" w:space="0" w:color="auto"/>
          </w:divBdr>
        </w:div>
        <w:div w:id="1485512827">
          <w:marLeft w:val="640"/>
          <w:marRight w:val="0"/>
          <w:marTop w:val="0"/>
          <w:marBottom w:val="0"/>
          <w:divBdr>
            <w:top w:val="none" w:sz="0" w:space="0" w:color="auto"/>
            <w:left w:val="none" w:sz="0" w:space="0" w:color="auto"/>
            <w:bottom w:val="none" w:sz="0" w:space="0" w:color="auto"/>
            <w:right w:val="none" w:sz="0" w:space="0" w:color="auto"/>
          </w:divBdr>
        </w:div>
        <w:div w:id="1070735642">
          <w:marLeft w:val="640"/>
          <w:marRight w:val="0"/>
          <w:marTop w:val="0"/>
          <w:marBottom w:val="0"/>
          <w:divBdr>
            <w:top w:val="none" w:sz="0" w:space="0" w:color="auto"/>
            <w:left w:val="none" w:sz="0" w:space="0" w:color="auto"/>
            <w:bottom w:val="none" w:sz="0" w:space="0" w:color="auto"/>
            <w:right w:val="none" w:sz="0" w:space="0" w:color="auto"/>
          </w:divBdr>
        </w:div>
        <w:div w:id="900019333">
          <w:marLeft w:val="640"/>
          <w:marRight w:val="0"/>
          <w:marTop w:val="0"/>
          <w:marBottom w:val="0"/>
          <w:divBdr>
            <w:top w:val="none" w:sz="0" w:space="0" w:color="auto"/>
            <w:left w:val="none" w:sz="0" w:space="0" w:color="auto"/>
            <w:bottom w:val="none" w:sz="0" w:space="0" w:color="auto"/>
            <w:right w:val="none" w:sz="0" w:space="0" w:color="auto"/>
          </w:divBdr>
        </w:div>
        <w:div w:id="405107234">
          <w:marLeft w:val="640"/>
          <w:marRight w:val="0"/>
          <w:marTop w:val="0"/>
          <w:marBottom w:val="0"/>
          <w:divBdr>
            <w:top w:val="none" w:sz="0" w:space="0" w:color="auto"/>
            <w:left w:val="none" w:sz="0" w:space="0" w:color="auto"/>
            <w:bottom w:val="none" w:sz="0" w:space="0" w:color="auto"/>
            <w:right w:val="none" w:sz="0" w:space="0" w:color="auto"/>
          </w:divBdr>
        </w:div>
        <w:div w:id="416631210">
          <w:marLeft w:val="640"/>
          <w:marRight w:val="0"/>
          <w:marTop w:val="0"/>
          <w:marBottom w:val="0"/>
          <w:divBdr>
            <w:top w:val="none" w:sz="0" w:space="0" w:color="auto"/>
            <w:left w:val="none" w:sz="0" w:space="0" w:color="auto"/>
            <w:bottom w:val="none" w:sz="0" w:space="0" w:color="auto"/>
            <w:right w:val="none" w:sz="0" w:space="0" w:color="auto"/>
          </w:divBdr>
        </w:div>
        <w:div w:id="2079089201">
          <w:marLeft w:val="640"/>
          <w:marRight w:val="0"/>
          <w:marTop w:val="0"/>
          <w:marBottom w:val="0"/>
          <w:divBdr>
            <w:top w:val="none" w:sz="0" w:space="0" w:color="auto"/>
            <w:left w:val="none" w:sz="0" w:space="0" w:color="auto"/>
            <w:bottom w:val="none" w:sz="0" w:space="0" w:color="auto"/>
            <w:right w:val="none" w:sz="0" w:space="0" w:color="auto"/>
          </w:divBdr>
        </w:div>
      </w:divsChild>
    </w:div>
    <w:div w:id="1401906780">
      <w:marLeft w:val="640"/>
      <w:marRight w:val="0"/>
      <w:marTop w:val="0"/>
      <w:marBottom w:val="0"/>
      <w:divBdr>
        <w:top w:val="none" w:sz="0" w:space="0" w:color="auto"/>
        <w:left w:val="none" w:sz="0" w:space="0" w:color="auto"/>
        <w:bottom w:val="none" w:sz="0" w:space="0" w:color="auto"/>
        <w:right w:val="none" w:sz="0" w:space="0" w:color="auto"/>
      </w:divBdr>
    </w:div>
    <w:div w:id="1402748347">
      <w:bodyDiv w:val="1"/>
      <w:marLeft w:val="0"/>
      <w:marRight w:val="0"/>
      <w:marTop w:val="0"/>
      <w:marBottom w:val="0"/>
      <w:divBdr>
        <w:top w:val="none" w:sz="0" w:space="0" w:color="auto"/>
        <w:left w:val="none" w:sz="0" w:space="0" w:color="auto"/>
        <w:bottom w:val="none" w:sz="0" w:space="0" w:color="auto"/>
        <w:right w:val="none" w:sz="0" w:space="0" w:color="auto"/>
      </w:divBdr>
    </w:div>
    <w:div w:id="1404453721">
      <w:marLeft w:val="640"/>
      <w:marRight w:val="0"/>
      <w:marTop w:val="0"/>
      <w:marBottom w:val="0"/>
      <w:divBdr>
        <w:top w:val="none" w:sz="0" w:space="0" w:color="auto"/>
        <w:left w:val="none" w:sz="0" w:space="0" w:color="auto"/>
        <w:bottom w:val="none" w:sz="0" w:space="0" w:color="auto"/>
        <w:right w:val="none" w:sz="0" w:space="0" w:color="auto"/>
      </w:divBdr>
    </w:div>
    <w:div w:id="1405762148">
      <w:marLeft w:val="640"/>
      <w:marRight w:val="0"/>
      <w:marTop w:val="0"/>
      <w:marBottom w:val="0"/>
      <w:divBdr>
        <w:top w:val="none" w:sz="0" w:space="0" w:color="auto"/>
        <w:left w:val="none" w:sz="0" w:space="0" w:color="auto"/>
        <w:bottom w:val="none" w:sz="0" w:space="0" w:color="auto"/>
        <w:right w:val="none" w:sz="0" w:space="0" w:color="auto"/>
      </w:divBdr>
    </w:div>
    <w:div w:id="1405908702">
      <w:marLeft w:val="640"/>
      <w:marRight w:val="0"/>
      <w:marTop w:val="0"/>
      <w:marBottom w:val="0"/>
      <w:divBdr>
        <w:top w:val="none" w:sz="0" w:space="0" w:color="auto"/>
        <w:left w:val="none" w:sz="0" w:space="0" w:color="auto"/>
        <w:bottom w:val="none" w:sz="0" w:space="0" w:color="auto"/>
        <w:right w:val="none" w:sz="0" w:space="0" w:color="auto"/>
      </w:divBdr>
    </w:div>
    <w:div w:id="1406611199">
      <w:marLeft w:val="0"/>
      <w:marRight w:val="0"/>
      <w:marTop w:val="0"/>
      <w:marBottom w:val="0"/>
      <w:divBdr>
        <w:top w:val="none" w:sz="0" w:space="0" w:color="auto"/>
        <w:left w:val="none" w:sz="0" w:space="0" w:color="auto"/>
        <w:bottom w:val="none" w:sz="0" w:space="0" w:color="auto"/>
        <w:right w:val="none" w:sz="0" w:space="0" w:color="auto"/>
      </w:divBdr>
    </w:div>
    <w:div w:id="1407604010">
      <w:marLeft w:val="0"/>
      <w:marRight w:val="0"/>
      <w:marTop w:val="0"/>
      <w:marBottom w:val="0"/>
      <w:divBdr>
        <w:top w:val="none" w:sz="0" w:space="0" w:color="auto"/>
        <w:left w:val="none" w:sz="0" w:space="0" w:color="auto"/>
        <w:bottom w:val="none" w:sz="0" w:space="0" w:color="auto"/>
        <w:right w:val="none" w:sz="0" w:space="0" w:color="auto"/>
      </w:divBdr>
    </w:div>
    <w:div w:id="1407874619">
      <w:bodyDiv w:val="1"/>
      <w:marLeft w:val="0"/>
      <w:marRight w:val="0"/>
      <w:marTop w:val="0"/>
      <w:marBottom w:val="0"/>
      <w:divBdr>
        <w:top w:val="none" w:sz="0" w:space="0" w:color="auto"/>
        <w:left w:val="none" w:sz="0" w:space="0" w:color="auto"/>
        <w:bottom w:val="none" w:sz="0" w:space="0" w:color="auto"/>
        <w:right w:val="none" w:sz="0" w:space="0" w:color="auto"/>
      </w:divBdr>
      <w:divsChild>
        <w:div w:id="37435117">
          <w:marLeft w:val="640"/>
          <w:marRight w:val="0"/>
          <w:marTop w:val="0"/>
          <w:marBottom w:val="0"/>
          <w:divBdr>
            <w:top w:val="none" w:sz="0" w:space="0" w:color="auto"/>
            <w:left w:val="none" w:sz="0" w:space="0" w:color="auto"/>
            <w:bottom w:val="none" w:sz="0" w:space="0" w:color="auto"/>
            <w:right w:val="none" w:sz="0" w:space="0" w:color="auto"/>
          </w:divBdr>
        </w:div>
        <w:div w:id="47414904">
          <w:marLeft w:val="640"/>
          <w:marRight w:val="0"/>
          <w:marTop w:val="0"/>
          <w:marBottom w:val="0"/>
          <w:divBdr>
            <w:top w:val="none" w:sz="0" w:space="0" w:color="auto"/>
            <w:left w:val="none" w:sz="0" w:space="0" w:color="auto"/>
            <w:bottom w:val="none" w:sz="0" w:space="0" w:color="auto"/>
            <w:right w:val="none" w:sz="0" w:space="0" w:color="auto"/>
          </w:divBdr>
        </w:div>
        <w:div w:id="68843192">
          <w:marLeft w:val="640"/>
          <w:marRight w:val="0"/>
          <w:marTop w:val="0"/>
          <w:marBottom w:val="0"/>
          <w:divBdr>
            <w:top w:val="none" w:sz="0" w:space="0" w:color="auto"/>
            <w:left w:val="none" w:sz="0" w:space="0" w:color="auto"/>
            <w:bottom w:val="none" w:sz="0" w:space="0" w:color="auto"/>
            <w:right w:val="none" w:sz="0" w:space="0" w:color="auto"/>
          </w:divBdr>
        </w:div>
        <w:div w:id="71895433">
          <w:marLeft w:val="640"/>
          <w:marRight w:val="0"/>
          <w:marTop w:val="0"/>
          <w:marBottom w:val="0"/>
          <w:divBdr>
            <w:top w:val="none" w:sz="0" w:space="0" w:color="auto"/>
            <w:left w:val="none" w:sz="0" w:space="0" w:color="auto"/>
            <w:bottom w:val="none" w:sz="0" w:space="0" w:color="auto"/>
            <w:right w:val="none" w:sz="0" w:space="0" w:color="auto"/>
          </w:divBdr>
        </w:div>
        <w:div w:id="81535338">
          <w:marLeft w:val="640"/>
          <w:marRight w:val="0"/>
          <w:marTop w:val="0"/>
          <w:marBottom w:val="0"/>
          <w:divBdr>
            <w:top w:val="none" w:sz="0" w:space="0" w:color="auto"/>
            <w:left w:val="none" w:sz="0" w:space="0" w:color="auto"/>
            <w:bottom w:val="none" w:sz="0" w:space="0" w:color="auto"/>
            <w:right w:val="none" w:sz="0" w:space="0" w:color="auto"/>
          </w:divBdr>
        </w:div>
        <w:div w:id="156264480">
          <w:marLeft w:val="640"/>
          <w:marRight w:val="0"/>
          <w:marTop w:val="0"/>
          <w:marBottom w:val="0"/>
          <w:divBdr>
            <w:top w:val="none" w:sz="0" w:space="0" w:color="auto"/>
            <w:left w:val="none" w:sz="0" w:space="0" w:color="auto"/>
            <w:bottom w:val="none" w:sz="0" w:space="0" w:color="auto"/>
            <w:right w:val="none" w:sz="0" w:space="0" w:color="auto"/>
          </w:divBdr>
        </w:div>
        <w:div w:id="163906600">
          <w:marLeft w:val="640"/>
          <w:marRight w:val="0"/>
          <w:marTop w:val="0"/>
          <w:marBottom w:val="0"/>
          <w:divBdr>
            <w:top w:val="none" w:sz="0" w:space="0" w:color="auto"/>
            <w:left w:val="none" w:sz="0" w:space="0" w:color="auto"/>
            <w:bottom w:val="none" w:sz="0" w:space="0" w:color="auto"/>
            <w:right w:val="none" w:sz="0" w:space="0" w:color="auto"/>
          </w:divBdr>
        </w:div>
        <w:div w:id="165369655">
          <w:marLeft w:val="640"/>
          <w:marRight w:val="0"/>
          <w:marTop w:val="0"/>
          <w:marBottom w:val="0"/>
          <w:divBdr>
            <w:top w:val="none" w:sz="0" w:space="0" w:color="auto"/>
            <w:left w:val="none" w:sz="0" w:space="0" w:color="auto"/>
            <w:bottom w:val="none" w:sz="0" w:space="0" w:color="auto"/>
            <w:right w:val="none" w:sz="0" w:space="0" w:color="auto"/>
          </w:divBdr>
        </w:div>
        <w:div w:id="201479394">
          <w:marLeft w:val="640"/>
          <w:marRight w:val="0"/>
          <w:marTop w:val="0"/>
          <w:marBottom w:val="0"/>
          <w:divBdr>
            <w:top w:val="none" w:sz="0" w:space="0" w:color="auto"/>
            <w:left w:val="none" w:sz="0" w:space="0" w:color="auto"/>
            <w:bottom w:val="none" w:sz="0" w:space="0" w:color="auto"/>
            <w:right w:val="none" w:sz="0" w:space="0" w:color="auto"/>
          </w:divBdr>
        </w:div>
        <w:div w:id="218171855">
          <w:marLeft w:val="640"/>
          <w:marRight w:val="0"/>
          <w:marTop w:val="0"/>
          <w:marBottom w:val="0"/>
          <w:divBdr>
            <w:top w:val="none" w:sz="0" w:space="0" w:color="auto"/>
            <w:left w:val="none" w:sz="0" w:space="0" w:color="auto"/>
            <w:bottom w:val="none" w:sz="0" w:space="0" w:color="auto"/>
            <w:right w:val="none" w:sz="0" w:space="0" w:color="auto"/>
          </w:divBdr>
        </w:div>
        <w:div w:id="231551706">
          <w:marLeft w:val="640"/>
          <w:marRight w:val="0"/>
          <w:marTop w:val="0"/>
          <w:marBottom w:val="0"/>
          <w:divBdr>
            <w:top w:val="none" w:sz="0" w:space="0" w:color="auto"/>
            <w:left w:val="none" w:sz="0" w:space="0" w:color="auto"/>
            <w:bottom w:val="none" w:sz="0" w:space="0" w:color="auto"/>
            <w:right w:val="none" w:sz="0" w:space="0" w:color="auto"/>
          </w:divBdr>
        </w:div>
        <w:div w:id="310332852">
          <w:marLeft w:val="640"/>
          <w:marRight w:val="0"/>
          <w:marTop w:val="0"/>
          <w:marBottom w:val="0"/>
          <w:divBdr>
            <w:top w:val="none" w:sz="0" w:space="0" w:color="auto"/>
            <w:left w:val="none" w:sz="0" w:space="0" w:color="auto"/>
            <w:bottom w:val="none" w:sz="0" w:space="0" w:color="auto"/>
            <w:right w:val="none" w:sz="0" w:space="0" w:color="auto"/>
          </w:divBdr>
        </w:div>
        <w:div w:id="347217107">
          <w:marLeft w:val="640"/>
          <w:marRight w:val="0"/>
          <w:marTop w:val="0"/>
          <w:marBottom w:val="0"/>
          <w:divBdr>
            <w:top w:val="none" w:sz="0" w:space="0" w:color="auto"/>
            <w:left w:val="none" w:sz="0" w:space="0" w:color="auto"/>
            <w:bottom w:val="none" w:sz="0" w:space="0" w:color="auto"/>
            <w:right w:val="none" w:sz="0" w:space="0" w:color="auto"/>
          </w:divBdr>
        </w:div>
        <w:div w:id="423041274">
          <w:marLeft w:val="640"/>
          <w:marRight w:val="0"/>
          <w:marTop w:val="0"/>
          <w:marBottom w:val="0"/>
          <w:divBdr>
            <w:top w:val="none" w:sz="0" w:space="0" w:color="auto"/>
            <w:left w:val="none" w:sz="0" w:space="0" w:color="auto"/>
            <w:bottom w:val="none" w:sz="0" w:space="0" w:color="auto"/>
            <w:right w:val="none" w:sz="0" w:space="0" w:color="auto"/>
          </w:divBdr>
        </w:div>
        <w:div w:id="480269077">
          <w:marLeft w:val="640"/>
          <w:marRight w:val="0"/>
          <w:marTop w:val="0"/>
          <w:marBottom w:val="0"/>
          <w:divBdr>
            <w:top w:val="none" w:sz="0" w:space="0" w:color="auto"/>
            <w:left w:val="none" w:sz="0" w:space="0" w:color="auto"/>
            <w:bottom w:val="none" w:sz="0" w:space="0" w:color="auto"/>
            <w:right w:val="none" w:sz="0" w:space="0" w:color="auto"/>
          </w:divBdr>
        </w:div>
        <w:div w:id="587732169">
          <w:marLeft w:val="640"/>
          <w:marRight w:val="0"/>
          <w:marTop w:val="0"/>
          <w:marBottom w:val="0"/>
          <w:divBdr>
            <w:top w:val="none" w:sz="0" w:space="0" w:color="auto"/>
            <w:left w:val="none" w:sz="0" w:space="0" w:color="auto"/>
            <w:bottom w:val="none" w:sz="0" w:space="0" w:color="auto"/>
            <w:right w:val="none" w:sz="0" w:space="0" w:color="auto"/>
          </w:divBdr>
        </w:div>
        <w:div w:id="659381239">
          <w:marLeft w:val="640"/>
          <w:marRight w:val="0"/>
          <w:marTop w:val="0"/>
          <w:marBottom w:val="0"/>
          <w:divBdr>
            <w:top w:val="none" w:sz="0" w:space="0" w:color="auto"/>
            <w:left w:val="none" w:sz="0" w:space="0" w:color="auto"/>
            <w:bottom w:val="none" w:sz="0" w:space="0" w:color="auto"/>
            <w:right w:val="none" w:sz="0" w:space="0" w:color="auto"/>
          </w:divBdr>
        </w:div>
        <w:div w:id="788400336">
          <w:marLeft w:val="640"/>
          <w:marRight w:val="0"/>
          <w:marTop w:val="0"/>
          <w:marBottom w:val="0"/>
          <w:divBdr>
            <w:top w:val="none" w:sz="0" w:space="0" w:color="auto"/>
            <w:left w:val="none" w:sz="0" w:space="0" w:color="auto"/>
            <w:bottom w:val="none" w:sz="0" w:space="0" w:color="auto"/>
            <w:right w:val="none" w:sz="0" w:space="0" w:color="auto"/>
          </w:divBdr>
        </w:div>
        <w:div w:id="845632796">
          <w:marLeft w:val="640"/>
          <w:marRight w:val="0"/>
          <w:marTop w:val="0"/>
          <w:marBottom w:val="0"/>
          <w:divBdr>
            <w:top w:val="none" w:sz="0" w:space="0" w:color="auto"/>
            <w:left w:val="none" w:sz="0" w:space="0" w:color="auto"/>
            <w:bottom w:val="none" w:sz="0" w:space="0" w:color="auto"/>
            <w:right w:val="none" w:sz="0" w:space="0" w:color="auto"/>
          </w:divBdr>
        </w:div>
        <w:div w:id="895434470">
          <w:marLeft w:val="640"/>
          <w:marRight w:val="0"/>
          <w:marTop w:val="0"/>
          <w:marBottom w:val="0"/>
          <w:divBdr>
            <w:top w:val="none" w:sz="0" w:space="0" w:color="auto"/>
            <w:left w:val="none" w:sz="0" w:space="0" w:color="auto"/>
            <w:bottom w:val="none" w:sz="0" w:space="0" w:color="auto"/>
            <w:right w:val="none" w:sz="0" w:space="0" w:color="auto"/>
          </w:divBdr>
        </w:div>
        <w:div w:id="916405323">
          <w:marLeft w:val="640"/>
          <w:marRight w:val="0"/>
          <w:marTop w:val="0"/>
          <w:marBottom w:val="0"/>
          <w:divBdr>
            <w:top w:val="none" w:sz="0" w:space="0" w:color="auto"/>
            <w:left w:val="none" w:sz="0" w:space="0" w:color="auto"/>
            <w:bottom w:val="none" w:sz="0" w:space="0" w:color="auto"/>
            <w:right w:val="none" w:sz="0" w:space="0" w:color="auto"/>
          </w:divBdr>
        </w:div>
        <w:div w:id="918564011">
          <w:marLeft w:val="640"/>
          <w:marRight w:val="0"/>
          <w:marTop w:val="0"/>
          <w:marBottom w:val="0"/>
          <w:divBdr>
            <w:top w:val="none" w:sz="0" w:space="0" w:color="auto"/>
            <w:left w:val="none" w:sz="0" w:space="0" w:color="auto"/>
            <w:bottom w:val="none" w:sz="0" w:space="0" w:color="auto"/>
            <w:right w:val="none" w:sz="0" w:space="0" w:color="auto"/>
          </w:divBdr>
        </w:div>
        <w:div w:id="933435740">
          <w:marLeft w:val="640"/>
          <w:marRight w:val="0"/>
          <w:marTop w:val="0"/>
          <w:marBottom w:val="0"/>
          <w:divBdr>
            <w:top w:val="none" w:sz="0" w:space="0" w:color="auto"/>
            <w:left w:val="none" w:sz="0" w:space="0" w:color="auto"/>
            <w:bottom w:val="none" w:sz="0" w:space="0" w:color="auto"/>
            <w:right w:val="none" w:sz="0" w:space="0" w:color="auto"/>
          </w:divBdr>
        </w:div>
        <w:div w:id="937252510">
          <w:marLeft w:val="640"/>
          <w:marRight w:val="0"/>
          <w:marTop w:val="0"/>
          <w:marBottom w:val="0"/>
          <w:divBdr>
            <w:top w:val="none" w:sz="0" w:space="0" w:color="auto"/>
            <w:left w:val="none" w:sz="0" w:space="0" w:color="auto"/>
            <w:bottom w:val="none" w:sz="0" w:space="0" w:color="auto"/>
            <w:right w:val="none" w:sz="0" w:space="0" w:color="auto"/>
          </w:divBdr>
        </w:div>
        <w:div w:id="1049887511">
          <w:marLeft w:val="640"/>
          <w:marRight w:val="0"/>
          <w:marTop w:val="0"/>
          <w:marBottom w:val="0"/>
          <w:divBdr>
            <w:top w:val="none" w:sz="0" w:space="0" w:color="auto"/>
            <w:left w:val="none" w:sz="0" w:space="0" w:color="auto"/>
            <w:bottom w:val="none" w:sz="0" w:space="0" w:color="auto"/>
            <w:right w:val="none" w:sz="0" w:space="0" w:color="auto"/>
          </w:divBdr>
        </w:div>
        <w:div w:id="1211839727">
          <w:marLeft w:val="640"/>
          <w:marRight w:val="0"/>
          <w:marTop w:val="0"/>
          <w:marBottom w:val="0"/>
          <w:divBdr>
            <w:top w:val="none" w:sz="0" w:space="0" w:color="auto"/>
            <w:left w:val="none" w:sz="0" w:space="0" w:color="auto"/>
            <w:bottom w:val="none" w:sz="0" w:space="0" w:color="auto"/>
            <w:right w:val="none" w:sz="0" w:space="0" w:color="auto"/>
          </w:divBdr>
        </w:div>
        <w:div w:id="1282035681">
          <w:marLeft w:val="640"/>
          <w:marRight w:val="0"/>
          <w:marTop w:val="0"/>
          <w:marBottom w:val="0"/>
          <w:divBdr>
            <w:top w:val="none" w:sz="0" w:space="0" w:color="auto"/>
            <w:left w:val="none" w:sz="0" w:space="0" w:color="auto"/>
            <w:bottom w:val="none" w:sz="0" w:space="0" w:color="auto"/>
            <w:right w:val="none" w:sz="0" w:space="0" w:color="auto"/>
          </w:divBdr>
        </w:div>
        <w:div w:id="1287194669">
          <w:marLeft w:val="640"/>
          <w:marRight w:val="0"/>
          <w:marTop w:val="0"/>
          <w:marBottom w:val="0"/>
          <w:divBdr>
            <w:top w:val="none" w:sz="0" w:space="0" w:color="auto"/>
            <w:left w:val="none" w:sz="0" w:space="0" w:color="auto"/>
            <w:bottom w:val="none" w:sz="0" w:space="0" w:color="auto"/>
            <w:right w:val="none" w:sz="0" w:space="0" w:color="auto"/>
          </w:divBdr>
        </w:div>
        <w:div w:id="1405377436">
          <w:marLeft w:val="640"/>
          <w:marRight w:val="0"/>
          <w:marTop w:val="0"/>
          <w:marBottom w:val="0"/>
          <w:divBdr>
            <w:top w:val="none" w:sz="0" w:space="0" w:color="auto"/>
            <w:left w:val="none" w:sz="0" w:space="0" w:color="auto"/>
            <w:bottom w:val="none" w:sz="0" w:space="0" w:color="auto"/>
            <w:right w:val="none" w:sz="0" w:space="0" w:color="auto"/>
          </w:divBdr>
        </w:div>
        <w:div w:id="1469662683">
          <w:marLeft w:val="640"/>
          <w:marRight w:val="0"/>
          <w:marTop w:val="0"/>
          <w:marBottom w:val="0"/>
          <w:divBdr>
            <w:top w:val="none" w:sz="0" w:space="0" w:color="auto"/>
            <w:left w:val="none" w:sz="0" w:space="0" w:color="auto"/>
            <w:bottom w:val="none" w:sz="0" w:space="0" w:color="auto"/>
            <w:right w:val="none" w:sz="0" w:space="0" w:color="auto"/>
          </w:divBdr>
        </w:div>
        <w:div w:id="1526404633">
          <w:marLeft w:val="640"/>
          <w:marRight w:val="0"/>
          <w:marTop w:val="0"/>
          <w:marBottom w:val="0"/>
          <w:divBdr>
            <w:top w:val="none" w:sz="0" w:space="0" w:color="auto"/>
            <w:left w:val="none" w:sz="0" w:space="0" w:color="auto"/>
            <w:bottom w:val="none" w:sz="0" w:space="0" w:color="auto"/>
            <w:right w:val="none" w:sz="0" w:space="0" w:color="auto"/>
          </w:divBdr>
        </w:div>
        <w:div w:id="1538347617">
          <w:marLeft w:val="640"/>
          <w:marRight w:val="0"/>
          <w:marTop w:val="0"/>
          <w:marBottom w:val="0"/>
          <w:divBdr>
            <w:top w:val="none" w:sz="0" w:space="0" w:color="auto"/>
            <w:left w:val="none" w:sz="0" w:space="0" w:color="auto"/>
            <w:bottom w:val="none" w:sz="0" w:space="0" w:color="auto"/>
            <w:right w:val="none" w:sz="0" w:space="0" w:color="auto"/>
          </w:divBdr>
        </w:div>
        <w:div w:id="1604803126">
          <w:marLeft w:val="640"/>
          <w:marRight w:val="0"/>
          <w:marTop w:val="0"/>
          <w:marBottom w:val="0"/>
          <w:divBdr>
            <w:top w:val="none" w:sz="0" w:space="0" w:color="auto"/>
            <w:left w:val="none" w:sz="0" w:space="0" w:color="auto"/>
            <w:bottom w:val="none" w:sz="0" w:space="0" w:color="auto"/>
            <w:right w:val="none" w:sz="0" w:space="0" w:color="auto"/>
          </w:divBdr>
        </w:div>
        <w:div w:id="1616710163">
          <w:marLeft w:val="640"/>
          <w:marRight w:val="0"/>
          <w:marTop w:val="0"/>
          <w:marBottom w:val="0"/>
          <w:divBdr>
            <w:top w:val="none" w:sz="0" w:space="0" w:color="auto"/>
            <w:left w:val="none" w:sz="0" w:space="0" w:color="auto"/>
            <w:bottom w:val="none" w:sz="0" w:space="0" w:color="auto"/>
            <w:right w:val="none" w:sz="0" w:space="0" w:color="auto"/>
          </w:divBdr>
        </w:div>
        <w:div w:id="1629311466">
          <w:marLeft w:val="640"/>
          <w:marRight w:val="0"/>
          <w:marTop w:val="0"/>
          <w:marBottom w:val="0"/>
          <w:divBdr>
            <w:top w:val="none" w:sz="0" w:space="0" w:color="auto"/>
            <w:left w:val="none" w:sz="0" w:space="0" w:color="auto"/>
            <w:bottom w:val="none" w:sz="0" w:space="0" w:color="auto"/>
            <w:right w:val="none" w:sz="0" w:space="0" w:color="auto"/>
          </w:divBdr>
        </w:div>
        <w:div w:id="1639140876">
          <w:marLeft w:val="640"/>
          <w:marRight w:val="0"/>
          <w:marTop w:val="0"/>
          <w:marBottom w:val="0"/>
          <w:divBdr>
            <w:top w:val="none" w:sz="0" w:space="0" w:color="auto"/>
            <w:left w:val="none" w:sz="0" w:space="0" w:color="auto"/>
            <w:bottom w:val="none" w:sz="0" w:space="0" w:color="auto"/>
            <w:right w:val="none" w:sz="0" w:space="0" w:color="auto"/>
          </w:divBdr>
        </w:div>
        <w:div w:id="1907764582">
          <w:marLeft w:val="640"/>
          <w:marRight w:val="0"/>
          <w:marTop w:val="0"/>
          <w:marBottom w:val="0"/>
          <w:divBdr>
            <w:top w:val="none" w:sz="0" w:space="0" w:color="auto"/>
            <w:left w:val="none" w:sz="0" w:space="0" w:color="auto"/>
            <w:bottom w:val="none" w:sz="0" w:space="0" w:color="auto"/>
            <w:right w:val="none" w:sz="0" w:space="0" w:color="auto"/>
          </w:divBdr>
        </w:div>
        <w:div w:id="1945261405">
          <w:marLeft w:val="640"/>
          <w:marRight w:val="0"/>
          <w:marTop w:val="0"/>
          <w:marBottom w:val="0"/>
          <w:divBdr>
            <w:top w:val="none" w:sz="0" w:space="0" w:color="auto"/>
            <w:left w:val="none" w:sz="0" w:space="0" w:color="auto"/>
            <w:bottom w:val="none" w:sz="0" w:space="0" w:color="auto"/>
            <w:right w:val="none" w:sz="0" w:space="0" w:color="auto"/>
          </w:divBdr>
        </w:div>
        <w:div w:id="1962109913">
          <w:marLeft w:val="640"/>
          <w:marRight w:val="0"/>
          <w:marTop w:val="0"/>
          <w:marBottom w:val="0"/>
          <w:divBdr>
            <w:top w:val="none" w:sz="0" w:space="0" w:color="auto"/>
            <w:left w:val="none" w:sz="0" w:space="0" w:color="auto"/>
            <w:bottom w:val="none" w:sz="0" w:space="0" w:color="auto"/>
            <w:right w:val="none" w:sz="0" w:space="0" w:color="auto"/>
          </w:divBdr>
        </w:div>
        <w:div w:id="2007710240">
          <w:marLeft w:val="640"/>
          <w:marRight w:val="0"/>
          <w:marTop w:val="0"/>
          <w:marBottom w:val="0"/>
          <w:divBdr>
            <w:top w:val="none" w:sz="0" w:space="0" w:color="auto"/>
            <w:left w:val="none" w:sz="0" w:space="0" w:color="auto"/>
            <w:bottom w:val="none" w:sz="0" w:space="0" w:color="auto"/>
            <w:right w:val="none" w:sz="0" w:space="0" w:color="auto"/>
          </w:divBdr>
        </w:div>
        <w:div w:id="2055034479">
          <w:marLeft w:val="640"/>
          <w:marRight w:val="0"/>
          <w:marTop w:val="0"/>
          <w:marBottom w:val="0"/>
          <w:divBdr>
            <w:top w:val="none" w:sz="0" w:space="0" w:color="auto"/>
            <w:left w:val="none" w:sz="0" w:space="0" w:color="auto"/>
            <w:bottom w:val="none" w:sz="0" w:space="0" w:color="auto"/>
            <w:right w:val="none" w:sz="0" w:space="0" w:color="auto"/>
          </w:divBdr>
        </w:div>
        <w:div w:id="2097437721">
          <w:marLeft w:val="640"/>
          <w:marRight w:val="0"/>
          <w:marTop w:val="0"/>
          <w:marBottom w:val="0"/>
          <w:divBdr>
            <w:top w:val="none" w:sz="0" w:space="0" w:color="auto"/>
            <w:left w:val="none" w:sz="0" w:space="0" w:color="auto"/>
            <w:bottom w:val="none" w:sz="0" w:space="0" w:color="auto"/>
            <w:right w:val="none" w:sz="0" w:space="0" w:color="auto"/>
          </w:divBdr>
        </w:div>
        <w:div w:id="2107143534">
          <w:marLeft w:val="640"/>
          <w:marRight w:val="0"/>
          <w:marTop w:val="0"/>
          <w:marBottom w:val="0"/>
          <w:divBdr>
            <w:top w:val="none" w:sz="0" w:space="0" w:color="auto"/>
            <w:left w:val="none" w:sz="0" w:space="0" w:color="auto"/>
            <w:bottom w:val="none" w:sz="0" w:space="0" w:color="auto"/>
            <w:right w:val="none" w:sz="0" w:space="0" w:color="auto"/>
          </w:divBdr>
        </w:div>
      </w:divsChild>
    </w:div>
    <w:div w:id="1408186296">
      <w:marLeft w:val="0"/>
      <w:marRight w:val="0"/>
      <w:marTop w:val="0"/>
      <w:marBottom w:val="0"/>
      <w:divBdr>
        <w:top w:val="none" w:sz="0" w:space="0" w:color="auto"/>
        <w:left w:val="none" w:sz="0" w:space="0" w:color="auto"/>
        <w:bottom w:val="none" w:sz="0" w:space="0" w:color="auto"/>
        <w:right w:val="none" w:sz="0" w:space="0" w:color="auto"/>
      </w:divBdr>
    </w:div>
    <w:div w:id="1408264516">
      <w:bodyDiv w:val="1"/>
      <w:marLeft w:val="0"/>
      <w:marRight w:val="0"/>
      <w:marTop w:val="0"/>
      <w:marBottom w:val="0"/>
      <w:divBdr>
        <w:top w:val="none" w:sz="0" w:space="0" w:color="auto"/>
        <w:left w:val="none" w:sz="0" w:space="0" w:color="auto"/>
        <w:bottom w:val="none" w:sz="0" w:space="0" w:color="auto"/>
        <w:right w:val="none" w:sz="0" w:space="0" w:color="auto"/>
      </w:divBdr>
      <w:divsChild>
        <w:div w:id="266352811">
          <w:marLeft w:val="640"/>
          <w:marRight w:val="0"/>
          <w:marTop w:val="0"/>
          <w:marBottom w:val="0"/>
          <w:divBdr>
            <w:top w:val="none" w:sz="0" w:space="0" w:color="auto"/>
            <w:left w:val="none" w:sz="0" w:space="0" w:color="auto"/>
            <w:bottom w:val="none" w:sz="0" w:space="0" w:color="auto"/>
            <w:right w:val="none" w:sz="0" w:space="0" w:color="auto"/>
          </w:divBdr>
        </w:div>
        <w:div w:id="81487761">
          <w:marLeft w:val="640"/>
          <w:marRight w:val="0"/>
          <w:marTop w:val="0"/>
          <w:marBottom w:val="0"/>
          <w:divBdr>
            <w:top w:val="none" w:sz="0" w:space="0" w:color="auto"/>
            <w:left w:val="none" w:sz="0" w:space="0" w:color="auto"/>
            <w:bottom w:val="none" w:sz="0" w:space="0" w:color="auto"/>
            <w:right w:val="none" w:sz="0" w:space="0" w:color="auto"/>
          </w:divBdr>
        </w:div>
        <w:div w:id="564099747">
          <w:marLeft w:val="640"/>
          <w:marRight w:val="0"/>
          <w:marTop w:val="0"/>
          <w:marBottom w:val="0"/>
          <w:divBdr>
            <w:top w:val="none" w:sz="0" w:space="0" w:color="auto"/>
            <w:left w:val="none" w:sz="0" w:space="0" w:color="auto"/>
            <w:bottom w:val="none" w:sz="0" w:space="0" w:color="auto"/>
            <w:right w:val="none" w:sz="0" w:space="0" w:color="auto"/>
          </w:divBdr>
        </w:div>
        <w:div w:id="2034576288">
          <w:marLeft w:val="640"/>
          <w:marRight w:val="0"/>
          <w:marTop w:val="0"/>
          <w:marBottom w:val="0"/>
          <w:divBdr>
            <w:top w:val="none" w:sz="0" w:space="0" w:color="auto"/>
            <w:left w:val="none" w:sz="0" w:space="0" w:color="auto"/>
            <w:bottom w:val="none" w:sz="0" w:space="0" w:color="auto"/>
            <w:right w:val="none" w:sz="0" w:space="0" w:color="auto"/>
          </w:divBdr>
        </w:div>
        <w:div w:id="1113981803">
          <w:marLeft w:val="640"/>
          <w:marRight w:val="0"/>
          <w:marTop w:val="0"/>
          <w:marBottom w:val="0"/>
          <w:divBdr>
            <w:top w:val="none" w:sz="0" w:space="0" w:color="auto"/>
            <w:left w:val="none" w:sz="0" w:space="0" w:color="auto"/>
            <w:bottom w:val="none" w:sz="0" w:space="0" w:color="auto"/>
            <w:right w:val="none" w:sz="0" w:space="0" w:color="auto"/>
          </w:divBdr>
        </w:div>
        <w:div w:id="1124999902">
          <w:marLeft w:val="640"/>
          <w:marRight w:val="0"/>
          <w:marTop w:val="0"/>
          <w:marBottom w:val="0"/>
          <w:divBdr>
            <w:top w:val="none" w:sz="0" w:space="0" w:color="auto"/>
            <w:left w:val="none" w:sz="0" w:space="0" w:color="auto"/>
            <w:bottom w:val="none" w:sz="0" w:space="0" w:color="auto"/>
            <w:right w:val="none" w:sz="0" w:space="0" w:color="auto"/>
          </w:divBdr>
        </w:div>
        <w:div w:id="1378431058">
          <w:marLeft w:val="640"/>
          <w:marRight w:val="0"/>
          <w:marTop w:val="0"/>
          <w:marBottom w:val="0"/>
          <w:divBdr>
            <w:top w:val="none" w:sz="0" w:space="0" w:color="auto"/>
            <w:left w:val="none" w:sz="0" w:space="0" w:color="auto"/>
            <w:bottom w:val="none" w:sz="0" w:space="0" w:color="auto"/>
            <w:right w:val="none" w:sz="0" w:space="0" w:color="auto"/>
          </w:divBdr>
        </w:div>
        <w:div w:id="934367644">
          <w:marLeft w:val="640"/>
          <w:marRight w:val="0"/>
          <w:marTop w:val="0"/>
          <w:marBottom w:val="0"/>
          <w:divBdr>
            <w:top w:val="none" w:sz="0" w:space="0" w:color="auto"/>
            <w:left w:val="none" w:sz="0" w:space="0" w:color="auto"/>
            <w:bottom w:val="none" w:sz="0" w:space="0" w:color="auto"/>
            <w:right w:val="none" w:sz="0" w:space="0" w:color="auto"/>
          </w:divBdr>
        </w:div>
        <w:div w:id="1134104066">
          <w:marLeft w:val="640"/>
          <w:marRight w:val="0"/>
          <w:marTop w:val="0"/>
          <w:marBottom w:val="0"/>
          <w:divBdr>
            <w:top w:val="none" w:sz="0" w:space="0" w:color="auto"/>
            <w:left w:val="none" w:sz="0" w:space="0" w:color="auto"/>
            <w:bottom w:val="none" w:sz="0" w:space="0" w:color="auto"/>
            <w:right w:val="none" w:sz="0" w:space="0" w:color="auto"/>
          </w:divBdr>
        </w:div>
        <w:div w:id="758990569">
          <w:marLeft w:val="640"/>
          <w:marRight w:val="0"/>
          <w:marTop w:val="0"/>
          <w:marBottom w:val="0"/>
          <w:divBdr>
            <w:top w:val="none" w:sz="0" w:space="0" w:color="auto"/>
            <w:left w:val="none" w:sz="0" w:space="0" w:color="auto"/>
            <w:bottom w:val="none" w:sz="0" w:space="0" w:color="auto"/>
            <w:right w:val="none" w:sz="0" w:space="0" w:color="auto"/>
          </w:divBdr>
        </w:div>
        <w:div w:id="929316572">
          <w:marLeft w:val="640"/>
          <w:marRight w:val="0"/>
          <w:marTop w:val="0"/>
          <w:marBottom w:val="0"/>
          <w:divBdr>
            <w:top w:val="none" w:sz="0" w:space="0" w:color="auto"/>
            <w:left w:val="none" w:sz="0" w:space="0" w:color="auto"/>
            <w:bottom w:val="none" w:sz="0" w:space="0" w:color="auto"/>
            <w:right w:val="none" w:sz="0" w:space="0" w:color="auto"/>
          </w:divBdr>
        </w:div>
        <w:div w:id="1509981055">
          <w:marLeft w:val="640"/>
          <w:marRight w:val="0"/>
          <w:marTop w:val="0"/>
          <w:marBottom w:val="0"/>
          <w:divBdr>
            <w:top w:val="none" w:sz="0" w:space="0" w:color="auto"/>
            <w:left w:val="none" w:sz="0" w:space="0" w:color="auto"/>
            <w:bottom w:val="none" w:sz="0" w:space="0" w:color="auto"/>
            <w:right w:val="none" w:sz="0" w:space="0" w:color="auto"/>
          </w:divBdr>
        </w:div>
        <w:div w:id="410348836">
          <w:marLeft w:val="640"/>
          <w:marRight w:val="0"/>
          <w:marTop w:val="0"/>
          <w:marBottom w:val="0"/>
          <w:divBdr>
            <w:top w:val="none" w:sz="0" w:space="0" w:color="auto"/>
            <w:left w:val="none" w:sz="0" w:space="0" w:color="auto"/>
            <w:bottom w:val="none" w:sz="0" w:space="0" w:color="auto"/>
            <w:right w:val="none" w:sz="0" w:space="0" w:color="auto"/>
          </w:divBdr>
        </w:div>
        <w:div w:id="1457724053">
          <w:marLeft w:val="640"/>
          <w:marRight w:val="0"/>
          <w:marTop w:val="0"/>
          <w:marBottom w:val="0"/>
          <w:divBdr>
            <w:top w:val="none" w:sz="0" w:space="0" w:color="auto"/>
            <w:left w:val="none" w:sz="0" w:space="0" w:color="auto"/>
            <w:bottom w:val="none" w:sz="0" w:space="0" w:color="auto"/>
            <w:right w:val="none" w:sz="0" w:space="0" w:color="auto"/>
          </w:divBdr>
        </w:div>
        <w:div w:id="235745914">
          <w:marLeft w:val="640"/>
          <w:marRight w:val="0"/>
          <w:marTop w:val="0"/>
          <w:marBottom w:val="0"/>
          <w:divBdr>
            <w:top w:val="none" w:sz="0" w:space="0" w:color="auto"/>
            <w:left w:val="none" w:sz="0" w:space="0" w:color="auto"/>
            <w:bottom w:val="none" w:sz="0" w:space="0" w:color="auto"/>
            <w:right w:val="none" w:sz="0" w:space="0" w:color="auto"/>
          </w:divBdr>
        </w:div>
        <w:div w:id="87503105">
          <w:marLeft w:val="640"/>
          <w:marRight w:val="0"/>
          <w:marTop w:val="0"/>
          <w:marBottom w:val="0"/>
          <w:divBdr>
            <w:top w:val="none" w:sz="0" w:space="0" w:color="auto"/>
            <w:left w:val="none" w:sz="0" w:space="0" w:color="auto"/>
            <w:bottom w:val="none" w:sz="0" w:space="0" w:color="auto"/>
            <w:right w:val="none" w:sz="0" w:space="0" w:color="auto"/>
          </w:divBdr>
        </w:div>
        <w:div w:id="29107934">
          <w:marLeft w:val="640"/>
          <w:marRight w:val="0"/>
          <w:marTop w:val="0"/>
          <w:marBottom w:val="0"/>
          <w:divBdr>
            <w:top w:val="none" w:sz="0" w:space="0" w:color="auto"/>
            <w:left w:val="none" w:sz="0" w:space="0" w:color="auto"/>
            <w:bottom w:val="none" w:sz="0" w:space="0" w:color="auto"/>
            <w:right w:val="none" w:sz="0" w:space="0" w:color="auto"/>
          </w:divBdr>
        </w:div>
        <w:div w:id="1357540856">
          <w:marLeft w:val="640"/>
          <w:marRight w:val="0"/>
          <w:marTop w:val="0"/>
          <w:marBottom w:val="0"/>
          <w:divBdr>
            <w:top w:val="none" w:sz="0" w:space="0" w:color="auto"/>
            <w:left w:val="none" w:sz="0" w:space="0" w:color="auto"/>
            <w:bottom w:val="none" w:sz="0" w:space="0" w:color="auto"/>
            <w:right w:val="none" w:sz="0" w:space="0" w:color="auto"/>
          </w:divBdr>
        </w:div>
        <w:div w:id="819152092">
          <w:marLeft w:val="640"/>
          <w:marRight w:val="0"/>
          <w:marTop w:val="0"/>
          <w:marBottom w:val="0"/>
          <w:divBdr>
            <w:top w:val="none" w:sz="0" w:space="0" w:color="auto"/>
            <w:left w:val="none" w:sz="0" w:space="0" w:color="auto"/>
            <w:bottom w:val="none" w:sz="0" w:space="0" w:color="auto"/>
            <w:right w:val="none" w:sz="0" w:space="0" w:color="auto"/>
          </w:divBdr>
        </w:div>
        <w:div w:id="680817362">
          <w:marLeft w:val="640"/>
          <w:marRight w:val="0"/>
          <w:marTop w:val="0"/>
          <w:marBottom w:val="0"/>
          <w:divBdr>
            <w:top w:val="none" w:sz="0" w:space="0" w:color="auto"/>
            <w:left w:val="none" w:sz="0" w:space="0" w:color="auto"/>
            <w:bottom w:val="none" w:sz="0" w:space="0" w:color="auto"/>
            <w:right w:val="none" w:sz="0" w:space="0" w:color="auto"/>
          </w:divBdr>
        </w:div>
        <w:div w:id="1996177867">
          <w:marLeft w:val="640"/>
          <w:marRight w:val="0"/>
          <w:marTop w:val="0"/>
          <w:marBottom w:val="0"/>
          <w:divBdr>
            <w:top w:val="none" w:sz="0" w:space="0" w:color="auto"/>
            <w:left w:val="none" w:sz="0" w:space="0" w:color="auto"/>
            <w:bottom w:val="none" w:sz="0" w:space="0" w:color="auto"/>
            <w:right w:val="none" w:sz="0" w:space="0" w:color="auto"/>
          </w:divBdr>
        </w:div>
        <w:div w:id="230845916">
          <w:marLeft w:val="640"/>
          <w:marRight w:val="0"/>
          <w:marTop w:val="0"/>
          <w:marBottom w:val="0"/>
          <w:divBdr>
            <w:top w:val="none" w:sz="0" w:space="0" w:color="auto"/>
            <w:left w:val="none" w:sz="0" w:space="0" w:color="auto"/>
            <w:bottom w:val="none" w:sz="0" w:space="0" w:color="auto"/>
            <w:right w:val="none" w:sz="0" w:space="0" w:color="auto"/>
          </w:divBdr>
        </w:div>
        <w:div w:id="381901952">
          <w:marLeft w:val="640"/>
          <w:marRight w:val="0"/>
          <w:marTop w:val="0"/>
          <w:marBottom w:val="0"/>
          <w:divBdr>
            <w:top w:val="none" w:sz="0" w:space="0" w:color="auto"/>
            <w:left w:val="none" w:sz="0" w:space="0" w:color="auto"/>
            <w:bottom w:val="none" w:sz="0" w:space="0" w:color="auto"/>
            <w:right w:val="none" w:sz="0" w:space="0" w:color="auto"/>
          </w:divBdr>
        </w:div>
        <w:div w:id="162665445">
          <w:marLeft w:val="640"/>
          <w:marRight w:val="0"/>
          <w:marTop w:val="0"/>
          <w:marBottom w:val="0"/>
          <w:divBdr>
            <w:top w:val="none" w:sz="0" w:space="0" w:color="auto"/>
            <w:left w:val="none" w:sz="0" w:space="0" w:color="auto"/>
            <w:bottom w:val="none" w:sz="0" w:space="0" w:color="auto"/>
            <w:right w:val="none" w:sz="0" w:space="0" w:color="auto"/>
          </w:divBdr>
        </w:div>
        <w:div w:id="1496068911">
          <w:marLeft w:val="640"/>
          <w:marRight w:val="0"/>
          <w:marTop w:val="0"/>
          <w:marBottom w:val="0"/>
          <w:divBdr>
            <w:top w:val="none" w:sz="0" w:space="0" w:color="auto"/>
            <w:left w:val="none" w:sz="0" w:space="0" w:color="auto"/>
            <w:bottom w:val="none" w:sz="0" w:space="0" w:color="auto"/>
            <w:right w:val="none" w:sz="0" w:space="0" w:color="auto"/>
          </w:divBdr>
        </w:div>
        <w:div w:id="1767918193">
          <w:marLeft w:val="640"/>
          <w:marRight w:val="0"/>
          <w:marTop w:val="0"/>
          <w:marBottom w:val="0"/>
          <w:divBdr>
            <w:top w:val="none" w:sz="0" w:space="0" w:color="auto"/>
            <w:left w:val="none" w:sz="0" w:space="0" w:color="auto"/>
            <w:bottom w:val="none" w:sz="0" w:space="0" w:color="auto"/>
            <w:right w:val="none" w:sz="0" w:space="0" w:color="auto"/>
          </w:divBdr>
        </w:div>
        <w:div w:id="479880542">
          <w:marLeft w:val="640"/>
          <w:marRight w:val="0"/>
          <w:marTop w:val="0"/>
          <w:marBottom w:val="0"/>
          <w:divBdr>
            <w:top w:val="none" w:sz="0" w:space="0" w:color="auto"/>
            <w:left w:val="none" w:sz="0" w:space="0" w:color="auto"/>
            <w:bottom w:val="none" w:sz="0" w:space="0" w:color="auto"/>
            <w:right w:val="none" w:sz="0" w:space="0" w:color="auto"/>
          </w:divBdr>
        </w:div>
        <w:div w:id="1180269829">
          <w:marLeft w:val="640"/>
          <w:marRight w:val="0"/>
          <w:marTop w:val="0"/>
          <w:marBottom w:val="0"/>
          <w:divBdr>
            <w:top w:val="none" w:sz="0" w:space="0" w:color="auto"/>
            <w:left w:val="none" w:sz="0" w:space="0" w:color="auto"/>
            <w:bottom w:val="none" w:sz="0" w:space="0" w:color="auto"/>
            <w:right w:val="none" w:sz="0" w:space="0" w:color="auto"/>
          </w:divBdr>
        </w:div>
        <w:div w:id="1509518704">
          <w:marLeft w:val="640"/>
          <w:marRight w:val="0"/>
          <w:marTop w:val="0"/>
          <w:marBottom w:val="0"/>
          <w:divBdr>
            <w:top w:val="none" w:sz="0" w:space="0" w:color="auto"/>
            <w:left w:val="none" w:sz="0" w:space="0" w:color="auto"/>
            <w:bottom w:val="none" w:sz="0" w:space="0" w:color="auto"/>
            <w:right w:val="none" w:sz="0" w:space="0" w:color="auto"/>
          </w:divBdr>
        </w:div>
        <w:div w:id="254286967">
          <w:marLeft w:val="640"/>
          <w:marRight w:val="0"/>
          <w:marTop w:val="0"/>
          <w:marBottom w:val="0"/>
          <w:divBdr>
            <w:top w:val="none" w:sz="0" w:space="0" w:color="auto"/>
            <w:left w:val="none" w:sz="0" w:space="0" w:color="auto"/>
            <w:bottom w:val="none" w:sz="0" w:space="0" w:color="auto"/>
            <w:right w:val="none" w:sz="0" w:space="0" w:color="auto"/>
          </w:divBdr>
        </w:div>
        <w:div w:id="640303730">
          <w:marLeft w:val="640"/>
          <w:marRight w:val="0"/>
          <w:marTop w:val="0"/>
          <w:marBottom w:val="0"/>
          <w:divBdr>
            <w:top w:val="none" w:sz="0" w:space="0" w:color="auto"/>
            <w:left w:val="none" w:sz="0" w:space="0" w:color="auto"/>
            <w:bottom w:val="none" w:sz="0" w:space="0" w:color="auto"/>
            <w:right w:val="none" w:sz="0" w:space="0" w:color="auto"/>
          </w:divBdr>
        </w:div>
        <w:div w:id="1467813000">
          <w:marLeft w:val="640"/>
          <w:marRight w:val="0"/>
          <w:marTop w:val="0"/>
          <w:marBottom w:val="0"/>
          <w:divBdr>
            <w:top w:val="none" w:sz="0" w:space="0" w:color="auto"/>
            <w:left w:val="none" w:sz="0" w:space="0" w:color="auto"/>
            <w:bottom w:val="none" w:sz="0" w:space="0" w:color="auto"/>
            <w:right w:val="none" w:sz="0" w:space="0" w:color="auto"/>
          </w:divBdr>
        </w:div>
        <w:div w:id="513348422">
          <w:marLeft w:val="640"/>
          <w:marRight w:val="0"/>
          <w:marTop w:val="0"/>
          <w:marBottom w:val="0"/>
          <w:divBdr>
            <w:top w:val="none" w:sz="0" w:space="0" w:color="auto"/>
            <w:left w:val="none" w:sz="0" w:space="0" w:color="auto"/>
            <w:bottom w:val="none" w:sz="0" w:space="0" w:color="auto"/>
            <w:right w:val="none" w:sz="0" w:space="0" w:color="auto"/>
          </w:divBdr>
        </w:div>
        <w:div w:id="2065325109">
          <w:marLeft w:val="640"/>
          <w:marRight w:val="0"/>
          <w:marTop w:val="0"/>
          <w:marBottom w:val="0"/>
          <w:divBdr>
            <w:top w:val="none" w:sz="0" w:space="0" w:color="auto"/>
            <w:left w:val="none" w:sz="0" w:space="0" w:color="auto"/>
            <w:bottom w:val="none" w:sz="0" w:space="0" w:color="auto"/>
            <w:right w:val="none" w:sz="0" w:space="0" w:color="auto"/>
          </w:divBdr>
        </w:div>
        <w:div w:id="894703062">
          <w:marLeft w:val="640"/>
          <w:marRight w:val="0"/>
          <w:marTop w:val="0"/>
          <w:marBottom w:val="0"/>
          <w:divBdr>
            <w:top w:val="none" w:sz="0" w:space="0" w:color="auto"/>
            <w:left w:val="none" w:sz="0" w:space="0" w:color="auto"/>
            <w:bottom w:val="none" w:sz="0" w:space="0" w:color="auto"/>
            <w:right w:val="none" w:sz="0" w:space="0" w:color="auto"/>
          </w:divBdr>
        </w:div>
        <w:div w:id="909731138">
          <w:marLeft w:val="640"/>
          <w:marRight w:val="0"/>
          <w:marTop w:val="0"/>
          <w:marBottom w:val="0"/>
          <w:divBdr>
            <w:top w:val="none" w:sz="0" w:space="0" w:color="auto"/>
            <w:left w:val="none" w:sz="0" w:space="0" w:color="auto"/>
            <w:bottom w:val="none" w:sz="0" w:space="0" w:color="auto"/>
            <w:right w:val="none" w:sz="0" w:space="0" w:color="auto"/>
          </w:divBdr>
        </w:div>
        <w:div w:id="1471438015">
          <w:marLeft w:val="640"/>
          <w:marRight w:val="0"/>
          <w:marTop w:val="0"/>
          <w:marBottom w:val="0"/>
          <w:divBdr>
            <w:top w:val="none" w:sz="0" w:space="0" w:color="auto"/>
            <w:left w:val="none" w:sz="0" w:space="0" w:color="auto"/>
            <w:bottom w:val="none" w:sz="0" w:space="0" w:color="auto"/>
            <w:right w:val="none" w:sz="0" w:space="0" w:color="auto"/>
          </w:divBdr>
        </w:div>
        <w:div w:id="1675838181">
          <w:marLeft w:val="640"/>
          <w:marRight w:val="0"/>
          <w:marTop w:val="0"/>
          <w:marBottom w:val="0"/>
          <w:divBdr>
            <w:top w:val="none" w:sz="0" w:space="0" w:color="auto"/>
            <w:left w:val="none" w:sz="0" w:space="0" w:color="auto"/>
            <w:bottom w:val="none" w:sz="0" w:space="0" w:color="auto"/>
            <w:right w:val="none" w:sz="0" w:space="0" w:color="auto"/>
          </w:divBdr>
        </w:div>
        <w:div w:id="875628471">
          <w:marLeft w:val="640"/>
          <w:marRight w:val="0"/>
          <w:marTop w:val="0"/>
          <w:marBottom w:val="0"/>
          <w:divBdr>
            <w:top w:val="none" w:sz="0" w:space="0" w:color="auto"/>
            <w:left w:val="none" w:sz="0" w:space="0" w:color="auto"/>
            <w:bottom w:val="none" w:sz="0" w:space="0" w:color="auto"/>
            <w:right w:val="none" w:sz="0" w:space="0" w:color="auto"/>
          </w:divBdr>
        </w:div>
        <w:div w:id="1644197689">
          <w:marLeft w:val="640"/>
          <w:marRight w:val="0"/>
          <w:marTop w:val="0"/>
          <w:marBottom w:val="0"/>
          <w:divBdr>
            <w:top w:val="none" w:sz="0" w:space="0" w:color="auto"/>
            <w:left w:val="none" w:sz="0" w:space="0" w:color="auto"/>
            <w:bottom w:val="none" w:sz="0" w:space="0" w:color="auto"/>
            <w:right w:val="none" w:sz="0" w:space="0" w:color="auto"/>
          </w:divBdr>
        </w:div>
        <w:div w:id="2147313109">
          <w:marLeft w:val="640"/>
          <w:marRight w:val="0"/>
          <w:marTop w:val="0"/>
          <w:marBottom w:val="0"/>
          <w:divBdr>
            <w:top w:val="none" w:sz="0" w:space="0" w:color="auto"/>
            <w:left w:val="none" w:sz="0" w:space="0" w:color="auto"/>
            <w:bottom w:val="none" w:sz="0" w:space="0" w:color="auto"/>
            <w:right w:val="none" w:sz="0" w:space="0" w:color="auto"/>
          </w:divBdr>
        </w:div>
      </w:divsChild>
    </w:div>
    <w:div w:id="1409184375">
      <w:marLeft w:val="640"/>
      <w:marRight w:val="0"/>
      <w:marTop w:val="0"/>
      <w:marBottom w:val="0"/>
      <w:divBdr>
        <w:top w:val="none" w:sz="0" w:space="0" w:color="auto"/>
        <w:left w:val="none" w:sz="0" w:space="0" w:color="auto"/>
        <w:bottom w:val="none" w:sz="0" w:space="0" w:color="auto"/>
        <w:right w:val="none" w:sz="0" w:space="0" w:color="auto"/>
      </w:divBdr>
    </w:div>
    <w:div w:id="1409960153">
      <w:marLeft w:val="0"/>
      <w:marRight w:val="0"/>
      <w:marTop w:val="0"/>
      <w:marBottom w:val="0"/>
      <w:divBdr>
        <w:top w:val="none" w:sz="0" w:space="0" w:color="auto"/>
        <w:left w:val="none" w:sz="0" w:space="0" w:color="auto"/>
        <w:bottom w:val="none" w:sz="0" w:space="0" w:color="auto"/>
        <w:right w:val="none" w:sz="0" w:space="0" w:color="auto"/>
      </w:divBdr>
    </w:div>
    <w:div w:id="1410736378">
      <w:bodyDiv w:val="1"/>
      <w:marLeft w:val="0"/>
      <w:marRight w:val="0"/>
      <w:marTop w:val="0"/>
      <w:marBottom w:val="0"/>
      <w:divBdr>
        <w:top w:val="none" w:sz="0" w:space="0" w:color="auto"/>
        <w:left w:val="none" w:sz="0" w:space="0" w:color="auto"/>
        <w:bottom w:val="none" w:sz="0" w:space="0" w:color="auto"/>
        <w:right w:val="none" w:sz="0" w:space="0" w:color="auto"/>
      </w:divBdr>
    </w:div>
    <w:div w:id="1411580168">
      <w:marLeft w:val="640"/>
      <w:marRight w:val="0"/>
      <w:marTop w:val="0"/>
      <w:marBottom w:val="0"/>
      <w:divBdr>
        <w:top w:val="none" w:sz="0" w:space="0" w:color="auto"/>
        <w:left w:val="none" w:sz="0" w:space="0" w:color="auto"/>
        <w:bottom w:val="none" w:sz="0" w:space="0" w:color="auto"/>
        <w:right w:val="none" w:sz="0" w:space="0" w:color="auto"/>
      </w:divBdr>
    </w:div>
    <w:div w:id="1412004685">
      <w:bodyDiv w:val="1"/>
      <w:marLeft w:val="0"/>
      <w:marRight w:val="0"/>
      <w:marTop w:val="0"/>
      <w:marBottom w:val="0"/>
      <w:divBdr>
        <w:top w:val="none" w:sz="0" w:space="0" w:color="auto"/>
        <w:left w:val="none" w:sz="0" w:space="0" w:color="auto"/>
        <w:bottom w:val="none" w:sz="0" w:space="0" w:color="auto"/>
        <w:right w:val="none" w:sz="0" w:space="0" w:color="auto"/>
      </w:divBdr>
    </w:div>
    <w:div w:id="1413510494">
      <w:bodyDiv w:val="1"/>
      <w:marLeft w:val="0"/>
      <w:marRight w:val="0"/>
      <w:marTop w:val="0"/>
      <w:marBottom w:val="0"/>
      <w:divBdr>
        <w:top w:val="none" w:sz="0" w:space="0" w:color="auto"/>
        <w:left w:val="none" w:sz="0" w:space="0" w:color="auto"/>
        <w:bottom w:val="none" w:sz="0" w:space="0" w:color="auto"/>
        <w:right w:val="none" w:sz="0" w:space="0" w:color="auto"/>
      </w:divBdr>
      <w:divsChild>
        <w:div w:id="99418218">
          <w:marLeft w:val="640"/>
          <w:marRight w:val="0"/>
          <w:marTop w:val="0"/>
          <w:marBottom w:val="0"/>
          <w:divBdr>
            <w:top w:val="none" w:sz="0" w:space="0" w:color="auto"/>
            <w:left w:val="none" w:sz="0" w:space="0" w:color="auto"/>
            <w:bottom w:val="none" w:sz="0" w:space="0" w:color="auto"/>
            <w:right w:val="none" w:sz="0" w:space="0" w:color="auto"/>
          </w:divBdr>
        </w:div>
        <w:div w:id="323313690">
          <w:marLeft w:val="640"/>
          <w:marRight w:val="0"/>
          <w:marTop w:val="0"/>
          <w:marBottom w:val="0"/>
          <w:divBdr>
            <w:top w:val="none" w:sz="0" w:space="0" w:color="auto"/>
            <w:left w:val="none" w:sz="0" w:space="0" w:color="auto"/>
            <w:bottom w:val="none" w:sz="0" w:space="0" w:color="auto"/>
            <w:right w:val="none" w:sz="0" w:space="0" w:color="auto"/>
          </w:divBdr>
        </w:div>
        <w:div w:id="417406665">
          <w:marLeft w:val="640"/>
          <w:marRight w:val="0"/>
          <w:marTop w:val="0"/>
          <w:marBottom w:val="0"/>
          <w:divBdr>
            <w:top w:val="none" w:sz="0" w:space="0" w:color="auto"/>
            <w:left w:val="none" w:sz="0" w:space="0" w:color="auto"/>
            <w:bottom w:val="none" w:sz="0" w:space="0" w:color="auto"/>
            <w:right w:val="none" w:sz="0" w:space="0" w:color="auto"/>
          </w:divBdr>
        </w:div>
        <w:div w:id="511455288">
          <w:marLeft w:val="640"/>
          <w:marRight w:val="0"/>
          <w:marTop w:val="0"/>
          <w:marBottom w:val="0"/>
          <w:divBdr>
            <w:top w:val="none" w:sz="0" w:space="0" w:color="auto"/>
            <w:left w:val="none" w:sz="0" w:space="0" w:color="auto"/>
            <w:bottom w:val="none" w:sz="0" w:space="0" w:color="auto"/>
            <w:right w:val="none" w:sz="0" w:space="0" w:color="auto"/>
          </w:divBdr>
        </w:div>
        <w:div w:id="559481396">
          <w:marLeft w:val="640"/>
          <w:marRight w:val="0"/>
          <w:marTop w:val="0"/>
          <w:marBottom w:val="0"/>
          <w:divBdr>
            <w:top w:val="none" w:sz="0" w:space="0" w:color="auto"/>
            <w:left w:val="none" w:sz="0" w:space="0" w:color="auto"/>
            <w:bottom w:val="none" w:sz="0" w:space="0" w:color="auto"/>
            <w:right w:val="none" w:sz="0" w:space="0" w:color="auto"/>
          </w:divBdr>
        </w:div>
        <w:div w:id="576787925">
          <w:marLeft w:val="640"/>
          <w:marRight w:val="0"/>
          <w:marTop w:val="0"/>
          <w:marBottom w:val="0"/>
          <w:divBdr>
            <w:top w:val="none" w:sz="0" w:space="0" w:color="auto"/>
            <w:left w:val="none" w:sz="0" w:space="0" w:color="auto"/>
            <w:bottom w:val="none" w:sz="0" w:space="0" w:color="auto"/>
            <w:right w:val="none" w:sz="0" w:space="0" w:color="auto"/>
          </w:divBdr>
        </w:div>
        <w:div w:id="623268188">
          <w:marLeft w:val="640"/>
          <w:marRight w:val="0"/>
          <w:marTop w:val="0"/>
          <w:marBottom w:val="0"/>
          <w:divBdr>
            <w:top w:val="none" w:sz="0" w:space="0" w:color="auto"/>
            <w:left w:val="none" w:sz="0" w:space="0" w:color="auto"/>
            <w:bottom w:val="none" w:sz="0" w:space="0" w:color="auto"/>
            <w:right w:val="none" w:sz="0" w:space="0" w:color="auto"/>
          </w:divBdr>
        </w:div>
        <w:div w:id="665743231">
          <w:marLeft w:val="640"/>
          <w:marRight w:val="0"/>
          <w:marTop w:val="0"/>
          <w:marBottom w:val="0"/>
          <w:divBdr>
            <w:top w:val="none" w:sz="0" w:space="0" w:color="auto"/>
            <w:left w:val="none" w:sz="0" w:space="0" w:color="auto"/>
            <w:bottom w:val="none" w:sz="0" w:space="0" w:color="auto"/>
            <w:right w:val="none" w:sz="0" w:space="0" w:color="auto"/>
          </w:divBdr>
        </w:div>
        <w:div w:id="701519393">
          <w:marLeft w:val="640"/>
          <w:marRight w:val="0"/>
          <w:marTop w:val="0"/>
          <w:marBottom w:val="0"/>
          <w:divBdr>
            <w:top w:val="none" w:sz="0" w:space="0" w:color="auto"/>
            <w:left w:val="none" w:sz="0" w:space="0" w:color="auto"/>
            <w:bottom w:val="none" w:sz="0" w:space="0" w:color="auto"/>
            <w:right w:val="none" w:sz="0" w:space="0" w:color="auto"/>
          </w:divBdr>
        </w:div>
        <w:div w:id="858743098">
          <w:marLeft w:val="640"/>
          <w:marRight w:val="0"/>
          <w:marTop w:val="0"/>
          <w:marBottom w:val="0"/>
          <w:divBdr>
            <w:top w:val="none" w:sz="0" w:space="0" w:color="auto"/>
            <w:left w:val="none" w:sz="0" w:space="0" w:color="auto"/>
            <w:bottom w:val="none" w:sz="0" w:space="0" w:color="auto"/>
            <w:right w:val="none" w:sz="0" w:space="0" w:color="auto"/>
          </w:divBdr>
        </w:div>
        <w:div w:id="986544193">
          <w:marLeft w:val="640"/>
          <w:marRight w:val="0"/>
          <w:marTop w:val="0"/>
          <w:marBottom w:val="0"/>
          <w:divBdr>
            <w:top w:val="none" w:sz="0" w:space="0" w:color="auto"/>
            <w:left w:val="none" w:sz="0" w:space="0" w:color="auto"/>
            <w:bottom w:val="none" w:sz="0" w:space="0" w:color="auto"/>
            <w:right w:val="none" w:sz="0" w:space="0" w:color="auto"/>
          </w:divBdr>
        </w:div>
        <w:div w:id="1046370087">
          <w:marLeft w:val="640"/>
          <w:marRight w:val="0"/>
          <w:marTop w:val="0"/>
          <w:marBottom w:val="0"/>
          <w:divBdr>
            <w:top w:val="none" w:sz="0" w:space="0" w:color="auto"/>
            <w:left w:val="none" w:sz="0" w:space="0" w:color="auto"/>
            <w:bottom w:val="none" w:sz="0" w:space="0" w:color="auto"/>
            <w:right w:val="none" w:sz="0" w:space="0" w:color="auto"/>
          </w:divBdr>
        </w:div>
        <w:div w:id="1110127094">
          <w:marLeft w:val="640"/>
          <w:marRight w:val="0"/>
          <w:marTop w:val="0"/>
          <w:marBottom w:val="0"/>
          <w:divBdr>
            <w:top w:val="none" w:sz="0" w:space="0" w:color="auto"/>
            <w:left w:val="none" w:sz="0" w:space="0" w:color="auto"/>
            <w:bottom w:val="none" w:sz="0" w:space="0" w:color="auto"/>
            <w:right w:val="none" w:sz="0" w:space="0" w:color="auto"/>
          </w:divBdr>
        </w:div>
        <w:div w:id="1240990968">
          <w:marLeft w:val="640"/>
          <w:marRight w:val="0"/>
          <w:marTop w:val="0"/>
          <w:marBottom w:val="0"/>
          <w:divBdr>
            <w:top w:val="none" w:sz="0" w:space="0" w:color="auto"/>
            <w:left w:val="none" w:sz="0" w:space="0" w:color="auto"/>
            <w:bottom w:val="none" w:sz="0" w:space="0" w:color="auto"/>
            <w:right w:val="none" w:sz="0" w:space="0" w:color="auto"/>
          </w:divBdr>
        </w:div>
        <w:div w:id="1334986917">
          <w:marLeft w:val="640"/>
          <w:marRight w:val="0"/>
          <w:marTop w:val="0"/>
          <w:marBottom w:val="0"/>
          <w:divBdr>
            <w:top w:val="none" w:sz="0" w:space="0" w:color="auto"/>
            <w:left w:val="none" w:sz="0" w:space="0" w:color="auto"/>
            <w:bottom w:val="none" w:sz="0" w:space="0" w:color="auto"/>
            <w:right w:val="none" w:sz="0" w:space="0" w:color="auto"/>
          </w:divBdr>
        </w:div>
        <w:div w:id="1351831581">
          <w:marLeft w:val="640"/>
          <w:marRight w:val="0"/>
          <w:marTop w:val="0"/>
          <w:marBottom w:val="0"/>
          <w:divBdr>
            <w:top w:val="none" w:sz="0" w:space="0" w:color="auto"/>
            <w:left w:val="none" w:sz="0" w:space="0" w:color="auto"/>
            <w:bottom w:val="none" w:sz="0" w:space="0" w:color="auto"/>
            <w:right w:val="none" w:sz="0" w:space="0" w:color="auto"/>
          </w:divBdr>
        </w:div>
        <w:div w:id="1413774749">
          <w:marLeft w:val="640"/>
          <w:marRight w:val="0"/>
          <w:marTop w:val="0"/>
          <w:marBottom w:val="0"/>
          <w:divBdr>
            <w:top w:val="none" w:sz="0" w:space="0" w:color="auto"/>
            <w:left w:val="none" w:sz="0" w:space="0" w:color="auto"/>
            <w:bottom w:val="none" w:sz="0" w:space="0" w:color="auto"/>
            <w:right w:val="none" w:sz="0" w:space="0" w:color="auto"/>
          </w:divBdr>
        </w:div>
        <w:div w:id="1436949254">
          <w:marLeft w:val="640"/>
          <w:marRight w:val="0"/>
          <w:marTop w:val="0"/>
          <w:marBottom w:val="0"/>
          <w:divBdr>
            <w:top w:val="none" w:sz="0" w:space="0" w:color="auto"/>
            <w:left w:val="none" w:sz="0" w:space="0" w:color="auto"/>
            <w:bottom w:val="none" w:sz="0" w:space="0" w:color="auto"/>
            <w:right w:val="none" w:sz="0" w:space="0" w:color="auto"/>
          </w:divBdr>
        </w:div>
        <w:div w:id="1587574673">
          <w:marLeft w:val="640"/>
          <w:marRight w:val="0"/>
          <w:marTop w:val="0"/>
          <w:marBottom w:val="0"/>
          <w:divBdr>
            <w:top w:val="none" w:sz="0" w:space="0" w:color="auto"/>
            <w:left w:val="none" w:sz="0" w:space="0" w:color="auto"/>
            <w:bottom w:val="none" w:sz="0" w:space="0" w:color="auto"/>
            <w:right w:val="none" w:sz="0" w:space="0" w:color="auto"/>
          </w:divBdr>
        </w:div>
        <w:div w:id="1662390547">
          <w:marLeft w:val="640"/>
          <w:marRight w:val="0"/>
          <w:marTop w:val="0"/>
          <w:marBottom w:val="0"/>
          <w:divBdr>
            <w:top w:val="none" w:sz="0" w:space="0" w:color="auto"/>
            <w:left w:val="none" w:sz="0" w:space="0" w:color="auto"/>
            <w:bottom w:val="none" w:sz="0" w:space="0" w:color="auto"/>
            <w:right w:val="none" w:sz="0" w:space="0" w:color="auto"/>
          </w:divBdr>
        </w:div>
        <w:div w:id="1724213300">
          <w:marLeft w:val="640"/>
          <w:marRight w:val="0"/>
          <w:marTop w:val="0"/>
          <w:marBottom w:val="0"/>
          <w:divBdr>
            <w:top w:val="none" w:sz="0" w:space="0" w:color="auto"/>
            <w:left w:val="none" w:sz="0" w:space="0" w:color="auto"/>
            <w:bottom w:val="none" w:sz="0" w:space="0" w:color="auto"/>
            <w:right w:val="none" w:sz="0" w:space="0" w:color="auto"/>
          </w:divBdr>
        </w:div>
        <w:div w:id="1823692839">
          <w:marLeft w:val="640"/>
          <w:marRight w:val="0"/>
          <w:marTop w:val="0"/>
          <w:marBottom w:val="0"/>
          <w:divBdr>
            <w:top w:val="none" w:sz="0" w:space="0" w:color="auto"/>
            <w:left w:val="none" w:sz="0" w:space="0" w:color="auto"/>
            <w:bottom w:val="none" w:sz="0" w:space="0" w:color="auto"/>
            <w:right w:val="none" w:sz="0" w:space="0" w:color="auto"/>
          </w:divBdr>
        </w:div>
        <w:div w:id="1941060988">
          <w:marLeft w:val="640"/>
          <w:marRight w:val="0"/>
          <w:marTop w:val="0"/>
          <w:marBottom w:val="0"/>
          <w:divBdr>
            <w:top w:val="none" w:sz="0" w:space="0" w:color="auto"/>
            <w:left w:val="none" w:sz="0" w:space="0" w:color="auto"/>
            <w:bottom w:val="none" w:sz="0" w:space="0" w:color="auto"/>
            <w:right w:val="none" w:sz="0" w:space="0" w:color="auto"/>
          </w:divBdr>
        </w:div>
        <w:div w:id="1963148299">
          <w:marLeft w:val="640"/>
          <w:marRight w:val="0"/>
          <w:marTop w:val="0"/>
          <w:marBottom w:val="0"/>
          <w:divBdr>
            <w:top w:val="none" w:sz="0" w:space="0" w:color="auto"/>
            <w:left w:val="none" w:sz="0" w:space="0" w:color="auto"/>
            <w:bottom w:val="none" w:sz="0" w:space="0" w:color="auto"/>
            <w:right w:val="none" w:sz="0" w:space="0" w:color="auto"/>
          </w:divBdr>
        </w:div>
        <w:div w:id="2054231292">
          <w:marLeft w:val="640"/>
          <w:marRight w:val="0"/>
          <w:marTop w:val="0"/>
          <w:marBottom w:val="0"/>
          <w:divBdr>
            <w:top w:val="none" w:sz="0" w:space="0" w:color="auto"/>
            <w:left w:val="none" w:sz="0" w:space="0" w:color="auto"/>
            <w:bottom w:val="none" w:sz="0" w:space="0" w:color="auto"/>
            <w:right w:val="none" w:sz="0" w:space="0" w:color="auto"/>
          </w:divBdr>
        </w:div>
      </w:divsChild>
    </w:div>
    <w:div w:id="1414280729">
      <w:marLeft w:val="0"/>
      <w:marRight w:val="0"/>
      <w:marTop w:val="0"/>
      <w:marBottom w:val="0"/>
      <w:divBdr>
        <w:top w:val="none" w:sz="0" w:space="0" w:color="auto"/>
        <w:left w:val="none" w:sz="0" w:space="0" w:color="auto"/>
        <w:bottom w:val="none" w:sz="0" w:space="0" w:color="auto"/>
        <w:right w:val="none" w:sz="0" w:space="0" w:color="auto"/>
      </w:divBdr>
    </w:div>
    <w:div w:id="1415007317">
      <w:marLeft w:val="0"/>
      <w:marRight w:val="0"/>
      <w:marTop w:val="0"/>
      <w:marBottom w:val="0"/>
      <w:divBdr>
        <w:top w:val="none" w:sz="0" w:space="0" w:color="auto"/>
        <w:left w:val="none" w:sz="0" w:space="0" w:color="auto"/>
        <w:bottom w:val="none" w:sz="0" w:space="0" w:color="auto"/>
        <w:right w:val="none" w:sz="0" w:space="0" w:color="auto"/>
      </w:divBdr>
    </w:div>
    <w:div w:id="1415669160">
      <w:marLeft w:val="640"/>
      <w:marRight w:val="0"/>
      <w:marTop w:val="0"/>
      <w:marBottom w:val="0"/>
      <w:divBdr>
        <w:top w:val="none" w:sz="0" w:space="0" w:color="auto"/>
        <w:left w:val="none" w:sz="0" w:space="0" w:color="auto"/>
        <w:bottom w:val="none" w:sz="0" w:space="0" w:color="auto"/>
        <w:right w:val="none" w:sz="0" w:space="0" w:color="auto"/>
      </w:divBdr>
    </w:div>
    <w:div w:id="1415741208">
      <w:bodyDiv w:val="1"/>
      <w:marLeft w:val="0"/>
      <w:marRight w:val="0"/>
      <w:marTop w:val="0"/>
      <w:marBottom w:val="0"/>
      <w:divBdr>
        <w:top w:val="none" w:sz="0" w:space="0" w:color="auto"/>
        <w:left w:val="none" w:sz="0" w:space="0" w:color="auto"/>
        <w:bottom w:val="none" w:sz="0" w:space="0" w:color="auto"/>
        <w:right w:val="none" w:sz="0" w:space="0" w:color="auto"/>
      </w:divBdr>
      <w:divsChild>
        <w:div w:id="18555470">
          <w:marLeft w:val="640"/>
          <w:marRight w:val="0"/>
          <w:marTop w:val="0"/>
          <w:marBottom w:val="0"/>
          <w:divBdr>
            <w:top w:val="none" w:sz="0" w:space="0" w:color="auto"/>
            <w:left w:val="none" w:sz="0" w:space="0" w:color="auto"/>
            <w:bottom w:val="none" w:sz="0" w:space="0" w:color="auto"/>
            <w:right w:val="none" w:sz="0" w:space="0" w:color="auto"/>
          </w:divBdr>
        </w:div>
        <w:div w:id="46489512">
          <w:marLeft w:val="640"/>
          <w:marRight w:val="0"/>
          <w:marTop w:val="0"/>
          <w:marBottom w:val="0"/>
          <w:divBdr>
            <w:top w:val="none" w:sz="0" w:space="0" w:color="auto"/>
            <w:left w:val="none" w:sz="0" w:space="0" w:color="auto"/>
            <w:bottom w:val="none" w:sz="0" w:space="0" w:color="auto"/>
            <w:right w:val="none" w:sz="0" w:space="0" w:color="auto"/>
          </w:divBdr>
        </w:div>
        <w:div w:id="96297098">
          <w:marLeft w:val="640"/>
          <w:marRight w:val="0"/>
          <w:marTop w:val="0"/>
          <w:marBottom w:val="0"/>
          <w:divBdr>
            <w:top w:val="none" w:sz="0" w:space="0" w:color="auto"/>
            <w:left w:val="none" w:sz="0" w:space="0" w:color="auto"/>
            <w:bottom w:val="none" w:sz="0" w:space="0" w:color="auto"/>
            <w:right w:val="none" w:sz="0" w:space="0" w:color="auto"/>
          </w:divBdr>
        </w:div>
        <w:div w:id="117455882">
          <w:marLeft w:val="640"/>
          <w:marRight w:val="0"/>
          <w:marTop w:val="0"/>
          <w:marBottom w:val="0"/>
          <w:divBdr>
            <w:top w:val="none" w:sz="0" w:space="0" w:color="auto"/>
            <w:left w:val="none" w:sz="0" w:space="0" w:color="auto"/>
            <w:bottom w:val="none" w:sz="0" w:space="0" w:color="auto"/>
            <w:right w:val="none" w:sz="0" w:space="0" w:color="auto"/>
          </w:divBdr>
        </w:div>
        <w:div w:id="200095360">
          <w:marLeft w:val="640"/>
          <w:marRight w:val="0"/>
          <w:marTop w:val="0"/>
          <w:marBottom w:val="0"/>
          <w:divBdr>
            <w:top w:val="none" w:sz="0" w:space="0" w:color="auto"/>
            <w:left w:val="none" w:sz="0" w:space="0" w:color="auto"/>
            <w:bottom w:val="none" w:sz="0" w:space="0" w:color="auto"/>
            <w:right w:val="none" w:sz="0" w:space="0" w:color="auto"/>
          </w:divBdr>
        </w:div>
        <w:div w:id="201021755">
          <w:marLeft w:val="640"/>
          <w:marRight w:val="0"/>
          <w:marTop w:val="0"/>
          <w:marBottom w:val="0"/>
          <w:divBdr>
            <w:top w:val="none" w:sz="0" w:space="0" w:color="auto"/>
            <w:left w:val="none" w:sz="0" w:space="0" w:color="auto"/>
            <w:bottom w:val="none" w:sz="0" w:space="0" w:color="auto"/>
            <w:right w:val="none" w:sz="0" w:space="0" w:color="auto"/>
          </w:divBdr>
        </w:div>
        <w:div w:id="279145812">
          <w:marLeft w:val="640"/>
          <w:marRight w:val="0"/>
          <w:marTop w:val="0"/>
          <w:marBottom w:val="0"/>
          <w:divBdr>
            <w:top w:val="none" w:sz="0" w:space="0" w:color="auto"/>
            <w:left w:val="none" w:sz="0" w:space="0" w:color="auto"/>
            <w:bottom w:val="none" w:sz="0" w:space="0" w:color="auto"/>
            <w:right w:val="none" w:sz="0" w:space="0" w:color="auto"/>
          </w:divBdr>
        </w:div>
        <w:div w:id="319502530">
          <w:marLeft w:val="640"/>
          <w:marRight w:val="0"/>
          <w:marTop w:val="0"/>
          <w:marBottom w:val="0"/>
          <w:divBdr>
            <w:top w:val="none" w:sz="0" w:space="0" w:color="auto"/>
            <w:left w:val="none" w:sz="0" w:space="0" w:color="auto"/>
            <w:bottom w:val="none" w:sz="0" w:space="0" w:color="auto"/>
            <w:right w:val="none" w:sz="0" w:space="0" w:color="auto"/>
          </w:divBdr>
        </w:div>
        <w:div w:id="342051547">
          <w:marLeft w:val="640"/>
          <w:marRight w:val="0"/>
          <w:marTop w:val="0"/>
          <w:marBottom w:val="0"/>
          <w:divBdr>
            <w:top w:val="none" w:sz="0" w:space="0" w:color="auto"/>
            <w:left w:val="none" w:sz="0" w:space="0" w:color="auto"/>
            <w:bottom w:val="none" w:sz="0" w:space="0" w:color="auto"/>
            <w:right w:val="none" w:sz="0" w:space="0" w:color="auto"/>
          </w:divBdr>
        </w:div>
        <w:div w:id="377820531">
          <w:marLeft w:val="640"/>
          <w:marRight w:val="0"/>
          <w:marTop w:val="0"/>
          <w:marBottom w:val="0"/>
          <w:divBdr>
            <w:top w:val="none" w:sz="0" w:space="0" w:color="auto"/>
            <w:left w:val="none" w:sz="0" w:space="0" w:color="auto"/>
            <w:bottom w:val="none" w:sz="0" w:space="0" w:color="auto"/>
            <w:right w:val="none" w:sz="0" w:space="0" w:color="auto"/>
          </w:divBdr>
        </w:div>
        <w:div w:id="455567074">
          <w:marLeft w:val="640"/>
          <w:marRight w:val="0"/>
          <w:marTop w:val="0"/>
          <w:marBottom w:val="0"/>
          <w:divBdr>
            <w:top w:val="none" w:sz="0" w:space="0" w:color="auto"/>
            <w:left w:val="none" w:sz="0" w:space="0" w:color="auto"/>
            <w:bottom w:val="none" w:sz="0" w:space="0" w:color="auto"/>
            <w:right w:val="none" w:sz="0" w:space="0" w:color="auto"/>
          </w:divBdr>
        </w:div>
        <w:div w:id="484131196">
          <w:marLeft w:val="640"/>
          <w:marRight w:val="0"/>
          <w:marTop w:val="0"/>
          <w:marBottom w:val="0"/>
          <w:divBdr>
            <w:top w:val="none" w:sz="0" w:space="0" w:color="auto"/>
            <w:left w:val="none" w:sz="0" w:space="0" w:color="auto"/>
            <w:bottom w:val="none" w:sz="0" w:space="0" w:color="auto"/>
            <w:right w:val="none" w:sz="0" w:space="0" w:color="auto"/>
          </w:divBdr>
        </w:div>
        <w:div w:id="484932484">
          <w:marLeft w:val="640"/>
          <w:marRight w:val="0"/>
          <w:marTop w:val="0"/>
          <w:marBottom w:val="0"/>
          <w:divBdr>
            <w:top w:val="none" w:sz="0" w:space="0" w:color="auto"/>
            <w:left w:val="none" w:sz="0" w:space="0" w:color="auto"/>
            <w:bottom w:val="none" w:sz="0" w:space="0" w:color="auto"/>
            <w:right w:val="none" w:sz="0" w:space="0" w:color="auto"/>
          </w:divBdr>
        </w:div>
        <w:div w:id="525022585">
          <w:marLeft w:val="640"/>
          <w:marRight w:val="0"/>
          <w:marTop w:val="0"/>
          <w:marBottom w:val="0"/>
          <w:divBdr>
            <w:top w:val="none" w:sz="0" w:space="0" w:color="auto"/>
            <w:left w:val="none" w:sz="0" w:space="0" w:color="auto"/>
            <w:bottom w:val="none" w:sz="0" w:space="0" w:color="auto"/>
            <w:right w:val="none" w:sz="0" w:space="0" w:color="auto"/>
          </w:divBdr>
        </w:div>
        <w:div w:id="545530987">
          <w:marLeft w:val="640"/>
          <w:marRight w:val="0"/>
          <w:marTop w:val="0"/>
          <w:marBottom w:val="0"/>
          <w:divBdr>
            <w:top w:val="none" w:sz="0" w:space="0" w:color="auto"/>
            <w:left w:val="none" w:sz="0" w:space="0" w:color="auto"/>
            <w:bottom w:val="none" w:sz="0" w:space="0" w:color="auto"/>
            <w:right w:val="none" w:sz="0" w:space="0" w:color="auto"/>
          </w:divBdr>
        </w:div>
        <w:div w:id="607857511">
          <w:marLeft w:val="640"/>
          <w:marRight w:val="0"/>
          <w:marTop w:val="0"/>
          <w:marBottom w:val="0"/>
          <w:divBdr>
            <w:top w:val="none" w:sz="0" w:space="0" w:color="auto"/>
            <w:left w:val="none" w:sz="0" w:space="0" w:color="auto"/>
            <w:bottom w:val="none" w:sz="0" w:space="0" w:color="auto"/>
            <w:right w:val="none" w:sz="0" w:space="0" w:color="auto"/>
          </w:divBdr>
        </w:div>
        <w:div w:id="655762337">
          <w:marLeft w:val="640"/>
          <w:marRight w:val="0"/>
          <w:marTop w:val="0"/>
          <w:marBottom w:val="0"/>
          <w:divBdr>
            <w:top w:val="none" w:sz="0" w:space="0" w:color="auto"/>
            <w:left w:val="none" w:sz="0" w:space="0" w:color="auto"/>
            <w:bottom w:val="none" w:sz="0" w:space="0" w:color="auto"/>
            <w:right w:val="none" w:sz="0" w:space="0" w:color="auto"/>
          </w:divBdr>
        </w:div>
        <w:div w:id="659848107">
          <w:marLeft w:val="640"/>
          <w:marRight w:val="0"/>
          <w:marTop w:val="0"/>
          <w:marBottom w:val="0"/>
          <w:divBdr>
            <w:top w:val="none" w:sz="0" w:space="0" w:color="auto"/>
            <w:left w:val="none" w:sz="0" w:space="0" w:color="auto"/>
            <w:bottom w:val="none" w:sz="0" w:space="0" w:color="auto"/>
            <w:right w:val="none" w:sz="0" w:space="0" w:color="auto"/>
          </w:divBdr>
        </w:div>
        <w:div w:id="804349277">
          <w:marLeft w:val="640"/>
          <w:marRight w:val="0"/>
          <w:marTop w:val="0"/>
          <w:marBottom w:val="0"/>
          <w:divBdr>
            <w:top w:val="none" w:sz="0" w:space="0" w:color="auto"/>
            <w:left w:val="none" w:sz="0" w:space="0" w:color="auto"/>
            <w:bottom w:val="none" w:sz="0" w:space="0" w:color="auto"/>
            <w:right w:val="none" w:sz="0" w:space="0" w:color="auto"/>
          </w:divBdr>
        </w:div>
        <w:div w:id="847252984">
          <w:marLeft w:val="640"/>
          <w:marRight w:val="0"/>
          <w:marTop w:val="0"/>
          <w:marBottom w:val="0"/>
          <w:divBdr>
            <w:top w:val="none" w:sz="0" w:space="0" w:color="auto"/>
            <w:left w:val="none" w:sz="0" w:space="0" w:color="auto"/>
            <w:bottom w:val="none" w:sz="0" w:space="0" w:color="auto"/>
            <w:right w:val="none" w:sz="0" w:space="0" w:color="auto"/>
          </w:divBdr>
        </w:div>
        <w:div w:id="868295299">
          <w:marLeft w:val="640"/>
          <w:marRight w:val="0"/>
          <w:marTop w:val="0"/>
          <w:marBottom w:val="0"/>
          <w:divBdr>
            <w:top w:val="none" w:sz="0" w:space="0" w:color="auto"/>
            <w:left w:val="none" w:sz="0" w:space="0" w:color="auto"/>
            <w:bottom w:val="none" w:sz="0" w:space="0" w:color="auto"/>
            <w:right w:val="none" w:sz="0" w:space="0" w:color="auto"/>
          </w:divBdr>
        </w:div>
        <w:div w:id="900867300">
          <w:marLeft w:val="640"/>
          <w:marRight w:val="0"/>
          <w:marTop w:val="0"/>
          <w:marBottom w:val="0"/>
          <w:divBdr>
            <w:top w:val="none" w:sz="0" w:space="0" w:color="auto"/>
            <w:left w:val="none" w:sz="0" w:space="0" w:color="auto"/>
            <w:bottom w:val="none" w:sz="0" w:space="0" w:color="auto"/>
            <w:right w:val="none" w:sz="0" w:space="0" w:color="auto"/>
          </w:divBdr>
        </w:div>
        <w:div w:id="935092395">
          <w:marLeft w:val="640"/>
          <w:marRight w:val="0"/>
          <w:marTop w:val="0"/>
          <w:marBottom w:val="0"/>
          <w:divBdr>
            <w:top w:val="none" w:sz="0" w:space="0" w:color="auto"/>
            <w:left w:val="none" w:sz="0" w:space="0" w:color="auto"/>
            <w:bottom w:val="none" w:sz="0" w:space="0" w:color="auto"/>
            <w:right w:val="none" w:sz="0" w:space="0" w:color="auto"/>
          </w:divBdr>
        </w:div>
        <w:div w:id="963536187">
          <w:marLeft w:val="640"/>
          <w:marRight w:val="0"/>
          <w:marTop w:val="0"/>
          <w:marBottom w:val="0"/>
          <w:divBdr>
            <w:top w:val="none" w:sz="0" w:space="0" w:color="auto"/>
            <w:left w:val="none" w:sz="0" w:space="0" w:color="auto"/>
            <w:bottom w:val="none" w:sz="0" w:space="0" w:color="auto"/>
            <w:right w:val="none" w:sz="0" w:space="0" w:color="auto"/>
          </w:divBdr>
        </w:div>
        <w:div w:id="1073893062">
          <w:marLeft w:val="640"/>
          <w:marRight w:val="0"/>
          <w:marTop w:val="0"/>
          <w:marBottom w:val="0"/>
          <w:divBdr>
            <w:top w:val="none" w:sz="0" w:space="0" w:color="auto"/>
            <w:left w:val="none" w:sz="0" w:space="0" w:color="auto"/>
            <w:bottom w:val="none" w:sz="0" w:space="0" w:color="auto"/>
            <w:right w:val="none" w:sz="0" w:space="0" w:color="auto"/>
          </w:divBdr>
        </w:div>
        <w:div w:id="1082872187">
          <w:marLeft w:val="640"/>
          <w:marRight w:val="0"/>
          <w:marTop w:val="0"/>
          <w:marBottom w:val="0"/>
          <w:divBdr>
            <w:top w:val="none" w:sz="0" w:space="0" w:color="auto"/>
            <w:left w:val="none" w:sz="0" w:space="0" w:color="auto"/>
            <w:bottom w:val="none" w:sz="0" w:space="0" w:color="auto"/>
            <w:right w:val="none" w:sz="0" w:space="0" w:color="auto"/>
          </w:divBdr>
        </w:div>
        <w:div w:id="1101681183">
          <w:marLeft w:val="640"/>
          <w:marRight w:val="0"/>
          <w:marTop w:val="0"/>
          <w:marBottom w:val="0"/>
          <w:divBdr>
            <w:top w:val="none" w:sz="0" w:space="0" w:color="auto"/>
            <w:left w:val="none" w:sz="0" w:space="0" w:color="auto"/>
            <w:bottom w:val="none" w:sz="0" w:space="0" w:color="auto"/>
            <w:right w:val="none" w:sz="0" w:space="0" w:color="auto"/>
          </w:divBdr>
        </w:div>
        <w:div w:id="1136945719">
          <w:marLeft w:val="640"/>
          <w:marRight w:val="0"/>
          <w:marTop w:val="0"/>
          <w:marBottom w:val="0"/>
          <w:divBdr>
            <w:top w:val="none" w:sz="0" w:space="0" w:color="auto"/>
            <w:left w:val="none" w:sz="0" w:space="0" w:color="auto"/>
            <w:bottom w:val="none" w:sz="0" w:space="0" w:color="auto"/>
            <w:right w:val="none" w:sz="0" w:space="0" w:color="auto"/>
          </w:divBdr>
        </w:div>
        <w:div w:id="1183937673">
          <w:marLeft w:val="640"/>
          <w:marRight w:val="0"/>
          <w:marTop w:val="0"/>
          <w:marBottom w:val="0"/>
          <w:divBdr>
            <w:top w:val="none" w:sz="0" w:space="0" w:color="auto"/>
            <w:left w:val="none" w:sz="0" w:space="0" w:color="auto"/>
            <w:bottom w:val="none" w:sz="0" w:space="0" w:color="auto"/>
            <w:right w:val="none" w:sz="0" w:space="0" w:color="auto"/>
          </w:divBdr>
        </w:div>
        <w:div w:id="1190527970">
          <w:marLeft w:val="640"/>
          <w:marRight w:val="0"/>
          <w:marTop w:val="0"/>
          <w:marBottom w:val="0"/>
          <w:divBdr>
            <w:top w:val="none" w:sz="0" w:space="0" w:color="auto"/>
            <w:left w:val="none" w:sz="0" w:space="0" w:color="auto"/>
            <w:bottom w:val="none" w:sz="0" w:space="0" w:color="auto"/>
            <w:right w:val="none" w:sz="0" w:space="0" w:color="auto"/>
          </w:divBdr>
        </w:div>
        <w:div w:id="1254784046">
          <w:marLeft w:val="640"/>
          <w:marRight w:val="0"/>
          <w:marTop w:val="0"/>
          <w:marBottom w:val="0"/>
          <w:divBdr>
            <w:top w:val="none" w:sz="0" w:space="0" w:color="auto"/>
            <w:left w:val="none" w:sz="0" w:space="0" w:color="auto"/>
            <w:bottom w:val="none" w:sz="0" w:space="0" w:color="auto"/>
            <w:right w:val="none" w:sz="0" w:space="0" w:color="auto"/>
          </w:divBdr>
        </w:div>
        <w:div w:id="1263952304">
          <w:marLeft w:val="640"/>
          <w:marRight w:val="0"/>
          <w:marTop w:val="0"/>
          <w:marBottom w:val="0"/>
          <w:divBdr>
            <w:top w:val="none" w:sz="0" w:space="0" w:color="auto"/>
            <w:left w:val="none" w:sz="0" w:space="0" w:color="auto"/>
            <w:bottom w:val="none" w:sz="0" w:space="0" w:color="auto"/>
            <w:right w:val="none" w:sz="0" w:space="0" w:color="auto"/>
          </w:divBdr>
        </w:div>
        <w:div w:id="1286619092">
          <w:marLeft w:val="640"/>
          <w:marRight w:val="0"/>
          <w:marTop w:val="0"/>
          <w:marBottom w:val="0"/>
          <w:divBdr>
            <w:top w:val="none" w:sz="0" w:space="0" w:color="auto"/>
            <w:left w:val="none" w:sz="0" w:space="0" w:color="auto"/>
            <w:bottom w:val="none" w:sz="0" w:space="0" w:color="auto"/>
            <w:right w:val="none" w:sz="0" w:space="0" w:color="auto"/>
          </w:divBdr>
        </w:div>
        <w:div w:id="1303774352">
          <w:marLeft w:val="640"/>
          <w:marRight w:val="0"/>
          <w:marTop w:val="0"/>
          <w:marBottom w:val="0"/>
          <w:divBdr>
            <w:top w:val="none" w:sz="0" w:space="0" w:color="auto"/>
            <w:left w:val="none" w:sz="0" w:space="0" w:color="auto"/>
            <w:bottom w:val="none" w:sz="0" w:space="0" w:color="auto"/>
            <w:right w:val="none" w:sz="0" w:space="0" w:color="auto"/>
          </w:divBdr>
        </w:div>
        <w:div w:id="1369375621">
          <w:marLeft w:val="640"/>
          <w:marRight w:val="0"/>
          <w:marTop w:val="0"/>
          <w:marBottom w:val="0"/>
          <w:divBdr>
            <w:top w:val="none" w:sz="0" w:space="0" w:color="auto"/>
            <w:left w:val="none" w:sz="0" w:space="0" w:color="auto"/>
            <w:bottom w:val="none" w:sz="0" w:space="0" w:color="auto"/>
            <w:right w:val="none" w:sz="0" w:space="0" w:color="auto"/>
          </w:divBdr>
        </w:div>
        <w:div w:id="1444570222">
          <w:marLeft w:val="640"/>
          <w:marRight w:val="0"/>
          <w:marTop w:val="0"/>
          <w:marBottom w:val="0"/>
          <w:divBdr>
            <w:top w:val="none" w:sz="0" w:space="0" w:color="auto"/>
            <w:left w:val="none" w:sz="0" w:space="0" w:color="auto"/>
            <w:bottom w:val="none" w:sz="0" w:space="0" w:color="auto"/>
            <w:right w:val="none" w:sz="0" w:space="0" w:color="auto"/>
          </w:divBdr>
        </w:div>
        <w:div w:id="1461995451">
          <w:marLeft w:val="640"/>
          <w:marRight w:val="0"/>
          <w:marTop w:val="0"/>
          <w:marBottom w:val="0"/>
          <w:divBdr>
            <w:top w:val="none" w:sz="0" w:space="0" w:color="auto"/>
            <w:left w:val="none" w:sz="0" w:space="0" w:color="auto"/>
            <w:bottom w:val="none" w:sz="0" w:space="0" w:color="auto"/>
            <w:right w:val="none" w:sz="0" w:space="0" w:color="auto"/>
          </w:divBdr>
        </w:div>
        <w:div w:id="1470778991">
          <w:marLeft w:val="640"/>
          <w:marRight w:val="0"/>
          <w:marTop w:val="0"/>
          <w:marBottom w:val="0"/>
          <w:divBdr>
            <w:top w:val="none" w:sz="0" w:space="0" w:color="auto"/>
            <w:left w:val="none" w:sz="0" w:space="0" w:color="auto"/>
            <w:bottom w:val="none" w:sz="0" w:space="0" w:color="auto"/>
            <w:right w:val="none" w:sz="0" w:space="0" w:color="auto"/>
          </w:divBdr>
        </w:div>
        <w:div w:id="1541355867">
          <w:marLeft w:val="640"/>
          <w:marRight w:val="0"/>
          <w:marTop w:val="0"/>
          <w:marBottom w:val="0"/>
          <w:divBdr>
            <w:top w:val="none" w:sz="0" w:space="0" w:color="auto"/>
            <w:left w:val="none" w:sz="0" w:space="0" w:color="auto"/>
            <w:bottom w:val="none" w:sz="0" w:space="0" w:color="auto"/>
            <w:right w:val="none" w:sz="0" w:space="0" w:color="auto"/>
          </w:divBdr>
        </w:div>
        <w:div w:id="1603221524">
          <w:marLeft w:val="640"/>
          <w:marRight w:val="0"/>
          <w:marTop w:val="0"/>
          <w:marBottom w:val="0"/>
          <w:divBdr>
            <w:top w:val="none" w:sz="0" w:space="0" w:color="auto"/>
            <w:left w:val="none" w:sz="0" w:space="0" w:color="auto"/>
            <w:bottom w:val="none" w:sz="0" w:space="0" w:color="auto"/>
            <w:right w:val="none" w:sz="0" w:space="0" w:color="auto"/>
          </w:divBdr>
        </w:div>
        <w:div w:id="1609119786">
          <w:marLeft w:val="640"/>
          <w:marRight w:val="0"/>
          <w:marTop w:val="0"/>
          <w:marBottom w:val="0"/>
          <w:divBdr>
            <w:top w:val="none" w:sz="0" w:space="0" w:color="auto"/>
            <w:left w:val="none" w:sz="0" w:space="0" w:color="auto"/>
            <w:bottom w:val="none" w:sz="0" w:space="0" w:color="auto"/>
            <w:right w:val="none" w:sz="0" w:space="0" w:color="auto"/>
          </w:divBdr>
        </w:div>
        <w:div w:id="1667977948">
          <w:marLeft w:val="640"/>
          <w:marRight w:val="0"/>
          <w:marTop w:val="0"/>
          <w:marBottom w:val="0"/>
          <w:divBdr>
            <w:top w:val="none" w:sz="0" w:space="0" w:color="auto"/>
            <w:left w:val="none" w:sz="0" w:space="0" w:color="auto"/>
            <w:bottom w:val="none" w:sz="0" w:space="0" w:color="auto"/>
            <w:right w:val="none" w:sz="0" w:space="0" w:color="auto"/>
          </w:divBdr>
        </w:div>
        <w:div w:id="1685278094">
          <w:marLeft w:val="640"/>
          <w:marRight w:val="0"/>
          <w:marTop w:val="0"/>
          <w:marBottom w:val="0"/>
          <w:divBdr>
            <w:top w:val="none" w:sz="0" w:space="0" w:color="auto"/>
            <w:left w:val="none" w:sz="0" w:space="0" w:color="auto"/>
            <w:bottom w:val="none" w:sz="0" w:space="0" w:color="auto"/>
            <w:right w:val="none" w:sz="0" w:space="0" w:color="auto"/>
          </w:divBdr>
        </w:div>
        <w:div w:id="1709603412">
          <w:marLeft w:val="640"/>
          <w:marRight w:val="0"/>
          <w:marTop w:val="0"/>
          <w:marBottom w:val="0"/>
          <w:divBdr>
            <w:top w:val="none" w:sz="0" w:space="0" w:color="auto"/>
            <w:left w:val="none" w:sz="0" w:space="0" w:color="auto"/>
            <w:bottom w:val="none" w:sz="0" w:space="0" w:color="auto"/>
            <w:right w:val="none" w:sz="0" w:space="0" w:color="auto"/>
          </w:divBdr>
        </w:div>
        <w:div w:id="1767143449">
          <w:marLeft w:val="640"/>
          <w:marRight w:val="0"/>
          <w:marTop w:val="0"/>
          <w:marBottom w:val="0"/>
          <w:divBdr>
            <w:top w:val="none" w:sz="0" w:space="0" w:color="auto"/>
            <w:left w:val="none" w:sz="0" w:space="0" w:color="auto"/>
            <w:bottom w:val="none" w:sz="0" w:space="0" w:color="auto"/>
            <w:right w:val="none" w:sz="0" w:space="0" w:color="auto"/>
          </w:divBdr>
        </w:div>
        <w:div w:id="1772428822">
          <w:marLeft w:val="640"/>
          <w:marRight w:val="0"/>
          <w:marTop w:val="0"/>
          <w:marBottom w:val="0"/>
          <w:divBdr>
            <w:top w:val="none" w:sz="0" w:space="0" w:color="auto"/>
            <w:left w:val="none" w:sz="0" w:space="0" w:color="auto"/>
            <w:bottom w:val="none" w:sz="0" w:space="0" w:color="auto"/>
            <w:right w:val="none" w:sz="0" w:space="0" w:color="auto"/>
          </w:divBdr>
        </w:div>
        <w:div w:id="1773042197">
          <w:marLeft w:val="640"/>
          <w:marRight w:val="0"/>
          <w:marTop w:val="0"/>
          <w:marBottom w:val="0"/>
          <w:divBdr>
            <w:top w:val="none" w:sz="0" w:space="0" w:color="auto"/>
            <w:left w:val="none" w:sz="0" w:space="0" w:color="auto"/>
            <w:bottom w:val="none" w:sz="0" w:space="0" w:color="auto"/>
            <w:right w:val="none" w:sz="0" w:space="0" w:color="auto"/>
          </w:divBdr>
        </w:div>
        <w:div w:id="1776898583">
          <w:marLeft w:val="640"/>
          <w:marRight w:val="0"/>
          <w:marTop w:val="0"/>
          <w:marBottom w:val="0"/>
          <w:divBdr>
            <w:top w:val="none" w:sz="0" w:space="0" w:color="auto"/>
            <w:left w:val="none" w:sz="0" w:space="0" w:color="auto"/>
            <w:bottom w:val="none" w:sz="0" w:space="0" w:color="auto"/>
            <w:right w:val="none" w:sz="0" w:space="0" w:color="auto"/>
          </w:divBdr>
        </w:div>
        <w:div w:id="1819373014">
          <w:marLeft w:val="640"/>
          <w:marRight w:val="0"/>
          <w:marTop w:val="0"/>
          <w:marBottom w:val="0"/>
          <w:divBdr>
            <w:top w:val="none" w:sz="0" w:space="0" w:color="auto"/>
            <w:left w:val="none" w:sz="0" w:space="0" w:color="auto"/>
            <w:bottom w:val="none" w:sz="0" w:space="0" w:color="auto"/>
            <w:right w:val="none" w:sz="0" w:space="0" w:color="auto"/>
          </w:divBdr>
        </w:div>
        <w:div w:id="1882209632">
          <w:marLeft w:val="640"/>
          <w:marRight w:val="0"/>
          <w:marTop w:val="0"/>
          <w:marBottom w:val="0"/>
          <w:divBdr>
            <w:top w:val="none" w:sz="0" w:space="0" w:color="auto"/>
            <w:left w:val="none" w:sz="0" w:space="0" w:color="auto"/>
            <w:bottom w:val="none" w:sz="0" w:space="0" w:color="auto"/>
            <w:right w:val="none" w:sz="0" w:space="0" w:color="auto"/>
          </w:divBdr>
        </w:div>
        <w:div w:id="1887133614">
          <w:marLeft w:val="640"/>
          <w:marRight w:val="0"/>
          <w:marTop w:val="0"/>
          <w:marBottom w:val="0"/>
          <w:divBdr>
            <w:top w:val="none" w:sz="0" w:space="0" w:color="auto"/>
            <w:left w:val="none" w:sz="0" w:space="0" w:color="auto"/>
            <w:bottom w:val="none" w:sz="0" w:space="0" w:color="auto"/>
            <w:right w:val="none" w:sz="0" w:space="0" w:color="auto"/>
          </w:divBdr>
        </w:div>
        <w:div w:id="1925265502">
          <w:marLeft w:val="640"/>
          <w:marRight w:val="0"/>
          <w:marTop w:val="0"/>
          <w:marBottom w:val="0"/>
          <w:divBdr>
            <w:top w:val="none" w:sz="0" w:space="0" w:color="auto"/>
            <w:left w:val="none" w:sz="0" w:space="0" w:color="auto"/>
            <w:bottom w:val="none" w:sz="0" w:space="0" w:color="auto"/>
            <w:right w:val="none" w:sz="0" w:space="0" w:color="auto"/>
          </w:divBdr>
        </w:div>
        <w:div w:id="2031564717">
          <w:marLeft w:val="640"/>
          <w:marRight w:val="0"/>
          <w:marTop w:val="0"/>
          <w:marBottom w:val="0"/>
          <w:divBdr>
            <w:top w:val="none" w:sz="0" w:space="0" w:color="auto"/>
            <w:left w:val="none" w:sz="0" w:space="0" w:color="auto"/>
            <w:bottom w:val="none" w:sz="0" w:space="0" w:color="auto"/>
            <w:right w:val="none" w:sz="0" w:space="0" w:color="auto"/>
          </w:divBdr>
        </w:div>
        <w:div w:id="2034574323">
          <w:marLeft w:val="640"/>
          <w:marRight w:val="0"/>
          <w:marTop w:val="0"/>
          <w:marBottom w:val="0"/>
          <w:divBdr>
            <w:top w:val="none" w:sz="0" w:space="0" w:color="auto"/>
            <w:left w:val="none" w:sz="0" w:space="0" w:color="auto"/>
            <w:bottom w:val="none" w:sz="0" w:space="0" w:color="auto"/>
            <w:right w:val="none" w:sz="0" w:space="0" w:color="auto"/>
          </w:divBdr>
        </w:div>
        <w:div w:id="2058120702">
          <w:marLeft w:val="640"/>
          <w:marRight w:val="0"/>
          <w:marTop w:val="0"/>
          <w:marBottom w:val="0"/>
          <w:divBdr>
            <w:top w:val="none" w:sz="0" w:space="0" w:color="auto"/>
            <w:left w:val="none" w:sz="0" w:space="0" w:color="auto"/>
            <w:bottom w:val="none" w:sz="0" w:space="0" w:color="auto"/>
            <w:right w:val="none" w:sz="0" w:space="0" w:color="auto"/>
          </w:divBdr>
        </w:div>
        <w:div w:id="2095666509">
          <w:marLeft w:val="640"/>
          <w:marRight w:val="0"/>
          <w:marTop w:val="0"/>
          <w:marBottom w:val="0"/>
          <w:divBdr>
            <w:top w:val="none" w:sz="0" w:space="0" w:color="auto"/>
            <w:left w:val="none" w:sz="0" w:space="0" w:color="auto"/>
            <w:bottom w:val="none" w:sz="0" w:space="0" w:color="auto"/>
            <w:right w:val="none" w:sz="0" w:space="0" w:color="auto"/>
          </w:divBdr>
        </w:div>
      </w:divsChild>
    </w:div>
    <w:div w:id="1418285086">
      <w:marLeft w:val="640"/>
      <w:marRight w:val="0"/>
      <w:marTop w:val="0"/>
      <w:marBottom w:val="0"/>
      <w:divBdr>
        <w:top w:val="none" w:sz="0" w:space="0" w:color="auto"/>
        <w:left w:val="none" w:sz="0" w:space="0" w:color="auto"/>
        <w:bottom w:val="none" w:sz="0" w:space="0" w:color="auto"/>
        <w:right w:val="none" w:sz="0" w:space="0" w:color="auto"/>
      </w:divBdr>
    </w:div>
    <w:div w:id="1419670706">
      <w:marLeft w:val="640"/>
      <w:marRight w:val="0"/>
      <w:marTop w:val="0"/>
      <w:marBottom w:val="0"/>
      <w:divBdr>
        <w:top w:val="none" w:sz="0" w:space="0" w:color="auto"/>
        <w:left w:val="none" w:sz="0" w:space="0" w:color="auto"/>
        <w:bottom w:val="none" w:sz="0" w:space="0" w:color="auto"/>
        <w:right w:val="none" w:sz="0" w:space="0" w:color="auto"/>
      </w:divBdr>
    </w:div>
    <w:div w:id="1422414260">
      <w:bodyDiv w:val="1"/>
      <w:marLeft w:val="0"/>
      <w:marRight w:val="0"/>
      <w:marTop w:val="0"/>
      <w:marBottom w:val="0"/>
      <w:divBdr>
        <w:top w:val="none" w:sz="0" w:space="0" w:color="auto"/>
        <w:left w:val="none" w:sz="0" w:space="0" w:color="auto"/>
        <w:bottom w:val="none" w:sz="0" w:space="0" w:color="auto"/>
        <w:right w:val="none" w:sz="0" w:space="0" w:color="auto"/>
      </w:divBdr>
      <w:divsChild>
        <w:div w:id="337195172">
          <w:marLeft w:val="640"/>
          <w:marRight w:val="0"/>
          <w:marTop w:val="0"/>
          <w:marBottom w:val="0"/>
          <w:divBdr>
            <w:top w:val="none" w:sz="0" w:space="0" w:color="auto"/>
            <w:left w:val="none" w:sz="0" w:space="0" w:color="auto"/>
            <w:bottom w:val="none" w:sz="0" w:space="0" w:color="auto"/>
            <w:right w:val="none" w:sz="0" w:space="0" w:color="auto"/>
          </w:divBdr>
        </w:div>
        <w:div w:id="1885405949">
          <w:marLeft w:val="640"/>
          <w:marRight w:val="0"/>
          <w:marTop w:val="0"/>
          <w:marBottom w:val="0"/>
          <w:divBdr>
            <w:top w:val="none" w:sz="0" w:space="0" w:color="auto"/>
            <w:left w:val="none" w:sz="0" w:space="0" w:color="auto"/>
            <w:bottom w:val="none" w:sz="0" w:space="0" w:color="auto"/>
            <w:right w:val="none" w:sz="0" w:space="0" w:color="auto"/>
          </w:divBdr>
        </w:div>
        <w:div w:id="627509630">
          <w:marLeft w:val="640"/>
          <w:marRight w:val="0"/>
          <w:marTop w:val="0"/>
          <w:marBottom w:val="0"/>
          <w:divBdr>
            <w:top w:val="none" w:sz="0" w:space="0" w:color="auto"/>
            <w:left w:val="none" w:sz="0" w:space="0" w:color="auto"/>
            <w:bottom w:val="none" w:sz="0" w:space="0" w:color="auto"/>
            <w:right w:val="none" w:sz="0" w:space="0" w:color="auto"/>
          </w:divBdr>
        </w:div>
        <w:div w:id="678890847">
          <w:marLeft w:val="640"/>
          <w:marRight w:val="0"/>
          <w:marTop w:val="0"/>
          <w:marBottom w:val="0"/>
          <w:divBdr>
            <w:top w:val="none" w:sz="0" w:space="0" w:color="auto"/>
            <w:left w:val="none" w:sz="0" w:space="0" w:color="auto"/>
            <w:bottom w:val="none" w:sz="0" w:space="0" w:color="auto"/>
            <w:right w:val="none" w:sz="0" w:space="0" w:color="auto"/>
          </w:divBdr>
        </w:div>
        <w:div w:id="1113476223">
          <w:marLeft w:val="640"/>
          <w:marRight w:val="0"/>
          <w:marTop w:val="0"/>
          <w:marBottom w:val="0"/>
          <w:divBdr>
            <w:top w:val="none" w:sz="0" w:space="0" w:color="auto"/>
            <w:left w:val="none" w:sz="0" w:space="0" w:color="auto"/>
            <w:bottom w:val="none" w:sz="0" w:space="0" w:color="auto"/>
            <w:right w:val="none" w:sz="0" w:space="0" w:color="auto"/>
          </w:divBdr>
        </w:div>
        <w:div w:id="41681345">
          <w:marLeft w:val="640"/>
          <w:marRight w:val="0"/>
          <w:marTop w:val="0"/>
          <w:marBottom w:val="0"/>
          <w:divBdr>
            <w:top w:val="none" w:sz="0" w:space="0" w:color="auto"/>
            <w:left w:val="none" w:sz="0" w:space="0" w:color="auto"/>
            <w:bottom w:val="none" w:sz="0" w:space="0" w:color="auto"/>
            <w:right w:val="none" w:sz="0" w:space="0" w:color="auto"/>
          </w:divBdr>
        </w:div>
        <w:div w:id="1960184152">
          <w:marLeft w:val="640"/>
          <w:marRight w:val="0"/>
          <w:marTop w:val="0"/>
          <w:marBottom w:val="0"/>
          <w:divBdr>
            <w:top w:val="none" w:sz="0" w:space="0" w:color="auto"/>
            <w:left w:val="none" w:sz="0" w:space="0" w:color="auto"/>
            <w:bottom w:val="none" w:sz="0" w:space="0" w:color="auto"/>
            <w:right w:val="none" w:sz="0" w:space="0" w:color="auto"/>
          </w:divBdr>
        </w:div>
        <w:div w:id="1812358040">
          <w:marLeft w:val="640"/>
          <w:marRight w:val="0"/>
          <w:marTop w:val="0"/>
          <w:marBottom w:val="0"/>
          <w:divBdr>
            <w:top w:val="none" w:sz="0" w:space="0" w:color="auto"/>
            <w:left w:val="none" w:sz="0" w:space="0" w:color="auto"/>
            <w:bottom w:val="none" w:sz="0" w:space="0" w:color="auto"/>
            <w:right w:val="none" w:sz="0" w:space="0" w:color="auto"/>
          </w:divBdr>
        </w:div>
        <w:div w:id="1940285616">
          <w:marLeft w:val="640"/>
          <w:marRight w:val="0"/>
          <w:marTop w:val="0"/>
          <w:marBottom w:val="0"/>
          <w:divBdr>
            <w:top w:val="none" w:sz="0" w:space="0" w:color="auto"/>
            <w:left w:val="none" w:sz="0" w:space="0" w:color="auto"/>
            <w:bottom w:val="none" w:sz="0" w:space="0" w:color="auto"/>
            <w:right w:val="none" w:sz="0" w:space="0" w:color="auto"/>
          </w:divBdr>
        </w:div>
        <w:div w:id="1513379917">
          <w:marLeft w:val="640"/>
          <w:marRight w:val="0"/>
          <w:marTop w:val="0"/>
          <w:marBottom w:val="0"/>
          <w:divBdr>
            <w:top w:val="none" w:sz="0" w:space="0" w:color="auto"/>
            <w:left w:val="none" w:sz="0" w:space="0" w:color="auto"/>
            <w:bottom w:val="none" w:sz="0" w:space="0" w:color="auto"/>
            <w:right w:val="none" w:sz="0" w:space="0" w:color="auto"/>
          </w:divBdr>
        </w:div>
        <w:div w:id="2081825386">
          <w:marLeft w:val="640"/>
          <w:marRight w:val="0"/>
          <w:marTop w:val="0"/>
          <w:marBottom w:val="0"/>
          <w:divBdr>
            <w:top w:val="none" w:sz="0" w:space="0" w:color="auto"/>
            <w:left w:val="none" w:sz="0" w:space="0" w:color="auto"/>
            <w:bottom w:val="none" w:sz="0" w:space="0" w:color="auto"/>
            <w:right w:val="none" w:sz="0" w:space="0" w:color="auto"/>
          </w:divBdr>
        </w:div>
        <w:div w:id="1229877113">
          <w:marLeft w:val="640"/>
          <w:marRight w:val="0"/>
          <w:marTop w:val="0"/>
          <w:marBottom w:val="0"/>
          <w:divBdr>
            <w:top w:val="none" w:sz="0" w:space="0" w:color="auto"/>
            <w:left w:val="none" w:sz="0" w:space="0" w:color="auto"/>
            <w:bottom w:val="none" w:sz="0" w:space="0" w:color="auto"/>
            <w:right w:val="none" w:sz="0" w:space="0" w:color="auto"/>
          </w:divBdr>
        </w:div>
        <w:div w:id="1815172278">
          <w:marLeft w:val="640"/>
          <w:marRight w:val="0"/>
          <w:marTop w:val="0"/>
          <w:marBottom w:val="0"/>
          <w:divBdr>
            <w:top w:val="none" w:sz="0" w:space="0" w:color="auto"/>
            <w:left w:val="none" w:sz="0" w:space="0" w:color="auto"/>
            <w:bottom w:val="none" w:sz="0" w:space="0" w:color="auto"/>
            <w:right w:val="none" w:sz="0" w:space="0" w:color="auto"/>
          </w:divBdr>
        </w:div>
        <w:div w:id="116459546">
          <w:marLeft w:val="640"/>
          <w:marRight w:val="0"/>
          <w:marTop w:val="0"/>
          <w:marBottom w:val="0"/>
          <w:divBdr>
            <w:top w:val="none" w:sz="0" w:space="0" w:color="auto"/>
            <w:left w:val="none" w:sz="0" w:space="0" w:color="auto"/>
            <w:bottom w:val="none" w:sz="0" w:space="0" w:color="auto"/>
            <w:right w:val="none" w:sz="0" w:space="0" w:color="auto"/>
          </w:divBdr>
        </w:div>
        <w:div w:id="1880512627">
          <w:marLeft w:val="640"/>
          <w:marRight w:val="0"/>
          <w:marTop w:val="0"/>
          <w:marBottom w:val="0"/>
          <w:divBdr>
            <w:top w:val="none" w:sz="0" w:space="0" w:color="auto"/>
            <w:left w:val="none" w:sz="0" w:space="0" w:color="auto"/>
            <w:bottom w:val="none" w:sz="0" w:space="0" w:color="auto"/>
            <w:right w:val="none" w:sz="0" w:space="0" w:color="auto"/>
          </w:divBdr>
        </w:div>
        <w:div w:id="1363897776">
          <w:marLeft w:val="640"/>
          <w:marRight w:val="0"/>
          <w:marTop w:val="0"/>
          <w:marBottom w:val="0"/>
          <w:divBdr>
            <w:top w:val="none" w:sz="0" w:space="0" w:color="auto"/>
            <w:left w:val="none" w:sz="0" w:space="0" w:color="auto"/>
            <w:bottom w:val="none" w:sz="0" w:space="0" w:color="auto"/>
            <w:right w:val="none" w:sz="0" w:space="0" w:color="auto"/>
          </w:divBdr>
        </w:div>
        <w:div w:id="1572547542">
          <w:marLeft w:val="640"/>
          <w:marRight w:val="0"/>
          <w:marTop w:val="0"/>
          <w:marBottom w:val="0"/>
          <w:divBdr>
            <w:top w:val="none" w:sz="0" w:space="0" w:color="auto"/>
            <w:left w:val="none" w:sz="0" w:space="0" w:color="auto"/>
            <w:bottom w:val="none" w:sz="0" w:space="0" w:color="auto"/>
            <w:right w:val="none" w:sz="0" w:space="0" w:color="auto"/>
          </w:divBdr>
        </w:div>
        <w:div w:id="1538006423">
          <w:marLeft w:val="640"/>
          <w:marRight w:val="0"/>
          <w:marTop w:val="0"/>
          <w:marBottom w:val="0"/>
          <w:divBdr>
            <w:top w:val="none" w:sz="0" w:space="0" w:color="auto"/>
            <w:left w:val="none" w:sz="0" w:space="0" w:color="auto"/>
            <w:bottom w:val="none" w:sz="0" w:space="0" w:color="auto"/>
            <w:right w:val="none" w:sz="0" w:space="0" w:color="auto"/>
          </w:divBdr>
        </w:div>
        <w:div w:id="1923755107">
          <w:marLeft w:val="640"/>
          <w:marRight w:val="0"/>
          <w:marTop w:val="0"/>
          <w:marBottom w:val="0"/>
          <w:divBdr>
            <w:top w:val="none" w:sz="0" w:space="0" w:color="auto"/>
            <w:left w:val="none" w:sz="0" w:space="0" w:color="auto"/>
            <w:bottom w:val="none" w:sz="0" w:space="0" w:color="auto"/>
            <w:right w:val="none" w:sz="0" w:space="0" w:color="auto"/>
          </w:divBdr>
        </w:div>
        <w:div w:id="549658056">
          <w:marLeft w:val="640"/>
          <w:marRight w:val="0"/>
          <w:marTop w:val="0"/>
          <w:marBottom w:val="0"/>
          <w:divBdr>
            <w:top w:val="none" w:sz="0" w:space="0" w:color="auto"/>
            <w:left w:val="none" w:sz="0" w:space="0" w:color="auto"/>
            <w:bottom w:val="none" w:sz="0" w:space="0" w:color="auto"/>
            <w:right w:val="none" w:sz="0" w:space="0" w:color="auto"/>
          </w:divBdr>
        </w:div>
        <w:div w:id="73091667">
          <w:marLeft w:val="640"/>
          <w:marRight w:val="0"/>
          <w:marTop w:val="0"/>
          <w:marBottom w:val="0"/>
          <w:divBdr>
            <w:top w:val="none" w:sz="0" w:space="0" w:color="auto"/>
            <w:left w:val="none" w:sz="0" w:space="0" w:color="auto"/>
            <w:bottom w:val="none" w:sz="0" w:space="0" w:color="auto"/>
            <w:right w:val="none" w:sz="0" w:space="0" w:color="auto"/>
          </w:divBdr>
        </w:div>
        <w:div w:id="309599496">
          <w:marLeft w:val="640"/>
          <w:marRight w:val="0"/>
          <w:marTop w:val="0"/>
          <w:marBottom w:val="0"/>
          <w:divBdr>
            <w:top w:val="none" w:sz="0" w:space="0" w:color="auto"/>
            <w:left w:val="none" w:sz="0" w:space="0" w:color="auto"/>
            <w:bottom w:val="none" w:sz="0" w:space="0" w:color="auto"/>
            <w:right w:val="none" w:sz="0" w:space="0" w:color="auto"/>
          </w:divBdr>
        </w:div>
        <w:div w:id="1964774292">
          <w:marLeft w:val="640"/>
          <w:marRight w:val="0"/>
          <w:marTop w:val="0"/>
          <w:marBottom w:val="0"/>
          <w:divBdr>
            <w:top w:val="none" w:sz="0" w:space="0" w:color="auto"/>
            <w:left w:val="none" w:sz="0" w:space="0" w:color="auto"/>
            <w:bottom w:val="none" w:sz="0" w:space="0" w:color="auto"/>
            <w:right w:val="none" w:sz="0" w:space="0" w:color="auto"/>
          </w:divBdr>
        </w:div>
        <w:div w:id="797844044">
          <w:marLeft w:val="640"/>
          <w:marRight w:val="0"/>
          <w:marTop w:val="0"/>
          <w:marBottom w:val="0"/>
          <w:divBdr>
            <w:top w:val="none" w:sz="0" w:space="0" w:color="auto"/>
            <w:left w:val="none" w:sz="0" w:space="0" w:color="auto"/>
            <w:bottom w:val="none" w:sz="0" w:space="0" w:color="auto"/>
            <w:right w:val="none" w:sz="0" w:space="0" w:color="auto"/>
          </w:divBdr>
        </w:div>
        <w:div w:id="376441932">
          <w:marLeft w:val="640"/>
          <w:marRight w:val="0"/>
          <w:marTop w:val="0"/>
          <w:marBottom w:val="0"/>
          <w:divBdr>
            <w:top w:val="none" w:sz="0" w:space="0" w:color="auto"/>
            <w:left w:val="none" w:sz="0" w:space="0" w:color="auto"/>
            <w:bottom w:val="none" w:sz="0" w:space="0" w:color="auto"/>
            <w:right w:val="none" w:sz="0" w:space="0" w:color="auto"/>
          </w:divBdr>
        </w:div>
        <w:div w:id="1600063285">
          <w:marLeft w:val="640"/>
          <w:marRight w:val="0"/>
          <w:marTop w:val="0"/>
          <w:marBottom w:val="0"/>
          <w:divBdr>
            <w:top w:val="none" w:sz="0" w:space="0" w:color="auto"/>
            <w:left w:val="none" w:sz="0" w:space="0" w:color="auto"/>
            <w:bottom w:val="none" w:sz="0" w:space="0" w:color="auto"/>
            <w:right w:val="none" w:sz="0" w:space="0" w:color="auto"/>
          </w:divBdr>
        </w:div>
        <w:div w:id="1624188549">
          <w:marLeft w:val="640"/>
          <w:marRight w:val="0"/>
          <w:marTop w:val="0"/>
          <w:marBottom w:val="0"/>
          <w:divBdr>
            <w:top w:val="none" w:sz="0" w:space="0" w:color="auto"/>
            <w:left w:val="none" w:sz="0" w:space="0" w:color="auto"/>
            <w:bottom w:val="none" w:sz="0" w:space="0" w:color="auto"/>
            <w:right w:val="none" w:sz="0" w:space="0" w:color="auto"/>
          </w:divBdr>
        </w:div>
        <w:div w:id="1457406946">
          <w:marLeft w:val="640"/>
          <w:marRight w:val="0"/>
          <w:marTop w:val="0"/>
          <w:marBottom w:val="0"/>
          <w:divBdr>
            <w:top w:val="none" w:sz="0" w:space="0" w:color="auto"/>
            <w:left w:val="none" w:sz="0" w:space="0" w:color="auto"/>
            <w:bottom w:val="none" w:sz="0" w:space="0" w:color="auto"/>
            <w:right w:val="none" w:sz="0" w:space="0" w:color="auto"/>
          </w:divBdr>
        </w:div>
        <w:div w:id="1921061179">
          <w:marLeft w:val="640"/>
          <w:marRight w:val="0"/>
          <w:marTop w:val="0"/>
          <w:marBottom w:val="0"/>
          <w:divBdr>
            <w:top w:val="none" w:sz="0" w:space="0" w:color="auto"/>
            <w:left w:val="none" w:sz="0" w:space="0" w:color="auto"/>
            <w:bottom w:val="none" w:sz="0" w:space="0" w:color="auto"/>
            <w:right w:val="none" w:sz="0" w:space="0" w:color="auto"/>
          </w:divBdr>
        </w:div>
        <w:div w:id="668142369">
          <w:marLeft w:val="640"/>
          <w:marRight w:val="0"/>
          <w:marTop w:val="0"/>
          <w:marBottom w:val="0"/>
          <w:divBdr>
            <w:top w:val="none" w:sz="0" w:space="0" w:color="auto"/>
            <w:left w:val="none" w:sz="0" w:space="0" w:color="auto"/>
            <w:bottom w:val="none" w:sz="0" w:space="0" w:color="auto"/>
            <w:right w:val="none" w:sz="0" w:space="0" w:color="auto"/>
          </w:divBdr>
        </w:div>
        <w:div w:id="1367560306">
          <w:marLeft w:val="640"/>
          <w:marRight w:val="0"/>
          <w:marTop w:val="0"/>
          <w:marBottom w:val="0"/>
          <w:divBdr>
            <w:top w:val="none" w:sz="0" w:space="0" w:color="auto"/>
            <w:left w:val="none" w:sz="0" w:space="0" w:color="auto"/>
            <w:bottom w:val="none" w:sz="0" w:space="0" w:color="auto"/>
            <w:right w:val="none" w:sz="0" w:space="0" w:color="auto"/>
          </w:divBdr>
        </w:div>
        <w:div w:id="1999259438">
          <w:marLeft w:val="640"/>
          <w:marRight w:val="0"/>
          <w:marTop w:val="0"/>
          <w:marBottom w:val="0"/>
          <w:divBdr>
            <w:top w:val="none" w:sz="0" w:space="0" w:color="auto"/>
            <w:left w:val="none" w:sz="0" w:space="0" w:color="auto"/>
            <w:bottom w:val="none" w:sz="0" w:space="0" w:color="auto"/>
            <w:right w:val="none" w:sz="0" w:space="0" w:color="auto"/>
          </w:divBdr>
        </w:div>
        <w:div w:id="1524905453">
          <w:marLeft w:val="640"/>
          <w:marRight w:val="0"/>
          <w:marTop w:val="0"/>
          <w:marBottom w:val="0"/>
          <w:divBdr>
            <w:top w:val="none" w:sz="0" w:space="0" w:color="auto"/>
            <w:left w:val="none" w:sz="0" w:space="0" w:color="auto"/>
            <w:bottom w:val="none" w:sz="0" w:space="0" w:color="auto"/>
            <w:right w:val="none" w:sz="0" w:space="0" w:color="auto"/>
          </w:divBdr>
        </w:div>
        <w:div w:id="100152130">
          <w:marLeft w:val="640"/>
          <w:marRight w:val="0"/>
          <w:marTop w:val="0"/>
          <w:marBottom w:val="0"/>
          <w:divBdr>
            <w:top w:val="none" w:sz="0" w:space="0" w:color="auto"/>
            <w:left w:val="none" w:sz="0" w:space="0" w:color="auto"/>
            <w:bottom w:val="none" w:sz="0" w:space="0" w:color="auto"/>
            <w:right w:val="none" w:sz="0" w:space="0" w:color="auto"/>
          </w:divBdr>
        </w:div>
        <w:div w:id="1500120282">
          <w:marLeft w:val="640"/>
          <w:marRight w:val="0"/>
          <w:marTop w:val="0"/>
          <w:marBottom w:val="0"/>
          <w:divBdr>
            <w:top w:val="none" w:sz="0" w:space="0" w:color="auto"/>
            <w:left w:val="none" w:sz="0" w:space="0" w:color="auto"/>
            <w:bottom w:val="none" w:sz="0" w:space="0" w:color="auto"/>
            <w:right w:val="none" w:sz="0" w:space="0" w:color="auto"/>
          </w:divBdr>
        </w:div>
        <w:div w:id="1413894332">
          <w:marLeft w:val="640"/>
          <w:marRight w:val="0"/>
          <w:marTop w:val="0"/>
          <w:marBottom w:val="0"/>
          <w:divBdr>
            <w:top w:val="none" w:sz="0" w:space="0" w:color="auto"/>
            <w:left w:val="none" w:sz="0" w:space="0" w:color="auto"/>
            <w:bottom w:val="none" w:sz="0" w:space="0" w:color="auto"/>
            <w:right w:val="none" w:sz="0" w:space="0" w:color="auto"/>
          </w:divBdr>
        </w:div>
        <w:div w:id="2028486524">
          <w:marLeft w:val="640"/>
          <w:marRight w:val="0"/>
          <w:marTop w:val="0"/>
          <w:marBottom w:val="0"/>
          <w:divBdr>
            <w:top w:val="none" w:sz="0" w:space="0" w:color="auto"/>
            <w:left w:val="none" w:sz="0" w:space="0" w:color="auto"/>
            <w:bottom w:val="none" w:sz="0" w:space="0" w:color="auto"/>
            <w:right w:val="none" w:sz="0" w:space="0" w:color="auto"/>
          </w:divBdr>
        </w:div>
        <w:div w:id="1027753083">
          <w:marLeft w:val="640"/>
          <w:marRight w:val="0"/>
          <w:marTop w:val="0"/>
          <w:marBottom w:val="0"/>
          <w:divBdr>
            <w:top w:val="none" w:sz="0" w:space="0" w:color="auto"/>
            <w:left w:val="none" w:sz="0" w:space="0" w:color="auto"/>
            <w:bottom w:val="none" w:sz="0" w:space="0" w:color="auto"/>
            <w:right w:val="none" w:sz="0" w:space="0" w:color="auto"/>
          </w:divBdr>
        </w:div>
        <w:div w:id="1465612393">
          <w:marLeft w:val="640"/>
          <w:marRight w:val="0"/>
          <w:marTop w:val="0"/>
          <w:marBottom w:val="0"/>
          <w:divBdr>
            <w:top w:val="none" w:sz="0" w:space="0" w:color="auto"/>
            <w:left w:val="none" w:sz="0" w:space="0" w:color="auto"/>
            <w:bottom w:val="none" w:sz="0" w:space="0" w:color="auto"/>
            <w:right w:val="none" w:sz="0" w:space="0" w:color="auto"/>
          </w:divBdr>
        </w:div>
        <w:div w:id="2122989056">
          <w:marLeft w:val="640"/>
          <w:marRight w:val="0"/>
          <w:marTop w:val="0"/>
          <w:marBottom w:val="0"/>
          <w:divBdr>
            <w:top w:val="none" w:sz="0" w:space="0" w:color="auto"/>
            <w:left w:val="none" w:sz="0" w:space="0" w:color="auto"/>
            <w:bottom w:val="none" w:sz="0" w:space="0" w:color="auto"/>
            <w:right w:val="none" w:sz="0" w:space="0" w:color="auto"/>
          </w:divBdr>
        </w:div>
        <w:div w:id="2078475851">
          <w:marLeft w:val="640"/>
          <w:marRight w:val="0"/>
          <w:marTop w:val="0"/>
          <w:marBottom w:val="0"/>
          <w:divBdr>
            <w:top w:val="none" w:sz="0" w:space="0" w:color="auto"/>
            <w:left w:val="none" w:sz="0" w:space="0" w:color="auto"/>
            <w:bottom w:val="none" w:sz="0" w:space="0" w:color="auto"/>
            <w:right w:val="none" w:sz="0" w:space="0" w:color="auto"/>
          </w:divBdr>
        </w:div>
        <w:div w:id="1266500446">
          <w:marLeft w:val="640"/>
          <w:marRight w:val="0"/>
          <w:marTop w:val="0"/>
          <w:marBottom w:val="0"/>
          <w:divBdr>
            <w:top w:val="none" w:sz="0" w:space="0" w:color="auto"/>
            <w:left w:val="none" w:sz="0" w:space="0" w:color="auto"/>
            <w:bottom w:val="none" w:sz="0" w:space="0" w:color="auto"/>
            <w:right w:val="none" w:sz="0" w:space="0" w:color="auto"/>
          </w:divBdr>
        </w:div>
        <w:div w:id="1827236722">
          <w:marLeft w:val="640"/>
          <w:marRight w:val="0"/>
          <w:marTop w:val="0"/>
          <w:marBottom w:val="0"/>
          <w:divBdr>
            <w:top w:val="none" w:sz="0" w:space="0" w:color="auto"/>
            <w:left w:val="none" w:sz="0" w:space="0" w:color="auto"/>
            <w:bottom w:val="none" w:sz="0" w:space="0" w:color="auto"/>
            <w:right w:val="none" w:sz="0" w:space="0" w:color="auto"/>
          </w:divBdr>
        </w:div>
        <w:div w:id="603927360">
          <w:marLeft w:val="640"/>
          <w:marRight w:val="0"/>
          <w:marTop w:val="0"/>
          <w:marBottom w:val="0"/>
          <w:divBdr>
            <w:top w:val="none" w:sz="0" w:space="0" w:color="auto"/>
            <w:left w:val="none" w:sz="0" w:space="0" w:color="auto"/>
            <w:bottom w:val="none" w:sz="0" w:space="0" w:color="auto"/>
            <w:right w:val="none" w:sz="0" w:space="0" w:color="auto"/>
          </w:divBdr>
        </w:div>
        <w:div w:id="1657371206">
          <w:marLeft w:val="640"/>
          <w:marRight w:val="0"/>
          <w:marTop w:val="0"/>
          <w:marBottom w:val="0"/>
          <w:divBdr>
            <w:top w:val="none" w:sz="0" w:space="0" w:color="auto"/>
            <w:left w:val="none" w:sz="0" w:space="0" w:color="auto"/>
            <w:bottom w:val="none" w:sz="0" w:space="0" w:color="auto"/>
            <w:right w:val="none" w:sz="0" w:space="0" w:color="auto"/>
          </w:divBdr>
        </w:div>
        <w:div w:id="1076973608">
          <w:marLeft w:val="640"/>
          <w:marRight w:val="0"/>
          <w:marTop w:val="0"/>
          <w:marBottom w:val="0"/>
          <w:divBdr>
            <w:top w:val="none" w:sz="0" w:space="0" w:color="auto"/>
            <w:left w:val="none" w:sz="0" w:space="0" w:color="auto"/>
            <w:bottom w:val="none" w:sz="0" w:space="0" w:color="auto"/>
            <w:right w:val="none" w:sz="0" w:space="0" w:color="auto"/>
          </w:divBdr>
        </w:div>
        <w:div w:id="1334068665">
          <w:marLeft w:val="640"/>
          <w:marRight w:val="0"/>
          <w:marTop w:val="0"/>
          <w:marBottom w:val="0"/>
          <w:divBdr>
            <w:top w:val="none" w:sz="0" w:space="0" w:color="auto"/>
            <w:left w:val="none" w:sz="0" w:space="0" w:color="auto"/>
            <w:bottom w:val="none" w:sz="0" w:space="0" w:color="auto"/>
            <w:right w:val="none" w:sz="0" w:space="0" w:color="auto"/>
          </w:divBdr>
        </w:div>
        <w:div w:id="25453737">
          <w:marLeft w:val="640"/>
          <w:marRight w:val="0"/>
          <w:marTop w:val="0"/>
          <w:marBottom w:val="0"/>
          <w:divBdr>
            <w:top w:val="none" w:sz="0" w:space="0" w:color="auto"/>
            <w:left w:val="none" w:sz="0" w:space="0" w:color="auto"/>
            <w:bottom w:val="none" w:sz="0" w:space="0" w:color="auto"/>
            <w:right w:val="none" w:sz="0" w:space="0" w:color="auto"/>
          </w:divBdr>
        </w:div>
        <w:div w:id="1351373021">
          <w:marLeft w:val="640"/>
          <w:marRight w:val="0"/>
          <w:marTop w:val="0"/>
          <w:marBottom w:val="0"/>
          <w:divBdr>
            <w:top w:val="none" w:sz="0" w:space="0" w:color="auto"/>
            <w:left w:val="none" w:sz="0" w:space="0" w:color="auto"/>
            <w:bottom w:val="none" w:sz="0" w:space="0" w:color="auto"/>
            <w:right w:val="none" w:sz="0" w:space="0" w:color="auto"/>
          </w:divBdr>
        </w:div>
        <w:div w:id="998118576">
          <w:marLeft w:val="640"/>
          <w:marRight w:val="0"/>
          <w:marTop w:val="0"/>
          <w:marBottom w:val="0"/>
          <w:divBdr>
            <w:top w:val="none" w:sz="0" w:space="0" w:color="auto"/>
            <w:left w:val="none" w:sz="0" w:space="0" w:color="auto"/>
            <w:bottom w:val="none" w:sz="0" w:space="0" w:color="auto"/>
            <w:right w:val="none" w:sz="0" w:space="0" w:color="auto"/>
          </w:divBdr>
        </w:div>
      </w:divsChild>
    </w:div>
    <w:div w:id="1422529209">
      <w:marLeft w:val="640"/>
      <w:marRight w:val="0"/>
      <w:marTop w:val="0"/>
      <w:marBottom w:val="0"/>
      <w:divBdr>
        <w:top w:val="none" w:sz="0" w:space="0" w:color="auto"/>
        <w:left w:val="none" w:sz="0" w:space="0" w:color="auto"/>
        <w:bottom w:val="none" w:sz="0" w:space="0" w:color="auto"/>
        <w:right w:val="none" w:sz="0" w:space="0" w:color="auto"/>
      </w:divBdr>
    </w:div>
    <w:div w:id="1422796438">
      <w:marLeft w:val="640"/>
      <w:marRight w:val="0"/>
      <w:marTop w:val="0"/>
      <w:marBottom w:val="0"/>
      <w:divBdr>
        <w:top w:val="none" w:sz="0" w:space="0" w:color="auto"/>
        <w:left w:val="none" w:sz="0" w:space="0" w:color="auto"/>
        <w:bottom w:val="none" w:sz="0" w:space="0" w:color="auto"/>
        <w:right w:val="none" w:sz="0" w:space="0" w:color="auto"/>
      </w:divBdr>
    </w:div>
    <w:div w:id="1422796905">
      <w:marLeft w:val="0"/>
      <w:marRight w:val="0"/>
      <w:marTop w:val="0"/>
      <w:marBottom w:val="0"/>
      <w:divBdr>
        <w:top w:val="none" w:sz="0" w:space="0" w:color="auto"/>
        <w:left w:val="none" w:sz="0" w:space="0" w:color="auto"/>
        <w:bottom w:val="none" w:sz="0" w:space="0" w:color="auto"/>
        <w:right w:val="none" w:sz="0" w:space="0" w:color="auto"/>
      </w:divBdr>
    </w:div>
    <w:div w:id="1424912799">
      <w:marLeft w:val="640"/>
      <w:marRight w:val="0"/>
      <w:marTop w:val="0"/>
      <w:marBottom w:val="0"/>
      <w:divBdr>
        <w:top w:val="none" w:sz="0" w:space="0" w:color="auto"/>
        <w:left w:val="none" w:sz="0" w:space="0" w:color="auto"/>
        <w:bottom w:val="none" w:sz="0" w:space="0" w:color="auto"/>
        <w:right w:val="none" w:sz="0" w:space="0" w:color="auto"/>
      </w:divBdr>
    </w:div>
    <w:div w:id="1425035472">
      <w:marLeft w:val="0"/>
      <w:marRight w:val="0"/>
      <w:marTop w:val="0"/>
      <w:marBottom w:val="0"/>
      <w:divBdr>
        <w:top w:val="none" w:sz="0" w:space="0" w:color="auto"/>
        <w:left w:val="none" w:sz="0" w:space="0" w:color="auto"/>
        <w:bottom w:val="none" w:sz="0" w:space="0" w:color="auto"/>
        <w:right w:val="none" w:sz="0" w:space="0" w:color="auto"/>
      </w:divBdr>
    </w:div>
    <w:div w:id="1426458501">
      <w:marLeft w:val="0"/>
      <w:marRight w:val="0"/>
      <w:marTop w:val="0"/>
      <w:marBottom w:val="0"/>
      <w:divBdr>
        <w:top w:val="none" w:sz="0" w:space="0" w:color="auto"/>
        <w:left w:val="none" w:sz="0" w:space="0" w:color="auto"/>
        <w:bottom w:val="none" w:sz="0" w:space="0" w:color="auto"/>
        <w:right w:val="none" w:sz="0" w:space="0" w:color="auto"/>
      </w:divBdr>
    </w:div>
    <w:div w:id="1427726557">
      <w:marLeft w:val="640"/>
      <w:marRight w:val="0"/>
      <w:marTop w:val="0"/>
      <w:marBottom w:val="0"/>
      <w:divBdr>
        <w:top w:val="none" w:sz="0" w:space="0" w:color="auto"/>
        <w:left w:val="none" w:sz="0" w:space="0" w:color="auto"/>
        <w:bottom w:val="none" w:sz="0" w:space="0" w:color="auto"/>
        <w:right w:val="none" w:sz="0" w:space="0" w:color="auto"/>
      </w:divBdr>
    </w:div>
    <w:div w:id="1428651700">
      <w:bodyDiv w:val="1"/>
      <w:marLeft w:val="0"/>
      <w:marRight w:val="0"/>
      <w:marTop w:val="0"/>
      <w:marBottom w:val="0"/>
      <w:divBdr>
        <w:top w:val="none" w:sz="0" w:space="0" w:color="auto"/>
        <w:left w:val="none" w:sz="0" w:space="0" w:color="auto"/>
        <w:bottom w:val="none" w:sz="0" w:space="0" w:color="auto"/>
        <w:right w:val="none" w:sz="0" w:space="0" w:color="auto"/>
      </w:divBdr>
      <w:divsChild>
        <w:div w:id="31855290">
          <w:marLeft w:val="640"/>
          <w:marRight w:val="0"/>
          <w:marTop w:val="0"/>
          <w:marBottom w:val="0"/>
          <w:divBdr>
            <w:top w:val="none" w:sz="0" w:space="0" w:color="auto"/>
            <w:left w:val="none" w:sz="0" w:space="0" w:color="auto"/>
            <w:bottom w:val="none" w:sz="0" w:space="0" w:color="auto"/>
            <w:right w:val="none" w:sz="0" w:space="0" w:color="auto"/>
          </w:divBdr>
        </w:div>
        <w:div w:id="79834396">
          <w:marLeft w:val="640"/>
          <w:marRight w:val="0"/>
          <w:marTop w:val="0"/>
          <w:marBottom w:val="0"/>
          <w:divBdr>
            <w:top w:val="none" w:sz="0" w:space="0" w:color="auto"/>
            <w:left w:val="none" w:sz="0" w:space="0" w:color="auto"/>
            <w:bottom w:val="none" w:sz="0" w:space="0" w:color="auto"/>
            <w:right w:val="none" w:sz="0" w:space="0" w:color="auto"/>
          </w:divBdr>
        </w:div>
        <w:div w:id="199171241">
          <w:marLeft w:val="640"/>
          <w:marRight w:val="0"/>
          <w:marTop w:val="0"/>
          <w:marBottom w:val="0"/>
          <w:divBdr>
            <w:top w:val="none" w:sz="0" w:space="0" w:color="auto"/>
            <w:left w:val="none" w:sz="0" w:space="0" w:color="auto"/>
            <w:bottom w:val="none" w:sz="0" w:space="0" w:color="auto"/>
            <w:right w:val="none" w:sz="0" w:space="0" w:color="auto"/>
          </w:divBdr>
        </w:div>
        <w:div w:id="200634781">
          <w:marLeft w:val="640"/>
          <w:marRight w:val="0"/>
          <w:marTop w:val="0"/>
          <w:marBottom w:val="0"/>
          <w:divBdr>
            <w:top w:val="none" w:sz="0" w:space="0" w:color="auto"/>
            <w:left w:val="none" w:sz="0" w:space="0" w:color="auto"/>
            <w:bottom w:val="none" w:sz="0" w:space="0" w:color="auto"/>
            <w:right w:val="none" w:sz="0" w:space="0" w:color="auto"/>
          </w:divBdr>
        </w:div>
        <w:div w:id="206526592">
          <w:marLeft w:val="640"/>
          <w:marRight w:val="0"/>
          <w:marTop w:val="0"/>
          <w:marBottom w:val="0"/>
          <w:divBdr>
            <w:top w:val="none" w:sz="0" w:space="0" w:color="auto"/>
            <w:left w:val="none" w:sz="0" w:space="0" w:color="auto"/>
            <w:bottom w:val="none" w:sz="0" w:space="0" w:color="auto"/>
            <w:right w:val="none" w:sz="0" w:space="0" w:color="auto"/>
          </w:divBdr>
        </w:div>
        <w:div w:id="236987738">
          <w:marLeft w:val="640"/>
          <w:marRight w:val="0"/>
          <w:marTop w:val="0"/>
          <w:marBottom w:val="0"/>
          <w:divBdr>
            <w:top w:val="none" w:sz="0" w:space="0" w:color="auto"/>
            <w:left w:val="none" w:sz="0" w:space="0" w:color="auto"/>
            <w:bottom w:val="none" w:sz="0" w:space="0" w:color="auto"/>
            <w:right w:val="none" w:sz="0" w:space="0" w:color="auto"/>
          </w:divBdr>
        </w:div>
        <w:div w:id="249433109">
          <w:marLeft w:val="640"/>
          <w:marRight w:val="0"/>
          <w:marTop w:val="0"/>
          <w:marBottom w:val="0"/>
          <w:divBdr>
            <w:top w:val="none" w:sz="0" w:space="0" w:color="auto"/>
            <w:left w:val="none" w:sz="0" w:space="0" w:color="auto"/>
            <w:bottom w:val="none" w:sz="0" w:space="0" w:color="auto"/>
            <w:right w:val="none" w:sz="0" w:space="0" w:color="auto"/>
          </w:divBdr>
        </w:div>
        <w:div w:id="291978883">
          <w:marLeft w:val="640"/>
          <w:marRight w:val="0"/>
          <w:marTop w:val="0"/>
          <w:marBottom w:val="0"/>
          <w:divBdr>
            <w:top w:val="none" w:sz="0" w:space="0" w:color="auto"/>
            <w:left w:val="none" w:sz="0" w:space="0" w:color="auto"/>
            <w:bottom w:val="none" w:sz="0" w:space="0" w:color="auto"/>
            <w:right w:val="none" w:sz="0" w:space="0" w:color="auto"/>
          </w:divBdr>
        </w:div>
        <w:div w:id="303510174">
          <w:marLeft w:val="640"/>
          <w:marRight w:val="0"/>
          <w:marTop w:val="0"/>
          <w:marBottom w:val="0"/>
          <w:divBdr>
            <w:top w:val="none" w:sz="0" w:space="0" w:color="auto"/>
            <w:left w:val="none" w:sz="0" w:space="0" w:color="auto"/>
            <w:bottom w:val="none" w:sz="0" w:space="0" w:color="auto"/>
            <w:right w:val="none" w:sz="0" w:space="0" w:color="auto"/>
          </w:divBdr>
        </w:div>
        <w:div w:id="393283608">
          <w:marLeft w:val="640"/>
          <w:marRight w:val="0"/>
          <w:marTop w:val="0"/>
          <w:marBottom w:val="0"/>
          <w:divBdr>
            <w:top w:val="none" w:sz="0" w:space="0" w:color="auto"/>
            <w:left w:val="none" w:sz="0" w:space="0" w:color="auto"/>
            <w:bottom w:val="none" w:sz="0" w:space="0" w:color="auto"/>
            <w:right w:val="none" w:sz="0" w:space="0" w:color="auto"/>
          </w:divBdr>
        </w:div>
        <w:div w:id="506166635">
          <w:marLeft w:val="640"/>
          <w:marRight w:val="0"/>
          <w:marTop w:val="0"/>
          <w:marBottom w:val="0"/>
          <w:divBdr>
            <w:top w:val="none" w:sz="0" w:space="0" w:color="auto"/>
            <w:left w:val="none" w:sz="0" w:space="0" w:color="auto"/>
            <w:bottom w:val="none" w:sz="0" w:space="0" w:color="auto"/>
            <w:right w:val="none" w:sz="0" w:space="0" w:color="auto"/>
          </w:divBdr>
        </w:div>
        <w:div w:id="663703587">
          <w:marLeft w:val="640"/>
          <w:marRight w:val="0"/>
          <w:marTop w:val="0"/>
          <w:marBottom w:val="0"/>
          <w:divBdr>
            <w:top w:val="none" w:sz="0" w:space="0" w:color="auto"/>
            <w:left w:val="none" w:sz="0" w:space="0" w:color="auto"/>
            <w:bottom w:val="none" w:sz="0" w:space="0" w:color="auto"/>
            <w:right w:val="none" w:sz="0" w:space="0" w:color="auto"/>
          </w:divBdr>
        </w:div>
        <w:div w:id="731080902">
          <w:marLeft w:val="640"/>
          <w:marRight w:val="0"/>
          <w:marTop w:val="0"/>
          <w:marBottom w:val="0"/>
          <w:divBdr>
            <w:top w:val="none" w:sz="0" w:space="0" w:color="auto"/>
            <w:left w:val="none" w:sz="0" w:space="0" w:color="auto"/>
            <w:bottom w:val="none" w:sz="0" w:space="0" w:color="auto"/>
            <w:right w:val="none" w:sz="0" w:space="0" w:color="auto"/>
          </w:divBdr>
        </w:div>
        <w:div w:id="778640289">
          <w:marLeft w:val="640"/>
          <w:marRight w:val="0"/>
          <w:marTop w:val="0"/>
          <w:marBottom w:val="0"/>
          <w:divBdr>
            <w:top w:val="none" w:sz="0" w:space="0" w:color="auto"/>
            <w:left w:val="none" w:sz="0" w:space="0" w:color="auto"/>
            <w:bottom w:val="none" w:sz="0" w:space="0" w:color="auto"/>
            <w:right w:val="none" w:sz="0" w:space="0" w:color="auto"/>
          </w:divBdr>
        </w:div>
        <w:div w:id="856817890">
          <w:marLeft w:val="640"/>
          <w:marRight w:val="0"/>
          <w:marTop w:val="0"/>
          <w:marBottom w:val="0"/>
          <w:divBdr>
            <w:top w:val="none" w:sz="0" w:space="0" w:color="auto"/>
            <w:left w:val="none" w:sz="0" w:space="0" w:color="auto"/>
            <w:bottom w:val="none" w:sz="0" w:space="0" w:color="auto"/>
            <w:right w:val="none" w:sz="0" w:space="0" w:color="auto"/>
          </w:divBdr>
        </w:div>
        <w:div w:id="945506652">
          <w:marLeft w:val="640"/>
          <w:marRight w:val="0"/>
          <w:marTop w:val="0"/>
          <w:marBottom w:val="0"/>
          <w:divBdr>
            <w:top w:val="none" w:sz="0" w:space="0" w:color="auto"/>
            <w:left w:val="none" w:sz="0" w:space="0" w:color="auto"/>
            <w:bottom w:val="none" w:sz="0" w:space="0" w:color="auto"/>
            <w:right w:val="none" w:sz="0" w:space="0" w:color="auto"/>
          </w:divBdr>
        </w:div>
        <w:div w:id="1047412232">
          <w:marLeft w:val="640"/>
          <w:marRight w:val="0"/>
          <w:marTop w:val="0"/>
          <w:marBottom w:val="0"/>
          <w:divBdr>
            <w:top w:val="none" w:sz="0" w:space="0" w:color="auto"/>
            <w:left w:val="none" w:sz="0" w:space="0" w:color="auto"/>
            <w:bottom w:val="none" w:sz="0" w:space="0" w:color="auto"/>
            <w:right w:val="none" w:sz="0" w:space="0" w:color="auto"/>
          </w:divBdr>
        </w:div>
        <w:div w:id="1049957321">
          <w:marLeft w:val="640"/>
          <w:marRight w:val="0"/>
          <w:marTop w:val="0"/>
          <w:marBottom w:val="0"/>
          <w:divBdr>
            <w:top w:val="none" w:sz="0" w:space="0" w:color="auto"/>
            <w:left w:val="none" w:sz="0" w:space="0" w:color="auto"/>
            <w:bottom w:val="none" w:sz="0" w:space="0" w:color="auto"/>
            <w:right w:val="none" w:sz="0" w:space="0" w:color="auto"/>
          </w:divBdr>
        </w:div>
        <w:div w:id="1092168801">
          <w:marLeft w:val="640"/>
          <w:marRight w:val="0"/>
          <w:marTop w:val="0"/>
          <w:marBottom w:val="0"/>
          <w:divBdr>
            <w:top w:val="none" w:sz="0" w:space="0" w:color="auto"/>
            <w:left w:val="none" w:sz="0" w:space="0" w:color="auto"/>
            <w:bottom w:val="none" w:sz="0" w:space="0" w:color="auto"/>
            <w:right w:val="none" w:sz="0" w:space="0" w:color="auto"/>
          </w:divBdr>
        </w:div>
        <w:div w:id="1118719099">
          <w:marLeft w:val="640"/>
          <w:marRight w:val="0"/>
          <w:marTop w:val="0"/>
          <w:marBottom w:val="0"/>
          <w:divBdr>
            <w:top w:val="none" w:sz="0" w:space="0" w:color="auto"/>
            <w:left w:val="none" w:sz="0" w:space="0" w:color="auto"/>
            <w:bottom w:val="none" w:sz="0" w:space="0" w:color="auto"/>
            <w:right w:val="none" w:sz="0" w:space="0" w:color="auto"/>
          </w:divBdr>
        </w:div>
        <w:div w:id="1181116543">
          <w:marLeft w:val="640"/>
          <w:marRight w:val="0"/>
          <w:marTop w:val="0"/>
          <w:marBottom w:val="0"/>
          <w:divBdr>
            <w:top w:val="none" w:sz="0" w:space="0" w:color="auto"/>
            <w:left w:val="none" w:sz="0" w:space="0" w:color="auto"/>
            <w:bottom w:val="none" w:sz="0" w:space="0" w:color="auto"/>
            <w:right w:val="none" w:sz="0" w:space="0" w:color="auto"/>
          </w:divBdr>
        </w:div>
        <w:div w:id="1219781127">
          <w:marLeft w:val="640"/>
          <w:marRight w:val="0"/>
          <w:marTop w:val="0"/>
          <w:marBottom w:val="0"/>
          <w:divBdr>
            <w:top w:val="none" w:sz="0" w:space="0" w:color="auto"/>
            <w:left w:val="none" w:sz="0" w:space="0" w:color="auto"/>
            <w:bottom w:val="none" w:sz="0" w:space="0" w:color="auto"/>
            <w:right w:val="none" w:sz="0" w:space="0" w:color="auto"/>
          </w:divBdr>
        </w:div>
        <w:div w:id="1264143993">
          <w:marLeft w:val="640"/>
          <w:marRight w:val="0"/>
          <w:marTop w:val="0"/>
          <w:marBottom w:val="0"/>
          <w:divBdr>
            <w:top w:val="none" w:sz="0" w:space="0" w:color="auto"/>
            <w:left w:val="none" w:sz="0" w:space="0" w:color="auto"/>
            <w:bottom w:val="none" w:sz="0" w:space="0" w:color="auto"/>
            <w:right w:val="none" w:sz="0" w:space="0" w:color="auto"/>
          </w:divBdr>
        </w:div>
        <w:div w:id="1304315796">
          <w:marLeft w:val="640"/>
          <w:marRight w:val="0"/>
          <w:marTop w:val="0"/>
          <w:marBottom w:val="0"/>
          <w:divBdr>
            <w:top w:val="none" w:sz="0" w:space="0" w:color="auto"/>
            <w:left w:val="none" w:sz="0" w:space="0" w:color="auto"/>
            <w:bottom w:val="none" w:sz="0" w:space="0" w:color="auto"/>
            <w:right w:val="none" w:sz="0" w:space="0" w:color="auto"/>
          </w:divBdr>
        </w:div>
        <w:div w:id="1341661608">
          <w:marLeft w:val="640"/>
          <w:marRight w:val="0"/>
          <w:marTop w:val="0"/>
          <w:marBottom w:val="0"/>
          <w:divBdr>
            <w:top w:val="none" w:sz="0" w:space="0" w:color="auto"/>
            <w:left w:val="none" w:sz="0" w:space="0" w:color="auto"/>
            <w:bottom w:val="none" w:sz="0" w:space="0" w:color="auto"/>
            <w:right w:val="none" w:sz="0" w:space="0" w:color="auto"/>
          </w:divBdr>
        </w:div>
        <w:div w:id="1359306932">
          <w:marLeft w:val="640"/>
          <w:marRight w:val="0"/>
          <w:marTop w:val="0"/>
          <w:marBottom w:val="0"/>
          <w:divBdr>
            <w:top w:val="none" w:sz="0" w:space="0" w:color="auto"/>
            <w:left w:val="none" w:sz="0" w:space="0" w:color="auto"/>
            <w:bottom w:val="none" w:sz="0" w:space="0" w:color="auto"/>
            <w:right w:val="none" w:sz="0" w:space="0" w:color="auto"/>
          </w:divBdr>
        </w:div>
        <w:div w:id="1361739745">
          <w:marLeft w:val="640"/>
          <w:marRight w:val="0"/>
          <w:marTop w:val="0"/>
          <w:marBottom w:val="0"/>
          <w:divBdr>
            <w:top w:val="none" w:sz="0" w:space="0" w:color="auto"/>
            <w:left w:val="none" w:sz="0" w:space="0" w:color="auto"/>
            <w:bottom w:val="none" w:sz="0" w:space="0" w:color="auto"/>
            <w:right w:val="none" w:sz="0" w:space="0" w:color="auto"/>
          </w:divBdr>
        </w:div>
        <w:div w:id="1383943154">
          <w:marLeft w:val="640"/>
          <w:marRight w:val="0"/>
          <w:marTop w:val="0"/>
          <w:marBottom w:val="0"/>
          <w:divBdr>
            <w:top w:val="none" w:sz="0" w:space="0" w:color="auto"/>
            <w:left w:val="none" w:sz="0" w:space="0" w:color="auto"/>
            <w:bottom w:val="none" w:sz="0" w:space="0" w:color="auto"/>
            <w:right w:val="none" w:sz="0" w:space="0" w:color="auto"/>
          </w:divBdr>
        </w:div>
        <w:div w:id="1402556460">
          <w:marLeft w:val="640"/>
          <w:marRight w:val="0"/>
          <w:marTop w:val="0"/>
          <w:marBottom w:val="0"/>
          <w:divBdr>
            <w:top w:val="none" w:sz="0" w:space="0" w:color="auto"/>
            <w:left w:val="none" w:sz="0" w:space="0" w:color="auto"/>
            <w:bottom w:val="none" w:sz="0" w:space="0" w:color="auto"/>
            <w:right w:val="none" w:sz="0" w:space="0" w:color="auto"/>
          </w:divBdr>
        </w:div>
        <w:div w:id="1420254788">
          <w:marLeft w:val="640"/>
          <w:marRight w:val="0"/>
          <w:marTop w:val="0"/>
          <w:marBottom w:val="0"/>
          <w:divBdr>
            <w:top w:val="none" w:sz="0" w:space="0" w:color="auto"/>
            <w:left w:val="none" w:sz="0" w:space="0" w:color="auto"/>
            <w:bottom w:val="none" w:sz="0" w:space="0" w:color="auto"/>
            <w:right w:val="none" w:sz="0" w:space="0" w:color="auto"/>
          </w:divBdr>
        </w:div>
        <w:div w:id="1431193222">
          <w:marLeft w:val="640"/>
          <w:marRight w:val="0"/>
          <w:marTop w:val="0"/>
          <w:marBottom w:val="0"/>
          <w:divBdr>
            <w:top w:val="none" w:sz="0" w:space="0" w:color="auto"/>
            <w:left w:val="none" w:sz="0" w:space="0" w:color="auto"/>
            <w:bottom w:val="none" w:sz="0" w:space="0" w:color="auto"/>
            <w:right w:val="none" w:sz="0" w:space="0" w:color="auto"/>
          </w:divBdr>
        </w:div>
        <w:div w:id="1524781456">
          <w:marLeft w:val="640"/>
          <w:marRight w:val="0"/>
          <w:marTop w:val="0"/>
          <w:marBottom w:val="0"/>
          <w:divBdr>
            <w:top w:val="none" w:sz="0" w:space="0" w:color="auto"/>
            <w:left w:val="none" w:sz="0" w:space="0" w:color="auto"/>
            <w:bottom w:val="none" w:sz="0" w:space="0" w:color="auto"/>
            <w:right w:val="none" w:sz="0" w:space="0" w:color="auto"/>
          </w:divBdr>
        </w:div>
        <w:div w:id="1619331467">
          <w:marLeft w:val="640"/>
          <w:marRight w:val="0"/>
          <w:marTop w:val="0"/>
          <w:marBottom w:val="0"/>
          <w:divBdr>
            <w:top w:val="none" w:sz="0" w:space="0" w:color="auto"/>
            <w:left w:val="none" w:sz="0" w:space="0" w:color="auto"/>
            <w:bottom w:val="none" w:sz="0" w:space="0" w:color="auto"/>
            <w:right w:val="none" w:sz="0" w:space="0" w:color="auto"/>
          </w:divBdr>
        </w:div>
        <w:div w:id="1624774049">
          <w:marLeft w:val="640"/>
          <w:marRight w:val="0"/>
          <w:marTop w:val="0"/>
          <w:marBottom w:val="0"/>
          <w:divBdr>
            <w:top w:val="none" w:sz="0" w:space="0" w:color="auto"/>
            <w:left w:val="none" w:sz="0" w:space="0" w:color="auto"/>
            <w:bottom w:val="none" w:sz="0" w:space="0" w:color="auto"/>
            <w:right w:val="none" w:sz="0" w:space="0" w:color="auto"/>
          </w:divBdr>
        </w:div>
        <w:div w:id="1705061811">
          <w:marLeft w:val="640"/>
          <w:marRight w:val="0"/>
          <w:marTop w:val="0"/>
          <w:marBottom w:val="0"/>
          <w:divBdr>
            <w:top w:val="none" w:sz="0" w:space="0" w:color="auto"/>
            <w:left w:val="none" w:sz="0" w:space="0" w:color="auto"/>
            <w:bottom w:val="none" w:sz="0" w:space="0" w:color="auto"/>
            <w:right w:val="none" w:sz="0" w:space="0" w:color="auto"/>
          </w:divBdr>
        </w:div>
        <w:div w:id="1708946473">
          <w:marLeft w:val="640"/>
          <w:marRight w:val="0"/>
          <w:marTop w:val="0"/>
          <w:marBottom w:val="0"/>
          <w:divBdr>
            <w:top w:val="none" w:sz="0" w:space="0" w:color="auto"/>
            <w:left w:val="none" w:sz="0" w:space="0" w:color="auto"/>
            <w:bottom w:val="none" w:sz="0" w:space="0" w:color="auto"/>
            <w:right w:val="none" w:sz="0" w:space="0" w:color="auto"/>
          </w:divBdr>
        </w:div>
        <w:div w:id="1843080093">
          <w:marLeft w:val="640"/>
          <w:marRight w:val="0"/>
          <w:marTop w:val="0"/>
          <w:marBottom w:val="0"/>
          <w:divBdr>
            <w:top w:val="none" w:sz="0" w:space="0" w:color="auto"/>
            <w:left w:val="none" w:sz="0" w:space="0" w:color="auto"/>
            <w:bottom w:val="none" w:sz="0" w:space="0" w:color="auto"/>
            <w:right w:val="none" w:sz="0" w:space="0" w:color="auto"/>
          </w:divBdr>
        </w:div>
        <w:div w:id="1846674720">
          <w:marLeft w:val="640"/>
          <w:marRight w:val="0"/>
          <w:marTop w:val="0"/>
          <w:marBottom w:val="0"/>
          <w:divBdr>
            <w:top w:val="none" w:sz="0" w:space="0" w:color="auto"/>
            <w:left w:val="none" w:sz="0" w:space="0" w:color="auto"/>
            <w:bottom w:val="none" w:sz="0" w:space="0" w:color="auto"/>
            <w:right w:val="none" w:sz="0" w:space="0" w:color="auto"/>
          </w:divBdr>
        </w:div>
        <w:div w:id="1856184200">
          <w:marLeft w:val="640"/>
          <w:marRight w:val="0"/>
          <w:marTop w:val="0"/>
          <w:marBottom w:val="0"/>
          <w:divBdr>
            <w:top w:val="none" w:sz="0" w:space="0" w:color="auto"/>
            <w:left w:val="none" w:sz="0" w:space="0" w:color="auto"/>
            <w:bottom w:val="none" w:sz="0" w:space="0" w:color="auto"/>
            <w:right w:val="none" w:sz="0" w:space="0" w:color="auto"/>
          </w:divBdr>
        </w:div>
        <w:div w:id="1860311354">
          <w:marLeft w:val="640"/>
          <w:marRight w:val="0"/>
          <w:marTop w:val="0"/>
          <w:marBottom w:val="0"/>
          <w:divBdr>
            <w:top w:val="none" w:sz="0" w:space="0" w:color="auto"/>
            <w:left w:val="none" w:sz="0" w:space="0" w:color="auto"/>
            <w:bottom w:val="none" w:sz="0" w:space="0" w:color="auto"/>
            <w:right w:val="none" w:sz="0" w:space="0" w:color="auto"/>
          </w:divBdr>
        </w:div>
        <w:div w:id="1862009392">
          <w:marLeft w:val="640"/>
          <w:marRight w:val="0"/>
          <w:marTop w:val="0"/>
          <w:marBottom w:val="0"/>
          <w:divBdr>
            <w:top w:val="none" w:sz="0" w:space="0" w:color="auto"/>
            <w:left w:val="none" w:sz="0" w:space="0" w:color="auto"/>
            <w:bottom w:val="none" w:sz="0" w:space="0" w:color="auto"/>
            <w:right w:val="none" w:sz="0" w:space="0" w:color="auto"/>
          </w:divBdr>
        </w:div>
        <w:div w:id="1910460357">
          <w:marLeft w:val="640"/>
          <w:marRight w:val="0"/>
          <w:marTop w:val="0"/>
          <w:marBottom w:val="0"/>
          <w:divBdr>
            <w:top w:val="none" w:sz="0" w:space="0" w:color="auto"/>
            <w:left w:val="none" w:sz="0" w:space="0" w:color="auto"/>
            <w:bottom w:val="none" w:sz="0" w:space="0" w:color="auto"/>
            <w:right w:val="none" w:sz="0" w:space="0" w:color="auto"/>
          </w:divBdr>
        </w:div>
        <w:div w:id="1961060806">
          <w:marLeft w:val="640"/>
          <w:marRight w:val="0"/>
          <w:marTop w:val="0"/>
          <w:marBottom w:val="0"/>
          <w:divBdr>
            <w:top w:val="none" w:sz="0" w:space="0" w:color="auto"/>
            <w:left w:val="none" w:sz="0" w:space="0" w:color="auto"/>
            <w:bottom w:val="none" w:sz="0" w:space="0" w:color="auto"/>
            <w:right w:val="none" w:sz="0" w:space="0" w:color="auto"/>
          </w:divBdr>
        </w:div>
        <w:div w:id="1997342899">
          <w:marLeft w:val="640"/>
          <w:marRight w:val="0"/>
          <w:marTop w:val="0"/>
          <w:marBottom w:val="0"/>
          <w:divBdr>
            <w:top w:val="none" w:sz="0" w:space="0" w:color="auto"/>
            <w:left w:val="none" w:sz="0" w:space="0" w:color="auto"/>
            <w:bottom w:val="none" w:sz="0" w:space="0" w:color="auto"/>
            <w:right w:val="none" w:sz="0" w:space="0" w:color="auto"/>
          </w:divBdr>
        </w:div>
        <w:div w:id="2144694143">
          <w:marLeft w:val="640"/>
          <w:marRight w:val="0"/>
          <w:marTop w:val="0"/>
          <w:marBottom w:val="0"/>
          <w:divBdr>
            <w:top w:val="none" w:sz="0" w:space="0" w:color="auto"/>
            <w:left w:val="none" w:sz="0" w:space="0" w:color="auto"/>
            <w:bottom w:val="none" w:sz="0" w:space="0" w:color="auto"/>
            <w:right w:val="none" w:sz="0" w:space="0" w:color="auto"/>
          </w:divBdr>
        </w:div>
      </w:divsChild>
    </w:div>
    <w:div w:id="1429039776">
      <w:marLeft w:val="640"/>
      <w:marRight w:val="0"/>
      <w:marTop w:val="0"/>
      <w:marBottom w:val="0"/>
      <w:divBdr>
        <w:top w:val="none" w:sz="0" w:space="0" w:color="auto"/>
        <w:left w:val="none" w:sz="0" w:space="0" w:color="auto"/>
        <w:bottom w:val="none" w:sz="0" w:space="0" w:color="auto"/>
        <w:right w:val="none" w:sz="0" w:space="0" w:color="auto"/>
      </w:divBdr>
    </w:div>
    <w:div w:id="1430003112">
      <w:bodyDiv w:val="1"/>
      <w:marLeft w:val="0"/>
      <w:marRight w:val="0"/>
      <w:marTop w:val="0"/>
      <w:marBottom w:val="0"/>
      <w:divBdr>
        <w:top w:val="none" w:sz="0" w:space="0" w:color="auto"/>
        <w:left w:val="none" w:sz="0" w:space="0" w:color="auto"/>
        <w:bottom w:val="none" w:sz="0" w:space="0" w:color="auto"/>
        <w:right w:val="none" w:sz="0" w:space="0" w:color="auto"/>
      </w:divBdr>
    </w:div>
    <w:div w:id="1431512541">
      <w:marLeft w:val="0"/>
      <w:marRight w:val="0"/>
      <w:marTop w:val="0"/>
      <w:marBottom w:val="0"/>
      <w:divBdr>
        <w:top w:val="none" w:sz="0" w:space="0" w:color="auto"/>
        <w:left w:val="none" w:sz="0" w:space="0" w:color="auto"/>
        <w:bottom w:val="none" w:sz="0" w:space="0" w:color="auto"/>
        <w:right w:val="none" w:sz="0" w:space="0" w:color="auto"/>
      </w:divBdr>
    </w:div>
    <w:div w:id="1433551126">
      <w:marLeft w:val="640"/>
      <w:marRight w:val="0"/>
      <w:marTop w:val="0"/>
      <w:marBottom w:val="0"/>
      <w:divBdr>
        <w:top w:val="none" w:sz="0" w:space="0" w:color="auto"/>
        <w:left w:val="none" w:sz="0" w:space="0" w:color="auto"/>
        <w:bottom w:val="none" w:sz="0" w:space="0" w:color="auto"/>
        <w:right w:val="none" w:sz="0" w:space="0" w:color="auto"/>
      </w:divBdr>
    </w:div>
    <w:div w:id="1435058573">
      <w:bodyDiv w:val="1"/>
      <w:marLeft w:val="0"/>
      <w:marRight w:val="0"/>
      <w:marTop w:val="0"/>
      <w:marBottom w:val="0"/>
      <w:divBdr>
        <w:top w:val="none" w:sz="0" w:space="0" w:color="auto"/>
        <w:left w:val="none" w:sz="0" w:space="0" w:color="auto"/>
        <w:bottom w:val="none" w:sz="0" w:space="0" w:color="auto"/>
        <w:right w:val="none" w:sz="0" w:space="0" w:color="auto"/>
      </w:divBdr>
      <w:divsChild>
        <w:div w:id="323582677">
          <w:marLeft w:val="640"/>
          <w:marRight w:val="0"/>
          <w:marTop w:val="0"/>
          <w:marBottom w:val="0"/>
          <w:divBdr>
            <w:top w:val="none" w:sz="0" w:space="0" w:color="auto"/>
            <w:left w:val="none" w:sz="0" w:space="0" w:color="auto"/>
            <w:bottom w:val="none" w:sz="0" w:space="0" w:color="auto"/>
            <w:right w:val="none" w:sz="0" w:space="0" w:color="auto"/>
          </w:divBdr>
        </w:div>
        <w:div w:id="1117795883">
          <w:marLeft w:val="640"/>
          <w:marRight w:val="0"/>
          <w:marTop w:val="0"/>
          <w:marBottom w:val="0"/>
          <w:divBdr>
            <w:top w:val="none" w:sz="0" w:space="0" w:color="auto"/>
            <w:left w:val="none" w:sz="0" w:space="0" w:color="auto"/>
            <w:bottom w:val="none" w:sz="0" w:space="0" w:color="auto"/>
            <w:right w:val="none" w:sz="0" w:space="0" w:color="auto"/>
          </w:divBdr>
        </w:div>
        <w:div w:id="1026561730">
          <w:marLeft w:val="640"/>
          <w:marRight w:val="0"/>
          <w:marTop w:val="0"/>
          <w:marBottom w:val="0"/>
          <w:divBdr>
            <w:top w:val="none" w:sz="0" w:space="0" w:color="auto"/>
            <w:left w:val="none" w:sz="0" w:space="0" w:color="auto"/>
            <w:bottom w:val="none" w:sz="0" w:space="0" w:color="auto"/>
            <w:right w:val="none" w:sz="0" w:space="0" w:color="auto"/>
          </w:divBdr>
        </w:div>
        <w:div w:id="309135773">
          <w:marLeft w:val="640"/>
          <w:marRight w:val="0"/>
          <w:marTop w:val="0"/>
          <w:marBottom w:val="0"/>
          <w:divBdr>
            <w:top w:val="none" w:sz="0" w:space="0" w:color="auto"/>
            <w:left w:val="none" w:sz="0" w:space="0" w:color="auto"/>
            <w:bottom w:val="none" w:sz="0" w:space="0" w:color="auto"/>
            <w:right w:val="none" w:sz="0" w:space="0" w:color="auto"/>
          </w:divBdr>
        </w:div>
        <w:div w:id="695353846">
          <w:marLeft w:val="640"/>
          <w:marRight w:val="0"/>
          <w:marTop w:val="0"/>
          <w:marBottom w:val="0"/>
          <w:divBdr>
            <w:top w:val="none" w:sz="0" w:space="0" w:color="auto"/>
            <w:left w:val="none" w:sz="0" w:space="0" w:color="auto"/>
            <w:bottom w:val="none" w:sz="0" w:space="0" w:color="auto"/>
            <w:right w:val="none" w:sz="0" w:space="0" w:color="auto"/>
          </w:divBdr>
        </w:div>
        <w:div w:id="1743091868">
          <w:marLeft w:val="640"/>
          <w:marRight w:val="0"/>
          <w:marTop w:val="0"/>
          <w:marBottom w:val="0"/>
          <w:divBdr>
            <w:top w:val="none" w:sz="0" w:space="0" w:color="auto"/>
            <w:left w:val="none" w:sz="0" w:space="0" w:color="auto"/>
            <w:bottom w:val="none" w:sz="0" w:space="0" w:color="auto"/>
            <w:right w:val="none" w:sz="0" w:space="0" w:color="auto"/>
          </w:divBdr>
        </w:div>
        <w:div w:id="236525852">
          <w:marLeft w:val="640"/>
          <w:marRight w:val="0"/>
          <w:marTop w:val="0"/>
          <w:marBottom w:val="0"/>
          <w:divBdr>
            <w:top w:val="none" w:sz="0" w:space="0" w:color="auto"/>
            <w:left w:val="none" w:sz="0" w:space="0" w:color="auto"/>
            <w:bottom w:val="none" w:sz="0" w:space="0" w:color="auto"/>
            <w:right w:val="none" w:sz="0" w:space="0" w:color="auto"/>
          </w:divBdr>
        </w:div>
        <w:div w:id="79299075">
          <w:marLeft w:val="640"/>
          <w:marRight w:val="0"/>
          <w:marTop w:val="0"/>
          <w:marBottom w:val="0"/>
          <w:divBdr>
            <w:top w:val="none" w:sz="0" w:space="0" w:color="auto"/>
            <w:left w:val="none" w:sz="0" w:space="0" w:color="auto"/>
            <w:bottom w:val="none" w:sz="0" w:space="0" w:color="auto"/>
            <w:right w:val="none" w:sz="0" w:space="0" w:color="auto"/>
          </w:divBdr>
        </w:div>
        <w:div w:id="1514566983">
          <w:marLeft w:val="640"/>
          <w:marRight w:val="0"/>
          <w:marTop w:val="0"/>
          <w:marBottom w:val="0"/>
          <w:divBdr>
            <w:top w:val="none" w:sz="0" w:space="0" w:color="auto"/>
            <w:left w:val="none" w:sz="0" w:space="0" w:color="auto"/>
            <w:bottom w:val="none" w:sz="0" w:space="0" w:color="auto"/>
            <w:right w:val="none" w:sz="0" w:space="0" w:color="auto"/>
          </w:divBdr>
        </w:div>
        <w:div w:id="615790152">
          <w:marLeft w:val="640"/>
          <w:marRight w:val="0"/>
          <w:marTop w:val="0"/>
          <w:marBottom w:val="0"/>
          <w:divBdr>
            <w:top w:val="none" w:sz="0" w:space="0" w:color="auto"/>
            <w:left w:val="none" w:sz="0" w:space="0" w:color="auto"/>
            <w:bottom w:val="none" w:sz="0" w:space="0" w:color="auto"/>
            <w:right w:val="none" w:sz="0" w:space="0" w:color="auto"/>
          </w:divBdr>
        </w:div>
        <w:div w:id="580335988">
          <w:marLeft w:val="640"/>
          <w:marRight w:val="0"/>
          <w:marTop w:val="0"/>
          <w:marBottom w:val="0"/>
          <w:divBdr>
            <w:top w:val="none" w:sz="0" w:space="0" w:color="auto"/>
            <w:left w:val="none" w:sz="0" w:space="0" w:color="auto"/>
            <w:bottom w:val="none" w:sz="0" w:space="0" w:color="auto"/>
            <w:right w:val="none" w:sz="0" w:space="0" w:color="auto"/>
          </w:divBdr>
        </w:div>
        <w:div w:id="924996393">
          <w:marLeft w:val="640"/>
          <w:marRight w:val="0"/>
          <w:marTop w:val="0"/>
          <w:marBottom w:val="0"/>
          <w:divBdr>
            <w:top w:val="none" w:sz="0" w:space="0" w:color="auto"/>
            <w:left w:val="none" w:sz="0" w:space="0" w:color="auto"/>
            <w:bottom w:val="none" w:sz="0" w:space="0" w:color="auto"/>
            <w:right w:val="none" w:sz="0" w:space="0" w:color="auto"/>
          </w:divBdr>
        </w:div>
        <w:div w:id="38361577">
          <w:marLeft w:val="640"/>
          <w:marRight w:val="0"/>
          <w:marTop w:val="0"/>
          <w:marBottom w:val="0"/>
          <w:divBdr>
            <w:top w:val="none" w:sz="0" w:space="0" w:color="auto"/>
            <w:left w:val="none" w:sz="0" w:space="0" w:color="auto"/>
            <w:bottom w:val="none" w:sz="0" w:space="0" w:color="auto"/>
            <w:right w:val="none" w:sz="0" w:space="0" w:color="auto"/>
          </w:divBdr>
        </w:div>
        <w:div w:id="1876966783">
          <w:marLeft w:val="640"/>
          <w:marRight w:val="0"/>
          <w:marTop w:val="0"/>
          <w:marBottom w:val="0"/>
          <w:divBdr>
            <w:top w:val="none" w:sz="0" w:space="0" w:color="auto"/>
            <w:left w:val="none" w:sz="0" w:space="0" w:color="auto"/>
            <w:bottom w:val="none" w:sz="0" w:space="0" w:color="auto"/>
            <w:right w:val="none" w:sz="0" w:space="0" w:color="auto"/>
          </w:divBdr>
        </w:div>
        <w:div w:id="817648456">
          <w:marLeft w:val="640"/>
          <w:marRight w:val="0"/>
          <w:marTop w:val="0"/>
          <w:marBottom w:val="0"/>
          <w:divBdr>
            <w:top w:val="none" w:sz="0" w:space="0" w:color="auto"/>
            <w:left w:val="none" w:sz="0" w:space="0" w:color="auto"/>
            <w:bottom w:val="none" w:sz="0" w:space="0" w:color="auto"/>
            <w:right w:val="none" w:sz="0" w:space="0" w:color="auto"/>
          </w:divBdr>
        </w:div>
        <w:div w:id="442267999">
          <w:marLeft w:val="640"/>
          <w:marRight w:val="0"/>
          <w:marTop w:val="0"/>
          <w:marBottom w:val="0"/>
          <w:divBdr>
            <w:top w:val="none" w:sz="0" w:space="0" w:color="auto"/>
            <w:left w:val="none" w:sz="0" w:space="0" w:color="auto"/>
            <w:bottom w:val="none" w:sz="0" w:space="0" w:color="auto"/>
            <w:right w:val="none" w:sz="0" w:space="0" w:color="auto"/>
          </w:divBdr>
        </w:div>
        <w:div w:id="375006874">
          <w:marLeft w:val="640"/>
          <w:marRight w:val="0"/>
          <w:marTop w:val="0"/>
          <w:marBottom w:val="0"/>
          <w:divBdr>
            <w:top w:val="none" w:sz="0" w:space="0" w:color="auto"/>
            <w:left w:val="none" w:sz="0" w:space="0" w:color="auto"/>
            <w:bottom w:val="none" w:sz="0" w:space="0" w:color="auto"/>
            <w:right w:val="none" w:sz="0" w:space="0" w:color="auto"/>
          </w:divBdr>
        </w:div>
        <w:div w:id="1212037701">
          <w:marLeft w:val="640"/>
          <w:marRight w:val="0"/>
          <w:marTop w:val="0"/>
          <w:marBottom w:val="0"/>
          <w:divBdr>
            <w:top w:val="none" w:sz="0" w:space="0" w:color="auto"/>
            <w:left w:val="none" w:sz="0" w:space="0" w:color="auto"/>
            <w:bottom w:val="none" w:sz="0" w:space="0" w:color="auto"/>
            <w:right w:val="none" w:sz="0" w:space="0" w:color="auto"/>
          </w:divBdr>
        </w:div>
        <w:div w:id="827599514">
          <w:marLeft w:val="640"/>
          <w:marRight w:val="0"/>
          <w:marTop w:val="0"/>
          <w:marBottom w:val="0"/>
          <w:divBdr>
            <w:top w:val="none" w:sz="0" w:space="0" w:color="auto"/>
            <w:left w:val="none" w:sz="0" w:space="0" w:color="auto"/>
            <w:bottom w:val="none" w:sz="0" w:space="0" w:color="auto"/>
            <w:right w:val="none" w:sz="0" w:space="0" w:color="auto"/>
          </w:divBdr>
        </w:div>
        <w:div w:id="2065831149">
          <w:marLeft w:val="640"/>
          <w:marRight w:val="0"/>
          <w:marTop w:val="0"/>
          <w:marBottom w:val="0"/>
          <w:divBdr>
            <w:top w:val="none" w:sz="0" w:space="0" w:color="auto"/>
            <w:left w:val="none" w:sz="0" w:space="0" w:color="auto"/>
            <w:bottom w:val="none" w:sz="0" w:space="0" w:color="auto"/>
            <w:right w:val="none" w:sz="0" w:space="0" w:color="auto"/>
          </w:divBdr>
        </w:div>
        <w:div w:id="211355841">
          <w:marLeft w:val="640"/>
          <w:marRight w:val="0"/>
          <w:marTop w:val="0"/>
          <w:marBottom w:val="0"/>
          <w:divBdr>
            <w:top w:val="none" w:sz="0" w:space="0" w:color="auto"/>
            <w:left w:val="none" w:sz="0" w:space="0" w:color="auto"/>
            <w:bottom w:val="none" w:sz="0" w:space="0" w:color="auto"/>
            <w:right w:val="none" w:sz="0" w:space="0" w:color="auto"/>
          </w:divBdr>
        </w:div>
        <w:div w:id="426736170">
          <w:marLeft w:val="640"/>
          <w:marRight w:val="0"/>
          <w:marTop w:val="0"/>
          <w:marBottom w:val="0"/>
          <w:divBdr>
            <w:top w:val="none" w:sz="0" w:space="0" w:color="auto"/>
            <w:left w:val="none" w:sz="0" w:space="0" w:color="auto"/>
            <w:bottom w:val="none" w:sz="0" w:space="0" w:color="auto"/>
            <w:right w:val="none" w:sz="0" w:space="0" w:color="auto"/>
          </w:divBdr>
        </w:div>
        <w:div w:id="234903240">
          <w:marLeft w:val="640"/>
          <w:marRight w:val="0"/>
          <w:marTop w:val="0"/>
          <w:marBottom w:val="0"/>
          <w:divBdr>
            <w:top w:val="none" w:sz="0" w:space="0" w:color="auto"/>
            <w:left w:val="none" w:sz="0" w:space="0" w:color="auto"/>
            <w:bottom w:val="none" w:sz="0" w:space="0" w:color="auto"/>
            <w:right w:val="none" w:sz="0" w:space="0" w:color="auto"/>
          </w:divBdr>
        </w:div>
        <w:div w:id="642858083">
          <w:marLeft w:val="640"/>
          <w:marRight w:val="0"/>
          <w:marTop w:val="0"/>
          <w:marBottom w:val="0"/>
          <w:divBdr>
            <w:top w:val="none" w:sz="0" w:space="0" w:color="auto"/>
            <w:left w:val="none" w:sz="0" w:space="0" w:color="auto"/>
            <w:bottom w:val="none" w:sz="0" w:space="0" w:color="auto"/>
            <w:right w:val="none" w:sz="0" w:space="0" w:color="auto"/>
          </w:divBdr>
        </w:div>
        <w:div w:id="1844123266">
          <w:marLeft w:val="640"/>
          <w:marRight w:val="0"/>
          <w:marTop w:val="0"/>
          <w:marBottom w:val="0"/>
          <w:divBdr>
            <w:top w:val="none" w:sz="0" w:space="0" w:color="auto"/>
            <w:left w:val="none" w:sz="0" w:space="0" w:color="auto"/>
            <w:bottom w:val="none" w:sz="0" w:space="0" w:color="auto"/>
            <w:right w:val="none" w:sz="0" w:space="0" w:color="auto"/>
          </w:divBdr>
        </w:div>
        <w:div w:id="1875533482">
          <w:marLeft w:val="640"/>
          <w:marRight w:val="0"/>
          <w:marTop w:val="0"/>
          <w:marBottom w:val="0"/>
          <w:divBdr>
            <w:top w:val="none" w:sz="0" w:space="0" w:color="auto"/>
            <w:left w:val="none" w:sz="0" w:space="0" w:color="auto"/>
            <w:bottom w:val="none" w:sz="0" w:space="0" w:color="auto"/>
            <w:right w:val="none" w:sz="0" w:space="0" w:color="auto"/>
          </w:divBdr>
        </w:div>
        <w:div w:id="1931816274">
          <w:marLeft w:val="640"/>
          <w:marRight w:val="0"/>
          <w:marTop w:val="0"/>
          <w:marBottom w:val="0"/>
          <w:divBdr>
            <w:top w:val="none" w:sz="0" w:space="0" w:color="auto"/>
            <w:left w:val="none" w:sz="0" w:space="0" w:color="auto"/>
            <w:bottom w:val="none" w:sz="0" w:space="0" w:color="auto"/>
            <w:right w:val="none" w:sz="0" w:space="0" w:color="auto"/>
          </w:divBdr>
        </w:div>
        <w:div w:id="1222475334">
          <w:marLeft w:val="640"/>
          <w:marRight w:val="0"/>
          <w:marTop w:val="0"/>
          <w:marBottom w:val="0"/>
          <w:divBdr>
            <w:top w:val="none" w:sz="0" w:space="0" w:color="auto"/>
            <w:left w:val="none" w:sz="0" w:space="0" w:color="auto"/>
            <w:bottom w:val="none" w:sz="0" w:space="0" w:color="auto"/>
            <w:right w:val="none" w:sz="0" w:space="0" w:color="auto"/>
          </w:divBdr>
        </w:div>
        <w:div w:id="1296983687">
          <w:marLeft w:val="640"/>
          <w:marRight w:val="0"/>
          <w:marTop w:val="0"/>
          <w:marBottom w:val="0"/>
          <w:divBdr>
            <w:top w:val="none" w:sz="0" w:space="0" w:color="auto"/>
            <w:left w:val="none" w:sz="0" w:space="0" w:color="auto"/>
            <w:bottom w:val="none" w:sz="0" w:space="0" w:color="auto"/>
            <w:right w:val="none" w:sz="0" w:space="0" w:color="auto"/>
          </w:divBdr>
        </w:div>
        <w:div w:id="376050408">
          <w:marLeft w:val="640"/>
          <w:marRight w:val="0"/>
          <w:marTop w:val="0"/>
          <w:marBottom w:val="0"/>
          <w:divBdr>
            <w:top w:val="none" w:sz="0" w:space="0" w:color="auto"/>
            <w:left w:val="none" w:sz="0" w:space="0" w:color="auto"/>
            <w:bottom w:val="none" w:sz="0" w:space="0" w:color="auto"/>
            <w:right w:val="none" w:sz="0" w:space="0" w:color="auto"/>
          </w:divBdr>
        </w:div>
        <w:div w:id="803356569">
          <w:marLeft w:val="640"/>
          <w:marRight w:val="0"/>
          <w:marTop w:val="0"/>
          <w:marBottom w:val="0"/>
          <w:divBdr>
            <w:top w:val="none" w:sz="0" w:space="0" w:color="auto"/>
            <w:left w:val="none" w:sz="0" w:space="0" w:color="auto"/>
            <w:bottom w:val="none" w:sz="0" w:space="0" w:color="auto"/>
            <w:right w:val="none" w:sz="0" w:space="0" w:color="auto"/>
          </w:divBdr>
        </w:div>
        <w:div w:id="1978874394">
          <w:marLeft w:val="640"/>
          <w:marRight w:val="0"/>
          <w:marTop w:val="0"/>
          <w:marBottom w:val="0"/>
          <w:divBdr>
            <w:top w:val="none" w:sz="0" w:space="0" w:color="auto"/>
            <w:left w:val="none" w:sz="0" w:space="0" w:color="auto"/>
            <w:bottom w:val="none" w:sz="0" w:space="0" w:color="auto"/>
            <w:right w:val="none" w:sz="0" w:space="0" w:color="auto"/>
          </w:divBdr>
        </w:div>
        <w:div w:id="1851293625">
          <w:marLeft w:val="640"/>
          <w:marRight w:val="0"/>
          <w:marTop w:val="0"/>
          <w:marBottom w:val="0"/>
          <w:divBdr>
            <w:top w:val="none" w:sz="0" w:space="0" w:color="auto"/>
            <w:left w:val="none" w:sz="0" w:space="0" w:color="auto"/>
            <w:bottom w:val="none" w:sz="0" w:space="0" w:color="auto"/>
            <w:right w:val="none" w:sz="0" w:space="0" w:color="auto"/>
          </w:divBdr>
        </w:div>
        <w:div w:id="399444898">
          <w:marLeft w:val="640"/>
          <w:marRight w:val="0"/>
          <w:marTop w:val="0"/>
          <w:marBottom w:val="0"/>
          <w:divBdr>
            <w:top w:val="none" w:sz="0" w:space="0" w:color="auto"/>
            <w:left w:val="none" w:sz="0" w:space="0" w:color="auto"/>
            <w:bottom w:val="none" w:sz="0" w:space="0" w:color="auto"/>
            <w:right w:val="none" w:sz="0" w:space="0" w:color="auto"/>
          </w:divBdr>
        </w:div>
        <w:div w:id="368187957">
          <w:marLeft w:val="640"/>
          <w:marRight w:val="0"/>
          <w:marTop w:val="0"/>
          <w:marBottom w:val="0"/>
          <w:divBdr>
            <w:top w:val="none" w:sz="0" w:space="0" w:color="auto"/>
            <w:left w:val="none" w:sz="0" w:space="0" w:color="auto"/>
            <w:bottom w:val="none" w:sz="0" w:space="0" w:color="auto"/>
            <w:right w:val="none" w:sz="0" w:space="0" w:color="auto"/>
          </w:divBdr>
        </w:div>
        <w:div w:id="1035273394">
          <w:marLeft w:val="640"/>
          <w:marRight w:val="0"/>
          <w:marTop w:val="0"/>
          <w:marBottom w:val="0"/>
          <w:divBdr>
            <w:top w:val="none" w:sz="0" w:space="0" w:color="auto"/>
            <w:left w:val="none" w:sz="0" w:space="0" w:color="auto"/>
            <w:bottom w:val="none" w:sz="0" w:space="0" w:color="auto"/>
            <w:right w:val="none" w:sz="0" w:space="0" w:color="auto"/>
          </w:divBdr>
        </w:div>
        <w:div w:id="1265964740">
          <w:marLeft w:val="640"/>
          <w:marRight w:val="0"/>
          <w:marTop w:val="0"/>
          <w:marBottom w:val="0"/>
          <w:divBdr>
            <w:top w:val="none" w:sz="0" w:space="0" w:color="auto"/>
            <w:left w:val="none" w:sz="0" w:space="0" w:color="auto"/>
            <w:bottom w:val="none" w:sz="0" w:space="0" w:color="auto"/>
            <w:right w:val="none" w:sz="0" w:space="0" w:color="auto"/>
          </w:divBdr>
        </w:div>
        <w:div w:id="158548802">
          <w:marLeft w:val="640"/>
          <w:marRight w:val="0"/>
          <w:marTop w:val="0"/>
          <w:marBottom w:val="0"/>
          <w:divBdr>
            <w:top w:val="none" w:sz="0" w:space="0" w:color="auto"/>
            <w:left w:val="none" w:sz="0" w:space="0" w:color="auto"/>
            <w:bottom w:val="none" w:sz="0" w:space="0" w:color="auto"/>
            <w:right w:val="none" w:sz="0" w:space="0" w:color="auto"/>
          </w:divBdr>
        </w:div>
        <w:div w:id="872040576">
          <w:marLeft w:val="640"/>
          <w:marRight w:val="0"/>
          <w:marTop w:val="0"/>
          <w:marBottom w:val="0"/>
          <w:divBdr>
            <w:top w:val="none" w:sz="0" w:space="0" w:color="auto"/>
            <w:left w:val="none" w:sz="0" w:space="0" w:color="auto"/>
            <w:bottom w:val="none" w:sz="0" w:space="0" w:color="auto"/>
            <w:right w:val="none" w:sz="0" w:space="0" w:color="auto"/>
          </w:divBdr>
        </w:div>
        <w:div w:id="1125008509">
          <w:marLeft w:val="640"/>
          <w:marRight w:val="0"/>
          <w:marTop w:val="0"/>
          <w:marBottom w:val="0"/>
          <w:divBdr>
            <w:top w:val="none" w:sz="0" w:space="0" w:color="auto"/>
            <w:left w:val="none" w:sz="0" w:space="0" w:color="auto"/>
            <w:bottom w:val="none" w:sz="0" w:space="0" w:color="auto"/>
            <w:right w:val="none" w:sz="0" w:space="0" w:color="auto"/>
          </w:divBdr>
        </w:div>
        <w:div w:id="1506241771">
          <w:marLeft w:val="640"/>
          <w:marRight w:val="0"/>
          <w:marTop w:val="0"/>
          <w:marBottom w:val="0"/>
          <w:divBdr>
            <w:top w:val="none" w:sz="0" w:space="0" w:color="auto"/>
            <w:left w:val="none" w:sz="0" w:space="0" w:color="auto"/>
            <w:bottom w:val="none" w:sz="0" w:space="0" w:color="auto"/>
            <w:right w:val="none" w:sz="0" w:space="0" w:color="auto"/>
          </w:divBdr>
        </w:div>
        <w:div w:id="1034774800">
          <w:marLeft w:val="640"/>
          <w:marRight w:val="0"/>
          <w:marTop w:val="0"/>
          <w:marBottom w:val="0"/>
          <w:divBdr>
            <w:top w:val="none" w:sz="0" w:space="0" w:color="auto"/>
            <w:left w:val="none" w:sz="0" w:space="0" w:color="auto"/>
            <w:bottom w:val="none" w:sz="0" w:space="0" w:color="auto"/>
            <w:right w:val="none" w:sz="0" w:space="0" w:color="auto"/>
          </w:divBdr>
        </w:div>
        <w:div w:id="323054327">
          <w:marLeft w:val="640"/>
          <w:marRight w:val="0"/>
          <w:marTop w:val="0"/>
          <w:marBottom w:val="0"/>
          <w:divBdr>
            <w:top w:val="none" w:sz="0" w:space="0" w:color="auto"/>
            <w:left w:val="none" w:sz="0" w:space="0" w:color="auto"/>
            <w:bottom w:val="none" w:sz="0" w:space="0" w:color="auto"/>
            <w:right w:val="none" w:sz="0" w:space="0" w:color="auto"/>
          </w:divBdr>
        </w:div>
        <w:div w:id="318000514">
          <w:marLeft w:val="640"/>
          <w:marRight w:val="0"/>
          <w:marTop w:val="0"/>
          <w:marBottom w:val="0"/>
          <w:divBdr>
            <w:top w:val="none" w:sz="0" w:space="0" w:color="auto"/>
            <w:left w:val="none" w:sz="0" w:space="0" w:color="auto"/>
            <w:bottom w:val="none" w:sz="0" w:space="0" w:color="auto"/>
            <w:right w:val="none" w:sz="0" w:space="0" w:color="auto"/>
          </w:divBdr>
        </w:div>
        <w:div w:id="2012948115">
          <w:marLeft w:val="640"/>
          <w:marRight w:val="0"/>
          <w:marTop w:val="0"/>
          <w:marBottom w:val="0"/>
          <w:divBdr>
            <w:top w:val="none" w:sz="0" w:space="0" w:color="auto"/>
            <w:left w:val="none" w:sz="0" w:space="0" w:color="auto"/>
            <w:bottom w:val="none" w:sz="0" w:space="0" w:color="auto"/>
            <w:right w:val="none" w:sz="0" w:space="0" w:color="auto"/>
          </w:divBdr>
        </w:div>
        <w:div w:id="473841570">
          <w:marLeft w:val="640"/>
          <w:marRight w:val="0"/>
          <w:marTop w:val="0"/>
          <w:marBottom w:val="0"/>
          <w:divBdr>
            <w:top w:val="none" w:sz="0" w:space="0" w:color="auto"/>
            <w:left w:val="none" w:sz="0" w:space="0" w:color="auto"/>
            <w:bottom w:val="none" w:sz="0" w:space="0" w:color="auto"/>
            <w:right w:val="none" w:sz="0" w:space="0" w:color="auto"/>
          </w:divBdr>
        </w:div>
        <w:div w:id="226916566">
          <w:marLeft w:val="640"/>
          <w:marRight w:val="0"/>
          <w:marTop w:val="0"/>
          <w:marBottom w:val="0"/>
          <w:divBdr>
            <w:top w:val="none" w:sz="0" w:space="0" w:color="auto"/>
            <w:left w:val="none" w:sz="0" w:space="0" w:color="auto"/>
            <w:bottom w:val="none" w:sz="0" w:space="0" w:color="auto"/>
            <w:right w:val="none" w:sz="0" w:space="0" w:color="auto"/>
          </w:divBdr>
        </w:div>
      </w:divsChild>
    </w:div>
    <w:div w:id="1436633778">
      <w:marLeft w:val="0"/>
      <w:marRight w:val="0"/>
      <w:marTop w:val="0"/>
      <w:marBottom w:val="0"/>
      <w:divBdr>
        <w:top w:val="none" w:sz="0" w:space="0" w:color="auto"/>
        <w:left w:val="none" w:sz="0" w:space="0" w:color="auto"/>
        <w:bottom w:val="none" w:sz="0" w:space="0" w:color="auto"/>
        <w:right w:val="none" w:sz="0" w:space="0" w:color="auto"/>
      </w:divBdr>
    </w:div>
    <w:div w:id="1438213932">
      <w:bodyDiv w:val="1"/>
      <w:marLeft w:val="0"/>
      <w:marRight w:val="0"/>
      <w:marTop w:val="0"/>
      <w:marBottom w:val="0"/>
      <w:divBdr>
        <w:top w:val="none" w:sz="0" w:space="0" w:color="auto"/>
        <w:left w:val="none" w:sz="0" w:space="0" w:color="auto"/>
        <w:bottom w:val="none" w:sz="0" w:space="0" w:color="auto"/>
        <w:right w:val="none" w:sz="0" w:space="0" w:color="auto"/>
      </w:divBdr>
      <w:divsChild>
        <w:div w:id="2118526602">
          <w:marLeft w:val="640"/>
          <w:marRight w:val="0"/>
          <w:marTop w:val="0"/>
          <w:marBottom w:val="0"/>
          <w:divBdr>
            <w:top w:val="none" w:sz="0" w:space="0" w:color="auto"/>
            <w:left w:val="none" w:sz="0" w:space="0" w:color="auto"/>
            <w:bottom w:val="none" w:sz="0" w:space="0" w:color="auto"/>
            <w:right w:val="none" w:sz="0" w:space="0" w:color="auto"/>
          </w:divBdr>
        </w:div>
        <w:div w:id="1195195215">
          <w:marLeft w:val="640"/>
          <w:marRight w:val="0"/>
          <w:marTop w:val="0"/>
          <w:marBottom w:val="0"/>
          <w:divBdr>
            <w:top w:val="none" w:sz="0" w:space="0" w:color="auto"/>
            <w:left w:val="none" w:sz="0" w:space="0" w:color="auto"/>
            <w:bottom w:val="none" w:sz="0" w:space="0" w:color="auto"/>
            <w:right w:val="none" w:sz="0" w:space="0" w:color="auto"/>
          </w:divBdr>
        </w:div>
        <w:div w:id="697856189">
          <w:marLeft w:val="640"/>
          <w:marRight w:val="0"/>
          <w:marTop w:val="0"/>
          <w:marBottom w:val="0"/>
          <w:divBdr>
            <w:top w:val="none" w:sz="0" w:space="0" w:color="auto"/>
            <w:left w:val="none" w:sz="0" w:space="0" w:color="auto"/>
            <w:bottom w:val="none" w:sz="0" w:space="0" w:color="auto"/>
            <w:right w:val="none" w:sz="0" w:space="0" w:color="auto"/>
          </w:divBdr>
        </w:div>
        <w:div w:id="1492720926">
          <w:marLeft w:val="640"/>
          <w:marRight w:val="0"/>
          <w:marTop w:val="0"/>
          <w:marBottom w:val="0"/>
          <w:divBdr>
            <w:top w:val="none" w:sz="0" w:space="0" w:color="auto"/>
            <w:left w:val="none" w:sz="0" w:space="0" w:color="auto"/>
            <w:bottom w:val="none" w:sz="0" w:space="0" w:color="auto"/>
            <w:right w:val="none" w:sz="0" w:space="0" w:color="auto"/>
          </w:divBdr>
        </w:div>
        <w:div w:id="527643792">
          <w:marLeft w:val="640"/>
          <w:marRight w:val="0"/>
          <w:marTop w:val="0"/>
          <w:marBottom w:val="0"/>
          <w:divBdr>
            <w:top w:val="none" w:sz="0" w:space="0" w:color="auto"/>
            <w:left w:val="none" w:sz="0" w:space="0" w:color="auto"/>
            <w:bottom w:val="none" w:sz="0" w:space="0" w:color="auto"/>
            <w:right w:val="none" w:sz="0" w:space="0" w:color="auto"/>
          </w:divBdr>
        </w:div>
        <w:div w:id="1363215366">
          <w:marLeft w:val="640"/>
          <w:marRight w:val="0"/>
          <w:marTop w:val="0"/>
          <w:marBottom w:val="0"/>
          <w:divBdr>
            <w:top w:val="none" w:sz="0" w:space="0" w:color="auto"/>
            <w:left w:val="none" w:sz="0" w:space="0" w:color="auto"/>
            <w:bottom w:val="none" w:sz="0" w:space="0" w:color="auto"/>
            <w:right w:val="none" w:sz="0" w:space="0" w:color="auto"/>
          </w:divBdr>
        </w:div>
        <w:div w:id="839929109">
          <w:marLeft w:val="640"/>
          <w:marRight w:val="0"/>
          <w:marTop w:val="0"/>
          <w:marBottom w:val="0"/>
          <w:divBdr>
            <w:top w:val="none" w:sz="0" w:space="0" w:color="auto"/>
            <w:left w:val="none" w:sz="0" w:space="0" w:color="auto"/>
            <w:bottom w:val="none" w:sz="0" w:space="0" w:color="auto"/>
            <w:right w:val="none" w:sz="0" w:space="0" w:color="auto"/>
          </w:divBdr>
        </w:div>
        <w:div w:id="691152646">
          <w:marLeft w:val="640"/>
          <w:marRight w:val="0"/>
          <w:marTop w:val="0"/>
          <w:marBottom w:val="0"/>
          <w:divBdr>
            <w:top w:val="none" w:sz="0" w:space="0" w:color="auto"/>
            <w:left w:val="none" w:sz="0" w:space="0" w:color="auto"/>
            <w:bottom w:val="none" w:sz="0" w:space="0" w:color="auto"/>
            <w:right w:val="none" w:sz="0" w:space="0" w:color="auto"/>
          </w:divBdr>
        </w:div>
        <w:div w:id="794104986">
          <w:marLeft w:val="640"/>
          <w:marRight w:val="0"/>
          <w:marTop w:val="0"/>
          <w:marBottom w:val="0"/>
          <w:divBdr>
            <w:top w:val="none" w:sz="0" w:space="0" w:color="auto"/>
            <w:left w:val="none" w:sz="0" w:space="0" w:color="auto"/>
            <w:bottom w:val="none" w:sz="0" w:space="0" w:color="auto"/>
            <w:right w:val="none" w:sz="0" w:space="0" w:color="auto"/>
          </w:divBdr>
        </w:div>
        <w:div w:id="1238511460">
          <w:marLeft w:val="640"/>
          <w:marRight w:val="0"/>
          <w:marTop w:val="0"/>
          <w:marBottom w:val="0"/>
          <w:divBdr>
            <w:top w:val="none" w:sz="0" w:space="0" w:color="auto"/>
            <w:left w:val="none" w:sz="0" w:space="0" w:color="auto"/>
            <w:bottom w:val="none" w:sz="0" w:space="0" w:color="auto"/>
            <w:right w:val="none" w:sz="0" w:space="0" w:color="auto"/>
          </w:divBdr>
        </w:div>
        <w:div w:id="157622566">
          <w:marLeft w:val="640"/>
          <w:marRight w:val="0"/>
          <w:marTop w:val="0"/>
          <w:marBottom w:val="0"/>
          <w:divBdr>
            <w:top w:val="none" w:sz="0" w:space="0" w:color="auto"/>
            <w:left w:val="none" w:sz="0" w:space="0" w:color="auto"/>
            <w:bottom w:val="none" w:sz="0" w:space="0" w:color="auto"/>
            <w:right w:val="none" w:sz="0" w:space="0" w:color="auto"/>
          </w:divBdr>
        </w:div>
        <w:div w:id="1689212364">
          <w:marLeft w:val="640"/>
          <w:marRight w:val="0"/>
          <w:marTop w:val="0"/>
          <w:marBottom w:val="0"/>
          <w:divBdr>
            <w:top w:val="none" w:sz="0" w:space="0" w:color="auto"/>
            <w:left w:val="none" w:sz="0" w:space="0" w:color="auto"/>
            <w:bottom w:val="none" w:sz="0" w:space="0" w:color="auto"/>
            <w:right w:val="none" w:sz="0" w:space="0" w:color="auto"/>
          </w:divBdr>
        </w:div>
        <w:div w:id="1157570461">
          <w:marLeft w:val="640"/>
          <w:marRight w:val="0"/>
          <w:marTop w:val="0"/>
          <w:marBottom w:val="0"/>
          <w:divBdr>
            <w:top w:val="none" w:sz="0" w:space="0" w:color="auto"/>
            <w:left w:val="none" w:sz="0" w:space="0" w:color="auto"/>
            <w:bottom w:val="none" w:sz="0" w:space="0" w:color="auto"/>
            <w:right w:val="none" w:sz="0" w:space="0" w:color="auto"/>
          </w:divBdr>
        </w:div>
        <w:div w:id="1478954286">
          <w:marLeft w:val="640"/>
          <w:marRight w:val="0"/>
          <w:marTop w:val="0"/>
          <w:marBottom w:val="0"/>
          <w:divBdr>
            <w:top w:val="none" w:sz="0" w:space="0" w:color="auto"/>
            <w:left w:val="none" w:sz="0" w:space="0" w:color="auto"/>
            <w:bottom w:val="none" w:sz="0" w:space="0" w:color="auto"/>
            <w:right w:val="none" w:sz="0" w:space="0" w:color="auto"/>
          </w:divBdr>
        </w:div>
        <w:div w:id="262694045">
          <w:marLeft w:val="640"/>
          <w:marRight w:val="0"/>
          <w:marTop w:val="0"/>
          <w:marBottom w:val="0"/>
          <w:divBdr>
            <w:top w:val="none" w:sz="0" w:space="0" w:color="auto"/>
            <w:left w:val="none" w:sz="0" w:space="0" w:color="auto"/>
            <w:bottom w:val="none" w:sz="0" w:space="0" w:color="auto"/>
            <w:right w:val="none" w:sz="0" w:space="0" w:color="auto"/>
          </w:divBdr>
        </w:div>
        <w:div w:id="166480797">
          <w:marLeft w:val="640"/>
          <w:marRight w:val="0"/>
          <w:marTop w:val="0"/>
          <w:marBottom w:val="0"/>
          <w:divBdr>
            <w:top w:val="none" w:sz="0" w:space="0" w:color="auto"/>
            <w:left w:val="none" w:sz="0" w:space="0" w:color="auto"/>
            <w:bottom w:val="none" w:sz="0" w:space="0" w:color="auto"/>
            <w:right w:val="none" w:sz="0" w:space="0" w:color="auto"/>
          </w:divBdr>
        </w:div>
        <w:div w:id="1522860735">
          <w:marLeft w:val="640"/>
          <w:marRight w:val="0"/>
          <w:marTop w:val="0"/>
          <w:marBottom w:val="0"/>
          <w:divBdr>
            <w:top w:val="none" w:sz="0" w:space="0" w:color="auto"/>
            <w:left w:val="none" w:sz="0" w:space="0" w:color="auto"/>
            <w:bottom w:val="none" w:sz="0" w:space="0" w:color="auto"/>
            <w:right w:val="none" w:sz="0" w:space="0" w:color="auto"/>
          </w:divBdr>
        </w:div>
        <w:div w:id="1953366369">
          <w:marLeft w:val="640"/>
          <w:marRight w:val="0"/>
          <w:marTop w:val="0"/>
          <w:marBottom w:val="0"/>
          <w:divBdr>
            <w:top w:val="none" w:sz="0" w:space="0" w:color="auto"/>
            <w:left w:val="none" w:sz="0" w:space="0" w:color="auto"/>
            <w:bottom w:val="none" w:sz="0" w:space="0" w:color="auto"/>
            <w:right w:val="none" w:sz="0" w:space="0" w:color="auto"/>
          </w:divBdr>
        </w:div>
        <w:div w:id="6101773">
          <w:marLeft w:val="640"/>
          <w:marRight w:val="0"/>
          <w:marTop w:val="0"/>
          <w:marBottom w:val="0"/>
          <w:divBdr>
            <w:top w:val="none" w:sz="0" w:space="0" w:color="auto"/>
            <w:left w:val="none" w:sz="0" w:space="0" w:color="auto"/>
            <w:bottom w:val="none" w:sz="0" w:space="0" w:color="auto"/>
            <w:right w:val="none" w:sz="0" w:space="0" w:color="auto"/>
          </w:divBdr>
        </w:div>
        <w:div w:id="1104961246">
          <w:marLeft w:val="640"/>
          <w:marRight w:val="0"/>
          <w:marTop w:val="0"/>
          <w:marBottom w:val="0"/>
          <w:divBdr>
            <w:top w:val="none" w:sz="0" w:space="0" w:color="auto"/>
            <w:left w:val="none" w:sz="0" w:space="0" w:color="auto"/>
            <w:bottom w:val="none" w:sz="0" w:space="0" w:color="auto"/>
            <w:right w:val="none" w:sz="0" w:space="0" w:color="auto"/>
          </w:divBdr>
        </w:div>
        <w:div w:id="780685812">
          <w:marLeft w:val="640"/>
          <w:marRight w:val="0"/>
          <w:marTop w:val="0"/>
          <w:marBottom w:val="0"/>
          <w:divBdr>
            <w:top w:val="none" w:sz="0" w:space="0" w:color="auto"/>
            <w:left w:val="none" w:sz="0" w:space="0" w:color="auto"/>
            <w:bottom w:val="none" w:sz="0" w:space="0" w:color="auto"/>
            <w:right w:val="none" w:sz="0" w:space="0" w:color="auto"/>
          </w:divBdr>
        </w:div>
        <w:div w:id="1717000876">
          <w:marLeft w:val="640"/>
          <w:marRight w:val="0"/>
          <w:marTop w:val="0"/>
          <w:marBottom w:val="0"/>
          <w:divBdr>
            <w:top w:val="none" w:sz="0" w:space="0" w:color="auto"/>
            <w:left w:val="none" w:sz="0" w:space="0" w:color="auto"/>
            <w:bottom w:val="none" w:sz="0" w:space="0" w:color="auto"/>
            <w:right w:val="none" w:sz="0" w:space="0" w:color="auto"/>
          </w:divBdr>
        </w:div>
        <w:div w:id="86392928">
          <w:marLeft w:val="640"/>
          <w:marRight w:val="0"/>
          <w:marTop w:val="0"/>
          <w:marBottom w:val="0"/>
          <w:divBdr>
            <w:top w:val="none" w:sz="0" w:space="0" w:color="auto"/>
            <w:left w:val="none" w:sz="0" w:space="0" w:color="auto"/>
            <w:bottom w:val="none" w:sz="0" w:space="0" w:color="auto"/>
            <w:right w:val="none" w:sz="0" w:space="0" w:color="auto"/>
          </w:divBdr>
        </w:div>
        <w:div w:id="251863671">
          <w:marLeft w:val="640"/>
          <w:marRight w:val="0"/>
          <w:marTop w:val="0"/>
          <w:marBottom w:val="0"/>
          <w:divBdr>
            <w:top w:val="none" w:sz="0" w:space="0" w:color="auto"/>
            <w:left w:val="none" w:sz="0" w:space="0" w:color="auto"/>
            <w:bottom w:val="none" w:sz="0" w:space="0" w:color="auto"/>
            <w:right w:val="none" w:sz="0" w:space="0" w:color="auto"/>
          </w:divBdr>
        </w:div>
        <w:div w:id="1441682316">
          <w:marLeft w:val="640"/>
          <w:marRight w:val="0"/>
          <w:marTop w:val="0"/>
          <w:marBottom w:val="0"/>
          <w:divBdr>
            <w:top w:val="none" w:sz="0" w:space="0" w:color="auto"/>
            <w:left w:val="none" w:sz="0" w:space="0" w:color="auto"/>
            <w:bottom w:val="none" w:sz="0" w:space="0" w:color="auto"/>
            <w:right w:val="none" w:sz="0" w:space="0" w:color="auto"/>
          </w:divBdr>
        </w:div>
        <w:div w:id="1603879723">
          <w:marLeft w:val="640"/>
          <w:marRight w:val="0"/>
          <w:marTop w:val="0"/>
          <w:marBottom w:val="0"/>
          <w:divBdr>
            <w:top w:val="none" w:sz="0" w:space="0" w:color="auto"/>
            <w:left w:val="none" w:sz="0" w:space="0" w:color="auto"/>
            <w:bottom w:val="none" w:sz="0" w:space="0" w:color="auto"/>
            <w:right w:val="none" w:sz="0" w:space="0" w:color="auto"/>
          </w:divBdr>
        </w:div>
        <w:div w:id="731346460">
          <w:marLeft w:val="640"/>
          <w:marRight w:val="0"/>
          <w:marTop w:val="0"/>
          <w:marBottom w:val="0"/>
          <w:divBdr>
            <w:top w:val="none" w:sz="0" w:space="0" w:color="auto"/>
            <w:left w:val="none" w:sz="0" w:space="0" w:color="auto"/>
            <w:bottom w:val="none" w:sz="0" w:space="0" w:color="auto"/>
            <w:right w:val="none" w:sz="0" w:space="0" w:color="auto"/>
          </w:divBdr>
        </w:div>
        <w:div w:id="570577090">
          <w:marLeft w:val="640"/>
          <w:marRight w:val="0"/>
          <w:marTop w:val="0"/>
          <w:marBottom w:val="0"/>
          <w:divBdr>
            <w:top w:val="none" w:sz="0" w:space="0" w:color="auto"/>
            <w:left w:val="none" w:sz="0" w:space="0" w:color="auto"/>
            <w:bottom w:val="none" w:sz="0" w:space="0" w:color="auto"/>
            <w:right w:val="none" w:sz="0" w:space="0" w:color="auto"/>
          </w:divBdr>
        </w:div>
        <w:div w:id="1087917713">
          <w:marLeft w:val="640"/>
          <w:marRight w:val="0"/>
          <w:marTop w:val="0"/>
          <w:marBottom w:val="0"/>
          <w:divBdr>
            <w:top w:val="none" w:sz="0" w:space="0" w:color="auto"/>
            <w:left w:val="none" w:sz="0" w:space="0" w:color="auto"/>
            <w:bottom w:val="none" w:sz="0" w:space="0" w:color="auto"/>
            <w:right w:val="none" w:sz="0" w:space="0" w:color="auto"/>
          </w:divBdr>
        </w:div>
        <w:div w:id="1308436699">
          <w:marLeft w:val="640"/>
          <w:marRight w:val="0"/>
          <w:marTop w:val="0"/>
          <w:marBottom w:val="0"/>
          <w:divBdr>
            <w:top w:val="none" w:sz="0" w:space="0" w:color="auto"/>
            <w:left w:val="none" w:sz="0" w:space="0" w:color="auto"/>
            <w:bottom w:val="none" w:sz="0" w:space="0" w:color="auto"/>
            <w:right w:val="none" w:sz="0" w:space="0" w:color="auto"/>
          </w:divBdr>
        </w:div>
        <w:div w:id="2070106501">
          <w:marLeft w:val="640"/>
          <w:marRight w:val="0"/>
          <w:marTop w:val="0"/>
          <w:marBottom w:val="0"/>
          <w:divBdr>
            <w:top w:val="none" w:sz="0" w:space="0" w:color="auto"/>
            <w:left w:val="none" w:sz="0" w:space="0" w:color="auto"/>
            <w:bottom w:val="none" w:sz="0" w:space="0" w:color="auto"/>
            <w:right w:val="none" w:sz="0" w:space="0" w:color="auto"/>
          </w:divBdr>
        </w:div>
        <w:div w:id="204829347">
          <w:marLeft w:val="640"/>
          <w:marRight w:val="0"/>
          <w:marTop w:val="0"/>
          <w:marBottom w:val="0"/>
          <w:divBdr>
            <w:top w:val="none" w:sz="0" w:space="0" w:color="auto"/>
            <w:left w:val="none" w:sz="0" w:space="0" w:color="auto"/>
            <w:bottom w:val="none" w:sz="0" w:space="0" w:color="auto"/>
            <w:right w:val="none" w:sz="0" w:space="0" w:color="auto"/>
          </w:divBdr>
        </w:div>
        <w:div w:id="1001859451">
          <w:marLeft w:val="640"/>
          <w:marRight w:val="0"/>
          <w:marTop w:val="0"/>
          <w:marBottom w:val="0"/>
          <w:divBdr>
            <w:top w:val="none" w:sz="0" w:space="0" w:color="auto"/>
            <w:left w:val="none" w:sz="0" w:space="0" w:color="auto"/>
            <w:bottom w:val="none" w:sz="0" w:space="0" w:color="auto"/>
            <w:right w:val="none" w:sz="0" w:space="0" w:color="auto"/>
          </w:divBdr>
        </w:div>
        <w:div w:id="1863088429">
          <w:marLeft w:val="640"/>
          <w:marRight w:val="0"/>
          <w:marTop w:val="0"/>
          <w:marBottom w:val="0"/>
          <w:divBdr>
            <w:top w:val="none" w:sz="0" w:space="0" w:color="auto"/>
            <w:left w:val="none" w:sz="0" w:space="0" w:color="auto"/>
            <w:bottom w:val="none" w:sz="0" w:space="0" w:color="auto"/>
            <w:right w:val="none" w:sz="0" w:space="0" w:color="auto"/>
          </w:divBdr>
        </w:div>
        <w:div w:id="801271520">
          <w:marLeft w:val="640"/>
          <w:marRight w:val="0"/>
          <w:marTop w:val="0"/>
          <w:marBottom w:val="0"/>
          <w:divBdr>
            <w:top w:val="none" w:sz="0" w:space="0" w:color="auto"/>
            <w:left w:val="none" w:sz="0" w:space="0" w:color="auto"/>
            <w:bottom w:val="none" w:sz="0" w:space="0" w:color="auto"/>
            <w:right w:val="none" w:sz="0" w:space="0" w:color="auto"/>
          </w:divBdr>
        </w:div>
        <w:div w:id="740176573">
          <w:marLeft w:val="640"/>
          <w:marRight w:val="0"/>
          <w:marTop w:val="0"/>
          <w:marBottom w:val="0"/>
          <w:divBdr>
            <w:top w:val="none" w:sz="0" w:space="0" w:color="auto"/>
            <w:left w:val="none" w:sz="0" w:space="0" w:color="auto"/>
            <w:bottom w:val="none" w:sz="0" w:space="0" w:color="auto"/>
            <w:right w:val="none" w:sz="0" w:space="0" w:color="auto"/>
          </w:divBdr>
        </w:div>
        <w:div w:id="2077779123">
          <w:marLeft w:val="640"/>
          <w:marRight w:val="0"/>
          <w:marTop w:val="0"/>
          <w:marBottom w:val="0"/>
          <w:divBdr>
            <w:top w:val="none" w:sz="0" w:space="0" w:color="auto"/>
            <w:left w:val="none" w:sz="0" w:space="0" w:color="auto"/>
            <w:bottom w:val="none" w:sz="0" w:space="0" w:color="auto"/>
            <w:right w:val="none" w:sz="0" w:space="0" w:color="auto"/>
          </w:divBdr>
        </w:div>
        <w:div w:id="1157385085">
          <w:marLeft w:val="640"/>
          <w:marRight w:val="0"/>
          <w:marTop w:val="0"/>
          <w:marBottom w:val="0"/>
          <w:divBdr>
            <w:top w:val="none" w:sz="0" w:space="0" w:color="auto"/>
            <w:left w:val="none" w:sz="0" w:space="0" w:color="auto"/>
            <w:bottom w:val="none" w:sz="0" w:space="0" w:color="auto"/>
            <w:right w:val="none" w:sz="0" w:space="0" w:color="auto"/>
          </w:divBdr>
        </w:div>
        <w:div w:id="1093820193">
          <w:marLeft w:val="640"/>
          <w:marRight w:val="0"/>
          <w:marTop w:val="0"/>
          <w:marBottom w:val="0"/>
          <w:divBdr>
            <w:top w:val="none" w:sz="0" w:space="0" w:color="auto"/>
            <w:left w:val="none" w:sz="0" w:space="0" w:color="auto"/>
            <w:bottom w:val="none" w:sz="0" w:space="0" w:color="auto"/>
            <w:right w:val="none" w:sz="0" w:space="0" w:color="auto"/>
          </w:divBdr>
        </w:div>
        <w:div w:id="517890141">
          <w:marLeft w:val="640"/>
          <w:marRight w:val="0"/>
          <w:marTop w:val="0"/>
          <w:marBottom w:val="0"/>
          <w:divBdr>
            <w:top w:val="none" w:sz="0" w:space="0" w:color="auto"/>
            <w:left w:val="none" w:sz="0" w:space="0" w:color="auto"/>
            <w:bottom w:val="none" w:sz="0" w:space="0" w:color="auto"/>
            <w:right w:val="none" w:sz="0" w:space="0" w:color="auto"/>
          </w:divBdr>
        </w:div>
        <w:div w:id="1917325578">
          <w:marLeft w:val="640"/>
          <w:marRight w:val="0"/>
          <w:marTop w:val="0"/>
          <w:marBottom w:val="0"/>
          <w:divBdr>
            <w:top w:val="none" w:sz="0" w:space="0" w:color="auto"/>
            <w:left w:val="none" w:sz="0" w:space="0" w:color="auto"/>
            <w:bottom w:val="none" w:sz="0" w:space="0" w:color="auto"/>
            <w:right w:val="none" w:sz="0" w:space="0" w:color="auto"/>
          </w:divBdr>
        </w:div>
      </w:divsChild>
    </w:div>
    <w:div w:id="1438787732">
      <w:marLeft w:val="0"/>
      <w:marRight w:val="0"/>
      <w:marTop w:val="0"/>
      <w:marBottom w:val="0"/>
      <w:divBdr>
        <w:top w:val="none" w:sz="0" w:space="0" w:color="auto"/>
        <w:left w:val="none" w:sz="0" w:space="0" w:color="auto"/>
        <w:bottom w:val="none" w:sz="0" w:space="0" w:color="auto"/>
        <w:right w:val="none" w:sz="0" w:space="0" w:color="auto"/>
      </w:divBdr>
    </w:div>
    <w:div w:id="1439518496">
      <w:marLeft w:val="640"/>
      <w:marRight w:val="0"/>
      <w:marTop w:val="0"/>
      <w:marBottom w:val="0"/>
      <w:divBdr>
        <w:top w:val="none" w:sz="0" w:space="0" w:color="auto"/>
        <w:left w:val="none" w:sz="0" w:space="0" w:color="auto"/>
        <w:bottom w:val="none" w:sz="0" w:space="0" w:color="auto"/>
        <w:right w:val="none" w:sz="0" w:space="0" w:color="auto"/>
      </w:divBdr>
    </w:div>
    <w:div w:id="1439639174">
      <w:bodyDiv w:val="1"/>
      <w:marLeft w:val="0"/>
      <w:marRight w:val="0"/>
      <w:marTop w:val="0"/>
      <w:marBottom w:val="0"/>
      <w:divBdr>
        <w:top w:val="none" w:sz="0" w:space="0" w:color="auto"/>
        <w:left w:val="none" w:sz="0" w:space="0" w:color="auto"/>
        <w:bottom w:val="none" w:sz="0" w:space="0" w:color="auto"/>
        <w:right w:val="none" w:sz="0" w:space="0" w:color="auto"/>
      </w:divBdr>
      <w:divsChild>
        <w:div w:id="1471171314">
          <w:marLeft w:val="640"/>
          <w:marRight w:val="0"/>
          <w:marTop w:val="0"/>
          <w:marBottom w:val="0"/>
          <w:divBdr>
            <w:top w:val="none" w:sz="0" w:space="0" w:color="auto"/>
            <w:left w:val="none" w:sz="0" w:space="0" w:color="auto"/>
            <w:bottom w:val="none" w:sz="0" w:space="0" w:color="auto"/>
            <w:right w:val="none" w:sz="0" w:space="0" w:color="auto"/>
          </w:divBdr>
        </w:div>
        <w:div w:id="1994479133">
          <w:marLeft w:val="640"/>
          <w:marRight w:val="0"/>
          <w:marTop w:val="0"/>
          <w:marBottom w:val="0"/>
          <w:divBdr>
            <w:top w:val="none" w:sz="0" w:space="0" w:color="auto"/>
            <w:left w:val="none" w:sz="0" w:space="0" w:color="auto"/>
            <w:bottom w:val="none" w:sz="0" w:space="0" w:color="auto"/>
            <w:right w:val="none" w:sz="0" w:space="0" w:color="auto"/>
          </w:divBdr>
        </w:div>
        <w:div w:id="462039431">
          <w:marLeft w:val="640"/>
          <w:marRight w:val="0"/>
          <w:marTop w:val="0"/>
          <w:marBottom w:val="0"/>
          <w:divBdr>
            <w:top w:val="none" w:sz="0" w:space="0" w:color="auto"/>
            <w:left w:val="none" w:sz="0" w:space="0" w:color="auto"/>
            <w:bottom w:val="none" w:sz="0" w:space="0" w:color="auto"/>
            <w:right w:val="none" w:sz="0" w:space="0" w:color="auto"/>
          </w:divBdr>
        </w:div>
        <w:div w:id="1911186474">
          <w:marLeft w:val="640"/>
          <w:marRight w:val="0"/>
          <w:marTop w:val="0"/>
          <w:marBottom w:val="0"/>
          <w:divBdr>
            <w:top w:val="none" w:sz="0" w:space="0" w:color="auto"/>
            <w:left w:val="none" w:sz="0" w:space="0" w:color="auto"/>
            <w:bottom w:val="none" w:sz="0" w:space="0" w:color="auto"/>
            <w:right w:val="none" w:sz="0" w:space="0" w:color="auto"/>
          </w:divBdr>
        </w:div>
        <w:div w:id="1266228496">
          <w:marLeft w:val="640"/>
          <w:marRight w:val="0"/>
          <w:marTop w:val="0"/>
          <w:marBottom w:val="0"/>
          <w:divBdr>
            <w:top w:val="none" w:sz="0" w:space="0" w:color="auto"/>
            <w:left w:val="none" w:sz="0" w:space="0" w:color="auto"/>
            <w:bottom w:val="none" w:sz="0" w:space="0" w:color="auto"/>
            <w:right w:val="none" w:sz="0" w:space="0" w:color="auto"/>
          </w:divBdr>
        </w:div>
        <w:div w:id="1066609750">
          <w:marLeft w:val="640"/>
          <w:marRight w:val="0"/>
          <w:marTop w:val="0"/>
          <w:marBottom w:val="0"/>
          <w:divBdr>
            <w:top w:val="none" w:sz="0" w:space="0" w:color="auto"/>
            <w:left w:val="none" w:sz="0" w:space="0" w:color="auto"/>
            <w:bottom w:val="none" w:sz="0" w:space="0" w:color="auto"/>
            <w:right w:val="none" w:sz="0" w:space="0" w:color="auto"/>
          </w:divBdr>
        </w:div>
        <w:div w:id="1335066556">
          <w:marLeft w:val="640"/>
          <w:marRight w:val="0"/>
          <w:marTop w:val="0"/>
          <w:marBottom w:val="0"/>
          <w:divBdr>
            <w:top w:val="none" w:sz="0" w:space="0" w:color="auto"/>
            <w:left w:val="none" w:sz="0" w:space="0" w:color="auto"/>
            <w:bottom w:val="none" w:sz="0" w:space="0" w:color="auto"/>
            <w:right w:val="none" w:sz="0" w:space="0" w:color="auto"/>
          </w:divBdr>
        </w:div>
        <w:div w:id="288052754">
          <w:marLeft w:val="640"/>
          <w:marRight w:val="0"/>
          <w:marTop w:val="0"/>
          <w:marBottom w:val="0"/>
          <w:divBdr>
            <w:top w:val="none" w:sz="0" w:space="0" w:color="auto"/>
            <w:left w:val="none" w:sz="0" w:space="0" w:color="auto"/>
            <w:bottom w:val="none" w:sz="0" w:space="0" w:color="auto"/>
            <w:right w:val="none" w:sz="0" w:space="0" w:color="auto"/>
          </w:divBdr>
        </w:div>
        <w:div w:id="1105420855">
          <w:marLeft w:val="640"/>
          <w:marRight w:val="0"/>
          <w:marTop w:val="0"/>
          <w:marBottom w:val="0"/>
          <w:divBdr>
            <w:top w:val="none" w:sz="0" w:space="0" w:color="auto"/>
            <w:left w:val="none" w:sz="0" w:space="0" w:color="auto"/>
            <w:bottom w:val="none" w:sz="0" w:space="0" w:color="auto"/>
            <w:right w:val="none" w:sz="0" w:space="0" w:color="auto"/>
          </w:divBdr>
        </w:div>
        <w:div w:id="832380672">
          <w:marLeft w:val="640"/>
          <w:marRight w:val="0"/>
          <w:marTop w:val="0"/>
          <w:marBottom w:val="0"/>
          <w:divBdr>
            <w:top w:val="none" w:sz="0" w:space="0" w:color="auto"/>
            <w:left w:val="none" w:sz="0" w:space="0" w:color="auto"/>
            <w:bottom w:val="none" w:sz="0" w:space="0" w:color="auto"/>
            <w:right w:val="none" w:sz="0" w:space="0" w:color="auto"/>
          </w:divBdr>
        </w:div>
        <w:div w:id="463155062">
          <w:marLeft w:val="640"/>
          <w:marRight w:val="0"/>
          <w:marTop w:val="0"/>
          <w:marBottom w:val="0"/>
          <w:divBdr>
            <w:top w:val="none" w:sz="0" w:space="0" w:color="auto"/>
            <w:left w:val="none" w:sz="0" w:space="0" w:color="auto"/>
            <w:bottom w:val="none" w:sz="0" w:space="0" w:color="auto"/>
            <w:right w:val="none" w:sz="0" w:space="0" w:color="auto"/>
          </w:divBdr>
        </w:div>
        <w:div w:id="618878357">
          <w:marLeft w:val="640"/>
          <w:marRight w:val="0"/>
          <w:marTop w:val="0"/>
          <w:marBottom w:val="0"/>
          <w:divBdr>
            <w:top w:val="none" w:sz="0" w:space="0" w:color="auto"/>
            <w:left w:val="none" w:sz="0" w:space="0" w:color="auto"/>
            <w:bottom w:val="none" w:sz="0" w:space="0" w:color="auto"/>
            <w:right w:val="none" w:sz="0" w:space="0" w:color="auto"/>
          </w:divBdr>
        </w:div>
        <w:div w:id="989135083">
          <w:marLeft w:val="640"/>
          <w:marRight w:val="0"/>
          <w:marTop w:val="0"/>
          <w:marBottom w:val="0"/>
          <w:divBdr>
            <w:top w:val="none" w:sz="0" w:space="0" w:color="auto"/>
            <w:left w:val="none" w:sz="0" w:space="0" w:color="auto"/>
            <w:bottom w:val="none" w:sz="0" w:space="0" w:color="auto"/>
            <w:right w:val="none" w:sz="0" w:space="0" w:color="auto"/>
          </w:divBdr>
        </w:div>
        <w:div w:id="1551570960">
          <w:marLeft w:val="640"/>
          <w:marRight w:val="0"/>
          <w:marTop w:val="0"/>
          <w:marBottom w:val="0"/>
          <w:divBdr>
            <w:top w:val="none" w:sz="0" w:space="0" w:color="auto"/>
            <w:left w:val="none" w:sz="0" w:space="0" w:color="auto"/>
            <w:bottom w:val="none" w:sz="0" w:space="0" w:color="auto"/>
            <w:right w:val="none" w:sz="0" w:space="0" w:color="auto"/>
          </w:divBdr>
        </w:div>
        <w:div w:id="2006977760">
          <w:marLeft w:val="640"/>
          <w:marRight w:val="0"/>
          <w:marTop w:val="0"/>
          <w:marBottom w:val="0"/>
          <w:divBdr>
            <w:top w:val="none" w:sz="0" w:space="0" w:color="auto"/>
            <w:left w:val="none" w:sz="0" w:space="0" w:color="auto"/>
            <w:bottom w:val="none" w:sz="0" w:space="0" w:color="auto"/>
            <w:right w:val="none" w:sz="0" w:space="0" w:color="auto"/>
          </w:divBdr>
        </w:div>
        <w:div w:id="393819961">
          <w:marLeft w:val="640"/>
          <w:marRight w:val="0"/>
          <w:marTop w:val="0"/>
          <w:marBottom w:val="0"/>
          <w:divBdr>
            <w:top w:val="none" w:sz="0" w:space="0" w:color="auto"/>
            <w:left w:val="none" w:sz="0" w:space="0" w:color="auto"/>
            <w:bottom w:val="none" w:sz="0" w:space="0" w:color="auto"/>
            <w:right w:val="none" w:sz="0" w:space="0" w:color="auto"/>
          </w:divBdr>
        </w:div>
        <w:div w:id="440955883">
          <w:marLeft w:val="640"/>
          <w:marRight w:val="0"/>
          <w:marTop w:val="0"/>
          <w:marBottom w:val="0"/>
          <w:divBdr>
            <w:top w:val="none" w:sz="0" w:space="0" w:color="auto"/>
            <w:left w:val="none" w:sz="0" w:space="0" w:color="auto"/>
            <w:bottom w:val="none" w:sz="0" w:space="0" w:color="auto"/>
            <w:right w:val="none" w:sz="0" w:space="0" w:color="auto"/>
          </w:divBdr>
        </w:div>
        <w:div w:id="2076007126">
          <w:marLeft w:val="640"/>
          <w:marRight w:val="0"/>
          <w:marTop w:val="0"/>
          <w:marBottom w:val="0"/>
          <w:divBdr>
            <w:top w:val="none" w:sz="0" w:space="0" w:color="auto"/>
            <w:left w:val="none" w:sz="0" w:space="0" w:color="auto"/>
            <w:bottom w:val="none" w:sz="0" w:space="0" w:color="auto"/>
            <w:right w:val="none" w:sz="0" w:space="0" w:color="auto"/>
          </w:divBdr>
        </w:div>
        <w:div w:id="1979996431">
          <w:marLeft w:val="640"/>
          <w:marRight w:val="0"/>
          <w:marTop w:val="0"/>
          <w:marBottom w:val="0"/>
          <w:divBdr>
            <w:top w:val="none" w:sz="0" w:space="0" w:color="auto"/>
            <w:left w:val="none" w:sz="0" w:space="0" w:color="auto"/>
            <w:bottom w:val="none" w:sz="0" w:space="0" w:color="auto"/>
            <w:right w:val="none" w:sz="0" w:space="0" w:color="auto"/>
          </w:divBdr>
        </w:div>
        <w:div w:id="1596208724">
          <w:marLeft w:val="640"/>
          <w:marRight w:val="0"/>
          <w:marTop w:val="0"/>
          <w:marBottom w:val="0"/>
          <w:divBdr>
            <w:top w:val="none" w:sz="0" w:space="0" w:color="auto"/>
            <w:left w:val="none" w:sz="0" w:space="0" w:color="auto"/>
            <w:bottom w:val="none" w:sz="0" w:space="0" w:color="auto"/>
            <w:right w:val="none" w:sz="0" w:space="0" w:color="auto"/>
          </w:divBdr>
        </w:div>
        <w:div w:id="153568136">
          <w:marLeft w:val="640"/>
          <w:marRight w:val="0"/>
          <w:marTop w:val="0"/>
          <w:marBottom w:val="0"/>
          <w:divBdr>
            <w:top w:val="none" w:sz="0" w:space="0" w:color="auto"/>
            <w:left w:val="none" w:sz="0" w:space="0" w:color="auto"/>
            <w:bottom w:val="none" w:sz="0" w:space="0" w:color="auto"/>
            <w:right w:val="none" w:sz="0" w:space="0" w:color="auto"/>
          </w:divBdr>
        </w:div>
        <w:div w:id="389304128">
          <w:marLeft w:val="640"/>
          <w:marRight w:val="0"/>
          <w:marTop w:val="0"/>
          <w:marBottom w:val="0"/>
          <w:divBdr>
            <w:top w:val="none" w:sz="0" w:space="0" w:color="auto"/>
            <w:left w:val="none" w:sz="0" w:space="0" w:color="auto"/>
            <w:bottom w:val="none" w:sz="0" w:space="0" w:color="auto"/>
            <w:right w:val="none" w:sz="0" w:space="0" w:color="auto"/>
          </w:divBdr>
        </w:div>
        <w:div w:id="1320769068">
          <w:marLeft w:val="640"/>
          <w:marRight w:val="0"/>
          <w:marTop w:val="0"/>
          <w:marBottom w:val="0"/>
          <w:divBdr>
            <w:top w:val="none" w:sz="0" w:space="0" w:color="auto"/>
            <w:left w:val="none" w:sz="0" w:space="0" w:color="auto"/>
            <w:bottom w:val="none" w:sz="0" w:space="0" w:color="auto"/>
            <w:right w:val="none" w:sz="0" w:space="0" w:color="auto"/>
          </w:divBdr>
        </w:div>
        <w:div w:id="1546722929">
          <w:marLeft w:val="640"/>
          <w:marRight w:val="0"/>
          <w:marTop w:val="0"/>
          <w:marBottom w:val="0"/>
          <w:divBdr>
            <w:top w:val="none" w:sz="0" w:space="0" w:color="auto"/>
            <w:left w:val="none" w:sz="0" w:space="0" w:color="auto"/>
            <w:bottom w:val="none" w:sz="0" w:space="0" w:color="auto"/>
            <w:right w:val="none" w:sz="0" w:space="0" w:color="auto"/>
          </w:divBdr>
        </w:div>
        <w:div w:id="26612525">
          <w:marLeft w:val="640"/>
          <w:marRight w:val="0"/>
          <w:marTop w:val="0"/>
          <w:marBottom w:val="0"/>
          <w:divBdr>
            <w:top w:val="none" w:sz="0" w:space="0" w:color="auto"/>
            <w:left w:val="none" w:sz="0" w:space="0" w:color="auto"/>
            <w:bottom w:val="none" w:sz="0" w:space="0" w:color="auto"/>
            <w:right w:val="none" w:sz="0" w:space="0" w:color="auto"/>
          </w:divBdr>
        </w:div>
        <w:div w:id="1095981282">
          <w:marLeft w:val="640"/>
          <w:marRight w:val="0"/>
          <w:marTop w:val="0"/>
          <w:marBottom w:val="0"/>
          <w:divBdr>
            <w:top w:val="none" w:sz="0" w:space="0" w:color="auto"/>
            <w:left w:val="none" w:sz="0" w:space="0" w:color="auto"/>
            <w:bottom w:val="none" w:sz="0" w:space="0" w:color="auto"/>
            <w:right w:val="none" w:sz="0" w:space="0" w:color="auto"/>
          </w:divBdr>
        </w:div>
        <w:div w:id="2121800050">
          <w:marLeft w:val="640"/>
          <w:marRight w:val="0"/>
          <w:marTop w:val="0"/>
          <w:marBottom w:val="0"/>
          <w:divBdr>
            <w:top w:val="none" w:sz="0" w:space="0" w:color="auto"/>
            <w:left w:val="none" w:sz="0" w:space="0" w:color="auto"/>
            <w:bottom w:val="none" w:sz="0" w:space="0" w:color="auto"/>
            <w:right w:val="none" w:sz="0" w:space="0" w:color="auto"/>
          </w:divBdr>
        </w:div>
        <w:div w:id="756630341">
          <w:marLeft w:val="640"/>
          <w:marRight w:val="0"/>
          <w:marTop w:val="0"/>
          <w:marBottom w:val="0"/>
          <w:divBdr>
            <w:top w:val="none" w:sz="0" w:space="0" w:color="auto"/>
            <w:left w:val="none" w:sz="0" w:space="0" w:color="auto"/>
            <w:bottom w:val="none" w:sz="0" w:space="0" w:color="auto"/>
            <w:right w:val="none" w:sz="0" w:space="0" w:color="auto"/>
          </w:divBdr>
        </w:div>
        <w:div w:id="830291195">
          <w:marLeft w:val="640"/>
          <w:marRight w:val="0"/>
          <w:marTop w:val="0"/>
          <w:marBottom w:val="0"/>
          <w:divBdr>
            <w:top w:val="none" w:sz="0" w:space="0" w:color="auto"/>
            <w:left w:val="none" w:sz="0" w:space="0" w:color="auto"/>
            <w:bottom w:val="none" w:sz="0" w:space="0" w:color="auto"/>
            <w:right w:val="none" w:sz="0" w:space="0" w:color="auto"/>
          </w:divBdr>
        </w:div>
        <w:div w:id="1729377791">
          <w:marLeft w:val="640"/>
          <w:marRight w:val="0"/>
          <w:marTop w:val="0"/>
          <w:marBottom w:val="0"/>
          <w:divBdr>
            <w:top w:val="none" w:sz="0" w:space="0" w:color="auto"/>
            <w:left w:val="none" w:sz="0" w:space="0" w:color="auto"/>
            <w:bottom w:val="none" w:sz="0" w:space="0" w:color="auto"/>
            <w:right w:val="none" w:sz="0" w:space="0" w:color="auto"/>
          </w:divBdr>
        </w:div>
        <w:div w:id="1709910776">
          <w:marLeft w:val="640"/>
          <w:marRight w:val="0"/>
          <w:marTop w:val="0"/>
          <w:marBottom w:val="0"/>
          <w:divBdr>
            <w:top w:val="none" w:sz="0" w:space="0" w:color="auto"/>
            <w:left w:val="none" w:sz="0" w:space="0" w:color="auto"/>
            <w:bottom w:val="none" w:sz="0" w:space="0" w:color="auto"/>
            <w:right w:val="none" w:sz="0" w:space="0" w:color="auto"/>
          </w:divBdr>
        </w:div>
        <w:div w:id="243345841">
          <w:marLeft w:val="640"/>
          <w:marRight w:val="0"/>
          <w:marTop w:val="0"/>
          <w:marBottom w:val="0"/>
          <w:divBdr>
            <w:top w:val="none" w:sz="0" w:space="0" w:color="auto"/>
            <w:left w:val="none" w:sz="0" w:space="0" w:color="auto"/>
            <w:bottom w:val="none" w:sz="0" w:space="0" w:color="auto"/>
            <w:right w:val="none" w:sz="0" w:space="0" w:color="auto"/>
          </w:divBdr>
        </w:div>
        <w:div w:id="1284847612">
          <w:marLeft w:val="640"/>
          <w:marRight w:val="0"/>
          <w:marTop w:val="0"/>
          <w:marBottom w:val="0"/>
          <w:divBdr>
            <w:top w:val="none" w:sz="0" w:space="0" w:color="auto"/>
            <w:left w:val="none" w:sz="0" w:space="0" w:color="auto"/>
            <w:bottom w:val="none" w:sz="0" w:space="0" w:color="auto"/>
            <w:right w:val="none" w:sz="0" w:space="0" w:color="auto"/>
          </w:divBdr>
        </w:div>
        <w:div w:id="691996174">
          <w:marLeft w:val="640"/>
          <w:marRight w:val="0"/>
          <w:marTop w:val="0"/>
          <w:marBottom w:val="0"/>
          <w:divBdr>
            <w:top w:val="none" w:sz="0" w:space="0" w:color="auto"/>
            <w:left w:val="none" w:sz="0" w:space="0" w:color="auto"/>
            <w:bottom w:val="none" w:sz="0" w:space="0" w:color="auto"/>
            <w:right w:val="none" w:sz="0" w:space="0" w:color="auto"/>
          </w:divBdr>
        </w:div>
        <w:div w:id="341854674">
          <w:marLeft w:val="640"/>
          <w:marRight w:val="0"/>
          <w:marTop w:val="0"/>
          <w:marBottom w:val="0"/>
          <w:divBdr>
            <w:top w:val="none" w:sz="0" w:space="0" w:color="auto"/>
            <w:left w:val="none" w:sz="0" w:space="0" w:color="auto"/>
            <w:bottom w:val="none" w:sz="0" w:space="0" w:color="auto"/>
            <w:right w:val="none" w:sz="0" w:space="0" w:color="auto"/>
          </w:divBdr>
        </w:div>
        <w:div w:id="386926532">
          <w:marLeft w:val="640"/>
          <w:marRight w:val="0"/>
          <w:marTop w:val="0"/>
          <w:marBottom w:val="0"/>
          <w:divBdr>
            <w:top w:val="none" w:sz="0" w:space="0" w:color="auto"/>
            <w:left w:val="none" w:sz="0" w:space="0" w:color="auto"/>
            <w:bottom w:val="none" w:sz="0" w:space="0" w:color="auto"/>
            <w:right w:val="none" w:sz="0" w:space="0" w:color="auto"/>
          </w:divBdr>
        </w:div>
        <w:div w:id="1430389455">
          <w:marLeft w:val="640"/>
          <w:marRight w:val="0"/>
          <w:marTop w:val="0"/>
          <w:marBottom w:val="0"/>
          <w:divBdr>
            <w:top w:val="none" w:sz="0" w:space="0" w:color="auto"/>
            <w:left w:val="none" w:sz="0" w:space="0" w:color="auto"/>
            <w:bottom w:val="none" w:sz="0" w:space="0" w:color="auto"/>
            <w:right w:val="none" w:sz="0" w:space="0" w:color="auto"/>
          </w:divBdr>
        </w:div>
        <w:div w:id="762996694">
          <w:marLeft w:val="640"/>
          <w:marRight w:val="0"/>
          <w:marTop w:val="0"/>
          <w:marBottom w:val="0"/>
          <w:divBdr>
            <w:top w:val="none" w:sz="0" w:space="0" w:color="auto"/>
            <w:left w:val="none" w:sz="0" w:space="0" w:color="auto"/>
            <w:bottom w:val="none" w:sz="0" w:space="0" w:color="auto"/>
            <w:right w:val="none" w:sz="0" w:space="0" w:color="auto"/>
          </w:divBdr>
        </w:div>
        <w:div w:id="1998072764">
          <w:marLeft w:val="640"/>
          <w:marRight w:val="0"/>
          <w:marTop w:val="0"/>
          <w:marBottom w:val="0"/>
          <w:divBdr>
            <w:top w:val="none" w:sz="0" w:space="0" w:color="auto"/>
            <w:left w:val="none" w:sz="0" w:space="0" w:color="auto"/>
            <w:bottom w:val="none" w:sz="0" w:space="0" w:color="auto"/>
            <w:right w:val="none" w:sz="0" w:space="0" w:color="auto"/>
          </w:divBdr>
        </w:div>
        <w:div w:id="36976047">
          <w:marLeft w:val="640"/>
          <w:marRight w:val="0"/>
          <w:marTop w:val="0"/>
          <w:marBottom w:val="0"/>
          <w:divBdr>
            <w:top w:val="none" w:sz="0" w:space="0" w:color="auto"/>
            <w:left w:val="none" w:sz="0" w:space="0" w:color="auto"/>
            <w:bottom w:val="none" w:sz="0" w:space="0" w:color="auto"/>
            <w:right w:val="none" w:sz="0" w:space="0" w:color="auto"/>
          </w:divBdr>
        </w:div>
        <w:div w:id="945620813">
          <w:marLeft w:val="640"/>
          <w:marRight w:val="0"/>
          <w:marTop w:val="0"/>
          <w:marBottom w:val="0"/>
          <w:divBdr>
            <w:top w:val="none" w:sz="0" w:space="0" w:color="auto"/>
            <w:left w:val="none" w:sz="0" w:space="0" w:color="auto"/>
            <w:bottom w:val="none" w:sz="0" w:space="0" w:color="auto"/>
            <w:right w:val="none" w:sz="0" w:space="0" w:color="auto"/>
          </w:divBdr>
        </w:div>
        <w:div w:id="1199472553">
          <w:marLeft w:val="640"/>
          <w:marRight w:val="0"/>
          <w:marTop w:val="0"/>
          <w:marBottom w:val="0"/>
          <w:divBdr>
            <w:top w:val="none" w:sz="0" w:space="0" w:color="auto"/>
            <w:left w:val="none" w:sz="0" w:space="0" w:color="auto"/>
            <w:bottom w:val="none" w:sz="0" w:space="0" w:color="auto"/>
            <w:right w:val="none" w:sz="0" w:space="0" w:color="auto"/>
          </w:divBdr>
        </w:div>
        <w:div w:id="1380327476">
          <w:marLeft w:val="640"/>
          <w:marRight w:val="0"/>
          <w:marTop w:val="0"/>
          <w:marBottom w:val="0"/>
          <w:divBdr>
            <w:top w:val="none" w:sz="0" w:space="0" w:color="auto"/>
            <w:left w:val="none" w:sz="0" w:space="0" w:color="auto"/>
            <w:bottom w:val="none" w:sz="0" w:space="0" w:color="auto"/>
            <w:right w:val="none" w:sz="0" w:space="0" w:color="auto"/>
          </w:divBdr>
        </w:div>
        <w:div w:id="1553007068">
          <w:marLeft w:val="640"/>
          <w:marRight w:val="0"/>
          <w:marTop w:val="0"/>
          <w:marBottom w:val="0"/>
          <w:divBdr>
            <w:top w:val="none" w:sz="0" w:space="0" w:color="auto"/>
            <w:left w:val="none" w:sz="0" w:space="0" w:color="auto"/>
            <w:bottom w:val="none" w:sz="0" w:space="0" w:color="auto"/>
            <w:right w:val="none" w:sz="0" w:space="0" w:color="auto"/>
          </w:divBdr>
        </w:div>
      </w:divsChild>
    </w:div>
    <w:div w:id="1443453412">
      <w:bodyDiv w:val="1"/>
      <w:marLeft w:val="0"/>
      <w:marRight w:val="0"/>
      <w:marTop w:val="0"/>
      <w:marBottom w:val="0"/>
      <w:divBdr>
        <w:top w:val="none" w:sz="0" w:space="0" w:color="auto"/>
        <w:left w:val="none" w:sz="0" w:space="0" w:color="auto"/>
        <w:bottom w:val="none" w:sz="0" w:space="0" w:color="auto"/>
        <w:right w:val="none" w:sz="0" w:space="0" w:color="auto"/>
      </w:divBdr>
      <w:divsChild>
        <w:div w:id="1601328338">
          <w:marLeft w:val="640"/>
          <w:marRight w:val="0"/>
          <w:marTop w:val="0"/>
          <w:marBottom w:val="0"/>
          <w:divBdr>
            <w:top w:val="none" w:sz="0" w:space="0" w:color="auto"/>
            <w:left w:val="none" w:sz="0" w:space="0" w:color="auto"/>
            <w:bottom w:val="none" w:sz="0" w:space="0" w:color="auto"/>
            <w:right w:val="none" w:sz="0" w:space="0" w:color="auto"/>
          </w:divBdr>
        </w:div>
        <w:div w:id="1104231630">
          <w:marLeft w:val="640"/>
          <w:marRight w:val="0"/>
          <w:marTop w:val="0"/>
          <w:marBottom w:val="0"/>
          <w:divBdr>
            <w:top w:val="none" w:sz="0" w:space="0" w:color="auto"/>
            <w:left w:val="none" w:sz="0" w:space="0" w:color="auto"/>
            <w:bottom w:val="none" w:sz="0" w:space="0" w:color="auto"/>
            <w:right w:val="none" w:sz="0" w:space="0" w:color="auto"/>
          </w:divBdr>
        </w:div>
        <w:div w:id="161816471">
          <w:marLeft w:val="640"/>
          <w:marRight w:val="0"/>
          <w:marTop w:val="0"/>
          <w:marBottom w:val="0"/>
          <w:divBdr>
            <w:top w:val="none" w:sz="0" w:space="0" w:color="auto"/>
            <w:left w:val="none" w:sz="0" w:space="0" w:color="auto"/>
            <w:bottom w:val="none" w:sz="0" w:space="0" w:color="auto"/>
            <w:right w:val="none" w:sz="0" w:space="0" w:color="auto"/>
          </w:divBdr>
        </w:div>
        <w:div w:id="256524513">
          <w:marLeft w:val="640"/>
          <w:marRight w:val="0"/>
          <w:marTop w:val="0"/>
          <w:marBottom w:val="0"/>
          <w:divBdr>
            <w:top w:val="none" w:sz="0" w:space="0" w:color="auto"/>
            <w:left w:val="none" w:sz="0" w:space="0" w:color="auto"/>
            <w:bottom w:val="none" w:sz="0" w:space="0" w:color="auto"/>
            <w:right w:val="none" w:sz="0" w:space="0" w:color="auto"/>
          </w:divBdr>
        </w:div>
        <w:div w:id="1657873962">
          <w:marLeft w:val="640"/>
          <w:marRight w:val="0"/>
          <w:marTop w:val="0"/>
          <w:marBottom w:val="0"/>
          <w:divBdr>
            <w:top w:val="none" w:sz="0" w:space="0" w:color="auto"/>
            <w:left w:val="none" w:sz="0" w:space="0" w:color="auto"/>
            <w:bottom w:val="none" w:sz="0" w:space="0" w:color="auto"/>
            <w:right w:val="none" w:sz="0" w:space="0" w:color="auto"/>
          </w:divBdr>
        </w:div>
        <w:div w:id="167528075">
          <w:marLeft w:val="640"/>
          <w:marRight w:val="0"/>
          <w:marTop w:val="0"/>
          <w:marBottom w:val="0"/>
          <w:divBdr>
            <w:top w:val="none" w:sz="0" w:space="0" w:color="auto"/>
            <w:left w:val="none" w:sz="0" w:space="0" w:color="auto"/>
            <w:bottom w:val="none" w:sz="0" w:space="0" w:color="auto"/>
            <w:right w:val="none" w:sz="0" w:space="0" w:color="auto"/>
          </w:divBdr>
        </w:div>
        <w:div w:id="126359232">
          <w:marLeft w:val="640"/>
          <w:marRight w:val="0"/>
          <w:marTop w:val="0"/>
          <w:marBottom w:val="0"/>
          <w:divBdr>
            <w:top w:val="none" w:sz="0" w:space="0" w:color="auto"/>
            <w:left w:val="none" w:sz="0" w:space="0" w:color="auto"/>
            <w:bottom w:val="none" w:sz="0" w:space="0" w:color="auto"/>
            <w:right w:val="none" w:sz="0" w:space="0" w:color="auto"/>
          </w:divBdr>
        </w:div>
        <w:div w:id="188182305">
          <w:marLeft w:val="640"/>
          <w:marRight w:val="0"/>
          <w:marTop w:val="0"/>
          <w:marBottom w:val="0"/>
          <w:divBdr>
            <w:top w:val="none" w:sz="0" w:space="0" w:color="auto"/>
            <w:left w:val="none" w:sz="0" w:space="0" w:color="auto"/>
            <w:bottom w:val="none" w:sz="0" w:space="0" w:color="auto"/>
            <w:right w:val="none" w:sz="0" w:space="0" w:color="auto"/>
          </w:divBdr>
        </w:div>
        <w:div w:id="799685153">
          <w:marLeft w:val="640"/>
          <w:marRight w:val="0"/>
          <w:marTop w:val="0"/>
          <w:marBottom w:val="0"/>
          <w:divBdr>
            <w:top w:val="none" w:sz="0" w:space="0" w:color="auto"/>
            <w:left w:val="none" w:sz="0" w:space="0" w:color="auto"/>
            <w:bottom w:val="none" w:sz="0" w:space="0" w:color="auto"/>
            <w:right w:val="none" w:sz="0" w:space="0" w:color="auto"/>
          </w:divBdr>
        </w:div>
        <w:div w:id="1438405454">
          <w:marLeft w:val="640"/>
          <w:marRight w:val="0"/>
          <w:marTop w:val="0"/>
          <w:marBottom w:val="0"/>
          <w:divBdr>
            <w:top w:val="none" w:sz="0" w:space="0" w:color="auto"/>
            <w:left w:val="none" w:sz="0" w:space="0" w:color="auto"/>
            <w:bottom w:val="none" w:sz="0" w:space="0" w:color="auto"/>
            <w:right w:val="none" w:sz="0" w:space="0" w:color="auto"/>
          </w:divBdr>
        </w:div>
        <w:div w:id="1472554686">
          <w:marLeft w:val="640"/>
          <w:marRight w:val="0"/>
          <w:marTop w:val="0"/>
          <w:marBottom w:val="0"/>
          <w:divBdr>
            <w:top w:val="none" w:sz="0" w:space="0" w:color="auto"/>
            <w:left w:val="none" w:sz="0" w:space="0" w:color="auto"/>
            <w:bottom w:val="none" w:sz="0" w:space="0" w:color="auto"/>
            <w:right w:val="none" w:sz="0" w:space="0" w:color="auto"/>
          </w:divBdr>
        </w:div>
        <w:div w:id="2002273153">
          <w:marLeft w:val="640"/>
          <w:marRight w:val="0"/>
          <w:marTop w:val="0"/>
          <w:marBottom w:val="0"/>
          <w:divBdr>
            <w:top w:val="none" w:sz="0" w:space="0" w:color="auto"/>
            <w:left w:val="none" w:sz="0" w:space="0" w:color="auto"/>
            <w:bottom w:val="none" w:sz="0" w:space="0" w:color="auto"/>
            <w:right w:val="none" w:sz="0" w:space="0" w:color="auto"/>
          </w:divBdr>
        </w:div>
        <w:div w:id="352147372">
          <w:marLeft w:val="640"/>
          <w:marRight w:val="0"/>
          <w:marTop w:val="0"/>
          <w:marBottom w:val="0"/>
          <w:divBdr>
            <w:top w:val="none" w:sz="0" w:space="0" w:color="auto"/>
            <w:left w:val="none" w:sz="0" w:space="0" w:color="auto"/>
            <w:bottom w:val="none" w:sz="0" w:space="0" w:color="auto"/>
            <w:right w:val="none" w:sz="0" w:space="0" w:color="auto"/>
          </w:divBdr>
        </w:div>
        <w:div w:id="402529817">
          <w:marLeft w:val="640"/>
          <w:marRight w:val="0"/>
          <w:marTop w:val="0"/>
          <w:marBottom w:val="0"/>
          <w:divBdr>
            <w:top w:val="none" w:sz="0" w:space="0" w:color="auto"/>
            <w:left w:val="none" w:sz="0" w:space="0" w:color="auto"/>
            <w:bottom w:val="none" w:sz="0" w:space="0" w:color="auto"/>
            <w:right w:val="none" w:sz="0" w:space="0" w:color="auto"/>
          </w:divBdr>
        </w:div>
        <w:div w:id="446852019">
          <w:marLeft w:val="640"/>
          <w:marRight w:val="0"/>
          <w:marTop w:val="0"/>
          <w:marBottom w:val="0"/>
          <w:divBdr>
            <w:top w:val="none" w:sz="0" w:space="0" w:color="auto"/>
            <w:left w:val="none" w:sz="0" w:space="0" w:color="auto"/>
            <w:bottom w:val="none" w:sz="0" w:space="0" w:color="auto"/>
            <w:right w:val="none" w:sz="0" w:space="0" w:color="auto"/>
          </w:divBdr>
        </w:div>
        <w:div w:id="786512705">
          <w:marLeft w:val="640"/>
          <w:marRight w:val="0"/>
          <w:marTop w:val="0"/>
          <w:marBottom w:val="0"/>
          <w:divBdr>
            <w:top w:val="none" w:sz="0" w:space="0" w:color="auto"/>
            <w:left w:val="none" w:sz="0" w:space="0" w:color="auto"/>
            <w:bottom w:val="none" w:sz="0" w:space="0" w:color="auto"/>
            <w:right w:val="none" w:sz="0" w:space="0" w:color="auto"/>
          </w:divBdr>
        </w:div>
        <w:div w:id="441924823">
          <w:marLeft w:val="640"/>
          <w:marRight w:val="0"/>
          <w:marTop w:val="0"/>
          <w:marBottom w:val="0"/>
          <w:divBdr>
            <w:top w:val="none" w:sz="0" w:space="0" w:color="auto"/>
            <w:left w:val="none" w:sz="0" w:space="0" w:color="auto"/>
            <w:bottom w:val="none" w:sz="0" w:space="0" w:color="auto"/>
            <w:right w:val="none" w:sz="0" w:space="0" w:color="auto"/>
          </w:divBdr>
        </w:div>
        <w:div w:id="1119836996">
          <w:marLeft w:val="640"/>
          <w:marRight w:val="0"/>
          <w:marTop w:val="0"/>
          <w:marBottom w:val="0"/>
          <w:divBdr>
            <w:top w:val="none" w:sz="0" w:space="0" w:color="auto"/>
            <w:left w:val="none" w:sz="0" w:space="0" w:color="auto"/>
            <w:bottom w:val="none" w:sz="0" w:space="0" w:color="auto"/>
            <w:right w:val="none" w:sz="0" w:space="0" w:color="auto"/>
          </w:divBdr>
        </w:div>
        <w:div w:id="407382199">
          <w:marLeft w:val="640"/>
          <w:marRight w:val="0"/>
          <w:marTop w:val="0"/>
          <w:marBottom w:val="0"/>
          <w:divBdr>
            <w:top w:val="none" w:sz="0" w:space="0" w:color="auto"/>
            <w:left w:val="none" w:sz="0" w:space="0" w:color="auto"/>
            <w:bottom w:val="none" w:sz="0" w:space="0" w:color="auto"/>
            <w:right w:val="none" w:sz="0" w:space="0" w:color="auto"/>
          </w:divBdr>
        </w:div>
        <w:div w:id="1153453861">
          <w:marLeft w:val="640"/>
          <w:marRight w:val="0"/>
          <w:marTop w:val="0"/>
          <w:marBottom w:val="0"/>
          <w:divBdr>
            <w:top w:val="none" w:sz="0" w:space="0" w:color="auto"/>
            <w:left w:val="none" w:sz="0" w:space="0" w:color="auto"/>
            <w:bottom w:val="none" w:sz="0" w:space="0" w:color="auto"/>
            <w:right w:val="none" w:sz="0" w:space="0" w:color="auto"/>
          </w:divBdr>
        </w:div>
        <w:div w:id="1324509636">
          <w:marLeft w:val="640"/>
          <w:marRight w:val="0"/>
          <w:marTop w:val="0"/>
          <w:marBottom w:val="0"/>
          <w:divBdr>
            <w:top w:val="none" w:sz="0" w:space="0" w:color="auto"/>
            <w:left w:val="none" w:sz="0" w:space="0" w:color="auto"/>
            <w:bottom w:val="none" w:sz="0" w:space="0" w:color="auto"/>
            <w:right w:val="none" w:sz="0" w:space="0" w:color="auto"/>
          </w:divBdr>
        </w:div>
        <w:div w:id="724910323">
          <w:marLeft w:val="640"/>
          <w:marRight w:val="0"/>
          <w:marTop w:val="0"/>
          <w:marBottom w:val="0"/>
          <w:divBdr>
            <w:top w:val="none" w:sz="0" w:space="0" w:color="auto"/>
            <w:left w:val="none" w:sz="0" w:space="0" w:color="auto"/>
            <w:bottom w:val="none" w:sz="0" w:space="0" w:color="auto"/>
            <w:right w:val="none" w:sz="0" w:space="0" w:color="auto"/>
          </w:divBdr>
        </w:div>
        <w:div w:id="761221811">
          <w:marLeft w:val="640"/>
          <w:marRight w:val="0"/>
          <w:marTop w:val="0"/>
          <w:marBottom w:val="0"/>
          <w:divBdr>
            <w:top w:val="none" w:sz="0" w:space="0" w:color="auto"/>
            <w:left w:val="none" w:sz="0" w:space="0" w:color="auto"/>
            <w:bottom w:val="none" w:sz="0" w:space="0" w:color="auto"/>
            <w:right w:val="none" w:sz="0" w:space="0" w:color="auto"/>
          </w:divBdr>
        </w:div>
        <w:div w:id="1786539637">
          <w:marLeft w:val="640"/>
          <w:marRight w:val="0"/>
          <w:marTop w:val="0"/>
          <w:marBottom w:val="0"/>
          <w:divBdr>
            <w:top w:val="none" w:sz="0" w:space="0" w:color="auto"/>
            <w:left w:val="none" w:sz="0" w:space="0" w:color="auto"/>
            <w:bottom w:val="none" w:sz="0" w:space="0" w:color="auto"/>
            <w:right w:val="none" w:sz="0" w:space="0" w:color="auto"/>
          </w:divBdr>
        </w:div>
        <w:div w:id="518009819">
          <w:marLeft w:val="640"/>
          <w:marRight w:val="0"/>
          <w:marTop w:val="0"/>
          <w:marBottom w:val="0"/>
          <w:divBdr>
            <w:top w:val="none" w:sz="0" w:space="0" w:color="auto"/>
            <w:left w:val="none" w:sz="0" w:space="0" w:color="auto"/>
            <w:bottom w:val="none" w:sz="0" w:space="0" w:color="auto"/>
            <w:right w:val="none" w:sz="0" w:space="0" w:color="auto"/>
          </w:divBdr>
        </w:div>
        <w:div w:id="635112815">
          <w:marLeft w:val="640"/>
          <w:marRight w:val="0"/>
          <w:marTop w:val="0"/>
          <w:marBottom w:val="0"/>
          <w:divBdr>
            <w:top w:val="none" w:sz="0" w:space="0" w:color="auto"/>
            <w:left w:val="none" w:sz="0" w:space="0" w:color="auto"/>
            <w:bottom w:val="none" w:sz="0" w:space="0" w:color="auto"/>
            <w:right w:val="none" w:sz="0" w:space="0" w:color="auto"/>
          </w:divBdr>
        </w:div>
        <w:div w:id="1359311313">
          <w:marLeft w:val="640"/>
          <w:marRight w:val="0"/>
          <w:marTop w:val="0"/>
          <w:marBottom w:val="0"/>
          <w:divBdr>
            <w:top w:val="none" w:sz="0" w:space="0" w:color="auto"/>
            <w:left w:val="none" w:sz="0" w:space="0" w:color="auto"/>
            <w:bottom w:val="none" w:sz="0" w:space="0" w:color="auto"/>
            <w:right w:val="none" w:sz="0" w:space="0" w:color="auto"/>
          </w:divBdr>
        </w:div>
        <w:div w:id="1774397682">
          <w:marLeft w:val="640"/>
          <w:marRight w:val="0"/>
          <w:marTop w:val="0"/>
          <w:marBottom w:val="0"/>
          <w:divBdr>
            <w:top w:val="none" w:sz="0" w:space="0" w:color="auto"/>
            <w:left w:val="none" w:sz="0" w:space="0" w:color="auto"/>
            <w:bottom w:val="none" w:sz="0" w:space="0" w:color="auto"/>
            <w:right w:val="none" w:sz="0" w:space="0" w:color="auto"/>
          </w:divBdr>
        </w:div>
        <w:div w:id="1371299728">
          <w:marLeft w:val="640"/>
          <w:marRight w:val="0"/>
          <w:marTop w:val="0"/>
          <w:marBottom w:val="0"/>
          <w:divBdr>
            <w:top w:val="none" w:sz="0" w:space="0" w:color="auto"/>
            <w:left w:val="none" w:sz="0" w:space="0" w:color="auto"/>
            <w:bottom w:val="none" w:sz="0" w:space="0" w:color="auto"/>
            <w:right w:val="none" w:sz="0" w:space="0" w:color="auto"/>
          </w:divBdr>
        </w:div>
        <w:div w:id="1277567791">
          <w:marLeft w:val="640"/>
          <w:marRight w:val="0"/>
          <w:marTop w:val="0"/>
          <w:marBottom w:val="0"/>
          <w:divBdr>
            <w:top w:val="none" w:sz="0" w:space="0" w:color="auto"/>
            <w:left w:val="none" w:sz="0" w:space="0" w:color="auto"/>
            <w:bottom w:val="none" w:sz="0" w:space="0" w:color="auto"/>
            <w:right w:val="none" w:sz="0" w:space="0" w:color="auto"/>
          </w:divBdr>
        </w:div>
        <w:div w:id="193736554">
          <w:marLeft w:val="640"/>
          <w:marRight w:val="0"/>
          <w:marTop w:val="0"/>
          <w:marBottom w:val="0"/>
          <w:divBdr>
            <w:top w:val="none" w:sz="0" w:space="0" w:color="auto"/>
            <w:left w:val="none" w:sz="0" w:space="0" w:color="auto"/>
            <w:bottom w:val="none" w:sz="0" w:space="0" w:color="auto"/>
            <w:right w:val="none" w:sz="0" w:space="0" w:color="auto"/>
          </w:divBdr>
        </w:div>
        <w:div w:id="1955868613">
          <w:marLeft w:val="640"/>
          <w:marRight w:val="0"/>
          <w:marTop w:val="0"/>
          <w:marBottom w:val="0"/>
          <w:divBdr>
            <w:top w:val="none" w:sz="0" w:space="0" w:color="auto"/>
            <w:left w:val="none" w:sz="0" w:space="0" w:color="auto"/>
            <w:bottom w:val="none" w:sz="0" w:space="0" w:color="auto"/>
            <w:right w:val="none" w:sz="0" w:space="0" w:color="auto"/>
          </w:divBdr>
        </w:div>
        <w:div w:id="1195119641">
          <w:marLeft w:val="640"/>
          <w:marRight w:val="0"/>
          <w:marTop w:val="0"/>
          <w:marBottom w:val="0"/>
          <w:divBdr>
            <w:top w:val="none" w:sz="0" w:space="0" w:color="auto"/>
            <w:left w:val="none" w:sz="0" w:space="0" w:color="auto"/>
            <w:bottom w:val="none" w:sz="0" w:space="0" w:color="auto"/>
            <w:right w:val="none" w:sz="0" w:space="0" w:color="auto"/>
          </w:divBdr>
        </w:div>
        <w:div w:id="1231695936">
          <w:marLeft w:val="640"/>
          <w:marRight w:val="0"/>
          <w:marTop w:val="0"/>
          <w:marBottom w:val="0"/>
          <w:divBdr>
            <w:top w:val="none" w:sz="0" w:space="0" w:color="auto"/>
            <w:left w:val="none" w:sz="0" w:space="0" w:color="auto"/>
            <w:bottom w:val="none" w:sz="0" w:space="0" w:color="auto"/>
            <w:right w:val="none" w:sz="0" w:space="0" w:color="auto"/>
          </w:divBdr>
        </w:div>
        <w:div w:id="1604610026">
          <w:marLeft w:val="640"/>
          <w:marRight w:val="0"/>
          <w:marTop w:val="0"/>
          <w:marBottom w:val="0"/>
          <w:divBdr>
            <w:top w:val="none" w:sz="0" w:space="0" w:color="auto"/>
            <w:left w:val="none" w:sz="0" w:space="0" w:color="auto"/>
            <w:bottom w:val="none" w:sz="0" w:space="0" w:color="auto"/>
            <w:right w:val="none" w:sz="0" w:space="0" w:color="auto"/>
          </w:divBdr>
        </w:div>
        <w:div w:id="155653087">
          <w:marLeft w:val="640"/>
          <w:marRight w:val="0"/>
          <w:marTop w:val="0"/>
          <w:marBottom w:val="0"/>
          <w:divBdr>
            <w:top w:val="none" w:sz="0" w:space="0" w:color="auto"/>
            <w:left w:val="none" w:sz="0" w:space="0" w:color="auto"/>
            <w:bottom w:val="none" w:sz="0" w:space="0" w:color="auto"/>
            <w:right w:val="none" w:sz="0" w:space="0" w:color="auto"/>
          </w:divBdr>
        </w:div>
        <w:div w:id="1122262132">
          <w:marLeft w:val="640"/>
          <w:marRight w:val="0"/>
          <w:marTop w:val="0"/>
          <w:marBottom w:val="0"/>
          <w:divBdr>
            <w:top w:val="none" w:sz="0" w:space="0" w:color="auto"/>
            <w:left w:val="none" w:sz="0" w:space="0" w:color="auto"/>
            <w:bottom w:val="none" w:sz="0" w:space="0" w:color="auto"/>
            <w:right w:val="none" w:sz="0" w:space="0" w:color="auto"/>
          </w:divBdr>
        </w:div>
        <w:div w:id="1825314883">
          <w:marLeft w:val="640"/>
          <w:marRight w:val="0"/>
          <w:marTop w:val="0"/>
          <w:marBottom w:val="0"/>
          <w:divBdr>
            <w:top w:val="none" w:sz="0" w:space="0" w:color="auto"/>
            <w:left w:val="none" w:sz="0" w:space="0" w:color="auto"/>
            <w:bottom w:val="none" w:sz="0" w:space="0" w:color="auto"/>
            <w:right w:val="none" w:sz="0" w:space="0" w:color="auto"/>
          </w:divBdr>
        </w:div>
        <w:div w:id="1650089034">
          <w:marLeft w:val="640"/>
          <w:marRight w:val="0"/>
          <w:marTop w:val="0"/>
          <w:marBottom w:val="0"/>
          <w:divBdr>
            <w:top w:val="none" w:sz="0" w:space="0" w:color="auto"/>
            <w:left w:val="none" w:sz="0" w:space="0" w:color="auto"/>
            <w:bottom w:val="none" w:sz="0" w:space="0" w:color="auto"/>
            <w:right w:val="none" w:sz="0" w:space="0" w:color="auto"/>
          </w:divBdr>
        </w:div>
        <w:div w:id="272640455">
          <w:marLeft w:val="640"/>
          <w:marRight w:val="0"/>
          <w:marTop w:val="0"/>
          <w:marBottom w:val="0"/>
          <w:divBdr>
            <w:top w:val="none" w:sz="0" w:space="0" w:color="auto"/>
            <w:left w:val="none" w:sz="0" w:space="0" w:color="auto"/>
            <w:bottom w:val="none" w:sz="0" w:space="0" w:color="auto"/>
            <w:right w:val="none" w:sz="0" w:space="0" w:color="auto"/>
          </w:divBdr>
        </w:div>
        <w:div w:id="197621859">
          <w:marLeft w:val="640"/>
          <w:marRight w:val="0"/>
          <w:marTop w:val="0"/>
          <w:marBottom w:val="0"/>
          <w:divBdr>
            <w:top w:val="none" w:sz="0" w:space="0" w:color="auto"/>
            <w:left w:val="none" w:sz="0" w:space="0" w:color="auto"/>
            <w:bottom w:val="none" w:sz="0" w:space="0" w:color="auto"/>
            <w:right w:val="none" w:sz="0" w:space="0" w:color="auto"/>
          </w:divBdr>
        </w:div>
        <w:div w:id="433944665">
          <w:marLeft w:val="640"/>
          <w:marRight w:val="0"/>
          <w:marTop w:val="0"/>
          <w:marBottom w:val="0"/>
          <w:divBdr>
            <w:top w:val="none" w:sz="0" w:space="0" w:color="auto"/>
            <w:left w:val="none" w:sz="0" w:space="0" w:color="auto"/>
            <w:bottom w:val="none" w:sz="0" w:space="0" w:color="auto"/>
            <w:right w:val="none" w:sz="0" w:space="0" w:color="auto"/>
          </w:divBdr>
        </w:div>
        <w:div w:id="1075781935">
          <w:marLeft w:val="640"/>
          <w:marRight w:val="0"/>
          <w:marTop w:val="0"/>
          <w:marBottom w:val="0"/>
          <w:divBdr>
            <w:top w:val="none" w:sz="0" w:space="0" w:color="auto"/>
            <w:left w:val="none" w:sz="0" w:space="0" w:color="auto"/>
            <w:bottom w:val="none" w:sz="0" w:space="0" w:color="auto"/>
            <w:right w:val="none" w:sz="0" w:space="0" w:color="auto"/>
          </w:divBdr>
        </w:div>
        <w:div w:id="290474977">
          <w:marLeft w:val="640"/>
          <w:marRight w:val="0"/>
          <w:marTop w:val="0"/>
          <w:marBottom w:val="0"/>
          <w:divBdr>
            <w:top w:val="none" w:sz="0" w:space="0" w:color="auto"/>
            <w:left w:val="none" w:sz="0" w:space="0" w:color="auto"/>
            <w:bottom w:val="none" w:sz="0" w:space="0" w:color="auto"/>
            <w:right w:val="none" w:sz="0" w:space="0" w:color="auto"/>
          </w:divBdr>
        </w:div>
        <w:div w:id="1229223610">
          <w:marLeft w:val="640"/>
          <w:marRight w:val="0"/>
          <w:marTop w:val="0"/>
          <w:marBottom w:val="0"/>
          <w:divBdr>
            <w:top w:val="none" w:sz="0" w:space="0" w:color="auto"/>
            <w:left w:val="none" w:sz="0" w:space="0" w:color="auto"/>
            <w:bottom w:val="none" w:sz="0" w:space="0" w:color="auto"/>
            <w:right w:val="none" w:sz="0" w:space="0" w:color="auto"/>
          </w:divBdr>
        </w:div>
        <w:div w:id="702293073">
          <w:marLeft w:val="640"/>
          <w:marRight w:val="0"/>
          <w:marTop w:val="0"/>
          <w:marBottom w:val="0"/>
          <w:divBdr>
            <w:top w:val="none" w:sz="0" w:space="0" w:color="auto"/>
            <w:left w:val="none" w:sz="0" w:space="0" w:color="auto"/>
            <w:bottom w:val="none" w:sz="0" w:space="0" w:color="auto"/>
            <w:right w:val="none" w:sz="0" w:space="0" w:color="auto"/>
          </w:divBdr>
        </w:div>
        <w:div w:id="1062098370">
          <w:marLeft w:val="640"/>
          <w:marRight w:val="0"/>
          <w:marTop w:val="0"/>
          <w:marBottom w:val="0"/>
          <w:divBdr>
            <w:top w:val="none" w:sz="0" w:space="0" w:color="auto"/>
            <w:left w:val="none" w:sz="0" w:space="0" w:color="auto"/>
            <w:bottom w:val="none" w:sz="0" w:space="0" w:color="auto"/>
            <w:right w:val="none" w:sz="0" w:space="0" w:color="auto"/>
          </w:divBdr>
        </w:div>
        <w:div w:id="1972786148">
          <w:marLeft w:val="640"/>
          <w:marRight w:val="0"/>
          <w:marTop w:val="0"/>
          <w:marBottom w:val="0"/>
          <w:divBdr>
            <w:top w:val="none" w:sz="0" w:space="0" w:color="auto"/>
            <w:left w:val="none" w:sz="0" w:space="0" w:color="auto"/>
            <w:bottom w:val="none" w:sz="0" w:space="0" w:color="auto"/>
            <w:right w:val="none" w:sz="0" w:space="0" w:color="auto"/>
          </w:divBdr>
        </w:div>
        <w:div w:id="2039886134">
          <w:marLeft w:val="640"/>
          <w:marRight w:val="0"/>
          <w:marTop w:val="0"/>
          <w:marBottom w:val="0"/>
          <w:divBdr>
            <w:top w:val="none" w:sz="0" w:space="0" w:color="auto"/>
            <w:left w:val="none" w:sz="0" w:space="0" w:color="auto"/>
            <w:bottom w:val="none" w:sz="0" w:space="0" w:color="auto"/>
            <w:right w:val="none" w:sz="0" w:space="0" w:color="auto"/>
          </w:divBdr>
        </w:div>
        <w:div w:id="571163695">
          <w:marLeft w:val="640"/>
          <w:marRight w:val="0"/>
          <w:marTop w:val="0"/>
          <w:marBottom w:val="0"/>
          <w:divBdr>
            <w:top w:val="none" w:sz="0" w:space="0" w:color="auto"/>
            <w:left w:val="none" w:sz="0" w:space="0" w:color="auto"/>
            <w:bottom w:val="none" w:sz="0" w:space="0" w:color="auto"/>
            <w:right w:val="none" w:sz="0" w:space="0" w:color="auto"/>
          </w:divBdr>
        </w:div>
      </w:divsChild>
    </w:div>
    <w:div w:id="1446970104">
      <w:marLeft w:val="640"/>
      <w:marRight w:val="0"/>
      <w:marTop w:val="0"/>
      <w:marBottom w:val="0"/>
      <w:divBdr>
        <w:top w:val="none" w:sz="0" w:space="0" w:color="auto"/>
        <w:left w:val="none" w:sz="0" w:space="0" w:color="auto"/>
        <w:bottom w:val="none" w:sz="0" w:space="0" w:color="auto"/>
        <w:right w:val="none" w:sz="0" w:space="0" w:color="auto"/>
      </w:divBdr>
    </w:div>
    <w:div w:id="1447384514">
      <w:marLeft w:val="640"/>
      <w:marRight w:val="0"/>
      <w:marTop w:val="0"/>
      <w:marBottom w:val="0"/>
      <w:divBdr>
        <w:top w:val="none" w:sz="0" w:space="0" w:color="auto"/>
        <w:left w:val="none" w:sz="0" w:space="0" w:color="auto"/>
        <w:bottom w:val="none" w:sz="0" w:space="0" w:color="auto"/>
        <w:right w:val="none" w:sz="0" w:space="0" w:color="auto"/>
      </w:divBdr>
    </w:div>
    <w:div w:id="1447844709">
      <w:marLeft w:val="0"/>
      <w:marRight w:val="0"/>
      <w:marTop w:val="0"/>
      <w:marBottom w:val="0"/>
      <w:divBdr>
        <w:top w:val="none" w:sz="0" w:space="0" w:color="auto"/>
        <w:left w:val="none" w:sz="0" w:space="0" w:color="auto"/>
        <w:bottom w:val="none" w:sz="0" w:space="0" w:color="auto"/>
        <w:right w:val="none" w:sz="0" w:space="0" w:color="auto"/>
      </w:divBdr>
    </w:div>
    <w:div w:id="1448235739">
      <w:bodyDiv w:val="1"/>
      <w:marLeft w:val="0"/>
      <w:marRight w:val="0"/>
      <w:marTop w:val="0"/>
      <w:marBottom w:val="0"/>
      <w:divBdr>
        <w:top w:val="none" w:sz="0" w:space="0" w:color="auto"/>
        <w:left w:val="none" w:sz="0" w:space="0" w:color="auto"/>
        <w:bottom w:val="none" w:sz="0" w:space="0" w:color="auto"/>
        <w:right w:val="none" w:sz="0" w:space="0" w:color="auto"/>
      </w:divBdr>
    </w:div>
    <w:div w:id="1450709243">
      <w:bodyDiv w:val="1"/>
      <w:marLeft w:val="0"/>
      <w:marRight w:val="0"/>
      <w:marTop w:val="0"/>
      <w:marBottom w:val="0"/>
      <w:divBdr>
        <w:top w:val="none" w:sz="0" w:space="0" w:color="auto"/>
        <w:left w:val="none" w:sz="0" w:space="0" w:color="auto"/>
        <w:bottom w:val="none" w:sz="0" w:space="0" w:color="auto"/>
        <w:right w:val="none" w:sz="0" w:space="0" w:color="auto"/>
      </w:divBdr>
      <w:divsChild>
        <w:div w:id="2069180110">
          <w:marLeft w:val="640"/>
          <w:marRight w:val="0"/>
          <w:marTop w:val="0"/>
          <w:marBottom w:val="0"/>
          <w:divBdr>
            <w:top w:val="none" w:sz="0" w:space="0" w:color="auto"/>
            <w:left w:val="none" w:sz="0" w:space="0" w:color="auto"/>
            <w:bottom w:val="none" w:sz="0" w:space="0" w:color="auto"/>
            <w:right w:val="none" w:sz="0" w:space="0" w:color="auto"/>
          </w:divBdr>
        </w:div>
        <w:div w:id="175964272">
          <w:marLeft w:val="640"/>
          <w:marRight w:val="0"/>
          <w:marTop w:val="0"/>
          <w:marBottom w:val="0"/>
          <w:divBdr>
            <w:top w:val="none" w:sz="0" w:space="0" w:color="auto"/>
            <w:left w:val="none" w:sz="0" w:space="0" w:color="auto"/>
            <w:bottom w:val="none" w:sz="0" w:space="0" w:color="auto"/>
            <w:right w:val="none" w:sz="0" w:space="0" w:color="auto"/>
          </w:divBdr>
        </w:div>
        <w:div w:id="1176531462">
          <w:marLeft w:val="640"/>
          <w:marRight w:val="0"/>
          <w:marTop w:val="0"/>
          <w:marBottom w:val="0"/>
          <w:divBdr>
            <w:top w:val="none" w:sz="0" w:space="0" w:color="auto"/>
            <w:left w:val="none" w:sz="0" w:space="0" w:color="auto"/>
            <w:bottom w:val="none" w:sz="0" w:space="0" w:color="auto"/>
            <w:right w:val="none" w:sz="0" w:space="0" w:color="auto"/>
          </w:divBdr>
        </w:div>
        <w:div w:id="2056077175">
          <w:marLeft w:val="640"/>
          <w:marRight w:val="0"/>
          <w:marTop w:val="0"/>
          <w:marBottom w:val="0"/>
          <w:divBdr>
            <w:top w:val="none" w:sz="0" w:space="0" w:color="auto"/>
            <w:left w:val="none" w:sz="0" w:space="0" w:color="auto"/>
            <w:bottom w:val="none" w:sz="0" w:space="0" w:color="auto"/>
            <w:right w:val="none" w:sz="0" w:space="0" w:color="auto"/>
          </w:divBdr>
        </w:div>
        <w:div w:id="1939679797">
          <w:marLeft w:val="640"/>
          <w:marRight w:val="0"/>
          <w:marTop w:val="0"/>
          <w:marBottom w:val="0"/>
          <w:divBdr>
            <w:top w:val="none" w:sz="0" w:space="0" w:color="auto"/>
            <w:left w:val="none" w:sz="0" w:space="0" w:color="auto"/>
            <w:bottom w:val="none" w:sz="0" w:space="0" w:color="auto"/>
            <w:right w:val="none" w:sz="0" w:space="0" w:color="auto"/>
          </w:divBdr>
        </w:div>
        <w:div w:id="208155355">
          <w:marLeft w:val="640"/>
          <w:marRight w:val="0"/>
          <w:marTop w:val="0"/>
          <w:marBottom w:val="0"/>
          <w:divBdr>
            <w:top w:val="none" w:sz="0" w:space="0" w:color="auto"/>
            <w:left w:val="none" w:sz="0" w:space="0" w:color="auto"/>
            <w:bottom w:val="none" w:sz="0" w:space="0" w:color="auto"/>
            <w:right w:val="none" w:sz="0" w:space="0" w:color="auto"/>
          </w:divBdr>
        </w:div>
        <w:div w:id="1535267829">
          <w:marLeft w:val="640"/>
          <w:marRight w:val="0"/>
          <w:marTop w:val="0"/>
          <w:marBottom w:val="0"/>
          <w:divBdr>
            <w:top w:val="none" w:sz="0" w:space="0" w:color="auto"/>
            <w:left w:val="none" w:sz="0" w:space="0" w:color="auto"/>
            <w:bottom w:val="none" w:sz="0" w:space="0" w:color="auto"/>
            <w:right w:val="none" w:sz="0" w:space="0" w:color="auto"/>
          </w:divBdr>
        </w:div>
        <w:div w:id="899362740">
          <w:marLeft w:val="640"/>
          <w:marRight w:val="0"/>
          <w:marTop w:val="0"/>
          <w:marBottom w:val="0"/>
          <w:divBdr>
            <w:top w:val="none" w:sz="0" w:space="0" w:color="auto"/>
            <w:left w:val="none" w:sz="0" w:space="0" w:color="auto"/>
            <w:bottom w:val="none" w:sz="0" w:space="0" w:color="auto"/>
            <w:right w:val="none" w:sz="0" w:space="0" w:color="auto"/>
          </w:divBdr>
        </w:div>
        <w:div w:id="1148323991">
          <w:marLeft w:val="640"/>
          <w:marRight w:val="0"/>
          <w:marTop w:val="0"/>
          <w:marBottom w:val="0"/>
          <w:divBdr>
            <w:top w:val="none" w:sz="0" w:space="0" w:color="auto"/>
            <w:left w:val="none" w:sz="0" w:space="0" w:color="auto"/>
            <w:bottom w:val="none" w:sz="0" w:space="0" w:color="auto"/>
            <w:right w:val="none" w:sz="0" w:space="0" w:color="auto"/>
          </w:divBdr>
        </w:div>
        <w:div w:id="1543908104">
          <w:marLeft w:val="640"/>
          <w:marRight w:val="0"/>
          <w:marTop w:val="0"/>
          <w:marBottom w:val="0"/>
          <w:divBdr>
            <w:top w:val="none" w:sz="0" w:space="0" w:color="auto"/>
            <w:left w:val="none" w:sz="0" w:space="0" w:color="auto"/>
            <w:bottom w:val="none" w:sz="0" w:space="0" w:color="auto"/>
            <w:right w:val="none" w:sz="0" w:space="0" w:color="auto"/>
          </w:divBdr>
        </w:div>
        <w:div w:id="457182669">
          <w:marLeft w:val="640"/>
          <w:marRight w:val="0"/>
          <w:marTop w:val="0"/>
          <w:marBottom w:val="0"/>
          <w:divBdr>
            <w:top w:val="none" w:sz="0" w:space="0" w:color="auto"/>
            <w:left w:val="none" w:sz="0" w:space="0" w:color="auto"/>
            <w:bottom w:val="none" w:sz="0" w:space="0" w:color="auto"/>
            <w:right w:val="none" w:sz="0" w:space="0" w:color="auto"/>
          </w:divBdr>
        </w:div>
        <w:div w:id="1647465844">
          <w:marLeft w:val="640"/>
          <w:marRight w:val="0"/>
          <w:marTop w:val="0"/>
          <w:marBottom w:val="0"/>
          <w:divBdr>
            <w:top w:val="none" w:sz="0" w:space="0" w:color="auto"/>
            <w:left w:val="none" w:sz="0" w:space="0" w:color="auto"/>
            <w:bottom w:val="none" w:sz="0" w:space="0" w:color="auto"/>
            <w:right w:val="none" w:sz="0" w:space="0" w:color="auto"/>
          </w:divBdr>
        </w:div>
        <w:div w:id="1941059365">
          <w:marLeft w:val="640"/>
          <w:marRight w:val="0"/>
          <w:marTop w:val="0"/>
          <w:marBottom w:val="0"/>
          <w:divBdr>
            <w:top w:val="none" w:sz="0" w:space="0" w:color="auto"/>
            <w:left w:val="none" w:sz="0" w:space="0" w:color="auto"/>
            <w:bottom w:val="none" w:sz="0" w:space="0" w:color="auto"/>
            <w:right w:val="none" w:sz="0" w:space="0" w:color="auto"/>
          </w:divBdr>
        </w:div>
        <w:div w:id="735666483">
          <w:marLeft w:val="640"/>
          <w:marRight w:val="0"/>
          <w:marTop w:val="0"/>
          <w:marBottom w:val="0"/>
          <w:divBdr>
            <w:top w:val="none" w:sz="0" w:space="0" w:color="auto"/>
            <w:left w:val="none" w:sz="0" w:space="0" w:color="auto"/>
            <w:bottom w:val="none" w:sz="0" w:space="0" w:color="auto"/>
            <w:right w:val="none" w:sz="0" w:space="0" w:color="auto"/>
          </w:divBdr>
        </w:div>
        <w:div w:id="969092433">
          <w:marLeft w:val="640"/>
          <w:marRight w:val="0"/>
          <w:marTop w:val="0"/>
          <w:marBottom w:val="0"/>
          <w:divBdr>
            <w:top w:val="none" w:sz="0" w:space="0" w:color="auto"/>
            <w:left w:val="none" w:sz="0" w:space="0" w:color="auto"/>
            <w:bottom w:val="none" w:sz="0" w:space="0" w:color="auto"/>
            <w:right w:val="none" w:sz="0" w:space="0" w:color="auto"/>
          </w:divBdr>
        </w:div>
        <w:div w:id="1770618846">
          <w:marLeft w:val="640"/>
          <w:marRight w:val="0"/>
          <w:marTop w:val="0"/>
          <w:marBottom w:val="0"/>
          <w:divBdr>
            <w:top w:val="none" w:sz="0" w:space="0" w:color="auto"/>
            <w:left w:val="none" w:sz="0" w:space="0" w:color="auto"/>
            <w:bottom w:val="none" w:sz="0" w:space="0" w:color="auto"/>
            <w:right w:val="none" w:sz="0" w:space="0" w:color="auto"/>
          </w:divBdr>
        </w:div>
        <w:div w:id="181937044">
          <w:marLeft w:val="640"/>
          <w:marRight w:val="0"/>
          <w:marTop w:val="0"/>
          <w:marBottom w:val="0"/>
          <w:divBdr>
            <w:top w:val="none" w:sz="0" w:space="0" w:color="auto"/>
            <w:left w:val="none" w:sz="0" w:space="0" w:color="auto"/>
            <w:bottom w:val="none" w:sz="0" w:space="0" w:color="auto"/>
            <w:right w:val="none" w:sz="0" w:space="0" w:color="auto"/>
          </w:divBdr>
        </w:div>
        <w:div w:id="929240328">
          <w:marLeft w:val="640"/>
          <w:marRight w:val="0"/>
          <w:marTop w:val="0"/>
          <w:marBottom w:val="0"/>
          <w:divBdr>
            <w:top w:val="none" w:sz="0" w:space="0" w:color="auto"/>
            <w:left w:val="none" w:sz="0" w:space="0" w:color="auto"/>
            <w:bottom w:val="none" w:sz="0" w:space="0" w:color="auto"/>
            <w:right w:val="none" w:sz="0" w:space="0" w:color="auto"/>
          </w:divBdr>
        </w:div>
        <w:div w:id="2059010465">
          <w:marLeft w:val="640"/>
          <w:marRight w:val="0"/>
          <w:marTop w:val="0"/>
          <w:marBottom w:val="0"/>
          <w:divBdr>
            <w:top w:val="none" w:sz="0" w:space="0" w:color="auto"/>
            <w:left w:val="none" w:sz="0" w:space="0" w:color="auto"/>
            <w:bottom w:val="none" w:sz="0" w:space="0" w:color="auto"/>
            <w:right w:val="none" w:sz="0" w:space="0" w:color="auto"/>
          </w:divBdr>
        </w:div>
        <w:div w:id="1100226069">
          <w:marLeft w:val="640"/>
          <w:marRight w:val="0"/>
          <w:marTop w:val="0"/>
          <w:marBottom w:val="0"/>
          <w:divBdr>
            <w:top w:val="none" w:sz="0" w:space="0" w:color="auto"/>
            <w:left w:val="none" w:sz="0" w:space="0" w:color="auto"/>
            <w:bottom w:val="none" w:sz="0" w:space="0" w:color="auto"/>
            <w:right w:val="none" w:sz="0" w:space="0" w:color="auto"/>
          </w:divBdr>
        </w:div>
        <w:div w:id="1209805493">
          <w:marLeft w:val="640"/>
          <w:marRight w:val="0"/>
          <w:marTop w:val="0"/>
          <w:marBottom w:val="0"/>
          <w:divBdr>
            <w:top w:val="none" w:sz="0" w:space="0" w:color="auto"/>
            <w:left w:val="none" w:sz="0" w:space="0" w:color="auto"/>
            <w:bottom w:val="none" w:sz="0" w:space="0" w:color="auto"/>
            <w:right w:val="none" w:sz="0" w:space="0" w:color="auto"/>
          </w:divBdr>
        </w:div>
        <w:div w:id="441649344">
          <w:marLeft w:val="640"/>
          <w:marRight w:val="0"/>
          <w:marTop w:val="0"/>
          <w:marBottom w:val="0"/>
          <w:divBdr>
            <w:top w:val="none" w:sz="0" w:space="0" w:color="auto"/>
            <w:left w:val="none" w:sz="0" w:space="0" w:color="auto"/>
            <w:bottom w:val="none" w:sz="0" w:space="0" w:color="auto"/>
            <w:right w:val="none" w:sz="0" w:space="0" w:color="auto"/>
          </w:divBdr>
        </w:div>
        <w:div w:id="1103065029">
          <w:marLeft w:val="640"/>
          <w:marRight w:val="0"/>
          <w:marTop w:val="0"/>
          <w:marBottom w:val="0"/>
          <w:divBdr>
            <w:top w:val="none" w:sz="0" w:space="0" w:color="auto"/>
            <w:left w:val="none" w:sz="0" w:space="0" w:color="auto"/>
            <w:bottom w:val="none" w:sz="0" w:space="0" w:color="auto"/>
            <w:right w:val="none" w:sz="0" w:space="0" w:color="auto"/>
          </w:divBdr>
        </w:div>
        <w:div w:id="337274733">
          <w:marLeft w:val="640"/>
          <w:marRight w:val="0"/>
          <w:marTop w:val="0"/>
          <w:marBottom w:val="0"/>
          <w:divBdr>
            <w:top w:val="none" w:sz="0" w:space="0" w:color="auto"/>
            <w:left w:val="none" w:sz="0" w:space="0" w:color="auto"/>
            <w:bottom w:val="none" w:sz="0" w:space="0" w:color="auto"/>
            <w:right w:val="none" w:sz="0" w:space="0" w:color="auto"/>
          </w:divBdr>
        </w:div>
        <w:div w:id="1053389766">
          <w:marLeft w:val="640"/>
          <w:marRight w:val="0"/>
          <w:marTop w:val="0"/>
          <w:marBottom w:val="0"/>
          <w:divBdr>
            <w:top w:val="none" w:sz="0" w:space="0" w:color="auto"/>
            <w:left w:val="none" w:sz="0" w:space="0" w:color="auto"/>
            <w:bottom w:val="none" w:sz="0" w:space="0" w:color="auto"/>
            <w:right w:val="none" w:sz="0" w:space="0" w:color="auto"/>
          </w:divBdr>
        </w:div>
        <w:div w:id="1207834653">
          <w:marLeft w:val="640"/>
          <w:marRight w:val="0"/>
          <w:marTop w:val="0"/>
          <w:marBottom w:val="0"/>
          <w:divBdr>
            <w:top w:val="none" w:sz="0" w:space="0" w:color="auto"/>
            <w:left w:val="none" w:sz="0" w:space="0" w:color="auto"/>
            <w:bottom w:val="none" w:sz="0" w:space="0" w:color="auto"/>
            <w:right w:val="none" w:sz="0" w:space="0" w:color="auto"/>
          </w:divBdr>
        </w:div>
        <w:div w:id="1396583572">
          <w:marLeft w:val="640"/>
          <w:marRight w:val="0"/>
          <w:marTop w:val="0"/>
          <w:marBottom w:val="0"/>
          <w:divBdr>
            <w:top w:val="none" w:sz="0" w:space="0" w:color="auto"/>
            <w:left w:val="none" w:sz="0" w:space="0" w:color="auto"/>
            <w:bottom w:val="none" w:sz="0" w:space="0" w:color="auto"/>
            <w:right w:val="none" w:sz="0" w:space="0" w:color="auto"/>
          </w:divBdr>
        </w:div>
        <w:div w:id="308097469">
          <w:marLeft w:val="640"/>
          <w:marRight w:val="0"/>
          <w:marTop w:val="0"/>
          <w:marBottom w:val="0"/>
          <w:divBdr>
            <w:top w:val="none" w:sz="0" w:space="0" w:color="auto"/>
            <w:left w:val="none" w:sz="0" w:space="0" w:color="auto"/>
            <w:bottom w:val="none" w:sz="0" w:space="0" w:color="auto"/>
            <w:right w:val="none" w:sz="0" w:space="0" w:color="auto"/>
          </w:divBdr>
        </w:div>
        <w:div w:id="997852229">
          <w:marLeft w:val="640"/>
          <w:marRight w:val="0"/>
          <w:marTop w:val="0"/>
          <w:marBottom w:val="0"/>
          <w:divBdr>
            <w:top w:val="none" w:sz="0" w:space="0" w:color="auto"/>
            <w:left w:val="none" w:sz="0" w:space="0" w:color="auto"/>
            <w:bottom w:val="none" w:sz="0" w:space="0" w:color="auto"/>
            <w:right w:val="none" w:sz="0" w:space="0" w:color="auto"/>
          </w:divBdr>
        </w:div>
        <w:div w:id="643968928">
          <w:marLeft w:val="640"/>
          <w:marRight w:val="0"/>
          <w:marTop w:val="0"/>
          <w:marBottom w:val="0"/>
          <w:divBdr>
            <w:top w:val="none" w:sz="0" w:space="0" w:color="auto"/>
            <w:left w:val="none" w:sz="0" w:space="0" w:color="auto"/>
            <w:bottom w:val="none" w:sz="0" w:space="0" w:color="auto"/>
            <w:right w:val="none" w:sz="0" w:space="0" w:color="auto"/>
          </w:divBdr>
        </w:div>
        <w:div w:id="1519930436">
          <w:marLeft w:val="640"/>
          <w:marRight w:val="0"/>
          <w:marTop w:val="0"/>
          <w:marBottom w:val="0"/>
          <w:divBdr>
            <w:top w:val="none" w:sz="0" w:space="0" w:color="auto"/>
            <w:left w:val="none" w:sz="0" w:space="0" w:color="auto"/>
            <w:bottom w:val="none" w:sz="0" w:space="0" w:color="auto"/>
            <w:right w:val="none" w:sz="0" w:space="0" w:color="auto"/>
          </w:divBdr>
        </w:div>
        <w:div w:id="454913328">
          <w:marLeft w:val="640"/>
          <w:marRight w:val="0"/>
          <w:marTop w:val="0"/>
          <w:marBottom w:val="0"/>
          <w:divBdr>
            <w:top w:val="none" w:sz="0" w:space="0" w:color="auto"/>
            <w:left w:val="none" w:sz="0" w:space="0" w:color="auto"/>
            <w:bottom w:val="none" w:sz="0" w:space="0" w:color="auto"/>
            <w:right w:val="none" w:sz="0" w:space="0" w:color="auto"/>
          </w:divBdr>
        </w:div>
        <w:div w:id="1249314250">
          <w:marLeft w:val="640"/>
          <w:marRight w:val="0"/>
          <w:marTop w:val="0"/>
          <w:marBottom w:val="0"/>
          <w:divBdr>
            <w:top w:val="none" w:sz="0" w:space="0" w:color="auto"/>
            <w:left w:val="none" w:sz="0" w:space="0" w:color="auto"/>
            <w:bottom w:val="none" w:sz="0" w:space="0" w:color="auto"/>
            <w:right w:val="none" w:sz="0" w:space="0" w:color="auto"/>
          </w:divBdr>
        </w:div>
        <w:div w:id="1899126404">
          <w:marLeft w:val="640"/>
          <w:marRight w:val="0"/>
          <w:marTop w:val="0"/>
          <w:marBottom w:val="0"/>
          <w:divBdr>
            <w:top w:val="none" w:sz="0" w:space="0" w:color="auto"/>
            <w:left w:val="none" w:sz="0" w:space="0" w:color="auto"/>
            <w:bottom w:val="none" w:sz="0" w:space="0" w:color="auto"/>
            <w:right w:val="none" w:sz="0" w:space="0" w:color="auto"/>
          </w:divBdr>
        </w:div>
        <w:div w:id="2033533894">
          <w:marLeft w:val="640"/>
          <w:marRight w:val="0"/>
          <w:marTop w:val="0"/>
          <w:marBottom w:val="0"/>
          <w:divBdr>
            <w:top w:val="none" w:sz="0" w:space="0" w:color="auto"/>
            <w:left w:val="none" w:sz="0" w:space="0" w:color="auto"/>
            <w:bottom w:val="none" w:sz="0" w:space="0" w:color="auto"/>
            <w:right w:val="none" w:sz="0" w:space="0" w:color="auto"/>
          </w:divBdr>
        </w:div>
        <w:div w:id="1272126169">
          <w:marLeft w:val="640"/>
          <w:marRight w:val="0"/>
          <w:marTop w:val="0"/>
          <w:marBottom w:val="0"/>
          <w:divBdr>
            <w:top w:val="none" w:sz="0" w:space="0" w:color="auto"/>
            <w:left w:val="none" w:sz="0" w:space="0" w:color="auto"/>
            <w:bottom w:val="none" w:sz="0" w:space="0" w:color="auto"/>
            <w:right w:val="none" w:sz="0" w:space="0" w:color="auto"/>
          </w:divBdr>
        </w:div>
        <w:div w:id="1362248510">
          <w:marLeft w:val="640"/>
          <w:marRight w:val="0"/>
          <w:marTop w:val="0"/>
          <w:marBottom w:val="0"/>
          <w:divBdr>
            <w:top w:val="none" w:sz="0" w:space="0" w:color="auto"/>
            <w:left w:val="none" w:sz="0" w:space="0" w:color="auto"/>
            <w:bottom w:val="none" w:sz="0" w:space="0" w:color="auto"/>
            <w:right w:val="none" w:sz="0" w:space="0" w:color="auto"/>
          </w:divBdr>
        </w:div>
        <w:div w:id="1181554849">
          <w:marLeft w:val="640"/>
          <w:marRight w:val="0"/>
          <w:marTop w:val="0"/>
          <w:marBottom w:val="0"/>
          <w:divBdr>
            <w:top w:val="none" w:sz="0" w:space="0" w:color="auto"/>
            <w:left w:val="none" w:sz="0" w:space="0" w:color="auto"/>
            <w:bottom w:val="none" w:sz="0" w:space="0" w:color="auto"/>
            <w:right w:val="none" w:sz="0" w:space="0" w:color="auto"/>
          </w:divBdr>
        </w:div>
        <w:div w:id="969091948">
          <w:marLeft w:val="640"/>
          <w:marRight w:val="0"/>
          <w:marTop w:val="0"/>
          <w:marBottom w:val="0"/>
          <w:divBdr>
            <w:top w:val="none" w:sz="0" w:space="0" w:color="auto"/>
            <w:left w:val="none" w:sz="0" w:space="0" w:color="auto"/>
            <w:bottom w:val="none" w:sz="0" w:space="0" w:color="auto"/>
            <w:right w:val="none" w:sz="0" w:space="0" w:color="auto"/>
          </w:divBdr>
        </w:div>
        <w:div w:id="1244993969">
          <w:marLeft w:val="640"/>
          <w:marRight w:val="0"/>
          <w:marTop w:val="0"/>
          <w:marBottom w:val="0"/>
          <w:divBdr>
            <w:top w:val="none" w:sz="0" w:space="0" w:color="auto"/>
            <w:left w:val="none" w:sz="0" w:space="0" w:color="auto"/>
            <w:bottom w:val="none" w:sz="0" w:space="0" w:color="auto"/>
            <w:right w:val="none" w:sz="0" w:space="0" w:color="auto"/>
          </w:divBdr>
        </w:div>
        <w:div w:id="1542670723">
          <w:marLeft w:val="640"/>
          <w:marRight w:val="0"/>
          <w:marTop w:val="0"/>
          <w:marBottom w:val="0"/>
          <w:divBdr>
            <w:top w:val="none" w:sz="0" w:space="0" w:color="auto"/>
            <w:left w:val="none" w:sz="0" w:space="0" w:color="auto"/>
            <w:bottom w:val="none" w:sz="0" w:space="0" w:color="auto"/>
            <w:right w:val="none" w:sz="0" w:space="0" w:color="auto"/>
          </w:divBdr>
        </w:div>
      </w:divsChild>
    </w:div>
    <w:div w:id="1451390126">
      <w:bodyDiv w:val="1"/>
      <w:marLeft w:val="0"/>
      <w:marRight w:val="0"/>
      <w:marTop w:val="0"/>
      <w:marBottom w:val="0"/>
      <w:divBdr>
        <w:top w:val="none" w:sz="0" w:space="0" w:color="auto"/>
        <w:left w:val="none" w:sz="0" w:space="0" w:color="auto"/>
        <w:bottom w:val="none" w:sz="0" w:space="0" w:color="auto"/>
        <w:right w:val="none" w:sz="0" w:space="0" w:color="auto"/>
      </w:divBdr>
      <w:divsChild>
        <w:div w:id="93405417">
          <w:marLeft w:val="640"/>
          <w:marRight w:val="0"/>
          <w:marTop w:val="0"/>
          <w:marBottom w:val="0"/>
          <w:divBdr>
            <w:top w:val="none" w:sz="0" w:space="0" w:color="auto"/>
            <w:left w:val="none" w:sz="0" w:space="0" w:color="auto"/>
            <w:bottom w:val="none" w:sz="0" w:space="0" w:color="auto"/>
            <w:right w:val="none" w:sz="0" w:space="0" w:color="auto"/>
          </w:divBdr>
        </w:div>
        <w:div w:id="273363102">
          <w:marLeft w:val="640"/>
          <w:marRight w:val="0"/>
          <w:marTop w:val="0"/>
          <w:marBottom w:val="0"/>
          <w:divBdr>
            <w:top w:val="none" w:sz="0" w:space="0" w:color="auto"/>
            <w:left w:val="none" w:sz="0" w:space="0" w:color="auto"/>
            <w:bottom w:val="none" w:sz="0" w:space="0" w:color="auto"/>
            <w:right w:val="none" w:sz="0" w:space="0" w:color="auto"/>
          </w:divBdr>
        </w:div>
        <w:div w:id="279412168">
          <w:marLeft w:val="640"/>
          <w:marRight w:val="0"/>
          <w:marTop w:val="0"/>
          <w:marBottom w:val="0"/>
          <w:divBdr>
            <w:top w:val="none" w:sz="0" w:space="0" w:color="auto"/>
            <w:left w:val="none" w:sz="0" w:space="0" w:color="auto"/>
            <w:bottom w:val="none" w:sz="0" w:space="0" w:color="auto"/>
            <w:right w:val="none" w:sz="0" w:space="0" w:color="auto"/>
          </w:divBdr>
        </w:div>
        <w:div w:id="312566277">
          <w:marLeft w:val="640"/>
          <w:marRight w:val="0"/>
          <w:marTop w:val="0"/>
          <w:marBottom w:val="0"/>
          <w:divBdr>
            <w:top w:val="none" w:sz="0" w:space="0" w:color="auto"/>
            <w:left w:val="none" w:sz="0" w:space="0" w:color="auto"/>
            <w:bottom w:val="none" w:sz="0" w:space="0" w:color="auto"/>
            <w:right w:val="none" w:sz="0" w:space="0" w:color="auto"/>
          </w:divBdr>
        </w:div>
        <w:div w:id="318467347">
          <w:marLeft w:val="640"/>
          <w:marRight w:val="0"/>
          <w:marTop w:val="0"/>
          <w:marBottom w:val="0"/>
          <w:divBdr>
            <w:top w:val="none" w:sz="0" w:space="0" w:color="auto"/>
            <w:left w:val="none" w:sz="0" w:space="0" w:color="auto"/>
            <w:bottom w:val="none" w:sz="0" w:space="0" w:color="auto"/>
            <w:right w:val="none" w:sz="0" w:space="0" w:color="auto"/>
          </w:divBdr>
        </w:div>
        <w:div w:id="407776200">
          <w:marLeft w:val="640"/>
          <w:marRight w:val="0"/>
          <w:marTop w:val="0"/>
          <w:marBottom w:val="0"/>
          <w:divBdr>
            <w:top w:val="none" w:sz="0" w:space="0" w:color="auto"/>
            <w:left w:val="none" w:sz="0" w:space="0" w:color="auto"/>
            <w:bottom w:val="none" w:sz="0" w:space="0" w:color="auto"/>
            <w:right w:val="none" w:sz="0" w:space="0" w:color="auto"/>
          </w:divBdr>
        </w:div>
        <w:div w:id="495611096">
          <w:marLeft w:val="640"/>
          <w:marRight w:val="0"/>
          <w:marTop w:val="0"/>
          <w:marBottom w:val="0"/>
          <w:divBdr>
            <w:top w:val="none" w:sz="0" w:space="0" w:color="auto"/>
            <w:left w:val="none" w:sz="0" w:space="0" w:color="auto"/>
            <w:bottom w:val="none" w:sz="0" w:space="0" w:color="auto"/>
            <w:right w:val="none" w:sz="0" w:space="0" w:color="auto"/>
          </w:divBdr>
        </w:div>
        <w:div w:id="686490445">
          <w:marLeft w:val="640"/>
          <w:marRight w:val="0"/>
          <w:marTop w:val="0"/>
          <w:marBottom w:val="0"/>
          <w:divBdr>
            <w:top w:val="none" w:sz="0" w:space="0" w:color="auto"/>
            <w:left w:val="none" w:sz="0" w:space="0" w:color="auto"/>
            <w:bottom w:val="none" w:sz="0" w:space="0" w:color="auto"/>
            <w:right w:val="none" w:sz="0" w:space="0" w:color="auto"/>
          </w:divBdr>
        </w:div>
        <w:div w:id="726296589">
          <w:marLeft w:val="640"/>
          <w:marRight w:val="0"/>
          <w:marTop w:val="0"/>
          <w:marBottom w:val="0"/>
          <w:divBdr>
            <w:top w:val="none" w:sz="0" w:space="0" w:color="auto"/>
            <w:left w:val="none" w:sz="0" w:space="0" w:color="auto"/>
            <w:bottom w:val="none" w:sz="0" w:space="0" w:color="auto"/>
            <w:right w:val="none" w:sz="0" w:space="0" w:color="auto"/>
          </w:divBdr>
        </w:div>
        <w:div w:id="806439838">
          <w:marLeft w:val="640"/>
          <w:marRight w:val="0"/>
          <w:marTop w:val="0"/>
          <w:marBottom w:val="0"/>
          <w:divBdr>
            <w:top w:val="none" w:sz="0" w:space="0" w:color="auto"/>
            <w:left w:val="none" w:sz="0" w:space="0" w:color="auto"/>
            <w:bottom w:val="none" w:sz="0" w:space="0" w:color="auto"/>
            <w:right w:val="none" w:sz="0" w:space="0" w:color="auto"/>
          </w:divBdr>
        </w:div>
        <w:div w:id="1029261992">
          <w:marLeft w:val="640"/>
          <w:marRight w:val="0"/>
          <w:marTop w:val="0"/>
          <w:marBottom w:val="0"/>
          <w:divBdr>
            <w:top w:val="none" w:sz="0" w:space="0" w:color="auto"/>
            <w:left w:val="none" w:sz="0" w:space="0" w:color="auto"/>
            <w:bottom w:val="none" w:sz="0" w:space="0" w:color="auto"/>
            <w:right w:val="none" w:sz="0" w:space="0" w:color="auto"/>
          </w:divBdr>
        </w:div>
        <w:div w:id="1279293677">
          <w:marLeft w:val="640"/>
          <w:marRight w:val="0"/>
          <w:marTop w:val="0"/>
          <w:marBottom w:val="0"/>
          <w:divBdr>
            <w:top w:val="none" w:sz="0" w:space="0" w:color="auto"/>
            <w:left w:val="none" w:sz="0" w:space="0" w:color="auto"/>
            <w:bottom w:val="none" w:sz="0" w:space="0" w:color="auto"/>
            <w:right w:val="none" w:sz="0" w:space="0" w:color="auto"/>
          </w:divBdr>
        </w:div>
        <w:div w:id="1296523937">
          <w:marLeft w:val="640"/>
          <w:marRight w:val="0"/>
          <w:marTop w:val="0"/>
          <w:marBottom w:val="0"/>
          <w:divBdr>
            <w:top w:val="none" w:sz="0" w:space="0" w:color="auto"/>
            <w:left w:val="none" w:sz="0" w:space="0" w:color="auto"/>
            <w:bottom w:val="none" w:sz="0" w:space="0" w:color="auto"/>
            <w:right w:val="none" w:sz="0" w:space="0" w:color="auto"/>
          </w:divBdr>
        </w:div>
        <w:div w:id="1303536991">
          <w:marLeft w:val="640"/>
          <w:marRight w:val="0"/>
          <w:marTop w:val="0"/>
          <w:marBottom w:val="0"/>
          <w:divBdr>
            <w:top w:val="none" w:sz="0" w:space="0" w:color="auto"/>
            <w:left w:val="none" w:sz="0" w:space="0" w:color="auto"/>
            <w:bottom w:val="none" w:sz="0" w:space="0" w:color="auto"/>
            <w:right w:val="none" w:sz="0" w:space="0" w:color="auto"/>
          </w:divBdr>
        </w:div>
        <w:div w:id="1332952421">
          <w:marLeft w:val="640"/>
          <w:marRight w:val="0"/>
          <w:marTop w:val="0"/>
          <w:marBottom w:val="0"/>
          <w:divBdr>
            <w:top w:val="none" w:sz="0" w:space="0" w:color="auto"/>
            <w:left w:val="none" w:sz="0" w:space="0" w:color="auto"/>
            <w:bottom w:val="none" w:sz="0" w:space="0" w:color="auto"/>
            <w:right w:val="none" w:sz="0" w:space="0" w:color="auto"/>
          </w:divBdr>
        </w:div>
        <w:div w:id="1401247295">
          <w:marLeft w:val="640"/>
          <w:marRight w:val="0"/>
          <w:marTop w:val="0"/>
          <w:marBottom w:val="0"/>
          <w:divBdr>
            <w:top w:val="none" w:sz="0" w:space="0" w:color="auto"/>
            <w:left w:val="none" w:sz="0" w:space="0" w:color="auto"/>
            <w:bottom w:val="none" w:sz="0" w:space="0" w:color="auto"/>
            <w:right w:val="none" w:sz="0" w:space="0" w:color="auto"/>
          </w:divBdr>
        </w:div>
        <w:div w:id="1458185288">
          <w:marLeft w:val="640"/>
          <w:marRight w:val="0"/>
          <w:marTop w:val="0"/>
          <w:marBottom w:val="0"/>
          <w:divBdr>
            <w:top w:val="none" w:sz="0" w:space="0" w:color="auto"/>
            <w:left w:val="none" w:sz="0" w:space="0" w:color="auto"/>
            <w:bottom w:val="none" w:sz="0" w:space="0" w:color="auto"/>
            <w:right w:val="none" w:sz="0" w:space="0" w:color="auto"/>
          </w:divBdr>
        </w:div>
        <w:div w:id="1777283909">
          <w:marLeft w:val="640"/>
          <w:marRight w:val="0"/>
          <w:marTop w:val="0"/>
          <w:marBottom w:val="0"/>
          <w:divBdr>
            <w:top w:val="none" w:sz="0" w:space="0" w:color="auto"/>
            <w:left w:val="none" w:sz="0" w:space="0" w:color="auto"/>
            <w:bottom w:val="none" w:sz="0" w:space="0" w:color="auto"/>
            <w:right w:val="none" w:sz="0" w:space="0" w:color="auto"/>
          </w:divBdr>
        </w:div>
        <w:div w:id="1872842250">
          <w:marLeft w:val="640"/>
          <w:marRight w:val="0"/>
          <w:marTop w:val="0"/>
          <w:marBottom w:val="0"/>
          <w:divBdr>
            <w:top w:val="none" w:sz="0" w:space="0" w:color="auto"/>
            <w:left w:val="none" w:sz="0" w:space="0" w:color="auto"/>
            <w:bottom w:val="none" w:sz="0" w:space="0" w:color="auto"/>
            <w:right w:val="none" w:sz="0" w:space="0" w:color="auto"/>
          </w:divBdr>
        </w:div>
        <w:div w:id="1951349943">
          <w:marLeft w:val="640"/>
          <w:marRight w:val="0"/>
          <w:marTop w:val="0"/>
          <w:marBottom w:val="0"/>
          <w:divBdr>
            <w:top w:val="none" w:sz="0" w:space="0" w:color="auto"/>
            <w:left w:val="none" w:sz="0" w:space="0" w:color="auto"/>
            <w:bottom w:val="none" w:sz="0" w:space="0" w:color="auto"/>
            <w:right w:val="none" w:sz="0" w:space="0" w:color="auto"/>
          </w:divBdr>
        </w:div>
        <w:div w:id="1952742527">
          <w:marLeft w:val="640"/>
          <w:marRight w:val="0"/>
          <w:marTop w:val="0"/>
          <w:marBottom w:val="0"/>
          <w:divBdr>
            <w:top w:val="none" w:sz="0" w:space="0" w:color="auto"/>
            <w:left w:val="none" w:sz="0" w:space="0" w:color="auto"/>
            <w:bottom w:val="none" w:sz="0" w:space="0" w:color="auto"/>
            <w:right w:val="none" w:sz="0" w:space="0" w:color="auto"/>
          </w:divBdr>
        </w:div>
        <w:div w:id="1983927578">
          <w:marLeft w:val="640"/>
          <w:marRight w:val="0"/>
          <w:marTop w:val="0"/>
          <w:marBottom w:val="0"/>
          <w:divBdr>
            <w:top w:val="none" w:sz="0" w:space="0" w:color="auto"/>
            <w:left w:val="none" w:sz="0" w:space="0" w:color="auto"/>
            <w:bottom w:val="none" w:sz="0" w:space="0" w:color="auto"/>
            <w:right w:val="none" w:sz="0" w:space="0" w:color="auto"/>
          </w:divBdr>
        </w:div>
        <w:div w:id="2010869121">
          <w:marLeft w:val="640"/>
          <w:marRight w:val="0"/>
          <w:marTop w:val="0"/>
          <w:marBottom w:val="0"/>
          <w:divBdr>
            <w:top w:val="none" w:sz="0" w:space="0" w:color="auto"/>
            <w:left w:val="none" w:sz="0" w:space="0" w:color="auto"/>
            <w:bottom w:val="none" w:sz="0" w:space="0" w:color="auto"/>
            <w:right w:val="none" w:sz="0" w:space="0" w:color="auto"/>
          </w:divBdr>
        </w:div>
      </w:divsChild>
    </w:div>
    <w:div w:id="1453279638">
      <w:marLeft w:val="0"/>
      <w:marRight w:val="0"/>
      <w:marTop w:val="0"/>
      <w:marBottom w:val="0"/>
      <w:divBdr>
        <w:top w:val="none" w:sz="0" w:space="0" w:color="auto"/>
        <w:left w:val="none" w:sz="0" w:space="0" w:color="auto"/>
        <w:bottom w:val="none" w:sz="0" w:space="0" w:color="auto"/>
        <w:right w:val="none" w:sz="0" w:space="0" w:color="auto"/>
      </w:divBdr>
    </w:div>
    <w:div w:id="1453481787">
      <w:marLeft w:val="0"/>
      <w:marRight w:val="0"/>
      <w:marTop w:val="0"/>
      <w:marBottom w:val="0"/>
      <w:divBdr>
        <w:top w:val="none" w:sz="0" w:space="0" w:color="auto"/>
        <w:left w:val="none" w:sz="0" w:space="0" w:color="auto"/>
        <w:bottom w:val="none" w:sz="0" w:space="0" w:color="auto"/>
        <w:right w:val="none" w:sz="0" w:space="0" w:color="auto"/>
      </w:divBdr>
    </w:div>
    <w:div w:id="1453595301">
      <w:marLeft w:val="640"/>
      <w:marRight w:val="0"/>
      <w:marTop w:val="0"/>
      <w:marBottom w:val="0"/>
      <w:divBdr>
        <w:top w:val="none" w:sz="0" w:space="0" w:color="auto"/>
        <w:left w:val="none" w:sz="0" w:space="0" w:color="auto"/>
        <w:bottom w:val="none" w:sz="0" w:space="0" w:color="auto"/>
        <w:right w:val="none" w:sz="0" w:space="0" w:color="auto"/>
      </w:divBdr>
    </w:div>
    <w:div w:id="1454135190">
      <w:marLeft w:val="640"/>
      <w:marRight w:val="0"/>
      <w:marTop w:val="0"/>
      <w:marBottom w:val="0"/>
      <w:divBdr>
        <w:top w:val="none" w:sz="0" w:space="0" w:color="auto"/>
        <w:left w:val="none" w:sz="0" w:space="0" w:color="auto"/>
        <w:bottom w:val="none" w:sz="0" w:space="0" w:color="auto"/>
        <w:right w:val="none" w:sz="0" w:space="0" w:color="auto"/>
      </w:divBdr>
    </w:div>
    <w:div w:id="1454789751">
      <w:bodyDiv w:val="1"/>
      <w:marLeft w:val="0"/>
      <w:marRight w:val="0"/>
      <w:marTop w:val="0"/>
      <w:marBottom w:val="0"/>
      <w:divBdr>
        <w:top w:val="none" w:sz="0" w:space="0" w:color="auto"/>
        <w:left w:val="none" w:sz="0" w:space="0" w:color="auto"/>
        <w:bottom w:val="none" w:sz="0" w:space="0" w:color="auto"/>
        <w:right w:val="none" w:sz="0" w:space="0" w:color="auto"/>
      </w:divBdr>
      <w:divsChild>
        <w:div w:id="634793339">
          <w:marLeft w:val="640"/>
          <w:marRight w:val="0"/>
          <w:marTop w:val="0"/>
          <w:marBottom w:val="0"/>
          <w:divBdr>
            <w:top w:val="none" w:sz="0" w:space="0" w:color="auto"/>
            <w:left w:val="none" w:sz="0" w:space="0" w:color="auto"/>
            <w:bottom w:val="none" w:sz="0" w:space="0" w:color="auto"/>
            <w:right w:val="none" w:sz="0" w:space="0" w:color="auto"/>
          </w:divBdr>
        </w:div>
        <w:div w:id="536501895">
          <w:marLeft w:val="640"/>
          <w:marRight w:val="0"/>
          <w:marTop w:val="0"/>
          <w:marBottom w:val="0"/>
          <w:divBdr>
            <w:top w:val="none" w:sz="0" w:space="0" w:color="auto"/>
            <w:left w:val="none" w:sz="0" w:space="0" w:color="auto"/>
            <w:bottom w:val="none" w:sz="0" w:space="0" w:color="auto"/>
            <w:right w:val="none" w:sz="0" w:space="0" w:color="auto"/>
          </w:divBdr>
        </w:div>
        <w:div w:id="681972122">
          <w:marLeft w:val="640"/>
          <w:marRight w:val="0"/>
          <w:marTop w:val="0"/>
          <w:marBottom w:val="0"/>
          <w:divBdr>
            <w:top w:val="none" w:sz="0" w:space="0" w:color="auto"/>
            <w:left w:val="none" w:sz="0" w:space="0" w:color="auto"/>
            <w:bottom w:val="none" w:sz="0" w:space="0" w:color="auto"/>
            <w:right w:val="none" w:sz="0" w:space="0" w:color="auto"/>
          </w:divBdr>
        </w:div>
        <w:div w:id="1144858915">
          <w:marLeft w:val="640"/>
          <w:marRight w:val="0"/>
          <w:marTop w:val="0"/>
          <w:marBottom w:val="0"/>
          <w:divBdr>
            <w:top w:val="none" w:sz="0" w:space="0" w:color="auto"/>
            <w:left w:val="none" w:sz="0" w:space="0" w:color="auto"/>
            <w:bottom w:val="none" w:sz="0" w:space="0" w:color="auto"/>
            <w:right w:val="none" w:sz="0" w:space="0" w:color="auto"/>
          </w:divBdr>
        </w:div>
        <w:div w:id="1815443292">
          <w:marLeft w:val="640"/>
          <w:marRight w:val="0"/>
          <w:marTop w:val="0"/>
          <w:marBottom w:val="0"/>
          <w:divBdr>
            <w:top w:val="none" w:sz="0" w:space="0" w:color="auto"/>
            <w:left w:val="none" w:sz="0" w:space="0" w:color="auto"/>
            <w:bottom w:val="none" w:sz="0" w:space="0" w:color="auto"/>
            <w:right w:val="none" w:sz="0" w:space="0" w:color="auto"/>
          </w:divBdr>
        </w:div>
        <w:div w:id="1449743521">
          <w:marLeft w:val="640"/>
          <w:marRight w:val="0"/>
          <w:marTop w:val="0"/>
          <w:marBottom w:val="0"/>
          <w:divBdr>
            <w:top w:val="none" w:sz="0" w:space="0" w:color="auto"/>
            <w:left w:val="none" w:sz="0" w:space="0" w:color="auto"/>
            <w:bottom w:val="none" w:sz="0" w:space="0" w:color="auto"/>
            <w:right w:val="none" w:sz="0" w:space="0" w:color="auto"/>
          </w:divBdr>
        </w:div>
        <w:div w:id="817377534">
          <w:marLeft w:val="640"/>
          <w:marRight w:val="0"/>
          <w:marTop w:val="0"/>
          <w:marBottom w:val="0"/>
          <w:divBdr>
            <w:top w:val="none" w:sz="0" w:space="0" w:color="auto"/>
            <w:left w:val="none" w:sz="0" w:space="0" w:color="auto"/>
            <w:bottom w:val="none" w:sz="0" w:space="0" w:color="auto"/>
            <w:right w:val="none" w:sz="0" w:space="0" w:color="auto"/>
          </w:divBdr>
        </w:div>
        <w:div w:id="1652252655">
          <w:marLeft w:val="640"/>
          <w:marRight w:val="0"/>
          <w:marTop w:val="0"/>
          <w:marBottom w:val="0"/>
          <w:divBdr>
            <w:top w:val="none" w:sz="0" w:space="0" w:color="auto"/>
            <w:left w:val="none" w:sz="0" w:space="0" w:color="auto"/>
            <w:bottom w:val="none" w:sz="0" w:space="0" w:color="auto"/>
            <w:right w:val="none" w:sz="0" w:space="0" w:color="auto"/>
          </w:divBdr>
        </w:div>
        <w:div w:id="1208253286">
          <w:marLeft w:val="640"/>
          <w:marRight w:val="0"/>
          <w:marTop w:val="0"/>
          <w:marBottom w:val="0"/>
          <w:divBdr>
            <w:top w:val="none" w:sz="0" w:space="0" w:color="auto"/>
            <w:left w:val="none" w:sz="0" w:space="0" w:color="auto"/>
            <w:bottom w:val="none" w:sz="0" w:space="0" w:color="auto"/>
            <w:right w:val="none" w:sz="0" w:space="0" w:color="auto"/>
          </w:divBdr>
        </w:div>
        <w:div w:id="1301182887">
          <w:marLeft w:val="640"/>
          <w:marRight w:val="0"/>
          <w:marTop w:val="0"/>
          <w:marBottom w:val="0"/>
          <w:divBdr>
            <w:top w:val="none" w:sz="0" w:space="0" w:color="auto"/>
            <w:left w:val="none" w:sz="0" w:space="0" w:color="auto"/>
            <w:bottom w:val="none" w:sz="0" w:space="0" w:color="auto"/>
            <w:right w:val="none" w:sz="0" w:space="0" w:color="auto"/>
          </w:divBdr>
        </w:div>
        <w:div w:id="1411075606">
          <w:marLeft w:val="640"/>
          <w:marRight w:val="0"/>
          <w:marTop w:val="0"/>
          <w:marBottom w:val="0"/>
          <w:divBdr>
            <w:top w:val="none" w:sz="0" w:space="0" w:color="auto"/>
            <w:left w:val="none" w:sz="0" w:space="0" w:color="auto"/>
            <w:bottom w:val="none" w:sz="0" w:space="0" w:color="auto"/>
            <w:right w:val="none" w:sz="0" w:space="0" w:color="auto"/>
          </w:divBdr>
        </w:div>
        <w:div w:id="1137337606">
          <w:marLeft w:val="640"/>
          <w:marRight w:val="0"/>
          <w:marTop w:val="0"/>
          <w:marBottom w:val="0"/>
          <w:divBdr>
            <w:top w:val="none" w:sz="0" w:space="0" w:color="auto"/>
            <w:left w:val="none" w:sz="0" w:space="0" w:color="auto"/>
            <w:bottom w:val="none" w:sz="0" w:space="0" w:color="auto"/>
            <w:right w:val="none" w:sz="0" w:space="0" w:color="auto"/>
          </w:divBdr>
        </w:div>
        <w:div w:id="415595456">
          <w:marLeft w:val="640"/>
          <w:marRight w:val="0"/>
          <w:marTop w:val="0"/>
          <w:marBottom w:val="0"/>
          <w:divBdr>
            <w:top w:val="none" w:sz="0" w:space="0" w:color="auto"/>
            <w:left w:val="none" w:sz="0" w:space="0" w:color="auto"/>
            <w:bottom w:val="none" w:sz="0" w:space="0" w:color="auto"/>
            <w:right w:val="none" w:sz="0" w:space="0" w:color="auto"/>
          </w:divBdr>
        </w:div>
        <w:div w:id="26689331">
          <w:marLeft w:val="640"/>
          <w:marRight w:val="0"/>
          <w:marTop w:val="0"/>
          <w:marBottom w:val="0"/>
          <w:divBdr>
            <w:top w:val="none" w:sz="0" w:space="0" w:color="auto"/>
            <w:left w:val="none" w:sz="0" w:space="0" w:color="auto"/>
            <w:bottom w:val="none" w:sz="0" w:space="0" w:color="auto"/>
            <w:right w:val="none" w:sz="0" w:space="0" w:color="auto"/>
          </w:divBdr>
        </w:div>
        <w:div w:id="1314796890">
          <w:marLeft w:val="640"/>
          <w:marRight w:val="0"/>
          <w:marTop w:val="0"/>
          <w:marBottom w:val="0"/>
          <w:divBdr>
            <w:top w:val="none" w:sz="0" w:space="0" w:color="auto"/>
            <w:left w:val="none" w:sz="0" w:space="0" w:color="auto"/>
            <w:bottom w:val="none" w:sz="0" w:space="0" w:color="auto"/>
            <w:right w:val="none" w:sz="0" w:space="0" w:color="auto"/>
          </w:divBdr>
        </w:div>
        <w:div w:id="271059337">
          <w:marLeft w:val="640"/>
          <w:marRight w:val="0"/>
          <w:marTop w:val="0"/>
          <w:marBottom w:val="0"/>
          <w:divBdr>
            <w:top w:val="none" w:sz="0" w:space="0" w:color="auto"/>
            <w:left w:val="none" w:sz="0" w:space="0" w:color="auto"/>
            <w:bottom w:val="none" w:sz="0" w:space="0" w:color="auto"/>
            <w:right w:val="none" w:sz="0" w:space="0" w:color="auto"/>
          </w:divBdr>
        </w:div>
        <w:div w:id="83578415">
          <w:marLeft w:val="640"/>
          <w:marRight w:val="0"/>
          <w:marTop w:val="0"/>
          <w:marBottom w:val="0"/>
          <w:divBdr>
            <w:top w:val="none" w:sz="0" w:space="0" w:color="auto"/>
            <w:left w:val="none" w:sz="0" w:space="0" w:color="auto"/>
            <w:bottom w:val="none" w:sz="0" w:space="0" w:color="auto"/>
            <w:right w:val="none" w:sz="0" w:space="0" w:color="auto"/>
          </w:divBdr>
        </w:div>
        <w:div w:id="550844714">
          <w:marLeft w:val="640"/>
          <w:marRight w:val="0"/>
          <w:marTop w:val="0"/>
          <w:marBottom w:val="0"/>
          <w:divBdr>
            <w:top w:val="none" w:sz="0" w:space="0" w:color="auto"/>
            <w:left w:val="none" w:sz="0" w:space="0" w:color="auto"/>
            <w:bottom w:val="none" w:sz="0" w:space="0" w:color="auto"/>
            <w:right w:val="none" w:sz="0" w:space="0" w:color="auto"/>
          </w:divBdr>
        </w:div>
        <w:div w:id="2096319770">
          <w:marLeft w:val="640"/>
          <w:marRight w:val="0"/>
          <w:marTop w:val="0"/>
          <w:marBottom w:val="0"/>
          <w:divBdr>
            <w:top w:val="none" w:sz="0" w:space="0" w:color="auto"/>
            <w:left w:val="none" w:sz="0" w:space="0" w:color="auto"/>
            <w:bottom w:val="none" w:sz="0" w:space="0" w:color="auto"/>
            <w:right w:val="none" w:sz="0" w:space="0" w:color="auto"/>
          </w:divBdr>
        </w:div>
        <w:div w:id="809977632">
          <w:marLeft w:val="640"/>
          <w:marRight w:val="0"/>
          <w:marTop w:val="0"/>
          <w:marBottom w:val="0"/>
          <w:divBdr>
            <w:top w:val="none" w:sz="0" w:space="0" w:color="auto"/>
            <w:left w:val="none" w:sz="0" w:space="0" w:color="auto"/>
            <w:bottom w:val="none" w:sz="0" w:space="0" w:color="auto"/>
            <w:right w:val="none" w:sz="0" w:space="0" w:color="auto"/>
          </w:divBdr>
        </w:div>
        <w:div w:id="139854593">
          <w:marLeft w:val="640"/>
          <w:marRight w:val="0"/>
          <w:marTop w:val="0"/>
          <w:marBottom w:val="0"/>
          <w:divBdr>
            <w:top w:val="none" w:sz="0" w:space="0" w:color="auto"/>
            <w:left w:val="none" w:sz="0" w:space="0" w:color="auto"/>
            <w:bottom w:val="none" w:sz="0" w:space="0" w:color="auto"/>
            <w:right w:val="none" w:sz="0" w:space="0" w:color="auto"/>
          </w:divBdr>
        </w:div>
        <w:div w:id="68581299">
          <w:marLeft w:val="640"/>
          <w:marRight w:val="0"/>
          <w:marTop w:val="0"/>
          <w:marBottom w:val="0"/>
          <w:divBdr>
            <w:top w:val="none" w:sz="0" w:space="0" w:color="auto"/>
            <w:left w:val="none" w:sz="0" w:space="0" w:color="auto"/>
            <w:bottom w:val="none" w:sz="0" w:space="0" w:color="auto"/>
            <w:right w:val="none" w:sz="0" w:space="0" w:color="auto"/>
          </w:divBdr>
        </w:div>
        <w:div w:id="617223460">
          <w:marLeft w:val="640"/>
          <w:marRight w:val="0"/>
          <w:marTop w:val="0"/>
          <w:marBottom w:val="0"/>
          <w:divBdr>
            <w:top w:val="none" w:sz="0" w:space="0" w:color="auto"/>
            <w:left w:val="none" w:sz="0" w:space="0" w:color="auto"/>
            <w:bottom w:val="none" w:sz="0" w:space="0" w:color="auto"/>
            <w:right w:val="none" w:sz="0" w:space="0" w:color="auto"/>
          </w:divBdr>
        </w:div>
        <w:div w:id="1501314721">
          <w:marLeft w:val="640"/>
          <w:marRight w:val="0"/>
          <w:marTop w:val="0"/>
          <w:marBottom w:val="0"/>
          <w:divBdr>
            <w:top w:val="none" w:sz="0" w:space="0" w:color="auto"/>
            <w:left w:val="none" w:sz="0" w:space="0" w:color="auto"/>
            <w:bottom w:val="none" w:sz="0" w:space="0" w:color="auto"/>
            <w:right w:val="none" w:sz="0" w:space="0" w:color="auto"/>
          </w:divBdr>
        </w:div>
        <w:div w:id="2077624682">
          <w:marLeft w:val="640"/>
          <w:marRight w:val="0"/>
          <w:marTop w:val="0"/>
          <w:marBottom w:val="0"/>
          <w:divBdr>
            <w:top w:val="none" w:sz="0" w:space="0" w:color="auto"/>
            <w:left w:val="none" w:sz="0" w:space="0" w:color="auto"/>
            <w:bottom w:val="none" w:sz="0" w:space="0" w:color="auto"/>
            <w:right w:val="none" w:sz="0" w:space="0" w:color="auto"/>
          </w:divBdr>
        </w:div>
        <w:div w:id="1436098415">
          <w:marLeft w:val="640"/>
          <w:marRight w:val="0"/>
          <w:marTop w:val="0"/>
          <w:marBottom w:val="0"/>
          <w:divBdr>
            <w:top w:val="none" w:sz="0" w:space="0" w:color="auto"/>
            <w:left w:val="none" w:sz="0" w:space="0" w:color="auto"/>
            <w:bottom w:val="none" w:sz="0" w:space="0" w:color="auto"/>
            <w:right w:val="none" w:sz="0" w:space="0" w:color="auto"/>
          </w:divBdr>
        </w:div>
        <w:div w:id="1036347021">
          <w:marLeft w:val="640"/>
          <w:marRight w:val="0"/>
          <w:marTop w:val="0"/>
          <w:marBottom w:val="0"/>
          <w:divBdr>
            <w:top w:val="none" w:sz="0" w:space="0" w:color="auto"/>
            <w:left w:val="none" w:sz="0" w:space="0" w:color="auto"/>
            <w:bottom w:val="none" w:sz="0" w:space="0" w:color="auto"/>
            <w:right w:val="none" w:sz="0" w:space="0" w:color="auto"/>
          </w:divBdr>
        </w:div>
        <w:div w:id="993727813">
          <w:marLeft w:val="640"/>
          <w:marRight w:val="0"/>
          <w:marTop w:val="0"/>
          <w:marBottom w:val="0"/>
          <w:divBdr>
            <w:top w:val="none" w:sz="0" w:space="0" w:color="auto"/>
            <w:left w:val="none" w:sz="0" w:space="0" w:color="auto"/>
            <w:bottom w:val="none" w:sz="0" w:space="0" w:color="auto"/>
            <w:right w:val="none" w:sz="0" w:space="0" w:color="auto"/>
          </w:divBdr>
        </w:div>
        <w:div w:id="1826317494">
          <w:marLeft w:val="640"/>
          <w:marRight w:val="0"/>
          <w:marTop w:val="0"/>
          <w:marBottom w:val="0"/>
          <w:divBdr>
            <w:top w:val="none" w:sz="0" w:space="0" w:color="auto"/>
            <w:left w:val="none" w:sz="0" w:space="0" w:color="auto"/>
            <w:bottom w:val="none" w:sz="0" w:space="0" w:color="auto"/>
            <w:right w:val="none" w:sz="0" w:space="0" w:color="auto"/>
          </w:divBdr>
        </w:div>
        <w:div w:id="231670063">
          <w:marLeft w:val="640"/>
          <w:marRight w:val="0"/>
          <w:marTop w:val="0"/>
          <w:marBottom w:val="0"/>
          <w:divBdr>
            <w:top w:val="none" w:sz="0" w:space="0" w:color="auto"/>
            <w:left w:val="none" w:sz="0" w:space="0" w:color="auto"/>
            <w:bottom w:val="none" w:sz="0" w:space="0" w:color="auto"/>
            <w:right w:val="none" w:sz="0" w:space="0" w:color="auto"/>
          </w:divBdr>
        </w:div>
        <w:div w:id="2122262301">
          <w:marLeft w:val="640"/>
          <w:marRight w:val="0"/>
          <w:marTop w:val="0"/>
          <w:marBottom w:val="0"/>
          <w:divBdr>
            <w:top w:val="none" w:sz="0" w:space="0" w:color="auto"/>
            <w:left w:val="none" w:sz="0" w:space="0" w:color="auto"/>
            <w:bottom w:val="none" w:sz="0" w:space="0" w:color="auto"/>
            <w:right w:val="none" w:sz="0" w:space="0" w:color="auto"/>
          </w:divBdr>
        </w:div>
        <w:div w:id="471606371">
          <w:marLeft w:val="640"/>
          <w:marRight w:val="0"/>
          <w:marTop w:val="0"/>
          <w:marBottom w:val="0"/>
          <w:divBdr>
            <w:top w:val="none" w:sz="0" w:space="0" w:color="auto"/>
            <w:left w:val="none" w:sz="0" w:space="0" w:color="auto"/>
            <w:bottom w:val="none" w:sz="0" w:space="0" w:color="auto"/>
            <w:right w:val="none" w:sz="0" w:space="0" w:color="auto"/>
          </w:divBdr>
        </w:div>
        <w:div w:id="1197084285">
          <w:marLeft w:val="640"/>
          <w:marRight w:val="0"/>
          <w:marTop w:val="0"/>
          <w:marBottom w:val="0"/>
          <w:divBdr>
            <w:top w:val="none" w:sz="0" w:space="0" w:color="auto"/>
            <w:left w:val="none" w:sz="0" w:space="0" w:color="auto"/>
            <w:bottom w:val="none" w:sz="0" w:space="0" w:color="auto"/>
            <w:right w:val="none" w:sz="0" w:space="0" w:color="auto"/>
          </w:divBdr>
        </w:div>
        <w:div w:id="1320769572">
          <w:marLeft w:val="640"/>
          <w:marRight w:val="0"/>
          <w:marTop w:val="0"/>
          <w:marBottom w:val="0"/>
          <w:divBdr>
            <w:top w:val="none" w:sz="0" w:space="0" w:color="auto"/>
            <w:left w:val="none" w:sz="0" w:space="0" w:color="auto"/>
            <w:bottom w:val="none" w:sz="0" w:space="0" w:color="auto"/>
            <w:right w:val="none" w:sz="0" w:space="0" w:color="auto"/>
          </w:divBdr>
        </w:div>
        <w:div w:id="609314540">
          <w:marLeft w:val="640"/>
          <w:marRight w:val="0"/>
          <w:marTop w:val="0"/>
          <w:marBottom w:val="0"/>
          <w:divBdr>
            <w:top w:val="none" w:sz="0" w:space="0" w:color="auto"/>
            <w:left w:val="none" w:sz="0" w:space="0" w:color="auto"/>
            <w:bottom w:val="none" w:sz="0" w:space="0" w:color="auto"/>
            <w:right w:val="none" w:sz="0" w:space="0" w:color="auto"/>
          </w:divBdr>
        </w:div>
        <w:div w:id="73161389">
          <w:marLeft w:val="640"/>
          <w:marRight w:val="0"/>
          <w:marTop w:val="0"/>
          <w:marBottom w:val="0"/>
          <w:divBdr>
            <w:top w:val="none" w:sz="0" w:space="0" w:color="auto"/>
            <w:left w:val="none" w:sz="0" w:space="0" w:color="auto"/>
            <w:bottom w:val="none" w:sz="0" w:space="0" w:color="auto"/>
            <w:right w:val="none" w:sz="0" w:space="0" w:color="auto"/>
          </w:divBdr>
        </w:div>
        <w:div w:id="2069187618">
          <w:marLeft w:val="640"/>
          <w:marRight w:val="0"/>
          <w:marTop w:val="0"/>
          <w:marBottom w:val="0"/>
          <w:divBdr>
            <w:top w:val="none" w:sz="0" w:space="0" w:color="auto"/>
            <w:left w:val="none" w:sz="0" w:space="0" w:color="auto"/>
            <w:bottom w:val="none" w:sz="0" w:space="0" w:color="auto"/>
            <w:right w:val="none" w:sz="0" w:space="0" w:color="auto"/>
          </w:divBdr>
        </w:div>
        <w:div w:id="1690451663">
          <w:marLeft w:val="640"/>
          <w:marRight w:val="0"/>
          <w:marTop w:val="0"/>
          <w:marBottom w:val="0"/>
          <w:divBdr>
            <w:top w:val="none" w:sz="0" w:space="0" w:color="auto"/>
            <w:left w:val="none" w:sz="0" w:space="0" w:color="auto"/>
            <w:bottom w:val="none" w:sz="0" w:space="0" w:color="auto"/>
            <w:right w:val="none" w:sz="0" w:space="0" w:color="auto"/>
          </w:divBdr>
        </w:div>
        <w:div w:id="1833334413">
          <w:marLeft w:val="640"/>
          <w:marRight w:val="0"/>
          <w:marTop w:val="0"/>
          <w:marBottom w:val="0"/>
          <w:divBdr>
            <w:top w:val="none" w:sz="0" w:space="0" w:color="auto"/>
            <w:left w:val="none" w:sz="0" w:space="0" w:color="auto"/>
            <w:bottom w:val="none" w:sz="0" w:space="0" w:color="auto"/>
            <w:right w:val="none" w:sz="0" w:space="0" w:color="auto"/>
          </w:divBdr>
        </w:div>
        <w:div w:id="833372527">
          <w:marLeft w:val="640"/>
          <w:marRight w:val="0"/>
          <w:marTop w:val="0"/>
          <w:marBottom w:val="0"/>
          <w:divBdr>
            <w:top w:val="none" w:sz="0" w:space="0" w:color="auto"/>
            <w:left w:val="none" w:sz="0" w:space="0" w:color="auto"/>
            <w:bottom w:val="none" w:sz="0" w:space="0" w:color="auto"/>
            <w:right w:val="none" w:sz="0" w:space="0" w:color="auto"/>
          </w:divBdr>
        </w:div>
        <w:div w:id="467213438">
          <w:marLeft w:val="640"/>
          <w:marRight w:val="0"/>
          <w:marTop w:val="0"/>
          <w:marBottom w:val="0"/>
          <w:divBdr>
            <w:top w:val="none" w:sz="0" w:space="0" w:color="auto"/>
            <w:left w:val="none" w:sz="0" w:space="0" w:color="auto"/>
            <w:bottom w:val="none" w:sz="0" w:space="0" w:color="auto"/>
            <w:right w:val="none" w:sz="0" w:space="0" w:color="auto"/>
          </w:divBdr>
        </w:div>
        <w:div w:id="180898453">
          <w:marLeft w:val="640"/>
          <w:marRight w:val="0"/>
          <w:marTop w:val="0"/>
          <w:marBottom w:val="0"/>
          <w:divBdr>
            <w:top w:val="none" w:sz="0" w:space="0" w:color="auto"/>
            <w:left w:val="none" w:sz="0" w:space="0" w:color="auto"/>
            <w:bottom w:val="none" w:sz="0" w:space="0" w:color="auto"/>
            <w:right w:val="none" w:sz="0" w:space="0" w:color="auto"/>
          </w:divBdr>
        </w:div>
        <w:div w:id="1313098958">
          <w:marLeft w:val="640"/>
          <w:marRight w:val="0"/>
          <w:marTop w:val="0"/>
          <w:marBottom w:val="0"/>
          <w:divBdr>
            <w:top w:val="none" w:sz="0" w:space="0" w:color="auto"/>
            <w:left w:val="none" w:sz="0" w:space="0" w:color="auto"/>
            <w:bottom w:val="none" w:sz="0" w:space="0" w:color="auto"/>
            <w:right w:val="none" w:sz="0" w:space="0" w:color="auto"/>
          </w:divBdr>
        </w:div>
      </w:divsChild>
    </w:div>
    <w:div w:id="1456562438">
      <w:bodyDiv w:val="1"/>
      <w:marLeft w:val="0"/>
      <w:marRight w:val="0"/>
      <w:marTop w:val="0"/>
      <w:marBottom w:val="0"/>
      <w:divBdr>
        <w:top w:val="none" w:sz="0" w:space="0" w:color="auto"/>
        <w:left w:val="none" w:sz="0" w:space="0" w:color="auto"/>
        <w:bottom w:val="none" w:sz="0" w:space="0" w:color="auto"/>
        <w:right w:val="none" w:sz="0" w:space="0" w:color="auto"/>
      </w:divBdr>
      <w:divsChild>
        <w:div w:id="35742866">
          <w:marLeft w:val="640"/>
          <w:marRight w:val="0"/>
          <w:marTop w:val="0"/>
          <w:marBottom w:val="0"/>
          <w:divBdr>
            <w:top w:val="none" w:sz="0" w:space="0" w:color="auto"/>
            <w:left w:val="none" w:sz="0" w:space="0" w:color="auto"/>
            <w:bottom w:val="none" w:sz="0" w:space="0" w:color="auto"/>
            <w:right w:val="none" w:sz="0" w:space="0" w:color="auto"/>
          </w:divBdr>
        </w:div>
        <w:div w:id="113714179">
          <w:marLeft w:val="640"/>
          <w:marRight w:val="0"/>
          <w:marTop w:val="0"/>
          <w:marBottom w:val="0"/>
          <w:divBdr>
            <w:top w:val="none" w:sz="0" w:space="0" w:color="auto"/>
            <w:left w:val="none" w:sz="0" w:space="0" w:color="auto"/>
            <w:bottom w:val="none" w:sz="0" w:space="0" w:color="auto"/>
            <w:right w:val="none" w:sz="0" w:space="0" w:color="auto"/>
          </w:divBdr>
        </w:div>
        <w:div w:id="183713579">
          <w:marLeft w:val="640"/>
          <w:marRight w:val="0"/>
          <w:marTop w:val="0"/>
          <w:marBottom w:val="0"/>
          <w:divBdr>
            <w:top w:val="none" w:sz="0" w:space="0" w:color="auto"/>
            <w:left w:val="none" w:sz="0" w:space="0" w:color="auto"/>
            <w:bottom w:val="none" w:sz="0" w:space="0" w:color="auto"/>
            <w:right w:val="none" w:sz="0" w:space="0" w:color="auto"/>
          </w:divBdr>
        </w:div>
        <w:div w:id="196354266">
          <w:marLeft w:val="640"/>
          <w:marRight w:val="0"/>
          <w:marTop w:val="0"/>
          <w:marBottom w:val="0"/>
          <w:divBdr>
            <w:top w:val="none" w:sz="0" w:space="0" w:color="auto"/>
            <w:left w:val="none" w:sz="0" w:space="0" w:color="auto"/>
            <w:bottom w:val="none" w:sz="0" w:space="0" w:color="auto"/>
            <w:right w:val="none" w:sz="0" w:space="0" w:color="auto"/>
          </w:divBdr>
        </w:div>
        <w:div w:id="201333375">
          <w:marLeft w:val="640"/>
          <w:marRight w:val="0"/>
          <w:marTop w:val="0"/>
          <w:marBottom w:val="0"/>
          <w:divBdr>
            <w:top w:val="none" w:sz="0" w:space="0" w:color="auto"/>
            <w:left w:val="none" w:sz="0" w:space="0" w:color="auto"/>
            <w:bottom w:val="none" w:sz="0" w:space="0" w:color="auto"/>
            <w:right w:val="none" w:sz="0" w:space="0" w:color="auto"/>
          </w:divBdr>
        </w:div>
        <w:div w:id="210578397">
          <w:marLeft w:val="640"/>
          <w:marRight w:val="0"/>
          <w:marTop w:val="0"/>
          <w:marBottom w:val="0"/>
          <w:divBdr>
            <w:top w:val="none" w:sz="0" w:space="0" w:color="auto"/>
            <w:left w:val="none" w:sz="0" w:space="0" w:color="auto"/>
            <w:bottom w:val="none" w:sz="0" w:space="0" w:color="auto"/>
            <w:right w:val="none" w:sz="0" w:space="0" w:color="auto"/>
          </w:divBdr>
        </w:div>
        <w:div w:id="293294083">
          <w:marLeft w:val="640"/>
          <w:marRight w:val="0"/>
          <w:marTop w:val="0"/>
          <w:marBottom w:val="0"/>
          <w:divBdr>
            <w:top w:val="none" w:sz="0" w:space="0" w:color="auto"/>
            <w:left w:val="none" w:sz="0" w:space="0" w:color="auto"/>
            <w:bottom w:val="none" w:sz="0" w:space="0" w:color="auto"/>
            <w:right w:val="none" w:sz="0" w:space="0" w:color="auto"/>
          </w:divBdr>
        </w:div>
        <w:div w:id="320355838">
          <w:marLeft w:val="640"/>
          <w:marRight w:val="0"/>
          <w:marTop w:val="0"/>
          <w:marBottom w:val="0"/>
          <w:divBdr>
            <w:top w:val="none" w:sz="0" w:space="0" w:color="auto"/>
            <w:left w:val="none" w:sz="0" w:space="0" w:color="auto"/>
            <w:bottom w:val="none" w:sz="0" w:space="0" w:color="auto"/>
            <w:right w:val="none" w:sz="0" w:space="0" w:color="auto"/>
          </w:divBdr>
        </w:div>
        <w:div w:id="399524464">
          <w:marLeft w:val="640"/>
          <w:marRight w:val="0"/>
          <w:marTop w:val="0"/>
          <w:marBottom w:val="0"/>
          <w:divBdr>
            <w:top w:val="none" w:sz="0" w:space="0" w:color="auto"/>
            <w:left w:val="none" w:sz="0" w:space="0" w:color="auto"/>
            <w:bottom w:val="none" w:sz="0" w:space="0" w:color="auto"/>
            <w:right w:val="none" w:sz="0" w:space="0" w:color="auto"/>
          </w:divBdr>
        </w:div>
        <w:div w:id="426072930">
          <w:marLeft w:val="640"/>
          <w:marRight w:val="0"/>
          <w:marTop w:val="0"/>
          <w:marBottom w:val="0"/>
          <w:divBdr>
            <w:top w:val="none" w:sz="0" w:space="0" w:color="auto"/>
            <w:left w:val="none" w:sz="0" w:space="0" w:color="auto"/>
            <w:bottom w:val="none" w:sz="0" w:space="0" w:color="auto"/>
            <w:right w:val="none" w:sz="0" w:space="0" w:color="auto"/>
          </w:divBdr>
        </w:div>
        <w:div w:id="446852367">
          <w:marLeft w:val="640"/>
          <w:marRight w:val="0"/>
          <w:marTop w:val="0"/>
          <w:marBottom w:val="0"/>
          <w:divBdr>
            <w:top w:val="none" w:sz="0" w:space="0" w:color="auto"/>
            <w:left w:val="none" w:sz="0" w:space="0" w:color="auto"/>
            <w:bottom w:val="none" w:sz="0" w:space="0" w:color="auto"/>
            <w:right w:val="none" w:sz="0" w:space="0" w:color="auto"/>
          </w:divBdr>
        </w:div>
        <w:div w:id="618297015">
          <w:marLeft w:val="640"/>
          <w:marRight w:val="0"/>
          <w:marTop w:val="0"/>
          <w:marBottom w:val="0"/>
          <w:divBdr>
            <w:top w:val="none" w:sz="0" w:space="0" w:color="auto"/>
            <w:left w:val="none" w:sz="0" w:space="0" w:color="auto"/>
            <w:bottom w:val="none" w:sz="0" w:space="0" w:color="auto"/>
            <w:right w:val="none" w:sz="0" w:space="0" w:color="auto"/>
          </w:divBdr>
        </w:div>
        <w:div w:id="670375405">
          <w:marLeft w:val="640"/>
          <w:marRight w:val="0"/>
          <w:marTop w:val="0"/>
          <w:marBottom w:val="0"/>
          <w:divBdr>
            <w:top w:val="none" w:sz="0" w:space="0" w:color="auto"/>
            <w:left w:val="none" w:sz="0" w:space="0" w:color="auto"/>
            <w:bottom w:val="none" w:sz="0" w:space="0" w:color="auto"/>
            <w:right w:val="none" w:sz="0" w:space="0" w:color="auto"/>
          </w:divBdr>
        </w:div>
        <w:div w:id="672806825">
          <w:marLeft w:val="640"/>
          <w:marRight w:val="0"/>
          <w:marTop w:val="0"/>
          <w:marBottom w:val="0"/>
          <w:divBdr>
            <w:top w:val="none" w:sz="0" w:space="0" w:color="auto"/>
            <w:left w:val="none" w:sz="0" w:space="0" w:color="auto"/>
            <w:bottom w:val="none" w:sz="0" w:space="0" w:color="auto"/>
            <w:right w:val="none" w:sz="0" w:space="0" w:color="auto"/>
          </w:divBdr>
        </w:div>
        <w:div w:id="704478291">
          <w:marLeft w:val="640"/>
          <w:marRight w:val="0"/>
          <w:marTop w:val="0"/>
          <w:marBottom w:val="0"/>
          <w:divBdr>
            <w:top w:val="none" w:sz="0" w:space="0" w:color="auto"/>
            <w:left w:val="none" w:sz="0" w:space="0" w:color="auto"/>
            <w:bottom w:val="none" w:sz="0" w:space="0" w:color="auto"/>
            <w:right w:val="none" w:sz="0" w:space="0" w:color="auto"/>
          </w:divBdr>
        </w:div>
        <w:div w:id="724917433">
          <w:marLeft w:val="640"/>
          <w:marRight w:val="0"/>
          <w:marTop w:val="0"/>
          <w:marBottom w:val="0"/>
          <w:divBdr>
            <w:top w:val="none" w:sz="0" w:space="0" w:color="auto"/>
            <w:left w:val="none" w:sz="0" w:space="0" w:color="auto"/>
            <w:bottom w:val="none" w:sz="0" w:space="0" w:color="auto"/>
            <w:right w:val="none" w:sz="0" w:space="0" w:color="auto"/>
          </w:divBdr>
        </w:div>
        <w:div w:id="811941212">
          <w:marLeft w:val="640"/>
          <w:marRight w:val="0"/>
          <w:marTop w:val="0"/>
          <w:marBottom w:val="0"/>
          <w:divBdr>
            <w:top w:val="none" w:sz="0" w:space="0" w:color="auto"/>
            <w:left w:val="none" w:sz="0" w:space="0" w:color="auto"/>
            <w:bottom w:val="none" w:sz="0" w:space="0" w:color="auto"/>
            <w:right w:val="none" w:sz="0" w:space="0" w:color="auto"/>
          </w:divBdr>
        </w:div>
        <w:div w:id="821197438">
          <w:marLeft w:val="640"/>
          <w:marRight w:val="0"/>
          <w:marTop w:val="0"/>
          <w:marBottom w:val="0"/>
          <w:divBdr>
            <w:top w:val="none" w:sz="0" w:space="0" w:color="auto"/>
            <w:left w:val="none" w:sz="0" w:space="0" w:color="auto"/>
            <w:bottom w:val="none" w:sz="0" w:space="0" w:color="auto"/>
            <w:right w:val="none" w:sz="0" w:space="0" w:color="auto"/>
          </w:divBdr>
        </w:div>
        <w:div w:id="909003507">
          <w:marLeft w:val="640"/>
          <w:marRight w:val="0"/>
          <w:marTop w:val="0"/>
          <w:marBottom w:val="0"/>
          <w:divBdr>
            <w:top w:val="none" w:sz="0" w:space="0" w:color="auto"/>
            <w:left w:val="none" w:sz="0" w:space="0" w:color="auto"/>
            <w:bottom w:val="none" w:sz="0" w:space="0" w:color="auto"/>
            <w:right w:val="none" w:sz="0" w:space="0" w:color="auto"/>
          </w:divBdr>
        </w:div>
        <w:div w:id="919682393">
          <w:marLeft w:val="640"/>
          <w:marRight w:val="0"/>
          <w:marTop w:val="0"/>
          <w:marBottom w:val="0"/>
          <w:divBdr>
            <w:top w:val="none" w:sz="0" w:space="0" w:color="auto"/>
            <w:left w:val="none" w:sz="0" w:space="0" w:color="auto"/>
            <w:bottom w:val="none" w:sz="0" w:space="0" w:color="auto"/>
            <w:right w:val="none" w:sz="0" w:space="0" w:color="auto"/>
          </w:divBdr>
        </w:div>
        <w:div w:id="970524296">
          <w:marLeft w:val="640"/>
          <w:marRight w:val="0"/>
          <w:marTop w:val="0"/>
          <w:marBottom w:val="0"/>
          <w:divBdr>
            <w:top w:val="none" w:sz="0" w:space="0" w:color="auto"/>
            <w:left w:val="none" w:sz="0" w:space="0" w:color="auto"/>
            <w:bottom w:val="none" w:sz="0" w:space="0" w:color="auto"/>
            <w:right w:val="none" w:sz="0" w:space="0" w:color="auto"/>
          </w:divBdr>
        </w:div>
        <w:div w:id="984427426">
          <w:marLeft w:val="640"/>
          <w:marRight w:val="0"/>
          <w:marTop w:val="0"/>
          <w:marBottom w:val="0"/>
          <w:divBdr>
            <w:top w:val="none" w:sz="0" w:space="0" w:color="auto"/>
            <w:left w:val="none" w:sz="0" w:space="0" w:color="auto"/>
            <w:bottom w:val="none" w:sz="0" w:space="0" w:color="auto"/>
            <w:right w:val="none" w:sz="0" w:space="0" w:color="auto"/>
          </w:divBdr>
        </w:div>
        <w:div w:id="1046443181">
          <w:marLeft w:val="640"/>
          <w:marRight w:val="0"/>
          <w:marTop w:val="0"/>
          <w:marBottom w:val="0"/>
          <w:divBdr>
            <w:top w:val="none" w:sz="0" w:space="0" w:color="auto"/>
            <w:left w:val="none" w:sz="0" w:space="0" w:color="auto"/>
            <w:bottom w:val="none" w:sz="0" w:space="0" w:color="auto"/>
            <w:right w:val="none" w:sz="0" w:space="0" w:color="auto"/>
          </w:divBdr>
        </w:div>
        <w:div w:id="1096827025">
          <w:marLeft w:val="640"/>
          <w:marRight w:val="0"/>
          <w:marTop w:val="0"/>
          <w:marBottom w:val="0"/>
          <w:divBdr>
            <w:top w:val="none" w:sz="0" w:space="0" w:color="auto"/>
            <w:left w:val="none" w:sz="0" w:space="0" w:color="auto"/>
            <w:bottom w:val="none" w:sz="0" w:space="0" w:color="auto"/>
            <w:right w:val="none" w:sz="0" w:space="0" w:color="auto"/>
          </w:divBdr>
        </w:div>
        <w:div w:id="1174416415">
          <w:marLeft w:val="640"/>
          <w:marRight w:val="0"/>
          <w:marTop w:val="0"/>
          <w:marBottom w:val="0"/>
          <w:divBdr>
            <w:top w:val="none" w:sz="0" w:space="0" w:color="auto"/>
            <w:left w:val="none" w:sz="0" w:space="0" w:color="auto"/>
            <w:bottom w:val="none" w:sz="0" w:space="0" w:color="auto"/>
            <w:right w:val="none" w:sz="0" w:space="0" w:color="auto"/>
          </w:divBdr>
        </w:div>
        <w:div w:id="1218739212">
          <w:marLeft w:val="640"/>
          <w:marRight w:val="0"/>
          <w:marTop w:val="0"/>
          <w:marBottom w:val="0"/>
          <w:divBdr>
            <w:top w:val="none" w:sz="0" w:space="0" w:color="auto"/>
            <w:left w:val="none" w:sz="0" w:space="0" w:color="auto"/>
            <w:bottom w:val="none" w:sz="0" w:space="0" w:color="auto"/>
            <w:right w:val="none" w:sz="0" w:space="0" w:color="auto"/>
          </w:divBdr>
        </w:div>
        <w:div w:id="1261718355">
          <w:marLeft w:val="640"/>
          <w:marRight w:val="0"/>
          <w:marTop w:val="0"/>
          <w:marBottom w:val="0"/>
          <w:divBdr>
            <w:top w:val="none" w:sz="0" w:space="0" w:color="auto"/>
            <w:left w:val="none" w:sz="0" w:space="0" w:color="auto"/>
            <w:bottom w:val="none" w:sz="0" w:space="0" w:color="auto"/>
            <w:right w:val="none" w:sz="0" w:space="0" w:color="auto"/>
          </w:divBdr>
        </w:div>
        <w:div w:id="1275136030">
          <w:marLeft w:val="640"/>
          <w:marRight w:val="0"/>
          <w:marTop w:val="0"/>
          <w:marBottom w:val="0"/>
          <w:divBdr>
            <w:top w:val="none" w:sz="0" w:space="0" w:color="auto"/>
            <w:left w:val="none" w:sz="0" w:space="0" w:color="auto"/>
            <w:bottom w:val="none" w:sz="0" w:space="0" w:color="auto"/>
            <w:right w:val="none" w:sz="0" w:space="0" w:color="auto"/>
          </w:divBdr>
        </w:div>
        <w:div w:id="1288194556">
          <w:marLeft w:val="640"/>
          <w:marRight w:val="0"/>
          <w:marTop w:val="0"/>
          <w:marBottom w:val="0"/>
          <w:divBdr>
            <w:top w:val="none" w:sz="0" w:space="0" w:color="auto"/>
            <w:left w:val="none" w:sz="0" w:space="0" w:color="auto"/>
            <w:bottom w:val="none" w:sz="0" w:space="0" w:color="auto"/>
            <w:right w:val="none" w:sz="0" w:space="0" w:color="auto"/>
          </w:divBdr>
        </w:div>
        <w:div w:id="1304192215">
          <w:marLeft w:val="640"/>
          <w:marRight w:val="0"/>
          <w:marTop w:val="0"/>
          <w:marBottom w:val="0"/>
          <w:divBdr>
            <w:top w:val="none" w:sz="0" w:space="0" w:color="auto"/>
            <w:left w:val="none" w:sz="0" w:space="0" w:color="auto"/>
            <w:bottom w:val="none" w:sz="0" w:space="0" w:color="auto"/>
            <w:right w:val="none" w:sz="0" w:space="0" w:color="auto"/>
          </w:divBdr>
        </w:div>
        <w:div w:id="1452284645">
          <w:marLeft w:val="640"/>
          <w:marRight w:val="0"/>
          <w:marTop w:val="0"/>
          <w:marBottom w:val="0"/>
          <w:divBdr>
            <w:top w:val="none" w:sz="0" w:space="0" w:color="auto"/>
            <w:left w:val="none" w:sz="0" w:space="0" w:color="auto"/>
            <w:bottom w:val="none" w:sz="0" w:space="0" w:color="auto"/>
            <w:right w:val="none" w:sz="0" w:space="0" w:color="auto"/>
          </w:divBdr>
        </w:div>
        <w:div w:id="1595432520">
          <w:marLeft w:val="640"/>
          <w:marRight w:val="0"/>
          <w:marTop w:val="0"/>
          <w:marBottom w:val="0"/>
          <w:divBdr>
            <w:top w:val="none" w:sz="0" w:space="0" w:color="auto"/>
            <w:left w:val="none" w:sz="0" w:space="0" w:color="auto"/>
            <w:bottom w:val="none" w:sz="0" w:space="0" w:color="auto"/>
            <w:right w:val="none" w:sz="0" w:space="0" w:color="auto"/>
          </w:divBdr>
        </w:div>
        <w:div w:id="1652513499">
          <w:marLeft w:val="640"/>
          <w:marRight w:val="0"/>
          <w:marTop w:val="0"/>
          <w:marBottom w:val="0"/>
          <w:divBdr>
            <w:top w:val="none" w:sz="0" w:space="0" w:color="auto"/>
            <w:left w:val="none" w:sz="0" w:space="0" w:color="auto"/>
            <w:bottom w:val="none" w:sz="0" w:space="0" w:color="auto"/>
            <w:right w:val="none" w:sz="0" w:space="0" w:color="auto"/>
          </w:divBdr>
        </w:div>
        <w:div w:id="1686857528">
          <w:marLeft w:val="640"/>
          <w:marRight w:val="0"/>
          <w:marTop w:val="0"/>
          <w:marBottom w:val="0"/>
          <w:divBdr>
            <w:top w:val="none" w:sz="0" w:space="0" w:color="auto"/>
            <w:left w:val="none" w:sz="0" w:space="0" w:color="auto"/>
            <w:bottom w:val="none" w:sz="0" w:space="0" w:color="auto"/>
            <w:right w:val="none" w:sz="0" w:space="0" w:color="auto"/>
          </w:divBdr>
        </w:div>
        <w:div w:id="1753424995">
          <w:marLeft w:val="640"/>
          <w:marRight w:val="0"/>
          <w:marTop w:val="0"/>
          <w:marBottom w:val="0"/>
          <w:divBdr>
            <w:top w:val="none" w:sz="0" w:space="0" w:color="auto"/>
            <w:left w:val="none" w:sz="0" w:space="0" w:color="auto"/>
            <w:bottom w:val="none" w:sz="0" w:space="0" w:color="auto"/>
            <w:right w:val="none" w:sz="0" w:space="0" w:color="auto"/>
          </w:divBdr>
        </w:div>
        <w:div w:id="1808008890">
          <w:marLeft w:val="640"/>
          <w:marRight w:val="0"/>
          <w:marTop w:val="0"/>
          <w:marBottom w:val="0"/>
          <w:divBdr>
            <w:top w:val="none" w:sz="0" w:space="0" w:color="auto"/>
            <w:left w:val="none" w:sz="0" w:space="0" w:color="auto"/>
            <w:bottom w:val="none" w:sz="0" w:space="0" w:color="auto"/>
            <w:right w:val="none" w:sz="0" w:space="0" w:color="auto"/>
          </w:divBdr>
        </w:div>
        <w:div w:id="1837186862">
          <w:marLeft w:val="640"/>
          <w:marRight w:val="0"/>
          <w:marTop w:val="0"/>
          <w:marBottom w:val="0"/>
          <w:divBdr>
            <w:top w:val="none" w:sz="0" w:space="0" w:color="auto"/>
            <w:left w:val="none" w:sz="0" w:space="0" w:color="auto"/>
            <w:bottom w:val="none" w:sz="0" w:space="0" w:color="auto"/>
            <w:right w:val="none" w:sz="0" w:space="0" w:color="auto"/>
          </w:divBdr>
        </w:div>
        <w:div w:id="1840387349">
          <w:marLeft w:val="640"/>
          <w:marRight w:val="0"/>
          <w:marTop w:val="0"/>
          <w:marBottom w:val="0"/>
          <w:divBdr>
            <w:top w:val="none" w:sz="0" w:space="0" w:color="auto"/>
            <w:left w:val="none" w:sz="0" w:space="0" w:color="auto"/>
            <w:bottom w:val="none" w:sz="0" w:space="0" w:color="auto"/>
            <w:right w:val="none" w:sz="0" w:space="0" w:color="auto"/>
          </w:divBdr>
        </w:div>
        <w:div w:id="1844315097">
          <w:marLeft w:val="640"/>
          <w:marRight w:val="0"/>
          <w:marTop w:val="0"/>
          <w:marBottom w:val="0"/>
          <w:divBdr>
            <w:top w:val="none" w:sz="0" w:space="0" w:color="auto"/>
            <w:left w:val="none" w:sz="0" w:space="0" w:color="auto"/>
            <w:bottom w:val="none" w:sz="0" w:space="0" w:color="auto"/>
            <w:right w:val="none" w:sz="0" w:space="0" w:color="auto"/>
          </w:divBdr>
        </w:div>
        <w:div w:id="1851796405">
          <w:marLeft w:val="640"/>
          <w:marRight w:val="0"/>
          <w:marTop w:val="0"/>
          <w:marBottom w:val="0"/>
          <w:divBdr>
            <w:top w:val="none" w:sz="0" w:space="0" w:color="auto"/>
            <w:left w:val="none" w:sz="0" w:space="0" w:color="auto"/>
            <w:bottom w:val="none" w:sz="0" w:space="0" w:color="auto"/>
            <w:right w:val="none" w:sz="0" w:space="0" w:color="auto"/>
          </w:divBdr>
        </w:div>
        <w:div w:id="1862863178">
          <w:marLeft w:val="640"/>
          <w:marRight w:val="0"/>
          <w:marTop w:val="0"/>
          <w:marBottom w:val="0"/>
          <w:divBdr>
            <w:top w:val="none" w:sz="0" w:space="0" w:color="auto"/>
            <w:left w:val="none" w:sz="0" w:space="0" w:color="auto"/>
            <w:bottom w:val="none" w:sz="0" w:space="0" w:color="auto"/>
            <w:right w:val="none" w:sz="0" w:space="0" w:color="auto"/>
          </w:divBdr>
        </w:div>
        <w:div w:id="1969427975">
          <w:marLeft w:val="640"/>
          <w:marRight w:val="0"/>
          <w:marTop w:val="0"/>
          <w:marBottom w:val="0"/>
          <w:divBdr>
            <w:top w:val="none" w:sz="0" w:space="0" w:color="auto"/>
            <w:left w:val="none" w:sz="0" w:space="0" w:color="auto"/>
            <w:bottom w:val="none" w:sz="0" w:space="0" w:color="auto"/>
            <w:right w:val="none" w:sz="0" w:space="0" w:color="auto"/>
          </w:divBdr>
        </w:div>
        <w:div w:id="2020741402">
          <w:marLeft w:val="640"/>
          <w:marRight w:val="0"/>
          <w:marTop w:val="0"/>
          <w:marBottom w:val="0"/>
          <w:divBdr>
            <w:top w:val="none" w:sz="0" w:space="0" w:color="auto"/>
            <w:left w:val="none" w:sz="0" w:space="0" w:color="auto"/>
            <w:bottom w:val="none" w:sz="0" w:space="0" w:color="auto"/>
            <w:right w:val="none" w:sz="0" w:space="0" w:color="auto"/>
          </w:divBdr>
        </w:div>
        <w:div w:id="2038042799">
          <w:marLeft w:val="640"/>
          <w:marRight w:val="0"/>
          <w:marTop w:val="0"/>
          <w:marBottom w:val="0"/>
          <w:divBdr>
            <w:top w:val="none" w:sz="0" w:space="0" w:color="auto"/>
            <w:left w:val="none" w:sz="0" w:space="0" w:color="auto"/>
            <w:bottom w:val="none" w:sz="0" w:space="0" w:color="auto"/>
            <w:right w:val="none" w:sz="0" w:space="0" w:color="auto"/>
          </w:divBdr>
        </w:div>
      </w:divsChild>
    </w:div>
    <w:div w:id="1456826214">
      <w:marLeft w:val="0"/>
      <w:marRight w:val="0"/>
      <w:marTop w:val="0"/>
      <w:marBottom w:val="0"/>
      <w:divBdr>
        <w:top w:val="none" w:sz="0" w:space="0" w:color="auto"/>
        <w:left w:val="none" w:sz="0" w:space="0" w:color="auto"/>
        <w:bottom w:val="none" w:sz="0" w:space="0" w:color="auto"/>
        <w:right w:val="none" w:sz="0" w:space="0" w:color="auto"/>
      </w:divBdr>
    </w:div>
    <w:div w:id="1459379128">
      <w:marLeft w:val="0"/>
      <w:marRight w:val="0"/>
      <w:marTop w:val="0"/>
      <w:marBottom w:val="0"/>
      <w:divBdr>
        <w:top w:val="none" w:sz="0" w:space="0" w:color="auto"/>
        <w:left w:val="none" w:sz="0" w:space="0" w:color="auto"/>
        <w:bottom w:val="none" w:sz="0" w:space="0" w:color="auto"/>
        <w:right w:val="none" w:sz="0" w:space="0" w:color="auto"/>
      </w:divBdr>
    </w:div>
    <w:div w:id="1459447518">
      <w:bodyDiv w:val="1"/>
      <w:marLeft w:val="0"/>
      <w:marRight w:val="0"/>
      <w:marTop w:val="0"/>
      <w:marBottom w:val="0"/>
      <w:divBdr>
        <w:top w:val="none" w:sz="0" w:space="0" w:color="auto"/>
        <w:left w:val="none" w:sz="0" w:space="0" w:color="auto"/>
        <w:bottom w:val="none" w:sz="0" w:space="0" w:color="auto"/>
        <w:right w:val="none" w:sz="0" w:space="0" w:color="auto"/>
      </w:divBdr>
      <w:divsChild>
        <w:div w:id="140268764">
          <w:marLeft w:val="640"/>
          <w:marRight w:val="0"/>
          <w:marTop w:val="0"/>
          <w:marBottom w:val="0"/>
          <w:divBdr>
            <w:top w:val="none" w:sz="0" w:space="0" w:color="auto"/>
            <w:left w:val="none" w:sz="0" w:space="0" w:color="auto"/>
            <w:bottom w:val="none" w:sz="0" w:space="0" w:color="auto"/>
            <w:right w:val="none" w:sz="0" w:space="0" w:color="auto"/>
          </w:divBdr>
        </w:div>
        <w:div w:id="165558959">
          <w:marLeft w:val="640"/>
          <w:marRight w:val="0"/>
          <w:marTop w:val="0"/>
          <w:marBottom w:val="0"/>
          <w:divBdr>
            <w:top w:val="none" w:sz="0" w:space="0" w:color="auto"/>
            <w:left w:val="none" w:sz="0" w:space="0" w:color="auto"/>
            <w:bottom w:val="none" w:sz="0" w:space="0" w:color="auto"/>
            <w:right w:val="none" w:sz="0" w:space="0" w:color="auto"/>
          </w:divBdr>
        </w:div>
        <w:div w:id="206262557">
          <w:marLeft w:val="640"/>
          <w:marRight w:val="0"/>
          <w:marTop w:val="0"/>
          <w:marBottom w:val="0"/>
          <w:divBdr>
            <w:top w:val="none" w:sz="0" w:space="0" w:color="auto"/>
            <w:left w:val="none" w:sz="0" w:space="0" w:color="auto"/>
            <w:bottom w:val="none" w:sz="0" w:space="0" w:color="auto"/>
            <w:right w:val="none" w:sz="0" w:space="0" w:color="auto"/>
          </w:divBdr>
        </w:div>
        <w:div w:id="227113089">
          <w:marLeft w:val="640"/>
          <w:marRight w:val="0"/>
          <w:marTop w:val="0"/>
          <w:marBottom w:val="0"/>
          <w:divBdr>
            <w:top w:val="none" w:sz="0" w:space="0" w:color="auto"/>
            <w:left w:val="none" w:sz="0" w:space="0" w:color="auto"/>
            <w:bottom w:val="none" w:sz="0" w:space="0" w:color="auto"/>
            <w:right w:val="none" w:sz="0" w:space="0" w:color="auto"/>
          </w:divBdr>
        </w:div>
        <w:div w:id="335771286">
          <w:marLeft w:val="640"/>
          <w:marRight w:val="0"/>
          <w:marTop w:val="0"/>
          <w:marBottom w:val="0"/>
          <w:divBdr>
            <w:top w:val="none" w:sz="0" w:space="0" w:color="auto"/>
            <w:left w:val="none" w:sz="0" w:space="0" w:color="auto"/>
            <w:bottom w:val="none" w:sz="0" w:space="0" w:color="auto"/>
            <w:right w:val="none" w:sz="0" w:space="0" w:color="auto"/>
          </w:divBdr>
        </w:div>
        <w:div w:id="428162661">
          <w:marLeft w:val="640"/>
          <w:marRight w:val="0"/>
          <w:marTop w:val="0"/>
          <w:marBottom w:val="0"/>
          <w:divBdr>
            <w:top w:val="none" w:sz="0" w:space="0" w:color="auto"/>
            <w:left w:val="none" w:sz="0" w:space="0" w:color="auto"/>
            <w:bottom w:val="none" w:sz="0" w:space="0" w:color="auto"/>
            <w:right w:val="none" w:sz="0" w:space="0" w:color="auto"/>
          </w:divBdr>
        </w:div>
        <w:div w:id="515465419">
          <w:marLeft w:val="640"/>
          <w:marRight w:val="0"/>
          <w:marTop w:val="0"/>
          <w:marBottom w:val="0"/>
          <w:divBdr>
            <w:top w:val="none" w:sz="0" w:space="0" w:color="auto"/>
            <w:left w:val="none" w:sz="0" w:space="0" w:color="auto"/>
            <w:bottom w:val="none" w:sz="0" w:space="0" w:color="auto"/>
            <w:right w:val="none" w:sz="0" w:space="0" w:color="auto"/>
          </w:divBdr>
        </w:div>
        <w:div w:id="527762356">
          <w:marLeft w:val="640"/>
          <w:marRight w:val="0"/>
          <w:marTop w:val="0"/>
          <w:marBottom w:val="0"/>
          <w:divBdr>
            <w:top w:val="none" w:sz="0" w:space="0" w:color="auto"/>
            <w:left w:val="none" w:sz="0" w:space="0" w:color="auto"/>
            <w:bottom w:val="none" w:sz="0" w:space="0" w:color="auto"/>
            <w:right w:val="none" w:sz="0" w:space="0" w:color="auto"/>
          </w:divBdr>
        </w:div>
        <w:div w:id="635332174">
          <w:marLeft w:val="640"/>
          <w:marRight w:val="0"/>
          <w:marTop w:val="0"/>
          <w:marBottom w:val="0"/>
          <w:divBdr>
            <w:top w:val="none" w:sz="0" w:space="0" w:color="auto"/>
            <w:left w:val="none" w:sz="0" w:space="0" w:color="auto"/>
            <w:bottom w:val="none" w:sz="0" w:space="0" w:color="auto"/>
            <w:right w:val="none" w:sz="0" w:space="0" w:color="auto"/>
          </w:divBdr>
        </w:div>
        <w:div w:id="730542889">
          <w:marLeft w:val="640"/>
          <w:marRight w:val="0"/>
          <w:marTop w:val="0"/>
          <w:marBottom w:val="0"/>
          <w:divBdr>
            <w:top w:val="none" w:sz="0" w:space="0" w:color="auto"/>
            <w:left w:val="none" w:sz="0" w:space="0" w:color="auto"/>
            <w:bottom w:val="none" w:sz="0" w:space="0" w:color="auto"/>
            <w:right w:val="none" w:sz="0" w:space="0" w:color="auto"/>
          </w:divBdr>
        </w:div>
        <w:div w:id="738020884">
          <w:marLeft w:val="640"/>
          <w:marRight w:val="0"/>
          <w:marTop w:val="0"/>
          <w:marBottom w:val="0"/>
          <w:divBdr>
            <w:top w:val="none" w:sz="0" w:space="0" w:color="auto"/>
            <w:left w:val="none" w:sz="0" w:space="0" w:color="auto"/>
            <w:bottom w:val="none" w:sz="0" w:space="0" w:color="auto"/>
            <w:right w:val="none" w:sz="0" w:space="0" w:color="auto"/>
          </w:divBdr>
        </w:div>
        <w:div w:id="877280767">
          <w:marLeft w:val="640"/>
          <w:marRight w:val="0"/>
          <w:marTop w:val="0"/>
          <w:marBottom w:val="0"/>
          <w:divBdr>
            <w:top w:val="none" w:sz="0" w:space="0" w:color="auto"/>
            <w:left w:val="none" w:sz="0" w:space="0" w:color="auto"/>
            <w:bottom w:val="none" w:sz="0" w:space="0" w:color="auto"/>
            <w:right w:val="none" w:sz="0" w:space="0" w:color="auto"/>
          </w:divBdr>
        </w:div>
        <w:div w:id="892499054">
          <w:marLeft w:val="640"/>
          <w:marRight w:val="0"/>
          <w:marTop w:val="0"/>
          <w:marBottom w:val="0"/>
          <w:divBdr>
            <w:top w:val="none" w:sz="0" w:space="0" w:color="auto"/>
            <w:left w:val="none" w:sz="0" w:space="0" w:color="auto"/>
            <w:bottom w:val="none" w:sz="0" w:space="0" w:color="auto"/>
            <w:right w:val="none" w:sz="0" w:space="0" w:color="auto"/>
          </w:divBdr>
        </w:div>
        <w:div w:id="981227940">
          <w:marLeft w:val="640"/>
          <w:marRight w:val="0"/>
          <w:marTop w:val="0"/>
          <w:marBottom w:val="0"/>
          <w:divBdr>
            <w:top w:val="none" w:sz="0" w:space="0" w:color="auto"/>
            <w:left w:val="none" w:sz="0" w:space="0" w:color="auto"/>
            <w:bottom w:val="none" w:sz="0" w:space="0" w:color="auto"/>
            <w:right w:val="none" w:sz="0" w:space="0" w:color="auto"/>
          </w:divBdr>
        </w:div>
        <w:div w:id="983393746">
          <w:marLeft w:val="640"/>
          <w:marRight w:val="0"/>
          <w:marTop w:val="0"/>
          <w:marBottom w:val="0"/>
          <w:divBdr>
            <w:top w:val="none" w:sz="0" w:space="0" w:color="auto"/>
            <w:left w:val="none" w:sz="0" w:space="0" w:color="auto"/>
            <w:bottom w:val="none" w:sz="0" w:space="0" w:color="auto"/>
            <w:right w:val="none" w:sz="0" w:space="0" w:color="auto"/>
          </w:divBdr>
        </w:div>
        <w:div w:id="985360472">
          <w:marLeft w:val="640"/>
          <w:marRight w:val="0"/>
          <w:marTop w:val="0"/>
          <w:marBottom w:val="0"/>
          <w:divBdr>
            <w:top w:val="none" w:sz="0" w:space="0" w:color="auto"/>
            <w:left w:val="none" w:sz="0" w:space="0" w:color="auto"/>
            <w:bottom w:val="none" w:sz="0" w:space="0" w:color="auto"/>
            <w:right w:val="none" w:sz="0" w:space="0" w:color="auto"/>
          </w:divBdr>
        </w:div>
        <w:div w:id="1004286444">
          <w:marLeft w:val="640"/>
          <w:marRight w:val="0"/>
          <w:marTop w:val="0"/>
          <w:marBottom w:val="0"/>
          <w:divBdr>
            <w:top w:val="none" w:sz="0" w:space="0" w:color="auto"/>
            <w:left w:val="none" w:sz="0" w:space="0" w:color="auto"/>
            <w:bottom w:val="none" w:sz="0" w:space="0" w:color="auto"/>
            <w:right w:val="none" w:sz="0" w:space="0" w:color="auto"/>
          </w:divBdr>
        </w:div>
        <w:div w:id="1013532802">
          <w:marLeft w:val="640"/>
          <w:marRight w:val="0"/>
          <w:marTop w:val="0"/>
          <w:marBottom w:val="0"/>
          <w:divBdr>
            <w:top w:val="none" w:sz="0" w:space="0" w:color="auto"/>
            <w:left w:val="none" w:sz="0" w:space="0" w:color="auto"/>
            <w:bottom w:val="none" w:sz="0" w:space="0" w:color="auto"/>
            <w:right w:val="none" w:sz="0" w:space="0" w:color="auto"/>
          </w:divBdr>
        </w:div>
        <w:div w:id="1046830379">
          <w:marLeft w:val="640"/>
          <w:marRight w:val="0"/>
          <w:marTop w:val="0"/>
          <w:marBottom w:val="0"/>
          <w:divBdr>
            <w:top w:val="none" w:sz="0" w:space="0" w:color="auto"/>
            <w:left w:val="none" w:sz="0" w:space="0" w:color="auto"/>
            <w:bottom w:val="none" w:sz="0" w:space="0" w:color="auto"/>
            <w:right w:val="none" w:sz="0" w:space="0" w:color="auto"/>
          </w:divBdr>
        </w:div>
        <w:div w:id="1070881171">
          <w:marLeft w:val="640"/>
          <w:marRight w:val="0"/>
          <w:marTop w:val="0"/>
          <w:marBottom w:val="0"/>
          <w:divBdr>
            <w:top w:val="none" w:sz="0" w:space="0" w:color="auto"/>
            <w:left w:val="none" w:sz="0" w:space="0" w:color="auto"/>
            <w:bottom w:val="none" w:sz="0" w:space="0" w:color="auto"/>
            <w:right w:val="none" w:sz="0" w:space="0" w:color="auto"/>
          </w:divBdr>
        </w:div>
        <w:div w:id="1119567955">
          <w:marLeft w:val="640"/>
          <w:marRight w:val="0"/>
          <w:marTop w:val="0"/>
          <w:marBottom w:val="0"/>
          <w:divBdr>
            <w:top w:val="none" w:sz="0" w:space="0" w:color="auto"/>
            <w:left w:val="none" w:sz="0" w:space="0" w:color="auto"/>
            <w:bottom w:val="none" w:sz="0" w:space="0" w:color="auto"/>
            <w:right w:val="none" w:sz="0" w:space="0" w:color="auto"/>
          </w:divBdr>
        </w:div>
        <w:div w:id="1164591248">
          <w:marLeft w:val="640"/>
          <w:marRight w:val="0"/>
          <w:marTop w:val="0"/>
          <w:marBottom w:val="0"/>
          <w:divBdr>
            <w:top w:val="none" w:sz="0" w:space="0" w:color="auto"/>
            <w:left w:val="none" w:sz="0" w:space="0" w:color="auto"/>
            <w:bottom w:val="none" w:sz="0" w:space="0" w:color="auto"/>
            <w:right w:val="none" w:sz="0" w:space="0" w:color="auto"/>
          </w:divBdr>
        </w:div>
        <w:div w:id="1177840698">
          <w:marLeft w:val="640"/>
          <w:marRight w:val="0"/>
          <w:marTop w:val="0"/>
          <w:marBottom w:val="0"/>
          <w:divBdr>
            <w:top w:val="none" w:sz="0" w:space="0" w:color="auto"/>
            <w:left w:val="none" w:sz="0" w:space="0" w:color="auto"/>
            <w:bottom w:val="none" w:sz="0" w:space="0" w:color="auto"/>
            <w:right w:val="none" w:sz="0" w:space="0" w:color="auto"/>
          </w:divBdr>
        </w:div>
        <w:div w:id="1178881846">
          <w:marLeft w:val="640"/>
          <w:marRight w:val="0"/>
          <w:marTop w:val="0"/>
          <w:marBottom w:val="0"/>
          <w:divBdr>
            <w:top w:val="none" w:sz="0" w:space="0" w:color="auto"/>
            <w:left w:val="none" w:sz="0" w:space="0" w:color="auto"/>
            <w:bottom w:val="none" w:sz="0" w:space="0" w:color="auto"/>
            <w:right w:val="none" w:sz="0" w:space="0" w:color="auto"/>
          </w:divBdr>
        </w:div>
        <w:div w:id="1181160256">
          <w:marLeft w:val="640"/>
          <w:marRight w:val="0"/>
          <w:marTop w:val="0"/>
          <w:marBottom w:val="0"/>
          <w:divBdr>
            <w:top w:val="none" w:sz="0" w:space="0" w:color="auto"/>
            <w:left w:val="none" w:sz="0" w:space="0" w:color="auto"/>
            <w:bottom w:val="none" w:sz="0" w:space="0" w:color="auto"/>
            <w:right w:val="none" w:sz="0" w:space="0" w:color="auto"/>
          </w:divBdr>
        </w:div>
        <w:div w:id="1189371914">
          <w:marLeft w:val="640"/>
          <w:marRight w:val="0"/>
          <w:marTop w:val="0"/>
          <w:marBottom w:val="0"/>
          <w:divBdr>
            <w:top w:val="none" w:sz="0" w:space="0" w:color="auto"/>
            <w:left w:val="none" w:sz="0" w:space="0" w:color="auto"/>
            <w:bottom w:val="none" w:sz="0" w:space="0" w:color="auto"/>
            <w:right w:val="none" w:sz="0" w:space="0" w:color="auto"/>
          </w:divBdr>
        </w:div>
        <w:div w:id="1198616763">
          <w:marLeft w:val="640"/>
          <w:marRight w:val="0"/>
          <w:marTop w:val="0"/>
          <w:marBottom w:val="0"/>
          <w:divBdr>
            <w:top w:val="none" w:sz="0" w:space="0" w:color="auto"/>
            <w:left w:val="none" w:sz="0" w:space="0" w:color="auto"/>
            <w:bottom w:val="none" w:sz="0" w:space="0" w:color="auto"/>
            <w:right w:val="none" w:sz="0" w:space="0" w:color="auto"/>
          </w:divBdr>
        </w:div>
        <w:div w:id="1200825568">
          <w:marLeft w:val="640"/>
          <w:marRight w:val="0"/>
          <w:marTop w:val="0"/>
          <w:marBottom w:val="0"/>
          <w:divBdr>
            <w:top w:val="none" w:sz="0" w:space="0" w:color="auto"/>
            <w:left w:val="none" w:sz="0" w:space="0" w:color="auto"/>
            <w:bottom w:val="none" w:sz="0" w:space="0" w:color="auto"/>
            <w:right w:val="none" w:sz="0" w:space="0" w:color="auto"/>
          </w:divBdr>
        </w:div>
        <w:div w:id="1219777281">
          <w:marLeft w:val="640"/>
          <w:marRight w:val="0"/>
          <w:marTop w:val="0"/>
          <w:marBottom w:val="0"/>
          <w:divBdr>
            <w:top w:val="none" w:sz="0" w:space="0" w:color="auto"/>
            <w:left w:val="none" w:sz="0" w:space="0" w:color="auto"/>
            <w:bottom w:val="none" w:sz="0" w:space="0" w:color="auto"/>
            <w:right w:val="none" w:sz="0" w:space="0" w:color="auto"/>
          </w:divBdr>
        </w:div>
        <w:div w:id="1304626966">
          <w:marLeft w:val="640"/>
          <w:marRight w:val="0"/>
          <w:marTop w:val="0"/>
          <w:marBottom w:val="0"/>
          <w:divBdr>
            <w:top w:val="none" w:sz="0" w:space="0" w:color="auto"/>
            <w:left w:val="none" w:sz="0" w:space="0" w:color="auto"/>
            <w:bottom w:val="none" w:sz="0" w:space="0" w:color="auto"/>
            <w:right w:val="none" w:sz="0" w:space="0" w:color="auto"/>
          </w:divBdr>
        </w:div>
        <w:div w:id="1312979357">
          <w:marLeft w:val="640"/>
          <w:marRight w:val="0"/>
          <w:marTop w:val="0"/>
          <w:marBottom w:val="0"/>
          <w:divBdr>
            <w:top w:val="none" w:sz="0" w:space="0" w:color="auto"/>
            <w:left w:val="none" w:sz="0" w:space="0" w:color="auto"/>
            <w:bottom w:val="none" w:sz="0" w:space="0" w:color="auto"/>
            <w:right w:val="none" w:sz="0" w:space="0" w:color="auto"/>
          </w:divBdr>
        </w:div>
        <w:div w:id="1346708804">
          <w:marLeft w:val="640"/>
          <w:marRight w:val="0"/>
          <w:marTop w:val="0"/>
          <w:marBottom w:val="0"/>
          <w:divBdr>
            <w:top w:val="none" w:sz="0" w:space="0" w:color="auto"/>
            <w:left w:val="none" w:sz="0" w:space="0" w:color="auto"/>
            <w:bottom w:val="none" w:sz="0" w:space="0" w:color="auto"/>
            <w:right w:val="none" w:sz="0" w:space="0" w:color="auto"/>
          </w:divBdr>
        </w:div>
        <w:div w:id="1375084233">
          <w:marLeft w:val="640"/>
          <w:marRight w:val="0"/>
          <w:marTop w:val="0"/>
          <w:marBottom w:val="0"/>
          <w:divBdr>
            <w:top w:val="none" w:sz="0" w:space="0" w:color="auto"/>
            <w:left w:val="none" w:sz="0" w:space="0" w:color="auto"/>
            <w:bottom w:val="none" w:sz="0" w:space="0" w:color="auto"/>
            <w:right w:val="none" w:sz="0" w:space="0" w:color="auto"/>
          </w:divBdr>
        </w:div>
        <w:div w:id="1395619854">
          <w:marLeft w:val="640"/>
          <w:marRight w:val="0"/>
          <w:marTop w:val="0"/>
          <w:marBottom w:val="0"/>
          <w:divBdr>
            <w:top w:val="none" w:sz="0" w:space="0" w:color="auto"/>
            <w:left w:val="none" w:sz="0" w:space="0" w:color="auto"/>
            <w:bottom w:val="none" w:sz="0" w:space="0" w:color="auto"/>
            <w:right w:val="none" w:sz="0" w:space="0" w:color="auto"/>
          </w:divBdr>
        </w:div>
        <w:div w:id="1412434671">
          <w:marLeft w:val="640"/>
          <w:marRight w:val="0"/>
          <w:marTop w:val="0"/>
          <w:marBottom w:val="0"/>
          <w:divBdr>
            <w:top w:val="none" w:sz="0" w:space="0" w:color="auto"/>
            <w:left w:val="none" w:sz="0" w:space="0" w:color="auto"/>
            <w:bottom w:val="none" w:sz="0" w:space="0" w:color="auto"/>
            <w:right w:val="none" w:sz="0" w:space="0" w:color="auto"/>
          </w:divBdr>
        </w:div>
        <w:div w:id="1433670943">
          <w:marLeft w:val="640"/>
          <w:marRight w:val="0"/>
          <w:marTop w:val="0"/>
          <w:marBottom w:val="0"/>
          <w:divBdr>
            <w:top w:val="none" w:sz="0" w:space="0" w:color="auto"/>
            <w:left w:val="none" w:sz="0" w:space="0" w:color="auto"/>
            <w:bottom w:val="none" w:sz="0" w:space="0" w:color="auto"/>
            <w:right w:val="none" w:sz="0" w:space="0" w:color="auto"/>
          </w:divBdr>
        </w:div>
        <w:div w:id="1438207786">
          <w:marLeft w:val="640"/>
          <w:marRight w:val="0"/>
          <w:marTop w:val="0"/>
          <w:marBottom w:val="0"/>
          <w:divBdr>
            <w:top w:val="none" w:sz="0" w:space="0" w:color="auto"/>
            <w:left w:val="none" w:sz="0" w:space="0" w:color="auto"/>
            <w:bottom w:val="none" w:sz="0" w:space="0" w:color="auto"/>
            <w:right w:val="none" w:sz="0" w:space="0" w:color="auto"/>
          </w:divBdr>
        </w:div>
        <w:div w:id="1438212016">
          <w:marLeft w:val="640"/>
          <w:marRight w:val="0"/>
          <w:marTop w:val="0"/>
          <w:marBottom w:val="0"/>
          <w:divBdr>
            <w:top w:val="none" w:sz="0" w:space="0" w:color="auto"/>
            <w:left w:val="none" w:sz="0" w:space="0" w:color="auto"/>
            <w:bottom w:val="none" w:sz="0" w:space="0" w:color="auto"/>
            <w:right w:val="none" w:sz="0" w:space="0" w:color="auto"/>
          </w:divBdr>
        </w:div>
        <w:div w:id="1471903902">
          <w:marLeft w:val="640"/>
          <w:marRight w:val="0"/>
          <w:marTop w:val="0"/>
          <w:marBottom w:val="0"/>
          <w:divBdr>
            <w:top w:val="none" w:sz="0" w:space="0" w:color="auto"/>
            <w:left w:val="none" w:sz="0" w:space="0" w:color="auto"/>
            <w:bottom w:val="none" w:sz="0" w:space="0" w:color="auto"/>
            <w:right w:val="none" w:sz="0" w:space="0" w:color="auto"/>
          </w:divBdr>
        </w:div>
        <w:div w:id="1473326907">
          <w:marLeft w:val="640"/>
          <w:marRight w:val="0"/>
          <w:marTop w:val="0"/>
          <w:marBottom w:val="0"/>
          <w:divBdr>
            <w:top w:val="none" w:sz="0" w:space="0" w:color="auto"/>
            <w:left w:val="none" w:sz="0" w:space="0" w:color="auto"/>
            <w:bottom w:val="none" w:sz="0" w:space="0" w:color="auto"/>
            <w:right w:val="none" w:sz="0" w:space="0" w:color="auto"/>
          </w:divBdr>
        </w:div>
        <w:div w:id="1481921765">
          <w:marLeft w:val="640"/>
          <w:marRight w:val="0"/>
          <w:marTop w:val="0"/>
          <w:marBottom w:val="0"/>
          <w:divBdr>
            <w:top w:val="none" w:sz="0" w:space="0" w:color="auto"/>
            <w:left w:val="none" w:sz="0" w:space="0" w:color="auto"/>
            <w:bottom w:val="none" w:sz="0" w:space="0" w:color="auto"/>
            <w:right w:val="none" w:sz="0" w:space="0" w:color="auto"/>
          </w:divBdr>
        </w:div>
        <w:div w:id="1636717249">
          <w:marLeft w:val="640"/>
          <w:marRight w:val="0"/>
          <w:marTop w:val="0"/>
          <w:marBottom w:val="0"/>
          <w:divBdr>
            <w:top w:val="none" w:sz="0" w:space="0" w:color="auto"/>
            <w:left w:val="none" w:sz="0" w:space="0" w:color="auto"/>
            <w:bottom w:val="none" w:sz="0" w:space="0" w:color="auto"/>
            <w:right w:val="none" w:sz="0" w:space="0" w:color="auto"/>
          </w:divBdr>
        </w:div>
        <w:div w:id="1658417894">
          <w:marLeft w:val="640"/>
          <w:marRight w:val="0"/>
          <w:marTop w:val="0"/>
          <w:marBottom w:val="0"/>
          <w:divBdr>
            <w:top w:val="none" w:sz="0" w:space="0" w:color="auto"/>
            <w:left w:val="none" w:sz="0" w:space="0" w:color="auto"/>
            <w:bottom w:val="none" w:sz="0" w:space="0" w:color="auto"/>
            <w:right w:val="none" w:sz="0" w:space="0" w:color="auto"/>
          </w:divBdr>
        </w:div>
        <w:div w:id="1660840908">
          <w:marLeft w:val="640"/>
          <w:marRight w:val="0"/>
          <w:marTop w:val="0"/>
          <w:marBottom w:val="0"/>
          <w:divBdr>
            <w:top w:val="none" w:sz="0" w:space="0" w:color="auto"/>
            <w:left w:val="none" w:sz="0" w:space="0" w:color="auto"/>
            <w:bottom w:val="none" w:sz="0" w:space="0" w:color="auto"/>
            <w:right w:val="none" w:sz="0" w:space="0" w:color="auto"/>
          </w:divBdr>
        </w:div>
        <w:div w:id="1764715828">
          <w:marLeft w:val="640"/>
          <w:marRight w:val="0"/>
          <w:marTop w:val="0"/>
          <w:marBottom w:val="0"/>
          <w:divBdr>
            <w:top w:val="none" w:sz="0" w:space="0" w:color="auto"/>
            <w:left w:val="none" w:sz="0" w:space="0" w:color="auto"/>
            <w:bottom w:val="none" w:sz="0" w:space="0" w:color="auto"/>
            <w:right w:val="none" w:sz="0" w:space="0" w:color="auto"/>
          </w:divBdr>
        </w:div>
        <w:div w:id="1824420972">
          <w:marLeft w:val="640"/>
          <w:marRight w:val="0"/>
          <w:marTop w:val="0"/>
          <w:marBottom w:val="0"/>
          <w:divBdr>
            <w:top w:val="none" w:sz="0" w:space="0" w:color="auto"/>
            <w:left w:val="none" w:sz="0" w:space="0" w:color="auto"/>
            <w:bottom w:val="none" w:sz="0" w:space="0" w:color="auto"/>
            <w:right w:val="none" w:sz="0" w:space="0" w:color="auto"/>
          </w:divBdr>
        </w:div>
        <w:div w:id="1840732461">
          <w:marLeft w:val="640"/>
          <w:marRight w:val="0"/>
          <w:marTop w:val="0"/>
          <w:marBottom w:val="0"/>
          <w:divBdr>
            <w:top w:val="none" w:sz="0" w:space="0" w:color="auto"/>
            <w:left w:val="none" w:sz="0" w:space="0" w:color="auto"/>
            <w:bottom w:val="none" w:sz="0" w:space="0" w:color="auto"/>
            <w:right w:val="none" w:sz="0" w:space="0" w:color="auto"/>
          </w:divBdr>
        </w:div>
        <w:div w:id="1881671663">
          <w:marLeft w:val="640"/>
          <w:marRight w:val="0"/>
          <w:marTop w:val="0"/>
          <w:marBottom w:val="0"/>
          <w:divBdr>
            <w:top w:val="none" w:sz="0" w:space="0" w:color="auto"/>
            <w:left w:val="none" w:sz="0" w:space="0" w:color="auto"/>
            <w:bottom w:val="none" w:sz="0" w:space="0" w:color="auto"/>
            <w:right w:val="none" w:sz="0" w:space="0" w:color="auto"/>
          </w:divBdr>
        </w:div>
        <w:div w:id="1952659586">
          <w:marLeft w:val="640"/>
          <w:marRight w:val="0"/>
          <w:marTop w:val="0"/>
          <w:marBottom w:val="0"/>
          <w:divBdr>
            <w:top w:val="none" w:sz="0" w:space="0" w:color="auto"/>
            <w:left w:val="none" w:sz="0" w:space="0" w:color="auto"/>
            <w:bottom w:val="none" w:sz="0" w:space="0" w:color="auto"/>
            <w:right w:val="none" w:sz="0" w:space="0" w:color="auto"/>
          </w:divBdr>
        </w:div>
        <w:div w:id="2037273457">
          <w:marLeft w:val="640"/>
          <w:marRight w:val="0"/>
          <w:marTop w:val="0"/>
          <w:marBottom w:val="0"/>
          <w:divBdr>
            <w:top w:val="none" w:sz="0" w:space="0" w:color="auto"/>
            <w:left w:val="none" w:sz="0" w:space="0" w:color="auto"/>
            <w:bottom w:val="none" w:sz="0" w:space="0" w:color="auto"/>
            <w:right w:val="none" w:sz="0" w:space="0" w:color="auto"/>
          </w:divBdr>
        </w:div>
        <w:div w:id="2047755215">
          <w:marLeft w:val="640"/>
          <w:marRight w:val="0"/>
          <w:marTop w:val="0"/>
          <w:marBottom w:val="0"/>
          <w:divBdr>
            <w:top w:val="none" w:sz="0" w:space="0" w:color="auto"/>
            <w:left w:val="none" w:sz="0" w:space="0" w:color="auto"/>
            <w:bottom w:val="none" w:sz="0" w:space="0" w:color="auto"/>
            <w:right w:val="none" w:sz="0" w:space="0" w:color="auto"/>
          </w:divBdr>
        </w:div>
        <w:div w:id="2061709531">
          <w:marLeft w:val="640"/>
          <w:marRight w:val="0"/>
          <w:marTop w:val="0"/>
          <w:marBottom w:val="0"/>
          <w:divBdr>
            <w:top w:val="none" w:sz="0" w:space="0" w:color="auto"/>
            <w:left w:val="none" w:sz="0" w:space="0" w:color="auto"/>
            <w:bottom w:val="none" w:sz="0" w:space="0" w:color="auto"/>
            <w:right w:val="none" w:sz="0" w:space="0" w:color="auto"/>
          </w:divBdr>
        </w:div>
        <w:div w:id="2097093965">
          <w:marLeft w:val="640"/>
          <w:marRight w:val="0"/>
          <w:marTop w:val="0"/>
          <w:marBottom w:val="0"/>
          <w:divBdr>
            <w:top w:val="none" w:sz="0" w:space="0" w:color="auto"/>
            <w:left w:val="none" w:sz="0" w:space="0" w:color="auto"/>
            <w:bottom w:val="none" w:sz="0" w:space="0" w:color="auto"/>
            <w:right w:val="none" w:sz="0" w:space="0" w:color="auto"/>
          </w:divBdr>
        </w:div>
      </w:divsChild>
    </w:div>
    <w:div w:id="1465002997">
      <w:marLeft w:val="0"/>
      <w:marRight w:val="0"/>
      <w:marTop w:val="0"/>
      <w:marBottom w:val="0"/>
      <w:divBdr>
        <w:top w:val="none" w:sz="0" w:space="0" w:color="auto"/>
        <w:left w:val="none" w:sz="0" w:space="0" w:color="auto"/>
        <w:bottom w:val="none" w:sz="0" w:space="0" w:color="auto"/>
        <w:right w:val="none" w:sz="0" w:space="0" w:color="auto"/>
      </w:divBdr>
    </w:div>
    <w:div w:id="1465540610">
      <w:marLeft w:val="640"/>
      <w:marRight w:val="0"/>
      <w:marTop w:val="0"/>
      <w:marBottom w:val="0"/>
      <w:divBdr>
        <w:top w:val="none" w:sz="0" w:space="0" w:color="auto"/>
        <w:left w:val="none" w:sz="0" w:space="0" w:color="auto"/>
        <w:bottom w:val="none" w:sz="0" w:space="0" w:color="auto"/>
        <w:right w:val="none" w:sz="0" w:space="0" w:color="auto"/>
      </w:divBdr>
    </w:div>
    <w:div w:id="1465586470">
      <w:bodyDiv w:val="1"/>
      <w:marLeft w:val="0"/>
      <w:marRight w:val="0"/>
      <w:marTop w:val="0"/>
      <w:marBottom w:val="0"/>
      <w:divBdr>
        <w:top w:val="none" w:sz="0" w:space="0" w:color="auto"/>
        <w:left w:val="none" w:sz="0" w:space="0" w:color="auto"/>
        <w:bottom w:val="none" w:sz="0" w:space="0" w:color="auto"/>
        <w:right w:val="none" w:sz="0" w:space="0" w:color="auto"/>
      </w:divBdr>
      <w:divsChild>
        <w:div w:id="2109081334">
          <w:marLeft w:val="640"/>
          <w:marRight w:val="0"/>
          <w:marTop w:val="0"/>
          <w:marBottom w:val="0"/>
          <w:divBdr>
            <w:top w:val="none" w:sz="0" w:space="0" w:color="auto"/>
            <w:left w:val="none" w:sz="0" w:space="0" w:color="auto"/>
            <w:bottom w:val="none" w:sz="0" w:space="0" w:color="auto"/>
            <w:right w:val="none" w:sz="0" w:space="0" w:color="auto"/>
          </w:divBdr>
        </w:div>
        <w:div w:id="714545220">
          <w:marLeft w:val="640"/>
          <w:marRight w:val="0"/>
          <w:marTop w:val="0"/>
          <w:marBottom w:val="0"/>
          <w:divBdr>
            <w:top w:val="none" w:sz="0" w:space="0" w:color="auto"/>
            <w:left w:val="none" w:sz="0" w:space="0" w:color="auto"/>
            <w:bottom w:val="none" w:sz="0" w:space="0" w:color="auto"/>
            <w:right w:val="none" w:sz="0" w:space="0" w:color="auto"/>
          </w:divBdr>
        </w:div>
        <w:div w:id="1811051315">
          <w:marLeft w:val="640"/>
          <w:marRight w:val="0"/>
          <w:marTop w:val="0"/>
          <w:marBottom w:val="0"/>
          <w:divBdr>
            <w:top w:val="none" w:sz="0" w:space="0" w:color="auto"/>
            <w:left w:val="none" w:sz="0" w:space="0" w:color="auto"/>
            <w:bottom w:val="none" w:sz="0" w:space="0" w:color="auto"/>
            <w:right w:val="none" w:sz="0" w:space="0" w:color="auto"/>
          </w:divBdr>
        </w:div>
        <w:div w:id="1967159364">
          <w:marLeft w:val="640"/>
          <w:marRight w:val="0"/>
          <w:marTop w:val="0"/>
          <w:marBottom w:val="0"/>
          <w:divBdr>
            <w:top w:val="none" w:sz="0" w:space="0" w:color="auto"/>
            <w:left w:val="none" w:sz="0" w:space="0" w:color="auto"/>
            <w:bottom w:val="none" w:sz="0" w:space="0" w:color="auto"/>
            <w:right w:val="none" w:sz="0" w:space="0" w:color="auto"/>
          </w:divBdr>
        </w:div>
        <w:div w:id="1020814747">
          <w:marLeft w:val="640"/>
          <w:marRight w:val="0"/>
          <w:marTop w:val="0"/>
          <w:marBottom w:val="0"/>
          <w:divBdr>
            <w:top w:val="none" w:sz="0" w:space="0" w:color="auto"/>
            <w:left w:val="none" w:sz="0" w:space="0" w:color="auto"/>
            <w:bottom w:val="none" w:sz="0" w:space="0" w:color="auto"/>
            <w:right w:val="none" w:sz="0" w:space="0" w:color="auto"/>
          </w:divBdr>
        </w:div>
        <w:div w:id="1629628136">
          <w:marLeft w:val="640"/>
          <w:marRight w:val="0"/>
          <w:marTop w:val="0"/>
          <w:marBottom w:val="0"/>
          <w:divBdr>
            <w:top w:val="none" w:sz="0" w:space="0" w:color="auto"/>
            <w:left w:val="none" w:sz="0" w:space="0" w:color="auto"/>
            <w:bottom w:val="none" w:sz="0" w:space="0" w:color="auto"/>
            <w:right w:val="none" w:sz="0" w:space="0" w:color="auto"/>
          </w:divBdr>
        </w:div>
        <w:div w:id="794636793">
          <w:marLeft w:val="640"/>
          <w:marRight w:val="0"/>
          <w:marTop w:val="0"/>
          <w:marBottom w:val="0"/>
          <w:divBdr>
            <w:top w:val="none" w:sz="0" w:space="0" w:color="auto"/>
            <w:left w:val="none" w:sz="0" w:space="0" w:color="auto"/>
            <w:bottom w:val="none" w:sz="0" w:space="0" w:color="auto"/>
            <w:right w:val="none" w:sz="0" w:space="0" w:color="auto"/>
          </w:divBdr>
        </w:div>
        <w:div w:id="727994945">
          <w:marLeft w:val="640"/>
          <w:marRight w:val="0"/>
          <w:marTop w:val="0"/>
          <w:marBottom w:val="0"/>
          <w:divBdr>
            <w:top w:val="none" w:sz="0" w:space="0" w:color="auto"/>
            <w:left w:val="none" w:sz="0" w:space="0" w:color="auto"/>
            <w:bottom w:val="none" w:sz="0" w:space="0" w:color="auto"/>
            <w:right w:val="none" w:sz="0" w:space="0" w:color="auto"/>
          </w:divBdr>
        </w:div>
        <w:div w:id="2245514">
          <w:marLeft w:val="640"/>
          <w:marRight w:val="0"/>
          <w:marTop w:val="0"/>
          <w:marBottom w:val="0"/>
          <w:divBdr>
            <w:top w:val="none" w:sz="0" w:space="0" w:color="auto"/>
            <w:left w:val="none" w:sz="0" w:space="0" w:color="auto"/>
            <w:bottom w:val="none" w:sz="0" w:space="0" w:color="auto"/>
            <w:right w:val="none" w:sz="0" w:space="0" w:color="auto"/>
          </w:divBdr>
        </w:div>
        <w:div w:id="1494832552">
          <w:marLeft w:val="640"/>
          <w:marRight w:val="0"/>
          <w:marTop w:val="0"/>
          <w:marBottom w:val="0"/>
          <w:divBdr>
            <w:top w:val="none" w:sz="0" w:space="0" w:color="auto"/>
            <w:left w:val="none" w:sz="0" w:space="0" w:color="auto"/>
            <w:bottom w:val="none" w:sz="0" w:space="0" w:color="auto"/>
            <w:right w:val="none" w:sz="0" w:space="0" w:color="auto"/>
          </w:divBdr>
        </w:div>
        <w:div w:id="259528164">
          <w:marLeft w:val="640"/>
          <w:marRight w:val="0"/>
          <w:marTop w:val="0"/>
          <w:marBottom w:val="0"/>
          <w:divBdr>
            <w:top w:val="none" w:sz="0" w:space="0" w:color="auto"/>
            <w:left w:val="none" w:sz="0" w:space="0" w:color="auto"/>
            <w:bottom w:val="none" w:sz="0" w:space="0" w:color="auto"/>
            <w:right w:val="none" w:sz="0" w:space="0" w:color="auto"/>
          </w:divBdr>
        </w:div>
        <w:div w:id="475143334">
          <w:marLeft w:val="640"/>
          <w:marRight w:val="0"/>
          <w:marTop w:val="0"/>
          <w:marBottom w:val="0"/>
          <w:divBdr>
            <w:top w:val="none" w:sz="0" w:space="0" w:color="auto"/>
            <w:left w:val="none" w:sz="0" w:space="0" w:color="auto"/>
            <w:bottom w:val="none" w:sz="0" w:space="0" w:color="auto"/>
            <w:right w:val="none" w:sz="0" w:space="0" w:color="auto"/>
          </w:divBdr>
        </w:div>
        <w:div w:id="1096554612">
          <w:marLeft w:val="640"/>
          <w:marRight w:val="0"/>
          <w:marTop w:val="0"/>
          <w:marBottom w:val="0"/>
          <w:divBdr>
            <w:top w:val="none" w:sz="0" w:space="0" w:color="auto"/>
            <w:left w:val="none" w:sz="0" w:space="0" w:color="auto"/>
            <w:bottom w:val="none" w:sz="0" w:space="0" w:color="auto"/>
            <w:right w:val="none" w:sz="0" w:space="0" w:color="auto"/>
          </w:divBdr>
        </w:div>
        <w:div w:id="2055805408">
          <w:marLeft w:val="640"/>
          <w:marRight w:val="0"/>
          <w:marTop w:val="0"/>
          <w:marBottom w:val="0"/>
          <w:divBdr>
            <w:top w:val="none" w:sz="0" w:space="0" w:color="auto"/>
            <w:left w:val="none" w:sz="0" w:space="0" w:color="auto"/>
            <w:bottom w:val="none" w:sz="0" w:space="0" w:color="auto"/>
            <w:right w:val="none" w:sz="0" w:space="0" w:color="auto"/>
          </w:divBdr>
        </w:div>
        <w:div w:id="179512176">
          <w:marLeft w:val="640"/>
          <w:marRight w:val="0"/>
          <w:marTop w:val="0"/>
          <w:marBottom w:val="0"/>
          <w:divBdr>
            <w:top w:val="none" w:sz="0" w:space="0" w:color="auto"/>
            <w:left w:val="none" w:sz="0" w:space="0" w:color="auto"/>
            <w:bottom w:val="none" w:sz="0" w:space="0" w:color="auto"/>
            <w:right w:val="none" w:sz="0" w:space="0" w:color="auto"/>
          </w:divBdr>
        </w:div>
        <w:div w:id="1602563071">
          <w:marLeft w:val="640"/>
          <w:marRight w:val="0"/>
          <w:marTop w:val="0"/>
          <w:marBottom w:val="0"/>
          <w:divBdr>
            <w:top w:val="none" w:sz="0" w:space="0" w:color="auto"/>
            <w:left w:val="none" w:sz="0" w:space="0" w:color="auto"/>
            <w:bottom w:val="none" w:sz="0" w:space="0" w:color="auto"/>
            <w:right w:val="none" w:sz="0" w:space="0" w:color="auto"/>
          </w:divBdr>
        </w:div>
        <w:div w:id="1445540024">
          <w:marLeft w:val="640"/>
          <w:marRight w:val="0"/>
          <w:marTop w:val="0"/>
          <w:marBottom w:val="0"/>
          <w:divBdr>
            <w:top w:val="none" w:sz="0" w:space="0" w:color="auto"/>
            <w:left w:val="none" w:sz="0" w:space="0" w:color="auto"/>
            <w:bottom w:val="none" w:sz="0" w:space="0" w:color="auto"/>
            <w:right w:val="none" w:sz="0" w:space="0" w:color="auto"/>
          </w:divBdr>
        </w:div>
        <w:div w:id="1409888152">
          <w:marLeft w:val="640"/>
          <w:marRight w:val="0"/>
          <w:marTop w:val="0"/>
          <w:marBottom w:val="0"/>
          <w:divBdr>
            <w:top w:val="none" w:sz="0" w:space="0" w:color="auto"/>
            <w:left w:val="none" w:sz="0" w:space="0" w:color="auto"/>
            <w:bottom w:val="none" w:sz="0" w:space="0" w:color="auto"/>
            <w:right w:val="none" w:sz="0" w:space="0" w:color="auto"/>
          </w:divBdr>
        </w:div>
        <w:div w:id="1353068014">
          <w:marLeft w:val="640"/>
          <w:marRight w:val="0"/>
          <w:marTop w:val="0"/>
          <w:marBottom w:val="0"/>
          <w:divBdr>
            <w:top w:val="none" w:sz="0" w:space="0" w:color="auto"/>
            <w:left w:val="none" w:sz="0" w:space="0" w:color="auto"/>
            <w:bottom w:val="none" w:sz="0" w:space="0" w:color="auto"/>
            <w:right w:val="none" w:sz="0" w:space="0" w:color="auto"/>
          </w:divBdr>
        </w:div>
        <w:div w:id="1007174074">
          <w:marLeft w:val="640"/>
          <w:marRight w:val="0"/>
          <w:marTop w:val="0"/>
          <w:marBottom w:val="0"/>
          <w:divBdr>
            <w:top w:val="none" w:sz="0" w:space="0" w:color="auto"/>
            <w:left w:val="none" w:sz="0" w:space="0" w:color="auto"/>
            <w:bottom w:val="none" w:sz="0" w:space="0" w:color="auto"/>
            <w:right w:val="none" w:sz="0" w:space="0" w:color="auto"/>
          </w:divBdr>
        </w:div>
        <w:div w:id="2087994595">
          <w:marLeft w:val="640"/>
          <w:marRight w:val="0"/>
          <w:marTop w:val="0"/>
          <w:marBottom w:val="0"/>
          <w:divBdr>
            <w:top w:val="none" w:sz="0" w:space="0" w:color="auto"/>
            <w:left w:val="none" w:sz="0" w:space="0" w:color="auto"/>
            <w:bottom w:val="none" w:sz="0" w:space="0" w:color="auto"/>
            <w:right w:val="none" w:sz="0" w:space="0" w:color="auto"/>
          </w:divBdr>
        </w:div>
        <w:div w:id="1417051500">
          <w:marLeft w:val="640"/>
          <w:marRight w:val="0"/>
          <w:marTop w:val="0"/>
          <w:marBottom w:val="0"/>
          <w:divBdr>
            <w:top w:val="none" w:sz="0" w:space="0" w:color="auto"/>
            <w:left w:val="none" w:sz="0" w:space="0" w:color="auto"/>
            <w:bottom w:val="none" w:sz="0" w:space="0" w:color="auto"/>
            <w:right w:val="none" w:sz="0" w:space="0" w:color="auto"/>
          </w:divBdr>
        </w:div>
        <w:div w:id="1292785631">
          <w:marLeft w:val="640"/>
          <w:marRight w:val="0"/>
          <w:marTop w:val="0"/>
          <w:marBottom w:val="0"/>
          <w:divBdr>
            <w:top w:val="none" w:sz="0" w:space="0" w:color="auto"/>
            <w:left w:val="none" w:sz="0" w:space="0" w:color="auto"/>
            <w:bottom w:val="none" w:sz="0" w:space="0" w:color="auto"/>
            <w:right w:val="none" w:sz="0" w:space="0" w:color="auto"/>
          </w:divBdr>
        </w:div>
        <w:div w:id="112794550">
          <w:marLeft w:val="640"/>
          <w:marRight w:val="0"/>
          <w:marTop w:val="0"/>
          <w:marBottom w:val="0"/>
          <w:divBdr>
            <w:top w:val="none" w:sz="0" w:space="0" w:color="auto"/>
            <w:left w:val="none" w:sz="0" w:space="0" w:color="auto"/>
            <w:bottom w:val="none" w:sz="0" w:space="0" w:color="auto"/>
            <w:right w:val="none" w:sz="0" w:space="0" w:color="auto"/>
          </w:divBdr>
        </w:div>
        <w:div w:id="561015956">
          <w:marLeft w:val="640"/>
          <w:marRight w:val="0"/>
          <w:marTop w:val="0"/>
          <w:marBottom w:val="0"/>
          <w:divBdr>
            <w:top w:val="none" w:sz="0" w:space="0" w:color="auto"/>
            <w:left w:val="none" w:sz="0" w:space="0" w:color="auto"/>
            <w:bottom w:val="none" w:sz="0" w:space="0" w:color="auto"/>
            <w:right w:val="none" w:sz="0" w:space="0" w:color="auto"/>
          </w:divBdr>
        </w:div>
        <w:div w:id="315571380">
          <w:marLeft w:val="640"/>
          <w:marRight w:val="0"/>
          <w:marTop w:val="0"/>
          <w:marBottom w:val="0"/>
          <w:divBdr>
            <w:top w:val="none" w:sz="0" w:space="0" w:color="auto"/>
            <w:left w:val="none" w:sz="0" w:space="0" w:color="auto"/>
            <w:bottom w:val="none" w:sz="0" w:space="0" w:color="auto"/>
            <w:right w:val="none" w:sz="0" w:space="0" w:color="auto"/>
          </w:divBdr>
        </w:div>
        <w:div w:id="617688214">
          <w:marLeft w:val="640"/>
          <w:marRight w:val="0"/>
          <w:marTop w:val="0"/>
          <w:marBottom w:val="0"/>
          <w:divBdr>
            <w:top w:val="none" w:sz="0" w:space="0" w:color="auto"/>
            <w:left w:val="none" w:sz="0" w:space="0" w:color="auto"/>
            <w:bottom w:val="none" w:sz="0" w:space="0" w:color="auto"/>
            <w:right w:val="none" w:sz="0" w:space="0" w:color="auto"/>
          </w:divBdr>
        </w:div>
        <w:div w:id="715786070">
          <w:marLeft w:val="640"/>
          <w:marRight w:val="0"/>
          <w:marTop w:val="0"/>
          <w:marBottom w:val="0"/>
          <w:divBdr>
            <w:top w:val="none" w:sz="0" w:space="0" w:color="auto"/>
            <w:left w:val="none" w:sz="0" w:space="0" w:color="auto"/>
            <w:bottom w:val="none" w:sz="0" w:space="0" w:color="auto"/>
            <w:right w:val="none" w:sz="0" w:space="0" w:color="auto"/>
          </w:divBdr>
        </w:div>
        <w:div w:id="1045643259">
          <w:marLeft w:val="640"/>
          <w:marRight w:val="0"/>
          <w:marTop w:val="0"/>
          <w:marBottom w:val="0"/>
          <w:divBdr>
            <w:top w:val="none" w:sz="0" w:space="0" w:color="auto"/>
            <w:left w:val="none" w:sz="0" w:space="0" w:color="auto"/>
            <w:bottom w:val="none" w:sz="0" w:space="0" w:color="auto"/>
            <w:right w:val="none" w:sz="0" w:space="0" w:color="auto"/>
          </w:divBdr>
        </w:div>
        <w:div w:id="500045267">
          <w:marLeft w:val="640"/>
          <w:marRight w:val="0"/>
          <w:marTop w:val="0"/>
          <w:marBottom w:val="0"/>
          <w:divBdr>
            <w:top w:val="none" w:sz="0" w:space="0" w:color="auto"/>
            <w:left w:val="none" w:sz="0" w:space="0" w:color="auto"/>
            <w:bottom w:val="none" w:sz="0" w:space="0" w:color="auto"/>
            <w:right w:val="none" w:sz="0" w:space="0" w:color="auto"/>
          </w:divBdr>
        </w:div>
        <w:div w:id="1970818997">
          <w:marLeft w:val="640"/>
          <w:marRight w:val="0"/>
          <w:marTop w:val="0"/>
          <w:marBottom w:val="0"/>
          <w:divBdr>
            <w:top w:val="none" w:sz="0" w:space="0" w:color="auto"/>
            <w:left w:val="none" w:sz="0" w:space="0" w:color="auto"/>
            <w:bottom w:val="none" w:sz="0" w:space="0" w:color="auto"/>
            <w:right w:val="none" w:sz="0" w:space="0" w:color="auto"/>
          </w:divBdr>
        </w:div>
        <w:div w:id="1226526238">
          <w:marLeft w:val="640"/>
          <w:marRight w:val="0"/>
          <w:marTop w:val="0"/>
          <w:marBottom w:val="0"/>
          <w:divBdr>
            <w:top w:val="none" w:sz="0" w:space="0" w:color="auto"/>
            <w:left w:val="none" w:sz="0" w:space="0" w:color="auto"/>
            <w:bottom w:val="none" w:sz="0" w:space="0" w:color="auto"/>
            <w:right w:val="none" w:sz="0" w:space="0" w:color="auto"/>
          </w:divBdr>
        </w:div>
        <w:div w:id="556359309">
          <w:marLeft w:val="640"/>
          <w:marRight w:val="0"/>
          <w:marTop w:val="0"/>
          <w:marBottom w:val="0"/>
          <w:divBdr>
            <w:top w:val="none" w:sz="0" w:space="0" w:color="auto"/>
            <w:left w:val="none" w:sz="0" w:space="0" w:color="auto"/>
            <w:bottom w:val="none" w:sz="0" w:space="0" w:color="auto"/>
            <w:right w:val="none" w:sz="0" w:space="0" w:color="auto"/>
          </w:divBdr>
        </w:div>
        <w:div w:id="1867257972">
          <w:marLeft w:val="640"/>
          <w:marRight w:val="0"/>
          <w:marTop w:val="0"/>
          <w:marBottom w:val="0"/>
          <w:divBdr>
            <w:top w:val="none" w:sz="0" w:space="0" w:color="auto"/>
            <w:left w:val="none" w:sz="0" w:space="0" w:color="auto"/>
            <w:bottom w:val="none" w:sz="0" w:space="0" w:color="auto"/>
            <w:right w:val="none" w:sz="0" w:space="0" w:color="auto"/>
          </w:divBdr>
        </w:div>
        <w:div w:id="1558124956">
          <w:marLeft w:val="640"/>
          <w:marRight w:val="0"/>
          <w:marTop w:val="0"/>
          <w:marBottom w:val="0"/>
          <w:divBdr>
            <w:top w:val="none" w:sz="0" w:space="0" w:color="auto"/>
            <w:left w:val="none" w:sz="0" w:space="0" w:color="auto"/>
            <w:bottom w:val="none" w:sz="0" w:space="0" w:color="auto"/>
            <w:right w:val="none" w:sz="0" w:space="0" w:color="auto"/>
          </w:divBdr>
        </w:div>
        <w:div w:id="1559510576">
          <w:marLeft w:val="640"/>
          <w:marRight w:val="0"/>
          <w:marTop w:val="0"/>
          <w:marBottom w:val="0"/>
          <w:divBdr>
            <w:top w:val="none" w:sz="0" w:space="0" w:color="auto"/>
            <w:left w:val="none" w:sz="0" w:space="0" w:color="auto"/>
            <w:bottom w:val="none" w:sz="0" w:space="0" w:color="auto"/>
            <w:right w:val="none" w:sz="0" w:space="0" w:color="auto"/>
          </w:divBdr>
        </w:div>
        <w:div w:id="4209406">
          <w:marLeft w:val="640"/>
          <w:marRight w:val="0"/>
          <w:marTop w:val="0"/>
          <w:marBottom w:val="0"/>
          <w:divBdr>
            <w:top w:val="none" w:sz="0" w:space="0" w:color="auto"/>
            <w:left w:val="none" w:sz="0" w:space="0" w:color="auto"/>
            <w:bottom w:val="none" w:sz="0" w:space="0" w:color="auto"/>
            <w:right w:val="none" w:sz="0" w:space="0" w:color="auto"/>
          </w:divBdr>
        </w:div>
        <w:div w:id="1518348950">
          <w:marLeft w:val="640"/>
          <w:marRight w:val="0"/>
          <w:marTop w:val="0"/>
          <w:marBottom w:val="0"/>
          <w:divBdr>
            <w:top w:val="none" w:sz="0" w:space="0" w:color="auto"/>
            <w:left w:val="none" w:sz="0" w:space="0" w:color="auto"/>
            <w:bottom w:val="none" w:sz="0" w:space="0" w:color="auto"/>
            <w:right w:val="none" w:sz="0" w:space="0" w:color="auto"/>
          </w:divBdr>
        </w:div>
        <w:div w:id="1593200665">
          <w:marLeft w:val="640"/>
          <w:marRight w:val="0"/>
          <w:marTop w:val="0"/>
          <w:marBottom w:val="0"/>
          <w:divBdr>
            <w:top w:val="none" w:sz="0" w:space="0" w:color="auto"/>
            <w:left w:val="none" w:sz="0" w:space="0" w:color="auto"/>
            <w:bottom w:val="none" w:sz="0" w:space="0" w:color="auto"/>
            <w:right w:val="none" w:sz="0" w:space="0" w:color="auto"/>
          </w:divBdr>
        </w:div>
        <w:div w:id="938025707">
          <w:marLeft w:val="640"/>
          <w:marRight w:val="0"/>
          <w:marTop w:val="0"/>
          <w:marBottom w:val="0"/>
          <w:divBdr>
            <w:top w:val="none" w:sz="0" w:space="0" w:color="auto"/>
            <w:left w:val="none" w:sz="0" w:space="0" w:color="auto"/>
            <w:bottom w:val="none" w:sz="0" w:space="0" w:color="auto"/>
            <w:right w:val="none" w:sz="0" w:space="0" w:color="auto"/>
          </w:divBdr>
        </w:div>
        <w:div w:id="2081513046">
          <w:marLeft w:val="640"/>
          <w:marRight w:val="0"/>
          <w:marTop w:val="0"/>
          <w:marBottom w:val="0"/>
          <w:divBdr>
            <w:top w:val="none" w:sz="0" w:space="0" w:color="auto"/>
            <w:left w:val="none" w:sz="0" w:space="0" w:color="auto"/>
            <w:bottom w:val="none" w:sz="0" w:space="0" w:color="auto"/>
            <w:right w:val="none" w:sz="0" w:space="0" w:color="auto"/>
          </w:divBdr>
        </w:div>
        <w:div w:id="757674686">
          <w:marLeft w:val="640"/>
          <w:marRight w:val="0"/>
          <w:marTop w:val="0"/>
          <w:marBottom w:val="0"/>
          <w:divBdr>
            <w:top w:val="none" w:sz="0" w:space="0" w:color="auto"/>
            <w:left w:val="none" w:sz="0" w:space="0" w:color="auto"/>
            <w:bottom w:val="none" w:sz="0" w:space="0" w:color="auto"/>
            <w:right w:val="none" w:sz="0" w:space="0" w:color="auto"/>
          </w:divBdr>
        </w:div>
        <w:div w:id="1826819477">
          <w:marLeft w:val="640"/>
          <w:marRight w:val="0"/>
          <w:marTop w:val="0"/>
          <w:marBottom w:val="0"/>
          <w:divBdr>
            <w:top w:val="none" w:sz="0" w:space="0" w:color="auto"/>
            <w:left w:val="none" w:sz="0" w:space="0" w:color="auto"/>
            <w:bottom w:val="none" w:sz="0" w:space="0" w:color="auto"/>
            <w:right w:val="none" w:sz="0" w:space="0" w:color="auto"/>
          </w:divBdr>
        </w:div>
        <w:div w:id="826938895">
          <w:marLeft w:val="640"/>
          <w:marRight w:val="0"/>
          <w:marTop w:val="0"/>
          <w:marBottom w:val="0"/>
          <w:divBdr>
            <w:top w:val="none" w:sz="0" w:space="0" w:color="auto"/>
            <w:left w:val="none" w:sz="0" w:space="0" w:color="auto"/>
            <w:bottom w:val="none" w:sz="0" w:space="0" w:color="auto"/>
            <w:right w:val="none" w:sz="0" w:space="0" w:color="auto"/>
          </w:divBdr>
        </w:div>
        <w:div w:id="1491556410">
          <w:marLeft w:val="640"/>
          <w:marRight w:val="0"/>
          <w:marTop w:val="0"/>
          <w:marBottom w:val="0"/>
          <w:divBdr>
            <w:top w:val="none" w:sz="0" w:space="0" w:color="auto"/>
            <w:left w:val="none" w:sz="0" w:space="0" w:color="auto"/>
            <w:bottom w:val="none" w:sz="0" w:space="0" w:color="auto"/>
            <w:right w:val="none" w:sz="0" w:space="0" w:color="auto"/>
          </w:divBdr>
        </w:div>
        <w:div w:id="1446004678">
          <w:marLeft w:val="640"/>
          <w:marRight w:val="0"/>
          <w:marTop w:val="0"/>
          <w:marBottom w:val="0"/>
          <w:divBdr>
            <w:top w:val="none" w:sz="0" w:space="0" w:color="auto"/>
            <w:left w:val="none" w:sz="0" w:space="0" w:color="auto"/>
            <w:bottom w:val="none" w:sz="0" w:space="0" w:color="auto"/>
            <w:right w:val="none" w:sz="0" w:space="0" w:color="auto"/>
          </w:divBdr>
        </w:div>
        <w:div w:id="1589273421">
          <w:marLeft w:val="640"/>
          <w:marRight w:val="0"/>
          <w:marTop w:val="0"/>
          <w:marBottom w:val="0"/>
          <w:divBdr>
            <w:top w:val="none" w:sz="0" w:space="0" w:color="auto"/>
            <w:left w:val="none" w:sz="0" w:space="0" w:color="auto"/>
            <w:bottom w:val="none" w:sz="0" w:space="0" w:color="auto"/>
            <w:right w:val="none" w:sz="0" w:space="0" w:color="auto"/>
          </w:divBdr>
        </w:div>
        <w:div w:id="13962654">
          <w:marLeft w:val="640"/>
          <w:marRight w:val="0"/>
          <w:marTop w:val="0"/>
          <w:marBottom w:val="0"/>
          <w:divBdr>
            <w:top w:val="none" w:sz="0" w:space="0" w:color="auto"/>
            <w:left w:val="none" w:sz="0" w:space="0" w:color="auto"/>
            <w:bottom w:val="none" w:sz="0" w:space="0" w:color="auto"/>
            <w:right w:val="none" w:sz="0" w:space="0" w:color="auto"/>
          </w:divBdr>
        </w:div>
        <w:div w:id="764111194">
          <w:marLeft w:val="640"/>
          <w:marRight w:val="0"/>
          <w:marTop w:val="0"/>
          <w:marBottom w:val="0"/>
          <w:divBdr>
            <w:top w:val="none" w:sz="0" w:space="0" w:color="auto"/>
            <w:left w:val="none" w:sz="0" w:space="0" w:color="auto"/>
            <w:bottom w:val="none" w:sz="0" w:space="0" w:color="auto"/>
            <w:right w:val="none" w:sz="0" w:space="0" w:color="auto"/>
          </w:divBdr>
        </w:div>
        <w:div w:id="317854170">
          <w:marLeft w:val="640"/>
          <w:marRight w:val="0"/>
          <w:marTop w:val="0"/>
          <w:marBottom w:val="0"/>
          <w:divBdr>
            <w:top w:val="none" w:sz="0" w:space="0" w:color="auto"/>
            <w:left w:val="none" w:sz="0" w:space="0" w:color="auto"/>
            <w:bottom w:val="none" w:sz="0" w:space="0" w:color="auto"/>
            <w:right w:val="none" w:sz="0" w:space="0" w:color="auto"/>
          </w:divBdr>
        </w:div>
        <w:div w:id="347947602">
          <w:marLeft w:val="640"/>
          <w:marRight w:val="0"/>
          <w:marTop w:val="0"/>
          <w:marBottom w:val="0"/>
          <w:divBdr>
            <w:top w:val="none" w:sz="0" w:space="0" w:color="auto"/>
            <w:left w:val="none" w:sz="0" w:space="0" w:color="auto"/>
            <w:bottom w:val="none" w:sz="0" w:space="0" w:color="auto"/>
            <w:right w:val="none" w:sz="0" w:space="0" w:color="auto"/>
          </w:divBdr>
        </w:div>
        <w:div w:id="1563562653">
          <w:marLeft w:val="640"/>
          <w:marRight w:val="0"/>
          <w:marTop w:val="0"/>
          <w:marBottom w:val="0"/>
          <w:divBdr>
            <w:top w:val="none" w:sz="0" w:space="0" w:color="auto"/>
            <w:left w:val="none" w:sz="0" w:space="0" w:color="auto"/>
            <w:bottom w:val="none" w:sz="0" w:space="0" w:color="auto"/>
            <w:right w:val="none" w:sz="0" w:space="0" w:color="auto"/>
          </w:divBdr>
        </w:div>
        <w:div w:id="2127458401">
          <w:marLeft w:val="640"/>
          <w:marRight w:val="0"/>
          <w:marTop w:val="0"/>
          <w:marBottom w:val="0"/>
          <w:divBdr>
            <w:top w:val="none" w:sz="0" w:space="0" w:color="auto"/>
            <w:left w:val="none" w:sz="0" w:space="0" w:color="auto"/>
            <w:bottom w:val="none" w:sz="0" w:space="0" w:color="auto"/>
            <w:right w:val="none" w:sz="0" w:space="0" w:color="auto"/>
          </w:divBdr>
        </w:div>
      </w:divsChild>
    </w:div>
    <w:div w:id="1466502849">
      <w:marLeft w:val="0"/>
      <w:marRight w:val="0"/>
      <w:marTop w:val="0"/>
      <w:marBottom w:val="0"/>
      <w:divBdr>
        <w:top w:val="none" w:sz="0" w:space="0" w:color="auto"/>
        <w:left w:val="none" w:sz="0" w:space="0" w:color="auto"/>
        <w:bottom w:val="none" w:sz="0" w:space="0" w:color="auto"/>
        <w:right w:val="none" w:sz="0" w:space="0" w:color="auto"/>
      </w:divBdr>
    </w:div>
    <w:div w:id="1467890169">
      <w:marLeft w:val="0"/>
      <w:marRight w:val="0"/>
      <w:marTop w:val="0"/>
      <w:marBottom w:val="0"/>
      <w:divBdr>
        <w:top w:val="none" w:sz="0" w:space="0" w:color="auto"/>
        <w:left w:val="none" w:sz="0" w:space="0" w:color="auto"/>
        <w:bottom w:val="none" w:sz="0" w:space="0" w:color="auto"/>
        <w:right w:val="none" w:sz="0" w:space="0" w:color="auto"/>
      </w:divBdr>
    </w:div>
    <w:div w:id="1468820713">
      <w:bodyDiv w:val="1"/>
      <w:marLeft w:val="0"/>
      <w:marRight w:val="0"/>
      <w:marTop w:val="0"/>
      <w:marBottom w:val="0"/>
      <w:divBdr>
        <w:top w:val="none" w:sz="0" w:space="0" w:color="auto"/>
        <w:left w:val="none" w:sz="0" w:space="0" w:color="auto"/>
        <w:bottom w:val="none" w:sz="0" w:space="0" w:color="auto"/>
        <w:right w:val="none" w:sz="0" w:space="0" w:color="auto"/>
      </w:divBdr>
      <w:divsChild>
        <w:div w:id="66004154">
          <w:marLeft w:val="640"/>
          <w:marRight w:val="0"/>
          <w:marTop w:val="0"/>
          <w:marBottom w:val="0"/>
          <w:divBdr>
            <w:top w:val="none" w:sz="0" w:space="0" w:color="auto"/>
            <w:left w:val="none" w:sz="0" w:space="0" w:color="auto"/>
            <w:bottom w:val="none" w:sz="0" w:space="0" w:color="auto"/>
            <w:right w:val="none" w:sz="0" w:space="0" w:color="auto"/>
          </w:divBdr>
        </w:div>
        <w:div w:id="80612293">
          <w:marLeft w:val="640"/>
          <w:marRight w:val="0"/>
          <w:marTop w:val="0"/>
          <w:marBottom w:val="0"/>
          <w:divBdr>
            <w:top w:val="none" w:sz="0" w:space="0" w:color="auto"/>
            <w:left w:val="none" w:sz="0" w:space="0" w:color="auto"/>
            <w:bottom w:val="none" w:sz="0" w:space="0" w:color="auto"/>
            <w:right w:val="none" w:sz="0" w:space="0" w:color="auto"/>
          </w:divBdr>
        </w:div>
        <w:div w:id="88426855">
          <w:marLeft w:val="640"/>
          <w:marRight w:val="0"/>
          <w:marTop w:val="0"/>
          <w:marBottom w:val="0"/>
          <w:divBdr>
            <w:top w:val="none" w:sz="0" w:space="0" w:color="auto"/>
            <w:left w:val="none" w:sz="0" w:space="0" w:color="auto"/>
            <w:bottom w:val="none" w:sz="0" w:space="0" w:color="auto"/>
            <w:right w:val="none" w:sz="0" w:space="0" w:color="auto"/>
          </w:divBdr>
        </w:div>
        <w:div w:id="122887533">
          <w:marLeft w:val="640"/>
          <w:marRight w:val="0"/>
          <w:marTop w:val="0"/>
          <w:marBottom w:val="0"/>
          <w:divBdr>
            <w:top w:val="none" w:sz="0" w:space="0" w:color="auto"/>
            <w:left w:val="none" w:sz="0" w:space="0" w:color="auto"/>
            <w:bottom w:val="none" w:sz="0" w:space="0" w:color="auto"/>
            <w:right w:val="none" w:sz="0" w:space="0" w:color="auto"/>
          </w:divBdr>
        </w:div>
        <w:div w:id="185291546">
          <w:marLeft w:val="640"/>
          <w:marRight w:val="0"/>
          <w:marTop w:val="0"/>
          <w:marBottom w:val="0"/>
          <w:divBdr>
            <w:top w:val="none" w:sz="0" w:space="0" w:color="auto"/>
            <w:left w:val="none" w:sz="0" w:space="0" w:color="auto"/>
            <w:bottom w:val="none" w:sz="0" w:space="0" w:color="auto"/>
            <w:right w:val="none" w:sz="0" w:space="0" w:color="auto"/>
          </w:divBdr>
        </w:div>
        <w:div w:id="226770454">
          <w:marLeft w:val="640"/>
          <w:marRight w:val="0"/>
          <w:marTop w:val="0"/>
          <w:marBottom w:val="0"/>
          <w:divBdr>
            <w:top w:val="none" w:sz="0" w:space="0" w:color="auto"/>
            <w:left w:val="none" w:sz="0" w:space="0" w:color="auto"/>
            <w:bottom w:val="none" w:sz="0" w:space="0" w:color="auto"/>
            <w:right w:val="none" w:sz="0" w:space="0" w:color="auto"/>
          </w:divBdr>
        </w:div>
        <w:div w:id="262881984">
          <w:marLeft w:val="640"/>
          <w:marRight w:val="0"/>
          <w:marTop w:val="0"/>
          <w:marBottom w:val="0"/>
          <w:divBdr>
            <w:top w:val="none" w:sz="0" w:space="0" w:color="auto"/>
            <w:left w:val="none" w:sz="0" w:space="0" w:color="auto"/>
            <w:bottom w:val="none" w:sz="0" w:space="0" w:color="auto"/>
            <w:right w:val="none" w:sz="0" w:space="0" w:color="auto"/>
          </w:divBdr>
        </w:div>
        <w:div w:id="337932339">
          <w:marLeft w:val="640"/>
          <w:marRight w:val="0"/>
          <w:marTop w:val="0"/>
          <w:marBottom w:val="0"/>
          <w:divBdr>
            <w:top w:val="none" w:sz="0" w:space="0" w:color="auto"/>
            <w:left w:val="none" w:sz="0" w:space="0" w:color="auto"/>
            <w:bottom w:val="none" w:sz="0" w:space="0" w:color="auto"/>
            <w:right w:val="none" w:sz="0" w:space="0" w:color="auto"/>
          </w:divBdr>
        </w:div>
        <w:div w:id="341978430">
          <w:marLeft w:val="640"/>
          <w:marRight w:val="0"/>
          <w:marTop w:val="0"/>
          <w:marBottom w:val="0"/>
          <w:divBdr>
            <w:top w:val="none" w:sz="0" w:space="0" w:color="auto"/>
            <w:left w:val="none" w:sz="0" w:space="0" w:color="auto"/>
            <w:bottom w:val="none" w:sz="0" w:space="0" w:color="auto"/>
            <w:right w:val="none" w:sz="0" w:space="0" w:color="auto"/>
          </w:divBdr>
        </w:div>
        <w:div w:id="373433472">
          <w:marLeft w:val="640"/>
          <w:marRight w:val="0"/>
          <w:marTop w:val="0"/>
          <w:marBottom w:val="0"/>
          <w:divBdr>
            <w:top w:val="none" w:sz="0" w:space="0" w:color="auto"/>
            <w:left w:val="none" w:sz="0" w:space="0" w:color="auto"/>
            <w:bottom w:val="none" w:sz="0" w:space="0" w:color="auto"/>
            <w:right w:val="none" w:sz="0" w:space="0" w:color="auto"/>
          </w:divBdr>
        </w:div>
        <w:div w:id="564604777">
          <w:marLeft w:val="640"/>
          <w:marRight w:val="0"/>
          <w:marTop w:val="0"/>
          <w:marBottom w:val="0"/>
          <w:divBdr>
            <w:top w:val="none" w:sz="0" w:space="0" w:color="auto"/>
            <w:left w:val="none" w:sz="0" w:space="0" w:color="auto"/>
            <w:bottom w:val="none" w:sz="0" w:space="0" w:color="auto"/>
            <w:right w:val="none" w:sz="0" w:space="0" w:color="auto"/>
          </w:divBdr>
        </w:div>
        <w:div w:id="637958752">
          <w:marLeft w:val="640"/>
          <w:marRight w:val="0"/>
          <w:marTop w:val="0"/>
          <w:marBottom w:val="0"/>
          <w:divBdr>
            <w:top w:val="none" w:sz="0" w:space="0" w:color="auto"/>
            <w:left w:val="none" w:sz="0" w:space="0" w:color="auto"/>
            <w:bottom w:val="none" w:sz="0" w:space="0" w:color="auto"/>
            <w:right w:val="none" w:sz="0" w:space="0" w:color="auto"/>
          </w:divBdr>
        </w:div>
        <w:div w:id="663781210">
          <w:marLeft w:val="640"/>
          <w:marRight w:val="0"/>
          <w:marTop w:val="0"/>
          <w:marBottom w:val="0"/>
          <w:divBdr>
            <w:top w:val="none" w:sz="0" w:space="0" w:color="auto"/>
            <w:left w:val="none" w:sz="0" w:space="0" w:color="auto"/>
            <w:bottom w:val="none" w:sz="0" w:space="0" w:color="auto"/>
            <w:right w:val="none" w:sz="0" w:space="0" w:color="auto"/>
          </w:divBdr>
        </w:div>
        <w:div w:id="903374113">
          <w:marLeft w:val="640"/>
          <w:marRight w:val="0"/>
          <w:marTop w:val="0"/>
          <w:marBottom w:val="0"/>
          <w:divBdr>
            <w:top w:val="none" w:sz="0" w:space="0" w:color="auto"/>
            <w:left w:val="none" w:sz="0" w:space="0" w:color="auto"/>
            <w:bottom w:val="none" w:sz="0" w:space="0" w:color="auto"/>
            <w:right w:val="none" w:sz="0" w:space="0" w:color="auto"/>
          </w:divBdr>
        </w:div>
        <w:div w:id="903489872">
          <w:marLeft w:val="640"/>
          <w:marRight w:val="0"/>
          <w:marTop w:val="0"/>
          <w:marBottom w:val="0"/>
          <w:divBdr>
            <w:top w:val="none" w:sz="0" w:space="0" w:color="auto"/>
            <w:left w:val="none" w:sz="0" w:space="0" w:color="auto"/>
            <w:bottom w:val="none" w:sz="0" w:space="0" w:color="auto"/>
            <w:right w:val="none" w:sz="0" w:space="0" w:color="auto"/>
          </w:divBdr>
        </w:div>
        <w:div w:id="924264178">
          <w:marLeft w:val="640"/>
          <w:marRight w:val="0"/>
          <w:marTop w:val="0"/>
          <w:marBottom w:val="0"/>
          <w:divBdr>
            <w:top w:val="none" w:sz="0" w:space="0" w:color="auto"/>
            <w:left w:val="none" w:sz="0" w:space="0" w:color="auto"/>
            <w:bottom w:val="none" w:sz="0" w:space="0" w:color="auto"/>
            <w:right w:val="none" w:sz="0" w:space="0" w:color="auto"/>
          </w:divBdr>
        </w:div>
        <w:div w:id="955259262">
          <w:marLeft w:val="640"/>
          <w:marRight w:val="0"/>
          <w:marTop w:val="0"/>
          <w:marBottom w:val="0"/>
          <w:divBdr>
            <w:top w:val="none" w:sz="0" w:space="0" w:color="auto"/>
            <w:left w:val="none" w:sz="0" w:space="0" w:color="auto"/>
            <w:bottom w:val="none" w:sz="0" w:space="0" w:color="auto"/>
            <w:right w:val="none" w:sz="0" w:space="0" w:color="auto"/>
          </w:divBdr>
        </w:div>
        <w:div w:id="964625022">
          <w:marLeft w:val="640"/>
          <w:marRight w:val="0"/>
          <w:marTop w:val="0"/>
          <w:marBottom w:val="0"/>
          <w:divBdr>
            <w:top w:val="none" w:sz="0" w:space="0" w:color="auto"/>
            <w:left w:val="none" w:sz="0" w:space="0" w:color="auto"/>
            <w:bottom w:val="none" w:sz="0" w:space="0" w:color="auto"/>
            <w:right w:val="none" w:sz="0" w:space="0" w:color="auto"/>
          </w:divBdr>
        </w:div>
        <w:div w:id="1003900051">
          <w:marLeft w:val="640"/>
          <w:marRight w:val="0"/>
          <w:marTop w:val="0"/>
          <w:marBottom w:val="0"/>
          <w:divBdr>
            <w:top w:val="none" w:sz="0" w:space="0" w:color="auto"/>
            <w:left w:val="none" w:sz="0" w:space="0" w:color="auto"/>
            <w:bottom w:val="none" w:sz="0" w:space="0" w:color="auto"/>
            <w:right w:val="none" w:sz="0" w:space="0" w:color="auto"/>
          </w:divBdr>
        </w:div>
        <w:div w:id="1018430595">
          <w:marLeft w:val="640"/>
          <w:marRight w:val="0"/>
          <w:marTop w:val="0"/>
          <w:marBottom w:val="0"/>
          <w:divBdr>
            <w:top w:val="none" w:sz="0" w:space="0" w:color="auto"/>
            <w:left w:val="none" w:sz="0" w:space="0" w:color="auto"/>
            <w:bottom w:val="none" w:sz="0" w:space="0" w:color="auto"/>
            <w:right w:val="none" w:sz="0" w:space="0" w:color="auto"/>
          </w:divBdr>
        </w:div>
        <w:div w:id="1194459736">
          <w:marLeft w:val="640"/>
          <w:marRight w:val="0"/>
          <w:marTop w:val="0"/>
          <w:marBottom w:val="0"/>
          <w:divBdr>
            <w:top w:val="none" w:sz="0" w:space="0" w:color="auto"/>
            <w:left w:val="none" w:sz="0" w:space="0" w:color="auto"/>
            <w:bottom w:val="none" w:sz="0" w:space="0" w:color="auto"/>
            <w:right w:val="none" w:sz="0" w:space="0" w:color="auto"/>
          </w:divBdr>
        </w:div>
        <w:div w:id="1245725051">
          <w:marLeft w:val="640"/>
          <w:marRight w:val="0"/>
          <w:marTop w:val="0"/>
          <w:marBottom w:val="0"/>
          <w:divBdr>
            <w:top w:val="none" w:sz="0" w:space="0" w:color="auto"/>
            <w:left w:val="none" w:sz="0" w:space="0" w:color="auto"/>
            <w:bottom w:val="none" w:sz="0" w:space="0" w:color="auto"/>
            <w:right w:val="none" w:sz="0" w:space="0" w:color="auto"/>
          </w:divBdr>
        </w:div>
        <w:div w:id="1255361018">
          <w:marLeft w:val="640"/>
          <w:marRight w:val="0"/>
          <w:marTop w:val="0"/>
          <w:marBottom w:val="0"/>
          <w:divBdr>
            <w:top w:val="none" w:sz="0" w:space="0" w:color="auto"/>
            <w:left w:val="none" w:sz="0" w:space="0" w:color="auto"/>
            <w:bottom w:val="none" w:sz="0" w:space="0" w:color="auto"/>
            <w:right w:val="none" w:sz="0" w:space="0" w:color="auto"/>
          </w:divBdr>
        </w:div>
        <w:div w:id="1349138968">
          <w:marLeft w:val="640"/>
          <w:marRight w:val="0"/>
          <w:marTop w:val="0"/>
          <w:marBottom w:val="0"/>
          <w:divBdr>
            <w:top w:val="none" w:sz="0" w:space="0" w:color="auto"/>
            <w:left w:val="none" w:sz="0" w:space="0" w:color="auto"/>
            <w:bottom w:val="none" w:sz="0" w:space="0" w:color="auto"/>
            <w:right w:val="none" w:sz="0" w:space="0" w:color="auto"/>
          </w:divBdr>
        </w:div>
        <w:div w:id="1359816015">
          <w:marLeft w:val="640"/>
          <w:marRight w:val="0"/>
          <w:marTop w:val="0"/>
          <w:marBottom w:val="0"/>
          <w:divBdr>
            <w:top w:val="none" w:sz="0" w:space="0" w:color="auto"/>
            <w:left w:val="none" w:sz="0" w:space="0" w:color="auto"/>
            <w:bottom w:val="none" w:sz="0" w:space="0" w:color="auto"/>
            <w:right w:val="none" w:sz="0" w:space="0" w:color="auto"/>
          </w:divBdr>
        </w:div>
        <w:div w:id="1473012763">
          <w:marLeft w:val="640"/>
          <w:marRight w:val="0"/>
          <w:marTop w:val="0"/>
          <w:marBottom w:val="0"/>
          <w:divBdr>
            <w:top w:val="none" w:sz="0" w:space="0" w:color="auto"/>
            <w:left w:val="none" w:sz="0" w:space="0" w:color="auto"/>
            <w:bottom w:val="none" w:sz="0" w:space="0" w:color="auto"/>
            <w:right w:val="none" w:sz="0" w:space="0" w:color="auto"/>
          </w:divBdr>
        </w:div>
        <w:div w:id="1476294164">
          <w:marLeft w:val="640"/>
          <w:marRight w:val="0"/>
          <w:marTop w:val="0"/>
          <w:marBottom w:val="0"/>
          <w:divBdr>
            <w:top w:val="none" w:sz="0" w:space="0" w:color="auto"/>
            <w:left w:val="none" w:sz="0" w:space="0" w:color="auto"/>
            <w:bottom w:val="none" w:sz="0" w:space="0" w:color="auto"/>
            <w:right w:val="none" w:sz="0" w:space="0" w:color="auto"/>
          </w:divBdr>
        </w:div>
        <w:div w:id="1643536865">
          <w:marLeft w:val="640"/>
          <w:marRight w:val="0"/>
          <w:marTop w:val="0"/>
          <w:marBottom w:val="0"/>
          <w:divBdr>
            <w:top w:val="none" w:sz="0" w:space="0" w:color="auto"/>
            <w:left w:val="none" w:sz="0" w:space="0" w:color="auto"/>
            <w:bottom w:val="none" w:sz="0" w:space="0" w:color="auto"/>
            <w:right w:val="none" w:sz="0" w:space="0" w:color="auto"/>
          </w:divBdr>
        </w:div>
        <w:div w:id="1725525267">
          <w:marLeft w:val="640"/>
          <w:marRight w:val="0"/>
          <w:marTop w:val="0"/>
          <w:marBottom w:val="0"/>
          <w:divBdr>
            <w:top w:val="none" w:sz="0" w:space="0" w:color="auto"/>
            <w:left w:val="none" w:sz="0" w:space="0" w:color="auto"/>
            <w:bottom w:val="none" w:sz="0" w:space="0" w:color="auto"/>
            <w:right w:val="none" w:sz="0" w:space="0" w:color="auto"/>
          </w:divBdr>
        </w:div>
        <w:div w:id="1740979296">
          <w:marLeft w:val="640"/>
          <w:marRight w:val="0"/>
          <w:marTop w:val="0"/>
          <w:marBottom w:val="0"/>
          <w:divBdr>
            <w:top w:val="none" w:sz="0" w:space="0" w:color="auto"/>
            <w:left w:val="none" w:sz="0" w:space="0" w:color="auto"/>
            <w:bottom w:val="none" w:sz="0" w:space="0" w:color="auto"/>
            <w:right w:val="none" w:sz="0" w:space="0" w:color="auto"/>
          </w:divBdr>
        </w:div>
        <w:div w:id="1747530023">
          <w:marLeft w:val="640"/>
          <w:marRight w:val="0"/>
          <w:marTop w:val="0"/>
          <w:marBottom w:val="0"/>
          <w:divBdr>
            <w:top w:val="none" w:sz="0" w:space="0" w:color="auto"/>
            <w:left w:val="none" w:sz="0" w:space="0" w:color="auto"/>
            <w:bottom w:val="none" w:sz="0" w:space="0" w:color="auto"/>
            <w:right w:val="none" w:sz="0" w:space="0" w:color="auto"/>
          </w:divBdr>
        </w:div>
        <w:div w:id="1762751156">
          <w:marLeft w:val="640"/>
          <w:marRight w:val="0"/>
          <w:marTop w:val="0"/>
          <w:marBottom w:val="0"/>
          <w:divBdr>
            <w:top w:val="none" w:sz="0" w:space="0" w:color="auto"/>
            <w:left w:val="none" w:sz="0" w:space="0" w:color="auto"/>
            <w:bottom w:val="none" w:sz="0" w:space="0" w:color="auto"/>
            <w:right w:val="none" w:sz="0" w:space="0" w:color="auto"/>
          </w:divBdr>
        </w:div>
        <w:div w:id="1802109106">
          <w:marLeft w:val="640"/>
          <w:marRight w:val="0"/>
          <w:marTop w:val="0"/>
          <w:marBottom w:val="0"/>
          <w:divBdr>
            <w:top w:val="none" w:sz="0" w:space="0" w:color="auto"/>
            <w:left w:val="none" w:sz="0" w:space="0" w:color="auto"/>
            <w:bottom w:val="none" w:sz="0" w:space="0" w:color="auto"/>
            <w:right w:val="none" w:sz="0" w:space="0" w:color="auto"/>
          </w:divBdr>
        </w:div>
        <w:div w:id="1835873701">
          <w:marLeft w:val="640"/>
          <w:marRight w:val="0"/>
          <w:marTop w:val="0"/>
          <w:marBottom w:val="0"/>
          <w:divBdr>
            <w:top w:val="none" w:sz="0" w:space="0" w:color="auto"/>
            <w:left w:val="none" w:sz="0" w:space="0" w:color="auto"/>
            <w:bottom w:val="none" w:sz="0" w:space="0" w:color="auto"/>
            <w:right w:val="none" w:sz="0" w:space="0" w:color="auto"/>
          </w:divBdr>
        </w:div>
        <w:div w:id="1878003923">
          <w:marLeft w:val="640"/>
          <w:marRight w:val="0"/>
          <w:marTop w:val="0"/>
          <w:marBottom w:val="0"/>
          <w:divBdr>
            <w:top w:val="none" w:sz="0" w:space="0" w:color="auto"/>
            <w:left w:val="none" w:sz="0" w:space="0" w:color="auto"/>
            <w:bottom w:val="none" w:sz="0" w:space="0" w:color="auto"/>
            <w:right w:val="none" w:sz="0" w:space="0" w:color="auto"/>
          </w:divBdr>
        </w:div>
        <w:div w:id="1878158334">
          <w:marLeft w:val="640"/>
          <w:marRight w:val="0"/>
          <w:marTop w:val="0"/>
          <w:marBottom w:val="0"/>
          <w:divBdr>
            <w:top w:val="none" w:sz="0" w:space="0" w:color="auto"/>
            <w:left w:val="none" w:sz="0" w:space="0" w:color="auto"/>
            <w:bottom w:val="none" w:sz="0" w:space="0" w:color="auto"/>
            <w:right w:val="none" w:sz="0" w:space="0" w:color="auto"/>
          </w:divBdr>
        </w:div>
        <w:div w:id="1921283942">
          <w:marLeft w:val="640"/>
          <w:marRight w:val="0"/>
          <w:marTop w:val="0"/>
          <w:marBottom w:val="0"/>
          <w:divBdr>
            <w:top w:val="none" w:sz="0" w:space="0" w:color="auto"/>
            <w:left w:val="none" w:sz="0" w:space="0" w:color="auto"/>
            <w:bottom w:val="none" w:sz="0" w:space="0" w:color="auto"/>
            <w:right w:val="none" w:sz="0" w:space="0" w:color="auto"/>
          </w:divBdr>
        </w:div>
        <w:div w:id="1942882557">
          <w:marLeft w:val="640"/>
          <w:marRight w:val="0"/>
          <w:marTop w:val="0"/>
          <w:marBottom w:val="0"/>
          <w:divBdr>
            <w:top w:val="none" w:sz="0" w:space="0" w:color="auto"/>
            <w:left w:val="none" w:sz="0" w:space="0" w:color="auto"/>
            <w:bottom w:val="none" w:sz="0" w:space="0" w:color="auto"/>
            <w:right w:val="none" w:sz="0" w:space="0" w:color="auto"/>
          </w:divBdr>
        </w:div>
        <w:div w:id="1955402089">
          <w:marLeft w:val="640"/>
          <w:marRight w:val="0"/>
          <w:marTop w:val="0"/>
          <w:marBottom w:val="0"/>
          <w:divBdr>
            <w:top w:val="none" w:sz="0" w:space="0" w:color="auto"/>
            <w:left w:val="none" w:sz="0" w:space="0" w:color="auto"/>
            <w:bottom w:val="none" w:sz="0" w:space="0" w:color="auto"/>
            <w:right w:val="none" w:sz="0" w:space="0" w:color="auto"/>
          </w:divBdr>
        </w:div>
        <w:div w:id="2013292662">
          <w:marLeft w:val="640"/>
          <w:marRight w:val="0"/>
          <w:marTop w:val="0"/>
          <w:marBottom w:val="0"/>
          <w:divBdr>
            <w:top w:val="none" w:sz="0" w:space="0" w:color="auto"/>
            <w:left w:val="none" w:sz="0" w:space="0" w:color="auto"/>
            <w:bottom w:val="none" w:sz="0" w:space="0" w:color="auto"/>
            <w:right w:val="none" w:sz="0" w:space="0" w:color="auto"/>
          </w:divBdr>
        </w:div>
        <w:div w:id="2015840487">
          <w:marLeft w:val="640"/>
          <w:marRight w:val="0"/>
          <w:marTop w:val="0"/>
          <w:marBottom w:val="0"/>
          <w:divBdr>
            <w:top w:val="none" w:sz="0" w:space="0" w:color="auto"/>
            <w:left w:val="none" w:sz="0" w:space="0" w:color="auto"/>
            <w:bottom w:val="none" w:sz="0" w:space="0" w:color="auto"/>
            <w:right w:val="none" w:sz="0" w:space="0" w:color="auto"/>
          </w:divBdr>
        </w:div>
        <w:div w:id="2110849490">
          <w:marLeft w:val="640"/>
          <w:marRight w:val="0"/>
          <w:marTop w:val="0"/>
          <w:marBottom w:val="0"/>
          <w:divBdr>
            <w:top w:val="none" w:sz="0" w:space="0" w:color="auto"/>
            <w:left w:val="none" w:sz="0" w:space="0" w:color="auto"/>
            <w:bottom w:val="none" w:sz="0" w:space="0" w:color="auto"/>
            <w:right w:val="none" w:sz="0" w:space="0" w:color="auto"/>
          </w:divBdr>
        </w:div>
        <w:div w:id="2135252288">
          <w:marLeft w:val="640"/>
          <w:marRight w:val="0"/>
          <w:marTop w:val="0"/>
          <w:marBottom w:val="0"/>
          <w:divBdr>
            <w:top w:val="none" w:sz="0" w:space="0" w:color="auto"/>
            <w:left w:val="none" w:sz="0" w:space="0" w:color="auto"/>
            <w:bottom w:val="none" w:sz="0" w:space="0" w:color="auto"/>
            <w:right w:val="none" w:sz="0" w:space="0" w:color="auto"/>
          </w:divBdr>
        </w:div>
      </w:divsChild>
    </w:div>
    <w:div w:id="1469398031">
      <w:marLeft w:val="640"/>
      <w:marRight w:val="0"/>
      <w:marTop w:val="0"/>
      <w:marBottom w:val="0"/>
      <w:divBdr>
        <w:top w:val="none" w:sz="0" w:space="0" w:color="auto"/>
        <w:left w:val="none" w:sz="0" w:space="0" w:color="auto"/>
        <w:bottom w:val="none" w:sz="0" w:space="0" w:color="auto"/>
        <w:right w:val="none" w:sz="0" w:space="0" w:color="auto"/>
      </w:divBdr>
    </w:div>
    <w:div w:id="1471359734">
      <w:marLeft w:val="640"/>
      <w:marRight w:val="0"/>
      <w:marTop w:val="0"/>
      <w:marBottom w:val="0"/>
      <w:divBdr>
        <w:top w:val="none" w:sz="0" w:space="0" w:color="auto"/>
        <w:left w:val="none" w:sz="0" w:space="0" w:color="auto"/>
        <w:bottom w:val="none" w:sz="0" w:space="0" w:color="auto"/>
        <w:right w:val="none" w:sz="0" w:space="0" w:color="auto"/>
      </w:divBdr>
    </w:div>
    <w:div w:id="1471752911">
      <w:bodyDiv w:val="1"/>
      <w:marLeft w:val="0"/>
      <w:marRight w:val="0"/>
      <w:marTop w:val="0"/>
      <w:marBottom w:val="0"/>
      <w:divBdr>
        <w:top w:val="none" w:sz="0" w:space="0" w:color="auto"/>
        <w:left w:val="none" w:sz="0" w:space="0" w:color="auto"/>
        <w:bottom w:val="none" w:sz="0" w:space="0" w:color="auto"/>
        <w:right w:val="none" w:sz="0" w:space="0" w:color="auto"/>
      </w:divBdr>
      <w:divsChild>
        <w:div w:id="92630775">
          <w:marLeft w:val="640"/>
          <w:marRight w:val="0"/>
          <w:marTop w:val="0"/>
          <w:marBottom w:val="0"/>
          <w:divBdr>
            <w:top w:val="none" w:sz="0" w:space="0" w:color="auto"/>
            <w:left w:val="none" w:sz="0" w:space="0" w:color="auto"/>
            <w:bottom w:val="none" w:sz="0" w:space="0" w:color="auto"/>
            <w:right w:val="none" w:sz="0" w:space="0" w:color="auto"/>
          </w:divBdr>
        </w:div>
        <w:div w:id="108546036">
          <w:marLeft w:val="640"/>
          <w:marRight w:val="0"/>
          <w:marTop w:val="0"/>
          <w:marBottom w:val="0"/>
          <w:divBdr>
            <w:top w:val="none" w:sz="0" w:space="0" w:color="auto"/>
            <w:left w:val="none" w:sz="0" w:space="0" w:color="auto"/>
            <w:bottom w:val="none" w:sz="0" w:space="0" w:color="auto"/>
            <w:right w:val="none" w:sz="0" w:space="0" w:color="auto"/>
          </w:divBdr>
        </w:div>
        <w:div w:id="113140022">
          <w:marLeft w:val="640"/>
          <w:marRight w:val="0"/>
          <w:marTop w:val="0"/>
          <w:marBottom w:val="0"/>
          <w:divBdr>
            <w:top w:val="none" w:sz="0" w:space="0" w:color="auto"/>
            <w:left w:val="none" w:sz="0" w:space="0" w:color="auto"/>
            <w:bottom w:val="none" w:sz="0" w:space="0" w:color="auto"/>
            <w:right w:val="none" w:sz="0" w:space="0" w:color="auto"/>
          </w:divBdr>
        </w:div>
        <w:div w:id="172182518">
          <w:marLeft w:val="640"/>
          <w:marRight w:val="0"/>
          <w:marTop w:val="0"/>
          <w:marBottom w:val="0"/>
          <w:divBdr>
            <w:top w:val="none" w:sz="0" w:space="0" w:color="auto"/>
            <w:left w:val="none" w:sz="0" w:space="0" w:color="auto"/>
            <w:bottom w:val="none" w:sz="0" w:space="0" w:color="auto"/>
            <w:right w:val="none" w:sz="0" w:space="0" w:color="auto"/>
          </w:divBdr>
        </w:div>
        <w:div w:id="180896178">
          <w:marLeft w:val="640"/>
          <w:marRight w:val="0"/>
          <w:marTop w:val="0"/>
          <w:marBottom w:val="0"/>
          <w:divBdr>
            <w:top w:val="none" w:sz="0" w:space="0" w:color="auto"/>
            <w:left w:val="none" w:sz="0" w:space="0" w:color="auto"/>
            <w:bottom w:val="none" w:sz="0" w:space="0" w:color="auto"/>
            <w:right w:val="none" w:sz="0" w:space="0" w:color="auto"/>
          </w:divBdr>
        </w:div>
        <w:div w:id="332219328">
          <w:marLeft w:val="640"/>
          <w:marRight w:val="0"/>
          <w:marTop w:val="0"/>
          <w:marBottom w:val="0"/>
          <w:divBdr>
            <w:top w:val="none" w:sz="0" w:space="0" w:color="auto"/>
            <w:left w:val="none" w:sz="0" w:space="0" w:color="auto"/>
            <w:bottom w:val="none" w:sz="0" w:space="0" w:color="auto"/>
            <w:right w:val="none" w:sz="0" w:space="0" w:color="auto"/>
          </w:divBdr>
        </w:div>
        <w:div w:id="380981260">
          <w:marLeft w:val="640"/>
          <w:marRight w:val="0"/>
          <w:marTop w:val="0"/>
          <w:marBottom w:val="0"/>
          <w:divBdr>
            <w:top w:val="none" w:sz="0" w:space="0" w:color="auto"/>
            <w:left w:val="none" w:sz="0" w:space="0" w:color="auto"/>
            <w:bottom w:val="none" w:sz="0" w:space="0" w:color="auto"/>
            <w:right w:val="none" w:sz="0" w:space="0" w:color="auto"/>
          </w:divBdr>
        </w:div>
        <w:div w:id="455564639">
          <w:marLeft w:val="640"/>
          <w:marRight w:val="0"/>
          <w:marTop w:val="0"/>
          <w:marBottom w:val="0"/>
          <w:divBdr>
            <w:top w:val="none" w:sz="0" w:space="0" w:color="auto"/>
            <w:left w:val="none" w:sz="0" w:space="0" w:color="auto"/>
            <w:bottom w:val="none" w:sz="0" w:space="0" w:color="auto"/>
            <w:right w:val="none" w:sz="0" w:space="0" w:color="auto"/>
          </w:divBdr>
        </w:div>
        <w:div w:id="465398306">
          <w:marLeft w:val="640"/>
          <w:marRight w:val="0"/>
          <w:marTop w:val="0"/>
          <w:marBottom w:val="0"/>
          <w:divBdr>
            <w:top w:val="none" w:sz="0" w:space="0" w:color="auto"/>
            <w:left w:val="none" w:sz="0" w:space="0" w:color="auto"/>
            <w:bottom w:val="none" w:sz="0" w:space="0" w:color="auto"/>
            <w:right w:val="none" w:sz="0" w:space="0" w:color="auto"/>
          </w:divBdr>
        </w:div>
        <w:div w:id="519244752">
          <w:marLeft w:val="640"/>
          <w:marRight w:val="0"/>
          <w:marTop w:val="0"/>
          <w:marBottom w:val="0"/>
          <w:divBdr>
            <w:top w:val="none" w:sz="0" w:space="0" w:color="auto"/>
            <w:left w:val="none" w:sz="0" w:space="0" w:color="auto"/>
            <w:bottom w:val="none" w:sz="0" w:space="0" w:color="auto"/>
            <w:right w:val="none" w:sz="0" w:space="0" w:color="auto"/>
          </w:divBdr>
        </w:div>
        <w:div w:id="540360056">
          <w:marLeft w:val="640"/>
          <w:marRight w:val="0"/>
          <w:marTop w:val="0"/>
          <w:marBottom w:val="0"/>
          <w:divBdr>
            <w:top w:val="none" w:sz="0" w:space="0" w:color="auto"/>
            <w:left w:val="none" w:sz="0" w:space="0" w:color="auto"/>
            <w:bottom w:val="none" w:sz="0" w:space="0" w:color="auto"/>
            <w:right w:val="none" w:sz="0" w:space="0" w:color="auto"/>
          </w:divBdr>
        </w:div>
        <w:div w:id="597297302">
          <w:marLeft w:val="640"/>
          <w:marRight w:val="0"/>
          <w:marTop w:val="0"/>
          <w:marBottom w:val="0"/>
          <w:divBdr>
            <w:top w:val="none" w:sz="0" w:space="0" w:color="auto"/>
            <w:left w:val="none" w:sz="0" w:space="0" w:color="auto"/>
            <w:bottom w:val="none" w:sz="0" w:space="0" w:color="auto"/>
            <w:right w:val="none" w:sz="0" w:space="0" w:color="auto"/>
          </w:divBdr>
        </w:div>
        <w:div w:id="597712748">
          <w:marLeft w:val="640"/>
          <w:marRight w:val="0"/>
          <w:marTop w:val="0"/>
          <w:marBottom w:val="0"/>
          <w:divBdr>
            <w:top w:val="none" w:sz="0" w:space="0" w:color="auto"/>
            <w:left w:val="none" w:sz="0" w:space="0" w:color="auto"/>
            <w:bottom w:val="none" w:sz="0" w:space="0" w:color="auto"/>
            <w:right w:val="none" w:sz="0" w:space="0" w:color="auto"/>
          </w:divBdr>
        </w:div>
        <w:div w:id="605695675">
          <w:marLeft w:val="640"/>
          <w:marRight w:val="0"/>
          <w:marTop w:val="0"/>
          <w:marBottom w:val="0"/>
          <w:divBdr>
            <w:top w:val="none" w:sz="0" w:space="0" w:color="auto"/>
            <w:left w:val="none" w:sz="0" w:space="0" w:color="auto"/>
            <w:bottom w:val="none" w:sz="0" w:space="0" w:color="auto"/>
            <w:right w:val="none" w:sz="0" w:space="0" w:color="auto"/>
          </w:divBdr>
        </w:div>
        <w:div w:id="658193342">
          <w:marLeft w:val="640"/>
          <w:marRight w:val="0"/>
          <w:marTop w:val="0"/>
          <w:marBottom w:val="0"/>
          <w:divBdr>
            <w:top w:val="none" w:sz="0" w:space="0" w:color="auto"/>
            <w:left w:val="none" w:sz="0" w:space="0" w:color="auto"/>
            <w:bottom w:val="none" w:sz="0" w:space="0" w:color="auto"/>
            <w:right w:val="none" w:sz="0" w:space="0" w:color="auto"/>
          </w:divBdr>
        </w:div>
        <w:div w:id="715272474">
          <w:marLeft w:val="640"/>
          <w:marRight w:val="0"/>
          <w:marTop w:val="0"/>
          <w:marBottom w:val="0"/>
          <w:divBdr>
            <w:top w:val="none" w:sz="0" w:space="0" w:color="auto"/>
            <w:left w:val="none" w:sz="0" w:space="0" w:color="auto"/>
            <w:bottom w:val="none" w:sz="0" w:space="0" w:color="auto"/>
            <w:right w:val="none" w:sz="0" w:space="0" w:color="auto"/>
          </w:divBdr>
        </w:div>
        <w:div w:id="806434616">
          <w:marLeft w:val="640"/>
          <w:marRight w:val="0"/>
          <w:marTop w:val="0"/>
          <w:marBottom w:val="0"/>
          <w:divBdr>
            <w:top w:val="none" w:sz="0" w:space="0" w:color="auto"/>
            <w:left w:val="none" w:sz="0" w:space="0" w:color="auto"/>
            <w:bottom w:val="none" w:sz="0" w:space="0" w:color="auto"/>
            <w:right w:val="none" w:sz="0" w:space="0" w:color="auto"/>
          </w:divBdr>
        </w:div>
        <w:div w:id="861355159">
          <w:marLeft w:val="640"/>
          <w:marRight w:val="0"/>
          <w:marTop w:val="0"/>
          <w:marBottom w:val="0"/>
          <w:divBdr>
            <w:top w:val="none" w:sz="0" w:space="0" w:color="auto"/>
            <w:left w:val="none" w:sz="0" w:space="0" w:color="auto"/>
            <w:bottom w:val="none" w:sz="0" w:space="0" w:color="auto"/>
            <w:right w:val="none" w:sz="0" w:space="0" w:color="auto"/>
          </w:divBdr>
        </w:div>
        <w:div w:id="896352994">
          <w:marLeft w:val="640"/>
          <w:marRight w:val="0"/>
          <w:marTop w:val="0"/>
          <w:marBottom w:val="0"/>
          <w:divBdr>
            <w:top w:val="none" w:sz="0" w:space="0" w:color="auto"/>
            <w:left w:val="none" w:sz="0" w:space="0" w:color="auto"/>
            <w:bottom w:val="none" w:sz="0" w:space="0" w:color="auto"/>
            <w:right w:val="none" w:sz="0" w:space="0" w:color="auto"/>
          </w:divBdr>
        </w:div>
        <w:div w:id="943457059">
          <w:marLeft w:val="640"/>
          <w:marRight w:val="0"/>
          <w:marTop w:val="0"/>
          <w:marBottom w:val="0"/>
          <w:divBdr>
            <w:top w:val="none" w:sz="0" w:space="0" w:color="auto"/>
            <w:left w:val="none" w:sz="0" w:space="0" w:color="auto"/>
            <w:bottom w:val="none" w:sz="0" w:space="0" w:color="auto"/>
            <w:right w:val="none" w:sz="0" w:space="0" w:color="auto"/>
          </w:divBdr>
        </w:div>
        <w:div w:id="943461490">
          <w:marLeft w:val="640"/>
          <w:marRight w:val="0"/>
          <w:marTop w:val="0"/>
          <w:marBottom w:val="0"/>
          <w:divBdr>
            <w:top w:val="none" w:sz="0" w:space="0" w:color="auto"/>
            <w:left w:val="none" w:sz="0" w:space="0" w:color="auto"/>
            <w:bottom w:val="none" w:sz="0" w:space="0" w:color="auto"/>
            <w:right w:val="none" w:sz="0" w:space="0" w:color="auto"/>
          </w:divBdr>
        </w:div>
        <w:div w:id="950863127">
          <w:marLeft w:val="640"/>
          <w:marRight w:val="0"/>
          <w:marTop w:val="0"/>
          <w:marBottom w:val="0"/>
          <w:divBdr>
            <w:top w:val="none" w:sz="0" w:space="0" w:color="auto"/>
            <w:left w:val="none" w:sz="0" w:space="0" w:color="auto"/>
            <w:bottom w:val="none" w:sz="0" w:space="0" w:color="auto"/>
            <w:right w:val="none" w:sz="0" w:space="0" w:color="auto"/>
          </w:divBdr>
        </w:div>
        <w:div w:id="973753338">
          <w:marLeft w:val="640"/>
          <w:marRight w:val="0"/>
          <w:marTop w:val="0"/>
          <w:marBottom w:val="0"/>
          <w:divBdr>
            <w:top w:val="none" w:sz="0" w:space="0" w:color="auto"/>
            <w:left w:val="none" w:sz="0" w:space="0" w:color="auto"/>
            <w:bottom w:val="none" w:sz="0" w:space="0" w:color="auto"/>
            <w:right w:val="none" w:sz="0" w:space="0" w:color="auto"/>
          </w:divBdr>
        </w:div>
        <w:div w:id="1010986965">
          <w:marLeft w:val="640"/>
          <w:marRight w:val="0"/>
          <w:marTop w:val="0"/>
          <w:marBottom w:val="0"/>
          <w:divBdr>
            <w:top w:val="none" w:sz="0" w:space="0" w:color="auto"/>
            <w:left w:val="none" w:sz="0" w:space="0" w:color="auto"/>
            <w:bottom w:val="none" w:sz="0" w:space="0" w:color="auto"/>
            <w:right w:val="none" w:sz="0" w:space="0" w:color="auto"/>
          </w:divBdr>
        </w:div>
        <w:div w:id="1039402866">
          <w:marLeft w:val="640"/>
          <w:marRight w:val="0"/>
          <w:marTop w:val="0"/>
          <w:marBottom w:val="0"/>
          <w:divBdr>
            <w:top w:val="none" w:sz="0" w:space="0" w:color="auto"/>
            <w:left w:val="none" w:sz="0" w:space="0" w:color="auto"/>
            <w:bottom w:val="none" w:sz="0" w:space="0" w:color="auto"/>
            <w:right w:val="none" w:sz="0" w:space="0" w:color="auto"/>
          </w:divBdr>
        </w:div>
        <w:div w:id="1081486235">
          <w:marLeft w:val="640"/>
          <w:marRight w:val="0"/>
          <w:marTop w:val="0"/>
          <w:marBottom w:val="0"/>
          <w:divBdr>
            <w:top w:val="none" w:sz="0" w:space="0" w:color="auto"/>
            <w:left w:val="none" w:sz="0" w:space="0" w:color="auto"/>
            <w:bottom w:val="none" w:sz="0" w:space="0" w:color="auto"/>
            <w:right w:val="none" w:sz="0" w:space="0" w:color="auto"/>
          </w:divBdr>
        </w:div>
        <w:div w:id="1094058186">
          <w:marLeft w:val="640"/>
          <w:marRight w:val="0"/>
          <w:marTop w:val="0"/>
          <w:marBottom w:val="0"/>
          <w:divBdr>
            <w:top w:val="none" w:sz="0" w:space="0" w:color="auto"/>
            <w:left w:val="none" w:sz="0" w:space="0" w:color="auto"/>
            <w:bottom w:val="none" w:sz="0" w:space="0" w:color="auto"/>
            <w:right w:val="none" w:sz="0" w:space="0" w:color="auto"/>
          </w:divBdr>
        </w:div>
        <w:div w:id="1249077262">
          <w:marLeft w:val="640"/>
          <w:marRight w:val="0"/>
          <w:marTop w:val="0"/>
          <w:marBottom w:val="0"/>
          <w:divBdr>
            <w:top w:val="none" w:sz="0" w:space="0" w:color="auto"/>
            <w:left w:val="none" w:sz="0" w:space="0" w:color="auto"/>
            <w:bottom w:val="none" w:sz="0" w:space="0" w:color="auto"/>
            <w:right w:val="none" w:sz="0" w:space="0" w:color="auto"/>
          </w:divBdr>
        </w:div>
        <w:div w:id="1285885258">
          <w:marLeft w:val="640"/>
          <w:marRight w:val="0"/>
          <w:marTop w:val="0"/>
          <w:marBottom w:val="0"/>
          <w:divBdr>
            <w:top w:val="none" w:sz="0" w:space="0" w:color="auto"/>
            <w:left w:val="none" w:sz="0" w:space="0" w:color="auto"/>
            <w:bottom w:val="none" w:sz="0" w:space="0" w:color="auto"/>
            <w:right w:val="none" w:sz="0" w:space="0" w:color="auto"/>
          </w:divBdr>
        </w:div>
        <w:div w:id="1301304642">
          <w:marLeft w:val="640"/>
          <w:marRight w:val="0"/>
          <w:marTop w:val="0"/>
          <w:marBottom w:val="0"/>
          <w:divBdr>
            <w:top w:val="none" w:sz="0" w:space="0" w:color="auto"/>
            <w:left w:val="none" w:sz="0" w:space="0" w:color="auto"/>
            <w:bottom w:val="none" w:sz="0" w:space="0" w:color="auto"/>
            <w:right w:val="none" w:sz="0" w:space="0" w:color="auto"/>
          </w:divBdr>
        </w:div>
        <w:div w:id="1303466804">
          <w:marLeft w:val="640"/>
          <w:marRight w:val="0"/>
          <w:marTop w:val="0"/>
          <w:marBottom w:val="0"/>
          <w:divBdr>
            <w:top w:val="none" w:sz="0" w:space="0" w:color="auto"/>
            <w:left w:val="none" w:sz="0" w:space="0" w:color="auto"/>
            <w:bottom w:val="none" w:sz="0" w:space="0" w:color="auto"/>
            <w:right w:val="none" w:sz="0" w:space="0" w:color="auto"/>
          </w:divBdr>
        </w:div>
        <w:div w:id="1348866564">
          <w:marLeft w:val="640"/>
          <w:marRight w:val="0"/>
          <w:marTop w:val="0"/>
          <w:marBottom w:val="0"/>
          <w:divBdr>
            <w:top w:val="none" w:sz="0" w:space="0" w:color="auto"/>
            <w:left w:val="none" w:sz="0" w:space="0" w:color="auto"/>
            <w:bottom w:val="none" w:sz="0" w:space="0" w:color="auto"/>
            <w:right w:val="none" w:sz="0" w:space="0" w:color="auto"/>
          </w:divBdr>
        </w:div>
        <w:div w:id="1392269980">
          <w:marLeft w:val="640"/>
          <w:marRight w:val="0"/>
          <w:marTop w:val="0"/>
          <w:marBottom w:val="0"/>
          <w:divBdr>
            <w:top w:val="none" w:sz="0" w:space="0" w:color="auto"/>
            <w:left w:val="none" w:sz="0" w:space="0" w:color="auto"/>
            <w:bottom w:val="none" w:sz="0" w:space="0" w:color="auto"/>
            <w:right w:val="none" w:sz="0" w:space="0" w:color="auto"/>
          </w:divBdr>
        </w:div>
        <w:div w:id="1471168590">
          <w:marLeft w:val="640"/>
          <w:marRight w:val="0"/>
          <w:marTop w:val="0"/>
          <w:marBottom w:val="0"/>
          <w:divBdr>
            <w:top w:val="none" w:sz="0" w:space="0" w:color="auto"/>
            <w:left w:val="none" w:sz="0" w:space="0" w:color="auto"/>
            <w:bottom w:val="none" w:sz="0" w:space="0" w:color="auto"/>
            <w:right w:val="none" w:sz="0" w:space="0" w:color="auto"/>
          </w:divBdr>
        </w:div>
        <w:div w:id="1496258303">
          <w:marLeft w:val="640"/>
          <w:marRight w:val="0"/>
          <w:marTop w:val="0"/>
          <w:marBottom w:val="0"/>
          <w:divBdr>
            <w:top w:val="none" w:sz="0" w:space="0" w:color="auto"/>
            <w:left w:val="none" w:sz="0" w:space="0" w:color="auto"/>
            <w:bottom w:val="none" w:sz="0" w:space="0" w:color="auto"/>
            <w:right w:val="none" w:sz="0" w:space="0" w:color="auto"/>
          </w:divBdr>
        </w:div>
        <w:div w:id="1554610398">
          <w:marLeft w:val="640"/>
          <w:marRight w:val="0"/>
          <w:marTop w:val="0"/>
          <w:marBottom w:val="0"/>
          <w:divBdr>
            <w:top w:val="none" w:sz="0" w:space="0" w:color="auto"/>
            <w:left w:val="none" w:sz="0" w:space="0" w:color="auto"/>
            <w:bottom w:val="none" w:sz="0" w:space="0" w:color="auto"/>
            <w:right w:val="none" w:sz="0" w:space="0" w:color="auto"/>
          </w:divBdr>
        </w:div>
        <w:div w:id="1603610000">
          <w:marLeft w:val="640"/>
          <w:marRight w:val="0"/>
          <w:marTop w:val="0"/>
          <w:marBottom w:val="0"/>
          <w:divBdr>
            <w:top w:val="none" w:sz="0" w:space="0" w:color="auto"/>
            <w:left w:val="none" w:sz="0" w:space="0" w:color="auto"/>
            <w:bottom w:val="none" w:sz="0" w:space="0" w:color="auto"/>
            <w:right w:val="none" w:sz="0" w:space="0" w:color="auto"/>
          </w:divBdr>
        </w:div>
        <w:div w:id="1604874001">
          <w:marLeft w:val="640"/>
          <w:marRight w:val="0"/>
          <w:marTop w:val="0"/>
          <w:marBottom w:val="0"/>
          <w:divBdr>
            <w:top w:val="none" w:sz="0" w:space="0" w:color="auto"/>
            <w:left w:val="none" w:sz="0" w:space="0" w:color="auto"/>
            <w:bottom w:val="none" w:sz="0" w:space="0" w:color="auto"/>
            <w:right w:val="none" w:sz="0" w:space="0" w:color="auto"/>
          </w:divBdr>
        </w:div>
        <w:div w:id="1613126216">
          <w:marLeft w:val="640"/>
          <w:marRight w:val="0"/>
          <w:marTop w:val="0"/>
          <w:marBottom w:val="0"/>
          <w:divBdr>
            <w:top w:val="none" w:sz="0" w:space="0" w:color="auto"/>
            <w:left w:val="none" w:sz="0" w:space="0" w:color="auto"/>
            <w:bottom w:val="none" w:sz="0" w:space="0" w:color="auto"/>
            <w:right w:val="none" w:sz="0" w:space="0" w:color="auto"/>
          </w:divBdr>
        </w:div>
        <w:div w:id="1655523196">
          <w:marLeft w:val="640"/>
          <w:marRight w:val="0"/>
          <w:marTop w:val="0"/>
          <w:marBottom w:val="0"/>
          <w:divBdr>
            <w:top w:val="none" w:sz="0" w:space="0" w:color="auto"/>
            <w:left w:val="none" w:sz="0" w:space="0" w:color="auto"/>
            <w:bottom w:val="none" w:sz="0" w:space="0" w:color="auto"/>
            <w:right w:val="none" w:sz="0" w:space="0" w:color="auto"/>
          </w:divBdr>
        </w:div>
        <w:div w:id="1705013468">
          <w:marLeft w:val="640"/>
          <w:marRight w:val="0"/>
          <w:marTop w:val="0"/>
          <w:marBottom w:val="0"/>
          <w:divBdr>
            <w:top w:val="none" w:sz="0" w:space="0" w:color="auto"/>
            <w:left w:val="none" w:sz="0" w:space="0" w:color="auto"/>
            <w:bottom w:val="none" w:sz="0" w:space="0" w:color="auto"/>
            <w:right w:val="none" w:sz="0" w:space="0" w:color="auto"/>
          </w:divBdr>
        </w:div>
        <w:div w:id="1854494049">
          <w:marLeft w:val="640"/>
          <w:marRight w:val="0"/>
          <w:marTop w:val="0"/>
          <w:marBottom w:val="0"/>
          <w:divBdr>
            <w:top w:val="none" w:sz="0" w:space="0" w:color="auto"/>
            <w:left w:val="none" w:sz="0" w:space="0" w:color="auto"/>
            <w:bottom w:val="none" w:sz="0" w:space="0" w:color="auto"/>
            <w:right w:val="none" w:sz="0" w:space="0" w:color="auto"/>
          </w:divBdr>
        </w:div>
        <w:div w:id="1871651156">
          <w:marLeft w:val="640"/>
          <w:marRight w:val="0"/>
          <w:marTop w:val="0"/>
          <w:marBottom w:val="0"/>
          <w:divBdr>
            <w:top w:val="none" w:sz="0" w:space="0" w:color="auto"/>
            <w:left w:val="none" w:sz="0" w:space="0" w:color="auto"/>
            <w:bottom w:val="none" w:sz="0" w:space="0" w:color="auto"/>
            <w:right w:val="none" w:sz="0" w:space="0" w:color="auto"/>
          </w:divBdr>
        </w:div>
        <w:div w:id="1943102980">
          <w:marLeft w:val="640"/>
          <w:marRight w:val="0"/>
          <w:marTop w:val="0"/>
          <w:marBottom w:val="0"/>
          <w:divBdr>
            <w:top w:val="none" w:sz="0" w:space="0" w:color="auto"/>
            <w:left w:val="none" w:sz="0" w:space="0" w:color="auto"/>
            <w:bottom w:val="none" w:sz="0" w:space="0" w:color="auto"/>
            <w:right w:val="none" w:sz="0" w:space="0" w:color="auto"/>
          </w:divBdr>
        </w:div>
        <w:div w:id="1955163216">
          <w:marLeft w:val="640"/>
          <w:marRight w:val="0"/>
          <w:marTop w:val="0"/>
          <w:marBottom w:val="0"/>
          <w:divBdr>
            <w:top w:val="none" w:sz="0" w:space="0" w:color="auto"/>
            <w:left w:val="none" w:sz="0" w:space="0" w:color="auto"/>
            <w:bottom w:val="none" w:sz="0" w:space="0" w:color="auto"/>
            <w:right w:val="none" w:sz="0" w:space="0" w:color="auto"/>
          </w:divBdr>
        </w:div>
        <w:div w:id="1958562797">
          <w:marLeft w:val="640"/>
          <w:marRight w:val="0"/>
          <w:marTop w:val="0"/>
          <w:marBottom w:val="0"/>
          <w:divBdr>
            <w:top w:val="none" w:sz="0" w:space="0" w:color="auto"/>
            <w:left w:val="none" w:sz="0" w:space="0" w:color="auto"/>
            <w:bottom w:val="none" w:sz="0" w:space="0" w:color="auto"/>
            <w:right w:val="none" w:sz="0" w:space="0" w:color="auto"/>
          </w:divBdr>
        </w:div>
        <w:div w:id="1974754208">
          <w:marLeft w:val="640"/>
          <w:marRight w:val="0"/>
          <w:marTop w:val="0"/>
          <w:marBottom w:val="0"/>
          <w:divBdr>
            <w:top w:val="none" w:sz="0" w:space="0" w:color="auto"/>
            <w:left w:val="none" w:sz="0" w:space="0" w:color="auto"/>
            <w:bottom w:val="none" w:sz="0" w:space="0" w:color="auto"/>
            <w:right w:val="none" w:sz="0" w:space="0" w:color="auto"/>
          </w:divBdr>
        </w:div>
        <w:div w:id="2000227947">
          <w:marLeft w:val="640"/>
          <w:marRight w:val="0"/>
          <w:marTop w:val="0"/>
          <w:marBottom w:val="0"/>
          <w:divBdr>
            <w:top w:val="none" w:sz="0" w:space="0" w:color="auto"/>
            <w:left w:val="none" w:sz="0" w:space="0" w:color="auto"/>
            <w:bottom w:val="none" w:sz="0" w:space="0" w:color="auto"/>
            <w:right w:val="none" w:sz="0" w:space="0" w:color="auto"/>
          </w:divBdr>
        </w:div>
        <w:div w:id="2014456806">
          <w:marLeft w:val="640"/>
          <w:marRight w:val="0"/>
          <w:marTop w:val="0"/>
          <w:marBottom w:val="0"/>
          <w:divBdr>
            <w:top w:val="none" w:sz="0" w:space="0" w:color="auto"/>
            <w:left w:val="none" w:sz="0" w:space="0" w:color="auto"/>
            <w:bottom w:val="none" w:sz="0" w:space="0" w:color="auto"/>
            <w:right w:val="none" w:sz="0" w:space="0" w:color="auto"/>
          </w:divBdr>
        </w:div>
        <w:div w:id="2131587621">
          <w:marLeft w:val="640"/>
          <w:marRight w:val="0"/>
          <w:marTop w:val="0"/>
          <w:marBottom w:val="0"/>
          <w:divBdr>
            <w:top w:val="none" w:sz="0" w:space="0" w:color="auto"/>
            <w:left w:val="none" w:sz="0" w:space="0" w:color="auto"/>
            <w:bottom w:val="none" w:sz="0" w:space="0" w:color="auto"/>
            <w:right w:val="none" w:sz="0" w:space="0" w:color="auto"/>
          </w:divBdr>
        </w:div>
      </w:divsChild>
    </w:div>
    <w:div w:id="1472945481">
      <w:bodyDiv w:val="1"/>
      <w:marLeft w:val="0"/>
      <w:marRight w:val="0"/>
      <w:marTop w:val="0"/>
      <w:marBottom w:val="0"/>
      <w:divBdr>
        <w:top w:val="none" w:sz="0" w:space="0" w:color="auto"/>
        <w:left w:val="none" w:sz="0" w:space="0" w:color="auto"/>
        <w:bottom w:val="none" w:sz="0" w:space="0" w:color="auto"/>
        <w:right w:val="none" w:sz="0" w:space="0" w:color="auto"/>
      </w:divBdr>
      <w:divsChild>
        <w:div w:id="127743101">
          <w:marLeft w:val="640"/>
          <w:marRight w:val="0"/>
          <w:marTop w:val="0"/>
          <w:marBottom w:val="0"/>
          <w:divBdr>
            <w:top w:val="none" w:sz="0" w:space="0" w:color="auto"/>
            <w:left w:val="none" w:sz="0" w:space="0" w:color="auto"/>
            <w:bottom w:val="none" w:sz="0" w:space="0" w:color="auto"/>
            <w:right w:val="none" w:sz="0" w:space="0" w:color="auto"/>
          </w:divBdr>
        </w:div>
        <w:div w:id="1186482788">
          <w:marLeft w:val="640"/>
          <w:marRight w:val="0"/>
          <w:marTop w:val="0"/>
          <w:marBottom w:val="0"/>
          <w:divBdr>
            <w:top w:val="none" w:sz="0" w:space="0" w:color="auto"/>
            <w:left w:val="none" w:sz="0" w:space="0" w:color="auto"/>
            <w:bottom w:val="none" w:sz="0" w:space="0" w:color="auto"/>
            <w:right w:val="none" w:sz="0" w:space="0" w:color="auto"/>
          </w:divBdr>
        </w:div>
        <w:div w:id="1212769663">
          <w:marLeft w:val="640"/>
          <w:marRight w:val="0"/>
          <w:marTop w:val="0"/>
          <w:marBottom w:val="0"/>
          <w:divBdr>
            <w:top w:val="none" w:sz="0" w:space="0" w:color="auto"/>
            <w:left w:val="none" w:sz="0" w:space="0" w:color="auto"/>
            <w:bottom w:val="none" w:sz="0" w:space="0" w:color="auto"/>
            <w:right w:val="none" w:sz="0" w:space="0" w:color="auto"/>
          </w:divBdr>
        </w:div>
        <w:div w:id="238903449">
          <w:marLeft w:val="640"/>
          <w:marRight w:val="0"/>
          <w:marTop w:val="0"/>
          <w:marBottom w:val="0"/>
          <w:divBdr>
            <w:top w:val="none" w:sz="0" w:space="0" w:color="auto"/>
            <w:left w:val="none" w:sz="0" w:space="0" w:color="auto"/>
            <w:bottom w:val="none" w:sz="0" w:space="0" w:color="auto"/>
            <w:right w:val="none" w:sz="0" w:space="0" w:color="auto"/>
          </w:divBdr>
        </w:div>
        <w:div w:id="1982885880">
          <w:marLeft w:val="640"/>
          <w:marRight w:val="0"/>
          <w:marTop w:val="0"/>
          <w:marBottom w:val="0"/>
          <w:divBdr>
            <w:top w:val="none" w:sz="0" w:space="0" w:color="auto"/>
            <w:left w:val="none" w:sz="0" w:space="0" w:color="auto"/>
            <w:bottom w:val="none" w:sz="0" w:space="0" w:color="auto"/>
            <w:right w:val="none" w:sz="0" w:space="0" w:color="auto"/>
          </w:divBdr>
        </w:div>
        <w:div w:id="1752042068">
          <w:marLeft w:val="640"/>
          <w:marRight w:val="0"/>
          <w:marTop w:val="0"/>
          <w:marBottom w:val="0"/>
          <w:divBdr>
            <w:top w:val="none" w:sz="0" w:space="0" w:color="auto"/>
            <w:left w:val="none" w:sz="0" w:space="0" w:color="auto"/>
            <w:bottom w:val="none" w:sz="0" w:space="0" w:color="auto"/>
            <w:right w:val="none" w:sz="0" w:space="0" w:color="auto"/>
          </w:divBdr>
        </w:div>
        <w:div w:id="1862279311">
          <w:marLeft w:val="640"/>
          <w:marRight w:val="0"/>
          <w:marTop w:val="0"/>
          <w:marBottom w:val="0"/>
          <w:divBdr>
            <w:top w:val="none" w:sz="0" w:space="0" w:color="auto"/>
            <w:left w:val="none" w:sz="0" w:space="0" w:color="auto"/>
            <w:bottom w:val="none" w:sz="0" w:space="0" w:color="auto"/>
            <w:right w:val="none" w:sz="0" w:space="0" w:color="auto"/>
          </w:divBdr>
        </w:div>
        <w:div w:id="2051370824">
          <w:marLeft w:val="640"/>
          <w:marRight w:val="0"/>
          <w:marTop w:val="0"/>
          <w:marBottom w:val="0"/>
          <w:divBdr>
            <w:top w:val="none" w:sz="0" w:space="0" w:color="auto"/>
            <w:left w:val="none" w:sz="0" w:space="0" w:color="auto"/>
            <w:bottom w:val="none" w:sz="0" w:space="0" w:color="auto"/>
            <w:right w:val="none" w:sz="0" w:space="0" w:color="auto"/>
          </w:divBdr>
        </w:div>
        <w:div w:id="773017520">
          <w:marLeft w:val="640"/>
          <w:marRight w:val="0"/>
          <w:marTop w:val="0"/>
          <w:marBottom w:val="0"/>
          <w:divBdr>
            <w:top w:val="none" w:sz="0" w:space="0" w:color="auto"/>
            <w:left w:val="none" w:sz="0" w:space="0" w:color="auto"/>
            <w:bottom w:val="none" w:sz="0" w:space="0" w:color="auto"/>
            <w:right w:val="none" w:sz="0" w:space="0" w:color="auto"/>
          </w:divBdr>
        </w:div>
        <w:div w:id="1574579638">
          <w:marLeft w:val="640"/>
          <w:marRight w:val="0"/>
          <w:marTop w:val="0"/>
          <w:marBottom w:val="0"/>
          <w:divBdr>
            <w:top w:val="none" w:sz="0" w:space="0" w:color="auto"/>
            <w:left w:val="none" w:sz="0" w:space="0" w:color="auto"/>
            <w:bottom w:val="none" w:sz="0" w:space="0" w:color="auto"/>
            <w:right w:val="none" w:sz="0" w:space="0" w:color="auto"/>
          </w:divBdr>
        </w:div>
        <w:div w:id="109470083">
          <w:marLeft w:val="640"/>
          <w:marRight w:val="0"/>
          <w:marTop w:val="0"/>
          <w:marBottom w:val="0"/>
          <w:divBdr>
            <w:top w:val="none" w:sz="0" w:space="0" w:color="auto"/>
            <w:left w:val="none" w:sz="0" w:space="0" w:color="auto"/>
            <w:bottom w:val="none" w:sz="0" w:space="0" w:color="auto"/>
            <w:right w:val="none" w:sz="0" w:space="0" w:color="auto"/>
          </w:divBdr>
        </w:div>
        <w:div w:id="416368910">
          <w:marLeft w:val="640"/>
          <w:marRight w:val="0"/>
          <w:marTop w:val="0"/>
          <w:marBottom w:val="0"/>
          <w:divBdr>
            <w:top w:val="none" w:sz="0" w:space="0" w:color="auto"/>
            <w:left w:val="none" w:sz="0" w:space="0" w:color="auto"/>
            <w:bottom w:val="none" w:sz="0" w:space="0" w:color="auto"/>
            <w:right w:val="none" w:sz="0" w:space="0" w:color="auto"/>
          </w:divBdr>
        </w:div>
        <w:div w:id="805702402">
          <w:marLeft w:val="640"/>
          <w:marRight w:val="0"/>
          <w:marTop w:val="0"/>
          <w:marBottom w:val="0"/>
          <w:divBdr>
            <w:top w:val="none" w:sz="0" w:space="0" w:color="auto"/>
            <w:left w:val="none" w:sz="0" w:space="0" w:color="auto"/>
            <w:bottom w:val="none" w:sz="0" w:space="0" w:color="auto"/>
            <w:right w:val="none" w:sz="0" w:space="0" w:color="auto"/>
          </w:divBdr>
        </w:div>
        <w:div w:id="974602632">
          <w:marLeft w:val="640"/>
          <w:marRight w:val="0"/>
          <w:marTop w:val="0"/>
          <w:marBottom w:val="0"/>
          <w:divBdr>
            <w:top w:val="none" w:sz="0" w:space="0" w:color="auto"/>
            <w:left w:val="none" w:sz="0" w:space="0" w:color="auto"/>
            <w:bottom w:val="none" w:sz="0" w:space="0" w:color="auto"/>
            <w:right w:val="none" w:sz="0" w:space="0" w:color="auto"/>
          </w:divBdr>
        </w:div>
        <w:div w:id="540020300">
          <w:marLeft w:val="640"/>
          <w:marRight w:val="0"/>
          <w:marTop w:val="0"/>
          <w:marBottom w:val="0"/>
          <w:divBdr>
            <w:top w:val="none" w:sz="0" w:space="0" w:color="auto"/>
            <w:left w:val="none" w:sz="0" w:space="0" w:color="auto"/>
            <w:bottom w:val="none" w:sz="0" w:space="0" w:color="auto"/>
            <w:right w:val="none" w:sz="0" w:space="0" w:color="auto"/>
          </w:divBdr>
        </w:div>
        <w:div w:id="1940410469">
          <w:marLeft w:val="640"/>
          <w:marRight w:val="0"/>
          <w:marTop w:val="0"/>
          <w:marBottom w:val="0"/>
          <w:divBdr>
            <w:top w:val="none" w:sz="0" w:space="0" w:color="auto"/>
            <w:left w:val="none" w:sz="0" w:space="0" w:color="auto"/>
            <w:bottom w:val="none" w:sz="0" w:space="0" w:color="auto"/>
            <w:right w:val="none" w:sz="0" w:space="0" w:color="auto"/>
          </w:divBdr>
        </w:div>
        <w:div w:id="85735069">
          <w:marLeft w:val="640"/>
          <w:marRight w:val="0"/>
          <w:marTop w:val="0"/>
          <w:marBottom w:val="0"/>
          <w:divBdr>
            <w:top w:val="none" w:sz="0" w:space="0" w:color="auto"/>
            <w:left w:val="none" w:sz="0" w:space="0" w:color="auto"/>
            <w:bottom w:val="none" w:sz="0" w:space="0" w:color="auto"/>
            <w:right w:val="none" w:sz="0" w:space="0" w:color="auto"/>
          </w:divBdr>
        </w:div>
        <w:div w:id="698628708">
          <w:marLeft w:val="640"/>
          <w:marRight w:val="0"/>
          <w:marTop w:val="0"/>
          <w:marBottom w:val="0"/>
          <w:divBdr>
            <w:top w:val="none" w:sz="0" w:space="0" w:color="auto"/>
            <w:left w:val="none" w:sz="0" w:space="0" w:color="auto"/>
            <w:bottom w:val="none" w:sz="0" w:space="0" w:color="auto"/>
            <w:right w:val="none" w:sz="0" w:space="0" w:color="auto"/>
          </w:divBdr>
        </w:div>
        <w:div w:id="1161769673">
          <w:marLeft w:val="640"/>
          <w:marRight w:val="0"/>
          <w:marTop w:val="0"/>
          <w:marBottom w:val="0"/>
          <w:divBdr>
            <w:top w:val="none" w:sz="0" w:space="0" w:color="auto"/>
            <w:left w:val="none" w:sz="0" w:space="0" w:color="auto"/>
            <w:bottom w:val="none" w:sz="0" w:space="0" w:color="auto"/>
            <w:right w:val="none" w:sz="0" w:space="0" w:color="auto"/>
          </w:divBdr>
        </w:div>
        <w:div w:id="1985811434">
          <w:marLeft w:val="640"/>
          <w:marRight w:val="0"/>
          <w:marTop w:val="0"/>
          <w:marBottom w:val="0"/>
          <w:divBdr>
            <w:top w:val="none" w:sz="0" w:space="0" w:color="auto"/>
            <w:left w:val="none" w:sz="0" w:space="0" w:color="auto"/>
            <w:bottom w:val="none" w:sz="0" w:space="0" w:color="auto"/>
            <w:right w:val="none" w:sz="0" w:space="0" w:color="auto"/>
          </w:divBdr>
        </w:div>
        <w:div w:id="1433628662">
          <w:marLeft w:val="640"/>
          <w:marRight w:val="0"/>
          <w:marTop w:val="0"/>
          <w:marBottom w:val="0"/>
          <w:divBdr>
            <w:top w:val="none" w:sz="0" w:space="0" w:color="auto"/>
            <w:left w:val="none" w:sz="0" w:space="0" w:color="auto"/>
            <w:bottom w:val="none" w:sz="0" w:space="0" w:color="auto"/>
            <w:right w:val="none" w:sz="0" w:space="0" w:color="auto"/>
          </w:divBdr>
        </w:div>
        <w:div w:id="1418214399">
          <w:marLeft w:val="640"/>
          <w:marRight w:val="0"/>
          <w:marTop w:val="0"/>
          <w:marBottom w:val="0"/>
          <w:divBdr>
            <w:top w:val="none" w:sz="0" w:space="0" w:color="auto"/>
            <w:left w:val="none" w:sz="0" w:space="0" w:color="auto"/>
            <w:bottom w:val="none" w:sz="0" w:space="0" w:color="auto"/>
            <w:right w:val="none" w:sz="0" w:space="0" w:color="auto"/>
          </w:divBdr>
        </w:div>
        <w:div w:id="1321344754">
          <w:marLeft w:val="640"/>
          <w:marRight w:val="0"/>
          <w:marTop w:val="0"/>
          <w:marBottom w:val="0"/>
          <w:divBdr>
            <w:top w:val="none" w:sz="0" w:space="0" w:color="auto"/>
            <w:left w:val="none" w:sz="0" w:space="0" w:color="auto"/>
            <w:bottom w:val="none" w:sz="0" w:space="0" w:color="auto"/>
            <w:right w:val="none" w:sz="0" w:space="0" w:color="auto"/>
          </w:divBdr>
        </w:div>
        <w:div w:id="515730554">
          <w:marLeft w:val="640"/>
          <w:marRight w:val="0"/>
          <w:marTop w:val="0"/>
          <w:marBottom w:val="0"/>
          <w:divBdr>
            <w:top w:val="none" w:sz="0" w:space="0" w:color="auto"/>
            <w:left w:val="none" w:sz="0" w:space="0" w:color="auto"/>
            <w:bottom w:val="none" w:sz="0" w:space="0" w:color="auto"/>
            <w:right w:val="none" w:sz="0" w:space="0" w:color="auto"/>
          </w:divBdr>
        </w:div>
        <w:div w:id="1512987967">
          <w:marLeft w:val="640"/>
          <w:marRight w:val="0"/>
          <w:marTop w:val="0"/>
          <w:marBottom w:val="0"/>
          <w:divBdr>
            <w:top w:val="none" w:sz="0" w:space="0" w:color="auto"/>
            <w:left w:val="none" w:sz="0" w:space="0" w:color="auto"/>
            <w:bottom w:val="none" w:sz="0" w:space="0" w:color="auto"/>
            <w:right w:val="none" w:sz="0" w:space="0" w:color="auto"/>
          </w:divBdr>
        </w:div>
        <w:div w:id="281108264">
          <w:marLeft w:val="640"/>
          <w:marRight w:val="0"/>
          <w:marTop w:val="0"/>
          <w:marBottom w:val="0"/>
          <w:divBdr>
            <w:top w:val="none" w:sz="0" w:space="0" w:color="auto"/>
            <w:left w:val="none" w:sz="0" w:space="0" w:color="auto"/>
            <w:bottom w:val="none" w:sz="0" w:space="0" w:color="auto"/>
            <w:right w:val="none" w:sz="0" w:space="0" w:color="auto"/>
          </w:divBdr>
        </w:div>
        <w:div w:id="96603190">
          <w:marLeft w:val="640"/>
          <w:marRight w:val="0"/>
          <w:marTop w:val="0"/>
          <w:marBottom w:val="0"/>
          <w:divBdr>
            <w:top w:val="none" w:sz="0" w:space="0" w:color="auto"/>
            <w:left w:val="none" w:sz="0" w:space="0" w:color="auto"/>
            <w:bottom w:val="none" w:sz="0" w:space="0" w:color="auto"/>
            <w:right w:val="none" w:sz="0" w:space="0" w:color="auto"/>
          </w:divBdr>
        </w:div>
        <w:div w:id="1997415441">
          <w:marLeft w:val="640"/>
          <w:marRight w:val="0"/>
          <w:marTop w:val="0"/>
          <w:marBottom w:val="0"/>
          <w:divBdr>
            <w:top w:val="none" w:sz="0" w:space="0" w:color="auto"/>
            <w:left w:val="none" w:sz="0" w:space="0" w:color="auto"/>
            <w:bottom w:val="none" w:sz="0" w:space="0" w:color="auto"/>
            <w:right w:val="none" w:sz="0" w:space="0" w:color="auto"/>
          </w:divBdr>
        </w:div>
        <w:div w:id="398329915">
          <w:marLeft w:val="640"/>
          <w:marRight w:val="0"/>
          <w:marTop w:val="0"/>
          <w:marBottom w:val="0"/>
          <w:divBdr>
            <w:top w:val="none" w:sz="0" w:space="0" w:color="auto"/>
            <w:left w:val="none" w:sz="0" w:space="0" w:color="auto"/>
            <w:bottom w:val="none" w:sz="0" w:space="0" w:color="auto"/>
            <w:right w:val="none" w:sz="0" w:space="0" w:color="auto"/>
          </w:divBdr>
        </w:div>
        <w:div w:id="929965000">
          <w:marLeft w:val="640"/>
          <w:marRight w:val="0"/>
          <w:marTop w:val="0"/>
          <w:marBottom w:val="0"/>
          <w:divBdr>
            <w:top w:val="none" w:sz="0" w:space="0" w:color="auto"/>
            <w:left w:val="none" w:sz="0" w:space="0" w:color="auto"/>
            <w:bottom w:val="none" w:sz="0" w:space="0" w:color="auto"/>
            <w:right w:val="none" w:sz="0" w:space="0" w:color="auto"/>
          </w:divBdr>
        </w:div>
        <w:div w:id="1010989294">
          <w:marLeft w:val="640"/>
          <w:marRight w:val="0"/>
          <w:marTop w:val="0"/>
          <w:marBottom w:val="0"/>
          <w:divBdr>
            <w:top w:val="none" w:sz="0" w:space="0" w:color="auto"/>
            <w:left w:val="none" w:sz="0" w:space="0" w:color="auto"/>
            <w:bottom w:val="none" w:sz="0" w:space="0" w:color="auto"/>
            <w:right w:val="none" w:sz="0" w:space="0" w:color="auto"/>
          </w:divBdr>
        </w:div>
        <w:div w:id="1753118568">
          <w:marLeft w:val="640"/>
          <w:marRight w:val="0"/>
          <w:marTop w:val="0"/>
          <w:marBottom w:val="0"/>
          <w:divBdr>
            <w:top w:val="none" w:sz="0" w:space="0" w:color="auto"/>
            <w:left w:val="none" w:sz="0" w:space="0" w:color="auto"/>
            <w:bottom w:val="none" w:sz="0" w:space="0" w:color="auto"/>
            <w:right w:val="none" w:sz="0" w:space="0" w:color="auto"/>
          </w:divBdr>
        </w:div>
        <w:div w:id="1337267585">
          <w:marLeft w:val="640"/>
          <w:marRight w:val="0"/>
          <w:marTop w:val="0"/>
          <w:marBottom w:val="0"/>
          <w:divBdr>
            <w:top w:val="none" w:sz="0" w:space="0" w:color="auto"/>
            <w:left w:val="none" w:sz="0" w:space="0" w:color="auto"/>
            <w:bottom w:val="none" w:sz="0" w:space="0" w:color="auto"/>
            <w:right w:val="none" w:sz="0" w:space="0" w:color="auto"/>
          </w:divBdr>
        </w:div>
        <w:div w:id="485978232">
          <w:marLeft w:val="640"/>
          <w:marRight w:val="0"/>
          <w:marTop w:val="0"/>
          <w:marBottom w:val="0"/>
          <w:divBdr>
            <w:top w:val="none" w:sz="0" w:space="0" w:color="auto"/>
            <w:left w:val="none" w:sz="0" w:space="0" w:color="auto"/>
            <w:bottom w:val="none" w:sz="0" w:space="0" w:color="auto"/>
            <w:right w:val="none" w:sz="0" w:space="0" w:color="auto"/>
          </w:divBdr>
        </w:div>
        <w:div w:id="1972442534">
          <w:marLeft w:val="640"/>
          <w:marRight w:val="0"/>
          <w:marTop w:val="0"/>
          <w:marBottom w:val="0"/>
          <w:divBdr>
            <w:top w:val="none" w:sz="0" w:space="0" w:color="auto"/>
            <w:left w:val="none" w:sz="0" w:space="0" w:color="auto"/>
            <w:bottom w:val="none" w:sz="0" w:space="0" w:color="auto"/>
            <w:right w:val="none" w:sz="0" w:space="0" w:color="auto"/>
          </w:divBdr>
        </w:div>
        <w:div w:id="1009916112">
          <w:marLeft w:val="640"/>
          <w:marRight w:val="0"/>
          <w:marTop w:val="0"/>
          <w:marBottom w:val="0"/>
          <w:divBdr>
            <w:top w:val="none" w:sz="0" w:space="0" w:color="auto"/>
            <w:left w:val="none" w:sz="0" w:space="0" w:color="auto"/>
            <w:bottom w:val="none" w:sz="0" w:space="0" w:color="auto"/>
            <w:right w:val="none" w:sz="0" w:space="0" w:color="auto"/>
          </w:divBdr>
        </w:div>
        <w:div w:id="24795800">
          <w:marLeft w:val="640"/>
          <w:marRight w:val="0"/>
          <w:marTop w:val="0"/>
          <w:marBottom w:val="0"/>
          <w:divBdr>
            <w:top w:val="none" w:sz="0" w:space="0" w:color="auto"/>
            <w:left w:val="none" w:sz="0" w:space="0" w:color="auto"/>
            <w:bottom w:val="none" w:sz="0" w:space="0" w:color="auto"/>
            <w:right w:val="none" w:sz="0" w:space="0" w:color="auto"/>
          </w:divBdr>
        </w:div>
        <w:div w:id="1785272126">
          <w:marLeft w:val="640"/>
          <w:marRight w:val="0"/>
          <w:marTop w:val="0"/>
          <w:marBottom w:val="0"/>
          <w:divBdr>
            <w:top w:val="none" w:sz="0" w:space="0" w:color="auto"/>
            <w:left w:val="none" w:sz="0" w:space="0" w:color="auto"/>
            <w:bottom w:val="none" w:sz="0" w:space="0" w:color="auto"/>
            <w:right w:val="none" w:sz="0" w:space="0" w:color="auto"/>
          </w:divBdr>
        </w:div>
        <w:div w:id="1412241303">
          <w:marLeft w:val="640"/>
          <w:marRight w:val="0"/>
          <w:marTop w:val="0"/>
          <w:marBottom w:val="0"/>
          <w:divBdr>
            <w:top w:val="none" w:sz="0" w:space="0" w:color="auto"/>
            <w:left w:val="none" w:sz="0" w:space="0" w:color="auto"/>
            <w:bottom w:val="none" w:sz="0" w:space="0" w:color="auto"/>
            <w:right w:val="none" w:sz="0" w:space="0" w:color="auto"/>
          </w:divBdr>
        </w:div>
        <w:div w:id="720401287">
          <w:marLeft w:val="640"/>
          <w:marRight w:val="0"/>
          <w:marTop w:val="0"/>
          <w:marBottom w:val="0"/>
          <w:divBdr>
            <w:top w:val="none" w:sz="0" w:space="0" w:color="auto"/>
            <w:left w:val="none" w:sz="0" w:space="0" w:color="auto"/>
            <w:bottom w:val="none" w:sz="0" w:space="0" w:color="auto"/>
            <w:right w:val="none" w:sz="0" w:space="0" w:color="auto"/>
          </w:divBdr>
        </w:div>
        <w:div w:id="704137269">
          <w:marLeft w:val="640"/>
          <w:marRight w:val="0"/>
          <w:marTop w:val="0"/>
          <w:marBottom w:val="0"/>
          <w:divBdr>
            <w:top w:val="none" w:sz="0" w:space="0" w:color="auto"/>
            <w:left w:val="none" w:sz="0" w:space="0" w:color="auto"/>
            <w:bottom w:val="none" w:sz="0" w:space="0" w:color="auto"/>
            <w:right w:val="none" w:sz="0" w:space="0" w:color="auto"/>
          </w:divBdr>
        </w:div>
        <w:div w:id="987980046">
          <w:marLeft w:val="640"/>
          <w:marRight w:val="0"/>
          <w:marTop w:val="0"/>
          <w:marBottom w:val="0"/>
          <w:divBdr>
            <w:top w:val="none" w:sz="0" w:space="0" w:color="auto"/>
            <w:left w:val="none" w:sz="0" w:space="0" w:color="auto"/>
            <w:bottom w:val="none" w:sz="0" w:space="0" w:color="auto"/>
            <w:right w:val="none" w:sz="0" w:space="0" w:color="auto"/>
          </w:divBdr>
        </w:div>
        <w:div w:id="1199273317">
          <w:marLeft w:val="640"/>
          <w:marRight w:val="0"/>
          <w:marTop w:val="0"/>
          <w:marBottom w:val="0"/>
          <w:divBdr>
            <w:top w:val="none" w:sz="0" w:space="0" w:color="auto"/>
            <w:left w:val="none" w:sz="0" w:space="0" w:color="auto"/>
            <w:bottom w:val="none" w:sz="0" w:space="0" w:color="auto"/>
            <w:right w:val="none" w:sz="0" w:space="0" w:color="auto"/>
          </w:divBdr>
        </w:div>
        <w:div w:id="978147205">
          <w:marLeft w:val="640"/>
          <w:marRight w:val="0"/>
          <w:marTop w:val="0"/>
          <w:marBottom w:val="0"/>
          <w:divBdr>
            <w:top w:val="none" w:sz="0" w:space="0" w:color="auto"/>
            <w:left w:val="none" w:sz="0" w:space="0" w:color="auto"/>
            <w:bottom w:val="none" w:sz="0" w:space="0" w:color="auto"/>
            <w:right w:val="none" w:sz="0" w:space="0" w:color="auto"/>
          </w:divBdr>
        </w:div>
      </w:divsChild>
    </w:div>
    <w:div w:id="1474521714">
      <w:marLeft w:val="640"/>
      <w:marRight w:val="0"/>
      <w:marTop w:val="0"/>
      <w:marBottom w:val="0"/>
      <w:divBdr>
        <w:top w:val="none" w:sz="0" w:space="0" w:color="auto"/>
        <w:left w:val="none" w:sz="0" w:space="0" w:color="auto"/>
        <w:bottom w:val="none" w:sz="0" w:space="0" w:color="auto"/>
        <w:right w:val="none" w:sz="0" w:space="0" w:color="auto"/>
      </w:divBdr>
    </w:div>
    <w:div w:id="1474565740">
      <w:marLeft w:val="0"/>
      <w:marRight w:val="0"/>
      <w:marTop w:val="0"/>
      <w:marBottom w:val="0"/>
      <w:divBdr>
        <w:top w:val="none" w:sz="0" w:space="0" w:color="auto"/>
        <w:left w:val="none" w:sz="0" w:space="0" w:color="auto"/>
        <w:bottom w:val="none" w:sz="0" w:space="0" w:color="auto"/>
        <w:right w:val="none" w:sz="0" w:space="0" w:color="auto"/>
      </w:divBdr>
    </w:div>
    <w:div w:id="1475416219">
      <w:marLeft w:val="640"/>
      <w:marRight w:val="0"/>
      <w:marTop w:val="0"/>
      <w:marBottom w:val="0"/>
      <w:divBdr>
        <w:top w:val="none" w:sz="0" w:space="0" w:color="auto"/>
        <w:left w:val="none" w:sz="0" w:space="0" w:color="auto"/>
        <w:bottom w:val="none" w:sz="0" w:space="0" w:color="auto"/>
        <w:right w:val="none" w:sz="0" w:space="0" w:color="auto"/>
      </w:divBdr>
    </w:div>
    <w:div w:id="1477599336">
      <w:marLeft w:val="640"/>
      <w:marRight w:val="0"/>
      <w:marTop w:val="0"/>
      <w:marBottom w:val="0"/>
      <w:divBdr>
        <w:top w:val="none" w:sz="0" w:space="0" w:color="auto"/>
        <w:left w:val="none" w:sz="0" w:space="0" w:color="auto"/>
        <w:bottom w:val="none" w:sz="0" w:space="0" w:color="auto"/>
        <w:right w:val="none" w:sz="0" w:space="0" w:color="auto"/>
      </w:divBdr>
    </w:div>
    <w:div w:id="1477796511">
      <w:bodyDiv w:val="1"/>
      <w:marLeft w:val="0"/>
      <w:marRight w:val="0"/>
      <w:marTop w:val="0"/>
      <w:marBottom w:val="0"/>
      <w:divBdr>
        <w:top w:val="none" w:sz="0" w:space="0" w:color="auto"/>
        <w:left w:val="none" w:sz="0" w:space="0" w:color="auto"/>
        <w:bottom w:val="none" w:sz="0" w:space="0" w:color="auto"/>
        <w:right w:val="none" w:sz="0" w:space="0" w:color="auto"/>
      </w:divBdr>
      <w:divsChild>
        <w:div w:id="1792361658">
          <w:marLeft w:val="640"/>
          <w:marRight w:val="0"/>
          <w:marTop w:val="0"/>
          <w:marBottom w:val="0"/>
          <w:divBdr>
            <w:top w:val="none" w:sz="0" w:space="0" w:color="auto"/>
            <w:left w:val="none" w:sz="0" w:space="0" w:color="auto"/>
            <w:bottom w:val="none" w:sz="0" w:space="0" w:color="auto"/>
            <w:right w:val="none" w:sz="0" w:space="0" w:color="auto"/>
          </w:divBdr>
        </w:div>
        <w:div w:id="2043046726">
          <w:marLeft w:val="640"/>
          <w:marRight w:val="0"/>
          <w:marTop w:val="0"/>
          <w:marBottom w:val="0"/>
          <w:divBdr>
            <w:top w:val="none" w:sz="0" w:space="0" w:color="auto"/>
            <w:left w:val="none" w:sz="0" w:space="0" w:color="auto"/>
            <w:bottom w:val="none" w:sz="0" w:space="0" w:color="auto"/>
            <w:right w:val="none" w:sz="0" w:space="0" w:color="auto"/>
          </w:divBdr>
        </w:div>
        <w:div w:id="1005324995">
          <w:marLeft w:val="640"/>
          <w:marRight w:val="0"/>
          <w:marTop w:val="0"/>
          <w:marBottom w:val="0"/>
          <w:divBdr>
            <w:top w:val="none" w:sz="0" w:space="0" w:color="auto"/>
            <w:left w:val="none" w:sz="0" w:space="0" w:color="auto"/>
            <w:bottom w:val="none" w:sz="0" w:space="0" w:color="auto"/>
            <w:right w:val="none" w:sz="0" w:space="0" w:color="auto"/>
          </w:divBdr>
        </w:div>
        <w:div w:id="1527450368">
          <w:marLeft w:val="640"/>
          <w:marRight w:val="0"/>
          <w:marTop w:val="0"/>
          <w:marBottom w:val="0"/>
          <w:divBdr>
            <w:top w:val="none" w:sz="0" w:space="0" w:color="auto"/>
            <w:left w:val="none" w:sz="0" w:space="0" w:color="auto"/>
            <w:bottom w:val="none" w:sz="0" w:space="0" w:color="auto"/>
            <w:right w:val="none" w:sz="0" w:space="0" w:color="auto"/>
          </w:divBdr>
        </w:div>
        <w:div w:id="2123839532">
          <w:marLeft w:val="640"/>
          <w:marRight w:val="0"/>
          <w:marTop w:val="0"/>
          <w:marBottom w:val="0"/>
          <w:divBdr>
            <w:top w:val="none" w:sz="0" w:space="0" w:color="auto"/>
            <w:left w:val="none" w:sz="0" w:space="0" w:color="auto"/>
            <w:bottom w:val="none" w:sz="0" w:space="0" w:color="auto"/>
            <w:right w:val="none" w:sz="0" w:space="0" w:color="auto"/>
          </w:divBdr>
        </w:div>
        <w:div w:id="699860741">
          <w:marLeft w:val="640"/>
          <w:marRight w:val="0"/>
          <w:marTop w:val="0"/>
          <w:marBottom w:val="0"/>
          <w:divBdr>
            <w:top w:val="none" w:sz="0" w:space="0" w:color="auto"/>
            <w:left w:val="none" w:sz="0" w:space="0" w:color="auto"/>
            <w:bottom w:val="none" w:sz="0" w:space="0" w:color="auto"/>
            <w:right w:val="none" w:sz="0" w:space="0" w:color="auto"/>
          </w:divBdr>
        </w:div>
        <w:div w:id="1576167592">
          <w:marLeft w:val="640"/>
          <w:marRight w:val="0"/>
          <w:marTop w:val="0"/>
          <w:marBottom w:val="0"/>
          <w:divBdr>
            <w:top w:val="none" w:sz="0" w:space="0" w:color="auto"/>
            <w:left w:val="none" w:sz="0" w:space="0" w:color="auto"/>
            <w:bottom w:val="none" w:sz="0" w:space="0" w:color="auto"/>
            <w:right w:val="none" w:sz="0" w:space="0" w:color="auto"/>
          </w:divBdr>
        </w:div>
        <w:div w:id="631642086">
          <w:marLeft w:val="640"/>
          <w:marRight w:val="0"/>
          <w:marTop w:val="0"/>
          <w:marBottom w:val="0"/>
          <w:divBdr>
            <w:top w:val="none" w:sz="0" w:space="0" w:color="auto"/>
            <w:left w:val="none" w:sz="0" w:space="0" w:color="auto"/>
            <w:bottom w:val="none" w:sz="0" w:space="0" w:color="auto"/>
            <w:right w:val="none" w:sz="0" w:space="0" w:color="auto"/>
          </w:divBdr>
        </w:div>
        <w:div w:id="18090055">
          <w:marLeft w:val="640"/>
          <w:marRight w:val="0"/>
          <w:marTop w:val="0"/>
          <w:marBottom w:val="0"/>
          <w:divBdr>
            <w:top w:val="none" w:sz="0" w:space="0" w:color="auto"/>
            <w:left w:val="none" w:sz="0" w:space="0" w:color="auto"/>
            <w:bottom w:val="none" w:sz="0" w:space="0" w:color="auto"/>
            <w:right w:val="none" w:sz="0" w:space="0" w:color="auto"/>
          </w:divBdr>
        </w:div>
        <w:div w:id="1233586118">
          <w:marLeft w:val="640"/>
          <w:marRight w:val="0"/>
          <w:marTop w:val="0"/>
          <w:marBottom w:val="0"/>
          <w:divBdr>
            <w:top w:val="none" w:sz="0" w:space="0" w:color="auto"/>
            <w:left w:val="none" w:sz="0" w:space="0" w:color="auto"/>
            <w:bottom w:val="none" w:sz="0" w:space="0" w:color="auto"/>
            <w:right w:val="none" w:sz="0" w:space="0" w:color="auto"/>
          </w:divBdr>
        </w:div>
        <w:div w:id="2131392999">
          <w:marLeft w:val="640"/>
          <w:marRight w:val="0"/>
          <w:marTop w:val="0"/>
          <w:marBottom w:val="0"/>
          <w:divBdr>
            <w:top w:val="none" w:sz="0" w:space="0" w:color="auto"/>
            <w:left w:val="none" w:sz="0" w:space="0" w:color="auto"/>
            <w:bottom w:val="none" w:sz="0" w:space="0" w:color="auto"/>
            <w:right w:val="none" w:sz="0" w:space="0" w:color="auto"/>
          </w:divBdr>
        </w:div>
        <w:div w:id="1861777065">
          <w:marLeft w:val="640"/>
          <w:marRight w:val="0"/>
          <w:marTop w:val="0"/>
          <w:marBottom w:val="0"/>
          <w:divBdr>
            <w:top w:val="none" w:sz="0" w:space="0" w:color="auto"/>
            <w:left w:val="none" w:sz="0" w:space="0" w:color="auto"/>
            <w:bottom w:val="none" w:sz="0" w:space="0" w:color="auto"/>
            <w:right w:val="none" w:sz="0" w:space="0" w:color="auto"/>
          </w:divBdr>
        </w:div>
        <w:div w:id="1078989227">
          <w:marLeft w:val="640"/>
          <w:marRight w:val="0"/>
          <w:marTop w:val="0"/>
          <w:marBottom w:val="0"/>
          <w:divBdr>
            <w:top w:val="none" w:sz="0" w:space="0" w:color="auto"/>
            <w:left w:val="none" w:sz="0" w:space="0" w:color="auto"/>
            <w:bottom w:val="none" w:sz="0" w:space="0" w:color="auto"/>
            <w:right w:val="none" w:sz="0" w:space="0" w:color="auto"/>
          </w:divBdr>
        </w:div>
        <w:div w:id="164247382">
          <w:marLeft w:val="640"/>
          <w:marRight w:val="0"/>
          <w:marTop w:val="0"/>
          <w:marBottom w:val="0"/>
          <w:divBdr>
            <w:top w:val="none" w:sz="0" w:space="0" w:color="auto"/>
            <w:left w:val="none" w:sz="0" w:space="0" w:color="auto"/>
            <w:bottom w:val="none" w:sz="0" w:space="0" w:color="auto"/>
            <w:right w:val="none" w:sz="0" w:space="0" w:color="auto"/>
          </w:divBdr>
        </w:div>
        <w:div w:id="523910714">
          <w:marLeft w:val="640"/>
          <w:marRight w:val="0"/>
          <w:marTop w:val="0"/>
          <w:marBottom w:val="0"/>
          <w:divBdr>
            <w:top w:val="none" w:sz="0" w:space="0" w:color="auto"/>
            <w:left w:val="none" w:sz="0" w:space="0" w:color="auto"/>
            <w:bottom w:val="none" w:sz="0" w:space="0" w:color="auto"/>
            <w:right w:val="none" w:sz="0" w:space="0" w:color="auto"/>
          </w:divBdr>
        </w:div>
        <w:div w:id="52974548">
          <w:marLeft w:val="640"/>
          <w:marRight w:val="0"/>
          <w:marTop w:val="0"/>
          <w:marBottom w:val="0"/>
          <w:divBdr>
            <w:top w:val="none" w:sz="0" w:space="0" w:color="auto"/>
            <w:left w:val="none" w:sz="0" w:space="0" w:color="auto"/>
            <w:bottom w:val="none" w:sz="0" w:space="0" w:color="auto"/>
            <w:right w:val="none" w:sz="0" w:space="0" w:color="auto"/>
          </w:divBdr>
        </w:div>
        <w:div w:id="872114342">
          <w:marLeft w:val="640"/>
          <w:marRight w:val="0"/>
          <w:marTop w:val="0"/>
          <w:marBottom w:val="0"/>
          <w:divBdr>
            <w:top w:val="none" w:sz="0" w:space="0" w:color="auto"/>
            <w:left w:val="none" w:sz="0" w:space="0" w:color="auto"/>
            <w:bottom w:val="none" w:sz="0" w:space="0" w:color="auto"/>
            <w:right w:val="none" w:sz="0" w:space="0" w:color="auto"/>
          </w:divBdr>
        </w:div>
        <w:div w:id="1255896938">
          <w:marLeft w:val="640"/>
          <w:marRight w:val="0"/>
          <w:marTop w:val="0"/>
          <w:marBottom w:val="0"/>
          <w:divBdr>
            <w:top w:val="none" w:sz="0" w:space="0" w:color="auto"/>
            <w:left w:val="none" w:sz="0" w:space="0" w:color="auto"/>
            <w:bottom w:val="none" w:sz="0" w:space="0" w:color="auto"/>
            <w:right w:val="none" w:sz="0" w:space="0" w:color="auto"/>
          </w:divBdr>
        </w:div>
        <w:div w:id="66654675">
          <w:marLeft w:val="640"/>
          <w:marRight w:val="0"/>
          <w:marTop w:val="0"/>
          <w:marBottom w:val="0"/>
          <w:divBdr>
            <w:top w:val="none" w:sz="0" w:space="0" w:color="auto"/>
            <w:left w:val="none" w:sz="0" w:space="0" w:color="auto"/>
            <w:bottom w:val="none" w:sz="0" w:space="0" w:color="auto"/>
            <w:right w:val="none" w:sz="0" w:space="0" w:color="auto"/>
          </w:divBdr>
        </w:div>
        <w:div w:id="1317681662">
          <w:marLeft w:val="640"/>
          <w:marRight w:val="0"/>
          <w:marTop w:val="0"/>
          <w:marBottom w:val="0"/>
          <w:divBdr>
            <w:top w:val="none" w:sz="0" w:space="0" w:color="auto"/>
            <w:left w:val="none" w:sz="0" w:space="0" w:color="auto"/>
            <w:bottom w:val="none" w:sz="0" w:space="0" w:color="auto"/>
            <w:right w:val="none" w:sz="0" w:space="0" w:color="auto"/>
          </w:divBdr>
        </w:div>
        <w:div w:id="1037705897">
          <w:marLeft w:val="640"/>
          <w:marRight w:val="0"/>
          <w:marTop w:val="0"/>
          <w:marBottom w:val="0"/>
          <w:divBdr>
            <w:top w:val="none" w:sz="0" w:space="0" w:color="auto"/>
            <w:left w:val="none" w:sz="0" w:space="0" w:color="auto"/>
            <w:bottom w:val="none" w:sz="0" w:space="0" w:color="auto"/>
            <w:right w:val="none" w:sz="0" w:space="0" w:color="auto"/>
          </w:divBdr>
        </w:div>
        <w:div w:id="41029179">
          <w:marLeft w:val="640"/>
          <w:marRight w:val="0"/>
          <w:marTop w:val="0"/>
          <w:marBottom w:val="0"/>
          <w:divBdr>
            <w:top w:val="none" w:sz="0" w:space="0" w:color="auto"/>
            <w:left w:val="none" w:sz="0" w:space="0" w:color="auto"/>
            <w:bottom w:val="none" w:sz="0" w:space="0" w:color="auto"/>
            <w:right w:val="none" w:sz="0" w:space="0" w:color="auto"/>
          </w:divBdr>
        </w:div>
        <w:div w:id="1515148835">
          <w:marLeft w:val="640"/>
          <w:marRight w:val="0"/>
          <w:marTop w:val="0"/>
          <w:marBottom w:val="0"/>
          <w:divBdr>
            <w:top w:val="none" w:sz="0" w:space="0" w:color="auto"/>
            <w:left w:val="none" w:sz="0" w:space="0" w:color="auto"/>
            <w:bottom w:val="none" w:sz="0" w:space="0" w:color="auto"/>
            <w:right w:val="none" w:sz="0" w:space="0" w:color="auto"/>
          </w:divBdr>
        </w:div>
        <w:div w:id="1457723839">
          <w:marLeft w:val="640"/>
          <w:marRight w:val="0"/>
          <w:marTop w:val="0"/>
          <w:marBottom w:val="0"/>
          <w:divBdr>
            <w:top w:val="none" w:sz="0" w:space="0" w:color="auto"/>
            <w:left w:val="none" w:sz="0" w:space="0" w:color="auto"/>
            <w:bottom w:val="none" w:sz="0" w:space="0" w:color="auto"/>
            <w:right w:val="none" w:sz="0" w:space="0" w:color="auto"/>
          </w:divBdr>
        </w:div>
        <w:div w:id="1845126186">
          <w:marLeft w:val="640"/>
          <w:marRight w:val="0"/>
          <w:marTop w:val="0"/>
          <w:marBottom w:val="0"/>
          <w:divBdr>
            <w:top w:val="none" w:sz="0" w:space="0" w:color="auto"/>
            <w:left w:val="none" w:sz="0" w:space="0" w:color="auto"/>
            <w:bottom w:val="none" w:sz="0" w:space="0" w:color="auto"/>
            <w:right w:val="none" w:sz="0" w:space="0" w:color="auto"/>
          </w:divBdr>
        </w:div>
        <w:div w:id="1958752479">
          <w:marLeft w:val="640"/>
          <w:marRight w:val="0"/>
          <w:marTop w:val="0"/>
          <w:marBottom w:val="0"/>
          <w:divBdr>
            <w:top w:val="none" w:sz="0" w:space="0" w:color="auto"/>
            <w:left w:val="none" w:sz="0" w:space="0" w:color="auto"/>
            <w:bottom w:val="none" w:sz="0" w:space="0" w:color="auto"/>
            <w:right w:val="none" w:sz="0" w:space="0" w:color="auto"/>
          </w:divBdr>
        </w:div>
        <w:div w:id="8025467">
          <w:marLeft w:val="640"/>
          <w:marRight w:val="0"/>
          <w:marTop w:val="0"/>
          <w:marBottom w:val="0"/>
          <w:divBdr>
            <w:top w:val="none" w:sz="0" w:space="0" w:color="auto"/>
            <w:left w:val="none" w:sz="0" w:space="0" w:color="auto"/>
            <w:bottom w:val="none" w:sz="0" w:space="0" w:color="auto"/>
            <w:right w:val="none" w:sz="0" w:space="0" w:color="auto"/>
          </w:divBdr>
        </w:div>
        <w:div w:id="1579821449">
          <w:marLeft w:val="640"/>
          <w:marRight w:val="0"/>
          <w:marTop w:val="0"/>
          <w:marBottom w:val="0"/>
          <w:divBdr>
            <w:top w:val="none" w:sz="0" w:space="0" w:color="auto"/>
            <w:left w:val="none" w:sz="0" w:space="0" w:color="auto"/>
            <w:bottom w:val="none" w:sz="0" w:space="0" w:color="auto"/>
            <w:right w:val="none" w:sz="0" w:space="0" w:color="auto"/>
          </w:divBdr>
        </w:div>
        <w:div w:id="1680699651">
          <w:marLeft w:val="640"/>
          <w:marRight w:val="0"/>
          <w:marTop w:val="0"/>
          <w:marBottom w:val="0"/>
          <w:divBdr>
            <w:top w:val="none" w:sz="0" w:space="0" w:color="auto"/>
            <w:left w:val="none" w:sz="0" w:space="0" w:color="auto"/>
            <w:bottom w:val="none" w:sz="0" w:space="0" w:color="auto"/>
            <w:right w:val="none" w:sz="0" w:space="0" w:color="auto"/>
          </w:divBdr>
        </w:div>
        <w:div w:id="1207716639">
          <w:marLeft w:val="640"/>
          <w:marRight w:val="0"/>
          <w:marTop w:val="0"/>
          <w:marBottom w:val="0"/>
          <w:divBdr>
            <w:top w:val="none" w:sz="0" w:space="0" w:color="auto"/>
            <w:left w:val="none" w:sz="0" w:space="0" w:color="auto"/>
            <w:bottom w:val="none" w:sz="0" w:space="0" w:color="auto"/>
            <w:right w:val="none" w:sz="0" w:space="0" w:color="auto"/>
          </w:divBdr>
        </w:div>
        <w:div w:id="457070035">
          <w:marLeft w:val="640"/>
          <w:marRight w:val="0"/>
          <w:marTop w:val="0"/>
          <w:marBottom w:val="0"/>
          <w:divBdr>
            <w:top w:val="none" w:sz="0" w:space="0" w:color="auto"/>
            <w:left w:val="none" w:sz="0" w:space="0" w:color="auto"/>
            <w:bottom w:val="none" w:sz="0" w:space="0" w:color="auto"/>
            <w:right w:val="none" w:sz="0" w:space="0" w:color="auto"/>
          </w:divBdr>
        </w:div>
        <w:div w:id="593560959">
          <w:marLeft w:val="640"/>
          <w:marRight w:val="0"/>
          <w:marTop w:val="0"/>
          <w:marBottom w:val="0"/>
          <w:divBdr>
            <w:top w:val="none" w:sz="0" w:space="0" w:color="auto"/>
            <w:left w:val="none" w:sz="0" w:space="0" w:color="auto"/>
            <w:bottom w:val="none" w:sz="0" w:space="0" w:color="auto"/>
            <w:right w:val="none" w:sz="0" w:space="0" w:color="auto"/>
          </w:divBdr>
        </w:div>
        <w:div w:id="989988874">
          <w:marLeft w:val="640"/>
          <w:marRight w:val="0"/>
          <w:marTop w:val="0"/>
          <w:marBottom w:val="0"/>
          <w:divBdr>
            <w:top w:val="none" w:sz="0" w:space="0" w:color="auto"/>
            <w:left w:val="none" w:sz="0" w:space="0" w:color="auto"/>
            <w:bottom w:val="none" w:sz="0" w:space="0" w:color="auto"/>
            <w:right w:val="none" w:sz="0" w:space="0" w:color="auto"/>
          </w:divBdr>
        </w:div>
        <w:div w:id="36011929">
          <w:marLeft w:val="640"/>
          <w:marRight w:val="0"/>
          <w:marTop w:val="0"/>
          <w:marBottom w:val="0"/>
          <w:divBdr>
            <w:top w:val="none" w:sz="0" w:space="0" w:color="auto"/>
            <w:left w:val="none" w:sz="0" w:space="0" w:color="auto"/>
            <w:bottom w:val="none" w:sz="0" w:space="0" w:color="auto"/>
            <w:right w:val="none" w:sz="0" w:space="0" w:color="auto"/>
          </w:divBdr>
        </w:div>
        <w:div w:id="17242101">
          <w:marLeft w:val="640"/>
          <w:marRight w:val="0"/>
          <w:marTop w:val="0"/>
          <w:marBottom w:val="0"/>
          <w:divBdr>
            <w:top w:val="none" w:sz="0" w:space="0" w:color="auto"/>
            <w:left w:val="none" w:sz="0" w:space="0" w:color="auto"/>
            <w:bottom w:val="none" w:sz="0" w:space="0" w:color="auto"/>
            <w:right w:val="none" w:sz="0" w:space="0" w:color="auto"/>
          </w:divBdr>
        </w:div>
        <w:div w:id="1628242419">
          <w:marLeft w:val="640"/>
          <w:marRight w:val="0"/>
          <w:marTop w:val="0"/>
          <w:marBottom w:val="0"/>
          <w:divBdr>
            <w:top w:val="none" w:sz="0" w:space="0" w:color="auto"/>
            <w:left w:val="none" w:sz="0" w:space="0" w:color="auto"/>
            <w:bottom w:val="none" w:sz="0" w:space="0" w:color="auto"/>
            <w:right w:val="none" w:sz="0" w:space="0" w:color="auto"/>
          </w:divBdr>
        </w:div>
        <w:div w:id="725683510">
          <w:marLeft w:val="640"/>
          <w:marRight w:val="0"/>
          <w:marTop w:val="0"/>
          <w:marBottom w:val="0"/>
          <w:divBdr>
            <w:top w:val="none" w:sz="0" w:space="0" w:color="auto"/>
            <w:left w:val="none" w:sz="0" w:space="0" w:color="auto"/>
            <w:bottom w:val="none" w:sz="0" w:space="0" w:color="auto"/>
            <w:right w:val="none" w:sz="0" w:space="0" w:color="auto"/>
          </w:divBdr>
        </w:div>
        <w:div w:id="1276399992">
          <w:marLeft w:val="640"/>
          <w:marRight w:val="0"/>
          <w:marTop w:val="0"/>
          <w:marBottom w:val="0"/>
          <w:divBdr>
            <w:top w:val="none" w:sz="0" w:space="0" w:color="auto"/>
            <w:left w:val="none" w:sz="0" w:space="0" w:color="auto"/>
            <w:bottom w:val="none" w:sz="0" w:space="0" w:color="auto"/>
            <w:right w:val="none" w:sz="0" w:space="0" w:color="auto"/>
          </w:divBdr>
        </w:div>
        <w:div w:id="989871857">
          <w:marLeft w:val="640"/>
          <w:marRight w:val="0"/>
          <w:marTop w:val="0"/>
          <w:marBottom w:val="0"/>
          <w:divBdr>
            <w:top w:val="none" w:sz="0" w:space="0" w:color="auto"/>
            <w:left w:val="none" w:sz="0" w:space="0" w:color="auto"/>
            <w:bottom w:val="none" w:sz="0" w:space="0" w:color="auto"/>
            <w:right w:val="none" w:sz="0" w:space="0" w:color="auto"/>
          </w:divBdr>
        </w:div>
        <w:div w:id="1252815847">
          <w:marLeft w:val="640"/>
          <w:marRight w:val="0"/>
          <w:marTop w:val="0"/>
          <w:marBottom w:val="0"/>
          <w:divBdr>
            <w:top w:val="none" w:sz="0" w:space="0" w:color="auto"/>
            <w:left w:val="none" w:sz="0" w:space="0" w:color="auto"/>
            <w:bottom w:val="none" w:sz="0" w:space="0" w:color="auto"/>
            <w:right w:val="none" w:sz="0" w:space="0" w:color="auto"/>
          </w:divBdr>
        </w:div>
        <w:div w:id="1306659677">
          <w:marLeft w:val="640"/>
          <w:marRight w:val="0"/>
          <w:marTop w:val="0"/>
          <w:marBottom w:val="0"/>
          <w:divBdr>
            <w:top w:val="none" w:sz="0" w:space="0" w:color="auto"/>
            <w:left w:val="none" w:sz="0" w:space="0" w:color="auto"/>
            <w:bottom w:val="none" w:sz="0" w:space="0" w:color="auto"/>
            <w:right w:val="none" w:sz="0" w:space="0" w:color="auto"/>
          </w:divBdr>
        </w:div>
        <w:div w:id="1745881015">
          <w:marLeft w:val="640"/>
          <w:marRight w:val="0"/>
          <w:marTop w:val="0"/>
          <w:marBottom w:val="0"/>
          <w:divBdr>
            <w:top w:val="none" w:sz="0" w:space="0" w:color="auto"/>
            <w:left w:val="none" w:sz="0" w:space="0" w:color="auto"/>
            <w:bottom w:val="none" w:sz="0" w:space="0" w:color="auto"/>
            <w:right w:val="none" w:sz="0" w:space="0" w:color="auto"/>
          </w:divBdr>
        </w:div>
        <w:div w:id="877013414">
          <w:marLeft w:val="640"/>
          <w:marRight w:val="0"/>
          <w:marTop w:val="0"/>
          <w:marBottom w:val="0"/>
          <w:divBdr>
            <w:top w:val="none" w:sz="0" w:space="0" w:color="auto"/>
            <w:left w:val="none" w:sz="0" w:space="0" w:color="auto"/>
            <w:bottom w:val="none" w:sz="0" w:space="0" w:color="auto"/>
            <w:right w:val="none" w:sz="0" w:space="0" w:color="auto"/>
          </w:divBdr>
        </w:div>
        <w:div w:id="336154689">
          <w:marLeft w:val="640"/>
          <w:marRight w:val="0"/>
          <w:marTop w:val="0"/>
          <w:marBottom w:val="0"/>
          <w:divBdr>
            <w:top w:val="none" w:sz="0" w:space="0" w:color="auto"/>
            <w:left w:val="none" w:sz="0" w:space="0" w:color="auto"/>
            <w:bottom w:val="none" w:sz="0" w:space="0" w:color="auto"/>
            <w:right w:val="none" w:sz="0" w:space="0" w:color="auto"/>
          </w:divBdr>
        </w:div>
      </w:divsChild>
    </w:div>
    <w:div w:id="1477917699">
      <w:bodyDiv w:val="1"/>
      <w:marLeft w:val="0"/>
      <w:marRight w:val="0"/>
      <w:marTop w:val="0"/>
      <w:marBottom w:val="0"/>
      <w:divBdr>
        <w:top w:val="none" w:sz="0" w:space="0" w:color="auto"/>
        <w:left w:val="none" w:sz="0" w:space="0" w:color="auto"/>
        <w:bottom w:val="none" w:sz="0" w:space="0" w:color="auto"/>
        <w:right w:val="none" w:sz="0" w:space="0" w:color="auto"/>
      </w:divBdr>
      <w:divsChild>
        <w:div w:id="1883513497">
          <w:marLeft w:val="640"/>
          <w:marRight w:val="0"/>
          <w:marTop w:val="0"/>
          <w:marBottom w:val="0"/>
          <w:divBdr>
            <w:top w:val="none" w:sz="0" w:space="0" w:color="auto"/>
            <w:left w:val="none" w:sz="0" w:space="0" w:color="auto"/>
            <w:bottom w:val="none" w:sz="0" w:space="0" w:color="auto"/>
            <w:right w:val="none" w:sz="0" w:space="0" w:color="auto"/>
          </w:divBdr>
        </w:div>
        <w:div w:id="1555892579">
          <w:marLeft w:val="640"/>
          <w:marRight w:val="0"/>
          <w:marTop w:val="0"/>
          <w:marBottom w:val="0"/>
          <w:divBdr>
            <w:top w:val="none" w:sz="0" w:space="0" w:color="auto"/>
            <w:left w:val="none" w:sz="0" w:space="0" w:color="auto"/>
            <w:bottom w:val="none" w:sz="0" w:space="0" w:color="auto"/>
            <w:right w:val="none" w:sz="0" w:space="0" w:color="auto"/>
          </w:divBdr>
        </w:div>
        <w:div w:id="303121211">
          <w:marLeft w:val="640"/>
          <w:marRight w:val="0"/>
          <w:marTop w:val="0"/>
          <w:marBottom w:val="0"/>
          <w:divBdr>
            <w:top w:val="none" w:sz="0" w:space="0" w:color="auto"/>
            <w:left w:val="none" w:sz="0" w:space="0" w:color="auto"/>
            <w:bottom w:val="none" w:sz="0" w:space="0" w:color="auto"/>
            <w:right w:val="none" w:sz="0" w:space="0" w:color="auto"/>
          </w:divBdr>
        </w:div>
        <w:div w:id="142235003">
          <w:marLeft w:val="640"/>
          <w:marRight w:val="0"/>
          <w:marTop w:val="0"/>
          <w:marBottom w:val="0"/>
          <w:divBdr>
            <w:top w:val="none" w:sz="0" w:space="0" w:color="auto"/>
            <w:left w:val="none" w:sz="0" w:space="0" w:color="auto"/>
            <w:bottom w:val="none" w:sz="0" w:space="0" w:color="auto"/>
            <w:right w:val="none" w:sz="0" w:space="0" w:color="auto"/>
          </w:divBdr>
        </w:div>
        <w:div w:id="330331170">
          <w:marLeft w:val="640"/>
          <w:marRight w:val="0"/>
          <w:marTop w:val="0"/>
          <w:marBottom w:val="0"/>
          <w:divBdr>
            <w:top w:val="none" w:sz="0" w:space="0" w:color="auto"/>
            <w:left w:val="none" w:sz="0" w:space="0" w:color="auto"/>
            <w:bottom w:val="none" w:sz="0" w:space="0" w:color="auto"/>
            <w:right w:val="none" w:sz="0" w:space="0" w:color="auto"/>
          </w:divBdr>
        </w:div>
        <w:div w:id="2141992672">
          <w:marLeft w:val="640"/>
          <w:marRight w:val="0"/>
          <w:marTop w:val="0"/>
          <w:marBottom w:val="0"/>
          <w:divBdr>
            <w:top w:val="none" w:sz="0" w:space="0" w:color="auto"/>
            <w:left w:val="none" w:sz="0" w:space="0" w:color="auto"/>
            <w:bottom w:val="none" w:sz="0" w:space="0" w:color="auto"/>
            <w:right w:val="none" w:sz="0" w:space="0" w:color="auto"/>
          </w:divBdr>
        </w:div>
        <w:div w:id="74864643">
          <w:marLeft w:val="640"/>
          <w:marRight w:val="0"/>
          <w:marTop w:val="0"/>
          <w:marBottom w:val="0"/>
          <w:divBdr>
            <w:top w:val="none" w:sz="0" w:space="0" w:color="auto"/>
            <w:left w:val="none" w:sz="0" w:space="0" w:color="auto"/>
            <w:bottom w:val="none" w:sz="0" w:space="0" w:color="auto"/>
            <w:right w:val="none" w:sz="0" w:space="0" w:color="auto"/>
          </w:divBdr>
        </w:div>
        <w:div w:id="429668744">
          <w:marLeft w:val="640"/>
          <w:marRight w:val="0"/>
          <w:marTop w:val="0"/>
          <w:marBottom w:val="0"/>
          <w:divBdr>
            <w:top w:val="none" w:sz="0" w:space="0" w:color="auto"/>
            <w:left w:val="none" w:sz="0" w:space="0" w:color="auto"/>
            <w:bottom w:val="none" w:sz="0" w:space="0" w:color="auto"/>
            <w:right w:val="none" w:sz="0" w:space="0" w:color="auto"/>
          </w:divBdr>
        </w:div>
        <w:div w:id="919211817">
          <w:marLeft w:val="640"/>
          <w:marRight w:val="0"/>
          <w:marTop w:val="0"/>
          <w:marBottom w:val="0"/>
          <w:divBdr>
            <w:top w:val="none" w:sz="0" w:space="0" w:color="auto"/>
            <w:left w:val="none" w:sz="0" w:space="0" w:color="auto"/>
            <w:bottom w:val="none" w:sz="0" w:space="0" w:color="auto"/>
            <w:right w:val="none" w:sz="0" w:space="0" w:color="auto"/>
          </w:divBdr>
        </w:div>
        <w:div w:id="1460416479">
          <w:marLeft w:val="640"/>
          <w:marRight w:val="0"/>
          <w:marTop w:val="0"/>
          <w:marBottom w:val="0"/>
          <w:divBdr>
            <w:top w:val="none" w:sz="0" w:space="0" w:color="auto"/>
            <w:left w:val="none" w:sz="0" w:space="0" w:color="auto"/>
            <w:bottom w:val="none" w:sz="0" w:space="0" w:color="auto"/>
            <w:right w:val="none" w:sz="0" w:space="0" w:color="auto"/>
          </w:divBdr>
        </w:div>
        <w:div w:id="767694706">
          <w:marLeft w:val="640"/>
          <w:marRight w:val="0"/>
          <w:marTop w:val="0"/>
          <w:marBottom w:val="0"/>
          <w:divBdr>
            <w:top w:val="none" w:sz="0" w:space="0" w:color="auto"/>
            <w:left w:val="none" w:sz="0" w:space="0" w:color="auto"/>
            <w:bottom w:val="none" w:sz="0" w:space="0" w:color="auto"/>
            <w:right w:val="none" w:sz="0" w:space="0" w:color="auto"/>
          </w:divBdr>
        </w:div>
        <w:div w:id="1297492088">
          <w:marLeft w:val="640"/>
          <w:marRight w:val="0"/>
          <w:marTop w:val="0"/>
          <w:marBottom w:val="0"/>
          <w:divBdr>
            <w:top w:val="none" w:sz="0" w:space="0" w:color="auto"/>
            <w:left w:val="none" w:sz="0" w:space="0" w:color="auto"/>
            <w:bottom w:val="none" w:sz="0" w:space="0" w:color="auto"/>
            <w:right w:val="none" w:sz="0" w:space="0" w:color="auto"/>
          </w:divBdr>
        </w:div>
        <w:div w:id="1578249714">
          <w:marLeft w:val="640"/>
          <w:marRight w:val="0"/>
          <w:marTop w:val="0"/>
          <w:marBottom w:val="0"/>
          <w:divBdr>
            <w:top w:val="none" w:sz="0" w:space="0" w:color="auto"/>
            <w:left w:val="none" w:sz="0" w:space="0" w:color="auto"/>
            <w:bottom w:val="none" w:sz="0" w:space="0" w:color="auto"/>
            <w:right w:val="none" w:sz="0" w:space="0" w:color="auto"/>
          </w:divBdr>
        </w:div>
        <w:div w:id="1504396284">
          <w:marLeft w:val="640"/>
          <w:marRight w:val="0"/>
          <w:marTop w:val="0"/>
          <w:marBottom w:val="0"/>
          <w:divBdr>
            <w:top w:val="none" w:sz="0" w:space="0" w:color="auto"/>
            <w:left w:val="none" w:sz="0" w:space="0" w:color="auto"/>
            <w:bottom w:val="none" w:sz="0" w:space="0" w:color="auto"/>
            <w:right w:val="none" w:sz="0" w:space="0" w:color="auto"/>
          </w:divBdr>
        </w:div>
        <w:div w:id="196740714">
          <w:marLeft w:val="640"/>
          <w:marRight w:val="0"/>
          <w:marTop w:val="0"/>
          <w:marBottom w:val="0"/>
          <w:divBdr>
            <w:top w:val="none" w:sz="0" w:space="0" w:color="auto"/>
            <w:left w:val="none" w:sz="0" w:space="0" w:color="auto"/>
            <w:bottom w:val="none" w:sz="0" w:space="0" w:color="auto"/>
            <w:right w:val="none" w:sz="0" w:space="0" w:color="auto"/>
          </w:divBdr>
        </w:div>
        <w:div w:id="1029719660">
          <w:marLeft w:val="640"/>
          <w:marRight w:val="0"/>
          <w:marTop w:val="0"/>
          <w:marBottom w:val="0"/>
          <w:divBdr>
            <w:top w:val="none" w:sz="0" w:space="0" w:color="auto"/>
            <w:left w:val="none" w:sz="0" w:space="0" w:color="auto"/>
            <w:bottom w:val="none" w:sz="0" w:space="0" w:color="auto"/>
            <w:right w:val="none" w:sz="0" w:space="0" w:color="auto"/>
          </w:divBdr>
        </w:div>
        <w:div w:id="1272205788">
          <w:marLeft w:val="640"/>
          <w:marRight w:val="0"/>
          <w:marTop w:val="0"/>
          <w:marBottom w:val="0"/>
          <w:divBdr>
            <w:top w:val="none" w:sz="0" w:space="0" w:color="auto"/>
            <w:left w:val="none" w:sz="0" w:space="0" w:color="auto"/>
            <w:bottom w:val="none" w:sz="0" w:space="0" w:color="auto"/>
            <w:right w:val="none" w:sz="0" w:space="0" w:color="auto"/>
          </w:divBdr>
        </w:div>
        <w:div w:id="287128013">
          <w:marLeft w:val="640"/>
          <w:marRight w:val="0"/>
          <w:marTop w:val="0"/>
          <w:marBottom w:val="0"/>
          <w:divBdr>
            <w:top w:val="none" w:sz="0" w:space="0" w:color="auto"/>
            <w:left w:val="none" w:sz="0" w:space="0" w:color="auto"/>
            <w:bottom w:val="none" w:sz="0" w:space="0" w:color="auto"/>
            <w:right w:val="none" w:sz="0" w:space="0" w:color="auto"/>
          </w:divBdr>
        </w:div>
        <w:div w:id="613442348">
          <w:marLeft w:val="640"/>
          <w:marRight w:val="0"/>
          <w:marTop w:val="0"/>
          <w:marBottom w:val="0"/>
          <w:divBdr>
            <w:top w:val="none" w:sz="0" w:space="0" w:color="auto"/>
            <w:left w:val="none" w:sz="0" w:space="0" w:color="auto"/>
            <w:bottom w:val="none" w:sz="0" w:space="0" w:color="auto"/>
            <w:right w:val="none" w:sz="0" w:space="0" w:color="auto"/>
          </w:divBdr>
        </w:div>
        <w:div w:id="1161888323">
          <w:marLeft w:val="640"/>
          <w:marRight w:val="0"/>
          <w:marTop w:val="0"/>
          <w:marBottom w:val="0"/>
          <w:divBdr>
            <w:top w:val="none" w:sz="0" w:space="0" w:color="auto"/>
            <w:left w:val="none" w:sz="0" w:space="0" w:color="auto"/>
            <w:bottom w:val="none" w:sz="0" w:space="0" w:color="auto"/>
            <w:right w:val="none" w:sz="0" w:space="0" w:color="auto"/>
          </w:divBdr>
        </w:div>
        <w:div w:id="1697853630">
          <w:marLeft w:val="640"/>
          <w:marRight w:val="0"/>
          <w:marTop w:val="0"/>
          <w:marBottom w:val="0"/>
          <w:divBdr>
            <w:top w:val="none" w:sz="0" w:space="0" w:color="auto"/>
            <w:left w:val="none" w:sz="0" w:space="0" w:color="auto"/>
            <w:bottom w:val="none" w:sz="0" w:space="0" w:color="auto"/>
            <w:right w:val="none" w:sz="0" w:space="0" w:color="auto"/>
          </w:divBdr>
        </w:div>
        <w:div w:id="106969909">
          <w:marLeft w:val="640"/>
          <w:marRight w:val="0"/>
          <w:marTop w:val="0"/>
          <w:marBottom w:val="0"/>
          <w:divBdr>
            <w:top w:val="none" w:sz="0" w:space="0" w:color="auto"/>
            <w:left w:val="none" w:sz="0" w:space="0" w:color="auto"/>
            <w:bottom w:val="none" w:sz="0" w:space="0" w:color="auto"/>
            <w:right w:val="none" w:sz="0" w:space="0" w:color="auto"/>
          </w:divBdr>
        </w:div>
        <w:div w:id="1317340989">
          <w:marLeft w:val="640"/>
          <w:marRight w:val="0"/>
          <w:marTop w:val="0"/>
          <w:marBottom w:val="0"/>
          <w:divBdr>
            <w:top w:val="none" w:sz="0" w:space="0" w:color="auto"/>
            <w:left w:val="none" w:sz="0" w:space="0" w:color="auto"/>
            <w:bottom w:val="none" w:sz="0" w:space="0" w:color="auto"/>
            <w:right w:val="none" w:sz="0" w:space="0" w:color="auto"/>
          </w:divBdr>
        </w:div>
        <w:div w:id="1840848647">
          <w:marLeft w:val="640"/>
          <w:marRight w:val="0"/>
          <w:marTop w:val="0"/>
          <w:marBottom w:val="0"/>
          <w:divBdr>
            <w:top w:val="none" w:sz="0" w:space="0" w:color="auto"/>
            <w:left w:val="none" w:sz="0" w:space="0" w:color="auto"/>
            <w:bottom w:val="none" w:sz="0" w:space="0" w:color="auto"/>
            <w:right w:val="none" w:sz="0" w:space="0" w:color="auto"/>
          </w:divBdr>
        </w:div>
        <w:div w:id="174806608">
          <w:marLeft w:val="640"/>
          <w:marRight w:val="0"/>
          <w:marTop w:val="0"/>
          <w:marBottom w:val="0"/>
          <w:divBdr>
            <w:top w:val="none" w:sz="0" w:space="0" w:color="auto"/>
            <w:left w:val="none" w:sz="0" w:space="0" w:color="auto"/>
            <w:bottom w:val="none" w:sz="0" w:space="0" w:color="auto"/>
            <w:right w:val="none" w:sz="0" w:space="0" w:color="auto"/>
          </w:divBdr>
        </w:div>
        <w:div w:id="1254170971">
          <w:marLeft w:val="640"/>
          <w:marRight w:val="0"/>
          <w:marTop w:val="0"/>
          <w:marBottom w:val="0"/>
          <w:divBdr>
            <w:top w:val="none" w:sz="0" w:space="0" w:color="auto"/>
            <w:left w:val="none" w:sz="0" w:space="0" w:color="auto"/>
            <w:bottom w:val="none" w:sz="0" w:space="0" w:color="auto"/>
            <w:right w:val="none" w:sz="0" w:space="0" w:color="auto"/>
          </w:divBdr>
        </w:div>
        <w:div w:id="857308203">
          <w:marLeft w:val="640"/>
          <w:marRight w:val="0"/>
          <w:marTop w:val="0"/>
          <w:marBottom w:val="0"/>
          <w:divBdr>
            <w:top w:val="none" w:sz="0" w:space="0" w:color="auto"/>
            <w:left w:val="none" w:sz="0" w:space="0" w:color="auto"/>
            <w:bottom w:val="none" w:sz="0" w:space="0" w:color="auto"/>
            <w:right w:val="none" w:sz="0" w:space="0" w:color="auto"/>
          </w:divBdr>
        </w:div>
        <w:div w:id="1493063829">
          <w:marLeft w:val="640"/>
          <w:marRight w:val="0"/>
          <w:marTop w:val="0"/>
          <w:marBottom w:val="0"/>
          <w:divBdr>
            <w:top w:val="none" w:sz="0" w:space="0" w:color="auto"/>
            <w:left w:val="none" w:sz="0" w:space="0" w:color="auto"/>
            <w:bottom w:val="none" w:sz="0" w:space="0" w:color="auto"/>
            <w:right w:val="none" w:sz="0" w:space="0" w:color="auto"/>
          </w:divBdr>
        </w:div>
        <w:div w:id="2066367530">
          <w:marLeft w:val="640"/>
          <w:marRight w:val="0"/>
          <w:marTop w:val="0"/>
          <w:marBottom w:val="0"/>
          <w:divBdr>
            <w:top w:val="none" w:sz="0" w:space="0" w:color="auto"/>
            <w:left w:val="none" w:sz="0" w:space="0" w:color="auto"/>
            <w:bottom w:val="none" w:sz="0" w:space="0" w:color="auto"/>
            <w:right w:val="none" w:sz="0" w:space="0" w:color="auto"/>
          </w:divBdr>
        </w:div>
        <w:div w:id="1425609455">
          <w:marLeft w:val="640"/>
          <w:marRight w:val="0"/>
          <w:marTop w:val="0"/>
          <w:marBottom w:val="0"/>
          <w:divBdr>
            <w:top w:val="none" w:sz="0" w:space="0" w:color="auto"/>
            <w:left w:val="none" w:sz="0" w:space="0" w:color="auto"/>
            <w:bottom w:val="none" w:sz="0" w:space="0" w:color="auto"/>
            <w:right w:val="none" w:sz="0" w:space="0" w:color="auto"/>
          </w:divBdr>
        </w:div>
        <w:div w:id="1599367053">
          <w:marLeft w:val="640"/>
          <w:marRight w:val="0"/>
          <w:marTop w:val="0"/>
          <w:marBottom w:val="0"/>
          <w:divBdr>
            <w:top w:val="none" w:sz="0" w:space="0" w:color="auto"/>
            <w:left w:val="none" w:sz="0" w:space="0" w:color="auto"/>
            <w:bottom w:val="none" w:sz="0" w:space="0" w:color="auto"/>
            <w:right w:val="none" w:sz="0" w:space="0" w:color="auto"/>
          </w:divBdr>
        </w:div>
        <w:div w:id="1783567706">
          <w:marLeft w:val="640"/>
          <w:marRight w:val="0"/>
          <w:marTop w:val="0"/>
          <w:marBottom w:val="0"/>
          <w:divBdr>
            <w:top w:val="none" w:sz="0" w:space="0" w:color="auto"/>
            <w:left w:val="none" w:sz="0" w:space="0" w:color="auto"/>
            <w:bottom w:val="none" w:sz="0" w:space="0" w:color="auto"/>
            <w:right w:val="none" w:sz="0" w:space="0" w:color="auto"/>
          </w:divBdr>
        </w:div>
        <w:div w:id="2028098423">
          <w:marLeft w:val="640"/>
          <w:marRight w:val="0"/>
          <w:marTop w:val="0"/>
          <w:marBottom w:val="0"/>
          <w:divBdr>
            <w:top w:val="none" w:sz="0" w:space="0" w:color="auto"/>
            <w:left w:val="none" w:sz="0" w:space="0" w:color="auto"/>
            <w:bottom w:val="none" w:sz="0" w:space="0" w:color="auto"/>
            <w:right w:val="none" w:sz="0" w:space="0" w:color="auto"/>
          </w:divBdr>
        </w:div>
        <w:div w:id="1260748042">
          <w:marLeft w:val="640"/>
          <w:marRight w:val="0"/>
          <w:marTop w:val="0"/>
          <w:marBottom w:val="0"/>
          <w:divBdr>
            <w:top w:val="none" w:sz="0" w:space="0" w:color="auto"/>
            <w:left w:val="none" w:sz="0" w:space="0" w:color="auto"/>
            <w:bottom w:val="none" w:sz="0" w:space="0" w:color="auto"/>
            <w:right w:val="none" w:sz="0" w:space="0" w:color="auto"/>
          </w:divBdr>
        </w:div>
        <w:div w:id="1291862267">
          <w:marLeft w:val="640"/>
          <w:marRight w:val="0"/>
          <w:marTop w:val="0"/>
          <w:marBottom w:val="0"/>
          <w:divBdr>
            <w:top w:val="none" w:sz="0" w:space="0" w:color="auto"/>
            <w:left w:val="none" w:sz="0" w:space="0" w:color="auto"/>
            <w:bottom w:val="none" w:sz="0" w:space="0" w:color="auto"/>
            <w:right w:val="none" w:sz="0" w:space="0" w:color="auto"/>
          </w:divBdr>
        </w:div>
        <w:div w:id="209154438">
          <w:marLeft w:val="640"/>
          <w:marRight w:val="0"/>
          <w:marTop w:val="0"/>
          <w:marBottom w:val="0"/>
          <w:divBdr>
            <w:top w:val="none" w:sz="0" w:space="0" w:color="auto"/>
            <w:left w:val="none" w:sz="0" w:space="0" w:color="auto"/>
            <w:bottom w:val="none" w:sz="0" w:space="0" w:color="auto"/>
            <w:right w:val="none" w:sz="0" w:space="0" w:color="auto"/>
          </w:divBdr>
        </w:div>
        <w:div w:id="1336305667">
          <w:marLeft w:val="640"/>
          <w:marRight w:val="0"/>
          <w:marTop w:val="0"/>
          <w:marBottom w:val="0"/>
          <w:divBdr>
            <w:top w:val="none" w:sz="0" w:space="0" w:color="auto"/>
            <w:left w:val="none" w:sz="0" w:space="0" w:color="auto"/>
            <w:bottom w:val="none" w:sz="0" w:space="0" w:color="auto"/>
            <w:right w:val="none" w:sz="0" w:space="0" w:color="auto"/>
          </w:divBdr>
        </w:div>
        <w:div w:id="956764594">
          <w:marLeft w:val="640"/>
          <w:marRight w:val="0"/>
          <w:marTop w:val="0"/>
          <w:marBottom w:val="0"/>
          <w:divBdr>
            <w:top w:val="none" w:sz="0" w:space="0" w:color="auto"/>
            <w:left w:val="none" w:sz="0" w:space="0" w:color="auto"/>
            <w:bottom w:val="none" w:sz="0" w:space="0" w:color="auto"/>
            <w:right w:val="none" w:sz="0" w:space="0" w:color="auto"/>
          </w:divBdr>
        </w:div>
        <w:div w:id="1393507352">
          <w:marLeft w:val="640"/>
          <w:marRight w:val="0"/>
          <w:marTop w:val="0"/>
          <w:marBottom w:val="0"/>
          <w:divBdr>
            <w:top w:val="none" w:sz="0" w:space="0" w:color="auto"/>
            <w:left w:val="none" w:sz="0" w:space="0" w:color="auto"/>
            <w:bottom w:val="none" w:sz="0" w:space="0" w:color="auto"/>
            <w:right w:val="none" w:sz="0" w:space="0" w:color="auto"/>
          </w:divBdr>
        </w:div>
        <w:div w:id="473646881">
          <w:marLeft w:val="640"/>
          <w:marRight w:val="0"/>
          <w:marTop w:val="0"/>
          <w:marBottom w:val="0"/>
          <w:divBdr>
            <w:top w:val="none" w:sz="0" w:space="0" w:color="auto"/>
            <w:left w:val="none" w:sz="0" w:space="0" w:color="auto"/>
            <w:bottom w:val="none" w:sz="0" w:space="0" w:color="auto"/>
            <w:right w:val="none" w:sz="0" w:space="0" w:color="auto"/>
          </w:divBdr>
        </w:div>
        <w:div w:id="1646816503">
          <w:marLeft w:val="640"/>
          <w:marRight w:val="0"/>
          <w:marTop w:val="0"/>
          <w:marBottom w:val="0"/>
          <w:divBdr>
            <w:top w:val="none" w:sz="0" w:space="0" w:color="auto"/>
            <w:left w:val="none" w:sz="0" w:space="0" w:color="auto"/>
            <w:bottom w:val="none" w:sz="0" w:space="0" w:color="auto"/>
            <w:right w:val="none" w:sz="0" w:space="0" w:color="auto"/>
          </w:divBdr>
        </w:div>
        <w:div w:id="1630279849">
          <w:marLeft w:val="640"/>
          <w:marRight w:val="0"/>
          <w:marTop w:val="0"/>
          <w:marBottom w:val="0"/>
          <w:divBdr>
            <w:top w:val="none" w:sz="0" w:space="0" w:color="auto"/>
            <w:left w:val="none" w:sz="0" w:space="0" w:color="auto"/>
            <w:bottom w:val="none" w:sz="0" w:space="0" w:color="auto"/>
            <w:right w:val="none" w:sz="0" w:space="0" w:color="auto"/>
          </w:divBdr>
        </w:div>
        <w:div w:id="313872346">
          <w:marLeft w:val="640"/>
          <w:marRight w:val="0"/>
          <w:marTop w:val="0"/>
          <w:marBottom w:val="0"/>
          <w:divBdr>
            <w:top w:val="none" w:sz="0" w:space="0" w:color="auto"/>
            <w:left w:val="none" w:sz="0" w:space="0" w:color="auto"/>
            <w:bottom w:val="none" w:sz="0" w:space="0" w:color="auto"/>
            <w:right w:val="none" w:sz="0" w:space="0" w:color="auto"/>
          </w:divBdr>
        </w:div>
        <w:div w:id="1122188631">
          <w:marLeft w:val="640"/>
          <w:marRight w:val="0"/>
          <w:marTop w:val="0"/>
          <w:marBottom w:val="0"/>
          <w:divBdr>
            <w:top w:val="none" w:sz="0" w:space="0" w:color="auto"/>
            <w:left w:val="none" w:sz="0" w:space="0" w:color="auto"/>
            <w:bottom w:val="none" w:sz="0" w:space="0" w:color="auto"/>
            <w:right w:val="none" w:sz="0" w:space="0" w:color="auto"/>
          </w:divBdr>
        </w:div>
        <w:div w:id="380206645">
          <w:marLeft w:val="640"/>
          <w:marRight w:val="0"/>
          <w:marTop w:val="0"/>
          <w:marBottom w:val="0"/>
          <w:divBdr>
            <w:top w:val="none" w:sz="0" w:space="0" w:color="auto"/>
            <w:left w:val="none" w:sz="0" w:space="0" w:color="auto"/>
            <w:bottom w:val="none" w:sz="0" w:space="0" w:color="auto"/>
            <w:right w:val="none" w:sz="0" w:space="0" w:color="auto"/>
          </w:divBdr>
        </w:div>
        <w:div w:id="292908046">
          <w:marLeft w:val="640"/>
          <w:marRight w:val="0"/>
          <w:marTop w:val="0"/>
          <w:marBottom w:val="0"/>
          <w:divBdr>
            <w:top w:val="none" w:sz="0" w:space="0" w:color="auto"/>
            <w:left w:val="none" w:sz="0" w:space="0" w:color="auto"/>
            <w:bottom w:val="none" w:sz="0" w:space="0" w:color="auto"/>
            <w:right w:val="none" w:sz="0" w:space="0" w:color="auto"/>
          </w:divBdr>
        </w:div>
        <w:div w:id="419448286">
          <w:marLeft w:val="640"/>
          <w:marRight w:val="0"/>
          <w:marTop w:val="0"/>
          <w:marBottom w:val="0"/>
          <w:divBdr>
            <w:top w:val="none" w:sz="0" w:space="0" w:color="auto"/>
            <w:left w:val="none" w:sz="0" w:space="0" w:color="auto"/>
            <w:bottom w:val="none" w:sz="0" w:space="0" w:color="auto"/>
            <w:right w:val="none" w:sz="0" w:space="0" w:color="auto"/>
          </w:divBdr>
        </w:div>
        <w:div w:id="105348863">
          <w:marLeft w:val="640"/>
          <w:marRight w:val="0"/>
          <w:marTop w:val="0"/>
          <w:marBottom w:val="0"/>
          <w:divBdr>
            <w:top w:val="none" w:sz="0" w:space="0" w:color="auto"/>
            <w:left w:val="none" w:sz="0" w:space="0" w:color="auto"/>
            <w:bottom w:val="none" w:sz="0" w:space="0" w:color="auto"/>
            <w:right w:val="none" w:sz="0" w:space="0" w:color="auto"/>
          </w:divBdr>
        </w:div>
        <w:div w:id="1317954090">
          <w:marLeft w:val="640"/>
          <w:marRight w:val="0"/>
          <w:marTop w:val="0"/>
          <w:marBottom w:val="0"/>
          <w:divBdr>
            <w:top w:val="none" w:sz="0" w:space="0" w:color="auto"/>
            <w:left w:val="none" w:sz="0" w:space="0" w:color="auto"/>
            <w:bottom w:val="none" w:sz="0" w:space="0" w:color="auto"/>
            <w:right w:val="none" w:sz="0" w:space="0" w:color="auto"/>
          </w:divBdr>
        </w:div>
        <w:div w:id="261956958">
          <w:marLeft w:val="640"/>
          <w:marRight w:val="0"/>
          <w:marTop w:val="0"/>
          <w:marBottom w:val="0"/>
          <w:divBdr>
            <w:top w:val="none" w:sz="0" w:space="0" w:color="auto"/>
            <w:left w:val="none" w:sz="0" w:space="0" w:color="auto"/>
            <w:bottom w:val="none" w:sz="0" w:space="0" w:color="auto"/>
            <w:right w:val="none" w:sz="0" w:space="0" w:color="auto"/>
          </w:divBdr>
        </w:div>
        <w:div w:id="58867515">
          <w:marLeft w:val="640"/>
          <w:marRight w:val="0"/>
          <w:marTop w:val="0"/>
          <w:marBottom w:val="0"/>
          <w:divBdr>
            <w:top w:val="none" w:sz="0" w:space="0" w:color="auto"/>
            <w:left w:val="none" w:sz="0" w:space="0" w:color="auto"/>
            <w:bottom w:val="none" w:sz="0" w:space="0" w:color="auto"/>
            <w:right w:val="none" w:sz="0" w:space="0" w:color="auto"/>
          </w:divBdr>
        </w:div>
        <w:div w:id="460617549">
          <w:marLeft w:val="640"/>
          <w:marRight w:val="0"/>
          <w:marTop w:val="0"/>
          <w:marBottom w:val="0"/>
          <w:divBdr>
            <w:top w:val="none" w:sz="0" w:space="0" w:color="auto"/>
            <w:left w:val="none" w:sz="0" w:space="0" w:color="auto"/>
            <w:bottom w:val="none" w:sz="0" w:space="0" w:color="auto"/>
            <w:right w:val="none" w:sz="0" w:space="0" w:color="auto"/>
          </w:divBdr>
        </w:div>
        <w:div w:id="864706796">
          <w:marLeft w:val="640"/>
          <w:marRight w:val="0"/>
          <w:marTop w:val="0"/>
          <w:marBottom w:val="0"/>
          <w:divBdr>
            <w:top w:val="none" w:sz="0" w:space="0" w:color="auto"/>
            <w:left w:val="none" w:sz="0" w:space="0" w:color="auto"/>
            <w:bottom w:val="none" w:sz="0" w:space="0" w:color="auto"/>
            <w:right w:val="none" w:sz="0" w:space="0" w:color="auto"/>
          </w:divBdr>
        </w:div>
      </w:divsChild>
    </w:div>
    <w:div w:id="1479297423">
      <w:marLeft w:val="640"/>
      <w:marRight w:val="0"/>
      <w:marTop w:val="0"/>
      <w:marBottom w:val="0"/>
      <w:divBdr>
        <w:top w:val="none" w:sz="0" w:space="0" w:color="auto"/>
        <w:left w:val="none" w:sz="0" w:space="0" w:color="auto"/>
        <w:bottom w:val="none" w:sz="0" w:space="0" w:color="auto"/>
        <w:right w:val="none" w:sz="0" w:space="0" w:color="auto"/>
      </w:divBdr>
    </w:div>
    <w:div w:id="1480415373">
      <w:marLeft w:val="640"/>
      <w:marRight w:val="0"/>
      <w:marTop w:val="0"/>
      <w:marBottom w:val="0"/>
      <w:divBdr>
        <w:top w:val="none" w:sz="0" w:space="0" w:color="auto"/>
        <w:left w:val="none" w:sz="0" w:space="0" w:color="auto"/>
        <w:bottom w:val="none" w:sz="0" w:space="0" w:color="auto"/>
        <w:right w:val="none" w:sz="0" w:space="0" w:color="auto"/>
      </w:divBdr>
    </w:div>
    <w:div w:id="1481342492">
      <w:marLeft w:val="640"/>
      <w:marRight w:val="0"/>
      <w:marTop w:val="0"/>
      <w:marBottom w:val="0"/>
      <w:divBdr>
        <w:top w:val="none" w:sz="0" w:space="0" w:color="auto"/>
        <w:left w:val="none" w:sz="0" w:space="0" w:color="auto"/>
        <w:bottom w:val="none" w:sz="0" w:space="0" w:color="auto"/>
        <w:right w:val="none" w:sz="0" w:space="0" w:color="auto"/>
      </w:divBdr>
    </w:div>
    <w:div w:id="1481456187">
      <w:marLeft w:val="640"/>
      <w:marRight w:val="0"/>
      <w:marTop w:val="0"/>
      <w:marBottom w:val="0"/>
      <w:divBdr>
        <w:top w:val="none" w:sz="0" w:space="0" w:color="auto"/>
        <w:left w:val="none" w:sz="0" w:space="0" w:color="auto"/>
        <w:bottom w:val="none" w:sz="0" w:space="0" w:color="auto"/>
        <w:right w:val="none" w:sz="0" w:space="0" w:color="auto"/>
      </w:divBdr>
    </w:div>
    <w:div w:id="1482507132">
      <w:marLeft w:val="0"/>
      <w:marRight w:val="0"/>
      <w:marTop w:val="0"/>
      <w:marBottom w:val="0"/>
      <w:divBdr>
        <w:top w:val="none" w:sz="0" w:space="0" w:color="auto"/>
        <w:left w:val="none" w:sz="0" w:space="0" w:color="auto"/>
        <w:bottom w:val="none" w:sz="0" w:space="0" w:color="auto"/>
        <w:right w:val="none" w:sz="0" w:space="0" w:color="auto"/>
      </w:divBdr>
    </w:div>
    <w:div w:id="1483884742">
      <w:marLeft w:val="640"/>
      <w:marRight w:val="0"/>
      <w:marTop w:val="0"/>
      <w:marBottom w:val="0"/>
      <w:divBdr>
        <w:top w:val="none" w:sz="0" w:space="0" w:color="auto"/>
        <w:left w:val="none" w:sz="0" w:space="0" w:color="auto"/>
        <w:bottom w:val="none" w:sz="0" w:space="0" w:color="auto"/>
        <w:right w:val="none" w:sz="0" w:space="0" w:color="auto"/>
      </w:divBdr>
    </w:div>
    <w:div w:id="1488666933">
      <w:marLeft w:val="640"/>
      <w:marRight w:val="0"/>
      <w:marTop w:val="0"/>
      <w:marBottom w:val="0"/>
      <w:divBdr>
        <w:top w:val="none" w:sz="0" w:space="0" w:color="auto"/>
        <w:left w:val="none" w:sz="0" w:space="0" w:color="auto"/>
        <w:bottom w:val="none" w:sz="0" w:space="0" w:color="auto"/>
        <w:right w:val="none" w:sz="0" w:space="0" w:color="auto"/>
      </w:divBdr>
    </w:div>
    <w:div w:id="1489319944">
      <w:bodyDiv w:val="1"/>
      <w:marLeft w:val="0"/>
      <w:marRight w:val="0"/>
      <w:marTop w:val="0"/>
      <w:marBottom w:val="0"/>
      <w:divBdr>
        <w:top w:val="none" w:sz="0" w:space="0" w:color="auto"/>
        <w:left w:val="none" w:sz="0" w:space="0" w:color="auto"/>
        <w:bottom w:val="none" w:sz="0" w:space="0" w:color="auto"/>
        <w:right w:val="none" w:sz="0" w:space="0" w:color="auto"/>
      </w:divBdr>
      <w:divsChild>
        <w:div w:id="1567254059">
          <w:marLeft w:val="640"/>
          <w:marRight w:val="0"/>
          <w:marTop w:val="0"/>
          <w:marBottom w:val="0"/>
          <w:divBdr>
            <w:top w:val="none" w:sz="0" w:space="0" w:color="auto"/>
            <w:left w:val="none" w:sz="0" w:space="0" w:color="auto"/>
            <w:bottom w:val="none" w:sz="0" w:space="0" w:color="auto"/>
            <w:right w:val="none" w:sz="0" w:space="0" w:color="auto"/>
          </w:divBdr>
        </w:div>
        <w:div w:id="166789283">
          <w:marLeft w:val="640"/>
          <w:marRight w:val="0"/>
          <w:marTop w:val="0"/>
          <w:marBottom w:val="0"/>
          <w:divBdr>
            <w:top w:val="none" w:sz="0" w:space="0" w:color="auto"/>
            <w:left w:val="none" w:sz="0" w:space="0" w:color="auto"/>
            <w:bottom w:val="none" w:sz="0" w:space="0" w:color="auto"/>
            <w:right w:val="none" w:sz="0" w:space="0" w:color="auto"/>
          </w:divBdr>
        </w:div>
        <w:div w:id="2085948845">
          <w:marLeft w:val="640"/>
          <w:marRight w:val="0"/>
          <w:marTop w:val="0"/>
          <w:marBottom w:val="0"/>
          <w:divBdr>
            <w:top w:val="none" w:sz="0" w:space="0" w:color="auto"/>
            <w:left w:val="none" w:sz="0" w:space="0" w:color="auto"/>
            <w:bottom w:val="none" w:sz="0" w:space="0" w:color="auto"/>
            <w:right w:val="none" w:sz="0" w:space="0" w:color="auto"/>
          </w:divBdr>
        </w:div>
        <w:div w:id="456610982">
          <w:marLeft w:val="640"/>
          <w:marRight w:val="0"/>
          <w:marTop w:val="0"/>
          <w:marBottom w:val="0"/>
          <w:divBdr>
            <w:top w:val="none" w:sz="0" w:space="0" w:color="auto"/>
            <w:left w:val="none" w:sz="0" w:space="0" w:color="auto"/>
            <w:bottom w:val="none" w:sz="0" w:space="0" w:color="auto"/>
            <w:right w:val="none" w:sz="0" w:space="0" w:color="auto"/>
          </w:divBdr>
        </w:div>
        <w:div w:id="1151942055">
          <w:marLeft w:val="640"/>
          <w:marRight w:val="0"/>
          <w:marTop w:val="0"/>
          <w:marBottom w:val="0"/>
          <w:divBdr>
            <w:top w:val="none" w:sz="0" w:space="0" w:color="auto"/>
            <w:left w:val="none" w:sz="0" w:space="0" w:color="auto"/>
            <w:bottom w:val="none" w:sz="0" w:space="0" w:color="auto"/>
            <w:right w:val="none" w:sz="0" w:space="0" w:color="auto"/>
          </w:divBdr>
        </w:div>
        <w:div w:id="1119376669">
          <w:marLeft w:val="640"/>
          <w:marRight w:val="0"/>
          <w:marTop w:val="0"/>
          <w:marBottom w:val="0"/>
          <w:divBdr>
            <w:top w:val="none" w:sz="0" w:space="0" w:color="auto"/>
            <w:left w:val="none" w:sz="0" w:space="0" w:color="auto"/>
            <w:bottom w:val="none" w:sz="0" w:space="0" w:color="auto"/>
            <w:right w:val="none" w:sz="0" w:space="0" w:color="auto"/>
          </w:divBdr>
        </w:div>
        <w:div w:id="1231037208">
          <w:marLeft w:val="640"/>
          <w:marRight w:val="0"/>
          <w:marTop w:val="0"/>
          <w:marBottom w:val="0"/>
          <w:divBdr>
            <w:top w:val="none" w:sz="0" w:space="0" w:color="auto"/>
            <w:left w:val="none" w:sz="0" w:space="0" w:color="auto"/>
            <w:bottom w:val="none" w:sz="0" w:space="0" w:color="auto"/>
            <w:right w:val="none" w:sz="0" w:space="0" w:color="auto"/>
          </w:divBdr>
        </w:div>
        <w:div w:id="1739790296">
          <w:marLeft w:val="640"/>
          <w:marRight w:val="0"/>
          <w:marTop w:val="0"/>
          <w:marBottom w:val="0"/>
          <w:divBdr>
            <w:top w:val="none" w:sz="0" w:space="0" w:color="auto"/>
            <w:left w:val="none" w:sz="0" w:space="0" w:color="auto"/>
            <w:bottom w:val="none" w:sz="0" w:space="0" w:color="auto"/>
            <w:right w:val="none" w:sz="0" w:space="0" w:color="auto"/>
          </w:divBdr>
        </w:div>
        <w:div w:id="666397846">
          <w:marLeft w:val="640"/>
          <w:marRight w:val="0"/>
          <w:marTop w:val="0"/>
          <w:marBottom w:val="0"/>
          <w:divBdr>
            <w:top w:val="none" w:sz="0" w:space="0" w:color="auto"/>
            <w:left w:val="none" w:sz="0" w:space="0" w:color="auto"/>
            <w:bottom w:val="none" w:sz="0" w:space="0" w:color="auto"/>
            <w:right w:val="none" w:sz="0" w:space="0" w:color="auto"/>
          </w:divBdr>
        </w:div>
        <w:div w:id="527912632">
          <w:marLeft w:val="640"/>
          <w:marRight w:val="0"/>
          <w:marTop w:val="0"/>
          <w:marBottom w:val="0"/>
          <w:divBdr>
            <w:top w:val="none" w:sz="0" w:space="0" w:color="auto"/>
            <w:left w:val="none" w:sz="0" w:space="0" w:color="auto"/>
            <w:bottom w:val="none" w:sz="0" w:space="0" w:color="auto"/>
            <w:right w:val="none" w:sz="0" w:space="0" w:color="auto"/>
          </w:divBdr>
        </w:div>
        <w:div w:id="159544722">
          <w:marLeft w:val="640"/>
          <w:marRight w:val="0"/>
          <w:marTop w:val="0"/>
          <w:marBottom w:val="0"/>
          <w:divBdr>
            <w:top w:val="none" w:sz="0" w:space="0" w:color="auto"/>
            <w:left w:val="none" w:sz="0" w:space="0" w:color="auto"/>
            <w:bottom w:val="none" w:sz="0" w:space="0" w:color="auto"/>
            <w:right w:val="none" w:sz="0" w:space="0" w:color="auto"/>
          </w:divBdr>
        </w:div>
        <w:div w:id="1638341695">
          <w:marLeft w:val="640"/>
          <w:marRight w:val="0"/>
          <w:marTop w:val="0"/>
          <w:marBottom w:val="0"/>
          <w:divBdr>
            <w:top w:val="none" w:sz="0" w:space="0" w:color="auto"/>
            <w:left w:val="none" w:sz="0" w:space="0" w:color="auto"/>
            <w:bottom w:val="none" w:sz="0" w:space="0" w:color="auto"/>
            <w:right w:val="none" w:sz="0" w:space="0" w:color="auto"/>
          </w:divBdr>
        </w:div>
        <w:div w:id="1844199197">
          <w:marLeft w:val="640"/>
          <w:marRight w:val="0"/>
          <w:marTop w:val="0"/>
          <w:marBottom w:val="0"/>
          <w:divBdr>
            <w:top w:val="none" w:sz="0" w:space="0" w:color="auto"/>
            <w:left w:val="none" w:sz="0" w:space="0" w:color="auto"/>
            <w:bottom w:val="none" w:sz="0" w:space="0" w:color="auto"/>
            <w:right w:val="none" w:sz="0" w:space="0" w:color="auto"/>
          </w:divBdr>
        </w:div>
        <w:div w:id="368843501">
          <w:marLeft w:val="640"/>
          <w:marRight w:val="0"/>
          <w:marTop w:val="0"/>
          <w:marBottom w:val="0"/>
          <w:divBdr>
            <w:top w:val="none" w:sz="0" w:space="0" w:color="auto"/>
            <w:left w:val="none" w:sz="0" w:space="0" w:color="auto"/>
            <w:bottom w:val="none" w:sz="0" w:space="0" w:color="auto"/>
            <w:right w:val="none" w:sz="0" w:space="0" w:color="auto"/>
          </w:divBdr>
        </w:div>
        <w:div w:id="1252934452">
          <w:marLeft w:val="640"/>
          <w:marRight w:val="0"/>
          <w:marTop w:val="0"/>
          <w:marBottom w:val="0"/>
          <w:divBdr>
            <w:top w:val="none" w:sz="0" w:space="0" w:color="auto"/>
            <w:left w:val="none" w:sz="0" w:space="0" w:color="auto"/>
            <w:bottom w:val="none" w:sz="0" w:space="0" w:color="auto"/>
            <w:right w:val="none" w:sz="0" w:space="0" w:color="auto"/>
          </w:divBdr>
        </w:div>
        <w:div w:id="2064716545">
          <w:marLeft w:val="640"/>
          <w:marRight w:val="0"/>
          <w:marTop w:val="0"/>
          <w:marBottom w:val="0"/>
          <w:divBdr>
            <w:top w:val="none" w:sz="0" w:space="0" w:color="auto"/>
            <w:left w:val="none" w:sz="0" w:space="0" w:color="auto"/>
            <w:bottom w:val="none" w:sz="0" w:space="0" w:color="auto"/>
            <w:right w:val="none" w:sz="0" w:space="0" w:color="auto"/>
          </w:divBdr>
        </w:div>
        <w:div w:id="327562976">
          <w:marLeft w:val="640"/>
          <w:marRight w:val="0"/>
          <w:marTop w:val="0"/>
          <w:marBottom w:val="0"/>
          <w:divBdr>
            <w:top w:val="none" w:sz="0" w:space="0" w:color="auto"/>
            <w:left w:val="none" w:sz="0" w:space="0" w:color="auto"/>
            <w:bottom w:val="none" w:sz="0" w:space="0" w:color="auto"/>
            <w:right w:val="none" w:sz="0" w:space="0" w:color="auto"/>
          </w:divBdr>
        </w:div>
        <w:div w:id="1348872074">
          <w:marLeft w:val="640"/>
          <w:marRight w:val="0"/>
          <w:marTop w:val="0"/>
          <w:marBottom w:val="0"/>
          <w:divBdr>
            <w:top w:val="none" w:sz="0" w:space="0" w:color="auto"/>
            <w:left w:val="none" w:sz="0" w:space="0" w:color="auto"/>
            <w:bottom w:val="none" w:sz="0" w:space="0" w:color="auto"/>
            <w:right w:val="none" w:sz="0" w:space="0" w:color="auto"/>
          </w:divBdr>
        </w:div>
        <w:div w:id="1767726796">
          <w:marLeft w:val="640"/>
          <w:marRight w:val="0"/>
          <w:marTop w:val="0"/>
          <w:marBottom w:val="0"/>
          <w:divBdr>
            <w:top w:val="none" w:sz="0" w:space="0" w:color="auto"/>
            <w:left w:val="none" w:sz="0" w:space="0" w:color="auto"/>
            <w:bottom w:val="none" w:sz="0" w:space="0" w:color="auto"/>
            <w:right w:val="none" w:sz="0" w:space="0" w:color="auto"/>
          </w:divBdr>
        </w:div>
        <w:div w:id="653488370">
          <w:marLeft w:val="640"/>
          <w:marRight w:val="0"/>
          <w:marTop w:val="0"/>
          <w:marBottom w:val="0"/>
          <w:divBdr>
            <w:top w:val="none" w:sz="0" w:space="0" w:color="auto"/>
            <w:left w:val="none" w:sz="0" w:space="0" w:color="auto"/>
            <w:bottom w:val="none" w:sz="0" w:space="0" w:color="auto"/>
            <w:right w:val="none" w:sz="0" w:space="0" w:color="auto"/>
          </w:divBdr>
        </w:div>
        <w:div w:id="612177576">
          <w:marLeft w:val="640"/>
          <w:marRight w:val="0"/>
          <w:marTop w:val="0"/>
          <w:marBottom w:val="0"/>
          <w:divBdr>
            <w:top w:val="none" w:sz="0" w:space="0" w:color="auto"/>
            <w:left w:val="none" w:sz="0" w:space="0" w:color="auto"/>
            <w:bottom w:val="none" w:sz="0" w:space="0" w:color="auto"/>
            <w:right w:val="none" w:sz="0" w:space="0" w:color="auto"/>
          </w:divBdr>
        </w:div>
        <w:div w:id="1935237195">
          <w:marLeft w:val="640"/>
          <w:marRight w:val="0"/>
          <w:marTop w:val="0"/>
          <w:marBottom w:val="0"/>
          <w:divBdr>
            <w:top w:val="none" w:sz="0" w:space="0" w:color="auto"/>
            <w:left w:val="none" w:sz="0" w:space="0" w:color="auto"/>
            <w:bottom w:val="none" w:sz="0" w:space="0" w:color="auto"/>
            <w:right w:val="none" w:sz="0" w:space="0" w:color="auto"/>
          </w:divBdr>
        </w:div>
        <w:div w:id="1228344632">
          <w:marLeft w:val="640"/>
          <w:marRight w:val="0"/>
          <w:marTop w:val="0"/>
          <w:marBottom w:val="0"/>
          <w:divBdr>
            <w:top w:val="none" w:sz="0" w:space="0" w:color="auto"/>
            <w:left w:val="none" w:sz="0" w:space="0" w:color="auto"/>
            <w:bottom w:val="none" w:sz="0" w:space="0" w:color="auto"/>
            <w:right w:val="none" w:sz="0" w:space="0" w:color="auto"/>
          </w:divBdr>
        </w:div>
        <w:div w:id="1254515133">
          <w:marLeft w:val="640"/>
          <w:marRight w:val="0"/>
          <w:marTop w:val="0"/>
          <w:marBottom w:val="0"/>
          <w:divBdr>
            <w:top w:val="none" w:sz="0" w:space="0" w:color="auto"/>
            <w:left w:val="none" w:sz="0" w:space="0" w:color="auto"/>
            <w:bottom w:val="none" w:sz="0" w:space="0" w:color="auto"/>
            <w:right w:val="none" w:sz="0" w:space="0" w:color="auto"/>
          </w:divBdr>
        </w:div>
        <w:div w:id="1316839912">
          <w:marLeft w:val="640"/>
          <w:marRight w:val="0"/>
          <w:marTop w:val="0"/>
          <w:marBottom w:val="0"/>
          <w:divBdr>
            <w:top w:val="none" w:sz="0" w:space="0" w:color="auto"/>
            <w:left w:val="none" w:sz="0" w:space="0" w:color="auto"/>
            <w:bottom w:val="none" w:sz="0" w:space="0" w:color="auto"/>
            <w:right w:val="none" w:sz="0" w:space="0" w:color="auto"/>
          </w:divBdr>
        </w:div>
        <w:div w:id="1503200700">
          <w:marLeft w:val="640"/>
          <w:marRight w:val="0"/>
          <w:marTop w:val="0"/>
          <w:marBottom w:val="0"/>
          <w:divBdr>
            <w:top w:val="none" w:sz="0" w:space="0" w:color="auto"/>
            <w:left w:val="none" w:sz="0" w:space="0" w:color="auto"/>
            <w:bottom w:val="none" w:sz="0" w:space="0" w:color="auto"/>
            <w:right w:val="none" w:sz="0" w:space="0" w:color="auto"/>
          </w:divBdr>
        </w:div>
        <w:div w:id="1561592185">
          <w:marLeft w:val="640"/>
          <w:marRight w:val="0"/>
          <w:marTop w:val="0"/>
          <w:marBottom w:val="0"/>
          <w:divBdr>
            <w:top w:val="none" w:sz="0" w:space="0" w:color="auto"/>
            <w:left w:val="none" w:sz="0" w:space="0" w:color="auto"/>
            <w:bottom w:val="none" w:sz="0" w:space="0" w:color="auto"/>
            <w:right w:val="none" w:sz="0" w:space="0" w:color="auto"/>
          </w:divBdr>
        </w:div>
        <w:div w:id="1857502542">
          <w:marLeft w:val="640"/>
          <w:marRight w:val="0"/>
          <w:marTop w:val="0"/>
          <w:marBottom w:val="0"/>
          <w:divBdr>
            <w:top w:val="none" w:sz="0" w:space="0" w:color="auto"/>
            <w:left w:val="none" w:sz="0" w:space="0" w:color="auto"/>
            <w:bottom w:val="none" w:sz="0" w:space="0" w:color="auto"/>
            <w:right w:val="none" w:sz="0" w:space="0" w:color="auto"/>
          </w:divBdr>
        </w:div>
        <w:div w:id="970594430">
          <w:marLeft w:val="640"/>
          <w:marRight w:val="0"/>
          <w:marTop w:val="0"/>
          <w:marBottom w:val="0"/>
          <w:divBdr>
            <w:top w:val="none" w:sz="0" w:space="0" w:color="auto"/>
            <w:left w:val="none" w:sz="0" w:space="0" w:color="auto"/>
            <w:bottom w:val="none" w:sz="0" w:space="0" w:color="auto"/>
            <w:right w:val="none" w:sz="0" w:space="0" w:color="auto"/>
          </w:divBdr>
        </w:div>
        <w:div w:id="388311207">
          <w:marLeft w:val="640"/>
          <w:marRight w:val="0"/>
          <w:marTop w:val="0"/>
          <w:marBottom w:val="0"/>
          <w:divBdr>
            <w:top w:val="none" w:sz="0" w:space="0" w:color="auto"/>
            <w:left w:val="none" w:sz="0" w:space="0" w:color="auto"/>
            <w:bottom w:val="none" w:sz="0" w:space="0" w:color="auto"/>
            <w:right w:val="none" w:sz="0" w:space="0" w:color="auto"/>
          </w:divBdr>
        </w:div>
        <w:div w:id="1315570653">
          <w:marLeft w:val="640"/>
          <w:marRight w:val="0"/>
          <w:marTop w:val="0"/>
          <w:marBottom w:val="0"/>
          <w:divBdr>
            <w:top w:val="none" w:sz="0" w:space="0" w:color="auto"/>
            <w:left w:val="none" w:sz="0" w:space="0" w:color="auto"/>
            <w:bottom w:val="none" w:sz="0" w:space="0" w:color="auto"/>
            <w:right w:val="none" w:sz="0" w:space="0" w:color="auto"/>
          </w:divBdr>
        </w:div>
        <w:div w:id="372579561">
          <w:marLeft w:val="640"/>
          <w:marRight w:val="0"/>
          <w:marTop w:val="0"/>
          <w:marBottom w:val="0"/>
          <w:divBdr>
            <w:top w:val="none" w:sz="0" w:space="0" w:color="auto"/>
            <w:left w:val="none" w:sz="0" w:space="0" w:color="auto"/>
            <w:bottom w:val="none" w:sz="0" w:space="0" w:color="auto"/>
            <w:right w:val="none" w:sz="0" w:space="0" w:color="auto"/>
          </w:divBdr>
        </w:div>
        <w:div w:id="512306737">
          <w:marLeft w:val="640"/>
          <w:marRight w:val="0"/>
          <w:marTop w:val="0"/>
          <w:marBottom w:val="0"/>
          <w:divBdr>
            <w:top w:val="none" w:sz="0" w:space="0" w:color="auto"/>
            <w:left w:val="none" w:sz="0" w:space="0" w:color="auto"/>
            <w:bottom w:val="none" w:sz="0" w:space="0" w:color="auto"/>
            <w:right w:val="none" w:sz="0" w:space="0" w:color="auto"/>
          </w:divBdr>
        </w:div>
        <w:div w:id="1028065098">
          <w:marLeft w:val="640"/>
          <w:marRight w:val="0"/>
          <w:marTop w:val="0"/>
          <w:marBottom w:val="0"/>
          <w:divBdr>
            <w:top w:val="none" w:sz="0" w:space="0" w:color="auto"/>
            <w:left w:val="none" w:sz="0" w:space="0" w:color="auto"/>
            <w:bottom w:val="none" w:sz="0" w:space="0" w:color="auto"/>
            <w:right w:val="none" w:sz="0" w:space="0" w:color="auto"/>
          </w:divBdr>
        </w:div>
        <w:div w:id="775634342">
          <w:marLeft w:val="640"/>
          <w:marRight w:val="0"/>
          <w:marTop w:val="0"/>
          <w:marBottom w:val="0"/>
          <w:divBdr>
            <w:top w:val="none" w:sz="0" w:space="0" w:color="auto"/>
            <w:left w:val="none" w:sz="0" w:space="0" w:color="auto"/>
            <w:bottom w:val="none" w:sz="0" w:space="0" w:color="auto"/>
            <w:right w:val="none" w:sz="0" w:space="0" w:color="auto"/>
          </w:divBdr>
        </w:div>
        <w:div w:id="313460065">
          <w:marLeft w:val="640"/>
          <w:marRight w:val="0"/>
          <w:marTop w:val="0"/>
          <w:marBottom w:val="0"/>
          <w:divBdr>
            <w:top w:val="none" w:sz="0" w:space="0" w:color="auto"/>
            <w:left w:val="none" w:sz="0" w:space="0" w:color="auto"/>
            <w:bottom w:val="none" w:sz="0" w:space="0" w:color="auto"/>
            <w:right w:val="none" w:sz="0" w:space="0" w:color="auto"/>
          </w:divBdr>
        </w:div>
        <w:div w:id="429854335">
          <w:marLeft w:val="640"/>
          <w:marRight w:val="0"/>
          <w:marTop w:val="0"/>
          <w:marBottom w:val="0"/>
          <w:divBdr>
            <w:top w:val="none" w:sz="0" w:space="0" w:color="auto"/>
            <w:left w:val="none" w:sz="0" w:space="0" w:color="auto"/>
            <w:bottom w:val="none" w:sz="0" w:space="0" w:color="auto"/>
            <w:right w:val="none" w:sz="0" w:space="0" w:color="auto"/>
          </w:divBdr>
        </w:div>
        <w:div w:id="1924102329">
          <w:marLeft w:val="640"/>
          <w:marRight w:val="0"/>
          <w:marTop w:val="0"/>
          <w:marBottom w:val="0"/>
          <w:divBdr>
            <w:top w:val="none" w:sz="0" w:space="0" w:color="auto"/>
            <w:left w:val="none" w:sz="0" w:space="0" w:color="auto"/>
            <w:bottom w:val="none" w:sz="0" w:space="0" w:color="auto"/>
            <w:right w:val="none" w:sz="0" w:space="0" w:color="auto"/>
          </w:divBdr>
        </w:div>
        <w:div w:id="499808102">
          <w:marLeft w:val="640"/>
          <w:marRight w:val="0"/>
          <w:marTop w:val="0"/>
          <w:marBottom w:val="0"/>
          <w:divBdr>
            <w:top w:val="none" w:sz="0" w:space="0" w:color="auto"/>
            <w:left w:val="none" w:sz="0" w:space="0" w:color="auto"/>
            <w:bottom w:val="none" w:sz="0" w:space="0" w:color="auto"/>
            <w:right w:val="none" w:sz="0" w:space="0" w:color="auto"/>
          </w:divBdr>
        </w:div>
        <w:div w:id="980186668">
          <w:marLeft w:val="640"/>
          <w:marRight w:val="0"/>
          <w:marTop w:val="0"/>
          <w:marBottom w:val="0"/>
          <w:divBdr>
            <w:top w:val="none" w:sz="0" w:space="0" w:color="auto"/>
            <w:left w:val="none" w:sz="0" w:space="0" w:color="auto"/>
            <w:bottom w:val="none" w:sz="0" w:space="0" w:color="auto"/>
            <w:right w:val="none" w:sz="0" w:space="0" w:color="auto"/>
          </w:divBdr>
        </w:div>
        <w:div w:id="1728529977">
          <w:marLeft w:val="640"/>
          <w:marRight w:val="0"/>
          <w:marTop w:val="0"/>
          <w:marBottom w:val="0"/>
          <w:divBdr>
            <w:top w:val="none" w:sz="0" w:space="0" w:color="auto"/>
            <w:left w:val="none" w:sz="0" w:space="0" w:color="auto"/>
            <w:bottom w:val="none" w:sz="0" w:space="0" w:color="auto"/>
            <w:right w:val="none" w:sz="0" w:space="0" w:color="auto"/>
          </w:divBdr>
        </w:div>
        <w:div w:id="762144635">
          <w:marLeft w:val="640"/>
          <w:marRight w:val="0"/>
          <w:marTop w:val="0"/>
          <w:marBottom w:val="0"/>
          <w:divBdr>
            <w:top w:val="none" w:sz="0" w:space="0" w:color="auto"/>
            <w:left w:val="none" w:sz="0" w:space="0" w:color="auto"/>
            <w:bottom w:val="none" w:sz="0" w:space="0" w:color="auto"/>
            <w:right w:val="none" w:sz="0" w:space="0" w:color="auto"/>
          </w:divBdr>
        </w:div>
        <w:div w:id="273026687">
          <w:marLeft w:val="640"/>
          <w:marRight w:val="0"/>
          <w:marTop w:val="0"/>
          <w:marBottom w:val="0"/>
          <w:divBdr>
            <w:top w:val="none" w:sz="0" w:space="0" w:color="auto"/>
            <w:left w:val="none" w:sz="0" w:space="0" w:color="auto"/>
            <w:bottom w:val="none" w:sz="0" w:space="0" w:color="auto"/>
            <w:right w:val="none" w:sz="0" w:space="0" w:color="auto"/>
          </w:divBdr>
        </w:div>
        <w:div w:id="894588017">
          <w:marLeft w:val="640"/>
          <w:marRight w:val="0"/>
          <w:marTop w:val="0"/>
          <w:marBottom w:val="0"/>
          <w:divBdr>
            <w:top w:val="none" w:sz="0" w:space="0" w:color="auto"/>
            <w:left w:val="none" w:sz="0" w:space="0" w:color="auto"/>
            <w:bottom w:val="none" w:sz="0" w:space="0" w:color="auto"/>
            <w:right w:val="none" w:sz="0" w:space="0" w:color="auto"/>
          </w:divBdr>
        </w:div>
        <w:div w:id="1155685316">
          <w:marLeft w:val="640"/>
          <w:marRight w:val="0"/>
          <w:marTop w:val="0"/>
          <w:marBottom w:val="0"/>
          <w:divBdr>
            <w:top w:val="none" w:sz="0" w:space="0" w:color="auto"/>
            <w:left w:val="none" w:sz="0" w:space="0" w:color="auto"/>
            <w:bottom w:val="none" w:sz="0" w:space="0" w:color="auto"/>
            <w:right w:val="none" w:sz="0" w:space="0" w:color="auto"/>
          </w:divBdr>
        </w:div>
        <w:div w:id="266038812">
          <w:marLeft w:val="640"/>
          <w:marRight w:val="0"/>
          <w:marTop w:val="0"/>
          <w:marBottom w:val="0"/>
          <w:divBdr>
            <w:top w:val="none" w:sz="0" w:space="0" w:color="auto"/>
            <w:left w:val="none" w:sz="0" w:space="0" w:color="auto"/>
            <w:bottom w:val="none" w:sz="0" w:space="0" w:color="auto"/>
            <w:right w:val="none" w:sz="0" w:space="0" w:color="auto"/>
          </w:divBdr>
        </w:div>
        <w:div w:id="675115381">
          <w:marLeft w:val="640"/>
          <w:marRight w:val="0"/>
          <w:marTop w:val="0"/>
          <w:marBottom w:val="0"/>
          <w:divBdr>
            <w:top w:val="none" w:sz="0" w:space="0" w:color="auto"/>
            <w:left w:val="none" w:sz="0" w:space="0" w:color="auto"/>
            <w:bottom w:val="none" w:sz="0" w:space="0" w:color="auto"/>
            <w:right w:val="none" w:sz="0" w:space="0" w:color="auto"/>
          </w:divBdr>
        </w:div>
        <w:div w:id="1165517284">
          <w:marLeft w:val="640"/>
          <w:marRight w:val="0"/>
          <w:marTop w:val="0"/>
          <w:marBottom w:val="0"/>
          <w:divBdr>
            <w:top w:val="none" w:sz="0" w:space="0" w:color="auto"/>
            <w:left w:val="none" w:sz="0" w:space="0" w:color="auto"/>
            <w:bottom w:val="none" w:sz="0" w:space="0" w:color="auto"/>
            <w:right w:val="none" w:sz="0" w:space="0" w:color="auto"/>
          </w:divBdr>
        </w:div>
        <w:div w:id="1791971864">
          <w:marLeft w:val="640"/>
          <w:marRight w:val="0"/>
          <w:marTop w:val="0"/>
          <w:marBottom w:val="0"/>
          <w:divBdr>
            <w:top w:val="none" w:sz="0" w:space="0" w:color="auto"/>
            <w:left w:val="none" w:sz="0" w:space="0" w:color="auto"/>
            <w:bottom w:val="none" w:sz="0" w:space="0" w:color="auto"/>
            <w:right w:val="none" w:sz="0" w:space="0" w:color="auto"/>
          </w:divBdr>
        </w:div>
        <w:div w:id="1445732146">
          <w:marLeft w:val="640"/>
          <w:marRight w:val="0"/>
          <w:marTop w:val="0"/>
          <w:marBottom w:val="0"/>
          <w:divBdr>
            <w:top w:val="none" w:sz="0" w:space="0" w:color="auto"/>
            <w:left w:val="none" w:sz="0" w:space="0" w:color="auto"/>
            <w:bottom w:val="none" w:sz="0" w:space="0" w:color="auto"/>
            <w:right w:val="none" w:sz="0" w:space="0" w:color="auto"/>
          </w:divBdr>
        </w:div>
        <w:div w:id="1253511959">
          <w:marLeft w:val="640"/>
          <w:marRight w:val="0"/>
          <w:marTop w:val="0"/>
          <w:marBottom w:val="0"/>
          <w:divBdr>
            <w:top w:val="none" w:sz="0" w:space="0" w:color="auto"/>
            <w:left w:val="none" w:sz="0" w:space="0" w:color="auto"/>
            <w:bottom w:val="none" w:sz="0" w:space="0" w:color="auto"/>
            <w:right w:val="none" w:sz="0" w:space="0" w:color="auto"/>
          </w:divBdr>
        </w:div>
      </w:divsChild>
    </w:div>
    <w:div w:id="1490366477">
      <w:bodyDiv w:val="1"/>
      <w:marLeft w:val="0"/>
      <w:marRight w:val="0"/>
      <w:marTop w:val="0"/>
      <w:marBottom w:val="0"/>
      <w:divBdr>
        <w:top w:val="none" w:sz="0" w:space="0" w:color="auto"/>
        <w:left w:val="none" w:sz="0" w:space="0" w:color="auto"/>
        <w:bottom w:val="none" w:sz="0" w:space="0" w:color="auto"/>
        <w:right w:val="none" w:sz="0" w:space="0" w:color="auto"/>
      </w:divBdr>
      <w:divsChild>
        <w:div w:id="1438911804">
          <w:marLeft w:val="640"/>
          <w:marRight w:val="0"/>
          <w:marTop w:val="0"/>
          <w:marBottom w:val="0"/>
          <w:divBdr>
            <w:top w:val="none" w:sz="0" w:space="0" w:color="auto"/>
            <w:left w:val="none" w:sz="0" w:space="0" w:color="auto"/>
            <w:bottom w:val="none" w:sz="0" w:space="0" w:color="auto"/>
            <w:right w:val="none" w:sz="0" w:space="0" w:color="auto"/>
          </w:divBdr>
        </w:div>
        <w:div w:id="424152349">
          <w:marLeft w:val="640"/>
          <w:marRight w:val="0"/>
          <w:marTop w:val="0"/>
          <w:marBottom w:val="0"/>
          <w:divBdr>
            <w:top w:val="none" w:sz="0" w:space="0" w:color="auto"/>
            <w:left w:val="none" w:sz="0" w:space="0" w:color="auto"/>
            <w:bottom w:val="none" w:sz="0" w:space="0" w:color="auto"/>
            <w:right w:val="none" w:sz="0" w:space="0" w:color="auto"/>
          </w:divBdr>
        </w:div>
        <w:div w:id="586504139">
          <w:marLeft w:val="640"/>
          <w:marRight w:val="0"/>
          <w:marTop w:val="0"/>
          <w:marBottom w:val="0"/>
          <w:divBdr>
            <w:top w:val="none" w:sz="0" w:space="0" w:color="auto"/>
            <w:left w:val="none" w:sz="0" w:space="0" w:color="auto"/>
            <w:bottom w:val="none" w:sz="0" w:space="0" w:color="auto"/>
            <w:right w:val="none" w:sz="0" w:space="0" w:color="auto"/>
          </w:divBdr>
        </w:div>
        <w:div w:id="1128625280">
          <w:marLeft w:val="640"/>
          <w:marRight w:val="0"/>
          <w:marTop w:val="0"/>
          <w:marBottom w:val="0"/>
          <w:divBdr>
            <w:top w:val="none" w:sz="0" w:space="0" w:color="auto"/>
            <w:left w:val="none" w:sz="0" w:space="0" w:color="auto"/>
            <w:bottom w:val="none" w:sz="0" w:space="0" w:color="auto"/>
            <w:right w:val="none" w:sz="0" w:space="0" w:color="auto"/>
          </w:divBdr>
        </w:div>
        <w:div w:id="1119570356">
          <w:marLeft w:val="640"/>
          <w:marRight w:val="0"/>
          <w:marTop w:val="0"/>
          <w:marBottom w:val="0"/>
          <w:divBdr>
            <w:top w:val="none" w:sz="0" w:space="0" w:color="auto"/>
            <w:left w:val="none" w:sz="0" w:space="0" w:color="auto"/>
            <w:bottom w:val="none" w:sz="0" w:space="0" w:color="auto"/>
            <w:right w:val="none" w:sz="0" w:space="0" w:color="auto"/>
          </w:divBdr>
        </w:div>
        <w:div w:id="851601199">
          <w:marLeft w:val="640"/>
          <w:marRight w:val="0"/>
          <w:marTop w:val="0"/>
          <w:marBottom w:val="0"/>
          <w:divBdr>
            <w:top w:val="none" w:sz="0" w:space="0" w:color="auto"/>
            <w:left w:val="none" w:sz="0" w:space="0" w:color="auto"/>
            <w:bottom w:val="none" w:sz="0" w:space="0" w:color="auto"/>
            <w:right w:val="none" w:sz="0" w:space="0" w:color="auto"/>
          </w:divBdr>
        </w:div>
        <w:div w:id="1663703049">
          <w:marLeft w:val="640"/>
          <w:marRight w:val="0"/>
          <w:marTop w:val="0"/>
          <w:marBottom w:val="0"/>
          <w:divBdr>
            <w:top w:val="none" w:sz="0" w:space="0" w:color="auto"/>
            <w:left w:val="none" w:sz="0" w:space="0" w:color="auto"/>
            <w:bottom w:val="none" w:sz="0" w:space="0" w:color="auto"/>
            <w:right w:val="none" w:sz="0" w:space="0" w:color="auto"/>
          </w:divBdr>
        </w:div>
        <w:div w:id="1917009143">
          <w:marLeft w:val="640"/>
          <w:marRight w:val="0"/>
          <w:marTop w:val="0"/>
          <w:marBottom w:val="0"/>
          <w:divBdr>
            <w:top w:val="none" w:sz="0" w:space="0" w:color="auto"/>
            <w:left w:val="none" w:sz="0" w:space="0" w:color="auto"/>
            <w:bottom w:val="none" w:sz="0" w:space="0" w:color="auto"/>
            <w:right w:val="none" w:sz="0" w:space="0" w:color="auto"/>
          </w:divBdr>
        </w:div>
        <w:div w:id="1003049461">
          <w:marLeft w:val="640"/>
          <w:marRight w:val="0"/>
          <w:marTop w:val="0"/>
          <w:marBottom w:val="0"/>
          <w:divBdr>
            <w:top w:val="none" w:sz="0" w:space="0" w:color="auto"/>
            <w:left w:val="none" w:sz="0" w:space="0" w:color="auto"/>
            <w:bottom w:val="none" w:sz="0" w:space="0" w:color="auto"/>
            <w:right w:val="none" w:sz="0" w:space="0" w:color="auto"/>
          </w:divBdr>
        </w:div>
        <w:div w:id="2065714272">
          <w:marLeft w:val="640"/>
          <w:marRight w:val="0"/>
          <w:marTop w:val="0"/>
          <w:marBottom w:val="0"/>
          <w:divBdr>
            <w:top w:val="none" w:sz="0" w:space="0" w:color="auto"/>
            <w:left w:val="none" w:sz="0" w:space="0" w:color="auto"/>
            <w:bottom w:val="none" w:sz="0" w:space="0" w:color="auto"/>
            <w:right w:val="none" w:sz="0" w:space="0" w:color="auto"/>
          </w:divBdr>
        </w:div>
        <w:div w:id="799883414">
          <w:marLeft w:val="640"/>
          <w:marRight w:val="0"/>
          <w:marTop w:val="0"/>
          <w:marBottom w:val="0"/>
          <w:divBdr>
            <w:top w:val="none" w:sz="0" w:space="0" w:color="auto"/>
            <w:left w:val="none" w:sz="0" w:space="0" w:color="auto"/>
            <w:bottom w:val="none" w:sz="0" w:space="0" w:color="auto"/>
            <w:right w:val="none" w:sz="0" w:space="0" w:color="auto"/>
          </w:divBdr>
        </w:div>
        <w:div w:id="753747181">
          <w:marLeft w:val="640"/>
          <w:marRight w:val="0"/>
          <w:marTop w:val="0"/>
          <w:marBottom w:val="0"/>
          <w:divBdr>
            <w:top w:val="none" w:sz="0" w:space="0" w:color="auto"/>
            <w:left w:val="none" w:sz="0" w:space="0" w:color="auto"/>
            <w:bottom w:val="none" w:sz="0" w:space="0" w:color="auto"/>
            <w:right w:val="none" w:sz="0" w:space="0" w:color="auto"/>
          </w:divBdr>
        </w:div>
        <w:div w:id="1080642434">
          <w:marLeft w:val="640"/>
          <w:marRight w:val="0"/>
          <w:marTop w:val="0"/>
          <w:marBottom w:val="0"/>
          <w:divBdr>
            <w:top w:val="none" w:sz="0" w:space="0" w:color="auto"/>
            <w:left w:val="none" w:sz="0" w:space="0" w:color="auto"/>
            <w:bottom w:val="none" w:sz="0" w:space="0" w:color="auto"/>
            <w:right w:val="none" w:sz="0" w:space="0" w:color="auto"/>
          </w:divBdr>
        </w:div>
        <w:div w:id="408769617">
          <w:marLeft w:val="640"/>
          <w:marRight w:val="0"/>
          <w:marTop w:val="0"/>
          <w:marBottom w:val="0"/>
          <w:divBdr>
            <w:top w:val="none" w:sz="0" w:space="0" w:color="auto"/>
            <w:left w:val="none" w:sz="0" w:space="0" w:color="auto"/>
            <w:bottom w:val="none" w:sz="0" w:space="0" w:color="auto"/>
            <w:right w:val="none" w:sz="0" w:space="0" w:color="auto"/>
          </w:divBdr>
        </w:div>
        <w:div w:id="1353070726">
          <w:marLeft w:val="640"/>
          <w:marRight w:val="0"/>
          <w:marTop w:val="0"/>
          <w:marBottom w:val="0"/>
          <w:divBdr>
            <w:top w:val="none" w:sz="0" w:space="0" w:color="auto"/>
            <w:left w:val="none" w:sz="0" w:space="0" w:color="auto"/>
            <w:bottom w:val="none" w:sz="0" w:space="0" w:color="auto"/>
            <w:right w:val="none" w:sz="0" w:space="0" w:color="auto"/>
          </w:divBdr>
        </w:div>
        <w:div w:id="1136993485">
          <w:marLeft w:val="640"/>
          <w:marRight w:val="0"/>
          <w:marTop w:val="0"/>
          <w:marBottom w:val="0"/>
          <w:divBdr>
            <w:top w:val="none" w:sz="0" w:space="0" w:color="auto"/>
            <w:left w:val="none" w:sz="0" w:space="0" w:color="auto"/>
            <w:bottom w:val="none" w:sz="0" w:space="0" w:color="auto"/>
            <w:right w:val="none" w:sz="0" w:space="0" w:color="auto"/>
          </w:divBdr>
        </w:div>
        <w:div w:id="913508785">
          <w:marLeft w:val="640"/>
          <w:marRight w:val="0"/>
          <w:marTop w:val="0"/>
          <w:marBottom w:val="0"/>
          <w:divBdr>
            <w:top w:val="none" w:sz="0" w:space="0" w:color="auto"/>
            <w:left w:val="none" w:sz="0" w:space="0" w:color="auto"/>
            <w:bottom w:val="none" w:sz="0" w:space="0" w:color="auto"/>
            <w:right w:val="none" w:sz="0" w:space="0" w:color="auto"/>
          </w:divBdr>
        </w:div>
        <w:div w:id="1265069692">
          <w:marLeft w:val="640"/>
          <w:marRight w:val="0"/>
          <w:marTop w:val="0"/>
          <w:marBottom w:val="0"/>
          <w:divBdr>
            <w:top w:val="none" w:sz="0" w:space="0" w:color="auto"/>
            <w:left w:val="none" w:sz="0" w:space="0" w:color="auto"/>
            <w:bottom w:val="none" w:sz="0" w:space="0" w:color="auto"/>
            <w:right w:val="none" w:sz="0" w:space="0" w:color="auto"/>
          </w:divBdr>
        </w:div>
        <w:div w:id="1029182568">
          <w:marLeft w:val="640"/>
          <w:marRight w:val="0"/>
          <w:marTop w:val="0"/>
          <w:marBottom w:val="0"/>
          <w:divBdr>
            <w:top w:val="none" w:sz="0" w:space="0" w:color="auto"/>
            <w:left w:val="none" w:sz="0" w:space="0" w:color="auto"/>
            <w:bottom w:val="none" w:sz="0" w:space="0" w:color="auto"/>
            <w:right w:val="none" w:sz="0" w:space="0" w:color="auto"/>
          </w:divBdr>
        </w:div>
        <w:div w:id="1968774819">
          <w:marLeft w:val="640"/>
          <w:marRight w:val="0"/>
          <w:marTop w:val="0"/>
          <w:marBottom w:val="0"/>
          <w:divBdr>
            <w:top w:val="none" w:sz="0" w:space="0" w:color="auto"/>
            <w:left w:val="none" w:sz="0" w:space="0" w:color="auto"/>
            <w:bottom w:val="none" w:sz="0" w:space="0" w:color="auto"/>
            <w:right w:val="none" w:sz="0" w:space="0" w:color="auto"/>
          </w:divBdr>
        </w:div>
        <w:div w:id="996228874">
          <w:marLeft w:val="640"/>
          <w:marRight w:val="0"/>
          <w:marTop w:val="0"/>
          <w:marBottom w:val="0"/>
          <w:divBdr>
            <w:top w:val="none" w:sz="0" w:space="0" w:color="auto"/>
            <w:left w:val="none" w:sz="0" w:space="0" w:color="auto"/>
            <w:bottom w:val="none" w:sz="0" w:space="0" w:color="auto"/>
            <w:right w:val="none" w:sz="0" w:space="0" w:color="auto"/>
          </w:divBdr>
        </w:div>
        <w:div w:id="1531799513">
          <w:marLeft w:val="640"/>
          <w:marRight w:val="0"/>
          <w:marTop w:val="0"/>
          <w:marBottom w:val="0"/>
          <w:divBdr>
            <w:top w:val="none" w:sz="0" w:space="0" w:color="auto"/>
            <w:left w:val="none" w:sz="0" w:space="0" w:color="auto"/>
            <w:bottom w:val="none" w:sz="0" w:space="0" w:color="auto"/>
            <w:right w:val="none" w:sz="0" w:space="0" w:color="auto"/>
          </w:divBdr>
        </w:div>
        <w:div w:id="163327235">
          <w:marLeft w:val="640"/>
          <w:marRight w:val="0"/>
          <w:marTop w:val="0"/>
          <w:marBottom w:val="0"/>
          <w:divBdr>
            <w:top w:val="none" w:sz="0" w:space="0" w:color="auto"/>
            <w:left w:val="none" w:sz="0" w:space="0" w:color="auto"/>
            <w:bottom w:val="none" w:sz="0" w:space="0" w:color="auto"/>
            <w:right w:val="none" w:sz="0" w:space="0" w:color="auto"/>
          </w:divBdr>
        </w:div>
        <w:div w:id="11693152">
          <w:marLeft w:val="640"/>
          <w:marRight w:val="0"/>
          <w:marTop w:val="0"/>
          <w:marBottom w:val="0"/>
          <w:divBdr>
            <w:top w:val="none" w:sz="0" w:space="0" w:color="auto"/>
            <w:left w:val="none" w:sz="0" w:space="0" w:color="auto"/>
            <w:bottom w:val="none" w:sz="0" w:space="0" w:color="auto"/>
            <w:right w:val="none" w:sz="0" w:space="0" w:color="auto"/>
          </w:divBdr>
        </w:div>
        <w:div w:id="2134446093">
          <w:marLeft w:val="640"/>
          <w:marRight w:val="0"/>
          <w:marTop w:val="0"/>
          <w:marBottom w:val="0"/>
          <w:divBdr>
            <w:top w:val="none" w:sz="0" w:space="0" w:color="auto"/>
            <w:left w:val="none" w:sz="0" w:space="0" w:color="auto"/>
            <w:bottom w:val="none" w:sz="0" w:space="0" w:color="auto"/>
            <w:right w:val="none" w:sz="0" w:space="0" w:color="auto"/>
          </w:divBdr>
        </w:div>
        <w:div w:id="968361544">
          <w:marLeft w:val="640"/>
          <w:marRight w:val="0"/>
          <w:marTop w:val="0"/>
          <w:marBottom w:val="0"/>
          <w:divBdr>
            <w:top w:val="none" w:sz="0" w:space="0" w:color="auto"/>
            <w:left w:val="none" w:sz="0" w:space="0" w:color="auto"/>
            <w:bottom w:val="none" w:sz="0" w:space="0" w:color="auto"/>
            <w:right w:val="none" w:sz="0" w:space="0" w:color="auto"/>
          </w:divBdr>
        </w:div>
        <w:div w:id="495457175">
          <w:marLeft w:val="640"/>
          <w:marRight w:val="0"/>
          <w:marTop w:val="0"/>
          <w:marBottom w:val="0"/>
          <w:divBdr>
            <w:top w:val="none" w:sz="0" w:space="0" w:color="auto"/>
            <w:left w:val="none" w:sz="0" w:space="0" w:color="auto"/>
            <w:bottom w:val="none" w:sz="0" w:space="0" w:color="auto"/>
            <w:right w:val="none" w:sz="0" w:space="0" w:color="auto"/>
          </w:divBdr>
        </w:div>
        <w:div w:id="1001812887">
          <w:marLeft w:val="640"/>
          <w:marRight w:val="0"/>
          <w:marTop w:val="0"/>
          <w:marBottom w:val="0"/>
          <w:divBdr>
            <w:top w:val="none" w:sz="0" w:space="0" w:color="auto"/>
            <w:left w:val="none" w:sz="0" w:space="0" w:color="auto"/>
            <w:bottom w:val="none" w:sz="0" w:space="0" w:color="auto"/>
            <w:right w:val="none" w:sz="0" w:space="0" w:color="auto"/>
          </w:divBdr>
        </w:div>
        <w:div w:id="454641364">
          <w:marLeft w:val="640"/>
          <w:marRight w:val="0"/>
          <w:marTop w:val="0"/>
          <w:marBottom w:val="0"/>
          <w:divBdr>
            <w:top w:val="none" w:sz="0" w:space="0" w:color="auto"/>
            <w:left w:val="none" w:sz="0" w:space="0" w:color="auto"/>
            <w:bottom w:val="none" w:sz="0" w:space="0" w:color="auto"/>
            <w:right w:val="none" w:sz="0" w:space="0" w:color="auto"/>
          </w:divBdr>
        </w:div>
        <w:div w:id="856844400">
          <w:marLeft w:val="640"/>
          <w:marRight w:val="0"/>
          <w:marTop w:val="0"/>
          <w:marBottom w:val="0"/>
          <w:divBdr>
            <w:top w:val="none" w:sz="0" w:space="0" w:color="auto"/>
            <w:left w:val="none" w:sz="0" w:space="0" w:color="auto"/>
            <w:bottom w:val="none" w:sz="0" w:space="0" w:color="auto"/>
            <w:right w:val="none" w:sz="0" w:space="0" w:color="auto"/>
          </w:divBdr>
        </w:div>
        <w:div w:id="1436052701">
          <w:marLeft w:val="640"/>
          <w:marRight w:val="0"/>
          <w:marTop w:val="0"/>
          <w:marBottom w:val="0"/>
          <w:divBdr>
            <w:top w:val="none" w:sz="0" w:space="0" w:color="auto"/>
            <w:left w:val="none" w:sz="0" w:space="0" w:color="auto"/>
            <w:bottom w:val="none" w:sz="0" w:space="0" w:color="auto"/>
            <w:right w:val="none" w:sz="0" w:space="0" w:color="auto"/>
          </w:divBdr>
        </w:div>
        <w:div w:id="1422995336">
          <w:marLeft w:val="640"/>
          <w:marRight w:val="0"/>
          <w:marTop w:val="0"/>
          <w:marBottom w:val="0"/>
          <w:divBdr>
            <w:top w:val="none" w:sz="0" w:space="0" w:color="auto"/>
            <w:left w:val="none" w:sz="0" w:space="0" w:color="auto"/>
            <w:bottom w:val="none" w:sz="0" w:space="0" w:color="auto"/>
            <w:right w:val="none" w:sz="0" w:space="0" w:color="auto"/>
          </w:divBdr>
        </w:div>
        <w:div w:id="1058166179">
          <w:marLeft w:val="640"/>
          <w:marRight w:val="0"/>
          <w:marTop w:val="0"/>
          <w:marBottom w:val="0"/>
          <w:divBdr>
            <w:top w:val="none" w:sz="0" w:space="0" w:color="auto"/>
            <w:left w:val="none" w:sz="0" w:space="0" w:color="auto"/>
            <w:bottom w:val="none" w:sz="0" w:space="0" w:color="auto"/>
            <w:right w:val="none" w:sz="0" w:space="0" w:color="auto"/>
          </w:divBdr>
        </w:div>
        <w:div w:id="158468293">
          <w:marLeft w:val="640"/>
          <w:marRight w:val="0"/>
          <w:marTop w:val="0"/>
          <w:marBottom w:val="0"/>
          <w:divBdr>
            <w:top w:val="none" w:sz="0" w:space="0" w:color="auto"/>
            <w:left w:val="none" w:sz="0" w:space="0" w:color="auto"/>
            <w:bottom w:val="none" w:sz="0" w:space="0" w:color="auto"/>
            <w:right w:val="none" w:sz="0" w:space="0" w:color="auto"/>
          </w:divBdr>
        </w:div>
        <w:div w:id="1636597287">
          <w:marLeft w:val="640"/>
          <w:marRight w:val="0"/>
          <w:marTop w:val="0"/>
          <w:marBottom w:val="0"/>
          <w:divBdr>
            <w:top w:val="none" w:sz="0" w:space="0" w:color="auto"/>
            <w:left w:val="none" w:sz="0" w:space="0" w:color="auto"/>
            <w:bottom w:val="none" w:sz="0" w:space="0" w:color="auto"/>
            <w:right w:val="none" w:sz="0" w:space="0" w:color="auto"/>
          </w:divBdr>
        </w:div>
        <w:div w:id="427652564">
          <w:marLeft w:val="640"/>
          <w:marRight w:val="0"/>
          <w:marTop w:val="0"/>
          <w:marBottom w:val="0"/>
          <w:divBdr>
            <w:top w:val="none" w:sz="0" w:space="0" w:color="auto"/>
            <w:left w:val="none" w:sz="0" w:space="0" w:color="auto"/>
            <w:bottom w:val="none" w:sz="0" w:space="0" w:color="auto"/>
            <w:right w:val="none" w:sz="0" w:space="0" w:color="auto"/>
          </w:divBdr>
        </w:div>
        <w:div w:id="1948269022">
          <w:marLeft w:val="640"/>
          <w:marRight w:val="0"/>
          <w:marTop w:val="0"/>
          <w:marBottom w:val="0"/>
          <w:divBdr>
            <w:top w:val="none" w:sz="0" w:space="0" w:color="auto"/>
            <w:left w:val="none" w:sz="0" w:space="0" w:color="auto"/>
            <w:bottom w:val="none" w:sz="0" w:space="0" w:color="auto"/>
            <w:right w:val="none" w:sz="0" w:space="0" w:color="auto"/>
          </w:divBdr>
        </w:div>
        <w:div w:id="1607427381">
          <w:marLeft w:val="640"/>
          <w:marRight w:val="0"/>
          <w:marTop w:val="0"/>
          <w:marBottom w:val="0"/>
          <w:divBdr>
            <w:top w:val="none" w:sz="0" w:space="0" w:color="auto"/>
            <w:left w:val="none" w:sz="0" w:space="0" w:color="auto"/>
            <w:bottom w:val="none" w:sz="0" w:space="0" w:color="auto"/>
            <w:right w:val="none" w:sz="0" w:space="0" w:color="auto"/>
          </w:divBdr>
        </w:div>
        <w:div w:id="186871569">
          <w:marLeft w:val="640"/>
          <w:marRight w:val="0"/>
          <w:marTop w:val="0"/>
          <w:marBottom w:val="0"/>
          <w:divBdr>
            <w:top w:val="none" w:sz="0" w:space="0" w:color="auto"/>
            <w:left w:val="none" w:sz="0" w:space="0" w:color="auto"/>
            <w:bottom w:val="none" w:sz="0" w:space="0" w:color="auto"/>
            <w:right w:val="none" w:sz="0" w:space="0" w:color="auto"/>
          </w:divBdr>
        </w:div>
        <w:div w:id="2141455363">
          <w:marLeft w:val="640"/>
          <w:marRight w:val="0"/>
          <w:marTop w:val="0"/>
          <w:marBottom w:val="0"/>
          <w:divBdr>
            <w:top w:val="none" w:sz="0" w:space="0" w:color="auto"/>
            <w:left w:val="none" w:sz="0" w:space="0" w:color="auto"/>
            <w:bottom w:val="none" w:sz="0" w:space="0" w:color="auto"/>
            <w:right w:val="none" w:sz="0" w:space="0" w:color="auto"/>
          </w:divBdr>
        </w:div>
        <w:div w:id="809594179">
          <w:marLeft w:val="640"/>
          <w:marRight w:val="0"/>
          <w:marTop w:val="0"/>
          <w:marBottom w:val="0"/>
          <w:divBdr>
            <w:top w:val="none" w:sz="0" w:space="0" w:color="auto"/>
            <w:left w:val="none" w:sz="0" w:space="0" w:color="auto"/>
            <w:bottom w:val="none" w:sz="0" w:space="0" w:color="auto"/>
            <w:right w:val="none" w:sz="0" w:space="0" w:color="auto"/>
          </w:divBdr>
        </w:div>
        <w:div w:id="909581320">
          <w:marLeft w:val="640"/>
          <w:marRight w:val="0"/>
          <w:marTop w:val="0"/>
          <w:marBottom w:val="0"/>
          <w:divBdr>
            <w:top w:val="none" w:sz="0" w:space="0" w:color="auto"/>
            <w:left w:val="none" w:sz="0" w:space="0" w:color="auto"/>
            <w:bottom w:val="none" w:sz="0" w:space="0" w:color="auto"/>
            <w:right w:val="none" w:sz="0" w:space="0" w:color="auto"/>
          </w:divBdr>
        </w:div>
        <w:div w:id="38630337">
          <w:marLeft w:val="640"/>
          <w:marRight w:val="0"/>
          <w:marTop w:val="0"/>
          <w:marBottom w:val="0"/>
          <w:divBdr>
            <w:top w:val="none" w:sz="0" w:space="0" w:color="auto"/>
            <w:left w:val="none" w:sz="0" w:space="0" w:color="auto"/>
            <w:bottom w:val="none" w:sz="0" w:space="0" w:color="auto"/>
            <w:right w:val="none" w:sz="0" w:space="0" w:color="auto"/>
          </w:divBdr>
        </w:div>
        <w:div w:id="1479299226">
          <w:marLeft w:val="640"/>
          <w:marRight w:val="0"/>
          <w:marTop w:val="0"/>
          <w:marBottom w:val="0"/>
          <w:divBdr>
            <w:top w:val="none" w:sz="0" w:space="0" w:color="auto"/>
            <w:left w:val="none" w:sz="0" w:space="0" w:color="auto"/>
            <w:bottom w:val="none" w:sz="0" w:space="0" w:color="auto"/>
            <w:right w:val="none" w:sz="0" w:space="0" w:color="auto"/>
          </w:divBdr>
        </w:div>
      </w:divsChild>
    </w:div>
    <w:div w:id="1490556993">
      <w:bodyDiv w:val="1"/>
      <w:marLeft w:val="0"/>
      <w:marRight w:val="0"/>
      <w:marTop w:val="0"/>
      <w:marBottom w:val="0"/>
      <w:divBdr>
        <w:top w:val="none" w:sz="0" w:space="0" w:color="auto"/>
        <w:left w:val="none" w:sz="0" w:space="0" w:color="auto"/>
        <w:bottom w:val="none" w:sz="0" w:space="0" w:color="auto"/>
        <w:right w:val="none" w:sz="0" w:space="0" w:color="auto"/>
      </w:divBdr>
      <w:divsChild>
        <w:div w:id="2107383922">
          <w:marLeft w:val="640"/>
          <w:marRight w:val="0"/>
          <w:marTop w:val="0"/>
          <w:marBottom w:val="0"/>
          <w:divBdr>
            <w:top w:val="none" w:sz="0" w:space="0" w:color="auto"/>
            <w:left w:val="none" w:sz="0" w:space="0" w:color="auto"/>
            <w:bottom w:val="none" w:sz="0" w:space="0" w:color="auto"/>
            <w:right w:val="none" w:sz="0" w:space="0" w:color="auto"/>
          </w:divBdr>
        </w:div>
        <w:div w:id="1882285914">
          <w:marLeft w:val="640"/>
          <w:marRight w:val="0"/>
          <w:marTop w:val="0"/>
          <w:marBottom w:val="0"/>
          <w:divBdr>
            <w:top w:val="none" w:sz="0" w:space="0" w:color="auto"/>
            <w:left w:val="none" w:sz="0" w:space="0" w:color="auto"/>
            <w:bottom w:val="none" w:sz="0" w:space="0" w:color="auto"/>
            <w:right w:val="none" w:sz="0" w:space="0" w:color="auto"/>
          </w:divBdr>
        </w:div>
        <w:div w:id="1766533163">
          <w:marLeft w:val="640"/>
          <w:marRight w:val="0"/>
          <w:marTop w:val="0"/>
          <w:marBottom w:val="0"/>
          <w:divBdr>
            <w:top w:val="none" w:sz="0" w:space="0" w:color="auto"/>
            <w:left w:val="none" w:sz="0" w:space="0" w:color="auto"/>
            <w:bottom w:val="none" w:sz="0" w:space="0" w:color="auto"/>
            <w:right w:val="none" w:sz="0" w:space="0" w:color="auto"/>
          </w:divBdr>
        </w:div>
        <w:div w:id="649091711">
          <w:marLeft w:val="640"/>
          <w:marRight w:val="0"/>
          <w:marTop w:val="0"/>
          <w:marBottom w:val="0"/>
          <w:divBdr>
            <w:top w:val="none" w:sz="0" w:space="0" w:color="auto"/>
            <w:left w:val="none" w:sz="0" w:space="0" w:color="auto"/>
            <w:bottom w:val="none" w:sz="0" w:space="0" w:color="auto"/>
            <w:right w:val="none" w:sz="0" w:space="0" w:color="auto"/>
          </w:divBdr>
        </w:div>
        <w:div w:id="810444669">
          <w:marLeft w:val="640"/>
          <w:marRight w:val="0"/>
          <w:marTop w:val="0"/>
          <w:marBottom w:val="0"/>
          <w:divBdr>
            <w:top w:val="none" w:sz="0" w:space="0" w:color="auto"/>
            <w:left w:val="none" w:sz="0" w:space="0" w:color="auto"/>
            <w:bottom w:val="none" w:sz="0" w:space="0" w:color="auto"/>
            <w:right w:val="none" w:sz="0" w:space="0" w:color="auto"/>
          </w:divBdr>
        </w:div>
        <w:div w:id="1134979736">
          <w:marLeft w:val="640"/>
          <w:marRight w:val="0"/>
          <w:marTop w:val="0"/>
          <w:marBottom w:val="0"/>
          <w:divBdr>
            <w:top w:val="none" w:sz="0" w:space="0" w:color="auto"/>
            <w:left w:val="none" w:sz="0" w:space="0" w:color="auto"/>
            <w:bottom w:val="none" w:sz="0" w:space="0" w:color="auto"/>
            <w:right w:val="none" w:sz="0" w:space="0" w:color="auto"/>
          </w:divBdr>
        </w:div>
        <w:div w:id="256670287">
          <w:marLeft w:val="640"/>
          <w:marRight w:val="0"/>
          <w:marTop w:val="0"/>
          <w:marBottom w:val="0"/>
          <w:divBdr>
            <w:top w:val="none" w:sz="0" w:space="0" w:color="auto"/>
            <w:left w:val="none" w:sz="0" w:space="0" w:color="auto"/>
            <w:bottom w:val="none" w:sz="0" w:space="0" w:color="auto"/>
            <w:right w:val="none" w:sz="0" w:space="0" w:color="auto"/>
          </w:divBdr>
        </w:div>
        <w:div w:id="81461897">
          <w:marLeft w:val="640"/>
          <w:marRight w:val="0"/>
          <w:marTop w:val="0"/>
          <w:marBottom w:val="0"/>
          <w:divBdr>
            <w:top w:val="none" w:sz="0" w:space="0" w:color="auto"/>
            <w:left w:val="none" w:sz="0" w:space="0" w:color="auto"/>
            <w:bottom w:val="none" w:sz="0" w:space="0" w:color="auto"/>
            <w:right w:val="none" w:sz="0" w:space="0" w:color="auto"/>
          </w:divBdr>
        </w:div>
        <w:div w:id="337268441">
          <w:marLeft w:val="640"/>
          <w:marRight w:val="0"/>
          <w:marTop w:val="0"/>
          <w:marBottom w:val="0"/>
          <w:divBdr>
            <w:top w:val="none" w:sz="0" w:space="0" w:color="auto"/>
            <w:left w:val="none" w:sz="0" w:space="0" w:color="auto"/>
            <w:bottom w:val="none" w:sz="0" w:space="0" w:color="auto"/>
            <w:right w:val="none" w:sz="0" w:space="0" w:color="auto"/>
          </w:divBdr>
        </w:div>
        <w:div w:id="308437539">
          <w:marLeft w:val="640"/>
          <w:marRight w:val="0"/>
          <w:marTop w:val="0"/>
          <w:marBottom w:val="0"/>
          <w:divBdr>
            <w:top w:val="none" w:sz="0" w:space="0" w:color="auto"/>
            <w:left w:val="none" w:sz="0" w:space="0" w:color="auto"/>
            <w:bottom w:val="none" w:sz="0" w:space="0" w:color="auto"/>
            <w:right w:val="none" w:sz="0" w:space="0" w:color="auto"/>
          </w:divBdr>
        </w:div>
        <w:div w:id="855197192">
          <w:marLeft w:val="640"/>
          <w:marRight w:val="0"/>
          <w:marTop w:val="0"/>
          <w:marBottom w:val="0"/>
          <w:divBdr>
            <w:top w:val="none" w:sz="0" w:space="0" w:color="auto"/>
            <w:left w:val="none" w:sz="0" w:space="0" w:color="auto"/>
            <w:bottom w:val="none" w:sz="0" w:space="0" w:color="auto"/>
            <w:right w:val="none" w:sz="0" w:space="0" w:color="auto"/>
          </w:divBdr>
        </w:div>
        <w:div w:id="1455907405">
          <w:marLeft w:val="640"/>
          <w:marRight w:val="0"/>
          <w:marTop w:val="0"/>
          <w:marBottom w:val="0"/>
          <w:divBdr>
            <w:top w:val="none" w:sz="0" w:space="0" w:color="auto"/>
            <w:left w:val="none" w:sz="0" w:space="0" w:color="auto"/>
            <w:bottom w:val="none" w:sz="0" w:space="0" w:color="auto"/>
            <w:right w:val="none" w:sz="0" w:space="0" w:color="auto"/>
          </w:divBdr>
        </w:div>
        <w:div w:id="705103255">
          <w:marLeft w:val="640"/>
          <w:marRight w:val="0"/>
          <w:marTop w:val="0"/>
          <w:marBottom w:val="0"/>
          <w:divBdr>
            <w:top w:val="none" w:sz="0" w:space="0" w:color="auto"/>
            <w:left w:val="none" w:sz="0" w:space="0" w:color="auto"/>
            <w:bottom w:val="none" w:sz="0" w:space="0" w:color="auto"/>
            <w:right w:val="none" w:sz="0" w:space="0" w:color="auto"/>
          </w:divBdr>
        </w:div>
        <w:div w:id="1748527882">
          <w:marLeft w:val="640"/>
          <w:marRight w:val="0"/>
          <w:marTop w:val="0"/>
          <w:marBottom w:val="0"/>
          <w:divBdr>
            <w:top w:val="none" w:sz="0" w:space="0" w:color="auto"/>
            <w:left w:val="none" w:sz="0" w:space="0" w:color="auto"/>
            <w:bottom w:val="none" w:sz="0" w:space="0" w:color="auto"/>
            <w:right w:val="none" w:sz="0" w:space="0" w:color="auto"/>
          </w:divBdr>
        </w:div>
        <w:div w:id="1464618502">
          <w:marLeft w:val="640"/>
          <w:marRight w:val="0"/>
          <w:marTop w:val="0"/>
          <w:marBottom w:val="0"/>
          <w:divBdr>
            <w:top w:val="none" w:sz="0" w:space="0" w:color="auto"/>
            <w:left w:val="none" w:sz="0" w:space="0" w:color="auto"/>
            <w:bottom w:val="none" w:sz="0" w:space="0" w:color="auto"/>
            <w:right w:val="none" w:sz="0" w:space="0" w:color="auto"/>
          </w:divBdr>
        </w:div>
        <w:div w:id="664164461">
          <w:marLeft w:val="640"/>
          <w:marRight w:val="0"/>
          <w:marTop w:val="0"/>
          <w:marBottom w:val="0"/>
          <w:divBdr>
            <w:top w:val="none" w:sz="0" w:space="0" w:color="auto"/>
            <w:left w:val="none" w:sz="0" w:space="0" w:color="auto"/>
            <w:bottom w:val="none" w:sz="0" w:space="0" w:color="auto"/>
            <w:right w:val="none" w:sz="0" w:space="0" w:color="auto"/>
          </w:divBdr>
        </w:div>
        <w:div w:id="753433269">
          <w:marLeft w:val="640"/>
          <w:marRight w:val="0"/>
          <w:marTop w:val="0"/>
          <w:marBottom w:val="0"/>
          <w:divBdr>
            <w:top w:val="none" w:sz="0" w:space="0" w:color="auto"/>
            <w:left w:val="none" w:sz="0" w:space="0" w:color="auto"/>
            <w:bottom w:val="none" w:sz="0" w:space="0" w:color="auto"/>
            <w:right w:val="none" w:sz="0" w:space="0" w:color="auto"/>
          </w:divBdr>
        </w:div>
        <w:div w:id="1890990752">
          <w:marLeft w:val="640"/>
          <w:marRight w:val="0"/>
          <w:marTop w:val="0"/>
          <w:marBottom w:val="0"/>
          <w:divBdr>
            <w:top w:val="none" w:sz="0" w:space="0" w:color="auto"/>
            <w:left w:val="none" w:sz="0" w:space="0" w:color="auto"/>
            <w:bottom w:val="none" w:sz="0" w:space="0" w:color="auto"/>
            <w:right w:val="none" w:sz="0" w:space="0" w:color="auto"/>
          </w:divBdr>
        </w:div>
        <w:div w:id="1404447868">
          <w:marLeft w:val="640"/>
          <w:marRight w:val="0"/>
          <w:marTop w:val="0"/>
          <w:marBottom w:val="0"/>
          <w:divBdr>
            <w:top w:val="none" w:sz="0" w:space="0" w:color="auto"/>
            <w:left w:val="none" w:sz="0" w:space="0" w:color="auto"/>
            <w:bottom w:val="none" w:sz="0" w:space="0" w:color="auto"/>
            <w:right w:val="none" w:sz="0" w:space="0" w:color="auto"/>
          </w:divBdr>
        </w:div>
        <w:div w:id="1138842422">
          <w:marLeft w:val="640"/>
          <w:marRight w:val="0"/>
          <w:marTop w:val="0"/>
          <w:marBottom w:val="0"/>
          <w:divBdr>
            <w:top w:val="none" w:sz="0" w:space="0" w:color="auto"/>
            <w:left w:val="none" w:sz="0" w:space="0" w:color="auto"/>
            <w:bottom w:val="none" w:sz="0" w:space="0" w:color="auto"/>
            <w:right w:val="none" w:sz="0" w:space="0" w:color="auto"/>
          </w:divBdr>
        </w:div>
        <w:div w:id="1871986652">
          <w:marLeft w:val="640"/>
          <w:marRight w:val="0"/>
          <w:marTop w:val="0"/>
          <w:marBottom w:val="0"/>
          <w:divBdr>
            <w:top w:val="none" w:sz="0" w:space="0" w:color="auto"/>
            <w:left w:val="none" w:sz="0" w:space="0" w:color="auto"/>
            <w:bottom w:val="none" w:sz="0" w:space="0" w:color="auto"/>
            <w:right w:val="none" w:sz="0" w:space="0" w:color="auto"/>
          </w:divBdr>
        </w:div>
        <w:div w:id="1453203654">
          <w:marLeft w:val="640"/>
          <w:marRight w:val="0"/>
          <w:marTop w:val="0"/>
          <w:marBottom w:val="0"/>
          <w:divBdr>
            <w:top w:val="none" w:sz="0" w:space="0" w:color="auto"/>
            <w:left w:val="none" w:sz="0" w:space="0" w:color="auto"/>
            <w:bottom w:val="none" w:sz="0" w:space="0" w:color="auto"/>
            <w:right w:val="none" w:sz="0" w:space="0" w:color="auto"/>
          </w:divBdr>
        </w:div>
        <w:div w:id="1087536845">
          <w:marLeft w:val="640"/>
          <w:marRight w:val="0"/>
          <w:marTop w:val="0"/>
          <w:marBottom w:val="0"/>
          <w:divBdr>
            <w:top w:val="none" w:sz="0" w:space="0" w:color="auto"/>
            <w:left w:val="none" w:sz="0" w:space="0" w:color="auto"/>
            <w:bottom w:val="none" w:sz="0" w:space="0" w:color="auto"/>
            <w:right w:val="none" w:sz="0" w:space="0" w:color="auto"/>
          </w:divBdr>
        </w:div>
        <w:div w:id="949050866">
          <w:marLeft w:val="640"/>
          <w:marRight w:val="0"/>
          <w:marTop w:val="0"/>
          <w:marBottom w:val="0"/>
          <w:divBdr>
            <w:top w:val="none" w:sz="0" w:space="0" w:color="auto"/>
            <w:left w:val="none" w:sz="0" w:space="0" w:color="auto"/>
            <w:bottom w:val="none" w:sz="0" w:space="0" w:color="auto"/>
            <w:right w:val="none" w:sz="0" w:space="0" w:color="auto"/>
          </w:divBdr>
        </w:div>
        <w:div w:id="889655254">
          <w:marLeft w:val="640"/>
          <w:marRight w:val="0"/>
          <w:marTop w:val="0"/>
          <w:marBottom w:val="0"/>
          <w:divBdr>
            <w:top w:val="none" w:sz="0" w:space="0" w:color="auto"/>
            <w:left w:val="none" w:sz="0" w:space="0" w:color="auto"/>
            <w:bottom w:val="none" w:sz="0" w:space="0" w:color="auto"/>
            <w:right w:val="none" w:sz="0" w:space="0" w:color="auto"/>
          </w:divBdr>
        </w:div>
        <w:div w:id="1885017765">
          <w:marLeft w:val="640"/>
          <w:marRight w:val="0"/>
          <w:marTop w:val="0"/>
          <w:marBottom w:val="0"/>
          <w:divBdr>
            <w:top w:val="none" w:sz="0" w:space="0" w:color="auto"/>
            <w:left w:val="none" w:sz="0" w:space="0" w:color="auto"/>
            <w:bottom w:val="none" w:sz="0" w:space="0" w:color="auto"/>
            <w:right w:val="none" w:sz="0" w:space="0" w:color="auto"/>
          </w:divBdr>
        </w:div>
        <w:div w:id="1600287354">
          <w:marLeft w:val="640"/>
          <w:marRight w:val="0"/>
          <w:marTop w:val="0"/>
          <w:marBottom w:val="0"/>
          <w:divBdr>
            <w:top w:val="none" w:sz="0" w:space="0" w:color="auto"/>
            <w:left w:val="none" w:sz="0" w:space="0" w:color="auto"/>
            <w:bottom w:val="none" w:sz="0" w:space="0" w:color="auto"/>
            <w:right w:val="none" w:sz="0" w:space="0" w:color="auto"/>
          </w:divBdr>
        </w:div>
        <w:div w:id="1276138707">
          <w:marLeft w:val="640"/>
          <w:marRight w:val="0"/>
          <w:marTop w:val="0"/>
          <w:marBottom w:val="0"/>
          <w:divBdr>
            <w:top w:val="none" w:sz="0" w:space="0" w:color="auto"/>
            <w:left w:val="none" w:sz="0" w:space="0" w:color="auto"/>
            <w:bottom w:val="none" w:sz="0" w:space="0" w:color="auto"/>
            <w:right w:val="none" w:sz="0" w:space="0" w:color="auto"/>
          </w:divBdr>
        </w:div>
        <w:div w:id="1108549437">
          <w:marLeft w:val="640"/>
          <w:marRight w:val="0"/>
          <w:marTop w:val="0"/>
          <w:marBottom w:val="0"/>
          <w:divBdr>
            <w:top w:val="none" w:sz="0" w:space="0" w:color="auto"/>
            <w:left w:val="none" w:sz="0" w:space="0" w:color="auto"/>
            <w:bottom w:val="none" w:sz="0" w:space="0" w:color="auto"/>
            <w:right w:val="none" w:sz="0" w:space="0" w:color="auto"/>
          </w:divBdr>
        </w:div>
        <w:div w:id="402723461">
          <w:marLeft w:val="640"/>
          <w:marRight w:val="0"/>
          <w:marTop w:val="0"/>
          <w:marBottom w:val="0"/>
          <w:divBdr>
            <w:top w:val="none" w:sz="0" w:space="0" w:color="auto"/>
            <w:left w:val="none" w:sz="0" w:space="0" w:color="auto"/>
            <w:bottom w:val="none" w:sz="0" w:space="0" w:color="auto"/>
            <w:right w:val="none" w:sz="0" w:space="0" w:color="auto"/>
          </w:divBdr>
        </w:div>
        <w:div w:id="507408586">
          <w:marLeft w:val="640"/>
          <w:marRight w:val="0"/>
          <w:marTop w:val="0"/>
          <w:marBottom w:val="0"/>
          <w:divBdr>
            <w:top w:val="none" w:sz="0" w:space="0" w:color="auto"/>
            <w:left w:val="none" w:sz="0" w:space="0" w:color="auto"/>
            <w:bottom w:val="none" w:sz="0" w:space="0" w:color="auto"/>
            <w:right w:val="none" w:sz="0" w:space="0" w:color="auto"/>
          </w:divBdr>
        </w:div>
        <w:div w:id="209612564">
          <w:marLeft w:val="640"/>
          <w:marRight w:val="0"/>
          <w:marTop w:val="0"/>
          <w:marBottom w:val="0"/>
          <w:divBdr>
            <w:top w:val="none" w:sz="0" w:space="0" w:color="auto"/>
            <w:left w:val="none" w:sz="0" w:space="0" w:color="auto"/>
            <w:bottom w:val="none" w:sz="0" w:space="0" w:color="auto"/>
            <w:right w:val="none" w:sz="0" w:space="0" w:color="auto"/>
          </w:divBdr>
        </w:div>
        <w:div w:id="1478912358">
          <w:marLeft w:val="640"/>
          <w:marRight w:val="0"/>
          <w:marTop w:val="0"/>
          <w:marBottom w:val="0"/>
          <w:divBdr>
            <w:top w:val="none" w:sz="0" w:space="0" w:color="auto"/>
            <w:left w:val="none" w:sz="0" w:space="0" w:color="auto"/>
            <w:bottom w:val="none" w:sz="0" w:space="0" w:color="auto"/>
            <w:right w:val="none" w:sz="0" w:space="0" w:color="auto"/>
          </w:divBdr>
        </w:div>
        <w:div w:id="2121100369">
          <w:marLeft w:val="640"/>
          <w:marRight w:val="0"/>
          <w:marTop w:val="0"/>
          <w:marBottom w:val="0"/>
          <w:divBdr>
            <w:top w:val="none" w:sz="0" w:space="0" w:color="auto"/>
            <w:left w:val="none" w:sz="0" w:space="0" w:color="auto"/>
            <w:bottom w:val="none" w:sz="0" w:space="0" w:color="auto"/>
            <w:right w:val="none" w:sz="0" w:space="0" w:color="auto"/>
          </w:divBdr>
        </w:div>
        <w:div w:id="1159615875">
          <w:marLeft w:val="640"/>
          <w:marRight w:val="0"/>
          <w:marTop w:val="0"/>
          <w:marBottom w:val="0"/>
          <w:divBdr>
            <w:top w:val="none" w:sz="0" w:space="0" w:color="auto"/>
            <w:left w:val="none" w:sz="0" w:space="0" w:color="auto"/>
            <w:bottom w:val="none" w:sz="0" w:space="0" w:color="auto"/>
            <w:right w:val="none" w:sz="0" w:space="0" w:color="auto"/>
          </w:divBdr>
        </w:div>
        <w:div w:id="1974023837">
          <w:marLeft w:val="640"/>
          <w:marRight w:val="0"/>
          <w:marTop w:val="0"/>
          <w:marBottom w:val="0"/>
          <w:divBdr>
            <w:top w:val="none" w:sz="0" w:space="0" w:color="auto"/>
            <w:left w:val="none" w:sz="0" w:space="0" w:color="auto"/>
            <w:bottom w:val="none" w:sz="0" w:space="0" w:color="auto"/>
            <w:right w:val="none" w:sz="0" w:space="0" w:color="auto"/>
          </w:divBdr>
        </w:div>
        <w:div w:id="1555773230">
          <w:marLeft w:val="640"/>
          <w:marRight w:val="0"/>
          <w:marTop w:val="0"/>
          <w:marBottom w:val="0"/>
          <w:divBdr>
            <w:top w:val="none" w:sz="0" w:space="0" w:color="auto"/>
            <w:left w:val="none" w:sz="0" w:space="0" w:color="auto"/>
            <w:bottom w:val="none" w:sz="0" w:space="0" w:color="auto"/>
            <w:right w:val="none" w:sz="0" w:space="0" w:color="auto"/>
          </w:divBdr>
        </w:div>
        <w:div w:id="1065758729">
          <w:marLeft w:val="640"/>
          <w:marRight w:val="0"/>
          <w:marTop w:val="0"/>
          <w:marBottom w:val="0"/>
          <w:divBdr>
            <w:top w:val="none" w:sz="0" w:space="0" w:color="auto"/>
            <w:left w:val="none" w:sz="0" w:space="0" w:color="auto"/>
            <w:bottom w:val="none" w:sz="0" w:space="0" w:color="auto"/>
            <w:right w:val="none" w:sz="0" w:space="0" w:color="auto"/>
          </w:divBdr>
        </w:div>
        <w:div w:id="1212232665">
          <w:marLeft w:val="640"/>
          <w:marRight w:val="0"/>
          <w:marTop w:val="0"/>
          <w:marBottom w:val="0"/>
          <w:divBdr>
            <w:top w:val="none" w:sz="0" w:space="0" w:color="auto"/>
            <w:left w:val="none" w:sz="0" w:space="0" w:color="auto"/>
            <w:bottom w:val="none" w:sz="0" w:space="0" w:color="auto"/>
            <w:right w:val="none" w:sz="0" w:space="0" w:color="auto"/>
          </w:divBdr>
        </w:div>
        <w:div w:id="982850476">
          <w:marLeft w:val="640"/>
          <w:marRight w:val="0"/>
          <w:marTop w:val="0"/>
          <w:marBottom w:val="0"/>
          <w:divBdr>
            <w:top w:val="none" w:sz="0" w:space="0" w:color="auto"/>
            <w:left w:val="none" w:sz="0" w:space="0" w:color="auto"/>
            <w:bottom w:val="none" w:sz="0" w:space="0" w:color="auto"/>
            <w:right w:val="none" w:sz="0" w:space="0" w:color="auto"/>
          </w:divBdr>
        </w:div>
        <w:div w:id="1511069913">
          <w:marLeft w:val="640"/>
          <w:marRight w:val="0"/>
          <w:marTop w:val="0"/>
          <w:marBottom w:val="0"/>
          <w:divBdr>
            <w:top w:val="none" w:sz="0" w:space="0" w:color="auto"/>
            <w:left w:val="none" w:sz="0" w:space="0" w:color="auto"/>
            <w:bottom w:val="none" w:sz="0" w:space="0" w:color="auto"/>
            <w:right w:val="none" w:sz="0" w:space="0" w:color="auto"/>
          </w:divBdr>
        </w:div>
        <w:div w:id="38482990">
          <w:marLeft w:val="640"/>
          <w:marRight w:val="0"/>
          <w:marTop w:val="0"/>
          <w:marBottom w:val="0"/>
          <w:divBdr>
            <w:top w:val="none" w:sz="0" w:space="0" w:color="auto"/>
            <w:left w:val="none" w:sz="0" w:space="0" w:color="auto"/>
            <w:bottom w:val="none" w:sz="0" w:space="0" w:color="auto"/>
            <w:right w:val="none" w:sz="0" w:space="0" w:color="auto"/>
          </w:divBdr>
        </w:div>
        <w:div w:id="2000226539">
          <w:marLeft w:val="640"/>
          <w:marRight w:val="0"/>
          <w:marTop w:val="0"/>
          <w:marBottom w:val="0"/>
          <w:divBdr>
            <w:top w:val="none" w:sz="0" w:space="0" w:color="auto"/>
            <w:left w:val="none" w:sz="0" w:space="0" w:color="auto"/>
            <w:bottom w:val="none" w:sz="0" w:space="0" w:color="auto"/>
            <w:right w:val="none" w:sz="0" w:space="0" w:color="auto"/>
          </w:divBdr>
        </w:div>
        <w:div w:id="801533633">
          <w:marLeft w:val="640"/>
          <w:marRight w:val="0"/>
          <w:marTop w:val="0"/>
          <w:marBottom w:val="0"/>
          <w:divBdr>
            <w:top w:val="none" w:sz="0" w:space="0" w:color="auto"/>
            <w:left w:val="none" w:sz="0" w:space="0" w:color="auto"/>
            <w:bottom w:val="none" w:sz="0" w:space="0" w:color="auto"/>
            <w:right w:val="none" w:sz="0" w:space="0" w:color="auto"/>
          </w:divBdr>
        </w:div>
        <w:div w:id="2132169013">
          <w:marLeft w:val="640"/>
          <w:marRight w:val="0"/>
          <w:marTop w:val="0"/>
          <w:marBottom w:val="0"/>
          <w:divBdr>
            <w:top w:val="none" w:sz="0" w:space="0" w:color="auto"/>
            <w:left w:val="none" w:sz="0" w:space="0" w:color="auto"/>
            <w:bottom w:val="none" w:sz="0" w:space="0" w:color="auto"/>
            <w:right w:val="none" w:sz="0" w:space="0" w:color="auto"/>
          </w:divBdr>
        </w:div>
        <w:div w:id="19934509">
          <w:marLeft w:val="640"/>
          <w:marRight w:val="0"/>
          <w:marTop w:val="0"/>
          <w:marBottom w:val="0"/>
          <w:divBdr>
            <w:top w:val="none" w:sz="0" w:space="0" w:color="auto"/>
            <w:left w:val="none" w:sz="0" w:space="0" w:color="auto"/>
            <w:bottom w:val="none" w:sz="0" w:space="0" w:color="auto"/>
            <w:right w:val="none" w:sz="0" w:space="0" w:color="auto"/>
          </w:divBdr>
        </w:div>
        <w:div w:id="481896780">
          <w:marLeft w:val="640"/>
          <w:marRight w:val="0"/>
          <w:marTop w:val="0"/>
          <w:marBottom w:val="0"/>
          <w:divBdr>
            <w:top w:val="none" w:sz="0" w:space="0" w:color="auto"/>
            <w:left w:val="none" w:sz="0" w:space="0" w:color="auto"/>
            <w:bottom w:val="none" w:sz="0" w:space="0" w:color="auto"/>
            <w:right w:val="none" w:sz="0" w:space="0" w:color="auto"/>
          </w:divBdr>
        </w:div>
        <w:div w:id="667364039">
          <w:marLeft w:val="640"/>
          <w:marRight w:val="0"/>
          <w:marTop w:val="0"/>
          <w:marBottom w:val="0"/>
          <w:divBdr>
            <w:top w:val="none" w:sz="0" w:space="0" w:color="auto"/>
            <w:left w:val="none" w:sz="0" w:space="0" w:color="auto"/>
            <w:bottom w:val="none" w:sz="0" w:space="0" w:color="auto"/>
            <w:right w:val="none" w:sz="0" w:space="0" w:color="auto"/>
          </w:divBdr>
        </w:div>
        <w:div w:id="712198513">
          <w:marLeft w:val="640"/>
          <w:marRight w:val="0"/>
          <w:marTop w:val="0"/>
          <w:marBottom w:val="0"/>
          <w:divBdr>
            <w:top w:val="none" w:sz="0" w:space="0" w:color="auto"/>
            <w:left w:val="none" w:sz="0" w:space="0" w:color="auto"/>
            <w:bottom w:val="none" w:sz="0" w:space="0" w:color="auto"/>
            <w:right w:val="none" w:sz="0" w:space="0" w:color="auto"/>
          </w:divBdr>
        </w:div>
        <w:div w:id="1274676272">
          <w:marLeft w:val="640"/>
          <w:marRight w:val="0"/>
          <w:marTop w:val="0"/>
          <w:marBottom w:val="0"/>
          <w:divBdr>
            <w:top w:val="none" w:sz="0" w:space="0" w:color="auto"/>
            <w:left w:val="none" w:sz="0" w:space="0" w:color="auto"/>
            <w:bottom w:val="none" w:sz="0" w:space="0" w:color="auto"/>
            <w:right w:val="none" w:sz="0" w:space="0" w:color="auto"/>
          </w:divBdr>
        </w:div>
        <w:div w:id="752288184">
          <w:marLeft w:val="640"/>
          <w:marRight w:val="0"/>
          <w:marTop w:val="0"/>
          <w:marBottom w:val="0"/>
          <w:divBdr>
            <w:top w:val="none" w:sz="0" w:space="0" w:color="auto"/>
            <w:left w:val="none" w:sz="0" w:space="0" w:color="auto"/>
            <w:bottom w:val="none" w:sz="0" w:space="0" w:color="auto"/>
            <w:right w:val="none" w:sz="0" w:space="0" w:color="auto"/>
          </w:divBdr>
        </w:div>
      </w:divsChild>
    </w:div>
    <w:div w:id="1492326901">
      <w:marLeft w:val="640"/>
      <w:marRight w:val="0"/>
      <w:marTop w:val="0"/>
      <w:marBottom w:val="0"/>
      <w:divBdr>
        <w:top w:val="none" w:sz="0" w:space="0" w:color="auto"/>
        <w:left w:val="none" w:sz="0" w:space="0" w:color="auto"/>
        <w:bottom w:val="none" w:sz="0" w:space="0" w:color="auto"/>
        <w:right w:val="none" w:sz="0" w:space="0" w:color="auto"/>
      </w:divBdr>
    </w:div>
    <w:div w:id="1498959908">
      <w:bodyDiv w:val="1"/>
      <w:marLeft w:val="0"/>
      <w:marRight w:val="0"/>
      <w:marTop w:val="0"/>
      <w:marBottom w:val="0"/>
      <w:divBdr>
        <w:top w:val="none" w:sz="0" w:space="0" w:color="auto"/>
        <w:left w:val="none" w:sz="0" w:space="0" w:color="auto"/>
        <w:bottom w:val="none" w:sz="0" w:space="0" w:color="auto"/>
        <w:right w:val="none" w:sz="0" w:space="0" w:color="auto"/>
      </w:divBdr>
    </w:div>
    <w:div w:id="1499807226">
      <w:bodyDiv w:val="1"/>
      <w:marLeft w:val="0"/>
      <w:marRight w:val="0"/>
      <w:marTop w:val="0"/>
      <w:marBottom w:val="0"/>
      <w:divBdr>
        <w:top w:val="none" w:sz="0" w:space="0" w:color="auto"/>
        <w:left w:val="none" w:sz="0" w:space="0" w:color="auto"/>
        <w:bottom w:val="none" w:sz="0" w:space="0" w:color="auto"/>
        <w:right w:val="none" w:sz="0" w:space="0" w:color="auto"/>
      </w:divBdr>
      <w:divsChild>
        <w:div w:id="78527188">
          <w:marLeft w:val="640"/>
          <w:marRight w:val="0"/>
          <w:marTop w:val="0"/>
          <w:marBottom w:val="0"/>
          <w:divBdr>
            <w:top w:val="none" w:sz="0" w:space="0" w:color="auto"/>
            <w:left w:val="none" w:sz="0" w:space="0" w:color="auto"/>
            <w:bottom w:val="none" w:sz="0" w:space="0" w:color="auto"/>
            <w:right w:val="none" w:sz="0" w:space="0" w:color="auto"/>
          </w:divBdr>
        </w:div>
        <w:div w:id="81227420">
          <w:marLeft w:val="640"/>
          <w:marRight w:val="0"/>
          <w:marTop w:val="0"/>
          <w:marBottom w:val="0"/>
          <w:divBdr>
            <w:top w:val="none" w:sz="0" w:space="0" w:color="auto"/>
            <w:left w:val="none" w:sz="0" w:space="0" w:color="auto"/>
            <w:bottom w:val="none" w:sz="0" w:space="0" w:color="auto"/>
            <w:right w:val="none" w:sz="0" w:space="0" w:color="auto"/>
          </w:divBdr>
        </w:div>
        <w:div w:id="97213159">
          <w:marLeft w:val="640"/>
          <w:marRight w:val="0"/>
          <w:marTop w:val="0"/>
          <w:marBottom w:val="0"/>
          <w:divBdr>
            <w:top w:val="none" w:sz="0" w:space="0" w:color="auto"/>
            <w:left w:val="none" w:sz="0" w:space="0" w:color="auto"/>
            <w:bottom w:val="none" w:sz="0" w:space="0" w:color="auto"/>
            <w:right w:val="none" w:sz="0" w:space="0" w:color="auto"/>
          </w:divBdr>
        </w:div>
        <w:div w:id="111366994">
          <w:marLeft w:val="640"/>
          <w:marRight w:val="0"/>
          <w:marTop w:val="0"/>
          <w:marBottom w:val="0"/>
          <w:divBdr>
            <w:top w:val="none" w:sz="0" w:space="0" w:color="auto"/>
            <w:left w:val="none" w:sz="0" w:space="0" w:color="auto"/>
            <w:bottom w:val="none" w:sz="0" w:space="0" w:color="auto"/>
            <w:right w:val="none" w:sz="0" w:space="0" w:color="auto"/>
          </w:divBdr>
        </w:div>
        <w:div w:id="138037799">
          <w:marLeft w:val="640"/>
          <w:marRight w:val="0"/>
          <w:marTop w:val="0"/>
          <w:marBottom w:val="0"/>
          <w:divBdr>
            <w:top w:val="none" w:sz="0" w:space="0" w:color="auto"/>
            <w:left w:val="none" w:sz="0" w:space="0" w:color="auto"/>
            <w:bottom w:val="none" w:sz="0" w:space="0" w:color="auto"/>
            <w:right w:val="none" w:sz="0" w:space="0" w:color="auto"/>
          </w:divBdr>
        </w:div>
        <w:div w:id="146483123">
          <w:marLeft w:val="640"/>
          <w:marRight w:val="0"/>
          <w:marTop w:val="0"/>
          <w:marBottom w:val="0"/>
          <w:divBdr>
            <w:top w:val="none" w:sz="0" w:space="0" w:color="auto"/>
            <w:left w:val="none" w:sz="0" w:space="0" w:color="auto"/>
            <w:bottom w:val="none" w:sz="0" w:space="0" w:color="auto"/>
            <w:right w:val="none" w:sz="0" w:space="0" w:color="auto"/>
          </w:divBdr>
        </w:div>
        <w:div w:id="377357227">
          <w:marLeft w:val="640"/>
          <w:marRight w:val="0"/>
          <w:marTop w:val="0"/>
          <w:marBottom w:val="0"/>
          <w:divBdr>
            <w:top w:val="none" w:sz="0" w:space="0" w:color="auto"/>
            <w:left w:val="none" w:sz="0" w:space="0" w:color="auto"/>
            <w:bottom w:val="none" w:sz="0" w:space="0" w:color="auto"/>
            <w:right w:val="none" w:sz="0" w:space="0" w:color="auto"/>
          </w:divBdr>
        </w:div>
        <w:div w:id="394088217">
          <w:marLeft w:val="640"/>
          <w:marRight w:val="0"/>
          <w:marTop w:val="0"/>
          <w:marBottom w:val="0"/>
          <w:divBdr>
            <w:top w:val="none" w:sz="0" w:space="0" w:color="auto"/>
            <w:left w:val="none" w:sz="0" w:space="0" w:color="auto"/>
            <w:bottom w:val="none" w:sz="0" w:space="0" w:color="auto"/>
            <w:right w:val="none" w:sz="0" w:space="0" w:color="auto"/>
          </w:divBdr>
        </w:div>
        <w:div w:id="464003100">
          <w:marLeft w:val="640"/>
          <w:marRight w:val="0"/>
          <w:marTop w:val="0"/>
          <w:marBottom w:val="0"/>
          <w:divBdr>
            <w:top w:val="none" w:sz="0" w:space="0" w:color="auto"/>
            <w:left w:val="none" w:sz="0" w:space="0" w:color="auto"/>
            <w:bottom w:val="none" w:sz="0" w:space="0" w:color="auto"/>
            <w:right w:val="none" w:sz="0" w:space="0" w:color="auto"/>
          </w:divBdr>
        </w:div>
        <w:div w:id="483669046">
          <w:marLeft w:val="640"/>
          <w:marRight w:val="0"/>
          <w:marTop w:val="0"/>
          <w:marBottom w:val="0"/>
          <w:divBdr>
            <w:top w:val="none" w:sz="0" w:space="0" w:color="auto"/>
            <w:left w:val="none" w:sz="0" w:space="0" w:color="auto"/>
            <w:bottom w:val="none" w:sz="0" w:space="0" w:color="auto"/>
            <w:right w:val="none" w:sz="0" w:space="0" w:color="auto"/>
          </w:divBdr>
        </w:div>
        <w:div w:id="485901977">
          <w:marLeft w:val="640"/>
          <w:marRight w:val="0"/>
          <w:marTop w:val="0"/>
          <w:marBottom w:val="0"/>
          <w:divBdr>
            <w:top w:val="none" w:sz="0" w:space="0" w:color="auto"/>
            <w:left w:val="none" w:sz="0" w:space="0" w:color="auto"/>
            <w:bottom w:val="none" w:sz="0" w:space="0" w:color="auto"/>
            <w:right w:val="none" w:sz="0" w:space="0" w:color="auto"/>
          </w:divBdr>
        </w:div>
        <w:div w:id="501624431">
          <w:marLeft w:val="640"/>
          <w:marRight w:val="0"/>
          <w:marTop w:val="0"/>
          <w:marBottom w:val="0"/>
          <w:divBdr>
            <w:top w:val="none" w:sz="0" w:space="0" w:color="auto"/>
            <w:left w:val="none" w:sz="0" w:space="0" w:color="auto"/>
            <w:bottom w:val="none" w:sz="0" w:space="0" w:color="auto"/>
            <w:right w:val="none" w:sz="0" w:space="0" w:color="auto"/>
          </w:divBdr>
        </w:div>
        <w:div w:id="544565109">
          <w:marLeft w:val="640"/>
          <w:marRight w:val="0"/>
          <w:marTop w:val="0"/>
          <w:marBottom w:val="0"/>
          <w:divBdr>
            <w:top w:val="none" w:sz="0" w:space="0" w:color="auto"/>
            <w:left w:val="none" w:sz="0" w:space="0" w:color="auto"/>
            <w:bottom w:val="none" w:sz="0" w:space="0" w:color="auto"/>
            <w:right w:val="none" w:sz="0" w:space="0" w:color="auto"/>
          </w:divBdr>
        </w:div>
        <w:div w:id="641084703">
          <w:marLeft w:val="640"/>
          <w:marRight w:val="0"/>
          <w:marTop w:val="0"/>
          <w:marBottom w:val="0"/>
          <w:divBdr>
            <w:top w:val="none" w:sz="0" w:space="0" w:color="auto"/>
            <w:left w:val="none" w:sz="0" w:space="0" w:color="auto"/>
            <w:bottom w:val="none" w:sz="0" w:space="0" w:color="auto"/>
            <w:right w:val="none" w:sz="0" w:space="0" w:color="auto"/>
          </w:divBdr>
        </w:div>
        <w:div w:id="675183957">
          <w:marLeft w:val="640"/>
          <w:marRight w:val="0"/>
          <w:marTop w:val="0"/>
          <w:marBottom w:val="0"/>
          <w:divBdr>
            <w:top w:val="none" w:sz="0" w:space="0" w:color="auto"/>
            <w:left w:val="none" w:sz="0" w:space="0" w:color="auto"/>
            <w:bottom w:val="none" w:sz="0" w:space="0" w:color="auto"/>
            <w:right w:val="none" w:sz="0" w:space="0" w:color="auto"/>
          </w:divBdr>
        </w:div>
        <w:div w:id="694617675">
          <w:marLeft w:val="640"/>
          <w:marRight w:val="0"/>
          <w:marTop w:val="0"/>
          <w:marBottom w:val="0"/>
          <w:divBdr>
            <w:top w:val="none" w:sz="0" w:space="0" w:color="auto"/>
            <w:left w:val="none" w:sz="0" w:space="0" w:color="auto"/>
            <w:bottom w:val="none" w:sz="0" w:space="0" w:color="auto"/>
            <w:right w:val="none" w:sz="0" w:space="0" w:color="auto"/>
          </w:divBdr>
        </w:div>
        <w:div w:id="708190248">
          <w:marLeft w:val="640"/>
          <w:marRight w:val="0"/>
          <w:marTop w:val="0"/>
          <w:marBottom w:val="0"/>
          <w:divBdr>
            <w:top w:val="none" w:sz="0" w:space="0" w:color="auto"/>
            <w:left w:val="none" w:sz="0" w:space="0" w:color="auto"/>
            <w:bottom w:val="none" w:sz="0" w:space="0" w:color="auto"/>
            <w:right w:val="none" w:sz="0" w:space="0" w:color="auto"/>
          </w:divBdr>
        </w:div>
        <w:div w:id="758217080">
          <w:marLeft w:val="640"/>
          <w:marRight w:val="0"/>
          <w:marTop w:val="0"/>
          <w:marBottom w:val="0"/>
          <w:divBdr>
            <w:top w:val="none" w:sz="0" w:space="0" w:color="auto"/>
            <w:left w:val="none" w:sz="0" w:space="0" w:color="auto"/>
            <w:bottom w:val="none" w:sz="0" w:space="0" w:color="auto"/>
            <w:right w:val="none" w:sz="0" w:space="0" w:color="auto"/>
          </w:divBdr>
        </w:div>
        <w:div w:id="825127031">
          <w:marLeft w:val="640"/>
          <w:marRight w:val="0"/>
          <w:marTop w:val="0"/>
          <w:marBottom w:val="0"/>
          <w:divBdr>
            <w:top w:val="none" w:sz="0" w:space="0" w:color="auto"/>
            <w:left w:val="none" w:sz="0" w:space="0" w:color="auto"/>
            <w:bottom w:val="none" w:sz="0" w:space="0" w:color="auto"/>
            <w:right w:val="none" w:sz="0" w:space="0" w:color="auto"/>
          </w:divBdr>
        </w:div>
        <w:div w:id="837380121">
          <w:marLeft w:val="640"/>
          <w:marRight w:val="0"/>
          <w:marTop w:val="0"/>
          <w:marBottom w:val="0"/>
          <w:divBdr>
            <w:top w:val="none" w:sz="0" w:space="0" w:color="auto"/>
            <w:left w:val="none" w:sz="0" w:space="0" w:color="auto"/>
            <w:bottom w:val="none" w:sz="0" w:space="0" w:color="auto"/>
            <w:right w:val="none" w:sz="0" w:space="0" w:color="auto"/>
          </w:divBdr>
        </w:div>
        <w:div w:id="949822943">
          <w:marLeft w:val="640"/>
          <w:marRight w:val="0"/>
          <w:marTop w:val="0"/>
          <w:marBottom w:val="0"/>
          <w:divBdr>
            <w:top w:val="none" w:sz="0" w:space="0" w:color="auto"/>
            <w:left w:val="none" w:sz="0" w:space="0" w:color="auto"/>
            <w:bottom w:val="none" w:sz="0" w:space="0" w:color="auto"/>
            <w:right w:val="none" w:sz="0" w:space="0" w:color="auto"/>
          </w:divBdr>
        </w:div>
        <w:div w:id="1052728850">
          <w:marLeft w:val="640"/>
          <w:marRight w:val="0"/>
          <w:marTop w:val="0"/>
          <w:marBottom w:val="0"/>
          <w:divBdr>
            <w:top w:val="none" w:sz="0" w:space="0" w:color="auto"/>
            <w:left w:val="none" w:sz="0" w:space="0" w:color="auto"/>
            <w:bottom w:val="none" w:sz="0" w:space="0" w:color="auto"/>
            <w:right w:val="none" w:sz="0" w:space="0" w:color="auto"/>
          </w:divBdr>
        </w:div>
        <w:div w:id="1083719397">
          <w:marLeft w:val="640"/>
          <w:marRight w:val="0"/>
          <w:marTop w:val="0"/>
          <w:marBottom w:val="0"/>
          <w:divBdr>
            <w:top w:val="none" w:sz="0" w:space="0" w:color="auto"/>
            <w:left w:val="none" w:sz="0" w:space="0" w:color="auto"/>
            <w:bottom w:val="none" w:sz="0" w:space="0" w:color="auto"/>
            <w:right w:val="none" w:sz="0" w:space="0" w:color="auto"/>
          </w:divBdr>
        </w:div>
        <w:div w:id="1087505351">
          <w:marLeft w:val="640"/>
          <w:marRight w:val="0"/>
          <w:marTop w:val="0"/>
          <w:marBottom w:val="0"/>
          <w:divBdr>
            <w:top w:val="none" w:sz="0" w:space="0" w:color="auto"/>
            <w:left w:val="none" w:sz="0" w:space="0" w:color="auto"/>
            <w:bottom w:val="none" w:sz="0" w:space="0" w:color="auto"/>
            <w:right w:val="none" w:sz="0" w:space="0" w:color="auto"/>
          </w:divBdr>
        </w:div>
        <w:div w:id="1128234786">
          <w:marLeft w:val="640"/>
          <w:marRight w:val="0"/>
          <w:marTop w:val="0"/>
          <w:marBottom w:val="0"/>
          <w:divBdr>
            <w:top w:val="none" w:sz="0" w:space="0" w:color="auto"/>
            <w:left w:val="none" w:sz="0" w:space="0" w:color="auto"/>
            <w:bottom w:val="none" w:sz="0" w:space="0" w:color="auto"/>
            <w:right w:val="none" w:sz="0" w:space="0" w:color="auto"/>
          </w:divBdr>
        </w:div>
        <w:div w:id="1188059563">
          <w:marLeft w:val="640"/>
          <w:marRight w:val="0"/>
          <w:marTop w:val="0"/>
          <w:marBottom w:val="0"/>
          <w:divBdr>
            <w:top w:val="none" w:sz="0" w:space="0" w:color="auto"/>
            <w:left w:val="none" w:sz="0" w:space="0" w:color="auto"/>
            <w:bottom w:val="none" w:sz="0" w:space="0" w:color="auto"/>
            <w:right w:val="none" w:sz="0" w:space="0" w:color="auto"/>
          </w:divBdr>
        </w:div>
        <w:div w:id="1207640622">
          <w:marLeft w:val="640"/>
          <w:marRight w:val="0"/>
          <w:marTop w:val="0"/>
          <w:marBottom w:val="0"/>
          <w:divBdr>
            <w:top w:val="none" w:sz="0" w:space="0" w:color="auto"/>
            <w:left w:val="none" w:sz="0" w:space="0" w:color="auto"/>
            <w:bottom w:val="none" w:sz="0" w:space="0" w:color="auto"/>
            <w:right w:val="none" w:sz="0" w:space="0" w:color="auto"/>
          </w:divBdr>
        </w:div>
        <w:div w:id="1216114884">
          <w:marLeft w:val="640"/>
          <w:marRight w:val="0"/>
          <w:marTop w:val="0"/>
          <w:marBottom w:val="0"/>
          <w:divBdr>
            <w:top w:val="none" w:sz="0" w:space="0" w:color="auto"/>
            <w:left w:val="none" w:sz="0" w:space="0" w:color="auto"/>
            <w:bottom w:val="none" w:sz="0" w:space="0" w:color="auto"/>
            <w:right w:val="none" w:sz="0" w:space="0" w:color="auto"/>
          </w:divBdr>
        </w:div>
        <w:div w:id="1311666795">
          <w:marLeft w:val="640"/>
          <w:marRight w:val="0"/>
          <w:marTop w:val="0"/>
          <w:marBottom w:val="0"/>
          <w:divBdr>
            <w:top w:val="none" w:sz="0" w:space="0" w:color="auto"/>
            <w:left w:val="none" w:sz="0" w:space="0" w:color="auto"/>
            <w:bottom w:val="none" w:sz="0" w:space="0" w:color="auto"/>
            <w:right w:val="none" w:sz="0" w:space="0" w:color="auto"/>
          </w:divBdr>
        </w:div>
        <w:div w:id="1315573350">
          <w:marLeft w:val="640"/>
          <w:marRight w:val="0"/>
          <w:marTop w:val="0"/>
          <w:marBottom w:val="0"/>
          <w:divBdr>
            <w:top w:val="none" w:sz="0" w:space="0" w:color="auto"/>
            <w:left w:val="none" w:sz="0" w:space="0" w:color="auto"/>
            <w:bottom w:val="none" w:sz="0" w:space="0" w:color="auto"/>
            <w:right w:val="none" w:sz="0" w:space="0" w:color="auto"/>
          </w:divBdr>
        </w:div>
        <w:div w:id="1350259459">
          <w:marLeft w:val="640"/>
          <w:marRight w:val="0"/>
          <w:marTop w:val="0"/>
          <w:marBottom w:val="0"/>
          <w:divBdr>
            <w:top w:val="none" w:sz="0" w:space="0" w:color="auto"/>
            <w:left w:val="none" w:sz="0" w:space="0" w:color="auto"/>
            <w:bottom w:val="none" w:sz="0" w:space="0" w:color="auto"/>
            <w:right w:val="none" w:sz="0" w:space="0" w:color="auto"/>
          </w:divBdr>
        </w:div>
        <w:div w:id="1393961307">
          <w:marLeft w:val="640"/>
          <w:marRight w:val="0"/>
          <w:marTop w:val="0"/>
          <w:marBottom w:val="0"/>
          <w:divBdr>
            <w:top w:val="none" w:sz="0" w:space="0" w:color="auto"/>
            <w:left w:val="none" w:sz="0" w:space="0" w:color="auto"/>
            <w:bottom w:val="none" w:sz="0" w:space="0" w:color="auto"/>
            <w:right w:val="none" w:sz="0" w:space="0" w:color="auto"/>
          </w:divBdr>
        </w:div>
        <w:div w:id="1404527288">
          <w:marLeft w:val="640"/>
          <w:marRight w:val="0"/>
          <w:marTop w:val="0"/>
          <w:marBottom w:val="0"/>
          <w:divBdr>
            <w:top w:val="none" w:sz="0" w:space="0" w:color="auto"/>
            <w:left w:val="none" w:sz="0" w:space="0" w:color="auto"/>
            <w:bottom w:val="none" w:sz="0" w:space="0" w:color="auto"/>
            <w:right w:val="none" w:sz="0" w:space="0" w:color="auto"/>
          </w:divBdr>
        </w:div>
        <w:div w:id="1415318395">
          <w:marLeft w:val="640"/>
          <w:marRight w:val="0"/>
          <w:marTop w:val="0"/>
          <w:marBottom w:val="0"/>
          <w:divBdr>
            <w:top w:val="none" w:sz="0" w:space="0" w:color="auto"/>
            <w:left w:val="none" w:sz="0" w:space="0" w:color="auto"/>
            <w:bottom w:val="none" w:sz="0" w:space="0" w:color="auto"/>
            <w:right w:val="none" w:sz="0" w:space="0" w:color="auto"/>
          </w:divBdr>
        </w:div>
        <w:div w:id="1463032704">
          <w:marLeft w:val="640"/>
          <w:marRight w:val="0"/>
          <w:marTop w:val="0"/>
          <w:marBottom w:val="0"/>
          <w:divBdr>
            <w:top w:val="none" w:sz="0" w:space="0" w:color="auto"/>
            <w:left w:val="none" w:sz="0" w:space="0" w:color="auto"/>
            <w:bottom w:val="none" w:sz="0" w:space="0" w:color="auto"/>
            <w:right w:val="none" w:sz="0" w:space="0" w:color="auto"/>
          </w:divBdr>
        </w:div>
        <w:div w:id="1466854083">
          <w:marLeft w:val="640"/>
          <w:marRight w:val="0"/>
          <w:marTop w:val="0"/>
          <w:marBottom w:val="0"/>
          <w:divBdr>
            <w:top w:val="none" w:sz="0" w:space="0" w:color="auto"/>
            <w:left w:val="none" w:sz="0" w:space="0" w:color="auto"/>
            <w:bottom w:val="none" w:sz="0" w:space="0" w:color="auto"/>
            <w:right w:val="none" w:sz="0" w:space="0" w:color="auto"/>
          </w:divBdr>
        </w:div>
        <w:div w:id="1655798506">
          <w:marLeft w:val="640"/>
          <w:marRight w:val="0"/>
          <w:marTop w:val="0"/>
          <w:marBottom w:val="0"/>
          <w:divBdr>
            <w:top w:val="none" w:sz="0" w:space="0" w:color="auto"/>
            <w:left w:val="none" w:sz="0" w:space="0" w:color="auto"/>
            <w:bottom w:val="none" w:sz="0" w:space="0" w:color="auto"/>
            <w:right w:val="none" w:sz="0" w:space="0" w:color="auto"/>
          </w:divBdr>
        </w:div>
        <w:div w:id="1739938025">
          <w:marLeft w:val="640"/>
          <w:marRight w:val="0"/>
          <w:marTop w:val="0"/>
          <w:marBottom w:val="0"/>
          <w:divBdr>
            <w:top w:val="none" w:sz="0" w:space="0" w:color="auto"/>
            <w:left w:val="none" w:sz="0" w:space="0" w:color="auto"/>
            <w:bottom w:val="none" w:sz="0" w:space="0" w:color="auto"/>
            <w:right w:val="none" w:sz="0" w:space="0" w:color="auto"/>
          </w:divBdr>
        </w:div>
        <w:div w:id="1843162475">
          <w:marLeft w:val="640"/>
          <w:marRight w:val="0"/>
          <w:marTop w:val="0"/>
          <w:marBottom w:val="0"/>
          <w:divBdr>
            <w:top w:val="none" w:sz="0" w:space="0" w:color="auto"/>
            <w:left w:val="none" w:sz="0" w:space="0" w:color="auto"/>
            <w:bottom w:val="none" w:sz="0" w:space="0" w:color="auto"/>
            <w:right w:val="none" w:sz="0" w:space="0" w:color="auto"/>
          </w:divBdr>
        </w:div>
        <w:div w:id="1852450076">
          <w:marLeft w:val="640"/>
          <w:marRight w:val="0"/>
          <w:marTop w:val="0"/>
          <w:marBottom w:val="0"/>
          <w:divBdr>
            <w:top w:val="none" w:sz="0" w:space="0" w:color="auto"/>
            <w:left w:val="none" w:sz="0" w:space="0" w:color="auto"/>
            <w:bottom w:val="none" w:sz="0" w:space="0" w:color="auto"/>
            <w:right w:val="none" w:sz="0" w:space="0" w:color="auto"/>
          </w:divBdr>
        </w:div>
        <w:div w:id="1913851583">
          <w:marLeft w:val="640"/>
          <w:marRight w:val="0"/>
          <w:marTop w:val="0"/>
          <w:marBottom w:val="0"/>
          <w:divBdr>
            <w:top w:val="none" w:sz="0" w:space="0" w:color="auto"/>
            <w:left w:val="none" w:sz="0" w:space="0" w:color="auto"/>
            <w:bottom w:val="none" w:sz="0" w:space="0" w:color="auto"/>
            <w:right w:val="none" w:sz="0" w:space="0" w:color="auto"/>
          </w:divBdr>
        </w:div>
        <w:div w:id="1995642120">
          <w:marLeft w:val="640"/>
          <w:marRight w:val="0"/>
          <w:marTop w:val="0"/>
          <w:marBottom w:val="0"/>
          <w:divBdr>
            <w:top w:val="none" w:sz="0" w:space="0" w:color="auto"/>
            <w:left w:val="none" w:sz="0" w:space="0" w:color="auto"/>
            <w:bottom w:val="none" w:sz="0" w:space="0" w:color="auto"/>
            <w:right w:val="none" w:sz="0" w:space="0" w:color="auto"/>
          </w:divBdr>
        </w:div>
        <w:div w:id="2029016117">
          <w:marLeft w:val="640"/>
          <w:marRight w:val="0"/>
          <w:marTop w:val="0"/>
          <w:marBottom w:val="0"/>
          <w:divBdr>
            <w:top w:val="none" w:sz="0" w:space="0" w:color="auto"/>
            <w:left w:val="none" w:sz="0" w:space="0" w:color="auto"/>
            <w:bottom w:val="none" w:sz="0" w:space="0" w:color="auto"/>
            <w:right w:val="none" w:sz="0" w:space="0" w:color="auto"/>
          </w:divBdr>
        </w:div>
        <w:div w:id="2120250368">
          <w:marLeft w:val="640"/>
          <w:marRight w:val="0"/>
          <w:marTop w:val="0"/>
          <w:marBottom w:val="0"/>
          <w:divBdr>
            <w:top w:val="none" w:sz="0" w:space="0" w:color="auto"/>
            <w:left w:val="none" w:sz="0" w:space="0" w:color="auto"/>
            <w:bottom w:val="none" w:sz="0" w:space="0" w:color="auto"/>
            <w:right w:val="none" w:sz="0" w:space="0" w:color="auto"/>
          </w:divBdr>
        </w:div>
      </w:divsChild>
    </w:div>
    <w:div w:id="1501307404">
      <w:bodyDiv w:val="1"/>
      <w:marLeft w:val="0"/>
      <w:marRight w:val="0"/>
      <w:marTop w:val="0"/>
      <w:marBottom w:val="0"/>
      <w:divBdr>
        <w:top w:val="none" w:sz="0" w:space="0" w:color="auto"/>
        <w:left w:val="none" w:sz="0" w:space="0" w:color="auto"/>
        <w:bottom w:val="none" w:sz="0" w:space="0" w:color="auto"/>
        <w:right w:val="none" w:sz="0" w:space="0" w:color="auto"/>
      </w:divBdr>
      <w:divsChild>
        <w:div w:id="37321825">
          <w:marLeft w:val="640"/>
          <w:marRight w:val="0"/>
          <w:marTop w:val="0"/>
          <w:marBottom w:val="0"/>
          <w:divBdr>
            <w:top w:val="none" w:sz="0" w:space="0" w:color="auto"/>
            <w:left w:val="none" w:sz="0" w:space="0" w:color="auto"/>
            <w:bottom w:val="none" w:sz="0" w:space="0" w:color="auto"/>
            <w:right w:val="none" w:sz="0" w:space="0" w:color="auto"/>
          </w:divBdr>
        </w:div>
        <w:div w:id="96756796">
          <w:marLeft w:val="640"/>
          <w:marRight w:val="0"/>
          <w:marTop w:val="0"/>
          <w:marBottom w:val="0"/>
          <w:divBdr>
            <w:top w:val="none" w:sz="0" w:space="0" w:color="auto"/>
            <w:left w:val="none" w:sz="0" w:space="0" w:color="auto"/>
            <w:bottom w:val="none" w:sz="0" w:space="0" w:color="auto"/>
            <w:right w:val="none" w:sz="0" w:space="0" w:color="auto"/>
          </w:divBdr>
        </w:div>
        <w:div w:id="111748541">
          <w:marLeft w:val="640"/>
          <w:marRight w:val="0"/>
          <w:marTop w:val="0"/>
          <w:marBottom w:val="0"/>
          <w:divBdr>
            <w:top w:val="none" w:sz="0" w:space="0" w:color="auto"/>
            <w:left w:val="none" w:sz="0" w:space="0" w:color="auto"/>
            <w:bottom w:val="none" w:sz="0" w:space="0" w:color="auto"/>
            <w:right w:val="none" w:sz="0" w:space="0" w:color="auto"/>
          </w:divBdr>
        </w:div>
        <w:div w:id="171453879">
          <w:marLeft w:val="640"/>
          <w:marRight w:val="0"/>
          <w:marTop w:val="0"/>
          <w:marBottom w:val="0"/>
          <w:divBdr>
            <w:top w:val="none" w:sz="0" w:space="0" w:color="auto"/>
            <w:left w:val="none" w:sz="0" w:space="0" w:color="auto"/>
            <w:bottom w:val="none" w:sz="0" w:space="0" w:color="auto"/>
            <w:right w:val="none" w:sz="0" w:space="0" w:color="auto"/>
          </w:divBdr>
        </w:div>
        <w:div w:id="234358770">
          <w:marLeft w:val="640"/>
          <w:marRight w:val="0"/>
          <w:marTop w:val="0"/>
          <w:marBottom w:val="0"/>
          <w:divBdr>
            <w:top w:val="none" w:sz="0" w:space="0" w:color="auto"/>
            <w:left w:val="none" w:sz="0" w:space="0" w:color="auto"/>
            <w:bottom w:val="none" w:sz="0" w:space="0" w:color="auto"/>
            <w:right w:val="none" w:sz="0" w:space="0" w:color="auto"/>
          </w:divBdr>
        </w:div>
        <w:div w:id="246350903">
          <w:marLeft w:val="640"/>
          <w:marRight w:val="0"/>
          <w:marTop w:val="0"/>
          <w:marBottom w:val="0"/>
          <w:divBdr>
            <w:top w:val="none" w:sz="0" w:space="0" w:color="auto"/>
            <w:left w:val="none" w:sz="0" w:space="0" w:color="auto"/>
            <w:bottom w:val="none" w:sz="0" w:space="0" w:color="auto"/>
            <w:right w:val="none" w:sz="0" w:space="0" w:color="auto"/>
          </w:divBdr>
        </w:div>
        <w:div w:id="290524684">
          <w:marLeft w:val="640"/>
          <w:marRight w:val="0"/>
          <w:marTop w:val="0"/>
          <w:marBottom w:val="0"/>
          <w:divBdr>
            <w:top w:val="none" w:sz="0" w:space="0" w:color="auto"/>
            <w:left w:val="none" w:sz="0" w:space="0" w:color="auto"/>
            <w:bottom w:val="none" w:sz="0" w:space="0" w:color="auto"/>
            <w:right w:val="none" w:sz="0" w:space="0" w:color="auto"/>
          </w:divBdr>
        </w:div>
        <w:div w:id="304625008">
          <w:marLeft w:val="640"/>
          <w:marRight w:val="0"/>
          <w:marTop w:val="0"/>
          <w:marBottom w:val="0"/>
          <w:divBdr>
            <w:top w:val="none" w:sz="0" w:space="0" w:color="auto"/>
            <w:left w:val="none" w:sz="0" w:space="0" w:color="auto"/>
            <w:bottom w:val="none" w:sz="0" w:space="0" w:color="auto"/>
            <w:right w:val="none" w:sz="0" w:space="0" w:color="auto"/>
          </w:divBdr>
        </w:div>
        <w:div w:id="493421686">
          <w:marLeft w:val="640"/>
          <w:marRight w:val="0"/>
          <w:marTop w:val="0"/>
          <w:marBottom w:val="0"/>
          <w:divBdr>
            <w:top w:val="none" w:sz="0" w:space="0" w:color="auto"/>
            <w:left w:val="none" w:sz="0" w:space="0" w:color="auto"/>
            <w:bottom w:val="none" w:sz="0" w:space="0" w:color="auto"/>
            <w:right w:val="none" w:sz="0" w:space="0" w:color="auto"/>
          </w:divBdr>
        </w:div>
        <w:div w:id="533268728">
          <w:marLeft w:val="640"/>
          <w:marRight w:val="0"/>
          <w:marTop w:val="0"/>
          <w:marBottom w:val="0"/>
          <w:divBdr>
            <w:top w:val="none" w:sz="0" w:space="0" w:color="auto"/>
            <w:left w:val="none" w:sz="0" w:space="0" w:color="auto"/>
            <w:bottom w:val="none" w:sz="0" w:space="0" w:color="auto"/>
            <w:right w:val="none" w:sz="0" w:space="0" w:color="auto"/>
          </w:divBdr>
        </w:div>
        <w:div w:id="672221917">
          <w:marLeft w:val="640"/>
          <w:marRight w:val="0"/>
          <w:marTop w:val="0"/>
          <w:marBottom w:val="0"/>
          <w:divBdr>
            <w:top w:val="none" w:sz="0" w:space="0" w:color="auto"/>
            <w:left w:val="none" w:sz="0" w:space="0" w:color="auto"/>
            <w:bottom w:val="none" w:sz="0" w:space="0" w:color="auto"/>
            <w:right w:val="none" w:sz="0" w:space="0" w:color="auto"/>
          </w:divBdr>
        </w:div>
        <w:div w:id="804129719">
          <w:marLeft w:val="640"/>
          <w:marRight w:val="0"/>
          <w:marTop w:val="0"/>
          <w:marBottom w:val="0"/>
          <w:divBdr>
            <w:top w:val="none" w:sz="0" w:space="0" w:color="auto"/>
            <w:left w:val="none" w:sz="0" w:space="0" w:color="auto"/>
            <w:bottom w:val="none" w:sz="0" w:space="0" w:color="auto"/>
            <w:right w:val="none" w:sz="0" w:space="0" w:color="auto"/>
          </w:divBdr>
        </w:div>
        <w:div w:id="910314282">
          <w:marLeft w:val="640"/>
          <w:marRight w:val="0"/>
          <w:marTop w:val="0"/>
          <w:marBottom w:val="0"/>
          <w:divBdr>
            <w:top w:val="none" w:sz="0" w:space="0" w:color="auto"/>
            <w:left w:val="none" w:sz="0" w:space="0" w:color="auto"/>
            <w:bottom w:val="none" w:sz="0" w:space="0" w:color="auto"/>
            <w:right w:val="none" w:sz="0" w:space="0" w:color="auto"/>
          </w:divBdr>
        </w:div>
        <w:div w:id="1006711747">
          <w:marLeft w:val="640"/>
          <w:marRight w:val="0"/>
          <w:marTop w:val="0"/>
          <w:marBottom w:val="0"/>
          <w:divBdr>
            <w:top w:val="none" w:sz="0" w:space="0" w:color="auto"/>
            <w:left w:val="none" w:sz="0" w:space="0" w:color="auto"/>
            <w:bottom w:val="none" w:sz="0" w:space="0" w:color="auto"/>
            <w:right w:val="none" w:sz="0" w:space="0" w:color="auto"/>
          </w:divBdr>
        </w:div>
        <w:div w:id="1070927180">
          <w:marLeft w:val="640"/>
          <w:marRight w:val="0"/>
          <w:marTop w:val="0"/>
          <w:marBottom w:val="0"/>
          <w:divBdr>
            <w:top w:val="none" w:sz="0" w:space="0" w:color="auto"/>
            <w:left w:val="none" w:sz="0" w:space="0" w:color="auto"/>
            <w:bottom w:val="none" w:sz="0" w:space="0" w:color="auto"/>
            <w:right w:val="none" w:sz="0" w:space="0" w:color="auto"/>
          </w:divBdr>
        </w:div>
        <w:div w:id="1091466756">
          <w:marLeft w:val="640"/>
          <w:marRight w:val="0"/>
          <w:marTop w:val="0"/>
          <w:marBottom w:val="0"/>
          <w:divBdr>
            <w:top w:val="none" w:sz="0" w:space="0" w:color="auto"/>
            <w:left w:val="none" w:sz="0" w:space="0" w:color="auto"/>
            <w:bottom w:val="none" w:sz="0" w:space="0" w:color="auto"/>
            <w:right w:val="none" w:sz="0" w:space="0" w:color="auto"/>
          </w:divBdr>
        </w:div>
        <w:div w:id="1106148685">
          <w:marLeft w:val="640"/>
          <w:marRight w:val="0"/>
          <w:marTop w:val="0"/>
          <w:marBottom w:val="0"/>
          <w:divBdr>
            <w:top w:val="none" w:sz="0" w:space="0" w:color="auto"/>
            <w:left w:val="none" w:sz="0" w:space="0" w:color="auto"/>
            <w:bottom w:val="none" w:sz="0" w:space="0" w:color="auto"/>
            <w:right w:val="none" w:sz="0" w:space="0" w:color="auto"/>
          </w:divBdr>
        </w:div>
        <w:div w:id="1117479835">
          <w:marLeft w:val="640"/>
          <w:marRight w:val="0"/>
          <w:marTop w:val="0"/>
          <w:marBottom w:val="0"/>
          <w:divBdr>
            <w:top w:val="none" w:sz="0" w:space="0" w:color="auto"/>
            <w:left w:val="none" w:sz="0" w:space="0" w:color="auto"/>
            <w:bottom w:val="none" w:sz="0" w:space="0" w:color="auto"/>
            <w:right w:val="none" w:sz="0" w:space="0" w:color="auto"/>
          </w:divBdr>
        </w:div>
        <w:div w:id="1200896751">
          <w:marLeft w:val="640"/>
          <w:marRight w:val="0"/>
          <w:marTop w:val="0"/>
          <w:marBottom w:val="0"/>
          <w:divBdr>
            <w:top w:val="none" w:sz="0" w:space="0" w:color="auto"/>
            <w:left w:val="none" w:sz="0" w:space="0" w:color="auto"/>
            <w:bottom w:val="none" w:sz="0" w:space="0" w:color="auto"/>
            <w:right w:val="none" w:sz="0" w:space="0" w:color="auto"/>
          </w:divBdr>
        </w:div>
        <w:div w:id="1248542396">
          <w:marLeft w:val="640"/>
          <w:marRight w:val="0"/>
          <w:marTop w:val="0"/>
          <w:marBottom w:val="0"/>
          <w:divBdr>
            <w:top w:val="none" w:sz="0" w:space="0" w:color="auto"/>
            <w:left w:val="none" w:sz="0" w:space="0" w:color="auto"/>
            <w:bottom w:val="none" w:sz="0" w:space="0" w:color="auto"/>
            <w:right w:val="none" w:sz="0" w:space="0" w:color="auto"/>
          </w:divBdr>
        </w:div>
        <w:div w:id="1274442820">
          <w:marLeft w:val="640"/>
          <w:marRight w:val="0"/>
          <w:marTop w:val="0"/>
          <w:marBottom w:val="0"/>
          <w:divBdr>
            <w:top w:val="none" w:sz="0" w:space="0" w:color="auto"/>
            <w:left w:val="none" w:sz="0" w:space="0" w:color="auto"/>
            <w:bottom w:val="none" w:sz="0" w:space="0" w:color="auto"/>
            <w:right w:val="none" w:sz="0" w:space="0" w:color="auto"/>
          </w:divBdr>
        </w:div>
        <w:div w:id="1299609482">
          <w:marLeft w:val="640"/>
          <w:marRight w:val="0"/>
          <w:marTop w:val="0"/>
          <w:marBottom w:val="0"/>
          <w:divBdr>
            <w:top w:val="none" w:sz="0" w:space="0" w:color="auto"/>
            <w:left w:val="none" w:sz="0" w:space="0" w:color="auto"/>
            <w:bottom w:val="none" w:sz="0" w:space="0" w:color="auto"/>
            <w:right w:val="none" w:sz="0" w:space="0" w:color="auto"/>
          </w:divBdr>
        </w:div>
        <w:div w:id="1382829498">
          <w:marLeft w:val="640"/>
          <w:marRight w:val="0"/>
          <w:marTop w:val="0"/>
          <w:marBottom w:val="0"/>
          <w:divBdr>
            <w:top w:val="none" w:sz="0" w:space="0" w:color="auto"/>
            <w:left w:val="none" w:sz="0" w:space="0" w:color="auto"/>
            <w:bottom w:val="none" w:sz="0" w:space="0" w:color="auto"/>
            <w:right w:val="none" w:sz="0" w:space="0" w:color="auto"/>
          </w:divBdr>
        </w:div>
        <w:div w:id="1409965264">
          <w:marLeft w:val="640"/>
          <w:marRight w:val="0"/>
          <w:marTop w:val="0"/>
          <w:marBottom w:val="0"/>
          <w:divBdr>
            <w:top w:val="none" w:sz="0" w:space="0" w:color="auto"/>
            <w:left w:val="none" w:sz="0" w:space="0" w:color="auto"/>
            <w:bottom w:val="none" w:sz="0" w:space="0" w:color="auto"/>
            <w:right w:val="none" w:sz="0" w:space="0" w:color="auto"/>
          </w:divBdr>
        </w:div>
        <w:div w:id="1419903628">
          <w:marLeft w:val="640"/>
          <w:marRight w:val="0"/>
          <w:marTop w:val="0"/>
          <w:marBottom w:val="0"/>
          <w:divBdr>
            <w:top w:val="none" w:sz="0" w:space="0" w:color="auto"/>
            <w:left w:val="none" w:sz="0" w:space="0" w:color="auto"/>
            <w:bottom w:val="none" w:sz="0" w:space="0" w:color="auto"/>
            <w:right w:val="none" w:sz="0" w:space="0" w:color="auto"/>
          </w:divBdr>
        </w:div>
        <w:div w:id="1445075633">
          <w:marLeft w:val="640"/>
          <w:marRight w:val="0"/>
          <w:marTop w:val="0"/>
          <w:marBottom w:val="0"/>
          <w:divBdr>
            <w:top w:val="none" w:sz="0" w:space="0" w:color="auto"/>
            <w:left w:val="none" w:sz="0" w:space="0" w:color="auto"/>
            <w:bottom w:val="none" w:sz="0" w:space="0" w:color="auto"/>
            <w:right w:val="none" w:sz="0" w:space="0" w:color="auto"/>
          </w:divBdr>
        </w:div>
        <w:div w:id="1495759281">
          <w:marLeft w:val="640"/>
          <w:marRight w:val="0"/>
          <w:marTop w:val="0"/>
          <w:marBottom w:val="0"/>
          <w:divBdr>
            <w:top w:val="none" w:sz="0" w:space="0" w:color="auto"/>
            <w:left w:val="none" w:sz="0" w:space="0" w:color="auto"/>
            <w:bottom w:val="none" w:sz="0" w:space="0" w:color="auto"/>
            <w:right w:val="none" w:sz="0" w:space="0" w:color="auto"/>
          </w:divBdr>
        </w:div>
        <w:div w:id="1525901294">
          <w:marLeft w:val="640"/>
          <w:marRight w:val="0"/>
          <w:marTop w:val="0"/>
          <w:marBottom w:val="0"/>
          <w:divBdr>
            <w:top w:val="none" w:sz="0" w:space="0" w:color="auto"/>
            <w:left w:val="none" w:sz="0" w:space="0" w:color="auto"/>
            <w:bottom w:val="none" w:sz="0" w:space="0" w:color="auto"/>
            <w:right w:val="none" w:sz="0" w:space="0" w:color="auto"/>
          </w:divBdr>
        </w:div>
        <w:div w:id="1546791715">
          <w:marLeft w:val="640"/>
          <w:marRight w:val="0"/>
          <w:marTop w:val="0"/>
          <w:marBottom w:val="0"/>
          <w:divBdr>
            <w:top w:val="none" w:sz="0" w:space="0" w:color="auto"/>
            <w:left w:val="none" w:sz="0" w:space="0" w:color="auto"/>
            <w:bottom w:val="none" w:sz="0" w:space="0" w:color="auto"/>
            <w:right w:val="none" w:sz="0" w:space="0" w:color="auto"/>
          </w:divBdr>
        </w:div>
        <w:div w:id="1584603343">
          <w:marLeft w:val="640"/>
          <w:marRight w:val="0"/>
          <w:marTop w:val="0"/>
          <w:marBottom w:val="0"/>
          <w:divBdr>
            <w:top w:val="none" w:sz="0" w:space="0" w:color="auto"/>
            <w:left w:val="none" w:sz="0" w:space="0" w:color="auto"/>
            <w:bottom w:val="none" w:sz="0" w:space="0" w:color="auto"/>
            <w:right w:val="none" w:sz="0" w:space="0" w:color="auto"/>
          </w:divBdr>
        </w:div>
        <w:div w:id="1622422546">
          <w:marLeft w:val="640"/>
          <w:marRight w:val="0"/>
          <w:marTop w:val="0"/>
          <w:marBottom w:val="0"/>
          <w:divBdr>
            <w:top w:val="none" w:sz="0" w:space="0" w:color="auto"/>
            <w:left w:val="none" w:sz="0" w:space="0" w:color="auto"/>
            <w:bottom w:val="none" w:sz="0" w:space="0" w:color="auto"/>
            <w:right w:val="none" w:sz="0" w:space="0" w:color="auto"/>
          </w:divBdr>
        </w:div>
        <w:div w:id="1634672092">
          <w:marLeft w:val="640"/>
          <w:marRight w:val="0"/>
          <w:marTop w:val="0"/>
          <w:marBottom w:val="0"/>
          <w:divBdr>
            <w:top w:val="none" w:sz="0" w:space="0" w:color="auto"/>
            <w:left w:val="none" w:sz="0" w:space="0" w:color="auto"/>
            <w:bottom w:val="none" w:sz="0" w:space="0" w:color="auto"/>
            <w:right w:val="none" w:sz="0" w:space="0" w:color="auto"/>
          </w:divBdr>
        </w:div>
        <w:div w:id="1646620304">
          <w:marLeft w:val="640"/>
          <w:marRight w:val="0"/>
          <w:marTop w:val="0"/>
          <w:marBottom w:val="0"/>
          <w:divBdr>
            <w:top w:val="none" w:sz="0" w:space="0" w:color="auto"/>
            <w:left w:val="none" w:sz="0" w:space="0" w:color="auto"/>
            <w:bottom w:val="none" w:sz="0" w:space="0" w:color="auto"/>
            <w:right w:val="none" w:sz="0" w:space="0" w:color="auto"/>
          </w:divBdr>
        </w:div>
        <w:div w:id="1656252540">
          <w:marLeft w:val="640"/>
          <w:marRight w:val="0"/>
          <w:marTop w:val="0"/>
          <w:marBottom w:val="0"/>
          <w:divBdr>
            <w:top w:val="none" w:sz="0" w:space="0" w:color="auto"/>
            <w:left w:val="none" w:sz="0" w:space="0" w:color="auto"/>
            <w:bottom w:val="none" w:sz="0" w:space="0" w:color="auto"/>
            <w:right w:val="none" w:sz="0" w:space="0" w:color="auto"/>
          </w:divBdr>
        </w:div>
        <w:div w:id="1697655358">
          <w:marLeft w:val="640"/>
          <w:marRight w:val="0"/>
          <w:marTop w:val="0"/>
          <w:marBottom w:val="0"/>
          <w:divBdr>
            <w:top w:val="none" w:sz="0" w:space="0" w:color="auto"/>
            <w:left w:val="none" w:sz="0" w:space="0" w:color="auto"/>
            <w:bottom w:val="none" w:sz="0" w:space="0" w:color="auto"/>
            <w:right w:val="none" w:sz="0" w:space="0" w:color="auto"/>
          </w:divBdr>
        </w:div>
        <w:div w:id="1890535442">
          <w:marLeft w:val="640"/>
          <w:marRight w:val="0"/>
          <w:marTop w:val="0"/>
          <w:marBottom w:val="0"/>
          <w:divBdr>
            <w:top w:val="none" w:sz="0" w:space="0" w:color="auto"/>
            <w:left w:val="none" w:sz="0" w:space="0" w:color="auto"/>
            <w:bottom w:val="none" w:sz="0" w:space="0" w:color="auto"/>
            <w:right w:val="none" w:sz="0" w:space="0" w:color="auto"/>
          </w:divBdr>
        </w:div>
        <w:div w:id="1906866786">
          <w:marLeft w:val="640"/>
          <w:marRight w:val="0"/>
          <w:marTop w:val="0"/>
          <w:marBottom w:val="0"/>
          <w:divBdr>
            <w:top w:val="none" w:sz="0" w:space="0" w:color="auto"/>
            <w:left w:val="none" w:sz="0" w:space="0" w:color="auto"/>
            <w:bottom w:val="none" w:sz="0" w:space="0" w:color="auto"/>
            <w:right w:val="none" w:sz="0" w:space="0" w:color="auto"/>
          </w:divBdr>
        </w:div>
        <w:div w:id="1968461717">
          <w:marLeft w:val="640"/>
          <w:marRight w:val="0"/>
          <w:marTop w:val="0"/>
          <w:marBottom w:val="0"/>
          <w:divBdr>
            <w:top w:val="none" w:sz="0" w:space="0" w:color="auto"/>
            <w:left w:val="none" w:sz="0" w:space="0" w:color="auto"/>
            <w:bottom w:val="none" w:sz="0" w:space="0" w:color="auto"/>
            <w:right w:val="none" w:sz="0" w:space="0" w:color="auto"/>
          </w:divBdr>
        </w:div>
        <w:div w:id="1973360473">
          <w:marLeft w:val="640"/>
          <w:marRight w:val="0"/>
          <w:marTop w:val="0"/>
          <w:marBottom w:val="0"/>
          <w:divBdr>
            <w:top w:val="none" w:sz="0" w:space="0" w:color="auto"/>
            <w:left w:val="none" w:sz="0" w:space="0" w:color="auto"/>
            <w:bottom w:val="none" w:sz="0" w:space="0" w:color="auto"/>
            <w:right w:val="none" w:sz="0" w:space="0" w:color="auto"/>
          </w:divBdr>
        </w:div>
        <w:div w:id="1986201681">
          <w:marLeft w:val="640"/>
          <w:marRight w:val="0"/>
          <w:marTop w:val="0"/>
          <w:marBottom w:val="0"/>
          <w:divBdr>
            <w:top w:val="none" w:sz="0" w:space="0" w:color="auto"/>
            <w:left w:val="none" w:sz="0" w:space="0" w:color="auto"/>
            <w:bottom w:val="none" w:sz="0" w:space="0" w:color="auto"/>
            <w:right w:val="none" w:sz="0" w:space="0" w:color="auto"/>
          </w:divBdr>
        </w:div>
        <w:div w:id="2018268144">
          <w:marLeft w:val="640"/>
          <w:marRight w:val="0"/>
          <w:marTop w:val="0"/>
          <w:marBottom w:val="0"/>
          <w:divBdr>
            <w:top w:val="none" w:sz="0" w:space="0" w:color="auto"/>
            <w:left w:val="none" w:sz="0" w:space="0" w:color="auto"/>
            <w:bottom w:val="none" w:sz="0" w:space="0" w:color="auto"/>
            <w:right w:val="none" w:sz="0" w:space="0" w:color="auto"/>
          </w:divBdr>
        </w:div>
        <w:div w:id="2039966413">
          <w:marLeft w:val="640"/>
          <w:marRight w:val="0"/>
          <w:marTop w:val="0"/>
          <w:marBottom w:val="0"/>
          <w:divBdr>
            <w:top w:val="none" w:sz="0" w:space="0" w:color="auto"/>
            <w:left w:val="none" w:sz="0" w:space="0" w:color="auto"/>
            <w:bottom w:val="none" w:sz="0" w:space="0" w:color="auto"/>
            <w:right w:val="none" w:sz="0" w:space="0" w:color="auto"/>
          </w:divBdr>
        </w:div>
        <w:div w:id="2041859620">
          <w:marLeft w:val="640"/>
          <w:marRight w:val="0"/>
          <w:marTop w:val="0"/>
          <w:marBottom w:val="0"/>
          <w:divBdr>
            <w:top w:val="none" w:sz="0" w:space="0" w:color="auto"/>
            <w:left w:val="none" w:sz="0" w:space="0" w:color="auto"/>
            <w:bottom w:val="none" w:sz="0" w:space="0" w:color="auto"/>
            <w:right w:val="none" w:sz="0" w:space="0" w:color="auto"/>
          </w:divBdr>
        </w:div>
        <w:div w:id="2043431698">
          <w:marLeft w:val="640"/>
          <w:marRight w:val="0"/>
          <w:marTop w:val="0"/>
          <w:marBottom w:val="0"/>
          <w:divBdr>
            <w:top w:val="none" w:sz="0" w:space="0" w:color="auto"/>
            <w:left w:val="none" w:sz="0" w:space="0" w:color="auto"/>
            <w:bottom w:val="none" w:sz="0" w:space="0" w:color="auto"/>
            <w:right w:val="none" w:sz="0" w:space="0" w:color="auto"/>
          </w:divBdr>
        </w:div>
      </w:divsChild>
    </w:div>
    <w:div w:id="1501576205">
      <w:marLeft w:val="640"/>
      <w:marRight w:val="0"/>
      <w:marTop w:val="0"/>
      <w:marBottom w:val="0"/>
      <w:divBdr>
        <w:top w:val="none" w:sz="0" w:space="0" w:color="auto"/>
        <w:left w:val="none" w:sz="0" w:space="0" w:color="auto"/>
        <w:bottom w:val="none" w:sz="0" w:space="0" w:color="auto"/>
        <w:right w:val="none" w:sz="0" w:space="0" w:color="auto"/>
      </w:divBdr>
    </w:div>
    <w:div w:id="1502967419">
      <w:marLeft w:val="0"/>
      <w:marRight w:val="0"/>
      <w:marTop w:val="0"/>
      <w:marBottom w:val="0"/>
      <w:divBdr>
        <w:top w:val="none" w:sz="0" w:space="0" w:color="auto"/>
        <w:left w:val="none" w:sz="0" w:space="0" w:color="auto"/>
        <w:bottom w:val="none" w:sz="0" w:space="0" w:color="auto"/>
        <w:right w:val="none" w:sz="0" w:space="0" w:color="auto"/>
      </w:divBdr>
    </w:div>
    <w:div w:id="1504005255">
      <w:bodyDiv w:val="1"/>
      <w:marLeft w:val="0"/>
      <w:marRight w:val="0"/>
      <w:marTop w:val="0"/>
      <w:marBottom w:val="0"/>
      <w:divBdr>
        <w:top w:val="none" w:sz="0" w:space="0" w:color="auto"/>
        <w:left w:val="none" w:sz="0" w:space="0" w:color="auto"/>
        <w:bottom w:val="none" w:sz="0" w:space="0" w:color="auto"/>
        <w:right w:val="none" w:sz="0" w:space="0" w:color="auto"/>
      </w:divBdr>
      <w:divsChild>
        <w:div w:id="697194075">
          <w:marLeft w:val="640"/>
          <w:marRight w:val="0"/>
          <w:marTop w:val="0"/>
          <w:marBottom w:val="0"/>
          <w:divBdr>
            <w:top w:val="none" w:sz="0" w:space="0" w:color="auto"/>
            <w:left w:val="none" w:sz="0" w:space="0" w:color="auto"/>
            <w:bottom w:val="none" w:sz="0" w:space="0" w:color="auto"/>
            <w:right w:val="none" w:sz="0" w:space="0" w:color="auto"/>
          </w:divBdr>
        </w:div>
        <w:div w:id="145126471">
          <w:marLeft w:val="640"/>
          <w:marRight w:val="0"/>
          <w:marTop w:val="0"/>
          <w:marBottom w:val="0"/>
          <w:divBdr>
            <w:top w:val="none" w:sz="0" w:space="0" w:color="auto"/>
            <w:left w:val="none" w:sz="0" w:space="0" w:color="auto"/>
            <w:bottom w:val="none" w:sz="0" w:space="0" w:color="auto"/>
            <w:right w:val="none" w:sz="0" w:space="0" w:color="auto"/>
          </w:divBdr>
        </w:div>
        <w:div w:id="1828397798">
          <w:marLeft w:val="640"/>
          <w:marRight w:val="0"/>
          <w:marTop w:val="0"/>
          <w:marBottom w:val="0"/>
          <w:divBdr>
            <w:top w:val="none" w:sz="0" w:space="0" w:color="auto"/>
            <w:left w:val="none" w:sz="0" w:space="0" w:color="auto"/>
            <w:bottom w:val="none" w:sz="0" w:space="0" w:color="auto"/>
            <w:right w:val="none" w:sz="0" w:space="0" w:color="auto"/>
          </w:divBdr>
        </w:div>
        <w:div w:id="151456730">
          <w:marLeft w:val="640"/>
          <w:marRight w:val="0"/>
          <w:marTop w:val="0"/>
          <w:marBottom w:val="0"/>
          <w:divBdr>
            <w:top w:val="none" w:sz="0" w:space="0" w:color="auto"/>
            <w:left w:val="none" w:sz="0" w:space="0" w:color="auto"/>
            <w:bottom w:val="none" w:sz="0" w:space="0" w:color="auto"/>
            <w:right w:val="none" w:sz="0" w:space="0" w:color="auto"/>
          </w:divBdr>
        </w:div>
        <w:div w:id="1845823734">
          <w:marLeft w:val="640"/>
          <w:marRight w:val="0"/>
          <w:marTop w:val="0"/>
          <w:marBottom w:val="0"/>
          <w:divBdr>
            <w:top w:val="none" w:sz="0" w:space="0" w:color="auto"/>
            <w:left w:val="none" w:sz="0" w:space="0" w:color="auto"/>
            <w:bottom w:val="none" w:sz="0" w:space="0" w:color="auto"/>
            <w:right w:val="none" w:sz="0" w:space="0" w:color="auto"/>
          </w:divBdr>
        </w:div>
        <w:div w:id="1435979068">
          <w:marLeft w:val="640"/>
          <w:marRight w:val="0"/>
          <w:marTop w:val="0"/>
          <w:marBottom w:val="0"/>
          <w:divBdr>
            <w:top w:val="none" w:sz="0" w:space="0" w:color="auto"/>
            <w:left w:val="none" w:sz="0" w:space="0" w:color="auto"/>
            <w:bottom w:val="none" w:sz="0" w:space="0" w:color="auto"/>
            <w:right w:val="none" w:sz="0" w:space="0" w:color="auto"/>
          </w:divBdr>
        </w:div>
        <w:div w:id="1753240012">
          <w:marLeft w:val="640"/>
          <w:marRight w:val="0"/>
          <w:marTop w:val="0"/>
          <w:marBottom w:val="0"/>
          <w:divBdr>
            <w:top w:val="none" w:sz="0" w:space="0" w:color="auto"/>
            <w:left w:val="none" w:sz="0" w:space="0" w:color="auto"/>
            <w:bottom w:val="none" w:sz="0" w:space="0" w:color="auto"/>
            <w:right w:val="none" w:sz="0" w:space="0" w:color="auto"/>
          </w:divBdr>
        </w:div>
        <w:div w:id="1840845983">
          <w:marLeft w:val="640"/>
          <w:marRight w:val="0"/>
          <w:marTop w:val="0"/>
          <w:marBottom w:val="0"/>
          <w:divBdr>
            <w:top w:val="none" w:sz="0" w:space="0" w:color="auto"/>
            <w:left w:val="none" w:sz="0" w:space="0" w:color="auto"/>
            <w:bottom w:val="none" w:sz="0" w:space="0" w:color="auto"/>
            <w:right w:val="none" w:sz="0" w:space="0" w:color="auto"/>
          </w:divBdr>
        </w:div>
        <w:div w:id="1582327630">
          <w:marLeft w:val="640"/>
          <w:marRight w:val="0"/>
          <w:marTop w:val="0"/>
          <w:marBottom w:val="0"/>
          <w:divBdr>
            <w:top w:val="none" w:sz="0" w:space="0" w:color="auto"/>
            <w:left w:val="none" w:sz="0" w:space="0" w:color="auto"/>
            <w:bottom w:val="none" w:sz="0" w:space="0" w:color="auto"/>
            <w:right w:val="none" w:sz="0" w:space="0" w:color="auto"/>
          </w:divBdr>
        </w:div>
        <w:div w:id="224528850">
          <w:marLeft w:val="640"/>
          <w:marRight w:val="0"/>
          <w:marTop w:val="0"/>
          <w:marBottom w:val="0"/>
          <w:divBdr>
            <w:top w:val="none" w:sz="0" w:space="0" w:color="auto"/>
            <w:left w:val="none" w:sz="0" w:space="0" w:color="auto"/>
            <w:bottom w:val="none" w:sz="0" w:space="0" w:color="auto"/>
            <w:right w:val="none" w:sz="0" w:space="0" w:color="auto"/>
          </w:divBdr>
        </w:div>
        <w:div w:id="1127627238">
          <w:marLeft w:val="640"/>
          <w:marRight w:val="0"/>
          <w:marTop w:val="0"/>
          <w:marBottom w:val="0"/>
          <w:divBdr>
            <w:top w:val="none" w:sz="0" w:space="0" w:color="auto"/>
            <w:left w:val="none" w:sz="0" w:space="0" w:color="auto"/>
            <w:bottom w:val="none" w:sz="0" w:space="0" w:color="auto"/>
            <w:right w:val="none" w:sz="0" w:space="0" w:color="auto"/>
          </w:divBdr>
        </w:div>
        <w:div w:id="589512264">
          <w:marLeft w:val="640"/>
          <w:marRight w:val="0"/>
          <w:marTop w:val="0"/>
          <w:marBottom w:val="0"/>
          <w:divBdr>
            <w:top w:val="none" w:sz="0" w:space="0" w:color="auto"/>
            <w:left w:val="none" w:sz="0" w:space="0" w:color="auto"/>
            <w:bottom w:val="none" w:sz="0" w:space="0" w:color="auto"/>
            <w:right w:val="none" w:sz="0" w:space="0" w:color="auto"/>
          </w:divBdr>
        </w:div>
        <w:div w:id="942539847">
          <w:marLeft w:val="640"/>
          <w:marRight w:val="0"/>
          <w:marTop w:val="0"/>
          <w:marBottom w:val="0"/>
          <w:divBdr>
            <w:top w:val="none" w:sz="0" w:space="0" w:color="auto"/>
            <w:left w:val="none" w:sz="0" w:space="0" w:color="auto"/>
            <w:bottom w:val="none" w:sz="0" w:space="0" w:color="auto"/>
            <w:right w:val="none" w:sz="0" w:space="0" w:color="auto"/>
          </w:divBdr>
        </w:div>
        <w:div w:id="145323290">
          <w:marLeft w:val="640"/>
          <w:marRight w:val="0"/>
          <w:marTop w:val="0"/>
          <w:marBottom w:val="0"/>
          <w:divBdr>
            <w:top w:val="none" w:sz="0" w:space="0" w:color="auto"/>
            <w:left w:val="none" w:sz="0" w:space="0" w:color="auto"/>
            <w:bottom w:val="none" w:sz="0" w:space="0" w:color="auto"/>
            <w:right w:val="none" w:sz="0" w:space="0" w:color="auto"/>
          </w:divBdr>
        </w:div>
        <w:div w:id="1401977089">
          <w:marLeft w:val="640"/>
          <w:marRight w:val="0"/>
          <w:marTop w:val="0"/>
          <w:marBottom w:val="0"/>
          <w:divBdr>
            <w:top w:val="none" w:sz="0" w:space="0" w:color="auto"/>
            <w:left w:val="none" w:sz="0" w:space="0" w:color="auto"/>
            <w:bottom w:val="none" w:sz="0" w:space="0" w:color="auto"/>
            <w:right w:val="none" w:sz="0" w:space="0" w:color="auto"/>
          </w:divBdr>
        </w:div>
        <w:div w:id="284120290">
          <w:marLeft w:val="640"/>
          <w:marRight w:val="0"/>
          <w:marTop w:val="0"/>
          <w:marBottom w:val="0"/>
          <w:divBdr>
            <w:top w:val="none" w:sz="0" w:space="0" w:color="auto"/>
            <w:left w:val="none" w:sz="0" w:space="0" w:color="auto"/>
            <w:bottom w:val="none" w:sz="0" w:space="0" w:color="auto"/>
            <w:right w:val="none" w:sz="0" w:space="0" w:color="auto"/>
          </w:divBdr>
        </w:div>
        <w:div w:id="21637272">
          <w:marLeft w:val="640"/>
          <w:marRight w:val="0"/>
          <w:marTop w:val="0"/>
          <w:marBottom w:val="0"/>
          <w:divBdr>
            <w:top w:val="none" w:sz="0" w:space="0" w:color="auto"/>
            <w:left w:val="none" w:sz="0" w:space="0" w:color="auto"/>
            <w:bottom w:val="none" w:sz="0" w:space="0" w:color="auto"/>
            <w:right w:val="none" w:sz="0" w:space="0" w:color="auto"/>
          </w:divBdr>
        </w:div>
        <w:div w:id="1489399782">
          <w:marLeft w:val="640"/>
          <w:marRight w:val="0"/>
          <w:marTop w:val="0"/>
          <w:marBottom w:val="0"/>
          <w:divBdr>
            <w:top w:val="none" w:sz="0" w:space="0" w:color="auto"/>
            <w:left w:val="none" w:sz="0" w:space="0" w:color="auto"/>
            <w:bottom w:val="none" w:sz="0" w:space="0" w:color="auto"/>
            <w:right w:val="none" w:sz="0" w:space="0" w:color="auto"/>
          </w:divBdr>
        </w:div>
        <w:div w:id="1866794591">
          <w:marLeft w:val="640"/>
          <w:marRight w:val="0"/>
          <w:marTop w:val="0"/>
          <w:marBottom w:val="0"/>
          <w:divBdr>
            <w:top w:val="none" w:sz="0" w:space="0" w:color="auto"/>
            <w:left w:val="none" w:sz="0" w:space="0" w:color="auto"/>
            <w:bottom w:val="none" w:sz="0" w:space="0" w:color="auto"/>
            <w:right w:val="none" w:sz="0" w:space="0" w:color="auto"/>
          </w:divBdr>
        </w:div>
        <w:div w:id="1922564744">
          <w:marLeft w:val="640"/>
          <w:marRight w:val="0"/>
          <w:marTop w:val="0"/>
          <w:marBottom w:val="0"/>
          <w:divBdr>
            <w:top w:val="none" w:sz="0" w:space="0" w:color="auto"/>
            <w:left w:val="none" w:sz="0" w:space="0" w:color="auto"/>
            <w:bottom w:val="none" w:sz="0" w:space="0" w:color="auto"/>
            <w:right w:val="none" w:sz="0" w:space="0" w:color="auto"/>
          </w:divBdr>
        </w:div>
        <w:div w:id="1077945930">
          <w:marLeft w:val="640"/>
          <w:marRight w:val="0"/>
          <w:marTop w:val="0"/>
          <w:marBottom w:val="0"/>
          <w:divBdr>
            <w:top w:val="none" w:sz="0" w:space="0" w:color="auto"/>
            <w:left w:val="none" w:sz="0" w:space="0" w:color="auto"/>
            <w:bottom w:val="none" w:sz="0" w:space="0" w:color="auto"/>
            <w:right w:val="none" w:sz="0" w:space="0" w:color="auto"/>
          </w:divBdr>
        </w:div>
        <w:div w:id="1001853181">
          <w:marLeft w:val="640"/>
          <w:marRight w:val="0"/>
          <w:marTop w:val="0"/>
          <w:marBottom w:val="0"/>
          <w:divBdr>
            <w:top w:val="none" w:sz="0" w:space="0" w:color="auto"/>
            <w:left w:val="none" w:sz="0" w:space="0" w:color="auto"/>
            <w:bottom w:val="none" w:sz="0" w:space="0" w:color="auto"/>
            <w:right w:val="none" w:sz="0" w:space="0" w:color="auto"/>
          </w:divBdr>
        </w:div>
        <w:div w:id="2047899910">
          <w:marLeft w:val="640"/>
          <w:marRight w:val="0"/>
          <w:marTop w:val="0"/>
          <w:marBottom w:val="0"/>
          <w:divBdr>
            <w:top w:val="none" w:sz="0" w:space="0" w:color="auto"/>
            <w:left w:val="none" w:sz="0" w:space="0" w:color="auto"/>
            <w:bottom w:val="none" w:sz="0" w:space="0" w:color="auto"/>
            <w:right w:val="none" w:sz="0" w:space="0" w:color="auto"/>
          </w:divBdr>
        </w:div>
        <w:div w:id="655257445">
          <w:marLeft w:val="640"/>
          <w:marRight w:val="0"/>
          <w:marTop w:val="0"/>
          <w:marBottom w:val="0"/>
          <w:divBdr>
            <w:top w:val="none" w:sz="0" w:space="0" w:color="auto"/>
            <w:left w:val="none" w:sz="0" w:space="0" w:color="auto"/>
            <w:bottom w:val="none" w:sz="0" w:space="0" w:color="auto"/>
            <w:right w:val="none" w:sz="0" w:space="0" w:color="auto"/>
          </w:divBdr>
        </w:div>
        <w:div w:id="1342512553">
          <w:marLeft w:val="640"/>
          <w:marRight w:val="0"/>
          <w:marTop w:val="0"/>
          <w:marBottom w:val="0"/>
          <w:divBdr>
            <w:top w:val="none" w:sz="0" w:space="0" w:color="auto"/>
            <w:left w:val="none" w:sz="0" w:space="0" w:color="auto"/>
            <w:bottom w:val="none" w:sz="0" w:space="0" w:color="auto"/>
            <w:right w:val="none" w:sz="0" w:space="0" w:color="auto"/>
          </w:divBdr>
        </w:div>
        <w:div w:id="1797404956">
          <w:marLeft w:val="640"/>
          <w:marRight w:val="0"/>
          <w:marTop w:val="0"/>
          <w:marBottom w:val="0"/>
          <w:divBdr>
            <w:top w:val="none" w:sz="0" w:space="0" w:color="auto"/>
            <w:left w:val="none" w:sz="0" w:space="0" w:color="auto"/>
            <w:bottom w:val="none" w:sz="0" w:space="0" w:color="auto"/>
            <w:right w:val="none" w:sz="0" w:space="0" w:color="auto"/>
          </w:divBdr>
        </w:div>
        <w:div w:id="351805890">
          <w:marLeft w:val="640"/>
          <w:marRight w:val="0"/>
          <w:marTop w:val="0"/>
          <w:marBottom w:val="0"/>
          <w:divBdr>
            <w:top w:val="none" w:sz="0" w:space="0" w:color="auto"/>
            <w:left w:val="none" w:sz="0" w:space="0" w:color="auto"/>
            <w:bottom w:val="none" w:sz="0" w:space="0" w:color="auto"/>
            <w:right w:val="none" w:sz="0" w:space="0" w:color="auto"/>
          </w:divBdr>
        </w:div>
        <w:div w:id="457573017">
          <w:marLeft w:val="640"/>
          <w:marRight w:val="0"/>
          <w:marTop w:val="0"/>
          <w:marBottom w:val="0"/>
          <w:divBdr>
            <w:top w:val="none" w:sz="0" w:space="0" w:color="auto"/>
            <w:left w:val="none" w:sz="0" w:space="0" w:color="auto"/>
            <w:bottom w:val="none" w:sz="0" w:space="0" w:color="auto"/>
            <w:right w:val="none" w:sz="0" w:space="0" w:color="auto"/>
          </w:divBdr>
        </w:div>
        <w:div w:id="483282679">
          <w:marLeft w:val="640"/>
          <w:marRight w:val="0"/>
          <w:marTop w:val="0"/>
          <w:marBottom w:val="0"/>
          <w:divBdr>
            <w:top w:val="none" w:sz="0" w:space="0" w:color="auto"/>
            <w:left w:val="none" w:sz="0" w:space="0" w:color="auto"/>
            <w:bottom w:val="none" w:sz="0" w:space="0" w:color="auto"/>
            <w:right w:val="none" w:sz="0" w:space="0" w:color="auto"/>
          </w:divBdr>
        </w:div>
        <w:div w:id="191962078">
          <w:marLeft w:val="640"/>
          <w:marRight w:val="0"/>
          <w:marTop w:val="0"/>
          <w:marBottom w:val="0"/>
          <w:divBdr>
            <w:top w:val="none" w:sz="0" w:space="0" w:color="auto"/>
            <w:left w:val="none" w:sz="0" w:space="0" w:color="auto"/>
            <w:bottom w:val="none" w:sz="0" w:space="0" w:color="auto"/>
            <w:right w:val="none" w:sz="0" w:space="0" w:color="auto"/>
          </w:divBdr>
        </w:div>
        <w:div w:id="208811658">
          <w:marLeft w:val="640"/>
          <w:marRight w:val="0"/>
          <w:marTop w:val="0"/>
          <w:marBottom w:val="0"/>
          <w:divBdr>
            <w:top w:val="none" w:sz="0" w:space="0" w:color="auto"/>
            <w:left w:val="none" w:sz="0" w:space="0" w:color="auto"/>
            <w:bottom w:val="none" w:sz="0" w:space="0" w:color="auto"/>
            <w:right w:val="none" w:sz="0" w:space="0" w:color="auto"/>
          </w:divBdr>
        </w:div>
        <w:div w:id="1680085872">
          <w:marLeft w:val="640"/>
          <w:marRight w:val="0"/>
          <w:marTop w:val="0"/>
          <w:marBottom w:val="0"/>
          <w:divBdr>
            <w:top w:val="none" w:sz="0" w:space="0" w:color="auto"/>
            <w:left w:val="none" w:sz="0" w:space="0" w:color="auto"/>
            <w:bottom w:val="none" w:sz="0" w:space="0" w:color="auto"/>
            <w:right w:val="none" w:sz="0" w:space="0" w:color="auto"/>
          </w:divBdr>
        </w:div>
        <w:div w:id="785542982">
          <w:marLeft w:val="640"/>
          <w:marRight w:val="0"/>
          <w:marTop w:val="0"/>
          <w:marBottom w:val="0"/>
          <w:divBdr>
            <w:top w:val="none" w:sz="0" w:space="0" w:color="auto"/>
            <w:left w:val="none" w:sz="0" w:space="0" w:color="auto"/>
            <w:bottom w:val="none" w:sz="0" w:space="0" w:color="auto"/>
            <w:right w:val="none" w:sz="0" w:space="0" w:color="auto"/>
          </w:divBdr>
        </w:div>
        <w:div w:id="226573364">
          <w:marLeft w:val="640"/>
          <w:marRight w:val="0"/>
          <w:marTop w:val="0"/>
          <w:marBottom w:val="0"/>
          <w:divBdr>
            <w:top w:val="none" w:sz="0" w:space="0" w:color="auto"/>
            <w:left w:val="none" w:sz="0" w:space="0" w:color="auto"/>
            <w:bottom w:val="none" w:sz="0" w:space="0" w:color="auto"/>
            <w:right w:val="none" w:sz="0" w:space="0" w:color="auto"/>
          </w:divBdr>
        </w:div>
        <w:div w:id="1014770638">
          <w:marLeft w:val="640"/>
          <w:marRight w:val="0"/>
          <w:marTop w:val="0"/>
          <w:marBottom w:val="0"/>
          <w:divBdr>
            <w:top w:val="none" w:sz="0" w:space="0" w:color="auto"/>
            <w:left w:val="none" w:sz="0" w:space="0" w:color="auto"/>
            <w:bottom w:val="none" w:sz="0" w:space="0" w:color="auto"/>
            <w:right w:val="none" w:sz="0" w:space="0" w:color="auto"/>
          </w:divBdr>
        </w:div>
        <w:div w:id="1456947167">
          <w:marLeft w:val="640"/>
          <w:marRight w:val="0"/>
          <w:marTop w:val="0"/>
          <w:marBottom w:val="0"/>
          <w:divBdr>
            <w:top w:val="none" w:sz="0" w:space="0" w:color="auto"/>
            <w:left w:val="none" w:sz="0" w:space="0" w:color="auto"/>
            <w:bottom w:val="none" w:sz="0" w:space="0" w:color="auto"/>
            <w:right w:val="none" w:sz="0" w:space="0" w:color="auto"/>
          </w:divBdr>
        </w:div>
        <w:div w:id="1849712559">
          <w:marLeft w:val="640"/>
          <w:marRight w:val="0"/>
          <w:marTop w:val="0"/>
          <w:marBottom w:val="0"/>
          <w:divBdr>
            <w:top w:val="none" w:sz="0" w:space="0" w:color="auto"/>
            <w:left w:val="none" w:sz="0" w:space="0" w:color="auto"/>
            <w:bottom w:val="none" w:sz="0" w:space="0" w:color="auto"/>
            <w:right w:val="none" w:sz="0" w:space="0" w:color="auto"/>
          </w:divBdr>
        </w:div>
        <w:div w:id="1798184354">
          <w:marLeft w:val="640"/>
          <w:marRight w:val="0"/>
          <w:marTop w:val="0"/>
          <w:marBottom w:val="0"/>
          <w:divBdr>
            <w:top w:val="none" w:sz="0" w:space="0" w:color="auto"/>
            <w:left w:val="none" w:sz="0" w:space="0" w:color="auto"/>
            <w:bottom w:val="none" w:sz="0" w:space="0" w:color="auto"/>
            <w:right w:val="none" w:sz="0" w:space="0" w:color="auto"/>
          </w:divBdr>
        </w:div>
        <w:div w:id="44918804">
          <w:marLeft w:val="640"/>
          <w:marRight w:val="0"/>
          <w:marTop w:val="0"/>
          <w:marBottom w:val="0"/>
          <w:divBdr>
            <w:top w:val="none" w:sz="0" w:space="0" w:color="auto"/>
            <w:left w:val="none" w:sz="0" w:space="0" w:color="auto"/>
            <w:bottom w:val="none" w:sz="0" w:space="0" w:color="auto"/>
            <w:right w:val="none" w:sz="0" w:space="0" w:color="auto"/>
          </w:divBdr>
        </w:div>
        <w:div w:id="1636836991">
          <w:marLeft w:val="640"/>
          <w:marRight w:val="0"/>
          <w:marTop w:val="0"/>
          <w:marBottom w:val="0"/>
          <w:divBdr>
            <w:top w:val="none" w:sz="0" w:space="0" w:color="auto"/>
            <w:left w:val="none" w:sz="0" w:space="0" w:color="auto"/>
            <w:bottom w:val="none" w:sz="0" w:space="0" w:color="auto"/>
            <w:right w:val="none" w:sz="0" w:space="0" w:color="auto"/>
          </w:divBdr>
        </w:div>
        <w:div w:id="2004897449">
          <w:marLeft w:val="640"/>
          <w:marRight w:val="0"/>
          <w:marTop w:val="0"/>
          <w:marBottom w:val="0"/>
          <w:divBdr>
            <w:top w:val="none" w:sz="0" w:space="0" w:color="auto"/>
            <w:left w:val="none" w:sz="0" w:space="0" w:color="auto"/>
            <w:bottom w:val="none" w:sz="0" w:space="0" w:color="auto"/>
            <w:right w:val="none" w:sz="0" w:space="0" w:color="auto"/>
          </w:divBdr>
        </w:div>
        <w:div w:id="1045911336">
          <w:marLeft w:val="640"/>
          <w:marRight w:val="0"/>
          <w:marTop w:val="0"/>
          <w:marBottom w:val="0"/>
          <w:divBdr>
            <w:top w:val="none" w:sz="0" w:space="0" w:color="auto"/>
            <w:left w:val="none" w:sz="0" w:space="0" w:color="auto"/>
            <w:bottom w:val="none" w:sz="0" w:space="0" w:color="auto"/>
            <w:right w:val="none" w:sz="0" w:space="0" w:color="auto"/>
          </w:divBdr>
        </w:div>
        <w:div w:id="1986353745">
          <w:marLeft w:val="640"/>
          <w:marRight w:val="0"/>
          <w:marTop w:val="0"/>
          <w:marBottom w:val="0"/>
          <w:divBdr>
            <w:top w:val="none" w:sz="0" w:space="0" w:color="auto"/>
            <w:left w:val="none" w:sz="0" w:space="0" w:color="auto"/>
            <w:bottom w:val="none" w:sz="0" w:space="0" w:color="auto"/>
            <w:right w:val="none" w:sz="0" w:space="0" w:color="auto"/>
          </w:divBdr>
        </w:div>
        <w:div w:id="551238550">
          <w:marLeft w:val="640"/>
          <w:marRight w:val="0"/>
          <w:marTop w:val="0"/>
          <w:marBottom w:val="0"/>
          <w:divBdr>
            <w:top w:val="none" w:sz="0" w:space="0" w:color="auto"/>
            <w:left w:val="none" w:sz="0" w:space="0" w:color="auto"/>
            <w:bottom w:val="none" w:sz="0" w:space="0" w:color="auto"/>
            <w:right w:val="none" w:sz="0" w:space="0" w:color="auto"/>
          </w:divBdr>
        </w:div>
        <w:div w:id="1594168003">
          <w:marLeft w:val="640"/>
          <w:marRight w:val="0"/>
          <w:marTop w:val="0"/>
          <w:marBottom w:val="0"/>
          <w:divBdr>
            <w:top w:val="none" w:sz="0" w:space="0" w:color="auto"/>
            <w:left w:val="none" w:sz="0" w:space="0" w:color="auto"/>
            <w:bottom w:val="none" w:sz="0" w:space="0" w:color="auto"/>
            <w:right w:val="none" w:sz="0" w:space="0" w:color="auto"/>
          </w:divBdr>
        </w:div>
        <w:div w:id="266693284">
          <w:marLeft w:val="640"/>
          <w:marRight w:val="0"/>
          <w:marTop w:val="0"/>
          <w:marBottom w:val="0"/>
          <w:divBdr>
            <w:top w:val="none" w:sz="0" w:space="0" w:color="auto"/>
            <w:left w:val="none" w:sz="0" w:space="0" w:color="auto"/>
            <w:bottom w:val="none" w:sz="0" w:space="0" w:color="auto"/>
            <w:right w:val="none" w:sz="0" w:space="0" w:color="auto"/>
          </w:divBdr>
        </w:div>
        <w:div w:id="1934437226">
          <w:marLeft w:val="640"/>
          <w:marRight w:val="0"/>
          <w:marTop w:val="0"/>
          <w:marBottom w:val="0"/>
          <w:divBdr>
            <w:top w:val="none" w:sz="0" w:space="0" w:color="auto"/>
            <w:left w:val="none" w:sz="0" w:space="0" w:color="auto"/>
            <w:bottom w:val="none" w:sz="0" w:space="0" w:color="auto"/>
            <w:right w:val="none" w:sz="0" w:space="0" w:color="auto"/>
          </w:divBdr>
        </w:div>
        <w:div w:id="8801858">
          <w:marLeft w:val="640"/>
          <w:marRight w:val="0"/>
          <w:marTop w:val="0"/>
          <w:marBottom w:val="0"/>
          <w:divBdr>
            <w:top w:val="none" w:sz="0" w:space="0" w:color="auto"/>
            <w:left w:val="none" w:sz="0" w:space="0" w:color="auto"/>
            <w:bottom w:val="none" w:sz="0" w:space="0" w:color="auto"/>
            <w:right w:val="none" w:sz="0" w:space="0" w:color="auto"/>
          </w:divBdr>
        </w:div>
        <w:div w:id="452865113">
          <w:marLeft w:val="640"/>
          <w:marRight w:val="0"/>
          <w:marTop w:val="0"/>
          <w:marBottom w:val="0"/>
          <w:divBdr>
            <w:top w:val="none" w:sz="0" w:space="0" w:color="auto"/>
            <w:left w:val="none" w:sz="0" w:space="0" w:color="auto"/>
            <w:bottom w:val="none" w:sz="0" w:space="0" w:color="auto"/>
            <w:right w:val="none" w:sz="0" w:space="0" w:color="auto"/>
          </w:divBdr>
        </w:div>
        <w:div w:id="2122605265">
          <w:marLeft w:val="640"/>
          <w:marRight w:val="0"/>
          <w:marTop w:val="0"/>
          <w:marBottom w:val="0"/>
          <w:divBdr>
            <w:top w:val="none" w:sz="0" w:space="0" w:color="auto"/>
            <w:left w:val="none" w:sz="0" w:space="0" w:color="auto"/>
            <w:bottom w:val="none" w:sz="0" w:space="0" w:color="auto"/>
            <w:right w:val="none" w:sz="0" w:space="0" w:color="auto"/>
          </w:divBdr>
        </w:div>
        <w:div w:id="264504847">
          <w:marLeft w:val="640"/>
          <w:marRight w:val="0"/>
          <w:marTop w:val="0"/>
          <w:marBottom w:val="0"/>
          <w:divBdr>
            <w:top w:val="none" w:sz="0" w:space="0" w:color="auto"/>
            <w:left w:val="none" w:sz="0" w:space="0" w:color="auto"/>
            <w:bottom w:val="none" w:sz="0" w:space="0" w:color="auto"/>
            <w:right w:val="none" w:sz="0" w:space="0" w:color="auto"/>
          </w:divBdr>
        </w:div>
        <w:div w:id="11684080">
          <w:marLeft w:val="640"/>
          <w:marRight w:val="0"/>
          <w:marTop w:val="0"/>
          <w:marBottom w:val="0"/>
          <w:divBdr>
            <w:top w:val="none" w:sz="0" w:space="0" w:color="auto"/>
            <w:left w:val="none" w:sz="0" w:space="0" w:color="auto"/>
            <w:bottom w:val="none" w:sz="0" w:space="0" w:color="auto"/>
            <w:right w:val="none" w:sz="0" w:space="0" w:color="auto"/>
          </w:divBdr>
        </w:div>
        <w:div w:id="517160641">
          <w:marLeft w:val="640"/>
          <w:marRight w:val="0"/>
          <w:marTop w:val="0"/>
          <w:marBottom w:val="0"/>
          <w:divBdr>
            <w:top w:val="none" w:sz="0" w:space="0" w:color="auto"/>
            <w:left w:val="none" w:sz="0" w:space="0" w:color="auto"/>
            <w:bottom w:val="none" w:sz="0" w:space="0" w:color="auto"/>
            <w:right w:val="none" w:sz="0" w:space="0" w:color="auto"/>
          </w:divBdr>
        </w:div>
      </w:divsChild>
    </w:div>
    <w:div w:id="1505902200">
      <w:marLeft w:val="640"/>
      <w:marRight w:val="0"/>
      <w:marTop w:val="0"/>
      <w:marBottom w:val="0"/>
      <w:divBdr>
        <w:top w:val="none" w:sz="0" w:space="0" w:color="auto"/>
        <w:left w:val="none" w:sz="0" w:space="0" w:color="auto"/>
        <w:bottom w:val="none" w:sz="0" w:space="0" w:color="auto"/>
        <w:right w:val="none" w:sz="0" w:space="0" w:color="auto"/>
      </w:divBdr>
    </w:div>
    <w:div w:id="1506168068">
      <w:marLeft w:val="640"/>
      <w:marRight w:val="0"/>
      <w:marTop w:val="0"/>
      <w:marBottom w:val="0"/>
      <w:divBdr>
        <w:top w:val="none" w:sz="0" w:space="0" w:color="auto"/>
        <w:left w:val="none" w:sz="0" w:space="0" w:color="auto"/>
        <w:bottom w:val="none" w:sz="0" w:space="0" w:color="auto"/>
        <w:right w:val="none" w:sz="0" w:space="0" w:color="auto"/>
      </w:divBdr>
    </w:div>
    <w:div w:id="1508790793">
      <w:marLeft w:val="640"/>
      <w:marRight w:val="0"/>
      <w:marTop w:val="0"/>
      <w:marBottom w:val="0"/>
      <w:divBdr>
        <w:top w:val="none" w:sz="0" w:space="0" w:color="auto"/>
        <w:left w:val="none" w:sz="0" w:space="0" w:color="auto"/>
        <w:bottom w:val="none" w:sz="0" w:space="0" w:color="auto"/>
        <w:right w:val="none" w:sz="0" w:space="0" w:color="auto"/>
      </w:divBdr>
    </w:div>
    <w:div w:id="1509364752">
      <w:bodyDiv w:val="1"/>
      <w:marLeft w:val="0"/>
      <w:marRight w:val="0"/>
      <w:marTop w:val="0"/>
      <w:marBottom w:val="0"/>
      <w:divBdr>
        <w:top w:val="none" w:sz="0" w:space="0" w:color="auto"/>
        <w:left w:val="none" w:sz="0" w:space="0" w:color="auto"/>
        <w:bottom w:val="none" w:sz="0" w:space="0" w:color="auto"/>
        <w:right w:val="none" w:sz="0" w:space="0" w:color="auto"/>
      </w:divBdr>
      <w:divsChild>
        <w:div w:id="634411398">
          <w:marLeft w:val="640"/>
          <w:marRight w:val="0"/>
          <w:marTop w:val="0"/>
          <w:marBottom w:val="0"/>
          <w:divBdr>
            <w:top w:val="none" w:sz="0" w:space="0" w:color="auto"/>
            <w:left w:val="none" w:sz="0" w:space="0" w:color="auto"/>
            <w:bottom w:val="none" w:sz="0" w:space="0" w:color="auto"/>
            <w:right w:val="none" w:sz="0" w:space="0" w:color="auto"/>
          </w:divBdr>
        </w:div>
        <w:div w:id="481624091">
          <w:marLeft w:val="640"/>
          <w:marRight w:val="0"/>
          <w:marTop w:val="0"/>
          <w:marBottom w:val="0"/>
          <w:divBdr>
            <w:top w:val="none" w:sz="0" w:space="0" w:color="auto"/>
            <w:left w:val="none" w:sz="0" w:space="0" w:color="auto"/>
            <w:bottom w:val="none" w:sz="0" w:space="0" w:color="auto"/>
            <w:right w:val="none" w:sz="0" w:space="0" w:color="auto"/>
          </w:divBdr>
        </w:div>
        <w:div w:id="180096727">
          <w:marLeft w:val="640"/>
          <w:marRight w:val="0"/>
          <w:marTop w:val="0"/>
          <w:marBottom w:val="0"/>
          <w:divBdr>
            <w:top w:val="none" w:sz="0" w:space="0" w:color="auto"/>
            <w:left w:val="none" w:sz="0" w:space="0" w:color="auto"/>
            <w:bottom w:val="none" w:sz="0" w:space="0" w:color="auto"/>
            <w:right w:val="none" w:sz="0" w:space="0" w:color="auto"/>
          </w:divBdr>
        </w:div>
        <w:div w:id="1924486192">
          <w:marLeft w:val="640"/>
          <w:marRight w:val="0"/>
          <w:marTop w:val="0"/>
          <w:marBottom w:val="0"/>
          <w:divBdr>
            <w:top w:val="none" w:sz="0" w:space="0" w:color="auto"/>
            <w:left w:val="none" w:sz="0" w:space="0" w:color="auto"/>
            <w:bottom w:val="none" w:sz="0" w:space="0" w:color="auto"/>
            <w:right w:val="none" w:sz="0" w:space="0" w:color="auto"/>
          </w:divBdr>
        </w:div>
        <w:div w:id="1386642071">
          <w:marLeft w:val="640"/>
          <w:marRight w:val="0"/>
          <w:marTop w:val="0"/>
          <w:marBottom w:val="0"/>
          <w:divBdr>
            <w:top w:val="none" w:sz="0" w:space="0" w:color="auto"/>
            <w:left w:val="none" w:sz="0" w:space="0" w:color="auto"/>
            <w:bottom w:val="none" w:sz="0" w:space="0" w:color="auto"/>
            <w:right w:val="none" w:sz="0" w:space="0" w:color="auto"/>
          </w:divBdr>
        </w:div>
        <w:div w:id="1515610060">
          <w:marLeft w:val="640"/>
          <w:marRight w:val="0"/>
          <w:marTop w:val="0"/>
          <w:marBottom w:val="0"/>
          <w:divBdr>
            <w:top w:val="none" w:sz="0" w:space="0" w:color="auto"/>
            <w:left w:val="none" w:sz="0" w:space="0" w:color="auto"/>
            <w:bottom w:val="none" w:sz="0" w:space="0" w:color="auto"/>
            <w:right w:val="none" w:sz="0" w:space="0" w:color="auto"/>
          </w:divBdr>
        </w:div>
        <w:div w:id="802967506">
          <w:marLeft w:val="640"/>
          <w:marRight w:val="0"/>
          <w:marTop w:val="0"/>
          <w:marBottom w:val="0"/>
          <w:divBdr>
            <w:top w:val="none" w:sz="0" w:space="0" w:color="auto"/>
            <w:left w:val="none" w:sz="0" w:space="0" w:color="auto"/>
            <w:bottom w:val="none" w:sz="0" w:space="0" w:color="auto"/>
            <w:right w:val="none" w:sz="0" w:space="0" w:color="auto"/>
          </w:divBdr>
        </w:div>
        <w:div w:id="2074042928">
          <w:marLeft w:val="640"/>
          <w:marRight w:val="0"/>
          <w:marTop w:val="0"/>
          <w:marBottom w:val="0"/>
          <w:divBdr>
            <w:top w:val="none" w:sz="0" w:space="0" w:color="auto"/>
            <w:left w:val="none" w:sz="0" w:space="0" w:color="auto"/>
            <w:bottom w:val="none" w:sz="0" w:space="0" w:color="auto"/>
            <w:right w:val="none" w:sz="0" w:space="0" w:color="auto"/>
          </w:divBdr>
        </w:div>
        <w:div w:id="1617908968">
          <w:marLeft w:val="640"/>
          <w:marRight w:val="0"/>
          <w:marTop w:val="0"/>
          <w:marBottom w:val="0"/>
          <w:divBdr>
            <w:top w:val="none" w:sz="0" w:space="0" w:color="auto"/>
            <w:left w:val="none" w:sz="0" w:space="0" w:color="auto"/>
            <w:bottom w:val="none" w:sz="0" w:space="0" w:color="auto"/>
            <w:right w:val="none" w:sz="0" w:space="0" w:color="auto"/>
          </w:divBdr>
        </w:div>
        <w:div w:id="691296491">
          <w:marLeft w:val="640"/>
          <w:marRight w:val="0"/>
          <w:marTop w:val="0"/>
          <w:marBottom w:val="0"/>
          <w:divBdr>
            <w:top w:val="none" w:sz="0" w:space="0" w:color="auto"/>
            <w:left w:val="none" w:sz="0" w:space="0" w:color="auto"/>
            <w:bottom w:val="none" w:sz="0" w:space="0" w:color="auto"/>
            <w:right w:val="none" w:sz="0" w:space="0" w:color="auto"/>
          </w:divBdr>
        </w:div>
        <w:div w:id="1670793673">
          <w:marLeft w:val="640"/>
          <w:marRight w:val="0"/>
          <w:marTop w:val="0"/>
          <w:marBottom w:val="0"/>
          <w:divBdr>
            <w:top w:val="none" w:sz="0" w:space="0" w:color="auto"/>
            <w:left w:val="none" w:sz="0" w:space="0" w:color="auto"/>
            <w:bottom w:val="none" w:sz="0" w:space="0" w:color="auto"/>
            <w:right w:val="none" w:sz="0" w:space="0" w:color="auto"/>
          </w:divBdr>
        </w:div>
        <w:div w:id="881408182">
          <w:marLeft w:val="640"/>
          <w:marRight w:val="0"/>
          <w:marTop w:val="0"/>
          <w:marBottom w:val="0"/>
          <w:divBdr>
            <w:top w:val="none" w:sz="0" w:space="0" w:color="auto"/>
            <w:left w:val="none" w:sz="0" w:space="0" w:color="auto"/>
            <w:bottom w:val="none" w:sz="0" w:space="0" w:color="auto"/>
            <w:right w:val="none" w:sz="0" w:space="0" w:color="auto"/>
          </w:divBdr>
        </w:div>
        <w:div w:id="1134711013">
          <w:marLeft w:val="640"/>
          <w:marRight w:val="0"/>
          <w:marTop w:val="0"/>
          <w:marBottom w:val="0"/>
          <w:divBdr>
            <w:top w:val="none" w:sz="0" w:space="0" w:color="auto"/>
            <w:left w:val="none" w:sz="0" w:space="0" w:color="auto"/>
            <w:bottom w:val="none" w:sz="0" w:space="0" w:color="auto"/>
            <w:right w:val="none" w:sz="0" w:space="0" w:color="auto"/>
          </w:divBdr>
        </w:div>
        <w:div w:id="458644944">
          <w:marLeft w:val="640"/>
          <w:marRight w:val="0"/>
          <w:marTop w:val="0"/>
          <w:marBottom w:val="0"/>
          <w:divBdr>
            <w:top w:val="none" w:sz="0" w:space="0" w:color="auto"/>
            <w:left w:val="none" w:sz="0" w:space="0" w:color="auto"/>
            <w:bottom w:val="none" w:sz="0" w:space="0" w:color="auto"/>
            <w:right w:val="none" w:sz="0" w:space="0" w:color="auto"/>
          </w:divBdr>
        </w:div>
        <w:div w:id="1620838657">
          <w:marLeft w:val="640"/>
          <w:marRight w:val="0"/>
          <w:marTop w:val="0"/>
          <w:marBottom w:val="0"/>
          <w:divBdr>
            <w:top w:val="none" w:sz="0" w:space="0" w:color="auto"/>
            <w:left w:val="none" w:sz="0" w:space="0" w:color="auto"/>
            <w:bottom w:val="none" w:sz="0" w:space="0" w:color="auto"/>
            <w:right w:val="none" w:sz="0" w:space="0" w:color="auto"/>
          </w:divBdr>
        </w:div>
        <w:div w:id="1947154296">
          <w:marLeft w:val="640"/>
          <w:marRight w:val="0"/>
          <w:marTop w:val="0"/>
          <w:marBottom w:val="0"/>
          <w:divBdr>
            <w:top w:val="none" w:sz="0" w:space="0" w:color="auto"/>
            <w:left w:val="none" w:sz="0" w:space="0" w:color="auto"/>
            <w:bottom w:val="none" w:sz="0" w:space="0" w:color="auto"/>
            <w:right w:val="none" w:sz="0" w:space="0" w:color="auto"/>
          </w:divBdr>
        </w:div>
        <w:div w:id="1372074650">
          <w:marLeft w:val="640"/>
          <w:marRight w:val="0"/>
          <w:marTop w:val="0"/>
          <w:marBottom w:val="0"/>
          <w:divBdr>
            <w:top w:val="none" w:sz="0" w:space="0" w:color="auto"/>
            <w:left w:val="none" w:sz="0" w:space="0" w:color="auto"/>
            <w:bottom w:val="none" w:sz="0" w:space="0" w:color="auto"/>
            <w:right w:val="none" w:sz="0" w:space="0" w:color="auto"/>
          </w:divBdr>
        </w:div>
        <w:div w:id="172696163">
          <w:marLeft w:val="640"/>
          <w:marRight w:val="0"/>
          <w:marTop w:val="0"/>
          <w:marBottom w:val="0"/>
          <w:divBdr>
            <w:top w:val="none" w:sz="0" w:space="0" w:color="auto"/>
            <w:left w:val="none" w:sz="0" w:space="0" w:color="auto"/>
            <w:bottom w:val="none" w:sz="0" w:space="0" w:color="auto"/>
            <w:right w:val="none" w:sz="0" w:space="0" w:color="auto"/>
          </w:divBdr>
        </w:div>
        <w:div w:id="307173942">
          <w:marLeft w:val="640"/>
          <w:marRight w:val="0"/>
          <w:marTop w:val="0"/>
          <w:marBottom w:val="0"/>
          <w:divBdr>
            <w:top w:val="none" w:sz="0" w:space="0" w:color="auto"/>
            <w:left w:val="none" w:sz="0" w:space="0" w:color="auto"/>
            <w:bottom w:val="none" w:sz="0" w:space="0" w:color="auto"/>
            <w:right w:val="none" w:sz="0" w:space="0" w:color="auto"/>
          </w:divBdr>
        </w:div>
        <w:div w:id="1290014469">
          <w:marLeft w:val="640"/>
          <w:marRight w:val="0"/>
          <w:marTop w:val="0"/>
          <w:marBottom w:val="0"/>
          <w:divBdr>
            <w:top w:val="none" w:sz="0" w:space="0" w:color="auto"/>
            <w:left w:val="none" w:sz="0" w:space="0" w:color="auto"/>
            <w:bottom w:val="none" w:sz="0" w:space="0" w:color="auto"/>
            <w:right w:val="none" w:sz="0" w:space="0" w:color="auto"/>
          </w:divBdr>
        </w:div>
        <w:div w:id="758915053">
          <w:marLeft w:val="640"/>
          <w:marRight w:val="0"/>
          <w:marTop w:val="0"/>
          <w:marBottom w:val="0"/>
          <w:divBdr>
            <w:top w:val="none" w:sz="0" w:space="0" w:color="auto"/>
            <w:left w:val="none" w:sz="0" w:space="0" w:color="auto"/>
            <w:bottom w:val="none" w:sz="0" w:space="0" w:color="auto"/>
            <w:right w:val="none" w:sz="0" w:space="0" w:color="auto"/>
          </w:divBdr>
        </w:div>
        <w:div w:id="1032850944">
          <w:marLeft w:val="640"/>
          <w:marRight w:val="0"/>
          <w:marTop w:val="0"/>
          <w:marBottom w:val="0"/>
          <w:divBdr>
            <w:top w:val="none" w:sz="0" w:space="0" w:color="auto"/>
            <w:left w:val="none" w:sz="0" w:space="0" w:color="auto"/>
            <w:bottom w:val="none" w:sz="0" w:space="0" w:color="auto"/>
            <w:right w:val="none" w:sz="0" w:space="0" w:color="auto"/>
          </w:divBdr>
        </w:div>
        <w:div w:id="645210629">
          <w:marLeft w:val="640"/>
          <w:marRight w:val="0"/>
          <w:marTop w:val="0"/>
          <w:marBottom w:val="0"/>
          <w:divBdr>
            <w:top w:val="none" w:sz="0" w:space="0" w:color="auto"/>
            <w:left w:val="none" w:sz="0" w:space="0" w:color="auto"/>
            <w:bottom w:val="none" w:sz="0" w:space="0" w:color="auto"/>
            <w:right w:val="none" w:sz="0" w:space="0" w:color="auto"/>
          </w:divBdr>
        </w:div>
        <w:div w:id="184709983">
          <w:marLeft w:val="640"/>
          <w:marRight w:val="0"/>
          <w:marTop w:val="0"/>
          <w:marBottom w:val="0"/>
          <w:divBdr>
            <w:top w:val="none" w:sz="0" w:space="0" w:color="auto"/>
            <w:left w:val="none" w:sz="0" w:space="0" w:color="auto"/>
            <w:bottom w:val="none" w:sz="0" w:space="0" w:color="auto"/>
            <w:right w:val="none" w:sz="0" w:space="0" w:color="auto"/>
          </w:divBdr>
        </w:div>
        <w:div w:id="1534809739">
          <w:marLeft w:val="640"/>
          <w:marRight w:val="0"/>
          <w:marTop w:val="0"/>
          <w:marBottom w:val="0"/>
          <w:divBdr>
            <w:top w:val="none" w:sz="0" w:space="0" w:color="auto"/>
            <w:left w:val="none" w:sz="0" w:space="0" w:color="auto"/>
            <w:bottom w:val="none" w:sz="0" w:space="0" w:color="auto"/>
            <w:right w:val="none" w:sz="0" w:space="0" w:color="auto"/>
          </w:divBdr>
        </w:div>
        <w:div w:id="1818692848">
          <w:marLeft w:val="640"/>
          <w:marRight w:val="0"/>
          <w:marTop w:val="0"/>
          <w:marBottom w:val="0"/>
          <w:divBdr>
            <w:top w:val="none" w:sz="0" w:space="0" w:color="auto"/>
            <w:left w:val="none" w:sz="0" w:space="0" w:color="auto"/>
            <w:bottom w:val="none" w:sz="0" w:space="0" w:color="auto"/>
            <w:right w:val="none" w:sz="0" w:space="0" w:color="auto"/>
          </w:divBdr>
        </w:div>
        <w:div w:id="1122186769">
          <w:marLeft w:val="640"/>
          <w:marRight w:val="0"/>
          <w:marTop w:val="0"/>
          <w:marBottom w:val="0"/>
          <w:divBdr>
            <w:top w:val="none" w:sz="0" w:space="0" w:color="auto"/>
            <w:left w:val="none" w:sz="0" w:space="0" w:color="auto"/>
            <w:bottom w:val="none" w:sz="0" w:space="0" w:color="auto"/>
            <w:right w:val="none" w:sz="0" w:space="0" w:color="auto"/>
          </w:divBdr>
        </w:div>
        <w:div w:id="97068849">
          <w:marLeft w:val="640"/>
          <w:marRight w:val="0"/>
          <w:marTop w:val="0"/>
          <w:marBottom w:val="0"/>
          <w:divBdr>
            <w:top w:val="none" w:sz="0" w:space="0" w:color="auto"/>
            <w:left w:val="none" w:sz="0" w:space="0" w:color="auto"/>
            <w:bottom w:val="none" w:sz="0" w:space="0" w:color="auto"/>
            <w:right w:val="none" w:sz="0" w:space="0" w:color="auto"/>
          </w:divBdr>
        </w:div>
        <w:div w:id="1513254836">
          <w:marLeft w:val="640"/>
          <w:marRight w:val="0"/>
          <w:marTop w:val="0"/>
          <w:marBottom w:val="0"/>
          <w:divBdr>
            <w:top w:val="none" w:sz="0" w:space="0" w:color="auto"/>
            <w:left w:val="none" w:sz="0" w:space="0" w:color="auto"/>
            <w:bottom w:val="none" w:sz="0" w:space="0" w:color="auto"/>
            <w:right w:val="none" w:sz="0" w:space="0" w:color="auto"/>
          </w:divBdr>
        </w:div>
        <w:div w:id="1829327604">
          <w:marLeft w:val="640"/>
          <w:marRight w:val="0"/>
          <w:marTop w:val="0"/>
          <w:marBottom w:val="0"/>
          <w:divBdr>
            <w:top w:val="none" w:sz="0" w:space="0" w:color="auto"/>
            <w:left w:val="none" w:sz="0" w:space="0" w:color="auto"/>
            <w:bottom w:val="none" w:sz="0" w:space="0" w:color="auto"/>
            <w:right w:val="none" w:sz="0" w:space="0" w:color="auto"/>
          </w:divBdr>
        </w:div>
        <w:div w:id="974683135">
          <w:marLeft w:val="640"/>
          <w:marRight w:val="0"/>
          <w:marTop w:val="0"/>
          <w:marBottom w:val="0"/>
          <w:divBdr>
            <w:top w:val="none" w:sz="0" w:space="0" w:color="auto"/>
            <w:left w:val="none" w:sz="0" w:space="0" w:color="auto"/>
            <w:bottom w:val="none" w:sz="0" w:space="0" w:color="auto"/>
            <w:right w:val="none" w:sz="0" w:space="0" w:color="auto"/>
          </w:divBdr>
        </w:div>
        <w:div w:id="607007985">
          <w:marLeft w:val="640"/>
          <w:marRight w:val="0"/>
          <w:marTop w:val="0"/>
          <w:marBottom w:val="0"/>
          <w:divBdr>
            <w:top w:val="none" w:sz="0" w:space="0" w:color="auto"/>
            <w:left w:val="none" w:sz="0" w:space="0" w:color="auto"/>
            <w:bottom w:val="none" w:sz="0" w:space="0" w:color="auto"/>
            <w:right w:val="none" w:sz="0" w:space="0" w:color="auto"/>
          </w:divBdr>
        </w:div>
        <w:div w:id="96368996">
          <w:marLeft w:val="640"/>
          <w:marRight w:val="0"/>
          <w:marTop w:val="0"/>
          <w:marBottom w:val="0"/>
          <w:divBdr>
            <w:top w:val="none" w:sz="0" w:space="0" w:color="auto"/>
            <w:left w:val="none" w:sz="0" w:space="0" w:color="auto"/>
            <w:bottom w:val="none" w:sz="0" w:space="0" w:color="auto"/>
            <w:right w:val="none" w:sz="0" w:space="0" w:color="auto"/>
          </w:divBdr>
        </w:div>
        <w:div w:id="156918857">
          <w:marLeft w:val="640"/>
          <w:marRight w:val="0"/>
          <w:marTop w:val="0"/>
          <w:marBottom w:val="0"/>
          <w:divBdr>
            <w:top w:val="none" w:sz="0" w:space="0" w:color="auto"/>
            <w:left w:val="none" w:sz="0" w:space="0" w:color="auto"/>
            <w:bottom w:val="none" w:sz="0" w:space="0" w:color="auto"/>
            <w:right w:val="none" w:sz="0" w:space="0" w:color="auto"/>
          </w:divBdr>
        </w:div>
        <w:div w:id="247152761">
          <w:marLeft w:val="640"/>
          <w:marRight w:val="0"/>
          <w:marTop w:val="0"/>
          <w:marBottom w:val="0"/>
          <w:divBdr>
            <w:top w:val="none" w:sz="0" w:space="0" w:color="auto"/>
            <w:left w:val="none" w:sz="0" w:space="0" w:color="auto"/>
            <w:bottom w:val="none" w:sz="0" w:space="0" w:color="auto"/>
            <w:right w:val="none" w:sz="0" w:space="0" w:color="auto"/>
          </w:divBdr>
        </w:div>
        <w:div w:id="150995851">
          <w:marLeft w:val="640"/>
          <w:marRight w:val="0"/>
          <w:marTop w:val="0"/>
          <w:marBottom w:val="0"/>
          <w:divBdr>
            <w:top w:val="none" w:sz="0" w:space="0" w:color="auto"/>
            <w:left w:val="none" w:sz="0" w:space="0" w:color="auto"/>
            <w:bottom w:val="none" w:sz="0" w:space="0" w:color="auto"/>
            <w:right w:val="none" w:sz="0" w:space="0" w:color="auto"/>
          </w:divBdr>
        </w:div>
        <w:div w:id="1953130373">
          <w:marLeft w:val="640"/>
          <w:marRight w:val="0"/>
          <w:marTop w:val="0"/>
          <w:marBottom w:val="0"/>
          <w:divBdr>
            <w:top w:val="none" w:sz="0" w:space="0" w:color="auto"/>
            <w:left w:val="none" w:sz="0" w:space="0" w:color="auto"/>
            <w:bottom w:val="none" w:sz="0" w:space="0" w:color="auto"/>
            <w:right w:val="none" w:sz="0" w:space="0" w:color="auto"/>
          </w:divBdr>
        </w:div>
        <w:div w:id="54819513">
          <w:marLeft w:val="640"/>
          <w:marRight w:val="0"/>
          <w:marTop w:val="0"/>
          <w:marBottom w:val="0"/>
          <w:divBdr>
            <w:top w:val="none" w:sz="0" w:space="0" w:color="auto"/>
            <w:left w:val="none" w:sz="0" w:space="0" w:color="auto"/>
            <w:bottom w:val="none" w:sz="0" w:space="0" w:color="auto"/>
            <w:right w:val="none" w:sz="0" w:space="0" w:color="auto"/>
          </w:divBdr>
        </w:div>
        <w:div w:id="181405083">
          <w:marLeft w:val="640"/>
          <w:marRight w:val="0"/>
          <w:marTop w:val="0"/>
          <w:marBottom w:val="0"/>
          <w:divBdr>
            <w:top w:val="none" w:sz="0" w:space="0" w:color="auto"/>
            <w:left w:val="none" w:sz="0" w:space="0" w:color="auto"/>
            <w:bottom w:val="none" w:sz="0" w:space="0" w:color="auto"/>
            <w:right w:val="none" w:sz="0" w:space="0" w:color="auto"/>
          </w:divBdr>
        </w:div>
        <w:div w:id="2079748738">
          <w:marLeft w:val="640"/>
          <w:marRight w:val="0"/>
          <w:marTop w:val="0"/>
          <w:marBottom w:val="0"/>
          <w:divBdr>
            <w:top w:val="none" w:sz="0" w:space="0" w:color="auto"/>
            <w:left w:val="none" w:sz="0" w:space="0" w:color="auto"/>
            <w:bottom w:val="none" w:sz="0" w:space="0" w:color="auto"/>
            <w:right w:val="none" w:sz="0" w:space="0" w:color="auto"/>
          </w:divBdr>
        </w:div>
        <w:div w:id="596593612">
          <w:marLeft w:val="640"/>
          <w:marRight w:val="0"/>
          <w:marTop w:val="0"/>
          <w:marBottom w:val="0"/>
          <w:divBdr>
            <w:top w:val="none" w:sz="0" w:space="0" w:color="auto"/>
            <w:left w:val="none" w:sz="0" w:space="0" w:color="auto"/>
            <w:bottom w:val="none" w:sz="0" w:space="0" w:color="auto"/>
            <w:right w:val="none" w:sz="0" w:space="0" w:color="auto"/>
          </w:divBdr>
        </w:div>
        <w:div w:id="1472214084">
          <w:marLeft w:val="640"/>
          <w:marRight w:val="0"/>
          <w:marTop w:val="0"/>
          <w:marBottom w:val="0"/>
          <w:divBdr>
            <w:top w:val="none" w:sz="0" w:space="0" w:color="auto"/>
            <w:left w:val="none" w:sz="0" w:space="0" w:color="auto"/>
            <w:bottom w:val="none" w:sz="0" w:space="0" w:color="auto"/>
            <w:right w:val="none" w:sz="0" w:space="0" w:color="auto"/>
          </w:divBdr>
        </w:div>
        <w:div w:id="393820521">
          <w:marLeft w:val="640"/>
          <w:marRight w:val="0"/>
          <w:marTop w:val="0"/>
          <w:marBottom w:val="0"/>
          <w:divBdr>
            <w:top w:val="none" w:sz="0" w:space="0" w:color="auto"/>
            <w:left w:val="none" w:sz="0" w:space="0" w:color="auto"/>
            <w:bottom w:val="none" w:sz="0" w:space="0" w:color="auto"/>
            <w:right w:val="none" w:sz="0" w:space="0" w:color="auto"/>
          </w:divBdr>
        </w:div>
        <w:div w:id="425543380">
          <w:marLeft w:val="640"/>
          <w:marRight w:val="0"/>
          <w:marTop w:val="0"/>
          <w:marBottom w:val="0"/>
          <w:divBdr>
            <w:top w:val="none" w:sz="0" w:space="0" w:color="auto"/>
            <w:left w:val="none" w:sz="0" w:space="0" w:color="auto"/>
            <w:bottom w:val="none" w:sz="0" w:space="0" w:color="auto"/>
            <w:right w:val="none" w:sz="0" w:space="0" w:color="auto"/>
          </w:divBdr>
        </w:div>
        <w:div w:id="116723849">
          <w:marLeft w:val="640"/>
          <w:marRight w:val="0"/>
          <w:marTop w:val="0"/>
          <w:marBottom w:val="0"/>
          <w:divBdr>
            <w:top w:val="none" w:sz="0" w:space="0" w:color="auto"/>
            <w:left w:val="none" w:sz="0" w:space="0" w:color="auto"/>
            <w:bottom w:val="none" w:sz="0" w:space="0" w:color="auto"/>
            <w:right w:val="none" w:sz="0" w:space="0" w:color="auto"/>
          </w:divBdr>
        </w:div>
        <w:div w:id="1588806781">
          <w:marLeft w:val="640"/>
          <w:marRight w:val="0"/>
          <w:marTop w:val="0"/>
          <w:marBottom w:val="0"/>
          <w:divBdr>
            <w:top w:val="none" w:sz="0" w:space="0" w:color="auto"/>
            <w:left w:val="none" w:sz="0" w:space="0" w:color="auto"/>
            <w:bottom w:val="none" w:sz="0" w:space="0" w:color="auto"/>
            <w:right w:val="none" w:sz="0" w:space="0" w:color="auto"/>
          </w:divBdr>
        </w:div>
        <w:div w:id="487213667">
          <w:marLeft w:val="640"/>
          <w:marRight w:val="0"/>
          <w:marTop w:val="0"/>
          <w:marBottom w:val="0"/>
          <w:divBdr>
            <w:top w:val="none" w:sz="0" w:space="0" w:color="auto"/>
            <w:left w:val="none" w:sz="0" w:space="0" w:color="auto"/>
            <w:bottom w:val="none" w:sz="0" w:space="0" w:color="auto"/>
            <w:right w:val="none" w:sz="0" w:space="0" w:color="auto"/>
          </w:divBdr>
        </w:div>
        <w:div w:id="742916694">
          <w:marLeft w:val="640"/>
          <w:marRight w:val="0"/>
          <w:marTop w:val="0"/>
          <w:marBottom w:val="0"/>
          <w:divBdr>
            <w:top w:val="none" w:sz="0" w:space="0" w:color="auto"/>
            <w:left w:val="none" w:sz="0" w:space="0" w:color="auto"/>
            <w:bottom w:val="none" w:sz="0" w:space="0" w:color="auto"/>
            <w:right w:val="none" w:sz="0" w:space="0" w:color="auto"/>
          </w:divBdr>
        </w:div>
        <w:div w:id="1397509774">
          <w:marLeft w:val="640"/>
          <w:marRight w:val="0"/>
          <w:marTop w:val="0"/>
          <w:marBottom w:val="0"/>
          <w:divBdr>
            <w:top w:val="none" w:sz="0" w:space="0" w:color="auto"/>
            <w:left w:val="none" w:sz="0" w:space="0" w:color="auto"/>
            <w:bottom w:val="none" w:sz="0" w:space="0" w:color="auto"/>
            <w:right w:val="none" w:sz="0" w:space="0" w:color="auto"/>
          </w:divBdr>
        </w:div>
      </w:divsChild>
    </w:div>
    <w:div w:id="1512374632">
      <w:marLeft w:val="640"/>
      <w:marRight w:val="0"/>
      <w:marTop w:val="0"/>
      <w:marBottom w:val="0"/>
      <w:divBdr>
        <w:top w:val="none" w:sz="0" w:space="0" w:color="auto"/>
        <w:left w:val="none" w:sz="0" w:space="0" w:color="auto"/>
        <w:bottom w:val="none" w:sz="0" w:space="0" w:color="auto"/>
        <w:right w:val="none" w:sz="0" w:space="0" w:color="auto"/>
      </w:divBdr>
    </w:div>
    <w:div w:id="1513299357">
      <w:bodyDiv w:val="1"/>
      <w:marLeft w:val="0"/>
      <w:marRight w:val="0"/>
      <w:marTop w:val="0"/>
      <w:marBottom w:val="0"/>
      <w:divBdr>
        <w:top w:val="none" w:sz="0" w:space="0" w:color="auto"/>
        <w:left w:val="none" w:sz="0" w:space="0" w:color="auto"/>
        <w:bottom w:val="none" w:sz="0" w:space="0" w:color="auto"/>
        <w:right w:val="none" w:sz="0" w:space="0" w:color="auto"/>
      </w:divBdr>
      <w:divsChild>
        <w:div w:id="857936071">
          <w:marLeft w:val="640"/>
          <w:marRight w:val="0"/>
          <w:marTop w:val="0"/>
          <w:marBottom w:val="0"/>
          <w:divBdr>
            <w:top w:val="none" w:sz="0" w:space="0" w:color="auto"/>
            <w:left w:val="none" w:sz="0" w:space="0" w:color="auto"/>
            <w:bottom w:val="none" w:sz="0" w:space="0" w:color="auto"/>
            <w:right w:val="none" w:sz="0" w:space="0" w:color="auto"/>
          </w:divBdr>
        </w:div>
        <w:div w:id="1894384482">
          <w:marLeft w:val="640"/>
          <w:marRight w:val="0"/>
          <w:marTop w:val="0"/>
          <w:marBottom w:val="0"/>
          <w:divBdr>
            <w:top w:val="none" w:sz="0" w:space="0" w:color="auto"/>
            <w:left w:val="none" w:sz="0" w:space="0" w:color="auto"/>
            <w:bottom w:val="none" w:sz="0" w:space="0" w:color="auto"/>
            <w:right w:val="none" w:sz="0" w:space="0" w:color="auto"/>
          </w:divBdr>
        </w:div>
        <w:div w:id="637951414">
          <w:marLeft w:val="640"/>
          <w:marRight w:val="0"/>
          <w:marTop w:val="0"/>
          <w:marBottom w:val="0"/>
          <w:divBdr>
            <w:top w:val="none" w:sz="0" w:space="0" w:color="auto"/>
            <w:left w:val="none" w:sz="0" w:space="0" w:color="auto"/>
            <w:bottom w:val="none" w:sz="0" w:space="0" w:color="auto"/>
            <w:right w:val="none" w:sz="0" w:space="0" w:color="auto"/>
          </w:divBdr>
        </w:div>
        <w:div w:id="862089792">
          <w:marLeft w:val="640"/>
          <w:marRight w:val="0"/>
          <w:marTop w:val="0"/>
          <w:marBottom w:val="0"/>
          <w:divBdr>
            <w:top w:val="none" w:sz="0" w:space="0" w:color="auto"/>
            <w:left w:val="none" w:sz="0" w:space="0" w:color="auto"/>
            <w:bottom w:val="none" w:sz="0" w:space="0" w:color="auto"/>
            <w:right w:val="none" w:sz="0" w:space="0" w:color="auto"/>
          </w:divBdr>
        </w:div>
        <w:div w:id="506948951">
          <w:marLeft w:val="640"/>
          <w:marRight w:val="0"/>
          <w:marTop w:val="0"/>
          <w:marBottom w:val="0"/>
          <w:divBdr>
            <w:top w:val="none" w:sz="0" w:space="0" w:color="auto"/>
            <w:left w:val="none" w:sz="0" w:space="0" w:color="auto"/>
            <w:bottom w:val="none" w:sz="0" w:space="0" w:color="auto"/>
            <w:right w:val="none" w:sz="0" w:space="0" w:color="auto"/>
          </w:divBdr>
        </w:div>
        <w:div w:id="2123912683">
          <w:marLeft w:val="640"/>
          <w:marRight w:val="0"/>
          <w:marTop w:val="0"/>
          <w:marBottom w:val="0"/>
          <w:divBdr>
            <w:top w:val="none" w:sz="0" w:space="0" w:color="auto"/>
            <w:left w:val="none" w:sz="0" w:space="0" w:color="auto"/>
            <w:bottom w:val="none" w:sz="0" w:space="0" w:color="auto"/>
            <w:right w:val="none" w:sz="0" w:space="0" w:color="auto"/>
          </w:divBdr>
        </w:div>
        <w:div w:id="958026239">
          <w:marLeft w:val="640"/>
          <w:marRight w:val="0"/>
          <w:marTop w:val="0"/>
          <w:marBottom w:val="0"/>
          <w:divBdr>
            <w:top w:val="none" w:sz="0" w:space="0" w:color="auto"/>
            <w:left w:val="none" w:sz="0" w:space="0" w:color="auto"/>
            <w:bottom w:val="none" w:sz="0" w:space="0" w:color="auto"/>
            <w:right w:val="none" w:sz="0" w:space="0" w:color="auto"/>
          </w:divBdr>
        </w:div>
        <w:div w:id="652413892">
          <w:marLeft w:val="640"/>
          <w:marRight w:val="0"/>
          <w:marTop w:val="0"/>
          <w:marBottom w:val="0"/>
          <w:divBdr>
            <w:top w:val="none" w:sz="0" w:space="0" w:color="auto"/>
            <w:left w:val="none" w:sz="0" w:space="0" w:color="auto"/>
            <w:bottom w:val="none" w:sz="0" w:space="0" w:color="auto"/>
            <w:right w:val="none" w:sz="0" w:space="0" w:color="auto"/>
          </w:divBdr>
        </w:div>
        <w:div w:id="1060203439">
          <w:marLeft w:val="640"/>
          <w:marRight w:val="0"/>
          <w:marTop w:val="0"/>
          <w:marBottom w:val="0"/>
          <w:divBdr>
            <w:top w:val="none" w:sz="0" w:space="0" w:color="auto"/>
            <w:left w:val="none" w:sz="0" w:space="0" w:color="auto"/>
            <w:bottom w:val="none" w:sz="0" w:space="0" w:color="auto"/>
            <w:right w:val="none" w:sz="0" w:space="0" w:color="auto"/>
          </w:divBdr>
        </w:div>
        <w:div w:id="1374117889">
          <w:marLeft w:val="640"/>
          <w:marRight w:val="0"/>
          <w:marTop w:val="0"/>
          <w:marBottom w:val="0"/>
          <w:divBdr>
            <w:top w:val="none" w:sz="0" w:space="0" w:color="auto"/>
            <w:left w:val="none" w:sz="0" w:space="0" w:color="auto"/>
            <w:bottom w:val="none" w:sz="0" w:space="0" w:color="auto"/>
            <w:right w:val="none" w:sz="0" w:space="0" w:color="auto"/>
          </w:divBdr>
        </w:div>
        <w:div w:id="1665473272">
          <w:marLeft w:val="640"/>
          <w:marRight w:val="0"/>
          <w:marTop w:val="0"/>
          <w:marBottom w:val="0"/>
          <w:divBdr>
            <w:top w:val="none" w:sz="0" w:space="0" w:color="auto"/>
            <w:left w:val="none" w:sz="0" w:space="0" w:color="auto"/>
            <w:bottom w:val="none" w:sz="0" w:space="0" w:color="auto"/>
            <w:right w:val="none" w:sz="0" w:space="0" w:color="auto"/>
          </w:divBdr>
        </w:div>
        <w:div w:id="1154295146">
          <w:marLeft w:val="640"/>
          <w:marRight w:val="0"/>
          <w:marTop w:val="0"/>
          <w:marBottom w:val="0"/>
          <w:divBdr>
            <w:top w:val="none" w:sz="0" w:space="0" w:color="auto"/>
            <w:left w:val="none" w:sz="0" w:space="0" w:color="auto"/>
            <w:bottom w:val="none" w:sz="0" w:space="0" w:color="auto"/>
            <w:right w:val="none" w:sz="0" w:space="0" w:color="auto"/>
          </w:divBdr>
        </w:div>
        <w:div w:id="265504953">
          <w:marLeft w:val="640"/>
          <w:marRight w:val="0"/>
          <w:marTop w:val="0"/>
          <w:marBottom w:val="0"/>
          <w:divBdr>
            <w:top w:val="none" w:sz="0" w:space="0" w:color="auto"/>
            <w:left w:val="none" w:sz="0" w:space="0" w:color="auto"/>
            <w:bottom w:val="none" w:sz="0" w:space="0" w:color="auto"/>
            <w:right w:val="none" w:sz="0" w:space="0" w:color="auto"/>
          </w:divBdr>
        </w:div>
        <w:div w:id="1844203875">
          <w:marLeft w:val="640"/>
          <w:marRight w:val="0"/>
          <w:marTop w:val="0"/>
          <w:marBottom w:val="0"/>
          <w:divBdr>
            <w:top w:val="none" w:sz="0" w:space="0" w:color="auto"/>
            <w:left w:val="none" w:sz="0" w:space="0" w:color="auto"/>
            <w:bottom w:val="none" w:sz="0" w:space="0" w:color="auto"/>
            <w:right w:val="none" w:sz="0" w:space="0" w:color="auto"/>
          </w:divBdr>
        </w:div>
        <w:div w:id="2015954766">
          <w:marLeft w:val="640"/>
          <w:marRight w:val="0"/>
          <w:marTop w:val="0"/>
          <w:marBottom w:val="0"/>
          <w:divBdr>
            <w:top w:val="none" w:sz="0" w:space="0" w:color="auto"/>
            <w:left w:val="none" w:sz="0" w:space="0" w:color="auto"/>
            <w:bottom w:val="none" w:sz="0" w:space="0" w:color="auto"/>
            <w:right w:val="none" w:sz="0" w:space="0" w:color="auto"/>
          </w:divBdr>
        </w:div>
        <w:div w:id="2044136924">
          <w:marLeft w:val="640"/>
          <w:marRight w:val="0"/>
          <w:marTop w:val="0"/>
          <w:marBottom w:val="0"/>
          <w:divBdr>
            <w:top w:val="none" w:sz="0" w:space="0" w:color="auto"/>
            <w:left w:val="none" w:sz="0" w:space="0" w:color="auto"/>
            <w:bottom w:val="none" w:sz="0" w:space="0" w:color="auto"/>
            <w:right w:val="none" w:sz="0" w:space="0" w:color="auto"/>
          </w:divBdr>
        </w:div>
        <w:div w:id="1862820006">
          <w:marLeft w:val="640"/>
          <w:marRight w:val="0"/>
          <w:marTop w:val="0"/>
          <w:marBottom w:val="0"/>
          <w:divBdr>
            <w:top w:val="none" w:sz="0" w:space="0" w:color="auto"/>
            <w:left w:val="none" w:sz="0" w:space="0" w:color="auto"/>
            <w:bottom w:val="none" w:sz="0" w:space="0" w:color="auto"/>
            <w:right w:val="none" w:sz="0" w:space="0" w:color="auto"/>
          </w:divBdr>
        </w:div>
        <w:div w:id="855388183">
          <w:marLeft w:val="640"/>
          <w:marRight w:val="0"/>
          <w:marTop w:val="0"/>
          <w:marBottom w:val="0"/>
          <w:divBdr>
            <w:top w:val="none" w:sz="0" w:space="0" w:color="auto"/>
            <w:left w:val="none" w:sz="0" w:space="0" w:color="auto"/>
            <w:bottom w:val="none" w:sz="0" w:space="0" w:color="auto"/>
            <w:right w:val="none" w:sz="0" w:space="0" w:color="auto"/>
          </w:divBdr>
        </w:div>
        <w:div w:id="1115910302">
          <w:marLeft w:val="640"/>
          <w:marRight w:val="0"/>
          <w:marTop w:val="0"/>
          <w:marBottom w:val="0"/>
          <w:divBdr>
            <w:top w:val="none" w:sz="0" w:space="0" w:color="auto"/>
            <w:left w:val="none" w:sz="0" w:space="0" w:color="auto"/>
            <w:bottom w:val="none" w:sz="0" w:space="0" w:color="auto"/>
            <w:right w:val="none" w:sz="0" w:space="0" w:color="auto"/>
          </w:divBdr>
        </w:div>
        <w:div w:id="1515455683">
          <w:marLeft w:val="640"/>
          <w:marRight w:val="0"/>
          <w:marTop w:val="0"/>
          <w:marBottom w:val="0"/>
          <w:divBdr>
            <w:top w:val="none" w:sz="0" w:space="0" w:color="auto"/>
            <w:left w:val="none" w:sz="0" w:space="0" w:color="auto"/>
            <w:bottom w:val="none" w:sz="0" w:space="0" w:color="auto"/>
            <w:right w:val="none" w:sz="0" w:space="0" w:color="auto"/>
          </w:divBdr>
        </w:div>
        <w:div w:id="1561403882">
          <w:marLeft w:val="640"/>
          <w:marRight w:val="0"/>
          <w:marTop w:val="0"/>
          <w:marBottom w:val="0"/>
          <w:divBdr>
            <w:top w:val="none" w:sz="0" w:space="0" w:color="auto"/>
            <w:left w:val="none" w:sz="0" w:space="0" w:color="auto"/>
            <w:bottom w:val="none" w:sz="0" w:space="0" w:color="auto"/>
            <w:right w:val="none" w:sz="0" w:space="0" w:color="auto"/>
          </w:divBdr>
        </w:div>
        <w:div w:id="1804999466">
          <w:marLeft w:val="640"/>
          <w:marRight w:val="0"/>
          <w:marTop w:val="0"/>
          <w:marBottom w:val="0"/>
          <w:divBdr>
            <w:top w:val="none" w:sz="0" w:space="0" w:color="auto"/>
            <w:left w:val="none" w:sz="0" w:space="0" w:color="auto"/>
            <w:bottom w:val="none" w:sz="0" w:space="0" w:color="auto"/>
            <w:right w:val="none" w:sz="0" w:space="0" w:color="auto"/>
          </w:divBdr>
        </w:div>
        <w:div w:id="1486316252">
          <w:marLeft w:val="640"/>
          <w:marRight w:val="0"/>
          <w:marTop w:val="0"/>
          <w:marBottom w:val="0"/>
          <w:divBdr>
            <w:top w:val="none" w:sz="0" w:space="0" w:color="auto"/>
            <w:left w:val="none" w:sz="0" w:space="0" w:color="auto"/>
            <w:bottom w:val="none" w:sz="0" w:space="0" w:color="auto"/>
            <w:right w:val="none" w:sz="0" w:space="0" w:color="auto"/>
          </w:divBdr>
        </w:div>
        <w:div w:id="756638889">
          <w:marLeft w:val="640"/>
          <w:marRight w:val="0"/>
          <w:marTop w:val="0"/>
          <w:marBottom w:val="0"/>
          <w:divBdr>
            <w:top w:val="none" w:sz="0" w:space="0" w:color="auto"/>
            <w:left w:val="none" w:sz="0" w:space="0" w:color="auto"/>
            <w:bottom w:val="none" w:sz="0" w:space="0" w:color="auto"/>
            <w:right w:val="none" w:sz="0" w:space="0" w:color="auto"/>
          </w:divBdr>
        </w:div>
        <w:div w:id="322900841">
          <w:marLeft w:val="640"/>
          <w:marRight w:val="0"/>
          <w:marTop w:val="0"/>
          <w:marBottom w:val="0"/>
          <w:divBdr>
            <w:top w:val="none" w:sz="0" w:space="0" w:color="auto"/>
            <w:left w:val="none" w:sz="0" w:space="0" w:color="auto"/>
            <w:bottom w:val="none" w:sz="0" w:space="0" w:color="auto"/>
            <w:right w:val="none" w:sz="0" w:space="0" w:color="auto"/>
          </w:divBdr>
        </w:div>
        <w:div w:id="2022776847">
          <w:marLeft w:val="640"/>
          <w:marRight w:val="0"/>
          <w:marTop w:val="0"/>
          <w:marBottom w:val="0"/>
          <w:divBdr>
            <w:top w:val="none" w:sz="0" w:space="0" w:color="auto"/>
            <w:left w:val="none" w:sz="0" w:space="0" w:color="auto"/>
            <w:bottom w:val="none" w:sz="0" w:space="0" w:color="auto"/>
            <w:right w:val="none" w:sz="0" w:space="0" w:color="auto"/>
          </w:divBdr>
        </w:div>
        <w:div w:id="1370566165">
          <w:marLeft w:val="640"/>
          <w:marRight w:val="0"/>
          <w:marTop w:val="0"/>
          <w:marBottom w:val="0"/>
          <w:divBdr>
            <w:top w:val="none" w:sz="0" w:space="0" w:color="auto"/>
            <w:left w:val="none" w:sz="0" w:space="0" w:color="auto"/>
            <w:bottom w:val="none" w:sz="0" w:space="0" w:color="auto"/>
            <w:right w:val="none" w:sz="0" w:space="0" w:color="auto"/>
          </w:divBdr>
        </w:div>
        <w:div w:id="1668167472">
          <w:marLeft w:val="640"/>
          <w:marRight w:val="0"/>
          <w:marTop w:val="0"/>
          <w:marBottom w:val="0"/>
          <w:divBdr>
            <w:top w:val="none" w:sz="0" w:space="0" w:color="auto"/>
            <w:left w:val="none" w:sz="0" w:space="0" w:color="auto"/>
            <w:bottom w:val="none" w:sz="0" w:space="0" w:color="auto"/>
            <w:right w:val="none" w:sz="0" w:space="0" w:color="auto"/>
          </w:divBdr>
        </w:div>
        <w:div w:id="1202789657">
          <w:marLeft w:val="640"/>
          <w:marRight w:val="0"/>
          <w:marTop w:val="0"/>
          <w:marBottom w:val="0"/>
          <w:divBdr>
            <w:top w:val="none" w:sz="0" w:space="0" w:color="auto"/>
            <w:left w:val="none" w:sz="0" w:space="0" w:color="auto"/>
            <w:bottom w:val="none" w:sz="0" w:space="0" w:color="auto"/>
            <w:right w:val="none" w:sz="0" w:space="0" w:color="auto"/>
          </w:divBdr>
        </w:div>
        <w:div w:id="578563947">
          <w:marLeft w:val="640"/>
          <w:marRight w:val="0"/>
          <w:marTop w:val="0"/>
          <w:marBottom w:val="0"/>
          <w:divBdr>
            <w:top w:val="none" w:sz="0" w:space="0" w:color="auto"/>
            <w:left w:val="none" w:sz="0" w:space="0" w:color="auto"/>
            <w:bottom w:val="none" w:sz="0" w:space="0" w:color="auto"/>
            <w:right w:val="none" w:sz="0" w:space="0" w:color="auto"/>
          </w:divBdr>
        </w:div>
        <w:div w:id="1768697237">
          <w:marLeft w:val="640"/>
          <w:marRight w:val="0"/>
          <w:marTop w:val="0"/>
          <w:marBottom w:val="0"/>
          <w:divBdr>
            <w:top w:val="none" w:sz="0" w:space="0" w:color="auto"/>
            <w:left w:val="none" w:sz="0" w:space="0" w:color="auto"/>
            <w:bottom w:val="none" w:sz="0" w:space="0" w:color="auto"/>
            <w:right w:val="none" w:sz="0" w:space="0" w:color="auto"/>
          </w:divBdr>
        </w:div>
        <w:div w:id="1987279817">
          <w:marLeft w:val="640"/>
          <w:marRight w:val="0"/>
          <w:marTop w:val="0"/>
          <w:marBottom w:val="0"/>
          <w:divBdr>
            <w:top w:val="none" w:sz="0" w:space="0" w:color="auto"/>
            <w:left w:val="none" w:sz="0" w:space="0" w:color="auto"/>
            <w:bottom w:val="none" w:sz="0" w:space="0" w:color="auto"/>
            <w:right w:val="none" w:sz="0" w:space="0" w:color="auto"/>
          </w:divBdr>
        </w:div>
        <w:div w:id="126899582">
          <w:marLeft w:val="640"/>
          <w:marRight w:val="0"/>
          <w:marTop w:val="0"/>
          <w:marBottom w:val="0"/>
          <w:divBdr>
            <w:top w:val="none" w:sz="0" w:space="0" w:color="auto"/>
            <w:left w:val="none" w:sz="0" w:space="0" w:color="auto"/>
            <w:bottom w:val="none" w:sz="0" w:space="0" w:color="auto"/>
            <w:right w:val="none" w:sz="0" w:space="0" w:color="auto"/>
          </w:divBdr>
        </w:div>
        <w:div w:id="2099448026">
          <w:marLeft w:val="640"/>
          <w:marRight w:val="0"/>
          <w:marTop w:val="0"/>
          <w:marBottom w:val="0"/>
          <w:divBdr>
            <w:top w:val="none" w:sz="0" w:space="0" w:color="auto"/>
            <w:left w:val="none" w:sz="0" w:space="0" w:color="auto"/>
            <w:bottom w:val="none" w:sz="0" w:space="0" w:color="auto"/>
            <w:right w:val="none" w:sz="0" w:space="0" w:color="auto"/>
          </w:divBdr>
        </w:div>
        <w:div w:id="1889101570">
          <w:marLeft w:val="640"/>
          <w:marRight w:val="0"/>
          <w:marTop w:val="0"/>
          <w:marBottom w:val="0"/>
          <w:divBdr>
            <w:top w:val="none" w:sz="0" w:space="0" w:color="auto"/>
            <w:left w:val="none" w:sz="0" w:space="0" w:color="auto"/>
            <w:bottom w:val="none" w:sz="0" w:space="0" w:color="auto"/>
            <w:right w:val="none" w:sz="0" w:space="0" w:color="auto"/>
          </w:divBdr>
        </w:div>
        <w:div w:id="1460220524">
          <w:marLeft w:val="640"/>
          <w:marRight w:val="0"/>
          <w:marTop w:val="0"/>
          <w:marBottom w:val="0"/>
          <w:divBdr>
            <w:top w:val="none" w:sz="0" w:space="0" w:color="auto"/>
            <w:left w:val="none" w:sz="0" w:space="0" w:color="auto"/>
            <w:bottom w:val="none" w:sz="0" w:space="0" w:color="auto"/>
            <w:right w:val="none" w:sz="0" w:space="0" w:color="auto"/>
          </w:divBdr>
        </w:div>
        <w:div w:id="438379259">
          <w:marLeft w:val="640"/>
          <w:marRight w:val="0"/>
          <w:marTop w:val="0"/>
          <w:marBottom w:val="0"/>
          <w:divBdr>
            <w:top w:val="none" w:sz="0" w:space="0" w:color="auto"/>
            <w:left w:val="none" w:sz="0" w:space="0" w:color="auto"/>
            <w:bottom w:val="none" w:sz="0" w:space="0" w:color="auto"/>
            <w:right w:val="none" w:sz="0" w:space="0" w:color="auto"/>
          </w:divBdr>
        </w:div>
        <w:div w:id="1754424505">
          <w:marLeft w:val="640"/>
          <w:marRight w:val="0"/>
          <w:marTop w:val="0"/>
          <w:marBottom w:val="0"/>
          <w:divBdr>
            <w:top w:val="none" w:sz="0" w:space="0" w:color="auto"/>
            <w:left w:val="none" w:sz="0" w:space="0" w:color="auto"/>
            <w:bottom w:val="none" w:sz="0" w:space="0" w:color="auto"/>
            <w:right w:val="none" w:sz="0" w:space="0" w:color="auto"/>
          </w:divBdr>
        </w:div>
        <w:div w:id="1954288832">
          <w:marLeft w:val="640"/>
          <w:marRight w:val="0"/>
          <w:marTop w:val="0"/>
          <w:marBottom w:val="0"/>
          <w:divBdr>
            <w:top w:val="none" w:sz="0" w:space="0" w:color="auto"/>
            <w:left w:val="none" w:sz="0" w:space="0" w:color="auto"/>
            <w:bottom w:val="none" w:sz="0" w:space="0" w:color="auto"/>
            <w:right w:val="none" w:sz="0" w:space="0" w:color="auto"/>
          </w:divBdr>
        </w:div>
        <w:div w:id="89207914">
          <w:marLeft w:val="640"/>
          <w:marRight w:val="0"/>
          <w:marTop w:val="0"/>
          <w:marBottom w:val="0"/>
          <w:divBdr>
            <w:top w:val="none" w:sz="0" w:space="0" w:color="auto"/>
            <w:left w:val="none" w:sz="0" w:space="0" w:color="auto"/>
            <w:bottom w:val="none" w:sz="0" w:space="0" w:color="auto"/>
            <w:right w:val="none" w:sz="0" w:space="0" w:color="auto"/>
          </w:divBdr>
        </w:div>
        <w:div w:id="1912275738">
          <w:marLeft w:val="640"/>
          <w:marRight w:val="0"/>
          <w:marTop w:val="0"/>
          <w:marBottom w:val="0"/>
          <w:divBdr>
            <w:top w:val="none" w:sz="0" w:space="0" w:color="auto"/>
            <w:left w:val="none" w:sz="0" w:space="0" w:color="auto"/>
            <w:bottom w:val="none" w:sz="0" w:space="0" w:color="auto"/>
            <w:right w:val="none" w:sz="0" w:space="0" w:color="auto"/>
          </w:divBdr>
        </w:div>
        <w:div w:id="369190894">
          <w:marLeft w:val="640"/>
          <w:marRight w:val="0"/>
          <w:marTop w:val="0"/>
          <w:marBottom w:val="0"/>
          <w:divBdr>
            <w:top w:val="none" w:sz="0" w:space="0" w:color="auto"/>
            <w:left w:val="none" w:sz="0" w:space="0" w:color="auto"/>
            <w:bottom w:val="none" w:sz="0" w:space="0" w:color="auto"/>
            <w:right w:val="none" w:sz="0" w:space="0" w:color="auto"/>
          </w:divBdr>
        </w:div>
        <w:div w:id="1681929230">
          <w:marLeft w:val="640"/>
          <w:marRight w:val="0"/>
          <w:marTop w:val="0"/>
          <w:marBottom w:val="0"/>
          <w:divBdr>
            <w:top w:val="none" w:sz="0" w:space="0" w:color="auto"/>
            <w:left w:val="none" w:sz="0" w:space="0" w:color="auto"/>
            <w:bottom w:val="none" w:sz="0" w:space="0" w:color="auto"/>
            <w:right w:val="none" w:sz="0" w:space="0" w:color="auto"/>
          </w:divBdr>
        </w:div>
        <w:div w:id="762146437">
          <w:marLeft w:val="640"/>
          <w:marRight w:val="0"/>
          <w:marTop w:val="0"/>
          <w:marBottom w:val="0"/>
          <w:divBdr>
            <w:top w:val="none" w:sz="0" w:space="0" w:color="auto"/>
            <w:left w:val="none" w:sz="0" w:space="0" w:color="auto"/>
            <w:bottom w:val="none" w:sz="0" w:space="0" w:color="auto"/>
            <w:right w:val="none" w:sz="0" w:space="0" w:color="auto"/>
          </w:divBdr>
        </w:div>
        <w:div w:id="2047827999">
          <w:marLeft w:val="640"/>
          <w:marRight w:val="0"/>
          <w:marTop w:val="0"/>
          <w:marBottom w:val="0"/>
          <w:divBdr>
            <w:top w:val="none" w:sz="0" w:space="0" w:color="auto"/>
            <w:left w:val="none" w:sz="0" w:space="0" w:color="auto"/>
            <w:bottom w:val="none" w:sz="0" w:space="0" w:color="auto"/>
            <w:right w:val="none" w:sz="0" w:space="0" w:color="auto"/>
          </w:divBdr>
        </w:div>
        <w:div w:id="1948344888">
          <w:marLeft w:val="640"/>
          <w:marRight w:val="0"/>
          <w:marTop w:val="0"/>
          <w:marBottom w:val="0"/>
          <w:divBdr>
            <w:top w:val="none" w:sz="0" w:space="0" w:color="auto"/>
            <w:left w:val="none" w:sz="0" w:space="0" w:color="auto"/>
            <w:bottom w:val="none" w:sz="0" w:space="0" w:color="auto"/>
            <w:right w:val="none" w:sz="0" w:space="0" w:color="auto"/>
          </w:divBdr>
        </w:div>
        <w:div w:id="406997757">
          <w:marLeft w:val="640"/>
          <w:marRight w:val="0"/>
          <w:marTop w:val="0"/>
          <w:marBottom w:val="0"/>
          <w:divBdr>
            <w:top w:val="none" w:sz="0" w:space="0" w:color="auto"/>
            <w:left w:val="none" w:sz="0" w:space="0" w:color="auto"/>
            <w:bottom w:val="none" w:sz="0" w:space="0" w:color="auto"/>
            <w:right w:val="none" w:sz="0" w:space="0" w:color="auto"/>
          </w:divBdr>
        </w:div>
        <w:div w:id="264921576">
          <w:marLeft w:val="640"/>
          <w:marRight w:val="0"/>
          <w:marTop w:val="0"/>
          <w:marBottom w:val="0"/>
          <w:divBdr>
            <w:top w:val="none" w:sz="0" w:space="0" w:color="auto"/>
            <w:left w:val="none" w:sz="0" w:space="0" w:color="auto"/>
            <w:bottom w:val="none" w:sz="0" w:space="0" w:color="auto"/>
            <w:right w:val="none" w:sz="0" w:space="0" w:color="auto"/>
          </w:divBdr>
        </w:div>
        <w:div w:id="427384606">
          <w:marLeft w:val="640"/>
          <w:marRight w:val="0"/>
          <w:marTop w:val="0"/>
          <w:marBottom w:val="0"/>
          <w:divBdr>
            <w:top w:val="none" w:sz="0" w:space="0" w:color="auto"/>
            <w:left w:val="none" w:sz="0" w:space="0" w:color="auto"/>
            <w:bottom w:val="none" w:sz="0" w:space="0" w:color="auto"/>
            <w:right w:val="none" w:sz="0" w:space="0" w:color="auto"/>
          </w:divBdr>
        </w:div>
        <w:div w:id="1596018329">
          <w:marLeft w:val="640"/>
          <w:marRight w:val="0"/>
          <w:marTop w:val="0"/>
          <w:marBottom w:val="0"/>
          <w:divBdr>
            <w:top w:val="none" w:sz="0" w:space="0" w:color="auto"/>
            <w:left w:val="none" w:sz="0" w:space="0" w:color="auto"/>
            <w:bottom w:val="none" w:sz="0" w:space="0" w:color="auto"/>
            <w:right w:val="none" w:sz="0" w:space="0" w:color="auto"/>
          </w:divBdr>
        </w:div>
      </w:divsChild>
    </w:div>
    <w:div w:id="1514608819">
      <w:marLeft w:val="640"/>
      <w:marRight w:val="0"/>
      <w:marTop w:val="0"/>
      <w:marBottom w:val="0"/>
      <w:divBdr>
        <w:top w:val="none" w:sz="0" w:space="0" w:color="auto"/>
        <w:left w:val="none" w:sz="0" w:space="0" w:color="auto"/>
        <w:bottom w:val="none" w:sz="0" w:space="0" w:color="auto"/>
        <w:right w:val="none" w:sz="0" w:space="0" w:color="auto"/>
      </w:divBdr>
    </w:div>
    <w:div w:id="1515339135">
      <w:marLeft w:val="640"/>
      <w:marRight w:val="0"/>
      <w:marTop w:val="0"/>
      <w:marBottom w:val="0"/>
      <w:divBdr>
        <w:top w:val="none" w:sz="0" w:space="0" w:color="auto"/>
        <w:left w:val="none" w:sz="0" w:space="0" w:color="auto"/>
        <w:bottom w:val="none" w:sz="0" w:space="0" w:color="auto"/>
        <w:right w:val="none" w:sz="0" w:space="0" w:color="auto"/>
      </w:divBdr>
    </w:div>
    <w:div w:id="1517160436">
      <w:marLeft w:val="640"/>
      <w:marRight w:val="0"/>
      <w:marTop w:val="0"/>
      <w:marBottom w:val="0"/>
      <w:divBdr>
        <w:top w:val="none" w:sz="0" w:space="0" w:color="auto"/>
        <w:left w:val="none" w:sz="0" w:space="0" w:color="auto"/>
        <w:bottom w:val="none" w:sz="0" w:space="0" w:color="auto"/>
        <w:right w:val="none" w:sz="0" w:space="0" w:color="auto"/>
      </w:divBdr>
    </w:div>
    <w:div w:id="1520389841">
      <w:bodyDiv w:val="1"/>
      <w:marLeft w:val="0"/>
      <w:marRight w:val="0"/>
      <w:marTop w:val="0"/>
      <w:marBottom w:val="0"/>
      <w:divBdr>
        <w:top w:val="none" w:sz="0" w:space="0" w:color="auto"/>
        <w:left w:val="none" w:sz="0" w:space="0" w:color="auto"/>
        <w:bottom w:val="none" w:sz="0" w:space="0" w:color="auto"/>
        <w:right w:val="none" w:sz="0" w:space="0" w:color="auto"/>
      </w:divBdr>
      <w:divsChild>
        <w:div w:id="729840775">
          <w:marLeft w:val="640"/>
          <w:marRight w:val="0"/>
          <w:marTop w:val="0"/>
          <w:marBottom w:val="0"/>
          <w:divBdr>
            <w:top w:val="none" w:sz="0" w:space="0" w:color="auto"/>
            <w:left w:val="none" w:sz="0" w:space="0" w:color="auto"/>
            <w:bottom w:val="none" w:sz="0" w:space="0" w:color="auto"/>
            <w:right w:val="none" w:sz="0" w:space="0" w:color="auto"/>
          </w:divBdr>
        </w:div>
        <w:div w:id="514612096">
          <w:marLeft w:val="640"/>
          <w:marRight w:val="0"/>
          <w:marTop w:val="0"/>
          <w:marBottom w:val="0"/>
          <w:divBdr>
            <w:top w:val="none" w:sz="0" w:space="0" w:color="auto"/>
            <w:left w:val="none" w:sz="0" w:space="0" w:color="auto"/>
            <w:bottom w:val="none" w:sz="0" w:space="0" w:color="auto"/>
            <w:right w:val="none" w:sz="0" w:space="0" w:color="auto"/>
          </w:divBdr>
        </w:div>
        <w:div w:id="675881650">
          <w:marLeft w:val="640"/>
          <w:marRight w:val="0"/>
          <w:marTop w:val="0"/>
          <w:marBottom w:val="0"/>
          <w:divBdr>
            <w:top w:val="none" w:sz="0" w:space="0" w:color="auto"/>
            <w:left w:val="none" w:sz="0" w:space="0" w:color="auto"/>
            <w:bottom w:val="none" w:sz="0" w:space="0" w:color="auto"/>
            <w:right w:val="none" w:sz="0" w:space="0" w:color="auto"/>
          </w:divBdr>
        </w:div>
        <w:div w:id="927542973">
          <w:marLeft w:val="640"/>
          <w:marRight w:val="0"/>
          <w:marTop w:val="0"/>
          <w:marBottom w:val="0"/>
          <w:divBdr>
            <w:top w:val="none" w:sz="0" w:space="0" w:color="auto"/>
            <w:left w:val="none" w:sz="0" w:space="0" w:color="auto"/>
            <w:bottom w:val="none" w:sz="0" w:space="0" w:color="auto"/>
            <w:right w:val="none" w:sz="0" w:space="0" w:color="auto"/>
          </w:divBdr>
        </w:div>
        <w:div w:id="54086768">
          <w:marLeft w:val="640"/>
          <w:marRight w:val="0"/>
          <w:marTop w:val="0"/>
          <w:marBottom w:val="0"/>
          <w:divBdr>
            <w:top w:val="none" w:sz="0" w:space="0" w:color="auto"/>
            <w:left w:val="none" w:sz="0" w:space="0" w:color="auto"/>
            <w:bottom w:val="none" w:sz="0" w:space="0" w:color="auto"/>
            <w:right w:val="none" w:sz="0" w:space="0" w:color="auto"/>
          </w:divBdr>
        </w:div>
        <w:div w:id="1139883717">
          <w:marLeft w:val="640"/>
          <w:marRight w:val="0"/>
          <w:marTop w:val="0"/>
          <w:marBottom w:val="0"/>
          <w:divBdr>
            <w:top w:val="none" w:sz="0" w:space="0" w:color="auto"/>
            <w:left w:val="none" w:sz="0" w:space="0" w:color="auto"/>
            <w:bottom w:val="none" w:sz="0" w:space="0" w:color="auto"/>
            <w:right w:val="none" w:sz="0" w:space="0" w:color="auto"/>
          </w:divBdr>
        </w:div>
        <w:div w:id="704331102">
          <w:marLeft w:val="640"/>
          <w:marRight w:val="0"/>
          <w:marTop w:val="0"/>
          <w:marBottom w:val="0"/>
          <w:divBdr>
            <w:top w:val="none" w:sz="0" w:space="0" w:color="auto"/>
            <w:left w:val="none" w:sz="0" w:space="0" w:color="auto"/>
            <w:bottom w:val="none" w:sz="0" w:space="0" w:color="auto"/>
            <w:right w:val="none" w:sz="0" w:space="0" w:color="auto"/>
          </w:divBdr>
        </w:div>
        <w:div w:id="182015977">
          <w:marLeft w:val="640"/>
          <w:marRight w:val="0"/>
          <w:marTop w:val="0"/>
          <w:marBottom w:val="0"/>
          <w:divBdr>
            <w:top w:val="none" w:sz="0" w:space="0" w:color="auto"/>
            <w:left w:val="none" w:sz="0" w:space="0" w:color="auto"/>
            <w:bottom w:val="none" w:sz="0" w:space="0" w:color="auto"/>
            <w:right w:val="none" w:sz="0" w:space="0" w:color="auto"/>
          </w:divBdr>
        </w:div>
        <w:div w:id="240405674">
          <w:marLeft w:val="640"/>
          <w:marRight w:val="0"/>
          <w:marTop w:val="0"/>
          <w:marBottom w:val="0"/>
          <w:divBdr>
            <w:top w:val="none" w:sz="0" w:space="0" w:color="auto"/>
            <w:left w:val="none" w:sz="0" w:space="0" w:color="auto"/>
            <w:bottom w:val="none" w:sz="0" w:space="0" w:color="auto"/>
            <w:right w:val="none" w:sz="0" w:space="0" w:color="auto"/>
          </w:divBdr>
        </w:div>
        <w:div w:id="651984582">
          <w:marLeft w:val="640"/>
          <w:marRight w:val="0"/>
          <w:marTop w:val="0"/>
          <w:marBottom w:val="0"/>
          <w:divBdr>
            <w:top w:val="none" w:sz="0" w:space="0" w:color="auto"/>
            <w:left w:val="none" w:sz="0" w:space="0" w:color="auto"/>
            <w:bottom w:val="none" w:sz="0" w:space="0" w:color="auto"/>
            <w:right w:val="none" w:sz="0" w:space="0" w:color="auto"/>
          </w:divBdr>
        </w:div>
        <w:div w:id="1806507875">
          <w:marLeft w:val="640"/>
          <w:marRight w:val="0"/>
          <w:marTop w:val="0"/>
          <w:marBottom w:val="0"/>
          <w:divBdr>
            <w:top w:val="none" w:sz="0" w:space="0" w:color="auto"/>
            <w:left w:val="none" w:sz="0" w:space="0" w:color="auto"/>
            <w:bottom w:val="none" w:sz="0" w:space="0" w:color="auto"/>
            <w:right w:val="none" w:sz="0" w:space="0" w:color="auto"/>
          </w:divBdr>
        </w:div>
        <w:div w:id="533923620">
          <w:marLeft w:val="640"/>
          <w:marRight w:val="0"/>
          <w:marTop w:val="0"/>
          <w:marBottom w:val="0"/>
          <w:divBdr>
            <w:top w:val="none" w:sz="0" w:space="0" w:color="auto"/>
            <w:left w:val="none" w:sz="0" w:space="0" w:color="auto"/>
            <w:bottom w:val="none" w:sz="0" w:space="0" w:color="auto"/>
            <w:right w:val="none" w:sz="0" w:space="0" w:color="auto"/>
          </w:divBdr>
        </w:div>
        <w:div w:id="523175745">
          <w:marLeft w:val="640"/>
          <w:marRight w:val="0"/>
          <w:marTop w:val="0"/>
          <w:marBottom w:val="0"/>
          <w:divBdr>
            <w:top w:val="none" w:sz="0" w:space="0" w:color="auto"/>
            <w:left w:val="none" w:sz="0" w:space="0" w:color="auto"/>
            <w:bottom w:val="none" w:sz="0" w:space="0" w:color="auto"/>
            <w:right w:val="none" w:sz="0" w:space="0" w:color="auto"/>
          </w:divBdr>
        </w:div>
        <w:div w:id="1901742666">
          <w:marLeft w:val="640"/>
          <w:marRight w:val="0"/>
          <w:marTop w:val="0"/>
          <w:marBottom w:val="0"/>
          <w:divBdr>
            <w:top w:val="none" w:sz="0" w:space="0" w:color="auto"/>
            <w:left w:val="none" w:sz="0" w:space="0" w:color="auto"/>
            <w:bottom w:val="none" w:sz="0" w:space="0" w:color="auto"/>
            <w:right w:val="none" w:sz="0" w:space="0" w:color="auto"/>
          </w:divBdr>
        </w:div>
        <w:div w:id="137040918">
          <w:marLeft w:val="640"/>
          <w:marRight w:val="0"/>
          <w:marTop w:val="0"/>
          <w:marBottom w:val="0"/>
          <w:divBdr>
            <w:top w:val="none" w:sz="0" w:space="0" w:color="auto"/>
            <w:left w:val="none" w:sz="0" w:space="0" w:color="auto"/>
            <w:bottom w:val="none" w:sz="0" w:space="0" w:color="auto"/>
            <w:right w:val="none" w:sz="0" w:space="0" w:color="auto"/>
          </w:divBdr>
        </w:div>
        <w:div w:id="2118714802">
          <w:marLeft w:val="640"/>
          <w:marRight w:val="0"/>
          <w:marTop w:val="0"/>
          <w:marBottom w:val="0"/>
          <w:divBdr>
            <w:top w:val="none" w:sz="0" w:space="0" w:color="auto"/>
            <w:left w:val="none" w:sz="0" w:space="0" w:color="auto"/>
            <w:bottom w:val="none" w:sz="0" w:space="0" w:color="auto"/>
            <w:right w:val="none" w:sz="0" w:space="0" w:color="auto"/>
          </w:divBdr>
        </w:div>
        <w:div w:id="49115019">
          <w:marLeft w:val="640"/>
          <w:marRight w:val="0"/>
          <w:marTop w:val="0"/>
          <w:marBottom w:val="0"/>
          <w:divBdr>
            <w:top w:val="none" w:sz="0" w:space="0" w:color="auto"/>
            <w:left w:val="none" w:sz="0" w:space="0" w:color="auto"/>
            <w:bottom w:val="none" w:sz="0" w:space="0" w:color="auto"/>
            <w:right w:val="none" w:sz="0" w:space="0" w:color="auto"/>
          </w:divBdr>
        </w:div>
        <w:div w:id="270473390">
          <w:marLeft w:val="640"/>
          <w:marRight w:val="0"/>
          <w:marTop w:val="0"/>
          <w:marBottom w:val="0"/>
          <w:divBdr>
            <w:top w:val="none" w:sz="0" w:space="0" w:color="auto"/>
            <w:left w:val="none" w:sz="0" w:space="0" w:color="auto"/>
            <w:bottom w:val="none" w:sz="0" w:space="0" w:color="auto"/>
            <w:right w:val="none" w:sz="0" w:space="0" w:color="auto"/>
          </w:divBdr>
        </w:div>
        <w:div w:id="1489322271">
          <w:marLeft w:val="640"/>
          <w:marRight w:val="0"/>
          <w:marTop w:val="0"/>
          <w:marBottom w:val="0"/>
          <w:divBdr>
            <w:top w:val="none" w:sz="0" w:space="0" w:color="auto"/>
            <w:left w:val="none" w:sz="0" w:space="0" w:color="auto"/>
            <w:bottom w:val="none" w:sz="0" w:space="0" w:color="auto"/>
            <w:right w:val="none" w:sz="0" w:space="0" w:color="auto"/>
          </w:divBdr>
        </w:div>
        <w:div w:id="2069645254">
          <w:marLeft w:val="640"/>
          <w:marRight w:val="0"/>
          <w:marTop w:val="0"/>
          <w:marBottom w:val="0"/>
          <w:divBdr>
            <w:top w:val="none" w:sz="0" w:space="0" w:color="auto"/>
            <w:left w:val="none" w:sz="0" w:space="0" w:color="auto"/>
            <w:bottom w:val="none" w:sz="0" w:space="0" w:color="auto"/>
            <w:right w:val="none" w:sz="0" w:space="0" w:color="auto"/>
          </w:divBdr>
        </w:div>
        <w:div w:id="1074085299">
          <w:marLeft w:val="640"/>
          <w:marRight w:val="0"/>
          <w:marTop w:val="0"/>
          <w:marBottom w:val="0"/>
          <w:divBdr>
            <w:top w:val="none" w:sz="0" w:space="0" w:color="auto"/>
            <w:left w:val="none" w:sz="0" w:space="0" w:color="auto"/>
            <w:bottom w:val="none" w:sz="0" w:space="0" w:color="auto"/>
            <w:right w:val="none" w:sz="0" w:space="0" w:color="auto"/>
          </w:divBdr>
        </w:div>
        <w:div w:id="1875968798">
          <w:marLeft w:val="640"/>
          <w:marRight w:val="0"/>
          <w:marTop w:val="0"/>
          <w:marBottom w:val="0"/>
          <w:divBdr>
            <w:top w:val="none" w:sz="0" w:space="0" w:color="auto"/>
            <w:left w:val="none" w:sz="0" w:space="0" w:color="auto"/>
            <w:bottom w:val="none" w:sz="0" w:space="0" w:color="auto"/>
            <w:right w:val="none" w:sz="0" w:space="0" w:color="auto"/>
          </w:divBdr>
        </w:div>
        <w:div w:id="888422017">
          <w:marLeft w:val="640"/>
          <w:marRight w:val="0"/>
          <w:marTop w:val="0"/>
          <w:marBottom w:val="0"/>
          <w:divBdr>
            <w:top w:val="none" w:sz="0" w:space="0" w:color="auto"/>
            <w:left w:val="none" w:sz="0" w:space="0" w:color="auto"/>
            <w:bottom w:val="none" w:sz="0" w:space="0" w:color="auto"/>
            <w:right w:val="none" w:sz="0" w:space="0" w:color="auto"/>
          </w:divBdr>
        </w:div>
        <w:div w:id="497967166">
          <w:marLeft w:val="640"/>
          <w:marRight w:val="0"/>
          <w:marTop w:val="0"/>
          <w:marBottom w:val="0"/>
          <w:divBdr>
            <w:top w:val="none" w:sz="0" w:space="0" w:color="auto"/>
            <w:left w:val="none" w:sz="0" w:space="0" w:color="auto"/>
            <w:bottom w:val="none" w:sz="0" w:space="0" w:color="auto"/>
            <w:right w:val="none" w:sz="0" w:space="0" w:color="auto"/>
          </w:divBdr>
        </w:div>
        <w:div w:id="1173839235">
          <w:marLeft w:val="640"/>
          <w:marRight w:val="0"/>
          <w:marTop w:val="0"/>
          <w:marBottom w:val="0"/>
          <w:divBdr>
            <w:top w:val="none" w:sz="0" w:space="0" w:color="auto"/>
            <w:left w:val="none" w:sz="0" w:space="0" w:color="auto"/>
            <w:bottom w:val="none" w:sz="0" w:space="0" w:color="auto"/>
            <w:right w:val="none" w:sz="0" w:space="0" w:color="auto"/>
          </w:divBdr>
        </w:div>
        <w:div w:id="891577404">
          <w:marLeft w:val="640"/>
          <w:marRight w:val="0"/>
          <w:marTop w:val="0"/>
          <w:marBottom w:val="0"/>
          <w:divBdr>
            <w:top w:val="none" w:sz="0" w:space="0" w:color="auto"/>
            <w:left w:val="none" w:sz="0" w:space="0" w:color="auto"/>
            <w:bottom w:val="none" w:sz="0" w:space="0" w:color="auto"/>
            <w:right w:val="none" w:sz="0" w:space="0" w:color="auto"/>
          </w:divBdr>
        </w:div>
        <w:div w:id="909002392">
          <w:marLeft w:val="640"/>
          <w:marRight w:val="0"/>
          <w:marTop w:val="0"/>
          <w:marBottom w:val="0"/>
          <w:divBdr>
            <w:top w:val="none" w:sz="0" w:space="0" w:color="auto"/>
            <w:left w:val="none" w:sz="0" w:space="0" w:color="auto"/>
            <w:bottom w:val="none" w:sz="0" w:space="0" w:color="auto"/>
            <w:right w:val="none" w:sz="0" w:space="0" w:color="auto"/>
          </w:divBdr>
        </w:div>
        <w:div w:id="10378360">
          <w:marLeft w:val="640"/>
          <w:marRight w:val="0"/>
          <w:marTop w:val="0"/>
          <w:marBottom w:val="0"/>
          <w:divBdr>
            <w:top w:val="none" w:sz="0" w:space="0" w:color="auto"/>
            <w:left w:val="none" w:sz="0" w:space="0" w:color="auto"/>
            <w:bottom w:val="none" w:sz="0" w:space="0" w:color="auto"/>
            <w:right w:val="none" w:sz="0" w:space="0" w:color="auto"/>
          </w:divBdr>
        </w:div>
        <w:div w:id="2035304339">
          <w:marLeft w:val="640"/>
          <w:marRight w:val="0"/>
          <w:marTop w:val="0"/>
          <w:marBottom w:val="0"/>
          <w:divBdr>
            <w:top w:val="none" w:sz="0" w:space="0" w:color="auto"/>
            <w:left w:val="none" w:sz="0" w:space="0" w:color="auto"/>
            <w:bottom w:val="none" w:sz="0" w:space="0" w:color="auto"/>
            <w:right w:val="none" w:sz="0" w:space="0" w:color="auto"/>
          </w:divBdr>
        </w:div>
        <w:div w:id="387072024">
          <w:marLeft w:val="640"/>
          <w:marRight w:val="0"/>
          <w:marTop w:val="0"/>
          <w:marBottom w:val="0"/>
          <w:divBdr>
            <w:top w:val="none" w:sz="0" w:space="0" w:color="auto"/>
            <w:left w:val="none" w:sz="0" w:space="0" w:color="auto"/>
            <w:bottom w:val="none" w:sz="0" w:space="0" w:color="auto"/>
            <w:right w:val="none" w:sz="0" w:space="0" w:color="auto"/>
          </w:divBdr>
        </w:div>
        <w:div w:id="1813056171">
          <w:marLeft w:val="640"/>
          <w:marRight w:val="0"/>
          <w:marTop w:val="0"/>
          <w:marBottom w:val="0"/>
          <w:divBdr>
            <w:top w:val="none" w:sz="0" w:space="0" w:color="auto"/>
            <w:left w:val="none" w:sz="0" w:space="0" w:color="auto"/>
            <w:bottom w:val="none" w:sz="0" w:space="0" w:color="auto"/>
            <w:right w:val="none" w:sz="0" w:space="0" w:color="auto"/>
          </w:divBdr>
        </w:div>
        <w:div w:id="637759612">
          <w:marLeft w:val="640"/>
          <w:marRight w:val="0"/>
          <w:marTop w:val="0"/>
          <w:marBottom w:val="0"/>
          <w:divBdr>
            <w:top w:val="none" w:sz="0" w:space="0" w:color="auto"/>
            <w:left w:val="none" w:sz="0" w:space="0" w:color="auto"/>
            <w:bottom w:val="none" w:sz="0" w:space="0" w:color="auto"/>
            <w:right w:val="none" w:sz="0" w:space="0" w:color="auto"/>
          </w:divBdr>
        </w:div>
        <w:div w:id="1758792177">
          <w:marLeft w:val="640"/>
          <w:marRight w:val="0"/>
          <w:marTop w:val="0"/>
          <w:marBottom w:val="0"/>
          <w:divBdr>
            <w:top w:val="none" w:sz="0" w:space="0" w:color="auto"/>
            <w:left w:val="none" w:sz="0" w:space="0" w:color="auto"/>
            <w:bottom w:val="none" w:sz="0" w:space="0" w:color="auto"/>
            <w:right w:val="none" w:sz="0" w:space="0" w:color="auto"/>
          </w:divBdr>
        </w:div>
        <w:div w:id="1434472446">
          <w:marLeft w:val="640"/>
          <w:marRight w:val="0"/>
          <w:marTop w:val="0"/>
          <w:marBottom w:val="0"/>
          <w:divBdr>
            <w:top w:val="none" w:sz="0" w:space="0" w:color="auto"/>
            <w:left w:val="none" w:sz="0" w:space="0" w:color="auto"/>
            <w:bottom w:val="none" w:sz="0" w:space="0" w:color="auto"/>
            <w:right w:val="none" w:sz="0" w:space="0" w:color="auto"/>
          </w:divBdr>
        </w:div>
        <w:div w:id="736368544">
          <w:marLeft w:val="640"/>
          <w:marRight w:val="0"/>
          <w:marTop w:val="0"/>
          <w:marBottom w:val="0"/>
          <w:divBdr>
            <w:top w:val="none" w:sz="0" w:space="0" w:color="auto"/>
            <w:left w:val="none" w:sz="0" w:space="0" w:color="auto"/>
            <w:bottom w:val="none" w:sz="0" w:space="0" w:color="auto"/>
            <w:right w:val="none" w:sz="0" w:space="0" w:color="auto"/>
          </w:divBdr>
        </w:div>
        <w:div w:id="562569480">
          <w:marLeft w:val="640"/>
          <w:marRight w:val="0"/>
          <w:marTop w:val="0"/>
          <w:marBottom w:val="0"/>
          <w:divBdr>
            <w:top w:val="none" w:sz="0" w:space="0" w:color="auto"/>
            <w:left w:val="none" w:sz="0" w:space="0" w:color="auto"/>
            <w:bottom w:val="none" w:sz="0" w:space="0" w:color="auto"/>
            <w:right w:val="none" w:sz="0" w:space="0" w:color="auto"/>
          </w:divBdr>
        </w:div>
        <w:div w:id="1123038707">
          <w:marLeft w:val="640"/>
          <w:marRight w:val="0"/>
          <w:marTop w:val="0"/>
          <w:marBottom w:val="0"/>
          <w:divBdr>
            <w:top w:val="none" w:sz="0" w:space="0" w:color="auto"/>
            <w:left w:val="none" w:sz="0" w:space="0" w:color="auto"/>
            <w:bottom w:val="none" w:sz="0" w:space="0" w:color="auto"/>
            <w:right w:val="none" w:sz="0" w:space="0" w:color="auto"/>
          </w:divBdr>
        </w:div>
        <w:div w:id="779225326">
          <w:marLeft w:val="640"/>
          <w:marRight w:val="0"/>
          <w:marTop w:val="0"/>
          <w:marBottom w:val="0"/>
          <w:divBdr>
            <w:top w:val="none" w:sz="0" w:space="0" w:color="auto"/>
            <w:left w:val="none" w:sz="0" w:space="0" w:color="auto"/>
            <w:bottom w:val="none" w:sz="0" w:space="0" w:color="auto"/>
            <w:right w:val="none" w:sz="0" w:space="0" w:color="auto"/>
          </w:divBdr>
        </w:div>
        <w:div w:id="1725057198">
          <w:marLeft w:val="640"/>
          <w:marRight w:val="0"/>
          <w:marTop w:val="0"/>
          <w:marBottom w:val="0"/>
          <w:divBdr>
            <w:top w:val="none" w:sz="0" w:space="0" w:color="auto"/>
            <w:left w:val="none" w:sz="0" w:space="0" w:color="auto"/>
            <w:bottom w:val="none" w:sz="0" w:space="0" w:color="auto"/>
            <w:right w:val="none" w:sz="0" w:space="0" w:color="auto"/>
          </w:divBdr>
        </w:div>
        <w:div w:id="110049861">
          <w:marLeft w:val="640"/>
          <w:marRight w:val="0"/>
          <w:marTop w:val="0"/>
          <w:marBottom w:val="0"/>
          <w:divBdr>
            <w:top w:val="none" w:sz="0" w:space="0" w:color="auto"/>
            <w:left w:val="none" w:sz="0" w:space="0" w:color="auto"/>
            <w:bottom w:val="none" w:sz="0" w:space="0" w:color="auto"/>
            <w:right w:val="none" w:sz="0" w:space="0" w:color="auto"/>
          </w:divBdr>
        </w:div>
        <w:div w:id="1615167000">
          <w:marLeft w:val="640"/>
          <w:marRight w:val="0"/>
          <w:marTop w:val="0"/>
          <w:marBottom w:val="0"/>
          <w:divBdr>
            <w:top w:val="none" w:sz="0" w:space="0" w:color="auto"/>
            <w:left w:val="none" w:sz="0" w:space="0" w:color="auto"/>
            <w:bottom w:val="none" w:sz="0" w:space="0" w:color="auto"/>
            <w:right w:val="none" w:sz="0" w:space="0" w:color="auto"/>
          </w:divBdr>
        </w:div>
        <w:div w:id="1063992928">
          <w:marLeft w:val="640"/>
          <w:marRight w:val="0"/>
          <w:marTop w:val="0"/>
          <w:marBottom w:val="0"/>
          <w:divBdr>
            <w:top w:val="none" w:sz="0" w:space="0" w:color="auto"/>
            <w:left w:val="none" w:sz="0" w:space="0" w:color="auto"/>
            <w:bottom w:val="none" w:sz="0" w:space="0" w:color="auto"/>
            <w:right w:val="none" w:sz="0" w:space="0" w:color="auto"/>
          </w:divBdr>
        </w:div>
        <w:div w:id="1463813818">
          <w:marLeft w:val="640"/>
          <w:marRight w:val="0"/>
          <w:marTop w:val="0"/>
          <w:marBottom w:val="0"/>
          <w:divBdr>
            <w:top w:val="none" w:sz="0" w:space="0" w:color="auto"/>
            <w:left w:val="none" w:sz="0" w:space="0" w:color="auto"/>
            <w:bottom w:val="none" w:sz="0" w:space="0" w:color="auto"/>
            <w:right w:val="none" w:sz="0" w:space="0" w:color="auto"/>
          </w:divBdr>
        </w:div>
        <w:div w:id="678391985">
          <w:marLeft w:val="640"/>
          <w:marRight w:val="0"/>
          <w:marTop w:val="0"/>
          <w:marBottom w:val="0"/>
          <w:divBdr>
            <w:top w:val="none" w:sz="0" w:space="0" w:color="auto"/>
            <w:left w:val="none" w:sz="0" w:space="0" w:color="auto"/>
            <w:bottom w:val="none" w:sz="0" w:space="0" w:color="auto"/>
            <w:right w:val="none" w:sz="0" w:space="0" w:color="auto"/>
          </w:divBdr>
        </w:div>
        <w:div w:id="1871262218">
          <w:marLeft w:val="640"/>
          <w:marRight w:val="0"/>
          <w:marTop w:val="0"/>
          <w:marBottom w:val="0"/>
          <w:divBdr>
            <w:top w:val="none" w:sz="0" w:space="0" w:color="auto"/>
            <w:left w:val="none" w:sz="0" w:space="0" w:color="auto"/>
            <w:bottom w:val="none" w:sz="0" w:space="0" w:color="auto"/>
            <w:right w:val="none" w:sz="0" w:space="0" w:color="auto"/>
          </w:divBdr>
        </w:div>
        <w:div w:id="38631323">
          <w:marLeft w:val="640"/>
          <w:marRight w:val="0"/>
          <w:marTop w:val="0"/>
          <w:marBottom w:val="0"/>
          <w:divBdr>
            <w:top w:val="none" w:sz="0" w:space="0" w:color="auto"/>
            <w:left w:val="none" w:sz="0" w:space="0" w:color="auto"/>
            <w:bottom w:val="none" w:sz="0" w:space="0" w:color="auto"/>
            <w:right w:val="none" w:sz="0" w:space="0" w:color="auto"/>
          </w:divBdr>
        </w:div>
        <w:div w:id="338773514">
          <w:marLeft w:val="640"/>
          <w:marRight w:val="0"/>
          <w:marTop w:val="0"/>
          <w:marBottom w:val="0"/>
          <w:divBdr>
            <w:top w:val="none" w:sz="0" w:space="0" w:color="auto"/>
            <w:left w:val="none" w:sz="0" w:space="0" w:color="auto"/>
            <w:bottom w:val="none" w:sz="0" w:space="0" w:color="auto"/>
            <w:right w:val="none" w:sz="0" w:space="0" w:color="auto"/>
          </w:divBdr>
        </w:div>
        <w:div w:id="1798646932">
          <w:marLeft w:val="640"/>
          <w:marRight w:val="0"/>
          <w:marTop w:val="0"/>
          <w:marBottom w:val="0"/>
          <w:divBdr>
            <w:top w:val="none" w:sz="0" w:space="0" w:color="auto"/>
            <w:left w:val="none" w:sz="0" w:space="0" w:color="auto"/>
            <w:bottom w:val="none" w:sz="0" w:space="0" w:color="auto"/>
            <w:right w:val="none" w:sz="0" w:space="0" w:color="auto"/>
          </w:divBdr>
        </w:div>
        <w:div w:id="2143033093">
          <w:marLeft w:val="640"/>
          <w:marRight w:val="0"/>
          <w:marTop w:val="0"/>
          <w:marBottom w:val="0"/>
          <w:divBdr>
            <w:top w:val="none" w:sz="0" w:space="0" w:color="auto"/>
            <w:left w:val="none" w:sz="0" w:space="0" w:color="auto"/>
            <w:bottom w:val="none" w:sz="0" w:space="0" w:color="auto"/>
            <w:right w:val="none" w:sz="0" w:space="0" w:color="auto"/>
          </w:divBdr>
        </w:div>
        <w:div w:id="1575705541">
          <w:marLeft w:val="640"/>
          <w:marRight w:val="0"/>
          <w:marTop w:val="0"/>
          <w:marBottom w:val="0"/>
          <w:divBdr>
            <w:top w:val="none" w:sz="0" w:space="0" w:color="auto"/>
            <w:left w:val="none" w:sz="0" w:space="0" w:color="auto"/>
            <w:bottom w:val="none" w:sz="0" w:space="0" w:color="auto"/>
            <w:right w:val="none" w:sz="0" w:space="0" w:color="auto"/>
          </w:divBdr>
        </w:div>
      </w:divsChild>
    </w:div>
    <w:div w:id="1520578707">
      <w:marLeft w:val="640"/>
      <w:marRight w:val="0"/>
      <w:marTop w:val="0"/>
      <w:marBottom w:val="0"/>
      <w:divBdr>
        <w:top w:val="none" w:sz="0" w:space="0" w:color="auto"/>
        <w:left w:val="none" w:sz="0" w:space="0" w:color="auto"/>
        <w:bottom w:val="none" w:sz="0" w:space="0" w:color="auto"/>
        <w:right w:val="none" w:sz="0" w:space="0" w:color="auto"/>
      </w:divBdr>
    </w:div>
    <w:div w:id="1521120365">
      <w:marLeft w:val="640"/>
      <w:marRight w:val="0"/>
      <w:marTop w:val="0"/>
      <w:marBottom w:val="0"/>
      <w:divBdr>
        <w:top w:val="none" w:sz="0" w:space="0" w:color="auto"/>
        <w:left w:val="none" w:sz="0" w:space="0" w:color="auto"/>
        <w:bottom w:val="none" w:sz="0" w:space="0" w:color="auto"/>
        <w:right w:val="none" w:sz="0" w:space="0" w:color="auto"/>
      </w:divBdr>
    </w:div>
    <w:div w:id="1521237059">
      <w:marLeft w:val="640"/>
      <w:marRight w:val="0"/>
      <w:marTop w:val="0"/>
      <w:marBottom w:val="0"/>
      <w:divBdr>
        <w:top w:val="none" w:sz="0" w:space="0" w:color="auto"/>
        <w:left w:val="none" w:sz="0" w:space="0" w:color="auto"/>
        <w:bottom w:val="none" w:sz="0" w:space="0" w:color="auto"/>
        <w:right w:val="none" w:sz="0" w:space="0" w:color="auto"/>
      </w:divBdr>
    </w:div>
    <w:div w:id="1521504462">
      <w:marLeft w:val="0"/>
      <w:marRight w:val="0"/>
      <w:marTop w:val="0"/>
      <w:marBottom w:val="0"/>
      <w:divBdr>
        <w:top w:val="none" w:sz="0" w:space="0" w:color="auto"/>
        <w:left w:val="none" w:sz="0" w:space="0" w:color="auto"/>
        <w:bottom w:val="none" w:sz="0" w:space="0" w:color="auto"/>
        <w:right w:val="none" w:sz="0" w:space="0" w:color="auto"/>
      </w:divBdr>
    </w:div>
    <w:div w:id="1521554614">
      <w:marLeft w:val="0"/>
      <w:marRight w:val="0"/>
      <w:marTop w:val="0"/>
      <w:marBottom w:val="0"/>
      <w:divBdr>
        <w:top w:val="none" w:sz="0" w:space="0" w:color="auto"/>
        <w:left w:val="none" w:sz="0" w:space="0" w:color="auto"/>
        <w:bottom w:val="none" w:sz="0" w:space="0" w:color="auto"/>
        <w:right w:val="none" w:sz="0" w:space="0" w:color="auto"/>
      </w:divBdr>
    </w:div>
    <w:div w:id="1521698745">
      <w:marLeft w:val="640"/>
      <w:marRight w:val="0"/>
      <w:marTop w:val="0"/>
      <w:marBottom w:val="0"/>
      <w:divBdr>
        <w:top w:val="none" w:sz="0" w:space="0" w:color="auto"/>
        <w:left w:val="none" w:sz="0" w:space="0" w:color="auto"/>
        <w:bottom w:val="none" w:sz="0" w:space="0" w:color="auto"/>
        <w:right w:val="none" w:sz="0" w:space="0" w:color="auto"/>
      </w:divBdr>
    </w:div>
    <w:div w:id="1521701192">
      <w:bodyDiv w:val="1"/>
      <w:marLeft w:val="0"/>
      <w:marRight w:val="0"/>
      <w:marTop w:val="0"/>
      <w:marBottom w:val="0"/>
      <w:divBdr>
        <w:top w:val="none" w:sz="0" w:space="0" w:color="auto"/>
        <w:left w:val="none" w:sz="0" w:space="0" w:color="auto"/>
        <w:bottom w:val="none" w:sz="0" w:space="0" w:color="auto"/>
        <w:right w:val="none" w:sz="0" w:space="0" w:color="auto"/>
      </w:divBdr>
      <w:divsChild>
        <w:div w:id="8337069">
          <w:marLeft w:val="640"/>
          <w:marRight w:val="0"/>
          <w:marTop w:val="0"/>
          <w:marBottom w:val="0"/>
          <w:divBdr>
            <w:top w:val="none" w:sz="0" w:space="0" w:color="auto"/>
            <w:left w:val="none" w:sz="0" w:space="0" w:color="auto"/>
            <w:bottom w:val="none" w:sz="0" w:space="0" w:color="auto"/>
            <w:right w:val="none" w:sz="0" w:space="0" w:color="auto"/>
          </w:divBdr>
        </w:div>
        <w:div w:id="100103562">
          <w:marLeft w:val="640"/>
          <w:marRight w:val="0"/>
          <w:marTop w:val="0"/>
          <w:marBottom w:val="0"/>
          <w:divBdr>
            <w:top w:val="none" w:sz="0" w:space="0" w:color="auto"/>
            <w:left w:val="none" w:sz="0" w:space="0" w:color="auto"/>
            <w:bottom w:val="none" w:sz="0" w:space="0" w:color="auto"/>
            <w:right w:val="none" w:sz="0" w:space="0" w:color="auto"/>
          </w:divBdr>
        </w:div>
        <w:div w:id="220799475">
          <w:marLeft w:val="640"/>
          <w:marRight w:val="0"/>
          <w:marTop w:val="0"/>
          <w:marBottom w:val="0"/>
          <w:divBdr>
            <w:top w:val="none" w:sz="0" w:space="0" w:color="auto"/>
            <w:left w:val="none" w:sz="0" w:space="0" w:color="auto"/>
            <w:bottom w:val="none" w:sz="0" w:space="0" w:color="auto"/>
            <w:right w:val="none" w:sz="0" w:space="0" w:color="auto"/>
          </w:divBdr>
        </w:div>
        <w:div w:id="266624159">
          <w:marLeft w:val="640"/>
          <w:marRight w:val="0"/>
          <w:marTop w:val="0"/>
          <w:marBottom w:val="0"/>
          <w:divBdr>
            <w:top w:val="none" w:sz="0" w:space="0" w:color="auto"/>
            <w:left w:val="none" w:sz="0" w:space="0" w:color="auto"/>
            <w:bottom w:val="none" w:sz="0" w:space="0" w:color="auto"/>
            <w:right w:val="none" w:sz="0" w:space="0" w:color="auto"/>
          </w:divBdr>
        </w:div>
        <w:div w:id="273708147">
          <w:marLeft w:val="640"/>
          <w:marRight w:val="0"/>
          <w:marTop w:val="0"/>
          <w:marBottom w:val="0"/>
          <w:divBdr>
            <w:top w:val="none" w:sz="0" w:space="0" w:color="auto"/>
            <w:left w:val="none" w:sz="0" w:space="0" w:color="auto"/>
            <w:bottom w:val="none" w:sz="0" w:space="0" w:color="auto"/>
            <w:right w:val="none" w:sz="0" w:space="0" w:color="auto"/>
          </w:divBdr>
        </w:div>
        <w:div w:id="300501652">
          <w:marLeft w:val="640"/>
          <w:marRight w:val="0"/>
          <w:marTop w:val="0"/>
          <w:marBottom w:val="0"/>
          <w:divBdr>
            <w:top w:val="none" w:sz="0" w:space="0" w:color="auto"/>
            <w:left w:val="none" w:sz="0" w:space="0" w:color="auto"/>
            <w:bottom w:val="none" w:sz="0" w:space="0" w:color="auto"/>
            <w:right w:val="none" w:sz="0" w:space="0" w:color="auto"/>
          </w:divBdr>
        </w:div>
        <w:div w:id="344284586">
          <w:marLeft w:val="640"/>
          <w:marRight w:val="0"/>
          <w:marTop w:val="0"/>
          <w:marBottom w:val="0"/>
          <w:divBdr>
            <w:top w:val="none" w:sz="0" w:space="0" w:color="auto"/>
            <w:left w:val="none" w:sz="0" w:space="0" w:color="auto"/>
            <w:bottom w:val="none" w:sz="0" w:space="0" w:color="auto"/>
            <w:right w:val="none" w:sz="0" w:space="0" w:color="auto"/>
          </w:divBdr>
        </w:div>
        <w:div w:id="488598727">
          <w:marLeft w:val="640"/>
          <w:marRight w:val="0"/>
          <w:marTop w:val="0"/>
          <w:marBottom w:val="0"/>
          <w:divBdr>
            <w:top w:val="none" w:sz="0" w:space="0" w:color="auto"/>
            <w:left w:val="none" w:sz="0" w:space="0" w:color="auto"/>
            <w:bottom w:val="none" w:sz="0" w:space="0" w:color="auto"/>
            <w:right w:val="none" w:sz="0" w:space="0" w:color="auto"/>
          </w:divBdr>
        </w:div>
        <w:div w:id="489518082">
          <w:marLeft w:val="640"/>
          <w:marRight w:val="0"/>
          <w:marTop w:val="0"/>
          <w:marBottom w:val="0"/>
          <w:divBdr>
            <w:top w:val="none" w:sz="0" w:space="0" w:color="auto"/>
            <w:left w:val="none" w:sz="0" w:space="0" w:color="auto"/>
            <w:bottom w:val="none" w:sz="0" w:space="0" w:color="auto"/>
            <w:right w:val="none" w:sz="0" w:space="0" w:color="auto"/>
          </w:divBdr>
        </w:div>
        <w:div w:id="520823817">
          <w:marLeft w:val="640"/>
          <w:marRight w:val="0"/>
          <w:marTop w:val="0"/>
          <w:marBottom w:val="0"/>
          <w:divBdr>
            <w:top w:val="none" w:sz="0" w:space="0" w:color="auto"/>
            <w:left w:val="none" w:sz="0" w:space="0" w:color="auto"/>
            <w:bottom w:val="none" w:sz="0" w:space="0" w:color="auto"/>
            <w:right w:val="none" w:sz="0" w:space="0" w:color="auto"/>
          </w:divBdr>
        </w:div>
        <w:div w:id="623463226">
          <w:marLeft w:val="640"/>
          <w:marRight w:val="0"/>
          <w:marTop w:val="0"/>
          <w:marBottom w:val="0"/>
          <w:divBdr>
            <w:top w:val="none" w:sz="0" w:space="0" w:color="auto"/>
            <w:left w:val="none" w:sz="0" w:space="0" w:color="auto"/>
            <w:bottom w:val="none" w:sz="0" w:space="0" w:color="auto"/>
            <w:right w:val="none" w:sz="0" w:space="0" w:color="auto"/>
          </w:divBdr>
        </w:div>
        <w:div w:id="633829882">
          <w:marLeft w:val="640"/>
          <w:marRight w:val="0"/>
          <w:marTop w:val="0"/>
          <w:marBottom w:val="0"/>
          <w:divBdr>
            <w:top w:val="none" w:sz="0" w:space="0" w:color="auto"/>
            <w:left w:val="none" w:sz="0" w:space="0" w:color="auto"/>
            <w:bottom w:val="none" w:sz="0" w:space="0" w:color="auto"/>
            <w:right w:val="none" w:sz="0" w:space="0" w:color="auto"/>
          </w:divBdr>
        </w:div>
        <w:div w:id="704791618">
          <w:marLeft w:val="640"/>
          <w:marRight w:val="0"/>
          <w:marTop w:val="0"/>
          <w:marBottom w:val="0"/>
          <w:divBdr>
            <w:top w:val="none" w:sz="0" w:space="0" w:color="auto"/>
            <w:left w:val="none" w:sz="0" w:space="0" w:color="auto"/>
            <w:bottom w:val="none" w:sz="0" w:space="0" w:color="auto"/>
            <w:right w:val="none" w:sz="0" w:space="0" w:color="auto"/>
          </w:divBdr>
        </w:div>
        <w:div w:id="720977179">
          <w:marLeft w:val="640"/>
          <w:marRight w:val="0"/>
          <w:marTop w:val="0"/>
          <w:marBottom w:val="0"/>
          <w:divBdr>
            <w:top w:val="none" w:sz="0" w:space="0" w:color="auto"/>
            <w:left w:val="none" w:sz="0" w:space="0" w:color="auto"/>
            <w:bottom w:val="none" w:sz="0" w:space="0" w:color="auto"/>
            <w:right w:val="none" w:sz="0" w:space="0" w:color="auto"/>
          </w:divBdr>
        </w:div>
        <w:div w:id="803085214">
          <w:marLeft w:val="640"/>
          <w:marRight w:val="0"/>
          <w:marTop w:val="0"/>
          <w:marBottom w:val="0"/>
          <w:divBdr>
            <w:top w:val="none" w:sz="0" w:space="0" w:color="auto"/>
            <w:left w:val="none" w:sz="0" w:space="0" w:color="auto"/>
            <w:bottom w:val="none" w:sz="0" w:space="0" w:color="auto"/>
            <w:right w:val="none" w:sz="0" w:space="0" w:color="auto"/>
          </w:divBdr>
        </w:div>
        <w:div w:id="896471813">
          <w:marLeft w:val="640"/>
          <w:marRight w:val="0"/>
          <w:marTop w:val="0"/>
          <w:marBottom w:val="0"/>
          <w:divBdr>
            <w:top w:val="none" w:sz="0" w:space="0" w:color="auto"/>
            <w:left w:val="none" w:sz="0" w:space="0" w:color="auto"/>
            <w:bottom w:val="none" w:sz="0" w:space="0" w:color="auto"/>
            <w:right w:val="none" w:sz="0" w:space="0" w:color="auto"/>
          </w:divBdr>
        </w:div>
        <w:div w:id="913394634">
          <w:marLeft w:val="640"/>
          <w:marRight w:val="0"/>
          <w:marTop w:val="0"/>
          <w:marBottom w:val="0"/>
          <w:divBdr>
            <w:top w:val="none" w:sz="0" w:space="0" w:color="auto"/>
            <w:left w:val="none" w:sz="0" w:space="0" w:color="auto"/>
            <w:bottom w:val="none" w:sz="0" w:space="0" w:color="auto"/>
            <w:right w:val="none" w:sz="0" w:space="0" w:color="auto"/>
          </w:divBdr>
        </w:div>
        <w:div w:id="987440900">
          <w:marLeft w:val="640"/>
          <w:marRight w:val="0"/>
          <w:marTop w:val="0"/>
          <w:marBottom w:val="0"/>
          <w:divBdr>
            <w:top w:val="none" w:sz="0" w:space="0" w:color="auto"/>
            <w:left w:val="none" w:sz="0" w:space="0" w:color="auto"/>
            <w:bottom w:val="none" w:sz="0" w:space="0" w:color="auto"/>
            <w:right w:val="none" w:sz="0" w:space="0" w:color="auto"/>
          </w:divBdr>
        </w:div>
        <w:div w:id="1026515440">
          <w:marLeft w:val="640"/>
          <w:marRight w:val="0"/>
          <w:marTop w:val="0"/>
          <w:marBottom w:val="0"/>
          <w:divBdr>
            <w:top w:val="none" w:sz="0" w:space="0" w:color="auto"/>
            <w:left w:val="none" w:sz="0" w:space="0" w:color="auto"/>
            <w:bottom w:val="none" w:sz="0" w:space="0" w:color="auto"/>
            <w:right w:val="none" w:sz="0" w:space="0" w:color="auto"/>
          </w:divBdr>
        </w:div>
        <w:div w:id="1079405810">
          <w:marLeft w:val="640"/>
          <w:marRight w:val="0"/>
          <w:marTop w:val="0"/>
          <w:marBottom w:val="0"/>
          <w:divBdr>
            <w:top w:val="none" w:sz="0" w:space="0" w:color="auto"/>
            <w:left w:val="none" w:sz="0" w:space="0" w:color="auto"/>
            <w:bottom w:val="none" w:sz="0" w:space="0" w:color="auto"/>
            <w:right w:val="none" w:sz="0" w:space="0" w:color="auto"/>
          </w:divBdr>
        </w:div>
        <w:div w:id="1101796987">
          <w:marLeft w:val="640"/>
          <w:marRight w:val="0"/>
          <w:marTop w:val="0"/>
          <w:marBottom w:val="0"/>
          <w:divBdr>
            <w:top w:val="none" w:sz="0" w:space="0" w:color="auto"/>
            <w:left w:val="none" w:sz="0" w:space="0" w:color="auto"/>
            <w:bottom w:val="none" w:sz="0" w:space="0" w:color="auto"/>
            <w:right w:val="none" w:sz="0" w:space="0" w:color="auto"/>
          </w:divBdr>
        </w:div>
        <w:div w:id="1102072075">
          <w:marLeft w:val="640"/>
          <w:marRight w:val="0"/>
          <w:marTop w:val="0"/>
          <w:marBottom w:val="0"/>
          <w:divBdr>
            <w:top w:val="none" w:sz="0" w:space="0" w:color="auto"/>
            <w:left w:val="none" w:sz="0" w:space="0" w:color="auto"/>
            <w:bottom w:val="none" w:sz="0" w:space="0" w:color="auto"/>
            <w:right w:val="none" w:sz="0" w:space="0" w:color="auto"/>
          </w:divBdr>
        </w:div>
        <w:div w:id="1136337468">
          <w:marLeft w:val="640"/>
          <w:marRight w:val="0"/>
          <w:marTop w:val="0"/>
          <w:marBottom w:val="0"/>
          <w:divBdr>
            <w:top w:val="none" w:sz="0" w:space="0" w:color="auto"/>
            <w:left w:val="none" w:sz="0" w:space="0" w:color="auto"/>
            <w:bottom w:val="none" w:sz="0" w:space="0" w:color="auto"/>
            <w:right w:val="none" w:sz="0" w:space="0" w:color="auto"/>
          </w:divBdr>
        </w:div>
        <w:div w:id="1157451275">
          <w:marLeft w:val="640"/>
          <w:marRight w:val="0"/>
          <w:marTop w:val="0"/>
          <w:marBottom w:val="0"/>
          <w:divBdr>
            <w:top w:val="none" w:sz="0" w:space="0" w:color="auto"/>
            <w:left w:val="none" w:sz="0" w:space="0" w:color="auto"/>
            <w:bottom w:val="none" w:sz="0" w:space="0" w:color="auto"/>
            <w:right w:val="none" w:sz="0" w:space="0" w:color="auto"/>
          </w:divBdr>
        </w:div>
        <w:div w:id="1249927323">
          <w:marLeft w:val="640"/>
          <w:marRight w:val="0"/>
          <w:marTop w:val="0"/>
          <w:marBottom w:val="0"/>
          <w:divBdr>
            <w:top w:val="none" w:sz="0" w:space="0" w:color="auto"/>
            <w:left w:val="none" w:sz="0" w:space="0" w:color="auto"/>
            <w:bottom w:val="none" w:sz="0" w:space="0" w:color="auto"/>
            <w:right w:val="none" w:sz="0" w:space="0" w:color="auto"/>
          </w:divBdr>
        </w:div>
        <w:div w:id="1311788002">
          <w:marLeft w:val="640"/>
          <w:marRight w:val="0"/>
          <w:marTop w:val="0"/>
          <w:marBottom w:val="0"/>
          <w:divBdr>
            <w:top w:val="none" w:sz="0" w:space="0" w:color="auto"/>
            <w:left w:val="none" w:sz="0" w:space="0" w:color="auto"/>
            <w:bottom w:val="none" w:sz="0" w:space="0" w:color="auto"/>
            <w:right w:val="none" w:sz="0" w:space="0" w:color="auto"/>
          </w:divBdr>
        </w:div>
        <w:div w:id="1321735924">
          <w:marLeft w:val="640"/>
          <w:marRight w:val="0"/>
          <w:marTop w:val="0"/>
          <w:marBottom w:val="0"/>
          <w:divBdr>
            <w:top w:val="none" w:sz="0" w:space="0" w:color="auto"/>
            <w:left w:val="none" w:sz="0" w:space="0" w:color="auto"/>
            <w:bottom w:val="none" w:sz="0" w:space="0" w:color="auto"/>
            <w:right w:val="none" w:sz="0" w:space="0" w:color="auto"/>
          </w:divBdr>
        </w:div>
        <w:div w:id="1354458044">
          <w:marLeft w:val="640"/>
          <w:marRight w:val="0"/>
          <w:marTop w:val="0"/>
          <w:marBottom w:val="0"/>
          <w:divBdr>
            <w:top w:val="none" w:sz="0" w:space="0" w:color="auto"/>
            <w:left w:val="none" w:sz="0" w:space="0" w:color="auto"/>
            <w:bottom w:val="none" w:sz="0" w:space="0" w:color="auto"/>
            <w:right w:val="none" w:sz="0" w:space="0" w:color="auto"/>
          </w:divBdr>
        </w:div>
        <w:div w:id="1358695178">
          <w:marLeft w:val="640"/>
          <w:marRight w:val="0"/>
          <w:marTop w:val="0"/>
          <w:marBottom w:val="0"/>
          <w:divBdr>
            <w:top w:val="none" w:sz="0" w:space="0" w:color="auto"/>
            <w:left w:val="none" w:sz="0" w:space="0" w:color="auto"/>
            <w:bottom w:val="none" w:sz="0" w:space="0" w:color="auto"/>
            <w:right w:val="none" w:sz="0" w:space="0" w:color="auto"/>
          </w:divBdr>
        </w:div>
        <w:div w:id="1360819820">
          <w:marLeft w:val="640"/>
          <w:marRight w:val="0"/>
          <w:marTop w:val="0"/>
          <w:marBottom w:val="0"/>
          <w:divBdr>
            <w:top w:val="none" w:sz="0" w:space="0" w:color="auto"/>
            <w:left w:val="none" w:sz="0" w:space="0" w:color="auto"/>
            <w:bottom w:val="none" w:sz="0" w:space="0" w:color="auto"/>
            <w:right w:val="none" w:sz="0" w:space="0" w:color="auto"/>
          </w:divBdr>
        </w:div>
        <w:div w:id="1372462519">
          <w:marLeft w:val="640"/>
          <w:marRight w:val="0"/>
          <w:marTop w:val="0"/>
          <w:marBottom w:val="0"/>
          <w:divBdr>
            <w:top w:val="none" w:sz="0" w:space="0" w:color="auto"/>
            <w:left w:val="none" w:sz="0" w:space="0" w:color="auto"/>
            <w:bottom w:val="none" w:sz="0" w:space="0" w:color="auto"/>
            <w:right w:val="none" w:sz="0" w:space="0" w:color="auto"/>
          </w:divBdr>
        </w:div>
        <w:div w:id="1417441641">
          <w:marLeft w:val="640"/>
          <w:marRight w:val="0"/>
          <w:marTop w:val="0"/>
          <w:marBottom w:val="0"/>
          <w:divBdr>
            <w:top w:val="none" w:sz="0" w:space="0" w:color="auto"/>
            <w:left w:val="none" w:sz="0" w:space="0" w:color="auto"/>
            <w:bottom w:val="none" w:sz="0" w:space="0" w:color="auto"/>
            <w:right w:val="none" w:sz="0" w:space="0" w:color="auto"/>
          </w:divBdr>
        </w:div>
        <w:div w:id="1459303418">
          <w:marLeft w:val="640"/>
          <w:marRight w:val="0"/>
          <w:marTop w:val="0"/>
          <w:marBottom w:val="0"/>
          <w:divBdr>
            <w:top w:val="none" w:sz="0" w:space="0" w:color="auto"/>
            <w:left w:val="none" w:sz="0" w:space="0" w:color="auto"/>
            <w:bottom w:val="none" w:sz="0" w:space="0" w:color="auto"/>
            <w:right w:val="none" w:sz="0" w:space="0" w:color="auto"/>
          </w:divBdr>
        </w:div>
        <w:div w:id="1496989976">
          <w:marLeft w:val="640"/>
          <w:marRight w:val="0"/>
          <w:marTop w:val="0"/>
          <w:marBottom w:val="0"/>
          <w:divBdr>
            <w:top w:val="none" w:sz="0" w:space="0" w:color="auto"/>
            <w:left w:val="none" w:sz="0" w:space="0" w:color="auto"/>
            <w:bottom w:val="none" w:sz="0" w:space="0" w:color="auto"/>
            <w:right w:val="none" w:sz="0" w:space="0" w:color="auto"/>
          </w:divBdr>
        </w:div>
        <w:div w:id="1526023276">
          <w:marLeft w:val="640"/>
          <w:marRight w:val="0"/>
          <w:marTop w:val="0"/>
          <w:marBottom w:val="0"/>
          <w:divBdr>
            <w:top w:val="none" w:sz="0" w:space="0" w:color="auto"/>
            <w:left w:val="none" w:sz="0" w:space="0" w:color="auto"/>
            <w:bottom w:val="none" w:sz="0" w:space="0" w:color="auto"/>
            <w:right w:val="none" w:sz="0" w:space="0" w:color="auto"/>
          </w:divBdr>
        </w:div>
        <w:div w:id="1526821709">
          <w:marLeft w:val="640"/>
          <w:marRight w:val="0"/>
          <w:marTop w:val="0"/>
          <w:marBottom w:val="0"/>
          <w:divBdr>
            <w:top w:val="none" w:sz="0" w:space="0" w:color="auto"/>
            <w:left w:val="none" w:sz="0" w:space="0" w:color="auto"/>
            <w:bottom w:val="none" w:sz="0" w:space="0" w:color="auto"/>
            <w:right w:val="none" w:sz="0" w:space="0" w:color="auto"/>
          </w:divBdr>
        </w:div>
        <w:div w:id="1605530052">
          <w:marLeft w:val="640"/>
          <w:marRight w:val="0"/>
          <w:marTop w:val="0"/>
          <w:marBottom w:val="0"/>
          <w:divBdr>
            <w:top w:val="none" w:sz="0" w:space="0" w:color="auto"/>
            <w:left w:val="none" w:sz="0" w:space="0" w:color="auto"/>
            <w:bottom w:val="none" w:sz="0" w:space="0" w:color="auto"/>
            <w:right w:val="none" w:sz="0" w:space="0" w:color="auto"/>
          </w:divBdr>
        </w:div>
        <w:div w:id="1605721909">
          <w:marLeft w:val="640"/>
          <w:marRight w:val="0"/>
          <w:marTop w:val="0"/>
          <w:marBottom w:val="0"/>
          <w:divBdr>
            <w:top w:val="none" w:sz="0" w:space="0" w:color="auto"/>
            <w:left w:val="none" w:sz="0" w:space="0" w:color="auto"/>
            <w:bottom w:val="none" w:sz="0" w:space="0" w:color="auto"/>
            <w:right w:val="none" w:sz="0" w:space="0" w:color="auto"/>
          </w:divBdr>
        </w:div>
        <w:div w:id="1618827043">
          <w:marLeft w:val="640"/>
          <w:marRight w:val="0"/>
          <w:marTop w:val="0"/>
          <w:marBottom w:val="0"/>
          <w:divBdr>
            <w:top w:val="none" w:sz="0" w:space="0" w:color="auto"/>
            <w:left w:val="none" w:sz="0" w:space="0" w:color="auto"/>
            <w:bottom w:val="none" w:sz="0" w:space="0" w:color="auto"/>
            <w:right w:val="none" w:sz="0" w:space="0" w:color="auto"/>
          </w:divBdr>
        </w:div>
        <w:div w:id="1696155733">
          <w:marLeft w:val="640"/>
          <w:marRight w:val="0"/>
          <w:marTop w:val="0"/>
          <w:marBottom w:val="0"/>
          <w:divBdr>
            <w:top w:val="none" w:sz="0" w:space="0" w:color="auto"/>
            <w:left w:val="none" w:sz="0" w:space="0" w:color="auto"/>
            <w:bottom w:val="none" w:sz="0" w:space="0" w:color="auto"/>
            <w:right w:val="none" w:sz="0" w:space="0" w:color="auto"/>
          </w:divBdr>
        </w:div>
        <w:div w:id="1729955661">
          <w:marLeft w:val="640"/>
          <w:marRight w:val="0"/>
          <w:marTop w:val="0"/>
          <w:marBottom w:val="0"/>
          <w:divBdr>
            <w:top w:val="none" w:sz="0" w:space="0" w:color="auto"/>
            <w:left w:val="none" w:sz="0" w:space="0" w:color="auto"/>
            <w:bottom w:val="none" w:sz="0" w:space="0" w:color="auto"/>
            <w:right w:val="none" w:sz="0" w:space="0" w:color="auto"/>
          </w:divBdr>
        </w:div>
        <w:div w:id="1758595370">
          <w:marLeft w:val="640"/>
          <w:marRight w:val="0"/>
          <w:marTop w:val="0"/>
          <w:marBottom w:val="0"/>
          <w:divBdr>
            <w:top w:val="none" w:sz="0" w:space="0" w:color="auto"/>
            <w:left w:val="none" w:sz="0" w:space="0" w:color="auto"/>
            <w:bottom w:val="none" w:sz="0" w:space="0" w:color="auto"/>
            <w:right w:val="none" w:sz="0" w:space="0" w:color="auto"/>
          </w:divBdr>
        </w:div>
        <w:div w:id="1813672367">
          <w:marLeft w:val="640"/>
          <w:marRight w:val="0"/>
          <w:marTop w:val="0"/>
          <w:marBottom w:val="0"/>
          <w:divBdr>
            <w:top w:val="none" w:sz="0" w:space="0" w:color="auto"/>
            <w:left w:val="none" w:sz="0" w:space="0" w:color="auto"/>
            <w:bottom w:val="none" w:sz="0" w:space="0" w:color="auto"/>
            <w:right w:val="none" w:sz="0" w:space="0" w:color="auto"/>
          </w:divBdr>
        </w:div>
        <w:div w:id="1844127643">
          <w:marLeft w:val="640"/>
          <w:marRight w:val="0"/>
          <w:marTop w:val="0"/>
          <w:marBottom w:val="0"/>
          <w:divBdr>
            <w:top w:val="none" w:sz="0" w:space="0" w:color="auto"/>
            <w:left w:val="none" w:sz="0" w:space="0" w:color="auto"/>
            <w:bottom w:val="none" w:sz="0" w:space="0" w:color="auto"/>
            <w:right w:val="none" w:sz="0" w:space="0" w:color="auto"/>
          </w:divBdr>
        </w:div>
        <w:div w:id="1912156131">
          <w:marLeft w:val="640"/>
          <w:marRight w:val="0"/>
          <w:marTop w:val="0"/>
          <w:marBottom w:val="0"/>
          <w:divBdr>
            <w:top w:val="none" w:sz="0" w:space="0" w:color="auto"/>
            <w:left w:val="none" w:sz="0" w:space="0" w:color="auto"/>
            <w:bottom w:val="none" w:sz="0" w:space="0" w:color="auto"/>
            <w:right w:val="none" w:sz="0" w:space="0" w:color="auto"/>
          </w:divBdr>
        </w:div>
        <w:div w:id="1937398025">
          <w:marLeft w:val="640"/>
          <w:marRight w:val="0"/>
          <w:marTop w:val="0"/>
          <w:marBottom w:val="0"/>
          <w:divBdr>
            <w:top w:val="none" w:sz="0" w:space="0" w:color="auto"/>
            <w:left w:val="none" w:sz="0" w:space="0" w:color="auto"/>
            <w:bottom w:val="none" w:sz="0" w:space="0" w:color="auto"/>
            <w:right w:val="none" w:sz="0" w:space="0" w:color="auto"/>
          </w:divBdr>
        </w:div>
        <w:div w:id="1967002655">
          <w:marLeft w:val="640"/>
          <w:marRight w:val="0"/>
          <w:marTop w:val="0"/>
          <w:marBottom w:val="0"/>
          <w:divBdr>
            <w:top w:val="none" w:sz="0" w:space="0" w:color="auto"/>
            <w:left w:val="none" w:sz="0" w:space="0" w:color="auto"/>
            <w:bottom w:val="none" w:sz="0" w:space="0" w:color="auto"/>
            <w:right w:val="none" w:sz="0" w:space="0" w:color="auto"/>
          </w:divBdr>
        </w:div>
        <w:div w:id="1978801082">
          <w:marLeft w:val="640"/>
          <w:marRight w:val="0"/>
          <w:marTop w:val="0"/>
          <w:marBottom w:val="0"/>
          <w:divBdr>
            <w:top w:val="none" w:sz="0" w:space="0" w:color="auto"/>
            <w:left w:val="none" w:sz="0" w:space="0" w:color="auto"/>
            <w:bottom w:val="none" w:sz="0" w:space="0" w:color="auto"/>
            <w:right w:val="none" w:sz="0" w:space="0" w:color="auto"/>
          </w:divBdr>
        </w:div>
        <w:div w:id="2011716482">
          <w:marLeft w:val="640"/>
          <w:marRight w:val="0"/>
          <w:marTop w:val="0"/>
          <w:marBottom w:val="0"/>
          <w:divBdr>
            <w:top w:val="none" w:sz="0" w:space="0" w:color="auto"/>
            <w:left w:val="none" w:sz="0" w:space="0" w:color="auto"/>
            <w:bottom w:val="none" w:sz="0" w:space="0" w:color="auto"/>
            <w:right w:val="none" w:sz="0" w:space="0" w:color="auto"/>
          </w:divBdr>
        </w:div>
        <w:div w:id="2042241304">
          <w:marLeft w:val="640"/>
          <w:marRight w:val="0"/>
          <w:marTop w:val="0"/>
          <w:marBottom w:val="0"/>
          <w:divBdr>
            <w:top w:val="none" w:sz="0" w:space="0" w:color="auto"/>
            <w:left w:val="none" w:sz="0" w:space="0" w:color="auto"/>
            <w:bottom w:val="none" w:sz="0" w:space="0" w:color="auto"/>
            <w:right w:val="none" w:sz="0" w:space="0" w:color="auto"/>
          </w:divBdr>
        </w:div>
        <w:div w:id="2052070374">
          <w:marLeft w:val="640"/>
          <w:marRight w:val="0"/>
          <w:marTop w:val="0"/>
          <w:marBottom w:val="0"/>
          <w:divBdr>
            <w:top w:val="none" w:sz="0" w:space="0" w:color="auto"/>
            <w:left w:val="none" w:sz="0" w:space="0" w:color="auto"/>
            <w:bottom w:val="none" w:sz="0" w:space="0" w:color="auto"/>
            <w:right w:val="none" w:sz="0" w:space="0" w:color="auto"/>
          </w:divBdr>
        </w:div>
        <w:div w:id="2056082964">
          <w:marLeft w:val="640"/>
          <w:marRight w:val="0"/>
          <w:marTop w:val="0"/>
          <w:marBottom w:val="0"/>
          <w:divBdr>
            <w:top w:val="none" w:sz="0" w:space="0" w:color="auto"/>
            <w:left w:val="none" w:sz="0" w:space="0" w:color="auto"/>
            <w:bottom w:val="none" w:sz="0" w:space="0" w:color="auto"/>
            <w:right w:val="none" w:sz="0" w:space="0" w:color="auto"/>
          </w:divBdr>
        </w:div>
        <w:div w:id="2131900365">
          <w:marLeft w:val="640"/>
          <w:marRight w:val="0"/>
          <w:marTop w:val="0"/>
          <w:marBottom w:val="0"/>
          <w:divBdr>
            <w:top w:val="none" w:sz="0" w:space="0" w:color="auto"/>
            <w:left w:val="none" w:sz="0" w:space="0" w:color="auto"/>
            <w:bottom w:val="none" w:sz="0" w:space="0" w:color="auto"/>
            <w:right w:val="none" w:sz="0" w:space="0" w:color="auto"/>
          </w:divBdr>
        </w:div>
        <w:div w:id="2141341677">
          <w:marLeft w:val="640"/>
          <w:marRight w:val="0"/>
          <w:marTop w:val="0"/>
          <w:marBottom w:val="0"/>
          <w:divBdr>
            <w:top w:val="none" w:sz="0" w:space="0" w:color="auto"/>
            <w:left w:val="none" w:sz="0" w:space="0" w:color="auto"/>
            <w:bottom w:val="none" w:sz="0" w:space="0" w:color="auto"/>
            <w:right w:val="none" w:sz="0" w:space="0" w:color="auto"/>
          </w:divBdr>
        </w:div>
      </w:divsChild>
    </w:div>
    <w:div w:id="1521773745">
      <w:marLeft w:val="640"/>
      <w:marRight w:val="0"/>
      <w:marTop w:val="0"/>
      <w:marBottom w:val="0"/>
      <w:divBdr>
        <w:top w:val="none" w:sz="0" w:space="0" w:color="auto"/>
        <w:left w:val="none" w:sz="0" w:space="0" w:color="auto"/>
        <w:bottom w:val="none" w:sz="0" w:space="0" w:color="auto"/>
        <w:right w:val="none" w:sz="0" w:space="0" w:color="auto"/>
      </w:divBdr>
    </w:div>
    <w:div w:id="1522009556">
      <w:marLeft w:val="640"/>
      <w:marRight w:val="0"/>
      <w:marTop w:val="0"/>
      <w:marBottom w:val="0"/>
      <w:divBdr>
        <w:top w:val="none" w:sz="0" w:space="0" w:color="auto"/>
        <w:left w:val="none" w:sz="0" w:space="0" w:color="auto"/>
        <w:bottom w:val="none" w:sz="0" w:space="0" w:color="auto"/>
        <w:right w:val="none" w:sz="0" w:space="0" w:color="auto"/>
      </w:divBdr>
    </w:div>
    <w:div w:id="1524631150">
      <w:marLeft w:val="0"/>
      <w:marRight w:val="0"/>
      <w:marTop w:val="0"/>
      <w:marBottom w:val="0"/>
      <w:divBdr>
        <w:top w:val="none" w:sz="0" w:space="0" w:color="auto"/>
        <w:left w:val="none" w:sz="0" w:space="0" w:color="auto"/>
        <w:bottom w:val="none" w:sz="0" w:space="0" w:color="auto"/>
        <w:right w:val="none" w:sz="0" w:space="0" w:color="auto"/>
      </w:divBdr>
    </w:div>
    <w:div w:id="1526945962">
      <w:marLeft w:val="640"/>
      <w:marRight w:val="0"/>
      <w:marTop w:val="0"/>
      <w:marBottom w:val="0"/>
      <w:divBdr>
        <w:top w:val="none" w:sz="0" w:space="0" w:color="auto"/>
        <w:left w:val="none" w:sz="0" w:space="0" w:color="auto"/>
        <w:bottom w:val="none" w:sz="0" w:space="0" w:color="auto"/>
        <w:right w:val="none" w:sz="0" w:space="0" w:color="auto"/>
      </w:divBdr>
    </w:div>
    <w:div w:id="1532107729">
      <w:marLeft w:val="640"/>
      <w:marRight w:val="0"/>
      <w:marTop w:val="0"/>
      <w:marBottom w:val="0"/>
      <w:divBdr>
        <w:top w:val="none" w:sz="0" w:space="0" w:color="auto"/>
        <w:left w:val="none" w:sz="0" w:space="0" w:color="auto"/>
        <w:bottom w:val="none" w:sz="0" w:space="0" w:color="auto"/>
        <w:right w:val="none" w:sz="0" w:space="0" w:color="auto"/>
      </w:divBdr>
    </w:div>
    <w:div w:id="1533346521">
      <w:marLeft w:val="640"/>
      <w:marRight w:val="0"/>
      <w:marTop w:val="0"/>
      <w:marBottom w:val="0"/>
      <w:divBdr>
        <w:top w:val="none" w:sz="0" w:space="0" w:color="auto"/>
        <w:left w:val="none" w:sz="0" w:space="0" w:color="auto"/>
        <w:bottom w:val="none" w:sz="0" w:space="0" w:color="auto"/>
        <w:right w:val="none" w:sz="0" w:space="0" w:color="auto"/>
      </w:divBdr>
    </w:div>
    <w:div w:id="1535771018">
      <w:marLeft w:val="640"/>
      <w:marRight w:val="0"/>
      <w:marTop w:val="0"/>
      <w:marBottom w:val="0"/>
      <w:divBdr>
        <w:top w:val="none" w:sz="0" w:space="0" w:color="auto"/>
        <w:left w:val="none" w:sz="0" w:space="0" w:color="auto"/>
        <w:bottom w:val="none" w:sz="0" w:space="0" w:color="auto"/>
        <w:right w:val="none" w:sz="0" w:space="0" w:color="auto"/>
      </w:divBdr>
    </w:div>
    <w:div w:id="1536112840">
      <w:bodyDiv w:val="1"/>
      <w:marLeft w:val="0"/>
      <w:marRight w:val="0"/>
      <w:marTop w:val="0"/>
      <w:marBottom w:val="0"/>
      <w:divBdr>
        <w:top w:val="none" w:sz="0" w:space="0" w:color="auto"/>
        <w:left w:val="none" w:sz="0" w:space="0" w:color="auto"/>
        <w:bottom w:val="none" w:sz="0" w:space="0" w:color="auto"/>
        <w:right w:val="none" w:sz="0" w:space="0" w:color="auto"/>
      </w:divBdr>
      <w:divsChild>
        <w:div w:id="1013144252">
          <w:marLeft w:val="640"/>
          <w:marRight w:val="0"/>
          <w:marTop w:val="0"/>
          <w:marBottom w:val="0"/>
          <w:divBdr>
            <w:top w:val="none" w:sz="0" w:space="0" w:color="auto"/>
            <w:left w:val="none" w:sz="0" w:space="0" w:color="auto"/>
            <w:bottom w:val="none" w:sz="0" w:space="0" w:color="auto"/>
            <w:right w:val="none" w:sz="0" w:space="0" w:color="auto"/>
          </w:divBdr>
        </w:div>
        <w:div w:id="612908437">
          <w:marLeft w:val="640"/>
          <w:marRight w:val="0"/>
          <w:marTop w:val="0"/>
          <w:marBottom w:val="0"/>
          <w:divBdr>
            <w:top w:val="none" w:sz="0" w:space="0" w:color="auto"/>
            <w:left w:val="none" w:sz="0" w:space="0" w:color="auto"/>
            <w:bottom w:val="none" w:sz="0" w:space="0" w:color="auto"/>
            <w:right w:val="none" w:sz="0" w:space="0" w:color="auto"/>
          </w:divBdr>
        </w:div>
        <w:div w:id="39981800">
          <w:marLeft w:val="640"/>
          <w:marRight w:val="0"/>
          <w:marTop w:val="0"/>
          <w:marBottom w:val="0"/>
          <w:divBdr>
            <w:top w:val="none" w:sz="0" w:space="0" w:color="auto"/>
            <w:left w:val="none" w:sz="0" w:space="0" w:color="auto"/>
            <w:bottom w:val="none" w:sz="0" w:space="0" w:color="auto"/>
            <w:right w:val="none" w:sz="0" w:space="0" w:color="auto"/>
          </w:divBdr>
        </w:div>
        <w:div w:id="249430171">
          <w:marLeft w:val="640"/>
          <w:marRight w:val="0"/>
          <w:marTop w:val="0"/>
          <w:marBottom w:val="0"/>
          <w:divBdr>
            <w:top w:val="none" w:sz="0" w:space="0" w:color="auto"/>
            <w:left w:val="none" w:sz="0" w:space="0" w:color="auto"/>
            <w:bottom w:val="none" w:sz="0" w:space="0" w:color="auto"/>
            <w:right w:val="none" w:sz="0" w:space="0" w:color="auto"/>
          </w:divBdr>
        </w:div>
        <w:div w:id="879634004">
          <w:marLeft w:val="640"/>
          <w:marRight w:val="0"/>
          <w:marTop w:val="0"/>
          <w:marBottom w:val="0"/>
          <w:divBdr>
            <w:top w:val="none" w:sz="0" w:space="0" w:color="auto"/>
            <w:left w:val="none" w:sz="0" w:space="0" w:color="auto"/>
            <w:bottom w:val="none" w:sz="0" w:space="0" w:color="auto"/>
            <w:right w:val="none" w:sz="0" w:space="0" w:color="auto"/>
          </w:divBdr>
        </w:div>
        <w:div w:id="1805153031">
          <w:marLeft w:val="640"/>
          <w:marRight w:val="0"/>
          <w:marTop w:val="0"/>
          <w:marBottom w:val="0"/>
          <w:divBdr>
            <w:top w:val="none" w:sz="0" w:space="0" w:color="auto"/>
            <w:left w:val="none" w:sz="0" w:space="0" w:color="auto"/>
            <w:bottom w:val="none" w:sz="0" w:space="0" w:color="auto"/>
            <w:right w:val="none" w:sz="0" w:space="0" w:color="auto"/>
          </w:divBdr>
        </w:div>
        <w:div w:id="1245408303">
          <w:marLeft w:val="640"/>
          <w:marRight w:val="0"/>
          <w:marTop w:val="0"/>
          <w:marBottom w:val="0"/>
          <w:divBdr>
            <w:top w:val="none" w:sz="0" w:space="0" w:color="auto"/>
            <w:left w:val="none" w:sz="0" w:space="0" w:color="auto"/>
            <w:bottom w:val="none" w:sz="0" w:space="0" w:color="auto"/>
            <w:right w:val="none" w:sz="0" w:space="0" w:color="auto"/>
          </w:divBdr>
        </w:div>
        <w:div w:id="1199582925">
          <w:marLeft w:val="640"/>
          <w:marRight w:val="0"/>
          <w:marTop w:val="0"/>
          <w:marBottom w:val="0"/>
          <w:divBdr>
            <w:top w:val="none" w:sz="0" w:space="0" w:color="auto"/>
            <w:left w:val="none" w:sz="0" w:space="0" w:color="auto"/>
            <w:bottom w:val="none" w:sz="0" w:space="0" w:color="auto"/>
            <w:right w:val="none" w:sz="0" w:space="0" w:color="auto"/>
          </w:divBdr>
        </w:div>
        <w:div w:id="1287204131">
          <w:marLeft w:val="640"/>
          <w:marRight w:val="0"/>
          <w:marTop w:val="0"/>
          <w:marBottom w:val="0"/>
          <w:divBdr>
            <w:top w:val="none" w:sz="0" w:space="0" w:color="auto"/>
            <w:left w:val="none" w:sz="0" w:space="0" w:color="auto"/>
            <w:bottom w:val="none" w:sz="0" w:space="0" w:color="auto"/>
            <w:right w:val="none" w:sz="0" w:space="0" w:color="auto"/>
          </w:divBdr>
        </w:div>
        <w:div w:id="2145586726">
          <w:marLeft w:val="640"/>
          <w:marRight w:val="0"/>
          <w:marTop w:val="0"/>
          <w:marBottom w:val="0"/>
          <w:divBdr>
            <w:top w:val="none" w:sz="0" w:space="0" w:color="auto"/>
            <w:left w:val="none" w:sz="0" w:space="0" w:color="auto"/>
            <w:bottom w:val="none" w:sz="0" w:space="0" w:color="auto"/>
            <w:right w:val="none" w:sz="0" w:space="0" w:color="auto"/>
          </w:divBdr>
        </w:div>
        <w:div w:id="439569025">
          <w:marLeft w:val="640"/>
          <w:marRight w:val="0"/>
          <w:marTop w:val="0"/>
          <w:marBottom w:val="0"/>
          <w:divBdr>
            <w:top w:val="none" w:sz="0" w:space="0" w:color="auto"/>
            <w:left w:val="none" w:sz="0" w:space="0" w:color="auto"/>
            <w:bottom w:val="none" w:sz="0" w:space="0" w:color="auto"/>
            <w:right w:val="none" w:sz="0" w:space="0" w:color="auto"/>
          </w:divBdr>
        </w:div>
        <w:div w:id="1424110261">
          <w:marLeft w:val="640"/>
          <w:marRight w:val="0"/>
          <w:marTop w:val="0"/>
          <w:marBottom w:val="0"/>
          <w:divBdr>
            <w:top w:val="none" w:sz="0" w:space="0" w:color="auto"/>
            <w:left w:val="none" w:sz="0" w:space="0" w:color="auto"/>
            <w:bottom w:val="none" w:sz="0" w:space="0" w:color="auto"/>
            <w:right w:val="none" w:sz="0" w:space="0" w:color="auto"/>
          </w:divBdr>
        </w:div>
        <w:div w:id="1548493759">
          <w:marLeft w:val="640"/>
          <w:marRight w:val="0"/>
          <w:marTop w:val="0"/>
          <w:marBottom w:val="0"/>
          <w:divBdr>
            <w:top w:val="none" w:sz="0" w:space="0" w:color="auto"/>
            <w:left w:val="none" w:sz="0" w:space="0" w:color="auto"/>
            <w:bottom w:val="none" w:sz="0" w:space="0" w:color="auto"/>
            <w:right w:val="none" w:sz="0" w:space="0" w:color="auto"/>
          </w:divBdr>
        </w:div>
        <w:div w:id="2075397802">
          <w:marLeft w:val="640"/>
          <w:marRight w:val="0"/>
          <w:marTop w:val="0"/>
          <w:marBottom w:val="0"/>
          <w:divBdr>
            <w:top w:val="none" w:sz="0" w:space="0" w:color="auto"/>
            <w:left w:val="none" w:sz="0" w:space="0" w:color="auto"/>
            <w:bottom w:val="none" w:sz="0" w:space="0" w:color="auto"/>
            <w:right w:val="none" w:sz="0" w:space="0" w:color="auto"/>
          </w:divBdr>
        </w:div>
        <w:div w:id="1772125106">
          <w:marLeft w:val="640"/>
          <w:marRight w:val="0"/>
          <w:marTop w:val="0"/>
          <w:marBottom w:val="0"/>
          <w:divBdr>
            <w:top w:val="none" w:sz="0" w:space="0" w:color="auto"/>
            <w:left w:val="none" w:sz="0" w:space="0" w:color="auto"/>
            <w:bottom w:val="none" w:sz="0" w:space="0" w:color="auto"/>
            <w:right w:val="none" w:sz="0" w:space="0" w:color="auto"/>
          </w:divBdr>
        </w:div>
        <w:div w:id="1397706025">
          <w:marLeft w:val="640"/>
          <w:marRight w:val="0"/>
          <w:marTop w:val="0"/>
          <w:marBottom w:val="0"/>
          <w:divBdr>
            <w:top w:val="none" w:sz="0" w:space="0" w:color="auto"/>
            <w:left w:val="none" w:sz="0" w:space="0" w:color="auto"/>
            <w:bottom w:val="none" w:sz="0" w:space="0" w:color="auto"/>
            <w:right w:val="none" w:sz="0" w:space="0" w:color="auto"/>
          </w:divBdr>
        </w:div>
        <w:div w:id="712466158">
          <w:marLeft w:val="640"/>
          <w:marRight w:val="0"/>
          <w:marTop w:val="0"/>
          <w:marBottom w:val="0"/>
          <w:divBdr>
            <w:top w:val="none" w:sz="0" w:space="0" w:color="auto"/>
            <w:left w:val="none" w:sz="0" w:space="0" w:color="auto"/>
            <w:bottom w:val="none" w:sz="0" w:space="0" w:color="auto"/>
            <w:right w:val="none" w:sz="0" w:space="0" w:color="auto"/>
          </w:divBdr>
        </w:div>
        <w:div w:id="1032418244">
          <w:marLeft w:val="640"/>
          <w:marRight w:val="0"/>
          <w:marTop w:val="0"/>
          <w:marBottom w:val="0"/>
          <w:divBdr>
            <w:top w:val="none" w:sz="0" w:space="0" w:color="auto"/>
            <w:left w:val="none" w:sz="0" w:space="0" w:color="auto"/>
            <w:bottom w:val="none" w:sz="0" w:space="0" w:color="auto"/>
            <w:right w:val="none" w:sz="0" w:space="0" w:color="auto"/>
          </w:divBdr>
        </w:div>
        <w:div w:id="1225482375">
          <w:marLeft w:val="640"/>
          <w:marRight w:val="0"/>
          <w:marTop w:val="0"/>
          <w:marBottom w:val="0"/>
          <w:divBdr>
            <w:top w:val="none" w:sz="0" w:space="0" w:color="auto"/>
            <w:left w:val="none" w:sz="0" w:space="0" w:color="auto"/>
            <w:bottom w:val="none" w:sz="0" w:space="0" w:color="auto"/>
            <w:right w:val="none" w:sz="0" w:space="0" w:color="auto"/>
          </w:divBdr>
        </w:div>
        <w:div w:id="230972248">
          <w:marLeft w:val="640"/>
          <w:marRight w:val="0"/>
          <w:marTop w:val="0"/>
          <w:marBottom w:val="0"/>
          <w:divBdr>
            <w:top w:val="none" w:sz="0" w:space="0" w:color="auto"/>
            <w:left w:val="none" w:sz="0" w:space="0" w:color="auto"/>
            <w:bottom w:val="none" w:sz="0" w:space="0" w:color="auto"/>
            <w:right w:val="none" w:sz="0" w:space="0" w:color="auto"/>
          </w:divBdr>
        </w:div>
        <w:div w:id="2045790028">
          <w:marLeft w:val="640"/>
          <w:marRight w:val="0"/>
          <w:marTop w:val="0"/>
          <w:marBottom w:val="0"/>
          <w:divBdr>
            <w:top w:val="none" w:sz="0" w:space="0" w:color="auto"/>
            <w:left w:val="none" w:sz="0" w:space="0" w:color="auto"/>
            <w:bottom w:val="none" w:sz="0" w:space="0" w:color="auto"/>
            <w:right w:val="none" w:sz="0" w:space="0" w:color="auto"/>
          </w:divBdr>
        </w:div>
        <w:div w:id="1010983598">
          <w:marLeft w:val="640"/>
          <w:marRight w:val="0"/>
          <w:marTop w:val="0"/>
          <w:marBottom w:val="0"/>
          <w:divBdr>
            <w:top w:val="none" w:sz="0" w:space="0" w:color="auto"/>
            <w:left w:val="none" w:sz="0" w:space="0" w:color="auto"/>
            <w:bottom w:val="none" w:sz="0" w:space="0" w:color="auto"/>
            <w:right w:val="none" w:sz="0" w:space="0" w:color="auto"/>
          </w:divBdr>
        </w:div>
        <w:div w:id="864173616">
          <w:marLeft w:val="640"/>
          <w:marRight w:val="0"/>
          <w:marTop w:val="0"/>
          <w:marBottom w:val="0"/>
          <w:divBdr>
            <w:top w:val="none" w:sz="0" w:space="0" w:color="auto"/>
            <w:left w:val="none" w:sz="0" w:space="0" w:color="auto"/>
            <w:bottom w:val="none" w:sz="0" w:space="0" w:color="auto"/>
            <w:right w:val="none" w:sz="0" w:space="0" w:color="auto"/>
          </w:divBdr>
        </w:div>
        <w:div w:id="922182856">
          <w:marLeft w:val="640"/>
          <w:marRight w:val="0"/>
          <w:marTop w:val="0"/>
          <w:marBottom w:val="0"/>
          <w:divBdr>
            <w:top w:val="none" w:sz="0" w:space="0" w:color="auto"/>
            <w:left w:val="none" w:sz="0" w:space="0" w:color="auto"/>
            <w:bottom w:val="none" w:sz="0" w:space="0" w:color="auto"/>
            <w:right w:val="none" w:sz="0" w:space="0" w:color="auto"/>
          </w:divBdr>
        </w:div>
        <w:div w:id="46758052">
          <w:marLeft w:val="640"/>
          <w:marRight w:val="0"/>
          <w:marTop w:val="0"/>
          <w:marBottom w:val="0"/>
          <w:divBdr>
            <w:top w:val="none" w:sz="0" w:space="0" w:color="auto"/>
            <w:left w:val="none" w:sz="0" w:space="0" w:color="auto"/>
            <w:bottom w:val="none" w:sz="0" w:space="0" w:color="auto"/>
            <w:right w:val="none" w:sz="0" w:space="0" w:color="auto"/>
          </w:divBdr>
        </w:div>
        <w:div w:id="1603801562">
          <w:marLeft w:val="640"/>
          <w:marRight w:val="0"/>
          <w:marTop w:val="0"/>
          <w:marBottom w:val="0"/>
          <w:divBdr>
            <w:top w:val="none" w:sz="0" w:space="0" w:color="auto"/>
            <w:left w:val="none" w:sz="0" w:space="0" w:color="auto"/>
            <w:bottom w:val="none" w:sz="0" w:space="0" w:color="auto"/>
            <w:right w:val="none" w:sz="0" w:space="0" w:color="auto"/>
          </w:divBdr>
        </w:div>
        <w:div w:id="720593859">
          <w:marLeft w:val="640"/>
          <w:marRight w:val="0"/>
          <w:marTop w:val="0"/>
          <w:marBottom w:val="0"/>
          <w:divBdr>
            <w:top w:val="none" w:sz="0" w:space="0" w:color="auto"/>
            <w:left w:val="none" w:sz="0" w:space="0" w:color="auto"/>
            <w:bottom w:val="none" w:sz="0" w:space="0" w:color="auto"/>
            <w:right w:val="none" w:sz="0" w:space="0" w:color="auto"/>
          </w:divBdr>
        </w:div>
        <w:div w:id="290484189">
          <w:marLeft w:val="640"/>
          <w:marRight w:val="0"/>
          <w:marTop w:val="0"/>
          <w:marBottom w:val="0"/>
          <w:divBdr>
            <w:top w:val="none" w:sz="0" w:space="0" w:color="auto"/>
            <w:left w:val="none" w:sz="0" w:space="0" w:color="auto"/>
            <w:bottom w:val="none" w:sz="0" w:space="0" w:color="auto"/>
            <w:right w:val="none" w:sz="0" w:space="0" w:color="auto"/>
          </w:divBdr>
        </w:div>
        <w:div w:id="1255940234">
          <w:marLeft w:val="640"/>
          <w:marRight w:val="0"/>
          <w:marTop w:val="0"/>
          <w:marBottom w:val="0"/>
          <w:divBdr>
            <w:top w:val="none" w:sz="0" w:space="0" w:color="auto"/>
            <w:left w:val="none" w:sz="0" w:space="0" w:color="auto"/>
            <w:bottom w:val="none" w:sz="0" w:space="0" w:color="auto"/>
            <w:right w:val="none" w:sz="0" w:space="0" w:color="auto"/>
          </w:divBdr>
        </w:div>
        <w:div w:id="1677924739">
          <w:marLeft w:val="640"/>
          <w:marRight w:val="0"/>
          <w:marTop w:val="0"/>
          <w:marBottom w:val="0"/>
          <w:divBdr>
            <w:top w:val="none" w:sz="0" w:space="0" w:color="auto"/>
            <w:left w:val="none" w:sz="0" w:space="0" w:color="auto"/>
            <w:bottom w:val="none" w:sz="0" w:space="0" w:color="auto"/>
            <w:right w:val="none" w:sz="0" w:space="0" w:color="auto"/>
          </w:divBdr>
        </w:div>
        <w:div w:id="2057730675">
          <w:marLeft w:val="640"/>
          <w:marRight w:val="0"/>
          <w:marTop w:val="0"/>
          <w:marBottom w:val="0"/>
          <w:divBdr>
            <w:top w:val="none" w:sz="0" w:space="0" w:color="auto"/>
            <w:left w:val="none" w:sz="0" w:space="0" w:color="auto"/>
            <w:bottom w:val="none" w:sz="0" w:space="0" w:color="auto"/>
            <w:right w:val="none" w:sz="0" w:space="0" w:color="auto"/>
          </w:divBdr>
        </w:div>
        <w:div w:id="569656329">
          <w:marLeft w:val="640"/>
          <w:marRight w:val="0"/>
          <w:marTop w:val="0"/>
          <w:marBottom w:val="0"/>
          <w:divBdr>
            <w:top w:val="none" w:sz="0" w:space="0" w:color="auto"/>
            <w:left w:val="none" w:sz="0" w:space="0" w:color="auto"/>
            <w:bottom w:val="none" w:sz="0" w:space="0" w:color="auto"/>
            <w:right w:val="none" w:sz="0" w:space="0" w:color="auto"/>
          </w:divBdr>
        </w:div>
        <w:div w:id="857037789">
          <w:marLeft w:val="640"/>
          <w:marRight w:val="0"/>
          <w:marTop w:val="0"/>
          <w:marBottom w:val="0"/>
          <w:divBdr>
            <w:top w:val="none" w:sz="0" w:space="0" w:color="auto"/>
            <w:left w:val="none" w:sz="0" w:space="0" w:color="auto"/>
            <w:bottom w:val="none" w:sz="0" w:space="0" w:color="auto"/>
            <w:right w:val="none" w:sz="0" w:space="0" w:color="auto"/>
          </w:divBdr>
        </w:div>
        <w:div w:id="32313854">
          <w:marLeft w:val="640"/>
          <w:marRight w:val="0"/>
          <w:marTop w:val="0"/>
          <w:marBottom w:val="0"/>
          <w:divBdr>
            <w:top w:val="none" w:sz="0" w:space="0" w:color="auto"/>
            <w:left w:val="none" w:sz="0" w:space="0" w:color="auto"/>
            <w:bottom w:val="none" w:sz="0" w:space="0" w:color="auto"/>
            <w:right w:val="none" w:sz="0" w:space="0" w:color="auto"/>
          </w:divBdr>
        </w:div>
        <w:div w:id="1659453579">
          <w:marLeft w:val="640"/>
          <w:marRight w:val="0"/>
          <w:marTop w:val="0"/>
          <w:marBottom w:val="0"/>
          <w:divBdr>
            <w:top w:val="none" w:sz="0" w:space="0" w:color="auto"/>
            <w:left w:val="none" w:sz="0" w:space="0" w:color="auto"/>
            <w:bottom w:val="none" w:sz="0" w:space="0" w:color="auto"/>
            <w:right w:val="none" w:sz="0" w:space="0" w:color="auto"/>
          </w:divBdr>
        </w:div>
        <w:div w:id="1269460129">
          <w:marLeft w:val="640"/>
          <w:marRight w:val="0"/>
          <w:marTop w:val="0"/>
          <w:marBottom w:val="0"/>
          <w:divBdr>
            <w:top w:val="none" w:sz="0" w:space="0" w:color="auto"/>
            <w:left w:val="none" w:sz="0" w:space="0" w:color="auto"/>
            <w:bottom w:val="none" w:sz="0" w:space="0" w:color="auto"/>
            <w:right w:val="none" w:sz="0" w:space="0" w:color="auto"/>
          </w:divBdr>
        </w:div>
        <w:div w:id="1026443959">
          <w:marLeft w:val="640"/>
          <w:marRight w:val="0"/>
          <w:marTop w:val="0"/>
          <w:marBottom w:val="0"/>
          <w:divBdr>
            <w:top w:val="none" w:sz="0" w:space="0" w:color="auto"/>
            <w:left w:val="none" w:sz="0" w:space="0" w:color="auto"/>
            <w:bottom w:val="none" w:sz="0" w:space="0" w:color="auto"/>
            <w:right w:val="none" w:sz="0" w:space="0" w:color="auto"/>
          </w:divBdr>
        </w:div>
        <w:div w:id="1689522875">
          <w:marLeft w:val="640"/>
          <w:marRight w:val="0"/>
          <w:marTop w:val="0"/>
          <w:marBottom w:val="0"/>
          <w:divBdr>
            <w:top w:val="none" w:sz="0" w:space="0" w:color="auto"/>
            <w:left w:val="none" w:sz="0" w:space="0" w:color="auto"/>
            <w:bottom w:val="none" w:sz="0" w:space="0" w:color="auto"/>
            <w:right w:val="none" w:sz="0" w:space="0" w:color="auto"/>
          </w:divBdr>
        </w:div>
        <w:div w:id="901907501">
          <w:marLeft w:val="640"/>
          <w:marRight w:val="0"/>
          <w:marTop w:val="0"/>
          <w:marBottom w:val="0"/>
          <w:divBdr>
            <w:top w:val="none" w:sz="0" w:space="0" w:color="auto"/>
            <w:left w:val="none" w:sz="0" w:space="0" w:color="auto"/>
            <w:bottom w:val="none" w:sz="0" w:space="0" w:color="auto"/>
            <w:right w:val="none" w:sz="0" w:space="0" w:color="auto"/>
          </w:divBdr>
        </w:div>
        <w:div w:id="1805392307">
          <w:marLeft w:val="640"/>
          <w:marRight w:val="0"/>
          <w:marTop w:val="0"/>
          <w:marBottom w:val="0"/>
          <w:divBdr>
            <w:top w:val="none" w:sz="0" w:space="0" w:color="auto"/>
            <w:left w:val="none" w:sz="0" w:space="0" w:color="auto"/>
            <w:bottom w:val="none" w:sz="0" w:space="0" w:color="auto"/>
            <w:right w:val="none" w:sz="0" w:space="0" w:color="auto"/>
          </w:divBdr>
        </w:div>
        <w:div w:id="1691250057">
          <w:marLeft w:val="640"/>
          <w:marRight w:val="0"/>
          <w:marTop w:val="0"/>
          <w:marBottom w:val="0"/>
          <w:divBdr>
            <w:top w:val="none" w:sz="0" w:space="0" w:color="auto"/>
            <w:left w:val="none" w:sz="0" w:space="0" w:color="auto"/>
            <w:bottom w:val="none" w:sz="0" w:space="0" w:color="auto"/>
            <w:right w:val="none" w:sz="0" w:space="0" w:color="auto"/>
          </w:divBdr>
        </w:div>
        <w:div w:id="1366636203">
          <w:marLeft w:val="640"/>
          <w:marRight w:val="0"/>
          <w:marTop w:val="0"/>
          <w:marBottom w:val="0"/>
          <w:divBdr>
            <w:top w:val="none" w:sz="0" w:space="0" w:color="auto"/>
            <w:left w:val="none" w:sz="0" w:space="0" w:color="auto"/>
            <w:bottom w:val="none" w:sz="0" w:space="0" w:color="auto"/>
            <w:right w:val="none" w:sz="0" w:space="0" w:color="auto"/>
          </w:divBdr>
        </w:div>
        <w:div w:id="550463299">
          <w:marLeft w:val="640"/>
          <w:marRight w:val="0"/>
          <w:marTop w:val="0"/>
          <w:marBottom w:val="0"/>
          <w:divBdr>
            <w:top w:val="none" w:sz="0" w:space="0" w:color="auto"/>
            <w:left w:val="none" w:sz="0" w:space="0" w:color="auto"/>
            <w:bottom w:val="none" w:sz="0" w:space="0" w:color="auto"/>
            <w:right w:val="none" w:sz="0" w:space="0" w:color="auto"/>
          </w:divBdr>
        </w:div>
        <w:div w:id="505100446">
          <w:marLeft w:val="640"/>
          <w:marRight w:val="0"/>
          <w:marTop w:val="0"/>
          <w:marBottom w:val="0"/>
          <w:divBdr>
            <w:top w:val="none" w:sz="0" w:space="0" w:color="auto"/>
            <w:left w:val="none" w:sz="0" w:space="0" w:color="auto"/>
            <w:bottom w:val="none" w:sz="0" w:space="0" w:color="auto"/>
            <w:right w:val="none" w:sz="0" w:space="0" w:color="auto"/>
          </w:divBdr>
        </w:div>
      </w:divsChild>
    </w:div>
    <w:div w:id="1536238287">
      <w:bodyDiv w:val="1"/>
      <w:marLeft w:val="0"/>
      <w:marRight w:val="0"/>
      <w:marTop w:val="0"/>
      <w:marBottom w:val="0"/>
      <w:divBdr>
        <w:top w:val="none" w:sz="0" w:space="0" w:color="auto"/>
        <w:left w:val="none" w:sz="0" w:space="0" w:color="auto"/>
        <w:bottom w:val="none" w:sz="0" w:space="0" w:color="auto"/>
        <w:right w:val="none" w:sz="0" w:space="0" w:color="auto"/>
      </w:divBdr>
      <w:divsChild>
        <w:div w:id="520510876">
          <w:marLeft w:val="640"/>
          <w:marRight w:val="0"/>
          <w:marTop w:val="0"/>
          <w:marBottom w:val="0"/>
          <w:divBdr>
            <w:top w:val="none" w:sz="0" w:space="0" w:color="auto"/>
            <w:left w:val="none" w:sz="0" w:space="0" w:color="auto"/>
            <w:bottom w:val="none" w:sz="0" w:space="0" w:color="auto"/>
            <w:right w:val="none" w:sz="0" w:space="0" w:color="auto"/>
          </w:divBdr>
        </w:div>
        <w:div w:id="544369852">
          <w:marLeft w:val="640"/>
          <w:marRight w:val="0"/>
          <w:marTop w:val="0"/>
          <w:marBottom w:val="0"/>
          <w:divBdr>
            <w:top w:val="none" w:sz="0" w:space="0" w:color="auto"/>
            <w:left w:val="none" w:sz="0" w:space="0" w:color="auto"/>
            <w:bottom w:val="none" w:sz="0" w:space="0" w:color="auto"/>
            <w:right w:val="none" w:sz="0" w:space="0" w:color="auto"/>
          </w:divBdr>
        </w:div>
        <w:div w:id="584802981">
          <w:marLeft w:val="640"/>
          <w:marRight w:val="0"/>
          <w:marTop w:val="0"/>
          <w:marBottom w:val="0"/>
          <w:divBdr>
            <w:top w:val="none" w:sz="0" w:space="0" w:color="auto"/>
            <w:left w:val="none" w:sz="0" w:space="0" w:color="auto"/>
            <w:bottom w:val="none" w:sz="0" w:space="0" w:color="auto"/>
            <w:right w:val="none" w:sz="0" w:space="0" w:color="auto"/>
          </w:divBdr>
        </w:div>
        <w:div w:id="2710195">
          <w:marLeft w:val="640"/>
          <w:marRight w:val="0"/>
          <w:marTop w:val="0"/>
          <w:marBottom w:val="0"/>
          <w:divBdr>
            <w:top w:val="none" w:sz="0" w:space="0" w:color="auto"/>
            <w:left w:val="none" w:sz="0" w:space="0" w:color="auto"/>
            <w:bottom w:val="none" w:sz="0" w:space="0" w:color="auto"/>
            <w:right w:val="none" w:sz="0" w:space="0" w:color="auto"/>
          </w:divBdr>
        </w:div>
        <w:div w:id="1934892149">
          <w:marLeft w:val="640"/>
          <w:marRight w:val="0"/>
          <w:marTop w:val="0"/>
          <w:marBottom w:val="0"/>
          <w:divBdr>
            <w:top w:val="none" w:sz="0" w:space="0" w:color="auto"/>
            <w:left w:val="none" w:sz="0" w:space="0" w:color="auto"/>
            <w:bottom w:val="none" w:sz="0" w:space="0" w:color="auto"/>
            <w:right w:val="none" w:sz="0" w:space="0" w:color="auto"/>
          </w:divBdr>
        </w:div>
        <w:div w:id="1420830725">
          <w:marLeft w:val="640"/>
          <w:marRight w:val="0"/>
          <w:marTop w:val="0"/>
          <w:marBottom w:val="0"/>
          <w:divBdr>
            <w:top w:val="none" w:sz="0" w:space="0" w:color="auto"/>
            <w:left w:val="none" w:sz="0" w:space="0" w:color="auto"/>
            <w:bottom w:val="none" w:sz="0" w:space="0" w:color="auto"/>
            <w:right w:val="none" w:sz="0" w:space="0" w:color="auto"/>
          </w:divBdr>
        </w:div>
        <w:div w:id="995034793">
          <w:marLeft w:val="640"/>
          <w:marRight w:val="0"/>
          <w:marTop w:val="0"/>
          <w:marBottom w:val="0"/>
          <w:divBdr>
            <w:top w:val="none" w:sz="0" w:space="0" w:color="auto"/>
            <w:left w:val="none" w:sz="0" w:space="0" w:color="auto"/>
            <w:bottom w:val="none" w:sz="0" w:space="0" w:color="auto"/>
            <w:right w:val="none" w:sz="0" w:space="0" w:color="auto"/>
          </w:divBdr>
        </w:div>
        <w:div w:id="983706024">
          <w:marLeft w:val="640"/>
          <w:marRight w:val="0"/>
          <w:marTop w:val="0"/>
          <w:marBottom w:val="0"/>
          <w:divBdr>
            <w:top w:val="none" w:sz="0" w:space="0" w:color="auto"/>
            <w:left w:val="none" w:sz="0" w:space="0" w:color="auto"/>
            <w:bottom w:val="none" w:sz="0" w:space="0" w:color="auto"/>
            <w:right w:val="none" w:sz="0" w:space="0" w:color="auto"/>
          </w:divBdr>
        </w:div>
        <w:div w:id="1673801971">
          <w:marLeft w:val="640"/>
          <w:marRight w:val="0"/>
          <w:marTop w:val="0"/>
          <w:marBottom w:val="0"/>
          <w:divBdr>
            <w:top w:val="none" w:sz="0" w:space="0" w:color="auto"/>
            <w:left w:val="none" w:sz="0" w:space="0" w:color="auto"/>
            <w:bottom w:val="none" w:sz="0" w:space="0" w:color="auto"/>
            <w:right w:val="none" w:sz="0" w:space="0" w:color="auto"/>
          </w:divBdr>
        </w:div>
        <w:div w:id="86388042">
          <w:marLeft w:val="640"/>
          <w:marRight w:val="0"/>
          <w:marTop w:val="0"/>
          <w:marBottom w:val="0"/>
          <w:divBdr>
            <w:top w:val="none" w:sz="0" w:space="0" w:color="auto"/>
            <w:left w:val="none" w:sz="0" w:space="0" w:color="auto"/>
            <w:bottom w:val="none" w:sz="0" w:space="0" w:color="auto"/>
            <w:right w:val="none" w:sz="0" w:space="0" w:color="auto"/>
          </w:divBdr>
        </w:div>
        <w:div w:id="1088042316">
          <w:marLeft w:val="640"/>
          <w:marRight w:val="0"/>
          <w:marTop w:val="0"/>
          <w:marBottom w:val="0"/>
          <w:divBdr>
            <w:top w:val="none" w:sz="0" w:space="0" w:color="auto"/>
            <w:left w:val="none" w:sz="0" w:space="0" w:color="auto"/>
            <w:bottom w:val="none" w:sz="0" w:space="0" w:color="auto"/>
            <w:right w:val="none" w:sz="0" w:space="0" w:color="auto"/>
          </w:divBdr>
        </w:div>
        <w:div w:id="305209662">
          <w:marLeft w:val="640"/>
          <w:marRight w:val="0"/>
          <w:marTop w:val="0"/>
          <w:marBottom w:val="0"/>
          <w:divBdr>
            <w:top w:val="none" w:sz="0" w:space="0" w:color="auto"/>
            <w:left w:val="none" w:sz="0" w:space="0" w:color="auto"/>
            <w:bottom w:val="none" w:sz="0" w:space="0" w:color="auto"/>
            <w:right w:val="none" w:sz="0" w:space="0" w:color="auto"/>
          </w:divBdr>
        </w:div>
        <w:div w:id="485627030">
          <w:marLeft w:val="640"/>
          <w:marRight w:val="0"/>
          <w:marTop w:val="0"/>
          <w:marBottom w:val="0"/>
          <w:divBdr>
            <w:top w:val="none" w:sz="0" w:space="0" w:color="auto"/>
            <w:left w:val="none" w:sz="0" w:space="0" w:color="auto"/>
            <w:bottom w:val="none" w:sz="0" w:space="0" w:color="auto"/>
            <w:right w:val="none" w:sz="0" w:space="0" w:color="auto"/>
          </w:divBdr>
        </w:div>
        <w:div w:id="1510178287">
          <w:marLeft w:val="640"/>
          <w:marRight w:val="0"/>
          <w:marTop w:val="0"/>
          <w:marBottom w:val="0"/>
          <w:divBdr>
            <w:top w:val="none" w:sz="0" w:space="0" w:color="auto"/>
            <w:left w:val="none" w:sz="0" w:space="0" w:color="auto"/>
            <w:bottom w:val="none" w:sz="0" w:space="0" w:color="auto"/>
            <w:right w:val="none" w:sz="0" w:space="0" w:color="auto"/>
          </w:divBdr>
        </w:div>
        <w:div w:id="1123036168">
          <w:marLeft w:val="640"/>
          <w:marRight w:val="0"/>
          <w:marTop w:val="0"/>
          <w:marBottom w:val="0"/>
          <w:divBdr>
            <w:top w:val="none" w:sz="0" w:space="0" w:color="auto"/>
            <w:left w:val="none" w:sz="0" w:space="0" w:color="auto"/>
            <w:bottom w:val="none" w:sz="0" w:space="0" w:color="auto"/>
            <w:right w:val="none" w:sz="0" w:space="0" w:color="auto"/>
          </w:divBdr>
        </w:div>
        <w:div w:id="1385832713">
          <w:marLeft w:val="640"/>
          <w:marRight w:val="0"/>
          <w:marTop w:val="0"/>
          <w:marBottom w:val="0"/>
          <w:divBdr>
            <w:top w:val="none" w:sz="0" w:space="0" w:color="auto"/>
            <w:left w:val="none" w:sz="0" w:space="0" w:color="auto"/>
            <w:bottom w:val="none" w:sz="0" w:space="0" w:color="auto"/>
            <w:right w:val="none" w:sz="0" w:space="0" w:color="auto"/>
          </w:divBdr>
        </w:div>
        <w:div w:id="1583174893">
          <w:marLeft w:val="640"/>
          <w:marRight w:val="0"/>
          <w:marTop w:val="0"/>
          <w:marBottom w:val="0"/>
          <w:divBdr>
            <w:top w:val="none" w:sz="0" w:space="0" w:color="auto"/>
            <w:left w:val="none" w:sz="0" w:space="0" w:color="auto"/>
            <w:bottom w:val="none" w:sz="0" w:space="0" w:color="auto"/>
            <w:right w:val="none" w:sz="0" w:space="0" w:color="auto"/>
          </w:divBdr>
        </w:div>
        <w:div w:id="693581205">
          <w:marLeft w:val="640"/>
          <w:marRight w:val="0"/>
          <w:marTop w:val="0"/>
          <w:marBottom w:val="0"/>
          <w:divBdr>
            <w:top w:val="none" w:sz="0" w:space="0" w:color="auto"/>
            <w:left w:val="none" w:sz="0" w:space="0" w:color="auto"/>
            <w:bottom w:val="none" w:sz="0" w:space="0" w:color="auto"/>
            <w:right w:val="none" w:sz="0" w:space="0" w:color="auto"/>
          </w:divBdr>
        </w:div>
        <w:div w:id="1656101080">
          <w:marLeft w:val="640"/>
          <w:marRight w:val="0"/>
          <w:marTop w:val="0"/>
          <w:marBottom w:val="0"/>
          <w:divBdr>
            <w:top w:val="none" w:sz="0" w:space="0" w:color="auto"/>
            <w:left w:val="none" w:sz="0" w:space="0" w:color="auto"/>
            <w:bottom w:val="none" w:sz="0" w:space="0" w:color="auto"/>
            <w:right w:val="none" w:sz="0" w:space="0" w:color="auto"/>
          </w:divBdr>
        </w:div>
        <w:div w:id="1779834320">
          <w:marLeft w:val="640"/>
          <w:marRight w:val="0"/>
          <w:marTop w:val="0"/>
          <w:marBottom w:val="0"/>
          <w:divBdr>
            <w:top w:val="none" w:sz="0" w:space="0" w:color="auto"/>
            <w:left w:val="none" w:sz="0" w:space="0" w:color="auto"/>
            <w:bottom w:val="none" w:sz="0" w:space="0" w:color="auto"/>
            <w:right w:val="none" w:sz="0" w:space="0" w:color="auto"/>
          </w:divBdr>
        </w:div>
        <w:div w:id="8677568">
          <w:marLeft w:val="640"/>
          <w:marRight w:val="0"/>
          <w:marTop w:val="0"/>
          <w:marBottom w:val="0"/>
          <w:divBdr>
            <w:top w:val="none" w:sz="0" w:space="0" w:color="auto"/>
            <w:left w:val="none" w:sz="0" w:space="0" w:color="auto"/>
            <w:bottom w:val="none" w:sz="0" w:space="0" w:color="auto"/>
            <w:right w:val="none" w:sz="0" w:space="0" w:color="auto"/>
          </w:divBdr>
        </w:div>
        <w:div w:id="1270312541">
          <w:marLeft w:val="640"/>
          <w:marRight w:val="0"/>
          <w:marTop w:val="0"/>
          <w:marBottom w:val="0"/>
          <w:divBdr>
            <w:top w:val="none" w:sz="0" w:space="0" w:color="auto"/>
            <w:left w:val="none" w:sz="0" w:space="0" w:color="auto"/>
            <w:bottom w:val="none" w:sz="0" w:space="0" w:color="auto"/>
            <w:right w:val="none" w:sz="0" w:space="0" w:color="auto"/>
          </w:divBdr>
        </w:div>
        <w:div w:id="2133746816">
          <w:marLeft w:val="640"/>
          <w:marRight w:val="0"/>
          <w:marTop w:val="0"/>
          <w:marBottom w:val="0"/>
          <w:divBdr>
            <w:top w:val="none" w:sz="0" w:space="0" w:color="auto"/>
            <w:left w:val="none" w:sz="0" w:space="0" w:color="auto"/>
            <w:bottom w:val="none" w:sz="0" w:space="0" w:color="auto"/>
            <w:right w:val="none" w:sz="0" w:space="0" w:color="auto"/>
          </w:divBdr>
        </w:div>
        <w:div w:id="2132047539">
          <w:marLeft w:val="640"/>
          <w:marRight w:val="0"/>
          <w:marTop w:val="0"/>
          <w:marBottom w:val="0"/>
          <w:divBdr>
            <w:top w:val="none" w:sz="0" w:space="0" w:color="auto"/>
            <w:left w:val="none" w:sz="0" w:space="0" w:color="auto"/>
            <w:bottom w:val="none" w:sz="0" w:space="0" w:color="auto"/>
            <w:right w:val="none" w:sz="0" w:space="0" w:color="auto"/>
          </w:divBdr>
        </w:div>
        <w:div w:id="857890942">
          <w:marLeft w:val="640"/>
          <w:marRight w:val="0"/>
          <w:marTop w:val="0"/>
          <w:marBottom w:val="0"/>
          <w:divBdr>
            <w:top w:val="none" w:sz="0" w:space="0" w:color="auto"/>
            <w:left w:val="none" w:sz="0" w:space="0" w:color="auto"/>
            <w:bottom w:val="none" w:sz="0" w:space="0" w:color="auto"/>
            <w:right w:val="none" w:sz="0" w:space="0" w:color="auto"/>
          </w:divBdr>
        </w:div>
        <w:div w:id="1264533274">
          <w:marLeft w:val="640"/>
          <w:marRight w:val="0"/>
          <w:marTop w:val="0"/>
          <w:marBottom w:val="0"/>
          <w:divBdr>
            <w:top w:val="none" w:sz="0" w:space="0" w:color="auto"/>
            <w:left w:val="none" w:sz="0" w:space="0" w:color="auto"/>
            <w:bottom w:val="none" w:sz="0" w:space="0" w:color="auto"/>
            <w:right w:val="none" w:sz="0" w:space="0" w:color="auto"/>
          </w:divBdr>
        </w:div>
        <w:div w:id="278724872">
          <w:marLeft w:val="640"/>
          <w:marRight w:val="0"/>
          <w:marTop w:val="0"/>
          <w:marBottom w:val="0"/>
          <w:divBdr>
            <w:top w:val="none" w:sz="0" w:space="0" w:color="auto"/>
            <w:left w:val="none" w:sz="0" w:space="0" w:color="auto"/>
            <w:bottom w:val="none" w:sz="0" w:space="0" w:color="auto"/>
            <w:right w:val="none" w:sz="0" w:space="0" w:color="auto"/>
          </w:divBdr>
        </w:div>
        <w:div w:id="1300258196">
          <w:marLeft w:val="640"/>
          <w:marRight w:val="0"/>
          <w:marTop w:val="0"/>
          <w:marBottom w:val="0"/>
          <w:divBdr>
            <w:top w:val="none" w:sz="0" w:space="0" w:color="auto"/>
            <w:left w:val="none" w:sz="0" w:space="0" w:color="auto"/>
            <w:bottom w:val="none" w:sz="0" w:space="0" w:color="auto"/>
            <w:right w:val="none" w:sz="0" w:space="0" w:color="auto"/>
          </w:divBdr>
        </w:div>
        <w:div w:id="1435050532">
          <w:marLeft w:val="640"/>
          <w:marRight w:val="0"/>
          <w:marTop w:val="0"/>
          <w:marBottom w:val="0"/>
          <w:divBdr>
            <w:top w:val="none" w:sz="0" w:space="0" w:color="auto"/>
            <w:left w:val="none" w:sz="0" w:space="0" w:color="auto"/>
            <w:bottom w:val="none" w:sz="0" w:space="0" w:color="auto"/>
            <w:right w:val="none" w:sz="0" w:space="0" w:color="auto"/>
          </w:divBdr>
        </w:div>
        <w:div w:id="743375868">
          <w:marLeft w:val="640"/>
          <w:marRight w:val="0"/>
          <w:marTop w:val="0"/>
          <w:marBottom w:val="0"/>
          <w:divBdr>
            <w:top w:val="none" w:sz="0" w:space="0" w:color="auto"/>
            <w:left w:val="none" w:sz="0" w:space="0" w:color="auto"/>
            <w:bottom w:val="none" w:sz="0" w:space="0" w:color="auto"/>
            <w:right w:val="none" w:sz="0" w:space="0" w:color="auto"/>
          </w:divBdr>
        </w:div>
        <w:div w:id="1404182112">
          <w:marLeft w:val="640"/>
          <w:marRight w:val="0"/>
          <w:marTop w:val="0"/>
          <w:marBottom w:val="0"/>
          <w:divBdr>
            <w:top w:val="none" w:sz="0" w:space="0" w:color="auto"/>
            <w:left w:val="none" w:sz="0" w:space="0" w:color="auto"/>
            <w:bottom w:val="none" w:sz="0" w:space="0" w:color="auto"/>
            <w:right w:val="none" w:sz="0" w:space="0" w:color="auto"/>
          </w:divBdr>
        </w:div>
        <w:div w:id="125200823">
          <w:marLeft w:val="640"/>
          <w:marRight w:val="0"/>
          <w:marTop w:val="0"/>
          <w:marBottom w:val="0"/>
          <w:divBdr>
            <w:top w:val="none" w:sz="0" w:space="0" w:color="auto"/>
            <w:left w:val="none" w:sz="0" w:space="0" w:color="auto"/>
            <w:bottom w:val="none" w:sz="0" w:space="0" w:color="auto"/>
            <w:right w:val="none" w:sz="0" w:space="0" w:color="auto"/>
          </w:divBdr>
        </w:div>
        <w:div w:id="837502532">
          <w:marLeft w:val="640"/>
          <w:marRight w:val="0"/>
          <w:marTop w:val="0"/>
          <w:marBottom w:val="0"/>
          <w:divBdr>
            <w:top w:val="none" w:sz="0" w:space="0" w:color="auto"/>
            <w:left w:val="none" w:sz="0" w:space="0" w:color="auto"/>
            <w:bottom w:val="none" w:sz="0" w:space="0" w:color="auto"/>
            <w:right w:val="none" w:sz="0" w:space="0" w:color="auto"/>
          </w:divBdr>
        </w:div>
        <w:div w:id="870993403">
          <w:marLeft w:val="640"/>
          <w:marRight w:val="0"/>
          <w:marTop w:val="0"/>
          <w:marBottom w:val="0"/>
          <w:divBdr>
            <w:top w:val="none" w:sz="0" w:space="0" w:color="auto"/>
            <w:left w:val="none" w:sz="0" w:space="0" w:color="auto"/>
            <w:bottom w:val="none" w:sz="0" w:space="0" w:color="auto"/>
            <w:right w:val="none" w:sz="0" w:space="0" w:color="auto"/>
          </w:divBdr>
        </w:div>
        <w:div w:id="1281570396">
          <w:marLeft w:val="640"/>
          <w:marRight w:val="0"/>
          <w:marTop w:val="0"/>
          <w:marBottom w:val="0"/>
          <w:divBdr>
            <w:top w:val="none" w:sz="0" w:space="0" w:color="auto"/>
            <w:left w:val="none" w:sz="0" w:space="0" w:color="auto"/>
            <w:bottom w:val="none" w:sz="0" w:space="0" w:color="auto"/>
            <w:right w:val="none" w:sz="0" w:space="0" w:color="auto"/>
          </w:divBdr>
        </w:div>
        <w:div w:id="726536426">
          <w:marLeft w:val="640"/>
          <w:marRight w:val="0"/>
          <w:marTop w:val="0"/>
          <w:marBottom w:val="0"/>
          <w:divBdr>
            <w:top w:val="none" w:sz="0" w:space="0" w:color="auto"/>
            <w:left w:val="none" w:sz="0" w:space="0" w:color="auto"/>
            <w:bottom w:val="none" w:sz="0" w:space="0" w:color="auto"/>
            <w:right w:val="none" w:sz="0" w:space="0" w:color="auto"/>
          </w:divBdr>
        </w:div>
        <w:div w:id="1448617332">
          <w:marLeft w:val="640"/>
          <w:marRight w:val="0"/>
          <w:marTop w:val="0"/>
          <w:marBottom w:val="0"/>
          <w:divBdr>
            <w:top w:val="none" w:sz="0" w:space="0" w:color="auto"/>
            <w:left w:val="none" w:sz="0" w:space="0" w:color="auto"/>
            <w:bottom w:val="none" w:sz="0" w:space="0" w:color="auto"/>
            <w:right w:val="none" w:sz="0" w:space="0" w:color="auto"/>
          </w:divBdr>
        </w:div>
        <w:div w:id="2134858331">
          <w:marLeft w:val="640"/>
          <w:marRight w:val="0"/>
          <w:marTop w:val="0"/>
          <w:marBottom w:val="0"/>
          <w:divBdr>
            <w:top w:val="none" w:sz="0" w:space="0" w:color="auto"/>
            <w:left w:val="none" w:sz="0" w:space="0" w:color="auto"/>
            <w:bottom w:val="none" w:sz="0" w:space="0" w:color="auto"/>
            <w:right w:val="none" w:sz="0" w:space="0" w:color="auto"/>
          </w:divBdr>
        </w:div>
        <w:div w:id="2094010149">
          <w:marLeft w:val="640"/>
          <w:marRight w:val="0"/>
          <w:marTop w:val="0"/>
          <w:marBottom w:val="0"/>
          <w:divBdr>
            <w:top w:val="none" w:sz="0" w:space="0" w:color="auto"/>
            <w:left w:val="none" w:sz="0" w:space="0" w:color="auto"/>
            <w:bottom w:val="none" w:sz="0" w:space="0" w:color="auto"/>
            <w:right w:val="none" w:sz="0" w:space="0" w:color="auto"/>
          </w:divBdr>
        </w:div>
        <w:div w:id="107823787">
          <w:marLeft w:val="640"/>
          <w:marRight w:val="0"/>
          <w:marTop w:val="0"/>
          <w:marBottom w:val="0"/>
          <w:divBdr>
            <w:top w:val="none" w:sz="0" w:space="0" w:color="auto"/>
            <w:left w:val="none" w:sz="0" w:space="0" w:color="auto"/>
            <w:bottom w:val="none" w:sz="0" w:space="0" w:color="auto"/>
            <w:right w:val="none" w:sz="0" w:space="0" w:color="auto"/>
          </w:divBdr>
        </w:div>
        <w:div w:id="1289896004">
          <w:marLeft w:val="640"/>
          <w:marRight w:val="0"/>
          <w:marTop w:val="0"/>
          <w:marBottom w:val="0"/>
          <w:divBdr>
            <w:top w:val="none" w:sz="0" w:space="0" w:color="auto"/>
            <w:left w:val="none" w:sz="0" w:space="0" w:color="auto"/>
            <w:bottom w:val="none" w:sz="0" w:space="0" w:color="auto"/>
            <w:right w:val="none" w:sz="0" w:space="0" w:color="auto"/>
          </w:divBdr>
        </w:div>
        <w:div w:id="11229436">
          <w:marLeft w:val="640"/>
          <w:marRight w:val="0"/>
          <w:marTop w:val="0"/>
          <w:marBottom w:val="0"/>
          <w:divBdr>
            <w:top w:val="none" w:sz="0" w:space="0" w:color="auto"/>
            <w:left w:val="none" w:sz="0" w:space="0" w:color="auto"/>
            <w:bottom w:val="none" w:sz="0" w:space="0" w:color="auto"/>
            <w:right w:val="none" w:sz="0" w:space="0" w:color="auto"/>
          </w:divBdr>
        </w:div>
        <w:div w:id="738707">
          <w:marLeft w:val="640"/>
          <w:marRight w:val="0"/>
          <w:marTop w:val="0"/>
          <w:marBottom w:val="0"/>
          <w:divBdr>
            <w:top w:val="none" w:sz="0" w:space="0" w:color="auto"/>
            <w:left w:val="none" w:sz="0" w:space="0" w:color="auto"/>
            <w:bottom w:val="none" w:sz="0" w:space="0" w:color="auto"/>
            <w:right w:val="none" w:sz="0" w:space="0" w:color="auto"/>
          </w:divBdr>
        </w:div>
        <w:div w:id="686489935">
          <w:marLeft w:val="640"/>
          <w:marRight w:val="0"/>
          <w:marTop w:val="0"/>
          <w:marBottom w:val="0"/>
          <w:divBdr>
            <w:top w:val="none" w:sz="0" w:space="0" w:color="auto"/>
            <w:left w:val="none" w:sz="0" w:space="0" w:color="auto"/>
            <w:bottom w:val="none" w:sz="0" w:space="0" w:color="auto"/>
            <w:right w:val="none" w:sz="0" w:space="0" w:color="auto"/>
          </w:divBdr>
        </w:div>
        <w:div w:id="2021423906">
          <w:marLeft w:val="640"/>
          <w:marRight w:val="0"/>
          <w:marTop w:val="0"/>
          <w:marBottom w:val="0"/>
          <w:divBdr>
            <w:top w:val="none" w:sz="0" w:space="0" w:color="auto"/>
            <w:left w:val="none" w:sz="0" w:space="0" w:color="auto"/>
            <w:bottom w:val="none" w:sz="0" w:space="0" w:color="auto"/>
            <w:right w:val="none" w:sz="0" w:space="0" w:color="auto"/>
          </w:divBdr>
        </w:div>
        <w:div w:id="1254129174">
          <w:marLeft w:val="640"/>
          <w:marRight w:val="0"/>
          <w:marTop w:val="0"/>
          <w:marBottom w:val="0"/>
          <w:divBdr>
            <w:top w:val="none" w:sz="0" w:space="0" w:color="auto"/>
            <w:left w:val="none" w:sz="0" w:space="0" w:color="auto"/>
            <w:bottom w:val="none" w:sz="0" w:space="0" w:color="auto"/>
            <w:right w:val="none" w:sz="0" w:space="0" w:color="auto"/>
          </w:divBdr>
        </w:div>
        <w:div w:id="1540362304">
          <w:marLeft w:val="640"/>
          <w:marRight w:val="0"/>
          <w:marTop w:val="0"/>
          <w:marBottom w:val="0"/>
          <w:divBdr>
            <w:top w:val="none" w:sz="0" w:space="0" w:color="auto"/>
            <w:left w:val="none" w:sz="0" w:space="0" w:color="auto"/>
            <w:bottom w:val="none" w:sz="0" w:space="0" w:color="auto"/>
            <w:right w:val="none" w:sz="0" w:space="0" w:color="auto"/>
          </w:divBdr>
        </w:div>
        <w:div w:id="346759018">
          <w:marLeft w:val="640"/>
          <w:marRight w:val="0"/>
          <w:marTop w:val="0"/>
          <w:marBottom w:val="0"/>
          <w:divBdr>
            <w:top w:val="none" w:sz="0" w:space="0" w:color="auto"/>
            <w:left w:val="none" w:sz="0" w:space="0" w:color="auto"/>
            <w:bottom w:val="none" w:sz="0" w:space="0" w:color="auto"/>
            <w:right w:val="none" w:sz="0" w:space="0" w:color="auto"/>
          </w:divBdr>
        </w:div>
        <w:div w:id="634918632">
          <w:marLeft w:val="640"/>
          <w:marRight w:val="0"/>
          <w:marTop w:val="0"/>
          <w:marBottom w:val="0"/>
          <w:divBdr>
            <w:top w:val="none" w:sz="0" w:space="0" w:color="auto"/>
            <w:left w:val="none" w:sz="0" w:space="0" w:color="auto"/>
            <w:bottom w:val="none" w:sz="0" w:space="0" w:color="auto"/>
            <w:right w:val="none" w:sz="0" w:space="0" w:color="auto"/>
          </w:divBdr>
        </w:div>
        <w:div w:id="132411865">
          <w:marLeft w:val="640"/>
          <w:marRight w:val="0"/>
          <w:marTop w:val="0"/>
          <w:marBottom w:val="0"/>
          <w:divBdr>
            <w:top w:val="none" w:sz="0" w:space="0" w:color="auto"/>
            <w:left w:val="none" w:sz="0" w:space="0" w:color="auto"/>
            <w:bottom w:val="none" w:sz="0" w:space="0" w:color="auto"/>
            <w:right w:val="none" w:sz="0" w:space="0" w:color="auto"/>
          </w:divBdr>
        </w:div>
        <w:div w:id="304362546">
          <w:marLeft w:val="640"/>
          <w:marRight w:val="0"/>
          <w:marTop w:val="0"/>
          <w:marBottom w:val="0"/>
          <w:divBdr>
            <w:top w:val="none" w:sz="0" w:space="0" w:color="auto"/>
            <w:left w:val="none" w:sz="0" w:space="0" w:color="auto"/>
            <w:bottom w:val="none" w:sz="0" w:space="0" w:color="auto"/>
            <w:right w:val="none" w:sz="0" w:space="0" w:color="auto"/>
          </w:divBdr>
        </w:div>
      </w:divsChild>
    </w:div>
    <w:div w:id="1538735179">
      <w:bodyDiv w:val="1"/>
      <w:marLeft w:val="0"/>
      <w:marRight w:val="0"/>
      <w:marTop w:val="0"/>
      <w:marBottom w:val="0"/>
      <w:divBdr>
        <w:top w:val="none" w:sz="0" w:space="0" w:color="auto"/>
        <w:left w:val="none" w:sz="0" w:space="0" w:color="auto"/>
        <w:bottom w:val="none" w:sz="0" w:space="0" w:color="auto"/>
        <w:right w:val="none" w:sz="0" w:space="0" w:color="auto"/>
      </w:divBdr>
      <w:divsChild>
        <w:div w:id="1698508491">
          <w:marLeft w:val="640"/>
          <w:marRight w:val="0"/>
          <w:marTop w:val="0"/>
          <w:marBottom w:val="0"/>
          <w:divBdr>
            <w:top w:val="none" w:sz="0" w:space="0" w:color="auto"/>
            <w:left w:val="none" w:sz="0" w:space="0" w:color="auto"/>
            <w:bottom w:val="none" w:sz="0" w:space="0" w:color="auto"/>
            <w:right w:val="none" w:sz="0" w:space="0" w:color="auto"/>
          </w:divBdr>
        </w:div>
        <w:div w:id="1981376446">
          <w:marLeft w:val="640"/>
          <w:marRight w:val="0"/>
          <w:marTop w:val="0"/>
          <w:marBottom w:val="0"/>
          <w:divBdr>
            <w:top w:val="none" w:sz="0" w:space="0" w:color="auto"/>
            <w:left w:val="none" w:sz="0" w:space="0" w:color="auto"/>
            <w:bottom w:val="none" w:sz="0" w:space="0" w:color="auto"/>
            <w:right w:val="none" w:sz="0" w:space="0" w:color="auto"/>
          </w:divBdr>
        </w:div>
        <w:div w:id="753817152">
          <w:marLeft w:val="640"/>
          <w:marRight w:val="0"/>
          <w:marTop w:val="0"/>
          <w:marBottom w:val="0"/>
          <w:divBdr>
            <w:top w:val="none" w:sz="0" w:space="0" w:color="auto"/>
            <w:left w:val="none" w:sz="0" w:space="0" w:color="auto"/>
            <w:bottom w:val="none" w:sz="0" w:space="0" w:color="auto"/>
            <w:right w:val="none" w:sz="0" w:space="0" w:color="auto"/>
          </w:divBdr>
        </w:div>
        <w:div w:id="279577974">
          <w:marLeft w:val="640"/>
          <w:marRight w:val="0"/>
          <w:marTop w:val="0"/>
          <w:marBottom w:val="0"/>
          <w:divBdr>
            <w:top w:val="none" w:sz="0" w:space="0" w:color="auto"/>
            <w:left w:val="none" w:sz="0" w:space="0" w:color="auto"/>
            <w:bottom w:val="none" w:sz="0" w:space="0" w:color="auto"/>
            <w:right w:val="none" w:sz="0" w:space="0" w:color="auto"/>
          </w:divBdr>
        </w:div>
        <w:div w:id="737872528">
          <w:marLeft w:val="640"/>
          <w:marRight w:val="0"/>
          <w:marTop w:val="0"/>
          <w:marBottom w:val="0"/>
          <w:divBdr>
            <w:top w:val="none" w:sz="0" w:space="0" w:color="auto"/>
            <w:left w:val="none" w:sz="0" w:space="0" w:color="auto"/>
            <w:bottom w:val="none" w:sz="0" w:space="0" w:color="auto"/>
            <w:right w:val="none" w:sz="0" w:space="0" w:color="auto"/>
          </w:divBdr>
        </w:div>
        <w:div w:id="1757945091">
          <w:marLeft w:val="640"/>
          <w:marRight w:val="0"/>
          <w:marTop w:val="0"/>
          <w:marBottom w:val="0"/>
          <w:divBdr>
            <w:top w:val="none" w:sz="0" w:space="0" w:color="auto"/>
            <w:left w:val="none" w:sz="0" w:space="0" w:color="auto"/>
            <w:bottom w:val="none" w:sz="0" w:space="0" w:color="auto"/>
            <w:right w:val="none" w:sz="0" w:space="0" w:color="auto"/>
          </w:divBdr>
        </w:div>
        <w:div w:id="1241215322">
          <w:marLeft w:val="640"/>
          <w:marRight w:val="0"/>
          <w:marTop w:val="0"/>
          <w:marBottom w:val="0"/>
          <w:divBdr>
            <w:top w:val="none" w:sz="0" w:space="0" w:color="auto"/>
            <w:left w:val="none" w:sz="0" w:space="0" w:color="auto"/>
            <w:bottom w:val="none" w:sz="0" w:space="0" w:color="auto"/>
            <w:right w:val="none" w:sz="0" w:space="0" w:color="auto"/>
          </w:divBdr>
        </w:div>
        <w:div w:id="557938971">
          <w:marLeft w:val="640"/>
          <w:marRight w:val="0"/>
          <w:marTop w:val="0"/>
          <w:marBottom w:val="0"/>
          <w:divBdr>
            <w:top w:val="none" w:sz="0" w:space="0" w:color="auto"/>
            <w:left w:val="none" w:sz="0" w:space="0" w:color="auto"/>
            <w:bottom w:val="none" w:sz="0" w:space="0" w:color="auto"/>
            <w:right w:val="none" w:sz="0" w:space="0" w:color="auto"/>
          </w:divBdr>
        </w:div>
        <w:div w:id="829053296">
          <w:marLeft w:val="640"/>
          <w:marRight w:val="0"/>
          <w:marTop w:val="0"/>
          <w:marBottom w:val="0"/>
          <w:divBdr>
            <w:top w:val="none" w:sz="0" w:space="0" w:color="auto"/>
            <w:left w:val="none" w:sz="0" w:space="0" w:color="auto"/>
            <w:bottom w:val="none" w:sz="0" w:space="0" w:color="auto"/>
            <w:right w:val="none" w:sz="0" w:space="0" w:color="auto"/>
          </w:divBdr>
        </w:div>
        <w:div w:id="1811745785">
          <w:marLeft w:val="640"/>
          <w:marRight w:val="0"/>
          <w:marTop w:val="0"/>
          <w:marBottom w:val="0"/>
          <w:divBdr>
            <w:top w:val="none" w:sz="0" w:space="0" w:color="auto"/>
            <w:left w:val="none" w:sz="0" w:space="0" w:color="auto"/>
            <w:bottom w:val="none" w:sz="0" w:space="0" w:color="auto"/>
            <w:right w:val="none" w:sz="0" w:space="0" w:color="auto"/>
          </w:divBdr>
        </w:div>
        <w:div w:id="1192573563">
          <w:marLeft w:val="640"/>
          <w:marRight w:val="0"/>
          <w:marTop w:val="0"/>
          <w:marBottom w:val="0"/>
          <w:divBdr>
            <w:top w:val="none" w:sz="0" w:space="0" w:color="auto"/>
            <w:left w:val="none" w:sz="0" w:space="0" w:color="auto"/>
            <w:bottom w:val="none" w:sz="0" w:space="0" w:color="auto"/>
            <w:right w:val="none" w:sz="0" w:space="0" w:color="auto"/>
          </w:divBdr>
        </w:div>
        <w:div w:id="1315142275">
          <w:marLeft w:val="640"/>
          <w:marRight w:val="0"/>
          <w:marTop w:val="0"/>
          <w:marBottom w:val="0"/>
          <w:divBdr>
            <w:top w:val="none" w:sz="0" w:space="0" w:color="auto"/>
            <w:left w:val="none" w:sz="0" w:space="0" w:color="auto"/>
            <w:bottom w:val="none" w:sz="0" w:space="0" w:color="auto"/>
            <w:right w:val="none" w:sz="0" w:space="0" w:color="auto"/>
          </w:divBdr>
        </w:div>
        <w:div w:id="1968849239">
          <w:marLeft w:val="640"/>
          <w:marRight w:val="0"/>
          <w:marTop w:val="0"/>
          <w:marBottom w:val="0"/>
          <w:divBdr>
            <w:top w:val="none" w:sz="0" w:space="0" w:color="auto"/>
            <w:left w:val="none" w:sz="0" w:space="0" w:color="auto"/>
            <w:bottom w:val="none" w:sz="0" w:space="0" w:color="auto"/>
            <w:right w:val="none" w:sz="0" w:space="0" w:color="auto"/>
          </w:divBdr>
        </w:div>
        <w:div w:id="1855411457">
          <w:marLeft w:val="640"/>
          <w:marRight w:val="0"/>
          <w:marTop w:val="0"/>
          <w:marBottom w:val="0"/>
          <w:divBdr>
            <w:top w:val="none" w:sz="0" w:space="0" w:color="auto"/>
            <w:left w:val="none" w:sz="0" w:space="0" w:color="auto"/>
            <w:bottom w:val="none" w:sz="0" w:space="0" w:color="auto"/>
            <w:right w:val="none" w:sz="0" w:space="0" w:color="auto"/>
          </w:divBdr>
        </w:div>
        <w:div w:id="1679229433">
          <w:marLeft w:val="640"/>
          <w:marRight w:val="0"/>
          <w:marTop w:val="0"/>
          <w:marBottom w:val="0"/>
          <w:divBdr>
            <w:top w:val="none" w:sz="0" w:space="0" w:color="auto"/>
            <w:left w:val="none" w:sz="0" w:space="0" w:color="auto"/>
            <w:bottom w:val="none" w:sz="0" w:space="0" w:color="auto"/>
            <w:right w:val="none" w:sz="0" w:space="0" w:color="auto"/>
          </w:divBdr>
        </w:div>
        <w:div w:id="581110918">
          <w:marLeft w:val="640"/>
          <w:marRight w:val="0"/>
          <w:marTop w:val="0"/>
          <w:marBottom w:val="0"/>
          <w:divBdr>
            <w:top w:val="none" w:sz="0" w:space="0" w:color="auto"/>
            <w:left w:val="none" w:sz="0" w:space="0" w:color="auto"/>
            <w:bottom w:val="none" w:sz="0" w:space="0" w:color="auto"/>
            <w:right w:val="none" w:sz="0" w:space="0" w:color="auto"/>
          </w:divBdr>
        </w:div>
        <w:div w:id="639192454">
          <w:marLeft w:val="640"/>
          <w:marRight w:val="0"/>
          <w:marTop w:val="0"/>
          <w:marBottom w:val="0"/>
          <w:divBdr>
            <w:top w:val="none" w:sz="0" w:space="0" w:color="auto"/>
            <w:left w:val="none" w:sz="0" w:space="0" w:color="auto"/>
            <w:bottom w:val="none" w:sz="0" w:space="0" w:color="auto"/>
            <w:right w:val="none" w:sz="0" w:space="0" w:color="auto"/>
          </w:divBdr>
        </w:div>
        <w:div w:id="745032142">
          <w:marLeft w:val="640"/>
          <w:marRight w:val="0"/>
          <w:marTop w:val="0"/>
          <w:marBottom w:val="0"/>
          <w:divBdr>
            <w:top w:val="none" w:sz="0" w:space="0" w:color="auto"/>
            <w:left w:val="none" w:sz="0" w:space="0" w:color="auto"/>
            <w:bottom w:val="none" w:sz="0" w:space="0" w:color="auto"/>
            <w:right w:val="none" w:sz="0" w:space="0" w:color="auto"/>
          </w:divBdr>
        </w:div>
        <w:div w:id="1527333010">
          <w:marLeft w:val="640"/>
          <w:marRight w:val="0"/>
          <w:marTop w:val="0"/>
          <w:marBottom w:val="0"/>
          <w:divBdr>
            <w:top w:val="none" w:sz="0" w:space="0" w:color="auto"/>
            <w:left w:val="none" w:sz="0" w:space="0" w:color="auto"/>
            <w:bottom w:val="none" w:sz="0" w:space="0" w:color="auto"/>
            <w:right w:val="none" w:sz="0" w:space="0" w:color="auto"/>
          </w:divBdr>
        </w:div>
        <w:div w:id="952857285">
          <w:marLeft w:val="640"/>
          <w:marRight w:val="0"/>
          <w:marTop w:val="0"/>
          <w:marBottom w:val="0"/>
          <w:divBdr>
            <w:top w:val="none" w:sz="0" w:space="0" w:color="auto"/>
            <w:left w:val="none" w:sz="0" w:space="0" w:color="auto"/>
            <w:bottom w:val="none" w:sz="0" w:space="0" w:color="auto"/>
            <w:right w:val="none" w:sz="0" w:space="0" w:color="auto"/>
          </w:divBdr>
        </w:div>
        <w:div w:id="2116094533">
          <w:marLeft w:val="640"/>
          <w:marRight w:val="0"/>
          <w:marTop w:val="0"/>
          <w:marBottom w:val="0"/>
          <w:divBdr>
            <w:top w:val="none" w:sz="0" w:space="0" w:color="auto"/>
            <w:left w:val="none" w:sz="0" w:space="0" w:color="auto"/>
            <w:bottom w:val="none" w:sz="0" w:space="0" w:color="auto"/>
            <w:right w:val="none" w:sz="0" w:space="0" w:color="auto"/>
          </w:divBdr>
        </w:div>
        <w:div w:id="446900230">
          <w:marLeft w:val="640"/>
          <w:marRight w:val="0"/>
          <w:marTop w:val="0"/>
          <w:marBottom w:val="0"/>
          <w:divBdr>
            <w:top w:val="none" w:sz="0" w:space="0" w:color="auto"/>
            <w:left w:val="none" w:sz="0" w:space="0" w:color="auto"/>
            <w:bottom w:val="none" w:sz="0" w:space="0" w:color="auto"/>
            <w:right w:val="none" w:sz="0" w:space="0" w:color="auto"/>
          </w:divBdr>
        </w:div>
        <w:div w:id="175846178">
          <w:marLeft w:val="640"/>
          <w:marRight w:val="0"/>
          <w:marTop w:val="0"/>
          <w:marBottom w:val="0"/>
          <w:divBdr>
            <w:top w:val="none" w:sz="0" w:space="0" w:color="auto"/>
            <w:left w:val="none" w:sz="0" w:space="0" w:color="auto"/>
            <w:bottom w:val="none" w:sz="0" w:space="0" w:color="auto"/>
            <w:right w:val="none" w:sz="0" w:space="0" w:color="auto"/>
          </w:divBdr>
        </w:div>
        <w:div w:id="896015253">
          <w:marLeft w:val="640"/>
          <w:marRight w:val="0"/>
          <w:marTop w:val="0"/>
          <w:marBottom w:val="0"/>
          <w:divBdr>
            <w:top w:val="none" w:sz="0" w:space="0" w:color="auto"/>
            <w:left w:val="none" w:sz="0" w:space="0" w:color="auto"/>
            <w:bottom w:val="none" w:sz="0" w:space="0" w:color="auto"/>
            <w:right w:val="none" w:sz="0" w:space="0" w:color="auto"/>
          </w:divBdr>
        </w:div>
        <w:div w:id="1789356235">
          <w:marLeft w:val="640"/>
          <w:marRight w:val="0"/>
          <w:marTop w:val="0"/>
          <w:marBottom w:val="0"/>
          <w:divBdr>
            <w:top w:val="none" w:sz="0" w:space="0" w:color="auto"/>
            <w:left w:val="none" w:sz="0" w:space="0" w:color="auto"/>
            <w:bottom w:val="none" w:sz="0" w:space="0" w:color="auto"/>
            <w:right w:val="none" w:sz="0" w:space="0" w:color="auto"/>
          </w:divBdr>
        </w:div>
        <w:div w:id="1764766009">
          <w:marLeft w:val="640"/>
          <w:marRight w:val="0"/>
          <w:marTop w:val="0"/>
          <w:marBottom w:val="0"/>
          <w:divBdr>
            <w:top w:val="none" w:sz="0" w:space="0" w:color="auto"/>
            <w:left w:val="none" w:sz="0" w:space="0" w:color="auto"/>
            <w:bottom w:val="none" w:sz="0" w:space="0" w:color="auto"/>
            <w:right w:val="none" w:sz="0" w:space="0" w:color="auto"/>
          </w:divBdr>
        </w:div>
        <w:div w:id="1842038117">
          <w:marLeft w:val="640"/>
          <w:marRight w:val="0"/>
          <w:marTop w:val="0"/>
          <w:marBottom w:val="0"/>
          <w:divBdr>
            <w:top w:val="none" w:sz="0" w:space="0" w:color="auto"/>
            <w:left w:val="none" w:sz="0" w:space="0" w:color="auto"/>
            <w:bottom w:val="none" w:sz="0" w:space="0" w:color="auto"/>
            <w:right w:val="none" w:sz="0" w:space="0" w:color="auto"/>
          </w:divBdr>
        </w:div>
        <w:div w:id="406538087">
          <w:marLeft w:val="640"/>
          <w:marRight w:val="0"/>
          <w:marTop w:val="0"/>
          <w:marBottom w:val="0"/>
          <w:divBdr>
            <w:top w:val="none" w:sz="0" w:space="0" w:color="auto"/>
            <w:left w:val="none" w:sz="0" w:space="0" w:color="auto"/>
            <w:bottom w:val="none" w:sz="0" w:space="0" w:color="auto"/>
            <w:right w:val="none" w:sz="0" w:space="0" w:color="auto"/>
          </w:divBdr>
        </w:div>
        <w:div w:id="680356323">
          <w:marLeft w:val="640"/>
          <w:marRight w:val="0"/>
          <w:marTop w:val="0"/>
          <w:marBottom w:val="0"/>
          <w:divBdr>
            <w:top w:val="none" w:sz="0" w:space="0" w:color="auto"/>
            <w:left w:val="none" w:sz="0" w:space="0" w:color="auto"/>
            <w:bottom w:val="none" w:sz="0" w:space="0" w:color="auto"/>
            <w:right w:val="none" w:sz="0" w:space="0" w:color="auto"/>
          </w:divBdr>
        </w:div>
        <w:div w:id="1724327325">
          <w:marLeft w:val="640"/>
          <w:marRight w:val="0"/>
          <w:marTop w:val="0"/>
          <w:marBottom w:val="0"/>
          <w:divBdr>
            <w:top w:val="none" w:sz="0" w:space="0" w:color="auto"/>
            <w:left w:val="none" w:sz="0" w:space="0" w:color="auto"/>
            <w:bottom w:val="none" w:sz="0" w:space="0" w:color="auto"/>
            <w:right w:val="none" w:sz="0" w:space="0" w:color="auto"/>
          </w:divBdr>
        </w:div>
        <w:div w:id="663974877">
          <w:marLeft w:val="640"/>
          <w:marRight w:val="0"/>
          <w:marTop w:val="0"/>
          <w:marBottom w:val="0"/>
          <w:divBdr>
            <w:top w:val="none" w:sz="0" w:space="0" w:color="auto"/>
            <w:left w:val="none" w:sz="0" w:space="0" w:color="auto"/>
            <w:bottom w:val="none" w:sz="0" w:space="0" w:color="auto"/>
            <w:right w:val="none" w:sz="0" w:space="0" w:color="auto"/>
          </w:divBdr>
        </w:div>
        <w:div w:id="2052028959">
          <w:marLeft w:val="640"/>
          <w:marRight w:val="0"/>
          <w:marTop w:val="0"/>
          <w:marBottom w:val="0"/>
          <w:divBdr>
            <w:top w:val="none" w:sz="0" w:space="0" w:color="auto"/>
            <w:left w:val="none" w:sz="0" w:space="0" w:color="auto"/>
            <w:bottom w:val="none" w:sz="0" w:space="0" w:color="auto"/>
            <w:right w:val="none" w:sz="0" w:space="0" w:color="auto"/>
          </w:divBdr>
        </w:div>
        <w:div w:id="1102798871">
          <w:marLeft w:val="640"/>
          <w:marRight w:val="0"/>
          <w:marTop w:val="0"/>
          <w:marBottom w:val="0"/>
          <w:divBdr>
            <w:top w:val="none" w:sz="0" w:space="0" w:color="auto"/>
            <w:left w:val="none" w:sz="0" w:space="0" w:color="auto"/>
            <w:bottom w:val="none" w:sz="0" w:space="0" w:color="auto"/>
            <w:right w:val="none" w:sz="0" w:space="0" w:color="auto"/>
          </w:divBdr>
        </w:div>
        <w:div w:id="1051269824">
          <w:marLeft w:val="640"/>
          <w:marRight w:val="0"/>
          <w:marTop w:val="0"/>
          <w:marBottom w:val="0"/>
          <w:divBdr>
            <w:top w:val="none" w:sz="0" w:space="0" w:color="auto"/>
            <w:left w:val="none" w:sz="0" w:space="0" w:color="auto"/>
            <w:bottom w:val="none" w:sz="0" w:space="0" w:color="auto"/>
            <w:right w:val="none" w:sz="0" w:space="0" w:color="auto"/>
          </w:divBdr>
        </w:div>
        <w:div w:id="2122526561">
          <w:marLeft w:val="640"/>
          <w:marRight w:val="0"/>
          <w:marTop w:val="0"/>
          <w:marBottom w:val="0"/>
          <w:divBdr>
            <w:top w:val="none" w:sz="0" w:space="0" w:color="auto"/>
            <w:left w:val="none" w:sz="0" w:space="0" w:color="auto"/>
            <w:bottom w:val="none" w:sz="0" w:space="0" w:color="auto"/>
            <w:right w:val="none" w:sz="0" w:space="0" w:color="auto"/>
          </w:divBdr>
        </w:div>
        <w:div w:id="1419671071">
          <w:marLeft w:val="640"/>
          <w:marRight w:val="0"/>
          <w:marTop w:val="0"/>
          <w:marBottom w:val="0"/>
          <w:divBdr>
            <w:top w:val="none" w:sz="0" w:space="0" w:color="auto"/>
            <w:left w:val="none" w:sz="0" w:space="0" w:color="auto"/>
            <w:bottom w:val="none" w:sz="0" w:space="0" w:color="auto"/>
            <w:right w:val="none" w:sz="0" w:space="0" w:color="auto"/>
          </w:divBdr>
        </w:div>
        <w:div w:id="1871644676">
          <w:marLeft w:val="640"/>
          <w:marRight w:val="0"/>
          <w:marTop w:val="0"/>
          <w:marBottom w:val="0"/>
          <w:divBdr>
            <w:top w:val="none" w:sz="0" w:space="0" w:color="auto"/>
            <w:left w:val="none" w:sz="0" w:space="0" w:color="auto"/>
            <w:bottom w:val="none" w:sz="0" w:space="0" w:color="auto"/>
            <w:right w:val="none" w:sz="0" w:space="0" w:color="auto"/>
          </w:divBdr>
        </w:div>
        <w:div w:id="1239167526">
          <w:marLeft w:val="640"/>
          <w:marRight w:val="0"/>
          <w:marTop w:val="0"/>
          <w:marBottom w:val="0"/>
          <w:divBdr>
            <w:top w:val="none" w:sz="0" w:space="0" w:color="auto"/>
            <w:left w:val="none" w:sz="0" w:space="0" w:color="auto"/>
            <w:bottom w:val="none" w:sz="0" w:space="0" w:color="auto"/>
            <w:right w:val="none" w:sz="0" w:space="0" w:color="auto"/>
          </w:divBdr>
        </w:div>
        <w:div w:id="1214736931">
          <w:marLeft w:val="640"/>
          <w:marRight w:val="0"/>
          <w:marTop w:val="0"/>
          <w:marBottom w:val="0"/>
          <w:divBdr>
            <w:top w:val="none" w:sz="0" w:space="0" w:color="auto"/>
            <w:left w:val="none" w:sz="0" w:space="0" w:color="auto"/>
            <w:bottom w:val="none" w:sz="0" w:space="0" w:color="auto"/>
            <w:right w:val="none" w:sz="0" w:space="0" w:color="auto"/>
          </w:divBdr>
        </w:div>
        <w:div w:id="838614137">
          <w:marLeft w:val="640"/>
          <w:marRight w:val="0"/>
          <w:marTop w:val="0"/>
          <w:marBottom w:val="0"/>
          <w:divBdr>
            <w:top w:val="none" w:sz="0" w:space="0" w:color="auto"/>
            <w:left w:val="none" w:sz="0" w:space="0" w:color="auto"/>
            <w:bottom w:val="none" w:sz="0" w:space="0" w:color="auto"/>
            <w:right w:val="none" w:sz="0" w:space="0" w:color="auto"/>
          </w:divBdr>
        </w:div>
        <w:div w:id="1032146374">
          <w:marLeft w:val="640"/>
          <w:marRight w:val="0"/>
          <w:marTop w:val="0"/>
          <w:marBottom w:val="0"/>
          <w:divBdr>
            <w:top w:val="none" w:sz="0" w:space="0" w:color="auto"/>
            <w:left w:val="none" w:sz="0" w:space="0" w:color="auto"/>
            <w:bottom w:val="none" w:sz="0" w:space="0" w:color="auto"/>
            <w:right w:val="none" w:sz="0" w:space="0" w:color="auto"/>
          </w:divBdr>
        </w:div>
      </w:divsChild>
    </w:div>
    <w:div w:id="1540168327">
      <w:bodyDiv w:val="1"/>
      <w:marLeft w:val="0"/>
      <w:marRight w:val="0"/>
      <w:marTop w:val="0"/>
      <w:marBottom w:val="0"/>
      <w:divBdr>
        <w:top w:val="none" w:sz="0" w:space="0" w:color="auto"/>
        <w:left w:val="none" w:sz="0" w:space="0" w:color="auto"/>
        <w:bottom w:val="none" w:sz="0" w:space="0" w:color="auto"/>
        <w:right w:val="none" w:sz="0" w:space="0" w:color="auto"/>
      </w:divBdr>
      <w:divsChild>
        <w:div w:id="863204933">
          <w:marLeft w:val="640"/>
          <w:marRight w:val="0"/>
          <w:marTop w:val="0"/>
          <w:marBottom w:val="0"/>
          <w:divBdr>
            <w:top w:val="none" w:sz="0" w:space="0" w:color="auto"/>
            <w:left w:val="none" w:sz="0" w:space="0" w:color="auto"/>
            <w:bottom w:val="none" w:sz="0" w:space="0" w:color="auto"/>
            <w:right w:val="none" w:sz="0" w:space="0" w:color="auto"/>
          </w:divBdr>
        </w:div>
        <w:div w:id="623316293">
          <w:marLeft w:val="640"/>
          <w:marRight w:val="0"/>
          <w:marTop w:val="0"/>
          <w:marBottom w:val="0"/>
          <w:divBdr>
            <w:top w:val="none" w:sz="0" w:space="0" w:color="auto"/>
            <w:left w:val="none" w:sz="0" w:space="0" w:color="auto"/>
            <w:bottom w:val="none" w:sz="0" w:space="0" w:color="auto"/>
            <w:right w:val="none" w:sz="0" w:space="0" w:color="auto"/>
          </w:divBdr>
        </w:div>
        <w:div w:id="49304260">
          <w:marLeft w:val="640"/>
          <w:marRight w:val="0"/>
          <w:marTop w:val="0"/>
          <w:marBottom w:val="0"/>
          <w:divBdr>
            <w:top w:val="none" w:sz="0" w:space="0" w:color="auto"/>
            <w:left w:val="none" w:sz="0" w:space="0" w:color="auto"/>
            <w:bottom w:val="none" w:sz="0" w:space="0" w:color="auto"/>
            <w:right w:val="none" w:sz="0" w:space="0" w:color="auto"/>
          </w:divBdr>
        </w:div>
        <w:div w:id="1730808099">
          <w:marLeft w:val="640"/>
          <w:marRight w:val="0"/>
          <w:marTop w:val="0"/>
          <w:marBottom w:val="0"/>
          <w:divBdr>
            <w:top w:val="none" w:sz="0" w:space="0" w:color="auto"/>
            <w:left w:val="none" w:sz="0" w:space="0" w:color="auto"/>
            <w:bottom w:val="none" w:sz="0" w:space="0" w:color="auto"/>
            <w:right w:val="none" w:sz="0" w:space="0" w:color="auto"/>
          </w:divBdr>
        </w:div>
        <w:div w:id="1274751182">
          <w:marLeft w:val="640"/>
          <w:marRight w:val="0"/>
          <w:marTop w:val="0"/>
          <w:marBottom w:val="0"/>
          <w:divBdr>
            <w:top w:val="none" w:sz="0" w:space="0" w:color="auto"/>
            <w:left w:val="none" w:sz="0" w:space="0" w:color="auto"/>
            <w:bottom w:val="none" w:sz="0" w:space="0" w:color="auto"/>
            <w:right w:val="none" w:sz="0" w:space="0" w:color="auto"/>
          </w:divBdr>
        </w:div>
        <w:div w:id="1385133902">
          <w:marLeft w:val="640"/>
          <w:marRight w:val="0"/>
          <w:marTop w:val="0"/>
          <w:marBottom w:val="0"/>
          <w:divBdr>
            <w:top w:val="none" w:sz="0" w:space="0" w:color="auto"/>
            <w:left w:val="none" w:sz="0" w:space="0" w:color="auto"/>
            <w:bottom w:val="none" w:sz="0" w:space="0" w:color="auto"/>
            <w:right w:val="none" w:sz="0" w:space="0" w:color="auto"/>
          </w:divBdr>
        </w:div>
        <w:div w:id="86653150">
          <w:marLeft w:val="640"/>
          <w:marRight w:val="0"/>
          <w:marTop w:val="0"/>
          <w:marBottom w:val="0"/>
          <w:divBdr>
            <w:top w:val="none" w:sz="0" w:space="0" w:color="auto"/>
            <w:left w:val="none" w:sz="0" w:space="0" w:color="auto"/>
            <w:bottom w:val="none" w:sz="0" w:space="0" w:color="auto"/>
            <w:right w:val="none" w:sz="0" w:space="0" w:color="auto"/>
          </w:divBdr>
        </w:div>
        <w:div w:id="211964283">
          <w:marLeft w:val="640"/>
          <w:marRight w:val="0"/>
          <w:marTop w:val="0"/>
          <w:marBottom w:val="0"/>
          <w:divBdr>
            <w:top w:val="none" w:sz="0" w:space="0" w:color="auto"/>
            <w:left w:val="none" w:sz="0" w:space="0" w:color="auto"/>
            <w:bottom w:val="none" w:sz="0" w:space="0" w:color="auto"/>
            <w:right w:val="none" w:sz="0" w:space="0" w:color="auto"/>
          </w:divBdr>
        </w:div>
        <w:div w:id="44183478">
          <w:marLeft w:val="640"/>
          <w:marRight w:val="0"/>
          <w:marTop w:val="0"/>
          <w:marBottom w:val="0"/>
          <w:divBdr>
            <w:top w:val="none" w:sz="0" w:space="0" w:color="auto"/>
            <w:left w:val="none" w:sz="0" w:space="0" w:color="auto"/>
            <w:bottom w:val="none" w:sz="0" w:space="0" w:color="auto"/>
            <w:right w:val="none" w:sz="0" w:space="0" w:color="auto"/>
          </w:divBdr>
        </w:div>
        <w:div w:id="811288871">
          <w:marLeft w:val="640"/>
          <w:marRight w:val="0"/>
          <w:marTop w:val="0"/>
          <w:marBottom w:val="0"/>
          <w:divBdr>
            <w:top w:val="none" w:sz="0" w:space="0" w:color="auto"/>
            <w:left w:val="none" w:sz="0" w:space="0" w:color="auto"/>
            <w:bottom w:val="none" w:sz="0" w:space="0" w:color="auto"/>
            <w:right w:val="none" w:sz="0" w:space="0" w:color="auto"/>
          </w:divBdr>
        </w:div>
        <w:div w:id="454833924">
          <w:marLeft w:val="640"/>
          <w:marRight w:val="0"/>
          <w:marTop w:val="0"/>
          <w:marBottom w:val="0"/>
          <w:divBdr>
            <w:top w:val="none" w:sz="0" w:space="0" w:color="auto"/>
            <w:left w:val="none" w:sz="0" w:space="0" w:color="auto"/>
            <w:bottom w:val="none" w:sz="0" w:space="0" w:color="auto"/>
            <w:right w:val="none" w:sz="0" w:space="0" w:color="auto"/>
          </w:divBdr>
        </w:div>
        <w:div w:id="1291129387">
          <w:marLeft w:val="640"/>
          <w:marRight w:val="0"/>
          <w:marTop w:val="0"/>
          <w:marBottom w:val="0"/>
          <w:divBdr>
            <w:top w:val="none" w:sz="0" w:space="0" w:color="auto"/>
            <w:left w:val="none" w:sz="0" w:space="0" w:color="auto"/>
            <w:bottom w:val="none" w:sz="0" w:space="0" w:color="auto"/>
            <w:right w:val="none" w:sz="0" w:space="0" w:color="auto"/>
          </w:divBdr>
        </w:div>
        <w:div w:id="1269508033">
          <w:marLeft w:val="640"/>
          <w:marRight w:val="0"/>
          <w:marTop w:val="0"/>
          <w:marBottom w:val="0"/>
          <w:divBdr>
            <w:top w:val="none" w:sz="0" w:space="0" w:color="auto"/>
            <w:left w:val="none" w:sz="0" w:space="0" w:color="auto"/>
            <w:bottom w:val="none" w:sz="0" w:space="0" w:color="auto"/>
            <w:right w:val="none" w:sz="0" w:space="0" w:color="auto"/>
          </w:divBdr>
        </w:div>
        <w:div w:id="826476345">
          <w:marLeft w:val="640"/>
          <w:marRight w:val="0"/>
          <w:marTop w:val="0"/>
          <w:marBottom w:val="0"/>
          <w:divBdr>
            <w:top w:val="none" w:sz="0" w:space="0" w:color="auto"/>
            <w:left w:val="none" w:sz="0" w:space="0" w:color="auto"/>
            <w:bottom w:val="none" w:sz="0" w:space="0" w:color="auto"/>
            <w:right w:val="none" w:sz="0" w:space="0" w:color="auto"/>
          </w:divBdr>
        </w:div>
        <w:div w:id="1786804548">
          <w:marLeft w:val="640"/>
          <w:marRight w:val="0"/>
          <w:marTop w:val="0"/>
          <w:marBottom w:val="0"/>
          <w:divBdr>
            <w:top w:val="none" w:sz="0" w:space="0" w:color="auto"/>
            <w:left w:val="none" w:sz="0" w:space="0" w:color="auto"/>
            <w:bottom w:val="none" w:sz="0" w:space="0" w:color="auto"/>
            <w:right w:val="none" w:sz="0" w:space="0" w:color="auto"/>
          </w:divBdr>
        </w:div>
        <w:div w:id="902563388">
          <w:marLeft w:val="640"/>
          <w:marRight w:val="0"/>
          <w:marTop w:val="0"/>
          <w:marBottom w:val="0"/>
          <w:divBdr>
            <w:top w:val="none" w:sz="0" w:space="0" w:color="auto"/>
            <w:left w:val="none" w:sz="0" w:space="0" w:color="auto"/>
            <w:bottom w:val="none" w:sz="0" w:space="0" w:color="auto"/>
            <w:right w:val="none" w:sz="0" w:space="0" w:color="auto"/>
          </w:divBdr>
        </w:div>
        <w:div w:id="272202817">
          <w:marLeft w:val="640"/>
          <w:marRight w:val="0"/>
          <w:marTop w:val="0"/>
          <w:marBottom w:val="0"/>
          <w:divBdr>
            <w:top w:val="none" w:sz="0" w:space="0" w:color="auto"/>
            <w:left w:val="none" w:sz="0" w:space="0" w:color="auto"/>
            <w:bottom w:val="none" w:sz="0" w:space="0" w:color="auto"/>
            <w:right w:val="none" w:sz="0" w:space="0" w:color="auto"/>
          </w:divBdr>
        </w:div>
        <w:div w:id="245504394">
          <w:marLeft w:val="640"/>
          <w:marRight w:val="0"/>
          <w:marTop w:val="0"/>
          <w:marBottom w:val="0"/>
          <w:divBdr>
            <w:top w:val="none" w:sz="0" w:space="0" w:color="auto"/>
            <w:left w:val="none" w:sz="0" w:space="0" w:color="auto"/>
            <w:bottom w:val="none" w:sz="0" w:space="0" w:color="auto"/>
            <w:right w:val="none" w:sz="0" w:space="0" w:color="auto"/>
          </w:divBdr>
        </w:div>
        <w:div w:id="403451793">
          <w:marLeft w:val="640"/>
          <w:marRight w:val="0"/>
          <w:marTop w:val="0"/>
          <w:marBottom w:val="0"/>
          <w:divBdr>
            <w:top w:val="none" w:sz="0" w:space="0" w:color="auto"/>
            <w:left w:val="none" w:sz="0" w:space="0" w:color="auto"/>
            <w:bottom w:val="none" w:sz="0" w:space="0" w:color="auto"/>
            <w:right w:val="none" w:sz="0" w:space="0" w:color="auto"/>
          </w:divBdr>
        </w:div>
        <w:div w:id="329406957">
          <w:marLeft w:val="640"/>
          <w:marRight w:val="0"/>
          <w:marTop w:val="0"/>
          <w:marBottom w:val="0"/>
          <w:divBdr>
            <w:top w:val="none" w:sz="0" w:space="0" w:color="auto"/>
            <w:left w:val="none" w:sz="0" w:space="0" w:color="auto"/>
            <w:bottom w:val="none" w:sz="0" w:space="0" w:color="auto"/>
            <w:right w:val="none" w:sz="0" w:space="0" w:color="auto"/>
          </w:divBdr>
        </w:div>
        <w:div w:id="1439329687">
          <w:marLeft w:val="640"/>
          <w:marRight w:val="0"/>
          <w:marTop w:val="0"/>
          <w:marBottom w:val="0"/>
          <w:divBdr>
            <w:top w:val="none" w:sz="0" w:space="0" w:color="auto"/>
            <w:left w:val="none" w:sz="0" w:space="0" w:color="auto"/>
            <w:bottom w:val="none" w:sz="0" w:space="0" w:color="auto"/>
            <w:right w:val="none" w:sz="0" w:space="0" w:color="auto"/>
          </w:divBdr>
        </w:div>
        <w:div w:id="442000462">
          <w:marLeft w:val="640"/>
          <w:marRight w:val="0"/>
          <w:marTop w:val="0"/>
          <w:marBottom w:val="0"/>
          <w:divBdr>
            <w:top w:val="none" w:sz="0" w:space="0" w:color="auto"/>
            <w:left w:val="none" w:sz="0" w:space="0" w:color="auto"/>
            <w:bottom w:val="none" w:sz="0" w:space="0" w:color="auto"/>
            <w:right w:val="none" w:sz="0" w:space="0" w:color="auto"/>
          </w:divBdr>
        </w:div>
        <w:div w:id="1938512245">
          <w:marLeft w:val="640"/>
          <w:marRight w:val="0"/>
          <w:marTop w:val="0"/>
          <w:marBottom w:val="0"/>
          <w:divBdr>
            <w:top w:val="none" w:sz="0" w:space="0" w:color="auto"/>
            <w:left w:val="none" w:sz="0" w:space="0" w:color="auto"/>
            <w:bottom w:val="none" w:sz="0" w:space="0" w:color="auto"/>
            <w:right w:val="none" w:sz="0" w:space="0" w:color="auto"/>
          </w:divBdr>
        </w:div>
        <w:div w:id="343165083">
          <w:marLeft w:val="640"/>
          <w:marRight w:val="0"/>
          <w:marTop w:val="0"/>
          <w:marBottom w:val="0"/>
          <w:divBdr>
            <w:top w:val="none" w:sz="0" w:space="0" w:color="auto"/>
            <w:left w:val="none" w:sz="0" w:space="0" w:color="auto"/>
            <w:bottom w:val="none" w:sz="0" w:space="0" w:color="auto"/>
            <w:right w:val="none" w:sz="0" w:space="0" w:color="auto"/>
          </w:divBdr>
        </w:div>
        <w:div w:id="1778594509">
          <w:marLeft w:val="640"/>
          <w:marRight w:val="0"/>
          <w:marTop w:val="0"/>
          <w:marBottom w:val="0"/>
          <w:divBdr>
            <w:top w:val="none" w:sz="0" w:space="0" w:color="auto"/>
            <w:left w:val="none" w:sz="0" w:space="0" w:color="auto"/>
            <w:bottom w:val="none" w:sz="0" w:space="0" w:color="auto"/>
            <w:right w:val="none" w:sz="0" w:space="0" w:color="auto"/>
          </w:divBdr>
        </w:div>
        <w:div w:id="1601331947">
          <w:marLeft w:val="640"/>
          <w:marRight w:val="0"/>
          <w:marTop w:val="0"/>
          <w:marBottom w:val="0"/>
          <w:divBdr>
            <w:top w:val="none" w:sz="0" w:space="0" w:color="auto"/>
            <w:left w:val="none" w:sz="0" w:space="0" w:color="auto"/>
            <w:bottom w:val="none" w:sz="0" w:space="0" w:color="auto"/>
            <w:right w:val="none" w:sz="0" w:space="0" w:color="auto"/>
          </w:divBdr>
        </w:div>
        <w:div w:id="1858303794">
          <w:marLeft w:val="640"/>
          <w:marRight w:val="0"/>
          <w:marTop w:val="0"/>
          <w:marBottom w:val="0"/>
          <w:divBdr>
            <w:top w:val="none" w:sz="0" w:space="0" w:color="auto"/>
            <w:left w:val="none" w:sz="0" w:space="0" w:color="auto"/>
            <w:bottom w:val="none" w:sz="0" w:space="0" w:color="auto"/>
            <w:right w:val="none" w:sz="0" w:space="0" w:color="auto"/>
          </w:divBdr>
        </w:div>
        <w:div w:id="1965306108">
          <w:marLeft w:val="640"/>
          <w:marRight w:val="0"/>
          <w:marTop w:val="0"/>
          <w:marBottom w:val="0"/>
          <w:divBdr>
            <w:top w:val="none" w:sz="0" w:space="0" w:color="auto"/>
            <w:left w:val="none" w:sz="0" w:space="0" w:color="auto"/>
            <w:bottom w:val="none" w:sz="0" w:space="0" w:color="auto"/>
            <w:right w:val="none" w:sz="0" w:space="0" w:color="auto"/>
          </w:divBdr>
        </w:div>
        <w:div w:id="264577468">
          <w:marLeft w:val="640"/>
          <w:marRight w:val="0"/>
          <w:marTop w:val="0"/>
          <w:marBottom w:val="0"/>
          <w:divBdr>
            <w:top w:val="none" w:sz="0" w:space="0" w:color="auto"/>
            <w:left w:val="none" w:sz="0" w:space="0" w:color="auto"/>
            <w:bottom w:val="none" w:sz="0" w:space="0" w:color="auto"/>
            <w:right w:val="none" w:sz="0" w:space="0" w:color="auto"/>
          </w:divBdr>
        </w:div>
        <w:div w:id="969944074">
          <w:marLeft w:val="640"/>
          <w:marRight w:val="0"/>
          <w:marTop w:val="0"/>
          <w:marBottom w:val="0"/>
          <w:divBdr>
            <w:top w:val="none" w:sz="0" w:space="0" w:color="auto"/>
            <w:left w:val="none" w:sz="0" w:space="0" w:color="auto"/>
            <w:bottom w:val="none" w:sz="0" w:space="0" w:color="auto"/>
            <w:right w:val="none" w:sz="0" w:space="0" w:color="auto"/>
          </w:divBdr>
        </w:div>
        <w:div w:id="38939323">
          <w:marLeft w:val="640"/>
          <w:marRight w:val="0"/>
          <w:marTop w:val="0"/>
          <w:marBottom w:val="0"/>
          <w:divBdr>
            <w:top w:val="none" w:sz="0" w:space="0" w:color="auto"/>
            <w:left w:val="none" w:sz="0" w:space="0" w:color="auto"/>
            <w:bottom w:val="none" w:sz="0" w:space="0" w:color="auto"/>
            <w:right w:val="none" w:sz="0" w:space="0" w:color="auto"/>
          </w:divBdr>
        </w:div>
        <w:div w:id="1789422147">
          <w:marLeft w:val="640"/>
          <w:marRight w:val="0"/>
          <w:marTop w:val="0"/>
          <w:marBottom w:val="0"/>
          <w:divBdr>
            <w:top w:val="none" w:sz="0" w:space="0" w:color="auto"/>
            <w:left w:val="none" w:sz="0" w:space="0" w:color="auto"/>
            <w:bottom w:val="none" w:sz="0" w:space="0" w:color="auto"/>
            <w:right w:val="none" w:sz="0" w:space="0" w:color="auto"/>
          </w:divBdr>
        </w:div>
        <w:div w:id="1353608880">
          <w:marLeft w:val="640"/>
          <w:marRight w:val="0"/>
          <w:marTop w:val="0"/>
          <w:marBottom w:val="0"/>
          <w:divBdr>
            <w:top w:val="none" w:sz="0" w:space="0" w:color="auto"/>
            <w:left w:val="none" w:sz="0" w:space="0" w:color="auto"/>
            <w:bottom w:val="none" w:sz="0" w:space="0" w:color="auto"/>
            <w:right w:val="none" w:sz="0" w:space="0" w:color="auto"/>
          </w:divBdr>
        </w:div>
        <w:div w:id="789544839">
          <w:marLeft w:val="640"/>
          <w:marRight w:val="0"/>
          <w:marTop w:val="0"/>
          <w:marBottom w:val="0"/>
          <w:divBdr>
            <w:top w:val="none" w:sz="0" w:space="0" w:color="auto"/>
            <w:left w:val="none" w:sz="0" w:space="0" w:color="auto"/>
            <w:bottom w:val="none" w:sz="0" w:space="0" w:color="auto"/>
            <w:right w:val="none" w:sz="0" w:space="0" w:color="auto"/>
          </w:divBdr>
        </w:div>
        <w:div w:id="1384645558">
          <w:marLeft w:val="640"/>
          <w:marRight w:val="0"/>
          <w:marTop w:val="0"/>
          <w:marBottom w:val="0"/>
          <w:divBdr>
            <w:top w:val="none" w:sz="0" w:space="0" w:color="auto"/>
            <w:left w:val="none" w:sz="0" w:space="0" w:color="auto"/>
            <w:bottom w:val="none" w:sz="0" w:space="0" w:color="auto"/>
            <w:right w:val="none" w:sz="0" w:space="0" w:color="auto"/>
          </w:divBdr>
        </w:div>
        <w:div w:id="809441767">
          <w:marLeft w:val="640"/>
          <w:marRight w:val="0"/>
          <w:marTop w:val="0"/>
          <w:marBottom w:val="0"/>
          <w:divBdr>
            <w:top w:val="none" w:sz="0" w:space="0" w:color="auto"/>
            <w:left w:val="none" w:sz="0" w:space="0" w:color="auto"/>
            <w:bottom w:val="none" w:sz="0" w:space="0" w:color="auto"/>
            <w:right w:val="none" w:sz="0" w:space="0" w:color="auto"/>
          </w:divBdr>
        </w:div>
        <w:div w:id="578372230">
          <w:marLeft w:val="640"/>
          <w:marRight w:val="0"/>
          <w:marTop w:val="0"/>
          <w:marBottom w:val="0"/>
          <w:divBdr>
            <w:top w:val="none" w:sz="0" w:space="0" w:color="auto"/>
            <w:left w:val="none" w:sz="0" w:space="0" w:color="auto"/>
            <w:bottom w:val="none" w:sz="0" w:space="0" w:color="auto"/>
            <w:right w:val="none" w:sz="0" w:space="0" w:color="auto"/>
          </w:divBdr>
        </w:div>
        <w:div w:id="640813719">
          <w:marLeft w:val="640"/>
          <w:marRight w:val="0"/>
          <w:marTop w:val="0"/>
          <w:marBottom w:val="0"/>
          <w:divBdr>
            <w:top w:val="none" w:sz="0" w:space="0" w:color="auto"/>
            <w:left w:val="none" w:sz="0" w:space="0" w:color="auto"/>
            <w:bottom w:val="none" w:sz="0" w:space="0" w:color="auto"/>
            <w:right w:val="none" w:sz="0" w:space="0" w:color="auto"/>
          </w:divBdr>
        </w:div>
        <w:div w:id="188497449">
          <w:marLeft w:val="640"/>
          <w:marRight w:val="0"/>
          <w:marTop w:val="0"/>
          <w:marBottom w:val="0"/>
          <w:divBdr>
            <w:top w:val="none" w:sz="0" w:space="0" w:color="auto"/>
            <w:left w:val="none" w:sz="0" w:space="0" w:color="auto"/>
            <w:bottom w:val="none" w:sz="0" w:space="0" w:color="auto"/>
            <w:right w:val="none" w:sz="0" w:space="0" w:color="auto"/>
          </w:divBdr>
        </w:div>
        <w:div w:id="793519800">
          <w:marLeft w:val="640"/>
          <w:marRight w:val="0"/>
          <w:marTop w:val="0"/>
          <w:marBottom w:val="0"/>
          <w:divBdr>
            <w:top w:val="none" w:sz="0" w:space="0" w:color="auto"/>
            <w:left w:val="none" w:sz="0" w:space="0" w:color="auto"/>
            <w:bottom w:val="none" w:sz="0" w:space="0" w:color="auto"/>
            <w:right w:val="none" w:sz="0" w:space="0" w:color="auto"/>
          </w:divBdr>
        </w:div>
        <w:div w:id="659579325">
          <w:marLeft w:val="640"/>
          <w:marRight w:val="0"/>
          <w:marTop w:val="0"/>
          <w:marBottom w:val="0"/>
          <w:divBdr>
            <w:top w:val="none" w:sz="0" w:space="0" w:color="auto"/>
            <w:left w:val="none" w:sz="0" w:space="0" w:color="auto"/>
            <w:bottom w:val="none" w:sz="0" w:space="0" w:color="auto"/>
            <w:right w:val="none" w:sz="0" w:space="0" w:color="auto"/>
          </w:divBdr>
        </w:div>
        <w:div w:id="1551072318">
          <w:marLeft w:val="640"/>
          <w:marRight w:val="0"/>
          <w:marTop w:val="0"/>
          <w:marBottom w:val="0"/>
          <w:divBdr>
            <w:top w:val="none" w:sz="0" w:space="0" w:color="auto"/>
            <w:left w:val="none" w:sz="0" w:space="0" w:color="auto"/>
            <w:bottom w:val="none" w:sz="0" w:space="0" w:color="auto"/>
            <w:right w:val="none" w:sz="0" w:space="0" w:color="auto"/>
          </w:divBdr>
        </w:div>
        <w:div w:id="1549564787">
          <w:marLeft w:val="640"/>
          <w:marRight w:val="0"/>
          <w:marTop w:val="0"/>
          <w:marBottom w:val="0"/>
          <w:divBdr>
            <w:top w:val="none" w:sz="0" w:space="0" w:color="auto"/>
            <w:left w:val="none" w:sz="0" w:space="0" w:color="auto"/>
            <w:bottom w:val="none" w:sz="0" w:space="0" w:color="auto"/>
            <w:right w:val="none" w:sz="0" w:space="0" w:color="auto"/>
          </w:divBdr>
        </w:div>
        <w:div w:id="2113352837">
          <w:marLeft w:val="640"/>
          <w:marRight w:val="0"/>
          <w:marTop w:val="0"/>
          <w:marBottom w:val="0"/>
          <w:divBdr>
            <w:top w:val="none" w:sz="0" w:space="0" w:color="auto"/>
            <w:left w:val="none" w:sz="0" w:space="0" w:color="auto"/>
            <w:bottom w:val="none" w:sz="0" w:space="0" w:color="auto"/>
            <w:right w:val="none" w:sz="0" w:space="0" w:color="auto"/>
          </w:divBdr>
        </w:div>
        <w:div w:id="79452464">
          <w:marLeft w:val="640"/>
          <w:marRight w:val="0"/>
          <w:marTop w:val="0"/>
          <w:marBottom w:val="0"/>
          <w:divBdr>
            <w:top w:val="none" w:sz="0" w:space="0" w:color="auto"/>
            <w:left w:val="none" w:sz="0" w:space="0" w:color="auto"/>
            <w:bottom w:val="none" w:sz="0" w:space="0" w:color="auto"/>
            <w:right w:val="none" w:sz="0" w:space="0" w:color="auto"/>
          </w:divBdr>
        </w:div>
        <w:div w:id="1496459442">
          <w:marLeft w:val="640"/>
          <w:marRight w:val="0"/>
          <w:marTop w:val="0"/>
          <w:marBottom w:val="0"/>
          <w:divBdr>
            <w:top w:val="none" w:sz="0" w:space="0" w:color="auto"/>
            <w:left w:val="none" w:sz="0" w:space="0" w:color="auto"/>
            <w:bottom w:val="none" w:sz="0" w:space="0" w:color="auto"/>
            <w:right w:val="none" w:sz="0" w:space="0" w:color="auto"/>
          </w:divBdr>
        </w:div>
        <w:div w:id="458955424">
          <w:marLeft w:val="640"/>
          <w:marRight w:val="0"/>
          <w:marTop w:val="0"/>
          <w:marBottom w:val="0"/>
          <w:divBdr>
            <w:top w:val="none" w:sz="0" w:space="0" w:color="auto"/>
            <w:left w:val="none" w:sz="0" w:space="0" w:color="auto"/>
            <w:bottom w:val="none" w:sz="0" w:space="0" w:color="auto"/>
            <w:right w:val="none" w:sz="0" w:space="0" w:color="auto"/>
          </w:divBdr>
        </w:div>
        <w:div w:id="1115751740">
          <w:marLeft w:val="640"/>
          <w:marRight w:val="0"/>
          <w:marTop w:val="0"/>
          <w:marBottom w:val="0"/>
          <w:divBdr>
            <w:top w:val="none" w:sz="0" w:space="0" w:color="auto"/>
            <w:left w:val="none" w:sz="0" w:space="0" w:color="auto"/>
            <w:bottom w:val="none" w:sz="0" w:space="0" w:color="auto"/>
            <w:right w:val="none" w:sz="0" w:space="0" w:color="auto"/>
          </w:divBdr>
        </w:div>
        <w:div w:id="40905979">
          <w:marLeft w:val="640"/>
          <w:marRight w:val="0"/>
          <w:marTop w:val="0"/>
          <w:marBottom w:val="0"/>
          <w:divBdr>
            <w:top w:val="none" w:sz="0" w:space="0" w:color="auto"/>
            <w:left w:val="none" w:sz="0" w:space="0" w:color="auto"/>
            <w:bottom w:val="none" w:sz="0" w:space="0" w:color="auto"/>
            <w:right w:val="none" w:sz="0" w:space="0" w:color="auto"/>
          </w:divBdr>
        </w:div>
      </w:divsChild>
    </w:div>
    <w:div w:id="1542208175">
      <w:bodyDiv w:val="1"/>
      <w:marLeft w:val="0"/>
      <w:marRight w:val="0"/>
      <w:marTop w:val="0"/>
      <w:marBottom w:val="0"/>
      <w:divBdr>
        <w:top w:val="none" w:sz="0" w:space="0" w:color="auto"/>
        <w:left w:val="none" w:sz="0" w:space="0" w:color="auto"/>
        <w:bottom w:val="none" w:sz="0" w:space="0" w:color="auto"/>
        <w:right w:val="none" w:sz="0" w:space="0" w:color="auto"/>
      </w:divBdr>
      <w:divsChild>
        <w:div w:id="1765571521">
          <w:marLeft w:val="640"/>
          <w:marRight w:val="0"/>
          <w:marTop w:val="0"/>
          <w:marBottom w:val="0"/>
          <w:divBdr>
            <w:top w:val="none" w:sz="0" w:space="0" w:color="auto"/>
            <w:left w:val="none" w:sz="0" w:space="0" w:color="auto"/>
            <w:bottom w:val="none" w:sz="0" w:space="0" w:color="auto"/>
            <w:right w:val="none" w:sz="0" w:space="0" w:color="auto"/>
          </w:divBdr>
        </w:div>
        <w:div w:id="1815949606">
          <w:marLeft w:val="640"/>
          <w:marRight w:val="0"/>
          <w:marTop w:val="0"/>
          <w:marBottom w:val="0"/>
          <w:divBdr>
            <w:top w:val="none" w:sz="0" w:space="0" w:color="auto"/>
            <w:left w:val="none" w:sz="0" w:space="0" w:color="auto"/>
            <w:bottom w:val="none" w:sz="0" w:space="0" w:color="auto"/>
            <w:right w:val="none" w:sz="0" w:space="0" w:color="auto"/>
          </w:divBdr>
        </w:div>
        <w:div w:id="1970358189">
          <w:marLeft w:val="640"/>
          <w:marRight w:val="0"/>
          <w:marTop w:val="0"/>
          <w:marBottom w:val="0"/>
          <w:divBdr>
            <w:top w:val="none" w:sz="0" w:space="0" w:color="auto"/>
            <w:left w:val="none" w:sz="0" w:space="0" w:color="auto"/>
            <w:bottom w:val="none" w:sz="0" w:space="0" w:color="auto"/>
            <w:right w:val="none" w:sz="0" w:space="0" w:color="auto"/>
          </w:divBdr>
        </w:div>
        <w:div w:id="573012774">
          <w:marLeft w:val="640"/>
          <w:marRight w:val="0"/>
          <w:marTop w:val="0"/>
          <w:marBottom w:val="0"/>
          <w:divBdr>
            <w:top w:val="none" w:sz="0" w:space="0" w:color="auto"/>
            <w:left w:val="none" w:sz="0" w:space="0" w:color="auto"/>
            <w:bottom w:val="none" w:sz="0" w:space="0" w:color="auto"/>
            <w:right w:val="none" w:sz="0" w:space="0" w:color="auto"/>
          </w:divBdr>
        </w:div>
        <w:div w:id="612597607">
          <w:marLeft w:val="640"/>
          <w:marRight w:val="0"/>
          <w:marTop w:val="0"/>
          <w:marBottom w:val="0"/>
          <w:divBdr>
            <w:top w:val="none" w:sz="0" w:space="0" w:color="auto"/>
            <w:left w:val="none" w:sz="0" w:space="0" w:color="auto"/>
            <w:bottom w:val="none" w:sz="0" w:space="0" w:color="auto"/>
            <w:right w:val="none" w:sz="0" w:space="0" w:color="auto"/>
          </w:divBdr>
        </w:div>
        <w:div w:id="1362510727">
          <w:marLeft w:val="640"/>
          <w:marRight w:val="0"/>
          <w:marTop w:val="0"/>
          <w:marBottom w:val="0"/>
          <w:divBdr>
            <w:top w:val="none" w:sz="0" w:space="0" w:color="auto"/>
            <w:left w:val="none" w:sz="0" w:space="0" w:color="auto"/>
            <w:bottom w:val="none" w:sz="0" w:space="0" w:color="auto"/>
            <w:right w:val="none" w:sz="0" w:space="0" w:color="auto"/>
          </w:divBdr>
        </w:div>
        <w:div w:id="2009944056">
          <w:marLeft w:val="640"/>
          <w:marRight w:val="0"/>
          <w:marTop w:val="0"/>
          <w:marBottom w:val="0"/>
          <w:divBdr>
            <w:top w:val="none" w:sz="0" w:space="0" w:color="auto"/>
            <w:left w:val="none" w:sz="0" w:space="0" w:color="auto"/>
            <w:bottom w:val="none" w:sz="0" w:space="0" w:color="auto"/>
            <w:right w:val="none" w:sz="0" w:space="0" w:color="auto"/>
          </w:divBdr>
        </w:div>
        <w:div w:id="834732097">
          <w:marLeft w:val="640"/>
          <w:marRight w:val="0"/>
          <w:marTop w:val="0"/>
          <w:marBottom w:val="0"/>
          <w:divBdr>
            <w:top w:val="none" w:sz="0" w:space="0" w:color="auto"/>
            <w:left w:val="none" w:sz="0" w:space="0" w:color="auto"/>
            <w:bottom w:val="none" w:sz="0" w:space="0" w:color="auto"/>
            <w:right w:val="none" w:sz="0" w:space="0" w:color="auto"/>
          </w:divBdr>
        </w:div>
        <w:div w:id="88159140">
          <w:marLeft w:val="640"/>
          <w:marRight w:val="0"/>
          <w:marTop w:val="0"/>
          <w:marBottom w:val="0"/>
          <w:divBdr>
            <w:top w:val="none" w:sz="0" w:space="0" w:color="auto"/>
            <w:left w:val="none" w:sz="0" w:space="0" w:color="auto"/>
            <w:bottom w:val="none" w:sz="0" w:space="0" w:color="auto"/>
            <w:right w:val="none" w:sz="0" w:space="0" w:color="auto"/>
          </w:divBdr>
        </w:div>
        <w:div w:id="474176183">
          <w:marLeft w:val="640"/>
          <w:marRight w:val="0"/>
          <w:marTop w:val="0"/>
          <w:marBottom w:val="0"/>
          <w:divBdr>
            <w:top w:val="none" w:sz="0" w:space="0" w:color="auto"/>
            <w:left w:val="none" w:sz="0" w:space="0" w:color="auto"/>
            <w:bottom w:val="none" w:sz="0" w:space="0" w:color="auto"/>
            <w:right w:val="none" w:sz="0" w:space="0" w:color="auto"/>
          </w:divBdr>
        </w:div>
        <w:div w:id="1192182815">
          <w:marLeft w:val="640"/>
          <w:marRight w:val="0"/>
          <w:marTop w:val="0"/>
          <w:marBottom w:val="0"/>
          <w:divBdr>
            <w:top w:val="none" w:sz="0" w:space="0" w:color="auto"/>
            <w:left w:val="none" w:sz="0" w:space="0" w:color="auto"/>
            <w:bottom w:val="none" w:sz="0" w:space="0" w:color="auto"/>
            <w:right w:val="none" w:sz="0" w:space="0" w:color="auto"/>
          </w:divBdr>
        </w:div>
        <w:div w:id="402918238">
          <w:marLeft w:val="640"/>
          <w:marRight w:val="0"/>
          <w:marTop w:val="0"/>
          <w:marBottom w:val="0"/>
          <w:divBdr>
            <w:top w:val="none" w:sz="0" w:space="0" w:color="auto"/>
            <w:left w:val="none" w:sz="0" w:space="0" w:color="auto"/>
            <w:bottom w:val="none" w:sz="0" w:space="0" w:color="auto"/>
            <w:right w:val="none" w:sz="0" w:space="0" w:color="auto"/>
          </w:divBdr>
        </w:div>
        <w:div w:id="1118648589">
          <w:marLeft w:val="640"/>
          <w:marRight w:val="0"/>
          <w:marTop w:val="0"/>
          <w:marBottom w:val="0"/>
          <w:divBdr>
            <w:top w:val="none" w:sz="0" w:space="0" w:color="auto"/>
            <w:left w:val="none" w:sz="0" w:space="0" w:color="auto"/>
            <w:bottom w:val="none" w:sz="0" w:space="0" w:color="auto"/>
            <w:right w:val="none" w:sz="0" w:space="0" w:color="auto"/>
          </w:divBdr>
        </w:div>
        <w:div w:id="382287815">
          <w:marLeft w:val="640"/>
          <w:marRight w:val="0"/>
          <w:marTop w:val="0"/>
          <w:marBottom w:val="0"/>
          <w:divBdr>
            <w:top w:val="none" w:sz="0" w:space="0" w:color="auto"/>
            <w:left w:val="none" w:sz="0" w:space="0" w:color="auto"/>
            <w:bottom w:val="none" w:sz="0" w:space="0" w:color="auto"/>
            <w:right w:val="none" w:sz="0" w:space="0" w:color="auto"/>
          </w:divBdr>
        </w:div>
        <w:div w:id="263153793">
          <w:marLeft w:val="640"/>
          <w:marRight w:val="0"/>
          <w:marTop w:val="0"/>
          <w:marBottom w:val="0"/>
          <w:divBdr>
            <w:top w:val="none" w:sz="0" w:space="0" w:color="auto"/>
            <w:left w:val="none" w:sz="0" w:space="0" w:color="auto"/>
            <w:bottom w:val="none" w:sz="0" w:space="0" w:color="auto"/>
            <w:right w:val="none" w:sz="0" w:space="0" w:color="auto"/>
          </w:divBdr>
        </w:div>
        <w:div w:id="1693068641">
          <w:marLeft w:val="640"/>
          <w:marRight w:val="0"/>
          <w:marTop w:val="0"/>
          <w:marBottom w:val="0"/>
          <w:divBdr>
            <w:top w:val="none" w:sz="0" w:space="0" w:color="auto"/>
            <w:left w:val="none" w:sz="0" w:space="0" w:color="auto"/>
            <w:bottom w:val="none" w:sz="0" w:space="0" w:color="auto"/>
            <w:right w:val="none" w:sz="0" w:space="0" w:color="auto"/>
          </w:divBdr>
        </w:div>
        <w:div w:id="811557869">
          <w:marLeft w:val="640"/>
          <w:marRight w:val="0"/>
          <w:marTop w:val="0"/>
          <w:marBottom w:val="0"/>
          <w:divBdr>
            <w:top w:val="none" w:sz="0" w:space="0" w:color="auto"/>
            <w:left w:val="none" w:sz="0" w:space="0" w:color="auto"/>
            <w:bottom w:val="none" w:sz="0" w:space="0" w:color="auto"/>
            <w:right w:val="none" w:sz="0" w:space="0" w:color="auto"/>
          </w:divBdr>
        </w:div>
        <w:div w:id="2005159070">
          <w:marLeft w:val="640"/>
          <w:marRight w:val="0"/>
          <w:marTop w:val="0"/>
          <w:marBottom w:val="0"/>
          <w:divBdr>
            <w:top w:val="none" w:sz="0" w:space="0" w:color="auto"/>
            <w:left w:val="none" w:sz="0" w:space="0" w:color="auto"/>
            <w:bottom w:val="none" w:sz="0" w:space="0" w:color="auto"/>
            <w:right w:val="none" w:sz="0" w:space="0" w:color="auto"/>
          </w:divBdr>
        </w:div>
        <w:div w:id="1470322311">
          <w:marLeft w:val="640"/>
          <w:marRight w:val="0"/>
          <w:marTop w:val="0"/>
          <w:marBottom w:val="0"/>
          <w:divBdr>
            <w:top w:val="none" w:sz="0" w:space="0" w:color="auto"/>
            <w:left w:val="none" w:sz="0" w:space="0" w:color="auto"/>
            <w:bottom w:val="none" w:sz="0" w:space="0" w:color="auto"/>
            <w:right w:val="none" w:sz="0" w:space="0" w:color="auto"/>
          </w:divBdr>
        </w:div>
        <w:div w:id="212544316">
          <w:marLeft w:val="640"/>
          <w:marRight w:val="0"/>
          <w:marTop w:val="0"/>
          <w:marBottom w:val="0"/>
          <w:divBdr>
            <w:top w:val="none" w:sz="0" w:space="0" w:color="auto"/>
            <w:left w:val="none" w:sz="0" w:space="0" w:color="auto"/>
            <w:bottom w:val="none" w:sz="0" w:space="0" w:color="auto"/>
            <w:right w:val="none" w:sz="0" w:space="0" w:color="auto"/>
          </w:divBdr>
        </w:div>
        <w:div w:id="1917980749">
          <w:marLeft w:val="640"/>
          <w:marRight w:val="0"/>
          <w:marTop w:val="0"/>
          <w:marBottom w:val="0"/>
          <w:divBdr>
            <w:top w:val="none" w:sz="0" w:space="0" w:color="auto"/>
            <w:left w:val="none" w:sz="0" w:space="0" w:color="auto"/>
            <w:bottom w:val="none" w:sz="0" w:space="0" w:color="auto"/>
            <w:right w:val="none" w:sz="0" w:space="0" w:color="auto"/>
          </w:divBdr>
        </w:div>
        <w:div w:id="995454857">
          <w:marLeft w:val="640"/>
          <w:marRight w:val="0"/>
          <w:marTop w:val="0"/>
          <w:marBottom w:val="0"/>
          <w:divBdr>
            <w:top w:val="none" w:sz="0" w:space="0" w:color="auto"/>
            <w:left w:val="none" w:sz="0" w:space="0" w:color="auto"/>
            <w:bottom w:val="none" w:sz="0" w:space="0" w:color="auto"/>
            <w:right w:val="none" w:sz="0" w:space="0" w:color="auto"/>
          </w:divBdr>
        </w:div>
        <w:div w:id="2130394489">
          <w:marLeft w:val="640"/>
          <w:marRight w:val="0"/>
          <w:marTop w:val="0"/>
          <w:marBottom w:val="0"/>
          <w:divBdr>
            <w:top w:val="none" w:sz="0" w:space="0" w:color="auto"/>
            <w:left w:val="none" w:sz="0" w:space="0" w:color="auto"/>
            <w:bottom w:val="none" w:sz="0" w:space="0" w:color="auto"/>
            <w:right w:val="none" w:sz="0" w:space="0" w:color="auto"/>
          </w:divBdr>
        </w:div>
        <w:div w:id="2008550691">
          <w:marLeft w:val="640"/>
          <w:marRight w:val="0"/>
          <w:marTop w:val="0"/>
          <w:marBottom w:val="0"/>
          <w:divBdr>
            <w:top w:val="none" w:sz="0" w:space="0" w:color="auto"/>
            <w:left w:val="none" w:sz="0" w:space="0" w:color="auto"/>
            <w:bottom w:val="none" w:sz="0" w:space="0" w:color="auto"/>
            <w:right w:val="none" w:sz="0" w:space="0" w:color="auto"/>
          </w:divBdr>
        </w:div>
        <w:div w:id="2128111133">
          <w:marLeft w:val="640"/>
          <w:marRight w:val="0"/>
          <w:marTop w:val="0"/>
          <w:marBottom w:val="0"/>
          <w:divBdr>
            <w:top w:val="none" w:sz="0" w:space="0" w:color="auto"/>
            <w:left w:val="none" w:sz="0" w:space="0" w:color="auto"/>
            <w:bottom w:val="none" w:sz="0" w:space="0" w:color="auto"/>
            <w:right w:val="none" w:sz="0" w:space="0" w:color="auto"/>
          </w:divBdr>
        </w:div>
        <w:div w:id="1862665416">
          <w:marLeft w:val="640"/>
          <w:marRight w:val="0"/>
          <w:marTop w:val="0"/>
          <w:marBottom w:val="0"/>
          <w:divBdr>
            <w:top w:val="none" w:sz="0" w:space="0" w:color="auto"/>
            <w:left w:val="none" w:sz="0" w:space="0" w:color="auto"/>
            <w:bottom w:val="none" w:sz="0" w:space="0" w:color="auto"/>
            <w:right w:val="none" w:sz="0" w:space="0" w:color="auto"/>
          </w:divBdr>
        </w:div>
        <w:div w:id="1971470154">
          <w:marLeft w:val="640"/>
          <w:marRight w:val="0"/>
          <w:marTop w:val="0"/>
          <w:marBottom w:val="0"/>
          <w:divBdr>
            <w:top w:val="none" w:sz="0" w:space="0" w:color="auto"/>
            <w:left w:val="none" w:sz="0" w:space="0" w:color="auto"/>
            <w:bottom w:val="none" w:sz="0" w:space="0" w:color="auto"/>
            <w:right w:val="none" w:sz="0" w:space="0" w:color="auto"/>
          </w:divBdr>
        </w:div>
        <w:div w:id="1062287024">
          <w:marLeft w:val="640"/>
          <w:marRight w:val="0"/>
          <w:marTop w:val="0"/>
          <w:marBottom w:val="0"/>
          <w:divBdr>
            <w:top w:val="none" w:sz="0" w:space="0" w:color="auto"/>
            <w:left w:val="none" w:sz="0" w:space="0" w:color="auto"/>
            <w:bottom w:val="none" w:sz="0" w:space="0" w:color="auto"/>
            <w:right w:val="none" w:sz="0" w:space="0" w:color="auto"/>
          </w:divBdr>
        </w:div>
        <w:div w:id="53895406">
          <w:marLeft w:val="640"/>
          <w:marRight w:val="0"/>
          <w:marTop w:val="0"/>
          <w:marBottom w:val="0"/>
          <w:divBdr>
            <w:top w:val="none" w:sz="0" w:space="0" w:color="auto"/>
            <w:left w:val="none" w:sz="0" w:space="0" w:color="auto"/>
            <w:bottom w:val="none" w:sz="0" w:space="0" w:color="auto"/>
            <w:right w:val="none" w:sz="0" w:space="0" w:color="auto"/>
          </w:divBdr>
        </w:div>
        <w:div w:id="1152717849">
          <w:marLeft w:val="640"/>
          <w:marRight w:val="0"/>
          <w:marTop w:val="0"/>
          <w:marBottom w:val="0"/>
          <w:divBdr>
            <w:top w:val="none" w:sz="0" w:space="0" w:color="auto"/>
            <w:left w:val="none" w:sz="0" w:space="0" w:color="auto"/>
            <w:bottom w:val="none" w:sz="0" w:space="0" w:color="auto"/>
            <w:right w:val="none" w:sz="0" w:space="0" w:color="auto"/>
          </w:divBdr>
        </w:div>
        <w:div w:id="1345131372">
          <w:marLeft w:val="640"/>
          <w:marRight w:val="0"/>
          <w:marTop w:val="0"/>
          <w:marBottom w:val="0"/>
          <w:divBdr>
            <w:top w:val="none" w:sz="0" w:space="0" w:color="auto"/>
            <w:left w:val="none" w:sz="0" w:space="0" w:color="auto"/>
            <w:bottom w:val="none" w:sz="0" w:space="0" w:color="auto"/>
            <w:right w:val="none" w:sz="0" w:space="0" w:color="auto"/>
          </w:divBdr>
        </w:div>
        <w:div w:id="1954902877">
          <w:marLeft w:val="640"/>
          <w:marRight w:val="0"/>
          <w:marTop w:val="0"/>
          <w:marBottom w:val="0"/>
          <w:divBdr>
            <w:top w:val="none" w:sz="0" w:space="0" w:color="auto"/>
            <w:left w:val="none" w:sz="0" w:space="0" w:color="auto"/>
            <w:bottom w:val="none" w:sz="0" w:space="0" w:color="auto"/>
            <w:right w:val="none" w:sz="0" w:space="0" w:color="auto"/>
          </w:divBdr>
        </w:div>
        <w:div w:id="1595819526">
          <w:marLeft w:val="640"/>
          <w:marRight w:val="0"/>
          <w:marTop w:val="0"/>
          <w:marBottom w:val="0"/>
          <w:divBdr>
            <w:top w:val="none" w:sz="0" w:space="0" w:color="auto"/>
            <w:left w:val="none" w:sz="0" w:space="0" w:color="auto"/>
            <w:bottom w:val="none" w:sz="0" w:space="0" w:color="auto"/>
            <w:right w:val="none" w:sz="0" w:space="0" w:color="auto"/>
          </w:divBdr>
        </w:div>
        <w:div w:id="706216612">
          <w:marLeft w:val="640"/>
          <w:marRight w:val="0"/>
          <w:marTop w:val="0"/>
          <w:marBottom w:val="0"/>
          <w:divBdr>
            <w:top w:val="none" w:sz="0" w:space="0" w:color="auto"/>
            <w:left w:val="none" w:sz="0" w:space="0" w:color="auto"/>
            <w:bottom w:val="none" w:sz="0" w:space="0" w:color="auto"/>
            <w:right w:val="none" w:sz="0" w:space="0" w:color="auto"/>
          </w:divBdr>
        </w:div>
        <w:div w:id="1031882644">
          <w:marLeft w:val="640"/>
          <w:marRight w:val="0"/>
          <w:marTop w:val="0"/>
          <w:marBottom w:val="0"/>
          <w:divBdr>
            <w:top w:val="none" w:sz="0" w:space="0" w:color="auto"/>
            <w:left w:val="none" w:sz="0" w:space="0" w:color="auto"/>
            <w:bottom w:val="none" w:sz="0" w:space="0" w:color="auto"/>
            <w:right w:val="none" w:sz="0" w:space="0" w:color="auto"/>
          </w:divBdr>
        </w:div>
        <w:div w:id="780028686">
          <w:marLeft w:val="640"/>
          <w:marRight w:val="0"/>
          <w:marTop w:val="0"/>
          <w:marBottom w:val="0"/>
          <w:divBdr>
            <w:top w:val="none" w:sz="0" w:space="0" w:color="auto"/>
            <w:left w:val="none" w:sz="0" w:space="0" w:color="auto"/>
            <w:bottom w:val="none" w:sz="0" w:space="0" w:color="auto"/>
            <w:right w:val="none" w:sz="0" w:space="0" w:color="auto"/>
          </w:divBdr>
        </w:div>
        <w:div w:id="179127065">
          <w:marLeft w:val="640"/>
          <w:marRight w:val="0"/>
          <w:marTop w:val="0"/>
          <w:marBottom w:val="0"/>
          <w:divBdr>
            <w:top w:val="none" w:sz="0" w:space="0" w:color="auto"/>
            <w:left w:val="none" w:sz="0" w:space="0" w:color="auto"/>
            <w:bottom w:val="none" w:sz="0" w:space="0" w:color="auto"/>
            <w:right w:val="none" w:sz="0" w:space="0" w:color="auto"/>
          </w:divBdr>
        </w:div>
        <w:div w:id="347176094">
          <w:marLeft w:val="640"/>
          <w:marRight w:val="0"/>
          <w:marTop w:val="0"/>
          <w:marBottom w:val="0"/>
          <w:divBdr>
            <w:top w:val="none" w:sz="0" w:space="0" w:color="auto"/>
            <w:left w:val="none" w:sz="0" w:space="0" w:color="auto"/>
            <w:bottom w:val="none" w:sz="0" w:space="0" w:color="auto"/>
            <w:right w:val="none" w:sz="0" w:space="0" w:color="auto"/>
          </w:divBdr>
        </w:div>
        <w:div w:id="1386567276">
          <w:marLeft w:val="640"/>
          <w:marRight w:val="0"/>
          <w:marTop w:val="0"/>
          <w:marBottom w:val="0"/>
          <w:divBdr>
            <w:top w:val="none" w:sz="0" w:space="0" w:color="auto"/>
            <w:left w:val="none" w:sz="0" w:space="0" w:color="auto"/>
            <w:bottom w:val="none" w:sz="0" w:space="0" w:color="auto"/>
            <w:right w:val="none" w:sz="0" w:space="0" w:color="auto"/>
          </w:divBdr>
        </w:div>
        <w:div w:id="266741183">
          <w:marLeft w:val="640"/>
          <w:marRight w:val="0"/>
          <w:marTop w:val="0"/>
          <w:marBottom w:val="0"/>
          <w:divBdr>
            <w:top w:val="none" w:sz="0" w:space="0" w:color="auto"/>
            <w:left w:val="none" w:sz="0" w:space="0" w:color="auto"/>
            <w:bottom w:val="none" w:sz="0" w:space="0" w:color="auto"/>
            <w:right w:val="none" w:sz="0" w:space="0" w:color="auto"/>
          </w:divBdr>
        </w:div>
        <w:div w:id="1672180162">
          <w:marLeft w:val="640"/>
          <w:marRight w:val="0"/>
          <w:marTop w:val="0"/>
          <w:marBottom w:val="0"/>
          <w:divBdr>
            <w:top w:val="none" w:sz="0" w:space="0" w:color="auto"/>
            <w:left w:val="none" w:sz="0" w:space="0" w:color="auto"/>
            <w:bottom w:val="none" w:sz="0" w:space="0" w:color="auto"/>
            <w:right w:val="none" w:sz="0" w:space="0" w:color="auto"/>
          </w:divBdr>
        </w:div>
        <w:div w:id="160782925">
          <w:marLeft w:val="640"/>
          <w:marRight w:val="0"/>
          <w:marTop w:val="0"/>
          <w:marBottom w:val="0"/>
          <w:divBdr>
            <w:top w:val="none" w:sz="0" w:space="0" w:color="auto"/>
            <w:left w:val="none" w:sz="0" w:space="0" w:color="auto"/>
            <w:bottom w:val="none" w:sz="0" w:space="0" w:color="auto"/>
            <w:right w:val="none" w:sz="0" w:space="0" w:color="auto"/>
          </w:divBdr>
        </w:div>
        <w:div w:id="798493127">
          <w:marLeft w:val="640"/>
          <w:marRight w:val="0"/>
          <w:marTop w:val="0"/>
          <w:marBottom w:val="0"/>
          <w:divBdr>
            <w:top w:val="none" w:sz="0" w:space="0" w:color="auto"/>
            <w:left w:val="none" w:sz="0" w:space="0" w:color="auto"/>
            <w:bottom w:val="none" w:sz="0" w:space="0" w:color="auto"/>
            <w:right w:val="none" w:sz="0" w:space="0" w:color="auto"/>
          </w:divBdr>
        </w:div>
        <w:div w:id="1079132511">
          <w:marLeft w:val="640"/>
          <w:marRight w:val="0"/>
          <w:marTop w:val="0"/>
          <w:marBottom w:val="0"/>
          <w:divBdr>
            <w:top w:val="none" w:sz="0" w:space="0" w:color="auto"/>
            <w:left w:val="none" w:sz="0" w:space="0" w:color="auto"/>
            <w:bottom w:val="none" w:sz="0" w:space="0" w:color="auto"/>
            <w:right w:val="none" w:sz="0" w:space="0" w:color="auto"/>
          </w:divBdr>
        </w:div>
        <w:div w:id="1520435352">
          <w:marLeft w:val="640"/>
          <w:marRight w:val="0"/>
          <w:marTop w:val="0"/>
          <w:marBottom w:val="0"/>
          <w:divBdr>
            <w:top w:val="none" w:sz="0" w:space="0" w:color="auto"/>
            <w:left w:val="none" w:sz="0" w:space="0" w:color="auto"/>
            <w:bottom w:val="none" w:sz="0" w:space="0" w:color="auto"/>
            <w:right w:val="none" w:sz="0" w:space="0" w:color="auto"/>
          </w:divBdr>
        </w:div>
        <w:div w:id="2051880706">
          <w:marLeft w:val="640"/>
          <w:marRight w:val="0"/>
          <w:marTop w:val="0"/>
          <w:marBottom w:val="0"/>
          <w:divBdr>
            <w:top w:val="none" w:sz="0" w:space="0" w:color="auto"/>
            <w:left w:val="none" w:sz="0" w:space="0" w:color="auto"/>
            <w:bottom w:val="none" w:sz="0" w:space="0" w:color="auto"/>
            <w:right w:val="none" w:sz="0" w:space="0" w:color="auto"/>
          </w:divBdr>
        </w:div>
        <w:div w:id="1484158367">
          <w:marLeft w:val="640"/>
          <w:marRight w:val="0"/>
          <w:marTop w:val="0"/>
          <w:marBottom w:val="0"/>
          <w:divBdr>
            <w:top w:val="none" w:sz="0" w:space="0" w:color="auto"/>
            <w:left w:val="none" w:sz="0" w:space="0" w:color="auto"/>
            <w:bottom w:val="none" w:sz="0" w:space="0" w:color="auto"/>
            <w:right w:val="none" w:sz="0" w:space="0" w:color="auto"/>
          </w:divBdr>
        </w:div>
        <w:div w:id="1663312620">
          <w:marLeft w:val="640"/>
          <w:marRight w:val="0"/>
          <w:marTop w:val="0"/>
          <w:marBottom w:val="0"/>
          <w:divBdr>
            <w:top w:val="none" w:sz="0" w:space="0" w:color="auto"/>
            <w:left w:val="none" w:sz="0" w:space="0" w:color="auto"/>
            <w:bottom w:val="none" w:sz="0" w:space="0" w:color="auto"/>
            <w:right w:val="none" w:sz="0" w:space="0" w:color="auto"/>
          </w:divBdr>
        </w:div>
        <w:div w:id="1812482440">
          <w:marLeft w:val="640"/>
          <w:marRight w:val="0"/>
          <w:marTop w:val="0"/>
          <w:marBottom w:val="0"/>
          <w:divBdr>
            <w:top w:val="none" w:sz="0" w:space="0" w:color="auto"/>
            <w:left w:val="none" w:sz="0" w:space="0" w:color="auto"/>
            <w:bottom w:val="none" w:sz="0" w:space="0" w:color="auto"/>
            <w:right w:val="none" w:sz="0" w:space="0" w:color="auto"/>
          </w:divBdr>
        </w:div>
      </w:divsChild>
    </w:div>
    <w:div w:id="1543010534">
      <w:bodyDiv w:val="1"/>
      <w:marLeft w:val="0"/>
      <w:marRight w:val="0"/>
      <w:marTop w:val="0"/>
      <w:marBottom w:val="0"/>
      <w:divBdr>
        <w:top w:val="none" w:sz="0" w:space="0" w:color="auto"/>
        <w:left w:val="none" w:sz="0" w:space="0" w:color="auto"/>
        <w:bottom w:val="none" w:sz="0" w:space="0" w:color="auto"/>
        <w:right w:val="none" w:sz="0" w:space="0" w:color="auto"/>
      </w:divBdr>
      <w:divsChild>
        <w:div w:id="81803432">
          <w:marLeft w:val="640"/>
          <w:marRight w:val="0"/>
          <w:marTop w:val="0"/>
          <w:marBottom w:val="0"/>
          <w:divBdr>
            <w:top w:val="none" w:sz="0" w:space="0" w:color="auto"/>
            <w:left w:val="none" w:sz="0" w:space="0" w:color="auto"/>
            <w:bottom w:val="none" w:sz="0" w:space="0" w:color="auto"/>
            <w:right w:val="none" w:sz="0" w:space="0" w:color="auto"/>
          </w:divBdr>
        </w:div>
        <w:div w:id="83458711">
          <w:marLeft w:val="640"/>
          <w:marRight w:val="0"/>
          <w:marTop w:val="0"/>
          <w:marBottom w:val="0"/>
          <w:divBdr>
            <w:top w:val="none" w:sz="0" w:space="0" w:color="auto"/>
            <w:left w:val="none" w:sz="0" w:space="0" w:color="auto"/>
            <w:bottom w:val="none" w:sz="0" w:space="0" w:color="auto"/>
            <w:right w:val="none" w:sz="0" w:space="0" w:color="auto"/>
          </w:divBdr>
        </w:div>
        <w:div w:id="130638172">
          <w:marLeft w:val="640"/>
          <w:marRight w:val="0"/>
          <w:marTop w:val="0"/>
          <w:marBottom w:val="0"/>
          <w:divBdr>
            <w:top w:val="none" w:sz="0" w:space="0" w:color="auto"/>
            <w:left w:val="none" w:sz="0" w:space="0" w:color="auto"/>
            <w:bottom w:val="none" w:sz="0" w:space="0" w:color="auto"/>
            <w:right w:val="none" w:sz="0" w:space="0" w:color="auto"/>
          </w:divBdr>
        </w:div>
        <w:div w:id="169293389">
          <w:marLeft w:val="640"/>
          <w:marRight w:val="0"/>
          <w:marTop w:val="0"/>
          <w:marBottom w:val="0"/>
          <w:divBdr>
            <w:top w:val="none" w:sz="0" w:space="0" w:color="auto"/>
            <w:left w:val="none" w:sz="0" w:space="0" w:color="auto"/>
            <w:bottom w:val="none" w:sz="0" w:space="0" w:color="auto"/>
            <w:right w:val="none" w:sz="0" w:space="0" w:color="auto"/>
          </w:divBdr>
        </w:div>
        <w:div w:id="288708462">
          <w:marLeft w:val="640"/>
          <w:marRight w:val="0"/>
          <w:marTop w:val="0"/>
          <w:marBottom w:val="0"/>
          <w:divBdr>
            <w:top w:val="none" w:sz="0" w:space="0" w:color="auto"/>
            <w:left w:val="none" w:sz="0" w:space="0" w:color="auto"/>
            <w:bottom w:val="none" w:sz="0" w:space="0" w:color="auto"/>
            <w:right w:val="none" w:sz="0" w:space="0" w:color="auto"/>
          </w:divBdr>
        </w:div>
        <w:div w:id="305595002">
          <w:marLeft w:val="640"/>
          <w:marRight w:val="0"/>
          <w:marTop w:val="0"/>
          <w:marBottom w:val="0"/>
          <w:divBdr>
            <w:top w:val="none" w:sz="0" w:space="0" w:color="auto"/>
            <w:left w:val="none" w:sz="0" w:space="0" w:color="auto"/>
            <w:bottom w:val="none" w:sz="0" w:space="0" w:color="auto"/>
            <w:right w:val="none" w:sz="0" w:space="0" w:color="auto"/>
          </w:divBdr>
        </w:div>
        <w:div w:id="385759227">
          <w:marLeft w:val="640"/>
          <w:marRight w:val="0"/>
          <w:marTop w:val="0"/>
          <w:marBottom w:val="0"/>
          <w:divBdr>
            <w:top w:val="none" w:sz="0" w:space="0" w:color="auto"/>
            <w:left w:val="none" w:sz="0" w:space="0" w:color="auto"/>
            <w:bottom w:val="none" w:sz="0" w:space="0" w:color="auto"/>
            <w:right w:val="none" w:sz="0" w:space="0" w:color="auto"/>
          </w:divBdr>
        </w:div>
        <w:div w:id="464742488">
          <w:marLeft w:val="640"/>
          <w:marRight w:val="0"/>
          <w:marTop w:val="0"/>
          <w:marBottom w:val="0"/>
          <w:divBdr>
            <w:top w:val="none" w:sz="0" w:space="0" w:color="auto"/>
            <w:left w:val="none" w:sz="0" w:space="0" w:color="auto"/>
            <w:bottom w:val="none" w:sz="0" w:space="0" w:color="auto"/>
            <w:right w:val="none" w:sz="0" w:space="0" w:color="auto"/>
          </w:divBdr>
        </w:div>
        <w:div w:id="538125031">
          <w:marLeft w:val="640"/>
          <w:marRight w:val="0"/>
          <w:marTop w:val="0"/>
          <w:marBottom w:val="0"/>
          <w:divBdr>
            <w:top w:val="none" w:sz="0" w:space="0" w:color="auto"/>
            <w:left w:val="none" w:sz="0" w:space="0" w:color="auto"/>
            <w:bottom w:val="none" w:sz="0" w:space="0" w:color="auto"/>
            <w:right w:val="none" w:sz="0" w:space="0" w:color="auto"/>
          </w:divBdr>
        </w:div>
        <w:div w:id="588734581">
          <w:marLeft w:val="640"/>
          <w:marRight w:val="0"/>
          <w:marTop w:val="0"/>
          <w:marBottom w:val="0"/>
          <w:divBdr>
            <w:top w:val="none" w:sz="0" w:space="0" w:color="auto"/>
            <w:left w:val="none" w:sz="0" w:space="0" w:color="auto"/>
            <w:bottom w:val="none" w:sz="0" w:space="0" w:color="auto"/>
            <w:right w:val="none" w:sz="0" w:space="0" w:color="auto"/>
          </w:divBdr>
        </w:div>
        <w:div w:id="652953950">
          <w:marLeft w:val="640"/>
          <w:marRight w:val="0"/>
          <w:marTop w:val="0"/>
          <w:marBottom w:val="0"/>
          <w:divBdr>
            <w:top w:val="none" w:sz="0" w:space="0" w:color="auto"/>
            <w:left w:val="none" w:sz="0" w:space="0" w:color="auto"/>
            <w:bottom w:val="none" w:sz="0" w:space="0" w:color="auto"/>
            <w:right w:val="none" w:sz="0" w:space="0" w:color="auto"/>
          </w:divBdr>
        </w:div>
        <w:div w:id="680009266">
          <w:marLeft w:val="640"/>
          <w:marRight w:val="0"/>
          <w:marTop w:val="0"/>
          <w:marBottom w:val="0"/>
          <w:divBdr>
            <w:top w:val="none" w:sz="0" w:space="0" w:color="auto"/>
            <w:left w:val="none" w:sz="0" w:space="0" w:color="auto"/>
            <w:bottom w:val="none" w:sz="0" w:space="0" w:color="auto"/>
            <w:right w:val="none" w:sz="0" w:space="0" w:color="auto"/>
          </w:divBdr>
        </w:div>
        <w:div w:id="723407878">
          <w:marLeft w:val="640"/>
          <w:marRight w:val="0"/>
          <w:marTop w:val="0"/>
          <w:marBottom w:val="0"/>
          <w:divBdr>
            <w:top w:val="none" w:sz="0" w:space="0" w:color="auto"/>
            <w:left w:val="none" w:sz="0" w:space="0" w:color="auto"/>
            <w:bottom w:val="none" w:sz="0" w:space="0" w:color="auto"/>
            <w:right w:val="none" w:sz="0" w:space="0" w:color="auto"/>
          </w:divBdr>
        </w:div>
        <w:div w:id="773593535">
          <w:marLeft w:val="640"/>
          <w:marRight w:val="0"/>
          <w:marTop w:val="0"/>
          <w:marBottom w:val="0"/>
          <w:divBdr>
            <w:top w:val="none" w:sz="0" w:space="0" w:color="auto"/>
            <w:left w:val="none" w:sz="0" w:space="0" w:color="auto"/>
            <w:bottom w:val="none" w:sz="0" w:space="0" w:color="auto"/>
            <w:right w:val="none" w:sz="0" w:space="0" w:color="auto"/>
          </w:divBdr>
        </w:div>
        <w:div w:id="776607632">
          <w:marLeft w:val="640"/>
          <w:marRight w:val="0"/>
          <w:marTop w:val="0"/>
          <w:marBottom w:val="0"/>
          <w:divBdr>
            <w:top w:val="none" w:sz="0" w:space="0" w:color="auto"/>
            <w:left w:val="none" w:sz="0" w:space="0" w:color="auto"/>
            <w:bottom w:val="none" w:sz="0" w:space="0" w:color="auto"/>
            <w:right w:val="none" w:sz="0" w:space="0" w:color="auto"/>
          </w:divBdr>
        </w:div>
        <w:div w:id="854465477">
          <w:marLeft w:val="640"/>
          <w:marRight w:val="0"/>
          <w:marTop w:val="0"/>
          <w:marBottom w:val="0"/>
          <w:divBdr>
            <w:top w:val="none" w:sz="0" w:space="0" w:color="auto"/>
            <w:left w:val="none" w:sz="0" w:space="0" w:color="auto"/>
            <w:bottom w:val="none" w:sz="0" w:space="0" w:color="auto"/>
            <w:right w:val="none" w:sz="0" w:space="0" w:color="auto"/>
          </w:divBdr>
        </w:div>
        <w:div w:id="878933909">
          <w:marLeft w:val="640"/>
          <w:marRight w:val="0"/>
          <w:marTop w:val="0"/>
          <w:marBottom w:val="0"/>
          <w:divBdr>
            <w:top w:val="none" w:sz="0" w:space="0" w:color="auto"/>
            <w:left w:val="none" w:sz="0" w:space="0" w:color="auto"/>
            <w:bottom w:val="none" w:sz="0" w:space="0" w:color="auto"/>
            <w:right w:val="none" w:sz="0" w:space="0" w:color="auto"/>
          </w:divBdr>
        </w:div>
        <w:div w:id="927421262">
          <w:marLeft w:val="640"/>
          <w:marRight w:val="0"/>
          <w:marTop w:val="0"/>
          <w:marBottom w:val="0"/>
          <w:divBdr>
            <w:top w:val="none" w:sz="0" w:space="0" w:color="auto"/>
            <w:left w:val="none" w:sz="0" w:space="0" w:color="auto"/>
            <w:bottom w:val="none" w:sz="0" w:space="0" w:color="auto"/>
            <w:right w:val="none" w:sz="0" w:space="0" w:color="auto"/>
          </w:divBdr>
        </w:div>
        <w:div w:id="943540060">
          <w:marLeft w:val="640"/>
          <w:marRight w:val="0"/>
          <w:marTop w:val="0"/>
          <w:marBottom w:val="0"/>
          <w:divBdr>
            <w:top w:val="none" w:sz="0" w:space="0" w:color="auto"/>
            <w:left w:val="none" w:sz="0" w:space="0" w:color="auto"/>
            <w:bottom w:val="none" w:sz="0" w:space="0" w:color="auto"/>
            <w:right w:val="none" w:sz="0" w:space="0" w:color="auto"/>
          </w:divBdr>
        </w:div>
        <w:div w:id="985084559">
          <w:marLeft w:val="640"/>
          <w:marRight w:val="0"/>
          <w:marTop w:val="0"/>
          <w:marBottom w:val="0"/>
          <w:divBdr>
            <w:top w:val="none" w:sz="0" w:space="0" w:color="auto"/>
            <w:left w:val="none" w:sz="0" w:space="0" w:color="auto"/>
            <w:bottom w:val="none" w:sz="0" w:space="0" w:color="auto"/>
            <w:right w:val="none" w:sz="0" w:space="0" w:color="auto"/>
          </w:divBdr>
        </w:div>
        <w:div w:id="999622002">
          <w:marLeft w:val="640"/>
          <w:marRight w:val="0"/>
          <w:marTop w:val="0"/>
          <w:marBottom w:val="0"/>
          <w:divBdr>
            <w:top w:val="none" w:sz="0" w:space="0" w:color="auto"/>
            <w:left w:val="none" w:sz="0" w:space="0" w:color="auto"/>
            <w:bottom w:val="none" w:sz="0" w:space="0" w:color="auto"/>
            <w:right w:val="none" w:sz="0" w:space="0" w:color="auto"/>
          </w:divBdr>
        </w:div>
        <w:div w:id="1012799882">
          <w:marLeft w:val="640"/>
          <w:marRight w:val="0"/>
          <w:marTop w:val="0"/>
          <w:marBottom w:val="0"/>
          <w:divBdr>
            <w:top w:val="none" w:sz="0" w:space="0" w:color="auto"/>
            <w:left w:val="none" w:sz="0" w:space="0" w:color="auto"/>
            <w:bottom w:val="none" w:sz="0" w:space="0" w:color="auto"/>
            <w:right w:val="none" w:sz="0" w:space="0" w:color="auto"/>
          </w:divBdr>
        </w:div>
        <w:div w:id="1085221859">
          <w:marLeft w:val="640"/>
          <w:marRight w:val="0"/>
          <w:marTop w:val="0"/>
          <w:marBottom w:val="0"/>
          <w:divBdr>
            <w:top w:val="none" w:sz="0" w:space="0" w:color="auto"/>
            <w:left w:val="none" w:sz="0" w:space="0" w:color="auto"/>
            <w:bottom w:val="none" w:sz="0" w:space="0" w:color="auto"/>
            <w:right w:val="none" w:sz="0" w:space="0" w:color="auto"/>
          </w:divBdr>
        </w:div>
        <w:div w:id="1129515491">
          <w:marLeft w:val="640"/>
          <w:marRight w:val="0"/>
          <w:marTop w:val="0"/>
          <w:marBottom w:val="0"/>
          <w:divBdr>
            <w:top w:val="none" w:sz="0" w:space="0" w:color="auto"/>
            <w:left w:val="none" w:sz="0" w:space="0" w:color="auto"/>
            <w:bottom w:val="none" w:sz="0" w:space="0" w:color="auto"/>
            <w:right w:val="none" w:sz="0" w:space="0" w:color="auto"/>
          </w:divBdr>
        </w:div>
        <w:div w:id="1191262644">
          <w:marLeft w:val="640"/>
          <w:marRight w:val="0"/>
          <w:marTop w:val="0"/>
          <w:marBottom w:val="0"/>
          <w:divBdr>
            <w:top w:val="none" w:sz="0" w:space="0" w:color="auto"/>
            <w:left w:val="none" w:sz="0" w:space="0" w:color="auto"/>
            <w:bottom w:val="none" w:sz="0" w:space="0" w:color="auto"/>
            <w:right w:val="none" w:sz="0" w:space="0" w:color="auto"/>
          </w:divBdr>
        </w:div>
        <w:div w:id="1213229429">
          <w:marLeft w:val="640"/>
          <w:marRight w:val="0"/>
          <w:marTop w:val="0"/>
          <w:marBottom w:val="0"/>
          <w:divBdr>
            <w:top w:val="none" w:sz="0" w:space="0" w:color="auto"/>
            <w:left w:val="none" w:sz="0" w:space="0" w:color="auto"/>
            <w:bottom w:val="none" w:sz="0" w:space="0" w:color="auto"/>
            <w:right w:val="none" w:sz="0" w:space="0" w:color="auto"/>
          </w:divBdr>
        </w:div>
        <w:div w:id="1233661181">
          <w:marLeft w:val="640"/>
          <w:marRight w:val="0"/>
          <w:marTop w:val="0"/>
          <w:marBottom w:val="0"/>
          <w:divBdr>
            <w:top w:val="none" w:sz="0" w:space="0" w:color="auto"/>
            <w:left w:val="none" w:sz="0" w:space="0" w:color="auto"/>
            <w:bottom w:val="none" w:sz="0" w:space="0" w:color="auto"/>
            <w:right w:val="none" w:sz="0" w:space="0" w:color="auto"/>
          </w:divBdr>
        </w:div>
        <w:div w:id="1306812382">
          <w:marLeft w:val="640"/>
          <w:marRight w:val="0"/>
          <w:marTop w:val="0"/>
          <w:marBottom w:val="0"/>
          <w:divBdr>
            <w:top w:val="none" w:sz="0" w:space="0" w:color="auto"/>
            <w:left w:val="none" w:sz="0" w:space="0" w:color="auto"/>
            <w:bottom w:val="none" w:sz="0" w:space="0" w:color="auto"/>
            <w:right w:val="none" w:sz="0" w:space="0" w:color="auto"/>
          </w:divBdr>
        </w:div>
        <w:div w:id="1410957017">
          <w:marLeft w:val="640"/>
          <w:marRight w:val="0"/>
          <w:marTop w:val="0"/>
          <w:marBottom w:val="0"/>
          <w:divBdr>
            <w:top w:val="none" w:sz="0" w:space="0" w:color="auto"/>
            <w:left w:val="none" w:sz="0" w:space="0" w:color="auto"/>
            <w:bottom w:val="none" w:sz="0" w:space="0" w:color="auto"/>
            <w:right w:val="none" w:sz="0" w:space="0" w:color="auto"/>
          </w:divBdr>
        </w:div>
        <w:div w:id="1447501355">
          <w:marLeft w:val="640"/>
          <w:marRight w:val="0"/>
          <w:marTop w:val="0"/>
          <w:marBottom w:val="0"/>
          <w:divBdr>
            <w:top w:val="none" w:sz="0" w:space="0" w:color="auto"/>
            <w:left w:val="none" w:sz="0" w:space="0" w:color="auto"/>
            <w:bottom w:val="none" w:sz="0" w:space="0" w:color="auto"/>
            <w:right w:val="none" w:sz="0" w:space="0" w:color="auto"/>
          </w:divBdr>
        </w:div>
        <w:div w:id="1671130021">
          <w:marLeft w:val="640"/>
          <w:marRight w:val="0"/>
          <w:marTop w:val="0"/>
          <w:marBottom w:val="0"/>
          <w:divBdr>
            <w:top w:val="none" w:sz="0" w:space="0" w:color="auto"/>
            <w:left w:val="none" w:sz="0" w:space="0" w:color="auto"/>
            <w:bottom w:val="none" w:sz="0" w:space="0" w:color="auto"/>
            <w:right w:val="none" w:sz="0" w:space="0" w:color="auto"/>
          </w:divBdr>
        </w:div>
        <w:div w:id="1680236257">
          <w:marLeft w:val="640"/>
          <w:marRight w:val="0"/>
          <w:marTop w:val="0"/>
          <w:marBottom w:val="0"/>
          <w:divBdr>
            <w:top w:val="none" w:sz="0" w:space="0" w:color="auto"/>
            <w:left w:val="none" w:sz="0" w:space="0" w:color="auto"/>
            <w:bottom w:val="none" w:sz="0" w:space="0" w:color="auto"/>
            <w:right w:val="none" w:sz="0" w:space="0" w:color="auto"/>
          </w:divBdr>
        </w:div>
        <w:div w:id="1720862902">
          <w:marLeft w:val="640"/>
          <w:marRight w:val="0"/>
          <w:marTop w:val="0"/>
          <w:marBottom w:val="0"/>
          <w:divBdr>
            <w:top w:val="none" w:sz="0" w:space="0" w:color="auto"/>
            <w:left w:val="none" w:sz="0" w:space="0" w:color="auto"/>
            <w:bottom w:val="none" w:sz="0" w:space="0" w:color="auto"/>
            <w:right w:val="none" w:sz="0" w:space="0" w:color="auto"/>
          </w:divBdr>
        </w:div>
        <w:div w:id="1774594332">
          <w:marLeft w:val="640"/>
          <w:marRight w:val="0"/>
          <w:marTop w:val="0"/>
          <w:marBottom w:val="0"/>
          <w:divBdr>
            <w:top w:val="none" w:sz="0" w:space="0" w:color="auto"/>
            <w:left w:val="none" w:sz="0" w:space="0" w:color="auto"/>
            <w:bottom w:val="none" w:sz="0" w:space="0" w:color="auto"/>
            <w:right w:val="none" w:sz="0" w:space="0" w:color="auto"/>
          </w:divBdr>
        </w:div>
        <w:div w:id="1855683444">
          <w:marLeft w:val="640"/>
          <w:marRight w:val="0"/>
          <w:marTop w:val="0"/>
          <w:marBottom w:val="0"/>
          <w:divBdr>
            <w:top w:val="none" w:sz="0" w:space="0" w:color="auto"/>
            <w:left w:val="none" w:sz="0" w:space="0" w:color="auto"/>
            <w:bottom w:val="none" w:sz="0" w:space="0" w:color="auto"/>
            <w:right w:val="none" w:sz="0" w:space="0" w:color="auto"/>
          </w:divBdr>
        </w:div>
        <w:div w:id="1870222008">
          <w:marLeft w:val="640"/>
          <w:marRight w:val="0"/>
          <w:marTop w:val="0"/>
          <w:marBottom w:val="0"/>
          <w:divBdr>
            <w:top w:val="none" w:sz="0" w:space="0" w:color="auto"/>
            <w:left w:val="none" w:sz="0" w:space="0" w:color="auto"/>
            <w:bottom w:val="none" w:sz="0" w:space="0" w:color="auto"/>
            <w:right w:val="none" w:sz="0" w:space="0" w:color="auto"/>
          </w:divBdr>
        </w:div>
        <w:div w:id="1898593057">
          <w:marLeft w:val="640"/>
          <w:marRight w:val="0"/>
          <w:marTop w:val="0"/>
          <w:marBottom w:val="0"/>
          <w:divBdr>
            <w:top w:val="none" w:sz="0" w:space="0" w:color="auto"/>
            <w:left w:val="none" w:sz="0" w:space="0" w:color="auto"/>
            <w:bottom w:val="none" w:sz="0" w:space="0" w:color="auto"/>
            <w:right w:val="none" w:sz="0" w:space="0" w:color="auto"/>
          </w:divBdr>
        </w:div>
        <w:div w:id="1992251911">
          <w:marLeft w:val="640"/>
          <w:marRight w:val="0"/>
          <w:marTop w:val="0"/>
          <w:marBottom w:val="0"/>
          <w:divBdr>
            <w:top w:val="none" w:sz="0" w:space="0" w:color="auto"/>
            <w:left w:val="none" w:sz="0" w:space="0" w:color="auto"/>
            <w:bottom w:val="none" w:sz="0" w:space="0" w:color="auto"/>
            <w:right w:val="none" w:sz="0" w:space="0" w:color="auto"/>
          </w:divBdr>
        </w:div>
        <w:div w:id="2020808996">
          <w:marLeft w:val="640"/>
          <w:marRight w:val="0"/>
          <w:marTop w:val="0"/>
          <w:marBottom w:val="0"/>
          <w:divBdr>
            <w:top w:val="none" w:sz="0" w:space="0" w:color="auto"/>
            <w:left w:val="none" w:sz="0" w:space="0" w:color="auto"/>
            <w:bottom w:val="none" w:sz="0" w:space="0" w:color="auto"/>
            <w:right w:val="none" w:sz="0" w:space="0" w:color="auto"/>
          </w:divBdr>
        </w:div>
        <w:div w:id="2039767635">
          <w:marLeft w:val="640"/>
          <w:marRight w:val="0"/>
          <w:marTop w:val="0"/>
          <w:marBottom w:val="0"/>
          <w:divBdr>
            <w:top w:val="none" w:sz="0" w:space="0" w:color="auto"/>
            <w:left w:val="none" w:sz="0" w:space="0" w:color="auto"/>
            <w:bottom w:val="none" w:sz="0" w:space="0" w:color="auto"/>
            <w:right w:val="none" w:sz="0" w:space="0" w:color="auto"/>
          </w:divBdr>
        </w:div>
        <w:div w:id="2042321931">
          <w:marLeft w:val="640"/>
          <w:marRight w:val="0"/>
          <w:marTop w:val="0"/>
          <w:marBottom w:val="0"/>
          <w:divBdr>
            <w:top w:val="none" w:sz="0" w:space="0" w:color="auto"/>
            <w:left w:val="none" w:sz="0" w:space="0" w:color="auto"/>
            <w:bottom w:val="none" w:sz="0" w:space="0" w:color="auto"/>
            <w:right w:val="none" w:sz="0" w:space="0" w:color="auto"/>
          </w:divBdr>
        </w:div>
        <w:div w:id="2064326551">
          <w:marLeft w:val="640"/>
          <w:marRight w:val="0"/>
          <w:marTop w:val="0"/>
          <w:marBottom w:val="0"/>
          <w:divBdr>
            <w:top w:val="none" w:sz="0" w:space="0" w:color="auto"/>
            <w:left w:val="none" w:sz="0" w:space="0" w:color="auto"/>
            <w:bottom w:val="none" w:sz="0" w:space="0" w:color="auto"/>
            <w:right w:val="none" w:sz="0" w:space="0" w:color="auto"/>
          </w:divBdr>
        </w:div>
        <w:div w:id="2066290461">
          <w:marLeft w:val="640"/>
          <w:marRight w:val="0"/>
          <w:marTop w:val="0"/>
          <w:marBottom w:val="0"/>
          <w:divBdr>
            <w:top w:val="none" w:sz="0" w:space="0" w:color="auto"/>
            <w:left w:val="none" w:sz="0" w:space="0" w:color="auto"/>
            <w:bottom w:val="none" w:sz="0" w:space="0" w:color="auto"/>
            <w:right w:val="none" w:sz="0" w:space="0" w:color="auto"/>
          </w:divBdr>
        </w:div>
        <w:div w:id="2072799950">
          <w:marLeft w:val="640"/>
          <w:marRight w:val="0"/>
          <w:marTop w:val="0"/>
          <w:marBottom w:val="0"/>
          <w:divBdr>
            <w:top w:val="none" w:sz="0" w:space="0" w:color="auto"/>
            <w:left w:val="none" w:sz="0" w:space="0" w:color="auto"/>
            <w:bottom w:val="none" w:sz="0" w:space="0" w:color="auto"/>
            <w:right w:val="none" w:sz="0" w:space="0" w:color="auto"/>
          </w:divBdr>
        </w:div>
        <w:div w:id="2073189984">
          <w:marLeft w:val="640"/>
          <w:marRight w:val="0"/>
          <w:marTop w:val="0"/>
          <w:marBottom w:val="0"/>
          <w:divBdr>
            <w:top w:val="none" w:sz="0" w:space="0" w:color="auto"/>
            <w:left w:val="none" w:sz="0" w:space="0" w:color="auto"/>
            <w:bottom w:val="none" w:sz="0" w:space="0" w:color="auto"/>
            <w:right w:val="none" w:sz="0" w:space="0" w:color="auto"/>
          </w:divBdr>
        </w:div>
        <w:div w:id="2105615491">
          <w:marLeft w:val="640"/>
          <w:marRight w:val="0"/>
          <w:marTop w:val="0"/>
          <w:marBottom w:val="0"/>
          <w:divBdr>
            <w:top w:val="none" w:sz="0" w:space="0" w:color="auto"/>
            <w:left w:val="none" w:sz="0" w:space="0" w:color="auto"/>
            <w:bottom w:val="none" w:sz="0" w:space="0" w:color="auto"/>
            <w:right w:val="none" w:sz="0" w:space="0" w:color="auto"/>
          </w:divBdr>
        </w:div>
        <w:div w:id="2120564097">
          <w:marLeft w:val="640"/>
          <w:marRight w:val="0"/>
          <w:marTop w:val="0"/>
          <w:marBottom w:val="0"/>
          <w:divBdr>
            <w:top w:val="none" w:sz="0" w:space="0" w:color="auto"/>
            <w:left w:val="none" w:sz="0" w:space="0" w:color="auto"/>
            <w:bottom w:val="none" w:sz="0" w:space="0" w:color="auto"/>
            <w:right w:val="none" w:sz="0" w:space="0" w:color="auto"/>
          </w:divBdr>
        </w:div>
      </w:divsChild>
    </w:div>
    <w:div w:id="1543135505">
      <w:marLeft w:val="640"/>
      <w:marRight w:val="0"/>
      <w:marTop w:val="0"/>
      <w:marBottom w:val="0"/>
      <w:divBdr>
        <w:top w:val="none" w:sz="0" w:space="0" w:color="auto"/>
        <w:left w:val="none" w:sz="0" w:space="0" w:color="auto"/>
        <w:bottom w:val="none" w:sz="0" w:space="0" w:color="auto"/>
        <w:right w:val="none" w:sz="0" w:space="0" w:color="auto"/>
      </w:divBdr>
    </w:div>
    <w:div w:id="1543201577">
      <w:marLeft w:val="640"/>
      <w:marRight w:val="0"/>
      <w:marTop w:val="0"/>
      <w:marBottom w:val="0"/>
      <w:divBdr>
        <w:top w:val="none" w:sz="0" w:space="0" w:color="auto"/>
        <w:left w:val="none" w:sz="0" w:space="0" w:color="auto"/>
        <w:bottom w:val="none" w:sz="0" w:space="0" w:color="auto"/>
        <w:right w:val="none" w:sz="0" w:space="0" w:color="auto"/>
      </w:divBdr>
    </w:div>
    <w:div w:id="1543321480">
      <w:bodyDiv w:val="1"/>
      <w:marLeft w:val="0"/>
      <w:marRight w:val="0"/>
      <w:marTop w:val="0"/>
      <w:marBottom w:val="0"/>
      <w:divBdr>
        <w:top w:val="none" w:sz="0" w:space="0" w:color="auto"/>
        <w:left w:val="none" w:sz="0" w:space="0" w:color="auto"/>
        <w:bottom w:val="none" w:sz="0" w:space="0" w:color="auto"/>
        <w:right w:val="none" w:sz="0" w:space="0" w:color="auto"/>
      </w:divBdr>
      <w:divsChild>
        <w:div w:id="467211730">
          <w:marLeft w:val="640"/>
          <w:marRight w:val="0"/>
          <w:marTop w:val="0"/>
          <w:marBottom w:val="0"/>
          <w:divBdr>
            <w:top w:val="none" w:sz="0" w:space="0" w:color="auto"/>
            <w:left w:val="none" w:sz="0" w:space="0" w:color="auto"/>
            <w:bottom w:val="none" w:sz="0" w:space="0" w:color="auto"/>
            <w:right w:val="none" w:sz="0" w:space="0" w:color="auto"/>
          </w:divBdr>
        </w:div>
        <w:div w:id="456140280">
          <w:marLeft w:val="640"/>
          <w:marRight w:val="0"/>
          <w:marTop w:val="0"/>
          <w:marBottom w:val="0"/>
          <w:divBdr>
            <w:top w:val="none" w:sz="0" w:space="0" w:color="auto"/>
            <w:left w:val="none" w:sz="0" w:space="0" w:color="auto"/>
            <w:bottom w:val="none" w:sz="0" w:space="0" w:color="auto"/>
            <w:right w:val="none" w:sz="0" w:space="0" w:color="auto"/>
          </w:divBdr>
        </w:div>
        <w:div w:id="946624421">
          <w:marLeft w:val="640"/>
          <w:marRight w:val="0"/>
          <w:marTop w:val="0"/>
          <w:marBottom w:val="0"/>
          <w:divBdr>
            <w:top w:val="none" w:sz="0" w:space="0" w:color="auto"/>
            <w:left w:val="none" w:sz="0" w:space="0" w:color="auto"/>
            <w:bottom w:val="none" w:sz="0" w:space="0" w:color="auto"/>
            <w:right w:val="none" w:sz="0" w:space="0" w:color="auto"/>
          </w:divBdr>
        </w:div>
        <w:div w:id="1449659687">
          <w:marLeft w:val="640"/>
          <w:marRight w:val="0"/>
          <w:marTop w:val="0"/>
          <w:marBottom w:val="0"/>
          <w:divBdr>
            <w:top w:val="none" w:sz="0" w:space="0" w:color="auto"/>
            <w:left w:val="none" w:sz="0" w:space="0" w:color="auto"/>
            <w:bottom w:val="none" w:sz="0" w:space="0" w:color="auto"/>
            <w:right w:val="none" w:sz="0" w:space="0" w:color="auto"/>
          </w:divBdr>
        </w:div>
        <w:div w:id="685597070">
          <w:marLeft w:val="640"/>
          <w:marRight w:val="0"/>
          <w:marTop w:val="0"/>
          <w:marBottom w:val="0"/>
          <w:divBdr>
            <w:top w:val="none" w:sz="0" w:space="0" w:color="auto"/>
            <w:left w:val="none" w:sz="0" w:space="0" w:color="auto"/>
            <w:bottom w:val="none" w:sz="0" w:space="0" w:color="auto"/>
            <w:right w:val="none" w:sz="0" w:space="0" w:color="auto"/>
          </w:divBdr>
        </w:div>
        <w:div w:id="1614555323">
          <w:marLeft w:val="640"/>
          <w:marRight w:val="0"/>
          <w:marTop w:val="0"/>
          <w:marBottom w:val="0"/>
          <w:divBdr>
            <w:top w:val="none" w:sz="0" w:space="0" w:color="auto"/>
            <w:left w:val="none" w:sz="0" w:space="0" w:color="auto"/>
            <w:bottom w:val="none" w:sz="0" w:space="0" w:color="auto"/>
            <w:right w:val="none" w:sz="0" w:space="0" w:color="auto"/>
          </w:divBdr>
        </w:div>
        <w:div w:id="1301107244">
          <w:marLeft w:val="640"/>
          <w:marRight w:val="0"/>
          <w:marTop w:val="0"/>
          <w:marBottom w:val="0"/>
          <w:divBdr>
            <w:top w:val="none" w:sz="0" w:space="0" w:color="auto"/>
            <w:left w:val="none" w:sz="0" w:space="0" w:color="auto"/>
            <w:bottom w:val="none" w:sz="0" w:space="0" w:color="auto"/>
            <w:right w:val="none" w:sz="0" w:space="0" w:color="auto"/>
          </w:divBdr>
        </w:div>
        <w:div w:id="316693644">
          <w:marLeft w:val="640"/>
          <w:marRight w:val="0"/>
          <w:marTop w:val="0"/>
          <w:marBottom w:val="0"/>
          <w:divBdr>
            <w:top w:val="none" w:sz="0" w:space="0" w:color="auto"/>
            <w:left w:val="none" w:sz="0" w:space="0" w:color="auto"/>
            <w:bottom w:val="none" w:sz="0" w:space="0" w:color="auto"/>
            <w:right w:val="none" w:sz="0" w:space="0" w:color="auto"/>
          </w:divBdr>
        </w:div>
        <w:div w:id="960838261">
          <w:marLeft w:val="640"/>
          <w:marRight w:val="0"/>
          <w:marTop w:val="0"/>
          <w:marBottom w:val="0"/>
          <w:divBdr>
            <w:top w:val="none" w:sz="0" w:space="0" w:color="auto"/>
            <w:left w:val="none" w:sz="0" w:space="0" w:color="auto"/>
            <w:bottom w:val="none" w:sz="0" w:space="0" w:color="auto"/>
            <w:right w:val="none" w:sz="0" w:space="0" w:color="auto"/>
          </w:divBdr>
        </w:div>
        <w:div w:id="1170829999">
          <w:marLeft w:val="640"/>
          <w:marRight w:val="0"/>
          <w:marTop w:val="0"/>
          <w:marBottom w:val="0"/>
          <w:divBdr>
            <w:top w:val="none" w:sz="0" w:space="0" w:color="auto"/>
            <w:left w:val="none" w:sz="0" w:space="0" w:color="auto"/>
            <w:bottom w:val="none" w:sz="0" w:space="0" w:color="auto"/>
            <w:right w:val="none" w:sz="0" w:space="0" w:color="auto"/>
          </w:divBdr>
        </w:div>
        <w:div w:id="51318688">
          <w:marLeft w:val="640"/>
          <w:marRight w:val="0"/>
          <w:marTop w:val="0"/>
          <w:marBottom w:val="0"/>
          <w:divBdr>
            <w:top w:val="none" w:sz="0" w:space="0" w:color="auto"/>
            <w:left w:val="none" w:sz="0" w:space="0" w:color="auto"/>
            <w:bottom w:val="none" w:sz="0" w:space="0" w:color="auto"/>
            <w:right w:val="none" w:sz="0" w:space="0" w:color="auto"/>
          </w:divBdr>
        </w:div>
        <w:div w:id="903106727">
          <w:marLeft w:val="640"/>
          <w:marRight w:val="0"/>
          <w:marTop w:val="0"/>
          <w:marBottom w:val="0"/>
          <w:divBdr>
            <w:top w:val="none" w:sz="0" w:space="0" w:color="auto"/>
            <w:left w:val="none" w:sz="0" w:space="0" w:color="auto"/>
            <w:bottom w:val="none" w:sz="0" w:space="0" w:color="auto"/>
            <w:right w:val="none" w:sz="0" w:space="0" w:color="auto"/>
          </w:divBdr>
        </w:div>
        <w:div w:id="136150778">
          <w:marLeft w:val="640"/>
          <w:marRight w:val="0"/>
          <w:marTop w:val="0"/>
          <w:marBottom w:val="0"/>
          <w:divBdr>
            <w:top w:val="none" w:sz="0" w:space="0" w:color="auto"/>
            <w:left w:val="none" w:sz="0" w:space="0" w:color="auto"/>
            <w:bottom w:val="none" w:sz="0" w:space="0" w:color="auto"/>
            <w:right w:val="none" w:sz="0" w:space="0" w:color="auto"/>
          </w:divBdr>
        </w:div>
        <w:div w:id="67534220">
          <w:marLeft w:val="640"/>
          <w:marRight w:val="0"/>
          <w:marTop w:val="0"/>
          <w:marBottom w:val="0"/>
          <w:divBdr>
            <w:top w:val="none" w:sz="0" w:space="0" w:color="auto"/>
            <w:left w:val="none" w:sz="0" w:space="0" w:color="auto"/>
            <w:bottom w:val="none" w:sz="0" w:space="0" w:color="auto"/>
            <w:right w:val="none" w:sz="0" w:space="0" w:color="auto"/>
          </w:divBdr>
        </w:div>
        <w:div w:id="1435594903">
          <w:marLeft w:val="640"/>
          <w:marRight w:val="0"/>
          <w:marTop w:val="0"/>
          <w:marBottom w:val="0"/>
          <w:divBdr>
            <w:top w:val="none" w:sz="0" w:space="0" w:color="auto"/>
            <w:left w:val="none" w:sz="0" w:space="0" w:color="auto"/>
            <w:bottom w:val="none" w:sz="0" w:space="0" w:color="auto"/>
            <w:right w:val="none" w:sz="0" w:space="0" w:color="auto"/>
          </w:divBdr>
        </w:div>
        <w:div w:id="1393429016">
          <w:marLeft w:val="640"/>
          <w:marRight w:val="0"/>
          <w:marTop w:val="0"/>
          <w:marBottom w:val="0"/>
          <w:divBdr>
            <w:top w:val="none" w:sz="0" w:space="0" w:color="auto"/>
            <w:left w:val="none" w:sz="0" w:space="0" w:color="auto"/>
            <w:bottom w:val="none" w:sz="0" w:space="0" w:color="auto"/>
            <w:right w:val="none" w:sz="0" w:space="0" w:color="auto"/>
          </w:divBdr>
        </w:div>
        <w:div w:id="1344674559">
          <w:marLeft w:val="640"/>
          <w:marRight w:val="0"/>
          <w:marTop w:val="0"/>
          <w:marBottom w:val="0"/>
          <w:divBdr>
            <w:top w:val="none" w:sz="0" w:space="0" w:color="auto"/>
            <w:left w:val="none" w:sz="0" w:space="0" w:color="auto"/>
            <w:bottom w:val="none" w:sz="0" w:space="0" w:color="auto"/>
            <w:right w:val="none" w:sz="0" w:space="0" w:color="auto"/>
          </w:divBdr>
        </w:div>
        <w:div w:id="73549759">
          <w:marLeft w:val="640"/>
          <w:marRight w:val="0"/>
          <w:marTop w:val="0"/>
          <w:marBottom w:val="0"/>
          <w:divBdr>
            <w:top w:val="none" w:sz="0" w:space="0" w:color="auto"/>
            <w:left w:val="none" w:sz="0" w:space="0" w:color="auto"/>
            <w:bottom w:val="none" w:sz="0" w:space="0" w:color="auto"/>
            <w:right w:val="none" w:sz="0" w:space="0" w:color="auto"/>
          </w:divBdr>
        </w:div>
        <w:div w:id="1550997184">
          <w:marLeft w:val="640"/>
          <w:marRight w:val="0"/>
          <w:marTop w:val="0"/>
          <w:marBottom w:val="0"/>
          <w:divBdr>
            <w:top w:val="none" w:sz="0" w:space="0" w:color="auto"/>
            <w:left w:val="none" w:sz="0" w:space="0" w:color="auto"/>
            <w:bottom w:val="none" w:sz="0" w:space="0" w:color="auto"/>
            <w:right w:val="none" w:sz="0" w:space="0" w:color="auto"/>
          </w:divBdr>
        </w:div>
        <w:div w:id="1223712084">
          <w:marLeft w:val="640"/>
          <w:marRight w:val="0"/>
          <w:marTop w:val="0"/>
          <w:marBottom w:val="0"/>
          <w:divBdr>
            <w:top w:val="none" w:sz="0" w:space="0" w:color="auto"/>
            <w:left w:val="none" w:sz="0" w:space="0" w:color="auto"/>
            <w:bottom w:val="none" w:sz="0" w:space="0" w:color="auto"/>
            <w:right w:val="none" w:sz="0" w:space="0" w:color="auto"/>
          </w:divBdr>
        </w:div>
        <w:div w:id="2057121538">
          <w:marLeft w:val="640"/>
          <w:marRight w:val="0"/>
          <w:marTop w:val="0"/>
          <w:marBottom w:val="0"/>
          <w:divBdr>
            <w:top w:val="none" w:sz="0" w:space="0" w:color="auto"/>
            <w:left w:val="none" w:sz="0" w:space="0" w:color="auto"/>
            <w:bottom w:val="none" w:sz="0" w:space="0" w:color="auto"/>
            <w:right w:val="none" w:sz="0" w:space="0" w:color="auto"/>
          </w:divBdr>
        </w:div>
        <w:div w:id="1432555777">
          <w:marLeft w:val="640"/>
          <w:marRight w:val="0"/>
          <w:marTop w:val="0"/>
          <w:marBottom w:val="0"/>
          <w:divBdr>
            <w:top w:val="none" w:sz="0" w:space="0" w:color="auto"/>
            <w:left w:val="none" w:sz="0" w:space="0" w:color="auto"/>
            <w:bottom w:val="none" w:sz="0" w:space="0" w:color="auto"/>
            <w:right w:val="none" w:sz="0" w:space="0" w:color="auto"/>
          </w:divBdr>
        </w:div>
        <w:div w:id="1928226728">
          <w:marLeft w:val="640"/>
          <w:marRight w:val="0"/>
          <w:marTop w:val="0"/>
          <w:marBottom w:val="0"/>
          <w:divBdr>
            <w:top w:val="none" w:sz="0" w:space="0" w:color="auto"/>
            <w:left w:val="none" w:sz="0" w:space="0" w:color="auto"/>
            <w:bottom w:val="none" w:sz="0" w:space="0" w:color="auto"/>
            <w:right w:val="none" w:sz="0" w:space="0" w:color="auto"/>
          </w:divBdr>
        </w:div>
        <w:div w:id="1042170258">
          <w:marLeft w:val="640"/>
          <w:marRight w:val="0"/>
          <w:marTop w:val="0"/>
          <w:marBottom w:val="0"/>
          <w:divBdr>
            <w:top w:val="none" w:sz="0" w:space="0" w:color="auto"/>
            <w:left w:val="none" w:sz="0" w:space="0" w:color="auto"/>
            <w:bottom w:val="none" w:sz="0" w:space="0" w:color="auto"/>
            <w:right w:val="none" w:sz="0" w:space="0" w:color="auto"/>
          </w:divBdr>
        </w:div>
        <w:div w:id="1552690677">
          <w:marLeft w:val="640"/>
          <w:marRight w:val="0"/>
          <w:marTop w:val="0"/>
          <w:marBottom w:val="0"/>
          <w:divBdr>
            <w:top w:val="none" w:sz="0" w:space="0" w:color="auto"/>
            <w:left w:val="none" w:sz="0" w:space="0" w:color="auto"/>
            <w:bottom w:val="none" w:sz="0" w:space="0" w:color="auto"/>
            <w:right w:val="none" w:sz="0" w:space="0" w:color="auto"/>
          </w:divBdr>
        </w:div>
        <w:div w:id="223565745">
          <w:marLeft w:val="640"/>
          <w:marRight w:val="0"/>
          <w:marTop w:val="0"/>
          <w:marBottom w:val="0"/>
          <w:divBdr>
            <w:top w:val="none" w:sz="0" w:space="0" w:color="auto"/>
            <w:left w:val="none" w:sz="0" w:space="0" w:color="auto"/>
            <w:bottom w:val="none" w:sz="0" w:space="0" w:color="auto"/>
            <w:right w:val="none" w:sz="0" w:space="0" w:color="auto"/>
          </w:divBdr>
        </w:div>
        <w:div w:id="997883368">
          <w:marLeft w:val="640"/>
          <w:marRight w:val="0"/>
          <w:marTop w:val="0"/>
          <w:marBottom w:val="0"/>
          <w:divBdr>
            <w:top w:val="none" w:sz="0" w:space="0" w:color="auto"/>
            <w:left w:val="none" w:sz="0" w:space="0" w:color="auto"/>
            <w:bottom w:val="none" w:sz="0" w:space="0" w:color="auto"/>
            <w:right w:val="none" w:sz="0" w:space="0" w:color="auto"/>
          </w:divBdr>
        </w:div>
        <w:div w:id="186525974">
          <w:marLeft w:val="640"/>
          <w:marRight w:val="0"/>
          <w:marTop w:val="0"/>
          <w:marBottom w:val="0"/>
          <w:divBdr>
            <w:top w:val="none" w:sz="0" w:space="0" w:color="auto"/>
            <w:left w:val="none" w:sz="0" w:space="0" w:color="auto"/>
            <w:bottom w:val="none" w:sz="0" w:space="0" w:color="auto"/>
            <w:right w:val="none" w:sz="0" w:space="0" w:color="auto"/>
          </w:divBdr>
        </w:div>
        <w:div w:id="21788337">
          <w:marLeft w:val="640"/>
          <w:marRight w:val="0"/>
          <w:marTop w:val="0"/>
          <w:marBottom w:val="0"/>
          <w:divBdr>
            <w:top w:val="none" w:sz="0" w:space="0" w:color="auto"/>
            <w:left w:val="none" w:sz="0" w:space="0" w:color="auto"/>
            <w:bottom w:val="none" w:sz="0" w:space="0" w:color="auto"/>
            <w:right w:val="none" w:sz="0" w:space="0" w:color="auto"/>
          </w:divBdr>
        </w:div>
        <w:div w:id="18550528">
          <w:marLeft w:val="640"/>
          <w:marRight w:val="0"/>
          <w:marTop w:val="0"/>
          <w:marBottom w:val="0"/>
          <w:divBdr>
            <w:top w:val="none" w:sz="0" w:space="0" w:color="auto"/>
            <w:left w:val="none" w:sz="0" w:space="0" w:color="auto"/>
            <w:bottom w:val="none" w:sz="0" w:space="0" w:color="auto"/>
            <w:right w:val="none" w:sz="0" w:space="0" w:color="auto"/>
          </w:divBdr>
        </w:div>
        <w:div w:id="2075810765">
          <w:marLeft w:val="640"/>
          <w:marRight w:val="0"/>
          <w:marTop w:val="0"/>
          <w:marBottom w:val="0"/>
          <w:divBdr>
            <w:top w:val="none" w:sz="0" w:space="0" w:color="auto"/>
            <w:left w:val="none" w:sz="0" w:space="0" w:color="auto"/>
            <w:bottom w:val="none" w:sz="0" w:space="0" w:color="auto"/>
            <w:right w:val="none" w:sz="0" w:space="0" w:color="auto"/>
          </w:divBdr>
        </w:div>
        <w:div w:id="914245671">
          <w:marLeft w:val="640"/>
          <w:marRight w:val="0"/>
          <w:marTop w:val="0"/>
          <w:marBottom w:val="0"/>
          <w:divBdr>
            <w:top w:val="none" w:sz="0" w:space="0" w:color="auto"/>
            <w:left w:val="none" w:sz="0" w:space="0" w:color="auto"/>
            <w:bottom w:val="none" w:sz="0" w:space="0" w:color="auto"/>
            <w:right w:val="none" w:sz="0" w:space="0" w:color="auto"/>
          </w:divBdr>
        </w:div>
        <w:div w:id="138808872">
          <w:marLeft w:val="640"/>
          <w:marRight w:val="0"/>
          <w:marTop w:val="0"/>
          <w:marBottom w:val="0"/>
          <w:divBdr>
            <w:top w:val="none" w:sz="0" w:space="0" w:color="auto"/>
            <w:left w:val="none" w:sz="0" w:space="0" w:color="auto"/>
            <w:bottom w:val="none" w:sz="0" w:space="0" w:color="auto"/>
            <w:right w:val="none" w:sz="0" w:space="0" w:color="auto"/>
          </w:divBdr>
        </w:div>
        <w:div w:id="723138987">
          <w:marLeft w:val="640"/>
          <w:marRight w:val="0"/>
          <w:marTop w:val="0"/>
          <w:marBottom w:val="0"/>
          <w:divBdr>
            <w:top w:val="none" w:sz="0" w:space="0" w:color="auto"/>
            <w:left w:val="none" w:sz="0" w:space="0" w:color="auto"/>
            <w:bottom w:val="none" w:sz="0" w:space="0" w:color="auto"/>
            <w:right w:val="none" w:sz="0" w:space="0" w:color="auto"/>
          </w:divBdr>
        </w:div>
        <w:div w:id="879365088">
          <w:marLeft w:val="640"/>
          <w:marRight w:val="0"/>
          <w:marTop w:val="0"/>
          <w:marBottom w:val="0"/>
          <w:divBdr>
            <w:top w:val="none" w:sz="0" w:space="0" w:color="auto"/>
            <w:left w:val="none" w:sz="0" w:space="0" w:color="auto"/>
            <w:bottom w:val="none" w:sz="0" w:space="0" w:color="auto"/>
            <w:right w:val="none" w:sz="0" w:space="0" w:color="auto"/>
          </w:divBdr>
        </w:div>
        <w:div w:id="878278892">
          <w:marLeft w:val="640"/>
          <w:marRight w:val="0"/>
          <w:marTop w:val="0"/>
          <w:marBottom w:val="0"/>
          <w:divBdr>
            <w:top w:val="none" w:sz="0" w:space="0" w:color="auto"/>
            <w:left w:val="none" w:sz="0" w:space="0" w:color="auto"/>
            <w:bottom w:val="none" w:sz="0" w:space="0" w:color="auto"/>
            <w:right w:val="none" w:sz="0" w:space="0" w:color="auto"/>
          </w:divBdr>
        </w:div>
        <w:div w:id="142888500">
          <w:marLeft w:val="640"/>
          <w:marRight w:val="0"/>
          <w:marTop w:val="0"/>
          <w:marBottom w:val="0"/>
          <w:divBdr>
            <w:top w:val="none" w:sz="0" w:space="0" w:color="auto"/>
            <w:left w:val="none" w:sz="0" w:space="0" w:color="auto"/>
            <w:bottom w:val="none" w:sz="0" w:space="0" w:color="auto"/>
            <w:right w:val="none" w:sz="0" w:space="0" w:color="auto"/>
          </w:divBdr>
        </w:div>
        <w:div w:id="556548851">
          <w:marLeft w:val="640"/>
          <w:marRight w:val="0"/>
          <w:marTop w:val="0"/>
          <w:marBottom w:val="0"/>
          <w:divBdr>
            <w:top w:val="none" w:sz="0" w:space="0" w:color="auto"/>
            <w:left w:val="none" w:sz="0" w:space="0" w:color="auto"/>
            <w:bottom w:val="none" w:sz="0" w:space="0" w:color="auto"/>
            <w:right w:val="none" w:sz="0" w:space="0" w:color="auto"/>
          </w:divBdr>
        </w:div>
        <w:div w:id="1529021506">
          <w:marLeft w:val="640"/>
          <w:marRight w:val="0"/>
          <w:marTop w:val="0"/>
          <w:marBottom w:val="0"/>
          <w:divBdr>
            <w:top w:val="none" w:sz="0" w:space="0" w:color="auto"/>
            <w:left w:val="none" w:sz="0" w:space="0" w:color="auto"/>
            <w:bottom w:val="none" w:sz="0" w:space="0" w:color="auto"/>
            <w:right w:val="none" w:sz="0" w:space="0" w:color="auto"/>
          </w:divBdr>
        </w:div>
        <w:div w:id="2120176181">
          <w:marLeft w:val="640"/>
          <w:marRight w:val="0"/>
          <w:marTop w:val="0"/>
          <w:marBottom w:val="0"/>
          <w:divBdr>
            <w:top w:val="none" w:sz="0" w:space="0" w:color="auto"/>
            <w:left w:val="none" w:sz="0" w:space="0" w:color="auto"/>
            <w:bottom w:val="none" w:sz="0" w:space="0" w:color="auto"/>
            <w:right w:val="none" w:sz="0" w:space="0" w:color="auto"/>
          </w:divBdr>
        </w:div>
        <w:div w:id="258411199">
          <w:marLeft w:val="640"/>
          <w:marRight w:val="0"/>
          <w:marTop w:val="0"/>
          <w:marBottom w:val="0"/>
          <w:divBdr>
            <w:top w:val="none" w:sz="0" w:space="0" w:color="auto"/>
            <w:left w:val="none" w:sz="0" w:space="0" w:color="auto"/>
            <w:bottom w:val="none" w:sz="0" w:space="0" w:color="auto"/>
            <w:right w:val="none" w:sz="0" w:space="0" w:color="auto"/>
          </w:divBdr>
        </w:div>
        <w:div w:id="1902011459">
          <w:marLeft w:val="640"/>
          <w:marRight w:val="0"/>
          <w:marTop w:val="0"/>
          <w:marBottom w:val="0"/>
          <w:divBdr>
            <w:top w:val="none" w:sz="0" w:space="0" w:color="auto"/>
            <w:left w:val="none" w:sz="0" w:space="0" w:color="auto"/>
            <w:bottom w:val="none" w:sz="0" w:space="0" w:color="auto"/>
            <w:right w:val="none" w:sz="0" w:space="0" w:color="auto"/>
          </w:divBdr>
        </w:div>
        <w:div w:id="31806159">
          <w:marLeft w:val="640"/>
          <w:marRight w:val="0"/>
          <w:marTop w:val="0"/>
          <w:marBottom w:val="0"/>
          <w:divBdr>
            <w:top w:val="none" w:sz="0" w:space="0" w:color="auto"/>
            <w:left w:val="none" w:sz="0" w:space="0" w:color="auto"/>
            <w:bottom w:val="none" w:sz="0" w:space="0" w:color="auto"/>
            <w:right w:val="none" w:sz="0" w:space="0" w:color="auto"/>
          </w:divBdr>
        </w:div>
        <w:div w:id="424352557">
          <w:marLeft w:val="640"/>
          <w:marRight w:val="0"/>
          <w:marTop w:val="0"/>
          <w:marBottom w:val="0"/>
          <w:divBdr>
            <w:top w:val="none" w:sz="0" w:space="0" w:color="auto"/>
            <w:left w:val="none" w:sz="0" w:space="0" w:color="auto"/>
            <w:bottom w:val="none" w:sz="0" w:space="0" w:color="auto"/>
            <w:right w:val="none" w:sz="0" w:space="0" w:color="auto"/>
          </w:divBdr>
        </w:div>
        <w:div w:id="455300257">
          <w:marLeft w:val="640"/>
          <w:marRight w:val="0"/>
          <w:marTop w:val="0"/>
          <w:marBottom w:val="0"/>
          <w:divBdr>
            <w:top w:val="none" w:sz="0" w:space="0" w:color="auto"/>
            <w:left w:val="none" w:sz="0" w:space="0" w:color="auto"/>
            <w:bottom w:val="none" w:sz="0" w:space="0" w:color="auto"/>
            <w:right w:val="none" w:sz="0" w:space="0" w:color="auto"/>
          </w:divBdr>
        </w:div>
        <w:div w:id="2015063917">
          <w:marLeft w:val="640"/>
          <w:marRight w:val="0"/>
          <w:marTop w:val="0"/>
          <w:marBottom w:val="0"/>
          <w:divBdr>
            <w:top w:val="none" w:sz="0" w:space="0" w:color="auto"/>
            <w:left w:val="none" w:sz="0" w:space="0" w:color="auto"/>
            <w:bottom w:val="none" w:sz="0" w:space="0" w:color="auto"/>
            <w:right w:val="none" w:sz="0" w:space="0" w:color="auto"/>
          </w:divBdr>
        </w:div>
        <w:div w:id="1225676205">
          <w:marLeft w:val="640"/>
          <w:marRight w:val="0"/>
          <w:marTop w:val="0"/>
          <w:marBottom w:val="0"/>
          <w:divBdr>
            <w:top w:val="none" w:sz="0" w:space="0" w:color="auto"/>
            <w:left w:val="none" w:sz="0" w:space="0" w:color="auto"/>
            <w:bottom w:val="none" w:sz="0" w:space="0" w:color="auto"/>
            <w:right w:val="none" w:sz="0" w:space="0" w:color="auto"/>
          </w:divBdr>
        </w:div>
        <w:div w:id="171334156">
          <w:marLeft w:val="640"/>
          <w:marRight w:val="0"/>
          <w:marTop w:val="0"/>
          <w:marBottom w:val="0"/>
          <w:divBdr>
            <w:top w:val="none" w:sz="0" w:space="0" w:color="auto"/>
            <w:left w:val="none" w:sz="0" w:space="0" w:color="auto"/>
            <w:bottom w:val="none" w:sz="0" w:space="0" w:color="auto"/>
            <w:right w:val="none" w:sz="0" w:space="0" w:color="auto"/>
          </w:divBdr>
        </w:div>
        <w:div w:id="1392924273">
          <w:marLeft w:val="640"/>
          <w:marRight w:val="0"/>
          <w:marTop w:val="0"/>
          <w:marBottom w:val="0"/>
          <w:divBdr>
            <w:top w:val="none" w:sz="0" w:space="0" w:color="auto"/>
            <w:left w:val="none" w:sz="0" w:space="0" w:color="auto"/>
            <w:bottom w:val="none" w:sz="0" w:space="0" w:color="auto"/>
            <w:right w:val="none" w:sz="0" w:space="0" w:color="auto"/>
          </w:divBdr>
        </w:div>
        <w:div w:id="225579642">
          <w:marLeft w:val="640"/>
          <w:marRight w:val="0"/>
          <w:marTop w:val="0"/>
          <w:marBottom w:val="0"/>
          <w:divBdr>
            <w:top w:val="none" w:sz="0" w:space="0" w:color="auto"/>
            <w:left w:val="none" w:sz="0" w:space="0" w:color="auto"/>
            <w:bottom w:val="none" w:sz="0" w:space="0" w:color="auto"/>
            <w:right w:val="none" w:sz="0" w:space="0" w:color="auto"/>
          </w:divBdr>
        </w:div>
        <w:div w:id="665286687">
          <w:marLeft w:val="640"/>
          <w:marRight w:val="0"/>
          <w:marTop w:val="0"/>
          <w:marBottom w:val="0"/>
          <w:divBdr>
            <w:top w:val="none" w:sz="0" w:space="0" w:color="auto"/>
            <w:left w:val="none" w:sz="0" w:space="0" w:color="auto"/>
            <w:bottom w:val="none" w:sz="0" w:space="0" w:color="auto"/>
            <w:right w:val="none" w:sz="0" w:space="0" w:color="auto"/>
          </w:divBdr>
        </w:div>
        <w:div w:id="1271664079">
          <w:marLeft w:val="640"/>
          <w:marRight w:val="0"/>
          <w:marTop w:val="0"/>
          <w:marBottom w:val="0"/>
          <w:divBdr>
            <w:top w:val="none" w:sz="0" w:space="0" w:color="auto"/>
            <w:left w:val="none" w:sz="0" w:space="0" w:color="auto"/>
            <w:bottom w:val="none" w:sz="0" w:space="0" w:color="auto"/>
            <w:right w:val="none" w:sz="0" w:space="0" w:color="auto"/>
          </w:divBdr>
        </w:div>
        <w:div w:id="1835026031">
          <w:marLeft w:val="640"/>
          <w:marRight w:val="0"/>
          <w:marTop w:val="0"/>
          <w:marBottom w:val="0"/>
          <w:divBdr>
            <w:top w:val="none" w:sz="0" w:space="0" w:color="auto"/>
            <w:left w:val="none" w:sz="0" w:space="0" w:color="auto"/>
            <w:bottom w:val="none" w:sz="0" w:space="0" w:color="auto"/>
            <w:right w:val="none" w:sz="0" w:space="0" w:color="auto"/>
          </w:divBdr>
        </w:div>
      </w:divsChild>
    </w:div>
    <w:div w:id="1546524776">
      <w:marLeft w:val="640"/>
      <w:marRight w:val="0"/>
      <w:marTop w:val="0"/>
      <w:marBottom w:val="0"/>
      <w:divBdr>
        <w:top w:val="none" w:sz="0" w:space="0" w:color="auto"/>
        <w:left w:val="none" w:sz="0" w:space="0" w:color="auto"/>
        <w:bottom w:val="none" w:sz="0" w:space="0" w:color="auto"/>
        <w:right w:val="none" w:sz="0" w:space="0" w:color="auto"/>
      </w:divBdr>
    </w:div>
    <w:div w:id="1552419435">
      <w:bodyDiv w:val="1"/>
      <w:marLeft w:val="0"/>
      <w:marRight w:val="0"/>
      <w:marTop w:val="0"/>
      <w:marBottom w:val="0"/>
      <w:divBdr>
        <w:top w:val="none" w:sz="0" w:space="0" w:color="auto"/>
        <w:left w:val="none" w:sz="0" w:space="0" w:color="auto"/>
        <w:bottom w:val="none" w:sz="0" w:space="0" w:color="auto"/>
        <w:right w:val="none" w:sz="0" w:space="0" w:color="auto"/>
      </w:divBdr>
      <w:divsChild>
        <w:div w:id="21368037">
          <w:marLeft w:val="640"/>
          <w:marRight w:val="0"/>
          <w:marTop w:val="0"/>
          <w:marBottom w:val="0"/>
          <w:divBdr>
            <w:top w:val="none" w:sz="0" w:space="0" w:color="auto"/>
            <w:left w:val="none" w:sz="0" w:space="0" w:color="auto"/>
            <w:bottom w:val="none" w:sz="0" w:space="0" w:color="auto"/>
            <w:right w:val="none" w:sz="0" w:space="0" w:color="auto"/>
          </w:divBdr>
        </w:div>
        <w:div w:id="24142136">
          <w:marLeft w:val="640"/>
          <w:marRight w:val="0"/>
          <w:marTop w:val="0"/>
          <w:marBottom w:val="0"/>
          <w:divBdr>
            <w:top w:val="none" w:sz="0" w:space="0" w:color="auto"/>
            <w:left w:val="none" w:sz="0" w:space="0" w:color="auto"/>
            <w:bottom w:val="none" w:sz="0" w:space="0" w:color="auto"/>
            <w:right w:val="none" w:sz="0" w:space="0" w:color="auto"/>
          </w:divBdr>
        </w:div>
        <w:div w:id="94131074">
          <w:marLeft w:val="640"/>
          <w:marRight w:val="0"/>
          <w:marTop w:val="0"/>
          <w:marBottom w:val="0"/>
          <w:divBdr>
            <w:top w:val="none" w:sz="0" w:space="0" w:color="auto"/>
            <w:left w:val="none" w:sz="0" w:space="0" w:color="auto"/>
            <w:bottom w:val="none" w:sz="0" w:space="0" w:color="auto"/>
            <w:right w:val="none" w:sz="0" w:space="0" w:color="auto"/>
          </w:divBdr>
        </w:div>
        <w:div w:id="181676333">
          <w:marLeft w:val="640"/>
          <w:marRight w:val="0"/>
          <w:marTop w:val="0"/>
          <w:marBottom w:val="0"/>
          <w:divBdr>
            <w:top w:val="none" w:sz="0" w:space="0" w:color="auto"/>
            <w:left w:val="none" w:sz="0" w:space="0" w:color="auto"/>
            <w:bottom w:val="none" w:sz="0" w:space="0" w:color="auto"/>
            <w:right w:val="none" w:sz="0" w:space="0" w:color="auto"/>
          </w:divBdr>
        </w:div>
        <w:div w:id="195892402">
          <w:marLeft w:val="640"/>
          <w:marRight w:val="0"/>
          <w:marTop w:val="0"/>
          <w:marBottom w:val="0"/>
          <w:divBdr>
            <w:top w:val="none" w:sz="0" w:space="0" w:color="auto"/>
            <w:left w:val="none" w:sz="0" w:space="0" w:color="auto"/>
            <w:bottom w:val="none" w:sz="0" w:space="0" w:color="auto"/>
            <w:right w:val="none" w:sz="0" w:space="0" w:color="auto"/>
          </w:divBdr>
        </w:div>
        <w:div w:id="245192864">
          <w:marLeft w:val="640"/>
          <w:marRight w:val="0"/>
          <w:marTop w:val="0"/>
          <w:marBottom w:val="0"/>
          <w:divBdr>
            <w:top w:val="none" w:sz="0" w:space="0" w:color="auto"/>
            <w:left w:val="none" w:sz="0" w:space="0" w:color="auto"/>
            <w:bottom w:val="none" w:sz="0" w:space="0" w:color="auto"/>
            <w:right w:val="none" w:sz="0" w:space="0" w:color="auto"/>
          </w:divBdr>
        </w:div>
        <w:div w:id="289674896">
          <w:marLeft w:val="640"/>
          <w:marRight w:val="0"/>
          <w:marTop w:val="0"/>
          <w:marBottom w:val="0"/>
          <w:divBdr>
            <w:top w:val="none" w:sz="0" w:space="0" w:color="auto"/>
            <w:left w:val="none" w:sz="0" w:space="0" w:color="auto"/>
            <w:bottom w:val="none" w:sz="0" w:space="0" w:color="auto"/>
            <w:right w:val="none" w:sz="0" w:space="0" w:color="auto"/>
          </w:divBdr>
        </w:div>
        <w:div w:id="289945154">
          <w:marLeft w:val="640"/>
          <w:marRight w:val="0"/>
          <w:marTop w:val="0"/>
          <w:marBottom w:val="0"/>
          <w:divBdr>
            <w:top w:val="none" w:sz="0" w:space="0" w:color="auto"/>
            <w:left w:val="none" w:sz="0" w:space="0" w:color="auto"/>
            <w:bottom w:val="none" w:sz="0" w:space="0" w:color="auto"/>
            <w:right w:val="none" w:sz="0" w:space="0" w:color="auto"/>
          </w:divBdr>
        </w:div>
        <w:div w:id="302084178">
          <w:marLeft w:val="640"/>
          <w:marRight w:val="0"/>
          <w:marTop w:val="0"/>
          <w:marBottom w:val="0"/>
          <w:divBdr>
            <w:top w:val="none" w:sz="0" w:space="0" w:color="auto"/>
            <w:left w:val="none" w:sz="0" w:space="0" w:color="auto"/>
            <w:bottom w:val="none" w:sz="0" w:space="0" w:color="auto"/>
            <w:right w:val="none" w:sz="0" w:space="0" w:color="auto"/>
          </w:divBdr>
        </w:div>
        <w:div w:id="310062459">
          <w:marLeft w:val="640"/>
          <w:marRight w:val="0"/>
          <w:marTop w:val="0"/>
          <w:marBottom w:val="0"/>
          <w:divBdr>
            <w:top w:val="none" w:sz="0" w:space="0" w:color="auto"/>
            <w:left w:val="none" w:sz="0" w:space="0" w:color="auto"/>
            <w:bottom w:val="none" w:sz="0" w:space="0" w:color="auto"/>
            <w:right w:val="none" w:sz="0" w:space="0" w:color="auto"/>
          </w:divBdr>
        </w:div>
        <w:div w:id="466122262">
          <w:marLeft w:val="640"/>
          <w:marRight w:val="0"/>
          <w:marTop w:val="0"/>
          <w:marBottom w:val="0"/>
          <w:divBdr>
            <w:top w:val="none" w:sz="0" w:space="0" w:color="auto"/>
            <w:left w:val="none" w:sz="0" w:space="0" w:color="auto"/>
            <w:bottom w:val="none" w:sz="0" w:space="0" w:color="auto"/>
            <w:right w:val="none" w:sz="0" w:space="0" w:color="auto"/>
          </w:divBdr>
        </w:div>
        <w:div w:id="469789409">
          <w:marLeft w:val="640"/>
          <w:marRight w:val="0"/>
          <w:marTop w:val="0"/>
          <w:marBottom w:val="0"/>
          <w:divBdr>
            <w:top w:val="none" w:sz="0" w:space="0" w:color="auto"/>
            <w:left w:val="none" w:sz="0" w:space="0" w:color="auto"/>
            <w:bottom w:val="none" w:sz="0" w:space="0" w:color="auto"/>
            <w:right w:val="none" w:sz="0" w:space="0" w:color="auto"/>
          </w:divBdr>
        </w:div>
        <w:div w:id="488209856">
          <w:marLeft w:val="640"/>
          <w:marRight w:val="0"/>
          <w:marTop w:val="0"/>
          <w:marBottom w:val="0"/>
          <w:divBdr>
            <w:top w:val="none" w:sz="0" w:space="0" w:color="auto"/>
            <w:left w:val="none" w:sz="0" w:space="0" w:color="auto"/>
            <w:bottom w:val="none" w:sz="0" w:space="0" w:color="auto"/>
            <w:right w:val="none" w:sz="0" w:space="0" w:color="auto"/>
          </w:divBdr>
        </w:div>
        <w:div w:id="492070204">
          <w:marLeft w:val="640"/>
          <w:marRight w:val="0"/>
          <w:marTop w:val="0"/>
          <w:marBottom w:val="0"/>
          <w:divBdr>
            <w:top w:val="none" w:sz="0" w:space="0" w:color="auto"/>
            <w:left w:val="none" w:sz="0" w:space="0" w:color="auto"/>
            <w:bottom w:val="none" w:sz="0" w:space="0" w:color="auto"/>
            <w:right w:val="none" w:sz="0" w:space="0" w:color="auto"/>
          </w:divBdr>
        </w:div>
        <w:div w:id="686443993">
          <w:marLeft w:val="640"/>
          <w:marRight w:val="0"/>
          <w:marTop w:val="0"/>
          <w:marBottom w:val="0"/>
          <w:divBdr>
            <w:top w:val="none" w:sz="0" w:space="0" w:color="auto"/>
            <w:left w:val="none" w:sz="0" w:space="0" w:color="auto"/>
            <w:bottom w:val="none" w:sz="0" w:space="0" w:color="auto"/>
            <w:right w:val="none" w:sz="0" w:space="0" w:color="auto"/>
          </w:divBdr>
        </w:div>
        <w:div w:id="696127519">
          <w:marLeft w:val="640"/>
          <w:marRight w:val="0"/>
          <w:marTop w:val="0"/>
          <w:marBottom w:val="0"/>
          <w:divBdr>
            <w:top w:val="none" w:sz="0" w:space="0" w:color="auto"/>
            <w:left w:val="none" w:sz="0" w:space="0" w:color="auto"/>
            <w:bottom w:val="none" w:sz="0" w:space="0" w:color="auto"/>
            <w:right w:val="none" w:sz="0" w:space="0" w:color="auto"/>
          </w:divBdr>
        </w:div>
        <w:div w:id="703406501">
          <w:marLeft w:val="640"/>
          <w:marRight w:val="0"/>
          <w:marTop w:val="0"/>
          <w:marBottom w:val="0"/>
          <w:divBdr>
            <w:top w:val="none" w:sz="0" w:space="0" w:color="auto"/>
            <w:left w:val="none" w:sz="0" w:space="0" w:color="auto"/>
            <w:bottom w:val="none" w:sz="0" w:space="0" w:color="auto"/>
            <w:right w:val="none" w:sz="0" w:space="0" w:color="auto"/>
          </w:divBdr>
        </w:div>
        <w:div w:id="799760292">
          <w:marLeft w:val="640"/>
          <w:marRight w:val="0"/>
          <w:marTop w:val="0"/>
          <w:marBottom w:val="0"/>
          <w:divBdr>
            <w:top w:val="none" w:sz="0" w:space="0" w:color="auto"/>
            <w:left w:val="none" w:sz="0" w:space="0" w:color="auto"/>
            <w:bottom w:val="none" w:sz="0" w:space="0" w:color="auto"/>
            <w:right w:val="none" w:sz="0" w:space="0" w:color="auto"/>
          </w:divBdr>
        </w:div>
        <w:div w:id="899825303">
          <w:marLeft w:val="640"/>
          <w:marRight w:val="0"/>
          <w:marTop w:val="0"/>
          <w:marBottom w:val="0"/>
          <w:divBdr>
            <w:top w:val="none" w:sz="0" w:space="0" w:color="auto"/>
            <w:left w:val="none" w:sz="0" w:space="0" w:color="auto"/>
            <w:bottom w:val="none" w:sz="0" w:space="0" w:color="auto"/>
            <w:right w:val="none" w:sz="0" w:space="0" w:color="auto"/>
          </w:divBdr>
        </w:div>
        <w:div w:id="917056026">
          <w:marLeft w:val="640"/>
          <w:marRight w:val="0"/>
          <w:marTop w:val="0"/>
          <w:marBottom w:val="0"/>
          <w:divBdr>
            <w:top w:val="none" w:sz="0" w:space="0" w:color="auto"/>
            <w:left w:val="none" w:sz="0" w:space="0" w:color="auto"/>
            <w:bottom w:val="none" w:sz="0" w:space="0" w:color="auto"/>
            <w:right w:val="none" w:sz="0" w:space="0" w:color="auto"/>
          </w:divBdr>
        </w:div>
        <w:div w:id="927083687">
          <w:marLeft w:val="640"/>
          <w:marRight w:val="0"/>
          <w:marTop w:val="0"/>
          <w:marBottom w:val="0"/>
          <w:divBdr>
            <w:top w:val="none" w:sz="0" w:space="0" w:color="auto"/>
            <w:left w:val="none" w:sz="0" w:space="0" w:color="auto"/>
            <w:bottom w:val="none" w:sz="0" w:space="0" w:color="auto"/>
            <w:right w:val="none" w:sz="0" w:space="0" w:color="auto"/>
          </w:divBdr>
        </w:div>
        <w:div w:id="1117023795">
          <w:marLeft w:val="640"/>
          <w:marRight w:val="0"/>
          <w:marTop w:val="0"/>
          <w:marBottom w:val="0"/>
          <w:divBdr>
            <w:top w:val="none" w:sz="0" w:space="0" w:color="auto"/>
            <w:left w:val="none" w:sz="0" w:space="0" w:color="auto"/>
            <w:bottom w:val="none" w:sz="0" w:space="0" w:color="auto"/>
            <w:right w:val="none" w:sz="0" w:space="0" w:color="auto"/>
          </w:divBdr>
        </w:div>
        <w:div w:id="1242135976">
          <w:marLeft w:val="640"/>
          <w:marRight w:val="0"/>
          <w:marTop w:val="0"/>
          <w:marBottom w:val="0"/>
          <w:divBdr>
            <w:top w:val="none" w:sz="0" w:space="0" w:color="auto"/>
            <w:left w:val="none" w:sz="0" w:space="0" w:color="auto"/>
            <w:bottom w:val="none" w:sz="0" w:space="0" w:color="auto"/>
            <w:right w:val="none" w:sz="0" w:space="0" w:color="auto"/>
          </w:divBdr>
        </w:div>
        <w:div w:id="1251813248">
          <w:marLeft w:val="640"/>
          <w:marRight w:val="0"/>
          <w:marTop w:val="0"/>
          <w:marBottom w:val="0"/>
          <w:divBdr>
            <w:top w:val="none" w:sz="0" w:space="0" w:color="auto"/>
            <w:left w:val="none" w:sz="0" w:space="0" w:color="auto"/>
            <w:bottom w:val="none" w:sz="0" w:space="0" w:color="auto"/>
            <w:right w:val="none" w:sz="0" w:space="0" w:color="auto"/>
          </w:divBdr>
        </w:div>
        <w:div w:id="1279603316">
          <w:marLeft w:val="640"/>
          <w:marRight w:val="0"/>
          <w:marTop w:val="0"/>
          <w:marBottom w:val="0"/>
          <w:divBdr>
            <w:top w:val="none" w:sz="0" w:space="0" w:color="auto"/>
            <w:left w:val="none" w:sz="0" w:space="0" w:color="auto"/>
            <w:bottom w:val="none" w:sz="0" w:space="0" w:color="auto"/>
            <w:right w:val="none" w:sz="0" w:space="0" w:color="auto"/>
          </w:divBdr>
        </w:div>
        <w:div w:id="1301570455">
          <w:marLeft w:val="640"/>
          <w:marRight w:val="0"/>
          <w:marTop w:val="0"/>
          <w:marBottom w:val="0"/>
          <w:divBdr>
            <w:top w:val="none" w:sz="0" w:space="0" w:color="auto"/>
            <w:left w:val="none" w:sz="0" w:space="0" w:color="auto"/>
            <w:bottom w:val="none" w:sz="0" w:space="0" w:color="auto"/>
            <w:right w:val="none" w:sz="0" w:space="0" w:color="auto"/>
          </w:divBdr>
        </w:div>
        <w:div w:id="1378360441">
          <w:marLeft w:val="640"/>
          <w:marRight w:val="0"/>
          <w:marTop w:val="0"/>
          <w:marBottom w:val="0"/>
          <w:divBdr>
            <w:top w:val="none" w:sz="0" w:space="0" w:color="auto"/>
            <w:left w:val="none" w:sz="0" w:space="0" w:color="auto"/>
            <w:bottom w:val="none" w:sz="0" w:space="0" w:color="auto"/>
            <w:right w:val="none" w:sz="0" w:space="0" w:color="auto"/>
          </w:divBdr>
        </w:div>
        <w:div w:id="1413159565">
          <w:marLeft w:val="640"/>
          <w:marRight w:val="0"/>
          <w:marTop w:val="0"/>
          <w:marBottom w:val="0"/>
          <w:divBdr>
            <w:top w:val="none" w:sz="0" w:space="0" w:color="auto"/>
            <w:left w:val="none" w:sz="0" w:space="0" w:color="auto"/>
            <w:bottom w:val="none" w:sz="0" w:space="0" w:color="auto"/>
            <w:right w:val="none" w:sz="0" w:space="0" w:color="auto"/>
          </w:divBdr>
        </w:div>
        <w:div w:id="1450052854">
          <w:marLeft w:val="640"/>
          <w:marRight w:val="0"/>
          <w:marTop w:val="0"/>
          <w:marBottom w:val="0"/>
          <w:divBdr>
            <w:top w:val="none" w:sz="0" w:space="0" w:color="auto"/>
            <w:left w:val="none" w:sz="0" w:space="0" w:color="auto"/>
            <w:bottom w:val="none" w:sz="0" w:space="0" w:color="auto"/>
            <w:right w:val="none" w:sz="0" w:space="0" w:color="auto"/>
          </w:divBdr>
        </w:div>
        <w:div w:id="1452944576">
          <w:marLeft w:val="640"/>
          <w:marRight w:val="0"/>
          <w:marTop w:val="0"/>
          <w:marBottom w:val="0"/>
          <w:divBdr>
            <w:top w:val="none" w:sz="0" w:space="0" w:color="auto"/>
            <w:left w:val="none" w:sz="0" w:space="0" w:color="auto"/>
            <w:bottom w:val="none" w:sz="0" w:space="0" w:color="auto"/>
            <w:right w:val="none" w:sz="0" w:space="0" w:color="auto"/>
          </w:divBdr>
        </w:div>
        <w:div w:id="1567764205">
          <w:marLeft w:val="640"/>
          <w:marRight w:val="0"/>
          <w:marTop w:val="0"/>
          <w:marBottom w:val="0"/>
          <w:divBdr>
            <w:top w:val="none" w:sz="0" w:space="0" w:color="auto"/>
            <w:left w:val="none" w:sz="0" w:space="0" w:color="auto"/>
            <w:bottom w:val="none" w:sz="0" w:space="0" w:color="auto"/>
            <w:right w:val="none" w:sz="0" w:space="0" w:color="auto"/>
          </w:divBdr>
        </w:div>
        <w:div w:id="1587225908">
          <w:marLeft w:val="640"/>
          <w:marRight w:val="0"/>
          <w:marTop w:val="0"/>
          <w:marBottom w:val="0"/>
          <w:divBdr>
            <w:top w:val="none" w:sz="0" w:space="0" w:color="auto"/>
            <w:left w:val="none" w:sz="0" w:space="0" w:color="auto"/>
            <w:bottom w:val="none" w:sz="0" w:space="0" w:color="auto"/>
            <w:right w:val="none" w:sz="0" w:space="0" w:color="auto"/>
          </w:divBdr>
        </w:div>
        <w:div w:id="1600915036">
          <w:marLeft w:val="640"/>
          <w:marRight w:val="0"/>
          <w:marTop w:val="0"/>
          <w:marBottom w:val="0"/>
          <w:divBdr>
            <w:top w:val="none" w:sz="0" w:space="0" w:color="auto"/>
            <w:left w:val="none" w:sz="0" w:space="0" w:color="auto"/>
            <w:bottom w:val="none" w:sz="0" w:space="0" w:color="auto"/>
            <w:right w:val="none" w:sz="0" w:space="0" w:color="auto"/>
          </w:divBdr>
        </w:div>
        <w:div w:id="1641153049">
          <w:marLeft w:val="640"/>
          <w:marRight w:val="0"/>
          <w:marTop w:val="0"/>
          <w:marBottom w:val="0"/>
          <w:divBdr>
            <w:top w:val="none" w:sz="0" w:space="0" w:color="auto"/>
            <w:left w:val="none" w:sz="0" w:space="0" w:color="auto"/>
            <w:bottom w:val="none" w:sz="0" w:space="0" w:color="auto"/>
            <w:right w:val="none" w:sz="0" w:space="0" w:color="auto"/>
          </w:divBdr>
        </w:div>
        <w:div w:id="1650161713">
          <w:marLeft w:val="640"/>
          <w:marRight w:val="0"/>
          <w:marTop w:val="0"/>
          <w:marBottom w:val="0"/>
          <w:divBdr>
            <w:top w:val="none" w:sz="0" w:space="0" w:color="auto"/>
            <w:left w:val="none" w:sz="0" w:space="0" w:color="auto"/>
            <w:bottom w:val="none" w:sz="0" w:space="0" w:color="auto"/>
            <w:right w:val="none" w:sz="0" w:space="0" w:color="auto"/>
          </w:divBdr>
        </w:div>
        <w:div w:id="1717465074">
          <w:marLeft w:val="640"/>
          <w:marRight w:val="0"/>
          <w:marTop w:val="0"/>
          <w:marBottom w:val="0"/>
          <w:divBdr>
            <w:top w:val="none" w:sz="0" w:space="0" w:color="auto"/>
            <w:left w:val="none" w:sz="0" w:space="0" w:color="auto"/>
            <w:bottom w:val="none" w:sz="0" w:space="0" w:color="auto"/>
            <w:right w:val="none" w:sz="0" w:space="0" w:color="auto"/>
          </w:divBdr>
        </w:div>
        <w:div w:id="1722972580">
          <w:marLeft w:val="640"/>
          <w:marRight w:val="0"/>
          <w:marTop w:val="0"/>
          <w:marBottom w:val="0"/>
          <w:divBdr>
            <w:top w:val="none" w:sz="0" w:space="0" w:color="auto"/>
            <w:left w:val="none" w:sz="0" w:space="0" w:color="auto"/>
            <w:bottom w:val="none" w:sz="0" w:space="0" w:color="auto"/>
            <w:right w:val="none" w:sz="0" w:space="0" w:color="auto"/>
          </w:divBdr>
        </w:div>
        <w:div w:id="1966233741">
          <w:marLeft w:val="640"/>
          <w:marRight w:val="0"/>
          <w:marTop w:val="0"/>
          <w:marBottom w:val="0"/>
          <w:divBdr>
            <w:top w:val="none" w:sz="0" w:space="0" w:color="auto"/>
            <w:left w:val="none" w:sz="0" w:space="0" w:color="auto"/>
            <w:bottom w:val="none" w:sz="0" w:space="0" w:color="auto"/>
            <w:right w:val="none" w:sz="0" w:space="0" w:color="auto"/>
          </w:divBdr>
        </w:div>
        <w:div w:id="2003582212">
          <w:marLeft w:val="640"/>
          <w:marRight w:val="0"/>
          <w:marTop w:val="0"/>
          <w:marBottom w:val="0"/>
          <w:divBdr>
            <w:top w:val="none" w:sz="0" w:space="0" w:color="auto"/>
            <w:left w:val="none" w:sz="0" w:space="0" w:color="auto"/>
            <w:bottom w:val="none" w:sz="0" w:space="0" w:color="auto"/>
            <w:right w:val="none" w:sz="0" w:space="0" w:color="auto"/>
          </w:divBdr>
        </w:div>
        <w:div w:id="2044749646">
          <w:marLeft w:val="640"/>
          <w:marRight w:val="0"/>
          <w:marTop w:val="0"/>
          <w:marBottom w:val="0"/>
          <w:divBdr>
            <w:top w:val="none" w:sz="0" w:space="0" w:color="auto"/>
            <w:left w:val="none" w:sz="0" w:space="0" w:color="auto"/>
            <w:bottom w:val="none" w:sz="0" w:space="0" w:color="auto"/>
            <w:right w:val="none" w:sz="0" w:space="0" w:color="auto"/>
          </w:divBdr>
        </w:div>
        <w:div w:id="2052339327">
          <w:marLeft w:val="640"/>
          <w:marRight w:val="0"/>
          <w:marTop w:val="0"/>
          <w:marBottom w:val="0"/>
          <w:divBdr>
            <w:top w:val="none" w:sz="0" w:space="0" w:color="auto"/>
            <w:left w:val="none" w:sz="0" w:space="0" w:color="auto"/>
            <w:bottom w:val="none" w:sz="0" w:space="0" w:color="auto"/>
            <w:right w:val="none" w:sz="0" w:space="0" w:color="auto"/>
          </w:divBdr>
        </w:div>
        <w:div w:id="2058814431">
          <w:marLeft w:val="640"/>
          <w:marRight w:val="0"/>
          <w:marTop w:val="0"/>
          <w:marBottom w:val="0"/>
          <w:divBdr>
            <w:top w:val="none" w:sz="0" w:space="0" w:color="auto"/>
            <w:left w:val="none" w:sz="0" w:space="0" w:color="auto"/>
            <w:bottom w:val="none" w:sz="0" w:space="0" w:color="auto"/>
            <w:right w:val="none" w:sz="0" w:space="0" w:color="auto"/>
          </w:divBdr>
        </w:div>
        <w:div w:id="2142650894">
          <w:marLeft w:val="640"/>
          <w:marRight w:val="0"/>
          <w:marTop w:val="0"/>
          <w:marBottom w:val="0"/>
          <w:divBdr>
            <w:top w:val="none" w:sz="0" w:space="0" w:color="auto"/>
            <w:left w:val="none" w:sz="0" w:space="0" w:color="auto"/>
            <w:bottom w:val="none" w:sz="0" w:space="0" w:color="auto"/>
            <w:right w:val="none" w:sz="0" w:space="0" w:color="auto"/>
          </w:divBdr>
        </w:div>
      </w:divsChild>
    </w:div>
    <w:div w:id="1552493350">
      <w:marLeft w:val="0"/>
      <w:marRight w:val="0"/>
      <w:marTop w:val="0"/>
      <w:marBottom w:val="0"/>
      <w:divBdr>
        <w:top w:val="none" w:sz="0" w:space="0" w:color="auto"/>
        <w:left w:val="none" w:sz="0" w:space="0" w:color="auto"/>
        <w:bottom w:val="none" w:sz="0" w:space="0" w:color="auto"/>
        <w:right w:val="none" w:sz="0" w:space="0" w:color="auto"/>
      </w:divBdr>
    </w:div>
    <w:div w:id="1553152843">
      <w:marLeft w:val="640"/>
      <w:marRight w:val="0"/>
      <w:marTop w:val="0"/>
      <w:marBottom w:val="0"/>
      <w:divBdr>
        <w:top w:val="none" w:sz="0" w:space="0" w:color="auto"/>
        <w:left w:val="none" w:sz="0" w:space="0" w:color="auto"/>
        <w:bottom w:val="none" w:sz="0" w:space="0" w:color="auto"/>
        <w:right w:val="none" w:sz="0" w:space="0" w:color="auto"/>
      </w:divBdr>
    </w:div>
    <w:div w:id="1555652861">
      <w:marLeft w:val="640"/>
      <w:marRight w:val="0"/>
      <w:marTop w:val="0"/>
      <w:marBottom w:val="0"/>
      <w:divBdr>
        <w:top w:val="none" w:sz="0" w:space="0" w:color="auto"/>
        <w:left w:val="none" w:sz="0" w:space="0" w:color="auto"/>
        <w:bottom w:val="none" w:sz="0" w:space="0" w:color="auto"/>
        <w:right w:val="none" w:sz="0" w:space="0" w:color="auto"/>
      </w:divBdr>
    </w:div>
    <w:div w:id="1555897072">
      <w:bodyDiv w:val="1"/>
      <w:marLeft w:val="0"/>
      <w:marRight w:val="0"/>
      <w:marTop w:val="0"/>
      <w:marBottom w:val="0"/>
      <w:divBdr>
        <w:top w:val="none" w:sz="0" w:space="0" w:color="auto"/>
        <w:left w:val="none" w:sz="0" w:space="0" w:color="auto"/>
        <w:bottom w:val="none" w:sz="0" w:space="0" w:color="auto"/>
        <w:right w:val="none" w:sz="0" w:space="0" w:color="auto"/>
      </w:divBdr>
      <w:divsChild>
        <w:div w:id="1524901383">
          <w:marLeft w:val="640"/>
          <w:marRight w:val="0"/>
          <w:marTop w:val="0"/>
          <w:marBottom w:val="0"/>
          <w:divBdr>
            <w:top w:val="none" w:sz="0" w:space="0" w:color="auto"/>
            <w:left w:val="none" w:sz="0" w:space="0" w:color="auto"/>
            <w:bottom w:val="none" w:sz="0" w:space="0" w:color="auto"/>
            <w:right w:val="none" w:sz="0" w:space="0" w:color="auto"/>
          </w:divBdr>
        </w:div>
        <w:div w:id="1419525712">
          <w:marLeft w:val="640"/>
          <w:marRight w:val="0"/>
          <w:marTop w:val="0"/>
          <w:marBottom w:val="0"/>
          <w:divBdr>
            <w:top w:val="none" w:sz="0" w:space="0" w:color="auto"/>
            <w:left w:val="none" w:sz="0" w:space="0" w:color="auto"/>
            <w:bottom w:val="none" w:sz="0" w:space="0" w:color="auto"/>
            <w:right w:val="none" w:sz="0" w:space="0" w:color="auto"/>
          </w:divBdr>
        </w:div>
        <w:div w:id="731465369">
          <w:marLeft w:val="640"/>
          <w:marRight w:val="0"/>
          <w:marTop w:val="0"/>
          <w:marBottom w:val="0"/>
          <w:divBdr>
            <w:top w:val="none" w:sz="0" w:space="0" w:color="auto"/>
            <w:left w:val="none" w:sz="0" w:space="0" w:color="auto"/>
            <w:bottom w:val="none" w:sz="0" w:space="0" w:color="auto"/>
            <w:right w:val="none" w:sz="0" w:space="0" w:color="auto"/>
          </w:divBdr>
        </w:div>
        <w:div w:id="730805855">
          <w:marLeft w:val="640"/>
          <w:marRight w:val="0"/>
          <w:marTop w:val="0"/>
          <w:marBottom w:val="0"/>
          <w:divBdr>
            <w:top w:val="none" w:sz="0" w:space="0" w:color="auto"/>
            <w:left w:val="none" w:sz="0" w:space="0" w:color="auto"/>
            <w:bottom w:val="none" w:sz="0" w:space="0" w:color="auto"/>
            <w:right w:val="none" w:sz="0" w:space="0" w:color="auto"/>
          </w:divBdr>
        </w:div>
        <w:div w:id="944387510">
          <w:marLeft w:val="640"/>
          <w:marRight w:val="0"/>
          <w:marTop w:val="0"/>
          <w:marBottom w:val="0"/>
          <w:divBdr>
            <w:top w:val="none" w:sz="0" w:space="0" w:color="auto"/>
            <w:left w:val="none" w:sz="0" w:space="0" w:color="auto"/>
            <w:bottom w:val="none" w:sz="0" w:space="0" w:color="auto"/>
            <w:right w:val="none" w:sz="0" w:space="0" w:color="auto"/>
          </w:divBdr>
        </w:div>
        <w:div w:id="1484277542">
          <w:marLeft w:val="640"/>
          <w:marRight w:val="0"/>
          <w:marTop w:val="0"/>
          <w:marBottom w:val="0"/>
          <w:divBdr>
            <w:top w:val="none" w:sz="0" w:space="0" w:color="auto"/>
            <w:left w:val="none" w:sz="0" w:space="0" w:color="auto"/>
            <w:bottom w:val="none" w:sz="0" w:space="0" w:color="auto"/>
            <w:right w:val="none" w:sz="0" w:space="0" w:color="auto"/>
          </w:divBdr>
        </w:div>
        <w:div w:id="835849831">
          <w:marLeft w:val="640"/>
          <w:marRight w:val="0"/>
          <w:marTop w:val="0"/>
          <w:marBottom w:val="0"/>
          <w:divBdr>
            <w:top w:val="none" w:sz="0" w:space="0" w:color="auto"/>
            <w:left w:val="none" w:sz="0" w:space="0" w:color="auto"/>
            <w:bottom w:val="none" w:sz="0" w:space="0" w:color="auto"/>
            <w:right w:val="none" w:sz="0" w:space="0" w:color="auto"/>
          </w:divBdr>
        </w:div>
        <w:div w:id="1935935423">
          <w:marLeft w:val="640"/>
          <w:marRight w:val="0"/>
          <w:marTop w:val="0"/>
          <w:marBottom w:val="0"/>
          <w:divBdr>
            <w:top w:val="none" w:sz="0" w:space="0" w:color="auto"/>
            <w:left w:val="none" w:sz="0" w:space="0" w:color="auto"/>
            <w:bottom w:val="none" w:sz="0" w:space="0" w:color="auto"/>
            <w:right w:val="none" w:sz="0" w:space="0" w:color="auto"/>
          </w:divBdr>
        </w:div>
        <w:div w:id="291710846">
          <w:marLeft w:val="640"/>
          <w:marRight w:val="0"/>
          <w:marTop w:val="0"/>
          <w:marBottom w:val="0"/>
          <w:divBdr>
            <w:top w:val="none" w:sz="0" w:space="0" w:color="auto"/>
            <w:left w:val="none" w:sz="0" w:space="0" w:color="auto"/>
            <w:bottom w:val="none" w:sz="0" w:space="0" w:color="auto"/>
            <w:right w:val="none" w:sz="0" w:space="0" w:color="auto"/>
          </w:divBdr>
        </w:div>
        <w:div w:id="1688602687">
          <w:marLeft w:val="640"/>
          <w:marRight w:val="0"/>
          <w:marTop w:val="0"/>
          <w:marBottom w:val="0"/>
          <w:divBdr>
            <w:top w:val="none" w:sz="0" w:space="0" w:color="auto"/>
            <w:left w:val="none" w:sz="0" w:space="0" w:color="auto"/>
            <w:bottom w:val="none" w:sz="0" w:space="0" w:color="auto"/>
            <w:right w:val="none" w:sz="0" w:space="0" w:color="auto"/>
          </w:divBdr>
        </w:div>
        <w:div w:id="1258249564">
          <w:marLeft w:val="640"/>
          <w:marRight w:val="0"/>
          <w:marTop w:val="0"/>
          <w:marBottom w:val="0"/>
          <w:divBdr>
            <w:top w:val="none" w:sz="0" w:space="0" w:color="auto"/>
            <w:left w:val="none" w:sz="0" w:space="0" w:color="auto"/>
            <w:bottom w:val="none" w:sz="0" w:space="0" w:color="auto"/>
            <w:right w:val="none" w:sz="0" w:space="0" w:color="auto"/>
          </w:divBdr>
        </w:div>
        <w:div w:id="182524418">
          <w:marLeft w:val="640"/>
          <w:marRight w:val="0"/>
          <w:marTop w:val="0"/>
          <w:marBottom w:val="0"/>
          <w:divBdr>
            <w:top w:val="none" w:sz="0" w:space="0" w:color="auto"/>
            <w:left w:val="none" w:sz="0" w:space="0" w:color="auto"/>
            <w:bottom w:val="none" w:sz="0" w:space="0" w:color="auto"/>
            <w:right w:val="none" w:sz="0" w:space="0" w:color="auto"/>
          </w:divBdr>
        </w:div>
        <w:div w:id="929848092">
          <w:marLeft w:val="640"/>
          <w:marRight w:val="0"/>
          <w:marTop w:val="0"/>
          <w:marBottom w:val="0"/>
          <w:divBdr>
            <w:top w:val="none" w:sz="0" w:space="0" w:color="auto"/>
            <w:left w:val="none" w:sz="0" w:space="0" w:color="auto"/>
            <w:bottom w:val="none" w:sz="0" w:space="0" w:color="auto"/>
            <w:right w:val="none" w:sz="0" w:space="0" w:color="auto"/>
          </w:divBdr>
        </w:div>
        <w:div w:id="150681735">
          <w:marLeft w:val="640"/>
          <w:marRight w:val="0"/>
          <w:marTop w:val="0"/>
          <w:marBottom w:val="0"/>
          <w:divBdr>
            <w:top w:val="none" w:sz="0" w:space="0" w:color="auto"/>
            <w:left w:val="none" w:sz="0" w:space="0" w:color="auto"/>
            <w:bottom w:val="none" w:sz="0" w:space="0" w:color="auto"/>
            <w:right w:val="none" w:sz="0" w:space="0" w:color="auto"/>
          </w:divBdr>
        </w:div>
        <w:div w:id="154686120">
          <w:marLeft w:val="640"/>
          <w:marRight w:val="0"/>
          <w:marTop w:val="0"/>
          <w:marBottom w:val="0"/>
          <w:divBdr>
            <w:top w:val="none" w:sz="0" w:space="0" w:color="auto"/>
            <w:left w:val="none" w:sz="0" w:space="0" w:color="auto"/>
            <w:bottom w:val="none" w:sz="0" w:space="0" w:color="auto"/>
            <w:right w:val="none" w:sz="0" w:space="0" w:color="auto"/>
          </w:divBdr>
        </w:div>
        <w:div w:id="1138037469">
          <w:marLeft w:val="640"/>
          <w:marRight w:val="0"/>
          <w:marTop w:val="0"/>
          <w:marBottom w:val="0"/>
          <w:divBdr>
            <w:top w:val="none" w:sz="0" w:space="0" w:color="auto"/>
            <w:left w:val="none" w:sz="0" w:space="0" w:color="auto"/>
            <w:bottom w:val="none" w:sz="0" w:space="0" w:color="auto"/>
            <w:right w:val="none" w:sz="0" w:space="0" w:color="auto"/>
          </w:divBdr>
        </w:div>
        <w:div w:id="1696536148">
          <w:marLeft w:val="640"/>
          <w:marRight w:val="0"/>
          <w:marTop w:val="0"/>
          <w:marBottom w:val="0"/>
          <w:divBdr>
            <w:top w:val="none" w:sz="0" w:space="0" w:color="auto"/>
            <w:left w:val="none" w:sz="0" w:space="0" w:color="auto"/>
            <w:bottom w:val="none" w:sz="0" w:space="0" w:color="auto"/>
            <w:right w:val="none" w:sz="0" w:space="0" w:color="auto"/>
          </w:divBdr>
        </w:div>
        <w:div w:id="1601832000">
          <w:marLeft w:val="640"/>
          <w:marRight w:val="0"/>
          <w:marTop w:val="0"/>
          <w:marBottom w:val="0"/>
          <w:divBdr>
            <w:top w:val="none" w:sz="0" w:space="0" w:color="auto"/>
            <w:left w:val="none" w:sz="0" w:space="0" w:color="auto"/>
            <w:bottom w:val="none" w:sz="0" w:space="0" w:color="auto"/>
            <w:right w:val="none" w:sz="0" w:space="0" w:color="auto"/>
          </w:divBdr>
        </w:div>
        <w:div w:id="18119333">
          <w:marLeft w:val="640"/>
          <w:marRight w:val="0"/>
          <w:marTop w:val="0"/>
          <w:marBottom w:val="0"/>
          <w:divBdr>
            <w:top w:val="none" w:sz="0" w:space="0" w:color="auto"/>
            <w:left w:val="none" w:sz="0" w:space="0" w:color="auto"/>
            <w:bottom w:val="none" w:sz="0" w:space="0" w:color="auto"/>
            <w:right w:val="none" w:sz="0" w:space="0" w:color="auto"/>
          </w:divBdr>
        </w:div>
        <w:div w:id="919020746">
          <w:marLeft w:val="640"/>
          <w:marRight w:val="0"/>
          <w:marTop w:val="0"/>
          <w:marBottom w:val="0"/>
          <w:divBdr>
            <w:top w:val="none" w:sz="0" w:space="0" w:color="auto"/>
            <w:left w:val="none" w:sz="0" w:space="0" w:color="auto"/>
            <w:bottom w:val="none" w:sz="0" w:space="0" w:color="auto"/>
            <w:right w:val="none" w:sz="0" w:space="0" w:color="auto"/>
          </w:divBdr>
        </w:div>
        <w:div w:id="1531844303">
          <w:marLeft w:val="640"/>
          <w:marRight w:val="0"/>
          <w:marTop w:val="0"/>
          <w:marBottom w:val="0"/>
          <w:divBdr>
            <w:top w:val="none" w:sz="0" w:space="0" w:color="auto"/>
            <w:left w:val="none" w:sz="0" w:space="0" w:color="auto"/>
            <w:bottom w:val="none" w:sz="0" w:space="0" w:color="auto"/>
            <w:right w:val="none" w:sz="0" w:space="0" w:color="auto"/>
          </w:divBdr>
        </w:div>
        <w:div w:id="583419483">
          <w:marLeft w:val="640"/>
          <w:marRight w:val="0"/>
          <w:marTop w:val="0"/>
          <w:marBottom w:val="0"/>
          <w:divBdr>
            <w:top w:val="none" w:sz="0" w:space="0" w:color="auto"/>
            <w:left w:val="none" w:sz="0" w:space="0" w:color="auto"/>
            <w:bottom w:val="none" w:sz="0" w:space="0" w:color="auto"/>
            <w:right w:val="none" w:sz="0" w:space="0" w:color="auto"/>
          </w:divBdr>
        </w:div>
        <w:div w:id="1132283897">
          <w:marLeft w:val="640"/>
          <w:marRight w:val="0"/>
          <w:marTop w:val="0"/>
          <w:marBottom w:val="0"/>
          <w:divBdr>
            <w:top w:val="none" w:sz="0" w:space="0" w:color="auto"/>
            <w:left w:val="none" w:sz="0" w:space="0" w:color="auto"/>
            <w:bottom w:val="none" w:sz="0" w:space="0" w:color="auto"/>
            <w:right w:val="none" w:sz="0" w:space="0" w:color="auto"/>
          </w:divBdr>
        </w:div>
        <w:div w:id="1531576829">
          <w:marLeft w:val="640"/>
          <w:marRight w:val="0"/>
          <w:marTop w:val="0"/>
          <w:marBottom w:val="0"/>
          <w:divBdr>
            <w:top w:val="none" w:sz="0" w:space="0" w:color="auto"/>
            <w:left w:val="none" w:sz="0" w:space="0" w:color="auto"/>
            <w:bottom w:val="none" w:sz="0" w:space="0" w:color="auto"/>
            <w:right w:val="none" w:sz="0" w:space="0" w:color="auto"/>
          </w:divBdr>
        </w:div>
        <w:div w:id="1232495905">
          <w:marLeft w:val="640"/>
          <w:marRight w:val="0"/>
          <w:marTop w:val="0"/>
          <w:marBottom w:val="0"/>
          <w:divBdr>
            <w:top w:val="none" w:sz="0" w:space="0" w:color="auto"/>
            <w:left w:val="none" w:sz="0" w:space="0" w:color="auto"/>
            <w:bottom w:val="none" w:sz="0" w:space="0" w:color="auto"/>
            <w:right w:val="none" w:sz="0" w:space="0" w:color="auto"/>
          </w:divBdr>
        </w:div>
        <w:div w:id="104815638">
          <w:marLeft w:val="640"/>
          <w:marRight w:val="0"/>
          <w:marTop w:val="0"/>
          <w:marBottom w:val="0"/>
          <w:divBdr>
            <w:top w:val="none" w:sz="0" w:space="0" w:color="auto"/>
            <w:left w:val="none" w:sz="0" w:space="0" w:color="auto"/>
            <w:bottom w:val="none" w:sz="0" w:space="0" w:color="auto"/>
            <w:right w:val="none" w:sz="0" w:space="0" w:color="auto"/>
          </w:divBdr>
        </w:div>
        <w:div w:id="344022259">
          <w:marLeft w:val="640"/>
          <w:marRight w:val="0"/>
          <w:marTop w:val="0"/>
          <w:marBottom w:val="0"/>
          <w:divBdr>
            <w:top w:val="none" w:sz="0" w:space="0" w:color="auto"/>
            <w:left w:val="none" w:sz="0" w:space="0" w:color="auto"/>
            <w:bottom w:val="none" w:sz="0" w:space="0" w:color="auto"/>
            <w:right w:val="none" w:sz="0" w:space="0" w:color="auto"/>
          </w:divBdr>
        </w:div>
        <w:div w:id="1693533807">
          <w:marLeft w:val="640"/>
          <w:marRight w:val="0"/>
          <w:marTop w:val="0"/>
          <w:marBottom w:val="0"/>
          <w:divBdr>
            <w:top w:val="none" w:sz="0" w:space="0" w:color="auto"/>
            <w:left w:val="none" w:sz="0" w:space="0" w:color="auto"/>
            <w:bottom w:val="none" w:sz="0" w:space="0" w:color="auto"/>
            <w:right w:val="none" w:sz="0" w:space="0" w:color="auto"/>
          </w:divBdr>
        </w:div>
        <w:div w:id="1434058915">
          <w:marLeft w:val="640"/>
          <w:marRight w:val="0"/>
          <w:marTop w:val="0"/>
          <w:marBottom w:val="0"/>
          <w:divBdr>
            <w:top w:val="none" w:sz="0" w:space="0" w:color="auto"/>
            <w:left w:val="none" w:sz="0" w:space="0" w:color="auto"/>
            <w:bottom w:val="none" w:sz="0" w:space="0" w:color="auto"/>
            <w:right w:val="none" w:sz="0" w:space="0" w:color="auto"/>
          </w:divBdr>
        </w:div>
        <w:div w:id="445855981">
          <w:marLeft w:val="640"/>
          <w:marRight w:val="0"/>
          <w:marTop w:val="0"/>
          <w:marBottom w:val="0"/>
          <w:divBdr>
            <w:top w:val="none" w:sz="0" w:space="0" w:color="auto"/>
            <w:left w:val="none" w:sz="0" w:space="0" w:color="auto"/>
            <w:bottom w:val="none" w:sz="0" w:space="0" w:color="auto"/>
            <w:right w:val="none" w:sz="0" w:space="0" w:color="auto"/>
          </w:divBdr>
        </w:div>
        <w:div w:id="1695106024">
          <w:marLeft w:val="640"/>
          <w:marRight w:val="0"/>
          <w:marTop w:val="0"/>
          <w:marBottom w:val="0"/>
          <w:divBdr>
            <w:top w:val="none" w:sz="0" w:space="0" w:color="auto"/>
            <w:left w:val="none" w:sz="0" w:space="0" w:color="auto"/>
            <w:bottom w:val="none" w:sz="0" w:space="0" w:color="auto"/>
            <w:right w:val="none" w:sz="0" w:space="0" w:color="auto"/>
          </w:divBdr>
        </w:div>
        <w:div w:id="1646734825">
          <w:marLeft w:val="640"/>
          <w:marRight w:val="0"/>
          <w:marTop w:val="0"/>
          <w:marBottom w:val="0"/>
          <w:divBdr>
            <w:top w:val="none" w:sz="0" w:space="0" w:color="auto"/>
            <w:left w:val="none" w:sz="0" w:space="0" w:color="auto"/>
            <w:bottom w:val="none" w:sz="0" w:space="0" w:color="auto"/>
            <w:right w:val="none" w:sz="0" w:space="0" w:color="auto"/>
          </w:divBdr>
        </w:div>
        <w:div w:id="1238321094">
          <w:marLeft w:val="640"/>
          <w:marRight w:val="0"/>
          <w:marTop w:val="0"/>
          <w:marBottom w:val="0"/>
          <w:divBdr>
            <w:top w:val="none" w:sz="0" w:space="0" w:color="auto"/>
            <w:left w:val="none" w:sz="0" w:space="0" w:color="auto"/>
            <w:bottom w:val="none" w:sz="0" w:space="0" w:color="auto"/>
            <w:right w:val="none" w:sz="0" w:space="0" w:color="auto"/>
          </w:divBdr>
        </w:div>
        <w:div w:id="307129102">
          <w:marLeft w:val="640"/>
          <w:marRight w:val="0"/>
          <w:marTop w:val="0"/>
          <w:marBottom w:val="0"/>
          <w:divBdr>
            <w:top w:val="none" w:sz="0" w:space="0" w:color="auto"/>
            <w:left w:val="none" w:sz="0" w:space="0" w:color="auto"/>
            <w:bottom w:val="none" w:sz="0" w:space="0" w:color="auto"/>
            <w:right w:val="none" w:sz="0" w:space="0" w:color="auto"/>
          </w:divBdr>
        </w:div>
        <w:div w:id="568006883">
          <w:marLeft w:val="640"/>
          <w:marRight w:val="0"/>
          <w:marTop w:val="0"/>
          <w:marBottom w:val="0"/>
          <w:divBdr>
            <w:top w:val="none" w:sz="0" w:space="0" w:color="auto"/>
            <w:left w:val="none" w:sz="0" w:space="0" w:color="auto"/>
            <w:bottom w:val="none" w:sz="0" w:space="0" w:color="auto"/>
            <w:right w:val="none" w:sz="0" w:space="0" w:color="auto"/>
          </w:divBdr>
        </w:div>
        <w:div w:id="834684683">
          <w:marLeft w:val="640"/>
          <w:marRight w:val="0"/>
          <w:marTop w:val="0"/>
          <w:marBottom w:val="0"/>
          <w:divBdr>
            <w:top w:val="none" w:sz="0" w:space="0" w:color="auto"/>
            <w:left w:val="none" w:sz="0" w:space="0" w:color="auto"/>
            <w:bottom w:val="none" w:sz="0" w:space="0" w:color="auto"/>
            <w:right w:val="none" w:sz="0" w:space="0" w:color="auto"/>
          </w:divBdr>
        </w:div>
        <w:div w:id="1499543900">
          <w:marLeft w:val="640"/>
          <w:marRight w:val="0"/>
          <w:marTop w:val="0"/>
          <w:marBottom w:val="0"/>
          <w:divBdr>
            <w:top w:val="none" w:sz="0" w:space="0" w:color="auto"/>
            <w:left w:val="none" w:sz="0" w:space="0" w:color="auto"/>
            <w:bottom w:val="none" w:sz="0" w:space="0" w:color="auto"/>
            <w:right w:val="none" w:sz="0" w:space="0" w:color="auto"/>
          </w:divBdr>
        </w:div>
        <w:div w:id="734207335">
          <w:marLeft w:val="640"/>
          <w:marRight w:val="0"/>
          <w:marTop w:val="0"/>
          <w:marBottom w:val="0"/>
          <w:divBdr>
            <w:top w:val="none" w:sz="0" w:space="0" w:color="auto"/>
            <w:left w:val="none" w:sz="0" w:space="0" w:color="auto"/>
            <w:bottom w:val="none" w:sz="0" w:space="0" w:color="auto"/>
            <w:right w:val="none" w:sz="0" w:space="0" w:color="auto"/>
          </w:divBdr>
        </w:div>
        <w:div w:id="838546042">
          <w:marLeft w:val="640"/>
          <w:marRight w:val="0"/>
          <w:marTop w:val="0"/>
          <w:marBottom w:val="0"/>
          <w:divBdr>
            <w:top w:val="none" w:sz="0" w:space="0" w:color="auto"/>
            <w:left w:val="none" w:sz="0" w:space="0" w:color="auto"/>
            <w:bottom w:val="none" w:sz="0" w:space="0" w:color="auto"/>
            <w:right w:val="none" w:sz="0" w:space="0" w:color="auto"/>
          </w:divBdr>
        </w:div>
        <w:div w:id="2093089004">
          <w:marLeft w:val="640"/>
          <w:marRight w:val="0"/>
          <w:marTop w:val="0"/>
          <w:marBottom w:val="0"/>
          <w:divBdr>
            <w:top w:val="none" w:sz="0" w:space="0" w:color="auto"/>
            <w:left w:val="none" w:sz="0" w:space="0" w:color="auto"/>
            <w:bottom w:val="none" w:sz="0" w:space="0" w:color="auto"/>
            <w:right w:val="none" w:sz="0" w:space="0" w:color="auto"/>
          </w:divBdr>
        </w:div>
        <w:div w:id="1852336484">
          <w:marLeft w:val="640"/>
          <w:marRight w:val="0"/>
          <w:marTop w:val="0"/>
          <w:marBottom w:val="0"/>
          <w:divBdr>
            <w:top w:val="none" w:sz="0" w:space="0" w:color="auto"/>
            <w:left w:val="none" w:sz="0" w:space="0" w:color="auto"/>
            <w:bottom w:val="none" w:sz="0" w:space="0" w:color="auto"/>
            <w:right w:val="none" w:sz="0" w:space="0" w:color="auto"/>
          </w:divBdr>
        </w:div>
        <w:div w:id="24983106">
          <w:marLeft w:val="640"/>
          <w:marRight w:val="0"/>
          <w:marTop w:val="0"/>
          <w:marBottom w:val="0"/>
          <w:divBdr>
            <w:top w:val="none" w:sz="0" w:space="0" w:color="auto"/>
            <w:left w:val="none" w:sz="0" w:space="0" w:color="auto"/>
            <w:bottom w:val="none" w:sz="0" w:space="0" w:color="auto"/>
            <w:right w:val="none" w:sz="0" w:space="0" w:color="auto"/>
          </w:divBdr>
        </w:div>
        <w:div w:id="290594094">
          <w:marLeft w:val="640"/>
          <w:marRight w:val="0"/>
          <w:marTop w:val="0"/>
          <w:marBottom w:val="0"/>
          <w:divBdr>
            <w:top w:val="none" w:sz="0" w:space="0" w:color="auto"/>
            <w:left w:val="none" w:sz="0" w:space="0" w:color="auto"/>
            <w:bottom w:val="none" w:sz="0" w:space="0" w:color="auto"/>
            <w:right w:val="none" w:sz="0" w:space="0" w:color="auto"/>
          </w:divBdr>
        </w:div>
        <w:div w:id="1108740206">
          <w:marLeft w:val="640"/>
          <w:marRight w:val="0"/>
          <w:marTop w:val="0"/>
          <w:marBottom w:val="0"/>
          <w:divBdr>
            <w:top w:val="none" w:sz="0" w:space="0" w:color="auto"/>
            <w:left w:val="none" w:sz="0" w:space="0" w:color="auto"/>
            <w:bottom w:val="none" w:sz="0" w:space="0" w:color="auto"/>
            <w:right w:val="none" w:sz="0" w:space="0" w:color="auto"/>
          </w:divBdr>
        </w:div>
        <w:div w:id="1885559304">
          <w:marLeft w:val="640"/>
          <w:marRight w:val="0"/>
          <w:marTop w:val="0"/>
          <w:marBottom w:val="0"/>
          <w:divBdr>
            <w:top w:val="none" w:sz="0" w:space="0" w:color="auto"/>
            <w:left w:val="none" w:sz="0" w:space="0" w:color="auto"/>
            <w:bottom w:val="none" w:sz="0" w:space="0" w:color="auto"/>
            <w:right w:val="none" w:sz="0" w:space="0" w:color="auto"/>
          </w:divBdr>
        </w:div>
        <w:div w:id="1151795481">
          <w:marLeft w:val="640"/>
          <w:marRight w:val="0"/>
          <w:marTop w:val="0"/>
          <w:marBottom w:val="0"/>
          <w:divBdr>
            <w:top w:val="none" w:sz="0" w:space="0" w:color="auto"/>
            <w:left w:val="none" w:sz="0" w:space="0" w:color="auto"/>
            <w:bottom w:val="none" w:sz="0" w:space="0" w:color="auto"/>
            <w:right w:val="none" w:sz="0" w:space="0" w:color="auto"/>
          </w:divBdr>
        </w:div>
        <w:div w:id="478765123">
          <w:marLeft w:val="640"/>
          <w:marRight w:val="0"/>
          <w:marTop w:val="0"/>
          <w:marBottom w:val="0"/>
          <w:divBdr>
            <w:top w:val="none" w:sz="0" w:space="0" w:color="auto"/>
            <w:left w:val="none" w:sz="0" w:space="0" w:color="auto"/>
            <w:bottom w:val="none" w:sz="0" w:space="0" w:color="auto"/>
            <w:right w:val="none" w:sz="0" w:space="0" w:color="auto"/>
          </w:divBdr>
        </w:div>
        <w:div w:id="64767246">
          <w:marLeft w:val="640"/>
          <w:marRight w:val="0"/>
          <w:marTop w:val="0"/>
          <w:marBottom w:val="0"/>
          <w:divBdr>
            <w:top w:val="none" w:sz="0" w:space="0" w:color="auto"/>
            <w:left w:val="none" w:sz="0" w:space="0" w:color="auto"/>
            <w:bottom w:val="none" w:sz="0" w:space="0" w:color="auto"/>
            <w:right w:val="none" w:sz="0" w:space="0" w:color="auto"/>
          </w:divBdr>
        </w:div>
        <w:div w:id="910847675">
          <w:marLeft w:val="640"/>
          <w:marRight w:val="0"/>
          <w:marTop w:val="0"/>
          <w:marBottom w:val="0"/>
          <w:divBdr>
            <w:top w:val="none" w:sz="0" w:space="0" w:color="auto"/>
            <w:left w:val="none" w:sz="0" w:space="0" w:color="auto"/>
            <w:bottom w:val="none" w:sz="0" w:space="0" w:color="auto"/>
            <w:right w:val="none" w:sz="0" w:space="0" w:color="auto"/>
          </w:divBdr>
        </w:div>
        <w:div w:id="325324637">
          <w:marLeft w:val="640"/>
          <w:marRight w:val="0"/>
          <w:marTop w:val="0"/>
          <w:marBottom w:val="0"/>
          <w:divBdr>
            <w:top w:val="none" w:sz="0" w:space="0" w:color="auto"/>
            <w:left w:val="none" w:sz="0" w:space="0" w:color="auto"/>
            <w:bottom w:val="none" w:sz="0" w:space="0" w:color="auto"/>
            <w:right w:val="none" w:sz="0" w:space="0" w:color="auto"/>
          </w:divBdr>
        </w:div>
        <w:div w:id="749304628">
          <w:marLeft w:val="640"/>
          <w:marRight w:val="0"/>
          <w:marTop w:val="0"/>
          <w:marBottom w:val="0"/>
          <w:divBdr>
            <w:top w:val="none" w:sz="0" w:space="0" w:color="auto"/>
            <w:left w:val="none" w:sz="0" w:space="0" w:color="auto"/>
            <w:bottom w:val="none" w:sz="0" w:space="0" w:color="auto"/>
            <w:right w:val="none" w:sz="0" w:space="0" w:color="auto"/>
          </w:divBdr>
        </w:div>
      </w:divsChild>
    </w:div>
    <w:div w:id="1556549952">
      <w:bodyDiv w:val="1"/>
      <w:marLeft w:val="0"/>
      <w:marRight w:val="0"/>
      <w:marTop w:val="0"/>
      <w:marBottom w:val="0"/>
      <w:divBdr>
        <w:top w:val="none" w:sz="0" w:space="0" w:color="auto"/>
        <w:left w:val="none" w:sz="0" w:space="0" w:color="auto"/>
        <w:bottom w:val="none" w:sz="0" w:space="0" w:color="auto"/>
        <w:right w:val="none" w:sz="0" w:space="0" w:color="auto"/>
      </w:divBdr>
      <w:divsChild>
        <w:div w:id="67188759">
          <w:marLeft w:val="640"/>
          <w:marRight w:val="0"/>
          <w:marTop w:val="0"/>
          <w:marBottom w:val="0"/>
          <w:divBdr>
            <w:top w:val="none" w:sz="0" w:space="0" w:color="auto"/>
            <w:left w:val="none" w:sz="0" w:space="0" w:color="auto"/>
            <w:bottom w:val="none" w:sz="0" w:space="0" w:color="auto"/>
            <w:right w:val="none" w:sz="0" w:space="0" w:color="auto"/>
          </w:divBdr>
        </w:div>
        <w:div w:id="104497083">
          <w:marLeft w:val="640"/>
          <w:marRight w:val="0"/>
          <w:marTop w:val="0"/>
          <w:marBottom w:val="0"/>
          <w:divBdr>
            <w:top w:val="none" w:sz="0" w:space="0" w:color="auto"/>
            <w:left w:val="none" w:sz="0" w:space="0" w:color="auto"/>
            <w:bottom w:val="none" w:sz="0" w:space="0" w:color="auto"/>
            <w:right w:val="none" w:sz="0" w:space="0" w:color="auto"/>
          </w:divBdr>
        </w:div>
        <w:div w:id="191455017">
          <w:marLeft w:val="640"/>
          <w:marRight w:val="0"/>
          <w:marTop w:val="0"/>
          <w:marBottom w:val="0"/>
          <w:divBdr>
            <w:top w:val="none" w:sz="0" w:space="0" w:color="auto"/>
            <w:left w:val="none" w:sz="0" w:space="0" w:color="auto"/>
            <w:bottom w:val="none" w:sz="0" w:space="0" w:color="auto"/>
            <w:right w:val="none" w:sz="0" w:space="0" w:color="auto"/>
          </w:divBdr>
        </w:div>
        <w:div w:id="252785338">
          <w:marLeft w:val="640"/>
          <w:marRight w:val="0"/>
          <w:marTop w:val="0"/>
          <w:marBottom w:val="0"/>
          <w:divBdr>
            <w:top w:val="none" w:sz="0" w:space="0" w:color="auto"/>
            <w:left w:val="none" w:sz="0" w:space="0" w:color="auto"/>
            <w:bottom w:val="none" w:sz="0" w:space="0" w:color="auto"/>
            <w:right w:val="none" w:sz="0" w:space="0" w:color="auto"/>
          </w:divBdr>
        </w:div>
        <w:div w:id="302539679">
          <w:marLeft w:val="640"/>
          <w:marRight w:val="0"/>
          <w:marTop w:val="0"/>
          <w:marBottom w:val="0"/>
          <w:divBdr>
            <w:top w:val="none" w:sz="0" w:space="0" w:color="auto"/>
            <w:left w:val="none" w:sz="0" w:space="0" w:color="auto"/>
            <w:bottom w:val="none" w:sz="0" w:space="0" w:color="auto"/>
            <w:right w:val="none" w:sz="0" w:space="0" w:color="auto"/>
          </w:divBdr>
        </w:div>
        <w:div w:id="332491819">
          <w:marLeft w:val="640"/>
          <w:marRight w:val="0"/>
          <w:marTop w:val="0"/>
          <w:marBottom w:val="0"/>
          <w:divBdr>
            <w:top w:val="none" w:sz="0" w:space="0" w:color="auto"/>
            <w:left w:val="none" w:sz="0" w:space="0" w:color="auto"/>
            <w:bottom w:val="none" w:sz="0" w:space="0" w:color="auto"/>
            <w:right w:val="none" w:sz="0" w:space="0" w:color="auto"/>
          </w:divBdr>
        </w:div>
        <w:div w:id="372073603">
          <w:marLeft w:val="640"/>
          <w:marRight w:val="0"/>
          <w:marTop w:val="0"/>
          <w:marBottom w:val="0"/>
          <w:divBdr>
            <w:top w:val="none" w:sz="0" w:space="0" w:color="auto"/>
            <w:left w:val="none" w:sz="0" w:space="0" w:color="auto"/>
            <w:bottom w:val="none" w:sz="0" w:space="0" w:color="auto"/>
            <w:right w:val="none" w:sz="0" w:space="0" w:color="auto"/>
          </w:divBdr>
        </w:div>
        <w:div w:id="439029109">
          <w:marLeft w:val="640"/>
          <w:marRight w:val="0"/>
          <w:marTop w:val="0"/>
          <w:marBottom w:val="0"/>
          <w:divBdr>
            <w:top w:val="none" w:sz="0" w:space="0" w:color="auto"/>
            <w:left w:val="none" w:sz="0" w:space="0" w:color="auto"/>
            <w:bottom w:val="none" w:sz="0" w:space="0" w:color="auto"/>
            <w:right w:val="none" w:sz="0" w:space="0" w:color="auto"/>
          </w:divBdr>
        </w:div>
        <w:div w:id="490827711">
          <w:marLeft w:val="640"/>
          <w:marRight w:val="0"/>
          <w:marTop w:val="0"/>
          <w:marBottom w:val="0"/>
          <w:divBdr>
            <w:top w:val="none" w:sz="0" w:space="0" w:color="auto"/>
            <w:left w:val="none" w:sz="0" w:space="0" w:color="auto"/>
            <w:bottom w:val="none" w:sz="0" w:space="0" w:color="auto"/>
            <w:right w:val="none" w:sz="0" w:space="0" w:color="auto"/>
          </w:divBdr>
        </w:div>
        <w:div w:id="565260573">
          <w:marLeft w:val="640"/>
          <w:marRight w:val="0"/>
          <w:marTop w:val="0"/>
          <w:marBottom w:val="0"/>
          <w:divBdr>
            <w:top w:val="none" w:sz="0" w:space="0" w:color="auto"/>
            <w:left w:val="none" w:sz="0" w:space="0" w:color="auto"/>
            <w:bottom w:val="none" w:sz="0" w:space="0" w:color="auto"/>
            <w:right w:val="none" w:sz="0" w:space="0" w:color="auto"/>
          </w:divBdr>
        </w:div>
        <w:div w:id="629089288">
          <w:marLeft w:val="640"/>
          <w:marRight w:val="0"/>
          <w:marTop w:val="0"/>
          <w:marBottom w:val="0"/>
          <w:divBdr>
            <w:top w:val="none" w:sz="0" w:space="0" w:color="auto"/>
            <w:left w:val="none" w:sz="0" w:space="0" w:color="auto"/>
            <w:bottom w:val="none" w:sz="0" w:space="0" w:color="auto"/>
            <w:right w:val="none" w:sz="0" w:space="0" w:color="auto"/>
          </w:divBdr>
        </w:div>
        <w:div w:id="688331242">
          <w:marLeft w:val="640"/>
          <w:marRight w:val="0"/>
          <w:marTop w:val="0"/>
          <w:marBottom w:val="0"/>
          <w:divBdr>
            <w:top w:val="none" w:sz="0" w:space="0" w:color="auto"/>
            <w:left w:val="none" w:sz="0" w:space="0" w:color="auto"/>
            <w:bottom w:val="none" w:sz="0" w:space="0" w:color="auto"/>
            <w:right w:val="none" w:sz="0" w:space="0" w:color="auto"/>
          </w:divBdr>
        </w:div>
        <w:div w:id="792016178">
          <w:marLeft w:val="640"/>
          <w:marRight w:val="0"/>
          <w:marTop w:val="0"/>
          <w:marBottom w:val="0"/>
          <w:divBdr>
            <w:top w:val="none" w:sz="0" w:space="0" w:color="auto"/>
            <w:left w:val="none" w:sz="0" w:space="0" w:color="auto"/>
            <w:bottom w:val="none" w:sz="0" w:space="0" w:color="auto"/>
            <w:right w:val="none" w:sz="0" w:space="0" w:color="auto"/>
          </w:divBdr>
        </w:div>
        <w:div w:id="792091166">
          <w:marLeft w:val="640"/>
          <w:marRight w:val="0"/>
          <w:marTop w:val="0"/>
          <w:marBottom w:val="0"/>
          <w:divBdr>
            <w:top w:val="none" w:sz="0" w:space="0" w:color="auto"/>
            <w:left w:val="none" w:sz="0" w:space="0" w:color="auto"/>
            <w:bottom w:val="none" w:sz="0" w:space="0" w:color="auto"/>
            <w:right w:val="none" w:sz="0" w:space="0" w:color="auto"/>
          </w:divBdr>
        </w:div>
        <w:div w:id="834885039">
          <w:marLeft w:val="640"/>
          <w:marRight w:val="0"/>
          <w:marTop w:val="0"/>
          <w:marBottom w:val="0"/>
          <w:divBdr>
            <w:top w:val="none" w:sz="0" w:space="0" w:color="auto"/>
            <w:left w:val="none" w:sz="0" w:space="0" w:color="auto"/>
            <w:bottom w:val="none" w:sz="0" w:space="0" w:color="auto"/>
            <w:right w:val="none" w:sz="0" w:space="0" w:color="auto"/>
          </w:divBdr>
        </w:div>
        <w:div w:id="852378741">
          <w:marLeft w:val="640"/>
          <w:marRight w:val="0"/>
          <w:marTop w:val="0"/>
          <w:marBottom w:val="0"/>
          <w:divBdr>
            <w:top w:val="none" w:sz="0" w:space="0" w:color="auto"/>
            <w:left w:val="none" w:sz="0" w:space="0" w:color="auto"/>
            <w:bottom w:val="none" w:sz="0" w:space="0" w:color="auto"/>
            <w:right w:val="none" w:sz="0" w:space="0" w:color="auto"/>
          </w:divBdr>
        </w:div>
        <w:div w:id="877543949">
          <w:marLeft w:val="640"/>
          <w:marRight w:val="0"/>
          <w:marTop w:val="0"/>
          <w:marBottom w:val="0"/>
          <w:divBdr>
            <w:top w:val="none" w:sz="0" w:space="0" w:color="auto"/>
            <w:left w:val="none" w:sz="0" w:space="0" w:color="auto"/>
            <w:bottom w:val="none" w:sz="0" w:space="0" w:color="auto"/>
            <w:right w:val="none" w:sz="0" w:space="0" w:color="auto"/>
          </w:divBdr>
        </w:div>
        <w:div w:id="884026756">
          <w:marLeft w:val="640"/>
          <w:marRight w:val="0"/>
          <w:marTop w:val="0"/>
          <w:marBottom w:val="0"/>
          <w:divBdr>
            <w:top w:val="none" w:sz="0" w:space="0" w:color="auto"/>
            <w:left w:val="none" w:sz="0" w:space="0" w:color="auto"/>
            <w:bottom w:val="none" w:sz="0" w:space="0" w:color="auto"/>
            <w:right w:val="none" w:sz="0" w:space="0" w:color="auto"/>
          </w:divBdr>
        </w:div>
        <w:div w:id="900479644">
          <w:marLeft w:val="640"/>
          <w:marRight w:val="0"/>
          <w:marTop w:val="0"/>
          <w:marBottom w:val="0"/>
          <w:divBdr>
            <w:top w:val="none" w:sz="0" w:space="0" w:color="auto"/>
            <w:left w:val="none" w:sz="0" w:space="0" w:color="auto"/>
            <w:bottom w:val="none" w:sz="0" w:space="0" w:color="auto"/>
            <w:right w:val="none" w:sz="0" w:space="0" w:color="auto"/>
          </w:divBdr>
        </w:div>
        <w:div w:id="939221970">
          <w:marLeft w:val="640"/>
          <w:marRight w:val="0"/>
          <w:marTop w:val="0"/>
          <w:marBottom w:val="0"/>
          <w:divBdr>
            <w:top w:val="none" w:sz="0" w:space="0" w:color="auto"/>
            <w:left w:val="none" w:sz="0" w:space="0" w:color="auto"/>
            <w:bottom w:val="none" w:sz="0" w:space="0" w:color="auto"/>
            <w:right w:val="none" w:sz="0" w:space="0" w:color="auto"/>
          </w:divBdr>
        </w:div>
        <w:div w:id="949317922">
          <w:marLeft w:val="640"/>
          <w:marRight w:val="0"/>
          <w:marTop w:val="0"/>
          <w:marBottom w:val="0"/>
          <w:divBdr>
            <w:top w:val="none" w:sz="0" w:space="0" w:color="auto"/>
            <w:left w:val="none" w:sz="0" w:space="0" w:color="auto"/>
            <w:bottom w:val="none" w:sz="0" w:space="0" w:color="auto"/>
            <w:right w:val="none" w:sz="0" w:space="0" w:color="auto"/>
          </w:divBdr>
        </w:div>
        <w:div w:id="949820352">
          <w:marLeft w:val="640"/>
          <w:marRight w:val="0"/>
          <w:marTop w:val="0"/>
          <w:marBottom w:val="0"/>
          <w:divBdr>
            <w:top w:val="none" w:sz="0" w:space="0" w:color="auto"/>
            <w:left w:val="none" w:sz="0" w:space="0" w:color="auto"/>
            <w:bottom w:val="none" w:sz="0" w:space="0" w:color="auto"/>
            <w:right w:val="none" w:sz="0" w:space="0" w:color="auto"/>
          </w:divBdr>
        </w:div>
        <w:div w:id="1019890449">
          <w:marLeft w:val="640"/>
          <w:marRight w:val="0"/>
          <w:marTop w:val="0"/>
          <w:marBottom w:val="0"/>
          <w:divBdr>
            <w:top w:val="none" w:sz="0" w:space="0" w:color="auto"/>
            <w:left w:val="none" w:sz="0" w:space="0" w:color="auto"/>
            <w:bottom w:val="none" w:sz="0" w:space="0" w:color="auto"/>
            <w:right w:val="none" w:sz="0" w:space="0" w:color="auto"/>
          </w:divBdr>
        </w:div>
        <w:div w:id="1027565541">
          <w:marLeft w:val="640"/>
          <w:marRight w:val="0"/>
          <w:marTop w:val="0"/>
          <w:marBottom w:val="0"/>
          <w:divBdr>
            <w:top w:val="none" w:sz="0" w:space="0" w:color="auto"/>
            <w:left w:val="none" w:sz="0" w:space="0" w:color="auto"/>
            <w:bottom w:val="none" w:sz="0" w:space="0" w:color="auto"/>
            <w:right w:val="none" w:sz="0" w:space="0" w:color="auto"/>
          </w:divBdr>
        </w:div>
        <w:div w:id="1219320680">
          <w:marLeft w:val="640"/>
          <w:marRight w:val="0"/>
          <w:marTop w:val="0"/>
          <w:marBottom w:val="0"/>
          <w:divBdr>
            <w:top w:val="none" w:sz="0" w:space="0" w:color="auto"/>
            <w:left w:val="none" w:sz="0" w:space="0" w:color="auto"/>
            <w:bottom w:val="none" w:sz="0" w:space="0" w:color="auto"/>
            <w:right w:val="none" w:sz="0" w:space="0" w:color="auto"/>
          </w:divBdr>
        </w:div>
        <w:div w:id="1247422050">
          <w:marLeft w:val="640"/>
          <w:marRight w:val="0"/>
          <w:marTop w:val="0"/>
          <w:marBottom w:val="0"/>
          <w:divBdr>
            <w:top w:val="none" w:sz="0" w:space="0" w:color="auto"/>
            <w:left w:val="none" w:sz="0" w:space="0" w:color="auto"/>
            <w:bottom w:val="none" w:sz="0" w:space="0" w:color="auto"/>
            <w:right w:val="none" w:sz="0" w:space="0" w:color="auto"/>
          </w:divBdr>
        </w:div>
        <w:div w:id="1256665664">
          <w:marLeft w:val="640"/>
          <w:marRight w:val="0"/>
          <w:marTop w:val="0"/>
          <w:marBottom w:val="0"/>
          <w:divBdr>
            <w:top w:val="none" w:sz="0" w:space="0" w:color="auto"/>
            <w:left w:val="none" w:sz="0" w:space="0" w:color="auto"/>
            <w:bottom w:val="none" w:sz="0" w:space="0" w:color="auto"/>
            <w:right w:val="none" w:sz="0" w:space="0" w:color="auto"/>
          </w:divBdr>
        </w:div>
        <w:div w:id="1344091206">
          <w:marLeft w:val="640"/>
          <w:marRight w:val="0"/>
          <w:marTop w:val="0"/>
          <w:marBottom w:val="0"/>
          <w:divBdr>
            <w:top w:val="none" w:sz="0" w:space="0" w:color="auto"/>
            <w:left w:val="none" w:sz="0" w:space="0" w:color="auto"/>
            <w:bottom w:val="none" w:sz="0" w:space="0" w:color="auto"/>
            <w:right w:val="none" w:sz="0" w:space="0" w:color="auto"/>
          </w:divBdr>
        </w:div>
        <w:div w:id="1346640290">
          <w:marLeft w:val="640"/>
          <w:marRight w:val="0"/>
          <w:marTop w:val="0"/>
          <w:marBottom w:val="0"/>
          <w:divBdr>
            <w:top w:val="none" w:sz="0" w:space="0" w:color="auto"/>
            <w:left w:val="none" w:sz="0" w:space="0" w:color="auto"/>
            <w:bottom w:val="none" w:sz="0" w:space="0" w:color="auto"/>
            <w:right w:val="none" w:sz="0" w:space="0" w:color="auto"/>
          </w:divBdr>
        </w:div>
        <w:div w:id="1398942506">
          <w:marLeft w:val="640"/>
          <w:marRight w:val="0"/>
          <w:marTop w:val="0"/>
          <w:marBottom w:val="0"/>
          <w:divBdr>
            <w:top w:val="none" w:sz="0" w:space="0" w:color="auto"/>
            <w:left w:val="none" w:sz="0" w:space="0" w:color="auto"/>
            <w:bottom w:val="none" w:sz="0" w:space="0" w:color="auto"/>
            <w:right w:val="none" w:sz="0" w:space="0" w:color="auto"/>
          </w:divBdr>
        </w:div>
        <w:div w:id="1403404335">
          <w:marLeft w:val="640"/>
          <w:marRight w:val="0"/>
          <w:marTop w:val="0"/>
          <w:marBottom w:val="0"/>
          <w:divBdr>
            <w:top w:val="none" w:sz="0" w:space="0" w:color="auto"/>
            <w:left w:val="none" w:sz="0" w:space="0" w:color="auto"/>
            <w:bottom w:val="none" w:sz="0" w:space="0" w:color="auto"/>
            <w:right w:val="none" w:sz="0" w:space="0" w:color="auto"/>
          </w:divBdr>
        </w:div>
        <w:div w:id="1411660501">
          <w:marLeft w:val="640"/>
          <w:marRight w:val="0"/>
          <w:marTop w:val="0"/>
          <w:marBottom w:val="0"/>
          <w:divBdr>
            <w:top w:val="none" w:sz="0" w:space="0" w:color="auto"/>
            <w:left w:val="none" w:sz="0" w:space="0" w:color="auto"/>
            <w:bottom w:val="none" w:sz="0" w:space="0" w:color="auto"/>
            <w:right w:val="none" w:sz="0" w:space="0" w:color="auto"/>
          </w:divBdr>
        </w:div>
        <w:div w:id="1411730514">
          <w:marLeft w:val="640"/>
          <w:marRight w:val="0"/>
          <w:marTop w:val="0"/>
          <w:marBottom w:val="0"/>
          <w:divBdr>
            <w:top w:val="none" w:sz="0" w:space="0" w:color="auto"/>
            <w:left w:val="none" w:sz="0" w:space="0" w:color="auto"/>
            <w:bottom w:val="none" w:sz="0" w:space="0" w:color="auto"/>
            <w:right w:val="none" w:sz="0" w:space="0" w:color="auto"/>
          </w:divBdr>
        </w:div>
        <w:div w:id="1596017926">
          <w:marLeft w:val="640"/>
          <w:marRight w:val="0"/>
          <w:marTop w:val="0"/>
          <w:marBottom w:val="0"/>
          <w:divBdr>
            <w:top w:val="none" w:sz="0" w:space="0" w:color="auto"/>
            <w:left w:val="none" w:sz="0" w:space="0" w:color="auto"/>
            <w:bottom w:val="none" w:sz="0" w:space="0" w:color="auto"/>
            <w:right w:val="none" w:sz="0" w:space="0" w:color="auto"/>
          </w:divBdr>
        </w:div>
        <w:div w:id="1611620350">
          <w:marLeft w:val="640"/>
          <w:marRight w:val="0"/>
          <w:marTop w:val="0"/>
          <w:marBottom w:val="0"/>
          <w:divBdr>
            <w:top w:val="none" w:sz="0" w:space="0" w:color="auto"/>
            <w:left w:val="none" w:sz="0" w:space="0" w:color="auto"/>
            <w:bottom w:val="none" w:sz="0" w:space="0" w:color="auto"/>
            <w:right w:val="none" w:sz="0" w:space="0" w:color="auto"/>
          </w:divBdr>
        </w:div>
        <w:div w:id="1669863936">
          <w:marLeft w:val="640"/>
          <w:marRight w:val="0"/>
          <w:marTop w:val="0"/>
          <w:marBottom w:val="0"/>
          <w:divBdr>
            <w:top w:val="none" w:sz="0" w:space="0" w:color="auto"/>
            <w:left w:val="none" w:sz="0" w:space="0" w:color="auto"/>
            <w:bottom w:val="none" w:sz="0" w:space="0" w:color="auto"/>
            <w:right w:val="none" w:sz="0" w:space="0" w:color="auto"/>
          </w:divBdr>
        </w:div>
        <w:div w:id="1682124132">
          <w:marLeft w:val="640"/>
          <w:marRight w:val="0"/>
          <w:marTop w:val="0"/>
          <w:marBottom w:val="0"/>
          <w:divBdr>
            <w:top w:val="none" w:sz="0" w:space="0" w:color="auto"/>
            <w:left w:val="none" w:sz="0" w:space="0" w:color="auto"/>
            <w:bottom w:val="none" w:sz="0" w:space="0" w:color="auto"/>
            <w:right w:val="none" w:sz="0" w:space="0" w:color="auto"/>
          </w:divBdr>
        </w:div>
        <w:div w:id="1696271650">
          <w:marLeft w:val="640"/>
          <w:marRight w:val="0"/>
          <w:marTop w:val="0"/>
          <w:marBottom w:val="0"/>
          <w:divBdr>
            <w:top w:val="none" w:sz="0" w:space="0" w:color="auto"/>
            <w:left w:val="none" w:sz="0" w:space="0" w:color="auto"/>
            <w:bottom w:val="none" w:sz="0" w:space="0" w:color="auto"/>
            <w:right w:val="none" w:sz="0" w:space="0" w:color="auto"/>
          </w:divBdr>
        </w:div>
        <w:div w:id="1824009341">
          <w:marLeft w:val="640"/>
          <w:marRight w:val="0"/>
          <w:marTop w:val="0"/>
          <w:marBottom w:val="0"/>
          <w:divBdr>
            <w:top w:val="none" w:sz="0" w:space="0" w:color="auto"/>
            <w:left w:val="none" w:sz="0" w:space="0" w:color="auto"/>
            <w:bottom w:val="none" w:sz="0" w:space="0" w:color="auto"/>
            <w:right w:val="none" w:sz="0" w:space="0" w:color="auto"/>
          </w:divBdr>
        </w:div>
        <w:div w:id="1860267442">
          <w:marLeft w:val="640"/>
          <w:marRight w:val="0"/>
          <w:marTop w:val="0"/>
          <w:marBottom w:val="0"/>
          <w:divBdr>
            <w:top w:val="none" w:sz="0" w:space="0" w:color="auto"/>
            <w:left w:val="none" w:sz="0" w:space="0" w:color="auto"/>
            <w:bottom w:val="none" w:sz="0" w:space="0" w:color="auto"/>
            <w:right w:val="none" w:sz="0" w:space="0" w:color="auto"/>
          </w:divBdr>
        </w:div>
        <w:div w:id="1919055369">
          <w:marLeft w:val="640"/>
          <w:marRight w:val="0"/>
          <w:marTop w:val="0"/>
          <w:marBottom w:val="0"/>
          <w:divBdr>
            <w:top w:val="none" w:sz="0" w:space="0" w:color="auto"/>
            <w:left w:val="none" w:sz="0" w:space="0" w:color="auto"/>
            <w:bottom w:val="none" w:sz="0" w:space="0" w:color="auto"/>
            <w:right w:val="none" w:sz="0" w:space="0" w:color="auto"/>
          </w:divBdr>
        </w:div>
        <w:div w:id="1925409271">
          <w:marLeft w:val="640"/>
          <w:marRight w:val="0"/>
          <w:marTop w:val="0"/>
          <w:marBottom w:val="0"/>
          <w:divBdr>
            <w:top w:val="none" w:sz="0" w:space="0" w:color="auto"/>
            <w:left w:val="none" w:sz="0" w:space="0" w:color="auto"/>
            <w:bottom w:val="none" w:sz="0" w:space="0" w:color="auto"/>
            <w:right w:val="none" w:sz="0" w:space="0" w:color="auto"/>
          </w:divBdr>
        </w:div>
        <w:div w:id="1936860923">
          <w:marLeft w:val="640"/>
          <w:marRight w:val="0"/>
          <w:marTop w:val="0"/>
          <w:marBottom w:val="0"/>
          <w:divBdr>
            <w:top w:val="none" w:sz="0" w:space="0" w:color="auto"/>
            <w:left w:val="none" w:sz="0" w:space="0" w:color="auto"/>
            <w:bottom w:val="none" w:sz="0" w:space="0" w:color="auto"/>
            <w:right w:val="none" w:sz="0" w:space="0" w:color="auto"/>
          </w:divBdr>
        </w:div>
        <w:div w:id="2037806472">
          <w:marLeft w:val="640"/>
          <w:marRight w:val="0"/>
          <w:marTop w:val="0"/>
          <w:marBottom w:val="0"/>
          <w:divBdr>
            <w:top w:val="none" w:sz="0" w:space="0" w:color="auto"/>
            <w:left w:val="none" w:sz="0" w:space="0" w:color="auto"/>
            <w:bottom w:val="none" w:sz="0" w:space="0" w:color="auto"/>
            <w:right w:val="none" w:sz="0" w:space="0" w:color="auto"/>
          </w:divBdr>
        </w:div>
      </w:divsChild>
    </w:div>
    <w:div w:id="1556550117">
      <w:bodyDiv w:val="1"/>
      <w:marLeft w:val="0"/>
      <w:marRight w:val="0"/>
      <w:marTop w:val="0"/>
      <w:marBottom w:val="0"/>
      <w:divBdr>
        <w:top w:val="none" w:sz="0" w:space="0" w:color="auto"/>
        <w:left w:val="none" w:sz="0" w:space="0" w:color="auto"/>
        <w:bottom w:val="none" w:sz="0" w:space="0" w:color="auto"/>
        <w:right w:val="none" w:sz="0" w:space="0" w:color="auto"/>
      </w:divBdr>
      <w:divsChild>
        <w:div w:id="16467452">
          <w:marLeft w:val="640"/>
          <w:marRight w:val="0"/>
          <w:marTop w:val="0"/>
          <w:marBottom w:val="0"/>
          <w:divBdr>
            <w:top w:val="none" w:sz="0" w:space="0" w:color="auto"/>
            <w:left w:val="none" w:sz="0" w:space="0" w:color="auto"/>
            <w:bottom w:val="none" w:sz="0" w:space="0" w:color="auto"/>
            <w:right w:val="none" w:sz="0" w:space="0" w:color="auto"/>
          </w:divBdr>
        </w:div>
        <w:div w:id="33970932">
          <w:marLeft w:val="640"/>
          <w:marRight w:val="0"/>
          <w:marTop w:val="0"/>
          <w:marBottom w:val="0"/>
          <w:divBdr>
            <w:top w:val="none" w:sz="0" w:space="0" w:color="auto"/>
            <w:left w:val="none" w:sz="0" w:space="0" w:color="auto"/>
            <w:bottom w:val="none" w:sz="0" w:space="0" w:color="auto"/>
            <w:right w:val="none" w:sz="0" w:space="0" w:color="auto"/>
          </w:divBdr>
        </w:div>
        <w:div w:id="133186762">
          <w:marLeft w:val="640"/>
          <w:marRight w:val="0"/>
          <w:marTop w:val="0"/>
          <w:marBottom w:val="0"/>
          <w:divBdr>
            <w:top w:val="none" w:sz="0" w:space="0" w:color="auto"/>
            <w:left w:val="none" w:sz="0" w:space="0" w:color="auto"/>
            <w:bottom w:val="none" w:sz="0" w:space="0" w:color="auto"/>
            <w:right w:val="none" w:sz="0" w:space="0" w:color="auto"/>
          </w:divBdr>
        </w:div>
        <w:div w:id="186405928">
          <w:marLeft w:val="640"/>
          <w:marRight w:val="0"/>
          <w:marTop w:val="0"/>
          <w:marBottom w:val="0"/>
          <w:divBdr>
            <w:top w:val="none" w:sz="0" w:space="0" w:color="auto"/>
            <w:left w:val="none" w:sz="0" w:space="0" w:color="auto"/>
            <w:bottom w:val="none" w:sz="0" w:space="0" w:color="auto"/>
            <w:right w:val="none" w:sz="0" w:space="0" w:color="auto"/>
          </w:divBdr>
        </w:div>
        <w:div w:id="253175736">
          <w:marLeft w:val="640"/>
          <w:marRight w:val="0"/>
          <w:marTop w:val="0"/>
          <w:marBottom w:val="0"/>
          <w:divBdr>
            <w:top w:val="none" w:sz="0" w:space="0" w:color="auto"/>
            <w:left w:val="none" w:sz="0" w:space="0" w:color="auto"/>
            <w:bottom w:val="none" w:sz="0" w:space="0" w:color="auto"/>
            <w:right w:val="none" w:sz="0" w:space="0" w:color="auto"/>
          </w:divBdr>
        </w:div>
        <w:div w:id="310062496">
          <w:marLeft w:val="640"/>
          <w:marRight w:val="0"/>
          <w:marTop w:val="0"/>
          <w:marBottom w:val="0"/>
          <w:divBdr>
            <w:top w:val="none" w:sz="0" w:space="0" w:color="auto"/>
            <w:left w:val="none" w:sz="0" w:space="0" w:color="auto"/>
            <w:bottom w:val="none" w:sz="0" w:space="0" w:color="auto"/>
            <w:right w:val="none" w:sz="0" w:space="0" w:color="auto"/>
          </w:divBdr>
        </w:div>
        <w:div w:id="410659909">
          <w:marLeft w:val="640"/>
          <w:marRight w:val="0"/>
          <w:marTop w:val="0"/>
          <w:marBottom w:val="0"/>
          <w:divBdr>
            <w:top w:val="none" w:sz="0" w:space="0" w:color="auto"/>
            <w:left w:val="none" w:sz="0" w:space="0" w:color="auto"/>
            <w:bottom w:val="none" w:sz="0" w:space="0" w:color="auto"/>
            <w:right w:val="none" w:sz="0" w:space="0" w:color="auto"/>
          </w:divBdr>
        </w:div>
        <w:div w:id="419450798">
          <w:marLeft w:val="640"/>
          <w:marRight w:val="0"/>
          <w:marTop w:val="0"/>
          <w:marBottom w:val="0"/>
          <w:divBdr>
            <w:top w:val="none" w:sz="0" w:space="0" w:color="auto"/>
            <w:left w:val="none" w:sz="0" w:space="0" w:color="auto"/>
            <w:bottom w:val="none" w:sz="0" w:space="0" w:color="auto"/>
            <w:right w:val="none" w:sz="0" w:space="0" w:color="auto"/>
          </w:divBdr>
        </w:div>
        <w:div w:id="486437652">
          <w:marLeft w:val="640"/>
          <w:marRight w:val="0"/>
          <w:marTop w:val="0"/>
          <w:marBottom w:val="0"/>
          <w:divBdr>
            <w:top w:val="none" w:sz="0" w:space="0" w:color="auto"/>
            <w:left w:val="none" w:sz="0" w:space="0" w:color="auto"/>
            <w:bottom w:val="none" w:sz="0" w:space="0" w:color="auto"/>
            <w:right w:val="none" w:sz="0" w:space="0" w:color="auto"/>
          </w:divBdr>
        </w:div>
        <w:div w:id="689644109">
          <w:marLeft w:val="640"/>
          <w:marRight w:val="0"/>
          <w:marTop w:val="0"/>
          <w:marBottom w:val="0"/>
          <w:divBdr>
            <w:top w:val="none" w:sz="0" w:space="0" w:color="auto"/>
            <w:left w:val="none" w:sz="0" w:space="0" w:color="auto"/>
            <w:bottom w:val="none" w:sz="0" w:space="0" w:color="auto"/>
            <w:right w:val="none" w:sz="0" w:space="0" w:color="auto"/>
          </w:divBdr>
        </w:div>
        <w:div w:id="715154804">
          <w:marLeft w:val="640"/>
          <w:marRight w:val="0"/>
          <w:marTop w:val="0"/>
          <w:marBottom w:val="0"/>
          <w:divBdr>
            <w:top w:val="none" w:sz="0" w:space="0" w:color="auto"/>
            <w:left w:val="none" w:sz="0" w:space="0" w:color="auto"/>
            <w:bottom w:val="none" w:sz="0" w:space="0" w:color="auto"/>
            <w:right w:val="none" w:sz="0" w:space="0" w:color="auto"/>
          </w:divBdr>
        </w:div>
        <w:div w:id="807093956">
          <w:marLeft w:val="640"/>
          <w:marRight w:val="0"/>
          <w:marTop w:val="0"/>
          <w:marBottom w:val="0"/>
          <w:divBdr>
            <w:top w:val="none" w:sz="0" w:space="0" w:color="auto"/>
            <w:left w:val="none" w:sz="0" w:space="0" w:color="auto"/>
            <w:bottom w:val="none" w:sz="0" w:space="0" w:color="auto"/>
            <w:right w:val="none" w:sz="0" w:space="0" w:color="auto"/>
          </w:divBdr>
        </w:div>
        <w:div w:id="823203823">
          <w:marLeft w:val="640"/>
          <w:marRight w:val="0"/>
          <w:marTop w:val="0"/>
          <w:marBottom w:val="0"/>
          <w:divBdr>
            <w:top w:val="none" w:sz="0" w:space="0" w:color="auto"/>
            <w:left w:val="none" w:sz="0" w:space="0" w:color="auto"/>
            <w:bottom w:val="none" w:sz="0" w:space="0" w:color="auto"/>
            <w:right w:val="none" w:sz="0" w:space="0" w:color="auto"/>
          </w:divBdr>
        </w:div>
        <w:div w:id="903294780">
          <w:marLeft w:val="640"/>
          <w:marRight w:val="0"/>
          <w:marTop w:val="0"/>
          <w:marBottom w:val="0"/>
          <w:divBdr>
            <w:top w:val="none" w:sz="0" w:space="0" w:color="auto"/>
            <w:left w:val="none" w:sz="0" w:space="0" w:color="auto"/>
            <w:bottom w:val="none" w:sz="0" w:space="0" w:color="auto"/>
            <w:right w:val="none" w:sz="0" w:space="0" w:color="auto"/>
          </w:divBdr>
        </w:div>
        <w:div w:id="950018904">
          <w:marLeft w:val="640"/>
          <w:marRight w:val="0"/>
          <w:marTop w:val="0"/>
          <w:marBottom w:val="0"/>
          <w:divBdr>
            <w:top w:val="none" w:sz="0" w:space="0" w:color="auto"/>
            <w:left w:val="none" w:sz="0" w:space="0" w:color="auto"/>
            <w:bottom w:val="none" w:sz="0" w:space="0" w:color="auto"/>
            <w:right w:val="none" w:sz="0" w:space="0" w:color="auto"/>
          </w:divBdr>
        </w:div>
        <w:div w:id="989288695">
          <w:marLeft w:val="640"/>
          <w:marRight w:val="0"/>
          <w:marTop w:val="0"/>
          <w:marBottom w:val="0"/>
          <w:divBdr>
            <w:top w:val="none" w:sz="0" w:space="0" w:color="auto"/>
            <w:left w:val="none" w:sz="0" w:space="0" w:color="auto"/>
            <w:bottom w:val="none" w:sz="0" w:space="0" w:color="auto"/>
            <w:right w:val="none" w:sz="0" w:space="0" w:color="auto"/>
          </w:divBdr>
        </w:div>
        <w:div w:id="1056859021">
          <w:marLeft w:val="640"/>
          <w:marRight w:val="0"/>
          <w:marTop w:val="0"/>
          <w:marBottom w:val="0"/>
          <w:divBdr>
            <w:top w:val="none" w:sz="0" w:space="0" w:color="auto"/>
            <w:left w:val="none" w:sz="0" w:space="0" w:color="auto"/>
            <w:bottom w:val="none" w:sz="0" w:space="0" w:color="auto"/>
            <w:right w:val="none" w:sz="0" w:space="0" w:color="auto"/>
          </w:divBdr>
        </w:div>
        <w:div w:id="1139149355">
          <w:marLeft w:val="640"/>
          <w:marRight w:val="0"/>
          <w:marTop w:val="0"/>
          <w:marBottom w:val="0"/>
          <w:divBdr>
            <w:top w:val="none" w:sz="0" w:space="0" w:color="auto"/>
            <w:left w:val="none" w:sz="0" w:space="0" w:color="auto"/>
            <w:bottom w:val="none" w:sz="0" w:space="0" w:color="auto"/>
            <w:right w:val="none" w:sz="0" w:space="0" w:color="auto"/>
          </w:divBdr>
        </w:div>
        <w:div w:id="1230767633">
          <w:marLeft w:val="640"/>
          <w:marRight w:val="0"/>
          <w:marTop w:val="0"/>
          <w:marBottom w:val="0"/>
          <w:divBdr>
            <w:top w:val="none" w:sz="0" w:space="0" w:color="auto"/>
            <w:left w:val="none" w:sz="0" w:space="0" w:color="auto"/>
            <w:bottom w:val="none" w:sz="0" w:space="0" w:color="auto"/>
            <w:right w:val="none" w:sz="0" w:space="0" w:color="auto"/>
          </w:divBdr>
        </w:div>
        <w:div w:id="1273509931">
          <w:marLeft w:val="640"/>
          <w:marRight w:val="0"/>
          <w:marTop w:val="0"/>
          <w:marBottom w:val="0"/>
          <w:divBdr>
            <w:top w:val="none" w:sz="0" w:space="0" w:color="auto"/>
            <w:left w:val="none" w:sz="0" w:space="0" w:color="auto"/>
            <w:bottom w:val="none" w:sz="0" w:space="0" w:color="auto"/>
            <w:right w:val="none" w:sz="0" w:space="0" w:color="auto"/>
          </w:divBdr>
        </w:div>
        <w:div w:id="1359351853">
          <w:marLeft w:val="640"/>
          <w:marRight w:val="0"/>
          <w:marTop w:val="0"/>
          <w:marBottom w:val="0"/>
          <w:divBdr>
            <w:top w:val="none" w:sz="0" w:space="0" w:color="auto"/>
            <w:left w:val="none" w:sz="0" w:space="0" w:color="auto"/>
            <w:bottom w:val="none" w:sz="0" w:space="0" w:color="auto"/>
            <w:right w:val="none" w:sz="0" w:space="0" w:color="auto"/>
          </w:divBdr>
        </w:div>
        <w:div w:id="1370566005">
          <w:marLeft w:val="640"/>
          <w:marRight w:val="0"/>
          <w:marTop w:val="0"/>
          <w:marBottom w:val="0"/>
          <w:divBdr>
            <w:top w:val="none" w:sz="0" w:space="0" w:color="auto"/>
            <w:left w:val="none" w:sz="0" w:space="0" w:color="auto"/>
            <w:bottom w:val="none" w:sz="0" w:space="0" w:color="auto"/>
            <w:right w:val="none" w:sz="0" w:space="0" w:color="auto"/>
          </w:divBdr>
        </w:div>
        <w:div w:id="1465348810">
          <w:marLeft w:val="640"/>
          <w:marRight w:val="0"/>
          <w:marTop w:val="0"/>
          <w:marBottom w:val="0"/>
          <w:divBdr>
            <w:top w:val="none" w:sz="0" w:space="0" w:color="auto"/>
            <w:left w:val="none" w:sz="0" w:space="0" w:color="auto"/>
            <w:bottom w:val="none" w:sz="0" w:space="0" w:color="auto"/>
            <w:right w:val="none" w:sz="0" w:space="0" w:color="auto"/>
          </w:divBdr>
        </w:div>
        <w:div w:id="1508402301">
          <w:marLeft w:val="640"/>
          <w:marRight w:val="0"/>
          <w:marTop w:val="0"/>
          <w:marBottom w:val="0"/>
          <w:divBdr>
            <w:top w:val="none" w:sz="0" w:space="0" w:color="auto"/>
            <w:left w:val="none" w:sz="0" w:space="0" w:color="auto"/>
            <w:bottom w:val="none" w:sz="0" w:space="0" w:color="auto"/>
            <w:right w:val="none" w:sz="0" w:space="0" w:color="auto"/>
          </w:divBdr>
        </w:div>
        <w:div w:id="1519004093">
          <w:marLeft w:val="640"/>
          <w:marRight w:val="0"/>
          <w:marTop w:val="0"/>
          <w:marBottom w:val="0"/>
          <w:divBdr>
            <w:top w:val="none" w:sz="0" w:space="0" w:color="auto"/>
            <w:left w:val="none" w:sz="0" w:space="0" w:color="auto"/>
            <w:bottom w:val="none" w:sz="0" w:space="0" w:color="auto"/>
            <w:right w:val="none" w:sz="0" w:space="0" w:color="auto"/>
          </w:divBdr>
        </w:div>
        <w:div w:id="1522863422">
          <w:marLeft w:val="640"/>
          <w:marRight w:val="0"/>
          <w:marTop w:val="0"/>
          <w:marBottom w:val="0"/>
          <w:divBdr>
            <w:top w:val="none" w:sz="0" w:space="0" w:color="auto"/>
            <w:left w:val="none" w:sz="0" w:space="0" w:color="auto"/>
            <w:bottom w:val="none" w:sz="0" w:space="0" w:color="auto"/>
            <w:right w:val="none" w:sz="0" w:space="0" w:color="auto"/>
          </w:divBdr>
        </w:div>
        <w:div w:id="1533181624">
          <w:marLeft w:val="640"/>
          <w:marRight w:val="0"/>
          <w:marTop w:val="0"/>
          <w:marBottom w:val="0"/>
          <w:divBdr>
            <w:top w:val="none" w:sz="0" w:space="0" w:color="auto"/>
            <w:left w:val="none" w:sz="0" w:space="0" w:color="auto"/>
            <w:bottom w:val="none" w:sz="0" w:space="0" w:color="auto"/>
            <w:right w:val="none" w:sz="0" w:space="0" w:color="auto"/>
          </w:divBdr>
        </w:div>
        <w:div w:id="1551913313">
          <w:marLeft w:val="640"/>
          <w:marRight w:val="0"/>
          <w:marTop w:val="0"/>
          <w:marBottom w:val="0"/>
          <w:divBdr>
            <w:top w:val="none" w:sz="0" w:space="0" w:color="auto"/>
            <w:left w:val="none" w:sz="0" w:space="0" w:color="auto"/>
            <w:bottom w:val="none" w:sz="0" w:space="0" w:color="auto"/>
            <w:right w:val="none" w:sz="0" w:space="0" w:color="auto"/>
          </w:divBdr>
        </w:div>
        <w:div w:id="1608198046">
          <w:marLeft w:val="640"/>
          <w:marRight w:val="0"/>
          <w:marTop w:val="0"/>
          <w:marBottom w:val="0"/>
          <w:divBdr>
            <w:top w:val="none" w:sz="0" w:space="0" w:color="auto"/>
            <w:left w:val="none" w:sz="0" w:space="0" w:color="auto"/>
            <w:bottom w:val="none" w:sz="0" w:space="0" w:color="auto"/>
            <w:right w:val="none" w:sz="0" w:space="0" w:color="auto"/>
          </w:divBdr>
        </w:div>
        <w:div w:id="1617521285">
          <w:marLeft w:val="640"/>
          <w:marRight w:val="0"/>
          <w:marTop w:val="0"/>
          <w:marBottom w:val="0"/>
          <w:divBdr>
            <w:top w:val="none" w:sz="0" w:space="0" w:color="auto"/>
            <w:left w:val="none" w:sz="0" w:space="0" w:color="auto"/>
            <w:bottom w:val="none" w:sz="0" w:space="0" w:color="auto"/>
            <w:right w:val="none" w:sz="0" w:space="0" w:color="auto"/>
          </w:divBdr>
        </w:div>
        <w:div w:id="1679191722">
          <w:marLeft w:val="640"/>
          <w:marRight w:val="0"/>
          <w:marTop w:val="0"/>
          <w:marBottom w:val="0"/>
          <w:divBdr>
            <w:top w:val="none" w:sz="0" w:space="0" w:color="auto"/>
            <w:left w:val="none" w:sz="0" w:space="0" w:color="auto"/>
            <w:bottom w:val="none" w:sz="0" w:space="0" w:color="auto"/>
            <w:right w:val="none" w:sz="0" w:space="0" w:color="auto"/>
          </w:divBdr>
        </w:div>
        <w:div w:id="1679648829">
          <w:marLeft w:val="640"/>
          <w:marRight w:val="0"/>
          <w:marTop w:val="0"/>
          <w:marBottom w:val="0"/>
          <w:divBdr>
            <w:top w:val="none" w:sz="0" w:space="0" w:color="auto"/>
            <w:left w:val="none" w:sz="0" w:space="0" w:color="auto"/>
            <w:bottom w:val="none" w:sz="0" w:space="0" w:color="auto"/>
            <w:right w:val="none" w:sz="0" w:space="0" w:color="auto"/>
          </w:divBdr>
        </w:div>
        <w:div w:id="1701472744">
          <w:marLeft w:val="640"/>
          <w:marRight w:val="0"/>
          <w:marTop w:val="0"/>
          <w:marBottom w:val="0"/>
          <w:divBdr>
            <w:top w:val="none" w:sz="0" w:space="0" w:color="auto"/>
            <w:left w:val="none" w:sz="0" w:space="0" w:color="auto"/>
            <w:bottom w:val="none" w:sz="0" w:space="0" w:color="auto"/>
            <w:right w:val="none" w:sz="0" w:space="0" w:color="auto"/>
          </w:divBdr>
        </w:div>
        <w:div w:id="1761639948">
          <w:marLeft w:val="640"/>
          <w:marRight w:val="0"/>
          <w:marTop w:val="0"/>
          <w:marBottom w:val="0"/>
          <w:divBdr>
            <w:top w:val="none" w:sz="0" w:space="0" w:color="auto"/>
            <w:left w:val="none" w:sz="0" w:space="0" w:color="auto"/>
            <w:bottom w:val="none" w:sz="0" w:space="0" w:color="auto"/>
            <w:right w:val="none" w:sz="0" w:space="0" w:color="auto"/>
          </w:divBdr>
        </w:div>
        <w:div w:id="1768454715">
          <w:marLeft w:val="640"/>
          <w:marRight w:val="0"/>
          <w:marTop w:val="0"/>
          <w:marBottom w:val="0"/>
          <w:divBdr>
            <w:top w:val="none" w:sz="0" w:space="0" w:color="auto"/>
            <w:left w:val="none" w:sz="0" w:space="0" w:color="auto"/>
            <w:bottom w:val="none" w:sz="0" w:space="0" w:color="auto"/>
            <w:right w:val="none" w:sz="0" w:space="0" w:color="auto"/>
          </w:divBdr>
        </w:div>
        <w:div w:id="1920866571">
          <w:marLeft w:val="640"/>
          <w:marRight w:val="0"/>
          <w:marTop w:val="0"/>
          <w:marBottom w:val="0"/>
          <w:divBdr>
            <w:top w:val="none" w:sz="0" w:space="0" w:color="auto"/>
            <w:left w:val="none" w:sz="0" w:space="0" w:color="auto"/>
            <w:bottom w:val="none" w:sz="0" w:space="0" w:color="auto"/>
            <w:right w:val="none" w:sz="0" w:space="0" w:color="auto"/>
          </w:divBdr>
        </w:div>
        <w:div w:id="1939287248">
          <w:marLeft w:val="640"/>
          <w:marRight w:val="0"/>
          <w:marTop w:val="0"/>
          <w:marBottom w:val="0"/>
          <w:divBdr>
            <w:top w:val="none" w:sz="0" w:space="0" w:color="auto"/>
            <w:left w:val="none" w:sz="0" w:space="0" w:color="auto"/>
            <w:bottom w:val="none" w:sz="0" w:space="0" w:color="auto"/>
            <w:right w:val="none" w:sz="0" w:space="0" w:color="auto"/>
          </w:divBdr>
        </w:div>
        <w:div w:id="1949267786">
          <w:marLeft w:val="640"/>
          <w:marRight w:val="0"/>
          <w:marTop w:val="0"/>
          <w:marBottom w:val="0"/>
          <w:divBdr>
            <w:top w:val="none" w:sz="0" w:space="0" w:color="auto"/>
            <w:left w:val="none" w:sz="0" w:space="0" w:color="auto"/>
            <w:bottom w:val="none" w:sz="0" w:space="0" w:color="auto"/>
            <w:right w:val="none" w:sz="0" w:space="0" w:color="auto"/>
          </w:divBdr>
        </w:div>
        <w:div w:id="1988317015">
          <w:marLeft w:val="640"/>
          <w:marRight w:val="0"/>
          <w:marTop w:val="0"/>
          <w:marBottom w:val="0"/>
          <w:divBdr>
            <w:top w:val="none" w:sz="0" w:space="0" w:color="auto"/>
            <w:left w:val="none" w:sz="0" w:space="0" w:color="auto"/>
            <w:bottom w:val="none" w:sz="0" w:space="0" w:color="auto"/>
            <w:right w:val="none" w:sz="0" w:space="0" w:color="auto"/>
          </w:divBdr>
        </w:div>
        <w:div w:id="2022050853">
          <w:marLeft w:val="640"/>
          <w:marRight w:val="0"/>
          <w:marTop w:val="0"/>
          <w:marBottom w:val="0"/>
          <w:divBdr>
            <w:top w:val="none" w:sz="0" w:space="0" w:color="auto"/>
            <w:left w:val="none" w:sz="0" w:space="0" w:color="auto"/>
            <w:bottom w:val="none" w:sz="0" w:space="0" w:color="auto"/>
            <w:right w:val="none" w:sz="0" w:space="0" w:color="auto"/>
          </w:divBdr>
        </w:div>
        <w:div w:id="2044594711">
          <w:marLeft w:val="640"/>
          <w:marRight w:val="0"/>
          <w:marTop w:val="0"/>
          <w:marBottom w:val="0"/>
          <w:divBdr>
            <w:top w:val="none" w:sz="0" w:space="0" w:color="auto"/>
            <w:left w:val="none" w:sz="0" w:space="0" w:color="auto"/>
            <w:bottom w:val="none" w:sz="0" w:space="0" w:color="auto"/>
            <w:right w:val="none" w:sz="0" w:space="0" w:color="auto"/>
          </w:divBdr>
        </w:div>
        <w:div w:id="2074962419">
          <w:marLeft w:val="640"/>
          <w:marRight w:val="0"/>
          <w:marTop w:val="0"/>
          <w:marBottom w:val="0"/>
          <w:divBdr>
            <w:top w:val="none" w:sz="0" w:space="0" w:color="auto"/>
            <w:left w:val="none" w:sz="0" w:space="0" w:color="auto"/>
            <w:bottom w:val="none" w:sz="0" w:space="0" w:color="auto"/>
            <w:right w:val="none" w:sz="0" w:space="0" w:color="auto"/>
          </w:divBdr>
        </w:div>
        <w:div w:id="2126382396">
          <w:marLeft w:val="640"/>
          <w:marRight w:val="0"/>
          <w:marTop w:val="0"/>
          <w:marBottom w:val="0"/>
          <w:divBdr>
            <w:top w:val="none" w:sz="0" w:space="0" w:color="auto"/>
            <w:left w:val="none" w:sz="0" w:space="0" w:color="auto"/>
            <w:bottom w:val="none" w:sz="0" w:space="0" w:color="auto"/>
            <w:right w:val="none" w:sz="0" w:space="0" w:color="auto"/>
          </w:divBdr>
        </w:div>
      </w:divsChild>
    </w:div>
    <w:div w:id="1557471919">
      <w:bodyDiv w:val="1"/>
      <w:marLeft w:val="0"/>
      <w:marRight w:val="0"/>
      <w:marTop w:val="0"/>
      <w:marBottom w:val="0"/>
      <w:divBdr>
        <w:top w:val="none" w:sz="0" w:space="0" w:color="auto"/>
        <w:left w:val="none" w:sz="0" w:space="0" w:color="auto"/>
        <w:bottom w:val="none" w:sz="0" w:space="0" w:color="auto"/>
        <w:right w:val="none" w:sz="0" w:space="0" w:color="auto"/>
      </w:divBdr>
    </w:div>
    <w:div w:id="1559903021">
      <w:marLeft w:val="0"/>
      <w:marRight w:val="0"/>
      <w:marTop w:val="0"/>
      <w:marBottom w:val="0"/>
      <w:divBdr>
        <w:top w:val="none" w:sz="0" w:space="0" w:color="auto"/>
        <w:left w:val="none" w:sz="0" w:space="0" w:color="auto"/>
        <w:bottom w:val="none" w:sz="0" w:space="0" w:color="auto"/>
        <w:right w:val="none" w:sz="0" w:space="0" w:color="auto"/>
      </w:divBdr>
    </w:div>
    <w:div w:id="1560942646">
      <w:marLeft w:val="640"/>
      <w:marRight w:val="0"/>
      <w:marTop w:val="0"/>
      <w:marBottom w:val="0"/>
      <w:divBdr>
        <w:top w:val="none" w:sz="0" w:space="0" w:color="auto"/>
        <w:left w:val="none" w:sz="0" w:space="0" w:color="auto"/>
        <w:bottom w:val="none" w:sz="0" w:space="0" w:color="auto"/>
        <w:right w:val="none" w:sz="0" w:space="0" w:color="auto"/>
      </w:divBdr>
    </w:div>
    <w:div w:id="1561600121">
      <w:bodyDiv w:val="1"/>
      <w:marLeft w:val="0"/>
      <w:marRight w:val="0"/>
      <w:marTop w:val="0"/>
      <w:marBottom w:val="0"/>
      <w:divBdr>
        <w:top w:val="none" w:sz="0" w:space="0" w:color="auto"/>
        <w:left w:val="none" w:sz="0" w:space="0" w:color="auto"/>
        <w:bottom w:val="none" w:sz="0" w:space="0" w:color="auto"/>
        <w:right w:val="none" w:sz="0" w:space="0" w:color="auto"/>
      </w:divBdr>
      <w:divsChild>
        <w:div w:id="939641">
          <w:marLeft w:val="640"/>
          <w:marRight w:val="0"/>
          <w:marTop w:val="0"/>
          <w:marBottom w:val="0"/>
          <w:divBdr>
            <w:top w:val="none" w:sz="0" w:space="0" w:color="auto"/>
            <w:left w:val="none" w:sz="0" w:space="0" w:color="auto"/>
            <w:bottom w:val="none" w:sz="0" w:space="0" w:color="auto"/>
            <w:right w:val="none" w:sz="0" w:space="0" w:color="auto"/>
          </w:divBdr>
        </w:div>
        <w:div w:id="10449461">
          <w:marLeft w:val="640"/>
          <w:marRight w:val="0"/>
          <w:marTop w:val="0"/>
          <w:marBottom w:val="0"/>
          <w:divBdr>
            <w:top w:val="none" w:sz="0" w:space="0" w:color="auto"/>
            <w:left w:val="none" w:sz="0" w:space="0" w:color="auto"/>
            <w:bottom w:val="none" w:sz="0" w:space="0" w:color="auto"/>
            <w:right w:val="none" w:sz="0" w:space="0" w:color="auto"/>
          </w:divBdr>
        </w:div>
        <w:div w:id="14230179">
          <w:marLeft w:val="640"/>
          <w:marRight w:val="0"/>
          <w:marTop w:val="0"/>
          <w:marBottom w:val="0"/>
          <w:divBdr>
            <w:top w:val="none" w:sz="0" w:space="0" w:color="auto"/>
            <w:left w:val="none" w:sz="0" w:space="0" w:color="auto"/>
            <w:bottom w:val="none" w:sz="0" w:space="0" w:color="auto"/>
            <w:right w:val="none" w:sz="0" w:space="0" w:color="auto"/>
          </w:divBdr>
        </w:div>
        <w:div w:id="19401394">
          <w:marLeft w:val="640"/>
          <w:marRight w:val="0"/>
          <w:marTop w:val="0"/>
          <w:marBottom w:val="0"/>
          <w:divBdr>
            <w:top w:val="none" w:sz="0" w:space="0" w:color="auto"/>
            <w:left w:val="none" w:sz="0" w:space="0" w:color="auto"/>
            <w:bottom w:val="none" w:sz="0" w:space="0" w:color="auto"/>
            <w:right w:val="none" w:sz="0" w:space="0" w:color="auto"/>
          </w:divBdr>
        </w:div>
        <w:div w:id="52504154">
          <w:marLeft w:val="640"/>
          <w:marRight w:val="0"/>
          <w:marTop w:val="0"/>
          <w:marBottom w:val="0"/>
          <w:divBdr>
            <w:top w:val="none" w:sz="0" w:space="0" w:color="auto"/>
            <w:left w:val="none" w:sz="0" w:space="0" w:color="auto"/>
            <w:bottom w:val="none" w:sz="0" w:space="0" w:color="auto"/>
            <w:right w:val="none" w:sz="0" w:space="0" w:color="auto"/>
          </w:divBdr>
        </w:div>
        <w:div w:id="75708151">
          <w:marLeft w:val="640"/>
          <w:marRight w:val="0"/>
          <w:marTop w:val="0"/>
          <w:marBottom w:val="0"/>
          <w:divBdr>
            <w:top w:val="none" w:sz="0" w:space="0" w:color="auto"/>
            <w:left w:val="none" w:sz="0" w:space="0" w:color="auto"/>
            <w:bottom w:val="none" w:sz="0" w:space="0" w:color="auto"/>
            <w:right w:val="none" w:sz="0" w:space="0" w:color="auto"/>
          </w:divBdr>
        </w:div>
        <w:div w:id="116922168">
          <w:marLeft w:val="640"/>
          <w:marRight w:val="0"/>
          <w:marTop w:val="0"/>
          <w:marBottom w:val="0"/>
          <w:divBdr>
            <w:top w:val="none" w:sz="0" w:space="0" w:color="auto"/>
            <w:left w:val="none" w:sz="0" w:space="0" w:color="auto"/>
            <w:bottom w:val="none" w:sz="0" w:space="0" w:color="auto"/>
            <w:right w:val="none" w:sz="0" w:space="0" w:color="auto"/>
          </w:divBdr>
        </w:div>
        <w:div w:id="208539772">
          <w:marLeft w:val="640"/>
          <w:marRight w:val="0"/>
          <w:marTop w:val="0"/>
          <w:marBottom w:val="0"/>
          <w:divBdr>
            <w:top w:val="none" w:sz="0" w:space="0" w:color="auto"/>
            <w:left w:val="none" w:sz="0" w:space="0" w:color="auto"/>
            <w:bottom w:val="none" w:sz="0" w:space="0" w:color="auto"/>
            <w:right w:val="none" w:sz="0" w:space="0" w:color="auto"/>
          </w:divBdr>
        </w:div>
        <w:div w:id="297301089">
          <w:marLeft w:val="640"/>
          <w:marRight w:val="0"/>
          <w:marTop w:val="0"/>
          <w:marBottom w:val="0"/>
          <w:divBdr>
            <w:top w:val="none" w:sz="0" w:space="0" w:color="auto"/>
            <w:left w:val="none" w:sz="0" w:space="0" w:color="auto"/>
            <w:bottom w:val="none" w:sz="0" w:space="0" w:color="auto"/>
            <w:right w:val="none" w:sz="0" w:space="0" w:color="auto"/>
          </w:divBdr>
        </w:div>
        <w:div w:id="309018444">
          <w:marLeft w:val="640"/>
          <w:marRight w:val="0"/>
          <w:marTop w:val="0"/>
          <w:marBottom w:val="0"/>
          <w:divBdr>
            <w:top w:val="none" w:sz="0" w:space="0" w:color="auto"/>
            <w:left w:val="none" w:sz="0" w:space="0" w:color="auto"/>
            <w:bottom w:val="none" w:sz="0" w:space="0" w:color="auto"/>
            <w:right w:val="none" w:sz="0" w:space="0" w:color="auto"/>
          </w:divBdr>
        </w:div>
        <w:div w:id="320163232">
          <w:marLeft w:val="640"/>
          <w:marRight w:val="0"/>
          <w:marTop w:val="0"/>
          <w:marBottom w:val="0"/>
          <w:divBdr>
            <w:top w:val="none" w:sz="0" w:space="0" w:color="auto"/>
            <w:left w:val="none" w:sz="0" w:space="0" w:color="auto"/>
            <w:bottom w:val="none" w:sz="0" w:space="0" w:color="auto"/>
            <w:right w:val="none" w:sz="0" w:space="0" w:color="auto"/>
          </w:divBdr>
        </w:div>
        <w:div w:id="435751125">
          <w:marLeft w:val="640"/>
          <w:marRight w:val="0"/>
          <w:marTop w:val="0"/>
          <w:marBottom w:val="0"/>
          <w:divBdr>
            <w:top w:val="none" w:sz="0" w:space="0" w:color="auto"/>
            <w:left w:val="none" w:sz="0" w:space="0" w:color="auto"/>
            <w:bottom w:val="none" w:sz="0" w:space="0" w:color="auto"/>
            <w:right w:val="none" w:sz="0" w:space="0" w:color="auto"/>
          </w:divBdr>
        </w:div>
        <w:div w:id="549224268">
          <w:marLeft w:val="640"/>
          <w:marRight w:val="0"/>
          <w:marTop w:val="0"/>
          <w:marBottom w:val="0"/>
          <w:divBdr>
            <w:top w:val="none" w:sz="0" w:space="0" w:color="auto"/>
            <w:left w:val="none" w:sz="0" w:space="0" w:color="auto"/>
            <w:bottom w:val="none" w:sz="0" w:space="0" w:color="auto"/>
            <w:right w:val="none" w:sz="0" w:space="0" w:color="auto"/>
          </w:divBdr>
        </w:div>
        <w:div w:id="607809977">
          <w:marLeft w:val="640"/>
          <w:marRight w:val="0"/>
          <w:marTop w:val="0"/>
          <w:marBottom w:val="0"/>
          <w:divBdr>
            <w:top w:val="none" w:sz="0" w:space="0" w:color="auto"/>
            <w:left w:val="none" w:sz="0" w:space="0" w:color="auto"/>
            <w:bottom w:val="none" w:sz="0" w:space="0" w:color="auto"/>
            <w:right w:val="none" w:sz="0" w:space="0" w:color="auto"/>
          </w:divBdr>
        </w:div>
        <w:div w:id="618145201">
          <w:marLeft w:val="640"/>
          <w:marRight w:val="0"/>
          <w:marTop w:val="0"/>
          <w:marBottom w:val="0"/>
          <w:divBdr>
            <w:top w:val="none" w:sz="0" w:space="0" w:color="auto"/>
            <w:left w:val="none" w:sz="0" w:space="0" w:color="auto"/>
            <w:bottom w:val="none" w:sz="0" w:space="0" w:color="auto"/>
            <w:right w:val="none" w:sz="0" w:space="0" w:color="auto"/>
          </w:divBdr>
        </w:div>
        <w:div w:id="659190075">
          <w:marLeft w:val="640"/>
          <w:marRight w:val="0"/>
          <w:marTop w:val="0"/>
          <w:marBottom w:val="0"/>
          <w:divBdr>
            <w:top w:val="none" w:sz="0" w:space="0" w:color="auto"/>
            <w:left w:val="none" w:sz="0" w:space="0" w:color="auto"/>
            <w:bottom w:val="none" w:sz="0" w:space="0" w:color="auto"/>
            <w:right w:val="none" w:sz="0" w:space="0" w:color="auto"/>
          </w:divBdr>
        </w:div>
        <w:div w:id="696083879">
          <w:marLeft w:val="640"/>
          <w:marRight w:val="0"/>
          <w:marTop w:val="0"/>
          <w:marBottom w:val="0"/>
          <w:divBdr>
            <w:top w:val="none" w:sz="0" w:space="0" w:color="auto"/>
            <w:left w:val="none" w:sz="0" w:space="0" w:color="auto"/>
            <w:bottom w:val="none" w:sz="0" w:space="0" w:color="auto"/>
            <w:right w:val="none" w:sz="0" w:space="0" w:color="auto"/>
          </w:divBdr>
        </w:div>
        <w:div w:id="743264853">
          <w:marLeft w:val="640"/>
          <w:marRight w:val="0"/>
          <w:marTop w:val="0"/>
          <w:marBottom w:val="0"/>
          <w:divBdr>
            <w:top w:val="none" w:sz="0" w:space="0" w:color="auto"/>
            <w:left w:val="none" w:sz="0" w:space="0" w:color="auto"/>
            <w:bottom w:val="none" w:sz="0" w:space="0" w:color="auto"/>
            <w:right w:val="none" w:sz="0" w:space="0" w:color="auto"/>
          </w:divBdr>
        </w:div>
        <w:div w:id="776364714">
          <w:marLeft w:val="640"/>
          <w:marRight w:val="0"/>
          <w:marTop w:val="0"/>
          <w:marBottom w:val="0"/>
          <w:divBdr>
            <w:top w:val="none" w:sz="0" w:space="0" w:color="auto"/>
            <w:left w:val="none" w:sz="0" w:space="0" w:color="auto"/>
            <w:bottom w:val="none" w:sz="0" w:space="0" w:color="auto"/>
            <w:right w:val="none" w:sz="0" w:space="0" w:color="auto"/>
          </w:divBdr>
        </w:div>
        <w:div w:id="821435499">
          <w:marLeft w:val="640"/>
          <w:marRight w:val="0"/>
          <w:marTop w:val="0"/>
          <w:marBottom w:val="0"/>
          <w:divBdr>
            <w:top w:val="none" w:sz="0" w:space="0" w:color="auto"/>
            <w:left w:val="none" w:sz="0" w:space="0" w:color="auto"/>
            <w:bottom w:val="none" w:sz="0" w:space="0" w:color="auto"/>
            <w:right w:val="none" w:sz="0" w:space="0" w:color="auto"/>
          </w:divBdr>
        </w:div>
        <w:div w:id="853151685">
          <w:marLeft w:val="640"/>
          <w:marRight w:val="0"/>
          <w:marTop w:val="0"/>
          <w:marBottom w:val="0"/>
          <w:divBdr>
            <w:top w:val="none" w:sz="0" w:space="0" w:color="auto"/>
            <w:left w:val="none" w:sz="0" w:space="0" w:color="auto"/>
            <w:bottom w:val="none" w:sz="0" w:space="0" w:color="auto"/>
            <w:right w:val="none" w:sz="0" w:space="0" w:color="auto"/>
          </w:divBdr>
        </w:div>
        <w:div w:id="868643838">
          <w:marLeft w:val="640"/>
          <w:marRight w:val="0"/>
          <w:marTop w:val="0"/>
          <w:marBottom w:val="0"/>
          <w:divBdr>
            <w:top w:val="none" w:sz="0" w:space="0" w:color="auto"/>
            <w:left w:val="none" w:sz="0" w:space="0" w:color="auto"/>
            <w:bottom w:val="none" w:sz="0" w:space="0" w:color="auto"/>
            <w:right w:val="none" w:sz="0" w:space="0" w:color="auto"/>
          </w:divBdr>
        </w:div>
        <w:div w:id="882714465">
          <w:marLeft w:val="640"/>
          <w:marRight w:val="0"/>
          <w:marTop w:val="0"/>
          <w:marBottom w:val="0"/>
          <w:divBdr>
            <w:top w:val="none" w:sz="0" w:space="0" w:color="auto"/>
            <w:left w:val="none" w:sz="0" w:space="0" w:color="auto"/>
            <w:bottom w:val="none" w:sz="0" w:space="0" w:color="auto"/>
            <w:right w:val="none" w:sz="0" w:space="0" w:color="auto"/>
          </w:divBdr>
        </w:div>
        <w:div w:id="1066302940">
          <w:marLeft w:val="640"/>
          <w:marRight w:val="0"/>
          <w:marTop w:val="0"/>
          <w:marBottom w:val="0"/>
          <w:divBdr>
            <w:top w:val="none" w:sz="0" w:space="0" w:color="auto"/>
            <w:left w:val="none" w:sz="0" w:space="0" w:color="auto"/>
            <w:bottom w:val="none" w:sz="0" w:space="0" w:color="auto"/>
            <w:right w:val="none" w:sz="0" w:space="0" w:color="auto"/>
          </w:divBdr>
        </w:div>
        <w:div w:id="1088041645">
          <w:marLeft w:val="640"/>
          <w:marRight w:val="0"/>
          <w:marTop w:val="0"/>
          <w:marBottom w:val="0"/>
          <w:divBdr>
            <w:top w:val="none" w:sz="0" w:space="0" w:color="auto"/>
            <w:left w:val="none" w:sz="0" w:space="0" w:color="auto"/>
            <w:bottom w:val="none" w:sz="0" w:space="0" w:color="auto"/>
            <w:right w:val="none" w:sz="0" w:space="0" w:color="auto"/>
          </w:divBdr>
        </w:div>
        <w:div w:id="1197080795">
          <w:marLeft w:val="640"/>
          <w:marRight w:val="0"/>
          <w:marTop w:val="0"/>
          <w:marBottom w:val="0"/>
          <w:divBdr>
            <w:top w:val="none" w:sz="0" w:space="0" w:color="auto"/>
            <w:left w:val="none" w:sz="0" w:space="0" w:color="auto"/>
            <w:bottom w:val="none" w:sz="0" w:space="0" w:color="auto"/>
            <w:right w:val="none" w:sz="0" w:space="0" w:color="auto"/>
          </w:divBdr>
        </w:div>
        <w:div w:id="1233125688">
          <w:marLeft w:val="640"/>
          <w:marRight w:val="0"/>
          <w:marTop w:val="0"/>
          <w:marBottom w:val="0"/>
          <w:divBdr>
            <w:top w:val="none" w:sz="0" w:space="0" w:color="auto"/>
            <w:left w:val="none" w:sz="0" w:space="0" w:color="auto"/>
            <w:bottom w:val="none" w:sz="0" w:space="0" w:color="auto"/>
            <w:right w:val="none" w:sz="0" w:space="0" w:color="auto"/>
          </w:divBdr>
        </w:div>
        <w:div w:id="1241868738">
          <w:marLeft w:val="640"/>
          <w:marRight w:val="0"/>
          <w:marTop w:val="0"/>
          <w:marBottom w:val="0"/>
          <w:divBdr>
            <w:top w:val="none" w:sz="0" w:space="0" w:color="auto"/>
            <w:left w:val="none" w:sz="0" w:space="0" w:color="auto"/>
            <w:bottom w:val="none" w:sz="0" w:space="0" w:color="auto"/>
            <w:right w:val="none" w:sz="0" w:space="0" w:color="auto"/>
          </w:divBdr>
        </w:div>
        <w:div w:id="1295983530">
          <w:marLeft w:val="640"/>
          <w:marRight w:val="0"/>
          <w:marTop w:val="0"/>
          <w:marBottom w:val="0"/>
          <w:divBdr>
            <w:top w:val="none" w:sz="0" w:space="0" w:color="auto"/>
            <w:left w:val="none" w:sz="0" w:space="0" w:color="auto"/>
            <w:bottom w:val="none" w:sz="0" w:space="0" w:color="auto"/>
            <w:right w:val="none" w:sz="0" w:space="0" w:color="auto"/>
          </w:divBdr>
        </w:div>
        <w:div w:id="1330715000">
          <w:marLeft w:val="640"/>
          <w:marRight w:val="0"/>
          <w:marTop w:val="0"/>
          <w:marBottom w:val="0"/>
          <w:divBdr>
            <w:top w:val="none" w:sz="0" w:space="0" w:color="auto"/>
            <w:left w:val="none" w:sz="0" w:space="0" w:color="auto"/>
            <w:bottom w:val="none" w:sz="0" w:space="0" w:color="auto"/>
            <w:right w:val="none" w:sz="0" w:space="0" w:color="auto"/>
          </w:divBdr>
        </w:div>
        <w:div w:id="1331636597">
          <w:marLeft w:val="640"/>
          <w:marRight w:val="0"/>
          <w:marTop w:val="0"/>
          <w:marBottom w:val="0"/>
          <w:divBdr>
            <w:top w:val="none" w:sz="0" w:space="0" w:color="auto"/>
            <w:left w:val="none" w:sz="0" w:space="0" w:color="auto"/>
            <w:bottom w:val="none" w:sz="0" w:space="0" w:color="auto"/>
            <w:right w:val="none" w:sz="0" w:space="0" w:color="auto"/>
          </w:divBdr>
        </w:div>
        <w:div w:id="1347440276">
          <w:marLeft w:val="640"/>
          <w:marRight w:val="0"/>
          <w:marTop w:val="0"/>
          <w:marBottom w:val="0"/>
          <w:divBdr>
            <w:top w:val="none" w:sz="0" w:space="0" w:color="auto"/>
            <w:left w:val="none" w:sz="0" w:space="0" w:color="auto"/>
            <w:bottom w:val="none" w:sz="0" w:space="0" w:color="auto"/>
            <w:right w:val="none" w:sz="0" w:space="0" w:color="auto"/>
          </w:divBdr>
        </w:div>
        <w:div w:id="1364474919">
          <w:marLeft w:val="640"/>
          <w:marRight w:val="0"/>
          <w:marTop w:val="0"/>
          <w:marBottom w:val="0"/>
          <w:divBdr>
            <w:top w:val="none" w:sz="0" w:space="0" w:color="auto"/>
            <w:left w:val="none" w:sz="0" w:space="0" w:color="auto"/>
            <w:bottom w:val="none" w:sz="0" w:space="0" w:color="auto"/>
            <w:right w:val="none" w:sz="0" w:space="0" w:color="auto"/>
          </w:divBdr>
        </w:div>
        <w:div w:id="1374311882">
          <w:marLeft w:val="640"/>
          <w:marRight w:val="0"/>
          <w:marTop w:val="0"/>
          <w:marBottom w:val="0"/>
          <w:divBdr>
            <w:top w:val="none" w:sz="0" w:space="0" w:color="auto"/>
            <w:left w:val="none" w:sz="0" w:space="0" w:color="auto"/>
            <w:bottom w:val="none" w:sz="0" w:space="0" w:color="auto"/>
            <w:right w:val="none" w:sz="0" w:space="0" w:color="auto"/>
          </w:divBdr>
        </w:div>
        <w:div w:id="1486122124">
          <w:marLeft w:val="640"/>
          <w:marRight w:val="0"/>
          <w:marTop w:val="0"/>
          <w:marBottom w:val="0"/>
          <w:divBdr>
            <w:top w:val="none" w:sz="0" w:space="0" w:color="auto"/>
            <w:left w:val="none" w:sz="0" w:space="0" w:color="auto"/>
            <w:bottom w:val="none" w:sz="0" w:space="0" w:color="auto"/>
            <w:right w:val="none" w:sz="0" w:space="0" w:color="auto"/>
          </w:divBdr>
        </w:div>
        <w:div w:id="1544293579">
          <w:marLeft w:val="640"/>
          <w:marRight w:val="0"/>
          <w:marTop w:val="0"/>
          <w:marBottom w:val="0"/>
          <w:divBdr>
            <w:top w:val="none" w:sz="0" w:space="0" w:color="auto"/>
            <w:left w:val="none" w:sz="0" w:space="0" w:color="auto"/>
            <w:bottom w:val="none" w:sz="0" w:space="0" w:color="auto"/>
            <w:right w:val="none" w:sz="0" w:space="0" w:color="auto"/>
          </w:divBdr>
        </w:div>
        <w:div w:id="1565094665">
          <w:marLeft w:val="640"/>
          <w:marRight w:val="0"/>
          <w:marTop w:val="0"/>
          <w:marBottom w:val="0"/>
          <w:divBdr>
            <w:top w:val="none" w:sz="0" w:space="0" w:color="auto"/>
            <w:left w:val="none" w:sz="0" w:space="0" w:color="auto"/>
            <w:bottom w:val="none" w:sz="0" w:space="0" w:color="auto"/>
            <w:right w:val="none" w:sz="0" w:space="0" w:color="auto"/>
          </w:divBdr>
        </w:div>
        <w:div w:id="1583681175">
          <w:marLeft w:val="640"/>
          <w:marRight w:val="0"/>
          <w:marTop w:val="0"/>
          <w:marBottom w:val="0"/>
          <w:divBdr>
            <w:top w:val="none" w:sz="0" w:space="0" w:color="auto"/>
            <w:left w:val="none" w:sz="0" w:space="0" w:color="auto"/>
            <w:bottom w:val="none" w:sz="0" w:space="0" w:color="auto"/>
            <w:right w:val="none" w:sz="0" w:space="0" w:color="auto"/>
          </w:divBdr>
        </w:div>
        <w:div w:id="1724593286">
          <w:marLeft w:val="640"/>
          <w:marRight w:val="0"/>
          <w:marTop w:val="0"/>
          <w:marBottom w:val="0"/>
          <w:divBdr>
            <w:top w:val="none" w:sz="0" w:space="0" w:color="auto"/>
            <w:left w:val="none" w:sz="0" w:space="0" w:color="auto"/>
            <w:bottom w:val="none" w:sz="0" w:space="0" w:color="auto"/>
            <w:right w:val="none" w:sz="0" w:space="0" w:color="auto"/>
          </w:divBdr>
        </w:div>
        <w:div w:id="1785613900">
          <w:marLeft w:val="640"/>
          <w:marRight w:val="0"/>
          <w:marTop w:val="0"/>
          <w:marBottom w:val="0"/>
          <w:divBdr>
            <w:top w:val="none" w:sz="0" w:space="0" w:color="auto"/>
            <w:left w:val="none" w:sz="0" w:space="0" w:color="auto"/>
            <w:bottom w:val="none" w:sz="0" w:space="0" w:color="auto"/>
            <w:right w:val="none" w:sz="0" w:space="0" w:color="auto"/>
          </w:divBdr>
        </w:div>
        <w:div w:id="1858081809">
          <w:marLeft w:val="640"/>
          <w:marRight w:val="0"/>
          <w:marTop w:val="0"/>
          <w:marBottom w:val="0"/>
          <w:divBdr>
            <w:top w:val="none" w:sz="0" w:space="0" w:color="auto"/>
            <w:left w:val="none" w:sz="0" w:space="0" w:color="auto"/>
            <w:bottom w:val="none" w:sz="0" w:space="0" w:color="auto"/>
            <w:right w:val="none" w:sz="0" w:space="0" w:color="auto"/>
          </w:divBdr>
        </w:div>
        <w:div w:id="1929581107">
          <w:marLeft w:val="640"/>
          <w:marRight w:val="0"/>
          <w:marTop w:val="0"/>
          <w:marBottom w:val="0"/>
          <w:divBdr>
            <w:top w:val="none" w:sz="0" w:space="0" w:color="auto"/>
            <w:left w:val="none" w:sz="0" w:space="0" w:color="auto"/>
            <w:bottom w:val="none" w:sz="0" w:space="0" w:color="auto"/>
            <w:right w:val="none" w:sz="0" w:space="0" w:color="auto"/>
          </w:divBdr>
        </w:div>
        <w:div w:id="1978147001">
          <w:marLeft w:val="640"/>
          <w:marRight w:val="0"/>
          <w:marTop w:val="0"/>
          <w:marBottom w:val="0"/>
          <w:divBdr>
            <w:top w:val="none" w:sz="0" w:space="0" w:color="auto"/>
            <w:left w:val="none" w:sz="0" w:space="0" w:color="auto"/>
            <w:bottom w:val="none" w:sz="0" w:space="0" w:color="auto"/>
            <w:right w:val="none" w:sz="0" w:space="0" w:color="auto"/>
          </w:divBdr>
        </w:div>
      </w:divsChild>
    </w:div>
    <w:div w:id="1564486975">
      <w:marLeft w:val="640"/>
      <w:marRight w:val="0"/>
      <w:marTop w:val="0"/>
      <w:marBottom w:val="0"/>
      <w:divBdr>
        <w:top w:val="none" w:sz="0" w:space="0" w:color="auto"/>
        <w:left w:val="none" w:sz="0" w:space="0" w:color="auto"/>
        <w:bottom w:val="none" w:sz="0" w:space="0" w:color="auto"/>
        <w:right w:val="none" w:sz="0" w:space="0" w:color="auto"/>
      </w:divBdr>
    </w:div>
    <w:div w:id="1565527045">
      <w:bodyDiv w:val="1"/>
      <w:marLeft w:val="0"/>
      <w:marRight w:val="0"/>
      <w:marTop w:val="0"/>
      <w:marBottom w:val="0"/>
      <w:divBdr>
        <w:top w:val="none" w:sz="0" w:space="0" w:color="auto"/>
        <w:left w:val="none" w:sz="0" w:space="0" w:color="auto"/>
        <w:bottom w:val="none" w:sz="0" w:space="0" w:color="auto"/>
        <w:right w:val="none" w:sz="0" w:space="0" w:color="auto"/>
      </w:divBdr>
      <w:divsChild>
        <w:div w:id="211624002">
          <w:marLeft w:val="640"/>
          <w:marRight w:val="0"/>
          <w:marTop w:val="0"/>
          <w:marBottom w:val="0"/>
          <w:divBdr>
            <w:top w:val="none" w:sz="0" w:space="0" w:color="auto"/>
            <w:left w:val="none" w:sz="0" w:space="0" w:color="auto"/>
            <w:bottom w:val="none" w:sz="0" w:space="0" w:color="auto"/>
            <w:right w:val="none" w:sz="0" w:space="0" w:color="auto"/>
          </w:divBdr>
        </w:div>
        <w:div w:id="31342231">
          <w:marLeft w:val="640"/>
          <w:marRight w:val="0"/>
          <w:marTop w:val="0"/>
          <w:marBottom w:val="0"/>
          <w:divBdr>
            <w:top w:val="none" w:sz="0" w:space="0" w:color="auto"/>
            <w:left w:val="none" w:sz="0" w:space="0" w:color="auto"/>
            <w:bottom w:val="none" w:sz="0" w:space="0" w:color="auto"/>
            <w:right w:val="none" w:sz="0" w:space="0" w:color="auto"/>
          </w:divBdr>
        </w:div>
        <w:div w:id="1708876207">
          <w:marLeft w:val="640"/>
          <w:marRight w:val="0"/>
          <w:marTop w:val="0"/>
          <w:marBottom w:val="0"/>
          <w:divBdr>
            <w:top w:val="none" w:sz="0" w:space="0" w:color="auto"/>
            <w:left w:val="none" w:sz="0" w:space="0" w:color="auto"/>
            <w:bottom w:val="none" w:sz="0" w:space="0" w:color="auto"/>
            <w:right w:val="none" w:sz="0" w:space="0" w:color="auto"/>
          </w:divBdr>
        </w:div>
        <w:div w:id="1935168943">
          <w:marLeft w:val="640"/>
          <w:marRight w:val="0"/>
          <w:marTop w:val="0"/>
          <w:marBottom w:val="0"/>
          <w:divBdr>
            <w:top w:val="none" w:sz="0" w:space="0" w:color="auto"/>
            <w:left w:val="none" w:sz="0" w:space="0" w:color="auto"/>
            <w:bottom w:val="none" w:sz="0" w:space="0" w:color="auto"/>
            <w:right w:val="none" w:sz="0" w:space="0" w:color="auto"/>
          </w:divBdr>
        </w:div>
        <w:div w:id="76370446">
          <w:marLeft w:val="640"/>
          <w:marRight w:val="0"/>
          <w:marTop w:val="0"/>
          <w:marBottom w:val="0"/>
          <w:divBdr>
            <w:top w:val="none" w:sz="0" w:space="0" w:color="auto"/>
            <w:left w:val="none" w:sz="0" w:space="0" w:color="auto"/>
            <w:bottom w:val="none" w:sz="0" w:space="0" w:color="auto"/>
            <w:right w:val="none" w:sz="0" w:space="0" w:color="auto"/>
          </w:divBdr>
        </w:div>
        <w:div w:id="273706653">
          <w:marLeft w:val="640"/>
          <w:marRight w:val="0"/>
          <w:marTop w:val="0"/>
          <w:marBottom w:val="0"/>
          <w:divBdr>
            <w:top w:val="none" w:sz="0" w:space="0" w:color="auto"/>
            <w:left w:val="none" w:sz="0" w:space="0" w:color="auto"/>
            <w:bottom w:val="none" w:sz="0" w:space="0" w:color="auto"/>
            <w:right w:val="none" w:sz="0" w:space="0" w:color="auto"/>
          </w:divBdr>
        </w:div>
        <w:div w:id="1604068316">
          <w:marLeft w:val="640"/>
          <w:marRight w:val="0"/>
          <w:marTop w:val="0"/>
          <w:marBottom w:val="0"/>
          <w:divBdr>
            <w:top w:val="none" w:sz="0" w:space="0" w:color="auto"/>
            <w:left w:val="none" w:sz="0" w:space="0" w:color="auto"/>
            <w:bottom w:val="none" w:sz="0" w:space="0" w:color="auto"/>
            <w:right w:val="none" w:sz="0" w:space="0" w:color="auto"/>
          </w:divBdr>
        </w:div>
        <w:div w:id="2080126423">
          <w:marLeft w:val="640"/>
          <w:marRight w:val="0"/>
          <w:marTop w:val="0"/>
          <w:marBottom w:val="0"/>
          <w:divBdr>
            <w:top w:val="none" w:sz="0" w:space="0" w:color="auto"/>
            <w:left w:val="none" w:sz="0" w:space="0" w:color="auto"/>
            <w:bottom w:val="none" w:sz="0" w:space="0" w:color="auto"/>
            <w:right w:val="none" w:sz="0" w:space="0" w:color="auto"/>
          </w:divBdr>
        </w:div>
        <w:div w:id="1183738746">
          <w:marLeft w:val="640"/>
          <w:marRight w:val="0"/>
          <w:marTop w:val="0"/>
          <w:marBottom w:val="0"/>
          <w:divBdr>
            <w:top w:val="none" w:sz="0" w:space="0" w:color="auto"/>
            <w:left w:val="none" w:sz="0" w:space="0" w:color="auto"/>
            <w:bottom w:val="none" w:sz="0" w:space="0" w:color="auto"/>
            <w:right w:val="none" w:sz="0" w:space="0" w:color="auto"/>
          </w:divBdr>
        </w:div>
        <w:div w:id="39791533">
          <w:marLeft w:val="640"/>
          <w:marRight w:val="0"/>
          <w:marTop w:val="0"/>
          <w:marBottom w:val="0"/>
          <w:divBdr>
            <w:top w:val="none" w:sz="0" w:space="0" w:color="auto"/>
            <w:left w:val="none" w:sz="0" w:space="0" w:color="auto"/>
            <w:bottom w:val="none" w:sz="0" w:space="0" w:color="auto"/>
            <w:right w:val="none" w:sz="0" w:space="0" w:color="auto"/>
          </w:divBdr>
        </w:div>
        <w:div w:id="1501853591">
          <w:marLeft w:val="640"/>
          <w:marRight w:val="0"/>
          <w:marTop w:val="0"/>
          <w:marBottom w:val="0"/>
          <w:divBdr>
            <w:top w:val="none" w:sz="0" w:space="0" w:color="auto"/>
            <w:left w:val="none" w:sz="0" w:space="0" w:color="auto"/>
            <w:bottom w:val="none" w:sz="0" w:space="0" w:color="auto"/>
            <w:right w:val="none" w:sz="0" w:space="0" w:color="auto"/>
          </w:divBdr>
        </w:div>
        <w:div w:id="766316958">
          <w:marLeft w:val="640"/>
          <w:marRight w:val="0"/>
          <w:marTop w:val="0"/>
          <w:marBottom w:val="0"/>
          <w:divBdr>
            <w:top w:val="none" w:sz="0" w:space="0" w:color="auto"/>
            <w:left w:val="none" w:sz="0" w:space="0" w:color="auto"/>
            <w:bottom w:val="none" w:sz="0" w:space="0" w:color="auto"/>
            <w:right w:val="none" w:sz="0" w:space="0" w:color="auto"/>
          </w:divBdr>
        </w:div>
        <w:div w:id="711349811">
          <w:marLeft w:val="640"/>
          <w:marRight w:val="0"/>
          <w:marTop w:val="0"/>
          <w:marBottom w:val="0"/>
          <w:divBdr>
            <w:top w:val="none" w:sz="0" w:space="0" w:color="auto"/>
            <w:left w:val="none" w:sz="0" w:space="0" w:color="auto"/>
            <w:bottom w:val="none" w:sz="0" w:space="0" w:color="auto"/>
            <w:right w:val="none" w:sz="0" w:space="0" w:color="auto"/>
          </w:divBdr>
        </w:div>
        <w:div w:id="1964651901">
          <w:marLeft w:val="640"/>
          <w:marRight w:val="0"/>
          <w:marTop w:val="0"/>
          <w:marBottom w:val="0"/>
          <w:divBdr>
            <w:top w:val="none" w:sz="0" w:space="0" w:color="auto"/>
            <w:left w:val="none" w:sz="0" w:space="0" w:color="auto"/>
            <w:bottom w:val="none" w:sz="0" w:space="0" w:color="auto"/>
            <w:right w:val="none" w:sz="0" w:space="0" w:color="auto"/>
          </w:divBdr>
        </w:div>
        <w:div w:id="94837111">
          <w:marLeft w:val="640"/>
          <w:marRight w:val="0"/>
          <w:marTop w:val="0"/>
          <w:marBottom w:val="0"/>
          <w:divBdr>
            <w:top w:val="none" w:sz="0" w:space="0" w:color="auto"/>
            <w:left w:val="none" w:sz="0" w:space="0" w:color="auto"/>
            <w:bottom w:val="none" w:sz="0" w:space="0" w:color="auto"/>
            <w:right w:val="none" w:sz="0" w:space="0" w:color="auto"/>
          </w:divBdr>
        </w:div>
        <w:div w:id="1426419894">
          <w:marLeft w:val="640"/>
          <w:marRight w:val="0"/>
          <w:marTop w:val="0"/>
          <w:marBottom w:val="0"/>
          <w:divBdr>
            <w:top w:val="none" w:sz="0" w:space="0" w:color="auto"/>
            <w:left w:val="none" w:sz="0" w:space="0" w:color="auto"/>
            <w:bottom w:val="none" w:sz="0" w:space="0" w:color="auto"/>
            <w:right w:val="none" w:sz="0" w:space="0" w:color="auto"/>
          </w:divBdr>
        </w:div>
        <w:div w:id="488056394">
          <w:marLeft w:val="640"/>
          <w:marRight w:val="0"/>
          <w:marTop w:val="0"/>
          <w:marBottom w:val="0"/>
          <w:divBdr>
            <w:top w:val="none" w:sz="0" w:space="0" w:color="auto"/>
            <w:left w:val="none" w:sz="0" w:space="0" w:color="auto"/>
            <w:bottom w:val="none" w:sz="0" w:space="0" w:color="auto"/>
            <w:right w:val="none" w:sz="0" w:space="0" w:color="auto"/>
          </w:divBdr>
        </w:div>
        <w:div w:id="2013335334">
          <w:marLeft w:val="640"/>
          <w:marRight w:val="0"/>
          <w:marTop w:val="0"/>
          <w:marBottom w:val="0"/>
          <w:divBdr>
            <w:top w:val="none" w:sz="0" w:space="0" w:color="auto"/>
            <w:left w:val="none" w:sz="0" w:space="0" w:color="auto"/>
            <w:bottom w:val="none" w:sz="0" w:space="0" w:color="auto"/>
            <w:right w:val="none" w:sz="0" w:space="0" w:color="auto"/>
          </w:divBdr>
        </w:div>
        <w:div w:id="1043751372">
          <w:marLeft w:val="640"/>
          <w:marRight w:val="0"/>
          <w:marTop w:val="0"/>
          <w:marBottom w:val="0"/>
          <w:divBdr>
            <w:top w:val="none" w:sz="0" w:space="0" w:color="auto"/>
            <w:left w:val="none" w:sz="0" w:space="0" w:color="auto"/>
            <w:bottom w:val="none" w:sz="0" w:space="0" w:color="auto"/>
            <w:right w:val="none" w:sz="0" w:space="0" w:color="auto"/>
          </w:divBdr>
        </w:div>
        <w:div w:id="2054650611">
          <w:marLeft w:val="640"/>
          <w:marRight w:val="0"/>
          <w:marTop w:val="0"/>
          <w:marBottom w:val="0"/>
          <w:divBdr>
            <w:top w:val="none" w:sz="0" w:space="0" w:color="auto"/>
            <w:left w:val="none" w:sz="0" w:space="0" w:color="auto"/>
            <w:bottom w:val="none" w:sz="0" w:space="0" w:color="auto"/>
            <w:right w:val="none" w:sz="0" w:space="0" w:color="auto"/>
          </w:divBdr>
        </w:div>
        <w:div w:id="1221213353">
          <w:marLeft w:val="640"/>
          <w:marRight w:val="0"/>
          <w:marTop w:val="0"/>
          <w:marBottom w:val="0"/>
          <w:divBdr>
            <w:top w:val="none" w:sz="0" w:space="0" w:color="auto"/>
            <w:left w:val="none" w:sz="0" w:space="0" w:color="auto"/>
            <w:bottom w:val="none" w:sz="0" w:space="0" w:color="auto"/>
            <w:right w:val="none" w:sz="0" w:space="0" w:color="auto"/>
          </w:divBdr>
        </w:div>
        <w:div w:id="67315434">
          <w:marLeft w:val="640"/>
          <w:marRight w:val="0"/>
          <w:marTop w:val="0"/>
          <w:marBottom w:val="0"/>
          <w:divBdr>
            <w:top w:val="none" w:sz="0" w:space="0" w:color="auto"/>
            <w:left w:val="none" w:sz="0" w:space="0" w:color="auto"/>
            <w:bottom w:val="none" w:sz="0" w:space="0" w:color="auto"/>
            <w:right w:val="none" w:sz="0" w:space="0" w:color="auto"/>
          </w:divBdr>
        </w:div>
        <w:div w:id="1528711294">
          <w:marLeft w:val="640"/>
          <w:marRight w:val="0"/>
          <w:marTop w:val="0"/>
          <w:marBottom w:val="0"/>
          <w:divBdr>
            <w:top w:val="none" w:sz="0" w:space="0" w:color="auto"/>
            <w:left w:val="none" w:sz="0" w:space="0" w:color="auto"/>
            <w:bottom w:val="none" w:sz="0" w:space="0" w:color="auto"/>
            <w:right w:val="none" w:sz="0" w:space="0" w:color="auto"/>
          </w:divBdr>
        </w:div>
        <w:div w:id="1736735512">
          <w:marLeft w:val="640"/>
          <w:marRight w:val="0"/>
          <w:marTop w:val="0"/>
          <w:marBottom w:val="0"/>
          <w:divBdr>
            <w:top w:val="none" w:sz="0" w:space="0" w:color="auto"/>
            <w:left w:val="none" w:sz="0" w:space="0" w:color="auto"/>
            <w:bottom w:val="none" w:sz="0" w:space="0" w:color="auto"/>
            <w:right w:val="none" w:sz="0" w:space="0" w:color="auto"/>
          </w:divBdr>
        </w:div>
        <w:div w:id="579218404">
          <w:marLeft w:val="640"/>
          <w:marRight w:val="0"/>
          <w:marTop w:val="0"/>
          <w:marBottom w:val="0"/>
          <w:divBdr>
            <w:top w:val="none" w:sz="0" w:space="0" w:color="auto"/>
            <w:left w:val="none" w:sz="0" w:space="0" w:color="auto"/>
            <w:bottom w:val="none" w:sz="0" w:space="0" w:color="auto"/>
            <w:right w:val="none" w:sz="0" w:space="0" w:color="auto"/>
          </w:divBdr>
        </w:div>
        <w:div w:id="1210069087">
          <w:marLeft w:val="640"/>
          <w:marRight w:val="0"/>
          <w:marTop w:val="0"/>
          <w:marBottom w:val="0"/>
          <w:divBdr>
            <w:top w:val="none" w:sz="0" w:space="0" w:color="auto"/>
            <w:left w:val="none" w:sz="0" w:space="0" w:color="auto"/>
            <w:bottom w:val="none" w:sz="0" w:space="0" w:color="auto"/>
            <w:right w:val="none" w:sz="0" w:space="0" w:color="auto"/>
          </w:divBdr>
        </w:div>
        <w:div w:id="51083866">
          <w:marLeft w:val="640"/>
          <w:marRight w:val="0"/>
          <w:marTop w:val="0"/>
          <w:marBottom w:val="0"/>
          <w:divBdr>
            <w:top w:val="none" w:sz="0" w:space="0" w:color="auto"/>
            <w:left w:val="none" w:sz="0" w:space="0" w:color="auto"/>
            <w:bottom w:val="none" w:sz="0" w:space="0" w:color="auto"/>
            <w:right w:val="none" w:sz="0" w:space="0" w:color="auto"/>
          </w:divBdr>
        </w:div>
        <w:div w:id="420030496">
          <w:marLeft w:val="640"/>
          <w:marRight w:val="0"/>
          <w:marTop w:val="0"/>
          <w:marBottom w:val="0"/>
          <w:divBdr>
            <w:top w:val="none" w:sz="0" w:space="0" w:color="auto"/>
            <w:left w:val="none" w:sz="0" w:space="0" w:color="auto"/>
            <w:bottom w:val="none" w:sz="0" w:space="0" w:color="auto"/>
            <w:right w:val="none" w:sz="0" w:space="0" w:color="auto"/>
          </w:divBdr>
        </w:div>
        <w:div w:id="163132101">
          <w:marLeft w:val="640"/>
          <w:marRight w:val="0"/>
          <w:marTop w:val="0"/>
          <w:marBottom w:val="0"/>
          <w:divBdr>
            <w:top w:val="none" w:sz="0" w:space="0" w:color="auto"/>
            <w:left w:val="none" w:sz="0" w:space="0" w:color="auto"/>
            <w:bottom w:val="none" w:sz="0" w:space="0" w:color="auto"/>
            <w:right w:val="none" w:sz="0" w:space="0" w:color="auto"/>
          </w:divBdr>
        </w:div>
        <w:div w:id="309678174">
          <w:marLeft w:val="640"/>
          <w:marRight w:val="0"/>
          <w:marTop w:val="0"/>
          <w:marBottom w:val="0"/>
          <w:divBdr>
            <w:top w:val="none" w:sz="0" w:space="0" w:color="auto"/>
            <w:left w:val="none" w:sz="0" w:space="0" w:color="auto"/>
            <w:bottom w:val="none" w:sz="0" w:space="0" w:color="auto"/>
            <w:right w:val="none" w:sz="0" w:space="0" w:color="auto"/>
          </w:divBdr>
        </w:div>
        <w:div w:id="487475984">
          <w:marLeft w:val="640"/>
          <w:marRight w:val="0"/>
          <w:marTop w:val="0"/>
          <w:marBottom w:val="0"/>
          <w:divBdr>
            <w:top w:val="none" w:sz="0" w:space="0" w:color="auto"/>
            <w:left w:val="none" w:sz="0" w:space="0" w:color="auto"/>
            <w:bottom w:val="none" w:sz="0" w:space="0" w:color="auto"/>
            <w:right w:val="none" w:sz="0" w:space="0" w:color="auto"/>
          </w:divBdr>
        </w:div>
        <w:div w:id="1460488131">
          <w:marLeft w:val="640"/>
          <w:marRight w:val="0"/>
          <w:marTop w:val="0"/>
          <w:marBottom w:val="0"/>
          <w:divBdr>
            <w:top w:val="none" w:sz="0" w:space="0" w:color="auto"/>
            <w:left w:val="none" w:sz="0" w:space="0" w:color="auto"/>
            <w:bottom w:val="none" w:sz="0" w:space="0" w:color="auto"/>
            <w:right w:val="none" w:sz="0" w:space="0" w:color="auto"/>
          </w:divBdr>
        </w:div>
        <w:div w:id="761798496">
          <w:marLeft w:val="640"/>
          <w:marRight w:val="0"/>
          <w:marTop w:val="0"/>
          <w:marBottom w:val="0"/>
          <w:divBdr>
            <w:top w:val="none" w:sz="0" w:space="0" w:color="auto"/>
            <w:left w:val="none" w:sz="0" w:space="0" w:color="auto"/>
            <w:bottom w:val="none" w:sz="0" w:space="0" w:color="auto"/>
            <w:right w:val="none" w:sz="0" w:space="0" w:color="auto"/>
          </w:divBdr>
        </w:div>
        <w:div w:id="1448234095">
          <w:marLeft w:val="640"/>
          <w:marRight w:val="0"/>
          <w:marTop w:val="0"/>
          <w:marBottom w:val="0"/>
          <w:divBdr>
            <w:top w:val="none" w:sz="0" w:space="0" w:color="auto"/>
            <w:left w:val="none" w:sz="0" w:space="0" w:color="auto"/>
            <w:bottom w:val="none" w:sz="0" w:space="0" w:color="auto"/>
            <w:right w:val="none" w:sz="0" w:space="0" w:color="auto"/>
          </w:divBdr>
        </w:div>
        <w:div w:id="74329100">
          <w:marLeft w:val="640"/>
          <w:marRight w:val="0"/>
          <w:marTop w:val="0"/>
          <w:marBottom w:val="0"/>
          <w:divBdr>
            <w:top w:val="none" w:sz="0" w:space="0" w:color="auto"/>
            <w:left w:val="none" w:sz="0" w:space="0" w:color="auto"/>
            <w:bottom w:val="none" w:sz="0" w:space="0" w:color="auto"/>
            <w:right w:val="none" w:sz="0" w:space="0" w:color="auto"/>
          </w:divBdr>
        </w:div>
        <w:div w:id="559024385">
          <w:marLeft w:val="640"/>
          <w:marRight w:val="0"/>
          <w:marTop w:val="0"/>
          <w:marBottom w:val="0"/>
          <w:divBdr>
            <w:top w:val="none" w:sz="0" w:space="0" w:color="auto"/>
            <w:left w:val="none" w:sz="0" w:space="0" w:color="auto"/>
            <w:bottom w:val="none" w:sz="0" w:space="0" w:color="auto"/>
            <w:right w:val="none" w:sz="0" w:space="0" w:color="auto"/>
          </w:divBdr>
        </w:div>
        <w:div w:id="1059013033">
          <w:marLeft w:val="640"/>
          <w:marRight w:val="0"/>
          <w:marTop w:val="0"/>
          <w:marBottom w:val="0"/>
          <w:divBdr>
            <w:top w:val="none" w:sz="0" w:space="0" w:color="auto"/>
            <w:left w:val="none" w:sz="0" w:space="0" w:color="auto"/>
            <w:bottom w:val="none" w:sz="0" w:space="0" w:color="auto"/>
            <w:right w:val="none" w:sz="0" w:space="0" w:color="auto"/>
          </w:divBdr>
        </w:div>
        <w:div w:id="775295077">
          <w:marLeft w:val="640"/>
          <w:marRight w:val="0"/>
          <w:marTop w:val="0"/>
          <w:marBottom w:val="0"/>
          <w:divBdr>
            <w:top w:val="none" w:sz="0" w:space="0" w:color="auto"/>
            <w:left w:val="none" w:sz="0" w:space="0" w:color="auto"/>
            <w:bottom w:val="none" w:sz="0" w:space="0" w:color="auto"/>
            <w:right w:val="none" w:sz="0" w:space="0" w:color="auto"/>
          </w:divBdr>
        </w:div>
        <w:div w:id="1329868992">
          <w:marLeft w:val="640"/>
          <w:marRight w:val="0"/>
          <w:marTop w:val="0"/>
          <w:marBottom w:val="0"/>
          <w:divBdr>
            <w:top w:val="none" w:sz="0" w:space="0" w:color="auto"/>
            <w:left w:val="none" w:sz="0" w:space="0" w:color="auto"/>
            <w:bottom w:val="none" w:sz="0" w:space="0" w:color="auto"/>
            <w:right w:val="none" w:sz="0" w:space="0" w:color="auto"/>
          </w:divBdr>
        </w:div>
        <w:div w:id="564724152">
          <w:marLeft w:val="640"/>
          <w:marRight w:val="0"/>
          <w:marTop w:val="0"/>
          <w:marBottom w:val="0"/>
          <w:divBdr>
            <w:top w:val="none" w:sz="0" w:space="0" w:color="auto"/>
            <w:left w:val="none" w:sz="0" w:space="0" w:color="auto"/>
            <w:bottom w:val="none" w:sz="0" w:space="0" w:color="auto"/>
            <w:right w:val="none" w:sz="0" w:space="0" w:color="auto"/>
          </w:divBdr>
        </w:div>
        <w:div w:id="942496139">
          <w:marLeft w:val="640"/>
          <w:marRight w:val="0"/>
          <w:marTop w:val="0"/>
          <w:marBottom w:val="0"/>
          <w:divBdr>
            <w:top w:val="none" w:sz="0" w:space="0" w:color="auto"/>
            <w:left w:val="none" w:sz="0" w:space="0" w:color="auto"/>
            <w:bottom w:val="none" w:sz="0" w:space="0" w:color="auto"/>
            <w:right w:val="none" w:sz="0" w:space="0" w:color="auto"/>
          </w:divBdr>
        </w:div>
        <w:div w:id="882642873">
          <w:marLeft w:val="640"/>
          <w:marRight w:val="0"/>
          <w:marTop w:val="0"/>
          <w:marBottom w:val="0"/>
          <w:divBdr>
            <w:top w:val="none" w:sz="0" w:space="0" w:color="auto"/>
            <w:left w:val="none" w:sz="0" w:space="0" w:color="auto"/>
            <w:bottom w:val="none" w:sz="0" w:space="0" w:color="auto"/>
            <w:right w:val="none" w:sz="0" w:space="0" w:color="auto"/>
          </w:divBdr>
        </w:div>
        <w:div w:id="705065661">
          <w:marLeft w:val="640"/>
          <w:marRight w:val="0"/>
          <w:marTop w:val="0"/>
          <w:marBottom w:val="0"/>
          <w:divBdr>
            <w:top w:val="none" w:sz="0" w:space="0" w:color="auto"/>
            <w:left w:val="none" w:sz="0" w:space="0" w:color="auto"/>
            <w:bottom w:val="none" w:sz="0" w:space="0" w:color="auto"/>
            <w:right w:val="none" w:sz="0" w:space="0" w:color="auto"/>
          </w:divBdr>
        </w:div>
        <w:div w:id="1983192026">
          <w:marLeft w:val="640"/>
          <w:marRight w:val="0"/>
          <w:marTop w:val="0"/>
          <w:marBottom w:val="0"/>
          <w:divBdr>
            <w:top w:val="none" w:sz="0" w:space="0" w:color="auto"/>
            <w:left w:val="none" w:sz="0" w:space="0" w:color="auto"/>
            <w:bottom w:val="none" w:sz="0" w:space="0" w:color="auto"/>
            <w:right w:val="none" w:sz="0" w:space="0" w:color="auto"/>
          </w:divBdr>
        </w:div>
        <w:div w:id="755634628">
          <w:marLeft w:val="640"/>
          <w:marRight w:val="0"/>
          <w:marTop w:val="0"/>
          <w:marBottom w:val="0"/>
          <w:divBdr>
            <w:top w:val="none" w:sz="0" w:space="0" w:color="auto"/>
            <w:left w:val="none" w:sz="0" w:space="0" w:color="auto"/>
            <w:bottom w:val="none" w:sz="0" w:space="0" w:color="auto"/>
            <w:right w:val="none" w:sz="0" w:space="0" w:color="auto"/>
          </w:divBdr>
        </w:div>
        <w:div w:id="1343585814">
          <w:marLeft w:val="640"/>
          <w:marRight w:val="0"/>
          <w:marTop w:val="0"/>
          <w:marBottom w:val="0"/>
          <w:divBdr>
            <w:top w:val="none" w:sz="0" w:space="0" w:color="auto"/>
            <w:left w:val="none" w:sz="0" w:space="0" w:color="auto"/>
            <w:bottom w:val="none" w:sz="0" w:space="0" w:color="auto"/>
            <w:right w:val="none" w:sz="0" w:space="0" w:color="auto"/>
          </w:divBdr>
        </w:div>
        <w:div w:id="2074738726">
          <w:marLeft w:val="640"/>
          <w:marRight w:val="0"/>
          <w:marTop w:val="0"/>
          <w:marBottom w:val="0"/>
          <w:divBdr>
            <w:top w:val="none" w:sz="0" w:space="0" w:color="auto"/>
            <w:left w:val="none" w:sz="0" w:space="0" w:color="auto"/>
            <w:bottom w:val="none" w:sz="0" w:space="0" w:color="auto"/>
            <w:right w:val="none" w:sz="0" w:space="0" w:color="auto"/>
          </w:divBdr>
        </w:div>
        <w:div w:id="659625569">
          <w:marLeft w:val="640"/>
          <w:marRight w:val="0"/>
          <w:marTop w:val="0"/>
          <w:marBottom w:val="0"/>
          <w:divBdr>
            <w:top w:val="none" w:sz="0" w:space="0" w:color="auto"/>
            <w:left w:val="none" w:sz="0" w:space="0" w:color="auto"/>
            <w:bottom w:val="none" w:sz="0" w:space="0" w:color="auto"/>
            <w:right w:val="none" w:sz="0" w:space="0" w:color="auto"/>
          </w:divBdr>
        </w:div>
        <w:div w:id="1228108868">
          <w:marLeft w:val="640"/>
          <w:marRight w:val="0"/>
          <w:marTop w:val="0"/>
          <w:marBottom w:val="0"/>
          <w:divBdr>
            <w:top w:val="none" w:sz="0" w:space="0" w:color="auto"/>
            <w:left w:val="none" w:sz="0" w:space="0" w:color="auto"/>
            <w:bottom w:val="none" w:sz="0" w:space="0" w:color="auto"/>
            <w:right w:val="none" w:sz="0" w:space="0" w:color="auto"/>
          </w:divBdr>
        </w:div>
        <w:div w:id="287442266">
          <w:marLeft w:val="640"/>
          <w:marRight w:val="0"/>
          <w:marTop w:val="0"/>
          <w:marBottom w:val="0"/>
          <w:divBdr>
            <w:top w:val="none" w:sz="0" w:space="0" w:color="auto"/>
            <w:left w:val="none" w:sz="0" w:space="0" w:color="auto"/>
            <w:bottom w:val="none" w:sz="0" w:space="0" w:color="auto"/>
            <w:right w:val="none" w:sz="0" w:space="0" w:color="auto"/>
          </w:divBdr>
        </w:div>
        <w:div w:id="1727945004">
          <w:marLeft w:val="640"/>
          <w:marRight w:val="0"/>
          <w:marTop w:val="0"/>
          <w:marBottom w:val="0"/>
          <w:divBdr>
            <w:top w:val="none" w:sz="0" w:space="0" w:color="auto"/>
            <w:left w:val="none" w:sz="0" w:space="0" w:color="auto"/>
            <w:bottom w:val="none" w:sz="0" w:space="0" w:color="auto"/>
            <w:right w:val="none" w:sz="0" w:space="0" w:color="auto"/>
          </w:divBdr>
        </w:div>
        <w:div w:id="1054306059">
          <w:marLeft w:val="640"/>
          <w:marRight w:val="0"/>
          <w:marTop w:val="0"/>
          <w:marBottom w:val="0"/>
          <w:divBdr>
            <w:top w:val="none" w:sz="0" w:space="0" w:color="auto"/>
            <w:left w:val="none" w:sz="0" w:space="0" w:color="auto"/>
            <w:bottom w:val="none" w:sz="0" w:space="0" w:color="auto"/>
            <w:right w:val="none" w:sz="0" w:space="0" w:color="auto"/>
          </w:divBdr>
        </w:div>
        <w:div w:id="2028288003">
          <w:marLeft w:val="640"/>
          <w:marRight w:val="0"/>
          <w:marTop w:val="0"/>
          <w:marBottom w:val="0"/>
          <w:divBdr>
            <w:top w:val="none" w:sz="0" w:space="0" w:color="auto"/>
            <w:left w:val="none" w:sz="0" w:space="0" w:color="auto"/>
            <w:bottom w:val="none" w:sz="0" w:space="0" w:color="auto"/>
            <w:right w:val="none" w:sz="0" w:space="0" w:color="auto"/>
          </w:divBdr>
        </w:div>
      </w:divsChild>
    </w:div>
    <w:div w:id="1566598659">
      <w:bodyDiv w:val="1"/>
      <w:marLeft w:val="0"/>
      <w:marRight w:val="0"/>
      <w:marTop w:val="0"/>
      <w:marBottom w:val="0"/>
      <w:divBdr>
        <w:top w:val="none" w:sz="0" w:space="0" w:color="auto"/>
        <w:left w:val="none" w:sz="0" w:space="0" w:color="auto"/>
        <w:bottom w:val="none" w:sz="0" w:space="0" w:color="auto"/>
        <w:right w:val="none" w:sz="0" w:space="0" w:color="auto"/>
      </w:divBdr>
      <w:divsChild>
        <w:div w:id="1424302562">
          <w:marLeft w:val="640"/>
          <w:marRight w:val="0"/>
          <w:marTop w:val="0"/>
          <w:marBottom w:val="0"/>
          <w:divBdr>
            <w:top w:val="none" w:sz="0" w:space="0" w:color="auto"/>
            <w:left w:val="none" w:sz="0" w:space="0" w:color="auto"/>
            <w:bottom w:val="none" w:sz="0" w:space="0" w:color="auto"/>
            <w:right w:val="none" w:sz="0" w:space="0" w:color="auto"/>
          </w:divBdr>
        </w:div>
        <w:div w:id="1970084413">
          <w:marLeft w:val="640"/>
          <w:marRight w:val="0"/>
          <w:marTop w:val="0"/>
          <w:marBottom w:val="0"/>
          <w:divBdr>
            <w:top w:val="none" w:sz="0" w:space="0" w:color="auto"/>
            <w:left w:val="none" w:sz="0" w:space="0" w:color="auto"/>
            <w:bottom w:val="none" w:sz="0" w:space="0" w:color="auto"/>
            <w:right w:val="none" w:sz="0" w:space="0" w:color="auto"/>
          </w:divBdr>
        </w:div>
        <w:div w:id="19742203">
          <w:marLeft w:val="640"/>
          <w:marRight w:val="0"/>
          <w:marTop w:val="0"/>
          <w:marBottom w:val="0"/>
          <w:divBdr>
            <w:top w:val="none" w:sz="0" w:space="0" w:color="auto"/>
            <w:left w:val="none" w:sz="0" w:space="0" w:color="auto"/>
            <w:bottom w:val="none" w:sz="0" w:space="0" w:color="auto"/>
            <w:right w:val="none" w:sz="0" w:space="0" w:color="auto"/>
          </w:divBdr>
        </w:div>
        <w:div w:id="169759356">
          <w:marLeft w:val="640"/>
          <w:marRight w:val="0"/>
          <w:marTop w:val="0"/>
          <w:marBottom w:val="0"/>
          <w:divBdr>
            <w:top w:val="none" w:sz="0" w:space="0" w:color="auto"/>
            <w:left w:val="none" w:sz="0" w:space="0" w:color="auto"/>
            <w:bottom w:val="none" w:sz="0" w:space="0" w:color="auto"/>
            <w:right w:val="none" w:sz="0" w:space="0" w:color="auto"/>
          </w:divBdr>
        </w:div>
        <w:div w:id="487022249">
          <w:marLeft w:val="640"/>
          <w:marRight w:val="0"/>
          <w:marTop w:val="0"/>
          <w:marBottom w:val="0"/>
          <w:divBdr>
            <w:top w:val="none" w:sz="0" w:space="0" w:color="auto"/>
            <w:left w:val="none" w:sz="0" w:space="0" w:color="auto"/>
            <w:bottom w:val="none" w:sz="0" w:space="0" w:color="auto"/>
            <w:right w:val="none" w:sz="0" w:space="0" w:color="auto"/>
          </w:divBdr>
        </w:div>
        <w:div w:id="80612357">
          <w:marLeft w:val="640"/>
          <w:marRight w:val="0"/>
          <w:marTop w:val="0"/>
          <w:marBottom w:val="0"/>
          <w:divBdr>
            <w:top w:val="none" w:sz="0" w:space="0" w:color="auto"/>
            <w:left w:val="none" w:sz="0" w:space="0" w:color="auto"/>
            <w:bottom w:val="none" w:sz="0" w:space="0" w:color="auto"/>
            <w:right w:val="none" w:sz="0" w:space="0" w:color="auto"/>
          </w:divBdr>
        </w:div>
        <w:div w:id="2042247612">
          <w:marLeft w:val="640"/>
          <w:marRight w:val="0"/>
          <w:marTop w:val="0"/>
          <w:marBottom w:val="0"/>
          <w:divBdr>
            <w:top w:val="none" w:sz="0" w:space="0" w:color="auto"/>
            <w:left w:val="none" w:sz="0" w:space="0" w:color="auto"/>
            <w:bottom w:val="none" w:sz="0" w:space="0" w:color="auto"/>
            <w:right w:val="none" w:sz="0" w:space="0" w:color="auto"/>
          </w:divBdr>
        </w:div>
        <w:div w:id="469900517">
          <w:marLeft w:val="640"/>
          <w:marRight w:val="0"/>
          <w:marTop w:val="0"/>
          <w:marBottom w:val="0"/>
          <w:divBdr>
            <w:top w:val="none" w:sz="0" w:space="0" w:color="auto"/>
            <w:left w:val="none" w:sz="0" w:space="0" w:color="auto"/>
            <w:bottom w:val="none" w:sz="0" w:space="0" w:color="auto"/>
            <w:right w:val="none" w:sz="0" w:space="0" w:color="auto"/>
          </w:divBdr>
        </w:div>
        <w:div w:id="598369319">
          <w:marLeft w:val="640"/>
          <w:marRight w:val="0"/>
          <w:marTop w:val="0"/>
          <w:marBottom w:val="0"/>
          <w:divBdr>
            <w:top w:val="none" w:sz="0" w:space="0" w:color="auto"/>
            <w:left w:val="none" w:sz="0" w:space="0" w:color="auto"/>
            <w:bottom w:val="none" w:sz="0" w:space="0" w:color="auto"/>
            <w:right w:val="none" w:sz="0" w:space="0" w:color="auto"/>
          </w:divBdr>
        </w:div>
        <w:div w:id="1088816342">
          <w:marLeft w:val="640"/>
          <w:marRight w:val="0"/>
          <w:marTop w:val="0"/>
          <w:marBottom w:val="0"/>
          <w:divBdr>
            <w:top w:val="none" w:sz="0" w:space="0" w:color="auto"/>
            <w:left w:val="none" w:sz="0" w:space="0" w:color="auto"/>
            <w:bottom w:val="none" w:sz="0" w:space="0" w:color="auto"/>
            <w:right w:val="none" w:sz="0" w:space="0" w:color="auto"/>
          </w:divBdr>
        </w:div>
        <w:div w:id="1890919684">
          <w:marLeft w:val="640"/>
          <w:marRight w:val="0"/>
          <w:marTop w:val="0"/>
          <w:marBottom w:val="0"/>
          <w:divBdr>
            <w:top w:val="none" w:sz="0" w:space="0" w:color="auto"/>
            <w:left w:val="none" w:sz="0" w:space="0" w:color="auto"/>
            <w:bottom w:val="none" w:sz="0" w:space="0" w:color="auto"/>
            <w:right w:val="none" w:sz="0" w:space="0" w:color="auto"/>
          </w:divBdr>
        </w:div>
        <w:div w:id="357436934">
          <w:marLeft w:val="640"/>
          <w:marRight w:val="0"/>
          <w:marTop w:val="0"/>
          <w:marBottom w:val="0"/>
          <w:divBdr>
            <w:top w:val="none" w:sz="0" w:space="0" w:color="auto"/>
            <w:left w:val="none" w:sz="0" w:space="0" w:color="auto"/>
            <w:bottom w:val="none" w:sz="0" w:space="0" w:color="auto"/>
            <w:right w:val="none" w:sz="0" w:space="0" w:color="auto"/>
          </w:divBdr>
        </w:div>
        <w:div w:id="19283146">
          <w:marLeft w:val="640"/>
          <w:marRight w:val="0"/>
          <w:marTop w:val="0"/>
          <w:marBottom w:val="0"/>
          <w:divBdr>
            <w:top w:val="none" w:sz="0" w:space="0" w:color="auto"/>
            <w:left w:val="none" w:sz="0" w:space="0" w:color="auto"/>
            <w:bottom w:val="none" w:sz="0" w:space="0" w:color="auto"/>
            <w:right w:val="none" w:sz="0" w:space="0" w:color="auto"/>
          </w:divBdr>
        </w:div>
        <w:div w:id="2105416403">
          <w:marLeft w:val="640"/>
          <w:marRight w:val="0"/>
          <w:marTop w:val="0"/>
          <w:marBottom w:val="0"/>
          <w:divBdr>
            <w:top w:val="none" w:sz="0" w:space="0" w:color="auto"/>
            <w:left w:val="none" w:sz="0" w:space="0" w:color="auto"/>
            <w:bottom w:val="none" w:sz="0" w:space="0" w:color="auto"/>
            <w:right w:val="none" w:sz="0" w:space="0" w:color="auto"/>
          </w:divBdr>
        </w:div>
        <w:div w:id="1341615488">
          <w:marLeft w:val="640"/>
          <w:marRight w:val="0"/>
          <w:marTop w:val="0"/>
          <w:marBottom w:val="0"/>
          <w:divBdr>
            <w:top w:val="none" w:sz="0" w:space="0" w:color="auto"/>
            <w:left w:val="none" w:sz="0" w:space="0" w:color="auto"/>
            <w:bottom w:val="none" w:sz="0" w:space="0" w:color="auto"/>
            <w:right w:val="none" w:sz="0" w:space="0" w:color="auto"/>
          </w:divBdr>
        </w:div>
        <w:div w:id="117191945">
          <w:marLeft w:val="640"/>
          <w:marRight w:val="0"/>
          <w:marTop w:val="0"/>
          <w:marBottom w:val="0"/>
          <w:divBdr>
            <w:top w:val="none" w:sz="0" w:space="0" w:color="auto"/>
            <w:left w:val="none" w:sz="0" w:space="0" w:color="auto"/>
            <w:bottom w:val="none" w:sz="0" w:space="0" w:color="auto"/>
            <w:right w:val="none" w:sz="0" w:space="0" w:color="auto"/>
          </w:divBdr>
        </w:div>
        <w:div w:id="347945401">
          <w:marLeft w:val="640"/>
          <w:marRight w:val="0"/>
          <w:marTop w:val="0"/>
          <w:marBottom w:val="0"/>
          <w:divBdr>
            <w:top w:val="none" w:sz="0" w:space="0" w:color="auto"/>
            <w:left w:val="none" w:sz="0" w:space="0" w:color="auto"/>
            <w:bottom w:val="none" w:sz="0" w:space="0" w:color="auto"/>
            <w:right w:val="none" w:sz="0" w:space="0" w:color="auto"/>
          </w:divBdr>
        </w:div>
        <w:div w:id="715853453">
          <w:marLeft w:val="640"/>
          <w:marRight w:val="0"/>
          <w:marTop w:val="0"/>
          <w:marBottom w:val="0"/>
          <w:divBdr>
            <w:top w:val="none" w:sz="0" w:space="0" w:color="auto"/>
            <w:left w:val="none" w:sz="0" w:space="0" w:color="auto"/>
            <w:bottom w:val="none" w:sz="0" w:space="0" w:color="auto"/>
            <w:right w:val="none" w:sz="0" w:space="0" w:color="auto"/>
          </w:divBdr>
        </w:div>
        <w:div w:id="741637697">
          <w:marLeft w:val="640"/>
          <w:marRight w:val="0"/>
          <w:marTop w:val="0"/>
          <w:marBottom w:val="0"/>
          <w:divBdr>
            <w:top w:val="none" w:sz="0" w:space="0" w:color="auto"/>
            <w:left w:val="none" w:sz="0" w:space="0" w:color="auto"/>
            <w:bottom w:val="none" w:sz="0" w:space="0" w:color="auto"/>
            <w:right w:val="none" w:sz="0" w:space="0" w:color="auto"/>
          </w:divBdr>
        </w:div>
        <w:div w:id="124928856">
          <w:marLeft w:val="640"/>
          <w:marRight w:val="0"/>
          <w:marTop w:val="0"/>
          <w:marBottom w:val="0"/>
          <w:divBdr>
            <w:top w:val="none" w:sz="0" w:space="0" w:color="auto"/>
            <w:left w:val="none" w:sz="0" w:space="0" w:color="auto"/>
            <w:bottom w:val="none" w:sz="0" w:space="0" w:color="auto"/>
            <w:right w:val="none" w:sz="0" w:space="0" w:color="auto"/>
          </w:divBdr>
        </w:div>
        <w:div w:id="695354763">
          <w:marLeft w:val="640"/>
          <w:marRight w:val="0"/>
          <w:marTop w:val="0"/>
          <w:marBottom w:val="0"/>
          <w:divBdr>
            <w:top w:val="none" w:sz="0" w:space="0" w:color="auto"/>
            <w:left w:val="none" w:sz="0" w:space="0" w:color="auto"/>
            <w:bottom w:val="none" w:sz="0" w:space="0" w:color="auto"/>
            <w:right w:val="none" w:sz="0" w:space="0" w:color="auto"/>
          </w:divBdr>
        </w:div>
        <w:div w:id="1934975256">
          <w:marLeft w:val="640"/>
          <w:marRight w:val="0"/>
          <w:marTop w:val="0"/>
          <w:marBottom w:val="0"/>
          <w:divBdr>
            <w:top w:val="none" w:sz="0" w:space="0" w:color="auto"/>
            <w:left w:val="none" w:sz="0" w:space="0" w:color="auto"/>
            <w:bottom w:val="none" w:sz="0" w:space="0" w:color="auto"/>
            <w:right w:val="none" w:sz="0" w:space="0" w:color="auto"/>
          </w:divBdr>
        </w:div>
        <w:div w:id="1342392744">
          <w:marLeft w:val="640"/>
          <w:marRight w:val="0"/>
          <w:marTop w:val="0"/>
          <w:marBottom w:val="0"/>
          <w:divBdr>
            <w:top w:val="none" w:sz="0" w:space="0" w:color="auto"/>
            <w:left w:val="none" w:sz="0" w:space="0" w:color="auto"/>
            <w:bottom w:val="none" w:sz="0" w:space="0" w:color="auto"/>
            <w:right w:val="none" w:sz="0" w:space="0" w:color="auto"/>
          </w:divBdr>
        </w:div>
        <w:div w:id="1138061782">
          <w:marLeft w:val="640"/>
          <w:marRight w:val="0"/>
          <w:marTop w:val="0"/>
          <w:marBottom w:val="0"/>
          <w:divBdr>
            <w:top w:val="none" w:sz="0" w:space="0" w:color="auto"/>
            <w:left w:val="none" w:sz="0" w:space="0" w:color="auto"/>
            <w:bottom w:val="none" w:sz="0" w:space="0" w:color="auto"/>
            <w:right w:val="none" w:sz="0" w:space="0" w:color="auto"/>
          </w:divBdr>
        </w:div>
        <w:div w:id="793208879">
          <w:marLeft w:val="640"/>
          <w:marRight w:val="0"/>
          <w:marTop w:val="0"/>
          <w:marBottom w:val="0"/>
          <w:divBdr>
            <w:top w:val="none" w:sz="0" w:space="0" w:color="auto"/>
            <w:left w:val="none" w:sz="0" w:space="0" w:color="auto"/>
            <w:bottom w:val="none" w:sz="0" w:space="0" w:color="auto"/>
            <w:right w:val="none" w:sz="0" w:space="0" w:color="auto"/>
          </w:divBdr>
        </w:div>
        <w:div w:id="694499478">
          <w:marLeft w:val="640"/>
          <w:marRight w:val="0"/>
          <w:marTop w:val="0"/>
          <w:marBottom w:val="0"/>
          <w:divBdr>
            <w:top w:val="none" w:sz="0" w:space="0" w:color="auto"/>
            <w:left w:val="none" w:sz="0" w:space="0" w:color="auto"/>
            <w:bottom w:val="none" w:sz="0" w:space="0" w:color="auto"/>
            <w:right w:val="none" w:sz="0" w:space="0" w:color="auto"/>
          </w:divBdr>
        </w:div>
        <w:div w:id="1845127390">
          <w:marLeft w:val="640"/>
          <w:marRight w:val="0"/>
          <w:marTop w:val="0"/>
          <w:marBottom w:val="0"/>
          <w:divBdr>
            <w:top w:val="none" w:sz="0" w:space="0" w:color="auto"/>
            <w:left w:val="none" w:sz="0" w:space="0" w:color="auto"/>
            <w:bottom w:val="none" w:sz="0" w:space="0" w:color="auto"/>
            <w:right w:val="none" w:sz="0" w:space="0" w:color="auto"/>
          </w:divBdr>
        </w:div>
        <w:div w:id="1017774343">
          <w:marLeft w:val="640"/>
          <w:marRight w:val="0"/>
          <w:marTop w:val="0"/>
          <w:marBottom w:val="0"/>
          <w:divBdr>
            <w:top w:val="none" w:sz="0" w:space="0" w:color="auto"/>
            <w:left w:val="none" w:sz="0" w:space="0" w:color="auto"/>
            <w:bottom w:val="none" w:sz="0" w:space="0" w:color="auto"/>
            <w:right w:val="none" w:sz="0" w:space="0" w:color="auto"/>
          </w:divBdr>
        </w:div>
        <w:div w:id="1301226373">
          <w:marLeft w:val="640"/>
          <w:marRight w:val="0"/>
          <w:marTop w:val="0"/>
          <w:marBottom w:val="0"/>
          <w:divBdr>
            <w:top w:val="none" w:sz="0" w:space="0" w:color="auto"/>
            <w:left w:val="none" w:sz="0" w:space="0" w:color="auto"/>
            <w:bottom w:val="none" w:sz="0" w:space="0" w:color="auto"/>
            <w:right w:val="none" w:sz="0" w:space="0" w:color="auto"/>
          </w:divBdr>
        </w:div>
        <w:div w:id="27993207">
          <w:marLeft w:val="640"/>
          <w:marRight w:val="0"/>
          <w:marTop w:val="0"/>
          <w:marBottom w:val="0"/>
          <w:divBdr>
            <w:top w:val="none" w:sz="0" w:space="0" w:color="auto"/>
            <w:left w:val="none" w:sz="0" w:space="0" w:color="auto"/>
            <w:bottom w:val="none" w:sz="0" w:space="0" w:color="auto"/>
            <w:right w:val="none" w:sz="0" w:space="0" w:color="auto"/>
          </w:divBdr>
        </w:div>
        <w:div w:id="1782920217">
          <w:marLeft w:val="640"/>
          <w:marRight w:val="0"/>
          <w:marTop w:val="0"/>
          <w:marBottom w:val="0"/>
          <w:divBdr>
            <w:top w:val="none" w:sz="0" w:space="0" w:color="auto"/>
            <w:left w:val="none" w:sz="0" w:space="0" w:color="auto"/>
            <w:bottom w:val="none" w:sz="0" w:space="0" w:color="auto"/>
            <w:right w:val="none" w:sz="0" w:space="0" w:color="auto"/>
          </w:divBdr>
        </w:div>
        <w:div w:id="1750106054">
          <w:marLeft w:val="640"/>
          <w:marRight w:val="0"/>
          <w:marTop w:val="0"/>
          <w:marBottom w:val="0"/>
          <w:divBdr>
            <w:top w:val="none" w:sz="0" w:space="0" w:color="auto"/>
            <w:left w:val="none" w:sz="0" w:space="0" w:color="auto"/>
            <w:bottom w:val="none" w:sz="0" w:space="0" w:color="auto"/>
            <w:right w:val="none" w:sz="0" w:space="0" w:color="auto"/>
          </w:divBdr>
        </w:div>
        <w:div w:id="72094555">
          <w:marLeft w:val="640"/>
          <w:marRight w:val="0"/>
          <w:marTop w:val="0"/>
          <w:marBottom w:val="0"/>
          <w:divBdr>
            <w:top w:val="none" w:sz="0" w:space="0" w:color="auto"/>
            <w:left w:val="none" w:sz="0" w:space="0" w:color="auto"/>
            <w:bottom w:val="none" w:sz="0" w:space="0" w:color="auto"/>
            <w:right w:val="none" w:sz="0" w:space="0" w:color="auto"/>
          </w:divBdr>
        </w:div>
        <w:div w:id="1092510862">
          <w:marLeft w:val="640"/>
          <w:marRight w:val="0"/>
          <w:marTop w:val="0"/>
          <w:marBottom w:val="0"/>
          <w:divBdr>
            <w:top w:val="none" w:sz="0" w:space="0" w:color="auto"/>
            <w:left w:val="none" w:sz="0" w:space="0" w:color="auto"/>
            <w:bottom w:val="none" w:sz="0" w:space="0" w:color="auto"/>
            <w:right w:val="none" w:sz="0" w:space="0" w:color="auto"/>
          </w:divBdr>
        </w:div>
        <w:div w:id="366295275">
          <w:marLeft w:val="640"/>
          <w:marRight w:val="0"/>
          <w:marTop w:val="0"/>
          <w:marBottom w:val="0"/>
          <w:divBdr>
            <w:top w:val="none" w:sz="0" w:space="0" w:color="auto"/>
            <w:left w:val="none" w:sz="0" w:space="0" w:color="auto"/>
            <w:bottom w:val="none" w:sz="0" w:space="0" w:color="auto"/>
            <w:right w:val="none" w:sz="0" w:space="0" w:color="auto"/>
          </w:divBdr>
        </w:div>
        <w:div w:id="1900700766">
          <w:marLeft w:val="640"/>
          <w:marRight w:val="0"/>
          <w:marTop w:val="0"/>
          <w:marBottom w:val="0"/>
          <w:divBdr>
            <w:top w:val="none" w:sz="0" w:space="0" w:color="auto"/>
            <w:left w:val="none" w:sz="0" w:space="0" w:color="auto"/>
            <w:bottom w:val="none" w:sz="0" w:space="0" w:color="auto"/>
            <w:right w:val="none" w:sz="0" w:space="0" w:color="auto"/>
          </w:divBdr>
        </w:div>
        <w:div w:id="1541283750">
          <w:marLeft w:val="640"/>
          <w:marRight w:val="0"/>
          <w:marTop w:val="0"/>
          <w:marBottom w:val="0"/>
          <w:divBdr>
            <w:top w:val="none" w:sz="0" w:space="0" w:color="auto"/>
            <w:left w:val="none" w:sz="0" w:space="0" w:color="auto"/>
            <w:bottom w:val="none" w:sz="0" w:space="0" w:color="auto"/>
            <w:right w:val="none" w:sz="0" w:space="0" w:color="auto"/>
          </w:divBdr>
        </w:div>
        <w:div w:id="510216193">
          <w:marLeft w:val="640"/>
          <w:marRight w:val="0"/>
          <w:marTop w:val="0"/>
          <w:marBottom w:val="0"/>
          <w:divBdr>
            <w:top w:val="none" w:sz="0" w:space="0" w:color="auto"/>
            <w:left w:val="none" w:sz="0" w:space="0" w:color="auto"/>
            <w:bottom w:val="none" w:sz="0" w:space="0" w:color="auto"/>
            <w:right w:val="none" w:sz="0" w:space="0" w:color="auto"/>
          </w:divBdr>
        </w:div>
        <w:div w:id="1371808633">
          <w:marLeft w:val="640"/>
          <w:marRight w:val="0"/>
          <w:marTop w:val="0"/>
          <w:marBottom w:val="0"/>
          <w:divBdr>
            <w:top w:val="none" w:sz="0" w:space="0" w:color="auto"/>
            <w:left w:val="none" w:sz="0" w:space="0" w:color="auto"/>
            <w:bottom w:val="none" w:sz="0" w:space="0" w:color="auto"/>
            <w:right w:val="none" w:sz="0" w:space="0" w:color="auto"/>
          </w:divBdr>
        </w:div>
        <w:div w:id="552886508">
          <w:marLeft w:val="640"/>
          <w:marRight w:val="0"/>
          <w:marTop w:val="0"/>
          <w:marBottom w:val="0"/>
          <w:divBdr>
            <w:top w:val="none" w:sz="0" w:space="0" w:color="auto"/>
            <w:left w:val="none" w:sz="0" w:space="0" w:color="auto"/>
            <w:bottom w:val="none" w:sz="0" w:space="0" w:color="auto"/>
            <w:right w:val="none" w:sz="0" w:space="0" w:color="auto"/>
          </w:divBdr>
        </w:div>
        <w:div w:id="1616866774">
          <w:marLeft w:val="640"/>
          <w:marRight w:val="0"/>
          <w:marTop w:val="0"/>
          <w:marBottom w:val="0"/>
          <w:divBdr>
            <w:top w:val="none" w:sz="0" w:space="0" w:color="auto"/>
            <w:left w:val="none" w:sz="0" w:space="0" w:color="auto"/>
            <w:bottom w:val="none" w:sz="0" w:space="0" w:color="auto"/>
            <w:right w:val="none" w:sz="0" w:space="0" w:color="auto"/>
          </w:divBdr>
        </w:div>
        <w:div w:id="405301299">
          <w:marLeft w:val="640"/>
          <w:marRight w:val="0"/>
          <w:marTop w:val="0"/>
          <w:marBottom w:val="0"/>
          <w:divBdr>
            <w:top w:val="none" w:sz="0" w:space="0" w:color="auto"/>
            <w:left w:val="none" w:sz="0" w:space="0" w:color="auto"/>
            <w:bottom w:val="none" w:sz="0" w:space="0" w:color="auto"/>
            <w:right w:val="none" w:sz="0" w:space="0" w:color="auto"/>
          </w:divBdr>
        </w:div>
        <w:div w:id="976377646">
          <w:marLeft w:val="640"/>
          <w:marRight w:val="0"/>
          <w:marTop w:val="0"/>
          <w:marBottom w:val="0"/>
          <w:divBdr>
            <w:top w:val="none" w:sz="0" w:space="0" w:color="auto"/>
            <w:left w:val="none" w:sz="0" w:space="0" w:color="auto"/>
            <w:bottom w:val="none" w:sz="0" w:space="0" w:color="auto"/>
            <w:right w:val="none" w:sz="0" w:space="0" w:color="auto"/>
          </w:divBdr>
        </w:div>
        <w:div w:id="1476871423">
          <w:marLeft w:val="640"/>
          <w:marRight w:val="0"/>
          <w:marTop w:val="0"/>
          <w:marBottom w:val="0"/>
          <w:divBdr>
            <w:top w:val="none" w:sz="0" w:space="0" w:color="auto"/>
            <w:left w:val="none" w:sz="0" w:space="0" w:color="auto"/>
            <w:bottom w:val="none" w:sz="0" w:space="0" w:color="auto"/>
            <w:right w:val="none" w:sz="0" w:space="0" w:color="auto"/>
          </w:divBdr>
        </w:div>
      </w:divsChild>
    </w:div>
    <w:div w:id="1566723006">
      <w:marLeft w:val="0"/>
      <w:marRight w:val="0"/>
      <w:marTop w:val="0"/>
      <w:marBottom w:val="0"/>
      <w:divBdr>
        <w:top w:val="none" w:sz="0" w:space="0" w:color="auto"/>
        <w:left w:val="none" w:sz="0" w:space="0" w:color="auto"/>
        <w:bottom w:val="none" w:sz="0" w:space="0" w:color="auto"/>
        <w:right w:val="none" w:sz="0" w:space="0" w:color="auto"/>
      </w:divBdr>
    </w:div>
    <w:div w:id="1566798617">
      <w:marLeft w:val="640"/>
      <w:marRight w:val="0"/>
      <w:marTop w:val="0"/>
      <w:marBottom w:val="0"/>
      <w:divBdr>
        <w:top w:val="none" w:sz="0" w:space="0" w:color="auto"/>
        <w:left w:val="none" w:sz="0" w:space="0" w:color="auto"/>
        <w:bottom w:val="none" w:sz="0" w:space="0" w:color="auto"/>
        <w:right w:val="none" w:sz="0" w:space="0" w:color="auto"/>
      </w:divBdr>
    </w:div>
    <w:div w:id="1567649510">
      <w:bodyDiv w:val="1"/>
      <w:marLeft w:val="0"/>
      <w:marRight w:val="0"/>
      <w:marTop w:val="0"/>
      <w:marBottom w:val="0"/>
      <w:divBdr>
        <w:top w:val="none" w:sz="0" w:space="0" w:color="auto"/>
        <w:left w:val="none" w:sz="0" w:space="0" w:color="auto"/>
        <w:bottom w:val="none" w:sz="0" w:space="0" w:color="auto"/>
        <w:right w:val="none" w:sz="0" w:space="0" w:color="auto"/>
      </w:divBdr>
      <w:divsChild>
        <w:div w:id="20937607">
          <w:marLeft w:val="640"/>
          <w:marRight w:val="0"/>
          <w:marTop w:val="0"/>
          <w:marBottom w:val="0"/>
          <w:divBdr>
            <w:top w:val="none" w:sz="0" w:space="0" w:color="auto"/>
            <w:left w:val="none" w:sz="0" w:space="0" w:color="auto"/>
            <w:bottom w:val="none" w:sz="0" w:space="0" w:color="auto"/>
            <w:right w:val="none" w:sz="0" w:space="0" w:color="auto"/>
          </w:divBdr>
        </w:div>
        <w:div w:id="73627177">
          <w:marLeft w:val="640"/>
          <w:marRight w:val="0"/>
          <w:marTop w:val="0"/>
          <w:marBottom w:val="0"/>
          <w:divBdr>
            <w:top w:val="none" w:sz="0" w:space="0" w:color="auto"/>
            <w:left w:val="none" w:sz="0" w:space="0" w:color="auto"/>
            <w:bottom w:val="none" w:sz="0" w:space="0" w:color="auto"/>
            <w:right w:val="none" w:sz="0" w:space="0" w:color="auto"/>
          </w:divBdr>
        </w:div>
        <w:div w:id="74714130">
          <w:marLeft w:val="640"/>
          <w:marRight w:val="0"/>
          <w:marTop w:val="0"/>
          <w:marBottom w:val="0"/>
          <w:divBdr>
            <w:top w:val="none" w:sz="0" w:space="0" w:color="auto"/>
            <w:left w:val="none" w:sz="0" w:space="0" w:color="auto"/>
            <w:bottom w:val="none" w:sz="0" w:space="0" w:color="auto"/>
            <w:right w:val="none" w:sz="0" w:space="0" w:color="auto"/>
          </w:divBdr>
        </w:div>
        <w:div w:id="89399538">
          <w:marLeft w:val="640"/>
          <w:marRight w:val="0"/>
          <w:marTop w:val="0"/>
          <w:marBottom w:val="0"/>
          <w:divBdr>
            <w:top w:val="none" w:sz="0" w:space="0" w:color="auto"/>
            <w:left w:val="none" w:sz="0" w:space="0" w:color="auto"/>
            <w:bottom w:val="none" w:sz="0" w:space="0" w:color="auto"/>
            <w:right w:val="none" w:sz="0" w:space="0" w:color="auto"/>
          </w:divBdr>
        </w:div>
        <w:div w:id="103694594">
          <w:marLeft w:val="640"/>
          <w:marRight w:val="0"/>
          <w:marTop w:val="0"/>
          <w:marBottom w:val="0"/>
          <w:divBdr>
            <w:top w:val="none" w:sz="0" w:space="0" w:color="auto"/>
            <w:left w:val="none" w:sz="0" w:space="0" w:color="auto"/>
            <w:bottom w:val="none" w:sz="0" w:space="0" w:color="auto"/>
            <w:right w:val="none" w:sz="0" w:space="0" w:color="auto"/>
          </w:divBdr>
        </w:div>
        <w:div w:id="183056931">
          <w:marLeft w:val="640"/>
          <w:marRight w:val="0"/>
          <w:marTop w:val="0"/>
          <w:marBottom w:val="0"/>
          <w:divBdr>
            <w:top w:val="none" w:sz="0" w:space="0" w:color="auto"/>
            <w:left w:val="none" w:sz="0" w:space="0" w:color="auto"/>
            <w:bottom w:val="none" w:sz="0" w:space="0" w:color="auto"/>
            <w:right w:val="none" w:sz="0" w:space="0" w:color="auto"/>
          </w:divBdr>
        </w:div>
        <w:div w:id="212543951">
          <w:marLeft w:val="640"/>
          <w:marRight w:val="0"/>
          <w:marTop w:val="0"/>
          <w:marBottom w:val="0"/>
          <w:divBdr>
            <w:top w:val="none" w:sz="0" w:space="0" w:color="auto"/>
            <w:left w:val="none" w:sz="0" w:space="0" w:color="auto"/>
            <w:bottom w:val="none" w:sz="0" w:space="0" w:color="auto"/>
            <w:right w:val="none" w:sz="0" w:space="0" w:color="auto"/>
          </w:divBdr>
        </w:div>
        <w:div w:id="212928174">
          <w:marLeft w:val="640"/>
          <w:marRight w:val="0"/>
          <w:marTop w:val="0"/>
          <w:marBottom w:val="0"/>
          <w:divBdr>
            <w:top w:val="none" w:sz="0" w:space="0" w:color="auto"/>
            <w:left w:val="none" w:sz="0" w:space="0" w:color="auto"/>
            <w:bottom w:val="none" w:sz="0" w:space="0" w:color="auto"/>
            <w:right w:val="none" w:sz="0" w:space="0" w:color="auto"/>
          </w:divBdr>
        </w:div>
        <w:div w:id="345249165">
          <w:marLeft w:val="640"/>
          <w:marRight w:val="0"/>
          <w:marTop w:val="0"/>
          <w:marBottom w:val="0"/>
          <w:divBdr>
            <w:top w:val="none" w:sz="0" w:space="0" w:color="auto"/>
            <w:left w:val="none" w:sz="0" w:space="0" w:color="auto"/>
            <w:bottom w:val="none" w:sz="0" w:space="0" w:color="auto"/>
            <w:right w:val="none" w:sz="0" w:space="0" w:color="auto"/>
          </w:divBdr>
        </w:div>
        <w:div w:id="435178510">
          <w:marLeft w:val="640"/>
          <w:marRight w:val="0"/>
          <w:marTop w:val="0"/>
          <w:marBottom w:val="0"/>
          <w:divBdr>
            <w:top w:val="none" w:sz="0" w:space="0" w:color="auto"/>
            <w:left w:val="none" w:sz="0" w:space="0" w:color="auto"/>
            <w:bottom w:val="none" w:sz="0" w:space="0" w:color="auto"/>
            <w:right w:val="none" w:sz="0" w:space="0" w:color="auto"/>
          </w:divBdr>
        </w:div>
        <w:div w:id="465396677">
          <w:marLeft w:val="640"/>
          <w:marRight w:val="0"/>
          <w:marTop w:val="0"/>
          <w:marBottom w:val="0"/>
          <w:divBdr>
            <w:top w:val="none" w:sz="0" w:space="0" w:color="auto"/>
            <w:left w:val="none" w:sz="0" w:space="0" w:color="auto"/>
            <w:bottom w:val="none" w:sz="0" w:space="0" w:color="auto"/>
            <w:right w:val="none" w:sz="0" w:space="0" w:color="auto"/>
          </w:divBdr>
        </w:div>
        <w:div w:id="667368467">
          <w:marLeft w:val="640"/>
          <w:marRight w:val="0"/>
          <w:marTop w:val="0"/>
          <w:marBottom w:val="0"/>
          <w:divBdr>
            <w:top w:val="none" w:sz="0" w:space="0" w:color="auto"/>
            <w:left w:val="none" w:sz="0" w:space="0" w:color="auto"/>
            <w:bottom w:val="none" w:sz="0" w:space="0" w:color="auto"/>
            <w:right w:val="none" w:sz="0" w:space="0" w:color="auto"/>
          </w:divBdr>
        </w:div>
        <w:div w:id="739059059">
          <w:marLeft w:val="640"/>
          <w:marRight w:val="0"/>
          <w:marTop w:val="0"/>
          <w:marBottom w:val="0"/>
          <w:divBdr>
            <w:top w:val="none" w:sz="0" w:space="0" w:color="auto"/>
            <w:left w:val="none" w:sz="0" w:space="0" w:color="auto"/>
            <w:bottom w:val="none" w:sz="0" w:space="0" w:color="auto"/>
            <w:right w:val="none" w:sz="0" w:space="0" w:color="auto"/>
          </w:divBdr>
        </w:div>
        <w:div w:id="803809560">
          <w:marLeft w:val="640"/>
          <w:marRight w:val="0"/>
          <w:marTop w:val="0"/>
          <w:marBottom w:val="0"/>
          <w:divBdr>
            <w:top w:val="none" w:sz="0" w:space="0" w:color="auto"/>
            <w:left w:val="none" w:sz="0" w:space="0" w:color="auto"/>
            <w:bottom w:val="none" w:sz="0" w:space="0" w:color="auto"/>
            <w:right w:val="none" w:sz="0" w:space="0" w:color="auto"/>
          </w:divBdr>
        </w:div>
        <w:div w:id="868643172">
          <w:marLeft w:val="640"/>
          <w:marRight w:val="0"/>
          <w:marTop w:val="0"/>
          <w:marBottom w:val="0"/>
          <w:divBdr>
            <w:top w:val="none" w:sz="0" w:space="0" w:color="auto"/>
            <w:left w:val="none" w:sz="0" w:space="0" w:color="auto"/>
            <w:bottom w:val="none" w:sz="0" w:space="0" w:color="auto"/>
            <w:right w:val="none" w:sz="0" w:space="0" w:color="auto"/>
          </w:divBdr>
        </w:div>
        <w:div w:id="949824160">
          <w:marLeft w:val="640"/>
          <w:marRight w:val="0"/>
          <w:marTop w:val="0"/>
          <w:marBottom w:val="0"/>
          <w:divBdr>
            <w:top w:val="none" w:sz="0" w:space="0" w:color="auto"/>
            <w:left w:val="none" w:sz="0" w:space="0" w:color="auto"/>
            <w:bottom w:val="none" w:sz="0" w:space="0" w:color="auto"/>
            <w:right w:val="none" w:sz="0" w:space="0" w:color="auto"/>
          </w:divBdr>
        </w:div>
        <w:div w:id="1032537453">
          <w:marLeft w:val="640"/>
          <w:marRight w:val="0"/>
          <w:marTop w:val="0"/>
          <w:marBottom w:val="0"/>
          <w:divBdr>
            <w:top w:val="none" w:sz="0" w:space="0" w:color="auto"/>
            <w:left w:val="none" w:sz="0" w:space="0" w:color="auto"/>
            <w:bottom w:val="none" w:sz="0" w:space="0" w:color="auto"/>
            <w:right w:val="none" w:sz="0" w:space="0" w:color="auto"/>
          </w:divBdr>
        </w:div>
        <w:div w:id="1044720853">
          <w:marLeft w:val="640"/>
          <w:marRight w:val="0"/>
          <w:marTop w:val="0"/>
          <w:marBottom w:val="0"/>
          <w:divBdr>
            <w:top w:val="none" w:sz="0" w:space="0" w:color="auto"/>
            <w:left w:val="none" w:sz="0" w:space="0" w:color="auto"/>
            <w:bottom w:val="none" w:sz="0" w:space="0" w:color="auto"/>
            <w:right w:val="none" w:sz="0" w:space="0" w:color="auto"/>
          </w:divBdr>
        </w:div>
        <w:div w:id="1077943373">
          <w:marLeft w:val="640"/>
          <w:marRight w:val="0"/>
          <w:marTop w:val="0"/>
          <w:marBottom w:val="0"/>
          <w:divBdr>
            <w:top w:val="none" w:sz="0" w:space="0" w:color="auto"/>
            <w:left w:val="none" w:sz="0" w:space="0" w:color="auto"/>
            <w:bottom w:val="none" w:sz="0" w:space="0" w:color="auto"/>
            <w:right w:val="none" w:sz="0" w:space="0" w:color="auto"/>
          </w:divBdr>
        </w:div>
        <w:div w:id="1154226418">
          <w:marLeft w:val="640"/>
          <w:marRight w:val="0"/>
          <w:marTop w:val="0"/>
          <w:marBottom w:val="0"/>
          <w:divBdr>
            <w:top w:val="none" w:sz="0" w:space="0" w:color="auto"/>
            <w:left w:val="none" w:sz="0" w:space="0" w:color="auto"/>
            <w:bottom w:val="none" w:sz="0" w:space="0" w:color="auto"/>
            <w:right w:val="none" w:sz="0" w:space="0" w:color="auto"/>
          </w:divBdr>
        </w:div>
        <w:div w:id="1181237562">
          <w:marLeft w:val="640"/>
          <w:marRight w:val="0"/>
          <w:marTop w:val="0"/>
          <w:marBottom w:val="0"/>
          <w:divBdr>
            <w:top w:val="none" w:sz="0" w:space="0" w:color="auto"/>
            <w:left w:val="none" w:sz="0" w:space="0" w:color="auto"/>
            <w:bottom w:val="none" w:sz="0" w:space="0" w:color="auto"/>
            <w:right w:val="none" w:sz="0" w:space="0" w:color="auto"/>
          </w:divBdr>
        </w:div>
        <w:div w:id="1189100128">
          <w:marLeft w:val="640"/>
          <w:marRight w:val="0"/>
          <w:marTop w:val="0"/>
          <w:marBottom w:val="0"/>
          <w:divBdr>
            <w:top w:val="none" w:sz="0" w:space="0" w:color="auto"/>
            <w:left w:val="none" w:sz="0" w:space="0" w:color="auto"/>
            <w:bottom w:val="none" w:sz="0" w:space="0" w:color="auto"/>
            <w:right w:val="none" w:sz="0" w:space="0" w:color="auto"/>
          </w:divBdr>
        </w:div>
        <w:div w:id="1265846971">
          <w:marLeft w:val="640"/>
          <w:marRight w:val="0"/>
          <w:marTop w:val="0"/>
          <w:marBottom w:val="0"/>
          <w:divBdr>
            <w:top w:val="none" w:sz="0" w:space="0" w:color="auto"/>
            <w:left w:val="none" w:sz="0" w:space="0" w:color="auto"/>
            <w:bottom w:val="none" w:sz="0" w:space="0" w:color="auto"/>
            <w:right w:val="none" w:sz="0" w:space="0" w:color="auto"/>
          </w:divBdr>
        </w:div>
        <w:div w:id="1308169320">
          <w:marLeft w:val="640"/>
          <w:marRight w:val="0"/>
          <w:marTop w:val="0"/>
          <w:marBottom w:val="0"/>
          <w:divBdr>
            <w:top w:val="none" w:sz="0" w:space="0" w:color="auto"/>
            <w:left w:val="none" w:sz="0" w:space="0" w:color="auto"/>
            <w:bottom w:val="none" w:sz="0" w:space="0" w:color="auto"/>
            <w:right w:val="none" w:sz="0" w:space="0" w:color="auto"/>
          </w:divBdr>
        </w:div>
        <w:div w:id="1346976549">
          <w:marLeft w:val="640"/>
          <w:marRight w:val="0"/>
          <w:marTop w:val="0"/>
          <w:marBottom w:val="0"/>
          <w:divBdr>
            <w:top w:val="none" w:sz="0" w:space="0" w:color="auto"/>
            <w:left w:val="none" w:sz="0" w:space="0" w:color="auto"/>
            <w:bottom w:val="none" w:sz="0" w:space="0" w:color="auto"/>
            <w:right w:val="none" w:sz="0" w:space="0" w:color="auto"/>
          </w:divBdr>
        </w:div>
        <w:div w:id="1374041483">
          <w:marLeft w:val="640"/>
          <w:marRight w:val="0"/>
          <w:marTop w:val="0"/>
          <w:marBottom w:val="0"/>
          <w:divBdr>
            <w:top w:val="none" w:sz="0" w:space="0" w:color="auto"/>
            <w:left w:val="none" w:sz="0" w:space="0" w:color="auto"/>
            <w:bottom w:val="none" w:sz="0" w:space="0" w:color="auto"/>
            <w:right w:val="none" w:sz="0" w:space="0" w:color="auto"/>
          </w:divBdr>
        </w:div>
        <w:div w:id="1427921908">
          <w:marLeft w:val="640"/>
          <w:marRight w:val="0"/>
          <w:marTop w:val="0"/>
          <w:marBottom w:val="0"/>
          <w:divBdr>
            <w:top w:val="none" w:sz="0" w:space="0" w:color="auto"/>
            <w:left w:val="none" w:sz="0" w:space="0" w:color="auto"/>
            <w:bottom w:val="none" w:sz="0" w:space="0" w:color="auto"/>
            <w:right w:val="none" w:sz="0" w:space="0" w:color="auto"/>
          </w:divBdr>
        </w:div>
        <w:div w:id="1441951402">
          <w:marLeft w:val="640"/>
          <w:marRight w:val="0"/>
          <w:marTop w:val="0"/>
          <w:marBottom w:val="0"/>
          <w:divBdr>
            <w:top w:val="none" w:sz="0" w:space="0" w:color="auto"/>
            <w:left w:val="none" w:sz="0" w:space="0" w:color="auto"/>
            <w:bottom w:val="none" w:sz="0" w:space="0" w:color="auto"/>
            <w:right w:val="none" w:sz="0" w:space="0" w:color="auto"/>
          </w:divBdr>
        </w:div>
        <w:div w:id="1480994158">
          <w:marLeft w:val="640"/>
          <w:marRight w:val="0"/>
          <w:marTop w:val="0"/>
          <w:marBottom w:val="0"/>
          <w:divBdr>
            <w:top w:val="none" w:sz="0" w:space="0" w:color="auto"/>
            <w:left w:val="none" w:sz="0" w:space="0" w:color="auto"/>
            <w:bottom w:val="none" w:sz="0" w:space="0" w:color="auto"/>
            <w:right w:val="none" w:sz="0" w:space="0" w:color="auto"/>
          </w:divBdr>
        </w:div>
        <w:div w:id="1512721952">
          <w:marLeft w:val="640"/>
          <w:marRight w:val="0"/>
          <w:marTop w:val="0"/>
          <w:marBottom w:val="0"/>
          <w:divBdr>
            <w:top w:val="none" w:sz="0" w:space="0" w:color="auto"/>
            <w:left w:val="none" w:sz="0" w:space="0" w:color="auto"/>
            <w:bottom w:val="none" w:sz="0" w:space="0" w:color="auto"/>
            <w:right w:val="none" w:sz="0" w:space="0" w:color="auto"/>
          </w:divBdr>
        </w:div>
        <w:div w:id="1582443088">
          <w:marLeft w:val="640"/>
          <w:marRight w:val="0"/>
          <w:marTop w:val="0"/>
          <w:marBottom w:val="0"/>
          <w:divBdr>
            <w:top w:val="none" w:sz="0" w:space="0" w:color="auto"/>
            <w:left w:val="none" w:sz="0" w:space="0" w:color="auto"/>
            <w:bottom w:val="none" w:sz="0" w:space="0" w:color="auto"/>
            <w:right w:val="none" w:sz="0" w:space="0" w:color="auto"/>
          </w:divBdr>
        </w:div>
        <w:div w:id="1649625413">
          <w:marLeft w:val="640"/>
          <w:marRight w:val="0"/>
          <w:marTop w:val="0"/>
          <w:marBottom w:val="0"/>
          <w:divBdr>
            <w:top w:val="none" w:sz="0" w:space="0" w:color="auto"/>
            <w:left w:val="none" w:sz="0" w:space="0" w:color="auto"/>
            <w:bottom w:val="none" w:sz="0" w:space="0" w:color="auto"/>
            <w:right w:val="none" w:sz="0" w:space="0" w:color="auto"/>
          </w:divBdr>
        </w:div>
        <w:div w:id="1675718658">
          <w:marLeft w:val="640"/>
          <w:marRight w:val="0"/>
          <w:marTop w:val="0"/>
          <w:marBottom w:val="0"/>
          <w:divBdr>
            <w:top w:val="none" w:sz="0" w:space="0" w:color="auto"/>
            <w:left w:val="none" w:sz="0" w:space="0" w:color="auto"/>
            <w:bottom w:val="none" w:sz="0" w:space="0" w:color="auto"/>
            <w:right w:val="none" w:sz="0" w:space="0" w:color="auto"/>
          </w:divBdr>
        </w:div>
        <w:div w:id="1684240476">
          <w:marLeft w:val="640"/>
          <w:marRight w:val="0"/>
          <w:marTop w:val="0"/>
          <w:marBottom w:val="0"/>
          <w:divBdr>
            <w:top w:val="none" w:sz="0" w:space="0" w:color="auto"/>
            <w:left w:val="none" w:sz="0" w:space="0" w:color="auto"/>
            <w:bottom w:val="none" w:sz="0" w:space="0" w:color="auto"/>
            <w:right w:val="none" w:sz="0" w:space="0" w:color="auto"/>
          </w:divBdr>
        </w:div>
        <w:div w:id="1707099172">
          <w:marLeft w:val="640"/>
          <w:marRight w:val="0"/>
          <w:marTop w:val="0"/>
          <w:marBottom w:val="0"/>
          <w:divBdr>
            <w:top w:val="none" w:sz="0" w:space="0" w:color="auto"/>
            <w:left w:val="none" w:sz="0" w:space="0" w:color="auto"/>
            <w:bottom w:val="none" w:sz="0" w:space="0" w:color="auto"/>
            <w:right w:val="none" w:sz="0" w:space="0" w:color="auto"/>
          </w:divBdr>
        </w:div>
        <w:div w:id="1770008332">
          <w:marLeft w:val="640"/>
          <w:marRight w:val="0"/>
          <w:marTop w:val="0"/>
          <w:marBottom w:val="0"/>
          <w:divBdr>
            <w:top w:val="none" w:sz="0" w:space="0" w:color="auto"/>
            <w:left w:val="none" w:sz="0" w:space="0" w:color="auto"/>
            <w:bottom w:val="none" w:sz="0" w:space="0" w:color="auto"/>
            <w:right w:val="none" w:sz="0" w:space="0" w:color="auto"/>
          </w:divBdr>
        </w:div>
        <w:div w:id="1784570316">
          <w:marLeft w:val="640"/>
          <w:marRight w:val="0"/>
          <w:marTop w:val="0"/>
          <w:marBottom w:val="0"/>
          <w:divBdr>
            <w:top w:val="none" w:sz="0" w:space="0" w:color="auto"/>
            <w:left w:val="none" w:sz="0" w:space="0" w:color="auto"/>
            <w:bottom w:val="none" w:sz="0" w:space="0" w:color="auto"/>
            <w:right w:val="none" w:sz="0" w:space="0" w:color="auto"/>
          </w:divBdr>
        </w:div>
        <w:div w:id="1787575538">
          <w:marLeft w:val="640"/>
          <w:marRight w:val="0"/>
          <w:marTop w:val="0"/>
          <w:marBottom w:val="0"/>
          <w:divBdr>
            <w:top w:val="none" w:sz="0" w:space="0" w:color="auto"/>
            <w:left w:val="none" w:sz="0" w:space="0" w:color="auto"/>
            <w:bottom w:val="none" w:sz="0" w:space="0" w:color="auto"/>
            <w:right w:val="none" w:sz="0" w:space="0" w:color="auto"/>
          </w:divBdr>
        </w:div>
        <w:div w:id="1847862500">
          <w:marLeft w:val="640"/>
          <w:marRight w:val="0"/>
          <w:marTop w:val="0"/>
          <w:marBottom w:val="0"/>
          <w:divBdr>
            <w:top w:val="none" w:sz="0" w:space="0" w:color="auto"/>
            <w:left w:val="none" w:sz="0" w:space="0" w:color="auto"/>
            <w:bottom w:val="none" w:sz="0" w:space="0" w:color="auto"/>
            <w:right w:val="none" w:sz="0" w:space="0" w:color="auto"/>
          </w:divBdr>
        </w:div>
        <w:div w:id="1873420241">
          <w:marLeft w:val="640"/>
          <w:marRight w:val="0"/>
          <w:marTop w:val="0"/>
          <w:marBottom w:val="0"/>
          <w:divBdr>
            <w:top w:val="none" w:sz="0" w:space="0" w:color="auto"/>
            <w:left w:val="none" w:sz="0" w:space="0" w:color="auto"/>
            <w:bottom w:val="none" w:sz="0" w:space="0" w:color="auto"/>
            <w:right w:val="none" w:sz="0" w:space="0" w:color="auto"/>
          </w:divBdr>
        </w:div>
        <w:div w:id="1899633459">
          <w:marLeft w:val="640"/>
          <w:marRight w:val="0"/>
          <w:marTop w:val="0"/>
          <w:marBottom w:val="0"/>
          <w:divBdr>
            <w:top w:val="none" w:sz="0" w:space="0" w:color="auto"/>
            <w:left w:val="none" w:sz="0" w:space="0" w:color="auto"/>
            <w:bottom w:val="none" w:sz="0" w:space="0" w:color="auto"/>
            <w:right w:val="none" w:sz="0" w:space="0" w:color="auto"/>
          </w:divBdr>
        </w:div>
        <w:div w:id="1969704989">
          <w:marLeft w:val="640"/>
          <w:marRight w:val="0"/>
          <w:marTop w:val="0"/>
          <w:marBottom w:val="0"/>
          <w:divBdr>
            <w:top w:val="none" w:sz="0" w:space="0" w:color="auto"/>
            <w:left w:val="none" w:sz="0" w:space="0" w:color="auto"/>
            <w:bottom w:val="none" w:sz="0" w:space="0" w:color="auto"/>
            <w:right w:val="none" w:sz="0" w:space="0" w:color="auto"/>
          </w:divBdr>
        </w:div>
        <w:div w:id="2024700660">
          <w:marLeft w:val="640"/>
          <w:marRight w:val="0"/>
          <w:marTop w:val="0"/>
          <w:marBottom w:val="0"/>
          <w:divBdr>
            <w:top w:val="none" w:sz="0" w:space="0" w:color="auto"/>
            <w:left w:val="none" w:sz="0" w:space="0" w:color="auto"/>
            <w:bottom w:val="none" w:sz="0" w:space="0" w:color="auto"/>
            <w:right w:val="none" w:sz="0" w:space="0" w:color="auto"/>
          </w:divBdr>
        </w:div>
      </w:divsChild>
    </w:div>
    <w:div w:id="1567955834">
      <w:bodyDiv w:val="1"/>
      <w:marLeft w:val="0"/>
      <w:marRight w:val="0"/>
      <w:marTop w:val="0"/>
      <w:marBottom w:val="0"/>
      <w:divBdr>
        <w:top w:val="none" w:sz="0" w:space="0" w:color="auto"/>
        <w:left w:val="none" w:sz="0" w:space="0" w:color="auto"/>
        <w:bottom w:val="none" w:sz="0" w:space="0" w:color="auto"/>
        <w:right w:val="none" w:sz="0" w:space="0" w:color="auto"/>
      </w:divBdr>
      <w:divsChild>
        <w:div w:id="711806362">
          <w:marLeft w:val="640"/>
          <w:marRight w:val="0"/>
          <w:marTop w:val="0"/>
          <w:marBottom w:val="0"/>
          <w:divBdr>
            <w:top w:val="none" w:sz="0" w:space="0" w:color="auto"/>
            <w:left w:val="none" w:sz="0" w:space="0" w:color="auto"/>
            <w:bottom w:val="none" w:sz="0" w:space="0" w:color="auto"/>
            <w:right w:val="none" w:sz="0" w:space="0" w:color="auto"/>
          </w:divBdr>
        </w:div>
        <w:div w:id="1397556513">
          <w:marLeft w:val="640"/>
          <w:marRight w:val="0"/>
          <w:marTop w:val="0"/>
          <w:marBottom w:val="0"/>
          <w:divBdr>
            <w:top w:val="none" w:sz="0" w:space="0" w:color="auto"/>
            <w:left w:val="none" w:sz="0" w:space="0" w:color="auto"/>
            <w:bottom w:val="none" w:sz="0" w:space="0" w:color="auto"/>
            <w:right w:val="none" w:sz="0" w:space="0" w:color="auto"/>
          </w:divBdr>
        </w:div>
        <w:div w:id="1044256986">
          <w:marLeft w:val="640"/>
          <w:marRight w:val="0"/>
          <w:marTop w:val="0"/>
          <w:marBottom w:val="0"/>
          <w:divBdr>
            <w:top w:val="none" w:sz="0" w:space="0" w:color="auto"/>
            <w:left w:val="none" w:sz="0" w:space="0" w:color="auto"/>
            <w:bottom w:val="none" w:sz="0" w:space="0" w:color="auto"/>
            <w:right w:val="none" w:sz="0" w:space="0" w:color="auto"/>
          </w:divBdr>
        </w:div>
        <w:div w:id="1899171371">
          <w:marLeft w:val="640"/>
          <w:marRight w:val="0"/>
          <w:marTop w:val="0"/>
          <w:marBottom w:val="0"/>
          <w:divBdr>
            <w:top w:val="none" w:sz="0" w:space="0" w:color="auto"/>
            <w:left w:val="none" w:sz="0" w:space="0" w:color="auto"/>
            <w:bottom w:val="none" w:sz="0" w:space="0" w:color="auto"/>
            <w:right w:val="none" w:sz="0" w:space="0" w:color="auto"/>
          </w:divBdr>
        </w:div>
        <w:div w:id="1872568725">
          <w:marLeft w:val="640"/>
          <w:marRight w:val="0"/>
          <w:marTop w:val="0"/>
          <w:marBottom w:val="0"/>
          <w:divBdr>
            <w:top w:val="none" w:sz="0" w:space="0" w:color="auto"/>
            <w:left w:val="none" w:sz="0" w:space="0" w:color="auto"/>
            <w:bottom w:val="none" w:sz="0" w:space="0" w:color="auto"/>
            <w:right w:val="none" w:sz="0" w:space="0" w:color="auto"/>
          </w:divBdr>
        </w:div>
        <w:div w:id="1038815535">
          <w:marLeft w:val="640"/>
          <w:marRight w:val="0"/>
          <w:marTop w:val="0"/>
          <w:marBottom w:val="0"/>
          <w:divBdr>
            <w:top w:val="none" w:sz="0" w:space="0" w:color="auto"/>
            <w:left w:val="none" w:sz="0" w:space="0" w:color="auto"/>
            <w:bottom w:val="none" w:sz="0" w:space="0" w:color="auto"/>
            <w:right w:val="none" w:sz="0" w:space="0" w:color="auto"/>
          </w:divBdr>
        </w:div>
        <w:div w:id="820735535">
          <w:marLeft w:val="640"/>
          <w:marRight w:val="0"/>
          <w:marTop w:val="0"/>
          <w:marBottom w:val="0"/>
          <w:divBdr>
            <w:top w:val="none" w:sz="0" w:space="0" w:color="auto"/>
            <w:left w:val="none" w:sz="0" w:space="0" w:color="auto"/>
            <w:bottom w:val="none" w:sz="0" w:space="0" w:color="auto"/>
            <w:right w:val="none" w:sz="0" w:space="0" w:color="auto"/>
          </w:divBdr>
        </w:div>
        <w:div w:id="443421627">
          <w:marLeft w:val="640"/>
          <w:marRight w:val="0"/>
          <w:marTop w:val="0"/>
          <w:marBottom w:val="0"/>
          <w:divBdr>
            <w:top w:val="none" w:sz="0" w:space="0" w:color="auto"/>
            <w:left w:val="none" w:sz="0" w:space="0" w:color="auto"/>
            <w:bottom w:val="none" w:sz="0" w:space="0" w:color="auto"/>
            <w:right w:val="none" w:sz="0" w:space="0" w:color="auto"/>
          </w:divBdr>
        </w:div>
        <w:div w:id="1464150629">
          <w:marLeft w:val="640"/>
          <w:marRight w:val="0"/>
          <w:marTop w:val="0"/>
          <w:marBottom w:val="0"/>
          <w:divBdr>
            <w:top w:val="none" w:sz="0" w:space="0" w:color="auto"/>
            <w:left w:val="none" w:sz="0" w:space="0" w:color="auto"/>
            <w:bottom w:val="none" w:sz="0" w:space="0" w:color="auto"/>
            <w:right w:val="none" w:sz="0" w:space="0" w:color="auto"/>
          </w:divBdr>
        </w:div>
        <w:div w:id="686755994">
          <w:marLeft w:val="640"/>
          <w:marRight w:val="0"/>
          <w:marTop w:val="0"/>
          <w:marBottom w:val="0"/>
          <w:divBdr>
            <w:top w:val="none" w:sz="0" w:space="0" w:color="auto"/>
            <w:left w:val="none" w:sz="0" w:space="0" w:color="auto"/>
            <w:bottom w:val="none" w:sz="0" w:space="0" w:color="auto"/>
            <w:right w:val="none" w:sz="0" w:space="0" w:color="auto"/>
          </w:divBdr>
        </w:div>
        <w:div w:id="519514149">
          <w:marLeft w:val="640"/>
          <w:marRight w:val="0"/>
          <w:marTop w:val="0"/>
          <w:marBottom w:val="0"/>
          <w:divBdr>
            <w:top w:val="none" w:sz="0" w:space="0" w:color="auto"/>
            <w:left w:val="none" w:sz="0" w:space="0" w:color="auto"/>
            <w:bottom w:val="none" w:sz="0" w:space="0" w:color="auto"/>
            <w:right w:val="none" w:sz="0" w:space="0" w:color="auto"/>
          </w:divBdr>
        </w:div>
        <w:div w:id="1810513314">
          <w:marLeft w:val="640"/>
          <w:marRight w:val="0"/>
          <w:marTop w:val="0"/>
          <w:marBottom w:val="0"/>
          <w:divBdr>
            <w:top w:val="none" w:sz="0" w:space="0" w:color="auto"/>
            <w:left w:val="none" w:sz="0" w:space="0" w:color="auto"/>
            <w:bottom w:val="none" w:sz="0" w:space="0" w:color="auto"/>
            <w:right w:val="none" w:sz="0" w:space="0" w:color="auto"/>
          </w:divBdr>
        </w:div>
        <w:div w:id="350185771">
          <w:marLeft w:val="640"/>
          <w:marRight w:val="0"/>
          <w:marTop w:val="0"/>
          <w:marBottom w:val="0"/>
          <w:divBdr>
            <w:top w:val="none" w:sz="0" w:space="0" w:color="auto"/>
            <w:left w:val="none" w:sz="0" w:space="0" w:color="auto"/>
            <w:bottom w:val="none" w:sz="0" w:space="0" w:color="auto"/>
            <w:right w:val="none" w:sz="0" w:space="0" w:color="auto"/>
          </w:divBdr>
        </w:div>
        <w:div w:id="1125077100">
          <w:marLeft w:val="640"/>
          <w:marRight w:val="0"/>
          <w:marTop w:val="0"/>
          <w:marBottom w:val="0"/>
          <w:divBdr>
            <w:top w:val="none" w:sz="0" w:space="0" w:color="auto"/>
            <w:left w:val="none" w:sz="0" w:space="0" w:color="auto"/>
            <w:bottom w:val="none" w:sz="0" w:space="0" w:color="auto"/>
            <w:right w:val="none" w:sz="0" w:space="0" w:color="auto"/>
          </w:divBdr>
        </w:div>
        <w:div w:id="87427866">
          <w:marLeft w:val="640"/>
          <w:marRight w:val="0"/>
          <w:marTop w:val="0"/>
          <w:marBottom w:val="0"/>
          <w:divBdr>
            <w:top w:val="none" w:sz="0" w:space="0" w:color="auto"/>
            <w:left w:val="none" w:sz="0" w:space="0" w:color="auto"/>
            <w:bottom w:val="none" w:sz="0" w:space="0" w:color="auto"/>
            <w:right w:val="none" w:sz="0" w:space="0" w:color="auto"/>
          </w:divBdr>
        </w:div>
        <w:div w:id="1584416478">
          <w:marLeft w:val="640"/>
          <w:marRight w:val="0"/>
          <w:marTop w:val="0"/>
          <w:marBottom w:val="0"/>
          <w:divBdr>
            <w:top w:val="none" w:sz="0" w:space="0" w:color="auto"/>
            <w:left w:val="none" w:sz="0" w:space="0" w:color="auto"/>
            <w:bottom w:val="none" w:sz="0" w:space="0" w:color="auto"/>
            <w:right w:val="none" w:sz="0" w:space="0" w:color="auto"/>
          </w:divBdr>
        </w:div>
        <w:div w:id="812452047">
          <w:marLeft w:val="640"/>
          <w:marRight w:val="0"/>
          <w:marTop w:val="0"/>
          <w:marBottom w:val="0"/>
          <w:divBdr>
            <w:top w:val="none" w:sz="0" w:space="0" w:color="auto"/>
            <w:left w:val="none" w:sz="0" w:space="0" w:color="auto"/>
            <w:bottom w:val="none" w:sz="0" w:space="0" w:color="auto"/>
            <w:right w:val="none" w:sz="0" w:space="0" w:color="auto"/>
          </w:divBdr>
        </w:div>
        <w:div w:id="1329480070">
          <w:marLeft w:val="640"/>
          <w:marRight w:val="0"/>
          <w:marTop w:val="0"/>
          <w:marBottom w:val="0"/>
          <w:divBdr>
            <w:top w:val="none" w:sz="0" w:space="0" w:color="auto"/>
            <w:left w:val="none" w:sz="0" w:space="0" w:color="auto"/>
            <w:bottom w:val="none" w:sz="0" w:space="0" w:color="auto"/>
            <w:right w:val="none" w:sz="0" w:space="0" w:color="auto"/>
          </w:divBdr>
        </w:div>
        <w:div w:id="1818105698">
          <w:marLeft w:val="640"/>
          <w:marRight w:val="0"/>
          <w:marTop w:val="0"/>
          <w:marBottom w:val="0"/>
          <w:divBdr>
            <w:top w:val="none" w:sz="0" w:space="0" w:color="auto"/>
            <w:left w:val="none" w:sz="0" w:space="0" w:color="auto"/>
            <w:bottom w:val="none" w:sz="0" w:space="0" w:color="auto"/>
            <w:right w:val="none" w:sz="0" w:space="0" w:color="auto"/>
          </w:divBdr>
        </w:div>
        <w:div w:id="828980827">
          <w:marLeft w:val="640"/>
          <w:marRight w:val="0"/>
          <w:marTop w:val="0"/>
          <w:marBottom w:val="0"/>
          <w:divBdr>
            <w:top w:val="none" w:sz="0" w:space="0" w:color="auto"/>
            <w:left w:val="none" w:sz="0" w:space="0" w:color="auto"/>
            <w:bottom w:val="none" w:sz="0" w:space="0" w:color="auto"/>
            <w:right w:val="none" w:sz="0" w:space="0" w:color="auto"/>
          </w:divBdr>
        </w:div>
        <w:div w:id="653947869">
          <w:marLeft w:val="640"/>
          <w:marRight w:val="0"/>
          <w:marTop w:val="0"/>
          <w:marBottom w:val="0"/>
          <w:divBdr>
            <w:top w:val="none" w:sz="0" w:space="0" w:color="auto"/>
            <w:left w:val="none" w:sz="0" w:space="0" w:color="auto"/>
            <w:bottom w:val="none" w:sz="0" w:space="0" w:color="auto"/>
            <w:right w:val="none" w:sz="0" w:space="0" w:color="auto"/>
          </w:divBdr>
        </w:div>
        <w:div w:id="1345090266">
          <w:marLeft w:val="640"/>
          <w:marRight w:val="0"/>
          <w:marTop w:val="0"/>
          <w:marBottom w:val="0"/>
          <w:divBdr>
            <w:top w:val="none" w:sz="0" w:space="0" w:color="auto"/>
            <w:left w:val="none" w:sz="0" w:space="0" w:color="auto"/>
            <w:bottom w:val="none" w:sz="0" w:space="0" w:color="auto"/>
            <w:right w:val="none" w:sz="0" w:space="0" w:color="auto"/>
          </w:divBdr>
        </w:div>
        <w:div w:id="590890702">
          <w:marLeft w:val="640"/>
          <w:marRight w:val="0"/>
          <w:marTop w:val="0"/>
          <w:marBottom w:val="0"/>
          <w:divBdr>
            <w:top w:val="none" w:sz="0" w:space="0" w:color="auto"/>
            <w:left w:val="none" w:sz="0" w:space="0" w:color="auto"/>
            <w:bottom w:val="none" w:sz="0" w:space="0" w:color="auto"/>
            <w:right w:val="none" w:sz="0" w:space="0" w:color="auto"/>
          </w:divBdr>
        </w:div>
        <w:div w:id="2142533823">
          <w:marLeft w:val="640"/>
          <w:marRight w:val="0"/>
          <w:marTop w:val="0"/>
          <w:marBottom w:val="0"/>
          <w:divBdr>
            <w:top w:val="none" w:sz="0" w:space="0" w:color="auto"/>
            <w:left w:val="none" w:sz="0" w:space="0" w:color="auto"/>
            <w:bottom w:val="none" w:sz="0" w:space="0" w:color="auto"/>
            <w:right w:val="none" w:sz="0" w:space="0" w:color="auto"/>
          </w:divBdr>
        </w:div>
        <w:div w:id="240146407">
          <w:marLeft w:val="640"/>
          <w:marRight w:val="0"/>
          <w:marTop w:val="0"/>
          <w:marBottom w:val="0"/>
          <w:divBdr>
            <w:top w:val="none" w:sz="0" w:space="0" w:color="auto"/>
            <w:left w:val="none" w:sz="0" w:space="0" w:color="auto"/>
            <w:bottom w:val="none" w:sz="0" w:space="0" w:color="auto"/>
            <w:right w:val="none" w:sz="0" w:space="0" w:color="auto"/>
          </w:divBdr>
        </w:div>
        <w:div w:id="1724863568">
          <w:marLeft w:val="640"/>
          <w:marRight w:val="0"/>
          <w:marTop w:val="0"/>
          <w:marBottom w:val="0"/>
          <w:divBdr>
            <w:top w:val="none" w:sz="0" w:space="0" w:color="auto"/>
            <w:left w:val="none" w:sz="0" w:space="0" w:color="auto"/>
            <w:bottom w:val="none" w:sz="0" w:space="0" w:color="auto"/>
            <w:right w:val="none" w:sz="0" w:space="0" w:color="auto"/>
          </w:divBdr>
        </w:div>
        <w:div w:id="1683701960">
          <w:marLeft w:val="640"/>
          <w:marRight w:val="0"/>
          <w:marTop w:val="0"/>
          <w:marBottom w:val="0"/>
          <w:divBdr>
            <w:top w:val="none" w:sz="0" w:space="0" w:color="auto"/>
            <w:left w:val="none" w:sz="0" w:space="0" w:color="auto"/>
            <w:bottom w:val="none" w:sz="0" w:space="0" w:color="auto"/>
            <w:right w:val="none" w:sz="0" w:space="0" w:color="auto"/>
          </w:divBdr>
        </w:div>
        <w:div w:id="270819060">
          <w:marLeft w:val="640"/>
          <w:marRight w:val="0"/>
          <w:marTop w:val="0"/>
          <w:marBottom w:val="0"/>
          <w:divBdr>
            <w:top w:val="none" w:sz="0" w:space="0" w:color="auto"/>
            <w:left w:val="none" w:sz="0" w:space="0" w:color="auto"/>
            <w:bottom w:val="none" w:sz="0" w:space="0" w:color="auto"/>
            <w:right w:val="none" w:sz="0" w:space="0" w:color="auto"/>
          </w:divBdr>
        </w:div>
        <w:div w:id="885606376">
          <w:marLeft w:val="640"/>
          <w:marRight w:val="0"/>
          <w:marTop w:val="0"/>
          <w:marBottom w:val="0"/>
          <w:divBdr>
            <w:top w:val="none" w:sz="0" w:space="0" w:color="auto"/>
            <w:left w:val="none" w:sz="0" w:space="0" w:color="auto"/>
            <w:bottom w:val="none" w:sz="0" w:space="0" w:color="auto"/>
            <w:right w:val="none" w:sz="0" w:space="0" w:color="auto"/>
          </w:divBdr>
        </w:div>
        <w:div w:id="882062082">
          <w:marLeft w:val="640"/>
          <w:marRight w:val="0"/>
          <w:marTop w:val="0"/>
          <w:marBottom w:val="0"/>
          <w:divBdr>
            <w:top w:val="none" w:sz="0" w:space="0" w:color="auto"/>
            <w:left w:val="none" w:sz="0" w:space="0" w:color="auto"/>
            <w:bottom w:val="none" w:sz="0" w:space="0" w:color="auto"/>
            <w:right w:val="none" w:sz="0" w:space="0" w:color="auto"/>
          </w:divBdr>
        </w:div>
        <w:div w:id="1763263505">
          <w:marLeft w:val="640"/>
          <w:marRight w:val="0"/>
          <w:marTop w:val="0"/>
          <w:marBottom w:val="0"/>
          <w:divBdr>
            <w:top w:val="none" w:sz="0" w:space="0" w:color="auto"/>
            <w:left w:val="none" w:sz="0" w:space="0" w:color="auto"/>
            <w:bottom w:val="none" w:sz="0" w:space="0" w:color="auto"/>
            <w:right w:val="none" w:sz="0" w:space="0" w:color="auto"/>
          </w:divBdr>
        </w:div>
        <w:div w:id="1099252650">
          <w:marLeft w:val="640"/>
          <w:marRight w:val="0"/>
          <w:marTop w:val="0"/>
          <w:marBottom w:val="0"/>
          <w:divBdr>
            <w:top w:val="none" w:sz="0" w:space="0" w:color="auto"/>
            <w:left w:val="none" w:sz="0" w:space="0" w:color="auto"/>
            <w:bottom w:val="none" w:sz="0" w:space="0" w:color="auto"/>
            <w:right w:val="none" w:sz="0" w:space="0" w:color="auto"/>
          </w:divBdr>
        </w:div>
        <w:div w:id="2045905654">
          <w:marLeft w:val="640"/>
          <w:marRight w:val="0"/>
          <w:marTop w:val="0"/>
          <w:marBottom w:val="0"/>
          <w:divBdr>
            <w:top w:val="none" w:sz="0" w:space="0" w:color="auto"/>
            <w:left w:val="none" w:sz="0" w:space="0" w:color="auto"/>
            <w:bottom w:val="none" w:sz="0" w:space="0" w:color="auto"/>
            <w:right w:val="none" w:sz="0" w:space="0" w:color="auto"/>
          </w:divBdr>
        </w:div>
        <w:div w:id="1546484396">
          <w:marLeft w:val="640"/>
          <w:marRight w:val="0"/>
          <w:marTop w:val="0"/>
          <w:marBottom w:val="0"/>
          <w:divBdr>
            <w:top w:val="none" w:sz="0" w:space="0" w:color="auto"/>
            <w:left w:val="none" w:sz="0" w:space="0" w:color="auto"/>
            <w:bottom w:val="none" w:sz="0" w:space="0" w:color="auto"/>
            <w:right w:val="none" w:sz="0" w:space="0" w:color="auto"/>
          </w:divBdr>
        </w:div>
        <w:div w:id="1391886214">
          <w:marLeft w:val="640"/>
          <w:marRight w:val="0"/>
          <w:marTop w:val="0"/>
          <w:marBottom w:val="0"/>
          <w:divBdr>
            <w:top w:val="none" w:sz="0" w:space="0" w:color="auto"/>
            <w:left w:val="none" w:sz="0" w:space="0" w:color="auto"/>
            <w:bottom w:val="none" w:sz="0" w:space="0" w:color="auto"/>
            <w:right w:val="none" w:sz="0" w:space="0" w:color="auto"/>
          </w:divBdr>
        </w:div>
        <w:div w:id="427653330">
          <w:marLeft w:val="640"/>
          <w:marRight w:val="0"/>
          <w:marTop w:val="0"/>
          <w:marBottom w:val="0"/>
          <w:divBdr>
            <w:top w:val="none" w:sz="0" w:space="0" w:color="auto"/>
            <w:left w:val="none" w:sz="0" w:space="0" w:color="auto"/>
            <w:bottom w:val="none" w:sz="0" w:space="0" w:color="auto"/>
            <w:right w:val="none" w:sz="0" w:space="0" w:color="auto"/>
          </w:divBdr>
        </w:div>
        <w:div w:id="1875464292">
          <w:marLeft w:val="640"/>
          <w:marRight w:val="0"/>
          <w:marTop w:val="0"/>
          <w:marBottom w:val="0"/>
          <w:divBdr>
            <w:top w:val="none" w:sz="0" w:space="0" w:color="auto"/>
            <w:left w:val="none" w:sz="0" w:space="0" w:color="auto"/>
            <w:bottom w:val="none" w:sz="0" w:space="0" w:color="auto"/>
            <w:right w:val="none" w:sz="0" w:space="0" w:color="auto"/>
          </w:divBdr>
        </w:div>
        <w:div w:id="345323978">
          <w:marLeft w:val="640"/>
          <w:marRight w:val="0"/>
          <w:marTop w:val="0"/>
          <w:marBottom w:val="0"/>
          <w:divBdr>
            <w:top w:val="none" w:sz="0" w:space="0" w:color="auto"/>
            <w:left w:val="none" w:sz="0" w:space="0" w:color="auto"/>
            <w:bottom w:val="none" w:sz="0" w:space="0" w:color="auto"/>
            <w:right w:val="none" w:sz="0" w:space="0" w:color="auto"/>
          </w:divBdr>
        </w:div>
        <w:div w:id="1505509116">
          <w:marLeft w:val="640"/>
          <w:marRight w:val="0"/>
          <w:marTop w:val="0"/>
          <w:marBottom w:val="0"/>
          <w:divBdr>
            <w:top w:val="none" w:sz="0" w:space="0" w:color="auto"/>
            <w:left w:val="none" w:sz="0" w:space="0" w:color="auto"/>
            <w:bottom w:val="none" w:sz="0" w:space="0" w:color="auto"/>
            <w:right w:val="none" w:sz="0" w:space="0" w:color="auto"/>
          </w:divBdr>
        </w:div>
        <w:div w:id="1901359071">
          <w:marLeft w:val="640"/>
          <w:marRight w:val="0"/>
          <w:marTop w:val="0"/>
          <w:marBottom w:val="0"/>
          <w:divBdr>
            <w:top w:val="none" w:sz="0" w:space="0" w:color="auto"/>
            <w:left w:val="none" w:sz="0" w:space="0" w:color="auto"/>
            <w:bottom w:val="none" w:sz="0" w:space="0" w:color="auto"/>
            <w:right w:val="none" w:sz="0" w:space="0" w:color="auto"/>
          </w:divBdr>
        </w:div>
        <w:div w:id="799495176">
          <w:marLeft w:val="640"/>
          <w:marRight w:val="0"/>
          <w:marTop w:val="0"/>
          <w:marBottom w:val="0"/>
          <w:divBdr>
            <w:top w:val="none" w:sz="0" w:space="0" w:color="auto"/>
            <w:left w:val="none" w:sz="0" w:space="0" w:color="auto"/>
            <w:bottom w:val="none" w:sz="0" w:space="0" w:color="auto"/>
            <w:right w:val="none" w:sz="0" w:space="0" w:color="auto"/>
          </w:divBdr>
        </w:div>
        <w:div w:id="1952854878">
          <w:marLeft w:val="640"/>
          <w:marRight w:val="0"/>
          <w:marTop w:val="0"/>
          <w:marBottom w:val="0"/>
          <w:divBdr>
            <w:top w:val="none" w:sz="0" w:space="0" w:color="auto"/>
            <w:left w:val="none" w:sz="0" w:space="0" w:color="auto"/>
            <w:bottom w:val="none" w:sz="0" w:space="0" w:color="auto"/>
            <w:right w:val="none" w:sz="0" w:space="0" w:color="auto"/>
          </w:divBdr>
        </w:div>
        <w:div w:id="1554610070">
          <w:marLeft w:val="640"/>
          <w:marRight w:val="0"/>
          <w:marTop w:val="0"/>
          <w:marBottom w:val="0"/>
          <w:divBdr>
            <w:top w:val="none" w:sz="0" w:space="0" w:color="auto"/>
            <w:left w:val="none" w:sz="0" w:space="0" w:color="auto"/>
            <w:bottom w:val="none" w:sz="0" w:space="0" w:color="auto"/>
            <w:right w:val="none" w:sz="0" w:space="0" w:color="auto"/>
          </w:divBdr>
        </w:div>
        <w:div w:id="1813674063">
          <w:marLeft w:val="640"/>
          <w:marRight w:val="0"/>
          <w:marTop w:val="0"/>
          <w:marBottom w:val="0"/>
          <w:divBdr>
            <w:top w:val="none" w:sz="0" w:space="0" w:color="auto"/>
            <w:left w:val="none" w:sz="0" w:space="0" w:color="auto"/>
            <w:bottom w:val="none" w:sz="0" w:space="0" w:color="auto"/>
            <w:right w:val="none" w:sz="0" w:space="0" w:color="auto"/>
          </w:divBdr>
        </w:div>
      </w:divsChild>
    </w:div>
    <w:div w:id="1569415848">
      <w:marLeft w:val="640"/>
      <w:marRight w:val="0"/>
      <w:marTop w:val="0"/>
      <w:marBottom w:val="0"/>
      <w:divBdr>
        <w:top w:val="none" w:sz="0" w:space="0" w:color="auto"/>
        <w:left w:val="none" w:sz="0" w:space="0" w:color="auto"/>
        <w:bottom w:val="none" w:sz="0" w:space="0" w:color="auto"/>
        <w:right w:val="none" w:sz="0" w:space="0" w:color="auto"/>
      </w:divBdr>
    </w:div>
    <w:div w:id="1569729010">
      <w:marLeft w:val="640"/>
      <w:marRight w:val="0"/>
      <w:marTop w:val="0"/>
      <w:marBottom w:val="0"/>
      <w:divBdr>
        <w:top w:val="none" w:sz="0" w:space="0" w:color="auto"/>
        <w:left w:val="none" w:sz="0" w:space="0" w:color="auto"/>
        <w:bottom w:val="none" w:sz="0" w:space="0" w:color="auto"/>
        <w:right w:val="none" w:sz="0" w:space="0" w:color="auto"/>
      </w:divBdr>
    </w:div>
    <w:div w:id="1570266164">
      <w:marLeft w:val="640"/>
      <w:marRight w:val="0"/>
      <w:marTop w:val="0"/>
      <w:marBottom w:val="0"/>
      <w:divBdr>
        <w:top w:val="none" w:sz="0" w:space="0" w:color="auto"/>
        <w:left w:val="none" w:sz="0" w:space="0" w:color="auto"/>
        <w:bottom w:val="none" w:sz="0" w:space="0" w:color="auto"/>
        <w:right w:val="none" w:sz="0" w:space="0" w:color="auto"/>
      </w:divBdr>
    </w:div>
    <w:div w:id="1570578370">
      <w:bodyDiv w:val="1"/>
      <w:marLeft w:val="0"/>
      <w:marRight w:val="0"/>
      <w:marTop w:val="0"/>
      <w:marBottom w:val="0"/>
      <w:divBdr>
        <w:top w:val="none" w:sz="0" w:space="0" w:color="auto"/>
        <w:left w:val="none" w:sz="0" w:space="0" w:color="auto"/>
        <w:bottom w:val="none" w:sz="0" w:space="0" w:color="auto"/>
        <w:right w:val="none" w:sz="0" w:space="0" w:color="auto"/>
      </w:divBdr>
      <w:divsChild>
        <w:div w:id="1679498094">
          <w:marLeft w:val="640"/>
          <w:marRight w:val="0"/>
          <w:marTop w:val="0"/>
          <w:marBottom w:val="0"/>
          <w:divBdr>
            <w:top w:val="none" w:sz="0" w:space="0" w:color="auto"/>
            <w:left w:val="none" w:sz="0" w:space="0" w:color="auto"/>
            <w:bottom w:val="none" w:sz="0" w:space="0" w:color="auto"/>
            <w:right w:val="none" w:sz="0" w:space="0" w:color="auto"/>
          </w:divBdr>
        </w:div>
        <w:div w:id="649559651">
          <w:marLeft w:val="640"/>
          <w:marRight w:val="0"/>
          <w:marTop w:val="0"/>
          <w:marBottom w:val="0"/>
          <w:divBdr>
            <w:top w:val="none" w:sz="0" w:space="0" w:color="auto"/>
            <w:left w:val="none" w:sz="0" w:space="0" w:color="auto"/>
            <w:bottom w:val="none" w:sz="0" w:space="0" w:color="auto"/>
            <w:right w:val="none" w:sz="0" w:space="0" w:color="auto"/>
          </w:divBdr>
        </w:div>
        <w:div w:id="1509058657">
          <w:marLeft w:val="640"/>
          <w:marRight w:val="0"/>
          <w:marTop w:val="0"/>
          <w:marBottom w:val="0"/>
          <w:divBdr>
            <w:top w:val="none" w:sz="0" w:space="0" w:color="auto"/>
            <w:left w:val="none" w:sz="0" w:space="0" w:color="auto"/>
            <w:bottom w:val="none" w:sz="0" w:space="0" w:color="auto"/>
            <w:right w:val="none" w:sz="0" w:space="0" w:color="auto"/>
          </w:divBdr>
        </w:div>
        <w:div w:id="722023299">
          <w:marLeft w:val="640"/>
          <w:marRight w:val="0"/>
          <w:marTop w:val="0"/>
          <w:marBottom w:val="0"/>
          <w:divBdr>
            <w:top w:val="none" w:sz="0" w:space="0" w:color="auto"/>
            <w:left w:val="none" w:sz="0" w:space="0" w:color="auto"/>
            <w:bottom w:val="none" w:sz="0" w:space="0" w:color="auto"/>
            <w:right w:val="none" w:sz="0" w:space="0" w:color="auto"/>
          </w:divBdr>
        </w:div>
        <w:div w:id="827939608">
          <w:marLeft w:val="640"/>
          <w:marRight w:val="0"/>
          <w:marTop w:val="0"/>
          <w:marBottom w:val="0"/>
          <w:divBdr>
            <w:top w:val="none" w:sz="0" w:space="0" w:color="auto"/>
            <w:left w:val="none" w:sz="0" w:space="0" w:color="auto"/>
            <w:bottom w:val="none" w:sz="0" w:space="0" w:color="auto"/>
            <w:right w:val="none" w:sz="0" w:space="0" w:color="auto"/>
          </w:divBdr>
        </w:div>
        <w:div w:id="1491946332">
          <w:marLeft w:val="640"/>
          <w:marRight w:val="0"/>
          <w:marTop w:val="0"/>
          <w:marBottom w:val="0"/>
          <w:divBdr>
            <w:top w:val="none" w:sz="0" w:space="0" w:color="auto"/>
            <w:left w:val="none" w:sz="0" w:space="0" w:color="auto"/>
            <w:bottom w:val="none" w:sz="0" w:space="0" w:color="auto"/>
            <w:right w:val="none" w:sz="0" w:space="0" w:color="auto"/>
          </w:divBdr>
        </w:div>
        <w:div w:id="836385753">
          <w:marLeft w:val="640"/>
          <w:marRight w:val="0"/>
          <w:marTop w:val="0"/>
          <w:marBottom w:val="0"/>
          <w:divBdr>
            <w:top w:val="none" w:sz="0" w:space="0" w:color="auto"/>
            <w:left w:val="none" w:sz="0" w:space="0" w:color="auto"/>
            <w:bottom w:val="none" w:sz="0" w:space="0" w:color="auto"/>
            <w:right w:val="none" w:sz="0" w:space="0" w:color="auto"/>
          </w:divBdr>
        </w:div>
        <w:div w:id="1691686625">
          <w:marLeft w:val="640"/>
          <w:marRight w:val="0"/>
          <w:marTop w:val="0"/>
          <w:marBottom w:val="0"/>
          <w:divBdr>
            <w:top w:val="none" w:sz="0" w:space="0" w:color="auto"/>
            <w:left w:val="none" w:sz="0" w:space="0" w:color="auto"/>
            <w:bottom w:val="none" w:sz="0" w:space="0" w:color="auto"/>
            <w:right w:val="none" w:sz="0" w:space="0" w:color="auto"/>
          </w:divBdr>
        </w:div>
        <w:div w:id="899481739">
          <w:marLeft w:val="640"/>
          <w:marRight w:val="0"/>
          <w:marTop w:val="0"/>
          <w:marBottom w:val="0"/>
          <w:divBdr>
            <w:top w:val="none" w:sz="0" w:space="0" w:color="auto"/>
            <w:left w:val="none" w:sz="0" w:space="0" w:color="auto"/>
            <w:bottom w:val="none" w:sz="0" w:space="0" w:color="auto"/>
            <w:right w:val="none" w:sz="0" w:space="0" w:color="auto"/>
          </w:divBdr>
        </w:div>
        <w:div w:id="783966620">
          <w:marLeft w:val="640"/>
          <w:marRight w:val="0"/>
          <w:marTop w:val="0"/>
          <w:marBottom w:val="0"/>
          <w:divBdr>
            <w:top w:val="none" w:sz="0" w:space="0" w:color="auto"/>
            <w:left w:val="none" w:sz="0" w:space="0" w:color="auto"/>
            <w:bottom w:val="none" w:sz="0" w:space="0" w:color="auto"/>
            <w:right w:val="none" w:sz="0" w:space="0" w:color="auto"/>
          </w:divBdr>
        </w:div>
        <w:div w:id="1841652060">
          <w:marLeft w:val="640"/>
          <w:marRight w:val="0"/>
          <w:marTop w:val="0"/>
          <w:marBottom w:val="0"/>
          <w:divBdr>
            <w:top w:val="none" w:sz="0" w:space="0" w:color="auto"/>
            <w:left w:val="none" w:sz="0" w:space="0" w:color="auto"/>
            <w:bottom w:val="none" w:sz="0" w:space="0" w:color="auto"/>
            <w:right w:val="none" w:sz="0" w:space="0" w:color="auto"/>
          </w:divBdr>
        </w:div>
        <w:div w:id="803696285">
          <w:marLeft w:val="640"/>
          <w:marRight w:val="0"/>
          <w:marTop w:val="0"/>
          <w:marBottom w:val="0"/>
          <w:divBdr>
            <w:top w:val="none" w:sz="0" w:space="0" w:color="auto"/>
            <w:left w:val="none" w:sz="0" w:space="0" w:color="auto"/>
            <w:bottom w:val="none" w:sz="0" w:space="0" w:color="auto"/>
            <w:right w:val="none" w:sz="0" w:space="0" w:color="auto"/>
          </w:divBdr>
        </w:div>
        <w:div w:id="113599784">
          <w:marLeft w:val="640"/>
          <w:marRight w:val="0"/>
          <w:marTop w:val="0"/>
          <w:marBottom w:val="0"/>
          <w:divBdr>
            <w:top w:val="none" w:sz="0" w:space="0" w:color="auto"/>
            <w:left w:val="none" w:sz="0" w:space="0" w:color="auto"/>
            <w:bottom w:val="none" w:sz="0" w:space="0" w:color="auto"/>
            <w:right w:val="none" w:sz="0" w:space="0" w:color="auto"/>
          </w:divBdr>
        </w:div>
        <w:div w:id="266736520">
          <w:marLeft w:val="640"/>
          <w:marRight w:val="0"/>
          <w:marTop w:val="0"/>
          <w:marBottom w:val="0"/>
          <w:divBdr>
            <w:top w:val="none" w:sz="0" w:space="0" w:color="auto"/>
            <w:left w:val="none" w:sz="0" w:space="0" w:color="auto"/>
            <w:bottom w:val="none" w:sz="0" w:space="0" w:color="auto"/>
            <w:right w:val="none" w:sz="0" w:space="0" w:color="auto"/>
          </w:divBdr>
        </w:div>
        <w:div w:id="223613214">
          <w:marLeft w:val="640"/>
          <w:marRight w:val="0"/>
          <w:marTop w:val="0"/>
          <w:marBottom w:val="0"/>
          <w:divBdr>
            <w:top w:val="none" w:sz="0" w:space="0" w:color="auto"/>
            <w:left w:val="none" w:sz="0" w:space="0" w:color="auto"/>
            <w:bottom w:val="none" w:sz="0" w:space="0" w:color="auto"/>
            <w:right w:val="none" w:sz="0" w:space="0" w:color="auto"/>
          </w:divBdr>
        </w:div>
        <w:div w:id="790249841">
          <w:marLeft w:val="640"/>
          <w:marRight w:val="0"/>
          <w:marTop w:val="0"/>
          <w:marBottom w:val="0"/>
          <w:divBdr>
            <w:top w:val="none" w:sz="0" w:space="0" w:color="auto"/>
            <w:left w:val="none" w:sz="0" w:space="0" w:color="auto"/>
            <w:bottom w:val="none" w:sz="0" w:space="0" w:color="auto"/>
            <w:right w:val="none" w:sz="0" w:space="0" w:color="auto"/>
          </w:divBdr>
        </w:div>
        <w:div w:id="1716932140">
          <w:marLeft w:val="640"/>
          <w:marRight w:val="0"/>
          <w:marTop w:val="0"/>
          <w:marBottom w:val="0"/>
          <w:divBdr>
            <w:top w:val="none" w:sz="0" w:space="0" w:color="auto"/>
            <w:left w:val="none" w:sz="0" w:space="0" w:color="auto"/>
            <w:bottom w:val="none" w:sz="0" w:space="0" w:color="auto"/>
            <w:right w:val="none" w:sz="0" w:space="0" w:color="auto"/>
          </w:divBdr>
        </w:div>
        <w:div w:id="1710648072">
          <w:marLeft w:val="640"/>
          <w:marRight w:val="0"/>
          <w:marTop w:val="0"/>
          <w:marBottom w:val="0"/>
          <w:divBdr>
            <w:top w:val="none" w:sz="0" w:space="0" w:color="auto"/>
            <w:left w:val="none" w:sz="0" w:space="0" w:color="auto"/>
            <w:bottom w:val="none" w:sz="0" w:space="0" w:color="auto"/>
            <w:right w:val="none" w:sz="0" w:space="0" w:color="auto"/>
          </w:divBdr>
        </w:div>
        <w:div w:id="302933074">
          <w:marLeft w:val="640"/>
          <w:marRight w:val="0"/>
          <w:marTop w:val="0"/>
          <w:marBottom w:val="0"/>
          <w:divBdr>
            <w:top w:val="none" w:sz="0" w:space="0" w:color="auto"/>
            <w:left w:val="none" w:sz="0" w:space="0" w:color="auto"/>
            <w:bottom w:val="none" w:sz="0" w:space="0" w:color="auto"/>
            <w:right w:val="none" w:sz="0" w:space="0" w:color="auto"/>
          </w:divBdr>
        </w:div>
        <w:div w:id="190807020">
          <w:marLeft w:val="640"/>
          <w:marRight w:val="0"/>
          <w:marTop w:val="0"/>
          <w:marBottom w:val="0"/>
          <w:divBdr>
            <w:top w:val="none" w:sz="0" w:space="0" w:color="auto"/>
            <w:left w:val="none" w:sz="0" w:space="0" w:color="auto"/>
            <w:bottom w:val="none" w:sz="0" w:space="0" w:color="auto"/>
            <w:right w:val="none" w:sz="0" w:space="0" w:color="auto"/>
          </w:divBdr>
        </w:div>
        <w:div w:id="1236206437">
          <w:marLeft w:val="640"/>
          <w:marRight w:val="0"/>
          <w:marTop w:val="0"/>
          <w:marBottom w:val="0"/>
          <w:divBdr>
            <w:top w:val="none" w:sz="0" w:space="0" w:color="auto"/>
            <w:left w:val="none" w:sz="0" w:space="0" w:color="auto"/>
            <w:bottom w:val="none" w:sz="0" w:space="0" w:color="auto"/>
            <w:right w:val="none" w:sz="0" w:space="0" w:color="auto"/>
          </w:divBdr>
        </w:div>
        <w:div w:id="2080127675">
          <w:marLeft w:val="640"/>
          <w:marRight w:val="0"/>
          <w:marTop w:val="0"/>
          <w:marBottom w:val="0"/>
          <w:divBdr>
            <w:top w:val="none" w:sz="0" w:space="0" w:color="auto"/>
            <w:left w:val="none" w:sz="0" w:space="0" w:color="auto"/>
            <w:bottom w:val="none" w:sz="0" w:space="0" w:color="auto"/>
            <w:right w:val="none" w:sz="0" w:space="0" w:color="auto"/>
          </w:divBdr>
        </w:div>
        <w:div w:id="830680509">
          <w:marLeft w:val="640"/>
          <w:marRight w:val="0"/>
          <w:marTop w:val="0"/>
          <w:marBottom w:val="0"/>
          <w:divBdr>
            <w:top w:val="none" w:sz="0" w:space="0" w:color="auto"/>
            <w:left w:val="none" w:sz="0" w:space="0" w:color="auto"/>
            <w:bottom w:val="none" w:sz="0" w:space="0" w:color="auto"/>
            <w:right w:val="none" w:sz="0" w:space="0" w:color="auto"/>
          </w:divBdr>
        </w:div>
        <w:div w:id="765542017">
          <w:marLeft w:val="640"/>
          <w:marRight w:val="0"/>
          <w:marTop w:val="0"/>
          <w:marBottom w:val="0"/>
          <w:divBdr>
            <w:top w:val="none" w:sz="0" w:space="0" w:color="auto"/>
            <w:left w:val="none" w:sz="0" w:space="0" w:color="auto"/>
            <w:bottom w:val="none" w:sz="0" w:space="0" w:color="auto"/>
            <w:right w:val="none" w:sz="0" w:space="0" w:color="auto"/>
          </w:divBdr>
        </w:div>
        <w:div w:id="1888103971">
          <w:marLeft w:val="640"/>
          <w:marRight w:val="0"/>
          <w:marTop w:val="0"/>
          <w:marBottom w:val="0"/>
          <w:divBdr>
            <w:top w:val="none" w:sz="0" w:space="0" w:color="auto"/>
            <w:left w:val="none" w:sz="0" w:space="0" w:color="auto"/>
            <w:bottom w:val="none" w:sz="0" w:space="0" w:color="auto"/>
            <w:right w:val="none" w:sz="0" w:space="0" w:color="auto"/>
          </w:divBdr>
        </w:div>
        <w:div w:id="1182281455">
          <w:marLeft w:val="640"/>
          <w:marRight w:val="0"/>
          <w:marTop w:val="0"/>
          <w:marBottom w:val="0"/>
          <w:divBdr>
            <w:top w:val="none" w:sz="0" w:space="0" w:color="auto"/>
            <w:left w:val="none" w:sz="0" w:space="0" w:color="auto"/>
            <w:bottom w:val="none" w:sz="0" w:space="0" w:color="auto"/>
            <w:right w:val="none" w:sz="0" w:space="0" w:color="auto"/>
          </w:divBdr>
        </w:div>
        <w:div w:id="1670214934">
          <w:marLeft w:val="640"/>
          <w:marRight w:val="0"/>
          <w:marTop w:val="0"/>
          <w:marBottom w:val="0"/>
          <w:divBdr>
            <w:top w:val="none" w:sz="0" w:space="0" w:color="auto"/>
            <w:left w:val="none" w:sz="0" w:space="0" w:color="auto"/>
            <w:bottom w:val="none" w:sz="0" w:space="0" w:color="auto"/>
            <w:right w:val="none" w:sz="0" w:space="0" w:color="auto"/>
          </w:divBdr>
        </w:div>
        <w:div w:id="1198813623">
          <w:marLeft w:val="640"/>
          <w:marRight w:val="0"/>
          <w:marTop w:val="0"/>
          <w:marBottom w:val="0"/>
          <w:divBdr>
            <w:top w:val="none" w:sz="0" w:space="0" w:color="auto"/>
            <w:left w:val="none" w:sz="0" w:space="0" w:color="auto"/>
            <w:bottom w:val="none" w:sz="0" w:space="0" w:color="auto"/>
            <w:right w:val="none" w:sz="0" w:space="0" w:color="auto"/>
          </w:divBdr>
        </w:div>
        <w:div w:id="10185184">
          <w:marLeft w:val="640"/>
          <w:marRight w:val="0"/>
          <w:marTop w:val="0"/>
          <w:marBottom w:val="0"/>
          <w:divBdr>
            <w:top w:val="none" w:sz="0" w:space="0" w:color="auto"/>
            <w:left w:val="none" w:sz="0" w:space="0" w:color="auto"/>
            <w:bottom w:val="none" w:sz="0" w:space="0" w:color="auto"/>
            <w:right w:val="none" w:sz="0" w:space="0" w:color="auto"/>
          </w:divBdr>
        </w:div>
        <w:div w:id="1508134319">
          <w:marLeft w:val="640"/>
          <w:marRight w:val="0"/>
          <w:marTop w:val="0"/>
          <w:marBottom w:val="0"/>
          <w:divBdr>
            <w:top w:val="none" w:sz="0" w:space="0" w:color="auto"/>
            <w:left w:val="none" w:sz="0" w:space="0" w:color="auto"/>
            <w:bottom w:val="none" w:sz="0" w:space="0" w:color="auto"/>
            <w:right w:val="none" w:sz="0" w:space="0" w:color="auto"/>
          </w:divBdr>
        </w:div>
        <w:div w:id="727723793">
          <w:marLeft w:val="640"/>
          <w:marRight w:val="0"/>
          <w:marTop w:val="0"/>
          <w:marBottom w:val="0"/>
          <w:divBdr>
            <w:top w:val="none" w:sz="0" w:space="0" w:color="auto"/>
            <w:left w:val="none" w:sz="0" w:space="0" w:color="auto"/>
            <w:bottom w:val="none" w:sz="0" w:space="0" w:color="auto"/>
            <w:right w:val="none" w:sz="0" w:space="0" w:color="auto"/>
          </w:divBdr>
        </w:div>
        <w:div w:id="156582313">
          <w:marLeft w:val="640"/>
          <w:marRight w:val="0"/>
          <w:marTop w:val="0"/>
          <w:marBottom w:val="0"/>
          <w:divBdr>
            <w:top w:val="none" w:sz="0" w:space="0" w:color="auto"/>
            <w:left w:val="none" w:sz="0" w:space="0" w:color="auto"/>
            <w:bottom w:val="none" w:sz="0" w:space="0" w:color="auto"/>
            <w:right w:val="none" w:sz="0" w:space="0" w:color="auto"/>
          </w:divBdr>
        </w:div>
        <w:div w:id="572467366">
          <w:marLeft w:val="640"/>
          <w:marRight w:val="0"/>
          <w:marTop w:val="0"/>
          <w:marBottom w:val="0"/>
          <w:divBdr>
            <w:top w:val="none" w:sz="0" w:space="0" w:color="auto"/>
            <w:left w:val="none" w:sz="0" w:space="0" w:color="auto"/>
            <w:bottom w:val="none" w:sz="0" w:space="0" w:color="auto"/>
            <w:right w:val="none" w:sz="0" w:space="0" w:color="auto"/>
          </w:divBdr>
        </w:div>
        <w:div w:id="100344068">
          <w:marLeft w:val="640"/>
          <w:marRight w:val="0"/>
          <w:marTop w:val="0"/>
          <w:marBottom w:val="0"/>
          <w:divBdr>
            <w:top w:val="none" w:sz="0" w:space="0" w:color="auto"/>
            <w:left w:val="none" w:sz="0" w:space="0" w:color="auto"/>
            <w:bottom w:val="none" w:sz="0" w:space="0" w:color="auto"/>
            <w:right w:val="none" w:sz="0" w:space="0" w:color="auto"/>
          </w:divBdr>
        </w:div>
        <w:div w:id="1319454856">
          <w:marLeft w:val="640"/>
          <w:marRight w:val="0"/>
          <w:marTop w:val="0"/>
          <w:marBottom w:val="0"/>
          <w:divBdr>
            <w:top w:val="none" w:sz="0" w:space="0" w:color="auto"/>
            <w:left w:val="none" w:sz="0" w:space="0" w:color="auto"/>
            <w:bottom w:val="none" w:sz="0" w:space="0" w:color="auto"/>
            <w:right w:val="none" w:sz="0" w:space="0" w:color="auto"/>
          </w:divBdr>
        </w:div>
        <w:div w:id="1973051323">
          <w:marLeft w:val="640"/>
          <w:marRight w:val="0"/>
          <w:marTop w:val="0"/>
          <w:marBottom w:val="0"/>
          <w:divBdr>
            <w:top w:val="none" w:sz="0" w:space="0" w:color="auto"/>
            <w:left w:val="none" w:sz="0" w:space="0" w:color="auto"/>
            <w:bottom w:val="none" w:sz="0" w:space="0" w:color="auto"/>
            <w:right w:val="none" w:sz="0" w:space="0" w:color="auto"/>
          </w:divBdr>
        </w:div>
        <w:div w:id="297419083">
          <w:marLeft w:val="640"/>
          <w:marRight w:val="0"/>
          <w:marTop w:val="0"/>
          <w:marBottom w:val="0"/>
          <w:divBdr>
            <w:top w:val="none" w:sz="0" w:space="0" w:color="auto"/>
            <w:left w:val="none" w:sz="0" w:space="0" w:color="auto"/>
            <w:bottom w:val="none" w:sz="0" w:space="0" w:color="auto"/>
            <w:right w:val="none" w:sz="0" w:space="0" w:color="auto"/>
          </w:divBdr>
        </w:div>
        <w:div w:id="177669224">
          <w:marLeft w:val="640"/>
          <w:marRight w:val="0"/>
          <w:marTop w:val="0"/>
          <w:marBottom w:val="0"/>
          <w:divBdr>
            <w:top w:val="none" w:sz="0" w:space="0" w:color="auto"/>
            <w:left w:val="none" w:sz="0" w:space="0" w:color="auto"/>
            <w:bottom w:val="none" w:sz="0" w:space="0" w:color="auto"/>
            <w:right w:val="none" w:sz="0" w:space="0" w:color="auto"/>
          </w:divBdr>
        </w:div>
        <w:div w:id="1220283163">
          <w:marLeft w:val="640"/>
          <w:marRight w:val="0"/>
          <w:marTop w:val="0"/>
          <w:marBottom w:val="0"/>
          <w:divBdr>
            <w:top w:val="none" w:sz="0" w:space="0" w:color="auto"/>
            <w:left w:val="none" w:sz="0" w:space="0" w:color="auto"/>
            <w:bottom w:val="none" w:sz="0" w:space="0" w:color="auto"/>
            <w:right w:val="none" w:sz="0" w:space="0" w:color="auto"/>
          </w:divBdr>
        </w:div>
        <w:div w:id="1771121453">
          <w:marLeft w:val="640"/>
          <w:marRight w:val="0"/>
          <w:marTop w:val="0"/>
          <w:marBottom w:val="0"/>
          <w:divBdr>
            <w:top w:val="none" w:sz="0" w:space="0" w:color="auto"/>
            <w:left w:val="none" w:sz="0" w:space="0" w:color="auto"/>
            <w:bottom w:val="none" w:sz="0" w:space="0" w:color="auto"/>
            <w:right w:val="none" w:sz="0" w:space="0" w:color="auto"/>
          </w:divBdr>
        </w:div>
        <w:div w:id="1033505195">
          <w:marLeft w:val="640"/>
          <w:marRight w:val="0"/>
          <w:marTop w:val="0"/>
          <w:marBottom w:val="0"/>
          <w:divBdr>
            <w:top w:val="none" w:sz="0" w:space="0" w:color="auto"/>
            <w:left w:val="none" w:sz="0" w:space="0" w:color="auto"/>
            <w:bottom w:val="none" w:sz="0" w:space="0" w:color="auto"/>
            <w:right w:val="none" w:sz="0" w:space="0" w:color="auto"/>
          </w:divBdr>
        </w:div>
        <w:div w:id="1626933797">
          <w:marLeft w:val="640"/>
          <w:marRight w:val="0"/>
          <w:marTop w:val="0"/>
          <w:marBottom w:val="0"/>
          <w:divBdr>
            <w:top w:val="none" w:sz="0" w:space="0" w:color="auto"/>
            <w:left w:val="none" w:sz="0" w:space="0" w:color="auto"/>
            <w:bottom w:val="none" w:sz="0" w:space="0" w:color="auto"/>
            <w:right w:val="none" w:sz="0" w:space="0" w:color="auto"/>
          </w:divBdr>
        </w:div>
        <w:div w:id="1820145357">
          <w:marLeft w:val="640"/>
          <w:marRight w:val="0"/>
          <w:marTop w:val="0"/>
          <w:marBottom w:val="0"/>
          <w:divBdr>
            <w:top w:val="none" w:sz="0" w:space="0" w:color="auto"/>
            <w:left w:val="none" w:sz="0" w:space="0" w:color="auto"/>
            <w:bottom w:val="none" w:sz="0" w:space="0" w:color="auto"/>
            <w:right w:val="none" w:sz="0" w:space="0" w:color="auto"/>
          </w:divBdr>
        </w:div>
        <w:div w:id="2069452689">
          <w:marLeft w:val="640"/>
          <w:marRight w:val="0"/>
          <w:marTop w:val="0"/>
          <w:marBottom w:val="0"/>
          <w:divBdr>
            <w:top w:val="none" w:sz="0" w:space="0" w:color="auto"/>
            <w:left w:val="none" w:sz="0" w:space="0" w:color="auto"/>
            <w:bottom w:val="none" w:sz="0" w:space="0" w:color="auto"/>
            <w:right w:val="none" w:sz="0" w:space="0" w:color="auto"/>
          </w:divBdr>
        </w:div>
        <w:div w:id="912158874">
          <w:marLeft w:val="640"/>
          <w:marRight w:val="0"/>
          <w:marTop w:val="0"/>
          <w:marBottom w:val="0"/>
          <w:divBdr>
            <w:top w:val="none" w:sz="0" w:space="0" w:color="auto"/>
            <w:left w:val="none" w:sz="0" w:space="0" w:color="auto"/>
            <w:bottom w:val="none" w:sz="0" w:space="0" w:color="auto"/>
            <w:right w:val="none" w:sz="0" w:space="0" w:color="auto"/>
          </w:divBdr>
        </w:div>
        <w:div w:id="1631135073">
          <w:marLeft w:val="640"/>
          <w:marRight w:val="0"/>
          <w:marTop w:val="0"/>
          <w:marBottom w:val="0"/>
          <w:divBdr>
            <w:top w:val="none" w:sz="0" w:space="0" w:color="auto"/>
            <w:left w:val="none" w:sz="0" w:space="0" w:color="auto"/>
            <w:bottom w:val="none" w:sz="0" w:space="0" w:color="auto"/>
            <w:right w:val="none" w:sz="0" w:space="0" w:color="auto"/>
          </w:divBdr>
        </w:div>
        <w:div w:id="1955089090">
          <w:marLeft w:val="640"/>
          <w:marRight w:val="0"/>
          <w:marTop w:val="0"/>
          <w:marBottom w:val="0"/>
          <w:divBdr>
            <w:top w:val="none" w:sz="0" w:space="0" w:color="auto"/>
            <w:left w:val="none" w:sz="0" w:space="0" w:color="auto"/>
            <w:bottom w:val="none" w:sz="0" w:space="0" w:color="auto"/>
            <w:right w:val="none" w:sz="0" w:space="0" w:color="auto"/>
          </w:divBdr>
        </w:div>
        <w:div w:id="1750039515">
          <w:marLeft w:val="640"/>
          <w:marRight w:val="0"/>
          <w:marTop w:val="0"/>
          <w:marBottom w:val="0"/>
          <w:divBdr>
            <w:top w:val="none" w:sz="0" w:space="0" w:color="auto"/>
            <w:left w:val="none" w:sz="0" w:space="0" w:color="auto"/>
            <w:bottom w:val="none" w:sz="0" w:space="0" w:color="auto"/>
            <w:right w:val="none" w:sz="0" w:space="0" w:color="auto"/>
          </w:divBdr>
        </w:div>
        <w:div w:id="2047026178">
          <w:marLeft w:val="640"/>
          <w:marRight w:val="0"/>
          <w:marTop w:val="0"/>
          <w:marBottom w:val="0"/>
          <w:divBdr>
            <w:top w:val="none" w:sz="0" w:space="0" w:color="auto"/>
            <w:left w:val="none" w:sz="0" w:space="0" w:color="auto"/>
            <w:bottom w:val="none" w:sz="0" w:space="0" w:color="auto"/>
            <w:right w:val="none" w:sz="0" w:space="0" w:color="auto"/>
          </w:divBdr>
        </w:div>
        <w:div w:id="1139230599">
          <w:marLeft w:val="640"/>
          <w:marRight w:val="0"/>
          <w:marTop w:val="0"/>
          <w:marBottom w:val="0"/>
          <w:divBdr>
            <w:top w:val="none" w:sz="0" w:space="0" w:color="auto"/>
            <w:left w:val="none" w:sz="0" w:space="0" w:color="auto"/>
            <w:bottom w:val="none" w:sz="0" w:space="0" w:color="auto"/>
            <w:right w:val="none" w:sz="0" w:space="0" w:color="auto"/>
          </w:divBdr>
        </w:div>
        <w:div w:id="1070234045">
          <w:marLeft w:val="640"/>
          <w:marRight w:val="0"/>
          <w:marTop w:val="0"/>
          <w:marBottom w:val="0"/>
          <w:divBdr>
            <w:top w:val="none" w:sz="0" w:space="0" w:color="auto"/>
            <w:left w:val="none" w:sz="0" w:space="0" w:color="auto"/>
            <w:bottom w:val="none" w:sz="0" w:space="0" w:color="auto"/>
            <w:right w:val="none" w:sz="0" w:space="0" w:color="auto"/>
          </w:divBdr>
        </w:div>
      </w:divsChild>
    </w:div>
    <w:div w:id="1571497659">
      <w:bodyDiv w:val="1"/>
      <w:marLeft w:val="0"/>
      <w:marRight w:val="0"/>
      <w:marTop w:val="0"/>
      <w:marBottom w:val="0"/>
      <w:divBdr>
        <w:top w:val="none" w:sz="0" w:space="0" w:color="auto"/>
        <w:left w:val="none" w:sz="0" w:space="0" w:color="auto"/>
        <w:bottom w:val="none" w:sz="0" w:space="0" w:color="auto"/>
        <w:right w:val="none" w:sz="0" w:space="0" w:color="auto"/>
      </w:divBdr>
    </w:div>
    <w:div w:id="1573469471">
      <w:bodyDiv w:val="1"/>
      <w:marLeft w:val="0"/>
      <w:marRight w:val="0"/>
      <w:marTop w:val="0"/>
      <w:marBottom w:val="0"/>
      <w:divBdr>
        <w:top w:val="none" w:sz="0" w:space="0" w:color="auto"/>
        <w:left w:val="none" w:sz="0" w:space="0" w:color="auto"/>
        <w:bottom w:val="none" w:sz="0" w:space="0" w:color="auto"/>
        <w:right w:val="none" w:sz="0" w:space="0" w:color="auto"/>
      </w:divBdr>
      <w:divsChild>
        <w:div w:id="29501895">
          <w:marLeft w:val="640"/>
          <w:marRight w:val="0"/>
          <w:marTop w:val="0"/>
          <w:marBottom w:val="0"/>
          <w:divBdr>
            <w:top w:val="none" w:sz="0" w:space="0" w:color="auto"/>
            <w:left w:val="none" w:sz="0" w:space="0" w:color="auto"/>
            <w:bottom w:val="none" w:sz="0" w:space="0" w:color="auto"/>
            <w:right w:val="none" w:sz="0" w:space="0" w:color="auto"/>
          </w:divBdr>
        </w:div>
        <w:div w:id="33702727">
          <w:marLeft w:val="640"/>
          <w:marRight w:val="0"/>
          <w:marTop w:val="0"/>
          <w:marBottom w:val="0"/>
          <w:divBdr>
            <w:top w:val="none" w:sz="0" w:space="0" w:color="auto"/>
            <w:left w:val="none" w:sz="0" w:space="0" w:color="auto"/>
            <w:bottom w:val="none" w:sz="0" w:space="0" w:color="auto"/>
            <w:right w:val="none" w:sz="0" w:space="0" w:color="auto"/>
          </w:divBdr>
        </w:div>
        <w:div w:id="145706859">
          <w:marLeft w:val="640"/>
          <w:marRight w:val="0"/>
          <w:marTop w:val="0"/>
          <w:marBottom w:val="0"/>
          <w:divBdr>
            <w:top w:val="none" w:sz="0" w:space="0" w:color="auto"/>
            <w:left w:val="none" w:sz="0" w:space="0" w:color="auto"/>
            <w:bottom w:val="none" w:sz="0" w:space="0" w:color="auto"/>
            <w:right w:val="none" w:sz="0" w:space="0" w:color="auto"/>
          </w:divBdr>
        </w:div>
        <w:div w:id="161966804">
          <w:marLeft w:val="640"/>
          <w:marRight w:val="0"/>
          <w:marTop w:val="0"/>
          <w:marBottom w:val="0"/>
          <w:divBdr>
            <w:top w:val="none" w:sz="0" w:space="0" w:color="auto"/>
            <w:left w:val="none" w:sz="0" w:space="0" w:color="auto"/>
            <w:bottom w:val="none" w:sz="0" w:space="0" w:color="auto"/>
            <w:right w:val="none" w:sz="0" w:space="0" w:color="auto"/>
          </w:divBdr>
        </w:div>
        <w:div w:id="250821572">
          <w:marLeft w:val="640"/>
          <w:marRight w:val="0"/>
          <w:marTop w:val="0"/>
          <w:marBottom w:val="0"/>
          <w:divBdr>
            <w:top w:val="none" w:sz="0" w:space="0" w:color="auto"/>
            <w:left w:val="none" w:sz="0" w:space="0" w:color="auto"/>
            <w:bottom w:val="none" w:sz="0" w:space="0" w:color="auto"/>
            <w:right w:val="none" w:sz="0" w:space="0" w:color="auto"/>
          </w:divBdr>
        </w:div>
        <w:div w:id="341008283">
          <w:marLeft w:val="640"/>
          <w:marRight w:val="0"/>
          <w:marTop w:val="0"/>
          <w:marBottom w:val="0"/>
          <w:divBdr>
            <w:top w:val="none" w:sz="0" w:space="0" w:color="auto"/>
            <w:left w:val="none" w:sz="0" w:space="0" w:color="auto"/>
            <w:bottom w:val="none" w:sz="0" w:space="0" w:color="auto"/>
            <w:right w:val="none" w:sz="0" w:space="0" w:color="auto"/>
          </w:divBdr>
        </w:div>
        <w:div w:id="430473173">
          <w:marLeft w:val="640"/>
          <w:marRight w:val="0"/>
          <w:marTop w:val="0"/>
          <w:marBottom w:val="0"/>
          <w:divBdr>
            <w:top w:val="none" w:sz="0" w:space="0" w:color="auto"/>
            <w:left w:val="none" w:sz="0" w:space="0" w:color="auto"/>
            <w:bottom w:val="none" w:sz="0" w:space="0" w:color="auto"/>
            <w:right w:val="none" w:sz="0" w:space="0" w:color="auto"/>
          </w:divBdr>
        </w:div>
        <w:div w:id="444084243">
          <w:marLeft w:val="640"/>
          <w:marRight w:val="0"/>
          <w:marTop w:val="0"/>
          <w:marBottom w:val="0"/>
          <w:divBdr>
            <w:top w:val="none" w:sz="0" w:space="0" w:color="auto"/>
            <w:left w:val="none" w:sz="0" w:space="0" w:color="auto"/>
            <w:bottom w:val="none" w:sz="0" w:space="0" w:color="auto"/>
            <w:right w:val="none" w:sz="0" w:space="0" w:color="auto"/>
          </w:divBdr>
        </w:div>
        <w:div w:id="573008142">
          <w:marLeft w:val="640"/>
          <w:marRight w:val="0"/>
          <w:marTop w:val="0"/>
          <w:marBottom w:val="0"/>
          <w:divBdr>
            <w:top w:val="none" w:sz="0" w:space="0" w:color="auto"/>
            <w:left w:val="none" w:sz="0" w:space="0" w:color="auto"/>
            <w:bottom w:val="none" w:sz="0" w:space="0" w:color="auto"/>
            <w:right w:val="none" w:sz="0" w:space="0" w:color="auto"/>
          </w:divBdr>
        </w:div>
        <w:div w:id="659695453">
          <w:marLeft w:val="640"/>
          <w:marRight w:val="0"/>
          <w:marTop w:val="0"/>
          <w:marBottom w:val="0"/>
          <w:divBdr>
            <w:top w:val="none" w:sz="0" w:space="0" w:color="auto"/>
            <w:left w:val="none" w:sz="0" w:space="0" w:color="auto"/>
            <w:bottom w:val="none" w:sz="0" w:space="0" w:color="auto"/>
            <w:right w:val="none" w:sz="0" w:space="0" w:color="auto"/>
          </w:divBdr>
        </w:div>
        <w:div w:id="672146081">
          <w:marLeft w:val="640"/>
          <w:marRight w:val="0"/>
          <w:marTop w:val="0"/>
          <w:marBottom w:val="0"/>
          <w:divBdr>
            <w:top w:val="none" w:sz="0" w:space="0" w:color="auto"/>
            <w:left w:val="none" w:sz="0" w:space="0" w:color="auto"/>
            <w:bottom w:val="none" w:sz="0" w:space="0" w:color="auto"/>
            <w:right w:val="none" w:sz="0" w:space="0" w:color="auto"/>
          </w:divBdr>
        </w:div>
        <w:div w:id="768543137">
          <w:marLeft w:val="640"/>
          <w:marRight w:val="0"/>
          <w:marTop w:val="0"/>
          <w:marBottom w:val="0"/>
          <w:divBdr>
            <w:top w:val="none" w:sz="0" w:space="0" w:color="auto"/>
            <w:left w:val="none" w:sz="0" w:space="0" w:color="auto"/>
            <w:bottom w:val="none" w:sz="0" w:space="0" w:color="auto"/>
            <w:right w:val="none" w:sz="0" w:space="0" w:color="auto"/>
          </w:divBdr>
        </w:div>
        <w:div w:id="847133931">
          <w:marLeft w:val="640"/>
          <w:marRight w:val="0"/>
          <w:marTop w:val="0"/>
          <w:marBottom w:val="0"/>
          <w:divBdr>
            <w:top w:val="none" w:sz="0" w:space="0" w:color="auto"/>
            <w:left w:val="none" w:sz="0" w:space="0" w:color="auto"/>
            <w:bottom w:val="none" w:sz="0" w:space="0" w:color="auto"/>
            <w:right w:val="none" w:sz="0" w:space="0" w:color="auto"/>
          </w:divBdr>
        </w:div>
        <w:div w:id="869956478">
          <w:marLeft w:val="640"/>
          <w:marRight w:val="0"/>
          <w:marTop w:val="0"/>
          <w:marBottom w:val="0"/>
          <w:divBdr>
            <w:top w:val="none" w:sz="0" w:space="0" w:color="auto"/>
            <w:left w:val="none" w:sz="0" w:space="0" w:color="auto"/>
            <w:bottom w:val="none" w:sz="0" w:space="0" w:color="auto"/>
            <w:right w:val="none" w:sz="0" w:space="0" w:color="auto"/>
          </w:divBdr>
        </w:div>
        <w:div w:id="895051302">
          <w:marLeft w:val="640"/>
          <w:marRight w:val="0"/>
          <w:marTop w:val="0"/>
          <w:marBottom w:val="0"/>
          <w:divBdr>
            <w:top w:val="none" w:sz="0" w:space="0" w:color="auto"/>
            <w:left w:val="none" w:sz="0" w:space="0" w:color="auto"/>
            <w:bottom w:val="none" w:sz="0" w:space="0" w:color="auto"/>
            <w:right w:val="none" w:sz="0" w:space="0" w:color="auto"/>
          </w:divBdr>
        </w:div>
        <w:div w:id="942346301">
          <w:marLeft w:val="640"/>
          <w:marRight w:val="0"/>
          <w:marTop w:val="0"/>
          <w:marBottom w:val="0"/>
          <w:divBdr>
            <w:top w:val="none" w:sz="0" w:space="0" w:color="auto"/>
            <w:left w:val="none" w:sz="0" w:space="0" w:color="auto"/>
            <w:bottom w:val="none" w:sz="0" w:space="0" w:color="auto"/>
            <w:right w:val="none" w:sz="0" w:space="0" w:color="auto"/>
          </w:divBdr>
        </w:div>
        <w:div w:id="1062632637">
          <w:marLeft w:val="640"/>
          <w:marRight w:val="0"/>
          <w:marTop w:val="0"/>
          <w:marBottom w:val="0"/>
          <w:divBdr>
            <w:top w:val="none" w:sz="0" w:space="0" w:color="auto"/>
            <w:left w:val="none" w:sz="0" w:space="0" w:color="auto"/>
            <w:bottom w:val="none" w:sz="0" w:space="0" w:color="auto"/>
            <w:right w:val="none" w:sz="0" w:space="0" w:color="auto"/>
          </w:divBdr>
        </w:div>
        <w:div w:id="1110199329">
          <w:marLeft w:val="640"/>
          <w:marRight w:val="0"/>
          <w:marTop w:val="0"/>
          <w:marBottom w:val="0"/>
          <w:divBdr>
            <w:top w:val="none" w:sz="0" w:space="0" w:color="auto"/>
            <w:left w:val="none" w:sz="0" w:space="0" w:color="auto"/>
            <w:bottom w:val="none" w:sz="0" w:space="0" w:color="auto"/>
            <w:right w:val="none" w:sz="0" w:space="0" w:color="auto"/>
          </w:divBdr>
        </w:div>
        <w:div w:id="1146780933">
          <w:marLeft w:val="640"/>
          <w:marRight w:val="0"/>
          <w:marTop w:val="0"/>
          <w:marBottom w:val="0"/>
          <w:divBdr>
            <w:top w:val="none" w:sz="0" w:space="0" w:color="auto"/>
            <w:left w:val="none" w:sz="0" w:space="0" w:color="auto"/>
            <w:bottom w:val="none" w:sz="0" w:space="0" w:color="auto"/>
            <w:right w:val="none" w:sz="0" w:space="0" w:color="auto"/>
          </w:divBdr>
        </w:div>
        <w:div w:id="1159494990">
          <w:marLeft w:val="640"/>
          <w:marRight w:val="0"/>
          <w:marTop w:val="0"/>
          <w:marBottom w:val="0"/>
          <w:divBdr>
            <w:top w:val="none" w:sz="0" w:space="0" w:color="auto"/>
            <w:left w:val="none" w:sz="0" w:space="0" w:color="auto"/>
            <w:bottom w:val="none" w:sz="0" w:space="0" w:color="auto"/>
            <w:right w:val="none" w:sz="0" w:space="0" w:color="auto"/>
          </w:divBdr>
        </w:div>
        <w:div w:id="1251506202">
          <w:marLeft w:val="640"/>
          <w:marRight w:val="0"/>
          <w:marTop w:val="0"/>
          <w:marBottom w:val="0"/>
          <w:divBdr>
            <w:top w:val="none" w:sz="0" w:space="0" w:color="auto"/>
            <w:left w:val="none" w:sz="0" w:space="0" w:color="auto"/>
            <w:bottom w:val="none" w:sz="0" w:space="0" w:color="auto"/>
            <w:right w:val="none" w:sz="0" w:space="0" w:color="auto"/>
          </w:divBdr>
        </w:div>
        <w:div w:id="1265500682">
          <w:marLeft w:val="640"/>
          <w:marRight w:val="0"/>
          <w:marTop w:val="0"/>
          <w:marBottom w:val="0"/>
          <w:divBdr>
            <w:top w:val="none" w:sz="0" w:space="0" w:color="auto"/>
            <w:left w:val="none" w:sz="0" w:space="0" w:color="auto"/>
            <w:bottom w:val="none" w:sz="0" w:space="0" w:color="auto"/>
            <w:right w:val="none" w:sz="0" w:space="0" w:color="auto"/>
          </w:divBdr>
        </w:div>
        <w:div w:id="1267425090">
          <w:marLeft w:val="640"/>
          <w:marRight w:val="0"/>
          <w:marTop w:val="0"/>
          <w:marBottom w:val="0"/>
          <w:divBdr>
            <w:top w:val="none" w:sz="0" w:space="0" w:color="auto"/>
            <w:left w:val="none" w:sz="0" w:space="0" w:color="auto"/>
            <w:bottom w:val="none" w:sz="0" w:space="0" w:color="auto"/>
            <w:right w:val="none" w:sz="0" w:space="0" w:color="auto"/>
          </w:divBdr>
        </w:div>
        <w:div w:id="1289311113">
          <w:marLeft w:val="640"/>
          <w:marRight w:val="0"/>
          <w:marTop w:val="0"/>
          <w:marBottom w:val="0"/>
          <w:divBdr>
            <w:top w:val="none" w:sz="0" w:space="0" w:color="auto"/>
            <w:left w:val="none" w:sz="0" w:space="0" w:color="auto"/>
            <w:bottom w:val="none" w:sz="0" w:space="0" w:color="auto"/>
            <w:right w:val="none" w:sz="0" w:space="0" w:color="auto"/>
          </w:divBdr>
        </w:div>
        <w:div w:id="1299724640">
          <w:marLeft w:val="640"/>
          <w:marRight w:val="0"/>
          <w:marTop w:val="0"/>
          <w:marBottom w:val="0"/>
          <w:divBdr>
            <w:top w:val="none" w:sz="0" w:space="0" w:color="auto"/>
            <w:left w:val="none" w:sz="0" w:space="0" w:color="auto"/>
            <w:bottom w:val="none" w:sz="0" w:space="0" w:color="auto"/>
            <w:right w:val="none" w:sz="0" w:space="0" w:color="auto"/>
          </w:divBdr>
        </w:div>
        <w:div w:id="1317415898">
          <w:marLeft w:val="640"/>
          <w:marRight w:val="0"/>
          <w:marTop w:val="0"/>
          <w:marBottom w:val="0"/>
          <w:divBdr>
            <w:top w:val="none" w:sz="0" w:space="0" w:color="auto"/>
            <w:left w:val="none" w:sz="0" w:space="0" w:color="auto"/>
            <w:bottom w:val="none" w:sz="0" w:space="0" w:color="auto"/>
            <w:right w:val="none" w:sz="0" w:space="0" w:color="auto"/>
          </w:divBdr>
        </w:div>
        <w:div w:id="1352687480">
          <w:marLeft w:val="640"/>
          <w:marRight w:val="0"/>
          <w:marTop w:val="0"/>
          <w:marBottom w:val="0"/>
          <w:divBdr>
            <w:top w:val="none" w:sz="0" w:space="0" w:color="auto"/>
            <w:left w:val="none" w:sz="0" w:space="0" w:color="auto"/>
            <w:bottom w:val="none" w:sz="0" w:space="0" w:color="auto"/>
            <w:right w:val="none" w:sz="0" w:space="0" w:color="auto"/>
          </w:divBdr>
        </w:div>
        <w:div w:id="1384448741">
          <w:marLeft w:val="640"/>
          <w:marRight w:val="0"/>
          <w:marTop w:val="0"/>
          <w:marBottom w:val="0"/>
          <w:divBdr>
            <w:top w:val="none" w:sz="0" w:space="0" w:color="auto"/>
            <w:left w:val="none" w:sz="0" w:space="0" w:color="auto"/>
            <w:bottom w:val="none" w:sz="0" w:space="0" w:color="auto"/>
            <w:right w:val="none" w:sz="0" w:space="0" w:color="auto"/>
          </w:divBdr>
        </w:div>
        <w:div w:id="1414165644">
          <w:marLeft w:val="640"/>
          <w:marRight w:val="0"/>
          <w:marTop w:val="0"/>
          <w:marBottom w:val="0"/>
          <w:divBdr>
            <w:top w:val="none" w:sz="0" w:space="0" w:color="auto"/>
            <w:left w:val="none" w:sz="0" w:space="0" w:color="auto"/>
            <w:bottom w:val="none" w:sz="0" w:space="0" w:color="auto"/>
            <w:right w:val="none" w:sz="0" w:space="0" w:color="auto"/>
          </w:divBdr>
        </w:div>
        <w:div w:id="1436634378">
          <w:marLeft w:val="640"/>
          <w:marRight w:val="0"/>
          <w:marTop w:val="0"/>
          <w:marBottom w:val="0"/>
          <w:divBdr>
            <w:top w:val="none" w:sz="0" w:space="0" w:color="auto"/>
            <w:left w:val="none" w:sz="0" w:space="0" w:color="auto"/>
            <w:bottom w:val="none" w:sz="0" w:space="0" w:color="auto"/>
            <w:right w:val="none" w:sz="0" w:space="0" w:color="auto"/>
          </w:divBdr>
        </w:div>
        <w:div w:id="1463765357">
          <w:marLeft w:val="640"/>
          <w:marRight w:val="0"/>
          <w:marTop w:val="0"/>
          <w:marBottom w:val="0"/>
          <w:divBdr>
            <w:top w:val="none" w:sz="0" w:space="0" w:color="auto"/>
            <w:left w:val="none" w:sz="0" w:space="0" w:color="auto"/>
            <w:bottom w:val="none" w:sz="0" w:space="0" w:color="auto"/>
            <w:right w:val="none" w:sz="0" w:space="0" w:color="auto"/>
          </w:divBdr>
        </w:div>
        <w:div w:id="1479765686">
          <w:marLeft w:val="640"/>
          <w:marRight w:val="0"/>
          <w:marTop w:val="0"/>
          <w:marBottom w:val="0"/>
          <w:divBdr>
            <w:top w:val="none" w:sz="0" w:space="0" w:color="auto"/>
            <w:left w:val="none" w:sz="0" w:space="0" w:color="auto"/>
            <w:bottom w:val="none" w:sz="0" w:space="0" w:color="auto"/>
            <w:right w:val="none" w:sz="0" w:space="0" w:color="auto"/>
          </w:divBdr>
        </w:div>
        <w:div w:id="1564486872">
          <w:marLeft w:val="640"/>
          <w:marRight w:val="0"/>
          <w:marTop w:val="0"/>
          <w:marBottom w:val="0"/>
          <w:divBdr>
            <w:top w:val="none" w:sz="0" w:space="0" w:color="auto"/>
            <w:left w:val="none" w:sz="0" w:space="0" w:color="auto"/>
            <w:bottom w:val="none" w:sz="0" w:space="0" w:color="auto"/>
            <w:right w:val="none" w:sz="0" w:space="0" w:color="auto"/>
          </w:divBdr>
        </w:div>
        <w:div w:id="1576281962">
          <w:marLeft w:val="640"/>
          <w:marRight w:val="0"/>
          <w:marTop w:val="0"/>
          <w:marBottom w:val="0"/>
          <w:divBdr>
            <w:top w:val="none" w:sz="0" w:space="0" w:color="auto"/>
            <w:left w:val="none" w:sz="0" w:space="0" w:color="auto"/>
            <w:bottom w:val="none" w:sz="0" w:space="0" w:color="auto"/>
            <w:right w:val="none" w:sz="0" w:space="0" w:color="auto"/>
          </w:divBdr>
        </w:div>
        <w:div w:id="1581519812">
          <w:marLeft w:val="640"/>
          <w:marRight w:val="0"/>
          <w:marTop w:val="0"/>
          <w:marBottom w:val="0"/>
          <w:divBdr>
            <w:top w:val="none" w:sz="0" w:space="0" w:color="auto"/>
            <w:left w:val="none" w:sz="0" w:space="0" w:color="auto"/>
            <w:bottom w:val="none" w:sz="0" w:space="0" w:color="auto"/>
            <w:right w:val="none" w:sz="0" w:space="0" w:color="auto"/>
          </w:divBdr>
        </w:div>
        <w:div w:id="1619336533">
          <w:marLeft w:val="640"/>
          <w:marRight w:val="0"/>
          <w:marTop w:val="0"/>
          <w:marBottom w:val="0"/>
          <w:divBdr>
            <w:top w:val="none" w:sz="0" w:space="0" w:color="auto"/>
            <w:left w:val="none" w:sz="0" w:space="0" w:color="auto"/>
            <w:bottom w:val="none" w:sz="0" w:space="0" w:color="auto"/>
            <w:right w:val="none" w:sz="0" w:space="0" w:color="auto"/>
          </w:divBdr>
        </w:div>
        <w:div w:id="1662536718">
          <w:marLeft w:val="640"/>
          <w:marRight w:val="0"/>
          <w:marTop w:val="0"/>
          <w:marBottom w:val="0"/>
          <w:divBdr>
            <w:top w:val="none" w:sz="0" w:space="0" w:color="auto"/>
            <w:left w:val="none" w:sz="0" w:space="0" w:color="auto"/>
            <w:bottom w:val="none" w:sz="0" w:space="0" w:color="auto"/>
            <w:right w:val="none" w:sz="0" w:space="0" w:color="auto"/>
          </w:divBdr>
        </w:div>
        <w:div w:id="1747804799">
          <w:marLeft w:val="640"/>
          <w:marRight w:val="0"/>
          <w:marTop w:val="0"/>
          <w:marBottom w:val="0"/>
          <w:divBdr>
            <w:top w:val="none" w:sz="0" w:space="0" w:color="auto"/>
            <w:left w:val="none" w:sz="0" w:space="0" w:color="auto"/>
            <w:bottom w:val="none" w:sz="0" w:space="0" w:color="auto"/>
            <w:right w:val="none" w:sz="0" w:space="0" w:color="auto"/>
          </w:divBdr>
        </w:div>
        <w:div w:id="1773355458">
          <w:marLeft w:val="640"/>
          <w:marRight w:val="0"/>
          <w:marTop w:val="0"/>
          <w:marBottom w:val="0"/>
          <w:divBdr>
            <w:top w:val="none" w:sz="0" w:space="0" w:color="auto"/>
            <w:left w:val="none" w:sz="0" w:space="0" w:color="auto"/>
            <w:bottom w:val="none" w:sz="0" w:space="0" w:color="auto"/>
            <w:right w:val="none" w:sz="0" w:space="0" w:color="auto"/>
          </w:divBdr>
        </w:div>
        <w:div w:id="1825586110">
          <w:marLeft w:val="640"/>
          <w:marRight w:val="0"/>
          <w:marTop w:val="0"/>
          <w:marBottom w:val="0"/>
          <w:divBdr>
            <w:top w:val="none" w:sz="0" w:space="0" w:color="auto"/>
            <w:left w:val="none" w:sz="0" w:space="0" w:color="auto"/>
            <w:bottom w:val="none" w:sz="0" w:space="0" w:color="auto"/>
            <w:right w:val="none" w:sz="0" w:space="0" w:color="auto"/>
          </w:divBdr>
        </w:div>
        <w:div w:id="1969506486">
          <w:marLeft w:val="640"/>
          <w:marRight w:val="0"/>
          <w:marTop w:val="0"/>
          <w:marBottom w:val="0"/>
          <w:divBdr>
            <w:top w:val="none" w:sz="0" w:space="0" w:color="auto"/>
            <w:left w:val="none" w:sz="0" w:space="0" w:color="auto"/>
            <w:bottom w:val="none" w:sz="0" w:space="0" w:color="auto"/>
            <w:right w:val="none" w:sz="0" w:space="0" w:color="auto"/>
          </w:divBdr>
        </w:div>
        <w:div w:id="2038113512">
          <w:marLeft w:val="640"/>
          <w:marRight w:val="0"/>
          <w:marTop w:val="0"/>
          <w:marBottom w:val="0"/>
          <w:divBdr>
            <w:top w:val="none" w:sz="0" w:space="0" w:color="auto"/>
            <w:left w:val="none" w:sz="0" w:space="0" w:color="auto"/>
            <w:bottom w:val="none" w:sz="0" w:space="0" w:color="auto"/>
            <w:right w:val="none" w:sz="0" w:space="0" w:color="auto"/>
          </w:divBdr>
        </w:div>
        <w:div w:id="2118062129">
          <w:marLeft w:val="640"/>
          <w:marRight w:val="0"/>
          <w:marTop w:val="0"/>
          <w:marBottom w:val="0"/>
          <w:divBdr>
            <w:top w:val="none" w:sz="0" w:space="0" w:color="auto"/>
            <w:left w:val="none" w:sz="0" w:space="0" w:color="auto"/>
            <w:bottom w:val="none" w:sz="0" w:space="0" w:color="auto"/>
            <w:right w:val="none" w:sz="0" w:space="0" w:color="auto"/>
          </w:divBdr>
        </w:div>
      </w:divsChild>
    </w:div>
    <w:div w:id="1574125663">
      <w:marLeft w:val="640"/>
      <w:marRight w:val="0"/>
      <w:marTop w:val="0"/>
      <w:marBottom w:val="0"/>
      <w:divBdr>
        <w:top w:val="none" w:sz="0" w:space="0" w:color="auto"/>
        <w:left w:val="none" w:sz="0" w:space="0" w:color="auto"/>
        <w:bottom w:val="none" w:sz="0" w:space="0" w:color="auto"/>
        <w:right w:val="none" w:sz="0" w:space="0" w:color="auto"/>
      </w:divBdr>
    </w:div>
    <w:div w:id="1575166190">
      <w:marLeft w:val="640"/>
      <w:marRight w:val="0"/>
      <w:marTop w:val="0"/>
      <w:marBottom w:val="0"/>
      <w:divBdr>
        <w:top w:val="none" w:sz="0" w:space="0" w:color="auto"/>
        <w:left w:val="none" w:sz="0" w:space="0" w:color="auto"/>
        <w:bottom w:val="none" w:sz="0" w:space="0" w:color="auto"/>
        <w:right w:val="none" w:sz="0" w:space="0" w:color="auto"/>
      </w:divBdr>
    </w:div>
    <w:div w:id="1579097772">
      <w:marLeft w:val="0"/>
      <w:marRight w:val="0"/>
      <w:marTop w:val="0"/>
      <w:marBottom w:val="0"/>
      <w:divBdr>
        <w:top w:val="none" w:sz="0" w:space="0" w:color="auto"/>
        <w:left w:val="none" w:sz="0" w:space="0" w:color="auto"/>
        <w:bottom w:val="none" w:sz="0" w:space="0" w:color="auto"/>
        <w:right w:val="none" w:sz="0" w:space="0" w:color="auto"/>
      </w:divBdr>
    </w:div>
    <w:div w:id="1581138388">
      <w:marLeft w:val="640"/>
      <w:marRight w:val="0"/>
      <w:marTop w:val="0"/>
      <w:marBottom w:val="0"/>
      <w:divBdr>
        <w:top w:val="none" w:sz="0" w:space="0" w:color="auto"/>
        <w:left w:val="none" w:sz="0" w:space="0" w:color="auto"/>
        <w:bottom w:val="none" w:sz="0" w:space="0" w:color="auto"/>
        <w:right w:val="none" w:sz="0" w:space="0" w:color="auto"/>
      </w:divBdr>
    </w:div>
    <w:div w:id="1582325643">
      <w:bodyDiv w:val="1"/>
      <w:marLeft w:val="0"/>
      <w:marRight w:val="0"/>
      <w:marTop w:val="0"/>
      <w:marBottom w:val="0"/>
      <w:divBdr>
        <w:top w:val="none" w:sz="0" w:space="0" w:color="auto"/>
        <w:left w:val="none" w:sz="0" w:space="0" w:color="auto"/>
        <w:bottom w:val="none" w:sz="0" w:space="0" w:color="auto"/>
        <w:right w:val="none" w:sz="0" w:space="0" w:color="auto"/>
      </w:divBdr>
      <w:divsChild>
        <w:div w:id="1344553674">
          <w:marLeft w:val="640"/>
          <w:marRight w:val="0"/>
          <w:marTop w:val="0"/>
          <w:marBottom w:val="0"/>
          <w:divBdr>
            <w:top w:val="none" w:sz="0" w:space="0" w:color="auto"/>
            <w:left w:val="none" w:sz="0" w:space="0" w:color="auto"/>
            <w:bottom w:val="none" w:sz="0" w:space="0" w:color="auto"/>
            <w:right w:val="none" w:sz="0" w:space="0" w:color="auto"/>
          </w:divBdr>
        </w:div>
        <w:div w:id="1166703768">
          <w:marLeft w:val="640"/>
          <w:marRight w:val="0"/>
          <w:marTop w:val="0"/>
          <w:marBottom w:val="0"/>
          <w:divBdr>
            <w:top w:val="none" w:sz="0" w:space="0" w:color="auto"/>
            <w:left w:val="none" w:sz="0" w:space="0" w:color="auto"/>
            <w:bottom w:val="none" w:sz="0" w:space="0" w:color="auto"/>
            <w:right w:val="none" w:sz="0" w:space="0" w:color="auto"/>
          </w:divBdr>
        </w:div>
        <w:div w:id="1256745274">
          <w:marLeft w:val="640"/>
          <w:marRight w:val="0"/>
          <w:marTop w:val="0"/>
          <w:marBottom w:val="0"/>
          <w:divBdr>
            <w:top w:val="none" w:sz="0" w:space="0" w:color="auto"/>
            <w:left w:val="none" w:sz="0" w:space="0" w:color="auto"/>
            <w:bottom w:val="none" w:sz="0" w:space="0" w:color="auto"/>
            <w:right w:val="none" w:sz="0" w:space="0" w:color="auto"/>
          </w:divBdr>
        </w:div>
        <w:div w:id="76176620">
          <w:marLeft w:val="640"/>
          <w:marRight w:val="0"/>
          <w:marTop w:val="0"/>
          <w:marBottom w:val="0"/>
          <w:divBdr>
            <w:top w:val="none" w:sz="0" w:space="0" w:color="auto"/>
            <w:left w:val="none" w:sz="0" w:space="0" w:color="auto"/>
            <w:bottom w:val="none" w:sz="0" w:space="0" w:color="auto"/>
            <w:right w:val="none" w:sz="0" w:space="0" w:color="auto"/>
          </w:divBdr>
        </w:div>
        <w:div w:id="1135834196">
          <w:marLeft w:val="640"/>
          <w:marRight w:val="0"/>
          <w:marTop w:val="0"/>
          <w:marBottom w:val="0"/>
          <w:divBdr>
            <w:top w:val="none" w:sz="0" w:space="0" w:color="auto"/>
            <w:left w:val="none" w:sz="0" w:space="0" w:color="auto"/>
            <w:bottom w:val="none" w:sz="0" w:space="0" w:color="auto"/>
            <w:right w:val="none" w:sz="0" w:space="0" w:color="auto"/>
          </w:divBdr>
        </w:div>
        <w:div w:id="1479961096">
          <w:marLeft w:val="640"/>
          <w:marRight w:val="0"/>
          <w:marTop w:val="0"/>
          <w:marBottom w:val="0"/>
          <w:divBdr>
            <w:top w:val="none" w:sz="0" w:space="0" w:color="auto"/>
            <w:left w:val="none" w:sz="0" w:space="0" w:color="auto"/>
            <w:bottom w:val="none" w:sz="0" w:space="0" w:color="auto"/>
            <w:right w:val="none" w:sz="0" w:space="0" w:color="auto"/>
          </w:divBdr>
        </w:div>
        <w:div w:id="1450977020">
          <w:marLeft w:val="640"/>
          <w:marRight w:val="0"/>
          <w:marTop w:val="0"/>
          <w:marBottom w:val="0"/>
          <w:divBdr>
            <w:top w:val="none" w:sz="0" w:space="0" w:color="auto"/>
            <w:left w:val="none" w:sz="0" w:space="0" w:color="auto"/>
            <w:bottom w:val="none" w:sz="0" w:space="0" w:color="auto"/>
            <w:right w:val="none" w:sz="0" w:space="0" w:color="auto"/>
          </w:divBdr>
        </w:div>
        <w:div w:id="418598927">
          <w:marLeft w:val="640"/>
          <w:marRight w:val="0"/>
          <w:marTop w:val="0"/>
          <w:marBottom w:val="0"/>
          <w:divBdr>
            <w:top w:val="none" w:sz="0" w:space="0" w:color="auto"/>
            <w:left w:val="none" w:sz="0" w:space="0" w:color="auto"/>
            <w:bottom w:val="none" w:sz="0" w:space="0" w:color="auto"/>
            <w:right w:val="none" w:sz="0" w:space="0" w:color="auto"/>
          </w:divBdr>
        </w:div>
        <w:div w:id="2047943385">
          <w:marLeft w:val="640"/>
          <w:marRight w:val="0"/>
          <w:marTop w:val="0"/>
          <w:marBottom w:val="0"/>
          <w:divBdr>
            <w:top w:val="none" w:sz="0" w:space="0" w:color="auto"/>
            <w:left w:val="none" w:sz="0" w:space="0" w:color="auto"/>
            <w:bottom w:val="none" w:sz="0" w:space="0" w:color="auto"/>
            <w:right w:val="none" w:sz="0" w:space="0" w:color="auto"/>
          </w:divBdr>
        </w:div>
        <w:div w:id="162011022">
          <w:marLeft w:val="640"/>
          <w:marRight w:val="0"/>
          <w:marTop w:val="0"/>
          <w:marBottom w:val="0"/>
          <w:divBdr>
            <w:top w:val="none" w:sz="0" w:space="0" w:color="auto"/>
            <w:left w:val="none" w:sz="0" w:space="0" w:color="auto"/>
            <w:bottom w:val="none" w:sz="0" w:space="0" w:color="auto"/>
            <w:right w:val="none" w:sz="0" w:space="0" w:color="auto"/>
          </w:divBdr>
        </w:div>
        <w:div w:id="1387726820">
          <w:marLeft w:val="640"/>
          <w:marRight w:val="0"/>
          <w:marTop w:val="0"/>
          <w:marBottom w:val="0"/>
          <w:divBdr>
            <w:top w:val="none" w:sz="0" w:space="0" w:color="auto"/>
            <w:left w:val="none" w:sz="0" w:space="0" w:color="auto"/>
            <w:bottom w:val="none" w:sz="0" w:space="0" w:color="auto"/>
            <w:right w:val="none" w:sz="0" w:space="0" w:color="auto"/>
          </w:divBdr>
        </w:div>
        <w:div w:id="174807653">
          <w:marLeft w:val="640"/>
          <w:marRight w:val="0"/>
          <w:marTop w:val="0"/>
          <w:marBottom w:val="0"/>
          <w:divBdr>
            <w:top w:val="none" w:sz="0" w:space="0" w:color="auto"/>
            <w:left w:val="none" w:sz="0" w:space="0" w:color="auto"/>
            <w:bottom w:val="none" w:sz="0" w:space="0" w:color="auto"/>
            <w:right w:val="none" w:sz="0" w:space="0" w:color="auto"/>
          </w:divBdr>
        </w:div>
        <w:div w:id="66728030">
          <w:marLeft w:val="640"/>
          <w:marRight w:val="0"/>
          <w:marTop w:val="0"/>
          <w:marBottom w:val="0"/>
          <w:divBdr>
            <w:top w:val="none" w:sz="0" w:space="0" w:color="auto"/>
            <w:left w:val="none" w:sz="0" w:space="0" w:color="auto"/>
            <w:bottom w:val="none" w:sz="0" w:space="0" w:color="auto"/>
            <w:right w:val="none" w:sz="0" w:space="0" w:color="auto"/>
          </w:divBdr>
        </w:div>
        <w:div w:id="1744133259">
          <w:marLeft w:val="640"/>
          <w:marRight w:val="0"/>
          <w:marTop w:val="0"/>
          <w:marBottom w:val="0"/>
          <w:divBdr>
            <w:top w:val="none" w:sz="0" w:space="0" w:color="auto"/>
            <w:left w:val="none" w:sz="0" w:space="0" w:color="auto"/>
            <w:bottom w:val="none" w:sz="0" w:space="0" w:color="auto"/>
            <w:right w:val="none" w:sz="0" w:space="0" w:color="auto"/>
          </w:divBdr>
        </w:div>
        <w:div w:id="1638559672">
          <w:marLeft w:val="640"/>
          <w:marRight w:val="0"/>
          <w:marTop w:val="0"/>
          <w:marBottom w:val="0"/>
          <w:divBdr>
            <w:top w:val="none" w:sz="0" w:space="0" w:color="auto"/>
            <w:left w:val="none" w:sz="0" w:space="0" w:color="auto"/>
            <w:bottom w:val="none" w:sz="0" w:space="0" w:color="auto"/>
            <w:right w:val="none" w:sz="0" w:space="0" w:color="auto"/>
          </w:divBdr>
        </w:div>
        <w:div w:id="183637055">
          <w:marLeft w:val="640"/>
          <w:marRight w:val="0"/>
          <w:marTop w:val="0"/>
          <w:marBottom w:val="0"/>
          <w:divBdr>
            <w:top w:val="none" w:sz="0" w:space="0" w:color="auto"/>
            <w:left w:val="none" w:sz="0" w:space="0" w:color="auto"/>
            <w:bottom w:val="none" w:sz="0" w:space="0" w:color="auto"/>
            <w:right w:val="none" w:sz="0" w:space="0" w:color="auto"/>
          </w:divBdr>
        </w:div>
        <w:div w:id="2140222318">
          <w:marLeft w:val="640"/>
          <w:marRight w:val="0"/>
          <w:marTop w:val="0"/>
          <w:marBottom w:val="0"/>
          <w:divBdr>
            <w:top w:val="none" w:sz="0" w:space="0" w:color="auto"/>
            <w:left w:val="none" w:sz="0" w:space="0" w:color="auto"/>
            <w:bottom w:val="none" w:sz="0" w:space="0" w:color="auto"/>
            <w:right w:val="none" w:sz="0" w:space="0" w:color="auto"/>
          </w:divBdr>
        </w:div>
        <w:div w:id="511145473">
          <w:marLeft w:val="640"/>
          <w:marRight w:val="0"/>
          <w:marTop w:val="0"/>
          <w:marBottom w:val="0"/>
          <w:divBdr>
            <w:top w:val="none" w:sz="0" w:space="0" w:color="auto"/>
            <w:left w:val="none" w:sz="0" w:space="0" w:color="auto"/>
            <w:bottom w:val="none" w:sz="0" w:space="0" w:color="auto"/>
            <w:right w:val="none" w:sz="0" w:space="0" w:color="auto"/>
          </w:divBdr>
        </w:div>
        <w:div w:id="749500318">
          <w:marLeft w:val="640"/>
          <w:marRight w:val="0"/>
          <w:marTop w:val="0"/>
          <w:marBottom w:val="0"/>
          <w:divBdr>
            <w:top w:val="none" w:sz="0" w:space="0" w:color="auto"/>
            <w:left w:val="none" w:sz="0" w:space="0" w:color="auto"/>
            <w:bottom w:val="none" w:sz="0" w:space="0" w:color="auto"/>
            <w:right w:val="none" w:sz="0" w:space="0" w:color="auto"/>
          </w:divBdr>
        </w:div>
        <w:div w:id="279994027">
          <w:marLeft w:val="640"/>
          <w:marRight w:val="0"/>
          <w:marTop w:val="0"/>
          <w:marBottom w:val="0"/>
          <w:divBdr>
            <w:top w:val="none" w:sz="0" w:space="0" w:color="auto"/>
            <w:left w:val="none" w:sz="0" w:space="0" w:color="auto"/>
            <w:bottom w:val="none" w:sz="0" w:space="0" w:color="auto"/>
            <w:right w:val="none" w:sz="0" w:space="0" w:color="auto"/>
          </w:divBdr>
        </w:div>
        <w:div w:id="723868663">
          <w:marLeft w:val="640"/>
          <w:marRight w:val="0"/>
          <w:marTop w:val="0"/>
          <w:marBottom w:val="0"/>
          <w:divBdr>
            <w:top w:val="none" w:sz="0" w:space="0" w:color="auto"/>
            <w:left w:val="none" w:sz="0" w:space="0" w:color="auto"/>
            <w:bottom w:val="none" w:sz="0" w:space="0" w:color="auto"/>
            <w:right w:val="none" w:sz="0" w:space="0" w:color="auto"/>
          </w:divBdr>
        </w:div>
        <w:div w:id="790366884">
          <w:marLeft w:val="640"/>
          <w:marRight w:val="0"/>
          <w:marTop w:val="0"/>
          <w:marBottom w:val="0"/>
          <w:divBdr>
            <w:top w:val="none" w:sz="0" w:space="0" w:color="auto"/>
            <w:left w:val="none" w:sz="0" w:space="0" w:color="auto"/>
            <w:bottom w:val="none" w:sz="0" w:space="0" w:color="auto"/>
            <w:right w:val="none" w:sz="0" w:space="0" w:color="auto"/>
          </w:divBdr>
        </w:div>
        <w:div w:id="1704205196">
          <w:marLeft w:val="640"/>
          <w:marRight w:val="0"/>
          <w:marTop w:val="0"/>
          <w:marBottom w:val="0"/>
          <w:divBdr>
            <w:top w:val="none" w:sz="0" w:space="0" w:color="auto"/>
            <w:left w:val="none" w:sz="0" w:space="0" w:color="auto"/>
            <w:bottom w:val="none" w:sz="0" w:space="0" w:color="auto"/>
            <w:right w:val="none" w:sz="0" w:space="0" w:color="auto"/>
          </w:divBdr>
        </w:div>
        <w:div w:id="1099183277">
          <w:marLeft w:val="640"/>
          <w:marRight w:val="0"/>
          <w:marTop w:val="0"/>
          <w:marBottom w:val="0"/>
          <w:divBdr>
            <w:top w:val="none" w:sz="0" w:space="0" w:color="auto"/>
            <w:left w:val="none" w:sz="0" w:space="0" w:color="auto"/>
            <w:bottom w:val="none" w:sz="0" w:space="0" w:color="auto"/>
            <w:right w:val="none" w:sz="0" w:space="0" w:color="auto"/>
          </w:divBdr>
        </w:div>
        <w:div w:id="283731435">
          <w:marLeft w:val="640"/>
          <w:marRight w:val="0"/>
          <w:marTop w:val="0"/>
          <w:marBottom w:val="0"/>
          <w:divBdr>
            <w:top w:val="none" w:sz="0" w:space="0" w:color="auto"/>
            <w:left w:val="none" w:sz="0" w:space="0" w:color="auto"/>
            <w:bottom w:val="none" w:sz="0" w:space="0" w:color="auto"/>
            <w:right w:val="none" w:sz="0" w:space="0" w:color="auto"/>
          </w:divBdr>
        </w:div>
        <w:div w:id="181364232">
          <w:marLeft w:val="640"/>
          <w:marRight w:val="0"/>
          <w:marTop w:val="0"/>
          <w:marBottom w:val="0"/>
          <w:divBdr>
            <w:top w:val="none" w:sz="0" w:space="0" w:color="auto"/>
            <w:left w:val="none" w:sz="0" w:space="0" w:color="auto"/>
            <w:bottom w:val="none" w:sz="0" w:space="0" w:color="auto"/>
            <w:right w:val="none" w:sz="0" w:space="0" w:color="auto"/>
          </w:divBdr>
        </w:div>
        <w:div w:id="1017461854">
          <w:marLeft w:val="640"/>
          <w:marRight w:val="0"/>
          <w:marTop w:val="0"/>
          <w:marBottom w:val="0"/>
          <w:divBdr>
            <w:top w:val="none" w:sz="0" w:space="0" w:color="auto"/>
            <w:left w:val="none" w:sz="0" w:space="0" w:color="auto"/>
            <w:bottom w:val="none" w:sz="0" w:space="0" w:color="auto"/>
            <w:right w:val="none" w:sz="0" w:space="0" w:color="auto"/>
          </w:divBdr>
        </w:div>
        <w:div w:id="542710559">
          <w:marLeft w:val="640"/>
          <w:marRight w:val="0"/>
          <w:marTop w:val="0"/>
          <w:marBottom w:val="0"/>
          <w:divBdr>
            <w:top w:val="none" w:sz="0" w:space="0" w:color="auto"/>
            <w:left w:val="none" w:sz="0" w:space="0" w:color="auto"/>
            <w:bottom w:val="none" w:sz="0" w:space="0" w:color="auto"/>
            <w:right w:val="none" w:sz="0" w:space="0" w:color="auto"/>
          </w:divBdr>
        </w:div>
        <w:div w:id="1468282298">
          <w:marLeft w:val="640"/>
          <w:marRight w:val="0"/>
          <w:marTop w:val="0"/>
          <w:marBottom w:val="0"/>
          <w:divBdr>
            <w:top w:val="none" w:sz="0" w:space="0" w:color="auto"/>
            <w:left w:val="none" w:sz="0" w:space="0" w:color="auto"/>
            <w:bottom w:val="none" w:sz="0" w:space="0" w:color="auto"/>
            <w:right w:val="none" w:sz="0" w:space="0" w:color="auto"/>
          </w:divBdr>
        </w:div>
        <w:div w:id="1408845333">
          <w:marLeft w:val="640"/>
          <w:marRight w:val="0"/>
          <w:marTop w:val="0"/>
          <w:marBottom w:val="0"/>
          <w:divBdr>
            <w:top w:val="none" w:sz="0" w:space="0" w:color="auto"/>
            <w:left w:val="none" w:sz="0" w:space="0" w:color="auto"/>
            <w:bottom w:val="none" w:sz="0" w:space="0" w:color="auto"/>
            <w:right w:val="none" w:sz="0" w:space="0" w:color="auto"/>
          </w:divBdr>
        </w:div>
        <w:div w:id="1488549882">
          <w:marLeft w:val="640"/>
          <w:marRight w:val="0"/>
          <w:marTop w:val="0"/>
          <w:marBottom w:val="0"/>
          <w:divBdr>
            <w:top w:val="none" w:sz="0" w:space="0" w:color="auto"/>
            <w:left w:val="none" w:sz="0" w:space="0" w:color="auto"/>
            <w:bottom w:val="none" w:sz="0" w:space="0" w:color="auto"/>
            <w:right w:val="none" w:sz="0" w:space="0" w:color="auto"/>
          </w:divBdr>
        </w:div>
        <w:div w:id="222762522">
          <w:marLeft w:val="640"/>
          <w:marRight w:val="0"/>
          <w:marTop w:val="0"/>
          <w:marBottom w:val="0"/>
          <w:divBdr>
            <w:top w:val="none" w:sz="0" w:space="0" w:color="auto"/>
            <w:left w:val="none" w:sz="0" w:space="0" w:color="auto"/>
            <w:bottom w:val="none" w:sz="0" w:space="0" w:color="auto"/>
            <w:right w:val="none" w:sz="0" w:space="0" w:color="auto"/>
          </w:divBdr>
        </w:div>
        <w:div w:id="212349532">
          <w:marLeft w:val="640"/>
          <w:marRight w:val="0"/>
          <w:marTop w:val="0"/>
          <w:marBottom w:val="0"/>
          <w:divBdr>
            <w:top w:val="none" w:sz="0" w:space="0" w:color="auto"/>
            <w:left w:val="none" w:sz="0" w:space="0" w:color="auto"/>
            <w:bottom w:val="none" w:sz="0" w:space="0" w:color="auto"/>
            <w:right w:val="none" w:sz="0" w:space="0" w:color="auto"/>
          </w:divBdr>
        </w:div>
        <w:div w:id="1996298694">
          <w:marLeft w:val="640"/>
          <w:marRight w:val="0"/>
          <w:marTop w:val="0"/>
          <w:marBottom w:val="0"/>
          <w:divBdr>
            <w:top w:val="none" w:sz="0" w:space="0" w:color="auto"/>
            <w:left w:val="none" w:sz="0" w:space="0" w:color="auto"/>
            <w:bottom w:val="none" w:sz="0" w:space="0" w:color="auto"/>
            <w:right w:val="none" w:sz="0" w:space="0" w:color="auto"/>
          </w:divBdr>
        </w:div>
        <w:div w:id="1023749902">
          <w:marLeft w:val="640"/>
          <w:marRight w:val="0"/>
          <w:marTop w:val="0"/>
          <w:marBottom w:val="0"/>
          <w:divBdr>
            <w:top w:val="none" w:sz="0" w:space="0" w:color="auto"/>
            <w:left w:val="none" w:sz="0" w:space="0" w:color="auto"/>
            <w:bottom w:val="none" w:sz="0" w:space="0" w:color="auto"/>
            <w:right w:val="none" w:sz="0" w:space="0" w:color="auto"/>
          </w:divBdr>
        </w:div>
        <w:div w:id="1316377621">
          <w:marLeft w:val="640"/>
          <w:marRight w:val="0"/>
          <w:marTop w:val="0"/>
          <w:marBottom w:val="0"/>
          <w:divBdr>
            <w:top w:val="none" w:sz="0" w:space="0" w:color="auto"/>
            <w:left w:val="none" w:sz="0" w:space="0" w:color="auto"/>
            <w:bottom w:val="none" w:sz="0" w:space="0" w:color="auto"/>
            <w:right w:val="none" w:sz="0" w:space="0" w:color="auto"/>
          </w:divBdr>
        </w:div>
        <w:div w:id="81419332">
          <w:marLeft w:val="640"/>
          <w:marRight w:val="0"/>
          <w:marTop w:val="0"/>
          <w:marBottom w:val="0"/>
          <w:divBdr>
            <w:top w:val="none" w:sz="0" w:space="0" w:color="auto"/>
            <w:left w:val="none" w:sz="0" w:space="0" w:color="auto"/>
            <w:bottom w:val="none" w:sz="0" w:space="0" w:color="auto"/>
            <w:right w:val="none" w:sz="0" w:space="0" w:color="auto"/>
          </w:divBdr>
        </w:div>
        <w:div w:id="1956059825">
          <w:marLeft w:val="640"/>
          <w:marRight w:val="0"/>
          <w:marTop w:val="0"/>
          <w:marBottom w:val="0"/>
          <w:divBdr>
            <w:top w:val="none" w:sz="0" w:space="0" w:color="auto"/>
            <w:left w:val="none" w:sz="0" w:space="0" w:color="auto"/>
            <w:bottom w:val="none" w:sz="0" w:space="0" w:color="auto"/>
            <w:right w:val="none" w:sz="0" w:space="0" w:color="auto"/>
          </w:divBdr>
        </w:div>
        <w:div w:id="910770137">
          <w:marLeft w:val="640"/>
          <w:marRight w:val="0"/>
          <w:marTop w:val="0"/>
          <w:marBottom w:val="0"/>
          <w:divBdr>
            <w:top w:val="none" w:sz="0" w:space="0" w:color="auto"/>
            <w:left w:val="none" w:sz="0" w:space="0" w:color="auto"/>
            <w:bottom w:val="none" w:sz="0" w:space="0" w:color="auto"/>
            <w:right w:val="none" w:sz="0" w:space="0" w:color="auto"/>
          </w:divBdr>
        </w:div>
        <w:div w:id="872885273">
          <w:marLeft w:val="640"/>
          <w:marRight w:val="0"/>
          <w:marTop w:val="0"/>
          <w:marBottom w:val="0"/>
          <w:divBdr>
            <w:top w:val="none" w:sz="0" w:space="0" w:color="auto"/>
            <w:left w:val="none" w:sz="0" w:space="0" w:color="auto"/>
            <w:bottom w:val="none" w:sz="0" w:space="0" w:color="auto"/>
            <w:right w:val="none" w:sz="0" w:space="0" w:color="auto"/>
          </w:divBdr>
        </w:div>
        <w:div w:id="2032297208">
          <w:marLeft w:val="640"/>
          <w:marRight w:val="0"/>
          <w:marTop w:val="0"/>
          <w:marBottom w:val="0"/>
          <w:divBdr>
            <w:top w:val="none" w:sz="0" w:space="0" w:color="auto"/>
            <w:left w:val="none" w:sz="0" w:space="0" w:color="auto"/>
            <w:bottom w:val="none" w:sz="0" w:space="0" w:color="auto"/>
            <w:right w:val="none" w:sz="0" w:space="0" w:color="auto"/>
          </w:divBdr>
        </w:div>
        <w:div w:id="453669329">
          <w:marLeft w:val="640"/>
          <w:marRight w:val="0"/>
          <w:marTop w:val="0"/>
          <w:marBottom w:val="0"/>
          <w:divBdr>
            <w:top w:val="none" w:sz="0" w:space="0" w:color="auto"/>
            <w:left w:val="none" w:sz="0" w:space="0" w:color="auto"/>
            <w:bottom w:val="none" w:sz="0" w:space="0" w:color="auto"/>
            <w:right w:val="none" w:sz="0" w:space="0" w:color="auto"/>
          </w:divBdr>
        </w:div>
        <w:div w:id="475492021">
          <w:marLeft w:val="640"/>
          <w:marRight w:val="0"/>
          <w:marTop w:val="0"/>
          <w:marBottom w:val="0"/>
          <w:divBdr>
            <w:top w:val="none" w:sz="0" w:space="0" w:color="auto"/>
            <w:left w:val="none" w:sz="0" w:space="0" w:color="auto"/>
            <w:bottom w:val="none" w:sz="0" w:space="0" w:color="auto"/>
            <w:right w:val="none" w:sz="0" w:space="0" w:color="auto"/>
          </w:divBdr>
        </w:div>
      </w:divsChild>
    </w:div>
    <w:div w:id="1582641736">
      <w:marLeft w:val="640"/>
      <w:marRight w:val="0"/>
      <w:marTop w:val="0"/>
      <w:marBottom w:val="0"/>
      <w:divBdr>
        <w:top w:val="none" w:sz="0" w:space="0" w:color="auto"/>
        <w:left w:val="none" w:sz="0" w:space="0" w:color="auto"/>
        <w:bottom w:val="none" w:sz="0" w:space="0" w:color="auto"/>
        <w:right w:val="none" w:sz="0" w:space="0" w:color="auto"/>
      </w:divBdr>
    </w:div>
    <w:div w:id="1583761089">
      <w:marLeft w:val="640"/>
      <w:marRight w:val="0"/>
      <w:marTop w:val="0"/>
      <w:marBottom w:val="0"/>
      <w:divBdr>
        <w:top w:val="none" w:sz="0" w:space="0" w:color="auto"/>
        <w:left w:val="none" w:sz="0" w:space="0" w:color="auto"/>
        <w:bottom w:val="none" w:sz="0" w:space="0" w:color="auto"/>
        <w:right w:val="none" w:sz="0" w:space="0" w:color="auto"/>
      </w:divBdr>
    </w:div>
    <w:div w:id="1586113919">
      <w:marLeft w:val="640"/>
      <w:marRight w:val="0"/>
      <w:marTop w:val="0"/>
      <w:marBottom w:val="0"/>
      <w:divBdr>
        <w:top w:val="none" w:sz="0" w:space="0" w:color="auto"/>
        <w:left w:val="none" w:sz="0" w:space="0" w:color="auto"/>
        <w:bottom w:val="none" w:sz="0" w:space="0" w:color="auto"/>
        <w:right w:val="none" w:sz="0" w:space="0" w:color="auto"/>
      </w:divBdr>
    </w:div>
    <w:div w:id="1586183496">
      <w:marLeft w:val="640"/>
      <w:marRight w:val="0"/>
      <w:marTop w:val="0"/>
      <w:marBottom w:val="0"/>
      <w:divBdr>
        <w:top w:val="none" w:sz="0" w:space="0" w:color="auto"/>
        <w:left w:val="none" w:sz="0" w:space="0" w:color="auto"/>
        <w:bottom w:val="none" w:sz="0" w:space="0" w:color="auto"/>
        <w:right w:val="none" w:sz="0" w:space="0" w:color="auto"/>
      </w:divBdr>
    </w:div>
    <w:div w:id="1586186235">
      <w:marLeft w:val="640"/>
      <w:marRight w:val="0"/>
      <w:marTop w:val="0"/>
      <w:marBottom w:val="0"/>
      <w:divBdr>
        <w:top w:val="none" w:sz="0" w:space="0" w:color="auto"/>
        <w:left w:val="none" w:sz="0" w:space="0" w:color="auto"/>
        <w:bottom w:val="none" w:sz="0" w:space="0" w:color="auto"/>
        <w:right w:val="none" w:sz="0" w:space="0" w:color="auto"/>
      </w:divBdr>
    </w:div>
    <w:div w:id="1586955389">
      <w:marLeft w:val="640"/>
      <w:marRight w:val="0"/>
      <w:marTop w:val="0"/>
      <w:marBottom w:val="0"/>
      <w:divBdr>
        <w:top w:val="none" w:sz="0" w:space="0" w:color="auto"/>
        <w:left w:val="none" w:sz="0" w:space="0" w:color="auto"/>
        <w:bottom w:val="none" w:sz="0" w:space="0" w:color="auto"/>
        <w:right w:val="none" w:sz="0" w:space="0" w:color="auto"/>
      </w:divBdr>
    </w:div>
    <w:div w:id="1587032174">
      <w:marLeft w:val="640"/>
      <w:marRight w:val="0"/>
      <w:marTop w:val="0"/>
      <w:marBottom w:val="0"/>
      <w:divBdr>
        <w:top w:val="none" w:sz="0" w:space="0" w:color="auto"/>
        <w:left w:val="none" w:sz="0" w:space="0" w:color="auto"/>
        <w:bottom w:val="none" w:sz="0" w:space="0" w:color="auto"/>
        <w:right w:val="none" w:sz="0" w:space="0" w:color="auto"/>
      </w:divBdr>
    </w:div>
    <w:div w:id="1587348582">
      <w:marLeft w:val="0"/>
      <w:marRight w:val="0"/>
      <w:marTop w:val="0"/>
      <w:marBottom w:val="0"/>
      <w:divBdr>
        <w:top w:val="none" w:sz="0" w:space="0" w:color="auto"/>
        <w:left w:val="none" w:sz="0" w:space="0" w:color="auto"/>
        <w:bottom w:val="none" w:sz="0" w:space="0" w:color="auto"/>
        <w:right w:val="none" w:sz="0" w:space="0" w:color="auto"/>
      </w:divBdr>
    </w:div>
    <w:div w:id="1588003384">
      <w:marLeft w:val="640"/>
      <w:marRight w:val="0"/>
      <w:marTop w:val="0"/>
      <w:marBottom w:val="0"/>
      <w:divBdr>
        <w:top w:val="none" w:sz="0" w:space="0" w:color="auto"/>
        <w:left w:val="none" w:sz="0" w:space="0" w:color="auto"/>
        <w:bottom w:val="none" w:sz="0" w:space="0" w:color="auto"/>
        <w:right w:val="none" w:sz="0" w:space="0" w:color="auto"/>
      </w:divBdr>
    </w:div>
    <w:div w:id="1588148452">
      <w:bodyDiv w:val="1"/>
      <w:marLeft w:val="0"/>
      <w:marRight w:val="0"/>
      <w:marTop w:val="0"/>
      <w:marBottom w:val="0"/>
      <w:divBdr>
        <w:top w:val="none" w:sz="0" w:space="0" w:color="auto"/>
        <w:left w:val="none" w:sz="0" w:space="0" w:color="auto"/>
        <w:bottom w:val="none" w:sz="0" w:space="0" w:color="auto"/>
        <w:right w:val="none" w:sz="0" w:space="0" w:color="auto"/>
      </w:divBdr>
      <w:divsChild>
        <w:div w:id="807168740">
          <w:marLeft w:val="640"/>
          <w:marRight w:val="0"/>
          <w:marTop w:val="0"/>
          <w:marBottom w:val="0"/>
          <w:divBdr>
            <w:top w:val="none" w:sz="0" w:space="0" w:color="auto"/>
            <w:left w:val="none" w:sz="0" w:space="0" w:color="auto"/>
            <w:bottom w:val="none" w:sz="0" w:space="0" w:color="auto"/>
            <w:right w:val="none" w:sz="0" w:space="0" w:color="auto"/>
          </w:divBdr>
        </w:div>
        <w:div w:id="1362439185">
          <w:marLeft w:val="640"/>
          <w:marRight w:val="0"/>
          <w:marTop w:val="0"/>
          <w:marBottom w:val="0"/>
          <w:divBdr>
            <w:top w:val="none" w:sz="0" w:space="0" w:color="auto"/>
            <w:left w:val="none" w:sz="0" w:space="0" w:color="auto"/>
            <w:bottom w:val="none" w:sz="0" w:space="0" w:color="auto"/>
            <w:right w:val="none" w:sz="0" w:space="0" w:color="auto"/>
          </w:divBdr>
        </w:div>
        <w:div w:id="1648045219">
          <w:marLeft w:val="640"/>
          <w:marRight w:val="0"/>
          <w:marTop w:val="0"/>
          <w:marBottom w:val="0"/>
          <w:divBdr>
            <w:top w:val="none" w:sz="0" w:space="0" w:color="auto"/>
            <w:left w:val="none" w:sz="0" w:space="0" w:color="auto"/>
            <w:bottom w:val="none" w:sz="0" w:space="0" w:color="auto"/>
            <w:right w:val="none" w:sz="0" w:space="0" w:color="auto"/>
          </w:divBdr>
        </w:div>
        <w:div w:id="933404">
          <w:marLeft w:val="640"/>
          <w:marRight w:val="0"/>
          <w:marTop w:val="0"/>
          <w:marBottom w:val="0"/>
          <w:divBdr>
            <w:top w:val="none" w:sz="0" w:space="0" w:color="auto"/>
            <w:left w:val="none" w:sz="0" w:space="0" w:color="auto"/>
            <w:bottom w:val="none" w:sz="0" w:space="0" w:color="auto"/>
            <w:right w:val="none" w:sz="0" w:space="0" w:color="auto"/>
          </w:divBdr>
        </w:div>
        <w:div w:id="610550082">
          <w:marLeft w:val="640"/>
          <w:marRight w:val="0"/>
          <w:marTop w:val="0"/>
          <w:marBottom w:val="0"/>
          <w:divBdr>
            <w:top w:val="none" w:sz="0" w:space="0" w:color="auto"/>
            <w:left w:val="none" w:sz="0" w:space="0" w:color="auto"/>
            <w:bottom w:val="none" w:sz="0" w:space="0" w:color="auto"/>
            <w:right w:val="none" w:sz="0" w:space="0" w:color="auto"/>
          </w:divBdr>
        </w:div>
        <w:div w:id="1269970674">
          <w:marLeft w:val="640"/>
          <w:marRight w:val="0"/>
          <w:marTop w:val="0"/>
          <w:marBottom w:val="0"/>
          <w:divBdr>
            <w:top w:val="none" w:sz="0" w:space="0" w:color="auto"/>
            <w:left w:val="none" w:sz="0" w:space="0" w:color="auto"/>
            <w:bottom w:val="none" w:sz="0" w:space="0" w:color="auto"/>
            <w:right w:val="none" w:sz="0" w:space="0" w:color="auto"/>
          </w:divBdr>
        </w:div>
        <w:div w:id="1169295458">
          <w:marLeft w:val="640"/>
          <w:marRight w:val="0"/>
          <w:marTop w:val="0"/>
          <w:marBottom w:val="0"/>
          <w:divBdr>
            <w:top w:val="none" w:sz="0" w:space="0" w:color="auto"/>
            <w:left w:val="none" w:sz="0" w:space="0" w:color="auto"/>
            <w:bottom w:val="none" w:sz="0" w:space="0" w:color="auto"/>
            <w:right w:val="none" w:sz="0" w:space="0" w:color="auto"/>
          </w:divBdr>
        </w:div>
        <w:div w:id="1755011109">
          <w:marLeft w:val="640"/>
          <w:marRight w:val="0"/>
          <w:marTop w:val="0"/>
          <w:marBottom w:val="0"/>
          <w:divBdr>
            <w:top w:val="none" w:sz="0" w:space="0" w:color="auto"/>
            <w:left w:val="none" w:sz="0" w:space="0" w:color="auto"/>
            <w:bottom w:val="none" w:sz="0" w:space="0" w:color="auto"/>
            <w:right w:val="none" w:sz="0" w:space="0" w:color="auto"/>
          </w:divBdr>
        </w:div>
        <w:div w:id="1388651603">
          <w:marLeft w:val="640"/>
          <w:marRight w:val="0"/>
          <w:marTop w:val="0"/>
          <w:marBottom w:val="0"/>
          <w:divBdr>
            <w:top w:val="none" w:sz="0" w:space="0" w:color="auto"/>
            <w:left w:val="none" w:sz="0" w:space="0" w:color="auto"/>
            <w:bottom w:val="none" w:sz="0" w:space="0" w:color="auto"/>
            <w:right w:val="none" w:sz="0" w:space="0" w:color="auto"/>
          </w:divBdr>
        </w:div>
        <w:div w:id="2118795259">
          <w:marLeft w:val="640"/>
          <w:marRight w:val="0"/>
          <w:marTop w:val="0"/>
          <w:marBottom w:val="0"/>
          <w:divBdr>
            <w:top w:val="none" w:sz="0" w:space="0" w:color="auto"/>
            <w:left w:val="none" w:sz="0" w:space="0" w:color="auto"/>
            <w:bottom w:val="none" w:sz="0" w:space="0" w:color="auto"/>
            <w:right w:val="none" w:sz="0" w:space="0" w:color="auto"/>
          </w:divBdr>
        </w:div>
        <w:div w:id="658114621">
          <w:marLeft w:val="640"/>
          <w:marRight w:val="0"/>
          <w:marTop w:val="0"/>
          <w:marBottom w:val="0"/>
          <w:divBdr>
            <w:top w:val="none" w:sz="0" w:space="0" w:color="auto"/>
            <w:left w:val="none" w:sz="0" w:space="0" w:color="auto"/>
            <w:bottom w:val="none" w:sz="0" w:space="0" w:color="auto"/>
            <w:right w:val="none" w:sz="0" w:space="0" w:color="auto"/>
          </w:divBdr>
        </w:div>
        <w:div w:id="909313335">
          <w:marLeft w:val="640"/>
          <w:marRight w:val="0"/>
          <w:marTop w:val="0"/>
          <w:marBottom w:val="0"/>
          <w:divBdr>
            <w:top w:val="none" w:sz="0" w:space="0" w:color="auto"/>
            <w:left w:val="none" w:sz="0" w:space="0" w:color="auto"/>
            <w:bottom w:val="none" w:sz="0" w:space="0" w:color="auto"/>
            <w:right w:val="none" w:sz="0" w:space="0" w:color="auto"/>
          </w:divBdr>
        </w:div>
        <w:div w:id="1244409863">
          <w:marLeft w:val="640"/>
          <w:marRight w:val="0"/>
          <w:marTop w:val="0"/>
          <w:marBottom w:val="0"/>
          <w:divBdr>
            <w:top w:val="none" w:sz="0" w:space="0" w:color="auto"/>
            <w:left w:val="none" w:sz="0" w:space="0" w:color="auto"/>
            <w:bottom w:val="none" w:sz="0" w:space="0" w:color="auto"/>
            <w:right w:val="none" w:sz="0" w:space="0" w:color="auto"/>
          </w:divBdr>
        </w:div>
        <w:div w:id="886139219">
          <w:marLeft w:val="640"/>
          <w:marRight w:val="0"/>
          <w:marTop w:val="0"/>
          <w:marBottom w:val="0"/>
          <w:divBdr>
            <w:top w:val="none" w:sz="0" w:space="0" w:color="auto"/>
            <w:left w:val="none" w:sz="0" w:space="0" w:color="auto"/>
            <w:bottom w:val="none" w:sz="0" w:space="0" w:color="auto"/>
            <w:right w:val="none" w:sz="0" w:space="0" w:color="auto"/>
          </w:divBdr>
        </w:div>
        <w:div w:id="1109472805">
          <w:marLeft w:val="640"/>
          <w:marRight w:val="0"/>
          <w:marTop w:val="0"/>
          <w:marBottom w:val="0"/>
          <w:divBdr>
            <w:top w:val="none" w:sz="0" w:space="0" w:color="auto"/>
            <w:left w:val="none" w:sz="0" w:space="0" w:color="auto"/>
            <w:bottom w:val="none" w:sz="0" w:space="0" w:color="auto"/>
            <w:right w:val="none" w:sz="0" w:space="0" w:color="auto"/>
          </w:divBdr>
        </w:div>
        <w:div w:id="1770079023">
          <w:marLeft w:val="640"/>
          <w:marRight w:val="0"/>
          <w:marTop w:val="0"/>
          <w:marBottom w:val="0"/>
          <w:divBdr>
            <w:top w:val="none" w:sz="0" w:space="0" w:color="auto"/>
            <w:left w:val="none" w:sz="0" w:space="0" w:color="auto"/>
            <w:bottom w:val="none" w:sz="0" w:space="0" w:color="auto"/>
            <w:right w:val="none" w:sz="0" w:space="0" w:color="auto"/>
          </w:divBdr>
        </w:div>
        <w:div w:id="490293602">
          <w:marLeft w:val="640"/>
          <w:marRight w:val="0"/>
          <w:marTop w:val="0"/>
          <w:marBottom w:val="0"/>
          <w:divBdr>
            <w:top w:val="none" w:sz="0" w:space="0" w:color="auto"/>
            <w:left w:val="none" w:sz="0" w:space="0" w:color="auto"/>
            <w:bottom w:val="none" w:sz="0" w:space="0" w:color="auto"/>
            <w:right w:val="none" w:sz="0" w:space="0" w:color="auto"/>
          </w:divBdr>
        </w:div>
        <w:div w:id="1273318631">
          <w:marLeft w:val="640"/>
          <w:marRight w:val="0"/>
          <w:marTop w:val="0"/>
          <w:marBottom w:val="0"/>
          <w:divBdr>
            <w:top w:val="none" w:sz="0" w:space="0" w:color="auto"/>
            <w:left w:val="none" w:sz="0" w:space="0" w:color="auto"/>
            <w:bottom w:val="none" w:sz="0" w:space="0" w:color="auto"/>
            <w:right w:val="none" w:sz="0" w:space="0" w:color="auto"/>
          </w:divBdr>
        </w:div>
        <w:div w:id="687416611">
          <w:marLeft w:val="640"/>
          <w:marRight w:val="0"/>
          <w:marTop w:val="0"/>
          <w:marBottom w:val="0"/>
          <w:divBdr>
            <w:top w:val="none" w:sz="0" w:space="0" w:color="auto"/>
            <w:left w:val="none" w:sz="0" w:space="0" w:color="auto"/>
            <w:bottom w:val="none" w:sz="0" w:space="0" w:color="auto"/>
            <w:right w:val="none" w:sz="0" w:space="0" w:color="auto"/>
          </w:divBdr>
        </w:div>
        <w:div w:id="1008992471">
          <w:marLeft w:val="640"/>
          <w:marRight w:val="0"/>
          <w:marTop w:val="0"/>
          <w:marBottom w:val="0"/>
          <w:divBdr>
            <w:top w:val="none" w:sz="0" w:space="0" w:color="auto"/>
            <w:left w:val="none" w:sz="0" w:space="0" w:color="auto"/>
            <w:bottom w:val="none" w:sz="0" w:space="0" w:color="auto"/>
            <w:right w:val="none" w:sz="0" w:space="0" w:color="auto"/>
          </w:divBdr>
        </w:div>
        <w:div w:id="350648807">
          <w:marLeft w:val="640"/>
          <w:marRight w:val="0"/>
          <w:marTop w:val="0"/>
          <w:marBottom w:val="0"/>
          <w:divBdr>
            <w:top w:val="none" w:sz="0" w:space="0" w:color="auto"/>
            <w:left w:val="none" w:sz="0" w:space="0" w:color="auto"/>
            <w:bottom w:val="none" w:sz="0" w:space="0" w:color="auto"/>
            <w:right w:val="none" w:sz="0" w:space="0" w:color="auto"/>
          </w:divBdr>
        </w:div>
        <w:div w:id="873078457">
          <w:marLeft w:val="640"/>
          <w:marRight w:val="0"/>
          <w:marTop w:val="0"/>
          <w:marBottom w:val="0"/>
          <w:divBdr>
            <w:top w:val="none" w:sz="0" w:space="0" w:color="auto"/>
            <w:left w:val="none" w:sz="0" w:space="0" w:color="auto"/>
            <w:bottom w:val="none" w:sz="0" w:space="0" w:color="auto"/>
            <w:right w:val="none" w:sz="0" w:space="0" w:color="auto"/>
          </w:divBdr>
        </w:div>
        <w:div w:id="675573222">
          <w:marLeft w:val="640"/>
          <w:marRight w:val="0"/>
          <w:marTop w:val="0"/>
          <w:marBottom w:val="0"/>
          <w:divBdr>
            <w:top w:val="none" w:sz="0" w:space="0" w:color="auto"/>
            <w:left w:val="none" w:sz="0" w:space="0" w:color="auto"/>
            <w:bottom w:val="none" w:sz="0" w:space="0" w:color="auto"/>
            <w:right w:val="none" w:sz="0" w:space="0" w:color="auto"/>
          </w:divBdr>
        </w:div>
        <w:div w:id="864516954">
          <w:marLeft w:val="640"/>
          <w:marRight w:val="0"/>
          <w:marTop w:val="0"/>
          <w:marBottom w:val="0"/>
          <w:divBdr>
            <w:top w:val="none" w:sz="0" w:space="0" w:color="auto"/>
            <w:left w:val="none" w:sz="0" w:space="0" w:color="auto"/>
            <w:bottom w:val="none" w:sz="0" w:space="0" w:color="auto"/>
            <w:right w:val="none" w:sz="0" w:space="0" w:color="auto"/>
          </w:divBdr>
        </w:div>
        <w:div w:id="343437694">
          <w:marLeft w:val="640"/>
          <w:marRight w:val="0"/>
          <w:marTop w:val="0"/>
          <w:marBottom w:val="0"/>
          <w:divBdr>
            <w:top w:val="none" w:sz="0" w:space="0" w:color="auto"/>
            <w:left w:val="none" w:sz="0" w:space="0" w:color="auto"/>
            <w:bottom w:val="none" w:sz="0" w:space="0" w:color="auto"/>
            <w:right w:val="none" w:sz="0" w:space="0" w:color="auto"/>
          </w:divBdr>
        </w:div>
        <w:div w:id="923759136">
          <w:marLeft w:val="640"/>
          <w:marRight w:val="0"/>
          <w:marTop w:val="0"/>
          <w:marBottom w:val="0"/>
          <w:divBdr>
            <w:top w:val="none" w:sz="0" w:space="0" w:color="auto"/>
            <w:left w:val="none" w:sz="0" w:space="0" w:color="auto"/>
            <w:bottom w:val="none" w:sz="0" w:space="0" w:color="auto"/>
            <w:right w:val="none" w:sz="0" w:space="0" w:color="auto"/>
          </w:divBdr>
        </w:div>
        <w:div w:id="1159736222">
          <w:marLeft w:val="640"/>
          <w:marRight w:val="0"/>
          <w:marTop w:val="0"/>
          <w:marBottom w:val="0"/>
          <w:divBdr>
            <w:top w:val="none" w:sz="0" w:space="0" w:color="auto"/>
            <w:left w:val="none" w:sz="0" w:space="0" w:color="auto"/>
            <w:bottom w:val="none" w:sz="0" w:space="0" w:color="auto"/>
            <w:right w:val="none" w:sz="0" w:space="0" w:color="auto"/>
          </w:divBdr>
        </w:div>
        <w:div w:id="1732385567">
          <w:marLeft w:val="640"/>
          <w:marRight w:val="0"/>
          <w:marTop w:val="0"/>
          <w:marBottom w:val="0"/>
          <w:divBdr>
            <w:top w:val="none" w:sz="0" w:space="0" w:color="auto"/>
            <w:left w:val="none" w:sz="0" w:space="0" w:color="auto"/>
            <w:bottom w:val="none" w:sz="0" w:space="0" w:color="auto"/>
            <w:right w:val="none" w:sz="0" w:space="0" w:color="auto"/>
          </w:divBdr>
        </w:div>
        <w:div w:id="1736389831">
          <w:marLeft w:val="640"/>
          <w:marRight w:val="0"/>
          <w:marTop w:val="0"/>
          <w:marBottom w:val="0"/>
          <w:divBdr>
            <w:top w:val="none" w:sz="0" w:space="0" w:color="auto"/>
            <w:left w:val="none" w:sz="0" w:space="0" w:color="auto"/>
            <w:bottom w:val="none" w:sz="0" w:space="0" w:color="auto"/>
            <w:right w:val="none" w:sz="0" w:space="0" w:color="auto"/>
          </w:divBdr>
        </w:div>
        <w:div w:id="963267702">
          <w:marLeft w:val="640"/>
          <w:marRight w:val="0"/>
          <w:marTop w:val="0"/>
          <w:marBottom w:val="0"/>
          <w:divBdr>
            <w:top w:val="none" w:sz="0" w:space="0" w:color="auto"/>
            <w:left w:val="none" w:sz="0" w:space="0" w:color="auto"/>
            <w:bottom w:val="none" w:sz="0" w:space="0" w:color="auto"/>
            <w:right w:val="none" w:sz="0" w:space="0" w:color="auto"/>
          </w:divBdr>
        </w:div>
        <w:div w:id="738551253">
          <w:marLeft w:val="640"/>
          <w:marRight w:val="0"/>
          <w:marTop w:val="0"/>
          <w:marBottom w:val="0"/>
          <w:divBdr>
            <w:top w:val="none" w:sz="0" w:space="0" w:color="auto"/>
            <w:left w:val="none" w:sz="0" w:space="0" w:color="auto"/>
            <w:bottom w:val="none" w:sz="0" w:space="0" w:color="auto"/>
            <w:right w:val="none" w:sz="0" w:space="0" w:color="auto"/>
          </w:divBdr>
        </w:div>
        <w:div w:id="1028947219">
          <w:marLeft w:val="640"/>
          <w:marRight w:val="0"/>
          <w:marTop w:val="0"/>
          <w:marBottom w:val="0"/>
          <w:divBdr>
            <w:top w:val="none" w:sz="0" w:space="0" w:color="auto"/>
            <w:left w:val="none" w:sz="0" w:space="0" w:color="auto"/>
            <w:bottom w:val="none" w:sz="0" w:space="0" w:color="auto"/>
            <w:right w:val="none" w:sz="0" w:space="0" w:color="auto"/>
          </w:divBdr>
        </w:div>
        <w:div w:id="837112755">
          <w:marLeft w:val="640"/>
          <w:marRight w:val="0"/>
          <w:marTop w:val="0"/>
          <w:marBottom w:val="0"/>
          <w:divBdr>
            <w:top w:val="none" w:sz="0" w:space="0" w:color="auto"/>
            <w:left w:val="none" w:sz="0" w:space="0" w:color="auto"/>
            <w:bottom w:val="none" w:sz="0" w:space="0" w:color="auto"/>
            <w:right w:val="none" w:sz="0" w:space="0" w:color="auto"/>
          </w:divBdr>
        </w:div>
        <w:div w:id="1895071324">
          <w:marLeft w:val="640"/>
          <w:marRight w:val="0"/>
          <w:marTop w:val="0"/>
          <w:marBottom w:val="0"/>
          <w:divBdr>
            <w:top w:val="none" w:sz="0" w:space="0" w:color="auto"/>
            <w:left w:val="none" w:sz="0" w:space="0" w:color="auto"/>
            <w:bottom w:val="none" w:sz="0" w:space="0" w:color="auto"/>
            <w:right w:val="none" w:sz="0" w:space="0" w:color="auto"/>
          </w:divBdr>
        </w:div>
        <w:div w:id="1580485942">
          <w:marLeft w:val="640"/>
          <w:marRight w:val="0"/>
          <w:marTop w:val="0"/>
          <w:marBottom w:val="0"/>
          <w:divBdr>
            <w:top w:val="none" w:sz="0" w:space="0" w:color="auto"/>
            <w:left w:val="none" w:sz="0" w:space="0" w:color="auto"/>
            <w:bottom w:val="none" w:sz="0" w:space="0" w:color="auto"/>
            <w:right w:val="none" w:sz="0" w:space="0" w:color="auto"/>
          </w:divBdr>
        </w:div>
        <w:div w:id="286592189">
          <w:marLeft w:val="640"/>
          <w:marRight w:val="0"/>
          <w:marTop w:val="0"/>
          <w:marBottom w:val="0"/>
          <w:divBdr>
            <w:top w:val="none" w:sz="0" w:space="0" w:color="auto"/>
            <w:left w:val="none" w:sz="0" w:space="0" w:color="auto"/>
            <w:bottom w:val="none" w:sz="0" w:space="0" w:color="auto"/>
            <w:right w:val="none" w:sz="0" w:space="0" w:color="auto"/>
          </w:divBdr>
        </w:div>
        <w:div w:id="1934507881">
          <w:marLeft w:val="640"/>
          <w:marRight w:val="0"/>
          <w:marTop w:val="0"/>
          <w:marBottom w:val="0"/>
          <w:divBdr>
            <w:top w:val="none" w:sz="0" w:space="0" w:color="auto"/>
            <w:left w:val="none" w:sz="0" w:space="0" w:color="auto"/>
            <w:bottom w:val="none" w:sz="0" w:space="0" w:color="auto"/>
            <w:right w:val="none" w:sz="0" w:space="0" w:color="auto"/>
          </w:divBdr>
        </w:div>
        <w:div w:id="196281825">
          <w:marLeft w:val="640"/>
          <w:marRight w:val="0"/>
          <w:marTop w:val="0"/>
          <w:marBottom w:val="0"/>
          <w:divBdr>
            <w:top w:val="none" w:sz="0" w:space="0" w:color="auto"/>
            <w:left w:val="none" w:sz="0" w:space="0" w:color="auto"/>
            <w:bottom w:val="none" w:sz="0" w:space="0" w:color="auto"/>
            <w:right w:val="none" w:sz="0" w:space="0" w:color="auto"/>
          </w:divBdr>
        </w:div>
        <w:div w:id="1732923794">
          <w:marLeft w:val="640"/>
          <w:marRight w:val="0"/>
          <w:marTop w:val="0"/>
          <w:marBottom w:val="0"/>
          <w:divBdr>
            <w:top w:val="none" w:sz="0" w:space="0" w:color="auto"/>
            <w:left w:val="none" w:sz="0" w:space="0" w:color="auto"/>
            <w:bottom w:val="none" w:sz="0" w:space="0" w:color="auto"/>
            <w:right w:val="none" w:sz="0" w:space="0" w:color="auto"/>
          </w:divBdr>
        </w:div>
        <w:div w:id="1105930240">
          <w:marLeft w:val="640"/>
          <w:marRight w:val="0"/>
          <w:marTop w:val="0"/>
          <w:marBottom w:val="0"/>
          <w:divBdr>
            <w:top w:val="none" w:sz="0" w:space="0" w:color="auto"/>
            <w:left w:val="none" w:sz="0" w:space="0" w:color="auto"/>
            <w:bottom w:val="none" w:sz="0" w:space="0" w:color="auto"/>
            <w:right w:val="none" w:sz="0" w:space="0" w:color="auto"/>
          </w:divBdr>
        </w:div>
        <w:div w:id="7410846">
          <w:marLeft w:val="640"/>
          <w:marRight w:val="0"/>
          <w:marTop w:val="0"/>
          <w:marBottom w:val="0"/>
          <w:divBdr>
            <w:top w:val="none" w:sz="0" w:space="0" w:color="auto"/>
            <w:left w:val="none" w:sz="0" w:space="0" w:color="auto"/>
            <w:bottom w:val="none" w:sz="0" w:space="0" w:color="auto"/>
            <w:right w:val="none" w:sz="0" w:space="0" w:color="auto"/>
          </w:divBdr>
        </w:div>
        <w:div w:id="488834777">
          <w:marLeft w:val="640"/>
          <w:marRight w:val="0"/>
          <w:marTop w:val="0"/>
          <w:marBottom w:val="0"/>
          <w:divBdr>
            <w:top w:val="none" w:sz="0" w:space="0" w:color="auto"/>
            <w:left w:val="none" w:sz="0" w:space="0" w:color="auto"/>
            <w:bottom w:val="none" w:sz="0" w:space="0" w:color="auto"/>
            <w:right w:val="none" w:sz="0" w:space="0" w:color="auto"/>
          </w:divBdr>
        </w:div>
        <w:div w:id="628778429">
          <w:marLeft w:val="640"/>
          <w:marRight w:val="0"/>
          <w:marTop w:val="0"/>
          <w:marBottom w:val="0"/>
          <w:divBdr>
            <w:top w:val="none" w:sz="0" w:space="0" w:color="auto"/>
            <w:left w:val="none" w:sz="0" w:space="0" w:color="auto"/>
            <w:bottom w:val="none" w:sz="0" w:space="0" w:color="auto"/>
            <w:right w:val="none" w:sz="0" w:space="0" w:color="auto"/>
          </w:divBdr>
        </w:div>
        <w:div w:id="804128065">
          <w:marLeft w:val="640"/>
          <w:marRight w:val="0"/>
          <w:marTop w:val="0"/>
          <w:marBottom w:val="0"/>
          <w:divBdr>
            <w:top w:val="none" w:sz="0" w:space="0" w:color="auto"/>
            <w:left w:val="none" w:sz="0" w:space="0" w:color="auto"/>
            <w:bottom w:val="none" w:sz="0" w:space="0" w:color="auto"/>
            <w:right w:val="none" w:sz="0" w:space="0" w:color="auto"/>
          </w:divBdr>
        </w:div>
        <w:div w:id="2140686193">
          <w:marLeft w:val="640"/>
          <w:marRight w:val="0"/>
          <w:marTop w:val="0"/>
          <w:marBottom w:val="0"/>
          <w:divBdr>
            <w:top w:val="none" w:sz="0" w:space="0" w:color="auto"/>
            <w:left w:val="none" w:sz="0" w:space="0" w:color="auto"/>
            <w:bottom w:val="none" w:sz="0" w:space="0" w:color="auto"/>
            <w:right w:val="none" w:sz="0" w:space="0" w:color="auto"/>
          </w:divBdr>
        </w:div>
        <w:div w:id="1899590569">
          <w:marLeft w:val="640"/>
          <w:marRight w:val="0"/>
          <w:marTop w:val="0"/>
          <w:marBottom w:val="0"/>
          <w:divBdr>
            <w:top w:val="none" w:sz="0" w:space="0" w:color="auto"/>
            <w:left w:val="none" w:sz="0" w:space="0" w:color="auto"/>
            <w:bottom w:val="none" w:sz="0" w:space="0" w:color="auto"/>
            <w:right w:val="none" w:sz="0" w:space="0" w:color="auto"/>
          </w:divBdr>
        </w:div>
        <w:div w:id="1155606471">
          <w:marLeft w:val="640"/>
          <w:marRight w:val="0"/>
          <w:marTop w:val="0"/>
          <w:marBottom w:val="0"/>
          <w:divBdr>
            <w:top w:val="none" w:sz="0" w:space="0" w:color="auto"/>
            <w:left w:val="none" w:sz="0" w:space="0" w:color="auto"/>
            <w:bottom w:val="none" w:sz="0" w:space="0" w:color="auto"/>
            <w:right w:val="none" w:sz="0" w:space="0" w:color="auto"/>
          </w:divBdr>
        </w:div>
        <w:div w:id="2107531592">
          <w:marLeft w:val="640"/>
          <w:marRight w:val="0"/>
          <w:marTop w:val="0"/>
          <w:marBottom w:val="0"/>
          <w:divBdr>
            <w:top w:val="none" w:sz="0" w:space="0" w:color="auto"/>
            <w:left w:val="none" w:sz="0" w:space="0" w:color="auto"/>
            <w:bottom w:val="none" w:sz="0" w:space="0" w:color="auto"/>
            <w:right w:val="none" w:sz="0" w:space="0" w:color="auto"/>
          </w:divBdr>
        </w:div>
        <w:div w:id="2040083596">
          <w:marLeft w:val="640"/>
          <w:marRight w:val="0"/>
          <w:marTop w:val="0"/>
          <w:marBottom w:val="0"/>
          <w:divBdr>
            <w:top w:val="none" w:sz="0" w:space="0" w:color="auto"/>
            <w:left w:val="none" w:sz="0" w:space="0" w:color="auto"/>
            <w:bottom w:val="none" w:sz="0" w:space="0" w:color="auto"/>
            <w:right w:val="none" w:sz="0" w:space="0" w:color="auto"/>
          </w:divBdr>
        </w:div>
        <w:div w:id="165943488">
          <w:marLeft w:val="640"/>
          <w:marRight w:val="0"/>
          <w:marTop w:val="0"/>
          <w:marBottom w:val="0"/>
          <w:divBdr>
            <w:top w:val="none" w:sz="0" w:space="0" w:color="auto"/>
            <w:left w:val="none" w:sz="0" w:space="0" w:color="auto"/>
            <w:bottom w:val="none" w:sz="0" w:space="0" w:color="auto"/>
            <w:right w:val="none" w:sz="0" w:space="0" w:color="auto"/>
          </w:divBdr>
        </w:div>
        <w:div w:id="1887177285">
          <w:marLeft w:val="640"/>
          <w:marRight w:val="0"/>
          <w:marTop w:val="0"/>
          <w:marBottom w:val="0"/>
          <w:divBdr>
            <w:top w:val="none" w:sz="0" w:space="0" w:color="auto"/>
            <w:left w:val="none" w:sz="0" w:space="0" w:color="auto"/>
            <w:bottom w:val="none" w:sz="0" w:space="0" w:color="auto"/>
            <w:right w:val="none" w:sz="0" w:space="0" w:color="auto"/>
          </w:divBdr>
        </w:div>
      </w:divsChild>
    </w:div>
    <w:div w:id="1592468036">
      <w:bodyDiv w:val="1"/>
      <w:marLeft w:val="0"/>
      <w:marRight w:val="0"/>
      <w:marTop w:val="0"/>
      <w:marBottom w:val="0"/>
      <w:divBdr>
        <w:top w:val="none" w:sz="0" w:space="0" w:color="auto"/>
        <w:left w:val="none" w:sz="0" w:space="0" w:color="auto"/>
        <w:bottom w:val="none" w:sz="0" w:space="0" w:color="auto"/>
        <w:right w:val="none" w:sz="0" w:space="0" w:color="auto"/>
      </w:divBdr>
      <w:divsChild>
        <w:div w:id="27684739">
          <w:marLeft w:val="640"/>
          <w:marRight w:val="0"/>
          <w:marTop w:val="0"/>
          <w:marBottom w:val="0"/>
          <w:divBdr>
            <w:top w:val="none" w:sz="0" w:space="0" w:color="auto"/>
            <w:left w:val="none" w:sz="0" w:space="0" w:color="auto"/>
            <w:bottom w:val="none" w:sz="0" w:space="0" w:color="auto"/>
            <w:right w:val="none" w:sz="0" w:space="0" w:color="auto"/>
          </w:divBdr>
        </w:div>
        <w:div w:id="29766531">
          <w:marLeft w:val="640"/>
          <w:marRight w:val="0"/>
          <w:marTop w:val="0"/>
          <w:marBottom w:val="0"/>
          <w:divBdr>
            <w:top w:val="none" w:sz="0" w:space="0" w:color="auto"/>
            <w:left w:val="none" w:sz="0" w:space="0" w:color="auto"/>
            <w:bottom w:val="none" w:sz="0" w:space="0" w:color="auto"/>
            <w:right w:val="none" w:sz="0" w:space="0" w:color="auto"/>
          </w:divBdr>
        </w:div>
        <w:div w:id="68774713">
          <w:marLeft w:val="640"/>
          <w:marRight w:val="0"/>
          <w:marTop w:val="0"/>
          <w:marBottom w:val="0"/>
          <w:divBdr>
            <w:top w:val="none" w:sz="0" w:space="0" w:color="auto"/>
            <w:left w:val="none" w:sz="0" w:space="0" w:color="auto"/>
            <w:bottom w:val="none" w:sz="0" w:space="0" w:color="auto"/>
            <w:right w:val="none" w:sz="0" w:space="0" w:color="auto"/>
          </w:divBdr>
        </w:div>
        <w:div w:id="84881887">
          <w:marLeft w:val="640"/>
          <w:marRight w:val="0"/>
          <w:marTop w:val="0"/>
          <w:marBottom w:val="0"/>
          <w:divBdr>
            <w:top w:val="none" w:sz="0" w:space="0" w:color="auto"/>
            <w:left w:val="none" w:sz="0" w:space="0" w:color="auto"/>
            <w:bottom w:val="none" w:sz="0" w:space="0" w:color="auto"/>
            <w:right w:val="none" w:sz="0" w:space="0" w:color="auto"/>
          </w:divBdr>
        </w:div>
        <w:div w:id="100033322">
          <w:marLeft w:val="640"/>
          <w:marRight w:val="0"/>
          <w:marTop w:val="0"/>
          <w:marBottom w:val="0"/>
          <w:divBdr>
            <w:top w:val="none" w:sz="0" w:space="0" w:color="auto"/>
            <w:left w:val="none" w:sz="0" w:space="0" w:color="auto"/>
            <w:bottom w:val="none" w:sz="0" w:space="0" w:color="auto"/>
            <w:right w:val="none" w:sz="0" w:space="0" w:color="auto"/>
          </w:divBdr>
        </w:div>
        <w:div w:id="184295849">
          <w:marLeft w:val="640"/>
          <w:marRight w:val="0"/>
          <w:marTop w:val="0"/>
          <w:marBottom w:val="0"/>
          <w:divBdr>
            <w:top w:val="none" w:sz="0" w:space="0" w:color="auto"/>
            <w:left w:val="none" w:sz="0" w:space="0" w:color="auto"/>
            <w:bottom w:val="none" w:sz="0" w:space="0" w:color="auto"/>
            <w:right w:val="none" w:sz="0" w:space="0" w:color="auto"/>
          </w:divBdr>
        </w:div>
        <w:div w:id="206991017">
          <w:marLeft w:val="640"/>
          <w:marRight w:val="0"/>
          <w:marTop w:val="0"/>
          <w:marBottom w:val="0"/>
          <w:divBdr>
            <w:top w:val="none" w:sz="0" w:space="0" w:color="auto"/>
            <w:left w:val="none" w:sz="0" w:space="0" w:color="auto"/>
            <w:bottom w:val="none" w:sz="0" w:space="0" w:color="auto"/>
            <w:right w:val="none" w:sz="0" w:space="0" w:color="auto"/>
          </w:divBdr>
        </w:div>
        <w:div w:id="214709060">
          <w:marLeft w:val="640"/>
          <w:marRight w:val="0"/>
          <w:marTop w:val="0"/>
          <w:marBottom w:val="0"/>
          <w:divBdr>
            <w:top w:val="none" w:sz="0" w:space="0" w:color="auto"/>
            <w:left w:val="none" w:sz="0" w:space="0" w:color="auto"/>
            <w:bottom w:val="none" w:sz="0" w:space="0" w:color="auto"/>
            <w:right w:val="none" w:sz="0" w:space="0" w:color="auto"/>
          </w:divBdr>
        </w:div>
        <w:div w:id="242568361">
          <w:marLeft w:val="640"/>
          <w:marRight w:val="0"/>
          <w:marTop w:val="0"/>
          <w:marBottom w:val="0"/>
          <w:divBdr>
            <w:top w:val="none" w:sz="0" w:space="0" w:color="auto"/>
            <w:left w:val="none" w:sz="0" w:space="0" w:color="auto"/>
            <w:bottom w:val="none" w:sz="0" w:space="0" w:color="auto"/>
            <w:right w:val="none" w:sz="0" w:space="0" w:color="auto"/>
          </w:divBdr>
        </w:div>
        <w:div w:id="397024339">
          <w:marLeft w:val="640"/>
          <w:marRight w:val="0"/>
          <w:marTop w:val="0"/>
          <w:marBottom w:val="0"/>
          <w:divBdr>
            <w:top w:val="none" w:sz="0" w:space="0" w:color="auto"/>
            <w:left w:val="none" w:sz="0" w:space="0" w:color="auto"/>
            <w:bottom w:val="none" w:sz="0" w:space="0" w:color="auto"/>
            <w:right w:val="none" w:sz="0" w:space="0" w:color="auto"/>
          </w:divBdr>
        </w:div>
        <w:div w:id="408115018">
          <w:marLeft w:val="640"/>
          <w:marRight w:val="0"/>
          <w:marTop w:val="0"/>
          <w:marBottom w:val="0"/>
          <w:divBdr>
            <w:top w:val="none" w:sz="0" w:space="0" w:color="auto"/>
            <w:left w:val="none" w:sz="0" w:space="0" w:color="auto"/>
            <w:bottom w:val="none" w:sz="0" w:space="0" w:color="auto"/>
            <w:right w:val="none" w:sz="0" w:space="0" w:color="auto"/>
          </w:divBdr>
        </w:div>
        <w:div w:id="419914166">
          <w:marLeft w:val="640"/>
          <w:marRight w:val="0"/>
          <w:marTop w:val="0"/>
          <w:marBottom w:val="0"/>
          <w:divBdr>
            <w:top w:val="none" w:sz="0" w:space="0" w:color="auto"/>
            <w:left w:val="none" w:sz="0" w:space="0" w:color="auto"/>
            <w:bottom w:val="none" w:sz="0" w:space="0" w:color="auto"/>
            <w:right w:val="none" w:sz="0" w:space="0" w:color="auto"/>
          </w:divBdr>
        </w:div>
        <w:div w:id="423116443">
          <w:marLeft w:val="640"/>
          <w:marRight w:val="0"/>
          <w:marTop w:val="0"/>
          <w:marBottom w:val="0"/>
          <w:divBdr>
            <w:top w:val="none" w:sz="0" w:space="0" w:color="auto"/>
            <w:left w:val="none" w:sz="0" w:space="0" w:color="auto"/>
            <w:bottom w:val="none" w:sz="0" w:space="0" w:color="auto"/>
            <w:right w:val="none" w:sz="0" w:space="0" w:color="auto"/>
          </w:divBdr>
        </w:div>
        <w:div w:id="531498486">
          <w:marLeft w:val="640"/>
          <w:marRight w:val="0"/>
          <w:marTop w:val="0"/>
          <w:marBottom w:val="0"/>
          <w:divBdr>
            <w:top w:val="none" w:sz="0" w:space="0" w:color="auto"/>
            <w:left w:val="none" w:sz="0" w:space="0" w:color="auto"/>
            <w:bottom w:val="none" w:sz="0" w:space="0" w:color="auto"/>
            <w:right w:val="none" w:sz="0" w:space="0" w:color="auto"/>
          </w:divBdr>
        </w:div>
        <w:div w:id="628315157">
          <w:marLeft w:val="640"/>
          <w:marRight w:val="0"/>
          <w:marTop w:val="0"/>
          <w:marBottom w:val="0"/>
          <w:divBdr>
            <w:top w:val="none" w:sz="0" w:space="0" w:color="auto"/>
            <w:left w:val="none" w:sz="0" w:space="0" w:color="auto"/>
            <w:bottom w:val="none" w:sz="0" w:space="0" w:color="auto"/>
            <w:right w:val="none" w:sz="0" w:space="0" w:color="auto"/>
          </w:divBdr>
        </w:div>
        <w:div w:id="707146763">
          <w:marLeft w:val="640"/>
          <w:marRight w:val="0"/>
          <w:marTop w:val="0"/>
          <w:marBottom w:val="0"/>
          <w:divBdr>
            <w:top w:val="none" w:sz="0" w:space="0" w:color="auto"/>
            <w:left w:val="none" w:sz="0" w:space="0" w:color="auto"/>
            <w:bottom w:val="none" w:sz="0" w:space="0" w:color="auto"/>
            <w:right w:val="none" w:sz="0" w:space="0" w:color="auto"/>
          </w:divBdr>
        </w:div>
        <w:div w:id="827093250">
          <w:marLeft w:val="640"/>
          <w:marRight w:val="0"/>
          <w:marTop w:val="0"/>
          <w:marBottom w:val="0"/>
          <w:divBdr>
            <w:top w:val="none" w:sz="0" w:space="0" w:color="auto"/>
            <w:left w:val="none" w:sz="0" w:space="0" w:color="auto"/>
            <w:bottom w:val="none" w:sz="0" w:space="0" w:color="auto"/>
            <w:right w:val="none" w:sz="0" w:space="0" w:color="auto"/>
          </w:divBdr>
        </w:div>
        <w:div w:id="841892611">
          <w:marLeft w:val="640"/>
          <w:marRight w:val="0"/>
          <w:marTop w:val="0"/>
          <w:marBottom w:val="0"/>
          <w:divBdr>
            <w:top w:val="none" w:sz="0" w:space="0" w:color="auto"/>
            <w:left w:val="none" w:sz="0" w:space="0" w:color="auto"/>
            <w:bottom w:val="none" w:sz="0" w:space="0" w:color="auto"/>
            <w:right w:val="none" w:sz="0" w:space="0" w:color="auto"/>
          </w:divBdr>
        </w:div>
        <w:div w:id="875317625">
          <w:marLeft w:val="640"/>
          <w:marRight w:val="0"/>
          <w:marTop w:val="0"/>
          <w:marBottom w:val="0"/>
          <w:divBdr>
            <w:top w:val="none" w:sz="0" w:space="0" w:color="auto"/>
            <w:left w:val="none" w:sz="0" w:space="0" w:color="auto"/>
            <w:bottom w:val="none" w:sz="0" w:space="0" w:color="auto"/>
            <w:right w:val="none" w:sz="0" w:space="0" w:color="auto"/>
          </w:divBdr>
        </w:div>
        <w:div w:id="1000698638">
          <w:marLeft w:val="640"/>
          <w:marRight w:val="0"/>
          <w:marTop w:val="0"/>
          <w:marBottom w:val="0"/>
          <w:divBdr>
            <w:top w:val="none" w:sz="0" w:space="0" w:color="auto"/>
            <w:left w:val="none" w:sz="0" w:space="0" w:color="auto"/>
            <w:bottom w:val="none" w:sz="0" w:space="0" w:color="auto"/>
            <w:right w:val="none" w:sz="0" w:space="0" w:color="auto"/>
          </w:divBdr>
        </w:div>
        <w:div w:id="1030835552">
          <w:marLeft w:val="640"/>
          <w:marRight w:val="0"/>
          <w:marTop w:val="0"/>
          <w:marBottom w:val="0"/>
          <w:divBdr>
            <w:top w:val="none" w:sz="0" w:space="0" w:color="auto"/>
            <w:left w:val="none" w:sz="0" w:space="0" w:color="auto"/>
            <w:bottom w:val="none" w:sz="0" w:space="0" w:color="auto"/>
            <w:right w:val="none" w:sz="0" w:space="0" w:color="auto"/>
          </w:divBdr>
        </w:div>
        <w:div w:id="1084299964">
          <w:marLeft w:val="640"/>
          <w:marRight w:val="0"/>
          <w:marTop w:val="0"/>
          <w:marBottom w:val="0"/>
          <w:divBdr>
            <w:top w:val="none" w:sz="0" w:space="0" w:color="auto"/>
            <w:left w:val="none" w:sz="0" w:space="0" w:color="auto"/>
            <w:bottom w:val="none" w:sz="0" w:space="0" w:color="auto"/>
            <w:right w:val="none" w:sz="0" w:space="0" w:color="auto"/>
          </w:divBdr>
        </w:div>
        <w:div w:id="1100955264">
          <w:marLeft w:val="640"/>
          <w:marRight w:val="0"/>
          <w:marTop w:val="0"/>
          <w:marBottom w:val="0"/>
          <w:divBdr>
            <w:top w:val="none" w:sz="0" w:space="0" w:color="auto"/>
            <w:left w:val="none" w:sz="0" w:space="0" w:color="auto"/>
            <w:bottom w:val="none" w:sz="0" w:space="0" w:color="auto"/>
            <w:right w:val="none" w:sz="0" w:space="0" w:color="auto"/>
          </w:divBdr>
        </w:div>
        <w:div w:id="1104618950">
          <w:marLeft w:val="640"/>
          <w:marRight w:val="0"/>
          <w:marTop w:val="0"/>
          <w:marBottom w:val="0"/>
          <w:divBdr>
            <w:top w:val="none" w:sz="0" w:space="0" w:color="auto"/>
            <w:left w:val="none" w:sz="0" w:space="0" w:color="auto"/>
            <w:bottom w:val="none" w:sz="0" w:space="0" w:color="auto"/>
            <w:right w:val="none" w:sz="0" w:space="0" w:color="auto"/>
          </w:divBdr>
        </w:div>
        <w:div w:id="1146507780">
          <w:marLeft w:val="640"/>
          <w:marRight w:val="0"/>
          <w:marTop w:val="0"/>
          <w:marBottom w:val="0"/>
          <w:divBdr>
            <w:top w:val="none" w:sz="0" w:space="0" w:color="auto"/>
            <w:left w:val="none" w:sz="0" w:space="0" w:color="auto"/>
            <w:bottom w:val="none" w:sz="0" w:space="0" w:color="auto"/>
            <w:right w:val="none" w:sz="0" w:space="0" w:color="auto"/>
          </w:divBdr>
        </w:div>
        <w:div w:id="1176462716">
          <w:marLeft w:val="640"/>
          <w:marRight w:val="0"/>
          <w:marTop w:val="0"/>
          <w:marBottom w:val="0"/>
          <w:divBdr>
            <w:top w:val="none" w:sz="0" w:space="0" w:color="auto"/>
            <w:left w:val="none" w:sz="0" w:space="0" w:color="auto"/>
            <w:bottom w:val="none" w:sz="0" w:space="0" w:color="auto"/>
            <w:right w:val="none" w:sz="0" w:space="0" w:color="auto"/>
          </w:divBdr>
        </w:div>
        <w:div w:id="1188060752">
          <w:marLeft w:val="640"/>
          <w:marRight w:val="0"/>
          <w:marTop w:val="0"/>
          <w:marBottom w:val="0"/>
          <w:divBdr>
            <w:top w:val="none" w:sz="0" w:space="0" w:color="auto"/>
            <w:left w:val="none" w:sz="0" w:space="0" w:color="auto"/>
            <w:bottom w:val="none" w:sz="0" w:space="0" w:color="auto"/>
            <w:right w:val="none" w:sz="0" w:space="0" w:color="auto"/>
          </w:divBdr>
        </w:div>
        <w:div w:id="1214345289">
          <w:marLeft w:val="640"/>
          <w:marRight w:val="0"/>
          <w:marTop w:val="0"/>
          <w:marBottom w:val="0"/>
          <w:divBdr>
            <w:top w:val="none" w:sz="0" w:space="0" w:color="auto"/>
            <w:left w:val="none" w:sz="0" w:space="0" w:color="auto"/>
            <w:bottom w:val="none" w:sz="0" w:space="0" w:color="auto"/>
            <w:right w:val="none" w:sz="0" w:space="0" w:color="auto"/>
          </w:divBdr>
        </w:div>
        <w:div w:id="1226532569">
          <w:marLeft w:val="640"/>
          <w:marRight w:val="0"/>
          <w:marTop w:val="0"/>
          <w:marBottom w:val="0"/>
          <w:divBdr>
            <w:top w:val="none" w:sz="0" w:space="0" w:color="auto"/>
            <w:left w:val="none" w:sz="0" w:space="0" w:color="auto"/>
            <w:bottom w:val="none" w:sz="0" w:space="0" w:color="auto"/>
            <w:right w:val="none" w:sz="0" w:space="0" w:color="auto"/>
          </w:divBdr>
        </w:div>
        <w:div w:id="1312103333">
          <w:marLeft w:val="640"/>
          <w:marRight w:val="0"/>
          <w:marTop w:val="0"/>
          <w:marBottom w:val="0"/>
          <w:divBdr>
            <w:top w:val="none" w:sz="0" w:space="0" w:color="auto"/>
            <w:left w:val="none" w:sz="0" w:space="0" w:color="auto"/>
            <w:bottom w:val="none" w:sz="0" w:space="0" w:color="auto"/>
            <w:right w:val="none" w:sz="0" w:space="0" w:color="auto"/>
          </w:divBdr>
        </w:div>
        <w:div w:id="1354452420">
          <w:marLeft w:val="640"/>
          <w:marRight w:val="0"/>
          <w:marTop w:val="0"/>
          <w:marBottom w:val="0"/>
          <w:divBdr>
            <w:top w:val="none" w:sz="0" w:space="0" w:color="auto"/>
            <w:left w:val="none" w:sz="0" w:space="0" w:color="auto"/>
            <w:bottom w:val="none" w:sz="0" w:space="0" w:color="auto"/>
            <w:right w:val="none" w:sz="0" w:space="0" w:color="auto"/>
          </w:divBdr>
        </w:div>
        <w:div w:id="1381246430">
          <w:marLeft w:val="640"/>
          <w:marRight w:val="0"/>
          <w:marTop w:val="0"/>
          <w:marBottom w:val="0"/>
          <w:divBdr>
            <w:top w:val="none" w:sz="0" w:space="0" w:color="auto"/>
            <w:left w:val="none" w:sz="0" w:space="0" w:color="auto"/>
            <w:bottom w:val="none" w:sz="0" w:space="0" w:color="auto"/>
            <w:right w:val="none" w:sz="0" w:space="0" w:color="auto"/>
          </w:divBdr>
        </w:div>
        <w:div w:id="1385565464">
          <w:marLeft w:val="640"/>
          <w:marRight w:val="0"/>
          <w:marTop w:val="0"/>
          <w:marBottom w:val="0"/>
          <w:divBdr>
            <w:top w:val="none" w:sz="0" w:space="0" w:color="auto"/>
            <w:left w:val="none" w:sz="0" w:space="0" w:color="auto"/>
            <w:bottom w:val="none" w:sz="0" w:space="0" w:color="auto"/>
            <w:right w:val="none" w:sz="0" w:space="0" w:color="auto"/>
          </w:divBdr>
        </w:div>
        <w:div w:id="1441293085">
          <w:marLeft w:val="640"/>
          <w:marRight w:val="0"/>
          <w:marTop w:val="0"/>
          <w:marBottom w:val="0"/>
          <w:divBdr>
            <w:top w:val="none" w:sz="0" w:space="0" w:color="auto"/>
            <w:left w:val="none" w:sz="0" w:space="0" w:color="auto"/>
            <w:bottom w:val="none" w:sz="0" w:space="0" w:color="auto"/>
            <w:right w:val="none" w:sz="0" w:space="0" w:color="auto"/>
          </w:divBdr>
        </w:div>
        <w:div w:id="1533181453">
          <w:marLeft w:val="640"/>
          <w:marRight w:val="0"/>
          <w:marTop w:val="0"/>
          <w:marBottom w:val="0"/>
          <w:divBdr>
            <w:top w:val="none" w:sz="0" w:space="0" w:color="auto"/>
            <w:left w:val="none" w:sz="0" w:space="0" w:color="auto"/>
            <w:bottom w:val="none" w:sz="0" w:space="0" w:color="auto"/>
            <w:right w:val="none" w:sz="0" w:space="0" w:color="auto"/>
          </w:divBdr>
        </w:div>
        <w:div w:id="1535313736">
          <w:marLeft w:val="640"/>
          <w:marRight w:val="0"/>
          <w:marTop w:val="0"/>
          <w:marBottom w:val="0"/>
          <w:divBdr>
            <w:top w:val="none" w:sz="0" w:space="0" w:color="auto"/>
            <w:left w:val="none" w:sz="0" w:space="0" w:color="auto"/>
            <w:bottom w:val="none" w:sz="0" w:space="0" w:color="auto"/>
            <w:right w:val="none" w:sz="0" w:space="0" w:color="auto"/>
          </w:divBdr>
        </w:div>
        <w:div w:id="1565986020">
          <w:marLeft w:val="640"/>
          <w:marRight w:val="0"/>
          <w:marTop w:val="0"/>
          <w:marBottom w:val="0"/>
          <w:divBdr>
            <w:top w:val="none" w:sz="0" w:space="0" w:color="auto"/>
            <w:left w:val="none" w:sz="0" w:space="0" w:color="auto"/>
            <w:bottom w:val="none" w:sz="0" w:space="0" w:color="auto"/>
            <w:right w:val="none" w:sz="0" w:space="0" w:color="auto"/>
          </w:divBdr>
        </w:div>
        <w:div w:id="1715155529">
          <w:marLeft w:val="640"/>
          <w:marRight w:val="0"/>
          <w:marTop w:val="0"/>
          <w:marBottom w:val="0"/>
          <w:divBdr>
            <w:top w:val="none" w:sz="0" w:space="0" w:color="auto"/>
            <w:left w:val="none" w:sz="0" w:space="0" w:color="auto"/>
            <w:bottom w:val="none" w:sz="0" w:space="0" w:color="auto"/>
            <w:right w:val="none" w:sz="0" w:space="0" w:color="auto"/>
          </w:divBdr>
        </w:div>
        <w:div w:id="1898859823">
          <w:marLeft w:val="640"/>
          <w:marRight w:val="0"/>
          <w:marTop w:val="0"/>
          <w:marBottom w:val="0"/>
          <w:divBdr>
            <w:top w:val="none" w:sz="0" w:space="0" w:color="auto"/>
            <w:left w:val="none" w:sz="0" w:space="0" w:color="auto"/>
            <w:bottom w:val="none" w:sz="0" w:space="0" w:color="auto"/>
            <w:right w:val="none" w:sz="0" w:space="0" w:color="auto"/>
          </w:divBdr>
        </w:div>
        <w:div w:id="1908880117">
          <w:marLeft w:val="640"/>
          <w:marRight w:val="0"/>
          <w:marTop w:val="0"/>
          <w:marBottom w:val="0"/>
          <w:divBdr>
            <w:top w:val="none" w:sz="0" w:space="0" w:color="auto"/>
            <w:left w:val="none" w:sz="0" w:space="0" w:color="auto"/>
            <w:bottom w:val="none" w:sz="0" w:space="0" w:color="auto"/>
            <w:right w:val="none" w:sz="0" w:space="0" w:color="auto"/>
          </w:divBdr>
        </w:div>
        <w:div w:id="1934124862">
          <w:marLeft w:val="640"/>
          <w:marRight w:val="0"/>
          <w:marTop w:val="0"/>
          <w:marBottom w:val="0"/>
          <w:divBdr>
            <w:top w:val="none" w:sz="0" w:space="0" w:color="auto"/>
            <w:left w:val="none" w:sz="0" w:space="0" w:color="auto"/>
            <w:bottom w:val="none" w:sz="0" w:space="0" w:color="auto"/>
            <w:right w:val="none" w:sz="0" w:space="0" w:color="auto"/>
          </w:divBdr>
        </w:div>
        <w:div w:id="2015062088">
          <w:marLeft w:val="640"/>
          <w:marRight w:val="0"/>
          <w:marTop w:val="0"/>
          <w:marBottom w:val="0"/>
          <w:divBdr>
            <w:top w:val="none" w:sz="0" w:space="0" w:color="auto"/>
            <w:left w:val="none" w:sz="0" w:space="0" w:color="auto"/>
            <w:bottom w:val="none" w:sz="0" w:space="0" w:color="auto"/>
            <w:right w:val="none" w:sz="0" w:space="0" w:color="auto"/>
          </w:divBdr>
        </w:div>
        <w:div w:id="2044203792">
          <w:marLeft w:val="640"/>
          <w:marRight w:val="0"/>
          <w:marTop w:val="0"/>
          <w:marBottom w:val="0"/>
          <w:divBdr>
            <w:top w:val="none" w:sz="0" w:space="0" w:color="auto"/>
            <w:left w:val="none" w:sz="0" w:space="0" w:color="auto"/>
            <w:bottom w:val="none" w:sz="0" w:space="0" w:color="auto"/>
            <w:right w:val="none" w:sz="0" w:space="0" w:color="auto"/>
          </w:divBdr>
        </w:div>
      </w:divsChild>
    </w:div>
    <w:div w:id="1593732922">
      <w:marLeft w:val="640"/>
      <w:marRight w:val="0"/>
      <w:marTop w:val="0"/>
      <w:marBottom w:val="0"/>
      <w:divBdr>
        <w:top w:val="none" w:sz="0" w:space="0" w:color="auto"/>
        <w:left w:val="none" w:sz="0" w:space="0" w:color="auto"/>
        <w:bottom w:val="none" w:sz="0" w:space="0" w:color="auto"/>
        <w:right w:val="none" w:sz="0" w:space="0" w:color="auto"/>
      </w:divBdr>
    </w:div>
    <w:div w:id="1593977209">
      <w:marLeft w:val="0"/>
      <w:marRight w:val="0"/>
      <w:marTop w:val="0"/>
      <w:marBottom w:val="0"/>
      <w:divBdr>
        <w:top w:val="none" w:sz="0" w:space="0" w:color="auto"/>
        <w:left w:val="none" w:sz="0" w:space="0" w:color="auto"/>
        <w:bottom w:val="none" w:sz="0" w:space="0" w:color="auto"/>
        <w:right w:val="none" w:sz="0" w:space="0" w:color="auto"/>
      </w:divBdr>
    </w:div>
    <w:div w:id="1594708101">
      <w:marLeft w:val="640"/>
      <w:marRight w:val="0"/>
      <w:marTop w:val="0"/>
      <w:marBottom w:val="0"/>
      <w:divBdr>
        <w:top w:val="none" w:sz="0" w:space="0" w:color="auto"/>
        <w:left w:val="none" w:sz="0" w:space="0" w:color="auto"/>
        <w:bottom w:val="none" w:sz="0" w:space="0" w:color="auto"/>
        <w:right w:val="none" w:sz="0" w:space="0" w:color="auto"/>
      </w:divBdr>
    </w:div>
    <w:div w:id="1595432140">
      <w:marLeft w:val="640"/>
      <w:marRight w:val="0"/>
      <w:marTop w:val="0"/>
      <w:marBottom w:val="0"/>
      <w:divBdr>
        <w:top w:val="none" w:sz="0" w:space="0" w:color="auto"/>
        <w:left w:val="none" w:sz="0" w:space="0" w:color="auto"/>
        <w:bottom w:val="none" w:sz="0" w:space="0" w:color="auto"/>
        <w:right w:val="none" w:sz="0" w:space="0" w:color="auto"/>
      </w:divBdr>
    </w:div>
    <w:div w:id="1595481511">
      <w:marLeft w:val="640"/>
      <w:marRight w:val="0"/>
      <w:marTop w:val="0"/>
      <w:marBottom w:val="0"/>
      <w:divBdr>
        <w:top w:val="none" w:sz="0" w:space="0" w:color="auto"/>
        <w:left w:val="none" w:sz="0" w:space="0" w:color="auto"/>
        <w:bottom w:val="none" w:sz="0" w:space="0" w:color="auto"/>
        <w:right w:val="none" w:sz="0" w:space="0" w:color="auto"/>
      </w:divBdr>
    </w:div>
    <w:div w:id="1596279140">
      <w:marLeft w:val="640"/>
      <w:marRight w:val="0"/>
      <w:marTop w:val="0"/>
      <w:marBottom w:val="0"/>
      <w:divBdr>
        <w:top w:val="none" w:sz="0" w:space="0" w:color="auto"/>
        <w:left w:val="none" w:sz="0" w:space="0" w:color="auto"/>
        <w:bottom w:val="none" w:sz="0" w:space="0" w:color="auto"/>
        <w:right w:val="none" w:sz="0" w:space="0" w:color="auto"/>
      </w:divBdr>
    </w:div>
    <w:div w:id="1597251616">
      <w:marLeft w:val="640"/>
      <w:marRight w:val="0"/>
      <w:marTop w:val="0"/>
      <w:marBottom w:val="0"/>
      <w:divBdr>
        <w:top w:val="none" w:sz="0" w:space="0" w:color="auto"/>
        <w:left w:val="none" w:sz="0" w:space="0" w:color="auto"/>
        <w:bottom w:val="none" w:sz="0" w:space="0" w:color="auto"/>
        <w:right w:val="none" w:sz="0" w:space="0" w:color="auto"/>
      </w:divBdr>
    </w:div>
    <w:div w:id="1600336876">
      <w:bodyDiv w:val="1"/>
      <w:marLeft w:val="0"/>
      <w:marRight w:val="0"/>
      <w:marTop w:val="0"/>
      <w:marBottom w:val="0"/>
      <w:divBdr>
        <w:top w:val="none" w:sz="0" w:space="0" w:color="auto"/>
        <w:left w:val="none" w:sz="0" w:space="0" w:color="auto"/>
        <w:bottom w:val="none" w:sz="0" w:space="0" w:color="auto"/>
        <w:right w:val="none" w:sz="0" w:space="0" w:color="auto"/>
      </w:divBdr>
      <w:divsChild>
        <w:div w:id="3946574">
          <w:marLeft w:val="640"/>
          <w:marRight w:val="0"/>
          <w:marTop w:val="0"/>
          <w:marBottom w:val="0"/>
          <w:divBdr>
            <w:top w:val="none" w:sz="0" w:space="0" w:color="auto"/>
            <w:left w:val="none" w:sz="0" w:space="0" w:color="auto"/>
            <w:bottom w:val="none" w:sz="0" w:space="0" w:color="auto"/>
            <w:right w:val="none" w:sz="0" w:space="0" w:color="auto"/>
          </w:divBdr>
        </w:div>
        <w:div w:id="59523903">
          <w:marLeft w:val="640"/>
          <w:marRight w:val="0"/>
          <w:marTop w:val="0"/>
          <w:marBottom w:val="0"/>
          <w:divBdr>
            <w:top w:val="none" w:sz="0" w:space="0" w:color="auto"/>
            <w:left w:val="none" w:sz="0" w:space="0" w:color="auto"/>
            <w:bottom w:val="none" w:sz="0" w:space="0" w:color="auto"/>
            <w:right w:val="none" w:sz="0" w:space="0" w:color="auto"/>
          </w:divBdr>
        </w:div>
        <w:div w:id="85855183">
          <w:marLeft w:val="640"/>
          <w:marRight w:val="0"/>
          <w:marTop w:val="0"/>
          <w:marBottom w:val="0"/>
          <w:divBdr>
            <w:top w:val="none" w:sz="0" w:space="0" w:color="auto"/>
            <w:left w:val="none" w:sz="0" w:space="0" w:color="auto"/>
            <w:bottom w:val="none" w:sz="0" w:space="0" w:color="auto"/>
            <w:right w:val="none" w:sz="0" w:space="0" w:color="auto"/>
          </w:divBdr>
        </w:div>
        <w:div w:id="89012377">
          <w:marLeft w:val="640"/>
          <w:marRight w:val="0"/>
          <w:marTop w:val="0"/>
          <w:marBottom w:val="0"/>
          <w:divBdr>
            <w:top w:val="none" w:sz="0" w:space="0" w:color="auto"/>
            <w:left w:val="none" w:sz="0" w:space="0" w:color="auto"/>
            <w:bottom w:val="none" w:sz="0" w:space="0" w:color="auto"/>
            <w:right w:val="none" w:sz="0" w:space="0" w:color="auto"/>
          </w:divBdr>
        </w:div>
        <w:div w:id="125125441">
          <w:marLeft w:val="640"/>
          <w:marRight w:val="0"/>
          <w:marTop w:val="0"/>
          <w:marBottom w:val="0"/>
          <w:divBdr>
            <w:top w:val="none" w:sz="0" w:space="0" w:color="auto"/>
            <w:left w:val="none" w:sz="0" w:space="0" w:color="auto"/>
            <w:bottom w:val="none" w:sz="0" w:space="0" w:color="auto"/>
            <w:right w:val="none" w:sz="0" w:space="0" w:color="auto"/>
          </w:divBdr>
        </w:div>
        <w:div w:id="137580207">
          <w:marLeft w:val="640"/>
          <w:marRight w:val="0"/>
          <w:marTop w:val="0"/>
          <w:marBottom w:val="0"/>
          <w:divBdr>
            <w:top w:val="none" w:sz="0" w:space="0" w:color="auto"/>
            <w:left w:val="none" w:sz="0" w:space="0" w:color="auto"/>
            <w:bottom w:val="none" w:sz="0" w:space="0" w:color="auto"/>
            <w:right w:val="none" w:sz="0" w:space="0" w:color="auto"/>
          </w:divBdr>
        </w:div>
        <w:div w:id="169494047">
          <w:marLeft w:val="640"/>
          <w:marRight w:val="0"/>
          <w:marTop w:val="0"/>
          <w:marBottom w:val="0"/>
          <w:divBdr>
            <w:top w:val="none" w:sz="0" w:space="0" w:color="auto"/>
            <w:left w:val="none" w:sz="0" w:space="0" w:color="auto"/>
            <w:bottom w:val="none" w:sz="0" w:space="0" w:color="auto"/>
            <w:right w:val="none" w:sz="0" w:space="0" w:color="auto"/>
          </w:divBdr>
        </w:div>
        <w:div w:id="312679069">
          <w:marLeft w:val="640"/>
          <w:marRight w:val="0"/>
          <w:marTop w:val="0"/>
          <w:marBottom w:val="0"/>
          <w:divBdr>
            <w:top w:val="none" w:sz="0" w:space="0" w:color="auto"/>
            <w:left w:val="none" w:sz="0" w:space="0" w:color="auto"/>
            <w:bottom w:val="none" w:sz="0" w:space="0" w:color="auto"/>
            <w:right w:val="none" w:sz="0" w:space="0" w:color="auto"/>
          </w:divBdr>
        </w:div>
        <w:div w:id="332101845">
          <w:marLeft w:val="640"/>
          <w:marRight w:val="0"/>
          <w:marTop w:val="0"/>
          <w:marBottom w:val="0"/>
          <w:divBdr>
            <w:top w:val="none" w:sz="0" w:space="0" w:color="auto"/>
            <w:left w:val="none" w:sz="0" w:space="0" w:color="auto"/>
            <w:bottom w:val="none" w:sz="0" w:space="0" w:color="auto"/>
            <w:right w:val="none" w:sz="0" w:space="0" w:color="auto"/>
          </w:divBdr>
        </w:div>
        <w:div w:id="335545180">
          <w:marLeft w:val="640"/>
          <w:marRight w:val="0"/>
          <w:marTop w:val="0"/>
          <w:marBottom w:val="0"/>
          <w:divBdr>
            <w:top w:val="none" w:sz="0" w:space="0" w:color="auto"/>
            <w:left w:val="none" w:sz="0" w:space="0" w:color="auto"/>
            <w:bottom w:val="none" w:sz="0" w:space="0" w:color="auto"/>
            <w:right w:val="none" w:sz="0" w:space="0" w:color="auto"/>
          </w:divBdr>
        </w:div>
        <w:div w:id="363987796">
          <w:marLeft w:val="640"/>
          <w:marRight w:val="0"/>
          <w:marTop w:val="0"/>
          <w:marBottom w:val="0"/>
          <w:divBdr>
            <w:top w:val="none" w:sz="0" w:space="0" w:color="auto"/>
            <w:left w:val="none" w:sz="0" w:space="0" w:color="auto"/>
            <w:bottom w:val="none" w:sz="0" w:space="0" w:color="auto"/>
            <w:right w:val="none" w:sz="0" w:space="0" w:color="auto"/>
          </w:divBdr>
        </w:div>
        <w:div w:id="388724700">
          <w:marLeft w:val="640"/>
          <w:marRight w:val="0"/>
          <w:marTop w:val="0"/>
          <w:marBottom w:val="0"/>
          <w:divBdr>
            <w:top w:val="none" w:sz="0" w:space="0" w:color="auto"/>
            <w:left w:val="none" w:sz="0" w:space="0" w:color="auto"/>
            <w:bottom w:val="none" w:sz="0" w:space="0" w:color="auto"/>
            <w:right w:val="none" w:sz="0" w:space="0" w:color="auto"/>
          </w:divBdr>
        </w:div>
        <w:div w:id="565919511">
          <w:marLeft w:val="640"/>
          <w:marRight w:val="0"/>
          <w:marTop w:val="0"/>
          <w:marBottom w:val="0"/>
          <w:divBdr>
            <w:top w:val="none" w:sz="0" w:space="0" w:color="auto"/>
            <w:left w:val="none" w:sz="0" w:space="0" w:color="auto"/>
            <w:bottom w:val="none" w:sz="0" w:space="0" w:color="auto"/>
            <w:right w:val="none" w:sz="0" w:space="0" w:color="auto"/>
          </w:divBdr>
        </w:div>
        <w:div w:id="604924301">
          <w:marLeft w:val="640"/>
          <w:marRight w:val="0"/>
          <w:marTop w:val="0"/>
          <w:marBottom w:val="0"/>
          <w:divBdr>
            <w:top w:val="none" w:sz="0" w:space="0" w:color="auto"/>
            <w:left w:val="none" w:sz="0" w:space="0" w:color="auto"/>
            <w:bottom w:val="none" w:sz="0" w:space="0" w:color="auto"/>
            <w:right w:val="none" w:sz="0" w:space="0" w:color="auto"/>
          </w:divBdr>
        </w:div>
        <w:div w:id="721560227">
          <w:marLeft w:val="640"/>
          <w:marRight w:val="0"/>
          <w:marTop w:val="0"/>
          <w:marBottom w:val="0"/>
          <w:divBdr>
            <w:top w:val="none" w:sz="0" w:space="0" w:color="auto"/>
            <w:left w:val="none" w:sz="0" w:space="0" w:color="auto"/>
            <w:bottom w:val="none" w:sz="0" w:space="0" w:color="auto"/>
            <w:right w:val="none" w:sz="0" w:space="0" w:color="auto"/>
          </w:divBdr>
        </w:div>
        <w:div w:id="760370648">
          <w:marLeft w:val="640"/>
          <w:marRight w:val="0"/>
          <w:marTop w:val="0"/>
          <w:marBottom w:val="0"/>
          <w:divBdr>
            <w:top w:val="none" w:sz="0" w:space="0" w:color="auto"/>
            <w:left w:val="none" w:sz="0" w:space="0" w:color="auto"/>
            <w:bottom w:val="none" w:sz="0" w:space="0" w:color="auto"/>
            <w:right w:val="none" w:sz="0" w:space="0" w:color="auto"/>
          </w:divBdr>
        </w:div>
        <w:div w:id="763650885">
          <w:marLeft w:val="640"/>
          <w:marRight w:val="0"/>
          <w:marTop w:val="0"/>
          <w:marBottom w:val="0"/>
          <w:divBdr>
            <w:top w:val="none" w:sz="0" w:space="0" w:color="auto"/>
            <w:left w:val="none" w:sz="0" w:space="0" w:color="auto"/>
            <w:bottom w:val="none" w:sz="0" w:space="0" w:color="auto"/>
            <w:right w:val="none" w:sz="0" w:space="0" w:color="auto"/>
          </w:divBdr>
        </w:div>
        <w:div w:id="798500112">
          <w:marLeft w:val="640"/>
          <w:marRight w:val="0"/>
          <w:marTop w:val="0"/>
          <w:marBottom w:val="0"/>
          <w:divBdr>
            <w:top w:val="none" w:sz="0" w:space="0" w:color="auto"/>
            <w:left w:val="none" w:sz="0" w:space="0" w:color="auto"/>
            <w:bottom w:val="none" w:sz="0" w:space="0" w:color="auto"/>
            <w:right w:val="none" w:sz="0" w:space="0" w:color="auto"/>
          </w:divBdr>
        </w:div>
        <w:div w:id="832839052">
          <w:marLeft w:val="640"/>
          <w:marRight w:val="0"/>
          <w:marTop w:val="0"/>
          <w:marBottom w:val="0"/>
          <w:divBdr>
            <w:top w:val="none" w:sz="0" w:space="0" w:color="auto"/>
            <w:left w:val="none" w:sz="0" w:space="0" w:color="auto"/>
            <w:bottom w:val="none" w:sz="0" w:space="0" w:color="auto"/>
            <w:right w:val="none" w:sz="0" w:space="0" w:color="auto"/>
          </w:divBdr>
        </w:div>
        <w:div w:id="921063238">
          <w:marLeft w:val="640"/>
          <w:marRight w:val="0"/>
          <w:marTop w:val="0"/>
          <w:marBottom w:val="0"/>
          <w:divBdr>
            <w:top w:val="none" w:sz="0" w:space="0" w:color="auto"/>
            <w:left w:val="none" w:sz="0" w:space="0" w:color="auto"/>
            <w:bottom w:val="none" w:sz="0" w:space="0" w:color="auto"/>
            <w:right w:val="none" w:sz="0" w:space="0" w:color="auto"/>
          </w:divBdr>
        </w:div>
        <w:div w:id="922029599">
          <w:marLeft w:val="640"/>
          <w:marRight w:val="0"/>
          <w:marTop w:val="0"/>
          <w:marBottom w:val="0"/>
          <w:divBdr>
            <w:top w:val="none" w:sz="0" w:space="0" w:color="auto"/>
            <w:left w:val="none" w:sz="0" w:space="0" w:color="auto"/>
            <w:bottom w:val="none" w:sz="0" w:space="0" w:color="auto"/>
            <w:right w:val="none" w:sz="0" w:space="0" w:color="auto"/>
          </w:divBdr>
        </w:div>
        <w:div w:id="948197033">
          <w:marLeft w:val="640"/>
          <w:marRight w:val="0"/>
          <w:marTop w:val="0"/>
          <w:marBottom w:val="0"/>
          <w:divBdr>
            <w:top w:val="none" w:sz="0" w:space="0" w:color="auto"/>
            <w:left w:val="none" w:sz="0" w:space="0" w:color="auto"/>
            <w:bottom w:val="none" w:sz="0" w:space="0" w:color="auto"/>
            <w:right w:val="none" w:sz="0" w:space="0" w:color="auto"/>
          </w:divBdr>
        </w:div>
        <w:div w:id="995962343">
          <w:marLeft w:val="640"/>
          <w:marRight w:val="0"/>
          <w:marTop w:val="0"/>
          <w:marBottom w:val="0"/>
          <w:divBdr>
            <w:top w:val="none" w:sz="0" w:space="0" w:color="auto"/>
            <w:left w:val="none" w:sz="0" w:space="0" w:color="auto"/>
            <w:bottom w:val="none" w:sz="0" w:space="0" w:color="auto"/>
            <w:right w:val="none" w:sz="0" w:space="0" w:color="auto"/>
          </w:divBdr>
        </w:div>
        <w:div w:id="1031300332">
          <w:marLeft w:val="640"/>
          <w:marRight w:val="0"/>
          <w:marTop w:val="0"/>
          <w:marBottom w:val="0"/>
          <w:divBdr>
            <w:top w:val="none" w:sz="0" w:space="0" w:color="auto"/>
            <w:left w:val="none" w:sz="0" w:space="0" w:color="auto"/>
            <w:bottom w:val="none" w:sz="0" w:space="0" w:color="auto"/>
            <w:right w:val="none" w:sz="0" w:space="0" w:color="auto"/>
          </w:divBdr>
        </w:div>
        <w:div w:id="1099519768">
          <w:marLeft w:val="640"/>
          <w:marRight w:val="0"/>
          <w:marTop w:val="0"/>
          <w:marBottom w:val="0"/>
          <w:divBdr>
            <w:top w:val="none" w:sz="0" w:space="0" w:color="auto"/>
            <w:left w:val="none" w:sz="0" w:space="0" w:color="auto"/>
            <w:bottom w:val="none" w:sz="0" w:space="0" w:color="auto"/>
            <w:right w:val="none" w:sz="0" w:space="0" w:color="auto"/>
          </w:divBdr>
        </w:div>
        <w:div w:id="1110198150">
          <w:marLeft w:val="640"/>
          <w:marRight w:val="0"/>
          <w:marTop w:val="0"/>
          <w:marBottom w:val="0"/>
          <w:divBdr>
            <w:top w:val="none" w:sz="0" w:space="0" w:color="auto"/>
            <w:left w:val="none" w:sz="0" w:space="0" w:color="auto"/>
            <w:bottom w:val="none" w:sz="0" w:space="0" w:color="auto"/>
            <w:right w:val="none" w:sz="0" w:space="0" w:color="auto"/>
          </w:divBdr>
        </w:div>
        <w:div w:id="1134636551">
          <w:marLeft w:val="640"/>
          <w:marRight w:val="0"/>
          <w:marTop w:val="0"/>
          <w:marBottom w:val="0"/>
          <w:divBdr>
            <w:top w:val="none" w:sz="0" w:space="0" w:color="auto"/>
            <w:left w:val="none" w:sz="0" w:space="0" w:color="auto"/>
            <w:bottom w:val="none" w:sz="0" w:space="0" w:color="auto"/>
            <w:right w:val="none" w:sz="0" w:space="0" w:color="auto"/>
          </w:divBdr>
        </w:div>
        <w:div w:id="1259292443">
          <w:marLeft w:val="640"/>
          <w:marRight w:val="0"/>
          <w:marTop w:val="0"/>
          <w:marBottom w:val="0"/>
          <w:divBdr>
            <w:top w:val="none" w:sz="0" w:space="0" w:color="auto"/>
            <w:left w:val="none" w:sz="0" w:space="0" w:color="auto"/>
            <w:bottom w:val="none" w:sz="0" w:space="0" w:color="auto"/>
            <w:right w:val="none" w:sz="0" w:space="0" w:color="auto"/>
          </w:divBdr>
        </w:div>
        <w:div w:id="1269116595">
          <w:marLeft w:val="640"/>
          <w:marRight w:val="0"/>
          <w:marTop w:val="0"/>
          <w:marBottom w:val="0"/>
          <w:divBdr>
            <w:top w:val="none" w:sz="0" w:space="0" w:color="auto"/>
            <w:left w:val="none" w:sz="0" w:space="0" w:color="auto"/>
            <w:bottom w:val="none" w:sz="0" w:space="0" w:color="auto"/>
            <w:right w:val="none" w:sz="0" w:space="0" w:color="auto"/>
          </w:divBdr>
        </w:div>
        <w:div w:id="1334723466">
          <w:marLeft w:val="640"/>
          <w:marRight w:val="0"/>
          <w:marTop w:val="0"/>
          <w:marBottom w:val="0"/>
          <w:divBdr>
            <w:top w:val="none" w:sz="0" w:space="0" w:color="auto"/>
            <w:left w:val="none" w:sz="0" w:space="0" w:color="auto"/>
            <w:bottom w:val="none" w:sz="0" w:space="0" w:color="auto"/>
            <w:right w:val="none" w:sz="0" w:space="0" w:color="auto"/>
          </w:divBdr>
        </w:div>
        <w:div w:id="1395859807">
          <w:marLeft w:val="640"/>
          <w:marRight w:val="0"/>
          <w:marTop w:val="0"/>
          <w:marBottom w:val="0"/>
          <w:divBdr>
            <w:top w:val="none" w:sz="0" w:space="0" w:color="auto"/>
            <w:left w:val="none" w:sz="0" w:space="0" w:color="auto"/>
            <w:bottom w:val="none" w:sz="0" w:space="0" w:color="auto"/>
            <w:right w:val="none" w:sz="0" w:space="0" w:color="auto"/>
          </w:divBdr>
        </w:div>
        <w:div w:id="1409226810">
          <w:marLeft w:val="640"/>
          <w:marRight w:val="0"/>
          <w:marTop w:val="0"/>
          <w:marBottom w:val="0"/>
          <w:divBdr>
            <w:top w:val="none" w:sz="0" w:space="0" w:color="auto"/>
            <w:left w:val="none" w:sz="0" w:space="0" w:color="auto"/>
            <w:bottom w:val="none" w:sz="0" w:space="0" w:color="auto"/>
            <w:right w:val="none" w:sz="0" w:space="0" w:color="auto"/>
          </w:divBdr>
        </w:div>
        <w:div w:id="1431120776">
          <w:marLeft w:val="640"/>
          <w:marRight w:val="0"/>
          <w:marTop w:val="0"/>
          <w:marBottom w:val="0"/>
          <w:divBdr>
            <w:top w:val="none" w:sz="0" w:space="0" w:color="auto"/>
            <w:left w:val="none" w:sz="0" w:space="0" w:color="auto"/>
            <w:bottom w:val="none" w:sz="0" w:space="0" w:color="auto"/>
            <w:right w:val="none" w:sz="0" w:space="0" w:color="auto"/>
          </w:divBdr>
        </w:div>
        <w:div w:id="1461411413">
          <w:marLeft w:val="640"/>
          <w:marRight w:val="0"/>
          <w:marTop w:val="0"/>
          <w:marBottom w:val="0"/>
          <w:divBdr>
            <w:top w:val="none" w:sz="0" w:space="0" w:color="auto"/>
            <w:left w:val="none" w:sz="0" w:space="0" w:color="auto"/>
            <w:bottom w:val="none" w:sz="0" w:space="0" w:color="auto"/>
            <w:right w:val="none" w:sz="0" w:space="0" w:color="auto"/>
          </w:divBdr>
        </w:div>
        <w:div w:id="1652173543">
          <w:marLeft w:val="640"/>
          <w:marRight w:val="0"/>
          <w:marTop w:val="0"/>
          <w:marBottom w:val="0"/>
          <w:divBdr>
            <w:top w:val="none" w:sz="0" w:space="0" w:color="auto"/>
            <w:left w:val="none" w:sz="0" w:space="0" w:color="auto"/>
            <w:bottom w:val="none" w:sz="0" w:space="0" w:color="auto"/>
            <w:right w:val="none" w:sz="0" w:space="0" w:color="auto"/>
          </w:divBdr>
        </w:div>
        <w:div w:id="1750809817">
          <w:marLeft w:val="640"/>
          <w:marRight w:val="0"/>
          <w:marTop w:val="0"/>
          <w:marBottom w:val="0"/>
          <w:divBdr>
            <w:top w:val="none" w:sz="0" w:space="0" w:color="auto"/>
            <w:left w:val="none" w:sz="0" w:space="0" w:color="auto"/>
            <w:bottom w:val="none" w:sz="0" w:space="0" w:color="auto"/>
            <w:right w:val="none" w:sz="0" w:space="0" w:color="auto"/>
          </w:divBdr>
        </w:div>
        <w:div w:id="1836607456">
          <w:marLeft w:val="640"/>
          <w:marRight w:val="0"/>
          <w:marTop w:val="0"/>
          <w:marBottom w:val="0"/>
          <w:divBdr>
            <w:top w:val="none" w:sz="0" w:space="0" w:color="auto"/>
            <w:left w:val="none" w:sz="0" w:space="0" w:color="auto"/>
            <w:bottom w:val="none" w:sz="0" w:space="0" w:color="auto"/>
            <w:right w:val="none" w:sz="0" w:space="0" w:color="auto"/>
          </w:divBdr>
        </w:div>
        <w:div w:id="1868711425">
          <w:marLeft w:val="640"/>
          <w:marRight w:val="0"/>
          <w:marTop w:val="0"/>
          <w:marBottom w:val="0"/>
          <w:divBdr>
            <w:top w:val="none" w:sz="0" w:space="0" w:color="auto"/>
            <w:left w:val="none" w:sz="0" w:space="0" w:color="auto"/>
            <w:bottom w:val="none" w:sz="0" w:space="0" w:color="auto"/>
            <w:right w:val="none" w:sz="0" w:space="0" w:color="auto"/>
          </w:divBdr>
        </w:div>
        <w:div w:id="1895002908">
          <w:marLeft w:val="640"/>
          <w:marRight w:val="0"/>
          <w:marTop w:val="0"/>
          <w:marBottom w:val="0"/>
          <w:divBdr>
            <w:top w:val="none" w:sz="0" w:space="0" w:color="auto"/>
            <w:left w:val="none" w:sz="0" w:space="0" w:color="auto"/>
            <w:bottom w:val="none" w:sz="0" w:space="0" w:color="auto"/>
            <w:right w:val="none" w:sz="0" w:space="0" w:color="auto"/>
          </w:divBdr>
        </w:div>
        <w:div w:id="1938781185">
          <w:marLeft w:val="640"/>
          <w:marRight w:val="0"/>
          <w:marTop w:val="0"/>
          <w:marBottom w:val="0"/>
          <w:divBdr>
            <w:top w:val="none" w:sz="0" w:space="0" w:color="auto"/>
            <w:left w:val="none" w:sz="0" w:space="0" w:color="auto"/>
            <w:bottom w:val="none" w:sz="0" w:space="0" w:color="auto"/>
            <w:right w:val="none" w:sz="0" w:space="0" w:color="auto"/>
          </w:divBdr>
        </w:div>
        <w:div w:id="2019581443">
          <w:marLeft w:val="640"/>
          <w:marRight w:val="0"/>
          <w:marTop w:val="0"/>
          <w:marBottom w:val="0"/>
          <w:divBdr>
            <w:top w:val="none" w:sz="0" w:space="0" w:color="auto"/>
            <w:left w:val="none" w:sz="0" w:space="0" w:color="auto"/>
            <w:bottom w:val="none" w:sz="0" w:space="0" w:color="auto"/>
            <w:right w:val="none" w:sz="0" w:space="0" w:color="auto"/>
          </w:divBdr>
        </w:div>
        <w:div w:id="2117284708">
          <w:marLeft w:val="640"/>
          <w:marRight w:val="0"/>
          <w:marTop w:val="0"/>
          <w:marBottom w:val="0"/>
          <w:divBdr>
            <w:top w:val="none" w:sz="0" w:space="0" w:color="auto"/>
            <w:left w:val="none" w:sz="0" w:space="0" w:color="auto"/>
            <w:bottom w:val="none" w:sz="0" w:space="0" w:color="auto"/>
            <w:right w:val="none" w:sz="0" w:space="0" w:color="auto"/>
          </w:divBdr>
        </w:div>
        <w:div w:id="2147119164">
          <w:marLeft w:val="640"/>
          <w:marRight w:val="0"/>
          <w:marTop w:val="0"/>
          <w:marBottom w:val="0"/>
          <w:divBdr>
            <w:top w:val="none" w:sz="0" w:space="0" w:color="auto"/>
            <w:left w:val="none" w:sz="0" w:space="0" w:color="auto"/>
            <w:bottom w:val="none" w:sz="0" w:space="0" w:color="auto"/>
            <w:right w:val="none" w:sz="0" w:space="0" w:color="auto"/>
          </w:divBdr>
        </w:div>
      </w:divsChild>
    </w:div>
    <w:div w:id="1601526480">
      <w:marLeft w:val="0"/>
      <w:marRight w:val="0"/>
      <w:marTop w:val="0"/>
      <w:marBottom w:val="0"/>
      <w:divBdr>
        <w:top w:val="none" w:sz="0" w:space="0" w:color="auto"/>
        <w:left w:val="none" w:sz="0" w:space="0" w:color="auto"/>
        <w:bottom w:val="none" w:sz="0" w:space="0" w:color="auto"/>
        <w:right w:val="none" w:sz="0" w:space="0" w:color="auto"/>
      </w:divBdr>
    </w:div>
    <w:div w:id="1601833934">
      <w:marLeft w:val="640"/>
      <w:marRight w:val="0"/>
      <w:marTop w:val="0"/>
      <w:marBottom w:val="0"/>
      <w:divBdr>
        <w:top w:val="none" w:sz="0" w:space="0" w:color="auto"/>
        <w:left w:val="none" w:sz="0" w:space="0" w:color="auto"/>
        <w:bottom w:val="none" w:sz="0" w:space="0" w:color="auto"/>
        <w:right w:val="none" w:sz="0" w:space="0" w:color="auto"/>
      </w:divBdr>
    </w:div>
    <w:div w:id="1602373362">
      <w:marLeft w:val="640"/>
      <w:marRight w:val="0"/>
      <w:marTop w:val="0"/>
      <w:marBottom w:val="0"/>
      <w:divBdr>
        <w:top w:val="none" w:sz="0" w:space="0" w:color="auto"/>
        <w:left w:val="none" w:sz="0" w:space="0" w:color="auto"/>
        <w:bottom w:val="none" w:sz="0" w:space="0" w:color="auto"/>
        <w:right w:val="none" w:sz="0" w:space="0" w:color="auto"/>
      </w:divBdr>
    </w:div>
    <w:div w:id="1603414635">
      <w:marLeft w:val="640"/>
      <w:marRight w:val="0"/>
      <w:marTop w:val="0"/>
      <w:marBottom w:val="0"/>
      <w:divBdr>
        <w:top w:val="none" w:sz="0" w:space="0" w:color="auto"/>
        <w:left w:val="none" w:sz="0" w:space="0" w:color="auto"/>
        <w:bottom w:val="none" w:sz="0" w:space="0" w:color="auto"/>
        <w:right w:val="none" w:sz="0" w:space="0" w:color="auto"/>
      </w:divBdr>
    </w:div>
    <w:div w:id="1604413230">
      <w:bodyDiv w:val="1"/>
      <w:marLeft w:val="0"/>
      <w:marRight w:val="0"/>
      <w:marTop w:val="0"/>
      <w:marBottom w:val="0"/>
      <w:divBdr>
        <w:top w:val="none" w:sz="0" w:space="0" w:color="auto"/>
        <w:left w:val="none" w:sz="0" w:space="0" w:color="auto"/>
        <w:bottom w:val="none" w:sz="0" w:space="0" w:color="auto"/>
        <w:right w:val="none" w:sz="0" w:space="0" w:color="auto"/>
      </w:divBdr>
      <w:divsChild>
        <w:div w:id="555243380">
          <w:marLeft w:val="640"/>
          <w:marRight w:val="0"/>
          <w:marTop w:val="0"/>
          <w:marBottom w:val="0"/>
          <w:divBdr>
            <w:top w:val="none" w:sz="0" w:space="0" w:color="auto"/>
            <w:left w:val="none" w:sz="0" w:space="0" w:color="auto"/>
            <w:bottom w:val="none" w:sz="0" w:space="0" w:color="auto"/>
            <w:right w:val="none" w:sz="0" w:space="0" w:color="auto"/>
          </w:divBdr>
        </w:div>
        <w:div w:id="329021985">
          <w:marLeft w:val="640"/>
          <w:marRight w:val="0"/>
          <w:marTop w:val="0"/>
          <w:marBottom w:val="0"/>
          <w:divBdr>
            <w:top w:val="none" w:sz="0" w:space="0" w:color="auto"/>
            <w:left w:val="none" w:sz="0" w:space="0" w:color="auto"/>
            <w:bottom w:val="none" w:sz="0" w:space="0" w:color="auto"/>
            <w:right w:val="none" w:sz="0" w:space="0" w:color="auto"/>
          </w:divBdr>
        </w:div>
        <w:div w:id="1769617459">
          <w:marLeft w:val="640"/>
          <w:marRight w:val="0"/>
          <w:marTop w:val="0"/>
          <w:marBottom w:val="0"/>
          <w:divBdr>
            <w:top w:val="none" w:sz="0" w:space="0" w:color="auto"/>
            <w:left w:val="none" w:sz="0" w:space="0" w:color="auto"/>
            <w:bottom w:val="none" w:sz="0" w:space="0" w:color="auto"/>
            <w:right w:val="none" w:sz="0" w:space="0" w:color="auto"/>
          </w:divBdr>
        </w:div>
        <w:div w:id="223876411">
          <w:marLeft w:val="640"/>
          <w:marRight w:val="0"/>
          <w:marTop w:val="0"/>
          <w:marBottom w:val="0"/>
          <w:divBdr>
            <w:top w:val="none" w:sz="0" w:space="0" w:color="auto"/>
            <w:left w:val="none" w:sz="0" w:space="0" w:color="auto"/>
            <w:bottom w:val="none" w:sz="0" w:space="0" w:color="auto"/>
            <w:right w:val="none" w:sz="0" w:space="0" w:color="auto"/>
          </w:divBdr>
        </w:div>
        <w:div w:id="802431873">
          <w:marLeft w:val="640"/>
          <w:marRight w:val="0"/>
          <w:marTop w:val="0"/>
          <w:marBottom w:val="0"/>
          <w:divBdr>
            <w:top w:val="none" w:sz="0" w:space="0" w:color="auto"/>
            <w:left w:val="none" w:sz="0" w:space="0" w:color="auto"/>
            <w:bottom w:val="none" w:sz="0" w:space="0" w:color="auto"/>
            <w:right w:val="none" w:sz="0" w:space="0" w:color="auto"/>
          </w:divBdr>
        </w:div>
        <w:div w:id="428475965">
          <w:marLeft w:val="640"/>
          <w:marRight w:val="0"/>
          <w:marTop w:val="0"/>
          <w:marBottom w:val="0"/>
          <w:divBdr>
            <w:top w:val="none" w:sz="0" w:space="0" w:color="auto"/>
            <w:left w:val="none" w:sz="0" w:space="0" w:color="auto"/>
            <w:bottom w:val="none" w:sz="0" w:space="0" w:color="auto"/>
            <w:right w:val="none" w:sz="0" w:space="0" w:color="auto"/>
          </w:divBdr>
        </w:div>
        <w:div w:id="1629972825">
          <w:marLeft w:val="640"/>
          <w:marRight w:val="0"/>
          <w:marTop w:val="0"/>
          <w:marBottom w:val="0"/>
          <w:divBdr>
            <w:top w:val="none" w:sz="0" w:space="0" w:color="auto"/>
            <w:left w:val="none" w:sz="0" w:space="0" w:color="auto"/>
            <w:bottom w:val="none" w:sz="0" w:space="0" w:color="auto"/>
            <w:right w:val="none" w:sz="0" w:space="0" w:color="auto"/>
          </w:divBdr>
        </w:div>
        <w:div w:id="103696539">
          <w:marLeft w:val="640"/>
          <w:marRight w:val="0"/>
          <w:marTop w:val="0"/>
          <w:marBottom w:val="0"/>
          <w:divBdr>
            <w:top w:val="none" w:sz="0" w:space="0" w:color="auto"/>
            <w:left w:val="none" w:sz="0" w:space="0" w:color="auto"/>
            <w:bottom w:val="none" w:sz="0" w:space="0" w:color="auto"/>
            <w:right w:val="none" w:sz="0" w:space="0" w:color="auto"/>
          </w:divBdr>
        </w:div>
        <w:div w:id="933825051">
          <w:marLeft w:val="640"/>
          <w:marRight w:val="0"/>
          <w:marTop w:val="0"/>
          <w:marBottom w:val="0"/>
          <w:divBdr>
            <w:top w:val="none" w:sz="0" w:space="0" w:color="auto"/>
            <w:left w:val="none" w:sz="0" w:space="0" w:color="auto"/>
            <w:bottom w:val="none" w:sz="0" w:space="0" w:color="auto"/>
            <w:right w:val="none" w:sz="0" w:space="0" w:color="auto"/>
          </w:divBdr>
        </w:div>
        <w:div w:id="1101603444">
          <w:marLeft w:val="640"/>
          <w:marRight w:val="0"/>
          <w:marTop w:val="0"/>
          <w:marBottom w:val="0"/>
          <w:divBdr>
            <w:top w:val="none" w:sz="0" w:space="0" w:color="auto"/>
            <w:left w:val="none" w:sz="0" w:space="0" w:color="auto"/>
            <w:bottom w:val="none" w:sz="0" w:space="0" w:color="auto"/>
            <w:right w:val="none" w:sz="0" w:space="0" w:color="auto"/>
          </w:divBdr>
        </w:div>
        <w:div w:id="848566408">
          <w:marLeft w:val="640"/>
          <w:marRight w:val="0"/>
          <w:marTop w:val="0"/>
          <w:marBottom w:val="0"/>
          <w:divBdr>
            <w:top w:val="none" w:sz="0" w:space="0" w:color="auto"/>
            <w:left w:val="none" w:sz="0" w:space="0" w:color="auto"/>
            <w:bottom w:val="none" w:sz="0" w:space="0" w:color="auto"/>
            <w:right w:val="none" w:sz="0" w:space="0" w:color="auto"/>
          </w:divBdr>
        </w:div>
        <w:div w:id="583345829">
          <w:marLeft w:val="640"/>
          <w:marRight w:val="0"/>
          <w:marTop w:val="0"/>
          <w:marBottom w:val="0"/>
          <w:divBdr>
            <w:top w:val="none" w:sz="0" w:space="0" w:color="auto"/>
            <w:left w:val="none" w:sz="0" w:space="0" w:color="auto"/>
            <w:bottom w:val="none" w:sz="0" w:space="0" w:color="auto"/>
            <w:right w:val="none" w:sz="0" w:space="0" w:color="auto"/>
          </w:divBdr>
        </w:div>
        <w:div w:id="1815414272">
          <w:marLeft w:val="640"/>
          <w:marRight w:val="0"/>
          <w:marTop w:val="0"/>
          <w:marBottom w:val="0"/>
          <w:divBdr>
            <w:top w:val="none" w:sz="0" w:space="0" w:color="auto"/>
            <w:left w:val="none" w:sz="0" w:space="0" w:color="auto"/>
            <w:bottom w:val="none" w:sz="0" w:space="0" w:color="auto"/>
            <w:right w:val="none" w:sz="0" w:space="0" w:color="auto"/>
          </w:divBdr>
        </w:div>
        <w:div w:id="940145950">
          <w:marLeft w:val="640"/>
          <w:marRight w:val="0"/>
          <w:marTop w:val="0"/>
          <w:marBottom w:val="0"/>
          <w:divBdr>
            <w:top w:val="none" w:sz="0" w:space="0" w:color="auto"/>
            <w:left w:val="none" w:sz="0" w:space="0" w:color="auto"/>
            <w:bottom w:val="none" w:sz="0" w:space="0" w:color="auto"/>
            <w:right w:val="none" w:sz="0" w:space="0" w:color="auto"/>
          </w:divBdr>
        </w:div>
        <w:div w:id="1200046067">
          <w:marLeft w:val="640"/>
          <w:marRight w:val="0"/>
          <w:marTop w:val="0"/>
          <w:marBottom w:val="0"/>
          <w:divBdr>
            <w:top w:val="none" w:sz="0" w:space="0" w:color="auto"/>
            <w:left w:val="none" w:sz="0" w:space="0" w:color="auto"/>
            <w:bottom w:val="none" w:sz="0" w:space="0" w:color="auto"/>
            <w:right w:val="none" w:sz="0" w:space="0" w:color="auto"/>
          </w:divBdr>
        </w:div>
        <w:div w:id="379939073">
          <w:marLeft w:val="640"/>
          <w:marRight w:val="0"/>
          <w:marTop w:val="0"/>
          <w:marBottom w:val="0"/>
          <w:divBdr>
            <w:top w:val="none" w:sz="0" w:space="0" w:color="auto"/>
            <w:left w:val="none" w:sz="0" w:space="0" w:color="auto"/>
            <w:bottom w:val="none" w:sz="0" w:space="0" w:color="auto"/>
            <w:right w:val="none" w:sz="0" w:space="0" w:color="auto"/>
          </w:divBdr>
        </w:div>
        <w:div w:id="1486361131">
          <w:marLeft w:val="640"/>
          <w:marRight w:val="0"/>
          <w:marTop w:val="0"/>
          <w:marBottom w:val="0"/>
          <w:divBdr>
            <w:top w:val="none" w:sz="0" w:space="0" w:color="auto"/>
            <w:left w:val="none" w:sz="0" w:space="0" w:color="auto"/>
            <w:bottom w:val="none" w:sz="0" w:space="0" w:color="auto"/>
            <w:right w:val="none" w:sz="0" w:space="0" w:color="auto"/>
          </w:divBdr>
        </w:div>
        <w:div w:id="146559803">
          <w:marLeft w:val="640"/>
          <w:marRight w:val="0"/>
          <w:marTop w:val="0"/>
          <w:marBottom w:val="0"/>
          <w:divBdr>
            <w:top w:val="none" w:sz="0" w:space="0" w:color="auto"/>
            <w:left w:val="none" w:sz="0" w:space="0" w:color="auto"/>
            <w:bottom w:val="none" w:sz="0" w:space="0" w:color="auto"/>
            <w:right w:val="none" w:sz="0" w:space="0" w:color="auto"/>
          </w:divBdr>
        </w:div>
        <w:div w:id="1640261144">
          <w:marLeft w:val="640"/>
          <w:marRight w:val="0"/>
          <w:marTop w:val="0"/>
          <w:marBottom w:val="0"/>
          <w:divBdr>
            <w:top w:val="none" w:sz="0" w:space="0" w:color="auto"/>
            <w:left w:val="none" w:sz="0" w:space="0" w:color="auto"/>
            <w:bottom w:val="none" w:sz="0" w:space="0" w:color="auto"/>
            <w:right w:val="none" w:sz="0" w:space="0" w:color="auto"/>
          </w:divBdr>
        </w:div>
        <w:div w:id="1985041439">
          <w:marLeft w:val="640"/>
          <w:marRight w:val="0"/>
          <w:marTop w:val="0"/>
          <w:marBottom w:val="0"/>
          <w:divBdr>
            <w:top w:val="none" w:sz="0" w:space="0" w:color="auto"/>
            <w:left w:val="none" w:sz="0" w:space="0" w:color="auto"/>
            <w:bottom w:val="none" w:sz="0" w:space="0" w:color="auto"/>
            <w:right w:val="none" w:sz="0" w:space="0" w:color="auto"/>
          </w:divBdr>
        </w:div>
        <w:div w:id="1538620689">
          <w:marLeft w:val="640"/>
          <w:marRight w:val="0"/>
          <w:marTop w:val="0"/>
          <w:marBottom w:val="0"/>
          <w:divBdr>
            <w:top w:val="none" w:sz="0" w:space="0" w:color="auto"/>
            <w:left w:val="none" w:sz="0" w:space="0" w:color="auto"/>
            <w:bottom w:val="none" w:sz="0" w:space="0" w:color="auto"/>
            <w:right w:val="none" w:sz="0" w:space="0" w:color="auto"/>
          </w:divBdr>
        </w:div>
        <w:div w:id="2042629406">
          <w:marLeft w:val="640"/>
          <w:marRight w:val="0"/>
          <w:marTop w:val="0"/>
          <w:marBottom w:val="0"/>
          <w:divBdr>
            <w:top w:val="none" w:sz="0" w:space="0" w:color="auto"/>
            <w:left w:val="none" w:sz="0" w:space="0" w:color="auto"/>
            <w:bottom w:val="none" w:sz="0" w:space="0" w:color="auto"/>
            <w:right w:val="none" w:sz="0" w:space="0" w:color="auto"/>
          </w:divBdr>
        </w:div>
        <w:div w:id="1558514587">
          <w:marLeft w:val="640"/>
          <w:marRight w:val="0"/>
          <w:marTop w:val="0"/>
          <w:marBottom w:val="0"/>
          <w:divBdr>
            <w:top w:val="none" w:sz="0" w:space="0" w:color="auto"/>
            <w:left w:val="none" w:sz="0" w:space="0" w:color="auto"/>
            <w:bottom w:val="none" w:sz="0" w:space="0" w:color="auto"/>
            <w:right w:val="none" w:sz="0" w:space="0" w:color="auto"/>
          </w:divBdr>
        </w:div>
        <w:div w:id="1863468346">
          <w:marLeft w:val="640"/>
          <w:marRight w:val="0"/>
          <w:marTop w:val="0"/>
          <w:marBottom w:val="0"/>
          <w:divBdr>
            <w:top w:val="none" w:sz="0" w:space="0" w:color="auto"/>
            <w:left w:val="none" w:sz="0" w:space="0" w:color="auto"/>
            <w:bottom w:val="none" w:sz="0" w:space="0" w:color="auto"/>
            <w:right w:val="none" w:sz="0" w:space="0" w:color="auto"/>
          </w:divBdr>
        </w:div>
        <w:div w:id="9262474">
          <w:marLeft w:val="640"/>
          <w:marRight w:val="0"/>
          <w:marTop w:val="0"/>
          <w:marBottom w:val="0"/>
          <w:divBdr>
            <w:top w:val="none" w:sz="0" w:space="0" w:color="auto"/>
            <w:left w:val="none" w:sz="0" w:space="0" w:color="auto"/>
            <w:bottom w:val="none" w:sz="0" w:space="0" w:color="auto"/>
            <w:right w:val="none" w:sz="0" w:space="0" w:color="auto"/>
          </w:divBdr>
        </w:div>
        <w:div w:id="2039428050">
          <w:marLeft w:val="640"/>
          <w:marRight w:val="0"/>
          <w:marTop w:val="0"/>
          <w:marBottom w:val="0"/>
          <w:divBdr>
            <w:top w:val="none" w:sz="0" w:space="0" w:color="auto"/>
            <w:left w:val="none" w:sz="0" w:space="0" w:color="auto"/>
            <w:bottom w:val="none" w:sz="0" w:space="0" w:color="auto"/>
            <w:right w:val="none" w:sz="0" w:space="0" w:color="auto"/>
          </w:divBdr>
        </w:div>
        <w:div w:id="1487893301">
          <w:marLeft w:val="640"/>
          <w:marRight w:val="0"/>
          <w:marTop w:val="0"/>
          <w:marBottom w:val="0"/>
          <w:divBdr>
            <w:top w:val="none" w:sz="0" w:space="0" w:color="auto"/>
            <w:left w:val="none" w:sz="0" w:space="0" w:color="auto"/>
            <w:bottom w:val="none" w:sz="0" w:space="0" w:color="auto"/>
            <w:right w:val="none" w:sz="0" w:space="0" w:color="auto"/>
          </w:divBdr>
        </w:div>
        <w:div w:id="1271546336">
          <w:marLeft w:val="640"/>
          <w:marRight w:val="0"/>
          <w:marTop w:val="0"/>
          <w:marBottom w:val="0"/>
          <w:divBdr>
            <w:top w:val="none" w:sz="0" w:space="0" w:color="auto"/>
            <w:left w:val="none" w:sz="0" w:space="0" w:color="auto"/>
            <w:bottom w:val="none" w:sz="0" w:space="0" w:color="auto"/>
            <w:right w:val="none" w:sz="0" w:space="0" w:color="auto"/>
          </w:divBdr>
        </w:div>
        <w:div w:id="1838575612">
          <w:marLeft w:val="640"/>
          <w:marRight w:val="0"/>
          <w:marTop w:val="0"/>
          <w:marBottom w:val="0"/>
          <w:divBdr>
            <w:top w:val="none" w:sz="0" w:space="0" w:color="auto"/>
            <w:left w:val="none" w:sz="0" w:space="0" w:color="auto"/>
            <w:bottom w:val="none" w:sz="0" w:space="0" w:color="auto"/>
            <w:right w:val="none" w:sz="0" w:space="0" w:color="auto"/>
          </w:divBdr>
        </w:div>
        <w:div w:id="17969398">
          <w:marLeft w:val="640"/>
          <w:marRight w:val="0"/>
          <w:marTop w:val="0"/>
          <w:marBottom w:val="0"/>
          <w:divBdr>
            <w:top w:val="none" w:sz="0" w:space="0" w:color="auto"/>
            <w:left w:val="none" w:sz="0" w:space="0" w:color="auto"/>
            <w:bottom w:val="none" w:sz="0" w:space="0" w:color="auto"/>
            <w:right w:val="none" w:sz="0" w:space="0" w:color="auto"/>
          </w:divBdr>
        </w:div>
        <w:div w:id="1230076545">
          <w:marLeft w:val="640"/>
          <w:marRight w:val="0"/>
          <w:marTop w:val="0"/>
          <w:marBottom w:val="0"/>
          <w:divBdr>
            <w:top w:val="none" w:sz="0" w:space="0" w:color="auto"/>
            <w:left w:val="none" w:sz="0" w:space="0" w:color="auto"/>
            <w:bottom w:val="none" w:sz="0" w:space="0" w:color="auto"/>
            <w:right w:val="none" w:sz="0" w:space="0" w:color="auto"/>
          </w:divBdr>
        </w:div>
        <w:div w:id="1820146914">
          <w:marLeft w:val="640"/>
          <w:marRight w:val="0"/>
          <w:marTop w:val="0"/>
          <w:marBottom w:val="0"/>
          <w:divBdr>
            <w:top w:val="none" w:sz="0" w:space="0" w:color="auto"/>
            <w:left w:val="none" w:sz="0" w:space="0" w:color="auto"/>
            <w:bottom w:val="none" w:sz="0" w:space="0" w:color="auto"/>
            <w:right w:val="none" w:sz="0" w:space="0" w:color="auto"/>
          </w:divBdr>
        </w:div>
        <w:div w:id="1461806271">
          <w:marLeft w:val="640"/>
          <w:marRight w:val="0"/>
          <w:marTop w:val="0"/>
          <w:marBottom w:val="0"/>
          <w:divBdr>
            <w:top w:val="none" w:sz="0" w:space="0" w:color="auto"/>
            <w:left w:val="none" w:sz="0" w:space="0" w:color="auto"/>
            <w:bottom w:val="none" w:sz="0" w:space="0" w:color="auto"/>
            <w:right w:val="none" w:sz="0" w:space="0" w:color="auto"/>
          </w:divBdr>
        </w:div>
        <w:div w:id="1815641348">
          <w:marLeft w:val="640"/>
          <w:marRight w:val="0"/>
          <w:marTop w:val="0"/>
          <w:marBottom w:val="0"/>
          <w:divBdr>
            <w:top w:val="none" w:sz="0" w:space="0" w:color="auto"/>
            <w:left w:val="none" w:sz="0" w:space="0" w:color="auto"/>
            <w:bottom w:val="none" w:sz="0" w:space="0" w:color="auto"/>
            <w:right w:val="none" w:sz="0" w:space="0" w:color="auto"/>
          </w:divBdr>
        </w:div>
        <w:div w:id="1013337802">
          <w:marLeft w:val="640"/>
          <w:marRight w:val="0"/>
          <w:marTop w:val="0"/>
          <w:marBottom w:val="0"/>
          <w:divBdr>
            <w:top w:val="none" w:sz="0" w:space="0" w:color="auto"/>
            <w:left w:val="none" w:sz="0" w:space="0" w:color="auto"/>
            <w:bottom w:val="none" w:sz="0" w:space="0" w:color="auto"/>
            <w:right w:val="none" w:sz="0" w:space="0" w:color="auto"/>
          </w:divBdr>
        </w:div>
        <w:div w:id="228806086">
          <w:marLeft w:val="640"/>
          <w:marRight w:val="0"/>
          <w:marTop w:val="0"/>
          <w:marBottom w:val="0"/>
          <w:divBdr>
            <w:top w:val="none" w:sz="0" w:space="0" w:color="auto"/>
            <w:left w:val="none" w:sz="0" w:space="0" w:color="auto"/>
            <w:bottom w:val="none" w:sz="0" w:space="0" w:color="auto"/>
            <w:right w:val="none" w:sz="0" w:space="0" w:color="auto"/>
          </w:divBdr>
        </w:div>
        <w:div w:id="1957709043">
          <w:marLeft w:val="640"/>
          <w:marRight w:val="0"/>
          <w:marTop w:val="0"/>
          <w:marBottom w:val="0"/>
          <w:divBdr>
            <w:top w:val="none" w:sz="0" w:space="0" w:color="auto"/>
            <w:left w:val="none" w:sz="0" w:space="0" w:color="auto"/>
            <w:bottom w:val="none" w:sz="0" w:space="0" w:color="auto"/>
            <w:right w:val="none" w:sz="0" w:space="0" w:color="auto"/>
          </w:divBdr>
        </w:div>
        <w:div w:id="1361667797">
          <w:marLeft w:val="640"/>
          <w:marRight w:val="0"/>
          <w:marTop w:val="0"/>
          <w:marBottom w:val="0"/>
          <w:divBdr>
            <w:top w:val="none" w:sz="0" w:space="0" w:color="auto"/>
            <w:left w:val="none" w:sz="0" w:space="0" w:color="auto"/>
            <w:bottom w:val="none" w:sz="0" w:space="0" w:color="auto"/>
            <w:right w:val="none" w:sz="0" w:space="0" w:color="auto"/>
          </w:divBdr>
        </w:div>
        <w:div w:id="1866482918">
          <w:marLeft w:val="640"/>
          <w:marRight w:val="0"/>
          <w:marTop w:val="0"/>
          <w:marBottom w:val="0"/>
          <w:divBdr>
            <w:top w:val="none" w:sz="0" w:space="0" w:color="auto"/>
            <w:left w:val="none" w:sz="0" w:space="0" w:color="auto"/>
            <w:bottom w:val="none" w:sz="0" w:space="0" w:color="auto"/>
            <w:right w:val="none" w:sz="0" w:space="0" w:color="auto"/>
          </w:divBdr>
        </w:div>
        <w:div w:id="1739401557">
          <w:marLeft w:val="640"/>
          <w:marRight w:val="0"/>
          <w:marTop w:val="0"/>
          <w:marBottom w:val="0"/>
          <w:divBdr>
            <w:top w:val="none" w:sz="0" w:space="0" w:color="auto"/>
            <w:left w:val="none" w:sz="0" w:space="0" w:color="auto"/>
            <w:bottom w:val="none" w:sz="0" w:space="0" w:color="auto"/>
            <w:right w:val="none" w:sz="0" w:space="0" w:color="auto"/>
          </w:divBdr>
        </w:div>
        <w:div w:id="1221794971">
          <w:marLeft w:val="640"/>
          <w:marRight w:val="0"/>
          <w:marTop w:val="0"/>
          <w:marBottom w:val="0"/>
          <w:divBdr>
            <w:top w:val="none" w:sz="0" w:space="0" w:color="auto"/>
            <w:left w:val="none" w:sz="0" w:space="0" w:color="auto"/>
            <w:bottom w:val="none" w:sz="0" w:space="0" w:color="auto"/>
            <w:right w:val="none" w:sz="0" w:space="0" w:color="auto"/>
          </w:divBdr>
        </w:div>
        <w:div w:id="1742869500">
          <w:marLeft w:val="640"/>
          <w:marRight w:val="0"/>
          <w:marTop w:val="0"/>
          <w:marBottom w:val="0"/>
          <w:divBdr>
            <w:top w:val="none" w:sz="0" w:space="0" w:color="auto"/>
            <w:left w:val="none" w:sz="0" w:space="0" w:color="auto"/>
            <w:bottom w:val="none" w:sz="0" w:space="0" w:color="auto"/>
            <w:right w:val="none" w:sz="0" w:space="0" w:color="auto"/>
          </w:divBdr>
        </w:div>
        <w:div w:id="1776174013">
          <w:marLeft w:val="640"/>
          <w:marRight w:val="0"/>
          <w:marTop w:val="0"/>
          <w:marBottom w:val="0"/>
          <w:divBdr>
            <w:top w:val="none" w:sz="0" w:space="0" w:color="auto"/>
            <w:left w:val="none" w:sz="0" w:space="0" w:color="auto"/>
            <w:bottom w:val="none" w:sz="0" w:space="0" w:color="auto"/>
            <w:right w:val="none" w:sz="0" w:space="0" w:color="auto"/>
          </w:divBdr>
        </w:div>
        <w:div w:id="148836971">
          <w:marLeft w:val="640"/>
          <w:marRight w:val="0"/>
          <w:marTop w:val="0"/>
          <w:marBottom w:val="0"/>
          <w:divBdr>
            <w:top w:val="none" w:sz="0" w:space="0" w:color="auto"/>
            <w:left w:val="none" w:sz="0" w:space="0" w:color="auto"/>
            <w:bottom w:val="none" w:sz="0" w:space="0" w:color="auto"/>
            <w:right w:val="none" w:sz="0" w:space="0" w:color="auto"/>
          </w:divBdr>
        </w:div>
        <w:div w:id="1052315105">
          <w:marLeft w:val="640"/>
          <w:marRight w:val="0"/>
          <w:marTop w:val="0"/>
          <w:marBottom w:val="0"/>
          <w:divBdr>
            <w:top w:val="none" w:sz="0" w:space="0" w:color="auto"/>
            <w:left w:val="none" w:sz="0" w:space="0" w:color="auto"/>
            <w:bottom w:val="none" w:sz="0" w:space="0" w:color="auto"/>
            <w:right w:val="none" w:sz="0" w:space="0" w:color="auto"/>
          </w:divBdr>
        </w:div>
        <w:div w:id="1546603638">
          <w:marLeft w:val="640"/>
          <w:marRight w:val="0"/>
          <w:marTop w:val="0"/>
          <w:marBottom w:val="0"/>
          <w:divBdr>
            <w:top w:val="none" w:sz="0" w:space="0" w:color="auto"/>
            <w:left w:val="none" w:sz="0" w:space="0" w:color="auto"/>
            <w:bottom w:val="none" w:sz="0" w:space="0" w:color="auto"/>
            <w:right w:val="none" w:sz="0" w:space="0" w:color="auto"/>
          </w:divBdr>
        </w:div>
        <w:div w:id="1686469612">
          <w:marLeft w:val="640"/>
          <w:marRight w:val="0"/>
          <w:marTop w:val="0"/>
          <w:marBottom w:val="0"/>
          <w:divBdr>
            <w:top w:val="none" w:sz="0" w:space="0" w:color="auto"/>
            <w:left w:val="none" w:sz="0" w:space="0" w:color="auto"/>
            <w:bottom w:val="none" w:sz="0" w:space="0" w:color="auto"/>
            <w:right w:val="none" w:sz="0" w:space="0" w:color="auto"/>
          </w:divBdr>
        </w:div>
        <w:div w:id="128792308">
          <w:marLeft w:val="640"/>
          <w:marRight w:val="0"/>
          <w:marTop w:val="0"/>
          <w:marBottom w:val="0"/>
          <w:divBdr>
            <w:top w:val="none" w:sz="0" w:space="0" w:color="auto"/>
            <w:left w:val="none" w:sz="0" w:space="0" w:color="auto"/>
            <w:bottom w:val="none" w:sz="0" w:space="0" w:color="auto"/>
            <w:right w:val="none" w:sz="0" w:space="0" w:color="auto"/>
          </w:divBdr>
        </w:div>
        <w:div w:id="862330558">
          <w:marLeft w:val="640"/>
          <w:marRight w:val="0"/>
          <w:marTop w:val="0"/>
          <w:marBottom w:val="0"/>
          <w:divBdr>
            <w:top w:val="none" w:sz="0" w:space="0" w:color="auto"/>
            <w:left w:val="none" w:sz="0" w:space="0" w:color="auto"/>
            <w:bottom w:val="none" w:sz="0" w:space="0" w:color="auto"/>
            <w:right w:val="none" w:sz="0" w:space="0" w:color="auto"/>
          </w:divBdr>
        </w:div>
        <w:div w:id="442266099">
          <w:marLeft w:val="640"/>
          <w:marRight w:val="0"/>
          <w:marTop w:val="0"/>
          <w:marBottom w:val="0"/>
          <w:divBdr>
            <w:top w:val="none" w:sz="0" w:space="0" w:color="auto"/>
            <w:left w:val="none" w:sz="0" w:space="0" w:color="auto"/>
            <w:bottom w:val="none" w:sz="0" w:space="0" w:color="auto"/>
            <w:right w:val="none" w:sz="0" w:space="0" w:color="auto"/>
          </w:divBdr>
        </w:div>
        <w:div w:id="1415518735">
          <w:marLeft w:val="640"/>
          <w:marRight w:val="0"/>
          <w:marTop w:val="0"/>
          <w:marBottom w:val="0"/>
          <w:divBdr>
            <w:top w:val="none" w:sz="0" w:space="0" w:color="auto"/>
            <w:left w:val="none" w:sz="0" w:space="0" w:color="auto"/>
            <w:bottom w:val="none" w:sz="0" w:space="0" w:color="auto"/>
            <w:right w:val="none" w:sz="0" w:space="0" w:color="auto"/>
          </w:divBdr>
        </w:div>
        <w:div w:id="107745677">
          <w:marLeft w:val="640"/>
          <w:marRight w:val="0"/>
          <w:marTop w:val="0"/>
          <w:marBottom w:val="0"/>
          <w:divBdr>
            <w:top w:val="none" w:sz="0" w:space="0" w:color="auto"/>
            <w:left w:val="none" w:sz="0" w:space="0" w:color="auto"/>
            <w:bottom w:val="none" w:sz="0" w:space="0" w:color="auto"/>
            <w:right w:val="none" w:sz="0" w:space="0" w:color="auto"/>
          </w:divBdr>
        </w:div>
        <w:div w:id="2121337787">
          <w:marLeft w:val="640"/>
          <w:marRight w:val="0"/>
          <w:marTop w:val="0"/>
          <w:marBottom w:val="0"/>
          <w:divBdr>
            <w:top w:val="none" w:sz="0" w:space="0" w:color="auto"/>
            <w:left w:val="none" w:sz="0" w:space="0" w:color="auto"/>
            <w:bottom w:val="none" w:sz="0" w:space="0" w:color="auto"/>
            <w:right w:val="none" w:sz="0" w:space="0" w:color="auto"/>
          </w:divBdr>
        </w:div>
      </w:divsChild>
    </w:div>
    <w:div w:id="1604654175">
      <w:marLeft w:val="0"/>
      <w:marRight w:val="0"/>
      <w:marTop w:val="0"/>
      <w:marBottom w:val="0"/>
      <w:divBdr>
        <w:top w:val="none" w:sz="0" w:space="0" w:color="auto"/>
        <w:left w:val="none" w:sz="0" w:space="0" w:color="auto"/>
        <w:bottom w:val="none" w:sz="0" w:space="0" w:color="auto"/>
        <w:right w:val="none" w:sz="0" w:space="0" w:color="auto"/>
      </w:divBdr>
    </w:div>
    <w:div w:id="1606619601">
      <w:marLeft w:val="0"/>
      <w:marRight w:val="0"/>
      <w:marTop w:val="0"/>
      <w:marBottom w:val="0"/>
      <w:divBdr>
        <w:top w:val="none" w:sz="0" w:space="0" w:color="auto"/>
        <w:left w:val="none" w:sz="0" w:space="0" w:color="auto"/>
        <w:bottom w:val="none" w:sz="0" w:space="0" w:color="auto"/>
        <w:right w:val="none" w:sz="0" w:space="0" w:color="auto"/>
      </w:divBdr>
    </w:div>
    <w:div w:id="1607155232">
      <w:marLeft w:val="640"/>
      <w:marRight w:val="0"/>
      <w:marTop w:val="0"/>
      <w:marBottom w:val="0"/>
      <w:divBdr>
        <w:top w:val="none" w:sz="0" w:space="0" w:color="auto"/>
        <w:left w:val="none" w:sz="0" w:space="0" w:color="auto"/>
        <w:bottom w:val="none" w:sz="0" w:space="0" w:color="auto"/>
        <w:right w:val="none" w:sz="0" w:space="0" w:color="auto"/>
      </w:divBdr>
    </w:div>
    <w:div w:id="1610702830">
      <w:marLeft w:val="640"/>
      <w:marRight w:val="0"/>
      <w:marTop w:val="0"/>
      <w:marBottom w:val="0"/>
      <w:divBdr>
        <w:top w:val="none" w:sz="0" w:space="0" w:color="auto"/>
        <w:left w:val="none" w:sz="0" w:space="0" w:color="auto"/>
        <w:bottom w:val="none" w:sz="0" w:space="0" w:color="auto"/>
        <w:right w:val="none" w:sz="0" w:space="0" w:color="auto"/>
      </w:divBdr>
    </w:div>
    <w:div w:id="1612009720">
      <w:marLeft w:val="640"/>
      <w:marRight w:val="0"/>
      <w:marTop w:val="0"/>
      <w:marBottom w:val="0"/>
      <w:divBdr>
        <w:top w:val="none" w:sz="0" w:space="0" w:color="auto"/>
        <w:left w:val="none" w:sz="0" w:space="0" w:color="auto"/>
        <w:bottom w:val="none" w:sz="0" w:space="0" w:color="auto"/>
        <w:right w:val="none" w:sz="0" w:space="0" w:color="auto"/>
      </w:divBdr>
    </w:div>
    <w:div w:id="1613512253">
      <w:marLeft w:val="640"/>
      <w:marRight w:val="0"/>
      <w:marTop w:val="0"/>
      <w:marBottom w:val="0"/>
      <w:divBdr>
        <w:top w:val="none" w:sz="0" w:space="0" w:color="auto"/>
        <w:left w:val="none" w:sz="0" w:space="0" w:color="auto"/>
        <w:bottom w:val="none" w:sz="0" w:space="0" w:color="auto"/>
        <w:right w:val="none" w:sz="0" w:space="0" w:color="auto"/>
      </w:divBdr>
    </w:div>
    <w:div w:id="1614826943">
      <w:bodyDiv w:val="1"/>
      <w:marLeft w:val="0"/>
      <w:marRight w:val="0"/>
      <w:marTop w:val="0"/>
      <w:marBottom w:val="0"/>
      <w:divBdr>
        <w:top w:val="none" w:sz="0" w:space="0" w:color="auto"/>
        <w:left w:val="none" w:sz="0" w:space="0" w:color="auto"/>
        <w:bottom w:val="none" w:sz="0" w:space="0" w:color="auto"/>
        <w:right w:val="none" w:sz="0" w:space="0" w:color="auto"/>
      </w:divBdr>
      <w:divsChild>
        <w:div w:id="2008901672">
          <w:marLeft w:val="640"/>
          <w:marRight w:val="0"/>
          <w:marTop w:val="0"/>
          <w:marBottom w:val="0"/>
          <w:divBdr>
            <w:top w:val="none" w:sz="0" w:space="0" w:color="auto"/>
            <w:left w:val="none" w:sz="0" w:space="0" w:color="auto"/>
            <w:bottom w:val="none" w:sz="0" w:space="0" w:color="auto"/>
            <w:right w:val="none" w:sz="0" w:space="0" w:color="auto"/>
          </w:divBdr>
        </w:div>
        <w:div w:id="10031469">
          <w:marLeft w:val="640"/>
          <w:marRight w:val="0"/>
          <w:marTop w:val="0"/>
          <w:marBottom w:val="0"/>
          <w:divBdr>
            <w:top w:val="none" w:sz="0" w:space="0" w:color="auto"/>
            <w:left w:val="none" w:sz="0" w:space="0" w:color="auto"/>
            <w:bottom w:val="none" w:sz="0" w:space="0" w:color="auto"/>
            <w:right w:val="none" w:sz="0" w:space="0" w:color="auto"/>
          </w:divBdr>
        </w:div>
        <w:div w:id="1961648098">
          <w:marLeft w:val="640"/>
          <w:marRight w:val="0"/>
          <w:marTop w:val="0"/>
          <w:marBottom w:val="0"/>
          <w:divBdr>
            <w:top w:val="none" w:sz="0" w:space="0" w:color="auto"/>
            <w:left w:val="none" w:sz="0" w:space="0" w:color="auto"/>
            <w:bottom w:val="none" w:sz="0" w:space="0" w:color="auto"/>
            <w:right w:val="none" w:sz="0" w:space="0" w:color="auto"/>
          </w:divBdr>
        </w:div>
        <w:div w:id="1323508971">
          <w:marLeft w:val="640"/>
          <w:marRight w:val="0"/>
          <w:marTop w:val="0"/>
          <w:marBottom w:val="0"/>
          <w:divBdr>
            <w:top w:val="none" w:sz="0" w:space="0" w:color="auto"/>
            <w:left w:val="none" w:sz="0" w:space="0" w:color="auto"/>
            <w:bottom w:val="none" w:sz="0" w:space="0" w:color="auto"/>
            <w:right w:val="none" w:sz="0" w:space="0" w:color="auto"/>
          </w:divBdr>
        </w:div>
        <w:div w:id="372458680">
          <w:marLeft w:val="640"/>
          <w:marRight w:val="0"/>
          <w:marTop w:val="0"/>
          <w:marBottom w:val="0"/>
          <w:divBdr>
            <w:top w:val="none" w:sz="0" w:space="0" w:color="auto"/>
            <w:left w:val="none" w:sz="0" w:space="0" w:color="auto"/>
            <w:bottom w:val="none" w:sz="0" w:space="0" w:color="auto"/>
            <w:right w:val="none" w:sz="0" w:space="0" w:color="auto"/>
          </w:divBdr>
        </w:div>
        <w:div w:id="676886969">
          <w:marLeft w:val="640"/>
          <w:marRight w:val="0"/>
          <w:marTop w:val="0"/>
          <w:marBottom w:val="0"/>
          <w:divBdr>
            <w:top w:val="none" w:sz="0" w:space="0" w:color="auto"/>
            <w:left w:val="none" w:sz="0" w:space="0" w:color="auto"/>
            <w:bottom w:val="none" w:sz="0" w:space="0" w:color="auto"/>
            <w:right w:val="none" w:sz="0" w:space="0" w:color="auto"/>
          </w:divBdr>
        </w:div>
        <w:div w:id="1203444354">
          <w:marLeft w:val="640"/>
          <w:marRight w:val="0"/>
          <w:marTop w:val="0"/>
          <w:marBottom w:val="0"/>
          <w:divBdr>
            <w:top w:val="none" w:sz="0" w:space="0" w:color="auto"/>
            <w:left w:val="none" w:sz="0" w:space="0" w:color="auto"/>
            <w:bottom w:val="none" w:sz="0" w:space="0" w:color="auto"/>
            <w:right w:val="none" w:sz="0" w:space="0" w:color="auto"/>
          </w:divBdr>
        </w:div>
        <w:div w:id="2122071554">
          <w:marLeft w:val="640"/>
          <w:marRight w:val="0"/>
          <w:marTop w:val="0"/>
          <w:marBottom w:val="0"/>
          <w:divBdr>
            <w:top w:val="none" w:sz="0" w:space="0" w:color="auto"/>
            <w:left w:val="none" w:sz="0" w:space="0" w:color="auto"/>
            <w:bottom w:val="none" w:sz="0" w:space="0" w:color="auto"/>
            <w:right w:val="none" w:sz="0" w:space="0" w:color="auto"/>
          </w:divBdr>
        </w:div>
        <w:div w:id="681587510">
          <w:marLeft w:val="640"/>
          <w:marRight w:val="0"/>
          <w:marTop w:val="0"/>
          <w:marBottom w:val="0"/>
          <w:divBdr>
            <w:top w:val="none" w:sz="0" w:space="0" w:color="auto"/>
            <w:left w:val="none" w:sz="0" w:space="0" w:color="auto"/>
            <w:bottom w:val="none" w:sz="0" w:space="0" w:color="auto"/>
            <w:right w:val="none" w:sz="0" w:space="0" w:color="auto"/>
          </w:divBdr>
        </w:div>
        <w:div w:id="709257987">
          <w:marLeft w:val="640"/>
          <w:marRight w:val="0"/>
          <w:marTop w:val="0"/>
          <w:marBottom w:val="0"/>
          <w:divBdr>
            <w:top w:val="none" w:sz="0" w:space="0" w:color="auto"/>
            <w:left w:val="none" w:sz="0" w:space="0" w:color="auto"/>
            <w:bottom w:val="none" w:sz="0" w:space="0" w:color="auto"/>
            <w:right w:val="none" w:sz="0" w:space="0" w:color="auto"/>
          </w:divBdr>
        </w:div>
        <w:div w:id="2107266524">
          <w:marLeft w:val="640"/>
          <w:marRight w:val="0"/>
          <w:marTop w:val="0"/>
          <w:marBottom w:val="0"/>
          <w:divBdr>
            <w:top w:val="none" w:sz="0" w:space="0" w:color="auto"/>
            <w:left w:val="none" w:sz="0" w:space="0" w:color="auto"/>
            <w:bottom w:val="none" w:sz="0" w:space="0" w:color="auto"/>
            <w:right w:val="none" w:sz="0" w:space="0" w:color="auto"/>
          </w:divBdr>
        </w:div>
        <w:div w:id="2060590760">
          <w:marLeft w:val="640"/>
          <w:marRight w:val="0"/>
          <w:marTop w:val="0"/>
          <w:marBottom w:val="0"/>
          <w:divBdr>
            <w:top w:val="none" w:sz="0" w:space="0" w:color="auto"/>
            <w:left w:val="none" w:sz="0" w:space="0" w:color="auto"/>
            <w:bottom w:val="none" w:sz="0" w:space="0" w:color="auto"/>
            <w:right w:val="none" w:sz="0" w:space="0" w:color="auto"/>
          </w:divBdr>
        </w:div>
        <w:div w:id="172771788">
          <w:marLeft w:val="640"/>
          <w:marRight w:val="0"/>
          <w:marTop w:val="0"/>
          <w:marBottom w:val="0"/>
          <w:divBdr>
            <w:top w:val="none" w:sz="0" w:space="0" w:color="auto"/>
            <w:left w:val="none" w:sz="0" w:space="0" w:color="auto"/>
            <w:bottom w:val="none" w:sz="0" w:space="0" w:color="auto"/>
            <w:right w:val="none" w:sz="0" w:space="0" w:color="auto"/>
          </w:divBdr>
        </w:div>
        <w:div w:id="368728304">
          <w:marLeft w:val="640"/>
          <w:marRight w:val="0"/>
          <w:marTop w:val="0"/>
          <w:marBottom w:val="0"/>
          <w:divBdr>
            <w:top w:val="none" w:sz="0" w:space="0" w:color="auto"/>
            <w:left w:val="none" w:sz="0" w:space="0" w:color="auto"/>
            <w:bottom w:val="none" w:sz="0" w:space="0" w:color="auto"/>
            <w:right w:val="none" w:sz="0" w:space="0" w:color="auto"/>
          </w:divBdr>
        </w:div>
        <w:div w:id="1704669227">
          <w:marLeft w:val="640"/>
          <w:marRight w:val="0"/>
          <w:marTop w:val="0"/>
          <w:marBottom w:val="0"/>
          <w:divBdr>
            <w:top w:val="none" w:sz="0" w:space="0" w:color="auto"/>
            <w:left w:val="none" w:sz="0" w:space="0" w:color="auto"/>
            <w:bottom w:val="none" w:sz="0" w:space="0" w:color="auto"/>
            <w:right w:val="none" w:sz="0" w:space="0" w:color="auto"/>
          </w:divBdr>
        </w:div>
        <w:div w:id="1732193474">
          <w:marLeft w:val="640"/>
          <w:marRight w:val="0"/>
          <w:marTop w:val="0"/>
          <w:marBottom w:val="0"/>
          <w:divBdr>
            <w:top w:val="none" w:sz="0" w:space="0" w:color="auto"/>
            <w:left w:val="none" w:sz="0" w:space="0" w:color="auto"/>
            <w:bottom w:val="none" w:sz="0" w:space="0" w:color="auto"/>
            <w:right w:val="none" w:sz="0" w:space="0" w:color="auto"/>
          </w:divBdr>
        </w:div>
        <w:div w:id="1550337264">
          <w:marLeft w:val="640"/>
          <w:marRight w:val="0"/>
          <w:marTop w:val="0"/>
          <w:marBottom w:val="0"/>
          <w:divBdr>
            <w:top w:val="none" w:sz="0" w:space="0" w:color="auto"/>
            <w:left w:val="none" w:sz="0" w:space="0" w:color="auto"/>
            <w:bottom w:val="none" w:sz="0" w:space="0" w:color="auto"/>
            <w:right w:val="none" w:sz="0" w:space="0" w:color="auto"/>
          </w:divBdr>
        </w:div>
        <w:div w:id="1455830934">
          <w:marLeft w:val="640"/>
          <w:marRight w:val="0"/>
          <w:marTop w:val="0"/>
          <w:marBottom w:val="0"/>
          <w:divBdr>
            <w:top w:val="none" w:sz="0" w:space="0" w:color="auto"/>
            <w:left w:val="none" w:sz="0" w:space="0" w:color="auto"/>
            <w:bottom w:val="none" w:sz="0" w:space="0" w:color="auto"/>
            <w:right w:val="none" w:sz="0" w:space="0" w:color="auto"/>
          </w:divBdr>
        </w:div>
        <w:div w:id="49233735">
          <w:marLeft w:val="640"/>
          <w:marRight w:val="0"/>
          <w:marTop w:val="0"/>
          <w:marBottom w:val="0"/>
          <w:divBdr>
            <w:top w:val="none" w:sz="0" w:space="0" w:color="auto"/>
            <w:left w:val="none" w:sz="0" w:space="0" w:color="auto"/>
            <w:bottom w:val="none" w:sz="0" w:space="0" w:color="auto"/>
            <w:right w:val="none" w:sz="0" w:space="0" w:color="auto"/>
          </w:divBdr>
        </w:div>
        <w:div w:id="1684546654">
          <w:marLeft w:val="640"/>
          <w:marRight w:val="0"/>
          <w:marTop w:val="0"/>
          <w:marBottom w:val="0"/>
          <w:divBdr>
            <w:top w:val="none" w:sz="0" w:space="0" w:color="auto"/>
            <w:left w:val="none" w:sz="0" w:space="0" w:color="auto"/>
            <w:bottom w:val="none" w:sz="0" w:space="0" w:color="auto"/>
            <w:right w:val="none" w:sz="0" w:space="0" w:color="auto"/>
          </w:divBdr>
        </w:div>
        <w:div w:id="831337897">
          <w:marLeft w:val="640"/>
          <w:marRight w:val="0"/>
          <w:marTop w:val="0"/>
          <w:marBottom w:val="0"/>
          <w:divBdr>
            <w:top w:val="none" w:sz="0" w:space="0" w:color="auto"/>
            <w:left w:val="none" w:sz="0" w:space="0" w:color="auto"/>
            <w:bottom w:val="none" w:sz="0" w:space="0" w:color="auto"/>
            <w:right w:val="none" w:sz="0" w:space="0" w:color="auto"/>
          </w:divBdr>
        </w:div>
        <w:div w:id="472719349">
          <w:marLeft w:val="640"/>
          <w:marRight w:val="0"/>
          <w:marTop w:val="0"/>
          <w:marBottom w:val="0"/>
          <w:divBdr>
            <w:top w:val="none" w:sz="0" w:space="0" w:color="auto"/>
            <w:left w:val="none" w:sz="0" w:space="0" w:color="auto"/>
            <w:bottom w:val="none" w:sz="0" w:space="0" w:color="auto"/>
            <w:right w:val="none" w:sz="0" w:space="0" w:color="auto"/>
          </w:divBdr>
        </w:div>
        <w:div w:id="841311954">
          <w:marLeft w:val="640"/>
          <w:marRight w:val="0"/>
          <w:marTop w:val="0"/>
          <w:marBottom w:val="0"/>
          <w:divBdr>
            <w:top w:val="none" w:sz="0" w:space="0" w:color="auto"/>
            <w:left w:val="none" w:sz="0" w:space="0" w:color="auto"/>
            <w:bottom w:val="none" w:sz="0" w:space="0" w:color="auto"/>
            <w:right w:val="none" w:sz="0" w:space="0" w:color="auto"/>
          </w:divBdr>
        </w:div>
        <w:div w:id="2033333310">
          <w:marLeft w:val="640"/>
          <w:marRight w:val="0"/>
          <w:marTop w:val="0"/>
          <w:marBottom w:val="0"/>
          <w:divBdr>
            <w:top w:val="none" w:sz="0" w:space="0" w:color="auto"/>
            <w:left w:val="none" w:sz="0" w:space="0" w:color="auto"/>
            <w:bottom w:val="none" w:sz="0" w:space="0" w:color="auto"/>
            <w:right w:val="none" w:sz="0" w:space="0" w:color="auto"/>
          </w:divBdr>
        </w:div>
        <w:div w:id="1958482953">
          <w:marLeft w:val="640"/>
          <w:marRight w:val="0"/>
          <w:marTop w:val="0"/>
          <w:marBottom w:val="0"/>
          <w:divBdr>
            <w:top w:val="none" w:sz="0" w:space="0" w:color="auto"/>
            <w:left w:val="none" w:sz="0" w:space="0" w:color="auto"/>
            <w:bottom w:val="none" w:sz="0" w:space="0" w:color="auto"/>
            <w:right w:val="none" w:sz="0" w:space="0" w:color="auto"/>
          </w:divBdr>
        </w:div>
        <w:div w:id="1012534736">
          <w:marLeft w:val="640"/>
          <w:marRight w:val="0"/>
          <w:marTop w:val="0"/>
          <w:marBottom w:val="0"/>
          <w:divBdr>
            <w:top w:val="none" w:sz="0" w:space="0" w:color="auto"/>
            <w:left w:val="none" w:sz="0" w:space="0" w:color="auto"/>
            <w:bottom w:val="none" w:sz="0" w:space="0" w:color="auto"/>
            <w:right w:val="none" w:sz="0" w:space="0" w:color="auto"/>
          </w:divBdr>
        </w:div>
        <w:div w:id="1194617047">
          <w:marLeft w:val="640"/>
          <w:marRight w:val="0"/>
          <w:marTop w:val="0"/>
          <w:marBottom w:val="0"/>
          <w:divBdr>
            <w:top w:val="none" w:sz="0" w:space="0" w:color="auto"/>
            <w:left w:val="none" w:sz="0" w:space="0" w:color="auto"/>
            <w:bottom w:val="none" w:sz="0" w:space="0" w:color="auto"/>
            <w:right w:val="none" w:sz="0" w:space="0" w:color="auto"/>
          </w:divBdr>
        </w:div>
        <w:div w:id="837841187">
          <w:marLeft w:val="640"/>
          <w:marRight w:val="0"/>
          <w:marTop w:val="0"/>
          <w:marBottom w:val="0"/>
          <w:divBdr>
            <w:top w:val="none" w:sz="0" w:space="0" w:color="auto"/>
            <w:left w:val="none" w:sz="0" w:space="0" w:color="auto"/>
            <w:bottom w:val="none" w:sz="0" w:space="0" w:color="auto"/>
            <w:right w:val="none" w:sz="0" w:space="0" w:color="auto"/>
          </w:divBdr>
        </w:div>
        <w:div w:id="1984775861">
          <w:marLeft w:val="640"/>
          <w:marRight w:val="0"/>
          <w:marTop w:val="0"/>
          <w:marBottom w:val="0"/>
          <w:divBdr>
            <w:top w:val="none" w:sz="0" w:space="0" w:color="auto"/>
            <w:left w:val="none" w:sz="0" w:space="0" w:color="auto"/>
            <w:bottom w:val="none" w:sz="0" w:space="0" w:color="auto"/>
            <w:right w:val="none" w:sz="0" w:space="0" w:color="auto"/>
          </w:divBdr>
        </w:div>
        <w:div w:id="963384553">
          <w:marLeft w:val="640"/>
          <w:marRight w:val="0"/>
          <w:marTop w:val="0"/>
          <w:marBottom w:val="0"/>
          <w:divBdr>
            <w:top w:val="none" w:sz="0" w:space="0" w:color="auto"/>
            <w:left w:val="none" w:sz="0" w:space="0" w:color="auto"/>
            <w:bottom w:val="none" w:sz="0" w:space="0" w:color="auto"/>
            <w:right w:val="none" w:sz="0" w:space="0" w:color="auto"/>
          </w:divBdr>
        </w:div>
        <w:div w:id="586501449">
          <w:marLeft w:val="640"/>
          <w:marRight w:val="0"/>
          <w:marTop w:val="0"/>
          <w:marBottom w:val="0"/>
          <w:divBdr>
            <w:top w:val="none" w:sz="0" w:space="0" w:color="auto"/>
            <w:left w:val="none" w:sz="0" w:space="0" w:color="auto"/>
            <w:bottom w:val="none" w:sz="0" w:space="0" w:color="auto"/>
            <w:right w:val="none" w:sz="0" w:space="0" w:color="auto"/>
          </w:divBdr>
        </w:div>
        <w:div w:id="531916054">
          <w:marLeft w:val="640"/>
          <w:marRight w:val="0"/>
          <w:marTop w:val="0"/>
          <w:marBottom w:val="0"/>
          <w:divBdr>
            <w:top w:val="none" w:sz="0" w:space="0" w:color="auto"/>
            <w:left w:val="none" w:sz="0" w:space="0" w:color="auto"/>
            <w:bottom w:val="none" w:sz="0" w:space="0" w:color="auto"/>
            <w:right w:val="none" w:sz="0" w:space="0" w:color="auto"/>
          </w:divBdr>
        </w:div>
        <w:div w:id="1609312413">
          <w:marLeft w:val="640"/>
          <w:marRight w:val="0"/>
          <w:marTop w:val="0"/>
          <w:marBottom w:val="0"/>
          <w:divBdr>
            <w:top w:val="none" w:sz="0" w:space="0" w:color="auto"/>
            <w:left w:val="none" w:sz="0" w:space="0" w:color="auto"/>
            <w:bottom w:val="none" w:sz="0" w:space="0" w:color="auto"/>
            <w:right w:val="none" w:sz="0" w:space="0" w:color="auto"/>
          </w:divBdr>
        </w:div>
        <w:div w:id="804615640">
          <w:marLeft w:val="640"/>
          <w:marRight w:val="0"/>
          <w:marTop w:val="0"/>
          <w:marBottom w:val="0"/>
          <w:divBdr>
            <w:top w:val="none" w:sz="0" w:space="0" w:color="auto"/>
            <w:left w:val="none" w:sz="0" w:space="0" w:color="auto"/>
            <w:bottom w:val="none" w:sz="0" w:space="0" w:color="auto"/>
            <w:right w:val="none" w:sz="0" w:space="0" w:color="auto"/>
          </w:divBdr>
        </w:div>
        <w:div w:id="1209688823">
          <w:marLeft w:val="640"/>
          <w:marRight w:val="0"/>
          <w:marTop w:val="0"/>
          <w:marBottom w:val="0"/>
          <w:divBdr>
            <w:top w:val="none" w:sz="0" w:space="0" w:color="auto"/>
            <w:left w:val="none" w:sz="0" w:space="0" w:color="auto"/>
            <w:bottom w:val="none" w:sz="0" w:space="0" w:color="auto"/>
            <w:right w:val="none" w:sz="0" w:space="0" w:color="auto"/>
          </w:divBdr>
        </w:div>
        <w:div w:id="1180194325">
          <w:marLeft w:val="640"/>
          <w:marRight w:val="0"/>
          <w:marTop w:val="0"/>
          <w:marBottom w:val="0"/>
          <w:divBdr>
            <w:top w:val="none" w:sz="0" w:space="0" w:color="auto"/>
            <w:left w:val="none" w:sz="0" w:space="0" w:color="auto"/>
            <w:bottom w:val="none" w:sz="0" w:space="0" w:color="auto"/>
            <w:right w:val="none" w:sz="0" w:space="0" w:color="auto"/>
          </w:divBdr>
        </w:div>
        <w:div w:id="1778983519">
          <w:marLeft w:val="640"/>
          <w:marRight w:val="0"/>
          <w:marTop w:val="0"/>
          <w:marBottom w:val="0"/>
          <w:divBdr>
            <w:top w:val="none" w:sz="0" w:space="0" w:color="auto"/>
            <w:left w:val="none" w:sz="0" w:space="0" w:color="auto"/>
            <w:bottom w:val="none" w:sz="0" w:space="0" w:color="auto"/>
            <w:right w:val="none" w:sz="0" w:space="0" w:color="auto"/>
          </w:divBdr>
        </w:div>
        <w:div w:id="527451933">
          <w:marLeft w:val="640"/>
          <w:marRight w:val="0"/>
          <w:marTop w:val="0"/>
          <w:marBottom w:val="0"/>
          <w:divBdr>
            <w:top w:val="none" w:sz="0" w:space="0" w:color="auto"/>
            <w:left w:val="none" w:sz="0" w:space="0" w:color="auto"/>
            <w:bottom w:val="none" w:sz="0" w:space="0" w:color="auto"/>
            <w:right w:val="none" w:sz="0" w:space="0" w:color="auto"/>
          </w:divBdr>
        </w:div>
        <w:div w:id="544290095">
          <w:marLeft w:val="640"/>
          <w:marRight w:val="0"/>
          <w:marTop w:val="0"/>
          <w:marBottom w:val="0"/>
          <w:divBdr>
            <w:top w:val="none" w:sz="0" w:space="0" w:color="auto"/>
            <w:left w:val="none" w:sz="0" w:space="0" w:color="auto"/>
            <w:bottom w:val="none" w:sz="0" w:space="0" w:color="auto"/>
            <w:right w:val="none" w:sz="0" w:space="0" w:color="auto"/>
          </w:divBdr>
        </w:div>
        <w:div w:id="781998314">
          <w:marLeft w:val="640"/>
          <w:marRight w:val="0"/>
          <w:marTop w:val="0"/>
          <w:marBottom w:val="0"/>
          <w:divBdr>
            <w:top w:val="none" w:sz="0" w:space="0" w:color="auto"/>
            <w:left w:val="none" w:sz="0" w:space="0" w:color="auto"/>
            <w:bottom w:val="none" w:sz="0" w:space="0" w:color="auto"/>
            <w:right w:val="none" w:sz="0" w:space="0" w:color="auto"/>
          </w:divBdr>
        </w:div>
        <w:div w:id="1200242581">
          <w:marLeft w:val="640"/>
          <w:marRight w:val="0"/>
          <w:marTop w:val="0"/>
          <w:marBottom w:val="0"/>
          <w:divBdr>
            <w:top w:val="none" w:sz="0" w:space="0" w:color="auto"/>
            <w:left w:val="none" w:sz="0" w:space="0" w:color="auto"/>
            <w:bottom w:val="none" w:sz="0" w:space="0" w:color="auto"/>
            <w:right w:val="none" w:sz="0" w:space="0" w:color="auto"/>
          </w:divBdr>
        </w:div>
        <w:div w:id="1743024434">
          <w:marLeft w:val="640"/>
          <w:marRight w:val="0"/>
          <w:marTop w:val="0"/>
          <w:marBottom w:val="0"/>
          <w:divBdr>
            <w:top w:val="none" w:sz="0" w:space="0" w:color="auto"/>
            <w:left w:val="none" w:sz="0" w:space="0" w:color="auto"/>
            <w:bottom w:val="none" w:sz="0" w:space="0" w:color="auto"/>
            <w:right w:val="none" w:sz="0" w:space="0" w:color="auto"/>
          </w:divBdr>
        </w:div>
        <w:div w:id="2100057541">
          <w:marLeft w:val="640"/>
          <w:marRight w:val="0"/>
          <w:marTop w:val="0"/>
          <w:marBottom w:val="0"/>
          <w:divBdr>
            <w:top w:val="none" w:sz="0" w:space="0" w:color="auto"/>
            <w:left w:val="none" w:sz="0" w:space="0" w:color="auto"/>
            <w:bottom w:val="none" w:sz="0" w:space="0" w:color="auto"/>
            <w:right w:val="none" w:sz="0" w:space="0" w:color="auto"/>
          </w:divBdr>
        </w:div>
        <w:div w:id="174811233">
          <w:marLeft w:val="640"/>
          <w:marRight w:val="0"/>
          <w:marTop w:val="0"/>
          <w:marBottom w:val="0"/>
          <w:divBdr>
            <w:top w:val="none" w:sz="0" w:space="0" w:color="auto"/>
            <w:left w:val="none" w:sz="0" w:space="0" w:color="auto"/>
            <w:bottom w:val="none" w:sz="0" w:space="0" w:color="auto"/>
            <w:right w:val="none" w:sz="0" w:space="0" w:color="auto"/>
          </w:divBdr>
        </w:div>
        <w:div w:id="1981304365">
          <w:marLeft w:val="640"/>
          <w:marRight w:val="0"/>
          <w:marTop w:val="0"/>
          <w:marBottom w:val="0"/>
          <w:divBdr>
            <w:top w:val="none" w:sz="0" w:space="0" w:color="auto"/>
            <w:left w:val="none" w:sz="0" w:space="0" w:color="auto"/>
            <w:bottom w:val="none" w:sz="0" w:space="0" w:color="auto"/>
            <w:right w:val="none" w:sz="0" w:space="0" w:color="auto"/>
          </w:divBdr>
        </w:div>
        <w:div w:id="189681514">
          <w:marLeft w:val="640"/>
          <w:marRight w:val="0"/>
          <w:marTop w:val="0"/>
          <w:marBottom w:val="0"/>
          <w:divBdr>
            <w:top w:val="none" w:sz="0" w:space="0" w:color="auto"/>
            <w:left w:val="none" w:sz="0" w:space="0" w:color="auto"/>
            <w:bottom w:val="none" w:sz="0" w:space="0" w:color="auto"/>
            <w:right w:val="none" w:sz="0" w:space="0" w:color="auto"/>
          </w:divBdr>
        </w:div>
        <w:div w:id="521633694">
          <w:marLeft w:val="640"/>
          <w:marRight w:val="0"/>
          <w:marTop w:val="0"/>
          <w:marBottom w:val="0"/>
          <w:divBdr>
            <w:top w:val="none" w:sz="0" w:space="0" w:color="auto"/>
            <w:left w:val="none" w:sz="0" w:space="0" w:color="auto"/>
            <w:bottom w:val="none" w:sz="0" w:space="0" w:color="auto"/>
            <w:right w:val="none" w:sz="0" w:space="0" w:color="auto"/>
          </w:divBdr>
        </w:div>
        <w:div w:id="1047293966">
          <w:marLeft w:val="640"/>
          <w:marRight w:val="0"/>
          <w:marTop w:val="0"/>
          <w:marBottom w:val="0"/>
          <w:divBdr>
            <w:top w:val="none" w:sz="0" w:space="0" w:color="auto"/>
            <w:left w:val="none" w:sz="0" w:space="0" w:color="auto"/>
            <w:bottom w:val="none" w:sz="0" w:space="0" w:color="auto"/>
            <w:right w:val="none" w:sz="0" w:space="0" w:color="auto"/>
          </w:divBdr>
        </w:div>
        <w:div w:id="716130097">
          <w:marLeft w:val="640"/>
          <w:marRight w:val="0"/>
          <w:marTop w:val="0"/>
          <w:marBottom w:val="0"/>
          <w:divBdr>
            <w:top w:val="none" w:sz="0" w:space="0" w:color="auto"/>
            <w:left w:val="none" w:sz="0" w:space="0" w:color="auto"/>
            <w:bottom w:val="none" w:sz="0" w:space="0" w:color="auto"/>
            <w:right w:val="none" w:sz="0" w:space="0" w:color="auto"/>
          </w:divBdr>
        </w:div>
        <w:div w:id="933171448">
          <w:marLeft w:val="640"/>
          <w:marRight w:val="0"/>
          <w:marTop w:val="0"/>
          <w:marBottom w:val="0"/>
          <w:divBdr>
            <w:top w:val="none" w:sz="0" w:space="0" w:color="auto"/>
            <w:left w:val="none" w:sz="0" w:space="0" w:color="auto"/>
            <w:bottom w:val="none" w:sz="0" w:space="0" w:color="auto"/>
            <w:right w:val="none" w:sz="0" w:space="0" w:color="auto"/>
          </w:divBdr>
        </w:div>
        <w:div w:id="1384907115">
          <w:marLeft w:val="640"/>
          <w:marRight w:val="0"/>
          <w:marTop w:val="0"/>
          <w:marBottom w:val="0"/>
          <w:divBdr>
            <w:top w:val="none" w:sz="0" w:space="0" w:color="auto"/>
            <w:left w:val="none" w:sz="0" w:space="0" w:color="auto"/>
            <w:bottom w:val="none" w:sz="0" w:space="0" w:color="auto"/>
            <w:right w:val="none" w:sz="0" w:space="0" w:color="auto"/>
          </w:divBdr>
        </w:div>
      </w:divsChild>
    </w:div>
    <w:div w:id="1614902098">
      <w:bodyDiv w:val="1"/>
      <w:marLeft w:val="0"/>
      <w:marRight w:val="0"/>
      <w:marTop w:val="0"/>
      <w:marBottom w:val="0"/>
      <w:divBdr>
        <w:top w:val="none" w:sz="0" w:space="0" w:color="auto"/>
        <w:left w:val="none" w:sz="0" w:space="0" w:color="auto"/>
        <w:bottom w:val="none" w:sz="0" w:space="0" w:color="auto"/>
        <w:right w:val="none" w:sz="0" w:space="0" w:color="auto"/>
      </w:divBdr>
      <w:divsChild>
        <w:div w:id="287862470">
          <w:marLeft w:val="640"/>
          <w:marRight w:val="0"/>
          <w:marTop w:val="0"/>
          <w:marBottom w:val="0"/>
          <w:divBdr>
            <w:top w:val="none" w:sz="0" w:space="0" w:color="auto"/>
            <w:left w:val="none" w:sz="0" w:space="0" w:color="auto"/>
            <w:bottom w:val="none" w:sz="0" w:space="0" w:color="auto"/>
            <w:right w:val="none" w:sz="0" w:space="0" w:color="auto"/>
          </w:divBdr>
        </w:div>
        <w:div w:id="1481071838">
          <w:marLeft w:val="640"/>
          <w:marRight w:val="0"/>
          <w:marTop w:val="0"/>
          <w:marBottom w:val="0"/>
          <w:divBdr>
            <w:top w:val="none" w:sz="0" w:space="0" w:color="auto"/>
            <w:left w:val="none" w:sz="0" w:space="0" w:color="auto"/>
            <w:bottom w:val="none" w:sz="0" w:space="0" w:color="auto"/>
            <w:right w:val="none" w:sz="0" w:space="0" w:color="auto"/>
          </w:divBdr>
        </w:div>
        <w:div w:id="1300767046">
          <w:marLeft w:val="640"/>
          <w:marRight w:val="0"/>
          <w:marTop w:val="0"/>
          <w:marBottom w:val="0"/>
          <w:divBdr>
            <w:top w:val="none" w:sz="0" w:space="0" w:color="auto"/>
            <w:left w:val="none" w:sz="0" w:space="0" w:color="auto"/>
            <w:bottom w:val="none" w:sz="0" w:space="0" w:color="auto"/>
            <w:right w:val="none" w:sz="0" w:space="0" w:color="auto"/>
          </w:divBdr>
        </w:div>
        <w:div w:id="1204489154">
          <w:marLeft w:val="640"/>
          <w:marRight w:val="0"/>
          <w:marTop w:val="0"/>
          <w:marBottom w:val="0"/>
          <w:divBdr>
            <w:top w:val="none" w:sz="0" w:space="0" w:color="auto"/>
            <w:left w:val="none" w:sz="0" w:space="0" w:color="auto"/>
            <w:bottom w:val="none" w:sz="0" w:space="0" w:color="auto"/>
            <w:right w:val="none" w:sz="0" w:space="0" w:color="auto"/>
          </w:divBdr>
        </w:div>
        <w:div w:id="750467125">
          <w:marLeft w:val="640"/>
          <w:marRight w:val="0"/>
          <w:marTop w:val="0"/>
          <w:marBottom w:val="0"/>
          <w:divBdr>
            <w:top w:val="none" w:sz="0" w:space="0" w:color="auto"/>
            <w:left w:val="none" w:sz="0" w:space="0" w:color="auto"/>
            <w:bottom w:val="none" w:sz="0" w:space="0" w:color="auto"/>
            <w:right w:val="none" w:sz="0" w:space="0" w:color="auto"/>
          </w:divBdr>
        </w:div>
        <w:div w:id="1166675943">
          <w:marLeft w:val="640"/>
          <w:marRight w:val="0"/>
          <w:marTop w:val="0"/>
          <w:marBottom w:val="0"/>
          <w:divBdr>
            <w:top w:val="none" w:sz="0" w:space="0" w:color="auto"/>
            <w:left w:val="none" w:sz="0" w:space="0" w:color="auto"/>
            <w:bottom w:val="none" w:sz="0" w:space="0" w:color="auto"/>
            <w:right w:val="none" w:sz="0" w:space="0" w:color="auto"/>
          </w:divBdr>
        </w:div>
        <w:div w:id="2080134081">
          <w:marLeft w:val="640"/>
          <w:marRight w:val="0"/>
          <w:marTop w:val="0"/>
          <w:marBottom w:val="0"/>
          <w:divBdr>
            <w:top w:val="none" w:sz="0" w:space="0" w:color="auto"/>
            <w:left w:val="none" w:sz="0" w:space="0" w:color="auto"/>
            <w:bottom w:val="none" w:sz="0" w:space="0" w:color="auto"/>
            <w:right w:val="none" w:sz="0" w:space="0" w:color="auto"/>
          </w:divBdr>
        </w:div>
        <w:div w:id="1633049097">
          <w:marLeft w:val="640"/>
          <w:marRight w:val="0"/>
          <w:marTop w:val="0"/>
          <w:marBottom w:val="0"/>
          <w:divBdr>
            <w:top w:val="none" w:sz="0" w:space="0" w:color="auto"/>
            <w:left w:val="none" w:sz="0" w:space="0" w:color="auto"/>
            <w:bottom w:val="none" w:sz="0" w:space="0" w:color="auto"/>
            <w:right w:val="none" w:sz="0" w:space="0" w:color="auto"/>
          </w:divBdr>
        </w:div>
        <w:div w:id="294063968">
          <w:marLeft w:val="640"/>
          <w:marRight w:val="0"/>
          <w:marTop w:val="0"/>
          <w:marBottom w:val="0"/>
          <w:divBdr>
            <w:top w:val="none" w:sz="0" w:space="0" w:color="auto"/>
            <w:left w:val="none" w:sz="0" w:space="0" w:color="auto"/>
            <w:bottom w:val="none" w:sz="0" w:space="0" w:color="auto"/>
            <w:right w:val="none" w:sz="0" w:space="0" w:color="auto"/>
          </w:divBdr>
        </w:div>
        <w:div w:id="1610821094">
          <w:marLeft w:val="640"/>
          <w:marRight w:val="0"/>
          <w:marTop w:val="0"/>
          <w:marBottom w:val="0"/>
          <w:divBdr>
            <w:top w:val="none" w:sz="0" w:space="0" w:color="auto"/>
            <w:left w:val="none" w:sz="0" w:space="0" w:color="auto"/>
            <w:bottom w:val="none" w:sz="0" w:space="0" w:color="auto"/>
            <w:right w:val="none" w:sz="0" w:space="0" w:color="auto"/>
          </w:divBdr>
        </w:div>
        <w:div w:id="559370350">
          <w:marLeft w:val="640"/>
          <w:marRight w:val="0"/>
          <w:marTop w:val="0"/>
          <w:marBottom w:val="0"/>
          <w:divBdr>
            <w:top w:val="none" w:sz="0" w:space="0" w:color="auto"/>
            <w:left w:val="none" w:sz="0" w:space="0" w:color="auto"/>
            <w:bottom w:val="none" w:sz="0" w:space="0" w:color="auto"/>
            <w:right w:val="none" w:sz="0" w:space="0" w:color="auto"/>
          </w:divBdr>
        </w:div>
        <w:div w:id="492523614">
          <w:marLeft w:val="640"/>
          <w:marRight w:val="0"/>
          <w:marTop w:val="0"/>
          <w:marBottom w:val="0"/>
          <w:divBdr>
            <w:top w:val="none" w:sz="0" w:space="0" w:color="auto"/>
            <w:left w:val="none" w:sz="0" w:space="0" w:color="auto"/>
            <w:bottom w:val="none" w:sz="0" w:space="0" w:color="auto"/>
            <w:right w:val="none" w:sz="0" w:space="0" w:color="auto"/>
          </w:divBdr>
        </w:div>
        <w:div w:id="1423918690">
          <w:marLeft w:val="640"/>
          <w:marRight w:val="0"/>
          <w:marTop w:val="0"/>
          <w:marBottom w:val="0"/>
          <w:divBdr>
            <w:top w:val="none" w:sz="0" w:space="0" w:color="auto"/>
            <w:left w:val="none" w:sz="0" w:space="0" w:color="auto"/>
            <w:bottom w:val="none" w:sz="0" w:space="0" w:color="auto"/>
            <w:right w:val="none" w:sz="0" w:space="0" w:color="auto"/>
          </w:divBdr>
        </w:div>
        <w:div w:id="1213074810">
          <w:marLeft w:val="640"/>
          <w:marRight w:val="0"/>
          <w:marTop w:val="0"/>
          <w:marBottom w:val="0"/>
          <w:divBdr>
            <w:top w:val="none" w:sz="0" w:space="0" w:color="auto"/>
            <w:left w:val="none" w:sz="0" w:space="0" w:color="auto"/>
            <w:bottom w:val="none" w:sz="0" w:space="0" w:color="auto"/>
            <w:right w:val="none" w:sz="0" w:space="0" w:color="auto"/>
          </w:divBdr>
        </w:div>
        <w:div w:id="1588343694">
          <w:marLeft w:val="640"/>
          <w:marRight w:val="0"/>
          <w:marTop w:val="0"/>
          <w:marBottom w:val="0"/>
          <w:divBdr>
            <w:top w:val="none" w:sz="0" w:space="0" w:color="auto"/>
            <w:left w:val="none" w:sz="0" w:space="0" w:color="auto"/>
            <w:bottom w:val="none" w:sz="0" w:space="0" w:color="auto"/>
            <w:right w:val="none" w:sz="0" w:space="0" w:color="auto"/>
          </w:divBdr>
        </w:div>
        <w:div w:id="1414662672">
          <w:marLeft w:val="640"/>
          <w:marRight w:val="0"/>
          <w:marTop w:val="0"/>
          <w:marBottom w:val="0"/>
          <w:divBdr>
            <w:top w:val="none" w:sz="0" w:space="0" w:color="auto"/>
            <w:left w:val="none" w:sz="0" w:space="0" w:color="auto"/>
            <w:bottom w:val="none" w:sz="0" w:space="0" w:color="auto"/>
            <w:right w:val="none" w:sz="0" w:space="0" w:color="auto"/>
          </w:divBdr>
        </w:div>
        <w:div w:id="1666469962">
          <w:marLeft w:val="640"/>
          <w:marRight w:val="0"/>
          <w:marTop w:val="0"/>
          <w:marBottom w:val="0"/>
          <w:divBdr>
            <w:top w:val="none" w:sz="0" w:space="0" w:color="auto"/>
            <w:left w:val="none" w:sz="0" w:space="0" w:color="auto"/>
            <w:bottom w:val="none" w:sz="0" w:space="0" w:color="auto"/>
            <w:right w:val="none" w:sz="0" w:space="0" w:color="auto"/>
          </w:divBdr>
        </w:div>
        <w:div w:id="1466581464">
          <w:marLeft w:val="640"/>
          <w:marRight w:val="0"/>
          <w:marTop w:val="0"/>
          <w:marBottom w:val="0"/>
          <w:divBdr>
            <w:top w:val="none" w:sz="0" w:space="0" w:color="auto"/>
            <w:left w:val="none" w:sz="0" w:space="0" w:color="auto"/>
            <w:bottom w:val="none" w:sz="0" w:space="0" w:color="auto"/>
            <w:right w:val="none" w:sz="0" w:space="0" w:color="auto"/>
          </w:divBdr>
        </w:div>
        <w:div w:id="1978493088">
          <w:marLeft w:val="640"/>
          <w:marRight w:val="0"/>
          <w:marTop w:val="0"/>
          <w:marBottom w:val="0"/>
          <w:divBdr>
            <w:top w:val="none" w:sz="0" w:space="0" w:color="auto"/>
            <w:left w:val="none" w:sz="0" w:space="0" w:color="auto"/>
            <w:bottom w:val="none" w:sz="0" w:space="0" w:color="auto"/>
            <w:right w:val="none" w:sz="0" w:space="0" w:color="auto"/>
          </w:divBdr>
        </w:div>
        <w:div w:id="701591354">
          <w:marLeft w:val="640"/>
          <w:marRight w:val="0"/>
          <w:marTop w:val="0"/>
          <w:marBottom w:val="0"/>
          <w:divBdr>
            <w:top w:val="none" w:sz="0" w:space="0" w:color="auto"/>
            <w:left w:val="none" w:sz="0" w:space="0" w:color="auto"/>
            <w:bottom w:val="none" w:sz="0" w:space="0" w:color="auto"/>
            <w:right w:val="none" w:sz="0" w:space="0" w:color="auto"/>
          </w:divBdr>
        </w:div>
        <w:div w:id="2075002986">
          <w:marLeft w:val="640"/>
          <w:marRight w:val="0"/>
          <w:marTop w:val="0"/>
          <w:marBottom w:val="0"/>
          <w:divBdr>
            <w:top w:val="none" w:sz="0" w:space="0" w:color="auto"/>
            <w:left w:val="none" w:sz="0" w:space="0" w:color="auto"/>
            <w:bottom w:val="none" w:sz="0" w:space="0" w:color="auto"/>
            <w:right w:val="none" w:sz="0" w:space="0" w:color="auto"/>
          </w:divBdr>
        </w:div>
        <w:div w:id="1426805713">
          <w:marLeft w:val="640"/>
          <w:marRight w:val="0"/>
          <w:marTop w:val="0"/>
          <w:marBottom w:val="0"/>
          <w:divBdr>
            <w:top w:val="none" w:sz="0" w:space="0" w:color="auto"/>
            <w:left w:val="none" w:sz="0" w:space="0" w:color="auto"/>
            <w:bottom w:val="none" w:sz="0" w:space="0" w:color="auto"/>
            <w:right w:val="none" w:sz="0" w:space="0" w:color="auto"/>
          </w:divBdr>
        </w:div>
        <w:div w:id="1296914146">
          <w:marLeft w:val="640"/>
          <w:marRight w:val="0"/>
          <w:marTop w:val="0"/>
          <w:marBottom w:val="0"/>
          <w:divBdr>
            <w:top w:val="none" w:sz="0" w:space="0" w:color="auto"/>
            <w:left w:val="none" w:sz="0" w:space="0" w:color="auto"/>
            <w:bottom w:val="none" w:sz="0" w:space="0" w:color="auto"/>
            <w:right w:val="none" w:sz="0" w:space="0" w:color="auto"/>
          </w:divBdr>
        </w:div>
        <w:div w:id="1170294393">
          <w:marLeft w:val="640"/>
          <w:marRight w:val="0"/>
          <w:marTop w:val="0"/>
          <w:marBottom w:val="0"/>
          <w:divBdr>
            <w:top w:val="none" w:sz="0" w:space="0" w:color="auto"/>
            <w:left w:val="none" w:sz="0" w:space="0" w:color="auto"/>
            <w:bottom w:val="none" w:sz="0" w:space="0" w:color="auto"/>
            <w:right w:val="none" w:sz="0" w:space="0" w:color="auto"/>
          </w:divBdr>
        </w:div>
        <w:div w:id="989672189">
          <w:marLeft w:val="640"/>
          <w:marRight w:val="0"/>
          <w:marTop w:val="0"/>
          <w:marBottom w:val="0"/>
          <w:divBdr>
            <w:top w:val="none" w:sz="0" w:space="0" w:color="auto"/>
            <w:left w:val="none" w:sz="0" w:space="0" w:color="auto"/>
            <w:bottom w:val="none" w:sz="0" w:space="0" w:color="auto"/>
            <w:right w:val="none" w:sz="0" w:space="0" w:color="auto"/>
          </w:divBdr>
        </w:div>
        <w:div w:id="552886925">
          <w:marLeft w:val="640"/>
          <w:marRight w:val="0"/>
          <w:marTop w:val="0"/>
          <w:marBottom w:val="0"/>
          <w:divBdr>
            <w:top w:val="none" w:sz="0" w:space="0" w:color="auto"/>
            <w:left w:val="none" w:sz="0" w:space="0" w:color="auto"/>
            <w:bottom w:val="none" w:sz="0" w:space="0" w:color="auto"/>
            <w:right w:val="none" w:sz="0" w:space="0" w:color="auto"/>
          </w:divBdr>
        </w:div>
        <w:div w:id="1834029716">
          <w:marLeft w:val="640"/>
          <w:marRight w:val="0"/>
          <w:marTop w:val="0"/>
          <w:marBottom w:val="0"/>
          <w:divBdr>
            <w:top w:val="none" w:sz="0" w:space="0" w:color="auto"/>
            <w:left w:val="none" w:sz="0" w:space="0" w:color="auto"/>
            <w:bottom w:val="none" w:sz="0" w:space="0" w:color="auto"/>
            <w:right w:val="none" w:sz="0" w:space="0" w:color="auto"/>
          </w:divBdr>
        </w:div>
        <w:div w:id="871724654">
          <w:marLeft w:val="640"/>
          <w:marRight w:val="0"/>
          <w:marTop w:val="0"/>
          <w:marBottom w:val="0"/>
          <w:divBdr>
            <w:top w:val="none" w:sz="0" w:space="0" w:color="auto"/>
            <w:left w:val="none" w:sz="0" w:space="0" w:color="auto"/>
            <w:bottom w:val="none" w:sz="0" w:space="0" w:color="auto"/>
            <w:right w:val="none" w:sz="0" w:space="0" w:color="auto"/>
          </w:divBdr>
        </w:div>
        <w:div w:id="525214760">
          <w:marLeft w:val="640"/>
          <w:marRight w:val="0"/>
          <w:marTop w:val="0"/>
          <w:marBottom w:val="0"/>
          <w:divBdr>
            <w:top w:val="none" w:sz="0" w:space="0" w:color="auto"/>
            <w:left w:val="none" w:sz="0" w:space="0" w:color="auto"/>
            <w:bottom w:val="none" w:sz="0" w:space="0" w:color="auto"/>
            <w:right w:val="none" w:sz="0" w:space="0" w:color="auto"/>
          </w:divBdr>
        </w:div>
        <w:div w:id="900750679">
          <w:marLeft w:val="640"/>
          <w:marRight w:val="0"/>
          <w:marTop w:val="0"/>
          <w:marBottom w:val="0"/>
          <w:divBdr>
            <w:top w:val="none" w:sz="0" w:space="0" w:color="auto"/>
            <w:left w:val="none" w:sz="0" w:space="0" w:color="auto"/>
            <w:bottom w:val="none" w:sz="0" w:space="0" w:color="auto"/>
            <w:right w:val="none" w:sz="0" w:space="0" w:color="auto"/>
          </w:divBdr>
        </w:div>
        <w:div w:id="75249734">
          <w:marLeft w:val="640"/>
          <w:marRight w:val="0"/>
          <w:marTop w:val="0"/>
          <w:marBottom w:val="0"/>
          <w:divBdr>
            <w:top w:val="none" w:sz="0" w:space="0" w:color="auto"/>
            <w:left w:val="none" w:sz="0" w:space="0" w:color="auto"/>
            <w:bottom w:val="none" w:sz="0" w:space="0" w:color="auto"/>
            <w:right w:val="none" w:sz="0" w:space="0" w:color="auto"/>
          </w:divBdr>
        </w:div>
        <w:div w:id="1034158500">
          <w:marLeft w:val="640"/>
          <w:marRight w:val="0"/>
          <w:marTop w:val="0"/>
          <w:marBottom w:val="0"/>
          <w:divBdr>
            <w:top w:val="none" w:sz="0" w:space="0" w:color="auto"/>
            <w:left w:val="none" w:sz="0" w:space="0" w:color="auto"/>
            <w:bottom w:val="none" w:sz="0" w:space="0" w:color="auto"/>
            <w:right w:val="none" w:sz="0" w:space="0" w:color="auto"/>
          </w:divBdr>
        </w:div>
        <w:div w:id="667708444">
          <w:marLeft w:val="640"/>
          <w:marRight w:val="0"/>
          <w:marTop w:val="0"/>
          <w:marBottom w:val="0"/>
          <w:divBdr>
            <w:top w:val="none" w:sz="0" w:space="0" w:color="auto"/>
            <w:left w:val="none" w:sz="0" w:space="0" w:color="auto"/>
            <w:bottom w:val="none" w:sz="0" w:space="0" w:color="auto"/>
            <w:right w:val="none" w:sz="0" w:space="0" w:color="auto"/>
          </w:divBdr>
        </w:div>
        <w:div w:id="1938096235">
          <w:marLeft w:val="640"/>
          <w:marRight w:val="0"/>
          <w:marTop w:val="0"/>
          <w:marBottom w:val="0"/>
          <w:divBdr>
            <w:top w:val="none" w:sz="0" w:space="0" w:color="auto"/>
            <w:left w:val="none" w:sz="0" w:space="0" w:color="auto"/>
            <w:bottom w:val="none" w:sz="0" w:space="0" w:color="auto"/>
            <w:right w:val="none" w:sz="0" w:space="0" w:color="auto"/>
          </w:divBdr>
        </w:div>
        <w:div w:id="281619232">
          <w:marLeft w:val="640"/>
          <w:marRight w:val="0"/>
          <w:marTop w:val="0"/>
          <w:marBottom w:val="0"/>
          <w:divBdr>
            <w:top w:val="none" w:sz="0" w:space="0" w:color="auto"/>
            <w:left w:val="none" w:sz="0" w:space="0" w:color="auto"/>
            <w:bottom w:val="none" w:sz="0" w:space="0" w:color="auto"/>
            <w:right w:val="none" w:sz="0" w:space="0" w:color="auto"/>
          </w:divBdr>
        </w:div>
        <w:div w:id="2034375472">
          <w:marLeft w:val="640"/>
          <w:marRight w:val="0"/>
          <w:marTop w:val="0"/>
          <w:marBottom w:val="0"/>
          <w:divBdr>
            <w:top w:val="none" w:sz="0" w:space="0" w:color="auto"/>
            <w:left w:val="none" w:sz="0" w:space="0" w:color="auto"/>
            <w:bottom w:val="none" w:sz="0" w:space="0" w:color="auto"/>
            <w:right w:val="none" w:sz="0" w:space="0" w:color="auto"/>
          </w:divBdr>
        </w:div>
        <w:div w:id="676662567">
          <w:marLeft w:val="640"/>
          <w:marRight w:val="0"/>
          <w:marTop w:val="0"/>
          <w:marBottom w:val="0"/>
          <w:divBdr>
            <w:top w:val="none" w:sz="0" w:space="0" w:color="auto"/>
            <w:left w:val="none" w:sz="0" w:space="0" w:color="auto"/>
            <w:bottom w:val="none" w:sz="0" w:space="0" w:color="auto"/>
            <w:right w:val="none" w:sz="0" w:space="0" w:color="auto"/>
          </w:divBdr>
        </w:div>
        <w:div w:id="163329408">
          <w:marLeft w:val="640"/>
          <w:marRight w:val="0"/>
          <w:marTop w:val="0"/>
          <w:marBottom w:val="0"/>
          <w:divBdr>
            <w:top w:val="none" w:sz="0" w:space="0" w:color="auto"/>
            <w:left w:val="none" w:sz="0" w:space="0" w:color="auto"/>
            <w:bottom w:val="none" w:sz="0" w:space="0" w:color="auto"/>
            <w:right w:val="none" w:sz="0" w:space="0" w:color="auto"/>
          </w:divBdr>
        </w:div>
        <w:div w:id="335041795">
          <w:marLeft w:val="640"/>
          <w:marRight w:val="0"/>
          <w:marTop w:val="0"/>
          <w:marBottom w:val="0"/>
          <w:divBdr>
            <w:top w:val="none" w:sz="0" w:space="0" w:color="auto"/>
            <w:left w:val="none" w:sz="0" w:space="0" w:color="auto"/>
            <w:bottom w:val="none" w:sz="0" w:space="0" w:color="auto"/>
            <w:right w:val="none" w:sz="0" w:space="0" w:color="auto"/>
          </w:divBdr>
        </w:div>
        <w:div w:id="616107152">
          <w:marLeft w:val="640"/>
          <w:marRight w:val="0"/>
          <w:marTop w:val="0"/>
          <w:marBottom w:val="0"/>
          <w:divBdr>
            <w:top w:val="none" w:sz="0" w:space="0" w:color="auto"/>
            <w:left w:val="none" w:sz="0" w:space="0" w:color="auto"/>
            <w:bottom w:val="none" w:sz="0" w:space="0" w:color="auto"/>
            <w:right w:val="none" w:sz="0" w:space="0" w:color="auto"/>
          </w:divBdr>
        </w:div>
        <w:div w:id="1129710920">
          <w:marLeft w:val="640"/>
          <w:marRight w:val="0"/>
          <w:marTop w:val="0"/>
          <w:marBottom w:val="0"/>
          <w:divBdr>
            <w:top w:val="none" w:sz="0" w:space="0" w:color="auto"/>
            <w:left w:val="none" w:sz="0" w:space="0" w:color="auto"/>
            <w:bottom w:val="none" w:sz="0" w:space="0" w:color="auto"/>
            <w:right w:val="none" w:sz="0" w:space="0" w:color="auto"/>
          </w:divBdr>
        </w:div>
        <w:div w:id="525102916">
          <w:marLeft w:val="640"/>
          <w:marRight w:val="0"/>
          <w:marTop w:val="0"/>
          <w:marBottom w:val="0"/>
          <w:divBdr>
            <w:top w:val="none" w:sz="0" w:space="0" w:color="auto"/>
            <w:left w:val="none" w:sz="0" w:space="0" w:color="auto"/>
            <w:bottom w:val="none" w:sz="0" w:space="0" w:color="auto"/>
            <w:right w:val="none" w:sz="0" w:space="0" w:color="auto"/>
          </w:divBdr>
        </w:div>
        <w:div w:id="1539388560">
          <w:marLeft w:val="640"/>
          <w:marRight w:val="0"/>
          <w:marTop w:val="0"/>
          <w:marBottom w:val="0"/>
          <w:divBdr>
            <w:top w:val="none" w:sz="0" w:space="0" w:color="auto"/>
            <w:left w:val="none" w:sz="0" w:space="0" w:color="auto"/>
            <w:bottom w:val="none" w:sz="0" w:space="0" w:color="auto"/>
            <w:right w:val="none" w:sz="0" w:space="0" w:color="auto"/>
          </w:divBdr>
        </w:div>
        <w:div w:id="1944460362">
          <w:marLeft w:val="640"/>
          <w:marRight w:val="0"/>
          <w:marTop w:val="0"/>
          <w:marBottom w:val="0"/>
          <w:divBdr>
            <w:top w:val="none" w:sz="0" w:space="0" w:color="auto"/>
            <w:left w:val="none" w:sz="0" w:space="0" w:color="auto"/>
            <w:bottom w:val="none" w:sz="0" w:space="0" w:color="auto"/>
            <w:right w:val="none" w:sz="0" w:space="0" w:color="auto"/>
          </w:divBdr>
        </w:div>
        <w:div w:id="2037920347">
          <w:marLeft w:val="640"/>
          <w:marRight w:val="0"/>
          <w:marTop w:val="0"/>
          <w:marBottom w:val="0"/>
          <w:divBdr>
            <w:top w:val="none" w:sz="0" w:space="0" w:color="auto"/>
            <w:left w:val="none" w:sz="0" w:space="0" w:color="auto"/>
            <w:bottom w:val="none" w:sz="0" w:space="0" w:color="auto"/>
            <w:right w:val="none" w:sz="0" w:space="0" w:color="auto"/>
          </w:divBdr>
        </w:div>
        <w:div w:id="1367753898">
          <w:marLeft w:val="640"/>
          <w:marRight w:val="0"/>
          <w:marTop w:val="0"/>
          <w:marBottom w:val="0"/>
          <w:divBdr>
            <w:top w:val="none" w:sz="0" w:space="0" w:color="auto"/>
            <w:left w:val="none" w:sz="0" w:space="0" w:color="auto"/>
            <w:bottom w:val="none" w:sz="0" w:space="0" w:color="auto"/>
            <w:right w:val="none" w:sz="0" w:space="0" w:color="auto"/>
          </w:divBdr>
        </w:div>
        <w:div w:id="2123642233">
          <w:marLeft w:val="640"/>
          <w:marRight w:val="0"/>
          <w:marTop w:val="0"/>
          <w:marBottom w:val="0"/>
          <w:divBdr>
            <w:top w:val="none" w:sz="0" w:space="0" w:color="auto"/>
            <w:left w:val="none" w:sz="0" w:space="0" w:color="auto"/>
            <w:bottom w:val="none" w:sz="0" w:space="0" w:color="auto"/>
            <w:right w:val="none" w:sz="0" w:space="0" w:color="auto"/>
          </w:divBdr>
        </w:div>
        <w:div w:id="1633369247">
          <w:marLeft w:val="640"/>
          <w:marRight w:val="0"/>
          <w:marTop w:val="0"/>
          <w:marBottom w:val="0"/>
          <w:divBdr>
            <w:top w:val="none" w:sz="0" w:space="0" w:color="auto"/>
            <w:left w:val="none" w:sz="0" w:space="0" w:color="auto"/>
            <w:bottom w:val="none" w:sz="0" w:space="0" w:color="auto"/>
            <w:right w:val="none" w:sz="0" w:space="0" w:color="auto"/>
          </w:divBdr>
        </w:div>
        <w:div w:id="2109306522">
          <w:marLeft w:val="640"/>
          <w:marRight w:val="0"/>
          <w:marTop w:val="0"/>
          <w:marBottom w:val="0"/>
          <w:divBdr>
            <w:top w:val="none" w:sz="0" w:space="0" w:color="auto"/>
            <w:left w:val="none" w:sz="0" w:space="0" w:color="auto"/>
            <w:bottom w:val="none" w:sz="0" w:space="0" w:color="auto"/>
            <w:right w:val="none" w:sz="0" w:space="0" w:color="auto"/>
          </w:divBdr>
        </w:div>
        <w:div w:id="200097960">
          <w:marLeft w:val="640"/>
          <w:marRight w:val="0"/>
          <w:marTop w:val="0"/>
          <w:marBottom w:val="0"/>
          <w:divBdr>
            <w:top w:val="none" w:sz="0" w:space="0" w:color="auto"/>
            <w:left w:val="none" w:sz="0" w:space="0" w:color="auto"/>
            <w:bottom w:val="none" w:sz="0" w:space="0" w:color="auto"/>
            <w:right w:val="none" w:sz="0" w:space="0" w:color="auto"/>
          </w:divBdr>
        </w:div>
        <w:div w:id="543717491">
          <w:marLeft w:val="640"/>
          <w:marRight w:val="0"/>
          <w:marTop w:val="0"/>
          <w:marBottom w:val="0"/>
          <w:divBdr>
            <w:top w:val="none" w:sz="0" w:space="0" w:color="auto"/>
            <w:left w:val="none" w:sz="0" w:space="0" w:color="auto"/>
            <w:bottom w:val="none" w:sz="0" w:space="0" w:color="auto"/>
            <w:right w:val="none" w:sz="0" w:space="0" w:color="auto"/>
          </w:divBdr>
        </w:div>
        <w:div w:id="715199963">
          <w:marLeft w:val="640"/>
          <w:marRight w:val="0"/>
          <w:marTop w:val="0"/>
          <w:marBottom w:val="0"/>
          <w:divBdr>
            <w:top w:val="none" w:sz="0" w:space="0" w:color="auto"/>
            <w:left w:val="none" w:sz="0" w:space="0" w:color="auto"/>
            <w:bottom w:val="none" w:sz="0" w:space="0" w:color="auto"/>
            <w:right w:val="none" w:sz="0" w:space="0" w:color="auto"/>
          </w:divBdr>
        </w:div>
        <w:div w:id="1357850434">
          <w:marLeft w:val="640"/>
          <w:marRight w:val="0"/>
          <w:marTop w:val="0"/>
          <w:marBottom w:val="0"/>
          <w:divBdr>
            <w:top w:val="none" w:sz="0" w:space="0" w:color="auto"/>
            <w:left w:val="none" w:sz="0" w:space="0" w:color="auto"/>
            <w:bottom w:val="none" w:sz="0" w:space="0" w:color="auto"/>
            <w:right w:val="none" w:sz="0" w:space="0" w:color="auto"/>
          </w:divBdr>
        </w:div>
      </w:divsChild>
    </w:div>
    <w:div w:id="1616014060">
      <w:bodyDiv w:val="1"/>
      <w:marLeft w:val="0"/>
      <w:marRight w:val="0"/>
      <w:marTop w:val="0"/>
      <w:marBottom w:val="0"/>
      <w:divBdr>
        <w:top w:val="none" w:sz="0" w:space="0" w:color="auto"/>
        <w:left w:val="none" w:sz="0" w:space="0" w:color="auto"/>
        <w:bottom w:val="none" w:sz="0" w:space="0" w:color="auto"/>
        <w:right w:val="none" w:sz="0" w:space="0" w:color="auto"/>
      </w:divBdr>
      <w:divsChild>
        <w:div w:id="1285695210">
          <w:marLeft w:val="640"/>
          <w:marRight w:val="0"/>
          <w:marTop w:val="0"/>
          <w:marBottom w:val="0"/>
          <w:divBdr>
            <w:top w:val="none" w:sz="0" w:space="0" w:color="auto"/>
            <w:left w:val="none" w:sz="0" w:space="0" w:color="auto"/>
            <w:bottom w:val="none" w:sz="0" w:space="0" w:color="auto"/>
            <w:right w:val="none" w:sz="0" w:space="0" w:color="auto"/>
          </w:divBdr>
        </w:div>
        <w:div w:id="1421490265">
          <w:marLeft w:val="640"/>
          <w:marRight w:val="0"/>
          <w:marTop w:val="0"/>
          <w:marBottom w:val="0"/>
          <w:divBdr>
            <w:top w:val="none" w:sz="0" w:space="0" w:color="auto"/>
            <w:left w:val="none" w:sz="0" w:space="0" w:color="auto"/>
            <w:bottom w:val="none" w:sz="0" w:space="0" w:color="auto"/>
            <w:right w:val="none" w:sz="0" w:space="0" w:color="auto"/>
          </w:divBdr>
        </w:div>
        <w:div w:id="1867982021">
          <w:marLeft w:val="640"/>
          <w:marRight w:val="0"/>
          <w:marTop w:val="0"/>
          <w:marBottom w:val="0"/>
          <w:divBdr>
            <w:top w:val="none" w:sz="0" w:space="0" w:color="auto"/>
            <w:left w:val="none" w:sz="0" w:space="0" w:color="auto"/>
            <w:bottom w:val="none" w:sz="0" w:space="0" w:color="auto"/>
            <w:right w:val="none" w:sz="0" w:space="0" w:color="auto"/>
          </w:divBdr>
        </w:div>
        <w:div w:id="286669245">
          <w:marLeft w:val="640"/>
          <w:marRight w:val="0"/>
          <w:marTop w:val="0"/>
          <w:marBottom w:val="0"/>
          <w:divBdr>
            <w:top w:val="none" w:sz="0" w:space="0" w:color="auto"/>
            <w:left w:val="none" w:sz="0" w:space="0" w:color="auto"/>
            <w:bottom w:val="none" w:sz="0" w:space="0" w:color="auto"/>
            <w:right w:val="none" w:sz="0" w:space="0" w:color="auto"/>
          </w:divBdr>
        </w:div>
        <w:div w:id="1746688583">
          <w:marLeft w:val="640"/>
          <w:marRight w:val="0"/>
          <w:marTop w:val="0"/>
          <w:marBottom w:val="0"/>
          <w:divBdr>
            <w:top w:val="none" w:sz="0" w:space="0" w:color="auto"/>
            <w:left w:val="none" w:sz="0" w:space="0" w:color="auto"/>
            <w:bottom w:val="none" w:sz="0" w:space="0" w:color="auto"/>
            <w:right w:val="none" w:sz="0" w:space="0" w:color="auto"/>
          </w:divBdr>
        </w:div>
        <w:div w:id="1374576124">
          <w:marLeft w:val="640"/>
          <w:marRight w:val="0"/>
          <w:marTop w:val="0"/>
          <w:marBottom w:val="0"/>
          <w:divBdr>
            <w:top w:val="none" w:sz="0" w:space="0" w:color="auto"/>
            <w:left w:val="none" w:sz="0" w:space="0" w:color="auto"/>
            <w:bottom w:val="none" w:sz="0" w:space="0" w:color="auto"/>
            <w:right w:val="none" w:sz="0" w:space="0" w:color="auto"/>
          </w:divBdr>
        </w:div>
        <w:div w:id="792409750">
          <w:marLeft w:val="640"/>
          <w:marRight w:val="0"/>
          <w:marTop w:val="0"/>
          <w:marBottom w:val="0"/>
          <w:divBdr>
            <w:top w:val="none" w:sz="0" w:space="0" w:color="auto"/>
            <w:left w:val="none" w:sz="0" w:space="0" w:color="auto"/>
            <w:bottom w:val="none" w:sz="0" w:space="0" w:color="auto"/>
            <w:right w:val="none" w:sz="0" w:space="0" w:color="auto"/>
          </w:divBdr>
        </w:div>
        <w:div w:id="1611474684">
          <w:marLeft w:val="640"/>
          <w:marRight w:val="0"/>
          <w:marTop w:val="0"/>
          <w:marBottom w:val="0"/>
          <w:divBdr>
            <w:top w:val="none" w:sz="0" w:space="0" w:color="auto"/>
            <w:left w:val="none" w:sz="0" w:space="0" w:color="auto"/>
            <w:bottom w:val="none" w:sz="0" w:space="0" w:color="auto"/>
            <w:right w:val="none" w:sz="0" w:space="0" w:color="auto"/>
          </w:divBdr>
        </w:div>
        <w:div w:id="1072435973">
          <w:marLeft w:val="640"/>
          <w:marRight w:val="0"/>
          <w:marTop w:val="0"/>
          <w:marBottom w:val="0"/>
          <w:divBdr>
            <w:top w:val="none" w:sz="0" w:space="0" w:color="auto"/>
            <w:left w:val="none" w:sz="0" w:space="0" w:color="auto"/>
            <w:bottom w:val="none" w:sz="0" w:space="0" w:color="auto"/>
            <w:right w:val="none" w:sz="0" w:space="0" w:color="auto"/>
          </w:divBdr>
        </w:div>
        <w:div w:id="928584728">
          <w:marLeft w:val="640"/>
          <w:marRight w:val="0"/>
          <w:marTop w:val="0"/>
          <w:marBottom w:val="0"/>
          <w:divBdr>
            <w:top w:val="none" w:sz="0" w:space="0" w:color="auto"/>
            <w:left w:val="none" w:sz="0" w:space="0" w:color="auto"/>
            <w:bottom w:val="none" w:sz="0" w:space="0" w:color="auto"/>
            <w:right w:val="none" w:sz="0" w:space="0" w:color="auto"/>
          </w:divBdr>
        </w:div>
        <w:div w:id="1338969093">
          <w:marLeft w:val="640"/>
          <w:marRight w:val="0"/>
          <w:marTop w:val="0"/>
          <w:marBottom w:val="0"/>
          <w:divBdr>
            <w:top w:val="none" w:sz="0" w:space="0" w:color="auto"/>
            <w:left w:val="none" w:sz="0" w:space="0" w:color="auto"/>
            <w:bottom w:val="none" w:sz="0" w:space="0" w:color="auto"/>
            <w:right w:val="none" w:sz="0" w:space="0" w:color="auto"/>
          </w:divBdr>
        </w:div>
        <w:div w:id="1482499367">
          <w:marLeft w:val="640"/>
          <w:marRight w:val="0"/>
          <w:marTop w:val="0"/>
          <w:marBottom w:val="0"/>
          <w:divBdr>
            <w:top w:val="none" w:sz="0" w:space="0" w:color="auto"/>
            <w:left w:val="none" w:sz="0" w:space="0" w:color="auto"/>
            <w:bottom w:val="none" w:sz="0" w:space="0" w:color="auto"/>
            <w:right w:val="none" w:sz="0" w:space="0" w:color="auto"/>
          </w:divBdr>
        </w:div>
        <w:div w:id="863713929">
          <w:marLeft w:val="640"/>
          <w:marRight w:val="0"/>
          <w:marTop w:val="0"/>
          <w:marBottom w:val="0"/>
          <w:divBdr>
            <w:top w:val="none" w:sz="0" w:space="0" w:color="auto"/>
            <w:left w:val="none" w:sz="0" w:space="0" w:color="auto"/>
            <w:bottom w:val="none" w:sz="0" w:space="0" w:color="auto"/>
            <w:right w:val="none" w:sz="0" w:space="0" w:color="auto"/>
          </w:divBdr>
        </w:div>
        <w:div w:id="1239444643">
          <w:marLeft w:val="640"/>
          <w:marRight w:val="0"/>
          <w:marTop w:val="0"/>
          <w:marBottom w:val="0"/>
          <w:divBdr>
            <w:top w:val="none" w:sz="0" w:space="0" w:color="auto"/>
            <w:left w:val="none" w:sz="0" w:space="0" w:color="auto"/>
            <w:bottom w:val="none" w:sz="0" w:space="0" w:color="auto"/>
            <w:right w:val="none" w:sz="0" w:space="0" w:color="auto"/>
          </w:divBdr>
        </w:div>
        <w:div w:id="474301623">
          <w:marLeft w:val="640"/>
          <w:marRight w:val="0"/>
          <w:marTop w:val="0"/>
          <w:marBottom w:val="0"/>
          <w:divBdr>
            <w:top w:val="none" w:sz="0" w:space="0" w:color="auto"/>
            <w:left w:val="none" w:sz="0" w:space="0" w:color="auto"/>
            <w:bottom w:val="none" w:sz="0" w:space="0" w:color="auto"/>
            <w:right w:val="none" w:sz="0" w:space="0" w:color="auto"/>
          </w:divBdr>
        </w:div>
        <w:div w:id="1569608947">
          <w:marLeft w:val="640"/>
          <w:marRight w:val="0"/>
          <w:marTop w:val="0"/>
          <w:marBottom w:val="0"/>
          <w:divBdr>
            <w:top w:val="none" w:sz="0" w:space="0" w:color="auto"/>
            <w:left w:val="none" w:sz="0" w:space="0" w:color="auto"/>
            <w:bottom w:val="none" w:sz="0" w:space="0" w:color="auto"/>
            <w:right w:val="none" w:sz="0" w:space="0" w:color="auto"/>
          </w:divBdr>
        </w:div>
        <w:div w:id="145055098">
          <w:marLeft w:val="640"/>
          <w:marRight w:val="0"/>
          <w:marTop w:val="0"/>
          <w:marBottom w:val="0"/>
          <w:divBdr>
            <w:top w:val="none" w:sz="0" w:space="0" w:color="auto"/>
            <w:left w:val="none" w:sz="0" w:space="0" w:color="auto"/>
            <w:bottom w:val="none" w:sz="0" w:space="0" w:color="auto"/>
            <w:right w:val="none" w:sz="0" w:space="0" w:color="auto"/>
          </w:divBdr>
        </w:div>
        <w:div w:id="1072771552">
          <w:marLeft w:val="640"/>
          <w:marRight w:val="0"/>
          <w:marTop w:val="0"/>
          <w:marBottom w:val="0"/>
          <w:divBdr>
            <w:top w:val="none" w:sz="0" w:space="0" w:color="auto"/>
            <w:left w:val="none" w:sz="0" w:space="0" w:color="auto"/>
            <w:bottom w:val="none" w:sz="0" w:space="0" w:color="auto"/>
            <w:right w:val="none" w:sz="0" w:space="0" w:color="auto"/>
          </w:divBdr>
        </w:div>
        <w:div w:id="910310028">
          <w:marLeft w:val="640"/>
          <w:marRight w:val="0"/>
          <w:marTop w:val="0"/>
          <w:marBottom w:val="0"/>
          <w:divBdr>
            <w:top w:val="none" w:sz="0" w:space="0" w:color="auto"/>
            <w:left w:val="none" w:sz="0" w:space="0" w:color="auto"/>
            <w:bottom w:val="none" w:sz="0" w:space="0" w:color="auto"/>
            <w:right w:val="none" w:sz="0" w:space="0" w:color="auto"/>
          </w:divBdr>
        </w:div>
        <w:div w:id="2121944999">
          <w:marLeft w:val="640"/>
          <w:marRight w:val="0"/>
          <w:marTop w:val="0"/>
          <w:marBottom w:val="0"/>
          <w:divBdr>
            <w:top w:val="none" w:sz="0" w:space="0" w:color="auto"/>
            <w:left w:val="none" w:sz="0" w:space="0" w:color="auto"/>
            <w:bottom w:val="none" w:sz="0" w:space="0" w:color="auto"/>
            <w:right w:val="none" w:sz="0" w:space="0" w:color="auto"/>
          </w:divBdr>
        </w:div>
        <w:div w:id="1563564594">
          <w:marLeft w:val="640"/>
          <w:marRight w:val="0"/>
          <w:marTop w:val="0"/>
          <w:marBottom w:val="0"/>
          <w:divBdr>
            <w:top w:val="none" w:sz="0" w:space="0" w:color="auto"/>
            <w:left w:val="none" w:sz="0" w:space="0" w:color="auto"/>
            <w:bottom w:val="none" w:sz="0" w:space="0" w:color="auto"/>
            <w:right w:val="none" w:sz="0" w:space="0" w:color="auto"/>
          </w:divBdr>
        </w:div>
        <w:div w:id="1549031921">
          <w:marLeft w:val="640"/>
          <w:marRight w:val="0"/>
          <w:marTop w:val="0"/>
          <w:marBottom w:val="0"/>
          <w:divBdr>
            <w:top w:val="none" w:sz="0" w:space="0" w:color="auto"/>
            <w:left w:val="none" w:sz="0" w:space="0" w:color="auto"/>
            <w:bottom w:val="none" w:sz="0" w:space="0" w:color="auto"/>
            <w:right w:val="none" w:sz="0" w:space="0" w:color="auto"/>
          </w:divBdr>
        </w:div>
        <w:div w:id="1747535987">
          <w:marLeft w:val="640"/>
          <w:marRight w:val="0"/>
          <w:marTop w:val="0"/>
          <w:marBottom w:val="0"/>
          <w:divBdr>
            <w:top w:val="none" w:sz="0" w:space="0" w:color="auto"/>
            <w:left w:val="none" w:sz="0" w:space="0" w:color="auto"/>
            <w:bottom w:val="none" w:sz="0" w:space="0" w:color="auto"/>
            <w:right w:val="none" w:sz="0" w:space="0" w:color="auto"/>
          </w:divBdr>
        </w:div>
        <w:div w:id="77096896">
          <w:marLeft w:val="640"/>
          <w:marRight w:val="0"/>
          <w:marTop w:val="0"/>
          <w:marBottom w:val="0"/>
          <w:divBdr>
            <w:top w:val="none" w:sz="0" w:space="0" w:color="auto"/>
            <w:left w:val="none" w:sz="0" w:space="0" w:color="auto"/>
            <w:bottom w:val="none" w:sz="0" w:space="0" w:color="auto"/>
            <w:right w:val="none" w:sz="0" w:space="0" w:color="auto"/>
          </w:divBdr>
        </w:div>
        <w:div w:id="586965188">
          <w:marLeft w:val="640"/>
          <w:marRight w:val="0"/>
          <w:marTop w:val="0"/>
          <w:marBottom w:val="0"/>
          <w:divBdr>
            <w:top w:val="none" w:sz="0" w:space="0" w:color="auto"/>
            <w:left w:val="none" w:sz="0" w:space="0" w:color="auto"/>
            <w:bottom w:val="none" w:sz="0" w:space="0" w:color="auto"/>
            <w:right w:val="none" w:sz="0" w:space="0" w:color="auto"/>
          </w:divBdr>
        </w:div>
        <w:div w:id="1986423670">
          <w:marLeft w:val="640"/>
          <w:marRight w:val="0"/>
          <w:marTop w:val="0"/>
          <w:marBottom w:val="0"/>
          <w:divBdr>
            <w:top w:val="none" w:sz="0" w:space="0" w:color="auto"/>
            <w:left w:val="none" w:sz="0" w:space="0" w:color="auto"/>
            <w:bottom w:val="none" w:sz="0" w:space="0" w:color="auto"/>
            <w:right w:val="none" w:sz="0" w:space="0" w:color="auto"/>
          </w:divBdr>
        </w:div>
        <w:div w:id="160463089">
          <w:marLeft w:val="640"/>
          <w:marRight w:val="0"/>
          <w:marTop w:val="0"/>
          <w:marBottom w:val="0"/>
          <w:divBdr>
            <w:top w:val="none" w:sz="0" w:space="0" w:color="auto"/>
            <w:left w:val="none" w:sz="0" w:space="0" w:color="auto"/>
            <w:bottom w:val="none" w:sz="0" w:space="0" w:color="auto"/>
            <w:right w:val="none" w:sz="0" w:space="0" w:color="auto"/>
          </w:divBdr>
        </w:div>
        <w:div w:id="922955519">
          <w:marLeft w:val="640"/>
          <w:marRight w:val="0"/>
          <w:marTop w:val="0"/>
          <w:marBottom w:val="0"/>
          <w:divBdr>
            <w:top w:val="none" w:sz="0" w:space="0" w:color="auto"/>
            <w:left w:val="none" w:sz="0" w:space="0" w:color="auto"/>
            <w:bottom w:val="none" w:sz="0" w:space="0" w:color="auto"/>
            <w:right w:val="none" w:sz="0" w:space="0" w:color="auto"/>
          </w:divBdr>
        </w:div>
        <w:div w:id="1488745363">
          <w:marLeft w:val="640"/>
          <w:marRight w:val="0"/>
          <w:marTop w:val="0"/>
          <w:marBottom w:val="0"/>
          <w:divBdr>
            <w:top w:val="none" w:sz="0" w:space="0" w:color="auto"/>
            <w:left w:val="none" w:sz="0" w:space="0" w:color="auto"/>
            <w:bottom w:val="none" w:sz="0" w:space="0" w:color="auto"/>
            <w:right w:val="none" w:sz="0" w:space="0" w:color="auto"/>
          </w:divBdr>
        </w:div>
        <w:div w:id="56175383">
          <w:marLeft w:val="640"/>
          <w:marRight w:val="0"/>
          <w:marTop w:val="0"/>
          <w:marBottom w:val="0"/>
          <w:divBdr>
            <w:top w:val="none" w:sz="0" w:space="0" w:color="auto"/>
            <w:left w:val="none" w:sz="0" w:space="0" w:color="auto"/>
            <w:bottom w:val="none" w:sz="0" w:space="0" w:color="auto"/>
            <w:right w:val="none" w:sz="0" w:space="0" w:color="auto"/>
          </w:divBdr>
        </w:div>
        <w:div w:id="1917086894">
          <w:marLeft w:val="640"/>
          <w:marRight w:val="0"/>
          <w:marTop w:val="0"/>
          <w:marBottom w:val="0"/>
          <w:divBdr>
            <w:top w:val="none" w:sz="0" w:space="0" w:color="auto"/>
            <w:left w:val="none" w:sz="0" w:space="0" w:color="auto"/>
            <w:bottom w:val="none" w:sz="0" w:space="0" w:color="auto"/>
            <w:right w:val="none" w:sz="0" w:space="0" w:color="auto"/>
          </w:divBdr>
        </w:div>
        <w:div w:id="1533961035">
          <w:marLeft w:val="640"/>
          <w:marRight w:val="0"/>
          <w:marTop w:val="0"/>
          <w:marBottom w:val="0"/>
          <w:divBdr>
            <w:top w:val="none" w:sz="0" w:space="0" w:color="auto"/>
            <w:left w:val="none" w:sz="0" w:space="0" w:color="auto"/>
            <w:bottom w:val="none" w:sz="0" w:space="0" w:color="auto"/>
            <w:right w:val="none" w:sz="0" w:space="0" w:color="auto"/>
          </w:divBdr>
        </w:div>
        <w:div w:id="1221819228">
          <w:marLeft w:val="640"/>
          <w:marRight w:val="0"/>
          <w:marTop w:val="0"/>
          <w:marBottom w:val="0"/>
          <w:divBdr>
            <w:top w:val="none" w:sz="0" w:space="0" w:color="auto"/>
            <w:left w:val="none" w:sz="0" w:space="0" w:color="auto"/>
            <w:bottom w:val="none" w:sz="0" w:space="0" w:color="auto"/>
            <w:right w:val="none" w:sz="0" w:space="0" w:color="auto"/>
          </w:divBdr>
        </w:div>
        <w:div w:id="1638753769">
          <w:marLeft w:val="640"/>
          <w:marRight w:val="0"/>
          <w:marTop w:val="0"/>
          <w:marBottom w:val="0"/>
          <w:divBdr>
            <w:top w:val="none" w:sz="0" w:space="0" w:color="auto"/>
            <w:left w:val="none" w:sz="0" w:space="0" w:color="auto"/>
            <w:bottom w:val="none" w:sz="0" w:space="0" w:color="auto"/>
            <w:right w:val="none" w:sz="0" w:space="0" w:color="auto"/>
          </w:divBdr>
        </w:div>
        <w:div w:id="1386569042">
          <w:marLeft w:val="640"/>
          <w:marRight w:val="0"/>
          <w:marTop w:val="0"/>
          <w:marBottom w:val="0"/>
          <w:divBdr>
            <w:top w:val="none" w:sz="0" w:space="0" w:color="auto"/>
            <w:left w:val="none" w:sz="0" w:space="0" w:color="auto"/>
            <w:bottom w:val="none" w:sz="0" w:space="0" w:color="auto"/>
            <w:right w:val="none" w:sz="0" w:space="0" w:color="auto"/>
          </w:divBdr>
        </w:div>
        <w:div w:id="1752775433">
          <w:marLeft w:val="640"/>
          <w:marRight w:val="0"/>
          <w:marTop w:val="0"/>
          <w:marBottom w:val="0"/>
          <w:divBdr>
            <w:top w:val="none" w:sz="0" w:space="0" w:color="auto"/>
            <w:left w:val="none" w:sz="0" w:space="0" w:color="auto"/>
            <w:bottom w:val="none" w:sz="0" w:space="0" w:color="auto"/>
            <w:right w:val="none" w:sz="0" w:space="0" w:color="auto"/>
          </w:divBdr>
        </w:div>
        <w:div w:id="717969889">
          <w:marLeft w:val="640"/>
          <w:marRight w:val="0"/>
          <w:marTop w:val="0"/>
          <w:marBottom w:val="0"/>
          <w:divBdr>
            <w:top w:val="none" w:sz="0" w:space="0" w:color="auto"/>
            <w:left w:val="none" w:sz="0" w:space="0" w:color="auto"/>
            <w:bottom w:val="none" w:sz="0" w:space="0" w:color="auto"/>
            <w:right w:val="none" w:sz="0" w:space="0" w:color="auto"/>
          </w:divBdr>
        </w:div>
        <w:div w:id="1129402316">
          <w:marLeft w:val="640"/>
          <w:marRight w:val="0"/>
          <w:marTop w:val="0"/>
          <w:marBottom w:val="0"/>
          <w:divBdr>
            <w:top w:val="none" w:sz="0" w:space="0" w:color="auto"/>
            <w:left w:val="none" w:sz="0" w:space="0" w:color="auto"/>
            <w:bottom w:val="none" w:sz="0" w:space="0" w:color="auto"/>
            <w:right w:val="none" w:sz="0" w:space="0" w:color="auto"/>
          </w:divBdr>
        </w:div>
        <w:div w:id="1638412680">
          <w:marLeft w:val="640"/>
          <w:marRight w:val="0"/>
          <w:marTop w:val="0"/>
          <w:marBottom w:val="0"/>
          <w:divBdr>
            <w:top w:val="none" w:sz="0" w:space="0" w:color="auto"/>
            <w:left w:val="none" w:sz="0" w:space="0" w:color="auto"/>
            <w:bottom w:val="none" w:sz="0" w:space="0" w:color="auto"/>
            <w:right w:val="none" w:sz="0" w:space="0" w:color="auto"/>
          </w:divBdr>
        </w:div>
        <w:div w:id="1905414491">
          <w:marLeft w:val="640"/>
          <w:marRight w:val="0"/>
          <w:marTop w:val="0"/>
          <w:marBottom w:val="0"/>
          <w:divBdr>
            <w:top w:val="none" w:sz="0" w:space="0" w:color="auto"/>
            <w:left w:val="none" w:sz="0" w:space="0" w:color="auto"/>
            <w:bottom w:val="none" w:sz="0" w:space="0" w:color="auto"/>
            <w:right w:val="none" w:sz="0" w:space="0" w:color="auto"/>
          </w:divBdr>
        </w:div>
        <w:div w:id="824051852">
          <w:marLeft w:val="640"/>
          <w:marRight w:val="0"/>
          <w:marTop w:val="0"/>
          <w:marBottom w:val="0"/>
          <w:divBdr>
            <w:top w:val="none" w:sz="0" w:space="0" w:color="auto"/>
            <w:left w:val="none" w:sz="0" w:space="0" w:color="auto"/>
            <w:bottom w:val="none" w:sz="0" w:space="0" w:color="auto"/>
            <w:right w:val="none" w:sz="0" w:space="0" w:color="auto"/>
          </w:divBdr>
        </w:div>
        <w:div w:id="1553080586">
          <w:marLeft w:val="640"/>
          <w:marRight w:val="0"/>
          <w:marTop w:val="0"/>
          <w:marBottom w:val="0"/>
          <w:divBdr>
            <w:top w:val="none" w:sz="0" w:space="0" w:color="auto"/>
            <w:left w:val="none" w:sz="0" w:space="0" w:color="auto"/>
            <w:bottom w:val="none" w:sz="0" w:space="0" w:color="auto"/>
            <w:right w:val="none" w:sz="0" w:space="0" w:color="auto"/>
          </w:divBdr>
        </w:div>
        <w:div w:id="639305984">
          <w:marLeft w:val="640"/>
          <w:marRight w:val="0"/>
          <w:marTop w:val="0"/>
          <w:marBottom w:val="0"/>
          <w:divBdr>
            <w:top w:val="none" w:sz="0" w:space="0" w:color="auto"/>
            <w:left w:val="none" w:sz="0" w:space="0" w:color="auto"/>
            <w:bottom w:val="none" w:sz="0" w:space="0" w:color="auto"/>
            <w:right w:val="none" w:sz="0" w:space="0" w:color="auto"/>
          </w:divBdr>
        </w:div>
        <w:div w:id="989097592">
          <w:marLeft w:val="640"/>
          <w:marRight w:val="0"/>
          <w:marTop w:val="0"/>
          <w:marBottom w:val="0"/>
          <w:divBdr>
            <w:top w:val="none" w:sz="0" w:space="0" w:color="auto"/>
            <w:left w:val="none" w:sz="0" w:space="0" w:color="auto"/>
            <w:bottom w:val="none" w:sz="0" w:space="0" w:color="auto"/>
            <w:right w:val="none" w:sz="0" w:space="0" w:color="auto"/>
          </w:divBdr>
        </w:div>
        <w:div w:id="1718048766">
          <w:marLeft w:val="640"/>
          <w:marRight w:val="0"/>
          <w:marTop w:val="0"/>
          <w:marBottom w:val="0"/>
          <w:divBdr>
            <w:top w:val="none" w:sz="0" w:space="0" w:color="auto"/>
            <w:left w:val="none" w:sz="0" w:space="0" w:color="auto"/>
            <w:bottom w:val="none" w:sz="0" w:space="0" w:color="auto"/>
            <w:right w:val="none" w:sz="0" w:space="0" w:color="auto"/>
          </w:divBdr>
        </w:div>
        <w:div w:id="762148867">
          <w:marLeft w:val="640"/>
          <w:marRight w:val="0"/>
          <w:marTop w:val="0"/>
          <w:marBottom w:val="0"/>
          <w:divBdr>
            <w:top w:val="none" w:sz="0" w:space="0" w:color="auto"/>
            <w:left w:val="none" w:sz="0" w:space="0" w:color="auto"/>
            <w:bottom w:val="none" w:sz="0" w:space="0" w:color="auto"/>
            <w:right w:val="none" w:sz="0" w:space="0" w:color="auto"/>
          </w:divBdr>
        </w:div>
        <w:div w:id="1931085820">
          <w:marLeft w:val="640"/>
          <w:marRight w:val="0"/>
          <w:marTop w:val="0"/>
          <w:marBottom w:val="0"/>
          <w:divBdr>
            <w:top w:val="none" w:sz="0" w:space="0" w:color="auto"/>
            <w:left w:val="none" w:sz="0" w:space="0" w:color="auto"/>
            <w:bottom w:val="none" w:sz="0" w:space="0" w:color="auto"/>
            <w:right w:val="none" w:sz="0" w:space="0" w:color="auto"/>
          </w:divBdr>
        </w:div>
        <w:div w:id="237639906">
          <w:marLeft w:val="640"/>
          <w:marRight w:val="0"/>
          <w:marTop w:val="0"/>
          <w:marBottom w:val="0"/>
          <w:divBdr>
            <w:top w:val="none" w:sz="0" w:space="0" w:color="auto"/>
            <w:left w:val="none" w:sz="0" w:space="0" w:color="auto"/>
            <w:bottom w:val="none" w:sz="0" w:space="0" w:color="auto"/>
            <w:right w:val="none" w:sz="0" w:space="0" w:color="auto"/>
          </w:divBdr>
        </w:div>
        <w:div w:id="567227799">
          <w:marLeft w:val="640"/>
          <w:marRight w:val="0"/>
          <w:marTop w:val="0"/>
          <w:marBottom w:val="0"/>
          <w:divBdr>
            <w:top w:val="none" w:sz="0" w:space="0" w:color="auto"/>
            <w:left w:val="none" w:sz="0" w:space="0" w:color="auto"/>
            <w:bottom w:val="none" w:sz="0" w:space="0" w:color="auto"/>
            <w:right w:val="none" w:sz="0" w:space="0" w:color="auto"/>
          </w:divBdr>
        </w:div>
        <w:div w:id="942420710">
          <w:marLeft w:val="640"/>
          <w:marRight w:val="0"/>
          <w:marTop w:val="0"/>
          <w:marBottom w:val="0"/>
          <w:divBdr>
            <w:top w:val="none" w:sz="0" w:space="0" w:color="auto"/>
            <w:left w:val="none" w:sz="0" w:space="0" w:color="auto"/>
            <w:bottom w:val="none" w:sz="0" w:space="0" w:color="auto"/>
            <w:right w:val="none" w:sz="0" w:space="0" w:color="auto"/>
          </w:divBdr>
        </w:div>
        <w:div w:id="1925532999">
          <w:marLeft w:val="640"/>
          <w:marRight w:val="0"/>
          <w:marTop w:val="0"/>
          <w:marBottom w:val="0"/>
          <w:divBdr>
            <w:top w:val="none" w:sz="0" w:space="0" w:color="auto"/>
            <w:left w:val="none" w:sz="0" w:space="0" w:color="auto"/>
            <w:bottom w:val="none" w:sz="0" w:space="0" w:color="auto"/>
            <w:right w:val="none" w:sz="0" w:space="0" w:color="auto"/>
          </w:divBdr>
        </w:div>
      </w:divsChild>
    </w:div>
    <w:div w:id="1619336222">
      <w:marLeft w:val="0"/>
      <w:marRight w:val="0"/>
      <w:marTop w:val="0"/>
      <w:marBottom w:val="0"/>
      <w:divBdr>
        <w:top w:val="none" w:sz="0" w:space="0" w:color="auto"/>
        <w:left w:val="none" w:sz="0" w:space="0" w:color="auto"/>
        <w:bottom w:val="none" w:sz="0" w:space="0" w:color="auto"/>
        <w:right w:val="none" w:sz="0" w:space="0" w:color="auto"/>
      </w:divBdr>
    </w:div>
    <w:div w:id="1620062070">
      <w:marLeft w:val="640"/>
      <w:marRight w:val="0"/>
      <w:marTop w:val="0"/>
      <w:marBottom w:val="0"/>
      <w:divBdr>
        <w:top w:val="none" w:sz="0" w:space="0" w:color="auto"/>
        <w:left w:val="none" w:sz="0" w:space="0" w:color="auto"/>
        <w:bottom w:val="none" w:sz="0" w:space="0" w:color="auto"/>
        <w:right w:val="none" w:sz="0" w:space="0" w:color="auto"/>
      </w:divBdr>
    </w:div>
    <w:div w:id="1620379375">
      <w:marLeft w:val="640"/>
      <w:marRight w:val="0"/>
      <w:marTop w:val="0"/>
      <w:marBottom w:val="0"/>
      <w:divBdr>
        <w:top w:val="none" w:sz="0" w:space="0" w:color="auto"/>
        <w:left w:val="none" w:sz="0" w:space="0" w:color="auto"/>
        <w:bottom w:val="none" w:sz="0" w:space="0" w:color="auto"/>
        <w:right w:val="none" w:sz="0" w:space="0" w:color="auto"/>
      </w:divBdr>
    </w:div>
    <w:div w:id="1624650814">
      <w:bodyDiv w:val="1"/>
      <w:marLeft w:val="0"/>
      <w:marRight w:val="0"/>
      <w:marTop w:val="0"/>
      <w:marBottom w:val="0"/>
      <w:divBdr>
        <w:top w:val="none" w:sz="0" w:space="0" w:color="auto"/>
        <w:left w:val="none" w:sz="0" w:space="0" w:color="auto"/>
        <w:bottom w:val="none" w:sz="0" w:space="0" w:color="auto"/>
        <w:right w:val="none" w:sz="0" w:space="0" w:color="auto"/>
      </w:divBdr>
      <w:divsChild>
        <w:div w:id="11534532">
          <w:marLeft w:val="640"/>
          <w:marRight w:val="0"/>
          <w:marTop w:val="0"/>
          <w:marBottom w:val="0"/>
          <w:divBdr>
            <w:top w:val="none" w:sz="0" w:space="0" w:color="auto"/>
            <w:left w:val="none" w:sz="0" w:space="0" w:color="auto"/>
            <w:bottom w:val="none" w:sz="0" w:space="0" w:color="auto"/>
            <w:right w:val="none" w:sz="0" w:space="0" w:color="auto"/>
          </w:divBdr>
        </w:div>
        <w:div w:id="53551548">
          <w:marLeft w:val="640"/>
          <w:marRight w:val="0"/>
          <w:marTop w:val="0"/>
          <w:marBottom w:val="0"/>
          <w:divBdr>
            <w:top w:val="none" w:sz="0" w:space="0" w:color="auto"/>
            <w:left w:val="none" w:sz="0" w:space="0" w:color="auto"/>
            <w:bottom w:val="none" w:sz="0" w:space="0" w:color="auto"/>
            <w:right w:val="none" w:sz="0" w:space="0" w:color="auto"/>
          </w:divBdr>
        </w:div>
        <w:div w:id="97795393">
          <w:marLeft w:val="640"/>
          <w:marRight w:val="0"/>
          <w:marTop w:val="0"/>
          <w:marBottom w:val="0"/>
          <w:divBdr>
            <w:top w:val="none" w:sz="0" w:space="0" w:color="auto"/>
            <w:left w:val="none" w:sz="0" w:space="0" w:color="auto"/>
            <w:bottom w:val="none" w:sz="0" w:space="0" w:color="auto"/>
            <w:right w:val="none" w:sz="0" w:space="0" w:color="auto"/>
          </w:divBdr>
        </w:div>
        <w:div w:id="157428505">
          <w:marLeft w:val="640"/>
          <w:marRight w:val="0"/>
          <w:marTop w:val="0"/>
          <w:marBottom w:val="0"/>
          <w:divBdr>
            <w:top w:val="none" w:sz="0" w:space="0" w:color="auto"/>
            <w:left w:val="none" w:sz="0" w:space="0" w:color="auto"/>
            <w:bottom w:val="none" w:sz="0" w:space="0" w:color="auto"/>
            <w:right w:val="none" w:sz="0" w:space="0" w:color="auto"/>
          </w:divBdr>
        </w:div>
        <w:div w:id="248736099">
          <w:marLeft w:val="640"/>
          <w:marRight w:val="0"/>
          <w:marTop w:val="0"/>
          <w:marBottom w:val="0"/>
          <w:divBdr>
            <w:top w:val="none" w:sz="0" w:space="0" w:color="auto"/>
            <w:left w:val="none" w:sz="0" w:space="0" w:color="auto"/>
            <w:bottom w:val="none" w:sz="0" w:space="0" w:color="auto"/>
            <w:right w:val="none" w:sz="0" w:space="0" w:color="auto"/>
          </w:divBdr>
        </w:div>
        <w:div w:id="322855362">
          <w:marLeft w:val="640"/>
          <w:marRight w:val="0"/>
          <w:marTop w:val="0"/>
          <w:marBottom w:val="0"/>
          <w:divBdr>
            <w:top w:val="none" w:sz="0" w:space="0" w:color="auto"/>
            <w:left w:val="none" w:sz="0" w:space="0" w:color="auto"/>
            <w:bottom w:val="none" w:sz="0" w:space="0" w:color="auto"/>
            <w:right w:val="none" w:sz="0" w:space="0" w:color="auto"/>
          </w:divBdr>
        </w:div>
        <w:div w:id="382096604">
          <w:marLeft w:val="640"/>
          <w:marRight w:val="0"/>
          <w:marTop w:val="0"/>
          <w:marBottom w:val="0"/>
          <w:divBdr>
            <w:top w:val="none" w:sz="0" w:space="0" w:color="auto"/>
            <w:left w:val="none" w:sz="0" w:space="0" w:color="auto"/>
            <w:bottom w:val="none" w:sz="0" w:space="0" w:color="auto"/>
            <w:right w:val="none" w:sz="0" w:space="0" w:color="auto"/>
          </w:divBdr>
        </w:div>
        <w:div w:id="393817221">
          <w:marLeft w:val="640"/>
          <w:marRight w:val="0"/>
          <w:marTop w:val="0"/>
          <w:marBottom w:val="0"/>
          <w:divBdr>
            <w:top w:val="none" w:sz="0" w:space="0" w:color="auto"/>
            <w:left w:val="none" w:sz="0" w:space="0" w:color="auto"/>
            <w:bottom w:val="none" w:sz="0" w:space="0" w:color="auto"/>
            <w:right w:val="none" w:sz="0" w:space="0" w:color="auto"/>
          </w:divBdr>
        </w:div>
        <w:div w:id="610743685">
          <w:marLeft w:val="640"/>
          <w:marRight w:val="0"/>
          <w:marTop w:val="0"/>
          <w:marBottom w:val="0"/>
          <w:divBdr>
            <w:top w:val="none" w:sz="0" w:space="0" w:color="auto"/>
            <w:left w:val="none" w:sz="0" w:space="0" w:color="auto"/>
            <w:bottom w:val="none" w:sz="0" w:space="0" w:color="auto"/>
            <w:right w:val="none" w:sz="0" w:space="0" w:color="auto"/>
          </w:divBdr>
        </w:div>
        <w:div w:id="687832217">
          <w:marLeft w:val="640"/>
          <w:marRight w:val="0"/>
          <w:marTop w:val="0"/>
          <w:marBottom w:val="0"/>
          <w:divBdr>
            <w:top w:val="none" w:sz="0" w:space="0" w:color="auto"/>
            <w:left w:val="none" w:sz="0" w:space="0" w:color="auto"/>
            <w:bottom w:val="none" w:sz="0" w:space="0" w:color="auto"/>
            <w:right w:val="none" w:sz="0" w:space="0" w:color="auto"/>
          </w:divBdr>
        </w:div>
        <w:div w:id="698121162">
          <w:marLeft w:val="640"/>
          <w:marRight w:val="0"/>
          <w:marTop w:val="0"/>
          <w:marBottom w:val="0"/>
          <w:divBdr>
            <w:top w:val="none" w:sz="0" w:space="0" w:color="auto"/>
            <w:left w:val="none" w:sz="0" w:space="0" w:color="auto"/>
            <w:bottom w:val="none" w:sz="0" w:space="0" w:color="auto"/>
            <w:right w:val="none" w:sz="0" w:space="0" w:color="auto"/>
          </w:divBdr>
        </w:div>
        <w:div w:id="738869846">
          <w:marLeft w:val="640"/>
          <w:marRight w:val="0"/>
          <w:marTop w:val="0"/>
          <w:marBottom w:val="0"/>
          <w:divBdr>
            <w:top w:val="none" w:sz="0" w:space="0" w:color="auto"/>
            <w:left w:val="none" w:sz="0" w:space="0" w:color="auto"/>
            <w:bottom w:val="none" w:sz="0" w:space="0" w:color="auto"/>
            <w:right w:val="none" w:sz="0" w:space="0" w:color="auto"/>
          </w:divBdr>
        </w:div>
        <w:div w:id="752512126">
          <w:marLeft w:val="640"/>
          <w:marRight w:val="0"/>
          <w:marTop w:val="0"/>
          <w:marBottom w:val="0"/>
          <w:divBdr>
            <w:top w:val="none" w:sz="0" w:space="0" w:color="auto"/>
            <w:left w:val="none" w:sz="0" w:space="0" w:color="auto"/>
            <w:bottom w:val="none" w:sz="0" w:space="0" w:color="auto"/>
            <w:right w:val="none" w:sz="0" w:space="0" w:color="auto"/>
          </w:divBdr>
        </w:div>
        <w:div w:id="771781953">
          <w:marLeft w:val="640"/>
          <w:marRight w:val="0"/>
          <w:marTop w:val="0"/>
          <w:marBottom w:val="0"/>
          <w:divBdr>
            <w:top w:val="none" w:sz="0" w:space="0" w:color="auto"/>
            <w:left w:val="none" w:sz="0" w:space="0" w:color="auto"/>
            <w:bottom w:val="none" w:sz="0" w:space="0" w:color="auto"/>
            <w:right w:val="none" w:sz="0" w:space="0" w:color="auto"/>
          </w:divBdr>
        </w:div>
        <w:div w:id="798496295">
          <w:marLeft w:val="640"/>
          <w:marRight w:val="0"/>
          <w:marTop w:val="0"/>
          <w:marBottom w:val="0"/>
          <w:divBdr>
            <w:top w:val="none" w:sz="0" w:space="0" w:color="auto"/>
            <w:left w:val="none" w:sz="0" w:space="0" w:color="auto"/>
            <w:bottom w:val="none" w:sz="0" w:space="0" w:color="auto"/>
            <w:right w:val="none" w:sz="0" w:space="0" w:color="auto"/>
          </w:divBdr>
        </w:div>
        <w:div w:id="826213185">
          <w:marLeft w:val="640"/>
          <w:marRight w:val="0"/>
          <w:marTop w:val="0"/>
          <w:marBottom w:val="0"/>
          <w:divBdr>
            <w:top w:val="none" w:sz="0" w:space="0" w:color="auto"/>
            <w:left w:val="none" w:sz="0" w:space="0" w:color="auto"/>
            <w:bottom w:val="none" w:sz="0" w:space="0" w:color="auto"/>
            <w:right w:val="none" w:sz="0" w:space="0" w:color="auto"/>
          </w:divBdr>
        </w:div>
        <w:div w:id="861866923">
          <w:marLeft w:val="640"/>
          <w:marRight w:val="0"/>
          <w:marTop w:val="0"/>
          <w:marBottom w:val="0"/>
          <w:divBdr>
            <w:top w:val="none" w:sz="0" w:space="0" w:color="auto"/>
            <w:left w:val="none" w:sz="0" w:space="0" w:color="auto"/>
            <w:bottom w:val="none" w:sz="0" w:space="0" w:color="auto"/>
            <w:right w:val="none" w:sz="0" w:space="0" w:color="auto"/>
          </w:divBdr>
        </w:div>
        <w:div w:id="926302686">
          <w:marLeft w:val="640"/>
          <w:marRight w:val="0"/>
          <w:marTop w:val="0"/>
          <w:marBottom w:val="0"/>
          <w:divBdr>
            <w:top w:val="none" w:sz="0" w:space="0" w:color="auto"/>
            <w:left w:val="none" w:sz="0" w:space="0" w:color="auto"/>
            <w:bottom w:val="none" w:sz="0" w:space="0" w:color="auto"/>
            <w:right w:val="none" w:sz="0" w:space="0" w:color="auto"/>
          </w:divBdr>
        </w:div>
        <w:div w:id="935409130">
          <w:marLeft w:val="640"/>
          <w:marRight w:val="0"/>
          <w:marTop w:val="0"/>
          <w:marBottom w:val="0"/>
          <w:divBdr>
            <w:top w:val="none" w:sz="0" w:space="0" w:color="auto"/>
            <w:left w:val="none" w:sz="0" w:space="0" w:color="auto"/>
            <w:bottom w:val="none" w:sz="0" w:space="0" w:color="auto"/>
            <w:right w:val="none" w:sz="0" w:space="0" w:color="auto"/>
          </w:divBdr>
        </w:div>
        <w:div w:id="980381328">
          <w:marLeft w:val="640"/>
          <w:marRight w:val="0"/>
          <w:marTop w:val="0"/>
          <w:marBottom w:val="0"/>
          <w:divBdr>
            <w:top w:val="none" w:sz="0" w:space="0" w:color="auto"/>
            <w:left w:val="none" w:sz="0" w:space="0" w:color="auto"/>
            <w:bottom w:val="none" w:sz="0" w:space="0" w:color="auto"/>
            <w:right w:val="none" w:sz="0" w:space="0" w:color="auto"/>
          </w:divBdr>
        </w:div>
        <w:div w:id="1006906822">
          <w:marLeft w:val="640"/>
          <w:marRight w:val="0"/>
          <w:marTop w:val="0"/>
          <w:marBottom w:val="0"/>
          <w:divBdr>
            <w:top w:val="none" w:sz="0" w:space="0" w:color="auto"/>
            <w:left w:val="none" w:sz="0" w:space="0" w:color="auto"/>
            <w:bottom w:val="none" w:sz="0" w:space="0" w:color="auto"/>
            <w:right w:val="none" w:sz="0" w:space="0" w:color="auto"/>
          </w:divBdr>
        </w:div>
        <w:div w:id="1069113785">
          <w:marLeft w:val="640"/>
          <w:marRight w:val="0"/>
          <w:marTop w:val="0"/>
          <w:marBottom w:val="0"/>
          <w:divBdr>
            <w:top w:val="none" w:sz="0" w:space="0" w:color="auto"/>
            <w:left w:val="none" w:sz="0" w:space="0" w:color="auto"/>
            <w:bottom w:val="none" w:sz="0" w:space="0" w:color="auto"/>
            <w:right w:val="none" w:sz="0" w:space="0" w:color="auto"/>
          </w:divBdr>
        </w:div>
        <w:div w:id="1103108550">
          <w:marLeft w:val="640"/>
          <w:marRight w:val="0"/>
          <w:marTop w:val="0"/>
          <w:marBottom w:val="0"/>
          <w:divBdr>
            <w:top w:val="none" w:sz="0" w:space="0" w:color="auto"/>
            <w:left w:val="none" w:sz="0" w:space="0" w:color="auto"/>
            <w:bottom w:val="none" w:sz="0" w:space="0" w:color="auto"/>
            <w:right w:val="none" w:sz="0" w:space="0" w:color="auto"/>
          </w:divBdr>
        </w:div>
        <w:div w:id="1167549772">
          <w:marLeft w:val="640"/>
          <w:marRight w:val="0"/>
          <w:marTop w:val="0"/>
          <w:marBottom w:val="0"/>
          <w:divBdr>
            <w:top w:val="none" w:sz="0" w:space="0" w:color="auto"/>
            <w:left w:val="none" w:sz="0" w:space="0" w:color="auto"/>
            <w:bottom w:val="none" w:sz="0" w:space="0" w:color="auto"/>
            <w:right w:val="none" w:sz="0" w:space="0" w:color="auto"/>
          </w:divBdr>
        </w:div>
        <w:div w:id="1187330513">
          <w:marLeft w:val="640"/>
          <w:marRight w:val="0"/>
          <w:marTop w:val="0"/>
          <w:marBottom w:val="0"/>
          <w:divBdr>
            <w:top w:val="none" w:sz="0" w:space="0" w:color="auto"/>
            <w:left w:val="none" w:sz="0" w:space="0" w:color="auto"/>
            <w:bottom w:val="none" w:sz="0" w:space="0" w:color="auto"/>
            <w:right w:val="none" w:sz="0" w:space="0" w:color="auto"/>
          </w:divBdr>
        </w:div>
        <w:div w:id="1229995761">
          <w:marLeft w:val="640"/>
          <w:marRight w:val="0"/>
          <w:marTop w:val="0"/>
          <w:marBottom w:val="0"/>
          <w:divBdr>
            <w:top w:val="none" w:sz="0" w:space="0" w:color="auto"/>
            <w:left w:val="none" w:sz="0" w:space="0" w:color="auto"/>
            <w:bottom w:val="none" w:sz="0" w:space="0" w:color="auto"/>
            <w:right w:val="none" w:sz="0" w:space="0" w:color="auto"/>
          </w:divBdr>
        </w:div>
        <w:div w:id="1251357612">
          <w:marLeft w:val="640"/>
          <w:marRight w:val="0"/>
          <w:marTop w:val="0"/>
          <w:marBottom w:val="0"/>
          <w:divBdr>
            <w:top w:val="none" w:sz="0" w:space="0" w:color="auto"/>
            <w:left w:val="none" w:sz="0" w:space="0" w:color="auto"/>
            <w:bottom w:val="none" w:sz="0" w:space="0" w:color="auto"/>
            <w:right w:val="none" w:sz="0" w:space="0" w:color="auto"/>
          </w:divBdr>
        </w:div>
        <w:div w:id="1264070364">
          <w:marLeft w:val="640"/>
          <w:marRight w:val="0"/>
          <w:marTop w:val="0"/>
          <w:marBottom w:val="0"/>
          <w:divBdr>
            <w:top w:val="none" w:sz="0" w:space="0" w:color="auto"/>
            <w:left w:val="none" w:sz="0" w:space="0" w:color="auto"/>
            <w:bottom w:val="none" w:sz="0" w:space="0" w:color="auto"/>
            <w:right w:val="none" w:sz="0" w:space="0" w:color="auto"/>
          </w:divBdr>
        </w:div>
        <w:div w:id="1289779470">
          <w:marLeft w:val="640"/>
          <w:marRight w:val="0"/>
          <w:marTop w:val="0"/>
          <w:marBottom w:val="0"/>
          <w:divBdr>
            <w:top w:val="none" w:sz="0" w:space="0" w:color="auto"/>
            <w:left w:val="none" w:sz="0" w:space="0" w:color="auto"/>
            <w:bottom w:val="none" w:sz="0" w:space="0" w:color="auto"/>
            <w:right w:val="none" w:sz="0" w:space="0" w:color="auto"/>
          </w:divBdr>
        </w:div>
        <w:div w:id="1434745886">
          <w:marLeft w:val="640"/>
          <w:marRight w:val="0"/>
          <w:marTop w:val="0"/>
          <w:marBottom w:val="0"/>
          <w:divBdr>
            <w:top w:val="none" w:sz="0" w:space="0" w:color="auto"/>
            <w:left w:val="none" w:sz="0" w:space="0" w:color="auto"/>
            <w:bottom w:val="none" w:sz="0" w:space="0" w:color="auto"/>
            <w:right w:val="none" w:sz="0" w:space="0" w:color="auto"/>
          </w:divBdr>
        </w:div>
        <w:div w:id="1497498866">
          <w:marLeft w:val="640"/>
          <w:marRight w:val="0"/>
          <w:marTop w:val="0"/>
          <w:marBottom w:val="0"/>
          <w:divBdr>
            <w:top w:val="none" w:sz="0" w:space="0" w:color="auto"/>
            <w:left w:val="none" w:sz="0" w:space="0" w:color="auto"/>
            <w:bottom w:val="none" w:sz="0" w:space="0" w:color="auto"/>
            <w:right w:val="none" w:sz="0" w:space="0" w:color="auto"/>
          </w:divBdr>
        </w:div>
        <w:div w:id="1538158509">
          <w:marLeft w:val="640"/>
          <w:marRight w:val="0"/>
          <w:marTop w:val="0"/>
          <w:marBottom w:val="0"/>
          <w:divBdr>
            <w:top w:val="none" w:sz="0" w:space="0" w:color="auto"/>
            <w:left w:val="none" w:sz="0" w:space="0" w:color="auto"/>
            <w:bottom w:val="none" w:sz="0" w:space="0" w:color="auto"/>
            <w:right w:val="none" w:sz="0" w:space="0" w:color="auto"/>
          </w:divBdr>
        </w:div>
        <w:div w:id="1620868960">
          <w:marLeft w:val="640"/>
          <w:marRight w:val="0"/>
          <w:marTop w:val="0"/>
          <w:marBottom w:val="0"/>
          <w:divBdr>
            <w:top w:val="none" w:sz="0" w:space="0" w:color="auto"/>
            <w:left w:val="none" w:sz="0" w:space="0" w:color="auto"/>
            <w:bottom w:val="none" w:sz="0" w:space="0" w:color="auto"/>
            <w:right w:val="none" w:sz="0" w:space="0" w:color="auto"/>
          </w:divBdr>
        </w:div>
        <w:div w:id="1637179932">
          <w:marLeft w:val="640"/>
          <w:marRight w:val="0"/>
          <w:marTop w:val="0"/>
          <w:marBottom w:val="0"/>
          <w:divBdr>
            <w:top w:val="none" w:sz="0" w:space="0" w:color="auto"/>
            <w:left w:val="none" w:sz="0" w:space="0" w:color="auto"/>
            <w:bottom w:val="none" w:sz="0" w:space="0" w:color="auto"/>
            <w:right w:val="none" w:sz="0" w:space="0" w:color="auto"/>
          </w:divBdr>
        </w:div>
        <w:div w:id="1678389355">
          <w:marLeft w:val="640"/>
          <w:marRight w:val="0"/>
          <w:marTop w:val="0"/>
          <w:marBottom w:val="0"/>
          <w:divBdr>
            <w:top w:val="none" w:sz="0" w:space="0" w:color="auto"/>
            <w:left w:val="none" w:sz="0" w:space="0" w:color="auto"/>
            <w:bottom w:val="none" w:sz="0" w:space="0" w:color="auto"/>
            <w:right w:val="none" w:sz="0" w:space="0" w:color="auto"/>
          </w:divBdr>
        </w:div>
        <w:div w:id="1688174280">
          <w:marLeft w:val="640"/>
          <w:marRight w:val="0"/>
          <w:marTop w:val="0"/>
          <w:marBottom w:val="0"/>
          <w:divBdr>
            <w:top w:val="none" w:sz="0" w:space="0" w:color="auto"/>
            <w:left w:val="none" w:sz="0" w:space="0" w:color="auto"/>
            <w:bottom w:val="none" w:sz="0" w:space="0" w:color="auto"/>
            <w:right w:val="none" w:sz="0" w:space="0" w:color="auto"/>
          </w:divBdr>
        </w:div>
        <w:div w:id="1804224674">
          <w:marLeft w:val="640"/>
          <w:marRight w:val="0"/>
          <w:marTop w:val="0"/>
          <w:marBottom w:val="0"/>
          <w:divBdr>
            <w:top w:val="none" w:sz="0" w:space="0" w:color="auto"/>
            <w:left w:val="none" w:sz="0" w:space="0" w:color="auto"/>
            <w:bottom w:val="none" w:sz="0" w:space="0" w:color="auto"/>
            <w:right w:val="none" w:sz="0" w:space="0" w:color="auto"/>
          </w:divBdr>
        </w:div>
        <w:div w:id="1863737216">
          <w:marLeft w:val="640"/>
          <w:marRight w:val="0"/>
          <w:marTop w:val="0"/>
          <w:marBottom w:val="0"/>
          <w:divBdr>
            <w:top w:val="none" w:sz="0" w:space="0" w:color="auto"/>
            <w:left w:val="none" w:sz="0" w:space="0" w:color="auto"/>
            <w:bottom w:val="none" w:sz="0" w:space="0" w:color="auto"/>
            <w:right w:val="none" w:sz="0" w:space="0" w:color="auto"/>
          </w:divBdr>
        </w:div>
        <w:div w:id="1883320533">
          <w:marLeft w:val="640"/>
          <w:marRight w:val="0"/>
          <w:marTop w:val="0"/>
          <w:marBottom w:val="0"/>
          <w:divBdr>
            <w:top w:val="none" w:sz="0" w:space="0" w:color="auto"/>
            <w:left w:val="none" w:sz="0" w:space="0" w:color="auto"/>
            <w:bottom w:val="none" w:sz="0" w:space="0" w:color="auto"/>
            <w:right w:val="none" w:sz="0" w:space="0" w:color="auto"/>
          </w:divBdr>
        </w:div>
        <w:div w:id="1917737005">
          <w:marLeft w:val="640"/>
          <w:marRight w:val="0"/>
          <w:marTop w:val="0"/>
          <w:marBottom w:val="0"/>
          <w:divBdr>
            <w:top w:val="none" w:sz="0" w:space="0" w:color="auto"/>
            <w:left w:val="none" w:sz="0" w:space="0" w:color="auto"/>
            <w:bottom w:val="none" w:sz="0" w:space="0" w:color="auto"/>
            <w:right w:val="none" w:sz="0" w:space="0" w:color="auto"/>
          </w:divBdr>
        </w:div>
        <w:div w:id="2021082107">
          <w:marLeft w:val="640"/>
          <w:marRight w:val="0"/>
          <w:marTop w:val="0"/>
          <w:marBottom w:val="0"/>
          <w:divBdr>
            <w:top w:val="none" w:sz="0" w:space="0" w:color="auto"/>
            <w:left w:val="none" w:sz="0" w:space="0" w:color="auto"/>
            <w:bottom w:val="none" w:sz="0" w:space="0" w:color="auto"/>
            <w:right w:val="none" w:sz="0" w:space="0" w:color="auto"/>
          </w:divBdr>
        </w:div>
        <w:div w:id="2073459382">
          <w:marLeft w:val="640"/>
          <w:marRight w:val="0"/>
          <w:marTop w:val="0"/>
          <w:marBottom w:val="0"/>
          <w:divBdr>
            <w:top w:val="none" w:sz="0" w:space="0" w:color="auto"/>
            <w:left w:val="none" w:sz="0" w:space="0" w:color="auto"/>
            <w:bottom w:val="none" w:sz="0" w:space="0" w:color="auto"/>
            <w:right w:val="none" w:sz="0" w:space="0" w:color="auto"/>
          </w:divBdr>
        </w:div>
        <w:div w:id="2085570820">
          <w:marLeft w:val="640"/>
          <w:marRight w:val="0"/>
          <w:marTop w:val="0"/>
          <w:marBottom w:val="0"/>
          <w:divBdr>
            <w:top w:val="none" w:sz="0" w:space="0" w:color="auto"/>
            <w:left w:val="none" w:sz="0" w:space="0" w:color="auto"/>
            <w:bottom w:val="none" w:sz="0" w:space="0" w:color="auto"/>
            <w:right w:val="none" w:sz="0" w:space="0" w:color="auto"/>
          </w:divBdr>
        </w:div>
      </w:divsChild>
    </w:div>
    <w:div w:id="1625190015">
      <w:marLeft w:val="640"/>
      <w:marRight w:val="0"/>
      <w:marTop w:val="0"/>
      <w:marBottom w:val="0"/>
      <w:divBdr>
        <w:top w:val="none" w:sz="0" w:space="0" w:color="auto"/>
        <w:left w:val="none" w:sz="0" w:space="0" w:color="auto"/>
        <w:bottom w:val="none" w:sz="0" w:space="0" w:color="auto"/>
        <w:right w:val="none" w:sz="0" w:space="0" w:color="auto"/>
      </w:divBdr>
    </w:div>
    <w:div w:id="1626888544">
      <w:marLeft w:val="640"/>
      <w:marRight w:val="0"/>
      <w:marTop w:val="0"/>
      <w:marBottom w:val="0"/>
      <w:divBdr>
        <w:top w:val="none" w:sz="0" w:space="0" w:color="auto"/>
        <w:left w:val="none" w:sz="0" w:space="0" w:color="auto"/>
        <w:bottom w:val="none" w:sz="0" w:space="0" w:color="auto"/>
        <w:right w:val="none" w:sz="0" w:space="0" w:color="auto"/>
      </w:divBdr>
    </w:div>
    <w:div w:id="1629970049">
      <w:bodyDiv w:val="1"/>
      <w:marLeft w:val="0"/>
      <w:marRight w:val="0"/>
      <w:marTop w:val="0"/>
      <w:marBottom w:val="0"/>
      <w:divBdr>
        <w:top w:val="none" w:sz="0" w:space="0" w:color="auto"/>
        <w:left w:val="none" w:sz="0" w:space="0" w:color="auto"/>
        <w:bottom w:val="none" w:sz="0" w:space="0" w:color="auto"/>
        <w:right w:val="none" w:sz="0" w:space="0" w:color="auto"/>
      </w:divBdr>
    </w:div>
    <w:div w:id="1631671345">
      <w:marLeft w:val="640"/>
      <w:marRight w:val="0"/>
      <w:marTop w:val="0"/>
      <w:marBottom w:val="0"/>
      <w:divBdr>
        <w:top w:val="none" w:sz="0" w:space="0" w:color="auto"/>
        <w:left w:val="none" w:sz="0" w:space="0" w:color="auto"/>
        <w:bottom w:val="none" w:sz="0" w:space="0" w:color="auto"/>
        <w:right w:val="none" w:sz="0" w:space="0" w:color="auto"/>
      </w:divBdr>
    </w:div>
    <w:div w:id="1631739853">
      <w:bodyDiv w:val="1"/>
      <w:marLeft w:val="0"/>
      <w:marRight w:val="0"/>
      <w:marTop w:val="0"/>
      <w:marBottom w:val="0"/>
      <w:divBdr>
        <w:top w:val="none" w:sz="0" w:space="0" w:color="auto"/>
        <w:left w:val="none" w:sz="0" w:space="0" w:color="auto"/>
        <w:bottom w:val="none" w:sz="0" w:space="0" w:color="auto"/>
        <w:right w:val="none" w:sz="0" w:space="0" w:color="auto"/>
      </w:divBdr>
      <w:divsChild>
        <w:div w:id="2115130607">
          <w:marLeft w:val="640"/>
          <w:marRight w:val="0"/>
          <w:marTop w:val="0"/>
          <w:marBottom w:val="0"/>
          <w:divBdr>
            <w:top w:val="none" w:sz="0" w:space="0" w:color="auto"/>
            <w:left w:val="none" w:sz="0" w:space="0" w:color="auto"/>
            <w:bottom w:val="none" w:sz="0" w:space="0" w:color="auto"/>
            <w:right w:val="none" w:sz="0" w:space="0" w:color="auto"/>
          </w:divBdr>
        </w:div>
        <w:div w:id="744302344">
          <w:marLeft w:val="640"/>
          <w:marRight w:val="0"/>
          <w:marTop w:val="0"/>
          <w:marBottom w:val="0"/>
          <w:divBdr>
            <w:top w:val="none" w:sz="0" w:space="0" w:color="auto"/>
            <w:left w:val="none" w:sz="0" w:space="0" w:color="auto"/>
            <w:bottom w:val="none" w:sz="0" w:space="0" w:color="auto"/>
            <w:right w:val="none" w:sz="0" w:space="0" w:color="auto"/>
          </w:divBdr>
        </w:div>
        <w:div w:id="1334869606">
          <w:marLeft w:val="640"/>
          <w:marRight w:val="0"/>
          <w:marTop w:val="0"/>
          <w:marBottom w:val="0"/>
          <w:divBdr>
            <w:top w:val="none" w:sz="0" w:space="0" w:color="auto"/>
            <w:left w:val="none" w:sz="0" w:space="0" w:color="auto"/>
            <w:bottom w:val="none" w:sz="0" w:space="0" w:color="auto"/>
            <w:right w:val="none" w:sz="0" w:space="0" w:color="auto"/>
          </w:divBdr>
        </w:div>
        <w:div w:id="117262263">
          <w:marLeft w:val="640"/>
          <w:marRight w:val="0"/>
          <w:marTop w:val="0"/>
          <w:marBottom w:val="0"/>
          <w:divBdr>
            <w:top w:val="none" w:sz="0" w:space="0" w:color="auto"/>
            <w:left w:val="none" w:sz="0" w:space="0" w:color="auto"/>
            <w:bottom w:val="none" w:sz="0" w:space="0" w:color="auto"/>
            <w:right w:val="none" w:sz="0" w:space="0" w:color="auto"/>
          </w:divBdr>
        </w:div>
        <w:div w:id="222566294">
          <w:marLeft w:val="640"/>
          <w:marRight w:val="0"/>
          <w:marTop w:val="0"/>
          <w:marBottom w:val="0"/>
          <w:divBdr>
            <w:top w:val="none" w:sz="0" w:space="0" w:color="auto"/>
            <w:left w:val="none" w:sz="0" w:space="0" w:color="auto"/>
            <w:bottom w:val="none" w:sz="0" w:space="0" w:color="auto"/>
            <w:right w:val="none" w:sz="0" w:space="0" w:color="auto"/>
          </w:divBdr>
        </w:div>
        <w:div w:id="1855728975">
          <w:marLeft w:val="640"/>
          <w:marRight w:val="0"/>
          <w:marTop w:val="0"/>
          <w:marBottom w:val="0"/>
          <w:divBdr>
            <w:top w:val="none" w:sz="0" w:space="0" w:color="auto"/>
            <w:left w:val="none" w:sz="0" w:space="0" w:color="auto"/>
            <w:bottom w:val="none" w:sz="0" w:space="0" w:color="auto"/>
            <w:right w:val="none" w:sz="0" w:space="0" w:color="auto"/>
          </w:divBdr>
        </w:div>
        <w:div w:id="1882743894">
          <w:marLeft w:val="640"/>
          <w:marRight w:val="0"/>
          <w:marTop w:val="0"/>
          <w:marBottom w:val="0"/>
          <w:divBdr>
            <w:top w:val="none" w:sz="0" w:space="0" w:color="auto"/>
            <w:left w:val="none" w:sz="0" w:space="0" w:color="auto"/>
            <w:bottom w:val="none" w:sz="0" w:space="0" w:color="auto"/>
            <w:right w:val="none" w:sz="0" w:space="0" w:color="auto"/>
          </w:divBdr>
        </w:div>
        <w:div w:id="674693954">
          <w:marLeft w:val="640"/>
          <w:marRight w:val="0"/>
          <w:marTop w:val="0"/>
          <w:marBottom w:val="0"/>
          <w:divBdr>
            <w:top w:val="none" w:sz="0" w:space="0" w:color="auto"/>
            <w:left w:val="none" w:sz="0" w:space="0" w:color="auto"/>
            <w:bottom w:val="none" w:sz="0" w:space="0" w:color="auto"/>
            <w:right w:val="none" w:sz="0" w:space="0" w:color="auto"/>
          </w:divBdr>
        </w:div>
        <w:div w:id="559752890">
          <w:marLeft w:val="640"/>
          <w:marRight w:val="0"/>
          <w:marTop w:val="0"/>
          <w:marBottom w:val="0"/>
          <w:divBdr>
            <w:top w:val="none" w:sz="0" w:space="0" w:color="auto"/>
            <w:left w:val="none" w:sz="0" w:space="0" w:color="auto"/>
            <w:bottom w:val="none" w:sz="0" w:space="0" w:color="auto"/>
            <w:right w:val="none" w:sz="0" w:space="0" w:color="auto"/>
          </w:divBdr>
        </w:div>
        <w:div w:id="299382437">
          <w:marLeft w:val="640"/>
          <w:marRight w:val="0"/>
          <w:marTop w:val="0"/>
          <w:marBottom w:val="0"/>
          <w:divBdr>
            <w:top w:val="none" w:sz="0" w:space="0" w:color="auto"/>
            <w:left w:val="none" w:sz="0" w:space="0" w:color="auto"/>
            <w:bottom w:val="none" w:sz="0" w:space="0" w:color="auto"/>
            <w:right w:val="none" w:sz="0" w:space="0" w:color="auto"/>
          </w:divBdr>
        </w:div>
        <w:div w:id="1275749582">
          <w:marLeft w:val="640"/>
          <w:marRight w:val="0"/>
          <w:marTop w:val="0"/>
          <w:marBottom w:val="0"/>
          <w:divBdr>
            <w:top w:val="none" w:sz="0" w:space="0" w:color="auto"/>
            <w:left w:val="none" w:sz="0" w:space="0" w:color="auto"/>
            <w:bottom w:val="none" w:sz="0" w:space="0" w:color="auto"/>
            <w:right w:val="none" w:sz="0" w:space="0" w:color="auto"/>
          </w:divBdr>
        </w:div>
        <w:div w:id="823083918">
          <w:marLeft w:val="640"/>
          <w:marRight w:val="0"/>
          <w:marTop w:val="0"/>
          <w:marBottom w:val="0"/>
          <w:divBdr>
            <w:top w:val="none" w:sz="0" w:space="0" w:color="auto"/>
            <w:left w:val="none" w:sz="0" w:space="0" w:color="auto"/>
            <w:bottom w:val="none" w:sz="0" w:space="0" w:color="auto"/>
            <w:right w:val="none" w:sz="0" w:space="0" w:color="auto"/>
          </w:divBdr>
        </w:div>
        <w:div w:id="157353367">
          <w:marLeft w:val="640"/>
          <w:marRight w:val="0"/>
          <w:marTop w:val="0"/>
          <w:marBottom w:val="0"/>
          <w:divBdr>
            <w:top w:val="none" w:sz="0" w:space="0" w:color="auto"/>
            <w:left w:val="none" w:sz="0" w:space="0" w:color="auto"/>
            <w:bottom w:val="none" w:sz="0" w:space="0" w:color="auto"/>
            <w:right w:val="none" w:sz="0" w:space="0" w:color="auto"/>
          </w:divBdr>
        </w:div>
        <w:div w:id="470367542">
          <w:marLeft w:val="640"/>
          <w:marRight w:val="0"/>
          <w:marTop w:val="0"/>
          <w:marBottom w:val="0"/>
          <w:divBdr>
            <w:top w:val="none" w:sz="0" w:space="0" w:color="auto"/>
            <w:left w:val="none" w:sz="0" w:space="0" w:color="auto"/>
            <w:bottom w:val="none" w:sz="0" w:space="0" w:color="auto"/>
            <w:right w:val="none" w:sz="0" w:space="0" w:color="auto"/>
          </w:divBdr>
        </w:div>
        <w:div w:id="817960784">
          <w:marLeft w:val="640"/>
          <w:marRight w:val="0"/>
          <w:marTop w:val="0"/>
          <w:marBottom w:val="0"/>
          <w:divBdr>
            <w:top w:val="none" w:sz="0" w:space="0" w:color="auto"/>
            <w:left w:val="none" w:sz="0" w:space="0" w:color="auto"/>
            <w:bottom w:val="none" w:sz="0" w:space="0" w:color="auto"/>
            <w:right w:val="none" w:sz="0" w:space="0" w:color="auto"/>
          </w:divBdr>
        </w:div>
        <w:div w:id="827089357">
          <w:marLeft w:val="640"/>
          <w:marRight w:val="0"/>
          <w:marTop w:val="0"/>
          <w:marBottom w:val="0"/>
          <w:divBdr>
            <w:top w:val="none" w:sz="0" w:space="0" w:color="auto"/>
            <w:left w:val="none" w:sz="0" w:space="0" w:color="auto"/>
            <w:bottom w:val="none" w:sz="0" w:space="0" w:color="auto"/>
            <w:right w:val="none" w:sz="0" w:space="0" w:color="auto"/>
          </w:divBdr>
        </w:div>
        <w:div w:id="808860868">
          <w:marLeft w:val="640"/>
          <w:marRight w:val="0"/>
          <w:marTop w:val="0"/>
          <w:marBottom w:val="0"/>
          <w:divBdr>
            <w:top w:val="none" w:sz="0" w:space="0" w:color="auto"/>
            <w:left w:val="none" w:sz="0" w:space="0" w:color="auto"/>
            <w:bottom w:val="none" w:sz="0" w:space="0" w:color="auto"/>
            <w:right w:val="none" w:sz="0" w:space="0" w:color="auto"/>
          </w:divBdr>
        </w:div>
        <w:div w:id="793207395">
          <w:marLeft w:val="640"/>
          <w:marRight w:val="0"/>
          <w:marTop w:val="0"/>
          <w:marBottom w:val="0"/>
          <w:divBdr>
            <w:top w:val="none" w:sz="0" w:space="0" w:color="auto"/>
            <w:left w:val="none" w:sz="0" w:space="0" w:color="auto"/>
            <w:bottom w:val="none" w:sz="0" w:space="0" w:color="auto"/>
            <w:right w:val="none" w:sz="0" w:space="0" w:color="auto"/>
          </w:divBdr>
        </w:div>
        <w:div w:id="1311983941">
          <w:marLeft w:val="640"/>
          <w:marRight w:val="0"/>
          <w:marTop w:val="0"/>
          <w:marBottom w:val="0"/>
          <w:divBdr>
            <w:top w:val="none" w:sz="0" w:space="0" w:color="auto"/>
            <w:left w:val="none" w:sz="0" w:space="0" w:color="auto"/>
            <w:bottom w:val="none" w:sz="0" w:space="0" w:color="auto"/>
            <w:right w:val="none" w:sz="0" w:space="0" w:color="auto"/>
          </w:divBdr>
        </w:div>
        <w:div w:id="1593662881">
          <w:marLeft w:val="640"/>
          <w:marRight w:val="0"/>
          <w:marTop w:val="0"/>
          <w:marBottom w:val="0"/>
          <w:divBdr>
            <w:top w:val="none" w:sz="0" w:space="0" w:color="auto"/>
            <w:left w:val="none" w:sz="0" w:space="0" w:color="auto"/>
            <w:bottom w:val="none" w:sz="0" w:space="0" w:color="auto"/>
            <w:right w:val="none" w:sz="0" w:space="0" w:color="auto"/>
          </w:divBdr>
        </w:div>
        <w:div w:id="1489638961">
          <w:marLeft w:val="640"/>
          <w:marRight w:val="0"/>
          <w:marTop w:val="0"/>
          <w:marBottom w:val="0"/>
          <w:divBdr>
            <w:top w:val="none" w:sz="0" w:space="0" w:color="auto"/>
            <w:left w:val="none" w:sz="0" w:space="0" w:color="auto"/>
            <w:bottom w:val="none" w:sz="0" w:space="0" w:color="auto"/>
            <w:right w:val="none" w:sz="0" w:space="0" w:color="auto"/>
          </w:divBdr>
        </w:div>
        <w:div w:id="1432159999">
          <w:marLeft w:val="640"/>
          <w:marRight w:val="0"/>
          <w:marTop w:val="0"/>
          <w:marBottom w:val="0"/>
          <w:divBdr>
            <w:top w:val="none" w:sz="0" w:space="0" w:color="auto"/>
            <w:left w:val="none" w:sz="0" w:space="0" w:color="auto"/>
            <w:bottom w:val="none" w:sz="0" w:space="0" w:color="auto"/>
            <w:right w:val="none" w:sz="0" w:space="0" w:color="auto"/>
          </w:divBdr>
        </w:div>
        <w:div w:id="1326931280">
          <w:marLeft w:val="640"/>
          <w:marRight w:val="0"/>
          <w:marTop w:val="0"/>
          <w:marBottom w:val="0"/>
          <w:divBdr>
            <w:top w:val="none" w:sz="0" w:space="0" w:color="auto"/>
            <w:left w:val="none" w:sz="0" w:space="0" w:color="auto"/>
            <w:bottom w:val="none" w:sz="0" w:space="0" w:color="auto"/>
            <w:right w:val="none" w:sz="0" w:space="0" w:color="auto"/>
          </w:divBdr>
        </w:div>
        <w:div w:id="6755554">
          <w:marLeft w:val="640"/>
          <w:marRight w:val="0"/>
          <w:marTop w:val="0"/>
          <w:marBottom w:val="0"/>
          <w:divBdr>
            <w:top w:val="none" w:sz="0" w:space="0" w:color="auto"/>
            <w:left w:val="none" w:sz="0" w:space="0" w:color="auto"/>
            <w:bottom w:val="none" w:sz="0" w:space="0" w:color="auto"/>
            <w:right w:val="none" w:sz="0" w:space="0" w:color="auto"/>
          </w:divBdr>
        </w:div>
        <w:div w:id="966006703">
          <w:marLeft w:val="640"/>
          <w:marRight w:val="0"/>
          <w:marTop w:val="0"/>
          <w:marBottom w:val="0"/>
          <w:divBdr>
            <w:top w:val="none" w:sz="0" w:space="0" w:color="auto"/>
            <w:left w:val="none" w:sz="0" w:space="0" w:color="auto"/>
            <w:bottom w:val="none" w:sz="0" w:space="0" w:color="auto"/>
            <w:right w:val="none" w:sz="0" w:space="0" w:color="auto"/>
          </w:divBdr>
        </w:div>
        <w:div w:id="666975821">
          <w:marLeft w:val="640"/>
          <w:marRight w:val="0"/>
          <w:marTop w:val="0"/>
          <w:marBottom w:val="0"/>
          <w:divBdr>
            <w:top w:val="none" w:sz="0" w:space="0" w:color="auto"/>
            <w:left w:val="none" w:sz="0" w:space="0" w:color="auto"/>
            <w:bottom w:val="none" w:sz="0" w:space="0" w:color="auto"/>
            <w:right w:val="none" w:sz="0" w:space="0" w:color="auto"/>
          </w:divBdr>
        </w:div>
        <w:div w:id="1375276063">
          <w:marLeft w:val="640"/>
          <w:marRight w:val="0"/>
          <w:marTop w:val="0"/>
          <w:marBottom w:val="0"/>
          <w:divBdr>
            <w:top w:val="none" w:sz="0" w:space="0" w:color="auto"/>
            <w:left w:val="none" w:sz="0" w:space="0" w:color="auto"/>
            <w:bottom w:val="none" w:sz="0" w:space="0" w:color="auto"/>
            <w:right w:val="none" w:sz="0" w:space="0" w:color="auto"/>
          </w:divBdr>
        </w:div>
        <w:div w:id="1427187739">
          <w:marLeft w:val="640"/>
          <w:marRight w:val="0"/>
          <w:marTop w:val="0"/>
          <w:marBottom w:val="0"/>
          <w:divBdr>
            <w:top w:val="none" w:sz="0" w:space="0" w:color="auto"/>
            <w:left w:val="none" w:sz="0" w:space="0" w:color="auto"/>
            <w:bottom w:val="none" w:sz="0" w:space="0" w:color="auto"/>
            <w:right w:val="none" w:sz="0" w:space="0" w:color="auto"/>
          </w:divBdr>
        </w:div>
        <w:div w:id="330989138">
          <w:marLeft w:val="640"/>
          <w:marRight w:val="0"/>
          <w:marTop w:val="0"/>
          <w:marBottom w:val="0"/>
          <w:divBdr>
            <w:top w:val="none" w:sz="0" w:space="0" w:color="auto"/>
            <w:left w:val="none" w:sz="0" w:space="0" w:color="auto"/>
            <w:bottom w:val="none" w:sz="0" w:space="0" w:color="auto"/>
            <w:right w:val="none" w:sz="0" w:space="0" w:color="auto"/>
          </w:divBdr>
        </w:div>
        <w:div w:id="101582967">
          <w:marLeft w:val="640"/>
          <w:marRight w:val="0"/>
          <w:marTop w:val="0"/>
          <w:marBottom w:val="0"/>
          <w:divBdr>
            <w:top w:val="none" w:sz="0" w:space="0" w:color="auto"/>
            <w:left w:val="none" w:sz="0" w:space="0" w:color="auto"/>
            <w:bottom w:val="none" w:sz="0" w:space="0" w:color="auto"/>
            <w:right w:val="none" w:sz="0" w:space="0" w:color="auto"/>
          </w:divBdr>
        </w:div>
        <w:div w:id="2088653704">
          <w:marLeft w:val="640"/>
          <w:marRight w:val="0"/>
          <w:marTop w:val="0"/>
          <w:marBottom w:val="0"/>
          <w:divBdr>
            <w:top w:val="none" w:sz="0" w:space="0" w:color="auto"/>
            <w:left w:val="none" w:sz="0" w:space="0" w:color="auto"/>
            <w:bottom w:val="none" w:sz="0" w:space="0" w:color="auto"/>
            <w:right w:val="none" w:sz="0" w:space="0" w:color="auto"/>
          </w:divBdr>
        </w:div>
        <w:div w:id="1382316740">
          <w:marLeft w:val="640"/>
          <w:marRight w:val="0"/>
          <w:marTop w:val="0"/>
          <w:marBottom w:val="0"/>
          <w:divBdr>
            <w:top w:val="none" w:sz="0" w:space="0" w:color="auto"/>
            <w:left w:val="none" w:sz="0" w:space="0" w:color="auto"/>
            <w:bottom w:val="none" w:sz="0" w:space="0" w:color="auto"/>
            <w:right w:val="none" w:sz="0" w:space="0" w:color="auto"/>
          </w:divBdr>
        </w:div>
        <w:div w:id="1742092904">
          <w:marLeft w:val="640"/>
          <w:marRight w:val="0"/>
          <w:marTop w:val="0"/>
          <w:marBottom w:val="0"/>
          <w:divBdr>
            <w:top w:val="none" w:sz="0" w:space="0" w:color="auto"/>
            <w:left w:val="none" w:sz="0" w:space="0" w:color="auto"/>
            <w:bottom w:val="none" w:sz="0" w:space="0" w:color="auto"/>
            <w:right w:val="none" w:sz="0" w:space="0" w:color="auto"/>
          </w:divBdr>
        </w:div>
        <w:div w:id="712924803">
          <w:marLeft w:val="640"/>
          <w:marRight w:val="0"/>
          <w:marTop w:val="0"/>
          <w:marBottom w:val="0"/>
          <w:divBdr>
            <w:top w:val="none" w:sz="0" w:space="0" w:color="auto"/>
            <w:left w:val="none" w:sz="0" w:space="0" w:color="auto"/>
            <w:bottom w:val="none" w:sz="0" w:space="0" w:color="auto"/>
            <w:right w:val="none" w:sz="0" w:space="0" w:color="auto"/>
          </w:divBdr>
        </w:div>
        <w:div w:id="950628163">
          <w:marLeft w:val="640"/>
          <w:marRight w:val="0"/>
          <w:marTop w:val="0"/>
          <w:marBottom w:val="0"/>
          <w:divBdr>
            <w:top w:val="none" w:sz="0" w:space="0" w:color="auto"/>
            <w:left w:val="none" w:sz="0" w:space="0" w:color="auto"/>
            <w:bottom w:val="none" w:sz="0" w:space="0" w:color="auto"/>
            <w:right w:val="none" w:sz="0" w:space="0" w:color="auto"/>
          </w:divBdr>
        </w:div>
        <w:div w:id="669791893">
          <w:marLeft w:val="640"/>
          <w:marRight w:val="0"/>
          <w:marTop w:val="0"/>
          <w:marBottom w:val="0"/>
          <w:divBdr>
            <w:top w:val="none" w:sz="0" w:space="0" w:color="auto"/>
            <w:left w:val="none" w:sz="0" w:space="0" w:color="auto"/>
            <w:bottom w:val="none" w:sz="0" w:space="0" w:color="auto"/>
            <w:right w:val="none" w:sz="0" w:space="0" w:color="auto"/>
          </w:divBdr>
        </w:div>
        <w:div w:id="838422501">
          <w:marLeft w:val="640"/>
          <w:marRight w:val="0"/>
          <w:marTop w:val="0"/>
          <w:marBottom w:val="0"/>
          <w:divBdr>
            <w:top w:val="none" w:sz="0" w:space="0" w:color="auto"/>
            <w:left w:val="none" w:sz="0" w:space="0" w:color="auto"/>
            <w:bottom w:val="none" w:sz="0" w:space="0" w:color="auto"/>
            <w:right w:val="none" w:sz="0" w:space="0" w:color="auto"/>
          </w:divBdr>
        </w:div>
        <w:div w:id="1257864626">
          <w:marLeft w:val="640"/>
          <w:marRight w:val="0"/>
          <w:marTop w:val="0"/>
          <w:marBottom w:val="0"/>
          <w:divBdr>
            <w:top w:val="none" w:sz="0" w:space="0" w:color="auto"/>
            <w:left w:val="none" w:sz="0" w:space="0" w:color="auto"/>
            <w:bottom w:val="none" w:sz="0" w:space="0" w:color="auto"/>
            <w:right w:val="none" w:sz="0" w:space="0" w:color="auto"/>
          </w:divBdr>
        </w:div>
        <w:div w:id="1056515934">
          <w:marLeft w:val="640"/>
          <w:marRight w:val="0"/>
          <w:marTop w:val="0"/>
          <w:marBottom w:val="0"/>
          <w:divBdr>
            <w:top w:val="none" w:sz="0" w:space="0" w:color="auto"/>
            <w:left w:val="none" w:sz="0" w:space="0" w:color="auto"/>
            <w:bottom w:val="none" w:sz="0" w:space="0" w:color="auto"/>
            <w:right w:val="none" w:sz="0" w:space="0" w:color="auto"/>
          </w:divBdr>
        </w:div>
        <w:div w:id="163784161">
          <w:marLeft w:val="640"/>
          <w:marRight w:val="0"/>
          <w:marTop w:val="0"/>
          <w:marBottom w:val="0"/>
          <w:divBdr>
            <w:top w:val="none" w:sz="0" w:space="0" w:color="auto"/>
            <w:left w:val="none" w:sz="0" w:space="0" w:color="auto"/>
            <w:bottom w:val="none" w:sz="0" w:space="0" w:color="auto"/>
            <w:right w:val="none" w:sz="0" w:space="0" w:color="auto"/>
          </w:divBdr>
        </w:div>
        <w:div w:id="1925138192">
          <w:marLeft w:val="640"/>
          <w:marRight w:val="0"/>
          <w:marTop w:val="0"/>
          <w:marBottom w:val="0"/>
          <w:divBdr>
            <w:top w:val="none" w:sz="0" w:space="0" w:color="auto"/>
            <w:left w:val="none" w:sz="0" w:space="0" w:color="auto"/>
            <w:bottom w:val="none" w:sz="0" w:space="0" w:color="auto"/>
            <w:right w:val="none" w:sz="0" w:space="0" w:color="auto"/>
          </w:divBdr>
        </w:div>
        <w:div w:id="192769265">
          <w:marLeft w:val="640"/>
          <w:marRight w:val="0"/>
          <w:marTop w:val="0"/>
          <w:marBottom w:val="0"/>
          <w:divBdr>
            <w:top w:val="none" w:sz="0" w:space="0" w:color="auto"/>
            <w:left w:val="none" w:sz="0" w:space="0" w:color="auto"/>
            <w:bottom w:val="none" w:sz="0" w:space="0" w:color="auto"/>
            <w:right w:val="none" w:sz="0" w:space="0" w:color="auto"/>
          </w:divBdr>
        </w:div>
        <w:div w:id="307974447">
          <w:marLeft w:val="640"/>
          <w:marRight w:val="0"/>
          <w:marTop w:val="0"/>
          <w:marBottom w:val="0"/>
          <w:divBdr>
            <w:top w:val="none" w:sz="0" w:space="0" w:color="auto"/>
            <w:left w:val="none" w:sz="0" w:space="0" w:color="auto"/>
            <w:bottom w:val="none" w:sz="0" w:space="0" w:color="auto"/>
            <w:right w:val="none" w:sz="0" w:space="0" w:color="auto"/>
          </w:divBdr>
        </w:div>
        <w:div w:id="193662794">
          <w:marLeft w:val="640"/>
          <w:marRight w:val="0"/>
          <w:marTop w:val="0"/>
          <w:marBottom w:val="0"/>
          <w:divBdr>
            <w:top w:val="none" w:sz="0" w:space="0" w:color="auto"/>
            <w:left w:val="none" w:sz="0" w:space="0" w:color="auto"/>
            <w:bottom w:val="none" w:sz="0" w:space="0" w:color="auto"/>
            <w:right w:val="none" w:sz="0" w:space="0" w:color="auto"/>
          </w:divBdr>
        </w:div>
        <w:div w:id="475494958">
          <w:marLeft w:val="640"/>
          <w:marRight w:val="0"/>
          <w:marTop w:val="0"/>
          <w:marBottom w:val="0"/>
          <w:divBdr>
            <w:top w:val="none" w:sz="0" w:space="0" w:color="auto"/>
            <w:left w:val="none" w:sz="0" w:space="0" w:color="auto"/>
            <w:bottom w:val="none" w:sz="0" w:space="0" w:color="auto"/>
            <w:right w:val="none" w:sz="0" w:space="0" w:color="auto"/>
          </w:divBdr>
        </w:div>
        <w:div w:id="638993290">
          <w:marLeft w:val="640"/>
          <w:marRight w:val="0"/>
          <w:marTop w:val="0"/>
          <w:marBottom w:val="0"/>
          <w:divBdr>
            <w:top w:val="none" w:sz="0" w:space="0" w:color="auto"/>
            <w:left w:val="none" w:sz="0" w:space="0" w:color="auto"/>
            <w:bottom w:val="none" w:sz="0" w:space="0" w:color="auto"/>
            <w:right w:val="none" w:sz="0" w:space="0" w:color="auto"/>
          </w:divBdr>
        </w:div>
        <w:div w:id="88088227">
          <w:marLeft w:val="640"/>
          <w:marRight w:val="0"/>
          <w:marTop w:val="0"/>
          <w:marBottom w:val="0"/>
          <w:divBdr>
            <w:top w:val="none" w:sz="0" w:space="0" w:color="auto"/>
            <w:left w:val="none" w:sz="0" w:space="0" w:color="auto"/>
            <w:bottom w:val="none" w:sz="0" w:space="0" w:color="auto"/>
            <w:right w:val="none" w:sz="0" w:space="0" w:color="auto"/>
          </w:divBdr>
        </w:div>
        <w:div w:id="954142825">
          <w:marLeft w:val="640"/>
          <w:marRight w:val="0"/>
          <w:marTop w:val="0"/>
          <w:marBottom w:val="0"/>
          <w:divBdr>
            <w:top w:val="none" w:sz="0" w:space="0" w:color="auto"/>
            <w:left w:val="none" w:sz="0" w:space="0" w:color="auto"/>
            <w:bottom w:val="none" w:sz="0" w:space="0" w:color="auto"/>
            <w:right w:val="none" w:sz="0" w:space="0" w:color="auto"/>
          </w:divBdr>
        </w:div>
        <w:div w:id="959604681">
          <w:marLeft w:val="640"/>
          <w:marRight w:val="0"/>
          <w:marTop w:val="0"/>
          <w:marBottom w:val="0"/>
          <w:divBdr>
            <w:top w:val="none" w:sz="0" w:space="0" w:color="auto"/>
            <w:left w:val="none" w:sz="0" w:space="0" w:color="auto"/>
            <w:bottom w:val="none" w:sz="0" w:space="0" w:color="auto"/>
            <w:right w:val="none" w:sz="0" w:space="0" w:color="auto"/>
          </w:divBdr>
        </w:div>
      </w:divsChild>
    </w:div>
    <w:div w:id="1632132379">
      <w:marLeft w:val="0"/>
      <w:marRight w:val="0"/>
      <w:marTop w:val="0"/>
      <w:marBottom w:val="0"/>
      <w:divBdr>
        <w:top w:val="none" w:sz="0" w:space="0" w:color="auto"/>
        <w:left w:val="none" w:sz="0" w:space="0" w:color="auto"/>
        <w:bottom w:val="none" w:sz="0" w:space="0" w:color="auto"/>
        <w:right w:val="none" w:sz="0" w:space="0" w:color="auto"/>
      </w:divBdr>
    </w:div>
    <w:div w:id="1632903609">
      <w:marLeft w:val="0"/>
      <w:marRight w:val="0"/>
      <w:marTop w:val="0"/>
      <w:marBottom w:val="0"/>
      <w:divBdr>
        <w:top w:val="none" w:sz="0" w:space="0" w:color="auto"/>
        <w:left w:val="none" w:sz="0" w:space="0" w:color="auto"/>
        <w:bottom w:val="none" w:sz="0" w:space="0" w:color="auto"/>
        <w:right w:val="none" w:sz="0" w:space="0" w:color="auto"/>
      </w:divBdr>
    </w:div>
    <w:div w:id="1633094778">
      <w:marLeft w:val="640"/>
      <w:marRight w:val="0"/>
      <w:marTop w:val="0"/>
      <w:marBottom w:val="0"/>
      <w:divBdr>
        <w:top w:val="none" w:sz="0" w:space="0" w:color="auto"/>
        <w:left w:val="none" w:sz="0" w:space="0" w:color="auto"/>
        <w:bottom w:val="none" w:sz="0" w:space="0" w:color="auto"/>
        <w:right w:val="none" w:sz="0" w:space="0" w:color="auto"/>
      </w:divBdr>
    </w:div>
    <w:div w:id="1635983407">
      <w:bodyDiv w:val="1"/>
      <w:marLeft w:val="0"/>
      <w:marRight w:val="0"/>
      <w:marTop w:val="0"/>
      <w:marBottom w:val="0"/>
      <w:divBdr>
        <w:top w:val="none" w:sz="0" w:space="0" w:color="auto"/>
        <w:left w:val="none" w:sz="0" w:space="0" w:color="auto"/>
        <w:bottom w:val="none" w:sz="0" w:space="0" w:color="auto"/>
        <w:right w:val="none" w:sz="0" w:space="0" w:color="auto"/>
      </w:divBdr>
      <w:divsChild>
        <w:div w:id="1958248345">
          <w:marLeft w:val="640"/>
          <w:marRight w:val="0"/>
          <w:marTop w:val="0"/>
          <w:marBottom w:val="0"/>
          <w:divBdr>
            <w:top w:val="none" w:sz="0" w:space="0" w:color="auto"/>
            <w:left w:val="none" w:sz="0" w:space="0" w:color="auto"/>
            <w:bottom w:val="none" w:sz="0" w:space="0" w:color="auto"/>
            <w:right w:val="none" w:sz="0" w:space="0" w:color="auto"/>
          </w:divBdr>
        </w:div>
        <w:div w:id="1919901055">
          <w:marLeft w:val="640"/>
          <w:marRight w:val="0"/>
          <w:marTop w:val="0"/>
          <w:marBottom w:val="0"/>
          <w:divBdr>
            <w:top w:val="none" w:sz="0" w:space="0" w:color="auto"/>
            <w:left w:val="none" w:sz="0" w:space="0" w:color="auto"/>
            <w:bottom w:val="none" w:sz="0" w:space="0" w:color="auto"/>
            <w:right w:val="none" w:sz="0" w:space="0" w:color="auto"/>
          </w:divBdr>
        </w:div>
        <w:div w:id="1839492886">
          <w:marLeft w:val="640"/>
          <w:marRight w:val="0"/>
          <w:marTop w:val="0"/>
          <w:marBottom w:val="0"/>
          <w:divBdr>
            <w:top w:val="none" w:sz="0" w:space="0" w:color="auto"/>
            <w:left w:val="none" w:sz="0" w:space="0" w:color="auto"/>
            <w:bottom w:val="none" w:sz="0" w:space="0" w:color="auto"/>
            <w:right w:val="none" w:sz="0" w:space="0" w:color="auto"/>
          </w:divBdr>
        </w:div>
        <w:div w:id="1740244387">
          <w:marLeft w:val="640"/>
          <w:marRight w:val="0"/>
          <w:marTop w:val="0"/>
          <w:marBottom w:val="0"/>
          <w:divBdr>
            <w:top w:val="none" w:sz="0" w:space="0" w:color="auto"/>
            <w:left w:val="none" w:sz="0" w:space="0" w:color="auto"/>
            <w:bottom w:val="none" w:sz="0" w:space="0" w:color="auto"/>
            <w:right w:val="none" w:sz="0" w:space="0" w:color="auto"/>
          </w:divBdr>
        </w:div>
        <w:div w:id="747390366">
          <w:marLeft w:val="640"/>
          <w:marRight w:val="0"/>
          <w:marTop w:val="0"/>
          <w:marBottom w:val="0"/>
          <w:divBdr>
            <w:top w:val="none" w:sz="0" w:space="0" w:color="auto"/>
            <w:left w:val="none" w:sz="0" w:space="0" w:color="auto"/>
            <w:bottom w:val="none" w:sz="0" w:space="0" w:color="auto"/>
            <w:right w:val="none" w:sz="0" w:space="0" w:color="auto"/>
          </w:divBdr>
        </w:div>
        <w:div w:id="619530127">
          <w:marLeft w:val="640"/>
          <w:marRight w:val="0"/>
          <w:marTop w:val="0"/>
          <w:marBottom w:val="0"/>
          <w:divBdr>
            <w:top w:val="none" w:sz="0" w:space="0" w:color="auto"/>
            <w:left w:val="none" w:sz="0" w:space="0" w:color="auto"/>
            <w:bottom w:val="none" w:sz="0" w:space="0" w:color="auto"/>
            <w:right w:val="none" w:sz="0" w:space="0" w:color="auto"/>
          </w:divBdr>
        </w:div>
        <w:div w:id="345517410">
          <w:marLeft w:val="640"/>
          <w:marRight w:val="0"/>
          <w:marTop w:val="0"/>
          <w:marBottom w:val="0"/>
          <w:divBdr>
            <w:top w:val="none" w:sz="0" w:space="0" w:color="auto"/>
            <w:left w:val="none" w:sz="0" w:space="0" w:color="auto"/>
            <w:bottom w:val="none" w:sz="0" w:space="0" w:color="auto"/>
            <w:right w:val="none" w:sz="0" w:space="0" w:color="auto"/>
          </w:divBdr>
        </w:div>
        <w:div w:id="1364672776">
          <w:marLeft w:val="640"/>
          <w:marRight w:val="0"/>
          <w:marTop w:val="0"/>
          <w:marBottom w:val="0"/>
          <w:divBdr>
            <w:top w:val="none" w:sz="0" w:space="0" w:color="auto"/>
            <w:left w:val="none" w:sz="0" w:space="0" w:color="auto"/>
            <w:bottom w:val="none" w:sz="0" w:space="0" w:color="auto"/>
            <w:right w:val="none" w:sz="0" w:space="0" w:color="auto"/>
          </w:divBdr>
        </w:div>
        <w:div w:id="682897629">
          <w:marLeft w:val="640"/>
          <w:marRight w:val="0"/>
          <w:marTop w:val="0"/>
          <w:marBottom w:val="0"/>
          <w:divBdr>
            <w:top w:val="none" w:sz="0" w:space="0" w:color="auto"/>
            <w:left w:val="none" w:sz="0" w:space="0" w:color="auto"/>
            <w:bottom w:val="none" w:sz="0" w:space="0" w:color="auto"/>
            <w:right w:val="none" w:sz="0" w:space="0" w:color="auto"/>
          </w:divBdr>
        </w:div>
        <w:div w:id="1777015762">
          <w:marLeft w:val="640"/>
          <w:marRight w:val="0"/>
          <w:marTop w:val="0"/>
          <w:marBottom w:val="0"/>
          <w:divBdr>
            <w:top w:val="none" w:sz="0" w:space="0" w:color="auto"/>
            <w:left w:val="none" w:sz="0" w:space="0" w:color="auto"/>
            <w:bottom w:val="none" w:sz="0" w:space="0" w:color="auto"/>
            <w:right w:val="none" w:sz="0" w:space="0" w:color="auto"/>
          </w:divBdr>
        </w:div>
        <w:div w:id="645471799">
          <w:marLeft w:val="640"/>
          <w:marRight w:val="0"/>
          <w:marTop w:val="0"/>
          <w:marBottom w:val="0"/>
          <w:divBdr>
            <w:top w:val="none" w:sz="0" w:space="0" w:color="auto"/>
            <w:left w:val="none" w:sz="0" w:space="0" w:color="auto"/>
            <w:bottom w:val="none" w:sz="0" w:space="0" w:color="auto"/>
            <w:right w:val="none" w:sz="0" w:space="0" w:color="auto"/>
          </w:divBdr>
        </w:div>
        <w:div w:id="1480419004">
          <w:marLeft w:val="640"/>
          <w:marRight w:val="0"/>
          <w:marTop w:val="0"/>
          <w:marBottom w:val="0"/>
          <w:divBdr>
            <w:top w:val="none" w:sz="0" w:space="0" w:color="auto"/>
            <w:left w:val="none" w:sz="0" w:space="0" w:color="auto"/>
            <w:bottom w:val="none" w:sz="0" w:space="0" w:color="auto"/>
            <w:right w:val="none" w:sz="0" w:space="0" w:color="auto"/>
          </w:divBdr>
        </w:div>
        <w:div w:id="983310728">
          <w:marLeft w:val="640"/>
          <w:marRight w:val="0"/>
          <w:marTop w:val="0"/>
          <w:marBottom w:val="0"/>
          <w:divBdr>
            <w:top w:val="none" w:sz="0" w:space="0" w:color="auto"/>
            <w:left w:val="none" w:sz="0" w:space="0" w:color="auto"/>
            <w:bottom w:val="none" w:sz="0" w:space="0" w:color="auto"/>
            <w:right w:val="none" w:sz="0" w:space="0" w:color="auto"/>
          </w:divBdr>
        </w:div>
        <w:div w:id="246304375">
          <w:marLeft w:val="640"/>
          <w:marRight w:val="0"/>
          <w:marTop w:val="0"/>
          <w:marBottom w:val="0"/>
          <w:divBdr>
            <w:top w:val="none" w:sz="0" w:space="0" w:color="auto"/>
            <w:left w:val="none" w:sz="0" w:space="0" w:color="auto"/>
            <w:bottom w:val="none" w:sz="0" w:space="0" w:color="auto"/>
            <w:right w:val="none" w:sz="0" w:space="0" w:color="auto"/>
          </w:divBdr>
        </w:div>
        <w:div w:id="76287251">
          <w:marLeft w:val="640"/>
          <w:marRight w:val="0"/>
          <w:marTop w:val="0"/>
          <w:marBottom w:val="0"/>
          <w:divBdr>
            <w:top w:val="none" w:sz="0" w:space="0" w:color="auto"/>
            <w:left w:val="none" w:sz="0" w:space="0" w:color="auto"/>
            <w:bottom w:val="none" w:sz="0" w:space="0" w:color="auto"/>
            <w:right w:val="none" w:sz="0" w:space="0" w:color="auto"/>
          </w:divBdr>
        </w:div>
        <w:div w:id="1677537456">
          <w:marLeft w:val="640"/>
          <w:marRight w:val="0"/>
          <w:marTop w:val="0"/>
          <w:marBottom w:val="0"/>
          <w:divBdr>
            <w:top w:val="none" w:sz="0" w:space="0" w:color="auto"/>
            <w:left w:val="none" w:sz="0" w:space="0" w:color="auto"/>
            <w:bottom w:val="none" w:sz="0" w:space="0" w:color="auto"/>
            <w:right w:val="none" w:sz="0" w:space="0" w:color="auto"/>
          </w:divBdr>
        </w:div>
        <w:div w:id="2035575619">
          <w:marLeft w:val="640"/>
          <w:marRight w:val="0"/>
          <w:marTop w:val="0"/>
          <w:marBottom w:val="0"/>
          <w:divBdr>
            <w:top w:val="none" w:sz="0" w:space="0" w:color="auto"/>
            <w:left w:val="none" w:sz="0" w:space="0" w:color="auto"/>
            <w:bottom w:val="none" w:sz="0" w:space="0" w:color="auto"/>
            <w:right w:val="none" w:sz="0" w:space="0" w:color="auto"/>
          </w:divBdr>
        </w:div>
        <w:div w:id="2002347426">
          <w:marLeft w:val="640"/>
          <w:marRight w:val="0"/>
          <w:marTop w:val="0"/>
          <w:marBottom w:val="0"/>
          <w:divBdr>
            <w:top w:val="none" w:sz="0" w:space="0" w:color="auto"/>
            <w:left w:val="none" w:sz="0" w:space="0" w:color="auto"/>
            <w:bottom w:val="none" w:sz="0" w:space="0" w:color="auto"/>
            <w:right w:val="none" w:sz="0" w:space="0" w:color="auto"/>
          </w:divBdr>
        </w:div>
        <w:div w:id="1215891985">
          <w:marLeft w:val="640"/>
          <w:marRight w:val="0"/>
          <w:marTop w:val="0"/>
          <w:marBottom w:val="0"/>
          <w:divBdr>
            <w:top w:val="none" w:sz="0" w:space="0" w:color="auto"/>
            <w:left w:val="none" w:sz="0" w:space="0" w:color="auto"/>
            <w:bottom w:val="none" w:sz="0" w:space="0" w:color="auto"/>
            <w:right w:val="none" w:sz="0" w:space="0" w:color="auto"/>
          </w:divBdr>
        </w:div>
        <w:div w:id="1614247722">
          <w:marLeft w:val="640"/>
          <w:marRight w:val="0"/>
          <w:marTop w:val="0"/>
          <w:marBottom w:val="0"/>
          <w:divBdr>
            <w:top w:val="none" w:sz="0" w:space="0" w:color="auto"/>
            <w:left w:val="none" w:sz="0" w:space="0" w:color="auto"/>
            <w:bottom w:val="none" w:sz="0" w:space="0" w:color="auto"/>
            <w:right w:val="none" w:sz="0" w:space="0" w:color="auto"/>
          </w:divBdr>
        </w:div>
        <w:div w:id="711002012">
          <w:marLeft w:val="640"/>
          <w:marRight w:val="0"/>
          <w:marTop w:val="0"/>
          <w:marBottom w:val="0"/>
          <w:divBdr>
            <w:top w:val="none" w:sz="0" w:space="0" w:color="auto"/>
            <w:left w:val="none" w:sz="0" w:space="0" w:color="auto"/>
            <w:bottom w:val="none" w:sz="0" w:space="0" w:color="auto"/>
            <w:right w:val="none" w:sz="0" w:space="0" w:color="auto"/>
          </w:divBdr>
        </w:div>
        <w:div w:id="204759227">
          <w:marLeft w:val="640"/>
          <w:marRight w:val="0"/>
          <w:marTop w:val="0"/>
          <w:marBottom w:val="0"/>
          <w:divBdr>
            <w:top w:val="none" w:sz="0" w:space="0" w:color="auto"/>
            <w:left w:val="none" w:sz="0" w:space="0" w:color="auto"/>
            <w:bottom w:val="none" w:sz="0" w:space="0" w:color="auto"/>
            <w:right w:val="none" w:sz="0" w:space="0" w:color="auto"/>
          </w:divBdr>
        </w:div>
        <w:div w:id="490758651">
          <w:marLeft w:val="640"/>
          <w:marRight w:val="0"/>
          <w:marTop w:val="0"/>
          <w:marBottom w:val="0"/>
          <w:divBdr>
            <w:top w:val="none" w:sz="0" w:space="0" w:color="auto"/>
            <w:left w:val="none" w:sz="0" w:space="0" w:color="auto"/>
            <w:bottom w:val="none" w:sz="0" w:space="0" w:color="auto"/>
            <w:right w:val="none" w:sz="0" w:space="0" w:color="auto"/>
          </w:divBdr>
        </w:div>
        <w:div w:id="1172334705">
          <w:marLeft w:val="640"/>
          <w:marRight w:val="0"/>
          <w:marTop w:val="0"/>
          <w:marBottom w:val="0"/>
          <w:divBdr>
            <w:top w:val="none" w:sz="0" w:space="0" w:color="auto"/>
            <w:left w:val="none" w:sz="0" w:space="0" w:color="auto"/>
            <w:bottom w:val="none" w:sz="0" w:space="0" w:color="auto"/>
            <w:right w:val="none" w:sz="0" w:space="0" w:color="auto"/>
          </w:divBdr>
        </w:div>
        <w:div w:id="249239482">
          <w:marLeft w:val="640"/>
          <w:marRight w:val="0"/>
          <w:marTop w:val="0"/>
          <w:marBottom w:val="0"/>
          <w:divBdr>
            <w:top w:val="none" w:sz="0" w:space="0" w:color="auto"/>
            <w:left w:val="none" w:sz="0" w:space="0" w:color="auto"/>
            <w:bottom w:val="none" w:sz="0" w:space="0" w:color="auto"/>
            <w:right w:val="none" w:sz="0" w:space="0" w:color="auto"/>
          </w:divBdr>
        </w:div>
        <w:div w:id="1400521178">
          <w:marLeft w:val="640"/>
          <w:marRight w:val="0"/>
          <w:marTop w:val="0"/>
          <w:marBottom w:val="0"/>
          <w:divBdr>
            <w:top w:val="none" w:sz="0" w:space="0" w:color="auto"/>
            <w:left w:val="none" w:sz="0" w:space="0" w:color="auto"/>
            <w:bottom w:val="none" w:sz="0" w:space="0" w:color="auto"/>
            <w:right w:val="none" w:sz="0" w:space="0" w:color="auto"/>
          </w:divBdr>
        </w:div>
        <w:div w:id="440153538">
          <w:marLeft w:val="640"/>
          <w:marRight w:val="0"/>
          <w:marTop w:val="0"/>
          <w:marBottom w:val="0"/>
          <w:divBdr>
            <w:top w:val="none" w:sz="0" w:space="0" w:color="auto"/>
            <w:left w:val="none" w:sz="0" w:space="0" w:color="auto"/>
            <w:bottom w:val="none" w:sz="0" w:space="0" w:color="auto"/>
            <w:right w:val="none" w:sz="0" w:space="0" w:color="auto"/>
          </w:divBdr>
        </w:div>
        <w:div w:id="1636451585">
          <w:marLeft w:val="640"/>
          <w:marRight w:val="0"/>
          <w:marTop w:val="0"/>
          <w:marBottom w:val="0"/>
          <w:divBdr>
            <w:top w:val="none" w:sz="0" w:space="0" w:color="auto"/>
            <w:left w:val="none" w:sz="0" w:space="0" w:color="auto"/>
            <w:bottom w:val="none" w:sz="0" w:space="0" w:color="auto"/>
            <w:right w:val="none" w:sz="0" w:space="0" w:color="auto"/>
          </w:divBdr>
        </w:div>
        <w:div w:id="551816693">
          <w:marLeft w:val="640"/>
          <w:marRight w:val="0"/>
          <w:marTop w:val="0"/>
          <w:marBottom w:val="0"/>
          <w:divBdr>
            <w:top w:val="none" w:sz="0" w:space="0" w:color="auto"/>
            <w:left w:val="none" w:sz="0" w:space="0" w:color="auto"/>
            <w:bottom w:val="none" w:sz="0" w:space="0" w:color="auto"/>
            <w:right w:val="none" w:sz="0" w:space="0" w:color="auto"/>
          </w:divBdr>
        </w:div>
        <w:div w:id="146828471">
          <w:marLeft w:val="640"/>
          <w:marRight w:val="0"/>
          <w:marTop w:val="0"/>
          <w:marBottom w:val="0"/>
          <w:divBdr>
            <w:top w:val="none" w:sz="0" w:space="0" w:color="auto"/>
            <w:left w:val="none" w:sz="0" w:space="0" w:color="auto"/>
            <w:bottom w:val="none" w:sz="0" w:space="0" w:color="auto"/>
            <w:right w:val="none" w:sz="0" w:space="0" w:color="auto"/>
          </w:divBdr>
        </w:div>
        <w:div w:id="1536776062">
          <w:marLeft w:val="640"/>
          <w:marRight w:val="0"/>
          <w:marTop w:val="0"/>
          <w:marBottom w:val="0"/>
          <w:divBdr>
            <w:top w:val="none" w:sz="0" w:space="0" w:color="auto"/>
            <w:left w:val="none" w:sz="0" w:space="0" w:color="auto"/>
            <w:bottom w:val="none" w:sz="0" w:space="0" w:color="auto"/>
            <w:right w:val="none" w:sz="0" w:space="0" w:color="auto"/>
          </w:divBdr>
        </w:div>
        <w:div w:id="1574195055">
          <w:marLeft w:val="640"/>
          <w:marRight w:val="0"/>
          <w:marTop w:val="0"/>
          <w:marBottom w:val="0"/>
          <w:divBdr>
            <w:top w:val="none" w:sz="0" w:space="0" w:color="auto"/>
            <w:left w:val="none" w:sz="0" w:space="0" w:color="auto"/>
            <w:bottom w:val="none" w:sz="0" w:space="0" w:color="auto"/>
            <w:right w:val="none" w:sz="0" w:space="0" w:color="auto"/>
          </w:divBdr>
        </w:div>
        <w:div w:id="953025694">
          <w:marLeft w:val="640"/>
          <w:marRight w:val="0"/>
          <w:marTop w:val="0"/>
          <w:marBottom w:val="0"/>
          <w:divBdr>
            <w:top w:val="none" w:sz="0" w:space="0" w:color="auto"/>
            <w:left w:val="none" w:sz="0" w:space="0" w:color="auto"/>
            <w:bottom w:val="none" w:sz="0" w:space="0" w:color="auto"/>
            <w:right w:val="none" w:sz="0" w:space="0" w:color="auto"/>
          </w:divBdr>
        </w:div>
        <w:div w:id="1341004150">
          <w:marLeft w:val="640"/>
          <w:marRight w:val="0"/>
          <w:marTop w:val="0"/>
          <w:marBottom w:val="0"/>
          <w:divBdr>
            <w:top w:val="none" w:sz="0" w:space="0" w:color="auto"/>
            <w:left w:val="none" w:sz="0" w:space="0" w:color="auto"/>
            <w:bottom w:val="none" w:sz="0" w:space="0" w:color="auto"/>
            <w:right w:val="none" w:sz="0" w:space="0" w:color="auto"/>
          </w:divBdr>
        </w:div>
        <w:div w:id="1089349202">
          <w:marLeft w:val="640"/>
          <w:marRight w:val="0"/>
          <w:marTop w:val="0"/>
          <w:marBottom w:val="0"/>
          <w:divBdr>
            <w:top w:val="none" w:sz="0" w:space="0" w:color="auto"/>
            <w:left w:val="none" w:sz="0" w:space="0" w:color="auto"/>
            <w:bottom w:val="none" w:sz="0" w:space="0" w:color="auto"/>
            <w:right w:val="none" w:sz="0" w:space="0" w:color="auto"/>
          </w:divBdr>
        </w:div>
        <w:div w:id="1034883191">
          <w:marLeft w:val="640"/>
          <w:marRight w:val="0"/>
          <w:marTop w:val="0"/>
          <w:marBottom w:val="0"/>
          <w:divBdr>
            <w:top w:val="none" w:sz="0" w:space="0" w:color="auto"/>
            <w:left w:val="none" w:sz="0" w:space="0" w:color="auto"/>
            <w:bottom w:val="none" w:sz="0" w:space="0" w:color="auto"/>
            <w:right w:val="none" w:sz="0" w:space="0" w:color="auto"/>
          </w:divBdr>
        </w:div>
        <w:div w:id="1738631405">
          <w:marLeft w:val="640"/>
          <w:marRight w:val="0"/>
          <w:marTop w:val="0"/>
          <w:marBottom w:val="0"/>
          <w:divBdr>
            <w:top w:val="none" w:sz="0" w:space="0" w:color="auto"/>
            <w:left w:val="none" w:sz="0" w:space="0" w:color="auto"/>
            <w:bottom w:val="none" w:sz="0" w:space="0" w:color="auto"/>
            <w:right w:val="none" w:sz="0" w:space="0" w:color="auto"/>
          </w:divBdr>
        </w:div>
        <w:div w:id="1887376162">
          <w:marLeft w:val="640"/>
          <w:marRight w:val="0"/>
          <w:marTop w:val="0"/>
          <w:marBottom w:val="0"/>
          <w:divBdr>
            <w:top w:val="none" w:sz="0" w:space="0" w:color="auto"/>
            <w:left w:val="none" w:sz="0" w:space="0" w:color="auto"/>
            <w:bottom w:val="none" w:sz="0" w:space="0" w:color="auto"/>
            <w:right w:val="none" w:sz="0" w:space="0" w:color="auto"/>
          </w:divBdr>
        </w:div>
        <w:div w:id="1178160022">
          <w:marLeft w:val="640"/>
          <w:marRight w:val="0"/>
          <w:marTop w:val="0"/>
          <w:marBottom w:val="0"/>
          <w:divBdr>
            <w:top w:val="none" w:sz="0" w:space="0" w:color="auto"/>
            <w:left w:val="none" w:sz="0" w:space="0" w:color="auto"/>
            <w:bottom w:val="none" w:sz="0" w:space="0" w:color="auto"/>
            <w:right w:val="none" w:sz="0" w:space="0" w:color="auto"/>
          </w:divBdr>
        </w:div>
        <w:div w:id="1896314863">
          <w:marLeft w:val="640"/>
          <w:marRight w:val="0"/>
          <w:marTop w:val="0"/>
          <w:marBottom w:val="0"/>
          <w:divBdr>
            <w:top w:val="none" w:sz="0" w:space="0" w:color="auto"/>
            <w:left w:val="none" w:sz="0" w:space="0" w:color="auto"/>
            <w:bottom w:val="none" w:sz="0" w:space="0" w:color="auto"/>
            <w:right w:val="none" w:sz="0" w:space="0" w:color="auto"/>
          </w:divBdr>
        </w:div>
        <w:div w:id="442727199">
          <w:marLeft w:val="640"/>
          <w:marRight w:val="0"/>
          <w:marTop w:val="0"/>
          <w:marBottom w:val="0"/>
          <w:divBdr>
            <w:top w:val="none" w:sz="0" w:space="0" w:color="auto"/>
            <w:left w:val="none" w:sz="0" w:space="0" w:color="auto"/>
            <w:bottom w:val="none" w:sz="0" w:space="0" w:color="auto"/>
            <w:right w:val="none" w:sz="0" w:space="0" w:color="auto"/>
          </w:divBdr>
        </w:div>
        <w:div w:id="2146114607">
          <w:marLeft w:val="640"/>
          <w:marRight w:val="0"/>
          <w:marTop w:val="0"/>
          <w:marBottom w:val="0"/>
          <w:divBdr>
            <w:top w:val="none" w:sz="0" w:space="0" w:color="auto"/>
            <w:left w:val="none" w:sz="0" w:space="0" w:color="auto"/>
            <w:bottom w:val="none" w:sz="0" w:space="0" w:color="auto"/>
            <w:right w:val="none" w:sz="0" w:space="0" w:color="auto"/>
          </w:divBdr>
        </w:div>
        <w:div w:id="1931813795">
          <w:marLeft w:val="640"/>
          <w:marRight w:val="0"/>
          <w:marTop w:val="0"/>
          <w:marBottom w:val="0"/>
          <w:divBdr>
            <w:top w:val="none" w:sz="0" w:space="0" w:color="auto"/>
            <w:left w:val="none" w:sz="0" w:space="0" w:color="auto"/>
            <w:bottom w:val="none" w:sz="0" w:space="0" w:color="auto"/>
            <w:right w:val="none" w:sz="0" w:space="0" w:color="auto"/>
          </w:divBdr>
        </w:div>
        <w:div w:id="659121916">
          <w:marLeft w:val="640"/>
          <w:marRight w:val="0"/>
          <w:marTop w:val="0"/>
          <w:marBottom w:val="0"/>
          <w:divBdr>
            <w:top w:val="none" w:sz="0" w:space="0" w:color="auto"/>
            <w:left w:val="none" w:sz="0" w:space="0" w:color="auto"/>
            <w:bottom w:val="none" w:sz="0" w:space="0" w:color="auto"/>
            <w:right w:val="none" w:sz="0" w:space="0" w:color="auto"/>
          </w:divBdr>
        </w:div>
      </w:divsChild>
    </w:div>
    <w:div w:id="1636905806">
      <w:marLeft w:val="640"/>
      <w:marRight w:val="0"/>
      <w:marTop w:val="0"/>
      <w:marBottom w:val="0"/>
      <w:divBdr>
        <w:top w:val="none" w:sz="0" w:space="0" w:color="auto"/>
        <w:left w:val="none" w:sz="0" w:space="0" w:color="auto"/>
        <w:bottom w:val="none" w:sz="0" w:space="0" w:color="auto"/>
        <w:right w:val="none" w:sz="0" w:space="0" w:color="auto"/>
      </w:divBdr>
    </w:div>
    <w:div w:id="1640570369">
      <w:marLeft w:val="640"/>
      <w:marRight w:val="0"/>
      <w:marTop w:val="0"/>
      <w:marBottom w:val="0"/>
      <w:divBdr>
        <w:top w:val="none" w:sz="0" w:space="0" w:color="auto"/>
        <w:left w:val="none" w:sz="0" w:space="0" w:color="auto"/>
        <w:bottom w:val="none" w:sz="0" w:space="0" w:color="auto"/>
        <w:right w:val="none" w:sz="0" w:space="0" w:color="auto"/>
      </w:divBdr>
    </w:div>
    <w:div w:id="1641109945">
      <w:marLeft w:val="640"/>
      <w:marRight w:val="0"/>
      <w:marTop w:val="0"/>
      <w:marBottom w:val="0"/>
      <w:divBdr>
        <w:top w:val="none" w:sz="0" w:space="0" w:color="auto"/>
        <w:left w:val="none" w:sz="0" w:space="0" w:color="auto"/>
        <w:bottom w:val="none" w:sz="0" w:space="0" w:color="auto"/>
        <w:right w:val="none" w:sz="0" w:space="0" w:color="auto"/>
      </w:divBdr>
    </w:div>
    <w:div w:id="1644002420">
      <w:marLeft w:val="0"/>
      <w:marRight w:val="0"/>
      <w:marTop w:val="0"/>
      <w:marBottom w:val="0"/>
      <w:divBdr>
        <w:top w:val="none" w:sz="0" w:space="0" w:color="auto"/>
        <w:left w:val="none" w:sz="0" w:space="0" w:color="auto"/>
        <w:bottom w:val="none" w:sz="0" w:space="0" w:color="auto"/>
        <w:right w:val="none" w:sz="0" w:space="0" w:color="auto"/>
      </w:divBdr>
    </w:div>
    <w:div w:id="1644388438">
      <w:bodyDiv w:val="1"/>
      <w:marLeft w:val="0"/>
      <w:marRight w:val="0"/>
      <w:marTop w:val="0"/>
      <w:marBottom w:val="0"/>
      <w:divBdr>
        <w:top w:val="none" w:sz="0" w:space="0" w:color="auto"/>
        <w:left w:val="none" w:sz="0" w:space="0" w:color="auto"/>
        <w:bottom w:val="none" w:sz="0" w:space="0" w:color="auto"/>
        <w:right w:val="none" w:sz="0" w:space="0" w:color="auto"/>
      </w:divBdr>
      <w:divsChild>
        <w:div w:id="719716764">
          <w:marLeft w:val="640"/>
          <w:marRight w:val="0"/>
          <w:marTop w:val="0"/>
          <w:marBottom w:val="0"/>
          <w:divBdr>
            <w:top w:val="none" w:sz="0" w:space="0" w:color="auto"/>
            <w:left w:val="none" w:sz="0" w:space="0" w:color="auto"/>
            <w:bottom w:val="none" w:sz="0" w:space="0" w:color="auto"/>
            <w:right w:val="none" w:sz="0" w:space="0" w:color="auto"/>
          </w:divBdr>
        </w:div>
        <w:div w:id="430005780">
          <w:marLeft w:val="640"/>
          <w:marRight w:val="0"/>
          <w:marTop w:val="0"/>
          <w:marBottom w:val="0"/>
          <w:divBdr>
            <w:top w:val="none" w:sz="0" w:space="0" w:color="auto"/>
            <w:left w:val="none" w:sz="0" w:space="0" w:color="auto"/>
            <w:bottom w:val="none" w:sz="0" w:space="0" w:color="auto"/>
            <w:right w:val="none" w:sz="0" w:space="0" w:color="auto"/>
          </w:divBdr>
        </w:div>
        <w:div w:id="1058819656">
          <w:marLeft w:val="640"/>
          <w:marRight w:val="0"/>
          <w:marTop w:val="0"/>
          <w:marBottom w:val="0"/>
          <w:divBdr>
            <w:top w:val="none" w:sz="0" w:space="0" w:color="auto"/>
            <w:left w:val="none" w:sz="0" w:space="0" w:color="auto"/>
            <w:bottom w:val="none" w:sz="0" w:space="0" w:color="auto"/>
            <w:right w:val="none" w:sz="0" w:space="0" w:color="auto"/>
          </w:divBdr>
        </w:div>
        <w:div w:id="1663581287">
          <w:marLeft w:val="640"/>
          <w:marRight w:val="0"/>
          <w:marTop w:val="0"/>
          <w:marBottom w:val="0"/>
          <w:divBdr>
            <w:top w:val="none" w:sz="0" w:space="0" w:color="auto"/>
            <w:left w:val="none" w:sz="0" w:space="0" w:color="auto"/>
            <w:bottom w:val="none" w:sz="0" w:space="0" w:color="auto"/>
            <w:right w:val="none" w:sz="0" w:space="0" w:color="auto"/>
          </w:divBdr>
        </w:div>
        <w:div w:id="1759517194">
          <w:marLeft w:val="640"/>
          <w:marRight w:val="0"/>
          <w:marTop w:val="0"/>
          <w:marBottom w:val="0"/>
          <w:divBdr>
            <w:top w:val="none" w:sz="0" w:space="0" w:color="auto"/>
            <w:left w:val="none" w:sz="0" w:space="0" w:color="auto"/>
            <w:bottom w:val="none" w:sz="0" w:space="0" w:color="auto"/>
            <w:right w:val="none" w:sz="0" w:space="0" w:color="auto"/>
          </w:divBdr>
        </w:div>
        <w:div w:id="1994218839">
          <w:marLeft w:val="640"/>
          <w:marRight w:val="0"/>
          <w:marTop w:val="0"/>
          <w:marBottom w:val="0"/>
          <w:divBdr>
            <w:top w:val="none" w:sz="0" w:space="0" w:color="auto"/>
            <w:left w:val="none" w:sz="0" w:space="0" w:color="auto"/>
            <w:bottom w:val="none" w:sz="0" w:space="0" w:color="auto"/>
            <w:right w:val="none" w:sz="0" w:space="0" w:color="auto"/>
          </w:divBdr>
        </w:div>
        <w:div w:id="1820615308">
          <w:marLeft w:val="640"/>
          <w:marRight w:val="0"/>
          <w:marTop w:val="0"/>
          <w:marBottom w:val="0"/>
          <w:divBdr>
            <w:top w:val="none" w:sz="0" w:space="0" w:color="auto"/>
            <w:left w:val="none" w:sz="0" w:space="0" w:color="auto"/>
            <w:bottom w:val="none" w:sz="0" w:space="0" w:color="auto"/>
            <w:right w:val="none" w:sz="0" w:space="0" w:color="auto"/>
          </w:divBdr>
        </w:div>
        <w:div w:id="23479735">
          <w:marLeft w:val="640"/>
          <w:marRight w:val="0"/>
          <w:marTop w:val="0"/>
          <w:marBottom w:val="0"/>
          <w:divBdr>
            <w:top w:val="none" w:sz="0" w:space="0" w:color="auto"/>
            <w:left w:val="none" w:sz="0" w:space="0" w:color="auto"/>
            <w:bottom w:val="none" w:sz="0" w:space="0" w:color="auto"/>
            <w:right w:val="none" w:sz="0" w:space="0" w:color="auto"/>
          </w:divBdr>
        </w:div>
        <w:div w:id="1257907880">
          <w:marLeft w:val="640"/>
          <w:marRight w:val="0"/>
          <w:marTop w:val="0"/>
          <w:marBottom w:val="0"/>
          <w:divBdr>
            <w:top w:val="none" w:sz="0" w:space="0" w:color="auto"/>
            <w:left w:val="none" w:sz="0" w:space="0" w:color="auto"/>
            <w:bottom w:val="none" w:sz="0" w:space="0" w:color="auto"/>
            <w:right w:val="none" w:sz="0" w:space="0" w:color="auto"/>
          </w:divBdr>
        </w:div>
        <w:div w:id="1713143484">
          <w:marLeft w:val="640"/>
          <w:marRight w:val="0"/>
          <w:marTop w:val="0"/>
          <w:marBottom w:val="0"/>
          <w:divBdr>
            <w:top w:val="none" w:sz="0" w:space="0" w:color="auto"/>
            <w:left w:val="none" w:sz="0" w:space="0" w:color="auto"/>
            <w:bottom w:val="none" w:sz="0" w:space="0" w:color="auto"/>
            <w:right w:val="none" w:sz="0" w:space="0" w:color="auto"/>
          </w:divBdr>
        </w:div>
        <w:div w:id="457261681">
          <w:marLeft w:val="640"/>
          <w:marRight w:val="0"/>
          <w:marTop w:val="0"/>
          <w:marBottom w:val="0"/>
          <w:divBdr>
            <w:top w:val="none" w:sz="0" w:space="0" w:color="auto"/>
            <w:left w:val="none" w:sz="0" w:space="0" w:color="auto"/>
            <w:bottom w:val="none" w:sz="0" w:space="0" w:color="auto"/>
            <w:right w:val="none" w:sz="0" w:space="0" w:color="auto"/>
          </w:divBdr>
        </w:div>
        <w:div w:id="367221893">
          <w:marLeft w:val="640"/>
          <w:marRight w:val="0"/>
          <w:marTop w:val="0"/>
          <w:marBottom w:val="0"/>
          <w:divBdr>
            <w:top w:val="none" w:sz="0" w:space="0" w:color="auto"/>
            <w:left w:val="none" w:sz="0" w:space="0" w:color="auto"/>
            <w:bottom w:val="none" w:sz="0" w:space="0" w:color="auto"/>
            <w:right w:val="none" w:sz="0" w:space="0" w:color="auto"/>
          </w:divBdr>
        </w:div>
        <w:div w:id="1360814886">
          <w:marLeft w:val="640"/>
          <w:marRight w:val="0"/>
          <w:marTop w:val="0"/>
          <w:marBottom w:val="0"/>
          <w:divBdr>
            <w:top w:val="none" w:sz="0" w:space="0" w:color="auto"/>
            <w:left w:val="none" w:sz="0" w:space="0" w:color="auto"/>
            <w:bottom w:val="none" w:sz="0" w:space="0" w:color="auto"/>
            <w:right w:val="none" w:sz="0" w:space="0" w:color="auto"/>
          </w:divBdr>
        </w:div>
        <w:div w:id="1862888666">
          <w:marLeft w:val="640"/>
          <w:marRight w:val="0"/>
          <w:marTop w:val="0"/>
          <w:marBottom w:val="0"/>
          <w:divBdr>
            <w:top w:val="none" w:sz="0" w:space="0" w:color="auto"/>
            <w:left w:val="none" w:sz="0" w:space="0" w:color="auto"/>
            <w:bottom w:val="none" w:sz="0" w:space="0" w:color="auto"/>
            <w:right w:val="none" w:sz="0" w:space="0" w:color="auto"/>
          </w:divBdr>
        </w:div>
        <w:div w:id="1344044745">
          <w:marLeft w:val="640"/>
          <w:marRight w:val="0"/>
          <w:marTop w:val="0"/>
          <w:marBottom w:val="0"/>
          <w:divBdr>
            <w:top w:val="none" w:sz="0" w:space="0" w:color="auto"/>
            <w:left w:val="none" w:sz="0" w:space="0" w:color="auto"/>
            <w:bottom w:val="none" w:sz="0" w:space="0" w:color="auto"/>
            <w:right w:val="none" w:sz="0" w:space="0" w:color="auto"/>
          </w:divBdr>
        </w:div>
        <w:div w:id="413863760">
          <w:marLeft w:val="640"/>
          <w:marRight w:val="0"/>
          <w:marTop w:val="0"/>
          <w:marBottom w:val="0"/>
          <w:divBdr>
            <w:top w:val="none" w:sz="0" w:space="0" w:color="auto"/>
            <w:left w:val="none" w:sz="0" w:space="0" w:color="auto"/>
            <w:bottom w:val="none" w:sz="0" w:space="0" w:color="auto"/>
            <w:right w:val="none" w:sz="0" w:space="0" w:color="auto"/>
          </w:divBdr>
        </w:div>
        <w:div w:id="1862671065">
          <w:marLeft w:val="640"/>
          <w:marRight w:val="0"/>
          <w:marTop w:val="0"/>
          <w:marBottom w:val="0"/>
          <w:divBdr>
            <w:top w:val="none" w:sz="0" w:space="0" w:color="auto"/>
            <w:left w:val="none" w:sz="0" w:space="0" w:color="auto"/>
            <w:bottom w:val="none" w:sz="0" w:space="0" w:color="auto"/>
            <w:right w:val="none" w:sz="0" w:space="0" w:color="auto"/>
          </w:divBdr>
        </w:div>
        <w:div w:id="748502377">
          <w:marLeft w:val="640"/>
          <w:marRight w:val="0"/>
          <w:marTop w:val="0"/>
          <w:marBottom w:val="0"/>
          <w:divBdr>
            <w:top w:val="none" w:sz="0" w:space="0" w:color="auto"/>
            <w:left w:val="none" w:sz="0" w:space="0" w:color="auto"/>
            <w:bottom w:val="none" w:sz="0" w:space="0" w:color="auto"/>
            <w:right w:val="none" w:sz="0" w:space="0" w:color="auto"/>
          </w:divBdr>
        </w:div>
        <w:div w:id="1159928870">
          <w:marLeft w:val="640"/>
          <w:marRight w:val="0"/>
          <w:marTop w:val="0"/>
          <w:marBottom w:val="0"/>
          <w:divBdr>
            <w:top w:val="none" w:sz="0" w:space="0" w:color="auto"/>
            <w:left w:val="none" w:sz="0" w:space="0" w:color="auto"/>
            <w:bottom w:val="none" w:sz="0" w:space="0" w:color="auto"/>
            <w:right w:val="none" w:sz="0" w:space="0" w:color="auto"/>
          </w:divBdr>
        </w:div>
        <w:div w:id="701518691">
          <w:marLeft w:val="640"/>
          <w:marRight w:val="0"/>
          <w:marTop w:val="0"/>
          <w:marBottom w:val="0"/>
          <w:divBdr>
            <w:top w:val="none" w:sz="0" w:space="0" w:color="auto"/>
            <w:left w:val="none" w:sz="0" w:space="0" w:color="auto"/>
            <w:bottom w:val="none" w:sz="0" w:space="0" w:color="auto"/>
            <w:right w:val="none" w:sz="0" w:space="0" w:color="auto"/>
          </w:divBdr>
        </w:div>
        <w:div w:id="1420717908">
          <w:marLeft w:val="640"/>
          <w:marRight w:val="0"/>
          <w:marTop w:val="0"/>
          <w:marBottom w:val="0"/>
          <w:divBdr>
            <w:top w:val="none" w:sz="0" w:space="0" w:color="auto"/>
            <w:left w:val="none" w:sz="0" w:space="0" w:color="auto"/>
            <w:bottom w:val="none" w:sz="0" w:space="0" w:color="auto"/>
            <w:right w:val="none" w:sz="0" w:space="0" w:color="auto"/>
          </w:divBdr>
        </w:div>
        <w:div w:id="1381854807">
          <w:marLeft w:val="640"/>
          <w:marRight w:val="0"/>
          <w:marTop w:val="0"/>
          <w:marBottom w:val="0"/>
          <w:divBdr>
            <w:top w:val="none" w:sz="0" w:space="0" w:color="auto"/>
            <w:left w:val="none" w:sz="0" w:space="0" w:color="auto"/>
            <w:bottom w:val="none" w:sz="0" w:space="0" w:color="auto"/>
            <w:right w:val="none" w:sz="0" w:space="0" w:color="auto"/>
          </w:divBdr>
        </w:div>
        <w:div w:id="898514557">
          <w:marLeft w:val="640"/>
          <w:marRight w:val="0"/>
          <w:marTop w:val="0"/>
          <w:marBottom w:val="0"/>
          <w:divBdr>
            <w:top w:val="none" w:sz="0" w:space="0" w:color="auto"/>
            <w:left w:val="none" w:sz="0" w:space="0" w:color="auto"/>
            <w:bottom w:val="none" w:sz="0" w:space="0" w:color="auto"/>
            <w:right w:val="none" w:sz="0" w:space="0" w:color="auto"/>
          </w:divBdr>
        </w:div>
        <w:div w:id="1154026391">
          <w:marLeft w:val="640"/>
          <w:marRight w:val="0"/>
          <w:marTop w:val="0"/>
          <w:marBottom w:val="0"/>
          <w:divBdr>
            <w:top w:val="none" w:sz="0" w:space="0" w:color="auto"/>
            <w:left w:val="none" w:sz="0" w:space="0" w:color="auto"/>
            <w:bottom w:val="none" w:sz="0" w:space="0" w:color="auto"/>
            <w:right w:val="none" w:sz="0" w:space="0" w:color="auto"/>
          </w:divBdr>
        </w:div>
        <w:div w:id="112872149">
          <w:marLeft w:val="640"/>
          <w:marRight w:val="0"/>
          <w:marTop w:val="0"/>
          <w:marBottom w:val="0"/>
          <w:divBdr>
            <w:top w:val="none" w:sz="0" w:space="0" w:color="auto"/>
            <w:left w:val="none" w:sz="0" w:space="0" w:color="auto"/>
            <w:bottom w:val="none" w:sz="0" w:space="0" w:color="auto"/>
            <w:right w:val="none" w:sz="0" w:space="0" w:color="auto"/>
          </w:divBdr>
        </w:div>
        <w:div w:id="271712859">
          <w:marLeft w:val="640"/>
          <w:marRight w:val="0"/>
          <w:marTop w:val="0"/>
          <w:marBottom w:val="0"/>
          <w:divBdr>
            <w:top w:val="none" w:sz="0" w:space="0" w:color="auto"/>
            <w:left w:val="none" w:sz="0" w:space="0" w:color="auto"/>
            <w:bottom w:val="none" w:sz="0" w:space="0" w:color="auto"/>
            <w:right w:val="none" w:sz="0" w:space="0" w:color="auto"/>
          </w:divBdr>
        </w:div>
        <w:div w:id="1103768973">
          <w:marLeft w:val="640"/>
          <w:marRight w:val="0"/>
          <w:marTop w:val="0"/>
          <w:marBottom w:val="0"/>
          <w:divBdr>
            <w:top w:val="none" w:sz="0" w:space="0" w:color="auto"/>
            <w:left w:val="none" w:sz="0" w:space="0" w:color="auto"/>
            <w:bottom w:val="none" w:sz="0" w:space="0" w:color="auto"/>
            <w:right w:val="none" w:sz="0" w:space="0" w:color="auto"/>
          </w:divBdr>
        </w:div>
        <w:div w:id="1400134141">
          <w:marLeft w:val="640"/>
          <w:marRight w:val="0"/>
          <w:marTop w:val="0"/>
          <w:marBottom w:val="0"/>
          <w:divBdr>
            <w:top w:val="none" w:sz="0" w:space="0" w:color="auto"/>
            <w:left w:val="none" w:sz="0" w:space="0" w:color="auto"/>
            <w:bottom w:val="none" w:sz="0" w:space="0" w:color="auto"/>
            <w:right w:val="none" w:sz="0" w:space="0" w:color="auto"/>
          </w:divBdr>
        </w:div>
        <w:div w:id="1801535999">
          <w:marLeft w:val="640"/>
          <w:marRight w:val="0"/>
          <w:marTop w:val="0"/>
          <w:marBottom w:val="0"/>
          <w:divBdr>
            <w:top w:val="none" w:sz="0" w:space="0" w:color="auto"/>
            <w:left w:val="none" w:sz="0" w:space="0" w:color="auto"/>
            <w:bottom w:val="none" w:sz="0" w:space="0" w:color="auto"/>
            <w:right w:val="none" w:sz="0" w:space="0" w:color="auto"/>
          </w:divBdr>
        </w:div>
        <w:div w:id="2044793425">
          <w:marLeft w:val="640"/>
          <w:marRight w:val="0"/>
          <w:marTop w:val="0"/>
          <w:marBottom w:val="0"/>
          <w:divBdr>
            <w:top w:val="none" w:sz="0" w:space="0" w:color="auto"/>
            <w:left w:val="none" w:sz="0" w:space="0" w:color="auto"/>
            <w:bottom w:val="none" w:sz="0" w:space="0" w:color="auto"/>
            <w:right w:val="none" w:sz="0" w:space="0" w:color="auto"/>
          </w:divBdr>
        </w:div>
        <w:div w:id="1987202936">
          <w:marLeft w:val="640"/>
          <w:marRight w:val="0"/>
          <w:marTop w:val="0"/>
          <w:marBottom w:val="0"/>
          <w:divBdr>
            <w:top w:val="none" w:sz="0" w:space="0" w:color="auto"/>
            <w:left w:val="none" w:sz="0" w:space="0" w:color="auto"/>
            <w:bottom w:val="none" w:sz="0" w:space="0" w:color="auto"/>
            <w:right w:val="none" w:sz="0" w:space="0" w:color="auto"/>
          </w:divBdr>
        </w:div>
        <w:div w:id="1465926938">
          <w:marLeft w:val="640"/>
          <w:marRight w:val="0"/>
          <w:marTop w:val="0"/>
          <w:marBottom w:val="0"/>
          <w:divBdr>
            <w:top w:val="none" w:sz="0" w:space="0" w:color="auto"/>
            <w:left w:val="none" w:sz="0" w:space="0" w:color="auto"/>
            <w:bottom w:val="none" w:sz="0" w:space="0" w:color="auto"/>
            <w:right w:val="none" w:sz="0" w:space="0" w:color="auto"/>
          </w:divBdr>
        </w:div>
        <w:div w:id="1059675076">
          <w:marLeft w:val="640"/>
          <w:marRight w:val="0"/>
          <w:marTop w:val="0"/>
          <w:marBottom w:val="0"/>
          <w:divBdr>
            <w:top w:val="none" w:sz="0" w:space="0" w:color="auto"/>
            <w:left w:val="none" w:sz="0" w:space="0" w:color="auto"/>
            <w:bottom w:val="none" w:sz="0" w:space="0" w:color="auto"/>
            <w:right w:val="none" w:sz="0" w:space="0" w:color="auto"/>
          </w:divBdr>
        </w:div>
        <w:div w:id="1450010719">
          <w:marLeft w:val="640"/>
          <w:marRight w:val="0"/>
          <w:marTop w:val="0"/>
          <w:marBottom w:val="0"/>
          <w:divBdr>
            <w:top w:val="none" w:sz="0" w:space="0" w:color="auto"/>
            <w:left w:val="none" w:sz="0" w:space="0" w:color="auto"/>
            <w:bottom w:val="none" w:sz="0" w:space="0" w:color="auto"/>
            <w:right w:val="none" w:sz="0" w:space="0" w:color="auto"/>
          </w:divBdr>
        </w:div>
        <w:div w:id="770003902">
          <w:marLeft w:val="640"/>
          <w:marRight w:val="0"/>
          <w:marTop w:val="0"/>
          <w:marBottom w:val="0"/>
          <w:divBdr>
            <w:top w:val="none" w:sz="0" w:space="0" w:color="auto"/>
            <w:left w:val="none" w:sz="0" w:space="0" w:color="auto"/>
            <w:bottom w:val="none" w:sz="0" w:space="0" w:color="auto"/>
            <w:right w:val="none" w:sz="0" w:space="0" w:color="auto"/>
          </w:divBdr>
        </w:div>
        <w:div w:id="861672422">
          <w:marLeft w:val="640"/>
          <w:marRight w:val="0"/>
          <w:marTop w:val="0"/>
          <w:marBottom w:val="0"/>
          <w:divBdr>
            <w:top w:val="none" w:sz="0" w:space="0" w:color="auto"/>
            <w:left w:val="none" w:sz="0" w:space="0" w:color="auto"/>
            <w:bottom w:val="none" w:sz="0" w:space="0" w:color="auto"/>
            <w:right w:val="none" w:sz="0" w:space="0" w:color="auto"/>
          </w:divBdr>
        </w:div>
        <w:div w:id="1059404833">
          <w:marLeft w:val="640"/>
          <w:marRight w:val="0"/>
          <w:marTop w:val="0"/>
          <w:marBottom w:val="0"/>
          <w:divBdr>
            <w:top w:val="none" w:sz="0" w:space="0" w:color="auto"/>
            <w:left w:val="none" w:sz="0" w:space="0" w:color="auto"/>
            <w:bottom w:val="none" w:sz="0" w:space="0" w:color="auto"/>
            <w:right w:val="none" w:sz="0" w:space="0" w:color="auto"/>
          </w:divBdr>
        </w:div>
        <w:div w:id="1491019789">
          <w:marLeft w:val="640"/>
          <w:marRight w:val="0"/>
          <w:marTop w:val="0"/>
          <w:marBottom w:val="0"/>
          <w:divBdr>
            <w:top w:val="none" w:sz="0" w:space="0" w:color="auto"/>
            <w:left w:val="none" w:sz="0" w:space="0" w:color="auto"/>
            <w:bottom w:val="none" w:sz="0" w:space="0" w:color="auto"/>
            <w:right w:val="none" w:sz="0" w:space="0" w:color="auto"/>
          </w:divBdr>
        </w:div>
        <w:div w:id="56831800">
          <w:marLeft w:val="640"/>
          <w:marRight w:val="0"/>
          <w:marTop w:val="0"/>
          <w:marBottom w:val="0"/>
          <w:divBdr>
            <w:top w:val="none" w:sz="0" w:space="0" w:color="auto"/>
            <w:left w:val="none" w:sz="0" w:space="0" w:color="auto"/>
            <w:bottom w:val="none" w:sz="0" w:space="0" w:color="auto"/>
            <w:right w:val="none" w:sz="0" w:space="0" w:color="auto"/>
          </w:divBdr>
        </w:div>
        <w:div w:id="1661613029">
          <w:marLeft w:val="640"/>
          <w:marRight w:val="0"/>
          <w:marTop w:val="0"/>
          <w:marBottom w:val="0"/>
          <w:divBdr>
            <w:top w:val="none" w:sz="0" w:space="0" w:color="auto"/>
            <w:left w:val="none" w:sz="0" w:space="0" w:color="auto"/>
            <w:bottom w:val="none" w:sz="0" w:space="0" w:color="auto"/>
            <w:right w:val="none" w:sz="0" w:space="0" w:color="auto"/>
          </w:divBdr>
        </w:div>
        <w:div w:id="912354740">
          <w:marLeft w:val="640"/>
          <w:marRight w:val="0"/>
          <w:marTop w:val="0"/>
          <w:marBottom w:val="0"/>
          <w:divBdr>
            <w:top w:val="none" w:sz="0" w:space="0" w:color="auto"/>
            <w:left w:val="none" w:sz="0" w:space="0" w:color="auto"/>
            <w:bottom w:val="none" w:sz="0" w:space="0" w:color="auto"/>
            <w:right w:val="none" w:sz="0" w:space="0" w:color="auto"/>
          </w:divBdr>
        </w:div>
        <w:div w:id="2053116623">
          <w:marLeft w:val="640"/>
          <w:marRight w:val="0"/>
          <w:marTop w:val="0"/>
          <w:marBottom w:val="0"/>
          <w:divBdr>
            <w:top w:val="none" w:sz="0" w:space="0" w:color="auto"/>
            <w:left w:val="none" w:sz="0" w:space="0" w:color="auto"/>
            <w:bottom w:val="none" w:sz="0" w:space="0" w:color="auto"/>
            <w:right w:val="none" w:sz="0" w:space="0" w:color="auto"/>
          </w:divBdr>
        </w:div>
        <w:div w:id="703023113">
          <w:marLeft w:val="640"/>
          <w:marRight w:val="0"/>
          <w:marTop w:val="0"/>
          <w:marBottom w:val="0"/>
          <w:divBdr>
            <w:top w:val="none" w:sz="0" w:space="0" w:color="auto"/>
            <w:left w:val="none" w:sz="0" w:space="0" w:color="auto"/>
            <w:bottom w:val="none" w:sz="0" w:space="0" w:color="auto"/>
            <w:right w:val="none" w:sz="0" w:space="0" w:color="auto"/>
          </w:divBdr>
        </w:div>
        <w:div w:id="1231235574">
          <w:marLeft w:val="640"/>
          <w:marRight w:val="0"/>
          <w:marTop w:val="0"/>
          <w:marBottom w:val="0"/>
          <w:divBdr>
            <w:top w:val="none" w:sz="0" w:space="0" w:color="auto"/>
            <w:left w:val="none" w:sz="0" w:space="0" w:color="auto"/>
            <w:bottom w:val="none" w:sz="0" w:space="0" w:color="auto"/>
            <w:right w:val="none" w:sz="0" w:space="0" w:color="auto"/>
          </w:divBdr>
        </w:div>
        <w:div w:id="1114785900">
          <w:marLeft w:val="640"/>
          <w:marRight w:val="0"/>
          <w:marTop w:val="0"/>
          <w:marBottom w:val="0"/>
          <w:divBdr>
            <w:top w:val="none" w:sz="0" w:space="0" w:color="auto"/>
            <w:left w:val="none" w:sz="0" w:space="0" w:color="auto"/>
            <w:bottom w:val="none" w:sz="0" w:space="0" w:color="auto"/>
            <w:right w:val="none" w:sz="0" w:space="0" w:color="auto"/>
          </w:divBdr>
        </w:div>
        <w:div w:id="391731417">
          <w:marLeft w:val="640"/>
          <w:marRight w:val="0"/>
          <w:marTop w:val="0"/>
          <w:marBottom w:val="0"/>
          <w:divBdr>
            <w:top w:val="none" w:sz="0" w:space="0" w:color="auto"/>
            <w:left w:val="none" w:sz="0" w:space="0" w:color="auto"/>
            <w:bottom w:val="none" w:sz="0" w:space="0" w:color="auto"/>
            <w:right w:val="none" w:sz="0" w:space="0" w:color="auto"/>
          </w:divBdr>
        </w:div>
        <w:div w:id="637147967">
          <w:marLeft w:val="640"/>
          <w:marRight w:val="0"/>
          <w:marTop w:val="0"/>
          <w:marBottom w:val="0"/>
          <w:divBdr>
            <w:top w:val="none" w:sz="0" w:space="0" w:color="auto"/>
            <w:left w:val="none" w:sz="0" w:space="0" w:color="auto"/>
            <w:bottom w:val="none" w:sz="0" w:space="0" w:color="auto"/>
            <w:right w:val="none" w:sz="0" w:space="0" w:color="auto"/>
          </w:divBdr>
        </w:div>
        <w:div w:id="1153260685">
          <w:marLeft w:val="640"/>
          <w:marRight w:val="0"/>
          <w:marTop w:val="0"/>
          <w:marBottom w:val="0"/>
          <w:divBdr>
            <w:top w:val="none" w:sz="0" w:space="0" w:color="auto"/>
            <w:left w:val="none" w:sz="0" w:space="0" w:color="auto"/>
            <w:bottom w:val="none" w:sz="0" w:space="0" w:color="auto"/>
            <w:right w:val="none" w:sz="0" w:space="0" w:color="auto"/>
          </w:divBdr>
        </w:div>
        <w:div w:id="501705718">
          <w:marLeft w:val="640"/>
          <w:marRight w:val="0"/>
          <w:marTop w:val="0"/>
          <w:marBottom w:val="0"/>
          <w:divBdr>
            <w:top w:val="none" w:sz="0" w:space="0" w:color="auto"/>
            <w:left w:val="none" w:sz="0" w:space="0" w:color="auto"/>
            <w:bottom w:val="none" w:sz="0" w:space="0" w:color="auto"/>
            <w:right w:val="none" w:sz="0" w:space="0" w:color="auto"/>
          </w:divBdr>
        </w:div>
        <w:div w:id="887885887">
          <w:marLeft w:val="640"/>
          <w:marRight w:val="0"/>
          <w:marTop w:val="0"/>
          <w:marBottom w:val="0"/>
          <w:divBdr>
            <w:top w:val="none" w:sz="0" w:space="0" w:color="auto"/>
            <w:left w:val="none" w:sz="0" w:space="0" w:color="auto"/>
            <w:bottom w:val="none" w:sz="0" w:space="0" w:color="auto"/>
            <w:right w:val="none" w:sz="0" w:space="0" w:color="auto"/>
          </w:divBdr>
        </w:div>
        <w:div w:id="990988425">
          <w:marLeft w:val="640"/>
          <w:marRight w:val="0"/>
          <w:marTop w:val="0"/>
          <w:marBottom w:val="0"/>
          <w:divBdr>
            <w:top w:val="none" w:sz="0" w:space="0" w:color="auto"/>
            <w:left w:val="none" w:sz="0" w:space="0" w:color="auto"/>
            <w:bottom w:val="none" w:sz="0" w:space="0" w:color="auto"/>
            <w:right w:val="none" w:sz="0" w:space="0" w:color="auto"/>
          </w:divBdr>
        </w:div>
        <w:div w:id="1813987934">
          <w:marLeft w:val="640"/>
          <w:marRight w:val="0"/>
          <w:marTop w:val="0"/>
          <w:marBottom w:val="0"/>
          <w:divBdr>
            <w:top w:val="none" w:sz="0" w:space="0" w:color="auto"/>
            <w:left w:val="none" w:sz="0" w:space="0" w:color="auto"/>
            <w:bottom w:val="none" w:sz="0" w:space="0" w:color="auto"/>
            <w:right w:val="none" w:sz="0" w:space="0" w:color="auto"/>
          </w:divBdr>
        </w:div>
        <w:div w:id="1599362924">
          <w:marLeft w:val="640"/>
          <w:marRight w:val="0"/>
          <w:marTop w:val="0"/>
          <w:marBottom w:val="0"/>
          <w:divBdr>
            <w:top w:val="none" w:sz="0" w:space="0" w:color="auto"/>
            <w:left w:val="none" w:sz="0" w:space="0" w:color="auto"/>
            <w:bottom w:val="none" w:sz="0" w:space="0" w:color="auto"/>
            <w:right w:val="none" w:sz="0" w:space="0" w:color="auto"/>
          </w:divBdr>
        </w:div>
      </w:divsChild>
    </w:div>
    <w:div w:id="1644845381">
      <w:bodyDiv w:val="1"/>
      <w:marLeft w:val="0"/>
      <w:marRight w:val="0"/>
      <w:marTop w:val="0"/>
      <w:marBottom w:val="0"/>
      <w:divBdr>
        <w:top w:val="none" w:sz="0" w:space="0" w:color="auto"/>
        <w:left w:val="none" w:sz="0" w:space="0" w:color="auto"/>
        <w:bottom w:val="none" w:sz="0" w:space="0" w:color="auto"/>
        <w:right w:val="none" w:sz="0" w:space="0" w:color="auto"/>
      </w:divBdr>
      <w:divsChild>
        <w:div w:id="488330732">
          <w:marLeft w:val="640"/>
          <w:marRight w:val="0"/>
          <w:marTop w:val="0"/>
          <w:marBottom w:val="0"/>
          <w:divBdr>
            <w:top w:val="none" w:sz="0" w:space="0" w:color="auto"/>
            <w:left w:val="none" w:sz="0" w:space="0" w:color="auto"/>
            <w:bottom w:val="none" w:sz="0" w:space="0" w:color="auto"/>
            <w:right w:val="none" w:sz="0" w:space="0" w:color="auto"/>
          </w:divBdr>
        </w:div>
        <w:div w:id="1132282929">
          <w:marLeft w:val="640"/>
          <w:marRight w:val="0"/>
          <w:marTop w:val="0"/>
          <w:marBottom w:val="0"/>
          <w:divBdr>
            <w:top w:val="none" w:sz="0" w:space="0" w:color="auto"/>
            <w:left w:val="none" w:sz="0" w:space="0" w:color="auto"/>
            <w:bottom w:val="none" w:sz="0" w:space="0" w:color="auto"/>
            <w:right w:val="none" w:sz="0" w:space="0" w:color="auto"/>
          </w:divBdr>
        </w:div>
        <w:div w:id="1138257669">
          <w:marLeft w:val="640"/>
          <w:marRight w:val="0"/>
          <w:marTop w:val="0"/>
          <w:marBottom w:val="0"/>
          <w:divBdr>
            <w:top w:val="none" w:sz="0" w:space="0" w:color="auto"/>
            <w:left w:val="none" w:sz="0" w:space="0" w:color="auto"/>
            <w:bottom w:val="none" w:sz="0" w:space="0" w:color="auto"/>
            <w:right w:val="none" w:sz="0" w:space="0" w:color="auto"/>
          </w:divBdr>
        </w:div>
        <w:div w:id="100074065">
          <w:marLeft w:val="640"/>
          <w:marRight w:val="0"/>
          <w:marTop w:val="0"/>
          <w:marBottom w:val="0"/>
          <w:divBdr>
            <w:top w:val="none" w:sz="0" w:space="0" w:color="auto"/>
            <w:left w:val="none" w:sz="0" w:space="0" w:color="auto"/>
            <w:bottom w:val="none" w:sz="0" w:space="0" w:color="auto"/>
            <w:right w:val="none" w:sz="0" w:space="0" w:color="auto"/>
          </w:divBdr>
        </w:div>
        <w:div w:id="1919166776">
          <w:marLeft w:val="640"/>
          <w:marRight w:val="0"/>
          <w:marTop w:val="0"/>
          <w:marBottom w:val="0"/>
          <w:divBdr>
            <w:top w:val="none" w:sz="0" w:space="0" w:color="auto"/>
            <w:left w:val="none" w:sz="0" w:space="0" w:color="auto"/>
            <w:bottom w:val="none" w:sz="0" w:space="0" w:color="auto"/>
            <w:right w:val="none" w:sz="0" w:space="0" w:color="auto"/>
          </w:divBdr>
        </w:div>
        <w:div w:id="1024211884">
          <w:marLeft w:val="640"/>
          <w:marRight w:val="0"/>
          <w:marTop w:val="0"/>
          <w:marBottom w:val="0"/>
          <w:divBdr>
            <w:top w:val="none" w:sz="0" w:space="0" w:color="auto"/>
            <w:left w:val="none" w:sz="0" w:space="0" w:color="auto"/>
            <w:bottom w:val="none" w:sz="0" w:space="0" w:color="auto"/>
            <w:right w:val="none" w:sz="0" w:space="0" w:color="auto"/>
          </w:divBdr>
        </w:div>
        <w:div w:id="941425220">
          <w:marLeft w:val="640"/>
          <w:marRight w:val="0"/>
          <w:marTop w:val="0"/>
          <w:marBottom w:val="0"/>
          <w:divBdr>
            <w:top w:val="none" w:sz="0" w:space="0" w:color="auto"/>
            <w:left w:val="none" w:sz="0" w:space="0" w:color="auto"/>
            <w:bottom w:val="none" w:sz="0" w:space="0" w:color="auto"/>
            <w:right w:val="none" w:sz="0" w:space="0" w:color="auto"/>
          </w:divBdr>
        </w:div>
        <w:div w:id="485783327">
          <w:marLeft w:val="640"/>
          <w:marRight w:val="0"/>
          <w:marTop w:val="0"/>
          <w:marBottom w:val="0"/>
          <w:divBdr>
            <w:top w:val="none" w:sz="0" w:space="0" w:color="auto"/>
            <w:left w:val="none" w:sz="0" w:space="0" w:color="auto"/>
            <w:bottom w:val="none" w:sz="0" w:space="0" w:color="auto"/>
            <w:right w:val="none" w:sz="0" w:space="0" w:color="auto"/>
          </w:divBdr>
        </w:div>
        <w:div w:id="1576548707">
          <w:marLeft w:val="640"/>
          <w:marRight w:val="0"/>
          <w:marTop w:val="0"/>
          <w:marBottom w:val="0"/>
          <w:divBdr>
            <w:top w:val="none" w:sz="0" w:space="0" w:color="auto"/>
            <w:left w:val="none" w:sz="0" w:space="0" w:color="auto"/>
            <w:bottom w:val="none" w:sz="0" w:space="0" w:color="auto"/>
            <w:right w:val="none" w:sz="0" w:space="0" w:color="auto"/>
          </w:divBdr>
        </w:div>
        <w:div w:id="1220171519">
          <w:marLeft w:val="640"/>
          <w:marRight w:val="0"/>
          <w:marTop w:val="0"/>
          <w:marBottom w:val="0"/>
          <w:divBdr>
            <w:top w:val="none" w:sz="0" w:space="0" w:color="auto"/>
            <w:left w:val="none" w:sz="0" w:space="0" w:color="auto"/>
            <w:bottom w:val="none" w:sz="0" w:space="0" w:color="auto"/>
            <w:right w:val="none" w:sz="0" w:space="0" w:color="auto"/>
          </w:divBdr>
        </w:div>
        <w:div w:id="2360114">
          <w:marLeft w:val="640"/>
          <w:marRight w:val="0"/>
          <w:marTop w:val="0"/>
          <w:marBottom w:val="0"/>
          <w:divBdr>
            <w:top w:val="none" w:sz="0" w:space="0" w:color="auto"/>
            <w:left w:val="none" w:sz="0" w:space="0" w:color="auto"/>
            <w:bottom w:val="none" w:sz="0" w:space="0" w:color="auto"/>
            <w:right w:val="none" w:sz="0" w:space="0" w:color="auto"/>
          </w:divBdr>
        </w:div>
        <w:div w:id="786898159">
          <w:marLeft w:val="640"/>
          <w:marRight w:val="0"/>
          <w:marTop w:val="0"/>
          <w:marBottom w:val="0"/>
          <w:divBdr>
            <w:top w:val="none" w:sz="0" w:space="0" w:color="auto"/>
            <w:left w:val="none" w:sz="0" w:space="0" w:color="auto"/>
            <w:bottom w:val="none" w:sz="0" w:space="0" w:color="auto"/>
            <w:right w:val="none" w:sz="0" w:space="0" w:color="auto"/>
          </w:divBdr>
        </w:div>
        <w:div w:id="1029454460">
          <w:marLeft w:val="640"/>
          <w:marRight w:val="0"/>
          <w:marTop w:val="0"/>
          <w:marBottom w:val="0"/>
          <w:divBdr>
            <w:top w:val="none" w:sz="0" w:space="0" w:color="auto"/>
            <w:left w:val="none" w:sz="0" w:space="0" w:color="auto"/>
            <w:bottom w:val="none" w:sz="0" w:space="0" w:color="auto"/>
            <w:right w:val="none" w:sz="0" w:space="0" w:color="auto"/>
          </w:divBdr>
        </w:div>
        <w:div w:id="104426544">
          <w:marLeft w:val="640"/>
          <w:marRight w:val="0"/>
          <w:marTop w:val="0"/>
          <w:marBottom w:val="0"/>
          <w:divBdr>
            <w:top w:val="none" w:sz="0" w:space="0" w:color="auto"/>
            <w:left w:val="none" w:sz="0" w:space="0" w:color="auto"/>
            <w:bottom w:val="none" w:sz="0" w:space="0" w:color="auto"/>
            <w:right w:val="none" w:sz="0" w:space="0" w:color="auto"/>
          </w:divBdr>
        </w:div>
        <w:div w:id="1331103820">
          <w:marLeft w:val="640"/>
          <w:marRight w:val="0"/>
          <w:marTop w:val="0"/>
          <w:marBottom w:val="0"/>
          <w:divBdr>
            <w:top w:val="none" w:sz="0" w:space="0" w:color="auto"/>
            <w:left w:val="none" w:sz="0" w:space="0" w:color="auto"/>
            <w:bottom w:val="none" w:sz="0" w:space="0" w:color="auto"/>
            <w:right w:val="none" w:sz="0" w:space="0" w:color="auto"/>
          </w:divBdr>
        </w:div>
        <w:div w:id="1616329066">
          <w:marLeft w:val="640"/>
          <w:marRight w:val="0"/>
          <w:marTop w:val="0"/>
          <w:marBottom w:val="0"/>
          <w:divBdr>
            <w:top w:val="none" w:sz="0" w:space="0" w:color="auto"/>
            <w:left w:val="none" w:sz="0" w:space="0" w:color="auto"/>
            <w:bottom w:val="none" w:sz="0" w:space="0" w:color="auto"/>
            <w:right w:val="none" w:sz="0" w:space="0" w:color="auto"/>
          </w:divBdr>
        </w:div>
        <w:div w:id="924219700">
          <w:marLeft w:val="640"/>
          <w:marRight w:val="0"/>
          <w:marTop w:val="0"/>
          <w:marBottom w:val="0"/>
          <w:divBdr>
            <w:top w:val="none" w:sz="0" w:space="0" w:color="auto"/>
            <w:left w:val="none" w:sz="0" w:space="0" w:color="auto"/>
            <w:bottom w:val="none" w:sz="0" w:space="0" w:color="auto"/>
            <w:right w:val="none" w:sz="0" w:space="0" w:color="auto"/>
          </w:divBdr>
        </w:div>
        <w:div w:id="1206720315">
          <w:marLeft w:val="640"/>
          <w:marRight w:val="0"/>
          <w:marTop w:val="0"/>
          <w:marBottom w:val="0"/>
          <w:divBdr>
            <w:top w:val="none" w:sz="0" w:space="0" w:color="auto"/>
            <w:left w:val="none" w:sz="0" w:space="0" w:color="auto"/>
            <w:bottom w:val="none" w:sz="0" w:space="0" w:color="auto"/>
            <w:right w:val="none" w:sz="0" w:space="0" w:color="auto"/>
          </w:divBdr>
        </w:div>
        <w:div w:id="561796194">
          <w:marLeft w:val="640"/>
          <w:marRight w:val="0"/>
          <w:marTop w:val="0"/>
          <w:marBottom w:val="0"/>
          <w:divBdr>
            <w:top w:val="none" w:sz="0" w:space="0" w:color="auto"/>
            <w:left w:val="none" w:sz="0" w:space="0" w:color="auto"/>
            <w:bottom w:val="none" w:sz="0" w:space="0" w:color="auto"/>
            <w:right w:val="none" w:sz="0" w:space="0" w:color="auto"/>
          </w:divBdr>
        </w:div>
        <w:div w:id="1018046472">
          <w:marLeft w:val="640"/>
          <w:marRight w:val="0"/>
          <w:marTop w:val="0"/>
          <w:marBottom w:val="0"/>
          <w:divBdr>
            <w:top w:val="none" w:sz="0" w:space="0" w:color="auto"/>
            <w:left w:val="none" w:sz="0" w:space="0" w:color="auto"/>
            <w:bottom w:val="none" w:sz="0" w:space="0" w:color="auto"/>
            <w:right w:val="none" w:sz="0" w:space="0" w:color="auto"/>
          </w:divBdr>
        </w:div>
        <w:div w:id="1734886157">
          <w:marLeft w:val="640"/>
          <w:marRight w:val="0"/>
          <w:marTop w:val="0"/>
          <w:marBottom w:val="0"/>
          <w:divBdr>
            <w:top w:val="none" w:sz="0" w:space="0" w:color="auto"/>
            <w:left w:val="none" w:sz="0" w:space="0" w:color="auto"/>
            <w:bottom w:val="none" w:sz="0" w:space="0" w:color="auto"/>
            <w:right w:val="none" w:sz="0" w:space="0" w:color="auto"/>
          </w:divBdr>
        </w:div>
        <w:div w:id="112217774">
          <w:marLeft w:val="640"/>
          <w:marRight w:val="0"/>
          <w:marTop w:val="0"/>
          <w:marBottom w:val="0"/>
          <w:divBdr>
            <w:top w:val="none" w:sz="0" w:space="0" w:color="auto"/>
            <w:left w:val="none" w:sz="0" w:space="0" w:color="auto"/>
            <w:bottom w:val="none" w:sz="0" w:space="0" w:color="auto"/>
            <w:right w:val="none" w:sz="0" w:space="0" w:color="auto"/>
          </w:divBdr>
        </w:div>
        <w:div w:id="886720837">
          <w:marLeft w:val="640"/>
          <w:marRight w:val="0"/>
          <w:marTop w:val="0"/>
          <w:marBottom w:val="0"/>
          <w:divBdr>
            <w:top w:val="none" w:sz="0" w:space="0" w:color="auto"/>
            <w:left w:val="none" w:sz="0" w:space="0" w:color="auto"/>
            <w:bottom w:val="none" w:sz="0" w:space="0" w:color="auto"/>
            <w:right w:val="none" w:sz="0" w:space="0" w:color="auto"/>
          </w:divBdr>
        </w:div>
        <w:div w:id="520052798">
          <w:marLeft w:val="640"/>
          <w:marRight w:val="0"/>
          <w:marTop w:val="0"/>
          <w:marBottom w:val="0"/>
          <w:divBdr>
            <w:top w:val="none" w:sz="0" w:space="0" w:color="auto"/>
            <w:left w:val="none" w:sz="0" w:space="0" w:color="auto"/>
            <w:bottom w:val="none" w:sz="0" w:space="0" w:color="auto"/>
            <w:right w:val="none" w:sz="0" w:space="0" w:color="auto"/>
          </w:divBdr>
        </w:div>
        <w:div w:id="1643196174">
          <w:marLeft w:val="640"/>
          <w:marRight w:val="0"/>
          <w:marTop w:val="0"/>
          <w:marBottom w:val="0"/>
          <w:divBdr>
            <w:top w:val="none" w:sz="0" w:space="0" w:color="auto"/>
            <w:left w:val="none" w:sz="0" w:space="0" w:color="auto"/>
            <w:bottom w:val="none" w:sz="0" w:space="0" w:color="auto"/>
            <w:right w:val="none" w:sz="0" w:space="0" w:color="auto"/>
          </w:divBdr>
        </w:div>
        <w:div w:id="1943681346">
          <w:marLeft w:val="640"/>
          <w:marRight w:val="0"/>
          <w:marTop w:val="0"/>
          <w:marBottom w:val="0"/>
          <w:divBdr>
            <w:top w:val="none" w:sz="0" w:space="0" w:color="auto"/>
            <w:left w:val="none" w:sz="0" w:space="0" w:color="auto"/>
            <w:bottom w:val="none" w:sz="0" w:space="0" w:color="auto"/>
            <w:right w:val="none" w:sz="0" w:space="0" w:color="auto"/>
          </w:divBdr>
        </w:div>
        <w:div w:id="1075667868">
          <w:marLeft w:val="640"/>
          <w:marRight w:val="0"/>
          <w:marTop w:val="0"/>
          <w:marBottom w:val="0"/>
          <w:divBdr>
            <w:top w:val="none" w:sz="0" w:space="0" w:color="auto"/>
            <w:left w:val="none" w:sz="0" w:space="0" w:color="auto"/>
            <w:bottom w:val="none" w:sz="0" w:space="0" w:color="auto"/>
            <w:right w:val="none" w:sz="0" w:space="0" w:color="auto"/>
          </w:divBdr>
        </w:div>
        <w:div w:id="1511410179">
          <w:marLeft w:val="640"/>
          <w:marRight w:val="0"/>
          <w:marTop w:val="0"/>
          <w:marBottom w:val="0"/>
          <w:divBdr>
            <w:top w:val="none" w:sz="0" w:space="0" w:color="auto"/>
            <w:left w:val="none" w:sz="0" w:space="0" w:color="auto"/>
            <w:bottom w:val="none" w:sz="0" w:space="0" w:color="auto"/>
            <w:right w:val="none" w:sz="0" w:space="0" w:color="auto"/>
          </w:divBdr>
        </w:div>
        <w:div w:id="604652321">
          <w:marLeft w:val="640"/>
          <w:marRight w:val="0"/>
          <w:marTop w:val="0"/>
          <w:marBottom w:val="0"/>
          <w:divBdr>
            <w:top w:val="none" w:sz="0" w:space="0" w:color="auto"/>
            <w:left w:val="none" w:sz="0" w:space="0" w:color="auto"/>
            <w:bottom w:val="none" w:sz="0" w:space="0" w:color="auto"/>
            <w:right w:val="none" w:sz="0" w:space="0" w:color="auto"/>
          </w:divBdr>
        </w:div>
        <w:div w:id="663973030">
          <w:marLeft w:val="640"/>
          <w:marRight w:val="0"/>
          <w:marTop w:val="0"/>
          <w:marBottom w:val="0"/>
          <w:divBdr>
            <w:top w:val="none" w:sz="0" w:space="0" w:color="auto"/>
            <w:left w:val="none" w:sz="0" w:space="0" w:color="auto"/>
            <w:bottom w:val="none" w:sz="0" w:space="0" w:color="auto"/>
            <w:right w:val="none" w:sz="0" w:space="0" w:color="auto"/>
          </w:divBdr>
        </w:div>
        <w:div w:id="1857428882">
          <w:marLeft w:val="640"/>
          <w:marRight w:val="0"/>
          <w:marTop w:val="0"/>
          <w:marBottom w:val="0"/>
          <w:divBdr>
            <w:top w:val="none" w:sz="0" w:space="0" w:color="auto"/>
            <w:left w:val="none" w:sz="0" w:space="0" w:color="auto"/>
            <w:bottom w:val="none" w:sz="0" w:space="0" w:color="auto"/>
            <w:right w:val="none" w:sz="0" w:space="0" w:color="auto"/>
          </w:divBdr>
        </w:div>
        <w:div w:id="153107477">
          <w:marLeft w:val="640"/>
          <w:marRight w:val="0"/>
          <w:marTop w:val="0"/>
          <w:marBottom w:val="0"/>
          <w:divBdr>
            <w:top w:val="none" w:sz="0" w:space="0" w:color="auto"/>
            <w:left w:val="none" w:sz="0" w:space="0" w:color="auto"/>
            <w:bottom w:val="none" w:sz="0" w:space="0" w:color="auto"/>
            <w:right w:val="none" w:sz="0" w:space="0" w:color="auto"/>
          </w:divBdr>
        </w:div>
        <w:div w:id="69812513">
          <w:marLeft w:val="640"/>
          <w:marRight w:val="0"/>
          <w:marTop w:val="0"/>
          <w:marBottom w:val="0"/>
          <w:divBdr>
            <w:top w:val="none" w:sz="0" w:space="0" w:color="auto"/>
            <w:left w:val="none" w:sz="0" w:space="0" w:color="auto"/>
            <w:bottom w:val="none" w:sz="0" w:space="0" w:color="auto"/>
            <w:right w:val="none" w:sz="0" w:space="0" w:color="auto"/>
          </w:divBdr>
        </w:div>
        <w:div w:id="1896037732">
          <w:marLeft w:val="640"/>
          <w:marRight w:val="0"/>
          <w:marTop w:val="0"/>
          <w:marBottom w:val="0"/>
          <w:divBdr>
            <w:top w:val="none" w:sz="0" w:space="0" w:color="auto"/>
            <w:left w:val="none" w:sz="0" w:space="0" w:color="auto"/>
            <w:bottom w:val="none" w:sz="0" w:space="0" w:color="auto"/>
            <w:right w:val="none" w:sz="0" w:space="0" w:color="auto"/>
          </w:divBdr>
        </w:div>
        <w:div w:id="1860964700">
          <w:marLeft w:val="640"/>
          <w:marRight w:val="0"/>
          <w:marTop w:val="0"/>
          <w:marBottom w:val="0"/>
          <w:divBdr>
            <w:top w:val="none" w:sz="0" w:space="0" w:color="auto"/>
            <w:left w:val="none" w:sz="0" w:space="0" w:color="auto"/>
            <w:bottom w:val="none" w:sz="0" w:space="0" w:color="auto"/>
            <w:right w:val="none" w:sz="0" w:space="0" w:color="auto"/>
          </w:divBdr>
        </w:div>
        <w:div w:id="278535825">
          <w:marLeft w:val="640"/>
          <w:marRight w:val="0"/>
          <w:marTop w:val="0"/>
          <w:marBottom w:val="0"/>
          <w:divBdr>
            <w:top w:val="none" w:sz="0" w:space="0" w:color="auto"/>
            <w:left w:val="none" w:sz="0" w:space="0" w:color="auto"/>
            <w:bottom w:val="none" w:sz="0" w:space="0" w:color="auto"/>
            <w:right w:val="none" w:sz="0" w:space="0" w:color="auto"/>
          </w:divBdr>
        </w:div>
        <w:div w:id="646784404">
          <w:marLeft w:val="640"/>
          <w:marRight w:val="0"/>
          <w:marTop w:val="0"/>
          <w:marBottom w:val="0"/>
          <w:divBdr>
            <w:top w:val="none" w:sz="0" w:space="0" w:color="auto"/>
            <w:left w:val="none" w:sz="0" w:space="0" w:color="auto"/>
            <w:bottom w:val="none" w:sz="0" w:space="0" w:color="auto"/>
            <w:right w:val="none" w:sz="0" w:space="0" w:color="auto"/>
          </w:divBdr>
        </w:div>
        <w:div w:id="690107273">
          <w:marLeft w:val="640"/>
          <w:marRight w:val="0"/>
          <w:marTop w:val="0"/>
          <w:marBottom w:val="0"/>
          <w:divBdr>
            <w:top w:val="none" w:sz="0" w:space="0" w:color="auto"/>
            <w:left w:val="none" w:sz="0" w:space="0" w:color="auto"/>
            <w:bottom w:val="none" w:sz="0" w:space="0" w:color="auto"/>
            <w:right w:val="none" w:sz="0" w:space="0" w:color="auto"/>
          </w:divBdr>
        </w:div>
        <w:div w:id="822359528">
          <w:marLeft w:val="640"/>
          <w:marRight w:val="0"/>
          <w:marTop w:val="0"/>
          <w:marBottom w:val="0"/>
          <w:divBdr>
            <w:top w:val="none" w:sz="0" w:space="0" w:color="auto"/>
            <w:left w:val="none" w:sz="0" w:space="0" w:color="auto"/>
            <w:bottom w:val="none" w:sz="0" w:space="0" w:color="auto"/>
            <w:right w:val="none" w:sz="0" w:space="0" w:color="auto"/>
          </w:divBdr>
        </w:div>
        <w:div w:id="963661407">
          <w:marLeft w:val="640"/>
          <w:marRight w:val="0"/>
          <w:marTop w:val="0"/>
          <w:marBottom w:val="0"/>
          <w:divBdr>
            <w:top w:val="none" w:sz="0" w:space="0" w:color="auto"/>
            <w:left w:val="none" w:sz="0" w:space="0" w:color="auto"/>
            <w:bottom w:val="none" w:sz="0" w:space="0" w:color="auto"/>
            <w:right w:val="none" w:sz="0" w:space="0" w:color="auto"/>
          </w:divBdr>
        </w:div>
        <w:div w:id="1547788600">
          <w:marLeft w:val="640"/>
          <w:marRight w:val="0"/>
          <w:marTop w:val="0"/>
          <w:marBottom w:val="0"/>
          <w:divBdr>
            <w:top w:val="none" w:sz="0" w:space="0" w:color="auto"/>
            <w:left w:val="none" w:sz="0" w:space="0" w:color="auto"/>
            <w:bottom w:val="none" w:sz="0" w:space="0" w:color="auto"/>
            <w:right w:val="none" w:sz="0" w:space="0" w:color="auto"/>
          </w:divBdr>
        </w:div>
        <w:div w:id="1579706427">
          <w:marLeft w:val="640"/>
          <w:marRight w:val="0"/>
          <w:marTop w:val="0"/>
          <w:marBottom w:val="0"/>
          <w:divBdr>
            <w:top w:val="none" w:sz="0" w:space="0" w:color="auto"/>
            <w:left w:val="none" w:sz="0" w:space="0" w:color="auto"/>
            <w:bottom w:val="none" w:sz="0" w:space="0" w:color="auto"/>
            <w:right w:val="none" w:sz="0" w:space="0" w:color="auto"/>
          </w:divBdr>
        </w:div>
        <w:div w:id="1193108479">
          <w:marLeft w:val="640"/>
          <w:marRight w:val="0"/>
          <w:marTop w:val="0"/>
          <w:marBottom w:val="0"/>
          <w:divBdr>
            <w:top w:val="none" w:sz="0" w:space="0" w:color="auto"/>
            <w:left w:val="none" w:sz="0" w:space="0" w:color="auto"/>
            <w:bottom w:val="none" w:sz="0" w:space="0" w:color="auto"/>
            <w:right w:val="none" w:sz="0" w:space="0" w:color="auto"/>
          </w:divBdr>
        </w:div>
      </w:divsChild>
    </w:div>
    <w:div w:id="1646158717">
      <w:bodyDiv w:val="1"/>
      <w:marLeft w:val="0"/>
      <w:marRight w:val="0"/>
      <w:marTop w:val="0"/>
      <w:marBottom w:val="0"/>
      <w:divBdr>
        <w:top w:val="none" w:sz="0" w:space="0" w:color="auto"/>
        <w:left w:val="none" w:sz="0" w:space="0" w:color="auto"/>
        <w:bottom w:val="none" w:sz="0" w:space="0" w:color="auto"/>
        <w:right w:val="none" w:sz="0" w:space="0" w:color="auto"/>
      </w:divBdr>
      <w:divsChild>
        <w:div w:id="325211170">
          <w:marLeft w:val="640"/>
          <w:marRight w:val="0"/>
          <w:marTop w:val="0"/>
          <w:marBottom w:val="0"/>
          <w:divBdr>
            <w:top w:val="none" w:sz="0" w:space="0" w:color="auto"/>
            <w:left w:val="none" w:sz="0" w:space="0" w:color="auto"/>
            <w:bottom w:val="none" w:sz="0" w:space="0" w:color="auto"/>
            <w:right w:val="none" w:sz="0" w:space="0" w:color="auto"/>
          </w:divBdr>
        </w:div>
        <w:div w:id="680472801">
          <w:marLeft w:val="640"/>
          <w:marRight w:val="0"/>
          <w:marTop w:val="0"/>
          <w:marBottom w:val="0"/>
          <w:divBdr>
            <w:top w:val="none" w:sz="0" w:space="0" w:color="auto"/>
            <w:left w:val="none" w:sz="0" w:space="0" w:color="auto"/>
            <w:bottom w:val="none" w:sz="0" w:space="0" w:color="auto"/>
            <w:right w:val="none" w:sz="0" w:space="0" w:color="auto"/>
          </w:divBdr>
        </w:div>
        <w:div w:id="205457068">
          <w:marLeft w:val="640"/>
          <w:marRight w:val="0"/>
          <w:marTop w:val="0"/>
          <w:marBottom w:val="0"/>
          <w:divBdr>
            <w:top w:val="none" w:sz="0" w:space="0" w:color="auto"/>
            <w:left w:val="none" w:sz="0" w:space="0" w:color="auto"/>
            <w:bottom w:val="none" w:sz="0" w:space="0" w:color="auto"/>
            <w:right w:val="none" w:sz="0" w:space="0" w:color="auto"/>
          </w:divBdr>
        </w:div>
        <w:div w:id="2146774956">
          <w:marLeft w:val="640"/>
          <w:marRight w:val="0"/>
          <w:marTop w:val="0"/>
          <w:marBottom w:val="0"/>
          <w:divBdr>
            <w:top w:val="none" w:sz="0" w:space="0" w:color="auto"/>
            <w:left w:val="none" w:sz="0" w:space="0" w:color="auto"/>
            <w:bottom w:val="none" w:sz="0" w:space="0" w:color="auto"/>
            <w:right w:val="none" w:sz="0" w:space="0" w:color="auto"/>
          </w:divBdr>
        </w:div>
        <w:div w:id="697777898">
          <w:marLeft w:val="640"/>
          <w:marRight w:val="0"/>
          <w:marTop w:val="0"/>
          <w:marBottom w:val="0"/>
          <w:divBdr>
            <w:top w:val="none" w:sz="0" w:space="0" w:color="auto"/>
            <w:left w:val="none" w:sz="0" w:space="0" w:color="auto"/>
            <w:bottom w:val="none" w:sz="0" w:space="0" w:color="auto"/>
            <w:right w:val="none" w:sz="0" w:space="0" w:color="auto"/>
          </w:divBdr>
        </w:div>
        <w:div w:id="1614826582">
          <w:marLeft w:val="640"/>
          <w:marRight w:val="0"/>
          <w:marTop w:val="0"/>
          <w:marBottom w:val="0"/>
          <w:divBdr>
            <w:top w:val="none" w:sz="0" w:space="0" w:color="auto"/>
            <w:left w:val="none" w:sz="0" w:space="0" w:color="auto"/>
            <w:bottom w:val="none" w:sz="0" w:space="0" w:color="auto"/>
            <w:right w:val="none" w:sz="0" w:space="0" w:color="auto"/>
          </w:divBdr>
        </w:div>
        <w:div w:id="1508204814">
          <w:marLeft w:val="640"/>
          <w:marRight w:val="0"/>
          <w:marTop w:val="0"/>
          <w:marBottom w:val="0"/>
          <w:divBdr>
            <w:top w:val="none" w:sz="0" w:space="0" w:color="auto"/>
            <w:left w:val="none" w:sz="0" w:space="0" w:color="auto"/>
            <w:bottom w:val="none" w:sz="0" w:space="0" w:color="auto"/>
            <w:right w:val="none" w:sz="0" w:space="0" w:color="auto"/>
          </w:divBdr>
        </w:div>
        <w:div w:id="2011716967">
          <w:marLeft w:val="640"/>
          <w:marRight w:val="0"/>
          <w:marTop w:val="0"/>
          <w:marBottom w:val="0"/>
          <w:divBdr>
            <w:top w:val="none" w:sz="0" w:space="0" w:color="auto"/>
            <w:left w:val="none" w:sz="0" w:space="0" w:color="auto"/>
            <w:bottom w:val="none" w:sz="0" w:space="0" w:color="auto"/>
            <w:right w:val="none" w:sz="0" w:space="0" w:color="auto"/>
          </w:divBdr>
        </w:div>
        <w:div w:id="1284727542">
          <w:marLeft w:val="640"/>
          <w:marRight w:val="0"/>
          <w:marTop w:val="0"/>
          <w:marBottom w:val="0"/>
          <w:divBdr>
            <w:top w:val="none" w:sz="0" w:space="0" w:color="auto"/>
            <w:left w:val="none" w:sz="0" w:space="0" w:color="auto"/>
            <w:bottom w:val="none" w:sz="0" w:space="0" w:color="auto"/>
            <w:right w:val="none" w:sz="0" w:space="0" w:color="auto"/>
          </w:divBdr>
        </w:div>
        <w:div w:id="1788573560">
          <w:marLeft w:val="640"/>
          <w:marRight w:val="0"/>
          <w:marTop w:val="0"/>
          <w:marBottom w:val="0"/>
          <w:divBdr>
            <w:top w:val="none" w:sz="0" w:space="0" w:color="auto"/>
            <w:left w:val="none" w:sz="0" w:space="0" w:color="auto"/>
            <w:bottom w:val="none" w:sz="0" w:space="0" w:color="auto"/>
            <w:right w:val="none" w:sz="0" w:space="0" w:color="auto"/>
          </w:divBdr>
        </w:div>
        <w:div w:id="528959654">
          <w:marLeft w:val="640"/>
          <w:marRight w:val="0"/>
          <w:marTop w:val="0"/>
          <w:marBottom w:val="0"/>
          <w:divBdr>
            <w:top w:val="none" w:sz="0" w:space="0" w:color="auto"/>
            <w:left w:val="none" w:sz="0" w:space="0" w:color="auto"/>
            <w:bottom w:val="none" w:sz="0" w:space="0" w:color="auto"/>
            <w:right w:val="none" w:sz="0" w:space="0" w:color="auto"/>
          </w:divBdr>
        </w:div>
        <w:div w:id="2039500552">
          <w:marLeft w:val="640"/>
          <w:marRight w:val="0"/>
          <w:marTop w:val="0"/>
          <w:marBottom w:val="0"/>
          <w:divBdr>
            <w:top w:val="none" w:sz="0" w:space="0" w:color="auto"/>
            <w:left w:val="none" w:sz="0" w:space="0" w:color="auto"/>
            <w:bottom w:val="none" w:sz="0" w:space="0" w:color="auto"/>
            <w:right w:val="none" w:sz="0" w:space="0" w:color="auto"/>
          </w:divBdr>
        </w:div>
        <w:div w:id="2091537301">
          <w:marLeft w:val="640"/>
          <w:marRight w:val="0"/>
          <w:marTop w:val="0"/>
          <w:marBottom w:val="0"/>
          <w:divBdr>
            <w:top w:val="none" w:sz="0" w:space="0" w:color="auto"/>
            <w:left w:val="none" w:sz="0" w:space="0" w:color="auto"/>
            <w:bottom w:val="none" w:sz="0" w:space="0" w:color="auto"/>
            <w:right w:val="none" w:sz="0" w:space="0" w:color="auto"/>
          </w:divBdr>
        </w:div>
        <w:div w:id="1774669129">
          <w:marLeft w:val="640"/>
          <w:marRight w:val="0"/>
          <w:marTop w:val="0"/>
          <w:marBottom w:val="0"/>
          <w:divBdr>
            <w:top w:val="none" w:sz="0" w:space="0" w:color="auto"/>
            <w:left w:val="none" w:sz="0" w:space="0" w:color="auto"/>
            <w:bottom w:val="none" w:sz="0" w:space="0" w:color="auto"/>
            <w:right w:val="none" w:sz="0" w:space="0" w:color="auto"/>
          </w:divBdr>
        </w:div>
        <w:div w:id="1042710003">
          <w:marLeft w:val="640"/>
          <w:marRight w:val="0"/>
          <w:marTop w:val="0"/>
          <w:marBottom w:val="0"/>
          <w:divBdr>
            <w:top w:val="none" w:sz="0" w:space="0" w:color="auto"/>
            <w:left w:val="none" w:sz="0" w:space="0" w:color="auto"/>
            <w:bottom w:val="none" w:sz="0" w:space="0" w:color="auto"/>
            <w:right w:val="none" w:sz="0" w:space="0" w:color="auto"/>
          </w:divBdr>
        </w:div>
        <w:div w:id="223763625">
          <w:marLeft w:val="640"/>
          <w:marRight w:val="0"/>
          <w:marTop w:val="0"/>
          <w:marBottom w:val="0"/>
          <w:divBdr>
            <w:top w:val="none" w:sz="0" w:space="0" w:color="auto"/>
            <w:left w:val="none" w:sz="0" w:space="0" w:color="auto"/>
            <w:bottom w:val="none" w:sz="0" w:space="0" w:color="auto"/>
            <w:right w:val="none" w:sz="0" w:space="0" w:color="auto"/>
          </w:divBdr>
        </w:div>
        <w:div w:id="1539469471">
          <w:marLeft w:val="640"/>
          <w:marRight w:val="0"/>
          <w:marTop w:val="0"/>
          <w:marBottom w:val="0"/>
          <w:divBdr>
            <w:top w:val="none" w:sz="0" w:space="0" w:color="auto"/>
            <w:left w:val="none" w:sz="0" w:space="0" w:color="auto"/>
            <w:bottom w:val="none" w:sz="0" w:space="0" w:color="auto"/>
            <w:right w:val="none" w:sz="0" w:space="0" w:color="auto"/>
          </w:divBdr>
        </w:div>
        <w:div w:id="392629007">
          <w:marLeft w:val="640"/>
          <w:marRight w:val="0"/>
          <w:marTop w:val="0"/>
          <w:marBottom w:val="0"/>
          <w:divBdr>
            <w:top w:val="none" w:sz="0" w:space="0" w:color="auto"/>
            <w:left w:val="none" w:sz="0" w:space="0" w:color="auto"/>
            <w:bottom w:val="none" w:sz="0" w:space="0" w:color="auto"/>
            <w:right w:val="none" w:sz="0" w:space="0" w:color="auto"/>
          </w:divBdr>
        </w:div>
        <w:div w:id="961106698">
          <w:marLeft w:val="640"/>
          <w:marRight w:val="0"/>
          <w:marTop w:val="0"/>
          <w:marBottom w:val="0"/>
          <w:divBdr>
            <w:top w:val="none" w:sz="0" w:space="0" w:color="auto"/>
            <w:left w:val="none" w:sz="0" w:space="0" w:color="auto"/>
            <w:bottom w:val="none" w:sz="0" w:space="0" w:color="auto"/>
            <w:right w:val="none" w:sz="0" w:space="0" w:color="auto"/>
          </w:divBdr>
        </w:div>
        <w:div w:id="353461441">
          <w:marLeft w:val="640"/>
          <w:marRight w:val="0"/>
          <w:marTop w:val="0"/>
          <w:marBottom w:val="0"/>
          <w:divBdr>
            <w:top w:val="none" w:sz="0" w:space="0" w:color="auto"/>
            <w:left w:val="none" w:sz="0" w:space="0" w:color="auto"/>
            <w:bottom w:val="none" w:sz="0" w:space="0" w:color="auto"/>
            <w:right w:val="none" w:sz="0" w:space="0" w:color="auto"/>
          </w:divBdr>
        </w:div>
        <w:div w:id="1767263242">
          <w:marLeft w:val="640"/>
          <w:marRight w:val="0"/>
          <w:marTop w:val="0"/>
          <w:marBottom w:val="0"/>
          <w:divBdr>
            <w:top w:val="none" w:sz="0" w:space="0" w:color="auto"/>
            <w:left w:val="none" w:sz="0" w:space="0" w:color="auto"/>
            <w:bottom w:val="none" w:sz="0" w:space="0" w:color="auto"/>
            <w:right w:val="none" w:sz="0" w:space="0" w:color="auto"/>
          </w:divBdr>
        </w:div>
        <w:div w:id="1152991029">
          <w:marLeft w:val="640"/>
          <w:marRight w:val="0"/>
          <w:marTop w:val="0"/>
          <w:marBottom w:val="0"/>
          <w:divBdr>
            <w:top w:val="none" w:sz="0" w:space="0" w:color="auto"/>
            <w:left w:val="none" w:sz="0" w:space="0" w:color="auto"/>
            <w:bottom w:val="none" w:sz="0" w:space="0" w:color="auto"/>
            <w:right w:val="none" w:sz="0" w:space="0" w:color="auto"/>
          </w:divBdr>
        </w:div>
        <w:div w:id="2057314834">
          <w:marLeft w:val="640"/>
          <w:marRight w:val="0"/>
          <w:marTop w:val="0"/>
          <w:marBottom w:val="0"/>
          <w:divBdr>
            <w:top w:val="none" w:sz="0" w:space="0" w:color="auto"/>
            <w:left w:val="none" w:sz="0" w:space="0" w:color="auto"/>
            <w:bottom w:val="none" w:sz="0" w:space="0" w:color="auto"/>
            <w:right w:val="none" w:sz="0" w:space="0" w:color="auto"/>
          </w:divBdr>
        </w:div>
        <w:div w:id="1876888495">
          <w:marLeft w:val="640"/>
          <w:marRight w:val="0"/>
          <w:marTop w:val="0"/>
          <w:marBottom w:val="0"/>
          <w:divBdr>
            <w:top w:val="none" w:sz="0" w:space="0" w:color="auto"/>
            <w:left w:val="none" w:sz="0" w:space="0" w:color="auto"/>
            <w:bottom w:val="none" w:sz="0" w:space="0" w:color="auto"/>
            <w:right w:val="none" w:sz="0" w:space="0" w:color="auto"/>
          </w:divBdr>
        </w:div>
        <w:div w:id="1601183188">
          <w:marLeft w:val="640"/>
          <w:marRight w:val="0"/>
          <w:marTop w:val="0"/>
          <w:marBottom w:val="0"/>
          <w:divBdr>
            <w:top w:val="none" w:sz="0" w:space="0" w:color="auto"/>
            <w:left w:val="none" w:sz="0" w:space="0" w:color="auto"/>
            <w:bottom w:val="none" w:sz="0" w:space="0" w:color="auto"/>
            <w:right w:val="none" w:sz="0" w:space="0" w:color="auto"/>
          </w:divBdr>
        </w:div>
        <w:div w:id="962151312">
          <w:marLeft w:val="640"/>
          <w:marRight w:val="0"/>
          <w:marTop w:val="0"/>
          <w:marBottom w:val="0"/>
          <w:divBdr>
            <w:top w:val="none" w:sz="0" w:space="0" w:color="auto"/>
            <w:left w:val="none" w:sz="0" w:space="0" w:color="auto"/>
            <w:bottom w:val="none" w:sz="0" w:space="0" w:color="auto"/>
            <w:right w:val="none" w:sz="0" w:space="0" w:color="auto"/>
          </w:divBdr>
        </w:div>
        <w:div w:id="2001739001">
          <w:marLeft w:val="640"/>
          <w:marRight w:val="0"/>
          <w:marTop w:val="0"/>
          <w:marBottom w:val="0"/>
          <w:divBdr>
            <w:top w:val="none" w:sz="0" w:space="0" w:color="auto"/>
            <w:left w:val="none" w:sz="0" w:space="0" w:color="auto"/>
            <w:bottom w:val="none" w:sz="0" w:space="0" w:color="auto"/>
            <w:right w:val="none" w:sz="0" w:space="0" w:color="auto"/>
          </w:divBdr>
        </w:div>
        <w:div w:id="599068870">
          <w:marLeft w:val="640"/>
          <w:marRight w:val="0"/>
          <w:marTop w:val="0"/>
          <w:marBottom w:val="0"/>
          <w:divBdr>
            <w:top w:val="none" w:sz="0" w:space="0" w:color="auto"/>
            <w:left w:val="none" w:sz="0" w:space="0" w:color="auto"/>
            <w:bottom w:val="none" w:sz="0" w:space="0" w:color="auto"/>
            <w:right w:val="none" w:sz="0" w:space="0" w:color="auto"/>
          </w:divBdr>
        </w:div>
        <w:div w:id="610862263">
          <w:marLeft w:val="640"/>
          <w:marRight w:val="0"/>
          <w:marTop w:val="0"/>
          <w:marBottom w:val="0"/>
          <w:divBdr>
            <w:top w:val="none" w:sz="0" w:space="0" w:color="auto"/>
            <w:left w:val="none" w:sz="0" w:space="0" w:color="auto"/>
            <w:bottom w:val="none" w:sz="0" w:space="0" w:color="auto"/>
            <w:right w:val="none" w:sz="0" w:space="0" w:color="auto"/>
          </w:divBdr>
        </w:div>
        <w:div w:id="1805927361">
          <w:marLeft w:val="640"/>
          <w:marRight w:val="0"/>
          <w:marTop w:val="0"/>
          <w:marBottom w:val="0"/>
          <w:divBdr>
            <w:top w:val="none" w:sz="0" w:space="0" w:color="auto"/>
            <w:left w:val="none" w:sz="0" w:space="0" w:color="auto"/>
            <w:bottom w:val="none" w:sz="0" w:space="0" w:color="auto"/>
            <w:right w:val="none" w:sz="0" w:space="0" w:color="auto"/>
          </w:divBdr>
        </w:div>
        <w:div w:id="145512698">
          <w:marLeft w:val="640"/>
          <w:marRight w:val="0"/>
          <w:marTop w:val="0"/>
          <w:marBottom w:val="0"/>
          <w:divBdr>
            <w:top w:val="none" w:sz="0" w:space="0" w:color="auto"/>
            <w:left w:val="none" w:sz="0" w:space="0" w:color="auto"/>
            <w:bottom w:val="none" w:sz="0" w:space="0" w:color="auto"/>
            <w:right w:val="none" w:sz="0" w:space="0" w:color="auto"/>
          </w:divBdr>
        </w:div>
        <w:div w:id="1955361353">
          <w:marLeft w:val="640"/>
          <w:marRight w:val="0"/>
          <w:marTop w:val="0"/>
          <w:marBottom w:val="0"/>
          <w:divBdr>
            <w:top w:val="none" w:sz="0" w:space="0" w:color="auto"/>
            <w:left w:val="none" w:sz="0" w:space="0" w:color="auto"/>
            <w:bottom w:val="none" w:sz="0" w:space="0" w:color="auto"/>
            <w:right w:val="none" w:sz="0" w:space="0" w:color="auto"/>
          </w:divBdr>
        </w:div>
        <w:div w:id="41177531">
          <w:marLeft w:val="640"/>
          <w:marRight w:val="0"/>
          <w:marTop w:val="0"/>
          <w:marBottom w:val="0"/>
          <w:divBdr>
            <w:top w:val="none" w:sz="0" w:space="0" w:color="auto"/>
            <w:left w:val="none" w:sz="0" w:space="0" w:color="auto"/>
            <w:bottom w:val="none" w:sz="0" w:space="0" w:color="auto"/>
            <w:right w:val="none" w:sz="0" w:space="0" w:color="auto"/>
          </w:divBdr>
        </w:div>
        <w:div w:id="1969702640">
          <w:marLeft w:val="640"/>
          <w:marRight w:val="0"/>
          <w:marTop w:val="0"/>
          <w:marBottom w:val="0"/>
          <w:divBdr>
            <w:top w:val="none" w:sz="0" w:space="0" w:color="auto"/>
            <w:left w:val="none" w:sz="0" w:space="0" w:color="auto"/>
            <w:bottom w:val="none" w:sz="0" w:space="0" w:color="auto"/>
            <w:right w:val="none" w:sz="0" w:space="0" w:color="auto"/>
          </w:divBdr>
        </w:div>
        <w:div w:id="1961646556">
          <w:marLeft w:val="640"/>
          <w:marRight w:val="0"/>
          <w:marTop w:val="0"/>
          <w:marBottom w:val="0"/>
          <w:divBdr>
            <w:top w:val="none" w:sz="0" w:space="0" w:color="auto"/>
            <w:left w:val="none" w:sz="0" w:space="0" w:color="auto"/>
            <w:bottom w:val="none" w:sz="0" w:space="0" w:color="auto"/>
            <w:right w:val="none" w:sz="0" w:space="0" w:color="auto"/>
          </w:divBdr>
        </w:div>
        <w:div w:id="203254499">
          <w:marLeft w:val="640"/>
          <w:marRight w:val="0"/>
          <w:marTop w:val="0"/>
          <w:marBottom w:val="0"/>
          <w:divBdr>
            <w:top w:val="none" w:sz="0" w:space="0" w:color="auto"/>
            <w:left w:val="none" w:sz="0" w:space="0" w:color="auto"/>
            <w:bottom w:val="none" w:sz="0" w:space="0" w:color="auto"/>
            <w:right w:val="none" w:sz="0" w:space="0" w:color="auto"/>
          </w:divBdr>
        </w:div>
        <w:div w:id="794300439">
          <w:marLeft w:val="640"/>
          <w:marRight w:val="0"/>
          <w:marTop w:val="0"/>
          <w:marBottom w:val="0"/>
          <w:divBdr>
            <w:top w:val="none" w:sz="0" w:space="0" w:color="auto"/>
            <w:left w:val="none" w:sz="0" w:space="0" w:color="auto"/>
            <w:bottom w:val="none" w:sz="0" w:space="0" w:color="auto"/>
            <w:right w:val="none" w:sz="0" w:space="0" w:color="auto"/>
          </w:divBdr>
        </w:div>
        <w:div w:id="300155717">
          <w:marLeft w:val="640"/>
          <w:marRight w:val="0"/>
          <w:marTop w:val="0"/>
          <w:marBottom w:val="0"/>
          <w:divBdr>
            <w:top w:val="none" w:sz="0" w:space="0" w:color="auto"/>
            <w:left w:val="none" w:sz="0" w:space="0" w:color="auto"/>
            <w:bottom w:val="none" w:sz="0" w:space="0" w:color="auto"/>
            <w:right w:val="none" w:sz="0" w:space="0" w:color="auto"/>
          </w:divBdr>
        </w:div>
        <w:div w:id="1558931699">
          <w:marLeft w:val="640"/>
          <w:marRight w:val="0"/>
          <w:marTop w:val="0"/>
          <w:marBottom w:val="0"/>
          <w:divBdr>
            <w:top w:val="none" w:sz="0" w:space="0" w:color="auto"/>
            <w:left w:val="none" w:sz="0" w:space="0" w:color="auto"/>
            <w:bottom w:val="none" w:sz="0" w:space="0" w:color="auto"/>
            <w:right w:val="none" w:sz="0" w:space="0" w:color="auto"/>
          </w:divBdr>
        </w:div>
        <w:div w:id="846286168">
          <w:marLeft w:val="640"/>
          <w:marRight w:val="0"/>
          <w:marTop w:val="0"/>
          <w:marBottom w:val="0"/>
          <w:divBdr>
            <w:top w:val="none" w:sz="0" w:space="0" w:color="auto"/>
            <w:left w:val="none" w:sz="0" w:space="0" w:color="auto"/>
            <w:bottom w:val="none" w:sz="0" w:space="0" w:color="auto"/>
            <w:right w:val="none" w:sz="0" w:space="0" w:color="auto"/>
          </w:divBdr>
        </w:div>
        <w:div w:id="1584756311">
          <w:marLeft w:val="640"/>
          <w:marRight w:val="0"/>
          <w:marTop w:val="0"/>
          <w:marBottom w:val="0"/>
          <w:divBdr>
            <w:top w:val="none" w:sz="0" w:space="0" w:color="auto"/>
            <w:left w:val="none" w:sz="0" w:space="0" w:color="auto"/>
            <w:bottom w:val="none" w:sz="0" w:space="0" w:color="auto"/>
            <w:right w:val="none" w:sz="0" w:space="0" w:color="auto"/>
          </w:divBdr>
        </w:div>
        <w:div w:id="1088188330">
          <w:marLeft w:val="640"/>
          <w:marRight w:val="0"/>
          <w:marTop w:val="0"/>
          <w:marBottom w:val="0"/>
          <w:divBdr>
            <w:top w:val="none" w:sz="0" w:space="0" w:color="auto"/>
            <w:left w:val="none" w:sz="0" w:space="0" w:color="auto"/>
            <w:bottom w:val="none" w:sz="0" w:space="0" w:color="auto"/>
            <w:right w:val="none" w:sz="0" w:space="0" w:color="auto"/>
          </w:divBdr>
        </w:div>
        <w:div w:id="363136460">
          <w:marLeft w:val="640"/>
          <w:marRight w:val="0"/>
          <w:marTop w:val="0"/>
          <w:marBottom w:val="0"/>
          <w:divBdr>
            <w:top w:val="none" w:sz="0" w:space="0" w:color="auto"/>
            <w:left w:val="none" w:sz="0" w:space="0" w:color="auto"/>
            <w:bottom w:val="none" w:sz="0" w:space="0" w:color="auto"/>
            <w:right w:val="none" w:sz="0" w:space="0" w:color="auto"/>
          </w:divBdr>
        </w:div>
        <w:div w:id="1761296244">
          <w:marLeft w:val="640"/>
          <w:marRight w:val="0"/>
          <w:marTop w:val="0"/>
          <w:marBottom w:val="0"/>
          <w:divBdr>
            <w:top w:val="none" w:sz="0" w:space="0" w:color="auto"/>
            <w:left w:val="none" w:sz="0" w:space="0" w:color="auto"/>
            <w:bottom w:val="none" w:sz="0" w:space="0" w:color="auto"/>
            <w:right w:val="none" w:sz="0" w:space="0" w:color="auto"/>
          </w:divBdr>
        </w:div>
        <w:div w:id="236675469">
          <w:marLeft w:val="640"/>
          <w:marRight w:val="0"/>
          <w:marTop w:val="0"/>
          <w:marBottom w:val="0"/>
          <w:divBdr>
            <w:top w:val="none" w:sz="0" w:space="0" w:color="auto"/>
            <w:left w:val="none" w:sz="0" w:space="0" w:color="auto"/>
            <w:bottom w:val="none" w:sz="0" w:space="0" w:color="auto"/>
            <w:right w:val="none" w:sz="0" w:space="0" w:color="auto"/>
          </w:divBdr>
        </w:div>
        <w:div w:id="774861983">
          <w:marLeft w:val="640"/>
          <w:marRight w:val="0"/>
          <w:marTop w:val="0"/>
          <w:marBottom w:val="0"/>
          <w:divBdr>
            <w:top w:val="none" w:sz="0" w:space="0" w:color="auto"/>
            <w:left w:val="none" w:sz="0" w:space="0" w:color="auto"/>
            <w:bottom w:val="none" w:sz="0" w:space="0" w:color="auto"/>
            <w:right w:val="none" w:sz="0" w:space="0" w:color="auto"/>
          </w:divBdr>
        </w:div>
        <w:div w:id="200213935">
          <w:marLeft w:val="640"/>
          <w:marRight w:val="0"/>
          <w:marTop w:val="0"/>
          <w:marBottom w:val="0"/>
          <w:divBdr>
            <w:top w:val="none" w:sz="0" w:space="0" w:color="auto"/>
            <w:left w:val="none" w:sz="0" w:space="0" w:color="auto"/>
            <w:bottom w:val="none" w:sz="0" w:space="0" w:color="auto"/>
            <w:right w:val="none" w:sz="0" w:space="0" w:color="auto"/>
          </w:divBdr>
        </w:div>
        <w:div w:id="876967728">
          <w:marLeft w:val="640"/>
          <w:marRight w:val="0"/>
          <w:marTop w:val="0"/>
          <w:marBottom w:val="0"/>
          <w:divBdr>
            <w:top w:val="none" w:sz="0" w:space="0" w:color="auto"/>
            <w:left w:val="none" w:sz="0" w:space="0" w:color="auto"/>
            <w:bottom w:val="none" w:sz="0" w:space="0" w:color="auto"/>
            <w:right w:val="none" w:sz="0" w:space="0" w:color="auto"/>
          </w:divBdr>
        </w:div>
        <w:div w:id="731586860">
          <w:marLeft w:val="640"/>
          <w:marRight w:val="0"/>
          <w:marTop w:val="0"/>
          <w:marBottom w:val="0"/>
          <w:divBdr>
            <w:top w:val="none" w:sz="0" w:space="0" w:color="auto"/>
            <w:left w:val="none" w:sz="0" w:space="0" w:color="auto"/>
            <w:bottom w:val="none" w:sz="0" w:space="0" w:color="auto"/>
            <w:right w:val="none" w:sz="0" w:space="0" w:color="auto"/>
          </w:divBdr>
        </w:div>
        <w:div w:id="1844780168">
          <w:marLeft w:val="640"/>
          <w:marRight w:val="0"/>
          <w:marTop w:val="0"/>
          <w:marBottom w:val="0"/>
          <w:divBdr>
            <w:top w:val="none" w:sz="0" w:space="0" w:color="auto"/>
            <w:left w:val="none" w:sz="0" w:space="0" w:color="auto"/>
            <w:bottom w:val="none" w:sz="0" w:space="0" w:color="auto"/>
            <w:right w:val="none" w:sz="0" w:space="0" w:color="auto"/>
          </w:divBdr>
        </w:div>
        <w:div w:id="955059719">
          <w:marLeft w:val="640"/>
          <w:marRight w:val="0"/>
          <w:marTop w:val="0"/>
          <w:marBottom w:val="0"/>
          <w:divBdr>
            <w:top w:val="none" w:sz="0" w:space="0" w:color="auto"/>
            <w:left w:val="none" w:sz="0" w:space="0" w:color="auto"/>
            <w:bottom w:val="none" w:sz="0" w:space="0" w:color="auto"/>
            <w:right w:val="none" w:sz="0" w:space="0" w:color="auto"/>
          </w:divBdr>
        </w:div>
        <w:div w:id="313797344">
          <w:marLeft w:val="640"/>
          <w:marRight w:val="0"/>
          <w:marTop w:val="0"/>
          <w:marBottom w:val="0"/>
          <w:divBdr>
            <w:top w:val="none" w:sz="0" w:space="0" w:color="auto"/>
            <w:left w:val="none" w:sz="0" w:space="0" w:color="auto"/>
            <w:bottom w:val="none" w:sz="0" w:space="0" w:color="auto"/>
            <w:right w:val="none" w:sz="0" w:space="0" w:color="auto"/>
          </w:divBdr>
        </w:div>
        <w:div w:id="1964994949">
          <w:marLeft w:val="640"/>
          <w:marRight w:val="0"/>
          <w:marTop w:val="0"/>
          <w:marBottom w:val="0"/>
          <w:divBdr>
            <w:top w:val="none" w:sz="0" w:space="0" w:color="auto"/>
            <w:left w:val="none" w:sz="0" w:space="0" w:color="auto"/>
            <w:bottom w:val="none" w:sz="0" w:space="0" w:color="auto"/>
            <w:right w:val="none" w:sz="0" w:space="0" w:color="auto"/>
          </w:divBdr>
        </w:div>
      </w:divsChild>
    </w:div>
    <w:div w:id="1646658919">
      <w:marLeft w:val="640"/>
      <w:marRight w:val="0"/>
      <w:marTop w:val="0"/>
      <w:marBottom w:val="0"/>
      <w:divBdr>
        <w:top w:val="none" w:sz="0" w:space="0" w:color="auto"/>
        <w:left w:val="none" w:sz="0" w:space="0" w:color="auto"/>
        <w:bottom w:val="none" w:sz="0" w:space="0" w:color="auto"/>
        <w:right w:val="none" w:sz="0" w:space="0" w:color="auto"/>
      </w:divBdr>
    </w:div>
    <w:div w:id="1648044873">
      <w:marLeft w:val="640"/>
      <w:marRight w:val="0"/>
      <w:marTop w:val="0"/>
      <w:marBottom w:val="0"/>
      <w:divBdr>
        <w:top w:val="none" w:sz="0" w:space="0" w:color="auto"/>
        <w:left w:val="none" w:sz="0" w:space="0" w:color="auto"/>
        <w:bottom w:val="none" w:sz="0" w:space="0" w:color="auto"/>
        <w:right w:val="none" w:sz="0" w:space="0" w:color="auto"/>
      </w:divBdr>
    </w:div>
    <w:div w:id="1649280153">
      <w:marLeft w:val="0"/>
      <w:marRight w:val="0"/>
      <w:marTop w:val="0"/>
      <w:marBottom w:val="0"/>
      <w:divBdr>
        <w:top w:val="none" w:sz="0" w:space="0" w:color="auto"/>
        <w:left w:val="none" w:sz="0" w:space="0" w:color="auto"/>
        <w:bottom w:val="none" w:sz="0" w:space="0" w:color="auto"/>
        <w:right w:val="none" w:sz="0" w:space="0" w:color="auto"/>
      </w:divBdr>
    </w:div>
    <w:div w:id="1650401954">
      <w:bodyDiv w:val="1"/>
      <w:marLeft w:val="0"/>
      <w:marRight w:val="0"/>
      <w:marTop w:val="0"/>
      <w:marBottom w:val="0"/>
      <w:divBdr>
        <w:top w:val="none" w:sz="0" w:space="0" w:color="auto"/>
        <w:left w:val="none" w:sz="0" w:space="0" w:color="auto"/>
        <w:bottom w:val="none" w:sz="0" w:space="0" w:color="auto"/>
        <w:right w:val="none" w:sz="0" w:space="0" w:color="auto"/>
      </w:divBdr>
      <w:divsChild>
        <w:div w:id="200745445">
          <w:marLeft w:val="640"/>
          <w:marRight w:val="0"/>
          <w:marTop w:val="0"/>
          <w:marBottom w:val="0"/>
          <w:divBdr>
            <w:top w:val="none" w:sz="0" w:space="0" w:color="auto"/>
            <w:left w:val="none" w:sz="0" w:space="0" w:color="auto"/>
            <w:bottom w:val="none" w:sz="0" w:space="0" w:color="auto"/>
            <w:right w:val="none" w:sz="0" w:space="0" w:color="auto"/>
          </w:divBdr>
        </w:div>
        <w:div w:id="318048100">
          <w:marLeft w:val="640"/>
          <w:marRight w:val="0"/>
          <w:marTop w:val="0"/>
          <w:marBottom w:val="0"/>
          <w:divBdr>
            <w:top w:val="none" w:sz="0" w:space="0" w:color="auto"/>
            <w:left w:val="none" w:sz="0" w:space="0" w:color="auto"/>
            <w:bottom w:val="none" w:sz="0" w:space="0" w:color="auto"/>
            <w:right w:val="none" w:sz="0" w:space="0" w:color="auto"/>
          </w:divBdr>
        </w:div>
        <w:div w:id="371617166">
          <w:marLeft w:val="640"/>
          <w:marRight w:val="0"/>
          <w:marTop w:val="0"/>
          <w:marBottom w:val="0"/>
          <w:divBdr>
            <w:top w:val="none" w:sz="0" w:space="0" w:color="auto"/>
            <w:left w:val="none" w:sz="0" w:space="0" w:color="auto"/>
            <w:bottom w:val="none" w:sz="0" w:space="0" w:color="auto"/>
            <w:right w:val="none" w:sz="0" w:space="0" w:color="auto"/>
          </w:divBdr>
        </w:div>
        <w:div w:id="411706191">
          <w:marLeft w:val="640"/>
          <w:marRight w:val="0"/>
          <w:marTop w:val="0"/>
          <w:marBottom w:val="0"/>
          <w:divBdr>
            <w:top w:val="none" w:sz="0" w:space="0" w:color="auto"/>
            <w:left w:val="none" w:sz="0" w:space="0" w:color="auto"/>
            <w:bottom w:val="none" w:sz="0" w:space="0" w:color="auto"/>
            <w:right w:val="none" w:sz="0" w:space="0" w:color="auto"/>
          </w:divBdr>
        </w:div>
        <w:div w:id="450824577">
          <w:marLeft w:val="640"/>
          <w:marRight w:val="0"/>
          <w:marTop w:val="0"/>
          <w:marBottom w:val="0"/>
          <w:divBdr>
            <w:top w:val="none" w:sz="0" w:space="0" w:color="auto"/>
            <w:left w:val="none" w:sz="0" w:space="0" w:color="auto"/>
            <w:bottom w:val="none" w:sz="0" w:space="0" w:color="auto"/>
            <w:right w:val="none" w:sz="0" w:space="0" w:color="auto"/>
          </w:divBdr>
        </w:div>
        <w:div w:id="491675026">
          <w:marLeft w:val="640"/>
          <w:marRight w:val="0"/>
          <w:marTop w:val="0"/>
          <w:marBottom w:val="0"/>
          <w:divBdr>
            <w:top w:val="none" w:sz="0" w:space="0" w:color="auto"/>
            <w:left w:val="none" w:sz="0" w:space="0" w:color="auto"/>
            <w:bottom w:val="none" w:sz="0" w:space="0" w:color="auto"/>
            <w:right w:val="none" w:sz="0" w:space="0" w:color="auto"/>
          </w:divBdr>
        </w:div>
        <w:div w:id="567767991">
          <w:marLeft w:val="640"/>
          <w:marRight w:val="0"/>
          <w:marTop w:val="0"/>
          <w:marBottom w:val="0"/>
          <w:divBdr>
            <w:top w:val="none" w:sz="0" w:space="0" w:color="auto"/>
            <w:left w:val="none" w:sz="0" w:space="0" w:color="auto"/>
            <w:bottom w:val="none" w:sz="0" w:space="0" w:color="auto"/>
            <w:right w:val="none" w:sz="0" w:space="0" w:color="auto"/>
          </w:divBdr>
        </w:div>
        <w:div w:id="684290624">
          <w:marLeft w:val="640"/>
          <w:marRight w:val="0"/>
          <w:marTop w:val="0"/>
          <w:marBottom w:val="0"/>
          <w:divBdr>
            <w:top w:val="none" w:sz="0" w:space="0" w:color="auto"/>
            <w:left w:val="none" w:sz="0" w:space="0" w:color="auto"/>
            <w:bottom w:val="none" w:sz="0" w:space="0" w:color="auto"/>
            <w:right w:val="none" w:sz="0" w:space="0" w:color="auto"/>
          </w:divBdr>
        </w:div>
        <w:div w:id="742992229">
          <w:marLeft w:val="640"/>
          <w:marRight w:val="0"/>
          <w:marTop w:val="0"/>
          <w:marBottom w:val="0"/>
          <w:divBdr>
            <w:top w:val="none" w:sz="0" w:space="0" w:color="auto"/>
            <w:left w:val="none" w:sz="0" w:space="0" w:color="auto"/>
            <w:bottom w:val="none" w:sz="0" w:space="0" w:color="auto"/>
            <w:right w:val="none" w:sz="0" w:space="0" w:color="auto"/>
          </w:divBdr>
        </w:div>
        <w:div w:id="942759380">
          <w:marLeft w:val="640"/>
          <w:marRight w:val="0"/>
          <w:marTop w:val="0"/>
          <w:marBottom w:val="0"/>
          <w:divBdr>
            <w:top w:val="none" w:sz="0" w:space="0" w:color="auto"/>
            <w:left w:val="none" w:sz="0" w:space="0" w:color="auto"/>
            <w:bottom w:val="none" w:sz="0" w:space="0" w:color="auto"/>
            <w:right w:val="none" w:sz="0" w:space="0" w:color="auto"/>
          </w:divBdr>
        </w:div>
        <w:div w:id="974218474">
          <w:marLeft w:val="640"/>
          <w:marRight w:val="0"/>
          <w:marTop w:val="0"/>
          <w:marBottom w:val="0"/>
          <w:divBdr>
            <w:top w:val="none" w:sz="0" w:space="0" w:color="auto"/>
            <w:left w:val="none" w:sz="0" w:space="0" w:color="auto"/>
            <w:bottom w:val="none" w:sz="0" w:space="0" w:color="auto"/>
            <w:right w:val="none" w:sz="0" w:space="0" w:color="auto"/>
          </w:divBdr>
        </w:div>
        <w:div w:id="1021468008">
          <w:marLeft w:val="640"/>
          <w:marRight w:val="0"/>
          <w:marTop w:val="0"/>
          <w:marBottom w:val="0"/>
          <w:divBdr>
            <w:top w:val="none" w:sz="0" w:space="0" w:color="auto"/>
            <w:left w:val="none" w:sz="0" w:space="0" w:color="auto"/>
            <w:bottom w:val="none" w:sz="0" w:space="0" w:color="auto"/>
            <w:right w:val="none" w:sz="0" w:space="0" w:color="auto"/>
          </w:divBdr>
        </w:div>
        <w:div w:id="1060909615">
          <w:marLeft w:val="640"/>
          <w:marRight w:val="0"/>
          <w:marTop w:val="0"/>
          <w:marBottom w:val="0"/>
          <w:divBdr>
            <w:top w:val="none" w:sz="0" w:space="0" w:color="auto"/>
            <w:left w:val="none" w:sz="0" w:space="0" w:color="auto"/>
            <w:bottom w:val="none" w:sz="0" w:space="0" w:color="auto"/>
            <w:right w:val="none" w:sz="0" w:space="0" w:color="auto"/>
          </w:divBdr>
        </w:div>
        <w:div w:id="1143616004">
          <w:marLeft w:val="640"/>
          <w:marRight w:val="0"/>
          <w:marTop w:val="0"/>
          <w:marBottom w:val="0"/>
          <w:divBdr>
            <w:top w:val="none" w:sz="0" w:space="0" w:color="auto"/>
            <w:left w:val="none" w:sz="0" w:space="0" w:color="auto"/>
            <w:bottom w:val="none" w:sz="0" w:space="0" w:color="auto"/>
            <w:right w:val="none" w:sz="0" w:space="0" w:color="auto"/>
          </w:divBdr>
        </w:div>
        <w:div w:id="1202089127">
          <w:marLeft w:val="640"/>
          <w:marRight w:val="0"/>
          <w:marTop w:val="0"/>
          <w:marBottom w:val="0"/>
          <w:divBdr>
            <w:top w:val="none" w:sz="0" w:space="0" w:color="auto"/>
            <w:left w:val="none" w:sz="0" w:space="0" w:color="auto"/>
            <w:bottom w:val="none" w:sz="0" w:space="0" w:color="auto"/>
            <w:right w:val="none" w:sz="0" w:space="0" w:color="auto"/>
          </w:divBdr>
        </w:div>
        <w:div w:id="1279138288">
          <w:marLeft w:val="640"/>
          <w:marRight w:val="0"/>
          <w:marTop w:val="0"/>
          <w:marBottom w:val="0"/>
          <w:divBdr>
            <w:top w:val="none" w:sz="0" w:space="0" w:color="auto"/>
            <w:left w:val="none" w:sz="0" w:space="0" w:color="auto"/>
            <w:bottom w:val="none" w:sz="0" w:space="0" w:color="auto"/>
            <w:right w:val="none" w:sz="0" w:space="0" w:color="auto"/>
          </w:divBdr>
        </w:div>
        <w:div w:id="1622762788">
          <w:marLeft w:val="640"/>
          <w:marRight w:val="0"/>
          <w:marTop w:val="0"/>
          <w:marBottom w:val="0"/>
          <w:divBdr>
            <w:top w:val="none" w:sz="0" w:space="0" w:color="auto"/>
            <w:left w:val="none" w:sz="0" w:space="0" w:color="auto"/>
            <w:bottom w:val="none" w:sz="0" w:space="0" w:color="auto"/>
            <w:right w:val="none" w:sz="0" w:space="0" w:color="auto"/>
          </w:divBdr>
        </w:div>
        <w:div w:id="1734961454">
          <w:marLeft w:val="640"/>
          <w:marRight w:val="0"/>
          <w:marTop w:val="0"/>
          <w:marBottom w:val="0"/>
          <w:divBdr>
            <w:top w:val="none" w:sz="0" w:space="0" w:color="auto"/>
            <w:left w:val="none" w:sz="0" w:space="0" w:color="auto"/>
            <w:bottom w:val="none" w:sz="0" w:space="0" w:color="auto"/>
            <w:right w:val="none" w:sz="0" w:space="0" w:color="auto"/>
          </w:divBdr>
        </w:div>
        <w:div w:id="1834563072">
          <w:marLeft w:val="640"/>
          <w:marRight w:val="0"/>
          <w:marTop w:val="0"/>
          <w:marBottom w:val="0"/>
          <w:divBdr>
            <w:top w:val="none" w:sz="0" w:space="0" w:color="auto"/>
            <w:left w:val="none" w:sz="0" w:space="0" w:color="auto"/>
            <w:bottom w:val="none" w:sz="0" w:space="0" w:color="auto"/>
            <w:right w:val="none" w:sz="0" w:space="0" w:color="auto"/>
          </w:divBdr>
        </w:div>
        <w:div w:id="1906331762">
          <w:marLeft w:val="640"/>
          <w:marRight w:val="0"/>
          <w:marTop w:val="0"/>
          <w:marBottom w:val="0"/>
          <w:divBdr>
            <w:top w:val="none" w:sz="0" w:space="0" w:color="auto"/>
            <w:left w:val="none" w:sz="0" w:space="0" w:color="auto"/>
            <w:bottom w:val="none" w:sz="0" w:space="0" w:color="auto"/>
            <w:right w:val="none" w:sz="0" w:space="0" w:color="auto"/>
          </w:divBdr>
        </w:div>
        <w:div w:id="1991979447">
          <w:marLeft w:val="640"/>
          <w:marRight w:val="0"/>
          <w:marTop w:val="0"/>
          <w:marBottom w:val="0"/>
          <w:divBdr>
            <w:top w:val="none" w:sz="0" w:space="0" w:color="auto"/>
            <w:left w:val="none" w:sz="0" w:space="0" w:color="auto"/>
            <w:bottom w:val="none" w:sz="0" w:space="0" w:color="auto"/>
            <w:right w:val="none" w:sz="0" w:space="0" w:color="auto"/>
          </w:divBdr>
        </w:div>
      </w:divsChild>
    </w:div>
    <w:div w:id="1651127719">
      <w:bodyDiv w:val="1"/>
      <w:marLeft w:val="0"/>
      <w:marRight w:val="0"/>
      <w:marTop w:val="0"/>
      <w:marBottom w:val="0"/>
      <w:divBdr>
        <w:top w:val="none" w:sz="0" w:space="0" w:color="auto"/>
        <w:left w:val="none" w:sz="0" w:space="0" w:color="auto"/>
        <w:bottom w:val="none" w:sz="0" w:space="0" w:color="auto"/>
        <w:right w:val="none" w:sz="0" w:space="0" w:color="auto"/>
      </w:divBdr>
      <w:divsChild>
        <w:div w:id="18432856">
          <w:marLeft w:val="640"/>
          <w:marRight w:val="0"/>
          <w:marTop w:val="0"/>
          <w:marBottom w:val="0"/>
          <w:divBdr>
            <w:top w:val="none" w:sz="0" w:space="0" w:color="auto"/>
            <w:left w:val="none" w:sz="0" w:space="0" w:color="auto"/>
            <w:bottom w:val="none" w:sz="0" w:space="0" w:color="auto"/>
            <w:right w:val="none" w:sz="0" w:space="0" w:color="auto"/>
          </w:divBdr>
        </w:div>
        <w:div w:id="29110803">
          <w:marLeft w:val="640"/>
          <w:marRight w:val="0"/>
          <w:marTop w:val="0"/>
          <w:marBottom w:val="0"/>
          <w:divBdr>
            <w:top w:val="none" w:sz="0" w:space="0" w:color="auto"/>
            <w:left w:val="none" w:sz="0" w:space="0" w:color="auto"/>
            <w:bottom w:val="none" w:sz="0" w:space="0" w:color="auto"/>
            <w:right w:val="none" w:sz="0" w:space="0" w:color="auto"/>
          </w:divBdr>
        </w:div>
        <w:div w:id="54935950">
          <w:marLeft w:val="640"/>
          <w:marRight w:val="0"/>
          <w:marTop w:val="0"/>
          <w:marBottom w:val="0"/>
          <w:divBdr>
            <w:top w:val="none" w:sz="0" w:space="0" w:color="auto"/>
            <w:left w:val="none" w:sz="0" w:space="0" w:color="auto"/>
            <w:bottom w:val="none" w:sz="0" w:space="0" w:color="auto"/>
            <w:right w:val="none" w:sz="0" w:space="0" w:color="auto"/>
          </w:divBdr>
        </w:div>
        <w:div w:id="85196838">
          <w:marLeft w:val="640"/>
          <w:marRight w:val="0"/>
          <w:marTop w:val="0"/>
          <w:marBottom w:val="0"/>
          <w:divBdr>
            <w:top w:val="none" w:sz="0" w:space="0" w:color="auto"/>
            <w:left w:val="none" w:sz="0" w:space="0" w:color="auto"/>
            <w:bottom w:val="none" w:sz="0" w:space="0" w:color="auto"/>
            <w:right w:val="none" w:sz="0" w:space="0" w:color="auto"/>
          </w:divBdr>
        </w:div>
        <w:div w:id="167529052">
          <w:marLeft w:val="640"/>
          <w:marRight w:val="0"/>
          <w:marTop w:val="0"/>
          <w:marBottom w:val="0"/>
          <w:divBdr>
            <w:top w:val="none" w:sz="0" w:space="0" w:color="auto"/>
            <w:left w:val="none" w:sz="0" w:space="0" w:color="auto"/>
            <w:bottom w:val="none" w:sz="0" w:space="0" w:color="auto"/>
            <w:right w:val="none" w:sz="0" w:space="0" w:color="auto"/>
          </w:divBdr>
        </w:div>
        <w:div w:id="224294841">
          <w:marLeft w:val="640"/>
          <w:marRight w:val="0"/>
          <w:marTop w:val="0"/>
          <w:marBottom w:val="0"/>
          <w:divBdr>
            <w:top w:val="none" w:sz="0" w:space="0" w:color="auto"/>
            <w:left w:val="none" w:sz="0" w:space="0" w:color="auto"/>
            <w:bottom w:val="none" w:sz="0" w:space="0" w:color="auto"/>
            <w:right w:val="none" w:sz="0" w:space="0" w:color="auto"/>
          </w:divBdr>
        </w:div>
        <w:div w:id="228466180">
          <w:marLeft w:val="640"/>
          <w:marRight w:val="0"/>
          <w:marTop w:val="0"/>
          <w:marBottom w:val="0"/>
          <w:divBdr>
            <w:top w:val="none" w:sz="0" w:space="0" w:color="auto"/>
            <w:left w:val="none" w:sz="0" w:space="0" w:color="auto"/>
            <w:bottom w:val="none" w:sz="0" w:space="0" w:color="auto"/>
            <w:right w:val="none" w:sz="0" w:space="0" w:color="auto"/>
          </w:divBdr>
        </w:div>
        <w:div w:id="328408938">
          <w:marLeft w:val="640"/>
          <w:marRight w:val="0"/>
          <w:marTop w:val="0"/>
          <w:marBottom w:val="0"/>
          <w:divBdr>
            <w:top w:val="none" w:sz="0" w:space="0" w:color="auto"/>
            <w:left w:val="none" w:sz="0" w:space="0" w:color="auto"/>
            <w:bottom w:val="none" w:sz="0" w:space="0" w:color="auto"/>
            <w:right w:val="none" w:sz="0" w:space="0" w:color="auto"/>
          </w:divBdr>
        </w:div>
        <w:div w:id="333411361">
          <w:marLeft w:val="640"/>
          <w:marRight w:val="0"/>
          <w:marTop w:val="0"/>
          <w:marBottom w:val="0"/>
          <w:divBdr>
            <w:top w:val="none" w:sz="0" w:space="0" w:color="auto"/>
            <w:left w:val="none" w:sz="0" w:space="0" w:color="auto"/>
            <w:bottom w:val="none" w:sz="0" w:space="0" w:color="auto"/>
            <w:right w:val="none" w:sz="0" w:space="0" w:color="auto"/>
          </w:divBdr>
        </w:div>
        <w:div w:id="353461044">
          <w:marLeft w:val="640"/>
          <w:marRight w:val="0"/>
          <w:marTop w:val="0"/>
          <w:marBottom w:val="0"/>
          <w:divBdr>
            <w:top w:val="none" w:sz="0" w:space="0" w:color="auto"/>
            <w:left w:val="none" w:sz="0" w:space="0" w:color="auto"/>
            <w:bottom w:val="none" w:sz="0" w:space="0" w:color="auto"/>
            <w:right w:val="none" w:sz="0" w:space="0" w:color="auto"/>
          </w:divBdr>
        </w:div>
        <w:div w:id="353581752">
          <w:marLeft w:val="640"/>
          <w:marRight w:val="0"/>
          <w:marTop w:val="0"/>
          <w:marBottom w:val="0"/>
          <w:divBdr>
            <w:top w:val="none" w:sz="0" w:space="0" w:color="auto"/>
            <w:left w:val="none" w:sz="0" w:space="0" w:color="auto"/>
            <w:bottom w:val="none" w:sz="0" w:space="0" w:color="auto"/>
            <w:right w:val="none" w:sz="0" w:space="0" w:color="auto"/>
          </w:divBdr>
        </w:div>
        <w:div w:id="356583227">
          <w:marLeft w:val="640"/>
          <w:marRight w:val="0"/>
          <w:marTop w:val="0"/>
          <w:marBottom w:val="0"/>
          <w:divBdr>
            <w:top w:val="none" w:sz="0" w:space="0" w:color="auto"/>
            <w:left w:val="none" w:sz="0" w:space="0" w:color="auto"/>
            <w:bottom w:val="none" w:sz="0" w:space="0" w:color="auto"/>
            <w:right w:val="none" w:sz="0" w:space="0" w:color="auto"/>
          </w:divBdr>
        </w:div>
        <w:div w:id="425542036">
          <w:marLeft w:val="640"/>
          <w:marRight w:val="0"/>
          <w:marTop w:val="0"/>
          <w:marBottom w:val="0"/>
          <w:divBdr>
            <w:top w:val="none" w:sz="0" w:space="0" w:color="auto"/>
            <w:left w:val="none" w:sz="0" w:space="0" w:color="auto"/>
            <w:bottom w:val="none" w:sz="0" w:space="0" w:color="auto"/>
            <w:right w:val="none" w:sz="0" w:space="0" w:color="auto"/>
          </w:divBdr>
        </w:div>
        <w:div w:id="564410842">
          <w:marLeft w:val="640"/>
          <w:marRight w:val="0"/>
          <w:marTop w:val="0"/>
          <w:marBottom w:val="0"/>
          <w:divBdr>
            <w:top w:val="none" w:sz="0" w:space="0" w:color="auto"/>
            <w:left w:val="none" w:sz="0" w:space="0" w:color="auto"/>
            <w:bottom w:val="none" w:sz="0" w:space="0" w:color="auto"/>
            <w:right w:val="none" w:sz="0" w:space="0" w:color="auto"/>
          </w:divBdr>
        </w:div>
        <w:div w:id="577784711">
          <w:marLeft w:val="640"/>
          <w:marRight w:val="0"/>
          <w:marTop w:val="0"/>
          <w:marBottom w:val="0"/>
          <w:divBdr>
            <w:top w:val="none" w:sz="0" w:space="0" w:color="auto"/>
            <w:left w:val="none" w:sz="0" w:space="0" w:color="auto"/>
            <w:bottom w:val="none" w:sz="0" w:space="0" w:color="auto"/>
            <w:right w:val="none" w:sz="0" w:space="0" w:color="auto"/>
          </w:divBdr>
        </w:div>
        <w:div w:id="582758294">
          <w:marLeft w:val="640"/>
          <w:marRight w:val="0"/>
          <w:marTop w:val="0"/>
          <w:marBottom w:val="0"/>
          <w:divBdr>
            <w:top w:val="none" w:sz="0" w:space="0" w:color="auto"/>
            <w:left w:val="none" w:sz="0" w:space="0" w:color="auto"/>
            <w:bottom w:val="none" w:sz="0" w:space="0" w:color="auto"/>
            <w:right w:val="none" w:sz="0" w:space="0" w:color="auto"/>
          </w:divBdr>
        </w:div>
        <w:div w:id="587883721">
          <w:marLeft w:val="640"/>
          <w:marRight w:val="0"/>
          <w:marTop w:val="0"/>
          <w:marBottom w:val="0"/>
          <w:divBdr>
            <w:top w:val="none" w:sz="0" w:space="0" w:color="auto"/>
            <w:left w:val="none" w:sz="0" w:space="0" w:color="auto"/>
            <w:bottom w:val="none" w:sz="0" w:space="0" w:color="auto"/>
            <w:right w:val="none" w:sz="0" w:space="0" w:color="auto"/>
          </w:divBdr>
        </w:div>
        <w:div w:id="590890974">
          <w:marLeft w:val="640"/>
          <w:marRight w:val="0"/>
          <w:marTop w:val="0"/>
          <w:marBottom w:val="0"/>
          <w:divBdr>
            <w:top w:val="none" w:sz="0" w:space="0" w:color="auto"/>
            <w:left w:val="none" w:sz="0" w:space="0" w:color="auto"/>
            <w:bottom w:val="none" w:sz="0" w:space="0" w:color="auto"/>
            <w:right w:val="none" w:sz="0" w:space="0" w:color="auto"/>
          </w:divBdr>
        </w:div>
        <w:div w:id="630864505">
          <w:marLeft w:val="640"/>
          <w:marRight w:val="0"/>
          <w:marTop w:val="0"/>
          <w:marBottom w:val="0"/>
          <w:divBdr>
            <w:top w:val="none" w:sz="0" w:space="0" w:color="auto"/>
            <w:left w:val="none" w:sz="0" w:space="0" w:color="auto"/>
            <w:bottom w:val="none" w:sz="0" w:space="0" w:color="auto"/>
            <w:right w:val="none" w:sz="0" w:space="0" w:color="auto"/>
          </w:divBdr>
        </w:div>
        <w:div w:id="660544853">
          <w:marLeft w:val="640"/>
          <w:marRight w:val="0"/>
          <w:marTop w:val="0"/>
          <w:marBottom w:val="0"/>
          <w:divBdr>
            <w:top w:val="none" w:sz="0" w:space="0" w:color="auto"/>
            <w:left w:val="none" w:sz="0" w:space="0" w:color="auto"/>
            <w:bottom w:val="none" w:sz="0" w:space="0" w:color="auto"/>
            <w:right w:val="none" w:sz="0" w:space="0" w:color="auto"/>
          </w:divBdr>
        </w:div>
        <w:div w:id="672340343">
          <w:marLeft w:val="640"/>
          <w:marRight w:val="0"/>
          <w:marTop w:val="0"/>
          <w:marBottom w:val="0"/>
          <w:divBdr>
            <w:top w:val="none" w:sz="0" w:space="0" w:color="auto"/>
            <w:left w:val="none" w:sz="0" w:space="0" w:color="auto"/>
            <w:bottom w:val="none" w:sz="0" w:space="0" w:color="auto"/>
            <w:right w:val="none" w:sz="0" w:space="0" w:color="auto"/>
          </w:divBdr>
        </w:div>
        <w:div w:id="790127652">
          <w:marLeft w:val="640"/>
          <w:marRight w:val="0"/>
          <w:marTop w:val="0"/>
          <w:marBottom w:val="0"/>
          <w:divBdr>
            <w:top w:val="none" w:sz="0" w:space="0" w:color="auto"/>
            <w:left w:val="none" w:sz="0" w:space="0" w:color="auto"/>
            <w:bottom w:val="none" w:sz="0" w:space="0" w:color="auto"/>
            <w:right w:val="none" w:sz="0" w:space="0" w:color="auto"/>
          </w:divBdr>
        </w:div>
        <w:div w:id="804814173">
          <w:marLeft w:val="640"/>
          <w:marRight w:val="0"/>
          <w:marTop w:val="0"/>
          <w:marBottom w:val="0"/>
          <w:divBdr>
            <w:top w:val="none" w:sz="0" w:space="0" w:color="auto"/>
            <w:left w:val="none" w:sz="0" w:space="0" w:color="auto"/>
            <w:bottom w:val="none" w:sz="0" w:space="0" w:color="auto"/>
            <w:right w:val="none" w:sz="0" w:space="0" w:color="auto"/>
          </w:divBdr>
        </w:div>
        <w:div w:id="833958583">
          <w:marLeft w:val="640"/>
          <w:marRight w:val="0"/>
          <w:marTop w:val="0"/>
          <w:marBottom w:val="0"/>
          <w:divBdr>
            <w:top w:val="none" w:sz="0" w:space="0" w:color="auto"/>
            <w:left w:val="none" w:sz="0" w:space="0" w:color="auto"/>
            <w:bottom w:val="none" w:sz="0" w:space="0" w:color="auto"/>
            <w:right w:val="none" w:sz="0" w:space="0" w:color="auto"/>
          </w:divBdr>
        </w:div>
        <w:div w:id="851379759">
          <w:marLeft w:val="640"/>
          <w:marRight w:val="0"/>
          <w:marTop w:val="0"/>
          <w:marBottom w:val="0"/>
          <w:divBdr>
            <w:top w:val="none" w:sz="0" w:space="0" w:color="auto"/>
            <w:left w:val="none" w:sz="0" w:space="0" w:color="auto"/>
            <w:bottom w:val="none" w:sz="0" w:space="0" w:color="auto"/>
            <w:right w:val="none" w:sz="0" w:space="0" w:color="auto"/>
          </w:divBdr>
        </w:div>
        <w:div w:id="913122629">
          <w:marLeft w:val="640"/>
          <w:marRight w:val="0"/>
          <w:marTop w:val="0"/>
          <w:marBottom w:val="0"/>
          <w:divBdr>
            <w:top w:val="none" w:sz="0" w:space="0" w:color="auto"/>
            <w:left w:val="none" w:sz="0" w:space="0" w:color="auto"/>
            <w:bottom w:val="none" w:sz="0" w:space="0" w:color="auto"/>
            <w:right w:val="none" w:sz="0" w:space="0" w:color="auto"/>
          </w:divBdr>
        </w:div>
        <w:div w:id="913123968">
          <w:marLeft w:val="640"/>
          <w:marRight w:val="0"/>
          <w:marTop w:val="0"/>
          <w:marBottom w:val="0"/>
          <w:divBdr>
            <w:top w:val="none" w:sz="0" w:space="0" w:color="auto"/>
            <w:left w:val="none" w:sz="0" w:space="0" w:color="auto"/>
            <w:bottom w:val="none" w:sz="0" w:space="0" w:color="auto"/>
            <w:right w:val="none" w:sz="0" w:space="0" w:color="auto"/>
          </w:divBdr>
        </w:div>
        <w:div w:id="983924576">
          <w:marLeft w:val="640"/>
          <w:marRight w:val="0"/>
          <w:marTop w:val="0"/>
          <w:marBottom w:val="0"/>
          <w:divBdr>
            <w:top w:val="none" w:sz="0" w:space="0" w:color="auto"/>
            <w:left w:val="none" w:sz="0" w:space="0" w:color="auto"/>
            <w:bottom w:val="none" w:sz="0" w:space="0" w:color="auto"/>
            <w:right w:val="none" w:sz="0" w:space="0" w:color="auto"/>
          </w:divBdr>
        </w:div>
        <w:div w:id="996418534">
          <w:marLeft w:val="640"/>
          <w:marRight w:val="0"/>
          <w:marTop w:val="0"/>
          <w:marBottom w:val="0"/>
          <w:divBdr>
            <w:top w:val="none" w:sz="0" w:space="0" w:color="auto"/>
            <w:left w:val="none" w:sz="0" w:space="0" w:color="auto"/>
            <w:bottom w:val="none" w:sz="0" w:space="0" w:color="auto"/>
            <w:right w:val="none" w:sz="0" w:space="0" w:color="auto"/>
          </w:divBdr>
        </w:div>
        <w:div w:id="1026831518">
          <w:marLeft w:val="640"/>
          <w:marRight w:val="0"/>
          <w:marTop w:val="0"/>
          <w:marBottom w:val="0"/>
          <w:divBdr>
            <w:top w:val="none" w:sz="0" w:space="0" w:color="auto"/>
            <w:left w:val="none" w:sz="0" w:space="0" w:color="auto"/>
            <w:bottom w:val="none" w:sz="0" w:space="0" w:color="auto"/>
            <w:right w:val="none" w:sz="0" w:space="0" w:color="auto"/>
          </w:divBdr>
        </w:div>
        <w:div w:id="1039360046">
          <w:marLeft w:val="640"/>
          <w:marRight w:val="0"/>
          <w:marTop w:val="0"/>
          <w:marBottom w:val="0"/>
          <w:divBdr>
            <w:top w:val="none" w:sz="0" w:space="0" w:color="auto"/>
            <w:left w:val="none" w:sz="0" w:space="0" w:color="auto"/>
            <w:bottom w:val="none" w:sz="0" w:space="0" w:color="auto"/>
            <w:right w:val="none" w:sz="0" w:space="0" w:color="auto"/>
          </w:divBdr>
        </w:div>
        <w:div w:id="1299411981">
          <w:marLeft w:val="640"/>
          <w:marRight w:val="0"/>
          <w:marTop w:val="0"/>
          <w:marBottom w:val="0"/>
          <w:divBdr>
            <w:top w:val="none" w:sz="0" w:space="0" w:color="auto"/>
            <w:left w:val="none" w:sz="0" w:space="0" w:color="auto"/>
            <w:bottom w:val="none" w:sz="0" w:space="0" w:color="auto"/>
            <w:right w:val="none" w:sz="0" w:space="0" w:color="auto"/>
          </w:divBdr>
        </w:div>
        <w:div w:id="1304307096">
          <w:marLeft w:val="640"/>
          <w:marRight w:val="0"/>
          <w:marTop w:val="0"/>
          <w:marBottom w:val="0"/>
          <w:divBdr>
            <w:top w:val="none" w:sz="0" w:space="0" w:color="auto"/>
            <w:left w:val="none" w:sz="0" w:space="0" w:color="auto"/>
            <w:bottom w:val="none" w:sz="0" w:space="0" w:color="auto"/>
            <w:right w:val="none" w:sz="0" w:space="0" w:color="auto"/>
          </w:divBdr>
        </w:div>
        <w:div w:id="1539200792">
          <w:marLeft w:val="640"/>
          <w:marRight w:val="0"/>
          <w:marTop w:val="0"/>
          <w:marBottom w:val="0"/>
          <w:divBdr>
            <w:top w:val="none" w:sz="0" w:space="0" w:color="auto"/>
            <w:left w:val="none" w:sz="0" w:space="0" w:color="auto"/>
            <w:bottom w:val="none" w:sz="0" w:space="0" w:color="auto"/>
            <w:right w:val="none" w:sz="0" w:space="0" w:color="auto"/>
          </w:divBdr>
        </w:div>
        <w:div w:id="1674256643">
          <w:marLeft w:val="640"/>
          <w:marRight w:val="0"/>
          <w:marTop w:val="0"/>
          <w:marBottom w:val="0"/>
          <w:divBdr>
            <w:top w:val="none" w:sz="0" w:space="0" w:color="auto"/>
            <w:left w:val="none" w:sz="0" w:space="0" w:color="auto"/>
            <w:bottom w:val="none" w:sz="0" w:space="0" w:color="auto"/>
            <w:right w:val="none" w:sz="0" w:space="0" w:color="auto"/>
          </w:divBdr>
        </w:div>
        <w:div w:id="1697193916">
          <w:marLeft w:val="640"/>
          <w:marRight w:val="0"/>
          <w:marTop w:val="0"/>
          <w:marBottom w:val="0"/>
          <w:divBdr>
            <w:top w:val="none" w:sz="0" w:space="0" w:color="auto"/>
            <w:left w:val="none" w:sz="0" w:space="0" w:color="auto"/>
            <w:bottom w:val="none" w:sz="0" w:space="0" w:color="auto"/>
            <w:right w:val="none" w:sz="0" w:space="0" w:color="auto"/>
          </w:divBdr>
        </w:div>
        <w:div w:id="1729525455">
          <w:marLeft w:val="640"/>
          <w:marRight w:val="0"/>
          <w:marTop w:val="0"/>
          <w:marBottom w:val="0"/>
          <w:divBdr>
            <w:top w:val="none" w:sz="0" w:space="0" w:color="auto"/>
            <w:left w:val="none" w:sz="0" w:space="0" w:color="auto"/>
            <w:bottom w:val="none" w:sz="0" w:space="0" w:color="auto"/>
            <w:right w:val="none" w:sz="0" w:space="0" w:color="auto"/>
          </w:divBdr>
        </w:div>
        <w:div w:id="1822841516">
          <w:marLeft w:val="640"/>
          <w:marRight w:val="0"/>
          <w:marTop w:val="0"/>
          <w:marBottom w:val="0"/>
          <w:divBdr>
            <w:top w:val="none" w:sz="0" w:space="0" w:color="auto"/>
            <w:left w:val="none" w:sz="0" w:space="0" w:color="auto"/>
            <w:bottom w:val="none" w:sz="0" w:space="0" w:color="auto"/>
            <w:right w:val="none" w:sz="0" w:space="0" w:color="auto"/>
          </w:divBdr>
        </w:div>
        <w:div w:id="2099324871">
          <w:marLeft w:val="640"/>
          <w:marRight w:val="0"/>
          <w:marTop w:val="0"/>
          <w:marBottom w:val="0"/>
          <w:divBdr>
            <w:top w:val="none" w:sz="0" w:space="0" w:color="auto"/>
            <w:left w:val="none" w:sz="0" w:space="0" w:color="auto"/>
            <w:bottom w:val="none" w:sz="0" w:space="0" w:color="auto"/>
            <w:right w:val="none" w:sz="0" w:space="0" w:color="auto"/>
          </w:divBdr>
        </w:div>
        <w:div w:id="2106925569">
          <w:marLeft w:val="640"/>
          <w:marRight w:val="0"/>
          <w:marTop w:val="0"/>
          <w:marBottom w:val="0"/>
          <w:divBdr>
            <w:top w:val="none" w:sz="0" w:space="0" w:color="auto"/>
            <w:left w:val="none" w:sz="0" w:space="0" w:color="auto"/>
            <w:bottom w:val="none" w:sz="0" w:space="0" w:color="auto"/>
            <w:right w:val="none" w:sz="0" w:space="0" w:color="auto"/>
          </w:divBdr>
        </w:div>
      </w:divsChild>
    </w:div>
    <w:div w:id="1651251257">
      <w:marLeft w:val="640"/>
      <w:marRight w:val="0"/>
      <w:marTop w:val="0"/>
      <w:marBottom w:val="0"/>
      <w:divBdr>
        <w:top w:val="none" w:sz="0" w:space="0" w:color="auto"/>
        <w:left w:val="none" w:sz="0" w:space="0" w:color="auto"/>
        <w:bottom w:val="none" w:sz="0" w:space="0" w:color="auto"/>
        <w:right w:val="none" w:sz="0" w:space="0" w:color="auto"/>
      </w:divBdr>
    </w:div>
    <w:div w:id="1653675130">
      <w:marLeft w:val="0"/>
      <w:marRight w:val="0"/>
      <w:marTop w:val="0"/>
      <w:marBottom w:val="0"/>
      <w:divBdr>
        <w:top w:val="none" w:sz="0" w:space="0" w:color="auto"/>
        <w:left w:val="none" w:sz="0" w:space="0" w:color="auto"/>
        <w:bottom w:val="none" w:sz="0" w:space="0" w:color="auto"/>
        <w:right w:val="none" w:sz="0" w:space="0" w:color="auto"/>
      </w:divBdr>
    </w:div>
    <w:div w:id="1654092735">
      <w:marLeft w:val="640"/>
      <w:marRight w:val="0"/>
      <w:marTop w:val="0"/>
      <w:marBottom w:val="0"/>
      <w:divBdr>
        <w:top w:val="none" w:sz="0" w:space="0" w:color="auto"/>
        <w:left w:val="none" w:sz="0" w:space="0" w:color="auto"/>
        <w:bottom w:val="none" w:sz="0" w:space="0" w:color="auto"/>
        <w:right w:val="none" w:sz="0" w:space="0" w:color="auto"/>
      </w:divBdr>
    </w:div>
    <w:div w:id="1655182021">
      <w:marLeft w:val="640"/>
      <w:marRight w:val="0"/>
      <w:marTop w:val="0"/>
      <w:marBottom w:val="0"/>
      <w:divBdr>
        <w:top w:val="none" w:sz="0" w:space="0" w:color="auto"/>
        <w:left w:val="none" w:sz="0" w:space="0" w:color="auto"/>
        <w:bottom w:val="none" w:sz="0" w:space="0" w:color="auto"/>
        <w:right w:val="none" w:sz="0" w:space="0" w:color="auto"/>
      </w:divBdr>
    </w:div>
    <w:div w:id="1655185308">
      <w:marLeft w:val="640"/>
      <w:marRight w:val="0"/>
      <w:marTop w:val="0"/>
      <w:marBottom w:val="0"/>
      <w:divBdr>
        <w:top w:val="none" w:sz="0" w:space="0" w:color="auto"/>
        <w:left w:val="none" w:sz="0" w:space="0" w:color="auto"/>
        <w:bottom w:val="none" w:sz="0" w:space="0" w:color="auto"/>
        <w:right w:val="none" w:sz="0" w:space="0" w:color="auto"/>
      </w:divBdr>
    </w:div>
    <w:div w:id="1656686225">
      <w:marLeft w:val="640"/>
      <w:marRight w:val="0"/>
      <w:marTop w:val="0"/>
      <w:marBottom w:val="0"/>
      <w:divBdr>
        <w:top w:val="none" w:sz="0" w:space="0" w:color="auto"/>
        <w:left w:val="none" w:sz="0" w:space="0" w:color="auto"/>
        <w:bottom w:val="none" w:sz="0" w:space="0" w:color="auto"/>
        <w:right w:val="none" w:sz="0" w:space="0" w:color="auto"/>
      </w:divBdr>
    </w:div>
    <w:div w:id="1657807557">
      <w:marLeft w:val="640"/>
      <w:marRight w:val="0"/>
      <w:marTop w:val="0"/>
      <w:marBottom w:val="0"/>
      <w:divBdr>
        <w:top w:val="none" w:sz="0" w:space="0" w:color="auto"/>
        <w:left w:val="none" w:sz="0" w:space="0" w:color="auto"/>
        <w:bottom w:val="none" w:sz="0" w:space="0" w:color="auto"/>
        <w:right w:val="none" w:sz="0" w:space="0" w:color="auto"/>
      </w:divBdr>
    </w:div>
    <w:div w:id="1658726991">
      <w:marLeft w:val="640"/>
      <w:marRight w:val="0"/>
      <w:marTop w:val="0"/>
      <w:marBottom w:val="0"/>
      <w:divBdr>
        <w:top w:val="none" w:sz="0" w:space="0" w:color="auto"/>
        <w:left w:val="none" w:sz="0" w:space="0" w:color="auto"/>
        <w:bottom w:val="none" w:sz="0" w:space="0" w:color="auto"/>
        <w:right w:val="none" w:sz="0" w:space="0" w:color="auto"/>
      </w:divBdr>
    </w:div>
    <w:div w:id="1658731561">
      <w:marLeft w:val="640"/>
      <w:marRight w:val="0"/>
      <w:marTop w:val="0"/>
      <w:marBottom w:val="0"/>
      <w:divBdr>
        <w:top w:val="none" w:sz="0" w:space="0" w:color="auto"/>
        <w:left w:val="none" w:sz="0" w:space="0" w:color="auto"/>
        <w:bottom w:val="none" w:sz="0" w:space="0" w:color="auto"/>
        <w:right w:val="none" w:sz="0" w:space="0" w:color="auto"/>
      </w:divBdr>
    </w:div>
    <w:div w:id="1659259531">
      <w:bodyDiv w:val="1"/>
      <w:marLeft w:val="0"/>
      <w:marRight w:val="0"/>
      <w:marTop w:val="0"/>
      <w:marBottom w:val="0"/>
      <w:divBdr>
        <w:top w:val="none" w:sz="0" w:space="0" w:color="auto"/>
        <w:left w:val="none" w:sz="0" w:space="0" w:color="auto"/>
        <w:bottom w:val="none" w:sz="0" w:space="0" w:color="auto"/>
        <w:right w:val="none" w:sz="0" w:space="0" w:color="auto"/>
      </w:divBdr>
      <w:divsChild>
        <w:div w:id="1437603147">
          <w:marLeft w:val="640"/>
          <w:marRight w:val="0"/>
          <w:marTop w:val="0"/>
          <w:marBottom w:val="0"/>
          <w:divBdr>
            <w:top w:val="none" w:sz="0" w:space="0" w:color="auto"/>
            <w:left w:val="none" w:sz="0" w:space="0" w:color="auto"/>
            <w:bottom w:val="none" w:sz="0" w:space="0" w:color="auto"/>
            <w:right w:val="none" w:sz="0" w:space="0" w:color="auto"/>
          </w:divBdr>
        </w:div>
        <w:div w:id="1952936245">
          <w:marLeft w:val="640"/>
          <w:marRight w:val="0"/>
          <w:marTop w:val="0"/>
          <w:marBottom w:val="0"/>
          <w:divBdr>
            <w:top w:val="none" w:sz="0" w:space="0" w:color="auto"/>
            <w:left w:val="none" w:sz="0" w:space="0" w:color="auto"/>
            <w:bottom w:val="none" w:sz="0" w:space="0" w:color="auto"/>
            <w:right w:val="none" w:sz="0" w:space="0" w:color="auto"/>
          </w:divBdr>
        </w:div>
        <w:div w:id="1612938335">
          <w:marLeft w:val="640"/>
          <w:marRight w:val="0"/>
          <w:marTop w:val="0"/>
          <w:marBottom w:val="0"/>
          <w:divBdr>
            <w:top w:val="none" w:sz="0" w:space="0" w:color="auto"/>
            <w:left w:val="none" w:sz="0" w:space="0" w:color="auto"/>
            <w:bottom w:val="none" w:sz="0" w:space="0" w:color="auto"/>
            <w:right w:val="none" w:sz="0" w:space="0" w:color="auto"/>
          </w:divBdr>
        </w:div>
        <w:div w:id="1498567909">
          <w:marLeft w:val="640"/>
          <w:marRight w:val="0"/>
          <w:marTop w:val="0"/>
          <w:marBottom w:val="0"/>
          <w:divBdr>
            <w:top w:val="none" w:sz="0" w:space="0" w:color="auto"/>
            <w:left w:val="none" w:sz="0" w:space="0" w:color="auto"/>
            <w:bottom w:val="none" w:sz="0" w:space="0" w:color="auto"/>
            <w:right w:val="none" w:sz="0" w:space="0" w:color="auto"/>
          </w:divBdr>
        </w:div>
        <w:div w:id="578752414">
          <w:marLeft w:val="640"/>
          <w:marRight w:val="0"/>
          <w:marTop w:val="0"/>
          <w:marBottom w:val="0"/>
          <w:divBdr>
            <w:top w:val="none" w:sz="0" w:space="0" w:color="auto"/>
            <w:left w:val="none" w:sz="0" w:space="0" w:color="auto"/>
            <w:bottom w:val="none" w:sz="0" w:space="0" w:color="auto"/>
            <w:right w:val="none" w:sz="0" w:space="0" w:color="auto"/>
          </w:divBdr>
        </w:div>
        <w:div w:id="38672024">
          <w:marLeft w:val="640"/>
          <w:marRight w:val="0"/>
          <w:marTop w:val="0"/>
          <w:marBottom w:val="0"/>
          <w:divBdr>
            <w:top w:val="none" w:sz="0" w:space="0" w:color="auto"/>
            <w:left w:val="none" w:sz="0" w:space="0" w:color="auto"/>
            <w:bottom w:val="none" w:sz="0" w:space="0" w:color="auto"/>
            <w:right w:val="none" w:sz="0" w:space="0" w:color="auto"/>
          </w:divBdr>
        </w:div>
        <w:div w:id="219026201">
          <w:marLeft w:val="640"/>
          <w:marRight w:val="0"/>
          <w:marTop w:val="0"/>
          <w:marBottom w:val="0"/>
          <w:divBdr>
            <w:top w:val="none" w:sz="0" w:space="0" w:color="auto"/>
            <w:left w:val="none" w:sz="0" w:space="0" w:color="auto"/>
            <w:bottom w:val="none" w:sz="0" w:space="0" w:color="auto"/>
            <w:right w:val="none" w:sz="0" w:space="0" w:color="auto"/>
          </w:divBdr>
        </w:div>
        <w:div w:id="1152678922">
          <w:marLeft w:val="640"/>
          <w:marRight w:val="0"/>
          <w:marTop w:val="0"/>
          <w:marBottom w:val="0"/>
          <w:divBdr>
            <w:top w:val="none" w:sz="0" w:space="0" w:color="auto"/>
            <w:left w:val="none" w:sz="0" w:space="0" w:color="auto"/>
            <w:bottom w:val="none" w:sz="0" w:space="0" w:color="auto"/>
            <w:right w:val="none" w:sz="0" w:space="0" w:color="auto"/>
          </w:divBdr>
        </w:div>
        <w:div w:id="441652197">
          <w:marLeft w:val="640"/>
          <w:marRight w:val="0"/>
          <w:marTop w:val="0"/>
          <w:marBottom w:val="0"/>
          <w:divBdr>
            <w:top w:val="none" w:sz="0" w:space="0" w:color="auto"/>
            <w:left w:val="none" w:sz="0" w:space="0" w:color="auto"/>
            <w:bottom w:val="none" w:sz="0" w:space="0" w:color="auto"/>
            <w:right w:val="none" w:sz="0" w:space="0" w:color="auto"/>
          </w:divBdr>
        </w:div>
        <w:div w:id="1412312282">
          <w:marLeft w:val="640"/>
          <w:marRight w:val="0"/>
          <w:marTop w:val="0"/>
          <w:marBottom w:val="0"/>
          <w:divBdr>
            <w:top w:val="none" w:sz="0" w:space="0" w:color="auto"/>
            <w:left w:val="none" w:sz="0" w:space="0" w:color="auto"/>
            <w:bottom w:val="none" w:sz="0" w:space="0" w:color="auto"/>
            <w:right w:val="none" w:sz="0" w:space="0" w:color="auto"/>
          </w:divBdr>
        </w:div>
        <w:div w:id="824974267">
          <w:marLeft w:val="640"/>
          <w:marRight w:val="0"/>
          <w:marTop w:val="0"/>
          <w:marBottom w:val="0"/>
          <w:divBdr>
            <w:top w:val="none" w:sz="0" w:space="0" w:color="auto"/>
            <w:left w:val="none" w:sz="0" w:space="0" w:color="auto"/>
            <w:bottom w:val="none" w:sz="0" w:space="0" w:color="auto"/>
            <w:right w:val="none" w:sz="0" w:space="0" w:color="auto"/>
          </w:divBdr>
        </w:div>
        <w:div w:id="10030099">
          <w:marLeft w:val="640"/>
          <w:marRight w:val="0"/>
          <w:marTop w:val="0"/>
          <w:marBottom w:val="0"/>
          <w:divBdr>
            <w:top w:val="none" w:sz="0" w:space="0" w:color="auto"/>
            <w:left w:val="none" w:sz="0" w:space="0" w:color="auto"/>
            <w:bottom w:val="none" w:sz="0" w:space="0" w:color="auto"/>
            <w:right w:val="none" w:sz="0" w:space="0" w:color="auto"/>
          </w:divBdr>
        </w:div>
        <w:div w:id="1195385912">
          <w:marLeft w:val="640"/>
          <w:marRight w:val="0"/>
          <w:marTop w:val="0"/>
          <w:marBottom w:val="0"/>
          <w:divBdr>
            <w:top w:val="none" w:sz="0" w:space="0" w:color="auto"/>
            <w:left w:val="none" w:sz="0" w:space="0" w:color="auto"/>
            <w:bottom w:val="none" w:sz="0" w:space="0" w:color="auto"/>
            <w:right w:val="none" w:sz="0" w:space="0" w:color="auto"/>
          </w:divBdr>
        </w:div>
        <w:div w:id="904265782">
          <w:marLeft w:val="640"/>
          <w:marRight w:val="0"/>
          <w:marTop w:val="0"/>
          <w:marBottom w:val="0"/>
          <w:divBdr>
            <w:top w:val="none" w:sz="0" w:space="0" w:color="auto"/>
            <w:left w:val="none" w:sz="0" w:space="0" w:color="auto"/>
            <w:bottom w:val="none" w:sz="0" w:space="0" w:color="auto"/>
            <w:right w:val="none" w:sz="0" w:space="0" w:color="auto"/>
          </w:divBdr>
        </w:div>
        <w:div w:id="786047571">
          <w:marLeft w:val="640"/>
          <w:marRight w:val="0"/>
          <w:marTop w:val="0"/>
          <w:marBottom w:val="0"/>
          <w:divBdr>
            <w:top w:val="none" w:sz="0" w:space="0" w:color="auto"/>
            <w:left w:val="none" w:sz="0" w:space="0" w:color="auto"/>
            <w:bottom w:val="none" w:sz="0" w:space="0" w:color="auto"/>
            <w:right w:val="none" w:sz="0" w:space="0" w:color="auto"/>
          </w:divBdr>
        </w:div>
        <w:div w:id="530268536">
          <w:marLeft w:val="640"/>
          <w:marRight w:val="0"/>
          <w:marTop w:val="0"/>
          <w:marBottom w:val="0"/>
          <w:divBdr>
            <w:top w:val="none" w:sz="0" w:space="0" w:color="auto"/>
            <w:left w:val="none" w:sz="0" w:space="0" w:color="auto"/>
            <w:bottom w:val="none" w:sz="0" w:space="0" w:color="auto"/>
            <w:right w:val="none" w:sz="0" w:space="0" w:color="auto"/>
          </w:divBdr>
        </w:div>
        <w:div w:id="704520123">
          <w:marLeft w:val="640"/>
          <w:marRight w:val="0"/>
          <w:marTop w:val="0"/>
          <w:marBottom w:val="0"/>
          <w:divBdr>
            <w:top w:val="none" w:sz="0" w:space="0" w:color="auto"/>
            <w:left w:val="none" w:sz="0" w:space="0" w:color="auto"/>
            <w:bottom w:val="none" w:sz="0" w:space="0" w:color="auto"/>
            <w:right w:val="none" w:sz="0" w:space="0" w:color="auto"/>
          </w:divBdr>
        </w:div>
        <w:div w:id="1536503043">
          <w:marLeft w:val="640"/>
          <w:marRight w:val="0"/>
          <w:marTop w:val="0"/>
          <w:marBottom w:val="0"/>
          <w:divBdr>
            <w:top w:val="none" w:sz="0" w:space="0" w:color="auto"/>
            <w:left w:val="none" w:sz="0" w:space="0" w:color="auto"/>
            <w:bottom w:val="none" w:sz="0" w:space="0" w:color="auto"/>
            <w:right w:val="none" w:sz="0" w:space="0" w:color="auto"/>
          </w:divBdr>
        </w:div>
        <w:div w:id="1473014564">
          <w:marLeft w:val="640"/>
          <w:marRight w:val="0"/>
          <w:marTop w:val="0"/>
          <w:marBottom w:val="0"/>
          <w:divBdr>
            <w:top w:val="none" w:sz="0" w:space="0" w:color="auto"/>
            <w:left w:val="none" w:sz="0" w:space="0" w:color="auto"/>
            <w:bottom w:val="none" w:sz="0" w:space="0" w:color="auto"/>
            <w:right w:val="none" w:sz="0" w:space="0" w:color="auto"/>
          </w:divBdr>
        </w:div>
        <w:div w:id="1211334003">
          <w:marLeft w:val="640"/>
          <w:marRight w:val="0"/>
          <w:marTop w:val="0"/>
          <w:marBottom w:val="0"/>
          <w:divBdr>
            <w:top w:val="none" w:sz="0" w:space="0" w:color="auto"/>
            <w:left w:val="none" w:sz="0" w:space="0" w:color="auto"/>
            <w:bottom w:val="none" w:sz="0" w:space="0" w:color="auto"/>
            <w:right w:val="none" w:sz="0" w:space="0" w:color="auto"/>
          </w:divBdr>
        </w:div>
        <w:div w:id="1634484511">
          <w:marLeft w:val="640"/>
          <w:marRight w:val="0"/>
          <w:marTop w:val="0"/>
          <w:marBottom w:val="0"/>
          <w:divBdr>
            <w:top w:val="none" w:sz="0" w:space="0" w:color="auto"/>
            <w:left w:val="none" w:sz="0" w:space="0" w:color="auto"/>
            <w:bottom w:val="none" w:sz="0" w:space="0" w:color="auto"/>
            <w:right w:val="none" w:sz="0" w:space="0" w:color="auto"/>
          </w:divBdr>
        </w:div>
        <w:div w:id="1928996240">
          <w:marLeft w:val="640"/>
          <w:marRight w:val="0"/>
          <w:marTop w:val="0"/>
          <w:marBottom w:val="0"/>
          <w:divBdr>
            <w:top w:val="none" w:sz="0" w:space="0" w:color="auto"/>
            <w:left w:val="none" w:sz="0" w:space="0" w:color="auto"/>
            <w:bottom w:val="none" w:sz="0" w:space="0" w:color="auto"/>
            <w:right w:val="none" w:sz="0" w:space="0" w:color="auto"/>
          </w:divBdr>
        </w:div>
        <w:div w:id="743650288">
          <w:marLeft w:val="640"/>
          <w:marRight w:val="0"/>
          <w:marTop w:val="0"/>
          <w:marBottom w:val="0"/>
          <w:divBdr>
            <w:top w:val="none" w:sz="0" w:space="0" w:color="auto"/>
            <w:left w:val="none" w:sz="0" w:space="0" w:color="auto"/>
            <w:bottom w:val="none" w:sz="0" w:space="0" w:color="auto"/>
            <w:right w:val="none" w:sz="0" w:space="0" w:color="auto"/>
          </w:divBdr>
        </w:div>
        <w:div w:id="1776755005">
          <w:marLeft w:val="640"/>
          <w:marRight w:val="0"/>
          <w:marTop w:val="0"/>
          <w:marBottom w:val="0"/>
          <w:divBdr>
            <w:top w:val="none" w:sz="0" w:space="0" w:color="auto"/>
            <w:left w:val="none" w:sz="0" w:space="0" w:color="auto"/>
            <w:bottom w:val="none" w:sz="0" w:space="0" w:color="auto"/>
            <w:right w:val="none" w:sz="0" w:space="0" w:color="auto"/>
          </w:divBdr>
        </w:div>
        <w:div w:id="1965229509">
          <w:marLeft w:val="640"/>
          <w:marRight w:val="0"/>
          <w:marTop w:val="0"/>
          <w:marBottom w:val="0"/>
          <w:divBdr>
            <w:top w:val="none" w:sz="0" w:space="0" w:color="auto"/>
            <w:left w:val="none" w:sz="0" w:space="0" w:color="auto"/>
            <w:bottom w:val="none" w:sz="0" w:space="0" w:color="auto"/>
            <w:right w:val="none" w:sz="0" w:space="0" w:color="auto"/>
          </w:divBdr>
        </w:div>
        <w:div w:id="6907091">
          <w:marLeft w:val="640"/>
          <w:marRight w:val="0"/>
          <w:marTop w:val="0"/>
          <w:marBottom w:val="0"/>
          <w:divBdr>
            <w:top w:val="none" w:sz="0" w:space="0" w:color="auto"/>
            <w:left w:val="none" w:sz="0" w:space="0" w:color="auto"/>
            <w:bottom w:val="none" w:sz="0" w:space="0" w:color="auto"/>
            <w:right w:val="none" w:sz="0" w:space="0" w:color="auto"/>
          </w:divBdr>
        </w:div>
        <w:div w:id="306907788">
          <w:marLeft w:val="640"/>
          <w:marRight w:val="0"/>
          <w:marTop w:val="0"/>
          <w:marBottom w:val="0"/>
          <w:divBdr>
            <w:top w:val="none" w:sz="0" w:space="0" w:color="auto"/>
            <w:left w:val="none" w:sz="0" w:space="0" w:color="auto"/>
            <w:bottom w:val="none" w:sz="0" w:space="0" w:color="auto"/>
            <w:right w:val="none" w:sz="0" w:space="0" w:color="auto"/>
          </w:divBdr>
        </w:div>
        <w:div w:id="513030460">
          <w:marLeft w:val="640"/>
          <w:marRight w:val="0"/>
          <w:marTop w:val="0"/>
          <w:marBottom w:val="0"/>
          <w:divBdr>
            <w:top w:val="none" w:sz="0" w:space="0" w:color="auto"/>
            <w:left w:val="none" w:sz="0" w:space="0" w:color="auto"/>
            <w:bottom w:val="none" w:sz="0" w:space="0" w:color="auto"/>
            <w:right w:val="none" w:sz="0" w:space="0" w:color="auto"/>
          </w:divBdr>
        </w:div>
        <w:div w:id="1711415516">
          <w:marLeft w:val="640"/>
          <w:marRight w:val="0"/>
          <w:marTop w:val="0"/>
          <w:marBottom w:val="0"/>
          <w:divBdr>
            <w:top w:val="none" w:sz="0" w:space="0" w:color="auto"/>
            <w:left w:val="none" w:sz="0" w:space="0" w:color="auto"/>
            <w:bottom w:val="none" w:sz="0" w:space="0" w:color="auto"/>
            <w:right w:val="none" w:sz="0" w:space="0" w:color="auto"/>
          </w:divBdr>
        </w:div>
        <w:div w:id="1549339372">
          <w:marLeft w:val="640"/>
          <w:marRight w:val="0"/>
          <w:marTop w:val="0"/>
          <w:marBottom w:val="0"/>
          <w:divBdr>
            <w:top w:val="none" w:sz="0" w:space="0" w:color="auto"/>
            <w:left w:val="none" w:sz="0" w:space="0" w:color="auto"/>
            <w:bottom w:val="none" w:sz="0" w:space="0" w:color="auto"/>
            <w:right w:val="none" w:sz="0" w:space="0" w:color="auto"/>
          </w:divBdr>
        </w:div>
        <w:div w:id="100271184">
          <w:marLeft w:val="640"/>
          <w:marRight w:val="0"/>
          <w:marTop w:val="0"/>
          <w:marBottom w:val="0"/>
          <w:divBdr>
            <w:top w:val="none" w:sz="0" w:space="0" w:color="auto"/>
            <w:left w:val="none" w:sz="0" w:space="0" w:color="auto"/>
            <w:bottom w:val="none" w:sz="0" w:space="0" w:color="auto"/>
            <w:right w:val="none" w:sz="0" w:space="0" w:color="auto"/>
          </w:divBdr>
        </w:div>
        <w:div w:id="1722748301">
          <w:marLeft w:val="640"/>
          <w:marRight w:val="0"/>
          <w:marTop w:val="0"/>
          <w:marBottom w:val="0"/>
          <w:divBdr>
            <w:top w:val="none" w:sz="0" w:space="0" w:color="auto"/>
            <w:left w:val="none" w:sz="0" w:space="0" w:color="auto"/>
            <w:bottom w:val="none" w:sz="0" w:space="0" w:color="auto"/>
            <w:right w:val="none" w:sz="0" w:space="0" w:color="auto"/>
          </w:divBdr>
        </w:div>
        <w:div w:id="1271547365">
          <w:marLeft w:val="640"/>
          <w:marRight w:val="0"/>
          <w:marTop w:val="0"/>
          <w:marBottom w:val="0"/>
          <w:divBdr>
            <w:top w:val="none" w:sz="0" w:space="0" w:color="auto"/>
            <w:left w:val="none" w:sz="0" w:space="0" w:color="auto"/>
            <w:bottom w:val="none" w:sz="0" w:space="0" w:color="auto"/>
            <w:right w:val="none" w:sz="0" w:space="0" w:color="auto"/>
          </w:divBdr>
        </w:div>
        <w:div w:id="1096484636">
          <w:marLeft w:val="640"/>
          <w:marRight w:val="0"/>
          <w:marTop w:val="0"/>
          <w:marBottom w:val="0"/>
          <w:divBdr>
            <w:top w:val="none" w:sz="0" w:space="0" w:color="auto"/>
            <w:left w:val="none" w:sz="0" w:space="0" w:color="auto"/>
            <w:bottom w:val="none" w:sz="0" w:space="0" w:color="auto"/>
            <w:right w:val="none" w:sz="0" w:space="0" w:color="auto"/>
          </w:divBdr>
        </w:div>
        <w:div w:id="622538732">
          <w:marLeft w:val="640"/>
          <w:marRight w:val="0"/>
          <w:marTop w:val="0"/>
          <w:marBottom w:val="0"/>
          <w:divBdr>
            <w:top w:val="none" w:sz="0" w:space="0" w:color="auto"/>
            <w:left w:val="none" w:sz="0" w:space="0" w:color="auto"/>
            <w:bottom w:val="none" w:sz="0" w:space="0" w:color="auto"/>
            <w:right w:val="none" w:sz="0" w:space="0" w:color="auto"/>
          </w:divBdr>
        </w:div>
        <w:div w:id="2123257235">
          <w:marLeft w:val="640"/>
          <w:marRight w:val="0"/>
          <w:marTop w:val="0"/>
          <w:marBottom w:val="0"/>
          <w:divBdr>
            <w:top w:val="none" w:sz="0" w:space="0" w:color="auto"/>
            <w:left w:val="none" w:sz="0" w:space="0" w:color="auto"/>
            <w:bottom w:val="none" w:sz="0" w:space="0" w:color="auto"/>
            <w:right w:val="none" w:sz="0" w:space="0" w:color="auto"/>
          </w:divBdr>
        </w:div>
        <w:div w:id="1913343494">
          <w:marLeft w:val="640"/>
          <w:marRight w:val="0"/>
          <w:marTop w:val="0"/>
          <w:marBottom w:val="0"/>
          <w:divBdr>
            <w:top w:val="none" w:sz="0" w:space="0" w:color="auto"/>
            <w:left w:val="none" w:sz="0" w:space="0" w:color="auto"/>
            <w:bottom w:val="none" w:sz="0" w:space="0" w:color="auto"/>
            <w:right w:val="none" w:sz="0" w:space="0" w:color="auto"/>
          </w:divBdr>
        </w:div>
        <w:div w:id="88165411">
          <w:marLeft w:val="640"/>
          <w:marRight w:val="0"/>
          <w:marTop w:val="0"/>
          <w:marBottom w:val="0"/>
          <w:divBdr>
            <w:top w:val="none" w:sz="0" w:space="0" w:color="auto"/>
            <w:left w:val="none" w:sz="0" w:space="0" w:color="auto"/>
            <w:bottom w:val="none" w:sz="0" w:space="0" w:color="auto"/>
            <w:right w:val="none" w:sz="0" w:space="0" w:color="auto"/>
          </w:divBdr>
        </w:div>
        <w:div w:id="1903786976">
          <w:marLeft w:val="640"/>
          <w:marRight w:val="0"/>
          <w:marTop w:val="0"/>
          <w:marBottom w:val="0"/>
          <w:divBdr>
            <w:top w:val="none" w:sz="0" w:space="0" w:color="auto"/>
            <w:left w:val="none" w:sz="0" w:space="0" w:color="auto"/>
            <w:bottom w:val="none" w:sz="0" w:space="0" w:color="auto"/>
            <w:right w:val="none" w:sz="0" w:space="0" w:color="auto"/>
          </w:divBdr>
        </w:div>
        <w:div w:id="1345933257">
          <w:marLeft w:val="640"/>
          <w:marRight w:val="0"/>
          <w:marTop w:val="0"/>
          <w:marBottom w:val="0"/>
          <w:divBdr>
            <w:top w:val="none" w:sz="0" w:space="0" w:color="auto"/>
            <w:left w:val="none" w:sz="0" w:space="0" w:color="auto"/>
            <w:bottom w:val="none" w:sz="0" w:space="0" w:color="auto"/>
            <w:right w:val="none" w:sz="0" w:space="0" w:color="auto"/>
          </w:divBdr>
        </w:div>
        <w:div w:id="1564683191">
          <w:marLeft w:val="640"/>
          <w:marRight w:val="0"/>
          <w:marTop w:val="0"/>
          <w:marBottom w:val="0"/>
          <w:divBdr>
            <w:top w:val="none" w:sz="0" w:space="0" w:color="auto"/>
            <w:left w:val="none" w:sz="0" w:space="0" w:color="auto"/>
            <w:bottom w:val="none" w:sz="0" w:space="0" w:color="auto"/>
            <w:right w:val="none" w:sz="0" w:space="0" w:color="auto"/>
          </w:divBdr>
        </w:div>
        <w:div w:id="647245127">
          <w:marLeft w:val="640"/>
          <w:marRight w:val="0"/>
          <w:marTop w:val="0"/>
          <w:marBottom w:val="0"/>
          <w:divBdr>
            <w:top w:val="none" w:sz="0" w:space="0" w:color="auto"/>
            <w:left w:val="none" w:sz="0" w:space="0" w:color="auto"/>
            <w:bottom w:val="none" w:sz="0" w:space="0" w:color="auto"/>
            <w:right w:val="none" w:sz="0" w:space="0" w:color="auto"/>
          </w:divBdr>
        </w:div>
        <w:div w:id="1850026344">
          <w:marLeft w:val="640"/>
          <w:marRight w:val="0"/>
          <w:marTop w:val="0"/>
          <w:marBottom w:val="0"/>
          <w:divBdr>
            <w:top w:val="none" w:sz="0" w:space="0" w:color="auto"/>
            <w:left w:val="none" w:sz="0" w:space="0" w:color="auto"/>
            <w:bottom w:val="none" w:sz="0" w:space="0" w:color="auto"/>
            <w:right w:val="none" w:sz="0" w:space="0" w:color="auto"/>
          </w:divBdr>
        </w:div>
        <w:div w:id="489757961">
          <w:marLeft w:val="640"/>
          <w:marRight w:val="0"/>
          <w:marTop w:val="0"/>
          <w:marBottom w:val="0"/>
          <w:divBdr>
            <w:top w:val="none" w:sz="0" w:space="0" w:color="auto"/>
            <w:left w:val="none" w:sz="0" w:space="0" w:color="auto"/>
            <w:bottom w:val="none" w:sz="0" w:space="0" w:color="auto"/>
            <w:right w:val="none" w:sz="0" w:space="0" w:color="auto"/>
          </w:divBdr>
        </w:div>
        <w:div w:id="56245128">
          <w:marLeft w:val="640"/>
          <w:marRight w:val="0"/>
          <w:marTop w:val="0"/>
          <w:marBottom w:val="0"/>
          <w:divBdr>
            <w:top w:val="none" w:sz="0" w:space="0" w:color="auto"/>
            <w:left w:val="none" w:sz="0" w:space="0" w:color="auto"/>
            <w:bottom w:val="none" w:sz="0" w:space="0" w:color="auto"/>
            <w:right w:val="none" w:sz="0" w:space="0" w:color="auto"/>
          </w:divBdr>
        </w:div>
        <w:div w:id="1980115103">
          <w:marLeft w:val="640"/>
          <w:marRight w:val="0"/>
          <w:marTop w:val="0"/>
          <w:marBottom w:val="0"/>
          <w:divBdr>
            <w:top w:val="none" w:sz="0" w:space="0" w:color="auto"/>
            <w:left w:val="none" w:sz="0" w:space="0" w:color="auto"/>
            <w:bottom w:val="none" w:sz="0" w:space="0" w:color="auto"/>
            <w:right w:val="none" w:sz="0" w:space="0" w:color="auto"/>
          </w:divBdr>
        </w:div>
        <w:div w:id="147140234">
          <w:marLeft w:val="640"/>
          <w:marRight w:val="0"/>
          <w:marTop w:val="0"/>
          <w:marBottom w:val="0"/>
          <w:divBdr>
            <w:top w:val="none" w:sz="0" w:space="0" w:color="auto"/>
            <w:left w:val="none" w:sz="0" w:space="0" w:color="auto"/>
            <w:bottom w:val="none" w:sz="0" w:space="0" w:color="auto"/>
            <w:right w:val="none" w:sz="0" w:space="0" w:color="auto"/>
          </w:divBdr>
        </w:div>
        <w:div w:id="1319729233">
          <w:marLeft w:val="640"/>
          <w:marRight w:val="0"/>
          <w:marTop w:val="0"/>
          <w:marBottom w:val="0"/>
          <w:divBdr>
            <w:top w:val="none" w:sz="0" w:space="0" w:color="auto"/>
            <w:left w:val="none" w:sz="0" w:space="0" w:color="auto"/>
            <w:bottom w:val="none" w:sz="0" w:space="0" w:color="auto"/>
            <w:right w:val="none" w:sz="0" w:space="0" w:color="auto"/>
          </w:divBdr>
        </w:div>
        <w:div w:id="1456951409">
          <w:marLeft w:val="640"/>
          <w:marRight w:val="0"/>
          <w:marTop w:val="0"/>
          <w:marBottom w:val="0"/>
          <w:divBdr>
            <w:top w:val="none" w:sz="0" w:space="0" w:color="auto"/>
            <w:left w:val="none" w:sz="0" w:space="0" w:color="auto"/>
            <w:bottom w:val="none" w:sz="0" w:space="0" w:color="auto"/>
            <w:right w:val="none" w:sz="0" w:space="0" w:color="auto"/>
          </w:divBdr>
        </w:div>
      </w:divsChild>
    </w:div>
    <w:div w:id="1659993639">
      <w:bodyDiv w:val="1"/>
      <w:marLeft w:val="0"/>
      <w:marRight w:val="0"/>
      <w:marTop w:val="0"/>
      <w:marBottom w:val="0"/>
      <w:divBdr>
        <w:top w:val="none" w:sz="0" w:space="0" w:color="auto"/>
        <w:left w:val="none" w:sz="0" w:space="0" w:color="auto"/>
        <w:bottom w:val="none" w:sz="0" w:space="0" w:color="auto"/>
        <w:right w:val="none" w:sz="0" w:space="0" w:color="auto"/>
      </w:divBdr>
      <w:divsChild>
        <w:div w:id="27799712">
          <w:marLeft w:val="640"/>
          <w:marRight w:val="0"/>
          <w:marTop w:val="0"/>
          <w:marBottom w:val="0"/>
          <w:divBdr>
            <w:top w:val="none" w:sz="0" w:space="0" w:color="auto"/>
            <w:left w:val="none" w:sz="0" w:space="0" w:color="auto"/>
            <w:bottom w:val="none" w:sz="0" w:space="0" w:color="auto"/>
            <w:right w:val="none" w:sz="0" w:space="0" w:color="auto"/>
          </w:divBdr>
        </w:div>
        <w:div w:id="30151218">
          <w:marLeft w:val="640"/>
          <w:marRight w:val="0"/>
          <w:marTop w:val="0"/>
          <w:marBottom w:val="0"/>
          <w:divBdr>
            <w:top w:val="none" w:sz="0" w:space="0" w:color="auto"/>
            <w:left w:val="none" w:sz="0" w:space="0" w:color="auto"/>
            <w:bottom w:val="none" w:sz="0" w:space="0" w:color="auto"/>
            <w:right w:val="none" w:sz="0" w:space="0" w:color="auto"/>
          </w:divBdr>
        </w:div>
        <w:div w:id="39788773">
          <w:marLeft w:val="640"/>
          <w:marRight w:val="0"/>
          <w:marTop w:val="0"/>
          <w:marBottom w:val="0"/>
          <w:divBdr>
            <w:top w:val="none" w:sz="0" w:space="0" w:color="auto"/>
            <w:left w:val="none" w:sz="0" w:space="0" w:color="auto"/>
            <w:bottom w:val="none" w:sz="0" w:space="0" w:color="auto"/>
            <w:right w:val="none" w:sz="0" w:space="0" w:color="auto"/>
          </w:divBdr>
        </w:div>
        <w:div w:id="61948442">
          <w:marLeft w:val="640"/>
          <w:marRight w:val="0"/>
          <w:marTop w:val="0"/>
          <w:marBottom w:val="0"/>
          <w:divBdr>
            <w:top w:val="none" w:sz="0" w:space="0" w:color="auto"/>
            <w:left w:val="none" w:sz="0" w:space="0" w:color="auto"/>
            <w:bottom w:val="none" w:sz="0" w:space="0" w:color="auto"/>
            <w:right w:val="none" w:sz="0" w:space="0" w:color="auto"/>
          </w:divBdr>
        </w:div>
        <w:div w:id="116148473">
          <w:marLeft w:val="640"/>
          <w:marRight w:val="0"/>
          <w:marTop w:val="0"/>
          <w:marBottom w:val="0"/>
          <w:divBdr>
            <w:top w:val="none" w:sz="0" w:space="0" w:color="auto"/>
            <w:left w:val="none" w:sz="0" w:space="0" w:color="auto"/>
            <w:bottom w:val="none" w:sz="0" w:space="0" w:color="auto"/>
            <w:right w:val="none" w:sz="0" w:space="0" w:color="auto"/>
          </w:divBdr>
        </w:div>
        <w:div w:id="131942154">
          <w:marLeft w:val="640"/>
          <w:marRight w:val="0"/>
          <w:marTop w:val="0"/>
          <w:marBottom w:val="0"/>
          <w:divBdr>
            <w:top w:val="none" w:sz="0" w:space="0" w:color="auto"/>
            <w:left w:val="none" w:sz="0" w:space="0" w:color="auto"/>
            <w:bottom w:val="none" w:sz="0" w:space="0" w:color="auto"/>
            <w:right w:val="none" w:sz="0" w:space="0" w:color="auto"/>
          </w:divBdr>
        </w:div>
        <w:div w:id="156652711">
          <w:marLeft w:val="640"/>
          <w:marRight w:val="0"/>
          <w:marTop w:val="0"/>
          <w:marBottom w:val="0"/>
          <w:divBdr>
            <w:top w:val="none" w:sz="0" w:space="0" w:color="auto"/>
            <w:left w:val="none" w:sz="0" w:space="0" w:color="auto"/>
            <w:bottom w:val="none" w:sz="0" w:space="0" w:color="auto"/>
            <w:right w:val="none" w:sz="0" w:space="0" w:color="auto"/>
          </w:divBdr>
        </w:div>
        <w:div w:id="171187968">
          <w:marLeft w:val="640"/>
          <w:marRight w:val="0"/>
          <w:marTop w:val="0"/>
          <w:marBottom w:val="0"/>
          <w:divBdr>
            <w:top w:val="none" w:sz="0" w:space="0" w:color="auto"/>
            <w:left w:val="none" w:sz="0" w:space="0" w:color="auto"/>
            <w:bottom w:val="none" w:sz="0" w:space="0" w:color="auto"/>
            <w:right w:val="none" w:sz="0" w:space="0" w:color="auto"/>
          </w:divBdr>
        </w:div>
        <w:div w:id="182213762">
          <w:marLeft w:val="640"/>
          <w:marRight w:val="0"/>
          <w:marTop w:val="0"/>
          <w:marBottom w:val="0"/>
          <w:divBdr>
            <w:top w:val="none" w:sz="0" w:space="0" w:color="auto"/>
            <w:left w:val="none" w:sz="0" w:space="0" w:color="auto"/>
            <w:bottom w:val="none" w:sz="0" w:space="0" w:color="auto"/>
            <w:right w:val="none" w:sz="0" w:space="0" w:color="auto"/>
          </w:divBdr>
        </w:div>
        <w:div w:id="203716209">
          <w:marLeft w:val="640"/>
          <w:marRight w:val="0"/>
          <w:marTop w:val="0"/>
          <w:marBottom w:val="0"/>
          <w:divBdr>
            <w:top w:val="none" w:sz="0" w:space="0" w:color="auto"/>
            <w:left w:val="none" w:sz="0" w:space="0" w:color="auto"/>
            <w:bottom w:val="none" w:sz="0" w:space="0" w:color="auto"/>
            <w:right w:val="none" w:sz="0" w:space="0" w:color="auto"/>
          </w:divBdr>
        </w:div>
        <w:div w:id="353191279">
          <w:marLeft w:val="640"/>
          <w:marRight w:val="0"/>
          <w:marTop w:val="0"/>
          <w:marBottom w:val="0"/>
          <w:divBdr>
            <w:top w:val="none" w:sz="0" w:space="0" w:color="auto"/>
            <w:left w:val="none" w:sz="0" w:space="0" w:color="auto"/>
            <w:bottom w:val="none" w:sz="0" w:space="0" w:color="auto"/>
            <w:right w:val="none" w:sz="0" w:space="0" w:color="auto"/>
          </w:divBdr>
        </w:div>
        <w:div w:id="402799157">
          <w:marLeft w:val="640"/>
          <w:marRight w:val="0"/>
          <w:marTop w:val="0"/>
          <w:marBottom w:val="0"/>
          <w:divBdr>
            <w:top w:val="none" w:sz="0" w:space="0" w:color="auto"/>
            <w:left w:val="none" w:sz="0" w:space="0" w:color="auto"/>
            <w:bottom w:val="none" w:sz="0" w:space="0" w:color="auto"/>
            <w:right w:val="none" w:sz="0" w:space="0" w:color="auto"/>
          </w:divBdr>
        </w:div>
        <w:div w:id="433793000">
          <w:marLeft w:val="640"/>
          <w:marRight w:val="0"/>
          <w:marTop w:val="0"/>
          <w:marBottom w:val="0"/>
          <w:divBdr>
            <w:top w:val="none" w:sz="0" w:space="0" w:color="auto"/>
            <w:left w:val="none" w:sz="0" w:space="0" w:color="auto"/>
            <w:bottom w:val="none" w:sz="0" w:space="0" w:color="auto"/>
            <w:right w:val="none" w:sz="0" w:space="0" w:color="auto"/>
          </w:divBdr>
        </w:div>
        <w:div w:id="580525084">
          <w:marLeft w:val="640"/>
          <w:marRight w:val="0"/>
          <w:marTop w:val="0"/>
          <w:marBottom w:val="0"/>
          <w:divBdr>
            <w:top w:val="none" w:sz="0" w:space="0" w:color="auto"/>
            <w:left w:val="none" w:sz="0" w:space="0" w:color="auto"/>
            <w:bottom w:val="none" w:sz="0" w:space="0" w:color="auto"/>
            <w:right w:val="none" w:sz="0" w:space="0" w:color="auto"/>
          </w:divBdr>
        </w:div>
        <w:div w:id="582837918">
          <w:marLeft w:val="640"/>
          <w:marRight w:val="0"/>
          <w:marTop w:val="0"/>
          <w:marBottom w:val="0"/>
          <w:divBdr>
            <w:top w:val="none" w:sz="0" w:space="0" w:color="auto"/>
            <w:left w:val="none" w:sz="0" w:space="0" w:color="auto"/>
            <w:bottom w:val="none" w:sz="0" w:space="0" w:color="auto"/>
            <w:right w:val="none" w:sz="0" w:space="0" w:color="auto"/>
          </w:divBdr>
        </w:div>
        <w:div w:id="664556794">
          <w:marLeft w:val="640"/>
          <w:marRight w:val="0"/>
          <w:marTop w:val="0"/>
          <w:marBottom w:val="0"/>
          <w:divBdr>
            <w:top w:val="none" w:sz="0" w:space="0" w:color="auto"/>
            <w:left w:val="none" w:sz="0" w:space="0" w:color="auto"/>
            <w:bottom w:val="none" w:sz="0" w:space="0" w:color="auto"/>
            <w:right w:val="none" w:sz="0" w:space="0" w:color="auto"/>
          </w:divBdr>
        </w:div>
        <w:div w:id="693456136">
          <w:marLeft w:val="640"/>
          <w:marRight w:val="0"/>
          <w:marTop w:val="0"/>
          <w:marBottom w:val="0"/>
          <w:divBdr>
            <w:top w:val="none" w:sz="0" w:space="0" w:color="auto"/>
            <w:left w:val="none" w:sz="0" w:space="0" w:color="auto"/>
            <w:bottom w:val="none" w:sz="0" w:space="0" w:color="auto"/>
            <w:right w:val="none" w:sz="0" w:space="0" w:color="auto"/>
          </w:divBdr>
        </w:div>
        <w:div w:id="695891019">
          <w:marLeft w:val="640"/>
          <w:marRight w:val="0"/>
          <w:marTop w:val="0"/>
          <w:marBottom w:val="0"/>
          <w:divBdr>
            <w:top w:val="none" w:sz="0" w:space="0" w:color="auto"/>
            <w:left w:val="none" w:sz="0" w:space="0" w:color="auto"/>
            <w:bottom w:val="none" w:sz="0" w:space="0" w:color="auto"/>
            <w:right w:val="none" w:sz="0" w:space="0" w:color="auto"/>
          </w:divBdr>
        </w:div>
        <w:div w:id="708185912">
          <w:marLeft w:val="640"/>
          <w:marRight w:val="0"/>
          <w:marTop w:val="0"/>
          <w:marBottom w:val="0"/>
          <w:divBdr>
            <w:top w:val="none" w:sz="0" w:space="0" w:color="auto"/>
            <w:left w:val="none" w:sz="0" w:space="0" w:color="auto"/>
            <w:bottom w:val="none" w:sz="0" w:space="0" w:color="auto"/>
            <w:right w:val="none" w:sz="0" w:space="0" w:color="auto"/>
          </w:divBdr>
        </w:div>
        <w:div w:id="774446616">
          <w:marLeft w:val="640"/>
          <w:marRight w:val="0"/>
          <w:marTop w:val="0"/>
          <w:marBottom w:val="0"/>
          <w:divBdr>
            <w:top w:val="none" w:sz="0" w:space="0" w:color="auto"/>
            <w:left w:val="none" w:sz="0" w:space="0" w:color="auto"/>
            <w:bottom w:val="none" w:sz="0" w:space="0" w:color="auto"/>
            <w:right w:val="none" w:sz="0" w:space="0" w:color="auto"/>
          </w:divBdr>
        </w:div>
        <w:div w:id="915282298">
          <w:marLeft w:val="640"/>
          <w:marRight w:val="0"/>
          <w:marTop w:val="0"/>
          <w:marBottom w:val="0"/>
          <w:divBdr>
            <w:top w:val="none" w:sz="0" w:space="0" w:color="auto"/>
            <w:left w:val="none" w:sz="0" w:space="0" w:color="auto"/>
            <w:bottom w:val="none" w:sz="0" w:space="0" w:color="auto"/>
            <w:right w:val="none" w:sz="0" w:space="0" w:color="auto"/>
          </w:divBdr>
        </w:div>
        <w:div w:id="921140551">
          <w:marLeft w:val="640"/>
          <w:marRight w:val="0"/>
          <w:marTop w:val="0"/>
          <w:marBottom w:val="0"/>
          <w:divBdr>
            <w:top w:val="none" w:sz="0" w:space="0" w:color="auto"/>
            <w:left w:val="none" w:sz="0" w:space="0" w:color="auto"/>
            <w:bottom w:val="none" w:sz="0" w:space="0" w:color="auto"/>
            <w:right w:val="none" w:sz="0" w:space="0" w:color="auto"/>
          </w:divBdr>
        </w:div>
        <w:div w:id="938827708">
          <w:marLeft w:val="640"/>
          <w:marRight w:val="0"/>
          <w:marTop w:val="0"/>
          <w:marBottom w:val="0"/>
          <w:divBdr>
            <w:top w:val="none" w:sz="0" w:space="0" w:color="auto"/>
            <w:left w:val="none" w:sz="0" w:space="0" w:color="auto"/>
            <w:bottom w:val="none" w:sz="0" w:space="0" w:color="auto"/>
            <w:right w:val="none" w:sz="0" w:space="0" w:color="auto"/>
          </w:divBdr>
        </w:div>
        <w:div w:id="942491393">
          <w:marLeft w:val="640"/>
          <w:marRight w:val="0"/>
          <w:marTop w:val="0"/>
          <w:marBottom w:val="0"/>
          <w:divBdr>
            <w:top w:val="none" w:sz="0" w:space="0" w:color="auto"/>
            <w:left w:val="none" w:sz="0" w:space="0" w:color="auto"/>
            <w:bottom w:val="none" w:sz="0" w:space="0" w:color="auto"/>
            <w:right w:val="none" w:sz="0" w:space="0" w:color="auto"/>
          </w:divBdr>
        </w:div>
        <w:div w:id="1026325660">
          <w:marLeft w:val="640"/>
          <w:marRight w:val="0"/>
          <w:marTop w:val="0"/>
          <w:marBottom w:val="0"/>
          <w:divBdr>
            <w:top w:val="none" w:sz="0" w:space="0" w:color="auto"/>
            <w:left w:val="none" w:sz="0" w:space="0" w:color="auto"/>
            <w:bottom w:val="none" w:sz="0" w:space="0" w:color="auto"/>
            <w:right w:val="none" w:sz="0" w:space="0" w:color="auto"/>
          </w:divBdr>
        </w:div>
        <w:div w:id="1040208527">
          <w:marLeft w:val="640"/>
          <w:marRight w:val="0"/>
          <w:marTop w:val="0"/>
          <w:marBottom w:val="0"/>
          <w:divBdr>
            <w:top w:val="none" w:sz="0" w:space="0" w:color="auto"/>
            <w:left w:val="none" w:sz="0" w:space="0" w:color="auto"/>
            <w:bottom w:val="none" w:sz="0" w:space="0" w:color="auto"/>
            <w:right w:val="none" w:sz="0" w:space="0" w:color="auto"/>
          </w:divBdr>
        </w:div>
        <w:div w:id="1108500297">
          <w:marLeft w:val="640"/>
          <w:marRight w:val="0"/>
          <w:marTop w:val="0"/>
          <w:marBottom w:val="0"/>
          <w:divBdr>
            <w:top w:val="none" w:sz="0" w:space="0" w:color="auto"/>
            <w:left w:val="none" w:sz="0" w:space="0" w:color="auto"/>
            <w:bottom w:val="none" w:sz="0" w:space="0" w:color="auto"/>
            <w:right w:val="none" w:sz="0" w:space="0" w:color="auto"/>
          </w:divBdr>
        </w:div>
        <w:div w:id="1150753770">
          <w:marLeft w:val="640"/>
          <w:marRight w:val="0"/>
          <w:marTop w:val="0"/>
          <w:marBottom w:val="0"/>
          <w:divBdr>
            <w:top w:val="none" w:sz="0" w:space="0" w:color="auto"/>
            <w:left w:val="none" w:sz="0" w:space="0" w:color="auto"/>
            <w:bottom w:val="none" w:sz="0" w:space="0" w:color="auto"/>
            <w:right w:val="none" w:sz="0" w:space="0" w:color="auto"/>
          </w:divBdr>
        </w:div>
        <w:div w:id="1192458563">
          <w:marLeft w:val="640"/>
          <w:marRight w:val="0"/>
          <w:marTop w:val="0"/>
          <w:marBottom w:val="0"/>
          <w:divBdr>
            <w:top w:val="none" w:sz="0" w:space="0" w:color="auto"/>
            <w:left w:val="none" w:sz="0" w:space="0" w:color="auto"/>
            <w:bottom w:val="none" w:sz="0" w:space="0" w:color="auto"/>
            <w:right w:val="none" w:sz="0" w:space="0" w:color="auto"/>
          </w:divBdr>
        </w:div>
        <w:div w:id="1217626042">
          <w:marLeft w:val="640"/>
          <w:marRight w:val="0"/>
          <w:marTop w:val="0"/>
          <w:marBottom w:val="0"/>
          <w:divBdr>
            <w:top w:val="none" w:sz="0" w:space="0" w:color="auto"/>
            <w:left w:val="none" w:sz="0" w:space="0" w:color="auto"/>
            <w:bottom w:val="none" w:sz="0" w:space="0" w:color="auto"/>
            <w:right w:val="none" w:sz="0" w:space="0" w:color="auto"/>
          </w:divBdr>
        </w:div>
        <w:div w:id="1225872034">
          <w:marLeft w:val="640"/>
          <w:marRight w:val="0"/>
          <w:marTop w:val="0"/>
          <w:marBottom w:val="0"/>
          <w:divBdr>
            <w:top w:val="none" w:sz="0" w:space="0" w:color="auto"/>
            <w:left w:val="none" w:sz="0" w:space="0" w:color="auto"/>
            <w:bottom w:val="none" w:sz="0" w:space="0" w:color="auto"/>
            <w:right w:val="none" w:sz="0" w:space="0" w:color="auto"/>
          </w:divBdr>
        </w:div>
        <w:div w:id="1258059621">
          <w:marLeft w:val="640"/>
          <w:marRight w:val="0"/>
          <w:marTop w:val="0"/>
          <w:marBottom w:val="0"/>
          <w:divBdr>
            <w:top w:val="none" w:sz="0" w:space="0" w:color="auto"/>
            <w:left w:val="none" w:sz="0" w:space="0" w:color="auto"/>
            <w:bottom w:val="none" w:sz="0" w:space="0" w:color="auto"/>
            <w:right w:val="none" w:sz="0" w:space="0" w:color="auto"/>
          </w:divBdr>
        </w:div>
        <w:div w:id="1304656229">
          <w:marLeft w:val="640"/>
          <w:marRight w:val="0"/>
          <w:marTop w:val="0"/>
          <w:marBottom w:val="0"/>
          <w:divBdr>
            <w:top w:val="none" w:sz="0" w:space="0" w:color="auto"/>
            <w:left w:val="none" w:sz="0" w:space="0" w:color="auto"/>
            <w:bottom w:val="none" w:sz="0" w:space="0" w:color="auto"/>
            <w:right w:val="none" w:sz="0" w:space="0" w:color="auto"/>
          </w:divBdr>
        </w:div>
        <w:div w:id="1305240168">
          <w:marLeft w:val="640"/>
          <w:marRight w:val="0"/>
          <w:marTop w:val="0"/>
          <w:marBottom w:val="0"/>
          <w:divBdr>
            <w:top w:val="none" w:sz="0" w:space="0" w:color="auto"/>
            <w:left w:val="none" w:sz="0" w:space="0" w:color="auto"/>
            <w:bottom w:val="none" w:sz="0" w:space="0" w:color="auto"/>
            <w:right w:val="none" w:sz="0" w:space="0" w:color="auto"/>
          </w:divBdr>
        </w:div>
        <w:div w:id="1307858501">
          <w:marLeft w:val="640"/>
          <w:marRight w:val="0"/>
          <w:marTop w:val="0"/>
          <w:marBottom w:val="0"/>
          <w:divBdr>
            <w:top w:val="none" w:sz="0" w:space="0" w:color="auto"/>
            <w:left w:val="none" w:sz="0" w:space="0" w:color="auto"/>
            <w:bottom w:val="none" w:sz="0" w:space="0" w:color="auto"/>
            <w:right w:val="none" w:sz="0" w:space="0" w:color="auto"/>
          </w:divBdr>
        </w:div>
        <w:div w:id="1357465645">
          <w:marLeft w:val="640"/>
          <w:marRight w:val="0"/>
          <w:marTop w:val="0"/>
          <w:marBottom w:val="0"/>
          <w:divBdr>
            <w:top w:val="none" w:sz="0" w:space="0" w:color="auto"/>
            <w:left w:val="none" w:sz="0" w:space="0" w:color="auto"/>
            <w:bottom w:val="none" w:sz="0" w:space="0" w:color="auto"/>
            <w:right w:val="none" w:sz="0" w:space="0" w:color="auto"/>
          </w:divBdr>
        </w:div>
        <w:div w:id="1505586539">
          <w:marLeft w:val="640"/>
          <w:marRight w:val="0"/>
          <w:marTop w:val="0"/>
          <w:marBottom w:val="0"/>
          <w:divBdr>
            <w:top w:val="none" w:sz="0" w:space="0" w:color="auto"/>
            <w:left w:val="none" w:sz="0" w:space="0" w:color="auto"/>
            <w:bottom w:val="none" w:sz="0" w:space="0" w:color="auto"/>
            <w:right w:val="none" w:sz="0" w:space="0" w:color="auto"/>
          </w:divBdr>
        </w:div>
        <w:div w:id="1651060053">
          <w:marLeft w:val="640"/>
          <w:marRight w:val="0"/>
          <w:marTop w:val="0"/>
          <w:marBottom w:val="0"/>
          <w:divBdr>
            <w:top w:val="none" w:sz="0" w:space="0" w:color="auto"/>
            <w:left w:val="none" w:sz="0" w:space="0" w:color="auto"/>
            <w:bottom w:val="none" w:sz="0" w:space="0" w:color="auto"/>
            <w:right w:val="none" w:sz="0" w:space="0" w:color="auto"/>
          </w:divBdr>
        </w:div>
        <w:div w:id="1737361504">
          <w:marLeft w:val="640"/>
          <w:marRight w:val="0"/>
          <w:marTop w:val="0"/>
          <w:marBottom w:val="0"/>
          <w:divBdr>
            <w:top w:val="none" w:sz="0" w:space="0" w:color="auto"/>
            <w:left w:val="none" w:sz="0" w:space="0" w:color="auto"/>
            <w:bottom w:val="none" w:sz="0" w:space="0" w:color="auto"/>
            <w:right w:val="none" w:sz="0" w:space="0" w:color="auto"/>
          </w:divBdr>
        </w:div>
        <w:div w:id="1808431214">
          <w:marLeft w:val="640"/>
          <w:marRight w:val="0"/>
          <w:marTop w:val="0"/>
          <w:marBottom w:val="0"/>
          <w:divBdr>
            <w:top w:val="none" w:sz="0" w:space="0" w:color="auto"/>
            <w:left w:val="none" w:sz="0" w:space="0" w:color="auto"/>
            <w:bottom w:val="none" w:sz="0" w:space="0" w:color="auto"/>
            <w:right w:val="none" w:sz="0" w:space="0" w:color="auto"/>
          </w:divBdr>
        </w:div>
        <w:div w:id="2017415657">
          <w:marLeft w:val="640"/>
          <w:marRight w:val="0"/>
          <w:marTop w:val="0"/>
          <w:marBottom w:val="0"/>
          <w:divBdr>
            <w:top w:val="none" w:sz="0" w:space="0" w:color="auto"/>
            <w:left w:val="none" w:sz="0" w:space="0" w:color="auto"/>
            <w:bottom w:val="none" w:sz="0" w:space="0" w:color="auto"/>
            <w:right w:val="none" w:sz="0" w:space="0" w:color="auto"/>
          </w:divBdr>
        </w:div>
        <w:div w:id="2043629317">
          <w:marLeft w:val="640"/>
          <w:marRight w:val="0"/>
          <w:marTop w:val="0"/>
          <w:marBottom w:val="0"/>
          <w:divBdr>
            <w:top w:val="none" w:sz="0" w:space="0" w:color="auto"/>
            <w:left w:val="none" w:sz="0" w:space="0" w:color="auto"/>
            <w:bottom w:val="none" w:sz="0" w:space="0" w:color="auto"/>
            <w:right w:val="none" w:sz="0" w:space="0" w:color="auto"/>
          </w:divBdr>
        </w:div>
        <w:div w:id="2134015001">
          <w:marLeft w:val="640"/>
          <w:marRight w:val="0"/>
          <w:marTop w:val="0"/>
          <w:marBottom w:val="0"/>
          <w:divBdr>
            <w:top w:val="none" w:sz="0" w:space="0" w:color="auto"/>
            <w:left w:val="none" w:sz="0" w:space="0" w:color="auto"/>
            <w:bottom w:val="none" w:sz="0" w:space="0" w:color="auto"/>
            <w:right w:val="none" w:sz="0" w:space="0" w:color="auto"/>
          </w:divBdr>
        </w:div>
      </w:divsChild>
    </w:div>
    <w:div w:id="1660227174">
      <w:marLeft w:val="640"/>
      <w:marRight w:val="0"/>
      <w:marTop w:val="0"/>
      <w:marBottom w:val="0"/>
      <w:divBdr>
        <w:top w:val="none" w:sz="0" w:space="0" w:color="auto"/>
        <w:left w:val="none" w:sz="0" w:space="0" w:color="auto"/>
        <w:bottom w:val="none" w:sz="0" w:space="0" w:color="auto"/>
        <w:right w:val="none" w:sz="0" w:space="0" w:color="auto"/>
      </w:divBdr>
    </w:div>
    <w:div w:id="1661082732">
      <w:marLeft w:val="640"/>
      <w:marRight w:val="0"/>
      <w:marTop w:val="0"/>
      <w:marBottom w:val="0"/>
      <w:divBdr>
        <w:top w:val="none" w:sz="0" w:space="0" w:color="auto"/>
        <w:left w:val="none" w:sz="0" w:space="0" w:color="auto"/>
        <w:bottom w:val="none" w:sz="0" w:space="0" w:color="auto"/>
        <w:right w:val="none" w:sz="0" w:space="0" w:color="auto"/>
      </w:divBdr>
    </w:div>
    <w:div w:id="1662193861">
      <w:marLeft w:val="640"/>
      <w:marRight w:val="0"/>
      <w:marTop w:val="0"/>
      <w:marBottom w:val="0"/>
      <w:divBdr>
        <w:top w:val="none" w:sz="0" w:space="0" w:color="auto"/>
        <w:left w:val="none" w:sz="0" w:space="0" w:color="auto"/>
        <w:bottom w:val="none" w:sz="0" w:space="0" w:color="auto"/>
        <w:right w:val="none" w:sz="0" w:space="0" w:color="auto"/>
      </w:divBdr>
    </w:div>
    <w:div w:id="1664772158">
      <w:bodyDiv w:val="1"/>
      <w:marLeft w:val="0"/>
      <w:marRight w:val="0"/>
      <w:marTop w:val="0"/>
      <w:marBottom w:val="0"/>
      <w:divBdr>
        <w:top w:val="none" w:sz="0" w:space="0" w:color="auto"/>
        <w:left w:val="none" w:sz="0" w:space="0" w:color="auto"/>
        <w:bottom w:val="none" w:sz="0" w:space="0" w:color="auto"/>
        <w:right w:val="none" w:sz="0" w:space="0" w:color="auto"/>
      </w:divBdr>
      <w:divsChild>
        <w:div w:id="1296183476">
          <w:marLeft w:val="640"/>
          <w:marRight w:val="0"/>
          <w:marTop w:val="0"/>
          <w:marBottom w:val="0"/>
          <w:divBdr>
            <w:top w:val="none" w:sz="0" w:space="0" w:color="auto"/>
            <w:left w:val="none" w:sz="0" w:space="0" w:color="auto"/>
            <w:bottom w:val="none" w:sz="0" w:space="0" w:color="auto"/>
            <w:right w:val="none" w:sz="0" w:space="0" w:color="auto"/>
          </w:divBdr>
        </w:div>
        <w:div w:id="629870650">
          <w:marLeft w:val="640"/>
          <w:marRight w:val="0"/>
          <w:marTop w:val="0"/>
          <w:marBottom w:val="0"/>
          <w:divBdr>
            <w:top w:val="none" w:sz="0" w:space="0" w:color="auto"/>
            <w:left w:val="none" w:sz="0" w:space="0" w:color="auto"/>
            <w:bottom w:val="none" w:sz="0" w:space="0" w:color="auto"/>
            <w:right w:val="none" w:sz="0" w:space="0" w:color="auto"/>
          </w:divBdr>
        </w:div>
        <w:div w:id="1585872278">
          <w:marLeft w:val="640"/>
          <w:marRight w:val="0"/>
          <w:marTop w:val="0"/>
          <w:marBottom w:val="0"/>
          <w:divBdr>
            <w:top w:val="none" w:sz="0" w:space="0" w:color="auto"/>
            <w:left w:val="none" w:sz="0" w:space="0" w:color="auto"/>
            <w:bottom w:val="none" w:sz="0" w:space="0" w:color="auto"/>
            <w:right w:val="none" w:sz="0" w:space="0" w:color="auto"/>
          </w:divBdr>
        </w:div>
        <w:div w:id="2095202150">
          <w:marLeft w:val="640"/>
          <w:marRight w:val="0"/>
          <w:marTop w:val="0"/>
          <w:marBottom w:val="0"/>
          <w:divBdr>
            <w:top w:val="none" w:sz="0" w:space="0" w:color="auto"/>
            <w:left w:val="none" w:sz="0" w:space="0" w:color="auto"/>
            <w:bottom w:val="none" w:sz="0" w:space="0" w:color="auto"/>
            <w:right w:val="none" w:sz="0" w:space="0" w:color="auto"/>
          </w:divBdr>
        </w:div>
        <w:div w:id="1431320214">
          <w:marLeft w:val="640"/>
          <w:marRight w:val="0"/>
          <w:marTop w:val="0"/>
          <w:marBottom w:val="0"/>
          <w:divBdr>
            <w:top w:val="none" w:sz="0" w:space="0" w:color="auto"/>
            <w:left w:val="none" w:sz="0" w:space="0" w:color="auto"/>
            <w:bottom w:val="none" w:sz="0" w:space="0" w:color="auto"/>
            <w:right w:val="none" w:sz="0" w:space="0" w:color="auto"/>
          </w:divBdr>
        </w:div>
        <w:div w:id="864320956">
          <w:marLeft w:val="640"/>
          <w:marRight w:val="0"/>
          <w:marTop w:val="0"/>
          <w:marBottom w:val="0"/>
          <w:divBdr>
            <w:top w:val="none" w:sz="0" w:space="0" w:color="auto"/>
            <w:left w:val="none" w:sz="0" w:space="0" w:color="auto"/>
            <w:bottom w:val="none" w:sz="0" w:space="0" w:color="auto"/>
            <w:right w:val="none" w:sz="0" w:space="0" w:color="auto"/>
          </w:divBdr>
        </w:div>
        <w:div w:id="544676424">
          <w:marLeft w:val="640"/>
          <w:marRight w:val="0"/>
          <w:marTop w:val="0"/>
          <w:marBottom w:val="0"/>
          <w:divBdr>
            <w:top w:val="none" w:sz="0" w:space="0" w:color="auto"/>
            <w:left w:val="none" w:sz="0" w:space="0" w:color="auto"/>
            <w:bottom w:val="none" w:sz="0" w:space="0" w:color="auto"/>
            <w:right w:val="none" w:sz="0" w:space="0" w:color="auto"/>
          </w:divBdr>
        </w:div>
        <w:div w:id="1834293301">
          <w:marLeft w:val="640"/>
          <w:marRight w:val="0"/>
          <w:marTop w:val="0"/>
          <w:marBottom w:val="0"/>
          <w:divBdr>
            <w:top w:val="none" w:sz="0" w:space="0" w:color="auto"/>
            <w:left w:val="none" w:sz="0" w:space="0" w:color="auto"/>
            <w:bottom w:val="none" w:sz="0" w:space="0" w:color="auto"/>
            <w:right w:val="none" w:sz="0" w:space="0" w:color="auto"/>
          </w:divBdr>
        </w:div>
        <w:div w:id="1698387196">
          <w:marLeft w:val="640"/>
          <w:marRight w:val="0"/>
          <w:marTop w:val="0"/>
          <w:marBottom w:val="0"/>
          <w:divBdr>
            <w:top w:val="none" w:sz="0" w:space="0" w:color="auto"/>
            <w:left w:val="none" w:sz="0" w:space="0" w:color="auto"/>
            <w:bottom w:val="none" w:sz="0" w:space="0" w:color="auto"/>
            <w:right w:val="none" w:sz="0" w:space="0" w:color="auto"/>
          </w:divBdr>
        </w:div>
        <w:div w:id="602687714">
          <w:marLeft w:val="640"/>
          <w:marRight w:val="0"/>
          <w:marTop w:val="0"/>
          <w:marBottom w:val="0"/>
          <w:divBdr>
            <w:top w:val="none" w:sz="0" w:space="0" w:color="auto"/>
            <w:left w:val="none" w:sz="0" w:space="0" w:color="auto"/>
            <w:bottom w:val="none" w:sz="0" w:space="0" w:color="auto"/>
            <w:right w:val="none" w:sz="0" w:space="0" w:color="auto"/>
          </w:divBdr>
        </w:div>
        <w:div w:id="1741755005">
          <w:marLeft w:val="640"/>
          <w:marRight w:val="0"/>
          <w:marTop w:val="0"/>
          <w:marBottom w:val="0"/>
          <w:divBdr>
            <w:top w:val="none" w:sz="0" w:space="0" w:color="auto"/>
            <w:left w:val="none" w:sz="0" w:space="0" w:color="auto"/>
            <w:bottom w:val="none" w:sz="0" w:space="0" w:color="auto"/>
            <w:right w:val="none" w:sz="0" w:space="0" w:color="auto"/>
          </w:divBdr>
        </w:div>
        <w:div w:id="549800646">
          <w:marLeft w:val="640"/>
          <w:marRight w:val="0"/>
          <w:marTop w:val="0"/>
          <w:marBottom w:val="0"/>
          <w:divBdr>
            <w:top w:val="none" w:sz="0" w:space="0" w:color="auto"/>
            <w:left w:val="none" w:sz="0" w:space="0" w:color="auto"/>
            <w:bottom w:val="none" w:sz="0" w:space="0" w:color="auto"/>
            <w:right w:val="none" w:sz="0" w:space="0" w:color="auto"/>
          </w:divBdr>
        </w:div>
        <w:div w:id="1604805379">
          <w:marLeft w:val="640"/>
          <w:marRight w:val="0"/>
          <w:marTop w:val="0"/>
          <w:marBottom w:val="0"/>
          <w:divBdr>
            <w:top w:val="none" w:sz="0" w:space="0" w:color="auto"/>
            <w:left w:val="none" w:sz="0" w:space="0" w:color="auto"/>
            <w:bottom w:val="none" w:sz="0" w:space="0" w:color="auto"/>
            <w:right w:val="none" w:sz="0" w:space="0" w:color="auto"/>
          </w:divBdr>
        </w:div>
        <w:div w:id="312027227">
          <w:marLeft w:val="640"/>
          <w:marRight w:val="0"/>
          <w:marTop w:val="0"/>
          <w:marBottom w:val="0"/>
          <w:divBdr>
            <w:top w:val="none" w:sz="0" w:space="0" w:color="auto"/>
            <w:left w:val="none" w:sz="0" w:space="0" w:color="auto"/>
            <w:bottom w:val="none" w:sz="0" w:space="0" w:color="auto"/>
            <w:right w:val="none" w:sz="0" w:space="0" w:color="auto"/>
          </w:divBdr>
        </w:div>
        <w:div w:id="599293194">
          <w:marLeft w:val="640"/>
          <w:marRight w:val="0"/>
          <w:marTop w:val="0"/>
          <w:marBottom w:val="0"/>
          <w:divBdr>
            <w:top w:val="none" w:sz="0" w:space="0" w:color="auto"/>
            <w:left w:val="none" w:sz="0" w:space="0" w:color="auto"/>
            <w:bottom w:val="none" w:sz="0" w:space="0" w:color="auto"/>
            <w:right w:val="none" w:sz="0" w:space="0" w:color="auto"/>
          </w:divBdr>
        </w:div>
        <w:div w:id="1421565419">
          <w:marLeft w:val="640"/>
          <w:marRight w:val="0"/>
          <w:marTop w:val="0"/>
          <w:marBottom w:val="0"/>
          <w:divBdr>
            <w:top w:val="none" w:sz="0" w:space="0" w:color="auto"/>
            <w:left w:val="none" w:sz="0" w:space="0" w:color="auto"/>
            <w:bottom w:val="none" w:sz="0" w:space="0" w:color="auto"/>
            <w:right w:val="none" w:sz="0" w:space="0" w:color="auto"/>
          </w:divBdr>
        </w:div>
        <w:div w:id="1586186011">
          <w:marLeft w:val="640"/>
          <w:marRight w:val="0"/>
          <w:marTop w:val="0"/>
          <w:marBottom w:val="0"/>
          <w:divBdr>
            <w:top w:val="none" w:sz="0" w:space="0" w:color="auto"/>
            <w:left w:val="none" w:sz="0" w:space="0" w:color="auto"/>
            <w:bottom w:val="none" w:sz="0" w:space="0" w:color="auto"/>
            <w:right w:val="none" w:sz="0" w:space="0" w:color="auto"/>
          </w:divBdr>
        </w:div>
        <w:div w:id="1590236138">
          <w:marLeft w:val="640"/>
          <w:marRight w:val="0"/>
          <w:marTop w:val="0"/>
          <w:marBottom w:val="0"/>
          <w:divBdr>
            <w:top w:val="none" w:sz="0" w:space="0" w:color="auto"/>
            <w:left w:val="none" w:sz="0" w:space="0" w:color="auto"/>
            <w:bottom w:val="none" w:sz="0" w:space="0" w:color="auto"/>
            <w:right w:val="none" w:sz="0" w:space="0" w:color="auto"/>
          </w:divBdr>
        </w:div>
        <w:div w:id="1570388146">
          <w:marLeft w:val="640"/>
          <w:marRight w:val="0"/>
          <w:marTop w:val="0"/>
          <w:marBottom w:val="0"/>
          <w:divBdr>
            <w:top w:val="none" w:sz="0" w:space="0" w:color="auto"/>
            <w:left w:val="none" w:sz="0" w:space="0" w:color="auto"/>
            <w:bottom w:val="none" w:sz="0" w:space="0" w:color="auto"/>
            <w:right w:val="none" w:sz="0" w:space="0" w:color="auto"/>
          </w:divBdr>
        </w:div>
        <w:div w:id="1245720529">
          <w:marLeft w:val="640"/>
          <w:marRight w:val="0"/>
          <w:marTop w:val="0"/>
          <w:marBottom w:val="0"/>
          <w:divBdr>
            <w:top w:val="none" w:sz="0" w:space="0" w:color="auto"/>
            <w:left w:val="none" w:sz="0" w:space="0" w:color="auto"/>
            <w:bottom w:val="none" w:sz="0" w:space="0" w:color="auto"/>
            <w:right w:val="none" w:sz="0" w:space="0" w:color="auto"/>
          </w:divBdr>
        </w:div>
        <w:div w:id="1321881312">
          <w:marLeft w:val="640"/>
          <w:marRight w:val="0"/>
          <w:marTop w:val="0"/>
          <w:marBottom w:val="0"/>
          <w:divBdr>
            <w:top w:val="none" w:sz="0" w:space="0" w:color="auto"/>
            <w:left w:val="none" w:sz="0" w:space="0" w:color="auto"/>
            <w:bottom w:val="none" w:sz="0" w:space="0" w:color="auto"/>
            <w:right w:val="none" w:sz="0" w:space="0" w:color="auto"/>
          </w:divBdr>
        </w:div>
        <w:div w:id="1745176664">
          <w:marLeft w:val="640"/>
          <w:marRight w:val="0"/>
          <w:marTop w:val="0"/>
          <w:marBottom w:val="0"/>
          <w:divBdr>
            <w:top w:val="none" w:sz="0" w:space="0" w:color="auto"/>
            <w:left w:val="none" w:sz="0" w:space="0" w:color="auto"/>
            <w:bottom w:val="none" w:sz="0" w:space="0" w:color="auto"/>
            <w:right w:val="none" w:sz="0" w:space="0" w:color="auto"/>
          </w:divBdr>
        </w:div>
        <w:div w:id="810253573">
          <w:marLeft w:val="640"/>
          <w:marRight w:val="0"/>
          <w:marTop w:val="0"/>
          <w:marBottom w:val="0"/>
          <w:divBdr>
            <w:top w:val="none" w:sz="0" w:space="0" w:color="auto"/>
            <w:left w:val="none" w:sz="0" w:space="0" w:color="auto"/>
            <w:bottom w:val="none" w:sz="0" w:space="0" w:color="auto"/>
            <w:right w:val="none" w:sz="0" w:space="0" w:color="auto"/>
          </w:divBdr>
        </w:div>
        <w:div w:id="1341740199">
          <w:marLeft w:val="640"/>
          <w:marRight w:val="0"/>
          <w:marTop w:val="0"/>
          <w:marBottom w:val="0"/>
          <w:divBdr>
            <w:top w:val="none" w:sz="0" w:space="0" w:color="auto"/>
            <w:left w:val="none" w:sz="0" w:space="0" w:color="auto"/>
            <w:bottom w:val="none" w:sz="0" w:space="0" w:color="auto"/>
            <w:right w:val="none" w:sz="0" w:space="0" w:color="auto"/>
          </w:divBdr>
        </w:div>
        <w:div w:id="1804469497">
          <w:marLeft w:val="640"/>
          <w:marRight w:val="0"/>
          <w:marTop w:val="0"/>
          <w:marBottom w:val="0"/>
          <w:divBdr>
            <w:top w:val="none" w:sz="0" w:space="0" w:color="auto"/>
            <w:left w:val="none" w:sz="0" w:space="0" w:color="auto"/>
            <w:bottom w:val="none" w:sz="0" w:space="0" w:color="auto"/>
            <w:right w:val="none" w:sz="0" w:space="0" w:color="auto"/>
          </w:divBdr>
        </w:div>
        <w:div w:id="447286870">
          <w:marLeft w:val="640"/>
          <w:marRight w:val="0"/>
          <w:marTop w:val="0"/>
          <w:marBottom w:val="0"/>
          <w:divBdr>
            <w:top w:val="none" w:sz="0" w:space="0" w:color="auto"/>
            <w:left w:val="none" w:sz="0" w:space="0" w:color="auto"/>
            <w:bottom w:val="none" w:sz="0" w:space="0" w:color="auto"/>
            <w:right w:val="none" w:sz="0" w:space="0" w:color="auto"/>
          </w:divBdr>
        </w:div>
        <w:div w:id="1333407510">
          <w:marLeft w:val="640"/>
          <w:marRight w:val="0"/>
          <w:marTop w:val="0"/>
          <w:marBottom w:val="0"/>
          <w:divBdr>
            <w:top w:val="none" w:sz="0" w:space="0" w:color="auto"/>
            <w:left w:val="none" w:sz="0" w:space="0" w:color="auto"/>
            <w:bottom w:val="none" w:sz="0" w:space="0" w:color="auto"/>
            <w:right w:val="none" w:sz="0" w:space="0" w:color="auto"/>
          </w:divBdr>
        </w:div>
        <w:div w:id="744691050">
          <w:marLeft w:val="640"/>
          <w:marRight w:val="0"/>
          <w:marTop w:val="0"/>
          <w:marBottom w:val="0"/>
          <w:divBdr>
            <w:top w:val="none" w:sz="0" w:space="0" w:color="auto"/>
            <w:left w:val="none" w:sz="0" w:space="0" w:color="auto"/>
            <w:bottom w:val="none" w:sz="0" w:space="0" w:color="auto"/>
            <w:right w:val="none" w:sz="0" w:space="0" w:color="auto"/>
          </w:divBdr>
        </w:div>
        <w:div w:id="1939170764">
          <w:marLeft w:val="640"/>
          <w:marRight w:val="0"/>
          <w:marTop w:val="0"/>
          <w:marBottom w:val="0"/>
          <w:divBdr>
            <w:top w:val="none" w:sz="0" w:space="0" w:color="auto"/>
            <w:left w:val="none" w:sz="0" w:space="0" w:color="auto"/>
            <w:bottom w:val="none" w:sz="0" w:space="0" w:color="auto"/>
            <w:right w:val="none" w:sz="0" w:space="0" w:color="auto"/>
          </w:divBdr>
        </w:div>
        <w:div w:id="2104640111">
          <w:marLeft w:val="640"/>
          <w:marRight w:val="0"/>
          <w:marTop w:val="0"/>
          <w:marBottom w:val="0"/>
          <w:divBdr>
            <w:top w:val="none" w:sz="0" w:space="0" w:color="auto"/>
            <w:left w:val="none" w:sz="0" w:space="0" w:color="auto"/>
            <w:bottom w:val="none" w:sz="0" w:space="0" w:color="auto"/>
            <w:right w:val="none" w:sz="0" w:space="0" w:color="auto"/>
          </w:divBdr>
        </w:div>
        <w:div w:id="1257707507">
          <w:marLeft w:val="640"/>
          <w:marRight w:val="0"/>
          <w:marTop w:val="0"/>
          <w:marBottom w:val="0"/>
          <w:divBdr>
            <w:top w:val="none" w:sz="0" w:space="0" w:color="auto"/>
            <w:left w:val="none" w:sz="0" w:space="0" w:color="auto"/>
            <w:bottom w:val="none" w:sz="0" w:space="0" w:color="auto"/>
            <w:right w:val="none" w:sz="0" w:space="0" w:color="auto"/>
          </w:divBdr>
        </w:div>
        <w:div w:id="1288320648">
          <w:marLeft w:val="640"/>
          <w:marRight w:val="0"/>
          <w:marTop w:val="0"/>
          <w:marBottom w:val="0"/>
          <w:divBdr>
            <w:top w:val="none" w:sz="0" w:space="0" w:color="auto"/>
            <w:left w:val="none" w:sz="0" w:space="0" w:color="auto"/>
            <w:bottom w:val="none" w:sz="0" w:space="0" w:color="auto"/>
            <w:right w:val="none" w:sz="0" w:space="0" w:color="auto"/>
          </w:divBdr>
        </w:div>
        <w:div w:id="1762067111">
          <w:marLeft w:val="640"/>
          <w:marRight w:val="0"/>
          <w:marTop w:val="0"/>
          <w:marBottom w:val="0"/>
          <w:divBdr>
            <w:top w:val="none" w:sz="0" w:space="0" w:color="auto"/>
            <w:left w:val="none" w:sz="0" w:space="0" w:color="auto"/>
            <w:bottom w:val="none" w:sz="0" w:space="0" w:color="auto"/>
            <w:right w:val="none" w:sz="0" w:space="0" w:color="auto"/>
          </w:divBdr>
        </w:div>
        <w:div w:id="1783106177">
          <w:marLeft w:val="640"/>
          <w:marRight w:val="0"/>
          <w:marTop w:val="0"/>
          <w:marBottom w:val="0"/>
          <w:divBdr>
            <w:top w:val="none" w:sz="0" w:space="0" w:color="auto"/>
            <w:left w:val="none" w:sz="0" w:space="0" w:color="auto"/>
            <w:bottom w:val="none" w:sz="0" w:space="0" w:color="auto"/>
            <w:right w:val="none" w:sz="0" w:space="0" w:color="auto"/>
          </w:divBdr>
        </w:div>
        <w:div w:id="893276178">
          <w:marLeft w:val="640"/>
          <w:marRight w:val="0"/>
          <w:marTop w:val="0"/>
          <w:marBottom w:val="0"/>
          <w:divBdr>
            <w:top w:val="none" w:sz="0" w:space="0" w:color="auto"/>
            <w:left w:val="none" w:sz="0" w:space="0" w:color="auto"/>
            <w:bottom w:val="none" w:sz="0" w:space="0" w:color="auto"/>
            <w:right w:val="none" w:sz="0" w:space="0" w:color="auto"/>
          </w:divBdr>
        </w:div>
        <w:div w:id="669875121">
          <w:marLeft w:val="640"/>
          <w:marRight w:val="0"/>
          <w:marTop w:val="0"/>
          <w:marBottom w:val="0"/>
          <w:divBdr>
            <w:top w:val="none" w:sz="0" w:space="0" w:color="auto"/>
            <w:left w:val="none" w:sz="0" w:space="0" w:color="auto"/>
            <w:bottom w:val="none" w:sz="0" w:space="0" w:color="auto"/>
            <w:right w:val="none" w:sz="0" w:space="0" w:color="auto"/>
          </w:divBdr>
        </w:div>
        <w:div w:id="1893617362">
          <w:marLeft w:val="640"/>
          <w:marRight w:val="0"/>
          <w:marTop w:val="0"/>
          <w:marBottom w:val="0"/>
          <w:divBdr>
            <w:top w:val="none" w:sz="0" w:space="0" w:color="auto"/>
            <w:left w:val="none" w:sz="0" w:space="0" w:color="auto"/>
            <w:bottom w:val="none" w:sz="0" w:space="0" w:color="auto"/>
            <w:right w:val="none" w:sz="0" w:space="0" w:color="auto"/>
          </w:divBdr>
        </w:div>
        <w:div w:id="1625034955">
          <w:marLeft w:val="640"/>
          <w:marRight w:val="0"/>
          <w:marTop w:val="0"/>
          <w:marBottom w:val="0"/>
          <w:divBdr>
            <w:top w:val="none" w:sz="0" w:space="0" w:color="auto"/>
            <w:left w:val="none" w:sz="0" w:space="0" w:color="auto"/>
            <w:bottom w:val="none" w:sz="0" w:space="0" w:color="auto"/>
            <w:right w:val="none" w:sz="0" w:space="0" w:color="auto"/>
          </w:divBdr>
        </w:div>
        <w:div w:id="1246643696">
          <w:marLeft w:val="640"/>
          <w:marRight w:val="0"/>
          <w:marTop w:val="0"/>
          <w:marBottom w:val="0"/>
          <w:divBdr>
            <w:top w:val="none" w:sz="0" w:space="0" w:color="auto"/>
            <w:left w:val="none" w:sz="0" w:space="0" w:color="auto"/>
            <w:bottom w:val="none" w:sz="0" w:space="0" w:color="auto"/>
            <w:right w:val="none" w:sz="0" w:space="0" w:color="auto"/>
          </w:divBdr>
        </w:div>
        <w:div w:id="420496132">
          <w:marLeft w:val="640"/>
          <w:marRight w:val="0"/>
          <w:marTop w:val="0"/>
          <w:marBottom w:val="0"/>
          <w:divBdr>
            <w:top w:val="none" w:sz="0" w:space="0" w:color="auto"/>
            <w:left w:val="none" w:sz="0" w:space="0" w:color="auto"/>
            <w:bottom w:val="none" w:sz="0" w:space="0" w:color="auto"/>
            <w:right w:val="none" w:sz="0" w:space="0" w:color="auto"/>
          </w:divBdr>
        </w:div>
        <w:div w:id="2038264865">
          <w:marLeft w:val="640"/>
          <w:marRight w:val="0"/>
          <w:marTop w:val="0"/>
          <w:marBottom w:val="0"/>
          <w:divBdr>
            <w:top w:val="none" w:sz="0" w:space="0" w:color="auto"/>
            <w:left w:val="none" w:sz="0" w:space="0" w:color="auto"/>
            <w:bottom w:val="none" w:sz="0" w:space="0" w:color="auto"/>
            <w:right w:val="none" w:sz="0" w:space="0" w:color="auto"/>
          </w:divBdr>
        </w:div>
        <w:div w:id="194928803">
          <w:marLeft w:val="640"/>
          <w:marRight w:val="0"/>
          <w:marTop w:val="0"/>
          <w:marBottom w:val="0"/>
          <w:divBdr>
            <w:top w:val="none" w:sz="0" w:space="0" w:color="auto"/>
            <w:left w:val="none" w:sz="0" w:space="0" w:color="auto"/>
            <w:bottom w:val="none" w:sz="0" w:space="0" w:color="auto"/>
            <w:right w:val="none" w:sz="0" w:space="0" w:color="auto"/>
          </w:divBdr>
        </w:div>
        <w:div w:id="991249892">
          <w:marLeft w:val="640"/>
          <w:marRight w:val="0"/>
          <w:marTop w:val="0"/>
          <w:marBottom w:val="0"/>
          <w:divBdr>
            <w:top w:val="none" w:sz="0" w:space="0" w:color="auto"/>
            <w:left w:val="none" w:sz="0" w:space="0" w:color="auto"/>
            <w:bottom w:val="none" w:sz="0" w:space="0" w:color="auto"/>
            <w:right w:val="none" w:sz="0" w:space="0" w:color="auto"/>
          </w:divBdr>
        </w:div>
        <w:div w:id="332992993">
          <w:marLeft w:val="640"/>
          <w:marRight w:val="0"/>
          <w:marTop w:val="0"/>
          <w:marBottom w:val="0"/>
          <w:divBdr>
            <w:top w:val="none" w:sz="0" w:space="0" w:color="auto"/>
            <w:left w:val="none" w:sz="0" w:space="0" w:color="auto"/>
            <w:bottom w:val="none" w:sz="0" w:space="0" w:color="auto"/>
            <w:right w:val="none" w:sz="0" w:space="0" w:color="auto"/>
          </w:divBdr>
        </w:div>
      </w:divsChild>
    </w:div>
    <w:div w:id="1666081710">
      <w:marLeft w:val="0"/>
      <w:marRight w:val="0"/>
      <w:marTop w:val="0"/>
      <w:marBottom w:val="0"/>
      <w:divBdr>
        <w:top w:val="none" w:sz="0" w:space="0" w:color="auto"/>
        <w:left w:val="none" w:sz="0" w:space="0" w:color="auto"/>
        <w:bottom w:val="none" w:sz="0" w:space="0" w:color="auto"/>
        <w:right w:val="none" w:sz="0" w:space="0" w:color="auto"/>
      </w:divBdr>
    </w:div>
    <w:div w:id="1666393206">
      <w:marLeft w:val="0"/>
      <w:marRight w:val="0"/>
      <w:marTop w:val="0"/>
      <w:marBottom w:val="0"/>
      <w:divBdr>
        <w:top w:val="none" w:sz="0" w:space="0" w:color="auto"/>
        <w:left w:val="none" w:sz="0" w:space="0" w:color="auto"/>
        <w:bottom w:val="none" w:sz="0" w:space="0" w:color="auto"/>
        <w:right w:val="none" w:sz="0" w:space="0" w:color="auto"/>
      </w:divBdr>
    </w:div>
    <w:div w:id="1666783246">
      <w:bodyDiv w:val="1"/>
      <w:marLeft w:val="0"/>
      <w:marRight w:val="0"/>
      <w:marTop w:val="0"/>
      <w:marBottom w:val="0"/>
      <w:divBdr>
        <w:top w:val="none" w:sz="0" w:space="0" w:color="auto"/>
        <w:left w:val="none" w:sz="0" w:space="0" w:color="auto"/>
        <w:bottom w:val="none" w:sz="0" w:space="0" w:color="auto"/>
        <w:right w:val="none" w:sz="0" w:space="0" w:color="auto"/>
      </w:divBdr>
      <w:divsChild>
        <w:div w:id="1616912240">
          <w:marLeft w:val="640"/>
          <w:marRight w:val="0"/>
          <w:marTop w:val="0"/>
          <w:marBottom w:val="0"/>
          <w:divBdr>
            <w:top w:val="none" w:sz="0" w:space="0" w:color="auto"/>
            <w:left w:val="none" w:sz="0" w:space="0" w:color="auto"/>
            <w:bottom w:val="none" w:sz="0" w:space="0" w:color="auto"/>
            <w:right w:val="none" w:sz="0" w:space="0" w:color="auto"/>
          </w:divBdr>
        </w:div>
        <w:div w:id="1143162667">
          <w:marLeft w:val="640"/>
          <w:marRight w:val="0"/>
          <w:marTop w:val="0"/>
          <w:marBottom w:val="0"/>
          <w:divBdr>
            <w:top w:val="none" w:sz="0" w:space="0" w:color="auto"/>
            <w:left w:val="none" w:sz="0" w:space="0" w:color="auto"/>
            <w:bottom w:val="none" w:sz="0" w:space="0" w:color="auto"/>
            <w:right w:val="none" w:sz="0" w:space="0" w:color="auto"/>
          </w:divBdr>
        </w:div>
        <w:div w:id="2146700983">
          <w:marLeft w:val="640"/>
          <w:marRight w:val="0"/>
          <w:marTop w:val="0"/>
          <w:marBottom w:val="0"/>
          <w:divBdr>
            <w:top w:val="none" w:sz="0" w:space="0" w:color="auto"/>
            <w:left w:val="none" w:sz="0" w:space="0" w:color="auto"/>
            <w:bottom w:val="none" w:sz="0" w:space="0" w:color="auto"/>
            <w:right w:val="none" w:sz="0" w:space="0" w:color="auto"/>
          </w:divBdr>
        </w:div>
        <w:div w:id="1366977219">
          <w:marLeft w:val="640"/>
          <w:marRight w:val="0"/>
          <w:marTop w:val="0"/>
          <w:marBottom w:val="0"/>
          <w:divBdr>
            <w:top w:val="none" w:sz="0" w:space="0" w:color="auto"/>
            <w:left w:val="none" w:sz="0" w:space="0" w:color="auto"/>
            <w:bottom w:val="none" w:sz="0" w:space="0" w:color="auto"/>
            <w:right w:val="none" w:sz="0" w:space="0" w:color="auto"/>
          </w:divBdr>
        </w:div>
        <w:div w:id="1206214251">
          <w:marLeft w:val="640"/>
          <w:marRight w:val="0"/>
          <w:marTop w:val="0"/>
          <w:marBottom w:val="0"/>
          <w:divBdr>
            <w:top w:val="none" w:sz="0" w:space="0" w:color="auto"/>
            <w:left w:val="none" w:sz="0" w:space="0" w:color="auto"/>
            <w:bottom w:val="none" w:sz="0" w:space="0" w:color="auto"/>
            <w:right w:val="none" w:sz="0" w:space="0" w:color="auto"/>
          </w:divBdr>
        </w:div>
        <w:div w:id="1613245730">
          <w:marLeft w:val="640"/>
          <w:marRight w:val="0"/>
          <w:marTop w:val="0"/>
          <w:marBottom w:val="0"/>
          <w:divBdr>
            <w:top w:val="none" w:sz="0" w:space="0" w:color="auto"/>
            <w:left w:val="none" w:sz="0" w:space="0" w:color="auto"/>
            <w:bottom w:val="none" w:sz="0" w:space="0" w:color="auto"/>
            <w:right w:val="none" w:sz="0" w:space="0" w:color="auto"/>
          </w:divBdr>
        </w:div>
        <w:div w:id="2142384923">
          <w:marLeft w:val="640"/>
          <w:marRight w:val="0"/>
          <w:marTop w:val="0"/>
          <w:marBottom w:val="0"/>
          <w:divBdr>
            <w:top w:val="none" w:sz="0" w:space="0" w:color="auto"/>
            <w:left w:val="none" w:sz="0" w:space="0" w:color="auto"/>
            <w:bottom w:val="none" w:sz="0" w:space="0" w:color="auto"/>
            <w:right w:val="none" w:sz="0" w:space="0" w:color="auto"/>
          </w:divBdr>
        </w:div>
        <w:div w:id="1615138075">
          <w:marLeft w:val="640"/>
          <w:marRight w:val="0"/>
          <w:marTop w:val="0"/>
          <w:marBottom w:val="0"/>
          <w:divBdr>
            <w:top w:val="none" w:sz="0" w:space="0" w:color="auto"/>
            <w:left w:val="none" w:sz="0" w:space="0" w:color="auto"/>
            <w:bottom w:val="none" w:sz="0" w:space="0" w:color="auto"/>
            <w:right w:val="none" w:sz="0" w:space="0" w:color="auto"/>
          </w:divBdr>
        </w:div>
        <w:div w:id="309134995">
          <w:marLeft w:val="640"/>
          <w:marRight w:val="0"/>
          <w:marTop w:val="0"/>
          <w:marBottom w:val="0"/>
          <w:divBdr>
            <w:top w:val="none" w:sz="0" w:space="0" w:color="auto"/>
            <w:left w:val="none" w:sz="0" w:space="0" w:color="auto"/>
            <w:bottom w:val="none" w:sz="0" w:space="0" w:color="auto"/>
            <w:right w:val="none" w:sz="0" w:space="0" w:color="auto"/>
          </w:divBdr>
        </w:div>
        <w:div w:id="2139713422">
          <w:marLeft w:val="640"/>
          <w:marRight w:val="0"/>
          <w:marTop w:val="0"/>
          <w:marBottom w:val="0"/>
          <w:divBdr>
            <w:top w:val="none" w:sz="0" w:space="0" w:color="auto"/>
            <w:left w:val="none" w:sz="0" w:space="0" w:color="auto"/>
            <w:bottom w:val="none" w:sz="0" w:space="0" w:color="auto"/>
            <w:right w:val="none" w:sz="0" w:space="0" w:color="auto"/>
          </w:divBdr>
        </w:div>
        <w:div w:id="814107167">
          <w:marLeft w:val="640"/>
          <w:marRight w:val="0"/>
          <w:marTop w:val="0"/>
          <w:marBottom w:val="0"/>
          <w:divBdr>
            <w:top w:val="none" w:sz="0" w:space="0" w:color="auto"/>
            <w:left w:val="none" w:sz="0" w:space="0" w:color="auto"/>
            <w:bottom w:val="none" w:sz="0" w:space="0" w:color="auto"/>
            <w:right w:val="none" w:sz="0" w:space="0" w:color="auto"/>
          </w:divBdr>
        </w:div>
        <w:div w:id="732657724">
          <w:marLeft w:val="640"/>
          <w:marRight w:val="0"/>
          <w:marTop w:val="0"/>
          <w:marBottom w:val="0"/>
          <w:divBdr>
            <w:top w:val="none" w:sz="0" w:space="0" w:color="auto"/>
            <w:left w:val="none" w:sz="0" w:space="0" w:color="auto"/>
            <w:bottom w:val="none" w:sz="0" w:space="0" w:color="auto"/>
            <w:right w:val="none" w:sz="0" w:space="0" w:color="auto"/>
          </w:divBdr>
        </w:div>
        <w:div w:id="1301493935">
          <w:marLeft w:val="640"/>
          <w:marRight w:val="0"/>
          <w:marTop w:val="0"/>
          <w:marBottom w:val="0"/>
          <w:divBdr>
            <w:top w:val="none" w:sz="0" w:space="0" w:color="auto"/>
            <w:left w:val="none" w:sz="0" w:space="0" w:color="auto"/>
            <w:bottom w:val="none" w:sz="0" w:space="0" w:color="auto"/>
            <w:right w:val="none" w:sz="0" w:space="0" w:color="auto"/>
          </w:divBdr>
        </w:div>
        <w:div w:id="325205000">
          <w:marLeft w:val="640"/>
          <w:marRight w:val="0"/>
          <w:marTop w:val="0"/>
          <w:marBottom w:val="0"/>
          <w:divBdr>
            <w:top w:val="none" w:sz="0" w:space="0" w:color="auto"/>
            <w:left w:val="none" w:sz="0" w:space="0" w:color="auto"/>
            <w:bottom w:val="none" w:sz="0" w:space="0" w:color="auto"/>
            <w:right w:val="none" w:sz="0" w:space="0" w:color="auto"/>
          </w:divBdr>
        </w:div>
        <w:div w:id="1006597923">
          <w:marLeft w:val="640"/>
          <w:marRight w:val="0"/>
          <w:marTop w:val="0"/>
          <w:marBottom w:val="0"/>
          <w:divBdr>
            <w:top w:val="none" w:sz="0" w:space="0" w:color="auto"/>
            <w:left w:val="none" w:sz="0" w:space="0" w:color="auto"/>
            <w:bottom w:val="none" w:sz="0" w:space="0" w:color="auto"/>
            <w:right w:val="none" w:sz="0" w:space="0" w:color="auto"/>
          </w:divBdr>
        </w:div>
        <w:div w:id="1714764237">
          <w:marLeft w:val="640"/>
          <w:marRight w:val="0"/>
          <w:marTop w:val="0"/>
          <w:marBottom w:val="0"/>
          <w:divBdr>
            <w:top w:val="none" w:sz="0" w:space="0" w:color="auto"/>
            <w:left w:val="none" w:sz="0" w:space="0" w:color="auto"/>
            <w:bottom w:val="none" w:sz="0" w:space="0" w:color="auto"/>
            <w:right w:val="none" w:sz="0" w:space="0" w:color="auto"/>
          </w:divBdr>
        </w:div>
        <w:div w:id="1788770009">
          <w:marLeft w:val="640"/>
          <w:marRight w:val="0"/>
          <w:marTop w:val="0"/>
          <w:marBottom w:val="0"/>
          <w:divBdr>
            <w:top w:val="none" w:sz="0" w:space="0" w:color="auto"/>
            <w:left w:val="none" w:sz="0" w:space="0" w:color="auto"/>
            <w:bottom w:val="none" w:sz="0" w:space="0" w:color="auto"/>
            <w:right w:val="none" w:sz="0" w:space="0" w:color="auto"/>
          </w:divBdr>
        </w:div>
        <w:div w:id="2007782409">
          <w:marLeft w:val="640"/>
          <w:marRight w:val="0"/>
          <w:marTop w:val="0"/>
          <w:marBottom w:val="0"/>
          <w:divBdr>
            <w:top w:val="none" w:sz="0" w:space="0" w:color="auto"/>
            <w:left w:val="none" w:sz="0" w:space="0" w:color="auto"/>
            <w:bottom w:val="none" w:sz="0" w:space="0" w:color="auto"/>
            <w:right w:val="none" w:sz="0" w:space="0" w:color="auto"/>
          </w:divBdr>
        </w:div>
        <w:div w:id="1254243416">
          <w:marLeft w:val="640"/>
          <w:marRight w:val="0"/>
          <w:marTop w:val="0"/>
          <w:marBottom w:val="0"/>
          <w:divBdr>
            <w:top w:val="none" w:sz="0" w:space="0" w:color="auto"/>
            <w:left w:val="none" w:sz="0" w:space="0" w:color="auto"/>
            <w:bottom w:val="none" w:sz="0" w:space="0" w:color="auto"/>
            <w:right w:val="none" w:sz="0" w:space="0" w:color="auto"/>
          </w:divBdr>
        </w:div>
        <w:div w:id="2055950">
          <w:marLeft w:val="640"/>
          <w:marRight w:val="0"/>
          <w:marTop w:val="0"/>
          <w:marBottom w:val="0"/>
          <w:divBdr>
            <w:top w:val="none" w:sz="0" w:space="0" w:color="auto"/>
            <w:left w:val="none" w:sz="0" w:space="0" w:color="auto"/>
            <w:bottom w:val="none" w:sz="0" w:space="0" w:color="auto"/>
            <w:right w:val="none" w:sz="0" w:space="0" w:color="auto"/>
          </w:divBdr>
        </w:div>
        <w:div w:id="273754882">
          <w:marLeft w:val="640"/>
          <w:marRight w:val="0"/>
          <w:marTop w:val="0"/>
          <w:marBottom w:val="0"/>
          <w:divBdr>
            <w:top w:val="none" w:sz="0" w:space="0" w:color="auto"/>
            <w:left w:val="none" w:sz="0" w:space="0" w:color="auto"/>
            <w:bottom w:val="none" w:sz="0" w:space="0" w:color="auto"/>
            <w:right w:val="none" w:sz="0" w:space="0" w:color="auto"/>
          </w:divBdr>
        </w:div>
        <w:div w:id="863520619">
          <w:marLeft w:val="640"/>
          <w:marRight w:val="0"/>
          <w:marTop w:val="0"/>
          <w:marBottom w:val="0"/>
          <w:divBdr>
            <w:top w:val="none" w:sz="0" w:space="0" w:color="auto"/>
            <w:left w:val="none" w:sz="0" w:space="0" w:color="auto"/>
            <w:bottom w:val="none" w:sz="0" w:space="0" w:color="auto"/>
            <w:right w:val="none" w:sz="0" w:space="0" w:color="auto"/>
          </w:divBdr>
        </w:div>
        <w:div w:id="1141774326">
          <w:marLeft w:val="640"/>
          <w:marRight w:val="0"/>
          <w:marTop w:val="0"/>
          <w:marBottom w:val="0"/>
          <w:divBdr>
            <w:top w:val="none" w:sz="0" w:space="0" w:color="auto"/>
            <w:left w:val="none" w:sz="0" w:space="0" w:color="auto"/>
            <w:bottom w:val="none" w:sz="0" w:space="0" w:color="auto"/>
            <w:right w:val="none" w:sz="0" w:space="0" w:color="auto"/>
          </w:divBdr>
        </w:div>
        <w:div w:id="1449352560">
          <w:marLeft w:val="640"/>
          <w:marRight w:val="0"/>
          <w:marTop w:val="0"/>
          <w:marBottom w:val="0"/>
          <w:divBdr>
            <w:top w:val="none" w:sz="0" w:space="0" w:color="auto"/>
            <w:left w:val="none" w:sz="0" w:space="0" w:color="auto"/>
            <w:bottom w:val="none" w:sz="0" w:space="0" w:color="auto"/>
            <w:right w:val="none" w:sz="0" w:space="0" w:color="auto"/>
          </w:divBdr>
        </w:div>
        <w:div w:id="1861889344">
          <w:marLeft w:val="640"/>
          <w:marRight w:val="0"/>
          <w:marTop w:val="0"/>
          <w:marBottom w:val="0"/>
          <w:divBdr>
            <w:top w:val="none" w:sz="0" w:space="0" w:color="auto"/>
            <w:left w:val="none" w:sz="0" w:space="0" w:color="auto"/>
            <w:bottom w:val="none" w:sz="0" w:space="0" w:color="auto"/>
            <w:right w:val="none" w:sz="0" w:space="0" w:color="auto"/>
          </w:divBdr>
        </w:div>
        <w:div w:id="1670982979">
          <w:marLeft w:val="640"/>
          <w:marRight w:val="0"/>
          <w:marTop w:val="0"/>
          <w:marBottom w:val="0"/>
          <w:divBdr>
            <w:top w:val="none" w:sz="0" w:space="0" w:color="auto"/>
            <w:left w:val="none" w:sz="0" w:space="0" w:color="auto"/>
            <w:bottom w:val="none" w:sz="0" w:space="0" w:color="auto"/>
            <w:right w:val="none" w:sz="0" w:space="0" w:color="auto"/>
          </w:divBdr>
        </w:div>
        <w:div w:id="703755527">
          <w:marLeft w:val="640"/>
          <w:marRight w:val="0"/>
          <w:marTop w:val="0"/>
          <w:marBottom w:val="0"/>
          <w:divBdr>
            <w:top w:val="none" w:sz="0" w:space="0" w:color="auto"/>
            <w:left w:val="none" w:sz="0" w:space="0" w:color="auto"/>
            <w:bottom w:val="none" w:sz="0" w:space="0" w:color="auto"/>
            <w:right w:val="none" w:sz="0" w:space="0" w:color="auto"/>
          </w:divBdr>
        </w:div>
        <w:div w:id="537088786">
          <w:marLeft w:val="640"/>
          <w:marRight w:val="0"/>
          <w:marTop w:val="0"/>
          <w:marBottom w:val="0"/>
          <w:divBdr>
            <w:top w:val="none" w:sz="0" w:space="0" w:color="auto"/>
            <w:left w:val="none" w:sz="0" w:space="0" w:color="auto"/>
            <w:bottom w:val="none" w:sz="0" w:space="0" w:color="auto"/>
            <w:right w:val="none" w:sz="0" w:space="0" w:color="auto"/>
          </w:divBdr>
        </w:div>
        <w:div w:id="417751907">
          <w:marLeft w:val="640"/>
          <w:marRight w:val="0"/>
          <w:marTop w:val="0"/>
          <w:marBottom w:val="0"/>
          <w:divBdr>
            <w:top w:val="none" w:sz="0" w:space="0" w:color="auto"/>
            <w:left w:val="none" w:sz="0" w:space="0" w:color="auto"/>
            <w:bottom w:val="none" w:sz="0" w:space="0" w:color="auto"/>
            <w:right w:val="none" w:sz="0" w:space="0" w:color="auto"/>
          </w:divBdr>
        </w:div>
        <w:div w:id="1885365523">
          <w:marLeft w:val="640"/>
          <w:marRight w:val="0"/>
          <w:marTop w:val="0"/>
          <w:marBottom w:val="0"/>
          <w:divBdr>
            <w:top w:val="none" w:sz="0" w:space="0" w:color="auto"/>
            <w:left w:val="none" w:sz="0" w:space="0" w:color="auto"/>
            <w:bottom w:val="none" w:sz="0" w:space="0" w:color="auto"/>
            <w:right w:val="none" w:sz="0" w:space="0" w:color="auto"/>
          </w:divBdr>
        </w:div>
        <w:div w:id="1531140260">
          <w:marLeft w:val="640"/>
          <w:marRight w:val="0"/>
          <w:marTop w:val="0"/>
          <w:marBottom w:val="0"/>
          <w:divBdr>
            <w:top w:val="none" w:sz="0" w:space="0" w:color="auto"/>
            <w:left w:val="none" w:sz="0" w:space="0" w:color="auto"/>
            <w:bottom w:val="none" w:sz="0" w:space="0" w:color="auto"/>
            <w:right w:val="none" w:sz="0" w:space="0" w:color="auto"/>
          </w:divBdr>
        </w:div>
        <w:div w:id="583030183">
          <w:marLeft w:val="640"/>
          <w:marRight w:val="0"/>
          <w:marTop w:val="0"/>
          <w:marBottom w:val="0"/>
          <w:divBdr>
            <w:top w:val="none" w:sz="0" w:space="0" w:color="auto"/>
            <w:left w:val="none" w:sz="0" w:space="0" w:color="auto"/>
            <w:bottom w:val="none" w:sz="0" w:space="0" w:color="auto"/>
            <w:right w:val="none" w:sz="0" w:space="0" w:color="auto"/>
          </w:divBdr>
        </w:div>
        <w:div w:id="57830127">
          <w:marLeft w:val="640"/>
          <w:marRight w:val="0"/>
          <w:marTop w:val="0"/>
          <w:marBottom w:val="0"/>
          <w:divBdr>
            <w:top w:val="none" w:sz="0" w:space="0" w:color="auto"/>
            <w:left w:val="none" w:sz="0" w:space="0" w:color="auto"/>
            <w:bottom w:val="none" w:sz="0" w:space="0" w:color="auto"/>
            <w:right w:val="none" w:sz="0" w:space="0" w:color="auto"/>
          </w:divBdr>
        </w:div>
        <w:div w:id="1419209078">
          <w:marLeft w:val="640"/>
          <w:marRight w:val="0"/>
          <w:marTop w:val="0"/>
          <w:marBottom w:val="0"/>
          <w:divBdr>
            <w:top w:val="none" w:sz="0" w:space="0" w:color="auto"/>
            <w:left w:val="none" w:sz="0" w:space="0" w:color="auto"/>
            <w:bottom w:val="none" w:sz="0" w:space="0" w:color="auto"/>
            <w:right w:val="none" w:sz="0" w:space="0" w:color="auto"/>
          </w:divBdr>
        </w:div>
        <w:div w:id="1084303371">
          <w:marLeft w:val="640"/>
          <w:marRight w:val="0"/>
          <w:marTop w:val="0"/>
          <w:marBottom w:val="0"/>
          <w:divBdr>
            <w:top w:val="none" w:sz="0" w:space="0" w:color="auto"/>
            <w:left w:val="none" w:sz="0" w:space="0" w:color="auto"/>
            <w:bottom w:val="none" w:sz="0" w:space="0" w:color="auto"/>
            <w:right w:val="none" w:sz="0" w:space="0" w:color="auto"/>
          </w:divBdr>
        </w:div>
        <w:div w:id="863248207">
          <w:marLeft w:val="640"/>
          <w:marRight w:val="0"/>
          <w:marTop w:val="0"/>
          <w:marBottom w:val="0"/>
          <w:divBdr>
            <w:top w:val="none" w:sz="0" w:space="0" w:color="auto"/>
            <w:left w:val="none" w:sz="0" w:space="0" w:color="auto"/>
            <w:bottom w:val="none" w:sz="0" w:space="0" w:color="auto"/>
            <w:right w:val="none" w:sz="0" w:space="0" w:color="auto"/>
          </w:divBdr>
        </w:div>
        <w:div w:id="1765607314">
          <w:marLeft w:val="640"/>
          <w:marRight w:val="0"/>
          <w:marTop w:val="0"/>
          <w:marBottom w:val="0"/>
          <w:divBdr>
            <w:top w:val="none" w:sz="0" w:space="0" w:color="auto"/>
            <w:left w:val="none" w:sz="0" w:space="0" w:color="auto"/>
            <w:bottom w:val="none" w:sz="0" w:space="0" w:color="auto"/>
            <w:right w:val="none" w:sz="0" w:space="0" w:color="auto"/>
          </w:divBdr>
        </w:div>
        <w:div w:id="2095126571">
          <w:marLeft w:val="640"/>
          <w:marRight w:val="0"/>
          <w:marTop w:val="0"/>
          <w:marBottom w:val="0"/>
          <w:divBdr>
            <w:top w:val="none" w:sz="0" w:space="0" w:color="auto"/>
            <w:left w:val="none" w:sz="0" w:space="0" w:color="auto"/>
            <w:bottom w:val="none" w:sz="0" w:space="0" w:color="auto"/>
            <w:right w:val="none" w:sz="0" w:space="0" w:color="auto"/>
          </w:divBdr>
        </w:div>
        <w:div w:id="568002476">
          <w:marLeft w:val="640"/>
          <w:marRight w:val="0"/>
          <w:marTop w:val="0"/>
          <w:marBottom w:val="0"/>
          <w:divBdr>
            <w:top w:val="none" w:sz="0" w:space="0" w:color="auto"/>
            <w:left w:val="none" w:sz="0" w:space="0" w:color="auto"/>
            <w:bottom w:val="none" w:sz="0" w:space="0" w:color="auto"/>
            <w:right w:val="none" w:sz="0" w:space="0" w:color="auto"/>
          </w:divBdr>
        </w:div>
        <w:div w:id="603802906">
          <w:marLeft w:val="640"/>
          <w:marRight w:val="0"/>
          <w:marTop w:val="0"/>
          <w:marBottom w:val="0"/>
          <w:divBdr>
            <w:top w:val="none" w:sz="0" w:space="0" w:color="auto"/>
            <w:left w:val="none" w:sz="0" w:space="0" w:color="auto"/>
            <w:bottom w:val="none" w:sz="0" w:space="0" w:color="auto"/>
            <w:right w:val="none" w:sz="0" w:space="0" w:color="auto"/>
          </w:divBdr>
        </w:div>
        <w:div w:id="1712075694">
          <w:marLeft w:val="640"/>
          <w:marRight w:val="0"/>
          <w:marTop w:val="0"/>
          <w:marBottom w:val="0"/>
          <w:divBdr>
            <w:top w:val="none" w:sz="0" w:space="0" w:color="auto"/>
            <w:left w:val="none" w:sz="0" w:space="0" w:color="auto"/>
            <w:bottom w:val="none" w:sz="0" w:space="0" w:color="auto"/>
            <w:right w:val="none" w:sz="0" w:space="0" w:color="auto"/>
          </w:divBdr>
        </w:div>
        <w:div w:id="824468503">
          <w:marLeft w:val="640"/>
          <w:marRight w:val="0"/>
          <w:marTop w:val="0"/>
          <w:marBottom w:val="0"/>
          <w:divBdr>
            <w:top w:val="none" w:sz="0" w:space="0" w:color="auto"/>
            <w:left w:val="none" w:sz="0" w:space="0" w:color="auto"/>
            <w:bottom w:val="none" w:sz="0" w:space="0" w:color="auto"/>
            <w:right w:val="none" w:sz="0" w:space="0" w:color="auto"/>
          </w:divBdr>
        </w:div>
        <w:div w:id="795832477">
          <w:marLeft w:val="640"/>
          <w:marRight w:val="0"/>
          <w:marTop w:val="0"/>
          <w:marBottom w:val="0"/>
          <w:divBdr>
            <w:top w:val="none" w:sz="0" w:space="0" w:color="auto"/>
            <w:left w:val="none" w:sz="0" w:space="0" w:color="auto"/>
            <w:bottom w:val="none" w:sz="0" w:space="0" w:color="auto"/>
            <w:right w:val="none" w:sz="0" w:space="0" w:color="auto"/>
          </w:divBdr>
        </w:div>
        <w:div w:id="45180157">
          <w:marLeft w:val="640"/>
          <w:marRight w:val="0"/>
          <w:marTop w:val="0"/>
          <w:marBottom w:val="0"/>
          <w:divBdr>
            <w:top w:val="none" w:sz="0" w:space="0" w:color="auto"/>
            <w:left w:val="none" w:sz="0" w:space="0" w:color="auto"/>
            <w:bottom w:val="none" w:sz="0" w:space="0" w:color="auto"/>
            <w:right w:val="none" w:sz="0" w:space="0" w:color="auto"/>
          </w:divBdr>
        </w:div>
        <w:div w:id="2050252513">
          <w:marLeft w:val="640"/>
          <w:marRight w:val="0"/>
          <w:marTop w:val="0"/>
          <w:marBottom w:val="0"/>
          <w:divBdr>
            <w:top w:val="none" w:sz="0" w:space="0" w:color="auto"/>
            <w:left w:val="none" w:sz="0" w:space="0" w:color="auto"/>
            <w:bottom w:val="none" w:sz="0" w:space="0" w:color="auto"/>
            <w:right w:val="none" w:sz="0" w:space="0" w:color="auto"/>
          </w:divBdr>
        </w:div>
        <w:div w:id="993526250">
          <w:marLeft w:val="640"/>
          <w:marRight w:val="0"/>
          <w:marTop w:val="0"/>
          <w:marBottom w:val="0"/>
          <w:divBdr>
            <w:top w:val="none" w:sz="0" w:space="0" w:color="auto"/>
            <w:left w:val="none" w:sz="0" w:space="0" w:color="auto"/>
            <w:bottom w:val="none" w:sz="0" w:space="0" w:color="auto"/>
            <w:right w:val="none" w:sz="0" w:space="0" w:color="auto"/>
          </w:divBdr>
        </w:div>
        <w:div w:id="1469476681">
          <w:marLeft w:val="640"/>
          <w:marRight w:val="0"/>
          <w:marTop w:val="0"/>
          <w:marBottom w:val="0"/>
          <w:divBdr>
            <w:top w:val="none" w:sz="0" w:space="0" w:color="auto"/>
            <w:left w:val="none" w:sz="0" w:space="0" w:color="auto"/>
            <w:bottom w:val="none" w:sz="0" w:space="0" w:color="auto"/>
            <w:right w:val="none" w:sz="0" w:space="0" w:color="auto"/>
          </w:divBdr>
        </w:div>
        <w:div w:id="592779842">
          <w:marLeft w:val="640"/>
          <w:marRight w:val="0"/>
          <w:marTop w:val="0"/>
          <w:marBottom w:val="0"/>
          <w:divBdr>
            <w:top w:val="none" w:sz="0" w:space="0" w:color="auto"/>
            <w:left w:val="none" w:sz="0" w:space="0" w:color="auto"/>
            <w:bottom w:val="none" w:sz="0" w:space="0" w:color="auto"/>
            <w:right w:val="none" w:sz="0" w:space="0" w:color="auto"/>
          </w:divBdr>
        </w:div>
        <w:div w:id="525024513">
          <w:marLeft w:val="640"/>
          <w:marRight w:val="0"/>
          <w:marTop w:val="0"/>
          <w:marBottom w:val="0"/>
          <w:divBdr>
            <w:top w:val="none" w:sz="0" w:space="0" w:color="auto"/>
            <w:left w:val="none" w:sz="0" w:space="0" w:color="auto"/>
            <w:bottom w:val="none" w:sz="0" w:space="0" w:color="auto"/>
            <w:right w:val="none" w:sz="0" w:space="0" w:color="auto"/>
          </w:divBdr>
        </w:div>
        <w:div w:id="1126972241">
          <w:marLeft w:val="640"/>
          <w:marRight w:val="0"/>
          <w:marTop w:val="0"/>
          <w:marBottom w:val="0"/>
          <w:divBdr>
            <w:top w:val="none" w:sz="0" w:space="0" w:color="auto"/>
            <w:left w:val="none" w:sz="0" w:space="0" w:color="auto"/>
            <w:bottom w:val="none" w:sz="0" w:space="0" w:color="auto"/>
            <w:right w:val="none" w:sz="0" w:space="0" w:color="auto"/>
          </w:divBdr>
        </w:div>
        <w:div w:id="146167381">
          <w:marLeft w:val="640"/>
          <w:marRight w:val="0"/>
          <w:marTop w:val="0"/>
          <w:marBottom w:val="0"/>
          <w:divBdr>
            <w:top w:val="none" w:sz="0" w:space="0" w:color="auto"/>
            <w:left w:val="none" w:sz="0" w:space="0" w:color="auto"/>
            <w:bottom w:val="none" w:sz="0" w:space="0" w:color="auto"/>
            <w:right w:val="none" w:sz="0" w:space="0" w:color="auto"/>
          </w:divBdr>
        </w:div>
        <w:div w:id="263271986">
          <w:marLeft w:val="640"/>
          <w:marRight w:val="0"/>
          <w:marTop w:val="0"/>
          <w:marBottom w:val="0"/>
          <w:divBdr>
            <w:top w:val="none" w:sz="0" w:space="0" w:color="auto"/>
            <w:left w:val="none" w:sz="0" w:space="0" w:color="auto"/>
            <w:bottom w:val="none" w:sz="0" w:space="0" w:color="auto"/>
            <w:right w:val="none" w:sz="0" w:space="0" w:color="auto"/>
          </w:divBdr>
        </w:div>
        <w:div w:id="929235957">
          <w:marLeft w:val="640"/>
          <w:marRight w:val="0"/>
          <w:marTop w:val="0"/>
          <w:marBottom w:val="0"/>
          <w:divBdr>
            <w:top w:val="none" w:sz="0" w:space="0" w:color="auto"/>
            <w:left w:val="none" w:sz="0" w:space="0" w:color="auto"/>
            <w:bottom w:val="none" w:sz="0" w:space="0" w:color="auto"/>
            <w:right w:val="none" w:sz="0" w:space="0" w:color="auto"/>
          </w:divBdr>
        </w:div>
      </w:divsChild>
    </w:div>
    <w:div w:id="1667325761">
      <w:bodyDiv w:val="1"/>
      <w:marLeft w:val="0"/>
      <w:marRight w:val="0"/>
      <w:marTop w:val="0"/>
      <w:marBottom w:val="0"/>
      <w:divBdr>
        <w:top w:val="none" w:sz="0" w:space="0" w:color="auto"/>
        <w:left w:val="none" w:sz="0" w:space="0" w:color="auto"/>
        <w:bottom w:val="none" w:sz="0" w:space="0" w:color="auto"/>
        <w:right w:val="none" w:sz="0" w:space="0" w:color="auto"/>
      </w:divBdr>
      <w:divsChild>
        <w:div w:id="595483472">
          <w:marLeft w:val="640"/>
          <w:marRight w:val="0"/>
          <w:marTop w:val="0"/>
          <w:marBottom w:val="0"/>
          <w:divBdr>
            <w:top w:val="none" w:sz="0" w:space="0" w:color="auto"/>
            <w:left w:val="none" w:sz="0" w:space="0" w:color="auto"/>
            <w:bottom w:val="none" w:sz="0" w:space="0" w:color="auto"/>
            <w:right w:val="none" w:sz="0" w:space="0" w:color="auto"/>
          </w:divBdr>
        </w:div>
        <w:div w:id="1960136155">
          <w:marLeft w:val="640"/>
          <w:marRight w:val="0"/>
          <w:marTop w:val="0"/>
          <w:marBottom w:val="0"/>
          <w:divBdr>
            <w:top w:val="none" w:sz="0" w:space="0" w:color="auto"/>
            <w:left w:val="none" w:sz="0" w:space="0" w:color="auto"/>
            <w:bottom w:val="none" w:sz="0" w:space="0" w:color="auto"/>
            <w:right w:val="none" w:sz="0" w:space="0" w:color="auto"/>
          </w:divBdr>
        </w:div>
        <w:div w:id="1492866751">
          <w:marLeft w:val="640"/>
          <w:marRight w:val="0"/>
          <w:marTop w:val="0"/>
          <w:marBottom w:val="0"/>
          <w:divBdr>
            <w:top w:val="none" w:sz="0" w:space="0" w:color="auto"/>
            <w:left w:val="none" w:sz="0" w:space="0" w:color="auto"/>
            <w:bottom w:val="none" w:sz="0" w:space="0" w:color="auto"/>
            <w:right w:val="none" w:sz="0" w:space="0" w:color="auto"/>
          </w:divBdr>
        </w:div>
        <w:div w:id="1065034884">
          <w:marLeft w:val="640"/>
          <w:marRight w:val="0"/>
          <w:marTop w:val="0"/>
          <w:marBottom w:val="0"/>
          <w:divBdr>
            <w:top w:val="none" w:sz="0" w:space="0" w:color="auto"/>
            <w:left w:val="none" w:sz="0" w:space="0" w:color="auto"/>
            <w:bottom w:val="none" w:sz="0" w:space="0" w:color="auto"/>
            <w:right w:val="none" w:sz="0" w:space="0" w:color="auto"/>
          </w:divBdr>
        </w:div>
        <w:div w:id="1045714823">
          <w:marLeft w:val="640"/>
          <w:marRight w:val="0"/>
          <w:marTop w:val="0"/>
          <w:marBottom w:val="0"/>
          <w:divBdr>
            <w:top w:val="none" w:sz="0" w:space="0" w:color="auto"/>
            <w:left w:val="none" w:sz="0" w:space="0" w:color="auto"/>
            <w:bottom w:val="none" w:sz="0" w:space="0" w:color="auto"/>
            <w:right w:val="none" w:sz="0" w:space="0" w:color="auto"/>
          </w:divBdr>
        </w:div>
        <w:div w:id="619144425">
          <w:marLeft w:val="640"/>
          <w:marRight w:val="0"/>
          <w:marTop w:val="0"/>
          <w:marBottom w:val="0"/>
          <w:divBdr>
            <w:top w:val="none" w:sz="0" w:space="0" w:color="auto"/>
            <w:left w:val="none" w:sz="0" w:space="0" w:color="auto"/>
            <w:bottom w:val="none" w:sz="0" w:space="0" w:color="auto"/>
            <w:right w:val="none" w:sz="0" w:space="0" w:color="auto"/>
          </w:divBdr>
        </w:div>
        <w:div w:id="364713955">
          <w:marLeft w:val="640"/>
          <w:marRight w:val="0"/>
          <w:marTop w:val="0"/>
          <w:marBottom w:val="0"/>
          <w:divBdr>
            <w:top w:val="none" w:sz="0" w:space="0" w:color="auto"/>
            <w:left w:val="none" w:sz="0" w:space="0" w:color="auto"/>
            <w:bottom w:val="none" w:sz="0" w:space="0" w:color="auto"/>
            <w:right w:val="none" w:sz="0" w:space="0" w:color="auto"/>
          </w:divBdr>
        </w:div>
        <w:div w:id="1236548604">
          <w:marLeft w:val="640"/>
          <w:marRight w:val="0"/>
          <w:marTop w:val="0"/>
          <w:marBottom w:val="0"/>
          <w:divBdr>
            <w:top w:val="none" w:sz="0" w:space="0" w:color="auto"/>
            <w:left w:val="none" w:sz="0" w:space="0" w:color="auto"/>
            <w:bottom w:val="none" w:sz="0" w:space="0" w:color="auto"/>
            <w:right w:val="none" w:sz="0" w:space="0" w:color="auto"/>
          </w:divBdr>
        </w:div>
        <w:div w:id="211625125">
          <w:marLeft w:val="640"/>
          <w:marRight w:val="0"/>
          <w:marTop w:val="0"/>
          <w:marBottom w:val="0"/>
          <w:divBdr>
            <w:top w:val="none" w:sz="0" w:space="0" w:color="auto"/>
            <w:left w:val="none" w:sz="0" w:space="0" w:color="auto"/>
            <w:bottom w:val="none" w:sz="0" w:space="0" w:color="auto"/>
            <w:right w:val="none" w:sz="0" w:space="0" w:color="auto"/>
          </w:divBdr>
        </w:div>
        <w:div w:id="1191525215">
          <w:marLeft w:val="640"/>
          <w:marRight w:val="0"/>
          <w:marTop w:val="0"/>
          <w:marBottom w:val="0"/>
          <w:divBdr>
            <w:top w:val="none" w:sz="0" w:space="0" w:color="auto"/>
            <w:left w:val="none" w:sz="0" w:space="0" w:color="auto"/>
            <w:bottom w:val="none" w:sz="0" w:space="0" w:color="auto"/>
            <w:right w:val="none" w:sz="0" w:space="0" w:color="auto"/>
          </w:divBdr>
        </w:div>
        <w:div w:id="1496144388">
          <w:marLeft w:val="640"/>
          <w:marRight w:val="0"/>
          <w:marTop w:val="0"/>
          <w:marBottom w:val="0"/>
          <w:divBdr>
            <w:top w:val="none" w:sz="0" w:space="0" w:color="auto"/>
            <w:left w:val="none" w:sz="0" w:space="0" w:color="auto"/>
            <w:bottom w:val="none" w:sz="0" w:space="0" w:color="auto"/>
            <w:right w:val="none" w:sz="0" w:space="0" w:color="auto"/>
          </w:divBdr>
        </w:div>
        <w:div w:id="1576863009">
          <w:marLeft w:val="640"/>
          <w:marRight w:val="0"/>
          <w:marTop w:val="0"/>
          <w:marBottom w:val="0"/>
          <w:divBdr>
            <w:top w:val="none" w:sz="0" w:space="0" w:color="auto"/>
            <w:left w:val="none" w:sz="0" w:space="0" w:color="auto"/>
            <w:bottom w:val="none" w:sz="0" w:space="0" w:color="auto"/>
            <w:right w:val="none" w:sz="0" w:space="0" w:color="auto"/>
          </w:divBdr>
        </w:div>
        <w:div w:id="556087462">
          <w:marLeft w:val="640"/>
          <w:marRight w:val="0"/>
          <w:marTop w:val="0"/>
          <w:marBottom w:val="0"/>
          <w:divBdr>
            <w:top w:val="none" w:sz="0" w:space="0" w:color="auto"/>
            <w:left w:val="none" w:sz="0" w:space="0" w:color="auto"/>
            <w:bottom w:val="none" w:sz="0" w:space="0" w:color="auto"/>
            <w:right w:val="none" w:sz="0" w:space="0" w:color="auto"/>
          </w:divBdr>
        </w:div>
        <w:div w:id="1682706545">
          <w:marLeft w:val="640"/>
          <w:marRight w:val="0"/>
          <w:marTop w:val="0"/>
          <w:marBottom w:val="0"/>
          <w:divBdr>
            <w:top w:val="none" w:sz="0" w:space="0" w:color="auto"/>
            <w:left w:val="none" w:sz="0" w:space="0" w:color="auto"/>
            <w:bottom w:val="none" w:sz="0" w:space="0" w:color="auto"/>
            <w:right w:val="none" w:sz="0" w:space="0" w:color="auto"/>
          </w:divBdr>
        </w:div>
        <w:div w:id="1941065726">
          <w:marLeft w:val="640"/>
          <w:marRight w:val="0"/>
          <w:marTop w:val="0"/>
          <w:marBottom w:val="0"/>
          <w:divBdr>
            <w:top w:val="none" w:sz="0" w:space="0" w:color="auto"/>
            <w:left w:val="none" w:sz="0" w:space="0" w:color="auto"/>
            <w:bottom w:val="none" w:sz="0" w:space="0" w:color="auto"/>
            <w:right w:val="none" w:sz="0" w:space="0" w:color="auto"/>
          </w:divBdr>
        </w:div>
        <w:div w:id="926110213">
          <w:marLeft w:val="640"/>
          <w:marRight w:val="0"/>
          <w:marTop w:val="0"/>
          <w:marBottom w:val="0"/>
          <w:divBdr>
            <w:top w:val="none" w:sz="0" w:space="0" w:color="auto"/>
            <w:left w:val="none" w:sz="0" w:space="0" w:color="auto"/>
            <w:bottom w:val="none" w:sz="0" w:space="0" w:color="auto"/>
            <w:right w:val="none" w:sz="0" w:space="0" w:color="auto"/>
          </w:divBdr>
        </w:div>
        <w:div w:id="807825331">
          <w:marLeft w:val="640"/>
          <w:marRight w:val="0"/>
          <w:marTop w:val="0"/>
          <w:marBottom w:val="0"/>
          <w:divBdr>
            <w:top w:val="none" w:sz="0" w:space="0" w:color="auto"/>
            <w:left w:val="none" w:sz="0" w:space="0" w:color="auto"/>
            <w:bottom w:val="none" w:sz="0" w:space="0" w:color="auto"/>
            <w:right w:val="none" w:sz="0" w:space="0" w:color="auto"/>
          </w:divBdr>
        </w:div>
        <w:div w:id="1917930585">
          <w:marLeft w:val="640"/>
          <w:marRight w:val="0"/>
          <w:marTop w:val="0"/>
          <w:marBottom w:val="0"/>
          <w:divBdr>
            <w:top w:val="none" w:sz="0" w:space="0" w:color="auto"/>
            <w:left w:val="none" w:sz="0" w:space="0" w:color="auto"/>
            <w:bottom w:val="none" w:sz="0" w:space="0" w:color="auto"/>
            <w:right w:val="none" w:sz="0" w:space="0" w:color="auto"/>
          </w:divBdr>
        </w:div>
        <w:div w:id="476579281">
          <w:marLeft w:val="640"/>
          <w:marRight w:val="0"/>
          <w:marTop w:val="0"/>
          <w:marBottom w:val="0"/>
          <w:divBdr>
            <w:top w:val="none" w:sz="0" w:space="0" w:color="auto"/>
            <w:left w:val="none" w:sz="0" w:space="0" w:color="auto"/>
            <w:bottom w:val="none" w:sz="0" w:space="0" w:color="auto"/>
            <w:right w:val="none" w:sz="0" w:space="0" w:color="auto"/>
          </w:divBdr>
        </w:div>
        <w:div w:id="1079903610">
          <w:marLeft w:val="640"/>
          <w:marRight w:val="0"/>
          <w:marTop w:val="0"/>
          <w:marBottom w:val="0"/>
          <w:divBdr>
            <w:top w:val="none" w:sz="0" w:space="0" w:color="auto"/>
            <w:left w:val="none" w:sz="0" w:space="0" w:color="auto"/>
            <w:bottom w:val="none" w:sz="0" w:space="0" w:color="auto"/>
            <w:right w:val="none" w:sz="0" w:space="0" w:color="auto"/>
          </w:divBdr>
        </w:div>
        <w:div w:id="1101491591">
          <w:marLeft w:val="640"/>
          <w:marRight w:val="0"/>
          <w:marTop w:val="0"/>
          <w:marBottom w:val="0"/>
          <w:divBdr>
            <w:top w:val="none" w:sz="0" w:space="0" w:color="auto"/>
            <w:left w:val="none" w:sz="0" w:space="0" w:color="auto"/>
            <w:bottom w:val="none" w:sz="0" w:space="0" w:color="auto"/>
            <w:right w:val="none" w:sz="0" w:space="0" w:color="auto"/>
          </w:divBdr>
        </w:div>
        <w:div w:id="128210387">
          <w:marLeft w:val="640"/>
          <w:marRight w:val="0"/>
          <w:marTop w:val="0"/>
          <w:marBottom w:val="0"/>
          <w:divBdr>
            <w:top w:val="none" w:sz="0" w:space="0" w:color="auto"/>
            <w:left w:val="none" w:sz="0" w:space="0" w:color="auto"/>
            <w:bottom w:val="none" w:sz="0" w:space="0" w:color="auto"/>
            <w:right w:val="none" w:sz="0" w:space="0" w:color="auto"/>
          </w:divBdr>
        </w:div>
        <w:div w:id="1750540804">
          <w:marLeft w:val="640"/>
          <w:marRight w:val="0"/>
          <w:marTop w:val="0"/>
          <w:marBottom w:val="0"/>
          <w:divBdr>
            <w:top w:val="none" w:sz="0" w:space="0" w:color="auto"/>
            <w:left w:val="none" w:sz="0" w:space="0" w:color="auto"/>
            <w:bottom w:val="none" w:sz="0" w:space="0" w:color="auto"/>
            <w:right w:val="none" w:sz="0" w:space="0" w:color="auto"/>
          </w:divBdr>
        </w:div>
        <w:div w:id="803815582">
          <w:marLeft w:val="640"/>
          <w:marRight w:val="0"/>
          <w:marTop w:val="0"/>
          <w:marBottom w:val="0"/>
          <w:divBdr>
            <w:top w:val="none" w:sz="0" w:space="0" w:color="auto"/>
            <w:left w:val="none" w:sz="0" w:space="0" w:color="auto"/>
            <w:bottom w:val="none" w:sz="0" w:space="0" w:color="auto"/>
            <w:right w:val="none" w:sz="0" w:space="0" w:color="auto"/>
          </w:divBdr>
        </w:div>
        <w:div w:id="967323097">
          <w:marLeft w:val="640"/>
          <w:marRight w:val="0"/>
          <w:marTop w:val="0"/>
          <w:marBottom w:val="0"/>
          <w:divBdr>
            <w:top w:val="none" w:sz="0" w:space="0" w:color="auto"/>
            <w:left w:val="none" w:sz="0" w:space="0" w:color="auto"/>
            <w:bottom w:val="none" w:sz="0" w:space="0" w:color="auto"/>
            <w:right w:val="none" w:sz="0" w:space="0" w:color="auto"/>
          </w:divBdr>
        </w:div>
        <w:div w:id="441611649">
          <w:marLeft w:val="640"/>
          <w:marRight w:val="0"/>
          <w:marTop w:val="0"/>
          <w:marBottom w:val="0"/>
          <w:divBdr>
            <w:top w:val="none" w:sz="0" w:space="0" w:color="auto"/>
            <w:left w:val="none" w:sz="0" w:space="0" w:color="auto"/>
            <w:bottom w:val="none" w:sz="0" w:space="0" w:color="auto"/>
            <w:right w:val="none" w:sz="0" w:space="0" w:color="auto"/>
          </w:divBdr>
        </w:div>
        <w:div w:id="440299599">
          <w:marLeft w:val="640"/>
          <w:marRight w:val="0"/>
          <w:marTop w:val="0"/>
          <w:marBottom w:val="0"/>
          <w:divBdr>
            <w:top w:val="none" w:sz="0" w:space="0" w:color="auto"/>
            <w:left w:val="none" w:sz="0" w:space="0" w:color="auto"/>
            <w:bottom w:val="none" w:sz="0" w:space="0" w:color="auto"/>
            <w:right w:val="none" w:sz="0" w:space="0" w:color="auto"/>
          </w:divBdr>
        </w:div>
        <w:div w:id="193429150">
          <w:marLeft w:val="640"/>
          <w:marRight w:val="0"/>
          <w:marTop w:val="0"/>
          <w:marBottom w:val="0"/>
          <w:divBdr>
            <w:top w:val="none" w:sz="0" w:space="0" w:color="auto"/>
            <w:left w:val="none" w:sz="0" w:space="0" w:color="auto"/>
            <w:bottom w:val="none" w:sz="0" w:space="0" w:color="auto"/>
            <w:right w:val="none" w:sz="0" w:space="0" w:color="auto"/>
          </w:divBdr>
        </w:div>
        <w:div w:id="1561092017">
          <w:marLeft w:val="640"/>
          <w:marRight w:val="0"/>
          <w:marTop w:val="0"/>
          <w:marBottom w:val="0"/>
          <w:divBdr>
            <w:top w:val="none" w:sz="0" w:space="0" w:color="auto"/>
            <w:left w:val="none" w:sz="0" w:space="0" w:color="auto"/>
            <w:bottom w:val="none" w:sz="0" w:space="0" w:color="auto"/>
            <w:right w:val="none" w:sz="0" w:space="0" w:color="auto"/>
          </w:divBdr>
        </w:div>
        <w:div w:id="969238390">
          <w:marLeft w:val="640"/>
          <w:marRight w:val="0"/>
          <w:marTop w:val="0"/>
          <w:marBottom w:val="0"/>
          <w:divBdr>
            <w:top w:val="none" w:sz="0" w:space="0" w:color="auto"/>
            <w:left w:val="none" w:sz="0" w:space="0" w:color="auto"/>
            <w:bottom w:val="none" w:sz="0" w:space="0" w:color="auto"/>
            <w:right w:val="none" w:sz="0" w:space="0" w:color="auto"/>
          </w:divBdr>
        </w:div>
        <w:div w:id="1268851671">
          <w:marLeft w:val="640"/>
          <w:marRight w:val="0"/>
          <w:marTop w:val="0"/>
          <w:marBottom w:val="0"/>
          <w:divBdr>
            <w:top w:val="none" w:sz="0" w:space="0" w:color="auto"/>
            <w:left w:val="none" w:sz="0" w:space="0" w:color="auto"/>
            <w:bottom w:val="none" w:sz="0" w:space="0" w:color="auto"/>
            <w:right w:val="none" w:sz="0" w:space="0" w:color="auto"/>
          </w:divBdr>
        </w:div>
        <w:div w:id="1318221714">
          <w:marLeft w:val="640"/>
          <w:marRight w:val="0"/>
          <w:marTop w:val="0"/>
          <w:marBottom w:val="0"/>
          <w:divBdr>
            <w:top w:val="none" w:sz="0" w:space="0" w:color="auto"/>
            <w:left w:val="none" w:sz="0" w:space="0" w:color="auto"/>
            <w:bottom w:val="none" w:sz="0" w:space="0" w:color="auto"/>
            <w:right w:val="none" w:sz="0" w:space="0" w:color="auto"/>
          </w:divBdr>
        </w:div>
        <w:div w:id="1422218365">
          <w:marLeft w:val="640"/>
          <w:marRight w:val="0"/>
          <w:marTop w:val="0"/>
          <w:marBottom w:val="0"/>
          <w:divBdr>
            <w:top w:val="none" w:sz="0" w:space="0" w:color="auto"/>
            <w:left w:val="none" w:sz="0" w:space="0" w:color="auto"/>
            <w:bottom w:val="none" w:sz="0" w:space="0" w:color="auto"/>
            <w:right w:val="none" w:sz="0" w:space="0" w:color="auto"/>
          </w:divBdr>
        </w:div>
        <w:div w:id="1774351236">
          <w:marLeft w:val="640"/>
          <w:marRight w:val="0"/>
          <w:marTop w:val="0"/>
          <w:marBottom w:val="0"/>
          <w:divBdr>
            <w:top w:val="none" w:sz="0" w:space="0" w:color="auto"/>
            <w:left w:val="none" w:sz="0" w:space="0" w:color="auto"/>
            <w:bottom w:val="none" w:sz="0" w:space="0" w:color="auto"/>
            <w:right w:val="none" w:sz="0" w:space="0" w:color="auto"/>
          </w:divBdr>
        </w:div>
        <w:div w:id="428087527">
          <w:marLeft w:val="640"/>
          <w:marRight w:val="0"/>
          <w:marTop w:val="0"/>
          <w:marBottom w:val="0"/>
          <w:divBdr>
            <w:top w:val="none" w:sz="0" w:space="0" w:color="auto"/>
            <w:left w:val="none" w:sz="0" w:space="0" w:color="auto"/>
            <w:bottom w:val="none" w:sz="0" w:space="0" w:color="auto"/>
            <w:right w:val="none" w:sz="0" w:space="0" w:color="auto"/>
          </w:divBdr>
        </w:div>
        <w:div w:id="1669939216">
          <w:marLeft w:val="640"/>
          <w:marRight w:val="0"/>
          <w:marTop w:val="0"/>
          <w:marBottom w:val="0"/>
          <w:divBdr>
            <w:top w:val="none" w:sz="0" w:space="0" w:color="auto"/>
            <w:left w:val="none" w:sz="0" w:space="0" w:color="auto"/>
            <w:bottom w:val="none" w:sz="0" w:space="0" w:color="auto"/>
            <w:right w:val="none" w:sz="0" w:space="0" w:color="auto"/>
          </w:divBdr>
        </w:div>
        <w:div w:id="1407024376">
          <w:marLeft w:val="640"/>
          <w:marRight w:val="0"/>
          <w:marTop w:val="0"/>
          <w:marBottom w:val="0"/>
          <w:divBdr>
            <w:top w:val="none" w:sz="0" w:space="0" w:color="auto"/>
            <w:left w:val="none" w:sz="0" w:space="0" w:color="auto"/>
            <w:bottom w:val="none" w:sz="0" w:space="0" w:color="auto"/>
            <w:right w:val="none" w:sz="0" w:space="0" w:color="auto"/>
          </w:divBdr>
        </w:div>
        <w:div w:id="1543053830">
          <w:marLeft w:val="640"/>
          <w:marRight w:val="0"/>
          <w:marTop w:val="0"/>
          <w:marBottom w:val="0"/>
          <w:divBdr>
            <w:top w:val="none" w:sz="0" w:space="0" w:color="auto"/>
            <w:left w:val="none" w:sz="0" w:space="0" w:color="auto"/>
            <w:bottom w:val="none" w:sz="0" w:space="0" w:color="auto"/>
            <w:right w:val="none" w:sz="0" w:space="0" w:color="auto"/>
          </w:divBdr>
        </w:div>
        <w:div w:id="438718888">
          <w:marLeft w:val="640"/>
          <w:marRight w:val="0"/>
          <w:marTop w:val="0"/>
          <w:marBottom w:val="0"/>
          <w:divBdr>
            <w:top w:val="none" w:sz="0" w:space="0" w:color="auto"/>
            <w:left w:val="none" w:sz="0" w:space="0" w:color="auto"/>
            <w:bottom w:val="none" w:sz="0" w:space="0" w:color="auto"/>
            <w:right w:val="none" w:sz="0" w:space="0" w:color="auto"/>
          </w:divBdr>
        </w:div>
        <w:div w:id="1075543091">
          <w:marLeft w:val="640"/>
          <w:marRight w:val="0"/>
          <w:marTop w:val="0"/>
          <w:marBottom w:val="0"/>
          <w:divBdr>
            <w:top w:val="none" w:sz="0" w:space="0" w:color="auto"/>
            <w:left w:val="none" w:sz="0" w:space="0" w:color="auto"/>
            <w:bottom w:val="none" w:sz="0" w:space="0" w:color="auto"/>
            <w:right w:val="none" w:sz="0" w:space="0" w:color="auto"/>
          </w:divBdr>
        </w:div>
        <w:div w:id="560019084">
          <w:marLeft w:val="640"/>
          <w:marRight w:val="0"/>
          <w:marTop w:val="0"/>
          <w:marBottom w:val="0"/>
          <w:divBdr>
            <w:top w:val="none" w:sz="0" w:space="0" w:color="auto"/>
            <w:left w:val="none" w:sz="0" w:space="0" w:color="auto"/>
            <w:bottom w:val="none" w:sz="0" w:space="0" w:color="auto"/>
            <w:right w:val="none" w:sz="0" w:space="0" w:color="auto"/>
          </w:divBdr>
        </w:div>
        <w:div w:id="1514682983">
          <w:marLeft w:val="640"/>
          <w:marRight w:val="0"/>
          <w:marTop w:val="0"/>
          <w:marBottom w:val="0"/>
          <w:divBdr>
            <w:top w:val="none" w:sz="0" w:space="0" w:color="auto"/>
            <w:left w:val="none" w:sz="0" w:space="0" w:color="auto"/>
            <w:bottom w:val="none" w:sz="0" w:space="0" w:color="auto"/>
            <w:right w:val="none" w:sz="0" w:space="0" w:color="auto"/>
          </w:divBdr>
        </w:div>
        <w:div w:id="1772815072">
          <w:marLeft w:val="640"/>
          <w:marRight w:val="0"/>
          <w:marTop w:val="0"/>
          <w:marBottom w:val="0"/>
          <w:divBdr>
            <w:top w:val="none" w:sz="0" w:space="0" w:color="auto"/>
            <w:left w:val="none" w:sz="0" w:space="0" w:color="auto"/>
            <w:bottom w:val="none" w:sz="0" w:space="0" w:color="auto"/>
            <w:right w:val="none" w:sz="0" w:space="0" w:color="auto"/>
          </w:divBdr>
        </w:div>
        <w:div w:id="798452270">
          <w:marLeft w:val="640"/>
          <w:marRight w:val="0"/>
          <w:marTop w:val="0"/>
          <w:marBottom w:val="0"/>
          <w:divBdr>
            <w:top w:val="none" w:sz="0" w:space="0" w:color="auto"/>
            <w:left w:val="none" w:sz="0" w:space="0" w:color="auto"/>
            <w:bottom w:val="none" w:sz="0" w:space="0" w:color="auto"/>
            <w:right w:val="none" w:sz="0" w:space="0" w:color="auto"/>
          </w:divBdr>
        </w:div>
        <w:div w:id="957489091">
          <w:marLeft w:val="640"/>
          <w:marRight w:val="0"/>
          <w:marTop w:val="0"/>
          <w:marBottom w:val="0"/>
          <w:divBdr>
            <w:top w:val="none" w:sz="0" w:space="0" w:color="auto"/>
            <w:left w:val="none" w:sz="0" w:space="0" w:color="auto"/>
            <w:bottom w:val="none" w:sz="0" w:space="0" w:color="auto"/>
            <w:right w:val="none" w:sz="0" w:space="0" w:color="auto"/>
          </w:divBdr>
        </w:div>
        <w:div w:id="2056151423">
          <w:marLeft w:val="640"/>
          <w:marRight w:val="0"/>
          <w:marTop w:val="0"/>
          <w:marBottom w:val="0"/>
          <w:divBdr>
            <w:top w:val="none" w:sz="0" w:space="0" w:color="auto"/>
            <w:left w:val="none" w:sz="0" w:space="0" w:color="auto"/>
            <w:bottom w:val="none" w:sz="0" w:space="0" w:color="auto"/>
            <w:right w:val="none" w:sz="0" w:space="0" w:color="auto"/>
          </w:divBdr>
        </w:div>
        <w:div w:id="1528835215">
          <w:marLeft w:val="640"/>
          <w:marRight w:val="0"/>
          <w:marTop w:val="0"/>
          <w:marBottom w:val="0"/>
          <w:divBdr>
            <w:top w:val="none" w:sz="0" w:space="0" w:color="auto"/>
            <w:left w:val="none" w:sz="0" w:space="0" w:color="auto"/>
            <w:bottom w:val="none" w:sz="0" w:space="0" w:color="auto"/>
            <w:right w:val="none" w:sz="0" w:space="0" w:color="auto"/>
          </w:divBdr>
        </w:div>
        <w:div w:id="1129057118">
          <w:marLeft w:val="640"/>
          <w:marRight w:val="0"/>
          <w:marTop w:val="0"/>
          <w:marBottom w:val="0"/>
          <w:divBdr>
            <w:top w:val="none" w:sz="0" w:space="0" w:color="auto"/>
            <w:left w:val="none" w:sz="0" w:space="0" w:color="auto"/>
            <w:bottom w:val="none" w:sz="0" w:space="0" w:color="auto"/>
            <w:right w:val="none" w:sz="0" w:space="0" w:color="auto"/>
          </w:divBdr>
        </w:div>
      </w:divsChild>
    </w:div>
    <w:div w:id="1668705722">
      <w:marLeft w:val="640"/>
      <w:marRight w:val="0"/>
      <w:marTop w:val="0"/>
      <w:marBottom w:val="0"/>
      <w:divBdr>
        <w:top w:val="none" w:sz="0" w:space="0" w:color="auto"/>
        <w:left w:val="none" w:sz="0" w:space="0" w:color="auto"/>
        <w:bottom w:val="none" w:sz="0" w:space="0" w:color="auto"/>
        <w:right w:val="none" w:sz="0" w:space="0" w:color="auto"/>
      </w:divBdr>
    </w:div>
    <w:div w:id="1669021078">
      <w:marLeft w:val="640"/>
      <w:marRight w:val="0"/>
      <w:marTop w:val="0"/>
      <w:marBottom w:val="0"/>
      <w:divBdr>
        <w:top w:val="none" w:sz="0" w:space="0" w:color="auto"/>
        <w:left w:val="none" w:sz="0" w:space="0" w:color="auto"/>
        <w:bottom w:val="none" w:sz="0" w:space="0" w:color="auto"/>
        <w:right w:val="none" w:sz="0" w:space="0" w:color="auto"/>
      </w:divBdr>
    </w:div>
    <w:div w:id="1669095006">
      <w:bodyDiv w:val="1"/>
      <w:marLeft w:val="0"/>
      <w:marRight w:val="0"/>
      <w:marTop w:val="0"/>
      <w:marBottom w:val="0"/>
      <w:divBdr>
        <w:top w:val="none" w:sz="0" w:space="0" w:color="auto"/>
        <w:left w:val="none" w:sz="0" w:space="0" w:color="auto"/>
        <w:bottom w:val="none" w:sz="0" w:space="0" w:color="auto"/>
        <w:right w:val="none" w:sz="0" w:space="0" w:color="auto"/>
      </w:divBdr>
      <w:divsChild>
        <w:div w:id="1829903752">
          <w:marLeft w:val="640"/>
          <w:marRight w:val="0"/>
          <w:marTop w:val="0"/>
          <w:marBottom w:val="0"/>
          <w:divBdr>
            <w:top w:val="none" w:sz="0" w:space="0" w:color="auto"/>
            <w:left w:val="none" w:sz="0" w:space="0" w:color="auto"/>
            <w:bottom w:val="none" w:sz="0" w:space="0" w:color="auto"/>
            <w:right w:val="none" w:sz="0" w:space="0" w:color="auto"/>
          </w:divBdr>
        </w:div>
        <w:div w:id="96341116">
          <w:marLeft w:val="640"/>
          <w:marRight w:val="0"/>
          <w:marTop w:val="0"/>
          <w:marBottom w:val="0"/>
          <w:divBdr>
            <w:top w:val="none" w:sz="0" w:space="0" w:color="auto"/>
            <w:left w:val="none" w:sz="0" w:space="0" w:color="auto"/>
            <w:bottom w:val="none" w:sz="0" w:space="0" w:color="auto"/>
            <w:right w:val="none" w:sz="0" w:space="0" w:color="auto"/>
          </w:divBdr>
        </w:div>
        <w:div w:id="183787756">
          <w:marLeft w:val="640"/>
          <w:marRight w:val="0"/>
          <w:marTop w:val="0"/>
          <w:marBottom w:val="0"/>
          <w:divBdr>
            <w:top w:val="none" w:sz="0" w:space="0" w:color="auto"/>
            <w:left w:val="none" w:sz="0" w:space="0" w:color="auto"/>
            <w:bottom w:val="none" w:sz="0" w:space="0" w:color="auto"/>
            <w:right w:val="none" w:sz="0" w:space="0" w:color="auto"/>
          </w:divBdr>
        </w:div>
        <w:div w:id="1000234325">
          <w:marLeft w:val="640"/>
          <w:marRight w:val="0"/>
          <w:marTop w:val="0"/>
          <w:marBottom w:val="0"/>
          <w:divBdr>
            <w:top w:val="none" w:sz="0" w:space="0" w:color="auto"/>
            <w:left w:val="none" w:sz="0" w:space="0" w:color="auto"/>
            <w:bottom w:val="none" w:sz="0" w:space="0" w:color="auto"/>
            <w:right w:val="none" w:sz="0" w:space="0" w:color="auto"/>
          </w:divBdr>
        </w:div>
        <w:div w:id="1007682490">
          <w:marLeft w:val="640"/>
          <w:marRight w:val="0"/>
          <w:marTop w:val="0"/>
          <w:marBottom w:val="0"/>
          <w:divBdr>
            <w:top w:val="none" w:sz="0" w:space="0" w:color="auto"/>
            <w:left w:val="none" w:sz="0" w:space="0" w:color="auto"/>
            <w:bottom w:val="none" w:sz="0" w:space="0" w:color="auto"/>
            <w:right w:val="none" w:sz="0" w:space="0" w:color="auto"/>
          </w:divBdr>
        </w:div>
        <w:div w:id="366218279">
          <w:marLeft w:val="640"/>
          <w:marRight w:val="0"/>
          <w:marTop w:val="0"/>
          <w:marBottom w:val="0"/>
          <w:divBdr>
            <w:top w:val="none" w:sz="0" w:space="0" w:color="auto"/>
            <w:left w:val="none" w:sz="0" w:space="0" w:color="auto"/>
            <w:bottom w:val="none" w:sz="0" w:space="0" w:color="auto"/>
            <w:right w:val="none" w:sz="0" w:space="0" w:color="auto"/>
          </w:divBdr>
        </w:div>
        <w:div w:id="1248689076">
          <w:marLeft w:val="640"/>
          <w:marRight w:val="0"/>
          <w:marTop w:val="0"/>
          <w:marBottom w:val="0"/>
          <w:divBdr>
            <w:top w:val="none" w:sz="0" w:space="0" w:color="auto"/>
            <w:left w:val="none" w:sz="0" w:space="0" w:color="auto"/>
            <w:bottom w:val="none" w:sz="0" w:space="0" w:color="auto"/>
            <w:right w:val="none" w:sz="0" w:space="0" w:color="auto"/>
          </w:divBdr>
        </w:div>
        <w:div w:id="699476296">
          <w:marLeft w:val="640"/>
          <w:marRight w:val="0"/>
          <w:marTop w:val="0"/>
          <w:marBottom w:val="0"/>
          <w:divBdr>
            <w:top w:val="none" w:sz="0" w:space="0" w:color="auto"/>
            <w:left w:val="none" w:sz="0" w:space="0" w:color="auto"/>
            <w:bottom w:val="none" w:sz="0" w:space="0" w:color="auto"/>
            <w:right w:val="none" w:sz="0" w:space="0" w:color="auto"/>
          </w:divBdr>
        </w:div>
        <w:div w:id="1620919637">
          <w:marLeft w:val="640"/>
          <w:marRight w:val="0"/>
          <w:marTop w:val="0"/>
          <w:marBottom w:val="0"/>
          <w:divBdr>
            <w:top w:val="none" w:sz="0" w:space="0" w:color="auto"/>
            <w:left w:val="none" w:sz="0" w:space="0" w:color="auto"/>
            <w:bottom w:val="none" w:sz="0" w:space="0" w:color="auto"/>
            <w:right w:val="none" w:sz="0" w:space="0" w:color="auto"/>
          </w:divBdr>
        </w:div>
        <w:div w:id="578176125">
          <w:marLeft w:val="640"/>
          <w:marRight w:val="0"/>
          <w:marTop w:val="0"/>
          <w:marBottom w:val="0"/>
          <w:divBdr>
            <w:top w:val="none" w:sz="0" w:space="0" w:color="auto"/>
            <w:left w:val="none" w:sz="0" w:space="0" w:color="auto"/>
            <w:bottom w:val="none" w:sz="0" w:space="0" w:color="auto"/>
            <w:right w:val="none" w:sz="0" w:space="0" w:color="auto"/>
          </w:divBdr>
        </w:div>
        <w:div w:id="27411123">
          <w:marLeft w:val="640"/>
          <w:marRight w:val="0"/>
          <w:marTop w:val="0"/>
          <w:marBottom w:val="0"/>
          <w:divBdr>
            <w:top w:val="none" w:sz="0" w:space="0" w:color="auto"/>
            <w:left w:val="none" w:sz="0" w:space="0" w:color="auto"/>
            <w:bottom w:val="none" w:sz="0" w:space="0" w:color="auto"/>
            <w:right w:val="none" w:sz="0" w:space="0" w:color="auto"/>
          </w:divBdr>
        </w:div>
        <w:div w:id="432241903">
          <w:marLeft w:val="640"/>
          <w:marRight w:val="0"/>
          <w:marTop w:val="0"/>
          <w:marBottom w:val="0"/>
          <w:divBdr>
            <w:top w:val="none" w:sz="0" w:space="0" w:color="auto"/>
            <w:left w:val="none" w:sz="0" w:space="0" w:color="auto"/>
            <w:bottom w:val="none" w:sz="0" w:space="0" w:color="auto"/>
            <w:right w:val="none" w:sz="0" w:space="0" w:color="auto"/>
          </w:divBdr>
        </w:div>
        <w:div w:id="1109929087">
          <w:marLeft w:val="640"/>
          <w:marRight w:val="0"/>
          <w:marTop w:val="0"/>
          <w:marBottom w:val="0"/>
          <w:divBdr>
            <w:top w:val="none" w:sz="0" w:space="0" w:color="auto"/>
            <w:left w:val="none" w:sz="0" w:space="0" w:color="auto"/>
            <w:bottom w:val="none" w:sz="0" w:space="0" w:color="auto"/>
            <w:right w:val="none" w:sz="0" w:space="0" w:color="auto"/>
          </w:divBdr>
        </w:div>
        <w:div w:id="1538159458">
          <w:marLeft w:val="640"/>
          <w:marRight w:val="0"/>
          <w:marTop w:val="0"/>
          <w:marBottom w:val="0"/>
          <w:divBdr>
            <w:top w:val="none" w:sz="0" w:space="0" w:color="auto"/>
            <w:left w:val="none" w:sz="0" w:space="0" w:color="auto"/>
            <w:bottom w:val="none" w:sz="0" w:space="0" w:color="auto"/>
            <w:right w:val="none" w:sz="0" w:space="0" w:color="auto"/>
          </w:divBdr>
        </w:div>
        <w:div w:id="900596008">
          <w:marLeft w:val="640"/>
          <w:marRight w:val="0"/>
          <w:marTop w:val="0"/>
          <w:marBottom w:val="0"/>
          <w:divBdr>
            <w:top w:val="none" w:sz="0" w:space="0" w:color="auto"/>
            <w:left w:val="none" w:sz="0" w:space="0" w:color="auto"/>
            <w:bottom w:val="none" w:sz="0" w:space="0" w:color="auto"/>
            <w:right w:val="none" w:sz="0" w:space="0" w:color="auto"/>
          </w:divBdr>
        </w:div>
        <w:div w:id="827943159">
          <w:marLeft w:val="640"/>
          <w:marRight w:val="0"/>
          <w:marTop w:val="0"/>
          <w:marBottom w:val="0"/>
          <w:divBdr>
            <w:top w:val="none" w:sz="0" w:space="0" w:color="auto"/>
            <w:left w:val="none" w:sz="0" w:space="0" w:color="auto"/>
            <w:bottom w:val="none" w:sz="0" w:space="0" w:color="auto"/>
            <w:right w:val="none" w:sz="0" w:space="0" w:color="auto"/>
          </w:divBdr>
        </w:div>
        <w:div w:id="1915385145">
          <w:marLeft w:val="640"/>
          <w:marRight w:val="0"/>
          <w:marTop w:val="0"/>
          <w:marBottom w:val="0"/>
          <w:divBdr>
            <w:top w:val="none" w:sz="0" w:space="0" w:color="auto"/>
            <w:left w:val="none" w:sz="0" w:space="0" w:color="auto"/>
            <w:bottom w:val="none" w:sz="0" w:space="0" w:color="auto"/>
            <w:right w:val="none" w:sz="0" w:space="0" w:color="auto"/>
          </w:divBdr>
        </w:div>
        <w:div w:id="1553418342">
          <w:marLeft w:val="640"/>
          <w:marRight w:val="0"/>
          <w:marTop w:val="0"/>
          <w:marBottom w:val="0"/>
          <w:divBdr>
            <w:top w:val="none" w:sz="0" w:space="0" w:color="auto"/>
            <w:left w:val="none" w:sz="0" w:space="0" w:color="auto"/>
            <w:bottom w:val="none" w:sz="0" w:space="0" w:color="auto"/>
            <w:right w:val="none" w:sz="0" w:space="0" w:color="auto"/>
          </w:divBdr>
        </w:div>
        <w:div w:id="1719164772">
          <w:marLeft w:val="640"/>
          <w:marRight w:val="0"/>
          <w:marTop w:val="0"/>
          <w:marBottom w:val="0"/>
          <w:divBdr>
            <w:top w:val="none" w:sz="0" w:space="0" w:color="auto"/>
            <w:left w:val="none" w:sz="0" w:space="0" w:color="auto"/>
            <w:bottom w:val="none" w:sz="0" w:space="0" w:color="auto"/>
            <w:right w:val="none" w:sz="0" w:space="0" w:color="auto"/>
          </w:divBdr>
        </w:div>
        <w:div w:id="1860004402">
          <w:marLeft w:val="640"/>
          <w:marRight w:val="0"/>
          <w:marTop w:val="0"/>
          <w:marBottom w:val="0"/>
          <w:divBdr>
            <w:top w:val="none" w:sz="0" w:space="0" w:color="auto"/>
            <w:left w:val="none" w:sz="0" w:space="0" w:color="auto"/>
            <w:bottom w:val="none" w:sz="0" w:space="0" w:color="auto"/>
            <w:right w:val="none" w:sz="0" w:space="0" w:color="auto"/>
          </w:divBdr>
        </w:div>
        <w:div w:id="2143765376">
          <w:marLeft w:val="640"/>
          <w:marRight w:val="0"/>
          <w:marTop w:val="0"/>
          <w:marBottom w:val="0"/>
          <w:divBdr>
            <w:top w:val="none" w:sz="0" w:space="0" w:color="auto"/>
            <w:left w:val="none" w:sz="0" w:space="0" w:color="auto"/>
            <w:bottom w:val="none" w:sz="0" w:space="0" w:color="auto"/>
            <w:right w:val="none" w:sz="0" w:space="0" w:color="auto"/>
          </w:divBdr>
        </w:div>
        <w:div w:id="857084646">
          <w:marLeft w:val="640"/>
          <w:marRight w:val="0"/>
          <w:marTop w:val="0"/>
          <w:marBottom w:val="0"/>
          <w:divBdr>
            <w:top w:val="none" w:sz="0" w:space="0" w:color="auto"/>
            <w:left w:val="none" w:sz="0" w:space="0" w:color="auto"/>
            <w:bottom w:val="none" w:sz="0" w:space="0" w:color="auto"/>
            <w:right w:val="none" w:sz="0" w:space="0" w:color="auto"/>
          </w:divBdr>
        </w:div>
        <w:div w:id="1680767727">
          <w:marLeft w:val="640"/>
          <w:marRight w:val="0"/>
          <w:marTop w:val="0"/>
          <w:marBottom w:val="0"/>
          <w:divBdr>
            <w:top w:val="none" w:sz="0" w:space="0" w:color="auto"/>
            <w:left w:val="none" w:sz="0" w:space="0" w:color="auto"/>
            <w:bottom w:val="none" w:sz="0" w:space="0" w:color="auto"/>
            <w:right w:val="none" w:sz="0" w:space="0" w:color="auto"/>
          </w:divBdr>
        </w:div>
        <w:div w:id="880283804">
          <w:marLeft w:val="640"/>
          <w:marRight w:val="0"/>
          <w:marTop w:val="0"/>
          <w:marBottom w:val="0"/>
          <w:divBdr>
            <w:top w:val="none" w:sz="0" w:space="0" w:color="auto"/>
            <w:left w:val="none" w:sz="0" w:space="0" w:color="auto"/>
            <w:bottom w:val="none" w:sz="0" w:space="0" w:color="auto"/>
            <w:right w:val="none" w:sz="0" w:space="0" w:color="auto"/>
          </w:divBdr>
        </w:div>
        <w:div w:id="1761289876">
          <w:marLeft w:val="640"/>
          <w:marRight w:val="0"/>
          <w:marTop w:val="0"/>
          <w:marBottom w:val="0"/>
          <w:divBdr>
            <w:top w:val="none" w:sz="0" w:space="0" w:color="auto"/>
            <w:left w:val="none" w:sz="0" w:space="0" w:color="auto"/>
            <w:bottom w:val="none" w:sz="0" w:space="0" w:color="auto"/>
            <w:right w:val="none" w:sz="0" w:space="0" w:color="auto"/>
          </w:divBdr>
        </w:div>
        <w:div w:id="1214121054">
          <w:marLeft w:val="640"/>
          <w:marRight w:val="0"/>
          <w:marTop w:val="0"/>
          <w:marBottom w:val="0"/>
          <w:divBdr>
            <w:top w:val="none" w:sz="0" w:space="0" w:color="auto"/>
            <w:left w:val="none" w:sz="0" w:space="0" w:color="auto"/>
            <w:bottom w:val="none" w:sz="0" w:space="0" w:color="auto"/>
            <w:right w:val="none" w:sz="0" w:space="0" w:color="auto"/>
          </w:divBdr>
        </w:div>
        <w:div w:id="1487745767">
          <w:marLeft w:val="640"/>
          <w:marRight w:val="0"/>
          <w:marTop w:val="0"/>
          <w:marBottom w:val="0"/>
          <w:divBdr>
            <w:top w:val="none" w:sz="0" w:space="0" w:color="auto"/>
            <w:left w:val="none" w:sz="0" w:space="0" w:color="auto"/>
            <w:bottom w:val="none" w:sz="0" w:space="0" w:color="auto"/>
            <w:right w:val="none" w:sz="0" w:space="0" w:color="auto"/>
          </w:divBdr>
        </w:div>
        <w:div w:id="1849708450">
          <w:marLeft w:val="640"/>
          <w:marRight w:val="0"/>
          <w:marTop w:val="0"/>
          <w:marBottom w:val="0"/>
          <w:divBdr>
            <w:top w:val="none" w:sz="0" w:space="0" w:color="auto"/>
            <w:left w:val="none" w:sz="0" w:space="0" w:color="auto"/>
            <w:bottom w:val="none" w:sz="0" w:space="0" w:color="auto"/>
            <w:right w:val="none" w:sz="0" w:space="0" w:color="auto"/>
          </w:divBdr>
        </w:div>
        <w:div w:id="655108689">
          <w:marLeft w:val="640"/>
          <w:marRight w:val="0"/>
          <w:marTop w:val="0"/>
          <w:marBottom w:val="0"/>
          <w:divBdr>
            <w:top w:val="none" w:sz="0" w:space="0" w:color="auto"/>
            <w:left w:val="none" w:sz="0" w:space="0" w:color="auto"/>
            <w:bottom w:val="none" w:sz="0" w:space="0" w:color="auto"/>
            <w:right w:val="none" w:sz="0" w:space="0" w:color="auto"/>
          </w:divBdr>
        </w:div>
        <w:div w:id="323701504">
          <w:marLeft w:val="640"/>
          <w:marRight w:val="0"/>
          <w:marTop w:val="0"/>
          <w:marBottom w:val="0"/>
          <w:divBdr>
            <w:top w:val="none" w:sz="0" w:space="0" w:color="auto"/>
            <w:left w:val="none" w:sz="0" w:space="0" w:color="auto"/>
            <w:bottom w:val="none" w:sz="0" w:space="0" w:color="auto"/>
            <w:right w:val="none" w:sz="0" w:space="0" w:color="auto"/>
          </w:divBdr>
        </w:div>
        <w:div w:id="964114459">
          <w:marLeft w:val="640"/>
          <w:marRight w:val="0"/>
          <w:marTop w:val="0"/>
          <w:marBottom w:val="0"/>
          <w:divBdr>
            <w:top w:val="none" w:sz="0" w:space="0" w:color="auto"/>
            <w:left w:val="none" w:sz="0" w:space="0" w:color="auto"/>
            <w:bottom w:val="none" w:sz="0" w:space="0" w:color="auto"/>
            <w:right w:val="none" w:sz="0" w:space="0" w:color="auto"/>
          </w:divBdr>
        </w:div>
        <w:div w:id="1233932499">
          <w:marLeft w:val="640"/>
          <w:marRight w:val="0"/>
          <w:marTop w:val="0"/>
          <w:marBottom w:val="0"/>
          <w:divBdr>
            <w:top w:val="none" w:sz="0" w:space="0" w:color="auto"/>
            <w:left w:val="none" w:sz="0" w:space="0" w:color="auto"/>
            <w:bottom w:val="none" w:sz="0" w:space="0" w:color="auto"/>
            <w:right w:val="none" w:sz="0" w:space="0" w:color="auto"/>
          </w:divBdr>
        </w:div>
        <w:div w:id="1499885695">
          <w:marLeft w:val="640"/>
          <w:marRight w:val="0"/>
          <w:marTop w:val="0"/>
          <w:marBottom w:val="0"/>
          <w:divBdr>
            <w:top w:val="none" w:sz="0" w:space="0" w:color="auto"/>
            <w:left w:val="none" w:sz="0" w:space="0" w:color="auto"/>
            <w:bottom w:val="none" w:sz="0" w:space="0" w:color="auto"/>
            <w:right w:val="none" w:sz="0" w:space="0" w:color="auto"/>
          </w:divBdr>
        </w:div>
        <w:div w:id="2085643937">
          <w:marLeft w:val="640"/>
          <w:marRight w:val="0"/>
          <w:marTop w:val="0"/>
          <w:marBottom w:val="0"/>
          <w:divBdr>
            <w:top w:val="none" w:sz="0" w:space="0" w:color="auto"/>
            <w:left w:val="none" w:sz="0" w:space="0" w:color="auto"/>
            <w:bottom w:val="none" w:sz="0" w:space="0" w:color="auto"/>
            <w:right w:val="none" w:sz="0" w:space="0" w:color="auto"/>
          </w:divBdr>
        </w:div>
        <w:div w:id="736980606">
          <w:marLeft w:val="640"/>
          <w:marRight w:val="0"/>
          <w:marTop w:val="0"/>
          <w:marBottom w:val="0"/>
          <w:divBdr>
            <w:top w:val="none" w:sz="0" w:space="0" w:color="auto"/>
            <w:left w:val="none" w:sz="0" w:space="0" w:color="auto"/>
            <w:bottom w:val="none" w:sz="0" w:space="0" w:color="auto"/>
            <w:right w:val="none" w:sz="0" w:space="0" w:color="auto"/>
          </w:divBdr>
        </w:div>
        <w:div w:id="786390007">
          <w:marLeft w:val="640"/>
          <w:marRight w:val="0"/>
          <w:marTop w:val="0"/>
          <w:marBottom w:val="0"/>
          <w:divBdr>
            <w:top w:val="none" w:sz="0" w:space="0" w:color="auto"/>
            <w:left w:val="none" w:sz="0" w:space="0" w:color="auto"/>
            <w:bottom w:val="none" w:sz="0" w:space="0" w:color="auto"/>
            <w:right w:val="none" w:sz="0" w:space="0" w:color="auto"/>
          </w:divBdr>
        </w:div>
        <w:div w:id="1721779727">
          <w:marLeft w:val="640"/>
          <w:marRight w:val="0"/>
          <w:marTop w:val="0"/>
          <w:marBottom w:val="0"/>
          <w:divBdr>
            <w:top w:val="none" w:sz="0" w:space="0" w:color="auto"/>
            <w:left w:val="none" w:sz="0" w:space="0" w:color="auto"/>
            <w:bottom w:val="none" w:sz="0" w:space="0" w:color="auto"/>
            <w:right w:val="none" w:sz="0" w:space="0" w:color="auto"/>
          </w:divBdr>
        </w:div>
        <w:div w:id="911817333">
          <w:marLeft w:val="640"/>
          <w:marRight w:val="0"/>
          <w:marTop w:val="0"/>
          <w:marBottom w:val="0"/>
          <w:divBdr>
            <w:top w:val="none" w:sz="0" w:space="0" w:color="auto"/>
            <w:left w:val="none" w:sz="0" w:space="0" w:color="auto"/>
            <w:bottom w:val="none" w:sz="0" w:space="0" w:color="auto"/>
            <w:right w:val="none" w:sz="0" w:space="0" w:color="auto"/>
          </w:divBdr>
        </w:div>
        <w:div w:id="743644335">
          <w:marLeft w:val="640"/>
          <w:marRight w:val="0"/>
          <w:marTop w:val="0"/>
          <w:marBottom w:val="0"/>
          <w:divBdr>
            <w:top w:val="none" w:sz="0" w:space="0" w:color="auto"/>
            <w:left w:val="none" w:sz="0" w:space="0" w:color="auto"/>
            <w:bottom w:val="none" w:sz="0" w:space="0" w:color="auto"/>
            <w:right w:val="none" w:sz="0" w:space="0" w:color="auto"/>
          </w:divBdr>
        </w:div>
        <w:div w:id="1296639292">
          <w:marLeft w:val="640"/>
          <w:marRight w:val="0"/>
          <w:marTop w:val="0"/>
          <w:marBottom w:val="0"/>
          <w:divBdr>
            <w:top w:val="none" w:sz="0" w:space="0" w:color="auto"/>
            <w:left w:val="none" w:sz="0" w:space="0" w:color="auto"/>
            <w:bottom w:val="none" w:sz="0" w:space="0" w:color="auto"/>
            <w:right w:val="none" w:sz="0" w:space="0" w:color="auto"/>
          </w:divBdr>
        </w:div>
        <w:div w:id="750080337">
          <w:marLeft w:val="640"/>
          <w:marRight w:val="0"/>
          <w:marTop w:val="0"/>
          <w:marBottom w:val="0"/>
          <w:divBdr>
            <w:top w:val="none" w:sz="0" w:space="0" w:color="auto"/>
            <w:left w:val="none" w:sz="0" w:space="0" w:color="auto"/>
            <w:bottom w:val="none" w:sz="0" w:space="0" w:color="auto"/>
            <w:right w:val="none" w:sz="0" w:space="0" w:color="auto"/>
          </w:divBdr>
        </w:div>
        <w:div w:id="730007318">
          <w:marLeft w:val="640"/>
          <w:marRight w:val="0"/>
          <w:marTop w:val="0"/>
          <w:marBottom w:val="0"/>
          <w:divBdr>
            <w:top w:val="none" w:sz="0" w:space="0" w:color="auto"/>
            <w:left w:val="none" w:sz="0" w:space="0" w:color="auto"/>
            <w:bottom w:val="none" w:sz="0" w:space="0" w:color="auto"/>
            <w:right w:val="none" w:sz="0" w:space="0" w:color="auto"/>
          </w:divBdr>
        </w:div>
        <w:div w:id="639043926">
          <w:marLeft w:val="640"/>
          <w:marRight w:val="0"/>
          <w:marTop w:val="0"/>
          <w:marBottom w:val="0"/>
          <w:divBdr>
            <w:top w:val="none" w:sz="0" w:space="0" w:color="auto"/>
            <w:left w:val="none" w:sz="0" w:space="0" w:color="auto"/>
            <w:bottom w:val="none" w:sz="0" w:space="0" w:color="auto"/>
            <w:right w:val="none" w:sz="0" w:space="0" w:color="auto"/>
          </w:divBdr>
        </w:div>
        <w:div w:id="1835955465">
          <w:marLeft w:val="640"/>
          <w:marRight w:val="0"/>
          <w:marTop w:val="0"/>
          <w:marBottom w:val="0"/>
          <w:divBdr>
            <w:top w:val="none" w:sz="0" w:space="0" w:color="auto"/>
            <w:left w:val="none" w:sz="0" w:space="0" w:color="auto"/>
            <w:bottom w:val="none" w:sz="0" w:space="0" w:color="auto"/>
            <w:right w:val="none" w:sz="0" w:space="0" w:color="auto"/>
          </w:divBdr>
        </w:div>
        <w:div w:id="1758869088">
          <w:marLeft w:val="640"/>
          <w:marRight w:val="0"/>
          <w:marTop w:val="0"/>
          <w:marBottom w:val="0"/>
          <w:divBdr>
            <w:top w:val="none" w:sz="0" w:space="0" w:color="auto"/>
            <w:left w:val="none" w:sz="0" w:space="0" w:color="auto"/>
            <w:bottom w:val="none" w:sz="0" w:space="0" w:color="auto"/>
            <w:right w:val="none" w:sz="0" w:space="0" w:color="auto"/>
          </w:divBdr>
        </w:div>
        <w:div w:id="663705175">
          <w:marLeft w:val="640"/>
          <w:marRight w:val="0"/>
          <w:marTop w:val="0"/>
          <w:marBottom w:val="0"/>
          <w:divBdr>
            <w:top w:val="none" w:sz="0" w:space="0" w:color="auto"/>
            <w:left w:val="none" w:sz="0" w:space="0" w:color="auto"/>
            <w:bottom w:val="none" w:sz="0" w:space="0" w:color="auto"/>
            <w:right w:val="none" w:sz="0" w:space="0" w:color="auto"/>
          </w:divBdr>
        </w:div>
        <w:div w:id="751052730">
          <w:marLeft w:val="640"/>
          <w:marRight w:val="0"/>
          <w:marTop w:val="0"/>
          <w:marBottom w:val="0"/>
          <w:divBdr>
            <w:top w:val="none" w:sz="0" w:space="0" w:color="auto"/>
            <w:left w:val="none" w:sz="0" w:space="0" w:color="auto"/>
            <w:bottom w:val="none" w:sz="0" w:space="0" w:color="auto"/>
            <w:right w:val="none" w:sz="0" w:space="0" w:color="auto"/>
          </w:divBdr>
        </w:div>
        <w:div w:id="1204706454">
          <w:marLeft w:val="640"/>
          <w:marRight w:val="0"/>
          <w:marTop w:val="0"/>
          <w:marBottom w:val="0"/>
          <w:divBdr>
            <w:top w:val="none" w:sz="0" w:space="0" w:color="auto"/>
            <w:left w:val="none" w:sz="0" w:space="0" w:color="auto"/>
            <w:bottom w:val="none" w:sz="0" w:space="0" w:color="auto"/>
            <w:right w:val="none" w:sz="0" w:space="0" w:color="auto"/>
          </w:divBdr>
        </w:div>
      </w:divsChild>
    </w:div>
    <w:div w:id="1669211987">
      <w:marLeft w:val="640"/>
      <w:marRight w:val="0"/>
      <w:marTop w:val="0"/>
      <w:marBottom w:val="0"/>
      <w:divBdr>
        <w:top w:val="none" w:sz="0" w:space="0" w:color="auto"/>
        <w:left w:val="none" w:sz="0" w:space="0" w:color="auto"/>
        <w:bottom w:val="none" w:sz="0" w:space="0" w:color="auto"/>
        <w:right w:val="none" w:sz="0" w:space="0" w:color="auto"/>
      </w:divBdr>
    </w:div>
    <w:div w:id="1669363416">
      <w:marLeft w:val="0"/>
      <w:marRight w:val="0"/>
      <w:marTop w:val="0"/>
      <w:marBottom w:val="0"/>
      <w:divBdr>
        <w:top w:val="none" w:sz="0" w:space="0" w:color="auto"/>
        <w:left w:val="none" w:sz="0" w:space="0" w:color="auto"/>
        <w:bottom w:val="none" w:sz="0" w:space="0" w:color="auto"/>
        <w:right w:val="none" w:sz="0" w:space="0" w:color="auto"/>
      </w:divBdr>
    </w:div>
    <w:div w:id="1669745615">
      <w:marLeft w:val="640"/>
      <w:marRight w:val="0"/>
      <w:marTop w:val="0"/>
      <w:marBottom w:val="0"/>
      <w:divBdr>
        <w:top w:val="none" w:sz="0" w:space="0" w:color="auto"/>
        <w:left w:val="none" w:sz="0" w:space="0" w:color="auto"/>
        <w:bottom w:val="none" w:sz="0" w:space="0" w:color="auto"/>
        <w:right w:val="none" w:sz="0" w:space="0" w:color="auto"/>
      </w:divBdr>
    </w:div>
    <w:div w:id="1671518372">
      <w:marLeft w:val="640"/>
      <w:marRight w:val="0"/>
      <w:marTop w:val="0"/>
      <w:marBottom w:val="0"/>
      <w:divBdr>
        <w:top w:val="none" w:sz="0" w:space="0" w:color="auto"/>
        <w:left w:val="none" w:sz="0" w:space="0" w:color="auto"/>
        <w:bottom w:val="none" w:sz="0" w:space="0" w:color="auto"/>
        <w:right w:val="none" w:sz="0" w:space="0" w:color="auto"/>
      </w:divBdr>
    </w:div>
    <w:div w:id="1671829932">
      <w:marLeft w:val="640"/>
      <w:marRight w:val="0"/>
      <w:marTop w:val="0"/>
      <w:marBottom w:val="0"/>
      <w:divBdr>
        <w:top w:val="none" w:sz="0" w:space="0" w:color="auto"/>
        <w:left w:val="none" w:sz="0" w:space="0" w:color="auto"/>
        <w:bottom w:val="none" w:sz="0" w:space="0" w:color="auto"/>
        <w:right w:val="none" w:sz="0" w:space="0" w:color="auto"/>
      </w:divBdr>
    </w:div>
    <w:div w:id="1675718970">
      <w:marLeft w:val="640"/>
      <w:marRight w:val="0"/>
      <w:marTop w:val="0"/>
      <w:marBottom w:val="0"/>
      <w:divBdr>
        <w:top w:val="none" w:sz="0" w:space="0" w:color="auto"/>
        <w:left w:val="none" w:sz="0" w:space="0" w:color="auto"/>
        <w:bottom w:val="none" w:sz="0" w:space="0" w:color="auto"/>
        <w:right w:val="none" w:sz="0" w:space="0" w:color="auto"/>
      </w:divBdr>
    </w:div>
    <w:div w:id="1677533470">
      <w:bodyDiv w:val="1"/>
      <w:marLeft w:val="0"/>
      <w:marRight w:val="0"/>
      <w:marTop w:val="0"/>
      <w:marBottom w:val="0"/>
      <w:divBdr>
        <w:top w:val="none" w:sz="0" w:space="0" w:color="auto"/>
        <w:left w:val="none" w:sz="0" w:space="0" w:color="auto"/>
        <w:bottom w:val="none" w:sz="0" w:space="0" w:color="auto"/>
        <w:right w:val="none" w:sz="0" w:space="0" w:color="auto"/>
      </w:divBdr>
      <w:divsChild>
        <w:div w:id="837887637">
          <w:marLeft w:val="640"/>
          <w:marRight w:val="0"/>
          <w:marTop w:val="0"/>
          <w:marBottom w:val="0"/>
          <w:divBdr>
            <w:top w:val="none" w:sz="0" w:space="0" w:color="auto"/>
            <w:left w:val="none" w:sz="0" w:space="0" w:color="auto"/>
            <w:bottom w:val="none" w:sz="0" w:space="0" w:color="auto"/>
            <w:right w:val="none" w:sz="0" w:space="0" w:color="auto"/>
          </w:divBdr>
        </w:div>
        <w:div w:id="439033706">
          <w:marLeft w:val="640"/>
          <w:marRight w:val="0"/>
          <w:marTop w:val="0"/>
          <w:marBottom w:val="0"/>
          <w:divBdr>
            <w:top w:val="none" w:sz="0" w:space="0" w:color="auto"/>
            <w:left w:val="none" w:sz="0" w:space="0" w:color="auto"/>
            <w:bottom w:val="none" w:sz="0" w:space="0" w:color="auto"/>
            <w:right w:val="none" w:sz="0" w:space="0" w:color="auto"/>
          </w:divBdr>
        </w:div>
        <w:div w:id="1120370587">
          <w:marLeft w:val="640"/>
          <w:marRight w:val="0"/>
          <w:marTop w:val="0"/>
          <w:marBottom w:val="0"/>
          <w:divBdr>
            <w:top w:val="none" w:sz="0" w:space="0" w:color="auto"/>
            <w:left w:val="none" w:sz="0" w:space="0" w:color="auto"/>
            <w:bottom w:val="none" w:sz="0" w:space="0" w:color="auto"/>
            <w:right w:val="none" w:sz="0" w:space="0" w:color="auto"/>
          </w:divBdr>
        </w:div>
        <w:div w:id="561602329">
          <w:marLeft w:val="640"/>
          <w:marRight w:val="0"/>
          <w:marTop w:val="0"/>
          <w:marBottom w:val="0"/>
          <w:divBdr>
            <w:top w:val="none" w:sz="0" w:space="0" w:color="auto"/>
            <w:left w:val="none" w:sz="0" w:space="0" w:color="auto"/>
            <w:bottom w:val="none" w:sz="0" w:space="0" w:color="auto"/>
            <w:right w:val="none" w:sz="0" w:space="0" w:color="auto"/>
          </w:divBdr>
        </w:div>
        <w:div w:id="2058773647">
          <w:marLeft w:val="640"/>
          <w:marRight w:val="0"/>
          <w:marTop w:val="0"/>
          <w:marBottom w:val="0"/>
          <w:divBdr>
            <w:top w:val="none" w:sz="0" w:space="0" w:color="auto"/>
            <w:left w:val="none" w:sz="0" w:space="0" w:color="auto"/>
            <w:bottom w:val="none" w:sz="0" w:space="0" w:color="auto"/>
            <w:right w:val="none" w:sz="0" w:space="0" w:color="auto"/>
          </w:divBdr>
        </w:div>
        <w:div w:id="582379629">
          <w:marLeft w:val="640"/>
          <w:marRight w:val="0"/>
          <w:marTop w:val="0"/>
          <w:marBottom w:val="0"/>
          <w:divBdr>
            <w:top w:val="none" w:sz="0" w:space="0" w:color="auto"/>
            <w:left w:val="none" w:sz="0" w:space="0" w:color="auto"/>
            <w:bottom w:val="none" w:sz="0" w:space="0" w:color="auto"/>
            <w:right w:val="none" w:sz="0" w:space="0" w:color="auto"/>
          </w:divBdr>
        </w:div>
        <w:div w:id="617838582">
          <w:marLeft w:val="640"/>
          <w:marRight w:val="0"/>
          <w:marTop w:val="0"/>
          <w:marBottom w:val="0"/>
          <w:divBdr>
            <w:top w:val="none" w:sz="0" w:space="0" w:color="auto"/>
            <w:left w:val="none" w:sz="0" w:space="0" w:color="auto"/>
            <w:bottom w:val="none" w:sz="0" w:space="0" w:color="auto"/>
            <w:right w:val="none" w:sz="0" w:space="0" w:color="auto"/>
          </w:divBdr>
        </w:div>
        <w:div w:id="1914391503">
          <w:marLeft w:val="640"/>
          <w:marRight w:val="0"/>
          <w:marTop w:val="0"/>
          <w:marBottom w:val="0"/>
          <w:divBdr>
            <w:top w:val="none" w:sz="0" w:space="0" w:color="auto"/>
            <w:left w:val="none" w:sz="0" w:space="0" w:color="auto"/>
            <w:bottom w:val="none" w:sz="0" w:space="0" w:color="auto"/>
            <w:right w:val="none" w:sz="0" w:space="0" w:color="auto"/>
          </w:divBdr>
        </w:div>
        <w:div w:id="671763950">
          <w:marLeft w:val="640"/>
          <w:marRight w:val="0"/>
          <w:marTop w:val="0"/>
          <w:marBottom w:val="0"/>
          <w:divBdr>
            <w:top w:val="none" w:sz="0" w:space="0" w:color="auto"/>
            <w:left w:val="none" w:sz="0" w:space="0" w:color="auto"/>
            <w:bottom w:val="none" w:sz="0" w:space="0" w:color="auto"/>
            <w:right w:val="none" w:sz="0" w:space="0" w:color="auto"/>
          </w:divBdr>
        </w:div>
        <w:div w:id="1211841635">
          <w:marLeft w:val="640"/>
          <w:marRight w:val="0"/>
          <w:marTop w:val="0"/>
          <w:marBottom w:val="0"/>
          <w:divBdr>
            <w:top w:val="none" w:sz="0" w:space="0" w:color="auto"/>
            <w:left w:val="none" w:sz="0" w:space="0" w:color="auto"/>
            <w:bottom w:val="none" w:sz="0" w:space="0" w:color="auto"/>
            <w:right w:val="none" w:sz="0" w:space="0" w:color="auto"/>
          </w:divBdr>
        </w:div>
        <w:div w:id="1045251530">
          <w:marLeft w:val="640"/>
          <w:marRight w:val="0"/>
          <w:marTop w:val="0"/>
          <w:marBottom w:val="0"/>
          <w:divBdr>
            <w:top w:val="none" w:sz="0" w:space="0" w:color="auto"/>
            <w:left w:val="none" w:sz="0" w:space="0" w:color="auto"/>
            <w:bottom w:val="none" w:sz="0" w:space="0" w:color="auto"/>
            <w:right w:val="none" w:sz="0" w:space="0" w:color="auto"/>
          </w:divBdr>
        </w:div>
        <w:div w:id="514341504">
          <w:marLeft w:val="640"/>
          <w:marRight w:val="0"/>
          <w:marTop w:val="0"/>
          <w:marBottom w:val="0"/>
          <w:divBdr>
            <w:top w:val="none" w:sz="0" w:space="0" w:color="auto"/>
            <w:left w:val="none" w:sz="0" w:space="0" w:color="auto"/>
            <w:bottom w:val="none" w:sz="0" w:space="0" w:color="auto"/>
            <w:right w:val="none" w:sz="0" w:space="0" w:color="auto"/>
          </w:divBdr>
        </w:div>
        <w:div w:id="404037098">
          <w:marLeft w:val="640"/>
          <w:marRight w:val="0"/>
          <w:marTop w:val="0"/>
          <w:marBottom w:val="0"/>
          <w:divBdr>
            <w:top w:val="none" w:sz="0" w:space="0" w:color="auto"/>
            <w:left w:val="none" w:sz="0" w:space="0" w:color="auto"/>
            <w:bottom w:val="none" w:sz="0" w:space="0" w:color="auto"/>
            <w:right w:val="none" w:sz="0" w:space="0" w:color="auto"/>
          </w:divBdr>
        </w:div>
        <w:div w:id="1858733302">
          <w:marLeft w:val="640"/>
          <w:marRight w:val="0"/>
          <w:marTop w:val="0"/>
          <w:marBottom w:val="0"/>
          <w:divBdr>
            <w:top w:val="none" w:sz="0" w:space="0" w:color="auto"/>
            <w:left w:val="none" w:sz="0" w:space="0" w:color="auto"/>
            <w:bottom w:val="none" w:sz="0" w:space="0" w:color="auto"/>
            <w:right w:val="none" w:sz="0" w:space="0" w:color="auto"/>
          </w:divBdr>
        </w:div>
        <w:div w:id="1514681826">
          <w:marLeft w:val="640"/>
          <w:marRight w:val="0"/>
          <w:marTop w:val="0"/>
          <w:marBottom w:val="0"/>
          <w:divBdr>
            <w:top w:val="none" w:sz="0" w:space="0" w:color="auto"/>
            <w:left w:val="none" w:sz="0" w:space="0" w:color="auto"/>
            <w:bottom w:val="none" w:sz="0" w:space="0" w:color="auto"/>
            <w:right w:val="none" w:sz="0" w:space="0" w:color="auto"/>
          </w:divBdr>
        </w:div>
        <w:div w:id="1173450767">
          <w:marLeft w:val="640"/>
          <w:marRight w:val="0"/>
          <w:marTop w:val="0"/>
          <w:marBottom w:val="0"/>
          <w:divBdr>
            <w:top w:val="none" w:sz="0" w:space="0" w:color="auto"/>
            <w:left w:val="none" w:sz="0" w:space="0" w:color="auto"/>
            <w:bottom w:val="none" w:sz="0" w:space="0" w:color="auto"/>
            <w:right w:val="none" w:sz="0" w:space="0" w:color="auto"/>
          </w:divBdr>
        </w:div>
        <w:div w:id="1832524410">
          <w:marLeft w:val="640"/>
          <w:marRight w:val="0"/>
          <w:marTop w:val="0"/>
          <w:marBottom w:val="0"/>
          <w:divBdr>
            <w:top w:val="none" w:sz="0" w:space="0" w:color="auto"/>
            <w:left w:val="none" w:sz="0" w:space="0" w:color="auto"/>
            <w:bottom w:val="none" w:sz="0" w:space="0" w:color="auto"/>
            <w:right w:val="none" w:sz="0" w:space="0" w:color="auto"/>
          </w:divBdr>
        </w:div>
        <w:div w:id="968828683">
          <w:marLeft w:val="640"/>
          <w:marRight w:val="0"/>
          <w:marTop w:val="0"/>
          <w:marBottom w:val="0"/>
          <w:divBdr>
            <w:top w:val="none" w:sz="0" w:space="0" w:color="auto"/>
            <w:left w:val="none" w:sz="0" w:space="0" w:color="auto"/>
            <w:bottom w:val="none" w:sz="0" w:space="0" w:color="auto"/>
            <w:right w:val="none" w:sz="0" w:space="0" w:color="auto"/>
          </w:divBdr>
        </w:div>
        <w:div w:id="1725178114">
          <w:marLeft w:val="640"/>
          <w:marRight w:val="0"/>
          <w:marTop w:val="0"/>
          <w:marBottom w:val="0"/>
          <w:divBdr>
            <w:top w:val="none" w:sz="0" w:space="0" w:color="auto"/>
            <w:left w:val="none" w:sz="0" w:space="0" w:color="auto"/>
            <w:bottom w:val="none" w:sz="0" w:space="0" w:color="auto"/>
            <w:right w:val="none" w:sz="0" w:space="0" w:color="auto"/>
          </w:divBdr>
        </w:div>
        <w:div w:id="141047300">
          <w:marLeft w:val="640"/>
          <w:marRight w:val="0"/>
          <w:marTop w:val="0"/>
          <w:marBottom w:val="0"/>
          <w:divBdr>
            <w:top w:val="none" w:sz="0" w:space="0" w:color="auto"/>
            <w:left w:val="none" w:sz="0" w:space="0" w:color="auto"/>
            <w:bottom w:val="none" w:sz="0" w:space="0" w:color="auto"/>
            <w:right w:val="none" w:sz="0" w:space="0" w:color="auto"/>
          </w:divBdr>
        </w:div>
        <w:div w:id="736053459">
          <w:marLeft w:val="640"/>
          <w:marRight w:val="0"/>
          <w:marTop w:val="0"/>
          <w:marBottom w:val="0"/>
          <w:divBdr>
            <w:top w:val="none" w:sz="0" w:space="0" w:color="auto"/>
            <w:left w:val="none" w:sz="0" w:space="0" w:color="auto"/>
            <w:bottom w:val="none" w:sz="0" w:space="0" w:color="auto"/>
            <w:right w:val="none" w:sz="0" w:space="0" w:color="auto"/>
          </w:divBdr>
        </w:div>
        <w:div w:id="169881338">
          <w:marLeft w:val="640"/>
          <w:marRight w:val="0"/>
          <w:marTop w:val="0"/>
          <w:marBottom w:val="0"/>
          <w:divBdr>
            <w:top w:val="none" w:sz="0" w:space="0" w:color="auto"/>
            <w:left w:val="none" w:sz="0" w:space="0" w:color="auto"/>
            <w:bottom w:val="none" w:sz="0" w:space="0" w:color="auto"/>
            <w:right w:val="none" w:sz="0" w:space="0" w:color="auto"/>
          </w:divBdr>
        </w:div>
        <w:div w:id="156507509">
          <w:marLeft w:val="640"/>
          <w:marRight w:val="0"/>
          <w:marTop w:val="0"/>
          <w:marBottom w:val="0"/>
          <w:divBdr>
            <w:top w:val="none" w:sz="0" w:space="0" w:color="auto"/>
            <w:left w:val="none" w:sz="0" w:space="0" w:color="auto"/>
            <w:bottom w:val="none" w:sz="0" w:space="0" w:color="auto"/>
            <w:right w:val="none" w:sz="0" w:space="0" w:color="auto"/>
          </w:divBdr>
        </w:div>
        <w:div w:id="1840652730">
          <w:marLeft w:val="640"/>
          <w:marRight w:val="0"/>
          <w:marTop w:val="0"/>
          <w:marBottom w:val="0"/>
          <w:divBdr>
            <w:top w:val="none" w:sz="0" w:space="0" w:color="auto"/>
            <w:left w:val="none" w:sz="0" w:space="0" w:color="auto"/>
            <w:bottom w:val="none" w:sz="0" w:space="0" w:color="auto"/>
            <w:right w:val="none" w:sz="0" w:space="0" w:color="auto"/>
          </w:divBdr>
        </w:div>
        <w:div w:id="1657761872">
          <w:marLeft w:val="640"/>
          <w:marRight w:val="0"/>
          <w:marTop w:val="0"/>
          <w:marBottom w:val="0"/>
          <w:divBdr>
            <w:top w:val="none" w:sz="0" w:space="0" w:color="auto"/>
            <w:left w:val="none" w:sz="0" w:space="0" w:color="auto"/>
            <w:bottom w:val="none" w:sz="0" w:space="0" w:color="auto"/>
            <w:right w:val="none" w:sz="0" w:space="0" w:color="auto"/>
          </w:divBdr>
        </w:div>
        <w:div w:id="563300860">
          <w:marLeft w:val="640"/>
          <w:marRight w:val="0"/>
          <w:marTop w:val="0"/>
          <w:marBottom w:val="0"/>
          <w:divBdr>
            <w:top w:val="none" w:sz="0" w:space="0" w:color="auto"/>
            <w:left w:val="none" w:sz="0" w:space="0" w:color="auto"/>
            <w:bottom w:val="none" w:sz="0" w:space="0" w:color="auto"/>
            <w:right w:val="none" w:sz="0" w:space="0" w:color="auto"/>
          </w:divBdr>
        </w:div>
        <w:div w:id="1961951582">
          <w:marLeft w:val="640"/>
          <w:marRight w:val="0"/>
          <w:marTop w:val="0"/>
          <w:marBottom w:val="0"/>
          <w:divBdr>
            <w:top w:val="none" w:sz="0" w:space="0" w:color="auto"/>
            <w:left w:val="none" w:sz="0" w:space="0" w:color="auto"/>
            <w:bottom w:val="none" w:sz="0" w:space="0" w:color="auto"/>
            <w:right w:val="none" w:sz="0" w:space="0" w:color="auto"/>
          </w:divBdr>
        </w:div>
        <w:div w:id="295457308">
          <w:marLeft w:val="640"/>
          <w:marRight w:val="0"/>
          <w:marTop w:val="0"/>
          <w:marBottom w:val="0"/>
          <w:divBdr>
            <w:top w:val="none" w:sz="0" w:space="0" w:color="auto"/>
            <w:left w:val="none" w:sz="0" w:space="0" w:color="auto"/>
            <w:bottom w:val="none" w:sz="0" w:space="0" w:color="auto"/>
            <w:right w:val="none" w:sz="0" w:space="0" w:color="auto"/>
          </w:divBdr>
        </w:div>
        <w:div w:id="1595473943">
          <w:marLeft w:val="640"/>
          <w:marRight w:val="0"/>
          <w:marTop w:val="0"/>
          <w:marBottom w:val="0"/>
          <w:divBdr>
            <w:top w:val="none" w:sz="0" w:space="0" w:color="auto"/>
            <w:left w:val="none" w:sz="0" w:space="0" w:color="auto"/>
            <w:bottom w:val="none" w:sz="0" w:space="0" w:color="auto"/>
            <w:right w:val="none" w:sz="0" w:space="0" w:color="auto"/>
          </w:divBdr>
        </w:div>
        <w:div w:id="2047830306">
          <w:marLeft w:val="640"/>
          <w:marRight w:val="0"/>
          <w:marTop w:val="0"/>
          <w:marBottom w:val="0"/>
          <w:divBdr>
            <w:top w:val="none" w:sz="0" w:space="0" w:color="auto"/>
            <w:left w:val="none" w:sz="0" w:space="0" w:color="auto"/>
            <w:bottom w:val="none" w:sz="0" w:space="0" w:color="auto"/>
            <w:right w:val="none" w:sz="0" w:space="0" w:color="auto"/>
          </w:divBdr>
        </w:div>
        <w:div w:id="1594895451">
          <w:marLeft w:val="640"/>
          <w:marRight w:val="0"/>
          <w:marTop w:val="0"/>
          <w:marBottom w:val="0"/>
          <w:divBdr>
            <w:top w:val="none" w:sz="0" w:space="0" w:color="auto"/>
            <w:left w:val="none" w:sz="0" w:space="0" w:color="auto"/>
            <w:bottom w:val="none" w:sz="0" w:space="0" w:color="auto"/>
            <w:right w:val="none" w:sz="0" w:space="0" w:color="auto"/>
          </w:divBdr>
        </w:div>
        <w:div w:id="790056410">
          <w:marLeft w:val="640"/>
          <w:marRight w:val="0"/>
          <w:marTop w:val="0"/>
          <w:marBottom w:val="0"/>
          <w:divBdr>
            <w:top w:val="none" w:sz="0" w:space="0" w:color="auto"/>
            <w:left w:val="none" w:sz="0" w:space="0" w:color="auto"/>
            <w:bottom w:val="none" w:sz="0" w:space="0" w:color="auto"/>
            <w:right w:val="none" w:sz="0" w:space="0" w:color="auto"/>
          </w:divBdr>
        </w:div>
        <w:div w:id="279385799">
          <w:marLeft w:val="640"/>
          <w:marRight w:val="0"/>
          <w:marTop w:val="0"/>
          <w:marBottom w:val="0"/>
          <w:divBdr>
            <w:top w:val="none" w:sz="0" w:space="0" w:color="auto"/>
            <w:left w:val="none" w:sz="0" w:space="0" w:color="auto"/>
            <w:bottom w:val="none" w:sz="0" w:space="0" w:color="auto"/>
            <w:right w:val="none" w:sz="0" w:space="0" w:color="auto"/>
          </w:divBdr>
        </w:div>
        <w:div w:id="184831642">
          <w:marLeft w:val="640"/>
          <w:marRight w:val="0"/>
          <w:marTop w:val="0"/>
          <w:marBottom w:val="0"/>
          <w:divBdr>
            <w:top w:val="none" w:sz="0" w:space="0" w:color="auto"/>
            <w:left w:val="none" w:sz="0" w:space="0" w:color="auto"/>
            <w:bottom w:val="none" w:sz="0" w:space="0" w:color="auto"/>
            <w:right w:val="none" w:sz="0" w:space="0" w:color="auto"/>
          </w:divBdr>
        </w:div>
        <w:div w:id="2057579811">
          <w:marLeft w:val="640"/>
          <w:marRight w:val="0"/>
          <w:marTop w:val="0"/>
          <w:marBottom w:val="0"/>
          <w:divBdr>
            <w:top w:val="none" w:sz="0" w:space="0" w:color="auto"/>
            <w:left w:val="none" w:sz="0" w:space="0" w:color="auto"/>
            <w:bottom w:val="none" w:sz="0" w:space="0" w:color="auto"/>
            <w:right w:val="none" w:sz="0" w:space="0" w:color="auto"/>
          </w:divBdr>
        </w:div>
        <w:div w:id="1448114487">
          <w:marLeft w:val="640"/>
          <w:marRight w:val="0"/>
          <w:marTop w:val="0"/>
          <w:marBottom w:val="0"/>
          <w:divBdr>
            <w:top w:val="none" w:sz="0" w:space="0" w:color="auto"/>
            <w:left w:val="none" w:sz="0" w:space="0" w:color="auto"/>
            <w:bottom w:val="none" w:sz="0" w:space="0" w:color="auto"/>
            <w:right w:val="none" w:sz="0" w:space="0" w:color="auto"/>
          </w:divBdr>
        </w:div>
        <w:div w:id="337006943">
          <w:marLeft w:val="640"/>
          <w:marRight w:val="0"/>
          <w:marTop w:val="0"/>
          <w:marBottom w:val="0"/>
          <w:divBdr>
            <w:top w:val="none" w:sz="0" w:space="0" w:color="auto"/>
            <w:left w:val="none" w:sz="0" w:space="0" w:color="auto"/>
            <w:bottom w:val="none" w:sz="0" w:space="0" w:color="auto"/>
            <w:right w:val="none" w:sz="0" w:space="0" w:color="auto"/>
          </w:divBdr>
        </w:div>
        <w:div w:id="1389039536">
          <w:marLeft w:val="640"/>
          <w:marRight w:val="0"/>
          <w:marTop w:val="0"/>
          <w:marBottom w:val="0"/>
          <w:divBdr>
            <w:top w:val="none" w:sz="0" w:space="0" w:color="auto"/>
            <w:left w:val="none" w:sz="0" w:space="0" w:color="auto"/>
            <w:bottom w:val="none" w:sz="0" w:space="0" w:color="auto"/>
            <w:right w:val="none" w:sz="0" w:space="0" w:color="auto"/>
          </w:divBdr>
        </w:div>
        <w:div w:id="765930269">
          <w:marLeft w:val="640"/>
          <w:marRight w:val="0"/>
          <w:marTop w:val="0"/>
          <w:marBottom w:val="0"/>
          <w:divBdr>
            <w:top w:val="none" w:sz="0" w:space="0" w:color="auto"/>
            <w:left w:val="none" w:sz="0" w:space="0" w:color="auto"/>
            <w:bottom w:val="none" w:sz="0" w:space="0" w:color="auto"/>
            <w:right w:val="none" w:sz="0" w:space="0" w:color="auto"/>
          </w:divBdr>
        </w:div>
        <w:div w:id="29577748">
          <w:marLeft w:val="640"/>
          <w:marRight w:val="0"/>
          <w:marTop w:val="0"/>
          <w:marBottom w:val="0"/>
          <w:divBdr>
            <w:top w:val="none" w:sz="0" w:space="0" w:color="auto"/>
            <w:left w:val="none" w:sz="0" w:space="0" w:color="auto"/>
            <w:bottom w:val="none" w:sz="0" w:space="0" w:color="auto"/>
            <w:right w:val="none" w:sz="0" w:space="0" w:color="auto"/>
          </w:divBdr>
        </w:div>
        <w:div w:id="437988757">
          <w:marLeft w:val="640"/>
          <w:marRight w:val="0"/>
          <w:marTop w:val="0"/>
          <w:marBottom w:val="0"/>
          <w:divBdr>
            <w:top w:val="none" w:sz="0" w:space="0" w:color="auto"/>
            <w:left w:val="none" w:sz="0" w:space="0" w:color="auto"/>
            <w:bottom w:val="none" w:sz="0" w:space="0" w:color="auto"/>
            <w:right w:val="none" w:sz="0" w:space="0" w:color="auto"/>
          </w:divBdr>
        </w:div>
        <w:div w:id="528375237">
          <w:marLeft w:val="640"/>
          <w:marRight w:val="0"/>
          <w:marTop w:val="0"/>
          <w:marBottom w:val="0"/>
          <w:divBdr>
            <w:top w:val="none" w:sz="0" w:space="0" w:color="auto"/>
            <w:left w:val="none" w:sz="0" w:space="0" w:color="auto"/>
            <w:bottom w:val="none" w:sz="0" w:space="0" w:color="auto"/>
            <w:right w:val="none" w:sz="0" w:space="0" w:color="auto"/>
          </w:divBdr>
        </w:div>
        <w:div w:id="994459390">
          <w:marLeft w:val="640"/>
          <w:marRight w:val="0"/>
          <w:marTop w:val="0"/>
          <w:marBottom w:val="0"/>
          <w:divBdr>
            <w:top w:val="none" w:sz="0" w:space="0" w:color="auto"/>
            <w:left w:val="none" w:sz="0" w:space="0" w:color="auto"/>
            <w:bottom w:val="none" w:sz="0" w:space="0" w:color="auto"/>
            <w:right w:val="none" w:sz="0" w:space="0" w:color="auto"/>
          </w:divBdr>
        </w:div>
        <w:div w:id="1491553450">
          <w:marLeft w:val="640"/>
          <w:marRight w:val="0"/>
          <w:marTop w:val="0"/>
          <w:marBottom w:val="0"/>
          <w:divBdr>
            <w:top w:val="none" w:sz="0" w:space="0" w:color="auto"/>
            <w:left w:val="none" w:sz="0" w:space="0" w:color="auto"/>
            <w:bottom w:val="none" w:sz="0" w:space="0" w:color="auto"/>
            <w:right w:val="none" w:sz="0" w:space="0" w:color="auto"/>
          </w:divBdr>
        </w:div>
        <w:div w:id="1161893192">
          <w:marLeft w:val="640"/>
          <w:marRight w:val="0"/>
          <w:marTop w:val="0"/>
          <w:marBottom w:val="0"/>
          <w:divBdr>
            <w:top w:val="none" w:sz="0" w:space="0" w:color="auto"/>
            <w:left w:val="none" w:sz="0" w:space="0" w:color="auto"/>
            <w:bottom w:val="none" w:sz="0" w:space="0" w:color="auto"/>
            <w:right w:val="none" w:sz="0" w:space="0" w:color="auto"/>
          </w:divBdr>
        </w:div>
        <w:div w:id="1708792279">
          <w:marLeft w:val="640"/>
          <w:marRight w:val="0"/>
          <w:marTop w:val="0"/>
          <w:marBottom w:val="0"/>
          <w:divBdr>
            <w:top w:val="none" w:sz="0" w:space="0" w:color="auto"/>
            <w:left w:val="none" w:sz="0" w:space="0" w:color="auto"/>
            <w:bottom w:val="none" w:sz="0" w:space="0" w:color="auto"/>
            <w:right w:val="none" w:sz="0" w:space="0" w:color="auto"/>
          </w:divBdr>
        </w:div>
        <w:div w:id="1710959589">
          <w:marLeft w:val="640"/>
          <w:marRight w:val="0"/>
          <w:marTop w:val="0"/>
          <w:marBottom w:val="0"/>
          <w:divBdr>
            <w:top w:val="none" w:sz="0" w:space="0" w:color="auto"/>
            <w:left w:val="none" w:sz="0" w:space="0" w:color="auto"/>
            <w:bottom w:val="none" w:sz="0" w:space="0" w:color="auto"/>
            <w:right w:val="none" w:sz="0" w:space="0" w:color="auto"/>
          </w:divBdr>
        </w:div>
        <w:div w:id="780761417">
          <w:marLeft w:val="640"/>
          <w:marRight w:val="0"/>
          <w:marTop w:val="0"/>
          <w:marBottom w:val="0"/>
          <w:divBdr>
            <w:top w:val="none" w:sz="0" w:space="0" w:color="auto"/>
            <w:left w:val="none" w:sz="0" w:space="0" w:color="auto"/>
            <w:bottom w:val="none" w:sz="0" w:space="0" w:color="auto"/>
            <w:right w:val="none" w:sz="0" w:space="0" w:color="auto"/>
          </w:divBdr>
        </w:div>
        <w:div w:id="196622374">
          <w:marLeft w:val="640"/>
          <w:marRight w:val="0"/>
          <w:marTop w:val="0"/>
          <w:marBottom w:val="0"/>
          <w:divBdr>
            <w:top w:val="none" w:sz="0" w:space="0" w:color="auto"/>
            <w:left w:val="none" w:sz="0" w:space="0" w:color="auto"/>
            <w:bottom w:val="none" w:sz="0" w:space="0" w:color="auto"/>
            <w:right w:val="none" w:sz="0" w:space="0" w:color="auto"/>
          </w:divBdr>
        </w:div>
        <w:div w:id="1231426695">
          <w:marLeft w:val="640"/>
          <w:marRight w:val="0"/>
          <w:marTop w:val="0"/>
          <w:marBottom w:val="0"/>
          <w:divBdr>
            <w:top w:val="none" w:sz="0" w:space="0" w:color="auto"/>
            <w:left w:val="none" w:sz="0" w:space="0" w:color="auto"/>
            <w:bottom w:val="none" w:sz="0" w:space="0" w:color="auto"/>
            <w:right w:val="none" w:sz="0" w:space="0" w:color="auto"/>
          </w:divBdr>
        </w:div>
        <w:div w:id="1164711176">
          <w:marLeft w:val="640"/>
          <w:marRight w:val="0"/>
          <w:marTop w:val="0"/>
          <w:marBottom w:val="0"/>
          <w:divBdr>
            <w:top w:val="none" w:sz="0" w:space="0" w:color="auto"/>
            <w:left w:val="none" w:sz="0" w:space="0" w:color="auto"/>
            <w:bottom w:val="none" w:sz="0" w:space="0" w:color="auto"/>
            <w:right w:val="none" w:sz="0" w:space="0" w:color="auto"/>
          </w:divBdr>
        </w:div>
      </w:divsChild>
    </w:div>
    <w:div w:id="1678266986">
      <w:marLeft w:val="640"/>
      <w:marRight w:val="0"/>
      <w:marTop w:val="0"/>
      <w:marBottom w:val="0"/>
      <w:divBdr>
        <w:top w:val="none" w:sz="0" w:space="0" w:color="auto"/>
        <w:left w:val="none" w:sz="0" w:space="0" w:color="auto"/>
        <w:bottom w:val="none" w:sz="0" w:space="0" w:color="auto"/>
        <w:right w:val="none" w:sz="0" w:space="0" w:color="auto"/>
      </w:divBdr>
    </w:div>
    <w:div w:id="1680692332">
      <w:marLeft w:val="640"/>
      <w:marRight w:val="0"/>
      <w:marTop w:val="0"/>
      <w:marBottom w:val="0"/>
      <w:divBdr>
        <w:top w:val="none" w:sz="0" w:space="0" w:color="auto"/>
        <w:left w:val="none" w:sz="0" w:space="0" w:color="auto"/>
        <w:bottom w:val="none" w:sz="0" w:space="0" w:color="auto"/>
        <w:right w:val="none" w:sz="0" w:space="0" w:color="auto"/>
      </w:divBdr>
    </w:div>
    <w:div w:id="1681353976">
      <w:marLeft w:val="640"/>
      <w:marRight w:val="0"/>
      <w:marTop w:val="0"/>
      <w:marBottom w:val="0"/>
      <w:divBdr>
        <w:top w:val="none" w:sz="0" w:space="0" w:color="auto"/>
        <w:left w:val="none" w:sz="0" w:space="0" w:color="auto"/>
        <w:bottom w:val="none" w:sz="0" w:space="0" w:color="auto"/>
        <w:right w:val="none" w:sz="0" w:space="0" w:color="auto"/>
      </w:divBdr>
    </w:div>
    <w:div w:id="1681469401">
      <w:bodyDiv w:val="1"/>
      <w:marLeft w:val="0"/>
      <w:marRight w:val="0"/>
      <w:marTop w:val="0"/>
      <w:marBottom w:val="0"/>
      <w:divBdr>
        <w:top w:val="none" w:sz="0" w:space="0" w:color="auto"/>
        <w:left w:val="none" w:sz="0" w:space="0" w:color="auto"/>
        <w:bottom w:val="none" w:sz="0" w:space="0" w:color="auto"/>
        <w:right w:val="none" w:sz="0" w:space="0" w:color="auto"/>
      </w:divBdr>
      <w:divsChild>
        <w:div w:id="1261068788">
          <w:marLeft w:val="640"/>
          <w:marRight w:val="0"/>
          <w:marTop w:val="0"/>
          <w:marBottom w:val="0"/>
          <w:divBdr>
            <w:top w:val="none" w:sz="0" w:space="0" w:color="auto"/>
            <w:left w:val="none" w:sz="0" w:space="0" w:color="auto"/>
            <w:bottom w:val="none" w:sz="0" w:space="0" w:color="auto"/>
            <w:right w:val="none" w:sz="0" w:space="0" w:color="auto"/>
          </w:divBdr>
        </w:div>
        <w:div w:id="945576250">
          <w:marLeft w:val="640"/>
          <w:marRight w:val="0"/>
          <w:marTop w:val="0"/>
          <w:marBottom w:val="0"/>
          <w:divBdr>
            <w:top w:val="none" w:sz="0" w:space="0" w:color="auto"/>
            <w:left w:val="none" w:sz="0" w:space="0" w:color="auto"/>
            <w:bottom w:val="none" w:sz="0" w:space="0" w:color="auto"/>
            <w:right w:val="none" w:sz="0" w:space="0" w:color="auto"/>
          </w:divBdr>
        </w:div>
        <w:div w:id="857885621">
          <w:marLeft w:val="640"/>
          <w:marRight w:val="0"/>
          <w:marTop w:val="0"/>
          <w:marBottom w:val="0"/>
          <w:divBdr>
            <w:top w:val="none" w:sz="0" w:space="0" w:color="auto"/>
            <w:left w:val="none" w:sz="0" w:space="0" w:color="auto"/>
            <w:bottom w:val="none" w:sz="0" w:space="0" w:color="auto"/>
            <w:right w:val="none" w:sz="0" w:space="0" w:color="auto"/>
          </w:divBdr>
        </w:div>
        <w:div w:id="166096289">
          <w:marLeft w:val="640"/>
          <w:marRight w:val="0"/>
          <w:marTop w:val="0"/>
          <w:marBottom w:val="0"/>
          <w:divBdr>
            <w:top w:val="none" w:sz="0" w:space="0" w:color="auto"/>
            <w:left w:val="none" w:sz="0" w:space="0" w:color="auto"/>
            <w:bottom w:val="none" w:sz="0" w:space="0" w:color="auto"/>
            <w:right w:val="none" w:sz="0" w:space="0" w:color="auto"/>
          </w:divBdr>
        </w:div>
        <w:div w:id="1336306265">
          <w:marLeft w:val="640"/>
          <w:marRight w:val="0"/>
          <w:marTop w:val="0"/>
          <w:marBottom w:val="0"/>
          <w:divBdr>
            <w:top w:val="none" w:sz="0" w:space="0" w:color="auto"/>
            <w:left w:val="none" w:sz="0" w:space="0" w:color="auto"/>
            <w:bottom w:val="none" w:sz="0" w:space="0" w:color="auto"/>
            <w:right w:val="none" w:sz="0" w:space="0" w:color="auto"/>
          </w:divBdr>
        </w:div>
        <w:div w:id="439765625">
          <w:marLeft w:val="640"/>
          <w:marRight w:val="0"/>
          <w:marTop w:val="0"/>
          <w:marBottom w:val="0"/>
          <w:divBdr>
            <w:top w:val="none" w:sz="0" w:space="0" w:color="auto"/>
            <w:left w:val="none" w:sz="0" w:space="0" w:color="auto"/>
            <w:bottom w:val="none" w:sz="0" w:space="0" w:color="auto"/>
            <w:right w:val="none" w:sz="0" w:space="0" w:color="auto"/>
          </w:divBdr>
        </w:div>
        <w:div w:id="1503662802">
          <w:marLeft w:val="640"/>
          <w:marRight w:val="0"/>
          <w:marTop w:val="0"/>
          <w:marBottom w:val="0"/>
          <w:divBdr>
            <w:top w:val="none" w:sz="0" w:space="0" w:color="auto"/>
            <w:left w:val="none" w:sz="0" w:space="0" w:color="auto"/>
            <w:bottom w:val="none" w:sz="0" w:space="0" w:color="auto"/>
            <w:right w:val="none" w:sz="0" w:space="0" w:color="auto"/>
          </w:divBdr>
        </w:div>
        <w:div w:id="391276531">
          <w:marLeft w:val="640"/>
          <w:marRight w:val="0"/>
          <w:marTop w:val="0"/>
          <w:marBottom w:val="0"/>
          <w:divBdr>
            <w:top w:val="none" w:sz="0" w:space="0" w:color="auto"/>
            <w:left w:val="none" w:sz="0" w:space="0" w:color="auto"/>
            <w:bottom w:val="none" w:sz="0" w:space="0" w:color="auto"/>
            <w:right w:val="none" w:sz="0" w:space="0" w:color="auto"/>
          </w:divBdr>
        </w:div>
        <w:div w:id="2096246692">
          <w:marLeft w:val="640"/>
          <w:marRight w:val="0"/>
          <w:marTop w:val="0"/>
          <w:marBottom w:val="0"/>
          <w:divBdr>
            <w:top w:val="none" w:sz="0" w:space="0" w:color="auto"/>
            <w:left w:val="none" w:sz="0" w:space="0" w:color="auto"/>
            <w:bottom w:val="none" w:sz="0" w:space="0" w:color="auto"/>
            <w:right w:val="none" w:sz="0" w:space="0" w:color="auto"/>
          </w:divBdr>
        </w:div>
        <w:div w:id="660236515">
          <w:marLeft w:val="640"/>
          <w:marRight w:val="0"/>
          <w:marTop w:val="0"/>
          <w:marBottom w:val="0"/>
          <w:divBdr>
            <w:top w:val="none" w:sz="0" w:space="0" w:color="auto"/>
            <w:left w:val="none" w:sz="0" w:space="0" w:color="auto"/>
            <w:bottom w:val="none" w:sz="0" w:space="0" w:color="auto"/>
            <w:right w:val="none" w:sz="0" w:space="0" w:color="auto"/>
          </w:divBdr>
        </w:div>
        <w:div w:id="1568493978">
          <w:marLeft w:val="640"/>
          <w:marRight w:val="0"/>
          <w:marTop w:val="0"/>
          <w:marBottom w:val="0"/>
          <w:divBdr>
            <w:top w:val="none" w:sz="0" w:space="0" w:color="auto"/>
            <w:left w:val="none" w:sz="0" w:space="0" w:color="auto"/>
            <w:bottom w:val="none" w:sz="0" w:space="0" w:color="auto"/>
            <w:right w:val="none" w:sz="0" w:space="0" w:color="auto"/>
          </w:divBdr>
        </w:div>
        <w:div w:id="766080793">
          <w:marLeft w:val="640"/>
          <w:marRight w:val="0"/>
          <w:marTop w:val="0"/>
          <w:marBottom w:val="0"/>
          <w:divBdr>
            <w:top w:val="none" w:sz="0" w:space="0" w:color="auto"/>
            <w:left w:val="none" w:sz="0" w:space="0" w:color="auto"/>
            <w:bottom w:val="none" w:sz="0" w:space="0" w:color="auto"/>
            <w:right w:val="none" w:sz="0" w:space="0" w:color="auto"/>
          </w:divBdr>
        </w:div>
        <w:div w:id="986276839">
          <w:marLeft w:val="640"/>
          <w:marRight w:val="0"/>
          <w:marTop w:val="0"/>
          <w:marBottom w:val="0"/>
          <w:divBdr>
            <w:top w:val="none" w:sz="0" w:space="0" w:color="auto"/>
            <w:left w:val="none" w:sz="0" w:space="0" w:color="auto"/>
            <w:bottom w:val="none" w:sz="0" w:space="0" w:color="auto"/>
            <w:right w:val="none" w:sz="0" w:space="0" w:color="auto"/>
          </w:divBdr>
        </w:div>
        <w:div w:id="1722512262">
          <w:marLeft w:val="640"/>
          <w:marRight w:val="0"/>
          <w:marTop w:val="0"/>
          <w:marBottom w:val="0"/>
          <w:divBdr>
            <w:top w:val="none" w:sz="0" w:space="0" w:color="auto"/>
            <w:left w:val="none" w:sz="0" w:space="0" w:color="auto"/>
            <w:bottom w:val="none" w:sz="0" w:space="0" w:color="auto"/>
            <w:right w:val="none" w:sz="0" w:space="0" w:color="auto"/>
          </w:divBdr>
        </w:div>
        <w:div w:id="614167998">
          <w:marLeft w:val="640"/>
          <w:marRight w:val="0"/>
          <w:marTop w:val="0"/>
          <w:marBottom w:val="0"/>
          <w:divBdr>
            <w:top w:val="none" w:sz="0" w:space="0" w:color="auto"/>
            <w:left w:val="none" w:sz="0" w:space="0" w:color="auto"/>
            <w:bottom w:val="none" w:sz="0" w:space="0" w:color="auto"/>
            <w:right w:val="none" w:sz="0" w:space="0" w:color="auto"/>
          </w:divBdr>
        </w:div>
        <w:div w:id="641623183">
          <w:marLeft w:val="640"/>
          <w:marRight w:val="0"/>
          <w:marTop w:val="0"/>
          <w:marBottom w:val="0"/>
          <w:divBdr>
            <w:top w:val="none" w:sz="0" w:space="0" w:color="auto"/>
            <w:left w:val="none" w:sz="0" w:space="0" w:color="auto"/>
            <w:bottom w:val="none" w:sz="0" w:space="0" w:color="auto"/>
            <w:right w:val="none" w:sz="0" w:space="0" w:color="auto"/>
          </w:divBdr>
        </w:div>
        <w:div w:id="953826648">
          <w:marLeft w:val="640"/>
          <w:marRight w:val="0"/>
          <w:marTop w:val="0"/>
          <w:marBottom w:val="0"/>
          <w:divBdr>
            <w:top w:val="none" w:sz="0" w:space="0" w:color="auto"/>
            <w:left w:val="none" w:sz="0" w:space="0" w:color="auto"/>
            <w:bottom w:val="none" w:sz="0" w:space="0" w:color="auto"/>
            <w:right w:val="none" w:sz="0" w:space="0" w:color="auto"/>
          </w:divBdr>
        </w:div>
        <w:div w:id="198860573">
          <w:marLeft w:val="640"/>
          <w:marRight w:val="0"/>
          <w:marTop w:val="0"/>
          <w:marBottom w:val="0"/>
          <w:divBdr>
            <w:top w:val="none" w:sz="0" w:space="0" w:color="auto"/>
            <w:left w:val="none" w:sz="0" w:space="0" w:color="auto"/>
            <w:bottom w:val="none" w:sz="0" w:space="0" w:color="auto"/>
            <w:right w:val="none" w:sz="0" w:space="0" w:color="auto"/>
          </w:divBdr>
        </w:div>
        <w:div w:id="453211898">
          <w:marLeft w:val="640"/>
          <w:marRight w:val="0"/>
          <w:marTop w:val="0"/>
          <w:marBottom w:val="0"/>
          <w:divBdr>
            <w:top w:val="none" w:sz="0" w:space="0" w:color="auto"/>
            <w:left w:val="none" w:sz="0" w:space="0" w:color="auto"/>
            <w:bottom w:val="none" w:sz="0" w:space="0" w:color="auto"/>
            <w:right w:val="none" w:sz="0" w:space="0" w:color="auto"/>
          </w:divBdr>
        </w:div>
        <w:div w:id="223412242">
          <w:marLeft w:val="640"/>
          <w:marRight w:val="0"/>
          <w:marTop w:val="0"/>
          <w:marBottom w:val="0"/>
          <w:divBdr>
            <w:top w:val="none" w:sz="0" w:space="0" w:color="auto"/>
            <w:left w:val="none" w:sz="0" w:space="0" w:color="auto"/>
            <w:bottom w:val="none" w:sz="0" w:space="0" w:color="auto"/>
            <w:right w:val="none" w:sz="0" w:space="0" w:color="auto"/>
          </w:divBdr>
        </w:div>
        <w:div w:id="1929459615">
          <w:marLeft w:val="640"/>
          <w:marRight w:val="0"/>
          <w:marTop w:val="0"/>
          <w:marBottom w:val="0"/>
          <w:divBdr>
            <w:top w:val="none" w:sz="0" w:space="0" w:color="auto"/>
            <w:left w:val="none" w:sz="0" w:space="0" w:color="auto"/>
            <w:bottom w:val="none" w:sz="0" w:space="0" w:color="auto"/>
            <w:right w:val="none" w:sz="0" w:space="0" w:color="auto"/>
          </w:divBdr>
        </w:div>
        <w:div w:id="910114439">
          <w:marLeft w:val="640"/>
          <w:marRight w:val="0"/>
          <w:marTop w:val="0"/>
          <w:marBottom w:val="0"/>
          <w:divBdr>
            <w:top w:val="none" w:sz="0" w:space="0" w:color="auto"/>
            <w:left w:val="none" w:sz="0" w:space="0" w:color="auto"/>
            <w:bottom w:val="none" w:sz="0" w:space="0" w:color="auto"/>
            <w:right w:val="none" w:sz="0" w:space="0" w:color="auto"/>
          </w:divBdr>
        </w:div>
        <w:div w:id="784738600">
          <w:marLeft w:val="640"/>
          <w:marRight w:val="0"/>
          <w:marTop w:val="0"/>
          <w:marBottom w:val="0"/>
          <w:divBdr>
            <w:top w:val="none" w:sz="0" w:space="0" w:color="auto"/>
            <w:left w:val="none" w:sz="0" w:space="0" w:color="auto"/>
            <w:bottom w:val="none" w:sz="0" w:space="0" w:color="auto"/>
            <w:right w:val="none" w:sz="0" w:space="0" w:color="auto"/>
          </w:divBdr>
        </w:div>
        <w:div w:id="820196001">
          <w:marLeft w:val="640"/>
          <w:marRight w:val="0"/>
          <w:marTop w:val="0"/>
          <w:marBottom w:val="0"/>
          <w:divBdr>
            <w:top w:val="none" w:sz="0" w:space="0" w:color="auto"/>
            <w:left w:val="none" w:sz="0" w:space="0" w:color="auto"/>
            <w:bottom w:val="none" w:sz="0" w:space="0" w:color="auto"/>
            <w:right w:val="none" w:sz="0" w:space="0" w:color="auto"/>
          </w:divBdr>
        </w:div>
        <w:div w:id="566378405">
          <w:marLeft w:val="640"/>
          <w:marRight w:val="0"/>
          <w:marTop w:val="0"/>
          <w:marBottom w:val="0"/>
          <w:divBdr>
            <w:top w:val="none" w:sz="0" w:space="0" w:color="auto"/>
            <w:left w:val="none" w:sz="0" w:space="0" w:color="auto"/>
            <w:bottom w:val="none" w:sz="0" w:space="0" w:color="auto"/>
            <w:right w:val="none" w:sz="0" w:space="0" w:color="auto"/>
          </w:divBdr>
        </w:div>
        <w:div w:id="1549803847">
          <w:marLeft w:val="640"/>
          <w:marRight w:val="0"/>
          <w:marTop w:val="0"/>
          <w:marBottom w:val="0"/>
          <w:divBdr>
            <w:top w:val="none" w:sz="0" w:space="0" w:color="auto"/>
            <w:left w:val="none" w:sz="0" w:space="0" w:color="auto"/>
            <w:bottom w:val="none" w:sz="0" w:space="0" w:color="auto"/>
            <w:right w:val="none" w:sz="0" w:space="0" w:color="auto"/>
          </w:divBdr>
        </w:div>
        <w:div w:id="191959068">
          <w:marLeft w:val="640"/>
          <w:marRight w:val="0"/>
          <w:marTop w:val="0"/>
          <w:marBottom w:val="0"/>
          <w:divBdr>
            <w:top w:val="none" w:sz="0" w:space="0" w:color="auto"/>
            <w:left w:val="none" w:sz="0" w:space="0" w:color="auto"/>
            <w:bottom w:val="none" w:sz="0" w:space="0" w:color="auto"/>
            <w:right w:val="none" w:sz="0" w:space="0" w:color="auto"/>
          </w:divBdr>
        </w:div>
        <w:div w:id="1185289405">
          <w:marLeft w:val="640"/>
          <w:marRight w:val="0"/>
          <w:marTop w:val="0"/>
          <w:marBottom w:val="0"/>
          <w:divBdr>
            <w:top w:val="none" w:sz="0" w:space="0" w:color="auto"/>
            <w:left w:val="none" w:sz="0" w:space="0" w:color="auto"/>
            <w:bottom w:val="none" w:sz="0" w:space="0" w:color="auto"/>
            <w:right w:val="none" w:sz="0" w:space="0" w:color="auto"/>
          </w:divBdr>
        </w:div>
        <w:div w:id="555896837">
          <w:marLeft w:val="640"/>
          <w:marRight w:val="0"/>
          <w:marTop w:val="0"/>
          <w:marBottom w:val="0"/>
          <w:divBdr>
            <w:top w:val="none" w:sz="0" w:space="0" w:color="auto"/>
            <w:left w:val="none" w:sz="0" w:space="0" w:color="auto"/>
            <w:bottom w:val="none" w:sz="0" w:space="0" w:color="auto"/>
            <w:right w:val="none" w:sz="0" w:space="0" w:color="auto"/>
          </w:divBdr>
        </w:div>
        <w:div w:id="215551455">
          <w:marLeft w:val="640"/>
          <w:marRight w:val="0"/>
          <w:marTop w:val="0"/>
          <w:marBottom w:val="0"/>
          <w:divBdr>
            <w:top w:val="none" w:sz="0" w:space="0" w:color="auto"/>
            <w:left w:val="none" w:sz="0" w:space="0" w:color="auto"/>
            <w:bottom w:val="none" w:sz="0" w:space="0" w:color="auto"/>
            <w:right w:val="none" w:sz="0" w:space="0" w:color="auto"/>
          </w:divBdr>
        </w:div>
        <w:div w:id="1922643770">
          <w:marLeft w:val="640"/>
          <w:marRight w:val="0"/>
          <w:marTop w:val="0"/>
          <w:marBottom w:val="0"/>
          <w:divBdr>
            <w:top w:val="none" w:sz="0" w:space="0" w:color="auto"/>
            <w:left w:val="none" w:sz="0" w:space="0" w:color="auto"/>
            <w:bottom w:val="none" w:sz="0" w:space="0" w:color="auto"/>
            <w:right w:val="none" w:sz="0" w:space="0" w:color="auto"/>
          </w:divBdr>
        </w:div>
        <w:div w:id="1050571518">
          <w:marLeft w:val="640"/>
          <w:marRight w:val="0"/>
          <w:marTop w:val="0"/>
          <w:marBottom w:val="0"/>
          <w:divBdr>
            <w:top w:val="none" w:sz="0" w:space="0" w:color="auto"/>
            <w:left w:val="none" w:sz="0" w:space="0" w:color="auto"/>
            <w:bottom w:val="none" w:sz="0" w:space="0" w:color="auto"/>
            <w:right w:val="none" w:sz="0" w:space="0" w:color="auto"/>
          </w:divBdr>
        </w:div>
        <w:div w:id="1198588498">
          <w:marLeft w:val="640"/>
          <w:marRight w:val="0"/>
          <w:marTop w:val="0"/>
          <w:marBottom w:val="0"/>
          <w:divBdr>
            <w:top w:val="none" w:sz="0" w:space="0" w:color="auto"/>
            <w:left w:val="none" w:sz="0" w:space="0" w:color="auto"/>
            <w:bottom w:val="none" w:sz="0" w:space="0" w:color="auto"/>
            <w:right w:val="none" w:sz="0" w:space="0" w:color="auto"/>
          </w:divBdr>
        </w:div>
        <w:div w:id="931166681">
          <w:marLeft w:val="640"/>
          <w:marRight w:val="0"/>
          <w:marTop w:val="0"/>
          <w:marBottom w:val="0"/>
          <w:divBdr>
            <w:top w:val="none" w:sz="0" w:space="0" w:color="auto"/>
            <w:left w:val="none" w:sz="0" w:space="0" w:color="auto"/>
            <w:bottom w:val="none" w:sz="0" w:space="0" w:color="auto"/>
            <w:right w:val="none" w:sz="0" w:space="0" w:color="auto"/>
          </w:divBdr>
        </w:div>
        <w:div w:id="982388050">
          <w:marLeft w:val="640"/>
          <w:marRight w:val="0"/>
          <w:marTop w:val="0"/>
          <w:marBottom w:val="0"/>
          <w:divBdr>
            <w:top w:val="none" w:sz="0" w:space="0" w:color="auto"/>
            <w:left w:val="none" w:sz="0" w:space="0" w:color="auto"/>
            <w:bottom w:val="none" w:sz="0" w:space="0" w:color="auto"/>
            <w:right w:val="none" w:sz="0" w:space="0" w:color="auto"/>
          </w:divBdr>
        </w:div>
        <w:div w:id="1054769067">
          <w:marLeft w:val="640"/>
          <w:marRight w:val="0"/>
          <w:marTop w:val="0"/>
          <w:marBottom w:val="0"/>
          <w:divBdr>
            <w:top w:val="none" w:sz="0" w:space="0" w:color="auto"/>
            <w:left w:val="none" w:sz="0" w:space="0" w:color="auto"/>
            <w:bottom w:val="none" w:sz="0" w:space="0" w:color="auto"/>
            <w:right w:val="none" w:sz="0" w:space="0" w:color="auto"/>
          </w:divBdr>
        </w:div>
        <w:div w:id="346909845">
          <w:marLeft w:val="640"/>
          <w:marRight w:val="0"/>
          <w:marTop w:val="0"/>
          <w:marBottom w:val="0"/>
          <w:divBdr>
            <w:top w:val="none" w:sz="0" w:space="0" w:color="auto"/>
            <w:left w:val="none" w:sz="0" w:space="0" w:color="auto"/>
            <w:bottom w:val="none" w:sz="0" w:space="0" w:color="auto"/>
            <w:right w:val="none" w:sz="0" w:space="0" w:color="auto"/>
          </w:divBdr>
        </w:div>
        <w:div w:id="1865748777">
          <w:marLeft w:val="640"/>
          <w:marRight w:val="0"/>
          <w:marTop w:val="0"/>
          <w:marBottom w:val="0"/>
          <w:divBdr>
            <w:top w:val="none" w:sz="0" w:space="0" w:color="auto"/>
            <w:left w:val="none" w:sz="0" w:space="0" w:color="auto"/>
            <w:bottom w:val="none" w:sz="0" w:space="0" w:color="auto"/>
            <w:right w:val="none" w:sz="0" w:space="0" w:color="auto"/>
          </w:divBdr>
        </w:div>
        <w:div w:id="533463879">
          <w:marLeft w:val="640"/>
          <w:marRight w:val="0"/>
          <w:marTop w:val="0"/>
          <w:marBottom w:val="0"/>
          <w:divBdr>
            <w:top w:val="none" w:sz="0" w:space="0" w:color="auto"/>
            <w:left w:val="none" w:sz="0" w:space="0" w:color="auto"/>
            <w:bottom w:val="none" w:sz="0" w:space="0" w:color="auto"/>
            <w:right w:val="none" w:sz="0" w:space="0" w:color="auto"/>
          </w:divBdr>
        </w:div>
        <w:div w:id="390809787">
          <w:marLeft w:val="640"/>
          <w:marRight w:val="0"/>
          <w:marTop w:val="0"/>
          <w:marBottom w:val="0"/>
          <w:divBdr>
            <w:top w:val="none" w:sz="0" w:space="0" w:color="auto"/>
            <w:left w:val="none" w:sz="0" w:space="0" w:color="auto"/>
            <w:bottom w:val="none" w:sz="0" w:space="0" w:color="auto"/>
            <w:right w:val="none" w:sz="0" w:space="0" w:color="auto"/>
          </w:divBdr>
        </w:div>
        <w:div w:id="405305537">
          <w:marLeft w:val="640"/>
          <w:marRight w:val="0"/>
          <w:marTop w:val="0"/>
          <w:marBottom w:val="0"/>
          <w:divBdr>
            <w:top w:val="none" w:sz="0" w:space="0" w:color="auto"/>
            <w:left w:val="none" w:sz="0" w:space="0" w:color="auto"/>
            <w:bottom w:val="none" w:sz="0" w:space="0" w:color="auto"/>
            <w:right w:val="none" w:sz="0" w:space="0" w:color="auto"/>
          </w:divBdr>
        </w:div>
        <w:div w:id="231015046">
          <w:marLeft w:val="640"/>
          <w:marRight w:val="0"/>
          <w:marTop w:val="0"/>
          <w:marBottom w:val="0"/>
          <w:divBdr>
            <w:top w:val="none" w:sz="0" w:space="0" w:color="auto"/>
            <w:left w:val="none" w:sz="0" w:space="0" w:color="auto"/>
            <w:bottom w:val="none" w:sz="0" w:space="0" w:color="auto"/>
            <w:right w:val="none" w:sz="0" w:space="0" w:color="auto"/>
          </w:divBdr>
        </w:div>
        <w:div w:id="1977565214">
          <w:marLeft w:val="640"/>
          <w:marRight w:val="0"/>
          <w:marTop w:val="0"/>
          <w:marBottom w:val="0"/>
          <w:divBdr>
            <w:top w:val="none" w:sz="0" w:space="0" w:color="auto"/>
            <w:left w:val="none" w:sz="0" w:space="0" w:color="auto"/>
            <w:bottom w:val="none" w:sz="0" w:space="0" w:color="auto"/>
            <w:right w:val="none" w:sz="0" w:space="0" w:color="auto"/>
          </w:divBdr>
        </w:div>
        <w:div w:id="1824347189">
          <w:marLeft w:val="640"/>
          <w:marRight w:val="0"/>
          <w:marTop w:val="0"/>
          <w:marBottom w:val="0"/>
          <w:divBdr>
            <w:top w:val="none" w:sz="0" w:space="0" w:color="auto"/>
            <w:left w:val="none" w:sz="0" w:space="0" w:color="auto"/>
            <w:bottom w:val="none" w:sz="0" w:space="0" w:color="auto"/>
            <w:right w:val="none" w:sz="0" w:space="0" w:color="auto"/>
          </w:divBdr>
        </w:div>
        <w:div w:id="2023359546">
          <w:marLeft w:val="640"/>
          <w:marRight w:val="0"/>
          <w:marTop w:val="0"/>
          <w:marBottom w:val="0"/>
          <w:divBdr>
            <w:top w:val="none" w:sz="0" w:space="0" w:color="auto"/>
            <w:left w:val="none" w:sz="0" w:space="0" w:color="auto"/>
            <w:bottom w:val="none" w:sz="0" w:space="0" w:color="auto"/>
            <w:right w:val="none" w:sz="0" w:space="0" w:color="auto"/>
          </w:divBdr>
        </w:div>
        <w:div w:id="759180059">
          <w:marLeft w:val="640"/>
          <w:marRight w:val="0"/>
          <w:marTop w:val="0"/>
          <w:marBottom w:val="0"/>
          <w:divBdr>
            <w:top w:val="none" w:sz="0" w:space="0" w:color="auto"/>
            <w:left w:val="none" w:sz="0" w:space="0" w:color="auto"/>
            <w:bottom w:val="none" w:sz="0" w:space="0" w:color="auto"/>
            <w:right w:val="none" w:sz="0" w:space="0" w:color="auto"/>
          </w:divBdr>
        </w:div>
        <w:div w:id="1115635783">
          <w:marLeft w:val="640"/>
          <w:marRight w:val="0"/>
          <w:marTop w:val="0"/>
          <w:marBottom w:val="0"/>
          <w:divBdr>
            <w:top w:val="none" w:sz="0" w:space="0" w:color="auto"/>
            <w:left w:val="none" w:sz="0" w:space="0" w:color="auto"/>
            <w:bottom w:val="none" w:sz="0" w:space="0" w:color="auto"/>
            <w:right w:val="none" w:sz="0" w:space="0" w:color="auto"/>
          </w:divBdr>
        </w:div>
        <w:div w:id="393242038">
          <w:marLeft w:val="640"/>
          <w:marRight w:val="0"/>
          <w:marTop w:val="0"/>
          <w:marBottom w:val="0"/>
          <w:divBdr>
            <w:top w:val="none" w:sz="0" w:space="0" w:color="auto"/>
            <w:left w:val="none" w:sz="0" w:space="0" w:color="auto"/>
            <w:bottom w:val="none" w:sz="0" w:space="0" w:color="auto"/>
            <w:right w:val="none" w:sz="0" w:space="0" w:color="auto"/>
          </w:divBdr>
        </w:div>
        <w:div w:id="476411602">
          <w:marLeft w:val="640"/>
          <w:marRight w:val="0"/>
          <w:marTop w:val="0"/>
          <w:marBottom w:val="0"/>
          <w:divBdr>
            <w:top w:val="none" w:sz="0" w:space="0" w:color="auto"/>
            <w:left w:val="none" w:sz="0" w:space="0" w:color="auto"/>
            <w:bottom w:val="none" w:sz="0" w:space="0" w:color="auto"/>
            <w:right w:val="none" w:sz="0" w:space="0" w:color="auto"/>
          </w:divBdr>
        </w:div>
      </w:divsChild>
    </w:div>
    <w:div w:id="1681590267">
      <w:marLeft w:val="640"/>
      <w:marRight w:val="0"/>
      <w:marTop w:val="0"/>
      <w:marBottom w:val="0"/>
      <w:divBdr>
        <w:top w:val="none" w:sz="0" w:space="0" w:color="auto"/>
        <w:left w:val="none" w:sz="0" w:space="0" w:color="auto"/>
        <w:bottom w:val="none" w:sz="0" w:space="0" w:color="auto"/>
        <w:right w:val="none" w:sz="0" w:space="0" w:color="auto"/>
      </w:divBdr>
    </w:div>
    <w:div w:id="1690333970">
      <w:marLeft w:val="640"/>
      <w:marRight w:val="0"/>
      <w:marTop w:val="0"/>
      <w:marBottom w:val="0"/>
      <w:divBdr>
        <w:top w:val="none" w:sz="0" w:space="0" w:color="auto"/>
        <w:left w:val="none" w:sz="0" w:space="0" w:color="auto"/>
        <w:bottom w:val="none" w:sz="0" w:space="0" w:color="auto"/>
        <w:right w:val="none" w:sz="0" w:space="0" w:color="auto"/>
      </w:divBdr>
    </w:div>
    <w:div w:id="1691028596">
      <w:marLeft w:val="640"/>
      <w:marRight w:val="0"/>
      <w:marTop w:val="0"/>
      <w:marBottom w:val="0"/>
      <w:divBdr>
        <w:top w:val="none" w:sz="0" w:space="0" w:color="auto"/>
        <w:left w:val="none" w:sz="0" w:space="0" w:color="auto"/>
        <w:bottom w:val="none" w:sz="0" w:space="0" w:color="auto"/>
        <w:right w:val="none" w:sz="0" w:space="0" w:color="auto"/>
      </w:divBdr>
    </w:div>
    <w:div w:id="1691251225">
      <w:marLeft w:val="0"/>
      <w:marRight w:val="0"/>
      <w:marTop w:val="0"/>
      <w:marBottom w:val="0"/>
      <w:divBdr>
        <w:top w:val="none" w:sz="0" w:space="0" w:color="auto"/>
        <w:left w:val="none" w:sz="0" w:space="0" w:color="auto"/>
        <w:bottom w:val="none" w:sz="0" w:space="0" w:color="auto"/>
        <w:right w:val="none" w:sz="0" w:space="0" w:color="auto"/>
      </w:divBdr>
    </w:div>
    <w:div w:id="1692298024">
      <w:marLeft w:val="640"/>
      <w:marRight w:val="0"/>
      <w:marTop w:val="0"/>
      <w:marBottom w:val="0"/>
      <w:divBdr>
        <w:top w:val="none" w:sz="0" w:space="0" w:color="auto"/>
        <w:left w:val="none" w:sz="0" w:space="0" w:color="auto"/>
        <w:bottom w:val="none" w:sz="0" w:space="0" w:color="auto"/>
        <w:right w:val="none" w:sz="0" w:space="0" w:color="auto"/>
      </w:divBdr>
    </w:div>
    <w:div w:id="1695573844">
      <w:bodyDiv w:val="1"/>
      <w:marLeft w:val="0"/>
      <w:marRight w:val="0"/>
      <w:marTop w:val="0"/>
      <w:marBottom w:val="0"/>
      <w:divBdr>
        <w:top w:val="none" w:sz="0" w:space="0" w:color="auto"/>
        <w:left w:val="none" w:sz="0" w:space="0" w:color="auto"/>
        <w:bottom w:val="none" w:sz="0" w:space="0" w:color="auto"/>
        <w:right w:val="none" w:sz="0" w:space="0" w:color="auto"/>
      </w:divBdr>
    </w:div>
    <w:div w:id="1698121253">
      <w:marLeft w:val="0"/>
      <w:marRight w:val="0"/>
      <w:marTop w:val="0"/>
      <w:marBottom w:val="0"/>
      <w:divBdr>
        <w:top w:val="none" w:sz="0" w:space="0" w:color="auto"/>
        <w:left w:val="none" w:sz="0" w:space="0" w:color="auto"/>
        <w:bottom w:val="none" w:sz="0" w:space="0" w:color="auto"/>
        <w:right w:val="none" w:sz="0" w:space="0" w:color="auto"/>
      </w:divBdr>
    </w:div>
    <w:div w:id="1698889951">
      <w:bodyDiv w:val="1"/>
      <w:marLeft w:val="0"/>
      <w:marRight w:val="0"/>
      <w:marTop w:val="0"/>
      <w:marBottom w:val="0"/>
      <w:divBdr>
        <w:top w:val="none" w:sz="0" w:space="0" w:color="auto"/>
        <w:left w:val="none" w:sz="0" w:space="0" w:color="auto"/>
        <w:bottom w:val="none" w:sz="0" w:space="0" w:color="auto"/>
        <w:right w:val="none" w:sz="0" w:space="0" w:color="auto"/>
      </w:divBdr>
      <w:divsChild>
        <w:div w:id="2135559281">
          <w:marLeft w:val="640"/>
          <w:marRight w:val="0"/>
          <w:marTop w:val="0"/>
          <w:marBottom w:val="0"/>
          <w:divBdr>
            <w:top w:val="none" w:sz="0" w:space="0" w:color="auto"/>
            <w:left w:val="none" w:sz="0" w:space="0" w:color="auto"/>
            <w:bottom w:val="none" w:sz="0" w:space="0" w:color="auto"/>
            <w:right w:val="none" w:sz="0" w:space="0" w:color="auto"/>
          </w:divBdr>
        </w:div>
        <w:div w:id="63767931">
          <w:marLeft w:val="640"/>
          <w:marRight w:val="0"/>
          <w:marTop w:val="0"/>
          <w:marBottom w:val="0"/>
          <w:divBdr>
            <w:top w:val="none" w:sz="0" w:space="0" w:color="auto"/>
            <w:left w:val="none" w:sz="0" w:space="0" w:color="auto"/>
            <w:bottom w:val="none" w:sz="0" w:space="0" w:color="auto"/>
            <w:right w:val="none" w:sz="0" w:space="0" w:color="auto"/>
          </w:divBdr>
        </w:div>
        <w:div w:id="624046618">
          <w:marLeft w:val="640"/>
          <w:marRight w:val="0"/>
          <w:marTop w:val="0"/>
          <w:marBottom w:val="0"/>
          <w:divBdr>
            <w:top w:val="none" w:sz="0" w:space="0" w:color="auto"/>
            <w:left w:val="none" w:sz="0" w:space="0" w:color="auto"/>
            <w:bottom w:val="none" w:sz="0" w:space="0" w:color="auto"/>
            <w:right w:val="none" w:sz="0" w:space="0" w:color="auto"/>
          </w:divBdr>
        </w:div>
        <w:div w:id="1972593860">
          <w:marLeft w:val="640"/>
          <w:marRight w:val="0"/>
          <w:marTop w:val="0"/>
          <w:marBottom w:val="0"/>
          <w:divBdr>
            <w:top w:val="none" w:sz="0" w:space="0" w:color="auto"/>
            <w:left w:val="none" w:sz="0" w:space="0" w:color="auto"/>
            <w:bottom w:val="none" w:sz="0" w:space="0" w:color="auto"/>
            <w:right w:val="none" w:sz="0" w:space="0" w:color="auto"/>
          </w:divBdr>
        </w:div>
        <w:div w:id="1984894984">
          <w:marLeft w:val="640"/>
          <w:marRight w:val="0"/>
          <w:marTop w:val="0"/>
          <w:marBottom w:val="0"/>
          <w:divBdr>
            <w:top w:val="none" w:sz="0" w:space="0" w:color="auto"/>
            <w:left w:val="none" w:sz="0" w:space="0" w:color="auto"/>
            <w:bottom w:val="none" w:sz="0" w:space="0" w:color="auto"/>
            <w:right w:val="none" w:sz="0" w:space="0" w:color="auto"/>
          </w:divBdr>
        </w:div>
        <w:div w:id="1935940730">
          <w:marLeft w:val="640"/>
          <w:marRight w:val="0"/>
          <w:marTop w:val="0"/>
          <w:marBottom w:val="0"/>
          <w:divBdr>
            <w:top w:val="none" w:sz="0" w:space="0" w:color="auto"/>
            <w:left w:val="none" w:sz="0" w:space="0" w:color="auto"/>
            <w:bottom w:val="none" w:sz="0" w:space="0" w:color="auto"/>
            <w:right w:val="none" w:sz="0" w:space="0" w:color="auto"/>
          </w:divBdr>
        </w:div>
        <w:div w:id="1643269037">
          <w:marLeft w:val="640"/>
          <w:marRight w:val="0"/>
          <w:marTop w:val="0"/>
          <w:marBottom w:val="0"/>
          <w:divBdr>
            <w:top w:val="none" w:sz="0" w:space="0" w:color="auto"/>
            <w:left w:val="none" w:sz="0" w:space="0" w:color="auto"/>
            <w:bottom w:val="none" w:sz="0" w:space="0" w:color="auto"/>
            <w:right w:val="none" w:sz="0" w:space="0" w:color="auto"/>
          </w:divBdr>
        </w:div>
        <w:div w:id="1462382465">
          <w:marLeft w:val="640"/>
          <w:marRight w:val="0"/>
          <w:marTop w:val="0"/>
          <w:marBottom w:val="0"/>
          <w:divBdr>
            <w:top w:val="none" w:sz="0" w:space="0" w:color="auto"/>
            <w:left w:val="none" w:sz="0" w:space="0" w:color="auto"/>
            <w:bottom w:val="none" w:sz="0" w:space="0" w:color="auto"/>
            <w:right w:val="none" w:sz="0" w:space="0" w:color="auto"/>
          </w:divBdr>
        </w:div>
        <w:div w:id="1839953531">
          <w:marLeft w:val="640"/>
          <w:marRight w:val="0"/>
          <w:marTop w:val="0"/>
          <w:marBottom w:val="0"/>
          <w:divBdr>
            <w:top w:val="none" w:sz="0" w:space="0" w:color="auto"/>
            <w:left w:val="none" w:sz="0" w:space="0" w:color="auto"/>
            <w:bottom w:val="none" w:sz="0" w:space="0" w:color="auto"/>
            <w:right w:val="none" w:sz="0" w:space="0" w:color="auto"/>
          </w:divBdr>
        </w:div>
        <w:div w:id="879248760">
          <w:marLeft w:val="640"/>
          <w:marRight w:val="0"/>
          <w:marTop w:val="0"/>
          <w:marBottom w:val="0"/>
          <w:divBdr>
            <w:top w:val="none" w:sz="0" w:space="0" w:color="auto"/>
            <w:left w:val="none" w:sz="0" w:space="0" w:color="auto"/>
            <w:bottom w:val="none" w:sz="0" w:space="0" w:color="auto"/>
            <w:right w:val="none" w:sz="0" w:space="0" w:color="auto"/>
          </w:divBdr>
        </w:div>
        <w:div w:id="1354190246">
          <w:marLeft w:val="640"/>
          <w:marRight w:val="0"/>
          <w:marTop w:val="0"/>
          <w:marBottom w:val="0"/>
          <w:divBdr>
            <w:top w:val="none" w:sz="0" w:space="0" w:color="auto"/>
            <w:left w:val="none" w:sz="0" w:space="0" w:color="auto"/>
            <w:bottom w:val="none" w:sz="0" w:space="0" w:color="auto"/>
            <w:right w:val="none" w:sz="0" w:space="0" w:color="auto"/>
          </w:divBdr>
        </w:div>
        <w:div w:id="972446938">
          <w:marLeft w:val="640"/>
          <w:marRight w:val="0"/>
          <w:marTop w:val="0"/>
          <w:marBottom w:val="0"/>
          <w:divBdr>
            <w:top w:val="none" w:sz="0" w:space="0" w:color="auto"/>
            <w:left w:val="none" w:sz="0" w:space="0" w:color="auto"/>
            <w:bottom w:val="none" w:sz="0" w:space="0" w:color="auto"/>
            <w:right w:val="none" w:sz="0" w:space="0" w:color="auto"/>
          </w:divBdr>
        </w:div>
        <w:div w:id="2141536332">
          <w:marLeft w:val="640"/>
          <w:marRight w:val="0"/>
          <w:marTop w:val="0"/>
          <w:marBottom w:val="0"/>
          <w:divBdr>
            <w:top w:val="none" w:sz="0" w:space="0" w:color="auto"/>
            <w:left w:val="none" w:sz="0" w:space="0" w:color="auto"/>
            <w:bottom w:val="none" w:sz="0" w:space="0" w:color="auto"/>
            <w:right w:val="none" w:sz="0" w:space="0" w:color="auto"/>
          </w:divBdr>
        </w:div>
        <w:div w:id="1265959187">
          <w:marLeft w:val="640"/>
          <w:marRight w:val="0"/>
          <w:marTop w:val="0"/>
          <w:marBottom w:val="0"/>
          <w:divBdr>
            <w:top w:val="none" w:sz="0" w:space="0" w:color="auto"/>
            <w:left w:val="none" w:sz="0" w:space="0" w:color="auto"/>
            <w:bottom w:val="none" w:sz="0" w:space="0" w:color="auto"/>
            <w:right w:val="none" w:sz="0" w:space="0" w:color="auto"/>
          </w:divBdr>
        </w:div>
        <w:div w:id="568002264">
          <w:marLeft w:val="640"/>
          <w:marRight w:val="0"/>
          <w:marTop w:val="0"/>
          <w:marBottom w:val="0"/>
          <w:divBdr>
            <w:top w:val="none" w:sz="0" w:space="0" w:color="auto"/>
            <w:left w:val="none" w:sz="0" w:space="0" w:color="auto"/>
            <w:bottom w:val="none" w:sz="0" w:space="0" w:color="auto"/>
            <w:right w:val="none" w:sz="0" w:space="0" w:color="auto"/>
          </w:divBdr>
        </w:div>
        <w:div w:id="2104299890">
          <w:marLeft w:val="640"/>
          <w:marRight w:val="0"/>
          <w:marTop w:val="0"/>
          <w:marBottom w:val="0"/>
          <w:divBdr>
            <w:top w:val="none" w:sz="0" w:space="0" w:color="auto"/>
            <w:left w:val="none" w:sz="0" w:space="0" w:color="auto"/>
            <w:bottom w:val="none" w:sz="0" w:space="0" w:color="auto"/>
            <w:right w:val="none" w:sz="0" w:space="0" w:color="auto"/>
          </w:divBdr>
        </w:div>
        <w:div w:id="988828218">
          <w:marLeft w:val="640"/>
          <w:marRight w:val="0"/>
          <w:marTop w:val="0"/>
          <w:marBottom w:val="0"/>
          <w:divBdr>
            <w:top w:val="none" w:sz="0" w:space="0" w:color="auto"/>
            <w:left w:val="none" w:sz="0" w:space="0" w:color="auto"/>
            <w:bottom w:val="none" w:sz="0" w:space="0" w:color="auto"/>
            <w:right w:val="none" w:sz="0" w:space="0" w:color="auto"/>
          </w:divBdr>
        </w:div>
        <w:div w:id="269511644">
          <w:marLeft w:val="640"/>
          <w:marRight w:val="0"/>
          <w:marTop w:val="0"/>
          <w:marBottom w:val="0"/>
          <w:divBdr>
            <w:top w:val="none" w:sz="0" w:space="0" w:color="auto"/>
            <w:left w:val="none" w:sz="0" w:space="0" w:color="auto"/>
            <w:bottom w:val="none" w:sz="0" w:space="0" w:color="auto"/>
            <w:right w:val="none" w:sz="0" w:space="0" w:color="auto"/>
          </w:divBdr>
        </w:div>
        <w:div w:id="531843312">
          <w:marLeft w:val="640"/>
          <w:marRight w:val="0"/>
          <w:marTop w:val="0"/>
          <w:marBottom w:val="0"/>
          <w:divBdr>
            <w:top w:val="none" w:sz="0" w:space="0" w:color="auto"/>
            <w:left w:val="none" w:sz="0" w:space="0" w:color="auto"/>
            <w:bottom w:val="none" w:sz="0" w:space="0" w:color="auto"/>
            <w:right w:val="none" w:sz="0" w:space="0" w:color="auto"/>
          </w:divBdr>
        </w:div>
        <w:div w:id="1701199833">
          <w:marLeft w:val="640"/>
          <w:marRight w:val="0"/>
          <w:marTop w:val="0"/>
          <w:marBottom w:val="0"/>
          <w:divBdr>
            <w:top w:val="none" w:sz="0" w:space="0" w:color="auto"/>
            <w:left w:val="none" w:sz="0" w:space="0" w:color="auto"/>
            <w:bottom w:val="none" w:sz="0" w:space="0" w:color="auto"/>
            <w:right w:val="none" w:sz="0" w:space="0" w:color="auto"/>
          </w:divBdr>
        </w:div>
        <w:div w:id="1299143186">
          <w:marLeft w:val="640"/>
          <w:marRight w:val="0"/>
          <w:marTop w:val="0"/>
          <w:marBottom w:val="0"/>
          <w:divBdr>
            <w:top w:val="none" w:sz="0" w:space="0" w:color="auto"/>
            <w:left w:val="none" w:sz="0" w:space="0" w:color="auto"/>
            <w:bottom w:val="none" w:sz="0" w:space="0" w:color="auto"/>
            <w:right w:val="none" w:sz="0" w:space="0" w:color="auto"/>
          </w:divBdr>
        </w:div>
        <w:div w:id="1515412797">
          <w:marLeft w:val="640"/>
          <w:marRight w:val="0"/>
          <w:marTop w:val="0"/>
          <w:marBottom w:val="0"/>
          <w:divBdr>
            <w:top w:val="none" w:sz="0" w:space="0" w:color="auto"/>
            <w:left w:val="none" w:sz="0" w:space="0" w:color="auto"/>
            <w:bottom w:val="none" w:sz="0" w:space="0" w:color="auto"/>
            <w:right w:val="none" w:sz="0" w:space="0" w:color="auto"/>
          </w:divBdr>
        </w:div>
        <w:div w:id="1863084418">
          <w:marLeft w:val="640"/>
          <w:marRight w:val="0"/>
          <w:marTop w:val="0"/>
          <w:marBottom w:val="0"/>
          <w:divBdr>
            <w:top w:val="none" w:sz="0" w:space="0" w:color="auto"/>
            <w:left w:val="none" w:sz="0" w:space="0" w:color="auto"/>
            <w:bottom w:val="none" w:sz="0" w:space="0" w:color="auto"/>
            <w:right w:val="none" w:sz="0" w:space="0" w:color="auto"/>
          </w:divBdr>
        </w:div>
        <w:div w:id="660545413">
          <w:marLeft w:val="640"/>
          <w:marRight w:val="0"/>
          <w:marTop w:val="0"/>
          <w:marBottom w:val="0"/>
          <w:divBdr>
            <w:top w:val="none" w:sz="0" w:space="0" w:color="auto"/>
            <w:left w:val="none" w:sz="0" w:space="0" w:color="auto"/>
            <w:bottom w:val="none" w:sz="0" w:space="0" w:color="auto"/>
            <w:right w:val="none" w:sz="0" w:space="0" w:color="auto"/>
          </w:divBdr>
        </w:div>
        <w:div w:id="1489325526">
          <w:marLeft w:val="640"/>
          <w:marRight w:val="0"/>
          <w:marTop w:val="0"/>
          <w:marBottom w:val="0"/>
          <w:divBdr>
            <w:top w:val="none" w:sz="0" w:space="0" w:color="auto"/>
            <w:left w:val="none" w:sz="0" w:space="0" w:color="auto"/>
            <w:bottom w:val="none" w:sz="0" w:space="0" w:color="auto"/>
            <w:right w:val="none" w:sz="0" w:space="0" w:color="auto"/>
          </w:divBdr>
        </w:div>
        <w:div w:id="615797336">
          <w:marLeft w:val="640"/>
          <w:marRight w:val="0"/>
          <w:marTop w:val="0"/>
          <w:marBottom w:val="0"/>
          <w:divBdr>
            <w:top w:val="none" w:sz="0" w:space="0" w:color="auto"/>
            <w:left w:val="none" w:sz="0" w:space="0" w:color="auto"/>
            <w:bottom w:val="none" w:sz="0" w:space="0" w:color="auto"/>
            <w:right w:val="none" w:sz="0" w:space="0" w:color="auto"/>
          </w:divBdr>
        </w:div>
        <w:div w:id="267201597">
          <w:marLeft w:val="640"/>
          <w:marRight w:val="0"/>
          <w:marTop w:val="0"/>
          <w:marBottom w:val="0"/>
          <w:divBdr>
            <w:top w:val="none" w:sz="0" w:space="0" w:color="auto"/>
            <w:left w:val="none" w:sz="0" w:space="0" w:color="auto"/>
            <w:bottom w:val="none" w:sz="0" w:space="0" w:color="auto"/>
            <w:right w:val="none" w:sz="0" w:space="0" w:color="auto"/>
          </w:divBdr>
        </w:div>
        <w:div w:id="1879467224">
          <w:marLeft w:val="640"/>
          <w:marRight w:val="0"/>
          <w:marTop w:val="0"/>
          <w:marBottom w:val="0"/>
          <w:divBdr>
            <w:top w:val="none" w:sz="0" w:space="0" w:color="auto"/>
            <w:left w:val="none" w:sz="0" w:space="0" w:color="auto"/>
            <w:bottom w:val="none" w:sz="0" w:space="0" w:color="auto"/>
            <w:right w:val="none" w:sz="0" w:space="0" w:color="auto"/>
          </w:divBdr>
        </w:div>
        <w:div w:id="1377075012">
          <w:marLeft w:val="640"/>
          <w:marRight w:val="0"/>
          <w:marTop w:val="0"/>
          <w:marBottom w:val="0"/>
          <w:divBdr>
            <w:top w:val="none" w:sz="0" w:space="0" w:color="auto"/>
            <w:left w:val="none" w:sz="0" w:space="0" w:color="auto"/>
            <w:bottom w:val="none" w:sz="0" w:space="0" w:color="auto"/>
            <w:right w:val="none" w:sz="0" w:space="0" w:color="auto"/>
          </w:divBdr>
        </w:div>
        <w:div w:id="996760272">
          <w:marLeft w:val="640"/>
          <w:marRight w:val="0"/>
          <w:marTop w:val="0"/>
          <w:marBottom w:val="0"/>
          <w:divBdr>
            <w:top w:val="none" w:sz="0" w:space="0" w:color="auto"/>
            <w:left w:val="none" w:sz="0" w:space="0" w:color="auto"/>
            <w:bottom w:val="none" w:sz="0" w:space="0" w:color="auto"/>
            <w:right w:val="none" w:sz="0" w:space="0" w:color="auto"/>
          </w:divBdr>
        </w:div>
        <w:div w:id="1415007864">
          <w:marLeft w:val="640"/>
          <w:marRight w:val="0"/>
          <w:marTop w:val="0"/>
          <w:marBottom w:val="0"/>
          <w:divBdr>
            <w:top w:val="none" w:sz="0" w:space="0" w:color="auto"/>
            <w:left w:val="none" w:sz="0" w:space="0" w:color="auto"/>
            <w:bottom w:val="none" w:sz="0" w:space="0" w:color="auto"/>
            <w:right w:val="none" w:sz="0" w:space="0" w:color="auto"/>
          </w:divBdr>
        </w:div>
        <w:div w:id="204371357">
          <w:marLeft w:val="640"/>
          <w:marRight w:val="0"/>
          <w:marTop w:val="0"/>
          <w:marBottom w:val="0"/>
          <w:divBdr>
            <w:top w:val="none" w:sz="0" w:space="0" w:color="auto"/>
            <w:left w:val="none" w:sz="0" w:space="0" w:color="auto"/>
            <w:bottom w:val="none" w:sz="0" w:space="0" w:color="auto"/>
            <w:right w:val="none" w:sz="0" w:space="0" w:color="auto"/>
          </w:divBdr>
        </w:div>
        <w:div w:id="1416632497">
          <w:marLeft w:val="640"/>
          <w:marRight w:val="0"/>
          <w:marTop w:val="0"/>
          <w:marBottom w:val="0"/>
          <w:divBdr>
            <w:top w:val="none" w:sz="0" w:space="0" w:color="auto"/>
            <w:left w:val="none" w:sz="0" w:space="0" w:color="auto"/>
            <w:bottom w:val="none" w:sz="0" w:space="0" w:color="auto"/>
            <w:right w:val="none" w:sz="0" w:space="0" w:color="auto"/>
          </w:divBdr>
        </w:div>
        <w:div w:id="1922329323">
          <w:marLeft w:val="640"/>
          <w:marRight w:val="0"/>
          <w:marTop w:val="0"/>
          <w:marBottom w:val="0"/>
          <w:divBdr>
            <w:top w:val="none" w:sz="0" w:space="0" w:color="auto"/>
            <w:left w:val="none" w:sz="0" w:space="0" w:color="auto"/>
            <w:bottom w:val="none" w:sz="0" w:space="0" w:color="auto"/>
            <w:right w:val="none" w:sz="0" w:space="0" w:color="auto"/>
          </w:divBdr>
        </w:div>
        <w:div w:id="430009768">
          <w:marLeft w:val="640"/>
          <w:marRight w:val="0"/>
          <w:marTop w:val="0"/>
          <w:marBottom w:val="0"/>
          <w:divBdr>
            <w:top w:val="none" w:sz="0" w:space="0" w:color="auto"/>
            <w:left w:val="none" w:sz="0" w:space="0" w:color="auto"/>
            <w:bottom w:val="none" w:sz="0" w:space="0" w:color="auto"/>
            <w:right w:val="none" w:sz="0" w:space="0" w:color="auto"/>
          </w:divBdr>
        </w:div>
        <w:div w:id="149443074">
          <w:marLeft w:val="640"/>
          <w:marRight w:val="0"/>
          <w:marTop w:val="0"/>
          <w:marBottom w:val="0"/>
          <w:divBdr>
            <w:top w:val="none" w:sz="0" w:space="0" w:color="auto"/>
            <w:left w:val="none" w:sz="0" w:space="0" w:color="auto"/>
            <w:bottom w:val="none" w:sz="0" w:space="0" w:color="auto"/>
            <w:right w:val="none" w:sz="0" w:space="0" w:color="auto"/>
          </w:divBdr>
        </w:div>
        <w:div w:id="980421379">
          <w:marLeft w:val="640"/>
          <w:marRight w:val="0"/>
          <w:marTop w:val="0"/>
          <w:marBottom w:val="0"/>
          <w:divBdr>
            <w:top w:val="none" w:sz="0" w:space="0" w:color="auto"/>
            <w:left w:val="none" w:sz="0" w:space="0" w:color="auto"/>
            <w:bottom w:val="none" w:sz="0" w:space="0" w:color="auto"/>
            <w:right w:val="none" w:sz="0" w:space="0" w:color="auto"/>
          </w:divBdr>
        </w:div>
        <w:div w:id="408425909">
          <w:marLeft w:val="640"/>
          <w:marRight w:val="0"/>
          <w:marTop w:val="0"/>
          <w:marBottom w:val="0"/>
          <w:divBdr>
            <w:top w:val="none" w:sz="0" w:space="0" w:color="auto"/>
            <w:left w:val="none" w:sz="0" w:space="0" w:color="auto"/>
            <w:bottom w:val="none" w:sz="0" w:space="0" w:color="auto"/>
            <w:right w:val="none" w:sz="0" w:space="0" w:color="auto"/>
          </w:divBdr>
        </w:div>
        <w:div w:id="1245644468">
          <w:marLeft w:val="640"/>
          <w:marRight w:val="0"/>
          <w:marTop w:val="0"/>
          <w:marBottom w:val="0"/>
          <w:divBdr>
            <w:top w:val="none" w:sz="0" w:space="0" w:color="auto"/>
            <w:left w:val="none" w:sz="0" w:space="0" w:color="auto"/>
            <w:bottom w:val="none" w:sz="0" w:space="0" w:color="auto"/>
            <w:right w:val="none" w:sz="0" w:space="0" w:color="auto"/>
          </w:divBdr>
        </w:div>
        <w:div w:id="1280379353">
          <w:marLeft w:val="640"/>
          <w:marRight w:val="0"/>
          <w:marTop w:val="0"/>
          <w:marBottom w:val="0"/>
          <w:divBdr>
            <w:top w:val="none" w:sz="0" w:space="0" w:color="auto"/>
            <w:left w:val="none" w:sz="0" w:space="0" w:color="auto"/>
            <w:bottom w:val="none" w:sz="0" w:space="0" w:color="auto"/>
            <w:right w:val="none" w:sz="0" w:space="0" w:color="auto"/>
          </w:divBdr>
        </w:div>
        <w:div w:id="2010791186">
          <w:marLeft w:val="640"/>
          <w:marRight w:val="0"/>
          <w:marTop w:val="0"/>
          <w:marBottom w:val="0"/>
          <w:divBdr>
            <w:top w:val="none" w:sz="0" w:space="0" w:color="auto"/>
            <w:left w:val="none" w:sz="0" w:space="0" w:color="auto"/>
            <w:bottom w:val="none" w:sz="0" w:space="0" w:color="auto"/>
            <w:right w:val="none" w:sz="0" w:space="0" w:color="auto"/>
          </w:divBdr>
        </w:div>
        <w:div w:id="1410690525">
          <w:marLeft w:val="640"/>
          <w:marRight w:val="0"/>
          <w:marTop w:val="0"/>
          <w:marBottom w:val="0"/>
          <w:divBdr>
            <w:top w:val="none" w:sz="0" w:space="0" w:color="auto"/>
            <w:left w:val="none" w:sz="0" w:space="0" w:color="auto"/>
            <w:bottom w:val="none" w:sz="0" w:space="0" w:color="auto"/>
            <w:right w:val="none" w:sz="0" w:space="0" w:color="auto"/>
          </w:divBdr>
        </w:div>
        <w:div w:id="352077542">
          <w:marLeft w:val="640"/>
          <w:marRight w:val="0"/>
          <w:marTop w:val="0"/>
          <w:marBottom w:val="0"/>
          <w:divBdr>
            <w:top w:val="none" w:sz="0" w:space="0" w:color="auto"/>
            <w:left w:val="none" w:sz="0" w:space="0" w:color="auto"/>
            <w:bottom w:val="none" w:sz="0" w:space="0" w:color="auto"/>
            <w:right w:val="none" w:sz="0" w:space="0" w:color="auto"/>
          </w:divBdr>
        </w:div>
        <w:div w:id="1821270069">
          <w:marLeft w:val="640"/>
          <w:marRight w:val="0"/>
          <w:marTop w:val="0"/>
          <w:marBottom w:val="0"/>
          <w:divBdr>
            <w:top w:val="none" w:sz="0" w:space="0" w:color="auto"/>
            <w:left w:val="none" w:sz="0" w:space="0" w:color="auto"/>
            <w:bottom w:val="none" w:sz="0" w:space="0" w:color="auto"/>
            <w:right w:val="none" w:sz="0" w:space="0" w:color="auto"/>
          </w:divBdr>
        </w:div>
        <w:div w:id="1526945262">
          <w:marLeft w:val="640"/>
          <w:marRight w:val="0"/>
          <w:marTop w:val="0"/>
          <w:marBottom w:val="0"/>
          <w:divBdr>
            <w:top w:val="none" w:sz="0" w:space="0" w:color="auto"/>
            <w:left w:val="none" w:sz="0" w:space="0" w:color="auto"/>
            <w:bottom w:val="none" w:sz="0" w:space="0" w:color="auto"/>
            <w:right w:val="none" w:sz="0" w:space="0" w:color="auto"/>
          </w:divBdr>
        </w:div>
        <w:div w:id="1881702363">
          <w:marLeft w:val="640"/>
          <w:marRight w:val="0"/>
          <w:marTop w:val="0"/>
          <w:marBottom w:val="0"/>
          <w:divBdr>
            <w:top w:val="none" w:sz="0" w:space="0" w:color="auto"/>
            <w:left w:val="none" w:sz="0" w:space="0" w:color="auto"/>
            <w:bottom w:val="none" w:sz="0" w:space="0" w:color="auto"/>
            <w:right w:val="none" w:sz="0" w:space="0" w:color="auto"/>
          </w:divBdr>
        </w:div>
        <w:div w:id="1532954374">
          <w:marLeft w:val="640"/>
          <w:marRight w:val="0"/>
          <w:marTop w:val="0"/>
          <w:marBottom w:val="0"/>
          <w:divBdr>
            <w:top w:val="none" w:sz="0" w:space="0" w:color="auto"/>
            <w:left w:val="none" w:sz="0" w:space="0" w:color="auto"/>
            <w:bottom w:val="none" w:sz="0" w:space="0" w:color="auto"/>
            <w:right w:val="none" w:sz="0" w:space="0" w:color="auto"/>
          </w:divBdr>
        </w:div>
        <w:div w:id="2026010861">
          <w:marLeft w:val="640"/>
          <w:marRight w:val="0"/>
          <w:marTop w:val="0"/>
          <w:marBottom w:val="0"/>
          <w:divBdr>
            <w:top w:val="none" w:sz="0" w:space="0" w:color="auto"/>
            <w:left w:val="none" w:sz="0" w:space="0" w:color="auto"/>
            <w:bottom w:val="none" w:sz="0" w:space="0" w:color="auto"/>
            <w:right w:val="none" w:sz="0" w:space="0" w:color="auto"/>
          </w:divBdr>
        </w:div>
      </w:divsChild>
    </w:div>
    <w:div w:id="1700348345">
      <w:marLeft w:val="0"/>
      <w:marRight w:val="0"/>
      <w:marTop w:val="0"/>
      <w:marBottom w:val="0"/>
      <w:divBdr>
        <w:top w:val="none" w:sz="0" w:space="0" w:color="auto"/>
        <w:left w:val="none" w:sz="0" w:space="0" w:color="auto"/>
        <w:bottom w:val="none" w:sz="0" w:space="0" w:color="auto"/>
        <w:right w:val="none" w:sz="0" w:space="0" w:color="auto"/>
      </w:divBdr>
    </w:div>
    <w:div w:id="1703048799">
      <w:marLeft w:val="640"/>
      <w:marRight w:val="0"/>
      <w:marTop w:val="0"/>
      <w:marBottom w:val="0"/>
      <w:divBdr>
        <w:top w:val="none" w:sz="0" w:space="0" w:color="auto"/>
        <w:left w:val="none" w:sz="0" w:space="0" w:color="auto"/>
        <w:bottom w:val="none" w:sz="0" w:space="0" w:color="auto"/>
        <w:right w:val="none" w:sz="0" w:space="0" w:color="auto"/>
      </w:divBdr>
    </w:div>
    <w:div w:id="1704746673">
      <w:marLeft w:val="640"/>
      <w:marRight w:val="0"/>
      <w:marTop w:val="0"/>
      <w:marBottom w:val="0"/>
      <w:divBdr>
        <w:top w:val="none" w:sz="0" w:space="0" w:color="auto"/>
        <w:left w:val="none" w:sz="0" w:space="0" w:color="auto"/>
        <w:bottom w:val="none" w:sz="0" w:space="0" w:color="auto"/>
        <w:right w:val="none" w:sz="0" w:space="0" w:color="auto"/>
      </w:divBdr>
    </w:div>
    <w:div w:id="1706099087">
      <w:marLeft w:val="640"/>
      <w:marRight w:val="0"/>
      <w:marTop w:val="0"/>
      <w:marBottom w:val="0"/>
      <w:divBdr>
        <w:top w:val="none" w:sz="0" w:space="0" w:color="auto"/>
        <w:left w:val="none" w:sz="0" w:space="0" w:color="auto"/>
        <w:bottom w:val="none" w:sz="0" w:space="0" w:color="auto"/>
        <w:right w:val="none" w:sz="0" w:space="0" w:color="auto"/>
      </w:divBdr>
    </w:div>
    <w:div w:id="1707371182">
      <w:marLeft w:val="0"/>
      <w:marRight w:val="0"/>
      <w:marTop w:val="0"/>
      <w:marBottom w:val="0"/>
      <w:divBdr>
        <w:top w:val="none" w:sz="0" w:space="0" w:color="auto"/>
        <w:left w:val="none" w:sz="0" w:space="0" w:color="auto"/>
        <w:bottom w:val="none" w:sz="0" w:space="0" w:color="auto"/>
        <w:right w:val="none" w:sz="0" w:space="0" w:color="auto"/>
      </w:divBdr>
    </w:div>
    <w:div w:id="1709136041">
      <w:marLeft w:val="640"/>
      <w:marRight w:val="0"/>
      <w:marTop w:val="0"/>
      <w:marBottom w:val="0"/>
      <w:divBdr>
        <w:top w:val="none" w:sz="0" w:space="0" w:color="auto"/>
        <w:left w:val="none" w:sz="0" w:space="0" w:color="auto"/>
        <w:bottom w:val="none" w:sz="0" w:space="0" w:color="auto"/>
        <w:right w:val="none" w:sz="0" w:space="0" w:color="auto"/>
      </w:divBdr>
    </w:div>
    <w:div w:id="1711149820">
      <w:marLeft w:val="640"/>
      <w:marRight w:val="0"/>
      <w:marTop w:val="0"/>
      <w:marBottom w:val="0"/>
      <w:divBdr>
        <w:top w:val="none" w:sz="0" w:space="0" w:color="auto"/>
        <w:left w:val="none" w:sz="0" w:space="0" w:color="auto"/>
        <w:bottom w:val="none" w:sz="0" w:space="0" w:color="auto"/>
        <w:right w:val="none" w:sz="0" w:space="0" w:color="auto"/>
      </w:divBdr>
    </w:div>
    <w:div w:id="1712607873">
      <w:marLeft w:val="640"/>
      <w:marRight w:val="0"/>
      <w:marTop w:val="0"/>
      <w:marBottom w:val="0"/>
      <w:divBdr>
        <w:top w:val="none" w:sz="0" w:space="0" w:color="auto"/>
        <w:left w:val="none" w:sz="0" w:space="0" w:color="auto"/>
        <w:bottom w:val="none" w:sz="0" w:space="0" w:color="auto"/>
        <w:right w:val="none" w:sz="0" w:space="0" w:color="auto"/>
      </w:divBdr>
    </w:div>
    <w:div w:id="1712610978">
      <w:bodyDiv w:val="1"/>
      <w:marLeft w:val="0"/>
      <w:marRight w:val="0"/>
      <w:marTop w:val="0"/>
      <w:marBottom w:val="0"/>
      <w:divBdr>
        <w:top w:val="none" w:sz="0" w:space="0" w:color="auto"/>
        <w:left w:val="none" w:sz="0" w:space="0" w:color="auto"/>
        <w:bottom w:val="none" w:sz="0" w:space="0" w:color="auto"/>
        <w:right w:val="none" w:sz="0" w:space="0" w:color="auto"/>
      </w:divBdr>
      <w:divsChild>
        <w:div w:id="10425463">
          <w:marLeft w:val="640"/>
          <w:marRight w:val="0"/>
          <w:marTop w:val="0"/>
          <w:marBottom w:val="0"/>
          <w:divBdr>
            <w:top w:val="none" w:sz="0" w:space="0" w:color="auto"/>
            <w:left w:val="none" w:sz="0" w:space="0" w:color="auto"/>
            <w:bottom w:val="none" w:sz="0" w:space="0" w:color="auto"/>
            <w:right w:val="none" w:sz="0" w:space="0" w:color="auto"/>
          </w:divBdr>
        </w:div>
        <w:div w:id="132332783">
          <w:marLeft w:val="640"/>
          <w:marRight w:val="0"/>
          <w:marTop w:val="0"/>
          <w:marBottom w:val="0"/>
          <w:divBdr>
            <w:top w:val="none" w:sz="0" w:space="0" w:color="auto"/>
            <w:left w:val="none" w:sz="0" w:space="0" w:color="auto"/>
            <w:bottom w:val="none" w:sz="0" w:space="0" w:color="auto"/>
            <w:right w:val="none" w:sz="0" w:space="0" w:color="auto"/>
          </w:divBdr>
        </w:div>
        <w:div w:id="217909374">
          <w:marLeft w:val="640"/>
          <w:marRight w:val="0"/>
          <w:marTop w:val="0"/>
          <w:marBottom w:val="0"/>
          <w:divBdr>
            <w:top w:val="none" w:sz="0" w:space="0" w:color="auto"/>
            <w:left w:val="none" w:sz="0" w:space="0" w:color="auto"/>
            <w:bottom w:val="none" w:sz="0" w:space="0" w:color="auto"/>
            <w:right w:val="none" w:sz="0" w:space="0" w:color="auto"/>
          </w:divBdr>
        </w:div>
        <w:div w:id="225454773">
          <w:marLeft w:val="640"/>
          <w:marRight w:val="0"/>
          <w:marTop w:val="0"/>
          <w:marBottom w:val="0"/>
          <w:divBdr>
            <w:top w:val="none" w:sz="0" w:space="0" w:color="auto"/>
            <w:left w:val="none" w:sz="0" w:space="0" w:color="auto"/>
            <w:bottom w:val="none" w:sz="0" w:space="0" w:color="auto"/>
            <w:right w:val="none" w:sz="0" w:space="0" w:color="auto"/>
          </w:divBdr>
        </w:div>
        <w:div w:id="227541183">
          <w:marLeft w:val="640"/>
          <w:marRight w:val="0"/>
          <w:marTop w:val="0"/>
          <w:marBottom w:val="0"/>
          <w:divBdr>
            <w:top w:val="none" w:sz="0" w:space="0" w:color="auto"/>
            <w:left w:val="none" w:sz="0" w:space="0" w:color="auto"/>
            <w:bottom w:val="none" w:sz="0" w:space="0" w:color="auto"/>
            <w:right w:val="none" w:sz="0" w:space="0" w:color="auto"/>
          </w:divBdr>
        </w:div>
        <w:div w:id="308707281">
          <w:marLeft w:val="640"/>
          <w:marRight w:val="0"/>
          <w:marTop w:val="0"/>
          <w:marBottom w:val="0"/>
          <w:divBdr>
            <w:top w:val="none" w:sz="0" w:space="0" w:color="auto"/>
            <w:left w:val="none" w:sz="0" w:space="0" w:color="auto"/>
            <w:bottom w:val="none" w:sz="0" w:space="0" w:color="auto"/>
            <w:right w:val="none" w:sz="0" w:space="0" w:color="auto"/>
          </w:divBdr>
        </w:div>
        <w:div w:id="349335074">
          <w:marLeft w:val="640"/>
          <w:marRight w:val="0"/>
          <w:marTop w:val="0"/>
          <w:marBottom w:val="0"/>
          <w:divBdr>
            <w:top w:val="none" w:sz="0" w:space="0" w:color="auto"/>
            <w:left w:val="none" w:sz="0" w:space="0" w:color="auto"/>
            <w:bottom w:val="none" w:sz="0" w:space="0" w:color="auto"/>
            <w:right w:val="none" w:sz="0" w:space="0" w:color="auto"/>
          </w:divBdr>
        </w:div>
        <w:div w:id="441341425">
          <w:marLeft w:val="640"/>
          <w:marRight w:val="0"/>
          <w:marTop w:val="0"/>
          <w:marBottom w:val="0"/>
          <w:divBdr>
            <w:top w:val="none" w:sz="0" w:space="0" w:color="auto"/>
            <w:left w:val="none" w:sz="0" w:space="0" w:color="auto"/>
            <w:bottom w:val="none" w:sz="0" w:space="0" w:color="auto"/>
            <w:right w:val="none" w:sz="0" w:space="0" w:color="auto"/>
          </w:divBdr>
        </w:div>
        <w:div w:id="456333901">
          <w:marLeft w:val="640"/>
          <w:marRight w:val="0"/>
          <w:marTop w:val="0"/>
          <w:marBottom w:val="0"/>
          <w:divBdr>
            <w:top w:val="none" w:sz="0" w:space="0" w:color="auto"/>
            <w:left w:val="none" w:sz="0" w:space="0" w:color="auto"/>
            <w:bottom w:val="none" w:sz="0" w:space="0" w:color="auto"/>
            <w:right w:val="none" w:sz="0" w:space="0" w:color="auto"/>
          </w:divBdr>
        </w:div>
        <w:div w:id="477185722">
          <w:marLeft w:val="640"/>
          <w:marRight w:val="0"/>
          <w:marTop w:val="0"/>
          <w:marBottom w:val="0"/>
          <w:divBdr>
            <w:top w:val="none" w:sz="0" w:space="0" w:color="auto"/>
            <w:left w:val="none" w:sz="0" w:space="0" w:color="auto"/>
            <w:bottom w:val="none" w:sz="0" w:space="0" w:color="auto"/>
            <w:right w:val="none" w:sz="0" w:space="0" w:color="auto"/>
          </w:divBdr>
        </w:div>
        <w:div w:id="504786302">
          <w:marLeft w:val="640"/>
          <w:marRight w:val="0"/>
          <w:marTop w:val="0"/>
          <w:marBottom w:val="0"/>
          <w:divBdr>
            <w:top w:val="none" w:sz="0" w:space="0" w:color="auto"/>
            <w:left w:val="none" w:sz="0" w:space="0" w:color="auto"/>
            <w:bottom w:val="none" w:sz="0" w:space="0" w:color="auto"/>
            <w:right w:val="none" w:sz="0" w:space="0" w:color="auto"/>
          </w:divBdr>
        </w:div>
        <w:div w:id="548423216">
          <w:marLeft w:val="640"/>
          <w:marRight w:val="0"/>
          <w:marTop w:val="0"/>
          <w:marBottom w:val="0"/>
          <w:divBdr>
            <w:top w:val="none" w:sz="0" w:space="0" w:color="auto"/>
            <w:left w:val="none" w:sz="0" w:space="0" w:color="auto"/>
            <w:bottom w:val="none" w:sz="0" w:space="0" w:color="auto"/>
            <w:right w:val="none" w:sz="0" w:space="0" w:color="auto"/>
          </w:divBdr>
        </w:div>
        <w:div w:id="548494231">
          <w:marLeft w:val="640"/>
          <w:marRight w:val="0"/>
          <w:marTop w:val="0"/>
          <w:marBottom w:val="0"/>
          <w:divBdr>
            <w:top w:val="none" w:sz="0" w:space="0" w:color="auto"/>
            <w:left w:val="none" w:sz="0" w:space="0" w:color="auto"/>
            <w:bottom w:val="none" w:sz="0" w:space="0" w:color="auto"/>
            <w:right w:val="none" w:sz="0" w:space="0" w:color="auto"/>
          </w:divBdr>
        </w:div>
        <w:div w:id="568731448">
          <w:marLeft w:val="640"/>
          <w:marRight w:val="0"/>
          <w:marTop w:val="0"/>
          <w:marBottom w:val="0"/>
          <w:divBdr>
            <w:top w:val="none" w:sz="0" w:space="0" w:color="auto"/>
            <w:left w:val="none" w:sz="0" w:space="0" w:color="auto"/>
            <w:bottom w:val="none" w:sz="0" w:space="0" w:color="auto"/>
            <w:right w:val="none" w:sz="0" w:space="0" w:color="auto"/>
          </w:divBdr>
        </w:div>
        <w:div w:id="625621268">
          <w:marLeft w:val="640"/>
          <w:marRight w:val="0"/>
          <w:marTop w:val="0"/>
          <w:marBottom w:val="0"/>
          <w:divBdr>
            <w:top w:val="none" w:sz="0" w:space="0" w:color="auto"/>
            <w:left w:val="none" w:sz="0" w:space="0" w:color="auto"/>
            <w:bottom w:val="none" w:sz="0" w:space="0" w:color="auto"/>
            <w:right w:val="none" w:sz="0" w:space="0" w:color="auto"/>
          </w:divBdr>
        </w:div>
        <w:div w:id="626007013">
          <w:marLeft w:val="640"/>
          <w:marRight w:val="0"/>
          <w:marTop w:val="0"/>
          <w:marBottom w:val="0"/>
          <w:divBdr>
            <w:top w:val="none" w:sz="0" w:space="0" w:color="auto"/>
            <w:left w:val="none" w:sz="0" w:space="0" w:color="auto"/>
            <w:bottom w:val="none" w:sz="0" w:space="0" w:color="auto"/>
            <w:right w:val="none" w:sz="0" w:space="0" w:color="auto"/>
          </w:divBdr>
        </w:div>
        <w:div w:id="671251514">
          <w:marLeft w:val="640"/>
          <w:marRight w:val="0"/>
          <w:marTop w:val="0"/>
          <w:marBottom w:val="0"/>
          <w:divBdr>
            <w:top w:val="none" w:sz="0" w:space="0" w:color="auto"/>
            <w:left w:val="none" w:sz="0" w:space="0" w:color="auto"/>
            <w:bottom w:val="none" w:sz="0" w:space="0" w:color="auto"/>
            <w:right w:val="none" w:sz="0" w:space="0" w:color="auto"/>
          </w:divBdr>
        </w:div>
        <w:div w:id="762649248">
          <w:marLeft w:val="640"/>
          <w:marRight w:val="0"/>
          <w:marTop w:val="0"/>
          <w:marBottom w:val="0"/>
          <w:divBdr>
            <w:top w:val="none" w:sz="0" w:space="0" w:color="auto"/>
            <w:left w:val="none" w:sz="0" w:space="0" w:color="auto"/>
            <w:bottom w:val="none" w:sz="0" w:space="0" w:color="auto"/>
            <w:right w:val="none" w:sz="0" w:space="0" w:color="auto"/>
          </w:divBdr>
        </w:div>
        <w:div w:id="975767042">
          <w:marLeft w:val="640"/>
          <w:marRight w:val="0"/>
          <w:marTop w:val="0"/>
          <w:marBottom w:val="0"/>
          <w:divBdr>
            <w:top w:val="none" w:sz="0" w:space="0" w:color="auto"/>
            <w:left w:val="none" w:sz="0" w:space="0" w:color="auto"/>
            <w:bottom w:val="none" w:sz="0" w:space="0" w:color="auto"/>
            <w:right w:val="none" w:sz="0" w:space="0" w:color="auto"/>
          </w:divBdr>
        </w:div>
        <w:div w:id="1039356327">
          <w:marLeft w:val="640"/>
          <w:marRight w:val="0"/>
          <w:marTop w:val="0"/>
          <w:marBottom w:val="0"/>
          <w:divBdr>
            <w:top w:val="none" w:sz="0" w:space="0" w:color="auto"/>
            <w:left w:val="none" w:sz="0" w:space="0" w:color="auto"/>
            <w:bottom w:val="none" w:sz="0" w:space="0" w:color="auto"/>
            <w:right w:val="none" w:sz="0" w:space="0" w:color="auto"/>
          </w:divBdr>
        </w:div>
        <w:div w:id="1140263513">
          <w:marLeft w:val="640"/>
          <w:marRight w:val="0"/>
          <w:marTop w:val="0"/>
          <w:marBottom w:val="0"/>
          <w:divBdr>
            <w:top w:val="none" w:sz="0" w:space="0" w:color="auto"/>
            <w:left w:val="none" w:sz="0" w:space="0" w:color="auto"/>
            <w:bottom w:val="none" w:sz="0" w:space="0" w:color="auto"/>
            <w:right w:val="none" w:sz="0" w:space="0" w:color="auto"/>
          </w:divBdr>
        </w:div>
        <w:div w:id="1157452036">
          <w:marLeft w:val="640"/>
          <w:marRight w:val="0"/>
          <w:marTop w:val="0"/>
          <w:marBottom w:val="0"/>
          <w:divBdr>
            <w:top w:val="none" w:sz="0" w:space="0" w:color="auto"/>
            <w:left w:val="none" w:sz="0" w:space="0" w:color="auto"/>
            <w:bottom w:val="none" w:sz="0" w:space="0" w:color="auto"/>
            <w:right w:val="none" w:sz="0" w:space="0" w:color="auto"/>
          </w:divBdr>
        </w:div>
        <w:div w:id="1181313142">
          <w:marLeft w:val="640"/>
          <w:marRight w:val="0"/>
          <w:marTop w:val="0"/>
          <w:marBottom w:val="0"/>
          <w:divBdr>
            <w:top w:val="none" w:sz="0" w:space="0" w:color="auto"/>
            <w:left w:val="none" w:sz="0" w:space="0" w:color="auto"/>
            <w:bottom w:val="none" w:sz="0" w:space="0" w:color="auto"/>
            <w:right w:val="none" w:sz="0" w:space="0" w:color="auto"/>
          </w:divBdr>
        </w:div>
        <w:div w:id="1280529469">
          <w:marLeft w:val="640"/>
          <w:marRight w:val="0"/>
          <w:marTop w:val="0"/>
          <w:marBottom w:val="0"/>
          <w:divBdr>
            <w:top w:val="none" w:sz="0" w:space="0" w:color="auto"/>
            <w:left w:val="none" w:sz="0" w:space="0" w:color="auto"/>
            <w:bottom w:val="none" w:sz="0" w:space="0" w:color="auto"/>
            <w:right w:val="none" w:sz="0" w:space="0" w:color="auto"/>
          </w:divBdr>
        </w:div>
        <w:div w:id="1333026590">
          <w:marLeft w:val="640"/>
          <w:marRight w:val="0"/>
          <w:marTop w:val="0"/>
          <w:marBottom w:val="0"/>
          <w:divBdr>
            <w:top w:val="none" w:sz="0" w:space="0" w:color="auto"/>
            <w:left w:val="none" w:sz="0" w:space="0" w:color="auto"/>
            <w:bottom w:val="none" w:sz="0" w:space="0" w:color="auto"/>
            <w:right w:val="none" w:sz="0" w:space="0" w:color="auto"/>
          </w:divBdr>
        </w:div>
        <w:div w:id="1381124944">
          <w:marLeft w:val="640"/>
          <w:marRight w:val="0"/>
          <w:marTop w:val="0"/>
          <w:marBottom w:val="0"/>
          <w:divBdr>
            <w:top w:val="none" w:sz="0" w:space="0" w:color="auto"/>
            <w:left w:val="none" w:sz="0" w:space="0" w:color="auto"/>
            <w:bottom w:val="none" w:sz="0" w:space="0" w:color="auto"/>
            <w:right w:val="none" w:sz="0" w:space="0" w:color="auto"/>
          </w:divBdr>
        </w:div>
        <w:div w:id="1385450809">
          <w:marLeft w:val="640"/>
          <w:marRight w:val="0"/>
          <w:marTop w:val="0"/>
          <w:marBottom w:val="0"/>
          <w:divBdr>
            <w:top w:val="none" w:sz="0" w:space="0" w:color="auto"/>
            <w:left w:val="none" w:sz="0" w:space="0" w:color="auto"/>
            <w:bottom w:val="none" w:sz="0" w:space="0" w:color="auto"/>
            <w:right w:val="none" w:sz="0" w:space="0" w:color="auto"/>
          </w:divBdr>
        </w:div>
        <w:div w:id="1423992379">
          <w:marLeft w:val="640"/>
          <w:marRight w:val="0"/>
          <w:marTop w:val="0"/>
          <w:marBottom w:val="0"/>
          <w:divBdr>
            <w:top w:val="none" w:sz="0" w:space="0" w:color="auto"/>
            <w:left w:val="none" w:sz="0" w:space="0" w:color="auto"/>
            <w:bottom w:val="none" w:sz="0" w:space="0" w:color="auto"/>
            <w:right w:val="none" w:sz="0" w:space="0" w:color="auto"/>
          </w:divBdr>
        </w:div>
        <w:div w:id="1474133403">
          <w:marLeft w:val="640"/>
          <w:marRight w:val="0"/>
          <w:marTop w:val="0"/>
          <w:marBottom w:val="0"/>
          <w:divBdr>
            <w:top w:val="none" w:sz="0" w:space="0" w:color="auto"/>
            <w:left w:val="none" w:sz="0" w:space="0" w:color="auto"/>
            <w:bottom w:val="none" w:sz="0" w:space="0" w:color="auto"/>
            <w:right w:val="none" w:sz="0" w:space="0" w:color="auto"/>
          </w:divBdr>
        </w:div>
        <w:div w:id="1520460444">
          <w:marLeft w:val="640"/>
          <w:marRight w:val="0"/>
          <w:marTop w:val="0"/>
          <w:marBottom w:val="0"/>
          <w:divBdr>
            <w:top w:val="none" w:sz="0" w:space="0" w:color="auto"/>
            <w:left w:val="none" w:sz="0" w:space="0" w:color="auto"/>
            <w:bottom w:val="none" w:sz="0" w:space="0" w:color="auto"/>
            <w:right w:val="none" w:sz="0" w:space="0" w:color="auto"/>
          </w:divBdr>
        </w:div>
        <w:div w:id="1589731351">
          <w:marLeft w:val="640"/>
          <w:marRight w:val="0"/>
          <w:marTop w:val="0"/>
          <w:marBottom w:val="0"/>
          <w:divBdr>
            <w:top w:val="none" w:sz="0" w:space="0" w:color="auto"/>
            <w:left w:val="none" w:sz="0" w:space="0" w:color="auto"/>
            <w:bottom w:val="none" w:sz="0" w:space="0" w:color="auto"/>
            <w:right w:val="none" w:sz="0" w:space="0" w:color="auto"/>
          </w:divBdr>
        </w:div>
        <w:div w:id="1604190628">
          <w:marLeft w:val="640"/>
          <w:marRight w:val="0"/>
          <w:marTop w:val="0"/>
          <w:marBottom w:val="0"/>
          <w:divBdr>
            <w:top w:val="none" w:sz="0" w:space="0" w:color="auto"/>
            <w:left w:val="none" w:sz="0" w:space="0" w:color="auto"/>
            <w:bottom w:val="none" w:sz="0" w:space="0" w:color="auto"/>
            <w:right w:val="none" w:sz="0" w:space="0" w:color="auto"/>
          </w:divBdr>
        </w:div>
        <w:div w:id="1793817097">
          <w:marLeft w:val="640"/>
          <w:marRight w:val="0"/>
          <w:marTop w:val="0"/>
          <w:marBottom w:val="0"/>
          <w:divBdr>
            <w:top w:val="none" w:sz="0" w:space="0" w:color="auto"/>
            <w:left w:val="none" w:sz="0" w:space="0" w:color="auto"/>
            <w:bottom w:val="none" w:sz="0" w:space="0" w:color="auto"/>
            <w:right w:val="none" w:sz="0" w:space="0" w:color="auto"/>
          </w:divBdr>
        </w:div>
        <w:div w:id="1822305151">
          <w:marLeft w:val="640"/>
          <w:marRight w:val="0"/>
          <w:marTop w:val="0"/>
          <w:marBottom w:val="0"/>
          <w:divBdr>
            <w:top w:val="none" w:sz="0" w:space="0" w:color="auto"/>
            <w:left w:val="none" w:sz="0" w:space="0" w:color="auto"/>
            <w:bottom w:val="none" w:sz="0" w:space="0" w:color="auto"/>
            <w:right w:val="none" w:sz="0" w:space="0" w:color="auto"/>
          </w:divBdr>
        </w:div>
        <w:div w:id="1833567373">
          <w:marLeft w:val="640"/>
          <w:marRight w:val="0"/>
          <w:marTop w:val="0"/>
          <w:marBottom w:val="0"/>
          <w:divBdr>
            <w:top w:val="none" w:sz="0" w:space="0" w:color="auto"/>
            <w:left w:val="none" w:sz="0" w:space="0" w:color="auto"/>
            <w:bottom w:val="none" w:sz="0" w:space="0" w:color="auto"/>
            <w:right w:val="none" w:sz="0" w:space="0" w:color="auto"/>
          </w:divBdr>
        </w:div>
        <w:div w:id="1836337896">
          <w:marLeft w:val="640"/>
          <w:marRight w:val="0"/>
          <w:marTop w:val="0"/>
          <w:marBottom w:val="0"/>
          <w:divBdr>
            <w:top w:val="none" w:sz="0" w:space="0" w:color="auto"/>
            <w:left w:val="none" w:sz="0" w:space="0" w:color="auto"/>
            <w:bottom w:val="none" w:sz="0" w:space="0" w:color="auto"/>
            <w:right w:val="none" w:sz="0" w:space="0" w:color="auto"/>
          </w:divBdr>
        </w:div>
        <w:div w:id="1885605679">
          <w:marLeft w:val="640"/>
          <w:marRight w:val="0"/>
          <w:marTop w:val="0"/>
          <w:marBottom w:val="0"/>
          <w:divBdr>
            <w:top w:val="none" w:sz="0" w:space="0" w:color="auto"/>
            <w:left w:val="none" w:sz="0" w:space="0" w:color="auto"/>
            <w:bottom w:val="none" w:sz="0" w:space="0" w:color="auto"/>
            <w:right w:val="none" w:sz="0" w:space="0" w:color="auto"/>
          </w:divBdr>
        </w:div>
        <w:div w:id="1912078345">
          <w:marLeft w:val="640"/>
          <w:marRight w:val="0"/>
          <w:marTop w:val="0"/>
          <w:marBottom w:val="0"/>
          <w:divBdr>
            <w:top w:val="none" w:sz="0" w:space="0" w:color="auto"/>
            <w:left w:val="none" w:sz="0" w:space="0" w:color="auto"/>
            <w:bottom w:val="none" w:sz="0" w:space="0" w:color="auto"/>
            <w:right w:val="none" w:sz="0" w:space="0" w:color="auto"/>
          </w:divBdr>
        </w:div>
        <w:div w:id="1936132917">
          <w:marLeft w:val="640"/>
          <w:marRight w:val="0"/>
          <w:marTop w:val="0"/>
          <w:marBottom w:val="0"/>
          <w:divBdr>
            <w:top w:val="none" w:sz="0" w:space="0" w:color="auto"/>
            <w:left w:val="none" w:sz="0" w:space="0" w:color="auto"/>
            <w:bottom w:val="none" w:sz="0" w:space="0" w:color="auto"/>
            <w:right w:val="none" w:sz="0" w:space="0" w:color="auto"/>
          </w:divBdr>
        </w:div>
        <w:div w:id="1984578275">
          <w:marLeft w:val="640"/>
          <w:marRight w:val="0"/>
          <w:marTop w:val="0"/>
          <w:marBottom w:val="0"/>
          <w:divBdr>
            <w:top w:val="none" w:sz="0" w:space="0" w:color="auto"/>
            <w:left w:val="none" w:sz="0" w:space="0" w:color="auto"/>
            <w:bottom w:val="none" w:sz="0" w:space="0" w:color="auto"/>
            <w:right w:val="none" w:sz="0" w:space="0" w:color="auto"/>
          </w:divBdr>
        </w:div>
      </w:divsChild>
    </w:div>
    <w:div w:id="1712655280">
      <w:marLeft w:val="0"/>
      <w:marRight w:val="0"/>
      <w:marTop w:val="0"/>
      <w:marBottom w:val="0"/>
      <w:divBdr>
        <w:top w:val="none" w:sz="0" w:space="0" w:color="auto"/>
        <w:left w:val="none" w:sz="0" w:space="0" w:color="auto"/>
        <w:bottom w:val="none" w:sz="0" w:space="0" w:color="auto"/>
        <w:right w:val="none" w:sz="0" w:space="0" w:color="auto"/>
      </w:divBdr>
    </w:div>
    <w:div w:id="1714691428">
      <w:bodyDiv w:val="1"/>
      <w:marLeft w:val="0"/>
      <w:marRight w:val="0"/>
      <w:marTop w:val="0"/>
      <w:marBottom w:val="0"/>
      <w:divBdr>
        <w:top w:val="none" w:sz="0" w:space="0" w:color="auto"/>
        <w:left w:val="none" w:sz="0" w:space="0" w:color="auto"/>
        <w:bottom w:val="none" w:sz="0" w:space="0" w:color="auto"/>
        <w:right w:val="none" w:sz="0" w:space="0" w:color="auto"/>
      </w:divBdr>
      <w:divsChild>
        <w:div w:id="26835898">
          <w:marLeft w:val="640"/>
          <w:marRight w:val="0"/>
          <w:marTop w:val="0"/>
          <w:marBottom w:val="0"/>
          <w:divBdr>
            <w:top w:val="none" w:sz="0" w:space="0" w:color="auto"/>
            <w:left w:val="none" w:sz="0" w:space="0" w:color="auto"/>
            <w:bottom w:val="none" w:sz="0" w:space="0" w:color="auto"/>
            <w:right w:val="none" w:sz="0" w:space="0" w:color="auto"/>
          </w:divBdr>
        </w:div>
        <w:div w:id="74517458">
          <w:marLeft w:val="640"/>
          <w:marRight w:val="0"/>
          <w:marTop w:val="0"/>
          <w:marBottom w:val="0"/>
          <w:divBdr>
            <w:top w:val="none" w:sz="0" w:space="0" w:color="auto"/>
            <w:left w:val="none" w:sz="0" w:space="0" w:color="auto"/>
            <w:bottom w:val="none" w:sz="0" w:space="0" w:color="auto"/>
            <w:right w:val="none" w:sz="0" w:space="0" w:color="auto"/>
          </w:divBdr>
        </w:div>
        <w:div w:id="100224671">
          <w:marLeft w:val="640"/>
          <w:marRight w:val="0"/>
          <w:marTop w:val="0"/>
          <w:marBottom w:val="0"/>
          <w:divBdr>
            <w:top w:val="none" w:sz="0" w:space="0" w:color="auto"/>
            <w:left w:val="none" w:sz="0" w:space="0" w:color="auto"/>
            <w:bottom w:val="none" w:sz="0" w:space="0" w:color="auto"/>
            <w:right w:val="none" w:sz="0" w:space="0" w:color="auto"/>
          </w:divBdr>
        </w:div>
        <w:div w:id="145165555">
          <w:marLeft w:val="640"/>
          <w:marRight w:val="0"/>
          <w:marTop w:val="0"/>
          <w:marBottom w:val="0"/>
          <w:divBdr>
            <w:top w:val="none" w:sz="0" w:space="0" w:color="auto"/>
            <w:left w:val="none" w:sz="0" w:space="0" w:color="auto"/>
            <w:bottom w:val="none" w:sz="0" w:space="0" w:color="auto"/>
            <w:right w:val="none" w:sz="0" w:space="0" w:color="auto"/>
          </w:divBdr>
        </w:div>
        <w:div w:id="148985605">
          <w:marLeft w:val="640"/>
          <w:marRight w:val="0"/>
          <w:marTop w:val="0"/>
          <w:marBottom w:val="0"/>
          <w:divBdr>
            <w:top w:val="none" w:sz="0" w:space="0" w:color="auto"/>
            <w:left w:val="none" w:sz="0" w:space="0" w:color="auto"/>
            <w:bottom w:val="none" w:sz="0" w:space="0" w:color="auto"/>
            <w:right w:val="none" w:sz="0" w:space="0" w:color="auto"/>
          </w:divBdr>
        </w:div>
        <w:div w:id="157887804">
          <w:marLeft w:val="640"/>
          <w:marRight w:val="0"/>
          <w:marTop w:val="0"/>
          <w:marBottom w:val="0"/>
          <w:divBdr>
            <w:top w:val="none" w:sz="0" w:space="0" w:color="auto"/>
            <w:left w:val="none" w:sz="0" w:space="0" w:color="auto"/>
            <w:bottom w:val="none" w:sz="0" w:space="0" w:color="auto"/>
            <w:right w:val="none" w:sz="0" w:space="0" w:color="auto"/>
          </w:divBdr>
        </w:div>
        <w:div w:id="212620280">
          <w:marLeft w:val="640"/>
          <w:marRight w:val="0"/>
          <w:marTop w:val="0"/>
          <w:marBottom w:val="0"/>
          <w:divBdr>
            <w:top w:val="none" w:sz="0" w:space="0" w:color="auto"/>
            <w:left w:val="none" w:sz="0" w:space="0" w:color="auto"/>
            <w:bottom w:val="none" w:sz="0" w:space="0" w:color="auto"/>
            <w:right w:val="none" w:sz="0" w:space="0" w:color="auto"/>
          </w:divBdr>
        </w:div>
        <w:div w:id="255405863">
          <w:marLeft w:val="640"/>
          <w:marRight w:val="0"/>
          <w:marTop w:val="0"/>
          <w:marBottom w:val="0"/>
          <w:divBdr>
            <w:top w:val="none" w:sz="0" w:space="0" w:color="auto"/>
            <w:left w:val="none" w:sz="0" w:space="0" w:color="auto"/>
            <w:bottom w:val="none" w:sz="0" w:space="0" w:color="auto"/>
            <w:right w:val="none" w:sz="0" w:space="0" w:color="auto"/>
          </w:divBdr>
        </w:div>
        <w:div w:id="275672096">
          <w:marLeft w:val="640"/>
          <w:marRight w:val="0"/>
          <w:marTop w:val="0"/>
          <w:marBottom w:val="0"/>
          <w:divBdr>
            <w:top w:val="none" w:sz="0" w:space="0" w:color="auto"/>
            <w:left w:val="none" w:sz="0" w:space="0" w:color="auto"/>
            <w:bottom w:val="none" w:sz="0" w:space="0" w:color="auto"/>
            <w:right w:val="none" w:sz="0" w:space="0" w:color="auto"/>
          </w:divBdr>
        </w:div>
        <w:div w:id="356466768">
          <w:marLeft w:val="640"/>
          <w:marRight w:val="0"/>
          <w:marTop w:val="0"/>
          <w:marBottom w:val="0"/>
          <w:divBdr>
            <w:top w:val="none" w:sz="0" w:space="0" w:color="auto"/>
            <w:left w:val="none" w:sz="0" w:space="0" w:color="auto"/>
            <w:bottom w:val="none" w:sz="0" w:space="0" w:color="auto"/>
            <w:right w:val="none" w:sz="0" w:space="0" w:color="auto"/>
          </w:divBdr>
        </w:div>
        <w:div w:id="465467582">
          <w:marLeft w:val="640"/>
          <w:marRight w:val="0"/>
          <w:marTop w:val="0"/>
          <w:marBottom w:val="0"/>
          <w:divBdr>
            <w:top w:val="none" w:sz="0" w:space="0" w:color="auto"/>
            <w:left w:val="none" w:sz="0" w:space="0" w:color="auto"/>
            <w:bottom w:val="none" w:sz="0" w:space="0" w:color="auto"/>
            <w:right w:val="none" w:sz="0" w:space="0" w:color="auto"/>
          </w:divBdr>
        </w:div>
        <w:div w:id="468286410">
          <w:marLeft w:val="640"/>
          <w:marRight w:val="0"/>
          <w:marTop w:val="0"/>
          <w:marBottom w:val="0"/>
          <w:divBdr>
            <w:top w:val="none" w:sz="0" w:space="0" w:color="auto"/>
            <w:left w:val="none" w:sz="0" w:space="0" w:color="auto"/>
            <w:bottom w:val="none" w:sz="0" w:space="0" w:color="auto"/>
            <w:right w:val="none" w:sz="0" w:space="0" w:color="auto"/>
          </w:divBdr>
        </w:div>
        <w:div w:id="538274436">
          <w:marLeft w:val="640"/>
          <w:marRight w:val="0"/>
          <w:marTop w:val="0"/>
          <w:marBottom w:val="0"/>
          <w:divBdr>
            <w:top w:val="none" w:sz="0" w:space="0" w:color="auto"/>
            <w:left w:val="none" w:sz="0" w:space="0" w:color="auto"/>
            <w:bottom w:val="none" w:sz="0" w:space="0" w:color="auto"/>
            <w:right w:val="none" w:sz="0" w:space="0" w:color="auto"/>
          </w:divBdr>
        </w:div>
        <w:div w:id="560672918">
          <w:marLeft w:val="640"/>
          <w:marRight w:val="0"/>
          <w:marTop w:val="0"/>
          <w:marBottom w:val="0"/>
          <w:divBdr>
            <w:top w:val="none" w:sz="0" w:space="0" w:color="auto"/>
            <w:left w:val="none" w:sz="0" w:space="0" w:color="auto"/>
            <w:bottom w:val="none" w:sz="0" w:space="0" w:color="auto"/>
            <w:right w:val="none" w:sz="0" w:space="0" w:color="auto"/>
          </w:divBdr>
        </w:div>
        <w:div w:id="607932874">
          <w:marLeft w:val="640"/>
          <w:marRight w:val="0"/>
          <w:marTop w:val="0"/>
          <w:marBottom w:val="0"/>
          <w:divBdr>
            <w:top w:val="none" w:sz="0" w:space="0" w:color="auto"/>
            <w:left w:val="none" w:sz="0" w:space="0" w:color="auto"/>
            <w:bottom w:val="none" w:sz="0" w:space="0" w:color="auto"/>
            <w:right w:val="none" w:sz="0" w:space="0" w:color="auto"/>
          </w:divBdr>
        </w:div>
        <w:div w:id="631401987">
          <w:marLeft w:val="640"/>
          <w:marRight w:val="0"/>
          <w:marTop w:val="0"/>
          <w:marBottom w:val="0"/>
          <w:divBdr>
            <w:top w:val="none" w:sz="0" w:space="0" w:color="auto"/>
            <w:left w:val="none" w:sz="0" w:space="0" w:color="auto"/>
            <w:bottom w:val="none" w:sz="0" w:space="0" w:color="auto"/>
            <w:right w:val="none" w:sz="0" w:space="0" w:color="auto"/>
          </w:divBdr>
        </w:div>
        <w:div w:id="875117176">
          <w:marLeft w:val="640"/>
          <w:marRight w:val="0"/>
          <w:marTop w:val="0"/>
          <w:marBottom w:val="0"/>
          <w:divBdr>
            <w:top w:val="none" w:sz="0" w:space="0" w:color="auto"/>
            <w:left w:val="none" w:sz="0" w:space="0" w:color="auto"/>
            <w:bottom w:val="none" w:sz="0" w:space="0" w:color="auto"/>
            <w:right w:val="none" w:sz="0" w:space="0" w:color="auto"/>
          </w:divBdr>
        </w:div>
        <w:div w:id="937562389">
          <w:marLeft w:val="640"/>
          <w:marRight w:val="0"/>
          <w:marTop w:val="0"/>
          <w:marBottom w:val="0"/>
          <w:divBdr>
            <w:top w:val="none" w:sz="0" w:space="0" w:color="auto"/>
            <w:left w:val="none" w:sz="0" w:space="0" w:color="auto"/>
            <w:bottom w:val="none" w:sz="0" w:space="0" w:color="auto"/>
            <w:right w:val="none" w:sz="0" w:space="0" w:color="auto"/>
          </w:divBdr>
        </w:div>
        <w:div w:id="970787144">
          <w:marLeft w:val="640"/>
          <w:marRight w:val="0"/>
          <w:marTop w:val="0"/>
          <w:marBottom w:val="0"/>
          <w:divBdr>
            <w:top w:val="none" w:sz="0" w:space="0" w:color="auto"/>
            <w:left w:val="none" w:sz="0" w:space="0" w:color="auto"/>
            <w:bottom w:val="none" w:sz="0" w:space="0" w:color="auto"/>
            <w:right w:val="none" w:sz="0" w:space="0" w:color="auto"/>
          </w:divBdr>
        </w:div>
        <w:div w:id="1045257926">
          <w:marLeft w:val="640"/>
          <w:marRight w:val="0"/>
          <w:marTop w:val="0"/>
          <w:marBottom w:val="0"/>
          <w:divBdr>
            <w:top w:val="none" w:sz="0" w:space="0" w:color="auto"/>
            <w:left w:val="none" w:sz="0" w:space="0" w:color="auto"/>
            <w:bottom w:val="none" w:sz="0" w:space="0" w:color="auto"/>
            <w:right w:val="none" w:sz="0" w:space="0" w:color="auto"/>
          </w:divBdr>
        </w:div>
        <w:div w:id="1124277181">
          <w:marLeft w:val="640"/>
          <w:marRight w:val="0"/>
          <w:marTop w:val="0"/>
          <w:marBottom w:val="0"/>
          <w:divBdr>
            <w:top w:val="none" w:sz="0" w:space="0" w:color="auto"/>
            <w:left w:val="none" w:sz="0" w:space="0" w:color="auto"/>
            <w:bottom w:val="none" w:sz="0" w:space="0" w:color="auto"/>
            <w:right w:val="none" w:sz="0" w:space="0" w:color="auto"/>
          </w:divBdr>
        </w:div>
        <w:div w:id="1141114313">
          <w:marLeft w:val="640"/>
          <w:marRight w:val="0"/>
          <w:marTop w:val="0"/>
          <w:marBottom w:val="0"/>
          <w:divBdr>
            <w:top w:val="none" w:sz="0" w:space="0" w:color="auto"/>
            <w:left w:val="none" w:sz="0" w:space="0" w:color="auto"/>
            <w:bottom w:val="none" w:sz="0" w:space="0" w:color="auto"/>
            <w:right w:val="none" w:sz="0" w:space="0" w:color="auto"/>
          </w:divBdr>
        </w:div>
        <w:div w:id="1287544987">
          <w:marLeft w:val="640"/>
          <w:marRight w:val="0"/>
          <w:marTop w:val="0"/>
          <w:marBottom w:val="0"/>
          <w:divBdr>
            <w:top w:val="none" w:sz="0" w:space="0" w:color="auto"/>
            <w:left w:val="none" w:sz="0" w:space="0" w:color="auto"/>
            <w:bottom w:val="none" w:sz="0" w:space="0" w:color="auto"/>
            <w:right w:val="none" w:sz="0" w:space="0" w:color="auto"/>
          </w:divBdr>
        </w:div>
        <w:div w:id="1288508574">
          <w:marLeft w:val="640"/>
          <w:marRight w:val="0"/>
          <w:marTop w:val="0"/>
          <w:marBottom w:val="0"/>
          <w:divBdr>
            <w:top w:val="none" w:sz="0" w:space="0" w:color="auto"/>
            <w:left w:val="none" w:sz="0" w:space="0" w:color="auto"/>
            <w:bottom w:val="none" w:sz="0" w:space="0" w:color="auto"/>
            <w:right w:val="none" w:sz="0" w:space="0" w:color="auto"/>
          </w:divBdr>
        </w:div>
        <w:div w:id="1347291009">
          <w:marLeft w:val="640"/>
          <w:marRight w:val="0"/>
          <w:marTop w:val="0"/>
          <w:marBottom w:val="0"/>
          <w:divBdr>
            <w:top w:val="none" w:sz="0" w:space="0" w:color="auto"/>
            <w:left w:val="none" w:sz="0" w:space="0" w:color="auto"/>
            <w:bottom w:val="none" w:sz="0" w:space="0" w:color="auto"/>
            <w:right w:val="none" w:sz="0" w:space="0" w:color="auto"/>
          </w:divBdr>
        </w:div>
        <w:div w:id="1455636500">
          <w:marLeft w:val="640"/>
          <w:marRight w:val="0"/>
          <w:marTop w:val="0"/>
          <w:marBottom w:val="0"/>
          <w:divBdr>
            <w:top w:val="none" w:sz="0" w:space="0" w:color="auto"/>
            <w:left w:val="none" w:sz="0" w:space="0" w:color="auto"/>
            <w:bottom w:val="none" w:sz="0" w:space="0" w:color="auto"/>
            <w:right w:val="none" w:sz="0" w:space="0" w:color="auto"/>
          </w:divBdr>
        </w:div>
        <w:div w:id="1593002272">
          <w:marLeft w:val="640"/>
          <w:marRight w:val="0"/>
          <w:marTop w:val="0"/>
          <w:marBottom w:val="0"/>
          <w:divBdr>
            <w:top w:val="none" w:sz="0" w:space="0" w:color="auto"/>
            <w:left w:val="none" w:sz="0" w:space="0" w:color="auto"/>
            <w:bottom w:val="none" w:sz="0" w:space="0" w:color="auto"/>
            <w:right w:val="none" w:sz="0" w:space="0" w:color="auto"/>
          </w:divBdr>
        </w:div>
        <w:div w:id="1730759310">
          <w:marLeft w:val="640"/>
          <w:marRight w:val="0"/>
          <w:marTop w:val="0"/>
          <w:marBottom w:val="0"/>
          <w:divBdr>
            <w:top w:val="none" w:sz="0" w:space="0" w:color="auto"/>
            <w:left w:val="none" w:sz="0" w:space="0" w:color="auto"/>
            <w:bottom w:val="none" w:sz="0" w:space="0" w:color="auto"/>
            <w:right w:val="none" w:sz="0" w:space="0" w:color="auto"/>
          </w:divBdr>
        </w:div>
        <w:div w:id="1845388705">
          <w:marLeft w:val="640"/>
          <w:marRight w:val="0"/>
          <w:marTop w:val="0"/>
          <w:marBottom w:val="0"/>
          <w:divBdr>
            <w:top w:val="none" w:sz="0" w:space="0" w:color="auto"/>
            <w:left w:val="none" w:sz="0" w:space="0" w:color="auto"/>
            <w:bottom w:val="none" w:sz="0" w:space="0" w:color="auto"/>
            <w:right w:val="none" w:sz="0" w:space="0" w:color="auto"/>
          </w:divBdr>
        </w:div>
        <w:div w:id="1887329909">
          <w:marLeft w:val="640"/>
          <w:marRight w:val="0"/>
          <w:marTop w:val="0"/>
          <w:marBottom w:val="0"/>
          <w:divBdr>
            <w:top w:val="none" w:sz="0" w:space="0" w:color="auto"/>
            <w:left w:val="none" w:sz="0" w:space="0" w:color="auto"/>
            <w:bottom w:val="none" w:sz="0" w:space="0" w:color="auto"/>
            <w:right w:val="none" w:sz="0" w:space="0" w:color="auto"/>
          </w:divBdr>
        </w:div>
        <w:div w:id="1927375917">
          <w:marLeft w:val="640"/>
          <w:marRight w:val="0"/>
          <w:marTop w:val="0"/>
          <w:marBottom w:val="0"/>
          <w:divBdr>
            <w:top w:val="none" w:sz="0" w:space="0" w:color="auto"/>
            <w:left w:val="none" w:sz="0" w:space="0" w:color="auto"/>
            <w:bottom w:val="none" w:sz="0" w:space="0" w:color="auto"/>
            <w:right w:val="none" w:sz="0" w:space="0" w:color="auto"/>
          </w:divBdr>
        </w:div>
        <w:div w:id="2110932524">
          <w:marLeft w:val="640"/>
          <w:marRight w:val="0"/>
          <w:marTop w:val="0"/>
          <w:marBottom w:val="0"/>
          <w:divBdr>
            <w:top w:val="none" w:sz="0" w:space="0" w:color="auto"/>
            <w:left w:val="none" w:sz="0" w:space="0" w:color="auto"/>
            <w:bottom w:val="none" w:sz="0" w:space="0" w:color="auto"/>
            <w:right w:val="none" w:sz="0" w:space="0" w:color="auto"/>
          </w:divBdr>
        </w:div>
      </w:divsChild>
    </w:div>
    <w:div w:id="1716197252">
      <w:marLeft w:val="640"/>
      <w:marRight w:val="0"/>
      <w:marTop w:val="0"/>
      <w:marBottom w:val="0"/>
      <w:divBdr>
        <w:top w:val="none" w:sz="0" w:space="0" w:color="auto"/>
        <w:left w:val="none" w:sz="0" w:space="0" w:color="auto"/>
        <w:bottom w:val="none" w:sz="0" w:space="0" w:color="auto"/>
        <w:right w:val="none" w:sz="0" w:space="0" w:color="auto"/>
      </w:divBdr>
    </w:div>
    <w:div w:id="1717310078">
      <w:marLeft w:val="640"/>
      <w:marRight w:val="0"/>
      <w:marTop w:val="0"/>
      <w:marBottom w:val="0"/>
      <w:divBdr>
        <w:top w:val="none" w:sz="0" w:space="0" w:color="auto"/>
        <w:left w:val="none" w:sz="0" w:space="0" w:color="auto"/>
        <w:bottom w:val="none" w:sz="0" w:space="0" w:color="auto"/>
        <w:right w:val="none" w:sz="0" w:space="0" w:color="auto"/>
      </w:divBdr>
    </w:div>
    <w:div w:id="1717775010">
      <w:marLeft w:val="640"/>
      <w:marRight w:val="0"/>
      <w:marTop w:val="0"/>
      <w:marBottom w:val="0"/>
      <w:divBdr>
        <w:top w:val="none" w:sz="0" w:space="0" w:color="auto"/>
        <w:left w:val="none" w:sz="0" w:space="0" w:color="auto"/>
        <w:bottom w:val="none" w:sz="0" w:space="0" w:color="auto"/>
        <w:right w:val="none" w:sz="0" w:space="0" w:color="auto"/>
      </w:divBdr>
    </w:div>
    <w:div w:id="1719015173">
      <w:marLeft w:val="640"/>
      <w:marRight w:val="0"/>
      <w:marTop w:val="0"/>
      <w:marBottom w:val="0"/>
      <w:divBdr>
        <w:top w:val="none" w:sz="0" w:space="0" w:color="auto"/>
        <w:left w:val="none" w:sz="0" w:space="0" w:color="auto"/>
        <w:bottom w:val="none" w:sz="0" w:space="0" w:color="auto"/>
        <w:right w:val="none" w:sz="0" w:space="0" w:color="auto"/>
      </w:divBdr>
    </w:div>
    <w:div w:id="1720982313">
      <w:bodyDiv w:val="1"/>
      <w:marLeft w:val="0"/>
      <w:marRight w:val="0"/>
      <w:marTop w:val="0"/>
      <w:marBottom w:val="0"/>
      <w:divBdr>
        <w:top w:val="none" w:sz="0" w:space="0" w:color="auto"/>
        <w:left w:val="none" w:sz="0" w:space="0" w:color="auto"/>
        <w:bottom w:val="none" w:sz="0" w:space="0" w:color="auto"/>
        <w:right w:val="none" w:sz="0" w:space="0" w:color="auto"/>
      </w:divBdr>
      <w:divsChild>
        <w:div w:id="12268502">
          <w:marLeft w:val="640"/>
          <w:marRight w:val="0"/>
          <w:marTop w:val="0"/>
          <w:marBottom w:val="0"/>
          <w:divBdr>
            <w:top w:val="none" w:sz="0" w:space="0" w:color="auto"/>
            <w:left w:val="none" w:sz="0" w:space="0" w:color="auto"/>
            <w:bottom w:val="none" w:sz="0" w:space="0" w:color="auto"/>
            <w:right w:val="none" w:sz="0" w:space="0" w:color="auto"/>
          </w:divBdr>
        </w:div>
        <w:div w:id="14769862">
          <w:marLeft w:val="640"/>
          <w:marRight w:val="0"/>
          <w:marTop w:val="0"/>
          <w:marBottom w:val="0"/>
          <w:divBdr>
            <w:top w:val="none" w:sz="0" w:space="0" w:color="auto"/>
            <w:left w:val="none" w:sz="0" w:space="0" w:color="auto"/>
            <w:bottom w:val="none" w:sz="0" w:space="0" w:color="auto"/>
            <w:right w:val="none" w:sz="0" w:space="0" w:color="auto"/>
          </w:divBdr>
        </w:div>
        <w:div w:id="115414331">
          <w:marLeft w:val="640"/>
          <w:marRight w:val="0"/>
          <w:marTop w:val="0"/>
          <w:marBottom w:val="0"/>
          <w:divBdr>
            <w:top w:val="none" w:sz="0" w:space="0" w:color="auto"/>
            <w:left w:val="none" w:sz="0" w:space="0" w:color="auto"/>
            <w:bottom w:val="none" w:sz="0" w:space="0" w:color="auto"/>
            <w:right w:val="none" w:sz="0" w:space="0" w:color="auto"/>
          </w:divBdr>
        </w:div>
        <w:div w:id="162014734">
          <w:marLeft w:val="640"/>
          <w:marRight w:val="0"/>
          <w:marTop w:val="0"/>
          <w:marBottom w:val="0"/>
          <w:divBdr>
            <w:top w:val="none" w:sz="0" w:space="0" w:color="auto"/>
            <w:left w:val="none" w:sz="0" w:space="0" w:color="auto"/>
            <w:bottom w:val="none" w:sz="0" w:space="0" w:color="auto"/>
            <w:right w:val="none" w:sz="0" w:space="0" w:color="auto"/>
          </w:divBdr>
        </w:div>
        <w:div w:id="187371506">
          <w:marLeft w:val="640"/>
          <w:marRight w:val="0"/>
          <w:marTop w:val="0"/>
          <w:marBottom w:val="0"/>
          <w:divBdr>
            <w:top w:val="none" w:sz="0" w:space="0" w:color="auto"/>
            <w:left w:val="none" w:sz="0" w:space="0" w:color="auto"/>
            <w:bottom w:val="none" w:sz="0" w:space="0" w:color="auto"/>
            <w:right w:val="none" w:sz="0" w:space="0" w:color="auto"/>
          </w:divBdr>
        </w:div>
        <w:div w:id="199904999">
          <w:marLeft w:val="640"/>
          <w:marRight w:val="0"/>
          <w:marTop w:val="0"/>
          <w:marBottom w:val="0"/>
          <w:divBdr>
            <w:top w:val="none" w:sz="0" w:space="0" w:color="auto"/>
            <w:left w:val="none" w:sz="0" w:space="0" w:color="auto"/>
            <w:bottom w:val="none" w:sz="0" w:space="0" w:color="auto"/>
            <w:right w:val="none" w:sz="0" w:space="0" w:color="auto"/>
          </w:divBdr>
        </w:div>
        <w:div w:id="289896607">
          <w:marLeft w:val="640"/>
          <w:marRight w:val="0"/>
          <w:marTop w:val="0"/>
          <w:marBottom w:val="0"/>
          <w:divBdr>
            <w:top w:val="none" w:sz="0" w:space="0" w:color="auto"/>
            <w:left w:val="none" w:sz="0" w:space="0" w:color="auto"/>
            <w:bottom w:val="none" w:sz="0" w:space="0" w:color="auto"/>
            <w:right w:val="none" w:sz="0" w:space="0" w:color="auto"/>
          </w:divBdr>
        </w:div>
        <w:div w:id="323823568">
          <w:marLeft w:val="640"/>
          <w:marRight w:val="0"/>
          <w:marTop w:val="0"/>
          <w:marBottom w:val="0"/>
          <w:divBdr>
            <w:top w:val="none" w:sz="0" w:space="0" w:color="auto"/>
            <w:left w:val="none" w:sz="0" w:space="0" w:color="auto"/>
            <w:bottom w:val="none" w:sz="0" w:space="0" w:color="auto"/>
            <w:right w:val="none" w:sz="0" w:space="0" w:color="auto"/>
          </w:divBdr>
        </w:div>
        <w:div w:id="384448563">
          <w:marLeft w:val="640"/>
          <w:marRight w:val="0"/>
          <w:marTop w:val="0"/>
          <w:marBottom w:val="0"/>
          <w:divBdr>
            <w:top w:val="none" w:sz="0" w:space="0" w:color="auto"/>
            <w:left w:val="none" w:sz="0" w:space="0" w:color="auto"/>
            <w:bottom w:val="none" w:sz="0" w:space="0" w:color="auto"/>
            <w:right w:val="none" w:sz="0" w:space="0" w:color="auto"/>
          </w:divBdr>
        </w:div>
        <w:div w:id="490340710">
          <w:marLeft w:val="640"/>
          <w:marRight w:val="0"/>
          <w:marTop w:val="0"/>
          <w:marBottom w:val="0"/>
          <w:divBdr>
            <w:top w:val="none" w:sz="0" w:space="0" w:color="auto"/>
            <w:left w:val="none" w:sz="0" w:space="0" w:color="auto"/>
            <w:bottom w:val="none" w:sz="0" w:space="0" w:color="auto"/>
            <w:right w:val="none" w:sz="0" w:space="0" w:color="auto"/>
          </w:divBdr>
        </w:div>
        <w:div w:id="490830475">
          <w:marLeft w:val="640"/>
          <w:marRight w:val="0"/>
          <w:marTop w:val="0"/>
          <w:marBottom w:val="0"/>
          <w:divBdr>
            <w:top w:val="none" w:sz="0" w:space="0" w:color="auto"/>
            <w:left w:val="none" w:sz="0" w:space="0" w:color="auto"/>
            <w:bottom w:val="none" w:sz="0" w:space="0" w:color="auto"/>
            <w:right w:val="none" w:sz="0" w:space="0" w:color="auto"/>
          </w:divBdr>
        </w:div>
        <w:div w:id="553275165">
          <w:marLeft w:val="640"/>
          <w:marRight w:val="0"/>
          <w:marTop w:val="0"/>
          <w:marBottom w:val="0"/>
          <w:divBdr>
            <w:top w:val="none" w:sz="0" w:space="0" w:color="auto"/>
            <w:left w:val="none" w:sz="0" w:space="0" w:color="auto"/>
            <w:bottom w:val="none" w:sz="0" w:space="0" w:color="auto"/>
            <w:right w:val="none" w:sz="0" w:space="0" w:color="auto"/>
          </w:divBdr>
        </w:div>
        <w:div w:id="686558505">
          <w:marLeft w:val="640"/>
          <w:marRight w:val="0"/>
          <w:marTop w:val="0"/>
          <w:marBottom w:val="0"/>
          <w:divBdr>
            <w:top w:val="none" w:sz="0" w:space="0" w:color="auto"/>
            <w:left w:val="none" w:sz="0" w:space="0" w:color="auto"/>
            <w:bottom w:val="none" w:sz="0" w:space="0" w:color="auto"/>
            <w:right w:val="none" w:sz="0" w:space="0" w:color="auto"/>
          </w:divBdr>
        </w:div>
        <w:div w:id="727845802">
          <w:marLeft w:val="640"/>
          <w:marRight w:val="0"/>
          <w:marTop w:val="0"/>
          <w:marBottom w:val="0"/>
          <w:divBdr>
            <w:top w:val="none" w:sz="0" w:space="0" w:color="auto"/>
            <w:left w:val="none" w:sz="0" w:space="0" w:color="auto"/>
            <w:bottom w:val="none" w:sz="0" w:space="0" w:color="auto"/>
            <w:right w:val="none" w:sz="0" w:space="0" w:color="auto"/>
          </w:divBdr>
        </w:div>
        <w:div w:id="734622878">
          <w:marLeft w:val="640"/>
          <w:marRight w:val="0"/>
          <w:marTop w:val="0"/>
          <w:marBottom w:val="0"/>
          <w:divBdr>
            <w:top w:val="none" w:sz="0" w:space="0" w:color="auto"/>
            <w:left w:val="none" w:sz="0" w:space="0" w:color="auto"/>
            <w:bottom w:val="none" w:sz="0" w:space="0" w:color="auto"/>
            <w:right w:val="none" w:sz="0" w:space="0" w:color="auto"/>
          </w:divBdr>
        </w:div>
        <w:div w:id="770902443">
          <w:marLeft w:val="640"/>
          <w:marRight w:val="0"/>
          <w:marTop w:val="0"/>
          <w:marBottom w:val="0"/>
          <w:divBdr>
            <w:top w:val="none" w:sz="0" w:space="0" w:color="auto"/>
            <w:left w:val="none" w:sz="0" w:space="0" w:color="auto"/>
            <w:bottom w:val="none" w:sz="0" w:space="0" w:color="auto"/>
            <w:right w:val="none" w:sz="0" w:space="0" w:color="auto"/>
          </w:divBdr>
        </w:div>
        <w:div w:id="799080993">
          <w:marLeft w:val="640"/>
          <w:marRight w:val="0"/>
          <w:marTop w:val="0"/>
          <w:marBottom w:val="0"/>
          <w:divBdr>
            <w:top w:val="none" w:sz="0" w:space="0" w:color="auto"/>
            <w:left w:val="none" w:sz="0" w:space="0" w:color="auto"/>
            <w:bottom w:val="none" w:sz="0" w:space="0" w:color="auto"/>
            <w:right w:val="none" w:sz="0" w:space="0" w:color="auto"/>
          </w:divBdr>
        </w:div>
        <w:div w:id="823594436">
          <w:marLeft w:val="640"/>
          <w:marRight w:val="0"/>
          <w:marTop w:val="0"/>
          <w:marBottom w:val="0"/>
          <w:divBdr>
            <w:top w:val="none" w:sz="0" w:space="0" w:color="auto"/>
            <w:left w:val="none" w:sz="0" w:space="0" w:color="auto"/>
            <w:bottom w:val="none" w:sz="0" w:space="0" w:color="auto"/>
            <w:right w:val="none" w:sz="0" w:space="0" w:color="auto"/>
          </w:divBdr>
        </w:div>
        <w:div w:id="824128299">
          <w:marLeft w:val="640"/>
          <w:marRight w:val="0"/>
          <w:marTop w:val="0"/>
          <w:marBottom w:val="0"/>
          <w:divBdr>
            <w:top w:val="none" w:sz="0" w:space="0" w:color="auto"/>
            <w:left w:val="none" w:sz="0" w:space="0" w:color="auto"/>
            <w:bottom w:val="none" w:sz="0" w:space="0" w:color="auto"/>
            <w:right w:val="none" w:sz="0" w:space="0" w:color="auto"/>
          </w:divBdr>
        </w:div>
        <w:div w:id="866142768">
          <w:marLeft w:val="640"/>
          <w:marRight w:val="0"/>
          <w:marTop w:val="0"/>
          <w:marBottom w:val="0"/>
          <w:divBdr>
            <w:top w:val="none" w:sz="0" w:space="0" w:color="auto"/>
            <w:left w:val="none" w:sz="0" w:space="0" w:color="auto"/>
            <w:bottom w:val="none" w:sz="0" w:space="0" w:color="auto"/>
            <w:right w:val="none" w:sz="0" w:space="0" w:color="auto"/>
          </w:divBdr>
        </w:div>
        <w:div w:id="926226832">
          <w:marLeft w:val="640"/>
          <w:marRight w:val="0"/>
          <w:marTop w:val="0"/>
          <w:marBottom w:val="0"/>
          <w:divBdr>
            <w:top w:val="none" w:sz="0" w:space="0" w:color="auto"/>
            <w:left w:val="none" w:sz="0" w:space="0" w:color="auto"/>
            <w:bottom w:val="none" w:sz="0" w:space="0" w:color="auto"/>
            <w:right w:val="none" w:sz="0" w:space="0" w:color="auto"/>
          </w:divBdr>
        </w:div>
        <w:div w:id="1009258551">
          <w:marLeft w:val="640"/>
          <w:marRight w:val="0"/>
          <w:marTop w:val="0"/>
          <w:marBottom w:val="0"/>
          <w:divBdr>
            <w:top w:val="none" w:sz="0" w:space="0" w:color="auto"/>
            <w:left w:val="none" w:sz="0" w:space="0" w:color="auto"/>
            <w:bottom w:val="none" w:sz="0" w:space="0" w:color="auto"/>
            <w:right w:val="none" w:sz="0" w:space="0" w:color="auto"/>
          </w:divBdr>
        </w:div>
        <w:div w:id="1028331222">
          <w:marLeft w:val="640"/>
          <w:marRight w:val="0"/>
          <w:marTop w:val="0"/>
          <w:marBottom w:val="0"/>
          <w:divBdr>
            <w:top w:val="none" w:sz="0" w:space="0" w:color="auto"/>
            <w:left w:val="none" w:sz="0" w:space="0" w:color="auto"/>
            <w:bottom w:val="none" w:sz="0" w:space="0" w:color="auto"/>
            <w:right w:val="none" w:sz="0" w:space="0" w:color="auto"/>
          </w:divBdr>
        </w:div>
        <w:div w:id="1128545949">
          <w:marLeft w:val="640"/>
          <w:marRight w:val="0"/>
          <w:marTop w:val="0"/>
          <w:marBottom w:val="0"/>
          <w:divBdr>
            <w:top w:val="none" w:sz="0" w:space="0" w:color="auto"/>
            <w:left w:val="none" w:sz="0" w:space="0" w:color="auto"/>
            <w:bottom w:val="none" w:sz="0" w:space="0" w:color="auto"/>
            <w:right w:val="none" w:sz="0" w:space="0" w:color="auto"/>
          </w:divBdr>
        </w:div>
        <w:div w:id="1147939298">
          <w:marLeft w:val="640"/>
          <w:marRight w:val="0"/>
          <w:marTop w:val="0"/>
          <w:marBottom w:val="0"/>
          <w:divBdr>
            <w:top w:val="none" w:sz="0" w:space="0" w:color="auto"/>
            <w:left w:val="none" w:sz="0" w:space="0" w:color="auto"/>
            <w:bottom w:val="none" w:sz="0" w:space="0" w:color="auto"/>
            <w:right w:val="none" w:sz="0" w:space="0" w:color="auto"/>
          </w:divBdr>
        </w:div>
        <w:div w:id="1202523066">
          <w:marLeft w:val="640"/>
          <w:marRight w:val="0"/>
          <w:marTop w:val="0"/>
          <w:marBottom w:val="0"/>
          <w:divBdr>
            <w:top w:val="none" w:sz="0" w:space="0" w:color="auto"/>
            <w:left w:val="none" w:sz="0" w:space="0" w:color="auto"/>
            <w:bottom w:val="none" w:sz="0" w:space="0" w:color="auto"/>
            <w:right w:val="none" w:sz="0" w:space="0" w:color="auto"/>
          </w:divBdr>
        </w:div>
        <w:div w:id="1254820781">
          <w:marLeft w:val="640"/>
          <w:marRight w:val="0"/>
          <w:marTop w:val="0"/>
          <w:marBottom w:val="0"/>
          <w:divBdr>
            <w:top w:val="none" w:sz="0" w:space="0" w:color="auto"/>
            <w:left w:val="none" w:sz="0" w:space="0" w:color="auto"/>
            <w:bottom w:val="none" w:sz="0" w:space="0" w:color="auto"/>
            <w:right w:val="none" w:sz="0" w:space="0" w:color="auto"/>
          </w:divBdr>
        </w:div>
        <w:div w:id="1280181024">
          <w:marLeft w:val="640"/>
          <w:marRight w:val="0"/>
          <w:marTop w:val="0"/>
          <w:marBottom w:val="0"/>
          <w:divBdr>
            <w:top w:val="none" w:sz="0" w:space="0" w:color="auto"/>
            <w:left w:val="none" w:sz="0" w:space="0" w:color="auto"/>
            <w:bottom w:val="none" w:sz="0" w:space="0" w:color="auto"/>
            <w:right w:val="none" w:sz="0" w:space="0" w:color="auto"/>
          </w:divBdr>
        </w:div>
        <w:div w:id="1480418395">
          <w:marLeft w:val="640"/>
          <w:marRight w:val="0"/>
          <w:marTop w:val="0"/>
          <w:marBottom w:val="0"/>
          <w:divBdr>
            <w:top w:val="none" w:sz="0" w:space="0" w:color="auto"/>
            <w:left w:val="none" w:sz="0" w:space="0" w:color="auto"/>
            <w:bottom w:val="none" w:sz="0" w:space="0" w:color="auto"/>
            <w:right w:val="none" w:sz="0" w:space="0" w:color="auto"/>
          </w:divBdr>
        </w:div>
        <w:div w:id="1498764140">
          <w:marLeft w:val="640"/>
          <w:marRight w:val="0"/>
          <w:marTop w:val="0"/>
          <w:marBottom w:val="0"/>
          <w:divBdr>
            <w:top w:val="none" w:sz="0" w:space="0" w:color="auto"/>
            <w:left w:val="none" w:sz="0" w:space="0" w:color="auto"/>
            <w:bottom w:val="none" w:sz="0" w:space="0" w:color="auto"/>
            <w:right w:val="none" w:sz="0" w:space="0" w:color="auto"/>
          </w:divBdr>
        </w:div>
        <w:div w:id="1550069696">
          <w:marLeft w:val="640"/>
          <w:marRight w:val="0"/>
          <w:marTop w:val="0"/>
          <w:marBottom w:val="0"/>
          <w:divBdr>
            <w:top w:val="none" w:sz="0" w:space="0" w:color="auto"/>
            <w:left w:val="none" w:sz="0" w:space="0" w:color="auto"/>
            <w:bottom w:val="none" w:sz="0" w:space="0" w:color="auto"/>
            <w:right w:val="none" w:sz="0" w:space="0" w:color="auto"/>
          </w:divBdr>
        </w:div>
        <w:div w:id="1575772044">
          <w:marLeft w:val="640"/>
          <w:marRight w:val="0"/>
          <w:marTop w:val="0"/>
          <w:marBottom w:val="0"/>
          <w:divBdr>
            <w:top w:val="none" w:sz="0" w:space="0" w:color="auto"/>
            <w:left w:val="none" w:sz="0" w:space="0" w:color="auto"/>
            <w:bottom w:val="none" w:sz="0" w:space="0" w:color="auto"/>
            <w:right w:val="none" w:sz="0" w:space="0" w:color="auto"/>
          </w:divBdr>
        </w:div>
        <w:div w:id="1611627404">
          <w:marLeft w:val="640"/>
          <w:marRight w:val="0"/>
          <w:marTop w:val="0"/>
          <w:marBottom w:val="0"/>
          <w:divBdr>
            <w:top w:val="none" w:sz="0" w:space="0" w:color="auto"/>
            <w:left w:val="none" w:sz="0" w:space="0" w:color="auto"/>
            <w:bottom w:val="none" w:sz="0" w:space="0" w:color="auto"/>
            <w:right w:val="none" w:sz="0" w:space="0" w:color="auto"/>
          </w:divBdr>
        </w:div>
        <w:div w:id="1621107324">
          <w:marLeft w:val="640"/>
          <w:marRight w:val="0"/>
          <w:marTop w:val="0"/>
          <w:marBottom w:val="0"/>
          <w:divBdr>
            <w:top w:val="none" w:sz="0" w:space="0" w:color="auto"/>
            <w:left w:val="none" w:sz="0" w:space="0" w:color="auto"/>
            <w:bottom w:val="none" w:sz="0" w:space="0" w:color="auto"/>
            <w:right w:val="none" w:sz="0" w:space="0" w:color="auto"/>
          </w:divBdr>
        </w:div>
        <w:div w:id="1650288803">
          <w:marLeft w:val="640"/>
          <w:marRight w:val="0"/>
          <w:marTop w:val="0"/>
          <w:marBottom w:val="0"/>
          <w:divBdr>
            <w:top w:val="none" w:sz="0" w:space="0" w:color="auto"/>
            <w:left w:val="none" w:sz="0" w:space="0" w:color="auto"/>
            <w:bottom w:val="none" w:sz="0" w:space="0" w:color="auto"/>
            <w:right w:val="none" w:sz="0" w:space="0" w:color="auto"/>
          </w:divBdr>
        </w:div>
        <w:div w:id="1650398546">
          <w:marLeft w:val="640"/>
          <w:marRight w:val="0"/>
          <w:marTop w:val="0"/>
          <w:marBottom w:val="0"/>
          <w:divBdr>
            <w:top w:val="none" w:sz="0" w:space="0" w:color="auto"/>
            <w:left w:val="none" w:sz="0" w:space="0" w:color="auto"/>
            <w:bottom w:val="none" w:sz="0" w:space="0" w:color="auto"/>
            <w:right w:val="none" w:sz="0" w:space="0" w:color="auto"/>
          </w:divBdr>
        </w:div>
        <w:div w:id="1715501438">
          <w:marLeft w:val="640"/>
          <w:marRight w:val="0"/>
          <w:marTop w:val="0"/>
          <w:marBottom w:val="0"/>
          <w:divBdr>
            <w:top w:val="none" w:sz="0" w:space="0" w:color="auto"/>
            <w:left w:val="none" w:sz="0" w:space="0" w:color="auto"/>
            <w:bottom w:val="none" w:sz="0" w:space="0" w:color="auto"/>
            <w:right w:val="none" w:sz="0" w:space="0" w:color="auto"/>
          </w:divBdr>
        </w:div>
        <w:div w:id="1893224941">
          <w:marLeft w:val="640"/>
          <w:marRight w:val="0"/>
          <w:marTop w:val="0"/>
          <w:marBottom w:val="0"/>
          <w:divBdr>
            <w:top w:val="none" w:sz="0" w:space="0" w:color="auto"/>
            <w:left w:val="none" w:sz="0" w:space="0" w:color="auto"/>
            <w:bottom w:val="none" w:sz="0" w:space="0" w:color="auto"/>
            <w:right w:val="none" w:sz="0" w:space="0" w:color="auto"/>
          </w:divBdr>
        </w:div>
        <w:div w:id="1903249129">
          <w:marLeft w:val="640"/>
          <w:marRight w:val="0"/>
          <w:marTop w:val="0"/>
          <w:marBottom w:val="0"/>
          <w:divBdr>
            <w:top w:val="none" w:sz="0" w:space="0" w:color="auto"/>
            <w:left w:val="none" w:sz="0" w:space="0" w:color="auto"/>
            <w:bottom w:val="none" w:sz="0" w:space="0" w:color="auto"/>
            <w:right w:val="none" w:sz="0" w:space="0" w:color="auto"/>
          </w:divBdr>
        </w:div>
        <w:div w:id="2037539082">
          <w:marLeft w:val="640"/>
          <w:marRight w:val="0"/>
          <w:marTop w:val="0"/>
          <w:marBottom w:val="0"/>
          <w:divBdr>
            <w:top w:val="none" w:sz="0" w:space="0" w:color="auto"/>
            <w:left w:val="none" w:sz="0" w:space="0" w:color="auto"/>
            <w:bottom w:val="none" w:sz="0" w:space="0" w:color="auto"/>
            <w:right w:val="none" w:sz="0" w:space="0" w:color="auto"/>
          </w:divBdr>
        </w:div>
        <w:div w:id="2058317106">
          <w:marLeft w:val="640"/>
          <w:marRight w:val="0"/>
          <w:marTop w:val="0"/>
          <w:marBottom w:val="0"/>
          <w:divBdr>
            <w:top w:val="none" w:sz="0" w:space="0" w:color="auto"/>
            <w:left w:val="none" w:sz="0" w:space="0" w:color="auto"/>
            <w:bottom w:val="none" w:sz="0" w:space="0" w:color="auto"/>
            <w:right w:val="none" w:sz="0" w:space="0" w:color="auto"/>
          </w:divBdr>
        </w:div>
        <w:div w:id="2088263387">
          <w:marLeft w:val="640"/>
          <w:marRight w:val="0"/>
          <w:marTop w:val="0"/>
          <w:marBottom w:val="0"/>
          <w:divBdr>
            <w:top w:val="none" w:sz="0" w:space="0" w:color="auto"/>
            <w:left w:val="none" w:sz="0" w:space="0" w:color="auto"/>
            <w:bottom w:val="none" w:sz="0" w:space="0" w:color="auto"/>
            <w:right w:val="none" w:sz="0" w:space="0" w:color="auto"/>
          </w:divBdr>
        </w:div>
      </w:divsChild>
    </w:div>
    <w:div w:id="1721663430">
      <w:bodyDiv w:val="1"/>
      <w:marLeft w:val="0"/>
      <w:marRight w:val="0"/>
      <w:marTop w:val="0"/>
      <w:marBottom w:val="0"/>
      <w:divBdr>
        <w:top w:val="none" w:sz="0" w:space="0" w:color="auto"/>
        <w:left w:val="none" w:sz="0" w:space="0" w:color="auto"/>
        <w:bottom w:val="none" w:sz="0" w:space="0" w:color="auto"/>
        <w:right w:val="none" w:sz="0" w:space="0" w:color="auto"/>
      </w:divBdr>
      <w:divsChild>
        <w:div w:id="2098164953">
          <w:marLeft w:val="640"/>
          <w:marRight w:val="0"/>
          <w:marTop w:val="0"/>
          <w:marBottom w:val="0"/>
          <w:divBdr>
            <w:top w:val="none" w:sz="0" w:space="0" w:color="auto"/>
            <w:left w:val="none" w:sz="0" w:space="0" w:color="auto"/>
            <w:bottom w:val="none" w:sz="0" w:space="0" w:color="auto"/>
            <w:right w:val="none" w:sz="0" w:space="0" w:color="auto"/>
          </w:divBdr>
        </w:div>
        <w:div w:id="1254121368">
          <w:marLeft w:val="640"/>
          <w:marRight w:val="0"/>
          <w:marTop w:val="0"/>
          <w:marBottom w:val="0"/>
          <w:divBdr>
            <w:top w:val="none" w:sz="0" w:space="0" w:color="auto"/>
            <w:left w:val="none" w:sz="0" w:space="0" w:color="auto"/>
            <w:bottom w:val="none" w:sz="0" w:space="0" w:color="auto"/>
            <w:right w:val="none" w:sz="0" w:space="0" w:color="auto"/>
          </w:divBdr>
        </w:div>
        <w:div w:id="155389026">
          <w:marLeft w:val="640"/>
          <w:marRight w:val="0"/>
          <w:marTop w:val="0"/>
          <w:marBottom w:val="0"/>
          <w:divBdr>
            <w:top w:val="none" w:sz="0" w:space="0" w:color="auto"/>
            <w:left w:val="none" w:sz="0" w:space="0" w:color="auto"/>
            <w:bottom w:val="none" w:sz="0" w:space="0" w:color="auto"/>
            <w:right w:val="none" w:sz="0" w:space="0" w:color="auto"/>
          </w:divBdr>
        </w:div>
        <w:div w:id="138109251">
          <w:marLeft w:val="640"/>
          <w:marRight w:val="0"/>
          <w:marTop w:val="0"/>
          <w:marBottom w:val="0"/>
          <w:divBdr>
            <w:top w:val="none" w:sz="0" w:space="0" w:color="auto"/>
            <w:left w:val="none" w:sz="0" w:space="0" w:color="auto"/>
            <w:bottom w:val="none" w:sz="0" w:space="0" w:color="auto"/>
            <w:right w:val="none" w:sz="0" w:space="0" w:color="auto"/>
          </w:divBdr>
        </w:div>
        <w:div w:id="785389789">
          <w:marLeft w:val="640"/>
          <w:marRight w:val="0"/>
          <w:marTop w:val="0"/>
          <w:marBottom w:val="0"/>
          <w:divBdr>
            <w:top w:val="none" w:sz="0" w:space="0" w:color="auto"/>
            <w:left w:val="none" w:sz="0" w:space="0" w:color="auto"/>
            <w:bottom w:val="none" w:sz="0" w:space="0" w:color="auto"/>
            <w:right w:val="none" w:sz="0" w:space="0" w:color="auto"/>
          </w:divBdr>
        </w:div>
        <w:div w:id="1676230767">
          <w:marLeft w:val="640"/>
          <w:marRight w:val="0"/>
          <w:marTop w:val="0"/>
          <w:marBottom w:val="0"/>
          <w:divBdr>
            <w:top w:val="none" w:sz="0" w:space="0" w:color="auto"/>
            <w:left w:val="none" w:sz="0" w:space="0" w:color="auto"/>
            <w:bottom w:val="none" w:sz="0" w:space="0" w:color="auto"/>
            <w:right w:val="none" w:sz="0" w:space="0" w:color="auto"/>
          </w:divBdr>
        </w:div>
        <w:div w:id="466512321">
          <w:marLeft w:val="640"/>
          <w:marRight w:val="0"/>
          <w:marTop w:val="0"/>
          <w:marBottom w:val="0"/>
          <w:divBdr>
            <w:top w:val="none" w:sz="0" w:space="0" w:color="auto"/>
            <w:left w:val="none" w:sz="0" w:space="0" w:color="auto"/>
            <w:bottom w:val="none" w:sz="0" w:space="0" w:color="auto"/>
            <w:right w:val="none" w:sz="0" w:space="0" w:color="auto"/>
          </w:divBdr>
        </w:div>
        <w:div w:id="732044094">
          <w:marLeft w:val="640"/>
          <w:marRight w:val="0"/>
          <w:marTop w:val="0"/>
          <w:marBottom w:val="0"/>
          <w:divBdr>
            <w:top w:val="none" w:sz="0" w:space="0" w:color="auto"/>
            <w:left w:val="none" w:sz="0" w:space="0" w:color="auto"/>
            <w:bottom w:val="none" w:sz="0" w:space="0" w:color="auto"/>
            <w:right w:val="none" w:sz="0" w:space="0" w:color="auto"/>
          </w:divBdr>
        </w:div>
        <w:div w:id="553274384">
          <w:marLeft w:val="640"/>
          <w:marRight w:val="0"/>
          <w:marTop w:val="0"/>
          <w:marBottom w:val="0"/>
          <w:divBdr>
            <w:top w:val="none" w:sz="0" w:space="0" w:color="auto"/>
            <w:left w:val="none" w:sz="0" w:space="0" w:color="auto"/>
            <w:bottom w:val="none" w:sz="0" w:space="0" w:color="auto"/>
            <w:right w:val="none" w:sz="0" w:space="0" w:color="auto"/>
          </w:divBdr>
        </w:div>
        <w:div w:id="755174407">
          <w:marLeft w:val="640"/>
          <w:marRight w:val="0"/>
          <w:marTop w:val="0"/>
          <w:marBottom w:val="0"/>
          <w:divBdr>
            <w:top w:val="none" w:sz="0" w:space="0" w:color="auto"/>
            <w:left w:val="none" w:sz="0" w:space="0" w:color="auto"/>
            <w:bottom w:val="none" w:sz="0" w:space="0" w:color="auto"/>
            <w:right w:val="none" w:sz="0" w:space="0" w:color="auto"/>
          </w:divBdr>
        </w:div>
        <w:div w:id="1160585106">
          <w:marLeft w:val="640"/>
          <w:marRight w:val="0"/>
          <w:marTop w:val="0"/>
          <w:marBottom w:val="0"/>
          <w:divBdr>
            <w:top w:val="none" w:sz="0" w:space="0" w:color="auto"/>
            <w:left w:val="none" w:sz="0" w:space="0" w:color="auto"/>
            <w:bottom w:val="none" w:sz="0" w:space="0" w:color="auto"/>
            <w:right w:val="none" w:sz="0" w:space="0" w:color="auto"/>
          </w:divBdr>
        </w:div>
        <w:div w:id="533688734">
          <w:marLeft w:val="640"/>
          <w:marRight w:val="0"/>
          <w:marTop w:val="0"/>
          <w:marBottom w:val="0"/>
          <w:divBdr>
            <w:top w:val="none" w:sz="0" w:space="0" w:color="auto"/>
            <w:left w:val="none" w:sz="0" w:space="0" w:color="auto"/>
            <w:bottom w:val="none" w:sz="0" w:space="0" w:color="auto"/>
            <w:right w:val="none" w:sz="0" w:space="0" w:color="auto"/>
          </w:divBdr>
        </w:div>
        <w:div w:id="283269809">
          <w:marLeft w:val="640"/>
          <w:marRight w:val="0"/>
          <w:marTop w:val="0"/>
          <w:marBottom w:val="0"/>
          <w:divBdr>
            <w:top w:val="none" w:sz="0" w:space="0" w:color="auto"/>
            <w:left w:val="none" w:sz="0" w:space="0" w:color="auto"/>
            <w:bottom w:val="none" w:sz="0" w:space="0" w:color="auto"/>
            <w:right w:val="none" w:sz="0" w:space="0" w:color="auto"/>
          </w:divBdr>
        </w:div>
        <w:div w:id="352849020">
          <w:marLeft w:val="640"/>
          <w:marRight w:val="0"/>
          <w:marTop w:val="0"/>
          <w:marBottom w:val="0"/>
          <w:divBdr>
            <w:top w:val="none" w:sz="0" w:space="0" w:color="auto"/>
            <w:left w:val="none" w:sz="0" w:space="0" w:color="auto"/>
            <w:bottom w:val="none" w:sz="0" w:space="0" w:color="auto"/>
            <w:right w:val="none" w:sz="0" w:space="0" w:color="auto"/>
          </w:divBdr>
        </w:div>
        <w:div w:id="1952543786">
          <w:marLeft w:val="640"/>
          <w:marRight w:val="0"/>
          <w:marTop w:val="0"/>
          <w:marBottom w:val="0"/>
          <w:divBdr>
            <w:top w:val="none" w:sz="0" w:space="0" w:color="auto"/>
            <w:left w:val="none" w:sz="0" w:space="0" w:color="auto"/>
            <w:bottom w:val="none" w:sz="0" w:space="0" w:color="auto"/>
            <w:right w:val="none" w:sz="0" w:space="0" w:color="auto"/>
          </w:divBdr>
        </w:div>
        <w:div w:id="712266853">
          <w:marLeft w:val="640"/>
          <w:marRight w:val="0"/>
          <w:marTop w:val="0"/>
          <w:marBottom w:val="0"/>
          <w:divBdr>
            <w:top w:val="none" w:sz="0" w:space="0" w:color="auto"/>
            <w:left w:val="none" w:sz="0" w:space="0" w:color="auto"/>
            <w:bottom w:val="none" w:sz="0" w:space="0" w:color="auto"/>
            <w:right w:val="none" w:sz="0" w:space="0" w:color="auto"/>
          </w:divBdr>
        </w:div>
        <w:div w:id="71238954">
          <w:marLeft w:val="640"/>
          <w:marRight w:val="0"/>
          <w:marTop w:val="0"/>
          <w:marBottom w:val="0"/>
          <w:divBdr>
            <w:top w:val="none" w:sz="0" w:space="0" w:color="auto"/>
            <w:left w:val="none" w:sz="0" w:space="0" w:color="auto"/>
            <w:bottom w:val="none" w:sz="0" w:space="0" w:color="auto"/>
            <w:right w:val="none" w:sz="0" w:space="0" w:color="auto"/>
          </w:divBdr>
        </w:div>
        <w:div w:id="1548446031">
          <w:marLeft w:val="640"/>
          <w:marRight w:val="0"/>
          <w:marTop w:val="0"/>
          <w:marBottom w:val="0"/>
          <w:divBdr>
            <w:top w:val="none" w:sz="0" w:space="0" w:color="auto"/>
            <w:left w:val="none" w:sz="0" w:space="0" w:color="auto"/>
            <w:bottom w:val="none" w:sz="0" w:space="0" w:color="auto"/>
            <w:right w:val="none" w:sz="0" w:space="0" w:color="auto"/>
          </w:divBdr>
        </w:div>
        <w:div w:id="1870026291">
          <w:marLeft w:val="640"/>
          <w:marRight w:val="0"/>
          <w:marTop w:val="0"/>
          <w:marBottom w:val="0"/>
          <w:divBdr>
            <w:top w:val="none" w:sz="0" w:space="0" w:color="auto"/>
            <w:left w:val="none" w:sz="0" w:space="0" w:color="auto"/>
            <w:bottom w:val="none" w:sz="0" w:space="0" w:color="auto"/>
            <w:right w:val="none" w:sz="0" w:space="0" w:color="auto"/>
          </w:divBdr>
        </w:div>
        <w:div w:id="190341778">
          <w:marLeft w:val="640"/>
          <w:marRight w:val="0"/>
          <w:marTop w:val="0"/>
          <w:marBottom w:val="0"/>
          <w:divBdr>
            <w:top w:val="none" w:sz="0" w:space="0" w:color="auto"/>
            <w:left w:val="none" w:sz="0" w:space="0" w:color="auto"/>
            <w:bottom w:val="none" w:sz="0" w:space="0" w:color="auto"/>
            <w:right w:val="none" w:sz="0" w:space="0" w:color="auto"/>
          </w:divBdr>
        </w:div>
        <w:div w:id="1226722799">
          <w:marLeft w:val="640"/>
          <w:marRight w:val="0"/>
          <w:marTop w:val="0"/>
          <w:marBottom w:val="0"/>
          <w:divBdr>
            <w:top w:val="none" w:sz="0" w:space="0" w:color="auto"/>
            <w:left w:val="none" w:sz="0" w:space="0" w:color="auto"/>
            <w:bottom w:val="none" w:sz="0" w:space="0" w:color="auto"/>
            <w:right w:val="none" w:sz="0" w:space="0" w:color="auto"/>
          </w:divBdr>
        </w:div>
        <w:div w:id="622423328">
          <w:marLeft w:val="640"/>
          <w:marRight w:val="0"/>
          <w:marTop w:val="0"/>
          <w:marBottom w:val="0"/>
          <w:divBdr>
            <w:top w:val="none" w:sz="0" w:space="0" w:color="auto"/>
            <w:left w:val="none" w:sz="0" w:space="0" w:color="auto"/>
            <w:bottom w:val="none" w:sz="0" w:space="0" w:color="auto"/>
            <w:right w:val="none" w:sz="0" w:space="0" w:color="auto"/>
          </w:divBdr>
        </w:div>
        <w:div w:id="1576629635">
          <w:marLeft w:val="640"/>
          <w:marRight w:val="0"/>
          <w:marTop w:val="0"/>
          <w:marBottom w:val="0"/>
          <w:divBdr>
            <w:top w:val="none" w:sz="0" w:space="0" w:color="auto"/>
            <w:left w:val="none" w:sz="0" w:space="0" w:color="auto"/>
            <w:bottom w:val="none" w:sz="0" w:space="0" w:color="auto"/>
            <w:right w:val="none" w:sz="0" w:space="0" w:color="auto"/>
          </w:divBdr>
        </w:div>
        <w:div w:id="105395719">
          <w:marLeft w:val="640"/>
          <w:marRight w:val="0"/>
          <w:marTop w:val="0"/>
          <w:marBottom w:val="0"/>
          <w:divBdr>
            <w:top w:val="none" w:sz="0" w:space="0" w:color="auto"/>
            <w:left w:val="none" w:sz="0" w:space="0" w:color="auto"/>
            <w:bottom w:val="none" w:sz="0" w:space="0" w:color="auto"/>
            <w:right w:val="none" w:sz="0" w:space="0" w:color="auto"/>
          </w:divBdr>
        </w:div>
        <w:div w:id="843781277">
          <w:marLeft w:val="640"/>
          <w:marRight w:val="0"/>
          <w:marTop w:val="0"/>
          <w:marBottom w:val="0"/>
          <w:divBdr>
            <w:top w:val="none" w:sz="0" w:space="0" w:color="auto"/>
            <w:left w:val="none" w:sz="0" w:space="0" w:color="auto"/>
            <w:bottom w:val="none" w:sz="0" w:space="0" w:color="auto"/>
            <w:right w:val="none" w:sz="0" w:space="0" w:color="auto"/>
          </w:divBdr>
        </w:div>
        <w:div w:id="612711576">
          <w:marLeft w:val="640"/>
          <w:marRight w:val="0"/>
          <w:marTop w:val="0"/>
          <w:marBottom w:val="0"/>
          <w:divBdr>
            <w:top w:val="none" w:sz="0" w:space="0" w:color="auto"/>
            <w:left w:val="none" w:sz="0" w:space="0" w:color="auto"/>
            <w:bottom w:val="none" w:sz="0" w:space="0" w:color="auto"/>
            <w:right w:val="none" w:sz="0" w:space="0" w:color="auto"/>
          </w:divBdr>
        </w:div>
        <w:div w:id="2046784598">
          <w:marLeft w:val="640"/>
          <w:marRight w:val="0"/>
          <w:marTop w:val="0"/>
          <w:marBottom w:val="0"/>
          <w:divBdr>
            <w:top w:val="none" w:sz="0" w:space="0" w:color="auto"/>
            <w:left w:val="none" w:sz="0" w:space="0" w:color="auto"/>
            <w:bottom w:val="none" w:sz="0" w:space="0" w:color="auto"/>
            <w:right w:val="none" w:sz="0" w:space="0" w:color="auto"/>
          </w:divBdr>
        </w:div>
        <w:div w:id="1292635415">
          <w:marLeft w:val="640"/>
          <w:marRight w:val="0"/>
          <w:marTop w:val="0"/>
          <w:marBottom w:val="0"/>
          <w:divBdr>
            <w:top w:val="none" w:sz="0" w:space="0" w:color="auto"/>
            <w:left w:val="none" w:sz="0" w:space="0" w:color="auto"/>
            <w:bottom w:val="none" w:sz="0" w:space="0" w:color="auto"/>
            <w:right w:val="none" w:sz="0" w:space="0" w:color="auto"/>
          </w:divBdr>
        </w:div>
        <w:div w:id="1340309276">
          <w:marLeft w:val="640"/>
          <w:marRight w:val="0"/>
          <w:marTop w:val="0"/>
          <w:marBottom w:val="0"/>
          <w:divBdr>
            <w:top w:val="none" w:sz="0" w:space="0" w:color="auto"/>
            <w:left w:val="none" w:sz="0" w:space="0" w:color="auto"/>
            <w:bottom w:val="none" w:sz="0" w:space="0" w:color="auto"/>
            <w:right w:val="none" w:sz="0" w:space="0" w:color="auto"/>
          </w:divBdr>
        </w:div>
        <w:div w:id="516237080">
          <w:marLeft w:val="640"/>
          <w:marRight w:val="0"/>
          <w:marTop w:val="0"/>
          <w:marBottom w:val="0"/>
          <w:divBdr>
            <w:top w:val="none" w:sz="0" w:space="0" w:color="auto"/>
            <w:left w:val="none" w:sz="0" w:space="0" w:color="auto"/>
            <w:bottom w:val="none" w:sz="0" w:space="0" w:color="auto"/>
            <w:right w:val="none" w:sz="0" w:space="0" w:color="auto"/>
          </w:divBdr>
        </w:div>
        <w:div w:id="2064402450">
          <w:marLeft w:val="640"/>
          <w:marRight w:val="0"/>
          <w:marTop w:val="0"/>
          <w:marBottom w:val="0"/>
          <w:divBdr>
            <w:top w:val="none" w:sz="0" w:space="0" w:color="auto"/>
            <w:left w:val="none" w:sz="0" w:space="0" w:color="auto"/>
            <w:bottom w:val="none" w:sz="0" w:space="0" w:color="auto"/>
            <w:right w:val="none" w:sz="0" w:space="0" w:color="auto"/>
          </w:divBdr>
        </w:div>
        <w:div w:id="567612308">
          <w:marLeft w:val="640"/>
          <w:marRight w:val="0"/>
          <w:marTop w:val="0"/>
          <w:marBottom w:val="0"/>
          <w:divBdr>
            <w:top w:val="none" w:sz="0" w:space="0" w:color="auto"/>
            <w:left w:val="none" w:sz="0" w:space="0" w:color="auto"/>
            <w:bottom w:val="none" w:sz="0" w:space="0" w:color="auto"/>
            <w:right w:val="none" w:sz="0" w:space="0" w:color="auto"/>
          </w:divBdr>
        </w:div>
        <w:div w:id="1030758494">
          <w:marLeft w:val="640"/>
          <w:marRight w:val="0"/>
          <w:marTop w:val="0"/>
          <w:marBottom w:val="0"/>
          <w:divBdr>
            <w:top w:val="none" w:sz="0" w:space="0" w:color="auto"/>
            <w:left w:val="none" w:sz="0" w:space="0" w:color="auto"/>
            <w:bottom w:val="none" w:sz="0" w:space="0" w:color="auto"/>
            <w:right w:val="none" w:sz="0" w:space="0" w:color="auto"/>
          </w:divBdr>
        </w:div>
        <w:div w:id="683361757">
          <w:marLeft w:val="640"/>
          <w:marRight w:val="0"/>
          <w:marTop w:val="0"/>
          <w:marBottom w:val="0"/>
          <w:divBdr>
            <w:top w:val="none" w:sz="0" w:space="0" w:color="auto"/>
            <w:left w:val="none" w:sz="0" w:space="0" w:color="auto"/>
            <w:bottom w:val="none" w:sz="0" w:space="0" w:color="auto"/>
            <w:right w:val="none" w:sz="0" w:space="0" w:color="auto"/>
          </w:divBdr>
        </w:div>
        <w:div w:id="1704552394">
          <w:marLeft w:val="640"/>
          <w:marRight w:val="0"/>
          <w:marTop w:val="0"/>
          <w:marBottom w:val="0"/>
          <w:divBdr>
            <w:top w:val="none" w:sz="0" w:space="0" w:color="auto"/>
            <w:left w:val="none" w:sz="0" w:space="0" w:color="auto"/>
            <w:bottom w:val="none" w:sz="0" w:space="0" w:color="auto"/>
            <w:right w:val="none" w:sz="0" w:space="0" w:color="auto"/>
          </w:divBdr>
        </w:div>
        <w:div w:id="1385643998">
          <w:marLeft w:val="640"/>
          <w:marRight w:val="0"/>
          <w:marTop w:val="0"/>
          <w:marBottom w:val="0"/>
          <w:divBdr>
            <w:top w:val="none" w:sz="0" w:space="0" w:color="auto"/>
            <w:left w:val="none" w:sz="0" w:space="0" w:color="auto"/>
            <w:bottom w:val="none" w:sz="0" w:space="0" w:color="auto"/>
            <w:right w:val="none" w:sz="0" w:space="0" w:color="auto"/>
          </w:divBdr>
        </w:div>
        <w:div w:id="1262180365">
          <w:marLeft w:val="640"/>
          <w:marRight w:val="0"/>
          <w:marTop w:val="0"/>
          <w:marBottom w:val="0"/>
          <w:divBdr>
            <w:top w:val="none" w:sz="0" w:space="0" w:color="auto"/>
            <w:left w:val="none" w:sz="0" w:space="0" w:color="auto"/>
            <w:bottom w:val="none" w:sz="0" w:space="0" w:color="auto"/>
            <w:right w:val="none" w:sz="0" w:space="0" w:color="auto"/>
          </w:divBdr>
        </w:div>
        <w:div w:id="16079822">
          <w:marLeft w:val="640"/>
          <w:marRight w:val="0"/>
          <w:marTop w:val="0"/>
          <w:marBottom w:val="0"/>
          <w:divBdr>
            <w:top w:val="none" w:sz="0" w:space="0" w:color="auto"/>
            <w:left w:val="none" w:sz="0" w:space="0" w:color="auto"/>
            <w:bottom w:val="none" w:sz="0" w:space="0" w:color="auto"/>
            <w:right w:val="none" w:sz="0" w:space="0" w:color="auto"/>
          </w:divBdr>
        </w:div>
        <w:div w:id="23874361">
          <w:marLeft w:val="640"/>
          <w:marRight w:val="0"/>
          <w:marTop w:val="0"/>
          <w:marBottom w:val="0"/>
          <w:divBdr>
            <w:top w:val="none" w:sz="0" w:space="0" w:color="auto"/>
            <w:left w:val="none" w:sz="0" w:space="0" w:color="auto"/>
            <w:bottom w:val="none" w:sz="0" w:space="0" w:color="auto"/>
            <w:right w:val="none" w:sz="0" w:space="0" w:color="auto"/>
          </w:divBdr>
        </w:div>
        <w:div w:id="1000427712">
          <w:marLeft w:val="640"/>
          <w:marRight w:val="0"/>
          <w:marTop w:val="0"/>
          <w:marBottom w:val="0"/>
          <w:divBdr>
            <w:top w:val="none" w:sz="0" w:space="0" w:color="auto"/>
            <w:left w:val="none" w:sz="0" w:space="0" w:color="auto"/>
            <w:bottom w:val="none" w:sz="0" w:space="0" w:color="auto"/>
            <w:right w:val="none" w:sz="0" w:space="0" w:color="auto"/>
          </w:divBdr>
        </w:div>
        <w:div w:id="35547862">
          <w:marLeft w:val="640"/>
          <w:marRight w:val="0"/>
          <w:marTop w:val="0"/>
          <w:marBottom w:val="0"/>
          <w:divBdr>
            <w:top w:val="none" w:sz="0" w:space="0" w:color="auto"/>
            <w:left w:val="none" w:sz="0" w:space="0" w:color="auto"/>
            <w:bottom w:val="none" w:sz="0" w:space="0" w:color="auto"/>
            <w:right w:val="none" w:sz="0" w:space="0" w:color="auto"/>
          </w:divBdr>
        </w:div>
        <w:div w:id="1481536600">
          <w:marLeft w:val="640"/>
          <w:marRight w:val="0"/>
          <w:marTop w:val="0"/>
          <w:marBottom w:val="0"/>
          <w:divBdr>
            <w:top w:val="none" w:sz="0" w:space="0" w:color="auto"/>
            <w:left w:val="none" w:sz="0" w:space="0" w:color="auto"/>
            <w:bottom w:val="none" w:sz="0" w:space="0" w:color="auto"/>
            <w:right w:val="none" w:sz="0" w:space="0" w:color="auto"/>
          </w:divBdr>
        </w:div>
        <w:div w:id="602569437">
          <w:marLeft w:val="640"/>
          <w:marRight w:val="0"/>
          <w:marTop w:val="0"/>
          <w:marBottom w:val="0"/>
          <w:divBdr>
            <w:top w:val="none" w:sz="0" w:space="0" w:color="auto"/>
            <w:left w:val="none" w:sz="0" w:space="0" w:color="auto"/>
            <w:bottom w:val="none" w:sz="0" w:space="0" w:color="auto"/>
            <w:right w:val="none" w:sz="0" w:space="0" w:color="auto"/>
          </w:divBdr>
        </w:div>
        <w:div w:id="1197232114">
          <w:marLeft w:val="640"/>
          <w:marRight w:val="0"/>
          <w:marTop w:val="0"/>
          <w:marBottom w:val="0"/>
          <w:divBdr>
            <w:top w:val="none" w:sz="0" w:space="0" w:color="auto"/>
            <w:left w:val="none" w:sz="0" w:space="0" w:color="auto"/>
            <w:bottom w:val="none" w:sz="0" w:space="0" w:color="auto"/>
            <w:right w:val="none" w:sz="0" w:space="0" w:color="auto"/>
          </w:divBdr>
        </w:div>
        <w:div w:id="61024889">
          <w:marLeft w:val="640"/>
          <w:marRight w:val="0"/>
          <w:marTop w:val="0"/>
          <w:marBottom w:val="0"/>
          <w:divBdr>
            <w:top w:val="none" w:sz="0" w:space="0" w:color="auto"/>
            <w:left w:val="none" w:sz="0" w:space="0" w:color="auto"/>
            <w:bottom w:val="none" w:sz="0" w:space="0" w:color="auto"/>
            <w:right w:val="none" w:sz="0" w:space="0" w:color="auto"/>
          </w:divBdr>
        </w:div>
        <w:div w:id="805703039">
          <w:marLeft w:val="640"/>
          <w:marRight w:val="0"/>
          <w:marTop w:val="0"/>
          <w:marBottom w:val="0"/>
          <w:divBdr>
            <w:top w:val="none" w:sz="0" w:space="0" w:color="auto"/>
            <w:left w:val="none" w:sz="0" w:space="0" w:color="auto"/>
            <w:bottom w:val="none" w:sz="0" w:space="0" w:color="auto"/>
            <w:right w:val="none" w:sz="0" w:space="0" w:color="auto"/>
          </w:divBdr>
        </w:div>
        <w:div w:id="1976253302">
          <w:marLeft w:val="640"/>
          <w:marRight w:val="0"/>
          <w:marTop w:val="0"/>
          <w:marBottom w:val="0"/>
          <w:divBdr>
            <w:top w:val="none" w:sz="0" w:space="0" w:color="auto"/>
            <w:left w:val="none" w:sz="0" w:space="0" w:color="auto"/>
            <w:bottom w:val="none" w:sz="0" w:space="0" w:color="auto"/>
            <w:right w:val="none" w:sz="0" w:space="0" w:color="auto"/>
          </w:divBdr>
        </w:div>
        <w:div w:id="1776904410">
          <w:marLeft w:val="640"/>
          <w:marRight w:val="0"/>
          <w:marTop w:val="0"/>
          <w:marBottom w:val="0"/>
          <w:divBdr>
            <w:top w:val="none" w:sz="0" w:space="0" w:color="auto"/>
            <w:left w:val="none" w:sz="0" w:space="0" w:color="auto"/>
            <w:bottom w:val="none" w:sz="0" w:space="0" w:color="auto"/>
            <w:right w:val="none" w:sz="0" w:space="0" w:color="auto"/>
          </w:divBdr>
        </w:div>
        <w:div w:id="1366640451">
          <w:marLeft w:val="640"/>
          <w:marRight w:val="0"/>
          <w:marTop w:val="0"/>
          <w:marBottom w:val="0"/>
          <w:divBdr>
            <w:top w:val="none" w:sz="0" w:space="0" w:color="auto"/>
            <w:left w:val="none" w:sz="0" w:space="0" w:color="auto"/>
            <w:bottom w:val="none" w:sz="0" w:space="0" w:color="auto"/>
            <w:right w:val="none" w:sz="0" w:space="0" w:color="auto"/>
          </w:divBdr>
        </w:div>
        <w:div w:id="141629857">
          <w:marLeft w:val="640"/>
          <w:marRight w:val="0"/>
          <w:marTop w:val="0"/>
          <w:marBottom w:val="0"/>
          <w:divBdr>
            <w:top w:val="none" w:sz="0" w:space="0" w:color="auto"/>
            <w:left w:val="none" w:sz="0" w:space="0" w:color="auto"/>
            <w:bottom w:val="none" w:sz="0" w:space="0" w:color="auto"/>
            <w:right w:val="none" w:sz="0" w:space="0" w:color="auto"/>
          </w:divBdr>
        </w:div>
        <w:div w:id="1010328594">
          <w:marLeft w:val="640"/>
          <w:marRight w:val="0"/>
          <w:marTop w:val="0"/>
          <w:marBottom w:val="0"/>
          <w:divBdr>
            <w:top w:val="none" w:sz="0" w:space="0" w:color="auto"/>
            <w:left w:val="none" w:sz="0" w:space="0" w:color="auto"/>
            <w:bottom w:val="none" w:sz="0" w:space="0" w:color="auto"/>
            <w:right w:val="none" w:sz="0" w:space="0" w:color="auto"/>
          </w:divBdr>
        </w:div>
      </w:divsChild>
    </w:div>
    <w:div w:id="1722367895">
      <w:marLeft w:val="0"/>
      <w:marRight w:val="0"/>
      <w:marTop w:val="0"/>
      <w:marBottom w:val="0"/>
      <w:divBdr>
        <w:top w:val="none" w:sz="0" w:space="0" w:color="auto"/>
        <w:left w:val="none" w:sz="0" w:space="0" w:color="auto"/>
        <w:bottom w:val="none" w:sz="0" w:space="0" w:color="auto"/>
        <w:right w:val="none" w:sz="0" w:space="0" w:color="auto"/>
      </w:divBdr>
    </w:div>
    <w:div w:id="1722750824">
      <w:marLeft w:val="640"/>
      <w:marRight w:val="0"/>
      <w:marTop w:val="0"/>
      <w:marBottom w:val="0"/>
      <w:divBdr>
        <w:top w:val="none" w:sz="0" w:space="0" w:color="auto"/>
        <w:left w:val="none" w:sz="0" w:space="0" w:color="auto"/>
        <w:bottom w:val="none" w:sz="0" w:space="0" w:color="auto"/>
        <w:right w:val="none" w:sz="0" w:space="0" w:color="auto"/>
      </w:divBdr>
    </w:div>
    <w:div w:id="1724522513">
      <w:marLeft w:val="640"/>
      <w:marRight w:val="0"/>
      <w:marTop w:val="0"/>
      <w:marBottom w:val="0"/>
      <w:divBdr>
        <w:top w:val="none" w:sz="0" w:space="0" w:color="auto"/>
        <w:left w:val="none" w:sz="0" w:space="0" w:color="auto"/>
        <w:bottom w:val="none" w:sz="0" w:space="0" w:color="auto"/>
        <w:right w:val="none" w:sz="0" w:space="0" w:color="auto"/>
      </w:divBdr>
    </w:div>
    <w:div w:id="1724717184">
      <w:marLeft w:val="640"/>
      <w:marRight w:val="0"/>
      <w:marTop w:val="0"/>
      <w:marBottom w:val="0"/>
      <w:divBdr>
        <w:top w:val="none" w:sz="0" w:space="0" w:color="auto"/>
        <w:left w:val="none" w:sz="0" w:space="0" w:color="auto"/>
        <w:bottom w:val="none" w:sz="0" w:space="0" w:color="auto"/>
        <w:right w:val="none" w:sz="0" w:space="0" w:color="auto"/>
      </w:divBdr>
    </w:div>
    <w:div w:id="1728841138">
      <w:marLeft w:val="0"/>
      <w:marRight w:val="0"/>
      <w:marTop w:val="0"/>
      <w:marBottom w:val="0"/>
      <w:divBdr>
        <w:top w:val="none" w:sz="0" w:space="0" w:color="auto"/>
        <w:left w:val="none" w:sz="0" w:space="0" w:color="auto"/>
        <w:bottom w:val="none" w:sz="0" w:space="0" w:color="auto"/>
        <w:right w:val="none" w:sz="0" w:space="0" w:color="auto"/>
      </w:divBdr>
    </w:div>
    <w:div w:id="1730613115">
      <w:marLeft w:val="640"/>
      <w:marRight w:val="0"/>
      <w:marTop w:val="0"/>
      <w:marBottom w:val="0"/>
      <w:divBdr>
        <w:top w:val="none" w:sz="0" w:space="0" w:color="auto"/>
        <w:left w:val="none" w:sz="0" w:space="0" w:color="auto"/>
        <w:bottom w:val="none" w:sz="0" w:space="0" w:color="auto"/>
        <w:right w:val="none" w:sz="0" w:space="0" w:color="auto"/>
      </w:divBdr>
    </w:div>
    <w:div w:id="1730959668">
      <w:bodyDiv w:val="1"/>
      <w:marLeft w:val="0"/>
      <w:marRight w:val="0"/>
      <w:marTop w:val="0"/>
      <w:marBottom w:val="0"/>
      <w:divBdr>
        <w:top w:val="none" w:sz="0" w:space="0" w:color="auto"/>
        <w:left w:val="none" w:sz="0" w:space="0" w:color="auto"/>
        <w:bottom w:val="none" w:sz="0" w:space="0" w:color="auto"/>
        <w:right w:val="none" w:sz="0" w:space="0" w:color="auto"/>
      </w:divBdr>
      <w:divsChild>
        <w:div w:id="2021928847">
          <w:marLeft w:val="640"/>
          <w:marRight w:val="0"/>
          <w:marTop w:val="0"/>
          <w:marBottom w:val="0"/>
          <w:divBdr>
            <w:top w:val="none" w:sz="0" w:space="0" w:color="auto"/>
            <w:left w:val="none" w:sz="0" w:space="0" w:color="auto"/>
            <w:bottom w:val="none" w:sz="0" w:space="0" w:color="auto"/>
            <w:right w:val="none" w:sz="0" w:space="0" w:color="auto"/>
          </w:divBdr>
        </w:div>
        <w:div w:id="354189228">
          <w:marLeft w:val="640"/>
          <w:marRight w:val="0"/>
          <w:marTop w:val="0"/>
          <w:marBottom w:val="0"/>
          <w:divBdr>
            <w:top w:val="none" w:sz="0" w:space="0" w:color="auto"/>
            <w:left w:val="none" w:sz="0" w:space="0" w:color="auto"/>
            <w:bottom w:val="none" w:sz="0" w:space="0" w:color="auto"/>
            <w:right w:val="none" w:sz="0" w:space="0" w:color="auto"/>
          </w:divBdr>
        </w:div>
        <w:div w:id="1745027176">
          <w:marLeft w:val="640"/>
          <w:marRight w:val="0"/>
          <w:marTop w:val="0"/>
          <w:marBottom w:val="0"/>
          <w:divBdr>
            <w:top w:val="none" w:sz="0" w:space="0" w:color="auto"/>
            <w:left w:val="none" w:sz="0" w:space="0" w:color="auto"/>
            <w:bottom w:val="none" w:sz="0" w:space="0" w:color="auto"/>
            <w:right w:val="none" w:sz="0" w:space="0" w:color="auto"/>
          </w:divBdr>
        </w:div>
        <w:div w:id="1832671938">
          <w:marLeft w:val="640"/>
          <w:marRight w:val="0"/>
          <w:marTop w:val="0"/>
          <w:marBottom w:val="0"/>
          <w:divBdr>
            <w:top w:val="none" w:sz="0" w:space="0" w:color="auto"/>
            <w:left w:val="none" w:sz="0" w:space="0" w:color="auto"/>
            <w:bottom w:val="none" w:sz="0" w:space="0" w:color="auto"/>
            <w:right w:val="none" w:sz="0" w:space="0" w:color="auto"/>
          </w:divBdr>
        </w:div>
        <w:div w:id="1727794939">
          <w:marLeft w:val="640"/>
          <w:marRight w:val="0"/>
          <w:marTop w:val="0"/>
          <w:marBottom w:val="0"/>
          <w:divBdr>
            <w:top w:val="none" w:sz="0" w:space="0" w:color="auto"/>
            <w:left w:val="none" w:sz="0" w:space="0" w:color="auto"/>
            <w:bottom w:val="none" w:sz="0" w:space="0" w:color="auto"/>
            <w:right w:val="none" w:sz="0" w:space="0" w:color="auto"/>
          </w:divBdr>
        </w:div>
        <w:div w:id="121771448">
          <w:marLeft w:val="640"/>
          <w:marRight w:val="0"/>
          <w:marTop w:val="0"/>
          <w:marBottom w:val="0"/>
          <w:divBdr>
            <w:top w:val="none" w:sz="0" w:space="0" w:color="auto"/>
            <w:left w:val="none" w:sz="0" w:space="0" w:color="auto"/>
            <w:bottom w:val="none" w:sz="0" w:space="0" w:color="auto"/>
            <w:right w:val="none" w:sz="0" w:space="0" w:color="auto"/>
          </w:divBdr>
        </w:div>
        <w:div w:id="1911428994">
          <w:marLeft w:val="640"/>
          <w:marRight w:val="0"/>
          <w:marTop w:val="0"/>
          <w:marBottom w:val="0"/>
          <w:divBdr>
            <w:top w:val="none" w:sz="0" w:space="0" w:color="auto"/>
            <w:left w:val="none" w:sz="0" w:space="0" w:color="auto"/>
            <w:bottom w:val="none" w:sz="0" w:space="0" w:color="auto"/>
            <w:right w:val="none" w:sz="0" w:space="0" w:color="auto"/>
          </w:divBdr>
        </w:div>
        <w:div w:id="676543176">
          <w:marLeft w:val="640"/>
          <w:marRight w:val="0"/>
          <w:marTop w:val="0"/>
          <w:marBottom w:val="0"/>
          <w:divBdr>
            <w:top w:val="none" w:sz="0" w:space="0" w:color="auto"/>
            <w:left w:val="none" w:sz="0" w:space="0" w:color="auto"/>
            <w:bottom w:val="none" w:sz="0" w:space="0" w:color="auto"/>
            <w:right w:val="none" w:sz="0" w:space="0" w:color="auto"/>
          </w:divBdr>
        </w:div>
        <w:div w:id="779107547">
          <w:marLeft w:val="640"/>
          <w:marRight w:val="0"/>
          <w:marTop w:val="0"/>
          <w:marBottom w:val="0"/>
          <w:divBdr>
            <w:top w:val="none" w:sz="0" w:space="0" w:color="auto"/>
            <w:left w:val="none" w:sz="0" w:space="0" w:color="auto"/>
            <w:bottom w:val="none" w:sz="0" w:space="0" w:color="auto"/>
            <w:right w:val="none" w:sz="0" w:space="0" w:color="auto"/>
          </w:divBdr>
        </w:div>
        <w:div w:id="1242830204">
          <w:marLeft w:val="640"/>
          <w:marRight w:val="0"/>
          <w:marTop w:val="0"/>
          <w:marBottom w:val="0"/>
          <w:divBdr>
            <w:top w:val="none" w:sz="0" w:space="0" w:color="auto"/>
            <w:left w:val="none" w:sz="0" w:space="0" w:color="auto"/>
            <w:bottom w:val="none" w:sz="0" w:space="0" w:color="auto"/>
            <w:right w:val="none" w:sz="0" w:space="0" w:color="auto"/>
          </w:divBdr>
        </w:div>
        <w:div w:id="1530995019">
          <w:marLeft w:val="640"/>
          <w:marRight w:val="0"/>
          <w:marTop w:val="0"/>
          <w:marBottom w:val="0"/>
          <w:divBdr>
            <w:top w:val="none" w:sz="0" w:space="0" w:color="auto"/>
            <w:left w:val="none" w:sz="0" w:space="0" w:color="auto"/>
            <w:bottom w:val="none" w:sz="0" w:space="0" w:color="auto"/>
            <w:right w:val="none" w:sz="0" w:space="0" w:color="auto"/>
          </w:divBdr>
        </w:div>
        <w:div w:id="36929139">
          <w:marLeft w:val="640"/>
          <w:marRight w:val="0"/>
          <w:marTop w:val="0"/>
          <w:marBottom w:val="0"/>
          <w:divBdr>
            <w:top w:val="none" w:sz="0" w:space="0" w:color="auto"/>
            <w:left w:val="none" w:sz="0" w:space="0" w:color="auto"/>
            <w:bottom w:val="none" w:sz="0" w:space="0" w:color="auto"/>
            <w:right w:val="none" w:sz="0" w:space="0" w:color="auto"/>
          </w:divBdr>
        </w:div>
        <w:div w:id="920868769">
          <w:marLeft w:val="640"/>
          <w:marRight w:val="0"/>
          <w:marTop w:val="0"/>
          <w:marBottom w:val="0"/>
          <w:divBdr>
            <w:top w:val="none" w:sz="0" w:space="0" w:color="auto"/>
            <w:left w:val="none" w:sz="0" w:space="0" w:color="auto"/>
            <w:bottom w:val="none" w:sz="0" w:space="0" w:color="auto"/>
            <w:right w:val="none" w:sz="0" w:space="0" w:color="auto"/>
          </w:divBdr>
        </w:div>
        <w:div w:id="842891077">
          <w:marLeft w:val="640"/>
          <w:marRight w:val="0"/>
          <w:marTop w:val="0"/>
          <w:marBottom w:val="0"/>
          <w:divBdr>
            <w:top w:val="none" w:sz="0" w:space="0" w:color="auto"/>
            <w:left w:val="none" w:sz="0" w:space="0" w:color="auto"/>
            <w:bottom w:val="none" w:sz="0" w:space="0" w:color="auto"/>
            <w:right w:val="none" w:sz="0" w:space="0" w:color="auto"/>
          </w:divBdr>
        </w:div>
        <w:div w:id="1184830862">
          <w:marLeft w:val="640"/>
          <w:marRight w:val="0"/>
          <w:marTop w:val="0"/>
          <w:marBottom w:val="0"/>
          <w:divBdr>
            <w:top w:val="none" w:sz="0" w:space="0" w:color="auto"/>
            <w:left w:val="none" w:sz="0" w:space="0" w:color="auto"/>
            <w:bottom w:val="none" w:sz="0" w:space="0" w:color="auto"/>
            <w:right w:val="none" w:sz="0" w:space="0" w:color="auto"/>
          </w:divBdr>
        </w:div>
        <w:div w:id="1542011970">
          <w:marLeft w:val="640"/>
          <w:marRight w:val="0"/>
          <w:marTop w:val="0"/>
          <w:marBottom w:val="0"/>
          <w:divBdr>
            <w:top w:val="none" w:sz="0" w:space="0" w:color="auto"/>
            <w:left w:val="none" w:sz="0" w:space="0" w:color="auto"/>
            <w:bottom w:val="none" w:sz="0" w:space="0" w:color="auto"/>
            <w:right w:val="none" w:sz="0" w:space="0" w:color="auto"/>
          </w:divBdr>
        </w:div>
        <w:div w:id="1425102886">
          <w:marLeft w:val="640"/>
          <w:marRight w:val="0"/>
          <w:marTop w:val="0"/>
          <w:marBottom w:val="0"/>
          <w:divBdr>
            <w:top w:val="none" w:sz="0" w:space="0" w:color="auto"/>
            <w:left w:val="none" w:sz="0" w:space="0" w:color="auto"/>
            <w:bottom w:val="none" w:sz="0" w:space="0" w:color="auto"/>
            <w:right w:val="none" w:sz="0" w:space="0" w:color="auto"/>
          </w:divBdr>
        </w:div>
        <w:div w:id="1030767263">
          <w:marLeft w:val="640"/>
          <w:marRight w:val="0"/>
          <w:marTop w:val="0"/>
          <w:marBottom w:val="0"/>
          <w:divBdr>
            <w:top w:val="none" w:sz="0" w:space="0" w:color="auto"/>
            <w:left w:val="none" w:sz="0" w:space="0" w:color="auto"/>
            <w:bottom w:val="none" w:sz="0" w:space="0" w:color="auto"/>
            <w:right w:val="none" w:sz="0" w:space="0" w:color="auto"/>
          </w:divBdr>
        </w:div>
        <w:div w:id="1418207782">
          <w:marLeft w:val="640"/>
          <w:marRight w:val="0"/>
          <w:marTop w:val="0"/>
          <w:marBottom w:val="0"/>
          <w:divBdr>
            <w:top w:val="none" w:sz="0" w:space="0" w:color="auto"/>
            <w:left w:val="none" w:sz="0" w:space="0" w:color="auto"/>
            <w:bottom w:val="none" w:sz="0" w:space="0" w:color="auto"/>
            <w:right w:val="none" w:sz="0" w:space="0" w:color="auto"/>
          </w:divBdr>
        </w:div>
        <w:div w:id="726612035">
          <w:marLeft w:val="640"/>
          <w:marRight w:val="0"/>
          <w:marTop w:val="0"/>
          <w:marBottom w:val="0"/>
          <w:divBdr>
            <w:top w:val="none" w:sz="0" w:space="0" w:color="auto"/>
            <w:left w:val="none" w:sz="0" w:space="0" w:color="auto"/>
            <w:bottom w:val="none" w:sz="0" w:space="0" w:color="auto"/>
            <w:right w:val="none" w:sz="0" w:space="0" w:color="auto"/>
          </w:divBdr>
        </w:div>
        <w:div w:id="922033577">
          <w:marLeft w:val="640"/>
          <w:marRight w:val="0"/>
          <w:marTop w:val="0"/>
          <w:marBottom w:val="0"/>
          <w:divBdr>
            <w:top w:val="none" w:sz="0" w:space="0" w:color="auto"/>
            <w:left w:val="none" w:sz="0" w:space="0" w:color="auto"/>
            <w:bottom w:val="none" w:sz="0" w:space="0" w:color="auto"/>
            <w:right w:val="none" w:sz="0" w:space="0" w:color="auto"/>
          </w:divBdr>
        </w:div>
        <w:div w:id="1013383971">
          <w:marLeft w:val="640"/>
          <w:marRight w:val="0"/>
          <w:marTop w:val="0"/>
          <w:marBottom w:val="0"/>
          <w:divBdr>
            <w:top w:val="none" w:sz="0" w:space="0" w:color="auto"/>
            <w:left w:val="none" w:sz="0" w:space="0" w:color="auto"/>
            <w:bottom w:val="none" w:sz="0" w:space="0" w:color="auto"/>
            <w:right w:val="none" w:sz="0" w:space="0" w:color="auto"/>
          </w:divBdr>
        </w:div>
        <w:div w:id="553664844">
          <w:marLeft w:val="640"/>
          <w:marRight w:val="0"/>
          <w:marTop w:val="0"/>
          <w:marBottom w:val="0"/>
          <w:divBdr>
            <w:top w:val="none" w:sz="0" w:space="0" w:color="auto"/>
            <w:left w:val="none" w:sz="0" w:space="0" w:color="auto"/>
            <w:bottom w:val="none" w:sz="0" w:space="0" w:color="auto"/>
            <w:right w:val="none" w:sz="0" w:space="0" w:color="auto"/>
          </w:divBdr>
        </w:div>
        <w:div w:id="1441146771">
          <w:marLeft w:val="640"/>
          <w:marRight w:val="0"/>
          <w:marTop w:val="0"/>
          <w:marBottom w:val="0"/>
          <w:divBdr>
            <w:top w:val="none" w:sz="0" w:space="0" w:color="auto"/>
            <w:left w:val="none" w:sz="0" w:space="0" w:color="auto"/>
            <w:bottom w:val="none" w:sz="0" w:space="0" w:color="auto"/>
            <w:right w:val="none" w:sz="0" w:space="0" w:color="auto"/>
          </w:divBdr>
        </w:div>
        <w:div w:id="1861702726">
          <w:marLeft w:val="640"/>
          <w:marRight w:val="0"/>
          <w:marTop w:val="0"/>
          <w:marBottom w:val="0"/>
          <w:divBdr>
            <w:top w:val="none" w:sz="0" w:space="0" w:color="auto"/>
            <w:left w:val="none" w:sz="0" w:space="0" w:color="auto"/>
            <w:bottom w:val="none" w:sz="0" w:space="0" w:color="auto"/>
            <w:right w:val="none" w:sz="0" w:space="0" w:color="auto"/>
          </w:divBdr>
        </w:div>
        <w:div w:id="895705788">
          <w:marLeft w:val="640"/>
          <w:marRight w:val="0"/>
          <w:marTop w:val="0"/>
          <w:marBottom w:val="0"/>
          <w:divBdr>
            <w:top w:val="none" w:sz="0" w:space="0" w:color="auto"/>
            <w:left w:val="none" w:sz="0" w:space="0" w:color="auto"/>
            <w:bottom w:val="none" w:sz="0" w:space="0" w:color="auto"/>
            <w:right w:val="none" w:sz="0" w:space="0" w:color="auto"/>
          </w:divBdr>
        </w:div>
        <w:div w:id="852650847">
          <w:marLeft w:val="640"/>
          <w:marRight w:val="0"/>
          <w:marTop w:val="0"/>
          <w:marBottom w:val="0"/>
          <w:divBdr>
            <w:top w:val="none" w:sz="0" w:space="0" w:color="auto"/>
            <w:left w:val="none" w:sz="0" w:space="0" w:color="auto"/>
            <w:bottom w:val="none" w:sz="0" w:space="0" w:color="auto"/>
            <w:right w:val="none" w:sz="0" w:space="0" w:color="auto"/>
          </w:divBdr>
        </w:div>
        <w:div w:id="870605227">
          <w:marLeft w:val="640"/>
          <w:marRight w:val="0"/>
          <w:marTop w:val="0"/>
          <w:marBottom w:val="0"/>
          <w:divBdr>
            <w:top w:val="none" w:sz="0" w:space="0" w:color="auto"/>
            <w:left w:val="none" w:sz="0" w:space="0" w:color="auto"/>
            <w:bottom w:val="none" w:sz="0" w:space="0" w:color="auto"/>
            <w:right w:val="none" w:sz="0" w:space="0" w:color="auto"/>
          </w:divBdr>
        </w:div>
        <w:div w:id="2070575060">
          <w:marLeft w:val="640"/>
          <w:marRight w:val="0"/>
          <w:marTop w:val="0"/>
          <w:marBottom w:val="0"/>
          <w:divBdr>
            <w:top w:val="none" w:sz="0" w:space="0" w:color="auto"/>
            <w:left w:val="none" w:sz="0" w:space="0" w:color="auto"/>
            <w:bottom w:val="none" w:sz="0" w:space="0" w:color="auto"/>
            <w:right w:val="none" w:sz="0" w:space="0" w:color="auto"/>
          </w:divBdr>
        </w:div>
        <w:div w:id="870924839">
          <w:marLeft w:val="640"/>
          <w:marRight w:val="0"/>
          <w:marTop w:val="0"/>
          <w:marBottom w:val="0"/>
          <w:divBdr>
            <w:top w:val="none" w:sz="0" w:space="0" w:color="auto"/>
            <w:left w:val="none" w:sz="0" w:space="0" w:color="auto"/>
            <w:bottom w:val="none" w:sz="0" w:space="0" w:color="auto"/>
            <w:right w:val="none" w:sz="0" w:space="0" w:color="auto"/>
          </w:divBdr>
        </w:div>
        <w:div w:id="529337926">
          <w:marLeft w:val="640"/>
          <w:marRight w:val="0"/>
          <w:marTop w:val="0"/>
          <w:marBottom w:val="0"/>
          <w:divBdr>
            <w:top w:val="none" w:sz="0" w:space="0" w:color="auto"/>
            <w:left w:val="none" w:sz="0" w:space="0" w:color="auto"/>
            <w:bottom w:val="none" w:sz="0" w:space="0" w:color="auto"/>
            <w:right w:val="none" w:sz="0" w:space="0" w:color="auto"/>
          </w:divBdr>
        </w:div>
        <w:div w:id="1358237480">
          <w:marLeft w:val="640"/>
          <w:marRight w:val="0"/>
          <w:marTop w:val="0"/>
          <w:marBottom w:val="0"/>
          <w:divBdr>
            <w:top w:val="none" w:sz="0" w:space="0" w:color="auto"/>
            <w:left w:val="none" w:sz="0" w:space="0" w:color="auto"/>
            <w:bottom w:val="none" w:sz="0" w:space="0" w:color="auto"/>
            <w:right w:val="none" w:sz="0" w:space="0" w:color="auto"/>
          </w:divBdr>
        </w:div>
        <w:div w:id="774060846">
          <w:marLeft w:val="640"/>
          <w:marRight w:val="0"/>
          <w:marTop w:val="0"/>
          <w:marBottom w:val="0"/>
          <w:divBdr>
            <w:top w:val="none" w:sz="0" w:space="0" w:color="auto"/>
            <w:left w:val="none" w:sz="0" w:space="0" w:color="auto"/>
            <w:bottom w:val="none" w:sz="0" w:space="0" w:color="auto"/>
            <w:right w:val="none" w:sz="0" w:space="0" w:color="auto"/>
          </w:divBdr>
        </w:div>
        <w:div w:id="129058507">
          <w:marLeft w:val="640"/>
          <w:marRight w:val="0"/>
          <w:marTop w:val="0"/>
          <w:marBottom w:val="0"/>
          <w:divBdr>
            <w:top w:val="none" w:sz="0" w:space="0" w:color="auto"/>
            <w:left w:val="none" w:sz="0" w:space="0" w:color="auto"/>
            <w:bottom w:val="none" w:sz="0" w:space="0" w:color="auto"/>
            <w:right w:val="none" w:sz="0" w:space="0" w:color="auto"/>
          </w:divBdr>
        </w:div>
        <w:div w:id="754859097">
          <w:marLeft w:val="640"/>
          <w:marRight w:val="0"/>
          <w:marTop w:val="0"/>
          <w:marBottom w:val="0"/>
          <w:divBdr>
            <w:top w:val="none" w:sz="0" w:space="0" w:color="auto"/>
            <w:left w:val="none" w:sz="0" w:space="0" w:color="auto"/>
            <w:bottom w:val="none" w:sz="0" w:space="0" w:color="auto"/>
            <w:right w:val="none" w:sz="0" w:space="0" w:color="auto"/>
          </w:divBdr>
        </w:div>
        <w:div w:id="1386417603">
          <w:marLeft w:val="640"/>
          <w:marRight w:val="0"/>
          <w:marTop w:val="0"/>
          <w:marBottom w:val="0"/>
          <w:divBdr>
            <w:top w:val="none" w:sz="0" w:space="0" w:color="auto"/>
            <w:left w:val="none" w:sz="0" w:space="0" w:color="auto"/>
            <w:bottom w:val="none" w:sz="0" w:space="0" w:color="auto"/>
            <w:right w:val="none" w:sz="0" w:space="0" w:color="auto"/>
          </w:divBdr>
        </w:div>
        <w:div w:id="1053042897">
          <w:marLeft w:val="640"/>
          <w:marRight w:val="0"/>
          <w:marTop w:val="0"/>
          <w:marBottom w:val="0"/>
          <w:divBdr>
            <w:top w:val="none" w:sz="0" w:space="0" w:color="auto"/>
            <w:left w:val="none" w:sz="0" w:space="0" w:color="auto"/>
            <w:bottom w:val="none" w:sz="0" w:space="0" w:color="auto"/>
            <w:right w:val="none" w:sz="0" w:space="0" w:color="auto"/>
          </w:divBdr>
        </w:div>
        <w:div w:id="1136026464">
          <w:marLeft w:val="640"/>
          <w:marRight w:val="0"/>
          <w:marTop w:val="0"/>
          <w:marBottom w:val="0"/>
          <w:divBdr>
            <w:top w:val="none" w:sz="0" w:space="0" w:color="auto"/>
            <w:left w:val="none" w:sz="0" w:space="0" w:color="auto"/>
            <w:bottom w:val="none" w:sz="0" w:space="0" w:color="auto"/>
            <w:right w:val="none" w:sz="0" w:space="0" w:color="auto"/>
          </w:divBdr>
        </w:div>
        <w:div w:id="15356445">
          <w:marLeft w:val="640"/>
          <w:marRight w:val="0"/>
          <w:marTop w:val="0"/>
          <w:marBottom w:val="0"/>
          <w:divBdr>
            <w:top w:val="none" w:sz="0" w:space="0" w:color="auto"/>
            <w:left w:val="none" w:sz="0" w:space="0" w:color="auto"/>
            <w:bottom w:val="none" w:sz="0" w:space="0" w:color="auto"/>
            <w:right w:val="none" w:sz="0" w:space="0" w:color="auto"/>
          </w:divBdr>
        </w:div>
        <w:div w:id="998382853">
          <w:marLeft w:val="640"/>
          <w:marRight w:val="0"/>
          <w:marTop w:val="0"/>
          <w:marBottom w:val="0"/>
          <w:divBdr>
            <w:top w:val="none" w:sz="0" w:space="0" w:color="auto"/>
            <w:left w:val="none" w:sz="0" w:space="0" w:color="auto"/>
            <w:bottom w:val="none" w:sz="0" w:space="0" w:color="auto"/>
            <w:right w:val="none" w:sz="0" w:space="0" w:color="auto"/>
          </w:divBdr>
        </w:div>
        <w:div w:id="179005819">
          <w:marLeft w:val="640"/>
          <w:marRight w:val="0"/>
          <w:marTop w:val="0"/>
          <w:marBottom w:val="0"/>
          <w:divBdr>
            <w:top w:val="none" w:sz="0" w:space="0" w:color="auto"/>
            <w:left w:val="none" w:sz="0" w:space="0" w:color="auto"/>
            <w:bottom w:val="none" w:sz="0" w:space="0" w:color="auto"/>
            <w:right w:val="none" w:sz="0" w:space="0" w:color="auto"/>
          </w:divBdr>
        </w:div>
        <w:div w:id="221061171">
          <w:marLeft w:val="640"/>
          <w:marRight w:val="0"/>
          <w:marTop w:val="0"/>
          <w:marBottom w:val="0"/>
          <w:divBdr>
            <w:top w:val="none" w:sz="0" w:space="0" w:color="auto"/>
            <w:left w:val="none" w:sz="0" w:space="0" w:color="auto"/>
            <w:bottom w:val="none" w:sz="0" w:space="0" w:color="auto"/>
            <w:right w:val="none" w:sz="0" w:space="0" w:color="auto"/>
          </w:divBdr>
        </w:div>
        <w:div w:id="331419811">
          <w:marLeft w:val="640"/>
          <w:marRight w:val="0"/>
          <w:marTop w:val="0"/>
          <w:marBottom w:val="0"/>
          <w:divBdr>
            <w:top w:val="none" w:sz="0" w:space="0" w:color="auto"/>
            <w:left w:val="none" w:sz="0" w:space="0" w:color="auto"/>
            <w:bottom w:val="none" w:sz="0" w:space="0" w:color="auto"/>
            <w:right w:val="none" w:sz="0" w:space="0" w:color="auto"/>
          </w:divBdr>
        </w:div>
        <w:div w:id="1763643152">
          <w:marLeft w:val="640"/>
          <w:marRight w:val="0"/>
          <w:marTop w:val="0"/>
          <w:marBottom w:val="0"/>
          <w:divBdr>
            <w:top w:val="none" w:sz="0" w:space="0" w:color="auto"/>
            <w:left w:val="none" w:sz="0" w:space="0" w:color="auto"/>
            <w:bottom w:val="none" w:sz="0" w:space="0" w:color="auto"/>
            <w:right w:val="none" w:sz="0" w:space="0" w:color="auto"/>
          </w:divBdr>
        </w:div>
        <w:div w:id="1539124151">
          <w:marLeft w:val="640"/>
          <w:marRight w:val="0"/>
          <w:marTop w:val="0"/>
          <w:marBottom w:val="0"/>
          <w:divBdr>
            <w:top w:val="none" w:sz="0" w:space="0" w:color="auto"/>
            <w:left w:val="none" w:sz="0" w:space="0" w:color="auto"/>
            <w:bottom w:val="none" w:sz="0" w:space="0" w:color="auto"/>
            <w:right w:val="none" w:sz="0" w:space="0" w:color="auto"/>
          </w:divBdr>
        </w:div>
        <w:div w:id="1104306043">
          <w:marLeft w:val="640"/>
          <w:marRight w:val="0"/>
          <w:marTop w:val="0"/>
          <w:marBottom w:val="0"/>
          <w:divBdr>
            <w:top w:val="none" w:sz="0" w:space="0" w:color="auto"/>
            <w:left w:val="none" w:sz="0" w:space="0" w:color="auto"/>
            <w:bottom w:val="none" w:sz="0" w:space="0" w:color="auto"/>
            <w:right w:val="none" w:sz="0" w:space="0" w:color="auto"/>
          </w:divBdr>
        </w:div>
        <w:div w:id="1537888672">
          <w:marLeft w:val="640"/>
          <w:marRight w:val="0"/>
          <w:marTop w:val="0"/>
          <w:marBottom w:val="0"/>
          <w:divBdr>
            <w:top w:val="none" w:sz="0" w:space="0" w:color="auto"/>
            <w:left w:val="none" w:sz="0" w:space="0" w:color="auto"/>
            <w:bottom w:val="none" w:sz="0" w:space="0" w:color="auto"/>
            <w:right w:val="none" w:sz="0" w:space="0" w:color="auto"/>
          </w:divBdr>
        </w:div>
        <w:div w:id="555818031">
          <w:marLeft w:val="640"/>
          <w:marRight w:val="0"/>
          <w:marTop w:val="0"/>
          <w:marBottom w:val="0"/>
          <w:divBdr>
            <w:top w:val="none" w:sz="0" w:space="0" w:color="auto"/>
            <w:left w:val="none" w:sz="0" w:space="0" w:color="auto"/>
            <w:bottom w:val="none" w:sz="0" w:space="0" w:color="auto"/>
            <w:right w:val="none" w:sz="0" w:space="0" w:color="auto"/>
          </w:divBdr>
        </w:div>
        <w:div w:id="2055734879">
          <w:marLeft w:val="640"/>
          <w:marRight w:val="0"/>
          <w:marTop w:val="0"/>
          <w:marBottom w:val="0"/>
          <w:divBdr>
            <w:top w:val="none" w:sz="0" w:space="0" w:color="auto"/>
            <w:left w:val="none" w:sz="0" w:space="0" w:color="auto"/>
            <w:bottom w:val="none" w:sz="0" w:space="0" w:color="auto"/>
            <w:right w:val="none" w:sz="0" w:space="0" w:color="auto"/>
          </w:divBdr>
        </w:div>
        <w:div w:id="1039166307">
          <w:marLeft w:val="640"/>
          <w:marRight w:val="0"/>
          <w:marTop w:val="0"/>
          <w:marBottom w:val="0"/>
          <w:divBdr>
            <w:top w:val="none" w:sz="0" w:space="0" w:color="auto"/>
            <w:left w:val="none" w:sz="0" w:space="0" w:color="auto"/>
            <w:bottom w:val="none" w:sz="0" w:space="0" w:color="auto"/>
            <w:right w:val="none" w:sz="0" w:space="0" w:color="auto"/>
          </w:divBdr>
        </w:div>
      </w:divsChild>
    </w:div>
    <w:div w:id="1731881570">
      <w:marLeft w:val="640"/>
      <w:marRight w:val="0"/>
      <w:marTop w:val="0"/>
      <w:marBottom w:val="0"/>
      <w:divBdr>
        <w:top w:val="none" w:sz="0" w:space="0" w:color="auto"/>
        <w:left w:val="none" w:sz="0" w:space="0" w:color="auto"/>
        <w:bottom w:val="none" w:sz="0" w:space="0" w:color="auto"/>
        <w:right w:val="none" w:sz="0" w:space="0" w:color="auto"/>
      </w:divBdr>
    </w:div>
    <w:div w:id="1731884848">
      <w:bodyDiv w:val="1"/>
      <w:marLeft w:val="0"/>
      <w:marRight w:val="0"/>
      <w:marTop w:val="0"/>
      <w:marBottom w:val="0"/>
      <w:divBdr>
        <w:top w:val="none" w:sz="0" w:space="0" w:color="auto"/>
        <w:left w:val="none" w:sz="0" w:space="0" w:color="auto"/>
        <w:bottom w:val="none" w:sz="0" w:space="0" w:color="auto"/>
        <w:right w:val="none" w:sz="0" w:space="0" w:color="auto"/>
      </w:divBdr>
      <w:divsChild>
        <w:div w:id="894387766">
          <w:marLeft w:val="640"/>
          <w:marRight w:val="0"/>
          <w:marTop w:val="0"/>
          <w:marBottom w:val="0"/>
          <w:divBdr>
            <w:top w:val="none" w:sz="0" w:space="0" w:color="auto"/>
            <w:left w:val="none" w:sz="0" w:space="0" w:color="auto"/>
            <w:bottom w:val="none" w:sz="0" w:space="0" w:color="auto"/>
            <w:right w:val="none" w:sz="0" w:space="0" w:color="auto"/>
          </w:divBdr>
        </w:div>
        <w:div w:id="1653604711">
          <w:marLeft w:val="640"/>
          <w:marRight w:val="0"/>
          <w:marTop w:val="0"/>
          <w:marBottom w:val="0"/>
          <w:divBdr>
            <w:top w:val="none" w:sz="0" w:space="0" w:color="auto"/>
            <w:left w:val="none" w:sz="0" w:space="0" w:color="auto"/>
            <w:bottom w:val="none" w:sz="0" w:space="0" w:color="auto"/>
            <w:right w:val="none" w:sz="0" w:space="0" w:color="auto"/>
          </w:divBdr>
        </w:div>
        <w:div w:id="1453747107">
          <w:marLeft w:val="640"/>
          <w:marRight w:val="0"/>
          <w:marTop w:val="0"/>
          <w:marBottom w:val="0"/>
          <w:divBdr>
            <w:top w:val="none" w:sz="0" w:space="0" w:color="auto"/>
            <w:left w:val="none" w:sz="0" w:space="0" w:color="auto"/>
            <w:bottom w:val="none" w:sz="0" w:space="0" w:color="auto"/>
            <w:right w:val="none" w:sz="0" w:space="0" w:color="auto"/>
          </w:divBdr>
        </w:div>
        <w:div w:id="1006053729">
          <w:marLeft w:val="640"/>
          <w:marRight w:val="0"/>
          <w:marTop w:val="0"/>
          <w:marBottom w:val="0"/>
          <w:divBdr>
            <w:top w:val="none" w:sz="0" w:space="0" w:color="auto"/>
            <w:left w:val="none" w:sz="0" w:space="0" w:color="auto"/>
            <w:bottom w:val="none" w:sz="0" w:space="0" w:color="auto"/>
            <w:right w:val="none" w:sz="0" w:space="0" w:color="auto"/>
          </w:divBdr>
        </w:div>
        <w:div w:id="1763914080">
          <w:marLeft w:val="640"/>
          <w:marRight w:val="0"/>
          <w:marTop w:val="0"/>
          <w:marBottom w:val="0"/>
          <w:divBdr>
            <w:top w:val="none" w:sz="0" w:space="0" w:color="auto"/>
            <w:left w:val="none" w:sz="0" w:space="0" w:color="auto"/>
            <w:bottom w:val="none" w:sz="0" w:space="0" w:color="auto"/>
            <w:right w:val="none" w:sz="0" w:space="0" w:color="auto"/>
          </w:divBdr>
        </w:div>
        <w:div w:id="1167282475">
          <w:marLeft w:val="640"/>
          <w:marRight w:val="0"/>
          <w:marTop w:val="0"/>
          <w:marBottom w:val="0"/>
          <w:divBdr>
            <w:top w:val="none" w:sz="0" w:space="0" w:color="auto"/>
            <w:left w:val="none" w:sz="0" w:space="0" w:color="auto"/>
            <w:bottom w:val="none" w:sz="0" w:space="0" w:color="auto"/>
            <w:right w:val="none" w:sz="0" w:space="0" w:color="auto"/>
          </w:divBdr>
        </w:div>
        <w:div w:id="266933033">
          <w:marLeft w:val="640"/>
          <w:marRight w:val="0"/>
          <w:marTop w:val="0"/>
          <w:marBottom w:val="0"/>
          <w:divBdr>
            <w:top w:val="none" w:sz="0" w:space="0" w:color="auto"/>
            <w:left w:val="none" w:sz="0" w:space="0" w:color="auto"/>
            <w:bottom w:val="none" w:sz="0" w:space="0" w:color="auto"/>
            <w:right w:val="none" w:sz="0" w:space="0" w:color="auto"/>
          </w:divBdr>
        </w:div>
        <w:div w:id="1824933136">
          <w:marLeft w:val="640"/>
          <w:marRight w:val="0"/>
          <w:marTop w:val="0"/>
          <w:marBottom w:val="0"/>
          <w:divBdr>
            <w:top w:val="none" w:sz="0" w:space="0" w:color="auto"/>
            <w:left w:val="none" w:sz="0" w:space="0" w:color="auto"/>
            <w:bottom w:val="none" w:sz="0" w:space="0" w:color="auto"/>
            <w:right w:val="none" w:sz="0" w:space="0" w:color="auto"/>
          </w:divBdr>
        </w:div>
        <w:div w:id="2005694016">
          <w:marLeft w:val="640"/>
          <w:marRight w:val="0"/>
          <w:marTop w:val="0"/>
          <w:marBottom w:val="0"/>
          <w:divBdr>
            <w:top w:val="none" w:sz="0" w:space="0" w:color="auto"/>
            <w:left w:val="none" w:sz="0" w:space="0" w:color="auto"/>
            <w:bottom w:val="none" w:sz="0" w:space="0" w:color="auto"/>
            <w:right w:val="none" w:sz="0" w:space="0" w:color="auto"/>
          </w:divBdr>
        </w:div>
        <w:div w:id="837770412">
          <w:marLeft w:val="640"/>
          <w:marRight w:val="0"/>
          <w:marTop w:val="0"/>
          <w:marBottom w:val="0"/>
          <w:divBdr>
            <w:top w:val="none" w:sz="0" w:space="0" w:color="auto"/>
            <w:left w:val="none" w:sz="0" w:space="0" w:color="auto"/>
            <w:bottom w:val="none" w:sz="0" w:space="0" w:color="auto"/>
            <w:right w:val="none" w:sz="0" w:space="0" w:color="auto"/>
          </w:divBdr>
        </w:div>
        <w:div w:id="1827159729">
          <w:marLeft w:val="640"/>
          <w:marRight w:val="0"/>
          <w:marTop w:val="0"/>
          <w:marBottom w:val="0"/>
          <w:divBdr>
            <w:top w:val="none" w:sz="0" w:space="0" w:color="auto"/>
            <w:left w:val="none" w:sz="0" w:space="0" w:color="auto"/>
            <w:bottom w:val="none" w:sz="0" w:space="0" w:color="auto"/>
            <w:right w:val="none" w:sz="0" w:space="0" w:color="auto"/>
          </w:divBdr>
        </w:div>
        <w:div w:id="881593027">
          <w:marLeft w:val="640"/>
          <w:marRight w:val="0"/>
          <w:marTop w:val="0"/>
          <w:marBottom w:val="0"/>
          <w:divBdr>
            <w:top w:val="none" w:sz="0" w:space="0" w:color="auto"/>
            <w:left w:val="none" w:sz="0" w:space="0" w:color="auto"/>
            <w:bottom w:val="none" w:sz="0" w:space="0" w:color="auto"/>
            <w:right w:val="none" w:sz="0" w:space="0" w:color="auto"/>
          </w:divBdr>
        </w:div>
        <w:div w:id="2028828308">
          <w:marLeft w:val="640"/>
          <w:marRight w:val="0"/>
          <w:marTop w:val="0"/>
          <w:marBottom w:val="0"/>
          <w:divBdr>
            <w:top w:val="none" w:sz="0" w:space="0" w:color="auto"/>
            <w:left w:val="none" w:sz="0" w:space="0" w:color="auto"/>
            <w:bottom w:val="none" w:sz="0" w:space="0" w:color="auto"/>
            <w:right w:val="none" w:sz="0" w:space="0" w:color="auto"/>
          </w:divBdr>
        </w:div>
        <w:div w:id="454714273">
          <w:marLeft w:val="640"/>
          <w:marRight w:val="0"/>
          <w:marTop w:val="0"/>
          <w:marBottom w:val="0"/>
          <w:divBdr>
            <w:top w:val="none" w:sz="0" w:space="0" w:color="auto"/>
            <w:left w:val="none" w:sz="0" w:space="0" w:color="auto"/>
            <w:bottom w:val="none" w:sz="0" w:space="0" w:color="auto"/>
            <w:right w:val="none" w:sz="0" w:space="0" w:color="auto"/>
          </w:divBdr>
        </w:div>
        <w:div w:id="500389142">
          <w:marLeft w:val="640"/>
          <w:marRight w:val="0"/>
          <w:marTop w:val="0"/>
          <w:marBottom w:val="0"/>
          <w:divBdr>
            <w:top w:val="none" w:sz="0" w:space="0" w:color="auto"/>
            <w:left w:val="none" w:sz="0" w:space="0" w:color="auto"/>
            <w:bottom w:val="none" w:sz="0" w:space="0" w:color="auto"/>
            <w:right w:val="none" w:sz="0" w:space="0" w:color="auto"/>
          </w:divBdr>
        </w:div>
        <w:div w:id="1703289536">
          <w:marLeft w:val="640"/>
          <w:marRight w:val="0"/>
          <w:marTop w:val="0"/>
          <w:marBottom w:val="0"/>
          <w:divBdr>
            <w:top w:val="none" w:sz="0" w:space="0" w:color="auto"/>
            <w:left w:val="none" w:sz="0" w:space="0" w:color="auto"/>
            <w:bottom w:val="none" w:sz="0" w:space="0" w:color="auto"/>
            <w:right w:val="none" w:sz="0" w:space="0" w:color="auto"/>
          </w:divBdr>
        </w:div>
        <w:div w:id="196629181">
          <w:marLeft w:val="640"/>
          <w:marRight w:val="0"/>
          <w:marTop w:val="0"/>
          <w:marBottom w:val="0"/>
          <w:divBdr>
            <w:top w:val="none" w:sz="0" w:space="0" w:color="auto"/>
            <w:left w:val="none" w:sz="0" w:space="0" w:color="auto"/>
            <w:bottom w:val="none" w:sz="0" w:space="0" w:color="auto"/>
            <w:right w:val="none" w:sz="0" w:space="0" w:color="auto"/>
          </w:divBdr>
        </w:div>
        <w:div w:id="541871542">
          <w:marLeft w:val="640"/>
          <w:marRight w:val="0"/>
          <w:marTop w:val="0"/>
          <w:marBottom w:val="0"/>
          <w:divBdr>
            <w:top w:val="none" w:sz="0" w:space="0" w:color="auto"/>
            <w:left w:val="none" w:sz="0" w:space="0" w:color="auto"/>
            <w:bottom w:val="none" w:sz="0" w:space="0" w:color="auto"/>
            <w:right w:val="none" w:sz="0" w:space="0" w:color="auto"/>
          </w:divBdr>
        </w:div>
        <w:div w:id="27532530">
          <w:marLeft w:val="640"/>
          <w:marRight w:val="0"/>
          <w:marTop w:val="0"/>
          <w:marBottom w:val="0"/>
          <w:divBdr>
            <w:top w:val="none" w:sz="0" w:space="0" w:color="auto"/>
            <w:left w:val="none" w:sz="0" w:space="0" w:color="auto"/>
            <w:bottom w:val="none" w:sz="0" w:space="0" w:color="auto"/>
            <w:right w:val="none" w:sz="0" w:space="0" w:color="auto"/>
          </w:divBdr>
        </w:div>
        <w:div w:id="1108357532">
          <w:marLeft w:val="640"/>
          <w:marRight w:val="0"/>
          <w:marTop w:val="0"/>
          <w:marBottom w:val="0"/>
          <w:divBdr>
            <w:top w:val="none" w:sz="0" w:space="0" w:color="auto"/>
            <w:left w:val="none" w:sz="0" w:space="0" w:color="auto"/>
            <w:bottom w:val="none" w:sz="0" w:space="0" w:color="auto"/>
            <w:right w:val="none" w:sz="0" w:space="0" w:color="auto"/>
          </w:divBdr>
        </w:div>
        <w:div w:id="1420564599">
          <w:marLeft w:val="640"/>
          <w:marRight w:val="0"/>
          <w:marTop w:val="0"/>
          <w:marBottom w:val="0"/>
          <w:divBdr>
            <w:top w:val="none" w:sz="0" w:space="0" w:color="auto"/>
            <w:left w:val="none" w:sz="0" w:space="0" w:color="auto"/>
            <w:bottom w:val="none" w:sz="0" w:space="0" w:color="auto"/>
            <w:right w:val="none" w:sz="0" w:space="0" w:color="auto"/>
          </w:divBdr>
        </w:div>
        <w:div w:id="1402172552">
          <w:marLeft w:val="640"/>
          <w:marRight w:val="0"/>
          <w:marTop w:val="0"/>
          <w:marBottom w:val="0"/>
          <w:divBdr>
            <w:top w:val="none" w:sz="0" w:space="0" w:color="auto"/>
            <w:left w:val="none" w:sz="0" w:space="0" w:color="auto"/>
            <w:bottom w:val="none" w:sz="0" w:space="0" w:color="auto"/>
            <w:right w:val="none" w:sz="0" w:space="0" w:color="auto"/>
          </w:divBdr>
        </w:div>
        <w:div w:id="162942203">
          <w:marLeft w:val="640"/>
          <w:marRight w:val="0"/>
          <w:marTop w:val="0"/>
          <w:marBottom w:val="0"/>
          <w:divBdr>
            <w:top w:val="none" w:sz="0" w:space="0" w:color="auto"/>
            <w:left w:val="none" w:sz="0" w:space="0" w:color="auto"/>
            <w:bottom w:val="none" w:sz="0" w:space="0" w:color="auto"/>
            <w:right w:val="none" w:sz="0" w:space="0" w:color="auto"/>
          </w:divBdr>
        </w:div>
        <w:div w:id="1997414137">
          <w:marLeft w:val="640"/>
          <w:marRight w:val="0"/>
          <w:marTop w:val="0"/>
          <w:marBottom w:val="0"/>
          <w:divBdr>
            <w:top w:val="none" w:sz="0" w:space="0" w:color="auto"/>
            <w:left w:val="none" w:sz="0" w:space="0" w:color="auto"/>
            <w:bottom w:val="none" w:sz="0" w:space="0" w:color="auto"/>
            <w:right w:val="none" w:sz="0" w:space="0" w:color="auto"/>
          </w:divBdr>
        </w:div>
        <w:div w:id="717507413">
          <w:marLeft w:val="640"/>
          <w:marRight w:val="0"/>
          <w:marTop w:val="0"/>
          <w:marBottom w:val="0"/>
          <w:divBdr>
            <w:top w:val="none" w:sz="0" w:space="0" w:color="auto"/>
            <w:left w:val="none" w:sz="0" w:space="0" w:color="auto"/>
            <w:bottom w:val="none" w:sz="0" w:space="0" w:color="auto"/>
            <w:right w:val="none" w:sz="0" w:space="0" w:color="auto"/>
          </w:divBdr>
        </w:div>
        <w:div w:id="893657856">
          <w:marLeft w:val="640"/>
          <w:marRight w:val="0"/>
          <w:marTop w:val="0"/>
          <w:marBottom w:val="0"/>
          <w:divBdr>
            <w:top w:val="none" w:sz="0" w:space="0" w:color="auto"/>
            <w:left w:val="none" w:sz="0" w:space="0" w:color="auto"/>
            <w:bottom w:val="none" w:sz="0" w:space="0" w:color="auto"/>
            <w:right w:val="none" w:sz="0" w:space="0" w:color="auto"/>
          </w:divBdr>
        </w:div>
        <w:div w:id="780413471">
          <w:marLeft w:val="640"/>
          <w:marRight w:val="0"/>
          <w:marTop w:val="0"/>
          <w:marBottom w:val="0"/>
          <w:divBdr>
            <w:top w:val="none" w:sz="0" w:space="0" w:color="auto"/>
            <w:left w:val="none" w:sz="0" w:space="0" w:color="auto"/>
            <w:bottom w:val="none" w:sz="0" w:space="0" w:color="auto"/>
            <w:right w:val="none" w:sz="0" w:space="0" w:color="auto"/>
          </w:divBdr>
        </w:div>
        <w:div w:id="451636761">
          <w:marLeft w:val="640"/>
          <w:marRight w:val="0"/>
          <w:marTop w:val="0"/>
          <w:marBottom w:val="0"/>
          <w:divBdr>
            <w:top w:val="none" w:sz="0" w:space="0" w:color="auto"/>
            <w:left w:val="none" w:sz="0" w:space="0" w:color="auto"/>
            <w:bottom w:val="none" w:sz="0" w:space="0" w:color="auto"/>
            <w:right w:val="none" w:sz="0" w:space="0" w:color="auto"/>
          </w:divBdr>
        </w:div>
        <w:div w:id="1880505580">
          <w:marLeft w:val="640"/>
          <w:marRight w:val="0"/>
          <w:marTop w:val="0"/>
          <w:marBottom w:val="0"/>
          <w:divBdr>
            <w:top w:val="none" w:sz="0" w:space="0" w:color="auto"/>
            <w:left w:val="none" w:sz="0" w:space="0" w:color="auto"/>
            <w:bottom w:val="none" w:sz="0" w:space="0" w:color="auto"/>
            <w:right w:val="none" w:sz="0" w:space="0" w:color="auto"/>
          </w:divBdr>
        </w:div>
        <w:div w:id="388308566">
          <w:marLeft w:val="640"/>
          <w:marRight w:val="0"/>
          <w:marTop w:val="0"/>
          <w:marBottom w:val="0"/>
          <w:divBdr>
            <w:top w:val="none" w:sz="0" w:space="0" w:color="auto"/>
            <w:left w:val="none" w:sz="0" w:space="0" w:color="auto"/>
            <w:bottom w:val="none" w:sz="0" w:space="0" w:color="auto"/>
            <w:right w:val="none" w:sz="0" w:space="0" w:color="auto"/>
          </w:divBdr>
        </w:div>
        <w:div w:id="1735933446">
          <w:marLeft w:val="640"/>
          <w:marRight w:val="0"/>
          <w:marTop w:val="0"/>
          <w:marBottom w:val="0"/>
          <w:divBdr>
            <w:top w:val="none" w:sz="0" w:space="0" w:color="auto"/>
            <w:left w:val="none" w:sz="0" w:space="0" w:color="auto"/>
            <w:bottom w:val="none" w:sz="0" w:space="0" w:color="auto"/>
            <w:right w:val="none" w:sz="0" w:space="0" w:color="auto"/>
          </w:divBdr>
        </w:div>
        <w:div w:id="1547909900">
          <w:marLeft w:val="640"/>
          <w:marRight w:val="0"/>
          <w:marTop w:val="0"/>
          <w:marBottom w:val="0"/>
          <w:divBdr>
            <w:top w:val="none" w:sz="0" w:space="0" w:color="auto"/>
            <w:left w:val="none" w:sz="0" w:space="0" w:color="auto"/>
            <w:bottom w:val="none" w:sz="0" w:space="0" w:color="auto"/>
            <w:right w:val="none" w:sz="0" w:space="0" w:color="auto"/>
          </w:divBdr>
        </w:div>
        <w:div w:id="1563061211">
          <w:marLeft w:val="640"/>
          <w:marRight w:val="0"/>
          <w:marTop w:val="0"/>
          <w:marBottom w:val="0"/>
          <w:divBdr>
            <w:top w:val="none" w:sz="0" w:space="0" w:color="auto"/>
            <w:left w:val="none" w:sz="0" w:space="0" w:color="auto"/>
            <w:bottom w:val="none" w:sz="0" w:space="0" w:color="auto"/>
            <w:right w:val="none" w:sz="0" w:space="0" w:color="auto"/>
          </w:divBdr>
        </w:div>
        <w:div w:id="119610134">
          <w:marLeft w:val="640"/>
          <w:marRight w:val="0"/>
          <w:marTop w:val="0"/>
          <w:marBottom w:val="0"/>
          <w:divBdr>
            <w:top w:val="none" w:sz="0" w:space="0" w:color="auto"/>
            <w:left w:val="none" w:sz="0" w:space="0" w:color="auto"/>
            <w:bottom w:val="none" w:sz="0" w:space="0" w:color="auto"/>
            <w:right w:val="none" w:sz="0" w:space="0" w:color="auto"/>
          </w:divBdr>
        </w:div>
        <w:div w:id="1761484480">
          <w:marLeft w:val="640"/>
          <w:marRight w:val="0"/>
          <w:marTop w:val="0"/>
          <w:marBottom w:val="0"/>
          <w:divBdr>
            <w:top w:val="none" w:sz="0" w:space="0" w:color="auto"/>
            <w:left w:val="none" w:sz="0" w:space="0" w:color="auto"/>
            <w:bottom w:val="none" w:sz="0" w:space="0" w:color="auto"/>
            <w:right w:val="none" w:sz="0" w:space="0" w:color="auto"/>
          </w:divBdr>
        </w:div>
        <w:div w:id="641689724">
          <w:marLeft w:val="640"/>
          <w:marRight w:val="0"/>
          <w:marTop w:val="0"/>
          <w:marBottom w:val="0"/>
          <w:divBdr>
            <w:top w:val="none" w:sz="0" w:space="0" w:color="auto"/>
            <w:left w:val="none" w:sz="0" w:space="0" w:color="auto"/>
            <w:bottom w:val="none" w:sz="0" w:space="0" w:color="auto"/>
            <w:right w:val="none" w:sz="0" w:space="0" w:color="auto"/>
          </w:divBdr>
        </w:div>
        <w:div w:id="166754031">
          <w:marLeft w:val="640"/>
          <w:marRight w:val="0"/>
          <w:marTop w:val="0"/>
          <w:marBottom w:val="0"/>
          <w:divBdr>
            <w:top w:val="none" w:sz="0" w:space="0" w:color="auto"/>
            <w:left w:val="none" w:sz="0" w:space="0" w:color="auto"/>
            <w:bottom w:val="none" w:sz="0" w:space="0" w:color="auto"/>
            <w:right w:val="none" w:sz="0" w:space="0" w:color="auto"/>
          </w:divBdr>
        </w:div>
        <w:div w:id="920528868">
          <w:marLeft w:val="640"/>
          <w:marRight w:val="0"/>
          <w:marTop w:val="0"/>
          <w:marBottom w:val="0"/>
          <w:divBdr>
            <w:top w:val="none" w:sz="0" w:space="0" w:color="auto"/>
            <w:left w:val="none" w:sz="0" w:space="0" w:color="auto"/>
            <w:bottom w:val="none" w:sz="0" w:space="0" w:color="auto"/>
            <w:right w:val="none" w:sz="0" w:space="0" w:color="auto"/>
          </w:divBdr>
        </w:div>
        <w:div w:id="411856787">
          <w:marLeft w:val="640"/>
          <w:marRight w:val="0"/>
          <w:marTop w:val="0"/>
          <w:marBottom w:val="0"/>
          <w:divBdr>
            <w:top w:val="none" w:sz="0" w:space="0" w:color="auto"/>
            <w:left w:val="none" w:sz="0" w:space="0" w:color="auto"/>
            <w:bottom w:val="none" w:sz="0" w:space="0" w:color="auto"/>
            <w:right w:val="none" w:sz="0" w:space="0" w:color="auto"/>
          </w:divBdr>
        </w:div>
        <w:div w:id="1891645307">
          <w:marLeft w:val="640"/>
          <w:marRight w:val="0"/>
          <w:marTop w:val="0"/>
          <w:marBottom w:val="0"/>
          <w:divBdr>
            <w:top w:val="none" w:sz="0" w:space="0" w:color="auto"/>
            <w:left w:val="none" w:sz="0" w:space="0" w:color="auto"/>
            <w:bottom w:val="none" w:sz="0" w:space="0" w:color="auto"/>
            <w:right w:val="none" w:sz="0" w:space="0" w:color="auto"/>
          </w:divBdr>
        </w:div>
        <w:div w:id="1805194858">
          <w:marLeft w:val="640"/>
          <w:marRight w:val="0"/>
          <w:marTop w:val="0"/>
          <w:marBottom w:val="0"/>
          <w:divBdr>
            <w:top w:val="none" w:sz="0" w:space="0" w:color="auto"/>
            <w:left w:val="none" w:sz="0" w:space="0" w:color="auto"/>
            <w:bottom w:val="none" w:sz="0" w:space="0" w:color="auto"/>
            <w:right w:val="none" w:sz="0" w:space="0" w:color="auto"/>
          </w:divBdr>
        </w:div>
        <w:div w:id="1618294701">
          <w:marLeft w:val="640"/>
          <w:marRight w:val="0"/>
          <w:marTop w:val="0"/>
          <w:marBottom w:val="0"/>
          <w:divBdr>
            <w:top w:val="none" w:sz="0" w:space="0" w:color="auto"/>
            <w:left w:val="none" w:sz="0" w:space="0" w:color="auto"/>
            <w:bottom w:val="none" w:sz="0" w:space="0" w:color="auto"/>
            <w:right w:val="none" w:sz="0" w:space="0" w:color="auto"/>
          </w:divBdr>
        </w:div>
        <w:div w:id="1519077839">
          <w:marLeft w:val="640"/>
          <w:marRight w:val="0"/>
          <w:marTop w:val="0"/>
          <w:marBottom w:val="0"/>
          <w:divBdr>
            <w:top w:val="none" w:sz="0" w:space="0" w:color="auto"/>
            <w:left w:val="none" w:sz="0" w:space="0" w:color="auto"/>
            <w:bottom w:val="none" w:sz="0" w:space="0" w:color="auto"/>
            <w:right w:val="none" w:sz="0" w:space="0" w:color="auto"/>
          </w:divBdr>
        </w:div>
        <w:div w:id="712197020">
          <w:marLeft w:val="640"/>
          <w:marRight w:val="0"/>
          <w:marTop w:val="0"/>
          <w:marBottom w:val="0"/>
          <w:divBdr>
            <w:top w:val="none" w:sz="0" w:space="0" w:color="auto"/>
            <w:left w:val="none" w:sz="0" w:space="0" w:color="auto"/>
            <w:bottom w:val="none" w:sz="0" w:space="0" w:color="auto"/>
            <w:right w:val="none" w:sz="0" w:space="0" w:color="auto"/>
          </w:divBdr>
        </w:div>
        <w:div w:id="715206512">
          <w:marLeft w:val="640"/>
          <w:marRight w:val="0"/>
          <w:marTop w:val="0"/>
          <w:marBottom w:val="0"/>
          <w:divBdr>
            <w:top w:val="none" w:sz="0" w:space="0" w:color="auto"/>
            <w:left w:val="none" w:sz="0" w:space="0" w:color="auto"/>
            <w:bottom w:val="none" w:sz="0" w:space="0" w:color="auto"/>
            <w:right w:val="none" w:sz="0" w:space="0" w:color="auto"/>
          </w:divBdr>
        </w:div>
        <w:div w:id="535773740">
          <w:marLeft w:val="640"/>
          <w:marRight w:val="0"/>
          <w:marTop w:val="0"/>
          <w:marBottom w:val="0"/>
          <w:divBdr>
            <w:top w:val="none" w:sz="0" w:space="0" w:color="auto"/>
            <w:left w:val="none" w:sz="0" w:space="0" w:color="auto"/>
            <w:bottom w:val="none" w:sz="0" w:space="0" w:color="auto"/>
            <w:right w:val="none" w:sz="0" w:space="0" w:color="auto"/>
          </w:divBdr>
        </w:div>
        <w:div w:id="1540362419">
          <w:marLeft w:val="640"/>
          <w:marRight w:val="0"/>
          <w:marTop w:val="0"/>
          <w:marBottom w:val="0"/>
          <w:divBdr>
            <w:top w:val="none" w:sz="0" w:space="0" w:color="auto"/>
            <w:left w:val="none" w:sz="0" w:space="0" w:color="auto"/>
            <w:bottom w:val="none" w:sz="0" w:space="0" w:color="auto"/>
            <w:right w:val="none" w:sz="0" w:space="0" w:color="auto"/>
          </w:divBdr>
        </w:div>
        <w:div w:id="723648666">
          <w:marLeft w:val="640"/>
          <w:marRight w:val="0"/>
          <w:marTop w:val="0"/>
          <w:marBottom w:val="0"/>
          <w:divBdr>
            <w:top w:val="none" w:sz="0" w:space="0" w:color="auto"/>
            <w:left w:val="none" w:sz="0" w:space="0" w:color="auto"/>
            <w:bottom w:val="none" w:sz="0" w:space="0" w:color="auto"/>
            <w:right w:val="none" w:sz="0" w:space="0" w:color="auto"/>
          </w:divBdr>
        </w:div>
        <w:div w:id="2111660570">
          <w:marLeft w:val="640"/>
          <w:marRight w:val="0"/>
          <w:marTop w:val="0"/>
          <w:marBottom w:val="0"/>
          <w:divBdr>
            <w:top w:val="none" w:sz="0" w:space="0" w:color="auto"/>
            <w:left w:val="none" w:sz="0" w:space="0" w:color="auto"/>
            <w:bottom w:val="none" w:sz="0" w:space="0" w:color="auto"/>
            <w:right w:val="none" w:sz="0" w:space="0" w:color="auto"/>
          </w:divBdr>
        </w:div>
        <w:div w:id="1661737080">
          <w:marLeft w:val="640"/>
          <w:marRight w:val="0"/>
          <w:marTop w:val="0"/>
          <w:marBottom w:val="0"/>
          <w:divBdr>
            <w:top w:val="none" w:sz="0" w:space="0" w:color="auto"/>
            <w:left w:val="none" w:sz="0" w:space="0" w:color="auto"/>
            <w:bottom w:val="none" w:sz="0" w:space="0" w:color="auto"/>
            <w:right w:val="none" w:sz="0" w:space="0" w:color="auto"/>
          </w:divBdr>
        </w:div>
        <w:div w:id="456686784">
          <w:marLeft w:val="640"/>
          <w:marRight w:val="0"/>
          <w:marTop w:val="0"/>
          <w:marBottom w:val="0"/>
          <w:divBdr>
            <w:top w:val="none" w:sz="0" w:space="0" w:color="auto"/>
            <w:left w:val="none" w:sz="0" w:space="0" w:color="auto"/>
            <w:bottom w:val="none" w:sz="0" w:space="0" w:color="auto"/>
            <w:right w:val="none" w:sz="0" w:space="0" w:color="auto"/>
          </w:divBdr>
        </w:div>
      </w:divsChild>
    </w:div>
    <w:div w:id="1731921314">
      <w:bodyDiv w:val="1"/>
      <w:marLeft w:val="0"/>
      <w:marRight w:val="0"/>
      <w:marTop w:val="0"/>
      <w:marBottom w:val="0"/>
      <w:divBdr>
        <w:top w:val="none" w:sz="0" w:space="0" w:color="auto"/>
        <w:left w:val="none" w:sz="0" w:space="0" w:color="auto"/>
        <w:bottom w:val="none" w:sz="0" w:space="0" w:color="auto"/>
        <w:right w:val="none" w:sz="0" w:space="0" w:color="auto"/>
      </w:divBdr>
      <w:divsChild>
        <w:div w:id="920943999">
          <w:marLeft w:val="640"/>
          <w:marRight w:val="0"/>
          <w:marTop w:val="0"/>
          <w:marBottom w:val="0"/>
          <w:divBdr>
            <w:top w:val="none" w:sz="0" w:space="0" w:color="auto"/>
            <w:left w:val="none" w:sz="0" w:space="0" w:color="auto"/>
            <w:bottom w:val="none" w:sz="0" w:space="0" w:color="auto"/>
            <w:right w:val="none" w:sz="0" w:space="0" w:color="auto"/>
          </w:divBdr>
        </w:div>
        <w:div w:id="459500462">
          <w:marLeft w:val="640"/>
          <w:marRight w:val="0"/>
          <w:marTop w:val="0"/>
          <w:marBottom w:val="0"/>
          <w:divBdr>
            <w:top w:val="none" w:sz="0" w:space="0" w:color="auto"/>
            <w:left w:val="none" w:sz="0" w:space="0" w:color="auto"/>
            <w:bottom w:val="none" w:sz="0" w:space="0" w:color="auto"/>
            <w:right w:val="none" w:sz="0" w:space="0" w:color="auto"/>
          </w:divBdr>
        </w:div>
        <w:div w:id="788595750">
          <w:marLeft w:val="640"/>
          <w:marRight w:val="0"/>
          <w:marTop w:val="0"/>
          <w:marBottom w:val="0"/>
          <w:divBdr>
            <w:top w:val="none" w:sz="0" w:space="0" w:color="auto"/>
            <w:left w:val="none" w:sz="0" w:space="0" w:color="auto"/>
            <w:bottom w:val="none" w:sz="0" w:space="0" w:color="auto"/>
            <w:right w:val="none" w:sz="0" w:space="0" w:color="auto"/>
          </w:divBdr>
        </w:div>
        <w:div w:id="282007104">
          <w:marLeft w:val="640"/>
          <w:marRight w:val="0"/>
          <w:marTop w:val="0"/>
          <w:marBottom w:val="0"/>
          <w:divBdr>
            <w:top w:val="none" w:sz="0" w:space="0" w:color="auto"/>
            <w:left w:val="none" w:sz="0" w:space="0" w:color="auto"/>
            <w:bottom w:val="none" w:sz="0" w:space="0" w:color="auto"/>
            <w:right w:val="none" w:sz="0" w:space="0" w:color="auto"/>
          </w:divBdr>
        </w:div>
        <w:div w:id="1668636291">
          <w:marLeft w:val="640"/>
          <w:marRight w:val="0"/>
          <w:marTop w:val="0"/>
          <w:marBottom w:val="0"/>
          <w:divBdr>
            <w:top w:val="none" w:sz="0" w:space="0" w:color="auto"/>
            <w:left w:val="none" w:sz="0" w:space="0" w:color="auto"/>
            <w:bottom w:val="none" w:sz="0" w:space="0" w:color="auto"/>
            <w:right w:val="none" w:sz="0" w:space="0" w:color="auto"/>
          </w:divBdr>
        </w:div>
        <w:div w:id="2071994511">
          <w:marLeft w:val="640"/>
          <w:marRight w:val="0"/>
          <w:marTop w:val="0"/>
          <w:marBottom w:val="0"/>
          <w:divBdr>
            <w:top w:val="none" w:sz="0" w:space="0" w:color="auto"/>
            <w:left w:val="none" w:sz="0" w:space="0" w:color="auto"/>
            <w:bottom w:val="none" w:sz="0" w:space="0" w:color="auto"/>
            <w:right w:val="none" w:sz="0" w:space="0" w:color="auto"/>
          </w:divBdr>
        </w:div>
        <w:div w:id="1426726510">
          <w:marLeft w:val="640"/>
          <w:marRight w:val="0"/>
          <w:marTop w:val="0"/>
          <w:marBottom w:val="0"/>
          <w:divBdr>
            <w:top w:val="none" w:sz="0" w:space="0" w:color="auto"/>
            <w:left w:val="none" w:sz="0" w:space="0" w:color="auto"/>
            <w:bottom w:val="none" w:sz="0" w:space="0" w:color="auto"/>
            <w:right w:val="none" w:sz="0" w:space="0" w:color="auto"/>
          </w:divBdr>
        </w:div>
        <w:div w:id="1459765266">
          <w:marLeft w:val="640"/>
          <w:marRight w:val="0"/>
          <w:marTop w:val="0"/>
          <w:marBottom w:val="0"/>
          <w:divBdr>
            <w:top w:val="none" w:sz="0" w:space="0" w:color="auto"/>
            <w:left w:val="none" w:sz="0" w:space="0" w:color="auto"/>
            <w:bottom w:val="none" w:sz="0" w:space="0" w:color="auto"/>
            <w:right w:val="none" w:sz="0" w:space="0" w:color="auto"/>
          </w:divBdr>
        </w:div>
        <w:div w:id="1489054376">
          <w:marLeft w:val="640"/>
          <w:marRight w:val="0"/>
          <w:marTop w:val="0"/>
          <w:marBottom w:val="0"/>
          <w:divBdr>
            <w:top w:val="none" w:sz="0" w:space="0" w:color="auto"/>
            <w:left w:val="none" w:sz="0" w:space="0" w:color="auto"/>
            <w:bottom w:val="none" w:sz="0" w:space="0" w:color="auto"/>
            <w:right w:val="none" w:sz="0" w:space="0" w:color="auto"/>
          </w:divBdr>
        </w:div>
        <w:div w:id="196159075">
          <w:marLeft w:val="640"/>
          <w:marRight w:val="0"/>
          <w:marTop w:val="0"/>
          <w:marBottom w:val="0"/>
          <w:divBdr>
            <w:top w:val="none" w:sz="0" w:space="0" w:color="auto"/>
            <w:left w:val="none" w:sz="0" w:space="0" w:color="auto"/>
            <w:bottom w:val="none" w:sz="0" w:space="0" w:color="auto"/>
            <w:right w:val="none" w:sz="0" w:space="0" w:color="auto"/>
          </w:divBdr>
        </w:div>
        <w:div w:id="16658846">
          <w:marLeft w:val="640"/>
          <w:marRight w:val="0"/>
          <w:marTop w:val="0"/>
          <w:marBottom w:val="0"/>
          <w:divBdr>
            <w:top w:val="none" w:sz="0" w:space="0" w:color="auto"/>
            <w:left w:val="none" w:sz="0" w:space="0" w:color="auto"/>
            <w:bottom w:val="none" w:sz="0" w:space="0" w:color="auto"/>
            <w:right w:val="none" w:sz="0" w:space="0" w:color="auto"/>
          </w:divBdr>
        </w:div>
        <w:div w:id="509685283">
          <w:marLeft w:val="640"/>
          <w:marRight w:val="0"/>
          <w:marTop w:val="0"/>
          <w:marBottom w:val="0"/>
          <w:divBdr>
            <w:top w:val="none" w:sz="0" w:space="0" w:color="auto"/>
            <w:left w:val="none" w:sz="0" w:space="0" w:color="auto"/>
            <w:bottom w:val="none" w:sz="0" w:space="0" w:color="auto"/>
            <w:right w:val="none" w:sz="0" w:space="0" w:color="auto"/>
          </w:divBdr>
        </w:div>
        <w:div w:id="1428772705">
          <w:marLeft w:val="640"/>
          <w:marRight w:val="0"/>
          <w:marTop w:val="0"/>
          <w:marBottom w:val="0"/>
          <w:divBdr>
            <w:top w:val="none" w:sz="0" w:space="0" w:color="auto"/>
            <w:left w:val="none" w:sz="0" w:space="0" w:color="auto"/>
            <w:bottom w:val="none" w:sz="0" w:space="0" w:color="auto"/>
            <w:right w:val="none" w:sz="0" w:space="0" w:color="auto"/>
          </w:divBdr>
        </w:div>
        <w:div w:id="214390601">
          <w:marLeft w:val="640"/>
          <w:marRight w:val="0"/>
          <w:marTop w:val="0"/>
          <w:marBottom w:val="0"/>
          <w:divBdr>
            <w:top w:val="none" w:sz="0" w:space="0" w:color="auto"/>
            <w:left w:val="none" w:sz="0" w:space="0" w:color="auto"/>
            <w:bottom w:val="none" w:sz="0" w:space="0" w:color="auto"/>
            <w:right w:val="none" w:sz="0" w:space="0" w:color="auto"/>
          </w:divBdr>
        </w:div>
        <w:div w:id="247351108">
          <w:marLeft w:val="640"/>
          <w:marRight w:val="0"/>
          <w:marTop w:val="0"/>
          <w:marBottom w:val="0"/>
          <w:divBdr>
            <w:top w:val="none" w:sz="0" w:space="0" w:color="auto"/>
            <w:left w:val="none" w:sz="0" w:space="0" w:color="auto"/>
            <w:bottom w:val="none" w:sz="0" w:space="0" w:color="auto"/>
            <w:right w:val="none" w:sz="0" w:space="0" w:color="auto"/>
          </w:divBdr>
        </w:div>
        <w:div w:id="292953274">
          <w:marLeft w:val="640"/>
          <w:marRight w:val="0"/>
          <w:marTop w:val="0"/>
          <w:marBottom w:val="0"/>
          <w:divBdr>
            <w:top w:val="none" w:sz="0" w:space="0" w:color="auto"/>
            <w:left w:val="none" w:sz="0" w:space="0" w:color="auto"/>
            <w:bottom w:val="none" w:sz="0" w:space="0" w:color="auto"/>
            <w:right w:val="none" w:sz="0" w:space="0" w:color="auto"/>
          </w:divBdr>
        </w:div>
        <w:div w:id="1343388460">
          <w:marLeft w:val="640"/>
          <w:marRight w:val="0"/>
          <w:marTop w:val="0"/>
          <w:marBottom w:val="0"/>
          <w:divBdr>
            <w:top w:val="none" w:sz="0" w:space="0" w:color="auto"/>
            <w:left w:val="none" w:sz="0" w:space="0" w:color="auto"/>
            <w:bottom w:val="none" w:sz="0" w:space="0" w:color="auto"/>
            <w:right w:val="none" w:sz="0" w:space="0" w:color="auto"/>
          </w:divBdr>
        </w:div>
        <w:div w:id="1189562073">
          <w:marLeft w:val="640"/>
          <w:marRight w:val="0"/>
          <w:marTop w:val="0"/>
          <w:marBottom w:val="0"/>
          <w:divBdr>
            <w:top w:val="none" w:sz="0" w:space="0" w:color="auto"/>
            <w:left w:val="none" w:sz="0" w:space="0" w:color="auto"/>
            <w:bottom w:val="none" w:sz="0" w:space="0" w:color="auto"/>
            <w:right w:val="none" w:sz="0" w:space="0" w:color="auto"/>
          </w:divBdr>
        </w:div>
        <w:div w:id="1701124345">
          <w:marLeft w:val="640"/>
          <w:marRight w:val="0"/>
          <w:marTop w:val="0"/>
          <w:marBottom w:val="0"/>
          <w:divBdr>
            <w:top w:val="none" w:sz="0" w:space="0" w:color="auto"/>
            <w:left w:val="none" w:sz="0" w:space="0" w:color="auto"/>
            <w:bottom w:val="none" w:sz="0" w:space="0" w:color="auto"/>
            <w:right w:val="none" w:sz="0" w:space="0" w:color="auto"/>
          </w:divBdr>
        </w:div>
        <w:div w:id="1505784149">
          <w:marLeft w:val="640"/>
          <w:marRight w:val="0"/>
          <w:marTop w:val="0"/>
          <w:marBottom w:val="0"/>
          <w:divBdr>
            <w:top w:val="none" w:sz="0" w:space="0" w:color="auto"/>
            <w:left w:val="none" w:sz="0" w:space="0" w:color="auto"/>
            <w:bottom w:val="none" w:sz="0" w:space="0" w:color="auto"/>
            <w:right w:val="none" w:sz="0" w:space="0" w:color="auto"/>
          </w:divBdr>
        </w:div>
        <w:div w:id="1497265438">
          <w:marLeft w:val="640"/>
          <w:marRight w:val="0"/>
          <w:marTop w:val="0"/>
          <w:marBottom w:val="0"/>
          <w:divBdr>
            <w:top w:val="none" w:sz="0" w:space="0" w:color="auto"/>
            <w:left w:val="none" w:sz="0" w:space="0" w:color="auto"/>
            <w:bottom w:val="none" w:sz="0" w:space="0" w:color="auto"/>
            <w:right w:val="none" w:sz="0" w:space="0" w:color="auto"/>
          </w:divBdr>
        </w:div>
        <w:div w:id="1806311226">
          <w:marLeft w:val="640"/>
          <w:marRight w:val="0"/>
          <w:marTop w:val="0"/>
          <w:marBottom w:val="0"/>
          <w:divBdr>
            <w:top w:val="none" w:sz="0" w:space="0" w:color="auto"/>
            <w:left w:val="none" w:sz="0" w:space="0" w:color="auto"/>
            <w:bottom w:val="none" w:sz="0" w:space="0" w:color="auto"/>
            <w:right w:val="none" w:sz="0" w:space="0" w:color="auto"/>
          </w:divBdr>
        </w:div>
        <w:div w:id="2033418004">
          <w:marLeft w:val="640"/>
          <w:marRight w:val="0"/>
          <w:marTop w:val="0"/>
          <w:marBottom w:val="0"/>
          <w:divBdr>
            <w:top w:val="none" w:sz="0" w:space="0" w:color="auto"/>
            <w:left w:val="none" w:sz="0" w:space="0" w:color="auto"/>
            <w:bottom w:val="none" w:sz="0" w:space="0" w:color="auto"/>
            <w:right w:val="none" w:sz="0" w:space="0" w:color="auto"/>
          </w:divBdr>
        </w:div>
        <w:div w:id="241767428">
          <w:marLeft w:val="640"/>
          <w:marRight w:val="0"/>
          <w:marTop w:val="0"/>
          <w:marBottom w:val="0"/>
          <w:divBdr>
            <w:top w:val="none" w:sz="0" w:space="0" w:color="auto"/>
            <w:left w:val="none" w:sz="0" w:space="0" w:color="auto"/>
            <w:bottom w:val="none" w:sz="0" w:space="0" w:color="auto"/>
            <w:right w:val="none" w:sz="0" w:space="0" w:color="auto"/>
          </w:divBdr>
        </w:div>
        <w:div w:id="359355203">
          <w:marLeft w:val="640"/>
          <w:marRight w:val="0"/>
          <w:marTop w:val="0"/>
          <w:marBottom w:val="0"/>
          <w:divBdr>
            <w:top w:val="none" w:sz="0" w:space="0" w:color="auto"/>
            <w:left w:val="none" w:sz="0" w:space="0" w:color="auto"/>
            <w:bottom w:val="none" w:sz="0" w:space="0" w:color="auto"/>
            <w:right w:val="none" w:sz="0" w:space="0" w:color="auto"/>
          </w:divBdr>
        </w:div>
        <w:div w:id="2037344396">
          <w:marLeft w:val="640"/>
          <w:marRight w:val="0"/>
          <w:marTop w:val="0"/>
          <w:marBottom w:val="0"/>
          <w:divBdr>
            <w:top w:val="none" w:sz="0" w:space="0" w:color="auto"/>
            <w:left w:val="none" w:sz="0" w:space="0" w:color="auto"/>
            <w:bottom w:val="none" w:sz="0" w:space="0" w:color="auto"/>
            <w:right w:val="none" w:sz="0" w:space="0" w:color="auto"/>
          </w:divBdr>
        </w:div>
        <w:div w:id="246305179">
          <w:marLeft w:val="640"/>
          <w:marRight w:val="0"/>
          <w:marTop w:val="0"/>
          <w:marBottom w:val="0"/>
          <w:divBdr>
            <w:top w:val="none" w:sz="0" w:space="0" w:color="auto"/>
            <w:left w:val="none" w:sz="0" w:space="0" w:color="auto"/>
            <w:bottom w:val="none" w:sz="0" w:space="0" w:color="auto"/>
            <w:right w:val="none" w:sz="0" w:space="0" w:color="auto"/>
          </w:divBdr>
        </w:div>
        <w:div w:id="1947421628">
          <w:marLeft w:val="640"/>
          <w:marRight w:val="0"/>
          <w:marTop w:val="0"/>
          <w:marBottom w:val="0"/>
          <w:divBdr>
            <w:top w:val="none" w:sz="0" w:space="0" w:color="auto"/>
            <w:left w:val="none" w:sz="0" w:space="0" w:color="auto"/>
            <w:bottom w:val="none" w:sz="0" w:space="0" w:color="auto"/>
            <w:right w:val="none" w:sz="0" w:space="0" w:color="auto"/>
          </w:divBdr>
        </w:div>
        <w:div w:id="437020777">
          <w:marLeft w:val="640"/>
          <w:marRight w:val="0"/>
          <w:marTop w:val="0"/>
          <w:marBottom w:val="0"/>
          <w:divBdr>
            <w:top w:val="none" w:sz="0" w:space="0" w:color="auto"/>
            <w:left w:val="none" w:sz="0" w:space="0" w:color="auto"/>
            <w:bottom w:val="none" w:sz="0" w:space="0" w:color="auto"/>
            <w:right w:val="none" w:sz="0" w:space="0" w:color="auto"/>
          </w:divBdr>
        </w:div>
        <w:div w:id="1579437651">
          <w:marLeft w:val="640"/>
          <w:marRight w:val="0"/>
          <w:marTop w:val="0"/>
          <w:marBottom w:val="0"/>
          <w:divBdr>
            <w:top w:val="none" w:sz="0" w:space="0" w:color="auto"/>
            <w:left w:val="none" w:sz="0" w:space="0" w:color="auto"/>
            <w:bottom w:val="none" w:sz="0" w:space="0" w:color="auto"/>
            <w:right w:val="none" w:sz="0" w:space="0" w:color="auto"/>
          </w:divBdr>
        </w:div>
        <w:div w:id="1503550004">
          <w:marLeft w:val="640"/>
          <w:marRight w:val="0"/>
          <w:marTop w:val="0"/>
          <w:marBottom w:val="0"/>
          <w:divBdr>
            <w:top w:val="none" w:sz="0" w:space="0" w:color="auto"/>
            <w:left w:val="none" w:sz="0" w:space="0" w:color="auto"/>
            <w:bottom w:val="none" w:sz="0" w:space="0" w:color="auto"/>
            <w:right w:val="none" w:sz="0" w:space="0" w:color="auto"/>
          </w:divBdr>
        </w:div>
        <w:div w:id="696808326">
          <w:marLeft w:val="640"/>
          <w:marRight w:val="0"/>
          <w:marTop w:val="0"/>
          <w:marBottom w:val="0"/>
          <w:divBdr>
            <w:top w:val="none" w:sz="0" w:space="0" w:color="auto"/>
            <w:left w:val="none" w:sz="0" w:space="0" w:color="auto"/>
            <w:bottom w:val="none" w:sz="0" w:space="0" w:color="auto"/>
            <w:right w:val="none" w:sz="0" w:space="0" w:color="auto"/>
          </w:divBdr>
        </w:div>
        <w:div w:id="1127894620">
          <w:marLeft w:val="640"/>
          <w:marRight w:val="0"/>
          <w:marTop w:val="0"/>
          <w:marBottom w:val="0"/>
          <w:divBdr>
            <w:top w:val="none" w:sz="0" w:space="0" w:color="auto"/>
            <w:left w:val="none" w:sz="0" w:space="0" w:color="auto"/>
            <w:bottom w:val="none" w:sz="0" w:space="0" w:color="auto"/>
            <w:right w:val="none" w:sz="0" w:space="0" w:color="auto"/>
          </w:divBdr>
        </w:div>
        <w:div w:id="1651712168">
          <w:marLeft w:val="640"/>
          <w:marRight w:val="0"/>
          <w:marTop w:val="0"/>
          <w:marBottom w:val="0"/>
          <w:divBdr>
            <w:top w:val="none" w:sz="0" w:space="0" w:color="auto"/>
            <w:left w:val="none" w:sz="0" w:space="0" w:color="auto"/>
            <w:bottom w:val="none" w:sz="0" w:space="0" w:color="auto"/>
            <w:right w:val="none" w:sz="0" w:space="0" w:color="auto"/>
          </w:divBdr>
        </w:div>
        <w:div w:id="1622691763">
          <w:marLeft w:val="640"/>
          <w:marRight w:val="0"/>
          <w:marTop w:val="0"/>
          <w:marBottom w:val="0"/>
          <w:divBdr>
            <w:top w:val="none" w:sz="0" w:space="0" w:color="auto"/>
            <w:left w:val="none" w:sz="0" w:space="0" w:color="auto"/>
            <w:bottom w:val="none" w:sz="0" w:space="0" w:color="auto"/>
            <w:right w:val="none" w:sz="0" w:space="0" w:color="auto"/>
          </w:divBdr>
        </w:div>
        <w:div w:id="1958372162">
          <w:marLeft w:val="640"/>
          <w:marRight w:val="0"/>
          <w:marTop w:val="0"/>
          <w:marBottom w:val="0"/>
          <w:divBdr>
            <w:top w:val="none" w:sz="0" w:space="0" w:color="auto"/>
            <w:left w:val="none" w:sz="0" w:space="0" w:color="auto"/>
            <w:bottom w:val="none" w:sz="0" w:space="0" w:color="auto"/>
            <w:right w:val="none" w:sz="0" w:space="0" w:color="auto"/>
          </w:divBdr>
        </w:div>
        <w:div w:id="1086263150">
          <w:marLeft w:val="640"/>
          <w:marRight w:val="0"/>
          <w:marTop w:val="0"/>
          <w:marBottom w:val="0"/>
          <w:divBdr>
            <w:top w:val="none" w:sz="0" w:space="0" w:color="auto"/>
            <w:left w:val="none" w:sz="0" w:space="0" w:color="auto"/>
            <w:bottom w:val="none" w:sz="0" w:space="0" w:color="auto"/>
            <w:right w:val="none" w:sz="0" w:space="0" w:color="auto"/>
          </w:divBdr>
        </w:div>
        <w:div w:id="134763824">
          <w:marLeft w:val="640"/>
          <w:marRight w:val="0"/>
          <w:marTop w:val="0"/>
          <w:marBottom w:val="0"/>
          <w:divBdr>
            <w:top w:val="none" w:sz="0" w:space="0" w:color="auto"/>
            <w:left w:val="none" w:sz="0" w:space="0" w:color="auto"/>
            <w:bottom w:val="none" w:sz="0" w:space="0" w:color="auto"/>
            <w:right w:val="none" w:sz="0" w:space="0" w:color="auto"/>
          </w:divBdr>
        </w:div>
        <w:div w:id="608463948">
          <w:marLeft w:val="640"/>
          <w:marRight w:val="0"/>
          <w:marTop w:val="0"/>
          <w:marBottom w:val="0"/>
          <w:divBdr>
            <w:top w:val="none" w:sz="0" w:space="0" w:color="auto"/>
            <w:left w:val="none" w:sz="0" w:space="0" w:color="auto"/>
            <w:bottom w:val="none" w:sz="0" w:space="0" w:color="auto"/>
            <w:right w:val="none" w:sz="0" w:space="0" w:color="auto"/>
          </w:divBdr>
        </w:div>
        <w:div w:id="2080517505">
          <w:marLeft w:val="640"/>
          <w:marRight w:val="0"/>
          <w:marTop w:val="0"/>
          <w:marBottom w:val="0"/>
          <w:divBdr>
            <w:top w:val="none" w:sz="0" w:space="0" w:color="auto"/>
            <w:left w:val="none" w:sz="0" w:space="0" w:color="auto"/>
            <w:bottom w:val="none" w:sz="0" w:space="0" w:color="auto"/>
            <w:right w:val="none" w:sz="0" w:space="0" w:color="auto"/>
          </w:divBdr>
        </w:div>
        <w:div w:id="931007512">
          <w:marLeft w:val="640"/>
          <w:marRight w:val="0"/>
          <w:marTop w:val="0"/>
          <w:marBottom w:val="0"/>
          <w:divBdr>
            <w:top w:val="none" w:sz="0" w:space="0" w:color="auto"/>
            <w:left w:val="none" w:sz="0" w:space="0" w:color="auto"/>
            <w:bottom w:val="none" w:sz="0" w:space="0" w:color="auto"/>
            <w:right w:val="none" w:sz="0" w:space="0" w:color="auto"/>
          </w:divBdr>
        </w:div>
        <w:div w:id="2131436531">
          <w:marLeft w:val="640"/>
          <w:marRight w:val="0"/>
          <w:marTop w:val="0"/>
          <w:marBottom w:val="0"/>
          <w:divBdr>
            <w:top w:val="none" w:sz="0" w:space="0" w:color="auto"/>
            <w:left w:val="none" w:sz="0" w:space="0" w:color="auto"/>
            <w:bottom w:val="none" w:sz="0" w:space="0" w:color="auto"/>
            <w:right w:val="none" w:sz="0" w:space="0" w:color="auto"/>
          </w:divBdr>
        </w:div>
        <w:div w:id="1176917652">
          <w:marLeft w:val="640"/>
          <w:marRight w:val="0"/>
          <w:marTop w:val="0"/>
          <w:marBottom w:val="0"/>
          <w:divBdr>
            <w:top w:val="none" w:sz="0" w:space="0" w:color="auto"/>
            <w:left w:val="none" w:sz="0" w:space="0" w:color="auto"/>
            <w:bottom w:val="none" w:sz="0" w:space="0" w:color="auto"/>
            <w:right w:val="none" w:sz="0" w:space="0" w:color="auto"/>
          </w:divBdr>
        </w:div>
        <w:div w:id="1823812992">
          <w:marLeft w:val="640"/>
          <w:marRight w:val="0"/>
          <w:marTop w:val="0"/>
          <w:marBottom w:val="0"/>
          <w:divBdr>
            <w:top w:val="none" w:sz="0" w:space="0" w:color="auto"/>
            <w:left w:val="none" w:sz="0" w:space="0" w:color="auto"/>
            <w:bottom w:val="none" w:sz="0" w:space="0" w:color="auto"/>
            <w:right w:val="none" w:sz="0" w:space="0" w:color="auto"/>
          </w:divBdr>
        </w:div>
      </w:divsChild>
    </w:div>
    <w:div w:id="1734154518">
      <w:bodyDiv w:val="1"/>
      <w:marLeft w:val="0"/>
      <w:marRight w:val="0"/>
      <w:marTop w:val="0"/>
      <w:marBottom w:val="0"/>
      <w:divBdr>
        <w:top w:val="none" w:sz="0" w:space="0" w:color="auto"/>
        <w:left w:val="none" w:sz="0" w:space="0" w:color="auto"/>
        <w:bottom w:val="none" w:sz="0" w:space="0" w:color="auto"/>
        <w:right w:val="none" w:sz="0" w:space="0" w:color="auto"/>
      </w:divBdr>
      <w:divsChild>
        <w:div w:id="1976829362">
          <w:marLeft w:val="640"/>
          <w:marRight w:val="0"/>
          <w:marTop w:val="0"/>
          <w:marBottom w:val="0"/>
          <w:divBdr>
            <w:top w:val="none" w:sz="0" w:space="0" w:color="auto"/>
            <w:left w:val="none" w:sz="0" w:space="0" w:color="auto"/>
            <w:bottom w:val="none" w:sz="0" w:space="0" w:color="auto"/>
            <w:right w:val="none" w:sz="0" w:space="0" w:color="auto"/>
          </w:divBdr>
        </w:div>
        <w:div w:id="6102502">
          <w:marLeft w:val="640"/>
          <w:marRight w:val="0"/>
          <w:marTop w:val="0"/>
          <w:marBottom w:val="0"/>
          <w:divBdr>
            <w:top w:val="none" w:sz="0" w:space="0" w:color="auto"/>
            <w:left w:val="none" w:sz="0" w:space="0" w:color="auto"/>
            <w:bottom w:val="none" w:sz="0" w:space="0" w:color="auto"/>
            <w:right w:val="none" w:sz="0" w:space="0" w:color="auto"/>
          </w:divBdr>
        </w:div>
        <w:div w:id="44573512">
          <w:marLeft w:val="640"/>
          <w:marRight w:val="0"/>
          <w:marTop w:val="0"/>
          <w:marBottom w:val="0"/>
          <w:divBdr>
            <w:top w:val="none" w:sz="0" w:space="0" w:color="auto"/>
            <w:left w:val="none" w:sz="0" w:space="0" w:color="auto"/>
            <w:bottom w:val="none" w:sz="0" w:space="0" w:color="auto"/>
            <w:right w:val="none" w:sz="0" w:space="0" w:color="auto"/>
          </w:divBdr>
        </w:div>
        <w:div w:id="1187479098">
          <w:marLeft w:val="640"/>
          <w:marRight w:val="0"/>
          <w:marTop w:val="0"/>
          <w:marBottom w:val="0"/>
          <w:divBdr>
            <w:top w:val="none" w:sz="0" w:space="0" w:color="auto"/>
            <w:left w:val="none" w:sz="0" w:space="0" w:color="auto"/>
            <w:bottom w:val="none" w:sz="0" w:space="0" w:color="auto"/>
            <w:right w:val="none" w:sz="0" w:space="0" w:color="auto"/>
          </w:divBdr>
        </w:div>
        <w:div w:id="380443751">
          <w:marLeft w:val="640"/>
          <w:marRight w:val="0"/>
          <w:marTop w:val="0"/>
          <w:marBottom w:val="0"/>
          <w:divBdr>
            <w:top w:val="none" w:sz="0" w:space="0" w:color="auto"/>
            <w:left w:val="none" w:sz="0" w:space="0" w:color="auto"/>
            <w:bottom w:val="none" w:sz="0" w:space="0" w:color="auto"/>
            <w:right w:val="none" w:sz="0" w:space="0" w:color="auto"/>
          </w:divBdr>
        </w:div>
        <w:div w:id="820384453">
          <w:marLeft w:val="640"/>
          <w:marRight w:val="0"/>
          <w:marTop w:val="0"/>
          <w:marBottom w:val="0"/>
          <w:divBdr>
            <w:top w:val="none" w:sz="0" w:space="0" w:color="auto"/>
            <w:left w:val="none" w:sz="0" w:space="0" w:color="auto"/>
            <w:bottom w:val="none" w:sz="0" w:space="0" w:color="auto"/>
            <w:right w:val="none" w:sz="0" w:space="0" w:color="auto"/>
          </w:divBdr>
        </w:div>
        <w:div w:id="1072771978">
          <w:marLeft w:val="640"/>
          <w:marRight w:val="0"/>
          <w:marTop w:val="0"/>
          <w:marBottom w:val="0"/>
          <w:divBdr>
            <w:top w:val="none" w:sz="0" w:space="0" w:color="auto"/>
            <w:left w:val="none" w:sz="0" w:space="0" w:color="auto"/>
            <w:bottom w:val="none" w:sz="0" w:space="0" w:color="auto"/>
            <w:right w:val="none" w:sz="0" w:space="0" w:color="auto"/>
          </w:divBdr>
        </w:div>
        <w:div w:id="1444569894">
          <w:marLeft w:val="640"/>
          <w:marRight w:val="0"/>
          <w:marTop w:val="0"/>
          <w:marBottom w:val="0"/>
          <w:divBdr>
            <w:top w:val="none" w:sz="0" w:space="0" w:color="auto"/>
            <w:left w:val="none" w:sz="0" w:space="0" w:color="auto"/>
            <w:bottom w:val="none" w:sz="0" w:space="0" w:color="auto"/>
            <w:right w:val="none" w:sz="0" w:space="0" w:color="auto"/>
          </w:divBdr>
        </w:div>
        <w:div w:id="890306977">
          <w:marLeft w:val="640"/>
          <w:marRight w:val="0"/>
          <w:marTop w:val="0"/>
          <w:marBottom w:val="0"/>
          <w:divBdr>
            <w:top w:val="none" w:sz="0" w:space="0" w:color="auto"/>
            <w:left w:val="none" w:sz="0" w:space="0" w:color="auto"/>
            <w:bottom w:val="none" w:sz="0" w:space="0" w:color="auto"/>
            <w:right w:val="none" w:sz="0" w:space="0" w:color="auto"/>
          </w:divBdr>
        </w:div>
        <w:div w:id="1009523905">
          <w:marLeft w:val="640"/>
          <w:marRight w:val="0"/>
          <w:marTop w:val="0"/>
          <w:marBottom w:val="0"/>
          <w:divBdr>
            <w:top w:val="none" w:sz="0" w:space="0" w:color="auto"/>
            <w:left w:val="none" w:sz="0" w:space="0" w:color="auto"/>
            <w:bottom w:val="none" w:sz="0" w:space="0" w:color="auto"/>
            <w:right w:val="none" w:sz="0" w:space="0" w:color="auto"/>
          </w:divBdr>
        </w:div>
        <w:div w:id="783310617">
          <w:marLeft w:val="640"/>
          <w:marRight w:val="0"/>
          <w:marTop w:val="0"/>
          <w:marBottom w:val="0"/>
          <w:divBdr>
            <w:top w:val="none" w:sz="0" w:space="0" w:color="auto"/>
            <w:left w:val="none" w:sz="0" w:space="0" w:color="auto"/>
            <w:bottom w:val="none" w:sz="0" w:space="0" w:color="auto"/>
            <w:right w:val="none" w:sz="0" w:space="0" w:color="auto"/>
          </w:divBdr>
        </w:div>
        <w:div w:id="1065033303">
          <w:marLeft w:val="640"/>
          <w:marRight w:val="0"/>
          <w:marTop w:val="0"/>
          <w:marBottom w:val="0"/>
          <w:divBdr>
            <w:top w:val="none" w:sz="0" w:space="0" w:color="auto"/>
            <w:left w:val="none" w:sz="0" w:space="0" w:color="auto"/>
            <w:bottom w:val="none" w:sz="0" w:space="0" w:color="auto"/>
            <w:right w:val="none" w:sz="0" w:space="0" w:color="auto"/>
          </w:divBdr>
        </w:div>
        <w:div w:id="1794013670">
          <w:marLeft w:val="640"/>
          <w:marRight w:val="0"/>
          <w:marTop w:val="0"/>
          <w:marBottom w:val="0"/>
          <w:divBdr>
            <w:top w:val="none" w:sz="0" w:space="0" w:color="auto"/>
            <w:left w:val="none" w:sz="0" w:space="0" w:color="auto"/>
            <w:bottom w:val="none" w:sz="0" w:space="0" w:color="auto"/>
            <w:right w:val="none" w:sz="0" w:space="0" w:color="auto"/>
          </w:divBdr>
        </w:div>
        <w:div w:id="1955552542">
          <w:marLeft w:val="640"/>
          <w:marRight w:val="0"/>
          <w:marTop w:val="0"/>
          <w:marBottom w:val="0"/>
          <w:divBdr>
            <w:top w:val="none" w:sz="0" w:space="0" w:color="auto"/>
            <w:left w:val="none" w:sz="0" w:space="0" w:color="auto"/>
            <w:bottom w:val="none" w:sz="0" w:space="0" w:color="auto"/>
            <w:right w:val="none" w:sz="0" w:space="0" w:color="auto"/>
          </w:divBdr>
        </w:div>
        <w:div w:id="1763525921">
          <w:marLeft w:val="640"/>
          <w:marRight w:val="0"/>
          <w:marTop w:val="0"/>
          <w:marBottom w:val="0"/>
          <w:divBdr>
            <w:top w:val="none" w:sz="0" w:space="0" w:color="auto"/>
            <w:left w:val="none" w:sz="0" w:space="0" w:color="auto"/>
            <w:bottom w:val="none" w:sz="0" w:space="0" w:color="auto"/>
            <w:right w:val="none" w:sz="0" w:space="0" w:color="auto"/>
          </w:divBdr>
        </w:div>
        <w:div w:id="1664777573">
          <w:marLeft w:val="640"/>
          <w:marRight w:val="0"/>
          <w:marTop w:val="0"/>
          <w:marBottom w:val="0"/>
          <w:divBdr>
            <w:top w:val="none" w:sz="0" w:space="0" w:color="auto"/>
            <w:left w:val="none" w:sz="0" w:space="0" w:color="auto"/>
            <w:bottom w:val="none" w:sz="0" w:space="0" w:color="auto"/>
            <w:right w:val="none" w:sz="0" w:space="0" w:color="auto"/>
          </w:divBdr>
        </w:div>
        <w:div w:id="789937690">
          <w:marLeft w:val="640"/>
          <w:marRight w:val="0"/>
          <w:marTop w:val="0"/>
          <w:marBottom w:val="0"/>
          <w:divBdr>
            <w:top w:val="none" w:sz="0" w:space="0" w:color="auto"/>
            <w:left w:val="none" w:sz="0" w:space="0" w:color="auto"/>
            <w:bottom w:val="none" w:sz="0" w:space="0" w:color="auto"/>
            <w:right w:val="none" w:sz="0" w:space="0" w:color="auto"/>
          </w:divBdr>
        </w:div>
        <w:div w:id="1148784358">
          <w:marLeft w:val="640"/>
          <w:marRight w:val="0"/>
          <w:marTop w:val="0"/>
          <w:marBottom w:val="0"/>
          <w:divBdr>
            <w:top w:val="none" w:sz="0" w:space="0" w:color="auto"/>
            <w:left w:val="none" w:sz="0" w:space="0" w:color="auto"/>
            <w:bottom w:val="none" w:sz="0" w:space="0" w:color="auto"/>
            <w:right w:val="none" w:sz="0" w:space="0" w:color="auto"/>
          </w:divBdr>
        </w:div>
        <w:div w:id="2003385521">
          <w:marLeft w:val="640"/>
          <w:marRight w:val="0"/>
          <w:marTop w:val="0"/>
          <w:marBottom w:val="0"/>
          <w:divBdr>
            <w:top w:val="none" w:sz="0" w:space="0" w:color="auto"/>
            <w:left w:val="none" w:sz="0" w:space="0" w:color="auto"/>
            <w:bottom w:val="none" w:sz="0" w:space="0" w:color="auto"/>
            <w:right w:val="none" w:sz="0" w:space="0" w:color="auto"/>
          </w:divBdr>
        </w:div>
        <w:div w:id="775753615">
          <w:marLeft w:val="640"/>
          <w:marRight w:val="0"/>
          <w:marTop w:val="0"/>
          <w:marBottom w:val="0"/>
          <w:divBdr>
            <w:top w:val="none" w:sz="0" w:space="0" w:color="auto"/>
            <w:left w:val="none" w:sz="0" w:space="0" w:color="auto"/>
            <w:bottom w:val="none" w:sz="0" w:space="0" w:color="auto"/>
            <w:right w:val="none" w:sz="0" w:space="0" w:color="auto"/>
          </w:divBdr>
        </w:div>
        <w:div w:id="1332216464">
          <w:marLeft w:val="640"/>
          <w:marRight w:val="0"/>
          <w:marTop w:val="0"/>
          <w:marBottom w:val="0"/>
          <w:divBdr>
            <w:top w:val="none" w:sz="0" w:space="0" w:color="auto"/>
            <w:left w:val="none" w:sz="0" w:space="0" w:color="auto"/>
            <w:bottom w:val="none" w:sz="0" w:space="0" w:color="auto"/>
            <w:right w:val="none" w:sz="0" w:space="0" w:color="auto"/>
          </w:divBdr>
        </w:div>
        <w:div w:id="908534189">
          <w:marLeft w:val="640"/>
          <w:marRight w:val="0"/>
          <w:marTop w:val="0"/>
          <w:marBottom w:val="0"/>
          <w:divBdr>
            <w:top w:val="none" w:sz="0" w:space="0" w:color="auto"/>
            <w:left w:val="none" w:sz="0" w:space="0" w:color="auto"/>
            <w:bottom w:val="none" w:sz="0" w:space="0" w:color="auto"/>
            <w:right w:val="none" w:sz="0" w:space="0" w:color="auto"/>
          </w:divBdr>
        </w:div>
        <w:div w:id="1312518436">
          <w:marLeft w:val="640"/>
          <w:marRight w:val="0"/>
          <w:marTop w:val="0"/>
          <w:marBottom w:val="0"/>
          <w:divBdr>
            <w:top w:val="none" w:sz="0" w:space="0" w:color="auto"/>
            <w:left w:val="none" w:sz="0" w:space="0" w:color="auto"/>
            <w:bottom w:val="none" w:sz="0" w:space="0" w:color="auto"/>
            <w:right w:val="none" w:sz="0" w:space="0" w:color="auto"/>
          </w:divBdr>
        </w:div>
        <w:div w:id="864102812">
          <w:marLeft w:val="640"/>
          <w:marRight w:val="0"/>
          <w:marTop w:val="0"/>
          <w:marBottom w:val="0"/>
          <w:divBdr>
            <w:top w:val="none" w:sz="0" w:space="0" w:color="auto"/>
            <w:left w:val="none" w:sz="0" w:space="0" w:color="auto"/>
            <w:bottom w:val="none" w:sz="0" w:space="0" w:color="auto"/>
            <w:right w:val="none" w:sz="0" w:space="0" w:color="auto"/>
          </w:divBdr>
        </w:div>
        <w:div w:id="1794520930">
          <w:marLeft w:val="640"/>
          <w:marRight w:val="0"/>
          <w:marTop w:val="0"/>
          <w:marBottom w:val="0"/>
          <w:divBdr>
            <w:top w:val="none" w:sz="0" w:space="0" w:color="auto"/>
            <w:left w:val="none" w:sz="0" w:space="0" w:color="auto"/>
            <w:bottom w:val="none" w:sz="0" w:space="0" w:color="auto"/>
            <w:right w:val="none" w:sz="0" w:space="0" w:color="auto"/>
          </w:divBdr>
        </w:div>
        <w:div w:id="739713152">
          <w:marLeft w:val="640"/>
          <w:marRight w:val="0"/>
          <w:marTop w:val="0"/>
          <w:marBottom w:val="0"/>
          <w:divBdr>
            <w:top w:val="none" w:sz="0" w:space="0" w:color="auto"/>
            <w:left w:val="none" w:sz="0" w:space="0" w:color="auto"/>
            <w:bottom w:val="none" w:sz="0" w:space="0" w:color="auto"/>
            <w:right w:val="none" w:sz="0" w:space="0" w:color="auto"/>
          </w:divBdr>
        </w:div>
        <w:div w:id="1732339765">
          <w:marLeft w:val="640"/>
          <w:marRight w:val="0"/>
          <w:marTop w:val="0"/>
          <w:marBottom w:val="0"/>
          <w:divBdr>
            <w:top w:val="none" w:sz="0" w:space="0" w:color="auto"/>
            <w:left w:val="none" w:sz="0" w:space="0" w:color="auto"/>
            <w:bottom w:val="none" w:sz="0" w:space="0" w:color="auto"/>
            <w:right w:val="none" w:sz="0" w:space="0" w:color="auto"/>
          </w:divBdr>
        </w:div>
        <w:div w:id="1409956578">
          <w:marLeft w:val="640"/>
          <w:marRight w:val="0"/>
          <w:marTop w:val="0"/>
          <w:marBottom w:val="0"/>
          <w:divBdr>
            <w:top w:val="none" w:sz="0" w:space="0" w:color="auto"/>
            <w:left w:val="none" w:sz="0" w:space="0" w:color="auto"/>
            <w:bottom w:val="none" w:sz="0" w:space="0" w:color="auto"/>
            <w:right w:val="none" w:sz="0" w:space="0" w:color="auto"/>
          </w:divBdr>
        </w:div>
        <w:div w:id="380710074">
          <w:marLeft w:val="640"/>
          <w:marRight w:val="0"/>
          <w:marTop w:val="0"/>
          <w:marBottom w:val="0"/>
          <w:divBdr>
            <w:top w:val="none" w:sz="0" w:space="0" w:color="auto"/>
            <w:left w:val="none" w:sz="0" w:space="0" w:color="auto"/>
            <w:bottom w:val="none" w:sz="0" w:space="0" w:color="auto"/>
            <w:right w:val="none" w:sz="0" w:space="0" w:color="auto"/>
          </w:divBdr>
        </w:div>
        <w:div w:id="1957060897">
          <w:marLeft w:val="640"/>
          <w:marRight w:val="0"/>
          <w:marTop w:val="0"/>
          <w:marBottom w:val="0"/>
          <w:divBdr>
            <w:top w:val="none" w:sz="0" w:space="0" w:color="auto"/>
            <w:left w:val="none" w:sz="0" w:space="0" w:color="auto"/>
            <w:bottom w:val="none" w:sz="0" w:space="0" w:color="auto"/>
            <w:right w:val="none" w:sz="0" w:space="0" w:color="auto"/>
          </w:divBdr>
        </w:div>
        <w:div w:id="643512148">
          <w:marLeft w:val="640"/>
          <w:marRight w:val="0"/>
          <w:marTop w:val="0"/>
          <w:marBottom w:val="0"/>
          <w:divBdr>
            <w:top w:val="none" w:sz="0" w:space="0" w:color="auto"/>
            <w:left w:val="none" w:sz="0" w:space="0" w:color="auto"/>
            <w:bottom w:val="none" w:sz="0" w:space="0" w:color="auto"/>
            <w:right w:val="none" w:sz="0" w:space="0" w:color="auto"/>
          </w:divBdr>
        </w:div>
        <w:div w:id="1989555855">
          <w:marLeft w:val="640"/>
          <w:marRight w:val="0"/>
          <w:marTop w:val="0"/>
          <w:marBottom w:val="0"/>
          <w:divBdr>
            <w:top w:val="none" w:sz="0" w:space="0" w:color="auto"/>
            <w:left w:val="none" w:sz="0" w:space="0" w:color="auto"/>
            <w:bottom w:val="none" w:sz="0" w:space="0" w:color="auto"/>
            <w:right w:val="none" w:sz="0" w:space="0" w:color="auto"/>
          </w:divBdr>
        </w:div>
        <w:div w:id="2110654796">
          <w:marLeft w:val="640"/>
          <w:marRight w:val="0"/>
          <w:marTop w:val="0"/>
          <w:marBottom w:val="0"/>
          <w:divBdr>
            <w:top w:val="none" w:sz="0" w:space="0" w:color="auto"/>
            <w:left w:val="none" w:sz="0" w:space="0" w:color="auto"/>
            <w:bottom w:val="none" w:sz="0" w:space="0" w:color="auto"/>
            <w:right w:val="none" w:sz="0" w:space="0" w:color="auto"/>
          </w:divBdr>
        </w:div>
        <w:div w:id="2116704666">
          <w:marLeft w:val="640"/>
          <w:marRight w:val="0"/>
          <w:marTop w:val="0"/>
          <w:marBottom w:val="0"/>
          <w:divBdr>
            <w:top w:val="none" w:sz="0" w:space="0" w:color="auto"/>
            <w:left w:val="none" w:sz="0" w:space="0" w:color="auto"/>
            <w:bottom w:val="none" w:sz="0" w:space="0" w:color="auto"/>
            <w:right w:val="none" w:sz="0" w:space="0" w:color="auto"/>
          </w:divBdr>
        </w:div>
        <w:div w:id="1483425661">
          <w:marLeft w:val="640"/>
          <w:marRight w:val="0"/>
          <w:marTop w:val="0"/>
          <w:marBottom w:val="0"/>
          <w:divBdr>
            <w:top w:val="none" w:sz="0" w:space="0" w:color="auto"/>
            <w:left w:val="none" w:sz="0" w:space="0" w:color="auto"/>
            <w:bottom w:val="none" w:sz="0" w:space="0" w:color="auto"/>
            <w:right w:val="none" w:sz="0" w:space="0" w:color="auto"/>
          </w:divBdr>
        </w:div>
        <w:div w:id="954141402">
          <w:marLeft w:val="640"/>
          <w:marRight w:val="0"/>
          <w:marTop w:val="0"/>
          <w:marBottom w:val="0"/>
          <w:divBdr>
            <w:top w:val="none" w:sz="0" w:space="0" w:color="auto"/>
            <w:left w:val="none" w:sz="0" w:space="0" w:color="auto"/>
            <w:bottom w:val="none" w:sz="0" w:space="0" w:color="auto"/>
            <w:right w:val="none" w:sz="0" w:space="0" w:color="auto"/>
          </w:divBdr>
        </w:div>
        <w:div w:id="726270919">
          <w:marLeft w:val="640"/>
          <w:marRight w:val="0"/>
          <w:marTop w:val="0"/>
          <w:marBottom w:val="0"/>
          <w:divBdr>
            <w:top w:val="none" w:sz="0" w:space="0" w:color="auto"/>
            <w:left w:val="none" w:sz="0" w:space="0" w:color="auto"/>
            <w:bottom w:val="none" w:sz="0" w:space="0" w:color="auto"/>
            <w:right w:val="none" w:sz="0" w:space="0" w:color="auto"/>
          </w:divBdr>
        </w:div>
        <w:div w:id="1165703572">
          <w:marLeft w:val="640"/>
          <w:marRight w:val="0"/>
          <w:marTop w:val="0"/>
          <w:marBottom w:val="0"/>
          <w:divBdr>
            <w:top w:val="none" w:sz="0" w:space="0" w:color="auto"/>
            <w:left w:val="none" w:sz="0" w:space="0" w:color="auto"/>
            <w:bottom w:val="none" w:sz="0" w:space="0" w:color="auto"/>
            <w:right w:val="none" w:sz="0" w:space="0" w:color="auto"/>
          </w:divBdr>
        </w:div>
        <w:div w:id="1251505055">
          <w:marLeft w:val="640"/>
          <w:marRight w:val="0"/>
          <w:marTop w:val="0"/>
          <w:marBottom w:val="0"/>
          <w:divBdr>
            <w:top w:val="none" w:sz="0" w:space="0" w:color="auto"/>
            <w:left w:val="none" w:sz="0" w:space="0" w:color="auto"/>
            <w:bottom w:val="none" w:sz="0" w:space="0" w:color="auto"/>
            <w:right w:val="none" w:sz="0" w:space="0" w:color="auto"/>
          </w:divBdr>
        </w:div>
        <w:div w:id="2135632044">
          <w:marLeft w:val="640"/>
          <w:marRight w:val="0"/>
          <w:marTop w:val="0"/>
          <w:marBottom w:val="0"/>
          <w:divBdr>
            <w:top w:val="none" w:sz="0" w:space="0" w:color="auto"/>
            <w:left w:val="none" w:sz="0" w:space="0" w:color="auto"/>
            <w:bottom w:val="none" w:sz="0" w:space="0" w:color="auto"/>
            <w:right w:val="none" w:sz="0" w:space="0" w:color="auto"/>
          </w:divBdr>
        </w:div>
        <w:div w:id="267006600">
          <w:marLeft w:val="640"/>
          <w:marRight w:val="0"/>
          <w:marTop w:val="0"/>
          <w:marBottom w:val="0"/>
          <w:divBdr>
            <w:top w:val="none" w:sz="0" w:space="0" w:color="auto"/>
            <w:left w:val="none" w:sz="0" w:space="0" w:color="auto"/>
            <w:bottom w:val="none" w:sz="0" w:space="0" w:color="auto"/>
            <w:right w:val="none" w:sz="0" w:space="0" w:color="auto"/>
          </w:divBdr>
        </w:div>
        <w:div w:id="616563855">
          <w:marLeft w:val="640"/>
          <w:marRight w:val="0"/>
          <w:marTop w:val="0"/>
          <w:marBottom w:val="0"/>
          <w:divBdr>
            <w:top w:val="none" w:sz="0" w:space="0" w:color="auto"/>
            <w:left w:val="none" w:sz="0" w:space="0" w:color="auto"/>
            <w:bottom w:val="none" w:sz="0" w:space="0" w:color="auto"/>
            <w:right w:val="none" w:sz="0" w:space="0" w:color="auto"/>
          </w:divBdr>
        </w:div>
        <w:div w:id="1319453748">
          <w:marLeft w:val="640"/>
          <w:marRight w:val="0"/>
          <w:marTop w:val="0"/>
          <w:marBottom w:val="0"/>
          <w:divBdr>
            <w:top w:val="none" w:sz="0" w:space="0" w:color="auto"/>
            <w:left w:val="none" w:sz="0" w:space="0" w:color="auto"/>
            <w:bottom w:val="none" w:sz="0" w:space="0" w:color="auto"/>
            <w:right w:val="none" w:sz="0" w:space="0" w:color="auto"/>
          </w:divBdr>
        </w:div>
        <w:div w:id="2059547984">
          <w:marLeft w:val="640"/>
          <w:marRight w:val="0"/>
          <w:marTop w:val="0"/>
          <w:marBottom w:val="0"/>
          <w:divBdr>
            <w:top w:val="none" w:sz="0" w:space="0" w:color="auto"/>
            <w:left w:val="none" w:sz="0" w:space="0" w:color="auto"/>
            <w:bottom w:val="none" w:sz="0" w:space="0" w:color="auto"/>
            <w:right w:val="none" w:sz="0" w:space="0" w:color="auto"/>
          </w:divBdr>
        </w:div>
        <w:div w:id="1034381355">
          <w:marLeft w:val="640"/>
          <w:marRight w:val="0"/>
          <w:marTop w:val="0"/>
          <w:marBottom w:val="0"/>
          <w:divBdr>
            <w:top w:val="none" w:sz="0" w:space="0" w:color="auto"/>
            <w:left w:val="none" w:sz="0" w:space="0" w:color="auto"/>
            <w:bottom w:val="none" w:sz="0" w:space="0" w:color="auto"/>
            <w:right w:val="none" w:sz="0" w:space="0" w:color="auto"/>
          </w:divBdr>
        </w:div>
        <w:div w:id="1159463131">
          <w:marLeft w:val="640"/>
          <w:marRight w:val="0"/>
          <w:marTop w:val="0"/>
          <w:marBottom w:val="0"/>
          <w:divBdr>
            <w:top w:val="none" w:sz="0" w:space="0" w:color="auto"/>
            <w:left w:val="none" w:sz="0" w:space="0" w:color="auto"/>
            <w:bottom w:val="none" w:sz="0" w:space="0" w:color="auto"/>
            <w:right w:val="none" w:sz="0" w:space="0" w:color="auto"/>
          </w:divBdr>
        </w:div>
        <w:div w:id="2130471847">
          <w:marLeft w:val="640"/>
          <w:marRight w:val="0"/>
          <w:marTop w:val="0"/>
          <w:marBottom w:val="0"/>
          <w:divBdr>
            <w:top w:val="none" w:sz="0" w:space="0" w:color="auto"/>
            <w:left w:val="none" w:sz="0" w:space="0" w:color="auto"/>
            <w:bottom w:val="none" w:sz="0" w:space="0" w:color="auto"/>
            <w:right w:val="none" w:sz="0" w:space="0" w:color="auto"/>
          </w:divBdr>
        </w:div>
      </w:divsChild>
    </w:div>
    <w:div w:id="1736660631">
      <w:marLeft w:val="0"/>
      <w:marRight w:val="0"/>
      <w:marTop w:val="0"/>
      <w:marBottom w:val="0"/>
      <w:divBdr>
        <w:top w:val="none" w:sz="0" w:space="0" w:color="auto"/>
        <w:left w:val="none" w:sz="0" w:space="0" w:color="auto"/>
        <w:bottom w:val="none" w:sz="0" w:space="0" w:color="auto"/>
        <w:right w:val="none" w:sz="0" w:space="0" w:color="auto"/>
      </w:divBdr>
    </w:div>
    <w:div w:id="1741440425">
      <w:marLeft w:val="640"/>
      <w:marRight w:val="0"/>
      <w:marTop w:val="0"/>
      <w:marBottom w:val="0"/>
      <w:divBdr>
        <w:top w:val="none" w:sz="0" w:space="0" w:color="auto"/>
        <w:left w:val="none" w:sz="0" w:space="0" w:color="auto"/>
        <w:bottom w:val="none" w:sz="0" w:space="0" w:color="auto"/>
        <w:right w:val="none" w:sz="0" w:space="0" w:color="auto"/>
      </w:divBdr>
    </w:div>
    <w:div w:id="1742098670">
      <w:marLeft w:val="640"/>
      <w:marRight w:val="0"/>
      <w:marTop w:val="0"/>
      <w:marBottom w:val="0"/>
      <w:divBdr>
        <w:top w:val="none" w:sz="0" w:space="0" w:color="auto"/>
        <w:left w:val="none" w:sz="0" w:space="0" w:color="auto"/>
        <w:bottom w:val="none" w:sz="0" w:space="0" w:color="auto"/>
        <w:right w:val="none" w:sz="0" w:space="0" w:color="auto"/>
      </w:divBdr>
    </w:div>
    <w:div w:id="1742831368">
      <w:bodyDiv w:val="1"/>
      <w:marLeft w:val="0"/>
      <w:marRight w:val="0"/>
      <w:marTop w:val="0"/>
      <w:marBottom w:val="0"/>
      <w:divBdr>
        <w:top w:val="none" w:sz="0" w:space="0" w:color="auto"/>
        <w:left w:val="none" w:sz="0" w:space="0" w:color="auto"/>
        <w:bottom w:val="none" w:sz="0" w:space="0" w:color="auto"/>
        <w:right w:val="none" w:sz="0" w:space="0" w:color="auto"/>
      </w:divBdr>
      <w:divsChild>
        <w:div w:id="21128625">
          <w:marLeft w:val="640"/>
          <w:marRight w:val="0"/>
          <w:marTop w:val="0"/>
          <w:marBottom w:val="0"/>
          <w:divBdr>
            <w:top w:val="none" w:sz="0" w:space="0" w:color="auto"/>
            <w:left w:val="none" w:sz="0" w:space="0" w:color="auto"/>
            <w:bottom w:val="none" w:sz="0" w:space="0" w:color="auto"/>
            <w:right w:val="none" w:sz="0" w:space="0" w:color="auto"/>
          </w:divBdr>
        </w:div>
        <w:div w:id="59789380">
          <w:marLeft w:val="640"/>
          <w:marRight w:val="0"/>
          <w:marTop w:val="0"/>
          <w:marBottom w:val="0"/>
          <w:divBdr>
            <w:top w:val="none" w:sz="0" w:space="0" w:color="auto"/>
            <w:left w:val="none" w:sz="0" w:space="0" w:color="auto"/>
            <w:bottom w:val="none" w:sz="0" w:space="0" w:color="auto"/>
            <w:right w:val="none" w:sz="0" w:space="0" w:color="auto"/>
          </w:divBdr>
        </w:div>
        <w:div w:id="164245452">
          <w:marLeft w:val="640"/>
          <w:marRight w:val="0"/>
          <w:marTop w:val="0"/>
          <w:marBottom w:val="0"/>
          <w:divBdr>
            <w:top w:val="none" w:sz="0" w:space="0" w:color="auto"/>
            <w:left w:val="none" w:sz="0" w:space="0" w:color="auto"/>
            <w:bottom w:val="none" w:sz="0" w:space="0" w:color="auto"/>
            <w:right w:val="none" w:sz="0" w:space="0" w:color="auto"/>
          </w:divBdr>
        </w:div>
        <w:div w:id="189874898">
          <w:marLeft w:val="640"/>
          <w:marRight w:val="0"/>
          <w:marTop w:val="0"/>
          <w:marBottom w:val="0"/>
          <w:divBdr>
            <w:top w:val="none" w:sz="0" w:space="0" w:color="auto"/>
            <w:left w:val="none" w:sz="0" w:space="0" w:color="auto"/>
            <w:bottom w:val="none" w:sz="0" w:space="0" w:color="auto"/>
            <w:right w:val="none" w:sz="0" w:space="0" w:color="auto"/>
          </w:divBdr>
        </w:div>
        <w:div w:id="217060423">
          <w:marLeft w:val="640"/>
          <w:marRight w:val="0"/>
          <w:marTop w:val="0"/>
          <w:marBottom w:val="0"/>
          <w:divBdr>
            <w:top w:val="none" w:sz="0" w:space="0" w:color="auto"/>
            <w:left w:val="none" w:sz="0" w:space="0" w:color="auto"/>
            <w:bottom w:val="none" w:sz="0" w:space="0" w:color="auto"/>
            <w:right w:val="none" w:sz="0" w:space="0" w:color="auto"/>
          </w:divBdr>
        </w:div>
        <w:div w:id="288777782">
          <w:marLeft w:val="640"/>
          <w:marRight w:val="0"/>
          <w:marTop w:val="0"/>
          <w:marBottom w:val="0"/>
          <w:divBdr>
            <w:top w:val="none" w:sz="0" w:space="0" w:color="auto"/>
            <w:left w:val="none" w:sz="0" w:space="0" w:color="auto"/>
            <w:bottom w:val="none" w:sz="0" w:space="0" w:color="auto"/>
            <w:right w:val="none" w:sz="0" w:space="0" w:color="auto"/>
          </w:divBdr>
        </w:div>
        <w:div w:id="318772121">
          <w:marLeft w:val="640"/>
          <w:marRight w:val="0"/>
          <w:marTop w:val="0"/>
          <w:marBottom w:val="0"/>
          <w:divBdr>
            <w:top w:val="none" w:sz="0" w:space="0" w:color="auto"/>
            <w:left w:val="none" w:sz="0" w:space="0" w:color="auto"/>
            <w:bottom w:val="none" w:sz="0" w:space="0" w:color="auto"/>
            <w:right w:val="none" w:sz="0" w:space="0" w:color="auto"/>
          </w:divBdr>
        </w:div>
        <w:div w:id="410927450">
          <w:marLeft w:val="640"/>
          <w:marRight w:val="0"/>
          <w:marTop w:val="0"/>
          <w:marBottom w:val="0"/>
          <w:divBdr>
            <w:top w:val="none" w:sz="0" w:space="0" w:color="auto"/>
            <w:left w:val="none" w:sz="0" w:space="0" w:color="auto"/>
            <w:bottom w:val="none" w:sz="0" w:space="0" w:color="auto"/>
            <w:right w:val="none" w:sz="0" w:space="0" w:color="auto"/>
          </w:divBdr>
        </w:div>
        <w:div w:id="463238315">
          <w:marLeft w:val="640"/>
          <w:marRight w:val="0"/>
          <w:marTop w:val="0"/>
          <w:marBottom w:val="0"/>
          <w:divBdr>
            <w:top w:val="none" w:sz="0" w:space="0" w:color="auto"/>
            <w:left w:val="none" w:sz="0" w:space="0" w:color="auto"/>
            <w:bottom w:val="none" w:sz="0" w:space="0" w:color="auto"/>
            <w:right w:val="none" w:sz="0" w:space="0" w:color="auto"/>
          </w:divBdr>
        </w:div>
        <w:div w:id="612858996">
          <w:marLeft w:val="640"/>
          <w:marRight w:val="0"/>
          <w:marTop w:val="0"/>
          <w:marBottom w:val="0"/>
          <w:divBdr>
            <w:top w:val="none" w:sz="0" w:space="0" w:color="auto"/>
            <w:left w:val="none" w:sz="0" w:space="0" w:color="auto"/>
            <w:bottom w:val="none" w:sz="0" w:space="0" w:color="auto"/>
            <w:right w:val="none" w:sz="0" w:space="0" w:color="auto"/>
          </w:divBdr>
        </w:div>
        <w:div w:id="633752965">
          <w:marLeft w:val="640"/>
          <w:marRight w:val="0"/>
          <w:marTop w:val="0"/>
          <w:marBottom w:val="0"/>
          <w:divBdr>
            <w:top w:val="none" w:sz="0" w:space="0" w:color="auto"/>
            <w:left w:val="none" w:sz="0" w:space="0" w:color="auto"/>
            <w:bottom w:val="none" w:sz="0" w:space="0" w:color="auto"/>
            <w:right w:val="none" w:sz="0" w:space="0" w:color="auto"/>
          </w:divBdr>
        </w:div>
        <w:div w:id="668287512">
          <w:marLeft w:val="640"/>
          <w:marRight w:val="0"/>
          <w:marTop w:val="0"/>
          <w:marBottom w:val="0"/>
          <w:divBdr>
            <w:top w:val="none" w:sz="0" w:space="0" w:color="auto"/>
            <w:left w:val="none" w:sz="0" w:space="0" w:color="auto"/>
            <w:bottom w:val="none" w:sz="0" w:space="0" w:color="auto"/>
            <w:right w:val="none" w:sz="0" w:space="0" w:color="auto"/>
          </w:divBdr>
        </w:div>
        <w:div w:id="698551479">
          <w:marLeft w:val="640"/>
          <w:marRight w:val="0"/>
          <w:marTop w:val="0"/>
          <w:marBottom w:val="0"/>
          <w:divBdr>
            <w:top w:val="none" w:sz="0" w:space="0" w:color="auto"/>
            <w:left w:val="none" w:sz="0" w:space="0" w:color="auto"/>
            <w:bottom w:val="none" w:sz="0" w:space="0" w:color="auto"/>
            <w:right w:val="none" w:sz="0" w:space="0" w:color="auto"/>
          </w:divBdr>
        </w:div>
        <w:div w:id="835220711">
          <w:marLeft w:val="640"/>
          <w:marRight w:val="0"/>
          <w:marTop w:val="0"/>
          <w:marBottom w:val="0"/>
          <w:divBdr>
            <w:top w:val="none" w:sz="0" w:space="0" w:color="auto"/>
            <w:left w:val="none" w:sz="0" w:space="0" w:color="auto"/>
            <w:bottom w:val="none" w:sz="0" w:space="0" w:color="auto"/>
            <w:right w:val="none" w:sz="0" w:space="0" w:color="auto"/>
          </w:divBdr>
        </w:div>
        <w:div w:id="864442923">
          <w:marLeft w:val="640"/>
          <w:marRight w:val="0"/>
          <w:marTop w:val="0"/>
          <w:marBottom w:val="0"/>
          <w:divBdr>
            <w:top w:val="none" w:sz="0" w:space="0" w:color="auto"/>
            <w:left w:val="none" w:sz="0" w:space="0" w:color="auto"/>
            <w:bottom w:val="none" w:sz="0" w:space="0" w:color="auto"/>
            <w:right w:val="none" w:sz="0" w:space="0" w:color="auto"/>
          </w:divBdr>
        </w:div>
        <w:div w:id="956066770">
          <w:marLeft w:val="640"/>
          <w:marRight w:val="0"/>
          <w:marTop w:val="0"/>
          <w:marBottom w:val="0"/>
          <w:divBdr>
            <w:top w:val="none" w:sz="0" w:space="0" w:color="auto"/>
            <w:left w:val="none" w:sz="0" w:space="0" w:color="auto"/>
            <w:bottom w:val="none" w:sz="0" w:space="0" w:color="auto"/>
            <w:right w:val="none" w:sz="0" w:space="0" w:color="auto"/>
          </w:divBdr>
        </w:div>
        <w:div w:id="971522794">
          <w:marLeft w:val="640"/>
          <w:marRight w:val="0"/>
          <w:marTop w:val="0"/>
          <w:marBottom w:val="0"/>
          <w:divBdr>
            <w:top w:val="none" w:sz="0" w:space="0" w:color="auto"/>
            <w:left w:val="none" w:sz="0" w:space="0" w:color="auto"/>
            <w:bottom w:val="none" w:sz="0" w:space="0" w:color="auto"/>
            <w:right w:val="none" w:sz="0" w:space="0" w:color="auto"/>
          </w:divBdr>
        </w:div>
        <w:div w:id="986543940">
          <w:marLeft w:val="640"/>
          <w:marRight w:val="0"/>
          <w:marTop w:val="0"/>
          <w:marBottom w:val="0"/>
          <w:divBdr>
            <w:top w:val="none" w:sz="0" w:space="0" w:color="auto"/>
            <w:left w:val="none" w:sz="0" w:space="0" w:color="auto"/>
            <w:bottom w:val="none" w:sz="0" w:space="0" w:color="auto"/>
            <w:right w:val="none" w:sz="0" w:space="0" w:color="auto"/>
          </w:divBdr>
        </w:div>
        <w:div w:id="1022130689">
          <w:marLeft w:val="640"/>
          <w:marRight w:val="0"/>
          <w:marTop w:val="0"/>
          <w:marBottom w:val="0"/>
          <w:divBdr>
            <w:top w:val="none" w:sz="0" w:space="0" w:color="auto"/>
            <w:left w:val="none" w:sz="0" w:space="0" w:color="auto"/>
            <w:bottom w:val="none" w:sz="0" w:space="0" w:color="auto"/>
            <w:right w:val="none" w:sz="0" w:space="0" w:color="auto"/>
          </w:divBdr>
        </w:div>
        <w:div w:id="1104964032">
          <w:marLeft w:val="640"/>
          <w:marRight w:val="0"/>
          <w:marTop w:val="0"/>
          <w:marBottom w:val="0"/>
          <w:divBdr>
            <w:top w:val="none" w:sz="0" w:space="0" w:color="auto"/>
            <w:left w:val="none" w:sz="0" w:space="0" w:color="auto"/>
            <w:bottom w:val="none" w:sz="0" w:space="0" w:color="auto"/>
            <w:right w:val="none" w:sz="0" w:space="0" w:color="auto"/>
          </w:divBdr>
        </w:div>
        <w:div w:id="1107119630">
          <w:marLeft w:val="640"/>
          <w:marRight w:val="0"/>
          <w:marTop w:val="0"/>
          <w:marBottom w:val="0"/>
          <w:divBdr>
            <w:top w:val="none" w:sz="0" w:space="0" w:color="auto"/>
            <w:left w:val="none" w:sz="0" w:space="0" w:color="auto"/>
            <w:bottom w:val="none" w:sz="0" w:space="0" w:color="auto"/>
            <w:right w:val="none" w:sz="0" w:space="0" w:color="auto"/>
          </w:divBdr>
        </w:div>
        <w:div w:id="1116488387">
          <w:marLeft w:val="640"/>
          <w:marRight w:val="0"/>
          <w:marTop w:val="0"/>
          <w:marBottom w:val="0"/>
          <w:divBdr>
            <w:top w:val="none" w:sz="0" w:space="0" w:color="auto"/>
            <w:left w:val="none" w:sz="0" w:space="0" w:color="auto"/>
            <w:bottom w:val="none" w:sz="0" w:space="0" w:color="auto"/>
            <w:right w:val="none" w:sz="0" w:space="0" w:color="auto"/>
          </w:divBdr>
        </w:div>
        <w:div w:id="1163735857">
          <w:marLeft w:val="640"/>
          <w:marRight w:val="0"/>
          <w:marTop w:val="0"/>
          <w:marBottom w:val="0"/>
          <w:divBdr>
            <w:top w:val="none" w:sz="0" w:space="0" w:color="auto"/>
            <w:left w:val="none" w:sz="0" w:space="0" w:color="auto"/>
            <w:bottom w:val="none" w:sz="0" w:space="0" w:color="auto"/>
            <w:right w:val="none" w:sz="0" w:space="0" w:color="auto"/>
          </w:divBdr>
        </w:div>
        <w:div w:id="1237014245">
          <w:marLeft w:val="640"/>
          <w:marRight w:val="0"/>
          <w:marTop w:val="0"/>
          <w:marBottom w:val="0"/>
          <w:divBdr>
            <w:top w:val="none" w:sz="0" w:space="0" w:color="auto"/>
            <w:left w:val="none" w:sz="0" w:space="0" w:color="auto"/>
            <w:bottom w:val="none" w:sz="0" w:space="0" w:color="auto"/>
            <w:right w:val="none" w:sz="0" w:space="0" w:color="auto"/>
          </w:divBdr>
        </w:div>
        <w:div w:id="1342201853">
          <w:marLeft w:val="640"/>
          <w:marRight w:val="0"/>
          <w:marTop w:val="0"/>
          <w:marBottom w:val="0"/>
          <w:divBdr>
            <w:top w:val="none" w:sz="0" w:space="0" w:color="auto"/>
            <w:left w:val="none" w:sz="0" w:space="0" w:color="auto"/>
            <w:bottom w:val="none" w:sz="0" w:space="0" w:color="auto"/>
            <w:right w:val="none" w:sz="0" w:space="0" w:color="auto"/>
          </w:divBdr>
        </w:div>
        <w:div w:id="1429958789">
          <w:marLeft w:val="640"/>
          <w:marRight w:val="0"/>
          <w:marTop w:val="0"/>
          <w:marBottom w:val="0"/>
          <w:divBdr>
            <w:top w:val="none" w:sz="0" w:space="0" w:color="auto"/>
            <w:left w:val="none" w:sz="0" w:space="0" w:color="auto"/>
            <w:bottom w:val="none" w:sz="0" w:space="0" w:color="auto"/>
            <w:right w:val="none" w:sz="0" w:space="0" w:color="auto"/>
          </w:divBdr>
        </w:div>
        <w:div w:id="1459758914">
          <w:marLeft w:val="640"/>
          <w:marRight w:val="0"/>
          <w:marTop w:val="0"/>
          <w:marBottom w:val="0"/>
          <w:divBdr>
            <w:top w:val="none" w:sz="0" w:space="0" w:color="auto"/>
            <w:left w:val="none" w:sz="0" w:space="0" w:color="auto"/>
            <w:bottom w:val="none" w:sz="0" w:space="0" w:color="auto"/>
            <w:right w:val="none" w:sz="0" w:space="0" w:color="auto"/>
          </w:divBdr>
        </w:div>
        <w:div w:id="1517961327">
          <w:marLeft w:val="640"/>
          <w:marRight w:val="0"/>
          <w:marTop w:val="0"/>
          <w:marBottom w:val="0"/>
          <w:divBdr>
            <w:top w:val="none" w:sz="0" w:space="0" w:color="auto"/>
            <w:left w:val="none" w:sz="0" w:space="0" w:color="auto"/>
            <w:bottom w:val="none" w:sz="0" w:space="0" w:color="auto"/>
            <w:right w:val="none" w:sz="0" w:space="0" w:color="auto"/>
          </w:divBdr>
        </w:div>
        <w:div w:id="1526944427">
          <w:marLeft w:val="640"/>
          <w:marRight w:val="0"/>
          <w:marTop w:val="0"/>
          <w:marBottom w:val="0"/>
          <w:divBdr>
            <w:top w:val="none" w:sz="0" w:space="0" w:color="auto"/>
            <w:left w:val="none" w:sz="0" w:space="0" w:color="auto"/>
            <w:bottom w:val="none" w:sz="0" w:space="0" w:color="auto"/>
            <w:right w:val="none" w:sz="0" w:space="0" w:color="auto"/>
          </w:divBdr>
        </w:div>
        <w:div w:id="1567567334">
          <w:marLeft w:val="640"/>
          <w:marRight w:val="0"/>
          <w:marTop w:val="0"/>
          <w:marBottom w:val="0"/>
          <w:divBdr>
            <w:top w:val="none" w:sz="0" w:space="0" w:color="auto"/>
            <w:left w:val="none" w:sz="0" w:space="0" w:color="auto"/>
            <w:bottom w:val="none" w:sz="0" w:space="0" w:color="auto"/>
            <w:right w:val="none" w:sz="0" w:space="0" w:color="auto"/>
          </w:divBdr>
        </w:div>
        <w:div w:id="1621302077">
          <w:marLeft w:val="640"/>
          <w:marRight w:val="0"/>
          <w:marTop w:val="0"/>
          <w:marBottom w:val="0"/>
          <w:divBdr>
            <w:top w:val="none" w:sz="0" w:space="0" w:color="auto"/>
            <w:left w:val="none" w:sz="0" w:space="0" w:color="auto"/>
            <w:bottom w:val="none" w:sz="0" w:space="0" w:color="auto"/>
            <w:right w:val="none" w:sz="0" w:space="0" w:color="auto"/>
          </w:divBdr>
        </w:div>
        <w:div w:id="1629553993">
          <w:marLeft w:val="640"/>
          <w:marRight w:val="0"/>
          <w:marTop w:val="0"/>
          <w:marBottom w:val="0"/>
          <w:divBdr>
            <w:top w:val="none" w:sz="0" w:space="0" w:color="auto"/>
            <w:left w:val="none" w:sz="0" w:space="0" w:color="auto"/>
            <w:bottom w:val="none" w:sz="0" w:space="0" w:color="auto"/>
            <w:right w:val="none" w:sz="0" w:space="0" w:color="auto"/>
          </w:divBdr>
        </w:div>
        <w:div w:id="1656179720">
          <w:marLeft w:val="640"/>
          <w:marRight w:val="0"/>
          <w:marTop w:val="0"/>
          <w:marBottom w:val="0"/>
          <w:divBdr>
            <w:top w:val="none" w:sz="0" w:space="0" w:color="auto"/>
            <w:left w:val="none" w:sz="0" w:space="0" w:color="auto"/>
            <w:bottom w:val="none" w:sz="0" w:space="0" w:color="auto"/>
            <w:right w:val="none" w:sz="0" w:space="0" w:color="auto"/>
          </w:divBdr>
        </w:div>
        <w:div w:id="1657420339">
          <w:marLeft w:val="640"/>
          <w:marRight w:val="0"/>
          <w:marTop w:val="0"/>
          <w:marBottom w:val="0"/>
          <w:divBdr>
            <w:top w:val="none" w:sz="0" w:space="0" w:color="auto"/>
            <w:left w:val="none" w:sz="0" w:space="0" w:color="auto"/>
            <w:bottom w:val="none" w:sz="0" w:space="0" w:color="auto"/>
            <w:right w:val="none" w:sz="0" w:space="0" w:color="auto"/>
          </w:divBdr>
        </w:div>
        <w:div w:id="1730229322">
          <w:marLeft w:val="640"/>
          <w:marRight w:val="0"/>
          <w:marTop w:val="0"/>
          <w:marBottom w:val="0"/>
          <w:divBdr>
            <w:top w:val="none" w:sz="0" w:space="0" w:color="auto"/>
            <w:left w:val="none" w:sz="0" w:space="0" w:color="auto"/>
            <w:bottom w:val="none" w:sz="0" w:space="0" w:color="auto"/>
            <w:right w:val="none" w:sz="0" w:space="0" w:color="auto"/>
          </w:divBdr>
        </w:div>
        <w:div w:id="1768186478">
          <w:marLeft w:val="640"/>
          <w:marRight w:val="0"/>
          <w:marTop w:val="0"/>
          <w:marBottom w:val="0"/>
          <w:divBdr>
            <w:top w:val="none" w:sz="0" w:space="0" w:color="auto"/>
            <w:left w:val="none" w:sz="0" w:space="0" w:color="auto"/>
            <w:bottom w:val="none" w:sz="0" w:space="0" w:color="auto"/>
            <w:right w:val="none" w:sz="0" w:space="0" w:color="auto"/>
          </w:divBdr>
        </w:div>
        <w:div w:id="1769544044">
          <w:marLeft w:val="640"/>
          <w:marRight w:val="0"/>
          <w:marTop w:val="0"/>
          <w:marBottom w:val="0"/>
          <w:divBdr>
            <w:top w:val="none" w:sz="0" w:space="0" w:color="auto"/>
            <w:left w:val="none" w:sz="0" w:space="0" w:color="auto"/>
            <w:bottom w:val="none" w:sz="0" w:space="0" w:color="auto"/>
            <w:right w:val="none" w:sz="0" w:space="0" w:color="auto"/>
          </w:divBdr>
        </w:div>
        <w:div w:id="1874419397">
          <w:marLeft w:val="640"/>
          <w:marRight w:val="0"/>
          <w:marTop w:val="0"/>
          <w:marBottom w:val="0"/>
          <w:divBdr>
            <w:top w:val="none" w:sz="0" w:space="0" w:color="auto"/>
            <w:left w:val="none" w:sz="0" w:space="0" w:color="auto"/>
            <w:bottom w:val="none" w:sz="0" w:space="0" w:color="auto"/>
            <w:right w:val="none" w:sz="0" w:space="0" w:color="auto"/>
          </w:divBdr>
        </w:div>
        <w:div w:id="2076924702">
          <w:marLeft w:val="640"/>
          <w:marRight w:val="0"/>
          <w:marTop w:val="0"/>
          <w:marBottom w:val="0"/>
          <w:divBdr>
            <w:top w:val="none" w:sz="0" w:space="0" w:color="auto"/>
            <w:left w:val="none" w:sz="0" w:space="0" w:color="auto"/>
            <w:bottom w:val="none" w:sz="0" w:space="0" w:color="auto"/>
            <w:right w:val="none" w:sz="0" w:space="0" w:color="auto"/>
          </w:divBdr>
        </w:div>
        <w:div w:id="2132935945">
          <w:marLeft w:val="640"/>
          <w:marRight w:val="0"/>
          <w:marTop w:val="0"/>
          <w:marBottom w:val="0"/>
          <w:divBdr>
            <w:top w:val="none" w:sz="0" w:space="0" w:color="auto"/>
            <w:left w:val="none" w:sz="0" w:space="0" w:color="auto"/>
            <w:bottom w:val="none" w:sz="0" w:space="0" w:color="auto"/>
            <w:right w:val="none" w:sz="0" w:space="0" w:color="auto"/>
          </w:divBdr>
        </w:div>
      </w:divsChild>
    </w:div>
    <w:div w:id="1743329945">
      <w:marLeft w:val="0"/>
      <w:marRight w:val="0"/>
      <w:marTop w:val="0"/>
      <w:marBottom w:val="0"/>
      <w:divBdr>
        <w:top w:val="none" w:sz="0" w:space="0" w:color="auto"/>
        <w:left w:val="none" w:sz="0" w:space="0" w:color="auto"/>
        <w:bottom w:val="none" w:sz="0" w:space="0" w:color="auto"/>
        <w:right w:val="none" w:sz="0" w:space="0" w:color="auto"/>
      </w:divBdr>
    </w:div>
    <w:div w:id="1744835490">
      <w:marLeft w:val="640"/>
      <w:marRight w:val="0"/>
      <w:marTop w:val="0"/>
      <w:marBottom w:val="0"/>
      <w:divBdr>
        <w:top w:val="none" w:sz="0" w:space="0" w:color="auto"/>
        <w:left w:val="none" w:sz="0" w:space="0" w:color="auto"/>
        <w:bottom w:val="none" w:sz="0" w:space="0" w:color="auto"/>
        <w:right w:val="none" w:sz="0" w:space="0" w:color="auto"/>
      </w:divBdr>
    </w:div>
    <w:div w:id="1745101834">
      <w:marLeft w:val="0"/>
      <w:marRight w:val="0"/>
      <w:marTop w:val="0"/>
      <w:marBottom w:val="0"/>
      <w:divBdr>
        <w:top w:val="none" w:sz="0" w:space="0" w:color="auto"/>
        <w:left w:val="none" w:sz="0" w:space="0" w:color="auto"/>
        <w:bottom w:val="none" w:sz="0" w:space="0" w:color="auto"/>
        <w:right w:val="none" w:sz="0" w:space="0" w:color="auto"/>
      </w:divBdr>
    </w:div>
    <w:div w:id="1745375775">
      <w:marLeft w:val="640"/>
      <w:marRight w:val="0"/>
      <w:marTop w:val="0"/>
      <w:marBottom w:val="0"/>
      <w:divBdr>
        <w:top w:val="none" w:sz="0" w:space="0" w:color="auto"/>
        <w:left w:val="none" w:sz="0" w:space="0" w:color="auto"/>
        <w:bottom w:val="none" w:sz="0" w:space="0" w:color="auto"/>
        <w:right w:val="none" w:sz="0" w:space="0" w:color="auto"/>
      </w:divBdr>
    </w:div>
    <w:div w:id="1746608382">
      <w:bodyDiv w:val="1"/>
      <w:marLeft w:val="0"/>
      <w:marRight w:val="0"/>
      <w:marTop w:val="0"/>
      <w:marBottom w:val="0"/>
      <w:divBdr>
        <w:top w:val="none" w:sz="0" w:space="0" w:color="auto"/>
        <w:left w:val="none" w:sz="0" w:space="0" w:color="auto"/>
        <w:bottom w:val="none" w:sz="0" w:space="0" w:color="auto"/>
        <w:right w:val="none" w:sz="0" w:space="0" w:color="auto"/>
      </w:divBdr>
      <w:divsChild>
        <w:div w:id="1979455613">
          <w:marLeft w:val="640"/>
          <w:marRight w:val="0"/>
          <w:marTop w:val="0"/>
          <w:marBottom w:val="0"/>
          <w:divBdr>
            <w:top w:val="none" w:sz="0" w:space="0" w:color="auto"/>
            <w:left w:val="none" w:sz="0" w:space="0" w:color="auto"/>
            <w:bottom w:val="none" w:sz="0" w:space="0" w:color="auto"/>
            <w:right w:val="none" w:sz="0" w:space="0" w:color="auto"/>
          </w:divBdr>
        </w:div>
        <w:div w:id="1218129491">
          <w:marLeft w:val="640"/>
          <w:marRight w:val="0"/>
          <w:marTop w:val="0"/>
          <w:marBottom w:val="0"/>
          <w:divBdr>
            <w:top w:val="none" w:sz="0" w:space="0" w:color="auto"/>
            <w:left w:val="none" w:sz="0" w:space="0" w:color="auto"/>
            <w:bottom w:val="none" w:sz="0" w:space="0" w:color="auto"/>
            <w:right w:val="none" w:sz="0" w:space="0" w:color="auto"/>
          </w:divBdr>
        </w:div>
        <w:div w:id="1918243387">
          <w:marLeft w:val="640"/>
          <w:marRight w:val="0"/>
          <w:marTop w:val="0"/>
          <w:marBottom w:val="0"/>
          <w:divBdr>
            <w:top w:val="none" w:sz="0" w:space="0" w:color="auto"/>
            <w:left w:val="none" w:sz="0" w:space="0" w:color="auto"/>
            <w:bottom w:val="none" w:sz="0" w:space="0" w:color="auto"/>
            <w:right w:val="none" w:sz="0" w:space="0" w:color="auto"/>
          </w:divBdr>
        </w:div>
        <w:div w:id="82650674">
          <w:marLeft w:val="640"/>
          <w:marRight w:val="0"/>
          <w:marTop w:val="0"/>
          <w:marBottom w:val="0"/>
          <w:divBdr>
            <w:top w:val="none" w:sz="0" w:space="0" w:color="auto"/>
            <w:left w:val="none" w:sz="0" w:space="0" w:color="auto"/>
            <w:bottom w:val="none" w:sz="0" w:space="0" w:color="auto"/>
            <w:right w:val="none" w:sz="0" w:space="0" w:color="auto"/>
          </w:divBdr>
        </w:div>
        <w:div w:id="1788616414">
          <w:marLeft w:val="640"/>
          <w:marRight w:val="0"/>
          <w:marTop w:val="0"/>
          <w:marBottom w:val="0"/>
          <w:divBdr>
            <w:top w:val="none" w:sz="0" w:space="0" w:color="auto"/>
            <w:left w:val="none" w:sz="0" w:space="0" w:color="auto"/>
            <w:bottom w:val="none" w:sz="0" w:space="0" w:color="auto"/>
            <w:right w:val="none" w:sz="0" w:space="0" w:color="auto"/>
          </w:divBdr>
        </w:div>
        <w:div w:id="1521695903">
          <w:marLeft w:val="640"/>
          <w:marRight w:val="0"/>
          <w:marTop w:val="0"/>
          <w:marBottom w:val="0"/>
          <w:divBdr>
            <w:top w:val="none" w:sz="0" w:space="0" w:color="auto"/>
            <w:left w:val="none" w:sz="0" w:space="0" w:color="auto"/>
            <w:bottom w:val="none" w:sz="0" w:space="0" w:color="auto"/>
            <w:right w:val="none" w:sz="0" w:space="0" w:color="auto"/>
          </w:divBdr>
        </w:div>
        <w:div w:id="199364026">
          <w:marLeft w:val="640"/>
          <w:marRight w:val="0"/>
          <w:marTop w:val="0"/>
          <w:marBottom w:val="0"/>
          <w:divBdr>
            <w:top w:val="none" w:sz="0" w:space="0" w:color="auto"/>
            <w:left w:val="none" w:sz="0" w:space="0" w:color="auto"/>
            <w:bottom w:val="none" w:sz="0" w:space="0" w:color="auto"/>
            <w:right w:val="none" w:sz="0" w:space="0" w:color="auto"/>
          </w:divBdr>
        </w:div>
        <w:div w:id="903878050">
          <w:marLeft w:val="640"/>
          <w:marRight w:val="0"/>
          <w:marTop w:val="0"/>
          <w:marBottom w:val="0"/>
          <w:divBdr>
            <w:top w:val="none" w:sz="0" w:space="0" w:color="auto"/>
            <w:left w:val="none" w:sz="0" w:space="0" w:color="auto"/>
            <w:bottom w:val="none" w:sz="0" w:space="0" w:color="auto"/>
            <w:right w:val="none" w:sz="0" w:space="0" w:color="auto"/>
          </w:divBdr>
        </w:div>
        <w:div w:id="1376660392">
          <w:marLeft w:val="640"/>
          <w:marRight w:val="0"/>
          <w:marTop w:val="0"/>
          <w:marBottom w:val="0"/>
          <w:divBdr>
            <w:top w:val="none" w:sz="0" w:space="0" w:color="auto"/>
            <w:left w:val="none" w:sz="0" w:space="0" w:color="auto"/>
            <w:bottom w:val="none" w:sz="0" w:space="0" w:color="auto"/>
            <w:right w:val="none" w:sz="0" w:space="0" w:color="auto"/>
          </w:divBdr>
        </w:div>
        <w:div w:id="1721393001">
          <w:marLeft w:val="640"/>
          <w:marRight w:val="0"/>
          <w:marTop w:val="0"/>
          <w:marBottom w:val="0"/>
          <w:divBdr>
            <w:top w:val="none" w:sz="0" w:space="0" w:color="auto"/>
            <w:left w:val="none" w:sz="0" w:space="0" w:color="auto"/>
            <w:bottom w:val="none" w:sz="0" w:space="0" w:color="auto"/>
            <w:right w:val="none" w:sz="0" w:space="0" w:color="auto"/>
          </w:divBdr>
        </w:div>
        <w:div w:id="905796316">
          <w:marLeft w:val="640"/>
          <w:marRight w:val="0"/>
          <w:marTop w:val="0"/>
          <w:marBottom w:val="0"/>
          <w:divBdr>
            <w:top w:val="none" w:sz="0" w:space="0" w:color="auto"/>
            <w:left w:val="none" w:sz="0" w:space="0" w:color="auto"/>
            <w:bottom w:val="none" w:sz="0" w:space="0" w:color="auto"/>
            <w:right w:val="none" w:sz="0" w:space="0" w:color="auto"/>
          </w:divBdr>
        </w:div>
        <w:div w:id="594558261">
          <w:marLeft w:val="640"/>
          <w:marRight w:val="0"/>
          <w:marTop w:val="0"/>
          <w:marBottom w:val="0"/>
          <w:divBdr>
            <w:top w:val="none" w:sz="0" w:space="0" w:color="auto"/>
            <w:left w:val="none" w:sz="0" w:space="0" w:color="auto"/>
            <w:bottom w:val="none" w:sz="0" w:space="0" w:color="auto"/>
            <w:right w:val="none" w:sz="0" w:space="0" w:color="auto"/>
          </w:divBdr>
        </w:div>
        <w:div w:id="437215340">
          <w:marLeft w:val="640"/>
          <w:marRight w:val="0"/>
          <w:marTop w:val="0"/>
          <w:marBottom w:val="0"/>
          <w:divBdr>
            <w:top w:val="none" w:sz="0" w:space="0" w:color="auto"/>
            <w:left w:val="none" w:sz="0" w:space="0" w:color="auto"/>
            <w:bottom w:val="none" w:sz="0" w:space="0" w:color="auto"/>
            <w:right w:val="none" w:sz="0" w:space="0" w:color="auto"/>
          </w:divBdr>
        </w:div>
        <w:div w:id="1604454125">
          <w:marLeft w:val="640"/>
          <w:marRight w:val="0"/>
          <w:marTop w:val="0"/>
          <w:marBottom w:val="0"/>
          <w:divBdr>
            <w:top w:val="none" w:sz="0" w:space="0" w:color="auto"/>
            <w:left w:val="none" w:sz="0" w:space="0" w:color="auto"/>
            <w:bottom w:val="none" w:sz="0" w:space="0" w:color="auto"/>
            <w:right w:val="none" w:sz="0" w:space="0" w:color="auto"/>
          </w:divBdr>
        </w:div>
        <w:div w:id="1611400729">
          <w:marLeft w:val="640"/>
          <w:marRight w:val="0"/>
          <w:marTop w:val="0"/>
          <w:marBottom w:val="0"/>
          <w:divBdr>
            <w:top w:val="none" w:sz="0" w:space="0" w:color="auto"/>
            <w:left w:val="none" w:sz="0" w:space="0" w:color="auto"/>
            <w:bottom w:val="none" w:sz="0" w:space="0" w:color="auto"/>
            <w:right w:val="none" w:sz="0" w:space="0" w:color="auto"/>
          </w:divBdr>
        </w:div>
        <w:div w:id="1653212204">
          <w:marLeft w:val="640"/>
          <w:marRight w:val="0"/>
          <w:marTop w:val="0"/>
          <w:marBottom w:val="0"/>
          <w:divBdr>
            <w:top w:val="none" w:sz="0" w:space="0" w:color="auto"/>
            <w:left w:val="none" w:sz="0" w:space="0" w:color="auto"/>
            <w:bottom w:val="none" w:sz="0" w:space="0" w:color="auto"/>
            <w:right w:val="none" w:sz="0" w:space="0" w:color="auto"/>
          </w:divBdr>
        </w:div>
        <w:div w:id="678898134">
          <w:marLeft w:val="640"/>
          <w:marRight w:val="0"/>
          <w:marTop w:val="0"/>
          <w:marBottom w:val="0"/>
          <w:divBdr>
            <w:top w:val="none" w:sz="0" w:space="0" w:color="auto"/>
            <w:left w:val="none" w:sz="0" w:space="0" w:color="auto"/>
            <w:bottom w:val="none" w:sz="0" w:space="0" w:color="auto"/>
            <w:right w:val="none" w:sz="0" w:space="0" w:color="auto"/>
          </w:divBdr>
        </w:div>
        <w:div w:id="926229980">
          <w:marLeft w:val="640"/>
          <w:marRight w:val="0"/>
          <w:marTop w:val="0"/>
          <w:marBottom w:val="0"/>
          <w:divBdr>
            <w:top w:val="none" w:sz="0" w:space="0" w:color="auto"/>
            <w:left w:val="none" w:sz="0" w:space="0" w:color="auto"/>
            <w:bottom w:val="none" w:sz="0" w:space="0" w:color="auto"/>
            <w:right w:val="none" w:sz="0" w:space="0" w:color="auto"/>
          </w:divBdr>
        </w:div>
        <w:div w:id="2105761959">
          <w:marLeft w:val="640"/>
          <w:marRight w:val="0"/>
          <w:marTop w:val="0"/>
          <w:marBottom w:val="0"/>
          <w:divBdr>
            <w:top w:val="none" w:sz="0" w:space="0" w:color="auto"/>
            <w:left w:val="none" w:sz="0" w:space="0" w:color="auto"/>
            <w:bottom w:val="none" w:sz="0" w:space="0" w:color="auto"/>
            <w:right w:val="none" w:sz="0" w:space="0" w:color="auto"/>
          </w:divBdr>
        </w:div>
        <w:div w:id="1097411165">
          <w:marLeft w:val="640"/>
          <w:marRight w:val="0"/>
          <w:marTop w:val="0"/>
          <w:marBottom w:val="0"/>
          <w:divBdr>
            <w:top w:val="none" w:sz="0" w:space="0" w:color="auto"/>
            <w:left w:val="none" w:sz="0" w:space="0" w:color="auto"/>
            <w:bottom w:val="none" w:sz="0" w:space="0" w:color="auto"/>
            <w:right w:val="none" w:sz="0" w:space="0" w:color="auto"/>
          </w:divBdr>
        </w:div>
        <w:div w:id="1778254602">
          <w:marLeft w:val="640"/>
          <w:marRight w:val="0"/>
          <w:marTop w:val="0"/>
          <w:marBottom w:val="0"/>
          <w:divBdr>
            <w:top w:val="none" w:sz="0" w:space="0" w:color="auto"/>
            <w:left w:val="none" w:sz="0" w:space="0" w:color="auto"/>
            <w:bottom w:val="none" w:sz="0" w:space="0" w:color="auto"/>
            <w:right w:val="none" w:sz="0" w:space="0" w:color="auto"/>
          </w:divBdr>
        </w:div>
        <w:div w:id="251017162">
          <w:marLeft w:val="640"/>
          <w:marRight w:val="0"/>
          <w:marTop w:val="0"/>
          <w:marBottom w:val="0"/>
          <w:divBdr>
            <w:top w:val="none" w:sz="0" w:space="0" w:color="auto"/>
            <w:left w:val="none" w:sz="0" w:space="0" w:color="auto"/>
            <w:bottom w:val="none" w:sz="0" w:space="0" w:color="auto"/>
            <w:right w:val="none" w:sz="0" w:space="0" w:color="auto"/>
          </w:divBdr>
        </w:div>
        <w:div w:id="1326278861">
          <w:marLeft w:val="640"/>
          <w:marRight w:val="0"/>
          <w:marTop w:val="0"/>
          <w:marBottom w:val="0"/>
          <w:divBdr>
            <w:top w:val="none" w:sz="0" w:space="0" w:color="auto"/>
            <w:left w:val="none" w:sz="0" w:space="0" w:color="auto"/>
            <w:bottom w:val="none" w:sz="0" w:space="0" w:color="auto"/>
            <w:right w:val="none" w:sz="0" w:space="0" w:color="auto"/>
          </w:divBdr>
        </w:div>
        <w:div w:id="979113221">
          <w:marLeft w:val="640"/>
          <w:marRight w:val="0"/>
          <w:marTop w:val="0"/>
          <w:marBottom w:val="0"/>
          <w:divBdr>
            <w:top w:val="none" w:sz="0" w:space="0" w:color="auto"/>
            <w:left w:val="none" w:sz="0" w:space="0" w:color="auto"/>
            <w:bottom w:val="none" w:sz="0" w:space="0" w:color="auto"/>
            <w:right w:val="none" w:sz="0" w:space="0" w:color="auto"/>
          </w:divBdr>
        </w:div>
        <w:div w:id="1967810906">
          <w:marLeft w:val="640"/>
          <w:marRight w:val="0"/>
          <w:marTop w:val="0"/>
          <w:marBottom w:val="0"/>
          <w:divBdr>
            <w:top w:val="none" w:sz="0" w:space="0" w:color="auto"/>
            <w:left w:val="none" w:sz="0" w:space="0" w:color="auto"/>
            <w:bottom w:val="none" w:sz="0" w:space="0" w:color="auto"/>
            <w:right w:val="none" w:sz="0" w:space="0" w:color="auto"/>
          </w:divBdr>
        </w:div>
        <w:div w:id="1542356830">
          <w:marLeft w:val="640"/>
          <w:marRight w:val="0"/>
          <w:marTop w:val="0"/>
          <w:marBottom w:val="0"/>
          <w:divBdr>
            <w:top w:val="none" w:sz="0" w:space="0" w:color="auto"/>
            <w:left w:val="none" w:sz="0" w:space="0" w:color="auto"/>
            <w:bottom w:val="none" w:sz="0" w:space="0" w:color="auto"/>
            <w:right w:val="none" w:sz="0" w:space="0" w:color="auto"/>
          </w:divBdr>
        </w:div>
        <w:div w:id="1094548032">
          <w:marLeft w:val="640"/>
          <w:marRight w:val="0"/>
          <w:marTop w:val="0"/>
          <w:marBottom w:val="0"/>
          <w:divBdr>
            <w:top w:val="none" w:sz="0" w:space="0" w:color="auto"/>
            <w:left w:val="none" w:sz="0" w:space="0" w:color="auto"/>
            <w:bottom w:val="none" w:sz="0" w:space="0" w:color="auto"/>
            <w:right w:val="none" w:sz="0" w:space="0" w:color="auto"/>
          </w:divBdr>
        </w:div>
        <w:div w:id="682442021">
          <w:marLeft w:val="640"/>
          <w:marRight w:val="0"/>
          <w:marTop w:val="0"/>
          <w:marBottom w:val="0"/>
          <w:divBdr>
            <w:top w:val="none" w:sz="0" w:space="0" w:color="auto"/>
            <w:left w:val="none" w:sz="0" w:space="0" w:color="auto"/>
            <w:bottom w:val="none" w:sz="0" w:space="0" w:color="auto"/>
            <w:right w:val="none" w:sz="0" w:space="0" w:color="auto"/>
          </w:divBdr>
        </w:div>
        <w:div w:id="114105215">
          <w:marLeft w:val="640"/>
          <w:marRight w:val="0"/>
          <w:marTop w:val="0"/>
          <w:marBottom w:val="0"/>
          <w:divBdr>
            <w:top w:val="none" w:sz="0" w:space="0" w:color="auto"/>
            <w:left w:val="none" w:sz="0" w:space="0" w:color="auto"/>
            <w:bottom w:val="none" w:sz="0" w:space="0" w:color="auto"/>
            <w:right w:val="none" w:sz="0" w:space="0" w:color="auto"/>
          </w:divBdr>
        </w:div>
        <w:div w:id="1376655567">
          <w:marLeft w:val="640"/>
          <w:marRight w:val="0"/>
          <w:marTop w:val="0"/>
          <w:marBottom w:val="0"/>
          <w:divBdr>
            <w:top w:val="none" w:sz="0" w:space="0" w:color="auto"/>
            <w:left w:val="none" w:sz="0" w:space="0" w:color="auto"/>
            <w:bottom w:val="none" w:sz="0" w:space="0" w:color="auto"/>
            <w:right w:val="none" w:sz="0" w:space="0" w:color="auto"/>
          </w:divBdr>
        </w:div>
        <w:div w:id="1858035859">
          <w:marLeft w:val="640"/>
          <w:marRight w:val="0"/>
          <w:marTop w:val="0"/>
          <w:marBottom w:val="0"/>
          <w:divBdr>
            <w:top w:val="none" w:sz="0" w:space="0" w:color="auto"/>
            <w:left w:val="none" w:sz="0" w:space="0" w:color="auto"/>
            <w:bottom w:val="none" w:sz="0" w:space="0" w:color="auto"/>
            <w:right w:val="none" w:sz="0" w:space="0" w:color="auto"/>
          </w:divBdr>
        </w:div>
        <w:div w:id="1179779097">
          <w:marLeft w:val="640"/>
          <w:marRight w:val="0"/>
          <w:marTop w:val="0"/>
          <w:marBottom w:val="0"/>
          <w:divBdr>
            <w:top w:val="none" w:sz="0" w:space="0" w:color="auto"/>
            <w:left w:val="none" w:sz="0" w:space="0" w:color="auto"/>
            <w:bottom w:val="none" w:sz="0" w:space="0" w:color="auto"/>
            <w:right w:val="none" w:sz="0" w:space="0" w:color="auto"/>
          </w:divBdr>
        </w:div>
        <w:div w:id="803082475">
          <w:marLeft w:val="640"/>
          <w:marRight w:val="0"/>
          <w:marTop w:val="0"/>
          <w:marBottom w:val="0"/>
          <w:divBdr>
            <w:top w:val="none" w:sz="0" w:space="0" w:color="auto"/>
            <w:left w:val="none" w:sz="0" w:space="0" w:color="auto"/>
            <w:bottom w:val="none" w:sz="0" w:space="0" w:color="auto"/>
            <w:right w:val="none" w:sz="0" w:space="0" w:color="auto"/>
          </w:divBdr>
        </w:div>
        <w:div w:id="531117858">
          <w:marLeft w:val="640"/>
          <w:marRight w:val="0"/>
          <w:marTop w:val="0"/>
          <w:marBottom w:val="0"/>
          <w:divBdr>
            <w:top w:val="none" w:sz="0" w:space="0" w:color="auto"/>
            <w:left w:val="none" w:sz="0" w:space="0" w:color="auto"/>
            <w:bottom w:val="none" w:sz="0" w:space="0" w:color="auto"/>
            <w:right w:val="none" w:sz="0" w:space="0" w:color="auto"/>
          </w:divBdr>
        </w:div>
        <w:div w:id="519323630">
          <w:marLeft w:val="640"/>
          <w:marRight w:val="0"/>
          <w:marTop w:val="0"/>
          <w:marBottom w:val="0"/>
          <w:divBdr>
            <w:top w:val="none" w:sz="0" w:space="0" w:color="auto"/>
            <w:left w:val="none" w:sz="0" w:space="0" w:color="auto"/>
            <w:bottom w:val="none" w:sz="0" w:space="0" w:color="auto"/>
            <w:right w:val="none" w:sz="0" w:space="0" w:color="auto"/>
          </w:divBdr>
        </w:div>
        <w:div w:id="988942366">
          <w:marLeft w:val="640"/>
          <w:marRight w:val="0"/>
          <w:marTop w:val="0"/>
          <w:marBottom w:val="0"/>
          <w:divBdr>
            <w:top w:val="none" w:sz="0" w:space="0" w:color="auto"/>
            <w:left w:val="none" w:sz="0" w:space="0" w:color="auto"/>
            <w:bottom w:val="none" w:sz="0" w:space="0" w:color="auto"/>
            <w:right w:val="none" w:sz="0" w:space="0" w:color="auto"/>
          </w:divBdr>
        </w:div>
        <w:div w:id="446773820">
          <w:marLeft w:val="640"/>
          <w:marRight w:val="0"/>
          <w:marTop w:val="0"/>
          <w:marBottom w:val="0"/>
          <w:divBdr>
            <w:top w:val="none" w:sz="0" w:space="0" w:color="auto"/>
            <w:left w:val="none" w:sz="0" w:space="0" w:color="auto"/>
            <w:bottom w:val="none" w:sz="0" w:space="0" w:color="auto"/>
            <w:right w:val="none" w:sz="0" w:space="0" w:color="auto"/>
          </w:divBdr>
        </w:div>
        <w:div w:id="1303852410">
          <w:marLeft w:val="640"/>
          <w:marRight w:val="0"/>
          <w:marTop w:val="0"/>
          <w:marBottom w:val="0"/>
          <w:divBdr>
            <w:top w:val="none" w:sz="0" w:space="0" w:color="auto"/>
            <w:left w:val="none" w:sz="0" w:space="0" w:color="auto"/>
            <w:bottom w:val="none" w:sz="0" w:space="0" w:color="auto"/>
            <w:right w:val="none" w:sz="0" w:space="0" w:color="auto"/>
          </w:divBdr>
        </w:div>
        <w:div w:id="490680643">
          <w:marLeft w:val="640"/>
          <w:marRight w:val="0"/>
          <w:marTop w:val="0"/>
          <w:marBottom w:val="0"/>
          <w:divBdr>
            <w:top w:val="none" w:sz="0" w:space="0" w:color="auto"/>
            <w:left w:val="none" w:sz="0" w:space="0" w:color="auto"/>
            <w:bottom w:val="none" w:sz="0" w:space="0" w:color="auto"/>
            <w:right w:val="none" w:sz="0" w:space="0" w:color="auto"/>
          </w:divBdr>
        </w:div>
        <w:div w:id="1947030984">
          <w:marLeft w:val="640"/>
          <w:marRight w:val="0"/>
          <w:marTop w:val="0"/>
          <w:marBottom w:val="0"/>
          <w:divBdr>
            <w:top w:val="none" w:sz="0" w:space="0" w:color="auto"/>
            <w:left w:val="none" w:sz="0" w:space="0" w:color="auto"/>
            <w:bottom w:val="none" w:sz="0" w:space="0" w:color="auto"/>
            <w:right w:val="none" w:sz="0" w:space="0" w:color="auto"/>
          </w:divBdr>
        </w:div>
        <w:div w:id="355693009">
          <w:marLeft w:val="640"/>
          <w:marRight w:val="0"/>
          <w:marTop w:val="0"/>
          <w:marBottom w:val="0"/>
          <w:divBdr>
            <w:top w:val="none" w:sz="0" w:space="0" w:color="auto"/>
            <w:left w:val="none" w:sz="0" w:space="0" w:color="auto"/>
            <w:bottom w:val="none" w:sz="0" w:space="0" w:color="auto"/>
            <w:right w:val="none" w:sz="0" w:space="0" w:color="auto"/>
          </w:divBdr>
        </w:div>
        <w:div w:id="1688797630">
          <w:marLeft w:val="640"/>
          <w:marRight w:val="0"/>
          <w:marTop w:val="0"/>
          <w:marBottom w:val="0"/>
          <w:divBdr>
            <w:top w:val="none" w:sz="0" w:space="0" w:color="auto"/>
            <w:left w:val="none" w:sz="0" w:space="0" w:color="auto"/>
            <w:bottom w:val="none" w:sz="0" w:space="0" w:color="auto"/>
            <w:right w:val="none" w:sz="0" w:space="0" w:color="auto"/>
          </w:divBdr>
        </w:div>
        <w:div w:id="1516651053">
          <w:marLeft w:val="640"/>
          <w:marRight w:val="0"/>
          <w:marTop w:val="0"/>
          <w:marBottom w:val="0"/>
          <w:divBdr>
            <w:top w:val="none" w:sz="0" w:space="0" w:color="auto"/>
            <w:left w:val="none" w:sz="0" w:space="0" w:color="auto"/>
            <w:bottom w:val="none" w:sz="0" w:space="0" w:color="auto"/>
            <w:right w:val="none" w:sz="0" w:space="0" w:color="auto"/>
          </w:divBdr>
        </w:div>
        <w:div w:id="1733848369">
          <w:marLeft w:val="640"/>
          <w:marRight w:val="0"/>
          <w:marTop w:val="0"/>
          <w:marBottom w:val="0"/>
          <w:divBdr>
            <w:top w:val="none" w:sz="0" w:space="0" w:color="auto"/>
            <w:left w:val="none" w:sz="0" w:space="0" w:color="auto"/>
            <w:bottom w:val="none" w:sz="0" w:space="0" w:color="auto"/>
            <w:right w:val="none" w:sz="0" w:space="0" w:color="auto"/>
          </w:divBdr>
        </w:div>
        <w:div w:id="1257052738">
          <w:marLeft w:val="640"/>
          <w:marRight w:val="0"/>
          <w:marTop w:val="0"/>
          <w:marBottom w:val="0"/>
          <w:divBdr>
            <w:top w:val="none" w:sz="0" w:space="0" w:color="auto"/>
            <w:left w:val="none" w:sz="0" w:space="0" w:color="auto"/>
            <w:bottom w:val="none" w:sz="0" w:space="0" w:color="auto"/>
            <w:right w:val="none" w:sz="0" w:space="0" w:color="auto"/>
          </w:divBdr>
        </w:div>
        <w:div w:id="505217812">
          <w:marLeft w:val="640"/>
          <w:marRight w:val="0"/>
          <w:marTop w:val="0"/>
          <w:marBottom w:val="0"/>
          <w:divBdr>
            <w:top w:val="none" w:sz="0" w:space="0" w:color="auto"/>
            <w:left w:val="none" w:sz="0" w:space="0" w:color="auto"/>
            <w:bottom w:val="none" w:sz="0" w:space="0" w:color="auto"/>
            <w:right w:val="none" w:sz="0" w:space="0" w:color="auto"/>
          </w:divBdr>
        </w:div>
        <w:div w:id="643000838">
          <w:marLeft w:val="640"/>
          <w:marRight w:val="0"/>
          <w:marTop w:val="0"/>
          <w:marBottom w:val="0"/>
          <w:divBdr>
            <w:top w:val="none" w:sz="0" w:space="0" w:color="auto"/>
            <w:left w:val="none" w:sz="0" w:space="0" w:color="auto"/>
            <w:bottom w:val="none" w:sz="0" w:space="0" w:color="auto"/>
            <w:right w:val="none" w:sz="0" w:space="0" w:color="auto"/>
          </w:divBdr>
        </w:div>
        <w:div w:id="893540777">
          <w:marLeft w:val="640"/>
          <w:marRight w:val="0"/>
          <w:marTop w:val="0"/>
          <w:marBottom w:val="0"/>
          <w:divBdr>
            <w:top w:val="none" w:sz="0" w:space="0" w:color="auto"/>
            <w:left w:val="none" w:sz="0" w:space="0" w:color="auto"/>
            <w:bottom w:val="none" w:sz="0" w:space="0" w:color="auto"/>
            <w:right w:val="none" w:sz="0" w:space="0" w:color="auto"/>
          </w:divBdr>
        </w:div>
      </w:divsChild>
    </w:div>
    <w:div w:id="1746759719">
      <w:marLeft w:val="640"/>
      <w:marRight w:val="0"/>
      <w:marTop w:val="0"/>
      <w:marBottom w:val="0"/>
      <w:divBdr>
        <w:top w:val="none" w:sz="0" w:space="0" w:color="auto"/>
        <w:left w:val="none" w:sz="0" w:space="0" w:color="auto"/>
        <w:bottom w:val="none" w:sz="0" w:space="0" w:color="auto"/>
        <w:right w:val="none" w:sz="0" w:space="0" w:color="auto"/>
      </w:divBdr>
    </w:div>
    <w:div w:id="1749376806">
      <w:bodyDiv w:val="1"/>
      <w:marLeft w:val="0"/>
      <w:marRight w:val="0"/>
      <w:marTop w:val="0"/>
      <w:marBottom w:val="0"/>
      <w:divBdr>
        <w:top w:val="none" w:sz="0" w:space="0" w:color="auto"/>
        <w:left w:val="none" w:sz="0" w:space="0" w:color="auto"/>
        <w:bottom w:val="none" w:sz="0" w:space="0" w:color="auto"/>
        <w:right w:val="none" w:sz="0" w:space="0" w:color="auto"/>
      </w:divBdr>
      <w:divsChild>
        <w:div w:id="1535776293">
          <w:marLeft w:val="640"/>
          <w:marRight w:val="0"/>
          <w:marTop w:val="0"/>
          <w:marBottom w:val="0"/>
          <w:divBdr>
            <w:top w:val="none" w:sz="0" w:space="0" w:color="auto"/>
            <w:left w:val="none" w:sz="0" w:space="0" w:color="auto"/>
            <w:bottom w:val="none" w:sz="0" w:space="0" w:color="auto"/>
            <w:right w:val="none" w:sz="0" w:space="0" w:color="auto"/>
          </w:divBdr>
        </w:div>
        <w:div w:id="1223564042">
          <w:marLeft w:val="640"/>
          <w:marRight w:val="0"/>
          <w:marTop w:val="0"/>
          <w:marBottom w:val="0"/>
          <w:divBdr>
            <w:top w:val="none" w:sz="0" w:space="0" w:color="auto"/>
            <w:left w:val="none" w:sz="0" w:space="0" w:color="auto"/>
            <w:bottom w:val="none" w:sz="0" w:space="0" w:color="auto"/>
            <w:right w:val="none" w:sz="0" w:space="0" w:color="auto"/>
          </w:divBdr>
        </w:div>
        <w:div w:id="65274221">
          <w:marLeft w:val="640"/>
          <w:marRight w:val="0"/>
          <w:marTop w:val="0"/>
          <w:marBottom w:val="0"/>
          <w:divBdr>
            <w:top w:val="none" w:sz="0" w:space="0" w:color="auto"/>
            <w:left w:val="none" w:sz="0" w:space="0" w:color="auto"/>
            <w:bottom w:val="none" w:sz="0" w:space="0" w:color="auto"/>
            <w:right w:val="none" w:sz="0" w:space="0" w:color="auto"/>
          </w:divBdr>
        </w:div>
        <w:div w:id="684483435">
          <w:marLeft w:val="640"/>
          <w:marRight w:val="0"/>
          <w:marTop w:val="0"/>
          <w:marBottom w:val="0"/>
          <w:divBdr>
            <w:top w:val="none" w:sz="0" w:space="0" w:color="auto"/>
            <w:left w:val="none" w:sz="0" w:space="0" w:color="auto"/>
            <w:bottom w:val="none" w:sz="0" w:space="0" w:color="auto"/>
            <w:right w:val="none" w:sz="0" w:space="0" w:color="auto"/>
          </w:divBdr>
        </w:div>
        <w:div w:id="341203293">
          <w:marLeft w:val="640"/>
          <w:marRight w:val="0"/>
          <w:marTop w:val="0"/>
          <w:marBottom w:val="0"/>
          <w:divBdr>
            <w:top w:val="none" w:sz="0" w:space="0" w:color="auto"/>
            <w:left w:val="none" w:sz="0" w:space="0" w:color="auto"/>
            <w:bottom w:val="none" w:sz="0" w:space="0" w:color="auto"/>
            <w:right w:val="none" w:sz="0" w:space="0" w:color="auto"/>
          </w:divBdr>
        </w:div>
        <w:div w:id="823855172">
          <w:marLeft w:val="640"/>
          <w:marRight w:val="0"/>
          <w:marTop w:val="0"/>
          <w:marBottom w:val="0"/>
          <w:divBdr>
            <w:top w:val="none" w:sz="0" w:space="0" w:color="auto"/>
            <w:left w:val="none" w:sz="0" w:space="0" w:color="auto"/>
            <w:bottom w:val="none" w:sz="0" w:space="0" w:color="auto"/>
            <w:right w:val="none" w:sz="0" w:space="0" w:color="auto"/>
          </w:divBdr>
        </w:div>
        <w:div w:id="536889660">
          <w:marLeft w:val="640"/>
          <w:marRight w:val="0"/>
          <w:marTop w:val="0"/>
          <w:marBottom w:val="0"/>
          <w:divBdr>
            <w:top w:val="none" w:sz="0" w:space="0" w:color="auto"/>
            <w:left w:val="none" w:sz="0" w:space="0" w:color="auto"/>
            <w:bottom w:val="none" w:sz="0" w:space="0" w:color="auto"/>
            <w:right w:val="none" w:sz="0" w:space="0" w:color="auto"/>
          </w:divBdr>
        </w:div>
        <w:div w:id="1787694057">
          <w:marLeft w:val="640"/>
          <w:marRight w:val="0"/>
          <w:marTop w:val="0"/>
          <w:marBottom w:val="0"/>
          <w:divBdr>
            <w:top w:val="none" w:sz="0" w:space="0" w:color="auto"/>
            <w:left w:val="none" w:sz="0" w:space="0" w:color="auto"/>
            <w:bottom w:val="none" w:sz="0" w:space="0" w:color="auto"/>
            <w:right w:val="none" w:sz="0" w:space="0" w:color="auto"/>
          </w:divBdr>
        </w:div>
        <w:div w:id="1839808902">
          <w:marLeft w:val="640"/>
          <w:marRight w:val="0"/>
          <w:marTop w:val="0"/>
          <w:marBottom w:val="0"/>
          <w:divBdr>
            <w:top w:val="none" w:sz="0" w:space="0" w:color="auto"/>
            <w:left w:val="none" w:sz="0" w:space="0" w:color="auto"/>
            <w:bottom w:val="none" w:sz="0" w:space="0" w:color="auto"/>
            <w:right w:val="none" w:sz="0" w:space="0" w:color="auto"/>
          </w:divBdr>
        </w:div>
        <w:div w:id="979385242">
          <w:marLeft w:val="640"/>
          <w:marRight w:val="0"/>
          <w:marTop w:val="0"/>
          <w:marBottom w:val="0"/>
          <w:divBdr>
            <w:top w:val="none" w:sz="0" w:space="0" w:color="auto"/>
            <w:left w:val="none" w:sz="0" w:space="0" w:color="auto"/>
            <w:bottom w:val="none" w:sz="0" w:space="0" w:color="auto"/>
            <w:right w:val="none" w:sz="0" w:space="0" w:color="auto"/>
          </w:divBdr>
        </w:div>
        <w:div w:id="815149287">
          <w:marLeft w:val="640"/>
          <w:marRight w:val="0"/>
          <w:marTop w:val="0"/>
          <w:marBottom w:val="0"/>
          <w:divBdr>
            <w:top w:val="none" w:sz="0" w:space="0" w:color="auto"/>
            <w:left w:val="none" w:sz="0" w:space="0" w:color="auto"/>
            <w:bottom w:val="none" w:sz="0" w:space="0" w:color="auto"/>
            <w:right w:val="none" w:sz="0" w:space="0" w:color="auto"/>
          </w:divBdr>
        </w:div>
        <w:div w:id="84956131">
          <w:marLeft w:val="640"/>
          <w:marRight w:val="0"/>
          <w:marTop w:val="0"/>
          <w:marBottom w:val="0"/>
          <w:divBdr>
            <w:top w:val="none" w:sz="0" w:space="0" w:color="auto"/>
            <w:left w:val="none" w:sz="0" w:space="0" w:color="auto"/>
            <w:bottom w:val="none" w:sz="0" w:space="0" w:color="auto"/>
            <w:right w:val="none" w:sz="0" w:space="0" w:color="auto"/>
          </w:divBdr>
        </w:div>
        <w:div w:id="1317762568">
          <w:marLeft w:val="640"/>
          <w:marRight w:val="0"/>
          <w:marTop w:val="0"/>
          <w:marBottom w:val="0"/>
          <w:divBdr>
            <w:top w:val="none" w:sz="0" w:space="0" w:color="auto"/>
            <w:left w:val="none" w:sz="0" w:space="0" w:color="auto"/>
            <w:bottom w:val="none" w:sz="0" w:space="0" w:color="auto"/>
            <w:right w:val="none" w:sz="0" w:space="0" w:color="auto"/>
          </w:divBdr>
        </w:div>
        <w:div w:id="1667976543">
          <w:marLeft w:val="640"/>
          <w:marRight w:val="0"/>
          <w:marTop w:val="0"/>
          <w:marBottom w:val="0"/>
          <w:divBdr>
            <w:top w:val="none" w:sz="0" w:space="0" w:color="auto"/>
            <w:left w:val="none" w:sz="0" w:space="0" w:color="auto"/>
            <w:bottom w:val="none" w:sz="0" w:space="0" w:color="auto"/>
            <w:right w:val="none" w:sz="0" w:space="0" w:color="auto"/>
          </w:divBdr>
        </w:div>
        <w:div w:id="1280991505">
          <w:marLeft w:val="640"/>
          <w:marRight w:val="0"/>
          <w:marTop w:val="0"/>
          <w:marBottom w:val="0"/>
          <w:divBdr>
            <w:top w:val="none" w:sz="0" w:space="0" w:color="auto"/>
            <w:left w:val="none" w:sz="0" w:space="0" w:color="auto"/>
            <w:bottom w:val="none" w:sz="0" w:space="0" w:color="auto"/>
            <w:right w:val="none" w:sz="0" w:space="0" w:color="auto"/>
          </w:divBdr>
        </w:div>
        <w:div w:id="1689137093">
          <w:marLeft w:val="640"/>
          <w:marRight w:val="0"/>
          <w:marTop w:val="0"/>
          <w:marBottom w:val="0"/>
          <w:divBdr>
            <w:top w:val="none" w:sz="0" w:space="0" w:color="auto"/>
            <w:left w:val="none" w:sz="0" w:space="0" w:color="auto"/>
            <w:bottom w:val="none" w:sz="0" w:space="0" w:color="auto"/>
            <w:right w:val="none" w:sz="0" w:space="0" w:color="auto"/>
          </w:divBdr>
        </w:div>
        <w:div w:id="958343418">
          <w:marLeft w:val="640"/>
          <w:marRight w:val="0"/>
          <w:marTop w:val="0"/>
          <w:marBottom w:val="0"/>
          <w:divBdr>
            <w:top w:val="none" w:sz="0" w:space="0" w:color="auto"/>
            <w:left w:val="none" w:sz="0" w:space="0" w:color="auto"/>
            <w:bottom w:val="none" w:sz="0" w:space="0" w:color="auto"/>
            <w:right w:val="none" w:sz="0" w:space="0" w:color="auto"/>
          </w:divBdr>
        </w:div>
        <w:div w:id="1970815593">
          <w:marLeft w:val="640"/>
          <w:marRight w:val="0"/>
          <w:marTop w:val="0"/>
          <w:marBottom w:val="0"/>
          <w:divBdr>
            <w:top w:val="none" w:sz="0" w:space="0" w:color="auto"/>
            <w:left w:val="none" w:sz="0" w:space="0" w:color="auto"/>
            <w:bottom w:val="none" w:sz="0" w:space="0" w:color="auto"/>
            <w:right w:val="none" w:sz="0" w:space="0" w:color="auto"/>
          </w:divBdr>
        </w:div>
        <w:div w:id="346060377">
          <w:marLeft w:val="640"/>
          <w:marRight w:val="0"/>
          <w:marTop w:val="0"/>
          <w:marBottom w:val="0"/>
          <w:divBdr>
            <w:top w:val="none" w:sz="0" w:space="0" w:color="auto"/>
            <w:left w:val="none" w:sz="0" w:space="0" w:color="auto"/>
            <w:bottom w:val="none" w:sz="0" w:space="0" w:color="auto"/>
            <w:right w:val="none" w:sz="0" w:space="0" w:color="auto"/>
          </w:divBdr>
        </w:div>
        <w:div w:id="378360001">
          <w:marLeft w:val="640"/>
          <w:marRight w:val="0"/>
          <w:marTop w:val="0"/>
          <w:marBottom w:val="0"/>
          <w:divBdr>
            <w:top w:val="none" w:sz="0" w:space="0" w:color="auto"/>
            <w:left w:val="none" w:sz="0" w:space="0" w:color="auto"/>
            <w:bottom w:val="none" w:sz="0" w:space="0" w:color="auto"/>
            <w:right w:val="none" w:sz="0" w:space="0" w:color="auto"/>
          </w:divBdr>
        </w:div>
        <w:div w:id="2056929973">
          <w:marLeft w:val="640"/>
          <w:marRight w:val="0"/>
          <w:marTop w:val="0"/>
          <w:marBottom w:val="0"/>
          <w:divBdr>
            <w:top w:val="none" w:sz="0" w:space="0" w:color="auto"/>
            <w:left w:val="none" w:sz="0" w:space="0" w:color="auto"/>
            <w:bottom w:val="none" w:sz="0" w:space="0" w:color="auto"/>
            <w:right w:val="none" w:sz="0" w:space="0" w:color="auto"/>
          </w:divBdr>
        </w:div>
        <w:div w:id="140118321">
          <w:marLeft w:val="640"/>
          <w:marRight w:val="0"/>
          <w:marTop w:val="0"/>
          <w:marBottom w:val="0"/>
          <w:divBdr>
            <w:top w:val="none" w:sz="0" w:space="0" w:color="auto"/>
            <w:left w:val="none" w:sz="0" w:space="0" w:color="auto"/>
            <w:bottom w:val="none" w:sz="0" w:space="0" w:color="auto"/>
            <w:right w:val="none" w:sz="0" w:space="0" w:color="auto"/>
          </w:divBdr>
        </w:div>
        <w:div w:id="1337879182">
          <w:marLeft w:val="640"/>
          <w:marRight w:val="0"/>
          <w:marTop w:val="0"/>
          <w:marBottom w:val="0"/>
          <w:divBdr>
            <w:top w:val="none" w:sz="0" w:space="0" w:color="auto"/>
            <w:left w:val="none" w:sz="0" w:space="0" w:color="auto"/>
            <w:bottom w:val="none" w:sz="0" w:space="0" w:color="auto"/>
            <w:right w:val="none" w:sz="0" w:space="0" w:color="auto"/>
          </w:divBdr>
        </w:div>
        <w:div w:id="2056806055">
          <w:marLeft w:val="640"/>
          <w:marRight w:val="0"/>
          <w:marTop w:val="0"/>
          <w:marBottom w:val="0"/>
          <w:divBdr>
            <w:top w:val="none" w:sz="0" w:space="0" w:color="auto"/>
            <w:left w:val="none" w:sz="0" w:space="0" w:color="auto"/>
            <w:bottom w:val="none" w:sz="0" w:space="0" w:color="auto"/>
            <w:right w:val="none" w:sz="0" w:space="0" w:color="auto"/>
          </w:divBdr>
        </w:div>
        <w:div w:id="1893735282">
          <w:marLeft w:val="640"/>
          <w:marRight w:val="0"/>
          <w:marTop w:val="0"/>
          <w:marBottom w:val="0"/>
          <w:divBdr>
            <w:top w:val="none" w:sz="0" w:space="0" w:color="auto"/>
            <w:left w:val="none" w:sz="0" w:space="0" w:color="auto"/>
            <w:bottom w:val="none" w:sz="0" w:space="0" w:color="auto"/>
            <w:right w:val="none" w:sz="0" w:space="0" w:color="auto"/>
          </w:divBdr>
        </w:div>
        <w:div w:id="4600031">
          <w:marLeft w:val="640"/>
          <w:marRight w:val="0"/>
          <w:marTop w:val="0"/>
          <w:marBottom w:val="0"/>
          <w:divBdr>
            <w:top w:val="none" w:sz="0" w:space="0" w:color="auto"/>
            <w:left w:val="none" w:sz="0" w:space="0" w:color="auto"/>
            <w:bottom w:val="none" w:sz="0" w:space="0" w:color="auto"/>
            <w:right w:val="none" w:sz="0" w:space="0" w:color="auto"/>
          </w:divBdr>
        </w:div>
        <w:div w:id="1860125490">
          <w:marLeft w:val="640"/>
          <w:marRight w:val="0"/>
          <w:marTop w:val="0"/>
          <w:marBottom w:val="0"/>
          <w:divBdr>
            <w:top w:val="none" w:sz="0" w:space="0" w:color="auto"/>
            <w:left w:val="none" w:sz="0" w:space="0" w:color="auto"/>
            <w:bottom w:val="none" w:sz="0" w:space="0" w:color="auto"/>
            <w:right w:val="none" w:sz="0" w:space="0" w:color="auto"/>
          </w:divBdr>
        </w:div>
        <w:div w:id="982584881">
          <w:marLeft w:val="640"/>
          <w:marRight w:val="0"/>
          <w:marTop w:val="0"/>
          <w:marBottom w:val="0"/>
          <w:divBdr>
            <w:top w:val="none" w:sz="0" w:space="0" w:color="auto"/>
            <w:left w:val="none" w:sz="0" w:space="0" w:color="auto"/>
            <w:bottom w:val="none" w:sz="0" w:space="0" w:color="auto"/>
            <w:right w:val="none" w:sz="0" w:space="0" w:color="auto"/>
          </w:divBdr>
        </w:div>
        <w:div w:id="857424049">
          <w:marLeft w:val="640"/>
          <w:marRight w:val="0"/>
          <w:marTop w:val="0"/>
          <w:marBottom w:val="0"/>
          <w:divBdr>
            <w:top w:val="none" w:sz="0" w:space="0" w:color="auto"/>
            <w:left w:val="none" w:sz="0" w:space="0" w:color="auto"/>
            <w:bottom w:val="none" w:sz="0" w:space="0" w:color="auto"/>
            <w:right w:val="none" w:sz="0" w:space="0" w:color="auto"/>
          </w:divBdr>
        </w:div>
        <w:div w:id="1360160255">
          <w:marLeft w:val="640"/>
          <w:marRight w:val="0"/>
          <w:marTop w:val="0"/>
          <w:marBottom w:val="0"/>
          <w:divBdr>
            <w:top w:val="none" w:sz="0" w:space="0" w:color="auto"/>
            <w:left w:val="none" w:sz="0" w:space="0" w:color="auto"/>
            <w:bottom w:val="none" w:sz="0" w:space="0" w:color="auto"/>
            <w:right w:val="none" w:sz="0" w:space="0" w:color="auto"/>
          </w:divBdr>
        </w:div>
        <w:div w:id="1778057336">
          <w:marLeft w:val="640"/>
          <w:marRight w:val="0"/>
          <w:marTop w:val="0"/>
          <w:marBottom w:val="0"/>
          <w:divBdr>
            <w:top w:val="none" w:sz="0" w:space="0" w:color="auto"/>
            <w:left w:val="none" w:sz="0" w:space="0" w:color="auto"/>
            <w:bottom w:val="none" w:sz="0" w:space="0" w:color="auto"/>
            <w:right w:val="none" w:sz="0" w:space="0" w:color="auto"/>
          </w:divBdr>
        </w:div>
        <w:div w:id="1494026710">
          <w:marLeft w:val="640"/>
          <w:marRight w:val="0"/>
          <w:marTop w:val="0"/>
          <w:marBottom w:val="0"/>
          <w:divBdr>
            <w:top w:val="none" w:sz="0" w:space="0" w:color="auto"/>
            <w:left w:val="none" w:sz="0" w:space="0" w:color="auto"/>
            <w:bottom w:val="none" w:sz="0" w:space="0" w:color="auto"/>
            <w:right w:val="none" w:sz="0" w:space="0" w:color="auto"/>
          </w:divBdr>
        </w:div>
        <w:div w:id="199636404">
          <w:marLeft w:val="640"/>
          <w:marRight w:val="0"/>
          <w:marTop w:val="0"/>
          <w:marBottom w:val="0"/>
          <w:divBdr>
            <w:top w:val="none" w:sz="0" w:space="0" w:color="auto"/>
            <w:left w:val="none" w:sz="0" w:space="0" w:color="auto"/>
            <w:bottom w:val="none" w:sz="0" w:space="0" w:color="auto"/>
            <w:right w:val="none" w:sz="0" w:space="0" w:color="auto"/>
          </w:divBdr>
        </w:div>
        <w:div w:id="1410080108">
          <w:marLeft w:val="640"/>
          <w:marRight w:val="0"/>
          <w:marTop w:val="0"/>
          <w:marBottom w:val="0"/>
          <w:divBdr>
            <w:top w:val="none" w:sz="0" w:space="0" w:color="auto"/>
            <w:left w:val="none" w:sz="0" w:space="0" w:color="auto"/>
            <w:bottom w:val="none" w:sz="0" w:space="0" w:color="auto"/>
            <w:right w:val="none" w:sz="0" w:space="0" w:color="auto"/>
          </w:divBdr>
        </w:div>
        <w:div w:id="2031485743">
          <w:marLeft w:val="640"/>
          <w:marRight w:val="0"/>
          <w:marTop w:val="0"/>
          <w:marBottom w:val="0"/>
          <w:divBdr>
            <w:top w:val="none" w:sz="0" w:space="0" w:color="auto"/>
            <w:left w:val="none" w:sz="0" w:space="0" w:color="auto"/>
            <w:bottom w:val="none" w:sz="0" w:space="0" w:color="auto"/>
            <w:right w:val="none" w:sz="0" w:space="0" w:color="auto"/>
          </w:divBdr>
        </w:div>
        <w:div w:id="1143888778">
          <w:marLeft w:val="640"/>
          <w:marRight w:val="0"/>
          <w:marTop w:val="0"/>
          <w:marBottom w:val="0"/>
          <w:divBdr>
            <w:top w:val="none" w:sz="0" w:space="0" w:color="auto"/>
            <w:left w:val="none" w:sz="0" w:space="0" w:color="auto"/>
            <w:bottom w:val="none" w:sz="0" w:space="0" w:color="auto"/>
            <w:right w:val="none" w:sz="0" w:space="0" w:color="auto"/>
          </w:divBdr>
        </w:div>
        <w:div w:id="1563635456">
          <w:marLeft w:val="640"/>
          <w:marRight w:val="0"/>
          <w:marTop w:val="0"/>
          <w:marBottom w:val="0"/>
          <w:divBdr>
            <w:top w:val="none" w:sz="0" w:space="0" w:color="auto"/>
            <w:left w:val="none" w:sz="0" w:space="0" w:color="auto"/>
            <w:bottom w:val="none" w:sz="0" w:space="0" w:color="auto"/>
            <w:right w:val="none" w:sz="0" w:space="0" w:color="auto"/>
          </w:divBdr>
        </w:div>
        <w:div w:id="1271353155">
          <w:marLeft w:val="640"/>
          <w:marRight w:val="0"/>
          <w:marTop w:val="0"/>
          <w:marBottom w:val="0"/>
          <w:divBdr>
            <w:top w:val="none" w:sz="0" w:space="0" w:color="auto"/>
            <w:left w:val="none" w:sz="0" w:space="0" w:color="auto"/>
            <w:bottom w:val="none" w:sz="0" w:space="0" w:color="auto"/>
            <w:right w:val="none" w:sz="0" w:space="0" w:color="auto"/>
          </w:divBdr>
        </w:div>
        <w:div w:id="1157112886">
          <w:marLeft w:val="640"/>
          <w:marRight w:val="0"/>
          <w:marTop w:val="0"/>
          <w:marBottom w:val="0"/>
          <w:divBdr>
            <w:top w:val="none" w:sz="0" w:space="0" w:color="auto"/>
            <w:left w:val="none" w:sz="0" w:space="0" w:color="auto"/>
            <w:bottom w:val="none" w:sz="0" w:space="0" w:color="auto"/>
            <w:right w:val="none" w:sz="0" w:space="0" w:color="auto"/>
          </w:divBdr>
        </w:div>
        <w:div w:id="1571041019">
          <w:marLeft w:val="640"/>
          <w:marRight w:val="0"/>
          <w:marTop w:val="0"/>
          <w:marBottom w:val="0"/>
          <w:divBdr>
            <w:top w:val="none" w:sz="0" w:space="0" w:color="auto"/>
            <w:left w:val="none" w:sz="0" w:space="0" w:color="auto"/>
            <w:bottom w:val="none" w:sz="0" w:space="0" w:color="auto"/>
            <w:right w:val="none" w:sz="0" w:space="0" w:color="auto"/>
          </w:divBdr>
        </w:div>
        <w:div w:id="2144736190">
          <w:marLeft w:val="640"/>
          <w:marRight w:val="0"/>
          <w:marTop w:val="0"/>
          <w:marBottom w:val="0"/>
          <w:divBdr>
            <w:top w:val="none" w:sz="0" w:space="0" w:color="auto"/>
            <w:left w:val="none" w:sz="0" w:space="0" w:color="auto"/>
            <w:bottom w:val="none" w:sz="0" w:space="0" w:color="auto"/>
            <w:right w:val="none" w:sz="0" w:space="0" w:color="auto"/>
          </w:divBdr>
        </w:div>
        <w:div w:id="1475367701">
          <w:marLeft w:val="640"/>
          <w:marRight w:val="0"/>
          <w:marTop w:val="0"/>
          <w:marBottom w:val="0"/>
          <w:divBdr>
            <w:top w:val="none" w:sz="0" w:space="0" w:color="auto"/>
            <w:left w:val="none" w:sz="0" w:space="0" w:color="auto"/>
            <w:bottom w:val="none" w:sz="0" w:space="0" w:color="auto"/>
            <w:right w:val="none" w:sz="0" w:space="0" w:color="auto"/>
          </w:divBdr>
        </w:div>
        <w:div w:id="933712064">
          <w:marLeft w:val="640"/>
          <w:marRight w:val="0"/>
          <w:marTop w:val="0"/>
          <w:marBottom w:val="0"/>
          <w:divBdr>
            <w:top w:val="none" w:sz="0" w:space="0" w:color="auto"/>
            <w:left w:val="none" w:sz="0" w:space="0" w:color="auto"/>
            <w:bottom w:val="none" w:sz="0" w:space="0" w:color="auto"/>
            <w:right w:val="none" w:sz="0" w:space="0" w:color="auto"/>
          </w:divBdr>
        </w:div>
        <w:div w:id="134613251">
          <w:marLeft w:val="640"/>
          <w:marRight w:val="0"/>
          <w:marTop w:val="0"/>
          <w:marBottom w:val="0"/>
          <w:divBdr>
            <w:top w:val="none" w:sz="0" w:space="0" w:color="auto"/>
            <w:left w:val="none" w:sz="0" w:space="0" w:color="auto"/>
            <w:bottom w:val="none" w:sz="0" w:space="0" w:color="auto"/>
            <w:right w:val="none" w:sz="0" w:space="0" w:color="auto"/>
          </w:divBdr>
        </w:div>
        <w:div w:id="1736318920">
          <w:marLeft w:val="640"/>
          <w:marRight w:val="0"/>
          <w:marTop w:val="0"/>
          <w:marBottom w:val="0"/>
          <w:divBdr>
            <w:top w:val="none" w:sz="0" w:space="0" w:color="auto"/>
            <w:left w:val="none" w:sz="0" w:space="0" w:color="auto"/>
            <w:bottom w:val="none" w:sz="0" w:space="0" w:color="auto"/>
            <w:right w:val="none" w:sz="0" w:space="0" w:color="auto"/>
          </w:divBdr>
        </w:div>
        <w:div w:id="2091999055">
          <w:marLeft w:val="640"/>
          <w:marRight w:val="0"/>
          <w:marTop w:val="0"/>
          <w:marBottom w:val="0"/>
          <w:divBdr>
            <w:top w:val="none" w:sz="0" w:space="0" w:color="auto"/>
            <w:left w:val="none" w:sz="0" w:space="0" w:color="auto"/>
            <w:bottom w:val="none" w:sz="0" w:space="0" w:color="auto"/>
            <w:right w:val="none" w:sz="0" w:space="0" w:color="auto"/>
          </w:divBdr>
        </w:div>
        <w:div w:id="392847932">
          <w:marLeft w:val="640"/>
          <w:marRight w:val="0"/>
          <w:marTop w:val="0"/>
          <w:marBottom w:val="0"/>
          <w:divBdr>
            <w:top w:val="none" w:sz="0" w:space="0" w:color="auto"/>
            <w:left w:val="none" w:sz="0" w:space="0" w:color="auto"/>
            <w:bottom w:val="none" w:sz="0" w:space="0" w:color="auto"/>
            <w:right w:val="none" w:sz="0" w:space="0" w:color="auto"/>
          </w:divBdr>
        </w:div>
      </w:divsChild>
    </w:div>
    <w:div w:id="1751728663">
      <w:marLeft w:val="0"/>
      <w:marRight w:val="0"/>
      <w:marTop w:val="0"/>
      <w:marBottom w:val="0"/>
      <w:divBdr>
        <w:top w:val="none" w:sz="0" w:space="0" w:color="auto"/>
        <w:left w:val="none" w:sz="0" w:space="0" w:color="auto"/>
        <w:bottom w:val="none" w:sz="0" w:space="0" w:color="auto"/>
        <w:right w:val="none" w:sz="0" w:space="0" w:color="auto"/>
      </w:divBdr>
    </w:div>
    <w:div w:id="1753744276">
      <w:marLeft w:val="0"/>
      <w:marRight w:val="0"/>
      <w:marTop w:val="0"/>
      <w:marBottom w:val="0"/>
      <w:divBdr>
        <w:top w:val="none" w:sz="0" w:space="0" w:color="auto"/>
        <w:left w:val="none" w:sz="0" w:space="0" w:color="auto"/>
        <w:bottom w:val="none" w:sz="0" w:space="0" w:color="auto"/>
        <w:right w:val="none" w:sz="0" w:space="0" w:color="auto"/>
      </w:divBdr>
    </w:div>
    <w:div w:id="1755781077">
      <w:marLeft w:val="640"/>
      <w:marRight w:val="0"/>
      <w:marTop w:val="0"/>
      <w:marBottom w:val="0"/>
      <w:divBdr>
        <w:top w:val="none" w:sz="0" w:space="0" w:color="auto"/>
        <w:left w:val="none" w:sz="0" w:space="0" w:color="auto"/>
        <w:bottom w:val="none" w:sz="0" w:space="0" w:color="auto"/>
        <w:right w:val="none" w:sz="0" w:space="0" w:color="auto"/>
      </w:divBdr>
    </w:div>
    <w:div w:id="1755972349">
      <w:bodyDiv w:val="1"/>
      <w:marLeft w:val="0"/>
      <w:marRight w:val="0"/>
      <w:marTop w:val="0"/>
      <w:marBottom w:val="0"/>
      <w:divBdr>
        <w:top w:val="none" w:sz="0" w:space="0" w:color="auto"/>
        <w:left w:val="none" w:sz="0" w:space="0" w:color="auto"/>
        <w:bottom w:val="none" w:sz="0" w:space="0" w:color="auto"/>
        <w:right w:val="none" w:sz="0" w:space="0" w:color="auto"/>
      </w:divBdr>
      <w:divsChild>
        <w:div w:id="2064517638">
          <w:marLeft w:val="640"/>
          <w:marRight w:val="0"/>
          <w:marTop w:val="0"/>
          <w:marBottom w:val="0"/>
          <w:divBdr>
            <w:top w:val="none" w:sz="0" w:space="0" w:color="auto"/>
            <w:left w:val="none" w:sz="0" w:space="0" w:color="auto"/>
            <w:bottom w:val="none" w:sz="0" w:space="0" w:color="auto"/>
            <w:right w:val="none" w:sz="0" w:space="0" w:color="auto"/>
          </w:divBdr>
        </w:div>
        <w:div w:id="763840723">
          <w:marLeft w:val="640"/>
          <w:marRight w:val="0"/>
          <w:marTop w:val="0"/>
          <w:marBottom w:val="0"/>
          <w:divBdr>
            <w:top w:val="none" w:sz="0" w:space="0" w:color="auto"/>
            <w:left w:val="none" w:sz="0" w:space="0" w:color="auto"/>
            <w:bottom w:val="none" w:sz="0" w:space="0" w:color="auto"/>
            <w:right w:val="none" w:sz="0" w:space="0" w:color="auto"/>
          </w:divBdr>
        </w:div>
        <w:div w:id="1175193195">
          <w:marLeft w:val="640"/>
          <w:marRight w:val="0"/>
          <w:marTop w:val="0"/>
          <w:marBottom w:val="0"/>
          <w:divBdr>
            <w:top w:val="none" w:sz="0" w:space="0" w:color="auto"/>
            <w:left w:val="none" w:sz="0" w:space="0" w:color="auto"/>
            <w:bottom w:val="none" w:sz="0" w:space="0" w:color="auto"/>
            <w:right w:val="none" w:sz="0" w:space="0" w:color="auto"/>
          </w:divBdr>
        </w:div>
        <w:div w:id="1800370003">
          <w:marLeft w:val="640"/>
          <w:marRight w:val="0"/>
          <w:marTop w:val="0"/>
          <w:marBottom w:val="0"/>
          <w:divBdr>
            <w:top w:val="none" w:sz="0" w:space="0" w:color="auto"/>
            <w:left w:val="none" w:sz="0" w:space="0" w:color="auto"/>
            <w:bottom w:val="none" w:sz="0" w:space="0" w:color="auto"/>
            <w:right w:val="none" w:sz="0" w:space="0" w:color="auto"/>
          </w:divBdr>
        </w:div>
        <w:div w:id="1240100231">
          <w:marLeft w:val="640"/>
          <w:marRight w:val="0"/>
          <w:marTop w:val="0"/>
          <w:marBottom w:val="0"/>
          <w:divBdr>
            <w:top w:val="none" w:sz="0" w:space="0" w:color="auto"/>
            <w:left w:val="none" w:sz="0" w:space="0" w:color="auto"/>
            <w:bottom w:val="none" w:sz="0" w:space="0" w:color="auto"/>
            <w:right w:val="none" w:sz="0" w:space="0" w:color="auto"/>
          </w:divBdr>
        </w:div>
        <w:div w:id="1120997761">
          <w:marLeft w:val="640"/>
          <w:marRight w:val="0"/>
          <w:marTop w:val="0"/>
          <w:marBottom w:val="0"/>
          <w:divBdr>
            <w:top w:val="none" w:sz="0" w:space="0" w:color="auto"/>
            <w:left w:val="none" w:sz="0" w:space="0" w:color="auto"/>
            <w:bottom w:val="none" w:sz="0" w:space="0" w:color="auto"/>
            <w:right w:val="none" w:sz="0" w:space="0" w:color="auto"/>
          </w:divBdr>
        </w:div>
        <w:div w:id="1409116334">
          <w:marLeft w:val="640"/>
          <w:marRight w:val="0"/>
          <w:marTop w:val="0"/>
          <w:marBottom w:val="0"/>
          <w:divBdr>
            <w:top w:val="none" w:sz="0" w:space="0" w:color="auto"/>
            <w:left w:val="none" w:sz="0" w:space="0" w:color="auto"/>
            <w:bottom w:val="none" w:sz="0" w:space="0" w:color="auto"/>
            <w:right w:val="none" w:sz="0" w:space="0" w:color="auto"/>
          </w:divBdr>
        </w:div>
        <w:div w:id="71007112">
          <w:marLeft w:val="640"/>
          <w:marRight w:val="0"/>
          <w:marTop w:val="0"/>
          <w:marBottom w:val="0"/>
          <w:divBdr>
            <w:top w:val="none" w:sz="0" w:space="0" w:color="auto"/>
            <w:left w:val="none" w:sz="0" w:space="0" w:color="auto"/>
            <w:bottom w:val="none" w:sz="0" w:space="0" w:color="auto"/>
            <w:right w:val="none" w:sz="0" w:space="0" w:color="auto"/>
          </w:divBdr>
        </w:div>
        <w:div w:id="79176896">
          <w:marLeft w:val="640"/>
          <w:marRight w:val="0"/>
          <w:marTop w:val="0"/>
          <w:marBottom w:val="0"/>
          <w:divBdr>
            <w:top w:val="none" w:sz="0" w:space="0" w:color="auto"/>
            <w:left w:val="none" w:sz="0" w:space="0" w:color="auto"/>
            <w:bottom w:val="none" w:sz="0" w:space="0" w:color="auto"/>
            <w:right w:val="none" w:sz="0" w:space="0" w:color="auto"/>
          </w:divBdr>
        </w:div>
        <w:div w:id="1662466614">
          <w:marLeft w:val="640"/>
          <w:marRight w:val="0"/>
          <w:marTop w:val="0"/>
          <w:marBottom w:val="0"/>
          <w:divBdr>
            <w:top w:val="none" w:sz="0" w:space="0" w:color="auto"/>
            <w:left w:val="none" w:sz="0" w:space="0" w:color="auto"/>
            <w:bottom w:val="none" w:sz="0" w:space="0" w:color="auto"/>
            <w:right w:val="none" w:sz="0" w:space="0" w:color="auto"/>
          </w:divBdr>
        </w:div>
        <w:div w:id="575283452">
          <w:marLeft w:val="640"/>
          <w:marRight w:val="0"/>
          <w:marTop w:val="0"/>
          <w:marBottom w:val="0"/>
          <w:divBdr>
            <w:top w:val="none" w:sz="0" w:space="0" w:color="auto"/>
            <w:left w:val="none" w:sz="0" w:space="0" w:color="auto"/>
            <w:bottom w:val="none" w:sz="0" w:space="0" w:color="auto"/>
            <w:right w:val="none" w:sz="0" w:space="0" w:color="auto"/>
          </w:divBdr>
        </w:div>
        <w:div w:id="1689408206">
          <w:marLeft w:val="640"/>
          <w:marRight w:val="0"/>
          <w:marTop w:val="0"/>
          <w:marBottom w:val="0"/>
          <w:divBdr>
            <w:top w:val="none" w:sz="0" w:space="0" w:color="auto"/>
            <w:left w:val="none" w:sz="0" w:space="0" w:color="auto"/>
            <w:bottom w:val="none" w:sz="0" w:space="0" w:color="auto"/>
            <w:right w:val="none" w:sz="0" w:space="0" w:color="auto"/>
          </w:divBdr>
        </w:div>
        <w:div w:id="2061245236">
          <w:marLeft w:val="640"/>
          <w:marRight w:val="0"/>
          <w:marTop w:val="0"/>
          <w:marBottom w:val="0"/>
          <w:divBdr>
            <w:top w:val="none" w:sz="0" w:space="0" w:color="auto"/>
            <w:left w:val="none" w:sz="0" w:space="0" w:color="auto"/>
            <w:bottom w:val="none" w:sz="0" w:space="0" w:color="auto"/>
            <w:right w:val="none" w:sz="0" w:space="0" w:color="auto"/>
          </w:divBdr>
        </w:div>
        <w:div w:id="814684981">
          <w:marLeft w:val="640"/>
          <w:marRight w:val="0"/>
          <w:marTop w:val="0"/>
          <w:marBottom w:val="0"/>
          <w:divBdr>
            <w:top w:val="none" w:sz="0" w:space="0" w:color="auto"/>
            <w:left w:val="none" w:sz="0" w:space="0" w:color="auto"/>
            <w:bottom w:val="none" w:sz="0" w:space="0" w:color="auto"/>
            <w:right w:val="none" w:sz="0" w:space="0" w:color="auto"/>
          </w:divBdr>
        </w:div>
        <w:div w:id="2026250685">
          <w:marLeft w:val="640"/>
          <w:marRight w:val="0"/>
          <w:marTop w:val="0"/>
          <w:marBottom w:val="0"/>
          <w:divBdr>
            <w:top w:val="none" w:sz="0" w:space="0" w:color="auto"/>
            <w:left w:val="none" w:sz="0" w:space="0" w:color="auto"/>
            <w:bottom w:val="none" w:sz="0" w:space="0" w:color="auto"/>
            <w:right w:val="none" w:sz="0" w:space="0" w:color="auto"/>
          </w:divBdr>
        </w:div>
        <w:div w:id="6490296">
          <w:marLeft w:val="640"/>
          <w:marRight w:val="0"/>
          <w:marTop w:val="0"/>
          <w:marBottom w:val="0"/>
          <w:divBdr>
            <w:top w:val="none" w:sz="0" w:space="0" w:color="auto"/>
            <w:left w:val="none" w:sz="0" w:space="0" w:color="auto"/>
            <w:bottom w:val="none" w:sz="0" w:space="0" w:color="auto"/>
            <w:right w:val="none" w:sz="0" w:space="0" w:color="auto"/>
          </w:divBdr>
        </w:div>
        <w:div w:id="1284114219">
          <w:marLeft w:val="640"/>
          <w:marRight w:val="0"/>
          <w:marTop w:val="0"/>
          <w:marBottom w:val="0"/>
          <w:divBdr>
            <w:top w:val="none" w:sz="0" w:space="0" w:color="auto"/>
            <w:left w:val="none" w:sz="0" w:space="0" w:color="auto"/>
            <w:bottom w:val="none" w:sz="0" w:space="0" w:color="auto"/>
            <w:right w:val="none" w:sz="0" w:space="0" w:color="auto"/>
          </w:divBdr>
        </w:div>
        <w:div w:id="149638105">
          <w:marLeft w:val="640"/>
          <w:marRight w:val="0"/>
          <w:marTop w:val="0"/>
          <w:marBottom w:val="0"/>
          <w:divBdr>
            <w:top w:val="none" w:sz="0" w:space="0" w:color="auto"/>
            <w:left w:val="none" w:sz="0" w:space="0" w:color="auto"/>
            <w:bottom w:val="none" w:sz="0" w:space="0" w:color="auto"/>
            <w:right w:val="none" w:sz="0" w:space="0" w:color="auto"/>
          </w:divBdr>
        </w:div>
        <w:div w:id="1543713700">
          <w:marLeft w:val="640"/>
          <w:marRight w:val="0"/>
          <w:marTop w:val="0"/>
          <w:marBottom w:val="0"/>
          <w:divBdr>
            <w:top w:val="none" w:sz="0" w:space="0" w:color="auto"/>
            <w:left w:val="none" w:sz="0" w:space="0" w:color="auto"/>
            <w:bottom w:val="none" w:sz="0" w:space="0" w:color="auto"/>
            <w:right w:val="none" w:sz="0" w:space="0" w:color="auto"/>
          </w:divBdr>
        </w:div>
        <w:div w:id="280496730">
          <w:marLeft w:val="640"/>
          <w:marRight w:val="0"/>
          <w:marTop w:val="0"/>
          <w:marBottom w:val="0"/>
          <w:divBdr>
            <w:top w:val="none" w:sz="0" w:space="0" w:color="auto"/>
            <w:left w:val="none" w:sz="0" w:space="0" w:color="auto"/>
            <w:bottom w:val="none" w:sz="0" w:space="0" w:color="auto"/>
            <w:right w:val="none" w:sz="0" w:space="0" w:color="auto"/>
          </w:divBdr>
        </w:div>
        <w:div w:id="813369448">
          <w:marLeft w:val="640"/>
          <w:marRight w:val="0"/>
          <w:marTop w:val="0"/>
          <w:marBottom w:val="0"/>
          <w:divBdr>
            <w:top w:val="none" w:sz="0" w:space="0" w:color="auto"/>
            <w:left w:val="none" w:sz="0" w:space="0" w:color="auto"/>
            <w:bottom w:val="none" w:sz="0" w:space="0" w:color="auto"/>
            <w:right w:val="none" w:sz="0" w:space="0" w:color="auto"/>
          </w:divBdr>
        </w:div>
        <w:div w:id="633291850">
          <w:marLeft w:val="640"/>
          <w:marRight w:val="0"/>
          <w:marTop w:val="0"/>
          <w:marBottom w:val="0"/>
          <w:divBdr>
            <w:top w:val="none" w:sz="0" w:space="0" w:color="auto"/>
            <w:left w:val="none" w:sz="0" w:space="0" w:color="auto"/>
            <w:bottom w:val="none" w:sz="0" w:space="0" w:color="auto"/>
            <w:right w:val="none" w:sz="0" w:space="0" w:color="auto"/>
          </w:divBdr>
        </w:div>
        <w:div w:id="589461943">
          <w:marLeft w:val="640"/>
          <w:marRight w:val="0"/>
          <w:marTop w:val="0"/>
          <w:marBottom w:val="0"/>
          <w:divBdr>
            <w:top w:val="none" w:sz="0" w:space="0" w:color="auto"/>
            <w:left w:val="none" w:sz="0" w:space="0" w:color="auto"/>
            <w:bottom w:val="none" w:sz="0" w:space="0" w:color="auto"/>
            <w:right w:val="none" w:sz="0" w:space="0" w:color="auto"/>
          </w:divBdr>
        </w:div>
        <w:div w:id="1245652358">
          <w:marLeft w:val="640"/>
          <w:marRight w:val="0"/>
          <w:marTop w:val="0"/>
          <w:marBottom w:val="0"/>
          <w:divBdr>
            <w:top w:val="none" w:sz="0" w:space="0" w:color="auto"/>
            <w:left w:val="none" w:sz="0" w:space="0" w:color="auto"/>
            <w:bottom w:val="none" w:sz="0" w:space="0" w:color="auto"/>
            <w:right w:val="none" w:sz="0" w:space="0" w:color="auto"/>
          </w:divBdr>
        </w:div>
        <w:div w:id="9768710">
          <w:marLeft w:val="640"/>
          <w:marRight w:val="0"/>
          <w:marTop w:val="0"/>
          <w:marBottom w:val="0"/>
          <w:divBdr>
            <w:top w:val="none" w:sz="0" w:space="0" w:color="auto"/>
            <w:left w:val="none" w:sz="0" w:space="0" w:color="auto"/>
            <w:bottom w:val="none" w:sz="0" w:space="0" w:color="auto"/>
            <w:right w:val="none" w:sz="0" w:space="0" w:color="auto"/>
          </w:divBdr>
        </w:div>
        <w:div w:id="777137625">
          <w:marLeft w:val="640"/>
          <w:marRight w:val="0"/>
          <w:marTop w:val="0"/>
          <w:marBottom w:val="0"/>
          <w:divBdr>
            <w:top w:val="none" w:sz="0" w:space="0" w:color="auto"/>
            <w:left w:val="none" w:sz="0" w:space="0" w:color="auto"/>
            <w:bottom w:val="none" w:sz="0" w:space="0" w:color="auto"/>
            <w:right w:val="none" w:sz="0" w:space="0" w:color="auto"/>
          </w:divBdr>
        </w:div>
        <w:div w:id="520122266">
          <w:marLeft w:val="640"/>
          <w:marRight w:val="0"/>
          <w:marTop w:val="0"/>
          <w:marBottom w:val="0"/>
          <w:divBdr>
            <w:top w:val="none" w:sz="0" w:space="0" w:color="auto"/>
            <w:left w:val="none" w:sz="0" w:space="0" w:color="auto"/>
            <w:bottom w:val="none" w:sz="0" w:space="0" w:color="auto"/>
            <w:right w:val="none" w:sz="0" w:space="0" w:color="auto"/>
          </w:divBdr>
        </w:div>
        <w:div w:id="1738894347">
          <w:marLeft w:val="640"/>
          <w:marRight w:val="0"/>
          <w:marTop w:val="0"/>
          <w:marBottom w:val="0"/>
          <w:divBdr>
            <w:top w:val="none" w:sz="0" w:space="0" w:color="auto"/>
            <w:left w:val="none" w:sz="0" w:space="0" w:color="auto"/>
            <w:bottom w:val="none" w:sz="0" w:space="0" w:color="auto"/>
            <w:right w:val="none" w:sz="0" w:space="0" w:color="auto"/>
          </w:divBdr>
        </w:div>
        <w:div w:id="1415932207">
          <w:marLeft w:val="640"/>
          <w:marRight w:val="0"/>
          <w:marTop w:val="0"/>
          <w:marBottom w:val="0"/>
          <w:divBdr>
            <w:top w:val="none" w:sz="0" w:space="0" w:color="auto"/>
            <w:left w:val="none" w:sz="0" w:space="0" w:color="auto"/>
            <w:bottom w:val="none" w:sz="0" w:space="0" w:color="auto"/>
            <w:right w:val="none" w:sz="0" w:space="0" w:color="auto"/>
          </w:divBdr>
        </w:div>
        <w:div w:id="441802720">
          <w:marLeft w:val="640"/>
          <w:marRight w:val="0"/>
          <w:marTop w:val="0"/>
          <w:marBottom w:val="0"/>
          <w:divBdr>
            <w:top w:val="none" w:sz="0" w:space="0" w:color="auto"/>
            <w:left w:val="none" w:sz="0" w:space="0" w:color="auto"/>
            <w:bottom w:val="none" w:sz="0" w:space="0" w:color="auto"/>
            <w:right w:val="none" w:sz="0" w:space="0" w:color="auto"/>
          </w:divBdr>
        </w:div>
        <w:div w:id="923613499">
          <w:marLeft w:val="640"/>
          <w:marRight w:val="0"/>
          <w:marTop w:val="0"/>
          <w:marBottom w:val="0"/>
          <w:divBdr>
            <w:top w:val="none" w:sz="0" w:space="0" w:color="auto"/>
            <w:left w:val="none" w:sz="0" w:space="0" w:color="auto"/>
            <w:bottom w:val="none" w:sz="0" w:space="0" w:color="auto"/>
            <w:right w:val="none" w:sz="0" w:space="0" w:color="auto"/>
          </w:divBdr>
        </w:div>
        <w:div w:id="1288462674">
          <w:marLeft w:val="640"/>
          <w:marRight w:val="0"/>
          <w:marTop w:val="0"/>
          <w:marBottom w:val="0"/>
          <w:divBdr>
            <w:top w:val="none" w:sz="0" w:space="0" w:color="auto"/>
            <w:left w:val="none" w:sz="0" w:space="0" w:color="auto"/>
            <w:bottom w:val="none" w:sz="0" w:space="0" w:color="auto"/>
            <w:right w:val="none" w:sz="0" w:space="0" w:color="auto"/>
          </w:divBdr>
        </w:div>
        <w:div w:id="1530946928">
          <w:marLeft w:val="640"/>
          <w:marRight w:val="0"/>
          <w:marTop w:val="0"/>
          <w:marBottom w:val="0"/>
          <w:divBdr>
            <w:top w:val="none" w:sz="0" w:space="0" w:color="auto"/>
            <w:left w:val="none" w:sz="0" w:space="0" w:color="auto"/>
            <w:bottom w:val="none" w:sz="0" w:space="0" w:color="auto"/>
            <w:right w:val="none" w:sz="0" w:space="0" w:color="auto"/>
          </w:divBdr>
        </w:div>
        <w:div w:id="1248617432">
          <w:marLeft w:val="640"/>
          <w:marRight w:val="0"/>
          <w:marTop w:val="0"/>
          <w:marBottom w:val="0"/>
          <w:divBdr>
            <w:top w:val="none" w:sz="0" w:space="0" w:color="auto"/>
            <w:left w:val="none" w:sz="0" w:space="0" w:color="auto"/>
            <w:bottom w:val="none" w:sz="0" w:space="0" w:color="auto"/>
            <w:right w:val="none" w:sz="0" w:space="0" w:color="auto"/>
          </w:divBdr>
        </w:div>
        <w:div w:id="1840147408">
          <w:marLeft w:val="640"/>
          <w:marRight w:val="0"/>
          <w:marTop w:val="0"/>
          <w:marBottom w:val="0"/>
          <w:divBdr>
            <w:top w:val="none" w:sz="0" w:space="0" w:color="auto"/>
            <w:left w:val="none" w:sz="0" w:space="0" w:color="auto"/>
            <w:bottom w:val="none" w:sz="0" w:space="0" w:color="auto"/>
            <w:right w:val="none" w:sz="0" w:space="0" w:color="auto"/>
          </w:divBdr>
        </w:div>
        <w:div w:id="1566793949">
          <w:marLeft w:val="640"/>
          <w:marRight w:val="0"/>
          <w:marTop w:val="0"/>
          <w:marBottom w:val="0"/>
          <w:divBdr>
            <w:top w:val="none" w:sz="0" w:space="0" w:color="auto"/>
            <w:left w:val="none" w:sz="0" w:space="0" w:color="auto"/>
            <w:bottom w:val="none" w:sz="0" w:space="0" w:color="auto"/>
            <w:right w:val="none" w:sz="0" w:space="0" w:color="auto"/>
          </w:divBdr>
        </w:div>
        <w:div w:id="1010911466">
          <w:marLeft w:val="640"/>
          <w:marRight w:val="0"/>
          <w:marTop w:val="0"/>
          <w:marBottom w:val="0"/>
          <w:divBdr>
            <w:top w:val="none" w:sz="0" w:space="0" w:color="auto"/>
            <w:left w:val="none" w:sz="0" w:space="0" w:color="auto"/>
            <w:bottom w:val="none" w:sz="0" w:space="0" w:color="auto"/>
            <w:right w:val="none" w:sz="0" w:space="0" w:color="auto"/>
          </w:divBdr>
        </w:div>
        <w:div w:id="2039432067">
          <w:marLeft w:val="640"/>
          <w:marRight w:val="0"/>
          <w:marTop w:val="0"/>
          <w:marBottom w:val="0"/>
          <w:divBdr>
            <w:top w:val="none" w:sz="0" w:space="0" w:color="auto"/>
            <w:left w:val="none" w:sz="0" w:space="0" w:color="auto"/>
            <w:bottom w:val="none" w:sz="0" w:space="0" w:color="auto"/>
            <w:right w:val="none" w:sz="0" w:space="0" w:color="auto"/>
          </w:divBdr>
        </w:div>
        <w:div w:id="1031347403">
          <w:marLeft w:val="640"/>
          <w:marRight w:val="0"/>
          <w:marTop w:val="0"/>
          <w:marBottom w:val="0"/>
          <w:divBdr>
            <w:top w:val="none" w:sz="0" w:space="0" w:color="auto"/>
            <w:left w:val="none" w:sz="0" w:space="0" w:color="auto"/>
            <w:bottom w:val="none" w:sz="0" w:space="0" w:color="auto"/>
            <w:right w:val="none" w:sz="0" w:space="0" w:color="auto"/>
          </w:divBdr>
        </w:div>
        <w:div w:id="1959867993">
          <w:marLeft w:val="640"/>
          <w:marRight w:val="0"/>
          <w:marTop w:val="0"/>
          <w:marBottom w:val="0"/>
          <w:divBdr>
            <w:top w:val="none" w:sz="0" w:space="0" w:color="auto"/>
            <w:left w:val="none" w:sz="0" w:space="0" w:color="auto"/>
            <w:bottom w:val="none" w:sz="0" w:space="0" w:color="auto"/>
            <w:right w:val="none" w:sz="0" w:space="0" w:color="auto"/>
          </w:divBdr>
        </w:div>
        <w:div w:id="1549561084">
          <w:marLeft w:val="640"/>
          <w:marRight w:val="0"/>
          <w:marTop w:val="0"/>
          <w:marBottom w:val="0"/>
          <w:divBdr>
            <w:top w:val="none" w:sz="0" w:space="0" w:color="auto"/>
            <w:left w:val="none" w:sz="0" w:space="0" w:color="auto"/>
            <w:bottom w:val="none" w:sz="0" w:space="0" w:color="auto"/>
            <w:right w:val="none" w:sz="0" w:space="0" w:color="auto"/>
          </w:divBdr>
        </w:div>
        <w:div w:id="263538661">
          <w:marLeft w:val="640"/>
          <w:marRight w:val="0"/>
          <w:marTop w:val="0"/>
          <w:marBottom w:val="0"/>
          <w:divBdr>
            <w:top w:val="none" w:sz="0" w:space="0" w:color="auto"/>
            <w:left w:val="none" w:sz="0" w:space="0" w:color="auto"/>
            <w:bottom w:val="none" w:sz="0" w:space="0" w:color="auto"/>
            <w:right w:val="none" w:sz="0" w:space="0" w:color="auto"/>
          </w:divBdr>
        </w:div>
        <w:div w:id="1715959209">
          <w:marLeft w:val="640"/>
          <w:marRight w:val="0"/>
          <w:marTop w:val="0"/>
          <w:marBottom w:val="0"/>
          <w:divBdr>
            <w:top w:val="none" w:sz="0" w:space="0" w:color="auto"/>
            <w:left w:val="none" w:sz="0" w:space="0" w:color="auto"/>
            <w:bottom w:val="none" w:sz="0" w:space="0" w:color="auto"/>
            <w:right w:val="none" w:sz="0" w:space="0" w:color="auto"/>
          </w:divBdr>
        </w:div>
        <w:div w:id="788669005">
          <w:marLeft w:val="640"/>
          <w:marRight w:val="0"/>
          <w:marTop w:val="0"/>
          <w:marBottom w:val="0"/>
          <w:divBdr>
            <w:top w:val="none" w:sz="0" w:space="0" w:color="auto"/>
            <w:left w:val="none" w:sz="0" w:space="0" w:color="auto"/>
            <w:bottom w:val="none" w:sz="0" w:space="0" w:color="auto"/>
            <w:right w:val="none" w:sz="0" w:space="0" w:color="auto"/>
          </w:divBdr>
        </w:div>
        <w:div w:id="2142919541">
          <w:marLeft w:val="640"/>
          <w:marRight w:val="0"/>
          <w:marTop w:val="0"/>
          <w:marBottom w:val="0"/>
          <w:divBdr>
            <w:top w:val="none" w:sz="0" w:space="0" w:color="auto"/>
            <w:left w:val="none" w:sz="0" w:space="0" w:color="auto"/>
            <w:bottom w:val="none" w:sz="0" w:space="0" w:color="auto"/>
            <w:right w:val="none" w:sz="0" w:space="0" w:color="auto"/>
          </w:divBdr>
        </w:div>
      </w:divsChild>
    </w:div>
    <w:div w:id="1756777919">
      <w:marLeft w:val="640"/>
      <w:marRight w:val="0"/>
      <w:marTop w:val="0"/>
      <w:marBottom w:val="0"/>
      <w:divBdr>
        <w:top w:val="none" w:sz="0" w:space="0" w:color="auto"/>
        <w:left w:val="none" w:sz="0" w:space="0" w:color="auto"/>
        <w:bottom w:val="none" w:sz="0" w:space="0" w:color="auto"/>
        <w:right w:val="none" w:sz="0" w:space="0" w:color="auto"/>
      </w:divBdr>
    </w:div>
    <w:div w:id="1757091797">
      <w:bodyDiv w:val="1"/>
      <w:marLeft w:val="0"/>
      <w:marRight w:val="0"/>
      <w:marTop w:val="0"/>
      <w:marBottom w:val="0"/>
      <w:divBdr>
        <w:top w:val="none" w:sz="0" w:space="0" w:color="auto"/>
        <w:left w:val="none" w:sz="0" w:space="0" w:color="auto"/>
        <w:bottom w:val="none" w:sz="0" w:space="0" w:color="auto"/>
        <w:right w:val="none" w:sz="0" w:space="0" w:color="auto"/>
      </w:divBdr>
      <w:divsChild>
        <w:div w:id="1286304192">
          <w:marLeft w:val="640"/>
          <w:marRight w:val="0"/>
          <w:marTop w:val="0"/>
          <w:marBottom w:val="0"/>
          <w:divBdr>
            <w:top w:val="none" w:sz="0" w:space="0" w:color="auto"/>
            <w:left w:val="none" w:sz="0" w:space="0" w:color="auto"/>
            <w:bottom w:val="none" w:sz="0" w:space="0" w:color="auto"/>
            <w:right w:val="none" w:sz="0" w:space="0" w:color="auto"/>
          </w:divBdr>
        </w:div>
        <w:div w:id="544682617">
          <w:marLeft w:val="640"/>
          <w:marRight w:val="0"/>
          <w:marTop w:val="0"/>
          <w:marBottom w:val="0"/>
          <w:divBdr>
            <w:top w:val="none" w:sz="0" w:space="0" w:color="auto"/>
            <w:left w:val="none" w:sz="0" w:space="0" w:color="auto"/>
            <w:bottom w:val="none" w:sz="0" w:space="0" w:color="auto"/>
            <w:right w:val="none" w:sz="0" w:space="0" w:color="auto"/>
          </w:divBdr>
        </w:div>
        <w:div w:id="1869289853">
          <w:marLeft w:val="640"/>
          <w:marRight w:val="0"/>
          <w:marTop w:val="0"/>
          <w:marBottom w:val="0"/>
          <w:divBdr>
            <w:top w:val="none" w:sz="0" w:space="0" w:color="auto"/>
            <w:left w:val="none" w:sz="0" w:space="0" w:color="auto"/>
            <w:bottom w:val="none" w:sz="0" w:space="0" w:color="auto"/>
            <w:right w:val="none" w:sz="0" w:space="0" w:color="auto"/>
          </w:divBdr>
        </w:div>
        <w:div w:id="987048473">
          <w:marLeft w:val="640"/>
          <w:marRight w:val="0"/>
          <w:marTop w:val="0"/>
          <w:marBottom w:val="0"/>
          <w:divBdr>
            <w:top w:val="none" w:sz="0" w:space="0" w:color="auto"/>
            <w:left w:val="none" w:sz="0" w:space="0" w:color="auto"/>
            <w:bottom w:val="none" w:sz="0" w:space="0" w:color="auto"/>
            <w:right w:val="none" w:sz="0" w:space="0" w:color="auto"/>
          </w:divBdr>
        </w:div>
        <w:div w:id="249582050">
          <w:marLeft w:val="640"/>
          <w:marRight w:val="0"/>
          <w:marTop w:val="0"/>
          <w:marBottom w:val="0"/>
          <w:divBdr>
            <w:top w:val="none" w:sz="0" w:space="0" w:color="auto"/>
            <w:left w:val="none" w:sz="0" w:space="0" w:color="auto"/>
            <w:bottom w:val="none" w:sz="0" w:space="0" w:color="auto"/>
            <w:right w:val="none" w:sz="0" w:space="0" w:color="auto"/>
          </w:divBdr>
        </w:div>
        <w:div w:id="1572542282">
          <w:marLeft w:val="640"/>
          <w:marRight w:val="0"/>
          <w:marTop w:val="0"/>
          <w:marBottom w:val="0"/>
          <w:divBdr>
            <w:top w:val="none" w:sz="0" w:space="0" w:color="auto"/>
            <w:left w:val="none" w:sz="0" w:space="0" w:color="auto"/>
            <w:bottom w:val="none" w:sz="0" w:space="0" w:color="auto"/>
            <w:right w:val="none" w:sz="0" w:space="0" w:color="auto"/>
          </w:divBdr>
        </w:div>
        <w:div w:id="921836088">
          <w:marLeft w:val="640"/>
          <w:marRight w:val="0"/>
          <w:marTop w:val="0"/>
          <w:marBottom w:val="0"/>
          <w:divBdr>
            <w:top w:val="none" w:sz="0" w:space="0" w:color="auto"/>
            <w:left w:val="none" w:sz="0" w:space="0" w:color="auto"/>
            <w:bottom w:val="none" w:sz="0" w:space="0" w:color="auto"/>
            <w:right w:val="none" w:sz="0" w:space="0" w:color="auto"/>
          </w:divBdr>
        </w:div>
        <w:div w:id="943000088">
          <w:marLeft w:val="640"/>
          <w:marRight w:val="0"/>
          <w:marTop w:val="0"/>
          <w:marBottom w:val="0"/>
          <w:divBdr>
            <w:top w:val="none" w:sz="0" w:space="0" w:color="auto"/>
            <w:left w:val="none" w:sz="0" w:space="0" w:color="auto"/>
            <w:bottom w:val="none" w:sz="0" w:space="0" w:color="auto"/>
            <w:right w:val="none" w:sz="0" w:space="0" w:color="auto"/>
          </w:divBdr>
        </w:div>
        <w:div w:id="996346620">
          <w:marLeft w:val="640"/>
          <w:marRight w:val="0"/>
          <w:marTop w:val="0"/>
          <w:marBottom w:val="0"/>
          <w:divBdr>
            <w:top w:val="none" w:sz="0" w:space="0" w:color="auto"/>
            <w:left w:val="none" w:sz="0" w:space="0" w:color="auto"/>
            <w:bottom w:val="none" w:sz="0" w:space="0" w:color="auto"/>
            <w:right w:val="none" w:sz="0" w:space="0" w:color="auto"/>
          </w:divBdr>
        </w:div>
        <w:div w:id="988559895">
          <w:marLeft w:val="640"/>
          <w:marRight w:val="0"/>
          <w:marTop w:val="0"/>
          <w:marBottom w:val="0"/>
          <w:divBdr>
            <w:top w:val="none" w:sz="0" w:space="0" w:color="auto"/>
            <w:left w:val="none" w:sz="0" w:space="0" w:color="auto"/>
            <w:bottom w:val="none" w:sz="0" w:space="0" w:color="auto"/>
            <w:right w:val="none" w:sz="0" w:space="0" w:color="auto"/>
          </w:divBdr>
        </w:div>
        <w:div w:id="1450781076">
          <w:marLeft w:val="640"/>
          <w:marRight w:val="0"/>
          <w:marTop w:val="0"/>
          <w:marBottom w:val="0"/>
          <w:divBdr>
            <w:top w:val="none" w:sz="0" w:space="0" w:color="auto"/>
            <w:left w:val="none" w:sz="0" w:space="0" w:color="auto"/>
            <w:bottom w:val="none" w:sz="0" w:space="0" w:color="auto"/>
            <w:right w:val="none" w:sz="0" w:space="0" w:color="auto"/>
          </w:divBdr>
        </w:div>
        <w:div w:id="2110076191">
          <w:marLeft w:val="640"/>
          <w:marRight w:val="0"/>
          <w:marTop w:val="0"/>
          <w:marBottom w:val="0"/>
          <w:divBdr>
            <w:top w:val="none" w:sz="0" w:space="0" w:color="auto"/>
            <w:left w:val="none" w:sz="0" w:space="0" w:color="auto"/>
            <w:bottom w:val="none" w:sz="0" w:space="0" w:color="auto"/>
            <w:right w:val="none" w:sz="0" w:space="0" w:color="auto"/>
          </w:divBdr>
        </w:div>
        <w:div w:id="966549654">
          <w:marLeft w:val="640"/>
          <w:marRight w:val="0"/>
          <w:marTop w:val="0"/>
          <w:marBottom w:val="0"/>
          <w:divBdr>
            <w:top w:val="none" w:sz="0" w:space="0" w:color="auto"/>
            <w:left w:val="none" w:sz="0" w:space="0" w:color="auto"/>
            <w:bottom w:val="none" w:sz="0" w:space="0" w:color="auto"/>
            <w:right w:val="none" w:sz="0" w:space="0" w:color="auto"/>
          </w:divBdr>
        </w:div>
        <w:div w:id="1578052056">
          <w:marLeft w:val="640"/>
          <w:marRight w:val="0"/>
          <w:marTop w:val="0"/>
          <w:marBottom w:val="0"/>
          <w:divBdr>
            <w:top w:val="none" w:sz="0" w:space="0" w:color="auto"/>
            <w:left w:val="none" w:sz="0" w:space="0" w:color="auto"/>
            <w:bottom w:val="none" w:sz="0" w:space="0" w:color="auto"/>
            <w:right w:val="none" w:sz="0" w:space="0" w:color="auto"/>
          </w:divBdr>
        </w:div>
        <w:div w:id="1150827634">
          <w:marLeft w:val="640"/>
          <w:marRight w:val="0"/>
          <w:marTop w:val="0"/>
          <w:marBottom w:val="0"/>
          <w:divBdr>
            <w:top w:val="none" w:sz="0" w:space="0" w:color="auto"/>
            <w:left w:val="none" w:sz="0" w:space="0" w:color="auto"/>
            <w:bottom w:val="none" w:sz="0" w:space="0" w:color="auto"/>
            <w:right w:val="none" w:sz="0" w:space="0" w:color="auto"/>
          </w:divBdr>
        </w:div>
        <w:div w:id="1059672913">
          <w:marLeft w:val="640"/>
          <w:marRight w:val="0"/>
          <w:marTop w:val="0"/>
          <w:marBottom w:val="0"/>
          <w:divBdr>
            <w:top w:val="none" w:sz="0" w:space="0" w:color="auto"/>
            <w:left w:val="none" w:sz="0" w:space="0" w:color="auto"/>
            <w:bottom w:val="none" w:sz="0" w:space="0" w:color="auto"/>
            <w:right w:val="none" w:sz="0" w:space="0" w:color="auto"/>
          </w:divBdr>
        </w:div>
        <w:div w:id="1266035038">
          <w:marLeft w:val="640"/>
          <w:marRight w:val="0"/>
          <w:marTop w:val="0"/>
          <w:marBottom w:val="0"/>
          <w:divBdr>
            <w:top w:val="none" w:sz="0" w:space="0" w:color="auto"/>
            <w:left w:val="none" w:sz="0" w:space="0" w:color="auto"/>
            <w:bottom w:val="none" w:sz="0" w:space="0" w:color="auto"/>
            <w:right w:val="none" w:sz="0" w:space="0" w:color="auto"/>
          </w:divBdr>
        </w:div>
        <w:div w:id="1079406746">
          <w:marLeft w:val="640"/>
          <w:marRight w:val="0"/>
          <w:marTop w:val="0"/>
          <w:marBottom w:val="0"/>
          <w:divBdr>
            <w:top w:val="none" w:sz="0" w:space="0" w:color="auto"/>
            <w:left w:val="none" w:sz="0" w:space="0" w:color="auto"/>
            <w:bottom w:val="none" w:sz="0" w:space="0" w:color="auto"/>
            <w:right w:val="none" w:sz="0" w:space="0" w:color="auto"/>
          </w:divBdr>
        </w:div>
        <w:div w:id="1905288290">
          <w:marLeft w:val="640"/>
          <w:marRight w:val="0"/>
          <w:marTop w:val="0"/>
          <w:marBottom w:val="0"/>
          <w:divBdr>
            <w:top w:val="none" w:sz="0" w:space="0" w:color="auto"/>
            <w:left w:val="none" w:sz="0" w:space="0" w:color="auto"/>
            <w:bottom w:val="none" w:sz="0" w:space="0" w:color="auto"/>
            <w:right w:val="none" w:sz="0" w:space="0" w:color="auto"/>
          </w:divBdr>
        </w:div>
        <w:div w:id="302925038">
          <w:marLeft w:val="640"/>
          <w:marRight w:val="0"/>
          <w:marTop w:val="0"/>
          <w:marBottom w:val="0"/>
          <w:divBdr>
            <w:top w:val="none" w:sz="0" w:space="0" w:color="auto"/>
            <w:left w:val="none" w:sz="0" w:space="0" w:color="auto"/>
            <w:bottom w:val="none" w:sz="0" w:space="0" w:color="auto"/>
            <w:right w:val="none" w:sz="0" w:space="0" w:color="auto"/>
          </w:divBdr>
        </w:div>
        <w:div w:id="1847868510">
          <w:marLeft w:val="640"/>
          <w:marRight w:val="0"/>
          <w:marTop w:val="0"/>
          <w:marBottom w:val="0"/>
          <w:divBdr>
            <w:top w:val="none" w:sz="0" w:space="0" w:color="auto"/>
            <w:left w:val="none" w:sz="0" w:space="0" w:color="auto"/>
            <w:bottom w:val="none" w:sz="0" w:space="0" w:color="auto"/>
            <w:right w:val="none" w:sz="0" w:space="0" w:color="auto"/>
          </w:divBdr>
        </w:div>
        <w:div w:id="696931548">
          <w:marLeft w:val="640"/>
          <w:marRight w:val="0"/>
          <w:marTop w:val="0"/>
          <w:marBottom w:val="0"/>
          <w:divBdr>
            <w:top w:val="none" w:sz="0" w:space="0" w:color="auto"/>
            <w:left w:val="none" w:sz="0" w:space="0" w:color="auto"/>
            <w:bottom w:val="none" w:sz="0" w:space="0" w:color="auto"/>
            <w:right w:val="none" w:sz="0" w:space="0" w:color="auto"/>
          </w:divBdr>
        </w:div>
        <w:div w:id="681056100">
          <w:marLeft w:val="640"/>
          <w:marRight w:val="0"/>
          <w:marTop w:val="0"/>
          <w:marBottom w:val="0"/>
          <w:divBdr>
            <w:top w:val="none" w:sz="0" w:space="0" w:color="auto"/>
            <w:left w:val="none" w:sz="0" w:space="0" w:color="auto"/>
            <w:bottom w:val="none" w:sz="0" w:space="0" w:color="auto"/>
            <w:right w:val="none" w:sz="0" w:space="0" w:color="auto"/>
          </w:divBdr>
        </w:div>
        <w:div w:id="391083270">
          <w:marLeft w:val="640"/>
          <w:marRight w:val="0"/>
          <w:marTop w:val="0"/>
          <w:marBottom w:val="0"/>
          <w:divBdr>
            <w:top w:val="none" w:sz="0" w:space="0" w:color="auto"/>
            <w:left w:val="none" w:sz="0" w:space="0" w:color="auto"/>
            <w:bottom w:val="none" w:sz="0" w:space="0" w:color="auto"/>
            <w:right w:val="none" w:sz="0" w:space="0" w:color="auto"/>
          </w:divBdr>
        </w:div>
        <w:div w:id="1449160833">
          <w:marLeft w:val="640"/>
          <w:marRight w:val="0"/>
          <w:marTop w:val="0"/>
          <w:marBottom w:val="0"/>
          <w:divBdr>
            <w:top w:val="none" w:sz="0" w:space="0" w:color="auto"/>
            <w:left w:val="none" w:sz="0" w:space="0" w:color="auto"/>
            <w:bottom w:val="none" w:sz="0" w:space="0" w:color="auto"/>
            <w:right w:val="none" w:sz="0" w:space="0" w:color="auto"/>
          </w:divBdr>
        </w:div>
        <w:div w:id="1502238182">
          <w:marLeft w:val="640"/>
          <w:marRight w:val="0"/>
          <w:marTop w:val="0"/>
          <w:marBottom w:val="0"/>
          <w:divBdr>
            <w:top w:val="none" w:sz="0" w:space="0" w:color="auto"/>
            <w:left w:val="none" w:sz="0" w:space="0" w:color="auto"/>
            <w:bottom w:val="none" w:sz="0" w:space="0" w:color="auto"/>
            <w:right w:val="none" w:sz="0" w:space="0" w:color="auto"/>
          </w:divBdr>
        </w:div>
        <w:div w:id="1272200156">
          <w:marLeft w:val="640"/>
          <w:marRight w:val="0"/>
          <w:marTop w:val="0"/>
          <w:marBottom w:val="0"/>
          <w:divBdr>
            <w:top w:val="none" w:sz="0" w:space="0" w:color="auto"/>
            <w:left w:val="none" w:sz="0" w:space="0" w:color="auto"/>
            <w:bottom w:val="none" w:sz="0" w:space="0" w:color="auto"/>
            <w:right w:val="none" w:sz="0" w:space="0" w:color="auto"/>
          </w:divBdr>
        </w:div>
        <w:div w:id="1939021119">
          <w:marLeft w:val="640"/>
          <w:marRight w:val="0"/>
          <w:marTop w:val="0"/>
          <w:marBottom w:val="0"/>
          <w:divBdr>
            <w:top w:val="none" w:sz="0" w:space="0" w:color="auto"/>
            <w:left w:val="none" w:sz="0" w:space="0" w:color="auto"/>
            <w:bottom w:val="none" w:sz="0" w:space="0" w:color="auto"/>
            <w:right w:val="none" w:sz="0" w:space="0" w:color="auto"/>
          </w:divBdr>
        </w:div>
        <w:div w:id="1487817811">
          <w:marLeft w:val="640"/>
          <w:marRight w:val="0"/>
          <w:marTop w:val="0"/>
          <w:marBottom w:val="0"/>
          <w:divBdr>
            <w:top w:val="none" w:sz="0" w:space="0" w:color="auto"/>
            <w:left w:val="none" w:sz="0" w:space="0" w:color="auto"/>
            <w:bottom w:val="none" w:sz="0" w:space="0" w:color="auto"/>
            <w:right w:val="none" w:sz="0" w:space="0" w:color="auto"/>
          </w:divBdr>
        </w:div>
        <w:div w:id="1861158345">
          <w:marLeft w:val="640"/>
          <w:marRight w:val="0"/>
          <w:marTop w:val="0"/>
          <w:marBottom w:val="0"/>
          <w:divBdr>
            <w:top w:val="none" w:sz="0" w:space="0" w:color="auto"/>
            <w:left w:val="none" w:sz="0" w:space="0" w:color="auto"/>
            <w:bottom w:val="none" w:sz="0" w:space="0" w:color="auto"/>
            <w:right w:val="none" w:sz="0" w:space="0" w:color="auto"/>
          </w:divBdr>
        </w:div>
        <w:div w:id="2043676210">
          <w:marLeft w:val="640"/>
          <w:marRight w:val="0"/>
          <w:marTop w:val="0"/>
          <w:marBottom w:val="0"/>
          <w:divBdr>
            <w:top w:val="none" w:sz="0" w:space="0" w:color="auto"/>
            <w:left w:val="none" w:sz="0" w:space="0" w:color="auto"/>
            <w:bottom w:val="none" w:sz="0" w:space="0" w:color="auto"/>
            <w:right w:val="none" w:sz="0" w:space="0" w:color="auto"/>
          </w:divBdr>
        </w:div>
        <w:div w:id="1932616334">
          <w:marLeft w:val="640"/>
          <w:marRight w:val="0"/>
          <w:marTop w:val="0"/>
          <w:marBottom w:val="0"/>
          <w:divBdr>
            <w:top w:val="none" w:sz="0" w:space="0" w:color="auto"/>
            <w:left w:val="none" w:sz="0" w:space="0" w:color="auto"/>
            <w:bottom w:val="none" w:sz="0" w:space="0" w:color="auto"/>
            <w:right w:val="none" w:sz="0" w:space="0" w:color="auto"/>
          </w:divBdr>
        </w:div>
        <w:div w:id="641809614">
          <w:marLeft w:val="640"/>
          <w:marRight w:val="0"/>
          <w:marTop w:val="0"/>
          <w:marBottom w:val="0"/>
          <w:divBdr>
            <w:top w:val="none" w:sz="0" w:space="0" w:color="auto"/>
            <w:left w:val="none" w:sz="0" w:space="0" w:color="auto"/>
            <w:bottom w:val="none" w:sz="0" w:space="0" w:color="auto"/>
            <w:right w:val="none" w:sz="0" w:space="0" w:color="auto"/>
          </w:divBdr>
        </w:div>
        <w:div w:id="131293702">
          <w:marLeft w:val="640"/>
          <w:marRight w:val="0"/>
          <w:marTop w:val="0"/>
          <w:marBottom w:val="0"/>
          <w:divBdr>
            <w:top w:val="none" w:sz="0" w:space="0" w:color="auto"/>
            <w:left w:val="none" w:sz="0" w:space="0" w:color="auto"/>
            <w:bottom w:val="none" w:sz="0" w:space="0" w:color="auto"/>
            <w:right w:val="none" w:sz="0" w:space="0" w:color="auto"/>
          </w:divBdr>
        </w:div>
        <w:div w:id="1896503435">
          <w:marLeft w:val="640"/>
          <w:marRight w:val="0"/>
          <w:marTop w:val="0"/>
          <w:marBottom w:val="0"/>
          <w:divBdr>
            <w:top w:val="none" w:sz="0" w:space="0" w:color="auto"/>
            <w:left w:val="none" w:sz="0" w:space="0" w:color="auto"/>
            <w:bottom w:val="none" w:sz="0" w:space="0" w:color="auto"/>
            <w:right w:val="none" w:sz="0" w:space="0" w:color="auto"/>
          </w:divBdr>
        </w:div>
        <w:div w:id="730621050">
          <w:marLeft w:val="640"/>
          <w:marRight w:val="0"/>
          <w:marTop w:val="0"/>
          <w:marBottom w:val="0"/>
          <w:divBdr>
            <w:top w:val="none" w:sz="0" w:space="0" w:color="auto"/>
            <w:left w:val="none" w:sz="0" w:space="0" w:color="auto"/>
            <w:bottom w:val="none" w:sz="0" w:space="0" w:color="auto"/>
            <w:right w:val="none" w:sz="0" w:space="0" w:color="auto"/>
          </w:divBdr>
        </w:div>
        <w:div w:id="685327419">
          <w:marLeft w:val="640"/>
          <w:marRight w:val="0"/>
          <w:marTop w:val="0"/>
          <w:marBottom w:val="0"/>
          <w:divBdr>
            <w:top w:val="none" w:sz="0" w:space="0" w:color="auto"/>
            <w:left w:val="none" w:sz="0" w:space="0" w:color="auto"/>
            <w:bottom w:val="none" w:sz="0" w:space="0" w:color="auto"/>
            <w:right w:val="none" w:sz="0" w:space="0" w:color="auto"/>
          </w:divBdr>
        </w:div>
        <w:div w:id="3869908">
          <w:marLeft w:val="640"/>
          <w:marRight w:val="0"/>
          <w:marTop w:val="0"/>
          <w:marBottom w:val="0"/>
          <w:divBdr>
            <w:top w:val="none" w:sz="0" w:space="0" w:color="auto"/>
            <w:left w:val="none" w:sz="0" w:space="0" w:color="auto"/>
            <w:bottom w:val="none" w:sz="0" w:space="0" w:color="auto"/>
            <w:right w:val="none" w:sz="0" w:space="0" w:color="auto"/>
          </w:divBdr>
        </w:div>
        <w:div w:id="882911809">
          <w:marLeft w:val="640"/>
          <w:marRight w:val="0"/>
          <w:marTop w:val="0"/>
          <w:marBottom w:val="0"/>
          <w:divBdr>
            <w:top w:val="none" w:sz="0" w:space="0" w:color="auto"/>
            <w:left w:val="none" w:sz="0" w:space="0" w:color="auto"/>
            <w:bottom w:val="none" w:sz="0" w:space="0" w:color="auto"/>
            <w:right w:val="none" w:sz="0" w:space="0" w:color="auto"/>
          </w:divBdr>
        </w:div>
        <w:div w:id="1852721881">
          <w:marLeft w:val="640"/>
          <w:marRight w:val="0"/>
          <w:marTop w:val="0"/>
          <w:marBottom w:val="0"/>
          <w:divBdr>
            <w:top w:val="none" w:sz="0" w:space="0" w:color="auto"/>
            <w:left w:val="none" w:sz="0" w:space="0" w:color="auto"/>
            <w:bottom w:val="none" w:sz="0" w:space="0" w:color="auto"/>
            <w:right w:val="none" w:sz="0" w:space="0" w:color="auto"/>
          </w:divBdr>
        </w:div>
        <w:div w:id="1387724962">
          <w:marLeft w:val="640"/>
          <w:marRight w:val="0"/>
          <w:marTop w:val="0"/>
          <w:marBottom w:val="0"/>
          <w:divBdr>
            <w:top w:val="none" w:sz="0" w:space="0" w:color="auto"/>
            <w:left w:val="none" w:sz="0" w:space="0" w:color="auto"/>
            <w:bottom w:val="none" w:sz="0" w:space="0" w:color="auto"/>
            <w:right w:val="none" w:sz="0" w:space="0" w:color="auto"/>
          </w:divBdr>
        </w:div>
        <w:div w:id="1663660458">
          <w:marLeft w:val="640"/>
          <w:marRight w:val="0"/>
          <w:marTop w:val="0"/>
          <w:marBottom w:val="0"/>
          <w:divBdr>
            <w:top w:val="none" w:sz="0" w:space="0" w:color="auto"/>
            <w:left w:val="none" w:sz="0" w:space="0" w:color="auto"/>
            <w:bottom w:val="none" w:sz="0" w:space="0" w:color="auto"/>
            <w:right w:val="none" w:sz="0" w:space="0" w:color="auto"/>
          </w:divBdr>
        </w:div>
        <w:div w:id="533691173">
          <w:marLeft w:val="640"/>
          <w:marRight w:val="0"/>
          <w:marTop w:val="0"/>
          <w:marBottom w:val="0"/>
          <w:divBdr>
            <w:top w:val="none" w:sz="0" w:space="0" w:color="auto"/>
            <w:left w:val="none" w:sz="0" w:space="0" w:color="auto"/>
            <w:bottom w:val="none" w:sz="0" w:space="0" w:color="auto"/>
            <w:right w:val="none" w:sz="0" w:space="0" w:color="auto"/>
          </w:divBdr>
        </w:div>
        <w:div w:id="619074754">
          <w:marLeft w:val="640"/>
          <w:marRight w:val="0"/>
          <w:marTop w:val="0"/>
          <w:marBottom w:val="0"/>
          <w:divBdr>
            <w:top w:val="none" w:sz="0" w:space="0" w:color="auto"/>
            <w:left w:val="none" w:sz="0" w:space="0" w:color="auto"/>
            <w:bottom w:val="none" w:sz="0" w:space="0" w:color="auto"/>
            <w:right w:val="none" w:sz="0" w:space="0" w:color="auto"/>
          </w:divBdr>
        </w:div>
        <w:div w:id="1106924034">
          <w:marLeft w:val="640"/>
          <w:marRight w:val="0"/>
          <w:marTop w:val="0"/>
          <w:marBottom w:val="0"/>
          <w:divBdr>
            <w:top w:val="none" w:sz="0" w:space="0" w:color="auto"/>
            <w:left w:val="none" w:sz="0" w:space="0" w:color="auto"/>
            <w:bottom w:val="none" w:sz="0" w:space="0" w:color="auto"/>
            <w:right w:val="none" w:sz="0" w:space="0" w:color="auto"/>
          </w:divBdr>
        </w:div>
        <w:div w:id="251403022">
          <w:marLeft w:val="640"/>
          <w:marRight w:val="0"/>
          <w:marTop w:val="0"/>
          <w:marBottom w:val="0"/>
          <w:divBdr>
            <w:top w:val="none" w:sz="0" w:space="0" w:color="auto"/>
            <w:left w:val="none" w:sz="0" w:space="0" w:color="auto"/>
            <w:bottom w:val="none" w:sz="0" w:space="0" w:color="auto"/>
            <w:right w:val="none" w:sz="0" w:space="0" w:color="auto"/>
          </w:divBdr>
        </w:div>
        <w:div w:id="690840044">
          <w:marLeft w:val="640"/>
          <w:marRight w:val="0"/>
          <w:marTop w:val="0"/>
          <w:marBottom w:val="0"/>
          <w:divBdr>
            <w:top w:val="none" w:sz="0" w:space="0" w:color="auto"/>
            <w:left w:val="none" w:sz="0" w:space="0" w:color="auto"/>
            <w:bottom w:val="none" w:sz="0" w:space="0" w:color="auto"/>
            <w:right w:val="none" w:sz="0" w:space="0" w:color="auto"/>
          </w:divBdr>
        </w:div>
        <w:div w:id="560289939">
          <w:marLeft w:val="640"/>
          <w:marRight w:val="0"/>
          <w:marTop w:val="0"/>
          <w:marBottom w:val="0"/>
          <w:divBdr>
            <w:top w:val="none" w:sz="0" w:space="0" w:color="auto"/>
            <w:left w:val="none" w:sz="0" w:space="0" w:color="auto"/>
            <w:bottom w:val="none" w:sz="0" w:space="0" w:color="auto"/>
            <w:right w:val="none" w:sz="0" w:space="0" w:color="auto"/>
          </w:divBdr>
        </w:div>
        <w:div w:id="843782278">
          <w:marLeft w:val="640"/>
          <w:marRight w:val="0"/>
          <w:marTop w:val="0"/>
          <w:marBottom w:val="0"/>
          <w:divBdr>
            <w:top w:val="none" w:sz="0" w:space="0" w:color="auto"/>
            <w:left w:val="none" w:sz="0" w:space="0" w:color="auto"/>
            <w:bottom w:val="none" w:sz="0" w:space="0" w:color="auto"/>
            <w:right w:val="none" w:sz="0" w:space="0" w:color="auto"/>
          </w:divBdr>
        </w:div>
        <w:div w:id="178086210">
          <w:marLeft w:val="640"/>
          <w:marRight w:val="0"/>
          <w:marTop w:val="0"/>
          <w:marBottom w:val="0"/>
          <w:divBdr>
            <w:top w:val="none" w:sz="0" w:space="0" w:color="auto"/>
            <w:left w:val="none" w:sz="0" w:space="0" w:color="auto"/>
            <w:bottom w:val="none" w:sz="0" w:space="0" w:color="auto"/>
            <w:right w:val="none" w:sz="0" w:space="0" w:color="auto"/>
          </w:divBdr>
        </w:div>
        <w:div w:id="253441511">
          <w:marLeft w:val="640"/>
          <w:marRight w:val="0"/>
          <w:marTop w:val="0"/>
          <w:marBottom w:val="0"/>
          <w:divBdr>
            <w:top w:val="none" w:sz="0" w:space="0" w:color="auto"/>
            <w:left w:val="none" w:sz="0" w:space="0" w:color="auto"/>
            <w:bottom w:val="none" w:sz="0" w:space="0" w:color="auto"/>
            <w:right w:val="none" w:sz="0" w:space="0" w:color="auto"/>
          </w:divBdr>
        </w:div>
        <w:div w:id="1627547256">
          <w:marLeft w:val="640"/>
          <w:marRight w:val="0"/>
          <w:marTop w:val="0"/>
          <w:marBottom w:val="0"/>
          <w:divBdr>
            <w:top w:val="none" w:sz="0" w:space="0" w:color="auto"/>
            <w:left w:val="none" w:sz="0" w:space="0" w:color="auto"/>
            <w:bottom w:val="none" w:sz="0" w:space="0" w:color="auto"/>
            <w:right w:val="none" w:sz="0" w:space="0" w:color="auto"/>
          </w:divBdr>
        </w:div>
      </w:divsChild>
    </w:div>
    <w:div w:id="1757551983">
      <w:marLeft w:val="640"/>
      <w:marRight w:val="0"/>
      <w:marTop w:val="0"/>
      <w:marBottom w:val="0"/>
      <w:divBdr>
        <w:top w:val="none" w:sz="0" w:space="0" w:color="auto"/>
        <w:left w:val="none" w:sz="0" w:space="0" w:color="auto"/>
        <w:bottom w:val="none" w:sz="0" w:space="0" w:color="auto"/>
        <w:right w:val="none" w:sz="0" w:space="0" w:color="auto"/>
      </w:divBdr>
    </w:div>
    <w:div w:id="1758407983">
      <w:bodyDiv w:val="1"/>
      <w:marLeft w:val="0"/>
      <w:marRight w:val="0"/>
      <w:marTop w:val="0"/>
      <w:marBottom w:val="0"/>
      <w:divBdr>
        <w:top w:val="none" w:sz="0" w:space="0" w:color="auto"/>
        <w:left w:val="none" w:sz="0" w:space="0" w:color="auto"/>
        <w:bottom w:val="none" w:sz="0" w:space="0" w:color="auto"/>
        <w:right w:val="none" w:sz="0" w:space="0" w:color="auto"/>
      </w:divBdr>
      <w:divsChild>
        <w:div w:id="1220246728">
          <w:marLeft w:val="640"/>
          <w:marRight w:val="0"/>
          <w:marTop w:val="0"/>
          <w:marBottom w:val="0"/>
          <w:divBdr>
            <w:top w:val="none" w:sz="0" w:space="0" w:color="auto"/>
            <w:left w:val="none" w:sz="0" w:space="0" w:color="auto"/>
            <w:bottom w:val="none" w:sz="0" w:space="0" w:color="auto"/>
            <w:right w:val="none" w:sz="0" w:space="0" w:color="auto"/>
          </w:divBdr>
        </w:div>
        <w:div w:id="378895853">
          <w:marLeft w:val="640"/>
          <w:marRight w:val="0"/>
          <w:marTop w:val="0"/>
          <w:marBottom w:val="0"/>
          <w:divBdr>
            <w:top w:val="none" w:sz="0" w:space="0" w:color="auto"/>
            <w:left w:val="none" w:sz="0" w:space="0" w:color="auto"/>
            <w:bottom w:val="none" w:sz="0" w:space="0" w:color="auto"/>
            <w:right w:val="none" w:sz="0" w:space="0" w:color="auto"/>
          </w:divBdr>
        </w:div>
        <w:div w:id="902332095">
          <w:marLeft w:val="640"/>
          <w:marRight w:val="0"/>
          <w:marTop w:val="0"/>
          <w:marBottom w:val="0"/>
          <w:divBdr>
            <w:top w:val="none" w:sz="0" w:space="0" w:color="auto"/>
            <w:left w:val="none" w:sz="0" w:space="0" w:color="auto"/>
            <w:bottom w:val="none" w:sz="0" w:space="0" w:color="auto"/>
            <w:right w:val="none" w:sz="0" w:space="0" w:color="auto"/>
          </w:divBdr>
        </w:div>
        <w:div w:id="1943756746">
          <w:marLeft w:val="640"/>
          <w:marRight w:val="0"/>
          <w:marTop w:val="0"/>
          <w:marBottom w:val="0"/>
          <w:divBdr>
            <w:top w:val="none" w:sz="0" w:space="0" w:color="auto"/>
            <w:left w:val="none" w:sz="0" w:space="0" w:color="auto"/>
            <w:bottom w:val="none" w:sz="0" w:space="0" w:color="auto"/>
            <w:right w:val="none" w:sz="0" w:space="0" w:color="auto"/>
          </w:divBdr>
        </w:div>
        <w:div w:id="118841050">
          <w:marLeft w:val="640"/>
          <w:marRight w:val="0"/>
          <w:marTop w:val="0"/>
          <w:marBottom w:val="0"/>
          <w:divBdr>
            <w:top w:val="none" w:sz="0" w:space="0" w:color="auto"/>
            <w:left w:val="none" w:sz="0" w:space="0" w:color="auto"/>
            <w:bottom w:val="none" w:sz="0" w:space="0" w:color="auto"/>
            <w:right w:val="none" w:sz="0" w:space="0" w:color="auto"/>
          </w:divBdr>
        </w:div>
        <w:div w:id="7755298">
          <w:marLeft w:val="640"/>
          <w:marRight w:val="0"/>
          <w:marTop w:val="0"/>
          <w:marBottom w:val="0"/>
          <w:divBdr>
            <w:top w:val="none" w:sz="0" w:space="0" w:color="auto"/>
            <w:left w:val="none" w:sz="0" w:space="0" w:color="auto"/>
            <w:bottom w:val="none" w:sz="0" w:space="0" w:color="auto"/>
            <w:right w:val="none" w:sz="0" w:space="0" w:color="auto"/>
          </w:divBdr>
        </w:div>
        <w:div w:id="347802960">
          <w:marLeft w:val="640"/>
          <w:marRight w:val="0"/>
          <w:marTop w:val="0"/>
          <w:marBottom w:val="0"/>
          <w:divBdr>
            <w:top w:val="none" w:sz="0" w:space="0" w:color="auto"/>
            <w:left w:val="none" w:sz="0" w:space="0" w:color="auto"/>
            <w:bottom w:val="none" w:sz="0" w:space="0" w:color="auto"/>
            <w:right w:val="none" w:sz="0" w:space="0" w:color="auto"/>
          </w:divBdr>
        </w:div>
        <w:div w:id="340939141">
          <w:marLeft w:val="640"/>
          <w:marRight w:val="0"/>
          <w:marTop w:val="0"/>
          <w:marBottom w:val="0"/>
          <w:divBdr>
            <w:top w:val="none" w:sz="0" w:space="0" w:color="auto"/>
            <w:left w:val="none" w:sz="0" w:space="0" w:color="auto"/>
            <w:bottom w:val="none" w:sz="0" w:space="0" w:color="auto"/>
            <w:right w:val="none" w:sz="0" w:space="0" w:color="auto"/>
          </w:divBdr>
        </w:div>
        <w:div w:id="1445227422">
          <w:marLeft w:val="640"/>
          <w:marRight w:val="0"/>
          <w:marTop w:val="0"/>
          <w:marBottom w:val="0"/>
          <w:divBdr>
            <w:top w:val="none" w:sz="0" w:space="0" w:color="auto"/>
            <w:left w:val="none" w:sz="0" w:space="0" w:color="auto"/>
            <w:bottom w:val="none" w:sz="0" w:space="0" w:color="auto"/>
            <w:right w:val="none" w:sz="0" w:space="0" w:color="auto"/>
          </w:divBdr>
        </w:div>
        <w:div w:id="814030657">
          <w:marLeft w:val="640"/>
          <w:marRight w:val="0"/>
          <w:marTop w:val="0"/>
          <w:marBottom w:val="0"/>
          <w:divBdr>
            <w:top w:val="none" w:sz="0" w:space="0" w:color="auto"/>
            <w:left w:val="none" w:sz="0" w:space="0" w:color="auto"/>
            <w:bottom w:val="none" w:sz="0" w:space="0" w:color="auto"/>
            <w:right w:val="none" w:sz="0" w:space="0" w:color="auto"/>
          </w:divBdr>
        </w:div>
        <w:div w:id="1951353954">
          <w:marLeft w:val="640"/>
          <w:marRight w:val="0"/>
          <w:marTop w:val="0"/>
          <w:marBottom w:val="0"/>
          <w:divBdr>
            <w:top w:val="none" w:sz="0" w:space="0" w:color="auto"/>
            <w:left w:val="none" w:sz="0" w:space="0" w:color="auto"/>
            <w:bottom w:val="none" w:sz="0" w:space="0" w:color="auto"/>
            <w:right w:val="none" w:sz="0" w:space="0" w:color="auto"/>
          </w:divBdr>
        </w:div>
        <w:div w:id="121924191">
          <w:marLeft w:val="640"/>
          <w:marRight w:val="0"/>
          <w:marTop w:val="0"/>
          <w:marBottom w:val="0"/>
          <w:divBdr>
            <w:top w:val="none" w:sz="0" w:space="0" w:color="auto"/>
            <w:left w:val="none" w:sz="0" w:space="0" w:color="auto"/>
            <w:bottom w:val="none" w:sz="0" w:space="0" w:color="auto"/>
            <w:right w:val="none" w:sz="0" w:space="0" w:color="auto"/>
          </w:divBdr>
        </w:div>
        <w:div w:id="1154024975">
          <w:marLeft w:val="640"/>
          <w:marRight w:val="0"/>
          <w:marTop w:val="0"/>
          <w:marBottom w:val="0"/>
          <w:divBdr>
            <w:top w:val="none" w:sz="0" w:space="0" w:color="auto"/>
            <w:left w:val="none" w:sz="0" w:space="0" w:color="auto"/>
            <w:bottom w:val="none" w:sz="0" w:space="0" w:color="auto"/>
            <w:right w:val="none" w:sz="0" w:space="0" w:color="auto"/>
          </w:divBdr>
        </w:div>
        <w:div w:id="706371967">
          <w:marLeft w:val="640"/>
          <w:marRight w:val="0"/>
          <w:marTop w:val="0"/>
          <w:marBottom w:val="0"/>
          <w:divBdr>
            <w:top w:val="none" w:sz="0" w:space="0" w:color="auto"/>
            <w:left w:val="none" w:sz="0" w:space="0" w:color="auto"/>
            <w:bottom w:val="none" w:sz="0" w:space="0" w:color="auto"/>
            <w:right w:val="none" w:sz="0" w:space="0" w:color="auto"/>
          </w:divBdr>
        </w:div>
        <w:div w:id="87311728">
          <w:marLeft w:val="640"/>
          <w:marRight w:val="0"/>
          <w:marTop w:val="0"/>
          <w:marBottom w:val="0"/>
          <w:divBdr>
            <w:top w:val="none" w:sz="0" w:space="0" w:color="auto"/>
            <w:left w:val="none" w:sz="0" w:space="0" w:color="auto"/>
            <w:bottom w:val="none" w:sz="0" w:space="0" w:color="auto"/>
            <w:right w:val="none" w:sz="0" w:space="0" w:color="auto"/>
          </w:divBdr>
        </w:div>
        <w:div w:id="1399203725">
          <w:marLeft w:val="640"/>
          <w:marRight w:val="0"/>
          <w:marTop w:val="0"/>
          <w:marBottom w:val="0"/>
          <w:divBdr>
            <w:top w:val="none" w:sz="0" w:space="0" w:color="auto"/>
            <w:left w:val="none" w:sz="0" w:space="0" w:color="auto"/>
            <w:bottom w:val="none" w:sz="0" w:space="0" w:color="auto"/>
            <w:right w:val="none" w:sz="0" w:space="0" w:color="auto"/>
          </w:divBdr>
        </w:div>
        <w:div w:id="1640455448">
          <w:marLeft w:val="640"/>
          <w:marRight w:val="0"/>
          <w:marTop w:val="0"/>
          <w:marBottom w:val="0"/>
          <w:divBdr>
            <w:top w:val="none" w:sz="0" w:space="0" w:color="auto"/>
            <w:left w:val="none" w:sz="0" w:space="0" w:color="auto"/>
            <w:bottom w:val="none" w:sz="0" w:space="0" w:color="auto"/>
            <w:right w:val="none" w:sz="0" w:space="0" w:color="auto"/>
          </w:divBdr>
        </w:div>
        <w:div w:id="916668183">
          <w:marLeft w:val="640"/>
          <w:marRight w:val="0"/>
          <w:marTop w:val="0"/>
          <w:marBottom w:val="0"/>
          <w:divBdr>
            <w:top w:val="none" w:sz="0" w:space="0" w:color="auto"/>
            <w:left w:val="none" w:sz="0" w:space="0" w:color="auto"/>
            <w:bottom w:val="none" w:sz="0" w:space="0" w:color="auto"/>
            <w:right w:val="none" w:sz="0" w:space="0" w:color="auto"/>
          </w:divBdr>
        </w:div>
        <w:div w:id="154997777">
          <w:marLeft w:val="640"/>
          <w:marRight w:val="0"/>
          <w:marTop w:val="0"/>
          <w:marBottom w:val="0"/>
          <w:divBdr>
            <w:top w:val="none" w:sz="0" w:space="0" w:color="auto"/>
            <w:left w:val="none" w:sz="0" w:space="0" w:color="auto"/>
            <w:bottom w:val="none" w:sz="0" w:space="0" w:color="auto"/>
            <w:right w:val="none" w:sz="0" w:space="0" w:color="auto"/>
          </w:divBdr>
        </w:div>
        <w:div w:id="1075199735">
          <w:marLeft w:val="640"/>
          <w:marRight w:val="0"/>
          <w:marTop w:val="0"/>
          <w:marBottom w:val="0"/>
          <w:divBdr>
            <w:top w:val="none" w:sz="0" w:space="0" w:color="auto"/>
            <w:left w:val="none" w:sz="0" w:space="0" w:color="auto"/>
            <w:bottom w:val="none" w:sz="0" w:space="0" w:color="auto"/>
            <w:right w:val="none" w:sz="0" w:space="0" w:color="auto"/>
          </w:divBdr>
        </w:div>
        <w:div w:id="2146001116">
          <w:marLeft w:val="640"/>
          <w:marRight w:val="0"/>
          <w:marTop w:val="0"/>
          <w:marBottom w:val="0"/>
          <w:divBdr>
            <w:top w:val="none" w:sz="0" w:space="0" w:color="auto"/>
            <w:left w:val="none" w:sz="0" w:space="0" w:color="auto"/>
            <w:bottom w:val="none" w:sz="0" w:space="0" w:color="auto"/>
            <w:right w:val="none" w:sz="0" w:space="0" w:color="auto"/>
          </w:divBdr>
        </w:div>
        <w:div w:id="1372995924">
          <w:marLeft w:val="640"/>
          <w:marRight w:val="0"/>
          <w:marTop w:val="0"/>
          <w:marBottom w:val="0"/>
          <w:divBdr>
            <w:top w:val="none" w:sz="0" w:space="0" w:color="auto"/>
            <w:left w:val="none" w:sz="0" w:space="0" w:color="auto"/>
            <w:bottom w:val="none" w:sz="0" w:space="0" w:color="auto"/>
            <w:right w:val="none" w:sz="0" w:space="0" w:color="auto"/>
          </w:divBdr>
        </w:div>
        <w:div w:id="1842966082">
          <w:marLeft w:val="640"/>
          <w:marRight w:val="0"/>
          <w:marTop w:val="0"/>
          <w:marBottom w:val="0"/>
          <w:divBdr>
            <w:top w:val="none" w:sz="0" w:space="0" w:color="auto"/>
            <w:left w:val="none" w:sz="0" w:space="0" w:color="auto"/>
            <w:bottom w:val="none" w:sz="0" w:space="0" w:color="auto"/>
            <w:right w:val="none" w:sz="0" w:space="0" w:color="auto"/>
          </w:divBdr>
        </w:div>
        <w:div w:id="624969717">
          <w:marLeft w:val="640"/>
          <w:marRight w:val="0"/>
          <w:marTop w:val="0"/>
          <w:marBottom w:val="0"/>
          <w:divBdr>
            <w:top w:val="none" w:sz="0" w:space="0" w:color="auto"/>
            <w:left w:val="none" w:sz="0" w:space="0" w:color="auto"/>
            <w:bottom w:val="none" w:sz="0" w:space="0" w:color="auto"/>
            <w:right w:val="none" w:sz="0" w:space="0" w:color="auto"/>
          </w:divBdr>
        </w:div>
        <w:div w:id="1091507617">
          <w:marLeft w:val="640"/>
          <w:marRight w:val="0"/>
          <w:marTop w:val="0"/>
          <w:marBottom w:val="0"/>
          <w:divBdr>
            <w:top w:val="none" w:sz="0" w:space="0" w:color="auto"/>
            <w:left w:val="none" w:sz="0" w:space="0" w:color="auto"/>
            <w:bottom w:val="none" w:sz="0" w:space="0" w:color="auto"/>
            <w:right w:val="none" w:sz="0" w:space="0" w:color="auto"/>
          </w:divBdr>
        </w:div>
        <w:div w:id="922028540">
          <w:marLeft w:val="640"/>
          <w:marRight w:val="0"/>
          <w:marTop w:val="0"/>
          <w:marBottom w:val="0"/>
          <w:divBdr>
            <w:top w:val="none" w:sz="0" w:space="0" w:color="auto"/>
            <w:left w:val="none" w:sz="0" w:space="0" w:color="auto"/>
            <w:bottom w:val="none" w:sz="0" w:space="0" w:color="auto"/>
            <w:right w:val="none" w:sz="0" w:space="0" w:color="auto"/>
          </w:divBdr>
        </w:div>
        <w:div w:id="412047954">
          <w:marLeft w:val="640"/>
          <w:marRight w:val="0"/>
          <w:marTop w:val="0"/>
          <w:marBottom w:val="0"/>
          <w:divBdr>
            <w:top w:val="none" w:sz="0" w:space="0" w:color="auto"/>
            <w:left w:val="none" w:sz="0" w:space="0" w:color="auto"/>
            <w:bottom w:val="none" w:sz="0" w:space="0" w:color="auto"/>
            <w:right w:val="none" w:sz="0" w:space="0" w:color="auto"/>
          </w:divBdr>
        </w:div>
        <w:div w:id="1618949532">
          <w:marLeft w:val="640"/>
          <w:marRight w:val="0"/>
          <w:marTop w:val="0"/>
          <w:marBottom w:val="0"/>
          <w:divBdr>
            <w:top w:val="none" w:sz="0" w:space="0" w:color="auto"/>
            <w:left w:val="none" w:sz="0" w:space="0" w:color="auto"/>
            <w:bottom w:val="none" w:sz="0" w:space="0" w:color="auto"/>
            <w:right w:val="none" w:sz="0" w:space="0" w:color="auto"/>
          </w:divBdr>
        </w:div>
        <w:div w:id="2112778499">
          <w:marLeft w:val="640"/>
          <w:marRight w:val="0"/>
          <w:marTop w:val="0"/>
          <w:marBottom w:val="0"/>
          <w:divBdr>
            <w:top w:val="none" w:sz="0" w:space="0" w:color="auto"/>
            <w:left w:val="none" w:sz="0" w:space="0" w:color="auto"/>
            <w:bottom w:val="none" w:sz="0" w:space="0" w:color="auto"/>
            <w:right w:val="none" w:sz="0" w:space="0" w:color="auto"/>
          </w:divBdr>
        </w:div>
        <w:div w:id="205334978">
          <w:marLeft w:val="640"/>
          <w:marRight w:val="0"/>
          <w:marTop w:val="0"/>
          <w:marBottom w:val="0"/>
          <w:divBdr>
            <w:top w:val="none" w:sz="0" w:space="0" w:color="auto"/>
            <w:left w:val="none" w:sz="0" w:space="0" w:color="auto"/>
            <w:bottom w:val="none" w:sz="0" w:space="0" w:color="auto"/>
            <w:right w:val="none" w:sz="0" w:space="0" w:color="auto"/>
          </w:divBdr>
        </w:div>
        <w:div w:id="1720131069">
          <w:marLeft w:val="640"/>
          <w:marRight w:val="0"/>
          <w:marTop w:val="0"/>
          <w:marBottom w:val="0"/>
          <w:divBdr>
            <w:top w:val="none" w:sz="0" w:space="0" w:color="auto"/>
            <w:left w:val="none" w:sz="0" w:space="0" w:color="auto"/>
            <w:bottom w:val="none" w:sz="0" w:space="0" w:color="auto"/>
            <w:right w:val="none" w:sz="0" w:space="0" w:color="auto"/>
          </w:divBdr>
        </w:div>
        <w:div w:id="1308627009">
          <w:marLeft w:val="640"/>
          <w:marRight w:val="0"/>
          <w:marTop w:val="0"/>
          <w:marBottom w:val="0"/>
          <w:divBdr>
            <w:top w:val="none" w:sz="0" w:space="0" w:color="auto"/>
            <w:left w:val="none" w:sz="0" w:space="0" w:color="auto"/>
            <w:bottom w:val="none" w:sz="0" w:space="0" w:color="auto"/>
            <w:right w:val="none" w:sz="0" w:space="0" w:color="auto"/>
          </w:divBdr>
        </w:div>
        <w:div w:id="383718939">
          <w:marLeft w:val="640"/>
          <w:marRight w:val="0"/>
          <w:marTop w:val="0"/>
          <w:marBottom w:val="0"/>
          <w:divBdr>
            <w:top w:val="none" w:sz="0" w:space="0" w:color="auto"/>
            <w:left w:val="none" w:sz="0" w:space="0" w:color="auto"/>
            <w:bottom w:val="none" w:sz="0" w:space="0" w:color="auto"/>
            <w:right w:val="none" w:sz="0" w:space="0" w:color="auto"/>
          </w:divBdr>
        </w:div>
        <w:div w:id="54132774">
          <w:marLeft w:val="640"/>
          <w:marRight w:val="0"/>
          <w:marTop w:val="0"/>
          <w:marBottom w:val="0"/>
          <w:divBdr>
            <w:top w:val="none" w:sz="0" w:space="0" w:color="auto"/>
            <w:left w:val="none" w:sz="0" w:space="0" w:color="auto"/>
            <w:bottom w:val="none" w:sz="0" w:space="0" w:color="auto"/>
            <w:right w:val="none" w:sz="0" w:space="0" w:color="auto"/>
          </w:divBdr>
        </w:div>
        <w:div w:id="919173870">
          <w:marLeft w:val="640"/>
          <w:marRight w:val="0"/>
          <w:marTop w:val="0"/>
          <w:marBottom w:val="0"/>
          <w:divBdr>
            <w:top w:val="none" w:sz="0" w:space="0" w:color="auto"/>
            <w:left w:val="none" w:sz="0" w:space="0" w:color="auto"/>
            <w:bottom w:val="none" w:sz="0" w:space="0" w:color="auto"/>
            <w:right w:val="none" w:sz="0" w:space="0" w:color="auto"/>
          </w:divBdr>
        </w:div>
        <w:div w:id="334041101">
          <w:marLeft w:val="640"/>
          <w:marRight w:val="0"/>
          <w:marTop w:val="0"/>
          <w:marBottom w:val="0"/>
          <w:divBdr>
            <w:top w:val="none" w:sz="0" w:space="0" w:color="auto"/>
            <w:left w:val="none" w:sz="0" w:space="0" w:color="auto"/>
            <w:bottom w:val="none" w:sz="0" w:space="0" w:color="auto"/>
            <w:right w:val="none" w:sz="0" w:space="0" w:color="auto"/>
          </w:divBdr>
        </w:div>
        <w:div w:id="1727948461">
          <w:marLeft w:val="640"/>
          <w:marRight w:val="0"/>
          <w:marTop w:val="0"/>
          <w:marBottom w:val="0"/>
          <w:divBdr>
            <w:top w:val="none" w:sz="0" w:space="0" w:color="auto"/>
            <w:left w:val="none" w:sz="0" w:space="0" w:color="auto"/>
            <w:bottom w:val="none" w:sz="0" w:space="0" w:color="auto"/>
            <w:right w:val="none" w:sz="0" w:space="0" w:color="auto"/>
          </w:divBdr>
        </w:div>
        <w:div w:id="890457680">
          <w:marLeft w:val="640"/>
          <w:marRight w:val="0"/>
          <w:marTop w:val="0"/>
          <w:marBottom w:val="0"/>
          <w:divBdr>
            <w:top w:val="none" w:sz="0" w:space="0" w:color="auto"/>
            <w:left w:val="none" w:sz="0" w:space="0" w:color="auto"/>
            <w:bottom w:val="none" w:sz="0" w:space="0" w:color="auto"/>
            <w:right w:val="none" w:sz="0" w:space="0" w:color="auto"/>
          </w:divBdr>
        </w:div>
        <w:div w:id="1586451731">
          <w:marLeft w:val="640"/>
          <w:marRight w:val="0"/>
          <w:marTop w:val="0"/>
          <w:marBottom w:val="0"/>
          <w:divBdr>
            <w:top w:val="none" w:sz="0" w:space="0" w:color="auto"/>
            <w:left w:val="none" w:sz="0" w:space="0" w:color="auto"/>
            <w:bottom w:val="none" w:sz="0" w:space="0" w:color="auto"/>
            <w:right w:val="none" w:sz="0" w:space="0" w:color="auto"/>
          </w:divBdr>
        </w:div>
        <w:div w:id="1686711467">
          <w:marLeft w:val="640"/>
          <w:marRight w:val="0"/>
          <w:marTop w:val="0"/>
          <w:marBottom w:val="0"/>
          <w:divBdr>
            <w:top w:val="none" w:sz="0" w:space="0" w:color="auto"/>
            <w:left w:val="none" w:sz="0" w:space="0" w:color="auto"/>
            <w:bottom w:val="none" w:sz="0" w:space="0" w:color="auto"/>
            <w:right w:val="none" w:sz="0" w:space="0" w:color="auto"/>
          </w:divBdr>
        </w:div>
        <w:div w:id="1446728260">
          <w:marLeft w:val="640"/>
          <w:marRight w:val="0"/>
          <w:marTop w:val="0"/>
          <w:marBottom w:val="0"/>
          <w:divBdr>
            <w:top w:val="none" w:sz="0" w:space="0" w:color="auto"/>
            <w:left w:val="none" w:sz="0" w:space="0" w:color="auto"/>
            <w:bottom w:val="none" w:sz="0" w:space="0" w:color="auto"/>
            <w:right w:val="none" w:sz="0" w:space="0" w:color="auto"/>
          </w:divBdr>
        </w:div>
        <w:div w:id="2128040140">
          <w:marLeft w:val="640"/>
          <w:marRight w:val="0"/>
          <w:marTop w:val="0"/>
          <w:marBottom w:val="0"/>
          <w:divBdr>
            <w:top w:val="none" w:sz="0" w:space="0" w:color="auto"/>
            <w:left w:val="none" w:sz="0" w:space="0" w:color="auto"/>
            <w:bottom w:val="none" w:sz="0" w:space="0" w:color="auto"/>
            <w:right w:val="none" w:sz="0" w:space="0" w:color="auto"/>
          </w:divBdr>
        </w:div>
        <w:div w:id="1872187071">
          <w:marLeft w:val="640"/>
          <w:marRight w:val="0"/>
          <w:marTop w:val="0"/>
          <w:marBottom w:val="0"/>
          <w:divBdr>
            <w:top w:val="none" w:sz="0" w:space="0" w:color="auto"/>
            <w:left w:val="none" w:sz="0" w:space="0" w:color="auto"/>
            <w:bottom w:val="none" w:sz="0" w:space="0" w:color="auto"/>
            <w:right w:val="none" w:sz="0" w:space="0" w:color="auto"/>
          </w:divBdr>
        </w:div>
        <w:div w:id="615983620">
          <w:marLeft w:val="640"/>
          <w:marRight w:val="0"/>
          <w:marTop w:val="0"/>
          <w:marBottom w:val="0"/>
          <w:divBdr>
            <w:top w:val="none" w:sz="0" w:space="0" w:color="auto"/>
            <w:left w:val="none" w:sz="0" w:space="0" w:color="auto"/>
            <w:bottom w:val="none" w:sz="0" w:space="0" w:color="auto"/>
            <w:right w:val="none" w:sz="0" w:space="0" w:color="auto"/>
          </w:divBdr>
        </w:div>
      </w:divsChild>
    </w:div>
    <w:div w:id="1759516846">
      <w:marLeft w:val="640"/>
      <w:marRight w:val="0"/>
      <w:marTop w:val="0"/>
      <w:marBottom w:val="0"/>
      <w:divBdr>
        <w:top w:val="none" w:sz="0" w:space="0" w:color="auto"/>
        <w:left w:val="none" w:sz="0" w:space="0" w:color="auto"/>
        <w:bottom w:val="none" w:sz="0" w:space="0" w:color="auto"/>
        <w:right w:val="none" w:sz="0" w:space="0" w:color="auto"/>
      </w:divBdr>
    </w:div>
    <w:div w:id="1760132032">
      <w:marLeft w:val="640"/>
      <w:marRight w:val="0"/>
      <w:marTop w:val="0"/>
      <w:marBottom w:val="0"/>
      <w:divBdr>
        <w:top w:val="none" w:sz="0" w:space="0" w:color="auto"/>
        <w:left w:val="none" w:sz="0" w:space="0" w:color="auto"/>
        <w:bottom w:val="none" w:sz="0" w:space="0" w:color="auto"/>
        <w:right w:val="none" w:sz="0" w:space="0" w:color="auto"/>
      </w:divBdr>
    </w:div>
    <w:div w:id="1763262597">
      <w:marLeft w:val="640"/>
      <w:marRight w:val="0"/>
      <w:marTop w:val="0"/>
      <w:marBottom w:val="0"/>
      <w:divBdr>
        <w:top w:val="none" w:sz="0" w:space="0" w:color="auto"/>
        <w:left w:val="none" w:sz="0" w:space="0" w:color="auto"/>
        <w:bottom w:val="none" w:sz="0" w:space="0" w:color="auto"/>
        <w:right w:val="none" w:sz="0" w:space="0" w:color="auto"/>
      </w:divBdr>
    </w:div>
    <w:div w:id="1765496460">
      <w:marLeft w:val="0"/>
      <w:marRight w:val="0"/>
      <w:marTop w:val="0"/>
      <w:marBottom w:val="0"/>
      <w:divBdr>
        <w:top w:val="none" w:sz="0" w:space="0" w:color="auto"/>
        <w:left w:val="none" w:sz="0" w:space="0" w:color="auto"/>
        <w:bottom w:val="none" w:sz="0" w:space="0" w:color="auto"/>
        <w:right w:val="none" w:sz="0" w:space="0" w:color="auto"/>
      </w:divBdr>
    </w:div>
    <w:div w:id="1765959546">
      <w:marLeft w:val="640"/>
      <w:marRight w:val="0"/>
      <w:marTop w:val="0"/>
      <w:marBottom w:val="0"/>
      <w:divBdr>
        <w:top w:val="none" w:sz="0" w:space="0" w:color="auto"/>
        <w:left w:val="none" w:sz="0" w:space="0" w:color="auto"/>
        <w:bottom w:val="none" w:sz="0" w:space="0" w:color="auto"/>
        <w:right w:val="none" w:sz="0" w:space="0" w:color="auto"/>
      </w:divBdr>
    </w:div>
    <w:div w:id="1766534888">
      <w:bodyDiv w:val="1"/>
      <w:marLeft w:val="0"/>
      <w:marRight w:val="0"/>
      <w:marTop w:val="0"/>
      <w:marBottom w:val="0"/>
      <w:divBdr>
        <w:top w:val="none" w:sz="0" w:space="0" w:color="auto"/>
        <w:left w:val="none" w:sz="0" w:space="0" w:color="auto"/>
        <w:bottom w:val="none" w:sz="0" w:space="0" w:color="auto"/>
        <w:right w:val="none" w:sz="0" w:space="0" w:color="auto"/>
      </w:divBdr>
      <w:divsChild>
        <w:div w:id="1310675234">
          <w:marLeft w:val="640"/>
          <w:marRight w:val="0"/>
          <w:marTop w:val="0"/>
          <w:marBottom w:val="0"/>
          <w:divBdr>
            <w:top w:val="none" w:sz="0" w:space="0" w:color="auto"/>
            <w:left w:val="none" w:sz="0" w:space="0" w:color="auto"/>
            <w:bottom w:val="none" w:sz="0" w:space="0" w:color="auto"/>
            <w:right w:val="none" w:sz="0" w:space="0" w:color="auto"/>
          </w:divBdr>
        </w:div>
        <w:div w:id="960838539">
          <w:marLeft w:val="640"/>
          <w:marRight w:val="0"/>
          <w:marTop w:val="0"/>
          <w:marBottom w:val="0"/>
          <w:divBdr>
            <w:top w:val="none" w:sz="0" w:space="0" w:color="auto"/>
            <w:left w:val="none" w:sz="0" w:space="0" w:color="auto"/>
            <w:bottom w:val="none" w:sz="0" w:space="0" w:color="auto"/>
            <w:right w:val="none" w:sz="0" w:space="0" w:color="auto"/>
          </w:divBdr>
        </w:div>
        <w:div w:id="19402101">
          <w:marLeft w:val="640"/>
          <w:marRight w:val="0"/>
          <w:marTop w:val="0"/>
          <w:marBottom w:val="0"/>
          <w:divBdr>
            <w:top w:val="none" w:sz="0" w:space="0" w:color="auto"/>
            <w:left w:val="none" w:sz="0" w:space="0" w:color="auto"/>
            <w:bottom w:val="none" w:sz="0" w:space="0" w:color="auto"/>
            <w:right w:val="none" w:sz="0" w:space="0" w:color="auto"/>
          </w:divBdr>
        </w:div>
        <w:div w:id="414935955">
          <w:marLeft w:val="640"/>
          <w:marRight w:val="0"/>
          <w:marTop w:val="0"/>
          <w:marBottom w:val="0"/>
          <w:divBdr>
            <w:top w:val="none" w:sz="0" w:space="0" w:color="auto"/>
            <w:left w:val="none" w:sz="0" w:space="0" w:color="auto"/>
            <w:bottom w:val="none" w:sz="0" w:space="0" w:color="auto"/>
            <w:right w:val="none" w:sz="0" w:space="0" w:color="auto"/>
          </w:divBdr>
        </w:div>
        <w:div w:id="822964264">
          <w:marLeft w:val="640"/>
          <w:marRight w:val="0"/>
          <w:marTop w:val="0"/>
          <w:marBottom w:val="0"/>
          <w:divBdr>
            <w:top w:val="none" w:sz="0" w:space="0" w:color="auto"/>
            <w:left w:val="none" w:sz="0" w:space="0" w:color="auto"/>
            <w:bottom w:val="none" w:sz="0" w:space="0" w:color="auto"/>
            <w:right w:val="none" w:sz="0" w:space="0" w:color="auto"/>
          </w:divBdr>
        </w:div>
        <w:div w:id="1818839477">
          <w:marLeft w:val="640"/>
          <w:marRight w:val="0"/>
          <w:marTop w:val="0"/>
          <w:marBottom w:val="0"/>
          <w:divBdr>
            <w:top w:val="none" w:sz="0" w:space="0" w:color="auto"/>
            <w:left w:val="none" w:sz="0" w:space="0" w:color="auto"/>
            <w:bottom w:val="none" w:sz="0" w:space="0" w:color="auto"/>
            <w:right w:val="none" w:sz="0" w:space="0" w:color="auto"/>
          </w:divBdr>
        </w:div>
        <w:div w:id="3479196">
          <w:marLeft w:val="640"/>
          <w:marRight w:val="0"/>
          <w:marTop w:val="0"/>
          <w:marBottom w:val="0"/>
          <w:divBdr>
            <w:top w:val="none" w:sz="0" w:space="0" w:color="auto"/>
            <w:left w:val="none" w:sz="0" w:space="0" w:color="auto"/>
            <w:bottom w:val="none" w:sz="0" w:space="0" w:color="auto"/>
            <w:right w:val="none" w:sz="0" w:space="0" w:color="auto"/>
          </w:divBdr>
        </w:div>
        <w:div w:id="1271353928">
          <w:marLeft w:val="640"/>
          <w:marRight w:val="0"/>
          <w:marTop w:val="0"/>
          <w:marBottom w:val="0"/>
          <w:divBdr>
            <w:top w:val="none" w:sz="0" w:space="0" w:color="auto"/>
            <w:left w:val="none" w:sz="0" w:space="0" w:color="auto"/>
            <w:bottom w:val="none" w:sz="0" w:space="0" w:color="auto"/>
            <w:right w:val="none" w:sz="0" w:space="0" w:color="auto"/>
          </w:divBdr>
        </w:div>
        <w:div w:id="1757440788">
          <w:marLeft w:val="640"/>
          <w:marRight w:val="0"/>
          <w:marTop w:val="0"/>
          <w:marBottom w:val="0"/>
          <w:divBdr>
            <w:top w:val="none" w:sz="0" w:space="0" w:color="auto"/>
            <w:left w:val="none" w:sz="0" w:space="0" w:color="auto"/>
            <w:bottom w:val="none" w:sz="0" w:space="0" w:color="auto"/>
            <w:right w:val="none" w:sz="0" w:space="0" w:color="auto"/>
          </w:divBdr>
        </w:div>
        <w:div w:id="1946107628">
          <w:marLeft w:val="640"/>
          <w:marRight w:val="0"/>
          <w:marTop w:val="0"/>
          <w:marBottom w:val="0"/>
          <w:divBdr>
            <w:top w:val="none" w:sz="0" w:space="0" w:color="auto"/>
            <w:left w:val="none" w:sz="0" w:space="0" w:color="auto"/>
            <w:bottom w:val="none" w:sz="0" w:space="0" w:color="auto"/>
            <w:right w:val="none" w:sz="0" w:space="0" w:color="auto"/>
          </w:divBdr>
        </w:div>
        <w:div w:id="330791342">
          <w:marLeft w:val="640"/>
          <w:marRight w:val="0"/>
          <w:marTop w:val="0"/>
          <w:marBottom w:val="0"/>
          <w:divBdr>
            <w:top w:val="none" w:sz="0" w:space="0" w:color="auto"/>
            <w:left w:val="none" w:sz="0" w:space="0" w:color="auto"/>
            <w:bottom w:val="none" w:sz="0" w:space="0" w:color="auto"/>
            <w:right w:val="none" w:sz="0" w:space="0" w:color="auto"/>
          </w:divBdr>
        </w:div>
        <w:div w:id="878978705">
          <w:marLeft w:val="640"/>
          <w:marRight w:val="0"/>
          <w:marTop w:val="0"/>
          <w:marBottom w:val="0"/>
          <w:divBdr>
            <w:top w:val="none" w:sz="0" w:space="0" w:color="auto"/>
            <w:left w:val="none" w:sz="0" w:space="0" w:color="auto"/>
            <w:bottom w:val="none" w:sz="0" w:space="0" w:color="auto"/>
            <w:right w:val="none" w:sz="0" w:space="0" w:color="auto"/>
          </w:divBdr>
        </w:div>
        <w:div w:id="1062023442">
          <w:marLeft w:val="640"/>
          <w:marRight w:val="0"/>
          <w:marTop w:val="0"/>
          <w:marBottom w:val="0"/>
          <w:divBdr>
            <w:top w:val="none" w:sz="0" w:space="0" w:color="auto"/>
            <w:left w:val="none" w:sz="0" w:space="0" w:color="auto"/>
            <w:bottom w:val="none" w:sz="0" w:space="0" w:color="auto"/>
            <w:right w:val="none" w:sz="0" w:space="0" w:color="auto"/>
          </w:divBdr>
        </w:div>
        <w:div w:id="231504307">
          <w:marLeft w:val="640"/>
          <w:marRight w:val="0"/>
          <w:marTop w:val="0"/>
          <w:marBottom w:val="0"/>
          <w:divBdr>
            <w:top w:val="none" w:sz="0" w:space="0" w:color="auto"/>
            <w:left w:val="none" w:sz="0" w:space="0" w:color="auto"/>
            <w:bottom w:val="none" w:sz="0" w:space="0" w:color="auto"/>
            <w:right w:val="none" w:sz="0" w:space="0" w:color="auto"/>
          </w:divBdr>
        </w:div>
        <w:div w:id="1118913173">
          <w:marLeft w:val="640"/>
          <w:marRight w:val="0"/>
          <w:marTop w:val="0"/>
          <w:marBottom w:val="0"/>
          <w:divBdr>
            <w:top w:val="none" w:sz="0" w:space="0" w:color="auto"/>
            <w:left w:val="none" w:sz="0" w:space="0" w:color="auto"/>
            <w:bottom w:val="none" w:sz="0" w:space="0" w:color="auto"/>
            <w:right w:val="none" w:sz="0" w:space="0" w:color="auto"/>
          </w:divBdr>
        </w:div>
        <w:div w:id="572357635">
          <w:marLeft w:val="640"/>
          <w:marRight w:val="0"/>
          <w:marTop w:val="0"/>
          <w:marBottom w:val="0"/>
          <w:divBdr>
            <w:top w:val="none" w:sz="0" w:space="0" w:color="auto"/>
            <w:left w:val="none" w:sz="0" w:space="0" w:color="auto"/>
            <w:bottom w:val="none" w:sz="0" w:space="0" w:color="auto"/>
            <w:right w:val="none" w:sz="0" w:space="0" w:color="auto"/>
          </w:divBdr>
        </w:div>
        <w:div w:id="2126919751">
          <w:marLeft w:val="640"/>
          <w:marRight w:val="0"/>
          <w:marTop w:val="0"/>
          <w:marBottom w:val="0"/>
          <w:divBdr>
            <w:top w:val="none" w:sz="0" w:space="0" w:color="auto"/>
            <w:left w:val="none" w:sz="0" w:space="0" w:color="auto"/>
            <w:bottom w:val="none" w:sz="0" w:space="0" w:color="auto"/>
            <w:right w:val="none" w:sz="0" w:space="0" w:color="auto"/>
          </w:divBdr>
        </w:div>
        <w:div w:id="1375037736">
          <w:marLeft w:val="640"/>
          <w:marRight w:val="0"/>
          <w:marTop w:val="0"/>
          <w:marBottom w:val="0"/>
          <w:divBdr>
            <w:top w:val="none" w:sz="0" w:space="0" w:color="auto"/>
            <w:left w:val="none" w:sz="0" w:space="0" w:color="auto"/>
            <w:bottom w:val="none" w:sz="0" w:space="0" w:color="auto"/>
            <w:right w:val="none" w:sz="0" w:space="0" w:color="auto"/>
          </w:divBdr>
        </w:div>
        <w:div w:id="1511946117">
          <w:marLeft w:val="640"/>
          <w:marRight w:val="0"/>
          <w:marTop w:val="0"/>
          <w:marBottom w:val="0"/>
          <w:divBdr>
            <w:top w:val="none" w:sz="0" w:space="0" w:color="auto"/>
            <w:left w:val="none" w:sz="0" w:space="0" w:color="auto"/>
            <w:bottom w:val="none" w:sz="0" w:space="0" w:color="auto"/>
            <w:right w:val="none" w:sz="0" w:space="0" w:color="auto"/>
          </w:divBdr>
        </w:div>
        <w:div w:id="27686837">
          <w:marLeft w:val="640"/>
          <w:marRight w:val="0"/>
          <w:marTop w:val="0"/>
          <w:marBottom w:val="0"/>
          <w:divBdr>
            <w:top w:val="none" w:sz="0" w:space="0" w:color="auto"/>
            <w:left w:val="none" w:sz="0" w:space="0" w:color="auto"/>
            <w:bottom w:val="none" w:sz="0" w:space="0" w:color="auto"/>
            <w:right w:val="none" w:sz="0" w:space="0" w:color="auto"/>
          </w:divBdr>
        </w:div>
        <w:div w:id="485246304">
          <w:marLeft w:val="640"/>
          <w:marRight w:val="0"/>
          <w:marTop w:val="0"/>
          <w:marBottom w:val="0"/>
          <w:divBdr>
            <w:top w:val="none" w:sz="0" w:space="0" w:color="auto"/>
            <w:left w:val="none" w:sz="0" w:space="0" w:color="auto"/>
            <w:bottom w:val="none" w:sz="0" w:space="0" w:color="auto"/>
            <w:right w:val="none" w:sz="0" w:space="0" w:color="auto"/>
          </w:divBdr>
        </w:div>
        <w:div w:id="387386314">
          <w:marLeft w:val="640"/>
          <w:marRight w:val="0"/>
          <w:marTop w:val="0"/>
          <w:marBottom w:val="0"/>
          <w:divBdr>
            <w:top w:val="none" w:sz="0" w:space="0" w:color="auto"/>
            <w:left w:val="none" w:sz="0" w:space="0" w:color="auto"/>
            <w:bottom w:val="none" w:sz="0" w:space="0" w:color="auto"/>
            <w:right w:val="none" w:sz="0" w:space="0" w:color="auto"/>
          </w:divBdr>
        </w:div>
        <w:div w:id="1136067965">
          <w:marLeft w:val="640"/>
          <w:marRight w:val="0"/>
          <w:marTop w:val="0"/>
          <w:marBottom w:val="0"/>
          <w:divBdr>
            <w:top w:val="none" w:sz="0" w:space="0" w:color="auto"/>
            <w:left w:val="none" w:sz="0" w:space="0" w:color="auto"/>
            <w:bottom w:val="none" w:sz="0" w:space="0" w:color="auto"/>
            <w:right w:val="none" w:sz="0" w:space="0" w:color="auto"/>
          </w:divBdr>
        </w:div>
        <w:div w:id="1039359290">
          <w:marLeft w:val="640"/>
          <w:marRight w:val="0"/>
          <w:marTop w:val="0"/>
          <w:marBottom w:val="0"/>
          <w:divBdr>
            <w:top w:val="none" w:sz="0" w:space="0" w:color="auto"/>
            <w:left w:val="none" w:sz="0" w:space="0" w:color="auto"/>
            <w:bottom w:val="none" w:sz="0" w:space="0" w:color="auto"/>
            <w:right w:val="none" w:sz="0" w:space="0" w:color="auto"/>
          </w:divBdr>
        </w:div>
        <w:div w:id="21132491">
          <w:marLeft w:val="640"/>
          <w:marRight w:val="0"/>
          <w:marTop w:val="0"/>
          <w:marBottom w:val="0"/>
          <w:divBdr>
            <w:top w:val="none" w:sz="0" w:space="0" w:color="auto"/>
            <w:left w:val="none" w:sz="0" w:space="0" w:color="auto"/>
            <w:bottom w:val="none" w:sz="0" w:space="0" w:color="auto"/>
            <w:right w:val="none" w:sz="0" w:space="0" w:color="auto"/>
          </w:divBdr>
        </w:div>
        <w:div w:id="990715753">
          <w:marLeft w:val="640"/>
          <w:marRight w:val="0"/>
          <w:marTop w:val="0"/>
          <w:marBottom w:val="0"/>
          <w:divBdr>
            <w:top w:val="none" w:sz="0" w:space="0" w:color="auto"/>
            <w:left w:val="none" w:sz="0" w:space="0" w:color="auto"/>
            <w:bottom w:val="none" w:sz="0" w:space="0" w:color="auto"/>
            <w:right w:val="none" w:sz="0" w:space="0" w:color="auto"/>
          </w:divBdr>
        </w:div>
        <w:div w:id="713506388">
          <w:marLeft w:val="640"/>
          <w:marRight w:val="0"/>
          <w:marTop w:val="0"/>
          <w:marBottom w:val="0"/>
          <w:divBdr>
            <w:top w:val="none" w:sz="0" w:space="0" w:color="auto"/>
            <w:left w:val="none" w:sz="0" w:space="0" w:color="auto"/>
            <w:bottom w:val="none" w:sz="0" w:space="0" w:color="auto"/>
            <w:right w:val="none" w:sz="0" w:space="0" w:color="auto"/>
          </w:divBdr>
        </w:div>
        <w:div w:id="2092506666">
          <w:marLeft w:val="640"/>
          <w:marRight w:val="0"/>
          <w:marTop w:val="0"/>
          <w:marBottom w:val="0"/>
          <w:divBdr>
            <w:top w:val="none" w:sz="0" w:space="0" w:color="auto"/>
            <w:left w:val="none" w:sz="0" w:space="0" w:color="auto"/>
            <w:bottom w:val="none" w:sz="0" w:space="0" w:color="auto"/>
            <w:right w:val="none" w:sz="0" w:space="0" w:color="auto"/>
          </w:divBdr>
        </w:div>
        <w:div w:id="1504472314">
          <w:marLeft w:val="640"/>
          <w:marRight w:val="0"/>
          <w:marTop w:val="0"/>
          <w:marBottom w:val="0"/>
          <w:divBdr>
            <w:top w:val="none" w:sz="0" w:space="0" w:color="auto"/>
            <w:left w:val="none" w:sz="0" w:space="0" w:color="auto"/>
            <w:bottom w:val="none" w:sz="0" w:space="0" w:color="auto"/>
            <w:right w:val="none" w:sz="0" w:space="0" w:color="auto"/>
          </w:divBdr>
        </w:div>
        <w:div w:id="1836219436">
          <w:marLeft w:val="640"/>
          <w:marRight w:val="0"/>
          <w:marTop w:val="0"/>
          <w:marBottom w:val="0"/>
          <w:divBdr>
            <w:top w:val="none" w:sz="0" w:space="0" w:color="auto"/>
            <w:left w:val="none" w:sz="0" w:space="0" w:color="auto"/>
            <w:bottom w:val="none" w:sz="0" w:space="0" w:color="auto"/>
            <w:right w:val="none" w:sz="0" w:space="0" w:color="auto"/>
          </w:divBdr>
        </w:div>
        <w:div w:id="1434595267">
          <w:marLeft w:val="640"/>
          <w:marRight w:val="0"/>
          <w:marTop w:val="0"/>
          <w:marBottom w:val="0"/>
          <w:divBdr>
            <w:top w:val="none" w:sz="0" w:space="0" w:color="auto"/>
            <w:left w:val="none" w:sz="0" w:space="0" w:color="auto"/>
            <w:bottom w:val="none" w:sz="0" w:space="0" w:color="auto"/>
            <w:right w:val="none" w:sz="0" w:space="0" w:color="auto"/>
          </w:divBdr>
        </w:div>
        <w:div w:id="757990428">
          <w:marLeft w:val="640"/>
          <w:marRight w:val="0"/>
          <w:marTop w:val="0"/>
          <w:marBottom w:val="0"/>
          <w:divBdr>
            <w:top w:val="none" w:sz="0" w:space="0" w:color="auto"/>
            <w:left w:val="none" w:sz="0" w:space="0" w:color="auto"/>
            <w:bottom w:val="none" w:sz="0" w:space="0" w:color="auto"/>
            <w:right w:val="none" w:sz="0" w:space="0" w:color="auto"/>
          </w:divBdr>
        </w:div>
        <w:div w:id="1949313829">
          <w:marLeft w:val="640"/>
          <w:marRight w:val="0"/>
          <w:marTop w:val="0"/>
          <w:marBottom w:val="0"/>
          <w:divBdr>
            <w:top w:val="none" w:sz="0" w:space="0" w:color="auto"/>
            <w:left w:val="none" w:sz="0" w:space="0" w:color="auto"/>
            <w:bottom w:val="none" w:sz="0" w:space="0" w:color="auto"/>
            <w:right w:val="none" w:sz="0" w:space="0" w:color="auto"/>
          </w:divBdr>
        </w:div>
        <w:div w:id="602151056">
          <w:marLeft w:val="640"/>
          <w:marRight w:val="0"/>
          <w:marTop w:val="0"/>
          <w:marBottom w:val="0"/>
          <w:divBdr>
            <w:top w:val="none" w:sz="0" w:space="0" w:color="auto"/>
            <w:left w:val="none" w:sz="0" w:space="0" w:color="auto"/>
            <w:bottom w:val="none" w:sz="0" w:space="0" w:color="auto"/>
            <w:right w:val="none" w:sz="0" w:space="0" w:color="auto"/>
          </w:divBdr>
        </w:div>
        <w:div w:id="1924952094">
          <w:marLeft w:val="640"/>
          <w:marRight w:val="0"/>
          <w:marTop w:val="0"/>
          <w:marBottom w:val="0"/>
          <w:divBdr>
            <w:top w:val="none" w:sz="0" w:space="0" w:color="auto"/>
            <w:left w:val="none" w:sz="0" w:space="0" w:color="auto"/>
            <w:bottom w:val="none" w:sz="0" w:space="0" w:color="auto"/>
            <w:right w:val="none" w:sz="0" w:space="0" w:color="auto"/>
          </w:divBdr>
        </w:div>
        <w:div w:id="1428650989">
          <w:marLeft w:val="640"/>
          <w:marRight w:val="0"/>
          <w:marTop w:val="0"/>
          <w:marBottom w:val="0"/>
          <w:divBdr>
            <w:top w:val="none" w:sz="0" w:space="0" w:color="auto"/>
            <w:left w:val="none" w:sz="0" w:space="0" w:color="auto"/>
            <w:bottom w:val="none" w:sz="0" w:space="0" w:color="auto"/>
            <w:right w:val="none" w:sz="0" w:space="0" w:color="auto"/>
          </w:divBdr>
        </w:div>
        <w:div w:id="1843736958">
          <w:marLeft w:val="640"/>
          <w:marRight w:val="0"/>
          <w:marTop w:val="0"/>
          <w:marBottom w:val="0"/>
          <w:divBdr>
            <w:top w:val="none" w:sz="0" w:space="0" w:color="auto"/>
            <w:left w:val="none" w:sz="0" w:space="0" w:color="auto"/>
            <w:bottom w:val="none" w:sz="0" w:space="0" w:color="auto"/>
            <w:right w:val="none" w:sz="0" w:space="0" w:color="auto"/>
          </w:divBdr>
        </w:div>
        <w:div w:id="282152336">
          <w:marLeft w:val="640"/>
          <w:marRight w:val="0"/>
          <w:marTop w:val="0"/>
          <w:marBottom w:val="0"/>
          <w:divBdr>
            <w:top w:val="none" w:sz="0" w:space="0" w:color="auto"/>
            <w:left w:val="none" w:sz="0" w:space="0" w:color="auto"/>
            <w:bottom w:val="none" w:sz="0" w:space="0" w:color="auto"/>
            <w:right w:val="none" w:sz="0" w:space="0" w:color="auto"/>
          </w:divBdr>
        </w:div>
        <w:div w:id="1295401897">
          <w:marLeft w:val="640"/>
          <w:marRight w:val="0"/>
          <w:marTop w:val="0"/>
          <w:marBottom w:val="0"/>
          <w:divBdr>
            <w:top w:val="none" w:sz="0" w:space="0" w:color="auto"/>
            <w:left w:val="none" w:sz="0" w:space="0" w:color="auto"/>
            <w:bottom w:val="none" w:sz="0" w:space="0" w:color="auto"/>
            <w:right w:val="none" w:sz="0" w:space="0" w:color="auto"/>
          </w:divBdr>
        </w:div>
        <w:div w:id="579293605">
          <w:marLeft w:val="640"/>
          <w:marRight w:val="0"/>
          <w:marTop w:val="0"/>
          <w:marBottom w:val="0"/>
          <w:divBdr>
            <w:top w:val="none" w:sz="0" w:space="0" w:color="auto"/>
            <w:left w:val="none" w:sz="0" w:space="0" w:color="auto"/>
            <w:bottom w:val="none" w:sz="0" w:space="0" w:color="auto"/>
            <w:right w:val="none" w:sz="0" w:space="0" w:color="auto"/>
          </w:divBdr>
        </w:div>
        <w:div w:id="948511358">
          <w:marLeft w:val="640"/>
          <w:marRight w:val="0"/>
          <w:marTop w:val="0"/>
          <w:marBottom w:val="0"/>
          <w:divBdr>
            <w:top w:val="none" w:sz="0" w:space="0" w:color="auto"/>
            <w:left w:val="none" w:sz="0" w:space="0" w:color="auto"/>
            <w:bottom w:val="none" w:sz="0" w:space="0" w:color="auto"/>
            <w:right w:val="none" w:sz="0" w:space="0" w:color="auto"/>
          </w:divBdr>
        </w:div>
        <w:div w:id="837117614">
          <w:marLeft w:val="640"/>
          <w:marRight w:val="0"/>
          <w:marTop w:val="0"/>
          <w:marBottom w:val="0"/>
          <w:divBdr>
            <w:top w:val="none" w:sz="0" w:space="0" w:color="auto"/>
            <w:left w:val="none" w:sz="0" w:space="0" w:color="auto"/>
            <w:bottom w:val="none" w:sz="0" w:space="0" w:color="auto"/>
            <w:right w:val="none" w:sz="0" w:space="0" w:color="auto"/>
          </w:divBdr>
        </w:div>
        <w:div w:id="1983460468">
          <w:marLeft w:val="640"/>
          <w:marRight w:val="0"/>
          <w:marTop w:val="0"/>
          <w:marBottom w:val="0"/>
          <w:divBdr>
            <w:top w:val="none" w:sz="0" w:space="0" w:color="auto"/>
            <w:left w:val="none" w:sz="0" w:space="0" w:color="auto"/>
            <w:bottom w:val="none" w:sz="0" w:space="0" w:color="auto"/>
            <w:right w:val="none" w:sz="0" w:space="0" w:color="auto"/>
          </w:divBdr>
        </w:div>
        <w:div w:id="1473401653">
          <w:marLeft w:val="640"/>
          <w:marRight w:val="0"/>
          <w:marTop w:val="0"/>
          <w:marBottom w:val="0"/>
          <w:divBdr>
            <w:top w:val="none" w:sz="0" w:space="0" w:color="auto"/>
            <w:left w:val="none" w:sz="0" w:space="0" w:color="auto"/>
            <w:bottom w:val="none" w:sz="0" w:space="0" w:color="auto"/>
            <w:right w:val="none" w:sz="0" w:space="0" w:color="auto"/>
          </w:divBdr>
        </w:div>
        <w:div w:id="1815758822">
          <w:marLeft w:val="640"/>
          <w:marRight w:val="0"/>
          <w:marTop w:val="0"/>
          <w:marBottom w:val="0"/>
          <w:divBdr>
            <w:top w:val="none" w:sz="0" w:space="0" w:color="auto"/>
            <w:left w:val="none" w:sz="0" w:space="0" w:color="auto"/>
            <w:bottom w:val="none" w:sz="0" w:space="0" w:color="auto"/>
            <w:right w:val="none" w:sz="0" w:space="0" w:color="auto"/>
          </w:divBdr>
        </w:div>
      </w:divsChild>
    </w:div>
    <w:div w:id="1766654997">
      <w:marLeft w:val="640"/>
      <w:marRight w:val="0"/>
      <w:marTop w:val="0"/>
      <w:marBottom w:val="0"/>
      <w:divBdr>
        <w:top w:val="none" w:sz="0" w:space="0" w:color="auto"/>
        <w:left w:val="none" w:sz="0" w:space="0" w:color="auto"/>
        <w:bottom w:val="none" w:sz="0" w:space="0" w:color="auto"/>
        <w:right w:val="none" w:sz="0" w:space="0" w:color="auto"/>
      </w:divBdr>
    </w:div>
    <w:div w:id="1767309506">
      <w:marLeft w:val="640"/>
      <w:marRight w:val="0"/>
      <w:marTop w:val="0"/>
      <w:marBottom w:val="0"/>
      <w:divBdr>
        <w:top w:val="none" w:sz="0" w:space="0" w:color="auto"/>
        <w:left w:val="none" w:sz="0" w:space="0" w:color="auto"/>
        <w:bottom w:val="none" w:sz="0" w:space="0" w:color="auto"/>
        <w:right w:val="none" w:sz="0" w:space="0" w:color="auto"/>
      </w:divBdr>
    </w:div>
    <w:div w:id="1767573670">
      <w:bodyDiv w:val="1"/>
      <w:marLeft w:val="0"/>
      <w:marRight w:val="0"/>
      <w:marTop w:val="0"/>
      <w:marBottom w:val="0"/>
      <w:divBdr>
        <w:top w:val="none" w:sz="0" w:space="0" w:color="auto"/>
        <w:left w:val="none" w:sz="0" w:space="0" w:color="auto"/>
        <w:bottom w:val="none" w:sz="0" w:space="0" w:color="auto"/>
        <w:right w:val="none" w:sz="0" w:space="0" w:color="auto"/>
      </w:divBdr>
      <w:divsChild>
        <w:div w:id="38944920">
          <w:marLeft w:val="640"/>
          <w:marRight w:val="0"/>
          <w:marTop w:val="0"/>
          <w:marBottom w:val="0"/>
          <w:divBdr>
            <w:top w:val="none" w:sz="0" w:space="0" w:color="auto"/>
            <w:left w:val="none" w:sz="0" w:space="0" w:color="auto"/>
            <w:bottom w:val="none" w:sz="0" w:space="0" w:color="auto"/>
            <w:right w:val="none" w:sz="0" w:space="0" w:color="auto"/>
          </w:divBdr>
        </w:div>
        <w:div w:id="90123454">
          <w:marLeft w:val="640"/>
          <w:marRight w:val="0"/>
          <w:marTop w:val="0"/>
          <w:marBottom w:val="0"/>
          <w:divBdr>
            <w:top w:val="none" w:sz="0" w:space="0" w:color="auto"/>
            <w:left w:val="none" w:sz="0" w:space="0" w:color="auto"/>
            <w:bottom w:val="none" w:sz="0" w:space="0" w:color="auto"/>
            <w:right w:val="none" w:sz="0" w:space="0" w:color="auto"/>
          </w:divBdr>
        </w:div>
        <w:div w:id="91556511">
          <w:marLeft w:val="640"/>
          <w:marRight w:val="0"/>
          <w:marTop w:val="0"/>
          <w:marBottom w:val="0"/>
          <w:divBdr>
            <w:top w:val="none" w:sz="0" w:space="0" w:color="auto"/>
            <w:left w:val="none" w:sz="0" w:space="0" w:color="auto"/>
            <w:bottom w:val="none" w:sz="0" w:space="0" w:color="auto"/>
            <w:right w:val="none" w:sz="0" w:space="0" w:color="auto"/>
          </w:divBdr>
        </w:div>
        <w:div w:id="95712168">
          <w:marLeft w:val="640"/>
          <w:marRight w:val="0"/>
          <w:marTop w:val="0"/>
          <w:marBottom w:val="0"/>
          <w:divBdr>
            <w:top w:val="none" w:sz="0" w:space="0" w:color="auto"/>
            <w:left w:val="none" w:sz="0" w:space="0" w:color="auto"/>
            <w:bottom w:val="none" w:sz="0" w:space="0" w:color="auto"/>
            <w:right w:val="none" w:sz="0" w:space="0" w:color="auto"/>
          </w:divBdr>
        </w:div>
        <w:div w:id="107820256">
          <w:marLeft w:val="640"/>
          <w:marRight w:val="0"/>
          <w:marTop w:val="0"/>
          <w:marBottom w:val="0"/>
          <w:divBdr>
            <w:top w:val="none" w:sz="0" w:space="0" w:color="auto"/>
            <w:left w:val="none" w:sz="0" w:space="0" w:color="auto"/>
            <w:bottom w:val="none" w:sz="0" w:space="0" w:color="auto"/>
            <w:right w:val="none" w:sz="0" w:space="0" w:color="auto"/>
          </w:divBdr>
        </w:div>
        <w:div w:id="143745292">
          <w:marLeft w:val="640"/>
          <w:marRight w:val="0"/>
          <w:marTop w:val="0"/>
          <w:marBottom w:val="0"/>
          <w:divBdr>
            <w:top w:val="none" w:sz="0" w:space="0" w:color="auto"/>
            <w:left w:val="none" w:sz="0" w:space="0" w:color="auto"/>
            <w:bottom w:val="none" w:sz="0" w:space="0" w:color="auto"/>
            <w:right w:val="none" w:sz="0" w:space="0" w:color="auto"/>
          </w:divBdr>
        </w:div>
        <w:div w:id="154878594">
          <w:marLeft w:val="640"/>
          <w:marRight w:val="0"/>
          <w:marTop w:val="0"/>
          <w:marBottom w:val="0"/>
          <w:divBdr>
            <w:top w:val="none" w:sz="0" w:space="0" w:color="auto"/>
            <w:left w:val="none" w:sz="0" w:space="0" w:color="auto"/>
            <w:bottom w:val="none" w:sz="0" w:space="0" w:color="auto"/>
            <w:right w:val="none" w:sz="0" w:space="0" w:color="auto"/>
          </w:divBdr>
        </w:div>
        <w:div w:id="156118192">
          <w:marLeft w:val="640"/>
          <w:marRight w:val="0"/>
          <w:marTop w:val="0"/>
          <w:marBottom w:val="0"/>
          <w:divBdr>
            <w:top w:val="none" w:sz="0" w:space="0" w:color="auto"/>
            <w:left w:val="none" w:sz="0" w:space="0" w:color="auto"/>
            <w:bottom w:val="none" w:sz="0" w:space="0" w:color="auto"/>
            <w:right w:val="none" w:sz="0" w:space="0" w:color="auto"/>
          </w:divBdr>
        </w:div>
        <w:div w:id="211037745">
          <w:marLeft w:val="640"/>
          <w:marRight w:val="0"/>
          <w:marTop w:val="0"/>
          <w:marBottom w:val="0"/>
          <w:divBdr>
            <w:top w:val="none" w:sz="0" w:space="0" w:color="auto"/>
            <w:left w:val="none" w:sz="0" w:space="0" w:color="auto"/>
            <w:bottom w:val="none" w:sz="0" w:space="0" w:color="auto"/>
            <w:right w:val="none" w:sz="0" w:space="0" w:color="auto"/>
          </w:divBdr>
        </w:div>
        <w:div w:id="299962535">
          <w:marLeft w:val="640"/>
          <w:marRight w:val="0"/>
          <w:marTop w:val="0"/>
          <w:marBottom w:val="0"/>
          <w:divBdr>
            <w:top w:val="none" w:sz="0" w:space="0" w:color="auto"/>
            <w:left w:val="none" w:sz="0" w:space="0" w:color="auto"/>
            <w:bottom w:val="none" w:sz="0" w:space="0" w:color="auto"/>
            <w:right w:val="none" w:sz="0" w:space="0" w:color="auto"/>
          </w:divBdr>
        </w:div>
        <w:div w:id="344525551">
          <w:marLeft w:val="640"/>
          <w:marRight w:val="0"/>
          <w:marTop w:val="0"/>
          <w:marBottom w:val="0"/>
          <w:divBdr>
            <w:top w:val="none" w:sz="0" w:space="0" w:color="auto"/>
            <w:left w:val="none" w:sz="0" w:space="0" w:color="auto"/>
            <w:bottom w:val="none" w:sz="0" w:space="0" w:color="auto"/>
            <w:right w:val="none" w:sz="0" w:space="0" w:color="auto"/>
          </w:divBdr>
        </w:div>
        <w:div w:id="386340901">
          <w:marLeft w:val="640"/>
          <w:marRight w:val="0"/>
          <w:marTop w:val="0"/>
          <w:marBottom w:val="0"/>
          <w:divBdr>
            <w:top w:val="none" w:sz="0" w:space="0" w:color="auto"/>
            <w:left w:val="none" w:sz="0" w:space="0" w:color="auto"/>
            <w:bottom w:val="none" w:sz="0" w:space="0" w:color="auto"/>
            <w:right w:val="none" w:sz="0" w:space="0" w:color="auto"/>
          </w:divBdr>
        </w:div>
        <w:div w:id="509952835">
          <w:marLeft w:val="640"/>
          <w:marRight w:val="0"/>
          <w:marTop w:val="0"/>
          <w:marBottom w:val="0"/>
          <w:divBdr>
            <w:top w:val="none" w:sz="0" w:space="0" w:color="auto"/>
            <w:left w:val="none" w:sz="0" w:space="0" w:color="auto"/>
            <w:bottom w:val="none" w:sz="0" w:space="0" w:color="auto"/>
            <w:right w:val="none" w:sz="0" w:space="0" w:color="auto"/>
          </w:divBdr>
        </w:div>
        <w:div w:id="679821100">
          <w:marLeft w:val="640"/>
          <w:marRight w:val="0"/>
          <w:marTop w:val="0"/>
          <w:marBottom w:val="0"/>
          <w:divBdr>
            <w:top w:val="none" w:sz="0" w:space="0" w:color="auto"/>
            <w:left w:val="none" w:sz="0" w:space="0" w:color="auto"/>
            <w:bottom w:val="none" w:sz="0" w:space="0" w:color="auto"/>
            <w:right w:val="none" w:sz="0" w:space="0" w:color="auto"/>
          </w:divBdr>
        </w:div>
        <w:div w:id="694621505">
          <w:marLeft w:val="640"/>
          <w:marRight w:val="0"/>
          <w:marTop w:val="0"/>
          <w:marBottom w:val="0"/>
          <w:divBdr>
            <w:top w:val="none" w:sz="0" w:space="0" w:color="auto"/>
            <w:left w:val="none" w:sz="0" w:space="0" w:color="auto"/>
            <w:bottom w:val="none" w:sz="0" w:space="0" w:color="auto"/>
            <w:right w:val="none" w:sz="0" w:space="0" w:color="auto"/>
          </w:divBdr>
        </w:div>
        <w:div w:id="779953219">
          <w:marLeft w:val="640"/>
          <w:marRight w:val="0"/>
          <w:marTop w:val="0"/>
          <w:marBottom w:val="0"/>
          <w:divBdr>
            <w:top w:val="none" w:sz="0" w:space="0" w:color="auto"/>
            <w:left w:val="none" w:sz="0" w:space="0" w:color="auto"/>
            <w:bottom w:val="none" w:sz="0" w:space="0" w:color="auto"/>
            <w:right w:val="none" w:sz="0" w:space="0" w:color="auto"/>
          </w:divBdr>
        </w:div>
        <w:div w:id="834151582">
          <w:marLeft w:val="640"/>
          <w:marRight w:val="0"/>
          <w:marTop w:val="0"/>
          <w:marBottom w:val="0"/>
          <w:divBdr>
            <w:top w:val="none" w:sz="0" w:space="0" w:color="auto"/>
            <w:left w:val="none" w:sz="0" w:space="0" w:color="auto"/>
            <w:bottom w:val="none" w:sz="0" w:space="0" w:color="auto"/>
            <w:right w:val="none" w:sz="0" w:space="0" w:color="auto"/>
          </w:divBdr>
        </w:div>
        <w:div w:id="861549267">
          <w:marLeft w:val="640"/>
          <w:marRight w:val="0"/>
          <w:marTop w:val="0"/>
          <w:marBottom w:val="0"/>
          <w:divBdr>
            <w:top w:val="none" w:sz="0" w:space="0" w:color="auto"/>
            <w:left w:val="none" w:sz="0" w:space="0" w:color="auto"/>
            <w:bottom w:val="none" w:sz="0" w:space="0" w:color="auto"/>
            <w:right w:val="none" w:sz="0" w:space="0" w:color="auto"/>
          </w:divBdr>
        </w:div>
        <w:div w:id="865756097">
          <w:marLeft w:val="640"/>
          <w:marRight w:val="0"/>
          <w:marTop w:val="0"/>
          <w:marBottom w:val="0"/>
          <w:divBdr>
            <w:top w:val="none" w:sz="0" w:space="0" w:color="auto"/>
            <w:left w:val="none" w:sz="0" w:space="0" w:color="auto"/>
            <w:bottom w:val="none" w:sz="0" w:space="0" w:color="auto"/>
            <w:right w:val="none" w:sz="0" w:space="0" w:color="auto"/>
          </w:divBdr>
        </w:div>
        <w:div w:id="879976841">
          <w:marLeft w:val="640"/>
          <w:marRight w:val="0"/>
          <w:marTop w:val="0"/>
          <w:marBottom w:val="0"/>
          <w:divBdr>
            <w:top w:val="none" w:sz="0" w:space="0" w:color="auto"/>
            <w:left w:val="none" w:sz="0" w:space="0" w:color="auto"/>
            <w:bottom w:val="none" w:sz="0" w:space="0" w:color="auto"/>
            <w:right w:val="none" w:sz="0" w:space="0" w:color="auto"/>
          </w:divBdr>
        </w:div>
        <w:div w:id="894051197">
          <w:marLeft w:val="640"/>
          <w:marRight w:val="0"/>
          <w:marTop w:val="0"/>
          <w:marBottom w:val="0"/>
          <w:divBdr>
            <w:top w:val="none" w:sz="0" w:space="0" w:color="auto"/>
            <w:left w:val="none" w:sz="0" w:space="0" w:color="auto"/>
            <w:bottom w:val="none" w:sz="0" w:space="0" w:color="auto"/>
            <w:right w:val="none" w:sz="0" w:space="0" w:color="auto"/>
          </w:divBdr>
        </w:div>
        <w:div w:id="1249146489">
          <w:marLeft w:val="640"/>
          <w:marRight w:val="0"/>
          <w:marTop w:val="0"/>
          <w:marBottom w:val="0"/>
          <w:divBdr>
            <w:top w:val="none" w:sz="0" w:space="0" w:color="auto"/>
            <w:left w:val="none" w:sz="0" w:space="0" w:color="auto"/>
            <w:bottom w:val="none" w:sz="0" w:space="0" w:color="auto"/>
            <w:right w:val="none" w:sz="0" w:space="0" w:color="auto"/>
          </w:divBdr>
        </w:div>
        <w:div w:id="1285691430">
          <w:marLeft w:val="640"/>
          <w:marRight w:val="0"/>
          <w:marTop w:val="0"/>
          <w:marBottom w:val="0"/>
          <w:divBdr>
            <w:top w:val="none" w:sz="0" w:space="0" w:color="auto"/>
            <w:left w:val="none" w:sz="0" w:space="0" w:color="auto"/>
            <w:bottom w:val="none" w:sz="0" w:space="0" w:color="auto"/>
            <w:right w:val="none" w:sz="0" w:space="0" w:color="auto"/>
          </w:divBdr>
        </w:div>
        <w:div w:id="1296329511">
          <w:marLeft w:val="640"/>
          <w:marRight w:val="0"/>
          <w:marTop w:val="0"/>
          <w:marBottom w:val="0"/>
          <w:divBdr>
            <w:top w:val="none" w:sz="0" w:space="0" w:color="auto"/>
            <w:left w:val="none" w:sz="0" w:space="0" w:color="auto"/>
            <w:bottom w:val="none" w:sz="0" w:space="0" w:color="auto"/>
            <w:right w:val="none" w:sz="0" w:space="0" w:color="auto"/>
          </w:divBdr>
        </w:div>
        <w:div w:id="1298685565">
          <w:marLeft w:val="640"/>
          <w:marRight w:val="0"/>
          <w:marTop w:val="0"/>
          <w:marBottom w:val="0"/>
          <w:divBdr>
            <w:top w:val="none" w:sz="0" w:space="0" w:color="auto"/>
            <w:left w:val="none" w:sz="0" w:space="0" w:color="auto"/>
            <w:bottom w:val="none" w:sz="0" w:space="0" w:color="auto"/>
            <w:right w:val="none" w:sz="0" w:space="0" w:color="auto"/>
          </w:divBdr>
        </w:div>
        <w:div w:id="1314986997">
          <w:marLeft w:val="640"/>
          <w:marRight w:val="0"/>
          <w:marTop w:val="0"/>
          <w:marBottom w:val="0"/>
          <w:divBdr>
            <w:top w:val="none" w:sz="0" w:space="0" w:color="auto"/>
            <w:left w:val="none" w:sz="0" w:space="0" w:color="auto"/>
            <w:bottom w:val="none" w:sz="0" w:space="0" w:color="auto"/>
            <w:right w:val="none" w:sz="0" w:space="0" w:color="auto"/>
          </w:divBdr>
        </w:div>
        <w:div w:id="1335187142">
          <w:marLeft w:val="640"/>
          <w:marRight w:val="0"/>
          <w:marTop w:val="0"/>
          <w:marBottom w:val="0"/>
          <w:divBdr>
            <w:top w:val="none" w:sz="0" w:space="0" w:color="auto"/>
            <w:left w:val="none" w:sz="0" w:space="0" w:color="auto"/>
            <w:bottom w:val="none" w:sz="0" w:space="0" w:color="auto"/>
            <w:right w:val="none" w:sz="0" w:space="0" w:color="auto"/>
          </w:divBdr>
        </w:div>
        <w:div w:id="1343052110">
          <w:marLeft w:val="640"/>
          <w:marRight w:val="0"/>
          <w:marTop w:val="0"/>
          <w:marBottom w:val="0"/>
          <w:divBdr>
            <w:top w:val="none" w:sz="0" w:space="0" w:color="auto"/>
            <w:left w:val="none" w:sz="0" w:space="0" w:color="auto"/>
            <w:bottom w:val="none" w:sz="0" w:space="0" w:color="auto"/>
            <w:right w:val="none" w:sz="0" w:space="0" w:color="auto"/>
          </w:divBdr>
        </w:div>
        <w:div w:id="1349526223">
          <w:marLeft w:val="640"/>
          <w:marRight w:val="0"/>
          <w:marTop w:val="0"/>
          <w:marBottom w:val="0"/>
          <w:divBdr>
            <w:top w:val="none" w:sz="0" w:space="0" w:color="auto"/>
            <w:left w:val="none" w:sz="0" w:space="0" w:color="auto"/>
            <w:bottom w:val="none" w:sz="0" w:space="0" w:color="auto"/>
            <w:right w:val="none" w:sz="0" w:space="0" w:color="auto"/>
          </w:divBdr>
        </w:div>
        <w:div w:id="1362706800">
          <w:marLeft w:val="640"/>
          <w:marRight w:val="0"/>
          <w:marTop w:val="0"/>
          <w:marBottom w:val="0"/>
          <w:divBdr>
            <w:top w:val="none" w:sz="0" w:space="0" w:color="auto"/>
            <w:left w:val="none" w:sz="0" w:space="0" w:color="auto"/>
            <w:bottom w:val="none" w:sz="0" w:space="0" w:color="auto"/>
            <w:right w:val="none" w:sz="0" w:space="0" w:color="auto"/>
          </w:divBdr>
        </w:div>
        <w:div w:id="1444494863">
          <w:marLeft w:val="640"/>
          <w:marRight w:val="0"/>
          <w:marTop w:val="0"/>
          <w:marBottom w:val="0"/>
          <w:divBdr>
            <w:top w:val="none" w:sz="0" w:space="0" w:color="auto"/>
            <w:left w:val="none" w:sz="0" w:space="0" w:color="auto"/>
            <w:bottom w:val="none" w:sz="0" w:space="0" w:color="auto"/>
            <w:right w:val="none" w:sz="0" w:space="0" w:color="auto"/>
          </w:divBdr>
        </w:div>
        <w:div w:id="1498886955">
          <w:marLeft w:val="640"/>
          <w:marRight w:val="0"/>
          <w:marTop w:val="0"/>
          <w:marBottom w:val="0"/>
          <w:divBdr>
            <w:top w:val="none" w:sz="0" w:space="0" w:color="auto"/>
            <w:left w:val="none" w:sz="0" w:space="0" w:color="auto"/>
            <w:bottom w:val="none" w:sz="0" w:space="0" w:color="auto"/>
            <w:right w:val="none" w:sz="0" w:space="0" w:color="auto"/>
          </w:divBdr>
        </w:div>
        <w:div w:id="1538813137">
          <w:marLeft w:val="640"/>
          <w:marRight w:val="0"/>
          <w:marTop w:val="0"/>
          <w:marBottom w:val="0"/>
          <w:divBdr>
            <w:top w:val="none" w:sz="0" w:space="0" w:color="auto"/>
            <w:left w:val="none" w:sz="0" w:space="0" w:color="auto"/>
            <w:bottom w:val="none" w:sz="0" w:space="0" w:color="auto"/>
            <w:right w:val="none" w:sz="0" w:space="0" w:color="auto"/>
          </w:divBdr>
        </w:div>
        <w:div w:id="1544901365">
          <w:marLeft w:val="640"/>
          <w:marRight w:val="0"/>
          <w:marTop w:val="0"/>
          <w:marBottom w:val="0"/>
          <w:divBdr>
            <w:top w:val="none" w:sz="0" w:space="0" w:color="auto"/>
            <w:left w:val="none" w:sz="0" w:space="0" w:color="auto"/>
            <w:bottom w:val="none" w:sz="0" w:space="0" w:color="auto"/>
            <w:right w:val="none" w:sz="0" w:space="0" w:color="auto"/>
          </w:divBdr>
        </w:div>
        <w:div w:id="1594316216">
          <w:marLeft w:val="640"/>
          <w:marRight w:val="0"/>
          <w:marTop w:val="0"/>
          <w:marBottom w:val="0"/>
          <w:divBdr>
            <w:top w:val="none" w:sz="0" w:space="0" w:color="auto"/>
            <w:left w:val="none" w:sz="0" w:space="0" w:color="auto"/>
            <w:bottom w:val="none" w:sz="0" w:space="0" w:color="auto"/>
            <w:right w:val="none" w:sz="0" w:space="0" w:color="auto"/>
          </w:divBdr>
        </w:div>
        <w:div w:id="1596936430">
          <w:marLeft w:val="640"/>
          <w:marRight w:val="0"/>
          <w:marTop w:val="0"/>
          <w:marBottom w:val="0"/>
          <w:divBdr>
            <w:top w:val="none" w:sz="0" w:space="0" w:color="auto"/>
            <w:left w:val="none" w:sz="0" w:space="0" w:color="auto"/>
            <w:bottom w:val="none" w:sz="0" w:space="0" w:color="auto"/>
            <w:right w:val="none" w:sz="0" w:space="0" w:color="auto"/>
          </w:divBdr>
        </w:div>
        <w:div w:id="1615021043">
          <w:marLeft w:val="640"/>
          <w:marRight w:val="0"/>
          <w:marTop w:val="0"/>
          <w:marBottom w:val="0"/>
          <w:divBdr>
            <w:top w:val="none" w:sz="0" w:space="0" w:color="auto"/>
            <w:left w:val="none" w:sz="0" w:space="0" w:color="auto"/>
            <w:bottom w:val="none" w:sz="0" w:space="0" w:color="auto"/>
            <w:right w:val="none" w:sz="0" w:space="0" w:color="auto"/>
          </w:divBdr>
        </w:div>
        <w:div w:id="1645313298">
          <w:marLeft w:val="640"/>
          <w:marRight w:val="0"/>
          <w:marTop w:val="0"/>
          <w:marBottom w:val="0"/>
          <w:divBdr>
            <w:top w:val="none" w:sz="0" w:space="0" w:color="auto"/>
            <w:left w:val="none" w:sz="0" w:space="0" w:color="auto"/>
            <w:bottom w:val="none" w:sz="0" w:space="0" w:color="auto"/>
            <w:right w:val="none" w:sz="0" w:space="0" w:color="auto"/>
          </w:divBdr>
        </w:div>
        <w:div w:id="1707366886">
          <w:marLeft w:val="640"/>
          <w:marRight w:val="0"/>
          <w:marTop w:val="0"/>
          <w:marBottom w:val="0"/>
          <w:divBdr>
            <w:top w:val="none" w:sz="0" w:space="0" w:color="auto"/>
            <w:left w:val="none" w:sz="0" w:space="0" w:color="auto"/>
            <w:bottom w:val="none" w:sz="0" w:space="0" w:color="auto"/>
            <w:right w:val="none" w:sz="0" w:space="0" w:color="auto"/>
          </w:divBdr>
        </w:div>
        <w:div w:id="1750999446">
          <w:marLeft w:val="640"/>
          <w:marRight w:val="0"/>
          <w:marTop w:val="0"/>
          <w:marBottom w:val="0"/>
          <w:divBdr>
            <w:top w:val="none" w:sz="0" w:space="0" w:color="auto"/>
            <w:left w:val="none" w:sz="0" w:space="0" w:color="auto"/>
            <w:bottom w:val="none" w:sz="0" w:space="0" w:color="auto"/>
            <w:right w:val="none" w:sz="0" w:space="0" w:color="auto"/>
          </w:divBdr>
        </w:div>
        <w:div w:id="1976443559">
          <w:marLeft w:val="640"/>
          <w:marRight w:val="0"/>
          <w:marTop w:val="0"/>
          <w:marBottom w:val="0"/>
          <w:divBdr>
            <w:top w:val="none" w:sz="0" w:space="0" w:color="auto"/>
            <w:left w:val="none" w:sz="0" w:space="0" w:color="auto"/>
            <w:bottom w:val="none" w:sz="0" w:space="0" w:color="auto"/>
            <w:right w:val="none" w:sz="0" w:space="0" w:color="auto"/>
          </w:divBdr>
        </w:div>
        <w:div w:id="1990940929">
          <w:marLeft w:val="640"/>
          <w:marRight w:val="0"/>
          <w:marTop w:val="0"/>
          <w:marBottom w:val="0"/>
          <w:divBdr>
            <w:top w:val="none" w:sz="0" w:space="0" w:color="auto"/>
            <w:left w:val="none" w:sz="0" w:space="0" w:color="auto"/>
            <w:bottom w:val="none" w:sz="0" w:space="0" w:color="auto"/>
            <w:right w:val="none" w:sz="0" w:space="0" w:color="auto"/>
          </w:divBdr>
        </w:div>
        <w:div w:id="2003848329">
          <w:marLeft w:val="640"/>
          <w:marRight w:val="0"/>
          <w:marTop w:val="0"/>
          <w:marBottom w:val="0"/>
          <w:divBdr>
            <w:top w:val="none" w:sz="0" w:space="0" w:color="auto"/>
            <w:left w:val="none" w:sz="0" w:space="0" w:color="auto"/>
            <w:bottom w:val="none" w:sz="0" w:space="0" w:color="auto"/>
            <w:right w:val="none" w:sz="0" w:space="0" w:color="auto"/>
          </w:divBdr>
        </w:div>
        <w:div w:id="2008828236">
          <w:marLeft w:val="640"/>
          <w:marRight w:val="0"/>
          <w:marTop w:val="0"/>
          <w:marBottom w:val="0"/>
          <w:divBdr>
            <w:top w:val="none" w:sz="0" w:space="0" w:color="auto"/>
            <w:left w:val="none" w:sz="0" w:space="0" w:color="auto"/>
            <w:bottom w:val="none" w:sz="0" w:space="0" w:color="auto"/>
            <w:right w:val="none" w:sz="0" w:space="0" w:color="auto"/>
          </w:divBdr>
        </w:div>
        <w:div w:id="2035109615">
          <w:marLeft w:val="640"/>
          <w:marRight w:val="0"/>
          <w:marTop w:val="0"/>
          <w:marBottom w:val="0"/>
          <w:divBdr>
            <w:top w:val="none" w:sz="0" w:space="0" w:color="auto"/>
            <w:left w:val="none" w:sz="0" w:space="0" w:color="auto"/>
            <w:bottom w:val="none" w:sz="0" w:space="0" w:color="auto"/>
            <w:right w:val="none" w:sz="0" w:space="0" w:color="auto"/>
          </w:divBdr>
        </w:div>
        <w:div w:id="2058434619">
          <w:marLeft w:val="640"/>
          <w:marRight w:val="0"/>
          <w:marTop w:val="0"/>
          <w:marBottom w:val="0"/>
          <w:divBdr>
            <w:top w:val="none" w:sz="0" w:space="0" w:color="auto"/>
            <w:left w:val="none" w:sz="0" w:space="0" w:color="auto"/>
            <w:bottom w:val="none" w:sz="0" w:space="0" w:color="auto"/>
            <w:right w:val="none" w:sz="0" w:space="0" w:color="auto"/>
          </w:divBdr>
        </w:div>
        <w:div w:id="2105999428">
          <w:marLeft w:val="640"/>
          <w:marRight w:val="0"/>
          <w:marTop w:val="0"/>
          <w:marBottom w:val="0"/>
          <w:divBdr>
            <w:top w:val="none" w:sz="0" w:space="0" w:color="auto"/>
            <w:left w:val="none" w:sz="0" w:space="0" w:color="auto"/>
            <w:bottom w:val="none" w:sz="0" w:space="0" w:color="auto"/>
            <w:right w:val="none" w:sz="0" w:space="0" w:color="auto"/>
          </w:divBdr>
        </w:div>
        <w:div w:id="2109344083">
          <w:marLeft w:val="640"/>
          <w:marRight w:val="0"/>
          <w:marTop w:val="0"/>
          <w:marBottom w:val="0"/>
          <w:divBdr>
            <w:top w:val="none" w:sz="0" w:space="0" w:color="auto"/>
            <w:left w:val="none" w:sz="0" w:space="0" w:color="auto"/>
            <w:bottom w:val="none" w:sz="0" w:space="0" w:color="auto"/>
            <w:right w:val="none" w:sz="0" w:space="0" w:color="auto"/>
          </w:divBdr>
        </w:div>
        <w:div w:id="2119056454">
          <w:marLeft w:val="640"/>
          <w:marRight w:val="0"/>
          <w:marTop w:val="0"/>
          <w:marBottom w:val="0"/>
          <w:divBdr>
            <w:top w:val="none" w:sz="0" w:space="0" w:color="auto"/>
            <w:left w:val="none" w:sz="0" w:space="0" w:color="auto"/>
            <w:bottom w:val="none" w:sz="0" w:space="0" w:color="auto"/>
            <w:right w:val="none" w:sz="0" w:space="0" w:color="auto"/>
          </w:divBdr>
        </w:div>
        <w:div w:id="2146895507">
          <w:marLeft w:val="640"/>
          <w:marRight w:val="0"/>
          <w:marTop w:val="0"/>
          <w:marBottom w:val="0"/>
          <w:divBdr>
            <w:top w:val="none" w:sz="0" w:space="0" w:color="auto"/>
            <w:left w:val="none" w:sz="0" w:space="0" w:color="auto"/>
            <w:bottom w:val="none" w:sz="0" w:space="0" w:color="auto"/>
            <w:right w:val="none" w:sz="0" w:space="0" w:color="auto"/>
          </w:divBdr>
        </w:div>
      </w:divsChild>
    </w:div>
    <w:div w:id="1767729587">
      <w:bodyDiv w:val="1"/>
      <w:marLeft w:val="0"/>
      <w:marRight w:val="0"/>
      <w:marTop w:val="0"/>
      <w:marBottom w:val="0"/>
      <w:divBdr>
        <w:top w:val="none" w:sz="0" w:space="0" w:color="auto"/>
        <w:left w:val="none" w:sz="0" w:space="0" w:color="auto"/>
        <w:bottom w:val="none" w:sz="0" w:space="0" w:color="auto"/>
        <w:right w:val="none" w:sz="0" w:space="0" w:color="auto"/>
      </w:divBdr>
      <w:divsChild>
        <w:div w:id="1214848177">
          <w:marLeft w:val="640"/>
          <w:marRight w:val="0"/>
          <w:marTop w:val="0"/>
          <w:marBottom w:val="0"/>
          <w:divBdr>
            <w:top w:val="none" w:sz="0" w:space="0" w:color="auto"/>
            <w:left w:val="none" w:sz="0" w:space="0" w:color="auto"/>
            <w:bottom w:val="none" w:sz="0" w:space="0" w:color="auto"/>
            <w:right w:val="none" w:sz="0" w:space="0" w:color="auto"/>
          </w:divBdr>
        </w:div>
        <w:div w:id="201138297">
          <w:marLeft w:val="640"/>
          <w:marRight w:val="0"/>
          <w:marTop w:val="0"/>
          <w:marBottom w:val="0"/>
          <w:divBdr>
            <w:top w:val="none" w:sz="0" w:space="0" w:color="auto"/>
            <w:left w:val="none" w:sz="0" w:space="0" w:color="auto"/>
            <w:bottom w:val="none" w:sz="0" w:space="0" w:color="auto"/>
            <w:right w:val="none" w:sz="0" w:space="0" w:color="auto"/>
          </w:divBdr>
        </w:div>
        <w:div w:id="1723946192">
          <w:marLeft w:val="640"/>
          <w:marRight w:val="0"/>
          <w:marTop w:val="0"/>
          <w:marBottom w:val="0"/>
          <w:divBdr>
            <w:top w:val="none" w:sz="0" w:space="0" w:color="auto"/>
            <w:left w:val="none" w:sz="0" w:space="0" w:color="auto"/>
            <w:bottom w:val="none" w:sz="0" w:space="0" w:color="auto"/>
            <w:right w:val="none" w:sz="0" w:space="0" w:color="auto"/>
          </w:divBdr>
        </w:div>
        <w:div w:id="490025490">
          <w:marLeft w:val="640"/>
          <w:marRight w:val="0"/>
          <w:marTop w:val="0"/>
          <w:marBottom w:val="0"/>
          <w:divBdr>
            <w:top w:val="none" w:sz="0" w:space="0" w:color="auto"/>
            <w:left w:val="none" w:sz="0" w:space="0" w:color="auto"/>
            <w:bottom w:val="none" w:sz="0" w:space="0" w:color="auto"/>
            <w:right w:val="none" w:sz="0" w:space="0" w:color="auto"/>
          </w:divBdr>
        </w:div>
        <w:div w:id="571279728">
          <w:marLeft w:val="640"/>
          <w:marRight w:val="0"/>
          <w:marTop w:val="0"/>
          <w:marBottom w:val="0"/>
          <w:divBdr>
            <w:top w:val="none" w:sz="0" w:space="0" w:color="auto"/>
            <w:left w:val="none" w:sz="0" w:space="0" w:color="auto"/>
            <w:bottom w:val="none" w:sz="0" w:space="0" w:color="auto"/>
            <w:right w:val="none" w:sz="0" w:space="0" w:color="auto"/>
          </w:divBdr>
        </w:div>
        <w:div w:id="1055620001">
          <w:marLeft w:val="640"/>
          <w:marRight w:val="0"/>
          <w:marTop w:val="0"/>
          <w:marBottom w:val="0"/>
          <w:divBdr>
            <w:top w:val="none" w:sz="0" w:space="0" w:color="auto"/>
            <w:left w:val="none" w:sz="0" w:space="0" w:color="auto"/>
            <w:bottom w:val="none" w:sz="0" w:space="0" w:color="auto"/>
            <w:right w:val="none" w:sz="0" w:space="0" w:color="auto"/>
          </w:divBdr>
        </w:div>
        <w:div w:id="1087652415">
          <w:marLeft w:val="640"/>
          <w:marRight w:val="0"/>
          <w:marTop w:val="0"/>
          <w:marBottom w:val="0"/>
          <w:divBdr>
            <w:top w:val="none" w:sz="0" w:space="0" w:color="auto"/>
            <w:left w:val="none" w:sz="0" w:space="0" w:color="auto"/>
            <w:bottom w:val="none" w:sz="0" w:space="0" w:color="auto"/>
            <w:right w:val="none" w:sz="0" w:space="0" w:color="auto"/>
          </w:divBdr>
        </w:div>
        <w:div w:id="312758976">
          <w:marLeft w:val="640"/>
          <w:marRight w:val="0"/>
          <w:marTop w:val="0"/>
          <w:marBottom w:val="0"/>
          <w:divBdr>
            <w:top w:val="none" w:sz="0" w:space="0" w:color="auto"/>
            <w:left w:val="none" w:sz="0" w:space="0" w:color="auto"/>
            <w:bottom w:val="none" w:sz="0" w:space="0" w:color="auto"/>
            <w:right w:val="none" w:sz="0" w:space="0" w:color="auto"/>
          </w:divBdr>
        </w:div>
        <w:div w:id="1267688943">
          <w:marLeft w:val="640"/>
          <w:marRight w:val="0"/>
          <w:marTop w:val="0"/>
          <w:marBottom w:val="0"/>
          <w:divBdr>
            <w:top w:val="none" w:sz="0" w:space="0" w:color="auto"/>
            <w:left w:val="none" w:sz="0" w:space="0" w:color="auto"/>
            <w:bottom w:val="none" w:sz="0" w:space="0" w:color="auto"/>
            <w:right w:val="none" w:sz="0" w:space="0" w:color="auto"/>
          </w:divBdr>
        </w:div>
        <w:div w:id="234820706">
          <w:marLeft w:val="640"/>
          <w:marRight w:val="0"/>
          <w:marTop w:val="0"/>
          <w:marBottom w:val="0"/>
          <w:divBdr>
            <w:top w:val="none" w:sz="0" w:space="0" w:color="auto"/>
            <w:left w:val="none" w:sz="0" w:space="0" w:color="auto"/>
            <w:bottom w:val="none" w:sz="0" w:space="0" w:color="auto"/>
            <w:right w:val="none" w:sz="0" w:space="0" w:color="auto"/>
          </w:divBdr>
        </w:div>
        <w:div w:id="1215968160">
          <w:marLeft w:val="640"/>
          <w:marRight w:val="0"/>
          <w:marTop w:val="0"/>
          <w:marBottom w:val="0"/>
          <w:divBdr>
            <w:top w:val="none" w:sz="0" w:space="0" w:color="auto"/>
            <w:left w:val="none" w:sz="0" w:space="0" w:color="auto"/>
            <w:bottom w:val="none" w:sz="0" w:space="0" w:color="auto"/>
            <w:right w:val="none" w:sz="0" w:space="0" w:color="auto"/>
          </w:divBdr>
        </w:div>
        <w:div w:id="1956523041">
          <w:marLeft w:val="640"/>
          <w:marRight w:val="0"/>
          <w:marTop w:val="0"/>
          <w:marBottom w:val="0"/>
          <w:divBdr>
            <w:top w:val="none" w:sz="0" w:space="0" w:color="auto"/>
            <w:left w:val="none" w:sz="0" w:space="0" w:color="auto"/>
            <w:bottom w:val="none" w:sz="0" w:space="0" w:color="auto"/>
            <w:right w:val="none" w:sz="0" w:space="0" w:color="auto"/>
          </w:divBdr>
        </w:div>
        <w:div w:id="1554730684">
          <w:marLeft w:val="640"/>
          <w:marRight w:val="0"/>
          <w:marTop w:val="0"/>
          <w:marBottom w:val="0"/>
          <w:divBdr>
            <w:top w:val="none" w:sz="0" w:space="0" w:color="auto"/>
            <w:left w:val="none" w:sz="0" w:space="0" w:color="auto"/>
            <w:bottom w:val="none" w:sz="0" w:space="0" w:color="auto"/>
            <w:right w:val="none" w:sz="0" w:space="0" w:color="auto"/>
          </w:divBdr>
        </w:div>
        <w:div w:id="931662067">
          <w:marLeft w:val="640"/>
          <w:marRight w:val="0"/>
          <w:marTop w:val="0"/>
          <w:marBottom w:val="0"/>
          <w:divBdr>
            <w:top w:val="none" w:sz="0" w:space="0" w:color="auto"/>
            <w:left w:val="none" w:sz="0" w:space="0" w:color="auto"/>
            <w:bottom w:val="none" w:sz="0" w:space="0" w:color="auto"/>
            <w:right w:val="none" w:sz="0" w:space="0" w:color="auto"/>
          </w:divBdr>
        </w:div>
        <w:div w:id="1366251325">
          <w:marLeft w:val="640"/>
          <w:marRight w:val="0"/>
          <w:marTop w:val="0"/>
          <w:marBottom w:val="0"/>
          <w:divBdr>
            <w:top w:val="none" w:sz="0" w:space="0" w:color="auto"/>
            <w:left w:val="none" w:sz="0" w:space="0" w:color="auto"/>
            <w:bottom w:val="none" w:sz="0" w:space="0" w:color="auto"/>
            <w:right w:val="none" w:sz="0" w:space="0" w:color="auto"/>
          </w:divBdr>
        </w:div>
        <w:div w:id="1531719731">
          <w:marLeft w:val="640"/>
          <w:marRight w:val="0"/>
          <w:marTop w:val="0"/>
          <w:marBottom w:val="0"/>
          <w:divBdr>
            <w:top w:val="none" w:sz="0" w:space="0" w:color="auto"/>
            <w:left w:val="none" w:sz="0" w:space="0" w:color="auto"/>
            <w:bottom w:val="none" w:sz="0" w:space="0" w:color="auto"/>
            <w:right w:val="none" w:sz="0" w:space="0" w:color="auto"/>
          </w:divBdr>
        </w:div>
        <w:div w:id="88936671">
          <w:marLeft w:val="640"/>
          <w:marRight w:val="0"/>
          <w:marTop w:val="0"/>
          <w:marBottom w:val="0"/>
          <w:divBdr>
            <w:top w:val="none" w:sz="0" w:space="0" w:color="auto"/>
            <w:left w:val="none" w:sz="0" w:space="0" w:color="auto"/>
            <w:bottom w:val="none" w:sz="0" w:space="0" w:color="auto"/>
            <w:right w:val="none" w:sz="0" w:space="0" w:color="auto"/>
          </w:divBdr>
        </w:div>
        <w:div w:id="654797425">
          <w:marLeft w:val="640"/>
          <w:marRight w:val="0"/>
          <w:marTop w:val="0"/>
          <w:marBottom w:val="0"/>
          <w:divBdr>
            <w:top w:val="none" w:sz="0" w:space="0" w:color="auto"/>
            <w:left w:val="none" w:sz="0" w:space="0" w:color="auto"/>
            <w:bottom w:val="none" w:sz="0" w:space="0" w:color="auto"/>
            <w:right w:val="none" w:sz="0" w:space="0" w:color="auto"/>
          </w:divBdr>
        </w:div>
        <w:div w:id="2045785638">
          <w:marLeft w:val="640"/>
          <w:marRight w:val="0"/>
          <w:marTop w:val="0"/>
          <w:marBottom w:val="0"/>
          <w:divBdr>
            <w:top w:val="none" w:sz="0" w:space="0" w:color="auto"/>
            <w:left w:val="none" w:sz="0" w:space="0" w:color="auto"/>
            <w:bottom w:val="none" w:sz="0" w:space="0" w:color="auto"/>
            <w:right w:val="none" w:sz="0" w:space="0" w:color="auto"/>
          </w:divBdr>
        </w:div>
        <w:div w:id="358624569">
          <w:marLeft w:val="640"/>
          <w:marRight w:val="0"/>
          <w:marTop w:val="0"/>
          <w:marBottom w:val="0"/>
          <w:divBdr>
            <w:top w:val="none" w:sz="0" w:space="0" w:color="auto"/>
            <w:left w:val="none" w:sz="0" w:space="0" w:color="auto"/>
            <w:bottom w:val="none" w:sz="0" w:space="0" w:color="auto"/>
            <w:right w:val="none" w:sz="0" w:space="0" w:color="auto"/>
          </w:divBdr>
        </w:div>
        <w:div w:id="482235647">
          <w:marLeft w:val="640"/>
          <w:marRight w:val="0"/>
          <w:marTop w:val="0"/>
          <w:marBottom w:val="0"/>
          <w:divBdr>
            <w:top w:val="none" w:sz="0" w:space="0" w:color="auto"/>
            <w:left w:val="none" w:sz="0" w:space="0" w:color="auto"/>
            <w:bottom w:val="none" w:sz="0" w:space="0" w:color="auto"/>
            <w:right w:val="none" w:sz="0" w:space="0" w:color="auto"/>
          </w:divBdr>
        </w:div>
        <w:div w:id="779029727">
          <w:marLeft w:val="640"/>
          <w:marRight w:val="0"/>
          <w:marTop w:val="0"/>
          <w:marBottom w:val="0"/>
          <w:divBdr>
            <w:top w:val="none" w:sz="0" w:space="0" w:color="auto"/>
            <w:left w:val="none" w:sz="0" w:space="0" w:color="auto"/>
            <w:bottom w:val="none" w:sz="0" w:space="0" w:color="auto"/>
            <w:right w:val="none" w:sz="0" w:space="0" w:color="auto"/>
          </w:divBdr>
        </w:div>
        <w:div w:id="2047637847">
          <w:marLeft w:val="640"/>
          <w:marRight w:val="0"/>
          <w:marTop w:val="0"/>
          <w:marBottom w:val="0"/>
          <w:divBdr>
            <w:top w:val="none" w:sz="0" w:space="0" w:color="auto"/>
            <w:left w:val="none" w:sz="0" w:space="0" w:color="auto"/>
            <w:bottom w:val="none" w:sz="0" w:space="0" w:color="auto"/>
            <w:right w:val="none" w:sz="0" w:space="0" w:color="auto"/>
          </w:divBdr>
        </w:div>
        <w:div w:id="589198557">
          <w:marLeft w:val="640"/>
          <w:marRight w:val="0"/>
          <w:marTop w:val="0"/>
          <w:marBottom w:val="0"/>
          <w:divBdr>
            <w:top w:val="none" w:sz="0" w:space="0" w:color="auto"/>
            <w:left w:val="none" w:sz="0" w:space="0" w:color="auto"/>
            <w:bottom w:val="none" w:sz="0" w:space="0" w:color="auto"/>
            <w:right w:val="none" w:sz="0" w:space="0" w:color="auto"/>
          </w:divBdr>
        </w:div>
        <w:div w:id="1615791971">
          <w:marLeft w:val="640"/>
          <w:marRight w:val="0"/>
          <w:marTop w:val="0"/>
          <w:marBottom w:val="0"/>
          <w:divBdr>
            <w:top w:val="none" w:sz="0" w:space="0" w:color="auto"/>
            <w:left w:val="none" w:sz="0" w:space="0" w:color="auto"/>
            <w:bottom w:val="none" w:sz="0" w:space="0" w:color="auto"/>
            <w:right w:val="none" w:sz="0" w:space="0" w:color="auto"/>
          </w:divBdr>
        </w:div>
        <w:div w:id="1272739834">
          <w:marLeft w:val="640"/>
          <w:marRight w:val="0"/>
          <w:marTop w:val="0"/>
          <w:marBottom w:val="0"/>
          <w:divBdr>
            <w:top w:val="none" w:sz="0" w:space="0" w:color="auto"/>
            <w:left w:val="none" w:sz="0" w:space="0" w:color="auto"/>
            <w:bottom w:val="none" w:sz="0" w:space="0" w:color="auto"/>
            <w:right w:val="none" w:sz="0" w:space="0" w:color="auto"/>
          </w:divBdr>
        </w:div>
        <w:div w:id="865798909">
          <w:marLeft w:val="640"/>
          <w:marRight w:val="0"/>
          <w:marTop w:val="0"/>
          <w:marBottom w:val="0"/>
          <w:divBdr>
            <w:top w:val="none" w:sz="0" w:space="0" w:color="auto"/>
            <w:left w:val="none" w:sz="0" w:space="0" w:color="auto"/>
            <w:bottom w:val="none" w:sz="0" w:space="0" w:color="auto"/>
            <w:right w:val="none" w:sz="0" w:space="0" w:color="auto"/>
          </w:divBdr>
        </w:div>
        <w:div w:id="1741563145">
          <w:marLeft w:val="640"/>
          <w:marRight w:val="0"/>
          <w:marTop w:val="0"/>
          <w:marBottom w:val="0"/>
          <w:divBdr>
            <w:top w:val="none" w:sz="0" w:space="0" w:color="auto"/>
            <w:left w:val="none" w:sz="0" w:space="0" w:color="auto"/>
            <w:bottom w:val="none" w:sz="0" w:space="0" w:color="auto"/>
            <w:right w:val="none" w:sz="0" w:space="0" w:color="auto"/>
          </w:divBdr>
        </w:div>
        <w:div w:id="169486519">
          <w:marLeft w:val="640"/>
          <w:marRight w:val="0"/>
          <w:marTop w:val="0"/>
          <w:marBottom w:val="0"/>
          <w:divBdr>
            <w:top w:val="none" w:sz="0" w:space="0" w:color="auto"/>
            <w:left w:val="none" w:sz="0" w:space="0" w:color="auto"/>
            <w:bottom w:val="none" w:sz="0" w:space="0" w:color="auto"/>
            <w:right w:val="none" w:sz="0" w:space="0" w:color="auto"/>
          </w:divBdr>
        </w:div>
        <w:div w:id="956914139">
          <w:marLeft w:val="640"/>
          <w:marRight w:val="0"/>
          <w:marTop w:val="0"/>
          <w:marBottom w:val="0"/>
          <w:divBdr>
            <w:top w:val="none" w:sz="0" w:space="0" w:color="auto"/>
            <w:left w:val="none" w:sz="0" w:space="0" w:color="auto"/>
            <w:bottom w:val="none" w:sz="0" w:space="0" w:color="auto"/>
            <w:right w:val="none" w:sz="0" w:space="0" w:color="auto"/>
          </w:divBdr>
        </w:div>
        <w:div w:id="1374883721">
          <w:marLeft w:val="640"/>
          <w:marRight w:val="0"/>
          <w:marTop w:val="0"/>
          <w:marBottom w:val="0"/>
          <w:divBdr>
            <w:top w:val="none" w:sz="0" w:space="0" w:color="auto"/>
            <w:left w:val="none" w:sz="0" w:space="0" w:color="auto"/>
            <w:bottom w:val="none" w:sz="0" w:space="0" w:color="auto"/>
            <w:right w:val="none" w:sz="0" w:space="0" w:color="auto"/>
          </w:divBdr>
        </w:div>
        <w:div w:id="334848220">
          <w:marLeft w:val="640"/>
          <w:marRight w:val="0"/>
          <w:marTop w:val="0"/>
          <w:marBottom w:val="0"/>
          <w:divBdr>
            <w:top w:val="none" w:sz="0" w:space="0" w:color="auto"/>
            <w:left w:val="none" w:sz="0" w:space="0" w:color="auto"/>
            <w:bottom w:val="none" w:sz="0" w:space="0" w:color="auto"/>
            <w:right w:val="none" w:sz="0" w:space="0" w:color="auto"/>
          </w:divBdr>
        </w:div>
        <w:div w:id="1363436539">
          <w:marLeft w:val="640"/>
          <w:marRight w:val="0"/>
          <w:marTop w:val="0"/>
          <w:marBottom w:val="0"/>
          <w:divBdr>
            <w:top w:val="none" w:sz="0" w:space="0" w:color="auto"/>
            <w:left w:val="none" w:sz="0" w:space="0" w:color="auto"/>
            <w:bottom w:val="none" w:sz="0" w:space="0" w:color="auto"/>
            <w:right w:val="none" w:sz="0" w:space="0" w:color="auto"/>
          </w:divBdr>
        </w:div>
        <w:div w:id="963079960">
          <w:marLeft w:val="640"/>
          <w:marRight w:val="0"/>
          <w:marTop w:val="0"/>
          <w:marBottom w:val="0"/>
          <w:divBdr>
            <w:top w:val="none" w:sz="0" w:space="0" w:color="auto"/>
            <w:left w:val="none" w:sz="0" w:space="0" w:color="auto"/>
            <w:bottom w:val="none" w:sz="0" w:space="0" w:color="auto"/>
            <w:right w:val="none" w:sz="0" w:space="0" w:color="auto"/>
          </w:divBdr>
        </w:div>
        <w:div w:id="2056660841">
          <w:marLeft w:val="640"/>
          <w:marRight w:val="0"/>
          <w:marTop w:val="0"/>
          <w:marBottom w:val="0"/>
          <w:divBdr>
            <w:top w:val="none" w:sz="0" w:space="0" w:color="auto"/>
            <w:left w:val="none" w:sz="0" w:space="0" w:color="auto"/>
            <w:bottom w:val="none" w:sz="0" w:space="0" w:color="auto"/>
            <w:right w:val="none" w:sz="0" w:space="0" w:color="auto"/>
          </w:divBdr>
        </w:div>
        <w:div w:id="810177518">
          <w:marLeft w:val="640"/>
          <w:marRight w:val="0"/>
          <w:marTop w:val="0"/>
          <w:marBottom w:val="0"/>
          <w:divBdr>
            <w:top w:val="none" w:sz="0" w:space="0" w:color="auto"/>
            <w:left w:val="none" w:sz="0" w:space="0" w:color="auto"/>
            <w:bottom w:val="none" w:sz="0" w:space="0" w:color="auto"/>
            <w:right w:val="none" w:sz="0" w:space="0" w:color="auto"/>
          </w:divBdr>
        </w:div>
        <w:div w:id="386219451">
          <w:marLeft w:val="640"/>
          <w:marRight w:val="0"/>
          <w:marTop w:val="0"/>
          <w:marBottom w:val="0"/>
          <w:divBdr>
            <w:top w:val="none" w:sz="0" w:space="0" w:color="auto"/>
            <w:left w:val="none" w:sz="0" w:space="0" w:color="auto"/>
            <w:bottom w:val="none" w:sz="0" w:space="0" w:color="auto"/>
            <w:right w:val="none" w:sz="0" w:space="0" w:color="auto"/>
          </w:divBdr>
        </w:div>
        <w:div w:id="859516607">
          <w:marLeft w:val="640"/>
          <w:marRight w:val="0"/>
          <w:marTop w:val="0"/>
          <w:marBottom w:val="0"/>
          <w:divBdr>
            <w:top w:val="none" w:sz="0" w:space="0" w:color="auto"/>
            <w:left w:val="none" w:sz="0" w:space="0" w:color="auto"/>
            <w:bottom w:val="none" w:sz="0" w:space="0" w:color="auto"/>
            <w:right w:val="none" w:sz="0" w:space="0" w:color="auto"/>
          </w:divBdr>
        </w:div>
        <w:div w:id="1310281139">
          <w:marLeft w:val="640"/>
          <w:marRight w:val="0"/>
          <w:marTop w:val="0"/>
          <w:marBottom w:val="0"/>
          <w:divBdr>
            <w:top w:val="none" w:sz="0" w:space="0" w:color="auto"/>
            <w:left w:val="none" w:sz="0" w:space="0" w:color="auto"/>
            <w:bottom w:val="none" w:sz="0" w:space="0" w:color="auto"/>
            <w:right w:val="none" w:sz="0" w:space="0" w:color="auto"/>
          </w:divBdr>
        </w:div>
        <w:div w:id="214435804">
          <w:marLeft w:val="640"/>
          <w:marRight w:val="0"/>
          <w:marTop w:val="0"/>
          <w:marBottom w:val="0"/>
          <w:divBdr>
            <w:top w:val="none" w:sz="0" w:space="0" w:color="auto"/>
            <w:left w:val="none" w:sz="0" w:space="0" w:color="auto"/>
            <w:bottom w:val="none" w:sz="0" w:space="0" w:color="auto"/>
            <w:right w:val="none" w:sz="0" w:space="0" w:color="auto"/>
          </w:divBdr>
        </w:div>
        <w:div w:id="449207537">
          <w:marLeft w:val="640"/>
          <w:marRight w:val="0"/>
          <w:marTop w:val="0"/>
          <w:marBottom w:val="0"/>
          <w:divBdr>
            <w:top w:val="none" w:sz="0" w:space="0" w:color="auto"/>
            <w:left w:val="none" w:sz="0" w:space="0" w:color="auto"/>
            <w:bottom w:val="none" w:sz="0" w:space="0" w:color="auto"/>
            <w:right w:val="none" w:sz="0" w:space="0" w:color="auto"/>
          </w:divBdr>
        </w:div>
        <w:div w:id="1514300145">
          <w:marLeft w:val="640"/>
          <w:marRight w:val="0"/>
          <w:marTop w:val="0"/>
          <w:marBottom w:val="0"/>
          <w:divBdr>
            <w:top w:val="none" w:sz="0" w:space="0" w:color="auto"/>
            <w:left w:val="none" w:sz="0" w:space="0" w:color="auto"/>
            <w:bottom w:val="none" w:sz="0" w:space="0" w:color="auto"/>
            <w:right w:val="none" w:sz="0" w:space="0" w:color="auto"/>
          </w:divBdr>
        </w:div>
        <w:div w:id="2069959008">
          <w:marLeft w:val="640"/>
          <w:marRight w:val="0"/>
          <w:marTop w:val="0"/>
          <w:marBottom w:val="0"/>
          <w:divBdr>
            <w:top w:val="none" w:sz="0" w:space="0" w:color="auto"/>
            <w:left w:val="none" w:sz="0" w:space="0" w:color="auto"/>
            <w:bottom w:val="none" w:sz="0" w:space="0" w:color="auto"/>
            <w:right w:val="none" w:sz="0" w:space="0" w:color="auto"/>
          </w:divBdr>
        </w:div>
        <w:div w:id="1304625500">
          <w:marLeft w:val="640"/>
          <w:marRight w:val="0"/>
          <w:marTop w:val="0"/>
          <w:marBottom w:val="0"/>
          <w:divBdr>
            <w:top w:val="none" w:sz="0" w:space="0" w:color="auto"/>
            <w:left w:val="none" w:sz="0" w:space="0" w:color="auto"/>
            <w:bottom w:val="none" w:sz="0" w:space="0" w:color="auto"/>
            <w:right w:val="none" w:sz="0" w:space="0" w:color="auto"/>
          </w:divBdr>
        </w:div>
        <w:div w:id="1851526288">
          <w:marLeft w:val="640"/>
          <w:marRight w:val="0"/>
          <w:marTop w:val="0"/>
          <w:marBottom w:val="0"/>
          <w:divBdr>
            <w:top w:val="none" w:sz="0" w:space="0" w:color="auto"/>
            <w:left w:val="none" w:sz="0" w:space="0" w:color="auto"/>
            <w:bottom w:val="none" w:sz="0" w:space="0" w:color="auto"/>
            <w:right w:val="none" w:sz="0" w:space="0" w:color="auto"/>
          </w:divBdr>
        </w:div>
        <w:div w:id="301082420">
          <w:marLeft w:val="640"/>
          <w:marRight w:val="0"/>
          <w:marTop w:val="0"/>
          <w:marBottom w:val="0"/>
          <w:divBdr>
            <w:top w:val="none" w:sz="0" w:space="0" w:color="auto"/>
            <w:left w:val="none" w:sz="0" w:space="0" w:color="auto"/>
            <w:bottom w:val="none" w:sz="0" w:space="0" w:color="auto"/>
            <w:right w:val="none" w:sz="0" w:space="0" w:color="auto"/>
          </w:divBdr>
        </w:div>
        <w:div w:id="485823559">
          <w:marLeft w:val="640"/>
          <w:marRight w:val="0"/>
          <w:marTop w:val="0"/>
          <w:marBottom w:val="0"/>
          <w:divBdr>
            <w:top w:val="none" w:sz="0" w:space="0" w:color="auto"/>
            <w:left w:val="none" w:sz="0" w:space="0" w:color="auto"/>
            <w:bottom w:val="none" w:sz="0" w:space="0" w:color="auto"/>
            <w:right w:val="none" w:sz="0" w:space="0" w:color="auto"/>
          </w:divBdr>
        </w:div>
        <w:div w:id="820582348">
          <w:marLeft w:val="640"/>
          <w:marRight w:val="0"/>
          <w:marTop w:val="0"/>
          <w:marBottom w:val="0"/>
          <w:divBdr>
            <w:top w:val="none" w:sz="0" w:space="0" w:color="auto"/>
            <w:left w:val="none" w:sz="0" w:space="0" w:color="auto"/>
            <w:bottom w:val="none" w:sz="0" w:space="0" w:color="auto"/>
            <w:right w:val="none" w:sz="0" w:space="0" w:color="auto"/>
          </w:divBdr>
        </w:div>
        <w:div w:id="1606503135">
          <w:marLeft w:val="640"/>
          <w:marRight w:val="0"/>
          <w:marTop w:val="0"/>
          <w:marBottom w:val="0"/>
          <w:divBdr>
            <w:top w:val="none" w:sz="0" w:space="0" w:color="auto"/>
            <w:left w:val="none" w:sz="0" w:space="0" w:color="auto"/>
            <w:bottom w:val="none" w:sz="0" w:space="0" w:color="auto"/>
            <w:right w:val="none" w:sz="0" w:space="0" w:color="auto"/>
          </w:divBdr>
        </w:div>
      </w:divsChild>
    </w:div>
    <w:div w:id="1767917753">
      <w:marLeft w:val="640"/>
      <w:marRight w:val="0"/>
      <w:marTop w:val="0"/>
      <w:marBottom w:val="0"/>
      <w:divBdr>
        <w:top w:val="none" w:sz="0" w:space="0" w:color="auto"/>
        <w:left w:val="none" w:sz="0" w:space="0" w:color="auto"/>
        <w:bottom w:val="none" w:sz="0" w:space="0" w:color="auto"/>
        <w:right w:val="none" w:sz="0" w:space="0" w:color="auto"/>
      </w:divBdr>
    </w:div>
    <w:div w:id="1768579009">
      <w:marLeft w:val="640"/>
      <w:marRight w:val="0"/>
      <w:marTop w:val="0"/>
      <w:marBottom w:val="0"/>
      <w:divBdr>
        <w:top w:val="none" w:sz="0" w:space="0" w:color="auto"/>
        <w:left w:val="none" w:sz="0" w:space="0" w:color="auto"/>
        <w:bottom w:val="none" w:sz="0" w:space="0" w:color="auto"/>
        <w:right w:val="none" w:sz="0" w:space="0" w:color="auto"/>
      </w:divBdr>
    </w:div>
    <w:div w:id="1769036396">
      <w:marLeft w:val="640"/>
      <w:marRight w:val="0"/>
      <w:marTop w:val="0"/>
      <w:marBottom w:val="0"/>
      <w:divBdr>
        <w:top w:val="none" w:sz="0" w:space="0" w:color="auto"/>
        <w:left w:val="none" w:sz="0" w:space="0" w:color="auto"/>
        <w:bottom w:val="none" w:sz="0" w:space="0" w:color="auto"/>
        <w:right w:val="none" w:sz="0" w:space="0" w:color="auto"/>
      </w:divBdr>
    </w:div>
    <w:div w:id="1770849121">
      <w:marLeft w:val="0"/>
      <w:marRight w:val="0"/>
      <w:marTop w:val="0"/>
      <w:marBottom w:val="0"/>
      <w:divBdr>
        <w:top w:val="none" w:sz="0" w:space="0" w:color="auto"/>
        <w:left w:val="none" w:sz="0" w:space="0" w:color="auto"/>
        <w:bottom w:val="none" w:sz="0" w:space="0" w:color="auto"/>
        <w:right w:val="none" w:sz="0" w:space="0" w:color="auto"/>
      </w:divBdr>
    </w:div>
    <w:div w:id="1771120541">
      <w:marLeft w:val="640"/>
      <w:marRight w:val="0"/>
      <w:marTop w:val="0"/>
      <w:marBottom w:val="0"/>
      <w:divBdr>
        <w:top w:val="none" w:sz="0" w:space="0" w:color="auto"/>
        <w:left w:val="none" w:sz="0" w:space="0" w:color="auto"/>
        <w:bottom w:val="none" w:sz="0" w:space="0" w:color="auto"/>
        <w:right w:val="none" w:sz="0" w:space="0" w:color="auto"/>
      </w:divBdr>
    </w:div>
    <w:div w:id="1772043990">
      <w:marLeft w:val="640"/>
      <w:marRight w:val="0"/>
      <w:marTop w:val="0"/>
      <w:marBottom w:val="0"/>
      <w:divBdr>
        <w:top w:val="none" w:sz="0" w:space="0" w:color="auto"/>
        <w:left w:val="none" w:sz="0" w:space="0" w:color="auto"/>
        <w:bottom w:val="none" w:sz="0" w:space="0" w:color="auto"/>
        <w:right w:val="none" w:sz="0" w:space="0" w:color="auto"/>
      </w:divBdr>
    </w:div>
    <w:div w:id="1772965198">
      <w:marLeft w:val="0"/>
      <w:marRight w:val="0"/>
      <w:marTop w:val="0"/>
      <w:marBottom w:val="0"/>
      <w:divBdr>
        <w:top w:val="none" w:sz="0" w:space="0" w:color="auto"/>
        <w:left w:val="none" w:sz="0" w:space="0" w:color="auto"/>
        <w:bottom w:val="none" w:sz="0" w:space="0" w:color="auto"/>
        <w:right w:val="none" w:sz="0" w:space="0" w:color="auto"/>
      </w:divBdr>
    </w:div>
    <w:div w:id="1773283572">
      <w:marLeft w:val="0"/>
      <w:marRight w:val="0"/>
      <w:marTop w:val="0"/>
      <w:marBottom w:val="0"/>
      <w:divBdr>
        <w:top w:val="none" w:sz="0" w:space="0" w:color="auto"/>
        <w:left w:val="none" w:sz="0" w:space="0" w:color="auto"/>
        <w:bottom w:val="none" w:sz="0" w:space="0" w:color="auto"/>
        <w:right w:val="none" w:sz="0" w:space="0" w:color="auto"/>
      </w:divBdr>
    </w:div>
    <w:div w:id="1774519306">
      <w:marLeft w:val="0"/>
      <w:marRight w:val="0"/>
      <w:marTop w:val="0"/>
      <w:marBottom w:val="0"/>
      <w:divBdr>
        <w:top w:val="none" w:sz="0" w:space="0" w:color="auto"/>
        <w:left w:val="none" w:sz="0" w:space="0" w:color="auto"/>
        <w:bottom w:val="none" w:sz="0" w:space="0" w:color="auto"/>
        <w:right w:val="none" w:sz="0" w:space="0" w:color="auto"/>
      </w:divBdr>
    </w:div>
    <w:div w:id="1774740316">
      <w:marLeft w:val="640"/>
      <w:marRight w:val="0"/>
      <w:marTop w:val="0"/>
      <w:marBottom w:val="0"/>
      <w:divBdr>
        <w:top w:val="none" w:sz="0" w:space="0" w:color="auto"/>
        <w:left w:val="none" w:sz="0" w:space="0" w:color="auto"/>
        <w:bottom w:val="none" w:sz="0" w:space="0" w:color="auto"/>
        <w:right w:val="none" w:sz="0" w:space="0" w:color="auto"/>
      </w:divBdr>
    </w:div>
    <w:div w:id="1775008362">
      <w:bodyDiv w:val="1"/>
      <w:marLeft w:val="0"/>
      <w:marRight w:val="0"/>
      <w:marTop w:val="0"/>
      <w:marBottom w:val="0"/>
      <w:divBdr>
        <w:top w:val="none" w:sz="0" w:space="0" w:color="auto"/>
        <w:left w:val="none" w:sz="0" w:space="0" w:color="auto"/>
        <w:bottom w:val="none" w:sz="0" w:space="0" w:color="auto"/>
        <w:right w:val="none" w:sz="0" w:space="0" w:color="auto"/>
      </w:divBdr>
      <w:divsChild>
        <w:div w:id="66925875">
          <w:marLeft w:val="640"/>
          <w:marRight w:val="0"/>
          <w:marTop w:val="0"/>
          <w:marBottom w:val="0"/>
          <w:divBdr>
            <w:top w:val="none" w:sz="0" w:space="0" w:color="auto"/>
            <w:left w:val="none" w:sz="0" w:space="0" w:color="auto"/>
            <w:bottom w:val="none" w:sz="0" w:space="0" w:color="auto"/>
            <w:right w:val="none" w:sz="0" w:space="0" w:color="auto"/>
          </w:divBdr>
        </w:div>
        <w:div w:id="19942544">
          <w:marLeft w:val="640"/>
          <w:marRight w:val="0"/>
          <w:marTop w:val="0"/>
          <w:marBottom w:val="0"/>
          <w:divBdr>
            <w:top w:val="none" w:sz="0" w:space="0" w:color="auto"/>
            <w:left w:val="none" w:sz="0" w:space="0" w:color="auto"/>
            <w:bottom w:val="none" w:sz="0" w:space="0" w:color="auto"/>
            <w:right w:val="none" w:sz="0" w:space="0" w:color="auto"/>
          </w:divBdr>
        </w:div>
        <w:div w:id="1985623761">
          <w:marLeft w:val="640"/>
          <w:marRight w:val="0"/>
          <w:marTop w:val="0"/>
          <w:marBottom w:val="0"/>
          <w:divBdr>
            <w:top w:val="none" w:sz="0" w:space="0" w:color="auto"/>
            <w:left w:val="none" w:sz="0" w:space="0" w:color="auto"/>
            <w:bottom w:val="none" w:sz="0" w:space="0" w:color="auto"/>
            <w:right w:val="none" w:sz="0" w:space="0" w:color="auto"/>
          </w:divBdr>
        </w:div>
        <w:div w:id="1282148401">
          <w:marLeft w:val="640"/>
          <w:marRight w:val="0"/>
          <w:marTop w:val="0"/>
          <w:marBottom w:val="0"/>
          <w:divBdr>
            <w:top w:val="none" w:sz="0" w:space="0" w:color="auto"/>
            <w:left w:val="none" w:sz="0" w:space="0" w:color="auto"/>
            <w:bottom w:val="none" w:sz="0" w:space="0" w:color="auto"/>
            <w:right w:val="none" w:sz="0" w:space="0" w:color="auto"/>
          </w:divBdr>
        </w:div>
        <w:div w:id="1431780412">
          <w:marLeft w:val="640"/>
          <w:marRight w:val="0"/>
          <w:marTop w:val="0"/>
          <w:marBottom w:val="0"/>
          <w:divBdr>
            <w:top w:val="none" w:sz="0" w:space="0" w:color="auto"/>
            <w:left w:val="none" w:sz="0" w:space="0" w:color="auto"/>
            <w:bottom w:val="none" w:sz="0" w:space="0" w:color="auto"/>
            <w:right w:val="none" w:sz="0" w:space="0" w:color="auto"/>
          </w:divBdr>
        </w:div>
        <w:div w:id="1614364996">
          <w:marLeft w:val="640"/>
          <w:marRight w:val="0"/>
          <w:marTop w:val="0"/>
          <w:marBottom w:val="0"/>
          <w:divBdr>
            <w:top w:val="none" w:sz="0" w:space="0" w:color="auto"/>
            <w:left w:val="none" w:sz="0" w:space="0" w:color="auto"/>
            <w:bottom w:val="none" w:sz="0" w:space="0" w:color="auto"/>
            <w:right w:val="none" w:sz="0" w:space="0" w:color="auto"/>
          </w:divBdr>
        </w:div>
        <w:div w:id="1050232502">
          <w:marLeft w:val="640"/>
          <w:marRight w:val="0"/>
          <w:marTop w:val="0"/>
          <w:marBottom w:val="0"/>
          <w:divBdr>
            <w:top w:val="none" w:sz="0" w:space="0" w:color="auto"/>
            <w:left w:val="none" w:sz="0" w:space="0" w:color="auto"/>
            <w:bottom w:val="none" w:sz="0" w:space="0" w:color="auto"/>
            <w:right w:val="none" w:sz="0" w:space="0" w:color="auto"/>
          </w:divBdr>
        </w:div>
        <w:div w:id="28456513">
          <w:marLeft w:val="640"/>
          <w:marRight w:val="0"/>
          <w:marTop w:val="0"/>
          <w:marBottom w:val="0"/>
          <w:divBdr>
            <w:top w:val="none" w:sz="0" w:space="0" w:color="auto"/>
            <w:left w:val="none" w:sz="0" w:space="0" w:color="auto"/>
            <w:bottom w:val="none" w:sz="0" w:space="0" w:color="auto"/>
            <w:right w:val="none" w:sz="0" w:space="0" w:color="auto"/>
          </w:divBdr>
        </w:div>
        <w:div w:id="1176924983">
          <w:marLeft w:val="640"/>
          <w:marRight w:val="0"/>
          <w:marTop w:val="0"/>
          <w:marBottom w:val="0"/>
          <w:divBdr>
            <w:top w:val="none" w:sz="0" w:space="0" w:color="auto"/>
            <w:left w:val="none" w:sz="0" w:space="0" w:color="auto"/>
            <w:bottom w:val="none" w:sz="0" w:space="0" w:color="auto"/>
            <w:right w:val="none" w:sz="0" w:space="0" w:color="auto"/>
          </w:divBdr>
        </w:div>
        <w:div w:id="891814155">
          <w:marLeft w:val="640"/>
          <w:marRight w:val="0"/>
          <w:marTop w:val="0"/>
          <w:marBottom w:val="0"/>
          <w:divBdr>
            <w:top w:val="none" w:sz="0" w:space="0" w:color="auto"/>
            <w:left w:val="none" w:sz="0" w:space="0" w:color="auto"/>
            <w:bottom w:val="none" w:sz="0" w:space="0" w:color="auto"/>
            <w:right w:val="none" w:sz="0" w:space="0" w:color="auto"/>
          </w:divBdr>
        </w:div>
        <w:div w:id="1522627659">
          <w:marLeft w:val="640"/>
          <w:marRight w:val="0"/>
          <w:marTop w:val="0"/>
          <w:marBottom w:val="0"/>
          <w:divBdr>
            <w:top w:val="none" w:sz="0" w:space="0" w:color="auto"/>
            <w:left w:val="none" w:sz="0" w:space="0" w:color="auto"/>
            <w:bottom w:val="none" w:sz="0" w:space="0" w:color="auto"/>
            <w:right w:val="none" w:sz="0" w:space="0" w:color="auto"/>
          </w:divBdr>
        </w:div>
        <w:div w:id="1340738856">
          <w:marLeft w:val="640"/>
          <w:marRight w:val="0"/>
          <w:marTop w:val="0"/>
          <w:marBottom w:val="0"/>
          <w:divBdr>
            <w:top w:val="none" w:sz="0" w:space="0" w:color="auto"/>
            <w:left w:val="none" w:sz="0" w:space="0" w:color="auto"/>
            <w:bottom w:val="none" w:sz="0" w:space="0" w:color="auto"/>
            <w:right w:val="none" w:sz="0" w:space="0" w:color="auto"/>
          </w:divBdr>
        </w:div>
        <w:div w:id="1102072676">
          <w:marLeft w:val="640"/>
          <w:marRight w:val="0"/>
          <w:marTop w:val="0"/>
          <w:marBottom w:val="0"/>
          <w:divBdr>
            <w:top w:val="none" w:sz="0" w:space="0" w:color="auto"/>
            <w:left w:val="none" w:sz="0" w:space="0" w:color="auto"/>
            <w:bottom w:val="none" w:sz="0" w:space="0" w:color="auto"/>
            <w:right w:val="none" w:sz="0" w:space="0" w:color="auto"/>
          </w:divBdr>
        </w:div>
        <w:div w:id="579024299">
          <w:marLeft w:val="640"/>
          <w:marRight w:val="0"/>
          <w:marTop w:val="0"/>
          <w:marBottom w:val="0"/>
          <w:divBdr>
            <w:top w:val="none" w:sz="0" w:space="0" w:color="auto"/>
            <w:left w:val="none" w:sz="0" w:space="0" w:color="auto"/>
            <w:bottom w:val="none" w:sz="0" w:space="0" w:color="auto"/>
            <w:right w:val="none" w:sz="0" w:space="0" w:color="auto"/>
          </w:divBdr>
        </w:div>
        <w:div w:id="1266383130">
          <w:marLeft w:val="640"/>
          <w:marRight w:val="0"/>
          <w:marTop w:val="0"/>
          <w:marBottom w:val="0"/>
          <w:divBdr>
            <w:top w:val="none" w:sz="0" w:space="0" w:color="auto"/>
            <w:left w:val="none" w:sz="0" w:space="0" w:color="auto"/>
            <w:bottom w:val="none" w:sz="0" w:space="0" w:color="auto"/>
            <w:right w:val="none" w:sz="0" w:space="0" w:color="auto"/>
          </w:divBdr>
        </w:div>
        <w:div w:id="28340914">
          <w:marLeft w:val="640"/>
          <w:marRight w:val="0"/>
          <w:marTop w:val="0"/>
          <w:marBottom w:val="0"/>
          <w:divBdr>
            <w:top w:val="none" w:sz="0" w:space="0" w:color="auto"/>
            <w:left w:val="none" w:sz="0" w:space="0" w:color="auto"/>
            <w:bottom w:val="none" w:sz="0" w:space="0" w:color="auto"/>
            <w:right w:val="none" w:sz="0" w:space="0" w:color="auto"/>
          </w:divBdr>
        </w:div>
        <w:div w:id="1620985388">
          <w:marLeft w:val="640"/>
          <w:marRight w:val="0"/>
          <w:marTop w:val="0"/>
          <w:marBottom w:val="0"/>
          <w:divBdr>
            <w:top w:val="none" w:sz="0" w:space="0" w:color="auto"/>
            <w:left w:val="none" w:sz="0" w:space="0" w:color="auto"/>
            <w:bottom w:val="none" w:sz="0" w:space="0" w:color="auto"/>
            <w:right w:val="none" w:sz="0" w:space="0" w:color="auto"/>
          </w:divBdr>
        </w:div>
        <w:div w:id="1868830764">
          <w:marLeft w:val="640"/>
          <w:marRight w:val="0"/>
          <w:marTop w:val="0"/>
          <w:marBottom w:val="0"/>
          <w:divBdr>
            <w:top w:val="none" w:sz="0" w:space="0" w:color="auto"/>
            <w:left w:val="none" w:sz="0" w:space="0" w:color="auto"/>
            <w:bottom w:val="none" w:sz="0" w:space="0" w:color="auto"/>
            <w:right w:val="none" w:sz="0" w:space="0" w:color="auto"/>
          </w:divBdr>
        </w:div>
        <w:div w:id="1973362142">
          <w:marLeft w:val="640"/>
          <w:marRight w:val="0"/>
          <w:marTop w:val="0"/>
          <w:marBottom w:val="0"/>
          <w:divBdr>
            <w:top w:val="none" w:sz="0" w:space="0" w:color="auto"/>
            <w:left w:val="none" w:sz="0" w:space="0" w:color="auto"/>
            <w:bottom w:val="none" w:sz="0" w:space="0" w:color="auto"/>
            <w:right w:val="none" w:sz="0" w:space="0" w:color="auto"/>
          </w:divBdr>
        </w:div>
        <w:div w:id="1135827883">
          <w:marLeft w:val="640"/>
          <w:marRight w:val="0"/>
          <w:marTop w:val="0"/>
          <w:marBottom w:val="0"/>
          <w:divBdr>
            <w:top w:val="none" w:sz="0" w:space="0" w:color="auto"/>
            <w:left w:val="none" w:sz="0" w:space="0" w:color="auto"/>
            <w:bottom w:val="none" w:sz="0" w:space="0" w:color="auto"/>
            <w:right w:val="none" w:sz="0" w:space="0" w:color="auto"/>
          </w:divBdr>
        </w:div>
        <w:div w:id="455611132">
          <w:marLeft w:val="640"/>
          <w:marRight w:val="0"/>
          <w:marTop w:val="0"/>
          <w:marBottom w:val="0"/>
          <w:divBdr>
            <w:top w:val="none" w:sz="0" w:space="0" w:color="auto"/>
            <w:left w:val="none" w:sz="0" w:space="0" w:color="auto"/>
            <w:bottom w:val="none" w:sz="0" w:space="0" w:color="auto"/>
            <w:right w:val="none" w:sz="0" w:space="0" w:color="auto"/>
          </w:divBdr>
        </w:div>
        <w:div w:id="1210150772">
          <w:marLeft w:val="640"/>
          <w:marRight w:val="0"/>
          <w:marTop w:val="0"/>
          <w:marBottom w:val="0"/>
          <w:divBdr>
            <w:top w:val="none" w:sz="0" w:space="0" w:color="auto"/>
            <w:left w:val="none" w:sz="0" w:space="0" w:color="auto"/>
            <w:bottom w:val="none" w:sz="0" w:space="0" w:color="auto"/>
            <w:right w:val="none" w:sz="0" w:space="0" w:color="auto"/>
          </w:divBdr>
        </w:div>
        <w:div w:id="1194726156">
          <w:marLeft w:val="640"/>
          <w:marRight w:val="0"/>
          <w:marTop w:val="0"/>
          <w:marBottom w:val="0"/>
          <w:divBdr>
            <w:top w:val="none" w:sz="0" w:space="0" w:color="auto"/>
            <w:left w:val="none" w:sz="0" w:space="0" w:color="auto"/>
            <w:bottom w:val="none" w:sz="0" w:space="0" w:color="auto"/>
            <w:right w:val="none" w:sz="0" w:space="0" w:color="auto"/>
          </w:divBdr>
        </w:div>
        <w:div w:id="30737572">
          <w:marLeft w:val="640"/>
          <w:marRight w:val="0"/>
          <w:marTop w:val="0"/>
          <w:marBottom w:val="0"/>
          <w:divBdr>
            <w:top w:val="none" w:sz="0" w:space="0" w:color="auto"/>
            <w:left w:val="none" w:sz="0" w:space="0" w:color="auto"/>
            <w:bottom w:val="none" w:sz="0" w:space="0" w:color="auto"/>
            <w:right w:val="none" w:sz="0" w:space="0" w:color="auto"/>
          </w:divBdr>
        </w:div>
        <w:div w:id="1904367576">
          <w:marLeft w:val="640"/>
          <w:marRight w:val="0"/>
          <w:marTop w:val="0"/>
          <w:marBottom w:val="0"/>
          <w:divBdr>
            <w:top w:val="none" w:sz="0" w:space="0" w:color="auto"/>
            <w:left w:val="none" w:sz="0" w:space="0" w:color="auto"/>
            <w:bottom w:val="none" w:sz="0" w:space="0" w:color="auto"/>
            <w:right w:val="none" w:sz="0" w:space="0" w:color="auto"/>
          </w:divBdr>
        </w:div>
        <w:div w:id="1468469461">
          <w:marLeft w:val="640"/>
          <w:marRight w:val="0"/>
          <w:marTop w:val="0"/>
          <w:marBottom w:val="0"/>
          <w:divBdr>
            <w:top w:val="none" w:sz="0" w:space="0" w:color="auto"/>
            <w:left w:val="none" w:sz="0" w:space="0" w:color="auto"/>
            <w:bottom w:val="none" w:sz="0" w:space="0" w:color="auto"/>
            <w:right w:val="none" w:sz="0" w:space="0" w:color="auto"/>
          </w:divBdr>
        </w:div>
        <w:div w:id="627585253">
          <w:marLeft w:val="640"/>
          <w:marRight w:val="0"/>
          <w:marTop w:val="0"/>
          <w:marBottom w:val="0"/>
          <w:divBdr>
            <w:top w:val="none" w:sz="0" w:space="0" w:color="auto"/>
            <w:left w:val="none" w:sz="0" w:space="0" w:color="auto"/>
            <w:bottom w:val="none" w:sz="0" w:space="0" w:color="auto"/>
            <w:right w:val="none" w:sz="0" w:space="0" w:color="auto"/>
          </w:divBdr>
        </w:div>
        <w:div w:id="2035956262">
          <w:marLeft w:val="640"/>
          <w:marRight w:val="0"/>
          <w:marTop w:val="0"/>
          <w:marBottom w:val="0"/>
          <w:divBdr>
            <w:top w:val="none" w:sz="0" w:space="0" w:color="auto"/>
            <w:left w:val="none" w:sz="0" w:space="0" w:color="auto"/>
            <w:bottom w:val="none" w:sz="0" w:space="0" w:color="auto"/>
            <w:right w:val="none" w:sz="0" w:space="0" w:color="auto"/>
          </w:divBdr>
        </w:div>
        <w:div w:id="1893804334">
          <w:marLeft w:val="640"/>
          <w:marRight w:val="0"/>
          <w:marTop w:val="0"/>
          <w:marBottom w:val="0"/>
          <w:divBdr>
            <w:top w:val="none" w:sz="0" w:space="0" w:color="auto"/>
            <w:left w:val="none" w:sz="0" w:space="0" w:color="auto"/>
            <w:bottom w:val="none" w:sz="0" w:space="0" w:color="auto"/>
            <w:right w:val="none" w:sz="0" w:space="0" w:color="auto"/>
          </w:divBdr>
        </w:div>
        <w:div w:id="1292053911">
          <w:marLeft w:val="640"/>
          <w:marRight w:val="0"/>
          <w:marTop w:val="0"/>
          <w:marBottom w:val="0"/>
          <w:divBdr>
            <w:top w:val="none" w:sz="0" w:space="0" w:color="auto"/>
            <w:left w:val="none" w:sz="0" w:space="0" w:color="auto"/>
            <w:bottom w:val="none" w:sz="0" w:space="0" w:color="auto"/>
            <w:right w:val="none" w:sz="0" w:space="0" w:color="auto"/>
          </w:divBdr>
        </w:div>
        <w:div w:id="1781872421">
          <w:marLeft w:val="640"/>
          <w:marRight w:val="0"/>
          <w:marTop w:val="0"/>
          <w:marBottom w:val="0"/>
          <w:divBdr>
            <w:top w:val="none" w:sz="0" w:space="0" w:color="auto"/>
            <w:left w:val="none" w:sz="0" w:space="0" w:color="auto"/>
            <w:bottom w:val="none" w:sz="0" w:space="0" w:color="auto"/>
            <w:right w:val="none" w:sz="0" w:space="0" w:color="auto"/>
          </w:divBdr>
        </w:div>
        <w:div w:id="2004696026">
          <w:marLeft w:val="640"/>
          <w:marRight w:val="0"/>
          <w:marTop w:val="0"/>
          <w:marBottom w:val="0"/>
          <w:divBdr>
            <w:top w:val="none" w:sz="0" w:space="0" w:color="auto"/>
            <w:left w:val="none" w:sz="0" w:space="0" w:color="auto"/>
            <w:bottom w:val="none" w:sz="0" w:space="0" w:color="auto"/>
            <w:right w:val="none" w:sz="0" w:space="0" w:color="auto"/>
          </w:divBdr>
        </w:div>
        <w:div w:id="972056694">
          <w:marLeft w:val="640"/>
          <w:marRight w:val="0"/>
          <w:marTop w:val="0"/>
          <w:marBottom w:val="0"/>
          <w:divBdr>
            <w:top w:val="none" w:sz="0" w:space="0" w:color="auto"/>
            <w:left w:val="none" w:sz="0" w:space="0" w:color="auto"/>
            <w:bottom w:val="none" w:sz="0" w:space="0" w:color="auto"/>
            <w:right w:val="none" w:sz="0" w:space="0" w:color="auto"/>
          </w:divBdr>
        </w:div>
        <w:div w:id="2144690669">
          <w:marLeft w:val="640"/>
          <w:marRight w:val="0"/>
          <w:marTop w:val="0"/>
          <w:marBottom w:val="0"/>
          <w:divBdr>
            <w:top w:val="none" w:sz="0" w:space="0" w:color="auto"/>
            <w:left w:val="none" w:sz="0" w:space="0" w:color="auto"/>
            <w:bottom w:val="none" w:sz="0" w:space="0" w:color="auto"/>
            <w:right w:val="none" w:sz="0" w:space="0" w:color="auto"/>
          </w:divBdr>
        </w:div>
        <w:div w:id="1294363816">
          <w:marLeft w:val="640"/>
          <w:marRight w:val="0"/>
          <w:marTop w:val="0"/>
          <w:marBottom w:val="0"/>
          <w:divBdr>
            <w:top w:val="none" w:sz="0" w:space="0" w:color="auto"/>
            <w:left w:val="none" w:sz="0" w:space="0" w:color="auto"/>
            <w:bottom w:val="none" w:sz="0" w:space="0" w:color="auto"/>
            <w:right w:val="none" w:sz="0" w:space="0" w:color="auto"/>
          </w:divBdr>
        </w:div>
        <w:div w:id="1396970396">
          <w:marLeft w:val="640"/>
          <w:marRight w:val="0"/>
          <w:marTop w:val="0"/>
          <w:marBottom w:val="0"/>
          <w:divBdr>
            <w:top w:val="none" w:sz="0" w:space="0" w:color="auto"/>
            <w:left w:val="none" w:sz="0" w:space="0" w:color="auto"/>
            <w:bottom w:val="none" w:sz="0" w:space="0" w:color="auto"/>
            <w:right w:val="none" w:sz="0" w:space="0" w:color="auto"/>
          </w:divBdr>
        </w:div>
        <w:div w:id="669990896">
          <w:marLeft w:val="640"/>
          <w:marRight w:val="0"/>
          <w:marTop w:val="0"/>
          <w:marBottom w:val="0"/>
          <w:divBdr>
            <w:top w:val="none" w:sz="0" w:space="0" w:color="auto"/>
            <w:left w:val="none" w:sz="0" w:space="0" w:color="auto"/>
            <w:bottom w:val="none" w:sz="0" w:space="0" w:color="auto"/>
            <w:right w:val="none" w:sz="0" w:space="0" w:color="auto"/>
          </w:divBdr>
        </w:div>
        <w:div w:id="949047263">
          <w:marLeft w:val="640"/>
          <w:marRight w:val="0"/>
          <w:marTop w:val="0"/>
          <w:marBottom w:val="0"/>
          <w:divBdr>
            <w:top w:val="none" w:sz="0" w:space="0" w:color="auto"/>
            <w:left w:val="none" w:sz="0" w:space="0" w:color="auto"/>
            <w:bottom w:val="none" w:sz="0" w:space="0" w:color="auto"/>
            <w:right w:val="none" w:sz="0" w:space="0" w:color="auto"/>
          </w:divBdr>
        </w:div>
        <w:div w:id="2111506466">
          <w:marLeft w:val="640"/>
          <w:marRight w:val="0"/>
          <w:marTop w:val="0"/>
          <w:marBottom w:val="0"/>
          <w:divBdr>
            <w:top w:val="none" w:sz="0" w:space="0" w:color="auto"/>
            <w:left w:val="none" w:sz="0" w:space="0" w:color="auto"/>
            <w:bottom w:val="none" w:sz="0" w:space="0" w:color="auto"/>
            <w:right w:val="none" w:sz="0" w:space="0" w:color="auto"/>
          </w:divBdr>
        </w:div>
        <w:div w:id="247810922">
          <w:marLeft w:val="640"/>
          <w:marRight w:val="0"/>
          <w:marTop w:val="0"/>
          <w:marBottom w:val="0"/>
          <w:divBdr>
            <w:top w:val="none" w:sz="0" w:space="0" w:color="auto"/>
            <w:left w:val="none" w:sz="0" w:space="0" w:color="auto"/>
            <w:bottom w:val="none" w:sz="0" w:space="0" w:color="auto"/>
            <w:right w:val="none" w:sz="0" w:space="0" w:color="auto"/>
          </w:divBdr>
        </w:div>
        <w:div w:id="1707638692">
          <w:marLeft w:val="640"/>
          <w:marRight w:val="0"/>
          <w:marTop w:val="0"/>
          <w:marBottom w:val="0"/>
          <w:divBdr>
            <w:top w:val="none" w:sz="0" w:space="0" w:color="auto"/>
            <w:left w:val="none" w:sz="0" w:space="0" w:color="auto"/>
            <w:bottom w:val="none" w:sz="0" w:space="0" w:color="auto"/>
            <w:right w:val="none" w:sz="0" w:space="0" w:color="auto"/>
          </w:divBdr>
        </w:div>
        <w:div w:id="628632033">
          <w:marLeft w:val="640"/>
          <w:marRight w:val="0"/>
          <w:marTop w:val="0"/>
          <w:marBottom w:val="0"/>
          <w:divBdr>
            <w:top w:val="none" w:sz="0" w:space="0" w:color="auto"/>
            <w:left w:val="none" w:sz="0" w:space="0" w:color="auto"/>
            <w:bottom w:val="none" w:sz="0" w:space="0" w:color="auto"/>
            <w:right w:val="none" w:sz="0" w:space="0" w:color="auto"/>
          </w:divBdr>
        </w:div>
        <w:div w:id="1777091334">
          <w:marLeft w:val="640"/>
          <w:marRight w:val="0"/>
          <w:marTop w:val="0"/>
          <w:marBottom w:val="0"/>
          <w:divBdr>
            <w:top w:val="none" w:sz="0" w:space="0" w:color="auto"/>
            <w:left w:val="none" w:sz="0" w:space="0" w:color="auto"/>
            <w:bottom w:val="none" w:sz="0" w:space="0" w:color="auto"/>
            <w:right w:val="none" w:sz="0" w:space="0" w:color="auto"/>
          </w:divBdr>
        </w:div>
        <w:div w:id="1323773306">
          <w:marLeft w:val="640"/>
          <w:marRight w:val="0"/>
          <w:marTop w:val="0"/>
          <w:marBottom w:val="0"/>
          <w:divBdr>
            <w:top w:val="none" w:sz="0" w:space="0" w:color="auto"/>
            <w:left w:val="none" w:sz="0" w:space="0" w:color="auto"/>
            <w:bottom w:val="none" w:sz="0" w:space="0" w:color="auto"/>
            <w:right w:val="none" w:sz="0" w:space="0" w:color="auto"/>
          </w:divBdr>
        </w:div>
        <w:div w:id="289477376">
          <w:marLeft w:val="640"/>
          <w:marRight w:val="0"/>
          <w:marTop w:val="0"/>
          <w:marBottom w:val="0"/>
          <w:divBdr>
            <w:top w:val="none" w:sz="0" w:space="0" w:color="auto"/>
            <w:left w:val="none" w:sz="0" w:space="0" w:color="auto"/>
            <w:bottom w:val="none" w:sz="0" w:space="0" w:color="auto"/>
            <w:right w:val="none" w:sz="0" w:space="0" w:color="auto"/>
          </w:divBdr>
        </w:div>
        <w:div w:id="409615971">
          <w:marLeft w:val="640"/>
          <w:marRight w:val="0"/>
          <w:marTop w:val="0"/>
          <w:marBottom w:val="0"/>
          <w:divBdr>
            <w:top w:val="none" w:sz="0" w:space="0" w:color="auto"/>
            <w:left w:val="none" w:sz="0" w:space="0" w:color="auto"/>
            <w:bottom w:val="none" w:sz="0" w:space="0" w:color="auto"/>
            <w:right w:val="none" w:sz="0" w:space="0" w:color="auto"/>
          </w:divBdr>
        </w:div>
        <w:div w:id="9378974">
          <w:marLeft w:val="640"/>
          <w:marRight w:val="0"/>
          <w:marTop w:val="0"/>
          <w:marBottom w:val="0"/>
          <w:divBdr>
            <w:top w:val="none" w:sz="0" w:space="0" w:color="auto"/>
            <w:left w:val="none" w:sz="0" w:space="0" w:color="auto"/>
            <w:bottom w:val="none" w:sz="0" w:space="0" w:color="auto"/>
            <w:right w:val="none" w:sz="0" w:space="0" w:color="auto"/>
          </w:divBdr>
        </w:div>
        <w:div w:id="1495027260">
          <w:marLeft w:val="640"/>
          <w:marRight w:val="0"/>
          <w:marTop w:val="0"/>
          <w:marBottom w:val="0"/>
          <w:divBdr>
            <w:top w:val="none" w:sz="0" w:space="0" w:color="auto"/>
            <w:left w:val="none" w:sz="0" w:space="0" w:color="auto"/>
            <w:bottom w:val="none" w:sz="0" w:space="0" w:color="auto"/>
            <w:right w:val="none" w:sz="0" w:space="0" w:color="auto"/>
          </w:divBdr>
        </w:div>
      </w:divsChild>
    </w:div>
    <w:div w:id="1775324711">
      <w:marLeft w:val="640"/>
      <w:marRight w:val="0"/>
      <w:marTop w:val="0"/>
      <w:marBottom w:val="0"/>
      <w:divBdr>
        <w:top w:val="none" w:sz="0" w:space="0" w:color="auto"/>
        <w:left w:val="none" w:sz="0" w:space="0" w:color="auto"/>
        <w:bottom w:val="none" w:sz="0" w:space="0" w:color="auto"/>
        <w:right w:val="none" w:sz="0" w:space="0" w:color="auto"/>
      </w:divBdr>
    </w:div>
    <w:div w:id="1776562292">
      <w:marLeft w:val="640"/>
      <w:marRight w:val="0"/>
      <w:marTop w:val="0"/>
      <w:marBottom w:val="0"/>
      <w:divBdr>
        <w:top w:val="none" w:sz="0" w:space="0" w:color="auto"/>
        <w:left w:val="none" w:sz="0" w:space="0" w:color="auto"/>
        <w:bottom w:val="none" w:sz="0" w:space="0" w:color="auto"/>
        <w:right w:val="none" w:sz="0" w:space="0" w:color="auto"/>
      </w:divBdr>
    </w:div>
    <w:div w:id="1778713449">
      <w:marLeft w:val="640"/>
      <w:marRight w:val="0"/>
      <w:marTop w:val="0"/>
      <w:marBottom w:val="0"/>
      <w:divBdr>
        <w:top w:val="none" w:sz="0" w:space="0" w:color="auto"/>
        <w:left w:val="none" w:sz="0" w:space="0" w:color="auto"/>
        <w:bottom w:val="none" w:sz="0" w:space="0" w:color="auto"/>
        <w:right w:val="none" w:sz="0" w:space="0" w:color="auto"/>
      </w:divBdr>
    </w:div>
    <w:div w:id="1779714104">
      <w:bodyDiv w:val="1"/>
      <w:marLeft w:val="0"/>
      <w:marRight w:val="0"/>
      <w:marTop w:val="0"/>
      <w:marBottom w:val="0"/>
      <w:divBdr>
        <w:top w:val="none" w:sz="0" w:space="0" w:color="auto"/>
        <w:left w:val="none" w:sz="0" w:space="0" w:color="auto"/>
        <w:bottom w:val="none" w:sz="0" w:space="0" w:color="auto"/>
        <w:right w:val="none" w:sz="0" w:space="0" w:color="auto"/>
      </w:divBdr>
      <w:divsChild>
        <w:div w:id="7831321">
          <w:marLeft w:val="640"/>
          <w:marRight w:val="0"/>
          <w:marTop w:val="0"/>
          <w:marBottom w:val="0"/>
          <w:divBdr>
            <w:top w:val="none" w:sz="0" w:space="0" w:color="auto"/>
            <w:left w:val="none" w:sz="0" w:space="0" w:color="auto"/>
            <w:bottom w:val="none" w:sz="0" w:space="0" w:color="auto"/>
            <w:right w:val="none" w:sz="0" w:space="0" w:color="auto"/>
          </w:divBdr>
        </w:div>
        <w:div w:id="32728084">
          <w:marLeft w:val="640"/>
          <w:marRight w:val="0"/>
          <w:marTop w:val="0"/>
          <w:marBottom w:val="0"/>
          <w:divBdr>
            <w:top w:val="none" w:sz="0" w:space="0" w:color="auto"/>
            <w:left w:val="none" w:sz="0" w:space="0" w:color="auto"/>
            <w:bottom w:val="none" w:sz="0" w:space="0" w:color="auto"/>
            <w:right w:val="none" w:sz="0" w:space="0" w:color="auto"/>
          </w:divBdr>
        </w:div>
        <w:div w:id="71587539">
          <w:marLeft w:val="640"/>
          <w:marRight w:val="0"/>
          <w:marTop w:val="0"/>
          <w:marBottom w:val="0"/>
          <w:divBdr>
            <w:top w:val="none" w:sz="0" w:space="0" w:color="auto"/>
            <w:left w:val="none" w:sz="0" w:space="0" w:color="auto"/>
            <w:bottom w:val="none" w:sz="0" w:space="0" w:color="auto"/>
            <w:right w:val="none" w:sz="0" w:space="0" w:color="auto"/>
          </w:divBdr>
        </w:div>
        <w:div w:id="110513068">
          <w:marLeft w:val="640"/>
          <w:marRight w:val="0"/>
          <w:marTop w:val="0"/>
          <w:marBottom w:val="0"/>
          <w:divBdr>
            <w:top w:val="none" w:sz="0" w:space="0" w:color="auto"/>
            <w:left w:val="none" w:sz="0" w:space="0" w:color="auto"/>
            <w:bottom w:val="none" w:sz="0" w:space="0" w:color="auto"/>
            <w:right w:val="none" w:sz="0" w:space="0" w:color="auto"/>
          </w:divBdr>
        </w:div>
        <w:div w:id="150175509">
          <w:marLeft w:val="640"/>
          <w:marRight w:val="0"/>
          <w:marTop w:val="0"/>
          <w:marBottom w:val="0"/>
          <w:divBdr>
            <w:top w:val="none" w:sz="0" w:space="0" w:color="auto"/>
            <w:left w:val="none" w:sz="0" w:space="0" w:color="auto"/>
            <w:bottom w:val="none" w:sz="0" w:space="0" w:color="auto"/>
            <w:right w:val="none" w:sz="0" w:space="0" w:color="auto"/>
          </w:divBdr>
        </w:div>
        <w:div w:id="179585813">
          <w:marLeft w:val="640"/>
          <w:marRight w:val="0"/>
          <w:marTop w:val="0"/>
          <w:marBottom w:val="0"/>
          <w:divBdr>
            <w:top w:val="none" w:sz="0" w:space="0" w:color="auto"/>
            <w:left w:val="none" w:sz="0" w:space="0" w:color="auto"/>
            <w:bottom w:val="none" w:sz="0" w:space="0" w:color="auto"/>
            <w:right w:val="none" w:sz="0" w:space="0" w:color="auto"/>
          </w:divBdr>
        </w:div>
        <w:div w:id="198905046">
          <w:marLeft w:val="640"/>
          <w:marRight w:val="0"/>
          <w:marTop w:val="0"/>
          <w:marBottom w:val="0"/>
          <w:divBdr>
            <w:top w:val="none" w:sz="0" w:space="0" w:color="auto"/>
            <w:left w:val="none" w:sz="0" w:space="0" w:color="auto"/>
            <w:bottom w:val="none" w:sz="0" w:space="0" w:color="auto"/>
            <w:right w:val="none" w:sz="0" w:space="0" w:color="auto"/>
          </w:divBdr>
        </w:div>
        <w:div w:id="293415981">
          <w:marLeft w:val="640"/>
          <w:marRight w:val="0"/>
          <w:marTop w:val="0"/>
          <w:marBottom w:val="0"/>
          <w:divBdr>
            <w:top w:val="none" w:sz="0" w:space="0" w:color="auto"/>
            <w:left w:val="none" w:sz="0" w:space="0" w:color="auto"/>
            <w:bottom w:val="none" w:sz="0" w:space="0" w:color="auto"/>
            <w:right w:val="none" w:sz="0" w:space="0" w:color="auto"/>
          </w:divBdr>
        </w:div>
        <w:div w:id="310599592">
          <w:marLeft w:val="640"/>
          <w:marRight w:val="0"/>
          <w:marTop w:val="0"/>
          <w:marBottom w:val="0"/>
          <w:divBdr>
            <w:top w:val="none" w:sz="0" w:space="0" w:color="auto"/>
            <w:left w:val="none" w:sz="0" w:space="0" w:color="auto"/>
            <w:bottom w:val="none" w:sz="0" w:space="0" w:color="auto"/>
            <w:right w:val="none" w:sz="0" w:space="0" w:color="auto"/>
          </w:divBdr>
        </w:div>
        <w:div w:id="440536208">
          <w:marLeft w:val="640"/>
          <w:marRight w:val="0"/>
          <w:marTop w:val="0"/>
          <w:marBottom w:val="0"/>
          <w:divBdr>
            <w:top w:val="none" w:sz="0" w:space="0" w:color="auto"/>
            <w:left w:val="none" w:sz="0" w:space="0" w:color="auto"/>
            <w:bottom w:val="none" w:sz="0" w:space="0" w:color="auto"/>
            <w:right w:val="none" w:sz="0" w:space="0" w:color="auto"/>
          </w:divBdr>
        </w:div>
        <w:div w:id="453250219">
          <w:marLeft w:val="640"/>
          <w:marRight w:val="0"/>
          <w:marTop w:val="0"/>
          <w:marBottom w:val="0"/>
          <w:divBdr>
            <w:top w:val="none" w:sz="0" w:space="0" w:color="auto"/>
            <w:left w:val="none" w:sz="0" w:space="0" w:color="auto"/>
            <w:bottom w:val="none" w:sz="0" w:space="0" w:color="auto"/>
            <w:right w:val="none" w:sz="0" w:space="0" w:color="auto"/>
          </w:divBdr>
        </w:div>
        <w:div w:id="483083920">
          <w:marLeft w:val="640"/>
          <w:marRight w:val="0"/>
          <w:marTop w:val="0"/>
          <w:marBottom w:val="0"/>
          <w:divBdr>
            <w:top w:val="none" w:sz="0" w:space="0" w:color="auto"/>
            <w:left w:val="none" w:sz="0" w:space="0" w:color="auto"/>
            <w:bottom w:val="none" w:sz="0" w:space="0" w:color="auto"/>
            <w:right w:val="none" w:sz="0" w:space="0" w:color="auto"/>
          </w:divBdr>
        </w:div>
        <w:div w:id="492064541">
          <w:marLeft w:val="640"/>
          <w:marRight w:val="0"/>
          <w:marTop w:val="0"/>
          <w:marBottom w:val="0"/>
          <w:divBdr>
            <w:top w:val="none" w:sz="0" w:space="0" w:color="auto"/>
            <w:left w:val="none" w:sz="0" w:space="0" w:color="auto"/>
            <w:bottom w:val="none" w:sz="0" w:space="0" w:color="auto"/>
            <w:right w:val="none" w:sz="0" w:space="0" w:color="auto"/>
          </w:divBdr>
        </w:div>
        <w:div w:id="516578041">
          <w:marLeft w:val="640"/>
          <w:marRight w:val="0"/>
          <w:marTop w:val="0"/>
          <w:marBottom w:val="0"/>
          <w:divBdr>
            <w:top w:val="none" w:sz="0" w:space="0" w:color="auto"/>
            <w:left w:val="none" w:sz="0" w:space="0" w:color="auto"/>
            <w:bottom w:val="none" w:sz="0" w:space="0" w:color="auto"/>
            <w:right w:val="none" w:sz="0" w:space="0" w:color="auto"/>
          </w:divBdr>
        </w:div>
        <w:div w:id="611085097">
          <w:marLeft w:val="640"/>
          <w:marRight w:val="0"/>
          <w:marTop w:val="0"/>
          <w:marBottom w:val="0"/>
          <w:divBdr>
            <w:top w:val="none" w:sz="0" w:space="0" w:color="auto"/>
            <w:left w:val="none" w:sz="0" w:space="0" w:color="auto"/>
            <w:bottom w:val="none" w:sz="0" w:space="0" w:color="auto"/>
            <w:right w:val="none" w:sz="0" w:space="0" w:color="auto"/>
          </w:divBdr>
        </w:div>
        <w:div w:id="674890476">
          <w:marLeft w:val="640"/>
          <w:marRight w:val="0"/>
          <w:marTop w:val="0"/>
          <w:marBottom w:val="0"/>
          <w:divBdr>
            <w:top w:val="none" w:sz="0" w:space="0" w:color="auto"/>
            <w:left w:val="none" w:sz="0" w:space="0" w:color="auto"/>
            <w:bottom w:val="none" w:sz="0" w:space="0" w:color="auto"/>
            <w:right w:val="none" w:sz="0" w:space="0" w:color="auto"/>
          </w:divBdr>
        </w:div>
        <w:div w:id="951060682">
          <w:marLeft w:val="640"/>
          <w:marRight w:val="0"/>
          <w:marTop w:val="0"/>
          <w:marBottom w:val="0"/>
          <w:divBdr>
            <w:top w:val="none" w:sz="0" w:space="0" w:color="auto"/>
            <w:left w:val="none" w:sz="0" w:space="0" w:color="auto"/>
            <w:bottom w:val="none" w:sz="0" w:space="0" w:color="auto"/>
            <w:right w:val="none" w:sz="0" w:space="0" w:color="auto"/>
          </w:divBdr>
        </w:div>
        <w:div w:id="1002701281">
          <w:marLeft w:val="640"/>
          <w:marRight w:val="0"/>
          <w:marTop w:val="0"/>
          <w:marBottom w:val="0"/>
          <w:divBdr>
            <w:top w:val="none" w:sz="0" w:space="0" w:color="auto"/>
            <w:left w:val="none" w:sz="0" w:space="0" w:color="auto"/>
            <w:bottom w:val="none" w:sz="0" w:space="0" w:color="auto"/>
            <w:right w:val="none" w:sz="0" w:space="0" w:color="auto"/>
          </w:divBdr>
        </w:div>
        <w:div w:id="1070033602">
          <w:marLeft w:val="640"/>
          <w:marRight w:val="0"/>
          <w:marTop w:val="0"/>
          <w:marBottom w:val="0"/>
          <w:divBdr>
            <w:top w:val="none" w:sz="0" w:space="0" w:color="auto"/>
            <w:left w:val="none" w:sz="0" w:space="0" w:color="auto"/>
            <w:bottom w:val="none" w:sz="0" w:space="0" w:color="auto"/>
            <w:right w:val="none" w:sz="0" w:space="0" w:color="auto"/>
          </w:divBdr>
        </w:div>
        <w:div w:id="1075787233">
          <w:marLeft w:val="640"/>
          <w:marRight w:val="0"/>
          <w:marTop w:val="0"/>
          <w:marBottom w:val="0"/>
          <w:divBdr>
            <w:top w:val="none" w:sz="0" w:space="0" w:color="auto"/>
            <w:left w:val="none" w:sz="0" w:space="0" w:color="auto"/>
            <w:bottom w:val="none" w:sz="0" w:space="0" w:color="auto"/>
            <w:right w:val="none" w:sz="0" w:space="0" w:color="auto"/>
          </w:divBdr>
        </w:div>
        <w:div w:id="1096902951">
          <w:marLeft w:val="640"/>
          <w:marRight w:val="0"/>
          <w:marTop w:val="0"/>
          <w:marBottom w:val="0"/>
          <w:divBdr>
            <w:top w:val="none" w:sz="0" w:space="0" w:color="auto"/>
            <w:left w:val="none" w:sz="0" w:space="0" w:color="auto"/>
            <w:bottom w:val="none" w:sz="0" w:space="0" w:color="auto"/>
            <w:right w:val="none" w:sz="0" w:space="0" w:color="auto"/>
          </w:divBdr>
        </w:div>
        <w:div w:id="1109743835">
          <w:marLeft w:val="640"/>
          <w:marRight w:val="0"/>
          <w:marTop w:val="0"/>
          <w:marBottom w:val="0"/>
          <w:divBdr>
            <w:top w:val="none" w:sz="0" w:space="0" w:color="auto"/>
            <w:left w:val="none" w:sz="0" w:space="0" w:color="auto"/>
            <w:bottom w:val="none" w:sz="0" w:space="0" w:color="auto"/>
            <w:right w:val="none" w:sz="0" w:space="0" w:color="auto"/>
          </w:divBdr>
        </w:div>
        <w:div w:id="1145199980">
          <w:marLeft w:val="640"/>
          <w:marRight w:val="0"/>
          <w:marTop w:val="0"/>
          <w:marBottom w:val="0"/>
          <w:divBdr>
            <w:top w:val="none" w:sz="0" w:space="0" w:color="auto"/>
            <w:left w:val="none" w:sz="0" w:space="0" w:color="auto"/>
            <w:bottom w:val="none" w:sz="0" w:space="0" w:color="auto"/>
            <w:right w:val="none" w:sz="0" w:space="0" w:color="auto"/>
          </w:divBdr>
        </w:div>
        <w:div w:id="1220705873">
          <w:marLeft w:val="640"/>
          <w:marRight w:val="0"/>
          <w:marTop w:val="0"/>
          <w:marBottom w:val="0"/>
          <w:divBdr>
            <w:top w:val="none" w:sz="0" w:space="0" w:color="auto"/>
            <w:left w:val="none" w:sz="0" w:space="0" w:color="auto"/>
            <w:bottom w:val="none" w:sz="0" w:space="0" w:color="auto"/>
            <w:right w:val="none" w:sz="0" w:space="0" w:color="auto"/>
          </w:divBdr>
        </w:div>
        <w:div w:id="1256010623">
          <w:marLeft w:val="640"/>
          <w:marRight w:val="0"/>
          <w:marTop w:val="0"/>
          <w:marBottom w:val="0"/>
          <w:divBdr>
            <w:top w:val="none" w:sz="0" w:space="0" w:color="auto"/>
            <w:left w:val="none" w:sz="0" w:space="0" w:color="auto"/>
            <w:bottom w:val="none" w:sz="0" w:space="0" w:color="auto"/>
            <w:right w:val="none" w:sz="0" w:space="0" w:color="auto"/>
          </w:divBdr>
        </w:div>
        <w:div w:id="1260599556">
          <w:marLeft w:val="640"/>
          <w:marRight w:val="0"/>
          <w:marTop w:val="0"/>
          <w:marBottom w:val="0"/>
          <w:divBdr>
            <w:top w:val="none" w:sz="0" w:space="0" w:color="auto"/>
            <w:left w:val="none" w:sz="0" w:space="0" w:color="auto"/>
            <w:bottom w:val="none" w:sz="0" w:space="0" w:color="auto"/>
            <w:right w:val="none" w:sz="0" w:space="0" w:color="auto"/>
          </w:divBdr>
        </w:div>
        <w:div w:id="1323509112">
          <w:marLeft w:val="640"/>
          <w:marRight w:val="0"/>
          <w:marTop w:val="0"/>
          <w:marBottom w:val="0"/>
          <w:divBdr>
            <w:top w:val="none" w:sz="0" w:space="0" w:color="auto"/>
            <w:left w:val="none" w:sz="0" w:space="0" w:color="auto"/>
            <w:bottom w:val="none" w:sz="0" w:space="0" w:color="auto"/>
            <w:right w:val="none" w:sz="0" w:space="0" w:color="auto"/>
          </w:divBdr>
        </w:div>
        <w:div w:id="1333491118">
          <w:marLeft w:val="640"/>
          <w:marRight w:val="0"/>
          <w:marTop w:val="0"/>
          <w:marBottom w:val="0"/>
          <w:divBdr>
            <w:top w:val="none" w:sz="0" w:space="0" w:color="auto"/>
            <w:left w:val="none" w:sz="0" w:space="0" w:color="auto"/>
            <w:bottom w:val="none" w:sz="0" w:space="0" w:color="auto"/>
            <w:right w:val="none" w:sz="0" w:space="0" w:color="auto"/>
          </w:divBdr>
        </w:div>
        <w:div w:id="1381857535">
          <w:marLeft w:val="640"/>
          <w:marRight w:val="0"/>
          <w:marTop w:val="0"/>
          <w:marBottom w:val="0"/>
          <w:divBdr>
            <w:top w:val="none" w:sz="0" w:space="0" w:color="auto"/>
            <w:left w:val="none" w:sz="0" w:space="0" w:color="auto"/>
            <w:bottom w:val="none" w:sz="0" w:space="0" w:color="auto"/>
            <w:right w:val="none" w:sz="0" w:space="0" w:color="auto"/>
          </w:divBdr>
        </w:div>
        <w:div w:id="1440487655">
          <w:marLeft w:val="640"/>
          <w:marRight w:val="0"/>
          <w:marTop w:val="0"/>
          <w:marBottom w:val="0"/>
          <w:divBdr>
            <w:top w:val="none" w:sz="0" w:space="0" w:color="auto"/>
            <w:left w:val="none" w:sz="0" w:space="0" w:color="auto"/>
            <w:bottom w:val="none" w:sz="0" w:space="0" w:color="auto"/>
            <w:right w:val="none" w:sz="0" w:space="0" w:color="auto"/>
          </w:divBdr>
        </w:div>
        <w:div w:id="1465387624">
          <w:marLeft w:val="640"/>
          <w:marRight w:val="0"/>
          <w:marTop w:val="0"/>
          <w:marBottom w:val="0"/>
          <w:divBdr>
            <w:top w:val="none" w:sz="0" w:space="0" w:color="auto"/>
            <w:left w:val="none" w:sz="0" w:space="0" w:color="auto"/>
            <w:bottom w:val="none" w:sz="0" w:space="0" w:color="auto"/>
            <w:right w:val="none" w:sz="0" w:space="0" w:color="auto"/>
          </w:divBdr>
        </w:div>
        <w:div w:id="1538809171">
          <w:marLeft w:val="640"/>
          <w:marRight w:val="0"/>
          <w:marTop w:val="0"/>
          <w:marBottom w:val="0"/>
          <w:divBdr>
            <w:top w:val="none" w:sz="0" w:space="0" w:color="auto"/>
            <w:left w:val="none" w:sz="0" w:space="0" w:color="auto"/>
            <w:bottom w:val="none" w:sz="0" w:space="0" w:color="auto"/>
            <w:right w:val="none" w:sz="0" w:space="0" w:color="auto"/>
          </w:divBdr>
        </w:div>
        <w:div w:id="1796634848">
          <w:marLeft w:val="640"/>
          <w:marRight w:val="0"/>
          <w:marTop w:val="0"/>
          <w:marBottom w:val="0"/>
          <w:divBdr>
            <w:top w:val="none" w:sz="0" w:space="0" w:color="auto"/>
            <w:left w:val="none" w:sz="0" w:space="0" w:color="auto"/>
            <w:bottom w:val="none" w:sz="0" w:space="0" w:color="auto"/>
            <w:right w:val="none" w:sz="0" w:space="0" w:color="auto"/>
          </w:divBdr>
        </w:div>
        <w:div w:id="1804155502">
          <w:marLeft w:val="640"/>
          <w:marRight w:val="0"/>
          <w:marTop w:val="0"/>
          <w:marBottom w:val="0"/>
          <w:divBdr>
            <w:top w:val="none" w:sz="0" w:space="0" w:color="auto"/>
            <w:left w:val="none" w:sz="0" w:space="0" w:color="auto"/>
            <w:bottom w:val="none" w:sz="0" w:space="0" w:color="auto"/>
            <w:right w:val="none" w:sz="0" w:space="0" w:color="auto"/>
          </w:divBdr>
        </w:div>
        <w:div w:id="1842042218">
          <w:marLeft w:val="640"/>
          <w:marRight w:val="0"/>
          <w:marTop w:val="0"/>
          <w:marBottom w:val="0"/>
          <w:divBdr>
            <w:top w:val="none" w:sz="0" w:space="0" w:color="auto"/>
            <w:left w:val="none" w:sz="0" w:space="0" w:color="auto"/>
            <w:bottom w:val="none" w:sz="0" w:space="0" w:color="auto"/>
            <w:right w:val="none" w:sz="0" w:space="0" w:color="auto"/>
          </w:divBdr>
        </w:div>
        <w:div w:id="2024817421">
          <w:marLeft w:val="640"/>
          <w:marRight w:val="0"/>
          <w:marTop w:val="0"/>
          <w:marBottom w:val="0"/>
          <w:divBdr>
            <w:top w:val="none" w:sz="0" w:space="0" w:color="auto"/>
            <w:left w:val="none" w:sz="0" w:space="0" w:color="auto"/>
            <w:bottom w:val="none" w:sz="0" w:space="0" w:color="auto"/>
            <w:right w:val="none" w:sz="0" w:space="0" w:color="auto"/>
          </w:divBdr>
        </w:div>
        <w:div w:id="2058049541">
          <w:marLeft w:val="640"/>
          <w:marRight w:val="0"/>
          <w:marTop w:val="0"/>
          <w:marBottom w:val="0"/>
          <w:divBdr>
            <w:top w:val="none" w:sz="0" w:space="0" w:color="auto"/>
            <w:left w:val="none" w:sz="0" w:space="0" w:color="auto"/>
            <w:bottom w:val="none" w:sz="0" w:space="0" w:color="auto"/>
            <w:right w:val="none" w:sz="0" w:space="0" w:color="auto"/>
          </w:divBdr>
        </w:div>
        <w:div w:id="2105881546">
          <w:marLeft w:val="640"/>
          <w:marRight w:val="0"/>
          <w:marTop w:val="0"/>
          <w:marBottom w:val="0"/>
          <w:divBdr>
            <w:top w:val="none" w:sz="0" w:space="0" w:color="auto"/>
            <w:left w:val="none" w:sz="0" w:space="0" w:color="auto"/>
            <w:bottom w:val="none" w:sz="0" w:space="0" w:color="auto"/>
            <w:right w:val="none" w:sz="0" w:space="0" w:color="auto"/>
          </w:divBdr>
        </w:div>
        <w:div w:id="2124107798">
          <w:marLeft w:val="640"/>
          <w:marRight w:val="0"/>
          <w:marTop w:val="0"/>
          <w:marBottom w:val="0"/>
          <w:divBdr>
            <w:top w:val="none" w:sz="0" w:space="0" w:color="auto"/>
            <w:left w:val="none" w:sz="0" w:space="0" w:color="auto"/>
            <w:bottom w:val="none" w:sz="0" w:space="0" w:color="auto"/>
            <w:right w:val="none" w:sz="0" w:space="0" w:color="auto"/>
          </w:divBdr>
        </w:div>
        <w:div w:id="2130396440">
          <w:marLeft w:val="640"/>
          <w:marRight w:val="0"/>
          <w:marTop w:val="0"/>
          <w:marBottom w:val="0"/>
          <w:divBdr>
            <w:top w:val="none" w:sz="0" w:space="0" w:color="auto"/>
            <w:left w:val="none" w:sz="0" w:space="0" w:color="auto"/>
            <w:bottom w:val="none" w:sz="0" w:space="0" w:color="auto"/>
            <w:right w:val="none" w:sz="0" w:space="0" w:color="auto"/>
          </w:divBdr>
        </w:div>
      </w:divsChild>
    </w:div>
    <w:div w:id="1783452471">
      <w:marLeft w:val="640"/>
      <w:marRight w:val="0"/>
      <w:marTop w:val="0"/>
      <w:marBottom w:val="0"/>
      <w:divBdr>
        <w:top w:val="none" w:sz="0" w:space="0" w:color="auto"/>
        <w:left w:val="none" w:sz="0" w:space="0" w:color="auto"/>
        <w:bottom w:val="none" w:sz="0" w:space="0" w:color="auto"/>
        <w:right w:val="none" w:sz="0" w:space="0" w:color="auto"/>
      </w:divBdr>
    </w:div>
    <w:div w:id="1783914577">
      <w:marLeft w:val="0"/>
      <w:marRight w:val="0"/>
      <w:marTop w:val="0"/>
      <w:marBottom w:val="0"/>
      <w:divBdr>
        <w:top w:val="none" w:sz="0" w:space="0" w:color="auto"/>
        <w:left w:val="none" w:sz="0" w:space="0" w:color="auto"/>
        <w:bottom w:val="none" w:sz="0" w:space="0" w:color="auto"/>
        <w:right w:val="none" w:sz="0" w:space="0" w:color="auto"/>
      </w:divBdr>
    </w:div>
    <w:div w:id="1785687123">
      <w:marLeft w:val="0"/>
      <w:marRight w:val="0"/>
      <w:marTop w:val="0"/>
      <w:marBottom w:val="0"/>
      <w:divBdr>
        <w:top w:val="none" w:sz="0" w:space="0" w:color="auto"/>
        <w:left w:val="none" w:sz="0" w:space="0" w:color="auto"/>
        <w:bottom w:val="none" w:sz="0" w:space="0" w:color="auto"/>
        <w:right w:val="none" w:sz="0" w:space="0" w:color="auto"/>
      </w:divBdr>
    </w:div>
    <w:div w:id="1786146346">
      <w:bodyDiv w:val="1"/>
      <w:marLeft w:val="0"/>
      <w:marRight w:val="0"/>
      <w:marTop w:val="0"/>
      <w:marBottom w:val="0"/>
      <w:divBdr>
        <w:top w:val="none" w:sz="0" w:space="0" w:color="auto"/>
        <w:left w:val="none" w:sz="0" w:space="0" w:color="auto"/>
        <w:bottom w:val="none" w:sz="0" w:space="0" w:color="auto"/>
        <w:right w:val="none" w:sz="0" w:space="0" w:color="auto"/>
      </w:divBdr>
      <w:divsChild>
        <w:div w:id="188959929">
          <w:marLeft w:val="640"/>
          <w:marRight w:val="0"/>
          <w:marTop w:val="0"/>
          <w:marBottom w:val="0"/>
          <w:divBdr>
            <w:top w:val="none" w:sz="0" w:space="0" w:color="auto"/>
            <w:left w:val="none" w:sz="0" w:space="0" w:color="auto"/>
            <w:bottom w:val="none" w:sz="0" w:space="0" w:color="auto"/>
            <w:right w:val="none" w:sz="0" w:space="0" w:color="auto"/>
          </w:divBdr>
        </w:div>
        <w:div w:id="298149072">
          <w:marLeft w:val="640"/>
          <w:marRight w:val="0"/>
          <w:marTop w:val="0"/>
          <w:marBottom w:val="0"/>
          <w:divBdr>
            <w:top w:val="none" w:sz="0" w:space="0" w:color="auto"/>
            <w:left w:val="none" w:sz="0" w:space="0" w:color="auto"/>
            <w:bottom w:val="none" w:sz="0" w:space="0" w:color="auto"/>
            <w:right w:val="none" w:sz="0" w:space="0" w:color="auto"/>
          </w:divBdr>
        </w:div>
        <w:div w:id="328873168">
          <w:marLeft w:val="640"/>
          <w:marRight w:val="0"/>
          <w:marTop w:val="0"/>
          <w:marBottom w:val="0"/>
          <w:divBdr>
            <w:top w:val="none" w:sz="0" w:space="0" w:color="auto"/>
            <w:left w:val="none" w:sz="0" w:space="0" w:color="auto"/>
            <w:bottom w:val="none" w:sz="0" w:space="0" w:color="auto"/>
            <w:right w:val="none" w:sz="0" w:space="0" w:color="auto"/>
          </w:divBdr>
        </w:div>
        <w:div w:id="343633901">
          <w:marLeft w:val="640"/>
          <w:marRight w:val="0"/>
          <w:marTop w:val="0"/>
          <w:marBottom w:val="0"/>
          <w:divBdr>
            <w:top w:val="none" w:sz="0" w:space="0" w:color="auto"/>
            <w:left w:val="none" w:sz="0" w:space="0" w:color="auto"/>
            <w:bottom w:val="none" w:sz="0" w:space="0" w:color="auto"/>
            <w:right w:val="none" w:sz="0" w:space="0" w:color="auto"/>
          </w:divBdr>
        </w:div>
        <w:div w:id="543753901">
          <w:marLeft w:val="640"/>
          <w:marRight w:val="0"/>
          <w:marTop w:val="0"/>
          <w:marBottom w:val="0"/>
          <w:divBdr>
            <w:top w:val="none" w:sz="0" w:space="0" w:color="auto"/>
            <w:left w:val="none" w:sz="0" w:space="0" w:color="auto"/>
            <w:bottom w:val="none" w:sz="0" w:space="0" w:color="auto"/>
            <w:right w:val="none" w:sz="0" w:space="0" w:color="auto"/>
          </w:divBdr>
        </w:div>
        <w:div w:id="557205075">
          <w:marLeft w:val="640"/>
          <w:marRight w:val="0"/>
          <w:marTop w:val="0"/>
          <w:marBottom w:val="0"/>
          <w:divBdr>
            <w:top w:val="none" w:sz="0" w:space="0" w:color="auto"/>
            <w:left w:val="none" w:sz="0" w:space="0" w:color="auto"/>
            <w:bottom w:val="none" w:sz="0" w:space="0" w:color="auto"/>
            <w:right w:val="none" w:sz="0" w:space="0" w:color="auto"/>
          </w:divBdr>
        </w:div>
        <w:div w:id="575241645">
          <w:marLeft w:val="640"/>
          <w:marRight w:val="0"/>
          <w:marTop w:val="0"/>
          <w:marBottom w:val="0"/>
          <w:divBdr>
            <w:top w:val="none" w:sz="0" w:space="0" w:color="auto"/>
            <w:left w:val="none" w:sz="0" w:space="0" w:color="auto"/>
            <w:bottom w:val="none" w:sz="0" w:space="0" w:color="auto"/>
            <w:right w:val="none" w:sz="0" w:space="0" w:color="auto"/>
          </w:divBdr>
        </w:div>
        <w:div w:id="588391039">
          <w:marLeft w:val="640"/>
          <w:marRight w:val="0"/>
          <w:marTop w:val="0"/>
          <w:marBottom w:val="0"/>
          <w:divBdr>
            <w:top w:val="none" w:sz="0" w:space="0" w:color="auto"/>
            <w:left w:val="none" w:sz="0" w:space="0" w:color="auto"/>
            <w:bottom w:val="none" w:sz="0" w:space="0" w:color="auto"/>
            <w:right w:val="none" w:sz="0" w:space="0" w:color="auto"/>
          </w:divBdr>
        </w:div>
        <w:div w:id="630790410">
          <w:marLeft w:val="640"/>
          <w:marRight w:val="0"/>
          <w:marTop w:val="0"/>
          <w:marBottom w:val="0"/>
          <w:divBdr>
            <w:top w:val="none" w:sz="0" w:space="0" w:color="auto"/>
            <w:left w:val="none" w:sz="0" w:space="0" w:color="auto"/>
            <w:bottom w:val="none" w:sz="0" w:space="0" w:color="auto"/>
            <w:right w:val="none" w:sz="0" w:space="0" w:color="auto"/>
          </w:divBdr>
        </w:div>
        <w:div w:id="665672126">
          <w:marLeft w:val="640"/>
          <w:marRight w:val="0"/>
          <w:marTop w:val="0"/>
          <w:marBottom w:val="0"/>
          <w:divBdr>
            <w:top w:val="none" w:sz="0" w:space="0" w:color="auto"/>
            <w:left w:val="none" w:sz="0" w:space="0" w:color="auto"/>
            <w:bottom w:val="none" w:sz="0" w:space="0" w:color="auto"/>
            <w:right w:val="none" w:sz="0" w:space="0" w:color="auto"/>
          </w:divBdr>
        </w:div>
        <w:div w:id="669984615">
          <w:marLeft w:val="640"/>
          <w:marRight w:val="0"/>
          <w:marTop w:val="0"/>
          <w:marBottom w:val="0"/>
          <w:divBdr>
            <w:top w:val="none" w:sz="0" w:space="0" w:color="auto"/>
            <w:left w:val="none" w:sz="0" w:space="0" w:color="auto"/>
            <w:bottom w:val="none" w:sz="0" w:space="0" w:color="auto"/>
            <w:right w:val="none" w:sz="0" w:space="0" w:color="auto"/>
          </w:divBdr>
        </w:div>
        <w:div w:id="744376885">
          <w:marLeft w:val="640"/>
          <w:marRight w:val="0"/>
          <w:marTop w:val="0"/>
          <w:marBottom w:val="0"/>
          <w:divBdr>
            <w:top w:val="none" w:sz="0" w:space="0" w:color="auto"/>
            <w:left w:val="none" w:sz="0" w:space="0" w:color="auto"/>
            <w:bottom w:val="none" w:sz="0" w:space="0" w:color="auto"/>
            <w:right w:val="none" w:sz="0" w:space="0" w:color="auto"/>
          </w:divBdr>
        </w:div>
        <w:div w:id="872964416">
          <w:marLeft w:val="640"/>
          <w:marRight w:val="0"/>
          <w:marTop w:val="0"/>
          <w:marBottom w:val="0"/>
          <w:divBdr>
            <w:top w:val="none" w:sz="0" w:space="0" w:color="auto"/>
            <w:left w:val="none" w:sz="0" w:space="0" w:color="auto"/>
            <w:bottom w:val="none" w:sz="0" w:space="0" w:color="auto"/>
            <w:right w:val="none" w:sz="0" w:space="0" w:color="auto"/>
          </w:divBdr>
        </w:div>
        <w:div w:id="873273155">
          <w:marLeft w:val="640"/>
          <w:marRight w:val="0"/>
          <w:marTop w:val="0"/>
          <w:marBottom w:val="0"/>
          <w:divBdr>
            <w:top w:val="none" w:sz="0" w:space="0" w:color="auto"/>
            <w:left w:val="none" w:sz="0" w:space="0" w:color="auto"/>
            <w:bottom w:val="none" w:sz="0" w:space="0" w:color="auto"/>
            <w:right w:val="none" w:sz="0" w:space="0" w:color="auto"/>
          </w:divBdr>
        </w:div>
        <w:div w:id="884831656">
          <w:marLeft w:val="640"/>
          <w:marRight w:val="0"/>
          <w:marTop w:val="0"/>
          <w:marBottom w:val="0"/>
          <w:divBdr>
            <w:top w:val="none" w:sz="0" w:space="0" w:color="auto"/>
            <w:left w:val="none" w:sz="0" w:space="0" w:color="auto"/>
            <w:bottom w:val="none" w:sz="0" w:space="0" w:color="auto"/>
            <w:right w:val="none" w:sz="0" w:space="0" w:color="auto"/>
          </w:divBdr>
        </w:div>
        <w:div w:id="974332021">
          <w:marLeft w:val="640"/>
          <w:marRight w:val="0"/>
          <w:marTop w:val="0"/>
          <w:marBottom w:val="0"/>
          <w:divBdr>
            <w:top w:val="none" w:sz="0" w:space="0" w:color="auto"/>
            <w:left w:val="none" w:sz="0" w:space="0" w:color="auto"/>
            <w:bottom w:val="none" w:sz="0" w:space="0" w:color="auto"/>
            <w:right w:val="none" w:sz="0" w:space="0" w:color="auto"/>
          </w:divBdr>
        </w:div>
        <w:div w:id="977957041">
          <w:marLeft w:val="640"/>
          <w:marRight w:val="0"/>
          <w:marTop w:val="0"/>
          <w:marBottom w:val="0"/>
          <w:divBdr>
            <w:top w:val="none" w:sz="0" w:space="0" w:color="auto"/>
            <w:left w:val="none" w:sz="0" w:space="0" w:color="auto"/>
            <w:bottom w:val="none" w:sz="0" w:space="0" w:color="auto"/>
            <w:right w:val="none" w:sz="0" w:space="0" w:color="auto"/>
          </w:divBdr>
        </w:div>
        <w:div w:id="1041202072">
          <w:marLeft w:val="640"/>
          <w:marRight w:val="0"/>
          <w:marTop w:val="0"/>
          <w:marBottom w:val="0"/>
          <w:divBdr>
            <w:top w:val="none" w:sz="0" w:space="0" w:color="auto"/>
            <w:left w:val="none" w:sz="0" w:space="0" w:color="auto"/>
            <w:bottom w:val="none" w:sz="0" w:space="0" w:color="auto"/>
            <w:right w:val="none" w:sz="0" w:space="0" w:color="auto"/>
          </w:divBdr>
        </w:div>
        <w:div w:id="1073507810">
          <w:marLeft w:val="640"/>
          <w:marRight w:val="0"/>
          <w:marTop w:val="0"/>
          <w:marBottom w:val="0"/>
          <w:divBdr>
            <w:top w:val="none" w:sz="0" w:space="0" w:color="auto"/>
            <w:left w:val="none" w:sz="0" w:space="0" w:color="auto"/>
            <w:bottom w:val="none" w:sz="0" w:space="0" w:color="auto"/>
            <w:right w:val="none" w:sz="0" w:space="0" w:color="auto"/>
          </w:divBdr>
        </w:div>
        <w:div w:id="1108164593">
          <w:marLeft w:val="640"/>
          <w:marRight w:val="0"/>
          <w:marTop w:val="0"/>
          <w:marBottom w:val="0"/>
          <w:divBdr>
            <w:top w:val="none" w:sz="0" w:space="0" w:color="auto"/>
            <w:left w:val="none" w:sz="0" w:space="0" w:color="auto"/>
            <w:bottom w:val="none" w:sz="0" w:space="0" w:color="auto"/>
            <w:right w:val="none" w:sz="0" w:space="0" w:color="auto"/>
          </w:divBdr>
        </w:div>
        <w:div w:id="1123382458">
          <w:marLeft w:val="640"/>
          <w:marRight w:val="0"/>
          <w:marTop w:val="0"/>
          <w:marBottom w:val="0"/>
          <w:divBdr>
            <w:top w:val="none" w:sz="0" w:space="0" w:color="auto"/>
            <w:left w:val="none" w:sz="0" w:space="0" w:color="auto"/>
            <w:bottom w:val="none" w:sz="0" w:space="0" w:color="auto"/>
            <w:right w:val="none" w:sz="0" w:space="0" w:color="auto"/>
          </w:divBdr>
        </w:div>
        <w:div w:id="1196309159">
          <w:marLeft w:val="640"/>
          <w:marRight w:val="0"/>
          <w:marTop w:val="0"/>
          <w:marBottom w:val="0"/>
          <w:divBdr>
            <w:top w:val="none" w:sz="0" w:space="0" w:color="auto"/>
            <w:left w:val="none" w:sz="0" w:space="0" w:color="auto"/>
            <w:bottom w:val="none" w:sz="0" w:space="0" w:color="auto"/>
            <w:right w:val="none" w:sz="0" w:space="0" w:color="auto"/>
          </w:divBdr>
        </w:div>
        <w:div w:id="1254827192">
          <w:marLeft w:val="640"/>
          <w:marRight w:val="0"/>
          <w:marTop w:val="0"/>
          <w:marBottom w:val="0"/>
          <w:divBdr>
            <w:top w:val="none" w:sz="0" w:space="0" w:color="auto"/>
            <w:left w:val="none" w:sz="0" w:space="0" w:color="auto"/>
            <w:bottom w:val="none" w:sz="0" w:space="0" w:color="auto"/>
            <w:right w:val="none" w:sz="0" w:space="0" w:color="auto"/>
          </w:divBdr>
        </w:div>
        <w:div w:id="1272476311">
          <w:marLeft w:val="640"/>
          <w:marRight w:val="0"/>
          <w:marTop w:val="0"/>
          <w:marBottom w:val="0"/>
          <w:divBdr>
            <w:top w:val="none" w:sz="0" w:space="0" w:color="auto"/>
            <w:left w:val="none" w:sz="0" w:space="0" w:color="auto"/>
            <w:bottom w:val="none" w:sz="0" w:space="0" w:color="auto"/>
            <w:right w:val="none" w:sz="0" w:space="0" w:color="auto"/>
          </w:divBdr>
        </w:div>
        <w:div w:id="1290090411">
          <w:marLeft w:val="640"/>
          <w:marRight w:val="0"/>
          <w:marTop w:val="0"/>
          <w:marBottom w:val="0"/>
          <w:divBdr>
            <w:top w:val="none" w:sz="0" w:space="0" w:color="auto"/>
            <w:left w:val="none" w:sz="0" w:space="0" w:color="auto"/>
            <w:bottom w:val="none" w:sz="0" w:space="0" w:color="auto"/>
            <w:right w:val="none" w:sz="0" w:space="0" w:color="auto"/>
          </w:divBdr>
        </w:div>
        <w:div w:id="1339118836">
          <w:marLeft w:val="640"/>
          <w:marRight w:val="0"/>
          <w:marTop w:val="0"/>
          <w:marBottom w:val="0"/>
          <w:divBdr>
            <w:top w:val="none" w:sz="0" w:space="0" w:color="auto"/>
            <w:left w:val="none" w:sz="0" w:space="0" w:color="auto"/>
            <w:bottom w:val="none" w:sz="0" w:space="0" w:color="auto"/>
            <w:right w:val="none" w:sz="0" w:space="0" w:color="auto"/>
          </w:divBdr>
        </w:div>
        <w:div w:id="1473912258">
          <w:marLeft w:val="640"/>
          <w:marRight w:val="0"/>
          <w:marTop w:val="0"/>
          <w:marBottom w:val="0"/>
          <w:divBdr>
            <w:top w:val="none" w:sz="0" w:space="0" w:color="auto"/>
            <w:left w:val="none" w:sz="0" w:space="0" w:color="auto"/>
            <w:bottom w:val="none" w:sz="0" w:space="0" w:color="auto"/>
            <w:right w:val="none" w:sz="0" w:space="0" w:color="auto"/>
          </w:divBdr>
        </w:div>
        <w:div w:id="1510296998">
          <w:marLeft w:val="640"/>
          <w:marRight w:val="0"/>
          <w:marTop w:val="0"/>
          <w:marBottom w:val="0"/>
          <w:divBdr>
            <w:top w:val="none" w:sz="0" w:space="0" w:color="auto"/>
            <w:left w:val="none" w:sz="0" w:space="0" w:color="auto"/>
            <w:bottom w:val="none" w:sz="0" w:space="0" w:color="auto"/>
            <w:right w:val="none" w:sz="0" w:space="0" w:color="auto"/>
          </w:divBdr>
        </w:div>
        <w:div w:id="1539855843">
          <w:marLeft w:val="640"/>
          <w:marRight w:val="0"/>
          <w:marTop w:val="0"/>
          <w:marBottom w:val="0"/>
          <w:divBdr>
            <w:top w:val="none" w:sz="0" w:space="0" w:color="auto"/>
            <w:left w:val="none" w:sz="0" w:space="0" w:color="auto"/>
            <w:bottom w:val="none" w:sz="0" w:space="0" w:color="auto"/>
            <w:right w:val="none" w:sz="0" w:space="0" w:color="auto"/>
          </w:divBdr>
        </w:div>
        <w:div w:id="1584486349">
          <w:marLeft w:val="640"/>
          <w:marRight w:val="0"/>
          <w:marTop w:val="0"/>
          <w:marBottom w:val="0"/>
          <w:divBdr>
            <w:top w:val="none" w:sz="0" w:space="0" w:color="auto"/>
            <w:left w:val="none" w:sz="0" w:space="0" w:color="auto"/>
            <w:bottom w:val="none" w:sz="0" w:space="0" w:color="auto"/>
            <w:right w:val="none" w:sz="0" w:space="0" w:color="auto"/>
          </w:divBdr>
        </w:div>
        <w:div w:id="1641300871">
          <w:marLeft w:val="640"/>
          <w:marRight w:val="0"/>
          <w:marTop w:val="0"/>
          <w:marBottom w:val="0"/>
          <w:divBdr>
            <w:top w:val="none" w:sz="0" w:space="0" w:color="auto"/>
            <w:left w:val="none" w:sz="0" w:space="0" w:color="auto"/>
            <w:bottom w:val="none" w:sz="0" w:space="0" w:color="auto"/>
            <w:right w:val="none" w:sz="0" w:space="0" w:color="auto"/>
          </w:divBdr>
        </w:div>
        <w:div w:id="1646003527">
          <w:marLeft w:val="640"/>
          <w:marRight w:val="0"/>
          <w:marTop w:val="0"/>
          <w:marBottom w:val="0"/>
          <w:divBdr>
            <w:top w:val="none" w:sz="0" w:space="0" w:color="auto"/>
            <w:left w:val="none" w:sz="0" w:space="0" w:color="auto"/>
            <w:bottom w:val="none" w:sz="0" w:space="0" w:color="auto"/>
            <w:right w:val="none" w:sz="0" w:space="0" w:color="auto"/>
          </w:divBdr>
        </w:div>
        <w:div w:id="1678732046">
          <w:marLeft w:val="640"/>
          <w:marRight w:val="0"/>
          <w:marTop w:val="0"/>
          <w:marBottom w:val="0"/>
          <w:divBdr>
            <w:top w:val="none" w:sz="0" w:space="0" w:color="auto"/>
            <w:left w:val="none" w:sz="0" w:space="0" w:color="auto"/>
            <w:bottom w:val="none" w:sz="0" w:space="0" w:color="auto"/>
            <w:right w:val="none" w:sz="0" w:space="0" w:color="auto"/>
          </w:divBdr>
        </w:div>
        <w:div w:id="1687176147">
          <w:marLeft w:val="640"/>
          <w:marRight w:val="0"/>
          <w:marTop w:val="0"/>
          <w:marBottom w:val="0"/>
          <w:divBdr>
            <w:top w:val="none" w:sz="0" w:space="0" w:color="auto"/>
            <w:left w:val="none" w:sz="0" w:space="0" w:color="auto"/>
            <w:bottom w:val="none" w:sz="0" w:space="0" w:color="auto"/>
            <w:right w:val="none" w:sz="0" w:space="0" w:color="auto"/>
          </w:divBdr>
        </w:div>
        <w:div w:id="1712729743">
          <w:marLeft w:val="640"/>
          <w:marRight w:val="0"/>
          <w:marTop w:val="0"/>
          <w:marBottom w:val="0"/>
          <w:divBdr>
            <w:top w:val="none" w:sz="0" w:space="0" w:color="auto"/>
            <w:left w:val="none" w:sz="0" w:space="0" w:color="auto"/>
            <w:bottom w:val="none" w:sz="0" w:space="0" w:color="auto"/>
            <w:right w:val="none" w:sz="0" w:space="0" w:color="auto"/>
          </w:divBdr>
        </w:div>
        <w:div w:id="1725907817">
          <w:marLeft w:val="640"/>
          <w:marRight w:val="0"/>
          <w:marTop w:val="0"/>
          <w:marBottom w:val="0"/>
          <w:divBdr>
            <w:top w:val="none" w:sz="0" w:space="0" w:color="auto"/>
            <w:left w:val="none" w:sz="0" w:space="0" w:color="auto"/>
            <w:bottom w:val="none" w:sz="0" w:space="0" w:color="auto"/>
            <w:right w:val="none" w:sz="0" w:space="0" w:color="auto"/>
          </w:divBdr>
        </w:div>
        <w:div w:id="1771656390">
          <w:marLeft w:val="640"/>
          <w:marRight w:val="0"/>
          <w:marTop w:val="0"/>
          <w:marBottom w:val="0"/>
          <w:divBdr>
            <w:top w:val="none" w:sz="0" w:space="0" w:color="auto"/>
            <w:left w:val="none" w:sz="0" w:space="0" w:color="auto"/>
            <w:bottom w:val="none" w:sz="0" w:space="0" w:color="auto"/>
            <w:right w:val="none" w:sz="0" w:space="0" w:color="auto"/>
          </w:divBdr>
        </w:div>
        <w:div w:id="1786583208">
          <w:marLeft w:val="640"/>
          <w:marRight w:val="0"/>
          <w:marTop w:val="0"/>
          <w:marBottom w:val="0"/>
          <w:divBdr>
            <w:top w:val="none" w:sz="0" w:space="0" w:color="auto"/>
            <w:left w:val="none" w:sz="0" w:space="0" w:color="auto"/>
            <w:bottom w:val="none" w:sz="0" w:space="0" w:color="auto"/>
            <w:right w:val="none" w:sz="0" w:space="0" w:color="auto"/>
          </w:divBdr>
        </w:div>
        <w:div w:id="1821656524">
          <w:marLeft w:val="640"/>
          <w:marRight w:val="0"/>
          <w:marTop w:val="0"/>
          <w:marBottom w:val="0"/>
          <w:divBdr>
            <w:top w:val="none" w:sz="0" w:space="0" w:color="auto"/>
            <w:left w:val="none" w:sz="0" w:space="0" w:color="auto"/>
            <w:bottom w:val="none" w:sz="0" w:space="0" w:color="auto"/>
            <w:right w:val="none" w:sz="0" w:space="0" w:color="auto"/>
          </w:divBdr>
        </w:div>
        <w:div w:id="1887788355">
          <w:marLeft w:val="640"/>
          <w:marRight w:val="0"/>
          <w:marTop w:val="0"/>
          <w:marBottom w:val="0"/>
          <w:divBdr>
            <w:top w:val="none" w:sz="0" w:space="0" w:color="auto"/>
            <w:left w:val="none" w:sz="0" w:space="0" w:color="auto"/>
            <w:bottom w:val="none" w:sz="0" w:space="0" w:color="auto"/>
            <w:right w:val="none" w:sz="0" w:space="0" w:color="auto"/>
          </w:divBdr>
        </w:div>
        <w:div w:id="1936552259">
          <w:marLeft w:val="640"/>
          <w:marRight w:val="0"/>
          <w:marTop w:val="0"/>
          <w:marBottom w:val="0"/>
          <w:divBdr>
            <w:top w:val="none" w:sz="0" w:space="0" w:color="auto"/>
            <w:left w:val="none" w:sz="0" w:space="0" w:color="auto"/>
            <w:bottom w:val="none" w:sz="0" w:space="0" w:color="auto"/>
            <w:right w:val="none" w:sz="0" w:space="0" w:color="auto"/>
          </w:divBdr>
        </w:div>
        <w:div w:id="1976597280">
          <w:marLeft w:val="640"/>
          <w:marRight w:val="0"/>
          <w:marTop w:val="0"/>
          <w:marBottom w:val="0"/>
          <w:divBdr>
            <w:top w:val="none" w:sz="0" w:space="0" w:color="auto"/>
            <w:left w:val="none" w:sz="0" w:space="0" w:color="auto"/>
            <w:bottom w:val="none" w:sz="0" w:space="0" w:color="auto"/>
            <w:right w:val="none" w:sz="0" w:space="0" w:color="auto"/>
          </w:divBdr>
        </w:div>
        <w:div w:id="2021006022">
          <w:marLeft w:val="640"/>
          <w:marRight w:val="0"/>
          <w:marTop w:val="0"/>
          <w:marBottom w:val="0"/>
          <w:divBdr>
            <w:top w:val="none" w:sz="0" w:space="0" w:color="auto"/>
            <w:left w:val="none" w:sz="0" w:space="0" w:color="auto"/>
            <w:bottom w:val="none" w:sz="0" w:space="0" w:color="auto"/>
            <w:right w:val="none" w:sz="0" w:space="0" w:color="auto"/>
          </w:divBdr>
        </w:div>
      </w:divsChild>
    </w:div>
    <w:div w:id="1789010915">
      <w:bodyDiv w:val="1"/>
      <w:marLeft w:val="0"/>
      <w:marRight w:val="0"/>
      <w:marTop w:val="0"/>
      <w:marBottom w:val="0"/>
      <w:divBdr>
        <w:top w:val="none" w:sz="0" w:space="0" w:color="auto"/>
        <w:left w:val="none" w:sz="0" w:space="0" w:color="auto"/>
        <w:bottom w:val="none" w:sz="0" w:space="0" w:color="auto"/>
        <w:right w:val="none" w:sz="0" w:space="0" w:color="auto"/>
      </w:divBdr>
      <w:divsChild>
        <w:div w:id="1266377848">
          <w:marLeft w:val="640"/>
          <w:marRight w:val="0"/>
          <w:marTop w:val="0"/>
          <w:marBottom w:val="0"/>
          <w:divBdr>
            <w:top w:val="none" w:sz="0" w:space="0" w:color="auto"/>
            <w:left w:val="none" w:sz="0" w:space="0" w:color="auto"/>
            <w:bottom w:val="none" w:sz="0" w:space="0" w:color="auto"/>
            <w:right w:val="none" w:sz="0" w:space="0" w:color="auto"/>
          </w:divBdr>
        </w:div>
        <w:div w:id="48266125">
          <w:marLeft w:val="640"/>
          <w:marRight w:val="0"/>
          <w:marTop w:val="0"/>
          <w:marBottom w:val="0"/>
          <w:divBdr>
            <w:top w:val="none" w:sz="0" w:space="0" w:color="auto"/>
            <w:left w:val="none" w:sz="0" w:space="0" w:color="auto"/>
            <w:bottom w:val="none" w:sz="0" w:space="0" w:color="auto"/>
            <w:right w:val="none" w:sz="0" w:space="0" w:color="auto"/>
          </w:divBdr>
        </w:div>
        <w:div w:id="1412390211">
          <w:marLeft w:val="640"/>
          <w:marRight w:val="0"/>
          <w:marTop w:val="0"/>
          <w:marBottom w:val="0"/>
          <w:divBdr>
            <w:top w:val="none" w:sz="0" w:space="0" w:color="auto"/>
            <w:left w:val="none" w:sz="0" w:space="0" w:color="auto"/>
            <w:bottom w:val="none" w:sz="0" w:space="0" w:color="auto"/>
            <w:right w:val="none" w:sz="0" w:space="0" w:color="auto"/>
          </w:divBdr>
        </w:div>
        <w:div w:id="1709987905">
          <w:marLeft w:val="640"/>
          <w:marRight w:val="0"/>
          <w:marTop w:val="0"/>
          <w:marBottom w:val="0"/>
          <w:divBdr>
            <w:top w:val="none" w:sz="0" w:space="0" w:color="auto"/>
            <w:left w:val="none" w:sz="0" w:space="0" w:color="auto"/>
            <w:bottom w:val="none" w:sz="0" w:space="0" w:color="auto"/>
            <w:right w:val="none" w:sz="0" w:space="0" w:color="auto"/>
          </w:divBdr>
        </w:div>
        <w:div w:id="1685280583">
          <w:marLeft w:val="640"/>
          <w:marRight w:val="0"/>
          <w:marTop w:val="0"/>
          <w:marBottom w:val="0"/>
          <w:divBdr>
            <w:top w:val="none" w:sz="0" w:space="0" w:color="auto"/>
            <w:left w:val="none" w:sz="0" w:space="0" w:color="auto"/>
            <w:bottom w:val="none" w:sz="0" w:space="0" w:color="auto"/>
            <w:right w:val="none" w:sz="0" w:space="0" w:color="auto"/>
          </w:divBdr>
        </w:div>
        <w:div w:id="1722174059">
          <w:marLeft w:val="640"/>
          <w:marRight w:val="0"/>
          <w:marTop w:val="0"/>
          <w:marBottom w:val="0"/>
          <w:divBdr>
            <w:top w:val="none" w:sz="0" w:space="0" w:color="auto"/>
            <w:left w:val="none" w:sz="0" w:space="0" w:color="auto"/>
            <w:bottom w:val="none" w:sz="0" w:space="0" w:color="auto"/>
            <w:right w:val="none" w:sz="0" w:space="0" w:color="auto"/>
          </w:divBdr>
        </w:div>
        <w:div w:id="1249729130">
          <w:marLeft w:val="640"/>
          <w:marRight w:val="0"/>
          <w:marTop w:val="0"/>
          <w:marBottom w:val="0"/>
          <w:divBdr>
            <w:top w:val="none" w:sz="0" w:space="0" w:color="auto"/>
            <w:left w:val="none" w:sz="0" w:space="0" w:color="auto"/>
            <w:bottom w:val="none" w:sz="0" w:space="0" w:color="auto"/>
            <w:right w:val="none" w:sz="0" w:space="0" w:color="auto"/>
          </w:divBdr>
        </w:div>
        <w:div w:id="30308070">
          <w:marLeft w:val="640"/>
          <w:marRight w:val="0"/>
          <w:marTop w:val="0"/>
          <w:marBottom w:val="0"/>
          <w:divBdr>
            <w:top w:val="none" w:sz="0" w:space="0" w:color="auto"/>
            <w:left w:val="none" w:sz="0" w:space="0" w:color="auto"/>
            <w:bottom w:val="none" w:sz="0" w:space="0" w:color="auto"/>
            <w:right w:val="none" w:sz="0" w:space="0" w:color="auto"/>
          </w:divBdr>
        </w:div>
        <w:div w:id="155461420">
          <w:marLeft w:val="640"/>
          <w:marRight w:val="0"/>
          <w:marTop w:val="0"/>
          <w:marBottom w:val="0"/>
          <w:divBdr>
            <w:top w:val="none" w:sz="0" w:space="0" w:color="auto"/>
            <w:left w:val="none" w:sz="0" w:space="0" w:color="auto"/>
            <w:bottom w:val="none" w:sz="0" w:space="0" w:color="auto"/>
            <w:right w:val="none" w:sz="0" w:space="0" w:color="auto"/>
          </w:divBdr>
        </w:div>
        <w:div w:id="1256016534">
          <w:marLeft w:val="640"/>
          <w:marRight w:val="0"/>
          <w:marTop w:val="0"/>
          <w:marBottom w:val="0"/>
          <w:divBdr>
            <w:top w:val="none" w:sz="0" w:space="0" w:color="auto"/>
            <w:left w:val="none" w:sz="0" w:space="0" w:color="auto"/>
            <w:bottom w:val="none" w:sz="0" w:space="0" w:color="auto"/>
            <w:right w:val="none" w:sz="0" w:space="0" w:color="auto"/>
          </w:divBdr>
        </w:div>
        <w:div w:id="372576744">
          <w:marLeft w:val="640"/>
          <w:marRight w:val="0"/>
          <w:marTop w:val="0"/>
          <w:marBottom w:val="0"/>
          <w:divBdr>
            <w:top w:val="none" w:sz="0" w:space="0" w:color="auto"/>
            <w:left w:val="none" w:sz="0" w:space="0" w:color="auto"/>
            <w:bottom w:val="none" w:sz="0" w:space="0" w:color="auto"/>
            <w:right w:val="none" w:sz="0" w:space="0" w:color="auto"/>
          </w:divBdr>
        </w:div>
        <w:div w:id="2110923336">
          <w:marLeft w:val="640"/>
          <w:marRight w:val="0"/>
          <w:marTop w:val="0"/>
          <w:marBottom w:val="0"/>
          <w:divBdr>
            <w:top w:val="none" w:sz="0" w:space="0" w:color="auto"/>
            <w:left w:val="none" w:sz="0" w:space="0" w:color="auto"/>
            <w:bottom w:val="none" w:sz="0" w:space="0" w:color="auto"/>
            <w:right w:val="none" w:sz="0" w:space="0" w:color="auto"/>
          </w:divBdr>
        </w:div>
        <w:div w:id="523714894">
          <w:marLeft w:val="640"/>
          <w:marRight w:val="0"/>
          <w:marTop w:val="0"/>
          <w:marBottom w:val="0"/>
          <w:divBdr>
            <w:top w:val="none" w:sz="0" w:space="0" w:color="auto"/>
            <w:left w:val="none" w:sz="0" w:space="0" w:color="auto"/>
            <w:bottom w:val="none" w:sz="0" w:space="0" w:color="auto"/>
            <w:right w:val="none" w:sz="0" w:space="0" w:color="auto"/>
          </w:divBdr>
        </w:div>
        <w:div w:id="1472822855">
          <w:marLeft w:val="640"/>
          <w:marRight w:val="0"/>
          <w:marTop w:val="0"/>
          <w:marBottom w:val="0"/>
          <w:divBdr>
            <w:top w:val="none" w:sz="0" w:space="0" w:color="auto"/>
            <w:left w:val="none" w:sz="0" w:space="0" w:color="auto"/>
            <w:bottom w:val="none" w:sz="0" w:space="0" w:color="auto"/>
            <w:right w:val="none" w:sz="0" w:space="0" w:color="auto"/>
          </w:divBdr>
        </w:div>
        <w:div w:id="1902324318">
          <w:marLeft w:val="640"/>
          <w:marRight w:val="0"/>
          <w:marTop w:val="0"/>
          <w:marBottom w:val="0"/>
          <w:divBdr>
            <w:top w:val="none" w:sz="0" w:space="0" w:color="auto"/>
            <w:left w:val="none" w:sz="0" w:space="0" w:color="auto"/>
            <w:bottom w:val="none" w:sz="0" w:space="0" w:color="auto"/>
            <w:right w:val="none" w:sz="0" w:space="0" w:color="auto"/>
          </w:divBdr>
        </w:div>
        <w:div w:id="1364750807">
          <w:marLeft w:val="640"/>
          <w:marRight w:val="0"/>
          <w:marTop w:val="0"/>
          <w:marBottom w:val="0"/>
          <w:divBdr>
            <w:top w:val="none" w:sz="0" w:space="0" w:color="auto"/>
            <w:left w:val="none" w:sz="0" w:space="0" w:color="auto"/>
            <w:bottom w:val="none" w:sz="0" w:space="0" w:color="auto"/>
            <w:right w:val="none" w:sz="0" w:space="0" w:color="auto"/>
          </w:divBdr>
        </w:div>
        <w:div w:id="1898085321">
          <w:marLeft w:val="640"/>
          <w:marRight w:val="0"/>
          <w:marTop w:val="0"/>
          <w:marBottom w:val="0"/>
          <w:divBdr>
            <w:top w:val="none" w:sz="0" w:space="0" w:color="auto"/>
            <w:left w:val="none" w:sz="0" w:space="0" w:color="auto"/>
            <w:bottom w:val="none" w:sz="0" w:space="0" w:color="auto"/>
            <w:right w:val="none" w:sz="0" w:space="0" w:color="auto"/>
          </w:divBdr>
        </w:div>
        <w:div w:id="314575113">
          <w:marLeft w:val="640"/>
          <w:marRight w:val="0"/>
          <w:marTop w:val="0"/>
          <w:marBottom w:val="0"/>
          <w:divBdr>
            <w:top w:val="none" w:sz="0" w:space="0" w:color="auto"/>
            <w:left w:val="none" w:sz="0" w:space="0" w:color="auto"/>
            <w:bottom w:val="none" w:sz="0" w:space="0" w:color="auto"/>
            <w:right w:val="none" w:sz="0" w:space="0" w:color="auto"/>
          </w:divBdr>
        </w:div>
        <w:div w:id="1036587818">
          <w:marLeft w:val="640"/>
          <w:marRight w:val="0"/>
          <w:marTop w:val="0"/>
          <w:marBottom w:val="0"/>
          <w:divBdr>
            <w:top w:val="none" w:sz="0" w:space="0" w:color="auto"/>
            <w:left w:val="none" w:sz="0" w:space="0" w:color="auto"/>
            <w:bottom w:val="none" w:sz="0" w:space="0" w:color="auto"/>
            <w:right w:val="none" w:sz="0" w:space="0" w:color="auto"/>
          </w:divBdr>
        </w:div>
        <w:div w:id="2106610780">
          <w:marLeft w:val="640"/>
          <w:marRight w:val="0"/>
          <w:marTop w:val="0"/>
          <w:marBottom w:val="0"/>
          <w:divBdr>
            <w:top w:val="none" w:sz="0" w:space="0" w:color="auto"/>
            <w:left w:val="none" w:sz="0" w:space="0" w:color="auto"/>
            <w:bottom w:val="none" w:sz="0" w:space="0" w:color="auto"/>
            <w:right w:val="none" w:sz="0" w:space="0" w:color="auto"/>
          </w:divBdr>
        </w:div>
        <w:div w:id="478576285">
          <w:marLeft w:val="640"/>
          <w:marRight w:val="0"/>
          <w:marTop w:val="0"/>
          <w:marBottom w:val="0"/>
          <w:divBdr>
            <w:top w:val="none" w:sz="0" w:space="0" w:color="auto"/>
            <w:left w:val="none" w:sz="0" w:space="0" w:color="auto"/>
            <w:bottom w:val="none" w:sz="0" w:space="0" w:color="auto"/>
            <w:right w:val="none" w:sz="0" w:space="0" w:color="auto"/>
          </w:divBdr>
        </w:div>
        <w:div w:id="1084499351">
          <w:marLeft w:val="640"/>
          <w:marRight w:val="0"/>
          <w:marTop w:val="0"/>
          <w:marBottom w:val="0"/>
          <w:divBdr>
            <w:top w:val="none" w:sz="0" w:space="0" w:color="auto"/>
            <w:left w:val="none" w:sz="0" w:space="0" w:color="auto"/>
            <w:bottom w:val="none" w:sz="0" w:space="0" w:color="auto"/>
            <w:right w:val="none" w:sz="0" w:space="0" w:color="auto"/>
          </w:divBdr>
        </w:div>
        <w:div w:id="466626653">
          <w:marLeft w:val="640"/>
          <w:marRight w:val="0"/>
          <w:marTop w:val="0"/>
          <w:marBottom w:val="0"/>
          <w:divBdr>
            <w:top w:val="none" w:sz="0" w:space="0" w:color="auto"/>
            <w:left w:val="none" w:sz="0" w:space="0" w:color="auto"/>
            <w:bottom w:val="none" w:sz="0" w:space="0" w:color="auto"/>
            <w:right w:val="none" w:sz="0" w:space="0" w:color="auto"/>
          </w:divBdr>
        </w:div>
        <w:div w:id="2062094828">
          <w:marLeft w:val="640"/>
          <w:marRight w:val="0"/>
          <w:marTop w:val="0"/>
          <w:marBottom w:val="0"/>
          <w:divBdr>
            <w:top w:val="none" w:sz="0" w:space="0" w:color="auto"/>
            <w:left w:val="none" w:sz="0" w:space="0" w:color="auto"/>
            <w:bottom w:val="none" w:sz="0" w:space="0" w:color="auto"/>
            <w:right w:val="none" w:sz="0" w:space="0" w:color="auto"/>
          </w:divBdr>
        </w:div>
        <w:div w:id="1786382645">
          <w:marLeft w:val="640"/>
          <w:marRight w:val="0"/>
          <w:marTop w:val="0"/>
          <w:marBottom w:val="0"/>
          <w:divBdr>
            <w:top w:val="none" w:sz="0" w:space="0" w:color="auto"/>
            <w:left w:val="none" w:sz="0" w:space="0" w:color="auto"/>
            <w:bottom w:val="none" w:sz="0" w:space="0" w:color="auto"/>
            <w:right w:val="none" w:sz="0" w:space="0" w:color="auto"/>
          </w:divBdr>
        </w:div>
        <w:div w:id="2026711666">
          <w:marLeft w:val="640"/>
          <w:marRight w:val="0"/>
          <w:marTop w:val="0"/>
          <w:marBottom w:val="0"/>
          <w:divBdr>
            <w:top w:val="none" w:sz="0" w:space="0" w:color="auto"/>
            <w:left w:val="none" w:sz="0" w:space="0" w:color="auto"/>
            <w:bottom w:val="none" w:sz="0" w:space="0" w:color="auto"/>
            <w:right w:val="none" w:sz="0" w:space="0" w:color="auto"/>
          </w:divBdr>
        </w:div>
        <w:div w:id="1168399682">
          <w:marLeft w:val="640"/>
          <w:marRight w:val="0"/>
          <w:marTop w:val="0"/>
          <w:marBottom w:val="0"/>
          <w:divBdr>
            <w:top w:val="none" w:sz="0" w:space="0" w:color="auto"/>
            <w:left w:val="none" w:sz="0" w:space="0" w:color="auto"/>
            <w:bottom w:val="none" w:sz="0" w:space="0" w:color="auto"/>
            <w:right w:val="none" w:sz="0" w:space="0" w:color="auto"/>
          </w:divBdr>
        </w:div>
        <w:div w:id="1420832961">
          <w:marLeft w:val="640"/>
          <w:marRight w:val="0"/>
          <w:marTop w:val="0"/>
          <w:marBottom w:val="0"/>
          <w:divBdr>
            <w:top w:val="none" w:sz="0" w:space="0" w:color="auto"/>
            <w:left w:val="none" w:sz="0" w:space="0" w:color="auto"/>
            <w:bottom w:val="none" w:sz="0" w:space="0" w:color="auto"/>
            <w:right w:val="none" w:sz="0" w:space="0" w:color="auto"/>
          </w:divBdr>
        </w:div>
        <w:div w:id="926966010">
          <w:marLeft w:val="640"/>
          <w:marRight w:val="0"/>
          <w:marTop w:val="0"/>
          <w:marBottom w:val="0"/>
          <w:divBdr>
            <w:top w:val="none" w:sz="0" w:space="0" w:color="auto"/>
            <w:left w:val="none" w:sz="0" w:space="0" w:color="auto"/>
            <w:bottom w:val="none" w:sz="0" w:space="0" w:color="auto"/>
            <w:right w:val="none" w:sz="0" w:space="0" w:color="auto"/>
          </w:divBdr>
        </w:div>
        <w:div w:id="2056662765">
          <w:marLeft w:val="640"/>
          <w:marRight w:val="0"/>
          <w:marTop w:val="0"/>
          <w:marBottom w:val="0"/>
          <w:divBdr>
            <w:top w:val="none" w:sz="0" w:space="0" w:color="auto"/>
            <w:left w:val="none" w:sz="0" w:space="0" w:color="auto"/>
            <w:bottom w:val="none" w:sz="0" w:space="0" w:color="auto"/>
            <w:right w:val="none" w:sz="0" w:space="0" w:color="auto"/>
          </w:divBdr>
        </w:div>
        <w:div w:id="1339961234">
          <w:marLeft w:val="640"/>
          <w:marRight w:val="0"/>
          <w:marTop w:val="0"/>
          <w:marBottom w:val="0"/>
          <w:divBdr>
            <w:top w:val="none" w:sz="0" w:space="0" w:color="auto"/>
            <w:left w:val="none" w:sz="0" w:space="0" w:color="auto"/>
            <w:bottom w:val="none" w:sz="0" w:space="0" w:color="auto"/>
            <w:right w:val="none" w:sz="0" w:space="0" w:color="auto"/>
          </w:divBdr>
        </w:div>
        <w:div w:id="1657299436">
          <w:marLeft w:val="640"/>
          <w:marRight w:val="0"/>
          <w:marTop w:val="0"/>
          <w:marBottom w:val="0"/>
          <w:divBdr>
            <w:top w:val="none" w:sz="0" w:space="0" w:color="auto"/>
            <w:left w:val="none" w:sz="0" w:space="0" w:color="auto"/>
            <w:bottom w:val="none" w:sz="0" w:space="0" w:color="auto"/>
            <w:right w:val="none" w:sz="0" w:space="0" w:color="auto"/>
          </w:divBdr>
        </w:div>
        <w:div w:id="1890189411">
          <w:marLeft w:val="640"/>
          <w:marRight w:val="0"/>
          <w:marTop w:val="0"/>
          <w:marBottom w:val="0"/>
          <w:divBdr>
            <w:top w:val="none" w:sz="0" w:space="0" w:color="auto"/>
            <w:left w:val="none" w:sz="0" w:space="0" w:color="auto"/>
            <w:bottom w:val="none" w:sz="0" w:space="0" w:color="auto"/>
            <w:right w:val="none" w:sz="0" w:space="0" w:color="auto"/>
          </w:divBdr>
        </w:div>
        <w:div w:id="1999187376">
          <w:marLeft w:val="640"/>
          <w:marRight w:val="0"/>
          <w:marTop w:val="0"/>
          <w:marBottom w:val="0"/>
          <w:divBdr>
            <w:top w:val="none" w:sz="0" w:space="0" w:color="auto"/>
            <w:left w:val="none" w:sz="0" w:space="0" w:color="auto"/>
            <w:bottom w:val="none" w:sz="0" w:space="0" w:color="auto"/>
            <w:right w:val="none" w:sz="0" w:space="0" w:color="auto"/>
          </w:divBdr>
        </w:div>
        <w:div w:id="2034919527">
          <w:marLeft w:val="640"/>
          <w:marRight w:val="0"/>
          <w:marTop w:val="0"/>
          <w:marBottom w:val="0"/>
          <w:divBdr>
            <w:top w:val="none" w:sz="0" w:space="0" w:color="auto"/>
            <w:left w:val="none" w:sz="0" w:space="0" w:color="auto"/>
            <w:bottom w:val="none" w:sz="0" w:space="0" w:color="auto"/>
            <w:right w:val="none" w:sz="0" w:space="0" w:color="auto"/>
          </w:divBdr>
        </w:div>
        <w:div w:id="1822576756">
          <w:marLeft w:val="640"/>
          <w:marRight w:val="0"/>
          <w:marTop w:val="0"/>
          <w:marBottom w:val="0"/>
          <w:divBdr>
            <w:top w:val="none" w:sz="0" w:space="0" w:color="auto"/>
            <w:left w:val="none" w:sz="0" w:space="0" w:color="auto"/>
            <w:bottom w:val="none" w:sz="0" w:space="0" w:color="auto"/>
            <w:right w:val="none" w:sz="0" w:space="0" w:color="auto"/>
          </w:divBdr>
        </w:div>
        <w:div w:id="1296258812">
          <w:marLeft w:val="640"/>
          <w:marRight w:val="0"/>
          <w:marTop w:val="0"/>
          <w:marBottom w:val="0"/>
          <w:divBdr>
            <w:top w:val="none" w:sz="0" w:space="0" w:color="auto"/>
            <w:left w:val="none" w:sz="0" w:space="0" w:color="auto"/>
            <w:bottom w:val="none" w:sz="0" w:space="0" w:color="auto"/>
            <w:right w:val="none" w:sz="0" w:space="0" w:color="auto"/>
          </w:divBdr>
        </w:div>
        <w:div w:id="1147934445">
          <w:marLeft w:val="640"/>
          <w:marRight w:val="0"/>
          <w:marTop w:val="0"/>
          <w:marBottom w:val="0"/>
          <w:divBdr>
            <w:top w:val="none" w:sz="0" w:space="0" w:color="auto"/>
            <w:left w:val="none" w:sz="0" w:space="0" w:color="auto"/>
            <w:bottom w:val="none" w:sz="0" w:space="0" w:color="auto"/>
            <w:right w:val="none" w:sz="0" w:space="0" w:color="auto"/>
          </w:divBdr>
        </w:div>
        <w:div w:id="53747183">
          <w:marLeft w:val="640"/>
          <w:marRight w:val="0"/>
          <w:marTop w:val="0"/>
          <w:marBottom w:val="0"/>
          <w:divBdr>
            <w:top w:val="none" w:sz="0" w:space="0" w:color="auto"/>
            <w:left w:val="none" w:sz="0" w:space="0" w:color="auto"/>
            <w:bottom w:val="none" w:sz="0" w:space="0" w:color="auto"/>
            <w:right w:val="none" w:sz="0" w:space="0" w:color="auto"/>
          </w:divBdr>
        </w:div>
        <w:div w:id="1445997207">
          <w:marLeft w:val="640"/>
          <w:marRight w:val="0"/>
          <w:marTop w:val="0"/>
          <w:marBottom w:val="0"/>
          <w:divBdr>
            <w:top w:val="none" w:sz="0" w:space="0" w:color="auto"/>
            <w:left w:val="none" w:sz="0" w:space="0" w:color="auto"/>
            <w:bottom w:val="none" w:sz="0" w:space="0" w:color="auto"/>
            <w:right w:val="none" w:sz="0" w:space="0" w:color="auto"/>
          </w:divBdr>
        </w:div>
        <w:div w:id="1733767950">
          <w:marLeft w:val="640"/>
          <w:marRight w:val="0"/>
          <w:marTop w:val="0"/>
          <w:marBottom w:val="0"/>
          <w:divBdr>
            <w:top w:val="none" w:sz="0" w:space="0" w:color="auto"/>
            <w:left w:val="none" w:sz="0" w:space="0" w:color="auto"/>
            <w:bottom w:val="none" w:sz="0" w:space="0" w:color="auto"/>
            <w:right w:val="none" w:sz="0" w:space="0" w:color="auto"/>
          </w:divBdr>
        </w:div>
        <w:div w:id="284119267">
          <w:marLeft w:val="640"/>
          <w:marRight w:val="0"/>
          <w:marTop w:val="0"/>
          <w:marBottom w:val="0"/>
          <w:divBdr>
            <w:top w:val="none" w:sz="0" w:space="0" w:color="auto"/>
            <w:left w:val="none" w:sz="0" w:space="0" w:color="auto"/>
            <w:bottom w:val="none" w:sz="0" w:space="0" w:color="auto"/>
            <w:right w:val="none" w:sz="0" w:space="0" w:color="auto"/>
          </w:divBdr>
        </w:div>
        <w:div w:id="1639333930">
          <w:marLeft w:val="640"/>
          <w:marRight w:val="0"/>
          <w:marTop w:val="0"/>
          <w:marBottom w:val="0"/>
          <w:divBdr>
            <w:top w:val="none" w:sz="0" w:space="0" w:color="auto"/>
            <w:left w:val="none" w:sz="0" w:space="0" w:color="auto"/>
            <w:bottom w:val="none" w:sz="0" w:space="0" w:color="auto"/>
            <w:right w:val="none" w:sz="0" w:space="0" w:color="auto"/>
          </w:divBdr>
        </w:div>
      </w:divsChild>
    </w:div>
    <w:div w:id="1791195160">
      <w:marLeft w:val="640"/>
      <w:marRight w:val="0"/>
      <w:marTop w:val="0"/>
      <w:marBottom w:val="0"/>
      <w:divBdr>
        <w:top w:val="none" w:sz="0" w:space="0" w:color="auto"/>
        <w:left w:val="none" w:sz="0" w:space="0" w:color="auto"/>
        <w:bottom w:val="none" w:sz="0" w:space="0" w:color="auto"/>
        <w:right w:val="none" w:sz="0" w:space="0" w:color="auto"/>
      </w:divBdr>
    </w:div>
    <w:div w:id="1791507217">
      <w:marLeft w:val="0"/>
      <w:marRight w:val="0"/>
      <w:marTop w:val="0"/>
      <w:marBottom w:val="0"/>
      <w:divBdr>
        <w:top w:val="none" w:sz="0" w:space="0" w:color="auto"/>
        <w:left w:val="none" w:sz="0" w:space="0" w:color="auto"/>
        <w:bottom w:val="none" w:sz="0" w:space="0" w:color="auto"/>
        <w:right w:val="none" w:sz="0" w:space="0" w:color="auto"/>
      </w:divBdr>
    </w:div>
    <w:div w:id="1791900218">
      <w:marLeft w:val="640"/>
      <w:marRight w:val="0"/>
      <w:marTop w:val="0"/>
      <w:marBottom w:val="0"/>
      <w:divBdr>
        <w:top w:val="none" w:sz="0" w:space="0" w:color="auto"/>
        <w:left w:val="none" w:sz="0" w:space="0" w:color="auto"/>
        <w:bottom w:val="none" w:sz="0" w:space="0" w:color="auto"/>
        <w:right w:val="none" w:sz="0" w:space="0" w:color="auto"/>
      </w:divBdr>
    </w:div>
    <w:div w:id="1792286672">
      <w:marLeft w:val="640"/>
      <w:marRight w:val="0"/>
      <w:marTop w:val="0"/>
      <w:marBottom w:val="0"/>
      <w:divBdr>
        <w:top w:val="none" w:sz="0" w:space="0" w:color="auto"/>
        <w:left w:val="none" w:sz="0" w:space="0" w:color="auto"/>
        <w:bottom w:val="none" w:sz="0" w:space="0" w:color="auto"/>
        <w:right w:val="none" w:sz="0" w:space="0" w:color="auto"/>
      </w:divBdr>
    </w:div>
    <w:div w:id="1795638592">
      <w:bodyDiv w:val="1"/>
      <w:marLeft w:val="0"/>
      <w:marRight w:val="0"/>
      <w:marTop w:val="0"/>
      <w:marBottom w:val="0"/>
      <w:divBdr>
        <w:top w:val="none" w:sz="0" w:space="0" w:color="auto"/>
        <w:left w:val="none" w:sz="0" w:space="0" w:color="auto"/>
        <w:bottom w:val="none" w:sz="0" w:space="0" w:color="auto"/>
        <w:right w:val="none" w:sz="0" w:space="0" w:color="auto"/>
      </w:divBdr>
      <w:divsChild>
        <w:div w:id="5711626">
          <w:marLeft w:val="640"/>
          <w:marRight w:val="0"/>
          <w:marTop w:val="0"/>
          <w:marBottom w:val="0"/>
          <w:divBdr>
            <w:top w:val="none" w:sz="0" w:space="0" w:color="auto"/>
            <w:left w:val="none" w:sz="0" w:space="0" w:color="auto"/>
            <w:bottom w:val="none" w:sz="0" w:space="0" w:color="auto"/>
            <w:right w:val="none" w:sz="0" w:space="0" w:color="auto"/>
          </w:divBdr>
        </w:div>
        <w:div w:id="29695303">
          <w:marLeft w:val="640"/>
          <w:marRight w:val="0"/>
          <w:marTop w:val="0"/>
          <w:marBottom w:val="0"/>
          <w:divBdr>
            <w:top w:val="none" w:sz="0" w:space="0" w:color="auto"/>
            <w:left w:val="none" w:sz="0" w:space="0" w:color="auto"/>
            <w:bottom w:val="none" w:sz="0" w:space="0" w:color="auto"/>
            <w:right w:val="none" w:sz="0" w:space="0" w:color="auto"/>
          </w:divBdr>
        </w:div>
        <w:div w:id="129565617">
          <w:marLeft w:val="640"/>
          <w:marRight w:val="0"/>
          <w:marTop w:val="0"/>
          <w:marBottom w:val="0"/>
          <w:divBdr>
            <w:top w:val="none" w:sz="0" w:space="0" w:color="auto"/>
            <w:left w:val="none" w:sz="0" w:space="0" w:color="auto"/>
            <w:bottom w:val="none" w:sz="0" w:space="0" w:color="auto"/>
            <w:right w:val="none" w:sz="0" w:space="0" w:color="auto"/>
          </w:divBdr>
        </w:div>
        <w:div w:id="189339117">
          <w:marLeft w:val="640"/>
          <w:marRight w:val="0"/>
          <w:marTop w:val="0"/>
          <w:marBottom w:val="0"/>
          <w:divBdr>
            <w:top w:val="none" w:sz="0" w:space="0" w:color="auto"/>
            <w:left w:val="none" w:sz="0" w:space="0" w:color="auto"/>
            <w:bottom w:val="none" w:sz="0" w:space="0" w:color="auto"/>
            <w:right w:val="none" w:sz="0" w:space="0" w:color="auto"/>
          </w:divBdr>
        </w:div>
        <w:div w:id="203639979">
          <w:marLeft w:val="640"/>
          <w:marRight w:val="0"/>
          <w:marTop w:val="0"/>
          <w:marBottom w:val="0"/>
          <w:divBdr>
            <w:top w:val="none" w:sz="0" w:space="0" w:color="auto"/>
            <w:left w:val="none" w:sz="0" w:space="0" w:color="auto"/>
            <w:bottom w:val="none" w:sz="0" w:space="0" w:color="auto"/>
            <w:right w:val="none" w:sz="0" w:space="0" w:color="auto"/>
          </w:divBdr>
        </w:div>
        <w:div w:id="324431861">
          <w:marLeft w:val="640"/>
          <w:marRight w:val="0"/>
          <w:marTop w:val="0"/>
          <w:marBottom w:val="0"/>
          <w:divBdr>
            <w:top w:val="none" w:sz="0" w:space="0" w:color="auto"/>
            <w:left w:val="none" w:sz="0" w:space="0" w:color="auto"/>
            <w:bottom w:val="none" w:sz="0" w:space="0" w:color="auto"/>
            <w:right w:val="none" w:sz="0" w:space="0" w:color="auto"/>
          </w:divBdr>
        </w:div>
        <w:div w:id="388113801">
          <w:marLeft w:val="640"/>
          <w:marRight w:val="0"/>
          <w:marTop w:val="0"/>
          <w:marBottom w:val="0"/>
          <w:divBdr>
            <w:top w:val="none" w:sz="0" w:space="0" w:color="auto"/>
            <w:left w:val="none" w:sz="0" w:space="0" w:color="auto"/>
            <w:bottom w:val="none" w:sz="0" w:space="0" w:color="auto"/>
            <w:right w:val="none" w:sz="0" w:space="0" w:color="auto"/>
          </w:divBdr>
        </w:div>
        <w:div w:id="423233541">
          <w:marLeft w:val="640"/>
          <w:marRight w:val="0"/>
          <w:marTop w:val="0"/>
          <w:marBottom w:val="0"/>
          <w:divBdr>
            <w:top w:val="none" w:sz="0" w:space="0" w:color="auto"/>
            <w:left w:val="none" w:sz="0" w:space="0" w:color="auto"/>
            <w:bottom w:val="none" w:sz="0" w:space="0" w:color="auto"/>
            <w:right w:val="none" w:sz="0" w:space="0" w:color="auto"/>
          </w:divBdr>
        </w:div>
        <w:div w:id="466514222">
          <w:marLeft w:val="640"/>
          <w:marRight w:val="0"/>
          <w:marTop w:val="0"/>
          <w:marBottom w:val="0"/>
          <w:divBdr>
            <w:top w:val="none" w:sz="0" w:space="0" w:color="auto"/>
            <w:left w:val="none" w:sz="0" w:space="0" w:color="auto"/>
            <w:bottom w:val="none" w:sz="0" w:space="0" w:color="auto"/>
            <w:right w:val="none" w:sz="0" w:space="0" w:color="auto"/>
          </w:divBdr>
        </w:div>
        <w:div w:id="513619861">
          <w:marLeft w:val="640"/>
          <w:marRight w:val="0"/>
          <w:marTop w:val="0"/>
          <w:marBottom w:val="0"/>
          <w:divBdr>
            <w:top w:val="none" w:sz="0" w:space="0" w:color="auto"/>
            <w:left w:val="none" w:sz="0" w:space="0" w:color="auto"/>
            <w:bottom w:val="none" w:sz="0" w:space="0" w:color="auto"/>
            <w:right w:val="none" w:sz="0" w:space="0" w:color="auto"/>
          </w:divBdr>
        </w:div>
        <w:div w:id="529953102">
          <w:marLeft w:val="640"/>
          <w:marRight w:val="0"/>
          <w:marTop w:val="0"/>
          <w:marBottom w:val="0"/>
          <w:divBdr>
            <w:top w:val="none" w:sz="0" w:space="0" w:color="auto"/>
            <w:left w:val="none" w:sz="0" w:space="0" w:color="auto"/>
            <w:bottom w:val="none" w:sz="0" w:space="0" w:color="auto"/>
            <w:right w:val="none" w:sz="0" w:space="0" w:color="auto"/>
          </w:divBdr>
        </w:div>
        <w:div w:id="582031386">
          <w:marLeft w:val="640"/>
          <w:marRight w:val="0"/>
          <w:marTop w:val="0"/>
          <w:marBottom w:val="0"/>
          <w:divBdr>
            <w:top w:val="none" w:sz="0" w:space="0" w:color="auto"/>
            <w:left w:val="none" w:sz="0" w:space="0" w:color="auto"/>
            <w:bottom w:val="none" w:sz="0" w:space="0" w:color="auto"/>
            <w:right w:val="none" w:sz="0" w:space="0" w:color="auto"/>
          </w:divBdr>
        </w:div>
        <w:div w:id="614941948">
          <w:marLeft w:val="640"/>
          <w:marRight w:val="0"/>
          <w:marTop w:val="0"/>
          <w:marBottom w:val="0"/>
          <w:divBdr>
            <w:top w:val="none" w:sz="0" w:space="0" w:color="auto"/>
            <w:left w:val="none" w:sz="0" w:space="0" w:color="auto"/>
            <w:bottom w:val="none" w:sz="0" w:space="0" w:color="auto"/>
            <w:right w:val="none" w:sz="0" w:space="0" w:color="auto"/>
          </w:divBdr>
        </w:div>
        <w:div w:id="619845727">
          <w:marLeft w:val="640"/>
          <w:marRight w:val="0"/>
          <w:marTop w:val="0"/>
          <w:marBottom w:val="0"/>
          <w:divBdr>
            <w:top w:val="none" w:sz="0" w:space="0" w:color="auto"/>
            <w:left w:val="none" w:sz="0" w:space="0" w:color="auto"/>
            <w:bottom w:val="none" w:sz="0" w:space="0" w:color="auto"/>
            <w:right w:val="none" w:sz="0" w:space="0" w:color="auto"/>
          </w:divBdr>
        </w:div>
        <w:div w:id="625962890">
          <w:marLeft w:val="640"/>
          <w:marRight w:val="0"/>
          <w:marTop w:val="0"/>
          <w:marBottom w:val="0"/>
          <w:divBdr>
            <w:top w:val="none" w:sz="0" w:space="0" w:color="auto"/>
            <w:left w:val="none" w:sz="0" w:space="0" w:color="auto"/>
            <w:bottom w:val="none" w:sz="0" w:space="0" w:color="auto"/>
            <w:right w:val="none" w:sz="0" w:space="0" w:color="auto"/>
          </w:divBdr>
        </w:div>
        <w:div w:id="698626037">
          <w:marLeft w:val="640"/>
          <w:marRight w:val="0"/>
          <w:marTop w:val="0"/>
          <w:marBottom w:val="0"/>
          <w:divBdr>
            <w:top w:val="none" w:sz="0" w:space="0" w:color="auto"/>
            <w:left w:val="none" w:sz="0" w:space="0" w:color="auto"/>
            <w:bottom w:val="none" w:sz="0" w:space="0" w:color="auto"/>
            <w:right w:val="none" w:sz="0" w:space="0" w:color="auto"/>
          </w:divBdr>
        </w:div>
        <w:div w:id="728040215">
          <w:marLeft w:val="640"/>
          <w:marRight w:val="0"/>
          <w:marTop w:val="0"/>
          <w:marBottom w:val="0"/>
          <w:divBdr>
            <w:top w:val="none" w:sz="0" w:space="0" w:color="auto"/>
            <w:left w:val="none" w:sz="0" w:space="0" w:color="auto"/>
            <w:bottom w:val="none" w:sz="0" w:space="0" w:color="auto"/>
            <w:right w:val="none" w:sz="0" w:space="0" w:color="auto"/>
          </w:divBdr>
        </w:div>
        <w:div w:id="766534443">
          <w:marLeft w:val="640"/>
          <w:marRight w:val="0"/>
          <w:marTop w:val="0"/>
          <w:marBottom w:val="0"/>
          <w:divBdr>
            <w:top w:val="none" w:sz="0" w:space="0" w:color="auto"/>
            <w:left w:val="none" w:sz="0" w:space="0" w:color="auto"/>
            <w:bottom w:val="none" w:sz="0" w:space="0" w:color="auto"/>
            <w:right w:val="none" w:sz="0" w:space="0" w:color="auto"/>
          </w:divBdr>
        </w:div>
        <w:div w:id="805241760">
          <w:marLeft w:val="640"/>
          <w:marRight w:val="0"/>
          <w:marTop w:val="0"/>
          <w:marBottom w:val="0"/>
          <w:divBdr>
            <w:top w:val="none" w:sz="0" w:space="0" w:color="auto"/>
            <w:left w:val="none" w:sz="0" w:space="0" w:color="auto"/>
            <w:bottom w:val="none" w:sz="0" w:space="0" w:color="auto"/>
            <w:right w:val="none" w:sz="0" w:space="0" w:color="auto"/>
          </w:divBdr>
        </w:div>
        <w:div w:id="940533169">
          <w:marLeft w:val="640"/>
          <w:marRight w:val="0"/>
          <w:marTop w:val="0"/>
          <w:marBottom w:val="0"/>
          <w:divBdr>
            <w:top w:val="none" w:sz="0" w:space="0" w:color="auto"/>
            <w:left w:val="none" w:sz="0" w:space="0" w:color="auto"/>
            <w:bottom w:val="none" w:sz="0" w:space="0" w:color="auto"/>
            <w:right w:val="none" w:sz="0" w:space="0" w:color="auto"/>
          </w:divBdr>
        </w:div>
        <w:div w:id="959142095">
          <w:marLeft w:val="640"/>
          <w:marRight w:val="0"/>
          <w:marTop w:val="0"/>
          <w:marBottom w:val="0"/>
          <w:divBdr>
            <w:top w:val="none" w:sz="0" w:space="0" w:color="auto"/>
            <w:left w:val="none" w:sz="0" w:space="0" w:color="auto"/>
            <w:bottom w:val="none" w:sz="0" w:space="0" w:color="auto"/>
            <w:right w:val="none" w:sz="0" w:space="0" w:color="auto"/>
          </w:divBdr>
        </w:div>
        <w:div w:id="977684727">
          <w:marLeft w:val="640"/>
          <w:marRight w:val="0"/>
          <w:marTop w:val="0"/>
          <w:marBottom w:val="0"/>
          <w:divBdr>
            <w:top w:val="none" w:sz="0" w:space="0" w:color="auto"/>
            <w:left w:val="none" w:sz="0" w:space="0" w:color="auto"/>
            <w:bottom w:val="none" w:sz="0" w:space="0" w:color="auto"/>
            <w:right w:val="none" w:sz="0" w:space="0" w:color="auto"/>
          </w:divBdr>
        </w:div>
        <w:div w:id="979922505">
          <w:marLeft w:val="640"/>
          <w:marRight w:val="0"/>
          <w:marTop w:val="0"/>
          <w:marBottom w:val="0"/>
          <w:divBdr>
            <w:top w:val="none" w:sz="0" w:space="0" w:color="auto"/>
            <w:left w:val="none" w:sz="0" w:space="0" w:color="auto"/>
            <w:bottom w:val="none" w:sz="0" w:space="0" w:color="auto"/>
            <w:right w:val="none" w:sz="0" w:space="0" w:color="auto"/>
          </w:divBdr>
        </w:div>
        <w:div w:id="992487590">
          <w:marLeft w:val="640"/>
          <w:marRight w:val="0"/>
          <w:marTop w:val="0"/>
          <w:marBottom w:val="0"/>
          <w:divBdr>
            <w:top w:val="none" w:sz="0" w:space="0" w:color="auto"/>
            <w:left w:val="none" w:sz="0" w:space="0" w:color="auto"/>
            <w:bottom w:val="none" w:sz="0" w:space="0" w:color="auto"/>
            <w:right w:val="none" w:sz="0" w:space="0" w:color="auto"/>
          </w:divBdr>
        </w:div>
        <w:div w:id="995375569">
          <w:marLeft w:val="640"/>
          <w:marRight w:val="0"/>
          <w:marTop w:val="0"/>
          <w:marBottom w:val="0"/>
          <w:divBdr>
            <w:top w:val="none" w:sz="0" w:space="0" w:color="auto"/>
            <w:left w:val="none" w:sz="0" w:space="0" w:color="auto"/>
            <w:bottom w:val="none" w:sz="0" w:space="0" w:color="auto"/>
            <w:right w:val="none" w:sz="0" w:space="0" w:color="auto"/>
          </w:divBdr>
        </w:div>
        <w:div w:id="1002392078">
          <w:marLeft w:val="640"/>
          <w:marRight w:val="0"/>
          <w:marTop w:val="0"/>
          <w:marBottom w:val="0"/>
          <w:divBdr>
            <w:top w:val="none" w:sz="0" w:space="0" w:color="auto"/>
            <w:left w:val="none" w:sz="0" w:space="0" w:color="auto"/>
            <w:bottom w:val="none" w:sz="0" w:space="0" w:color="auto"/>
            <w:right w:val="none" w:sz="0" w:space="0" w:color="auto"/>
          </w:divBdr>
        </w:div>
        <w:div w:id="1013654937">
          <w:marLeft w:val="640"/>
          <w:marRight w:val="0"/>
          <w:marTop w:val="0"/>
          <w:marBottom w:val="0"/>
          <w:divBdr>
            <w:top w:val="none" w:sz="0" w:space="0" w:color="auto"/>
            <w:left w:val="none" w:sz="0" w:space="0" w:color="auto"/>
            <w:bottom w:val="none" w:sz="0" w:space="0" w:color="auto"/>
            <w:right w:val="none" w:sz="0" w:space="0" w:color="auto"/>
          </w:divBdr>
        </w:div>
        <w:div w:id="1041975780">
          <w:marLeft w:val="640"/>
          <w:marRight w:val="0"/>
          <w:marTop w:val="0"/>
          <w:marBottom w:val="0"/>
          <w:divBdr>
            <w:top w:val="none" w:sz="0" w:space="0" w:color="auto"/>
            <w:left w:val="none" w:sz="0" w:space="0" w:color="auto"/>
            <w:bottom w:val="none" w:sz="0" w:space="0" w:color="auto"/>
            <w:right w:val="none" w:sz="0" w:space="0" w:color="auto"/>
          </w:divBdr>
        </w:div>
        <w:div w:id="1055549916">
          <w:marLeft w:val="640"/>
          <w:marRight w:val="0"/>
          <w:marTop w:val="0"/>
          <w:marBottom w:val="0"/>
          <w:divBdr>
            <w:top w:val="none" w:sz="0" w:space="0" w:color="auto"/>
            <w:left w:val="none" w:sz="0" w:space="0" w:color="auto"/>
            <w:bottom w:val="none" w:sz="0" w:space="0" w:color="auto"/>
            <w:right w:val="none" w:sz="0" w:space="0" w:color="auto"/>
          </w:divBdr>
        </w:div>
        <w:div w:id="1127620298">
          <w:marLeft w:val="640"/>
          <w:marRight w:val="0"/>
          <w:marTop w:val="0"/>
          <w:marBottom w:val="0"/>
          <w:divBdr>
            <w:top w:val="none" w:sz="0" w:space="0" w:color="auto"/>
            <w:left w:val="none" w:sz="0" w:space="0" w:color="auto"/>
            <w:bottom w:val="none" w:sz="0" w:space="0" w:color="auto"/>
            <w:right w:val="none" w:sz="0" w:space="0" w:color="auto"/>
          </w:divBdr>
        </w:div>
        <w:div w:id="1131553363">
          <w:marLeft w:val="640"/>
          <w:marRight w:val="0"/>
          <w:marTop w:val="0"/>
          <w:marBottom w:val="0"/>
          <w:divBdr>
            <w:top w:val="none" w:sz="0" w:space="0" w:color="auto"/>
            <w:left w:val="none" w:sz="0" w:space="0" w:color="auto"/>
            <w:bottom w:val="none" w:sz="0" w:space="0" w:color="auto"/>
            <w:right w:val="none" w:sz="0" w:space="0" w:color="auto"/>
          </w:divBdr>
        </w:div>
        <w:div w:id="1247423137">
          <w:marLeft w:val="640"/>
          <w:marRight w:val="0"/>
          <w:marTop w:val="0"/>
          <w:marBottom w:val="0"/>
          <w:divBdr>
            <w:top w:val="none" w:sz="0" w:space="0" w:color="auto"/>
            <w:left w:val="none" w:sz="0" w:space="0" w:color="auto"/>
            <w:bottom w:val="none" w:sz="0" w:space="0" w:color="auto"/>
            <w:right w:val="none" w:sz="0" w:space="0" w:color="auto"/>
          </w:divBdr>
        </w:div>
        <w:div w:id="1272282549">
          <w:marLeft w:val="640"/>
          <w:marRight w:val="0"/>
          <w:marTop w:val="0"/>
          <w:marBottom w:val="0"/>
          <w:divBdr>
            <w:top w:val="none" w:sz="0" w:space="0" w:color="auto"/>
            <w:left w:val="none" w:sz="0" w:space="0" w:color="auto"/>
            <w:bottom w:val="none" w:sz="0" w:space="0" w:color="auto"/>
            <w:right w:val="none" w:sz="0" w:space="0" w:color="auto"/>
          </w:divBdr>
        </w:div>
        <w:div w:id="1282951686">
          <w:marLeft w:val="640"/>
          <w:marRight w:val="0"/>
          <w:marTop w:val="0"/>
          <w:marBottom w:val="0"/>
          <w:divBdr>
            <w:top w:val="none" w:sz="0" w:space="0" w:color="auto"/>
            <w:left w:val="none" w:sz="0" w:space="0" w:color="auto"/>
            <w:bottom w:val="none" w:sz="0" w:space="0" w:color="auto"/>
            <w:right w:val="none" w:sz="0" w:space="0" w:color="auto"/>
          </w:divBdr>
        </w:div>
        <w:div w:id="1305888278">
          <w:marLeft w:val="640"/>
          <w:marRight w:val="0"/>
          <w:marTop w:val="0"/>
          <w:marBottom w:val="0"/>
          <w:divBdr>
            <w:top w:val="none" w:sz="0" w:space="0" w:color="auto"/>
            <w:left w:val="none" w:sz="0" w:space="0" w:color="auto"/>
            <w:bottom w:val="none" w:sz="0" w:space="0" w:color="auto"/>
            <w:right w:val="none" w:sz="0" w:space="0" w:color="auto"/>
          </w:divBdr>
        </w:div>
        <w:div w:id="1313289688">
          <w:marLeft w:val="640"/>
          <w:marRight w:val="0"/>
          <w:marTop w:val="0"/>
          <w:marBottom w:val="0"/>
          <w:divBdr>
            <w:top w:val="none" w:sz="0" w:space="0" w:color="auto"/>
            <w:left w:val="none" w:sz="0" w:space="0" w:color="auto"/>
            <w:bottom w:val="none" w:sz="0" w:space="0" w:color="auto"/>
            <w:right w:val="none" w:sz="0" w:space="0" w:color="auto"/>
          </w:divBdr>
        </w:div>
        <w:div w:id="1386223726">
          <w:marLeft w:val="640"/>
          <w:marRight w:val="0"/>
          <w:marTop w:val="0"/>
          <w:marBottom w:val="0"/>
          <w:divBdr>
            <w:top w:val="none" w:sz="0" w:space="0" w:color="auto"/>
            <w:left w:val="none" w:sz="0" w:space="0" w:color="auto"/>
            <w:bottom w:val="none" w:sz="0" w:space="0" w:color="auto"/>
            <w:right w:val="none" w:sz="0" w:space="0" w:color="auto"/>
          </w:divBdr>
        </w:div>
        <w:div w:id="1420830379">
          <w:marLeft w:val="640"/>
          <w:marRight w:val="0"/>
          <w:marTop w:val="0"/>
          <w:marBottom w:val="0"/>
          <w:divBdr>
            <w:top w:val="none" w:sz="0" w:space="0" w:color="auto"/>
            <w:left w:val="none" w:sz="0" w:space="0" w:color="auto"/>
            <w:bottom w:val="none" w:sz="0" w:space="0" w:color="auto"/>
            <w:right w:val="none" w:sz="0" w:space="0" w:color="auto"/>
          </w:divBdr>
        </w:div>
        <w:div w:id="1526366015">
          <w:marLeft w:val="640"/>
          <w:marRight w:val="0"/>
          <w:marTop w:val="0"/>
          <w:marBottom w:val="0"/>
          <w:divBdr>
            <w:top w:val="none" w:sz="0" w:space="0" w:color="auto"/>
            <w:left w:val="none" w:sz="0" w:space="0" w:color="auto"/>
            <w:bottom w:val="none" w:sz="0" w:space="0" w:color="auto"/>
            <w:right w:val="none" w:sz="0" w:space="0" w:color="auto"/>
          </w:divBdr>
        </w:div>
        <w:div w:id="1550141597">
          <w:marLeft w:val="640"/>
          <w:marRight w:val="0"/>
          <w:marTop w:val="0"/>
          <w:marBottom w:val="0"/>
          <w:divBdr>
            <w:top w:val="none" w:sz="0" w:space="0" w:color="auto"/>
            <w:left w:val="none" w:sz="0" w:space="0" w:color="auto"/>
            <w:bottom w:val="none" w:sz="0" w:space="0" w:color="auto"/>
            <w:right w:val="none" w:sz="0" w:space="0" w:color="auto"/>
          </w:divBdr>
        </w:div>
        <w:div w:id="1586301225">
          <w:marLeft w:val="640"/>
          <w:marRight w:val="0"/>
          <w:marTop w:val="0"/>
          <w:marBottom w:val="0"/>
          <w:divBdr>
            <w:top w:val="none" w:sz="0" w:space="0" w:color="auto"/>
            <w:left w:val="none" w:sz="0" w:space="0" w:color="auto"/>
            <w:bottom w:val="none" w:sz="0" w:space="0" w:color="auto"/>
            <w:right w:val="none" w:sz="0" w:space="0" w:color="auto"/>
          </w:divBdr>
        </w:div>
        <w:div w:id="1601373847">
          <w:marLeft w:val="640"/>
          <w:marRight w:val="0"/>
          <w:marTop w:val="0"/>
          <w:marBottom w:val="0"/>
          <w:divBdr>
            <w:top w:val="none" w:sz="0" w:space="0" w:color="auto"/>
            <w:left w:val="none" w:sz="0" w:space="0" w:color="auto"/>
            <w:bottom w:val="none" w:sz="0" w:space="0" w:color="auto"/>
            <w:right w:val="none" w:sz="0" w:space="0" w:color="auto"/>
          </w:divBdr>
        </w:div>
        <w:div w:id="1639526948">
          <w:marLeft w:val="640"/>
          <w:marRight w:val="0"/>
          <w:marTop w:val="0"/>
          <w:marBottom w:val="0"/>
          <w:divBdr>
            <w:top w:val="none" w:sz="0" w:space="0" w:color="auto"/>
            <w:left w:val="none" w:sz="0" w:space="0" w:color="auto"/>
            <w:bottom w:val="none" w:sz="0" w:space="0" w:color="auto"/>
            <w:right w:val="none" w:sz="0" w:space="0" w:color="auto"/>
          </w:divBdr>
        </w:div>
        <w:div w:id="1676612146">
          <w:marLeft w:val="640"/>
          <w:marRight w:val="0"/>
          <w:marTop w:val="0"/>
          <w:marBottom w:val="0"/>
          <w:divBdr>
            <w:top w:val="none" w:sz="0" w:space="0" w:color="auto"/>
            <w:left w:val="none" w:sz="0" w:space="0" w:color="auto"/>
            <w:bottom w:val="none" w:sz="0" w:space="0" w:color="auto"/>
            <w:right w:val="none" w:sz="0" w:space="0" w:color="auto"/>
          </w:divBdr>
        </w:div>
        <w:div w:id="1706638796">
          <w:marLeft w:val="640"/>
          <w:marRight w:val="0"/>
          <w:marTop w:val="0"/>
          <w:marBottom w:val="0"/>
          <w:divBdr>
            <w:top w:val="none" w:sz="0" w:space="0" w:color="auto"/>
            <w:left w:val="none" w:sz="0" w:space="0" w:color="auto"/>
            <w:bottom w:val="none" w:sz="0" w:space="0" w:color="auto"/>
            <w:right w:val="none" w:sz="0" w:space="0" w:color="auto"/>
          </w:divBdr>
        </w:div>
        <w:div w:id="1820879421">
          <w:marLeft w:val="640"/>
          <w:marRight w:val="0"/>
          <w:marTop w:val="0"/>
          <w:marBottom w:val="0"/>
          <w:divBdr>
            <w:top w:val="none" w:sz="0" w:space="0" w:color="auto"/>
            <w:left w:val="none" w:sz="0" w:space="0" w:color="auto"/>
            <w:bottom w:val="none" w:sz="0" w:space="0" w:color="auto"/>
            <w:right w:val="none" w:sz="0" w:space="0" w:color="auto"/>
          </w:divBdr>
        </w:div>
        <w:div w:id="1821993665">
          <w:marLeft w:val="640"/>
          <w:marRight w:val="0"/>
          <w:marTop w:val="0"/>
          <w:marBottom w:val="0"/>
          <w:divBdr>
            <w:top w:val="none" w:sz="0" w:space="0" w:color="auto"/>
            <w:left w:val="none" w:sz="0" w:space="0" w:color="auto"/>
            <w:bottom w:val="none" w:sz="0" w:space="0" w:color="auto"/>
            <w:right w:val="none" w:sz="0" w:space="0" w:color="auto"/>
          </w:divBdr>
        </w:div>
        <w:div w:id="1846045607">
          <w:marLeft w:val="640"/>
          <w:marRight w:val="0"/>
          <w:marTop w:val="0"/>
          <w:marBottom w:val="0"/>
          <w:divBdr>
            <w:top w:val="none" w:sz="0" w:space="0" w:color="auto"/>
            <w:left w:val="none" w:sz="0" w:space="0" w:color="auto"/>
            <w:bottom w:val="none" w:sz="0" w:space="0" w:color="auto"/>
            <w:right w:val="none" w:sz="0" w:space="0" w:color="auto"/>
          </w:divBdr>
        </w:div>
        <w:div w:id="1926838714">
          <w:marLeft w:val="640"/>
          <w:marRight w:val="0"/>
          <w:marTop w:val="0"/>
          <w:marBottom w:val="0"/>
          <w:divBdr>
            <w:top w:val="none" w:sz="0" w:space="0" w:color="auto"/>
            <w:left w:val="none" w:sz="0" w:space="0" w:color="auto"/>
            <w:bottom w:val="none" w:sz="0" w:space="0" w:color="auto"/>
            <w:right w:val="none" w:sz="0" w:space="0" w:color="auto"/>
          </w:divBdr>
        </w:div>
        <w:div w:id="1972203838">
          <w:marLeft w:val="640"/>
          <w:marRight w:val="0"/>
          <w:marTop w:val="0"/>
          <w:marBottom w:val="0"/>
          <w:divBdr>
            <w:top w:val="none" w:sz="0" w:space="0" w:color="auto"/>
            <w:left w:val="none" w:sz="0" w:space="0" w:color="auto"/>
            <w:bottom w:val="none" w:sz="0" w:space="0" w:color="auto"/>
            <w:right w:val="none" w:sz="0" w:space="0" w:color="auto"/>
          </w:divBdr>
        </w:div>
        <w:div w:id="2084797291">
          <w:marLeft w:val="640"/>
          <w:marRight w:val="0"/>
          <w:marTop w:val="0"/>
          <w:marBottom w:val="0"/>
          <w:divBdr>
            <w:top w:val="none" w:sz="0" w:space="0" w:color="auto"/>
            <w:left w:val="none" w:sz="0" w:space="0" w:color="auto"/>
            <w:bottom w:val="none" w:sz="0" w:space="0" w:color="auto"/>
            <w:right w:val="none" w:sz="0" w:space="0" w:color="auto"/>
          </w:divBdr>
        </w:div>
        <w:div w:id="2133595273">
          <w:marLeft w:val="640"/>
          <w:marRight w:val="0"/>
          <w:marTop w:val="0"/>
          <w:marBottom w:val="0"/>
          <w:divBdr>
            <w:top w:val="none" w:sz="0" w:space="0" w:color="auto"/>
            <w:left w:val="none" w:sz="0" w:space="0" w:color="auto"/>
            <w:bottom w:val="none" w:sz="0" w:space="0" w:color="auto"/>
            <w:right w:val="none" w:sz="0" w:space="0" w:color="auto"/>
          </w:divBdr>
        </w:div>
      </w:divsChild>
    </w:div>
    <w:div w:id="1795900530">
      <w:bodyDiv w:val="1"/>
      <w:marLeft w:val="0"/>
      <w:marRight w:val="0"/>
      <w:marTop w:val="0"/>
      <w:marBottom w:val="0"/>
      <w:divBdr>
        <w:top w:val="none" w:sz="0" w:space="0" w:color="auto"/>
        <w:left w:val="none" w:sz="0" w:space="0" w:color="auto"/>
        <w:bottom w:val="none" w:sz="0" w:space="0" w:color="auto"/>
        <w:right w:val="none" w:sz="0" w:space="0" w:color="auto"/>
      </w:divBdr>
      <w:divsChild>
        <w:div w:id="1718818429">
          <w:marLeft w:val="640"/>
          <w:marRight w:val="0"/>
          <w:marTop w:val="0"/>
          <w:marBottom w:val="0"/>
          <w:divBdr>
            <w:top w:val="none" w:sz="0" w:space="0" w:color="auto"/>
            <w:left w:val="none" w:sz="0" w:space="0" w:color="auto"/>
            <w:bottom w:val="none" w:sz="0" w:space="0" w:color="auto"/>
            <w:right w:val="none" w:sz="0" w:space="0" w:color="auto"/>
          </w:divBdr>
        </w:div>
        <w:div w:id="1337345048">
          <w:marLeft w:val="640"/>
          <w:marRight w:val="0"/>
          <w:marTop w:val="0"/>
          <w:marBottom w:val="0"/>
          <w:divBdr>
            <w:top w:val="none" w:sz="0" w:space="0" w:color="auto"/>
            <w:left w:val="none" w:sz="0" w:space="0" w:color="auto"/>
            <w:bottom w:val="none" w:sz="0" w:space="0" w:color="auto"/>
            <w:right w:val="none" w:sz="0" w:space="0" w:color="auto"/>
          </w:divBdr>
        </w:div>
        <w:div w:id="2081978654">
          <w:marLeft w:val="640"/>
          <w:marRight w:val="0"/>
          <w:marTop w:val="0"/>
          <w:marBottom w:val="0"/>
          <w:divBdr>
            <w:top w:val="none" w:sz="0" w:space="0" w:color="auto"/>
            <w:left w:val="none" w:sz="0" w:space="0" w:color="auto"/>
            <w:bottom w:val="none" w:sz="0" w:space="0" w:color="auto"/>
            <w:right w:val="none" w:sz="0" w:space="0" w:color="auto"/>
          </w:divBdr>
        </w:div>
        <w:div w:id="612244955">
          <w:marLeft w:val="640"/>
          <w:marRight w:val="0"/>
          <w:marTop w:val="0"/>
          <w:marBottom w:val="0"/>
          <w:divBdr>
            <w:top w:val="none" w:sz="0" w:space="0" w:color="auto"/>
            <w:left w:val="none" w:sz="0" w:space="0" w:color="auto"/>
            <w:bottom w:val="none" w:sz="0" w:space="0" w:color="auto"/>
            <w:right w:val="none" w:sz="0" w:space="0" w:color="auto"/>
          </w:divBdr>
        </w:div>
        <w:div w:id="200632908">
          <w:marLeft w:val="640"/>
          <w:marRight w:val="0"/>
          <w:marTop w:val="0"/>
          <w:marBottom w:val="0"/>
          <w:divBdr>
            <w:top w:val="none" w:sz="0" w:space="0" w:color="auto"/>
            <w:left w:val="none" w:sz="0" w:space="0" w:color="auto"/>
            <w:bottom w:val="none" w:sz="0" w:space="0" w:color="auto"/>
            <w:right w:val="none" w:sz="0" w:space="0" w:color="auto"/>
          </w:divBdr>
        </w:div>
        <w:div w:id="1466461915">
          <w:marLeft w:val="640"/>
          <w:marRight w:val="0"/>
          <w:marTop w:val="0"/>
          <w:marBottom w:val="0"/>
          <w:divBdr>
            <w:top w:val="none" w:sz="0" w:space="0" w:color="auto"/>
            <w:left w:val="none" w:sz="0" w:space="0" w:color="auto"/>
            <w:bottom w:val="none" w:sz="0" w:space="0" w:color="auto"/>
            <w:right w:val="none" w:sz="0" w:space="0" w:color="auto"/>
          </w:divBdr>
        </w:div>
        <w:div w:id="117334008">
          <w:marLeft w:val="640"/>
          <w:marRight w:val="0"/>
          <w:marTop w:val="0"/>
          <w:marBottom w:val="0"/>
          <w:divBdr>
            <w:top w:val="none" w:sz="0" w:space="0" w:color="auto"/>
            <w:left w:val="none" w:sz="0" w:space="0" w:color="auto"/>
            <w:bottom w:val="none" w:sz="0" w:space="0" w:color="auto"/>
            <w:right w:val="none" w:sz="0" w:space="0" w:color="auto"/>
          </w:divBdr>
        </w:div>
        <w:div w:id="840895022">
          <w:marLeft w:val="640"/>
          <w:marRight w:val="0"/>
          <w:marTop w:val="0"/>
          <w:marBottom w:val="0"/>
          <w:divBdr>
            <w:top w:val="none" w:sz="0" w:space="0" w:color="auto"/>
            <w:left w:val="none" w:sz="0" w:space="0" w:color="auto"/>
            <w:bottom w:val="none" w:sz="0" w:space="0" w:color="auto"/>
            <w:right w:val="none" w:sz="0" w:space="0" w:color="auto"/>
          </w:divBdr>
        </w:div>
        <w:div w:id="1655337618">
          <w:marLeft w:val="640"/>
          <w:marRight w:val="0"/>
          <w:marTop w:val="0"/>
          <w:marBottom w:val="0"/>
          <w:divBdr>
            <w:top w:val="none" w:sz="0" w:space="0" w:color="auto"/>
            <w:left w:val="none" w:sz="0" w:space="0" w:color="auto"/>
            <w:bottom w:val="none" w:sz="0" w:space="0" w:color="auto"/>
            <w:right w:val="none" w:sz="0" w:space="0" w:color="auto"/>
          </w:divBdr>
        </w:div>
        <w:div w:id="736246874">
          <w:marLeft w:val="640"/>
          <w:marRight w:val="0"/>
          <w:marTop w:val="0"/>
          <w:marBottom w:val="0"/>
          <w:divBdr>
            <w:top w:val="none" w:sz="0" w:space="0" w:color="auto"/>
            <w:left w:val="none" w:sz="0" w:space="0" w:color="auto"/>
            <w:bottom w:val="none" w:sz="0" w:space="0" w:color="auto"/>
            <w:right w:val="none" w:sz="0" w:space="0" w:color="auto"/>
          </w:divBdr>
        </w:div>
        <w:div w:id="356006351">
          <w:marLeft w:val="640"/>
          <w:marRight w:val="0"/>
          <w:marTop w:val="0"/>
          <w:marBottom w:val="0"/>
          <w:divBdr>
            <w:top w:val="none" w:sz="0" w:space="0" w:color="auto"/>
            <w:left w:val="none" w:sz="0" w:space="0" w:color="auto"/>
            <w:bottom w:val="none" w:sz="0" w:space="0" w:color="auto"/>
            <w:right w:val="none" w:sz="0" w:space="0" w:color="auto"/>
          </w:divBdr>
        </w:div>
        <w:div w:id="189269961">
          <w:marLeft w:val="640"/>
          <w:marRight w:val="0"/>
          <w:marTop w:val="0"/>
          <w:marBottom w:val="0"/>
          <w:divBdr>
            <w:top w:val="none" w:sz="0" w:space="0" w:color="auto"/>
            <w:left w:val="none" w:sz="0" w:space="0" w:color="auto"/>
            <w:bottom w:val="none" w:sz="0" w:space="0" w:color="auto"/>
            <w:right w:val="none" w:sz="0" w:space="0" w:color="auto"/>
          </w:divBdr>
        </w:div>
        <w:div w:id="1740443136">
          <w:marLeft w:val="640"/>
          <w:marRight w:val="0"/>
          <w:marTop w:val="0"/>
          <w:marBottom w:val="0"/>
          <w:divBdr>
            <w:top w:val="none" w:sz="0" w:space="0" w:color="auto"/>
            <w:left w:val="none" w:sz="0" w:space="0" w:color="auto"/>
            <w:bottom w:val="none" w:sz="0" w:space="0" w:color="auto"/>
            <w:right w:val="none" w:sz="0" w:space="0" w:color="auto"/>
          </w:divBdr>
        </w:div>
        <w:div w:id="1449667627">
          <w:marLeft w:val="640"/>
          <w:marRight w:val="0"/>
          <w:marTop w:val="0"/>
          <w:marBottom w:val="0"/>
          <w:divBdr>
            <w:top w:val="none" w:sz="0" w:space="0" w:color="auto"/>
            <w:left w:val="none" w:sz="0" w:space="0" w:color="auto"/>
            <w:bottom w:val="none" w:sz="0" w:space="0" w:color="auto"/>
            <w:right w:val="none" w:sz="0" w:space="0" w:color="auto"/>
          </w:divBdr>
        </w:div>
        <w:div w:id="1997875054">
          <w:marLeft w:val="640"/>
          <w:marRight w:val="0"/>
          <w:marTop w:val="0"/>
          <w:marBottom w:val="0"/>
          <w:divBdr>
            <w:top w:val="none" w:sz="0" w:space="0" w:color="auto"/>
            <w:left w:val="none" w:sz="0" w:space="0" w:color="auto"/>
            <w:bottom w:val="none" w:sz="0" w:space="0" w:color="auto"/>
            <w:right w:val="none" w:sz="0" w:space="0" w:color="auto"/>
          </w:divBdr>
        </w:div>
        <w:div w:id="905991504">
          <w:marLeft w:val="640"/>
          <w:marRight w:val="0"/>
          <w:marTop w:val="0"/>
          <w:marBottom w:val="0"/>
          <w:divBdr>
            <w:top w:val="none" w:sz="0" w:space="0" w:color="auto"/>
            <w:left w:val="none" w:sz="0" w:space="0" w:color="auto"/>
            <w:bottom w:val="none" w:sz="0" w:space="0" w:color="auto"/>
            <w:right w:val="none" w:sz="0" w:space="0" w:color="auto"/>
          </w:divBdr>
        </w:div>
        <w:div w:id="1185747966">
          <w:marLeft w:val="640"/>
          <w:marRight w:val="0"/>
          <w:marTop w:val="0"/>
          <w:marBottom w:val="0"/>
          <w:divBdr>
            <w:top w:val="none" w:sz="0" w:space="0" w:color="auto"/>
            <w:left w:val="none" w:sz="0" w:space="0" w:color="auto"/>
            <w:bottom w:val="none" w:sz="0" w:space="0" w:color="auto"/>
            <w:right w:val="none" w:sz="0" w:space="0" w:color="auto"/>
          </w:divBdr>
        </w:div>
        <w:div w:id="1008945028">
          <w:marLeft w:val="640"/>
          <w:marRight w:val="0"/>
          <w:marTop w:val="0"/>
          <w:marBottom w:val="0"/>
          <w:divBdr>
            <w:top w:val="none" w:sz="0" w:space="0" w:color="auto"/>
            <w:left w:val="none" w:sz="0" w:space="0" w:color="auto"/>
            <w:bottom w:val="none" w:sz="0" w:space="0" w:color="auto"/>
            <w:right w:val="none" w:sz="0" w:space="0" w:color="auto"/>
          </w:divBdr>
        </w:div>
        <w:div w:id="1499928843">
          <w:marLeft w:val="640"/>
          <w:marRight w:val="0"/>
          <w:marTop w:val="0"/>
          <w:marBottom w:val="0"/>
          <w:divBdr>
            <w:top w:val="none" w:sz="0" w:space="0" w:color="auto"/>
            <w:left w:val="none" w:sz="0" w:space="0" w:color="auto"/>
            <w:bottom w:val="none" w:sz="0" w:space="0" w:color="auto"/>
            <w:right w:val="none" w:sz="0" w:space="0" w:color="auto"/>
          </w:divBdr>
        </w:div>
        <w:div w:id="1528331201">
          <w:marLeft w:val="640"/>
          <w:marRight w:val="0"/>
          <w:marTop w:val="0"/>
          <w:marBottom w:val="0"/>
          <w:divBdr>
            <w:top w:val="none" w:sz="0" w:space="0" w:color="auto"/>
            <w:left w:val="none" w:sz="0" w:space="0" w:color="auto"/>
            <w:bottom w:val="none" w:sz="0" w:space="0" w:color="auto"/>
            <w:right w:val="none" w:sz="0" w:space="0" w:color="auto"/>
          </w:divBdr>
        </w:div>
        <w:div w:id="727651222">
          <w:marLeft w:val="640"/>
          <w:marRight w:val="0"/>
          <w:marTop w:val="0"/>
          <w:marBottom w:val="0"/>
          <w:divBdr>
            <w:top w:val="none" w:sz="0" w:space="0" w:color="auto"/>
            <w:left w:val="none" w:sz="0" w:space="0" w:color="auto"/>
            <w:bottom w:val="none" w:sz="0" w:space="0" w:color="auto"/>
            <w:right w:val="none" w:sz="0" w:space="0" w:color="auto"/>
          </w:divBdr>
        </w:div>
        <w:div w:id="1617827402">
          <w:marLeft w:val="640"/>
          <w:marRight w:val="0"/>
          <w:marTop w:val="0"/>
          <w:marBottom w:val="0"/>
          <w:divBdr>
            <w:top w:val="none" w:sz="0" w:space="0" w:color="auto"/>
            <w:left w:val="none" w:sz="0" w:space="0" w:color="auto"/>
            <w:bottom w:val="none" w:sz="0" w:space="0" w:color="auto"/>
            <w:right w:val="none" w:sz="0" w:space="0" w:color="auto"/>
          </w:divBdr>
        </w:div>
        <w:div w:id="207843233">
          <w:marLeft w:val="640"/>
          <w:marRight w:val="0"/>
          <w:marTop w:val="0"/>
          <w:marBottom w:val="0"/>
          <w:divBdr>
            <w:top w:val="none" w:sz="0" w:space="0" w:color="auto"/>
            <w:left w:val="none" w:sz="0" w:space="0" w:color="auto"/>
            <w:bottom w:val="none" w:sz="0" w:space="0" w:color="auto"/>
            <w:right w:val="none" w:sz="0" w:space="0" w:color="auto"/>
          </w:divBdr>
        </w:div>
        <w:div w:id="1549562371">
          <w:marLeft w:val="640"/>
          <w:marRight w:val="0"/>
          <w:marTop w:val="0"/>
          <w:marBottom w:val="0"/>
          <w:divBdr>
            <w:top w:val="none" w:sz="0" w:space="0" w:color="auto"/>
            <w:left w:val="none" w:sz="0" w:space="0" w:color="auto"/>
            <w:bottom w:val="none" w:sz="0" w:space="0" w:color="auto"/>
            <w:right w:val="none" w:sz="0" w:space="0" w:color="auto"/>
          </w:divBdr>
        </w:div>
        <w:div w:id="778833723">
          <w:marLeft w:val="640"/>
          <w:marRight w:val="0"/>
          <w:marTop w:val="0"/>
          <w:marBottom w:val="0"/>
          <w:divBdr>
            <w:top w:val="none" w:sz="0" w:space="0" w:color="auto"/>
            <w:left w:val="none" w:sz="0" w:space="0" w:color="auto"/>
            <w:bottom w:val="none" w:sz="0" w:space="0" w:color="auto"/>
            <w:right w:val="none" w:sz="0" w:space="0" w:color="auto"/>
          </w:divBdr>
        </w:div>
        <w:div w:id="1378705307">
          <w:marLeft w:val="640"/>
          <w:marRight w:val="0"/>
          <w:marTop w:val="0"/>
          <w:marBottom w:val="0"/>
          <w:divBdr>
            <w:top w:val="none" w:sz="0" w:space="0" w:color="auto"/>
            <w:left w:val="none" w:sz="0" w:space="0" w:color="auto"/>
            <w:bottom w:val="none" w:sz="0" w:space="0" w:color="auto"/>
            <w:right w:val="none" w:sz="0" w:space="0" w:color="auto"/>
          </w:divBdr>
        </w:div>
        <w:div w:id="533422523">
          <w:marLeft w:val="640"/>
          <w:marRight w:val="0"/>
          <w:marTop w:val="0"/>
          <w:marBottom w:val="0"/>
          <w:divBdr>
            <w:top w:val="none" w:sz="0" w:space="0" w:color="auto"/>
            <w:left w:val="none" w:sz="0" w:space="0" w:color="auto"/>
            <w:bottom w:val="none" w:sz="0" w:space="0" w:color="auto"/>
            <w:right w:val="none" w:sz="0" w:space="0" w:color="auto"/>
          </w:divBdr>
        </w:div>
        <w:div w:id="2053264846">
          <w:marLeft w:val="640"/>
          <w:marRight w:val="0"/>
          <w:marTop w:val="0"/>
          <w:marBottom w:val="0"/>
          <w:divBdr>
            <w:top w:val="none" w:sz="0" w:space="0" w:color="auto"/>
            <w:left w:val="none" w:sz="0" w:space="0" w:color="auto"/>
            <w:bottom w:val="none" w:sz="0" w:space="0" w:color="auto"/>
            <w:right w:val="none" w:sz="0" w:space="0" w:color="auto"/>
          </w:divBdr>
        </w:div>
        <w:div w:id="1721974580">
          <w:marLeft w:val="640"/>
          <w:marRight w:val="0"/>
          <w:marTop w:val="0"/>
          <w:marBottom w:val="0"/>
          <w:divBdr>
            <w:top w:val="none" w:sz="0" w:space="0" w:color="auto"/>
            <w:left w:val="none" w:sz="0" w:space="0" w:color="auto"/>
            <w:bottom w:val="none" w:sz="0" w:space="0" w:color="auto"/>
            <w:right w:val="none" w:sz="0" w:space="0" w:color="auto"/>
          </w:divBdr>
        </w:div>
        <w:div w:id="1789933432">
          <w:marLeft w:val="640"/>
          <w:marRight w:val="0"/>
          <w:marTop w:val="0"/>
          <w:marBottom w:val="0"/>
          <w:divBdr>
            <w:top w:val="none" w:sz="0" w:space="0" w:color="auto"/>
            <w:left w:val="none" w:sz="0" w:space="0" w:color="auto"/>
            <w:bottom w:val="none" w:sz="0" w:space="0" w:color="auto"/>
            <w:right w:val="none" w:sz="0" w:space="0" w:color="auto"/>
          </w:divBdr>
        </w:div>
        <w:div w:id="155729851">
          <w:marLeft w:val="640"/>
          <w:marRight w:val="0"/>
          <w:marTop w:val="0"/>
          <w:marBottom w:val="0"/>
          <w:divBdr>
            <w:top w:val="none" w:sz="0" w:space="0" w:color="auto"/>
            <w:left w:val="none" w:sz="0" w:space="0" w:color="auto"/>
            <w:bottom w:val="none" w:sz="0" w:space="0" w:color="auto"/>
            <w:right w:val="none" w:sz="0" w:space="0" w:color="auto"/>
          </w:divBdr>
        </w:div>
        <w:div w:id="1529757082">
          <w:marLeft w:val="640"/>
          <w:marRight w:val="0"/>
          <w:marTop w:val="0"/>
          <w:marBottom w:val="0"/>
          <w:divBdr>
            <w:top w:val="none" w:sz="0" w:space="0" w:color="auto"/>
            <w:left w:val="none" w:sz="0" w:space="0" w:color="auto"/>
            <w:bottom w:val="none" w:sz="0" w:space="0" w:color="auto"/>
            <w:right w:val="none" w:sz="0" w:space="0" w:color="auto"/>
          </w:divBdr>
        </w:div>
        <w:div w:id="369645139">
          <w:marLeft w:val="640"/>
          <w:marRight w:val="0"/>
          <w:marTop w:val="0"/>
          <w:marBottom w:val="0"/>
          <w:divBdr>
            <w:top w:val="none" w:sz="0" w:space="0" w:color="auto"/>
            <w:left w:val="none" w:sz="0" w:space="0" w:color="auto"/>
            <w:bottom w:val="none" w:sz="0" w:space="0" w:color="auto"/>
            <w:right w:val="none" w:sz="0" w:space="0" w:color="auto"/>
          </w:divBdr>
        </w:div>
        <w:div w:id="1459686557">
          <w:marLeft w:val="640"/>
          <w:marRight w:val="0"/>
          <w:marTop w:val="0"/>
          <w:marBottom w:val="0"/>
          <w:divBdr>
            <w:top w:val="none" w:sz="0" w:space="0" w:color="auto"/>
            <w:left w:val="none" w:sz="0" w:space="0" w:color="auto"/>
            <w:bottom w:val="none" w:sz="0" w:space="0" w:color="auto"/>
            <w:right w:val="none" w:sz="0" w:space="0" w:color="auto"/>
          </w:divBdr>
        </w:div>
        <w:div w:id="43257001">
          <w:marLeft w:val="640"/>
          <w:marRight w:val="0"/>
          <w:marTop w:val="0"/>
          <w:marBottom w:val="0"/>
          <w:divBdr>
            <w:top w:val="none" w:sz="0" w:space="0" w:color="auto"/>
            <w:left w:val="none" w:sz="0" w:space="0" w:color="auto"/>
            <w:bottom w:val="none" w:sz="0" w:space="0" w:color="auto"/>
            <w:right w:val="none" w:sz="0" w:space="0" w:color="auto"/>
          </w:divBdr>
        </w:div>
        <w:div w:id="1156457008">
          <w:marLeft w:val="640"/>
          <w:marRight w:val="0"/>
          <w:marTop w:val="0"/>
          <w:marBottom w:val="0"/>
          <w:divBdr>
            <w:top w:val="none" w:sz="0" w:space="0" w:color="auto"/>
            <w:left w:val="none" w:sz="0" w:space="0" w:color="auto"/>
            <w:bottom w:val="none" w:sz="0" w:space="0" w:color="auto"/>
            <w:right w:val="none" w:sz="0" w:space="0" w:color="auto"/>
          </w:divBdr>
        </w:div>
        <w:div w:id="1885944782">
          <w:marLeft w:val="640"/>
          <w:marRight w:val="0"/>
          <w:marTop w:val="0"/>
          <w:marBottom w:val="0"/>
          <w:divBdr>
            <w:top w:val="none" w:sz="0" w:space="0" w:color="auto"/>
            <w:left w:val="none" w:sz="0" w:space="0" w:color="auto"/>
            <w:bottom w:val="none" w:sz="0" w:space="0" w:color="auto"/>
            <w:right w:val="none" w:sz="0" w:space="0" w:color="auto"/>
          </w:divBdr>
        </w:div>
        <w:div w:id="816072740">
          <w:marLeft w:val="640"/>
          <w:marRight w:val="0"/>
          <w:marTop w:val="0"/>
          <w:marBottom w:val="0"/>
          <w:divBdr>
            <w:top w:val="none" w:sz="0" w:space="0" w:color="auto"/>
            <w:left w:val="none" w:sz="0" w:space="0" w:color="auto"/>
            <w:bottom w:val="none" w:sz="0" w:space="0" w:color="auto"/>
            <w:right w:val="none" w:sz="0" w:space="0" w:color="auto"/>
          </w:divBdr>
        </w:div>
        <w:div w:id="977998374">
          <w:marLeft w:val="640"/>
          <w:marRight w:val="0"/>
          <w:marTop w:val="0"/>
          <w:marBottom w:val="0"/>
          <w:divBdr>
            <w:top w:val="none" w:sz="0" w:space="0" w:color="auto"/>
            <w:left w:val="none" w:sz="0" w:space="0" w:color="auto"/>
            <w:bottom w:val="none" w:sz="0" w:space="0" w:color="auto"/>
            <w:right w:val="none" w:sz="0" w:space="0" w:color="auto"/>
          </w:divBdr>
        </w:div>
        <w:div w:id="411584368">
          <w:marLeft w:val="640"/>
          <w:marRight w:val="0"/>
          <w:marTop w:val="0"/>
          <w:marBottom w:val="0"/>
          <w:divBdr>
            <w:top w:val="none" w:sz="0" w:space="0" w:color="auto"/>
            <w:left w:val="none" w:sz="0" w:space="0" w:color="auto"/>
            <w:bottom w:val="none" w:sz="0" w:space="0" w:color="auto"/>
            <w:right w:val="none" w:sz="0" w:space="0" w:color="auto"/>
          </w:divBdr>
        </w:div>
        <w:div w:id="2010865664">
          <w:marLeft w:val="640"/>
          <w:marRight w:val="0"/>
          <w:marTop w:val="0"/>
          <w:marBottom w:val="0"/>
          <w:divBdr>
            <w:top w:val="none" w:sz="0" w:space="0" w:color="auto"/>
            <w:left w:val="none" w:sz="0" w:space="0" w:color="auto"/>
            <w:bottom w:val="none" w:sz="0" w:space="0" w:color="auto"/>
            <w:right w:val="none" w:sz="0" w:space="0" w:color="auto"/>
          </w:divBdr>
        </w:div>
        <w:div w:id="1819297991">
          <w:marLeft w:val="640"/>
          <w:marRight w:val="0"/>
          <w:marTop w:val="0"/>
          <w:marBottom w:val="0"/>
          <w:divBdr>
            <w:top w:val="none" w:sz="0" w:space="0" w:color="auto"/>
            <w:left w:val="none" w:sz="0" w:space="0" w:color="auto"/>
            <w:bottom w:val="none" w:sz="0" w:space="0" w:color="auto"/>
            <w:right w:val="none" w:sz="0" w:space="0" w:color="auto"/>
          </w:divBdr>
        </w:div>
        <w:div w:id="990131911">
          <w:marLeft w:val="640"/>
          <w:marRight w:val="0"/>
          <w:marTop w:val="0"/>
          <w:marBottom w:val="0"/>
          <w:divBdr>
            <w:top w:val="none" w:sz="0" w:space="0" w:color="auto"/>
            <w:left w:val="none" w:sz="0" w:space="0" w:color="auto"/>
            <w:bottom w:val="none" w:sz="0" w:space="0" w:color="auto"/>
            <w:right w:val="none" w:sz="0" w:space="0" w:color="auto"/>
          </w:divBdr>
        </w:div>
        <w:div w:id="2096247281">
          <w:marLeft w:val="640"/>
          <w:marRight w:val="0"/>
          <w:marTop w:val="0"/>
          <w:marBottom w:val="0"/>
          <w:divBdr>
            <w:top w:val="none" w:sz="0" w:space="0" w:color="auto"/>
            <w:left w:val="none" w:sz="0" w:space="0" w:color="auto"/>
            <w:bottom w:val="none" w:sz="0" w:space="0" w:color="auto"/>
            <w:right w:val="none" w:sz="0" w:space="0" w:color="auto"/>
          </w:divBdr>
        </w:div>
        <w:div w:id="649141353">
          <w:marLeft w:val="640"/>
          <w:marRight w:val="0"/>
          <w:marTop w:val="0"/>
          <w:marBottom w:val="0"/>
          <w:divBdr>
            <w:top w:val="none" w:sz="0" w:space="0" w:color="auto"/>
            <w:left w:val="none" w:sz="0" w:space="0" w:color="auto"/>
            <w:bottom w:val="none" w:sz="0" w:space="0" w:color="auto"/>
            <w:right w:val="none" w:sz="0" w:space="0" w:color="auto"/>
          </w:divBdr>
        </w:div>
        <w:div w:id="227493706">
          <w:marLeft w:val="640"/>
          <w:marRight w:val="0"/>
          <w:marTop w:val="0"/>
          <w:marBottom w:val="0"/>
          <w:divBdr>
            <w:top w:val="none" w:sz="0" w:space="0" w:color="auto"/>
            <w:left w:val="none" w:sz="0" w:space="0" w:color="auto"/>
            <w:bottom w:val="none" w:sz="0" w:space="0" w:color="auto"/>
            <w:right w:val="none" w:sz="0" w:space="0" w:color="auto"/>
          </w:divBdr>
        </w:div>
        <w:div w:id="998655210">
          <w:marLeft w:val="640"/>
          <w:marRight w:val="0"/>
          <w:marTop w:val="0"/>
          <w:marBottom w:val="0"/>
          <w:divBdr>
            <w:top w:val="none" w:sz="0" w:space="0" w:color="auto"/>
            <w:left w:val="none" w:sz="0" w:space="0" w:color="auto"/>
            <w:bottom w:val="none" w:sz="0" w:space="0" w:color="auto"/>
            <w:right w:val="none" w:sz="0" w:space="0" w:color="auto"/>
          </w:divBdr>
        </w:div>
      </w:divsChild>
    </w:div>
    <w:div w:id="1796410097">
      <w:bodyDiv w:val="1"/>
      <w:marLeft w:val="0"/>
      <w:marRight w:val="0"/>
      <w:marTop w:val="0"/>
      <w:marBottom w:val="0"/>
      <w:divBdr>
        <w:top w:val="none" w:sz="0" w:space="0" w:color="auto"/>
        <w:left w:val="none" w:sz="0" w:space="0" w:color="auto"/>
        <w:bottom w:val="none" w:sz="0" w:space="0" w:color="auto"/>
        <w:right w:val="none" w:sz="0" w:space="0" w:color="auto"/>
      </w:divBdr>
      <w:divsChild>
        <w:div w:id="72553044">
          <w:marLeft w:val="640"/>
          <w:marRight w:val="0"/>
          <w:marTop w:val="0"/>
          <w:marBottom w:val="0"/>
          <w:divBdr>
            <w:top w:val="none" w:sz="0" w:space="0" w:color="auto"/>
            <w:left w:val="none" w:sz="0" w:space="0" w:color="auto"/>
            <w:bottom w:val="none" w:sz="0" w:space="0" w:color="auto"/>
            <w:right w:val="none" w:sz="0" w:space="0" w:color="auto"/>
          </w:divBdr>
        </w:div>
        <w:div w:id="60253644">
          <w:marLeft w:val="640"/>
          <w:marRight w:val="0"/>
          <w:marTop w:val="0"/>
          <w:marBottom w:val="0"/>
          <w:divBdr>
            <w:top w:val="none" w:sz="0" w:space="0" w:color="auto"/>
            <w:left w:val="none" w:sz="0" w:space="0" w:color="auto"/>
            <w:bottom w:val="none" w:sz="0" w:space="0" w:color="auto"/>
            <w:right w:val="none" w:sz="0" w:space="0" w:color="auto"/>
          </w:divBdr>
        </w:div>
        <w:div w:id="804154238">
          <w:marLeft w:val="640"/>
          <w:marRight w:val="0"/>
          <w:marTop w:val="0"/>
          <w:marBottom w:val="0"/>
          <w:divBdr>
            <w:top w:val="none" w:sz="0" w:space="0" w:color="auto"/>
            <w:left w:val="none" w:sz="0" w:space="0" w:color="auto"/>
            <w:bottom w:val="none" w:sz="0" w:space="0" w:color="auto"/>
            <w:right w:val="none" w:sz="0" w:space="0" w:color="auto"/>
          </w:divBdr>
        </w:div>
        <w:div w:id="578833053">
          <w:marLeft w:val="640"/>
          <w:marRight w:val="0"/>
          <w:marTop w:val="0"/>
          <w:marBottom w:val="0"/>
          <w:divBdr>
            <w:top w:val="none" w:sz="0" w:space="0" w:color="auto"/>
            <w:left w:val="none" w:sz="0" w:space="0" w:color="auto"/>
            <w:bottom w:val="none" w:sz="0" w:space="0" w:color="auto"/>
            <w:right w:val="none" w:sz="0" w:space="0" w:color="auto"/>
          </w:divBdr>
        </w:div>
        <w:div w:id="852186206">
          <w:marLeft w:val="640"/>
          <w:marRight w:val="0"/>
          <w:marTop w:val="0"/>
          <w:marBottom w:val="0"/>
          <w:divBdr>
            <w:top w:val="none" w:sz="0" w:space="0" w:color="auto"/>
            <w:left w:val="none" w:sz="0" w:space="0" w:color="auto"/>
            <w:bottom w:val="none" w:sz="0" w:space="0" w:color="auto"/>
            <w:right w:val="none" w:sz="0" w:space="0" w:color="auto"/>
          </w:divBdr>
        </w:div>
        <w:div w:id="1097361704">
          <w:marLeft w:val="640"/>
          <w:marRight w:val="0"/>
          <w:marTop w:val="0"/>
          <w:marBottom w:val="0"/>
          <w:divBdr>
            <w:top w:val="none" w:sz="0" w:space="0" w:color="auto"/>
            <w:left w:val="none" w:sz="0" w:space="0" w:color="auto"/>
            <w:bottom w:val="none" w:sz="0" w:space="0" w:color="auto"/>
            <w:right w:val="none" w:sz="0" w:space="0" w:color="auto"/>
          </w:divBdr>
        </w:div>
        <w:div w:id="2063867178">
          <w:marLeft w:val="640"/>
          <w:marRight w:val="0"/>
          <w:marTop w:val="0"/>
          <w:marBottom w:val="0"/>
          <w:divBdr>
            <w:top w:val="none" w:sz="0" w:space="0" w:color="auto"/>
            <w:left w:val="none" w:sz="0" w:space="0" w:color="auto"/>
            <w:bottom w:val="none" w:sz="0" w:space="0" w:color="auto"/>
            <w:right w:val="none" w:sz="0" w:space="0" w:color="auto"/>
          </w:divBdr>
        </w:div>
        <w:div w:id="790173848">
          <w:marLeft w:val="640"/>
          <w:marRight w:val="0"/>
          <w:marTop w:val="0"/>
          <w:marBottom w:val="0"/>
          <w:divBdr>
            <w:top w:val="none" w:sz="0" w:space="0" w:color="auto"/>
            <w:left w:val="none" w:sz="0" w:space="0" w:color="auto"/>
            <w:bottom w:val="none" w:sz="0" w:space="0" w:color="auto"/>
            <w:right w:val="none" w:sz="0" w:space="0" w:color="auto"/>
          </w:divBdr>
        </w:div>
        <w:div w:id="2065329439">
          <w:marLeft w:val="640"/>
          <w:marRight w:val="0"/>
          <w:marTop w:val="0"/>
          <w:marBottom w:val="0"/>
          <w:divBdr>
            <w:top w:val="none" w:sz="0" w:space="0" w:color="auto"/>
            <w:left w:val="none" w:sz="0" w:space="0" w:color="auto"/>
            <w:bottom w:val="none" w:sz="0" w:space="0" w:color="auto"/>
            <w:right w:val="none" w:sz="0" w:space="0" w:color="auto"/>
          </w:divBdr>
        </w:div>
        <w:div w:id="2010978840">
          <w:marLeft w:val="640"/>
          <w:marRight w:val="0"/>
          <w:marTop w:val="0"/>
          <w:marBottom w:val="0"/>
          <w:divBdr>
            <w:top w:val="none" w:sz="0" w:space="0" w:color="auto"/>
            <w:left w:val="none" w:sz="0" w:space="0" w:color="auto"/>
            <w:bottom w:val="none" w:sz="0" w:space="0" w:color="auto"/>
            <w:right w:val="none" w:sz="0" w:space="0" w:color="auto"/>
          </w:divBdr>
        </w:div>
        <w:div w:id="891649986">
          <w:marLeft w:val="640"/>
          <w:marRight w:val="0"/>
          <w:marTop w:val="0"/>
          <w:marBottom w:val="0"/>
          <w:divBdr>
            <w:top w:val="none" w:sz="0" w:space="0" w:color="auto"/>
            <w:left w:val="none" w:sz="0" w:space="0" w:color="auto"/>
            <w:bottom w:val="none" w:sz="0" w:space="0" w:color="auto"/>
            <w:right w:val="none" w:sz="0" w:space="0" w:color="auto"/>
          </w:divBdr>
        </w:div>
        <w:div w:id="1247957098">
          <w:marLeft w:val="640"/>
          <w:marRight w:val="0"/>
          <w:marTop w:val="0"/>
          <w:marBottom w:val="0"/>
          <w:divBdr>
            <w:top w:val="none" w:sz="0" w:space="0" w:color="auto"/>
            <w:left w:val="none" w:sz="0" w:space="0" w:color="auto"/>
            <w:bottom w:val="none" w:sz="0" w:space="0" w:color="auto"/>
            <w:right w:val="none" w:sz="0" w:space="0" w:color="auto"/>
          </w:divBdr>
        </w:div>
        <w:div w:id="790049526">
          <w:marLeft w:val="640"/>
          <w:marRight w:val="0"/>
          <w:marTop w:val="0"/>
          <w:marBottom w:val="0"/>
          <w:divBdr>
            <w:top w:val="none" w:sz="0" w:space="0" w:color="auto"/>
            <w:left w:val="none" w:sz="0" w:space="0" w:color="auto"/>
            <w:bottom w:val="none" w:sz="0" w:space="0" w:color="auto"/>
            <w:right w:val="none" w:sz="0" w:space="0" w:color="auto"/>
          </w:divBdr>
        </w:div>
        <w:div w:id="999626176">
          <w:marLeft w:val="640"/>
          <w:marRight w:val="0"/>
          <w:marTop w:val="0"/>
          <w:marBottom w:val="0"/>
          <w:divBdr>
            <w:top w:val="none" w:sz="0" w:space="0" w:color="auto"/>
            <w:left w:val="none" w:sz="0" w:space="0" w:color="auto"/>
            <w:bottom w:val="none" w:sz="0" w:space="0" w:color="auto"/>
            <w:right w:val="none" w:sz="0" w:space="0" w:color="auto"/>
          </w:divBdr>
        </w:div>
        <w:div w:id="658584921">
          <w:marLeft w:val="640"/>
          <w:marRight w:val="0"/>
          <w:marTop w:val="0"/>
          <w:marBottom w:val="0"/>
          <w:divBdr>
            <w:top w:val="none" w:sz="0" w:space="0" w:color="auto"/>
            <w:left w:val="none" w:sz="0" w:space="0" w:color="auto"/>
            <w:bottom w:val="none" w:sz="0" w:space="0" w:color="auto"/>
            <w:right w:val="none" w:sz="0" w:space="0" w:color="auto"/>
          </w:divBdr>
        </w:div>
        <w:div w:id="1212616625">
          <w:marLeft w:val="640"/>
          <w:marRight w:val="0"/>
          <w:marTop w:val="0"/>
          <w:marBottom w:val="0"/>
          <w:divBdr>
            <w:top w:val="none" w:sz="0" w:space="0" w:color="auto"/>
            <w:left w:val="none" w:sz="0" w:space="0" w:color="auto"/>
            <w:bottom w:val="none" w:sz="0" w:space="0" w:color="auto"/>
            <w:right w:val="none" w:sz="0" w:space="0" w:color="auto"/>
          </w:divBdr>
        </w:div>
        <w:div w:id="312607064">
          <w:marLeft w:val="640"/>
          <w:marRight w:val="0"/>
          <w:marTop w:val="0"/>
          <w:marBottom w:val="0"/>
          <w:divBdr>
            <w:top w:val="none" w:sz="0" w:space="0" w:color="auto"/>
            <w:left w:val="none" w:sz="0" w:space="0" w:color="auto"/>
            <w:bottom w:val="none" w:sz="0" w:space="0" w:color="auto"/>
            <w:right w:val="none" w:sz="0" w:space="0" w:color="auto"/>
          </w:divBdr>
        </w:div>
        <w:div w:id="929120907">
          <w:marLeft w:val="640"/>
          <w:marRight w:val="0"/>
          <w:marTop w:val="0"/>
          <w:marBottom w:val="0"/>
          <w:divBdr>
            <w:top w:val="none" w:sz="0" w:space="0" w:color="auto"/>
            <w:left w:val="none" w:sz="0" w:space="0" w:color="auto"/>
            <w:bottom w:val="none" w:sz="0" w:space="0" w:color="auto"/>
            <w:right w:val="none" w:sz="0" w:space="0" w:color="auto"/>
          </w:divBdr>
        </w:div>
        <w:div w:id="244455857">
          <w:marLeft w:val="640"/>
          <w:marRight w:val="0"/>
          <w:marTop w:val="0"/>
          <w:marBottom w:val="0"/>
          <w:divBdr>
            <w:top w:val="none" w:sz="0" w:space="0" w:color="auto"/>
            <w:left w:val="none" w:sz="0" w:space="0" w:color="auto"/>
            <w:bottom w:val="none" w:sz="0" w:space="0" w:color="auto"/>
            <w:right w:val="none" w:sz="0" w:space="0" w:color="auto"/>
          </w:divBdr>
        </w:div>
        <w:div w:id="389883867">
          <w:marLeft w:val="640"/>
          <w:marRight w:val="0"/>
          <w:marTop w:val="0"/>
          <w:marBottom w:val="0"/>
          <w:divBdr>
            <w:top w:val="none" w:sz="0" w:space="0" w:color="auto"/>
            <w:left w:val="none" w:sz="0" w:space="0" w:color="auto"/>
            <w:bottom w:val="none" w:sz="0" w:space="0" w:color="auto"/>
            <w:right w:val="none" w:sz="0" w:space="0" w:color="auto"/>
          </w:divBdr>
        </w:div>
        <w:div w:id="1712270369">
          <w:marLeft w:val="640"/>
          <w:marRight w:val="0"/>
          <w:marTop w:val="0"/>
          <w:marBottom w:val="0"/>
          <w:divBdr>
            <w:top w:val="none" w:sz="0" w:space="0" w:color="auto"/>
            <w:left w:val="none" w:sz="0" w:space="0" w:color="auto"/>
            <w:bottom w:val="none" w:sz="0" w:space="0" w:color="auto"/>
            <w:right w:val="none" w:sz="0" w:space="0" w:color="auto"/>
          </w:divBdr>
        </w:div>
        <w:div w:id="1894197838">
          <w:marLeft w:val="640"/>
          <w:marRight w:val="0"/>
          <w:marTop w:val="0"/>
          <w:marBottom w:val="0"/>
          <w:divBdr>
            <w:top w:val="none" w:sz="0" w:space="0" w:color="auto"/>
            <w:left w:val="none" w:sz="0" w:space="0" w:color="auto"/>
            <w:bottom w:val="none" w:sz="0" w:space="0" w:color="auto"/>
            <w:right w:val="none" w:sz="0" w:space="0" w:color="auto"/>
          </w:divBdr>
        </w:div>
        <w:div w:id="743527411">
          <w:marLeft w:val="640"/>
          <w:marRight w:val="0"/>
          <w:marTop w:val="0"/>
          <w:marBottom w:val="0"/>
          <w:divBdr>
            <w:top w:val="none" w:sz="0" w:space="0" w:color="auto"/>
            <w:left w:val="none" w:sz="0" w:space="0" w:color="auto"/>
            <w:bottom w:val="none" w:sz="0" w:space="0" w:color="auto"/>
            <w:right w:val="none" w:sz="0" w:space="0" w:color="auto"/>
          </w:divBdr>
        </w:div>
        <w:div w:id="1320420695">
          <w:marLeft w:val="640"/>
          <w:marRight w:val="0"/>
          <w:marTop w:val="0"/>
          <w:marBottom w:val="0"/>
          <w:divBdr>
            <w:top w:val="none" w:sz="0" w:space="0" w:color="auto"/>
            <w:left w:val="none" w:sz="0" w:space="0" w:color="auto"/>
            <w:bottom w:val="none" w:sz="0" w:space="0" w:color="auto"/>
            <w:right w:val="none" w:sz="0" w:space="0" w:color="auto"/>
          </w:divBdr>
        </w:div>
        <w:div w:id="1483235993">
          <w:marLeft w:val="640"/>
          <w:marRight w:val="0"/>
          <w:marTop w:val="0"/>
          <w:marBottom w:val="0"/>
          <w:divBdr>
            <w:top w:val="none" w:sz="0" w:space="0" w:color="auto"/>
            <w:left w:val="none" w:sz="0" w:space="0" w:color="auto"/>
            <w:bottom w:val="none" w:sz="0" w:space="0" w:color="auto"/>
            <w:right w:val="none" w:sz="0" w:space="0" w:color="auto"/>
          </w:divBdr>
        </w:div>
        <w:div w:id="1964849441">
          <w:marLeft w:val="640"/>
          <w:marRight w:val="0"/>
          <w:marTop w:val="0"/>
          <w:marBottom w:val="0"/>
          <w:divBdr>
            <w:top w:val="none" w:sz="0" w:space="0" w:color="auto"/>
            <w:left w:val="none" w:sz="0" w:space="0" w:color="auto"/>
            <w:bottom w:val="none" w:sz="0" w:space="0" w:color="auto"/>
            <w:right w:val="none" w:sz="0" w:space="0" w:color="auto"/>
          </w:divBdr>
        </w:div>
        <w:div w:id="538013393">
          <w:marLeft w:val="640"/>
          <w:marRight w:val="0"/>
          <w:marTop w:val="0"/>
          <w:marBottom w:val="0"/>
          <w:divBdr>
            <w:top w:val="none" w:sz="0" w:space="0" w:color="auto"/>
            <w:left w:val="none" w:sz="0" w:space="0" w:color="auto"/>
            <w:bottom w:val="none" w:sz="0" w:space="0" w:color="auto"/>
            <w:right w:val="none" w:sz="0" w:space="0" w:color="auto"/>
          </w:divBdr>
        </w:div>
        <w:div w:id="59640385">
          <w:marLeft w:val="640"/>
          <w:marRight w:val="0"/>
          <w:marTop w:val="0"/>
          <w:marBottom w:val="0"/>
          <w:divBdr>
            <w:top w:val="none" w:sz="0" w:space="0" w:color="auto"/>
            <w:left w:val="none" w:sz="0" w:space="0" w:color="auto"/>
            <w:bottom w:val="none" w:sz="0" w:space="0" w:color="auto"/>
            <w:right w:val="none" w:sz="0" w:space="0" w:color="auto"/>
          </w:divBdr>
        </w:div>
        <w:div w:id="620843610">
          <w:marLeft w:val="640"/>
          <w:marRight w:val="0"/>
          <w:marTop w:val="0"/>
          <w:marBottom w:val="0"/>
          <w:divBdr>
            <w:top w:val="none" w:sz="0" w:space="0" w:color="auto"/>
            <w:left w:val="none" w:sz="0" w:space="0" w:color="auto"/>
            <w:bottom w:val="none" w:sz="0" w:space="0" w:color="auto"/>
            <w:right w:val="none" w:sz="0" w:space="0" w:color="auto"/>
          </w:divBdr>
        </w:div>
        <w:div w:id="599916547">
          <w:marLeft w:val="640"/>
          <w:marRight w:val="0"/>
          <w:marTop w:val="0"/>
          <w:marBottom w:val="0"/>
          <w:divBdr>
            <w:top w:val="none" w:sz="0" w:space="0" w:color="auto"/>
            <w:left w:val="none" w:sz="0" w:space="0" w:color="auto"/>
            <w:bottom w:val="none" w:sz="0" w:space="0" w:color="auto"/>
            <w:right w:val="none" w:sz="0" w:space="0" w:color="auto"/>
          </w:divBdr>
        </w:div>
        <w:div w:id="1742479481">
          <w:marLeft w:val="640"/>
          <w:marRight w:val="0"/>
          <w:marTop w:val="0"/>
          <w:marBottom w:val="0"/>
          <w:divBdr>
            <w:top w:val="none" w:sz="0" w:space="0" w:color="auto"/>
            <w:left w:val="none" w:sz="0" w:space="0" w:color="auto"/>
            <w:bottom w:val="none" w:sz="0" w:space="0" w:color="auto"/>
            <w:right w:val="none" w:sz="0" w:space="0" w:color="auto"/>
          </w:divBdr>
        </w:div>
        <w:div w:id="373770090">
          <w:marLeft w:val="640"/>
          <w:marRight w:val="0"/>
          <w:marTop w:val="0"/>
          <w:marBottom w:val="0"/>
          <w:divBdr>
            <w:top w:val="none" w:sz="0" w:space="0" w:color="auto"/>
            <w:left w:val="none" w:sz="0" w:space="0" w:color="auto"/>
            <w:bottom w:val="none" w:sz="0" w:space="0" w:color="auto"/>
            <w:right w:val="none" w:sz="0" w:space="0" w:color="auto"/>
          </w:divBdr>
        </w:div>
        <w:div w:id="1118570989">
          <w:marLeft w:val="640"/>
          <w:marRight w:val="0"/>
          <w:marTop w:val="0"/>
          <w:marBottom w:val="0"/>
          <w:divBdr>
            <w:top w:val="none" w:sz="0" w:space="0" w:color="auto"/>
            <w:left w:val="none" w:sz="0" w:space="0" w:color="auto"/>
            <w:bottom w:val="none" w:sz="0" w:space="0" w:color="auto"/>
            <w:right w:val="none" w:sz="0" w:space="0" w:color="auto"/>
          </w:divBdr>
        </w:div>
        <w:div w:id="1384407701">
          <w:marLeft w:val="640"/>
          <w:marRight w:val="0"/>
          <w:marTop w:val="0"/>
          <w:marBottom w:val="0"/>
          <w:divBdr>
            <w:top w:val="none" w:sz="0" w:space="0" w:color="auto"/>
            <w:left w:val="none" w:sz="0" w:space="0" w:color="auto"/>
            <w:bottom w:val="none" w:sz="0" w:space="0" w:color="auto"/>
            <w:right w:val="none" w:sz="0" w:space="0" w:color="auto"/>
          </w:divBdr>
        </w:div>
        <w:div w:id="1653291284">
          <w:marLeft w:val="640"/>
          <w:marRight w:val="0"/>
          <w:marTop w:val="0"/>
          <w:marBottom w:val="0"/>
          <w:divBdr>
            <w:top w:val="none" w:sz="0" w:space="0" w:color="auto"/>
            <w:left w:val="none" w:sz="0" w:space="0" w:color="auto"/>
            <w:bottom w:val="none" w:sz="0" w:space="0" w:color="auto"/>
            <w:right w:val="none" w:sz="0" w:space="0" w:color="auto"/>
          </w:divBdr>
        </w:div>
        <w:div w:id="1304391287">
          <w:marLeft w:val="640"/>
          <w:marRight w:val="0"/>
          <w:marTop w:val="0"/>
          <w:marBottom w:val="0"/>
          <w:divBdr>
            <w:top w:val="none" w:sz="0" w:space="0" w:color="auto"/>
            <w:left w:val="none" w:sz="0" w:space="0" w:color="auto"/>
            <w:bottom w:val="none" w:sz="0" w:space="0" w:color="auto"/>
            <w:right w:val="none" w:sz="0" w:space="0" w:color="auto"/>
          </w:divBdr>
        </w:div>
        <w:div w:id="1489782388">
          <w:marLeft w:val="640"/>
          <w:marRight w:val="0"/>
          <w:marTop w:val="0"/>
          <w:marBottom w:val="0"/>
          <w:divBdr>
            <w:top w:val="none" w:sz="0" w:space="0" w:color="auto"/>
            <w:left w:val="none" w:sz="0" w:space="0" w:color="auto"/>
            <w:bottom w:val="none" w:sz="0" w:space="0" w:color="auto"/>
            <w:right w:val="none" w:sz="0" w:space="0" w:color="auto"/>
          </w:divBdr>
        </w:div>
        <w:div w:id="1950500638">
          <w:marLeft w:val="640"/>
          <w:marRight w:val="0"/>
          <w:marTop w:val="0"/>
          <w:marBottom w:val="0"/>
          <w:divBdr>
            <w:top w:val="none" w:sz="0" w:space="0" w:color="auto"/>
            <w:left w:val="none" w:sz="0" w:space="0" w:color="auto"/>
            <w:bottom w:val="none" w:sz="0" w:space="0" w:color="auto"/>
            <w:right w:val="none" w:sz="0" w:space="0" w:color="auto"/>
          </w:divBdr>
        </w:div>
        <w:div w:id="2074810905">
          <w:marLeft w:val="640"/>
          <w:marRight w:val="0"/>
          <w:marTop w:val="0"/>
          <w:marBottom w:val="0"/>
          <w:divBdr>
            <w:top w:val="none" w:sz="0" w:space="0" w:color="auto"/>
            <w:left w:val="none" w:sz="0" w:space="0" w:color="auto"/>
            <w:bottom w:val="none" w:sz="0" w:space="0" w:color="auto"/>
            <w:right w:val="none" w:sz="0" w:space="0" w:color="auto"/>
          </w:divBdr>
        </w:div>
        <w:div w:id="469250638">
          <w:marLeft w:val="640"/>
          <w:marRight w:val="0"/>
          <w:marTop w:val="0"/>
          <w:marBottom w:val="0"/>
          <w:divBdr>
            <w:top w:val="none" w:sz="0" w:space="0" w:color="auto"/>
            <w:left w:val="none" w:sz="0" w:space="0" w:color="auto"/>
            <w:bottom w:val="none" w:sz="0" w:space="0" w:color="auto"/>
            <w:right w:val="none" w:sz="0" w:space="0" w:color="auto"/>
          </w:divBdr>
        </w:div>
        <w:div w:id="143740139">
          <w:marLeft w:val="640"/>
          <w:marRight w:val="0"/>
          <w:marTop w:val="0"/>
          <w:marBottom w:val="0"/>
          <w:divBdr>
            <w:top w:val="none" w:sz="0" w:space="0" w:color="auto"/>
            <w:left w:val="none" w:sz="0" w:space="0" w:color="auto"/>
            <w:bottom w:val="none" w:sz="0" w:space="0" w:color="auto"/>
            <w:right w:val="none" w:sz="0" w:space="0" w:color="auto"/>
          </w:divBdr>
        </w:div>
        <w:div w:id="1897668969">
          <w:marLeft w:val="640"/>
          <w:marRight w:val="0"/>
          <w:marTop w:val="0"/>
          <w:marBottom w:val="0"/>
          <w:divBdr>
            <w:top w:val="none" w:sz="0" w:space="0" w:color="auto"/>
            <w:left w:val="none" w:sz="0" w:space="0" w:color="auto"/>
            <w:bottom w:val="none" w:sz="0" w:space="0" w:color="auto"/>
            <w:right w:val="none" w:sz="0" w:space="0" w:color="auto"/>
          </w:divBdr>
        </w:div>
        <w:div w:id="1366903481">
          <w:marLeft w:val="640"/>
          <w:marRight w:val="0"/>
          <w:marTop w:val="0"/>
          <w:marBottom w:val="0"/>
          <w:divBdr>
            <w:top w:val="none" w:sz="0" w:space="0" w:color="auto"/>
            <w:left w:val="none" w:sz="0" w:space="0" w:color="auto"/>
            <w:bottom w:val="none" w:sz="0" w:space="0" w:color="auto"/>
            <w:right w:val="none" w:sz="0" w:space="0" w:color="auto"/>
          </w:divBdr>
        </w:div>
        <w:div w:id="382364967">
          <w:marLeft w:val="640"/>
          <w:marRight w:val="0"/>
          <w:marTop w:val="0"/>
          <w:marBottom w:val="0"/>
          <w:divBdr>
            <w:top w:val="none" w:sz="0" w:space="0" w:color="auto"/>
            <w:left w:val="none" w:sz="0" w:space="0" w:color="auto"/>
            <w:bottom w:val="none" w:sz="0" w:space="0" w:color="auto"/>
            <w:right w:val="none" w:sz="0" w:space="0" w:color="auto"/>
          </w:divBdr>
        </w:div>
        <w:div w:id="20136274">
          <w:marLeft w:val="640"/>
          <w:marRight w:val="0"/>
          <w:marTop w:val="0"/>
          <w:marBottom w:val="0"/>
          <w:divBdr>
            <w:top w:val="none" w:sz="0" w:space="0" w:color="auto"/>
            <w:left w:val="none" w:sz="0" w:space="0" w:color="auto"/>
            <w:bottom w:val="none" w:sz="0" w:space="0" w:color="auto"/>
            <w:right w:val="none" w:sz="0" w:space="0" w:color="auto"/>
          </w:divBdr>
        </w:div>
      </w:divsChild>
    </w:div>
    <w:div w:id="1797218303">
      <w:marLeft w:val="640"/>
      <w:marRight w:val="0"/>
      <w:marTop w:val="0"/>
      <w:marBottom w:val="0"/>
      <w:divBdr>
        <w:top w:val="none" w:sz="0" w:space="0" w:color="auto"/>
        <w:left w:val="none" w:sz="0" w:space="0" w:color="auto"/>
        <w:bottom w:val="none" w:sz="0" w:space="0" w:color="auto"/>
        <w:right w:val="none" w:sz="0" w:space="0" w:color="auto"/>
      </w:divBdr>
    </w:div>
    <w:div w:id="1798141714">
      <w:bodyDiv w:val="1"/>
      <w:marLeft w:val="0"/>
      <w:marRight w:val="0"/>
      <w:marTop w:val="0"/>
      <w:marBottom w:val="0"/>
      <w:divBdr>
        <w:top w:val="none" w:sz="0" w:space="0" w:color="auto"/>
        <w:left w:val="none" w:sz="0" w:space="0" w:color="auto"/>
        <w:bottom w:val="none" w:sz="0" w:space="0" w:color="auto"/>
        <w:right w:val="none" w:sz="0" w:space="0" w:color="auto"/>
      </w:divBdr>
      <w:divsChild>
        <w:div w:id="417871643">
          <w:marLeft w:val="640"/>
          <w:marRight w:val="0"/>
          <w:marTop w:val="0"/>
          <w:marBottom w:val="0"/>
          <w:divBdr>
            <w:top w:val="none" w:sz="0" w:space="0" w:color="auto"/>
            <w:left w:val="none" w:sz="0" w:space="0" w:color="auto"/>
            <w:bottom w:val="none" w:sz="0" w:space="0" w:color="auto"/>
            <w:right w:val="none" w:sz="0" w:space="0" w:color="auto"/>
          </w:divBdr>
        </w:div>
        <w:div w:id="1304895313">
          <w:marLeft w:val="640"/>
          <w:marRight w:val="0"/>
          <w:marTop w:val="0"/>
          <w:marBottom w:val="0"/>
          <w:divBdr>
            <w:top w:val="none" w:sz="0" w:space="0" w:color="auto"/>
            <w:left w:val="none" w:sz="0" w:space="0" w:color="auto"/>
            <w:bottom w:val="none" w:sz="0" w:space="0" w:color="auto"/>
            <w:right w:val="none" w:sz="0" w:space="0" w:color="auto"/>
          </w:divBdr>
        </w:div>
        <w:div w:id="1085610986">
          <w:marLeft w:val="640"/>
          <w:marRight w:val="0"/>
          <w:marTop w:val="0"/>
          <w:marBottom w:val="0"/>
          <w:divBdr>
            <w:top w:val="none" w:sz="0" w:space="0" w:color="auto"/>
            <w:left w:val="none" w:sz="0" w:space="0" w:color="auto"/>
            <w:bottom w:val="none" w:sz="0" w:space="0" w:color="auto"/>
            <w:right w:val="none" w:sz="0" w:space="0" w:color="auto"/>
          </w:divBdr>
        </w:div>
        <w:div w:id="384069036">
          <w:marLeft w:val="640"/>
          <w:marRight w:val="0"/>
          <w:marTop w:val="0"/>
          <w:marBottom w:val="0"/>
          <w:divBdr>
            <w:top w:val="none" w:sz="0" w:space="0" w:color="auto"/>
            <w:left w:val="none" w:sz="0" w:space="0" w:color="auto"/>
            <w:bottom w:val="none" w:sz="0" w:space="0" w:color="auto"/>
            <w:right w:val="none" w:sz="0" w:space="0" w:color="auto"/>
          </w:divBdr>
        </w:div>
        <w:div w:id="17196199">
          <w:marLeft w:val="640"/>
          <w:marRight w:val="0"/>
          <w:marTop w:val="0"/>
          <w:marBottom w:val="0"/>
          <w:divBdr>
            <w:top w:val="none" w:sz="0" w:space="0" w:color="auto"/>
            <w:left w:val="none" w:sz="0" w:space="0" w:color="auto"/>
            <w:bottom w:val="none" w:sz="0" w:space="0" w:color="auto"/>
            <w:right w:val="none" w:sz="0" w:space="0" w:color="auto"/>
          </w:divBdr>
        </w:div>
        <w:div w:id="1270578237">
          <w:marLeft w:val="640"/>
          <w:marRight w:val="0"/>
          <w:marTop w:val="0"/>
          <w:marBottom w:val="0"/>
          <w:divBdr>
            <w:top w:val="none" w:sz="0" w:space="0" w:color="auto"/>
            <w:left w:val="none" w:sz="0" w:space="0" w:color="auto"/>
            <w:bottom w:val="none" w:sz="0" w:space="0" w:color="auto"/>
            <w:right w:val="none" w:sz="0" w:space="0" w:color="auto"/>
          </w:divBdr>
        </w:div>
        <w:div w:id="1632323063">
          <w:marLeft w:val="640"/>
          <w:marRight w:val="0"/>
          <w:marTop w:val="0"/>
          <w:marBottom w:val="0"/>
          <w:divBdr>
            <w:top w:val="none" w:sz="0" w:space="0" w:color="auto"/>
            <w:left w:val="none" w:sz="0" w:space="0" w:color="auto"/>
            <w:bottom w:val="none" w:sz="0" w:space="0" w:color="auto"/>
            <w:right w:val="none" w:sz="0" w:space="0" w:color="auto"/>
          </w:divBdr>
        </w:div>
        <w:div w:id="704908220">
          <w:marLeft w:val="640"/>
          <w:marRight w:val="0"/>
          <w:marTop w:val="0"/>
          <w:marBottom w:val="0"/>
          <w:divBdr>
            <w:top w:val="none" w:sz="0" w:space="0" w:color="auto"/>
            <w:left w:val="none" w:sz="0" w:space="0" w:color="auto"/>
            <w:bottom w:val="none" w:sz="0" w:space="0" w:color="auto"/>
            <w:right w:val="none" w:sz="0" w:space="0" w:color="auto"/>
          </w:divBdr>
        </w:div>
        <w:div w:id="1538657218">
          <w:marLeft w:val="640"/>
          <w:marRight w:val="0"/>
          <w:marTop w:val="0"/>
          <w:marBottom w:val="0"/>
          <w:divBdr>
            <w:top w:val="none" w:sz="0" w:space="0" w:color="auto"/>
            <w:left w:val="none" w:sz="0" w:space="0" w:color="auto"/>
            <w:bottom w:val="none" w:sz="0" w:space="0" w:color="auto"/>
            <w:right w:val="none" w:sz="0" w:space="0" w:color="auto"/>
          </w:divBdr>
        </w:div>
        <w:div w:id="140461159">
          <w:marLeft w:val="640"/>
          <w:marRight w:val="0"/>
          <w:marTop w:val="0"/>
          <w:marBottom w:val="0"/>
          <w:divBdr>
            <w:top w:val="none" w:sz="0" w:space="0" w:color="auto"/>
            <w:left w:val="none" w:sz="0" w:space="0" w:color="auto"/>
            <w:bottom w:val="none" w:sz="0" w:space="0" w:color="auto"/>
            <w:right w:val="none" w:sz="0" w:space="0" w:color="auto"/>
          </w:divBdr>
        </w:div>
        <w:div w:id="1834642041">
          <w:marLeft w:val="640"/>
          <w:marRight w:val="0"/>
          <w:marTop w:val="0"/>
          <w:marBottom w:val="0"/>
          <w:divBdr>
            <w:top w:val="none" w:sz="0" w:space="0" w:color="auto"/>
            <w:left w:val="none" w:sz="0" w:space="0" w:color="auto"/>
            <w:bottom w:val="none" w:sz="0" w:space="0" w:color="auto"/>
            <w:right w:val="none" w:sz="0" w:space="0" w:color="auto"/>
          </w:divBdr>
        </w:div>
        <w:div w:id="1395620715">
          <w:marLeft w:val="640"/>
          <w:marRight w:val="0"/>
          <w:marTop w:val="0"/>
          <w:marBottom w:val="0"/>
          <w:divBdr>
            <w:top w:val="none" w:sz="0" w:space="0" w:color="auto"/>
            <w:left w:val="none" w:sz="0" w:space="0" w:color="auto"/>
            <w:bottom w:val="none" w:sz="0" w:space="0" w:color="auto"/>
            <w:right w:val="none" w:sz="0" w:space="0" w:color="auto"/>
          </w:divBdr>
        </w:div>
        <w:div w:id="564531524">
          <w:marLeft w:val="640"/>
          <w:marRight w:val="0"/>
          <w:marTop w:val="0"/>
          <w:marBottom w:val="0"/>
          <w:divBdr>
            <w:top w:val="none" w:sz="0" w:space="0" w:color="auto"/>
            <w:left w:val="none" w:sz="0" w:space="0" w:color="auto"/>
            <w:bottom w:val="none" w:sz="0" w:space="0" w:color="auto"/>
            <w:right w:val="none" w:sz="0" w:space="0" w:color="auto"/>
          </w:divBdr>
        </w:div>
        <w:div w:id="341275274">
          <w:marLeft w:val="640"/>
          <w:marRight w:val="0"/>
          <w:marTop w:val="0"/>
          <w:marBottom w:val="0"/>
          <w:divBdr>
            <w:top w:val="none" w:sz="0" w:space="0" w:color="auto"/>
            <w:left w:val="none" w:sz="0" w:space="0" w:color="auto"/>
            <w:bottom w:val="none" w:sz="0" w:space="0" w:color="auto"/>
            <w:right w:val="none" w:sz="0" w:space="0" w:color="auto"/>
          </w:divBdr>
        </w:div>
        <w:div w:id="1124348118">
          <w:marLeft w:val="640"/>
          <w:marRight w:val="0"/>
          <w:marTop w:val="0"/>
          <w:marBottom w:val="0"/>
          <w:divBdr>
            <w:top w:val="none" w:sz="0" w:space="0" w:color="auto"/>
            <w:left w:val="none" w:sz="0" w:space="0" w:color="auto"/>
            <w:bottom w:val="none" w:sz="0" w:space="0" w:color="auto"/>
            <w:right w:val="none" w:sz="0" w:space="0" w:color="auto"/>
          </w:divBdr>
        </w:div>
        <w:div w:id="1139299229">
          <w:marLeft w:val="640"/>
          <w:marRight w:val="0"/>
          <w:marTop w:val="0"/>
          <w:marBottom w:val="0"/>
          <w:divBdr>
            <w:top w:val="none" w:sz="0" w:space="0" w:color="auto"/>
            <w:left w:val="none" w:sz="0" w:space="0" w:color="auto"/>
            <w:bottom w:val="none" w:sz="0" w:space="0" w:color="auto"/>
            <w:right w:val="none" w:sz="0" w:space="0" w:color="auto"/>
          </w:divBdr>
        </w:div>
        <w:div w:id="1165701680">
          <w:marLeft w:val="640"/>
          <w:marRight w:val="0"/>
          <w:marTop w:val="0"/>
          <w:marBottom w:val="0"/>
          <w:divBdr>
            <w:top w:val="none" w:sz="0" w:space="0" w:color="auto"/>
            <w:left w:val="none" w:sz="0" w:space="0" w:color="auto"/>
            <w:bottom w:val="none" w:sz="0" w:space="0" w:color="auto"/>
            <w:right w:val="none" w:sz="0" w:space="0" w:color="auto"/>
          </w:divBdr>
        </w:div>
        <w:div w:id="814567641">
          <w:marLeft w:val="640"/>
          <w:marRight w:val="0"/>
          <w:marTop w:val="0"/>
          <w:marBottom w:val="0"/>
          <w:divBdr>
            <w:top w:val="none" w:sz="0" w:space="0" w:color="auto"/>
            <w:left w:val="none" w:sz="0" w:space="0" w:color="auto"/>
            <w:bottom w:val="none" w:sz="0" w:space="0" w:color="auto"/>
            <w:right w:val="none" w:sz="0" w:space="0" w:color="auto"/>
          </w:divBdr>
        </w:div>
        <w:div w:id="1198666239">
          <w:marLeft w:val="640"/>
          <w:marRight w:val="0"/>
          <w:marTop w:val="0"/>
          <w:marBottom w:val="0"/>
          <w:divBdr>
            <w:top w:val="none" w:sz="0" w:space="0" w:color="auto"/>
            <w:left w:val="none" w:sz="0" w:space="0" w:color="auto"/>
            <w:bottom w:val="none" w:sz="0" w:space="0" w:color="auto"/>
            <w:right w:val="none" w:sz="0" w:space="0" w:color="auto"/>
          </w:divBdr>
        </w:div>
        <w:div w:id="143737999">
          <w:marLeft w:val="640"/>
          <w:marRight w:val="0"/>
          <w:marTop w:val="0"/>
          <w:marBottom w:val="0"/>
          <w:divBdr>
            <w:top w:val="none" w:sz="0" w:space="0" w:color="auto"/>
            <w:left w:val="none" w:sz="0" w:space="0" w:color="auto"/>
            <w:bottom w:val="none" w:sz="0" w:space="0" w:color="auto"/>
            <w:right w:val="none" w:sz="0" w:space="0" w:color="auto"/>
          </w:divBdr>
        </w:div>
        <w:div w:id="1485853656">
          <w:marLeft w:val="640"/>
          <w:marRight w:val="0"/>
          <w:marTop w:val="0"/>
          <w:marBottom w:val="0"/>
          <w:divBdr>
            <w:top w:val="none" w:sz="0" w:space="0" w:color="auto"/>
            <w:left w:val="none" w:sz="0" w:space="0" w:color="auto"/>
            <w:bottom w:val="none" w:sz="0" w:space="0" w:color="auto"/>
            <w:right w:val="none" w:sz="0" w:space="0" w:color="auto"/>
          </w:divBdr>
        </w:div>
        <w:div w:id="39600621">
          <w:marLeft w:val="640"/>
          <w:marRight w:val="0"/>
          <w:marTop w:val="0"/>
          <w:marBottom w:val="0"/>
          <w:divBdr>
            <w:top w:val="none" w:sz="0" w:space="0" w:color="auto"/>
            <w:left w:val="none" w:sz="0" w:space="0" w:color="auto"/>
            <w:bottom w:val="none" w:sz="0" w:space="0" w:color="auto"/>
            <w:right w:val="none" w:sz="0" w:space="0" w:color="auto"/>
          </w:divBdr>
        </w:div>
        <w:div w:id="563292711">
          <w:marLeft w:val="640"/>
          <w:marRight w:val="0"/>
          <w:marTop w:val="0"/>
          <w:marBottom w:val="0"/>
          <w:divBdr>
            <w:top w:val="none" w:sz="0" w:space="0" w:color="auto"/>
            <w:left w:val="none" w:sz="0" w:space="0" w:color="auto"/>
            <w:bottom w:val="none" w:sz="0" w:space="0" w:color="auto"/>
            <w:right w:val="none" w:sz="0" w:space="0" w:color="auto"/>
          </w:divBdr>
        </w:div>
        <w:div w:id="1641377356">
          <w:marLeft w:val="640"/>
          <w:marRight w:val="0"/>
          <w:marTop w:val="0"/>
          <w:marBottom w:val="0"/>
          <w:divBdr>
            <w:top w:val="none" w:sz="0" w:space="0" w:color="auto"/>
            <w:left w:val="none" w:sz="0" w:space="0" w:color="auto"/>
            <w:bottom w:val="none" w:sz="0" w:space="0" w:color="auto"/>
            <w:right w:val="none" w:sz="0" w:space="0" w:color="auto"/>
          </w:divBdr>
        </w:div>
        <w:div w:id="1241064079">
          <w:marLeft w:val="640"/>
          <w:marRight w:val="0"/>
          <w:marTop w:val="0"/>
          <w:marBottom w:val="0"/>
          <w:divBdr>
            <w:top w:val="none" w:sz="0" w:space="0" w:color="auto"/>
            <w:left w:val="none" w:sz="0" w:space="0" w:color="auto"/>
            <w:bottom w:val="none" w:sz="0" w:space="0" w:color="auto"/>
            <w:right w:val="none" w:sz="0" w:space="0" w:color="auto"/>
          </w:divBdr>
        </w:div>
        <w:div w:id="539316651">
          <w:marLeft w:val="640"/>
          <w:marRight w:val="0"/>
          <w:marTop w:val="0"/>
          <w:marBottom w:val="0"/>
          <w:divBdr>
            <w:top w:val="none" w:sz="0" w:space="0" w:color="auto"/>
            <w:left w:val="none" w:sz="0" w:space="0" w:color="auto"/>
            <w:bottom w:val="none" w:sz="0" w:space="0" w:color="auto"/>
            <w:right w:val="none" w:sz="0" w:space="0" w:color="auto"/>
          </w:divBdr>
        </w:div>
        <w:div w:id="453059241">
          <w:marLeft w:val="640"/>
          <w:marRight w:val="0"/>
          <w:marTop w:val="0"/>
          <w:marBottom w:val="0"/>
          <w:divBdr>
            <w:top w:val="none" w:sz="0" w:space="0" w:color="auto"/>
            <w:left w:val="none" w:sz="0" w:space="0" w:color="auto"/>
            <w:bottom w:val="none" w:sz="0" w:space="0" w:color="auto"/>
            <w:right w:val="none" w:sz="0" w:space="0" w:color="auto"/>
          </w:divBdr>
        </w:div>
        <w:div w:id="1680961166">
          <w:marLeft w:val="640"/>
          <w:marRight w:val="0"/>
          <w:marTop w:val="0"/>
          <w:marBottom w:val="0"/>
          <w:divBdr>
            <w:top w:val="none" w:sz="0" w:space="0" w:color="auto"/>
            <w:left w:val="none" w:sz="0" w:space="0" w:color="auto"/>
            <w:bottom w:val="none" w:sz="0" w:space="0" w:color="auto"/>
            <w:right w:val="none" w:sz="0" w:space="0" w:color="auto"/>
          </w:divBdr>
        </w:div>
        <w:div w:id="365445974">
          <w:marLeft w:val="640"/>
          <w:marRight w:val="0"/>
          <w:marTop w:val="0"/>
          <w:marBottom w:val="0"/>
          <w:divBdr>
            <w:top w:val="none" w:sz="0" w:space="0" w:color="auto"/>
            <w:left w:val="none" w:sz="0" w:space="0" w:color="auto"/>
            <w:bottom w:val="none" w:sz="0" w:space="0" w:color="auto"/>
            <w:right w:val="none" w:sz="0" w:space="0" w:color="auto"/>
          </w:divBdr>
        </w:div>
        <w:div w:id="1018653472">
          <w:marLeft w:val="640"/>
          <w:marRight w:val="0"/>
          <w:marTop w:val="0"/>
          <w:marBottom w:val="0"/>
          <w:divBdr>
            <w:top w:val="none" w:sz="0" w:space="0" w:color="auto"/>
            <w:left w:val="none" w:sz="0" w:space="0" w:color="auto"/>
            <w:bottom w:val="none" w:sz="0" w:space="0" w:color="auto"/>
            <w:right w:val="none" w:sz="0" w:space="0" w:color="auto"/>
          </w:divBdr>
        </w:div>
        <w:div w:id="1523780571">
          <w:marLeft w:val="640"/>
          <w:marRight w:val="0"/>
          <w:marTop w:val="0"/>
          <w:marBottom w:val="0"/>
          <w:divBdr>
            <w:top w:val="none" w:sz="0" w:space="0" w:color="auto"/>
            <w:left w:val="none" w:sz="0" w:space="0" w:color="auto"/>
            <w:bottom w:val="none" w:sz="0" w:space="0" w:color="auto"/>
            <w:right w:val="none" w:sz="0" w:space="0" w:color="auto"/>
          </w:divBdr>
        </w:div>
        <w:div w:id="135688697">
          <w:marLeft w:val="640"/>
          <w:marRight w:val="0"/>
          <w:marTop w:val="0"/>
          <w:marBottom w:val="0"/>
          <w:divBdr>
            <w:top w:val="none" w:sz="0" w:space="0" w:color="auto"/>
            <w:left w:val="none" w:sz="0" w:space="0" w:color="auto"/>
            <w:bottom w:val="none" w:sz="0" w:space="0" w:color="auto"/>
            <w:right w:val="none" w:sz="0" w:space="0" w:color="auto"/>
          </w:divBdr>
        </w:div>
        <w:div w:id="399669133">
          <w:marLeft w:val="640"/>
          <w:marRight w:val="0"/>
          <w:marTop w:val="0"/>
          <w:marBottom w:val="0"/>
          <w:divBdr>
            <w:top w:val="none" w:sz="0" w:space="0" w:color="auto"/>
            <w:left w:val="none" w:sz="0" w:space="0" w:color="auto"/>
            <w:bottom w:val="none" w:sz="0" w:space="0" w:color="auto"/>
            <w:right w:val="none" w:sz="0" w:space="0" w:color="auto"/>
          </w:divBdr>
        </w:div>
        <w:div w:id="1305696673">
          <w:marLeft w:val="640"/>
          <w:marRight w:val="0"/>
          <w:marTop w:val="0"/>
          <w:marBottom w:val="0"/>
          <w:divBdr>
            <w:top w:val="none" w:sz="0" w:space="0" w:color="auto"/>
            <w:left w:val="none" w:sz="0" w:space="0" w:color="auto"/>
            <w:bottom w:val="none" w:sz="0" w:space="0" w:color="auto"/>
            <w:right w:val="none" w:sz="0" w:space="0" w:color="auto"/>
          </w:divBdr>
        </w:div>
        <w:div w:id="1724908798">
          <w:marLeft w:val="640"/>
          <w:marRight w:val="0"/>
          <w:marTop w:val="0"/>
          <w:marBottom w:val="0"/>
          <w:divBdr>
            <w:top w:val="none" w:sz="0" w:space="0" w:color="auto"/>
            <w:left w:val="none" w:sz="0" w:space="0" w:color="auto"/>
            <w:bottom w:val="none" w:sz="0" w:space="0" w:color="auto"/>
            <w:right w:val="none" w:sz="0" w:space="0" w:color="auto"/>
          </w:divBdr>
        </w:div>
        <w:div w:id="1194223422">
          <w:marLeft w:val="640"/>
          <w:marRight w:val="0"/>
          <w:marTop w:val="0"/>
          <w:marBottom w:val="0"/>
          <w:divBdr>
            <w:top w:val="none" w:sz="0" w:space="0" w:color="auto"/>
            <w:left w:val="none" w:sz="0" w:space="0" w:color="auto"/>
            <w:bottom w:val="none" w:sz="0" w:space="0" w:color="auto"/>
            <w:right w:val="none" w:sz="0" w:space="0" w:color="auto"/>
          </w:divBdr>
        </w:div>
        <w:div w:id="269970049">
          <w:marLeft w:val="640"/>
          <w:marRight w:val="0"/>
          <w:marTop w:val="0"/>
          <w:marBottom w:val="0"/>
          <w:divBdr>
            <w:top w:val="none" w:sz="0" w:space="0" w:color="auto"/>
            <w:left w:val="none" w:sz="0" w:space="0" w:color="auto"/>
            <w:bottom w:val="none" w:sz="0" w:space="0" w:color="auto"/>
            <w:right w:val="none" w:sz="0" w:space="0" w:color="auto"/>
          </w:divBdr>
        </w:div>
        <w:div w:id="920453626">
          <w:marLeft w:val="640"/>
          <w:marRight w:val="0"/>
          <w:marTop w:val="0"/>
          <w:marBottom w:val="0"/>
          <w:divBdr>
            <w:top w:val="none" w:sz="0" w:space="0" w:color="auto"/>
            <w:left w:val="none" w:sz="0" w:space="0" w:color="auto"/>
            <w:bottom w:val="none" w:sz="0" w:space="0" w:color="auto"/>
            <w:right w:val="none" w:sz="0" w:space="0" w:color="auto"/>
          </w:divBdr>
        </w:div>
        <w:div w:id="1295794490">
          <w:marLeft w:val="640"/>
          <w:marRight w:val="0"/>
          <w:marTop w:val="0"/>
          <w:marBottom w:val="0"/>
          <w:divBdr>
            <w:top w:val="none" w:sz="0" w:space="0" w:color="auto"/>
            <w:left w:val="none" w:sz="0" w:space="0" w:color="auto"/>
            <w:bottom w:val="none" w:sz="0" w:space="0" w:color="auto"/>
            <w:right w:val="none" w:sz="0" w:space="0" w:color="auto"/>
          </w:divBdr>
        </w:div>
        <w:div w:id="614018911">
          <w:marLeft w:val="640"/>
          <w:marRight w:val="0"/>
          <w:marTop w:val="0"/>
          <w:marBottom w:val="0"/>
          <w:divBdr>
            <w:top w:val="none" w:sz="0" w:space="0" w:color="auto"/>
            <w:left w:val="none" w:sz="0" w:space="0" w:color="auto"/>
            <w:bottom w:val="none" w:sz="0" w:space="0" w:color="auto"/>
            <w:right w:val="none" w:sz="0" w:space="0" w:color="auto"/>
          </w:divBdr>
        </w:div>
        <w:div w:id="134836826">
          <w:marLeft w:val="640"/>
          <w:marRight w:val="0"/>
          <w:marTop w:val="0"/>
          <w:marBottom w:val="0"/>
          <w:divBdr>
            <w:top w:val="none" w:sz="0" w:space="0" w:color="auto"/>
            <w:left w:val="none" w:sz="0" w:space="0" w:color="auto"/>
            <w:bottom w:val="none" w:sz="0" w:space="0" w:color="auto"/>
            <w:right w:val="none" w:sz="0" w:space="0" w:color="auto"/>
          </w:divBdr>
        </w:div>
        <w:div w:id="1310869269">
          <w:marLeft w:val="640"/>
          <w:marRight w:val="0"/>
          <w:marTop w:val="0"/>
          <w:marBottom w:val="0"/>
          <w:divBdr>
            <w:top w:val="none" w:sz="0" w:space="0" w:color="auto"/>
            <w:left w:val="none" w:sz="0" w:space="0" w:color="auto"/>
            <w:bottom w:val="none" w:sz="0" w:space="0" w:color="auto"/>
            <w:right w:val="none" w:sz="0" w:space="0" w:color="auto"/>
          </w:divBdr>
        </w:div>
        <w:div w:id="2096439574">
          <w:marLeft w:val="640"/>
          <w:marRight w:val="0"/>
          <w:marTop w:val="0"/>
          <w:marBottom w:val="0"/>
          <w:divBdr>
            <w:top w:val="none" w:sz="0" w:space="0" w:color="auto"/>
            <w:left w:val="none" w:sz="0" w:space="0" w:color="auto"/>
            <w:bottom w:val="none" w:sz="0" w:space="0" w:color="auto"/>
            <w:right w:val="none" w:sz="0" w:space="0" w:color="auto"/>
          </w:divBdr>
        </w:div>
        <w:div w:id="2126390706">
          <w:marLeft w:val="640"/>
          <w:marRight w:val="0"/>
          <w:marTop w:val="0"/>
          <w:marBottom w:val="0"/>
          <w:divBdr>
            <w:top w:val="none" w:sz="0" w:space="0" w:color="auto"/>
            <w:left w:val="none" w:sz="0" w:space="0" w:color="auto"/>
            <w:bottom w:val="none" w:sz="0" w:space="0" w:color="auto"/>
            <w:right w:val="none" w:sz="0" w:space="0" w:color="auto"/>
          </w:divBdr>
        </w:div>
        <w:div w:id="1353072549">
          <w:marLeft w:val="640"/>
          <w:marRight w:val="0"/>
          <w:marTop w:val="0"/>
          <w:marBottom w:val="0"/>
          <w:divBdr>
            <w:top w:val="none" w:sz="0" w:space="0" w:color="auto"/>
            <w:left w:val="none" w:sz="0" w:space="0" w:color="auto"/>
            <w:bottom w:val="none" w:sz="0" w:space="0" w:color="auto"/>
            <w:right w:val="none" w:sz="0" w:space="0" w:color="auto"/>
          </w:divBdr>
        </w:div>
        <w:div w:id="186717648">
          <w:marLeft w:val="640"/>
          <w:marRight w:val="0"/>
          <w:marTop w:val="0"/>
          <w:marBottom w:val="0"/>
          <w:divBdr>
            <w:top w:val="none" w:sz="0" w:space="0" w:color="auto"/>
            <w:left w:val="none" w:sz="0" w:space="0" w:color="auto"/>
            <w:bottom w:val="none" w:sz="0" w:space="0" w:color="auto"/>
            <w:right w:val="none" w:sz="0" w:space="0" w:color="auto"/>
          </w:divBdr>
        </w:div>
        <w:div w:id="1217206343">
          <w:marLeft w:val="640"/>
          <w:marRight w:val="0"/>
          <w:marTop w:val="0"/>
          <w:marBottom w:val="0"/>
          <w:divBdr>
            <w:top w:val="none" w:sz="0" w:space="0" w:color="auto"/>
            <w:left w:val="none" w:sz="0" w:space="0" w:color="auto"/>
            <w:bottom w:val="none" w:sz="0" w:space="0" w:color="auto"/>
            <w:right w:val="none" w:sz="0" w:space="0" w:color="auto"/>
          </w:divBdr>
        </w:div>
      </w:divsChild>
    </w:div>
    <w:div w:id="1798450398">
      <w:bodyDiv w:val="1"/>
      <w:marLeft w:val="0"/>
      <w:marRight w:val="0"/>
      <w:marTop w:val="0"/>
      <w:marBottom w:val="0"/>
      <w:divBdr>
        <w:top w:val="none" w:sz="0" w:space="0" w:color="auto"/>
        <w:left w:val="none" w:sz="0" w:space="0" w:color="auto"/>
        <w:bottom w:val="none" w:sz="0" w:space="0" w:color="auto"/>
        <w:right w:val="none" w:sz="0" w:space="0" w:color="auto"/>
      </w:divBdr>
      <w:divsChild>
        <w:div w:id="957368391">
          <w:marLeft w:val="640"/>
          <w:marRight w:val="0"/>
          <w:marTop w:val="0"/>
          <w:marBottom w:val="0"/>
          <w:divBdr>
            <w:top w:val="none" w:sz="0" w:space="0" w:color="auto"/>
            <w:left w:val="none" w:sz="0" w:space="0" w:color="auto"/>
            <w:bottom w:val="none" w:sz="0" w:space="0" w:color="auto"/>
            <w:right w:val="none" w:sz="0" w:space="0" w:color="auto"/>
          </w:divBdr>
        </w:div>
        <w:div w:id="1776174447">
          <w:marLeft w:val="640"/>
          <w:marRight w:val="0"/>
          <w:marTop w:val="0"/>
          <w:marBottom w:val="0"/>
          <w:divBdr>
            <w:top w:val="none" w:sz="0" w:space="0" w:color="auto"/>
            <w:left w:val="none" w:sz="0" w:space="0" w:color="auto"/>
            <w:bottom w:val="none" w:sz="0" w:space="0" w:color="auto"/>
            <w:right w:val="none" w:sz="0" w:space="0" w:color="auto"/>
          </w:divBdr>
        </w:div>
        <w:div w:id="67775264">
          <w:marLeft w:val="640"/>
          <w:marRight w:val="0"/>
          <w:marTop w:val="0"/>
          <w:marBottom w:val="0"/>
          <w:divBdr>
            <w:top w:val="none" w:sz="0" w:space="0" w:color="auto"/>
            <w:left w:val="none" w:sz="0" w:space="0" w:color="auto"/>
            <w:bottom w:val="none" w:sz="0" w:space="0" w:color="auto"/>
            <w:right w:val="none" w:sz="0" w:space="0" w:color="auto"/>
          </w:divBdr>
        </w:div>
        <w:div w:id="649947381">
          <w:marLeft w:val="640"/>
          <w:marRight w:val="0"/>
          <w:marTop w:val="0"/>
          <w:marBottom w:val="0"/>
          <w:divBdr>
            <w:top w:val="none" w:sz="0" w:space="0" w:color="auto"/>
            <w:left w:val="none" w:sz="0" w:space="0" w:color="auto"/>
            <w:bottom w:val="none" w:sz="0" w:space="0" w:color="auto"/>
            <w:right w:val="none" w:sz="0" w:space="0" w:color="auto"/>
          </w:divBdr>
        </w:div>
        <w:div w:id="1043286394">
          <w:marLeft w:val="640"/>
          <w:marRight w:val="0"/>
          <w:marTop w:val="0"/>
          <w:marBottom w:val="0"/>
          <w:divBdr>
            <w:top w:val="none" w:sz="0" w:space="0" w:color="auto"/>
            <w:left w:val="none" w:sz="0" w:space="0" w:color="auto"/>
            <w:bottom w:val="none" w:sz="0" w:space="0" w:color="auto"/>
            <w:right w:val="none" w:sz="0" w:space="0" w:color="auto"/>
          </w:divBdr>
        </w:div>
        <w:div w:id="1144855687">
          <w:marLeft w:val="640"/>
          <w:marRight w:val="0"/>
          <w:marTop w:val="0"/>
          <w:marBottom w:val="0"/>
          <w:divBdr>
            <w:top w:val="none" w:sz="0" w:space="0" w:color="auto"/>
            <w:left w:val="none" w:sz="0" w:space="0" w:color="auto"/>
            <w:bottom w:val="none" w:sz="0" w:space="0" w:color="auto"/>
            <w:right w:val="none" w:sz="0" w:space="0" w:color="auto"/>
          </w:divBdr>
        </w:div>
        <w:div w:id="1935239708">
          <w:marLeft w:val="640"/>
          <w:marRight w:val="0"/>
          <w:marTop w:val="0"/>
          <w:marBottom w:val="0"/>
          <w:divBdr>
            <w:top w:val="none" w:sz="0" w:space="0" w:color="auto"/>
            <w:left w:val="none" w:sz="0" w:space="0" w:color="auto"/>
            <w:bottom w:val="none" w:sz="0" w:space="0" w:color="auto"/>
            <w:right w:val="none" w:sz="0" w:space="0" w:color="auto"/>
          </w:divBdr>
        </w:div>
        <w:div w:id="241598272">
          <w:marLeft w:val="640"/>
          <w:marRight w:val="0"/>
          <w:marTop w:val="0"/>
          <w:marBottom w:val="0"/>
          <w:divBdr>
            <w:top w:val="none" w:sz="0" w:space="0" w:color="auto"/>
            <w:left w:val="none" w:sz="0" w:space="0" w:color="auto"/>
            <w:bottom w:val="none" w:sz="0" w:space="0" w:color="auto"/>
            <w:right w:val="none" w:sz="0" w:space="0" w:color="auto"/>
          </w:divBdr>
        </w:div>
        <w:div w:id="1522622524">
          <w:marLeft w:val="640"/>
          <w:marRight w:val="0"/>
          <w:marTop w:val="0"/>
          <w:marBottom w:val="0"/>
          <w:divBdr>
            <w:top w:val="none" w:sz="0" w:space="0" w:color="auto"/>
            <w:left w:val="none" w:sz="0" w:space="0" w:color="auto"/>
            <w:bottom w:val="none" w:sz="0" w:space="0" w:color="auto"/>
            <w:right w:val="none" w:sz="0" w:space="0" w:color="auto"/>
          </w:divBdr>
        </w:div>
        <w:div w:id="658579337">
          <w:marLeft w:val="640"/>
          <w:marRight w:val="0"/>
          <w:marTop w:val="0"/>
          <w:marBottom w:val="0"/>
          <w:divBdr>
            <w:top w:val="none" w:sz="0" w:space="0" w:color="auto"/>
            <w:left w:val="none" w:sz="0" w:space="0" w:color="auto"/>
            <w:bottom w:val="none" w:sz="0" w:space="0" w:color="auto"/>
            <w:right w:val="none" w:sz="0" w:space="0" w:color="auto"/>
          </w:divBdr>
        </w:div>
        <w:div w:id="2123068679">
          <w:marLeft w:val="640"/>
          <w:marRight w:val="0"/>
          <w:marTop w:val="0"/>
          <w:marBottom w:val="0"/>
          <w:divBdr>
            <w:top w:val="none" w:sz="0" w:space="0" w:color="auto"/>
            <w:left w:val="none" w:sz="0" w:space="0" w:color="auto"/>
            <w:bottom w:val="none" w:sz="0" w:space="0" w:color="auto"/>
            <w:right w:val="none" w:sz="0" w:space="0" w:color="auto"/>
          </w:divBdr>
        </w:div>
        <w:div w:id="1867253187">
          <w:marLeft w:val="640"/>
          <w:marRight w:val="0"/>
          <w:marTop w:val="0"/>
          <w:marBottom w:val="0"/>
          <w:divBdr>
            <w:top w:val="none" w:sz="0" w:space="0" w:color="auto"/>
            <w:left w:val="none" w:sz="0" w:space="0" w:color="auto"/>
            <w:bottom w:val="none" w:sz="0" w:space="0" w:color="auto"/>
            <w:right w:val="none" w:sz="0" w:space="0" w:color="auto"/>
          </w:divBdr>
        </w:div>
        <w:div w:id="111637014">
          <w:marLeft w:val="640"/>
          <w:marRight w:val="0"/>
          <w:marTop w:val="0"/>
          <w:marBottom w:val="0"/>
          <w:divBdr>
            <w:top w:val="none" w:sz="0" w:space="0" w:color="auto"/>
            <w:left w:val="none" w:sz="0" w:space="0" w:color="auto"/>
            <w:bottom w:val="none" w:sz="0" w:space="0" w:color="auto"/>
            <w:right w:val="none" w:sz="0" w:space="0" w:color="auto"/>
          </w:divBdr>
        </w:div>
        <w:div w:id="1868834365">
          <w:marLeft w:val="640"/>
          <w:marRight w:val="0"/>
          <w:marTop w:val="0"/>
          <w:marBottom w:val="0"/>
          <w:divBdr>
            <w:top w:val="none" w:sz="0" w:space="0" w:color="auto"/>
            <w:left w:val="none" w:sz="0" w:space="0" w:color="auto"/>
            <w:bottom w:val="none" w:sz="0" w:space="0" w:color="auto"/>
            <w:right w:val="none" w:sz="0" w:space="0" w:color="auto"/>
          </w:divBdr>
        </w:div>
        <w:div w:id="2108381114">
          <w:marLeft w:val="640"/>
          <w:marRight w:val="0"/>
          <w:marTop w:val="0"/>
          <w:marBottom w:val="0"/>
          <w:divBdr>
            <w:top w:val="none" w:sz="0" w:space="0" w:color="auto"/>
            <w:left w:val="none" w:sz="0" w:space="0" w:color="auto"/>
            <w:bottom w:val="none" w:sz="0" w:space="0" w:color="auto"/>
            <w:right w:val="none" w:sz="0" w:space="0" w:color="auto"/>
          </w:divBdr>
        </w:div>
        <w:div w:id="1392267433">
          <w:marLeft w:val="640"/>
          <w:marRight w:val="0"/>
          <w:marTop w:val="0"/>
          <w:marBottom w:val="0"/>
          <w:divBdr>
            <w:top w:val="none" w:sz="0" w:space="0" w:color="auto"/>
            <w:left w:val="none" w:sz="0" w:space="0" w:color="auto"/>
            <w:bottom w:val="none" w:sz="0" w:space="0" w:color="auto"/>
            <w:right w:val="none" w:sz="0" w:space="0" w:color="auto"/>
          </w:divBdr>
        </w:div>
        <w:div w:id="860120956">
          <w:marLeft w:val="640"/>
          <w:marRight w:val="0"/>
          <w:marTop w:val="0"/>
          <w:marBottom w:val="0"/>
          <w:divBdr>
            <w:top w:val="none" w:sz="0" w:space="0" w:color="auto"/>
            <w:left w:val="none" w:sz="0" w:space="0" w:color="auto"/>
            <w:bottom w:val="none" w:sz="0" w:space="0" w:color="auto"/>
            <w:right w:val="none" w:sz="0" w:space="0" w:color="auto"/>
          </w:divBdr>
        </w:div>
        <w:div w:id="644285535">
          <w:marLeft w:val="640"/>
          <w:marRight w:val="0"/>
          <w:marTop w:val="0"/>
          <w:marBottom w:val="0"/>
          <w:divBdr>
            <w:top w:val="none" w:sz="0" w:space="0" w:color="auto"/>
            <w:left w:val="none" w:sz="0" w:space="0" w:color="auto"/>
            <w:bottom w:val="none" w:sz="0" w:space="0" w:color="auto"/>
            <w:right w:val="none" w:sz="0" w:space="0" w:color="auto"/>
          </w:divBdr>
        </w:div>
        <w:div w:id="649137941">
          <w:marLeft w:val="640"/>
          <w:marRight w:val="0"/>
          <w:marTop w:val="0"/>
          <w:marBottom w:val="0"/>
          <w:divBdr>
            <w:top w:val="none" w:sz="0" w:space="0" w:color="auto"/>
            <w:left w:val="none" w:sz="0" w:space="0" w:color="auto"/>
            <w:bottom w:val="none" w:sz="0" w:space="0" w:color="auto"/>
            <w:right w:val="none" w:sz="0" w:space="0" w:color="auto"/>
          </w:divBdr>
        </w:div>
        <w:div w:id="1194609367">
          <w:marLeft w:val="640"/>
          <w:marRight w:val="0"/>
          <w:marTop w:val="0"/>
          <w:marBottom w:val="0"/>
          <w:divBdr>
            <w:top w:val="none" w:sz="0" w:space="0" w:color="auto"/>
            <w:left w:val="none" w:sz="0" w:space="0" w:color="auto"/>
            <w:bottom w:val="none" w:sz="0" w:space="0" w:color="auto"/>
            <w:right w:val="none" w:sz="0" w:space="0" w:color="auto"/>
          </w:divBdr>
        </w:div>
        <w:div w:id="1779644563">
          <w:marLeft w:val="640"/>
          <w:marRight w:val="0"/>
          <w:marTop w:val="0"/>
          <w:marBottom w:val="0"/>
          <w:divBdr>
            <w:top w:val="none" w:sz="0" w:space="0" w:color="auto"/>
            <w:left w:val="none" w:sz="0" w:space="0" w:color="auto"/>
            <w:bottom w:val="none" w:sz="0" w:space="0" w:color="auto"/>
            <w:right w:val="none" w:sz="0" w:space="0" w:color="auto"/>
          </w:divBdr>
        </w:div>
        <w:div w:id="829559467">
          <w:marLeft w:val="640"/>
          <w:marRight w:val="0"/>
          <w:marTop w:val="0"/>
          <w:marBottom w:val="0"/>
          <w:divBdr>
            <w:top w:val="none" w:sz="0" w:space="0" w:color="auto"/>
            <w:left w:val="none" w:sz="0" w:space="0" w:color="auto"/>
            <w:bottom w:val="none" w:sz="0" w:space="0" w:color="auto"/>
            <w:right w:val="none" w:sz="0" w:space="0" w:color="auto"/>
          </w:divBdr>
        </w:div>
        <w:div w:id="479468567">
          <w:marLeft w:val="640"/>
          <w:marRight w:val="0"/>
          <w:marTop w:val="0"/>
          <w:marBottom w:val="0"/>
          <w:divBdr>
            <w:top w:val="none" w:sz="0" w:space="0" w:color="auto"/>
            <w:left w:val="none" w:sz="0" w:space="0" w:color="auto"/>
            <w:bottom w:val="none" w:sz="0" w:space="0" w:color="auto"/>
            <w:right w:val="none" w:sz="0" w:space="0" w:color="auto"/>
          </w:divBdr>
        </w:div>
        <w:div w:id="1091124513">
          <w:marLeft w:val="640"/>
          <w:marRight w:val="0"/>
          <w:marTop w:val="0"/>
          <w:marBottom w:val="0"/>
          <w:divBdr>
            <w:top w:val="none" w:sz="0" w:space="0" w:color="auto"/>
            <w:left w:val="none" w:sz="0" w:space="0" w:color="auto"/>
            <w:bottom w:val="none" w:sz="0" w:space="0" w:color="auto"/>
            <w:right w:val="none" w:sz="0" w:space="0" w:color="auto"/>
          </w:divBdr>
        </w:div>
        <w:div w:id="870923544">
          <w:marLeft w:val="640"/>
          <w:marRight w:val="0"/>
          <w:marTop w:val="0"/>
          <w:marBottom w:val="0"/>
          <w:divBdr>
            <w:top w:val="none" w:sz="0" w:space="0" w:color="auto"/>
            <w:left w:val="none" w:sz="0" w:space="0" w:color="auto"/>
            <w:bottom w:val="none" w:sz="0" w:space="0" w:color="auto"/>
            <w:right w:val="none" w:sz="0" w:space="0" w:color="auto"/>
          </w:divBdr>
        </w:div>
        <w:div w:id="1573739215">
          <w:marLeft w:val="640"/>
          <w:marRight w:val="0"/>
          <w:marTop w:val="0"/>
          <w:marBottom w:val="0"/>
          <w:divBdr>
            <w:top w:val="none" w:sz="0" w:space="0" w:color="auto"/>
            <w:left w:val="none" w:sz="0" w:space="0" w:color="auto"/>
            <w:bottom w:val="none" w:sz="0" w:space="0" w:color="auto"/>
            <w:right w:val="none" w:sz="0" w:space="0" w:color="auto"/>
          </w:divBdr>
        </w:div>
        <w:div w:id="551499422">
          <w:marLeft w:val="640"/>
          <w:marRight w:val="0"/>
          <w:marTop w:val="0"/>
          <w:marBottom w:val="0"/>
          <w:divBdr>
            <w:top w:val="none" w:sz="0" w:space="0" w:color="auto"/>
            <w:left w:val="none" w:sz="0" w:space="0" w:color="auto"/>
            <w:bottom w:val="none" w:sz="0" w:space="0" w:color="auto"/>
            <w:right w:val="none" w:sz="0" w:space="0" w:color="auto"/>
          </w:divBdr>
        </w:div>
        <w:div w:id="1513957029">
          <w:marLeft w:val="640"/>
          <w:marRight w:val="0"/>
          <w:marTop w:val="0"/>
          <w:marBottom w:val="0"/>
          <w:divBdr>
            <w:top w:val="none" w:sz="0" w:space="0" w:color="auto"/>
            <w:left w:val="none" w:sz="0" w:space="0" w:color="auto"/>
            <w:bottom w:val="none" w:sz="0" w:space="0" w:color="auto"/>
            <w:right w:val="none" w:sz="0" w:space="0" w:color="auto"/>
          </w:divBdr>
        </w:div>
        <w:div w:id="245577547">
          <w:marLeft w:val="640"/>
          <w:marRight w:val="0"/>
          <w:marTop w:val="0"/>
          <w:marBottom w:val="0"/>
          <w:divBdr>
            <w:top w:val="none" w:sz="0" w:space="0" w:color="auto"/>
            <w:left w:val="none" w:sz="0" w:space="0" w:color="auto"/>
            <w:bottom w:val="none" w:sz="0" w:space="0" w:color="auto"/>
            <w:right w:val="none" w:sz="0" w:space="0" w:color="auto"/>
          </w:divBdr>
        </w:div>
        <w:div w:id="1102801727">
          <w:marLeft w:val="640"/>
          <w:marRight w:val="0"/>
          <w:marTop w:val="0"/>
          <w:marBottom w:val="0"/>
          <w:divBdr>
            <w:top w:val="none" w:sz="0" w:space="0" w:color="auto"/>
            <w:left w:val="none" w:sz="0" w:space="0" w:color="auto"/>
            <w:bottom w:val="none" w:sz="0" w:space="0" w:color="auto"/>
            <w:right w:val="none" w:sz="0" w:space="0" w:color="auto"/>
          </w:divBdr>
        </w:div>
        <w:div w:id="1340349814">
          <w:marLeft w:val="640"/>
          <w:marRight w:val="0"/>
          <w:marTop w:val="0"/>
          <w:marBottom w:val="0"/>
          <w:divBdr>
            <w:top w:val="none" w:sz="0" w:space="0" w:color="auto"/>
            <w:left w:val="none" w:sz="0" w:space="0" w:color="auto"/>
            <w:bottom w:val="none" w:sz="0" w:space="0" w:color="auto"/>
            <w:right w:val="none" w:sz="0" w:space="0" w:color="auto"/>
          </w:divBdr>
        </w:div>
        <w:div w:id="1463841044">
          <w:marLeft w:val="640"/>
          <w:marRight w:val="0"/>
          <w:marTop w:val="0"/>
          <w:marBottom w:val="0"/>
          <w:divBdr>
            <w:top w:val="none" w:sz="0" w:space="0" w:color="auto"/>
            <w:left w:val="none" w:sz="0" w:space="0" w:color="auto"/>
            <w:bottom w:val="none" w:sz="0" w:space="0" w:color="auto"/>
            <w:right w:val="none" w:sz="0" w:space="0" w:color="auto"/>
          </w:divBdr>
        </w:div>
        <w:div w:id="705254495">
          <w:marLeft w:val="640"/>
          <w:marRight w:val="0"/>
          <w:marTop w:val="0"/>
          <w:marBottom w:val="0"/>
          <w:divBdr>
            <w:top w:val="none" w:sz="0" w:space="0" w:color="auto"/>
            <w:left w:val="none" w:sz="0" w:space="0" w:color="auto"/>
            <w:bottom w:val="none" w:sz="0" w:space="0" w:color="auto"/>
            <w:right w:val="none" w:sz="0" w:space="0" w:color="auto"/>
          </w:divBdr>
        </w:div>
        <w:div w:id="363292354">
          <w:marLeft w:val="640"/>
          <w:marRight w:val="0"/>
          <w:marTop w:val="0"/>
          <w:marBottom w:val="0"/>
          <w:divBdr>
            <w:top w:val="none" w:sz="0" w:space="0" w:color="auto"/>
            <w:left w:val="none" w:sz="0" w:space="0" w:color="auto"/>
            <w:bottom w:val="none" w:sz="0" w:space="0" w:color="auto"/>
            <w:right w:val="none" w:sz="0" w:space="0" w:color="auto"/>
          </w:divBdr>
        </w:div>
        <w:div w:id="2122458117">
          <w:marLeft w:val="640"/>
          <w:marRight w:val="0"/>
          <w:marTop w:val="0"/>
          <w:marBottom w:val="0"/>
          <w:divBdr>
            <w:top w:val="none" w:sz="0" w:space="0" w:color="auto"/>
            <w:left w:val="none" w:sz="0" w:space="0" w:color="auto"/>
            <w:bottom w:val="none" w:sz="0" w:space="0" w:color="auto"/>
            <w:right w:val="none" w:sz="0" w:space="0" w:color="auto"/>
          </w:divBdr>
        </w:div>
        <w:div w:id="848762178">
          <w:marLeft w:val="640"/>
          <w:marRight w:val="0"/>
          <w:marTop w:val="0"/>
          <w:marBottom w:val="0"/>
          <w:divBdr>
            <w:top w:val="none" w:sz="0" w:space="0" w:color="auto"/>
            <w:left w:val="none" w:sz="0" w:space="0" w:color="auto"/>
            <w:bottom w:val="none" w:sz="0" w:space="0" w:color="auto"/>
            <w:right w:val="none" w:sz="0" w:space="0" w:color="auto"/>
          </w:divBdr>
        </w:div>
        <w:div w:id="780808527">
          <w:marLeft w:val="640"/>
          <w:marRight w:val="0"/>
          <w:marTop w:val="0"/>
          <w:marBottom w:val="0"/>
          <w:divBdr>
            <w:top w:val="none" w:sz="0" w:space="0" w:color="auto"/>
            <w:left w:val="none" w:sz="0" w:space="0" w:color="auto"/>
            <w:bottom w:val="none" w:sz="0" w:space="0" w:color="auto"/>
            <w:right w:val="none" w:sz="0" w:space="0" w:color="auto"/>
          </w:divBdr>
        </w:div>
        <w:div w:id="1182280652">
          <w:marLeft w:val="640"/>
          <w:marRight w:val="0"/>
          <w:marTop w:val="0"/>
          <w:marBottom w:val="0"/>
          <w:divBdr>
            <w:top w:val="none" w:sz="0" w:space="0" w:color="auto"/>
            <w:left w:val="none" w:sz="0" w:space="0" w:color="auto"/>
            <w:bottom w:val="none" w:sz="0" w:space="0" w:color="auto"/>
            <w:right w:val="none" w:sz="0" w:space="0" w:color="auto"/>
          </w:divBdr>
        </w:div>
        <w:div w:id="817454072">
          <w:marLeft w:val="640"/>
          <w:marRight w:val="0"/>
          <w:marTop w:val="0"/>
          <w:marBottom w:val="0"/>
          <w:divBdr>
            <w:top w:val="none" w:sz="0" w:space="0" w:color="auto"/>
            <w:left w:val="none" w:sz="0" w:space="0" w:color="auto"/>
            <w:bottom w:val="none" w:sz="0" w:space="0" w:color="auto"/>
            <w:right w:val="none" w:sz="0" w:space="0" w:color="auto"/>
          </w:divBdr>
        </w:div>
        <w:div w:id="1629319102">
          <w:marLeft w:val="640"/>
          <w:marRight w:val="0"/>
          <w:marTop w:val="0"/>
          <w:marBottom w:val="0"/>
          <w:divBdr>
            <w:top w:val="none" w:sz="0" w:space="0" w:color="auto"/>
            <w:left w:val="none" w:sz="0" w:space="0" w:color="auto"/>
            <w:bottom w:val="none" w:sz="0" w:space="0" w:color="auto"/>
            <w:right w:val="none" w:sz="0" w:space="0" w:color="auto"/>
          </w:divBdr>
        </w:div>
        <w:div w:id="1380326063">
          <w:marLeft w:val="640"/>
          <w:marRight w:val="0"/>
          <w:marTop w:val="0"/>
          <w:marBottom w:val="0"/>
          <w:divBdr>
            <w:top w:val="none" w:sz="0" w:space="0" w:color="auto"/>
            <w:left w:val="none" w:sz="0" w:space="0" w:color="auto"/>
            <w:bottom w:val="none" w:sz="0" w:space="0" w:color="auto"/>
            <w:right w:val="none" w:sz="0" w:space="0" w:color="auto"/>
          </w:divBdr>
        </w:div>
        <w:div w:id="164983830">
          <w:marLeft w:val="640"/>
          <w:marRight w:val="0"/>
          <w:marTop w:val="0"/>
          <w:marBottom w:val="0"/>
          <w:divBdr>
            <w:top w:val="none" w:sz="0" w:space="0" w:color="auto"/>
            <w:left w:val="none" w:sz="0" w:space="0" w:color="auto"/>
            <w:bottom w:val="none" w:sz="0" w:space="0" w:color="auto"/>
            <w:right w:val="none" w:sz="0" w:space="0" w:color="auto"/>
          </w:divBdr>
        </w:div>
        <w:div w:id="554506744">
          <w:marLeft w:val="640"/>
          <w:marRight w:val="0"/>
          <w:marTop w:val="0"/>
          <w:marBottom w:val="0"/>
          <w:divBdr>
            <w:top w:val="none" w:sz="0" w:space="0" w:color="auto"/>
            <w:left w:val="none" w:sz="0" w:space="0" w:color="auto"/>
            <w:bottom w:val="none" w:sz="0" w:space="0" w:color="auto"/>
            <w:right w:val="none" w:sz="0" w:space="0" w:color="auto"/>
          </w:divBdr>
        </w:div>
        <w:div w:id="1920945769">
          <w:marLeft w:val="640"/>
          <w:marRight w:val="0"/>
          <w:marTop w:val="0"/>
          <w:marBottom w:val="0"/>
          <w:divBdr>
            <w:top w:val="none" w:sz="0" w:space="0" w:color="auto"/>
            <w:left w:val="none" w:sz="0" w:space="0" w:color="auto"/>
            <w:bottom w:val="none" w:sz="0" w:space="0" w:color="auto"/>
            <w:right w:val="none" w:sz="0" w:space="0" w:color="auto"/>
          </w:divBdr>
        </w:div>
      </w:divsChild>
    </w:div>
    <w:div w:id="1799496819">
      <w:bodyDiv w:val="1"/>
      <w:marLeft w:val="0"/>
      <w:marRight w:val="0"/>
      <w:marTop w:val="0"/>
      <w:marBottom w:val="0"/>
      <w:divBdr>
        <w:top w:val="none" w:sz="0" w:space="0" w:color="auto"/>
        <w:left w:val="none" w:sz="0" w:space="0" w:color="auto"/>
        <w:bottom w:val="none" w:sz="0" w:space="0" w:color="auto"/>
        <w:right w:val="none" w:sz="0" w:space="0" w:color="auto"/>
      </w:divBdr>
      <w:divsChild>
        <w:div w:id="816536646">
          <w:marLeft w:val="640"/>
          <w:marRight w:val="0"/>
          <w:marTop w:val="0"/>
          <w:marBottom w:val="0"/>
          <w:divBdr>
            <w:top w:val="none" w:sz="0" w:space="0" w:color="auto"/>
            <w:left w:val="none" w:sz="0" w:space="0" w:color="auto"/>
            <w:bottom w:val="none" w:sz="0" w:space="0" w:color="auto"/>
            <w:right w:val="none" w:sz="0" w:space="0" w:color="auto"/>
          </w:divBdr>
        </w:div>
        <w:div w:id="673534871">
          <w:marLeft w:val="640"/>
          <w:marRight w:val="0"/>
          <w:marTop w:val="0"/>
          <w:marBottom w:val="0"/>
          <w:divBdr>
            <w:top w:val="none" w:sz="0" w:space="0" w:color="auto"/>
            <w:left w:val="none" w:sz="0" w:space="0" w:color="auto"/>
            <w:bottom w:val="none" w:sz="0" w:space="0" w:color="auto"/>
            <w:right w:val="none" w:sz="0" w:space="0" w:color="auto"/>
          </w:divBdr>
        </w:div>
        <w:div w:id="1596789528">
          <w:marLeft w:val="640"/>
          <w:marRight w:val="0"/>
          <w:marTop w:val="0"/>
          <w:marBottom w:val="0"/>
          <w:divBdr>
            <w:top w:val="none" w:sz="0" w:space="0" w:color="auto"/>
            <w:left w:val="none" w:sz="0" w:space="0" w:color="auto"/>
            <w:bottom w:val="none" w:sz="0" w:space="0" w:color="auto"/>
            <w:right w:val="none" w:sz="0" w:space="0" w:color="auto"/>
          </w:divBdr>
        </w:div>
        <w:div w:id="1531331515">
          <w:marLeft w:val="640"/>
          <w:marRight w:val="0"/>
          <w:marTop w:val="0"/>
          <w:marBottom w:val="0"/>
          <w:divBdr>
            <w:top w:val="none" w:sz="0" w:space="0" w:color="auto"/>
            <w:left w:val="none" w:sz="0" w:space="0" w:color="auto"/>
            <w:bottom w:val="none" w:sz="0" w:space="0" w:color="auto"/>
            <w:right w:val="none" w:sz="0" w:space="0" w:color="auto"/>
          </w:divBdr>
        </w:div>
        <w:div w:id="294484837">
          <w:marLeft w:val="640"/>
          <w:marRight w:val="0"/>
          <w:marTop w:val="0"/>
          <w:marBottom w:val="0"/>
          <w:divBdr>
            <w:top w:val="none" w:sz="0" w:space="0" w:color="auto"/>
            <w:left w:val="none" w:sz="0" w:space="0" w:color="auto"/>
            <w:bottom w:val="none" w:sz="0" w:space="0" w:color="auto"/>
            <w:right w:val="none" w:sz="0" w:space="0" w:color="auto"/>
          </w:divBdr>
        </w:div>
        <w:div w:id="944003188">
          <w:marLeft w:val="640"/>
          <w:marRight w:val="0"/>
          <w:marTop w:val="0"/>
          <w:marBottom w:val="0"/>
          <w:divBdr>
            <w:top w:val="none" w:sz="0" w:space="0" w:color="auto"/>
            <w:left w:val="none" w:sz="0" w:space="0" w:color="auto"/>
            <w:bottom w:val="none" w:sz="0" w:space="0" w:color="auto"/>
            <w:right w:val="none" w:sz="0" w:space="0" w:color="auto"/>
          </w:divBdr>
        </w:div>
        <w:div w:id="970786278">
          <w:marLeft w:val="640"/>
          <w:marRight w:val="0"/>
          <w:marTop w:val="0"/>
          <w:marBottom w:val="0"/>
          <w:divBdr>
            <w:top w:val="none" w:sz="0" w:space="0" w:color="auto"/>
            <w:left w:val="none" w:sz="0" w:space="0" w:color="auto"/>
            <w:bottom w:val="none" w:sz="0" w:space="0" w:color="auto"/>
            <w:right w:val="none" w:sz="0" w:space="0" w:color="auto"/>
          </w:divBdr>
        </w:div>
        <w:div w:id="1244801691">
          <w:marLeft w:val="640"/>
          <w:marRight w:val="0"/>
          <w:marTop w:val="0"/>
          <w:marBottom w:val="0"/>
          <w:divBdr>
            <w:top w:val="none" w:sz="0" w:space="0" w:color="auto"/>
            <w:left w:val="none" w:sz="0" w:space="0" w:color="auto"/>
            <w:bottom w:val="none" w:sz="0" w:space="0" w:color="auto"/>
            <w:right w:val="none" w:sz="0" w:space="0" w:color="auto"/>
          </w:divBdr>
        </w:div>
        <w:div w:id="999193138">
          <w:marLeft w:val="640"/>
          <w:marRight w:val="0"/>
          <w:marTop w:val="0"/>
          <w:marBottom w:val="0"/>
          <w:divBdr>
            <w:top w:val="none" w:sz="0" w:space="0" w:color="auto"/>
            <w:left w:val="none" w:sz="0" w:space="0" w:color="auto"/>
            <w:bottom w:val="none" w:sz="0" w:space="0" w:color="auto"/>
            <w:right w:val="none" w:sz="0" w:space="0" w:color="auto"/>
          </w:divBdr>
        </w:div>
        <w:div w:id="1774206250">
          <w:marLeft w:val="640"/>
          <w:marRight w:val="0"/>
          <w:marTop w:val="0"/>
          <w:marBottom w:val="0"/>
          <w:divBdr>
            <w:top w:val="none" w:sz="0" w:space="0" w:color="auto"/>
            <w:left w:val="none" w:sz="0" w:space="0" w:color="auto"/>
            <w:bottom w:val="none" w:sz="0" w:space="0" w:color="auto"/>
            <w:right w:val="none" w:sz="0" w:space="0" w:color="auto"/>
          </w:divBdr>
        </w:div>
        <w:div w:id="555774418">
          <w:marLeft w:val="640"/>
          <w:marRight w:val="0"/>
          <w:marTop w:val="0"/>
          <w:marBottom w:val="0"/>
          <w:divBdr>
            <w:top w:val="none" w:sz="0" w:space="0" w:color="auto"/>
            <w:left w:val="none" w:sz="0" w:space="0" w:color="auto"/>
            <w:bottom w:val="none" w:sz="0" w:space="0" w:color="auto"/>
            <w:right w:val="none" w:sz="0" w:space="0" w:color="auto"/>
          </w:divBdr>
        </w:div>
        <w:div w:id="2078160690">
          <w:marLeft w:val="640"/>
          <w:marRight w:val="0"/>
          <w:marTop w:val="0"/>
          <w:marBottom w:val="0"/>
          <w:divBdr>
            <w:top w:val="none" w:sz="0" w:space="0" w:color="auto"/>
            <w:left w:val="none" w:sz="0" w:space="0" w:color="auto"/>
            <w:bottom w:val="none" w:sz="0" w:space="0" w:color="auto"/>
            <w:right w:val="none" w:sz="0" w:space="0" w:color="auto"/>
          </w:divBdr>
        </w:div>
        <w:div w:id="1548879901">
          <w:marLeft w:val="640"/>
          <w:marRight w:val="0"/>
          <w:marTop w:val="0"/>
          <w:marBottom w:val="0"/>
          <w:divBdr>
            <w:top w:val="none" w:sz="0" w:space="0" w:color="auto"/>
            <w:left w:val="none" w:sz="0" w:space="0" w:color="auto"/>
            <w:bottom w:val="none" w:sz="0" w:space="0" w:color="auto"/>
            <w:right w:val="none" w:sz="0" w:space="0" w:color="auto"/>
          </w:divBdr>
        </w:div>
        <w:div w:id="438455046">
          <w:marLeft w:val="640"/>
          <w:marRight w:val="0"/>
          <w:marTop w:val="0"/>
          <w:marBottom w:val="0"/>
          <w:divBdr>
            <w:top w:val="none" w:sz="0" w:space="0" w:color="auto"/>
            <w:left w:val="none" w:sz="0" w:space="0" w:color="auto"/>
            <w:bottom w:val="none" w:sz="0" w:space="0" w:color="auto"/>
            <w:right w:val="none" w:sz="0" w:space="0" w:color="auto"/>
          </w:divBdr>
        </w:div>
        <w:div w:id="247464257">
          <w:marLeft w:val="640"/>
          <w:marRight w:val="0"/>
          <w:marTop w:val="0"/>
          <w:marBottom w:val="0"/>
          <w:divBdr>
            <w:top w:val="none" w:sz="0" w:space="0" w:color="auto"/>
            <w:left w:val="none" w:sz="0" w:space="0" w:color="auto"/>
            <w:bottom w:val="none" w:sz="0" w:space="0" w:color="auto"/>
            <w:right w:val="none" w:sz="0" w:space="0" w:color="auto"/>
          </w:divBdr>
        </w:div>
        <w:div w:id="1929657008">
          <w:marLeft w:val="640"/>
          <w:marRight w:val="0"/>
          <w:marTop w:val="0"/>
          <w:marBottom w:val="0"/>
          <w:divBdr>
            <w:top w:val="none" w:sz="0" w:space="0" w:color="auto"/>
            <w:left w:val="none" w:sz="0" w:space="0" w:color="auto"/>
            <w:bottom w:val="none" w:sz="0" w:space="0" w:color="auto"/>
            <w:right w:val="none" w:sz="0" w:space="0" w:color="auto"/>
          </w:divBdr>
        </w:div>
        <w:div w:id="1808546428">
          <w:marLeft w:val="640"/>
          <w:marRight w:val="0"/>
          <w:marTop w:val="0"/>
          <w:marBottom w:val="0"/>
          <w:divBdr>
            <w:top w:val="none" w:sz="0" w:space="0" w:color="auto"/>
            <w:left w:val="none" w:sz="0" w:space="0" w:color="auto"/>
            <w:bottom w:val="none" w:sz="0" w:space="0" w:color="auto"/>
            <w:right w:val="none" w:sz="0" w:space="0" w:color="auto"/>
          </w:divBdr>
        </w:div>
        <w:div w:id="1146900355">
          <w:marLeft w:val="640"/>
          <w:marRight w:val="0"/>
          <w:marTop w:val="0"/>
          <w:marBottom w:val="0"/>
          <w:divBdr>
            <w:top w:val="none" w:sz="0" w:space="0" w:color="auto"/>
            <w:left w:val="none" w:sz="0" w:space="0" w:color="auto"/>
            <w:bottom w:val="none" w:sz="0" w:space="0" w:color="auto"/>
            <w:right w:val="none" w:sz="0" w:space="0" w:color="auto"/>
          </w:divBdr>
        </w:div>
        <w:div w:id="1528060542">
          <w:marLeft w:val="640"/>
          <w:marRight w:val="0"/>
          <w:marTop w:val="0"/>
          <w:marBottom w:val="0"/>
          <w:divBdr>
            <w:top w:val="none" w:sz="0" w:space="0" w:color="auto"/>
            <w:left w:val="none" w:sz="0" w:space="0" w:color="auto"/>
            <w:bottom w:val="none" w:sz="0" w:space="0" w:color="auto"/>
            <w:right w:val="none" w:sz="0" w:space="0" w:color="auto"/>
          </w:divBdr>
        </w:div>
        <w:div w:id="1324355997">
          <w:marLeft w:val="640"/>
          <w:marRight w:val="0"/>
          <w:marTop w:val="0"/>
          <w:marBottom w:val="0"/>
          <w:divBdr>
            <w:top w:val="none" w:sz="0" w:space="0" w:color="auto"/>
            <w:left w:val="none" w:sz="0" w:space="0" w:color="auto"/>
            <w:bottom w:val="none" w:sz="0" w:space="0" w:color="auto"/>
            <w:right w:val="none" w:sz="0" w:space="0" w:color="auto"/>
          </w:divBdr>
        </w:div>
        <w:div w:id="742719554">
          <w:marLeft w:val="640"/>
          <w:marRight w:val="0"/>
          <w:marTop w:val="0"/>
          <w:marBottom w:val="0"/>
          <w:divBdr>
            <w:top w:val="none" w:sz="0" w:space="0" w:color="auto"/>
            <w:left w:val="none" w:sz="0" w:space="0" w:color="auto"/>
            <w:bottom w:val="none" w:sz="0" w:space="0" w:color="auto"/>
            <w:right w:val="none" w:sz="0" w:space="0" w:color="auto"/>
          </w:divBdr>
        </w:div>
        <w:div w:id="1165780642">
          <w:marLeft w:val="640"/>
          <w:marRight w:val="0"/>
          <w:marTop w:val="0"/>
          <w:marBottom w:val="0"/>
          <w:divBdr>
            <w:top w:val="none" w:sz="0" w:space="0" w:color="auto"/>
            <w:left w:val="none" w:sz="0" w:space="0" w:color="auto"/>
            <w:bottom w:val="none" w:sz="0" w:space="0" w:color="auto"/>
            <w:right w:val="none" w:sz="0" w:space="0" w:color="auto"/>
          </w:divBdr>
        </w:div>
        <w:div w:id="1112475863">
          <w:marLeft w:val="640"/>
          <w:marRight w:val="0"/>
          <w:marTop w:val="0"/>
          <w:marBottom w:val="0"/>
          <w:divBdr>
            <w:top w:val="none" w:sz="0" w:space="0" w:color="auto"/>
            <w:left w:val="none" w:sz="0" w:space="0" w:color="auto"/>
            <w:bottom w:val="none" w:sz="0" w:space="0" w:color="auto"/>
            <w:right w:val="none" w:sz="0" w:space="0" w:color="auto"/>
          </w:divBdr>
        </w:div>
        <w:div w:id="1297837656">
          <w:marLeft w:val="640"/>
          <w:marRight w:val="0"/>
          <w:marTop w:val="0"/>
          <w:marBottom w:val="0"/>
          <w:divBdr>
            <w:top w:val="none" w:sz="0" w:space="0" w:color="auto"/>
            <w:left w:val="none" w:sz="0" w:space="0" w:color="auto"/>
            <w:bottom w:val="none" w:sz="0" w:space="0" w:color="auto"/>
            <w:right w:val="none" w:sz="0" w:space="0" w:color="auto"/>
          </w:divBdr>
        </w:div>
        <w:div w:id="1139375467">
          <w:marLeft w:val="640"/>
          <w:marRight w:val="0"/>
          <w:marTop w:val="0"/>
          <w:marBottom w:val="0"/>
          <w:divBdr>
            <w:top w:val="none" w:sz="0" w:space="0" w:color="auto"/>
            <w:left w:val="none" w:sz="0" w:space="0" w:color="auto"/>
            <w:bottom w:val="none" w:sz="0" w:space="0" w:color="auto"/>
            <w:right w:val="none" w:sz="0" w:space="0" w:color="auto"/>
          </w:divBdr>
        </w:div>
        <w:div w:id="787940539">
          <w:marLeft w:val="640"/>
          <w:marRight w:val="0"/>
          <w:marTop w:val="0"/>
          <w:marBottom w:val="0"/>
          <w:divBdr>
            <w:top w:val="none" w:sz="0" w:space="0" w:color="auto"/>
            <w:left w:val="none" w:sz="0" w:space="0" w:color="auto"/>
            <w:bottom w:val="none" w:sz="0" w:space="0" w:color="auto"/>
            <w:right w:val="none" w:sz="0" w:space="0" w:color="auto"/>
          </w:divBdr>
        </w:div>
        <w:div w:id="981231438">
          <w:marLeft w:val="640"/>
          <w:marRight w:val="0"/>
          <w:marTop w:val="0"/>
          <w:marBottom w:val="0"/>
          <w:divBdr>
            <w:top w:val="none" w:sz="0" w:space="0" w:color="auto"/>
            <w:left w:val="none" w:sz="0" w:space="0" w:color="auto"/>
            <w:bottom w:val="none" w:sz="0" w:space="0" w:color="auto"/>
            <w:right w:val="none" w:sz="0" w:space="0" w:color="auto"/>
          </w:divBdr>
        </w:div>
        <w:div w:id="84890281">
          <w:marLeft w:val="640"/>
          <w:marRight w:val="0"/>
          <w:marTop w:val="0"/>
          <w:marBottom w:val="0"/>
          <w:divBdr>
            <w:top w:val="none" w:sz="0" w:space="0" w:color="auto"/>
            <w:left w:val="none" w:sz="0" w:space="0" w:color="auto"/>
            <w:bottom w:val="none" w:sz="0" w:space="0" w:color="auto"/>
            <w:right w:val="none" w:sz="0" w:space="0" w:color="auto"/>
          </w:divBdr>
        </w:div>
        <w:div w:id="260182592">
          <w:marLeft w:val="640"/>
          <w:marRight w:val="0"/>
          <w:marTop w:val="0"/>
          <w:marBottom w:val="0"/>
          <w:divBdr>
            <w:top w:val="none" w:sz="0" w:space="0" w:color="auto"/>
            <w:left w:val="none" w:sz="0" w:space="0" w:color="auto"/>
            <w:bottom w:val="none" w:sz="0" w:space="0" w:color="auto"/>
            <w:right w:val="none" w:sz="0" w:space="0" w:color="auto"/>
          </w:divBdr>
        </w:div>
        <w:div w:id="392192730">
          <w:marLeft w:val="640"/>
          <w:marRight w:val="0"/>
          <w:marTop w:val="0"/>
          <w:marBottom w:val="0"/>
          <w:divBdr>
            <w:top w:val="none" w:sz="0" w:space="0" w:color="auto"/>
            <w:left w:val="none" w:sz="0" w:space="0" w:color="auto"/>
            <w:bottom w:val="none" w:sz="0" w:space="0" w:color="auto"/>
            <w:right w:val="none" w:sz="0" w:space="0" w:color="auto"/>
          </w:divBdr>
        </w:div>
        <w:div w:id="2001764328">
          <w:marLeft w:val="640"/>
          <w:marRight w:val="0"/>
          <w:marTop w:val="0"/>
          <w:marBottom w:val="0"/>
          <w:divBdr>
            <w:top w:val="none" w:sz="0" w:space="0" w:color="auto"/>
            <w:left w:val="none" w:sz="0" w:space="0" w:color="auto"/>
            <w:bottom w:val="none" w:sz="0" w:space="0" w:color="auto"/>
            <w:right w:val="none" w:sz="0" w:space="0" w:color="auto"/>
          </w:divBdr>
        </w:div>
        <w:div w:id="1821920541">
          <w:marLeft w:val="640"/>
          <w:marRight w:val="0"/>
          <w:marTop w:val="0"/>
          <w:marBottom w:val="0"/>
          <w:divBdr>
            <w:top w:val="none" w:sz="0" w:space="0" w:color="auto"/>
            <w:left w:val="none" w:sz="0" w:space="0" w:color="auto"/>
            <w:bottom w:val="none" w:sz="0" w:space="0" w:color="auto"/>
            <w:right w:val="none" w:sz="0" w:space="0" w:color="auto"/>
          </w:divBdr>
        </w:div>
        <w:div w:id="241259961">
          <w:marLeft w:val="640"/>
          <w:marRight w:val="0"/>
          <w:marTop w:val="0"/>
          <w:marBottom w:val="0"/>
          <w:divBdr>
            <w:top w:val="none" w:sz="0" w:space="0" w:color="auto"/>
            <w:left w:val="none" w:sz="0" w:space="0" w:color="auto"/>
            <w:bottom w:val="none" w:sz="0" w:space="0" w:color="auto"/>
            <w:right w:val="none" w:sz="0" w:space="0" w:color="auto"/>
          </w:divBdr>
        </w:div>
        <w:div w:id="580719247">
          <w:marLeft w:val="640"/>
          <w:marRight w:val="0"/>
          <w:marTop w:val="0"/>
          <w:marBottom w:val="0"/>
          <w:divBdr>
            <w:top w:val="none" w:sz="0" w:space="0" w:color="auto"/>
            <w:left w:val="none" w:sz="0" w:space="0" w:color="auto"/>
            <w:bottom w:val="none" w:sz="0" w:space="0" w:color="auto"/>
            <w:right w:val="none" w:sz="0" w:space="0" w:color="auto"/>
          </w:divBdr>
        </w:div>
        <w:div w:id="814420960">
          <w:marLeft w:val="640"/>
          <w:marRight w:val="0"/>
          <w:marTop w:val="0"/>
          <w:marBottom w:val="0"/>
          <w:divBdr>
            <w:top w:val="none" w:sz="0" w:space="0" w:color="auto"/>
            <w:left w:val="none" w:sz="0" w:space="0" w:color="auto"/>
            <w:bottom w:val="none" w:sz="0" w:space="0" w:color="auto"/>
            <w:right w:val="none" w:sz="0" w:space="0" w:color="auto"/>
          </w:divBdr>
        </w:div>
        <w:div w:id="76101731">
          <w:marLeft w:val="640"/>
          <w:marRight w:val="0"/>
          <w:marTop w:val="0"/>
          <w:marBottom w:val="0"/>
          <w:divBdr>
            <w:top w:val="none" w:sz="0" w:space="0" w:color="auto"/>
            <w:left w:val="none" w:sz="0" w:space="0" w:color="auto"/>
            <w:bottom w:val="none" w:sz="0" w:space="0" w:color="auto"/>
            <w:right w:val="none" w:sz="0" w:space="0" w:color="auto"/>
          </w:divBdr>
        </w:div>
        <w:div w:id="1151209888">
          <w:marLeft w:val="640"/>
          <w:marRight w:val="0"/>
          <w:marTop w:val="0"/>
          <w:marBottom w:val="0"/>
          <w:divBdr>
            <w:top w:val="none" w:sz="0" w:space="0" w:color="auto"/>
            <w:left w:val="none" w:sz="0" w:space="0" w:color="auto"/>
            <w:bottom w:val="none" w:sz="0" w:space="0" w:color="auto"/>
            <w:right w:val="none" w:sz="0" w:space="0" w:color="auto"/>
          </w:divBdr>
        </w:div>
        <w:div w:id="464200274">
          <w:marLeft w:val="640"/>
          <w:marRight w:val="0"/>
          <w:marTop w:val="0"/>
          <w:marBottom w:val="0"/>
          <w:divBdr>
            <w:top w:val="none" w:sz="0" w:space="0" w:color="auto"/>
            <w:left w:val="none" w:sz="0" w:space="0" w:color="auto"/>
            <w:bottom w:val="none" w:sz="0" w:space="0" w:color="auto"/>
            <w:right w:val="none" w:sz="0" w:space="0" w:color="auto"/>
          </w:divBdr>
        </w:div>
        <w:div w:id="1804616461">
          <w:marLeft w:val="640"/>
          <w:marRight w:val="0"/>
          <w:marTop w:val="0"/>
          <w:marBottom w:val="0"/>
          <w:divBdr>
            <w:top w:val="none" w:sz="0" w:space="0" w:color="auto"/>
            <w:left w:val="none" w:sz="0" w:space="0" w:color="auto"/>
            <w:bottom w:val="none" w:sz="0" w:space="0" w:color="auto"/>
            <w:right w:val="none" w:sz="0" w:space="0" w:color="auto"/>
          </w:divBdr>
        </w:div>
        <w:div w:id="2076705041">
          <w:marLeft w:val="640"/>
          <w:marRight w:val="0"/>
          <w:marTop w:val="0"/>
          <w:marBottom w:val="0"/>
          <w:divBdr>
            <w:top w:val="none" w:sz="0" w:space="0" w:color="auto"/>
            <w:left w:val="none" w:sz="0" w:space="0" w:color="auto"/>
            <w:bottom w:val="none" w:sz="0" w:space="0" w:color="auto"/>
            <w:right w:val="none" w:sz="0" w:space="0" w:color="auto"/>
          </w:divBdr>
        </w:div>
        <w:div w:id="1230504469">
          <w:marLeft w:val="640"/>
          <w:marRight w:val="0"/>
          <w:marTop w:val="0"/>
          <w:marBottom w:val="0"/>
          <w:divBdr>
            <w:top w:val="none" w:sz="0" w:space="0" w:color="auto"/>
            <w:left w:val="none" w:sz="0" w:space="0" w:color="auto"/>
            <w:bottom w:val="none" w:sz="0" w:space="0" w:color="auto"/>
            <w:right w:val="none" w:sz="0" w:space="0" w:color="auto"/>
          </w:divBdr>
        </w:div>
        <w:div w:id="1277443627">
          <w:marLeft w:val="640"/>
          <w:marRight w:val="0"/>
          <w:marTop w:val="0"/>
          <w:marBottom w:val="0"/>
          <w:divBdr>
            <w:top w:val="none" w:sz="0" w:space="0" w:color="auto"/>
            <w:left w:val="none" w:sz="0" w:space="0" w:color="auto"/>
            <w:bottom w:val="none" w:sz="0" w:space="0" w:color="auto"/>
            <w:right w:val="none" w:sz="0" w:space="0" w:color="auto"/>
          </w:divBdr>
        </w:div>
        <w:div w:id="722753843">
          <w:marLeft w:val="640"/>
          <w:marRight w:val="0"/>
          <w:marTop w:val="0"/>
          <w:marBottom w:val="0"/>
          <w:divBdr>
            <w:top w:val="none" w:sz="0" w:space="0" w:color="auto"/>
            <w:left w:val="none" w:sz="0" w:space="0" w:color="auto"/>
            <w:bottom w:val="none" w:sz="0" w:space="0" w:color="auto"/>
            <w:right w:val="none" w:sz="0" w:space="0" w:color="auto"/>
          </w:divBdr>
        </w:div>
        <w:div w:id="2058508869">
          <w:marLeft w:val="640"/>
          <w:marRight w:val="0"/>
          <w:marTop w:val="0"/>
          <w:marBottom w:val="0"/>
          <w:divBdr>
            <w:top w:val="none" w:sz="0" w:space="0" w:color="auto"/>
            <w:left w:val="none" w:sz="0" w:space="0" w:color="auto"/>
            <w:bottom w:val="none" w:sz="0" w:space="0" w:color="auto"/>
            <w:right w:val="none" w:sz="0" w:space="0" w:color="auto"/>
          </w:divBdr>
        </w:div>
      </w:divsChild>
    </w:div>
    <w:div w:id="1799639647">
      <w:bodyDiv w:val="1"/>
      <w:marLeft w:val="0"/>
      <w:marRight w:val="0"/>
      <w:marTop w:val="0"/>
      <w:marBottom w:val="0"/>
      <w:divBdr>
        <w:top w:val="none" w:sz="0" w:space="0" w:color="auto"/>
        <w:left w:val="none" w:sz="0" w:space="0" w:color="auto"/>
        <w:bottom w:val="none" w:sz="0" w:space="0" w:color="auto"/>
        <w:right w:val="none" w:sz="0" w:space="0" w:color="auto"/>
      </w:divBdr>
      <w:divsChild>
        <w:div w:id="22829879">
          <w:marLeft w:val="640"/>
          <w:marRight w:val="0"/>
          <w:marTop w:val="0"/>
          <w:marBottom w:val="0"/>
          <w:divBdr>
            <w:top w:val="none" w:sz="0" w:space="0" w:color="auto"/>
            <w:left w:val="none" w:sz="0" w:space="0" w:color="auto"/>
            <w:bottom w:val="none" w:sz="0" w:space="0" w:color="auto"/>
            <w:right w:val="none" w:sz="0" w:space="0" w:color="auto"/>
          </w:divBdr>
        </w:div>
        <w:div w:id="34354847">
          <w:marLeft w:val="640"/>
          <w:marRight w:val="0"/>
          <w:marTop w:val="0"/>
          <w:marBottom w:val="0"/>
          <w:divBdr>
            <w:top w:val="none" w:sz="0" w:space="0" w:color="auto"/>
            <w:left w:val="none" w:sz="0" w:space="0" w:color="auto"/>
            <w:bottom w:val="none" w:sz="0" w:space="0" w:color="auto"/>
            <w:right w:val="none" w:sz="0" w:space="0" w:color="auto"/>
          </w:divBdr>
        </w:div>
        <w:div w:id="68113314">
          <w:marLeft w:val="640"/>
          <w:marRight w:val="0"/>
          <w:marTop w:val="0"/>
          <w:marBottom w:val="0"/>
          <w:divBdr>
            <w:top w:val="none" w:sz="0" w:space="0" w:color="auto"/>
            <w:left w:val="none" w:sz="0" w:space="0" w:color="auto"/>
            <w:bottom w:val="none" w:sz="0" w:space="0" w:color="auto"/>
            <w:right w:val="none" w:sz="0" w:space="0" w:color="auto"/>
          </w:divBdr>
        </w:div>
        <w:div w:id="122582625">
          <w:marLeft w:val="640"/>
          <w:marRight w:val="0"/>
          <w:marTop w:val="0"/>
          <w:marBottom w:val="0"/>
          <w:divBdr>
            <w:top w:val="none" w:sz="0" w:space="0" w:color="auto"/>
            <w:left w:val="none" w:sz="0" w:space="0" w:color="auto"/>
            <w:bottom w:val="none" w:sz="0" w:space="0" w:color="auto"/>
            <w:right w:val="none" w:sz="0" w:space="0" w:color="auto"/>
          </w:divBdr>
        </w:div>
        <w:div w:id="151718250">
          <w:marLeft w:val="640"/>
          <w:marRight w:val="0"/>
          <w:marTop w:val="0"/>
          <w:marBottom w:val="0"/>
          <w:divBdr>
            <w:top w:val="none" w:sz="0" w:space="0" w:color="auto"/>
            <w:left w:val="none" w:sz="0" w:space="0" w:color="auto"/>
            <w:bottom w:val="none" w:sz="0" w:space="0" w:color="auto"/>
            <w:right w:val="none" w:sz="0" w:space="0" w:color="auto"/>
          </w:divBdr>
        </w:div>
        <w:div w:id="157891559">
          <w:marLeft w:val="640"/>
          <w:marRight w:val="0"/>
          <w:marTop w:val="0"/>
          <w:marBottom w:val="0"/>
          <w:divBdr>
            <w:top w:val="none" w:sz="0" w:space="0" w:color="auto"/>
            <w:left w:val="none" w:sz="0" w:space="0" w:color="auto"/>
            <w:bottom w:val="none" w:sz="0" w:space="0" w:color="auto"/>
            <w:right w:val="none" w:sz="0" w:space="0" w:color="auto"/>
          </w:divBdr>
        </w:div>
        <w:div w:id="329721231">
          <w:marLeft w:val="640"/>
          <w:marRight w:val="0"/>
          <w:marTop w:val="0"/>
          <w:marBottom w:val="0"/>
          <w:divBdr>
            <w:top w:val="none" w:sz="0" w:space="0" w:color="auto"/>
            <w:left w:val="none" w:sz="0" w:space="0" w:color="auto"/>
            <w:bottom w:val="none" w:sz="0" w:space="0" w:color="auto"/>
            <w:right w:val="none" w:sz="0" w:space="0" w:color="auto"/>
          </w:divBdr>
        </w:div>
        <w:div w:id="426929424">
          <w:marLeft w:val="640"/>
          <w:marRight w:val="0"/>
          <w:marTop w:val="0"/>
          <w:marBottom w:val="0"/>
          <w:divBdr>
            <w:top w:val="none" w:sz="0" w:space="0" w:color="auto"/>
            <w:left w:val="none" w:sz="0" w:space="0" w:color="auto"/>
            <w:bottom w:val="none" w:sz="0" w:space="0" w:color="auto"/>
            <w:right w:val="none" w:sz="0" w:space="0" w:color="auto"/>
          </w:divBdr>
        </w:div>
        <w:div w:id="548147754">
          <w:marLeft w:val="640"/>
          <w:marRight w:val="0"/>
          <w:marTop w:val="0"/>
          <w:marBottom w:val="0"/>
          <w:divBdr>
            <w:top w:val="none" w:sz="0" w:space="0" w:color="auto"/>
            <w:left w:val="none" w:sz="0" w:space="0" w:color="auto"/>
            <w:bottom w:val="none" w:sz="0" w:space="0" w:color="auto"/>
            <w:right w:val="none" w:sz="0" w:space="0" w:color="auto"/>
          </w:divBdr>
        </w:div>
        <w:div w:id="549652918">
          <w:marLeft w:val="640"/>
          <w:marRight w:val="0"/>
          <w:marTop w:val="0"/>
          <w:marBottom w:val="0"/>
          <w:divBdr>
            <w:top w:val="none" w:sz="0" w:space="0" w:color="auto"/>
            <w:left w:val="none" w:sz="0" w:space="0" w:color="auto"/>
            <w:bottom w:val="none" w:sz="0" w:space="0" w:color="auto"/>
            <w:right w:val="none" w:sz="0" w:space="0" w:color="auto"/>
          </w:divBdr>
        </w:div>
        <w:div w:id="556236754">
          <w:marLeft w:val="640"/>
          <w:marRight w:val="0"/>
          <w:marTop w:val="0"/>
          <w:marBottom w:val="0"/>
          <w:divBdr>
            <w:top w:val="none" w:sz="0" w:space="0" w:color="auto"/>
            <w:left w:val="none" w:sz="0" w:space="0" w:color="auto"/>
            <w:bottom w:val="none" w:sz="0" w:space="0" w:color="auto"/>
            <w:right w:val="none" w:sz="0" w:space="0" w:color="auto"/>
          </w:divBdr>
        </w:div>
        <w:div w:id="644505345">
          <w:marLeft w:val="640"/>
          <w:marRight w:val="0"/>
          <w:marTop w:val="0"/>
          <w:marBottom w:val="0"/>
          <w:divBdr>
            <w:top w:val="none" w:sz="0" w:space="0" w:color="auto"/>
            <w:left w:val="none" w:sz="0" w:space="0" w:color="auto"/>
            <w:bottom w:val="none" w:sz="0" w:space="0" w:color="auto"/>
            <w:right w:val="none" w:sz="0" w:space="0" w:color="auto"/>
          </w:divBdr>
        </w:div>
        <w:div w:id="651720351">
          <w:marLeft w:val="640"/>
          <w:marRight w:val="0"/>
          <w:marTop w:val="0"/>
          <w:marBottom w:val="0"/>
          <w:divBdr>
            <w:top w:val="none" w:sz="0" w:space="0" w:color="auto"/>
            <w:left w:val="none" w:sz="0" w:space="0" w:color="auto"/>
            <w:bottom w:val="none" w:sz="0" w:space="0" w:color="auto"/>
            <w:right w:val="none" w:sz="0" w:space="0" w:color="auto"/>
          </w:divBdr>
        </w:div>
        <w:div w:id="870725709">
          <w:marLeft w:val="640"/>
          <w:marRight w:val="0"/>
          <w:marTop w:val="0"/>
          <w:marBottom w:val="0"/>
          <w:divBdr>
            <w:top w:val="none" w:sz="0" w:space="0" w:color="auto"/>
            <w:left w:val="none" w:sz="0" w:space="0" w:color="auto"/>
            <w:bottom w:val="none" w:sz="0" w:space="0" w:color="auto"/>
            <w:right w:val="none" w:sz="0" w:space="0" w:color="auto"/>
          </w:divBdr>
        </w:div>
        <w:div w:id="908885362">
          <w:marLeft w:val="640"/>
          <w:marRight w:val="0"/>
          <w:marTop w:val="0"/>
          <w:marBottom w:val="0"/>
          <w:divBdr>
            <w:top w:val="none" w:sz="0" w:space="0" w:color="auto"/>
            <w:left w:val="none" w:sz="0" w:space="0" w:color="auto"/>
            <w:bottom w:val="none" w:sz="0" w:space="0" w:color="auto"/>
            <w:right w:val="none" w:sz="0" w:space="0" w:color="auto"/>
          </w:divBdr>
        </w:div>
        <w:div w:id="916866440">
          <w:marLeft w:val="640"/>
          <w:marRight w:val="0"/>
          <w:marTop w:val="0"/>
          <w:marBottom w:val="0"/>
          <w:divBdr>
            <w:top w:val="none" w:sz="0" w:space="0" w:color="auto"/>
            <w:left w:val="none" w:sz="0" w:space="0" w:color="auto"/>
            <w:bottom w:val="none" w:sz="0" w:space="0" w:color="auto"/>
            <w:right w:val="none" w:sz="0" w:space="0" w:color="auto"/>
          </w:divBdr>
        </w:div>
        <w:div w:id="984286091">
          <w:marLeft w:val="640"/>
          <w:marRight w:val="0"/>
          <w:marTop w:val="0"/>
          <w:marBottom w:val="0"/>
          <w:divBdr>
            <w:top w:val="none" w:sz="0" w:space="0" w:color="auto"/>
            <w:left w:val="none" w:sz="0" w:space="0" w:color="auto"/>
            <w:bottom w:val="none" w:sz="0" w:space="0" w:color="auto"/>
            <w:right w:val="none" w:sz="0" w:space="0" w:color="auto"/>
          </w:divBdr>
        </w:div>
        <w:div w:id="992028455">
          <w:marLeft w:val="640"/>
          <w:marRight w:val="0"/>
          <w:marTop w:val="0"/>
          <w:marBottom w:val="0"/>
          <w:divBdr>
            <w:top w:val="none" w:sz="0" w:space="0" w:color="auto"/>
            <w:left w:val="none" w:sz="0" w:space="0" w:color="auto"/>
            <w:bottom w:val="none" w:sz="0" w:space="0" w:color="auto"/>
            <w:right w:val="none" w:sz="0" w:space="0" w:color="auto"/>
          </w:divBdr>
        </w:div>
        <w:div w:id="1021396149">
          <w:marLeft w:val="640"/>
          <w:marRight w:val="0"/>
          <w:marTop w:val="0"/>
          <w:marBottom w:val="0"/>
          <w:divBdr>
            <w:top w:val="none" w:sz="0" w:space="0" w:color="auto"/>
            <w:left w:val="none" w:sz="0" w:space="0" w:color="auto"/>
            <w:bottom w:val="none" w:sz="0" w:space="0" w:color="auto"/>
            <w:right w:val="none" w:sz="0" w:space="0" w:color="auto"/>
          </w:divBdr>
        </w:div>
        <w:div w:id="1083258959">
          <w:marLeft w:val="640"/>
          <w:marRight w:val="0"/>
          <w:marTop w:val="0"/>
          <w:marBottom w:val="0"/>
          <w:divBdr>
            <w:top w:val="none" w:sz="0" w:space="0" w:color="auto"/>
            <w:left w:val="none" w:sz="0" w:space="0" w:color="auto"/>
            <w:bottom w:val="none" w:sz="0" w:space="0" w:color="auto"/>
            <w:right w:val="none" w:sz="0" w:space="0" w:color="auto"/>
          </w:divBdr>
        </w:div>
        <w:div w:id="1098332464">
          <w:marLeft w:val="640"/>
          <w:marRight w:val="0"/>
          <w:marTop w:val="0"/>
          <w:marBottom w:val="0"/>
          <w:divBdr>
            <w:top w:val="none" w:sz="0" w:space="0" w:color="auto"/>
            <w:left w:val="none" w:sz="0" w:space="0" w:color="auto"/>
            <w:bottom w:val="none" w:sz="0" w:space="0" w:color="auto"/>
            <w:right w:val="none" w:sz="0" w:space="0" w:color="auto"/>
          </w:divBdr>
        </w:div>
        <w:div w:id="1105076166">
          <w:marLeft w:val="640"/>
          <w:marRight w:val="0"/>
          <w:marTop w:val="0"/>
          <w:marBottom w:val="0"/>
          <w:divBdr>
            <w:top w:val="none" w:sz="0" w:space="0" w:color="auto"/>
            <w:left w:val="none" w:sz="0" w:space="0" w:color="auto"/>
            <w:bottom w:val="none" w:sz="0" w:space="0" w:color="auto"/>
            <w:right w:val="none" w:sz="0" w:space="0" w:color="auto"/>
          </w:divBdr>
        </w:div>
        <w:div w:id="1211727797">
          <w:marLeft w:val="640"/>
          <w:marRight w:val="0"/>
          <w:marTop w:val="0"/>
          <w:marBottom w:val="0"/>
          <w:divBdr>
            <w:top w:val="none" w:sz="0" w:space="0" w:color="auto"/>
            <w:left w:val="none" w:sz="0" w:space="0" w:color="auto"/>
            <w:bottom w:val="none" w:sz="0" w:space="0" w:color="auto"/>
            <w:right w:val="none" w:sz="0" w:space="0" w:color="auto"/>
          </w:divBdr>
        </w:div>
        <w:div w:id="1269507304">
          <w:marLeft w:val="640"/>
          <w:marRight w:val="0"/>
          <w:marTop w:val="0"/>
          <w:marBottom w:val="0"/>
          <w:divBdr>
            <w:top w:val="none" w:sz="0" w:space="0" w:color="auto"/>
            <w:left w:val="none" w:sz="0" w:space="0" w:color="auto"/>
            <w:bottom w:val="none" w:sz="0" w:space="0" w:color="auto"/>
            <w:right w:val="none" w:sz="0" w:space="0" w:color="auto"/>
          </w:divBdr>
        </w:div>
        <w:div w:id="1277565780">
          <w:marLeft w:val="640"/>
          <w:marRight w:val="0"/>
          <w:marTop w:val="0"/>
          <w:marBottom w:val="0"/>
          <w:divBdr>
            <w:top w:val="none" w:sz="0" w:space="0" w:color="auto"/>
            <w:left w:val="none" w:sz="0" w:space="0" w:color="auto"/>
            <w:bottom w:val="none" w:sz="0" w:space="0" w:color="auto"/>
            <w:right w:val="none" w:sz="0" w:space="0" w:color="auto"/>
          </w:divBdr>
        </w:div>
        <w:div w:id="1331131812">
          <w:marLeft w:val="640"/>
          <w:marRight w:val="0"/>
          <w:marTop w:val="0"/>
          <w:marBottom w:val="0"/>
          <w:divBdr>
            <w:top w:val="none" w:sz="0" w:space="0" w:color="auto"/>
            <w:left w:val="none" w:sz="0" w:space="0" w:color="auto"/>
            <w:bottom w:val="none" w:sz="0" w:space="0" w:color="auto"/>
            <w:right w:val="none" w:sz="0" w:space="0" w:color="auto"/>
          </w:divBdr>
        </w:div>
        <w:div w:id="1393583658">
          <w:marLeft w:val="640"/>
          <w:marRight w:val="0"/>
          <w:marTop w:val="0"/>
          <w:marBottom w:val="0"/>
          <w:divBdr>
            <w:top w:val="none" w:sz="0" w:space="0" w:color="auto"/>
            <w:left w:val="none" w:sz="0" w:space="0" w:color="auto"/>
            <w:bottom w:val="none" w:sz="0" w:space="0" w:color="auto"/>
            <w:right w:val="none" w:sz="0" w:space="0" w:color="auto"/>
          </w:divBdr>
        </w:div>
        <w:div w:id="1575356151">
          <w:marLeft w:val="640"/>
          <w:marRight w:val="0"/>
          <w:marTop w:val="0"/>
          <w:marBottom w:val="0"/>
          <w:divBdr>
            <w:top w:val="none" w:sz="0" w:space="0" w:color="auto"/>
            <w:left w:val="none" w:sz="0" w:space="0" w:color="auto"/>
            <w:bottom w:val="none" w:sz="0" w:space="0" w:color="auto"/>
            <w:right w:val="none" w:sz="0" w:space="0" w:color="auto"/>
          </w:divBdr>
        </w:div>
        <w:div w:id="1582717018">
          <w:marLeft w:val="640"/>
          <w:marRight w:val="0"/>
          <w:marTop w:val="0"/>
          <w:marBottom w:val="0"/>
          <w:divBdr>
            <w:top w:val="none" w:sz="0" w:space="0" w:color="auto"/>
            <w:left w:val="none" w:sz="0" w:space="0" w:color="auto"/>
            <w:bottom w:val="none" w:sz="0" w:space="0" w:color="auto"/>
            <w:right w:val="none" w:sz="0" w:space="0" w:color="auto"/>
          </w:divBdr>
        </w:div>
        <w:div w:id="1692301041">
          <w:marLeft w:val="640"/>
          <w:marRight w:val="0"/>
          <w:marTop w:val="0"/>
          <w:marBottom w:val="0"/>
          <w:divBdr>
            <w:top w:val="none" w:sz="0" w:space="0" w:color="auto"/>
            <w:left w:val="none" w:sz="0" w:space="0" w:color="auto"/>
            <w:bottom w:val="none" w:sz="0" w:space="0" w:color="auto"/>
            <w:right w:val="none" w:sz="0" w:space="0" w:color="auto"/>
          </w:divBdr>
        </w:div>
        <w:div w:id="1724717444">
          <w:marLeft w:val="640"/>
          <w:marRight w:val="0"/>
          <w:marTop w:val="0"/>
          <w:marBottom w:val="0"/>
          <w:divBdr>
            <w:top w:val="none" w:sz="0" w:space="0" w:color="auto"/>
            <w:left w:val="none" w:sz="0" w:space="0" w:color="auto"/>
            <w:bottom w:val="none" w:sz="0" w:space="0" w:color="auto"/>
            <w:right w:val="none" w:sz="0" w:space="0" w:color="auto"/>
          </w:divBdr>
        </w:div>
        <w:div w:id="1782919173">
          <w:marLeft w:val="640"/>
          <w:marRight w:val="0"/>
          <w:marTop w:val="0"/>
          <w:marBottom w:val="0"/>
          <w:divBdr>
            <w:top w:val="none" w:sz="0" w:space="0" w:color="auto"/>
            <w:left w:val="none" w:sz="0" w:space="0" w:color="auto"/>
            <w:bottom w:val="none" w:sz="0" w:space="0" w:color="auto"/>
            <w:right w:val="none" w:sz="0" w:space="0" w:color="auto"/>
          </w:divBdr>
        </w:div>
        <w:div w:id="1813906718">
          <w:marLeft w:val="640"/>
          <w:marRight w:val="0"/>
          <w:marTop w:val="0"/>
          <w:marBottom w:val="0"/>
          <w:divBdr>
            <w:top w:val="none" w:sz="0" w:space="0" w:color="auto"/>
            <w:left w:val="none" w:sz="0" w:space="0" w:color="auto"/>
            <w:bottom w:val="none" w:sz="0" w:space="0" w:color="auto"/>
            <w:right w:val="none" w:sz="0" w:space="0" w:color="auto"/>
          </w:divBdr>
        </w:div>
        <w:div w:id="1909070779">
          <w:marLeft w:val="640"/>
          <w:marRight w:val="0"/>
          <w:marTop w:val="0"/>
          <w:marBottom w:val="0"/>
          <w:divBdr>
            <w:top w:val="none" w:sz="0" w:space="0" w:color="auto"/>
            <w:left w:val="none" w:sz="0" w:space="0" w:color="auto"/>
            <w:bottom w:val="none" w:sz="0" w:space="0" w:color="auto"/>
            <w:right w:val="none" w:sz="0" w:space="0" w:color="auto"/>
          </w:divBdr>
        </w:div>
        <w:div w:id="1930309635">
          <w:marLeft w:val="640"/>
          <w:marRight w:val="0"/>
          <w:marTop w:val="0"/>
          <w:marBottom w:val="0"/>
          <w:divBdr>
            <w:top w:val="none" w:sz="0" w:space="0" w:color="auto"/>
            <w:left w:val="none" w:sz="0" w:space="0" w:color="auto"/>
            <w:bottom w:val="none" w:sz="0" w:space="0" w:color="auto"/>
            <w:right w:val="none" w:sz="0" w:space="0" w:color="auto"/>
          </w:divBdr>
        </w:div>
        <w:div w:id="1955667492">
          <w:marLeft w:val="640"/>
          <w:marRight w:val="0"/>
          <w:marTop w:val="0"/>
          <w:marBottom w:val="0"/>
          <w:divBdr>
            <w:top w:val="none" w:sz="0" w:space="0" w:color="auto"/>
            <w:left w:val="none" w:sz="0" w:space="0" w:color="auto"/>
            <w:bottom w:val="none" w:sz="0" w:space="0" w:color="auto"/>
            <w:right w:val="none" w:sz="0" w:space="0" w:color="auto"/>
          </w:divBdr>
        </w:div>
        <w:div w:id="1986205680">
          <w:marLeft w:val="640"/>
          <w:marRight w:val="0"/>
          <w:marTop w:val="0"/>
          <w:marBottom w:val="0"/>
          <w:divBdr>
            <w:top w:val="none" w:sz="0" w:space="0" w:color="auto"/>
            <w:left w:val="none" w:sz="0" w:space="0" w:color="auto"/>
            <w:bottom w:val="none" w:sz="0" w:space="0" w:color="auto"/>
            <w:right w:val="none" w:sz="0" w:space="0" w:color="auto"/>
          </w:divBdr>
        </w:div>
        <w:div w:id="2040009485">
          <w:marLeft w:val="640"/>
          <w:marRight w:val="0"/>
          <w:marTop w:val="0"/>
          <w:marBottom w:val="0"/>
          <w:divBdr>
            <w:top w:val="none" w:sz="0" w:space="0" w:color="auto"/>
            <w:left w:val="none" w:sz="0" w:space="0" w:color="auto"/>
            <w:bottom w:val="none" w:sz="0" w:space="0" w:color="auto"/>
            <w:right w:val="none" w:sz="0" w:space="0" w:color="auto"/>
          </w:divBdr>
        </w:div>
        <w:div w:id="2062050208">
          <w:marLeft w:val="640"/>
          <w:marRight w:val="0"/>
          <w:marTop w:val="0"/>
          <w:marBottom w:val="0"/>
          <w:divBdr>
            <w:top w:val="none" w:sz="0" w:space="0" w:color="auto"/>
            <w:left w:val="none" w:sz="0" w:space="0" w:color="auto"/>
            <w:bottom w:val="none" w:sz="0" w:space="0" w:color="auto"/>
            <w:right w:val="none" w:sz="0" w:space="0" w:color="auto"/>
          </w:divBdr>
        </w:div>
        <w:div w:id="2144737540">
          <w:marLeft w:val="640"/>
          <w:marRight w:val="0"/>
          <w:marTop w:val="0"/>
          <w:marBottom w:val="0"/>
          <w:divBdr>
            <w:top w:val="none" w:sz="0" w:space="0" w:color="auto"/>
            <w:left w:val="none" w:sz="0" w:space="0" w:color="auto"/>
            <w:bottom w:val="none" w:sz="0" w:space="0" w:color="auto"/>
            <w:right w:val="none" w:sz="0" w:space="0" w:color="auto"/>
          </w:divBdr>
        </w:div>
      </w:divsChild>
    </w:div>
    <w:div w:id="1801410356">
      <w:bodyDiv w:val="1"/>
      <w:marLeft w:val="0"/>
      <w:marRight w:val="0"/>
      <w:marTop w:val="0"/>
      <w:marBottom w:val="0"/>
      <w:divBdr>
        <w:top w:val="none" w:sz="0" w:space="0" w:color="auto"/>
        <w:left w:val="none" w:sz="0" w:space="0" w:color="auto"/>
        <w:bottom w:val="none" w:sz="0" w:space="0" w:color="auto"/>
        <w:right w:val="none" w:sz="0" w:space="0" w:color="auto"/>
      </w:divBdr>
      <w:divsChild>
        <w:div w:id="555580046">
          <w:marLeft w:val="640"/>
          <w:marRight w:val="0"/>
          <w:marTop w:val="0"/>
          <w:marBottom w:val="0"/>
          <w:divBdr>
            <w:top w:val="none" w:sz="0" w:space="0" w:color="auto"/>
            <w:left w:val="none" w:sz="0" w:space="0" w:color="auto"/>
            <w:bottom w:val="none" w:sz="0" w:space="0" w:color="auto"/>
            <w:right w:val="none" w:sz="0" w:space="0" w:color="auto"/>
          </w:divBdr>
        </w:div>
        <w:div w:id="1363553287">
          <w:marLeft w:val="640"/>
          <w:marRight w:val="0"/>
          <w:marTop w:val="0"/>
          <w:marBottom w:val="0"/>
          <w:divBdr>
            <w:top w:val="none" w:sz="0" w:space="0" w:color="auto"/>
            <w:left w:val="none" w:sz="0" w:space="0" w:color="auto"/>
            <w:bottom w:val="none" w:sz="0" w:space="0" w:color="auto"/>
            <w:right w:val="none" w:sz="0" w:space="0" w:color="auto"/>
          </w:divBdr>
        </w:div>
        <w:div w:id="512375678">
          <w:marLeft w:val="640"/>
          <w:marRight w:val="0"/>
          <w:marTop w:val="0"/>
          <w:marBottom w:val="0"/>
          <w:divBdr>
            <w:top w:val="none" w:sz="0" w:space="0" w:color="auto"/>
            <w:left w:val="none" w:sz="0" w:space="0" w:color="auto"/>
            <w:bottom w:val="none" w:sz="0" w:space="0" w:color="auto"/>
            <w:right w:val="none" w:sz="0" w:space="0" w:color="auto"/>
          </w:divBdr>
        </w:div>
        <w:div w:id="1576862262">
          <w:marLeft w:val="640"/>
          <w:marRight w:val="0"/>
          <w:marTop w:val="0"/>
          <w:marBottom w:val="0"/>
          <w:divBdr>
            <w:top w:val="none" w:sz="0" w:space="0" w:color="auto"/>
            <w:left w:val="none" w:sz="0" w:space="0" w:color="auto"/>
            <w:bottom w:val="none" w:sz="0" w:space="0" w:color="auto"/>
            <w:right w:val="none" w:sz="0" w:space="0" w:color="auto"/>
          </w:divBdr>
        </w:div>
        <w:div w:id="1591163261">
          <w:marLeft w:val="640"/>
          <w:marRight w:val="0"/>
          <w:marTop w:val="0"/>
          <w:marBottom w:val="0"/>
          <w:divBdr>
            <w:top w:val="none" w:sz="0" w:space="0" w:color="auto"/>
            <w:left w:val="none" w:sz="0" w:space="0" w:color="auto"/>
            <w:bottom w:val="none" w:sz="0" w:space="0" w:color="auto"/>
            <w:right w:val="none" w:sz="0" w:space="0" w:color="auto"/>
          </w:divBdr>
        </w:div>
        <w:div w:id="1552037225">
          <w:marLeft w:val="640"/>
          <w:marRight w:val="0"/>
          <w:marTop w:val="0"/>
          <w:marBottom w:val="0"/>
          <w:divBdr>
            <w:top w:val="none" w:sz="0" w:space="0" w:color="auto"/>
            <w:left w:val="none" w:sz="0" w:space="0" w:color="auto"/>
            <w:bottom w:val="none" w:sz="0" w:space="0" w:color="auto"/>
            <w:right w:val="none" w:sz="0" w:space="0" w:color="auto"/>
          </w:divBdr>
        </w:div>
        <w:div w:id="490289665">
          <w:marLeft w:val="640"/>
          <w:marRight w:val="0"/>
          <w:marTop w:val="0"/>
          <w:marBottom w:val="0"/>
          <w:divBdr>
            <w:top w:val="none" w:sz="0" w:space="0" w:color="auto"/>
            <w:left w:val="none" w:sz="0" w:space="0" w:color="auto"/>
            <w:bottom w:val="none" w:sz="0" w:space="0" w:color="auto"/>
            <w:right w:val="none" w:sz="0" w:space="0" w:color="auto"/>
          </w:divBdr>
        </w:div>
        <w:div w:id="1890991024">
          <w:marLeft w:val="640"/>
          <w:marRight w:val="0"/>
          <w:marTop w:val="0"/>
          <w:marBottom w:val="0"/>
          <w:divBdr>
            <w:top w:val="none" w:sz="0" w:space="0" w:color="auto"/>
            <w:left w:val="none" w:sz="0" w:space="0" w:color="auto"/>
            <w:bottom w:val="none" w:sz="0" w:space="0" w:color="auto"/>
            <w:right w:val="none" w:sz="0" w:space="0" w:color="auto"/>
          </w:divBdr>
        </w:div>
        <w:div w:id="677587616">
          <w:marLeft w:val="640"/>
          <w:marRight w:val="0"/>
          <w:marTop w:val="0"/>
          <w:marBottom w:val="0"/>
          <w:divBdr>
            <w:top w:val="none" w:sz="0" w:space="0" w:color="auto"/>
            <w:left w:val="none" w:sz="0" w:space="0" w:color="auto"/>
            <w:bottom w:val="none" w:sz="0" w:space="0" w:color="auto"/>
            <w:right w:val="none" w:sz="0" w:space="0" w:color="auto"/>
          </w:divBdr>
        </w:div>
        <w:div w:id="1023672493">
          <w:marLeft w:val="640"/>
          <w:marRight w:val="0"/>
          <w:marTop w:val="0"/>
          <w:marBottom w:val="0"/>
          <w:divBdr>
            <w:top w:val="none" w:sz="0" w:space="0" w:color="auto"/>
            <w:left w:val="none" w:sz="0" w:space="0" w:color="auto"/>
            <w:bottom w:val="none" w:sz="0" w:space="0" w:color="auto"/>
            <w:right w:val="none" w:sz="0" w:space="0" w:color="auto"/>
          </w:divBdr>
        </w:div>
        <w:div w:id="335422186">
          <w:marLeft w:val="640"/>
          <w:marRight w:val="0"/>
          <w:marTop w:val="0"/>
          <w:marBottom w:val="0"/>
          <w:divBdr>
            <w:top w:val="none" w:sz="0" w:space="0" w:color="auto"/>
            <w:left w:val="none" w:sz="0" w:space="0" w:color="auto"/>
            <w:bottom w:val="none" w:sz="0" w:space="0" w:color="auto"/>
            <w:right w:val="none" w:sz="0" w:space="0" w:color="auto"/>
          </w:divBdr>
        </w:div>
        <w:div w:id="1597470956">
          <w:marLeft w:val="640"/>
          <w:marRight w:val="0"/>
          <w:marTop w:val="0"/>
          <w:marBottom w:val="0"/>
          <w:divBdr>
            <w:top w:val="none" w:sz="0" w:space="0" w:color="auto"/>
            <w:left w:val="none" w:sz="0" w:space="0" w:color="auto"/>
            <w:bottom w:val="none" w:sz="0" w:space="0" w:color="auto"/>
            <w:right w:val="none" w:sz="0" w:space="0" w:color="auto"/>
          </w:divBdr>
        </w:div>
        <w:div w:id="8997069">
          <w:marLeft w:val="640"/>
          <w:marRight w:val="0"/>
          <w:marTop w:val="0"/>
          <w:marBottom w:val="0"/>
          <w:divBdr>
            <w:top w:val="none" w:sz="0" w:space="0" w:color="auto"/>
            <w:left w:val="none" w:sz="0" w:space="0" w:color="auto"/>
            <w:bottom w:val="none" w:sz="0" w:space="0" w:color="auto"/>
            <w:right w:val="none" w:sz="0" w:space="0" w:color="auto"/>
          </w:divBdr>
        </w:div>
        <w:div w:id="770012050">
          <w:marLeft w:val="640"/>
          <w:marRight w:val="0"/>
          <w:marTop w:val="0"/>
          <w:marBottom w:val="0"/>
          <w:divBdr>
            <w:top w:val="none" w:sz="0" w:space="0" w:color="auto"/>
            <w:left w:val="none" w:sz="0" w:space="0" w:color="auto"/>
            <w:bottom w:val="none" w:sz="0" w:space="0" w:color="auto"/>
            <w:right w:val="none" w:sz="0" w:space="0" w:color="auto"/>
          </w:divBdr>
        </w:div>
        <w:div w:id="414471434">
          <w:marLeft w:val="640"/>
          <w:marRight w:val="0"/>
          <w:marTop w:val="0"/>
          <w:marBottom w:val="0"/>
          <w:divBdr>
            <w:top w:val="none" w:sz="0" w:space="0" w:color="auto"/>
            <w:left w:val="none" w:sz="0" w:space="0" w:color="auto"/>
            <w:bottom w:val="none" w:sz="0" w:space="0" w:color="auto"/>
            <w:right w:val="none" w:sz="0" w:space="0" w:color="auto"/>
          </w:divBdr>
        </w:div>
        <w:div w:id="1773473140">
          <w:marLeft w:val="640"/>
          <w:marRight w:val="0"/>
          <w:marTop w:val="0"/>
          <w:marBottom w:val="0"/>
          <w:divBdr>
            <w:top w:val="none" w:sz="0" w:space="0" w:color="auto"/>
            <w:left w:val="none" w:sz="0" w:space="0" w:color="auto"/>
            <w:bottom w:val="none" w:sz="0" w:space="0" w:color="auto"/>
            <w:right w:val="none" w:sz="0" w:space="0" w:color="auto"/>
          </w:divBdr>
        </w:div>
        <w:div w:id="1060976604">
          <w:marLeft w:val="640"/>
          <w:marRight w:val="0"/>
          <w:marTop w:val="0"/>
          <w:marBottom w:val="0"/>
          <w:divBdr>
            <w:top w:val="none" w:sz="0" w:space="0" w:color="auto"/>
            <w:left w:val="none" w:sz="0" w:space="0" w:color="auto"/>
            <w:bottom w:val="none" w:sz="0" w:space="0" w:color="auto"/>
            <w:right w:val="none" w:sz="0" w:space="0" w:color="auto"/>
          </w:divBdr>
        </w:div>
        <w:div w:id="1879852990">
          <w:marLeft w:val="640"/>
          <w:marRight w:val="0"/>
          <w:marTop w:val="0"/>
          <w:marBottom w:val="0"/>
          <w:divBdr>
            <w:top w:val="none" w:sz="0" w:space="0" w:color="auto"/>
            <w:left w:val="none" w:sz="0" w:space="0" w:color="auto"/>
            <w:bottom w:val="none" w:sz="0" w:space="0" w:color="auto"/>
            <w:right w:val="none" w:sz="0" w:space="0" w:color="auto"/>
          </w:divBdr>
        </w:div>
        <w:div w:id="1864318662">
          <w:marLeft w:val="640"/>
          <w:marRight w:val="0"/>
          <w:marTop w:val="0"/>
          <w:marBottom w:val="0"/>
          <w:divBdr>
            <w:top w:val="none" w:sz="0" w:space="0" w:color="auto"/>
            <w:left w:val="none" w:sz="0" w:space="0" w:color="auto"/>
            <w:bottom w:val="none" w:sz="0" w:space="0" w:color="auto"/>
            <w:right w:val="none" w:sz="0" w:space="0" w:color="auto"/>
          </w:divBdr>
        </w:div>
        <w:div w:id="1391031702">
          <w:marLeft w:val="640"/>
          <w:marRight w:val="0"/>
          <w:marTop w:val="0"/>
          <w:marBottom w:val="0"/>
          <w:divBdr>
            <w:top w:val="none" w:sz="0" w:space="0" w:color="auto"/>
            <w:left w:val="none" w:sz="0" w:space="0" w:color="auto"/>
            <w:bottom w:val="none" w:sz="0" w:space="0" w:color="auto"/>
            <w:right w:val="none" w:sz="0" w:space="0" w:color="auto"/>
          </w:divBdr>
        </w:div>
        <w:div w:id="332147934">
          <w:marLeft w:val="640"/>
          <w:marRight w:val="0"/>
          <w:marTop w:val="0"/>
          <w:marBottom w:val="0"/>
          <w:divBdr>
            <w:top w:val="none" w:sz="0" w:space="0" w:color="auto"/>
            <w:left w:val="none" w:sz="0" w:space="0" w:color="auto"/>
            <w:bottom w:val="none" w:sz="0" w:space="0" w:color="auto"/>
            <w:right w:val="none" w:sz="0" w:space="0" w:color="auto"/>
          </w:divBdr>
        </w:div>
        <w:div w:id="837310109">
          <w:marLeft w:val="640"/>
          <w:marRight w:val="0"/>
          <w:marTop w:val="0"/>
          <w:marBottom w:val="0"/>
          <w:divBdr>
            <w:top w:val="none" w:sz="0" w:space="0" w:color="auto"/>
            <w:left w:val="none" w:sz="0" w:space="0" w:color="auto"/>
            <w:bottom w:val="none" w:sz="0" w:space="0" w:color="auto"/>
            <w:right w:val="none" w:sz="0" w:space="0" w:color="auto"/>
          </w:divBdr>
        </w:div>
        <w:div w:id="1454254045">
          <w:marLeft w:val="640"/>
          <w:marRight w:val="0"/>
          <w:marTop w:val="0"/>
          <w:marBottom w:val="0"/>
          <w:divBdr>
            <w:top w:val="none" w:sz="0" w:space="0" w:color="auto"/>
            <w:left w:val="none" w:sz="0" w:space="0" w:color="auto"/>
            <w:bottom w:val="none" w:sz="0" w:space="0" w:color="auto"/>
            <w:right w:val="none" w:sz="0" w:space="0" w:color="auto"/>
          </w:divBdr>
        </w:div>
        <w:div w:id="1271276089">
          <w:marLeft w:val="640"/>
          <w:marRight w:val="0"/>
          <w:marTop w:val="0"/>
          <w:marBottom w:val="0"/>
          <w:divBdr>
            <w:top w:val="none" w:sz="0" w:space="0" w:color="auto"/>
            <w:left w:val="none" w:sz="0" w:space="0" w:color="auto"/>
            <w:bottom w:val="none" w:sz="0" w:space="0" w:color="auto"/>
            <w:right w:val="none" w:sz="0" w:space="0" w:color="auto"/>
          </w:divBdr>
        </w:div>
        <w:div w:id="1188640994">
          <w:marLeft w:val="640"/>
          <w:marRight w:val="0"/>
          <w:marTop w:val="0"/>
          <w:marBottom w:val="0"/>
          <w:divBdr>
            <w:top w:val="none" w:sz="0" w:space="0" w:color="auto"/>
            <w:left w:val="none" w:sz="0" w:space="0" w:color="auto"/>
            <w:bottom w:val="none" w:sz="0" w:space="0" w:color="auto"/>
            <w:right w:val="none" w:sz="0" w:space="0" w:color="auto"/>
          </w:divBdr>
        </w:div>
        <w:div w:id="1013997383">
          <w:marLeft w:val="640"/>
          <w:marRight w:val="0"/>
          <w:marTop w:val="0"/>
          <w:marBottom w:val="0"/>
          <w:divBdr>
            <w:top w:val="none" w:sz="0" w:space="0" w:color="auto"/>
            <w:left w:val="none" w:sz="0" w:space="0" w:color="auto"/>
            <w:bottom w:val="none" w:sz="0" w:space="0" w:color="auto"/>
            <w:right w:val="none" w:sz="0" w:space="0" w:color="auto"/>
          </w:divBdr>
        </w:div>
        <w:div w:id="2010938467">
          <w:marLeft w:val="640"/>
          <w:marRight w:val="0"/>
          <w:marTop w:val="0"/>
          <w:marBottom w:val="0"/>
          <w:divBdr>
            <w:top w:val="none" w:sz="0" w:space="0" w:color="auto"/>
            <w:left w:val="none" w:sz="0" w:space="0" w:color="auto"/>
            <w:bottom w:val="none" w:sz="0" w:space="0" w:color="auto"/>
            <w:right w:val="none" w:sz="0" w:space="0" w:color="auto"/>
          </w:divBdr>
        </w:div>
        <w:div w:id="1241408675">
          <w:marLeft w:val="640"/>
          <w:marRight w:val="0"/>
          <w:marTop w:val="0"/>
          <w:marBottom w:val="0"/>
          <w:divBdr>
            <w:top w:val="none" w:sz="0" w:space="0" w:color="auto"/>
            <w:left w:val="none" w:sz="0" w:space="0" w:color="auto"/>
            <w:bottom w:val="none" w:sz="0" w:space="0" w:color="auto"/>
            <w:right w:val="none" w:sz="0" w:space="0" w:color="auto"/>
          </w:divBdr>
        </w:div>
        <w:div w:id="954362531">
          <w:marLeft w:val="640"/>
          <w:marRight w:val="0"/>
          <w:marTop w:val="0"/>
          <w:marBottom w:val="0"/>
          <w:divBdr>
            <w:top w:val="none" w:sz="0" w:space="0" w:color="auto"/>
            <w:left w:val="none" w:sz="0" w:space="0" w:color="auto"/>
            <w:bottom w:val="none" w:sz="0" w:space="0" w:color="auto"/>
            <w:right w:val="none" w:sz="0" w:space="0" w:color="auto"/>
          </w:divBdr>
        </w:div>
        <w:div w:id="1868450226">
          <w:marLeft w:val="640"/>
          <w:marRight w:val="0"/>
          <w:marTop w:val="0"/>
          <w:marBottom w:val="0"/>
          <w:divBdr>
            <w:top w:val="none" w:sz="0" w:space="0" w:color="auto"/>
            <w:left w:val="none" w:sz="0" w:space="0" w:color="auto"/>
            <w:bottom w:val="none" w:sz="0" w:space="0" w:color="auto"/>
            <w:right w:val="none" w:sz="0" w:space="0" w:color="auto"/>
          </w:divBdr>
        </w:div>
        <w:div w:id="1265187582">
          <w:marLeft w:val="640"/>
          <w:marRight w:val="0"/>
          <w:marTop w:val="0"/>
          <w:marBottom w:val="0"/>
          <w:divBdr>
            <w:top w:val="none" w:sz="0" w:space="0" w:color="auto"/>
            <w:left w:val="none" w:sz="0" w:space="0" w:color="auto"/>
            <w:bottom w:val="none" w:sz="0" w:space="0" w:color="auto"/>
            <w:right w:val="none" w:sz="0" w:space="0" w:color="auto"/>
          </w:divBdr>
        </w:div>
        <w:div w:id="142352555">
          <w:marLeft w:val="640"/>
          <w:marRight w:val="0"/>
          <w:marTop w:val="0"/>
          <w:marBottom w:val="0"/>
          <w:divBdr>
            <w:top w:val="none" w:sz="0" w:space="0" w:color="auto"/>
            <w:left w:val="none" w:sz="0" w:space="0" w:color="auto"/>
            <w:bottom w:val="none" w:sz="0" w:space="0" w:color="auto"/>
            <w:right w:val="none" w:sz="0" w:space="0" w:color="auto"/>
          </w:divBdr>
        </w:div>
        <w:div w:id="958027148">
          <w:marLeft w:val="640"/>
          <w:marRight w:val="0"/>
          <w:marTop w:val="0"/>
          <w:marBottom w:val="0"/>
          <w:divBdr>
            <w:top w:val="none" w:sz="0" w:space="0" w:color="auto"/>
            <w:left w:val="none" w:sz="0" w:space="0" w:color="auto"/>
            <w:bottom w:val="none" w:sz="0" w:space="0" w:color="auto"/>
            <w:right w:val="none" w:sz="0" w:space="0" w:color="auto"/>
          </w:divBdr>
        </w:div>
        <w:div w:id="2046639177">
          <w:marLeft w:val="640"/>
          <w:marRight w:val="0"/>
          <w:marTop w:val="0"/>
          <w:marBottom w:val="0"/>
          <w:divBdr>
            <w:top w:val="none" w:sz="0" w:space="0" w:color="auto"/>
            <w:left w:val="none" w:sz="0" w:space="0" w:color="auto"/>
            <w:bottom w:val="none" w:sz="0" w:space="0" w:color="auto"/>
            <w:right w:val="none" w:sz="0" w:space="0" w:color="auto"/>
          </w:divBdr>
        </w:div>
        <w:div w:id="1091269311">
          <w:marLeft w:val="640"/>
          <w:marRight w:val="0"/>
          <w:marTop w:val="0"/>
          <w:marBottom w:val="0"/>
          <w:divBdr>
            <w:top w:val="none" w:sz="0" w:space="0" w:color="auto"/>
            <w:left w:val="none" w:sz="0" w:space="0" w:color="auto"/>
            <w:bottom w:val="none" w:sz="0" w:space="0" w:color="auto"/>
            <w:right w:val="none" w:sz="0" w:space="0" w:color="auto"/>
          </w:divBdr>
        </w:div>
        <w:div w:id="804085433">
          <w:marLeft w:val="640"/>
          <w:marRight w:val="0"/>
          <w:marTop w:val="0"/>
          <w:marBottom w:val="0"/>
          <w:divBdr>
            <w:top w:val="none" w:sz="0" w:space="0" w:color="auto"/>
            <w:left w:val="none" w:sz="0" w:space="0" w:color="auto"/>
            <w:bottom w:val="none" w:sz="0" w:space="0" w:color="auto"/>
            <w:right w:val="none" w:sz="0" w:space="0" w:color="auto"/>
          </w:divBdr>
        </w:div>
        <w:div w:id="965160953">
          <w:marLeft w:val="640"/>
          <w:marRight w:val="0"/>
          <w:marTop w:val="0"/>
          <w:marBottom w:val="0"/>
          <w:divBdr>
            <w:top w:val="none" w:sz="0" w:space="0" w:color="auto"/>
            <w:left w:val="none" w:sz="0" w:space="0" w:color="auto"/>
            <w:bottom w:val="none" w:sz="0" w:space="0" w:color="auto"/>
            <w:right w:val="none" w:sz="0" w:space="0" w:color="auto"/>
          </w:divBdr>
        </w:div>
        <w:div w:id="1273895750">
          <w:marLeft w:val="640"/>
          <w:marRight w:val="0"/>
          <w:marTop w:val="0"/>
          <w:marBottom w:val="0"/>
          <w:divBdr>
            <w:top w:val="none" w:sz="0" w:space="0" w:color="auto"/>
            <w:left w:val="none" w:sz="0" w:space="0" w:color="auto"/>
            <w:bottom w:val="none" w:sz="0" w:space="0" w:color="auto"/>
            <w:right w:val="none" w:sz="0" w:space="0" w:color="auto"/>
          </w:divBdr>
        </w:div>
        <w:div w:id="617176347">
          <w:marLeft w:val="640"/>
          <w:marRight w:val="0"/>
          <w:marTop w:val="0"/>
          <w:marBottom w:val="0"/>
          <w:divBdr>
            <w:top w:val="none" w:sz="0" w:space="0" w:color="auto"/>
            <w:left w:val="none" w:sz="0" w:space="0" w:color="auto"/>
            <w:bottom w:val="none" w:sz="0" w:space="0" w:color="auto"/>
            <w:right w:val="none" w:sz="0" w:space="0" w:color="auto"/>
          </w:divBdr>
        </w:div>
        <w:div w:id="1115516678">
          <w:marLeft w:val="640"/>
          <w:marRight w:val="0"/>
          <w:marTop w:val="0"/>
          <w:marBottom w:val="0"/>
          <w:divBdr>
            <w:top w:val="none" w:sz="0" w:space="0" w:color="auto"/>
            <w:left w:val="none" w:sz="0" w:space="0" w:color="auto"/>
            <w:bottom w:val="none" w:sz="0" w:space="0" w:color="auto"/>
            <w:right w:val="none" w:sz="0" w:space="0" w:color="auto"/>
          </w:divBdr>
        </w:div>
        <w:div w:id="935558704">
          <w:marLeft w:val="640"/>
          <w:marRight w:val="0"/>
          <w:marTop w:val="0"/>
          <w:marBottom w:val="0"/>
          <w:divBdr>
            <w:top w:val="none" w:sz="0" w:space="0" w:color="auto"/>
            <w:left w:val="none" w:sz="0" w:space="0" w:color="auto"/>
            <w:bottom w:val="none" w:sz="0" w:space="0" w:color="auto"/>
            <w:right w:val="none" w:sz="0" w:space="0" w:color="auto"/>
          </w:divBdr>
        </w:div>
        <w:div w:id="1528638327">
          <w:marLeft w:val="640"/>
          <w:marRight w:val="0"/>
          <w:marTop w:val="0"/>
          <w:marBottom w:val="0"/>
          <w:divBdr>
            <w:top w:val="none" w:sz="0" w:space="0" w:color="auto"/>
            <w:left w:val="none" w:sz="0" w:space="0" w:color="auto"/>
            <w:bottom w:val="none" w:sz="0" w:space="0" w:color="auto"/>
            <w:right w:val="none" w:sz="0" w:space="0" w:color="auto"/>
          </w:divBdr>
        </w:div>
        <w:div w:id="976030399">
          <w:marLeft w:val="640"/>
          <w:marRight w:val="0"/>
          <w:marTop w:val="0"/>
          <w:marBottom w:val="0"/>
          <w:divBdr>
            <w:top w:val="none" w:sz="0" w:space="0" w:color="auto"/>
            <w:left w:val="none" w:sz="0" w:space="0" w:color="auto"/>
            <w:bottom w:val="none" w:sz="0" w:space="0" w:color="auto"/>
            <w:right w:val="none" w:sz="0" w:space="0" w:color="auto"/>
          </w:divBdr>
        </w:div>
        <w:div w:id="1696418783">
          <w:marLeft w:val="640"/>
          <w:marRight w:val="0"/>
          <w:marTop w:val="0"/>
          <w:marBottom w:val="0"/>
          <w:divBdr>
            <w:top w:val="none" w:sz="0" w:space="0" w:color="auto"/>
            <w:left w:val="none" w:sz="0" w:space="0" w:color="auto"/>
            <w:bottom w:val="none" w:sz="0" w:space="0" w:color="auto"/>
            <w:right w:val="none" w:sz="0" w:space="0" w:color="auto"/>
          </w:divBdr>
        </w:div>
        <w:div w:id="1703625257">
          <w:marLeft w:val="640"/>
          <w:marRight w:val="0"/>
          <w:marTop w:val="0"/>
          <w:marBottom w:val="0"/>
          <w:divBdr>
            <w:top w:val="none" w:sz="0" w:space="0" w:color="auto"/>
            <w:left w:val="none" w:sz="0" w:space="0" w:color="auto"/>
            <w:bottom w:val="none" w:sz="0" w:space="0" w:color="auto"/>
            <w:right w:val="none" w:sz="0" w:space="0" w:color="auto"/>
          </w:divBdr>
        </w:div>
        <w:div w:id="181212085">
          <w:marLeft w:val="640"/>
          <w:marRight w:val="0"/>
          <w:marTop w:val="0"/>
          <w:marBottom w:val="0"/>
          <w:divBdr>
            <w:top w:val="none" w:sz="0" w:space="0" w:color="auto"/>
            <w:left w:val="none" w:sz="0" w:space="0" w:color="auto"/>
            <w:bottom w:val="none" w:sz="0" w:space="0" w:color="auto"/>
            <w:right w:val="none" w:sz="0" w:space="0" w:color="auto"/>
          </w:divBdr>
        </w:div>
        <w:div w:id="368459297">
          <w:marLeft w:val="640"/>
          <w:marRight w:val="0"/>
          <w:marTop w:val="0"/>
          <w:marBottom w:val="0"/>
          <w:divBdr>
            <w:top w:val="none" w:sz="0" w:space="0" w:color="auto"/>
            <w:left w:val="none" w:sz="0" w:space="0" w:color="auto"/>
            <w:bottom w:val="none" w:sz="0" w:space="0" w:color="auto"/>
            <w:right w:val="none" w:sz="0" w:space="0" w:color="auto"/>
          </w:divBdr>
        </w:div>
        <w:div w:id="1477064766">
          <w:marLeft w:val="640"/>
          <w:marRight w:val="0"/>
          <w:marTop w:val="0"/>
          <w:marBottom w:val="0"/>
          <w:divBdr>
            <w:top w:val="none" w:sz="0" w:space="0" w:color="auto"/>
            <w:left w:val="none" w:sz="0" w:space="0" w:color="auto"/>
            <w:bottom w:val="none" w:sz="0" w:space="0" w:color="auto"/>
            <w:right w:val="none" w:sz="0" w:space="0" w:color="auto"/>
          </w:divBdr>
        </w:div>
        <w:div w:id="689840077">
          <w:marLeft w:val="640"/>
          <w:marRight w:val="0"/>
          <w:marTop w:val="0"/>
          <w:marBottom w:val="0"/>
          <w:divBdr>
            <w:top w:val="none" w:sz="0" w:space="0" w:color="auto"/>
            <w:left w:val="none" w:sz="0" w:space="0" w:color="auto"/>
            <w:bottom w:val="none" w:sz="0" w:space="0" w:color="auto"/>
            <w:right w:val="none" w:sz="0" w:space="0" w:color="auto"/>
          </w:divBdr>
        </w:div>
      </w:divsChild>
    </w:div>
    <w:div w:id="1803037100">
      <w:bodyDiv w:val="1"/>
      <w:marLeft w:val="0"/>
      <w:marRight w:val="0"/>
      <w:marTop w:val="0"/>
      <w:marBottom w:val="0"/>
      <w:divBdr>
        <w:top w:val="none" w:sz="0" w:space="0" w:color="auto"/>
        <w:left w:val="none" w:sz="0" w:space="0" w:color="auto"/>
        <w:bottom w:val="none" w:sz="0" w:space="0" w:color="auto"/>
        <w:right w:val="none" w:sz="0" w:space="0" w:color="auto"/>
      </w:divBdr>
      <w:divsChild>
        <w:div w:id="437607576">
          <w:marLeft w:val="640"/>
          <w:marRight w:val="0"/>
          <w:marTop w:val="0"/>
          <w:marBottom w:val="0"/>
          <w:divBdr>
            <w:top w:val="none" w:sz="0" w:space="0" w:color="auto"/>
            <w:left w:val="none" w:sz="0" w:space="0" w:color="auto"/>
            <w:bottom w:val="none" w:sz="0" w:space="0" w:color="auto"/>
            <w:right w:val="none" w:sz="0" w:space="0" w:color="auto"/>
          </w:divBdr>
        </w:div>
        <w:div w:id="1528131592">
          <w:marLeft w:val="640"/>
          <w:marRight w:val="0"/>
          <w:marTop w:val="0"/>
          <w:marBottom w:val="0"/>
          <w:divBdr>
            <w:top w:val="none" w:sz="0" w:space="0" w:color="auto"/>
            <w:left w:val="none" w:sz="0" w:space="0" w:color="auto"/>
            <w:bottom w:val="none" w:sz="0" w:space="0" w:color="auto"/>
            <w:right w:val="none" w:sz="0" w:space="0" w:color="auto"/>
          </w:divBdr>
        </w:div>
        <w:div w:id="2082364422">
          <w:marLeft w:val="640"/>
          <w:marRight w:val="0"/>
          <w:marTop w:val="0"/>
          <w:marBottom w:val="0"/>
          <w:divBdr>
            <w:top w:val="none" w:sz="0" w:space="0" w:color="auto"/>
            <w:left w:val="none" w:sz="0" w:space="0" w:color="auto"/>
            <w:bottom w:val="none" w:sz="0" w:space="0" w:color="auto"/>
            <w:right w:val="none" w:sz="0" w:space="0" w:color="auto"/>
          </w:divBdr>
        </w:div>
        <w:div w:id="471946770">
          <w:marLeft w:val="640"/>
          <w:marRight w:val="0"/>
          <w:marTop w:val="0"/>
          <w:marBottom w:val="0"/>
          <w:divBdr>
            <w:top w:val="none" w:sz="0" w:space="0" w:color="auto"/>
            <w:left w:val="none" w:sz="0" w:space="0" w:color="auto"/>
            <w:bottom w:val="none" w:sz="0" w:space="0" w:color="auto"/>
            <w:right w:val="none" w:sz="0" w:space="0" w:color="auto"/>
          </w:divBdr>
        </w:div>
        <w:div w:id="253512427">
          <w:marLeft w:val="640"/>
          <w:marRight w:val="0"/>
          <w:marTop w:val="0"/>
          <w:marBottom w:val="0"/>
          <w:divBdr>
            <w:top w:val="none" w:sz="0" w:space="0" w:color="auto"/>
            <w:left w:val="none" w:sz="0" w:space="0" w:color="auto"/>
            <w:bottom w:val="none" w:sz="0" w:space="0" w:color="auto"/>
            <w:right w:val="none" w:sz="0" w:space="0" w:color="auto"/>
          </w:divBdr>
        </w:div>
        <w:div w:id="199365610">
          <w:marLeft w:val="640"/>
          <w:marRight w:val="0"/>
          <w:marTop w:val="0"/>
          <w:marBottom w:val="0"/>
          <w:divBdr>
            <w:top w:val="none" w:sz="0" w:space="0" w:color="auto"/>
            <w:left w:val="none" w:sz="0" w:space="0" w:color="auto"/>
            <w:bottom w:val="none" w:sz="0" w:space="0" w:color="auto"/>
            <w:right w:val="none" w:sz="0" w:space="0" w:color="auto"/>
          </w:divBdr>
        </w:div>
        <w:div w:id="1134058597">
          <w:marLeft w:val="640"/>
          <w:marRight w:val="0"/>
          <w:marTop w:val="0"/>
          <w:marBottom w:val="0"/>
          <w:divBdr>
            <w:top w:val="none" w:sz="0" w:space="0" w:color="auto"/>
            <w:left w:val="none" w:sz="0" w:space="0" w:color="auto"/>
            <w:bottom w:val="none" w:sz="0" w:space="0" w:color="auto"/>
            <w:right w:val="none" w:sz="0" w:space="0" w:color="auto"/>
          </w:divBdr>
        </w:div>
        <w:div w:id="2095933510">
          <w:marLeft w:val="640"/>
          <w:marRight w:val="0"/>
          <w:marTop w:val="0"/>
          <w:marBottom w:val="0"/>
          <w:divBdr>
            <w:top w:val="none" w:sz="0" w:space="0" w:color="auto"/>
            <w:left w:val="none" w:sz="0" w:space="0" w:color="auto"/>
            <w:bottom w:val="none" w:sz="0" w:space="0" w:color="auto"/>
            <w:right w:val="none" w:sz="0" w:space="0" w:color="auto"/>
          </w:divBdr>
        </w:div>
        <w:div w:id="1002052764">
          <w:marLeft w:val="640"/>
          <w:marRight w:val="0"/>
          <w:marTop w:val="0"/>
          <w:marBottom w:val="0"/>
          <w:divBdr>
            <w:top w:val="none" w:sz="0" w:space="0" w:color="auto"/>
            <w:left w:val="none" w:sz="0" w:space="0" w:color="auto"/>
            <w:bottom w:val="none" w:sz="0" w:space="0" w:color="auto"/>
            <w:right w:val="none" w:sz="0" w:space="0" w:color="auto"/>
          </w:divBdr>
        </w:div>
        <w:div w:id="1487630255">
          <w:marLeft w:val="640"/>
          <w:marRight w:val="0"/>
          <w:marTop w:val="0"/>
          <w:marBottom w:val="0"/>
          <w:divBdr>
            <w:top w:val="none" w:sz="0" w:space="0" w:color="auto"/>
            <w:left w:val="none" w:sz="0" w:space="0" w:color="auto"/>
            <w:bottom w:val="none" w:sz="0" w:space="0" w:color="auto"/>
            <w:right w:val="none" w:sz="0" w:space="0" w:color="auto"/>
          </w:divBdr>
        </w:div>
        <w:div w:id="923341839">
          <w:marLeft w:val="640"/>
          <w:marRight w:val="0"/>
          <w:marTop w:val="0"/>
          <w:marBottom w:val="0"/>
          <w:divBdr>
            <w:top w:val="none" w:sz="0" w:space="0" w:color="auto"/>
            <w:left w:val="none" w:sz="0" w:space="0" w:color="auto"/>
            <w:bottom w:val="none" w:sz="0" w:space="0" w:color="auto"/>
            <w:right w:val="none" w:sz="0" w:space="0" w:color="auto"/>
          </w:divBdr>
        </w:div>
        <w:div w:id="1950889046">
          <w:marLeft w:val="640"/>
          <w:marRight w:val="0"/>
          <w:marTop w:val="0"/>
          <w:marBottom w:val="0"/>
          <w:divBdr>
            <w:top w:val="none" w:sz="0" w:space="0" w:color="auto"/>
            <w:left w:val="none" w:sz="0" w:space="0" w:color="auto"/>
            <w:bottom w:val="none" w:sz="0" w:space="0" w:color="auto"/>
            <w:right w:val="none" w:sz="0" w:space="0" w:color="auto"/>
          </w:divBdr>
        </w:div>
        <w:div w:id="966158376">
          <w:marLeft w:val="640"/>
          <w:marRight w:val="0"/>
          <w:marTop w:val="0"/>
          <w:marBottom w:val="0"/>
          <w:divBdr>
            <w:top w:val="none" w:sz="0" w:space="0" w:color="auto"/>
            <w:left w:val="none" w:sz="0" w:space="0" w:color="auto"/>
            <w:bottom w:val="none" w:sz="0" w:space="0" w:color="auto"/>
            <w:right w:val="none" w:sz="0" w:space="0" w:color="auto"/>
          </w:divBdr>
        </w:div>
        <w:div w:id="103572346">
          <w:marLeft w:val="640"/>
          <w:marRight w:val="0"/>
          <w:marTop w:val="0"/>
          <w:marBottom w:val="0"/>
          <w:divBdr>
            <w:top w:val="none" w:sz="0" w:space="0" w:color="auto"/>
            <w:left w:val="none" w:sz="0" w:space="0" w:color="auto"/>
            <w:bottom w:val="none" w:sz="0" w:space="0" w:color="auto"/>
            <w:right w:val="none" w:sz="0" w:space="0" w:color="auto"/>
          </w:divBdr>
        </w:div>
        <w:div w:id="1727871995">
          <w:marLeft w:val="640"/>
          <w:marRight w:val="0"/>
          <w:marTop w:val="0"/>
          <w:marBottom w:val="0"/>
          <w:divBdr>
            <w:top w:val="none" w:sz="0" w:space="0" w:color="auto"/>
            <w:left w:val="none" w:sz="0" w:space="0" w:color="auto"/>
            <w:bottom w:val="none" w:sz="0" w:space="0" w:color="auto"/>
            <w:right w:val="none" w:sz="0" w:space="0" w:color="auto"/>
          </w:divBdr>
        </w:div>
        <w:div w:id="1541556440">
          <w:marLeft w:val="640"/>
          <w:marRight w:val="0"/>
          <w:marTop w:val="0"/>
          <w:marBottom w:val="0"/>
          <w:divBdr>
            <w:top w:val="none" w:sz="0" w:space="0" w:color="auto"/>
            <w:left w:val="none" w:sz="0" w:space="0" w:color="auto"/>
            <w:bottom w:val="none" w:sz="0" w:space="0" w:color="auto"/>
            <w:right w:val="none" w:sz="0" w:space="0" w:color="auto"/>
          </w:divBdr>
        </w:div>
        <w:div w:id="494105154">
          <w:marLeft w:val="640"/>
          <w:marRight w:val="0"/>
          <w:marTop w:val="0"/>
          <w:marBottom w:val="0"/>
          <w:divBdr>
            <w:top w:val="none" w:sz="0" w:space="0" w:color="auto"/>
            <w:left w:val="none" w:sz="0" w:space="0" w:color="auto"/>
            <w:bottom w:val="none" w:sz="0" w:space="0" w:color="auto"/>
            <w:right w:val="none" w:sz="0" w:space="0" w:color="auto"/>
          </w:divBdr>
        </w:div>
        <w:div w:id="2062359666">
          <w:marLeft w:val="640"/>
          <w:marRight w:val="0"/>
          <w:marTop w:val="0"/>
          <w:marBottom w:val="0"/>
          <w:divBdr>
            <w:top w:val="none" w:sz="0" w:space="0" w:color="auto"/>
            <w:left w:val="none" w:sz="0" w:space="0" w:color="auto"/>
            <w:bottom w:val="none" w:sz="0" w:space="0" w:color="auto"/>
            <w:right w:val="none" w:sz="0" w:space="0" w:color="auto"/>
          </w:divBdr>
        </w:div>
        <w:div w:id="190996762">
          <w:marLeft w:val="640"/>
          <w:marRight w:val="0"/>
          <w:marTop w:val="0"/>
          <w:marBottom w:val="0"/>
          <w:divBdr>
            <w:top w:val="none" w:sz="0" w:space="0" w:color="auto"/>
            <w:left w:val="none" w:sz="0" w:space="0" w:color="auto"/>
            <w:bottom w:val="none" w:sz="0" w:space="0" w:color="auto"/>
            <w:right w:val="none" w:sz="0" w:space="0" w:color="auto"/>
          </w:divBdr>
        </w:div>
        <w:div w:id="89594571">
          <w:marLeft w:val="640"/>
          <w:marRight w:val="0"/>
          <w:marTop w:val="0"/>
          <w:marBottom w:val="0"/>
          <w:divBdr>
            <w:top w:val="none" w:sz="0" w:space="0" w:color="auto"/>
            <w:left w:val="none" w:sz="0" w:space="0" w:color="auto"/>
            <w:bottom w:val="none" w:sz="0" w:space="0" w:color="auto"/>
            <w:right w:val="none" w:sz="0" w:space="0" w:color="auto"/>
          </w:divBdr>
        </w:div>
        <w:div w:id="1473600837">
          <w:marLeft w:val="640"/>
          <w:marRight w:val="0"/>
          <w:marTop w:val="0"/>
          <w:marBottom w:val="0"/>
          <w:divBdr>
            <w:top w:val="none" w:sz="0" w:space="0" w:color="auto"/>
            <w:left w:val="none" w:sz="0" w:space="0" w:color="auto"/>
            <w:bottom w:val="none" w:sz="0" w:space="0" w:color="auto"/>
            <w:right w:val="none" w:sz="0" w:space="0" w:color="auto"/>
          </w:divBdr>
        </w:div>
        <w:div w:id="1268125947">
          <w:marLeft w:val="640"/>
          <w:marRight w:val="0"/>
          <w:marTop w:val="0"/>
          <w:marBottom w:val="0"/>
          <w:divBdr>
            <w:top w:val="none" w:sz="0" w:space="0" w:color="auto"/>
            <w:left w:val="none" w:sz="0" w:space="0" w:color="auto"/>
            <w:bottom w:val="none" w:sz="0" w:space="0" w:color="auto"/>
            <w:right w:val="none" w:sz="0" w:space="0" w:color="auto"/>
          </w:divBdr>
        </w:div>
        <w:div w:id="828137854">
          <w:marLeft w:val="640"/>
          <w:marRight w:val="0"/>
          <w:marTop w:val="0"/>
          <w:marBottom w:val="0"/>
          <w:divBdr>
            <w:top w:val="none" w:sz="0" w:space="0" w:color="auto"/>
            <w:left w:val="none" w:sz="0" w:space="0" w:color="auto"/>
            <w:bottom w:val="none" w:sz="0" w:space="0" w:color="auto"/>
            <w:right w:val="none" w:sz="0" w:space="0" w:color="auto"/>
          </w:divBdr>
        </w:div>
        <w:div w:id="191236894">
          <w:marLeft w:val="640"/>
          <w:marRight w:val="0"/>
          <w:marTop w:val="0"/>
          <w:marBottom w:val="0"/>
          <w:divBdr>
            <w:top w:val="none" w:sz="0" w:space="0" w:color="auto"/>
            <w:left w:val="none" w:sz="0" w:space="0" w:color="auto"/>
            <w:bottom w:val="none" w:sz="0" w:space="0" w:color="auto"/>
            <w:right w:val="none" w:sz="0" w:space="0" w:color="auto"/>
          </w:divBdr>
        </w:div>
        <w:div w:id="1569918708">
          <w:marLeft w:val="640"/>
          <w:marRight w:val="0"/>
          <w:marTop w:val="0"/>
          <w:marBottom w:val="0"/>
          <w:divBdr>
            <w:top w:val="none" w:sz="0" w:space="0" w:color="auto"/>
            <w:left w:val="none" w:sz="0" w:space="0" w:color="auto"/>
            <w:bottom w:val="none" w:sz="0" w:space="0" w:color="auto"/>
            <w:right w:val="none" w:sz="0" w:space="0" w:color="auto"/>
          </w:divBdr>
        </w:div>
        <w:div w:id="94179882">
          <w:marLeft w:val="640"/>
          <w:marRight w:val="0"/>
          <w:marTop w:val="0"/>
          <w:marBottom w:val="0"/>
          <w:divBdr>
            <w:top w:val="none" w:sz="0" w:space="0" w:color="auto"/>
            <w:left w:val="none" w:sz="0" w:space="0" w:color="auto"/>
            <w:bottom w:val="none" w:sz="0" w:space="0" w:color="auto"/>
            <w:right w:val="none" w:sz="0" w:space="0" w:color="auto"/>
          </w:divBdr>
        </w:div>
        <w:div w:id="237373004">
          <w:marLeft w:val="640"/>
          <w:marRight w:val="0"/>
          <w:marTop w:val="0"/>
          <w:marBottom w:val="0"/>
          <w:divBdr>
            <w:top w:val="none" w:sz="0" w:space="0" w:color="auto"/>
            <w:left w:val="none" w:sz="0" w:space="0" w:color="auto"/>
            <w:bottom w:val="none" w:sz="0" w:space="0" w:color="auto"/>
            <w:right w:val="none" w:sz="0" w:space="0" w:color="auto"/>
          </w:divBdr>
        </w:div>
        <w:div w:id="1877693954">
          <w:marLeft w:val="640"/>
          <w:marRight w:val="0"/>
          <w:marTop w:val="0"/>
          <w:marBottom w:val="0"/>
          <w:divBdr>
            <w:top w:val="none" w:sz="0" w:space="0" w:color="auto"/>
            <w:left w:val="none" w:sz="0" w:space="0" w:color="auto"/>
            <w:bottom w:val="none" w:sz="0" w:space="0" w:color="auto"/>
            <w:right w:val="none" w:sz="0" w:space="0" w:color="auto"/>
          </w:divBdr>
        </w:div>
        <w:div w:id="747313919">
          <w:marLeft w:val="640"/>
          <w:marRight w:val="0"/>
          <w:marTop w:val="0"/>
          <w:marBottom w:val="0"/>
          <w:divBdr>
            <w:top w:val="none" w:sz="0" w:space="0" w:color="auto"/>
            <w:left w:val="none" w:sz="0" w:space="0" w:color="auto"/>
            <w:bottom w:val="none" w:sz="0" w:space="0" w:color="auto"/>
            <w:right w:val="none" w:sz="0" w:space="0" w:color="auto"/>
          </w:divBdr>
        </w:div>
        <w:div w:id="1676573628">
          <w:marLeft w:val="640"/>
          <w:marRight w:val="0"/>
          <w:marTop w:val="0"/>
          <w:marBottom w:val="0"/>
          <w:divBdr>
            <w:top w:val="none" w:sz="0" w:space="0" w:color="auto"/>
            <w:left w:val="none" w:sz="0" w:space="0" w:color="auto"/>
            <w:bottom w:val="none" w:sz="0" w:space="0" w:color="auto"/>
            <w:right w:val="none" w:sz="0" w:space="0" w:color="auto"/>
          </w:divBdr>
        </w:div>
        <w:div w:id="1379281481">
          <w:marLeft w:val="640"/>
          <w:marRight w:val="0"/>
          <w:marTop w:val="0"/>
          <w:marBottom w:val="0"/>
          <w:divBdr>
            <w:top w:val="none" w:sz="0" w:space="0" w:color="auto"/>
            <w:left w:val="none" w:sz="0" w:space="0" w:color="auto"/>
            <w:bottom w:val="none" w:sz="0" w:space="0" w:color="auto"/>
            <w:right w:val="none" w:sz="0" w:space="0" w:color="auto"/>
          </w:divBdr>
        </w:div>
        <w:div w:id="1690712579">
          <w:marLeft w:val="640"/>
          <w:marRight w:val="0"/>
          <w:marTop w:val="0"/>
          <w:marBottom w:val="0"/>
          <w:divBdr>
            <w:top w:val="none" w:sz="0" w:space="0" w:color="auto"/>
            <w:left w:val="none" w:sz="0" w:space="0" w:color="auto"/>
            <w:bottom w:val="none" w:sz="0" w:space="0" w:color="auto"/>
            <w:right w:val="none" w:sz="0" w:space="0" w:color="auto"/>
          </w:divBdr>
        </w:div>
        <w:div w:id="191379610">
          <w:marLeft w:val="640"/>
          <w:marRight w:val="0"/>
          <w:marTop w:val="0"/>
          <w:marBottom w:val="0"/>
          <w:divBdr>
            <w:top w:val="none" w:sz="0" w:space="0" w:color="auto"/>
            <w:left w:val="none" w:sz="0" w:space="0" w:color="auto"/>
            <w:bottom w:val="none" w:sz="0" w:space="0" w:color="auto"/>
            <w:right w:val="none" w:sz="0" w:space="0" w:color="auto"/>
          </w:divBdr>
        </w:div>
        <w:div w:id="2014257036">
          <w:marLeft w:val="640"/>
          <w:marRight w:val="0"/>
          <w:marTop w:val="0"/>
          <w:marBottom w:val="0"/>
          <w:divBdr>
            <w:top w:val="none" w:sz="0" w:space="0" w:color="auto"/>
            <w:left w:val="none" w:sz="0" w:space="0" w:color="auto"/>
            <w:bottom w:val="none" w:sz="0" w:space="0" w:color="auto"/>
            <w:right w:val="none" w:sz="0" w:space="0" w:color="auto"/>
          </w:divBdr>
        </w:div>
        <w:div w:id="443305145">
          <w:marLeft w:val="640"/>
          <w:marRight w:val="0"/>
          <w:marTop w:val="0"/>
          <w:marBottom w:val="0"/>
          <w:divBdr>
            <w:top w:val="none" w:sz="0" w:space="0" w:color="auto"/>
            <w:left w:val="none" w:sz="0" w:space="0" w:color="auto"/>
            <w:bottom w:val="none" w:sz="0" w:space="0" w:color="auto"/>
            <w:right w:val="none" w:sz="0" w:space="0" w:color="auto"/>
          </w:divBdr>
        </w:div>
        <w:div w:id="980235833">
          <w:marLeft w:val="640"/>
          <w:marRight w:val="0"/>
          <w:marTop w:val="0"/>
          <w:marBottom w:val="0"/>
          <w:divBdr>
            <w:top w:val="none" w:sz="0" w:space="0" w:color="auto"/>
            <w:left w:val="none" w:sz="0" w:space="0" w:color="auto"/>
            <w:bottom w:val="none" w:sz="0" w:space="0" w:color="auto"/>
            <w:right w:val="none" w:sz="0" w:space="0" w:color="auto"/>
          </w:divBdr>
        </w:div>
        <w:div w:id="810101547">
          <w:marLeft w:val="640"/>
          <w:marRight w:val="0"/>
          <w:marTop w:val="0"/>
          <w:marBottom w:val="0"/>
          <w:divBdr>
            <w:top w:val="none" w:sz="0" w:space="0" w:color="auto"/>
            <w:left w:val="none" w:sz="0" w:space="0" w:color="auto"/>
            <w:bottom w:val="none" w:sz="0" w:space="0" w:color="auto"/>
            <w:right w:val="none" w:sz="0" w:space="0" w:color="auto"/>
          </w:divBdr>
        </w:div>
        <w:div w:id="2123650423">
          <w:marLeft w:val="640"/>
          <w:marRight w:val="0"/>
          <w:marTop w:val="0"/>
          <w:marBottom w:val="0"/>
          <w:divBdr>
            <w:top w:val="none" w:sz="0" w:space="0" w:color="auto"/>
            <w:left w:val="none" w:sz="0" w:space="0" w:color="auto"/>
            <w:bottom w:val="none" w:sz="0" w:space="0" w:color="auto"/>
            <w:right w:val="none" w:sz="0" w:space="0" w:color="auto"/>
          </w:divBdr>
        </w:div>
        <w:div w:id="123470262">
          <w:marLeft w:val="640"/>
          <w:marRight w:val="0"/>
          <w:marTop w:val="0"/>
          <w:marBottom w:val="0"/>
          <w:divBdr>
            <w:top w:val="none" w:sz="0" w:space="0" w:color="auto"/>
            <w:left w:val="none" w:sz="0" w:space="0" w:color="auto"/>
            <w:bottom w:val="none" w:sz="0" w:space="0" w:color="auto"/>
            <w:right w:val="none" w:sz="0" w:space="0" w:color="auto"/>
          </w:divBdr>
        </w:div>
        <w:div w:id="286855252">
          <w:marLeft w:val="640"/>
          <w:marRight w:val="0"/>
          <w:marTop w:val="0"/>
          <w:marBottom w:val="0"/>
          <w:divBdr>
            <w:top w:val="none" w:sz="0" w:space="0" w:color="auto"/>
            <w:left w:val="none" w:sz="0" w:space="0" w:color="auto"/>
            <w:bottom w:val="none" w:sz="0" w:space="0" w:color="auto"/>
            <w:right w:val="none" w:sz="0" w:space="0" w:color="auto"/>
          </w:divBdr>
        </w:div>
        <w:div w:id="822620480">
          <w:marLeft w:val="640"/>
          <w:marRight w:val="0"/>
          <w:marTop w:val="0"/>
          <w:marBottom w:val="0"/>
          <w:divBdr>
            <w:top w:val="none" w:sz="0" w:space="0" w:color="auto"/>
            <w:left w:val="none" w:sz="0" w:space="0" w:color="auto"/>
            <w:bottom w:val="none" w:sz="0" w:space="0" w:color="auto"/>
            <w:right w:val="none" w:sz="0" w:space="0" w:color="auto"/>
          </w:divBdr>
        </w:div>
      </w:divsChild>
    </w:div>
    <w:div w:id="1804033884">
      <w:marLeft w:val="640"/>
      <w:marRight w:val="0"/>
      <w:marTop w:val="0"/>
      <w:marBottom w:val="0"/>
      <w:divBdr>
        <w:top w:val="none" w:sz="0" w:space="0" w:color="auto"/>
        <w:left w:val="none" w:sz="0" w:space="0" w:color="auto"/>
        <w:bottom w:val="none" w:sz="0" w:space="0" w:color="auto"/>
        <w:right w:val="none" w:sz="0" w:space="0" w:color="auto"/>
      </w:divBdr>
    </w:div>
    <w:div w:id="1804420385">
      <w:marLeft w:val="0"/>
      <w:marRight w:val="0"/>
      <w:marTop w:val="0"/>
      <w:marBottom w:val="0"/>
      <w:divBdr>
        <w:top w:val="none" w:sz="0" w:space="0" w:color="auto"/>
        <w:left w:val="none" w:sz="0" w:space="0" w:color="auto"/>
        <w:bottom w:val="none" w:sz="0" w:space="0" w:color="auto"/>
        <w:right w:val="none" w:sz="0" w:space="0" w:color="auto"/>
      </w:divBdr>
    </w:div>
    <w:div w:id="1805925773">
      <w:marLeft w:val="640"/>
      <w:marRight w:val="0"/>
      <w:marTop w:val="0"/>
      <w:marBottom w:val="0"/>
      <w:divBdr>
        <w:top w:val="none" w:sz="0" w:space="0" w:color="auto"/>
        <w:left w:val="none" w:sz="0" w:space="0" w:color="auto"/>
        <w:bottom w:val="none" w:sz="0" w:space="0" w:color="auto"/>
        <w:right w:val="none" w:sz="0" w:space="0" w:color="auto"/>
      </w:divBdr>
    </w:div>
    <w:div w:id="1806460488">
      <w:marLeft w:val="640"/>
      <w:marRight w:val="0"/>
      <w:marTop w:val="0"/>
      <w:marBottom w:val="0"/>
      <w:divBdr>
        <w:top w:val="none" w:sz="0" w:space="0" w:color="auto"/>
        <w:left w:val="none" w:sz="0" w:space="0" w:color="auto"/>
        <w:bottom w:val="none" w:sz="0" w:space="0" w:color="auto"/>
        <w:right w:val="none" w:sz="0" w:space="0" w:color="auto"/>
      </w:divBdr>
    </w:div>
    <w:div w:id="1809785035">
      <w:marLeft w:val="640"/>
      <w:marRight w:val="0"/>
      <w:marTop w:val="0"/>
      <w:marBottom w:val="0"/>
      <w:divBdr>
        <w:top w:val="none" w:sz="0" w:space="0" w:color="auto"/>
        <w:left w:val="none" w:sz="0" w:space="0" w:color="auto"/>
        <w:bottom w:val="none" w:sz="0" w:space="0" w:color="auto"/>
        <w:right w:val="none" w:sz="0" w:space="0" w:color="auto"/>
      </w:divBdr>
    </w:div>
    <w:div w:id="1811357746">
      <w:bodyDiv w:val="1"/>
      <w:marLeft w:val="0"/>
      <w:marRight w:val="0"/>
      <w:marTop w:val="0"/>
      <w:marBottom w:val="0"/>
      <w:divBdr>
        <w:top w:val="none" w:sz="0" w:space="0" w:color="auto"/>
        <w:left w:val="none" w:sz="0" w:space="0" w:color="auto"/>
        <w:bottom w:val="none" w:sz="0" w:space="0" w:color="auto"/>
        <w:right w:val="none" w:sz="0" w:space="0" w:color="auto"/>
      </w:divBdr>
      <w:divsChild>
        <w:div w:id="57017861">
          <w:marLeft w:val="640"/>
          <w:marRight w:val="0"/>
          <w:marTop w:val="0"/>
          <w:marBottom w:val="0"/>
          <w:divBdr>
            <w:top w:val="none" w:sz="0" w:space="0" w:color="auto"/>
            <w:left w:val="none" w:sz="0" w:space="0" w:color="auto"/>
            <w:bottom w:val="none" w:sz="0" w:space="0" w:color="auto"/>
            <w:right w:val="none" w:sz="0" w:space="0" w:color="auto"/>
          </w:divBdr>
        </w:div>
        <w:div w:id="202058183">
          <w:marLeft w:val="640"/>
          <w:marRight w:val="0"/>
          <w:marTop w:val="0"/>
          <w:marBottom w:val="0"/>
          <w:divBdr>
            <w:top w:val="none" w:sz="0" w:space="0" w:color="auto"/>
            <w:left w:val="none" w:sz="0" w:space="0" w:color="auto"/>
            <w:bottom w:val="none" w:sz="0" w:space="0" w:color="auto"/>
            <w:right w:val="none" w:sz="0" w:space="0" w:color="auto"/>
          </w:divBdr>
        </w:div>
        <w:div w:id="241334332">
          <w:marLeft w:val="640"/>
          <w:marRight w:val="0"/>
          <w:marTop w:val="0"/>
          <w:marBottom w:val="0"/>
          <w:divBdr>
            <w:top w:val="none" w:sz="0" w:space="0" w:color="auto"/>
            <w:left w:val="none" w:sz="0" w:space="0" w:color="auto"/>
            <w:bottom w:val="none" w:sz="0" w:space="0" w:color="auto"/>
            <w:right w:val="none" w:sz="0" w:space="0" w:color="auto"/>
          </w:divBdr>
        </w:div>
        <w:div w:id="275983857">
          <w:marLeft w:val="640"/>
          <w:marRight w:val="0"/>
          <w:marTop w:val="0"/>
          <w:marBottom w:val="0"/>
          <w:divBdr>
            <w:top w:val="none" w:sz="0" w:space="0" w:color="auto"/>
            <w:left w:val="none" w:sz="0" w:space="0" w:color="auto"/>
            <w:bottom w:val="none" w:sz="0" w:space="0" w:color="auto"/>
            <w:right w:val="none" w:sz="0" w:space="0" w:color="auto"/>
          </w:divBdr>
        </w:div>
        <w:div w:id="296301207">
          <w:marLeft w:val="640"/>
          <w:marRight w:val="0"/>
          <w:marTop w:val="0"/>
          <w:marBottom w:val="0"/>
          <w:divBdr>
            <w:top w:val="none" w:sz="0" w:space="0" w:color="auto"/>
            <w:left w:val="none" w:sz="0" w:space="0" w:color="auto"/>
            <w:bottom w:val="none" w:sz="0" w:space="0" w:color="auto"/>
            <w:right w:val="none" w:sz="0" w:space="0" w:color="auto"/>
          </w:divBdr>
        </w:div>
        <w:div w:id="316808326">
          <w:marLeft w:val="640"/>
          <w:marRight w:val="0"/>
          <w:marTop w:val="0"/>
          <w:marBottom w:val="0"/>
          <w:divBdr>
            <w:top w:val="none" w:sz="0" w:space="0" w:color="auto"/>
            <w:left w:val="none" w:sz="0" w:space="0" w:color="auto"/>
            <w:bottom w:val="none" w:sz="0" w:space="0" w:color="auto"/>
            <w:right w:val="none" w:sz="0" w:space="0" w:color="auto"/>
          </w:divBdr>
        </w:div>
        <w:div w:id="317348427">
          <w:marLeft w:val="640"/>
          <w:marRight w:val="0"/>
          <w:marTop w:val="0"/>
          <w:marBottom w:val="0"/>
          <w:divBdr>
            <w:top w:val="none" w:sz="0" w:space="0" w:color="auto"/>
            <w:left w:val="none" w:sz="0" w:space="0" w:color="auto"/>
            <w:bottom w:val="none" w:sz="0" w:space="0" w:color="auto"/>
            <w:right w:val="none" w:sz="0" w:space="0" w:color="auto"/>
          </w:divBdr>
        </w:div>
        <w:div w:id="335574089">
          <w:marLeft w:val="640"/>
          <w:marRight w:val="0"/>
          <w:marTop w:val="0"/>
          <w:marBottom w:val="0"/>
          <w:divBdr>
            <w:top w:val="none" w:sz="0" w:space="0" w:color="auto"/>
            <w:left w:val="none" w:sz="0" w:space="0" w:color="auto"/>
            <w:bottom w:val="none" w:sz="0" w:space="0" w:color="auto"/>
            <w:right w:val="none" w:sz="0" w:space="0" w:color="auto"/>
          </w:divBdr>
        </w:div>
        <w:div w:id="440414009">
          <w:marLeft w:val="640"/>
          <w:marRight w:val="0"/>
          <w:marTop w:val="0"/>
          <w:marBottom w:val="0"/>
          <w:divBdr>
            <w:top w:val="none" w:sz="0" w:space="0" w:color="auto"/>
            <w:left w:val="none" w:sz="0" w:space="0" w:color="auto"/>
            <w:bottom w:val="none" w:sz="0" w:space="0" w:color="auto"/>
            <w:right w:val="none" w:sz="0" w:space="0" w:color="auto"/>
          </w:divBdr>
        </w:div>
        <w:div w:id="485782828">
          <w:marLeft w:val="640"/>
          <w:marRight w:val="0"/>
          <w:marTop w:val="0"/>
          <w:marBottom w:val="0"/>
          <w:divBdr>
            <w:top w:val="none" w:sz="0" w:space="0" w:color="auto"/>
            <w:left w:val="none" w:sz="0" w:space="0" w:color="auto"/>
            <w:bottom w:val="none" w:sz="0" w:space="0" w:color="auto"/>
            <w:right w:val="none" w:sz="0" w:space="0" w:color="auto"/>
          </w:divBdr>
        </w:div>
        <w:div w:id="508300146">
          <w:marLeft w:val="640"/>
          <w:marRight w:val="0"/>
          <w:marTop w:val="0"/>
          <w:marBottom w:val="0"/>
          <w:divBdr>
            <w:top w:val="none" w:sz="0" w:space="0" w:color="auto"/>
            <w:left w:val="none" w:sz="0" w:space="0" w:color="auto"/>
            <w:bottom w:val="none" w:sz="0" w:space="0" w:color="auto"/>
            <w:right w:val="none" w:sz="0" w:space="0" w:color="auto"/>
          </w:divBdr>
        </w:div>
        <w:div w:id="509610366">
          <w:marLeft w:val="640"/>
          <w:marRight w:val="0"/>
          <w:marTop w:val="0"/>
          <w:marBottom w:val="0"/>
          <w:divBdr>
            <w:top w:val="none" w:sz="0" w:space="0" w:color="auto"/>
            <w:left w:val="none" w:sz="0" w:space="0" w:color="auto"/>
            <w:bottom w:val="none" w:sz="0" w:space="0" w:color="auto"/>
            <w:right w:val="none" w:sz="0" w:space="0" w:color="auto"/>
          </w:divBdr>
        </w:div>
        <w:div w:id="523057978">
          <w:marLeft w:val="640"/>
          <w:marRight w:val="0"/>
          <w:marTop w:val="0"/>
          <w:marBottom w:val="0"/>
          <w:divBdr>
            <w:top w:val="none" w:sz="0" w:space="0" w:color="auto"/>
            <w:left w:val="none" w:sz="0" w:space="0" w:color="auto"/>
            <w:bottom w:val="none" w:sz="0" w:space="0" w:color="auto"/>
            <w:right w:val="none" w:sz="0" w:space="0" w:color="auto"/>
          </w:divBdr>
        </w:div>
        <w:div w:id="528565971">
          <w:marLeft w:val="640"/>
          <w:marRight w:val="0"/>
          <w:marTop w:val="0"/>
          <w:marBottom w:val="0"/>
          <w:divBdr>
            <w:top w:val="none" w:sz="0" w:space="0" w:color="auto"/>
            <w:left w:val="none" w:sz="0" w:space="0" w:color="auto"/>
            <w:bottom w:val="none" w:sz="0" w:space="0" w:color="auto"/>
            <w:right w:val="none" w:sz="0" w:space="0" w:color="auto"/>
          </w:divBdr>
        </w:div>
        <w:div w:id="539588848">
          <w:marLeft w:val="640"/>
          <w:marRight w:val="0"/>
          <w:marTop w:val="0"/>
          <w:marBottom w:val="0"/>
          <w:divBdr>
            <w:top w:val="none" w:sz="0" w:space="0" w:color="auto"/>
            <w:left w:val="none" w:sz="0" w:space="0" w:color="auto"/>
            <w:bottom w:val="none" w:sz="0" w:space="0" w:color="auto"/>
            <w:right w:val="none" w:sz="0" w:space="0" w:color="auto"/>
          </w:divBdr>
        </w:div>
        <w:div w:id="641160056">
          <w:marLeft w:val="640"/>
          <w:marRight w:val="0"/>
          <w:marTop w:val="0"/>
          <w:marBottom w:val="0"/>
          <w:divBdr>
            <w:top w:val="none" w:sz="0" w:space="0" w:color="auto"/>
            <w:left w:val="none" w:sz="0" w:space="0" w:color="auto"/>
            <w:bottom w:val="none" w:sz="0" w:space="0" w:color="auto"/>
            <w:right w:val="none" w:sz="0" w:space="0" w:color="auto"/>
          </w:divBdr>
        </w:div>
        <w:div w:id="705103106">
          <w:marLeft w:val="640"/>
          <w:marRight w:val="0"/>
          <w:marTop w:val="0"/>
          <w:marBottom w:val="0"/>
          <w:divBdr>
            <w:top w:val="none" w:sz="0" w:space="0" w:color="auto"/>
            <w:left w:val="none" w:sz="0" w:space="0" w:color="auto"/>
            <w:bottom w:val="none" w:sz="0" w:space="0" w:color="auto"/>
            <w:right w:val="none" w:sz="0" w:space="0" w:color="auto"/>
          </w:divBdr>
        </w:div>
        <w:div w:id="726420442">
          <w:marLeft w:val="640"/>
          <w:marRight w:val="0"/>
          <w:marTop w:val="0"/>
          <w:marBottom w:val="0"/>
          <w:divBdr>
            <w:top w:val="none" w:sz="0" w:space="0" w:color="auto"/>
            <w:left w:val="none" w:sz="0" w:space="0" w:color="auto"/>
            <w:bottom w:val="none" w:sz="0" w:space="0" w:color="auto"/>
            <w:right w:val="none" w:sz="0" w:space="0" w:color="auto"/>
          </w:divBdr>
        </w:div>
        <w:div w:id="730153360">
          <w:marLeft w:val="640"/>
          <w:marRight w:val="0"/>
          <w:marTop w:val="0"/>
          <w:marBottom w:val="0"/>
          <w:divBdr>
            <w:top w:val="none" w:sz="0" w:space="0" w:color="auto"/>
            <w:left w:val="none" w:sz="0" w:space="0" w:color="auto"/>
            <w:bottom w:val="none" w:sz="0" w:space="0" w:color="auto"/>
            <w:right w:val="none" w:sz="0" w:space="0" w:color="auto"/>
          </w:divBdr>
        </w:div>
        <w:div w:id="840120137">
          <w:marLeft w:val="640"/>
          <w:marRight w:val="0"/>
          <w:marTop w:val="0"/>
          <w:marBottom w:val="0"/>
          <w:divBdr>
            <w:top w:val="none" w:sz="0" w:space="0" w:color="auto"/>
            <w:left w:val="none" w:sz="0" w:space="0" w:color="auto"/>
            <w:bottom w:val="none" w:sz="0" w:space="0" w:color="auto"/>
            <w:right w:val="none" w:sz="0" w:space="0" w:color="auto"/>
          </w:divBdr>
        </w:div>
        <w:div w:id="844057475">
          <w:marLeft w:val="640"/>
          <w:marRight w:val="0"/>
          <w:marTop w:val="0"/>
          <w:marBottom w:val="0"/>
          <w:divBdr>
            <w:top w:val="none" w:sz="0" w:space="0" w:color="auto"/>
            <w:left w:val="none" w:sz="0" w:space="0" w:color="auto"/>
            <w:bottom w:val="none" w:sz="0" w:space="0" w:color="auto"/>
            <w:right w:val="none" w:sz="0" w:space="0" w:color="auto"/>
          </w:divBdr>
        </w:div>
        <w:div w:id="871579045">
          <w:marLeft w:val="640"/>
          <w:marRight w:val="0"/>
          <w:marTop w:val="0"/>
          <w:marBottom w:val="0"/>
          <w:divBdr>
            <w:top w:val="none" w:sz="0" w:space="0" w:color="auto"/>
            <w:left w:val="none" w:sz="0" w:space="0" w:color="auto"/>
            <w:bottom w:val="none" w:sz="0" w:space="0" w:color="auto"/>
            <w:right w:val="none" w:sz="0" w:space="0" w:color="auto"/>
          </w:divBdr>
        </w:div>
        <w:div w:id="911113644">
          <w:marLeft w:val="640"/>
          <w:marRight w:val="0"/>
          <w:marTop w:val="0"/>
          <w:marBottom w:val="0"/>
          <w:divBdr>
            <w:top w:val="none" w:sz="0" w:space="0" w:color="auto"/>
            <w:left w:val="none" w:sz="0" w:space="0" w:color="auto"/>
            <w:bottom w:val="none" w:sz="0" w:space="0" w:color="auto"/>
            <w:right w:val="none" w:sz="0" w:space="0" w:color="auto"/>
          </w:divBdr>
        </w:div>
        <w:div w:id="999193704">
          <w:marLeft w:val="640"/>
          <w:marRight w:val="0"/>
          <w:marTop w:val="0"/>
          <w:marBottom w:val="0"/>
          <w:divBdr>
            <w:top w:val="none" w:sz="0" w:space="0" w:color="auto"/>
            <w:left w:val="none" w:sz="0" w:space="0" w:color="auto"/>
            <w:bottom w:val="none" w:sz="0" w:space="0" w:color="auto"/>
            <w:right w:val="none" w:sz="0" w:space="0" w:color="auto"/>
          </w:divBdr>
        </w:div>
        <w:div w:id="1083723828">
          <w:marLeft w:val="640"/>
          <w:marRight w:val="0"/>
          <w:marTop w:val="0"/>
          <w:marBottom w:val="0"/>
          <w:divBdr>
            <w:top w:val="none" w:sz="0" w:space="0" w:color="auto"/>
            <w:left w:val="none" w:sz="0" w:space="0" w:color="auto"/>
            <w:bottom w:val="none" w:sz="0" w:space="0" w:color="auto"/>
            <w:right w:val="none" w:sz="0" w:space="0" w:color="auto"/>
          </w:divBdr>
        </w:div>
        <w:div w:id="1238513629">
          <w:marLeft w:val="640"/>
          <w:marRight w:val="0"/>
          <w:marTop w:val="0"/>
          <w:marBottom w:val="0"/>
          <w:divBdr>
            <w:top w:val="none" w:sz="0" w:space="0" w:color="auto"/>
            <w:left w:val="none" w:sz="0" w:space="0" w:color="auto"/>
            <w:bottom w:val="none" w:sz="0" w:space="0" w:color="auto"/>
            <w:right w:val="none" w:sz="0" w:space="0" w:color="auto"/>
          </w:divBdr>
        </w:div>
        <w:div w:id="1264876843">
          <w:marLeft w:val="640"/>
          <w:marRight w:val="0"/>
          <w:marTop w:val="0"/>
          <w:marBottom w:val="0"/>
          <w:divBdr>
            <w:top w:val="none" w:sz="0" w:space="0" w:color="auto"/>
            <w:left w:val="none" w:sz="0" w:space="0" w:color="auto"/>
            <w:bottom w:val="none" w:sz="0" w:space="0" w:color="auto"/>
            <w:right w:val="none" w:sz="0" w:space="0" w:color="auto"/>
          </w:divBdr>
        </w:div>
        <w:div w:id="1346638539">
          <w:marLeft w:val="640"/>
          <w:marRight w:val="0"/>
          <w:marTop w:val="0"/>
          <w:marBottom w:val="0"/>
          <w:divBdr>
            <w:top w:val="none" w:sz="0" w:space="0" w:color="auto"/>
            <w:left w:val="none" w:sz="0" w:space="0" w:color="auto"/>
            <w:bottom w:val="none" w:sz="0" w:space="0" w:color="auto"/>
            <w:right w:val="none" w:sz="0" w:space="0" w:color="auto"/>
          </w:divBdr>
        </w:div>
        <w:div w:id="1347515237">
          <w:marLeft w:val="640"/>
          <w:marRight w:val="0"/>
          <w:marTop w:val="0"/>
          <w:marBottom w:val="0"/>
          <w:divBdr>
            <w:top w:val="none" w:sz="0" w:space="0" w:color="auto"/>
            <w:left w:val="none" w:sz="0" w:space="0" w:color="auto"/>
            <w:bottom w:val="none" w:sz="0" w:space="0" w:color="auto"/>
            <w:right w:val="none" w:sz="0" w:space="0" w:color="auto"/>
          </w:divBdr>
        </w:div>
        <w:div w:id="1377699032">
          <w:marLeft w:val="640"/>
          <w:marRight w:val="0"/>
          <w:marTop w:val="0"/>
          <w:marBottom w:val="0"/>
          <w:divBdr>
            <w:top w:val="none" w:sz="0" w:space="0" w:color="auto"/>
            <w:left w:val="none" w:sz="0" w:space="0" w:color="auto"/>
            <w:bottom w:val="none" w:sz="0" w:space="0" w:color="auto"/>
            <w:right w:val="none" w:sz="0" w:space="0" w:color="auto"/>
          </w:divBdr>
        </w:div>
        <w:div w:id="1470703345">
          <w:marLeft w:val="640"/>
          <w:marRight w:val="0"/>
          <w:marTop w:val="0"/>
          <w:marBottom w:val="0"/>
          <w:divBdr>
            <w:top w:val="none" w:sz="0" w:space="0" w:color="auto"/>
            <w:left w:val="none" w:sz="0" w:space="0" w:color="auto"/>
            <w:bottom w:val="none" w:sz="0" w:space="0" w:color="auto"/>
            <w:right w:val="none" w:sz="0" w:space="0" w:color="auto"/>
          </w:divBdr>
        </w:div>
        <w:div w:id="1527329239">
          <w:marLeft w:val="640"/>
          <w:marRight w:val="0"/>
          <w:marTop w:val="0"/>
          <w:marBottom w:val="0"/>
          <w:divBdr>
            <w:top w:val="none" w:sz="0" w:space="0" w:color="auto"/>
            <w:left w:val="none" w:sz="0" w:space="0" w:color="auto"/>
            <w:bottom w:val="none" w:sz="0" w:space="0" w:color="auto"/>
            <w:right w:val="none" w:sz="0" w:space="0" w:color="auto"/>
          </w:divBdr>
        </w:div>
        <w:div w:id="1532643356">
          <w:marLeft w:val="640"/>
          <w:marRight w:val="0"/>
          <w:marTop w:val="0"/>
          <w:marBottom w:val="0"/>
          <w:divBdr>
            <w:top w:val="none" w:sz="0" w:space="0" w:color="auto"/>
            <w:left w:val="none" w:sz="0" w:space="0" w:color="auto"/>
            <w:bottom w:val="none" w:sz="0" w:space="0" w:color="auto"/>
            <w:right w:val="none" w:sz="0" w:space="0" w:color="auto"/>
          </w:divBdr>
        </w:div>
        <w:div w:id="1535540093">
          <w:marLeft w:val="640"/>
          <w:marRight w:val="0"/>
          <w:marTop w:val="0"/>
          <w:marBottom w:val="0"/>
          <w:divBdr>
            <w:top w:val="none" w:sz="0" w:space="0" w:color="auto"/>
            <w:left w:val="none" w:sz="0" w:space="0" w:color="auto"/>
            <w:bottom w:val="none" w:sz="0" w:space="0" w:color="auto"/>
            <w:right w:val="none" w:sz="0" w:space="0" w:color="auto"/>
          </w:divBdr>
        </w:div>
        <w:div w:id="1567380400">
          <w:marLeft w:val="640"/>
          <w:marRight w:val="0"/>
          <w:marTop w:val="0"/>
          <w:marBottom w:val="0"/>
          <w:divBdr>
            <w:top w:val="none" w:sz="0" w:space="0" w:color="auto"/>
            <w:left w:val="none" w:sz="0" w:space="0" w:color="auto"/>
            <w:bottom w:val="none" w:sz="0" w:space="0" w:color="auto"/>
            <w:right w:val="none" w:sz="0" w:space="0" w:color="auto"/>
          </w:divBdr>
        </w:div>
        <w:div w:id="1580825148">
          <w:marLeft w:val="640"/>
          <w:marRight w:val="0"/>
          <w:marTop w:val="0"/>
          <w:marBottom w:val="0"/>
          <w:divBdr>
            <w:top w:val="none" w:sz="0" w:space="0" w:color="auto"/>
            <w:left w:val="none" w:sz="0" w:space="0" w:color="auto"/>
            <w:bottom w:val="none" w:sz="0" w:space="0" w:color="auto"/>
            <w:right w:val="none" w:sz="0" w:space="0" w:color="auto"/>
          </w:divBdr>
        </w:div>
        <w:div w:id="1603099825">
          <w:marLeft w:val="640"/>
          <w:marRight w:val="0"/>
          <w:marTop w:val="0"/>
          <w:marBottom w:val="0"/>
          <w:divBdr>
            <w:top w:val="none" w:sz="0" w:space="0" w:color="auto"/>
            <w:left w:val="none" w:sz="0" w:space="0" w:color="auto"/>
            <w:bottom w:val="none" w:sz="0" w:space="0" w:color="auto"/>
            <w:right w:val="none" w:sz="0" w:space="0" w:color="auto"/>
          </w:divBdr>
        </w:div>
        <w:div w:id="1613050916">
          <w:marLeft w:val="640"/>
          <w:marRight w:val="0"/>
          <w:marTop w:val="0"/>
          <w:marBottom w:val="0"/>
          <w:divBdr>
            <w:top w:val="none" w:sz="0" w:space="0" w:color="auto"/>
            <w:left w:val="none" w:sz="0" w:space="0" w:color="auto"/>
            <w:bottom w:val="none" w:sz="0" w:space="0" w:color="auto"/>
            <w:right w:val="none" w:sz="0" w:space="0" w:color="auto"/>
          </w:divBdr>
        </w:div>
        <w:div w:id="1651862891">
          <w:marLeft w:val="640"/>
          <w:marRight w:val="0"/>
          <w:marTop w:val="0"/>
          <w:marBottom w:val="0"/>
          <w:divBdr>
            <w:top w:val="none" w:sz="0" w:space="0" w:color="auto"/>
            <w:left w:val="none" w:sz="0" w:space="0" w:color="auto"/>
            <w:bottom w:val="none" w:sz="0" w:space="0" w:color="auto"/>
            <w:right w:val="none" w:sz="0" w:space="0" w:color="auto"/>
          </w:divBdr>
        </w:div>
        <w:div w:id="1736314082">
          <w:marLeft w:val="640"/>
          <w:marRight w:val="0"/>
          <w:marTop w:val="0"/>
          <w:marBottom w:val="0"/>
          <w:divBdr>
            <w:top w:val="none" w:sz="0" w:space="0" w:color="auto"/>
            <w:left w:val="none" w:sz="0" w:space="0" w:color="auto"/>
            <w:bottom w:val="none" w:sz="0" w:space="0" w:color="auto"/>
            <w:right w:val="none" w:sz="0" w:space="0" w:color="auto"/>
          </w:divBdr>
        </w:div>
        <w:div w:id="1870682396">
          <w:marLeft w:val="640"/>
          <w:marRight w:val="0"/>
          <w:marTop w:val="0"/>
          <w:marBottom w:val="0"/>
          <w:divBdr>
            <w:top w:val="none" w:sz="0" w:space="0" w:color="auto"/>
            <w:left w:val="none" w:sz="0" w:space="0" w:color="auto"/>
            <w:bottom w:val="none" w:sz="0" w:space="0" w:color="auto"/>
            <w:right w:val="none" w:sz="0" w:space="0" w:color="auto"/>
          </w:divBdr>
        </w:div>
        <w:div w:id="1977832655">
          <w:marLeft w:val="640"/>
          <w:marRight w:val="0"/>
          <w:marTop w:val="0"/>
          <w:marBottom w:val="0"/>
          <w:divBdr>
            <w:top w:val="none" w:sz="0" w:space="0" w:color="auto"/>
            <w:left w:val="none" w:sz="0" w:space="0" w:color="auto"/>
            <w:bottom w:val="none" w:sz="0" w:space="0" w:color="auto"/>
            <w:right w:val="none" w:sz="0" w:space="0" w:color="auto"/>
          </w:divBdr>
        </w:div>
        <w:div w:id="2078016148">
          <w:marLeft w:val="640"/>
          <w:marRight w:val="0"/>
          <w:marTop w:val="0"/>
          <w:marBottom w:val="0"/>
          <w:divBdr>
            <w:top w:val="none" w:sz="0" w:space="0" w:color="auto"/>
            <w:left w:val="none" w:sz="0" w:space="0" w:color="auto"/>
            <w:bottom w:val="none" w:sz="0" w:space="0" w:color="auto"/>
            <w:right w:val="none" w:sz="0" w:space="0" w:color="auto"/>
          </w:divBdr>
        </w:div>
      </w:divsChild>
    </w:div>
    <w:div w:id="1812136430">
      <w:marLeft w:val="640"/>
      <w:marRight w:val="0"/>
      <w:marTop w:val="0"/>
      <w:marBottom w:val="0"/>
      <w:divBdr>
        <w:top w:val="none" w:sz="0" w:space="0" w:color="auto"/>
        <w:left w:val="none" w:sz="0" w:space="0" w:color="auto"/>
        <w:bottom w:val="none" w:sz="0" w:space="0" w:color="auto"/>
        <w:right w:val="none" w:sz="0" w:space="0" w:color="auto"/>
      </w:divBdr>
    </w:div>
    <w:div w:id="1813861968">
      <w:marLeft w:val="0"/>
      <w:marRight w:val="0"/>
      <w:marTop w:val="0"/>
      <w:marBottom w:val="0"/>
      <w:divBdr>
        <w:top w:val="none" w:sz="0" w:space="0" w:color="auto"/>
        <w:left w:val="none" w:sz="0" w:space="0" w:color="auto"/>
        <w:bottom w:val="none" w:sz="0" w:space="0" w:color="auto"/>
        <w:right w:val="none" w:sz="0" w:space="0" w:color="auto"/>
      </w:divBdr>
    </w:div>
    <w:div w:id="1814253658">
      <w:marLeft w:val="0"/>
      <w:marRight w:val="0"/>
      <w:marTop w:val="0"/>
      <w:marBottom w:val="0"/>
      <w:divBdr>
        <w:top w:val="none" w:sz="0" w:space="0" w:color="auto"/>
        <w:left w:val="none" w:sz="0" w:space="0" w:color="auto"/>
        <w:bottom w:val="none" w:sz="0" w:space="0" w:color="auto"/>
        <w:right w:val="none" w:sz="0" w:space="0" w:color="auto"/>
      </w:divBdr>
    </w:div>
    <w:div w:id="1814978204">
      <w:bodyDiv w:val="1"/>
      <w:marLeft w:val="0"/>
      <w:marRight w:val="0"/>
      <w:marTop w:val="0"/>
      <w:marBottom w:val="0"/>
      <w:divBdr>
        <w:top w:val="none" w:sz="0" w:space="0" w:color="auto"/>
        <w:left w:val="none" w:sz="0" w:space="0" w:color="auto"/>
        <w:bottom w:val="none" w:sz="0" w:space="0" w:color="auto"/>
        <w:right w:val="none" w:sz="0" w:space="0" w:color="auto"/>
      </w:divBdr>
      <w:divsChild>
        <w:div w:id="1014285">
          <w:marLeft w:val="640"/>
          <w:marRight w:val="0"/>
          <w:marTop w:val="0"/>
          <w:marBottom w:val="0"/>
          <w:divBdr>
            <w:top w:val="none" w:sz="0" w:space="0" w:color="auto"/>
            <w:left w:val="none" w:sz="0" w:space="0" w:color="auto"/>
            <w:bottom w:val="none" w:sz="0" w:space="0" w:color="auto"/>
            <w:right w:val="none" w:sz="0" w:space="0" w:color="auto"/>
          </w:divBdr>
        </w:div>
        <w:div w:id="5593406">
          <w:marLeft w:val="640"/>
          <w:marRight w:val="0"/>
          <w:marTop w:val="0"/>
          <w:marBottom w:val="0"/>
          <w:divBdr>
            <w:top w:val="none" w:sz="0" w:space="0" w:color="auto"/>
            <w:left w:val="none" w:sz="0" w:space="0" w:color="auto"/>
            <w:bottom w:val="none" w:sz="0" w:space="0" w:color="auto"/>
            <w:right w:val="none" w:sz="0" w:space="0" w:color="auto"/>
          </w:divBdr>
        </w:div>
        <w:div w:id="144516244">
          <w:marLeft w:val="640"/>
          <w:marRight w:val="0"/>
          <w:marTop w:val="0"/>
          <w:marBottom w:val="0"/>
          <w:divBdr>
            <w:top w:val="none" w:sz="0" w:space="0" w:color="auto"/>
            <w:left w:val="none" w:sz="0" w:space="0" w:color="auto"/>
            <w:bottom w:val="none" w:sz="0" w:space="0" w:color="auto"/>
            <w:right w:val="none" w:sz="0" w:space="0" w:color="auto"/>
          </w:divBdr>
        </w:div>
        <w:div w:id="160237651">
          <w:marLeft w:val="640"/>
          <w:marRight w:val="0"/>
          <w:marTop w:val="0"/>
          <w:marBottom w:val="0"/>
          <w:divBdr>
            <w:top w:val="none" w:sz="0" w:space="0" w:color="auto"/>
            <w:left w:val="none" w:sz="0" w:space="0" w:color="auto"/>
            <w:bottom w:val="none" w:sz="0" w:space="0" w:color="auto"/>
            <w:right w:val="none" w:sz="0" w:space="0" w:color="auto"/>
          </w:divBdr>
        </w:div>
        <w:div w:id="240530250">
          <w:marLeft w:val="640"/>
          <w:marRight w:val="0"/>
          <w:marTop w:val="0"/>
          <w:marBottom w:val="0"/>
          <w:divBdr>
            <w:top w:val="none" w:sz="0" w:space="0" w:color="auto"/>
            <w:left w:val="none" w:sz="0" w:space="0" w:color="auto"/>
            <w:bottom w:val="none" w:sz="0" w:space="0" w:color="auto"/>
            <w:right w:val="none" w:sz="0" w:space="0" w:color="auto"/>
          </w:divBdr>
        </w:div>
        <w:div w:id="286665843">
          <w:marLeft w:val="640"/>
          <w:marRight w:val="0"/>
          <w:marTop w:val="0"/>
          <w:marBottom w:val="0"/>
          <w:divBdr>
            <w:top w:val="none" w:sz="0" w:space="0" w:color="auto"/>
            <w:left w:val="none" w:sz="0" w:space="0" w:color="auto"/>
            <w:bottom w:val="none" w:sz="0" w:space="0" w:color="auto"/>
            <w:right w:val="none" w:sz="0" w:space="0" w:color="auto"/>
          </w:divBdr>
        </w:div>
        <w:div w:id="431055260">
          <w:marLeft w:val="640"/>
          <w:marRight w:val="0"/>
          <w:marTop w:val="0"/>
          <w:marBottom w:val="0"/>
          <w:divBdr>
            <w:top w:val="none" w:sz="0" w:space="0" w:color="auto"/>
            <w:left w:val="none" w:sz="0" w:space="0" w:color="auto"/>
            <w:bottom w:val="none" w:sz="0" w:space="0" w:color="auto"/>
            <w:right w:val="none" w:sz="0" w:space="0" w:color="auto"/>
          </w:divBdr>
        </w:div>
        <w:div w:id="480002860">
          <w:marLeft w:val="640"/>
          <w:marRight w:val="0"/>
          <w:marTop w:val="0"/>
          <w:marBottom w:val="0"/>
          <w:divBdr>
            <w:top w:val="none" w:sz="0" w:space="0" w:color="auto"/>
            <w:left w:val="none" w:sz="0" w:space="0" w:color="auto"/>
            <w:bottom w:val="none" w:sz="0" w:space="0" w:color="auto"/>
            <w:right w:val="none" w:sz="0" w:space="0" w:color="auto"/>
          </w:divBdr>
        </w:div>
        <w:div w:id="517744182">
          <w:marLeft w:val="640"/>
          <w:marRight w:val="0"/>
          <w:marTop w:val="0"/>
          <w:marBottom w:val="0"/>
          <w:divBdr>
            <w:top w:val="none" w:sz="0" w:space="0" w:color="auto"/>
            <w:left w:val="none" w:sz="0" w:space="0" w:color="auto"/>
            <w:bottom w:val="none" w:sz="0" w:space="0" w:color="auto"/>
            <w:right w:val="none" w:sz="0" w:space="0" w:color="auto"/>
          </w:divBdr>
        </w:div>
        <w:div w:id="594442929">
          <w:marLeft w:val="640"/>
          <w:marRight w:val="0"/>
          <w:marTop w:val="0"/>
          <w:marBottom w:val="0"/>
          <w:divBdr>
            <w:top w:val="none" w:sz="0" w:space="0" w:color="auto"/>
            <w:left w:val="none" w:sz="0" w:space="0" w:color="auto"/>
            <w:bottom w:val="none" w:sz="0" w:space="0" w:color="auto"/>
            <w:right w:val="none" w:sz="0" w:space="0" w:color="auto"/>
          </w:divBdr>
        </w:div>
        <w:div w:id="627012013">
          <w:marLeft w:val="640"/>
          <w:marRight w:val="0"/>
          <w:marTop w:val="0"/>
          <w:marBottom w:val="0"/>
          <w:divBdr>
            <w:top w:val="none" w:sz="0" w:space="0" w:color="auto"/>
            <w:left w:val="none" w:sz="0" w:space="0" w:color="auto"/>
            <w:bottom w:val="none" w:sz="0" w:space="0" w:color="auto"/>
            <w:right w:val="none" w:sz="0" w:space="0" w:color="auto"/>
          </w:divBdr>
        </w:div>
        <w:div w:id="695616972">
          <w:marLeft w:val="640"/>
          <w:marRight w:val="0"/>
          <w:marTop w:val="0"/>
          <w:marBottom w:val="0"/>
          <w:divBdr>
            <w:top w:val="none" w:sz="0" w:space="0" w:color="auto"/>
            <w:left w:val="none" w:sz="0" w:space="0" w:color="auto"/>
            <w:bottom w:val="none" w:sz="0" w:space="0" w:color="auto"/>
            <w:right w:val="none" w:sz="0" w:space="0" w:color="auto"/>
          </w:divBdr>
        </w:div>
        <w:div w:id="728379463">
          <w:marLeft w:val="640"/>
          <w:marRight w:val="0"/>
          <w:marTop w:val="0"/>
          <w:marBottom w:val="0"/>
          <w:divBdr>
            <w:top w:val="none" w:sz="0" w:space="0" w:color="auto"/>
            <w:left w:val="none" w:sz="0" w:space="0" w:color="auto"/>
            <w:bottom w:val="none" w:sz="0" w:space="0" w:color="auto"/>
            <w:right w:val="none" w:sz="0" w:space="0" w:color="auto"/>
          </w:divBdr>
        </w:div>
        <w:div w:id="752581700">
          <w:marLeft w:val="640"/>
          <w:marRight w:val="0"/>
          <w:marTop w:val="0"/>
          <w:marBottom w:val="0"/>
          <w:divBdr>
            <w:top w:val="none" w:sz="0" w:space="0" w:color="auto"/>
            <w:left w:val="none" w:sz="0" w:space="0" w:color="auto"/>
            <w:bottom w:val="none" w:sz="0" w:space="0" w:color="auto"/>
            <w:right w:val="none" w:sz="0" w:space="0" w:color="auto"/>
          </w:divBdr>
        </w:div>
        <w:div w:id="898590884">
          <w:marLeft w:val="640"/>
          <w:marRight w:val="0"/>
          <w:marTop w:val="0"/>
          <w:marBottom w:val="0"/>
          <w:divBdr>
            <w:top w:val="none" w:sz="0" w:space="0" w:color="auto"/>
            <w:left w:val="none" w:sz="0" w:space="0" w:color="auto"/>
            <w:bottom w:val="none" w:sz="0" w:space="0" w:color="auto"/>
            <w:right w:val="none" w:sz="0" w:space="0" w:color="auto"/>
          </w:divBdr>
        </w:div>
        <w:div w:id="915171670">
          <w:marLeft w:val="640"/>
          <w:marRight w:val="0"/>
          <w:marTop w:val="0"/>
          <w:marBottom w:val="0"/>
          <w:divBdr>
            <w:top w:val="none" w:sz="0" w:space="0" w:color="auto"/>
            <w:left w:val="none" w:sz="0" w:space="0" w:color="auto"/>
            <w:bottom w:val="none" w:sz="0" w:space="0" w:color="auto"/>
            <w:right w:val="none" w:sz="0" w:space="0" w:color="auto"/>
          </w:divBdr>
        </w:div>
        <w:div w:id="986208537">
          <w:marLeft w:val="640"/>
          <w:marRight w:val="0"/>
          <w:marTop w:val="0"/>
          <w:marBottom w:val="0"/>
          <w:divBdr>
            <w:top w:val="none" w:sz="0" w:space="0" w:color="auto"/>
            <w:left w:val="none" w:sz="0" w:space="0" w:color="auto"/>
            <w:bottom w:val="none" w:sz="0" w:space="0" w:color="auto"/>
            <w:right w:val="none" w:sz="0" w:space="0" w:color="auto"/>
          </w:divBdr>
        </w:div>
        <w:div w:id="1004555991">
          <w:marLeft w:val="640"/>
          <w:marRight w:val="0"/>
          <w:marTop w:val="0"/>
          <w:marBottom w:val="0"/>
          <w:divBdr>
            <w:top w:val="none" w:sz="0" w:space="0" w:color="auto"/>
            <w:left w:val="none" w:sz="0" w:space="0" w:color="auto"/>
            <w:bottom w:val="none" w:sz="0" w:space="0" w:color="auto"/>
            <w:right w:val="none" w:sz="0" w:space="0" w:color="auto"/>
          </w:divBdr>
        </w:div>
        <w:div w:id="1024408174">
          <w:marLeft w:val="640"/>
          <w:marRight w:val="0"/>
          <w:marTop w:val="0"/>
          <w:marBottom w:val="0"/>
          <w:divBdr>
            <w:top w:val="none" w:sz="0" w:space="0" w:color="auto"/>
            <w:left w:val="none" w:sz="0" w:space="0" w:color="auto"/>
            <w:bottom w:val="none" w:sz="0" w:space="0" w:color="auto"/>
            <w:right w:val="none" w:sz="0" w:space="0" w:color="auto"/>
          </w:divBdr>
        </w:div>
        <w:div w:id="1035740452">
          <w:marLeft w:val="640"/>
          <w:marRight w:val="0"/>
          <w:marTop w:val="0"/>
          <w:marBottom w:val="0"/>
          <w:divBdr>
            <w:top w:val="none" w:sz="0" w:space="0" w:color="auto"/>
            <w:left w:val="none" w:sz="0" w:space="0" w:color="auto"/>
            <w:bottom w:val="none" w:sz="0" w:space="0" w:color="auto"/>
            <w:right w:val="none" w:sz="0" w:space="0" w:color="auto"/>
          </w:divBdr>
        </w:div>
        <w:div w:id="1036464370">
          <w:marLeft w:val="640"/>
          <w:marRight w:val="0"/>
          <w:marTop w:val="0"/>
          <w:marBottom w:val="0"/>
          <w:divBdr>
            <w:top w:val="none" w:sz="0" w:space="0" w:color="auto"/>
            <w:left w:val="none" w:sz="0" w:space="0" w:color="auto"/>
            <w:bottom w:val="none" w:sz="0" w:space="0" w:color="auto"/>
            <w:right w:val="none" w:sz="0" w:space="0" w:color="auto"/>
          </w:divBdr>
        </w:div>
        <w:div w:id="1058019209">
          <w:marLeft w:val="640"/>
          <w:marRight w:val="0"/>
          <w:marTop w:val="0"/>
          <w:marBottom w:val="0"/>
          <w:divBdr>
            <w:top w:val="none" w:sz="0" w:space="0" w:color="auto"/>
            <w:left w:val="none" w:sz="0" w:space="0" w:color="auto"/>
            <w:bottom w:val="none" w:sz="0" w:space="0" w:color="auto"/>
            <w:right w:val="none" w:sz="0" w:space="0" w:color="auto"/>
          </w:divBdr>
        </w:div>
        <w:div w:id="1169756281">
          <w:marLeft w:val="640"/>
          <w:marRight w:val="0"/>
          <w:marTop w:val="0"/>
          <w:marBottom w:val="0"/>
          <w:divBdr>
            <w:top w:val="none" w:sz="0" w:space="0" w:color="auto"/>
            <w:left w:val="none" w:sz="0" w:space="0" w:color="auto"/>
            <w:bottom w:val="none" w:sz="0" w:space="0" w:color="auto"/>
            <w:right w:val="none" w:sz="0" w:space="0" w:color="auto"/>
          </w:divBdr>
        </w:div>
        <w:div w:id="1236010506">
          <w:marLeft w:val="640"/>
          <w:marRight w:val="0"/>
          <w:marTop w:val="0"/>
          <w:marBottom w:val="0"/>
          <w:divBdr>
            <w:top w:val="none" w:sz="0" w:space="0" w:color="auto"/>
            <w:left w:val="none" w:sz="0" w:space="0" w:color="auto"/>
            <w:bottom w:val="none" w:sz="0" w:space="0" w:color="auto"/>
            <w:right w:val="none" w:sz="0" w:space="0" w:color="auto"/>
          </w:divBdr>
        </w:div>
        <w:div w:id="1238401014">
          <w:marLeft w:val="640"/>
          <w:marRight w:val="0"/>
          <w:marTop w:val="0"/>
          <w:marBottom w:val="0"/>
          <w:divBdr>
            <w:top w:val="none" w:sz="0" w:space="0" w:color="auto"/>
            <w:left w:val="none" w:sz="0" w:space="0" w:color="auto"/>
            <w:bottom w:val="none" w:sz="0" w:space="0" w:color="auto"/>
            <w:right w:val="none" w:sz="0" w:space="0" w:color="auto"/>
          </w:divBdr>
        </w:div>
        <w:div w:id="1296057727">
          <w:marLeft w:val="640"/>
          <w:marRight w:val="0"/>
          <w:marTop w:val="0"/>
          <w:marBottom w:val="0"/>
          <w:divBdr>
            <w:top w:val="none" w:sz="0" w:space="0" w:color="auto"/>
            <w:left w:val="none" w:sz="0" w:space="0" w:color="auto"/>
            <w:bottom w:val="none" w:sz="0" w:space="0" w:color="auto"/>
            <w:right w:val="none" w:sz="0" w:space="0" w:color="auto"/>
          </w:divBdr>
        </w:div>
        <w:div w:id="1337146222">
          <w:marLeft w:val="640"/>
          <w:marRight w:val="0"/>
          <w:marTop w:val="0"/>
          <w:marBottom w:val="0"/>
          <w:divBdr>
            <w:top w:val="none" w:sz="0" w:space="0" w:color="auto"/>
            <w:left w:val="none" w:sz="0" w:space="0" w:color="auto"/>
            <w:bottom w:val="none" w:sz="0" w:space="0" w:color="auto"/>
            <w:right w:val="none" w:sz="0" w:space="0" w:color="auto"/>
          </w:divBdr>
        </w:div>
        <w:div w:id="1340818262">
          <w:marLeft w:val="640"/>
          <w:marRight w:val="0"/>
          <w:marTop w:val="0"/>
          <w:marBottom w:val="0"/>
          <w:divBdr>
            <w:top w:val="none" w:sz="0" w:space="0" w:color="auto"/>
            <w:left w:val="none" w:sz="0" w:space="0" w:color="auto"/>
            <w:bottom w:val="none" w:sz="0" w:space="0" w:color="auto"/>
            <w:right w:val="none" w:sz="0" w:space="0" w:color="auto"/>
          </w:divBdr>
        </w:div>
        <w:div w:id="1400640209">
          <w:marLeft w:val="640"/>
          <w:marRight w:val="0"/>
          <w:marTop w:val="0"/>
          <w:marBottom w:val="0"/>
          <w:divBdr>
            <w:top w:val="none" w:sz="0" w:space="0" w:color="auto"/>
            <w:left w:val="none" w:sz="0" w:space="0" w:color="auto"/>
            <w:bottom w:val="none" w:sz="0" w:space="0" w:color="auto"/>
            <w:right w:val="none" w:sz="0" w:space="0" w:color="auto"/>
          </w:divBdr>
        </w:div>
        <w:div w:id="1477721205">
          <w:marLeft w:val="640"/>
          <w:marRight w:val="0"/>
          <w:marTop w:val="0"/>
          <w:marBottom w:val="0"/>
          <w:divBdr>
            <w:top w:val="none" w:sz="0" w:space="0" w:color="auto"/>
            <w:left w:val="none" w:sz="0" w:space="0" w:color="auto"/>
            <w:bottom w:val="none" w:sz="0" w:space="0" w:color="auto"/>
            <w:right w:val="none" w:sz="0" w:space="0" w:color="auto"/>
          </w:divBdr>
        </w:div>
        <w:div w:id="1479570936">
          <w:marLeft w:val="640"/>
          <w:marRight w:val="0"/>
          <w:marTop w:val="0"/>
          <w:marBottom w:val="0"/>
          <w:divBdr>
            <w:top w:val="none" w:sz="0" w:space="0" w:color="auto"/>
            <w:left w:val="none" w:sz="0" w:space="0" w:color="auto"/>
            <w:bottom w:val="none" w:sz="0" w:space="0" w:color="auto"/>
            <w:right w:val="none" w:sz="0" w:space="0" w:color="auto"/>
          </w:divBdr>
        </w:div>
        <w:div w:id="1533347588">
          <w:marLeft w:val="640"/>
          <w:marRight w:val="0"/>
          <w:marTop w:val="0"/>
          <w:marBottom w:val="0"/>
          <w:divBdr>
            <w:top w:val="none" w:sz="0" w:space="0" w:color="auto"/>
            <w:left w:val="none" w:sz="0" w:space="0" w:color="auto"/>
            <w:bottom w:val="none" w:sz="0" w:space="0" w:color="auto"/>
            <w:right w:val="none" w:sz="0" w:space="0" w:color="auto"/>
          </w:divBdr>
        </w:div>
        <w:div w:id="1542207954">
          <w:marLeft w:val="640"/>
          <w:marRight w:val="0"/>
          <w:marTop w:val="0"/>
          <w:marBottom w:val="0"/>
          <w:divBdr>
            <w:top w:val="none" w:sz="0" w:space="0" w:color="auto"/>
            <w:left w:val="none" w:sz="0" w:space="0" w:color="auto"/>
            <w:bottom w:val="none" w:sz="0" w:space="0" w:color="auto"/>
            <w:right w:val="none" w:sz="0" w:space="0" w:color="auto"/>
          </w:divBdr>
        </w:div>
        <w:div w:id="1610307927">
          <w:marLeft w:val="640"/>
          <w:marRight w:val="0"/>
          <w:marTop w:val="0"/>
          <w:marBottom w:val="0"/>
          <w:divBdr>
            <w:top w:val="none" w:sz="0" w:space="0" w:color="auto"/>
            <w:left w:val="none" w:sz="0" w:space="0" w:color="auto"/>
            <w:bottom w:val="none" w:sz="0" w:space="0" w:color="auto"/>
            <w:right w:val="none" w:sz="0" w:space="0" w:color="auto"/>
          </w:divBdr>
        </w:div>
        <w:div w:id="1631744247">
          <w:marLeft w:val="640"/>
          <w:marRight w:val="0"/>
          <w:marTop w:val="0"/>
          <w:marBottom w:val="0"/>
          <w:divBdr>
            <w:top w:val="none" w:sz="0" w:space="0" w:color="auto"/>
            <w:left w:val="none" w:sz="0" w:space="0" w:color="auto"/>
            <w:bottom w:val="none" w:sz="0" w:space="0" w:color="auto"/>
            <w:right w:val="none" w:sz="0" w:space="0" w:color="auto"/>
          </w:divBdr>
        </w:div>
        <w:div w:id="1707757791">
          <w:marLeft w:val="640"/>
          <w:marRight w:val="0"/>
          <w:marTop w:val="0"/>
          <w:marBottom w:val="0"/>
          <w:divBdr>
            <w:top w:val="none" w:sz="0" w:space="0" w:color="auto"/>
            <w:left w:val="none" w:sz="0" w:space="0" w:color="auto"/>
            <w:bottom w:val="none" w:sz="0" w:space="0" w:color="auto"/>
            <w:right w:val="none" w:sz="0" w:space="0" w:color="auto"/>
          </w:divBdr>
        </w:div>
        <w:div w:id="1754743638">
          <w:marLeft w:val="640"/>
          <w:marRight w:val="0"/>
          <w:marTop w:val="0"/>
          <w:marBottom w:val="0"/>
          <w:divBdr>
            <w:top w:val="none" w:sz="0" w:space="0" w:color="auto"/>
            <w:left w:val="none" w:sz="0" w:space="0" w:color="auto"/>
            <w:bottom w:val="none" w:sz="0" w:space="0" w:color="auto"/>
            <w:right w:val="none" w:sz="0" w:space="0" w:color="auto"/>
          </w:divBdr>
        </w:div>
        <w:div w:id="1757243421">
          <w:marLeft w:val="640"/>
          <w:marRight w:val="0"/>
          <w:marTop w:val="0"/>
          <w:marBottom w:val="0"/>
          <w:divBdr>
            <w:top w:val="none" w:sz="0" w:space="0" w:color="auto"/>
            <w:left w:val="none" w:sz="0" w:space="0" w:color="auto"/>
            <w:bottom w:val="none" w:sz="0" w:space="0" w:color="auto"/>
            <w:right w:val="none" w:sz="0" w:space="0" w:color="auto"/>
          </w:divBdr>
        </w:div>
        <w:div w:id="1874805858">
          <w:marLeft w:val="640"/>
          <w:marRight w:val="0"/>
          <w:marTop w:val="0"/>
          <w:marBottom w:val="0"/>
          <w:divBdr>
            <w:top w:val="none" w:sz="0" w:space="0" w:color="auto"/>
            <w:left w:val="none" w:sz="0" w:space="0" w:color="auto"/>
            <w:bottom w:val="none" w:sz="0" w:space="0" w:color="auto"/>
            <w:right w:val="none" w:sz="0" w:space="0" w:color="auto"/>
          </w:divBdr>
        </w:div>
        <w:div w:id="1902977439">
          <w:marLeft w:val="640"/>
          <w:marRight w:val="0"/>
          <w:marTop w:val="0"/>
          <w:marBottom w:val="0"/>
          <w:divBdr>
            <w:top w:val="none" w:sz="0" w:space="0" w:color="auto"/>
            <w:left w:val="none" w:sz="0" w:space="0" w:color="auto"/>
            <w:bottom w:val="none" w:sz="0" w:space="0" w:color="auto"/>
            <w:right w:val="none" w:sz="0" w:space="0" w:color="auto"/>
          </w:divBdr>
        </w:div>
        <w:div w:id="1958179577">
          <w:marLeft w:val="640"/>
          <w:marRight w:val="0"/>
          <w:marTop w:val="0"/>
          <w:marBottom w:val="0"/>
          <w:divBdr>
            <w:top w:val="none" w:sz="0" w:space="0" w:color="auto"/>
            <w:left w:val="none" w:sz="0" w:space="0" w:color="auto"/>
            <w:bottom w:val="none" w:sz="0" w:space="0" w:color="auto"/>
            <w:right w:val="none" w:sz="0" w:space="0" w:color="auto"/>
          </w:divBdr>
        </w:div>
        <w:div w:id="2009671614">
          <w:marLeft w:val="640"/>
          <w:marRight w:val="0"/>
          <w:marTop w:val="0"/>
          <w:marBottom w:val="0"/>
          <w:divBdr>
            <w:top w:val="none" w:sz="0" w:space="0" w:color="auto"/>
            <w:left w:val="none" w:sz="0" w:space="0" w:color="auto"/>
            <w:bottom w:val="none" w:sz="0" w:space="0" w:color="auto"/>
            <w:right w:val="none" w:sz="0" w:space="0" w:color="auto"/>
          </w:divBdr>
        </w:div>
        <w:div w:id="2010519588">
          <w:marLeft w:val="640"/>
          <w:marRight w:val="0"/>
          <w:marTop w:val="0"/>
          <w:marBottom w:val="0"/>
          <w:divBdr>
            <w:top w:val="none" w:sz="0" w:space="0" w:color="auto"/>
            <w:left w:val="none" w:sz="0" w:space="0" w:color="auto"/>
            <w:bottom w:val="none" w:sz="0" w:space="0" w:color="auto"/>
            <w:right w:val="none" w:sz="0" w:space="0" w:color="auto"/>
          </w:divBdr>
        </w:div>
        <w:div w:id="2059551731">
          <w:marLeft w:val="640"/>
          <w:marRight w:val="0"/>
          <w:marTop w:val="0"/>
          <w:marBottom w:val="0"/>
          <w:divBdr>
            <w:top w:val="none" w:sz="0" w:space="0" w:color="auto"/>
            <w:left w:val="none" w:sz="0" w:space="0" w:color="auto"/>
            <w:bottom w:val="none" w:sz="0" w:space="0" w:color="auto"/>
            <w:right w:val="none" w:sz="0" w:space="0" w:color="auto"/>
          </w:divBdr>
        </w:div>
        <w:div w:id="2131509583">
          <w:marLeft w:val="640"/>
          <w:marRight w:val="0"/>
          <w:marTop w:val="0"/>
          <w:marBottom w:val="0"/>
          <w:divBdr>
            <w:top w:val="none" w:sz="0" w:space="0" w:color="auto"/>
            <w:left w:val="none" w:sz="0" w:space="0" w:color="auto"/>
            <w:bottom w:val="none" w:sz="0" w:space="0" w:color="auto"/>
            <w:right w:val="none" w:sz="0" w:space="0" w:color="auto"/>
          </w:divBdr>
        </w:div>
      </w:divsChild>
    </w:div>
    <w:div w:id="1815634131">
      <w:bodyDiv w:val="1"/>
      <w:marLeft w:val="0"/>
      <w:marRight w:val="0"/>
      <w:marTop w:val="0"/>
      <w:marBottom w:val="0"/>
      <w:divBdr>
        <w:top w:val="none" w:sz="0" w:space="0" w:color="auto"/>
        <w:left w:val="none" w:sz="0" w:space="0" w:color="auto"/>
        <w:bottom w:val="none" w:sz="0" w:space="0" w:color="auto"/>
        <w:right w:val="none" w:sz="0" w:space="0" w:color="auto"/>
      </w:divBdr>
      <w:divsChild>
        <w:div w:id="801003020">
          <w:marLeft w:val="640"/>
          <w:marRight w:val="0"/>
          <w:marTop w:val="0"/>
          <w:marBottom w:val="0"/>
          <w:divBdr>
            <w:top w:val="none" w:sz="0" w:space="0" w:color="auto"/>
            <w:left w:val="none" w:sz="0" w:space="0" w:color="auto"/>
            <w:bottom w:val="none" w:sz="0" w:space="0" w:color="auto"/>
            <w:right w:val="none" w:sz="0" w:space="0" w:color="auto"/>
          </w:divBdr>
        </w:div>
        <w:div w:id="355812829">
          <w:marLeft w:val="640"/>
          <w:marRight w:val="0"/>
          <w:marTop w:val="0"/>
          <w:marBottom w:val="0"/>
          <w:divBdr>
            <w:top w:val="none" w:sz="0" w:space="0" w:color="auto"/>
            <w:left w:val="none" w:sz="0" w:space="0" w:color="auto"/>
            <w:bottom w:val="none" w:sz="0" w:space="0" w:color="auto"/>
            <w:right w:val="none" w:sz="0" w:space="0" w:color="auto"/>
          </w:divBdr>
        </w:div>
        <w:div w:id="992564104">
          <w:marLeft w:val="640"/>
          <w:marRight w:val="0"/>
          <w:marTop w:val="0"/>
          <w:marBottom w:val="0"/>
          <w:divBdr>
            <w:top w:val="none" w:sz="0" w:space="0" w:color="auto"/>
            <w:left w:val="none" w:sz="0" w:space="0" w:color="auto"/>
            <w:bottom w:val="none" w:sz="0" w:space="0" w:color="auto"/>
            <w:right w:val="none" w:sz="0" w:space="0" w:color="auto"/>
          </w:divBdr>
        </w:div>
        <w:div w:id="563642103">
          <w:marLeft w:val="640"/>
          <w:marRight w:val="0"/>
          <w:marTop w:val="0"/>
          <w:marBottom w:val="0"/>
          <w:divBdr>
            <w:top w:val="none" w:sz="0" w:space="0" w:color="auto"/>
            <w:left w:val="none" w:sz="0" w:space="0" w:color="auto"/>
            <w:bottom w:val="none" w:sz="0" w:space="0" w:color="auto"/>
            <w:right w:val="none" w:sz="0" w:space="0" w:color="auto"/>
          </w:divBdr>
        </w:div>
        <w:div w:id="462846122">
          <w:marLeft w:val="640"/>
          <w:marRight w:val="0"/>
          <w:marTop w:val="0"/>
          <w:marBottom w:val="0"/>
          <w:divBdr>
            <w:top w:val="none" w:sz="0" w:space="0" w:color="auto"/>
            <w:left w:val="none" w:sz="0" w:space="0" w:color="auto"/>
            <w:bottom w:val="none" w:sz="0" w:space="0" w:color="auto"/>
            <w:right w:val="none" w:sz="0" w:space="0" w:color="auto"/>
          </w:divBdr>
        </w:div>
        <w:div w:id="1627470127">
          <w:marLeft w:val="640"/>
          <w:marRight w:val="0"/>
          <w:marTop w:val="0"/>
          <w:marBottom w:val="0"/>
          <w:divBdr>
            <w:top w:val="none" w:sz="0" w:space="0" w:color="auto"/>
            <w:left w:val="none" w:sz="0" w:space="0" w:color="auto"/>
            <w:bottom w:val="none" w:sz="0" w:space="0" w:color="auto"/>
            <w:right w:val="none" w:sz="0" w:space="0" w:color="auto"/>
          </w:divBdr>
        </w:div>
        <w:div w:id="1491750622">
          <w:marLeft w:val="640"/>
          <w:marRight w:val="0"/>
          <w:marTop w:val="0"/>
          <w:marBottom w:val="0"/>
          <w:divBdr>
            <w:top w:val="none" w:sz="0" w:space="0" w:color="auto"/>
            <w:left w:val="none" w:sz="0" w:space="0" w:color="auto"/>
            <w:bottom w:val="none" w:sz="0" w:space="0" w:color="auto"/>
            <w:right w:val="none" w:sz="0" w:space="0" w:color="auto"/>
          </w:divBdr>
        </w:div>
        <w:div w:id="1717045797">
          <w:marLeft w:val="640"/>
          <w:marRight w:val="0"/>
          <w:marTop w:val="0"/>
          <w:marBottom w:val="0"/>
          <w:divBdr>
            <w:top w:val="none" w:sz="0" w:space="0" w:color="auto"/>
            <w:left w:val="none" w:sz="0" w:space="0" w:color="auto"/>
            <w:bottom w:val="none" w:sz="0" w:space="0" w:color="auto"/>
            <w:right w:val="none" w:sz="0" w:space="0" w:color="auto"/>
          </w:divBdr>
        </w:div>
        <w:div w:id="716899529">
          <w:marLeft w:val="640"/>
          <w:marRight w:val="0"/>
          <w:marTop w:val="0"/>
          <w:marBottom w:val="0"/>
          <w:divBdr>
            <w:top w:val="none" w:sz="0" w:space="0" w:color="auto"/>
            <w:left w:val="none" w:sz="0" w:space="0" w:color="auto"/>
            <w:bottom w:val="none" w:sz="0" w:space="0" w:color="auto"/>
            <w:right w:val="none" w:sz="0" w:space="0" w:color="auto"/>
          </w:divBdr>
        </w:div>
        <w:div w:id="155070661">
          <w:marLeft w:val="640"/>
          <w:marRight w:val="0"/>
          <w:marTop w:val="0"/>
          <w:marBottom w:val="0"/>
          <w:divBdr>
            <w:top w:val="none" w:sz="0" w:space="0" w:color="auto"/>
            <w:left w:val="none" w:sz="0" w:space="0" w:color="auto"/>
            <w:bottom w:val="none" w:sz="0" w:space="0" w:color="auto"/>
            <w:right w:val="none" w:sz="0" w:space="0" w:color="auto"/>
          </w:divBdr>
        </w:div>
        <w:div w:id="673337449">
          <w:marLeft w:val="640"/>
          <w:marRight w:val="0"/>
          <w:marTop w:val="0"/>
          <w:marBottom w:val="0"/>
          <w:divBdr>
            <w:top w:val="none" w:sz="0" w:space="0" w:color="auto"/>
            <w:left w:val="none" w:sz="0" w:space="0" w:color="auto"/>
            <w:bottom w:val="none" w:sz="0" w:space="0" w:color="auto"/>
            <w:right w:val="none" w:sz="0" w:space="0" w:color="auto"/>
          </w:divBdr>
        </w:div>
        <w:div w:id="2024278098">
          <w:marLeft w:val="640"/>
          <w:marRight w:val="0"/>
          <w:marTop w:val="0"/>
          <w:marBottom w:val="0"/>
          <w:divBdr>
            <w:top w:val="none" w:sz="0" w:space="0" w:color="auto"/>
            <w:left w:val="none" w:sz="0" w:space="0" w:color="auto"/>
            <w:bottom w:val="none" w:sz="0" w:space="0" w:color="auto"/>
            <w:right w:val="none" w:sz="0" w:space="0" w:color="auto"/>
          </w:divBdr>
        </w:div>
        <w:div w:id="2003004123">
          <w:marLeft w:val="640"/>
          <w:marRight w:val="0"/>
          <w:marTop w:val="0"/>
          <w:marBottom w:val="0"/>
          <w:divBdr>
            <w:top w:val="none" w:sz="0" w:space="0" w:color="auto"/>
            <w:left w:val="none" w:sz="0" w:space="0" w:color="auto"/>
            <w:bottom w:val="none" w:sz="0" w:space="0" w:color="auto"/>
            <w:right w:val="none" w:sz="0" w:space="0" w:color="auto"/>
          </w:divBdr>
        </w:div>
        <w:div w:id="1886869756">
          <w:marLeft w:val="640"/>
          <w:marRight w:val="0"/>
          <w:marTop w:val="0"/>
          <w:marBottom w:val="0"/>
          <w:divBdr>
            <w:top w:val="none" w:sz="0" w:space="0" w:color="auto"/>
            <w:left w:val="none" w:sz="0" w:space="0" w:color="auto"/>
            <w:bottom w:val="none" w:sz="0" w:space="0" w:color="auto"/>
            <w:right w:val="none" w:sz="0" w:space="0" w:color="auto"/>
          </w:divBdr>
        </w:div>
        <w:div w:id="1938710775">
          <w:marLeft w:val="640"/>
          <w:marRight w:val="0"/>
          <w:marTop w:val="0"/>
          <w:marBottom w:val="0"/>
          <w:divBdr>
            <w:top w:val="none" w:sz="0" w:space="0" w:color="auto"/>
            <w:left w:val="none" w:sz="0" w:space="0" w:color="auto"/>
            <w:bottom w:val="none" w:sz="0" w:space="0" w:color="auto"/>
            <w:right w:val="none" w:sz="0" w:space="0" w:color="auto"/>
          </w:divBdr>
        </w:div>
        <w:div w:id="1602760361">
          <w:marLeft w:val="640"/>
          <w:marRight w:val="0"/>
          <w:marTop w:val="0"/>
          <w:marBottom w:val="0"/>
          <w:divBdr>
            <w:top w:val="none" w:sz="0" w:space="0" w:color="auto"/>
            <w:left w:val="none" w:sz="0" w:space="0" w:color="auto"/>
            <w:bottom w:val="none" w:sz="0" w:space="0" w:color="auto"/>
            <w:right w:val="none" w:sz="0" w:space="0" w:color="auto"/>
          </w:divBdr>
        </w:div>
        <w:div w:id="1177382904">
          <w:marLeft w:val="640"/>
          <w:marRight w:val="0"/>
          <w:marTop w:val="0"/>
          <w:marBottom w:val="0"/>
          <w:divBdr>
            <w:top w:val="none" w:sz="0" w:space="0" w:color="auto"/>
            <w:left w:val="none" w:sz="0" w:space="0" w:color="auto"/>
            <w:bottom w:val="none" w:sz="0" w:space="0" w:color="auto"/>
            <w:right w:val="none" w:sz="0" w:space="0" w:color="auto"/>
          </w:divBdr>
        </w:div>
        <w:div w:id="356079981">
          <w:marLeft w:val="640"/>
          <w:marRight w:val="0"/>
          <w:marTop w:val="0"/>
          <w:marBottom w:val="0"/>
          <w:divBdr>
            <w:top w:val="none" w:sz="0" w:space="0" w:color="auto"/>
            <w:left w:val="none" w:sz="0" w:space="0" w:color="auto"/>
            <w:bottom w:val="none" w:sz="0" w:space="0" w:color="auto"/>
            <w:right w:val="none" w:sz="0" w:space="0" w:color="auto"/>
          </w:divBdr>
        </w:div>
        <w:div w:id="1179391334">
          <w:marLeft w:val="640"/>
          <w:marRight w:val="0"/>
          <w:marTop w:val="0"/>
          <w:marBottom w:val="0"/>
          <w:divBdr>
            <w:top w:val="none" w:sz="0" w:space="0" w:color="auto"/>
            <w:left w:val="none" w:sz="0" w:space="0" w:color="auto"/>
            <w:bottom w:val="none" w:sz="0" w:space="0" w:color="auto"/>
            <w:right w:val="none" w:sz="0" w:space="0" w:color="auto"/>
          </w:divBdr>
        </w:div>
        <w:div w:id="521669637">
          <w:marLeft w:val="640"/>
          <w:marRight w:val="0"/>
          <w:marTop w:val="0"/>
          <w:marBottom w:val="0"/>
          <w:divBdr>
            <w:top w:val="none" w:sz="0" w:space="0" w:color="auto"/>
            <w:left w:val="none" w:sz="0" w:space="0" w:color="auto"/>
            <w:bottom w:val="none" w:sz="0" w:space="0" w:color="auto"/>
            <w:right w:val="none" w:sz="0" w:space="0" w:color="auto"/>
          </w:divBdr>
        </w:div>
        <w:div w:id="309794989">
          <w:marLeft w:val="640"/>
          <w:marRight w:val="0"/>
          <w:marTop w:val="0"/>
          <w:marBottom w:val="0"/>
          <w:divBdr>
            <w:top w:val="none" w:sz="0" w:space="0" w:color="auto"/>
            <w:left w:val="none" w:sz="0" w:space="0" w:color="auto"/>
            <w:bottom w:val="none" w:sz="0" w:space="0" w:color="auto"/>
            <w:right w:val="none" w:sz="0" w:space="0" w:color="auto"/>
          </w:divBdr>
        </w:div>
        <w:div w:id="1257058376">
          <w:marLeft w:val="640"/>
          <w:marRight w:val="0"/>
          <w:marTop w:val="0"/>
          <w:marBottom w:val="0"/>
          <w:divBdr>
            <w:top w:val="none" w:sz="0" w:space="0" w:color="auto"/>
            <w:left w:val="none" w:sz="0" w:space="0" w:color="auto"/>
            <w:bottom w:val="none" w:sz="0" w:space="0" w:color="auto"/>
            <w:right w:val="none" w:sz="0" w:space="0" w:color="auto"/>
          </w:divBdr>
        </w:div>
        <w:div w:id="492992174">
          <w:marLeft w:val="640"/>
          <w:marRight w:val="0"/>
          <w:marTop w:val="0"/>
          <w:marBottom w:val="0"/>
          <w:divBdr>
            <w:top w:val="none" w:sz="0" w:space="0" w:color="auto"/>
            <w:left w:val="none" w:sz="0" w:space="0" w:color="auto"/>
            <w:bottom w:val="none" w:sz="0" w:space="0" w:color="auto"/>
            <w:right w:val="none" w:sz="0" w:space="0" w:color="auto"/>
          </w:divBdr>
        </w:div>
        <w:div w:id="1710256543">
          <w:marLeft w:val="640"/>
          <w:marRight w:val="0"/>
          <w:marTop w:val="0"/>
          <w:marBottom w:val="0"/>
          <w:divBdr>
            <w:top w:val="none" w:sz="0" w:space="0" w:color="auto"/>
            <w:left w:val="none" w:sz="0" w:space="0" w:color="auto"/>
            <w:bottom w:val="none" w:sz="0" w:space="0" w:color="auto"/>
            <w:right w:val="none" w:sz="0" w:space="0" w:color="auto"/>
          </w:divBdr>
        </w:div>
        <w:div w:id="232744065">
          <w:marLeft w:val="640"/>
          <w:marRight w:val="0"/>
          <w:marTop w:val="0"/>
          <w:marBottom w:val="0"/>
          <w:divBdr>
            <w:top w:val="none" w:sz="0" w:space="0" w:color="auto"/>
            <w:left w:val="none" w:sz="0" w:space="0" w:color="auto"/>
            <w:bottom w:val="none" w:sz="0" w:space="0" w:color="auto"/>
            <w:right w:val="none" w:sz="0" w:space="0" w:color="auto"/>
          </w:divBdr>
        </w:div>
        <w:div w:id="472063276">
          <w:marLeft w:val="640"/>
          <w:marRight w:val="0"/>
          <w:marTop w:val="0"/>
          <w:marBottom w:val="0"/>
          <w:divBdr>
            <w:top w:val="none" w:sz="0" w:space="0" w:color="auto"/>
            <w:left w:val="none" w:sz="0" w:space="0" w:color="auto"/>
            <w:bottom w:val="none" w:sz="0" w:space="0" w:color="auto"/>
            <w:right w:val="none" w:sz="0" w:space="0" w:color="auto"/>
          </w:divBdr>
        </w:div>
        <w:div w:id="818808234">
          <w:marLeft w:val="640"/>
          <w:marRight w:val="0"/>
          <w:marTop w:val="0"/>
          <w:marBottom w:val="0"/>
          <w:divBdr>
            <w:top w:val="none" w:sz="0" w:space="0" w:color="auto"/>
            <w:left w:val="none" w:sz="0" w:space="0" w:color="auto"/>
            <w:bottom w:val="none" w:sz="0" w:space="0" w:color="auto"/>
            <w:right w:val="none" w:sz="0" w:space="0" w:color="auto"/>
          </w:divBdr>
        </w:div>
        <w:div w:id="650596954">
          <w:marLeft w:val="640"/>
          <w:marRight w:val="0"/>
          <w:marTop w:val="0"/>
          <w:marBottom w:val="0"/>
          <w:divBdr>
            <w:top w:val="none" w:sz="0" w:space="0" w:color="auto"/>
            <w:left w:val="none" w:sz="0" w:space="0" w:color="auto"/>
            <w:bottom w:val="none" w:sz="0" w:space="0" w:color="auto"/>
            <w:right w:val="none" w:sz="0" w:space="0" w:color="auto"/>
          </w:divBdr>
        </w:div>
        <w:div w:id="757596782">
          <w:marLeft w:val="640"/>
          <w:marRight w:val="0"/>
          <w:marTop w:val="0"/>
          <w:marBottom w:val="0"/>
          <w:divBdr>
            <w:top w:val="none" w:sz="0" w:space="0" w:color="auto"/>
            <w:left w:val="none" w:sz="0" w:space="0" w:color="auto"/>
            <w:bottom w:val="none" w:sz="0" w:space="0" w:color="auto"/>
            <w:right w:val="none" w:sz="0" w:space="0" w:color="auto"/>
          </w:divBdr>
        </w:div>
        <w:div w:id="1830706493">
          <w:marLeft w:val="640"/>
          <w:marRight w:val="0"/>
          <w:marTop w:val="0"/>
          <w:marBottom w:val="0"/>
          <w:divBdr>
            <w:top w:val="none" w:sz="0" w:space="0" w:color="auto"/>
            <w:left w:val="none" w:sz="0" w:space="0" w:color="auto"/>
            <w:bottom w:val="none" w:sz="0" w:space="0" w:color="auto"/>
            <w:right w:val="none" w:sz="0" w:space="0" w:color="auto"/>
          </w:divBdr>
        </w:div>
        <w:div w:id="937716178">
          <w:marLeft w:val="640"/>
          <w:marRight w:val="0"/>
          <w:marTop w:val="0"/>
          <w:marBottom w:val="0"/>
          <w:divBdr>
            <w:top w:val="none" w:sz="0" w:space="0" w:color="auto"/>
            <w:left w:val="none" w:sz="0" w:space="0" w:color="auto"/>
            <w:bottom w:val="none" w:sz="0" w:space="0" w:color="auto"/>
            <w:right w:val="none" w:sz="0" w:space="0" w:color="auto"/>
          </w:divBdr>
        </w:div>
        <w:div w:id="843938432">
          <w:marLeft w:val="640"/>
          <w:marRight w:val="0"/>
          <w:marTop w:val="0"/>
          <w:marBottom w:val="0"/>
          <w:divBdr>
            <w:top w:val="none" w:sz="0" w:space="0" w:color="auto"/>
            <w:left w:val="none" w:sz="0" w:space="0" w:color="auto"/>
            <w:bottom w:val="none" w:sz="0" w:space="0" w:color="auto"/>
            <w:right w:val="none" w:sz="0" w:space="0" w:color="auto"/>
          </w:divBdr>
        </w:div>
        <w:div w:id="436683343">
          <w:marLeft w:val="640"/>
          <w:marRight w:val="0"/>
          <w:marTop w:val="0"/>
          <w:marBottom w:val="0"/>
          <w:divBdr>
            <w:top w:val="none" w:sz="0" w:space="0" w:color="auto"/>
            <w:left w:val="none" w:sz="0" w:space="0" w:color="auto"/>
            <w:bottom w:val="none" w:sz="0" w:space="0" w:color="auto"/>
            <w:right w:val="none" w:sz="0" w:space="0" w:color="auto"/>
          </w:divBdr>
        </w:div>
        <w:div w:id="1045134213">
          <w:marLeft w:val="640"/>
          <w:marRight w:val="0"/>
          <w:marTop w:val="0"/>
          <w:marBottom w:val="0"/>
          <w:divBdr>
            <w:top w:val="none" w:sz="0" w:space="0" w:color="auto"/>
            <w:left w:val="none" w:sz="0" w:space="0" w:color="auto"/>
            <w:bottom w:val="none" w:sz="0" w:space="0" w:color="auto"/>
            <w:right w:val="none" w:sz="0" w:space="0" w:color="auto"/>
          </w:divBdr>
        </w:div>
        <w:div w:id="1251547904">
          <w:marLeft w:val="640"/>
          <w:marRight w:val="0"/>
          <w:marTop w:val="0"/>
          <w:marBottom w:val="0"/>
          <w:divBdr>
            <w:top w:val="none" w:sz="0" w:space="0" w:color="auto"/>
            <w:left w:val="none" w:sz="0" w:space="0" w:color="auto"/>
            <w:bottom w:val="none" w:sz="0" w:space="0" w:color="auto"/>
            <w:right w:val="none" w:sz="0" w:space="0" w:color="auto"/>
          </w:divBdr>
        </w:div>
        <w:div w:id="2034723212">
          <w:marLeft w:val="640"/>
          <w:marRight w:val="0"/>
          <w:marTop w:val="0"/>
          <w:marBottom w:val="0"/>
          <w:divBdr>
            <w:top w:val="none" w:sz="0" w:space="0" w:color="auto"/>
            <w:left w:val="none" w:sz="0" w:space="0" w:color="auto"/>
            <w:bottom w:val="none" w:sz="0" w:space="0" w:color="auto"/>
            <w:right w:val="none" w:sz="0" w:space="0" w:color="auto"/>
          </w:divBdr>
        </w:div>
        <w:div w:id="171727473">
          <w:marLeft w:val="640"/>
          <w:marRight w:val="0"/>
          <w:marTop w:val="0"/>
          <w:marBottom w:val="0"/>
          <w:divBdr>
            <w:top w:val="none" w:sz="0" w:space="0" w:color="auto"/>
            <w:left w:val="none" w:sz="0" w:space="0" w:color="auto"/>
            <w:bottom w:val="none" w:sz="0" w:space="0" w:color="auto"/>
            <w:right w:val="none" w:sz="0" w:space="0" w:color="auto"/>
          </w:divBdr>
        </w:div>
        <w:div w:id="254870862">
          <w:marLeft w:val="640"/>
          <w:marRight w:val="0"/>
          <w:marTop w:val="0"/>
          <w:marBottom w:val="0"/>
          <w:divBdr>
            <w:top w:val="none" w:sz="0" w:space="0" w:color="auto"/>
            <w:left w:val="none" w:sz="0" w:space="0" w:color="auto"/>
            <w:bottom w:val="none" w:sz="0" w:space="0" w:color="auto"/>
            <w:right w:val="none" w:sz="0" w:space="0" w:color="auto"/>
          </w:divBdr>
        </w:div>
        <w:div w:id="1103964254">
          <w:marLeft w:val="640"/>
          <w:marRight w:val="0"/>
          <w:marTop w:val="0"/>
          <w:marBottom w:val="0"/>
          <w:divBdr>
            <w:top w:val="none" w:sz="0" w:space="0" w:color="auto"/>
            <w:left w:val="none" w:sz="0" w:space="0" w:color="auto"/>
            <w:bottom w:val="none" w:sz="0" w:space="0" w:color="auto"/>
            <w:right w:val="none" w:sz="0" w:space="0" w:color="auto"/>
          </w:divBdr>
        </w:div>
        <w:div w:id="120851545">
          <w:marLeft w:val="640"/>
          <w:marRight w:val="0"/>
          <w:marTop w:val="0"/>
          <w:marBottom w:val="0"/>
          <w:divBdr>
            <w:top w:val="none" w:sz="0" w:space="0" w:color="auto"/>
            <w:left w:val="none" w:sz="0" w:space="0" w:color="auto"/>
            <w:bottom w:val="none" w:sz="0" w:space="0" w:color="auto"/>
            <w:right w:val="none" w:sz="0" w:space="0" w:color="auto"/>
          </w:divBdr>
        </w:div>
        <w:div w:id="963073517">
          <w:marLeft w:val="640"/>
          <w:marRight w:val="0"/>
          <w:marTop w:val="0"/>
          <w:marBottom w:val="0"/>
          <w:divBdr>
            <w:top w:val="none" w:sz="0" w:space="0" w:color="auto"/>
            <w:left w:val="none" w:sz="0" w:space="0" w:color="auto"/>
            <w:bottom w:val="none" w:sz="0" w:space="0" w:color="auto"/>
            <w:right w:val="none" w:sz="0" w:space="0" w:color="auto"/>
          </w:divBdr>
        </w:div>
        <w:div w:id="2059738121">
          <w:marLeft w:val="640"/>
          <w:marRight w:val="0"/>
          <w:marTop w:val="0"/>
          <w:marBottom w:val="0"/>
          <w:divBdr>
            <w:top w:val="none" w:sz="0" w:space="0" w:color="auto"/>
            <w:left w:val="none" w:sz="0" w:space="0" w:color="auto"/>
            <w:bottom w:val="none" w:sz="0" w:space="0" w:color="auto"/>
            <w:right w:val="none" w:sz="0" w:space="0" w:color="auto"/>
          </w:divBdr>
        </w:div>
        <w:div w:id="220021959">
          <w:marLeft w:val="640"/>
          <w:marRight w:val="0"/>
          <w:marTop w:val="0"/>
          <w:marBottom w:val="0"/>
          <w:divBdr>
            <w:top w:val="none" w:sz="0" w:space="0" w:color="auto"/>
            <w:left w:val="none" w:sz="0" w:space="0" w:color="auto"/>
            <w:bottom w:val="none" w:sz="0" w:space="0" w:color="auto"/>
            <w:right w:val="none" w:sz="0" w:space="0" w:color="auto"/>
          </w:divBdr>
        </w:div>
        <w:div w:id="770589738">
          <w:marLeft w:val="640"/>
          <w:marRight w:val="0"/>
          <w:marTop w:val="0"/>
          <w:marBottom w:val="0"/>
          <w:divBdr>
            <w:top w:val="none" w:sz="0" w:space="0" w:color="auto"/>
            <w:left w:val="none" w:sz="0" w:space="0" w:color="auto"/>
            <w:bottom w:val="none" w:sz="0" w:space="0" w:color="auto"/>
            <w:right w:val="none" w:sz="0" w:space="0" w:color="auto"/>
          </w:divBdr>
        </w:div>
        <w:div w:id="1450202354">
          <w:marLeft w:val="640"/>
          <w:marRight w:val="0"/>
          <w:marTop w:val="0"/>
          <w:marBottom w:val="0"/>
          <w:divBdr>
            <w:top w:val="none" w:sz="0" w:space="0" w:color="auto"/>
            <w:left w:val="none" w:sz="0" w:space="0" w:color="auto"/>
            <w:bottom w:val="none" w:sz="0" w:space="0" w:color="auto"/>
            <w:right w:val="none" w:sz="0" w:space="0" w:color="auto"/>
          </w:divBdr>
        </w:div>
        <w:div w:id="420227639">
          <w:marLeft w:val="640"/>
          <w:marRight w:val="0"/>
          <w:marTop w:val="0"/>
          <w:marBottom w:val="0"/>
          <w:divBdr>
            <w:top w:val="none" w:sz="0" w:space="0" w:color="auto"/>
            <w:left w:val="none" w:sz="0" w:space="0" w:color="auto"/>
            <w:bottom w:val="none" w:sz="0" w:space="0" w:color="auto"/>
            <w:right w:val="none" w:sz="0" w:space="0" w:color="auto"/>
          </w:divBdr>
        </w:div>
        <w:div w:id="45027963">
          <w:marLeft w:val="640"/>
          <w:marRight w:val="0"/>
          <w:marTop w:val="0"/>
          <w:marBottom w:val="0"/>
          <w:divBdr>
            <w:top w:val="none" w:sz="0" w:space="0" w:color="auto"/>
            <w:left w:val="none" w:sz="0" w:space="0" w:color="auto"/>
            <w:bottom w:val="none" w:sz="0" w:space="0" w:color="auto"/>
            <w:right w:val="none" w:sz="0" w:space="0" w:color="auto"/>
          </w:divBdr>
        </w:div>
        <w:div w:id="1365982951">
          <w:marLeft w:val="640"/>
          <w:marRight w:val="0"/>
          <w:marTop w:val="0"/>
          <w:marBottom w:val="0"/>
          <w:divBdr>
            <w:top w:val="none" w:sz="0" w:space="0" w:color="auto"/>
            <w:left w:val="none" w:sz="0" w:space="0" w:color="auto"/>
            <w:bottom w:val="none" w:sz="0" w:space="0" w:color="auto"/>
            <w:right w:val="none" w:sz="0" w:space="0" w:color="auto"/>
          </w:divBdr>
        </w:div>
        <w:div w:id="433986419">
          <w:marLeft w:val="640"/>
          <w:marRight w:val="0"/>
          <w:marTop w:val="0"/>
          <w:marBottom w:val="0"/>
          <w:divBdr>
            <w:top w:val="none" w:sz="0" w:space="0" w:color="auto"/>
            <w:left w:val="none" w:sz="0" w:space="0" w:color="auto"/>
            <w:bottom w:val="none" w:sz="0" w:space="0" w:color="auto"/>
            <w:right w:val="none" w:sz="0" w:space="0" w:color="auto"/>
          </w:divBdr>
        </w:div>
        <w:div w:id="1727101568">
          <w:marLeft w:val="640"/>
          <w:marRight w:val="0"/>
          <w:marTop w:val="0"/>
          <w:marBottom w:val="0"/>
          <w:divBdr>
            <w:top w:val="none" w:sz="0" w:space="0" w:color="auto"/>
            <w:left w:val="none" w:sz="0" w:space="0" w:color="auto"/>
            <w:bottom w:val="none" w:sz="0" w:space="0" w:color="auto"/>
            <w:right w:val="none" w:sz="0" w:space="0" w:color="auto"/>
          </w:divBdr>
        </w:div>
        <w:div w:id="136724734">
          <w:marLeft w:val="640"/>
          <w:marRight w:val="0"/>
          <w:marTop w:val="0"/>
          <w:marBottom w:val="0"/>
          <w:divBdr>
            <w:top w:val="none" w:sz="0" w:space="0" w:color="auto"/>
            <w:left w:val="none" w:sz="0" w:space="0" w:color="auto"/>
            <w:bottom w:val="none" w:sz="0" w:space="0" w:color="auto"/>
            <w:right w:val="none" w:sz="0" w:space="0" w:color="auto"/>
          </w:divBdr>
        </w:div>
        <w:div w:id="1913002071">
          <w:marLeft w:val="640"/>
          <w:marRight w:val="0"/>
          <w:marTop w:val="0"/>
          <w:marBottom w:val="0"/>
          <w:divBdr>
            <w:top w:val="none" w:sz="0" w:space="0" w:color="auto"/>
            <w:left w:val="none" w:sz="0" w:space="0" w:color="auto"/>
            <w:bottom w:val="none" w:sz="0" w:space="0" w:color="auto"/>
            <w:right w:val="none" w:sz="0" w:space="0" w:color="auto"/>
          </w:divBdr>
        </w:div>
        <w:div w:id="99032961">
          <w:marLeft w:val="640"/>
          <w:marRight w:val="0"/>
          <w:marTop w:val="0"/>
          <w:marBottom w:val="0"/>
          <w:divBdr>
            <w:top w:val="none" w:sz="0" w:space="0" w:color="auto"/>
            <w:left w:val="none" w:sz="0" w:space="0" w:color="auto"/>
            <w:bottom w:val="none" w:sz="0" w:space="0" w:color="auto"/>
            <w:right w:val="none" w:sz="0" w:space="0" w:color="auto"/>
          </w:divBdr>
        </w:div>
      </w:divsChild>
    </w:div>
    <w:div w:id="1816338600">
      <w:marLeft w:val="0"/>
      <w:marRight w:val="0"/>
      <w:marTop w:val="0"/>
      <w:marBottom w:val="0"/>
      <w:divBdr>
        <w:top w:val="none" w:sz="0" w:space="0" w:color="auto"/>
        <w:left w:val="none" w:sz="0" w:space="0" w:color="auto"/>
        <w:bottom w:val="none" w:sz="0" w:space="0" w:color="auto"/>
        <w:right w:val="none" w:sz="0" w:space="0" w:color="auto"/>
      </w:divBdr>
    </w:div>
    <w:div w:id="1819226566">
      <w:marLeft w:val="0"/>
      <w:marRight w:val="0"/>
      <w:marTop w:val="0"/>
      <w:marBottom w:val="0"/>
      <w:divBdr>
        <w:top w:val="none" w:sz="0" w:space="0" w:color="auto"/>
        <w:left w:val="none" w:sz="0" w:space="0" w:color="auto"/>
        <w:bottom w:val="none" w:sz="0" w:space="0" w:color="auto"/>
        <w:right w:val="none" w:sz="0" w:space="0" w:color="auto"/>
      </w:divBdr>
    </w:div>
    <w:div w:id="1820031638">
      <w:marLeft w:val="640"/>
      <w:marRight w:val="0"/>
      <w:marTop w:val="0"/>
      <w:marBottom w:val="0"/>
      <w:divBdr>
        <w:top w:val="none" w:sz="0" w:space="0" w:color="auto"/>
        <w:left w:val="none" w:sz="0" w:space="0" w:color="auto"/>
        <w:bottom w:val="none" w:sz="0" w:space="0" w:color="auto"/>
        <w:right w:val="none" w:sz="0" w:space="0" w:color="auto"/>
      </w:divBdr>
    </w:div>
    <w:div w:id="1820686281">
      <w:marLeft w:val="640"/>
      <w:marRight w:val="0"/>
      <w:marTop w:val="0"/>
      <w:marBottom w:val="0"/>
      <w:divBdr>
        <w:top w:val="none" w:sz="0" w:space="0" w:color="auto"/>
        <w:left w:val="none" w:sz="0" w:space="0" w:color="auto"/>
        <w:bottom w:val="none" w:sz="0" w:space="0" w:color="auto"/>
        <w:right w:val="none" w:sz="0" w:space="0" w:color="auto"/>
      </w:divBdr>
    </w:div>
    <w:div w:id="1822425383">
      <w:marLeft w:val="640"/>
      <w:marRight w:val="0"/>
      <w:marTop w:val="0"/>
      <w:marBottom w:val="0"/>
      <w:divBdr>
        <w:top w:val="none" w:sz="0" w:space="0" w:color="auto"/>
        <w:left w:val="none" w:sz="0" w:space="0" w:color="auto"/>
        <w:bottom w:val="none" w:sz="0" w:space="0" w:color="auto"/>
        <w:right w:val="none" w:sz="0" w:space="0" w:color="auto"/>
      </w:divBdr>
    </w:div>
    <w:div w:id="1824465778">
      <w:marLeft w:val="0"/>
      <w:marRight w:val="0"/>
      <w:marTop w:val="0"/>
      <w:marBottom w:val="0"/>
      <w:divBdr>
        <w:top w:val="none" w:sz="0" w:space="0" w:color="auto"/>
        <w:left w:val="none" w:sz="0" w:space="0" w:color="auto"/>
        <w:bottom w:val="none" w:sz="0" w:space="0" w:color="auto"/>
        <w:right w:val="none" w:sz="0" w:space="0" w:color="auto"/>
      </w:divBdr>
    </w:div>
    <w:div w:id="1825580905">
      <w:marLeft w:val="640"/>
      <w:marRight w:val="0"/>
      <w:marTop w:val="0"/>
      <w:marBottom w:val="0"/>
      <w:divBdr>
        <w:top w:val="none" w:sz="0" w:space="0" w:color="auto"/>
        <w:left w:val="none" w:sz="0" w:space="0" w:color="auto"/>
        <w:bottom w:val="none" w:sz="0" w:space="0" w:color="auto"/>
        <w:right w:val="none" w:sz="0" w:space="0" w:color="auto"/>
      </w:divBdr>
    </w:div>
    <w:div w:id="1826165444">
      <w:marLeft w:val="640"/>
      <w:marRight w:val="0"/>
      <w:marTop w:val="0"/>
      <w:marBottom w:val="0"/>
      <w:divBdr>
        <w:top w:val="none" w:sz="0" w:space="0" w:color="auto"/>
        <w:left w:val="none" w:sz="0" w:space="0" w:color="auto"/>
        <w:bottom w:val="none" w:sz="0" w:space="0" w:color="auto"/>
        <w:right w:val="none" w:sz="0" w:space="0" w:color="auto"/>
      </w:divBdr>
    </w:div>
    <w:div w:id="1827739798">
      <w:marLeft w:val="640"/>
      <w:marRight w:val="0"/>
      <w:marTop w:val="0"/>
      <w:marBottom w:val="0"/>
      <w:divBdr>
        <w:top w:val="none" w:sz="0" w:space="0" w:color="auto"/>
        <w:left w:val="none" w:sz="0" w:space="0" w:color="auto"/>
        <w:bottom w:val="none" w:sz="0" w:space="0" w:color="auto"/>
        <w:right w:val="none" w:sz="0" w:space="0" w:color="auto"/>
      </w:divBdr>
    </w:div>
    <w:div w:id="1828133655">
      <w:bodyDiv w:val="1"/>
      <w:marLeft w:val="0"/>
      <w:marRight w:val="0"/>
      <w:marTop w:val="0"/>
      <w:marBottom w:val="0"/>
      <w:divBdr>
        <w:top w:val="none" w:sz="0" w:space="0" w:color="auto"/>
        <w:left w:val="none" w:sz="0" w:space="0" w:color="auto"/>
        <w:bottom w:val="none" w:sz="0" w:space="0" w:color="auto"/>
        <w:right w:val="none" w:sz="0" w:space="0" w:color="auto"/>
      </w:divBdr>
      <w:divsChild>
        <w:div w:id="69887306">
          <w:marLeft w:val="640"/>
          <w:marRight w:val="0"/>
          <w:marTop w:val="0"/>
          <w:marBottom w:val="0"/>
          <w:divBdr>
            <w:top w:val="none" w:sz="0" w:space="0" w:color="auto"/>
            <w:left w:val="none" w:sz="0" w:space="0" w:color="auto"/>
            <w:bottom w:val="none" w:sz="0" w:space="0" w:color="auto"/>
            <w:right w:val="none" w:sz="0" w:space="0" w:color="auto"/>
          </w:divBdr>
        </w:div>
        <w:div w:id="1664897795">
          <w:marLeft w:val="640"/>
          <w:marRight w:val="0"/>
          <w:marTop w:val="0"/>
          <w:marBottom w:val="0"/>
          <w:divBdr>
            <w:top w:val="none" w:sz="0" w:space="0" w:color="auto"/>
            <w:left w:val="none" w:sz="0" w:space="0" w:color="auto"/>
            <w:bottom w:val="none" w:sz="0" w:space="0" w:color="auto"/>
            <w:right w:val="none" w:sz="0" w:space="0" w:color="auto"/>
          </w:divBdr>
        </w:div>
        <w:div w:id="1508255622">
          <w:marLeft w:val="640"/>
          <w:marRight w:val="0"/>
          <w:marTop w:val="0"/>
          <w:marBottom w:val="0"/>
          <w:divBdr>
            <w:top w:val="none" w:sz="0" w:space="0" w:color="auto"/>
            <w:left w:val="none" w:sz="0" w:space="0" w:color="auto"/>
            <w:bottom w:val="none" w:sz="0" w:space="0" w:color="auto"/>
            <w:right w:val="none" w:sz="0" w:space="0" w:color="auto"/>
          </w:divBdr>
        </w:div>
        <w:div w:id="1773817913">
          <w:marLeft w:val="640"/>
          <w:marRight w:val="0"/>
          <w:marTop w:val="0"/>
          <w:marBottom w:val="0"/>
          <w:divBdr>
            <w:top w:val="none" w:sz="0" w:space="0" w:color="auto"/>
            <w:left w:val="none" w:sz="0" w:space="0" w:color="auto"/>
            <w:bottom w:val="none" w:sz="0" w:space="0" w:color="auto"/>
            <w:right w:val="none" w:sz="0" w:space="0" w:color="auto"/>
          </w:divBdr>
        </w:div>
        <w:div w:id="833910151">
          <w:marLeft w:val="640"/>
          <w:marRight w:val="0"/>
          <w:marTop w:val="0"/>
          <w:marBottom w:val="0"/>
          <w:divBdr>
            <w:top w:val="none" w:sz="0" w:space="0" w:color="auto"/>
            <w:left w:val="none" w:sz="0" w:space="0" w:color="auto"/>
            <w:bottom w:val="none" w:sz="0" w:space="0" w:color="auto"/>
            <w:right w:val="none" w:sz="0" w:space="0" w:color="auto"/>
          </w:divBdr>
        </w:div>
        <w:div w:id="780298010">
          <w:marLeft w:val="640"/>
          <w:marRight w:val="0"/>
          <w:marTop w:val="0"/>
          <w:marBottom w:val="0"/>
          <w:divBdr>
            <w:top w:val="none" w:sz="0" w:space="0" w:color="auto"/>
            <w:left w:val="none" w:sz="0" w:space="0" w:color="auto"/>
            <w:bottom w:val="none" w:sz="0" w:space="0" w:color="auto"/>
            <w:right w:val="none" w:sz="0" w:space="0" w:color="auto"/>
          </w:divBdr>
        </w:div>
        <w:div w:id="447550407">
          <w:marLeft w:val="640"/>
          <w:marRight w:val="0"/>
          <w:marTop w:val="0"/>
          <w:marBottom w:val="0"/>
          <w:divBdr>
            <w:top w:val="none" w:sz="0" w:space="0" w:color="auto"/>
            <w:left w:val="none" w:sz="0" w:space="0" w:color="auto"/>
            <w:bottom w:val="none" w:sz="0" w:space="0" w:color="auto"/>
            <w:right w:val="none" w:sz="0" w:space="0" w:color="auto"/>
          </w:divBdr>
        </w:div>
        <w:div w:id="630598390">
          <w:marLeft w:val="640"/>
          <w:marRight w:val="0"/>
          <w:marTop w:val="0"/>
          <w:marBottom w:val="0"/>
          <w:divBdr>
            <w:top w:val="none" w:sz="0" w:space="0" w:color="auto"/>
            <w:left w:val="none" w:sz="0" w:space="0" w:color="auto"/>
            <w:bottom w:val="none" w:sz="0" w:space="0" w:color="auto"/>
            <w:right w:val="none" w:sz="0" w:space="0" w:color="auto"/>
          </w:divBdr>
        </w:div>
        <w:div w:id="43138354">
          <w:marLeft w:val="640"/>
          <w:marRight w:val="0"/>
          <w:marTop w:val="0"/>
          <w:marBottom w:val="0"/>
          <w:divBdr>
            <w:top w:val="none" w:sz="0" w:space="0" w:color="auto"/>
            <w:left w:val="none" w:sz="0" w:space="0" w:color="auto"/>
            <w:bottom w:val="none" w:sz="0" w:space="0" w:color="auto"/>
            <w:right w:val="none" w:sz="0" w:space="0" w:color="auto"/>
          </w:divBdr>
        </w:div>
        <w:div w:id="2053260858">
          <w:marLeft w:val="640"/>
          <w:marRight w:val="0"/>
          <w:marTop w:val="0"/>
          <w:marBottom w:val="0"/>
          <w:divBdr>
            <w:top w:val="none" w:sz="0" w:space="0" w:color="auto"/>
            <w:left w:val="none" w:sz="0" w:space="0" w:color="auto"/>
            <w:bottom w:val="none" w:sz="0" w:space="0" w:color="auto"/>
            <w:right w:val="none" w:sz="0" w:space="0" w:color="auto"/>
          </w:divBdr>
        </w:div>
        <w:div w:id="1445538845">
          <w:marLeft w:val="640"/>
          <w:marRight w:val="0"/>
          <w:marTop w:val="0"/>
          <w:marBottom w:val="0"/>
          <w:divBdr>
            <w:top w:val="none" w:sz="0" w:space="0" w:color="auto"/>
            <w:left w:val="none" w:sz="0" w:space="0" w:color="auto"/>
            <w:bottom w:val="none" w:sz="0" w:space="0" w:color="auto"/>
            <w:right w:val="none" w:sz="0" w:space="0" w:color="auto"/>
          </w:divBdr>
        </w:div>
        <w:div w:id="1153258538">
          <w:marLeft w:val="640"/>
          <w:marRight w:val="0"/>
          <w:marTop w:val="0"/>
          <w:marBottom w:val="0"/>
          <w:divBdr>
            <w:top w:val="none" w:sz="0" w:space="0" w:color="auto"/>
            <w:left w:val="none" w:sz="0" w:space="0" w:color="auto"/>
            <w:bottom w:val="none" w:sz="0" w:space="0" w:color="auto"/>
            <w:right w:val="none" w:sz="0" w:space="0" w:color="auto"/>
          </w:divBdr>
        </w:div>
        <w:div w:id="854611382">
          <w:marLeft w:val="640"/>
          <w:marRight w:val="0"/>
          <w:marTop w:val="0"/>
          <w:marBottom w:val="0"/>
          <w:divBdr>
            <w:top w:val="none" w:sz="0" w:space="0" w:color="auto"/>
            <w:left w:val="none" w:sz="0" w:space="0" w:color="auto"/>
            <w:bottom w:val="none" w:sz="0" w:space="0" w:color="auto"/>
            <w:right w:val="none" w:sz="0" w:space="0" w:color="auto"/>
          </w:divBdr>
        </w:div>
        <w:div w:id="188839469">
          <w:marLeft w:val="640"/>
          <w:marRight w:val="0"/>
          <w:marTop w:val="0"/>
          <w:marBottom w:val="0"/>
          <w:divBdr>
            <w:top w:val="none" w:sz="0" w:space="0" w:color="auto"/>
            <w:left w:val="none" w:sz="0" w:space="0" w:color="auto"/>
            <w:bottom w:val="none" w:sz="0" w:space="0" w:color="auto"/>
            <w:right w:val="none" w:sz="0" w:space="0" w:color="auto"/>
          </w:divBdr>
        </w:div>
        <w:div w:id="1888562177">
          <w:marLeft w:val="640"/>
          <w:marRight w:val="0"/>
          <w:marTop w:val="0"/>
          <w:marBottom w:val="0"/>
          <w:divBdr>
            <w:top w:val="none" w:sz="0" w:space="0" w:color="auto"/>
            <w:left w:val="none" w:sz="0" w:space="0" w:color="auto"/>
            <w:bottom w:val="none" w:sz="0" w:space="0" w:color="auto"/>
            <w:right w:val="none" w:sz="0" w:space="0" w:color="auto"/>
          </w:divBdr>
        </w:div>
        <w:div w:id="109204054">
          <w:marLeft w:val="640"/>
          <w:marRight w:val="0"/>
          <w:marTop w:val="0"/>
          <w:marBottom w:val="0"/>
          <w:divBdr>
            <w:top w:val="none" w:sz="0" w:space="0" w:color="auto"/>
            <w:left w:val="none" w:sz="0" w:space="0" w:color="auto"/>
            <w:bottom w:val="none" w:sz="0" w:space="0" w:color="auto"/>
            <w:right w:val="none" w:sz="0" w:space="0" w:color="auto"/>
          </w:divBdr>
        </w:div>
        <w:div w:id="878664520">
          <w:marLeft w:val="640"/>
          <w:marRight w:val="0"/>
          <w:marTop w:val="0"/>
          <w:marBottom w:val="0"/>
          <w:divBdr>
            <w:top w:val="none" w:sz="0" w:space="0" w:color="auto"/>
            <w:left w:val="none" w:sz="0" w:space="0" w:color="auto"/>
            <w:bottom w:val="none" w:sz="0" w:space="0" w:color="auto"/>
            <w:right w:val="none" w:sz="0" w:space="0" w:color="auto"/>
          </w:divBdr>
        </w:div>
        <w:div w:id="1868256443">
          <w:marLeft w:val="640"/>
          <w:marRight w:val="0"/>
          <w:marTop w:val="0"/>
          <w:marBottom w:val="0"/>
          <w:divBdr>
            <w:top w:val="none" w:sz="0" w:space="0" w:color="auto"/>
            <w:left w:val="none" w:sz="0" w:space="0" w:color="auto"/>
            <w:bottom w:val="none" w:sz="0" w:space="0" w:color="auto"/>
            <w:right w:val="none" w:sz="0" w:space="0" w:color="auto"/>
          </w:divBdr>
        </w:div>
        <w:div w:id="10180720">
          <w:marLeft w:val="640"/>
          <w:marRight w:val="0"/>
          <w:marTop w:val="0"/>
          <w:marBottom w:val="0"/>
          <w:divBdr>
            <w:top w:val="none" w:sz="0" w:space="0" w:color="auto"/>
            <w:left w:val="none" w:sz="0" w:space="0" w:color="auto"/>
            <w:bottom w:val="none" w:sz="0" w:space="0" w:color="auto"/>
            <w:right w:val="none" w:sz="0" w:space="0" w:color="auto"/>
          </w:divBdr>
        </w:div>
        <w:div w:id="1529683274">
          <w:marLeft w:val="640"/>
          <w:marRight w:val="0"/>
          <w:marTop w:val="0"/>
          <w:marBottom w:val="0"/>
          <w:divBdr>
            <w:top w:val="none" w:sz="0" w:space="0" w:color="auto"/>
            <w:left w:val="none" w:sz="0" w:space="0" w:color="auto"/>
            <w:bottom w:val="none" w:sz="0" w:space="0" w:color="auto"/>
            <w:right w:val="none" w:sz="0" w:space="0" w:color="auto"/>
          </w:divBdr>
        </w:div>
        <w:div w:id="355040710">
          <w:marLeft w:val="640"/>
          <w:marRight w:val="0"/>
          <w:marTop w:val="0"/>
          <w:marBottom w:val="0"/>
          <w:divBdr>
            <w:top w:val="none" w:sz="0" w:space="0" w:color="auto"/>
            <w:left w:val="none" w:sz="0" w:space="0" w:color="auto"/>
            <w:bottom w:val="none" w:sz="0" w:space="0" w:color="auto"/>
            <w:right w:val="none" w:sz="0" w:space="0" w:color="auto"/>
          </w:divBdr>
        </w:div>
        <w:div w:id="1670936811">
          <w:marLeft w:val="640"/>
          <w:marRight w:val="0"/>
          <w:marTop w:val="0"/>
          <w:marBottom w:val="0"/>
          <w:divBdr>
            <w:top w:val="none" w:sz="0" w:space="0" w:color="auto"/>
            <w:left w:val="none" w:sz="0" w:space="0" w:color="auto"/>
            <w:bottom w:val="none" w:sz="0" w:space="0" w:color="auto"/>
            <w:right w:val="none" w:sz="0" w:space="0" w:color="auto"/>
          </w:divBdr>
        </w:div>
        <w:div w:id="911964903">
          <w:marLeft w:val="640"/>
          <w:marRight w:val="0"/>
          <w:marTop w:val="0"/>
          <w:marBottom w:val="0"/>
          <w:divBdr>
            <w:top w:val="none" w:sz="0" w:space="0" w:color="auto"/>
            <w:left w:val="none" w:sz="0" w:space="0" w:color="auto"/>
            <w:bottom w:val="none" w:sz="0" w:space="0" w:color="auto"/>
            <w:right w:val="none" w:sz="0" w:space="0" w:color="auto"/>
          </w:divBdr>
        </w:div>
        <w:div w:id="1025791580">
          <w:marLeft w:val="640"/>
          <w:marRight w:val="0"/>
          <w:marTop w:val="0"/>
          <w:marBottom w:val="0"/>
          <w:divBdr>
            <w:top w:val="none" w:sz="0" w:space="0" w:color="auto"/>
            <w:left w:val="none" w:sz="0" w:space="0" w:color="auto"/>
            <w:bottom w:val="none" w:sz="0" w:space="0" w:color="auto"/>
            <w:right w:val="none" w:sz="0" w:space="0" w:color="auto"/>
          </w:divBdr>
        </w:div>
        <w:div w:id="92091460">
          <w:marLeft w:val="640"/>
          <w:marRight w:val="0"/>
          <w:marTop w:val="0"/>
          <w:marBottom w:val="0"/>
          <w:divBdr>
            <w:top w:val="none" w:sz="0" w:space="0" w:color="auto"/>
            <w:left w:val="none" w:sz="0" w:space="0" w:color="auto"/>
            <w:bottom w:val="none" w:sz="0" w:space="0" w:color="auto"/>
            <w:right w:val="none" w:sz="0" w:space="0" w:color="auto"/>
          </w:divBdr>
        </w:div>
        <w:div w:id="395132796">
          <w:marLeft w:val="640"/>
          <w:marRight w:val="0"/>
          <w:marTop w:val="0"/>
          <w:marBottom w:val="0"/>
          <w:divBdr>
            <w:top w:val="none" w:sz="0" w:space="0" w:color="auto"/>
            <w:left w:val="none" w:sz="0" w:space="0" w:color="auto"/>
            <w:bottom w:val="none" w:sz="0" w:space="0" w:color="auto"/>
            <w:right w:val="none" w:sz="0" w:space="0" w:color="auto"/>
          </w:divBdr>
        </w:div>
        <w:div w:id="1795293308">
          <w:marLeft w:val="640"/>
          <w:marRight w:val="0"/>
          <w:marTop w:val="0"/>
          <w:marBottom w:val="0"/>
          <w:divBdr>
            <w:top w:val="none" w:sz="0" w:space="0" w:color="auto"/>
            <w:left w:val="none" w:sz="0" w:space="0" w:color="auto"/>
            <w:bottom w:val="none" w:sz="0" w:space="0" w:color="auto"/>
            <w:right w:val="none" w:sz="0" w:space="0" w:color="auto"/>
          </w:divBdr>
        </w:div>
        <w:div w:id="309022429">
          <w:marLeft w:val="640"/>
          <w:marRight w:val="0"/>
          <w:marTop w:val="0"/>
          <w:marBottom w:val="0"/>
          <w:divBdr>
            <w:top w:val="none" w:sz="0" w:space="0" w:color="auto"/>
            <w:left w:val="none" w:sz="0" w:space="0" w:color="auto"/>
            <w:bottom w:val="none" w:sz="0" w:space="0" w:color="auto"/>
            <w:right w:val="none" w:sz="0" w:space="0" w:color="auto"/>
          </w:divBdr>
        </w:div>
        <w:div w:id="1412391497">
          <w:marLeft w:val="640"/>
          <w:marRight w:val="0"/>
          <w:marTop w:val="0"/>
          <w:marBottom w:val="0"/>
          <w:divBdr>
            <w:top w:val="none" w:sz="0" w:space="0" w:color="auto"/>
            <w:left w:val="none" w:sz="0" w:space="0" w:color="auto"/>
            <w:bottom w:val="none" w:sz="0" w:space="0" w:color="auto"/>
            <w:right w:val="none" w:sz="0" w:space="0" w:color="auto"/>
          </w:divBdr>
        </w:div>
        <w:div w:id="455879271">
          <w:marLeft w:val="640"/>
          <w:marRight w:val="0"/>
          <w:marTop w:val="0"/>
          <w:marBottom w:val="0"/>
          <w:divBdr>
            <w:top w:val="none" w:sz="0" w:space="0" w:color="auto"/>
            <w:left w:val="none" w:sz="0" w:space="0" w:color="auto"/>
            <w:bottom w:val="none" w:sz="0" w:space="0" w:color="auto"/>
            <w:right w:val="none" w:sz="0" w:space="0" w:color="auto"/>
          </w:divBdr>
        </w:div>
        <w:div w:id="1310356271">
          <w:marLeft w:val="640"/>
          <w:marRight w:val="0"/>
          <w:marTop w:val="0"/>
          <w:marBottom w:val="0"/>
          <w:divBdr>
            <w:top w:val="none" w:sz="0" w:space="0" w:color="auto"/>
            <w:left w:val="none" w:sz="0" w:space="0" w:color="auto"/>
            <w:bottom w:val="none" w:sz="0" w:space="0" w:color="auto"/>
            <w:right w:val="none" w:sz="0" w:space="0" w:color="auto"/>
          </w:divBdr>
        </w:div>
        <w:div w:id="799374069">
          <w:marLeft w:val="640"/>
          <w:marRight w:val="0"/>
          <w:marTop w:val="0"/>
          <w:marBottom w:val="0"/>
          <w:divBdr>
            <w:top w:val="none" w:sz="0" w:space="0" w:color="auto"/>
            <w:left w:val="none" w:sz="0" w:space="0" w:color="auto"/>
            <w:bottom w:val="none" w:sz="0" w:space="0" w:color="auto"/>
            <w:right w:val="none" w:sz="0" w:space="0" w:color="auto"/>
          </w:divBdr>
        </w:div>
        <w:div w:id="1719862529">
          <w:marLeft w:val="640"/>
          <w:marRight w:val="0"/>
          <w:marTop w:val="0"/>
          <w:marBottom w:val="0"/>
          <w:divBdr>
            <w:top w:val="none" w:sz="0" w:space="0" w:color="auto"/>
            <w:left w:val="none" w:sz="0" w:space="0" w:color="auto"/>
            <w:bottom w:val="none" w:sz="0" w:space="0" w:color="auto"/>
            <w:right w:val="none" w:sz="0" w:space="0" w:color="auto"/>
          </w:divBdr>
        </w:div>
        <w:div w:id="2132089853">
          <w:marLeft w:val="640"/>
          <w:marRight w:val="0"/>
          <w:marTop w:val="0"/>
          <w:marBottom w:val="0"/>
          <w:divBdr>
            <w:top w:val="none" w:sz="0" w:space="0" w:color="auto"/>
            <w:left w:val="none" w:sz="0" w:space="0" w:color="auto"/>
            <w:bottom w:val="none" w:sz="0" w:space="0" w:color="auto"/>
            <w:right w:val="none" w:sz="0" w:space="0" w:color="auto"/>
          </w:divBdr>
        </w:div>
        <w:div w:id="296183958">
          <w:marLeft w:val="640"/>
          <w:marRight w:val="0"/>
          <w:marTop w:val="0"/>
          <w:marBottom w:val="0"/>
          <w:divBdr>
            <w:top w:val="none" w:sz="0" w:space="0" w:color="auto"/>
            <w:left w:val="none" w:sz="0" w:space="0" w:color="auto"/>
            <w:bottom w:val="none" w:sz="0" w:space="0" w:color="auto"/>
            <w:right w:val="none" w:sz="0" w:space="0" w:color="auto"/>
          </w:divBdr>
        </w:div>
        <w:div w:id="1112822205">
          <w:marLeft w:val="640"/>
          <w:marRight w:val="0"/>
          <w:marTop w:val="0"/>
          <w:marBottom w:val="0"/>
          <w:divBdr>
            <w:top w:val="none" w:sz="0" w:space="0" w:color="auto"/>
            <w:left w:val="none" w:sz="0" w:space="0" w:color="auto"/>
            <w:bottom w:val="none" w:sz="0" w:space="0" w:color="auto"/>
            <w:right w:val="none" w:sz="0" w:space="0" w:color="auto"/>
          </w:divBdr>
        </w:div>
        <w:div w:id="936983190">
          <w:marLeft w:val="640"/>
          <w:marRight w:val="0"/>
          <w:marTop w:val="0"/>
          <w:marBottom w:val="0"/>
          <w:divBdr>
            <w:top w:val="none" w:sz="0" w:space="0" w:color="auto"/>
            <w:left w:val="none" w:sz="0" w:space="0" w:color="auto"/>
            <w:bottom w:val="none" w:sz="0" w:space="0" w:color="auto"/>
            <w:right w:val="none" w:sz="0" w:space="0" w:color="auto"/>
          </w:divBdr>
        </w:div>
        <w:div w:id="806554526">
          <w:marLeft w:val="640"/>
          <w:marRight w:val="0"/>
          <w:marTop w:val="0"/>
          <w:marBottom w:val="0"/>
          <w:divBdr>
            <w:top w:val="none" w:sz="0" w:space="0" w:color="auto"/>
            <w:left w:val="none" w:sz="0" w:space="0" w:color="auto"/>
            <w:bottom w:val="none" w:sz="0" w:space="0" w:color="auto"/>
            <w:right w:val="none" w:sz="0" w:space="0" w:color="auto"/>
          </w:divBdr>
        </w:div>
        <w:div w:id="1477187452">
          <w:marLeft w:val="640"/>
          <w:marRight w:val="0"/>
          <w:marTop w:val="0"/>
          <w:marBottom w:val="0"/>
          <w:divBdr>
            <w:top w:val="none" w:sz="0" w:space="0" w:color="auto"/>
            <w:left w:val="none" w:sz="0" w:space="0" w:color="auto"/>
            <w:bottom w:val="none" w:sz="0" w:space="0" w:color="auto"/>
            <w:right w:val="none" w:sz="0" w:space="0" w:color="auto"/>
          </w:divBdr>
        </w:div>
        <w:div w:id="124931767">
          <w:marLeft w:val="640"/>
          <w:marRight w:val="0"/>
          <w:marTop w:val="0"/>
          <w:marBottom w:val="0"/>
          <w:divBdr>
            <w:top w:val="none" w:sz="0" w:space="0" w:color="auto"/>
            <w:left w:val="none" w:sz="0" w:space="0" w:color="auto"/>
            <w:bottom w:val="none" w:sz="0" w:space="0" w:color="auto"/>
            <w:right w:val="none" w:sz="0" w:space="0" w:color="auto"/>
          </w:divBdr>
        </w:div>
        <w:div w:id="366950643">
          <w:marLeft w:val="640"/>
          <w:marRight w:val="0"/>
          <w:marTop w:val="0"/>
          <w:marBottom w:val="0"/>
          <w:divBdr>
            <w:top w:val="none" w:sz="0" w:space="0" w:color="auto"/>
            <w:left w:val="none" w:sz="0" w:space="0" w:color="auto"/>
            <w:bottom w:val="none" w:sz="0" w:space="0" w:color="auto"/>
            <w:right w:val="none" w:sz="0" w:space="0" w:color="auto"/>
          </w:divBdr>
        </w:div>
        <w:div w:id="1822959832">
          <w:marLeft w:val="640"/>
          <w:marRight w:val="0"/>
          <w:marTop w:val="0"/>
          <w:marBottom w:val="0"/>
          <w:divBdr>
            <w:top w:val="none" w:sz="0" w:space="0" w:color="auto"/>
            <w:left w:val="none" w:sz="0" w:space="0" w:color="auto"/>
            <w:bottom w:val="none" w:sz="0" w:space="0" w:color="auto"/>
            <w:right w:val="none" w:sz="0" w:space="0" w:color="auto"/>
          </w:divBdr>
        </w:div>
        <w:div w:id="801114815">
          <w:marLeft w:val="640"/>
          <w:marRight w:val="0"/>
          <w:marTop w:val="0"/>
          <w:marBottom w:val="0"/>
          <w:divBdr>
            <w:top w:val="none" w:sz="0" w:space="0" w:color="auto"/>
            <w:left w:val="none" w:sz="0" w:space="0" w:color="auto"/>
            <w:bottom w:val="none" w:sz="0" w:space="0" w:color="auto"/>
            <w:right w:val="none" w:sz="0" w:space="0" w:color="auto"/>
          </w:divBdr>
        </w:div>
      </w:divsChild>
    </w:div>
    <w:div w:id="1830948295">
      <w:marLeft w:val="640"/>
      <w:marRight w:val="0"/>
      <w:marTop w:val="0"/>
      <w:marBottom w:val="0"/>
      <w:divBdr>
        <w:top w:val="none" w:sz="0" w:space="0" w:color="auto"/>
        <w:left w:val="none" w:sz="0" w:space="0" w:color="auto"/>
        <w:bottom w:val="none" w:sz="0" w:space="0" w:color="auto"/>
        <w:right w:val="none" w:sz="0" w:space="0" w:color="auto"/>
      </w:divBdr>
    </w:div>
    <w:div w:id="1831404278">
      <w:bodyDiv w:val="1"/>
      <w:marLeft w:val="0"/>
      <w:marRight w:val="0"/>
      <w:marTop w:val="0"/>
      <w:marBottom w:val="0"/>
      <w:divBdr>
        <w:top w:val="none" w:sz="0" w:space="0" w:color="auto"/>
        <w:left w:val="none" w:sz="0" w:space="0" w:color="auto"/>
        <w:bottom w:val="none" w:sz="0" w:space="0" w:color="auto"/>
        <w:right w:val="none" w:sz="0" w:space="0" w:color="auto"/>
      </w:divBdr>
    </w:div>
    <w:div w:id="1831557717">
      <w:marLeft w:val="640"/>
      <w:marRight w:val="0"/>
      <w:marTop w:val="0"/>
      <w:marBottom w:val="0"/>
      <w:divBdr>
        <w:top w:val="none" w:sz="0" w:space="0" w:color="auto"/>
        <w:left w:val="none" w:sz="0" w:space="0" w:color="auto"/>
        <w:bottom w:val="none" w:sz="0" w:space="0" w:color="auto"/>
        <w:right w:val="none" w:sz="0" w:space="0" w:color="auto"/>
      </w:divBdr>
    </w:div>
    <w:div w:id="1832139087">
      <w:marLeft w:val="0"/>
      <w:marRight w:val="150"/>
      <w:marTop w:val="0"/>
      <w:marBottom w:val="0"/>
      <w:divBdr>
        <w:top w:val="none" w:sz="0" w:space="0" w:color="auto"/>
        <w:left w:val="none" w:sz="0" w:space="0" w:color="auto"/>
        <w:bottom w:val="none" w:sz="0" w:space="0" w:color="auto"/>
        <w:right w:val="none" w:sz="0" w:space="0" w:color="auto"/>
      </w:divBdr>
    </w:div>
    <w:div w:id="1835103056">
      <w:marLeft w:val="0"/>
      <w:marRight w:val="0"/>
      <w:marTop w:val="0"/>
      <w:marBottom w:val="0"/>
      <w:divBdr>
        <w:top w:val="none" w:sz="0" w:space="0" w:color="auto"/>
        <w:left w:val="none" w:sz="0" w:space="0" w:color="auto"/>
        <w:bottom w:val="none" w:sz="0" w:space="0" w:color="auto"/>
        <w:right w:val="none" w:sz="0" w:space="0" w:color="auto"/>
      </w:divBdr>
    </w:div>
    <w:div w:id="1835678485">
      <w:bodyDiv w:val="1"/>
      <w:marLeft w:val="0"/>
      <w:marRight w:val="0"/>
      <w:marTop w:val="0"/>
      <w:marBottom w:val="0"/>
      <w:divBdr>
        <w:top w:val="none" w:sz="0" w:space="0" w:color="auto"/>
        <w:left w:val="none" w:sz="0" w:space="0" w:color="auto"/>
        <w:bottom w:val="none" w:sz="0" w:space="0" w:color="auto"/>
        <w:right w:val="none" w:sz="0" w:space="0" w:color="auto"/>
      </w:divBdr>
      <w:divsChild>
        <w:div w:id="393771728">
          <w:marLeft w:val="640"/>
          <w:marRight w:val="0"/>
          <w:marTop w:val="0"/>
          <w:marBottom w:val="0"/>
          <w:divBdr>
            <w:top w:val="none" w:sz="0" w:space="0" w:color="auto"/>
            <w:left w:val="none" w:sz="0" w:space="0" w:color="auto"/>
            <w:bottom w:val="none" w:sz="0" w:space="0" w:color="auto"/>
            <w:right w:val="none" w:sz="0" w:space="0" w:color="auto"/>
          </w:divBdr>
        </w:div>
        <w:div w:id="1231694109">
          <w:marLeft w:val="640"/>
          <w:marRight w:val="0"/>
          <w:marTop w:val="0"/>
          <w:marBottom w:val="0"/>
          <w:divBdr>
            <w:top w:val="none" w:sz="0" w:space="0" w:color="auto"/>
            <w:left w:val="none" w:sz="0" w:space="0" w:color="auto"/>
            <w:bottom w:val="none" w:sz="0" w:space="0" w:color="auto"/>
            <w:right w:val="none" w:sz="0" w:space="0" w:color="auto"/>
          </w:divBdr>
        </w:div>
        <w:div w:id="920678113">
          <w:marLeft w:val="640"/>
          <w:marRight w:val="0"/>
          <w:marTop w:val="0"/>
          <w:marBottom w:val="0"/>
          <w:divBdr>
            <w:top w:val="none" w:sz="0" w:space="0" w:color="auto"/>
            <w:left w:val="none" w:sz="0" w:space="0" w:color="auto"/>
            <w:bottom w:val="none" w:sz="0" w:space="0" w:color="auto"/>
            <w:right w:val="none" w:sz="0" w:space="0" w:color="auto"/>
          </w:divBdr>
        </w:div>
        <w:div w:id="260532763">
          <w:marLeft w:val="640"/>
          <w:marRight w:val="0"/>
          <w:marTop w:val="0"/>
          <w:marBottom w:val="0"/>
          <w:divBdr>
            <w:top w:val="none" w:sz="0" w:space="0" w:color="auto"/>
            <w:left w:val="none" w:sz="0" w:space="0" w:color="auto"/>
            <w:bottom w:val="none" w:sz="0" w:space="0" w:color="auto"/>
            <w:right w:val="none" w:sz="0" w:space="0" w:color="auto"/>
          </w:divBdr>
        </w:div>
        <w:div w:id="2058814919">
          <w:marLeft w:val="640"/>
          <w:marRight w:val="0"/>
          <w:marTop w:val="0"/>
          <w:marBottom w:val="0"/>
          <w:divBdr>
            <w:top w:val="none" w:sz="0" w:space="0" w:color="auto"/>
            <w:left w:val="none" w:sz="0" w:space="0" w:color="auto"/>
            <w:bottom w:val="none" w:sz="0" w:space="0" w:color="auto"/>
            <w:right w:val="none" w:sz="0" w:space="0" w:color="auto"/>
          </w:divBdr>
        </w:div>
        <w:div w:id="560794298">
          <w:marLeft w:val="640"/>
          <w:marRight w:val="0"/>
          <w:marTop w:val="0"/>
          <w:marBottom w:val="0"/>
          <w:divBdr>
            <w:top w:val="none" w:sz="0" w:space="0" w:color="auto"/>
            <w:left w:val="none" w:sz="0" w:space="0" w:color="auto"/>
            <w:bottom w:val="none" w:sz="0" w:space="0" w:color="auto"/>
            <w:right w:val="none" w:sz="0" w:space="0" w:color="auto"/>
          </w:divBdr>
        </w:div>
        <w:div w:id="78721614">
          <w:marLeft w:val="640"/>
          <w:marRight w:val="0"/>
          <w:marTop w:val="0"/>
          <w:marBottom w:val="0"/>
          <w:divBdr>
            <w:top w:val="none" w:sz="0" w:space="0" w:color="auto"/>
            <w:left w:val="none" w:sz="0" w:space="0" w:color="auto"/>
            <w:bottom w:val="none" w:sz="0" w:space="0" w:color="auto"/>
            <w:right w:val="none" w:sz="0" w:space="0" w:color="auto"/>
          </w:divBdr>
        </w:div>
        <w:div w:id="393284372">
          <w:marLeft w:val="640"/>
          <w:marRight w:val="0"/>
          <w:marTop w:val="0"/>
          <w:marBottom w:val="0"/>
          <w:divBdr>
            <w:top w:val="none" w:sz="0" w:space="0" w:color="auto"/>
            <w:left w:val="none" w:sz="0" w:space="0" w:color="auto"/>
            <w:bottom w:val="none" w:sz="0" w:space="0" w:color="auto"/>
            <w:right w:val="none" w:sz="0" w:space="0" w:color="auto"/>
          </w:divBdr>
        </w:div>
        <w:div w:id="47149838">
          <w:marLeft w:val="640"/>
          <w:marRight w:val="0"/>
          <w:marTop w:val="0"/>
          <w:marBottom w:val="0"/>
          <w:divBdr>
            <w:top w:val="none" w:sz="0" w:space="0" w:color="auto"/>
            <w:left w:val="none" w:sz="0" w:space="0" w:color="auto"/>
            <w:bottom w:val="none" w:sz="0" w:space="0" w:color="auto"/>
            <w:right w:val="none" w:sz="0" w:space="0" w:color="auto"/>
          </w:divBdr>
        </w:div>
        <w:div w:id="1444884346">
          <w:marLeft w:val="640"/>
          <w:marRight w:val="0"/>
          <w:marTop w:val="0"/>
          <w:marBottom w:val="0"/>
          <w:divBdr>
            <w:top w:val="none" w:sz="0" w:space="0" w:color="auto"/>
            <w:left w:val="none" w:sz="0" w:space="0" w:color="auto"/>
            <w:bottom w:val="none" w:sz="0" w:space="0" w:color="auto"/>
            <w:right w:val="none" w:sz="0" w:space="0" w:color="auto"/>
          </w:divBdr>
        </w:div>
        <w:div w:id="2048409965">
          <w:marLeft w:val="640"/>
          <w:marRight w:val="0"/>
          <w:marTop w:val="0"/>
          <w:marBottom w:val="0"/>
          <w:divBdr>
            <w:top w:val="none" w:sz="0" w:space="0" w:color="auto"/>
            <w:left w:val="none" w:sz="0" w:space="0" w:color="auto"/>
            <w:bottom w:val="none" w:sz="0" w:space="0" w:color="auto"/>
            <w:right w:val="none" w:sz="0" w:space="0" w:color="auto"/>
          </w:divBdr>
        </w:div>
        <w:div w:id="112942192">
          <w:marLeft w:val="640"/>
          <w:marRight w:val="0"/>
          <w:marTop w:val="0"/>
          <w:marBottom w:val="0"/>
          <w:divBdr>
            <w:top w:val="none" w:sz="0" w:space="0" w:color="auto"/>
            <w:left w:val="none" w:sz="0" w:space="0" w:color="auto"/>
            <w:bottom w:val="none" w:sz="0" w:space="0" w:color="auto"/>
            <w:right w:val="none" w:sz="0" w:space="0" w:color="auto"/>
          </w:divBdr>
        </w:div>
        <w:div w:id="845245848">
          <w:marLeft w:val="640"/>
          <w:marRight w:val="0"/>
          <w:marTop w:val="0"/>
          <w:marBottom w:val="0"/>
          <w:divBdr>
            <w:top w:val="none" w:sz="0" w:space="0" w:color="auto"/>
            <w:left w:val="none" w:sz="0" w:space="0" w:color="auto"/>
            <w:bottom w:val="none" w:sz="0" w:space="0" w:color="auto"/>
            <w:right w:val="none" w:sz="0" w:space="0" w:color="auto"/>
          </w:divBdr>
        </w:div>
        <w:div w:id="1628319229">
          <w:marLeft w:val="640"/>
          <w:marRight w:val="0"/>
          <w:marTop w:val="0"/>
          <w:marBottom w:val="0"/>
          <w:divBdr>
            <w:top w:val="none" w:sz="0" w:space="0" w:color="auto"/>
            <w:left w:val="none" w:sz="0" w:space="0" w:color="auto"/>
            <w:bottom w:val="none" w:sz="0" w:space="0" w:color="auto"/>
            <w:right w:val="none" w:sz="0" w:space="0" w:color="auto"/>
          </w:divBdr>
        </w:div>
        <w:div w:id="1412383590">
          <w:marLeft w:val="640"/>
          <w:marRight w:val="0"/>
          <w:marTop w:val="0"/>
          <w:marBottom w:val="0"/>
          <w:divBdr>
            <w:top w:val="none" w:sz="0" w:space="0" w:color="auto"/>
            <w:left w:val="none" w:sz="0" w:space="0" w:color="auto"/>
            <w:bottom w:val="none" w:sz="0" w:space="0" w:color="auto"/>
            <w:right w:val="none" w:sz="0" w:space="0" w:color="auto"/>
          </w:divBdr>
        </w:div>
        <w:div w:id="1751080744">
          <w:marLeft w:val="640"/>
          <w:marRight w:val="0"/>
          <w:marTop w:val="0"/>
          <w:marBottom w:val="0"/>
          <w:divBdr>
            <w:top w:val="none" w:sz="0" w:space="0" w:color="auto"/>
            <w:left w:val="none" w:sz="0" w:space="0" w:color="auto"/>
            <w:bottom w:val="none" w:sz="0" w:space="0" w:color="auto"/>
            <w:right w:val="none" w:sz="0" w:space="0" w:color="auto"/>
          </w:divBdr>
        </w:div>
        <w:div w:id="1957060742">
          <w:marLeft w:val="640"/>
          <w:marRight w:val="0"/>
          <w:marTop w:val="0"/>
          <w:marBottom w:val="0"/>
          <w:divBdr>
            <w:top w:val="none" w:sz="0" w:space="0" w:color="auto"/>
            <w:left w:val="none" w:sz="0" w:space="0" w:color="auto"/>
            <w:bottom w:val="none" w:sz="0" w:space="0" w:color="auto"/>
            <w:right w:val="none" w:sz="0" w:space="0" w:color="auto"/>
          </w:divBdr>
        </w:div>
        <w:div w:id="1516846619">
          <w:marLeft w:val="640"/>
          <w:marRight w:val="0"/>
          <w:marTop w:val="0"/>
          <w:marBottom w:val="0"/>
          <w:divBdr>
            <w:top w:val="none" w:sz="0" w:space="0" w:color="auto"/>
            <w:left w:val="none" w:sz="0" w:space="0" w:color="auto"/>
            <w:bottom w:val="none" w:sz="0" w:space="0" w:color="auto"/>
            <w:right w:val="none" w:sz="0" w:space="0" w:color="auto"/>
          </w:divBdr>
        </w:div>
        <w:div w:id="382604128">
          <w:marLeft w:val="640"/>
          <w:marRight w:val="0"/>
          <w:marTop w:val="0"/>
          <w:marBottom w:val="0"/>
          <w:divBdr>
            <w:top w:val="none" w:sz="0" w:space="0" w:color="auto"/>
            <w:left w:val="none" w:sz="0" w:space="0" w:color="auto"/>
            <w:bottom w:val="none" w:sz="0" w:space="0" w:color="auto"/>
            <w:right w:val="none" w:sz="0" w:space="0" w:color="auto"/>
          </w:divBdr>
        </w:div>
        <w:div w:id="2070153513">
          <w:marLeft w:val="640"/>
          <w:marRight w:val="0"/>
          <w:marTop w:val="0"/>
          <w:marBottom w:val="0"/>
          <w:divBdr>
            <w:top w:val="none" w:sz="0" w:space="0" w:color="auto"/>
            <w:left w:val="none" w:sz="0" w:space="0" w:color="auto"/>
            <w:bottom w:val="none" w:sz="0" w:space="0" w:color="auto"/>
            <w:right w:val="none" w:sz="0" w:space="0" w:color="auto"/>
          </w:divBdr>
        </w:div>
        <w:div w:id="976715049">
          <w:marLeft w:val="640"/>
          <w:marRight w:val="0"/>
          <w:marTop w:val="0"/>
          <w:marBottom w:val="0"/>
          <w:divBdr>
            <w:top w:val="none" w:sz="0" w:space="0" w:color="auto"/>
            <w:left w:val="none" w:sz="0" w:space="0" w:color="auto"/>
            <w:bottom w:val="none" w:sz="0" w:space="0" w:color="auto"/>
            <w:right w:val="none" w:sz="0" w:space="0" w:color="auto"/>
          </w:divBdr>
        </w:div>
        <w:div w:id="1779251272">
          <w:marLeft w:val="640"/>
          <w:marRight w:val="0"/>
          <w:marTop w:val="0"/>
          <w:marBottom w:val="0"/>
          <w:divBdr>
            <w:top w:val="none" w:sz="0" w:space="0" w:color="auto"/>
            <w:left w:val="none" w:sz="0" w:space="0" w:color="auto"/>
            <w:bottom w:val="none" w:sz="0" w:space="0" w:color="auto"/>
            <w:right w:val="none" w:sz="0" w:space="0" w:color="auto"/>
          </w:divBdr>
        </w:div>
        <w:div w:id="1758094799">
          <w:marLeft w:val="640"/>
          <w:marRight w:val="0"/>
          <w:marTop w:val="0"/>
          <w:marBottom w:val="0"/>
          <w:divBdr>
            <w:top w:val="none" w:sz="0" w:space="0" w:color="auto"/>
            <w:left w:val="none" w:sz="0" w:space="0" w:color="auto"/>
            <w:bottom w:val="none" w:sz="0" w:space="0" w:color="auto"/>
            <w:right w:val="none" w:sz="0" w:space="0" w:color="auto"/>
          </w:divBdr>
        </w:div>
        <w:div w:id="1158154509">
          <w:marLeft w:val="640"/>
          <w:marRight w:val="0"/>
          <w:marTop w:val="0"/>
          <w:marBottom w:val="0"/>
          <w:divBdr>
            <w:top w:val="none" w:sz="0" w:space="0" w:color="auto"/>
            <w:left w:val="none" w:sz="0" w:space="0" w:color="auto"/>
            <w:bottom w:val="none" w:sz="0" w:space="0" w:color="auto"/>
            <w:right w:val="none" w:sz="0" w:space="0" w:color="auto"/>
          </w:divBdr>
        </w:div>
        <w:div w:id="1630285639">
          <w:marLeft w:val="640"/>
          <w:marRight w:val="0"/>
          <w:marTop w:val="0"/>
          <w:marBottom w:val="0"/>
          <w:divBdr>
            <w:top w:val="none" w:sz="0" w:space="0" w:color="auto"/>
            <w:left w:val="none" w:sz="0" w:space="0" w:color="auto"/>
            <w:bottom w:val="none" w:sz="0" w:space="0" w:color="auto"/>
            <w:right w:val="none" w:sz="0" w:space="0" w:color="auto"/>
          </w:divBdr>
        </w:div>
        <w:div w:id="639307180">
          <w:marLeft w:val="640"/>
          <w:marRight w:val="0"/>
          <w:marTop w:val="0"/>
          <w:marBottom w:val="0"/>
          <w:divBdr>
            <w:top w:val="none" w:sz="0" w:space="0" w:color="auto"/>
            <w:left w:val="none" w:sz="0" w:space="0" w:color="auto"/>
            <w:bottom w:val="none" w:sz="0" w:space="0" w:color="auto"/>
            <w:right w:val="none" w:sz="0" w:space="0" w:color="auto"/>
          </w:divBdr>
        </w:div>
        <w:div w:id="1703048256">
          <w:marLeft w:val="640"/>
          <w:marRight w:val="0"/>
          <w:marTop w:val="0"/>
          <w:marBottom w:val="0"/>
          <w:divBdr>
            <w:top w:val="none" w:sz="0" w:space="0" w:color="auto"/>
            <w:left w:val="none" w:sz="0" w:space="0" w:color="auto"/>
            <w:bottom w:val="none" w:sz="0" w:space="0" w:color="auto"/>
            <w:right w:val="none" w:sz="0" w:space="0" w:color="auto"/>
          </w:divBdr>
        </w:div>
        <w:div w:id="1152866345">
          <w:marLeft w:val="640"/>
          <w:marRight w:val="0"/>
          <w:marTop w:val="0"/>
          <w:marBottom w:val="0"/>
          <w:divBdr>
            <w:top w:val="none" w:sz="0" w:space="0" w:color="auto"/>
            <w:left w:val="none" w:sz="0" w:space="0" w:color="auto"/>
            <w:bottom w:val="none" w:sz="0" w:space="0" w:color="auto"/>
            <w:right w:val="none" w:sz="0" w:space="0" w:color="auto"/>
          </w:divBdr>
        </w:div>
        <w:div w:id="490292685">
          <w:marLeft w:val="640"/>
          <w:marRight w:val="0"/>
          <w:marTop w:val="0"/>
          <w:marBottom w:val="0"/>
          <w:divBdr>
            <w:top w:val="none" w:sz="0" w:space="0" w:color="auto"/>
            <w:left w:val="none" w:sz="0" w:space="0" w:color="auto"/>
            <w:bottom w:val="none" w:sz="0" w:space="0" w:color="auto"/>
            <w:right w:val="none" w:sz="0" w:space="0" w:color="auto"/>
          </w:divBdr>
        </w:div>
        <w:div w:id="1750469528">
          <w:marLeft w:val="640"/>
          <w:marRight w:val="0"/>
          <w:marTop w:val="0"/>
          <w:marBottom w:val="0"/>
          <w:divBdr>
            <w:top w:val="none" w:sz="0" w:space="0" w:color="auto"/>
            <w:left w:val="none" w:sz="0" w:space="0" w:color="auto"/>
            <w:bottom w:val="none" w:sz="0" w:space="0" w:color="auto"/>
            <w:right w:val="none" w:sz="0" w:space="0" w:color="auto"/>
          </w:divBdr>
        </w:div>
        <w:div w:id="1197696494">
          <w:marLeft w:val="640"/>
          <w:marRight w:val="0"/>
          <w:marTop w:val="0"/>
          <w:marBottom w:val="0"/>
          <w:divBdr>
            <w:top w:val="none" w:sz="0" w:space="0" w:color="auto"/>
            <w:left w:val="none" w:sz="0" w:space="0" w:color="auto"/>
            <w:bottom w:val="none" w:sz="0" w:space="0" w:color="auto"/>
            <w:right w:val="none" w:sz="0" w:space="0" w:color="auto"/>
          </w:divBdr>
        </w:div>
        <w:div w:id="656803719">
          <w:marLeft w:val="640"/>
          <w:marRight w:val="0"/>
          <w:marTop w:val="0"/>
          <w:marBottom w:val="0"/>
          <w:divBdr>
            <w:top w:val="none" w:sz="0" w:space="0" w:color="auto"/>
            <w:left w:val="none" w:sz="0" w:space="0" w:color="auto"/>
            <w:bottom w:val="none" w:sz="0" w:space="0" w:color="auto"/>
            <w:right w:val="none" w:sz="0" w:space="0" w:color="auto"/>
          </w:divBdr>
        </w:div>
        <w:div w:id="660045482">
          <w:marLeft w:val="640"/>
          <w:marRight w:val="0"/>
          <w:marTop w:val="0"/>
          <w:marBottom w:val="0"/>
          <w:divBdr>
            <w:top w:val="none" w:sz="0" w:space="0" w:color="auto"/>
            <w:left w:val="none" w:sz="0" w:space="0" w:color="auto"/>
            <w:bottom w:val="none" w:sz="0" w:space="0" w:color="auto"/>
            <w:right w:val="none" w:sz="0" w:space="0" w:color="auto"/>
          </w:divBdr>
        </w:div>
        <w:div w:id="1573419342">
          <w:marLeft w:val="640"/>
          <w:marRight w:val="0"/>
          <w:marTop w:val="0"/>
          <w:marBottom w:val="0"/>
          <w:divBdr>
            <w:top w:val="none" w:sz="0" w:space="0" w:color="auto"/>
            <w:left w:val="none" w:sz="0" w:space="0" w:color="auto"/>
            <w:bottom w:val="none" w:sz="0" w:space="0" w:color="auto"/>
            <w:right w:val="none" w:sz="0" w:space="0" w:color="auto"/>
          </w:divBdr>
        </w:div>
        <w:div w:id="1086879964">
          <w:marLeft w:val="640"/>
          <w:marRight w:val="0"/>
          <w:marTop w:val="0"/>
          <w:marBottom w:val="0"/>
          <w:divBdr>
            <w:top w:val="none" w:sz="0" w:space="0" w:color="auto"/>
            <w:left w:val="none" w:sz="0" w:space="0" w:color="auto"/>
            <w:bottom w:val="none" w:sz="0" w:space="0" w:color="auto"/>
            <w:right w:val="none" w:sz="0" w:space="0" w:color="auto"/>
          </w:divBdr>
        </w:div>
        <w:div w:id="591284456">
          <w:marLeft w:val="640"/>
          <w:marRight w:val="0"/>
          <w:marTop w:val="0"/>
          <w:marBottom w:val="0"/>
          <w:divBdr>
            <w:top w:val="none" w:sz="0" w:space="0" w:color="auto"/>
            <w:left w:val="none" w:sz="0" w:space="0" w:color="auto"/>
            <w:bottom w:val="none" w:sz="0" w:space="0" w:color="auto"/>
            <w:right w:val="none" w:sz="0" w:space="0" w:color="auto"/>
          </w:divBdr>
        </w:div>
        <w:div w:id="2099477762">
          <w:marLeft w:val="640"/>
          <w:marRight w:val="0"/>
          <w:marTop w:val="0"/>
          <w:marBottom w:val="0"/>
          <w:divBdr>
            <w:top w:val="none" w:sz="0" w:space="0" w:color="auto"/>
            <w:left w:val="none" w:sz="0" w:space="0" w:color="auto"/>
            <w:bottom w:val="none" w:sz="0" w:space="0" w:color="auto"/>
            <w:right w:val="none" w:sz="0" w:space="0" w:color="auto"/>
          </w:divBdr>
        </w:div>
        <w:div w:id="66467104">
          <w:marLeft w:val="640"/>
          <w:marRight w:val="0"/>
          <w:marTop w:val="0"/>
          <w:marBottom w:val="0"/>
          <w:divBdr>
            <w:top w:val="none" w:sz="0" w:space="0" w:color="auto"/>
            <w:left w:val="none" w:sz="0" w:space="0" w:color="auto"/>
            <w:bottom w:val="none" w:sz="0" w:space="0" w:color="auto"/>
            <w:right w:val="none" w:sz="0" w:space="0" w:color="auto"/>
          </w:divBdr>
        </w:div>
        <w:div w:id="982462097">
          <w:marLeft w:val="640"/>
          <w:marRight w:val="0"/>
          <w:marTop w:val="0"/>
          <w:marBottom w:val="0"/>
          <w:divBdr>
            <w:top w:val="none" w:sz="0" w:space="0" w:color="auto"/>
            <w:left w:val="none" w:sz="0" w:space="0" w:color="auto"/>
            <w:bottom w:val="none" w:sz="0" w:space="0" w:color="auto"/>
            <w:right w:val="none" w:sz="0" w:space="0" w:color="auto"/>
          </w:divBdr>
        </w:div>
        <w:div w:id="95753359">
          <w:marLeft w:val="640"/>
          <w:marRight w:val="0"/>
          <w:marTop w:val="0"/>
          <w:marBottom w:val="0"/>
          <w:divBdr>
            <w:top w:val="none" w:sz="0" w:space="0" w:color="auto"/>
            <w:left w:val="none" w:sz="0" w:space="0" w:color="auto"/>
            <w:bottom w:val="none" w:sz="0" w:space="0" w:color="auto"/>
            <w:right w:val="none" w:sz="0" w:space="0" w:color="auto"/>
          </w:divBdr>
        </w:div>
        <w:div w:id="929318364">
          <w:marLeft w:val="640"/>
          <w:marRight w:val="0"/>
          <w:marTop w:val="0"/>
          <w:marBottom w:val="0"/>
          <w:divBdr>
            <w:top w:val="none" w:sz="0" w:space="0" w:color="auto"/>
            <w:left w:val="none" w:sz="0" w:space="0" w:color="auto"/>
            <w:bottom w:val="none" w:sz="0" w:space="0" w:color="auto"/>
            <w:right w:val="none" w:sz="0" w:space="0" w:color="auto"/>
          </w:divBdr>
        </w:div>
      </w:divsChild>
    </w:div>
    <w:div w:id="1837110551">
      <w:marLeft w:val="0"/>
      <w:marRight w:val="0"/>
      <w:marTop w:val="0"/>
      <w:marBottom w:val="0"/>
      <w:divBdr>
        <w:top w:val="none" w:sz="0" w:space="0" w:color="auto"/>
        <w:left w:val="none" w:sz="0" w:space="0" w:color="auto"/>
        <w:bottom w:val="none" w:sz="0" w:space="0" w:color="auto"/>
        <w:right w:val="none" w:sz="0" w:space="0" w:color="auto"/>
      </w:divBdr>
    </w:div>
    <w:div w:id="1838499620">
      <w:bodyDiv w:val="1"/>
      <w:marLeft w:val="0"/>
      <w:marRight w:val="0"/>
      <w:marTop w:val="0"/>
      <w:marBottom w:val="0"/>
      <w:divBdr>
        <w:top w:val="none" w:sz="0" w:space="0" w:color="auto"/>
        <w:left w:val="none" w:sz="0" w:space="0" w:color="auto"/>
        <w:bottom w:val="none" w:sz="0" w:space="0" w:color="auto"/>
        <w:right w:val="none" w:sz="0" w:space="0" w:color="auto"/>
      </w:divBdr>
      <w:divsChild>
        <w:div w:id="1484422849">
          <w:marLeft w:val="640"/>
          <w:marRight w:val="0"/>
          <w:marTop w:val="0"/>
          <w:marBottom w:val="0"/>
          <w:divBdr>
            <w:top w:val="none" w:sz="0" w:space="0" w:color="auto"/>
            <w:left w:val="none" w:sz="0" w:space="0" w:color="auto"/>
            <w:bottom w:val="none" w:sz="0" w:space="0" w:color="auto"/>
            <w:right w:val="none" w:sz="0" w:space="0" w:color="auto"/>
          </w:divBdr>
        </w:div>
        <w:div w:id="1463036337">
          <w:marLeft w:val="640"/>
          <w:marRight w:val="0"/>
          <w:marTop w:val="0"/>
          <w:marBottom w:val="0"/>
          <w:divBdr>
            <w:top w:val="none" w:sz="0" w:space="0" w:color="auto"/>
            <w:left w:val="none" w:sz="0" w:space="0" w:color="auto"/>
            <w:bottom w:val="none" w:sz="0" w:space="0" w:color="auto"/>
            <w:right w:val="none" w:sz="0" w:space="0" w:color="auto"/>
          </w:divBdr>
        </w:div>
        <w:div w:id="1895847061">
          <w:marLeft w:val="640"/>
          <w:marRight w:val="0"/>
          <w:marTop w:val="0"/>
          <w:marBottom w:val="0"/>
          <w:divBdr>
            <w:top w:val="none" w:sz="0" w:space="0" w:color="auto"/>
            <w:left w:val="none" w:sz="0" w:space="0" w:color="auto"/>
            <w:bottom w:val="none" w:sz="0" w:space="0" w:color="auto"/>
            <w:right w:val="none" w:sz="0" w:space="0" w:color="auto"/>
          </w:divBdr>
        </w:div>
        <w:div w:id="2065712417">
          <w:marLeft w:val="640"/>
          <w:marRight w:val="0"/>
          <w:marTop w:val="0"/>
          <w:marBottom w:val="0"/>
          <w:divBdr>
            <w:top w:val="none" w:sz="0" w:space="0" w:color="auto"/>
            <w:left w:val="none" w:sz="0" w:space="0" w:color="auto"/>
            <w:bottom w:val="none" w:sz="0" w:space="0" w:color="auto"/>
            <w:right w:val="none" w:sz="0" w:space="0" w:color="auto"/>
          </w:divBdr>
        </w:div>
        <w:div w:id="170071106">
          <w:marLeft w:val="640"/>
          <w:marRight w:val="0"/>
          <w:marTop w:val="0"/>
          <w:marBottom w:val="0"/>
          <w:divBdr>
            <w:top w:val="none" w:sz="0" w:space="0" w:color="auto"/>
            <w:left w:val="none" w:sz="0" w:space="0" w:color="auto"/>
            <w:bottom w:val="none" w:sz="0" w:space="0" w:color="auto"/>
            <w:right w:val="none" w:sz="0" w:space="0" w:color="auto"/>
          </w:divBdr>
        </w:div>
        <w:div w:id="2019653206">
          <w:marLeft w:val="640"/>
          <w:marRight w:val="0"/>
          <w:marTop w:val="0"/>
          <w:marBottom w:val="0"/>
          <w:divBdr>
            <w:top w:val="none" w:sz="0" w:space="0" w:color="auto"/>
            <w:left w:val="none" w:sz="0" w:space="0" w:color="auto"/>
            <w:bottom w:val="none" w:sz="0" w:space="0" w:color="auto"/>
            <w:right w:val="none" w:sz="0" w:space="0" w:color="auto"/>
          </w:divBdr>
        </w:div>
        <w:div w:id="876550083">
          <w:marLeft w:val="640"/>
          <w:marRight w:val="0"/>
          <w:marTop w:val="0"/>
          <w:marBottom w:val="0"/>
          <w:divBdr>
            <w:top w:val="none" w:sz="0" w:space="0" w:color="auto"/>
            <w:left w:val="none" w:sz="0" w:space="0" w:color="auto"/>
            <w:bottom w:val="none" w:sz="0" w:space="0" w:color="auto"/>
            <w:right w:val="none" w:sz="0" w:space="0" w:color="auto"/>
          </w:divBdr>
        </w:div>
        <w:div w:id="692532982">
          <w:marLeft w:val="640"/>
          <w:marRight w:val="0"/>
          <w:marTop w:val="0"/>
          <w:marBottom w:val="0"/>
          <w:divBdr>
            <w:top w:val="none" w:sz="0" w:space="0" w:color="auto"/>
            <w:left w:val="none" w:sz="0" w:space="0" w:color="auto"/>
            <w:bottom w:val="none" w:sz="0" w:space="0" w:color="auto"/>
            <w:right w:val="none" w:sz="0" w:space="0" w:color="auto"/>
          </w:divBdr>
        </w:div>
        <w:div w:id="1699041014">
          <w:marLeft w:val="640"/>
          <w:marRight w:val="0"/>
          <w:marTop w:val="0"/>
          <w:marBottom w:val="0"/>
          <w:divBdr>
            <w:top w:val="none" w:sz="0" w:space="0" w:color="auto"/>
            <w:left w:val="none" w:sz="0" w:space="0" w:color="auto"/>
            <w:bottom w:val="none" w:sz="0" w:space="0" w:color="auto"/>
            <w:right w:val="none" w:sz="0" w:space="0" w:color="auto"/>
          </w:divBdr>
        </w:div>
        <w:div w:id="1315451832">
          <w:marLeft w:val="640"/>
          <w:marRight w:val="0"/>
          <w:marTop w:val="0"/>
          <w:marBottom w:val="0"/>
          <w:divBdr>
            <w:top w:val="none" w:sz="0" w:space="0" w:color="auto"/>
            <w:left w:val="none" w:sz="0" w:space="0" w:color="auto"/>
            <w:bottom w:val="none" w:sz="0" w:space="0" w:color="auto"/>
            <w:right w:val="none" w:sz="0" w:space="0" w:color="auto"/>
          </w:divBdr>
        </w:div>
        <w:div w:id="449512610">
          <w:marLeft w:val="640"/>
          <w:marRight w:val="0"/>
          <w:marTop w:val="0"/>
          <w:marBottom w:val="0"/>
          <w:divBdr>
            <w:top w:val="none" w:sz="0" w:space="0" w:color="auto"/>
            <w:left w:val="none" w:sz="0" w:space="0" w:color="auto"/>
            <w:bottom w:val="none" w:sz="0" w:space="0" w:color="auto"/>
            <w:right w:val="none" w:sz="0" w:space="0" w:color="auto"/>
          </w:divBdr>
        </w:div>
        <w:div w:id="2048023115">
          <w:marLeft w:val="640"/>
          <w:marRight w:val="0"/>
          <w:marTop w:val="0"/>
          <w:marBottom w:val="0"/>
          <w:divBdr>
            <w:top w:val="none" w:sz="0" w:space="0" w:color="auto"/>
            <w:left w:val="none" w:sz="0" w:space="0" w:color="auto"/>
            <w:bottom w:val="none" w:sz="0" w:space="0" w:color="auto"/>
            <w:right w:val="none" w:sz="0" w:space="0" w:color="auto"/>
          </w:divBdr>
        </w:div>
        <w:div w:id="244652922">
          <w:marLeft w:val="640"/>
          <w:marRight w:val="0"/>
          <w:marTop w:val="0"/>
          <w:marBottom w:val="0"/>
          <w:divBdr>
            <w:top w:val="none" w:sz="0" w:space="0" w:color="auto"/>
            <w:left w:val="none" w:sz="0" w:space="0" w:color="auto"/>
            <w:bottom w:val="none" w:sz="0" w:space="0" w:color="auto"/>
            <w:right w:val="none" w:sz="0" w:space="0" w:color="auto"/>
          </w:divBdr>
        </w:div>
        <w:div w:id="166331967">
          <w:marLeft w:val="640"/>
          <w:marRight w:val="0"/>
          <w:marTop w:val="0"/>
          <w:marBottom w:val="0"/>
          <w:divBdr>
            <w:top w:val="none" w:sz="0" w:space="0" w:color="auto"/>
            <w:left w:val="none" w:sz="0" w:space="0" w:color="auto"/>
            <w:bottom w:val="none" w:sz="0" w:space="0" w:color="auto"/>
            <w:right w:val="none" w:sz="0" w:space="0" w:color="auto"/>
          </w:divBdr>
        </w:div>
        <w:div w:id="2017686811">
          <w:marLeft w:val="640"/>
          <w:marRight w:val="0"/>
          <w:marTop w:val="0"/>
          <w:marBottom w:val="0"/>
          <w:divBdr>
            <w:top w:val="none" w:sz="0" w:space="0" w:color="auto"/>
            <w:left w:val="none" w:sz="0" w:space="0" w:color="auto"/>
            <w:bottom w:val="none" w:sz="0" w:space="0" w:color="auto"/>
            <w:right w:val="none" w:sz="0" w:space="0" w:color="auto"/>
          </w:divBdr>
        </w:div>
        <w:div w:id="1548225371">
          <w:marLeft w:val="640"/>
          <w:marRight w:val="0"/>
          <w:marTop w:val="0"/>
          <w:marBottom w:val="0"/>
          <w:divBdr>
            <w:top w:val="none" w:sz="0" w:space="0" w:color="auto"/>
            <w:left w:val="none" w:sz="0" w:space="0" w:color="auto"/>
            <w:bottom w:val="none" w:sz="0" w:space="0" w:color="auto"/>
            <w:right w:val="none" w:sz="0" w:space="0" w:color="auto"/>
          </w:divBdr>
        </w:div>
        <w:div w:id="661742896">
          <w:marLeft w:val="640"/>
          <w:marRight w:val="0"/>
          <w:marTop w:val="0"/>
          <w:marBottom w:val="0"/>
          <w:divBdr>
            <w:top w:val="none" w:sz="0" w:space="0" w:color="auto"/>
            <w:left w:val="none" w:sz="0" w:space="0" w:color="auto"/>
            <w:bottom w:val="none" w:sz="0" w:space="0" w:color="auto"/>
            <w:right w:val="none" w:sz="0" w:space="0" w:color="auto"/>
          </w:divBdr>
        </w:div>
        <w:div w:id="437986847">
          <w:marLeft w:val="640"/>
          <w:marRight w:val="0"/>
          <w:marTop w:val="0"/>
          <w:marBottom w:val="0"/>
          <w:divBdr>
            <w:top w:val="none" w:sz="0" w:space="0" w:color="auto"/>
            <w:left w:val="none" w:sz="0" w:space="0" w:color="auto"/>
            <w:bottom w:val="none" w:sz="0" w:space="0" w:color="auto"/>
            <w:right w:val="none" w:sz="0" w:space="0" w:color="auto"/>
          </w:divBdr>
        </w:div>
        <w:div w:id="281545650">
          <w:marLeft w:val="640"/>
          <w:marRight w:val="0"/>
          <w:marTop w:val="0"/>
          <w:marBottom w:val="0"/>
          <w:divBdr>
            <w:top w:val="none" w:sz="0" w:space="0" w:color="auto"/>
            <w:left w:val="none" w:sz="0" w:space="0" w:color="auto"/>
            <w:bottom w:val="none" w:sz="0" w:space="0" w:color="auto"/>
            <w:right w:val="none" w:sz="0" w:space="0" w:color="auto"/>
          </w:divBdr>
        </w:div>
        <w:div w:id="1376008346">
          <w:marLeft w:val="640"/>
          <w:marRight w:val="0"/>
          <w:marTop w:val="0"/>
          <w:marBottom w:val="0"/>
          <w:divBdr>
            <w:top w:val="none" w:sz="0" w:space="0" w:color="auto"/>
            <w:left w:val="none" w:sz="0" w:space="0" w:color="auto"/>
            <w:bottom w:val="none" w:sz="0" w:space="0" w:color="auto"/>
            <w:right w:val="none" w:sz="0" w:space="0" w:color="auto"/>
          </w:divBdr>
        </w:div>
        <w:div w:id="702705459">
          <w:marLeft w:val="640"/>
          <w:marRight w:val="0"/>
          <w:marTop w:val="0"/>
          <w:marBottom w:val="0"/>
          <w:divBdr>
            <w:top w:val="none" w:sz="0" w:space="0" w:color="auto"/>
            <w:left w:val="none" w:sz="0" w:space="0" w:color="auto"/>
            <w:bottom w:val="none" w:sz="0" w:space="0" w:color="auto"/>
            <w:right w:val="none" w:sz="0" w:space="0" w:color="auto"/>
          </w:divBdr>
        </w:div>
        <w:div w:id="1470247275">
          <w:marLeft w:val="640"/>
          <w:marRight w:val="0"/>
          <w:marTop w:val="0"/>
          <w:marBottom w:val="0"/>
          <w:divBdr>
            <w:top w:val="none" w:sz="0" w:space="0" w:color="auto"/>
            <w:left w:val="none" w:sz="0" w:space="0" w:color="auto"/>
            <w:bottom w:val="none" w:sz="0" w:space="0" w:color="auto"/>
            <w:right w:val="none" w:sz="0" w:space="0" w:color="auto"/>
          </w:divBdr>
        </w:div>
        <w:div w:id="1794211174">
          <w:marLeft w:val="640"/>
          <w:marRight w:val="0"/>
          <w:marTop w:val="0"/>
          <w:marBottom w:val="0"/>
          <w:divBdr>
            <w:top w:val="none" w:sz="0" w:space="0" w:color="auto"/>
            <w:left w:val="none" w:sz="0" w:space="0" w:color="auto"/>
            <w:bottom w:val="none" w:sz="0" w:space="0" w:color="auto"/>
            <w:right w:val="none" w:sz="0" w:space="0" w:color="auto"/>
          </w:divBdr>
        </w:div>
        <w:div w:id="1672834295">
          <w:marLeft w:val="640"/>
          <w:marRight w:val="0"/>
          <w:marTop w:val="0"/>
          <w:marBottom w:val="0"/>
          <w:divBdr>
            <w:top w:val="none" w:sz="0" w:space="0" w:color="auto"/>
            <w:left w:val="none" w:sz="0" w:space="0" w:color="auto"/>
            <w:bottom w:val="none" w:sz="0" w:space="0" w:color="auto"/>
            <w:right w:val="none" w:sz="0" w:space="0" w:color="auto"/>
          </w:divBdr>
        </w:div>
        <w:div w:id="1304234278">
          <w:marLeft w:val="640"/>
          <w:marRight w:val="0"/>
          <w:marTop w:val="0"/>
          <w:marBottom w:val="0"/>
          <w:divBdr>
            <w:top w:val="none" w:sz="0" w:space="0" w:color="auto"/>
            <w:left w:val="none" w:sz="0" w:space="0" w:color="auto"/>
            <w:bottom w:val="none" w:sz="0" w:space="0" w:color="auto"/>
            <w:right w:val="none" w:sz="0" w:space="0" w:color="auto"/>
          </w:divBdr>
        </w:div>
        <w:div w:id="1557163542">
          <w:marLeft w:val="640"/>
          <w:marRight w:val="0"/>
          <w:marTop w:val="0"/>
          <w:marBottom w:val="0"/>
          <w:divBdr>
            <w:top w:val="none" w:sz="0" w:space="0" w:color="auto"/>
            <w:left w:val="none" w:sz="0" w:space="0" w:color="auto"/>
            <w:bottom w:val="none" w:sz="0" w:space="0" w:color="auto"/>
            <w:right w:val="none" w:sz="0" w:space="0" w:color="auto"/>
          </w:divBdr>
        </w:div>
        <w:div w:id="647443801">
          <w:marLeft w:val="640"/>
          <w:marRight w:val="0"/>
          <w:marTop w:val="0"/>
          <w:marBottom w:val="0"/>
          <w:divBdr>
            <w:top w:val="none" w:sz="0" w:space="0" w:color="auto"/>
            <w:left w:val="none" w:sz="0" w:space="0" w:color="auto"/>
            <w:bottom w:val="none" w:sz="0" w:space="0" w:color="auto"/>
            <w:right w:val="none" w:sz="0" w:space="0" w:color="auto"/>
          </w:divBdr>
        </w:div>
        <w:div w:id="951786626">
          <w:marLeft w:val="640"/>
          <w:marRight w:val="0"/>
          <w:marTop w:val="0"/>
          <w:marBottom w:val="0"/>
          <w:divBdr>
            <w:top w:val="none" w:sz="0" w:space="0" w:color="auto"/>
            <w:left w:val="none" w:sz="0" w:space="0" w:color="auto"/>
            <w:bottom w:val="none" w:sz="0" w:space="0" w:color="auto"/>
            <w:right w:val="none" w:sz="0" w:space="0" w:color="auto"/>
          </w:divBdr>
        </w:div>
        <w:div w:id="306058692">
          <w:marLeft w:val="640"/>
          <w:marRight w:val="0"/>
          <w:marTop w:val="0"/>
          <w:marBottom w:val="0"/>
          <w:divBdr>
            <w:top w:val="none" w:sz="0" w:space="0" w:color="auto"/>
            <w:left w:val="none" w:sz="0" w:space="0" w:color="auto"/>
            <w:bottom w:val="none" w:sz="0" w:space="0" w:color="auto"/>
            <w:right w:val="none" w:sz="0" w:space="0" w:color="auto"/>
          </w:divBdr>
        </w:div>
        <w:div w:id="1617562117">
          <w:marLeft w:val="640"/>
          <w:marRight w:val="0"/>
          <w:marTop w:val="0"/>
          <w:marBottom w:val="0"/>
          <w:divBdr>
            <w:top w:val="none" w:sz="0" w:space="0" w:color="auto"/>
            <w:left w:val="none" w:sz="0" w:space="0" w:color="auto"/>
            <w:bottom w:val="none" w:sz="0" w:space="0" w:color="auto"/>
            <w:right w:val="none" w:sz="0" w:space="0" w:color="auto"/>
          </w:divBdr>
        </w:div>
        <w:div w:id="1247880048">
          <w:marLeft w:val="640"/>
          <w:marRight w:val="0"/>
          <w:marTop w:val="0"/>
          <w:marBottom w:val="0"/>
          <w:divBdr>
            <w:top w:val="none" w:sz="0" w:space="0" w:color="auto"/>
            <w:left w:val="none" w:sz="0" w:space="0" w:color="auto"/>
            <w:bottom w:val="none" w:sz="0" w:space="0" w:color="auto"/>
            <w:right w:val="none" w:sz="0" w:space="0" w:color="auto"/>
          </w:divBdr>
        </w:div>
        <w:div w:id="2057973097">
          <w:marLeft w:val="640"/>
          <w:marRight w:val="0"/>
          <w:marTop w:val="0"/>
          <w:marBottom w:val="0"/>
          <w:divBdr>
            <w:top w:val="none" w:sz="0" w:space="0" w:color="auto"/>
            <w:left w:val="none" w:sz="0" w:space="0" w:color="auto"/>
            <w:bottom w:val="none" w:sz="0" w:space="0" w:color="auto"/>
            <w:right w:val="none" w:sz="0" w:space="0" w:color="auto"/>
          </w:divBdr>
        </w:div>
        <w:div w:id="104077043">
          <w:marLeft w:val="640"/>
          <w:marRight w:val="0"/>
          <w:marTop w:val="0"/>
          <w:marBottom w:val="0"/>
          <w:divBdr>
            <w:top w:val="none" w:sz="0" w:space="0" w:color="auto"/>
            <w:left w:val="none" w:sz="0" w:space="0" w:color="auto"/>
            <w:bottom w:val="none" w:sz="0" w:space="0" w:color="auto"/>
            <w:right w:val="none" w:sz="0" w:space="0" w:color="auto"/>
          </w:divBdr>
        </w:div>
        <w:div w:id="1781535723">
          <w:marLeft w:val="640"/>
          <w:marRight w:val="0"/>
          <w:marTop w:val="0"/>
          <w:marBottom w:val="0"/>
          <w:divBdr>
            <w:top w:val="none" w:sz="0" w:space="0" w:color="auto"/>
            <w:left w:val="none" w:sz="0" w:space="0" w:color="auto"/>
            <w:bottom w:val="none" w:sz="0" w:space="0" w:color="auto"/>
            <w:right w:val="none" w:sz="0" w:space="0" w:color="auto"/>
          </w:divBdr>
        </w:div>
        <w:div w:id="1164319783">
          <w:marLeft w:val="640"/>
          <w:marRight w:val="0"/>
          <w:marTop w:val="0"/>
          <w:marBottom w:val="0"/>
          <w:divBdr>
            <w:top w:val="none" w:sz="0" w:space="0" w:color="auto"/>
            <w:left w:val="none" w:sz="0" w:space="0" w:color="auto"/>
            <w:bottom w:val="none" w:sz="0" w:space="0" w:color="auto"/>
            <w:right w:val="none" w:sz="0" w:space="0" w:color="auto"/>
          </w:divBdr>
        </w:div>
        <w:div w:id="752239528">
          <w:marLeft w:val="640"/>
          <w:marRight w:val="0"/>
          <w:marTop w:val="0"/>
          <w:marBottom w:val="0"/>
          <w:divBdr>
            <w:top w:val="none" w:sz="0" w:space="0" w:color="auto"/>
            <w:left w:val="none" w:sz="0" w:space="0" w:color="auto"/>
            <w:bottom w:val="none" w:sz="0" w:space="0" w:color="auto"/>
            <w:right w:val="none" w:sz="0" w:space="0" w:color="auto"/>
          </w:divBdr>
        </w:div>
        <w:div w:id="1988631890">
          <w:marLeft w:val="640"/>
          <w:marRight w:val="0"/>
          <w:marTop w:val="0"/>
          <w:marBottom w:val="0"/>
          <w:divBdr>
            <w:top w:val="none" w:sz="0" w:space="0" w:color="auto"/>
            <w:left w:val="none" w:sz="0" w:space="0" w:color="auto"/>
            <w:bottom w:val="none" w:sz="0" w:space="0" w:color="auto"/>
            <w:right w:val="none" w:sz="0" w:space="0" w:color="auto"/>
          </w:divBdr>
        </w:div>
        <w:div w:id="157505008">
          <w:marLeft w:val="640"/>
          <w:marRight w:val="0"/>
          <w:marTop w:val="0"/>
          <w:marBottom w:val="0"/>
          <w:divBdr>
            <w:top w:val="none" w:sz="0" w:space="0" w:color="auto"/>
            <w:left w:val="none" w:sz="0" w:space="0" w:color="auto"/>
            <w:bottom w:val="none" w:sz="0" w:space="0" w:color="auto"/>
            <w:right w:val="none" w:sz="0" w:space="0" w:color="auto"/>
          </w:divBdr>
        </w:div>
        <w:div w:id="2055277634">
          <w:marLeft w:val="640"/>
          <w:marRight w:val="0"/>
          <w:marTop w:val="0"/>
          <w:marBottom w:val="0"/>
          <w:divBdr>
            <w:top w:val="none" w:sz="0" w:space="0" w:color="auto"/>
            <w:left w:val="none" w:sz="0" w:space="0" w:color="auto"/>
            <w:bottom w:val="none" w:sz="0" w:space="0" w:color="auto"/>
            <w:right w:val="none" w:sz="0" w:space="0" w:color="auto"/>
          </w:divBdr>
        </w:div>
        <w:div w:id="2094274228">
          <w:marLeft w:val="640"/>
          <w:marRight w:val="0"/>
          <w:marTop w:val="0"/>
          <w:marBottom w:val="0"/>
          <w:divBdr>
            <w:top w:val="none" w:sz="0" w:space="0" w:color="auto"/>
            <w:left w:val="none" w:sz="0" w:space="0" w:color="auto"/>
            <w:bottom w:val="none" w:sz="0" w:space="0" w:color="auto"/>
            <w:right w:val="none" w:sz="0" w:space="0" w:color="auto"/>
          </w:divBdr>
        </w:div>
        <w:div w:id="770588452">
          <w:marLeft w:val="640"/>
          <w:marRight w:val="0"/>
          <w:marTop w:val="0"/>
          <w:marBottom w:val="0"/>
          <w:divBdr>
            <w:top w:val="none" w:sz="0" w:space="0" w:color="auto"/>
            <w:left w:val="none" w:sz="0" w:space="0" w:color="auto"/>
            <w:bottom w:val="none" w:sz="0" w:space="0" w:color="auto"/>
            <w:right w:val="none" w:sz="0" w:space="0" w:color="auto"/>
          </w:divBdr>
        </w:div>
        <w:div w:id="1142967227">
          <w:marLeft w:val="640"/>
          <w:marRight w:val="0"/>
          <w:marTop w:val="0"/>
          <w:marBottom w:val="0"/>
          <w:divBdr>
            <w:top w:val="none" w:sz="0" w:space="0" w:color="auto"/>
            <w:left w:val="none" w:sz="0" w:space="0" w:color="auto"/>
            <w:bottom w:val="none" w:sz="0" w:space="0" w:color="auto"/>
            <w:right w:val="none" w:sz="0" w:space="0" w:color="auto"/>
          </w:divBdr>
        </w:div>
        <w:div w:id="1837108698">
          <w:marLeft w:val="640"/>
          <w:marRight w:val="0"/>
          <w:marTop w:val="0"/>
          <w:marBottom w:val="0"/>
          <w:divBdr>
            <w:top w:val="none" w:sz="0" w:space="0" w:color="auto"/>
            <w:left w:val="none" w:sz="0" w:space="0" w:color="auto"/>
            <w:bottom w:val="none" w:sz="0" w:space="0" w:color="auto"/>
            <w:right w:val="none" w:sz="0" w:space="0" w:color="auto"/>
          </w:divBdr>
        </w:div>
      </w:divsChild>
    </w:div>
    <w:div w:id="1840001315">
      <w:marLeft w:val="640"/>
      <w:marRight w:val="0"/>
      <w:marTop w:val="0"/>
      <w:marBottom w:val="0"/>
      <w:divBdr>
        <w:top w:val="none" w:sz="0" w:space="0" w:color="auto"/>
        <w:left w:val="none" w:sz="0" w:space="0" w:color="auto"/>
        <w:bottom w:val="none" w:sz="0" w:space="0" w:color="auto"/>
        <w:right w:val="none" w:sz="0" w:space="0" w:color="auto"/>
      </w:divBdr>
    </w:div>
    <w:div w:id="1840198874">
      <w:bodyDiv w:val="1"/>
      <w:marLeft w:val="0"/>
      <w:marRight w:val="0"/>
      <w:marTop w:val="0"/>
      <w:marBottom w:val="0"/>
      <w:divBdr>
        <w:top w:val="none" w:sz="0" w:space="0" w:color="auto"/>
        <w:left w:val="none" w:sz="0" w:space="0" w:color="auto"/>
        <w:bottom w:val="none" w:sz="0" w:space="0" w:color="auto"/>
        <w:right w:val="none" w:sz="0" w:space="0" w:color="auto"/>
      </w:divBdr>
      <w:divsChild>
        <w:div w:id="737361354">
          <w:marLeft w:val="640"/>
          <w:marRight w:val="0"/>
          <w:marTop w:val="0"/>
          <w:marBottom w:val="0"/>
          <w:divBdr>
            <w:top w:val="none" w:sz="0" w:space="0" w:color="auto"/>
            <w:left w:val="none" w:sz="0" w:space="0" w:color="auto"/>
            <w:bottom w:val="none" w:sz="0" w:space="0" w:color="auto"/>
            <w:right w:val="none" w:sz="0" w:space="0" w:color="auto"/>
          </w:divBdr>
        </w:div>
        <w:div w:id="1068111354">
          <w:marLeft w:val="640"/>
          <w:marRight w:val="0"/>
          <w:marTop w:val="0"/>
          <w:marBottom w:val="0"/>
          <w:divBdr>
            <w:top w:val="none" w:sz="0" w:space="0" w:color="auto"/>
            <w:left w:val="none" w:sz="0" w:space="0" w:color="auto"/>
            <w:bottom w:val="none" w:sz="0" w:space="0" w:color="auto"/>
            <w:right w:val="none" w:sz="0" w:space="0" w:color="auto"/>
          </w:divBdr>
        </w:div>
        <w:div w:id="1410037419">
          <w:marLeft w:val="640"/>
          <w:marRight w:val="0"/>
          <w:marTop w:val="0"/>
          <w:marBottom w:val="0"/>
          <w:divBdr>
            <w:top w:val="none" w:sz="0" w:space="0" w:color="auto"/>
            <w:left w:val="none" w:sz="0" w:space="0" w:color="auto"/>
            <w:bottom w:val="none" w:sz="0" w:space="0" w:color="auto"/>
            <w:right w:val="none" w:sz="0" w:space="0" w:color="auto"/>
          </w:divBdr>
        </w:div>
        <w:div w:id="1747074653">
          <w:marLeft w:val="640"/>
          <w:marRight w:val="0"/>
          <w:marTop w:val="0"/>
          <w:marBottom w:val="0"/>
          <w:divBdr>
            <w:top w:val="none" w:sz="0" w:space="0" w:color="auto"/>
            <w:left w:val="none" w:sz="0" w:space="0" w:color="auto"/>
            <w:bottom w:val="none" w:sz="0" w:space="0" w:color="auto"/>
            <w:right w:val="none" w:sz="0" w:space="0" w:color="auto"/>
          </w:divBdr>
        </w:div>
        <w:div w:id="971210094">
          <w:marLeft w:val="640"/>
          <w:marRight w:val="0"/>
          <w:marTop w:val="0"/>
          <w:marBottom w:val="0"/>
          <w:divBdr>
            <w:top w:val="none" w:sz="0" w:space="0" w:color="auto"/>
            <w:left w:val="none" w:sz="0" w:space="0" w:color="auto"/>
            <w:bottom w:val="none" w:sz="0" w:space="0" w:color="auto"/>
            <w:right w:val="none" w:sz="0" w:space="0" w:color="auto"/>
          </w:divBdr>
        </w:div>
        <w:div w:id="35854032">
          <w:marLeft w:val="640"/>
          <w:marRight w:val="0"/>
          <w:marTop w:val="0"/>
          <w:marBottom w:val="0"/>
          <w:divBdr>
            <w:top w:val="none" w:sz="0" w:space="0" w:color="auto"/>
            <w:left w:val="none" w:sz="0" w:space="0" w:color="auto"/>
            <w:bottom w:val="none" w:sz="0" w:space="0" w:color="auto"/>
            <w:right w:val="none" w:sz="0" w:space="0" w:color="auto"/>
          </w:divBdr>
        </w:div>
        <w:div w:id="1720744918">
          <w:marLeft w:val="640"/>
          <w:marRight w:val="0"/>
          <w:marTop w:val="0"/>
          <w:marBottom w:val="0"/>
          <w:divBdr>
            <w:top w:val="none" w:sz="0" w:space="0" w:color="auto"/>
            <w:left w:val="none" w:sz="0" w:space="0" w:color="auto"/>
            <w:bottom w:val="none" w:sz="0" w:space="0" w:color="auto"/>
            <w:right w:val="none" w:sz="0" w:space="0" w:color="auto"/>
          </w:divBdr>
        </w:div>
        <w:div w:id="484975881">
          <w:marLeft w:val="640"/>
          <w:marRight w:val="0"/>
          <w:marTop w:val="0"/>
          <w:marBottom w:val="0"/>
          <w:divBdr>
            <w:top w:val="none" w:sz="0" w:space="0" w:color="auto"/>
            <w:left w:val="none" w:sz="0" w:space="0" w:color="auto"/>
            <w:bottom w:val="none" w:sz="0" w:space="0" w:color="auto"/>
            <w:right w:val="none" w:sz="0" w:space="0" w:color="auto"/>
          </w:divBdr>
        </w:div>
        <w:div w:id="350302950">
          <w:marLeft w:val="640"/>
          <w:marRight w:val="0"/>
          <w:marTop w:val="0"/>
          <w:marBottom w:val="0"/>
          <w:divBdr>
            <w:top w:val="none" w:sz="0" w:space="0" w:color="auto"/>
            <w:left w:val="none" w:sz="0" w:space="0" w:color="auto"/>
            <w:bottom w:val="none" w:sz="0" w:space="0" w:color="auto"/>
            <w:right w:val="none" w:sz="0" w:space="0" w:color="auto"/>
          </w:divBdr>
        </w:div>
        <w:div w:id="974796757">
          <w:marLeft w:val="640"/>
          <w:marRight w:val="0"/>
          <w:marTop w:val="0"/>
          <w:marBottom w:val="0"/>
          <w:divBdr>
            <w:top w:val="none" w:sz="0" w:space="0" w:color="auto"/>
            <w:left w:val="none" w:sz="0" w:space="0" w:color="auto"/>
            <w:bottom w:val="none" w:sz="0" w:space="0" w:color="auto"/>
            <w:right w:val="none" w:sz="0" w:space="0" w:color="auto"/>
          </w:divBdr>
        </w:div>
        <w:div w:id="417561572">
          <w:marLeft w:val="640"/>
          <w:marRight w:val="0"/>
          <w:marTop w:val="0"/>
          <w:marBottom w:val="0"/>
          <w:divBdr>
            <w:top w:val="none" w:sz="0" w:space="0" w:color="auto"/>
            <w:left w:val="none" w:sz="0" w:space="0" w:color="auto"/>
            <w:bottom w:val="none" w:sz="0" w:space="0" w:color="auto"/>
            <w:right w:val="none" w:sz="0" w:space="0" w:color="auto"/>
          </w:divBdr>
        </w:div>
        <w:div w:id="1293633924">
          <w:marLeft w:val="640"/>
          <w:marRight w:val="0"/>
          <w:marTop w:val="0"/>
          <w:marBottom w:val="0"/>
          <w:divBdr>
            <w:top w:val="none" w:sz="0" w:space="0" w:color="auto"/>
            <w:left w:val="none" w:sz="0" w:space="0" w:color="auto"/>
            <w:bottom w:val="none" w:sz="0" w:space="0" w:color="auto"/>
            <w:right w:val="none" w:sz="0" w:space="0" w:color="auto"/>
          </w:divBdr>
        </w:div>
        <w:div w:id="1196232715">
          <w:marLeft w:val="640"/>
          <w:marRight w:val="0"/>
          <w:marTop w:val="0"/>
          <w:marBottom w:val="0"/>
          <w:divBdr>
            <w:top w:val="none" w:sz="0" w:space="0" w:color="auto"/>
            <w:left w:val="none" w:sz="0" w:space="0" w:color="auto"/>
            <w:bottom w:val="none" w:sz="0" w:space="0" w:color="auto"/>
            <w:right w:val="none" w:sz="0" w:space="0" w:color="auto"/>
          </w:divBdr>
        </w:div>
        <w:div w:id="2002273064">
          <w:marLeft w:val="640"/>
          <w:marRight w:val="0"/>
          <w:marTop w:val="0"/>
          <w:marBottom w:val="0"/>
          <w:divBdr>
            <w:top w:val="none" w:sz="0" w:space="0" w:color="auto"/>
            <w:left w:val="none" w:sz="0" w:space="0" w:color="auto"/>
            <w:bottom w:val="none" w:sz="0" w:space="0" w:color="auto"/>
            <w:right w:val="none" w:sz="0" w:space="0" w:color="auto"/>
          </w:divBdr>
        </w:div>
        <w:div w:id="2045715999">
          <w:marLeft w:val="640"/>
          <w:marRight w:val="0"/>
          <w:marTop w:val="0"/>
          <w:marBottom w:val="0"/>
          <w:divBdr>
            <w:top w:val="none" w:sz="0" w:space="0" w:color="auto"/>
            <w:left w:val="none" w:sz="0" w:space="0" w:color="auto"/>
            <w:bottom w:val="none" w:sz="0" w:space="0" w:color="auto"/>
            <w:right w:val="none" w:sz="0" w:space="0" w:color="auto"/>
          </w:divBdr>
        </w:div>
        <w:div w:id="1053383139">
          <w:marLeft w:val="640"/>
          <w:marRight w:val="0"/>
          <w:marTop w:val="0"/>
          <w:marBottom w:val="0"/>
          <w:divBdr>
            <w:top w:val="none" w:sz="0" w:space="0" w:color="auto"/>
            <w:left w:val="none" w:sz="0" w:space="0" w:color="auto"/>
            <w:bottom w:val="none" w:sz="0" w:space="0" w:color="auto"/>
            <w:right w:val="none" w:sz="0" w:space="0" w:color="auto"/>
          </w:divBdr>
        </w:div>
        <w:div w:id="2053114506">
          <w:marLeft w:val="640"/>
          <w:marRight w:val="0"/>
          <w:marTop w:val="0"/>
          <w:marBottom w:val="0"/>
          <w:divBdr>
            <w:top w:val="none" w:sz="0" w:space="0" w:color="auto"/>
            <w:left w:val="none" w:sz="0" w:space="0" w:color="auto"/>
            <w:bottom w:val="none" w:sz="0" w:space="0" w:color="auto"/>
            <w:right w:val="none" w:sz="0" w:space="0" w:color="auto"/>
          </w:divBdr>
        </w:div>
        <w:div w:id="783426740">
          <w:marLeft w:val="640"/>
          <w:marRight w:val="0"/>
          <w:marTop w:val="0"/>
          <w:marBottom w:val="0"/>
          <w:divBdr>
            <w:top w:val="none" w:sz="0" w:space="0" w:color="auto"/>
            <w:left w:val="none" w:sz="0" w:space="0" w:color="auto"/>
            <w:bottom w:val="none" w:sz="0" w:space="0" w:color="auto"/>
            <w:right w:val="none" w:sz="0" w:space="0" w:color="auto"/>
          </w:divBdr>
        </w:div>
        <w:div w:id="1692295038">
          <w:marLeft w:val="640"/>
          <w:marRight w:val="0"/>
          <w:marTop w:val="0"/>
          <w:marBottom w:val="0"/>
          <w:divBdr>
            <w:top w:val="none" w:sz="0" w:space="0" w:color="auto"/>
            <w:left w:val="none" w:sz="0" w:space="0" w:color="auto"/>
            <w:bottom w:val="none" w:sz="0" w:space="0" w:color="auto"/>
            <w:right w:val="none" w:sz="0" w:space="0" w:color="auto"/>
          </w:divBdr>
        </w:div>
        <w:div w:id="1494680021">
          <w:marLeft w:val="640"/>
          <w:marRight w:val="0"/>
          <w:marTop w:val="0"/>
          <w:marBottom w:val="0"/>
          <w:divBdr>
            <w:top w:val="none" w:sz="0" w:space="0" w:color="auto"/>
            <w:left w:val="none" w:sz="0" w:space="0" w:color="auto"/>
            <w:bottom w:val="none" w:sz="0" w:space="0" w:color="auto"/>
            <w:right w:val="none" w:sz="0" w:space="0" w:color="auto"/>
          </w:divBdr>
        </w:div>
        <w:div w:id="1195652763">
          <w:marLeft w:val="640"/>
          <w:marRight w:val="0"/>
          <w:marTop w:val="0"/>
          <w:marBottom w:val="0"/>
          <w:divBdr>
            <w:top w:val="none" w:sz="0" w:space="0" w:color="auto"/>
            <w:left w:val="none" w:sz="0" w:space="0" w:color="auto"/>
            <w:bottom w:val="none" w:sz="0" w:space="0" w:color="auto"/>
            <w:right w:val="none" w:sz="0" w:space="0" w:color="auto"/>
          </w:divBdr>
        </w:div>
        <w:div w:id="905187414">
          <w:marLeft w:val="640"/>
          <w:marRight w:val="0"/>
          <w:marTop w:val="0"/>
          <w:marBottom w:val="0"/>
          <w:divBdr>
            <w:top w:val="none" w:sz="0" w:space="0" w:color="auto"/>
            <w:left w:val="none" w:sz="0" w:space="0" w:color="auto"/>
            <w:bottom w:val="none" w:sz="0" w:space="0" w:color="auto"/>
            <w:right w:val="none" w:sz="0" w:space="0" w:color="auto"/>
          </w:divBdr>
        </w:div>
        <w:div w:id="1072040191">
          <w:marLeft w:val="640"/>
          <w:marRight w:val="0"/>
          <w:marTop w:val="0"/>
          <w:marBottom w:val="0"/>
          <w:divBdr>
            <w:top w:val="none" w:sz="0" w:space="0" w:color="auto"/>
            <w:left w:val="none" w:sz="0" w:space="0" w:color="auto"/>
            <w:bottom w:val="none" w:sz="0" w:space="0" w:color="auto"/>
            <w:right w:val="none" w:sz="0" w:space="0" w:color="auto"/>
          </w:divBdr>
        </w:div>
        <w:div w:id="470560117">
          <w:marLeft w:val="640"/>
          <w:marRight w:val="0"/>
          <w:marTop w:val="0"/>
          <w:marBottom w:val="0"/>
          <w:divBdr>
            <w:top w:val="none" w:sz="0" w:space="0" w:color="auto"/>
            <w:left w:val="none" w:sz="0" w:space="0" w:color="auto"/>
            <w:bottom w:val="none" w:sz="0" w:space="0" w:color="auto"/>
            <w:right w:val="none" w:sz="0" w:space="0" w:color="auto"/>
          </w:divBdr>
        </w:div>
        <w:div w:id="1245334912">
          <w:marLeft w:val="640"/>
          <w:marRight w:val="0"/>
          <w:marTop w:val="0"/>
          <w:marBottom w:val="0"/>
          <w:divBdr>
            <w:top w:val="none" w:sz="0" w:space="0" w:color="auto"/>
            <w:left w:val="none" w:sz="0" w:space="0" w:color="auto"/>
            <w:bottom w:val="none" w:sz="0" w:space="0" w:color="auto"/>
            <w:right w:val="none" w:sz="0" w:space="0" w:color="auto"/>
          </w:divBdr>
        </w:div>
        <w:div w:id="182138866">
          <w:marLeft w:val="640"/>
          <w:marRight w:val="0"/>
          <w:marTop w:val="0"/>
          <w:marBottom w:val="0"/>
          <w:divBdr>
            <w:top w:val="none" w:sz="0" w:space="0" w:color="auto"/>
            <w:left w:val="none" w:sz="0" w:space="0" w:color="auto"/>
            <w:bottom w:val="none" w:sz="0" w:space="0" w:color="auto"/>
            <w:right w:val="none" w:sz="0" w:space="0" w:color="auto"/>
          </w:divBdr>
        </w:div>
        <w:div w:id="1497769770">
          <w:marLeft w:val="640"/>
          <w:marRight w:val="0"/>
          <w:marTop w:val="0"/>
          <w:marBottom w:val="0"/>
          <w:divBdr>
            <w:top w:val="none" w:sz="0" w:space="0" w:color="auto"/>
            <w:left w:val="none" w:sz="0" w:space="0" w:color="auto"/>
            <w:bottom w:val="none" w:sz="0" w:space="0" w:color="auto"/>
            <w:right w:val="none" w:sz="0" w:space="0" w:color="auto"/>
          </w:divBdr>
        </w:div>
        <w:div w:id="661468080">
          <w:marLeft w:val="640"/>
          <w:marRight w:val="0"/>
          <w:marTop w:val="0"/>
          <w:marBottom w:val="0"/>
          <w:divBdr>
            <w:top w:val="none" w:sz="0" w:space="0" w:color="auto"/>
            <w:left w:val="none" w:sz="0" w:space="0" w:color="auto"/>
            <w:bottom w:val="none" w:sz="0" w:space="0" w:color="auto"/>
            <w:right w:val="none" w:sz="0" w:space="0" w:color="auto"/>
          </w:divBdr>
        </w:div>
        <w:div w:id="1317760040">
          <w:marLeft w:val="640"/>
          <w:marRight w:val="0"/>
          <w:marTop w:val="0"/>
          <w:marBottom w:val="0"/>
          <w:divBdr>
            <w:top w:val="none" w:sz="0" w:space="0" w:color="auto"/>
            <w:left w:val="none" w:sz="0" w:space="0" w:color="auto"/>
            <w:bottom w:val="none" w:sz="0" w:space="0" w:color="auto"/>
            <w:right w:val="none" w:sz="0" w:space="0" w:color="auto"/>
          </w:divBdr>
        </w:div>
        <w:div w:id="2085561126">
          <w:marLeft w:val="640"/>
          <w:marRight w:val="0"/>
          <w:marTop w:val="0"/>
          <w:marBottom w:val="0"/>
          <w:divBdr>
            <w:top w:val="none" w:sz="0" w:space="0" w:color="auto"/>
            <w:left w:val="none" w:sz="0" w:space="0" w:color="auto"/>
            <w:bottom w:val="none" w:sz="0" w:space="0" w:color="auto"/>
            <w:right w:val="none" w:sz="0" w:space="0" w:color="auto"/>
          </w:divBdr>
        </w:div>
        <w:div w:id="121726463">
          <w:marLeft w:val="640"/>
          <w:marRight w:val="0"/>
          <w:marTop w:val="0"/>
          <w:marBottom w:val="0"/>
          <w:divBdr>
            <w:top w:val="none" w:sz="0" w:space="0" w:color="auto"/>
            <w:left w:val="none" w:sz="0" w:space="0" w:color="auto"/>
            <w:bottom w:val="none" w:sz="0" w:space="0" w:color="auto"/>
            <w:right w:val="none" w:sz="0" w:space="0" w:color="auto"/>
          </w:divBdr>
        </w:div>
        <w:div w:id="2009866383">
          <w:marLeft w:val="640"/>
          <w:marRight w:val="0"/>
          <w:marTop w:val="0"/>
          <w:marBottom w:val="0"/>
          <w:divBdr>
            <w:top w:val="none" w:sz="0" w:space="0" w:color="auto"/>
            <w:left w:val="none" w:sz="0" w:space="0" w:color="auto"/>
            <w:bottom w:val="none" w:sz="0" w:space="0" w:color="auto"/>
            <w:right w:val="none" w:sz="0" w:space="0" w:color="auto"/>
          </w:divBdr>
        </w:div>
        <w:div w:id="1856382529">
          <w:marLeft w:val="640"/>
          <w:marRight w:val="0"/>
          <w:marTop w:val="0"/>
          <w:marBottom w:val="0"/>
          <w:divBdr>
            <w:top w:val="none" w:sz="0" w:space="0" w:color="auto"/>
            <w:left w:val="none" w:sz="0" w:space="0" w:color="auto"/>
            <w:bottom w:val="none" w:sz="0" w:space="0" w:color="auto"/>
            <w:right w:val="none" w:sz="0" w:space="0" w:color="auto"/>
          </w:divBdr>
        </w:div>
        <w:div w:id="1347904623">
          <w:marLeft w:val="640"/>
          <w:marRight w:val="0"/>
          <w:marTop w:val="0"/>
          <w:marBottom w:val="0"/>
          <w:divBdr>
            <w:top w:val="none" w:sz="0" w:space="0" w:color="auto"/>
            <w:left w:val="none" w:sz="0" w:space="0" w:color="auto"/>
            <w:bottom w:val="none" w:sz="0" w:space="0" w:color="auto"/>
            <w:right w:val="none" w:sz="0" w:space="0" w:color="auto"/>
          </w:divBdr>
        </w:div>
        <w:div w:id="1523276919">
          <w:marLeft w:val="640"/>
          <w:marRight w:val="0"/>
          <w:marTop w:val="0"/>
          <w:marBottom w:val="0"/>
          <w:divBdr>
            <w:top w:val="none" w:sz="0" w:space="0" w:color="auto"/>
            <w:left w:val="none" w:sz="0" w:space="0" w:color="auto"/>
            <w:bottom w:val="none" w:sz="0" w:space="0" w:color="auto"/>
            <w:right w:val="none" w:sz="0" w:space="0" w:color="auto"/>
          </w:divBdr>
        </w:div>
        <w:div w:id="79330865">
          <w:marLeft w:val="640"/>
          <w:marRight w:val="0"/>
          <w:marTop w:val="0"/>
          <w:marBottom w:val="0"/>
          <w:divBdr>
            <w:top w:val="none" w:sz="0" w:space="0" w:color="auto"/>
            <w:left w:val="none" w:sz="0" w:space="0" w:color="auto"/>
            <w:bottom w:val="none" w:sz="0" w:space="0" w:color="auto"/>
            <w:right w:val="none" w:sz="0" w:space="0" w:color="auto"/>
          </w:divBdr>
        </w:div>
        <w:div w:id="900557101">
          <w:marLeft w:val="640"/>
          <w:marRight w:val="0"/>
          <w:marTop w:val="0"/>
          <w:marBottom w:val="0"/>
          <w:divBdr>
            <w:top w:val="none" w:sz="0" w:space="0" w:color="auto"/>
            <w:left w:val="none" w:sz="0" w:space="0" w:color="auto"/>
            <w:bottom w:val="none" w:sz="0" w:space="0" w:color="auto"/>
            <w:right w:val="none" w:sz="0" w:space="0" w:color="auto"/>
          </w:divBdr>
        </w:div>
        <w:div w:id="323358149">
          <w:marLeft w:val="640"/>
          <w:marRight w:val="0"/>
          <w:marTop w:val="0"/>
          <w:marBottom w:val="0"/>
          <w:divBdr>
            <w:top w:val="none" w:sz="0" w:space="0" w:color="auto"/>
            <w:left w:val="none" w:sz="0" w:space="0" w:color="auto"/>
            <w:bottom w:val="none" w:sz="0" w:space="0" w:color="auto"/>
            <w:right w:val="none" w:sz="0" w:space="0" w:color="auto"/>
          </w:divBdr>
        </w:div>
        <w:div w:id="1972317736">
          <w:marLeft w:val="640"/>
          <w:marRight w:val="0"/>
          <w:marTop w:val="0"/>
          <w:marBottom w:val="0"/>
          <w:divBdr>
            <w:top w:val="none" w:sz="0" w:space="0" w:color="auto"/>
            <w:left w:val="none" w:sz="0" w:space="0" w:color="auto"/>
            <w:bottom w:val="none" w:sz="0" w:space="0" w:color="auto"/>
            <w:right w:val="none" w:sz="0" w:space="0" w:color="auto"/>
          </w:divBdr>
        </w:div>
        <w:div w:id="1727296344">
          <w:marLeft w:val="640"/>
          <w:marRight w:val="0"/>
          <w:marTop w:val="0"/>
          <w:marBottom w:val="0"/>
          <w:divBdr>
            <w:top w:val="none" w:sz="0" w:space="0" w:color="auto"/>
            <w:left w:val="none" w:sz="0" w:space="0" w:color="auto"/>
            <w:bottom w:val="none" w:sz="0" w:space="0" w:color="auto"/>
            <w:right w:val="none" w:sz="0" w:space="0" w:color="auto"/>
          </w:divBdr>
        </w:div>
        <w:div w:id="771435843">
          <w:marLeft w:val="640"/>
          <w:marRight w:val="0"/>
          <w:marTop w:val="0"/>
          <w:marBottom w:val="0"/>
          <w:divBdr>
            <w:top w:val="none" w:sz="0" w:space="0" w:color="auto"/>
            <w:left w:val="none" w:sz="0" w:space="0" w:color="auto"/>
            <w:bottom w:val="none" w:sz="0" w:space="0" w:color="auto"/>
            <w:right w:val="none" w:sz="0" w:space="0" w:color="auto"/>
          </w:divBdr>
        </w:div>
        <w:div w:id="1367214476">
          <w:marLeft w:val="640"/>
          <w:marRight w:val="0"/>
          <w:marTop w:val="0"/>
          <w:marBottom w:val="0"/>
          <w:divBdr>
            <w:top w:val="none" w:sz="0" w:space="0" w:color="auto"/>
            <w:left w:val="none" w:sz="0" w:space="0" w:color="auto"/>
            <w:bottom w:val="none" w:sz="0" w:space="0" w:color="auto"/>
            <w:right w:val="none" w:sz="0" w:space="0" w:color="auto"/>
          </w:divBdr>
        </w:div>
        <w:div w:id="849295198">
          <w:marLeft w:val="640"/>
          <w:marRight w:val="0"/>
          <w:marTop w:val="0"/>
          <w:marBottom w:val="0"/>
          <w:divBdr>
            <w:top w:val="none" w:sz="0" w:space="0" w:color="auto"/>
            <w:left w:val="none" w:sz="0" w:space="0" w:color="auto"/>
            <w:bottom w:val="none" w:sz="0" w:space="0" w:color="auto"/>
            <w:right w:val="none" w:sz="0" w:space="0" w:color="auto"/>
          </w:divBdr>
        </w:div>
        <w:div w:id="1259561105">
          <w:marLeft w:val="640"/>
          <w:marRight w:val="0"/>
          <w:marTop w:val="0"/>
          <w:marBottom w:val="0"/>
          <w:divBdr>
            <w:top w:val="none" w:sz="0" w:space="0" w:color="auto"/>
            <w:left w:val="none" w:sz="0" w:space="0" w:color="auto"/>
            <w:bottom w:val="none" w:sz="0" w:space="0" w:color="auto"/>
            <w:right w:val="none" w:sz="0" w:space="0" w:color="auto"/>
          </w:divBdr>
        </w:div>
      </w:divsChild>
    </w:div>
    <w:div w:id="1840268967">
      <w:marLeft w:val="640"/>
      <w:marRight w:val="0"/>
      <w:marTop w:val="0"/>
      <w:marBottom w:val="0"/>
      <w:divBdr>
        <w:top w:val="none" w:sz="0" w:space="0" w:color="auto"/>
        <w:left w:val="none" w:sz="0" w:space="0" w:color="auto"/>
        <w:bottom w:val="none" w:sz="0" w:space="0" w:color="auto"/>
        <w:right w:val="none" w:sz="0" w:space="0" w:color="auto"/>
      </w:divBdr>
    </w:div>
    <w:div w:id="1843935884">
      <w:marLeft w:val="0"/>
      <w:marRight w:val="0"/>
      <w:marTop w:val="0"/>
      <w:marBottom w:val="0"/>
      <w:divBdr>
        <w:top w:val="none" w:sz="0" w:space="0" w:color="auto"/>
        <w:left w:val="none" w:sz="0" w:space="0" w:color="auto"/>
        <w:bottom w:val="none" w:sz="0" w:space="0" w:color="auto"/>
        <w:right w:val="none" w:sz="0" w:space="0" w:color="auto"/>
      </w:divBdr>
    </w:div>
    <w:div w:id="1844128498">
      <w:marLeft w:val="640"/>
      <w:marRight w:val="0"/>
      <w:marTop w:val="0"/>
      <w:marBottom w:val="0"/>
      <w:divBdr>
        <w:top w:val="none" w:sz="0" w:space="0" w:color="auto"/>
        <w:left w:val="none" w:sz="0" w:space="0" w:color="auto"/>
        <w:bottom w:val="none" w:sz="0" w:space="0" w:color="auto"/>
        <w:right w:val="none" w:sz="0" w:space="0" w:color="auto"/>
      </w:divBdr>
    </w:div>
    <w:div w:id="1844510732">
      <w:bodyDiv w:val="1"/>
      <w:marLeft w:val="0"/>
      <w:marRight w:val="0"/>
      <w:marTop w:val="0"/>
      <w:marBottom w:val="0"/>
      <w:divBdr>
        <w:top w:val="none" w:sz="0" w:space="0" w:color="auto"/>
        <w:left w:val="none" w:sz="0" w:space="0" w:color="auto"/>
        <w:bottom w:val="none" w:sz="0" w:space="0" w:color="auto"/>
        <w:right w:val="none" w:sz="0" w:space="0" w:color="auto"/>
      </w:divBdr>
      <w:divsChild>
        <w:div w:id="916786463">
          <w:marLeft w:val="640"/>
          <w:marRight w:val="0"/>
          <w:marTop w:val="0"/>
          <w:marBottom w:val="0"/>
          <w:divBdr>
            <w:top w:val="none" w:sz="0" w:space="0" w:color="auto"/>
            <w:left w:val="none" w:sz="0" w:space="0" w:color="auto"/>
            <w:bottom w:val="none" w:sz="0" w:space="0" w:color="auto"/>
            <w:right w:val="none" w:sz="0" w:space="0" w:color="auto"/>
          </w:divBdr>
        </w:div>
        <w:div w:id="435175069">
          <w:marLeft w:val="640"/>
          <w:marRight w:val="0"/>
          <w:marTop w:val="0"/>
          <w:marBottom w:val="0"/>
          <w:divBdr>
            <w:top w:val="none" w:sz="0" w:space="0" w:color="auto"/>
            <w:left w:val="none" w:sz="0" w:space="0" w:color="auto"/>
            <w:bottom w:val="none" w:sz="0" w:space="0" w:color="auto"/>
            <w:right w:val="none" w:sz="0" w:space="0" w:color="auto"/>
          </w:divBdr>
        </w:div>
        <w:div w:id="1007829207">
          <w:marLeft w:val="640"/>
          <w:marRight w:val="0"/>
          <w:marTop w:val="0"/>
          <w:marBottom w:val="0"/>
          <w:divBdr>
            <w:top w:val="none" w:sz="0" w:space="0" w:color="auto"/>
            <w:left w:val="none" w:sz="0" w:space="0" w:color="auto"/>
            <w:bottom w:val="none" w:sz="0" w:space="0" w:color="auto"/>
            <w:right w:val="none" w:sz="0" w:space="0" w:color="auto"/>
          </w:divBdr>
        </w:div>
        <w:div w:id="319893042">
          <w:marLeft w:val="640"/>
          <w:marRight w:val="0"/>
          <w:marTop w:val="0"/>
          <w:marBottom w:val="0"/>
          <w:divBdr>
            <w:top w:val="none" w:sz="0" w:space="0" w:color="auto"/>
            <w:left w:val="none" w:sz="0" w:space="0" w:color="auto"/>
            <w:bottom w:val="none" w:sz="0" w:space="0" w:color="auto"/>
            <w:right w:val="none" w:sz="0" w:space="0" w:color="auto"/>
          </w:divBdr>
        </w:div>
        <w:div w:id="883638140">
          <w:marLeft w:val="640"/>
          <w:marRight w:val="0"/>
          <w:marTop w:val="0"/>
          <w:marBottom w:val="0"/>
          <w:divBdr>
            <w:top w:val="none" w:sz="0" w:space="0" w:color="auto"/>
            <w:left w:val="none" w:sz="0" w:space="0" w:color="auto"/>
            <w:bottom w:val="none" w:sz="0" w:space="0" w:color="auto"/>
            <w:right w:val="none" w:sz="0" w:space="0" w:color="auto"/>
          </w:divBdr>
        </w:div>
        <w:div w:id="681473784">
          <w:marLeft w:val="640"/>
          <w:marRight w:val="0"/>
          <w:marTop w:val="0"/>
          <w:marBottom w:val="0"/>
          <w:divBdr>
            <w:top w:val="none" w:sz="0" w:space="0" w:color="auto"/>
            <w:left w:val="none" w:sz="0" w:space="0" w:color="auto"/>
            <w:bottom w:val="none" w:sz="0" w:space="0" w:color="auto"/>
            <w:right w:val="none" w:sz="0" w:space="0" w:color="auto"/>
          </w:divBdr>
        </w:div>
        <w:div w:id="353193138">
          <w:marLeft w:val="640"/>
          <w:marRight w:val="0"/>
          <w:marTop w:val="0"/>
          <w:marBottom w:val="0"/>
          <w:divBdr>
            <w:top w:val="none" w:sz="0" w:space="0" w:color="auto"/>
            <w:left w:val="none" w:sz="0" w:space="0" w:color="auto"/>
            <w:bottom w:val="none" w:sz="0" w:space="0" w:color="auto"/>
            <w:right w:val="none" w:sz="0" w:space="0" w:color="auto"/>
          </w:divBdr>
        </w:div>
        <w:div w:id="1336223049">
          <w:marLeft w:val="640"/>
          <w:marRight w:val="0"/>
          <w:marTop w:val="0"/>
          <w:marBottom w:val="0"/>
          <w:divBdr>
            <w:top w:val="none" w:sz="0" w:space="0" w:color="auto"/>
            <w:left w:val="none" w:sz="0" w:space="0" w:color="auto"/>
            <w:bottom w:val="none" w:sz="0" w:space="0" w:color="auto"/>
            <w:right w:val="none" w:sz="0" w:space="0" w:color="auto"/>
          </w:divBdr>
        </w:div>
        <w:div w:id="880288111">
          <w:marLeft w:val="640"/>
          <w:marRight w:val="0"/>
          <w:marTop w:val="0"/>
          <w:marBottom w:val="0"/>
          <w:divBdr>
            <w:top w:val="none" w:sz="0" w:space="0" w:color="auto"/>
            <w:left w:val="none" w:sz="0" w:space="0" w:color="auto"/>
            <w:bottom w:val="none" w:sz="0" w:space="0" w:color="auto"/>
            <w:right w:val="none" w:sz="0" w:space="0" w:color="auto"/>
          </w:divBdr>
        </w:div>
        <w:div w:id="820779286">
          <w:marLeft w:val="640"/>
          <w:marRight w:val="0"/>
          <w:marTop w:val="0"/>
          <w:marBottom w:val="0"/>
          <w:divBdr>
            <w:top w:val="none" w:sz="0" w:space="0" w:color="auto"/>
            <w:left w:val="none" w:sz="0" w:space="0" w:color="auto"/>
            <w:bottom w:val="none" w:sz="0" w:space="0" w:color="auto"/>
            <w:right w:val="none" w:sz="0" w:space="0" w:color="auto"/>
          </w:divBdr>
        </w:div>
        <w:div w:id="528109114">
          <w:marLeft w:val="640"/>
          <w:marRight w:val="0"/>
          <w:marTop w:val="0"/>
          <w:marBottom w:val="0"/>
          <w:divBdr>
            <w:top w:val="none" w:sz="0" w:space="0" w:color="auto"/>
            <w:left w:val="none" w:sz="0" w:space="0" w:color="auto"/>
            <w:bottom w:val="none" w:sz="0" w:space="0" w:color="auto"/>
            <w:right w:val="none" w:sz="0" w:space="0" w:color="auto"/>
          </w:divBdr>
        </w:div>
        <w:div w:id="711929962">
          <w:marLeft w:val="640"/>
          <w:marRight w:val="0"/>
          <w:marTop w:val="0"/>
          <w:marBottom w:val="0"/>
          <w:divBdr>
            <w:top w:val="none" w:sz="0" w:space="0" w:color="auto"/>
            <w:left w:val="none" w:sz="0" w:space="0" w:color="auto"/>
            <w:bottom w:val="none" w:sz="0" w:space="0" w:color="auto"/>
            <w:right w:val="none" w:sz="0" w:space="0" w:color="auto"/>
          </w:divBdr>
        </w:div>
        <w:div w:id="387724774">
          <w:marLeft w:val="640"/>
          <w:marRight w:val="0"/>
          <w:marTop w:val="0"/>
          <w:marBottom w:val="0"/>
          <w:divBdr>
            <w:top w:val="none" w:sz="0" w:space="0" w:color="auto"/>
            <w:left w:val="none" w:sz="0" w:space="0" w:color="auto"/>
            <w:bottom w:val="none" w:sz="0" w:space="0" w:color="auto"/>
            <w:right w:val="none" w:sz="0" w:space="0" w:color="auto"/>
          </w:divBdr>
        </w:div>
        <w:div w:id="632952835">
          <w:marLeft w:val="640"/>
          <w:marRight w:val="0"/>
          <w:marTop w:val="0"/>
          <w:marBottom w:val="0"/>
          <w:divBdr>
            <w:top w:val="none" w:sz="0" w:space="0" w:color="auto"/>
            <w:left w:val="none" w:sz="0" w:space="0" w:color="auto"/>
            <w:bottom w:val="none" w:sz="0" w:space="0" w:color="auto"/>
            <w:right w:val="none" w:sz="0" w:space="0" w:color="auto"/>
          </w:divBdr>
        </w:div>
        <w:div w:id="458766485">
          <w:marLeft w:val="640"/>
          <w:marRight w:val="0"/>
          <w:marTop w:val="0"/>
          <w:marBottom w:val="0"/>
          <w:divBdr>
            <w:top w:val="none" w:sz="0" w:space="0" w:color="auto"/>
            <w:left w:val="none" w:sz="0" w:space="0" w:color="auto"/>
            <w:bottom w:val="none" w:sz="0" w:space="0" w:color="auto"/>
            <w:right w:val="none" w:sz="0" w:space="0" w:color="auto"/>
          </w:divBdr>
        </w:div>
        <w:div w:id="2043044873">
          <w:marLeft w:val="640"/>
          <w:marRight w:val="0"/>
          <w:marTop w:val="0"/>
          <w:marBottom w:val="0"/>
          <w:divBdr>
            <w:top w:val="none" w:sz="0" w:space="0" w:color="auto"/>
            <w:left w:val="none" w:sz="0" w:space="0" w:color="auto"/>
            <w:bottom w:val="none" w:sz="0" w:space="0" w:color="auto"/>
            <w:right w:val="none" w:sz="0" w:space="0" w:color="auto"/>
          </w:divBdr>
        </w:div>
        <w:div w:id="923149661">
          <w:marLeft w:val="640"/>
          <w:marRight w:val="0"/>
          <w:marTop w:val="0"/>
          <w:marBottom w:val="0"/>
          <w:divBdr>
            <w:top w:val="none" w:sz="0" w:space="0" w:color="auto"/>
            <w:left w:val="none" w:sz="0" w:space="0" w:color="auto"/>
            <w:bottom w:val="none" w:sz="0" w:space="0" w:color="auto"/>
            <w:right w:val="none" w:sz="0" w:space="0" w:color="auto"/>
          </w:divBdr>
        </w:div>
        <w:div w:id="982075878">
          <w:marLeft w:val="640"/>
          <w:marRight w:val="0"/>
          <w:marTop w:val="0"/>
          <w:marBottom w:val="0"/>
          <w:divBdr>
            <w:top w:val="none" w:sz="0" w:space="0" w:color="auto"/>
            <w:left w:val="none" w:sz="0" w:space="0" w:color="auto"/>
            <w:bottom w:val="none" w:sz="0" w:space="0" w:color="auto"/>
            <w:right w:val="none" w:sz="0" w:space="0" w:color="auto"/>
          </w:divBdr>
        </w:div>
        <w:div w:id="1868323439">
          <w:marLeft w:val="640"/>
          <w:marRight w:val="0"/>
          <w:marTop w:val="0"/>
          <w:marBottom w:val="0"/>
          <w:divBdr>
            <w:top w:val="none" w:sz="0" w:space="0" w:color="auto"/>
            <w:left w:val="none" w:sz="0" w:space="0" w:color="auto"/>
            <w:bottom w:val="none" w:sz="0" w:space="0" w:color="auto"/>
            <w:right w:val="none" w:sz="0" w:space="0" w:color="auto"/>
          </w:divBdr>
        </w:div>
        <w:div w:id="269437039">
          <w:marLeft w:val="640"/>
          <w:marRight w:val="0"/>
          <w:marTop w:val="0"/>
          <w:marBottom w:val="0"/>
          <w:divBdr>
            <w:top w:val="none" w:sz="0" w:space="0" w:color="auto"/>
            <w:left w:val="none" w:sz="0" w:space="0" w:color="auto"/>
            <w:bottom w:val="none" w:sz="0" w:space="0" w:color="auto"/>
            <w:right w:val="none" w:sz="0" w:space="0" w:color="auto"/>
          </w:divBdr>
        </w:div>
        <w:div w:id="311059566">
          <w:marLeft w:val="640"/>
          <w:marRight w:val="0"/>
          <w:marTop w:val="0"/>
          <w:marBottom w:val="0"/>
          <w:divBdr>
            <w:top w:val="none" w:sz="0" w:space="0" w:color="auto"/>
            <w:left w:val="none" w:sz="0" w:space="0" w:color="auto"/>
            <w:bottom w:val="none" w:sz="0" w:space="0" w:color="auto"/>
            <w:right w:val="none" w:sz="0" w:space="0" w:color="auto"/>
          </w:divBdr>
        </w:div>
        <w:div w:id="1407261173">
          <w:marLeft w:val="640"/>
          <w:marRight w:val="0"/>
          <w:marTop w:val="0"/>
          <w:marBottom w:val="0"/>
          <w:divBdr>
            <w:top w:val="none" w:sz="0" w:space="0" w:color="auto"/>
            <w:left w:val="none" w:sz="0" w:space="0" w:color="auto"/>
            <w:bottom w:val="none" w:sz="0" w:space="0" w:color="auto"/>
            <w:right w:val="none" w:sz="0" w:space="0" w:color="auto"/>
          </w:divBdr>
        </w:div>
        <w:div w:id="200169471">
          <w:marLeft w:val="640"/>
          <w:marRight w:val="0"/>
          <w:marTop w:val="0"/>
          <w:marBottom w:val="0"/>
          <w:divBdr>
            <w:top w:val="none" w:sz="0" w:space="0" w:color="auto"/>
            <w:left w:val="none" w:sz="0" w:space="0" w:color="auto"/>
            <w:bottom w:val="none" w:sz="0" w:space="0" w:color="auto"/>
            <w:right w:val="none" w:sz="0" w:space="0" w:color="auto"/>
          </w:divBdr>
        </w:div>
        <w:div w:id="1502311301">
          <w:marLeft w:val="640"/>
          <w:marRight w:val="0"/>
          <w:marTop w:val="0"/>
          <w:marBottom w:val="0"/>
          <w:divBdr>
            <w:top w:val="none" w:sz="0" w:space="0" w:color="auto"/>
            <w:left w:val="none" w:sz="0" w:space="0" w:color="auto"/>
            <w:bottom w:val="none" w:sz="0" w:space="0" w:color="auto"/>
            <w:right w:val="none" w:sz="0" w:space="0" w:color="auto"/>
          </w:divBdr>
        </w:div>
        <w:div w:id="44109618">
          <w:marLeft w:val="640"/>
          <w:marRight w:val="0"/>
          <w:marTop w:val="0"/>
          <w:marBottom w:val="0"/>
          <w:divBdr>
            <w:top w:val="none" w:sz="0" w:space="0" w:color="auto"/>
            <w:left w:val="none" w:sz="0" w:space="0" w:color="auto"/>
            <w:bottom w:val="none" w:sz="0" w:space="0" w:color="auto"/>
            <w:right w:val="none" w:sz="0" w:space="0" w:color="auto"/>
          </w:divBdr>
        </w:div>
        <w:div w:id="1135220239">
          <w:marLeft w:val="640"/>
          <w:marRight w:val="0"/>
          <w:marTop w:val="0"/>
          <w:marBottom w:val="0"/>
          <w:divBdr>
            <w:top w:val="none" w:sz="0" w:space="0" w:color="auto"/>
            <w:left w:val="none" w:sz="0" w:space="0" w:color="auto"/>
            <w:bottom w:val="none" w:sz="0" w:space="0" w:color="auto"/>
            <w:right w:val="none" w:sz="0" w:space="0" w:color="auto"/>
          </w:divBdr>
        </w:div>
        <w:div w:id="563761122">
          <w:marLeft w:val="640"/>
          <w:marRight w:val="0"/>
          <w:marTop w:val="0"/>
          <w:marBottom w:val="0"/>
          <w:divBdr>
            <w:top w:val="none" w:sz="0" w:space="0" w:color="auto"/>
            <w:left w:val="none" w:sz="0" w:space="0" w:color="auto"/>
            <w:bottom w:val="none" w:sz="0" w:space="0" w:color="auto"/>
            <w:right w:val="none" w:sz="0" w:space="0" w:color="auto"/>
          </w:divBdr>
        </w:div>
        <w:div w:id="475033118">
          <w:marLeft w:val="640"/>
          <w:marRight w:val="0"/>
          <w:marTop w:val="0"/>
          <w:marBottom w:val="0"/>
          <w:divBdr>
            <w:top w:val="none" w:sz="0" w:space="0" w:color="auto"/>
            <w:left w:val="none" w:sz="0" w:space="0" w:color="auto"/>
            <w:bottom w:val="none" w:sz="0" w:space="0" w:color="auto"/>
            <w:right w:val="none" w:sz="0" w:space="0" w:color="auto"/>
          </w:divBdr>
        </w:div>
        <w:div w:id="461315843">
          <w:marLeft w:val="640"/>
          <w:marRight w:val="0"/>
          <w:marTop w:val="0"/>
          <w:marBottom w:val="0"/>
          <w:divBdr>
            <w:top w:val="none" w:sz="0" w:space="0" w:color="auto"/>
            <w:left w:val="none" w:sz="0" w:space="0" w:color="auto"/>
            <w:bottom w:val="none" w:sz="0" w:space="0" w:color="auto"/>
            <w:right w:val="none" w:sz="0" w:space="0" w:color="auto"/>
          </w:divBdr>
        </w:div>
        <w:div w:id="82068426">
          <w:marLeft w:val="640"/>
          <w:marRight w:val="0"/>
          <w:marTop w:val="0"/>
          <w:marBottom w:val="0"/>
          <w:divBdr>
            <w:top w:val="none" w:sz="0" w:space="0" w:color="auto"/>
            <w:left w:val="none" w:sz="0" w:space="0" w:color="auto"/>
            <w:bottom w:val="none" w:sz="0" w:space="0" w:color="auto"/>
            <w:right w:val="none" w:sz="0" w:space="0" w:color="auto"/>
          </w:divBdr>
        </w:div>
        <w:div w:id="709957949">
          <w:marLeft w:val="640"/>
          <w:marRight w:val="0"/>
          <w:marTop w:val="0"/>
          <w:marBottom w:val="0"/>
          <w:divBdr>
            <w:top w:val="none" w:sz="0" w:space="0" w:color="auto"/>
            <w:left w:val="none" w:sz="0" w:space="0" w:color="auto"/>
            <w:bottom w:val="none" w:sz="0" w:space="0" w:color="auto"/>
            <w:right w:val="none" w:sz="0" w:space="0" w:color="auto"/>
          </w:divBdr>
        </w:div>
        <w:div w:id="1870994042">
          <w:marLeft w:val="640"/>
          <w:marRight w:val="0"/>
          <w:marTop w:val="0"/>
          <w:marBottom w:val="0"/>
          <w:divBdr>
            <w:top w:val="none" w:sz="0" w:space="0" w:color="auto"/>
            <w:left w:val="none" w:sz="0" w:space="0" w:color="auto"/>
            <w:bottom w:val="none" w:sz="0" w:space="0" w:color="auto"/>
            <w:right w:val="none" w:sz="0" w:space="0" w:color="auto"/>
          </w:divBdr>
        </w:div>
        <w:div w:id="1887596334">
          <w:marLeft w:val="640"/>
          <w:marRight w:val="0"/>
          <w:marTop w:val="0"/>
          <w:marBottom w:val="0"/>
          <w:divBdr>
            <w:top w:val="none" w:sz="0" w:space="0" w:color="auto"/>
            <w:left w:val="none" w:sz="0" w:space="0" w:color="auto"/>
            <w:bottom w:val="none" w:sz="0" w:space="0" w:color="auto"/>
            <w:right w:val="none" w:sz="0" w:space="0" w:color="auto"/>
          </w:divBdr>
        </w:div>
        <w:div w:id="2125078897">
          <w:marLeft w:val="640"/>
          <w:marRight w:val="0"/>
          <w:marTop w:val="0"/>
          <w:marBottom w:val="0"/>
          <w:divBdr>
            <w:top w:val="none" w:sz="0" w:space="0" w:color="auto"/>
            <w:left w:val="none" w:sz="0" w:space="0" w:color="auto"/>
            <w:bottom w:val="none" w:sz="0" w:space="0" w:color="auto"/>
            <w:right w:val="none" w:sz="0" w:space="0" w:color="auto"/>
          </w:divBdr>
        </w:div>
        <w:div w:id="1125123747">
          <w:marLeft w:val="640"/>
          <w:marRight w:val="0"/>
          <w:marTop w:val="0"/>
          <w:marBottom w:val="0"/>
          <w:divBdr>
            <w:top w:val="none" w:sz="0" w:space="0" w:color="auto"/>
            <w:left w:val="none" w:sz="0" w:space="0" w:color="auto"/>
            <w:bottom w:val="none" w:sz="0" w:space="0" w:color="auto"/>
            <w:right w:val="none" w:sz="0" w:space="0" w:color="auto"/>
          </w:divBdr>
        </w:div>
        <w:div w:id="734356756">
          <w:marLeft w:val="640"/>
          <w:marRight w:val="0"/>
          <w:marTop w:val="0"/>
          <w:marBottom w:val="0"/>
          <w:divBdr>
            <w:top w:val="none" w:sz="0" w:space="0" w:color="auto"/>
            <w:left w:val="none" w:sz="0" w:space="0" w:color="auto"/>
            <w:bottom w:val="none" w:sz="0" w:space="0" w:color="auto"/>
            <w:right w:val="none" w:sz="0" w:space="0" w:color="auto"/>
          </w:divBdr>
        </w:div>
        <w:div w:id="546186862">
          <w:marLeft w:val="640"/>
          <w:marRight w:val="0"/>
          <w:marTop w:val="0"/>
          <w:marBottom w:val="0"/>
          <w:divBdr>
            <w:top w:val="none" w:sz="0" w:space="0" w:color="auto"/>
            <w:left w:val="none" w:sz="0" w:space="0" w:color="auto"/>
            <w:bottom w:val="none" w:sz="0" w:space="0" w:color="auto"/>
            <w:right w:val="none" w:sz="0" w:space="0" w:color="auto"/>
          </w:divBdr>
        </w:div>
        <w:div w:id="1232887950">
          <w:marLeft w:val="640"/>
          <w:marRight w:val="0"/>
          <w:marTop w:val="0"/>
          <w:marBottom w:val="0"/>
          <w:divBdr>
            <w:top w:val="none" w:sz="0" w:space="0" w:color="auto"/>
            <w:left w:val="none" w:sz="0" w:space="0" w:color="auto"/>
            <w:bottom w:val="none" w:sz="0" w:space="0" w:color="auto"/>
            <w:right w:val="none" w:sz="0" w:space="0" w:color="auto"/>
          </w:divBdr>
        </w:div>
        <w:div w:id="649212935">
          <w:marLeft w:val="640"/>
          <w:marRight w:val="0"/>
          <w:marTop w:val="0"/>
          <w:marBottom w:val="0"/>
          <w:divBdr>
            <w:top w:val="none" w:sz="0" w:space="0" w:color="auto"/>
            <w:left w:val="none" w:sz="0" w:space="0" w:color="auto"/>
            <w:bottom w:val="none" w:sz="0" w:space="0" w:color="auto"/>
            <w:right w:val="none" w:sz="0" w:space="0" w:color="auto"/>
          </w:divBdr>
        </w:div>
        <w:div w:id="513374534">
          <w:marLeft w:val="640"/>
          <w:marRight w:val="0"/>
          <w:marTop w:val="0"/>
          <w:marBottom w:val="0"/>
          <w:divBdr>
            <w:top w:val="none" w:sz="0" w:space="0" w:color="auto"/>
            <w:left w:val="none" w:sz="0" w:space="0" w:color="auto"/>
            <w:bottom w:val="none" w:sz="0" w:space="0" w:color="auto"/>
            <w:right w:val="none" w:sz="0" w:space="0" w:color="auto"/>
          </w:divBdr>
        </w:div>
        <w:div w:id="2044398992">
          <w:marLeft w:val="640"/>
          <w:marRight w:val="0"/>
          <w:marTop w:val="0"/>
          <w:marBottom w:val="0"/>
          <w:divBdr>
            <w:top w:val="none" w:sz="0" w:space="0" w:color="auto"/>
            <w:left w:val="none" w:sz="0" w:space="0" w:color="auto"/>
            <w:bottom w:val="none" w:sz="0" w:space="0" w:color="auto"/>
            <w:right w:val="none" w:sz="0" w:space="0" w:color="auto"/>
          </w:divBdr>
        </w:div>
        <w:div w:id="1714575062">
          <w:marLeft w:val="640"/>
          <w:marRight w:val="0"/>
          <w:marTop w:val="0"/>
          <w:marBottom w:val="0"/>
          <w:divBdr>
            <w:top w:val="none" w:sz="0" w:space="0" w:color="auto"/>
            <w:left w:val="none" w:sz="0" w:space="0" w:color="auto"/>
            <w:bottom w:val="none" w:sz="0" w:space="0" w:color="auto"/>
            <w:right w:val="none" w:sz="0" w:space="0" w:color="auto"/>
          </w:divBdr>
        </w:div>
        <w:div w:id="880896565">
          <w:marLeft w:val="640"/>
          <w:marRight w:val="0"/>
          <w:marTop w:val="0"/>
          <w:marBottom w:val="0"/>
          <w:divBdr>
            <w:top w:val="none" w:sz="0" w:space="0" w:color="auto"/>
            <w:left w:val="none" w:sz="0" w:space="0" w:color="auto"/>
            <w:bottom w:val="none" w:sz="0" w:space="0" w:color="auto"/>
            <w:right w:val="none" w:sz="0" w:space="0" w:color="auto"/>
          </w:divBdr>
        </w:div>
        <w:div w:id="1893347604">
          <w:marLeft w:val="640"/>
          <w:marRight w:val="0"/>
          <w:marTop w:val="0"/>
          <w:marBottom w:val="0"/>
          <w:divBdr>
            <w:top w:val="none" w:sz="0" w:space="0" w:color="auto"/>
            <w:left w:val="none" w:sz="0" w:space="0" w:color="auto"/>
            <w:bottom w:val="none" w:sz="0" w:space="0" w:color="auto"/>
            <w:right w:val="none" w:sz="0" w:space="0" w:color="auto"/>
          </w:divBdr>
        </w:div>
        <w:div w:id="1756438484">
          <w:marLeft w:val="640"/>
          <w:marRight w:val="0"/>
          <w:marTop w:val="0"/>
          <w:marBottom w:val="0"/>
          <w:divBdr>
            <w:top w:val="none" w:sz="0" w:space="0" w:color="auto"/>
            <w:left w:val="none" w:sz="0" w:space="0" w:color="auto"/>
            <w:bottom w:val="none" w:sz="0" w:space="0" w:color="auto"/>
            <w:right w:val="none" w:sz="0" w:space="0" w:color="auto"/>
          </w:divBdr>
        </w:div>
        <w:div w:id="459424502">
          <w:marLeft w:val="640"/>
          <w:marRight w:val="0"/>
          <w:marTop w:val="0"/>
          <w:marBottom w:val="0"/>
          <w:divBdr>
            <w:top w:val="none" w:sz="0" w:space="0" w:color="auto"/>
            <w:left w:val="none" w:sz="0" w:space="0" w:color="auto"/>
            <w:bottom w:val="none" w:sz="0" w:space="0" w:color="auto"/>
            <w:right w:val="none" w:sz="0" w:space="0" w:color="auto"/>
          </w:divBdr>
        </w:div>
      </w:divsChild>
    </w:div>
    <w:div w:id="1844972431">
      <w:bodyDiv w:val="1"/>
      <w:marLeft w:val="0"/>
      <w:marRight w:val="0"/>
      <w:marTop w:val="0"/>
      <w:marBottom w:val="0"/>
      <w:divBdr>
        <w:top w:val="none" w:sz="0" w:space="0" w:color="auto"/>
        <w:left w:val="none" w:sz="0" w:space="0" w:color="auto"/>
        <w:bottom w:val="none" w:sz="0" w:space="0" w:color="auto"/>
        <w:right w:val="none" w:sz="0" w:space="0" w:color="auto"/>
      </w:divBdr>
      <w:divsChild>
        <w:div w:id="6950569">
          <w:marLeft w:val="640"/>
          <w:marRight w:val="0"/>
          <w:marTop w:val="0"/>
          <w:marBottom w:val="0"/>
          <w:divBdr>
            <w:top w:val="none" w:sz="0" w:space="0" w:color="auto"/>
            <w:left w:val="none" w:sz="0" w:space="0" w:color="auto"/>
            <w:bottom w:val="none" w:sz="0" w:space="0" w:color="auto"/>
            <w:right w:val="none" w:sz="0" w:space="0" w:color="auto"/>
          </w:divBdr>
        </w:div>
        <w:div w:id="58481107">
          <w:marLeft w:val="640"/>
          <w:marRight w:val="0"/>
          <w:marTop w:val="0"/>
          <w:marBottom w:val="0"/>
          <w:divBdr>
            <w:top w:val="none" w:sz="0" w:space="0" w:color="auto"/>
            <w:left w:val="none" w:sz="0" w:space="0" w:color="auto"/>
            <w:bottom w:val="none" w:sz="0" w:space="0" w:color="auto"/>
            <w:right w:val="none" w:sz="0" w:space="0" w:color="auto"/>
          </w:divBdr>
        </w:div>
        <w:div w:id="122162913">
          <w:marLeft w:val="640"/>
          <w:marRight w:val="0"/>
          <w:marTop w:val="0"/>
          <w:marBottom w:val="0"/>
          <w:divBdr>
            <w:top w:val="none" w:sz="0" w:space="0" w:color="auto"/>
            <w:left w:val="none" w:sz="0" w:space="0" w:color="auto"/>
            <w:bottom w:val="none" w:sz="0" w:space="0" w:color="auto"/>
            <w:right w:val="none" w:sz="0" w:space="0" w:color="auto"/>
          </w:divBdr>
        </w:div>
        <w:div w:id="126431463">
          <w:marLeft w:val="640"/>
          <w:marRight w:val="0"/>
          <w:marTop w:val="0"/>
          <w:marBottom w:val="0"/>
          <w:divBdr>
            <w:top w:val="none" w:sz="0" w:space="0" w:color="auto"/>
            <w:left w:val="none" w:sz="0" w:space="0" w:color="auto"/>
            <w:bottom w:val="none" w:sz="0" w:space="0" w:color="auto"/>
            <w:right w:val="none" w:sz="0" w:space="0" w:color="auto"/>
          </w:divBdr>
        </w:div>
        <w:div w:id="127627365">
          <w:marLeft w:val="640"/>
          <w:marRight w:val="0"/>
          <w:marTop w:val="0"/>
          <w:marBottom w:val="0"/>
          <w:divBdr>
            <w:top w:val="none" w:sz="0" w:space="0" w:color="auto"/>
            <w:left w:val="none" w:sz="0" w:space="0" w:color="auto"/>
            <w:bottom w:val="none" w:sz="0" w:space="0" w:color="auto"/>
            <w:right w:val="none" w:sz="0" w:space="0" w:color="auto"/>
          </w:divBdr>
        </w:div>
        <w:div w:id="155804576">
          <w:marLeft w:val="640"/>
          <w:marRight w:val="0"/>
          <w:marTop w:val="0"/>
          <w:marBottom w:val="0"/>
          <w:divBdr>
            <w:top w:val="none" w:sz="0" w:space="0" w:color="auto"/>
            <w:left w:val="none" w:sz="0" w:space="0" w:color="auto"/>
            <w:bottom w:val="none" w:sz="0" w:space="0" w:color="auto"/>
            <w:right w:val="none" w:sz="0" w:space="0" w:color="auto"/>
          </w:divBdr>
        </w:div>
        <w:div w:id="166289477">
          <w:marLeft w:val="640"/>
          <w:marRight w:val="0"/>
          <w:marTop w:val="0"/>
          <w:marBottom w:val="0"/>
          <w:divBdr>
            <w:top w:val="none" w:sz="0" w:space="0" w:color="auto"/>
            <w:left w:val="none" w:sz="0" w:space="0" w:color="auto"/>
            <w:bottom w:val="none" w:sz="0" w:space="0" w:color="auto"/>
            <w:right w:val="none" w:sz="0" w:space="0" w:color="auto"/>
          </w:divBdr>
        </w:div>
        <w:div w:id="216209895">
          <w:marLeft w:val="640"/>
          <w:marRight w:val="0"/>
          <w:marTop w:val="0"/>
          <w:marBottom w:val="0"/>
          <w:divBdr>
            <w:top w:val="none" w:sz="0" w:space="0" w:color="auto"/>
            <w:left w:val="none" w:sz="0" w:space="0" w:color="auto"/>
            <w:bottom w:val="none" w:sz="0" w:space="0" w:color="auto"/>
            <w:right w:val="none" w:sz="0" w:space="0" w:color="auto"/>
          </w:divBdr>
        </w:div>
        <w:div w:id="250164753">
          <w:marLeft w:val="640"/>
          <w:marRight w:val="0"/>
          <w:marTop w:val="0"/>
          <w:marBottom w:val="0"/>
          <w:divBdr>
            <w:top w:val="none" w:sz="0" w:space="0" w:color="auto"/>
            <w:left w:val="none" w:sz="0" w:space="0" w:color="auto"/>
            <w:bottom w:val="none" w:sz="0" w:space="0" w:color="auto"/>
            <w:right w:val="none" w:sz="0" w:space="0" w:color="auto"/>
          </w:divBdr>
        </w:div>
        <w:div w:id="369039687">
          <w:marLeft w:val="640"/>
          <w:marRight w:val="0"/>
          <w:marTop w:val="0"/>
          <w:marBottom w:val="0"/>
          <w:divBdr>
            <w:top w:val="none" w:sz="0" w:space="0" w:color="auto"/>
            <w:left w:val="none" w:sz="0" w:space="0" w:color="auto"/>
            <w:bottom w:val="none" w:sz="0" w:space="0" w:color="auto"/>
            <w:right w:val="none" w:sz="0" w:space="0" w:color="auto"/>
          </w:divBdr>
        </w:div>
        <w:div w:id="440415806">
          <w:marLeft w:val="640"/>
          <w:marRight w:val="0"/>
          <w:marTop w:val="0"/>
          <w:marBottom w:val="0"/>
          <w:divBdr>
            <w:top w:val="none" w:sz="0" w:space="0" w:color="auto"/>
            <w:left w:val="none" w:sz="0" w:space="0" w:color="auto"/>
            <w:bottom w:val="none" w:sz="0" w:space="0" w:color="auto"/>
            <w:right w:val="none" w:sz="0" w:space="0" w:color="auto"/>
          </w:divBdr>
        </w:div>
        <w:div w:id="484472918">
          <w:marLeft w:val="640"/>
          <w:marRight w:val="0"/>
          <w:marTop w:val="0"/>
          <w:marBottom w:val="0"/>
          <w:divBdr>
            <w:top w:val="none" w:sz="0" w:space="0" w:color="auto"/>
            <w:left w:val="none" w:sz="0" w:space="0" w:color="auto"/>
            <w:bottom w:val="none" w:sz="0" w:space="0" w:color="auto"/>
            <w:right w:val="none" w:sz="0" w:space="0" w:color="auto"/>
          </w:divBdr>
        </w:div>
        <w:div w:id="494733315">
          <w:marLeft w:val="640"/>
          <w:marRight w:val="0"/>
          <w:marTop w:val="0"/>
          <w:marBottom w:val="0"/>
          <w:divBdr>
            <w:top w:val="none" w:sz="0" w:space="0" w:color="auto"/>
            <w:left w:val="none" w:sz="0" w:space="0" w:color="auto"/>
            <w:bottom w:val="none" w:sz="0" w:space="0" w:color="auto"/>
            <w:right w:val="none" w:sz="0" w:space="0" w:color="auto"/>
          </w:divBdr>
        </w:div>
        <w:div w:id="532380442">
          <w:marLeft w:val="640"/>
          <w:marRight w:val="0"/>
          <w:marTop w:val="0"/>
          <w:marBottom w:val="0"/>
          <w:divBdr>
            <w:top w:val="none" w:sz="0" w:space="0" w:color="auto"/>
            <w:left w:val="none" w:sz="0" w:space="0" w:color="auto"/>
            <w:bottom w:val="none" w:sz="0" w:space="0" w:color="auto"/>
            <w:right w:val="none" w:sz="0" w:space="0" w:color="auto"/>
          </w:divBdr>
        </w:div>
        <w:div w:id="551431524">
          <w:marLeft w:val="640"/>
          <w:marRight w:val="0"/>
          <w:marTop w:val="0"/>
          <w:marBottom w:val="0"/>
          <w:divBdr>
            <w:top w:val="none" w:sz="0" w:space="0" w:color="auto"/>
            <w:left w:val="none" w:sz="0" w:space="0" w:color="auto"/>
            <w:bottom w:val="none" w:sz="0" w:space="0" w:color="auto"/>
            <w:right w:val="none" w:sz="0" w:space="0" w:color="auto"/>
          </w:divBdr>
        </w:div>
        <w:div w:id="625622397">
          <w:marLeft w:val="640"/>
          <w:marRight w:val="0"/>
          <w:marTop w:val="0"/>
          <w:marBottom w:val="0"/>
          <w:divBdr>
            <w:top w:val="none" w:sz="0" w:space="0" w:color="auto"/>
            <w:left w:val="none" w:sz="0" w:space="0" w:color="auto"/>
            <w:bottom w:val="none" w:sz="0" w:space="0" w:color="auto"/>
            <w:right w:val="none" w:sz="0" w:space="0" w:color="auto"/>
          </w:divBdr>
        </w:div>
        <w:div w:id="634524512">
          <w:marLeft w:val="640"/>
          <w:marRight w:val="0"/>
          <w:marTop w:val="0"/>
          <w:marBottom w:val="0"/>
          <w:divBdr>
            <w:top w:val="none" w:sz="0" w:space="0" w:color="auto"/>
            <w:left w:val="none" w:sz="0" w:space="0" w:color="auto"/>
            <w:bottom w:val="none" w:sz="0" w:space="0" w:color="auto"/>
            <w:right w:val="none" w:sz="0" w:space="0" w:color="auto"/>
          </w:divBdr>
        </w:div>
        <w:div w:id="821434689">
          <w:marLeft w:val="640"/>
          <w:marRight w:val="0"/>
          <w:marTop w:val="0"/>
          <w:marBottom w:val="0"/>
          <w:divBdr>
            <w:top w:val="none" w:sz="0" w:space="0" w:color="auto"/>
            <w:left w:val="none" w:sz="0" w:space="0" w:color="auto"/>
            <w:bottom w:val="none" w:sz="0" w:space="0" w:color="auto"/>
            <w:right w:val="none" w:sz="0" w:space="0" w:color="auto"/>
          </w:divBdr>
        </w:div>
        <w:div w:id="834226478">
          <w:marLeft w:val="640"/>
          <w:marRight w:val="0"/>
          <w:marTop w:val="0"/>
          <w:marBottom w:val="0"/>
          <w:divBdr>
            <w:top w:val="none" w:sz="0" w:space="0" w:color="auto"/>
            <w:left w:val="none" w:sz="0" w:space="0" w:color="auto"/>
            <w:bottom w:val="none" w:sz="0" w:space="0" w:color="auto"/>
            <w:right w:val="none" w:sz="0" w:space="0" w:color="auto"/>
          </w:divBdr>
        </w:div>
        <w:div w:id="936517746">
          <w:marLeft w:val="640"/>
          <w:marRight w:val="0"/>
          <w:marTop w:val="0"/>
          <w:marBottom w:val="0"/>
          <w:divBdr>
            <w:top w:val="none" w:sz="0" w:space="0" w:color="auto"/>
            <w:left w:val="none" w:sz="0" w:space="0" w:color="auto"/>
            <w:bottom w:val="none" w:sz="0" w:space="0" w:color="auto"/>
            <w:right w:val="none" w:sz="0" w:space="0" w:color="auto"/>
          </w:divBdr>
        </w:div>
        <w:div w:id="989678751">
          <w:marLeft w:val="640"/>
          <w:marRight w:val="0"/>
          <w:marTop w:val="0"/>
          <w:marBottom w:val="0"/>
          <w:divBdr>
            <w:top w:val="none" w:sz="0" w:space="0" w:color="auto"/>
            <w:left w:val="none" w:sz="0" w:space="0" w:color="auto"/>
            <w:bottom w:val="none" w:sz="0" w:space="0" w:color="auto"/>
            <w:right w:val="none" w:sz="0" w:space="0" w:color="auto"/>
          </w:divBdr>
        </w:div>
        <w:div w:id="1018115156">
          <w:marLeft w:val="640"/>
          <w:marRight w:val="0"/>
          <w:marTop w:val="0"/>
          <w:marBottom w:val="0"/>
          <w:divBdr>
            <w:top w:val="none" w:sz="0" w:space="0" w:color="auto"/>
            <w:left w:val="none" w:sz="0" w:space="0" w:color="auto"/>
            <w:bottom w:val="none" w:sz="0" w:space="0" w:color="auto"/>
            <w:right w:val="none" w:sz="0" w:space="0" w:color="auto"/>
          </w:divBdr>
        </w:div>
        <w:div w:id="1030227066">
          <w:marLeft w:val="640"/>
          <w:marRight w:val="0"/>
          <w:marTop w:val="0"/>
          <w:marBottom w:val="0"/>
          <w:divBdr>
            <w:top w:val="none" w:sz="0" w:space="0" w:color="auto"/>
            <w:left w:val="none" w:sz="0" w:space="0" w:color="auto"/>
            <w:bottom w:val="none" w:sz="0" w:space="0" w:color="auto"/>
            <w:right w:val="none" w:sz="0" w:space="0" w:color="auto"/>
          </w:divBdr>
        </w:div>
        <w:div w:id="1050029746">
          <w:marLeft w:val="640"/>
          <w:marRight w:val="0"/>
          <w:marTop w:val="0"/>
          <w:marBottom w:val="0"/>
          <w:divBdr>
            <w:top w:val="none" w:sz="0" w:space="0" w:color="auto"/>
            <w:left w:val="none" w:sz="0" w:space="0" w:color="auto"/>
            <w:bottom w:val="none" w:sz="0" w:space="0" w:color="auto"/>
            <w:right w:val="none" w:sz="0" w:space="0" w:color="auto"/>
          </w:divBdr>
        </w:div>
        <w:div w:id="1058358517">
          <w:marLeft w:val="640"/>
          <w:marRight w:val="0"/>
          <w:marTop w:val="0"/>
          <w:marBottom w:val="0"/>
          <w:divBdr>
            <w:top w:val="none" w:sz="0" w:space="0" w:color="auto"/>
            <w:left w:val="none" w:sz="0" w:space="0" w:color="auto"/>
            <w:bottom w:val="none" w:sz="0" w:space="0" w:color="auto"/>
            <w:right w:val="none" w:sz="0" w:space="0" w:color="auto"/>
          </w:divBdr>
        </w:div>
        <w:div w:id="1062673883">
          <w:marLeft w:val="640"/>
          <w:marRight w:val="0"/>
          <w:marTop w:val="0"/>
          <w:marBottom w:val="0"/>
          <w:divBdr>
            <w:top w:val="none" w:sz="0" w:space="0" w:color="auto"/>
            <w:left w:val="none" w:sz="0" w:space="0" w:color="auto"/>
            <w:bottom w:val="none" w:sz="0" w:space="0" w:color="auto"/>
            <w:right w:val="none" w:sz="0" w:space="0" w:color="auto"/>
          </w:divBdr>
        </w:div>
        <w:div w:id="1168180792">
          <w:marLeft w:val="640"/>
          <w:marRight w:val="0"/>
          <w:marTop w:val="0"/>
          <w:marBottom w:val="0"/>
          <w:divBdr>
            <w:top w:val="none" w:sz="0" w:space="0" w:color="auto"/>
            <w:left w:val="none" w:sz="0" w:space="0" w:color="auto"/>
            <w:bottom w:val="none" w:sz="0" w:space="0" w:color="auto"/>
            <w:right w:val="none" w:sz="0" w:space="0" w:color="auto"/>
          </w:divBdr>
        </w:div>
        <w:div w:id="1185708229">
          <w:marLeft w:val="640"/>
          <w:marRight w:val="0"/>
          <w:marTop w:val="0"/>
          <w:marBottom w:val="0"/>
          <w:divBdr>
            <w:top w:val="none" w:sz="0" w:space="0" w:color="auto"/>
            <w:left w:val="none" w:sz="0" w:space="0" w:color="auto"/>
            <w:bottom w:val="none" w:sz="0" w:space="0" w:color="auto"/>
            <w:right w:val="none" w:sz="0" w:space="0" w:color="auto"/>
          </w:divBdr>
        </w:div>
        <w:div w:id="1317488421">
          <w:marLeft w:val="640"/>
          <w:marRight w:val="0"/>
          <w:marTop w:val="0"/>
          <w:marBottom w:val="0"/>
          <w:divBdr>
            <w:top w:val="none" w:sz="0" w:space="0" w:color="auto"/>
            <w:left w:val="none" w:sz="0" w:space="0" w:color="auto"/>
            <w:bottom w:val="none" w:sz="0" w:space="0" w:color="auto"/>
            <w:right w:val="none" w:sz="0" w:space="0" w:color="auto"/>
          </w:divBdr>
        </w:div>
        <w:div w:id="1351445180">
          <w:marLeft w:val="640"/>
          <w:marRight w:val="0"/>
          <w:marTop w:val="0"/>
          <w:marBottom w:val="0"/>
          <w:divBdr>
            <w:top w:val="none" w:sz="0" w:space="0" w:color="auto"/>
            <w:left w:val="none" w:sz="0" w:space="0" w:color="auto"/>
            <w:bottom w:val="none" w:sz="0" w:space="0" w:color="auto"/>
            <w:right w:val="none" w:sz="0" w:space="0" w:color="auto"/>
          </w:divBdr>
        </w:div>
        <w:div w:id="1409766037">
          <w:marLeft w:val="640"/>
          <w:marRight w:val="0"/>
          <w:marTop w:val="0"/>
          <w:marBottom w:val="0"/>
          <w:divBdr>
            <w:top w:val="none" w:sz="0" w:space="0" w:color="auto"/>
            <w:left w:val="none" w:sz="0" w:space="0" w:color="auto"/>
            <w:bottom w:val="none" w:sz="0" w:space="0" w:color="auto"/>
            <w:right w:val="none" w:sz="0" w:space="0" w:color="auto"/>
          </w:divBdr>
        </w:div>
        <w:div w:id="1657492923">
          <w:marLeft w:val="640"/>
          <w:marRight w:val="0"/>
          <w:marTop w:val="0"/>
          <w:marBottom w:val="0"/>
          <w:divBdr>
            <w:top w:val="none" w:sz="0" w:space="0" w:color="auto"/>
            <w:left w:val="none" w:sz="0" w:space="0" w:color="auto"/>
            <w:bottom w:val="none" w:sz="0" w:space="0" w:color="auto"/>
            <w:right w:val="none" w:sz="0" w:space="0" w:color="auto"/>
          </w:divBdr>
        </w:div>
        <w:div w:id="1681199490">
          <w:marLeft w:val="640"/>
          <w:marRight w:val="0"/>
          <w:marTop w:val="0"/>
          <w:marBottom w:val="0"/>
          <w:divBdr>
            <w:top w:val="none" w:sz="0" w:space="0" w:color="auto"/>
            <w:left w:val="none" w:sz="0" w:space="0" w:color="auto"/>
            <w:bottom w:val="none" w:sz="0" w:space="0" w:color="auto"/>
            <w:right w:val="none" w:sz="0" w:space="0" w:color="auto"/>
          </w:divBdr>
        </w:div>
        <w:div w:id="1718627452">
          <w:marLeft w:val="640"/>
          <w:marRight w:val="0"/>
          <w:marTop w:val="0"/>
          <w:marBottom w:val="0"/>
          <w:divBdr>
            <w:top w:val="none" w:sz="0" w:space="0" w:color="auto"/>
            <w:left w:val="none" w:sz="0" w:space="0" w:color="auto"/>
            <w:bottom w:val="none" w:sz="0" w:space="0" w:color="auto"/>
            <w:right w:val="none" w:sz="0" w:space="0" w:color="auto"/>
          </w:divBdr>
        </w:div>
        <w:div w:id="1741949811">
          <w:marLeft w:val="640"/>
          <w:marRight w:val="0"/>
          <w:marTop w:val="0"/>
          <w:marBottom w:val="0"/>
          <w:divBdr>
            <w:top w:val="none" w:sz="0" w:space="0" w:color="auto"/>
            <w:left w:val="none" w:sz="0" w:space="0" w:color="auto"/>
            <w:bottom w:val="none" w:sz="0" w:space="0" w:color="auto"/>
            <w:right w:val="none" w:sz="0" w:space="0" w:color="auto"/>
          </w:divBdr>
        </w:div>
        <w:div w:id="1745253359">
          <w:marLeft w:val="640"/>
          <w:marRight w:val="0"/>
          <w:marTop w:val="0"/>
          <w:marBottom w:val="0"/>
          <w:divBdr>
            <w:top w:val="none" w:sz="0" w:space="0" w:color="auto"/>
            <w:left w:val="none" w:sz="0" w:space="0" w:color="auto"/>
            <w:bottom w:val="none" w:sz="0" w:space="0" w:color="auto"/>
            <w:right w:val="none" w:sz="0" w:space="0" w:color="auto"/>
          </w:divBdr>
        </w:div>
        <w:div w:id="1807159818">
          <w:marLeft w:val="640"/>
          <w:marRight w:val="0"/>
          <w:marTop w:val="0"/>
          <w:marBottom w:val="0"/>
          <w:divBdr>
            <w:top w:val="none" w:sz="0" w:space="0" w:color="auto"/>
            <w:left w:val="none" w:sz="0" w:space="0" w:color="auto"/>
            <w:bottom w:val="none" w:sz="0" w:space="0" w:color="auto"/>
            <w:right w:val="none" w:sz="0" w:space="0" w:color="auto"/>
          </w:divBdr>
        </w:div>
        <w:div w:id="1840268264">
          <w:marLeft w:val="640"/>
          <w:marRight w:val="0"/>
          <w:marTop w:val="0"/>
          <w:marBottom w:val="0"/>
          <w:divBdr>
            <w:top w:val="none" w:sz="0" w:space="0" w:color="auto"/>
            <w:left w:val="none" w:sz="0" w:space="0" w:color="auto"/>
            <w:bottom w:val="none" w:sz="0" w:space="0" w:color="auto"/>
            <w:right w:val="none" w:sz="0" w:space="0" w:color="auto"/>
          </w:divBdr>
        </w:div>
        <w:div w:id="1904219714">
          <w:marLeft w:val="640"/>
          <w:marRight w:val="0"/>
          <w:marTop w:val="0"/>
          <w:marBottom w:val="0"/>
          <w:divBdr>
            <w:top w:val="none" w:sz="0" w:space="0" w:color="auto"/>
            <w:left w:val="none" w:sz="0" w:space="0" w:color="auto"/>
            <w:bottom w:val="none" w:sz="0" w:space="0" w:color="auto"/>
            <w:right w:val="none" w:sz="0" w:space="0" w:color="auto"/>
          </w:divBdr>
        </w:div>
        <w:div w:id="2018653275">
          <w:marLeft w:val="640"/>
          <w:marRight w:val="0"/>
          <w:marTop w:val="0"/>
          <w:marBottom w:val="0"/>
          <w:divBdr>
            <w:top w:val="none" w:sz="0" w:space="0" w:color="auto"/>
            <w:left w:val="none" w:sz="0" w:space="0" w:color="auto"/>
            <w:bottom w:val="none" w:sz="0" w:space="0" w:color="auto"/>
            <w:right w:val="none" w:sz="0" w:space="0" w:color="auto"/>
          </w:divBdr>
        </w:div>
        <w:div w:id="2052001162">
          <w:marLeft w:val="640"/>
          <w:marRight w:val="0"/>
          <w:marTop w:val="0"/>
          <w:marBottom w:val="0"/>
          <w:divBdr>
            <w:top w:val="none" w:sz="0" w:space="0" w:color="auto"/>
            <w:left w:val="none" w:sz="0" w:space="0" w:color="auto"/>
            <w:bottom w:val="none" w:sz="0" w:space="0" w:color="auto"/>
            <w:right w:val="none" w:sz="0" w:space="0" w:color="auto"/>
          </w:divBdr>
        </w:div>
        <w:div w:id="2070182172">
          <w:marLeft w:val="640"/>
          <w:marRight w:val="0"/>
          <w:marTop w:val="0"/>
          <w:marBottom w:val="0"/>
          <w:divBdr>
            <w:top w:val="none" w:sz="0" w:space="0" w:color="auto"/>
            <w:left w:val="none" w:sz="0" w:space="0" w:color="auto"/>
            <w:bottom w:val="none" w:sz="0" w:space="0" w:color="auto"/>
            <w:right w:val="none" w:sz="0" w:space="0" w:color="auto"/>
          </w:divBdr>
        </w:div>
        <w:div w:id="2107261339">
          <w:marLeft w:val="640"/>
          <w:marRight w:val="0"/>
          <w:marTop w:val="0"/>
          <w:marBottom w:val="0"/>
          <w:divBdr>
            <w:top w:val="none" w:sz="0" w:space="0" w:color="auto"/>
            <w:left w:val="none" w:sz="0" w:space="0" w:color="auto"/>
            <w:bottom w:val="none" w:sz="0" w:space="0" w:color="auto"/>
            <w:right w:val="none" w:sz="0" w:space="0" w:color="auto"/>
          </w:divBdr>
        </w:div>
      </w:divsChild>
    </w:div>
    <w:div w:id="1845047997">
      <w:bodyDiv w:val="1"/>
      <w:marLeft w:val="0"/>
      <w:marRight w:val="0"/>
      <w:marTop w:val="0"/>
      <w:marBottom w:val="0"/>
      <w:divBdr>
        <w:top w:val="none" w:sz="0" w:space="0" w:color="auto"/>
        <w:left w:val="none" w:sz="0" w:space="0" w:color="auto"/>
        <w:bottom w:val="none" w:sz="0" w:space="0" w:color="auto"/>
        <w:right w:val="none" w:sz="0" w:space="0" w:color="auto"/>
      </w:divBdr>
      <w:divsChild>
        <w:div w:id="1165170796">
          <w:marLeft w:val="640"/>
          <w:marRight w:val="0"/>
          <w:marTop w:val="0"/>
          <w:marBottom w:val="0"/>
          <w:divBdr>
            <w:top w:val="none" w:sz="0" w:space="0" w:color="auto"/>
            <w:left w:val="none" w:sz="0" w:space="0" w:color="auto"/>
            <w:bottom w:val="none" w:sz="0" w:space="0" w:color="auto"/>
            <w:right w:val="none" w:sz="0" w:space="0" w:color="auto"/>
          </w:divBdr>
        </w:div>
        <w:div w:id="695086236">
          <w:marLeft w:val="640"/>
          <w:marRight w:val="0"/>
          <w:marTop w:val="0"/>
          <w:marBottom w:val="0"/>
          <w:divBdr>
            <w:top w:val="none" w:sz="0" w:space="0" w:color="auto"/>
            <w:left w:val="none" w:sz="0" w:space="0" w:color="auto"/>
            <w:bottom w:val="none" w:sz="0" w:space="0" w:color="auto"/>
            <w:right w:val="none" w:sz="0" w:space="0" w:color="auto"/>
          </w:divBdr>
        </w:div>
        <w:div w:id="74282822">
          <w:marLeft w:val="640"/>
          <w:marRight w:val="0"/>
          <w:marTop w:val="0"/>
          <w:marBottom w:val="0"/>
          <w:divBdr>
            <w:top w:val="none" w:sz="0" w:space="0" w:color="auto"/>
            <w:left w:val="none" w:sz="0" w:space="0" w:color="auto"/>
            <w:bottom w:val="none" w:sz="0" w:space="0" w:color="auto"/>
            <w:right w:val="none" w:sz="0" w:space="0" w:color="auto"/>
          </w:divBdr>
        </w:div>
        <w:div w:id="1335493009">
          <w:marLeft w:val="640"/>
          <w:marRight w:val="0"/>
          <w:marTop w:val="0"/>
          <w:marBottom w:val="0"/>
          <w:divBdr>
            <w:top w:val="none" w:sz="0" w:space="0" w:color="auto"/>
            <w:left w:val="none" w:sz="0" w:space="0" w:color="auto"/>
            <w:bottom w:val="none" w:sz="0" w:space="0" w:color="auto"/>
            <w:right w:val="none" w:sz="0" w:space="0" w:color="auto"/>
          </w:divBdr>
        </w:div>
        <w:div w:id="1625963422">
          <w:marLeft w:val="640"/>
          <w:marRight w:val="0"/>
          <w:marTop w:val="0"/>
          <w:marBottom w:val="0"/>
          <w:divBdr>
            <w:top w:val="none" w:sz="0" w:space="0" w:color="auto"/>
            <w:left w:val="none" w:sz="0" w:space="0" w:color="auto"/>
            <w:bottom w:val="none" w:sz="0" w:space="0" w:color="auto"/>
            <w:right w:val="none" w:sz="0" w:space="0" w:color="auto"/>
          </w:divBdr>
        </w:div>
        <w:div w:id="646936344">
          <w:marLeft w:val="640"/>
          <w:marRight w:val="0"/>
          <w:marTop w:val="0"/>
          <w:marBottom w:val="0"/>
          <w:divBdr>
            <w:top w:val="none" w:sz="0" w:space="0" w:color="auto"/>
            <w:left w:val="none" w:sz="0" w:space="0" w:color="auto"/>
            <w:bottom w:val="none" w:sz="0" w:space="0" w:color="auto"/>
            <w:right w:val="none" w:sz="0" w:space="0" w:color="auto"/>
          </w:divBdr>
        </w:div>
        <w:div w:id="1345597922">
          <w:marLeft w:val="640"/>
          <w:marRight w:val="0"/>
          <w:marTop w:val="0"/>
          <w:marBottom w:val="0"/>
          <w:divBdr>
            <w:top w:val="none" w:sz="0" w:space="0" w:color="auto"/>
            <w:left w:val="none" w:sz="0" w:space="0" w:color="auto"/>
            <w:bottom w:val="none" w:sz="0" w:space="0" w:color="auto"/>
            <w:right w:val="none" w:sz="0" w:space="0" w:color="auto"/>
          </w:divBdr>
        </w:div>
        <w:div w:id="1995210236">
          <w:marLeft w:val="640"/>
          <w:marRight w:val="0"/>
          <w:marTop w:val="0"/>
          <w:marBottom w:val="0"/>
          <w:divBdr>
            <w:top w:val="none" w:sz="0" w:space="0" w:color="auto"/>
            <w:left w:val="none" w:sz="0" w:space="0" w:color="auto"/>
            <w:bottom w:val="none" w:sz="0" w:space="0" w:color="auto"/>
            <w:right w:val="none" w:sz="0" w:space="0" w:color="auto"/>
          </w:divBdr>
        </w:div>
        <w:div w:id="454176953">
          <w:marLeft w:val="640"/>
          <w:marRight w:val="0"/>
          <w:marTop w:val="0"/>
          <w:marBottom w:val="0"/>
          <w:divBdr>
            <w:top w:val="none" w:sz="0" w:space="0" w:color="auto"/>
            <w:left w:val="none" w:sz="0" w:space="0" w:color="auto"/>
            <w:bottom w:val="none" w:sz="0" w:space="0" w:color="auto"/>
            <w:right w:val="none" w:sz="0" w:space="0" w:color="auto"/>
          </w:divBdr>
        </w:div>
        <w:div w:id="230239579">
          <w:marLeft w:val="640"/>
          <w:marRight w:val="0"/>
          <w:marTop w:val="0"/>
          <w:marBottom w:val="0"/>
          <w:divBdr>
            <w:top w:val="none" w:sz="0" w:space="0" w:color="auto"/>
            <w:left w:val="none" w:sz="0" w:space="0" w:color="auto"/>
            <w:bottom w:val="none" w:sz="0" w:space="0" w:color="auto"/>
            <w:right w:val="none" w:sz="0" w:space="0" w:color="auto"/>
          </w:divBdr>
        </w:div>
        <w:div w:id="935558830">
          <w:marLeft w:val="640"/>
          <w:marRight w:val="0"/>
          <w:marTop w:val="0"/>
          <w:marBottom w:val="0"/>
          <w:divBdr>
            <w:top w:val="none" w:sz="0" w:space="0" w:color="auto"/>
            <w:left w:val="none" w:sz="0" w:space="0" w:color="auto"/>
            <w:bottom w:val="none" w:sz="0" w:space="0" w:color="auto"/>
            <w:right w:val="none" w:sz="0" w:space="0" w:color="auto"/>
          </w:divBdr>
        </w:div>
        <w:div w:id="605503722">
          <w:marLeft w:val="640"/>
          <w:marRight w:val="0"/>
          <w:marTop w:val="0"/>
          <w:marBottom w:val="0"/>
          <w:divBdr>
            <w:top w:val="none" w:sz="0" w:space="0" w:color="auto"/>
            <w:left w:val="none" w:sz="0" w:space="0" w:color="auto"/>
            <w:bottom w:val="none" w:sz="0" w:space="0" w:color="auto"/>
            <w:right w:val="none" w:sz="0" w:space="0" w:color="auto"/>
          </w:divBdr>
        </w:div>
        <w:div w:id="1773359806">
          <w:marLeft w:val="640"/>
          <w:marRight w:val="0"/>
          <w:marTop w:val="0"/>
          <w:marBottom w:val="0"/>
          <w:divBdr>
            <w:top w:val="none" w:sz="0" w:space="0" w:color="auto"/>
            <w:left w:val="none" w:sz="0" w:space="0" w:color="auto"/>
            <w:bottom w:val="none" w:sz="0" w:space="0" w:color="auto"/>
            <w:right w:val="none" w:sz="0" w:space="0" w:color="auto"/>
          </w:divBdr>
        </w:div>
        <w:div w:id="600189383">
          <w:marLeft w:val="640"/>
          <w:marRight w:val="0"/>
          <w:marTop w:val="0"/>
          <w:marBottom w:val="0"/>
          <w:divBdr>
            <w:top w:val="none" w:sz="0" w:space="0" w:color="auto"/>
            <w:left w:val="none" w:sz="0" w:space="0" w:color="auto"/>
            <w:bottom w:val="none" w:sz="0" w:space="0" w:color="auto"/>
            <w:right w:val="none" w:sz="0" w:space="0" w:color="auto"/>
          </w:divBdr>
        </w:div>
        <w:div w:id="1704133300">
          <w:marLeft w:val="640"/>
          <w:marRight w:val="0"/>
          <w:marTop w:val="0"/>
          <w:marBottom w:val="0"/>
          <w:divBdr>
            <w:top w:val="none" w:sz="0" w:space="0" w:color="auto"/>
            <w:left w:val="none" w:sz="0" w:space="0" w:color="auto"/>
            <w:bottom w:val="none" w:sz="0" w:space="0" w:color="auto"/>
            <w:right w:val="none" w:sz="0" w:space="0" w:color="auto"/>
          </w:divBdr>
        </w:div>
        <w:div w:id="2011442224">
          <w:marLeft w:val="640"/>
          <w:marRight w:val="0"/>
          <w:marTop w:val="0"/>
          <w:marBottom w:val="0"/>
          <w:divBdr>
            <w:top w:val="none" w:sz="0" w:space="0" w:color="auto"/>
            <w:left w:val="none" w:sz="0" w:space="0" w:color="auto"/>
            <w:bottom w:val="none" w:sz="0" w:space="0" w:color="auto"/>
            <w:right w:val="none" w:sz="0" w:space="0" w:color="auto"/>
          </w:divBdr>
        </w:div>
        <w:div w:id="14425191">
          <w:marLeft w:val="640"/>
          <w:marRight w:val="0"/>
          <w:marTop w:val="0"/>
          <w:marBottom w:val="0"/>
          <w:divBdr>
            <w:top w:val="none" w:sz="0" w:space="0" w:color="auto"/>
            <w:left w:val="none" w:sz="0" w:space="0" w:color="auto"/>
            <w:bottom w:val="none" w:sz="0" w:space="0" w:color="auto"/>
            <w:right w:val="none" w:sz="0" w:space="0" w:color="auto"/>
          </w:divBdr>
        </w:div>
        <w:div w:id="273027924">
          <w:marLeft w:val="640"/>
          <w:marRight w:val="0"/>
          <w:marTop w:val="0"/>
          <w:marBottom w:val="0"/>
          <w:divBdr>
            <w:top w:val="none" w:sz="0" w:space="0" w:color="auto"/>
            <w:left w:val="none" w:sz="0" w:space="0" w:color="auto"/>
            <w:bottom w:val="none" w:sz="0" w:space="0" w:color="auto"/>
            <w:right w:val="none" w:sz="0" w:space="0" w:color="auto"/>
          </w:divBdr>
        </w:div>
        <w:div w:id="2064330879">
          <w:marLeft w:val="640"/>
          <w:marRight w:val="0"/>
          <w:marTop w:val="0"/>
          <w:marBottom w:val="0"/>
          <w:divBdr>
            <w:top w:val="none" w:sz="0" w:space="0" w:color="auto"/>
            <w:left w:val="none" w:sz="0" w:space="0" w:color="auto"/>
            <w:bottom w:val="none" w:sz="0" w:space="0" w:color="auto"/>
            <w:right w:val="none" w:sz="0" w:space="0" w:color="auto"/>
          </w:divBdr>
        </w:div>
        <w:div w:id="374504582">
          <w:marLeft w:val="640"/>
          <w:marRight w:val="0"/>
          <w:marTop w:val="0"/>
          <w:marBottom w:val="0"/>
          <w:divBdr>
            <w:top w:val="none" w:sz="0" w:space="0" w:color="auto"/>
            <w:left w:val="none" w:sz="0" w:space="0" w:color="auto"/>
            <w:bottom w:val="none" w:sz="0" w:space="0" w:color="auto"/>
            <w:right w:val="none" w:sz="0" w:space="0" w:color="auto"/>
          </w:divBdr>
        </w:div>
        <w:div w:id="839471298">
          <w:marLeft w:val="640"/>
          <w:marRight w:val="0"/>
          <w:marTop w:val="0"/>
          <w:marBottom w:val="0"/>
          <w:divBdr>
            <w:top w:val="none" w:sz="0" w:space="0" w:color="auto"/>
            <w:left w:val="none" w:sz="0" w:space="0" w:color="auto"/>
            <w:bottom w:val="none" w:sz="0" w:space="0" w:color="auto"/>
            <w:right w:val="none" w:sz="0" w:space="0" w:color="auto"/>
          </w:divBdr>
        </w:div>
        <w:div w:id="759059281">
          <w:marLeft w:val="640"/>
          <w:marRight w:val="0"/>
          <w:marTop w:val="0"/>
          <w:marBottom w:val="0"/>
          <w:divBdr>
            <w:top w:val="none" w:sz="0" w:space="0" w:color="auto"/>
            <w:left w:val="none" w:sz="0" w:space="0" w:color="auto"/>
            <w:bottom w:val="none" w:sz="0" w:space="0" w:color="auto"/>
            <w:right w:val="none" w:sz="0" w:space="0" w:color="auto"/>
          </w:divBdr>
        </w:div>
        <w:div w:id="1990787697">
          <w:marLeft w:val="640"/>
          <w:marRight w:val="0"/>
          <w:marTop w:val="0"/>
          <w:marBottom w:val="0"/>
          <w:divBdr>
            <w:top w:val="none" w:sz="0" w:space="0" w:color="auto"/>
            <w:left w:val="none" w:sz="0" w:space="0" w:color="auto"/>
            <w:bottom w:val="none" w:sz="0" w:space="0" w:color="auto"/>
            <w:right w:val="none" w:sz="0" w:space="0" w:color="auto"/>
          </w:divBdr>
        </w:div>
        <w:div w:id="1128082290">
          <w:marLeft w:val="640"/>
          <w:marRight w:val="0"/>
          <w:marTop w:val="0"/>
          <w:marBottom w:val="0"/>
          <w:divBdr>
            <w:top w:val="none" w:sz="0" w:space="0" w:color="auto"/>
            <w:left w:val="none" w:sz="0" w:space="0" w:color="auto"/>
            <w:bottom w:val="none" w:sz="0" w:space="0" w:color="auto"/>
            <w:right w:val="none" w:sz="0" w:space="0" w:color="auto"/>
          </w:divBdr>
        </w:div>
        <w:div w:id="1333337874">
          <w:marLeft w:val="640"/>
          <w:marRight w:val="0"/>
          <w:marTop w:val="0"/>
          <w:marBottom w:val="0"/>
          <w:divBdr>
            <w:top w:val="none" w:sz="0" w:space="0" w:color="auto"/>
            <w:left w:val="none" w:sz="0" w:space="0" w:color="auto"/>
            <w:bottom w:val="none" w:sz="0" w:space="0" w:color="auto"/>
            <w:right w:val="none" w:sz="0" w:space="0" w:color="auto"/>
          </w:divBdr>
        </w:div>
        <w:div w:id="2081827447">
          <w:marLeft w:val="640"/>
          <w:marRight w:val="0"/>
          <w:marTop w:val="0"/>
          <w:marBottom w:val="0"/>
          <w:divBdr>
            <w:top w:val="none" w:sz="0" w:space="0" w:color="auto"/>
            <w:left w:val="none" w:sz="0" w:space="0" w:color="auto"/>
            <w:bottom w:val="none" w:sz="0" w:space="0" w:color="auto"/>
            <w:right w:val="none" w:sz="0" w:space="0" w:color="auto"/>
          </w:divBdr>
        </w:div>
        <w:div w:id="1385905300">
          <w:marLeft w:val="640"/>
          <w:marRight w:val="0"/>
          <w:marTop w:val="0"/>
          <w:marBottom w:val="0"/>
          <w:divBdr>
            <w:top w:val="none" w:sz="0" w:space="0" w:color="auto"/>
            <w:left w:val="none" w:sz="0" w:space="0" w:color="auto"/>
            <w:bottom w:val="none" w:sz="0" w:space="0" w:color="auto"/>
            <w:right w:val="none" w:sz="0" w:space="0" w:color="auto"/>
          </w:divBdr>
        </w:div>
        <w:div w:id="1986624307">
          <w:marLeft w:val="640"/>
          <w:marRight w:val="0"/>
          <w:marTop w:val="0"/>
          <w:marBottom w:val="0"/>
          <w:divBdr>
            <w:top w:val="none" w:sz="0" w:space="0" w:color="auto"/>
            <w:left w:val="none" w:sz="0" w:space="0" w:color="auto"/>
            <w:bottom w:val="none" w:sz="0" w:space="0" w:color="auto"/>
            <w:right w:val="none" w:sz="0" w:space="0" w:color="auto"/>
          </w:divBdr>
        </w:div>
        <w:div w:id="1595891718">
          <w:marLeft w:val="640"/>
          <w:marRight w:val="0"/>
          <w:marTop w:val="0"/>
          <w:marBottom w:val="0"/>
          <w:divBdr>
            <w:top w:val="none" w:sz="0" w:space="0" w:color="auto"/>
            <w:left w:val="none" w:sz="0" w:space="0" w:color="auto"/>
            <w:bottom w:val="none" w:sz="0" w:space="0" w:color="auto"/>
            <w:right w:val="none" w:sz="0" w:space="0" w:color="auto"/>
          </w:divBdr>
        </w:div>
        <w:div w:id="354423001">
          <w:marLeft w:val="640"/>
          <w:marRight w:val="0"/>
          <w:marTop w:val="0"/>
          <w:marBottom w:val="0"/>
          <w:divBdr>
            <w:top w:val="none" w:sz="0" w:space="0" w:color="auto"/>
            <w:left w:val="none" w:sz="0" w:space="0" w:color="auto"/>
            <w:bottom w:val="none" w:sz="0" w:space="0" w:color="auto"/>
            <w:right w:val="none" w:sz="0" w:space="0" w:color="auto"/>
          </w:divBdr>
        </w:div>
        <w:div w:id="1258832453">
          <w:marLeft w:val="640"/>
          <w:marRight w:val="0"/>
          <w:marTop w:val="0"/>
          <w:marBottom w:val="0"/>
          <w:divBdr>
            <w:top w:val="none" w:sz="0" w:space="0" w:color="auto"/>
            <w:left w:val="none" w:sz="0" w:space="0" w:color="auto"/>
            <w:bottom w:val="none" w:sz="0" w:space="0" w:color="auto"/>
            <w:right w:val="none" w:sz="0" w:space="0" w:color="auto"/>
          </w:divBdr>
        </w:div>
        <w:div w:id="2123373512">
          <w:marLeft w:val="640"/>
          <w:marRight w:val="0"/>
          <w:marTop w:val="0"/>
          <w:marBottom w:val="0"/>
          <w:divBdr>
            <w:top w:val="none" w:sz="0" w:space="0" w:color="auto"/>
            <w:left w:val="none" w:sz="0" w:space="0" w:color="auto"/>
            <w:bottom w:val="none" w:sz="0" w:space="0" w:color="auto"/>
            <w:right w:val="none" w:sz="0" w:space="0" w:color="auto"/>
          </w:divBdr>
        </w:div>
        <w:div w:id="558328024">
          <w:marLeft w:val="640"/>
          <w:marRight w:val="0"/>
          <w:marTop w:val="0"/>
          <w:marBottom w:val="0"/>
          <w:divBdr>
            <w:top w:val="none" w:sz="0" w:space="0" w:color="auto"/>
            <w:left w:val="none" w:sz="0" w:space="0" w:color="auto"/>
            <w:bottom w:val="none" w:sz="0" w:space="0" w:color="auto"/>
            <w:right w:val="none" w:sz="0" w:space="0" w:color="auto"/>
          </w:divBdr>
        </w:div>
        <w:div w:id="2030569099">
          <w:marLeft w:val="640"/>
          <w:marRight w:val="0"/>
          <w:marTop w:val="0"/>
          <w:marBottom w:val="0"/>
          <w:divBdr>
            <w:top w:val="none" w:sz="0" w:space="0" w:color="auto"/>
            <w:left w:val="none" w:sz="0" w:space="0" w:color="auto"/>
            <w:bottom w:val="none" w:sz="0" w:space="0" w:color="auto"/>
            <w:right w:val="none" w:sz="0" w:space="0" w:color="auto"/>
          </w:divBdr>
        </w:div>
        <w:div w:id="1571619109">
          <w:marLeft w:val="640"/>
          <w:marRight w:val="0"/>
          <w:marTop w:val="0"/>
          <w:marBottom w:val="0"/>
          <w:divBdr>
            <w:top w:val="none" w:sz="0" w:space="0" w:color="auto"/>
            <w:left w:val="none" w:sz="0" w:space="0" w:color="auto"/>
            <w:bottom w:val="none" w:sz="0" w:space="0" w:color="auto"/>
            <w:right w:val="none" w:sz="0" w:space="0" w:color="auto"/>
          </w:divBdr>
        </w:div>
        <w:div w:id="774402654">
          <w:marLeft w:val="640"/>
          <w:marRight w:val="0"/>
          <w:marTop w:val="0"/>
          <w:marBottom w:val="0"/>
          <w:divBdr>
            <w:top w:val="none" w:sz="0" w:space="0" w:color="auto"/>
            <w:left w:val="none" w:sz="0" w:space="0" w:color="auto"/>
            <w:bottom w:val="none" w:sz="0" w:space="0" w:color="auto"/>
            <w:right w:val="none" w:sz="0" w:space="0" w:color="auto"/>
          </w:divBdr>
        </w:div>
        <w:div w:id="695430094">
          <w:marLeft w:val="640"/>
          <w:marRight w:val="0"/>
          <w:marTop w:val="0"/>
          <w:marBottom w:val="0"/>
          <w:divBdr>
            <w:top w:val="none" w:sz="0" w:space="0" w:color="auto"/>
            <w:left w:val="none" w:sz="0" w:space="0" w:color="auto"/>
            <w:bottom w:val="none" w:sz="0" w:space="0" w:color="auto"/>
            <w:right w:val="none" w:sz="0" w:space="0" w:color="auto"/>
          </w:divBdr>
        </w:div>
        <w:div w:id="40442755">
          <w:marLeft w:val="640"/>
          <w:marRight w:val="0"/>
          <w:marTop w:val="0"/>
          <w:marBottom w:val="0"/>
          <w:divBdr>
            <w:top w:val="none" w:sz="0" w:space="0" w:color="auto"/>
            <w:left w:val="none" w:sz="0" w:space="0" w:color="auto"/>
            <w:bottom w:val="none" w:sz="0" w:space="0" w:color="auto"/>
            <w:right w:val="none" w:sz="0" w:space="0" w:color="auto"/>
          </w:divBdr>
        </w:div>
        <w:div w:id="646713838">
          <w:marLeft w:val="640"/>
          <w:marRight w:val="0"/>
          <w:marTop w:val="0"/>
          <w:marBottom w:val="0"/>
          <w:divBdr>
            <w:top w:val="none" w:sz="0" w:space="0" w:color="auto"/>
            <w:left w:val="none" w:sz="0" w:space="0" w:color="auto"/>
            <w:bottom w:val="none" w:sz="0" w:space="0" w:color="auto"/>
            <w:right w:val="none" w:sz="0" w:space="0" w:color="auto"/>
          </w:divBdr>
        </w:div>
        <w:div w:id="66153463">
          <w:marLeft w:val="640"/>
          <w:marRight w:val="0"/>
          <w:marTop w:val="0"/>
          <w:marBottom w:val="0"/>
          <w:divBdr>
            <w:top w:val="none" w:sz="0" w:space="0" w:color="auto"/>
            <w:left w:val="none" w:sz="0" w:space="0" w:color="auto"/>
            <w:bottom w:val="none" w:sz="0" w:space="0" w:color="auto"/>
            <w:right w:val="none" w:sz="0" w:space="0" w:color="auto"/>
          </w:divBdr>
        </w:div>
        <w:div w:id="212928521">
          <w:marLeft w:val="640"/>
          <w:marRight w:val="0"/>
          <w:marTop w:val="0"/>
          <w:marBottom w:val="0"/>
          <w:divBdr>
            <w:top w:val="none" w:sz="0" w:space="0" w:color="auto"/>
            <w:left w:val="none" w:sz="0" w:space="0" w:color="auto"/>
            <w:bottom w:val="none" w:sz="0" w:space="0" w:color="auto"/>
            <w:right w:val="none" w:sz="0" w:space="0" w:color="auto"/>
          </w:divBdr>
        </w:div>
      </w:divsChild>
    </w:div>
    <w:div w:id="1845127619">
      <w:bodyDiv w:val="1"/>
      <w:marLeft w:val="0"/>
      <w:marRight w:val="0"/>
      <w:marTop w:val="0"/>
      <w:marBottom w:val="0"/>
      <w:divBdr>
        <w:top w:val="none" w:sz="0" w:space="0" w:color="auto"/>
        <w:left w:val="none" w:sz="0" w:space="0" w:color="auto"/>
        <w:bottom w:val="none" w:sz="0" w:space="0" w:color="auto"/>
        <w:right w:val="none" w:sz="0" w:space="0" w:color="auto"/>
      </w:divBdr>
      <w:divsChild>
        <w:div w:id="1705984462">
          <w:marLeft w:val="640"/>
          <w:marRight w:val="0"/>
          <w:marTop w:val="0"/>
          <w:marBottom w:val="0"/>
          <w:divBdr>
            <w:top w:val="none" w:sz="0" w:space="0" w:color="auto"/>
            <w:left w:val="none" w:sz="0" w:space="0" w:color="auto"/>
            <w:bottom w:val="none" w:sz="0" w:space="0" w:color="auto"/>
            <w:right w:val="none" w:sz="0" w:space="0" w:color="auto"/>
          </w:divBdr>
        </w:div>
        <w:div w:id="1825117942">
          <w:marLeft w:val="640"/>
          <w:marRight w:val="0"/>
          <w:marTop w:val="0"/>
          <w:marBottom w:val="0"/>
          <w:divBdr>
            <w:top w:val="none" w:sz="0" w:space="0" w:color="auto"/>
            <w:left w:val="none" w:sz="0" w:space="0" w:color="auto"/>
            <w:bottom w:val="none" w:sz="0" w:space="0" w:color="auto"/>
            <w:right w:val="none" w:sz="0" w:space="0" w:color="auto"/>
          </w:divBdr>
        </w:div>
        <w:div w:id="1066414098">
          <w:marLeft w:val="640"/>
          <w:marRight w:val="0"/>
          <w:marTop w:val="0"/>
          <w:marBottom w:val="0"/>
          <w:divBdr>
            <w:top w:val="none" w:sz="0" w:space="0" w:color="auto"/>
            <w:left w:val="none" w:sz="0" w:space="0" w:color="auto"/>
            <w:bottom w:val="none" w:sz="0" w:space="0" w:color="auto"/>
            <w:right w:val="none" w:sz="0" w:space="0" w:color="auto"/>
          </w:divBdr>
        </w:div>
        <w:div w:id="1260405865">
          <w:marLeft w:val="640"/>
          <w:marRight w:val="0"/>
          <w:marTop w:val="0"/>
          <w:marBottom w:val="0"/>
          <w:divBdr>
            <w:top w:val="none" w:sz="0" w:space="0" w:color="auto"/>
            <w:left w:val="none" w:sz="0" w:space="0" w:color="auto"/>
            <w:bottom w:val="none" w:sz="0" w:space="0" w:color="auto"/>
            <w:right w:val="none" w:sz="0" w:space="0" w:color="auto"/>
          </w:divBdr>
        </w:div>
        <w:div w:id="1241211750">
          <w:marLeft w:val="640"/>
          <w:marRight w:val="0"/>
          <w:marTop w:val="0"/>
          <w:marBottom w:val="0"/>
          <w:divBdr>
            <w:top w:val="none" w:sz="0" w:space="0" w:color="auto"/>
            <w:left w:val="none" w:sz="0" w:space="0" w:color="auto"/>
            <w:bottom w:val="none" w:sz="0" w:space="0" w:color="auto"/>
            <w:right w:val="none" w:sz="0" w:space="0" w:color="auto"/>
          </w:divBdr>
        </w:div>
        <w:div w:id="835808864">
          <w:marLeft w:val="640"/>
          <w:marRight w:val="0"/>
          <w:marTop w:val="0"/>
          <w:marBottom w:val="0"/>
          <w:divBdr>
            <w:top w:val="none" w:sz="0" w:space="0" w:color="auto"/>
            <w:left w:val="none" w:sz="0" w:space="0" w:color="auto"/>
            <w:bottom w:val="none" w:sz="0" w:space="0" w:color="auto"/>
            <w:right w:val="none" w:sz="0" w:space="0" w:color="auto"/>
          </w:divBdr>
        </w:div>
        <w:div w:id="82844051">
          <w:marLeft w:val="640"/>
          <w:marRight w:val="0"/>
          <w:marTop w:val="0"/>
          <w:marBottom w:val="0"/>
          <w:divBdr>
            <w:top w:val="none" w:sz="0" w:space="0" w:color="auto"/>
            <w:left w:val="none" w:sz="0" w:space="0" w:color="auto"/>
            <w:bottom w:val="none" w:sz="0" w:space="0" w:color="auto"/>
            <w:right w:val="none" w:sz="0" w:space="0" w:color="auto"/>
          </w:divBdr>
        </w:div>
        <w:div w:id="471408482">
          <w:marLeft w:val="640"/>
          <w:marRight w:val="0"/>
          <w:marTop w:val="0"/>
          <w:marBottom w:val="0"/>
          <w:divBdr>
            <w:top w:val="none" w:sz="0" w:space="0" w:color="auto"/>
            <w:left w:val="none" w:sz="0" w:space="0" w:color="auto"/>
            <w:bottom w:val="none" w:sz="0" w:space="0" w:color="auto"/>
            <w:right w:val="none" w:sz="0" w:space="0" w:color="auto"/>
          </w:divBdr>
        </w:div>
        <w:div w:id="1386031397">
          <w:marLeft w:val="640"/>
          <w:marRight w:val="0"/>
          <w:marTop w:val="0"/>
          <w:marBottom w:val="0"/>
          <w:divBdr>
            <w:top w:val="none" w:sz="0" w:space="0" w:color="auto"/>
            <w:left w:val="none" w:sz="0" w:space="0" w:color="auto"/>
            <w:bottom w:val="none" w:sz="0" w:space="0" w:color="auto"/>
            <w:right w:val="none" w:sz="0" w:space="0" w:color="auto"/>
          </w:divBdr>
        </w:div>
        <w:div w:id="611664944">
          <w:marLeft w:val="640"/>
          <w:marRight w:val="0"/>
          <w:marTop w:val="0"/>
          <w:marBottom w:val="0"/>
          <w:divBdr>
            <w:top w:val="none" w:sz="0" w:space="0" w:color="auto"/>
            <w:left w:val="none" w:sz="0" w:space="0" w:color="auto"/>
            <w:bottom w:val="none" w:sz="0" w:space="0" w:color="auto"/>
            <w:right w:val="none" w:sz="0" w:space="0" w:color="auto"/>
          </w:divBdr>
        </w:div>
        <w:div w:id="1463228032">
          <w:marLeft w:val="640"/>
          <w:marRight w:val="0"/>
          <w:marTop w:val="0"/>
          <w:marBottom w:val="0"/>
          <w:divBdr>
            <w:top w:val="none" w:sz="0" w:space="0" w:color="auto"/>
            <w:left w:val="none" w:sz="0" w:space="0" w:color="auto"/>
            <w:bottom w:val="none" w:sz="0" w:space="0" w:color="auto"/>
            <w:right w:val="none" w:sz="0" w:space="0" w:color="auto"/>
          </w:divBdr>
        </w:div>
        <w:div w:id="210505411">
          <w:marLeft w:val="640"/>
          <w:marRight w:val="0"/>
          <w:marTop w:val="0"/>
          <w:marBottom w:val="0"/>
          <w:divBdr>
            <w:top w:val="none" w:sz="0" w:space="0" w:color="auto"/>
            <w:left w:val="none" w:sz="0" w:space="0" w:color="auto"/>
            <w:bottom w:val="none" w:sz="0" w:space="0" w:color="auto"/>
            <w:right w:val="none" w:sz="0" w:space="0" w:color="auto"/>
          </w:divBdr>
        </w:div>
        <w:div w:id="30958184">
          <w:marLeft w:val="640"/>
          <w:marRight w:val="0"/>
          <w:marTop w:val="0"/>
          <w:marBottom w:val="0"/>
          <w:divBdr>
            <w:top w:val="none" w:sz="0" w:space="0" w:color="auto"/>
            <w:left w:val="none" w:sz="0" w:space="0" w:color="auto"/>
            <w:bottom w:val="none" w:sz="0" w:space="0" w:color="auto"/>
            <w:right w:val="none" w:sz="0" w:space="0" w:color="auto"/>
          </w:divBdr>
        </w:div>
        <w:div w:id="1270162689">
          <w:marLeft w:val="640"/>
          <w:marRight w:val="0"/>
          <w:marTop w:val="0"/>
          <w:marBottom w:val="0"/>
          <w:divBdr>
            <w:top w:val="none" w:sz="0" w:space="0" w:color="auto"/>
            <w:left w:val="none" w:sz="0" w:space="0" w:color="auto"/>
            <w:bottom w:val="none" w:sz="0" w:space="0" w:color="auto"/>
            <w:right w:val="none" w:sz="0" w:space="0" w:color="auto"/>
          </w:divBdr>
        </w:div>
        <w:div w:id="2051571250">
          <w:marLeft w:val="640"/>
          <w:marRight w:val="0"/>
          <w:marTop w:val="0"/>
          <w:marBottom w:val="0"/>
          <w:divBdr>
            <w:top w:val="none" w:sz="0" w:space="0" w:color="auto"/>
            <w:left w:val="none" w:sz="0" w:space="0" w:color="auto"/>
            <w:bottom w:val="none" w:sz="0" w:space="0" w:color="auto"/>
            <w:right w:val="none" w:sz="0" w:space="0" w:color="auto"/>
          </w:divBdr>
        </w:div>
        <w:div w:id="345595658">
          <w:marLeft w:val="640"/>
          <w:marRight w:val="0"/>
          <w:marTop w:val="0"/>
          <w:marBottom w:val="0"/>
          <w:divBdr>
            <w:top w:val="none" w:sz="0" w:space="0" w:color="auto"/>
            <w:left w:val="none" w:sz="0" w:space="0" w:color="auto"/>
            <w:bottom w:val="none" w:sz="0" w:space="0" w:color="auto"/>
            <w:right w:val="none" w:sz="0" w:space="0" w:color="auto"/>
          </w:divBdr>
        </w:div>
        <w:div w:id="1319503015">
          <w:marLeft w:val="640"/>
          <w:marRight w:val="0"/>
          <w:marTop w:val="0"/>
          <w:marBottom w:val="0"/>
          <w:divBdr>
            <w:top w:val="none" w:sz="0" w:space="0" w:color="auto"/>
            <w:left w:val="none" w:sz="0" w:space="0" w:color="auto"/>
            <w:bottom w:val="none" w:sz="0" w:space="0" w:color="auto"/>
            <w:right w:val="none" w:sz="0" w:space="0" w:color="auto"/>
          </w:divBdr>
        </w:div>
        <w:div w:id="959385537">
          <w:marLeft w:val="640"/>
          <w:marRight w:val="0"/>
          <w:marTop w:val="0"/>
          <w:marBottom w:val="0"/>
          <w:divBdr>
            <w:top w:val="none" w:sz="0" w:space="0" w:color="auto"/>
            <w:left w:val="none" w:sz="0" w:space="0" w:color="auto"/>
            <w:bottom w:val="none" w:sz="0" w:space="0" w:color="auto"/>
            <w:right w:val="none" w:sz="0" w:space="0" w:color="auto"/>
          </w:divBdr>
        </w:div>
        <w:div w:id="1269965680">
          <w:marLeft w:val="640"/>
          <w:marRight w:val="0"/>
          <w:marTop w:val="0"/>
          <w:marBottom w:val="0"/>
          <w:divBdr>
            <w:top w:val="none" w:sz="0" w:space="0" w:color="auto"/>
            <w:left w:val="none" w:sz="0" w:space="0" w:color="auto"/>
            <w:bottom w:val="none" w:sz="0" w:space="0" w:color="auto"/>
            <w:right w:val="none" w:sz="0" w:space="0" w:color="auto"/>
          </w:divBdr>
        </w:div>
        <w:div w:id="1172257678">
          <w:marLeft w:val="640"/>
          <w:marRight w:val="0"/>
          <w:marTop w:val="0"/>
          <w:marBottom w:val="0"/>
          <w:divBdr>
            <w:top w:val="none" w:sz="0" w:space="0" w:color="auto"/>
            <w:left w:val="none" w:sz="0" w:space="0" w:color="auto"/>
            <w:bottom w:val="none" w:sz="0" w:space="0" w:color="auto"/>
            <w:right w:val="none" w:sz="0" w:space="0" w:color="auto"/>
          </w:divBdr>
        </w:div>
        <w:div w:id="2081248713">
          <w:marLeft w:val="640"/>
          <w:marRight w:val="0"/>
          <w:marTop w:val="0"/>
          <w:marBottom w:val="0"/>
          <w:divBdr>
            <w:top w:val="none" w:sz="0" w:space="0" w:color="auto"/>
            <w:left w:val="none" w:sz="0" w:space="0" w:color="auto"/>
            <w:bottom w:val="none" w:sz="0" w:space="0" w:color="auto"/>
            <w:right w:val="none" w:sz="0" w:space="0" w:color="auto"/>
          </w:divBdr>
        </w:div>
        <w:div w:id="257954411">
          <w:marLeft w:val="640"/>
          <w:marRight w:val="0"/>
          <w:marTop w:val="0"/>
          <w:marBottom w:val="0"/>
          <w:divBdr>
            <w:top w:val="none" w:sz="0" w:space="0" w:color="auto"/>
            <w:left w:val="none" w:sz="0" w:space="0" w:color="auto"/>
            <w:bottom w:val="none" w:sz="0" w:space="0" w:color="auto"/>
            <w:right w:val="none" w:sz="0" w:space="0" w:color="auto"/>
          </w:divBdr>
        </w:div>
        <w:div w:id="1895119255">
          <w:marLeft w:val="640"/>
          <w:marRight w:val="0"/>
          <w:marTop w:val="0"/>
          <w:marBottom w:val="0"/>
          <w:divBdr>
            <w:top w:val="none" w:sz="0" w:space="0" w:color="auto"/>
            <w:left w:val="none" w:sz="0" w:space="0" w:color="auto"/>
            <w:bottom w:val="none" w:sz="0" w:space="0" w:color="auto"/>
            <w:right w:val="none" w:sz="0" w:space="0" w:color="auto"/>
          </w:divBdr>
        </w:div>
        <w:div w:id="1731882163">
          <w:marLeft w:val="640"/>
          <w:marRight w:val="0"/>
          <w:marTop w:val="0"/>
          <w:marBottom w:val="0"/>
          <w:divBdr>
            <w:top w:val="none" w:sz="0" w:space="0" w:color="auto"/>
            <w:left w:val="none" w:sz="0" w:space="0" w:color="auto"/>
            <w:bottom w:val="none" w:sz="0" w:space="0" w:color="auto"/>
            <w:right w:val="none" w:sz="0" w:space="0" w:color="auto"/>
          </w:divBdr>
        </w:div>
        <w:div w:id="147401682">
          <w:marLeft w:val="640"/>
          <w:marRight w:val="0"/>
          <w:marTop w:val="0"/>
          <w:marBottom w:val="0"/>
          <w:divBdr>
            <w:top w:val="none" w:sz="0" w:space="0" w:color="auto"/>
            <w:left w:val="none" w:sz="0" w:space="0" w:color="auto"/>
            <w:bottom w:val="none" w:sz="0" w:space="0" w:color="auto"/>
            <w:right w:val="none" w:sz="0" w:space="0" w:color="auto"/>
          </w:divBdr>
        </w:div>
        <w:div w:id="560136388">
          <w:marLeft w:val="640"/>
          <w:marRight w:val="0"/>
          <w:marTop w:val="0"/>
          <w:marBottom w:val="0"/>
          <w:divBdr>
            <w:top w:val="none" w:sz="0" w:space="0" w:color="auto"/>
            <w:left w:val="none" w:sz="0" w:space="0" w:color="auto"/>
            <w:bottom w:val="none" w:sz="0" w:space="0" w:color="auto"/>
            <w:right w:val="none" w:sz="0" w:space="0" w:color="auto"/>
          </w:divBdr>
        </w:div>
        <w:div w:id="1344434523">
          <w:marLeft w:val="640"/>
          <w:marRight w:val="0"/>
          <w:marTop w:val="0"/>
          <w:marBottom w:val="0"/>
          <w:divBdr>
            <w:top w:val="none" w:sz="0" w:space="0" w:color="auto"/>
            <w:left w:val="none" w:sz="0" w:space="0" w:color="auto"/>
            <w:bottom w:val="none" w:sz="0" w:space="0" w:color="auto"/>
            <w:right w:val="none" w:sz="0" w:space="0" w:color="auto"/>
          </w:divBdr>
        </w:div>
        <w:div w:id="1973054541">
          <w:marLeft w:val="640"/>
          <w:marRight w:val="0"/>
          <w:marTop w:val="0"/>
          <w:marBottom w:val="0"/>
          <w:divBdr>
            <w:top w:val="none" w:sz="0" w:space="0" w:color="auto"/>
            <w:left w:val="none" w:sz="0" w:space="0" w:color="auto"/>
            <w:bottom w:val="none" w:sz="0" w:space="0" w:color="auto"/>
            <w:right w:val="none" w:sz="0" w:space="0" w:color="auto"/>
          </w:divBdr>
        </w:div>
        <w:div w:id="1583488332">
          <w:marLeft w:val="640"/>
          <w:marRight w:val="0"/>
          <w:marTop w:val="0"/>
          <w:marBottom w:val="0"/>
          <w:divBdr>
            <w:top w:val="none" w:sz="0" w:space="0" w:color="auto"/>
            <w:left w:val="none" w:sz="0" w:space="0" w:color="auto"/>
            <w:bottom w:val="none" w:sz="0" w:space="0" w:color="auto"/>
            <w:right w:val="none" w:sz="0" w:space="0" w:color="auto"/>
          </w:divBdr>
        </w:div>
        <w:div w:id="1368483905">
          <w:marLeft w:val="640"/>
          <w:marRight w:val="0"/>
          <w:marTop w:val="0"/>
          <w:marBottom w:val="0"/>
          <w:divBdr>
            <w:top w:val="none" w:sz="0" w:space="0" w:color="auto"/>
            <w:left w:val="none" w:sz="0" w:space="0" w:color="auto"/>
            <w:bottom w:val="none" w:sz="0" w:space="0" w:color="auto"/>
            <w:right w:val="none" w:sz="0" w:space="0" w:color="auto"/>
          </w:divBdr>
        </w:div>
        <w:div w:id="1046641802">
          <w:marLeft w:val="640"/>
          <w:marRight w:val="0"/>
          <w:marTop w:val="0"/>
          <w:marBottom w:val="0"/>
          <w:divBdr>
            <w:top w:val="none" w:sz="0" w:space="0" w:color="auto"/>
            <w:left w:val="none" w:sz="0" w:space="0" w:color="auto"/>
            <w:bottom w:val="none" w:sz="0" w:space="0" w:color="auto"/>
            <w:right w:val="none" w:sz="0" w:space="0" w:color="auto"/>
          </w:divBdr>
        </w:div>
        <w:div w:id="1152065595">
          <w:marLeft w:val="640"/>
          <w:marRight w:val="0"/>
          <w:marTop w:val="0"/>
          <w:marBottom w:val="0"/>
          <w:divBdr>
            <w:top w:val="none" w:sz="0" w:space="0" w:color="auto"/>
            <w:left w:val="none" w:sz="0" w:space="0" w:color="auto"/>
            <w:bottom w:val="none" w:sz="0" w:space="0" w:color="auto"/>
            <w:right w:val="none" w:sz="0" w:space="0" w:color="auto"/>
          </w:divBdr>
        </w:div>
        <w:div w:id="1828394585">
          <w:marLeft w:val="640"/>
          <w:marRight w:val="0"/>
          <w:marTop w:val="0"/>
          <w:marBottom w:val="0"/>
          <w:divBdr>
            <w:top w:val="none" w:sz="0" w:space="0" w:color="auto"/>
            <w:left w:val="none" w:sz="0" w:space="0" w:color="auto"/>
            <w:bottom w:val="none" w:sz="0" w:space="0" w:color="auto"/>
            <w:right w:val="none" w:sz="0" w:space="0" w:color="auto"/>
          </w:divBdr>
        </w:div>
        <w:div w:id="2123838605">
          <w:marLeft w:val="640"/>
          <w:marRight w:val="0"/>
          <w:marTop w:val="0"/>
          <w:marBottom w:val="0"/>
          <w:divBdr>
            <w:top w:val="none" w:sz="0" w:space="0" w:color="auto"/>
            <w:left w:val="none" w:sz="0" w:space="0" w:color="auto"/>
            <w:bottom w:val="none" w:sz="0" w:space="0" w:color="auto"/>
            <w:right w:val="none" w:sz="0" w:space="0" w:color="auto"/>
          </w:divBdr>
        </w:div>
        <w:div w:id="1000430449">
          <w:marLeft w:val="640"/>
          <w:marRight w:val="0"/>
          <w:marTop w:val="0"/>
          <w:marBottom w:val="0"/>
          <w:divBdr>
            <w:top w:val="none" w:sz="0" w:space="0" w:color="auto"/>
            <w:left w:val="none" w:sz="0" w:space="0" w:color="auto"/>
            <w:bottom w:val="none" w:sz="0" w:space="0" w:color="auto"/>
            <w:right w:val="none" w:sz="0" w:space="0" w:color="auto"/>
          </w:divBdr>
        </w:div>
        <w:div w:id="892236359">
          <w:marLeft w:val="640"/>
          <w:marRight w:val="0"/>
          <w:marTop w:val="0"/>
          <w:marBottom w:val="0"/>
          <w:divBdr>
            <w:top w:val="none" w:sz="0" w:space="0" w:color="auto"/>
            <w:left w:val="none" w:sz="0" w:space="0" w:color="auto"/>
            <w:bottom w:val="none" w:sz="0" w:space="0" w:color="auto"/>
            <w:right w:val="none" w:sz="0" w:space="0" w:color="auto"/>
          </w:divBdr>
        </w:div>
        <w:div w:id="139733229">
          <w:marLeft w:val="640"/>
          <w:marRight w:val="0"/>
          <w:marTop w:val="0"/>
          <w:marBottom w:val="0"/>
          <w:divBdr>
            <w:top w:val="none" w:sz="0" w:space="0" w:color="auto"/>
            <w:left w:val="none" w:sz="0" w:space="0" w:color="auto"/>
            <w:bottom w:val="none" w:sz="0" w:space="0" w:color="auto"/>
            <w:right w:val="none" w:sz="0" w:space="0" w:color="auto"/>
          </w:divBdr>
        </w:div>
        <w:div w:id="1158038269">
          <w:marLeft w:val="640"/>
          <w:marRight w:val="0"/>
          <w:marTop w:val="0"/>
          <w:marBottom w:val="0"/>
          <w:divBdr>
            <w:top w:val="none" w:sz="0" w:space="0" w:color="auto"/>
            <w:left w:val="none" w:sz="0" w:space="0" w:color="auto"/>
            <w:bottom w:val="none" w:sz="0" w:space="0" w:color="auto"/>
            <w:right w:val="none" w:sz="0" w:space="0" w:color="auto"/>
          </w:divBdr>
        </w:div>
        <w:div w:id="1817643516">
          <w:marLeft w:val="640"/>
          <w:marRight w:val="0"/>
          <w:marTop w:val="0"/>
          <w:marBottom w:val="0"/>
          <w:divBdr>
            <w:top w:val="none" w:sz="0" w:space="0" w:color="auto"/>
            <w:left w:val="none" w:sz="0" w:space="0" w:color="auto"/>
            <w:bottom w:val="none" w:sz="0" w:space="0" w:color="auto"/>
            <w:right w:val="none" w:sz="0" w:space="0" w:color="auto"/>
          </w:divBdr>
        </w:div>
        <w:div w:id="992567341">
          <w:marLeft w:val="640"/>
          <w:marRight w:val="0"/>
          <w:marTop w:val="0"/>
          <w:marBottom w:val="0"/>
          <w:divBdr>
            <w:top w:val="none" w:sz="0" w:space="0" w:color="auto"/>
            <w:left w:val="none" w:sz="0" w:space="0" w:color="auto"/>
            <w:bottom w:val="none" w:sz="0" w:space="0" w:color="auto"/>
            <w:right w:val="none" w:sz="0" w:space="0" w:color="auto"/>
          </w:divBdr>
        </w:div>
        <w:div w:id="1725566093">
          <w:marLeft w:val="640"/>
          <w:marRight w:val="0"/>
          <w:marTop w:val="0"/>
          <w:marBottom w:val="0"/>
          <w:divBdr>
            <w:top w:val="none" w:sz="0" w:space="0" w:color="auto"/>
            <w:left w:val="none" w:sz="0" w:space="0" w:color="auto"/>
            <w:bottom w:val="none" w:sz="0" w:space="0" w:color="auto"/>
            <w:right w:val="none" w:sz="0" w:space="0" w:color="auto"/>
          </w:divBdr>
        </w:div>
        <w:div w:id="2097432996">
          <w:marLeft w:val="640"/>
          <w:marRight w:val="0"/>
          <w:marTop w:val="0"/>
          <w:marBottom w:val="0"/>
          <w:divBdr>
            <w:top w:val="none" w:sz="0" w:space="0" w:color="auto"/>
            <w:left w:val="none" w:sz="0" w:space="0" w:color="auto"/>
            <w:bottom w:val="none" w:sz="0" w:space="0" w:color="auto"/>
            <w:right w:val="none" w:sz="0" w:space="0" w:color="auto"/>
          </w:divBdr>
        </w:div>
        <w:div w:id="1651711672">
          <w:marLeft w:val="640"/>
          <w:marRight w:val="0"/>
          <w:marTop w:val="0"/>
          <w:marBottom w:val="0"/>
          <w:divBdr>
            <w:top w:val="none" w:sz="0" w:space="0" w:color="auto"/>
            <w:left w:val="none" w:sz="0" w:space="0" w:color="auto"/>
            <w:bottom w:val="none" w:sz="0" w:space="0" w:color="auto"/>
            <w:right w:val="none" w:sz="0" w:space="0" w:color="auto"/>
          </w:divBdr>
        </w:div>
        <w:div w:id="1533686522">
          <w:marLeft w:val="640"/>
          <w:marRight w:val="0"/>
          <w:marTop w:val="0"/>
          <w:marBottom w:val="0"/>
          <w:divBdr>
            <w:top w:val="none" w:sz="0" w:space="0" w:color="auto"/>
            <w:left w:val="none" w:sz="0" w:space="0" w:color="auto"/>
            <w:bottom w:val="none" w:sz="0" w:space="0" w:color="auto"/>
            <w:right w:val="none" w:sz="0" w:space="0" w:color="auto"/>
          </w:divBdr>
        </w:div>
        <w:div w:id="934291171">
          <w:marLeft w:val="640"/>
          <w:marRight w:val="0"/>
          <w:marTop w:val="0"/>
          <w:marBottom w:val="0"/>
          <w:divBdr>
            <w:top w:val="none" w:sz="0" w:space="0" w:color="auto"/>
            <w:left w:val="none" w:sz="0" w:space="0" w:color="auto"/>
            <w:bottom w:val="none" w:sz="0" w:space="0" w:color="auto"/>
            <w:right w:val="none" w:sz="0" w:space="0" w:color="auto"/>
          </w:divBdr>
        </w:div>
        <w:div w:id="425005767">
          <w:marLeft w:val="640"/>
          <w:marRight w:val="0"/>
          <w:marTop w:val="0"/>
          <w:marBottom w:val="0"/>
          <w:divBdr>
            <w:top w:val="none" w:sz="0" w:space="0" w:color="auto"/>
            <w:left w:val="none" w:sz="0" w:space="0" w:color="auto"/>
            <w:bottom w:val="none" w:sz="0" w:space="0" w:color="auto"/>
            <w:right w:val="none" w:sz="0" w:space="0" w:color="auto"/>
          </w:divBdr>
        </w:div>
        <w:div w:id="271059325">
          <w:marLeft w:val="640"/>
          <w:marRight w:val="0"/>
          <w:marTop w:val="0"/>
          <w:marBottom w:val="0"/>
          <w:divBdr>
            <w:top w:val="none" w:sz="0" w:space="0" w:color="auto"/>
            <w:left w:val="none" w:sz="0" w:space="0" w:color="auto"/>
            <w:bottom w:val="none" w:sz="0" w:space="0" w:color="auto"/>
            <w:right w:val="none" w:sz="0" w:space="0" w:color="auto"/>
          </w:divBdr>
        </w:div>
        <w:div w:id="353967517">
          <w:marLeft w:val="640"/>
          <w:marRight w:val="0"/>
          <w:marTop w:val="0"/>
          <w:marBottom w:val="0"/>
          <w:divBdr>
            <w:top w:val="none" w:sz="0" w:space="0" w:color="auto"/>
            <w:left w:val="none" w:sz="0" w:space="0" w:color="auto"/>
            <w:bottom w:val="none" w:sz="0" w:space="0" w:color="auto"/>
            <w:right w:val="none" w:sz="0" w:space="0" w:color="auto"/>
          </w:divBdr>
        </w:div>
        <w:div w:id="51739915">
          <w:marLeft w:val="640"/>
          <w:marRight w:val="0"/>
          <w:marTop w:val="0"/>
          <w:marBottom w:val="0"/>
          <w:divBdr>
            <w:top w:val="none" w:sz="0" w:space="0" w:color="auto"/>
            <w:left w:val="none" w:sz="0" w:space="0" w:color="auto"/>
            <w:bottom w:val="none" w:sz="0" w:space="0" w:color="auto"/>
            <w:right w:val="none" w:sz="0" w:space="0" w:color="auto"/>
          </w:divBdr>
        </w:div>
        <w:div w:id="1431008710">
          <w:marLeft w:val="640"/>
          <w:marRight w:val="0"/>
          <w:marTop w:val="0"/>
          <w:marBottom w:val="0"/>
          <w:divBdr>
            <w:top w:val="none" w:sz="0" w:space="0" w:color="auto"/>
            <w:left w:val="none" w:sz="0" w:space="0" w:color="auto"/>
            <w:bottom w:val="none" w:sz="0" w:space="0" w:color="auto"/>
            <w:right w:val="none" w:sz="0" w:space="0" w:color="auto"/>
          </w:divBdr>
        </w:div>
        <w:div w:id="1240942232">
          <w:marLeft w:val="640"/>
          <w:marRight w:val="0"/>
          <w:marTop w:val="0"/>
          <w:marBottom w:val="0"/>
          <w:divBdr>
            <w:top w:val="none" w:sz="0" w:space="0" w:color="auto"/>
            <w:left w:val="none" w:sz="0" w:space="0" w:color="auto"/>
            <w:bottom w:val="none" w:sz="0" w:space="0" w:color="auto"/>
            <w:right w:val="none" w:sz="0" w:space="0" w:color="auto"/>
          </w:divBdr>
        </w:div>
      </w:divsChild>
    </w:div>
    <w:div w:id="1848444394">
      <w:bodyDiv w:val="1"/>
      <w:marLeft w:val="0"/>
      <w:marRight w:val="0"/>
      <w:marTop w:val="0"/>
      <w:marBottom w:val="0"/>
      <w:divBdr>
        <w:top w:val="none" w:sz="0" w:space="0" w:color="auto"/>
        <w:left w:val="none" w:sz="0" w:space="0" w:color="auto"/>
        <w:bottom w:val="none" w:sz="0" w:space="0" w:color="auto"/>
        <w:right w:val="none" w:sz="0" w:space="0" w:color="auto"/>
      </w:divBdr>
      <w:divsChild>
        <w:div w:id="1369717403">
          <w:marLeft w:val="640"/>
          <w:marRight w:val="0"/>
          <w:marTop w:val="0"/>
          <w:marBottom w:val="0"/>
          <w:divBdr>
            <w:top w:val="none" w:sz="0" w:space="0" w:color="auto"/>
            <w:left w:val="none" w:sz="0" w:space="0" w:color="auto"/>
            <w:bottom w:val="none" w:sz="0" w:space="0" w:color="auto"/>
            <w:right w:val="none" w:sz="0" w:space="0" w:color="auto"/>
          </w:divBdr>
        </w:div>
        <w:div w:id="148250591">
          <w:marLeft w:val="640"/>
          <w:marRight w:val="0"/>
          <w:marTop w:val="0"/>
          <w:marBottom w:val="0"/>
          <w:divBdr>
            <w:top w:val="none" w:sz="0" w:space="0" w:color="auto"/>
            <w:left w:val="none" w:sz="0" w:space="0" w:color="auto"/>
            <w:bottom w:val="none" w:sz="0" w:space="0" w:color="auto"/>
            <w:right w:val="none" w:sz="0" w:space="0" w:color="auto"/>
          </w:divBdr>
        </w:div>
        <w:div w:id="1900821301">
          <w:marLeft w:val="640"/>
          <w:marRight w:val="0"/>
          <w:marTop w:val="0"/>
          <w:marBottom w:val="0"/>
          <w:divBdr>
            <w:top w:val="none" w:sz="0" w:space="0" w:color="auto"/>
            <w:left w:val="none" w:sz="0" w:space="0" w:color="auto"/>
            <w:bottom w:val="none" w:sz="0" w:space="0" w:color="auto"/>
            <w:right w:val="none" w:sz="0" w:space="0" w:color="auto"/>
          </w:divBdr>
        </w:div>
        <w:div w:id="1294408525">
          <w:marLeft w:val="640"/>
          <w:marRight w:val="0"/>
          <w:marTop w:val="0"/>
          <w:marBottom w:val="0"/>
          <w:divBdr>
            <w:top w:val="none" w:sz="0" w:space="0" w:color="auto"/>
            <w:left w:val="none" w:sz="0" w:space="0" w:color="auto"/>
            <w:bottom w:val="none" w:sz="0" w:space="0" w:color="auto"/>
            <w:right w:val="none" w:sz="0" w:space="0" w:color="auto"/>
          </w:divBdr>
        </w:div>
        <w:div w:id="1114980102">
          <w:marLeft w:val="640"/>
          <w:marRight w:val="0"/>
          <w:marTop w:val="0"/>
          <w:marBottom w:val="0"/>
          <w:divBdr>
            <w:top w:val="none" w:sz="0" w:space="0" w:color="auto"/>
            <w:left w:val="none" w:sz="0" w:space="0" w:color="auto"/>
            <w:bottom w:val="none" w:sz="0" w:space="0" w:color="auto"/>
            <w:right w:val="none" w:sz="0" w:space="0" w:color="auto"/>
          </w:divBdr>
        </w:div>
        <w:div w:id="490024183">
          <w:marLeft w:val="640"/>
          <w:marRight w:val="0"/>
          <w:marTop w:val="0"/>
          <w:marBottom w:val="0"/>
          <w:divBdr>
            <w:top w:val="none" w:sz="0" w:space="0" w:color="auto"/>
            <w:left w:val="none" w:sz="0" w:space="0" w:color="auto"/>
            <w:bottom w:val="none" w:sz="0" w:space="0" w:color="auto"/>
            <w:right w:val="none" w:sz="0" w:space="0" w:color="auto"/>
          </w:divBdr>
        </w:div>
        <w:div w:id="1867014657">
          <w:marLeft w:val="640"/>
          <w:marRight w:val="0"/>
          <w:marTop w:val="0"/>
          <w:marBottom w:val="0"/>
          <w:divBdr>
            <w:top w:val="none" w:sz="0" w:space="0" w:color="auto"/>
            <w:left w:val="none" w:sz="0" w:space="0" w:color="auto"/>
            <w:bottom w:val="none" w:sz="0" w:space="0" w:color="auto"/>
            <w:right w:val="none" w:sz="0" w:space="0" w:color="auto"/>
          </w:divBdr>
        </w:div>
        <w:div w:id="639576409">
          <w:marLeft w:val="640"/>
          <w:marRight w:val="0"/>
          <w:marTop w:val="0"/>
          <w:marBottom w:val="0"/>
          <w:divBdr>
            <w:top w:val="none" w:sz="0" w:space="0" w:color="auto"/>
            <w:left w:val="none" w:sz="0" w:space="0" w:color="auto"/>
            <w:bottom w:val="none" w:sz="0" w:space="0" w:color="auto"/>
            <w:right w:val="none" w:sz="0" w:space="0" w:color="auto"/>
          </w:divBdr>
        </w:div>
        <w:div w:id="1461000385">
          <w:marLeft w:val="640"/>
          <w:marRight w:val="0"/>
          <w:marTop w:val="0"/>
          <w:marBottom w:val="0"/>
          <w:divBdr>
            <w:top w:val="none" w:sz="0" w:space="0" w:color="auto"/>
            <w:left w:val="none" w:sz="0" w:space="0" w:color="auto"/>
            <w:bottom w:val="none" w:sz="0" w:space="0" w:color="auto"/>
            <w:right w:val="none" w:sz="0" w:space="0" w:color="auto"/>
          </w:divBdr>
        </w:div>
        <w:div w:id="2060084154">
          <w:marLeft w:val="640"/>
          <w:marRight w:val="0"/>
          <w:marTop w:val="0"/>
          <w:marBottom w:val="0"/>
          <w:divBdr>
            <w:top w:val="none" w:sz="0" w:space="0" w:color="auto"/>
            <w:left w:val="none" w:sz="0" w:space="0" w:color="auto"/>
            <w:bottom w:val="none" w:sz="0" w:space="0" w:color="auto"/>
            <w:right w:val="none" w:sz="0" w:space="0" w:color="auto"/>
          </w:divBdr>
        </w:div>
        <w:div w:id="1750231747">
          <w:marLeft w:val="640"/>
          <w:marRight w:val="0"/>
          <w:marTop w:val="0"/>
          <w:marBottom w:val="0"/>
          <w:divBdr>
            <w:top w:val="none" w:sz="0" w:space="0" w:color="auto"/>
            <w:left w:val="none" w:sz="0" w:space="0" w:color="auto"/>
            <w:bottom w:val="none" w:sz="0" w:space="0" w:color="auto"/>
            <w:right w:val="none" w:sz="0" w:space="0" w:color="auto"/>
          </w:divBdr>
        </w:div>
        <w:div w:id="679509958">
          <w:marLeft w:val="640"/>
          <w:marRight w:val="0"/>
          <w:marTop w:val="0"/>
          <w:marBottom w:val="0"/>
          <w:divBdr>
            <w:top w:val="none" w:sz="0" w:space="0" w:color="auto"/>
            <w:left w:val="none" w:sz="0" w:space="0" w:color="auto"/>
            <w:bottom w:val="none" w:sz="0" w:space="0" w:color="auto"/>
            <w:right w:val="none" w:sz="0" w:space="0" w:color="auto"/>
          </w:divBdr>
        </w:div>
        <w:div w:id="454181770">
          <w:marLeft w:val="640"/>
          <w:marRight w:val="0"/>
          <w:marTop w:val="0"/>
          <w:marBottom w:val="0"/>
          <w:divBdr>
            <w:top w:val="none" w:sz="0" w:space="0" w:color="auto"/>
            <w:left w:val="none" w:sz="0" w:space="0" w:color="auto"/>
            <w:bottom w:val="none" w:sz="0" w:space="0" w:color="auto"/>
            <w:right w:val="none" w:sz="0" w:space="0" w:color="auto"/>
          </w:divBdr>
        </w:div>
        <w:div w:id="1392340212">
          <w:marLeft w:val="640"/>
          <w:marRight w:val="0"/>
          <w:marTop w:val="0"/>
          <w:marBottom w:val="0"/>
          <w:divBdr>
            <w:top w:val="none" w:sz="0" w:space="0" w:color="auto"/>
            <w:left w:val="none" w:sz="0" w:space="0" w:color="auto"/>
            <w:bottom w:val="none" w:sz="0" w:space="0" w:color="auto"/>
            <w:right w:val="none" w:sz="0" w:space="0" w:color="auto"/>
          </w:divBdr>
        </w:div>
        <w:div w:id="1910457303">
          <w:marLeft w:val="640"/>
          <w:marRight w:val="0"/>
          <w:marTop w:val="0"/>
          <w:marBottom w:val="0"/>
          <w:divBdr>
            <w:top w:val="none" w:sz="0" w:space="0" w:color="auto"/>
            <w:left w:val="none" w:sz="0" w:space="0" w:color="auto"/>
            <w:bottom w:val="none" w:sz="0" w:space="0" w:color="auto"/>
            <w:right w:val="none" w:sz="0" w:space="0" w:color="auto"/>
          </w:divBdr>
        </w:div>
        <w:div w:id="1914315717">
          <w:marLeft w:val="640"/>
          <w:marRight w:val="0"/>
          <w:marTop w:val="0"/>
          <w:marBottom w:val="0"/>
          <w:divBdr>
            <w:top w:val="none" w:sz="0" w:space="0" w:color="auto"/>
            <w:left w:val="none" w:sz="0" w:space="0" w:color="auto"/>
            <w:bottom w:val="none" w:sz="0" w:space="0" w:color="auto"/>
            <w:right w:val="none" w:sz="0" w:space="0" w:color="auto"/>
          </w:divBdr>
        </w:div>
        <w:div w:id="774399921">
          <w:marLeft w:val="640"/>
          <w:marRight w:val="0"/>
          <w:marTop w:val="0"/>
          <w:marBottom w:val="0"/>
          <w:divBdr>
            <w:top w:val="none" w:sz="0" w:space="0" w:color="auto"/>
            <w:left w:val="none" w:sz="0" w:space="0" w:color="auto"/>
            <w:bottom w:val="none" w:sz="0" w:space="0" w:color="auto"/>
            <w:right w:val="none" w:sz="0" w:space="0" w:color="auto"/>
          </w:divBdr>
        </w:div>
        <w:div w:id="778917116">
          <w:marLeft w:val="640"/>
          <w:marRight w:val="0"/>
          <w:marTop w:val="0"/>
          <w:marBottom w:val="0"/>
          <w:divBdr>
            <w:top w:val="none" w:sz="0" w:space="0" w:color="auto"/>
            <w:left w:val="none" w:sz="0" w:space="0" w:color="auto"/>
            <w:bottom w:val="none" w:sz="0" w:space="0" w:color="auto"/>
            <w:right w:val="none" w:sz="0" w:space="0" w:color="auto"/>
          </w:divBdr>
        </w:div>
        <w:div w:id="896624133">
          <w:marLeft w:val="640"/>
          <w:marRight w:val="0"/>
          <w:marTop w:val="0"/>
          <w:marBottom w:val="0"/>
          <w:divBdr>
            <w:top w:val="none" w:sz="0" w:space="0" w:color="auto"/>
            <w:left w:val="none" w:sz="0" w:space="0" w:color="auto"/>
            <w:bottom w:val="none" w:sz="0" w:space="0" w:color="auto"/>
            <w:right w:val="none" w:sz="0" w:space="0" w:color="auto"/>
          </w:divBdr>
        </w:div>
        <w:div w:id="817306655">
          <w:marLeft w:val="640"/>
          <w:marRight w:val="0"/>
          <w:marTop w:val="0"/>
          <w:marBottom w:val="0"/>
          <w:divBdr>
            <w:top w:val="none" w:sz="0" w:space="0" w:color="auto"/>
            <w:left w:val="none" w:sz="0" w:space="0" w:color="auto"/>
            <w:bottom w:val="none" w:sz="0" w:space="0" w:color="auto"/>
            <w:right w:val="none" w:sz="0" w:space="0" w:color="auto"/>
          </w:divBdr>
        </w:div>
        <w:div w:id="1681345608">
          <w:marLeft w:val="640"/>
          <w:marRight w:val="0"/>
          <w:marTop w:val="0"/>
          <w:marBottom w:val="0"/>
          <w:divBdr>
            <w:top w:val="none" w:sz="0" w:space="0" w:color="auto"/>
            <w:left w:val="none" w:sz="0" w:space="0" w:color="auto"/>
            <w:bottom w:val="none" w:sz="0" w:space="0" w:color="auto"/>
            <w:right w:val="none" w:sz="0" w:space="0" w:color="auto"/>
          </w:divBdr>
        </w:div>
        <w:div w:id="1177965130">
          <w:marLeft w:val="640"/>
          <w:marRight w:val="0"/>
          <w:marTop w:val="0"/>
          <w:marBottom w:val="0"/>
          <w:divBdr>
            <w:top w:val="none" w:sz="0" w:space="0" w:color="auto"/>
            <w:left w:val="none" w:sz="0" w:space="0" w:color="auto"/>
            <w:bottom w:val="none" w:sz="0" w:space="0" w:color="auto"/>
            <w:right w:val="none" w:sz="0" w:space="0" w:color="auto"/>
          </w:divBdr>
        </w:div>
        <w:div w:id="704524440">
          <w:marLeft w:val="640"/>
          <w:marRight w:val="0"/>
          <w:marTop w:val="0"/>
          <w:marBottom w:val="0"/>
          <w:divBdr>
            <w:top w:val="none" w:sz="0" w:space="0" w:color="auto"/>
            <w:left w:val="none" w:sz="0" w:space="0" w:color="auto"/>
            <w:bottom w:val="none" w:sz="0" w:space="0" w:color="auto"/>
            <w:right w:val="none" w:sz="0" w:space="0" w:color="auto"/>
          </w:divBdr>
        </w:div>
        <w:div w:id="605356698">
          <w:marLeft w:val="640"/>
          <w:marRight w:val="0"/>
          <w:marTop w:val="0"/>
          <w:marBottom w:val="0"/>
          <w:divBdr>
            <w:top w:val="none" w:sz="0" w:space="0" w:color="auto"/>
            <w:left w:val="none" w:sz="0" w:space="0" w:color="auto"/>
            <w:bottom w:val="none" w:sz="0" w:space="0" w:color="auto"/>
            <w:right w:val="none" w:sz="0" w:space="0" w:color="auto"/>
          </w:divBdr>
        </w:div>
        <w:div w:id="373773389">
          <w:marLeft w:val="640"/>
          <w:marRight w:val="0"/>
          <w:marTop w:val="0"/>
          <w:marBottom w:val="0"/>
          <w:divBdr>
            <w:top w:val="none" w:sz="0" w:space="0" w:color="auto"/>
            <w:left w:val="none" w:sz="0" w:space="0" w:color="auto"/>
            <w:bottom w:val="none" w:sz="0" w:space="0" w:color="auto"/>
            <w:right w:val="none" w:sz="0" w:space="0" w:color="auto"/>
          </w:divBdr>
        </w:div>
        <w:div w:id="1459451672">
          <w:marLeft w:val="640"/>
          <w:marRight w:val="0"/>
          <w:marTop w:val="0"/>
          <w:marBottom w:val="0"/>
          <w:divBdr>
            <w:top w:val="none" w:sz="0" w:space="0" w:color="auto"/>
            <w:left w:val="none" w:sz="0" w:space="0" w:color="auto"/>
            <w:bottom w:val="none" w:sz="0" w:space="0" w:color="auto"/>
            <w:right w:val="none" w:sz="0" w:space="0" w:color="auto"/>
          </w:divBdr>
        </w:div>
        <w:div w:id="1578901225">
          <w:marLeft w:val="640"/>
          <w:marRight w:val="0"/>
          <w:marTop w:val="0"/>
          <w:marBottom w:val="0"/>
          <w:divBdr>
            <w:top w:val="none" w:sz="0" w:space="0" w:color="auto"/>
            <w:left w:val="none" w:sz="0" w:space="0" w:color="auto"/>
            <w:bottom w:val="none" w:sz="0" w:space="0" w:color="auto"/>
            <w:right w:val="none" w:sz="0" w:space="0" w:color="auto"/>
          </w:divBdr>
        </w:div>
        <w:div w:id="1071660557">
          <w:marLeft w:val="640"/>
          <w:marRight w:val="0"/>
          <w:marTop w:val="0"/>
          <w:marBottom w:val="0"/>
          <w:divBdr>
            <w:top w:val="none" w:sz="0" w:space="0" w:color="auto"/>
            <w:left w:val="none" w:sz="0" w:space="0" w:color="auto"/>
            <w:bottom w:val="none" w:sz="0" w:space="0" w:color="auto"/>
            <w:right w:val="none" w:sz="0" w:space="0" w:color="auto"/>
          </w:divBdr>
        </w:div>
        <w:div w:id="1150706642">
          <w:marLeft w:val="640"/>
          <w:marRight w:val="0"/>
          <w:marTop w:val="0"/>
          <w:marBottom w:val="0"/>
          <w:divBdr>
            <w:top w:val="none" w:sz="0" w:space="0" w:color="auto"/>
            <w:left w:val="none" w:sz="0" w:space="0" w:color="auto"/>
            <w:bottom w:val="none" w:sz="0" w:space="0" w:color="auto"/>
            <w:right w:val="none" w:sz="0" w:space="0" w:color="auto"/>
          </w:divBdr>
        </w:div>
        <w:div w:id="1845626870">
          <w:marLeft w:val="640"/>
          <w:marRight w:val="0"/>
          <w:marTop w:val="0"/>
          <w:marBottom w:val="0"/>
          <w:divBdr>
            <w:top w:val="none" w:sz="0" w:space="0" w:color="auto"/>
            <w:left w:val="none" w:sz="0" w:space="0" w:color="auto"/>
            <w:bottom w:val="none" w:sz="0" w:space="0" w:color="auto"/>
            <w:right w:val="none" w:sz="0" w:space="0" w:color="auto"/>
          </w:divBdr>
        </w:div>
        <w:div w:id="300041599">
          <w:marLeft w:val="640"/>
          <w:marRight w:val="0"/>
          <w:marTop w:val="0"/>
          <w:marBottom w:val="0"/>
          <w:divBdr>
            <w:top w:val="none" w:sz="0" w:space="0" w:color="auto"/>
            <w:left w:val="none" w:sz="0" w:space="0" w:color="auto"/>
            <w:bottom w:val="none" w:sz="0" w:space="0" w:color="auto"/>
            <w:right w:val="none" w:sz="0" w:space="0" w:color="auto"/>
          </w:divBdr>
        </w:div>
        <w:div w:id="1513253932">
          <w:marLeft w:val="640"/>
          <w:marRight w:val="0"/>
          <w:marTop w:val="0"/>
          <w:marBottom w:val="0"/>
          <w:divBdr>
            <w:top w:val="none" w:sz="0" w:space="0" w:color="auto"/>
            <w:left w:val="none" w:sz="0" w:space="0" w:color="auto"/>
            <w:bottom w:val="none" w:sz="0" w:space="0" w:color="auto"/>
            <w:right w:val="none" w:sz="0" w:space="0" w:color="auto"/>
          </w:divBdr>
        </w:div>
        <w:div w:id="1933126780">
          <w:marLeft w:val="640"/>
          <w:marRight w:val="0"/>
          <w:marTop w:val="0"/>
          <w:marBottom w:val="0"/>
          <w:divBdr>
            <w:top w:val="none" w:sz="0" w:space="0" w:color="auto"/>
            <w:left w:val="none" w:sz="0" w:space="0" w:color="auto"/>
            <w:bottom w:val="none" w:sz="0" w:space="0" w:color="auto"/>
            <w:right w:val="none" w:sz="0" w:space="0" w:color="auto"/>
          </w:divBdr>
        </w:div>
        <w:div w:id="1959993675">
          <w:marLeft w:val="640"/>
          <w:marRight w:val="0"/>
          <w:marTop w:val="0"/>
          <w:marBottom w:val="0"/>
          <w:divBdr>
            <w:top w:val="none" w:sz="0" w:space="0" w:color="auto"/>
            <w:left w:val="none" w:sz="0" w:space="0" w:color="auto"/>
            <w:bottom w:val="none" w:sz="0" w:space="0" w:color="auto"/>
            <w:right w:val="none" w:sz="0" w:space="0" w:color="auto"/>
          </w:divBdr>
        </w:div>
        <w:div w:id="1179544965">
          <w:marLeft w:val="640"/>
          <w:marRight w:val="0"/>
          <w:marTop w:val="0"/>
          <w:marBottom w:val="0"/>
          <w:divBdr>
            <w:top w:val="none" w:sz="0" w:space="0" w:color="auto"/>
            <w:left w:val="none" w:sz="0" w:space="0" w:color="auto"/>
            <w:bottom w:val="none" w:sz="0" w:space="0" w:color="auto"/>
            <w:right w:val="none" w:sz="0" w:space="0" w:color="auto"/>
          </w:divBdr>
        </w:div>
        <w:div w:id="1167553663">
          <w:marLeft w:val="640"/>
          <w:marRight w:val="0"/>
          <w:marTop w:val="0"/>
          <w:marBottom w:val="0"/>
          <w:divBdr>
            <w:top w:val="none" w:sz="0" w:space="0" w:color="auto"/>
            <w:left w:val="none" w:sz="0" w:space="0" w:color="auto"/>
            <w:bottom w:val="none" w:sz="0" w:space="0" w:color="auto"/>
            <w:right w:val="none" w:sz="0" w:space="0" w:color="auto"/>
          </w:divBdr>
        </w:div>
        <w:div w:id="1301351282">
          <w:marLeft w:val="640"/>
          <w:marRight w:val="0"/>
          <w:marTop w:val="0"/>
          <w:marBottom w:val="0"/>
          <w:divBdr>
            <w:top w:val="none" w:sz="0" w:space="0" w:color="auto"/>
            <w:left w:val="none" w:sz="0" w:space="0" w:color="auto"/>
            <w:bottom w:val="none" w:sz="0" w:space="0" w:color="auto"/>
            <w:right w:val="none" w:sz="0" w:space="0" w:color="auto"/>
          </w:divBdr>
        </w:div>
        <w:div w:id="828594255">
          <w:marLeft w:val="640"/>
          <w:marRight w:val="0"/>
          <w:marTop w:val="0"/>
          <w:marBottom w:val="0"/>
          <w:divBdr>
            <w:top w:val="none" w:sz="0" w:space="0" w:color="auto"/>
            <w:left w:val="none" w:sz="0" w:space="0" w:color="auto"/>
            <w:bottom w:val="none" w:sz="0" w:space="0" w:color="auto"/>
            <w:right w:val="none" w:sz="0" w:space="0" w:color="auto"/>
          </w:divBdr>
        </w:div>
        <w:div w:id="336200457">
          <w:marLeft w:val="640"/>
          <w:marRight w:val="0"/>
          <w:marTop w:val="0"/>
          <w:marBottom w:val="0"/>
          <w:divBdr>
            <w:top w:val="none" w:sz="0" w:space="0" w:color="auto"/>
            <w:left w:val="none" w:sz="0" w:space="0" w:color="auto"/>
            <w:bottom w:val="none" w:sz="0" w:space="0" w:color="auto"/>
            <w:right w:val="none" w:sz="0" w:space="0" w:color="auto"/>
          </w:divBdr>
        </w:div>
        <w:div w:id="919366930">
          <w:marLeft w:val="640"/>
          <w:marRight w:val="0"/>
          <w:marTop w:val="0"/>
          <w:marBottom w:val="0"/>
          <w:divBdr>
            <w:top w:val="none" w:sz="0" w:space="0" w:color="auto"/>
            <w:left w:val="none" w:sz="0" w:space="0" w:color="auto"/>
            <w:bottom w:val="none" w:sz="0" w:space="0" w:color="auto"/>
            <w:right w:val="none" w:sz="0" w:space="0" w:color="auto"/>
          </w:divBdr>
        </w:div>
        <w:div w:id="394013885">
          <w:marLeft w:val="640"/>
          <w:marRight w:val="0"/>
          <w:marTop w:val="0"/>
          <w:marBottom w:val="0"/>
          <w:divBdr>
            <w:top w:val="none" w:sz="0" w:space="0" w:color="auto"/>
            <w:left w:val="none" w:sz="0" w:space="0" w:color="auto"/>
            <w:bottom w:val="none" w:sz="0" w:space="0" w:color="auto"/>
            <w:right w:val="none" w:sz="0" w:space="0" w:color="auto"/>
          </w:divBdr>
        </w:div>
        <w:div w:id="1028334228">
          <w:marLeft w:val="640"/>
          <w:marRight w:val="0"/>
          <w:marTop w:val="0"/>
          <w:marBottom w:val="0"/>
          <w:divBdr>
            <w:top w:val="none" w:sz="0" w:space="0" w:color="auto"/>
            <w:left w:val="none" w:sz="0" w:space="0" w:color="auto"/>
            <w:bottom w:val="none" w:sz="0" w:space="0" w:color="auto"/>
            <w:right w:val="none" w:sz="0" w:space="0" w:color="auto"/>
          </w:divBdr>
        </w:div>
        <w:div w:id="274679212">
          <w:marLeft w:val="640"/>
          <w:marRight w:val="0"/>
          <w:marTop w:val="0"/>
          <w:marBottom w:val="0"/>
          <w:divBdr>
            <w:top w:val="none" w:sz="0" w:space="0" w:color="auto"/>
            <w:left w:val="none" w:sz="0" w:space="0" w:color="auto"/>
            <w:bottom w:val="none" w:sz="0" w:space="0" w:color="auto"/>
            <w:right w:val="none" w:sz="0" w:space="0" w:color="auto"/>
          </w:divBdr>
        </w:div>
        <w:div w:id="2140805696">
          <w:marLeft w:val="640"/>
          <w:marRight w:val="0"/>
          <w:marTop w:val="0"/>
          <w:marBottom w:val="0"/>
          <w:divBdr>
            <w:top w:val="none" w:sz="0" w:space="0" w:color="auto"/>
            <w:left w:val="none" w:sz="0" w:space="0" w:color="auto"/>
            <w:bottom w:val="none" w:sz="0" w:space="0" w:color="auto"/>
            <w:right w:val="none" w:sz="0" w:space="0" w:color="auto"/>
          </w:divBdr>
        </w:div>
      </w:divsChild>
    </w:div>
    <w:div w:id="1848523233">
      <w:bodyDiv w:val="1"/>
      <w:marLeft w:val="0"/>
      <w:marRight w:val="0"/>
      <w:marTop w:val="0"/>
      <w:marBottom w:val="0"/>
      <w:divBdr>
        <w:top w:val="none" w:sz="0" w:space="0" w:color="auto"/>
        <w:left w:val="none" w:sz="0" w:space="0" w:color="auto"/>
        <w:bottom w:val="none" w:sz="0" w:space="0" w:color="auto"/>
        <w:right w:val="none" w:sz="0" w:space="0" w:color="auto"/>
      </w:divBdr>
      <w:divsChild>
        <w:div w:id="380986832">
          <w:marLeft w:val="640"/>
          <w:marRight w:val="0"/>
          <w:marTop w:val="0"/>
          <w:marBottom w:val="0"/>
          <w:divBdr>
            <w:top w:val="none" w:sz="0" w:space="0" w:color="auto"/>
            <w:left w:val="none" w:sz="0" w:space="0" w:color="auto"/>
            <w:bottom w:val="none" w:sz="0" w:space="0" w:color="auto"/>
            <w:right w:val="none" w:sz="0" w:space="0" w:color="auto"/>
          </w:divBdr>
        </w:div>
        <w:div w:id="283200639">
          <w:marLeft w:val="640"/>
          <w:marRight w:val="0"/>
          <w:marTop w:val="0"/>
          <w:marBottom w:val="0"/>
          <w:divBdr>
            <w:top w:val="none" w:sz="0" w:space="0" w:color="auto"/>
            <w:left w:val="none" w:sz="0" w:space="0" w:color="auto"/>
            <w:bottom w:val="none" w:sz="0" w:space="0" w:color="auto"/>
            <w:right w:val="none" w:sz="0" w:space="0" w:color="auto"/>
          </w:divBdr>
        </w:div>
        <w:div w:id="1004939627">
          <w:marLeft w:val="640"/>
          <w:marRight w:val="0"/>
          <w:marTop w:val="0"/>
          <w:marBottom w:val="0"/>
          <w:divBdr>
            <w:top w:val="none" w:sz="0" w:space="0" w:color="auto"/>
            <w:left w:val="none" w:sz="0" w:space="0" w:color="auto"/>
            <w:bottom w:val="none" w:sz="0" w:space="0" w:color="auto"/>
            <w:right w:val="none" w:sz="0" w:space="0" w:color="auto"/>
          </w:divBdr>
        </w:div>
        <w:div w:id="889728902">
          <w:marLeft w:val="640"/>
          <w:marRight w:val="0"/>
          <w:marTop w:val="0"/>
          <w:marBottom w:val="0"/>
          <w:divBdr>
            <w:top w:val="none" w:sz="0" w:space="0" w:color="auto"/>
            <w:left w:val="none" w:sz="0" w:space="0" w:color="auto"/>
            <w:bottom w:val="none" w:sz="0" w:space="0" w:color="auto"/>
            <w:right w:val="none" w:sz="0" w:space="0" w:color="auto"/>
          </w:divBdr>
        </w:div>
        <w:div w:id="989793073">
          <w:marLeft w:val="640"/>
          <w:marRight w:val="0"/>
          <w:marTop w:val="0"/>
          <w:marBottom w:val="0"/>
          <w:divBdr>
            <w:top w:val="none" w:sz="0" w:space="0" w:color="auto"/>
            <w:left w:val="none" w:sz="0" w:space="0" w:color="auto"/>
            <w:bottom w:val="none" w:sz="0" w:space="0" w:color="auto"/>
            <w:right w:val="none" w:sz="0" w:space="0" w:color="auto"/>
          </w:divBdr>
        </w:div>
        <w:div w:id="676035881">
          <w:marLeft w:val="640"/>
          <w:marRight w:val="0"/>
          <w:marTop w:val="0"/>
          <w:marBottom w:val="0"/>
          <w:divBdr>
            <w:top w:val="none" w:sz="0" w:space="0" w:color="auto"/>
            <w:left w:val="none" w:sz="0" w:space="0" w:color="auto"/>
            <w:bottom w:val="none" w:sz="0" w:space="0" w:color="auto"/>
            <w:right w:val="none" w:sz="0" w:space="0" w:color="auto"/>
          </w:divBdr>
        </w:div>
        <w:div w:id="1229262368">
          <w:marLeft w:val="640"/>
          <w:marRight w:val="0"/>
          <w:marTop w:val="0"/>
          <w:marBottom w:val="0"/>
          <w:divBdr>
            <w:top w:val="none" w:sz="0" w:space="0" w:color="auto"/>
            <w:left w:val="none" w:sz="0" w:space="0" w:color="auto"/>
            <w:bottom w:val="none" w:sz="0" w:space="0" w:color="auto"/>
            <w:right w:val="none" w:sz="0" w:space="0" w:color="auto"/>
          </w:divBdr>
        </w:div>
        <w:div w:id="951864206">
          <w:marLeft w:val="640"/>
          <w:marRight w:val="0"/>
          <w:marTop w:val="0"/>
          <w:marBottom w:val="0"/>
          <w:divBdr>
            <w:top w:val="none" w:sz="0" w:space="0" w:color="auto"/>
            <w:left w:val="none" w:sz="0" w:space="0" w:color="auto"/>
            <w:bottom w:val="none" w:sz="0" w:space="0" w:color="auto"/>
            <w:right w:val="none" w:sz="0" w:space="0" w:color="auto"/>
          </w:divBdr>
        </w:div>
        <w:div w:id="2074506026">
          <w:marLeft w:val="640"/>
          <w:marRight w:val="0"/>
          <w:marTop w:val="0"/>
          <w:marBottom w:val="0"/>
          <w:divBdr>
            <w:top w:val="none" w:sz="0" w:space="0" w:color="auto"/>
            <w:left w:val="none" w:sz="0" w:space="0" w:color="auto"/>
            <w:bottom w:val="none" w:sz="0" w:space="0" w:color="auto"/>
            <w:right w:val="none" w:sz="0" w:space="0" w:color="auto"/>
          </w:divBdr>
        </w:div>
        <w:div w:id="1181166230">
          <w:marLeft w:val="640"/>
          <w:marRight w:val="0"/>
          <w:marTop w:val="0"/>
          <w:marBottom w:val="0"/>
          <w:divBdr>
            <w:top w:val="none" w:sz="0" w:space="0" w:color="auto"/>
            <w:left w:val="none" w:sz="0" w:space="0" w:color="auto"/>
            <w:bottom w:val="none" w:sz="0" w:space="0" w:color="auto"/>
            <w:right w:val="none" w:sz="0" w:space="0" w:color="auto"/>
          </w:divBdr>
        </w:div>
        <w:div w:id="902183772">
          <w:marLeft w:val="640"/>
          <w:marRight w:val="0"/>
          <w:marTop w:val="0"/>
          <w:marBottom w:val="0"/>
          <w:divBdr>
            <w:top w:val="none" w:sz="0" w:space="0" w:color="auto"/>
            <w:left w:val="none" w:sz="0" w:space="0" w:color="auto"/>
            <w:bottom w:val="none" w:sz="0" w:space="0" w:color="auto"/>
            <w:right w:val="none" w:sz="0" w:space="0" w:color="auto"/>
          </w:divBdr>
        </w:div>
        <w:div w:id="912735462">
          <w:marLeft w:val="640"/>
          <w:marRight w:val="0"/>
          <w:marTop w:val="0"/>
          <w:marBottom w:val="0"/>
          <w:divBdr>
            <w:top w:val="none" w:sz="0" w:space="0" w:color="auto"/>
            <w:left w:val="none" w:sz="0" w:space="0" w:color="auto"/>
            <w:bottom w:val="none" w:sz="0" w:space="0" w:color="auto"/>
            <w:right w:val="none" w:sz="0" w:space="0" w:color="auto"/>
          </w:divBdr>
        </w:div>
        <w:div w:id="56361626">
          <w:marLeft w:val="640"/>
          <w:marRight w:val="0"/>
          <w:marTop w:val="0"/>
          <w:marBottom w:val="0"/>
          <w:divBdr>
            <w:top w:val="none" w:sz="0" w:space="0" w:color="auto"/>
            <w:left w:val="none" w:sz="0" w:space="0" w:color="auto"/>
            <w:bottom w:val="none" w:sz="0" w:space="0" w:color="auto"/>
            <w:right w:val="none" w:sz="0" w:space="0" w:color="auto"/>
          </w:divBdr>
        </w:div>
        <w:div w:id="1033728522">
          <w:marLeft w:val="640"/>
          <w:marRight w:val="0"/>
          <w:marTop w:val="0"/>
          <w:marBottom w:val="0"/>
          <w:divBdr>
            <w:top w:val="none" w:sz="0" w:space="0" w:color="auto"/>
            <w:left w:val="none" w:sz="0" w:space="0" w:color="auto"/>
            <w:bottom w:val="none" w:sz="0" w:space="0" w:color="auto"/>
            <w:right w:val="none" w:sz="0" w:space="0" w:color="auto"/>
          </w:divBdr>
        </w:div>
        <w:div w:id="52243945">
          <w:marLeft w:val="640"/>
          <w:marRight w:val="0"/>
          <w:marTop w:val="0"/>
          <w:marBottom w:val="0"/>
          <w:divBdr>
            <w:top w:val="none" w:sz="0" w:space="0" w:color="auto"/>
            <w:left w:val="none" w:sz="0" w:space="0" w:color="auto"/>
            <w:bottom w:val="none" w:sz="0" w:space="0" w:color="auto"/>
            <w:right w:val="none" w:sz="0" w:space="0" w:color="auto"/>
          </w:divBdr>
        </w:div>
        <w:div w:id="1289387501">
          <w:marLeft w:val="640"/>
          <w:marRight w:val="0"/>
          <w:marTop w:val="0"/>
          <w:marBottom w:val="0"/>
          <w:divBdr>
            <w:top w:val="none" w:sz="0" w:space="0" w:color="auto"/>
            <w:left w:val="none" w:sz="0" w:space="0" w:color="auto"/>
            <w:bottom w:val="none" w:sz="0" w:space="0" w:color="auto"/>
            <w:right w:val="none" w:sz="0" w:space="0" w:color="auto"/>
          </w:divBdr>
        </w:div>
        <w:div w:id="895121600">
          <w:marLeft w:val="640"/>
          <w:marRight w:val="0"/>
          <w:marTop w:val="0"/>
          <w:marBottom w:val="0"/>
          <w:divBdr>
            <w:top w:val="none" w:sz="0" w:space="0" w:color="auto"/>
            <w:left w:val="none" w:sz="0" w:space="0" w:color="auto"/>
            <w:bottom w:val="none" w:sz="0" w:space="0" w:color="auto"/>
            <w:right w:val="none" w:sz="0" w:space="0" w:color="auto"/>
          </w:divBdr>
        </w:div>
        <w:div w:id="346755264">
          <w:marLeft w:val="640"/>
          <w:marRight w:val="0"/>
          <w:marTop w:val="0"/>
          <w:marBottom w:val="0"/>
          <w:divBdr>
            <w:top w:val="none" w:sz="0" w:space="0" w:color="auto"/>
            <w:left w:val="none" w:sz="0" w:space="0" w:color="auto"/>
            <w:bottom w:val="none" w:sz="0" w:space="0" w:color="auto"/>
            <w:right w:val="none" w:sz="0" w:space="0" w:color="auto"/>
          </w:divBdr>
        </w:div>
        <w:div w:id="740172993">
          <w:marLeft w:val="640"/>
          <w:marRight w:val="0"/>
          <w:marTop w:val="0"/>
          <w:marBottom w:val="0"/>
          <w:divBdr>
            <w:top w:val="none" w:sz="0" w:space="0" w:color="auto"/>
            <w:left w:val="none" w:sz="0" w:space="0" w:color="auto"/>
            <w:bottom w:val="none" w:sz="0" w:space="0" w:color="auto"/>
            <w:right w:val="none" w:sz="0" w:space="0" w:color="auto"/>
          </w:divBdr>
        </w:div>
        <w:div w:id="595409775">
          <w:marLeft w:val="640"/>
          <w:marRight w:val="0"/>
          <w:marTop w:val="0"/>
          <w:marBottom w:val="0"/>
          <w:divBdr>
            <w:top w:val="none" w:sz="0" w:space="0" w:color="auto"/>
            <w:left w:val="none" w:sz="0" w:space="0" w:color="auto"/>
            <w:bottom w:val="none" w:sz="0" w:space="0" w:color="auto"/>
            <w:right w:val="none" w:sz="0" w:space="0" w:color="auto"/>
          </w:divBdr>
        </w:div>
        <w:div w:id="124079219">
          <w:marLeft w:val="640"/>
          <w:marRight w:val="0"/>
          <w:marTop w:val="0"/>
          <w:marBottom w:val="0"/>
          <w:divBdr>
            <w:top w:val="none" w:sz="0" w:space="0" w:color="auto"/>
            <w:left w:val="none" w:sz="0" w:space="0" w:color="auto"/>
            <w:bottom w:val="none" w:sz="0" w:space="0" w:color="auto"/>
            <w:right w:val="none" w:sz="0" w:space="0" w:color="auto"/>
          </w:divBdr>
        </w:div>
        <w:div w:id="1384527181">
          <w:marLeft w:val="640"/>
          <w:marRight w:val="0"/>
          <w:marTop w:val="0"/>
          <w:marBottom w:val="0"/>
          <w:divBdr>
            <w:top w:val="none" w:sz="0" w:space="0" w:color="auto"/>
            <w:left w:val="none" w:sz="0" w:space="0" w:color="auto"/>
            <w:bottom w:val="none" w:sz="0" w:space="0" w:color="auto"/>
            <w:right w:val="none" w:sz="0" w:space="0" w:color="auto"/>
          </w:divBdr>
        </w:div>
        <w:div w:id="1108892121">
          <w:marLeft w:val="640"/>
          <w:marRight w:val="0"/>
          <w:marTop w:val="0"/>
          <w:marBottom w:val="0"/>
          <w:divBdr>
            <w:top w:val="none" w:sz="0" w:space="0" w:color="auto"/>
            <w:left w:val="none" w:sz="0" w:space="0" w:color="auto"/>
            <w:bottom w:val="none" w:sz="0" w:space="0" w:color="auto"/>
            <w:right w:val="none" w:sz="0" w:space="0" w:color="auto"/>
          </w:divBdr>
        </w:div>
        <w:div w:id="1835415998">
          <w:marLeft w:val="640"/>
          <w:marRight w:val="0"/>
          <w:marTop w:val="0"/>
          <w:marBottom w:val="0"/>
          <w:divBdr>
            <w:top w:val="none" w:sz="0" w:space="0" w:color="auto"/>
            <w:left w:val="none" w:sz="0" w:space="0" w:color="auto"/>
            <w:bottom w:val="none" w:sz="0" w:space="0" w:color="auto"/>
            <w:right w:val="none" w:sz="0" w:space="0" w:color="auto"/>
          </w:divBdr>
        </w:div>
        <w:div w:id="2100326913">
          <w:marLeft w:val="640"/>
          <w:marRight w:val="0"/>
          <w:marTop w:val="0"/>
          <w:marBottom w:val="0"/>
          <w:divBdr>
            <w:top w:val="none" w:sz="0" w:space="0" w:color="auto"/>
            <w:left w:val="none" w:sz="0" w:space="0" w:color="auto"/>
            <w:bottom w:val="none" w:sz="0" w:space="0" w:color="auto"/>
            <w:right w:val="none" w:sz="0" w:space="0" w:color="auto"/>
          </w:divBdr>
        </w:div>
        <w:div w:id="1370883462">
          <w:marLeft w:val="640"/>
          <w:marRight w:val="0"/>
          <w:marTop w:val="0"/>
          <w:marBottom w:val="0"/>
          <w:divBdr>
            <w:top w:val="none" w:sz="0" w:space="0" w:color="auto"/>
            <w:left w:val="none" w:sz="0" w:space="0" w:color="auto"/>
            <w:bottom w:val="none" w:sz="0" w:space="0" w:color="auto"/>
            <w:right w:val="none" w:sz="0" w:space="0" w:color="auto"/>
          </w:divBdr>
        </w:div>
        <w:div w:id="509610977">
          <w:marLeft w:val="640"/>
          <w:marRight w:val="0"/>
          <w:marTop w:val="0"/>
          <w:marBottom w:val="0"/>
          <w:divBdr>
            <w:top w:val="none" w:sz="0" w:space="0" w:color="auto"/>
            <w:left w:val="none" w:sz="0" w:space="0" w:color="auto"/>
            <w:bottom w:val="none" w:sz="0" w:space="0" w:color="auto"/>
            <w:right w:val="none" w:sz="0" w:space="0" w:color="auto"/>
          </w:divBdr>
        </w:div>
        <w:div w:id="2111580094">
          <w:marLeft w:val="640"/>
          <w:marRight w:val="0"/>
          <w:marTop w:val="0"/>
          <w:marBottom w:val="0"/>
          <w:divBdr>
            <w:top w:val="none" w:sz="0" w:space="0" w:color="auto"/>
            <w:left w:val="none" w:sz="0" w:space="0" w:color="auto"/>
            <w:bottom w:val="none" w:sz="0" w:space="0" w:color="auto"/>
            <w:right w:val="none" w:sz="0" w:space="0" w:color="auto"/>
          </w:divBdr>
        </w:div>
        <w:div w:id="1153718565">
          <w:marLeft w:val="640"/>
          <w:marRight w:val="0"/>
          <w:marTop w:val="0"/>
          <w:marBottom w:val="0"/>
          <w:divBdr>
            <w:top w:val="none" w:sz="0" w:space="0" w:color="auto"/>
            <w:left w:val="none" w:sz="0" w:space="0" w:color="auto"/>
            <w:bottom w:val="none" w:sz="0" w:space="0" w:color="auto"/>
            <w:right w:val="none" w:sz="0" w:space="0" w:color="auto"/>
          </w:divBdr>
        </w:div>
        <w:div w:id="1455293168">
          <w:marLeft w:val="640"/>
          <w:marRight w:val="0"/>
          <w:marTop w:val="0"/>
          <w:marBottom w:val="0"/>
          <w:divBdr>
            <w:top w:val="none" w:sz="0" w:space="0" w:color="auto"/>
            <w:left w:val="none" w:sz="0" w:space="0" w:color="auto"/>
            <w:bottom w:val="none" w:sz="0" w:space="0" w:color="auto"/>
            <w:right w:val="none" w:sz="0" w:space="0" w:color="auto"/>
          </w:divBdr>
        </w:div>
        <w:div w:id="1829010465">
          <w:marLeft w:val="640"/>
          <w:marRight w:val="0"/>
          <w:marTop w:val="0"/>
          <w:marBottom w:val="0"/>
          <w:divBdr>
            <w:top w:val="none" w:sz="0" w:space="0" w:color="auto"/>
            <w:left w:val="none" w:sz="0" w:space="0" w:color="auto"/>
            <w:bottom w:val="none" w:sz="0" w:space="0" w:color="auto"/>
            <w:right w:val="none" w:sz="0" w:space="0" w:color="auto"/>
          </w:divBdr>
        </w:div>
        <w:div w:id="762335643">
          <w:marLeft w:val="640"/>
          <w:marRight w:val="0"/>
          <w:marTop w:val="0"/>
          <w:marBottom w:val="0"/>
          <w:divBdr>
            <w:top w:val="none" w:sz="0" w:space="0" w:color="auto"/>
            <w:left w:val="none" w:sz="0" w:space="0" w:color="auto"/>
            <w:bottom w:val="none" w:sz="0" w:space="0" w:color="auto"/>
            <w:right w:val="none" w:sz="0" w:space="0" w:color="auto"/>
          </w:divBdr>
        </w:div>
        <w:div w:id="1727757055">
          <w:marLeft w:val="640"/>
          <w:marRight w:val="0"/>
          <w:marTop w:val="0"/>
          <w:marBottom w:val="0"/>
          <w:divBdr>
            <w:top w:val="none" w:sz="0" w:space="0" w:color="auto"/>
            <w:left w:val="none" w:sz="0" w:space="0" w:color="auto"/>
            <w:bottom w:val="none" w:sz="0" w:space="0" w:color="auto"/>
            <w:right w:val="none" w:sz="0" w:space="0" w:color="auto"/>
          </w:divBdr>
        </w:div>
        <w:div w:id="1511945459">
          <w:marLeft w:val="640"/>
          <w:marRight w:val="0"/>
          <w:marTop w:val="0"/>
          <w:marBottom w:val="0"/>
          <w:divBdr>
            <w:top w:val="none" w:sz="0" w:space="0" w:color="auto"/>
            <w:left w:val="none" w:sz="0" w:space="0" w:color="auto"/>
            <w:bottom w:val="none" w:sz="0" w:space="0" w:color="auto"/>
            <w:right w:val="none" w:sz="0" w:space="0" w:color="auto"/>
          </w:divBdr>
        </w:div>
        <w:div w:id="533034336">
          <w:marLeft w:val="640"/>
          <w:marRight w:val="0"/>
          <w:marTop w:val="0"/>
          <w:marBottom w:val="0"/>
          <w:divBdr>
            <w:top w:val="none" w:sz="0" w:space="0" w:color="auto"/>
            <w:left w:val="none" w:sz="0" w:space="0" w:color="auto"/>
            <w:bottom w:val="none" w:sz="0" w:space="0" w:color="auto"/>
            <w:right w:val="none" w:sz="0" w:space="0" w:color="auto"/>
          </w:divBdr>
        </w:div>
        <w:div w:id="736511956">
          <w:marLeft w:val="640"/>
          <w:marRight w:val="0"/>
          <w:marTop w:val="0"/>
          <w:marBottom w:val="0"/>
          <w:divBdr>
            <w:top w:val="none" w:sz="0" w:space="0" w:color="auto"/>
            <w:left w:val="none" w:sz="0" w:space="0" w:color="auto"/>
            <w:bottom w:val="none" w:sz="0" w:space="0" w:color="auto"/>
            <w:right w:val="none" w:sz="0" w:space="0" w:color="auto"/>
          </w:divBdr>
        </w:div>
        <w:div w:id="1804230666">
          <w:marLeft w:val="640"/>
          <w:marRight w:val="0"/>
          <w:marTop w:val="0"/>
          <w:marBottom w:val="0"/>
          <w:divBdr>
            <w:top w:val="none" w:sz="0" w:space="0" w:color="auto"/>
            <w:left w:val="none" w:sz="0" w:space="0" w:color="auto"/>
            <w:bottom w:val="none" w:sz="0" w:space="0" w:color="auto"/>
            <w:right w:val="none" w:sz="0" w:space="0" w:color="auto"/>
          </w:divBdr>
        </w:div>
        <w:div w:id="189150611">
          <w:marLeft w:val="640"/>
          <w:marRight w:val="0"/>
          <w:marTop w:val="0"/>
          <w:marBottom w:val="0"/>
          <w:divBdr>
            <w:top w:val="none" w:sz="0" w:space="0" w:color="auto"/>
            <w:left w:val="none" w:sz="0" w:space="0" w:color="auto"/>
            <w:bottom w:val="none" w:sz="0" w:space="0" w:color="auto"/>
            <w:right w:val="none" w:sz="0" w:space="0" w:color="auto"/>
          </w:divBdr>
        </w:div>
        <w:div w:id="243497658">
          <w:marLeft w:val="640"/>
          <w:marRight w:val="0"/>
          <w:marTop w:val="0"/>
          <w:marBottom w:val="0"/>
          <w:divBdr>
            <w:top w:val="none" w:sz="0" w:space="0" w:color="auto"/>
            <w:left w:val="none" w:sz="0" w:space="0" w:color="auto"/>
            <w:bottom w:val="none" w:sz="0" w:space="0" w:color="auto"/>
            <w:right w:val="none" w:sz="0" w:space="0" w:color="auto"/>
          </w:divBdr>
        </w:div>
        <w:div w:id="1428772539">
          <w:marLeft w:val="640"/>
          <w:marRight w:val="0"/>
          <w:marTop w:val="0"/>
          <w:marBottom w:val="0"/>
          <w:divBdr>
            <w:top w:val="none" w:sz="0" w:space="0" w:color="auto"/>
            <w:left w:val="none" w:sz="0" w:space="0" w:color="auto"/>
            <w:bottom w:val="none" w:sz="0" w:space="0" w:color="auto"/>
            <w:right w:val="none" w:sz="0" w:space="0" w:color="auto"/>
          </w:divBdr>
        </w:div>
        <w:div w:id="1101800294">
          <w:marLeft w:val="640"/>
          <w:marRight w:val="0"/>
          <w:marTop w:val="0"/>
          <w:marBottom w:val="0"/>
          <w:divBdr>
            <w:top w:val="none" w:sz="0" w:space="0" w:color="auto"/>
            <w:left w:val="none" w:sz="0" w:space="0" w:color="auto"/>
            <w:bottom w:val="none" w:sz="0" w:space="0" w:color="auto"/>
            <w:right w:val="none" w:sz="0" w:space="0" w:color="auto"/>
          </w:divBdr>
        </w:div>
        <w:div w:id="1711495713">
          <w:marLeft w:val="640"/>
          <w:marRight w:val="0"/>
          <w:marTop w:val="0"/>
          <w:marBottom w:val="0"/>
          <w:divBdr>
            <w:top w:val="none" w:sz="0" w:space="0" w:color="auto"/>
            <w:left w:val="none" w:sz="0" w:space="0" w:color="auto"/>
            <w:bottom w:val="none" w:sz="0" w:space="0" w:color="auto"/>
            <w:right w:val="none" w:sz="0" w:space="0" w:color="auto"/>
          </w:divBdr>
        </w:div>
        <w:div w:id="540363567">
          <w:marLeft w:val="640"/>
          <w:marRight w:val="0"/>
          <w:marTop w:val="0"/>
          <w:marBottom w:val="0"/>
          <w:divBdr>
            <w:top w:val="none" w:sz="0" w:space="0" w:color="auto"/>
            <w:left w:val="none" w:sz="0" w:space="0" w:color="auto"/>
            <w:bottom w:val="none" w:sz="0" w:space="0" w:color="auto"/>
            <w:right w:val="none" w:sz="0" w:space="0" w:color="auto"/>
          </w:divBdr>
        </w:div>
        <w:div w:id="1026059284">
          <w:marLeft w:val="640"/>
          <w:marRight w:val="0"/>
          <w:marTop w:val="0"/>
          <w:marBottom w:val="0"/>
          <w:divBdr>
            <w:top w:val="none" w:sz="0" w:space="0" w:color="auto"/>
            <w:left w:val="none" w:sz="0" w:space="0" w:color="auto"/>
            <w:bottom w:val="none" w:sz="0" w:space="0" w:color="auto"/>
            <w:right w:val="none" w:sz="0" w:space="0" w:color="auto"/>
          </w:divBdr>
        </w:div>
        <w:div w:id="1032193971">
          <w:marLeft w:val="640"/>
          <w:marRight w:val="0"/>
          <w:marTop w:val="0"/>
          <w:marBottom w:val="0"/>
          <w:divBdr>
            <w:top w:val="none" w:sz="0" w:space="0" w:color="auto"/>
            <w:left w:val="none" w:sz="0" w:space="0" w:color="auto"/>
            <w:bottom w:val="none" w:sz="0" w:space="0" w:color="auto"/>
            <w:right w:val="none" w:sz="0" w:space="0" w:color="auto"/>
          </w:divBdr>
        </w:div>
        <w:div w:id="1322583037">
          <w:marLeft w:val="640"/>
          <w:marRight w:val="0"/>
          <w:marTop w:val="0"/>
          <w:marBottom w:val="0"/>
          <w:divBdr>
            <w:top w:val="none" w:sz="0" w:space="0" w:color="auto"/>
            <w:left w:val="none" w:sz="0" w:space="0" w:color="auto"/>
            <w:bottom w:val="none" w:sz="0" w:space="0" w:color="auto"/>
            <w:right w:val="none" w:sz="0" w:space="0" w:color="auto"/>
          </w:divBdr>
        </w:div>
      </w:divsChild>
    </w:div>
    <w:div w:id="1850488265">
      <w:bodyDiv w:val="1"/>
      <w:marLeft w:val="0"/>
      <w:marRight w:val="0"/>
      <w:marTop w:val="0"/>
      <w:marBottom w:val="0"/>
      <w:divBdr>
        <w:top w:val="none" w:sz="0" w:space="0" w:color="auto"/>
        <w:left w:val="none" w:sz="0" w:space="0" w:color="auto"/>
        <w:bottom w:val="none" w:sz="0" w:space="0" w:color="auto"/>
        <w:right w:val="none" w:sz="0" w:space="0" w:color="auto"/>
      </w:divBdr>
      <w:divsChild>
        <w:div w:id="77823470">
          <w:marLeft w:val="640"/>
          <w:marRight w:val="0"/>
          <w:marTop w:val="0"/>
          <w:marBottom w:val="0"/>
          <w:divBdr>
            <w:top w:val="none" w:sz="0" w:space="0" w:color="auto"/>
            <w:left w:val="none" w:sz="0" w:space="0" w:color="auto"/>
            <w:bottom w:val="none" w:sz="0" w:space="0" w:color="auto"/>
            <w:right w:val="none" w:sz="0" w:space="0" w:color="auto"/>
          </w:divBdr>
        </w:div>
        <w:div w:id="88046351">
          <w:marLeft w:val="640"/>
          <w:marRight w:val="0"/>
          <w:marTop w:val="0"/>
          <w:marBottom w:val="0"/>
          <w:divBdr>
            <w:top w:val="none" w:sz="0" w:space="0" w:color="auto"/>
            <w:left w:val="none" w:sz="0" w:space="0" w:color="auto"/>
            <w:bottom w:val="none" w:sz="0" w:space="0" w:color="auto"/>
            <w:right w:val="none" w:sz="0" w:space="0" w:color="auto"/>
          </w:divBdr>
        </w:div>
        <w:div w:id="111748379">
          <w:marLeft w:val="640"/>
          <w:marRight w:val="0"/>
          <w:marTop w:val="0"/>
          <w:marBottom w:val="0"/>
          <w:divBdr>
            <w:top w:val="none" w:sz="0" w:space="0" w:color="auto"/>
            <w:left w:val="none" w:sz="0" w:space="0" w:color="auto"/>
            <w:bottom w:val="none" w:sz="0" w:space="0" w:color="auto"/>
            <w:right w:val="none" w:sz="0" w:space="0" w:color="auto"/>
          </w:divBdr>
        </w:div>
        <w:div w:id="115104410">
          <w:marLeft w:val="640"/>
          <w:marRight w:val="0"/>
          <w:marTop w:val="0"/>
          <w:marBottom w:val="0"/>
          <w:divBdr>
            <w:top w:val="none" w:sz="0" w:space="0" w:color="auto"/>
            <w:left w:val="none" w:sz="0" w:space="0" w:color="auto"/>
            <w:bottom w:val="none" w:sz="0" w:space="0" w:color="auto"/>
            <w:right w:val="none" w:sz="0" w:space="0" w:color="auto"/>
          </w:divBdr>
        </w:div>
        <w:div w:id="178391232">
          <w:marLeft w:val="640"/>
          <w:marRight w:val="0"/>
          <w:marTop w:val="0"/>
          <w:marBottom w:val="0"/>
          <w:divBdr>
            <w:top w:val="none" w:sz="0" w:space="0" w:color="auto"/>
            <w:left w:val="none" w:sz="0" w:space="0" w:color="auto"/>
            <w:bottom w:val="none" w:sz="0" w:space="0" w:color="auto"/>
            <w:right w:val="none" w:sz="0" w:space="0" w:color="auto"/>
          </w:divBdr>
        </w:div>
        <w:div w:id="200828560">
          <w:marLeft w:val="640"/>
          <w:marRight w:val="0"/>
          <w:marTop w:val="0"/>
          <w:marBottom w:val="0"/>
          <w:divBdr>
            <w:top w:val="none" w:sz="0" w:space="0" w:color="auto"/>
            <w:left w:val="none" w:sz="0" w:space="0" w:color="auto"/>
            <w:bottom w:val="none" w:sz="0" w:space="0" w:color="auto"/>
            <w:right w:val="none" w:sz="0" w:space="0" w:color="auto"/>
          </w:divBdr>
        </w:div>
        <w:div w:id="235634544">
          <w:marLeft w:val="640"/>
          <w:marRight w:val="0"/>
          <w:marTop w:val="0"/>
          <w:marBottom w:val="0"/>
          <w:divBdr>
            <w:top w:val="none" w:sz="0" w:space="0" w:color="auto"/>
            <w:left w:val="none" w:sz="0" w:space="0" w:color="auto"/>
            <w:bottom w:val="none" w:sz="0" w:space="0" w:color="auto"/>
            <w:right w:val="none" w:sz="0" w:space="0" w:color="auto"/>
          </w:divBdr>
        </w:div>
        <w:div w:id="254482858">
          <w:marLeft w:val="640"/>
          <w:marRight w:val="0"/>
          <w:marTop w:val="0"/>
          <w:marBottom w:val="0"/>
          <w:divBdr>
            <w:top w:val="none" w:sz="0" w:space="0" w:color="auto"/>
            <w:left w:val="none" w:sz="0" w:space="0" w:color="auto"/>
            <w:bottom w:val="none" w:sz="0" w:space="0" w:color="auto"/>
            <w:right w:val="none" w:sz="0" w:space="0" w:color="auto"/>
          </w:divBdr>
        </w:div>
        <w:div w:id="349263944">
          <w:marLeft w:val="640"/>
          <w:marRight w:val="0"/>
          <w:marTop w:val="0"/>
          <w:marBottom w:val="0"/>
          <w:divBdr>
            <w:top w:val="none" w:sz="0" w:space="0" w:color="auto"/>
            <w:left w:val="none" w:sz="0" w:space="0" w:color="auto"/>
            <w:bottom w:val="none" w:sz="0" w:space="0" w:color="auto"/>
            <w:right w:val="none" w:sz="0" w:space="0" w:color="auto"/>
          </w:divBdr>
        </w:div>
        <w:div w:id="438258782">
          <w:marLeft w:val="640"/>
          <w:marRight w:val="0"/>
          <w:marTop w:val="0"/>
          <w:marBottom w:val="0"/>
          <w:divBdr>
            <w:top w:val="none" w:sz="0" w:space="0" w:color="auto"/>
            <w:left w:val="none" w:sz="0" w:space="0" w:color="auto"/>
            <w:bottom w:val="none" w:sz="0" w:space="0" w:color="auto"/>
            <w:right w:val="none" w:sz="0" w:space="0" w:color="auto"/>
          </w:divBdr>
        </w:div>
        <w:div w:id="534192642">
          <w:marLeft w:val="640"/>
          <w:marRight w:val="0"/>
          <w:marTop w:val="0"/>
          <w:marBottom w:val="0"/>
          <w:divBdr>
            <w:top w:val="none" w:sz="0" w:space="0" w:color="auto"/>
            <w:left w:val="none" w:sz="0" w:space="0" w:color="auto"/>
            <w:bottom w:val="none" w:sz="0" w:space="0" w:color="auto"/>
            <w:right w:val="none" w:sz="0" w:space="0" w:color="auto"/>
          </w:divBdr>
        </w:div>
        <w:div w:id="546067031">
          <w:marLeft w:val="640"/>
          <w:marRight w:val="0"/>
          <w:marTop w:val="0"/>
          <w:marBottom w:val="0"/>
          <w:divBdr>
            <w:top w:val="none" w:sz="0" w:space="0" w:color="auto"/>
            <w:left w:val="none" w:sz="0" w:space="0" w:color="auto"/>
            <w:bottom w:val="none" w:sz="0" w:space="0" w:color="auto"/>
            <w:right w:val="none" w:sz="0" w:space="0" w:color="auto"/>
          </w:divBdr>
        </w:div>
        <w:div w:id="808742669">
          <w:marLeft w:val="640"/>
          <w:marRight w:val="0"/>
          <w:marTop w:val="0"/>
          <w:marBottom w:val="0"/>
          <w:divBdr>
            <w:top w:val="none" w:sz="0" w:space="0" w:color="auto"/>
            <w:left w:val="none" w:sz="0" w:space="0" w:color="auto"/>
            <w:bottom w:val="none" w:sz="0" w:space="0" w:color="auto"/>
            <w:right w:val="none" w:sz="0" w:space="0" w:color="auto"/>
          </w:divBdr>
        </w:div>
        <w:div w:id="834876413">
          <w:marLeft w:val="640"/>
          <w:marRight w:val="0"/>
          <w:marTop w:val="0"/>
          <w:marBottom w:val="0"/>
          <w:divBdr>
            <w:top w:val="none" w:sz="0" w:space="0" w:color="auto"/>
            <w:left w:val="none" w:sz="0" w:space="0" w:color="auto"/>
            <w:bottom w:val="none" w:sz="0" w:space="0" w:color="auto"/>
            <w:right w:val="none" w:sz="0" w:space="0" w:color="auto"/>
          </w:divBdr>
        </w:div>
        <w:div w:id="928461663">
          <w:marLeft w:val="640"/>
          <w:marRight w:val="0"/>
          <w:marTop w:val="0"/>
          <w:marBottom w:val="0"/>
          <w:divBdr>
            <w:top w:val="none" w:sz="0" w:space="0" w:color="auto"/>
            <w:left w:val="none" w:sz="0" w:space="0" w:color="auto"/>
            <w:bottom w:val="none" w:sz="0" w:space="0" w:color="auto"/>
            <w:right w:val="none" w:sz="0" w:space="0" w:color="auto"/>
          </w:divBdr>
        </w:div>
        <w:div w:id="944339206">
          <w:marLeft w:val="640"/>
          <w:marRight w:val="0"/>
          <w:marTop w:val="0"/>
          <w:marBottom w:val="0"/>
          <w:divBdr>
            <w:top w:val="none" w:sz="0" w:space="0" w:color="auto"/>
            <w:left w:val="none" w:sz="0" w:space="0" w:color="auto"/>
            <w:bottom w:val="none" w:sz="0" w:space="0" w:color="auto"/>
            <w:right w:val="none" w:sz="0" w:space="0" w:color="auto"/>
          </w:divBdr>
        </w:div>
        <w:div w:id="994259758">
          <w:marLeft w:val="640"/>
          <w:marRight w:val="0"/>
          <w:marTop w:val="0"/>
          <w:marBottom w:val="0"/>
          <w:divBdr>
            <w:top w:val="none" w:sz="0" w:space="0" w:color="auto"/>
            <w:left w:val="none" w:sz="0" w:space="0" w:color="auto"/>
            <w:bottom w:val="none" w:sz="0" w:space="0" w:color="auto"/>
            <w:right w:val="none" w:sz="0" w:space="0" w:color="auto"/>
          </w:divBdr>
        </w:div>
        <w:div w:id="1016419923">
          <w:marLeft w:val="640"/>
          <w:marRight w:val="0"/>
          <w:marTop w:val="0"/>
          <w:marBottom w:val="0"/>
          <w:divBdr>
            <w:top w:val="none" w:sz="0" w:space="0" w:color="auto"/>
            <w:left w:val="none" w:sz="0" w:space="0" w:color="auto"/>
            <w:bottom w:val="none" w:sz="0" w:space="0" w:color="auto"/>
            <w:right w:val="none" w:sz="0" w:space="0" w:color="auto"/>
          </w:divBdr>
        </w:div>
        <w:div w:id="1016469978">
          <w:marLeft w:val="640"/>
          <w:marRight w:val="0"/>
          <w:marTop w:val="0"/>
          <w:marBottom w:val="0"/>
          <w:divBdr>
            <w:top w:val="none" w:sz="0" w:space="0" w:color="auto"/>
            <w:left w:val="none" w:sz="0" w:space="0" w:color="auto"/>
            <w:bottom w:val="none" w:sz="0" w:space="0" w:color="auto"/>
            <w:right w:val="none" w:sz="0" w:space="0" w:color="auto"/>
          </w:divBdr>
        </w:div>
        <w:div w:id="1018122898">
          <w:marLeft w:val="640"/>
          <w:marRight w:val="0"/>
          <w:marTop w:val="0"/>
          <w:marBottom w:val="0"/>
          <w:divBdr>
            <w:top w:val="none" w:sz="0" w:space="0" w:color="auto"/>
            <w:left w:val="none" w:sz="0" w:space="0" w:color="auto"/>
            <w:bottom w:val="none" w:sz="0" w:space="0" w:color="auto"/>
            <w:right w:val="none" w:sz="0" w:space="0" w:color="auto"/>
          </w:divBdr>
        </w:div>
        <w:div w:id="1042635660">
          <w:marLeft w:val="640"/>
          <w:marRight w:val="0"/>
          <w:marTop w:val="0"/>
          <w:marBottom w:val="0"/>
          <w:divBdr>
            <w:top w:val="none" w:sz="0" w:space="0" w:color="auto"/>
            <w:left w:val="none" w:sz="0" w:space="0" w:color="auto"/>
            <w:bottom w:val="none" w:sz="0" w:space="0" w:color="auto"/>
            <w:right w:val="none" w:sz="0" w:space="0" w:color="auto"/>
          </w:divBdr>
        </w:div>
        <w:div w:id="1101072951">
          <w:marLeft w:val="640"/>
          <w:marRight w:val="0"/>
          <w:marTop w:val="0"/>
          <w:marBottom w:val="0"/>
          <w:divBdr>
            <w:top w:val="none" w:sz="0" w:space="0" w:color="auto"/>
            <w:left w:val="none" w:sz="0" w:space="0" w:color="auto"/>
            <w:bottom w:val="none" w:sz="0" w:space="0" w:color="auto"/>
            <w:right w:val="none" w:sz="0" w:space="0" w:color="auto"/>
          </w:divBdr>
        </w:div>
        <w:div w:id="1131745780">
          <w:marLeft w:val="640"/>
          <w:marRight w:val="0"/>
          <w:marTop w:val="0"/>
          <w:marBottom w:val="0"/>
          <w:divBdr>
            <w:top w:val="none" w:sz="0" w:space="0" w:color="auto"/>
            <w:left w:val="none" w:sz="0" w:space="0" w:color="auto"/>
            <w:bottom w:val="none" w:sz="0" w:space="0" w:color="auto"/>
            <w:right w:val="none" w:sz="0" w:space="0" w:color="auto"/>
          </w:divBdr>
        </w:div>
        <w:div w:id="1140341318">
          <w:marLeft w:val="640"/>
          <w:marRight w:val="0"/>
          <w:marTop w:val="0"/>
          <w:marBottom w:val="0"/>
          <w:divBdr>
            <w:top w:val="none" w:sz="0" w:space="0" w:color="auto"/>
            <w:left w:val="none" w:sz="0" w:space="0" w:color="auto"/>
            <w:bottom w:val="none" w:sz="0" w:space="0" w:color="auto"/>
            <w:right w:val="none" w:sz="0" w:space="0" w:color="auto"/>
          </w:divBdr>
        </w:div>
        <w:div w:id="1148131953">
          <w:marLeft w:val="640"/>
          <w:marRight w:val="0"/>
          <w:marTop w:val="0"/>
          <w:marBottom w:val="0"/>
          <w:divBdr>
            <w:top w:val="none" w:sz="0" w:space="0" w:color="auto"/>
            <w:left w:val="none" w:sz="0" w:space="0" w:color="auto"/>
            <w:bottom w:val="none" w:sz="0" w:space="0" w:color="auto"/>
            <w:right w:val="none" w:sz="0" w:space="0" w:color="auto"/>
          </w:divBdr>
        </w:div>
        <w:div w:id="1159417221">
          <w:marLeft w:val="640"/>
          <w:marRight w:val="0"/>
          <w:marTop w:val="0"/>
          <w:marBottom w:val="0"/>
          <w:divBdr>
            <w:top w:val="none" w:sz="0" w:space="0" w:color="auto"/>
            <w:left w:val="none" w:sz="0" w:space="0" w:color="auto"/>
            <w:bottom w:val="none" w:sz="0" w:space="0" w:color="auto"/>
            <w:right w:val="none" w:sz="0" w:space="0" w:color="auto"/>
          </w:divBdr>
        </w:div>
        <w:div w:id="1172333372">
          <w:marLeft w:val="640"/>
          <w:marRight w:val="0"/>
          <w:marTop w:val="0"/>
          <w:marBottom w:val="0"/>
          <w:divBdr>
            <w:top w:val="none" w:sz="0" w:space="0" w:color="auto"/>
            <w:left w:val="none" w:sz="0" w:space="0" w:color="auto"/>
            <w:bottom w:val="none" w:sz="0" w:space="0" w:color="auto"/>
            <w:right w:val="none" w:sz="0" w:space="0" w:color="auto"/>
          </w:divBdr>
        </w:div>
        <w:div w:id="1177185207">
          <w:marLeft w:val="640"/>
          <w:marRight w:val="0"/>
          <w:marTop w:val="0"/>
          <w:marBottom w:val="0"/>
          <w:divBdr>
            <w:top w:val="none" w:sz="0" w:space="0" w:color="auto"/>
            <w:left w:val="none" w:sz="0" w:space="0" w:color="auto"/>
            <w:bottom w:val="none" w:sz="0" w:space="0" w:color="auto"/>
            <w:right w:val="none" w:sz="0" w:space="0" w:color="auto"/>
          </w:divBdr>
        </w:div>
        <w:div w:id="1196045315">
          <w:marLeft w:val="640"/>
          <w:marRight w:val="0"/>
          <w:marTop w:val="0"/>
          <w:marBottom w:val="0"/>
          <w:divBdr>
            <w:top w:val="none" w:sz="0" w:space="0" w:color="auto"/>
            <w:left w:val="none" w:sz="0" w:space="0" w:color="auto"/>
            <w:bottom w:val="none" w:sz="0" w:space="0" w:color="auto"/>
            <w:right w:val="none" w:sz="0" w:space="0" w:color="auto"/>
          </w:divBdr>
        </w:div>
        <w:div w:id="1234700684">
          <w:marLeft w:val="640"/>
          <w:marRight w:val="0"/>
          <w:marTop w:val="0"/>
          <w:marBottom w:val="0"/>
          <w:divBdr>
            <w:top w:val="none" w:sz="0" w:space="0" w:color="auto"/>
            <w:left w:val="none" w:sz="0" w:space="0" w:color="auto"/>
            <w:bottom w:val="none" w:sz="0" w:space="0" w:color="auto"/>
            <w:right w:val="none" w:sz="0" w:space="0" w:color="auto"/>
          </w:divBdr>
        </w:div>
        <w:div w:id="1340038323">
          <w:marLeft w:val="640"/>
          <w:marRight w:val="0"/>
          <w:marTop w:val="0"/>
          <w:marBottom w:val="0"/>
          <w:divBdr>
            <w:top w:val="none" w:sz="0" w:space="0" w:color="auto"/>
            <w:left w:val="none" w:sz="0" w:space="0" w:color="auto"/>
            <w:bottom w:val="none" w:sz="0" w:space="0" w:color="auto"/>
            <w:right w:val="none" w:sz="0" w:space="0" w:color="auto"/>
          </w:divBdr>
        </w:div>
        <w:div w:id="1576014133">
          <w:marLeft w:val="640"/>
          <w:marRight w:val="0"/>
          <w:marTop w:val="0"/>
          <w:marBottom w:val="0"/>
          <w:divBdr>
            <w:top w:val="none" w:sz="0" w:space="0" w:color="auto"/>
            <w:left w:val="none" w:sz="0" w:space="0" w:color="auto"/>
            <w:bottom w:val="none" w:sz="0" w:space="0" w:color="auto"/>
            <w:right w:val="none" w:sz="0" w:space="0" w:color="auto"/>
          </w:divBdr>
        </w:div>
        <w:div w:id="1685203547">
          <w:marLeft w:val="640"/>
          <w:marRight w:val="0"/>
          <w:marTop w:val="0"/>
          <w:marBottom w:val="0"/>
          <w:divBdr>
            <w:top w:val="none" w:sz="0" w:space="0" w:color="auto"/>
            <w:left w:val="none" w:sz="0" w:space="0" w:color="auto"/>
            <w:bottom w:val="none" w:sz="0" w:space="0" w:color="auto"/>
            <w:right w:val="none" w:sz="0" w:space="0" w:color="auto"/>
          </w:divBdr>
        </w:div>
        <w:div w:id="1721976660">
          <w:marLeft w:val="640"/>
          <w:marRight w:val="0"/>
          <w:marTop w:val="0"/>
          <w:marBottom w:val="0"/>
          <w:divBdr>
            <w:top w:val="none" w:sz="0" w:space="0" w:color="auto"/>
            <w:left w:val="none" w:sz="0" w:space="0" w:color="auto"/>
            <w:bottom w:val="none" w:sz="0" w:space="0" w:color="auto"/>
            <w:right w:val="none" w:sz="0" w:space="0" w:color="auto"/>
          </w:divBdr>
        </w:div>
        <w:div w:id="1740135312">
          <w:marLeft w:val="640"/>
          <w:marRight w:val="0"/>
          <w:marTop w:val="0"/>
          <w:marBottom w:val="0"/>
          <w:divBdr>
            <w:top w:val="none" w:sz="0" w:space="0" w:color="auto"/>
            <w:left w:val="none" w:sz="0" w:space="0" w:color="auto"/>
            <w:bottom w:val="none" w:sz="0" w:space="0" w:color="auto"/>
            <w:right w:val="none" w:sz="0" w:space="0" w:color="auto"/>
          </w:divBdr>
        </w:div>
        <w:div w:id="1746415613">
          <w:marLeft w:val="640"/>
          <w:marRight w:val="0"/>
          <w:marTop w:val="0"/>
          <w:marBottom w:val="0"/>
          <w:divBdr>
            <w:top w:val="none" w:sz="0" w:space="0" w:color="auto"/>
            <w:left w:val="none" w:sz="0" w:space="0" w:color="auto"/>
            <w:bottom w:val="none" w:sz="0" w:space="0" w:color="auto"/>
            <w:right w:val="none" w:sz="0" w:space="0" w:color="auto"/>
          </w:divBdr>
        </w:div>
        <w:div w:id="1831750381">
          <w:marLeft w:val="640"/>
          <w:marRight w:val="0"/>
          <w:marTop w:val="0"/>
          <w:marBottom w:val="0"/>
          <w:divBdr>
            <w:top w:val="none" w:sz="0" w:space="0" w:color="auto"/>
            <w:left w:val="none" w:sz="0" w:space="0" w:color="auto"/>
            <w:bottom w:val="none" w:sz="0" w:space="0" w:color="auto"/>
            <w:right w:val="none" w:sz="0" w:space="0" w:color="auto"/>
          </w:divBdr>
        </w:div>
        <w:div w:id="1926064543">
          <w:marLeft w:val="640"/>
          <w:marRight w:val="0"/>
          <w:marTop w:val="0"/>
          <w:marBottom w:val="0"/>
          <w:divBdr>
            <w:top w:val="none" w:sz="0" w:space="0" w:color="auto"/>
            <w:left w:val="none" w:sz="0" w:space="0" w:color="auto"/>
            <w:bottom w:val="none" w:sz="0" w:space="0" w:color="auto"/>
            <w:right w:val="none" w:sz="0" w:space="0" w:color="auto"/>
          </w:divBdr>
        </w:div>
        <w:div w:id="1953128011">
          <w:marLeft w:val="640"/>
          <w:marRight w:val="0"/>
          <w:marTop w:val="0"/>
          <w:marBottom w:val="0"/>
          <w:divBdr>
            <w:top w:val="none" w:sz="0" w:space="0" w:color="auto"/>
            <w:left w:val="none" w:sz="0" w:space="0" w:color="auto"/>
            <w:bottom w:val="none" w:sz="0" w:space="0" w:color="auto"/>
            <w:right w:val="none" w:sz="0" w:space="0" w:color="auto"/>
          </w:divBdr>
        </w:div>
        <w:div w:id="1982346685">
          <w:marLeft w:val="640"/>
          <w:marRight w:val="0"/>
          <w:marTop w:val="0"/>
          <w:marBottom w:val="0"/>
          <w:divBdr>
            <w:top w:val="none" w:sz="0" w:space="0" w:color="auto"/>
            <w:left w:val="none" w:sz="0" w:space="0" w:color="auto"/>
            <w:bottom w:val="none" w:sz="0" w:space="0" w:color="auto"/>
            <w:right w:val="none" w:sz="0" w:space="0" w:color="auto"/>
          </w:divBdr>
        </w:div>
        <w:div w:id="1989094791">
          <w:marLeft w:val="640"/>
          <w:marRight w:val="0"/>
          <w:marTop w:val="0"/>
          <w:marBottom w:val="0"/>
          <w:divBdr>
            <w:top w:val="none" w:sz="0" w:space="0" w:color="auto"/>
            <w:left w:val="none" w:sz="0" w:space="0" w:color="auto"/>
            <w:bottom w:val="none" w:sz="0" w:space="0" w:color="auto"/>
            <w:right w:val="none" w:sz="0" w:space="0" w:color="auto"/>
          </w:divBdr>
        </w:div>
        <w:div w:id="2018650902">
          <w:marLeft w:val="640"/>
          <w:marRight w:val="0"/>
          <w:marTop w:val="0"/>
          <w:marBottom w:val="0"/>
          <w:divBdr>
            <w:top w:val="none" w:sz="0" w:space="0" w:color="auto"/>
            <w:left w:val="none" w:sz="0" w:space="0" w:color="auto"/>
            <w:bottom w:val="none" w:sz="0" w:space="0" w:color="auto"/>
            <w:right w:val="none" w:sz="0" w:space="0" w:color="auto"/>
          </w:divBdr>
        </w:div>
        <w:div w:id="2083748024">
          <w:marLeft w:val="640"/>
          <w:marRight w:val="0"/>
          <w:marTop w:val="0"/>
          <w:marBottom w:val="0"/>
          <w:divBdr>
            <w:top w:val="none" w:sz="0" w:space="0" w:color="auto"/>
            <w:left w:val="none" w:sz="0" w:space="0" w:color="auto"/>
            <w:bottom w:val="none" w:sz="0" w:space="0" w:color="auto"/>
            <w:right w:val="none" w:sz="0" w:space="0" w:color="auto"/>
          </w:divBdr>
        </w:div>
        <w:div w:id="2117630265">
          <w:marLeft w:val="640"/>
          <w:marRight w:val="0"/>
          <w:marTop w:val="0"/>
          <w:marBottom w:val="0"/>
          <w:divBdr>
            <w:top w:val="none" w:sz="0" w:space="0" w:color="auto"/>
            <w:left w:val="none" w:sz="0" w:space="0" w:color="auto"/>
            <w:bottom w:val="none" w:sz="0" w:space="0" w:color="auto"/>
            <w:right w:val="none" w:sz="0" w:space="0" w:color="auto"/>
          </w:divBdr>
        </w:div>
      </w:divsChild>
    </w:div>
    <w:div w:id="1851679965">
      <w:bodyDiv w:val="1"/>
      <w:marLeft w:val="0"/>
      <w:marRight w:val="0"/>
      <w:marTop w:val="0"/>
      <w:marBottom w:val="0"/>
      <w:divBdr>
        <w:top w:val="none" w:sz="0" w:space="0" w:color="auto"/>
        <w:left w:val="none" w:sz="0" w:space="0" w:color="auto"/>
        <w:bottom w:val="none" w:sz="0" w:space="0" w:color="auto"/>
        <w:right w:val="none" w:sz="0" w:space="0" w:color="auto"/>
      </w:divBdr>
      <w:divsChild>
        <w:div w:id="591669150">
          <w:marLeft w:val="640"/>
          <w:marRight w:val="0"/>
          <w:marTop w:val="0"/>
          <w:marBottom w:val="0"/>
          <w:divBdr>
            <w:top w:val="none" w:sz="0" w:space="0" w:color="auto"/>
            <w:left w:val="none" w:sz="0" w:space="0" w:color="auto"/>
            <w:bottom w:val="none" w:sz="0" w:space="0" w:color="auto"/>
            <w:right w:val="none" w:sz="0" w:space="0" w:color="auto"/>
          </w:divBdr>
        </w:div>
        <w:div w:id="145905381">
          <w:marLeft w:val="640"/>
          <w:marRight w:val="0"/>
          <w:marTop w:val="0"/>
          <w:marBottom w:val="0"/>
          <w:divBdr>
            <w:top w:val="none" w:sz="0" w:space="0" w:color="auto"/>
            <w:left w:val="none" w:sz="0" w:space="0" w:color="auto"/>
            <w:bottom w:val="none" w:sz="0" w:space="0" w:color="auto"/>
            <w:right w:val="none" w:sz="0" w:space="0" w:color="auto"/>
          </w:divBdr>
        </w:div>
        <w:div w:id="1363021067">
          <w:marLeft w:val="640"/>
          <w:marRight w:val="0"/>
          <w:marTop w:val="0"/>
          <w:marBottom w:val="0"/>
          <w:divBdr>
            <w:top w:val="none" w:sz="0" w:space="0" w:color="auto"/>
            <w:left w:val="none" w:sz="0" w:space="0" w:color="auto"/>
            <w:bottom w:val="none" w:sz="0" w:space="0" w:color="auto"/>
            <w:right w:val="none" w:sz="0" w:space="0" w:color="auto"/>
          </w:divBdr>
        </w:div>
        <w:div w:id="1496989349">
          <w:marLeft w:val="640"/>
          <w:marRight w:val="0"/>
          <w:marTop w:val="0"/>
          <w:marBottom w:val="0"/>
          <w:divBdr>
            <w:top w:val="none" w:sz="0" w:space="0" w:color="auto"/>
            <w:left w:val="none" w:sz="0" w:space="0" w:color="auto"/>
            <w:bottom w:val="none" w:sz="0" w:space="0" w:color="auto"/>
            <w:right w:val="none" w:sz="0" w:space="0" w:color="auto"/>
          </w:divBdr>
        </w:div>
        <w:div w:id="1125200165">
          <w:marLeft w:val="640"/>
          <w:marRight w:val="0"/>
          <w:marTop w:val="0"/>
          <w:marBottom w:val="0"/>
          <w:divBdr>
            <w:top w:val="none" w:sz="0" w:space="0" w:color="auto"/>
            <w:left w:val="none" w:sz="0" w:space="0" w:color="auto"/>
            <w:bottom w:val="none" w:sz="0" w:space="0" w:color="auto"/>
            <w:right w:val="none" w:sz="0" w:space="0" w:color="auto"/>
          </w:divBdr>
        </w:div>
        <w:div w:id="1595551049">
          <w:marLeft w:val="640"/>
          <w:marRight w:val="0"/>
          <w:marTop w:val="0"/>
          <w:marBottom w:val="0"/>
          <w:divBdr>
            <w:top w:val="none" w:sz="0" w:space="0" w:color="auto"/>
            <w:left w:val="none" w:sz="0" w:space="0" w:color="auto"/>
            <w:bottom w:val="none" w:sz="0" w:space="0" w:color="auto"/>
            <w:right w:val="none" w:sz="0" w:space="0" w:color="auto"/>
          </w:divBdr>
        </w:div>
        <w:div w:id="650209536">
          <w:marLeft w:val="640"/>
          <w:marRight w:val="0"/>
          <w:marTop w:val="0"/>
          <w:marBottom w:val="0"/>
          <w:divBdr>
            <w:top w:val="none" w:sz="0" w:space="0" w:color="auto"/>
            <w:left w:val="none" w:sz="0" w:space="0" w:color="auto"/>
            <w:bottom w:val="none" w:sz="0" w:space="0" w:color="auto"/>
            <w:right w:val="none" w:sz="0" w:space="0" w:color="auto"/>
          </w:divBdr>
        </w:div>
        <w:div w:id="1853838235">
          <w:marLeft w:val="640"/>
          <w:marRight w:val="0"/>
          <w:marTop w:val="0"/>
          <w:marBottom w:val="0"/>
          <w:divBdr>
            <w:top w:val="none" w:sz="0" w:space="0" w:color="auto"/>
            <w:left w:val="none" w:sz="0" w:space="0" w:color="auto"/>
            <w:bottom w:val="none" w:sz="0" w:space="0" w:color="auto"/>
            <w:right w:val="none" w:sz="0" w:space="0" w:color="auto"/>
          </w:divBdr>
        </w:div>
        <w:div w:id="871915482">
          <w:marLeft w:val="640"/>
          <w:marRight w:val="0"/>
          <w:marTop w:val="0"/>
          <w:marBottom w:val="0"/>
          <w:divBdr>
            <w:top w:val="none" w:sz="0" w:space="0" w:color="auto"/>
            <w:left w:val="none" w:sz="0" w:space="0" w:color="auto"/>
            <w:bottom w:val="none" w:sz="0" w:space="0" w:color="auto"/>
            <w:right w:val="none" w:sz="0" w:space="0" w:color="auto"/>
          </w:divBdr>
        </w:div>
        <w:div w:id="1143346546">
          <w:marLeft w:val="640"/>
          <w:marRight w:val="0"/>
          <w:marTop w:val="0"/>
          <w:marBottom w:val="0"/>
          <w:divBdr>
            <w:top w:val="none" w:sz="0" w:space="0" w:color="auto"/>
            <w:left w:val="none" w:sz="0" w:space="0" w:color="auto"/>
            <w:bottom w:val="none" w:sz="0" w:space="0" w:color="auto"/>
            <w:right w:val="none" w:sz="0" w:space="0" w:color="auto"/>
          </w:divBdr>
        </w:div>
        <w:div w:id="235097239">
          <w:marLeft w:val="640"/>
          <w:marRight w:val="0"/>
          <w:marTop w:val="0"/>
          <w:marBottom w:val="0"/>
          <w:divBdr>
            <w:top w:val="none" w:sz="0" w:space="0" w:color="auto"/>
            <w:left w:val="none" w:sz="0" w:space="0" w:color="auto"/>
            <w:bottom w:val="none" w:sz="0" w:space="0" w:color="auto"/>
            <w:right w:val="none" w:sz="0" w:space="0" w:color="auto"/>
          </w:divBdr>
        </w:div>
        <w:div w:id="195435949">
          <w:marLeft w:val="640"/>
          <w:marRight w:val="0"/>
          <w:marTop w:val="0"/>
          <w:marBottom w:val="0"/>
          <w:divBdr>
            <w:top w:val="none" w:sz="0" w:space="0" w:color="auto"/>
            <w:left w:val="none" w:sz="0" w:space="0" w:color="auto"/>
            <w:bottom w:val="none" w:sz="0" w:space="0" w:color="auto"/>
            <w:right w:val="none" w:sz="0" w:space="0" w:color="auto"/>
          </w:divBdr>
        </w:div>
        <w:div w:id="2027364321">
          <w:marLeft w:val="640"/>
          <w:marRight w:val="0"/>
          <w:marTop w:val="0"/>
          <w:marBottom w:val="0"/>
          <w:divBdr>
            <w:top w:val="none" w:sz="0" w:space="0" w:color="auto"/>
            <w:left w:val="none" w:sz="0" w:space="0" w:color="auto"/>
            <w:bottom w:val="none" w:sz="0" w:space="0" w:color="auto"/>
            <w:right w:val="none" w:sz="0" w:space="0" w:color="auto"/>
          </w:divBdr>
        </w:div>
        <w:div w:id="1269433312">
          <w:marLeft w:val="640"/>
          <w:marRight w:val="0"/>
          <w:marTop w:val="0"/>
          <w:marBottom w:val="0"/>
          <w:divBdr>
            <w:top w:val="none" w:sz="0" w:space="0" w:color="auto"/>
            <w:left w:val="none" w:sz="0" w:space="0" w:color="auto"/>
            <w:bottom w:val="none" w:sz="0" w:space="0" w:color="auto"/>
            <w:right w:val="none" w:sz="0" w:space="0" w:color="auto"/>
          </w:divBdr>
        </w:div>
        <w:div w:id="1921014275">
          <w:marLeft w:val="640"/>
          <w:marRight w:val="0"/>
          <w:marTop w:val="0"/>
          <w:marBottom w:val="0"/>
          <w:divBdr>
            <w:top w:val="none" w:sz="0" w:space="0" w:color="auto"/>
            <w:left w:val="none" w:sz="0" w:space="0" w:color="auto"/>
            <w:bottom w:val="none" w:sz="0" w:space="0" w:color="auto"/>
            <w:right w:val="none" w:sz="0" w:space="0" w:color="auto"/>
          </w:divBdr>
        </w:div>
        <w:div w:id="594436623">
          <w:marLeft w:val="640"/>
          <w:marRight w:val="0"/>
          <w:marTop w:val="0"/>
          <w:marBottom w:val="0"/>
          <w:divBdr>
            <w:top w:val="none" w:sz="0" w:space="0" w:color="auto"/>
            <w:left w:val="none" w:sz="0" w:space="0" w:color="auto"/>
            <w:bottom w:val="none" w:sz="0" w:space="0" w:color="auto"/>
            <w:right w:val="none" w:sz="0" w:space="0" w:color="auto"/>
          </w:divBdr>
        </w:div>
        <w:div w:id="649362133">
          <w:marLeft w:val="640"/>
          <w:marRight w:val="0"/>
          <w:marTop w:val="0"/>
          <w:marBottom w:val="0"/>
          <w:divBdr>
            <w:top w:val="none" w:sz="0" w:space="0" w:color="auto"/>
            <w:left w:val="none" w:sz="0" w:space="0" w:color="auto"/>
            <w:bottom w:val="none" w:sz="0" w:space="0" w:color="auto"/>
            <w:right w:val="none" w:sz="0" w:space="0" w:color="auto"/>
          </w:divBdr>
        </w:div>
        <w:div w:id="928083217">
          <w:marLeft w:val="640"/>
          <w:marRight w:val="0"/>
          <w:marTop w:val="0"/>
          <w:marBottom w:val="0"/>
          <w:divBdr>
            <w:top w:val="none" w:sz="0" w:space="0" w:color="auto"/>
            <w:left w:val="none" w:sz="0" w:space="0" w:color="auto"/>
            <w:bottom w:val="none" w:sz="0" w:space="0" w:color="auto"/>
            <w:right w:val="none" w:sz="0" w:space="0" w:color="auto"/>
          </w:divBdr>
        </w:div>
        <w:div w:id="1660882472">
          <w:marLeft w:val="640"/>
          <w:marRight w:val="0"/>
          <w:marTop w:val="0"/>
          <w:marBottom w:val="0"/>
          <w:divBdr>
            <w:top w:val="none" w:sz="0" w:space="0" w:color="auto"/>
            <w:left w:val="none" w:sz="0" w:space="0" w:color="auto"/>
            <w:bottom w:val="none" w:sz="0" w:space="0" w:color="auto"/>
            <w:right w:val="none" w:sz="0" w:space="0" w:color="auto"/>
          </w:divBdr>
        </w:div>
        <w:div w:id="305741334">
          <w:marLeft w:val="640"/>
          <w:marRight w:val="0"/>
          <w:marTop w:val="0"/>
          <w:marBottom w:val="0"/>
          <w:divBdr>
            <w:top w:val="none" w:sz="0" w:space="0" w:color="auto"/>
            <w:left w:val="none" w:sz="0" w:space="0" w:color="auto"/>
            <w:bottom w:val="none" w:sz="0" w:space="0" w:color="auto"/>
            <w:right w:val="none" w:sz="0" w:space="0" w:color="auto"/>
          </w:divBdr>
        </w:div>
        <w:div w:id="755252588">
          <w:marLeft w:val="640"/>
          <w:marRight w:val="0"/>
          <w:marTop w:val="0"/>
          <w:marBottom w:val="0"/>
          <w:divBdr>
            <w:top w:val="none" w:sz="0" w:space="0" w:color="auto"/>
            <w:left w:val="none" w:sz="0" w:space="0" w:color="auto"/>
            <w:bottom w:val="none" w:sz="0" w:space="0" w:color="auto"/>
            <w:right w:val="none" w:sz="0" w:space="0" w:color="auto"/>
          </w:divBdr>
        </w:div>
        <w:div w:id="921716867">
          <w:marLeft w:val="640"/>
          <w:marRight w:val="0"/>
          <w:marTop w:val="0"/>
          <w:marBottom w:val="0"/>
          <w:divBdr>
            <w:top w:val="none" w:sz="0" w:space="0" w:color="auto"/>
            <w:left w:val="none" w:sz="0" w:space="0" w:color="auto"/>
            <w:bottom w:val="none" w:sz="0" w:space="0" w:color="auto"/>
            <w:right w:val="none" w:sz="0" w:space="0" w:color="auto"/>
          </w:divBdr>
        </w:div>
        <w:div w:id="1841769068">
          <w:marLeft w:val="640"/>
          <w:marRight w:val="0"/>
          <w:marTop w:val="0"/>
          <w:marBottom w:val="0"/>
          <w:divBdr>
            <w:top w:val="none" w:sz="0" w:space="0" w:color="auto"/>
            <w:left w:val="none" w:sz="0" w:space="0" w:color="auto"/>
            <w:bottom w:val="none" w:sz="0" w:space="0" w:color="auto"/>
            <w:right w:val="none" w:sz="0" w:space="0" w:color="auto"/>
          </w:divBdr>
        </w:div>
        <w:div w:id="11763088">
          <w:marLeft w:val="640"/>
          <w:marRight w:val="0"/>
          <w:marTop w:val="0"/>
          <w:marBottom w:val="0"/>
          <w:divBdr>
            <w:top w:val="none" w:sz="0" w:space="0" w:color="auto"/>
            <w:left w:val="none" w:sz="0" w:space="0" w:color="auto"/>
            <w:bottom w:val="none" w:sz="0" w:space="0" w:color="auto"/>
            <w:right w:val="none" w:sz="0" w:space="0" w:color="auto"/>
          </w:divBdr>
        </w:div>
        <w:div w:id="2062358328">
          <w:marLeft w:val="640"/>
          <w:marRight w:val="0"/>
          <w:marTop w:val="0"/>
          <w:marBottom w:val="0"/>
          <w:divBdr>
            <w:top w:val="none" w:sz="0" w:space="0" w:color="auto"/>
            <w:left w:val="none" w:sz="0" w:space="0" w:color="auto"/>
            <w:bottom w:val="none" w:sz="0" w:space="0" w:color="auto"/>
            <w:right w:val="none" w:sz="0" w:space="0" w:color="auto"/>
          </w:divBdr>
        </w:div>
        <w:div w:id="1078017682">
          <w:marLeft w:val="640"/>
          <w:marRight w:val="0"/>
          <w:marTop w:val="0"/>
          <w:marBottom w:val="0"/>
          <w:divBdr>
            <w:top w:val="none" w:sz="0" w:space="0" w:color="auto"/>
            <w:left w:val="none" w:sz="0" w:space="0" w:color="auto"/>
            <w:bottom w:val="none" w:sz="0" w:space="0" w:color="auto"/>
            <w:right w:val="none" w:sz="0" w:space="0" w:color="auto"/>
          </w:divBdr>
        </w:div>
        <w:div w:id="1583678907">
          <w:marLeft w:val="640"/>
          <w:marRight w:val="0"/>
          <w:marTop w:val="0"/>
          <w:marBottom w:val="0"/>
          <w:divBdr>
            <w:top w:val="none" w:sz="0" w:space="0" w:color="auto"/>
            <w:left w:val="none" w:sz="0" w:space="0" w:color="auto"/>
            <w:bottom w:val="none" w:sz="0" w:space="0" w:color="auto"/>
            <w:right w:val="none" w:sz="0" w:space="0" w:color="auto"/>
          </w:divBdr>
        </w:div>
        <w:div w:id="1484009503">
          <w:marLeft w:val="640"/>
          <w:marRight w:val="0"/>
          <w:marTop w:val="0"/>
          <w:marBottom w:val="0"/>
          <w:divBdr>
            <w:top w:val="none" w:sz="0" w:space="0" w:color="auto"/>
            <w:left w:val="none" w:sz="0" w:space="0" w:color="auto"/>
            <w:bottom w:val="none" w:sz="0" w:space="0" w:color="auto"/>
            <w:right w:val="none" w:sz="0" w:space="0" w:color="auto"/>
          </w:divBdr>
        </w:div>
        <w:div w:id="807935104">
          <w:marLeft w:val="640"/>
          <w:marRight w:val="0"/>
          <w:marTop w:val="0"/>
          <w:marBottom w:val="0"/>
          <w:divBdr>
            <w:top w:val="none" w:sz="0" w:space="0" w:color="auto"/>
            <w:left w:val="none" w:sz="0" w:space="0" w:color="auto"/>
            <w:bottom w:val="none" w:sz="0" w:space="0" w:color="auto"/>
            <w:right w:val="none" w:sz="0" w:space="0" w:color="auto"/>
          </w:divBdr>
        </w:div>
        <w:div w:id="284773688">
          <w:marLeft w:val="640"/>
          <w:marRight w:val="0"/>
          <w:marTop w:val="0"/>
          <w:marBottom w:val="0"/>
          <w:divBdr>
            <w:top w:val="none" w:sz="0" w:space="0" w:color="auto"/>
            <w:left w:val="none" w:sz="0" w:space="0" w:color="auto"/>
            <w:bottom w:val="none" w:sz="0" w:space="0" w:color="auto"/>
            <w:right w:val="none" w:sz="0" w:space="0" w:color="auto"/>
          </w:divBdr>
        </w:div>
        <w:div w:id="1887255385">
          <w:marLeft w:val="640"/>
          <w:marRight w:val="0"/>
          <w:marTop w:val="0"/>
          <w:marBottom w:val="0"/>
          <w:divBdr>
            <w:top w:val="none" w:sz="0" w:space="0" w:color="auto"/>
            <w:left w:val="none" w:sz="0" w:space="0" w:color="auto"/>
            <w:bottom w:val="none" w:sz="0" w:space="0" w:color="auto"/>
            <w:right w:val="none" w:sz="0" w:space="0" w:color="auto"/>
          </w:divBdr>
        </w:div>
        <w:div w:id="1237013755">
          <w:marLeft w:val="640"/>
          <w:marRight w:val="0"/>
          <w:marTop w:val="0"/>
          <w:marBottom w:val="0"/>
          <w:divBdr>
            <w:top w:val="none" w:sz="0" w:space="0" w:color="auto"/>
            <w:left w:val="none" w:sz="0" w:space="0" w:color="auto"/>
            <w:bottom w:val="none" w:sz="0" w:space="0" w:color="auto"/>
            <w:right w:val="none" w:sz="0" w:space="0" w:color="auto"/>
          </w:divBdr>
        </w:div>
        <w:div w:id="679695002">
          <w:marLeft w:val="640"/>
          <w:marRight w:val="0"/>
          <w:marTop w:val="0"/>
          <w:marBottom w:val="0"/>
          <w:divBdr>
            <w:top w:val="none" w:sz="0" w:space="0" w:color="auto"/>
            <w:left w:val="none" w:sz="0" w:space="0" w:color="auto"/>
            <w:bottom w:val="none" w:sz="0" w:space="0" w:color="auto"/>
            <w:right w:val="none" w:sz="0" w:space="0" w:color="auto"/>
          </w:divBdr>
        </w:div>
        <w:div w:id="1458795270">
          <w:marLeft w:val="640"/>
          <w:marRight w:val="0"/>
          <w:marTop w:val="0"/>
          <w:marBottom w:val="0"/>
          <w:divBdr>
            <w:top w:val="none" w:sz="0" w:space="0" w:color="auto"/>
            <w:left w:val="none" w:sz="0" w:space="0" w:color="auto"/>
            <w:bottom w:val="none" w:sz="0" w:space="0" w:color="auto"/>
            <w:right w:val="none" w:sz="0" w:space="0" w:color="auto"/>
          </w:divBdr>
        </w:div>
        <w:div w:id="272791765">
          <w:marLeft w:val="640"/>
          <w:marRight w:val="0"/>
          <w:marTop w:val="0"/>
          <w:marBottom w:val="0"/>
          <w:divBdr>
            <w:top w:val="none" w:sz="0" w:space="0" w:color="auto"/>
            <w:left w:val="none" w:sz="0" w:space="0" w:color="auto"/>
            <w:bottom w:val="none" w:sz="0" w:space="0" w:color="auto"/>
            <w:right w:val="none" w:sz="0" w:space="0" w:color="auto"/>
          </w:divBdr>
        </w:div>
        <w:div w:id="536428735">
          <w:marLeft w:val="640"/>
          <w:marRight w:val="0"/>
          <w:marTop w:val="0"/>
          <w:marBottom w:val="0"/>
          <w:divBdr>
            <w:top w:val="none" w:sz="0" w:space="0" w:color="auto"/>
            <w:left w:val="none" w:sz="0" w:space="0" w:color="auto"/>
            <w:bottom w:val="none" w:sz="0" w:space="0" w:color="auto"/>
            <w:right w:val="none" w:sz="0" w:space="0" w:color="auto"/>
          </w:divBdr>
        </w:div>
        <w:div w:id="1129320699">
          <w:marLeft w:val="640"/>
          <w:marRight w:val="0"/>
          <w:marTop w:val="0"/>
          <w:marBottom w:val="0"/>
          <w:divBdr>
            <w:top w:val="none" w:sz="0" w:space="0" w:color="auto"/>
            <w:left w:val="none" w:sz="0" w:space="0" w:color="auto"/>
            <w:bottom w:val="none" w:sz="0" w:space="0" w:color="auto"/>
            <w:right w:val="none" w:sz="0" w:space="0" w:color="auto"/>
          </w:divBdr>
        </w:div>
        <w:div w:id="481001138">
          <w:marLeft w:val="640"/>
          <w:marRight w:val="0"/>
          <w:marTop w:val="0"/>
          <w:marBottom w:val="0"/>
          <w:divBdr>
            <w:top w:val="none" w:sz="0" w:space="0" w:color="auto"/>
            <w:left w:val="none" w:sz="0" w:space="0" w:color="auto"/>
            <w:bottom w:val="none" w:sz="0" w:space="0" w:color="auto"/>
            <w:right w:val="none" w:sz="0" w:space="0" w:color="auto"/>
          </w:divBdr>
        </w:div>
        <w:div w:id="256714292">
          <w:marLeft w:val="640"/>
          <w:marRight w:val="0"/>
          <w:marTop w:val="0"/>
          <w:marBottom w:val="0"/>
          <w:divBdr>
            <w:top w:val="none" w:sz="0" w:space="0" w:color="auto"/>
            <w:left w:val="none" w:sz="0" w:space="0" w:color="auto"/>
            <w:bottom w:val="none" w:sz="0" w:space="0" w:color="auto"/>
            <w:right w:val="none" w:sz="0" w:space="0" w:color="auto"/>
          </w:divBdr>
        </w:div>
        <w:div w:id="423037257">
          <w:marLeft w:val="640"/>
          <w:marRight w:val="0"/>
          <w:marTop w:val="0"/>
          <w:marBottom w:val="0"/>
          <w:divBdr>
            <w:top w:val="none" w:sz="0" w:space="0" w:color="auto"/>
            <w:left w:val="none" w:sz="0" w:space="0" w:color="auto"/>
            <w:bottom w:val="none" w:sz="0" w:space="0" w:color="auto"/>
            <w:right w:val="none" w:sz="0" w:space="0" w:color="auto"/>
          </w:divBdr>
        </w:div>
        <w:div w:id="1842575608">
          <w:marLeft w:val="640"/>
          <w:marRight w:val="0"/>
          <w:marTop w:val="0"/>
          <w:marBottom w:val="0"/>
          <w:divBdr>
            <w:top w:val="none" w:sz="0" w:space="0" w:color="auto"/>
            <w:left w:val="none" w:sz="0" w:space="0" w:color="auto"/>
            <w:bottom w:val="none" w:sz="0" w:space="0" w:color="auto"/>
            <w:right w:val="none" w:sz="0" w:space="0" w:color="auto"/>
          </w:divBdr>
        </w:div>
        <w:div w:id="2101675134">
          <w:marLeft w:val="640"/>
          <w:marRight w:val="0"/>
          <w:marTop w:val="0"/>
          <w:marBottom w:val="0"/>
          <w:divBdr>
            <w:top w:val="none" w:sz="0" w:space="0" w:color="auto"/>
            <w:left w:val="none" w:sz="0" w:space="0" w:color="auto"/>
            <w:bottom w:val="none" w:sz="0" w:space="0" w:color="auto"/>
            <w:right w:val="none" w:sz="0" w:space="0" w:color="auto"/>
          </w:divBdr>
        </w:div>
        <w:div w:id="604310885">
          <w:marLeft w:val="640"/>
          <w:marRight w:val="0"/>
          <w:marTop w:val="0"/>
          <w:marBottom w:val="0"/>
          <w:divBdr>
            <w:top w:val="none" w:sz="0" w:space="0" w:color="auto"/>
            <w:left w:val="none" w:sz="0" w:space="0" w:color="auto"/>
            <w:bottom w:val="none" w:sz="0" w:space="0" w:color="auto"/>
            <w:right w:val="none" w:sz="0" w:space="0" w:color="auto"/>
          </w:divBdr>
        </w:div>
        <w:div w:id="418717933">
          <w:marLeft w:val="640"/>
          <w:marRight w:val="0"/>
          <w:marTop w:val="0"/>
          <w:marBottom w:val="0"/>
          <w:divBdr>
            <w:top w:val="none" w:sz="0" w:space="0" w:color="auto"/>
            <w:left w:val="none" w:sz="0" w:space="0" w:color="auto"/>
            <w:bottom w:val="none" w:sz="0" w:space="0" w:color="auto"/>
            <w:right w:val="none" w:sz="0" w:space="0" w:color="auto"/>
          </w:divBdr>
        </w:div>
      </w:divsChild>
    </w:div>
    <w:div w:id="1852405688">
      <w:marLeft w:val="0"/>
      <w:marRight w:val="0"/>
      <w:marTop w:val="0"/>
      <w:marBottom w:val="0"/>
      <w:divBdr>
        <w:top w:val="none" w:sz="0" w:space="0" w:color="auto"/>
        <w:left w:val="none" w:sz="0" w:space="0" w:color="auto"/>
        <w:bottom w:val="none" w:sz="0" w:space="0" w:color="auto"/>
        <w:right w:val="none" w:sz="0" w:space="0" w:color="auto"/>
      </w:divBdr>
    </w:div>
    <w:div w:id="1854761944">
      <w:marLeft w:val="0"/>
      <w:marRight w:val="0"/>
      <w:marTop w:val="0"/>
      <w:marBottom w:val="0"/>
      <w:divBdr>
        <w:top w:val="none" w:sz="0" w:space="0" w:color="auto"/>
        <w:left w:val="none" w:sz="0" w:space="0" w:color="auto"/>
        <w:bottom w:val="none" w:sz="0" w:space="0" w:color="auto"/>
        <w:right w:val="none" w:sz="0" w:space="0" w:color="auto"/>
      </w:divBdr>
    </w:div>
    <w:div w:id="1857766448">
      <w:bodyDiv w:val="1"/>
      <w:marLeft w:val="0"/>
      <w:marRight w:val="0"/>
      <w:marTop w:val="0"/>
      <w:marBottom w:val="0"/>
      <w:divBdr>
        <w:top w:val="none" w:sz="0" w:space="0" w:color="auto"/>
        <w:left w:val="none" w:sz="0" w:space="0" w:color="auto"/>
        <w:bottom w:val="none" w:sz="0" w:space="0" w:color="auto"/>
        <w:right w:val="none" w:sz="0" w:space="0" w:color="auto"/>
      </w:divBdr>
      <w:divsChild>
        <w:div w:id="1268466876">
          <w:marLeft w:val="640"/>
          <w:marRight w:val="0"/>
          <w:marTop w:val="0"/>
          <w:marBottom w:val="0"/>
          <w:divBdr>
            <w:top w:val="none" w:sz="0" w:space="0" w:color="auto"/>
            <w:left w:val="none" w:sz="0" w:space="0" w:color="auto"/>
            <w:bottom w:val="none" w:sz="0" w:space="0" w:color="auto"/>
            <w:right w:val="none" w:sz="0" w:space="0" w:color="auto"/>
          </w:divBdr>
        </w:div>
        <w:div w:id="69425064">
          <w:marLeft w:val="640"/>
          <w:marRight w:val="0"/>
          <w:marTop w:val="0"/>
          <w:marBottom w:val="0"/>
          <w:divBdr>
            <w:top w:val="none" w:sz="0" w:space="0" w:color="auto"/>
            <w:left w:val="none" w:sz="0" w:space="0" w:color="auto"/>
            <w:bottom w:val="none" w:sz="0" w:space="0" w:color="auto"/>
            <w:right w:val="none" w:sz="0" w:space="0" w:color="auto"/>
          </w:divBdr>
        </w:div>
        <w:div w:id="1733653299">
          <w:marLeft w:val="640"/>
          <w:marRight w:val="0"/>
          <w:marTop w:val="0"/>
          <w:marBottom w:val="0"/>
          <w:divBdr>
            <w:top w:val="none" w:sz="0" w:space="0" w:color="auto"/>
            <w:left w:val="none" w:sz="0" w:space="0" w:color="auto"/>
            <w:bottom w:val="none" w:sz="0" w:space="0" w:color="auto"/>
            <w:right w:val="none" w:sz="0" w:space="0" w:color="auto"/>
          </w:divBdr>
        </w:div>
        <w:div w:id="311297780">
          <w:marLeft w:val="640"/>
          <w:marRight w:val="0"/>
          <w:marTop w:val="0"/>
          <w:marBottom w:val="0"/>
          <w:divBdr>
            <w:top w:val="none" w:sz="0" w:space="0" w:color="auto"/>
            <w:left w:val="none" w:sz="0" w:space="0" w:color="auto"/>
            <w:bottom w:val="none" w:sz="0" w:space="0" w:color="auto"/>
            <w:right w:val="none" w:sz="0" w:space="0" w:color="auto"/>
          </w:divBdr>
        </w:div>
        <w:div w:id="1264269692">
          <w:marLeft w:val="640"/>
          <w:marRight w:val="0"/>
          <w:marTop w:val="0"/>
          <w:marBottom w:val="0"/>
          <w:divBdr>
            <w:top w:val="none" w:sz="0" w:space="0" w:color="auto"/>
            <w:left w:val="none" w:sz="0" w:space="0" w:color="auto"/>
            <w:bottom w:val="none" w:sz="0" w:space="0" w:color="auto"/>
            <w:right w:val="none" w:sz="0" w:space="0" w:color="auto"/>
          </w:divBdr>
        </w:div>
        <w:div w:id="1066760983">
          <w:marLeft w:val="640"/>
          <w:marRight w:val="0"/>
          <w:marTop w:val="0"/>
          <w:marBottom w:val="0"/>
          <w:divBdr>
            <w:top w:val="none" w:sz="0" w:space="0" w:color="auto"/>
            <w:left w:val="none" w:sz="0" w:space="0" w:color="auto"/>
            <w:bottom w:val="none" w:sz="0" w:space="0" w:color="auto"/>
            <w:right w:val="none" w:sz="0" w:space="0" w:color="auto"/>
          </w:divBdr>
        </w:div>
        <w:div w:id="312952200">
          <w:marLeft w:val="640"/>
          <w:marRight w:val="0"/>
          <w:marTop w:val="0"/>
          <w:marBottom w:val="0"/>
          <w:divBdr>
            <w:top w:val="none" w:sz="0" w:space="0" w:color="auto"/>
            <w:left w:val="none" w:sz="0" w:space="0" w:color="auto"/>
            <w:bottom w:val="none" w:sz="0" w:space="0" w:color="auto"/>
            <w:right w:val="none" w:sz="0" w:space="0" w:color="auto"/>
          </w:divBdr>
        </w:div>
        <w:div w:id="815728532">
          <w:marLeft w:val="640"/>
          <w:marRight w:val="0"/>
          <w:marTop w:val="0"/>
          <w:marBottom w:val="0"/>
          <w:divBdr>
            <w:top w:val="none" w:sz="0" w:space="0" w:color="auto"/>
            <w:left w:val="none" w:sz="0" w:space="0" w:color="auto"/>
            <w:bottom w:val="none" w:sz="0" w:space="0" w:color="auto"/>
            <w:right w:val="none" w:sz="0" w:space="0" w:color="auto"/>
          </w:divBdr>
        </w:div>
        <w:div w:id="696006384">
          <w:marLeft w:val="640"/>
          <w:marRight w:val="0"/>
          <w:marTop w:val="0"/>
          <w:marBottom w:val="0"/>
          <w:divBdr>
            <w:top w:val="none" w:sz="0" w:space="0" w:color="auto"/>
            <w:left w:val="none" w:sz="0" w:space="0" w:color="auto"/>
            <w:bottom w:val="none" w:sz="0" w:space="0" w:color="auto"/>
            <w:right w:val="none" w:sz="0" w:space="0" w:color="auto"/>
          </w:divBdr>
        </w:div>
        <w:div w:id="1689141051">
          <w:marLeft w:val="640"/>
          <w:marRight w:val="0"/>
          <w:marTop w:val="0"/>
          <w:marBottom w:val="0"/>
          <w:divBdr>
            <w:top w:val="none" w:sz="0" w:space="0" w:color="auto"/>
            <w:left w:val="none" w:sz="0" w:space="0" w:color="auto"/>
            <w:bottom w:val="none" w:sz="0" w:space="0" w:color="auto"/>
            <w:right w:val="none" w:sz="0" w:space="0" w:color="auto"/>
          </w:divBdr>
        </w:div>
        <w:div w:id="1780946878">
          <w:marLeft w:val="640"/>
          <w:marRight w:val="0"/>
          <w:marTop w:val="0"/>
          <w:marBottom w:val="0"/>
          <w:divBdr>
            <w:top w:val="none" w:sz="0" w:space="0" w:color="auto"/>
            <w:left w:val="none" w:sz="0" w:space="0" w:color="auto"/>
            <w:bottom w:val="none" w:sz="0" w:space="0" w:color="auto"/>
            <w:right w:val="none" w:sz="0" w:space="0" w:color="auto"/>
          </w:divBdr>
        </w:div>
        <w:div w:id="1441877881">
          <w:marLeft w:val="640"/>
          <w:marRight w:val="0"/>
          <w:marTop w:val="0"/>
          <w:marBottom w:val="0"/>
          <w:divBdr>
            <w:top w:val="none" w:sz="0" w:space="0" w:color="auto"/>
            <w:left w:val="none" w:sz="0" w:space="0" w:color="auto"/>
            <w:bottom w:val="none" w:sz="0" w:space="0" w:color="auto"/>
            <w:right w:val="none" w:sz="0" w:space="0" w:color="auto"/>
          </w:divBdr>
        </w:div>
        <w:div w:id="1587692215">
          <w:marLeft w:val="640"/>
          <w:marRight w:val="0"/>
          <w:marTop w:val="0"/>
          <w:marBottom w:val="0"/>
          <w:divBdr>
            <w:top w:val="none" w:sz="0" w:space="0" w:color="auto"/>
            <w:left w:val="none" w:sz="0" w:space="0" w:color="auto"/>
            <w:bottom w:val="none" w:sz="0" w:space="0" w:color="auto"/>
            <w:right w:val="none" w:sz="0" w:space="0" w:color="auto"/>
          </w:divBdr>
        </w:div>
        <w:div w:id="1241327962">
          <w:marLeft w:val="640"/>
          <w:marRight w:val="0"/>
          <w:marTop w:val="0"/>
          <w:marBottom w:val="0"/>
          <w:divBdr>
            <w:top w:val="none" w:sz="0" w:space="0" w:color="auto"/>
            <w:left w:val="none" w:sz="0" w:space="0" w:color="auto"/>
            <w:bottom w:val="none" w:sz="0" w:space="0" w:color="auto"/>
            <w:right w:val="none" w:sz="0" w:space="0" w:color="auto"/>
          </w:divBdr>
        </w:div>
        <w:div w:id="1143084682">
          <w:marLeft w:val="640"/>
          <w:marRight w:val="0"/>
          <w:marTop w:val="0"/>
          <w:marBottom w:val="0"/>
          <w:divBdr>
            <w:top w:val="none" w:sz="0" w:space="0" w:color="auto"/>
            <w:left w:val="none" w:sz="0" w:space="0" w:color="auto"/>
            <w:bottom w:val="none" w:sz="0" w:space="0" w:color="auto"/>
            <w:right w:val="none" w:sz="0" w:space="0" w:color="auto"/>
          </w:divBdr>
        </w:div>
        <w:div w:id="136459783">
          <w:marLeft w:val="640"/>
          <w:marRight w:val="0"/>
          <w:marTop w:val="0"/>
          <w:marBottom w:val="0"/>
          <w:divBdr>
            <w:top w:val="none" w:sz="0" w:space="0" w:color="auto"/>
            <w:left w:val="none" w:sz="0" w:space="0" w:color="auto"/>
            <w:bottom w:val="none" w:sz="0" w:space="0" w:color="auto"/>
            <w:right w:val="none" w:sz="0" w:space="0" w:color="auto"/>
          </w:divBdr>
        </w:div>
        <w:div w:id="1372342058">
          <w:marLeft w:val="640"/>
          <w:marRight w:val="0"/>
          <w:marTop w:val="0"/>
          <w:marBottom w:val="0"/>
          <w:divBdr>
            <w:top w:val="none" w:sz="0" w:space="0" w:color="auto"/>
            <w:left w:val="none" w:sz="0" w:space="0" w:color="auto"/>
            <w:bottom w:val="none" w:sz="0" w:space="0" w:color="auto"/>
            <w:right w:val="none" w:sz="0" w:space="0" w:color="auto"/>
          </w:divBdr>
        </w:div>
        <w:div w:id="1689484285">
          <w:marLeft w:val="640"/>
          <w:marRight w:val="0"/>
          <w:marTop w:val="0"/>
          <w:marBottom w:val="0"/>
          <w:divBdr>
            <w:top w:val="none" w:sz="0" w:space="0" w:color="auto"/>
            <w:left w:val="none" w:sz="0" w:space="0" w:color="auto"/>
            <w:bottom w:val="none" w:sz="0" w:space="0" w:color="auto"/>
            <w:right w:val="none" w:sz="0" w:space="0" w:color="auto"/>
          </w:divBdr>
        </w:div>
        <w:div w:id="1203248062">
          <w:marLeft w:val="640"/>
          <w:marRight w:val="0"/>
          <w:marTop w:val="0"/>
          <w:marBottom w:val="0"/>
          <w:divBdr>
            <w:top w:val="none" w:sz="0" w:space="0" w:color="auto"/>
            <w:left w:val="none" w:sz="0" w:space="0" w:color="auto"/>
            <w:bottom w:val="none" w:sz="0" w:space="0" w:color="auto"/>
            <w:right w:val="none" w:sz="0" w:space="0" w:color="auto"/>
          </w:divBdr>
        </w:div>
        <w:div w:id="435058346">
          <w:marLeft w:val="640"/>
          <w:marRight w:val="0"/>
          <w:marTop w:val="0"/>
          <w:marBottom w:val="0"/>
          <w:divBdr>
            <w:top w:val="none" w:sz="0" w:space="0" w:color="auto"/>
            <w:left w:val="none" w:sz="0" w:space="0" w:color="auto"/>
            <w:bottom w:val="none" w:sz="0" w:space="0" w:color="auto"/>
            <w:right w:val="none" w:sz="0" w:space="0" w:color="auto"/>
          </w:divBdr>
        </w:div>
        <w:div w:id="43453855">
          <w:marLeft w:val="640"/>
          <w:marRight w:val="0"/>
          <w:marTop w:val="0"/>
          <w:marBottom w:val="0"/>
          <w:divBdr>
            <w:top w:val="none" w:sz="0" w:space="0" w:color="auto"/>
            <w:left w:val="none" w:sz="0" w:space="0" w:color="auto"/>
            <w:bottom w:val="none" w:sz="0" w:space="0" w:color="auto"/>
            <w:right w:val="none" w:sz="0" w:space="0" w:color="auto"/>
          </w:divBdr>
        </w:div>
        <w:div w:id="1025715320">
          <w:marLeft w:val="640"/>
          <w:marRight w:val="0"/>
          <w:marTop w:val="0"/>
          <w:marBottom w:val="0"/>
          <w:divBdr>
            <w:top w:val="none" w:sz="0" w:space="0" w:color="auto"/>
            <w:left w:val="none" w:sz="0" w:space="0" w:color="auto"/>
            <w:bottom w:val="none" w:sz="0" w:space="0" w:color="auto"/>
            <w:right w:val="none" w:sz="0" w:space="0" w:color="auto"/>
          </w:divBdr>
        </w:div>
        <w:div w:id="1954287940">
          <w:marLeft w:val="640"/>
          <w:marRight w:val="0"/>
          <w:marTop w:val="0"/>
          <w:marBottom w:val="0"/>
          <w:divBdr>
            <w:top w:val="none" w:sz="0" w:space="0" w:color="auto"/>
            <w:left w:val="none" w:sz="0" w:space="0" w:color="auto"/>
            <w:bottom w:val="none" w:sz="0" w:space="0" w:color="auto"/>
            <w:right w:val="none" w:sz="0" w:space="0" w:color="auto"/>
          </w:divBdr>
        </w:div>
        <w:div w:id="953095887">
          <w:marLeft w:val="640"/>
          <w:marRight w:val="0"/>
          <w:marTop w:val="0"/>
          <w:marBottom w:val="0"/>
          <w:divBdr>
            <w:top w:val="none" w:sz="0" w:space="0" w:color="auto"/>
            <w:left w:val="none" w:sz="0" w:space="0" w:color="auto"/>
            <w:bottom w:val="none" w:sz="0" w:space="0" w:color="auto"/>
            <w:right w:val="none" w:sz="0" w:space="0" w:color="auto"/>
          </w:divBdr>
        </w:div>
        <w:div w:id="960456768">
          <w:marLeft w:val="640"/>
          <w:marRight w:val="0"/>
          <w:marTop w:val="0"/>
          <w:marBottom w:val="0"/>
          <w:divBdr>
            <w:top w:val="none" w:sz="0" w:space="0" w:color="auto"/>
            <w:left w:val="none" w:sz="0" w:space="0" w:color="auto"/>
            <w:bottom w:val="none" w:sz="0" w:space="0" w:color="auto"/>
            <w:right w:val="none" w:sz="0" w:space="0" w:color="auto"/>
          </w:divBdr>
        </w:div>
        <w:div w:id="191384761">
          <w:marLeft w:val="640"/>
          <w:marRight w:val="0"/>
          <w:marTop w:val="0"/>
          <w:marBottom w:val="0"/>
          <w:divBdr>
            <w:top w:val="none" w:sz="0" w:space="0" w:color="auto"/>
            <w:left w:val="none" w:sz="0" w:space="0" w:color="auto"/>
            <w:bottom w:val="none" w:sz="0" w:space="0" w:color="auto"/>
            <w:right w:val="none" w:sz="0" w:space="0" w:color="auto"/>
          </w:divBdr>
        </w:div>
        <w:div w:id="1205216106">
          <w:marLeft w:val="640"/>
          <w:marRight w:val="0"/>
          <w:marTop w:val="0"/>
          <w:marBottom w:val="0"/>
          <w:divBdr>
            <w:top w:val="none" w:sz="0" w:space="0" w:color="auto"/>
            <w:left w:val="none" w:sz="0" w:space="0" w:color="auto"/>
            <w:bottom w:val="none" w:sz="0" w:space="0" w:color="auto"/>
            <w:right w:val="none" w:sz="0" w:space="0" w:color="auto"/>
          </w:divBdr>
        </w:div>
        <w:div w:id="1944261317">
          <w:marLeft w:val="640"/>
          <w:marRight w:val="0"/>
          <w:marTop w:val="0"/>
          <w:marBottom w:val="0"/>
          <w:divBdr>
            <w:top w:val="none" w:sz="0" w:space="0" w:color="auto"/>
            <w:left w:val="none" w:sz="0" w:space="0" w:color="auto"/>
            <w:bottom w:val="none" w:sz="0" w:space="0" w:color="auto"/>
            <w:right w:val="none" w:sz="0" w:space="0" w:color="auto"/>
          </w:divBdr>
        </w:div>
        <w:div w:id="529074218">
          <w:marLeft w:val="640"/>
          <w:marRight w:val="0"/>
          <w:marTop w:val="0"/>
          <w:marBottom w:val="0"/>
          <w:divBdr>
            <w:top w:val="none" w:sz="0" w:space="0" w:color="auto"/>
            <w:left w:val="none" w:sz="0" w:space="0" w:color="auto"/>
            <w:bottom w:val="none" w:sz="0" w:space="0" w:color="auto"/>
            <w:right w:val="none" w:sz="0" w:space="0" w:color="auto"/>
          </w:divBdr>
        </w:div>
        <w:div w:id="1523204506">
          <w:marLeft w:val="640"/>
          <w:marRight w:val="0"/>
          <w:marTop w:val="0"/>
          <w:marBottom w:val="0"/>
          <w:divBdr>
            <w:top w:val="none" w:sz="0" w:space="0" w:color="auto"/>
            <w:left w:val="none" w:sz="0" w:space="0" w:color="auto"/>
            <w:bottom w:val="none" w:sz="0" w:space="0" w:color="auto"/>
            <w:right w:val="none" w:sz="0" w:space="0" w:color="auto"/>
          </w:divBdr>
        </w:div>
        <w:div w:id="680090363">
          <w:marLeft w:val="640"/>
          <w:marRight w:val="0"/>
          <w:marTop w:val="0"/>
          <w:marBottom w:val="0"/>
          <w:divBdr>
            <w:top w:val="none" w:sz="0" w:space="0" w:color="auto"/>
            <w:left w:val="none" w:sz="0" w:space="0" w:color="auto"/>
            <w:bottom w:val="none" w:sz="0" w:space="0" w:color="auto"/>
            <w:right w:val="none" w:sz="0" w:space="0" w:color="auto"/>
          </w:divBdr>
        </w:div>
        <w:div w:id="1578393762">
          <w:marLeft w:val="640"/>
          <w:marRight w:val="0"/>
          <w:marTop w:val="0"/>
          <w:marBottom w:val="0"/>
          <w:divBdr>
            <w:top w:val="none" w:sz="0" w:space="0" w:color="auto"/>
            <w:left w:val="none" w:sz="0" w:space="0" w:color="auto"/>
            <w:bottom w:val="none" w:sz="0" w:space="0" w:color="auto"/>
            <w:right w:val="none" w:sz="0" w:space="0" w:color="auto"/>
          </w:divBdr>
        </w:div>
        <w:div w:id="1703825269">
          <w:marLeft w:val="640"/>
          <w:marRight w:val="0"/>
          <w:marTop w:val="0"/>
          <w:marBottom w:val="0"/>
          <w:divBdr>
            <w:top w:val="none" w:sz="0" w:space="0" w:color="auto"/>
            <w:left w:val="none" w:sz="0" w:space="0" w:color="auto"/>
            <w:bottom w:val="none" w:sz="0" w:space="0" w:color="auto"/>
            <w:right w:val="none" w:sz="0" w:space="0" w:color="auto"/>
          </w:divBdr>
        </w:div>
        <w:div w:id="181357857">
          <w:marLeft w:val="640"/>
          <w:marRight w:val="0"/>
          <w:marTop w:val="0"/>
          <w:marBottom w:val="0"/>
          <w:divBdr>
            <w:top w:val="none" w:sz="0" w:space="0" w:color="auto"/>
            <w:left w:val="none" w:sz="0" w:space="0" w:color="auto"/>
            <w:bottom w:val="none" w:sz="0" w:space="0" w:color="auto"/>
            <w:right w:val="none" w:sz="0" w:space="0" w:color="auto"/>
          </w:divBdr>
        </w:div>
        <w:div w:id="2443473">
          <w:marLeft w:val="640"/>
          <w:marRight w:val="0"/>
          <w:marTop w:val="0"/>
          <w:marBottom w:val="0"/>
          <w:divBdr>
            <w:top w:val="none" w:sz="0" w:space="0" w:color="auto"/>
            <w:left w:val="none" w:sz="0" w:space="0" w:color="auto"/>
            <w:bottom w:val="none" w:sz="0" w:space="0" w:color="auto"/>
            <w:right w:val="none" w:sz="0" w:space="0" w:color="auto"/>
          </w:divBdr>
        </w:div>
        <w:div w:id="1557929190">
          <w:marLeft w:val="640"/>
          <w:marRight w:val="0"/>
          <w:marTop w:val="0"/>
          <w:marBottom w:val="0"/>
          <w:divBdr>
            <w:top w:val="none" w:sz="0" w:space="0" w:color="auto"/>
            <w:left w:val="none" w:sz="0" w:space="0" w:color="auto"/>
            <w:bottom w:val="none" w:sz="0" w:space="0" w:color="auto"/>
            <w:right w:val="none" w:sz="0" w:space="0" w:color="auto"/>
          </w:divBdr>
        </w:div>
        <w:div w:id="2028284643">
          <w:marLeft w:val="640"/>
          <w:marRight w:val="0"/>
          <w:marTop w:val="0"/>
          <w:marBottom w:val="0"/>
          <w:divBdr>
            <w:top w:val="none" w:sz="0" w:space="0" w:color="auto"/>
            <w:left w:val="none" w:sz="0" w:space="0" w:color="auto"/>
            <w:bottom w:val="none" w:sz="0" w:space="0" w:color="auto"/>
            <w:right w:val="none" w:sz="0" w:space="0" w:color="auto"/>
          </w:divBdr>
        </w:div>
        <w:div w:id="1332176659">
          <w:marLeft w:val="640"/>
          <w:marRight w:val="0"/>
          <w:marTop w:val="0"/>
          <w:marBottom w:val="0"/>
          <w:divBdr>
            <w:top w:val="none" w:sz="0" w:space="0" w:color="auto"/>
            <w:left w:val="none" w:sz="0" w:space="0" w:color="auto"/>
            <w:bottom w:val="none" w:sz="0" w:space="0" w:color="auto"/>
            <w:right w:val="none" w:sz="0" w:space="0" w:color="auto"/>
          </w:divBdr>
        </w:div>
        <w:div w:id="27923346">
          <w:marLeft w:val="640"/>
          <w:marRight w:val="0"/>
          <w:marTop w:val="0"/>
          <w:marBottom w:val="0"/>
          <w:divBdr>
            <w:top w:val="none" w:sz="0" w:space="0" w:color="auto"/>
            <w:left w:val="none" w:sz="0" w:space="0" w:color="auto"/>
            <w:bottom w:val="none" w:sz="0" w:space="0" w:color="auto"/>
            <w:right w:val="none" w:sz="0" w:space="0" w:color="auto"/>
          </w:divBdr>
        </w:div>
        <w:div w:id="419377603">
          <w:marLeft w:val="640"/>
          <w:marRight w:val="0"/>
          <w:marTop w:val="0"/>
          <w:marBottom w:val="0"/>
          <w:divBdr>
            <w:top w:val="none" w:sz="0" w:space="0" w:color="auto"/>
            <w:left w:val="none" w:sz="0" w:space="0" w:color="auto"/>
            <w:bottom w:val="none" w:sz="0" w:space="0" w:color="auto"/>
            <w:right w:val="none" w:sz="0" w:space="0" w:color="auto"/>
          </w:divBdr>
        </w:div>
        <w:div w:id="1200361445">
          <w:marLeft w:val="640"/>
          <w:marRight w:val="0"/>
          <w:marTop w:val="0"/>
          <w:marBottom w:val="0"/>
          <w:divBdr>
            <w:top w:val="none" w:sz="0" w:space="0" w:color="auto"/>
            <w:left w:val="none" w:sz="0" w:space="0" w:color="auto"/>
            <w:bottom w:val="none" w:sz="0" w:space="0" w:color="auto"/>
            <w:right w:val="none" w:sz="0" w:space="0" w:color="auto"/>
          </w:divBdr>
        </w:div>
        <w:div w:id="1610313823">
          <w:marLeft w:val="640"/>
          <w:marRight w:val="0"/>
          <w:marTop w:val="0"/>
          <w:marBottom w:val="0"/>
          <w:divBdr>
            <w:top w:val="none" w:sz="0" w:space="0" w:color="auto"/>
            <w:left w:val="none" w:sz="0" w:space="0" w:color="auto"/>
            <w:bottom w:val="none" w:sz="0" w:space="0" w:color="auto"/>
            <w:right w:val="none" w:sz="0" w:space="0" w:color="auto"/>
          </w:divBdr>
        </w:div>
        <w:div w:id="215506093">
          <w:marLeft w:val="640"/>
          <w:marRight w:val="0"/>
          <w:marTop w:val="0"/>
          <w:marBottom w:val="0"/>
          <w:divBdr>
            <w:top w:val="none" w:sz="0" w:space="0" w:color="auto"/>
            <w:left w:val="none" w:sz="0" w:space="0" w:color="auto"/>
            <w:bottom w:val="none" w:sz="0" w:space="0" w:color="auto"/>
            <w:right w:val="none" w:sz="0" w:space="0" w:color="auto"/>
          </w:divBdr>
        </w:div>
        <w:div w:id="816339970">
          <w:marLeft w:val="640"/>
          <w:marRight w:val="0"/>
          <w:marTop w:val="0"/>
          <w:marBottom w:val="0"/>
          <w:divBdr>
            <w:top w:val="none" w:sz="0" w:space="0" w:color="auto"/>
            <w:left w:val="none" w:sz="0" w:space="0" w:color="auto"/>
            <w:bottom w:val="none" w:sz="0" w:space="0" w:color="auto"/>
            <w:right w:val="none" w:sz="0" w:space="0" w:color="auto"/>
          </w:divBdr>
        </w:div>
        <w:div w:id="1717388838">
          <w:marLeft w:val="640"/>
          <w:marRight w:val="0"/>
          <w:marTop w:val="0"/>
          <w:marBottom w:val="0"/>
          <w:divBdr>
            <w:top w:val="none" w:sz="0" w:space="0" w:color="auto"/>
            <w:left w:val="none" w:sz="0" w:space="0" w:color="auto"/>
            <w:bottom w:val="none" w:sz="0" w:space="0" w:color="auto"/>
            <w:right w:val="none" w:sz="0" w:space="0" w:color="auto"/>
          </w:divBdr>
        </w:div>
        <w:div w:id="1982490902">
          <w:marLeft w:val="640"/>
          <w:marRight w:val="0"/>
          <w:marTop w:val="0"/>
          <w:marBottom w:val="0"/>
          <w:divBdr>
            <w:top w:val="none" w:sz="0" w:space="0" w:color="auto"/>
            <w:left w:val="none" w:sz="0" w:space="0" w:color="auto"/>
            <w:bottom w:val="none" w:sz="0" w:space="0" w:color="auto"/>
            <w:right w:val="none" w:sz="0" w:space="0" w:color="auto"/>
          </w:divBdr>
        </w:div>
        <w:div w:id="706374799">
          <w:marLeft w:val="640"/>
          <w:marRight w:val="0"/>
          <w:marTop w:val="0"/>
          <w:marBottom w:val="0"/>
          <w:divBdr>
            <w:top w:val="none" w:sz="0" w:space="0" w:color="auto"/>
            <w:left w:val="none" w:sz="0" w:space="0" w:color="auto"/>
            <w:bottom w:val="none" w:sz="0" w:space="0" w:color="auto"/>
            <w:right w:val="none" w:sz="0" w:space="0" w:color="auto"/>
          </w:divBdr>
        </w:div>
        <w:div w:id="788747509">
          <w:marLeft w:val="640"/>
          <w:marRight w:val="0"/>
          <w:marTop w:val="0"/>
          <w:marBottom w:val="0"/>
          <w:divBdr>
            <w:top w:val="none" w:sz="0" w:space="0" w:color="auto"/>
            <w:left w:val="none" w:sz="0" w:space="0" w:color="auto"/>
            <w:bottom w:val="none" w:sz="0" w:space="0" w:color="auto"/>
            <w:right w:val="none" w:sz="0" w:space="0" w:color="auto"/>
          </w:divBdr>
        </w:div>
        <w:div w:id="1840733121">
          <w:marLeft w:val="640"/>
          <w:marRight w:val="0"/>
          <w:marTop w:val="0"/>
          <w:marBottom w:val="0"/>
          <w:divBdr>
            <w:top w:val="none" w:sz="0" w:space="0" w:color="auto"/>
            <w:left w:val="none" w:sz="0" w:space="0" w:color="auto"/>
            <w:bottom w:val="none" w:sz="0" w:space="0" w:color="auto"/>
            <w:right w:val="none" w:sz="0" w:space="0" w:color="auto"/>
          </w:divBdr>
        </w:div>
        <w:div w:id="493306010">
          <w:marLeft w:val="640"/>
          <w:marRight w:val="0"/>
          <w:marTop w:val="0"/>
          <w:marBottom w:val="0"/>
          <w:divBdr>
            <w:top w:val="none" w:sz="0" w:space="0" w:color="auto"/>
            <w:left w:val="none" w:sz="0" w:space="0" w:color="auto"/>
            <w:bottom w:val="none" w:sz="0" w:space="0" w:color="auto"/>
            <w:right w:val="none" w:sz="0" w:space="0" w:color="auto"/>
          </w:divBdr>
        </w:div>
        <w:div w:id="2127500632">
          <w:marLeft w:val="640"/>
          <w:marRight w:val="0"/>
          <w:marTop w:val="0"/>
          <w:marBottom w:val="0"/>
          <w:divBdr>
            <w:top w:val="none" w:sz="0" w:space="0" w:color="auto"/>
            <w:left w:val="none" w:sz="0" w:space="0" w:color="auto"/>
            <w:bottom w:val="none" w:sz="0" w:space="0" w:color="auto"/>
            <w:right w:val="none" w:sz="0" w:space="0" w:color="auto"/>
          </w:divBdr>
        </w:div>
        <w:div w:id="1888881822">
          <w:marLeft w:val="640"/>
          <w:marRight w:val="0"/>
          <w:marTop w:val="0"/>
          <w:marBottom w:val="0"/>
          <w:divBdr>
            <w:top w:val="none" w:sz="0" w:space="0" w:color="auto"/>
            <w:left w:val="none" w:sz="0" w:space="0" w:color="auto"/>
            <w:bottom w:val="none" w:sz="0" w:space="0" w:color="auto"/>
            <w:right w:val="none" w:sz="0" w:space="0" w:color="auto"/>
          </w:divBdr>
        </w:div>
        <w:div w:id="965044483">
          <w:marLeft w:val="640"/>
          <w:marRight w:val="0"/>
          <w:marTop w:val="0"/>
          <w:marBottom w:val="0"/>
          <w:divBdr>
            <w:top w:val="none" w:sz="0" w:space="0" w:color="auto"/>
            <w:left w:val="none" w:sz="0" w:space="0" w:color="auto"/>
            <w:bottom w:val="none" w:sz="0" w:space="0" w:color="auto"/>
            <w:right w:val="none" w:sz="0" w:space="0" w:color="auto"/>
          </w:divBdr>
        </w:div>
      </w:divsChild>
    </w:div>
    <w:div w:id="1859156074">
      <w:bodyDiv w:val="1"/>
      <w:marLeft w:val="0"/>
      <w:marRight w:val="0"/>
      <w:marTop w:val="0"/>
      <w:marBottom w:val="0"/>
      <w:divBdr>
        <w:top w:val="none" w:sz="0" w:space="0" w:color="auto"/>
        <w:left w:val="none" w:sz="0" w:space="0" w:color="auto"/>
        <w:bottom w:val="none" w:sz="0" w:space="0" w:color="auto"/>
        <w:right w:val="none" w:sz="0" w:space="0" w:color="auto"/>
      </w:divBdr>
      <w:divsChild>
        <w:div w:id="628586587">
          <w:marLeft w:val="640"/>
          <w:marRight w:val="0"/>
          <w:marTop w:val="0"/>
          <w:marBottom w:val="0"/>
          <w:divBdr>
            <w:top w:val="none" w:sz="0" w:space="0" w:color="auto"/>
            <w:left w:val="none" w:sz="0" w:space="0" w:color="auto"/>
            <w:bottom w:val="none" w:sz="0" w:space="0" w:color="auto"/>
            <w:right w:val="none" w:sz="0" w:space="0" w:color="auto"/>
          </w:divBdr>
        </w:div>
        <w:div w:id="124544660">
          <w:marLeft w:val="640"/>
          <w:marRight w:val="0"/>
          <w:marTop w:val="0"/>
          <w:marBottom w:val="0"/>
          <w:divBdr>
            <w:top w:val="none" w:sz="0" w:space="0" w:color="auto"/>
            <w:left w:val="none" w:sz="0" w:space="0" w:color="auto"/>
            <w:bottom w:val="none" w:sz="0" w:space="0" w:color="auto"/>
            <w:right w:val="none" w:sz="0" w:space="0" w:color="auto"/>
          </w:divBdr>
        </w:div>
        <w:div w:id="1672440442">
          <w:marLeft w:val="640"/>
          <w:marRight w:val="0"/>
          <w:marTop w:val="0"/>
          <w:marBottom w:val="0"/>
          <w:divBdr>
            <w:top w:val="none" w:sz="0" w:space="0" w:color="auto"/>
            <w:left w:val="none" w:sz="0" w:space="0" w:color="auto"/>
            <w:bottom w:val="none" w:sz="0" w:space="0" w:color="auto"/>
            <w:right w:val="none" w:sz="0" w:space="0" w:color="auto"/>
          </w:divBdr>
        </w:div>
        <w:div w:id="1768118244">
          <w:marLeft w:val="640"/>
          <w:marRight w:val="0"/>
          <w:marTop w:val="0"/>
          <w:marBottom w:val="0"/>
          <w:divBdr>
            <w:top w:val="none" w:sz="0" w:space="0" w:color="auto"/>
            <w:left w:val="none" w:sz="0" w:space="0" w:color="auto"/>
            <w:bottom w:val="none" w:sz="0" w:space="0" w:color="auto"/>
            <w:right w:val="none" w:sz="0" w:space="0" w:color="auto"/>
          </w:divBdr>
        </w:div>
        <w:div w:id="366370444">
          <w:marLeft w:val="640"/>
          <w:marRight w:val="0"/>
          <w:marTop w:val="0"/>
          <w:marBottom w:val="0"/>
          <w:divBdr>
            <w:top w:val="none" w:sz="0" w:space="0" w:color="auto"/>
            <w:left w:val="none" w:sz="0" w:space="0" w:color="auto"/>
            <w:bottom w:val="none" w:sz="0" w:space="0" w:color="auto"/>
            <w:right w:val="none" w:sz="0" w:space="0" w:color="auto"/>
          </w:divBdr>
        </w:div>
        <w:div w:id="1436443011">
          <w:marLeft w:val="640"/>
          <w:marRight w:val="0"/>
          <w:marTop w:val="0"/>
          <w:marBottom w:val="0"/>
          <w:divBdr>
            <w:top w:val="none" w:sz="0" w:space="0" w:color="auto"/>
            <w:left w:val="none" w:sz="0" w:space="0" w:color="auto"/>
            <w:bottom w:val="none" w:sz="0" w:space="0" w:color="auto"/>
            <w:right w:val="none" w:sz="0" w:space="0" w:color="auto"/>
          </w:divBdr>
        </w:div>
        <w:div w:id="1235895407">
          <w:marLeft w:val="640"/>
          <w:marRight w:val="0"/>
          <w:marTop w:val="0"/>
          <w:marBottom w:val="0"/>
          <w:divBdr>
            <w:top w:val="none" w:sz="0" w:space="0" w:color="auto"/>
            <w:left w:val="none" w:sz="0" w:space="0" w:color="auto"/>
            <w:bottom w:val="none" w:sz="0" w:space="0" w:color="auto"/>
            <w:right w:val="none" w:sz="0" w:space="0" w:color="auto"/>
          </w:divBdr>
        </w:div>
        <w:div w:id="220555130">
          <w:marLeft w:val="640"/>
          <w:marRight w:val="0"/>
          <w:marTop w:val="0"/>
          <w:marBottom w:val="0"/>
          <w:divBdr>
            <w:top w:val="none" w:sz="0" w:space="0" w:color="auto"/>
            <w:left w:val="none" w:sz="0" w:space="0" w:color="auto"/>
            <w:bottom w:val="none" w:sz="0" w:space="0" w:color="auto"/>
            <w:right w:val="none" w:sz="0" w:space="0" w:color="auto"/>
          </w:divBdr>
        </w:div>
        <w:div w:id="1552156448">
          <w:marLeft w:val="640"/>
          <w:marRight w:val="0"/>
          <w:marTop w:val="0"/>
          <w:marBottom w:val="0"/>
          <w:divBdr>
            <w:top w:val="none" w:sz="0" w:space="0" w:color="auto"/>
            <w:left w:val="none" w:sz="0" w:space="0" w:color="auto"/>
            <w:bottom w:val="none" w:sz="0" w:space="0" w:color="auto"/>
            <w:right w:val="none" w:sz="0" w:space="0" w:color="auto"/>
          </w:divBdr>
        </w:div>
        <w:div w:id="168755257">
          <w:marLeft w:val="640"/>
          <w:marRight w:val="0"/>
          <w:marTop w:val="0"/>
          <w:marBottom w:val="0"/>
          <w:divBdr>
            <w:top w:val="none" w:sz="0" w:space="0" w:color="auto"/>
            <w:left w:val="none" w:sz="0" w:space="0" w:color="auto"/>
            <w:bottom w:val="none" w:sz="0" w:space="0" w:color="auto"/>
            <w:right w:val="none" w:sz="0" w:space="0" w:color="auto"/>
          </w:divBdr>
        </w:div>
        <w:div w:id="1232960211">
          <w:marLeft w:val="640"/>
          <w:marRight w:val="0"/>
          <w:marTop w:val="0"/>
          <w:marBottom w:val="0"/>
          <w:divBdr>
            <w:top w:val="none" w:sz="0" w:space="0" w:color="auto"/>
            <w:left w:val="none" w:sz="0" w:space="0" w:color="auto"/>
            <w:bottom w:val="none" w:sz="0" w:space="0" w:color="auto"/>
            <w:right w:val="none" w:sz="0" w:space="0" w:color="auto"/>
          </w:divBdr>
        </w:div>
        <w:div w:id="522789963">
          <w:marLeft w:val="640"/>
          <w:marRight w:val="0"/>
          <w:marTop w:val="0"/>
          <w:marBottom w:val="0"/>
          <w:divBdr>
            <w:top w:val="none" w:sz="0" w:space="0" w:color="auto"/>
            <w:left w:val="none" w:sz="0" w:space="0" w:color="auto"/>
            <w:bottom w:val="none" w:sz="0" w:space="0" w:color="auto"/>
            <w:right w:val="none" w:sz="0" w:space="0" w:color="auto"/>
          </w:divBdr>
        </w:div>
        <w:div w:id="1933009515">
          <w:marLeft w:val="640"/>
          <w:marRight w:val="0"/>
          <w:marTop w:val="0"/>
          <w:marBottom w:val="0"/>
          <w:divBdr>
            <w:top w:val="none" w:sz="0" w:space="0" w:color="auto"/>
            <w:left w:val="none" w:sz="0" w:space="0" w:color="auto"/>
            <w:bottom w:val="none" w:sz="0" w:space="0" w:color="auto"/>
            <w:right w:val="none" w:sz="0" w:space="0" w:color="auto"/>
          </w:divBdr>
        </w:div>
        <w:div w:id="1572353864">
          <w:marLeft w:val="640"/>
          <w:marRight w:val="0"/>
          <w:marTop w:val="0"/>
          <w:marBottom w:val="0"/>
          <w:divBdr>
            <w:top w:val="none" w:sz="0" w:space="0" w:color="auto"/>
            <w:left w:val="none" w:sz="0" w:space="0" w:color="auto"/>
            <w:bottom w:val="none" w:sz="0" w:space="0" w:color="auto"/>
            <w:right w:val="none" w:sz="0" w:space="0" w:color="auto"/>
          </w:divBdr>
        </w:div>
        <w:div w:id="1468275165">
          <w:marLeft w:val="640"/>
          <w:marRight w:val="0"/>
          <w:marTop w:val="0"/>
          <w:marBottom w:val="0"/>
          <w:divBdr>
            <w:top w:val="none" w:sz="0" w:space="0" w:color="auto"/>
            <w:left w:val="none" w:sz="0" w:space="0" w:color="auto"/>
            <w:bottom w:val="none" w:sz="0" w:space="0" w:color="auto"/>
            <w:right w:val="none" w:sz="0" w:space="0" w:color="auto"/>
          </w:divBdr>
        </w:div>
        <w:div w:id="1030227852">
          <w:marLeft w:val="640"/>
          <w:marRight w:val="0"/>
          <w:marTop w:val="0"/>
          <w:marBottom w:val="0"/>
          <w:divBdr>
            <w:top w:val="none" w:sz="0" w:space="0" w:color="auto"/>
            <w:left w:val="none" w:sz="0" w:space="0" w:color="auto"/>
            <w:bottom w:val="none" w:sz="0" w:space="0" w:color="auto"/>
            <w:right w:val="none" w:sz="0" w:space="0" w:color="auto"/>
          </w:divBdr>
        </w:div>
        <w:div w:id="833955513">
          <w:marLeft w:val="640"/>
          <w:marRight w:val="0"/>
          <w:marTop w:val="0"/>
          <w:marBottom w:val="0"/>
          <w:divBdr>
            <w:top w:val="none" w:sz="0" w:space="0" w:color="auto"/>
            <w:left w:val="none" w:sz="0" w:space="0" w:color="auto"/>
            <w:bottom w:val="none" w:sz="0" w:space="0" w:color="auto"/>
            <w:right w:val="none" w:sz="0" w:space="0" w:color="auto"/>
          </w:divBdr>
        </w:div>
        <w:div w:id="1955481345">
          <w:marLeft w:val="640"/>
          <w:marRight w:val="0"/>
          <w:marTop w:val="0"/>
          <w:marBottom w:val="0"/>
          <w:divBdr>
            <w:top w:val="none" w:sz="0" w:space="0" w:color="auto"/>
            <w:left w:val="none" w:sz="0" w:space="0" w:color="auto"/>
            <w:bottom w:val="none" w:sz="0" w:space="0" w:color="auto"/>
            <w:right w:val="none" w:sz="0" w:space="0" w:color="auto"/>
          </w:divBdr>
        </w:div>
        <w:div w:id="1363170868">
          <w:marLeft w:val="640"/>
          <w:marRight w:val="0"/>
          <w:marTop w:val="0"/>
          <w:marBottom w:val="0"/>
          <w:divBdr>
            <w:top w:val="none" w:sz="0" w:space="0" w:color="auto"/>
            <w:left w:val="none" w:sz="0" w:space="0" w:color="auto"/>
            <w:bottom w:val="none" w:sz="0" w:space="0" w:color="auto"/>
            <w:right w:val="none" w:sz="0" w:space="0" w:color="auto"/>
          </w:divBdr>
        </w:div>
        <w:div w:id="2137868101">
          <w:marLeft w:val="640"/>
          <w:marRight w:val="0"/>
          <w:marTop w:val="0"/>
          <w:marBottom w:val="0"/>
          <w:divBdr>
            <w:top w:val="none" w:sz="0" w:space="0" w:color="auto"/>
            <w:left w:val="none" w:sz="0" w:space="0" w:color="auto"/>
            <w:bottom w:val="none" w:sz="0" w:space="0" w:color="auto"/>
            <w:right w:val="none" w:sz="0" w:space="0" w:color="auto"/>
          </w:divBdr>
        </w:div>
        <w:div w:id="584999599">
          <w:marLeft w:val="640"/>
          <w:marRight w:val="0"/>
          <w:marTop w:val="0"/>
          <w:marBottom w:val="0"/>
          <w:divBdr>
            <w:top w:val="none" w:sz="0" w:space="0" w:color="auto"/>
            <w:left w:val="none" w:sz="0" w:space="0" w:color="auto"/>
            <w:bottom w:val="none" w:sz="0" w:space="0" w:color="auto"/>
            <w:right w:val="none" w:sz="0" w:space="0" w:color="auto"/>
          </w:divBdr>
        </w:div>
        <w:div w:id="125513689">
          <w:marLeft w:val="640"/>
          <w:marRight w:val="0"/>
          <w:marTop w:val="0"/>
          <w:marBottom w:val="0"/>
          <w:divBdr>
            <w:top w:val="none" w:sz="0" w:space="0" w:color="auto"/>
            <w:left w:val="none" w:sz="0" w:space="0" w:color="auto"/>
            <w:bottom w:val="none" w:sz="0" w:space="0" w:color="auto"/>
            <w:right w:val="none" w:sz="0" w:space="0" w:color="auto"/>
          </w:divBdr>
        </w:div>
        <w:div w:id="33584982">
          <w:marLeft w:val="640"/>
          <w:marRight w:val="0"/>
          <w:marTop w:val="0"/>
          <w:marBottom w:val="0"/>
          <w:divBdr>
            <w:top w:val="none" w:sz="0" w:space="0" w:color="auto"/>
            <w:left w:val="none" w:sz="0" w:space="0" w:color="auto"/>
            <w:bottom w:val="none" w:sz="0" w:space="0" w:color="auto"/>
            <w:right w:val="none" w:sz="0" w:space="0" w:color="auto"/>
          </w:divBdr>
        </w:div>
        <w:div w:id="967122531">
          <w:marLeft w:val="640"/>
          <w:marRight w:val="0"/>
          <w:marTop w:val="0"/>
          <w:marBottom w:val="0"/>
          <w:divBdr>
            <w:top w:val="none" w:sz="0" w:space="0" w:color="auto"/>
            <w:left w:val="none" w:sz="0" w:space="0" w:color="auto"/>
            <w:bottom w:val="none" w:sz="0" w:space="0" w:color="auto"/>
            <w:right w:val="none" w:sz="0" w:space="0" w:color="auto"/>
          </w:divBdr>
        </w:div>
        <w:div w:id="1926571135">
          <w:marLeft w:val="640"/>
          <w:marRight w:val="0"/>
          <w:marTop w:val="0"/>
          <w:marBottom w:val="0"/>
          <w:divBdr>
            <w:top w:val="none" w:sz="0" w:space="0" w:color="auto"/>
            <w:left w:val="none" w:sz="0" w:space="0" w:color="auto"/>
            <w:bottom w:val="none" w:sz="0" w:space="0" w:color="auto"/>
            <w:right w:val="none" w:sz="0" w:space="0" w:color="auto"/>
          </w:divBdr>
        </w:div>
        <w:div w:id="1240404392">
          <w:marLeft w:val="640"/>
          <w:marRight w:val="0"/>
          <w:marTop w:val="0"/>
          <w:marBottom w:val="0"/>
          <w:divBdr>
            <w:top w:val="none" w:sz="0" w:space="0" w:color="auto"/>
            <w:left w:val="none" w:sz="0" w:space="0" w:color="auto"/>
            <w:bottom w:val="none" w:sz="0" w:space="0" w:color="auto"/>
            <w:right w:val="none" w:sz="0" w:space="0" w:color="auto"/>
          </w:divBdr>
        </w:div>
        <w:div w:id="1807967437">
          <w:marLeft w:val="640"/>
          <w:marRight w:val="0"/>
          <w:marTop w:val="0"/>
          <w:marBottom w:val="0"/>
          <w:divBdr>
            <w:top w:val="none" w:sz="0" w:space="0" w:color="auto"/>
            <w:left w:val="none" w:sz="0" w:space="0" w:color="auto"/>
            <w:bottom w:val="none" w:sz="0" w:space="0" w:color="auto"/>
            <w:right w:val="none" w:sz="0" w:space="0" w:color="auto"/>
          </w:divBdr>
        </w:div>
        <w:div w:id="624893458">
          <w:marLeft w:val="640"/>
          <w:marRight w:val="0"/>
          <w:marTop w:val="0"/>
          <w:marBottom w:val="0"/>
          <w:divBdr>
            <w:top w:val="none" w:sz="0" w:space="0" w:color="auto"/>
            <w:left w:val="none" w:sz="0" w:space="0" w:color="auto"/>
            <w:bottom w:val="none" w:sz="0" w:space="0" w:color="auto"/>
            <w:right w:val="none" w:sz="0" w:space="0" w:color="auto"/>
          </w:divBdr>
        </w:div>
        <w:div w:id="1128350771">
          <w:marLeft w:val="640"/>
          <w:marRight w:val="0"/>
          <w:marTop w:val="0"/>
          <w:marBottom w:val="0"/>
          <w:divBdr>
            <w:top w:val="none" w:sz="0" w:space="0" w:color="auto"/>
            <w:left w:val="none" w:sz="0" w:space="0" w:color="auto"/>
            <w:bottom w:val="none" w:sz="0" w:space="0" w:color="auto"/>
            <w:right w:val="none" w:sz="0" w:space="0" w:color="auto"/>
          </w:divBdr>
        </w:div>
        <w:div w:id="1870606353">
          <w:marLeft w:val="640"/>
          <w:marRight w:val="0"/>
          <w:marTop w:val="0"/>
          <w:marBottom w:val="0"/>
          <w:divBdr>
            <w:top w:val="none" w:sz="0" w:space="0" w:color="auto"/>
            <w:left w:val="none" w:sz="0" w:space="0" w:color="auto"/>
            <w:bottom w:val="none" w:sz="0" w:space="0" w:color="auto"/>
            <w:right w:val="none" w:sz="0" w:space="0" w:color="auto"/>
          </w:divBdr>
        </w:div>
        <w:div w:id="1717075198">
          <w:marLeft w:val="640"/>
          <w:marRight w:val="0"/>
          <w:marTop w:val="0"/>
          <w:marBottom w:val="0"/>
          <w:divBdr>
            <w:top w:val="none" w:sz="0" w:space="0" w:color="auto"/>
            <w:left w:val="none" w:sz="0" w:space="0" w:color="auto"/>
            <w:bottom w:val="none" w:sz="0" w:space="0" w:color="auto"/>
            <w:right w:val="none" w:sz="0" w:space="0" w:color="auto"/>
          </w:divBdr>
        </w:div>
        <w:div w:id="1360886255">
          <w:marLeft w:val="640"/>
          <w:marRight w:val="0"/>
          <w:marTop w:val="0"/>
          <w:marBottom w:val="0"/>
          <w:divBdr>
            <w:top w:val="none" w:sz="0" w:space="0" w:color="auto"/>
            <w:left w:val="none" w:sz="0" w:space="0" w:color="auto"/>
            <w:bottom w:val="none" w:sz="0" w:space="0" w:color="auto"/>
            <w:right w:val="none" w:sz="0" w:space="0" w:color="auto"/>
          </w:divBdr>
        </w:div>
        <w:div w:id="2120056616">
          <w:marLeft w:val="640"/>
          <w:marRight w:val="0"/>
          <w:marTop w:val="0"/>
          <w:marBottom w:val="0"/>
          <w:divBdr>
            <w:top w:val="none" w:sz="0" w:space="0" w:color="auto"/>
            <w:left w:val="none" w:sz="0" w:space="0" w:color="auto"/>
            <w:bottom w:val="none" w:sz="0" w:space="0" w:color="auto"/>
            <w:right w:val="none" w:sz="0" w:space="0" w:color="auto"/>
          </w:divBdr>
        </w:div>
        <w:div w:id="1437872632">
          <w:marLeft w:val="640"/>
          <w:marRight w:val="0"/>
          <w:marTop w:val="0"/>
          <w:marBottom w:val="0"/>
          <w:divBdr>
            <w:top w:val="none" w:sz="0" w:space="0" w:color="auto"/>
            <w:left w:val="none" w:sz="0" w:space="0" w:color="auto"/>
            <w:bottom w:val="none" w:sz="0" w:space="0" w:color="auto"/>
            <w:right w:val="none" w:sz="0" w:space="0" w:color="auto"/>
          </w:divBdr>
        </w:div>
        <w:div w:id="1545798631">
          <w:marLeft w:val="640"/>
          <w:marRight w:val="0"/>
          <w:marTop w:val="0"/>
          <w:marBottom w:val="0"/>
          <w:divBdr>
            <w:top w:val="none" w:sz="0" w:space="0" w:color="auto"/>
            <w:left w:val="none" w:sz="0" w:space="0" w:color="auto"/>
            <w:bottom w:val="none" w:sz="0" w:space="0" w:color="auto"/>
            <w:right w:val="none" w:sz="0" w:space="0" w:color="auto"/>
          </w:divBdr>
        </w:div>
        <w:div w:id="1337919762">
          <w:marLeft w:val="640"/>
          <w:marRight w:val="0"/>
          <w:marTop w:val="0"/>
          <w:marBottom w:val="0"/>
          <w:divBdr>
            <w:top w:val="none" w:sz="0" w:space="0" w:color="auto"/>
            <w:left w:val="none" w:sz="0" w:space="0" w:color="auto"/>
            <w:bottom w:val="none" w:sz="0" w:space="0" w:color="auto"/>
            <w:right w:val="none" w:sz="0" w:space="0" w:color="auto"/>
          </w:divBdr>
        </w:div>
        <w:div w:id="611667510">
          <w:marLeft w:val="640"/>
          <w:marRight w:val="0"/>
          <w:marTop w:val="0"/>
          <w:marBottom w:val="0"/>
          <w:divBdr>
            <w:top w:val="none" w:sz="0" w:space="0" w:color="auto"/>
            <w:left w:val="none" w:sz="0" w:space="0" w:color="auto"/>
            <w:bottom w:val="none" w:sz="0" w:space="0" w:color="auto"/>
            <w:right w:val="none" w:sz="0" w:space="0" w:color="auto"/>
          </w:divBdr>
        </w:div>
        <w:div w:id="559680203">
          <w:marLeft w:val="640"/>
          <w:marRight w:val="0"/>
          <w:marTop w:val="0"/>
          <w:marBottom w:val="0"/>
          <w:divBdr>
            <w:top w:val="none" w:sz="0" w:space="0" w:color="auto"/>
            <w:left w:val="none" w:sz="0" w:space="0" w:color="auto"/>
            <w:bottom w:val="none" w:sz="0" w:space="0" w:color="auto"/>
            <w:right w:val="none" w:sz="0" w:space="0" w:color="auto"/>
          </w:divBdr>
        </w:div>
        <w:div w:id="838814155">
          <w:marLeft w:val="640"/>
          <w:marRight w:val="0"/>
          <w:marTop w:val="0"/>
          <w:marBottom w:val="0"/>
          <w:divBdr>
            <w:top w:val="none" w:sz="0" w:space="0" w:color="auto"/>
            <w:left w:val="none" w:sz="0" w:space="0" w:color="auto"/>
            <w:bottom w:val="none" w:sz="0" w:space="0" w:color="auto"/>
            <w:right w:val="none" w:sz="0" w:space="0" w:color="auto"/>
          </w:divBdr>
        </w:div>
        <w:div w:id="1847133599">
          <w:marLeft w:val="640"/>
          <w:marRight w:val="0"/>
          <w:marTop w:val="0"/>
          <w:marBottom w:val="0"/>
          <w:divBdr>
            <w:top w:val="none" w:sz="0" w:space="0" w:color="auto"/>
            <w:left w:val="none" w:sz="0" w:space="0" w:color="auto"/>
            <w:bottom w:val="none" w:sz="0" w:space="0" w:color="auto"/>
            <w:right w:val="none" w:sz="0" w:space="0" w:color="auto"/>
          </w:divBdr>
        </w:div>
        <w:div w:id="1271280216">
          <w:marLeft w:val="640"/>
          <w:marRight w:val="0"/>
          <w:marTop w:val="0"/>
          <w:marBottom w:val="0"/>
          <w:divBdr>
            <w:top w:val="none" w:sz="0" w:space="0" w:color="auto"/>
            <w:left w:val="none" w:sz="0" w:space="0" w:color="auto"/>
            <w:bottom w:val="none" w:sz="0" w:space="0" w:color="auto"/>
            <w:right w:val="none" w:sz="0" w:space="0" w:color="auto"/>
          </w:divBdr>
        </w:div>
        <w:div w:id="1723677154">
          <w:marLeft w:val="640"/>
          <w:marRight w:val="0"/>
          <w:marTop w:val="0"/>
          <w:marBottom w:val="0"/>
          <w:divBdr>
            <w:top w:val="none" w:sz="0" w:space="0" w:color="auto"/>
            <w:left w:val="none" w:sz="0" w:space="0" w:color="auto"/>
            <w:bottom w:val="none" w:sz="0" w:space="0" w:color="auto"/>
            <w:right w:val="none" w:sz="0" w:space="0" w:color="auto"/>
          </w:divBdr>
        </w:div>
        <w:div w:id="1631933276">
          <w:marLeft w:val="640"/>
          <w:marRight w:val="0"/>
          <w:marTop w:val="0"/>
          <w:marBottom w:val="0"/>
          <w:divBdr>
            <w:top w:val="none" w:sz="0" w:space="0" w:color="auto"/>
            <w:left w:val="none" w:sz="0" w:space="0" w:color="auto"/>
            <w:bottom w:val="none" w:sz="0" w:space="0" w:color="auto"/>
            <w:right w:val="none" w:sz="0" w:space="0" w:color="auto"/>
          </w:divBdr>
        </w:div>
        <w:div w:id="1115637777">
          <w:marLeft w:val="640"/>
          <w:marRight w:val="0"/>
          <w:marTop w:val="0"/>
          <w:marBottom w:val="0"/>
          <w:divBdr>
            <w:top w:val="none" w:sz="0" w:space="0" w:color="auto"/>
            <w:left w:val="none" w:sz="0" w:space="0" w:color="auto"/>
            <w:bottom w:val="none" w:sz="0" w:space="0" w:color="auto"/>
            <w:right w:val="none" w:sz="0" w:space="0" w:color="auto"/>
          </w:divBdr>
        </w:div>
      </w:divsChild>
    </w:div>
    <w:div w:id="1862084004">
      <w:marLeft w:val="640"/>
      <w:marRight w:val="0"/>
      <w:marTop w:val="0"/>
      <w:marBottom w:val="0"/>
      <w:divBdr>
        <w:top w:val="none" w:sz="0" w:space="0" w:color="auto"/>
        <w:left w:val="none" w:sz="0" w:space="0" w:color="auto"/>
        <w:bottom w:val="none" w:sz="0" w:space="0" w:color="auto"/>
        <w:right w:val="none" w:sz="0" w:space="0" w:color="auto"/>
      </w:divBdr>
    </w:div>
    <w:div w:id="1862471086">
      <w:marLeft w:val="0"/>
      <w:marRight w:val="0"/>
      <w:marTop w:val="0"/>
      <w:marBottom w:val="0"/>
      <w:divBdr>
        <w:top w:val="none" w:sz="0" w:space="0" w:color="auto"/>
        <w:left w:val="none" w:sz="0" w:space="0" w:color="auto"/>
        <w:bottom w:val="none" w:sz="0" w:space="0" w:color="auto"/>
        <w:right w:val="none" w:sz="0" w:space="0" w:color="auto"/>
      </w:divBdr>
    </w:div>
    <w:div w:id="1862935734">
      <w:marLeft w:val="640"/>
      <w:marRight w:val="0"/>
      <w:marTop w:val="0"/>
      <w:marBottom w:val="0"/>
      <w:divBdr>
        <w:top w:val="none" w:sz="0" w:space="0" w:color="auto"/>
        <w:left w:val="none" w:sz="0" w:space="0" w:color="auto"/>
        <w:bottom w:val="none" w:sz="0" w:space="0" w:color="auto"/>
        <w:right w:val="none" w:sz="0" w:space="0" w:color="auto"/>
      </w:divBdr>
    </w:div>
    <w:div w:id="1864128410">
      <w:bodyDiv w:val="1"/>
      <w:marLeft w:val="0"/>
      <w:marRight w:val="0"/>
      <w:marTop w:val="0"/>
      <w:marBottom w:val="0"/>
      <w:divBdr>
        <w:top w:val="none" w:sz="0" w:space="0" w:color="auto"/>
        <w:left w:val="none" w:sz="0" w:space="0" w:color="auto"/>
        <w:bottom w:val="none" w:sz="0" w:space="0" w:color="auto"/>
        <w:right w:val="none" w:sz="0" w:space="0" w:color="auto"/>
      </w:divBdr>
      <w:divsChild>
        <w:div w:id="160585378">
          <w:marLeft w:val="640"/>
          <w:marRight w:val="0"/>
          <w:marTop w:val="0"/>
          <w:marBottom w:val="0"/>
          <w:divBdr>
            <w:top w:val="none" w:sz="0" w:space="0" w:color="auto"/>
            <w:left w:val="none" w:sz="0" w:space="0" w:color="auto"/>
            <w:bottom w:val="none" w:sz="0" w:space="0" w:color="auto"/>
            <w:right w:val="none" w:sz="0" w:space="0" w:color="auto"/>
          </w:divBdr>
        </w:div>
        <w:div w:id="1673068706">
          <w:marLeft w:val="640"/>
          <w:marRight w:val="0"/>
          <w:marTop w:val="0"/>
          <w:marBottom w:val="0"/>
          <w:divBdr>
            <w:top w:val="none" w:sz="0" w:space="0" w:color="auto"/>
            <w:left w:val="none" w:sz="0" w:space="0" w:color="auto"/>
            <w:bottom w:val="none" w:sz="0" w:space="0" w:color="auto"/>
            <w:right w:val="none" w:sz="0" w:space="0" w:color="auto"/>
          </w:divBdr>
        </w:div>
        <w:div w:id="1097366049">
          <w:marLeft w:val="640"/>
          <w:marRight w:val="0"/>
          <w:marTop w:val="0"/>
          <w:marBottom w:val="0"/>
          <w:divBdr>
            <w:top w:val="none" w:sz="0" w:space="0" w:color="auto"/>
            <w:left w:val="none" w:sz="0" w:space="0" w:color="auto"/>
            <w:bottom w:val="none" w:sz="0" w:space="0" w:color="auto"/>
            <w:right w:val="none" w:sz="0" w:space="0" w:color="auto"/>
          </w:divBdr>
        </w:div>
        <w:div w:id="1297954068">
          <w:marLeft w:val="640"/>
          <w:marRight w:val="0"/>
          <w:marTop w:val="0"/>
          <w:marBottom w:val="0"/>
          <w:divBdr>
            <w:top w:val="none" w:sz="0" w:space="0" w:color="auto"/>
            <w:left w:val="none" w:sz="0" w:space="0" w:color="auto"/>
            <w:bottom w:val="none" w:sz="0" w:space="0" w:color="auto"/>
            <w:right w:val="none" w:sz="0" w:space="0" w:color="auto"/>
          </w:divBdr>
        </w:div>
        <w:div w:id="1049374582">
          <w:marLeft w:val="640"/>
          <w:marRight w:val="0"/>
          <w:marTop w:val="0"/>
          <w:marBottom w:val="0"/>
          <w:divBdr>
            <w:top w:val="none" w:sz="0" w:space="0" w:color="auto"/>
            <w:left w:val="none" w:sz="0" w:space="0" w:color="auto"/>
            <w:bottom w:val="none" w:sz="0" w:space="0" w:color="auto"/>
            <w:right w:val="none" w:sz="0" w:space="0" w:color="auto"/>
          </w:divBdr>
        </w:div>
        <w:div w:id="1007441411">
          <w:marLeft w:val="640"/>
          <w:marRight w:val="0"/>
          <w:marTop w:val="0"/>
          <w:marBottom w:val="0"/>
          <w:divBdr>
            <w:top w:val="none" w:sz="0" w:space="0" w:color="auto"/>
            <w:left w:val="none" w:sz="0" w:space="0" w:color="auto"/>
            <w:bottom w:val="none" w:sz="0" w:space="0" w:color="auto"/>
            <w:right w:val="none" w:sz="0" w:space="0" w:color="auto"/>
          </w:divBdr>
        </w:div>
        <w:div w:id="1634290721">
          <w:marLeft w:val="640"/>
          <w:marRight w:val="0"/>
          <w:marTop w:val="0"/>
          <w:marBottom w:val="0"/>
          <w:divBdr>
            <w:top w:val="none" w:sz="0" w:space="0" w:color="auto"/>
            <w:left w:val="none" w:sz="0" w:space="0" w:color="auto"/>
            <w:bottom w:val="none" w:sz="0" w:space="0" w:color="auto"/>
            <w:right w:val="none" w:sz="0" w:space="0" w:color="auto"/>
          </w:divBdr>
        </w:div>
        <w:div w:id="2019966938">
          <w:marLeft w:val="640"/>
          <w:marRight w:val="0"/>
          <w:marTop w:val="0"/>
          <w:marBottom w:val="0"/>
          <w:divBdr>
            <w:top w:val="none" w:sz="0" w:space="0" w:color="auto"/>
            <w:left w:val="none" w:sz="0" w:space="0" w:color="auto"/>
            <w:bottom w:val="none" w:sz="0" w:space="0" w:color="auto"/>
            <w:right w:val="none" w:sz="0" w:space="0" w:color="auto"/>
          </w:divBdr>
        </w:div>
        <w:div w:id="1447655775">
          <w:marLeft w:val="640"/>
          <w:marRight w:val="0"/>
          <w:marTop w:val="0"/>
          <w:marBottom w:val="0"/>
          <w:divBdr>
            <w:top w:val="none" w:sz="0" w:space="0" w:color="auto"/>
            <w:left w:val="none" w:sz="0" w:space="0" w:color="auto"/>
            <w:bottom w:val="none" w:sz="0" w:space="0" w:color="auto"/>
            <w:right w:val="none" w:sz="0" w:space="0" w:color="auto"/>
          </w:divBdr>
        </w:div>
        <w:div w:id="198397662">
          <w:marLeft w:val="640"/>
          <w:marRight w:val="0"/>
          <w:marTop w:val="0"/>
          <w:marBottom w:val="0"/>
          <w:divBdr>
            <w:top w:val="none" w:sz="0" w:space="0" w:color="auto"/>
            <w:left w:val="none" w:sz="0" w:space="0" w:color="auto"/>
            <w:bottom w:val="none" w:sz="0" w:space="0" w:color="auto"/>
            <w:right w:val="none" w:sz="0" w:space="0" w:color="auto"/>
          </w:divBdr>
        </w:div>
        <w:div w:id="289749701">
          <w:marLeft w:val="640"/>
          <w:marRight w:val="0"/>
          <w:marTop w:val="0"/>
          <w:marBottom w:val="0"/>
          <w:divBdr>
            <w:top w:val="none" w:sz="0" w:space="0" w:color="auto"/>
            <w:left w:val="none" w:sz="0" w:space="0" w:color="auto"/>
            <w:bottom w:val="none" w:sz="0" w:space="0" w:color="auto"/>
            <w:right w:val="none" w:sz="0" w:space="0" w:color="auto"/>
          </w:divBdr>
        </w:div>
        <w:div w:id="1243249515">
          <w:marLeft w:val="640"/>
          <w:marRight w:val="0"/>
          <w:marTop w:val="0"/>
          <w:marBottom w:val="0"/>
          <w:divBdr>
            <w:top w:val="none" w:sz="0" w:space="0" w:color="auto"/>
            <w:left w:val="none" w:sz="0" w:space="0" w:color="auto"/>
            <w:bottom w:val="none" w:sz="0" w:space="0" w:color="auto"/>
            <w:right w:val="none" w:sz="0" w:space="0" w:color="auto"/>
          </w:divBdr>
        </w:div>
        <w:div w:id="236520508">
          <w:marLeft w:val="640"/>
          <w:marRight w:val="0"/>
          <w:marTop w:val="0"/>
          <w:marBottom w:val="0"/>
          <w:divBdr>
            <w:top w:val="none" w:sz="0" w:space="0" w:color="auto"/>
            <w:left w:val="none" w:sz="0" w:space="0" w:color="auto"/>
            <w:bottom w:val="none" w:sz="0" w:space="0" w:color="auto"/>
            <w:right w:val="none" w:sz="0" w:space="0" w:color="auto"/>
          </w:divBdr>
        </w:div>
        <w:div w:id="1253969738">
          <w:marLeft w:val="640"/>
          <w:marRight w:val="0"/>
          <w:marTop w:val="0"/>
          <w:marBottom w:val="0"/>
          <w:divBdr>
            <w:top w:val="none" w:sz="0" w:space="0" w:color="auto"/>
            <w:left w:val="none" w:sz="0" w:space="0" w:color="auto"/>
            <w:bottom w:val="none" w:sz="0" w:space="0" w:color="auto"/>
            <w:right w:val="none" w:sz="0" w:space="0" w:color="auto"/>
          </w:divBdr>
        </w:div>
        <w:div w:id="410857773">
          <w:marLeft w:val="640"/>
          <w:marRight w:val="0"/>
          <w:marTop w:val="0"/>
          <w:marBottom w:val="0"/>
          <w:divBdr>
            <w:top w:val="none" w:sz="0" w:space="0" w:color="auto"/>
            <w:left w:val="none" w:sz="0" w:space="0" w:color="auto"/>
            <w:bottom w:val="none" w:sz="0" w:space="0" w:color="auto"/>
            <w:right w:val="none" w:sz="0" w:space="0" w:color="auto"/>
          </w:divBdr>
        </w:div>
        <w:div w:id="476383904">
          <w:marLeft w:val="640"/>
          <w:marRight w:val="0"/>
          <w:marTop w:val="0"/>
          <w:marBottom w:val="0"/>
          <w:divBdr>
            <w:top w:val="none" w:sz="0" w:space="0" w:color="auto"/>
            <w:left w:val="none" w:sz="0" w:space="0" w:color="auto"/>
            <w:bottom w:val="none" w:sz="0" w:space="0" w:color="auto"/>
            <w:right w:val="none" w:sz="0" w:space="0" w:color="auto"/>
          </w:divBdr>
        </w:div>
        <w:div w:id="408816503">
          <w:marLeft w:val="640"/>
          <w:marRight w:val="0"/>
          <w:marTop w:val="0"/>
          <w:marBottom w:val="0"/>
          <w:divBdr>
            <w:top w:val="none" w:sz="0" w:space="0" w:color="auto"/>
            <w:left w:val="none" w:sz="0" w:space="0" w:color="auto"/>
            <w:bottom w:val="none" w:sz="0" w:space="0" w:color="auto"/>
            <w:right w:val="none" w:sz="0" w:space="0" w:color="auto"/>
          </w:divBdr>
        </w:div>
        <w:div w:id="1476027460">
          <w:marLeft w:val="640"/>
          <w:marRight w:val="0"/>
          <w:marTop w:val="0"/>
          <w:marBottom w:val="0"/>
          <w:divBdr>
            <w:top w:val="none" w:sz="0" w:space="0" w:color="auto"/>
            <w:left w:val="none" w:sz="0" w:space="0" w:color="auto"/>
            <w:bottom w:val="none" w:sz="0" w:space="0" w:color="auto"/>
            <w:right w:val="none" w:sz="0" w:space="0" w:color="auto"/>
          </w:divBdr>
        </w:div>
        <w:div w:id="1986352880">
          <w:marLeft w:val="640"/>
          <w:marRight w:val="0"/>
          <w:marTop w:val="0"/>
          <w:marBottom w:val="0"/>
          <w:divBdr>
            <w:top w:val="none" w:sz="0" w:space="0" w:color="auto"/>
            <w:left w:val="none" w:sz="0" w:space="0" w:color="auto"/>
            <w:bottom w:val="none" w:sz="0" w:space="0" w:color="auto"/>
            <w:right w:val="none" w:sz="0" w:space="0" w:color="auto"/>
          </w:divBdr>
        </w:div>
        <w:div w:id="707728324">
          <w:marLeft w:val="640"/>
          <w:marRight w:val="0"/>
          <w:marTop w:val="0"/>
          <w:marBottom w:val="0"/>
          <w:divBdr>
            <w:top w:val="none" w:sz="0" w:space="0" w:color="auto"/>
            <w:left w:val="none" w:sz="0" w:space="0" w:color="auto"/>
            <w:bottom w:val="none" w:sz="0" w:space="0" w:color="auto"/>
            <w:right w:val="none" w:sz="0" w:space="0" w:color="auto"/>
          </w:divBdr>
        </w:div>
        <w:div w:id="471020211">
          <w:marLeft w:val="640"/>
          <w:marRight w:val="0"/>
          <w:marTop w:val="0"/>
          <w:marBottom w:val="0"/>
          <w:divBdr>
            <w:top w:val="none" w:sz="0" w:space="0" w:color="auto"/>
            <w:left w:val="none" w:sz="0" w:space="0" w:color="auto"/>
            <w:bottom w:val="none" w:sz="0" w:space="0" w:color="auto"/>
            <w:right w:val="none" w:sz="0" w:space="0" w:color="auto"/>
          </w:divBdr>
        </w:div>
        <w:div w:id="1875580791">
          <w:marLeft w:val="640"/>
          <w:marRight w:val="0"/>
          <w:marTop w:val="0"/>
          <w:marBottom w:val="0"/>
          <w:divBdr>
            <w:top w:val="none" w:sz="0" w:space="0" w:color="auto"/>
            <w:left w:val="none" w:sz="0" w:space="0" w:color="auto"/>
            <w:bottom w:val="none" w:sz="0" w:space="0" w:color="auto"/>
            <w:right w:val="none" w:sz="0" w:space="0" w:color="auto"/>
          </w:divBdr>
        </w:div>
        <w:div w:id="469400394">
          <w:marLeft w:val="640"/>
          <w:marRight w:val="0"/>
          <w:marTop w:val="0"/>
          <w:marBottom w:val="0"/>
          <w:divBdr>
            <w:top w:val="none" w:sz="0" w:space="0" w:color="auto"/>
            <w:left w:val="none" w:sz="0" w:space="0" w:color="auto"/>
            <w:bottom w:val="none" w:sz="0" w:space="0" w:color="auto"/>
            <w:right w:val="none" w:sz="0" w:space="0" w:color="auto"/>
          </w:divBdr>
        </w:div>
        <w:div w:id="150828428">
          <w:marLeft w:val="640"/>
          <w:marRight w:val="0"/>
          <w:marTop w:val="0"/>
          <w:marBottom w:val="0"/>
          <w:divBdr>
            <w:top w:val="none" w:sz="0" w:space="0" w:color="auto"/>
            <w:left w:val="none" w:sz="0" w:space="0" w:color="auto"/>
            <w:bottom w:val="none" w:sz="0" w:space="0" w:color="auto"/>
            <w:right w:val="none" w:sz="0" w:space="0" w:color="auto"/>
          </w:divBdr>
        </w:div>
        <w:div w:id="649019613">
          <w:marLeft w:val="640"/>
          <w:marRight w:val="0"/>
          <w:marTop w:val="0"/>
          <w:marBottom w:val="0"/>
          <w:divBdr>
            <w:top w:val="none" w:sz="0" w:space="0" w:color="auto"/>
            <w:left w:val="none" w:sz="0" w:space="0" w:color="auto"/>
            <w:bottom w:val="none" w:sz="0" w:space="0" w:color="auto"/>
            <w:right w:val="none" w:sz="0" w:space="0" w:color="auto"/>
          </w:divBdr>
        </w:div>
        <w:div w:id="1864057213">
          <w:marLeft w:val="640"/>
          <w:marRight w:val="0"/>
          <w:marTop w:val="0"/>
          <w:marBottom w:val="0"/>
          <w:divBdr>
            <w:top w:val="none" w:sz="0" w:space="0" w:color="auto"/>
            <w:left w:val="none" w:sz="0" w:space="0" w:color="auto"/>
            <w:bottom w:val="none" w:sz="0" w:space="0" w:color="auto"/>
            <w:right w:val="none" w:sz="0" w:space="0" w:color="auto"/>
          </w:divBdr>
        </w:div>
        <w:div w:id="799759566">
          <w:marLeft w:val="640"/>
          <w:marRight w:val="0"/>
          <w:marTop w:val="0"/>
          <w:marBottom w:val="0"/>
          <w:divBdr>
            <w:top w:val="none" w:sz="0" w:space="0" w:color="auto"/>
            <w:left w:val="none" w:sz="0" w:space="0" w:color="auto"/>
            <w:bottom w:val="none" w:sz="0" w:space="0" w:color="auto"/>
            <w:right w:val="none" w:sz="0" w:space="0" w:color="auto"/>
          </w:divBdr>
        </w:div>
        <w:div w:id="503859154">
          <w:marLeft w:val="640"/>
          <w:marRight w:val="0"/>
          <w:marTop w:val="0"/>
          <w:marBottom w:val="0"/>
          <w:divBdr>
            <w:top w:val="none" w:sz="0" w:space="0" w:color="auto"/>
            <w:left w:val="none" w:sz="0" w:space="0" w:color="auto"/>
            <w:bottom w:val="none" w:sz="0" w:space="0" w:color="auto"/>
            <w:right w:val="none" w:sz="0" w:space="0" w:color="auto"/>
          </w:divBdr>
        </w:div>
        <w:div w:id="493186310">
          <w:marLeft w:val="640"/>
          <w:marRight w:val="0"/>
          <w:marTop w:val="0"/>
          <w:marBottom w:val="0"/>
          <w:divBdr>
            <w:top w:val="none" w:sz="0" w:space="0" w:color="auto"/>
            <w:left w:val="none" w:sz="0" w:space="0" w:color="auto"/>
            <w:bottom w:val="none" w:sz="0" w:space="0" w:color="auto"/>
            <w:right w:val="none" w:sz="0" w:space="0" w:color="auto"/>
          </w:divBdr>
        </w:div>
        <w:div w:id="130370014">
          <w:marLeft w:val="640"/>
          <w:marRight w:val="0"/>
          <w:marTop w:val="0"/>
          <w:marBottom w:val="0"/>
          <w:divBdr>
            <w:top w:val="none" w:sz="0" w:space="0" w:color="auto"/>
            <w:left w:val="none" w:sz="0" w:space="0" w:color="auto"/>
            <w:bottom w:val="none" w:sz="0" w:space="0" w:color="auto"/>
            <w:right w:val="none" w:sz="0" w:space="0" w:color="auto"/>
          </w:divBdr>
        </w:div>
        <w:div w:id="1932930137">
          <w:marLeft w:val="640"/>
          <w:marRight w:val="0"/>
          <w:marTop w:val="0"/>
          <w:marBottom w:val="0"/>
          <w:divBdr>
            <w:top w:val="none" w:sz="0" w:space="0" w:color="auto"/>
            <w:left w:val="none" w:sz="0" w:space="0" w:color="auto"/>
            <w:bottom w:val="none" w:sz="0" w:space="0" w:color="auto"/>
            <w:right w:val="none" w:sz="0" w:space="0" w:color="auto"/>
          </w:divBdr>
        </w:div>
        <w:div w:id="350305467">
          <w:marLeft w:val="640"/>
          <w:marRight w:val="0"/>
          <w:marTop w:val="0"/>
          <w:marBottom w:val="0"/>
          <w:divBdr>
            <w:top w:val="none" w:sz="0" w:space="0" w:color="auto"/>
            <w:left w:val="none" w:sz="0" w:space="0" w:color="auto"/>
            <w:bottom w:val="none" w:sz="0" w:space="0" w:color="auto"/>
            <w:right w:val="none" w:sz="0" w:space="0" w:color="auto"/>
          </w:divBdr>
        </w:div>
        <w:div w:id="1424643314">
          <w:marLeft w:val="640"/>
          <w:marRight w:val="0"/>
          <w:marTop w:val="0"/>
          <w:marBottom w:val="0"/>
          <w:divBdr>
            <w:top w:val="none" w:sz="0" w:space="0" w:color="auto"/>
            <w:left w:val="none" w:sz="0" w:space="0" w:color="auto"/>
            <w:bottom w:val="none" w:sz="0" w:space="0" w:color="auto"/>
            <w:right w:val="none" w:sz="0" w:space="0" w:color="auto"/>
          </w:divBdr>
        </w:div>
        <w:div w:id="1092896493">
          <w:marLeft w:val="640"/>
          <w:marRight w:val="0"/>
          <w:marTop w:val="0"/>
          <w:marBottom w:val="0"/>
          <w:divBdr>
            <w:top w:val="none" w:sz="0" w:space="0" w:color="auto"/>
            <w:left w:val="none" w:sz="0" w:space="0" w:color="auto"/>
            <w:bottom w:val="none" w:sz="0" w:space="0" w:color="auto"/>
            <w:right w:val="none" w:sz="0" w:space="0" w:color="auto"/>
          </w:divBdr>
        </w:div>
        <w:div w:id="1741976800">
          <w:marLeft w:val="640"/>
          <w:marRight w:val="0"/>
          <w:marTop w:val="0"/>
          <w:marBottom w:val="0"/>
          <w:divBdr>
            <w:top w:val="none" w:sz="0" w:space="0" w:color="auto"/>
            <w:left w:val="none" w:sz="0" w:space="0" w:color="auto"/>
            <w:bottom w:val="none" w:sz="0" w:space="0" w:color="auto"/>
            <w:right w:val="none" w:sz="0" w:space="0" w:color="auto"/>
          </w:divBdr>
        </w:div>
        <w:div w:id="1401638713">
          <w:marLeft w:val="640"/>
          <w:marRight w:val="0"/>
          <w:marTop w:val="0"/>
          <w:marBottom w:val="0"/>
          <w:divBdr>
            <w:top w:val="none" w:sz="0" w:space="0" w:color="auto"/>
            <w:left w:val="none" w:sz="0" w:space="0" w:color="auto"/>
            <w:bottom w:val="none" w:sz="0" w:space="0" w:color="auto"/>
            <w:right w:val="none" w:sz="0" w:space="0" w:color="auto"/>
          </w:divBdr>
        </w:div>
        <w:div w:id="1454205270">
          <w:marLeft w:val="640"/>
          <w:marRight w:val="0"/>
          <w:marTop w:val="0"/>
          <w:marBottom w:val="0"/>
          <w:divBdr>
            <w:top w:val="none" w:sz="0" w:space="0" w:color="auto"/>
            <w:left w:val="none" w:sz="0" w:space="0" w:color="auto"/>
            <w:bottom w:val="none" w:sz="0" w:space="0" w:color="auto"/>
            <w:right w:val="none" w:sz="0" w:space="0" w:color="auto"/>
          </w:divBdr>
        </w:div>
        <w:div w:id="902981013">
          <w:marLeft w:val="640"/>
          <w:marRight w:val="0"/>
          <w:marTop w:val="0"/>
          <w:marBottom w:val="0"/>
          <w:divBdr>
            <w:top w:val="none" w:sz="0" w:space="0" w:color="auto"/>
            <w:left w:val="none" w:sz="0" w:space="0" w:color="auto"/>
            <w:bottom w:val="none" w:sz="0" w:space="0" w:color="auto"/>
            <w:right w:val="none" w:sz="0" w:space="0" w:color="auto"/>
          </w:divBdr>
        </w:div>
        <w:div w:id="286088838">
          <w:marLeft w:val="640"/>
          <w:marRight w:val="0"/>
          <w:marTop w:val="0"/>
          <w:marBottom w:val="0"/>
          <w:divBdr>
            <w:top w:val="none" w:sz="0" w:space="0" w:color="auto"/>
            <w:left w:val="none" w:sz="0" w:space="0" w:color="auto"/>
            <w:bottom w:val="none" w:sz="0" w:space="0" w:color="auto"/>
            <w:right w:val="none" w:sz="0" w:space="0" w:color="auto"/>
          </w:divBdr>
        </w:div>
        <w:div w:id="1869832237">
          <w:marLeft w:val="640"/>
          <w:marRight w:val="0"/>
          <w:marTop w:val="0"/>
          <w:marBottom w:val="0"/>
          <w:divBdr>
            <w:top w:val="none" w:sz="0" w:space="0" w:color="auto"/>
            <w:left w:val="none" w:sz="0" w:space="0" w:color="auto"/>
            <w:bottom w:val="none" w:sz="0" w:space="0" w:color="auto"/>
            <w:right w:val="none" w:sz="0" w:space="0" w:color="auto"/>
          </w:divBdr>
        </w:div>
        <w:div w:id="541211985">
          <w:marLeft w:val="640"/>
          <w:marRight w:val="0"/>
          <w:marTop w:val="0"/>
          <w:marBottom w:val="0"/>
          <w:divBdr>
            <w:top w:val="none" w:sz="0" w:space="0" w:color="auto"/>
            <w:left w:val="none" w:sz="0" w:space="0" w:color="auto"/>
            <w:bottom w:val="none" w:sz="0" w:space="0" w:color="auto"/>
            <w:right w:val="none" w:sz="0" w:space="0" w:color="auto"/>
          </w:divBdr>
        </w:div>
        <w:div w:id="177736329">
          <w:marLeft w:val="640"/>
          <w:marRight w:val="0"/>
          <w:marTop w:val="0"/>
          <w:marBottom w:val="0"/>
          <w:divBdr>
            <w:top w:val="none" w:sz="0" w:space="0" w:color="auto"/>
            <w:left w:val="none" w:sz="0" w:space="0" w:color="auto"/>
            <w:bottom w:val="none" w:sz="0" w:space="0" w:color="auto"/>
            <w:right w:val="none" w:sz="0" w:space="0" w:color="auto"/>
          </w:divBdr>
        </w:div>
        <w:div w:id="1529365860">
          <w:marLeft w:val="640"/>
          <w:marRight w:val="0"/>
          <w:marTop w:val="0"/>
          <w:marBottom w:val="0"/>
          <w:divBdr>
            <w:top w:val="none" w:sz="0" w:space="0" w:color="auto"/>
            <w:left w:val="none" w:sz="0" w:space="0" w:color="auto"/>
            <w:bottom w:val="none" w:sz="0" w:space="0" w:color="auto"/>
            <w:right w:val="none" w:sz="0" w:space="0" w:color="auto"/>
          </w:divBdr>
        </w:div>
        <w:div w:id="1391730295">
          <w:marLeft w:val="640"/>
          <w:marRight w:val="0"/>
          <w:marTop w:val="0"/>
          <w:marBottom w:val="0"/>
          <w:divBdr>
            <w:top w:val="none" w:sz="0" w:space="0" w:color="auto"/>
            <w:left w:val="none" w:sz="0" w:space="0" w:color="auto"/>
            <w:bottom w:val="none" w:sz="0" w:space="0" w:color="auto"/>
            <w:right w:val="none" w:sz="0" w:space="0" w:color="auto"/>
          </w:divBdr>
        </w:div>
        <w:div w:id="1519854754">
          <w:marLeft w:val="640"/>
          <w:marRight w:val="0"/>
          <w:marTop w:val="0"/>
          <w:marBottom w:val="0"/>
          <w:divBdr>
            <w:top w:val="none" w:sz="0" w:space="0" w:color="auto"/>
            <w:left w:val="none" w:sz="0" w:space="0" w:color="auto"/>
            <w:bottom w:val="none" w:sz="0" w:space="0" w:color="auto"/>
            <w:right w:val="none" w:sz="0" w:space="0" w:color="auto"/>
          </w:divBdr>
        </w:div>
      </w:divsChild>
    </w:div>
    <w:div w:id="1865903013">
      <w:marLeft w:val="640"/>
      <w:marRight w:val="0"/>
      <w:marTop w:val="0"/>
      <w:marBottom w:val="0"/>
      <w:divBdr>
        <w:top w:val="none" w:sz="0" w:space="0" w:color="auto"/>
        <w:left w:val="none" w:sz="0" w:space="0" w:color="auto"/>
        <w:bottom w:val="none" w:sz="0" w:space="0" w:color="auto"/>
        <w:right w:val="none" w:sz="0" w:space="0" w:color="auto"/>
      </w:divBdr>
    </w:div>
    <w:div w:id="1867675908">
      <w:marLeft w:val="0"/>
      <w:marRight w:val="0"/>
      <w:marTop w:val="0"/>
      <w:marBottom w:val="0"/>
      <w:divBdr>
        <w:top w:val="none" w:sz="0" w:space="0" w:color="auto"/>
        <w:left w:val="none" w:sz="0" w:space="0" w:color="auto"/>
        <w:bottom w:val="none" w:sz="0" w:space="0" w:color="auto"/>
        <w:right w:val="none" w:sz="0" w:space="0" w:color="auto"/>
      </w:divBdr>
    </w:div>
    <w:div w:id="1869416750">
      <w:marLeft w:val="0"/>
      <w:marRight w:val="0"/>
      <w:marTop w:val="0"/>
      <w:marBottom w:val="0"/>
      <w:divBdr>
        <w:top w:val="none" w:sz="0" w:space="0" w:color="auto"/>
        <w:left w:val="none" w:sz="0" w:space="0" w:color="auto"/>
        <w:bottom w:val="none" w:sz="0" w:space="0" w:color="auto"/>
        <w:right w:val="none" w:sz="0" w:space="0" w:color="auto"/>
      </w:divBdr>
    </w:div>
    <w:div w:id="1873574991">
      <w:marLeft w:val="640"/>
      <w:marRight w:val="0"/>
      <w:marTop w:val="0"/>
      <w:marBottom w:val="0"/>
      <w:divBdr>
        <w:top w:val="none" w:sz="0" w:space="0" w:color="auto"/>
        <w:left w:val="none" w:sz="0" w:space="0" w:color="auto"/>
        <w:bottom w:val="none" w:sz="0" w:space="0" w:color="auto"/>
        <w:right w:val="none" w:sz="0" w:space="0" w:color="auto"/>
      </w:divBdr>
    </w:div>
    <w:div w:id="1874033744">
      <w:marLeft w:val="640"/>
      <w:marRight w:val="0"/>
      <w:marTop w:val="0"/>
      <w:marBottom w:val="0"/>
      <w:divBdr>
        <w:top w:val="none" w:sz="0" w:space="0" w:color="auto"/>
        <w:left w:val="none" w:sz="0" w:space="0" w:color="auto"/>
        <w:bottom w:val="none" w:sz="0" w:space="0" w:color="auto"/>
        <w:right w:val="none" w:sz="0" w:space="0" w:color="auto"/>
      </w:divBdr>
    </w:div>
    <w:div w:id="1874536370">
      <w:marLeft w:val="640"/>
      <w:marRight w:val="0"/>
      <w:marTop w:val="0"/>
      <w:marBottom w:val="0"/>
      <w:divBdr>
        <w:top w:val="none" w:sz="0" w:space="0" w:color="auto"/>
        <w:left w:val="none" w:sz="0" w:space="0" w:color="auto"/>
        <w:bottom w:val="none" w:sz="0" w:space="0" w:color="auto"/>
        <w:right w:val="none" w:sz="0" w:space="0" w:color="auto"/>
      </w:divBdr>
    </w:div>
    <w:div w:id="1875651948">
      <w:marLeft w:val="640"/>
      <w:marRight w:val="0"/>
      <w:marTop w:val="0"/>
      <w:marBottom w:val="0"/>
      <w:divBdr>
        <w:top w:val="none" w:sz="0" w:space="0" w:color="auto"/>
        <w:left w:val="none" w:sz="0" w:space="0" w:color="auto"/>
        <w:bottom w:val="none" w:sz="0" w:space="0" w:color="auto"/>
        <w:right w:val="none" w:sz="0" w:space="0" w:color="auto"/>
      </w:divBdr>
    </w:div>
    <w:div w:id="1880045000">
      <w:bodyDiv w:val="1"/>
      <w:marLeft w:val="0"/>
      <w:marRight w:val="0"/>
      <w:marTop w:val="0"/>
      <w:marBottom w:val="0"/>
      <w:divBdr>
        <w:top w:val="none" w:sz="0" w:space="0" w:color="auto"/>
        <w:left w:val="none" w:sz="0" w:space="0" w:color="auto"/>
        <w:bottom w:val="none" w:sz="0" w:space="0" w:color="auto"/>
        <w:right w:val="none" w:sz="0" w:space="0" w:color="auto"/>
      </w:divBdr>
      <w:divsChild>
        <w:div w:id="611592360">
          <w:marLeft w:val="640"/>
          <w:marRight w:val="0"/>
          <w:marTop w:val="0"/>
          <w:marBottom w:val="0"/>
          <w:divBdr>
            <w:top w:val="none" w:sz="0" w:space="0" w:color="auto"/>
            <w:left w:val="none" w:sz="0" w:space="0" w:color="auto"/>
            <w:bottom w:val="none" w:sz="0" w:space="0" w:color="auto"/>
            <w:right w:val="none" w:sz="0" w:space="0" w:color="auto"/>
          </w:divBdr>
        </w:div>
        <w:div w:id="644432188">
          <w:marLeft w:val="640"/>
          <w:marRight w:val="0"/>
          <w:marTop w:val="0"/>
          <w:marBottom w:val="0"/>
          <w:divBdr>
            <w:top w:val="none" w:sz="0" w:space="0" w:color="auto"/>
            <w:left w:val="none" w:sz="0" w:space="0" w:color="auto"/>
            <w:bottom w:val="none" w:sz="0" w:space="0" w:color="auto"/>
            <w:right w:val="none" w:sz="0" w:space="0" w:color="auto"/>
          </w:divBdr>
        </w:div>
        <w:div w:id="1627469621">
          <w:marLeft w:val="640"/>
          <w:marRight w:val="0"/>
          <w:marTop w:val="0"/>
          <w:marBottom w:val="0"/>
          <w:divBdr>
            <w:top w:val="none" w:sz="0" w:space="0" w:color="auto"/>
            <w:left w:val="none" w:sz="0" w:space="0" w:color="auto"/>
            <w:bottom w:val="none" w:sz="0" w:space="0" w:color="auto"/>
            <w:right w:val="none" w:sz="0" w:space="0" w:color="auto"/>
          </w:divBdr>
        </w:div>
        <w:div w:id="565994087">
          <w:marLeft w:val="640"/>
          <w:marRight w:val="0"/>
          <w:marTop w:val="0"/>
          <w:marBottom w:val="0"/>
          <w:divBdr>
            <w:top w:val="none" w:sz="0" w:space="0" w:color="auto"/>
            <w:left w:val="none" w:sz="0" w:space="0" w:color="auto"/>
            <w:bottom w:val="none" w:sz="0" w:space="0" w:color="auto"/>
            <w:right w:val="none" w:sz="0" w:space="0" w:color="auto"/>
          </w:divBdr>
        </w:div>
        <w:div w:id="1098526025">
          <w:marLeft w:val="640"/>
          <w:marRight w:val="0"/>
          <w:marTop w:val="0"/>
          <w:marBottom w:val="0"/>
          <w:divBdr>
            <w:top w:val="none" w:sz="0" w:space="0" w:color="auto"/>
            <w:left w:val="none" w:sz="0" w:space="0" w:color="auto"/>
            <w:bottom w:val="none" w:sz="0" w:space="0" w:color="auto"/>
            <w:right w:val="none" w:sz="0" w:space="0" w:color="auto"/>
          </w:divBdr>
        </w:div>
        <w:div w:id="568806890">
          <w:marLeft w:val="640"/>
          <w:marRight w:val="0"/>
          <w:marTop w:val="0"/>
          <w:marBottom w:val="0"/>
          <w:divBdr>
            <w:top w:val="none" w:sz="0" w:space="0" w:color="auto"/>
            <w:left w:val="none" w:sz="0" w:space="0" w:color="auto"/>
            <w:bottom w:val="none" w:sz="0" w:space="0" w:color="auto"/>
            <w:right w:val="none" w:sz="0" w:space="0" w:color="auto"/>
          </w:divBdr>
        </w:div>
        <w:div w:id="1348755379">
          <w:marLeft w:val="640"/>
          <w:marRight w:val="0"/>
          <w:marTop w:val="0"/>
          <w:marBottom w:val="0"/>
          <w:divBdr>
            <w:top w:val="none" w:sz="0" w:space="0" w:color="auto"/>
            <w:left w:val="none" w:sz="0" w:space="0" w:color="auto"/>
            <w:bottom w:val="none" w:sz="0" w:space="0" w:color="auto"/>
            <w:right w:val="none" w:sz="0" w:space="0" w:color="auto"/>
          </w:divBdr>
        </w:div>
        <w:div w:id="377826750">
          <w:marLeft w:val="640"/>
          <w:marRight w:val="0"/>
          <w:marTop w:val="0"/>
          <w:marBottom w:val="0"/>
          <w:divBdr>
            <w:top w:val="none" w:sz="0" w:space="0" w:color="auto"/>
            <w:left w:val="none" w:sz="0" w:space="0" w:color="auto"/>
            <w:bottom w:val="none" w:sz="0" w:space="0" w:color="auto"/>
            <w:right w:val="none" w:sz="0" w:space="0" w:color="auto"/>
          </w:divBdr>
        </w:div>
        <w:div w:id="9188197">
          <w:marLeft w:val="640"/>
          <w:marRight w:val="0"/>
          <w:marTop w:val="0"/>
          <w:marBottom w:val="0"/>
          <w:divBdr>
            <w:top w:val="none" w:sz="0" w:space="0" w:color="auto"/>
            <w:left w:val="none" w:sz="0" w:space="0" w:color="auto"/>
            <w:bottom w:val="none" w:sz="0" w:space="0" w:color="auto"/>
            <w:right w:val="none" w:sz="0" w:space="0" w:color="auto"/>
          </w:divBdr>
        </w:div>
        <w:div w:id="614563725">
          <w:marLeft w:val="640"/>
          <w:marRight w:val="0"/>
          <w:marTop w:val="0"/>
          <w:marBottom w:val="0"/>
          <w:divBdr>
            <w:top w:val="none" w:sz="0" w:space="0" w:color="auto"/>
            <w:left w:val="none" w:sz="0" w:space="0" w:color="auto"/>
            <w:bottom w:val="none" w:sz="0" w:space="0" w:color="auto"/>
            <w:right w:val="none" w:sz="0" w:space="0" w:color="auto"/>
          </w:divBdr>
        </w:div>
        <w:div w:id="107118197">
          <w:marLeft w:val="640"/>
          <w:marRight w:val="0"/>
          <w:marTop w:val="0"/>
          <w:marBottom w:val="0"/>
          <w:divBdr>
            <w:top w:val="none" w:sz="0" w:space="0" w:color="auto"/>
            <w:left w:val="none" w:sz="0" w:space="0" w:color="auto"/>
            <w:bottom w:val="none" w:sz="0" w:space="0" w:color="auto"/>
            <w:right w:val="none" w:sz="0" w:space="0" w:color="auto"/>
          </w:divBdr>
        </w:div>
        <w:div w:id="1606647412">
          <w:marLeft w:val="640"/>
          <w:marRight w:val="0"/>
          <w:marTop w:val="0"/>
          <w:marBottom w:val="0"/>
          <w:divBdr>
            <w:top w:val="none" w:sz="0" w:space="0" w:color="auto"/>
            <w:left w:val="none" w:sz="0" w:space="0" w:color="auto"/>
            <w:bottom w:val="none" w:sz="0" w:space="0" w:color="auto"/>
            <w:right w:val="none" w:sz="0" w:space="0" w:color="auto"/>
          </w:divBdr>
        </w:div>
        <w:div w:id="473451360">
          <w:marLeft w:val="640"/>
          <w:marRight w:val="0"/>
          <w:marTop w:val="0"/>
          <w:marBottom w:val="0"/>
          <w:divBdr>
            <w:top w:val="none" w:sz="0" w:space="0" w:color="auto"/>
            <w:left w:val="none" w:sz="0" w:space="0" w:color="auto"/>
            <w:bottom w:val="none" w:sz="0" w:space="0" w:color="auto"/>
            <w:right w:val="none" w:sz="0" w:space="0" w:color="auto"/>
          </w:divBdr>
        </w:div>
        <w:div w:id="175315728">
          <w:marLeft w:val="640"/>
          <w:marRight w:val="0"/>
          <w:marTop w:val="0"/>
          <w:marBottom w:val="0"/>
          <w:divBdr>
            <w:top w:val="none" w:sz="0" w:space="0" w:color="auto"/>
            <w:left w:val="none" w:sz="0" w:space="0" w:color="auto"/>
            <w:bottom w:val="none" w:sz="0" w:space="0" w:color="auto"/>
            <w:right w:val="none" w:sz="0" w:space="0" w:color="auto"/>
          </w:divBdr>
        </w:div>
        <w:div w:id="405734868">
          <w:marLeft w:val="640"/>
          <w:marRight w:val="0"/>
          <w:marTop w:val="0"/>
          <w:marBottom w:val="0"/>
          <w:divBdr>
            <w:top w:val="none" w:sz="0" w:space="0" w:color="auto"/>
            <w:left w:val="none" w:sz="0" w:space="0" w:color="auto"/>
            <w:bottom w:val="none" w:sz="0" w:space="0" w:color="auto"/>
            <w:right w:val="none" w:sz="0" w:space="0" w:color="auto"/>
          </w:divBdr>
        </w:div>
        <w:div w:id="1307320961">
          <w:marLeft w:val="640"/>
          <w:marRight w:val="0"/>
          <w:marTop w:val="0"/>
          <w:marBottom w:val="0"/>
          <w:divBdr>
            <w:top w:val="none" w:sz="0" w:space="0" w:color="auto"/>
            <w:left w:val="none" w:sz="0" w:space="0" w:color="auto"/>
            <w:bottom w:val="none" w:sz="0" w:space="0" w:color="auto"/>
            <w:right w:val="none" w:sz="0" w:space="0" w:color="auto"/>
          </w:divBdr>
        </w:div>
        <w:div w:id="1143230417">
          <w:marLeft w:val="640"/>
          <w:marRight w:val="0"/>
          <w:marTop w:val="0"/>
          <w:marBottom w:val="0"/>
          <w:divBdr>
            <w:top w:val="none" w:sz="0" w:space="0" w:color="auto"/>
            <w:left w:val="none" w:sz="0" w:space="0" w:color="auto"/>
            <w:bottom w:val="none" w:sz="0" w:space="0" w:color="auto"/>
            <w:right w:val="none" w:sz="0" w:space="0" w:color="auto"/>
          </w:divBdr>
        </w:div>
        <w:div w:id="67504329">
          <w:marLeft w:val="640"/>
          <w:marRight w:val="0"/>
          <w:marTop w:val="0"/>
          <w:marBottom w:val="0"/>
          <w:divBdr>
            <w:top w:val="none" w:sz="0" w:space="0" w:color="auto"/>
            <w:left w:val="none" w:sz="0" w:space="0" w:color="auto"/>
            <w:bottom w:val="none" w:sz="0" w:space="0" w:color="auto"/>
            <w:right w:val="none" w:sz="0" w:space="0" w:color="auto"/>
          </w:divBdr>
        </w:div>
        <w:div w:id="1260869913">
          <w:marLeft w:val="640"/>
          <w:marRight w:val="0"/>
          <w:marTop w:val="0"/>
          <w:marBottom w:val="0"/>
          <w:divBdr>
            <w:top w:val="none" w:sz="0" w:space="0" w:color="auto"/>
            <w:left w:val="none" w:sz="0" w:space="0" w:color="auto"/>
            <w:bottom w:val="none" w:sz="0" w:space="0" w:color="auto"/>
            <w:right w:val="none" w:sz="0" w:space="0" w:color="auto"/>
          </w:divBdr>
        </w:div>
        <w:div w:id="882055892">
          <w:marLeft w:val="640"/>
          <w:marRight w:val="0"/>
          <w:marTop w:val="0"/>
          <w:marBottom w:val="0"/>
          <w:divBdr>
            <w:top w:val="none" w:sz="0" w:space="0" w:color="auto"/>
            <w:left w:val="none" w:sz="0" w:space="0" w:color="auto"/>
            <w:bottom w:val="none" w:sz="0" w:space="0" w:color="auto"/>
            <w:right w:val="none" w:sz="0" w:space="0" w:color="auto"/>
          </w:divBdr>
        </w:div>
        <w:div w:id="71390711">
          <w:marLeft w:val="640"/>
          <w:marRight w:val="0"/>
          <w:marTop w:val="0"/>
          <w:marBottom w:val="0"/>
          <w:divBdr>
            <w:top w:val="none" w:sz="0" w:space="0" w:color="auto"/>
            <w:left w:val="none" w:sz="0" w:space="0" w:color="auto"/>
            <w:bottom w:val="none" w:sz="0" w:space="0" w:color="auto"/>
            <w:right w:val="none" w:sz="0" w:space="0" w:color="auto"/>
          </w:divBdr>
        </w:div>
        <w:div w:id="1440220639">
          <w:marLeft w:val="640"/>
          <w:marRight w:val="0"/>
          <w:marTop w:val="0"/>
          <w:marBottom w:val="0"/>
          <w:divBdr>
            <w:top w:val="none" w:sz="0" w:space="0" w:color="auto"/>
            <w:left w:val="none" w:sz="0" w:space="0" w:color="auto"/>
            <w:bottom w:val="none" w:sz="0" w:space="0" w:color="auto"/>
            <w:right w:val="none" w:sz="0" w:space="0" w:color="auto"/>
          </w:divBdr>
        </w:div>
        <w:div w:id="1520436554">
          <w:marLeft w:val="640"/>
          <w:marRight w:val="0"/>
          <w:marTop w:val="0"/>
          <w:marBottom w:val="0"/>
          <w:divBdr>
            <w:top w:val="none" w:sz="0" w:space="0" w:color="auto"/>
            <w:left w:val="none" w:sz="0" w:space="0" w:color="auto"/>
            <w:bottom w:val="none" w:sz="0" w:space="0" w:color="auto"/>
            <w:right w:val="none" w:sz="0" w:space="0" w:color="auto"/>
          </w:divBdr>
        </w:div>
        <w:div w:id="609438780">
          <w:marLeft w:val="640"/>
          <w:marRight w:val="0"/>
          <w:marTop w:val="0"/>
          <w:marBottom w:val="0"/>
          <w:divBdr>
            <w:top w:val="none" w:sz="0" w:space="0" w:color="auto"/>
            <w:left w:val="none" w:sz="0" w:space="0" w:color="auto"/>
            <w:bottom w:val="none" w:sz="0" w:space="0" w:color="auto"/>
            <w:right w:val="none" w:sz="0" w:space="0" w:color="auto"/>
          </w:divBdr>
        </w:div>
        <w:div w:id="257494407">
          <w:marLeft w:val="640"/>
          <w:marRight w:val="0"/>
          <w:marTop w:val="0"/>
          <w:marBottom w:val="0"/>
          <w:divBdr>
            <w:top w:val="none" w:sz="0" w:space="0" w:color="auto"/>
            <w:left w:val="none" w:sz="0" w:space="0" w:color="auto"/>
            <w:bottom w:val="none" w:sz="0" w:space="0" w:color="auto"/>
            <w:right w:val="none" w:sz="0" w:space="0" w:color="auto"/>
          </w:divBdr>
        </w:div>
        <w:div w:id="229538459">
          <w:marLeft w:val="640"/>
          <w:marRight w:val="0"/>
          <w:marTop w:val="0"/>
          <w:marBottom w:val="0"/>
          <w:divBdr>
            <w:top w:val="none" w:sz="0" w:space="0" w:color="auto"/>
            <w:left w:val="none" w:sz="0" w:space="0" w:color="auto"/>
            <w:bottom w:val="none" w:sz="0" w:space="0" w:color="auto"/>
            <w:right w:val="none" w:sz="0" w:space="0" w:color="auto"/>
          </w:divBdr>
        </w:div>
        <w:div w:id="693461271">
          <w:marLeft w:val="640"/>
          <w:marRight w:val="0"/>
          <w:marTop w:val="0"/>
          <w:marBottom w:val="0"/>
          <w:divBdr>
            <w:top w:val="none" w:sz="0" w:space="0" w:color="auto"/>
            <w:left w:val="none" w:sz="0" w:space="0" w:color="auto"/>
            <w:bottom w:val="none" w:sz="0" w:space="0" w:color="auto"/>
            <w:right w:val="none" w:sz="0" w:space="0" w:color="auto"/>
          </w:divBdr>
        </w:div>
        <w:div w:id="1914007809">
          <w:marLeft w:val="640"/>
          <w:marRight w:val="0"/>
          <w:marTop w:val="0"/>
          <w:marBottom w:val="0"/>
          <w:divBdr>
            <w:top w:val="none" w:sz="0" w:space="0" w:color="auto"/>
            <w:left w:val="none" w:sz="0" w:space="0" w:color="auto"/>
            <w:bottom w:val="none" w:sz="0" w:space="0" w:color="auto"/>
            <w:right w:val="none" w:sz="0" w:space="0" w:color="auto"/>
          </w:divBdr>
        </w:div>
        <w:div w:id="197013641">
          <w:marLeft w:val="640"/>
          <w:marRight w:val="0"/>
          <w:marTop w:val="0"/>
          <w:marBottom w:val="0"/>
          <w:divBdr>
            <w:top w:val="none" w:sz="0" w:space="0" w:color="auto"/>
            <w:left w:val="none" w:sz="0" w:space="0" w:color="auto"/>
            <w:bottom w:val="none" w:sz="0" w:space="0" w:color="auto"/>
            <w:right w:val="none" w:sz="0" w:space="0" w:color="auto"/>
          </w:divBdr>
        </w:div>
        <w:div w:id="2131781139">
          <w:marLeft w:val="640"/>
          <w:marRight w:val="0"/>
          <w:marTop w:val="0"/>
          <w:marBottom w:val="0"/>
          <w:divBdr>
            <w:top w:val="none" w:sz="0" w:space="0" w:color="auto"/>
            <w:left w:val="none" w:sz="0" w:space="0" w:color="auto"/>
            <w:bottom w:val="none" w:sz="0" w:space="0" w:color="auto"/>
            <w:right w:val="none" w:sz="0" w:space="0" w:color="auto"/>
          </w:divBdr>
        </w:div>
        <w:div w:id="2062946369">
          <w:marLeft w:val="640"/>
          <w:marRight w:val="0"/>
          <w:marTop w:val="0"/>
          <w:marBottom w:val="0"/>
          <w:divBdr>
            <w:top w:val="none" w:sz="0" w:space="0" w:color="auto"/>
            <w:left w:val="none" w:sz="0" w:space="0" w:color="auto"/>
            <w:bottom w:val="none" w:sz="0" w:space="0" w:color="auto"/>
            <w:right w:val="none" w:sz="0" w:space="0" w:color="auto"/>
          </w:divBdr>
        </w:div>
        <w:div w:id="590159444">
          <w:marLeft w:val="640"/>
          <w:marRight w:val="0"/>
          <w:marTop w:val="0"/>
          <w:marBottom w:val="0"/>
          <w:divBdr>
            <w:top w:val="none" w:sz="0" w:space="0" w:color="auto"/>
            <w:left w:val="none" w:sz="0" w:space="0" w:color="auto"/>
            <w:bottom w:val="none" w:sz="0" w:space="0" w:color="auto"/>
            <w:right w:val="none" w:sz="0" w:space="0" w:color="auto"/>
          </w:divBdr>
        </w:div>
        <w:div w:id="1742021618">
          <w:marLeft w:val="640"/>
          <w:marRight w:val="0"/>
          <w:marTop w:val="0"/>
          <w:marBottom w:val="0"/>
          <w:divBdr>
            <w:top w:val="none" w:sz="0" w:space="0" w:color="auto"/>
            <w:left w:val="none" w:sz="0" w:space="0" w:color="auto"/>
            <w:bottom w:val="none" w:sz="0" w:space="0" w:color="auto"/>
            <w:right w:val="none" w:sz="0" w:space="0" w:color="auto"/>
          </w:divBdr>
        </w:div>
        <w:div w:id="1102803946">
          <w:marLeft w:val="640"/>
          <w:marRight w:val="0"/>
          <w:marTop w:val="0"/>
          <w:marBottom w:val="0"/>
          <w:divBdr>
            <w:top w:val="none" w:sz="0" w:space="0" w:color="auto"/>
            <w:left w:val="none" w:sz="0" w:space="0" w:color="auto"/>
            <w:bottom w:val="none" w:sz="0" w:space="0" w:color="auto"/>
            <w:right w:val="none" w:sz="0" w:space="0" w:color="auto"/>
          </w:divBdr>
        </w:div>
        <w:div w:id="1658805516">
          <w:marLeft w:val="640"/>
          <w:marRight w:val="0"/>
          <w:marTop w:val="0"/>
          <w:marBottom w:val="0"/>
          <w:divBdr>
            <w:top w:val="none" w:sz="0" w:space="0" w:color="auto"/>
            <w:left w:val="none" w:sz="0" w:space="0" w:color="auto"/>
            <w:bottom w:val="none" w:sz="0" w:space="0" w:color="auto"/>
            <w:right w:val="none" w:sz="0" w:space="0" w:color="auto"/>
          </w:divBdr>
        </w:div>
        <w:div w:id="1234504704">
          <w:marLeft w:val="640"/>
          <w:marRight w:val="0"/>
          <w:marTop w:val="0"/>
          <w:marBottom w:val="0"/>
          <w:divBdr>
            <w:top w:val="none" w:sz="0" w:space="0" w:color="auto"/>
            <w:left w:val="none" w:sz="0" w:space="0" w:color="auto"/>
            <w:bottom w:val="none" w:sz="0" w:space="0" w:color="auto"/>
            <w:right w:val="none" w:sz="0" w:space="0" w:color="auto"/>
          </w:divBdr>
        </w:div>
        <w:div w:id="146243379">
          <w:marLeft w:val="640"/>
          <w:marRight w:val="0"/>
          <w:marTop w:val="0"/>
          <w:marBottom w:val="0"/>
          <w:divBdr>
            <w:top w:val="none" w:sz="0" w:space="0" w:color="auto"/>
            <w:left w:val="none" w:sz="0" w:space="0" w:color="auto"/>
            <w:bottom w:val="none" w:sz="0" w:space="0" w:color="auto"/>
            <w:right w:val="none" w:sz="0" w:space="0" w:color="auto"/>
          </w:divBdr>
        </w:div>
        <w:div w:id="1822694182">
          <w:marLeft w:val="640"/>
          <w:marRight w:val="0"/>
          <w:marTop w:val="0"/>
          <w:marBottom w:val="0"/>
          <w:divBdr>
            <w:top w:val="none" w:sz="0" w:space="0" w:color="auto"/>
            <w:left w:val="none" w:sz="0" w:space="0" w:color="auto"/>
            <w:bottom w:val="none" w:sz="0" w:space="0" w:color="auto"/>
            <w:right w:val="none" w:sz="0" w:space="0" w:color="auto"/>
          </w:divBdr>
        </w:div>
        <w:div w:id="1939832385">
          <w:marLeft w:val="640"/>
          <w:marRight w:val="0"/>
          <w:marTop w:val="0"/>
          <w:marBottom w:val="0"/>
          <w:divBdr>
            <w:top w:val="none" w:sz="0" w:space="0" w:color="auto"/>
            <w:left w:val="none" w:sz="0" w:space="0" w:color="auto"/>
            <w:bottom w:val="none" w:sz="0" w:space="0" w:color="auto"/>
            <w:right w:val="none" w:sz="0" w:space="0" w:color="auto"/>
          </w:divBdr>
        </w:div>
        <w:div w:id="1130585275">
          <w:marLeft w:val="640"/>
          <w:marRight w:val="0"/>
          <w:marTop w:val="0"/>
          <w:marBottom w:val="0"/>
          <w:divBdr>
            <w:top w:val="none" w:sz="0" w:space="0" w:color="auto"/>
            <w:left w:val="none" w:sz="0" w:space="0" w:color="auto"/>
            <w:bottom w:val="none" w:sz="0" w:space="0" w:color="auto"/>
            <w:right w:val="none" w:sz="0" w:space="0" w:color="auto"/>
          </w:divBdr>
        </w:div>
        <w:div w:id="1819834481">
          <w:marLeft w:val="640"/>
          <w:marRight w:val="0"/>
          <w:marTop w:val="0"/>
          <w:marBottom w:val="0"/>
          <w:divBdr>
            <w:top w:val="none" w:sz="0" w:space="0" w:color="auto"/>
            <w:left w:val="none" w:sz="0" w:space="0" w:color="auto"/>
            <w:bottom w:val="none" w:sz="0" w:space="0" w:color="auto"/>
            <w:right w:val="none" w:sz="0" w:space="0" w:color="auto"/>
          </w:divBdr>
        </w:div>
        <w:div w:id="607273307">
          <w:marLeft w:val="640"/>
          <w:marRight w:val="0"/>
          <w:marTop w:val="0"/>
          <w:marBottom w:val="0"/>
          <w:divBdr>
            <w:top w:val="none" w:sz="0" w:space="0" w:color="auto"/>
            <w:left w:val="none" w:sz="0" w:space="0" w:color="auto"/>
            <w:bottom w:val="none" w:sz="0" w:space="0" w:color="auto"/>
            <w:right w:val="none" w:sz="0" w:space="0" w:color="auto"/>
          </w:divBdr>
        </w:div>
        <w:div w:id="721759130">
          <w:marLeft w:val="640"/>
          <w:marRight w:val="0"/>
          <w:marTop w:val="0"/>
          <w:marBottom w:val="0"/>
          <w:divBdr>
            <w:top w:val="none" w:sz="0" w:space="0" w:color="auto"/>
            <w:left w:val="none" w:sz="0" w:space="0" w:color="auto"/>
            <w:bottom w:val="none" w:sz="0" w:space="0" w:color="auto"/>
            <w:right w:val="none" w:sz="0" w:space="0" w:color="auto"/>
          </w:divBdr>
        </w:div>
        <w:div w:id="1861895337">
          <w:marLeft w:val="640"/>
          <w:marRight w:val="0"/>
          <w:marTop w:val="0"/>
          <w:marBottom w:val="0"/>
          <w:divBdr>
            <w:top w:val="none" w:sz="0" w:space="0" w:color="auto"/>
            <w:left w:val="none" w:sz="0" w:space="0" w:color="auto"/>
            <w:bottom w:val="none" w:sz="0" w:space="0" w:color="auto"/>
            <w:right w:val="none" w:sz="0" w:space="0" w:color="auto"/>
          </w:divBdr>
        </w:div>
        <w:div w:id="1224020593">
          <w:marLeft w:val="640"/>
          <w:marRight w:val="0"/>
          <w:marTop w:val="0"/>
          <w:marBottom w:val="0"/>
          <w:divBdr>
            <w:top w:val="none" w:sz="0" w:space="0" w:color="auto"/>
            <w:left w:val="none" w:sz="0" w:space="0" w:color="auto"/>
            <w:bottom w:val="none" w:sz="0" w:space="0" w:color="auto"/>
            <w:right w:val="none" w:sz="0" w:space="0" w:color="auto"/>
          </w:divBdr>
        </w:div>
        <w:div w:id="1793668620">
          <w:marLeft w:val="640"/>
          <w:marRight w:val="0"/>
          <w:marTop w:val="0"/>
          <w:marBottom w:val="0"/>
          <w:divBdr>
            <w:top w:val="none" w:sz="0" w:space="0" w:color="auto"/>
            <w:left w:val="none" w:sz="0" w:space="0" w:color="auto"/>
            <w:bottom w:val="none" w:sz="0" w:space="0" w:color="auto"/>
            <w:right w:val="none" w:sz="0" w:space="0" w:color="auto"/>
          </w:divBdr>
        </w:div>
        <w:div w:id="2074113890">
          <w:marLeft w:val="640"/>
          <w:marRight w:val="0"/>
          <w:marTop w:val="0"/>
          <w:marBottom w:val="0"/>
          <w:divBdr>
            <w:top w:val="none" w:sz="0" w:space="0" w:color="auto"/>
            <w:left w:val="none" w:sz="0" w:space="0" w:color="auto"/>
            <w:bottom w:val="none" w:sz="0" w:space="0" w:color="auto"/>
            <w:right w:val="none" w:sz="0" w:space="0" w:color="auto"/>
          </w:divBdr>
        </w:div>
        <w:div w:id="727993111">
          <w:marLeft w:val="640"/>
          <w:marRight w:val="0"/>
          <w:marTop w:val="0"/>
          <w:marBottom w:val="0"/>
          <w:divBdr>
            <w:top w:val="none" w:sz="0" w:space="0" w:color="auto"/>
            <w:left w:val="none" w:sz="0" w:space="0" w:color="auto"/>
            <w:bottom w:val="none" w:sz="0" w:space="0" w:color="auto"/>
            <w:right w:val="none" w:sz="0" w:space="0" w:color="auto"/>
          </w:divBdr>
        </w:div>
        <w:div w:id="2060086184">
          <w:marLeft w:val="640"/>
          <w:marRight w:val="0"/>
          <w:marTop w:val="0"/>
          <w:marBottom w:val="0"/>
          <w:divBdr>
            <w:top w:val="none" w:sz="0" w:space="0" w:color="auto"/>
            <w:left w:val="none" w:sz="0" w:space="0" w:color="auto"/>
            <w:bottom w:val="none" w:sz="0" w:space="0" w:color="auto"/>
            <w:right w:val="none" w:sz="0" w:space="0" w:color="auto"/>
          </w:divBdr>
        </w:div>
        <w:div w:id="1077287701">
          <w:marLeft w:val="640"/>
          <w:marRight w:val="0"/>
          <w:marTop w:val="0"/>
          <w:marBottom w:val="0"/>
          <w:divBdr>
            <w:top w:val="none" w:sz="0" w:space="0" w:color="auto"/>
            <w:left w:val="none" w:sz="0" w:space="0" w:color="auto"/>
            <w:bottom w:val="none" w:sz="0" w:space="0" w:color="auto"/>
            <w:right w:val="none" w:sz="0" w:space="0" w:color="auto"/>
          </w:divBdr>
        </w:div>
        <w:div w:id="1946644256">
          <w:marLeft w:val="640"/>
          <w:marRight w:val="0"/>
          <w:marTop w:val="0"/>
          <w:marBottom w:val="0"/>
          <w:divBdr>
            <w:top w:val="none" w:sz="0" w:space="0" w:color="auto"/>
            <w:left w:val="none" w:sz="0" w:space="0" w:color="auto"/>
            <w:bottom w:val="none" w:sz="0" w:space="0" w:color="auto"/>
            <w:right w:val="none" w:sz="0" w:space="0" w:color="auto"/>
          </w:divBdr>
        </w:div>
      </w:divsChild>
    </w:div>
    <w:div w:id="1882329173">
      <w:marLeft w:val="640"/>
      <w:marRight w:val="0"/>
      <w:marTop w:val="0"/>
      <w:marBottom w:val="0"/>
      <w:divBdr>
        <w:top w:val="none" w:sz="0" w:space="0" w:color="auto"/>
        <w:left w:val="none" w:sz="0" w:space="0" w:color="auto"/>
        <w:bottom w:val="none" w:sz="0" w:space="0" w:color="auto"/>
        <w:right w:val="none" w:sz="0" w:space="0" w:color="auto"/>
      </w:divBdr>
    </w:div>
    <w:div w:id="1883666951">
      <w:bodyDiv w:val="1"/>
      <w:marLeft w:val="0"/>
      <w:marRight w:val="0"/>
      <w:marTop w:val="0"/>
      <w:marBottom w:val="0"/>
      <w:divBdr>
        <w:top w:val="none" w:sz="0" w:space="0" w:color="auto"/>
        <w:left w:val="none" w:sz="0" w:space="0" w:color="auto"/>
        <w:bottom w:val="none" w:sz="0" w:space="0" w:color="auto"/>
        <w:right w:val="none" w:sz="0" w:space="0" w:color="auto"/>
      </w:divBdr>
      <w:divsChild>
        <w:div w:id="1539508262">
          <w:marLeft w:val="640"/>
          <w:marRight w:val="0"/>
          <w:marTop w:val="0"/>
          <w:marBottom w:val="0"/>
          <w:divBdr>
            <w:top w:val="none" w:sz="0" w:space="0" w:color="auto"/>
            <w:left w:val="none" w:sz="0" w:space="0" w:color="auto"/>
            <w:bottom w:val="none" w:sz="0" w:space="0" w:color="auto"/>
            <w:right w:val="none" w:sz="0" w:space="0" w:color="auto"/>
          </w:divBdr>
        </w:div>
        <w:div w:id="1382709994">
          <w:marLeft w:val="640"/>
          <w:marRight w:val="0"/>
          <w:marTop w:val="0"/>
          <w:marBottom w:val="0"/>
          <w:divBdr>
            <w:top w:val="none" w:sz="0" w:space="0" w:color="auto"/>
            <w:left w:val="none" w:sz="0" w:space="0" w:color="auto"/>
            <w:bottom w:val="none" w:sz="0" w:space="0" w:color="auto"/>
            <w:right w:val="none" w:sz="0" w:space="0" w:color="auto"/>
          </w:divBdr>
        </w:div>
        <w:div w:id="959579081">
          <w:marLeft w:val="640"/>
          <w:marRight w:val="0"/>
          <w:marTop w:val="0"/>
          <w:marBottom w:val="0"/>
          <w:divBdr>
            <w:top w:val="none" w:sz="0" w:space="0" w:color="auto"/>
            <w:left w:val="none" w:sz="0" w:space="0" w:color="auto"/>
            <w:bottom w:val="none" w:sz="0" w:space="0" w:color="auto"/>
            <w:right w:val="none" w:sz="0" w:space="0" w:color="auto"/>
          </w:divBdr>
        </w:div>
        <w:div w:id="126509836">
          <w:marLeft w:val="640"/>
          <w:marRight w:val="0"/>
          <w:marTop w:val="0"/>
          <w:marBottom w:val="0"/>
          <w:divBdr>
            <w:top w:val="none" w:sz="0" w:space="0" w:color="auto"/>
            <w:left w:val="none" w:sz="0" w:space="0" w:color="auto"/>
            <w:bottom w:val="none" w:sz="0" w:space="0" w:color="auto"/>
            <w:right w:val="none" w:sz="0" w:space="0" w:color="auto"/>
          </w:divBdr>
        </w:div>
        <w:div w:id="1002198664">
          <w:marLeft w:val="640"/>
          <w:marRight w:val="0"/>
          <w:marTop w:val="0"/>
          <w:marBottom w:val="0"/>
          <w:divBdr>
            <w:top w:val="none" w:sz="0" w:space="0" w:color="auto"/>
            <w:left w:val="none" w:sz="0" w:space="0" w:color="auto"/>
            <w:bottom w:val="none" w:sz="0" w:space="0" w:color="auto"/>
            <w:right w:val="none" w:sz="0" w:space="0" w:color="auto"/>
          </w:divBdr>
        </w:div>
        <w:div w:id="1354113944">
          <w:marLeft w:val="640"/>
          <w:marRight w:val="0"/>
          <w:marTop w:val="0"/>
          <w:marBottom w:val="0"/>
          <w:divBdr>
            <w:top w:val="none" w:sz="0" w:space="0" w:color="auto"/>
            <w:left w:val="none" w:sz="0" w:space="0" w:color="auto"/>
            <w:bottom w:val="none" w:sz="0" w:space="0" w:color="auto"/>
            <w:right w:val="none" w:sz="0" w:space="0" w:color="auto"/>
          </w:divBdr>
        </w:div>
        <w:div w:id="227572400">
          <w:marLeft w:val="640"/>
          <w:marRight w:val="0"/>
          <w:marTop w:val="0"/>
          <w:marBottom w:val="0"/>
          <w:divBdr>
            <w:top w:val="none" w:sz="0" w:space="0" w:color="auto"/>
            <w:left w:val="none" w:sz="0" w:space="0" w:color="auto"/>
            <w:bottom w:val="none" w:sz="0" w:space="0" w:color="auto"/>
            <w:right w:val="none" w:sz="0" w:space="0" w:color="auto"/>
          </w:divBdr>
        </w:div>
        <w:div w:id="1052117912">
          <w:marLeft w:val="640"/>
          <w:marRight w:val="0"/>
          <w:marTop w:val="0"/>
          <w:marBottom w:val="0"/>
          <w:divBdr>
            <w:top w:val="none" w:sz="0" w:space="0" w:color="auto"/>
            <w:left w:val="none" w:sz="0" w:space="0" w:color="auto"/>
            <w:bottom w:val="none" w:sz="0" w:space="0" w:color="auto"/>
            <w:right w:val="none" w:sz="0" w:space="0" w:color="auto"/>
          </w:divBdr>
        </w:div>
        <w:div w:id="1251236776">
          <w:marLeft w:val="640"/>
          <w:marRight w:val="0"/>
          <w:marTop w:val="0"/>
          <w:marBottom w:val="0"/>
          <w:divBdr>
            <w:top w:val="none" w:sz="0" w:space="0" w:color="auto"/>
            <w:left w:val="none" w:sz="0" w:space="0" w:color="auto"/>
            <w:bottom w:val="none" w:sz="0" w:space="0" w:color="auto"/>
            <w:right w:val="none" w:sz="0" w:space="0" w:color="auto"/>
          </w:divBdr>
        </w:div>
        <w:div w:id="1416053281">
          <w:marLeft w:val="640"/>
          <w:marRight w:val="0"/>
          <w:marTop w:val="0"/>
          <w:marBottom w:val="0"/>
          <w:divBdr>
            <w:top w:val="none" w:sz="0" w:space="0" w:color="auto"/>
            <w:left w:val="none" w:sz="0" w:space="0" w:color="auto"/>
            <w:bottom w:val="none" w:sz="0" w:space="0" w:color="auto"/>
            <w:right w:val="none" w:sz="0" w:space="0" w:color="auto"/>
          </w:divBdr>
        </w:div>
        <w:div w:id="98448885">
          <w:marLeft w:val="640"/>
          <w:marRight w:val="0"/>
          <w:marTop w:val="0"/>
          <w:marBottom w:val="0"/>
          <w:divBdr>
            <w:top w:val="none" w:sz="0" w:space="0" w:color="auto"/>
            <w:left w:val="none" w:sz="0" w:space="0" w:color="auto"/>
            <w:bottom w:val="none" w:sz="0" w:space="0" w:color="auto"/>
            <w:right w:val="none" w:sz="0" w:space="0" w:color="auto"/>
          </w:divBdr>
        </w:div>
        <w:div w:id="487593921">
          <w:marLeft w:val="640"/>
          <w:marRight w:val="0"/>
          <w:marTop w:val="0"/>
          <w:marBottom w:val="0"/>
          <w:divBdr>
            <w:top w:val="none" w:sz="0" w:space="0" w:color="auto"/>
            <w:left w:val="none" w:sz="0" w:space="0" w:color="auto"/>
            <w:bottom w:val="none" w:sz="0" w:space="0" w:color="auto"/>
            <w:right w:val="none" w:sz="0" w:space="0" w:color="auto"/>
          </w:divBdr>
        </w:div>
        <w:div w:id="1402633196">
          <w:marLeft w:val="640"/>
          <w:marRight w:val="0"/>
          <w:marTop w:val="0"/>
          <w:marBottom w:val="0"/>
          <w:divBdr>
            <w:top w:val="none" w:sz="0" w:space="0" w:color="auto"/>
            <w:left w:val="none" w:sz="0" w:space="0" w:color="auto"/>
            <w:bottom w:val="none" w:sz="0" w:space="0" w:color="auto"/>
            <w:right w:val="none" w:sz="0" w:space="0" w:color="auto"/>
          </w:divBdr>
        </w:div>
        <w:div w:id="1302078124">
          <w:marLeft w:val="640"/>
          <w:marRight w:val="0"/>
          <w:marTop w:val="0"/>
          <w:marBottom w:val="0"/>
          <w:divBdr>
            <w:top w:val="none" w:sz="0" w:space="0" w:color="auto"/>
            <w:left w:val="none" w:sz="0" w:space="0" w:color="auto"/>
            <w:bottom w:val="none" w:sz="0" w:space="0" w:color="auto"/>
            <w:right w:val="none" w:sz="0" w:space="0" w:color="auto"/>
          </w:divBdr>
        </w:div>
        <w:div w:id="402408237">
          <w:marLeft w:val="640"/>
          <w:marRight w:val="0"/>
          <w:marTop w:val="0"/>
          <w:marBottom w:val="0"/>
          <w:divBdr>
            <w:top w:val="none" w:sz="0" w:space="0" w:color="auto"/>
            <w:left w:val="none" w:sz="0" w:space="0" w:color="auto"/>
            <w:bottom w:val="none" w:sz="0" w:space="0" w:color="auto"/>
            <w:right w:val="none" w:sz="0" w:space="0" w:color="auto"/>
          </w:divBdr>
        </w:div>
        <w:div w:id="645479072">
          <w:marLeft w:val="640"/>
          <w:marRight w:val="0"/>
          <w:marTop w:val="0"/>
          <w:marBottom w:val="0"/>
          <w:divBdr>
            <w:top w:val="none" w:sz="0" w:space="0" w:color="auto"/>
            <w:left w:val="none" w:sz="0" w:space="0" w:color="auto"/>
            <w:bottom w:val="none" w:sz="0" w:space="0" w:color="auto"/>
            <w:right w:val="none" w:sz="0" w:space="0" w:color="auto"/>
          </w:divBdr>
        </w:div>
        <w:div w:id="694962211">
          <w:marLeft w:val="640"/>
          <w:marRight w:val="0"/>
          <w:marTop w:val="0"/>
          <w:marBottom w:val="0"/>
          <w:divBdr>
            <w:top w:val="none" w:sz="0" w:space="0" w:color="auto"/>
            <w:left w:val="none" w:sz="0" w:space="0" w:color="auto"/>
            <w:bottom w:val="none" w:sz="0" w:space="0" w:color="auto"/>
            <w:right w:val="none" w:sz="0" w:space="0" w:color="auto"/>
          </w:divBdr>
        </w:div>
        <w:div w:id="2131126821">
          <w:marLeft w:val="640"/>
          <w:marRight w:val="0"/>
          <w:marTop w:val="0"/>
          <w:marBottom w:val="0"/>
          <w:divBdr>
            <w:top w:val="none" w:sz="0" w:space="0" w:color="auto"/>
            <w:left w:val="none" w:sz="0" w:space="0" w:color="auto"/>
            <w:bottom w:val="none" w:sz="0" w:space="0" w:color="auto"/>
            <w:right w:val="none" w:sz="0" w:space="0" w:color="auto"/>
          </w:divBdr>
        </w:div>
        <w:div w:id="228662303">
          <w:marLeft w:val="640"/>
          <w:marRight w:val="0"/>
          <w:marTop w:val="0"/>
          <w:marBottom w:val="0"/>
          <w:divBdr>
            <w:top w:val="none" w:sz="0" w:space="0" w:color="auto"/>
            <w:left w:val="none" w:sz="0" w:space="0" w:color="auto"/>
            <w:bottom w:val="none" w:sz="0" w:space="0" w:color="auto"/>
            <w:right w:val="none" w:sz="0" w:space="0" w:color="auto"/>
          </w:divBdr>
        </w:div>
        <w:div w:id="660423863">
          <w:marLeft w:val="640"/>
          <w:marRight w:val="0"/>
          <w:marTop w:val="0"/>
          <w:marBottom w:val="0"/>
          <w:divBdr>
            <w:top w:val="none" w:sz="0" w:space="0" w:color="auto"/>
            <w:left w:val="none" w:sz="0" w:space="0" w:color="auto"/>
            <w:bottom w:val="none" w:sz="0" w:space="0" w:color="auto"/>
            <w:right w:val="none" w:sz="0" w:space="0" w:color="auto"/>
          </w:divBdr>
        </w:div>
        <w:div w:id="348336519">
          <w:marLeft w:val="640"/>
          <w:marRight w:val="0"/>
          <w:marTop w:val="0"/>
          <w:marBottom w:val="0"/>
          <w:divBdr>
            <w:top w:val="none" w:sz="0" w:space="0" w:color="auto"/>
            <w:left w:val="none" w:sz="0" w:space="0" w:color="auto"/>
            <w:bottom w:val="none" w:sz="0" w:space="0" w:color="auto"/>
            <w:right w:val="none" w:sz="0" w:space="0" w:color="auto"/>
          </w:divBdr>
        </w:div>
        <w:div w:id="115874154">
          <w:marLeft w:val="640"/>
          <w:marRight w:val="0"/>
          <w:marTop w:val="0"/>
          <w:marBottom w:val="0"/>
          <w:divBdr>
            <w:top w:val="none" w:sz="0" w:space="0" w:color="auto"/>
            <w:left w:val="none" w:sz="0" w:space="0" w:color="auto"/>
            <w:bottom w:val="none" w:sz="0" w:space="0" w:color="auto"/>
            <w:right w:val="none" w:sz="0" w:space="0" w:color="auto"/>
          </w:divBdr>
        </w:div>
        <w:div w:id="777994372">
          <w:marLeft w:val="640"/>
          <w:marRight w:val="0"/>
          <w:marTop w:val="0"/>
          <w:marBottom w:val="0"/>
          <w:divBdr>
            <w:top w:val="none" w:sz="0" w:space="0" w:color="auto"/>
            <w:left w:val="none" w:sz="0" w:space="0" w:color="auto"/>
            <w:bottom w:val="none" w:sz="0" w:space="0" w:color="auto"/>
            <w:right w:val="none" w:sz="0" w:space="0" w:color="auto"/>
          </w:divBdr>
        </w:div>
        <w:div w:id="1159228214">
          <w:marLeft w:val="640"/>
          <w:marRight w:val="0"/>
          <w:marTop w:val="0"/>
          <w:marBottom w:val="0"/>
          <w:divBdr>
            <w:top w:val="none" w:sz="0" w:space="0" w:color="auto"/>
            <w:left w:val="none" w:sz="0" w:space="0" w:color="auto"/>
            <w:bottom w:val="none" w:sz="0" w:space="0" w:color="auto"/>
            <w:right w:val="none" w:sz="0" w:space="0" w:color="auto"/>
          </w:divBdr>
        </w:div>
        <w:div w:id="1438713054">
          <w:marLeft w:val="640"/>
          <w:marRight w:val="0"/>
          <w:marTop w:val="0"/>
          <w:marBottom w:val="0"/>
          <w:divBdr>
            <w:top w:val="none" w:sz="0" w:space="0" w:color="auto"/>
            <w:left w:val="none" w:sz="0" w:space="0" w:color="auto"/>
            <w:bottom w:val="none" w:sz="0" w:space="0" w:color="auto"/>
            <w:right w:val="none" w:sz="0" w:space="0" w:color="auto"/>
          </w:divBdr>
        </w:div>
        <w:div w:id="2051496382">
          <w:marLeft w:val="640"/>
          <w:marRight w:val="0"/>
          <w:marTop w:val="0"/>
          <w:marBottom w:val="0"/>
          <w:divBdr>
            <w:top w:val="none" w:sz="0" w:space="0" w:color="auto"/>
            <w:left w:val="none" w:sz="0" w:space="0" w:color="auto"/>
            <w:bottom w:val="none" w:sz="0" w:space="0" w:color="auto"/>
            <w:right w:val="none" w:sz="0" w:space="0" w:color="auto"/>
          </w:divBdr>
        </w:div>
        <w:div w:id="234896310">
          <w:marLeft w:val="640"/>
          <w:marRight w:val="0"/>
          <w:marTop w:val="0"/>
          <w:marBottom w:val="0"/>
          <w:divBdr>
            <w:top w:val="none" w:sz="0" w:space="0" w:color="auto"/>
            <w:left w:val="none" w:sz="0" w:space="0" w:color="auto"/>
            <w:bottom w:val="none" w:sz="0" w:space="0" w:color="auto"/>
            <w:right w:val="none" w:sz="0" w:space="0" w:color="auto"/>
          </w:divBdr>
        </w:div>
        <w:div w:id="1421102059">
          <w:marLeft w:val="640"/>
          <w:marRight w:val="0"/>
          <w:marTop w:val="0"/>
          <w:marBottom w:val="0"/>
          <w:divBdr>
            <w:top w:val="none" w:sz="0" w:space="0" w:color="auto"/>
            <w:left w:val="none" w:sz="0" w:space="0" w:color="auto"/>
            <w:bottom w:val="none" w:sz="0" w:space="0" w:color="auto"/>
            <w:right w:val="none" w:sz="0" w:space="0" w:color="auto"/>
          </w:divBdr>
        </w:div>
        <w:div w:id="246696570">
          <w:marLeft w:val="640"/>
          <w:marRight w:val="0"/>
          <w:marTop w:val="0"/>
          <w:marBottom w:val="0"/>
          <w:divBdr>
            <w:top w:val="none" w:sz="0" w:space="0" w:color="auto"/>
            <w:left w:val="none" w:sz="0" w:space="0" w:color="auto"/>
            <w:bottom w:val="none" w:sz="0" w:space="0" w:color="auto"/>
            <w:right w:val="none" w:sz="0" w:space="0" w:color="auto"/>
          </w:divBdr>
        </w:div>
        <w:div w:id="882982073">
          <w:marLeft w:val="640"/>
          <w:marRight w:val="0"/>
          <w:marTop w:val="0"/>
          <w:marBottom w:val="0"/>
          <w:divBdr>
            <w:top w:val="none" w:sz="0" w:space="0" w:color="auto"/>
            <w:left w:val="none" w:sz="0" w:space="0" w:color="auto"/>
            <w:bottom w:val="none" w:sz="0" w:space="0" w:color="auto"/>
            <w:right w:val="none" w:sz="0" w:space="0" w:color="auto"/>
          </w:divBdr>
        </w:div>
        <w:div w:id="1531332150">
          <w:marLeft w:val="640"/>
          <w:marRight w:val="0"/>
          <w:marTop w:val="0"/>
          <w:marBottom w:val="0"/>
          <w:divBdr>
            <w:top w:val="none" w:sz="0" w:space="0" w:color="auto"/>
            <w:left w:val="none" w:sz="0" w:space="0" w:color="auto"/>
            <w:bottom w:val="none" w:sz="0" w:space="0" w:color="auto"/>
            <w:right w:val="none" w:sz="0" w:space="0" w:color="auto"/>
          </w:divBdr>
        </w:div>
        <w:div w:id="1907639732">
          <w:marLeft w:val="640"/>
          <w:marRight w:val="0"/>
          <w:marTop w:val="0"/>
          <w:marBottom w:val="0"/>
          <w:divBdr>
            <w:top w:val="none" w:sz="0" w:space="0" w:color="auto"/>
            <w:left w:val="none" w:sz="0" w:space="0" w:color="auto"/>
            <w:bottom w:val="none" w:sz="0" w:space="0" w:color="auto"/>
            <w:right w:val="none" w:sz="0" w:space="0" w:color="auto"/>
          </w:divBdr>
        </w:div>
        <w:div w:id="272171356">
          <w:marLeft w:val="640"/>
          <w:marRight w:val="0"/>
          <w:marTop w:val="0"/>
          <w:marBottom w:val="0"/>
          <w:divBdr>
            <w:top w:val="none" w:sz="0" w:space="0" w:color="auto"/>
            <w:left w:val="none" w:sz="0" w:space="0" w:color="auto"/>
            <w:bottom w:val="none" w:sz="0" w:space="0" w:color="auto"/>
            <w:right w:val="none" w:sz="0" w:space="0" w:color="auto"/>
          </w:divBdr>
        </w:div>
        <w:div w:id="1883903694">
          <w:marLeft w:val="640"/>
          <w:marRight w:val="0"/>
          <w:marTop w:val="0"/>
          <w:marBottom w:val="0"/>
          <w:divBdr>
            <w:top w:val="none" w:sz="0" w:space="0" w:color="auto"/>
            <w:left w:val="none" w:sz="0" w:space="0" w:color="auto"/>
            <w:bottom w:val="none" w:sz="0" w:space="0" w:color="auto"/>
            <w:right w:val="none" w:sz="0" w:space="0" w:color="auto"/>
          </w:divBdr>
        </w:div>
        <w:div w:id="1659840407">
          <w:marLeft w:val="640"/>
          <w:marRight w:val="0"/>
          <w:marTop w:val="0"/>
          <w:marBottom w:val="0"/>
          <w:divBdr>
            <w:top w:val="none" w:sz="0" w:space="0" w:color="auto"/>
            <w:left w:val="none" w:sz="0" w:space="0" w:color="auto"/>
            <w:bottom w:val="none" w:sz="0" w:space="0" w:color="auto"/>
            <w:right w:val="none" w:sz="0" w:space="0" w:color="auto"/>
          </w:divBdr>
        </w:div>
        <w:div w:id="1276248276">
          <w:marLeft w:val="640"/>
          <w:marRight w:val="0"/>
          <w:marTop w:val="0"/>
          <w:marBottom w:val="0"/>
          <w:divBdr>
            <w:top w:val="none" w:sz="0" w:space="0" w:color="auto"/>
            <w:left w:val="none" w:sz="0" w:space="0" w:color="auto"/>
            <w:bottom w:val="none" w:sz="0" w:space="0" w:color="auto"/>
            <w:right w:val="none" w:sz="0" w:space="0" w:color="auto"/>
          </w:divBdr>
        </w:div>
        <w:div w:id="1226649014">
          <w:marLeft w:val="640"/>
          <w:marRight w:val="0"/>
          <w:marTop w:val="0"/>
          <w:marBottom w:val="0"/>
          <w:divBdr>
            <w:top w:val="none" w:sz="0" w:space="0" w:color="auto"/>
            <w:left w:val="none" w:sz="0" w:space="0" w:color="auto"/>
            <w:bottom w:val="none" w:sz="0" w:space="0" w:color="auto"/>
            <w:right w:val="none" w:sz="0" w:space="0" w:color="auto"/>
          </w:divBdr>
        </w:div>
        <w:div w:id="1583418211">
          <w:marLeft w:val="640"/>
          <w:marRight w:val="0"/>
          <w:marTop w:val="0"/>
          <w:marBottom w:val="0"/>
          <w:divBdr>
            <w:top w:val="none" w:sz="0" w:space="0" w:color="auto"/>
            <w:left w:val="none" w:sz="0" w:space="0" w:color="auto"/>
            <w:bottom w:val="none" w:sz="0" w:space="0" w:color="auto"/>
            <w:right w:val="none" w:sz="0" w:space="0" w:color="auto"/>
          </w:divBdr>
        </w:div>
        <w:div w:id="1451391404">
          <w:marLeft w:val="640"/>
          <w:marRight w:val="0"/>
          <w:marTop w:val="0"/>
          <w:marBottom w:val="0"/>
          <w:divBdr>
            <w:top w:val="none" w:sz="0" w:space="0" w:color="auto"/>
            <w:left w:val="none" w:sz="0" w:space="0" w:color="auto"/>
            <w:bottom w:val="none" w:sz="0" w:space="0" w:color="auto"/>
            <w:right w:val="none" w:sz="0" w:space="0" w:color="auto"/>
          </w:divBdr>
        </w:div>
        <w:div w:id="1261915540">
          <w:marLeft w:val="640"/>
          <w:marRight w:val="0"/>
          <w:marTop w:val="0"/>
          <w:marBottom w:val="0"/>
          <w:divBdr>
            <w:top w:val="none" w:sz="0" w:space="0" w:color="auto"/>
            <w:left w:val="none" w:sz="0" w:space="0" w:color="auto"/>
            <w:bottom w:val="none" w:sz="0" w:space="0" w:color="auto"/>
            <w:right w:val="none" w:sz="0" w:space="0" w:color="auto"/>
          </w:divBdr>
        </w:div>
        <w:div w:id="1424453242">
          <w:marLeft w:val="640"/>
          <w:marRight w:val="0"/>
          <w:marTop w:val="0"/>
          <w:marBottom w:val="0"/>
          <w:divBdr>
            <w:top w:val="none" w:sz="0" w:space="0" w:color="auto"/>
            <w:left w:val="none" w:sz="0" w:space="0" w:color="auto"/>
            <w:bottom w:val="none" w:sz="0" w:space="0" w:color="auto"/>
            <w:right w:val="none" w:sz="0" w:space="0" w:color="auto"/>
          </w:divBdr>
        </w:div>
        <w:div w:id="1335183802">
          <w:marLeft w:val="640"/>
          <w:marRight w:val="0"/>
          <w:marTop w:val="0"/>
          <w:marBottom w:val="0"/>
          <w:divBdr>
            <w:top w:val="none" w:sz="0" w:space="0" w:color="auto"/>
            <w:left w:val="none" w:sz="0" w:space="0" w:color="auto"/>
            <w:bottom w:val="none" w:sz="0" w:space="0" w:color="auto"/>
            <w:right w:val="none" w:sz="0" w:space="0" w:color="auto"/>
          </w:divBdr>
        </w:div>
        <w:div w:id="752508723">
          <w:marLeft w:val="640"/>
          <w:marRight w:val="0"/>
          <w:marTop w:val="0"/>
          <w:marBottom w:val="0"/>
          <w:divBdr>
            <w:top w:val="none" w:sz="0" w:space="0" w:color="auto"/>
            <w:left w:val="none" w:sz="0" w:space="0" w:color="auto"/>
            <w:bottom w:val="none" w:sz="0" w:space="0" w:color="auto"/>
            <w:right w:val="none" w:sz="0" w:space="0" w:color="auto"/>
          </w:divBdr>
        </w:div>
        <w:div w:id="1872649945">
          <w:marLeft w:val="640"/>
          <w:marRight w:val="0"/>
          <w:marTop w:val="0"/>
          <w:marBottom w:val="0"/>
          <w:divBdr>
            <w:top w:val="none" w:sz="0" w:space="0" w:color="auto"/>
            <w:left w:val="none" w:sz="0" w:space="0" w:color="auto"/>
            <w:bottom w:val="none" w:sz="0" w:space="0" w:color="auto"/>
            <w:right w:val="none" w:sz="0" w:space="0" w:color="auto"/>
          </w:divBdr>
        </w:div>
        <w:div w:id="342510287">
          <w:marLeft w:val="640"/>
          <w:marRight w:val="0"/>
          <w:marTop w:val="0"/>
          <w:marBottom w:val="0"/>
          <w:divBdr>
            <w:top w:val="none" w:sz="0" w:space="0" w:color="auto"/>
            <w:left w:val="none" w:sz="0" w:space="0" w:color="auto"/>
            <w:bottom w:val="none" w:sz="0" w:space="0" w:color="auto"/>
            <w:right w:val="none" w:sz="0" w:space="0" w:color="auto"/>
          </w:divBdr>
        </w:div>
        <w:div w:id="594438376">
          <w:marLeft w:val="640"/>
          <w:marRight w:val="0"/>
          <w:marTop w:val="0"/>
          <w:marBottom w:val="0"/>
          <w:divBdr>
            <w:top w:val="none" w:sz="0" w:space="0" w:color="auto"/>
            <w:left w:val="none" w:sz="0" w:space="0" w:color="auto"/>
            <w:bottom w:val="none" w:sz="0" w:space="0" w:color="auto"/>
            <w:right w:val="none" w:sz="0" w:space="0" w:color="auto"/>
          </w:divBdr>
        </w:div>
        <w:div w:id="372196134">
          <w:marLeft w:val="640"/>
          <w:marRight w:val="0"/>
          <w:marTop w:val="0"/>
          <w:marBottom w:val="0"/>
          <w:divBdr>
            <w:top w:val="none" w:sz="0" w:space="0" w:color="auto"/>
            <w:left w:val="none" w:sz="0" w:space="0" w:color="auto"/>
            <w:bottom w:val="none" w:sz="0" w:space="0" w:color="auto"/>
            <w:right w:val="none" w:sz="0" w:space="0" w:color="auto"/>
          </w:divBdr>
        </w:div>
        <w:div w:id="141435010">
          <w:marLeft w:val="640"/>
          <w:marRight w:val="0"/>
          <w:marTop w:val="0"/>
          <w:marBottom w:val="0"/>
          <w:divBdr>
            <w:top w:val="none" w:sz="0" w:space="0" w:color="auto"/>
            <w:left w:val="none" w:sz="0" w:space="0" w:color="auto"/>
            <w:bottom w:val="none" w:sz="0" w:space="0" w:color="auto"/>
            <w:right w:val="none" w:sz="0" w:space="0" w:color="auto"/>
          </w:divBdr>
        </w:div>
      </w:divsChild>
    </w:div>
    <w:div w:id="1884823517">
      <w:marLeft w:val="0"/>
      <w:marRight w:val="0"/>
      <w:marTop w:val="0"/>
      <w:marBottom w:val="0"/>
      <w:divBdr>
        <w:top w:val="none" w:sz="0" w:space="0" w:color="auto"/>
        <w:left w:val="none" w:sz="0" w:space="0" w:color="auto"/>
        <w:bottom w:val="none" w:sz="0" w:space="0" w:color="auto"/>
        <w:right w:val="none" w:sz="0" w:space="0" w:color="auto"/>
      </w:divBdr>
    </w:div>
    <w:div w:id="1884947143">
      <w:marLeft w:val="640"/>
      <w:marRight w:val="0"/>
      <w:marTop w:val="0"/>
      <w:marBottom w:val="0"/>
      <w:divBdr>
        <w:top w:val="none" w:sz="0" w:space="0" w:color="auto"/>
        <w:left w:val="none" w:sz="0" w:space="0" w:color="auto"/>
        <w:bottom w:val="none" w:sz="0" w:space="0" w:color="auto"/>
        <w:right w:val="none" w:sz="0" w:space="0" w:color="auto"/>
      </w:divBdr>
    </w:div>
    <w:div w:id="1885095825">
      <w:marLeft w:val="640"/>
      <w:marRight w:val="0"/>
      <w:marTop w:val="0"/>
      <w:marBottom w:val="0"/>
      <w:divBdr>
        <w:top w:val="none" w:sz="0" w:space="0" w:color="auto"/>
        <w:left w:val="none" w:sz="0" w:space="0" w:color="auto"/>
        <w:bottom w:val="none" w:sz="0" w:space="0" w:color="auto"/>
        <w:right w:val="none" w:sz="0" w:space="0" w:color="auto"/>
      </w:divBdr>
    </w:div>
    <w:div w:id="1885829003">
      <w:bodyDiv w:val="1"/>
      <w:marLeft w:val="0"/>
      <w:marRight w:val="0"/>
      <w:marTop w:val="0"/>
      <w:marBottom w:val="0"/>
      <w:divBdr>
        <w:top w:val="none" w:sz="0" w:space="0" w:color="auto"/>
        <w:left w:val="none" w:sz="0" w:space="0" w:color="auto"/>
        <w:bottom w:val="none" w:sz="0" w:space="0" w:color="auto"/>
        <w:right w:val="none" w:sz="0" w:space="0" w:color="auto"/>
      </w:divBdr>
      <w:divsChild>
        <w:div w:id="1528644505">
          <w:marLeft w:val="640"/>
          <w:marRight w:val="0"/>
          <w:marTop w:val="0"/>
          <w:marBottom w:val="0"/>
          <w:divBdr>
            <w:top w:val="none" w:sz="0" w:space="0" w:color="auto"/>
            <w:left w:val="none" w:sz="0" w:space="0" w:color="auto"/>
            <w:bottom w:val="none" w:sz="0" w:space="0" w:color="auto"/>
            <w:right w:val="none" w:sz="0" w:space="0" w:color="auto"/>
          </w:divBdr>
        </w:div>
        <w:div w:id="1976445259">
          <w:marLeft w:val="640"/>
          <w:marRight w:val="0"/>
          <w:marTop w:val="0"/>
          <w:marBottom w:val="0"/>
          <w:divBdr>
            <w:top w:val="none" w:sz="0" w:space="0" w:color="auto"/>
            <w:left w:val="none" w:sz="0" w:space="0" w:color="auto"/>
            <w:bottom w:val="none" w:sz="0" w:space="0" w:color="auto"/>
            <w:right w:val="none" w:sz="0" w:space="0" w:color="auto"/>
          </w:divBdr>
        </w:div>
        <w:div w:id="668170357">
          <w:marLeft w:val="640"/>
          <w:marRight w:val="0"/>
          <w:marTop w:val="0"/>
          <w:marBottom w:val="0"/>
          <w:divBdr>
            <w:top w:val="none" w:sz="0" w:space="0" w:color="auto"/>
            <w:left w:val="none" w:sz="0" w:space="0" w:color="auto"/>
            <w:bottom w:val="none" w:sz="0" w:space="0" w:color="auto"/>
            <w:right w:val="none" w:sz="0" w:space="0" w:color="auto"/>
          </w:divBdr>
        </w:div>
        <w:div w:id="2106805535">
          <w:marLeft w:val="640"/>
          <w:marRight w:val="0"/>
          <w:marTop w:val="0"/>
          <w:marBottom w:val="0"/>
          <w:divBdr>
            <w:top w:val="none" w:sz="0" w:space="0" w:color="auto"/>
            <w:left w:val="none" w:sz="0" w:space="0" w:color="auto"/>
            <w:bottom w:val="none" w:sz="0" w:space="0" w:color="auto"/>
            <w:right w:val="none" w:sz="0" w:space="0" w:color="auto"/>
          </w:divBdr>
        </w:div>
        <w:div w:id="1270116590">
          <w:marLeft w:val="640"/>
          <w:marRight w:val="0"/>
          <w:marTop w:val="0"/>
          <w:marBottom w:val="0"/>
          <w:divBdr>
            <w:top w:val="none" w:sz="0" w:space="0" w:color="auto"/>
            <w:left w:val="none" w:sz="0" w:space="0" w:color="auto"/>
            <w:bottom w:val="none" w:sz="0" w:space="0" w:color="auto"/>
            <w:right w:val="none" w:sz="0" w:space="0" w:color="auto"/>
          </w:divBdr>
        </w:div>
        <w:div w:id="424495893">
          <w:marLeft w:val="640"/>
          <w:marRight w:val="0"/>
          <w:marTop w:val="0"/>
          <w:marBottom w:val="0"/>
          <w:divBdr>
            <w:top w:val="none" w:sz="0" w:space="0" w:color="auto"/>
            <w:left w:val="none" w:sz="0" w:space="0" w:color="auto"/>
            <w:bottom w:val="none" w:sz="0" w:space="0" w:color="auto"/>
            <w:right w:val="none" w:sz="0" w:space="0" w:color="auto"/>
          </w:divBdr>
        </w:div>
        <w:div w:id="1426994548">
          <w:marLeft w:val="640"/>
          <w:marRight w:val="0"/>
          <w:marTop w:val="0"/>
          <w:marBottom w:val="0"/>
          <w:divBdr>
            <w:top w:val="none" w:sz="0" w:space="0" w:color="auto"/>
            <w:left w:val="none" w:sz="0" w:space="0" w:color="auto"/>
            <w:bottom w:val="none" w:sz="0" w:space="0" w:color="auto"/>
            <w:right w:val="none" w:sz="0" w:space="0" w:color="auto"/>
          </w:divBdr>
        </w:div>
        <w:div w:id="688020879">
          <w:marLeft w:val="640"/>
          <w:marRight w:val="0"/>
          <w:marTop w:val="0"/>
          <w:marBottom w:val="0"/>
          <w:divBdr>
            <w:top w:val="none" w:sz="0" w:space="0" w:color="auto"/>
            <w:left w:val="none" w:sz="0" w:space="0" w:color="auto"/>
            <w:bottom w:val="none" w:sz="0" w:space="0" w:color="auto"/>
            <w:right w:val="none" w:sz="0" w:space="0" w:color="auto"/>
          </w:divBdr>
        </w:div>
        <w:div w:id="594289374">
          <w:marLeft w:val="640"/>
          <w:marRight w:val="0"/>
          <w:marTop w:val="0"/>
          <w:marBottom w:val="0"/>
          <w:divBdr>
            <w:top w:val="none" w:sz="0" w:space="0" w:color="auto"/>
            <w:left w:val="none" w:sz="0" w:space="0" w:color="auto"/>
            <w:bottom w:val="none" w:sz="0" w:space="0" w:color="auto"/>
            <w:right w:val="none" w:sz="0" w:space="0" w:color="auto"/>
          </w:divBdr>
        </w:div>
        <w:div w:id="130827021">
          <w:marLeft w:val="640"/>
          <w:marRight w:val="0"/>
          <w:marTop w:val="0"/>
          <w:marBottom w:val="0"/>
          <w:divBdr>
            <w:top w:val="none" w:sz="0" w:space="0" w:color="auto"/>
            <w:left w:val="none" w:sz="0" w:space="0" w:color="auto"/>
            <w:bottom w:val="none" w:sz="0" w:space="0" w:color="auto"/>
            <w:right w:val="none" w:sz="0" w:space="0" w:color="auto"/>
          </w:divBdr>
        </w:div>
        <w:div w:id="1573657744">
          <w:marLeft w:val="640"/>
          <w:marRight w:val="0"/>
          <w:marTop w:val="0"/>
          <w:marBottom w:val="0"/>
          <w:divBdr>
            <w:top w:val="none" w:sz="0" w:space="0" w:color="auto"/>
            <w:left w:val="none" w:sz="0" w:space="0" w:color="auto"/>
            <w:bottom w:val="none" w:sz="0" w:space="0" w:color="auto"/>
            <w:right w:val="none" w:sz="0" w:space="0" w:color="auto"/>
          </w:divBdr>
        </w:div>
        <w:div w:id="1121656869">
          <w:marLeft w:val="640"/>
          <w:marRight w:val="0"/>
          <w:marTop w:val="0"/>
          <w:marBottom w:val="0"/>
          <w:divBdr>
            <w:top w:val="none" w:sz="0" w:space="0" w:color="auto"/>
            <w:left w:val="none" w:sz="0" w:space="0" w:color="auto"/>
            <w:bottom w:val="none" w:sz="0" w:space="0" w:color="auto"/>
            <w:right w:val="none" w:sz="0" w:space="0" w:color="auto"/>
          </w:divBdr>
        </w:div>
        <w:div w:id="555313577">
          <w:marLeft w:val="640"/>
          <w:marRight w:val="0"/>
          <w:marTop w:val="0"/>
          <w:marBottom w:val="0"/>
          <w:divBdr>
            <w:top w:val="none" w:sz="0" w:space="0" w:color="auto"/>
            <w:left w:val="none" w:sz="0" w:space="0" w:color="auto"/>
            <w:bottom w:val="none" w:sz="0" w:space="0" w:color="auto"/>
            <w:right w:val="none" w:sz="0" w:space="0" w:color="auto"/>
          </w:divBdr>
        </w:div>
        <w:div w:id="2014917884">
          <w:marLeft w:val="640"/>
          <w:marRight w:val="0"/>
          <w:marTop w:val="0"/>
          <w:marBottom w:val="0"/>
          <w:divBdr>
            <w:top w:val="none" w:sz="0" w:space="0" w:color="auto"/>
            <w:left w:val="none" w:sz="0" w:space="0" w:color="auto"/>
            <w:bottom w:val="none" w:sz="0" w:space="0" w:color="auto"/>
            <w:right w:val="none" w:sz="0" w:space="0" w:color="auto"/>
          </w:divBdr>
        </w:div>
        <w:div w:id="1793399982">
          <w:marLeft w:val="640"/>
          <w:marRight w:val="0"/>
          <w:marTop w:val="0"/>
          <w:marBottom w:val="0"/>
          <w:divBdr>
            <w:top w:val="none" w:sz="0" w:space="0" w:color="auto"/>
            <w:left w:val="none" w:sz="0" w:space="0" w:color="auto"/>
            <w:bottom w:val="none" w:sz="0" w:space="0" w:color="auto"/>
            <w:right w:val="none" w:sz="0" w:space="0" w:color="auto"/>
          </w:divBdr>
        </w:div>
        <w:div w:id="1034622413">
          <w:marLeft w:val="640"/>
          <w:marRight w:val="0"/>
          <w:marTop w:val="0"/>
          <w:marBottom w:val="0"/>
          <w:divBdr>
            <w:top w:val="none" w:sz="0" w:space="0" w:color="auto"/>
            <w:left w:val="none" w:sz="0" w:space="0" w:color="auto"/>
            <w:bottom w:val="none" w:sz="0" w:space="0" w:color="auto"/>
            <w:right w:val="none" w:sz="0" w:space="0" w:color="auto"/>
          </w:divBdr>
        </w:div>
        <w:div w:id="1294753037">
          <w:marLeft w:val="640"/>
          <w:marRight w:val="0"/>
          <w:marTop w:val="0"/>
          <w:marBottom w:val="0"/>
          <w:divBdr>
            <w:top w:val="none" w:sz="0" w:space="0" w:color="auto"/>
            <w:left w:val="none" w:sz="0" w:space="0" w:color="auto"/>
            <w:bottom w:val="none" w:sz="0" w:space="0" w:color="auto"/>
            <w:right w:val="none" w:sz="0" w:space="0" w:color="auto"/>
          </w:divBdr>
        </w:div>
        <w:div w:id="761560601">
          <w:marLeft w:val="640"/>
          <w:marRight w:val="0"/>
          <w:marTop w:val="0"/>
          <w:marBottom w:val="0"/>
          <w:divBdr>
            <w:top w:val="none" w:sz="0" w:space="0" w:color="auto"/>
            <w:left w:val="none" w:sz="0" w:space="0" w:color="auto"/>
            <w:bottom w:val="none" w:sz="0" w:space="0" w:color="auto"/>
            <w:right w:val="none" w:sz="0" w:space="0" w:color="auto"/>
          </w:divBdr>
        </w:div>
        <w:div w:id="163981214">
          <w:marLeft w:val="640"/>
          <w:marRight w:val="0"/>
          <w:marTop w:val="0"/>
          <w:marBottom w:val="0"/>
          <w:divBdr>
            <w:top w:val="none" w:sz="0" w:space="0" w:color="auto"/>
            <w:left w:val="none" w:sz="0" w:space="0" w:color="auto"/>
            <w:bottom w:val="none" w:sz="0" w:space="0" w:color="auto"/>
            <w:right w:val="none" w:sz="0" w:space="0" w:color="auto"/>
          </w:divBdr>
        </w:div>
        <w:div w:id="199322183">
          <w:marLeft w:val="640"/>
          <w:marRight w:val="0"/>
          <w:marTop w:val="0"/>
          <w:marBottom w:val="0"/>
          <w:divBdr>
            <w:top w:val="none" w:sz="0" w:space="0" w:color="auto"/>
            <w:left w:val="none" w:sz="0" w:space="0" w:color="auto"/>
            <w:bottom w:val="none" w:sz="0" w:space="0" w:color="auto"/>
            <w:right w:val="none" w:sz="0" w:space="0" w:color="auto"/>
          </w:divBdr>
        </w:div>
        <w:div w:id="209850470">
          <w:marLeft w:val="640"/>
          <w:marRight w:val="0"/>
          <w:marTop w:val="0"/>
          <w:marBottom w:val="0"/>
          <w:divBdr>
            <w:top w:val="none" w:sz="0" w:space="0" w:color="auto"/>
            <w:left w:val="none" w:sz="0" w:space="0" w:color="auto"/>
            <w:bottom w:val="none" w:sz="0" w:space="0" w:color="auto"/>
            <w:right w:val="none" w:sz="0" w:space="0" w:color="auto"/>
          </w:divBdr>
        </w:div>
        <w:div w:id="1873227020">
          <w:marLeft w:val="640"/>
          <w:marRight w:val="0"/>
          <w:marTop w:val="0"/>
          <w:marBottom w:val="0"/>
          <w:divBdr>
            <w:top w:val="none" w:sz="0" w:space="0" w:color="auto"/>
            <w:left w:val="none" w:sz="0" w:space="0" w:color="auto"/>
            <w:bottom w:val="none" w:sz="0" w:space="0" w:color="auto"/>
            <w:right w:val="none" w:sz="0" w:space="0" w:color="auto"/>
          </w:divBdr>
        </w:div>
        <w:div w:id="1952321395">
          <w:marLeft w:val="640"/>
          <w:marRight w:val="0"/>
          <w:marTop w:val="0"/>
          <w:marBottom w:val="0"/>
          <w:divBdr>
            <w:top w:val="none" w:sz="0" w:space="0" w:color="auto"/>
            <w:left w:val="none" w:sz="0" w:space="0" w:color="auto"/>
            <w:bottom w:val="none" w:sz="0" w:space="0" w:color="auto"/>
            <w:right w:val="none" w:sz="0" w:space="0" w:color="auto"/>
          </w:divBdr>
        </w:div>
        <w:div w:id="2013952245">
          <w:marLeft w:val="640"/>
          <w:marRight w:val="0"/>
          <w:marTop w:val="0"/>
          <w:marBottom w:val="0"/>
          <w:divBdr>
            <w:top w:val="none" w:sz="0" w:space="0" w:color="auto"/>
            <w:left w:val="none" w:sz="0" w:space="0" w:color="auto"/>
            <w:bottom w:val="none" w:sz="0" w:space="0" w:color="auto"/>
            <w:right w:val="none" w:sz="0" w:space="0" w:color="auto"/>
          </w:divBdr>
        </w:div>
        <w:div w:id="378675083">
          <w:marLeft w:val="640"/>
          <w:marRight w:val="0"/>
          <w:marTop w:val="0"/>
          <w:marBottom w:val="0"/>
          <w:divBdr>
            <w:top w:val="none" w:sz="0" w:space="0" w:color="auto"/>
            <w:left w:val="none" w:sz="0" w:space="0" w:color="auto"/>
            <w:bottom w:val="none" w:sz="0" w:space="0" w:color="auto"/>
            <w:right w:val="none" w:sz="0" w:space="0" w:color="auto"/>
          </w:divBdr>
        </w:div>
        <w:div w:id="266087541">
          <w:marLeft w:val="640"/>
          <w:marRight w:val="0"/>
          <w:marTop w:val="0"/>
          <w:marBottom w:val="0"/>
          <w:divBdr>
            <w:top w:val="none" w:sz="0" w:space="0" w:color="auto"/>
            <w:left w:val="none" w:sz="0" w:space="0" w:color="auto"/>
            <w:bottom w:val="none" w:sz="0" w:space="0" w:color="auto"/>
            <w:right w:val="none" w:sz="0" w:space="0" w:color="auto"/>
          </w:divBdr>
        </w:div>
        <w:div w:id="1635213607">
          <w:marLeft w:val="640"/>
          <w:marRight w:val="0"/>
          <w:marTop w:val="0"/>
          <w:marBottom w:val="0"/>
          <w:divBdr>
            <w:top w:val="none" w:sz="0" w:space="0" w:color="auto"/>
            <w:left w:val="none" w:sz="0" w:space="0" w:color="auto"/>
            <w:bottom w:val="none" w:sz="0" w:space="0" w:color="auto"/>
            <w:right w:val="none" w:sz="0" w:space="0" w:color="auto"/>
          </w:divBdr>
        </w:div>
        <w:div w:id="1730153302">
          <w:marLeft w:val="640"/>
          <w:marRight w:val="0"/>
          <w:marTop w:val="0"/>
          <w:marBottom w:val="0"/>
          <w:divBdr>
            <w:top w:val="none" w:sz="0" w:space="0" w:color="auto"/>
            <w:left w:val="none" w:sz="0" w:space="0" w:color="auto"/>
            <w:bottom w:val="none" w:sz="0" w:space="0" w:color="auto"/>
            <w:right w:val="none" w:sz="0" w:space="0" w:color="auto"/>
          </w:divBdr>
        </w:div>
        <w:div w:id="1708682753">
          <w:marLeft w:val="640"/>
          <w:marRight w:val="0"/>
          <w:marTop w:val="0"/>
          <w:marBottom w:val="0"/>
          <w:divBdr>
            <w:top w:val="none" w:sz="0" w:space="0" w:color="auto"/>
            <w:left w:val="none" w:sz="0" w:space="0" w:color="auto"/>
            <w:bottom w:val="none" w:sz="0" w:space="0" w:color="auto"/>
            <w:right w:val="none" w:sz="0" w:space="0" w:color="auto"/>
          </w:divBdr>
        </w:div>
        <w:div w:id="1770000890">
          <w:marLeft w:val="640"/>
          <w:marRight w:val="0"/>
          <w:marTop w:val="0"/>
          <w:marBottom w:val="0"/>
          <w:divBdr>
            <w:top w:val="none" w:sz="0" w:space="0" w:color="auto"/>
            <w:left w:val="none" w:sz="0" w:space="0" w:color="auto"/>
            <w:bottom w:val="none" w:sz="0" w:space="0" w:color="auto"/>
            <w:right w:val="none" w:sz="0" w:space="0" w:color="auto"/>
          </w:divBdr>
        </w:div>
        <w:div w:id="1927767212">
          <w:marLeft w:val="640"/>
          <w:marRight w:val="0"/>
          <w:marTop w:val="0"/>
          <w:marBottom w:val="0"/>
          <w:divBdr>
            <w:top w:val="none" w:sz="0" w:space="0" w:color="auto"/>
            <w:left w:val="none" w:sz="0" w:space="0" w:color="auto"/>
            <w:bottom w:val="none" w:sz="0" w:space="0" w:color="auto"/>
            <w:right w:val="none" w:sz="0" w:space="0" w:color="auto"/>
          </w:divBdr>
        </w:div>
        <w:div w:id="1385328352">
          <w:marLeft w:val="640"/>
          <w:marRight w:val="0"/>
          <w:marTop w:val="0"/>
          <w:marBottom w:val="0"/>
          <w:divBdr>
            <w:top w:val="none" w:sz="0" w:space="0" w:color="auto"/>
            <w:left w:val="none" w:sz="0" w:space="0" w:color="auto"/>
            <w:bottom w:val="none" w:sz="0" w:space="0" w:color="auto"/>
            <w:right w:val="none" w:sz="0" w:space="0" w:color="auto"/>
          </w:divBdr>
        </w:div>
        <w:div w:id="198278260">
          <w:marLeft w:val="640"/>
          <w:marRight w:val="0"/>
          <w:marTop w:val="0"/>
          <w:marBottom w:val="0"/>
          <w:divBdr>
            <w:top w:val="none" w:sz="0" w:space="0" w:color="auto"/>
            <w:left w:val="none" w:sz="0" w:space="0" w:color="auto"/>
            <w:bottom w:val="none" w:sz="0" w:space="0" w:color="auto"/>
            <w:right w:val="none" w:sz="0" w:space="0" w:color="auto"/>
          </w:divBdr>
        </w:div>
        <w:div w:id="1786075100">
          <w:marLeft w:val="640"/>
          <w:marRight w:val="0"/>
          <w:marTop w:val="0"/>
          <w:marBottom w:val="0"/>
          <w:divBdr>
            <w:top w:val="none" w:sz="0" w:space="0" w:color="auto"/>
            <w:left w:val="none" w:sz="0" w:space="0" w:color="auto"/>
            <w:bottom w:val="none" w:sz="0" w:space="0" w:color="auto"/>
            <w:right w:val="none" w:sz="0" w:space="0" w:color="auto"/>
          </w:divBdr>
        </w:div>
        <w:div w:id="138887534">
          <w:marLeft w:val="640"/>
          <w:marRight w:val="0"/>
          <w:marTop w:val="0"/>
          <w:marBottom w:val="0"/>
          <w:divBdr>
            <w:top w:val="none" w:sz="0" w:space="0" w:color="auto"/>
            <w:left w:val="none" w:sz="0" w:space="0" w:color="auto"/>
            <w:bottom w:val="none" w:sz="0" w:space="0" w:color="auto"/>
            <w:right w:val="none" w:sz="0" w:space="0" w:color="auto"/>
          </w:divBdr>
        </w:div>
        <w:div w:id="257638647">
          <w:marLeft w:val="640"/>
          <w:marRight w:val="0"/>
          <w:marTop w:val="0"/>
          <w:marBottom w:val="0"/>
          <w:divBdr>
            <w:top w:val="none" w:sz="0" w:space="0" w:color="auto"/>
            <w:left w:val="none" w:sz="0" w:space="0" w:color="auto"/>
            <w:bottom w:val="none" w:sz="0" w:space="0" w:color="auto"/>
            <w:right w:val="none" w:sz="0" w:space="0" w:color="auto"/>
          </w:divBdr>
        </w:div>
        <w:div w:id="706488947">
          <w:marLeft w:val="640"/>
          <w:marRight w:val="0"/>
          <w:marTop w:val="0"/>
          <w:marBottom w:val="0"/>
          <w:divBdr>
            <w:top w:val="none" w:sz="0" w:space="0" w:color="auto"/>
            <w:left w:val="none" w:sz="0" w:space="0" w:color="auto"/>
            <w:bottom w:val="none" w:sz="0" w:space="0" w:color="auto"/>
            <w:right w:val="none" w:sz="0" w:space="0" w:color="auto"/>
          </w:divBdr>
        </w:div>
        <w:div w:id="1665088642">
          <w:marLeft w:val="640"/>
          <w:marRight w:val="0"/>
          <w:marTop w:val="0"/>
          <w:marBottom w:val="0"/>
          <w:divBdr>
            <w:top w:val="none" w:sz="0" w:space="0" w:color="auto"/>
            <w:left w:val="none" w:sz="0" w:space="0" w:color="auto"/>
            <w:bottom w:val="none" w:sz="0" w:space="0" w:color="auto"/>
            <w:right w:val="none" w:sz="0" w:space="0" w:color="auto"/>
          </w:divBdr>
        </w:div>
        <w:div w:id="1342390538">
          <w:marLeft w:val="640"/>
          <w:marRight w:val="0"/>
          <w:marTop w:val="0"/>
          <w:marBottom w:val="0"/>
          <w:divBdr>
            <w:top w:val="none" w:sz="0" w:space="0" w:color="auto"/>
            <w:left w:val="none" w:sz="0" w:space="0" w:color="auto"/>
            <w:bottom w:val="none" w:sz="0" w:space="0" w:color="auto"/>
            <w:right w:val="none" w:sz="0" w:space="0" w:color="auto"/>
          </w:divBdr>
        </w:div>
        <w:div w:id="199320119">
          <w:marLeft w:val="640"/>
          <w:marRight w:val="0"/>
          <w:marTop w:val="0"/>
          <w:marBottom w:val="0"/>
          <w:divBdr>
            <w:top w:val="none" w:sz="0" w:space="0" w:color="auto"/>
            <w:left w:val="none" w:sz="0" w:space="0" w:color="auto"/>
            <w:bottom w:val="none" w:sz="0" w:space="0" w:color="auto"/>
            <w:right w:val="none" w:sz="0" w:space="0" w:color="auto"/>
          </w:divBdr>
        </w:div>
        <w:div w:id="1468353689">
          <w:marLeft w:val="640"/>
          <w:marRight w:val="0"/>
          <w:marTop w:val="0"/>
          <w:marBottom w:val="0"/>
          <w:divBdr>
            <w:top w:val="none" w:sz="0" w:space="0" w:color="auto"/>
            <w:left w:val="none" w:sz="0" w:space="0" w:color="auto"/>
            <w:bottom w:val="none" w:sz="0" w:space="0" w:color="auto"/>
            <w:right w:val="none" w:sz="0" w:space="0" w:color="auto"/>
          </w:divBdr>
        </w:div>
        <w:div w:id="759909068">
          <w:marLeft w:val="640"/>
          <w:marRight w:val="0"/>
          <w:marTop w:val="0"/>
          <w:marBottom w:val="0"/>
          <w:divBdr>
            <w:top w:val="none" w:sz="0" w:space="0" w:color="auto"/>
            <w:left w:val="none" w:sz="0" w:space="0" w:color="auto"/>
            <w:bottom w:val="none" w:sz="0" w:space="0" w:color="auto"/>
            <w:right w:val="none" w:sz="0" w:space="0" w:color="auto"/>
          </w:divBdr>
        </w:div>
        <w:div w:id="2117403344">
          <w:marLeft w:val="640"/>
          <w:marRight w:val="0"/>
          <w:marTop w:val="0"/>
          <w:marBottom w:val="0"/>
          <w:divBdr>
            <w:top w:val="none" w:sz="0" w:space="0" w:color="auto"/>
            <w:left w:val="none" w:sz="0" w:space="0" w:color="auto"/>
            <w:bottom w:val="none" w:sz="0" w:space="0" w:color="auto"/>
            <w:right w:val="none" w:sz="0" w:space="0" w:color="auto"/>
          </w:divBdr>
        </w:div>
        <w:div w:id="369956173">
          <w:marLeft w:val="640"/>
          <w:marRight w:val="0"/>
          <w:marTop w:val="0"/>
          <w:marBottom w:val="0"/>
          <w:divBdr>
            <w:top w:val="none" w:sz="0" w:space="0" w:color="auto"/>
            <w:left w:val="none" w:sz="0" w:space="0" w:color="auto"/>
            <w:bottom w:val="none" w:sz="0" w:space="0" w:color="auto"/>
            <w:right w:val="none" w:sz="0" w:space="0" w:color="auto"/>
          </w:divBdr>
        </w:div>
        <w:div w:id="566385101">
          <w:marLeft w:val="640"/>
          <w:marRight w:val="0"/>
          <w:marTop w:val="0"/>
          <w:marBottom w:val="0"/>
          <w:divBdr>
            <w:top w:val="none" w:sz="0" w:space="0" w:color="auto"/>
            <w:left w:val="none" w:sz="0" w:space="0" w:color="auto"/>
            <w:bottom w:val="none" w:sz="0" w:space="0" w:color="auto"/>
            <w:right w:val="none" w:sz="0" w:space="0" w:color="auto"/>
          </w:divBdr>
        </w:div>
      </w:divsChild>
    </w:div>
    <w:div w:id="1886092789">
      <w:marLeft w:val="640"/>
      <w:marRight w:val="0"/>
      <w:marTop w:val="0"/>
      <w:marBottom w:val="0"/>
      <w:divBdr>
        <w:top w:val="none" w:sz="0" w:space="0" w:color="auto"/>
        <w:left w:val="none" w:sz="0" w:space="0" w:color="auto"/>
        <w:bottom w:val="none" w:sz="0" w:space="0" w:color="auto"/>
        <w:right w:val="none" w:sz="0" w:space="0" w:color="auto"/>
      </w:divBdr>
    </w:div>
    <w:div w:id="1888250092">
      <w:marLeft w:val="640"/>
      <w:marRight w:val="0"/>
      <w:marTop w:val="0"/>
      <w:marBottom w:val="0"/>
      <w:divBdr>
        <w:top w:val="none" w:sz="0" w:space="0" w:color="auto"/>
        <w:left w:val="none" w:sz="0" w:space="0" w:color="auto"/>
        <w:bottom w:val="none" w:sz="0" w:space="0" w:color="auto"/>
        <w:right w:val="none" w:sz="0" w:space="0" w:color="auto"/>
      </w:divBdr>
    </w:div>
    <w:div w:id="1889606282">
      <w:marLeft w:val="640"/>
      <w:marRight w:val="0"/>
      <w:marTop w:val="0"/>
      <w:marBottom w:val="0"/>
      <w:divBdr>
        <w:top w:val="none" w:sz="0" w:space="0" w:color="auto"/>
        <w:left w:val="none" w:sz="0" w:space="0" w:color="auto"/>
        <w:bottom w:val="none" w:sz="0" w:space="0" w:color="auto"/>
        <w:right w:val="none" w:sz="0" w:space="0" w:color="auto"/>
      </w:divBdr>
    </w:div>
    <w:div w:id="1891263417">
      <w:marLeft w:val="0"/>
      <w:marRight w:val="0"/>
      <w:marTop w:val="0"/>
      <w:marBottom w:val="0"/>
      <w:divBdr>
        <w:top w:val="none" w:sz="0" w:space="0" w:color="auto"/>
        <w:left w:val="none" w:sz="0" w:space="0" w:color="auto"/>
        <w:bottom w:val="none" w:sz="0" w:space="0" w:color="auto"/>
        <w:right w:val="none" w:sz="0" w:space="0" w:color="auto"/>
      </w:divBdr>
    </w:div>
    <w:div w:id="1893541259">
      <w:bodyDiv w:val="1"/>
      <w:marLeft w:val="0"/>
      <w:marRight w:val="0"/>
      <w:marTop w:val="0"/>
      <w:marBottom w:val="0"/>
      <w:divBdr>
        <w:top w:val="none" w:sz="0" w:space="0" w:color="auto"/>
        <w:left w:val="none" w:sz="0" w:space="0" w:color="auto"/>
        <w:bottom w:val="none" w:sz="0" w:space="0" w:color="auto"/>
        <w:right w:val="none" w:sz="0" w:space="0" w:color="auto"/>
      </w:divBdr>
      <w:divsChild>
        <w:div w:id="1673726580">
          <w:marLeft w:val="640"/>
          <w:marRight w:val="0"/>
          <w:marTop w:val="0"/>
          <w:marBottom w:val="0"/>
          <w:divBdr>
            <w:top w:val="none" w:sz="0" w:space="0" w:color="auto"/>
            <w:left w:val="none" w:sz="0" w:space="0" w:color="auto"/>
            <w:bottom w:val="none" w:sz="0" w:space="0" w:color="auto"/>
            <w:right w:val="none" w:sz="0" w:space="0" w:color="auto"/>
          </w:divBdr>
        </w:div>
        <w:div w:id="966400335">
          <w:marLeft w:val="640"/>
          <w:marRight w:val="0"/>
          <w:marTop w:val="0"/>
          <w:marBottom w:val="0"/>
          <w:divBdr>
            <w:top w:val="none" w:sz="0" w:space="0" w:color="auto"/>
            <w:left w:val="none" w:sz="0" w:space="0" w:color="auto"/>
            <w:bottom w:val="none" w:sz="0" w:space="0" w:color="auto"/>
            <w:right w:val="none" w:sz="0" w:space="0" w:color="auto"/>
          </w:divBdr>
        </w:div>
        <w:div w:id="1198080727">
          <w:marLeft w:val="640"/>
          <w:marRight w:val="0"/>
          <w:marTop w:val="0"/>
          <w:marBottom w:val="0"/>
          <w:divBdr>
            <w:top w:val="none" w:sz="0" w:space="0" w:color="auto"/>
            <w:left w:val="none" w:sz="0" w:space="0" w:color="auto"/>
            <w:bottom w:val="none" w:sz="0" w:space="0" w:color="auto"/>
            <w:right w:val="none" w:sz="0" w:space="0" w:color="auto"/>
          </w:divBdr>
        </w:div>
        <w:div w:id="1228228343">
          <w:marLeft w:val="640"/>
          <w:marRight w:val="0"/>
          <w:marTop w:val="0"/>
          <w:marBottom w:val="0"/>
          <w:divBdr>
            <w:top w:val="none" w:sz="0" w:space="0" w:color="auto"/>
            <w:left w:val="none" w:sz="0" w:space="0" w:color="auto"/>
            <w:bottom w:val="none" w:sz="0" w:space="0" w:color="auto"/>
            <w:right w:val="none" w:sz="0" w:space="0" w:color="auto"/>
          </w:divBdr>
        </w:div>
        <w:div w:id="932663286">
          <w:marLeft w:val="640"/>
          <w:marRight w:val="0"/>
          <w:marTop w:val="0"/>
          <w:marBottom w:val="0"/>
          <w:divBdr>
            <w:top w:val="none" w:sz="0" w:space="0" w:color="auto"/>
            <w:left w:val="none" w:sz="0" w:space="0" w:color="auto"/>
            <w:bottom w:val="none" w:sz="0" w:space="0" w:color="auto"/>
            <w:right w:val="none" w:sz="0" w:space="0" w:color="auto"/>
          </w:divBdr>
        </w:div>
        <w:div w:id="300312836">
          <w:marLeft w:val="640"/>
          <w:marRight w:val="0"/>
          <w:marTop w:val="0"/>
          <w:marBottom w:val="0"/>
          <w:divBdr>
            <w:top w:val="none" w:sz="0" w:space="0" w:color="auto"/>
            <w:left w:val="none" w:sz="0" w:space="0" w:color="auto"/>
            <w:bottom w:val="none" w:sz="0" w:space="0" w:color="auto"/>
            <w:right w:val="none" w:sz="0" w:space="0" w:color="auto"/>
          </w:divBdr>
        </w:div>
        <w:div w:id="1271398811">
          <w:marLeft w:val="640"/>
          <w:marRight w:val="0"/>
          <w:marTop w:val="0"/>
          <w:marBottom w:val="0"/>
          <w:divBdr>
            <w:top w:val="none" w:sz="0" w:space="0" w:color="auto"/>
            <w:left w:val="none" w:sz="0" w:space="0" w:color="auto"/>
            <w:bottom w:val="none" w:sz="0" w:space="0" w:color="auto"/>
            <w:right w:val="none" w:sz="0" w:space="0" w:color="auto"/>
          </w:divBdr>
        </w:div>
        <w:div w:id="809327735">
          <w:marLeft w:val="640"/>
          <w:marRight w:val="0"/>
          <w:marTop w:val="0"/>
          <w:marBottom w:val="0"/>
          <w:divBdr>
            <w:top w:val="none" w:sz="0" w:space="0" w:color="auto"/>
            <w:left w:val="none" w:sz="0" w:space="0" w:color="auto"/>
            <w:bottom w:val="none" w:sz="0" w:space="0" w:color="auto"/>
            <w:right w:val="none" w:sz="0" w:space="0" w:color="auto"/>
          </w:divBdr>
        </w:div>
        <w:div w:id="1469742341">
          <w:marLeft w:val="640"/>
          <w:marRight w:val="0"/>
          <w:marTop w:val="0"/>
          <w:marBottom w:val="0"/>
          <w:divBdr>
            <w:top w:val="none" w:sz="0" w:space="0" w:color="auto"/>
            <w:left w:val="none" w:sz="0" w:space="0" w:color="auto"/>
            <w:bottom w:val="none" w:sz="0" w:space="0" w:color="auto"/>
            <w:right w:val="none" w:sz="0" w:space="0" w:color="auto"/>
          </w:divBdr>
        </w:div>
        <w:div w:id="210656257">
          <w:marLeft w:val="640"/>
          <w:marRight w:val="0"/>
          <w:marTop w:val="0"/>
          <w:marBottom w:val="0"/>
          <w:divBdr>
            <w:top w:val="none" w:sz="0" w:space="0" w:color="auto"/>
            <w:left w:val="none" w:sz="0" w:space="0" w:color="auto"/>
            <w:bottom w:val="none" w:sz="0" w:space="0" w:color="auto"/>
            <w:right w:val="none" w:sz="0" w:space="0" w:color="auto"/>
          </w:divBdr>
        </w:div>
        <w:div w:id="1357317751">
          <w:marLeft w:val="640"/>
          <w:marRight w:val="0"/>
          <w:marTop w:val="0"/>
          <w:marBottom w:val="0"/>
          <w:divBdr>
            <w:top w:val="none" w:sz="0" w:space="0" w:color="auto"/>
            <w:left w:val="none" w:sz="0" w:space="0" w:color="auto"/>
            <w:bottom w:val="none" w:sz="0" w:space="0" w:color="auto"/>
            <w:right w:val="none" w:sz="0" w:space="0" w:color="auto"/>
          </w:divBdr>
        </w:div>
        <w:div w:id="1176265290">
          <w:marLeft w:val="640"/>
          <w:marRight w:val="0"/>
          <w:marTop w:val="0"/>
          <w:marBottom w:val="0"/>
          <w:divBdr>
            <w:top w:val="none" w:sz="0" w:space="0" w:color="auto"/>
            <w:left w:val="none" w:sz="0" w:space="0" w:color="auto"/>
            <w:bottom w:val="none" w:sz="0" w:space="0" w:color="auto"/>
            <w:right w:val="none" w:sz="0" w:space="0" w:color="auto"/>
          </w:divBdr>
        </w:div>
        <w:div w:id="550461920">
          <w:marLeft w:val="640"/>
          <w:marRight w:val="0"/>
          <w:marTop w:val="0"/>
          <w:marBottom w:val="0"/>
          <w:divBdr>
            <w:top w:val="none" w:sz="0" w:space="0" w:color="auto"/>
            <w:left w:val="none" w:sz="0" w:space="0" w:color="auto"/>
            <w:bottom w:val="none" w:sz="0" w:space="0" w:color="auto"/>
            <w:right w:val="none" w:sz="0" w:space="0" w:color="auto"/>
          </w:divBdr>
        </w:div>
        <w:div w:id="1260026680">
          <w:marLeft w:val="640"/>
          <w:marRight w:val="0"/>
          <w:marTop w:val="0"/>
          <w:marBottom w:val="0"/>
          <w:divBdr>
            <w:top w:val="none" w:sz="0" w:space="0" w:color="auto"/>
            <w:left w:val="none" w:sz="0" w:space="0" w:color="auto"/>
            <w:bottom w:val="none" w:sz="0" w:space="0" w:color="auto"/>
            <w:right w:val="none" w:sz="0" w:space="0" w:color="auto"/>
          </w:divBdr>
        </w:div>
        <w:div w:id="396442846">
          <w:marLeft w:val="640"/>
          <w:marRight w:val="0"/>
          <w:marTop w:val="0"/>
          <w:marBottom w:val="0"/>
          <w:divBdr>
            <w:top w:val="none" w:sz="0" w:space="0" w:color="auto"/>
            <w:left w:val="none" w:sz="0" w:space="0" w:color="auto"/>
            <w:bottom w:val="none" w:sz="0" w:space="0" w:color="auto"/>
            <w:right w:val="none" w:sz="0" w:space="0" w:color="auto"/>
          </w:divBdr>
        </w:div>
        <w:div w:id="348482839">
          <w:marLeft w:val="640"/>
          <w:marRight w:val="0"/>
          <w:marTop w:val="0"/>
          <w:marBottom w:val="0"/>
          <w:divBdr>
            <w:top w:val="none" w:sz="0" w:space="0" w:color="auto"/>
            <w:left w:val="none" w:sz="0" w:space="0" w:color="auto"/>
            <w:bottom w:val="none" w:sz="0" w:space="0" w:color="auto"/>
            <w:right w:val="none" w:sz="0" w:space="0" w:color="auto"/>
          </w:divBdr>
        </w:div>
        <w:div w:id="1113476395">
          <w:marLeft w:val="640"/>
          <w:marRight w:val="0"/>
          <w:marTop w:val="0"/>
          <w:marBottom w:val="0"/>
          <w:divBdr>
            <w:top w:val="none" w:sz="0" w:space="0" w:color="auto"/>
            <w:left w:val="none" w:sz="0" w:space="0" w:color="auto"/>
            <w:bottom w:val="none" w:sz="0" w:space="0" w:color="auto"/>
            <w:right w:val="none" w:sz="0" w:space="0" w:color="auto"/>
          </w:divBdr>
        </w:div>
        <w:div w:id="967516344">
          <w:marLeft w:val="640"/>
          <w:marRight w:val="0"/>
          <w:marTop w:val="0"/>
          <w:marBottom w:val="0"/>
          <w:divBdr>
            <w:top w:val="none" w:sz="0" w:space="0" w:color="auto"/>
            <w:left w:val="none" w:sz="0" w:space="0" w:color="auto"/>
            <w:bottom w:val="none" w:sz="0" w:space="0" w:color="auto"/>
            <w:right w:val="none" w:sz="0" w:space="0" w:color="auto"/>
          </w:divBdr>
        </w:div>
        <w:div w:id="2026595247">
          <w:marLeft w:val="640"/>
          <w:marRight w:val="0"/>
          <w:marTop w:val="0"/>
          <w:marBottom w:val="0"/>
          <w:divBdr>
            <w:top w:val="none" w:sz="0" w:space="0" w:color="auto"/>
            <w:left w:val="none" w:sz="0" w:space="0" w:color="auto"/>
            <w:bottom w:val="none" w:sz="0" w:space="0" w:color="auto"/>
            <w:right w:val="none" w:sz="0" w:space="0" w:color="auto"/>
          </w:divBdr>
        </w:div>
        <w:div w:id="1763799695">
          <w:marLeft w:val="640"/>
          <w:marRight w:val="0"/>
          <w:marTop w:val="0"/>
          <w:marBottom w:val="0"/>
          <w:divBdr>
            <w:top w:val="none" w:sz="0" w:space="0" w:color="auto"/>
            <w:left w:val="none" w:sz="0" w:space="0" w:color="auto"/>
            <w:bottom w:val="none" w:sz="0" w:space="0" w:color="auto"/>
            <w:right w:val="none" w:sz="0" w:space="0" w:color="auto"/>
          </w:divBdr>
        </w:div>
        <w:div w:id="1245072375">
          <w:marLeft w:val="640"/>
          <w:marRight w:val="0"/>
          <w:marTop w:val="0"/>
          <w:marBottom w:val="0"/>
          <w:divBdr>
            <w:top w:val="none" w:sz="0" w:space="0" w:color="auto"/>
            <w:left w:val="none" w:sz="0" w:space="0" w:color="auto"/>
            <w:bottom w:val="none" w:sz="0" w:space="0" w:color="auto"/>
            <w:right w:val="none" w:sz="0" w:space="0" w:color="auto"/>
          </w:divBdr>
        </w:div>
        <w:div w:id="128210604">
          <w:marLeft w:val="640"/>
          <w:marRight w:val="0"/>
          <w:marTop w:val="0"/>
          <w:marBottom w:val="0"/>
          <w:divBdr>
            <w:top w:val="none" w:sz="0" w:space="0" w:color="auto"/>
            <w:left w:val="none" w:sz="0" w:space="0" w:color="auto"/>
            <w:bottom w:val="none" w:sz="0" w:space="0" w:color="auto"/>
            <w:right w:val="none" w:sz="0" w:space="0" w:color="auto"/>
          </w:divBdr>
        </w:div>
        <w:div w:id="726029992">
          <w:marLeft w:val="640"/>
          <w:marRight w:val="0"/>
          <w:marTop w:val="0"/>
          <w:marBottom w:val="0"/>
          <w:divBdr>
            <w:top w:val="none" w:sz="0" w:space="0" w:color="auto"/>
            <w:left w:val="none" w:sz="0" w:space="0" w:color="auto"/>
            <w:bottom w:val="none" w:sz="0" w:space="0" w:color="auto"/>
            <w:right w:val="none" w:sz="0" w:space="0" w:color="auto"/>
          </w:divBdr>
        </w:div>
        <w:div w:id="508256233">
          <w:marLeft w:val="640"/>
          <w:marRight w:val="0"/>
          <w:marTop w:val="0"/>
          <w:marBottom w:val="0"/>
          <w:divBdr>
            <w:top w:val="none" w:sz="0" w:space="0" w:color="auto"/>
            <w:left w:val="none" w:sz="0" w:space="0" w:color="auto"/>
            <w:bottom w:val="none" w:sz="0" w:space="0" w:color="auto"/>
            <w:right w:val="none" w:sz="0" w:space="0" w:color="auto"/>
          </w:divBdr>
        </w:div>
        <w:div w:id="948120178">
          <w:marLeft w:val="640"/>
          <w:marRight w:val="0"/>
          <w:marTop w:val="0"/>
          <w:marBottom w:val="0"/>
          <w:divBdr>
            <w:top w:val="none" w:sz="0" w:space="0" w:color="auto"/>
            <w:left w:val="none" w:sz="0" w:space="0" w:color="auto"/>
            <w:bottom w:val="none" w:sz="0" w:space="0" w:color="auto"/>
            <w:right w:val="none" w:sz="0" w:space="0" w:color="auto"/>
          </w:divBdr>
        </w:div>
        <w:div w:id="263928853">
          <w:marLeft w:val="640"/>
          <w:marRight w:val="0"/>
          <w:marTop w:val="0"/>
          <w:marBottom w:val="0"/>
          <w:divBdr>
            <w:top w:val="none" w:sz="0" w:space="0" w:color="auto"/>
            <w:left w:val="none" w:sz="0" w:space="0" w:color="auto"/>
            <w:bottom w:val="none" w:sz="0" w:space="0" w:color="auto"/>
            <w:right w:val="none" w:sz="0" w:space="0" w:color="auto"/>
          </w:divBdr>
        </w:div>
        <w:div w:id="1413888365">
          <w:marLeft w:val="640"/>
          <w:marRight w:val="0"/>
          <w:marTop w:val="0"/>
          <w:marBottom w:val="0"/>
          <w:divBdr>
            <w:top w:val="none" w:sz="0" w:space="0" w:color="auto"/>
            <w:left w:val="none" w:sz="0" w:space="0" w:color="auto"/>
            <w:bottom w:val="none" w:sz="0" w:space="0" w:color="auto"/>
            <w:right w:val="none" w:sz="0" w:space="0" w:color="auto"/>
          </w:divBdr>
        </w:div>
        <w:div w:id="1188327377">
          <w:marLeft w:val="640"/>
          <w:marRight w:val="0"/>
          <w:marTop w:val="0"/>
          <w:marBottom w:val="0"/>
          <w:divBdr>
            <w:top w:val="none" w:sz="0" w:space="0" w:color="auto"/>
            <w:left w:val="none" w:sz="0" w:space="0" w:color="auto"/>
            <w:bottom w:val="none" w:sz="0" w:space="0" w:color="auto"/>
            <w:right w:val="none" w:sz="0" w:space="0" w:color="auto"/>
          </w:divBdr>
        </w:div>
        <w:div w:id="906183683">
          <w:marLeft w:val="640"/>
          <w:marRight w:val="0"/>
          <w:marTop w:val="0"/>
          <w:marBottom w:val="0"/>
          <w:divBdr>
            <w:top w:val="none" w:sz="0" w:space="0" w:color="auto"/>
            <w:left w:val="none" w:sz="0" w:space="0" w:color="auto"/>
            <w:bottom w:val="none" w:sz="0" w:space="0" w:color="auto"/>
            <w:right w:val="none" w:sz="0" w:space="0" w:color="auto"/>
          </w:divBdr>
        </w:div>
        <w:div w:id="2041011859">
          <w:marLeft w:val="640"/>
          <w:marRight w:val="0"/>
          <w:marTop w:val="0"/>
          <w:marBottom w:val="0"/>
          <w:divBdr>
            <w:top w:val="none" w:sz="0" w:space="0" w:color="auto"/>
            <w:left w:val="none" w:sz="0" w:space="0" w:color="auto"/>
            <w:bottom w:val="none" w:sz="0" w:space="0" w:color="auto"/>
            <w:right w:val="none" w:sz="0" w:space="0" w:color="auto"/>
          </w:divBdr>
        </w:div>
        <w:div w:id="480394338">
          <w:marLeft w:val="640"/>
          <w:marRight w:val="0"/>
          <w:marTop w:val="0"/>
          <w:marBottom w:val="0"/>
          <w:divBdr>
            <w:top w:val="none" w:sz="0" w:space="0" w:color="auto"/>
            <w:left w:val="none" w:sz="0" w:space="0" w:color="auto"/>
            <w:bottom w:val="none" w:sz="0" w:space="0" w:color="auto"/>
            <w:right w:val="none" w:sz="0" w:space="0" w:color="auto"/>
          </w:divBdr>
        </w:div>
        <w:div w:id="1925216740">
          <w:marLeft w:val="640"/>
          <w:marRight w:val="0"/>
          <w:marTop w:val="0"/>
          <w:marBottom w:val="0"/>
          <w:divBdr>
            <w:top w:val="none" w:sz="0" w:space="0" w:color="auto"/>
            <w:left w:val="none" w:sz="0" w:space="0" w:color="auto"/>
            <w:bottom w:val="none" w:sz="0" w:space="0" w:color="auto"/>
            <w:right w:val="none" w:sz="0" w:space="0" w:color="auto"/>
          </w:divBdr>
        </w:div>
        <w:div w:id="1296981970">
          <w:marLeft w:val="640"/>
          <w:marRight w:val="0"/>
          <w:marTop w:val="0"/>
          <w:marBottom w:val="0"/>
          <w:divBdr>
            <w:top w:val="none" w:sz="0" w:space="0" w:color="auto"/>
            <w:left w:val="none" w:sz="0" w:space="0" w:color="auto"/>
            <w:bottom w:val="none" w:sz="0" w:space="0" w:color="auto"/>
            <w:right w:val="none" w:sz="0" w:space="0" w:color="auto"/>
          </w:divBdr>
        </w:div>
        <w:div w:id="1824158544">
          <w:marLeft w:val="640"/>
          <w:marRight w:val="0"/>
          <w:marTop w:val="0"/>
          <w:marBottom w:val="0"/>
          <w:divBdr>
            <w:top w:val="none" w:sz="0" w:space="0" w:color="auto"/>
            <w:left w:val="none" w:sz="0" w:space="0" w:color="auto"/>
            <w:bottom w:val="none" w:sz="0" w:space="0" w:color="auto"/>
            <w:right w:val="none" w:sz="0" w:space="0" w:color="auto"/>
          </w:divBdr>
        </w:div>
        <w:div w:id="294339481">
          <w:marLeft w:val="640"/>
          <w:marRight w:val="0"/>
          <w:marTop w:val="0"/>
          <w:marBottom w:val="0"/>
          <w:divBdr>
            <w:top w:val="none" w:sz="0" w:space="0" w:color="auto"/>
            <w:left w:val="none" w:sz="0" w:space="0" w:color="auto"/>
            <w:bottom w:val="none" w:sz="0" w:space="0" w:color="auto"/>
            <w:right w:val="none" w:sz="0" w:space="0" w:color="auto"/>
          </w:divBdr>
        </w:div>
        <w:div w:id="2022656492">
          <w:marLeft w:val="640"/>
          <w:marRight w:val="0"/>
          <w:marTop w:val="0"/>
          <w:marBottom w:val="0"/>
          <w:divBdr>
            <w:top w:val="none" w:sz="0" w:space="0" w:color="auto"/>
            <w:left w:val="none" w:sz="0" w:space="0" w:color="auto"/>
            <w:bottom w:val="none" w:sz="0" w:space="0" w:color="auto"/>
            <w:right w:val="none" w:sz="0" w:space="0" w:color="auto"/>
          </w:divBdr>
        </w:div>
        <w:div w:id="712972047">
          <w:marLeft w:val="640"/>
          <w:marRight w:val="0"/>
          <w:marTop w:val="0"/>
          <w:marBottom w:val="0"/>
          <w:divBdr>
            <w:top w:val="none" w:sz="0" w:space="0" w:color="auto"/>
            <w:left w:val="none" w:sz="0" w:space="0" w:color="auto"/>
            <w:bottom w:val="none" w:sz="0" w:space="0" w:color="auto"/>
            <w:right w:val="none" w:sz="0" w:space="0" w:color="auto"/>
          </w:divBdr>
        </w:div>
        <w:div w:id="1403988765">
          <w:marLeft w:val="640"/>
          <w:marRight w:val="0"/>
          <w:marTop w:val="0"/>
          <w:marBottom w:val="0"/>
          <w:divBdr>
            <w:top w:val="none" w:sz="0" w:space="0" w:color="auto"/>
            <w:left w:val="none" w:sz="0" w:space="0" w:color="auto"/>
            <w:bottom w:val="none" w:sz="0" w:space="0" w:color="auto"/>
            <w:right w:val="none" w:sz="0" w:space="0" w:color="auto"/>
          </w:divBdr>
        </w:div>
        <w:div w:id="965352479">
          <w:marLeft w:val="640"/>
          <w:marRight w:val="0"/>
          <w:marTop w:val="0"/>
          <w:marBottom w:val="0"/>
          <w:divBdr>
            <w:top w:val="none" w:sz="0" w:space="0" w:color="auto"/>
            <w:left w:val="none" w:sz="0" w:space="0" w:color="auto"/>
            <w:bottom w:val="none" w:sz="0" w:space="0" w:color="auto"/>
            <w:right w:val="none" w:sz="0" w:space="0" w:color="auto"/>
          </w:divBdr>
        </w:div>
        <w:div w:id="85273545">
          <w:marLeft w:val="640"/>
          <w:marRight w:val="0"/>
          <w:marTop w:val="0"/>
          <w:marBottom w:val="0"/>
          <w:divBdr>
            <w:top w:val="none" w:sz="0" w:space="0" w:color="auto"/>
            <w:left w:val="none" w:sz="0" w:space="0" w:color="auto"/>
            <w:bottom w:val="none" w:sz="0" w:space="0" w:color="auto"/>
            <w:right w:val="none" w:sz="0" w:space="0" w:color="auto"/>
          </w:divBdr>
        </w:div>
        <w:div w:id="451630432">
          <w:marLeft w:val="640"/>
          <w:marRight w:val="0"/>
          <w:marTop w:val="0"/>
          <w:marBottom w:val="0"/>
          <w:divBdr>
            <w:top w:val="none" w:sz="0" w:space="0" w:color="auto"/>
            <w:left w:val="none" w:sz="0" w:space="0" w:color="auto"/>
            <w:bottom w:val="none" w:sz="0" w:space="0" w:color="auto"/>
            <w:right w:val="none" w:sz="0" w:space="0" w:color="auto"/>
          </w:divBdr>
        </w:div>
        <w:div w:id="1262831687">
          <w:marLeft w:val="640"/>
          <w:marRight w:val="0"/>
          <w:marTop w:val="0"/>
          <w:marBottom w:val="0"/>
          <w:divBdr>
            <w:top w:val="none" w:sz="0" w:space="0" w:color="auto"/>
            <w:left w:val="none" w:sz="0" w:space="0" w:color="auto"/>
            <w:bottom w:val="none" w:sz="0" w:space="0" w:color="auto"/>
            <w:right w:val="none" w:sz="0" w:space="0" w:color="auto"/>
          </w:divBdr>
        </w:div>
        <w:div w:id="1482963379">
          <w:marLeft w:val="640"/>
          <w:marRight w:val="0"/>
          <w:marTop w:val="0"/>
          <w:marBottom w:val="0"/>
          <w:divBdr>
            <w:top w:val="none" w:sz="0" w:space="0" w:color="auto"/>
            <w:left w:val="none" w:sz="0" w:space="0" w:color="auto"/>
            <w:bottom w:val="none" w:sz="0" w:space="0" w:color="auto"/>
            <w:right w:val="none" w:sz="0" w:space="0" w:color="auto"/>
          </w:divBdr>
        </w:div>
        <w:div w:id="1771075648">
          <w:marLeft w:val="640"/>
          <w:marRight w:val="0"/>
          <w:marTop w:val="0"/>
          <w:marBottom w:val="0"/>
          <w:divBdr>
            <w:top w:val="none" w:sz="0" w:space="0" w:color="auto"/>
            <w:left w:val="none" w:sz="0" w:space="0" w:color="auto"/>
            <w:bottom w:val="none" w:sz="0" w:space="0" w:color="auto"/>
            <w:right w:val="none" w:sz="0" w:space="0" w:color="auto"/>
          </w:divBdr>
        </w:div>
      </w:divsChild>
    </w:div>
    <w:div w:id="1893735524">
      <w:bodyDiv w:val="1"/>
      <w:marLeft w:val="0"/>
      <w:marRight w:val="0"/>
      <w:marTop w:val="0"/>
      <w:marBottom w:val="0"/>
      <w:divBdr>
        <w:top w:val="none" w:sz="0" w:space="0" w:color="auto"/>
        <w:left w:val="none" w:sz="0" w:space="0" w:color="auto"/>
        <w:bottom w:val="none" w:sz="0" w:space="0" w:color="auto"/>
        <w:right w:val="none" w:sz="0" w:space="0" w:color="auto"/>
      </w:divBdr>
      <w:divsChild>
        <w:div w:id="13775441">
          <w:marLeft w:val="640"/>
          <w:marRight w:val="0"/>
          <w:marTop w:val="0"/>
          <w:marBottom w:val="0"/>
          <w:divBdr>
            <w:top w:val="none" w:sz="0" w:space="0" w:color="auto"/>
            <w:left w:val="none" w:sz="0" w:space="0" w:color="auto"/>
            <w:bottom w:val="none" w:sz="0" w:space="0" w:color="auto"/>
            <w:right w:val="none" w:sz="0" w:space="0" w:color="auto"/>
          </w:divBdr>
        </w:div>
        <w:div w:id="126241471">
          <w:marLeft w:val="640"/>
          <w:marRight w:val="0"/>
          <w:marTop w:val="0"/>
          <w:marBottom w:val="0"/>
          <w:divBdr>
            <w:top w:val="none" w:sz="0" w:space="0" w:color="auto"/>
            <w:left w:val="none" w:sz="0" w:space="0" w:color="auto"/>
            <w:bottom w:val="none" w:sz="0" w:space="0" w:color="auto"/>
            <w:right w:val="none" w:sz="0" w:space="0" w:color="auto"/>
          </w:divBdr>
        </w:div>
        <w:div w:id="188615320">
          <w:marLeft w:val="640"/>
          <w:marRight w:val="0"/>
          <w:marTop w:val="0"/>
          <w:marBottom w:val="0"/>
          <w:divBdr>
            <w:top w:val="none" w:sz="0" w:space="0" w:color="auto"/>
            <w:left w:val="none" w:sz="0" w:space="0" w:color="auto"/>
            <w:bottom w:val="none" w:sz="0" w:space="0" w:color="auto"/>
            <w:right w:val="none" w:sz="0" w:space="0" w:color="auto"/>
          </w:divBdr>
        </w:div>
        <w:div w:id="198591059">
          <w:marLeft w:val="640"/>
          <w:marRight w:val="0"/>
          <w:marTop w:val="0"/>
          <w:marBottom w:val="0"/>
          <w:divBdr>
            <w:top w:val="none" w:sz="0" w:space="0" w:color="auto"/>
            <w:left w:val="none" w:sz="0" w:space="0" w:color="auto"/>
            <w:bottom w:val="none" w:sz="0" w:space="0" w:color="auto"/>
            <w:right w:val="none" w:sz="0" w:space="0" w:color="auto"/>
          </w:divBdr>
        </w:div>
        <w:div w:id="452210875">
          <w:marLeft w:val="640"/>
          <w:marRight w:val="0"/>
          <w:marTop w:val="0"/>
          <w:marBottom w:val="0"/>
          <w:divBdr>
            <w:top w:val="none" w:sz="0" w:space="0" w:color="auto"/>
            <w:left w:val="none" w:sz="0" w:space="0" w:color="auto"/>
            <w:bottom w:val="none" w:sz="0" w:space="0" w:color="auto"/>
            <w:right w:val="none" w:sz="0" w:space="0" w:color="auto"/>
          </w:divBdr>
        </w:div>
        <w:div w:id="469903190">
          <w:marLeft w:val="640"/>
          <w:marRight w:val="0"/>
          <w:marTop w:val="0"/>
          <w:marBottom w:val="0"/>
          <w:divBdr>
            <w:top w:val="none" w:sz="0" w:space="0" w:color="auto"/>
            <w:left w:val="none" w:sz="0" w:space="0" w:color="auto"/>
            <w:bottom w:val="none" w:sz="0" w:space="0" w:color="auto"/>
            <w:right w:val="none" w:sz="0" w:space="0" w:color="auto"/>
          </w:divBdr>
        </w:div>
        <w:div w:id="539898073">
          <w:marLeft w:val="640"/>
          <w:marRight w:val="0"/>
          <w:marTop w:val="0"/>
          <w:marBottom w:val="0"/>
          <w:divBdr>
            <w:top w:val="none" w:sz="0" w:space="0" w:color="auto"/>
            <w:left w:val="none" w:sz="0" w:space="0" w:color="auto"/>
            <w:bottom w:val="none" w:sz="0" w:space="0" w:color="auto"/>
            <w:right w:val="none" w:sz="0" w:space="0" w:color="auto"/>
          </w:divBdr>
        </w:div>
        <w:div w:id="592203086">
          <w:marLeft w:val="640"/>
          <w:marRight w:val="0"/>
          <w:marTop w:val="0"/>
          <w:marBottom w:val="0"/>
          <w:divBdr>
            <w:top w:val="none" w:sz="0" w:space="0" w:color="auto"/>
            <w:left w:val="none" w:sz="0" w:space="0" w:color="auto"/>
            <w:bottom w:val="none" w:sz="0" w:space="0" w:color="auto"/>
            <w:right w:val="none" w:sz="0" w:space="0" w:color="auto"/>
          </w:divBdr>
        </w:div>
        <w:div w:id="622810202">
          <w:marLeft w:val="640"/>
          <w:marRight w:val="0"/>
          <w:marTop w:val="0"/>
          <w:marBottom w:val="0"/>
          <w:divBdr>
            <w:top w:val="none" w:sz="0" w:space="0" w:color="auto"/>
            <w:left w:val="none" w:sz="0" w:space="0" w:color="auto"/>
            <w:bottom w:val="none" w:sz="0" w:space="0" w:color="auto"/>
            <w:right w:val="none" w:sz="0" w:space="0" w:color="auto"/>
          </w:divBdr>
        </w:div>
        <w:div w:id="660084700">
          <w:marLeft w:val="640"/>
          <w:marRight w:val="0"/>
          <w:marTop w:val="0"/>
          <w:marBottom w:val="0"/>
          <w:divBdr>
            <w:top w:val="none" w:sz="0" w:space="0" w:color="auto"/>
            <w:left w:val="none" w:sz="0" w:space="0" w:color="auto"/>
            <w:bottom w:val="none" w:sz="0" w:space="0" w:color="auto"/>
            <w:right w:val="none" w:sz="0" w:space="0" w:color="auto"/>
          </w:divBdr>
        </w:div>
        <w:div w:id="766534578">
          <w:marLeft w:val="640"/>
          <w:marRight w:val="0"/>
          <w:marTop w:val="0"/>
          <w:marBottom w:val="0"/>
          <w:divBdr>
            <w:top w:val="none" w:sz="0" w:space="0" w:color="auto"/>
            <w:left w:val="none" w:sz="0" w:space="0" w:color="auto"/>
            <w:bottom w:val="none" w:sz="0" w:space="0" w:color="auto"/>
            <w:right w:val="none" w:sz="0" w:space="0" w:color="auto"/>
          </w:divBdr>
        </w:div>
        <w:div w:id="801966171">
          <w:marLeft w:val="640"/>
          <w:marRight w:val="0"/>
          <w:marTop w:val="0"/>
          <w:marBottom w:val="0"/>
          <w:divBdr>
            <w:top w:val="none" w:sz="0" w:space="0" w:color="auto"/>
            <w:left w:val="none" w:sz="0" w:space="0" w:color="auto"/>
            <w:bottom w:val="none" w:sz="0" w:space="0" w:color="auto"/>
            <w:right w:val="none" w:sz="0" w:space="0" w:color="auto"/>
          </w:divBdr>
        </w:div>
        <w:div w:id="814494081">
          <w:marLeft w:val="640"/>
          <w:marRight w:val="0"/>
          <w:marTop w:val="0"/>
          <w:marBottom w:val="0"/>
          <w:divBdr>
            <w:top w:val="none" w:sz="0" w:space="0" w:color="auto"/>
            <w:left w:val="none" w:sz="0" w:space="0" w:color="auto"/>
            <w:bottom w:val="none" w:sz="0" w:space="0" w:color="auto"/>
            <w:right w:val="none" w:sz="0" w:space="0" w:color="auto"/>
          </w:divBdr>
        </w:div>
        <w:div w:id="866405032">
          <w:marLeft w:val="640"/>
          <w:marRight w:val="0"/>
          <w:marTop w:val="0"/>
          <w:marBottom w:val="0"/>
          <w:divBdr>
            <w:top w:val="none" w:sz="0" w:space="0" w:color="auto"/>
            <w:left w:val="none" w:sz="0" w:space="0" w:color="auto"/>
            <w:bottom w:val="none" w:sz="0" w:space="0" w:color="auto"/>
            <w:right w:val="none" w:sz="0" w:space="0" w:color="auto"/>
          </w:divBdr>
        </w:div>
        <w:div w:id="898516798">
          <w:marLeft w:val="640"/>
          <w:marRight w:val="0"/>
          <w:marTop w:val="0"/>
          <w:marBottom w:val="0"/>
          <w:divBdr>
            <w:top w:val="none" w:sz="0" w:space="0" w:color="auto"/>
            <w:left w:val="none" w:sz="0" w:space="0" w:color="auto"/>
            <w:bottom w:val="none" w:sz="0" w:space="0" w:color="auto"/>
            <w:right w:val="none" w:sz="0" w:space="0" w:color="auto"/>
          </w:divBdr>
        </w:div>
        <w:div w:id="967666178">
          <w:marLeft w:val="640"/>
          <w:marRight w:val="0"/>
          <w:marTop w:val="0"/>
          <w:marBottom w:val="0"/>
          <w:divBdr>
            <w:top w:val="none" w:sz="0" w:space="0" w:color="auto"/>
            <w:left w:val="none" w:sz="0" w:space="0" w:color="auto"/>
            <w:bottom w:val="none" w:sz="0" w:space="0" w:color="auto"/>
            <w:right w:val="none" w:sz="0" w:space="0" w:color="auto"/>
          </w:divBdr>
        </w:div>
        <w:div w:id="977031451">
          <w:marLeft w:val="640"/>
          <w:marRight w:val="0"/>
          <w:marTop w:val="0"/>
          <w:marBottom w:val="0"/>
          <w:divBdr>
            <w:top w:val="none" w:sz="0" w:space="0" w:color="auto"/>
            <w:left w:val="none" w:sz="0" w:space="0" w:color="auto"/>
            <w:bottom w:val="none" w:sz="0" w:space="0" w:color="auto"/>
            <w:right w:val="none" w:sz="0" w:space="0" w:color="auto"/>
          </w:divBdr>
        </w:div>
        <w:div w:id="987248059">
          <w:marLeft w:val="640"/>
          <w:marRight w:val="0"/>
          <w:marTop w:val="0"/>
          <w:marBottom w:val="0"/>
          <w:divBdr>
            <w:top w:val="none" w:sz="0" w:space="0" w:color="auto"/>
            <w:left w:val="none" w:sz="0" w:space="0" w:color="auto"/>
            <w:bottom w:val="none" w:sz="0" w:space="0" w:color="auto"/>
            <w:right w:val="none" w:sz="0" w:space="0" w:color="auto"/>
          </w:divBdr>
        </w:div>
        <w:div w:id="1047023120">
          <w:marLeft w:val="640"/>
          <w:marRight w:val="0"/>
          <w:marTop w:val="0"/>
          <w:marBottom w:val="0"/>
          <w:divBdr>
            <w:top w:val="none" w:sz="0" w:space="0" w:color="auto"/>
            <w:left w:val="none" w:sz="0" w:space="0" w:color="auto"/>
            <w:bottom w:val="none" w:sz="0" w:space="0" w:color="auto"/>
            <w:right w:val="none" w:sz="0" w:space="0" w:color="auto"/>
          </w:divBdr>
        </w:div>
        <w:div w:id="1049961494">
          <w:marLeft w:val="640"/>
          <w:marRight w:val="0"/>
          <w:marTop w:val="0"/>
          <w:marBottom w:val="0"/>
          <w:divBdr>
            <w:top w:val="none" w:sz="0" w:space="0" w:color="auto"/>
            <w:left w:val="none" w:sz="0" w:space="0" w:color="auto"/>
            <w:bottom w:val="none" w:sz="0" w:space="0" w:color="auto"/>
            <w:right w:val="none" w:sz="0" w:space="0" w:color="auto"/>
          </w:divBdr>
        </w:div>
        <w:div w:id="1074008907">
          <w:marLeft w:val="640"/>
          <w:marRight w:val="0"/>
          <w:marTop w:val="0"/>
          <w:marBottom w:val="0"/>
          <w:divBdr>
            <w:top w:val="none" w:sz="0" w:space="0" w:color="auto"/>
            <w:left w:val="none" w:sz="0" w:space="0" w:color="auto"/>
            <w:bottom w:val="none" w:sz="0" w:space="0" w:color="auto"/>
            <w:right w:val="none" w:sz="0" w:space="0" w:color="auto"/>
          </w:divBdr>
        </w:div>
        <w:div w:id="1120612597">
          <w:marLeft w:val="640"/>
          <w:marRight w:val="0"/>
          <w:marTop w:val="0"/>
          <w:marBottom w:val="0"/>
          <w:divBdr>
            <w:top w:val="none" w:sz="0" w:space="0" w:color="auto"/>
            <w:left w:val="none" w:sz="0" w:space="0" w:color="auto"/>
            <w:bottom w:val="none" w:sz="0" w:space="0" w:color="auto"/>
            <w:right w:val="none" w:sz="0" w:space="0" w:color="auto"/>
          </w:divBdr>
        </w:div>
        <w:div w:id="1144540138">
          <w:marLeft w:val="640"/>
          <w:marRight w:val="0"/>
          <w:marTop w:val="0"/>
          <w:marBottom w:val="0"/>
          <w:divBdr>
            <w:top w:val="none" w:sz="0" w:space="0" w:color="auto"/>
            <w:left w:val="none" w:sz="0" w:space="0" w:color="auto"/>
            <w:bottom w:val="none" w:sz="0" w:space="0" w:color="auto"/>
            <w:right w:val="none" w:sz="0" w:space="0" w:color="auto"/>
          </w:divBdr>
        </w:div>
        <w:div w:id="1192572947">
          <w:marLeft w:val="640"/>
          <w:marRight w:val="0"/>
          <w:marTop w:val="0"/>
          <w:marBottom w:val="0"/>
          <w:divBdr>
            <w:top w:val="none" w:sz="0" w:space="0" w:color="auto"/>
            <w:left w:val="none" w:sz="0" w:space="0" w:color="auto"/>
            <w:bottom w:val="none" w:sz="0" w:space="0" w:color="auto"/>
            <w:right w:val="none" w:sz="0" w:space="0" w:color="auto"/>
          </w:divBdr>
        </w:div>
        <w:div w:id="1200362956">
          <w:marLeft w:val="640"/>
          <w:marRight w:val="0"/>
          <w:marTop w:val="0"/>
          <w:marBottom w:val="0"/>
          <w:divBdr>
            <w:top w:val="none" w:sz="0" w:space="0" w:color="auto"/>
            <w:left w:val="none" w:sz="0" w:space="0" w:color="auto"/>
            <w:bottom w:val="none" w:sz="0" w:space="0" w:color="auto"/>
            <w:right w:val="none" w:sz="0" w:space="0" w:color="auto"/>
          </w:divBdr>
        </w:div>
        <w:div w:id="1217737574">
          <w:marLeft w:val="640"/>
          <w:marRight w:val="0"/>
          <w:marTop w:val="0"/>
          <w:marBottom w:val="0"/>
          <w:divBdr>
            <w:top w:val="none" w:sz="0" w:space="0" w:color="auto"/>
            <w:left w:val="none" w:sz="0" w:space="0" w:color="auto"/>
            <w:bottom w:val="none" w:sz="0" w:space="0" w:color="auto"/>
            <w:right w:val="none" w:sz="0" w:space="0" w:color="auto"/>
          </w:divBdr>
        </w:div>
        <w:div w:id="1238445665">
          <w:marLeft w:val="640"/>
          <w:marRight w:val="0"/>
          <w:marTop w:val="0"/>
          <w:marBottom w:val="0"/>
          <w:divBdr>
            <w:top w:val="none" w:sz="0" w:space="0" w:color="auto"/>
            <w:left w:val="none" w:sz="0" w:space="0" w:color="auto"/>
            <w:bottom w:val="none" w:sz="0" w:space="0" w:color="auto"/>
            <w:right w:val="none" w:sz="0" w:space="0" w:color="auto"/>
          </w:divBdr>
        </w:div>
        <w:div w:id="1305813459">
          <w:marLeft w:val="640"/>
          <w:marRight w:val="0"/>
          <w:marTop w:val="0"/>
          <w:marBottom w:val="0"/>
          <w:divBdr>
            <w:top w:val="none" w:sz="0" w:space="0" w:color="auto"/>
            <w:left w:val="none" w:sz="0" w:space="0" w:color="auto"/>
            <w:bottom w:val="none" w:sz="0" w:space="0" w:color="auto"/>
            <w:right w:val="none" w:sz="0" w:space="0" w:color="auto"/>
          </w:divBdr>
        </w:div>
        <w:div w:id="1316059776">
          <w:marLeft w:val="640"/>
          <w:marRight w:val="0"/>
          <w:marTop w:val="0"/>
          <w:marBottom w:val="0"/>
          <w:divBdr>
            <w:top w:val="none" w:sz="0" w:space="0" w:color="auto"/>
            <w:left w:val="none" w:sz="0" w:space="0" w:color="auto"/>
            <w:bottom w:val="none" w:sz="0" w:space="0" w:color="auto"/>
            <w:right w:val="none" w:sz="0" w:space="0" w:color="auto"/>
          </w:divBdr>
        </w:div>
        <w:div w:id="1321471261">
          <w:marLeft w:val="640"/>
          <w:marRight w:val="0"/>
          <w:marTop w:val="0"/>
          <w:marBottom w:val="0"/>
          <w:divBdr>
            <w:top w:val="none" w:sz="0" w:space="0" w:color="auto"/>
            <w:left w:val="none" w:sz="0" w:space="0" w:color="auto"/>
            <w:bottom w:val="none" w:sz="0" w:space="0" w:color="auto"/>
            <w:right w:val="none" w:sz="0" w:space="0" w:color="auto"/>
          </w:divBdr>
        </w:div>
        <w:div w:id="1323507446">
          <w:marLeft w:val="640"/>
          <w:marRight w:val="0"/>
          <w:marTop w:val="0"/>
          <w:marBottom w:val="0"/>
          <w:divBdr>
            <w:top w:val="none" w:sz="0" w:space="0" w:color="auto"/>
            <w:left w:val="none" w:sz="0" w:space="0" w:color="auto"/>
            <w:bottom w:val="none" w:sz="0" w:space="0" w:color="auto"/>
            <w:right w:val="none" w:sz="0" w:space="0" w:color="auto"/>
          </w:divBdr>
        </w:div>
        <w:div w:id="1434545315">
          <w:marLeft w:val="640"/>
          <w:marRight w:val="0"/>
          <w:marTop w:val="0"/>
          <w:marBottom w:val="0"/>
          <w:divBdr>
            <w:top w:val="none" w:sz="0" w:space="0" w:color="auto"/>
            <w:left w:val="none" w:sz="0" w:space="0" w:color="auto"/>
            <w:bottom w:val="none" w:sz="0" w:space="0" w:color="auto"/>
            <w:right w:val="none" w:sz="0" w:space="0" w:color="auto"/>
          </w:divBdr>
        </w:div>
        <w:div w:id="1436826382">
          <w:marLeft w:val="640"/>
          <w:marRight w:val="0"/>
          <w:marTop w:val="0"/>
          <w:marBottom w:val="0"/>
          <w:divBdr>
            <w:top w:val="none" w:sz="0" w:space="0" w:color="auto"/>
            <w:left w:val="none" w:sz="0" w:space="0" w:color="auto"/>
            <w:bottom w:val="none" w:sz="0" w:space="0" w:color="auto"/>
            <w:right w:val="none" w:sz="0" w:space="0" w:color="auto"/>
          </w:divBdr>
        </w:div>
        <w:div w:id="1454786655">
          <w:marLeft w:val="640"/>
          <w:marRight w:val="0"/>
          <w:marTop w:val="0"/>
          <w:marBottom w:val="0"/>
          <w:divBdr>
            <w:top w:val="none" w:sz="0" w:space="0" w:color="auto"/>
            <w:left w:val="none" w:sz="0" w:space="0" w:color="auto"/>
            <w:bottom w:val="none" w:sz="0" w:space="0" w:color="auto"/>
            <w:right w:val="none" w:sz="0" w:space="0" w:color="auto"/>
          </w:divBdr>
        </w:div>
        <w:div w:id="1559786192">
          <w:marLeft w:val="640"/>
          <w:marRight w:val="0"/>
          <w:marTop w:val="0"/>
          <w:marBottom w:val="0"/>
          <w:divBdr>
            <w:top w:val="none" w:sz="0" w:space="0" w:color="auto"/>
            <w:left w:val="none" w:sz="0" w:space="0" w:color="auto"/>
            <w:bottom w:val="none" w:sz="0" w:space="0" w:color="auto"/>
            <w:right w:val="none" w:sz="0" w:space="0" w:color="auto"/>
          </w:divBdr>
        </w:div>
        <w:div w:id="1652516907">
          <w:marLeft w:val="640"/>
          <w:marRight w:val="0"/>
          <w:marTop w:val="0"/>
          <w:marBottom w:val="0"/>
          <w:divBdr>
            <w:top w:val="none" w:sz="0" w:space="0" w:color="auto"/>
            <w:left w:val="none" w:sz="0" w:space="0" w:color="auto"/>
            <w:bottom w:val="none" w:sz="0" w:space="0" w:color="auto"/>
            <w:right w:val="none" w:sz="0" w:space="0" w:color="auto"/>
          </w:divBdr>
        </w:div>
        <w:div w:id="1701390879">
          <w:marLeft w:val="640"/>
          <w:marRight w:val="0"/>
          <w:marTop w:val="0"/>
          <w:marBottom w:val="0"/>
          <w:divBdr>
            <w:top w:val="none" w:sz="0" w:space="0" w:color="auto"/>
            <w:left w:val="none" w:sz="0" w:space="0" w:color="auto"/>
            <w:bottom w:val="none" w:sz="0" w:space="0" w:color="auto"/>
            <w:right w:val="none" w:sz="0" w:space="0" w:color="auto"/>
          </w:divBdr>
        </w:div>
        <w:div w:id="1769542776">
          <w:marLeft w:val="640"/>
          <w:marRight w:val="0"/>
          <w:marTop w:val="0"/>
          <w:marBottom w:val="0"/>
          <w:divBdr>
            <w:top w:val="none" w:sz="0" w:space="0" w:color="auto"/>
            <w:left w:val="none" w:sz="0" w:space="0" w:color="auto"/>
            <w:bottom w:val="none" w:sz="0" w:space="0" w:color="auto"/>
            <w:right w:val="none" w:sz="0" w:space="0" w:color="auto"/>
          </w:divBdr>
        </w:div>
        <w:div w:id="1794714755">
          <w:marLeft w:val="640"/>
          <w:marRight w:val="0"/>
          <w:marTop w:val="0"/>
          <w:marBottom w:val="0"/>
          <w:divBdr>
            <w:top w:val="none" w:sz="0" w:space="0" w:color="auto"/>
            <w:left w:val="none" w:sz="0" w:space="0" w:color="auto"/>
            <w:bottom w:val="none" w:sz="0" w:space="0" w:color="auto"/>
            <w:right w:val="none" w:sz="0" w:space="0" w:color="auto"/>
          </w:divBdr>
        </w:div>
        <w:div w:id="1851599446">
          <w:marLeft w:val="640"/>
          <w:marRight w:val="0"/>
          <w:marTop w:val="0"/>
          <w:marBottom w:val="0"/>
          <w:divBdr>
            <w:top w:val="none" w:sz="0" w:space="0" w:color="auto"/>
            <w:left w:val="none" w:sz="0" w:space="0" w:color="auto"/>
            <w:bottom w:val="none" w:sz="0" w:space="0" w:color="auto"/>
            <w:right w:val="none" w:sz="0" w:space="0" w:color="auto"/>
          </w:divBdr>
        </w:div>
        <w:div w:id="1852254232">
          <w:marLeft w:val="640"/>
          <w:marRight w:val="0"/>
          <w:marTop w:val="0"/>
          <w:marBottom w:val="0"/>
          <w:divBdr>
            <w:top w:val="none" w:sz="0" w:space="0" w:color="auto"/>
            <w:left w:val="none" w:sz="0" w:space="0" w:color="auto"/>
            <w:bottom w:val="none" w:sz="0" w:space="0" w:color="auto"/>
            <w:right w:val="none" w:sz="0" w:space="0" w:color="auto"/>
          </w:divBdr>
        </w:div>
        <w:div w:id="1924996020">
          <w:marLeft w:val="640"/>
          <w:marRight w:val="0"/>
          <w:marTop w:val="0"/>
          <w:marBottom w:val="0"/>
          <w:divBdr>
            <w:top w:val="none" w:sz="0" w:space="0" w:color="auto"/>
            <w:left w:val="none" w:sz="0" w:space="0" w:color="auto"/>
            <w:bottom w:val="none" w:sz="0" w:space="0" w:color="auto"/>
            <w:right w:val="none" w:sz="0" w:space="0" w:color="auto"/>
          </w:divBdr>
        </w:div>
        <w:div w:id="2129161171">
          <w:marLeft w:val="640"/>
          <w:marRight w:val="0"/>
          <w:marTop w:val="0"/>
          <w:marBottom w:val="0"/>
          <w:divBdr>
            <w:top w:val="none" w:sz="0" w:space="0" w:color="auto"/>
            <w:left w:val="none" w:sz="0" w:space="0" w:color="auto"/>
            <w:bottom w:val="none" w:sz="0" w:space="0" w:color="auto"/>
            <w:right w:val="none" w:sz="0" w:space="0" w:color="auto"/>
          </w:divBdr>
        </w:div>
      </w:divsChild>
    </w:div>
    <w:div w:id="1896508356">
      <w:marLeft w:val="0"/>
      <w:marRight w:val="0"/>
      <w:marTop w:val="0"/>
      <w:marBottom w:val="0"/>
      <w:divBdr>
        <w:top w:val="none" w:sz="0" w:space="0" w:color="auto"/>
        <w:left w:val="none" w:sz="0" w:space="0" w:color="auto"/>
        <w:bottom w:val="none" w:sz="0" w:space="0" w:color="auto"/>
        <w:right w:val="none" w:sz="0" w:space="0" w:color="auto"/>
      </w:divBdr>
    </w:div>
    <w:div w:id="1897009887">
      <w:bodyDiv w:val="1"/>
      <w:marLeft w:val="0"/>
      <w:marRight w:val="0"/>
      <w:marTop w:val="0"/>
      <w:marBottom w:val="0"/>
      <w:divBdr>
        <w:top w:val="none" w:sz="0" w:space="0" w:color="auto"/>
        <w:left w:val="none" w:sz="0" w:space="0" w:color="auto"/>
        <w:bottom w:val="none" w:sz="0" w:space="0" w:color="auto"/>
        <w:right w:val="none" w:sz="0" w:space="0" w:color="auto"/>
      </w:divBdr>
      <w:divsChild>
        <w:div w:id="197594353">
          <w:marLeft w:val="640"/>
          <w:marRight w:val="0"/>
          <w:marTop w:val="0"/>
          <w:marBottom w:val="0"/>
          <w:divBdr>
            <w:top w:val="none" w:sz="0" w:space="0" w:color="auto"/>
            <w:left w:val="none" w:sz="0" w:space="0" w:color="auto"/>
            <w:bottom w:val="none" w:sz="0" w:space="0" w:color="auto"/>
            <w:right w:val="none" w:sz="0" w:space="0" w:color="auto"/>
          </w:divBdr>
        </w:div>
        <w:div w:id="300966324">
          <w:marLeft w:val="640"/>
          <w:marRight w:val="0"/>
          <w:marTop w:val="0"/>
          <w:marBottom w:val="0"/>
          <w:divBdr>
            <w:top w:val="none" w:sz="0" w:space="0" w:color="auto"/>
            <w:left w:val="none" w:sz="0" w:space="0" w:color="auto"/>
            <w:bottom w:val="none" w:sz="0" w:space="0" w:color="auto"/>
            <w:right w:val="none" w:sz="0" w:space="0" w:color="auto"/>
          </w:divBdr>
        </w:div>
        <w:div w:id="342901653">
          <w:marLeft w:val="640"/>
          <w:marRight w:val="0"/>
          <w:marTop w:val="0"/>
          <w:marBottom w:val="0"/>
          <w:divBdr>
            <w:top w:val="none" w:sz="0" w:space="0" w:color="auto"/>
            <w:left w:val="none" w:sz="0" w:space="0" w:color="auto"/>
            <w:bottom w:val="none" w:sz="0" w:space="0" w:color="auto"/>
            <w:right w:val="none" w:sz="0" w:space="0" w:color="auto"/>
          </w:divBdr>
        </w:div>
        <w:div w:id="380130384">
          <w:marLeft w:val="640"/>
          <w:marRight w:val="0"/>
          <w:marTop w:val="0"/>
          <w:marBottom w:val="0"/>
          <w:divBdr>
            <w:top w:val="none" w:sz="0" w:space="0" w:color="auto"/>
            <w:left w:val="none" w:sz="0" w:space="0" w:color="auto"/>
            <w:bottom w:val="none" w:sz="0" w:space="0" w:color="auto"/>
            <w:right w:val="none" w:sz="0" w:space="0" w:color="auto"/>
          </w:divBdr>
        </w:div>
        <w:div w:id="432941650">
          <w:marLeft w:val="640"/>
          <w:marRight w:val="0"/>
          <w:marTop w:val="0"/>
          <w:marBottom w:val="0"/>
          <w:divBdr>
            <w:top w:val="none" w:sz="0" w:space="0" w:color="auto"/>
            <w:left w:val="none" w:sz="0" w:space="0" w:color="auto"/>
            <w:bottom w:val="none" w:sz="0" w:space="0" w:color="auto"/>
            <w:right w:val="none" w:sz="0" w:space="0" w:color="auto"/>
          </w:divBdr>
        </w:div>
        <w:div w:id="589394847">
          <w:marLeft w:val="640"/>
          <w:marRight w:val="0"/>
          <w:marTop w:val="0"/>
          <w:marBottom w:val="0"/>
          <w:divBdr>
            <w:top w:val="none" w:sz="0" w:space="0" w:color="auto"/>
            <w:left w:val="none" w:sz="0" w:space="0" w:color="auto"/>
            <w:bottom w:val="none" w:sz="0" w:space="0" w:color="auto"/>
            <w:right w:val="none" w:sz="0" w:space="0" w:color="auto"/>
          </w:divBdr>
        </w:div>
        <w:div w:id="645743194">
          <w:marLeft w:val="640"/>
          <w:marRight w:val="0"/>
          <w:marTop w:val="0"/>
          <w:marBottom w:val="0"/>
          <w:divBdr>
            <w:top w:val="none" w:sz="0" w:space="0" w:color="auto"/>
            <w:left w:val="none" w:sz="0" w:space="0" w:color="auto"/>
            <w:bottom w:val="none" w:sz="0" w:space="0" w:color="auto"/>
            <w:right w:val="none" w:sz="0" w:space="0" w:color="auto"/>
          </w:divBdr>
        </w:div>
        <w:div w:id="704719116">
          <w:marLeft w:val="640"/>
          <w:marRight w:val="0"/>
          <w:marTop w:val="0"/>
          <w:marBottom w:val="0"/>
          <w:divBdr>
            <w:top w:val="none" w:sz="0" w:space="0" w:color="auto"/>
            <w:left w:val="none" w:sz="0" w:space="0" w:color="auto"/>
            <w:bottom w:val="none" w:sz="0" w:space="0" w:color="auto"/>
            <w:right w:val="none" w:sz="0" w:space="0" w:color="auto"/>
          </w:divBdr>
        </w:div>
        <w:div w:id="732696316">
          <w:marLeft w:val="640"/>
          <w:marRight w:val="0"/>
          <w:marTop w:val="0"/>
          <w:marBottom w:val="0"/>
          <w:divBdr>
            <w:top w:val="none" w:sz="0" w:space="0" w:color="auto"/>
            <w:left w:val="none" w:sz="0" w:space="0" w:color="auto"/>
            <w:bottom w:val="none" w:sz="0" w:space="0" w:color="auto"/>
            <w:right w:val="none" w:sz="0" w:space="0" w:color="auto"/>
          </w:divBdr>
        </w:div>
        <w:div w:id="804664992">
          <w:marLeft w:val="640"/>
          <w:marRight w:val="0"/>
          <w:marTop w:val="0"/>
          <w:marBottom w:val="0"/>
          <w:divBdr>
            <w:top w:val="none" w:sz="0" w:space="0" w:color="auto"/>
            <w:left w:val="none" w:sz="0" w:space="0" w:color="auto"/>
            <w:bottom w:val="none" w:sz="0" w:space="0" w:color="auto"/>
            <w:right w:val="none" w:sz="0" w:space="0" w:color="auto"/>
          </w:divBdr>
        </w:div>
        <w:div w:id="846793881">
          <w:marLeft w:val="640"/>
          <w:marRight w:val="0"/>
          <w:marTop w:val="0"/>
          <w:marBottom w:val="0"/>
          <w:divBdr>
            <w:top w:val="none" w:sz="0" w:space="0" w:color="auto"/>
            <w:left w:val="none" w:sz="0" w:space="0" w:color="auto"/>
            <w:bottom w:val="none" w:sz="0" w:space="0" w:color="auto"/>
            <w:right w:val="none" w:sz="0" w:space="0" w:color="auto"/>
          </w:divBdr>
        </w:div>
        <w:div w:id="847869607">
          <w:marLeft w:val="640"/>
          <w:marRight w:val="0"/>
          <w:marTop w:val="0"/>
          <w:marBottom w:val="0"/>
          <w:divBdr>
            <w:top w:val="none" w:sz="0" w:space="0" w:color="auto"/>
            <w:left w:val="none" w:sz="0" w:space="0" w:color="auto"/>
            <w:bottom w:val="none" w:sz="0" w:space="0" w:color="auto"/>
            <w:right w:val="none" w:sz="0" w:space="0" w:color="auto"/>
          </w:divBdr>
        </w:div>
        <w:div w:id="906064933">
          <w:marLeft w:val="640"/>
          <w:marRight w:val="0"/>
          <w:marTop w:val="0"/>
          <w:marBottom w:val="0"/>
          <w:divBdr>
            <w:top w:val="none" w:sz="0" w:space="0" w:color="auto"/>
            <w:left w:val="none" w:sz="0" w:space="0" w:color="auto"/>
            <w:bottom w:val="none" w:sz="0" w:space="0" w:color="auto"/>
            <w:right w:val="none" w:sz="0" w:space="0" w:color="auto"/>
          </w:divBdr>
        </w:div>
        <w:div w:id="1057510104">
          <w:marLeft w:val="640"/>
          <w:marRight w:val="0"/>
          <w:marTop w:val="0"/>
          <w:marBottom w:val="0"/>
          <w:divBdr>
            <w:top w:val="none" w:sz="0" w:space="0" w:color="auto"/>
            <w:left w:val="none" w:sz="0" w:space="0" w:color="auto"/>
            <w:bottom w:val="none" w:sz="0" w:space="0" w:color="auto"/>
            <w:right w:val="none" w:sz="0" w:space="0" w:color="auto"/>
          </w:divBdr>
        </w:div>
        <w:div w:id="1058088793">
          <w:marLeft w:val="640"/>
          <w:marRight w:val="0"/>
          <w:marTop w:val="0"/>
          <w:marBottom w:val="0"/>
          <w:divBdr>
            <w:top w:val="none" w:sz="0" w:space="0" w:color="auto"/>
            <w:left w:val="none" w:sz="0" w:space="0" w:color="auto"/>
            <w:bottom w:val="none" w:sz="0" w:space="0" w:color="auto"/>
            <w:right w:val="none" w:sz="0" w:space="0" w:color="auto"/>
          </w:divBdr>
        </w:div>
        <w:div w:id="1073502527">
          <w:marLeft w:val="640"/>
          <w:marRight w:val="0"/>
          <w:marTop w:val="0"/>
          <w:marBottom w:val="0"/>
          <w:divBdr>
            <w:top w:val="none" w:sz="0" w:space="0" w:color="auto"/>
            <w:left w:val="none" w:sz="0" w:space="0" w:color="auto"/>
            <w:bottom w:val="none" w:sz="0" w:space="0" w:color="auto"/>
            <w:right w:val="none" w:sz="0" w:space="0" w:color="auto"/>
          </w:divBdr>
        </w:div>
        <w:div w:id="1086536441">
          <w:marLeft w:val="640"/>
          <w:marRight w:val="0"/>
          <w:marTop w:val="0"/>
          <w:marBottom w:val="0"/>
          <w:divBdr>
            <w:top w:val="none" w:sz="0" w:space="0" w:color="auto"/>
            <w:left w:val="none" w:sz="0" w:space="0" w:color="auto"/>
            <w:bottom w:val="none" w:sz="0" w:space="0" w:color="auto"/>
            <w:right w:val="none" w:sz="0" w:space="0" w:color="auto"/>
          </w:divBdr>
        </w:div>
        <w:div w:id="1216812244">
          <w:marLeft w:val="640"/>
          <w:marRight w:val="0"/>
          <w:marTop w:val="0"/>
          <w:marBottom w:val="0"/>
          <w:divBdr>
            <w:top w:val="none" w:sz="0" w:space="0" w:color="auto"/>
            <w:left w:val="none" w:sz="0" w:space="0" w:color="auto"/>
            <w:bottom w:val="none" w:sz="0" w:space="0" w:color="auto"/>
            <w:right w:val="none" w:sz="0" w:space="0" w:color="auto"/>
          </w:divBdr>
        </w:div>
        <w:div w:id="1221356566">
          <w:marLeft w:val="640"/>
          <w:marRight w:val="0"/>
          <w:marTop w:val="0"/>
          <w:marBottom w:val="0"/>
          <w:divBdr>
            <w:top w:val="none" w:sz="0" w:space="0" w:color="auto"/>
            <w:left w:val="none" w:sz="0" w:space="0" w:color="auto"/>
            <w:bottom w:val="none" w:sz="0" w:space="0" w:color="auto"/>
            <w:right w:val="none" w:sz="0" w:space="0" w:color="auto"/>
          </w:divBdr>
        </w:div>
        <w:div w:id="1247111836">
          <w:marLeft w:val="640"/>
          <w:marRight w:val="0"/>
          <w:marTop w:val="0"/>
          <w:marBottom w:val="0"/>
          <w:divBdr>
            <w:top w:val="none" w:sz="0" w:space="0" w:color="auto"/>
            <w:left w:val="none" w:sz="0" w:space="0" w:color="auto"/>
            <w:bottom w:val="none" w:sz="0" w:space="0" w:color="auto"/>
            <w:right w:val="none" w:sz="0" w:space="0" w:color="auto"/>
          </w:divBdr>
        </w:div>
        <w:div w:id="1272281197">
          <w:marLeft w:val="640"/>
          <w:marRight w:val="0"/>
          <w:marTop w:val="0"/>
          <w:marBottom w:val="0"/>
          <w:divBdr>
            <w:top w:val="none" w:sz="0" w:space="0" w:color="auto"/>
            <w:left w:val="none" w:sz="0" w:space="0" w:color="auto"/>
            <w:bottom w:val="none" w:sz="0" w:space="0" w:color="auto"/>
            <w:right w:val="none" w:sz="0" w:space="0" w:color="auto"/>
          </w:divBdr>
        </w:div>
        <w:div w:id="1279141043">
          <w:marLeft w:val="640"/>
          <w:marRight w:val="0"/>
          <w:marTop w:val="0"/>
          <w:marBottom w:val="0"/>
          <w:divBdr>
            <w:top w:val="none" w:sz="0" w:space="0" w:color="auto"/>
            <w:left w:val="none" w:sz="0" w:space="0" w:color="auto"/>
            <w:bottom w:val="none" w:sz="0" w:space="0" w:color="auto"/>
            <w:right w:val="none" w:sz="0" w:space="0" w:color="auto"/>
          </w:divBdr>
        </w:div>
        <w:div w:id="1350336024">
          <w:marLeft w:val="640"/>
          <w:marRight w:val="0"/>
          <w:marTop w:val="0"/>
          <w:marBottom w:val="0"/>
          <w:divBdr>
            <w:top w:val="none" w:sz="0" w:space="0" w:color="auto"/>
            <w:left w:val="none" w:sz="0" w:space="0" w:color="auto"/>
            <w:bottom w:val="none" w:sz="0" w:space="0" w:color="auto"/>
            <w:right w:val="none" w:sz="0" w:space="0" w:color="auto"/>
          </w:divBdr>
        </w:div>
        <w:div w:id="1363290116">
          <w:marLeft w:val="640"/>
          <w:marRight w:val="0"/>
          <w:marTop w:val="0"/>
          <w:marBottom w:val="0"/>
          <w:divBdr>
            <w:top w:val="none" w:sz="0" w:space="0" w:color="auto"/>
            <w:left w:val="none" w:sz="0" w:space="0" w:color="auto"/>
            <w:bottom w:val="none" w:sz="0" w:space="0" w:color="auto"/>
            <w:right w:val="none" w:sz="0" w:space="0" w:color="auto"/>
          </w:divBdr>
        </w:div>
        <w:div w:id="1424373497">
          <w:marLeft w:val="640"/>
          <w:marRight w:val="0"/>
          <w:marTop w:val="0"/>
          <w:marBottom w:val="0"/>
          <w:divBdr>
            <w:top w:val="none" w:sz="0" w:space="0" w:color="auto"/>
            <w:left w:val="none" w:sz="0" w:space="0" w:color="auto"/>
            <w:bottom w:val="none" w:sz="0" w:space="0" w:color="auto"/>
            <w:right w:val="none" w:sz="0" w:space="0" w:color="auto"/>
          </w:divBdr>
        </w:div>
        <w:div w:id="1494637371">
          <w:marLeft w:val="640"/>
          <w:marRight w:val="0"/>
          <w:marTop w:val="0"/>
          <w:marBottom w:val="0"/>
          <w:divBdr>
            <w:top w:val="none" w:sz="0" w:space="0" w:color="auto"/>
            <w:left w:val="none" w:sz="0" w:space="0" w:color="auto"/>
            <w:bottom w:val="none" w:sz="0" w:space="0" w:color="auto"/>
            <w:right w:val="none" w:sz="0" w:space="0" w:color="auto"/>
          </w:divBdr>
        </w:div>
        <w:div w:id="1534810500">
          <w:marLeft w:val="640"/>
          <w:marRight w:val="0"/>
          <w:marTop w:val="0"/>
          <w:marBottom w:val="0"/>
          <w:divBdr>
            <w:top w:val="none" w:sz="0" w:space="0" w:color="auto"/>
            <w:left w:val="none" w:sz="0" w:space="0" w:color="auto"/>
            <w:bottom w:val="none" w:sz="0" w:space="0" w:color="auto"/>
            <w:right w:val="none" w:sz="0" w:space="0" w:color="auto"/>
          </w:divBdr>
        </w:div>
        <w:div w:id="1571425335">
          <w:marLeft w:val="640"/>
          <w:marRight w:val="0"/>
          <w:marTop w:val="0"/>
          <w:marBottom w:val="0"/>
          <w:divBdr>
            <w:top w:val="none" w:sz="0" w:space="0" w:color="auto"/>
            <w:left w:val="none" w:sz="0" w:space="0" w:color="auto"/>
            <w:bottom w:val="none" w:sz="0" w:space="0" w:color="auto"/>
            <w:right w:val="none" w:sz="0" w:space="0" w:color="auto"/>
          </w:divBdr>
        </w:div>
        <w:div w:id="1578242606">
          <w:marLeft w:val="640"/>
          <w:marRight w:val="0"/>
          <w:marTop w:val="0"/>
          <w:marBottom w:val="0"/>
          <w:divBdr>
            <w:top w:val="none" w:sz="0" w:space="0" w:color="auto"/>
            <w:left w:val="none" w:sz="0" w:space="0" w:color="auto"/>
            <w:bottom w:val="none" w:sz="0" w:space="0" w:color="auto"/>
            <w:right w:val="none" w:sz="0" w:space="0" w:color="auto"/>
          </w:divBdr>
        </w:div>
        <w:div w:id="1607231446">
          <w:marLeft w:val="640"/>
          <w:marRight w:val="0"/>
          <w:marTop w:val="0"/>
          <w:marBottom w:val="0"/>
          <w:divBdr>
            <w:top w:val="none" w:sz="0" w:space="0" w:color="auto"/>
            <w:left w:val="none" w:sz="0" w:space="0" w:color="auto"/>
            <w:bottom w:val="none" w:sz="0" w:space="0" w:color="auto"/>
            <w:right w:val="none" w:sz="0" w:space="0" w:color="auto"/>
          </w:divBdr>
        </w:div>
        <w:div w:id="1661541593">
          <w:marLeft w:val="640"/>
          <w:marRight w:val="0"/>
          <w:marTop w:val="0"/>
          <w:marBottom w:val="0"/>
          <w:divBdr>
            <w:top w:val="none" w:sz="0" w:space="0" w:color="auto"/>
            <w:left w:val="none" w:sz="0" w:space="0" w:color="auto"/>
            <w:bottom w:val="none" w:sz="0" w:space="0" w:color="auto"/>
            <w:right w:val="none" w:sz="0" w:space="0" w:color="auto"/>
          </w:divBdr>
        </w:div>
        <w:div w:id="1670521553">
          <w:marLeft w:val="640"/>
          <w:marRight w:val="0"/>
          <w:marTop w:val="0"/>
          <w:marBottom w:val="0"/>
          <w:divBdr>
            <w:top w:val="none" w:sz="0" w:space="0" w:color="auto"/>
            <w:left w:val="none" w:sz="0" w:space="0" w:color="auto"/>
            <w:bottom w:val="none" w:sz="0" w:space="0" w:color="auto"/>
            <w:right w:val="none" w:sz="0" w:space="0" w:color="auto"/>
          </w:divBdr>
        </w:div>
        <w:div w:id="1690177868">
          <w:marLeft w:val="640"/>
          <w:marRight w:val="0"/>
          <w:marTop w:val="0"/>
          <w:marBottom w:val="0"/>
          <w:divBdr>
            <w:top w:val="none" w:sz="0" w:space="0" w:color="auto"/>
            <w:left w:val="none" w:sz="0" w:space="0" w:color="auto"/>
            <w:bottom w:val="none" w:sz="0" w:space="0" w:color="auto"/>
            <w:right w:val="none" w:sz="0" w:space="0" w:color="auto"/>
          </w:divBdr>
        </w:div>
        <w:div w:id="1745451027">
          <w:marLeft w:val="640"/>
          <w:marRight w:val="0"/>
          <w:marTop w:val="0"/>
          <w:marBottom w:val="0"/>
          <w:divBdr>
            <w:top w:val="none" w:sz="0" w:space="0" w:color="auto"/>
            <w:left w:val="none" w:sz="0" w:space="0" w:color="auto"/>
            <w:bottom w:val="none" w:sz="0" w:space="0" w:color="auto"/>
            <w:right w:val="none" w:sz="0" w:space="0" w:color="auto"/>
          </w:divBdr>
        </w:div>
        <w:div w:id="1883858557">
          <w:marLeft w:val="640"/>
          <w:marRight w:val="0"/>
          <w:marTop w:val="0"/>
          <w:marBottom w:val="0"/>
          <w:divBdr>
            <w:top w:val="none" w:sz="0" w:space="0" w:color="auto"/>
            <w:left w:val="none" w:sz="0" w:space="0" w:color="auto"/>
            <w:bottom w:val="none" w:sz="0" w:space="0" w:color="auto"/>
            <w:right w:val="none" w:sz="0" w:space="0" w:color="auto"/>
          </w:divBdr>
        </w:div>
        <w:div w:id="1909068603">
          <w:marLeft w:val="640"/>
          <w:marRight w:val="0"/>
          <w:marTop w:val="0"/>
          <w:marBottom w:val="0"/>
          <w:divBdr>
            <w:top w:val="none" w:sz="0" w:space="0" w:color="auto"/>
            <w:left w:val="none" w:sz="0" w:space="0" w:color="auto"/>
            <w:bottom w:val="none" w:sz="0" w:space="0" w:color="auto"/>
            <w:right w:val="none" w:sz="0" w:space="0" w:color="auto"/>
          </w:divBdr>
        </w:div>
        <w:div w:id="1968008156">
          <w:marLeft w:val="640"/>
          <w:marRight w:val="0"/>
          <w:marTop w:val="0"/>
          <w:marBottom w:val="0"/>
          <w:divBdr>
            <w:top w:val="none" w:sz="0" w:space="0" w:color="auto"/>
            <w:left w:val="none" w:sz="0" w:space="0" w:color="auto"/>
            <w:bottom w:val="none" w:sz="0" w:space="0" w:color="auto"/>
            <w:right w:val="none" w:sz="0" w:space="0" w:color="auto"/>
          </w:divBdr>
        </w:div>
        <w:div w:id="1987514382">
          <w:marLeft w:val="640"/>
          <w:marRight w:val="0"/>
          <w:marTop w:val="0"/>
          <w:marBottom w:val="0"/>
          <w:divBdr>
            <w:top w:val="none" w:sz="0" w:space="0" w:color="auto"/>
            <w:left w:val="none" w:sz="0" w:space="0" w:color="auto"/>
            <w:bottom w:val="none" w:sz="0" w:space="0" w:color="auto"/>
            <w:right w:val="none" w:sz="0" w:space="0" w:color="auto"/>
          </w:divBdr>
        </w:div>
        <w:div w:id="2064015656">
          <w:marLeft w:val="640"/>
          <w:marRight w:val="0"/>
          <w:marTop w:val="0"/>
          <w:marBottom w:val="0"/>
          <w:divBdr>
            <w:top w:val="none" w:sz="0" w:space="0" w:color="auto"/>
            <w:left w:val="none" w:sz="0" w:space="0" w:color="auto"/>
            <w:bottom w:val="none" w:sz="0" w:space="0" w:color="auto"/>
            <w:right w:val="none" w:sz="0" w:space="0" w:color="auto"/>
          </w:divBdr>
        </w:div>
      </w:divsChild>
    </w:div>
    <w:div w:id="1897278183">
      <w:marLeft w:val="0"/>
      <w:marRight w:val="0"/>
      <w:marTop w:val="0"/>
      <w:marBottom w:val="0"/>
      <w:divBdr>
        <w:top w:val="none" w:sz="0" w:space="0" w:color="auto"/>
        <w:left w:val="none" w:sz="0" w:space="0" w:color="auto"/>
        <w:bottom w:val="none" w:sz="0" w:space="0" w:color="auto"/>
        <w:right w:val="none" w:sz="0" w:space="0" w:color="auto"/>
      </w:divBdr>
    </w:div>
    <w:div w:id="1897889656">
      <w:marLeft w:val="0"/>
      <w:marRight w:val="0"/>
      <w:marTop w:val="0"/>
      <w:marBottom w:val="0"/>
      <w:divBdr>
        <w:top w:val="none" w:sz="0" w:space="0" w:color="auto"/>
        <w:left w:val="none" w:sz="0" w:space="0" w:color="auto"/>
        <w:bottom w:val="none" w:sz="0" w:space="0" w:color="auto"/>
        <w:right w:val="none" w:sz="0" w:space="0" w:color="auto"/>
      </w:divBdr>
    </w:div>
    <w:div w:id="1899516937">
      <w:marLeft w:val="0"/>
      <w:marRight w:val="0"/>
      <w:marTop w:val="0"/>
      <w:marBottom w:val="0"/>
      <w:divBdr>
        <w:top w:val="none" w:sz="0" w:space="0" w:color="auto"/>
        <w:left w:val="none" w:sz="0" w:space="0" w:color="auto"/>
        <w:bottom w:val="none" w:sz="0" w:space="0" w:color="auto"/>
        <w:right w:val="none" w:sz="0" w:space="0" w:color="auto"/>
      </w:divBdr>
    </w:div>
    <w:div w:id="1902055518">
      <w:marLeft w:val="0"/>
      <w:marRight w:val="0"/>
      <w:marTop w:val="0"/>
      <w:marBottom w:val="0"/>
      <w:divBdr>
        <w:top w:val="none" w:sz="0" w:space="0" w:color="auto"/>
        <w:left w:val="none" w:sz="0" w:space="0" w:color="auto"/>
        <w:bottom w:val="none" w:sz="0" w:space="0" w:color="auto"/>
        <w:right w:val="none" w:sz="0" w:space="0" w:color="auto"/>
      </w:divBdr>
    </w:div>
    <w:div w:id="1903324360">
      <w:marLeft w:val="640"/>
      <w:marRight w:val="0"/>
      <w:marTop w:val="0"/>
      <w:marBottom w:val="0"/>
      <w:divBdr>
        <w:top w:val="none" w:sz="0" w:space="0" w:color="auto"/>
        <w:left w:val="none" w:sz="0" w:space="0" w:color="auto"/>
        <w:bottom w:val="none" w:sz="0" w:space="0" w:color="auto"/>
        <w:right w:val="none" w:sz="0" w:space="0" w:color="auto"/>
      </w:divBdr>
    </w:div>
    <w:div w:id="1903709228">
      <w:marLeft w:val="640"/>
      <w:marRight w:val="0"/>
      <w:marTop w:val="0"/>
      <w:marBottom w:val="0"/>
      <w:divBdr>
        <w:top w:val="none" w:sz="0" w:space="0" w:color="auto"/>
        <w:left w:val="none" w:sz="0" w:space="0" w:color="auto"/>
        <w:bottom w:val="none" w:sz="0" w:space="0" w:color="auto"/>
        <w:right w:val="none" w:sz="0" w:space="0" w:color="auto"/>
      </w:divBdr>
    </w:div>
    <w:div w:id="1904022470">
      <w:marLeft w:val="640"/>
      <w:marRight w:val="0"/>
      <w:marTop w:val="0"/>
      <w:marBottom w:val="0"/>
      <w:divBdr>
        <w:top w:val="none" w:sz="0" w:space="0" w:color="auto"/>
        <w:left w:val="none" w:sz="0" w:space="0" w:color="auto"/>
        <w:bottom w:val="none" w:sz="0" w:space="0" w:color="auto"/>
        <w:right w:val="none" w:sz="0" w:space="0" w:color="auto"/>
      </w:divBdr>
    </w:div>
    <w:div w:id="1905070458">
      <w:marLeft w:val="640"/>
      <w:marRight w:val="0"/>
      <w:marTop w:val="0"/>
      <w:marBottom w:val="0"/>
      <w:divBdr>
        <w:top w:val="none" w:sz="0" w:space="0" w:color="auto"/>
        <w:left w:val="none" w:sz="0" w:space="0" w:color="auto"/>
        <w:bottom w:val="none" w:sz="0" w:space="0" w:color="auto"/>
        <w:right w:val="none" w:sz="0" w:space="0" w:color="auto"/>
      </w:divBdr>
    </w:div>
    <w:div w:id="1906409221">
      <w:marLeft w:val="640"/>
      <w:marRight w:val="0"/>
      <w:marTop w:val="0"/>
      <w:marBottom w:val="0"/>
      <w:divBdr>
        <w:top w:val="none" w:sz="0" w:space="0" w:color="auto"/>
        <w:left w:val="none" w:sz="0" w:space="0" w:color="auto"/>
        <w:bottom w:val="none" w:sz="0" w:space="0" w:color="auto"/>
        <w:right w:val="none" w:sz="0" w:space="0" w:color="auto"/>
      </w:divBdr>
    </w:div>
    <w:div w:id="1906525597">
      <w:bodyDiv w:val="1"/>
      <w:marLeft w:val="0"/>
      <w:marRight w:val="0"/>
      <w:marTop w:val="0"/>
      <w:marBottom w:val="0"/>
      <w:divBdr>
        <w:top w:val="none" w:sz="0" w:space="0" w:color="auto"/>
        <w:left w:val="none" w:sz="0" w:space="0" w:color="auto"/>
        <w:bottom w:val="none" w:sz="0" w:space="0" w:color="auto"/>
        <w:right w:val="none" w:sz="0" w:space="0" w:color="auto"/>
      </w:divBdr>
      <w:divsChild>
        <w:div w:id="490609916">
          <w:marLeft w:val="640"/>
          <w:marRight w:val="0"/>
          <w:marTop w:val="0"/>
          <w:marBottom w:val="0"/>
          <w:divBdr>
            <w:top w:val="none" w:sz="0" w:space="0" w:color="auto"/>
            <w:left w:val="none" w:sz="0" w:space="0" w:color="auto"/>
            <w:bottom w:val="none" w:sz="0" w:space="0" w:color="auto"/>
            <w:right w:val="none" w:sz="0" w:space="0" w:color="auto"/>
          </w:divBdr>
        </w:div>
        <w:div w:id="420835792">
          <w:marLeft w:val="640"/>
          <w:marRight w:val="0"/>
          <w:marTop w:val="0"/>
          <w:marBottom w:val="0"/>
          <w:divBdr>
            <w:top w:val="none" w:sz="0" w:space="0" w:color="auto"/>
            <w:left w:val="none" w:sz="0" w:space="0" w:color="auto"/>
            <w:bottom w:val="none" w:sz="0" w:space="0" w:color="auto"/>
            <w:right w:val="none" w:sz="0" w:space="0" w:color="auto"/>
          </w:divBdr>
        </w:div>
        <w:div w:id="2139571113">
          <w:marLeft w:val="640"/>
          <w:marRight w:val="0"/>
          <w:marTop w:val="0"/>
          <w:marBottom w:val="0"/>
          <w:divBdr>
            <w:top w:val="none" w:sz="0" w:space="0" w:color="auto"/>
            <w:left w:val="none" w:sz="0" w:space="0" w:color="auto"/>
            <w:bottom w:val="none" w:sz="0" w:space="0" w:color="auto"/>
            <w:right w:val="none" w:sz="0" w:space="0" w:color="auto"/>
          </w:divBdr>
        </w:div>
        <w:div w:id="2056155016">
          <w:marLeft w:val="640"/>
          <w:marRight w:val="0"/>
          <w:marTop w:val="0"/>
          <w:marBottom w:val="0"/>
          <w:divBdr>
            <w:top w:val="none" w:sz="0" w:space="0" w:color="auto"/>
            <w:left w:val="none" w:sz="0" w:space="0" w:color="auto"/>
            <w:bottom w:val="none" w:sz="0" w:space="0" w:color="auto"/>
            <w:right w:val="none" w:sz="0" w:space="0" w:color="auto"/>
          </w:divBdr>
        </w:div>
        <w:div w:id="1936016173">
          <w:marLeft w:val="640"/>
          <w:marRight w:val="0"/>
          <w:marTop w:val="0"/>
          <w:marBottom w:val="0"/>
          <w:divBdr>
            <w:top w:val="none" w:sz="0" w:space="0" w:color="auto"/>
            <w:left w:val="none" w:sz="0" w:space="0" w:color="auto"/>
            <w:bottom w:val="none" w:sz="0" w:space="0" w:color="auto"/>
            <w:right w:val="none" w:sz="0" w:space="0" w:color="auto"/>
          </w:divBdr>
        </w:div>
        <w:div w:id="69891017">
          <w:marLeft w:val="640"/>
          <w:marRight w:val="0"/>
          <w:marTop w:val="0"/>
          <w:marBottom w:val="0"/>
          <w:divBdr>
            <w:top w:val="none" w:sz="0" w:space="0" w:color="auto"/>
            <w:left w:val="none" w:sz="0" w:space="0" w:color="auto"/>
            <w:bottom w:val="none" w:sz="0" w:space="0" w:color="auto"/>
            <w:right w:val="none" w:sz="0" w:space="0" w:color="auto"/>
          </w:divBdr>
        </w:div>
        <w:div w:id="2055303828">
          <w:marLeft w:val="640"/>
          <w:marRight w:val="0"/>
          <w:marTop w:val="0"/>
          <w:marBottom w:val="0"/>
          <w:divBdr>
            <w:top w:val="none" w:sz="0" w:space="0" w:color="auto"/>
            <w:left w:val="none" w:sz="0" w:space="0" w:color="auto"/>
            <w:bottom w:val="none" w:sz="0" w:space="0" w:color="auto"/>
            <w:right w:val="none" w:sz="0" w:space="0" w:color="auto"/>
          </w:divBdr>
        </w:div>
        <w:div w:id="1619094822">
          <w:marLeft w:val="640"/>
          <w:marRight w:val="0"/>
          <w:marTop w:val="0"/>
          <w:marBottom w:val="0"/>
          <w:divBdr>
            <w:top w:val="none" w:sz="0" w:space="0" w:color="auto"/>
            <w:left w:val="none" w:sz="0" w:space="0" w:color="auto"/>
            <w:bottom w:val="none" w:sz="0" w:space="0" w:color="auto"/>
            <w:right w:val="none" w:sz="0" w:space="0" w:color="auto"/>
          </w:divBdr>
        </w:div>
        <w:div w:id="580602909">
          <w:marLeft w:val="640"/>
          <w:marRight w:val="0"/>
          <w:marTop w:val="0"/>
          <w:marBottom w:val="0"/>
          <w:divBdr>
            <w:top w:val="none" w:sz="0" w:space="0" w:color="auto"/>
            <w:left w:val="none" w:sz="0" w:space="0" w:color="auto"/>
            <w:bottom w:val="none" w:sz="0" w:space="0" w:color="auto"/>
            <w:right w:val="none" w:sz="0" w:space="0" w:color="auto"/>
          </w:divBdr>
        </w:div>
        <w:div w:id="1266226659">
          <w:marLeft w:val="640"/>
          <w:marRight w:val="0"/>
          <w:marTop w:val="0"/>
          <w:marBottom w:val="0"/>
          <w:divBdr>
            <w:top w:val="none" w:sz="0" w:space="0" w:color="auto"/>
            <w:left w:val="none" w:sz="0" w:space="0" w:color="auto"/>
            <w:bottom w:val="none" w:sz="0" w:space="0" w:color="auto"/>
            <w:right w:val="none" w:sz="0" w:space="0" w:color="auto"/>
          </w:divBdr>
        </w:div>
        <w:div w:id="569383459">
          <w:marLeft w:val="640"/>
          <w:marRight w:val="0"/>
          <w:marTop w:val="0"/>
          <w:marBottom w:val="0"/>
          <w:divBdr>
            <w:top w:val="none" w:sz="0" w:space="0" w:color="auto"/>
            <w:left w:val="none" w:sz="0" w:space="0" w:color="auto"/>
            <w:bottom w:val="none" w:sz="0" w:space="0" w:color="auto"/>
            <w:right w:val="none" w:sz="0" w:space="0" w:color="auto"/>
          </w:divBdr>
        </w:div>
        <w:div w:id="1284918731">
          <w:marLeft w:val="640"/>
          <w:marRight w:val="0"/>
          <w:marTop w:val="0"/>
          <w:marBottom w:val="0"/>
          <w:divBdr>
            <w:top w:val="none" w:sz="0" w:space="0" w:color="auto"/>
            <w:left w:val="none" w:sz="0" w:space="0" w:color="auto"/>
            <w:bottom w:val="none" w:sz="0" w:space="0" w:color="auto"/>
            <w:right w:val="none" w:sz="0" w:space="0" w:color="auto"/>
          </w:divBdr>
        </w:div>
        <w:div w:id="875047231">
          <w:marLeft w:val="640"/>
          <w:marRight w:val="0"/>
          <w:marTop w:val="0"/>
          <w:marBottom w:val="0"/>
          <w:divBdr>
            <w:top w:val="none" w:sz="0" w:space="0" w:color="auto"/>
            <w:left w:val="none" w:sz="0" w:space="0" w:color="auto"/>
            <w:bottom w:val="none" w:sz="0" w:space="0" w:color="auto"/>
            <w:right w:val="none" w:sz="0" w:space="0" w:color="auto"/>
          </w:divBdr>
        </w:div>
        <w:div w:id="1186558031">
          <w:marLeft w:val="640"/>
          <w:marRight w:val="0"/>
          <w:marTop w:val="0"/>
          <w:marBottom w:val="0"/>
          <w:divBdr>
            <w:top w:val="none" w:sz="0" w:space="0" w:color="auto"/>
            <w:left w:val="none" w:sz="0" w:space="0" w:color="auto"/>
            <w:bottom w:val="none" w:sz="0" w:space="0" w:color="auto"/>
            <w:right w:val="none" w:sz="0" w:space="0" w:color="auto"/>
          </w:divBdr>
        </w:div>
        <w:div w:id="256791665">
          <w:marLeft w:val="640"/>
          <w:marRight w:val="0"/>
          <w:marTop w:val="0"/>
          <w:marBottom w:val="0"/>
          <w:divBdr>
            <w:top w:val="none" w:sz="0" w:space="0" w:color="auto"/>
            <w:left w:val="none" w:sz="0" w:space="0" w:color="auto"/>
            <w:bottom w:val="none" w:sz="0" w:space="0" w:color="auto"/>
            <w:right w:val="none" w:sz="0" w:space="0" w:color="auto"/>
          </w:divBdr>
        </w:div>
        <w:div w:id="471867206">
          <w:marLeft w:val="640"/>
          <w:marRight w:val="0"/>
          <w:marTop w:val="0"/>
          <w:marBottom w:val="0"/>
          <w:divBdr>
            <w:top w:val="none" w:sz="0" w:space="0" w:color="auto"/>
            <w:left w:val="none" w:sz="0" w:space="0" w:color="auto"/>
            <w:bottom w:val="none" w:sz="0" w:space="0" w:color="auto"/>
            <w:right w:val="none" w:sz="0" w:space="0" w:color="auto"/>
          </w:divBdr>
        </w:div>
        <w:div w:id="1588075728">
          <w:marLeft w:val="640"/>
          <w:marRight w:val="0"/>
          <w:marTop w:val="0"/>
          <w:marBottom w:val="0"/>
          <w:divBdr>
            <w:top w:val="none" w:sz="0" w:space="0" w:color="auto"/>
            <w:left w:val="none" w:sz="0" w:space="0" w:color="auto"/>
            <w:bottom w:val="none" w:sz="0" w:space="0" w:color="auto"/>
            <w:right w:val="none" w:sz="0" w:space="0" w:color="auto"/>
          </w:divBdr>
        </w:div>
        <w:div w:id="1582131129">
          <w:marLeft w:val="640"/>
          <w:marRight w:val="0"/>
          <w:marTop w:val="0"/>
          <w:marBottom w:val="0"/>
          <w:divBdr>
            <w:top w:val="none" w:sz="0" w:space="0" w:color="auto"/>
            <w:left w:val="none" w:sz="0" w:space="0" w:color="auto"/>
            <w:bottom w:val="none" w:sz="0" w:space="0" w:color="auto"/>
            <w:right w:val="none" w:sz="0" w:space="0" w:color="auto"/>
          </w:divBdr>
        </w:div>
        <w:div w:id="1049232740">
          <w:marLeft w:val="640"/>
          <w:marRight w:val="0"/>
          <w:marTop w:val="0"/>
          <w:marBottom w:val="0"/>
          <w:divBdr>
            <w:top w:val="none" w:sz="0" w:space="0" w:color="auto"/>
            <w:left w:val="none" w:sz="0" w:space="0" w:color="auto"/>
            <w:bottom w:val="none" w:sz="0" w:space="0" w:color="auto"/>
            <w:right w:val="none" w:sz="0" w:space="0" w:color="auto"/>
          </w:divBdr>
        </w:div>
        <w:div w:id="505679085">
          <w:marLeft w:val="640"/>
          <w:marRight w:val="0"/>
          <w:marTop w:val="0"/>
          <w:marBottom w:val="0"/>
          <w:divBdr>
            <w:top w:val="none" w:sz="0" w:space="0" w:color="auto"/>
            <w:left w:val="none" w:sz="0" w:space="0" w:color="auto"/>
            <w:bottom w:val="none" w:sz="0" w:space="0" w:color="auto"/>
            <w:right w:val="none" w:sz="0" w:space="0" w:color="auto"/>
          </w:divBdr>
        </w:div>
        <w:div w:id="1704859674">
          <w:marLeft w:val="640"/>
          <w:marRight w:val="0"/>
          <w:marTop w:val="0"/>
          <w:marBottom w:val="0"/>
          <w:divBdr>
            <w:top w:val="none" w:sz="0" w:space="0" w:color="auto"/>
            <w:left w:val="none" w:sz="0" w:space="0" w:color="auto"/>
            <w:bottom w:val="none" w:sz="0" w:space="0" w:color="auto"/>
            <w:right w:val="none" w:sz="0" w:space="0" w:color="auto"/>
          </w:divBdr>
        </w:div>
        <w:div w:id="2023126781">
          <w:marLeft w:val="640"/>
          <w:marRight w:val="0"/>
          <w:marTop w:val="0"/>
          <w:marBottom w:val="0"/>
          <w:divBdr>
            <w:top w:val="none" w:sz="0" w:space="0" w:color="auto"/>
            <w:left w:val="none" w:sz="0" w:space="0" w:color="auto"/>
            <w:bottom w:val="none" w:sz="0" w:space="0" w:color="auto"/>
            <w:right w:val="none" w:sz="0" w:space="0" w:color="auto"/>
          </w:divBdr>
        </w:div>
        <w:div w:id="2043510495">
          <w:marLeft w:val="640"/>
          <w:marRight w:val="0"/>
          <w:marTop w:val="0"/>
          <w:marBottom w:val="0"/>
          <w:divBdr>
            <w:top w:val="none" w:sz="0" w:space="0" w:color="auto"/>
            <w:left w:val="none" w:sz="0" w:space="0" w:color="auto"/>
            <w:bottom w:val="none" w:sz="0" w:space="0" w:color="auto"/>
            <w:right w:val="none" w:sz="0" w:space="0" w:color="auto"/>
          </w:divBdr>
        </w:div>
        <w:div w:id="668482572">
          <w:marLeft w:val="640"/>
          <w:marRight w:val="0"/>
          <w:marTop w:val="0"/>
          <w:marBottom w:val="0"/>
          <w:divBdr>
            <w:top w:val="none" w:sz="0" w:space="0" w:color="auto"/>
            <w:left w:val="none" w:sz="0" w:space="0" w:color="auto"/>
            <w:bottom w:val="none" w:sz="0" w:space="0" w:color="auto"/>
            <w:right w:val="none" w:sz="0" w:space="0" w:color="auto"/>
          </w:divBdr>
        </w:div>
        <w:div w:id="1677539600">
          <w:marLeft w:val="640"/>
          <w:marRight w:val="0"/>
          <w:marTop w:val="0"/>
          <w:marBottom w:val="0"/>
          <w:divBdr>
            <w:top w:val="none" w:sz="0" w:space="0" w:color="auto"/>
            <w:left w:val="none" w:sz="0" w:space="0" w:color="auto"/>
            <w:bottom w:val="none" w:sz="0" w:space="0" w:color="auto"/>
            <w:right w:val="none" w:sz="0" w:space="0" w:color="auto"/>
          </w:divBdr>
        </w:div>
        <w:div w:id="418212587">
          <w:marLeft w:val="640"/>
          <w:marRight w:val="0"/>
          <w:marTop w:val="0"/>
          <w:marBottom w:val="0"/>
          <w:divBdr>
            <w:top w:val="none" w:sz="0" w:space="0" w:color="auto"/>
            <w:left w:val="none" w:sz="0" w:space="0" w:color="auto"/>
            <w:bottom w:val="none" w:sz="0" w:space="0" w:color="auto"/>
            <w:right w:val="none" w:sz="0" w:space="0" w:color="auto"/>
          </w:divBdr>
        </w:div>
        <w:div w:id="2059160767">
          <w:marLeft w:val="640"/>
          <w:marRight w:val="0"/>
          <w:marTop w:val="0"/>
          <w:marBottom w:val="0"/>
          <w:divBdr>
            <w:top w:val="none" w:sz="0" w:space="0" w:color="auto"/>
            <w:left w:val="none" w:sz="0" w:space="0" w:color="auto"/>
            <w:bottom w:val="none" w:sz="0" w:space="0" w:color="auto"/>
            <w:right w:val="none" w:sz="0" w:space="0" w:color="auto"/>
          </w:divBdr>
        </w:div>
        <w:div w:id="1028873958">
          <w:marLeft w:val="640"/>
          <w:marRight w:val="0"/>
          <w:marTop w:val="0"/>
          <w:marBottom w:val="0"/>
          <w:divBdr>
            <w:top w:val="none" w:sz="0" w:space="0" w:color="auto"/>
            <w:left w:val="none" w:sz="0" w:space="0" w:color="auto"/>
            <w:bottom w:val="none" w:sz="0" w:space="0" w:color="auto"/>
            <w:right w:val="none" w:sz="0" w:space="0" w:color="auto"/>
          </w:divBdr>
        </w:div>
        <w:div w:id="1303386690">
          <w:marLeft w:val="640"/>
          <w:marRight w:val="0"/>
          <w:marTop w:val="0"/>
          <w:marBottom w:val="0"/>
          <w:divBdr>
            <w:top w:val="none" w:sz="0" w:space="0" w:color="auto"/>
            <w:left w:val="none" w:sz="0" w:space="0" w:color="auto"/>
            <w:bottom w:val="none" w:sz="0" w:space="0" w:color="auto"/>
            <w:right w:val="none" w:sz="0" w:space="0" w:color="auto"/>
          </w:divBdr>
        </w:div>
        <w:div w:id="150295426">
          <w:marLeft w:val="640"/>
          <w:marRight w:val="0"/>
          <w:marTop w:val="0"/>
          <w:marBottom w:val="0"/>
          <w:divBdr>
            <w:top w:val="none" w:sz="0" w:space="0" w:color="auto"/>
            <w:left w:val="none" w:sz="0" w:space="0" w:color="auto"/>
            <w:bottom w:val="none" w:sz="0" w:space="0" w:color="auto"/>
            <w:right w:val="none" w:sz="0" w:space="0" w:color="auto"/>
          </w:divBdr>
        </w:div>
        <w:div w:id="99840433">
          <w:marLeft w:val="640"/>
          <w:marRight w:val="0"/>
          <w:marTop w:val="0"/>
          <w:marBottom w:val="0"/>
          <w:divBdr>
            <w:top w:val="none" w:sz="0" w:space="0" w:color="auto"/>
            <w:left w:val="none" w:sz="0" w:space="0" w:color="auto"/>
            <w:bottom w:val="none" w:sz="0" w:space="0" w:color="auto"/>
            <w:right w:val="none" w:sz="0" w:space="0" w:color="auto"/>
          </w:divBdr>
        </w:div>
        <w:div w:id="1369404791">
          <w:marLeft w:val="640"/>
          <w:marRight w:val="0"/>
          <w:marTop w:val="0"/>
          <w:marBottom w:val="0"/>
          <w:divBdr>
            <w:top w:val="none" w:sz="0" w:space="0" w:color="auto"/>
            <w:left w:val="none" w:sz="0" w:space="0" w:color="auto"/>
            <w:bottom w:val="none" w:sz="0" w:space="0" w:color="auto"/>
            <w:right w:val="none" w:sz="0" w:space="0" w:color="auto"/>
          </w:divBdr>
        </w:div>
        <w:div w:id="990670598">
          <w:marLeft w:val="640"/>
          <w:marRight w:val="0"/>
          <w:marTop w:val="0"/>
          <w:marBottom w:val="0"/>
          <w:divBdr>
            <w:top w:val="none" w:sz="0" w:space="0" w:color="auto"/>
            <w:left w:val="none" w:sz="0" w:space="0" w:color="auto"/>
            <w:bottom w:val="none" w:sz="0" w:space="0" w:color="auto"/>
            <w:right w:val="none" w:sz="0" w:space="0" w:color="auto"/>
          </w:divBdr>
        </w:div>
        <w:div w:id="522324281">
          <w:marLeft w:val="640"/>
          <w:marRight w:val="0"/>
          <w:marTop w:val="0"/>
          <w:marBottom w:val="0"/>
          <w:divBdr>
            <w:top w:val="none" w:sz="0" w:space="0" w:color="auto"/>
            <w:left w:val="none" w:sz="0" w:space="0" w:color="auto"/>
            <w:bottom w:val="none" w:sz="0" w:space="0" w:color="auto"/>
            <w:right w:val="none" w:sz="0" w:space="0" w:color="auto"/>
          </w:divBdr>
        </w:div>
        <w:div w:id="812482472">
          <w:marLeft w:val="640"/>
          <w:marRight w:val="0"/>
          <w:marTop w:val="0"/>
          <w:marBottom w:val="0"/>
          <w:divBdr>
            <w:top w:val="none" w:sz="0" w:space="0" w:color="auto"/>
            <w:left w:val="none" w:sz="0" w:space="0" w:color="auto"/>
            <w:bottom w:val="none" w:sz="0" w:space="0" w:color="auto"/>
            <w:right w:val="none" w:sz="0" w:space="0" w:color="auto"/>
          </w:divBdr>
        </w:div>
        <w:div w:id="726949968">
          <w:marLeft w:val="640"/>
          <w:marRight w:val="0"/>
          <w:marTop w:val="0"/>
          <w:marBottom w:val="0"/>
          <w:divBdr>
            <w:top w:val="none" w:sz="0" w:space="0" w:color="auto"/>
            <w:left w:val="none" w:sz="0" w:space="0" w:color="auto"/>
            <w:bottom w:val="none" w:sz="0" w:space="0" w:color="auto"/>
            <w:right w:val="none" w:sz="0" w:space="0" w:color="auto"/>
          </w:divBdr>
        </w:div>
        <w:div w:id="1055162297">
          <w:marLeft w:val="640"/>
          <w:marRight w:val="0"/>
          <w:marTop w:val="0"/>
          <w:marBottom w:val="0"/>
          <w:divBdr>
            <w:top w:val="none" w:sz="0" w:space="0" w:color="auto"/>
            <w:left w:val="none" w:sz="0" w:space="0" w:color="auto"/>
            <w:bottom w:val="none" w:sz="0" w:space="0" w:color="auto"/>
            <w:right w:val="none" w:sz="0" w:space="0" w:color="auto"/>
          </w:divBdr>
        </w:div>
        <w:div w:id="1209606302">
          <w:marLeft w:val="640"/>
          <w:marRight w:val="0"/>
          <w:marTop w:val="0"/>
          <w:marBottom w:val="0"/>
          <w:divBdr>
            <w:top w:val="none" w:sz="0" w:space="0" w:color="auto"/>
            <w:left w:val="none" w:sz="0" w:space="0" w:color="auto"/>
            <w:bottom w:val="none" w:sz="0" w:space="0" w:color="auto"/>
            <w:right w:val="none" w:sz="0" w:space="0" w:color="auto"/>
          </w:divBdr>
        </w:div>
        <w:div w:id="690381085">
          <w:marLeft w:val="640"/>
          <w:marRight w:val="0"/>
          <w:marTop w:val="0"/>
          <w:marBottom w:val="0"/>
          <w:divBdr>
            <w:top w:val="none" w:sz="0" w:space="0" w:color="auto"/>
            <w:left w:val="none" w:sz="0" w:space="0" w:color="auto"/>
            <w:bottom w:val="none" w:sz="0" w:space="0" w:color="auto"/>
            <w:right w:val="none" w:sz="0" w:space="0" w:color="auto"/>
          </w:divBdr>
        </w:div>
        <w:div w:id="2088989376">
          <w:marLeft w:val="640"/>
          <w:marRight w:val="0"/>
          <w:marTop w:val="0"/>
          <w:marBottom w:val="0"/>
          <w:divBdr>
            <w:top w:val="none" w:sz="0" w:space="0" w:color="auto"/>
            <w:left w:val="none" w:sz="0" w:space="0" w:color="auto"/>
            <w:bottom w:val="none" w:sz="0" w:space="0" w:color="auto"/>
            <w:right w:val="none" w:sz="0" w:space="0" w:color="auto"/>
          </w:divBdr>
        </w:div>
        <w:div w:id="83037292">
          <w:marLeft w:val="640"/>
          <w:marRight w:val="0"/>
          <w:marTop w:val="0"/>
          <w:marBottom w:val="0"/>
          <w:divBdr>
            <w:top w:val="none" w:sz="0" w:space="0" w:color="auto"/>
            <w:left w:val="none" w:sz="0" w:space="0" w:color="auto"/>
            <w:bottom w:val="none" w:sz="0" w:space="0" w:color="auto"/>
            <w:right w:val="none" w:sz="0" w:space="0" w:color="auto"/>
          </w:divBdr>
        </w:div>
        <w:div w:id="531260418">
          <w:marLeft w:val="640"/>
          <w:marRight w:val="0"/>
          <w:marTop w:val="0"/>
          <w:marBottom w:val="0"/>
          <w:divBdr>
            <w:top w:val="none" w:sz="0" w:space="0" w:color="auto"/>
            <w:left w:val="none" w:sz="0" w:space="0" w:color="auto"/>
            <w:bottom w:val="none" w:sz="0" w:space="0" w:color="auto"/>
            <w:right w:val="none" w:sz="0" w:space="0" w:color="auto"/>
          </w:divBdr>
        </w:div>
        <w:div w:id="1330251957">
          <w:marLeft w:val="640"/>
          <w:marRight w:val="0"/>
          <w:marTop w:val="0"/>
          <w:marBottom w:val="0"/>
          <w:divBdr>
            <w:top w:val="none" w:sz="0" w:space="0" w:color="auto"/>
            <w:left w:val="none" w:sz="0" w:space="0" w:color="auto"/>
            <w:bottom w:val="none" w:sz="0" w:space="0" w:color="auto"/>
            <w:right w:val="none" w:sz="0" w:space="0" w:color="auto"/>
          </w:divBdr>
        </w:div>
        <w:div w:id="1612861471">
          <w:marLeft w:val="640"/>
          <w:marRight w:val="0"/>
          <w:marTop w:val="0"/>
          <w:marBottom w:val="0"/>
          <w:divBdr>
            <w:top w:val="none" w:sz="0" w:space="0" w:color="auto"/>
            <w:left w:val="none" w:sz="0" w:space="0" w:color="auto"/>
            <w:bottom w:val="none" w:sz="0" w:space="0" w:color="auto"/>
            <w:right w:val="none" w:sz="0" w:space="0" w:color="auto"/>
          </w:divBdr>
        </w:div>
        <w:div w:id="1842040372">
          <w:marLeft w:val="640"/>
          <w:marRight w:val="0"/>
          <w:marTop w:val="0"/>
          <w:marBottom w:val="0"/>
          <w:divBdr>
            <w:top w:val="none" w:sz="0" w:space="0" w:color="auto"/>
            <w:left w:val="none" w:sz="0" w:space="0" w:color="auto"/>
            <w:bottom w:val="none" w:sz="0" w:space="0" w:color="auto"/>
            <w:right w:val="none" w:sz="0" w:space="0" w:color="auto"/>
          </w:divBdr>
        </w:div>
        <w:div w:id="1862432946">
          <w:marLeft w:val="640"/>
          <w:marRight w:val="0"/>
          <w:marTop w:val="0"/>
          <w:marBottom w:val="0"/>
          <w:divBdr>
            <w:top w:val="none" w:sz="0" w:space="0" w:color="auto"/>
            <w:left w:val="none" w:sz="0" w:space="0" w:color="auto"/>
            <w:bottom w:val="none" w:sz="0" w:space="0" w:color="auto"/>
            <w:right w:val="none" w:sz="0" w:space="0" w:color="auto"/>
          </w:divBdr>
        </w:div>
        <w:div w:id="2133355020">
          <w:marLeft w:val="640"/>
          <w:marRight w:val="0"/>
          <w:marTop w:val="0"/>
          <w:marBottom w:val="0"/>
          <w:divBdr>
            <w:top w:val="none" w:sz="0" w:space="0" w:color="auto"/>
            <w:left w:val="none" w:sz="0" w:space="0" w:color="auto"/>
            <w:bottom w:val="none" w:sz="0" w:space="0" w:color="auto"/>
            <w:right w:val="none" w:sz="0" w:space="0" w:color="auto"/>
          </w:divBdr>
        </w:div>
        <w:div w:id="856886893">
          <w:marLeft w:val="640"/>
          <w:marRight w:val="0"/>
          <w:marTop w:val="0"/>
          <w:marBottom w:val="0"/>
          <w:divBdr>
            <w:top w:val="none" w:sz="0" w:space="0" w:color="auto"/>
            <w:left w:val="none" w:sz="0" w:space="0" w:color="auto"/>
            <w:bottom w:val="none" w:sz="0" w:space="0" w:color="auto"/>
            <w:right w:val="none" w:sz="0" w:space="0" w:color="auto"/>
          </w:divBdr>
        </w:div>
        <w:div w:id="1914852893">
          <w:marLeft w:val="640"/>
          <w:marRight w:val="0"/>
          <w:marTop w:val="0"/>
          <w:marBottom w:val="0"/>
          <w:divBdr>
            <w:top w:val="none" w:sz="0" w:space="0" w:color="auto"/>
            <w:left w:val="none" w:sz="0" w:space="0" w:color="auto"/>
            <w:bottom w:val="none" w:sz="0" w:space="0" w:color="auto"/>
            <w:right w:val="none" w:sz="0" w:space="0" w:color="auto"/>
          </w:divBdr>
        </w:div>
        <w:div w:id="84427716">
          <w:marLeft w:val="640"/>
          <w:marRight w:val="0"/>
          <w:marTop w:val="0"/>
          <w:marBottom w:val="0"/>
          <w:divBdr>
            <w:top w:val="none" w:sz="0" w:space="0" w:color="auto"/>
            <w:left w:val="none" w:sz="0" w:space="0" w:color="auto"/>
            <w:bottom w:val="none" w:sz="0" w:space="0" w:color="auto"/>
            <w:right w:val="none" w:sz="0" w:space="0" w:color="auto"/>
          </w:divBdr>
        </w:div>
        <w:div w:id="1496333618">
          <w:marLeft w:val="640"/>
          <w:marRight w:val="0"/>
          <w:marTop w:val="0"/>
          <w:marBottom w:val="0"/>
          <w:divBdr>
            <w:top w:val="none" w:sz="0" w:space="0" w:color="auto"/>
            <w:left w:val="none" w:sz="0" w:space="0" w:color="auto"/>
            <w:bottom w:val="none" w:sz="0" w:space="0" w:color="auto"/>
            <w:right w:val="none" w:sz="0" w:space="0" w:color="auto"/>
          </w:divBdr>
        </w:div>
      </w:divsChild>
    </w:div>
    <w:div w:id="1906838290">
      <w:marLeft w:val="640"/>
      <w:marRight w:val="0"/>
      <w:marTop w:val="0"/>
      <w:marBottom w:val="0"/>
      <w:divBdr>
        <w:top w:val="none" w:sz="0" w:space="0" w:color="auto"/>
        <w:left w:val="none" w:sz="0" w:space="0" w:color="auto"/>
        <w:bottom w:val="none" w:sz="0" w:space="0" w:color="auto"/>
        <w:right w:val="none" w:sz="0" w:space="0" w:color="auto"/>
      </w:divBdr>
    </w:div>
    <w:div w:id="1909000425">
      <w:marLeft w:val="640"/>
      <w:marRight w:val="0"/>
      <w:marTop w:val="0"/>
      <w:marBottom w:val="0"/>
      <w:divBdr>
        <w:top w:val="none" w:sz="0" w:space="0" w:color="auto"/>
        <w:left w:val="none" w:sz="0" w:space="0" w:color="auto"/>
        <w:bottom w:val="none" w:sz="0" w:space="0" w:color="auto"/>
        <w:right w:val="none" w:sz="0" w:space="0" w:color="auto"/>
      </w:divBdr>
    </w:div>
    <w:div w:id="1909265308">
      <w:marLeft w:val="640"/>
      <w:marRight w:val="0"/>
      <w:marTop w:val="0"/>
      <w:marBottom w:val="0"/>
      <w:divBdr>
        <w:top w:val="none" w:sz="0" w:space="0" w:color="auto"/>
        <w:left w:val="none" w:sz="0" w:space="0" w:color="auto"/>
        <w:bottom w:val="none" w:sz="0" w:space="0" w:color="auto"/>
        <w:right w:val="none" w:sz="0" w:space="0" w:color="auto"/>
      </w:divBdr>
    </w:div>
    <w:div w:id="1911694386">
      <w:marLeft w:val="640"/>
      <w:marRight w:val="0"/>
      <w:marTop w:val="0"/>
      <w:marBottom w:val="0"/>
      <w:divBdr>
        <w:top w:val="none" w:sz="0" w:space="0" w:color="auto"/>
        <w:left w:val="none" w:sz="0" w:space="0" w:color="auto"/>
        <w:bottom w:val="none" w:sz="0" w:space="0" w:color="auto"/>
        <w:right w:val="none" w:sz="0" w:space="0" w:color="auto"/>
      </w:divBdr>
    </w:div>
    <w:div w:id="1911765152">
      <w:marLeft w:val="640"/>
      <w:marRight w:val="0"/>
      <w:marTop w:val="0"/>
      <w:marBottom w:val="0"/>
      <w:divBdr>
        <w:top w:val="none" w:sz="0" w:space="0" w:color="auto"/>
        <w:left w:val="none" w:sz="0" w:space="0" w:color="auto"/>
        <w:bottom w:val="none" w:sz="0" w:space="0" w:color="auto"/>
        <w:right w:val="none" w:sz="0" w:space="0" w:color="auto"/>
      </w:divBdr>
    </w:div>
    <w:div w:id="1913468214">
      <w:bodyDiv w:val="1"/>
      <w:marLeft w:val="0"/>
      <w:marRight w:val="0"/>
      <w:marTop w:val="0"/>
      <w:marBottom w:val="0"/>
      <w:divBdr>
        <w:top w:val="none" w:sz="0" w:space="0" w:color="auto"/>
        <w:left w:val="none" w:sz="0" w:space="0" w:color="auto"/>
        <w:bottom w:val="none" w:sz="0" w:space="0" w:color="auto"/>
        <w:right w:val="none" w:sz="0" w:space="0" w:color="auto"/>
      </w:divBdr>
      <w:divsChild>
        <w:div w:id="1695033330">
          <w:marLeft w:val="640"/>
          <w:marRight w:val="0"/>
          <w:marTop w:val="0"/>
          <w:marBottom w:val="0"/>
          <w:divBdr>
            <w:top w:val="none" w:sz="0" w:space="0" w:color="auto"/>
            <w:left w:val="none" w:sz="0" w:space="0" w:color="auto"/>
            <w:bottom w:val="none" w:sz="0" w:space="0" w:color="auto"/>
            <w:right w:val="none" w:sz="0" w:space="0" w:color="auto"/>
          </w:divBdr>
        </w:div>
        <w:div w:id="497156857">
          <w:marLeft w:val="640"/>
          <w:marRight w:val="0"/>
          <w:marTop w:val="0"/>
          <w:marBottom w:val="0"/>
          <w:divBdr>
            <w:top w:val="none" w:sz="0" w:space="0" w:color="auto"/>
            <w:left w:val="none" w:sz="0" w:space="0" w:color="auto"/>
            <w:bottom w:val="none" w:sz="0" w:space="0" w:color="auto"/>
            <w:right w:val="none" w:sz="0" w:space="0" w:color="auto"/>
          </w:divBdr>
        </w:div>
        <w:div w:id="1825853510">
          <w:marLeft w:val="640"/>
          <w:marRight w:val="0"/>
          <w:marTop w:val="0"/>
          <w:marBottom w:val="0"/>
          <w:divBdr>
            <w:top w:val="none" w:sz="0" w:space="0" w:color="auto"/>
            <w:left w:val="none" w:sz="0" w:space="0" w:color="auto"/>
            <w:bottom w:val="none" w:sz="0" w:space="0" w:color="auto"/>
            <w:right w:val="none" w:sz="0" w:space="0" w:color="auto"/>
          </w:divBdr>
        </w:div>
        <w:div w:id="2011177514">
          <w:marLeft w:val="640"/>
          <w:marRight w:val="0"/>
          <w:marTop w:val="0"/>
          <w:marBottom w:val="0"/>
          <w:divBdr>
            <w:top w:val="none" w:sz="0" w:space="0" w:color="auto"/>
            <w:left w:val="none" w:sz="0" w:space="0" w:color="auto"/>
            <w:bottom w:val="none" w:sz="0" w:space="0" w:color="auto"/>
            <w:right w:val="none" w:sz="0" w:space="0" w:color="auto"/>
          </w:divBdr>
        </w:div>
        <w:div w:id="319845279">
          <w:marLeft w:val="640"/>
          <w:marRight w:val="0"/>
          <w:marTop w:val="0"/>
          <w:marBottom w:val="0"/>
          <w:divBdr>
            <w:top w:val="none" w:sz="0" w:space="0" w:color="auto"/>
            <w:left w:val="none" w:sz="0" w:space="0" w:color="auto"/>
            <w:bottom w:val="none" w:sz="0" w:space="0" w:color="auto"/>
            <w:right w:val="none" w:sz="0" w:space="0" w:color="auto"/>
          </w:divBdr>
        </w:div>
        <w:div w:id="327371032">
          <w:marLeft w:val="640"/>
          <w:marRight w:val="0"/>
          <w:marTop w:val="0"/>
          <w:marBottom w:val="0"/>
          <w:divBdr>
            <w:top w:val="none" w:sz="0" w:space="0" w:color="auto"/>
            <w:left w:val="none" w:sz="0" w:space="0" w:color="auto"/>
            <w:bottom w:val="none" w:sz="0" w:space="0" w:color="auto"/>
            <w:right w:val="none" w:sz="0" w:space="0" w:color="auto"/>
          </w:divBdr>
        </w:div>
        <w:div w:id="270666351">
          <w:marLeft w:val="640"/>
          <w:marRight w:val="0"/>
          <w:marTop w:val="0"/>
          <w:marBottom w:val="0"/>
          <w:divBdr>
            <w:top w:val="none" w:sz="0" w:space="0" w:color="auto"/>
            <w:left w:val="none" w:sz="0" w:space="0" w:color="auto"/>
            <w:bottom w:val="none" w:sz="0" w:space="0" w:color="auto"/>
            <w:right w:val="none" w:sz="0" w:space="0" w:color="auto"/>
          </w:divBdr>
        </w:div>
        <w:div w:id="193035361">
          <w:marLeft w:val="640"/>
          <w:marRight w:val="0"/>
          <w:marTop w:val="0"/>
          <w:marBottom w:val="0"/>
          <w:divBdr>
            <w:top w:val="none" w:sz="0" w:space="0" w:color="auto"/>
            <w:left w:val="none" w:sz="0" w:space="0" w:color="auto"/>
            <w:bottom w:val="none" w:sz="0" w:space="0" w:color="auto"/>
            <w:right w:val="none" w:sz="0" w:space="0" w:color="auto"/>
          </w:divBdr>
        </w:div>
        <w:div w:id="327563637">
          <w:marLeft w:val="640"/>
          <w:marRight w:val="0"/>
          <w:marTop w:val="0"/>
          <w:marBottom w:val="0"/>
          <w:divBdr>
            <w:top w:val="none" w:sz="0" w:space="0" w:color="auto"/>
            <w:left w:val="none" w:sz="0" w:space="0" w:color="auto"/>
            <w:bottom w:val="none" w:sz="0" w:space="0" w:color="auto"/>
            <w:right w:val="none" w:sz="0" w:space="0" w:color="auto"/>
          </w:divBdr>
        </w:div>
        <w:div w:id="288243767">
          <w:marLeft w:val="640"/>
          <w:marRight w:val="0"/>
          <w:marTop w:val="0"/>
          <w:marBottom w:val="0"/>
          <w:divBdr>
            <w:top w:val="none" w:sz="0" w:space="0" w:color="auto"/>
            <w:left w:val="none" w:sz="0" w:space="0" w:color="auto"/>
            <w:bottom w:val="none" w:sz="0" w:space="0" w:color="auto"/>
            <w:right w:val="none" w:sz="0" w:space="0" w:color="auto"/>
          </w:divBdr>
        </w:div>
        <w:div w:id="1013803784">
          <w:marLeft w:val="640"/>
          <w:marRight w:val="0"/>
          <w:marTop w:val="0"/>
          <w:marBottom w:val="0"/>
          <w:divBdr>
            <w:top w:val="none" w:sz="0" w:space="0" w:color="auto"/>
            <w:left w:val="none" w:sz="0" w:space="0" w:color="auto"/>
            <w:bottom w:val="none" w:sz="0" w:space="0" w:color="auto"/>
            <w:right w:val="none" w:sz="0" w:space="0" w:color="auto"/>
          </w:divBdr>
        </w:div>
        <w:div w:id="195974189">
          <w:marLeft w:val="640"/>
          <w:marRight w:val="0"/>
          <w:marTop w:val="0"/>
          <w:marBottom w:val="0"/>
          <w:divBdr>
            <w:top w:val="none" w:sz="0" w:space="0" w:color="auto"/>
            <w:left w:val="none" w:sz="0" w:space="0" w:color="auto"/>
            <w:bottom w:val="none" w:sz="0" w:space="0" w:color="auto"/>
            <w:right w:val="none" w:sz="0" w:space="0" w:color="auto"/>
          </w:divBdr>
        </w:div>
        <w:div w:id="65996772">
          <w:marLeft w:val="640"/>
          <w:marRight w:val="0"/>
          <w:marTop w:val="0"/>
          <w:marBottom w:val="0"/>
          <w:divBdr>
            <w:top w:val="none" w:sz="0" w:space="0" w:color="auto"/>
            <w:left w:val="none" w:sz="0" w:space="0" w:color="auto"/>
            <w:bottom w:val="none" w:sz="0" w:space="0" w:color="auto"/>
            <w:right w:val="none" w:sz="0" w:space="0" w:color="auto"/>
          </w:divBdr>
        </w:div>
        <w:div w:id="1660619111">
          <w:marLeft w:val="640"/>
          <w:marRight w:val="0"/>
          <w:marTop w:val="0"/>
          <w:marBottom w:val="0"/>
          <w:divBdr>
            <w:top w:val="none" w:sz="0" w:space="0" w:color="auto"/>
            <w:left w:val="none" w:sz="0" w:space="0" w:color="auto"/>
            <w:bottom w:val="none" w:sz="0" w:space="0" w:color="auto"/>
            <w:right w:val="none" w:sz="0" w:space="0" w:color="auto"/>
          </w:divBdr>
        </w:div>
        <w:div w:id="1977835842">
          <w:marLeft w:val="640"/>
          <w:marRight w:val="0"/>
          <w:marTop w:val="0"/>
          <w:marBottom w:val="0"/>
          <w:divBdr>
            <w:top w:val="none" w:sz="0" w:space="0" w:color="auto"/>
            <w:left w:val="none" w:sz="0" w:space="0" w:color="auto"/>
            <w:bottom w:val="none" w:sz="0" w:space="0" w:color="auto"/>
            <w:right w:val="none" w:sz="0" w:space="0" w:color="auto"/>
          </w:divBdr>
        </w:div>
        <w:div w:id="138810870">
          <w:marLeft w:val="640"/>
          <w:marRight w:val="0"/>
          <w:marTop w:val="0"/>
          <w:marBottom w:val="0"/>
          <w:divBdr>
            <w:top w:val="none" w:sz="0" w:space="0" w:color="auto"/>
            <w:left w:val="none" w:sz="0" w:space="0" w:color="auto"/>
            <w:bottom w:val="none" w:sz="0" w:space="0" w:color="auto"/>
            <w:right w:val="none" w:sz="0" w:space="0" w:color="auto"/>
          </w:divBdr>
        </w:div>
        <w:div w:id="2068915799">
          <w:marLeft w:val="640"/>
          <w:marRight w:val="0"/>
          <w:marTop w:val="0"/>
          <w:marBottom w:val="0"/>
          <w:divBdr>
            <w:top w:val="none" w:sz="0" w:space="0" w:color="auto"/>
            <w:left w:val="none" w:sz="0" w:space="0" w:color="auto"/>
            <w:bottom w:val="none" w:sz="0" w:space="0" w:color="auto"/>
            <w:right w:val="none" w:sz="0" w:space="0" w:color="auto"/>
          </w:divBdr>
        </w:div>
        <w:div w:id="761536383">
          <w:marLeft w:val="640"/>
          <w:marRight w:val="0"/>
          <w:marTop w:val="0"/>
          <w:marBottom w:val="0"/>
          <w:divBdr>
            <w:top w:val="none" w:sz="0" w:space="0" w:color="auto"/>
            <w:left w:val="none" w:sz="0" w:space="0" w:color="auto"/>
            <w:bottom w:val="none" w:sz="0" w:space="0" w:color="auto"/>
            <w:right w:val="none" w:sz="0" w:space="0" w:color="auto"/>
          </w:divBdr>
        </w:div>
        <w:div w:id="1433823145">
          <w:marLeft w:val="640"/>
          <w:marRight w:val="0"/>
          <w:marTop w:val="0"/>
          <w:marBottom w:val="0"/>
          <w:divBdr>
            <w:top w:val="none" w:sz="0" w:space="0" w:color="auto"/>
            <w:left w:val="none" w:sz="0" w:space="0" w:color="auto"/>
            <w:bottom w:val="none" w:sz="0" w:space="0" w:color="auto"/>
            <w:right w:val="none" w:sz="0" w:space="0" w:color="auto"/>
          </w:divBdr>
        </w:div>
        <w:div w:id="1364135446">
          <w:marLeft w:val="640"/>
          <w:marRight w:val="0"/>
          <w:marTop w:val="0"/>
          <w:marBottom w:val="0"/>
          <w:divBdr>
            <w:top w:val="none" w:sz="0" w:space="0" w:color="auto"/>
            <w:left w:val="none" w:sz="0" w:space="0" w:color="auto"/>
            <w:bottom w:val="none" w:sz="0" w:space="0" w:color="auto"/>
            <w:right w:val="none" w:sz="0" w:space="0" w:color="auto"/>
          </w:divBdr>
        </w:div>
        <w:div w:id="1867210308">
          <w:marLeft w:val="640"/>
          <w:marRight w:val="0"/>
          <w:marTop w:val="0"/>
          <w:marBottom w:val="0"/>
          <w:divBdr>
            <w:top w:val="none" w:sz="0" w:space="0" w:color="auto"/>
            <w:left w:val="none" w:sz="0" w:space="0" w:color="auto"/>
            <w:bottom w:val="none" w:sz="0" w:space="0" w:color="auto"/>
            <w:right w:val="none" w:sz="0" w:space="0" w:color="auto"/>
          </w:divBdr>
        </w:div>
        <w:div w:id="223877285">
          <w:marLeft w:val="640"/>
          <w:marRight w:val="0"/>
          <w:marTop w:val="0"/>
          <w:marBottom w:val="0"/>
          <w:divBdr>
            <w:top w:val="none" w:sz="0" w:space="0" w:color="auto"/>
            <w:left w:val="none" w:sz="0" w:space="0" w:color="auto"/>
            <w:bottom w:val="none" w:sz="0" w:space="0" w:color="auto"/>
            <w:right w:val="none" w:sz="0" w:space="0" w:color="auto"/>
          </w:divBdr>
        </w:div>
        <w:div w:id="1764913842">
          <w:marLeft w:val="640"/>
          <w:marRight w:val="0"/>
          <w:marTop w:val="0"/>
          <w:marBottom w:val="0"/>
          <w:divBdr>
            <w:top w:val="none" w:sz="0" w:space="0" w:color="auto"/>
            <w:left w:val="none" w:sz="0" w:space="0" w:color="auto"/>
            <w:bottom w:val="none" w:sz="0" w:space="0" w:color="auto"/>
            <w:right w:val="none" w:sz="0" w:space="0" w:color="auto"/>
          </w:divBdr>
        </w:div>
        <w:div w:id="1498761226">
          <w:marLeft w:val="640"/>
          <w:marRight w:val="0"/>
          <w:marTop w:val="0"/>
          <w:marBottom w:val="0"/>
          <w:divBdr>
            <w:top w:val="none" w:sz="0" w:space="0" w:color="auto"/>
            <w:left w:val="none" w:sz="0" w:space="0" w:color="auto"/>
            <w:bottom w:val="none" w:sz="0" w:space="0" w:color="auto"/>
            <w:right w:val="none" w:sz="0" w:space="0" w:color="auto"/>
          </w:divBdr>
        </w:div>
        <w:div w:id="1501963132">
          <w:marLeft w:val="640"/>
          <w:marRight w:val="0"/>
          <w:marTop w:val="0"/>
          <w:marBottom w:val="0"/>
          <w:divBdr>
            <w:top w:val="none" w:sz="0" w:space="0" w:color="auto"/>
            <w:left w:val="none" w:sz="0" w:space="0" w:color="auto"/>
            <w:bottom w:val="none" w:sz="0" w:space="0" w:color="auto"/>
            <w:right w:val="none" w:sz="0" w:space="0" w:color="auto"/>
          </w:divBdr>
        </w:div>
        <w:div w:id="150409279">
          <w:marLeft w:val="640"/>
          <w:marRight w:val="0"/>
          <w:marTop w:val="0"/>
          <w:marBottom w:val="0"/>
          <w:divBdr>
            <w:top w:val="none" w:sz="0" w:space="0" w:color="auto"/>
            <w:left w:val="none" w:sz="0" w:space="0" w:color="auto"/>
            <w:bottom w:val="none" w:sz="0" w:space="0" w:color="auto"/>
            <w:right w:val="none" w:sz="0" w:space="0" w:color="auto"/>
          </w:divBdr>
        </w:div>
        <w:div w:id="1590037797">
          <w:marLeft w:val="640"/>
          <w:marRight w:val="0"/>
          <w:marTop w:val="0"/>
          <w:marBottom w:val="0"/>
          <w:divBdr>
            <w:top w:val="none" w:sz="0" w:space="0" w:color="auto"/>
            <w:left w:val="none" w:sz="0" w:space="0" w:color="auto"/>
            <w:bottom w:val="none" w:sz="0" w:space="0" w:color="auto"/>
            <w:right w:val="none" w:sz="0" w:space="0" w:color="auto"/>
          </w:divBdr>
        </w:div>
        <w:div w:id="472141533">
          <w:marLeft w:val="640"/>
          <w:marRight w:val="0"/>
          <w:marTop w:val="0"/>
          <w:marBottom w:val="0"/>
          <w:divBdr>
            <w:top w:val="none" w:sz="0" w:space="0" w:color="auto"/>
            <w:left w:val="none" w:sz="0" w:space="0" w:color="auto"/>
            <w:bottom w:val="none" w:sz="0" w:space="0" w:color="auto"/>
            <w:right w:val="none" w:sz="0" w:space="0" w:color="auto"/>
          </w:divBdr>
        </w:div>
        <w:div w:id="1963000565">
          <w:marLeft w:val="640"/>
          <w:marRight w:val="0"/>
          <w:marTop w:val="0"/>
          <w:marBottom w:val="0"/>
          <w:divBdr>
            <w:top w:val="none" w:sz="0" w:space="0" w:color="auto"/>
            <w:left w:val="none" w:sz="0" w:space="0" w:color="auto"/>
            <w:bottom w:val="none" w:sz="0" w:space="0" w:color="auto"/>
            <w:right w:val="none" w:sz="0" w:space="0" w:color="auto"/>
          </w:divBdr>
        </w:div>
        <w:div w:id="1072854830">
          <w:marLeft w:val="640"/>
          <w:marRight w:val="0"/>
          <w:marTop w:val="0"/>
          <w:marBottom w:val="0"/>
          <w:divBdr>
            <w:top w:val="none" w:sz="0" w:space="0" w:color="auto"/>
            <w:left w:val="none" w:sz="0" w:space="0" w:color="auto"/>
            <w:bottom w:val="none" w:sz="0" w:space="0" w:color="auto"/>
            <w:right w:val="none" w:sz="0" w:space="0" w:color="auto"/>
          </w:divBdr>
        </w:div>
        <w:div w:id="1706564649">
          <w:marLeft w:val="640"/>
          <w:marRight w:val="0"/>
          <w:marTop w:val="0"/>
          <w:marBottom w:val="0"/>
          <w:divBdr>
            <w:top w:val="none" w:sz="0" w:space="0" w:color="auto"/>
            <w:left w:val="none" w:sz="0" w:space="0" w:color="auto"/>
            <w:bottom w:val="none" w:sz="0" w:space="0" w:color="auto"/>
            <w:right w:val="none" w:sz="0" w:space="0" w:color="auto"/>
          </w:divBdr>
        </w:div>
        <w:div w:id="507595282">
          <w:marLeft w:val="640"/>
          <w:marRight w:val="0"/>
          <w:marTop w:val="0"/>
          <w:marBottom w:val="0"/>
          <w:divBdr>
            <w:top w:val="none" w:sz="0" w:space="0" w:color="auto"/>
            <w:left w:val="none" w:sz="0" w:space="0" w:color="auto"/>
            <w:bottom w:val="none" w:sz="0" w:space="0" w:color="auto"/>
            <w:right w:val="none" w:sz="0" w:space="0" w:color="auto"/>
          </w:divBdr>
        </w:div>
        <w:div w:id="200671913">
          <w:marLeft w:val="640"/>
          <w:marRight w:val="0"/>
          <w:marTop w:val="0"/>
          <w:marBottom w:val="0"/>
          <w:divBdr>
            <w:top w:val="none" w:sz="0" w:space="0" w:color="auto"/>
            <w:left w:val="none" w:sz="0" w:space="0" w:color="auto"/>
            <w:bottom w:val="none" w:sz="0" w:space="0" w:color="auto"/>
            <w:right w:val="none" w:sz="0" w:space="0" w:color="auto"/>
          </w:divBdr>
        </w:div>
        <w:div w:id="1294822695">
          <w:marLeft w:val="640"/>
          <w:marRight w:val="0"/>
          <w:marTop w:val="0"/>
          <w:marBottom w:val="0"/>
          <w:divBdr>
            <w:top w:val="none" w:sz="0" w:space="0" w:color="auto"/>
            <w:left w:val="none" w:sz="0" w:space="0" w:color="auto"/>
            <w:bottom w:val="none" w:sz="0" w:space="0" w:color="auto"/>
            <w:right w:val="none" w:sz="0" w:space="0" w:color="auto"/>
          </w:divBdr>
        </w:div>
        <w:div w:id="651760961">
          <w:marLeft w:val="640"/>
          <w:marRight w:val="0"/>
          <w:marTop w:val="0"/>
          <w:marBottom w:val="0"/>
          <w:divBdr>
            <w:top w:val="none" w:sz="0" w:space="0" w:color="auto"/>
            <w:left w:val="none" w:sz="0" w:space="0" w:color="auto"/>
            <w:bottom w:val="none" w:sz="0" w:space="0" w:color="auto"/>
            <w:right w:val="none" w:sz="0" w:space="0" w:color="auto"/>
          </w:divBdr>
        </w:div>
        <w:div w:id="179009800">
          <w:marLeft w:val="640"/>
          <w:marRight w:val="0"/>
          <w:marTop w:val="0"/>
          <w:marBottom w:val="0"/>
          <w:divBdr>
            <w:top w:val="none" w:sz="0" w:space="0" w:color="auto"/>
            <w:left w:val="none" w:sz="0" w:space="0" w:color="auto"/>
            <w:bottom w:val="none" w:sz="0" w:space="0" w:color="auto"/>
            <w:right w:val="none" w:sz="0" w:space="0" w:color="auto"/>
          </w:divBdr>
        </w:div>
        <w:div w:id="272787671">
          <w:marLeft w:val="640"/>
          <w:marRight w:val="0"/>
          <w:marTop w:val="0"/>
          <w:marBottom w:val="0"/>
          <w:divBdr>
            <w:top w:val="none" w:sz="0" w:space="0" w:color="auto"/>
            <w:left w:val="none" w:sz="0" w:space="0" w:color="auto"/>
            <w:bottom w:val="none" w:sz="0" w:space="0" w:color="auto"/>
            <w:right w:val="none" w:sz="0" w:space="0" w:color="auto"/>
          </w:divBdr>
        </w:div>
        <w:div w:id="868226005">
          <w:marLeft w:val="640"/>
          <w:marRight w:val="0"/>
          <w:marTop w:val="0"/>
          <w:marBottom w:val="0"/>
          <w:divBdr>
            <w:top w:val="none" w:sz="0" w:space="0" w:color="auto"/>
            <w:left w:val="none" w:sz="0" w:space="0" w:color="auto"/>
            <w:bottom w:val="none" w:sz="0" w:space="0" w:color="auto"/>
            <w:right w:val="none" w:sz="0" w:space="0" w:color="auto"/>
          </w:divBdr>
        </w:div>
        <w:div w:id="1149633487">
          <w:marLeft w:val="640"/>
          <w:marRight w:val="0"/>
          <w:marTop w:val="0"/>
          <w:marBottom w:val="0"/>
          <w:divBdr>
            <w:top w:val="none" w:sz="0" w:space="0" w:color="auto"/>
            <w:left w:val="none" w:sz="0" w:space="0" w:color="auto"/>
            <w:bottom w:val="none" w:sz="0" w:space="0" w:color="auto"/>
            <w:right w:val="none" w:sz="0" w:space="0" w:color="auto"/>
          </w:divBdr>
        </w:div>
        <w:div w:id="315577341">
          <w:marLeft w:val="640"/>
          <w:marRight w:val="0"/>
          <w:marTop w:val="0"/>
          <w:marBottom w:val="0"/>
          <w:divBdr>
            <w:top w:val="none" w:sz="0" w:space="0" w:color="auto"/>
            <w:left w:val="none" w:sz="0" w:space="0" w:color="auto"/>
            <w:bottom w:val="none" w:sz="0" w:space="0" w:color="auto"/>
            <w:right w:val="none" w:sz="0" w:space="0" w:color="auto"/>
          </w:divBdr>
        </w:div>
        <w:div w:id="333189180">
          <w:marLeft w:val="640"/>
          <w:marRight w:val="0"/>
          <w:marTop w:val="0"/>
          <w:marBottom w:val="0"/>
          <w:divBdr>
            <w:top w:val="none" w:sz="0" w:space="0" w:color="auto"/>
            <w:left w:val="none" w:sz="0" w:space="0" w:color="auto"/>
            <w:bottom w:val="none" w:sz="0" w:space="0" w:color="auto"/>
            <w:right w:val="none" w:sz="0" w:space="0" w:color="auto"/>
          </w:divBdr>
        </w:div>
        <w:div w:id="764034291">
          <w:marLeft w:val="640"/>
          <w:marRight w:val="0"/>
          <w:marTop w:val="0"/>
          <w:marBottom w:val="0"/>
          <w:divBdr>
            <w:top w:val="none" w:sz="0" w:space="0" w:color="auto"/>
            <w:left w:val="none" w:sz="0" w:space="0" w:color="auto"/>
            <w:bottom w:val="none" w:sz="0" w:space="0" w:color="auto"/>
            <w:right w:val="none" w:sz="0" w:space="0" w:color="auto"/>
          </w:divBdr>
        </w:div>
        <w:div w:id="1302032613">
          <w:marLeft w:val="640"/>
          <w:marRight w:val="0"/>
          <w:marTop w:val="0"/>
          <w:marBottom w:val="0"/>
          <w:divBdr>
            <w:top w:val="none" w:sz="0" w:space="0" w:color="auto"/>
            <w:left w:val="none" w:sz="0" w:space="0" w:color="auto"/>
            <w:bottom w:val="none" w:sz="0" w:space="0" w:color="auto"/>
            <w:right w:val="none" w:sz="0" w:space="0" w:color="auto"/>
          </w:divBdr>
        </w:div>
        <w:div w:id="694769348">
          <w:marLeft w:val="640"/>
          <w:marRight w:val="0"/>
          <w:marTop w:val="0"/>
          <w:marBottom w:val="0"/>
          <w:divBdr>
            <w:top w:val="none" w:sz="0" w:space="0" w:color="auto"/>
            <w:left w:val="none" w:sz="0" w:space="0" w:color="auto"/>
            <w:bottom w:val="none" w:sz="0" w:space="0" w:color="auto"/>
            <w:right w:val="none" w:sz="0" w:space="0" w:color="auto"/>
          </w:divBdr>
        </w:div>
        <w:div w:id="1694647419">
          <w:marLeft w:val="640"/>
          <w:marRight w:val="0"/>
          <w:marTop w:val="0"/>
          <w:marBottom w:val="0"/>
          <w:divBdr>
            <w:top w:val="none" w:sz="0" w:space="0" w:color="auto"/>
            <w:left w:val="none" w:sz="0" w:space="0" w:color="auto"/>
            <w:bottom w:val="none" w:sz="0" w:space="0" w:color="auto"/>
            <w:right w:val="none" w:sz="0" w:space="0" w:color="auto"/>
          </w:divBdr>
        </w:div>
        <w:div w:id="1790129252">
          <w:marLeft w:val="640"/>
          <w:marRight w:val="0"/>
          <w:marTop w:val="0"/>
          <w:marBottom w:val="0"/>
          <w:divBdr>
            <w:top w:val="none" w:sz="0" w:space="0" w:color="auto"/>
            <w:left w:val="none" w:sz="0" w:space="0" w:color="auto"/>
            <w:bottom w:val="none" w:sz="0" w:space="0" w:color="auto"/>
            <w:right w:val="none" w:sz="0" w:space="0" w:color="auto"/>
          </w:divBdr>
        </w:div>
        <w:div w:id="1918397806">
          <w:marLeft w:val="640"/>
          <w:marRight w:val="0"/>
          <w:marTop w:val="0"/>
          <w:marBottom w:val="0"/>
          <w:divBdr>
            <w:top w:val="none" w:sz="0" w:space="0" w:color="auto"/>
            <w:left w:val="none" w:sz="0" w:space="0" w:color="auto"/>
            <w:bottom w:val="none" w:sz="0" w:space="0" w:color="auto"/>
            <w:right w:val="none" w:sz="0" w:space="0" w:color="auto"/>
          </w:divBdr>
        </w:div>
        <w:div w:id="1274946499">
          <w:marLeft w:val="640"/>
          <w:marRight w:val="0"/>
          <w:marTop w:val="0"/>
          <w:marBottom w:val="0"/>
          <w:divBdr>
            <w:top w:val="none" w:sz="0" w:space="0" w:color="auto"/>
            <w:left w:val="none" w:sz="0" w:space="0" w:color="auto"/>
            <w:bottom w:val="none" w:sz="0" w:space="0" w:color="auto"/>
            <w:right w:val="none" w:sz="0" w:space="0" w:color="auto"/>
          </w:divBdr>
        </w:div>
        <w:div w:id="460927126">
          <w:marLeft w:val="640"/>
          <w:marRight w:val="0"/>
          <w:marTop w:val="0"/>
          <w:marBottom w:val="0"/>
          <w:divBdr>
            <w:top w:val="none" w:sz="0" w:space="0" w:color="auto"/>
            <w:left w:val="none" w:sz="0" w:space="0" w:color="auto"/>
            <w:bottom w:val="none" w:sz="0" w:space="0" w:color="auto"/>
            <w:right w:val="none" w:sz="0" w:space="0" w:color="auto"/>
          </w:divBdr>
        </w:div>
        <w:div w:id="1821186695">
          <w:marLeft w:val="640"/>
          <w:marRight w:val="0"/>
          <w:marTop w:val="0"/>
          <w:marBottom w:val="0"/>
          <w:divBdr>
            <w:top w:val="none" w:sz="0" w:space="0" w:color="auto"/>
            <w:left w:val="none" w:sz="0" w:space="0" w:color="auto"/>
            <w:bottom w:val="none" w:sz="0" w:space="0" w:color="auto"/>
            <w:right w:val="none" w:sz="0" w:space="0" w:color="auto"/>
          </w:divBdr>
        </w:div>
        <w:div w:id="1904870841">
          <w:marLeft w:val="640"/>
          <w:marRight w:val="0"/>
          <w:marTop w:val="0"/>
          <w:marBottom w:val="0"/>
          <w:divBdr>
            <w:top w:val="none" w:sz="0" w:space="0" w:color="auto"/>
            <w:left w:val="none" w:sz="0" w:space="0" w:color="auto"/>
            <w:bottom w:val="none" w:sz="0" w:space="0" w:color="auto"/>
            <w:right w:val="none" w:sz="0" w:space="0" w:color="auto"/>
          </w:divBdr>
        </w:div>
        <w:div w:id="570623396">
          <w:marLeft w:val="640"/>
          <w:marRight w:val="0"/>
          <w:marTop w:val="0"/>
          <w:marBottom w:val="0"/>
          <w:divBdr>
            <w:top w:val="none" w:sz="0" w:space="0" w:color="auto"/>
            <w:left w:val="none" w:sz="0" w:space="0" w:color="auto"/>
            <w:bottom w:val="none" w:sz="0" w:space="0" w:color="auto"/>
            <w:right w:val="none" w:sz="0" w:space="0" w:color="auto"/>
          </w:divBdr>
        </w:div>
        <w:div w:id="396125858">
          <w:marLeft w:val="640"/>
          <w:marRight w:val="0"/>
          <w:marTop w:val="0"/>
          <w:marBottom w:val="0"/>
          <w:divBdr>
            <w:top w:val="none" w:sz="0" w:space="0" w:color="auto"/>
            <w:left w:val="none" w:sz="0" w:space="0" w:color="auto"/>
            <w:bottom w:val="none" w:sz="0" w:space="0" w:color="auto"/>
            <w:right w:val="none" w:sz="0" w:space="0" w:color="auto"/>
          </w:divBdr>
        </w:div>
      </w:divsChild>
    </w:div>
    <w:div w:id="1914848578">
      <w:marLeft w:val="0"/>
      <w:marRight w:val="0"/>
      <w:marTop w:val="0"/>
      <w:marBottom w:val="0"/>
      <w:divBdr>
        <w:top w:val="none" w:sz="0" w:space="0" w:color="auto"/>
        <w:left w:val="none" w:sz="0" w:space="0" w:color="auto"/>
        <w:bottom w:val="none" w:sz="0" w:space="0" w:color="auto"/>
        <w:right w:val="none" w:sz="0" w:space="0" w:color="auto"/>
      </w:divBdr>
    </w:div>
    <w:div w:id="1917007032">
      <w:marLeft w:val="640"/>
      <w:marRight w:val="0"/>
      <w:marTop w:val="0"/>
      <w:marBottom w:val="0"/>
      <w:divBdr>
        <w:top w:val="none" w:sz="0" w:space="0" w:color="auto"/>
        <w:left w:val="none" w:sz="0" w:space="0" w:color="auto"/>
        <w:bottom w:val="none" w:sz="0" w:space="0" w:color="auto"/>
        <w:right w:val="none" w:sz="0" w:space="0" w:color="auto"/>
      </w:divBdr>
    </w:div>
    <w:div w:id="1917280199">
      <w:bodyDiv w:val="1"/>
      <w:marLeft w:val="0"/>
      <w:marRight w:val="0"/>
      <w:marTop w:val="0"/>
      <w:marBottom w:val="0"/>
      <w:divBdr>
        <w:top w:val="none" w:sz="0" w:space="0" w:color="auto"/>
        <w:left w:val="none" w:sz="0" w:space="0" w:color="auto"/>
        <w:bottom w:val="none" w:sz="0" w:space="0" w:color="auto"/>
        <w:right w:val="none" w:sz="0" w:space="0" w:color="auto"/>
      </w:divBdr>
      <w:divsChild>
        <w:div w:id="567498190">
          <w:marLeft w:val="640"/>
          <w:marRight w:val="0"/>
          <w:marTop w:val="0"/>
          <w:marBottom w:val="0"/>
          <w:divBdr>
            <w:top w:val="none" w:sz="0" w:space="0" w:color="auto"/>
            <w:left w:val="none" w:sz="0" w:space="0" w:color="auto"/>
            <w:bottom w:val="none" w:sz="0" w:space="0" w:color="auto"/>
            <w:right w:val="none" w:sz="0" w:space="0" w:color="auto"/>
          </w:divBdr>
        </w:div>
        <w:div w:id="833106913">
          <w:marLeft w:val="640"/>
          <w:marRight w:val="0"/>
          <w:marTop w:val="0"/>
          <w:marBottom w:val="0"/>
          <w:divBdr>
            <w:top w:val="none" w:sz="0" w:space="0" w:color="auto"/>
            <w:left w:val="none" w:sz="0" w:space="0" w:color="auto"/>
            <w:bottom w:val="none" w:sz="0" w:space="0" w:color="auto"/>
            <w:right w:val="none" w:sz="0" w:space="0" w:color="auto"/>
          </w:divBdr>
        </w:div>
        <w:div w:id="1655379515">
          <w:marLeft w:val="640"/>
          <w:marRight w:val="0"/>
          <w:marTop w:val="0"/>
          <w:marBottom w:val="0"/>
          <w:divBdr>
            <w:top w:val="none" w:sz="0" w:space="0" w:color="auto"/>
            <w:left w:val="none" w:sz="0" w:space="0" w:color="auto"/>
            <w:bottom w:val="none" w:sz="0" w:space="0" w:color="auto"/>
            <w:right w:val="none" w:sz="0" w:space="0" w:color="auto"/>
          </w:divBdr>
        </w:div>
        <w:div w:id="839152552">
          <w:marLeft w:val="640"/>
          <w:marRight w:val="0"/>
          <w:marTop w:val="0"/>
          <w:marBottom w:val="0"/>
          <w:divBdr>
            <w:top w:val="none" w:sz="0" w:space="0" w:color="auto"/>
            <w:left w:val="none" w:sz="0" w:space="0" w:color="auto"/>
            <w:bottom w:val="none" w:sz="0" w:space="0" w:color="auto"/>
            <w:right w:val="none" w:sz="0" w:space="0" w:color="auto"/>
          </w:divBdr>
        </w:div>
        <w:div w:id="1920601697">
          <w:marLeft w:val="640"/>
          <w:marRight w:val="0"/>
          <w:marTop w:val="0"/>
          <w:marBottom w:val="0"/>
          <w:divBdr>
            <w:top w:val="none" w:sz="0" w:space="0" w:color="auto"/>
            <w:left w:val="none" w:sz="0" w:space="0" w:color="auto"/>
            <w:bottom w:val="none" w:sz="0" w:space="0" w:color="auto"/>
            <w:right w:val="none" w:sz="0" w:space="0" w:color="auto"/>
          </w:divBdr>
        </w:div>
        <w:div w:id="620234052">
          <w:marLeft w:val="640"/>
          <w:marRight w:val="0"/>
          <w:marTop w:val="0"/>
          <w:marBottom w:val="0"/>
          <w:divBdr>
            <w:top w:val="none" w:sz="0" w:space="0" w:color="auto"/>
            <w:left w:val="none" w:sz="0" w:space="0" w:color="auto"/>
            <w:bottom w:val="none" w:sz="0" w:space="0" w:color="auto"/>
            <w:right w:val="none" w:sz="0" w:space="0" w:color="auto"/>
          </w:divBdr>
        </w:div>
        <w:div w:id="1332372463">
          <w:marLeft w:val="640"/>
          <w:marRight w:val="0"/>
          <w:marTop w:val="0"/>
          <w:marBottom w:val="0"/>
          <w:divBdr>
            <w:top w:val="none" w:sz="0" w:space="0" w:color="auto"/>
            <w:left w:val="none" w:sz="0" w:space="0" w:color="auto"/>
            <w:bottom w:val="none" w:sz="0" w:space="0" w:color="auto"/>
            <w:right w:val="none" w:sz="0" w:space="0" w:color="auto"/>
          </w:divBdr>
        </w:div>
        <w:div w:id="706102762">
          <w:marLeft w:val="640"/>
          <w:marRight w:val="0"/>
          <w:marTop w:val="0"/>
          <w:marBottom w:val="0"/>
          <w:divBdr>
            <w:top w:val="none" w:sz="0" w:space="0" w:color="auto"/>
            <w:left w:val="none" w:sz="0" w:space="0" w:color="auto"/>
            <w:bottom w:val="none" w:sz="0" w:space="0" w:color="auto"/>
            <w:right w:val="none" w:sz="0" w:space="0" w:color="auto"/>
          </w:divBdr>
        </w:div>
        <w:div w:id="452943221">
          <w:marLeft w:val="640"/>
          <w:marRight w:val="0"/>
          <w:marTop w:val="0"/>
          <w:marBottom w:val="0"/>
          <w:divBdr>
            <w:top w:val="none" w:sz="0" w:space="0" w:color="auto"/>
            <w:left w:val="none" w:sz="0" w:space="0" w:color="auto"/>
            <w:bottom w:val="none" w:sz="0" w:space="0" w:color="auto"/>
            <w:right w:val="none" w:sz="0" w:space="0" w:color="auto"/>
          </w:divBdr>
        </w:div>
        <w:div w:id="993873858">
          <w:marLeft w:val="640"/>
          <w:marRight w:val="0"/>
          <w:marTop w:val="0"/>
          <w:marBottom w:val="0"/>
          <w:divBdr>
            <w:top w:val="none" w:sz="0" w:space="0" w:color="auto"/>
            <w:left w:val="none" w:sz="0" w:space="0" w:color="auto"/>
            <w:bottom w:val="none" w:sz="0" w:space="0" w:color="auto"/>
            <w:right w:val="none" w:sz="0" w:space="0" w:color="auto"/>
          </w:divBdr>
        </w:div>
        <w:div w:id="657459298">
          <w:marLeft w:val="640"/>
          <w:marRight w:val="0"/>
          <w:marTop w:val="0"/>
          <w:marBottom w:val="0"/>
          <w:divBdr>
            <w:top w:val="none" w:sz="0" w:space="0" w:color="auto"/>
            <w:left w:val="none" w:sz="0" w:space="0" w:color="auto"/>
            <w:bottom w:val="none" w:sz="0" w:space="0" w:color="auto"/>
            <w:right w:val="none" w:sz="0" w:space="0" w:color="auto"/>
          </w:divBdr>
        </w:div>
        <w:div w:id="1535268182">
          <w:marLeft w:val="640"/>
          <w:marRight w:val="0"/>
          <w:marTop w:val="0"/>
          <w:marBottom w:val="0"/>
          <w:divBdr>
            <w:top w:val="none" w:sz="0" w:space="0" w:color="auto"/>
            <w:left w:val="none" w:sz="0" w:space="0" w:color="auto"/>
            <w:bottom w:val="none" w:sz="0" w:space="0" w:color="auto"/>
            <w:right w:val="none" w:sz="0" w:space="0" w:color="auto"/>
          </w:divBdr>
        </w:div>
        <w:div w:id="172453796">
          <w:marLeft w:val="640"/>
          <w:marRight w:val="0"/>
          <w:marTop w:val="0"/>
          <w:marBottom w:val="0"/>
          <w:divBdr>
            <w:top w:val="none" w:sz="0" w:space="0" w:color="auto"/>
            <w:left w:val="none" w:sz="0" w:space="0" w:color="auto"/>
            <w:bottom w:val="none" w:sz="0" w:space="0" w:color="auto"/>
            <w:right w:val="none" w:sz="0" w:space="0" w:color="auto"/>
          </w:divBdr>
        </w:div>
        <w:div w:id="1146624636">
          <w:marLeft w:val="640"/>
          <w:marRight w:val="0"/>
          <w:marTop w:val="0"/>
          <w:marBottom w:val="0"/>
          <w:divBdr>
            <w:top w:val="none" w:sz="0" w:space="0" w:color="auto"/>
            <w:left w:val="none" w:sz="0" w:space="0" w:color="auto"/>
            <w:bottom w:val="none" w:sz="0" w:space="0" w:color="auto"/>
            <w:right w:val="none" w:sz="0" w:space="0" w:color="auto"/>
          </w:divBdr>
        </w:div>
        <w:div w:id="251012686">
          <w:marLeft w:val="640"/>
          <w:marRight w:val="0"/>
          <w:marTop w:val="0"/>
          <w:marBottom w:val="0"/>
          <w:divBdr>
            <w:top w:val="none" w:sz="0" w:space="0" w:color="auto"/>
            <w:left w:val="none" w:sz="0" w:space="0" w:color="auto"/>
            <w:bottom w:val="none" w:sz="0" w:space="0" w:color="auto"/>
            <w:right w:val="none" w:sz="0" w:space="0" w:color="auto"/>
          </w:divBdr>
        </w:div>
        <w:div w:id="1891769273">
          <w:marLeft w:val="640"/>
          <w:marRight w:val="0"/>
          <w:marTop w:val="0"/>
          <w:marBottom w:val="0"/>
          <w:divBdr>
            <w:top w:val="none" w:sz="0" w:space="0" w:color="auto"/>
            <w:left w:val="none" w:sz="0" w:space="0" w:color="auto"/>
            <w:bottom w:val="none" w:sz="0" w:space="0" w:color="auto"/>
            <w:right w:val="none" w:sz="0" w:space="0" w:color="auto"/>
          </w:divBdr>
        </w:div>
        <w:div w:id="1041129656">
          <w:marLeft w:val="640"/>
          <w:marRight w:val="0"/>
          <w:marTop w:val="0"/>
          <w:marBottom w:val="0"/>
          <w:divBdr>
            <w:top w:val="none" w:sz="0" w:space="0" w:color="auto"/>
            <w:left w:val="none" w:sz="0" w:space="0" w:color="auto"/>
            <w:bottom w:val="none" w:sz="0" w:space="0" w:color="auto"/>
            <w:right w:val="none" w:sz="0" w:space="0" w:color="auto"/>
          </w:divBdr>
        </w:div>
        <w:div w:id="1771389764">
          <w:marLeft w:val="640"/>
          <w:marRight w:val="0"/>
          <w:marTop w:val="0"/>
          <w:marBottom w:val="0"/>
          <w:divBdr>
            <w:top w:val="none" w:sz="0" w:space="0" w:color="auto"/>
            <w:left w:val="none" w:sz="0" w:space="0" w:color="auto"/>
            <w:bottom w:val="none" w:sz="0" w:space="0" w:color="auto"/>
            <w:right w:val="none" w:sz="0" w:space="0" w:color="auto"/>
          </w:divBdr>
        </w:div>
        <w:div w:id="1259408550">
          <w:marLeft w:val="640"/>
          <w:marRight w:val="0"/>
          <w:marTop w:val="0"/>
          <w:marBottom w:val="0"/>
          <w:divBdr>
            <w:top w:val="none" w:sz="0" w:space="0" w:color="auto"/>
            <w:left w:val="none" w:sz="0" w:space="0" w:color="auto"/>
            <w:bottom w:val="none" w:sz="0" w:space="0" w:color="auto"/>
            <w:right w:val="none" w:sz="0" w:space="0" w:color="auto"/>
          </w:divBdr>
        </w:div>
        <w:div w:id="65151348">
          <w:marLeft w:val="640"/>
          <w:marRight w:val="0"/>
          <w:marTop w:val="0"/>
          <w:marBottom w:val="0"/>
          <w:divBdr>
            <w:top w:val="none" w:sz="0" w:space="0" w:color="auto"/>
            <w:left w:val="none" w:sz="0" w:space="0" w:color="auto"/>
            <w:bottom w:val="none" w:sz="0" w:space="0" w:color="auto"/>
            <w:right w:val="none" w:sz="0" w:space="0" w:color="auto"/>
          </w:divBdr>
        </w:div>
        <w:div w:id="501625187">
          <w:marLeft w:val="640"/>
          <w:marRight w:val="0"/>
          <w:marTop w:val="0"/>
          <w:marBottom w:val="0"/>
          <w:divBdr>
            <w:top w:val="none" w:sz="0" w:space="0" w:color="auto"/>
            <w:left w:val="none" w:sz="0" w:space="0" w:color="auto"/>
            <w:bottom w:val="none" w:sz="0" w:space="0" w:color="auto"/>
            <w:right w:val="none" w:sz="0" w:space="0" w:color="auto"/>
          </w:divBdr>
        </w:div>
        <w:div w:id="1006786629">
          <w:marLeft w:val="640"/>
          <w:marRight w:val="0"/>
          <w:marTop w:val="0"/>
          <w:marBottom w:val="0"/>
          <w:divBdr>
            <w:top w:val="none" w:sz="0" w:space="0" w:color="auto"/>
            <w:left w:val="none" w:sz="0" w:space="0" w:color="auto"/>
            <w:bottom w:val="none" w:sz="0" w:space="0" w:color="auto"/>
            <w:right w:val="none" w:sz="0" w:space="0" w:color="auto"/>
          </w:divBdr>
        </w:div>
        <w:div w:id="1141997535">
          <w:marLeft w:val="640"/>
          <w:marRight w:val="0"/>
          <w:marTop w:val="0"/>
          <w:marBottom w:val="0"/>
          <w:divBdr>
            <w:top w:val="none" w:sz="0" w:space="0" w:color="auto"/>
            <w:left w:val="none" w:sz="0" w:space="0" w:color="auto"/>
            <w:bottom w:val="none" w:sz="0" w:space="0" w:color="auto"/>
            <w:right w:val="none" w:sz="0" w:space="0" w:color="auto"/>
          </w:divBdr>
        </w:div>
        <w:div w:id="912620396">
          <w:marLeft w:val="640"/>
          <w:marRight w:val="0"/>
          <w:marTop w:val="0"/>
          <w:marBottom w:val="0"/>
          <w:divBdr>
            <w:top w:val="none" w:sz="0" w:space="0" w:color="auto"/>
            <w:left w:val="none" w:sz="0" w:space="0" w:color="auto"/>
            <w:bottom w:val="none" w:sz="0" w:space="0" w:color="auto"/>
            <w:right w:val="none" w:sz="0" w:space="0" w:color="auto"/>
          </w:divBdr>
        </w:div>
        <w:div w:id="712728257">
          <w:marLeft w:val="640"/>
          <w:marRight w:val="0"/>
          <w:marTop w:val="0"/>
          <w:marBottom w:val="0"/>
          <w:divBdr>
            <w:top w:val="none" w:sz="0" w:space="0" w:color="auto"/>
            <w:left w:val="none" w:sz="0" w:space="0" w:color="auto"/>
            <w:bottom w:val="none" w:sz="0" w:space="0" w:color="auto"/>
            <w:right w:val="none" w:sz="0" w:space="0" w:color="auto"/>
          </w:divBdr>
        </w:div>
        <w:div w:id="2043091188">
          <w:marLeft w:val="640"/>
          <w:marRight w:val="0"/>
          <w:marTop w:val="0"/>
          <w:marBottom w:val="0"/>
          <w:divBdr>
            <w:top w:val="none" w:sz="0" w:space="0" w:color="auto"/>
            <w:left w:val="none" w:sz="0" w:space="0" w:color="auto"/>
            <w:bottom w:val="none" w:sz="0" w:space="0" w:color="auto"/>
            <w:right w:val="none" w:sz="0" w:space="0" w:color="auto"/>
          </w:divBdr>
        </w:div>
        <w:div w:id="1835299298">
          <w:marLeft w:val="640"/>
          <w:marRight w:val="0"/>
          <w:marTop w:val="0"/>
          <w:marBottom w:val="0"/>
          <w:divBdr>
            <w:top w:val="none" w:sz="0" w:space="0" w:color="auto"/>
            <w:left w:val="none" w:sz="0" w:space="0" w:color="auto"/>
            <w:bottom w:val="none" w:sz="0" w:space="0" w:color="auto"/>
            <w:right w:val="none" w:sz="0" w:space="0" w:color="auto"/>
          </w:divBdr>
        </w:div>
        <w:div w:id="359210474">
          <w:marLeft w:val="640"/>
          <w:marRight w:val="0"/>
          <w:marTop w:val="0"/>
          <w:marBottom w:val="0"/>
          <w:divBdr>
            <w:top w:val="none" w:sz="0" w:space="0" w:color="auto"/>
            <w:left w:val="none" w:sz="0" w:space="0" w:color="auto"/>
            <w:bottom w:val="none" w:sz="0" w:space="0" w:color="auto"/>
            <w:right w:val="none" w:sz="0" w:space="0" w:color="auto"/>
          </w:divBdr>
        </w:div>
        <w:div w:id="687952254">
          <w:marLeft w:val="640"/>
          <w:marRight w:val="0"/>
          <w:marTop w:val="0"/>
          <w:marBottom w:val="0"/>
          <w:divBdr>
            <w:top w:val="none" w:sz="0" w:space="0" w:color="auto"/>
            <w:left w:val="none" w:sz="0" w:space="0" w:color="auto"/>
            <w:bottom w:val="none" w:sz="0" w:space="0" w:color="auto"/>
            <w:right w:val="none" w:sz="0" w:space="0" w:color="auto"/>
          </w:divBdr>
        </w:div>
        <w:div w:id="136380487">
          <w:marLeft w:val="640"/>
          <w:marRight w:val="0"/>
          <w:marTop w:val="0"/>
          <w:marBottom w:val="0"/>
          <w:divBdr>
            <w:top w:val="none" w:sz="0" w:space="0" w:color="auto"/>
            <w:left w:val="none" w:sz="0" w:space="0" w:color="auto"/>
            <w:bottom w:val="none" w:sz="0" w:space="0" w:color="auto"/>
            <w:right w:val="none" w:sz="0" w:space="0" w:color="auto"/>
          </w:divBdr>
        </w:div>
        <w:div w:id="835730679">
          <w:marLeft w:val="640"/>
          <w:marRight w:val="0"/>
          <w:marTop w:val="0"/>
          <w:marBottom w:val="0"/>
          <w:divBdr>
            <w:top w:val="none" w:sz="0" w:space="0" w:color="auto"/>
            <w:left w:val="none" w:sz="0" w:space="0" w:color="auto"/>
            <w:bottom w:val="none" w:sz="0" w:space="0" w:color="auto"/>
            <w:right w:val="none" w:sz="0" w:space="0" w:color="auto"/>
          </w:divBdr>
        </w:div>
        <w:div w:id="979577803">
          <w:marLeft w:val="640"/>
          <w:marRight w:val="0"/>
          <w:marTop w:val="0"/>
          <w:marBottom w:val="0"/>
          <w:divBdr>
            <w:top w:val="none" w:sz="0" w:space="0" w:color="auto"/>
            <w:left w:val="none" w:sz="0" w:space="0" w:color="auto"/>
            <w:bottom w:val="none" w:sz="0" w:space="0" w:color="auto"/>
            <w:right w:val="none" w:sz="0" w:space="0" w:color="auto"/>
          </w:divBdr>
        </w:div>
        <w:div w:id="1974366852">
          <w:marLeft w:val="640"/>
          <w:marRight w:val="0"/>
          <w:marTop w:val="0"/>
          <w:marBottom w:val="0"/>
          <w:divBdr>
            <w:top w:val="none" w:sz="0" w:space="0" w:color="auto"/>
            <w:left w:val="none" w:sz="0" w:space="0" w:color="auto"/>
            <w:bottom w:val="none" w:sz="0" w:space="0" w:color="auto"/>
            <w:right w:val="none" w:sz="0" w:space="0" w:color="auto"/>
          </w:divBdr>
        </w:div>
        <w:div w:id="1688561407">
          <w:marLeft w:val="640"/>
          <w:marRight w:val="0"/>
          <w:marTop w:val="0"/>
          <w:marBottom w:val="0"/>
          <w:divBdr>
            <w:top w:val="none" w:sz="0" w:space="0" w:color="auto"/>
            <w:left w:val="none" w:sz="0" w:space="0" w:color="auto"/>
            <w:bottom w:val="none" w:sz="0" w:space="0" w:color="auto"/>
            <w:right w:val="none" w:sz="0" w:space="0" w:color="auto"/>
          </w:divBdr>
        </w:div>
        <w:div w:id="1000815295">
          <w:marLeft w:val="640"/>
          <w:marRight w:val="0"/>
          <w:marTop w:val="0"/>
          <w:marBottom w:val="0"/>
          <w:divBdr>
            <w:top w:val="none" w:sz="0" w:space="0" w:color="auto"/>
            <w:left w:val="none" w:sz="0" w:space="0" w:color="auto"/>
            <w:bottom w:val="none" w:sz="0" w:space="0" w:color="auto"/>
            <w:right w:val="none" w:sz="0" w:space="0" w:color="auto"/>
          </w:divBdr>
        </w:div>
        <w:div w:id="1404721409">
          <w:marLeft w:val="640"/>
          <w:marRight w:val="0"/>
          <w:marTop w:val="0"/>
          <w:marBottom w:val="0"/>
          <w:divBdr>
            <w:top w:val="none" w:sz="0" w:space="0" w:color="auto"/>
            <w:left w:val="none" w:sz="0" w:space="0" w:color="auto"/>
            <w:bottom w:val="none" w:sz="0" w:space="0" w:color="auto"/>
            <w:right w:val="none" w:sz="0" w:space="0" w:color="auto"/>
          </w:divBdr>
        </w:div>
        <w:div w:id="965046507">
          <w:marLeft w:val="640"/>
          <w:marRight w:val="0"/>
          <w:marTop w:val="0"/>
          <w:marBottom w:val="0"/>
          <w:divBdr>
            <w:top w:val="none" w:sz="0" w:space="0" w:color="auto"/>
            <w:left w:val="none" w:sz="0" w:space="0" w:color="auto"/>
            <w:bottom w:val="none" w:sz="0" w:space="0" w:color="auto"/>
            <w:right w:val="none" w:sz="0" w:space="0" w:color="auto"/>
          </w:divBdr>
        </w:div>
        <w:div w:id="681594262">
          <w:marLeft w:val="640"/>
          <w:marRight w:val="0"/>
          <w:marTop w:val="0"/>
          <w:marBottom w:val="0"/>
          <w:divBdr>
            <w:top w:val="none" w:sz="0" w:space="0" w:color="auto"/>
            <w:left w:val="none" w:sz="0" w:space="0" w:color="auto"/>
            <w:bottom w:val="none" w:sz="0" w:space="0" w:color="auto"/>
            <w:right w:val="none" w:sz="0" w:space="0" w:color="auto"/>
          </w:divBdr>
        </w:div>
        <w:div w:id="28342168">
          <w:marLeft w:val="640"/>
          <w:marRight w:val="0"/>
          <w:marTop w:val="0"/>
          <w:marBottom w:val="0"/>
          <w:divBdr>
            <w:top w:val="none" w:sz="0" w:space="0" w:color="auto"/>
            <w:left w:val="none" w:sz="0" w:space="0" w:color="auto"/>
            <w:bottom w:val="none" w:sz="0" w:space="0" w:color="auto"/>
            <w:right w:val="none" w:sz="0" w:space="0" w:color="auto"/>
          </w:divBdr>
        </w:div>
        <w:div w:id="1802991181">
          <w:marLeft w:val="640"/>
          <w:marRight w:val="0"/>
          <w:marTop w:val="0"/>
          <w:marBottom w:val="0"/>
          <w:divBdr>
            <w:top w:val="none" w:sz="0" w:space="0" w:color="auto"/>
            <w:left w:val="none" w:sz="0" w:space="0" w:color="auto"/>
            <w:bottom w:val="none" w:sz="0" w:space="0" w:color="auto"/>
            <w:right w:val="none" w:sz="0" w:space="0" w:color="auto"/>
          </w:divBdr>
        </w:div>
        <w:div w:id="1750611510">
          <w:marLeft w:val="640"/>
          <w:marRight w:val="0"/>
          <w:marTop w:val="0"/>
          <w:marBottom w:val="0"/>
          <w:divBdr>
            <w:top w:val="none" w:sz="0" w:space="0" w:color="auto"/>
            <w:left w:val="none" w:sz="0" w:space="0" w:color="auto"/>
            <w:bottom w:val="none" w:sz="0" w:space="0" w:color="auto"/>
            <w:right w:val="none" w:sz="0" w:space="0" w:color="auto"/>
          </w:divBdr>
        </w:div>
      </w:divsChild>
    </w:div>
    <w:div w:id="1918050202">
      <w:marLeft w:val="640"/>
      <w:marRight w:val="0"/>
      <w:marTop w:val="0"/>
      <w:marBottom w:val="0"/>
      <w:divBdr>
        <w:top w:val="none" w:sz="0" w:space="0" w:color="auto"/>
        <w:left w:val="none" w:sz="0" w:space="0" w:color="auto"/>
        <w:bottom w:val="none" w:sz="0" w:space="0" w:color="auto"/>
        <w:right w:val="none" w:sz="0" w:space="0" w:color="auto"/>
      </w:divBdr>
    </w:div>
    <w:div w:id="1918199710">
      <w:bodyDiv w:val="1"/>
      <w:marLeft w:val="0"/>
      <w:marRight w:val="0"/>
      <w:marTop w:val="0"/>
      <w:marBottom w:val="0"/>
      <w:divBdr>
        <w:top w:val="none" w:sz="0" w:space="0" w:color="auto"/>
        <w:left w:val="none" w:sz="0" w:space="0" w:color="auto"/>
        <w:bottom w:val="none" w:sz="0" w:space="0" w:color="auto"/>
        <w:right w:val="none" w:sz="0" w:space="0" w:color="auto"/>
      </w:divBdr>
      <w:divsChild>
        <w:div w:id="923996274">
          <w:marLeft w:val="640"/>
          <w:marRight w:val="0"/>
          <w:marTop w:val="0"/>
          <w:marBottom w:val="0"/>
          <w:divBdr>
            <w:top w:val="none" w:sz="0" w:space="0" w:color="auto"/>
            <w:left w:val="none" w:sz="0" w:space="0" w:color="auto"/>
            <w:bottom w:val="none" w:sz="0" w:space="0" w:color="auto"/>
            <w:right w:val="none" w:sz="0" w:space="0" w:color="auto"/>
          </w:divBdr>
        </w:div>
        <w:div w:id="1316226339">
          <w:marLeft w:val="640"/>
          <w:marRight w:val="0"/>
          <w:marTop w:val="0"/>
          <w:marBottom w:val="0"/>
          <w:divBdr>
            <w:top w:val="none" w:sz="0" w:space="0" w:color="auto"/>
            <w:left w:val="none" w:sz="0" w:space="0" w:color="auto"/>
            <w:bottom w:val="none" w:sz="0" w:space="0" w:color="auto"/>
            <w:right w:val="none" w:sz="0" w:space="0" w:color="auto"/>
          </w:divBdr>
        </w:div>
        <w:div w:id="1410300567">
          <w:marLeft w:val="640"/>
          <w:marRight w:val="0"/>
          <w:marTop w:val="0"/>
          <w:marBottom w:val="0"/>
          <w:divBdr>
            <w:top w:val="none" w:sz="0" w:space="0" w:color="auto"/>
            <w:left w:val="none" w:sz="0" w:space="0" w:color="auto"/>
            <w:bottom w:val="none" w:sz="0" w:space="0" w:color="auto"/>
            <w:right w:val="none" w:sz="0" w:space="0" w:color="auto"/>
          </w:divBdr>
        </w:div>
        <w:div w:id="1187523417">
          <w:marLeft w:val="640"/>
          <w:marRight w:val="0"/>
          <w:marTop w:val="0"/>
          <w:marBottom w:val="0"/>
          <w:divBdr>
            <w:top w:val="none" w:sz="0" w:space="0" w:color="auto"/>
            <w:left w:val="none" w:sz="0" w:space="0" w:color="auto"/>
            <w:bottom w:val="none" w:sz="0" w:space="0" w:color="auto"/>
            <w:right w:val="none" w:sz="0" w:space="0" w:color="auto"/>
          </w:divBdr>
        </w:div>
        <w:div w:id="1445346008">
          <w:marLeft w:val="640"/>
          <w:marRight w:val="0"/>
          <w:marTop w:val="0"/>
          <w:marBottom w:val="0"/>
          <w:divBdr>
            <w:top w:val="none" w:sz="0" w:space="0" w:color="auto"/>
            <w:left w:val="none" w:sz="0" w:space="0" w:color="auto"/>
            <w:bottom w:val="none" w:sz="0" w:space="0" w:color="auto"/>
            <w:right w:val="none" w:sz="0" w:space="0" w:color="auto"/>
          </w:divBdr>
        </w:div>
        <w:div w:id="1441680431">
          <w:marLeft w:val="640"/>
          <w:marRight w:val="0"/>
          <w:marTop w:val="0"/>
          <w:marBottom w:val="0"/>
          <w:divBdr>
            <w:top w:val="none" w:sz="0" w:space="0" w:color="auto"/>
            <w:left w:val="none" w:sz="0" w:space="0" w:color="auto"/>
            <w:bottom w:val="none" w:sz="0" w:space="0" w:color="auto"/>
            <w:right w:val="none" w:sz="0" w:space="0" w:color="auto"/>
          </w:divBdr>
        </w:div>
        <w:div w:id="1582329391">
          <w:marLeft w:val="640"/>
          <w:marRight w:val="0"/>
          <w:marTop w:val="0"/>
          <w:marBottom w:val="0"/>
          <w:divBdr>
            <w:top w:val="none" w:sz="0" w:space="0" w:color="auto"/>
            <w:left w:val="none" w:sz="0" w:space="0" w:color="auto"/>
            <w:bottom w:val="none" w:sz="0" w:space="0" w:color="auto"/>
            <w:right w:val="none" w:sz="0" w:space="0" w:color="auto"/>
          </w:divBdr>
        </w:div>
        <w:div w:id="512720418">
          <w:marLeft w:val="640"/>
          <w:marRight w:val="0"/>
          <w:marTop w:val="0"/>
          <w:marBottom w:val="0"/>
          <w:divBdr>
            <w:top w:val="none" w:sz="0" w:space="0" w:color="auto"/>
            <w:left w:val="none" w:sz="0" w:space="0" w:color="auto"/>
            <w:bottom w:val="none" w:sz="0" w:space="0" w:color="auto"/>
            <w:right w:val="none" w:sz="0" w:space="0" w:color="auto"/>
          </w:divBdr>
        </w:div>
        <w:div w:id="525756057">
          <w:marLeft w:val="640"/>
          <w:marRight w:val="0"/>
          <w:marTop w:val="0"/>
          <w:marBottom w:val="0"/>
          <w:divBdr>
            <w:top w:val="none" w:sz="0" w:space="0" w:color="auto"/>
            <w:left w:val="none" w:sz="0" w:space="0" w:color="auto"/>
            <w:bottom w:val="none" w:sz="0" w:space="0" w:color="auto"/>
            <w:right w:val="none" w:sz="0" w:space="0" w:color="auto"/>
          </w:divBdr>
        </w:div>
        <w:div w:id="1674143786">
          <w:marLeft w:val="640"/>
          <w:marRight w:val="0"/>
          <w:marTop w:val="0"/>
          <w:marBottom w:val="0"/>
          <w:divBdr>
            <w:top w:val="none" w:sz="0" w:space="0" w:color="auto"/>
            <w:left w:val="none" w:sz="0" w:space="0" w:color="auto"/>
            <w:bottom w:val="none" w:sz="0" w:space="0" w:color="auto"/>
            <w:right w:val="none" w:sz="0" w:space="0" w:color="auto"/>
          </w:divBdr>
        </w:div>
        <w:div w:id="749277020">
          <w:marLeft w:val="640"/>
          <w:marRight w:val="0"/>
          <w:marTop w:val="0"/>
          <w:marBottom w:val="0"/>
          <w:divBdr>
            <w:top w:val="none" w:sz="0" w:space="0" w:color="auto"/>
            <w:left w:val="none" w:sz="0" w:space="0" w:color="auto"/>
            <w:bottom w:val="none" w:sz="0" w:space="0" w:color="auto"/>
            <w:right w:val="none" w:sz="0" w:space="0" w:color="auto"/>
          </w:divBdr>
        </w:div>
        <w:div w:id="875003181">
          <w:marLeft w:val="640"/>
          <w:marRight w:val="0"/>
          <w:marTop w:val="0"/>
          <w:marBottom w:val="0"/>
          <w:divBdr>
            <w:top w:val="none" w:sz="0" w:space="0" w:color="auto"/>
            <w:left w:val="none" w:sz="0" w:space="0" w:color="auto"/>
            <w:bottom w:val="none" w:sz="0" w:space="0" w:color="auto"/>
            <w:right w:val="none" w:sz="0" w:space="0" w:color="auto"/>
          </w:divBdr>
        </w:div>
        <w:div w:id="1718774933">
          <w:marLeft w:val="640"/>
          <w:marRight w:val="0"/>
          <w:marTop w:val="0"/>
          <w:marBottom w:val="0"/>
          <w:divBdr>
            <w:top w:val="none" w:sz="0" w:space="0" w:color="auto"/>
            <w:left w:val="none" w:sz="0" w:space="0" w:color="auto"/>
            <w:bottom w:val="none" w:sz="0" w:space="0" w:color="auto"/>
            <w:right w:val="none" w:sz="0" w:space="0" w:color="auto"/>
          </w:divBdr>
        </w:div>
        <w:div w:id="490560964">
          <w:marLeft w:val="640"/>
          <w:marRight w:val="0"/>
          <w:marTop w:val="0"/>
          <w:marBottom w:val="0"/>
          <w:divBdr>
            <w:top w:val="none" w:sz="0" w:space="0" w:color="auto"/>
            <w:left w:val="none" w:sz="0" w:space="0" w:color="auto"/>
            <w:bottom w:val="none" w:sz="0" w:space="0" w:color="auto"/>
            <w:right w:val="none" w:sz="0" w:space="0" w:color="auto"/>
          </w:divBdr>
        </w:div>
        <w:div w:id="74014217">
          <w:marLeft w:val="640"/>
          <w:marRight w:val="0"/>
          <w:marTop w:val="0"/>
          <w:marBottom w:val="0"/>
          <w:divBdr>
            <w:top w:val="none" w:sz="0" w:space="0" w:color="auto"/>
            <w:left w:val="none" w:sz="0" w:space="0" w:color="auto"/>
            <w:bottom w:val="none" w:sz="0" w:space="0" w:color="auto"/>
            <w:right w:val="none" w:sz="0" w:space="0" w:color="auto"/>
          </w:divBdr>
        </w:div>
        <w:div w:id="1278685149">
          <w:marLeft w:val="640"/>
          <w:marRight w:val="0"/>
          <w:marTop w:val="0"/>
          <w:marBottom w:val="0"/>
          <w:divBdr>
            <w:top w:val="none" w:sz="0" w:space="0" w:color="auto"/>
            <w:left w:val="none" w:sz="0" w:space="0" w:color="auto"/>
            <w:bottom w:val="none" w:sz="0" w:space="0" w:color="auto"/>
            <w:right w:val="none" w:sz="0" w:space="0" w:color="auto"/>
          </w:divBdr>
        </w:div>
        <w:div w:id="526406551">
          <w:marLeft w:val="640"/>
          <w:marRight w:val="0"/>
          <w:marTop w:val="0"/>
          <w:marBottom w:val="0"/>
          <w:divBdr>
            <w:top w:val="none" w:sz="0" w:space="0" w:color="auto"/>
            <w:left w:val="none" w:sz="0" w:space="0" w:color="auto"/>
            <w:bottom w:val="none" w:sz="0" w:space="0" w:color="auto"/>
            <w:right w:val="none" w:sz="0" w:space="0" w:color="auto"/>
          </w:divBdr>
        </w:div>
        <w:div w:id="594939597">
          <w:marLeft w:val="640"/>
          <w:marRight w:val="0"/>
          <w:marTop w:val="0"/>
          <w:marBottom w:val="0"/>
          <w:divBdr>
            <w:top w:val="none" w:sz="0" w:space="0" w:color="auto"/>
            <w:left w:val="none" w:sz="0" w:space="0" w:color="auto"/>
            <w:bottom w:val="none" w:sz="0" w:space="0" w:color="auto"/>
            <w:right w:val="none" w:sz="0" w:space="0" w:color="auto"/>
          </w:divBdr>
        </w:div>
        <w:div w:id="854464932">
          <w:marLeft w:val="640"/>
          <w:marRight w:val="0"/>
          <w:marTop w:val="0"/>
          <w:marBottom w:val="0"/>
          <w:divBdr>
            <w:top w:val="none" w:sz="0" w:space="0" w:color="auto"/>
            <w:left w:val="none" w:sz="0" w:space="0" w:color="auto"/>
            <w:bottom w:val="none" w:sz="0" w:space="0" w:color="auto"/>
            <w:right w:val="none" w:sz="0" w:space="0" w:color="auto"/>
          </w:divBdr>
        </w:div>
        <w:div w:id="918321897">
          <w:marLeft w:val="640"/>
          <w:marRight w:val="0"/>
          <w:marTop w:val="0"/>
          <w:marBottom w:val="0"/>
          <w:divBdr>
            <w:top w:val="none" w:sz="0" w:space="0" w:color="auto"/>
            <w:left w:val="none" w:sz="0" w:space="0" w:color="auto"/>
            <w:bottom w:val="none" w:sz="0" w:space="0" w:color="auto"/>
            <w:right w:val="none" w:sz="0" w:space="0" w:color="auto"/>
          </w:divBdr>
        </w:div>
        <w:div w:id="1813056098">
          <w:marLeft w:val="640"/>
          <w:marRight w:val="0"/>
          <w:marTop w:val="0"/>
          <w:marBottom w:val="0"/>
          <w:divBdr>
            <w:top w:val="none" w:sz="0" w:space="0" w:color="auto"/>
            <w:left w:val="none" w:sz="0" w:space="0" w:color="auto"/>
            <w:bottom w:val="none" w:sz="0" w:space="0" w:color="auto"/>
            <w:right w:val="none" w:sz="0" w:space="0" w:color="auto"/>
          </w:divBdr>
        </w:div>
        <w:div w:id="143008047">
          <w:marLeft w:val="640"/>
          <w:marRight w:val="0"/>
          <w:marTop w:val="0"/>
          <w:marBottom w:val="0"/>
          <w:divBdr>
            <w:top w:val="none" w:sz="0" w:space="0" w:color="auto"/>
            <w:left w:val="none" w:sz="0" w:space="0" w:color="auto"/>
            <w:bottom w:val="none" w:sz="0" w:space="0" w:color="auto"/>
            <w:right w:val="none" w:sz="0" w:space="0" w:color="auto"/>
          </w:divBdr>
        </w:div>
        <w:div w:id="1709259592">
          <w:marLeft w:val="640"/>
          <w:marRight w:val="0"/>
          <w:marTop w:val="0"/>
          <w:marBottom w:val="0"/>
          <w:divBdr>
            <w:top w:val="none" w:sz="0" w:space="0" w:color="auto"/>
            <w:left w:val="none" w:sz="0" w:space="0" w:color="auto"/>
            <w:bottom w:val="none" w:sz="0" w:space="0" w:color="auto"/>
            <w:right w:val="none" w:sz="0" w:space="0" w:color="auto"/>
          </w:divBdr>
        </w:div>
        <w:div w:id="697970082">
          <w:marLeft w:val="640"/>
          <w:marRight w:val="0"/>
          <w:marTop w:val="0"/>
          <w:marBottom w:val="0"/>
          <w:divBdr>
            <w:top w:val="none" w:sz="0" w:space="0" w:color="auto"/>
            <w:left w:val="none" w:sz="0" w:space="0" w:color="auto"/>
            <w:bottom w:val="none" w:sz="0" w:space="0" w:color="auto"/>
            <w:right w:val="none" w:sz="0" w:space="0" w:color="auto"/>
          </w:divBdr>
        </w:div>
        <w:div w:id="1828744596">
          <w:marLeft w:val="640"/>
          <w:marRight w:val="0"/>
          <w:marTop w:val="0"/>
          <w:marBottom w:val="0"/>
          <w:divBdr>
            <w:top w:val="none" w:sz="0" w:space="0" w:color="auto"/>
            <w:left w:val="none" w:sz="0" w:space="0" w:color="auto"/>
            <w:bottom w:val="none" w:sz="0" w:space="0" w:color="auto"/>
            <w:right w:val="none" w:sz="0" w:space="0" w:color="auto"/>
          </w:divBdr>
        </w:div>
        <w:div w:id="1513643859">
          <w:marLeft w:val="640"/>
          <w:marRight w:val="0"/>
          <w:marTop w:val="0"/>
          <w:marBottom w:val="0"/>
          <w:divBdr>
            <w:top w:val="none" w:sz="0" w:space="0" w:color="auto"/>
            <w:left w:val="none" w:sz="0" w:space="0" w:color="auto"/>
            <w:bottom w:val="none" w:sz="0" w:space="0" w:color="auto"/>
            <w:right w:val="none" w:sz="0" w:space="0" w:color="auto"/>
          </w:divBdr>
        </w:div>
        <w:div w:id="643042787">
          <w:marLeft w:val="640"/>
          <w:marRight w:val="0"/>
          <w:marTop w:val="0"/>
          <w:marBottom w:val="0"/>
          <w:divBdr>
            <w:top w:val="none" w:sz="0" w:space="0" w:color="auto"/>
            <w:left w:val="none" w:sz="0" w:space="0" w:color="auto"/>
            <w:bottom w:val="none" w:sz="0" w:space="0" w:color="auto"/>
            <w:right w:val="none" w:sz="0" w:space="0" w:color="auto"/>
          </w:divBdr>
        </w:div>
        <w:div w:id="1521774394">
          <w:marLeft w:val="640"/>
          <w:marRight w:val="0"/>
          <w:marTop w:val="0"/>
          <w:marBottom w:val="0"/>
          <w:divBdr>
            <w:top w:val="none" w:sz="0" w:space="0" w:color="auto"/>
            <w:left w:val="none" w:sz="0" w:space="0" w:color="auto"/>
            <w:bottom w:val="none" w:sz="0" w:space="0" w:color="auto"/>
            <w:right w:val="none" w:sz="0" w:space="0" w:color="auto"/>
          </w:divBdr>
        </w:div>
        <w:div w:id="854272781">
          <w:marLeft w:val="640"/>
          <w:marRight w:val="0"/>
          <w:marTop w:val="0"/>
          <w:marBottom w:val="0"/>
          <w:divBdr>
            <w:top w:val="none" w:sz="0" w:space="0" w:color="auto"/>
            <w:left w:val="none" w:sz="0" w:space="0" w:color="auto"/>
            <w:bottom w:val="none" w:sz="0" w:space="0" w:color="auto"/>
            <w:right w:val="none" w:sz="0" w:space="0" w:color="auto"/>
          </w:divBdr>
        </w:div>
        <w:div w:id="1126507716">
          <w:marLeft w:val="640"/>
          <w:marRight w:val="0"/>
          <w:marTop w:val="0"/>
          <w:marBottom w:val="0"/>
          <w:divBdr>
            <w:top w:val="none" w:sz="0" w:space="0" w:color="auto"/>
            <w:left w:val="none" w:sz="0" w:space="0" w:color="auto"/>
            <w:bottom w:val="none" w:sz="0" w:space="0" w:color="auto"/>
            <w:right w:val="none" w:sz="0" w:space="0" w:color="auto"/>
          </w:divBdr>
        </w:div>
        <w:div w:id="795608591">
          <w:marLeft w:val="640"/>
          <w:marRight w:val="0"/>
          <w:marTop w:val="0"/>
          <w:marBottom w:val="0"/>
          <w:divBdr>
            <w:top w:val="none" w:sz="0" w:space="0" w:color="auto"/>
            <w:left w:val="none" w:sz="0" w:space="0" w:color="auto"/>
            <w:bottom w:val="none" w:sz="0" w:space="0" w:color="auto"/>
            <w:right w:val="none" w:sz="0" w:space="0" w:color="auto"/>
          </w:divBdr>
        </w:div>
        <w:div w:id="466245269">
          <w:marLeft w:val="640"/>
          <w:marRight w:val="0"/>
          <w:marTop w:val="0"/>
          <w:marBottom w:val="0"/>
          <w:divBdr>
            <w:top w:val="none" w:sz="0" w:space="0" w:color="auto"/>
            <w:left w:val="none" w:sz="0" w:space="0" w:color="auto"/>
            <w:bottom w:val="none" w:sz="0" w:space="0" w:color="auto"/>
            <w:right w:val="none" w:sz="0" w:space="0" w:color="auto"/>
          </w:divBdr>
        </w:div>
        <w:div w:id="154077297">
          <w:marLeft w:val="640"/>
          <w:marRight w:val="0"/>
          <w:marTop w:val="0"/>
          <w:marBottom w:val="0"/>
          <w:divBdr>
            <w:top w:val="none" w:sz="0" w:space="0" w:color="auto"/>
            <w:left w:val="none" w:sz="0" w:space="0" w:color="auto"/>
            <w:bottom w:val="none" w:sz="0" w:space="0" w:color="auto"/>
            <w:right w:val="none" w:sz="0" w:space="0" w:color="auto"/>
          </w:divBdr>
        </w:div>
        <w:div w:id="638849293">
          <w:marLeft w:val="640"/>
          <w:marRight w:val="0"/>
          <w:marTop w:val="0"/>
          <w:marBottom w:val="0"/>
          <w:divBdr>
            <w:top w:val="none" w:sz="0" w:space="0" w:color="auto"/>
            <w:left w:val="none" w:sz="0" w:space="0" w:color="auto"/>
            <w:bottom w:val="none" w:sz="0" w:space="0" w:color="auto"/>
            <w:right w:val="none" w:sz="0" w:space="0" w:color="auto"/>
          </w:divBdr>
        </w:div>
        <w:div w:id="1442726993">
          <w:marLeft w:val="640"/>
          <w:marRight w:val="0"/>
          <w:marTop w:val="0"/>
          <w:marBottom w:val="0"/>
          <w:divBdr>
            <w:top w:val="none" w:sz="0" w:space="0" w:color="auto"/>
            <w:left w:val="none" w:sz="0" w:space="0" w:color="auto"/>
            <w:bottom w:val="none" w:sz="0" w:space="0" w:color="auto"/>
            <w:right w:val="none" w:sz="0" w:space="0" w:color="auto"/>
          </w:divBdr>
        </w:div>
        <w:div w:id="125701497">
          <w:marLeft w:val="640"/>
          <w:marRight w:val="0"/>
          <w:marTop w:val="0"/>
          <w:marBottom w:val="0"/>
          <w:divBdr>
            <w:top w:val="none" w:sz="0" w:space="0" w:color="auto"/>
            <w:left w:val="none" w:sz="0" w:space="0" w:color="auto"/>
            <w:bottom w:val="none" w:sz="0" w:space="0" w:color="auto"/>
            <w:right w:val="none" w:sz="0" w:space="0" w:color="auto"/>
          </w:divBdr>
        </w:div>
        <w:div w:id="1281765369">
          <w:marLeft w:val="640"/>
          <w:marRight w:val="0"/>
          <w:marTop w:val="0"/>
          <w:marBottom w:val="0"/>
          <w:divBdr>
            <w:top w:val="none" w:sz="0" w:space="0" w:color="auto"/>
            <w:left w:val="none" w:sz="0" w:space="0" w:color="auto"/>
            <w:bottom w:val="none" w:sz="0" w:space="0" w:color="auto"/>
            <w:right w:val="none" w:sz="0" w:space="0" w:color="auto"/>
          </w:divBdr>
        </w:div>
        <w:div w:id="1055351485">
          <w:marLeft w:val="640"/>
          <w:marRight w:val="0"/>
          <w:marTop w:val="0"/>
          <w:marBottom w:val="0"/>
          <w:divBdr>
            <w:top w:val="none" w:sz="0" w:space="0" w:color="auto"/>
            <w:left w:val="none" w:sz="0" w:space="0" w:color="auto"/>
            <w:bottom w:val="none" w:sz="0" w:space="0" w:color="auto"/>
            <w:right w:val="none" w:sz="0" w:space="0" w:color="auto"/>
          </w:divBdr>
        </w:div>
        <w:div w:id="1580597810">
          <w:marLeft w:val="640"/>
          <w:marRight w:val="0"/>
          <w:marTop w:val="0"/>
          <w:marBottom w:val="0"/>
          <w:divBdr>
            <w:top w:val="none" w:sz="0" w:space="0" w:color="auto"/>
            <w:left w:val="none" w:sz="0" w:space="0" w:color="auto"/>
            <w:bottom w:val="none" w:sz="0" w:space="0" w:color="auto"/>
            <w:right w:val="none" w:sz="0" w:space="0" w:color="auto"/>
          </w:divBdr>
        </w:div>
        <w:div w:id="1499270462">
          <w:marLeft w:val="640"/>
          <w:marRight w:val="0"/>
          <w:marTop w:val="0"/>
          <w:marBottom w:val="0"/>
          <w:divBdr>
            <w:top w:val="none" w:sz="0" w:space="0" w:color="auto"/>
            <w:left w:val="none" w:sz="0" w:space="0" w:color="auto"/>
            <w:bottom w:val="none" w:sz="0" w:space="0" w:color="auto"/>
            <w:right w:val="none" w:sz="0" w:space="0" w:color="auto"/>
          </w:divBdr>
        </w:div>
        <w:div w:id="1920215494">
          <w:marLeft w:val="640"/>
          <w:marRight w:val="0"/>
          <w:marTop w:val="0"/>
          <w:marBottom w:val="0"/>
          <w:divBdr>
            <w:top w:val="none" w:sz="0" w:space="0" w:color="auto"/>
            <w:left w:val="none" w:sz="0" w:space="0" w:color="auto"/>
            <w:bottom w:val="none" w:sz="0" w:space="0" w:color="auto"/>
            <w:right w:val="none" w:sz="0" w:space="0" w:color="auto"/>
          </w:divBdr>
        </w:div>
        <w:div w:id="388772652">
          <w:marLeft w:val="640"/>
          <w:marRight w:val="0"/>
          <w:marTop w:val="0"/>
          <w:marBottom w:val="0"/>
          <w:divBdr>
            <w:top w:val="none" w:sz="0" w:space="0" w:color="auto"/>
            <w:left w:val="none" w:sz="0" w:space="0" w:color="auto"/>
            <w:bottom w:val="none" w:sz="0" w:space="0" w:color="auto"/>
            <w:right w:val="none" w:sz="0" w:space="0" w:color="auto"/>
          </w:divBdr>
        </w:div>
        <w:div w:id="1422409953">
          <w:marLeft w:val="640"/>
          <w:marRight w:val="0"/>
          <w:marTop w:val="0"/>
          <w:marBottom w:val="0"/>
          <w:divBdr>
            <w:top w:val="none" w:sz="0" w:space="0" w:color="auto"/>
            <w:left w:val="none" w:sz="0" w:space="0" w:color="auto"/>
            <w:bottom w:val="none" w:sz="0" w:space="0" w:color="auto"/>
            <w:right w:val="none" w:sz="0" w:space="0" w:color="auto"/>
          </w:divBdr>
        </w:div>
        <w:div w:id="1718896845">
          <w:marLeft w:val="640"/>
          <w:marRight w:val="0"/>
          <w:marTop w:val="0"/>
          <w:marBottom w:val="0"/>
          <w:divBdr>
            <w:top w:val="none" w:sz="0" w:space="0" w:color="auto"/>
            <w:left w:val="none" w:sz="0" w:space="0" w:color="auto"/>
            <w:bottom w:val="none" w:sz="0" w:space="0" w:color="auto"/>
            <w:right w:val="none" w:sz="0" w:space="0" w:color="auto"/>
          </w:divBdr>
        </w:div>
      </w:divsChild>
    </w:div>
    <w:div w:id="1918781470">
      <w:marLeft w:val="0"/>
      <w:marRight w:val="0"/>
      <w:marTop w:val="0"/>
      <w:marBottom w:val="0"/>
      <w:divBdr>
        <w:top w:val="none" w:sz="0" w:space="0" w:color="auto"/>
        <w:left w:val="none" w:sz="0" w:space="0" w:color="auto"/>
        <w:bottom w:val="none" w:sz="0" w:space="0" w:color="auto"/>
        <w:right w:val="none" w:sz="0" w:space="0" w:color="auto"/>
      </w:divBdr>
    </w:div>
    <w:div w:id="1919050200">
      <w:marLeft w:val="640"/>
      <w:marRight w:val="0"/>
      <w:marTop w:val="0"/>
      <w:marBottom w:val="0"/>
      <w:divBdr>
        <w:top w:val="none" w:sz="0" w:space="0" w:color="auto"/>
        <w:left w:val="none" w:sz="0" w:space="0" w:color="auto"/>
        <w:bottom w:val="none" w:sz="0" w:space="0" w:color="auto"/>
        <w:right w:val="none" w:sz="0" w:space="0" w:color="auto"/>
      </w:divBdr>
    </w:div>
    <w:div w:id="1920677407">
      <w:marLeft w:val="640"/>
      <w:marRight w:val="0"/>
      <w:marTop w:val="0"/>
      <w:marBottom w:val="0"/>
      <w:divBdr>
        <w:top w:val="none" w:sz="0" w:space="0" w:color="auto"/>
        <w:left w:val="none" w:sz="0" w:space="0" w:color="auto"/>
        <w:bottom w:val="none" w:sz="0" w:space="0" w:color="auto"/>
        <w:right w:val="none" w:sz="0" w:space="0" w:color="auto"/>
      </w:divBdr>
    </w:div>
    <w:div w:id="1921714541">
      <w:marLeft w:val="640"/>
      <w:marRight w:val="0"/>
      <w:marTop w:val="0"/>
      <w:marBottom w:val="0"/>
      <w:divBdr>
        <w:top w:val="none" w:sz="0" w:space="0" w:color="auto"/>
        <w:left w:val="none" w:sz="0" w:space="0" w:color="auto"/>
        <w:bottom w:val="none" w:sz="0" w:space="0" w:color="auto"/>
        <w:right w:val="none" w:sz="0" w:space="0" w:color="auto"/>
      </w:divBdr>
    </w:div>
    <w:div w:id="1922328640">
      <w:marLeft w:val="0"/>
      <w:marRight w:val="0"/>
      <w:marTop w:val="0"/>
      <w:marBottom w:val="0"/>
      <w:divBdr>
        <w:top w:val="none" w:sz="0" w:space="0" w:color="auto"/>
        <w:left w:val="none" w:sz="0" w:space="0" w:color="auto"/>
        <w:bottom w:val="none" w:sz="0" w:space="0" w:color="auto"/>
        <w:right w:val="none" w:sz="0" w:space="0" w:color="auto"/>
      </w:divBdr>
    </w:div>
    <w:div w:id="1923223916">
      <w:marLeft w:val="640"/>
      <w:marRight w:val="0"/>
      <w:marTop w:val="0"/>
      <w:marBottom w:val="0"/>
      <w:divBdr>
        <w:top w:val="none" w:sz="0" w:space="0" w:color="auto"/>
        <w:left w:val="none" w:sz="0" w:space="0" w:color="auto"/>
        <w:bottom w:val="none" w:sz="0" w:space="0" w:color="auto"/>
        <w:right w:val="none" w:sz="0" w:space="0" w:color="auto"/>
      </w:divBdr>
    </w:div>
    <w:div w:id="1924676365">
      <w:marLeft w:val="640"/>
      <w:marRight w:val="0"/>
      <w:marTop w:val="0"/>
      <w:marBottom w:val="0"/>
      <w:divBdr>
        <w:top w:val="none" w:sz="0" w:space="0" w:color="auto"/>
        <w:left w:val="none" w:sz="0" w:space="0" w:color="auto"/>
        <w:bottom w:val="none" w:sz="0" w:space="0" w:color="auto"/>
        <w:right w:val="none" w:sz="0" w:space="0" w:color="auto"/>
      </w:divBdr>
    </w:div>
    <w:div w:id="1925649131">
      <w:marLeft w:val="640"/>
      <w:marRight w:val="0"/>
      <w:marTop w:val="0"/>
      <w:marBottom w:val="0"/>
      <w:divBdr>
        <w:top w:val="none" w:sz="0" w:space="0" w:color="auto"/>
        <w:left w:val="none" w:sz="0" w:space="0" w:color="auto"/>
        <w:bottom w:val="none" w:sz="0" w:space="0" w:color="auto"/>
        <w:right w:val="none" w:sz="0" w:space="0" w:color="auto"/>
      </w:divBdr>
    </w:div>
    <w:div w:id="1928267572">
      <w:marLeft w:val="640"/>
      <w:marRight w:val="0"/>
      <w:marTop w:val="0"/>
      <w:marBottom w:val="0"/>
      <w:divBdr>
        <w:top w:val="none" w:sz="0" w:space="0" w:color="auto"/>
        <w:left w:val="none" w:sz="0" w:space="0" w:color="auto"/>
        <w:bottom w:val="none" w:sz="0" w:space="0" w:color="auto"/>
        <w:right w:val="none" w:sz="0" w:space="0" w:color="auto"/>
      </w:divBdr>
    </w:div>
    <w:div w:id="1932009290">
      <w:marLeft w:val="640"/>
      <w:marRight w:val="0"/>
      <w:marTop w:val="0"/>
      <w:marBottom w:val="0"/>
      <w:divBdr>
        <w:top w:val="none" w:sz="0" w:space="0" w:color="auto"/>
        <w:left w:val="none" w:sz="0" w:space="0" w:color="auto"/>
        <w:bottom w:val="none" w:sz="0" w:space="0" w:color="auto"/>
        <w:right w:val="none" w:sz="0" w:space="0" w:color="auto"/>
      </w:divBdr>
    </w:div>
    <w:div w:id="1933278034">
      <w:marLeft w:val="640"/>
      <w:marRight w:val="0"/>
      <w:marTop w:val="0"/>
      <w:marBottom w:val="0"/>
      <w:divBdr>
        <w:top w:val="none" w:sz="0" w:space="0" w:color="auto"/>
        <w:left w:val="none" w:sz="0" w:space="0" w:color="auto"/>
        <w:bottom w:val="none" w:sz="0" w:space="0" w:color="auto"/>
        <w:right w:val="none" w:sz="0" w:space="0" w:color="auto"/>
      </w:divBdr>
    </w:div>
    <w:div w:id="1934581084">
      <w:bodyDiv w:val="1"/>
      <w:marLeft w:val="0"/>
      <w:marRight w:val="0"/>
      <w:marTop w:val="0"/>
      <w:marBottom w:val="0"/>
      <w:divBdr>
        <w:top w:val="none" w:sz="0" w:space="0" w:color="auto"/>
        <w:left w:val="none" w:sz="0" w:space="0" w:color="auto"/>
        <w:bottom w:val="none" w:sz="0" w:space="0" w:color="auto"/>
        <w:right w:val="none" w:sz="0" w:space="0" w:color="auto"/>
      </w:divBdr>
      <w:divsChild>
        <w:div w:id="1066878936">
          <w:marLeft w:val="640"/>
          <w:marRight w:val="0"/>
          <w:marTop w:val="0"/>
          <w:marBottom w:val="0"/>
          <w:divBdr>
            <w:top w:val="none" w:sz="0" w:space="0" w:color="auto"/>
            <w:left w:val="none" w:sz="0" w:space="0" w:color="auto"/>
            <w:bottom w:val="none" w:sz="0" w:space="0" w:color="auto"/>
            <w:right w:val="none" w:sz="0" w:space="0" w:color="auto"/>
          </w:divBdr>
        </w:div>
        <w:div w:id="213126499">
          <w:marLeft w:val="640"/>
          <w:marRight w:val="0"/>
          <w:marTop w:val="0"/>
          <w:marBottom w:val="0"/>
          <w:divBdr>
            <w:top w:val="none" w:sz="0" w:space="0" w:color="auto"/>
            <w:left w:val="none" w:sz="0" w:space="0" w:color="auto"/>
            <w:bottom w:val="none" w:sz="0" w:space="0" w:color="auto"/>
            <w:right w:val="none" w:sz="0" w:space="0" w:color="auto"/>
          </w:divBdr>
        </w:div>
        <w:div w:id="1712269621">
          <w:marLeft w:val="640"/>
          <w:marRight w:val="0"/>
          <w:marTop w:val="0"/>
          <w:marBottom w:val="0"/>
          <w:divBdr>
            <w:top w:val="none" w:sz="0" w:space="0" w:color="auto"/>
            <w:left w:val="none" w:sz="0" w:space="0" w:color="auto"/>
            <w:bottom w:val="none" w:sz="0" w:space="0" w:color="auto"/>
            <w:right w:val="none" w:sz="0" w:space="0" w:color="auto"/>
          </w:divBdr>
        </w:div>
        <w:div w:id="1478374265">
          <w:marLeft w:val="640"/>
          <w:marRight w:val="0"/>
          <w:marTop w:val="0"/>
          <w:marBottom w:val="0"/>
          <w:divBdr>
            <w:top w:val="none" w:sz="0" w:space="0" w:color="auto"/>
            <w:left w:val="none" w:sz="0" w:space="0" w:color="auto"/>
            <w:bottom w:val="none" w:sz="0" w:space="0" w:color="auto"/>
            <w:right w:val="none" w:sz="0" w:space="0" w:color="auto"/>
          </w:divBdr>
        </w:div>
        <w:div w:id="1272318222">
          <w:marLeft w:val="640"/>
          <w:marRight w:val="0"/>
          <w:marTop w:val="0"/>
          <w:marBottom w:val="0"/>
          <w:divBdr>
            <w:top w:val="none" w:sz="0" w:space="0" w:color="auto"/>
            <w:left w:val="none" w:sz="0" w:space="0" w:color="auto"/>
            <w:bottom w:val="none" w:sz="0" w:space="0" w:color="auto"/>
            <w:right w:val="none" w:sz="0" w:space="0" w:color="auto"/>
          </w:divBdr>
        </w:div>
        <w:div w:id="2093429369">
          <w:marLeft w:val="640"/>
          <w:marRight w:val="0"/>
          <w:marTop w:val="0"/>
          <w:marBottom w:val="0"/>
          <w:divBdr>
            <w:top w:val="none" w:sz="0" w:space="0" w:color="auto"/>
            <w:left w:val="none" w:sz="0" w:space="0" w:color="auto"/>
            <w:bottom w:val="none" w:sz="0" w:space="0" w:color="auto"/>
            <w:right w:val="none" w:sz="0" w:space="0" w:color="auto"/>
          </w:divBdr>
        </w:div>
        <w:div w:id="2000574122">
          <w:marLeft w:val="640"/>
          <w:marRight w:val="0"/>
          <w:marTop w:val="0"/>
          <w:marBottom w:val="0"/>
          <w:divBdr>
            <w:top w:val="none" w:sz="0" w:space="0" w:color="auto"/>
            <w:left w:val="none" w:sz="0" w:space="0" w:color="auto"/>
            <w:bottom w:val="none" w:sz="0" w:space="0" w:color="auto"/>
            <w:right w:val="none" w:sz="0" w:space="0" w:color="auto"/>
          </w:divBdr>
        </w:div>
        <w:div w:id="876086208">
          <w:marLeft w:val="640"/>
          <w:marRight w:val="0"/>
          <w:marTop w:val="0"/>
          <w:marBottom w:val="0"/>
          <w:divBdr>
            <w:top w:val="none" w:sz="0" w:space="0" w:color="auto"/>
            <w:left w:val="none" w:sz="0" w:space="0" w:color="auto"/>
            <w:bottom w:val="none" w:sz="0" w:space="0" w:color="auto"/>
            <w:right w:val="none" w:sz="0" w:space="0" w:color="auto"/>
          </w:divBdr>
        </w:div>
        <w:div w:id="26495914">
          <w:marLeft w:val="640"/>
          <w:marRight w:val="0"/>
          <w:marTop w:val="0"/>
          <w:marBottom w:val="0"/>
          <w:divBdr>
            <w:top w:val="none" w:sz="0" w:space="0" w:color="auto"/>
            <w:left w:val="none" w:sz="0" w:space="0" w:color="auto"/>
            <w:bottom w:val="none" w:sz="0" w:space="0" w:color="auto"/>
            <w:right w:val="none" w:sz="0" w:space="0" w:color="auto"/>
          </w:divBdr>
        </w:div>
        <w:div w:id="1857621189">
          <w:marLeft w:val="640"/>
          <w:marRight w:val="0"/>
          <w:marTop w:val="0"/>
          <w:marBottom w:val="0"/>
          <w:divBdr>
            <w:top w:val="none" w:sz="0" w:space="0" w:color="auto"/>
            <w:left w:val="none" w:sz="0" w:space="0" w:color="auto"/>
            <w:bottom w:val="none" w:sz="0" w:space="0" w:color="auto"/>
            <w:right w:val="none" w:sz="0" w:space="0" w:color="auto"/>
          </w:divBdr>
        </w:div>
        <w:div w:id="1921522221">
          <w:marLeft w:val="640"/>
          <w:marRight w:val="0"/>
          <w:marTop w:val="0"/>
          <w:marBottom w:val="0"/>
          <w:divBdr>
            <w:top w:val="none" w:sz="0" w:space="0" w:color="auto"/>
            <w:left w:val="none" w:sz="0" w:space="0" w:color="auto"/>
            <w:bottom w:val="none" w:sz="0" w:space="0" w:color="auto"/>
            <w:right w:val="none" w:sz="0" w:space="0" w:color="auto"/>
          </w:divBdr>
        </w:div>
        <w:div w:id="59523546">
          <w:marLeft w:val="640"/>
          <w:marRight w:val="0"/>
          <w:marTop w:val="0"/>
          <w:marBottom w:val="0"/>
          <w:divBdr>
            <w:top w:val="none" w:sz="0" w:space="0" w:color="auto"/>
            <w:left w:val="none" w:sz="0" w:space="0" w:color="auto"/>
            <w:bottom w:val="none" w:sz="0" w:space="0" w:color="auto"/>
            <w:right w:val="none" w:sz="0" w:space="0" w:color="auto"/>
          </w:divBdr>
        </w:div>
        <w:div w:id="1834372137">
          <w:marLeft w:val="640"/>
          <w:marRight w:val="0"/>
          <w:marTop w:val="0"/>
          <w:marBottom w:val="0"/>
          <w:divBdr>
            <w:top w:val="none" w:sz="0" w:space="0" w:color="auto"/>
            <w:left w:val="none" w:sz="0" w:space="0" w:color="auto"/>
            <w:bottom w:val="none" w:sz="0" w:space="0" w:color="auto"/>
            <w:right w:val="none" w:sz="0" w:space="0" w:color="auto"/>
          </w:divBdr>
        </w:div>
        <w:div w:id="1822502372">
          <w:marLeft w:val="640"/>
          <w:marRight w:val="0"/>
          <w:marTop w:val="0"/>
          <w:marBottom w:val="0"/>
          <w:divBdr>
            <w:top w:val="none" w:sz="0" w:space="0" w:color="auto"/>
            <w:left w:val="none" w:sz="0" w:space="0" w:color="auto"/>
            <w:bottom w:val="none" w:sz="0" w:space="0" w:color="auto"/>
            <w:right w:val="none" w:sz="0" w:space="0" w:color="auto"/>
          </w:divBdr>
        </w:div>
        <w:div w:id="239601276">
          <w:marLeft w:val="640"/>
          <w:marRight w:val="0"/>
          <w:marTop w:val="0"/>
          <w:marBottom w:val="0"/>
          <w:divBdr>
            <w:top w:val="none" w:sz="0" w:space="0" w:color="auto"/>
            <w:left w:val="none" w:sz="0" w:space="0" w:color="auto"/>
            <w:bottom w:val="none" w:sz="0" w:space="0" w:color="auto"/>
            <w:right w:val="none" w:sz="0" w:space="0" w:color="auto"/>
          </w:divBdr>
        </w:div>
        <w:div w:id="780686622">
          <w:marLeft w:val="640"/>
          <w:marRight w:val="0"/>
          <w:marTop w:val="0"/>
          <w:marBottom w:val="0"/>
          <w:divBdr>
            <w:top w:val="none" w:sz="0" w:space="0" w:color="auto"/>
            <w:left w:val="none" w:sz="0" w:space="0" w:color="auto"/>
            <w:bottom w:val="none" w:sz="0" w:space="0" w:color="auto"/>
            <w:right w:val="none" w:sz="0" w:space="0" w:color="auto"/>
          </w:divBdr>
        </w:div>
        <w:div w:id="1051617048">
          <w:marLeft w:val="640"/>
          <w:marRight w:val="0"/>
          <w:marTop w:val="0"/>
          <w:marBottom w:val="0"/>
          <w:divBdr>
            <w:top w:val="none" w:sz="0" w:space="0" w:color="auto"/>
            <w:left w:val="none" w:sz="0" w:space="0" w:color="auto"/>
            <w:bottom w:val="none" w:sz="0" w:space="0" w:color="auto"/>
            <w:right w:val="none" w:sz="0" w:space="0" w:color="auto"/>
          </w:divBdr>
        </w:div>
        <w:div w:id="52512076">
          <w:marLeft w:val="640"/>
          <w:marRight w:val="0"/>
          <w:marTop w:val="0"/>
          <w:marBottom w:val="0"/>
          <w:divBdr>
            <w:top w:val="none" w:sz="0" w:space="0" w:color="auto"/>
            <w:left w:val="none" w:sz="0" w:space="0" w:color="auto"/>
            <w:bottom w:val="none" w:sz="0" w:space="0" w:color="auto"/>
            <w:right w:val="none" w:sz="0" w:space="0" w:color="auto"/>
          </w:divBdr>
        </w:div>
        <w:div w:id="662319423">
          <w:marLeft w:val="640"/>
          <w:marRight w:val="0"/>
          <w:marTop w:val="0"/>
          <w:marBottom w:val="0"/>
          <w:divBdr>
            <w:top w:val="none" w:sz="0" w:space="0" w:color="auto"/>
            <w:left w:val="none" w:sz="0" w:space="0" w:color="auto"/>
            <w:bottom w:val="none" w:sz="0" w:space="0" w:color="auto"/>
            <w:right w:val="none" w:sz="0" w:space="0" w:color="auto"/>
          </w:divBdr>
        </w:div>
        <w:div w:id="416172281">
          <w:marLeft w:val="640"/>
          <w:marRight w:val="0"/>
          <w:marTop w:val="0"/>
          <w:marBottom w:val="0"/>
          <w:divBdr>
            <w:top w:val="none" w:sz="0" w:space="0" w:color="auto"/>
            <w:left w:val="none" w:sz="0" w:space="0" w:color="auto"/>
            <w:bottom w:val="none" w:sz="0" w:space="0" w:color="auto"/>
            <w:right w:val="none" w:sz="0" w:space="0" w:color="auto"/>
          </w:divBdr>
        </w:div>
        <w:div w:id="1975213676">
          <w:marLeft w:val="640"/>
          <w:marRight w:val="0"/>
          <w:marTop w:val="0"/>
          <w:marBottom w:val="0"/>
          <w:divBdr>
            <w:top w:val="none" w:sz="0" w:space="0" w:color="auto"/>
            <w:left w:val="none" w:sz="0" w:space="0" w:color="auto"/>
            <w:bottom w:val="none" w:sz="0" w:space="0" w:color="auto"/>
            <w:right w:val="none" w:sz="0" w:space="0" w:color="auto"/>
          </w:divBdr>
        </w:div>
        <w:div w:id="1381245511">
          <w:marLeft w:val="640"/>
          <w:marRight w:val="0"/>
          <w:marTop w:val="0"/>
          <w:marBottom w:val="0"/>
          <w:divBdr>
            <w:top w:val="none" w:sz="0" w:space="0" w:color="auto"/>
            <w:left w:val="none" w:sz="0" w:space="0" w:color="auto"/>
            <w:bottom w:val="none" w:sz="0" w:space="0" w:color="auto"/>
            <w:right w:val="none" w:sz="0" w:space="0" w:color="auto"/>
          </w:divBdr>
        </w:div>
        <w:div w:id="1822500580">
          <w:marLeft w:val="640"/>
          <w:marRight w:val="0"/>
          <w:marTop w:val="0"/>
          <w:marBottom w:val="0"/>
          <w:divBdr>
            <w:top w:val="none" w:sz="0" w:space="0" w:color="auto"/>
            <w:left w:val="none" w:sz="0" w:space="0" w:color="auto"/>
            <w:bottom w:val="none" w:sz="0" w:space="0" w:color="auto"/>
            <w:right w:val="none" w:sz="0" w:space="0" w:color="auto"/>
          </w:divBdr>
        </w:div>
        <w:div w:id="806972605">
          <w:marLeft w:val="640"/>
          <w:marRight w:val="0"/>
          <w:marTop w:val="0"/>
          <w:marBottom w:val="0"/>
          <w:divBdr>
            <w:top w:val="none" w:sz="0" w:space="0" w:color="auto"/>
            <w:left w:val="none" w:sz="0" w:space="0" w:color="auto"/>
            <w:bottom w:val="none" w:sz="0" w:space="0" w:color="auto"/>
            <w:right w:val="none" w:sz="0" w:space="0" w:color="auto"/>
          </w:divBdr>
        </w:div>
        <w:div w:id="801386391">
          <w:marLeft w:val="640"/>
          <w:marRight w:val="0"/>
          <w:marTop w:val="0"/>
          <w:marBottom w:val="0"/>
          <w:divBdr>
            <w:top w:val="none" w:sz="0" w:space="0" w:color="auto"/>
            <w:left w:val="none" w:sz="0" w:space="0" w:color="auto"/>
            <w:bottom w:val="none" w:sz="0" w:space="0" w:color="auto"/>
            <w:right w:val="none" w:sz="0" w:space="0" w:color="auto"/>
          </w:divBdr>
        </w:div>
        <w:div w:id="755171406">
          <w:marLeft w:val="640"/>
          <w:marRight w:val="0"/>
          <w:marTop w:val="0"/>
          <w:marBottom w:val="0"/>
          <w:divBdr>
            <w:top w:val="none" w:sz="0" w:space="0" w:color="auto"/>
            <w:left w:val="none" w:sz="0" w:space="0" w:color="auto"/>
            <w:bottom w:val="none" w:sz="0" w:space="0" w:color="auto"/>
            <w:right w:val="none" w:sz="0" w:space="0" w:color="auto"/>
          </w:divBdr>
        </w:div>
        <w:div w:id="400446491">
          <w:marLeft w:val="640"/>
          <w:marRight w:val="0"/>
          <w:marTop w:val="0"/>
          <w:marBottom w:val="0"/>
          <w:divBdr>
            <w:top w:val="none" w:sz="0" w:space="0" w:color="auto"/>
            <w:left w:val="none" w:sz="0" w:space="0" w:color="auto"/>
            <w:bottom w:val="none" w:sz="0" w:space="0" w:color="auto"/>
            <w:right w:val="none" w:sz="0" w:space="0" w:color="auto"/>
          </w:divBdr>
        </w:div>
        <w:div w:id="2101103571">
          <w:marLeft w:val="640"/>
          <w:marRight w:val="0"/>
          <w:marTop w:val="0"/>
          <w:marBottom w:val="0"/>
          <w:divBdr>
            <w:top w:val="none" w:sz="0" w:space="0" w:color="auto"/>
            <w:left w:val="none" w:sz="0" w:space="0" w:color="auto"/>
            <w:bottom w:val="none" w:sz="0" w:space="0" w:color="auto"/>
            <w:right w:val="none" w:sz="0" w:space="0" w:color="auto"/>
          </w:divBdr>
        </w:div>
        <w:div w:id="660038977">
          <w:marLeft w:val="640"/>
          <w:marRight w:val="0"/>
          <w:marTop w:val="0"/>
          <w:marBottom w:val="0"/>
          <w:divBdr>
            <w:top w:val="none" w:sz="0" w:space="0" w:color="auto"/>
            <w:left w:val="none" w:sz="0" w:space="0" w:color="auto"/>
            <w:bottom w:val="none" w:sz="0" w:space="0" w:color="auto"/>
            <w:right w:val="none" w:sz="0" w:space="0" w:color="auto"/>
          </w:divBdr>
        </w:div>
        <w:div w:id="935746832">
          <w:marLeft w:val="640"/>
          <w:marRight w:val="0"/>
          <w:marTop w:val="0"/>
          <w:marBottom w:val="0"/>
          <w:divBdr>
            <w:top w:val="none" w:sz="0" w:space="0" w:color="auto"/>
            <w:left w:val="none" w:sz="0" w:space="0" w:color="auto"/>
            <w:bottom w:val="none" w:sz="0" w:space="0" w:color="auto"/>
            <w:right w:val="none" w:sz="0" w:space="0" w:color="auto"/>
          </w:divBdr>
        </w:div>
        <w:div w:id="1460612197">
          <w:marLeft w:val="640"/>
          <w:marRight w:val="0"/>
          <w:marTop w:val="0"/>
          <w:marBottom w:val="0"/>
          <w:divBdr>
            <w:top w:val="none" w:sz="0" w:space="0" w:color="auto"/>
            <w:left w:val="none" w:sz="0" w:space="0" w:color="auto"/>
            <w:bottom w:val="none" w:sz="0" w:space="0" w:color="auto"/>
            <w:right w:val="none" w:sz="0" w:space="0" w:color="auto"/>
          </w:divBdr>
        </w:div>
        <w:div w:id="1228807186">
          <w:marLeft w:val="640"/>
          <w:marRight w:val="0"/>
          <w:marTop w:val="0"/>
          <w:marBottom w:val="0"/>
          <w:divBdr>
            <w:top w:val="none" w:sz="0" w:space="0" w:color="auto"/>
            <w:left w:val="none" w:sz="0" w:space="0" w:color="auto"/>
            <w:bottom w:val="none" w:sz="0" w:space="0" w:color="auto"/>
            <w:right w:val="none" w:sz="0" w:space="0" w:color="auto"/>
          </w:divBdr>
        </w:div>
        <w:div w:id="479199325">
          <w:marLeft w:val="640"/>
          <w:marRight w:val="0"/>
          <w:marTop w:val="0"/>
          <w:marBottom w:val="0"/>
          <w:divBdr>
            <w:top w:val="none" w:sz="0" w:space="0" w:color="auto"/>
            <w:left w:val="none" w:sz="0" w:space="0" w:color="auto"/>
            <w:bottom w:val="none" w:sz="0" w:space="0" w:color="auto"/>
            <w:right w:val="none" w:sz="0" w:space="0" w:color="auto"/>
          </w:divBdr>
        </w:div>
        <w:div w:id="1401443150">
          <w:marLeft w:val="640"/>
          <w:marRight w:val="0"/>
          <w:marTop w:val="0"/>
          <w:marBottom w:val="0"/>
          <w:divBdr>
            <w:top w:val="none" w:sz="0" w:space="0" w:color="auto"/>
            <w:left w:val="none" w:sz="0" w:space="0" w:color="auto"/>
            <w:bottom w:val="none" w:sz="0" w:space="0" w:color="auto"/>
            <w:right w:val="none" w:sz="0" w:space="0" w:color="auto"/>
          </w:divBdr>
        </w:div>
        <w:div w:id="533228033">
          <w:marLeft w:val="640"/>
          <w:marRight w:val="0"/>
          <w:marTop w:val="0"/>
          <w:marBottom w:val="0"/>
          <w:divBdr>
            <w:top w:val="none" w:sz="0" w:space="0" w:color="auto"/>
            <w:left w:val="none" w:sz="0" w:space="0" w:color="auto"/>
            <w:bottom w:val="none" w:sz="0" w:space="0" w:color="auto"/>
            <w:right w:val="none" w:sz="0" w:space="0" w:color="auto"/>
          </w:divBdr>
        </w:div>
        <w:div w:id="1721201945">
          <w:marLeft w:val="640"/>
          <w:marRight w:val="0"/>
          <w:marTop w:val="0"/>
          <w:marBottom w:val="0"/>
          <w:divBdr>
            <w:top w:val="none" w:sz="0" w:space="0" w:color="auto"/>
            <w:left w:val="none" w:sz="0" w:space="0" w:color="auto"/>
            <w:bottom w:val="none" w:sz="0" w:space="0" w:color="auto"/>
            <w:right w:val="none" w:sz="0" w:space="0" w:color="auto"/>
          </w:divBdr>
        </w:div>
        <w:div w:id="1853565356">
          <w:marLeft w:val="640"/>
          <w:marRight w:val="0"/>
          <w:marTop w:val="0"/>
          <w:marBottom w:val="0"/>
          <w:divBdr>
            <w:top w:val="none" w:sz="0" w:space="0" w:color="auto"/>
            <w:left w:val="none" w:sz="0" w:space="0" w:color="auto"/>
            <w:bottom w:val="none" w:sz="0" w:space="0" w:color="auto"/>
            <w:right w:val="none" w:sz="0" w:space="0" w:color="auto"/>
          </w:divBdr>
        </w:div>
        <w:div w:id="426733942">
          <w:marLeft w:val="640"/>
          <w:marRight w:val="0"/>
          <w:marTop w:val="0"/>
          <w:marBottom w:val="0"/>
          <w:divBdr>
            <w:top w:val="none" w:sz="0" w:space="0" w:color="auto"/>
            <w:left w:val="none" w:sz="0" w:space="0" w:color="auto"/>
            <w:bottom w:val="none" w:sz="0" w:space="0" w:color="auto"/>
            <w:right w:val="none" w:sz="0" w:space="0" w:color="auto"/>
          </w:divBdr>
        </w:div>
        <w:div w:id="915936478">
          <w:marLeft w:val="640"/>
          <w:marRight w:val="0"/>
          <w:marTop w:val="0"/>
          <w:marBottom w:val="0"/>
          <w:divBdr>
            <w:top w:val="none" w:sz="0" w:space="0" w:color="auto"/>
            <w:left w:val="none" w:sz="0" w:space="0" w:color="auto"/>
            <w:bottom w:val="none" w:sz="0" w:space="0" w:color="auto"/>
            <w:right w:val="none" w:sz="0" w:space="0" w:color="auto"/>
          </w:divBdr>
        </w:div>
        <w:div w:id="1971471143">
          <w:marLeft w:val="640"/>
          <w:marRight w:val="0"/>
          <w:marTop w:val="0"/>
          <w:marBottom w:val="0"/>
          <w:divBdr>
            <w:top w:val="none" w:sz="0" w:space="0" w:color="auto"/>
            <w:left w:val="none" w:sz="0" w:space="0" w:color="auto"/>
            <w:bottom w:val="none" w:sz="0" w:space="0" w:color="auto"/>
            <w:right w:val="none" w:sz="0" w:space="0" w:color="auto"/>
          </w:divBdr>
        </w:div>
        <w:div w:id="137966203">
          <w:marLeft w:val="640"/>
          <w:marRight w:val="0"/>
          <w:marTop w:val="0"/>
          <w:marBottom w:val="0"/>
          <w:divBdr>
            <w:top w:val="none" w:sz="0" w:space="0" w:color="auto"/>
            <w:left w:val="none" w:sz="0" w:space="0" w:color="auto"/>
            <w:bottom w:val="none" w:sz="0" w:space="0" w:color="auto"/>
            <w:right w:val="none" w:sz="0" w:space="0" w:color="auto"/>
          </w:divBdr>
        </w:div>
      </w:divsChild>
    </w:div>
    <w:div w:id="1936089602">
      <w:bodyDiv w:val="1"/>
      <w:marLeft w:val="0"/>
      <w:marRight w:val="0"/>
      <w:marTop w:val="0"/>
      <w:marBottom w:val="0"/>
      <w:divBdr>
        <w:top w:val="none" w:sz="0" w:space="0" w:color="auto"/>
        <w:left w:val="none" w:sz="0" w:space="0" w:color="auto"/>
        <w:bottom w:val="none" w:sz="0" w:space="0" w:color="auto"/>
        <w:right w:val="none" w:sz="0" w:space="0" w:color="auto"/>
      </w:divBdr>
      <w:divsChild>
        <w:div w:id="2011055591">
          <w:marLeft w:val="640"/>
          <w:marRight w:val="0"/>
          <w:marTop w:val="0"/>
          <w:marBottom w:val="0"/>
          <w:divBdr>
            <w:top w:val="none" w:sz="0" w:space="0" w:color="auto"/>
            <w:left w:val="none" w:sz="0" w:space="0" w:color="auto"/>
            <w:bottom w:val="none" w:sz="0" w:space="0" w:color="auto"/>
            <w:right w:val="none" w:sz="0" w:space="0" w:color="auto"/>
          </w:divBdr>
        </w:div>
        <w:div w:id="1695882565">
          <w:marLeft w:val="640"/>
          <w:marRight w:val="0"/>
          <w:marTop w:val="0"/>
          <w:marBottom w:val="0"/>
          <w:divBdr>
            <w:top w:val="none" w:sz="0" w:space="0" w:color="auto"/>
            <w:left w:val="none" w:sz="0" w:space="0" w:color="auto"/>
            <w:bottom w:val="none" w:sz="0" w:space="0" w:color="auto"/>
            <w:right w:val="none" w:sz="0" w:space="0" w:color="auto"/>
          </w:divBdr>
        </w:div>
        <w:div w:id="882055593">
          <w:marLeft w:val="640"/>
          <w:marRight w:val="0"/>
          <w:marTop w:val="0"/>
          <w:marBottom w:val="0"/>
          <w:divBdr>
            <w:top w:val="none" w:sz="0" w:space="0" w:color="auto"/>
            <w:left w:val="none" w:sz="0" w:space="0" w:color="auto"/>
            <w:bottom w:val="none" w:sz="0" w:space="0" w:color="auto"/>
            <w:right w:val="none" w:sz="0" w:space="0" w:color="auto"/>
          </w:divBdr>
        </w:div>
        <w:div w:id="1380276325">
          <w:marLeft w:val="640"/>
          <w:marRight w:val="0"/>
          <w:marTop w:val="0"/>
          <w:marBottom w:val="0"/>
          <w:divBdr>
            <w:top w:val="none" w:sz="0" w:space="0" w:color="auto"/>
            <w:left w:val="none" w:sz="0" w:space="0" w:color="auto"/>
            <w:bottom w:val="none" w:sz="0" w:space="0" w:color="auto"/>
            <w:right w:val="none" w:sz="0" w:space="0" w:color="auto"/>
          </w:divBdr>
        </w:div>
        <w:div w:id="1792166684">
          <w:marLeft w:val="640"/>
          <w:marRight w:val="0"/>
          <w:marTop w:val="0"/>
          <w:marBottom w:val="0"/>
          <w:divBdr>
            <w:top w:val="none" w:sz="0" w:space="0" w:color="auto"/>
            <w:left w:val="none" w:sz="0" w:space="0" w:color="auto"/>
            <w:bottom w:val="none" w:sz="0" w:space="0" w:color="auto"/>
            <w:right w:val="none" w:sz="0" w:space="0" w:color="auto"/>
          </w:divBdr>
        </w:div>
        <w:div w:id="1501966473">
          <w:marLeft w:val="640"/>
          <w:marRight w:val="0"/>
          <w:marTop w:val="0"/>
          <w:marBottom w:val="0"/>
          <w:divBdr>
            <w:top w:val="none" w:sz="0" w:space="0" w:color="auto"/>
            <w:left w:val="none" w:sz="0" w:space="0" w:color="auto"/>
            <w:bottom w:val="none" w:sz="0" w:space="0" w:color="auto"/>
            <w:right w:val="none" w:sz="0" w:space="0" w:color="auto"/>
          </w:divBdr>
        </w:div>
        <w:div w:id="709643704">
          <w:marLeft w:val="640"/>
          <w:marRight w:val="0"/>
          <w:marTop w:val="0"/>
          <w:marBottom w:val="0"/>
          <w:divBdr>
            <w:top w:val="none" w:sz="0" w:space="0" w:color="auto"/>
            <w:left w:val="none" w:sz="0" w:space="0" w:color="auto"/>
            <w:bottom w:val="none" w:sz="0" w:space="0" w:color="auto"/>
            <w:right w:val="none" w:sz="0" w:space="0" w:color="auto"/>
          </w:divBdr>
        </w:div>
        <w:div w:id="864824905">
          <w:marLeft w:val="640"/>
          <w:marRight w:val="0"/>
          <w:marTop w:val="0"/>
          <w:marBottom w:val="0"/>
          <w:divBdr>
            <w:top w:val="none" w:sz="0" w:space="0" w:color="auto"/>
            <w:left w:val="none" w:sz="0" w:space="0" w:color="auto"/>
            <w:bottom w:val="none" w:sz="0" w:space="0" w:color="auto"/>
            <w:right w:val="none" w:sz="0" w:space="0" w:color="auto"/>
          </w:divBdr>
        </w:div>
        <w:div w:id="378633085">
          <w:marLeft w:val="640"/>
          <w:marRight w:val="0"/>
          <w:marTop w:val="0"/>
          <w:marBottom w:val="0"/>
          <w:divBdr>
            <w:top w:val="none" w:sz="0" w:space="0" w:color="auto"/>
            <w:left w:val="none" w:sz="0" w:space="0" w:color="auto"/>
            <w:bottom w:val="none" w:sz="0" w:space="0" w:color="auto"/>
            <w:right w:val="none" w:sz="0" w:space="0" w:color="auto"/>
          </w:divBdr>
        </w:div>
        <w:div w:id="2084640435">
          <w:marLeft w:val="640"/>
          <w:marRight w:val="0"/>
          <w:marTop w:val="0"/>
          <w:marBottom w:val="0"/>
          <w:divBdr>
            <w:top w:val="none" w:sz="0" w:space="0" w:color="auto"/>
            <w:left w:val="none" w:sz="0" w:space="0" w:color="auto"/>
            <w:bottom w:val="none" w:sz="0" w:space="0" w:color="auto"/>
            <w:right w:val="none" w:sz="0" w:space="0" w:color="auto"/>
          </w:divBdr>
        </w:div>
        <w:div w:id="1645811489">
          <w:marLeft w:val="640"/>
          <w:marRight w:val="0"/>
          <w:marTop w:val="0"/>
          <w:marBottom w:val="0"/>
          <w:divBdr>
            <w:top w:val="none" w:sz="0" w:space="0" w:color="auto"/>
            <w:left w:val="none" w:sz="0" w:space="0" w:color="auto"/>
            <w:bottom w:val="none" w:sz="0" w:space="0" w:color="auto"/>
            <w:right w:val="none" w:sz="0" w:space="0" w:color="auto"/>
          </w:divBdr>
        </w:div>
        <w:div w:id="1815635924">
          <w:marLeft w:val="640"/>
          <w:marRight w:val="0"/>
          <w:marTop w:val="0"/>
          <w:marBottom w:val="0"/>
          <w:divBdr>
            <w:top w:val="none" w:sz="0" w:space="0" w:color="auto"/>
            <w:left w:val="none" w:sz="0" w:space="0" w:color="auto"/>
            <w:bottom w:val="none" w:sz="0" w:space="0" w:color="auto"/>
            <w:right w:val="none" w:sz="0" w:space="0" w:color="auto"/>
          </w:divBdr>
        </w:div>
        <w:div w:id="467016717">
          <w:marLeft w:val="640"/>
          <w:marRight w:val="0"/>
          <w:marTop w:val="0"/>
          <w:marBottom w:val="0"/>
          <w:divBdr>
            <w:top w:val="none" w:sz="0" w:space="0" w:color="auto"/>
            <w:left w:val="none" w:sz="0" w:space="0" w:color="auto"/>
            <w:bottom w:val="none" w:sz="0" w:space="0" w:color="auto"/>
            <w:right w:val="none" w:sz="0" w:space="0" w:color="auto"/>
          </w:divBdr>
        </w:div>
        <w:div w:id="1485196971">
          <w:marLeft w:val="640"/>
          <w:marRight w:val="0"/>
          <w:marTop w:val="0"/>
          <w:marBottom w:val="0"/>
          <w:divBdr>
            <w:top w:val="none" w:sz="0" w:space="0" w:color="auto"/>
            <w:left w:val="none" w:sz="0" w:space="0" w:color="auto"/>
            <w:bottom w:val="none" w:sz="0" w:space="0" w:color="auto"/>
            <w:right w:val="none" w:sz="0" w:space="0" w:color="auto"/>
          </w:divBdr>
        </w:div>
        <w:div w:id="735124469">
          <w:marLeft w:val="640"/>
          <w:marRight w:val="0"/>
          <w:marTop w:val="0"/>
          <w:marBottom w:val="0"/>
          <w:divBdr>
            <w:top w:val="none" w:sz="0" w:space="0" w:color="auto"/>
            <w:left w:val="none" w:sz="0" w:space="0" w:color="auto"/>
            <w:bottom w:val="none" w:sz="0" w:space="0" w:color="auto"/>
            <w:right w:val="none" w:sz="0" w:space="0" w:color="auto"/>
          </w:divBdr>
        </w:div>
        <w:div w:id="170612673">
          <w:marLeft w:val="640"/>
          <w:marRight w:val="0"/>
          <w:marTop w:val="0"/>
          <w:marBottom w:val="0"/>
          <w:divBdr>
            <w:top w:val="none" w:sz="0" w:space="0" w:color="auto"/>
            <w:left w:val="none" w:sz="0" w:space="0" w:color="auto"/>
            <w:bottom w:val="none" w:sz="0" w:space="0" w:color="auto"/>
            <w:right w:val="none" w:sz="0" w:space="0" w:color="auto"/>
          </w:divBdr>
        </w:div>
        <w:div w:id="1356535802">
          <w:marLeft w:val="640"/>
          <w:marRight w:val="0"/>
          <w:marTop w:val="0"/>
          <w:marBottom w:val="0"/>
          <w:divBdr>
            <w:top w:val="none" w:sz="0" w:space="0" w:color="auto"/>
            <w:left w:val="none" w:sz="0" w:space="0" w:color="auto"/>
            <w:bottom w:val="none" w:sz="0" w:space="0" w:color="auto"/>
            <w:right w:val="none" w:sz="0" w:space="0" w:color="auto"/>
          </w:divBdr>
        </w:div>
        <w:div w:id="1851916966">
          <w:marLeft w:val="640"/>
          <w:marRight w:val="0"/>
          <w:marTop w:val="0"/>
          <w:marBottom w:val="0"/>
          <w:divBdr>
            <w:top w:val="none" w:sz="0" w:space="0" w:color="auto"/>
            <w:left w:val="none" w:sz="0" w:space="0" w:color="auto"/>
            <w:bottom w:val="none" w:sz="0" w:space="0" w:color="auto"/>
            <w:right w:val="none" w:sz="0" w:space="0" w:color="auto"/>
          </w:divBdr>
        </w:div>
        <w:div w:id="1641183739">
          <w:marLeft w:val="640"/>
          <w:marRight w:val="0"/>
          <w:marTop w:val="0"/>
          <w:marBottom w:val="0"/>
          <w:divBdr>
            <w:top w:val="none" w:sz="0" w:space="0" w:color="auto"/>
            <w:left w:val="none" w:sz="0" w:space="0" w:color="auto"/>
            <w:bottom w:val="none" w:sz="0" w:space="0" w:color="auto"/>
            <w:right w:val="none" w:sz="0" w:space="0" w:color="auto"/>
          </w:divBdr>
        </w:div>
        <w:div w:id="1666086454">
          <w:marLeft w:val="640"/>
          <w:marRight w:val="0"/>
          <w:marTop w:val="0"/>
          <w:marBottom w:val="0"/>
          <w:divBdr>
            <w:top w:val="none" w:sz="0" w:space="0" w:color="auto"/>
            <w:left w:val="none" w:sz="0" w:space="0" w:color="auto"/>
            <w:bottom w:val="none" w:sz="0" w:space="0" w:color="auto"/>
            <w:right w:val="none" w:sz="0" w:space="0" w:color="auto"/>
          </w:divBdr>
        </w:div>
        <w:div w:id="718557436">
          <w:marLeft w:val="640"/>
          <w:marRight w:val="0"/>
          <w:marTop w:val="0"/>
          <w:marBottom w:val="0"/>
          <w:divBdr>
            <w:top w:val="none" w:sz="0" w:space="0" w:color="auto"/>
            <w:left w:val="none" w:sz="0" w:space="0" w:color="auto"/>
            <w:bottom w:val="none" w:sz="0" w:space="0" w:color="auto"/>
            <w:right w:val="none" w:sz="0" w:space="0" w:color="auto"/>
          </w:divBdr>
        </w:div>
        <w:div w:id="651449512">
          <w:marLeft w:val="640"/>
          <w:marRight w:val="0"/>
          <w:marTop w:val="0"/>
          <w:marBottom w:val="0"/>
          <w:divBdr>
            <w:top w:val="none" w:sz="0" w:space="0" w:color="auto"/>
            <w:left w:val="none" w:sz="0" w:space="0" w:color="auto"/>
            <w:bottom w:val="none" w:sz="0" w:space="0" w:color="auto"/>
            <w:right w:val="none" w:sz="0" w:space="0" w:color="auto"/>
          </w:divBdr>
        </w:div>
        <w:div w:id="1235048984">
          <w:marLeft w:val="640"/>
          <w:marRight w:val="0"/>
          <w:marTop w:val="0"/>
          <w:marBottom w:val="0"/>
          <w:divBdr>
            <w:top w:val="none" w:sz="0" w:space="0" w:color="auto"/>
            <w:left w:val="none" w:sz="0" w:space="0" w:color="auto"/>
            <w:bottom w:val="none" w:sz="0" w:space="0" w:color="auto"/>
            <w:right w:val="none" w:sz="0" w:space="0" w:color="auto"/>
          </w:divBdr>
        </w:div>
        <w:div w:id="800004142">
          <w:marLeft w:val="640"/>
          <w:marRight w:val="0"/>
          <w:marTop w:val="0"/>
          <w:marBottom w:val="0"/>
          <w:divBdr>
            <w:top w:val="none" w:sz="0" w:space="0" w:color="auto"/>
            <w:left w:val="none" w:sz="0" w:space="0" w:color="auto"/>
            <w:bottom w:val="none" w:sz="0" w:space="0" w:color="auto"/>
            <w:right w:val="none" w:sz="0" w:space="0" w:color="auto"/>
          </w:divBdr>
        </w:div>
        <w:div w:id="1528447124">
          <w:marLeft w:val="640"/>
          <w:marRight w:val="0"/>
          <w:marTop w:val="0"/>
          <w:marBottom w:val="0"/>
          <w:divBdr>
            <w:top w:val="none" w:sz="0" w:space="0" w:color="auto"/>
            <w:left w:val="none" w:sz="0" w:space="0" w:color="auto"/>
            <w:bottom w:val="none" w:sz="0" w:space="0" w:color="auto"/>
            <w:right w:val="none" w:sz="0" w:space="0" w:color="auto"/>
          </w:divBdr>
        </w:div>
        <w:div w:id="392781630">
          <w:marLeft w:val="640"/>
          <w:marRight w:val="0"/>
          <w:marTop w:val="0"/>
          <w:marBottom w:val="0"/>
          <w:divBdr>
            <w:top w:val="none" w:sz="0" w:space="0" w:color="auto"/>
            <w:left w:val="none" w:sz="0" w:space="0" w:color="auto"/>
            <w:bottom w:val="none" w:sz="0" w:space="0" w:color="auto"/>
            <w:right w:val="none" w:sz="0" w:space="0" w:color="auto"/>
          </w:divBdr>
        </w:div>
        <w:div w:id="2075926138">
          <w:marLeft w:val="640"/>
          <w:marRight w:val="0"/>
          <w:marTop w:val="0"/>
          <w:marBottom w:val="0"/>
          <w:divBdr>
            <w:top w:val="none" w:sz="0" w:space="0" w:color="auto"/>
            <w:left w:val="none" w:sz="0" w:space="0" w:color="auto"/>
            <w:bottom w:val="none" w:sz="0" w:space="0" w:color="auto"/>
            <w:right w:val="none" w:sz="0" w:space="0" w:color="auto"/>
          </w:divBdr>
        </w:div>
        <w:div w:id="234440688">
          <w:marLeft w:val="640"/>
          <w:marRight w:val="0"/>
          <w:marTop w:val="0"/>
          <w:marBottom w:val="0"/>
          <w:divBdr>
            <w:top w:val="none" w:sz="0" w:space="0" w:color="auto"/>
            <w:left w:val="none" w:sz="0" w:space="0" w:color="auto"/>
            <w:bottom w:val="none" w:sz="0" w:space="0" w:color="auto"/>
            <w:right w:val="none" w:sz="0" w:space="0" w:color="auto"/>
          </w:divBdr>
        </w:div>
        <w:div w:id="585072409">
          <w:marLeft w:val="640"/>
          <w:marRight w:val="0"/>
          <w:marTop w:val="0"/>
          <w:marBottom w:val="0"/>
          <w:divBdr>
            <w:top w:val="none" w:sz="0" w:space="0" w:color="auto"/>
            <w:left w:val="none" w:sz="0" w:space="0" w:color="auto"/>
            <w:bottom w:val="none" w:sz="0" w:space="0" w:color="auto"/>
            <w:right w:val="none" w:sz="0" w:space="0" w:color="auto"/>
          </w:divBdr>
        </w:div>
        <w:div w:id="415825972">
          <w:marLeft w:val="640"/>
          <w:marRight w:val="0"/>
          <w:marTop w:val="0"/>
          <w:marBottom w:val="0"/>
          <w:divBdr>
            <w:top w:val="none" w:sz="0" w:space="0" w:color="auto"/>
            <w:left w:val="none" w:sz="0" w:space="0" w:color="auto"/>
            <w:bottom w:val="none" w:sz="0" w:space="0" w:color="auto"/>
            <w:right w:val="none" w:sz="0" w:space="0" w:color="auto"/>
          </w:divBdr>
        </w:div>
        <w:div w:id="933707432">
          <w:marLeft w:val="640"/>
          <w:marRight w:val="0"/>
          <w:marTop w:val="0"/>
          <w:marBottom w:val="0"/>
          <w:divBdr>
            <w:top w:val="none" w:sz="0" w:space="0" w:color="auto"/>
            <w:left w:val="none" w:sz="0" w:space="0" w:color="auto"/>
            <w:bottom w:val="none" w:sz="0" w:space="0" w:color="auto"/>
            <w:right w:val="none" w:sz="0" w:space="0" w:color="auto"/>
          </w:divBdr>
        </w:div>
        <w:div w:id="709916482">
          <w:marLeft w:val="640"/>
          <w:marRight w:val="0"/>
          <w:marTop w:val="0"/>
          <w:marBottom w:val="0"/>
          <w:divBdr>
            <w:top w:val="none" w:sz="0" w:space="0" w:color="auto"/>
            <w:left w:val="none" w:sz="0" w:space="0" w:color="auto"/>
            <w:bottom w:val="none" w:sz="0" w:space="0" w:color="auto"/>
            <w:right w:val="none" w:sz="0" w:space="0" w:color="auto"/>
          </w:divBdr>
        </w:div>
        <w:div w:id="597257298">
          <w:marLeft w:val="640"/>
          <w:marRight w:val="0"/>
          <w:marTop w:val="0"/>
          <w:marBottom w:val="0"/>
          <w:divBdr>
            <w:top w:val="none" w:sz="0" w:space="0" w:color="auto"/>
            <w:left w:val="none" w:sz="0" w:space="0" w:color="auto"/>
            <w:bottom w:val="none" w:sz="0" w:space="0" w:color="auto"/>
            <w:right w:val="none" w:sz="0" w:space="0" w:color="auto"/>
          </w:divBdr>
        </w:div>
        <w:div w:id="1887717217">
          <w:marLeft w:val="640"/>
          <w:marRight w:val="0"/>
          <w:marTop w:val="0"/>
          <w:marBottom w:val="0"/>
          <w:divBdr>
            <w:top w:val="none" w:sz="0" w:space="0" w:color="auto"/>
            <w:left w:val="none" w:sz="0" w:space="0" w:color="auto"/>
            <w:bottom w:val="none" w:sz="0" w:space="0" w:color="auto"/>
            <w:right w:val="none" w:sz="0" w:space="0" w:color="auto"/>
          </w:divBdr>
        </w:div>
        <w:div w:id="1548642887">
          <w:marLeft w:val="640"/>
          <w:marRight w:val="0"/>
          <w:marTop w:val="0"/>
          <w:marBottom w:val="0"/>
          <w:divBdr>
            <w:top w:val="none" w:sz="0" w:space="0" w:color="auto"/>
            <w:left w:val="none" w:sz="0" w:space="0" w:color="auto"/>
            <w:bottom w:val="none" w:sz="0" w:space="0" w:color="auto"/>
            <w:right w:val="none" w:sz="0" w:space="0" w:color="auto"/>
          </w:divBdr>
        </w:div>
        <w:div w:id="869413201">
          <w:marLeft w:val="640"/>
          <w:marRight w:val="0"/>
          <w:marTop w:val="0"/>
          <w:marBottom w:val="0"/>
          <w:divBdr>
            <w:top w:val="none" w:sz="0" w:space="0" w:color="auto"/>
            <w:left w:val="none" w:sz="0" w:space="0" w:color="auto"/>
            <w:bottom w:val="none" w:sz="0" w:space="0" w:color="auto"/>
            <w:right w:val="none" w:sz="0" w:space="0" w:color="auto"/>
          </w:divBdr>
        </w:div>
        <w:div w:id="1664579711">
          <w:marLeft w:val="640"/>
          <w:marRight w:val="0"/>
          <w:marTop w:val="0"/>
          <w:marBottom w:val="0"/>
          <w:divBdr>
            <w:top w:val="none" w:sz="0" w:space="0" w:color="auto"/>
            <w:left w:val="none" w:sz="0" w:space="0" w:color="auto"/>
            <w:bottom w:val="none" w:sz="0" w:space="0" w:color="auto"/>
            <w:right w:val="none" w:sz="0" w:space="0" w:color="auto"/>
          </w:divBdr>
        </w:div>
        <w:div w:id="185559258">
          <w:marLeft w:val="640"/>
          <w:marRight w:val="0"/>
          <w:marTop w:val="0"/>
          <w:marBottom w:val="0"/>
          <w:divBdr>
            <w:top w:val="none" w:sz="0" w:space="0" w:color="auto"/>
            <w:left w:val="none" w:sz="0" w:space="0" w:color="auto"/>
            <w:bottom w:val="none" w:sz="0" w:space="0" w:color="auto"/>
            <w:right w:val="none" w:sz="0" w:space="0" w:color="auto"/>
          </w:divBdr>
        </w:div>
        <w:div w:id="114831469">
          <w:marLeft w:val="640"/>
          <w:marRight w:val="0"/>
          <w:marTop w:val="0"/>
          <w:marBottom w:val="0"/>
          <w:divBdr>
            <w:top w:val="none" w:sz="0" w:space="0" w:color="auto"/>
            <w:left w:val="none" w:sz="0" w:space="0" w:color="auto"/>
            <w:bottom w:val="none" w:sz="0" w:space="0" w:color="auto"/>
            <w:right w:val="none" w:sz="0" w:space="0" w:color="auto"/>
          </w:divBdr>
        </w:div>
        <w:div w:id="1587611660">
          <w:marLeft w:val="640"/>
          <w:marRight w:val="0"/>
          <w:marTop w:val="0"/>
          <w:marBottom w:val="0"/>
          <w:divBdr>
            <w:top w:val="none" w:sz="0" w:space="0" w:color="auto"/>
            <w:left w:val="none" w:sz="0" w:space="0" w:color="auto"/>
            <w:bottom w:val="none" w:sz="0" w:space="0" w:color="auto"/>
            <w:right w:val="none" w:sz="0" w:space="0" w:color="auto"/>
          </w:divBdr>
        </w:div>
        <w:div w:id="302124897">
          <w:marLeft w:val="640"/>
          <w:marRight w:val="0"/>
          <w:marTop w:val="0"/>
          <w:marBottom w:val="0"/>
          <w:divBdr>
            <w:top w:val="none" w:sz="0" w:space="0" w:color="auto"/>
            <w:left w:val="none" w:sz="0" w:space="0" w:color="auto"/>
            <w:bottom w:val="none" w:sz="0" w:space="0" w:color="auto"/>
            <w:right w:val="none" w:sz="0" w:space="0" w:color="auto"/>
          </w:divBdr>
        </w:div>
        <w:div w:id="1921282366">
          <w:marLeft w:val="640"/>
          <w:marRight w:val="0"/>
          <w:marTop w:val="0"/>
          <w:marBottom w:val="0"/>
          <w:divBdr>
            <w:top w:val="none" w:sz="0" w:space="0" w:color="auto"/>
            <w:left w:val="none" w:sz="0" w:space="0" w:color="auto"/>
            <w:bottom w:val="none" w:sz="0" w:space="0" w:color="auto"/>
            <w:right w:val="none" w:sz="0" w:space="0" w:color="auto"/>
          </w:divBdr>
        </w:div>
        <w:div w:id="1893302216">
          <w:marLeft w:val="640"/>
          <w:marRight w:val="0"/>
          <w:marTop w:val="0"/>
          <w:marBottom w:val="0"/>
          <w:divBdr>
            <w:top w:val="none" w:sz="0" w:space="0" w:color="auto"/>
            <w:left w:val="none" w:sz="0" w:space="0" w:color="auto"/>
            <w:bottom w:val="none" w:sz="0" w:space="0" w:color="auto"/>
            <w:right w:val="none" w:sz="0" w:space="0" w:color="auto"/>
          </w:divBdr>
        </w:div>
        <w:div w:id="1866937924">
          <w:marLeft w:val="640"/>
          <w:marRight w:val="0"/>
          <w:marTop w:val="0"/>
          <w:marBottom w:val="0"/>
          <w:divBdr>
            <w:top w:val="none" w:sz="0" w:space="0" w:color="auto"/>
            <w:left w:val="none" w:sz="0" w:space="0" w:color="auto"/>
            <w:bottom w:val="none" w:sz="0" w:space="0" w:color="auto"/>
            <w:right w:val="none" w:sz="0" w:space="0" w:color="auto"/>
          </w:divBdr>
        </w:div>
        <w:div w:id="1788936428">
          <w:marLeft w:val="640"/>
          <w:marRight w:val="0"/>
          <w:marTop w:val="0"/>
          <w:marBottom w:val="0"/>
          <w:divBdr>
            <w:top w:val="none" w:sz="0" w:space="0" w:color="auto"/>
            <w:left w:val="none" w:sz="0" w:space="0" w:color="auto"/>
            <w:bottom w:val="none" w:sz="0" w:space="0" w:color="auto"/>
            <w:right w:val="none" w:sz="0" w:space="0" w:color="auto"/>
          </w:divBdr>
        </w:div>
        <w:div w:id="183638058">
          <w:marLeft w:val="640"/>
          <w:marRight w:val="0"/>
          <w:marTop w:val="0"/>
          <w:marBottom w:val="0"/>
          <w:divBdr>
            <w:top w:val="none" w:sz="0" w:space="0" w:color="auto"/>
            <w:left w:val="none" w:sz="0" w:space="0" w:color="auto"/>
            <w:bottom w:val="none" w:sz="0" w:space="0" w:color="auto"/>
            <w:right w:val="none" w:sz="0" w:space="0" w:color="auto"/>
          </w:divBdr>
        </w:div>
        <w:div w:id="942106794">
          <w:marLeft w:val="640"/>
          <w:marRight w:val="0"/>
          <w:marTop w:val="0"/>
          <w:marBottom w:val="0"/>
          <w:divBdr>
            <w:top w:val="none" w:sz="0" w:space="0" w:color="auto"/>
            <w:left w:val="none" w:sz="0" w:space="0" w:color="auto"/>
            <w:bottom w:val="none" w:sz="0" w:space="0" w:color="auto"/>
            <w:right w:val="none" w:sz="0" w:space="0" w:color="auto"/>
          </w:divBdr>
        </w:div>
        <w:div w:id="1407531345">
          <w:marLeft w:val="640"/>
          <w:marRight w:val="0"/>
          <w:marTop w:val="0"/>
          <w:marBottom w:val="0"/>
          <w:divBdr>
            <w:top w:val="none" w:sz="0" w:space="0" w:color="auto"/>
            <w:left w:val="none" w:sz="0" w:space="0" w:color="auto"/>
            <w:bottom w:val="none" w:sz="0" w:space="0" w:color="auto"/>
            <w:right w:val="none" w:sz="0" w:space="0" w:color="auto"/>
          </w:divBdr>
        </w:div>
        <w:div w:id="1741904483">
          <w:marLeft w:val="640"/>
          <w:marRight w:val="0"/>
          <w:marTop w:val="0"/>
          <w:marBottom w:val="0"/>
          <w:divBdr>
            <w:top w:val="none" w:sz="0" w:space="0" w:color="auto"/>
            <w:left w:val="none" w:sz="0" w:space="0" w:color="auto"/>
            <w:bottom w:val="none" w:sz="0" w:space="0" w:color="auto"/>
            <w:right w:val="none" w:sz="0" w:space="0" w:color="auto"/>
          </w:divBdr>
        </w:div>
        <w:div w:id="1268196050">
          <w:marLeft w:val="640"/>
          <w:marRight w:val="0"/>
          <w:marTop w:val="0"/>
          <w:marBottom w:val="0"/>
          <w:divBdr>
            <w:top w:val="none" w:sz="0" w:space="0" w:color="auto"/>
            <w:left w:val="none" w:sz="0" w:space="0" w:color="auto"/>
            <w:bottom w:val="none" w:sz="0" w:space="0" w:color="auto"/>
            <w:right w:val="none" w:sz="0" w:space="0" w:color="auto"/>
          </w:divBdr>
        </w:div>
        <w:div w:id="1047685829">
          <w:marLeft w:val="640"/>
          <w:marRight w:val="0"/>
          <w:marTop w:val="0"/>
          <w:marBottom w:val="0"/>
          <w:divBdr>
            <w:top w:val="none" w:sz="0" w:space="0" w:color="auto"/>
            <w:left w:val="none" w:sz="0" w:space="0" w:color="auto"/>
            <w:bottom w:val="none" w:sz="0" w:space="0" w:color="auto"/>
            <w:right w:val="none" w:sz="0" w:space="0" w:color="auto"/>
          </w:divBdr>
        </w:div>
      </w:divsChild>
    </w:div>
    <w:div w:id="1937790924">
      <w:marLeft w:val="0"/>
      <w:marRight w:val="0"/>
      <w:marTop w:val="0"/>
      <w:marBottom w:val="0"/>
      <w:divBdr>
        <w:top w:val="none" w:sz="0" w:space="0" w:color="auto"/>
        <w:left w:val="none" w:sz="0" w:space="0" w:color="auto"/>
        <w:bottom w:val="none" w:sz="0" w:space="0" w:color="auto"/>
        <w:right w:val="none" w:sz="0" w:space="0" w:color="auto"/>
      </w:divBdr>
    </w:div>
    <w:div w:id="1938251926">
      <w:bodyDiv w:val="1"/>
      <w:marLeft w:val="0"/>
      <w:marRight w:val="0"/>
      <w:marTop w:val="0"/>
      <w:marBottom w:val="0"/>
      <w:divBdr>
        <w:top w:val="none" w:sz="0" w:space="0" w:color="auto"/>
        <w:left w:val="none" w:sz="0" w:space="0" w:color="auto"/>
        <w:bottom w:val="none" w:sz="0" w:space="0" w:color="auto"/>
        <w:right w:val="none" w:sz="0" w:space="0" w:color="auto"/>
      </w:divBdr>
      <w:divsChild>
        <w:div w:id="1173833333">
          <w:marLeft w:val="640"/>
          <w:marRight w:val="0"/>
          <w:marTop w:val="0"/>
          <w:marBottom w:val="0"/>
          <w:divBdr>
            <w:top w:val="none" w:sz="0" w:space="0" w:color="auto"/>
            <w:left w:val="none" w:sz="0" w:space="0" w:color="auto"/>
            <w:bottom w:val="none" w:sz="0" w:space="0" w:color="auto"/>
            <w:right w:val="none" w:sz="0" w:space="0" w:color="auto"/>
          </w:divBdr>
        </w:div>
        <w:div w:id="1591499344">
          <w:marLeft w:val="640"/>
          <w:marRight w:val="0"/>
          <w:marTop w:val="0"/>
          <w:marBottom w:val="0"/>
          <w:divBdr>
            <w:top w:val="none" w:sz="0" w:space="0" w:color="auto"/>
            <w:left w:val="none" w:sz="0" w:space="0" w:color="auto"/>
            <w:bottom w:val="none" w:sz="0" w:space="0" w:color="auto"/>
            <w:right w:val="none" w:sz="0" w:space="0" w:color="auto"/>
          </w:divBdr>
        </w:div>
        <w:div w:id="1389844985">
          <w:marLeft w:val="640"/>
          <w:marRight w:val="0"/>
          <w:marTop w:val="0"/>
          <w:marBottom w:val="0"/>
          <w:divBdr>
            <w:top w:val="none" w:sz="0" w:space="0" w:color="auto"/>
            <w:left w:val="none" w:sz="0" w:space="0" w:color="auto"/>
            <w:bottom w:val="none" w:sz="0" w:space="0" w:color="auto"/>
            <w:right w:val="none" w:sz="0" w:space="0" w:color="auto"/>
          </w:divBdr>
        </w:div>
        <w:div w:id="41829132">
          <w:marLeft w:val="640"/>
          <w:marRight w:val="0"/>
          <w:marTop w:val="0"/>
          <w:marBottom w:val="0"/>
          <w:divBdr>
            <w:top w:val="none" w:sz="0" w:space="0" w:color="auto"/>
            <w:left w:val="none" w:sz="0" w:space="0" w:color="auto"/>
            <w:bottom w:val="none" w:sz="0" w:space="0" w:color="auto"/>
            <w:right w:val="none" w:sz="0" w:space="0" w:color="auto"/>
          </w:divBdr>
        </w:div>
        <w:div w:id="1922719557">
          <w:marLeft w:val="640"/>
          <w:marRight w:val="0"/>
          <w:marTop w:val="0"/>
          <w:marBottom w:val="0"/>
          <w:divBdr>
            <w:top w:val="none" w:sz="0" w:space="0" w:color="auto"/>
            <w:left w:val="none" w:sz="0" w:space="0" w:color="auto"/>
            <w:bottom w:val="none" w:sz="0" w:space="0" w:color="auto"/>
            <w:right w:val="none" w:sz="0" w:space="0" w:color="auto"/>
          </w:divBdr>
        </w:div>
        <w:div w:id="171533712">
          <w:marLeft w:val="640"/>
          <w:marRight w:val="0"/>
          <w:marTop w:val="0"/>
          <w:marBottom w:val="0"/>
          <w:divBdr>
            <w:top w:val="none" w:sz="0" w:space="0" w:color="auto"/>
            <w:left w:val="none" w:sz="0" w:space="0" w:color="auto"/>
            <w:bottom w:val="none" w:sz="0" w:space="0" w:color="auto"/>
            <w:right w:val="none" w:sz="0" w:space="0" w:color="auto"/>
          </w:divBdr>
        </w:div>
        <w:div w:id="2081518958">
          <w:marLeft w:val="640"/>
          <w:marRight w:val="0"/>
          <w:marTop w:val="0"/>
          <w:marBottom w:val="0"/>
          <w:divBdr>
            <w:top w:val="none" w:sz="0" w:space="0" w:color="auto"/>
            <w:left w:val="none" w:sz="0" w:space="0" w:color="auto"/>
            <w:bottom w:val="none" w:sz="0" w:space="0" w:color="auto"/>
            <w:right w:val="none" w:sz="0" w:space="0" w:color="auto"/>
          </w:divBdr>
        </w:div>
        <w:div w:id="192155001">
          <w:marLeft w:val="640"/>
          <w:marRight w:val="0"/>
          <w:marTop w:val="0"/>
          <w:marBottom w:val="0"/>
          <w:divBdr>
            <w:top w:val="none" w:sz="0" w:space="0" w:color="auto"/>
            <w:left w:val="none" w:sz="0" w:space="0" w:color="auto"/>
            <w:bottom w:val="none" w:sz="0" w:space="0" w:color="auto"/>
            <w:right w:val="none" w:sz="0" w:space="0" w:color="auto"/>
          </w:divBdr>
        </w:div>
        <w:div w:id="1296989326">
          <w:marLeft w:val="640"/>
          <w:marRight w:val="0"/>
          <w:marTop w:val="0"/>
          <w:marBottom w:val="0"/>
          <w:divBdr>
            <w:top w:val="none" w:sz="0" w:space="0" w:color="auto"/>
            <w:left w:val="none" w:sz="0" w:space="0" w:color="auto"/>
            <w:bottom w:val="none" w:sz="0" w:space="0" w:color="auto"/>
            <w:right w:val="none" w:sz="0" w:space="0" w:color="auto"/>
          </w:divBdr>
        </w:div>
        <w:div w:id="1566143393">
          <w:marLeft w:val="640"/>
          <w:marRight w:val="0"/>
          <w:marTop w:val="0"/>
          <w:marBottom w:val="0"/>
          <w:divBdr>
            <w:top w:val="none" w:sz="0" w:space="0" w:color="auto"/>
            <w:left w:val="none" w:sz="0" w:space="0" w:color="auto"/>
            <w:bottom w:val="none" w:sz="0" w:space="0" w:color="auto"/>
            <w:right w:val="none" w:sz="0" w:space="0" w:color="auto"/>
          </w:divBdr>
        </w:div>
        <w:div w:id="1811046081">
          <w:marLeft w:val="640"/>
          <w:marRight w:val="0"/>
          <w:marTop w:val="0"/>
          <w:marBottom w:val="0"/>
          <w:divBdr>
            <w:top w:val="none" w:sz="0" w:space="0" w:color="auto"/>
            <w:left w:val="none" w:sz="0" w:space="0" w:color="auto"/>
            <w:bottom w:val="none" w:sz="0" w:space="0" w:color="auto"/>
            <w:right w:val="none" w:sz="0" w:space="0" w:color="auto"/>
          </w:divBdr>
        </w:div>
        <w:div w:id="602031135">
          <w:marLeft w:val="640"/>
          <w:marRight w:val="0"/>
          <w:marTop w:val="0"/>
          <w:marBottom w:val="0"/>
          <w:divBdr>
            <w:top w:val="none" w:sz="0" w:space="0" w:color="auto"/>
            <w:left w:val="none" w:sz="0" w:space="0" w:color="auto"/>
            <w:bottom w:val="none" w:sz="0" w:space="0" w:color="auto"/>
            <w:right w:val="none" w:sz="0" w:space="0" w:color="auto"/>
          </w:divBdr>
        </w:div>
        <w:div w:id="297688951">
          <w:marLeft w:val="640"/>
          <w:marRight w:val="0"/>
          <w:marTop w:val="0"/>
          <w:marBottom w:val="0"/>
          <w:divBdr>
            <w:top w:val="none" w:sz="0" w:space="0" w:color="auto"/>
            <w:left w:val="none" w:sz="0" w:space="0" w:color="auto"/>
            <w:bottom w:val="none" w:sz="0" w:space="0" w:color="auto"/>
            <w:right w:val="none" w:sz="0" w:space="0" w:color="auto"/>
          </w:divBdr>
        </w:div>
        <w:div w:id="574583212">
          <w:marLeft w:val="640"/>
          <w:marRight w:val="0"/>
          <w:marTop w:val="0"/>
          <w:marBottom w:val="0"/>
          <w:divBdr>
            <w:top w:val="none" w:sz="0" w:space="0" w:color="auto"/>
            <w:left w:val="none" w:sz="0" w:space="0" w:color="auto"/>
            <w:bottom w:val="none" w:sz="0" w:space="0" w:color="auto"/>
            <w:right w:val="none" w:sz="0" w:space="0" w:color="auto"/>
          </w:divBdr>
        </w:div>
        <w:div w:id="1632403091">
          <w:marLeft w:val="640"/>
          <w:marRight w:val="0"/>
          <w:marTop w:val="0"/>
          <w:marBottom w:val="0"/>
          <w:divBdr>
            <w:top w:val="none" w:sz="0" w:space="0" w:color="auto"/>
            <w:left w:val="none" w:sz="0" w:space="0" w:color="auto"/>
            <w:bottom w:val="none" w:sz="0" w:space="0" w:color="auto"/>
            <w:right w:val="none" w:sz="0" w:space="0" w:color="auto"/>
          </w:divBdr>
        </w:div>
        <w:div w:id="554706314">
          <w:marLeft w:val="640"/>
          <w:marRight w:val="0"/>
          <w:marTop w:val="0"/>
          <w:marBottom w:val="0"/>
          <w:divBdr>
            <w:top w:val="none" w:sz="0" w:space="0" w:color="auto"/>
            <w:left w:val="none" w:sz="0" w:space="0" w:color="auto"/>
            <w:bottom w:val="none" w:sz="0" w:space="0" w:color="auto"/>
            <w:right w:val="none" w:sz="0" w:space="0" w:color="auto"/>
          </w:divBdr>
        </w:div>
        <w:div w:id="187447287">
          <w:marLeft w:val="640"/>
          <w:marRight w:val="0"/>
          <w:marTop w:val="0"/>
          <w:marBottom w:val="0"/>
          <w:divBdr>
            <w:top w:val="none" w:sz="0" w:space="0" w:color="auto"/>
            <w:left w:val="none" w:sz="0" w:space="0" w:color="auto"/>
            <w:bottom w:val="none" w:sz="0" w:space="0" w:color="auto"/>
            <w:right w:val="none" w:sz="0" w:space="0" w:color="auto"/>
          </w:divBdr>
        </w:div>
        <w:div w:id="2038653744">
          <w:marLeft w:val="640"/>
          <w:marRight w:val="0"/>
          <w:marTop w:val="0"/>
          <w:marBottom w:val="0"/>
          <w:divBdr>
            <w:top w:val="none" w:sz="0" w:space="0" w:color="auto"/>
            <w:left w:val="none" w:sz="0" w:space="0" w:color="auto"/>
            <w:bottom w:val="none" w:sz="0" w:space="0" w:color="auto"/>
            <w:right w:val="none" w:sz="0" w:space="0" w:color="auto"/>
          </w:divBdr>
        </w:div>
        <w:div w:id="2123373589">
          <w:marLeft w:val="640"/>
          <w:marRight w:val="0"/>
          <w:marTop w:val="0"/>
          <w:marBottom w:val="0"/>
          <w:divBdr>
            <w:top w:val="none" w:sz="0" w:space="0" w:color="auto"/>
            <w:left w:val="none" w:sz="0" w:space="0" w:color="auto"/>
            <w:bottom w:val="none" w:sz="0" w:space="0" w:color="auto"/>
            <w:right w:val="none" w:sz="0" w:space="0" w:color="auto"/>
          </w:divBdr>
        </w:div>
        <w:div w:id="788014661">
          <w:marLeft w:val="640"/>
          <w:marRight w:val="0"/>
          <w:marTop w:val="0"/>
          <w:marBottom w:val="0"/>
          <w:divBdr>
            <w:top w:val="none" w:sz="0" w:space="0" w:color="auto"/>
            <w:left w:val="none" w:sz="0" w:space="0" w:color="auto"/>
            <w:bottom w:val="none" w:sz="0" w:space="0" w:color="auto"/>
            <w:right w:val="none" w:sz="0" w:space="0" w:color="auto"/>
          </w:divBdr>
        </w:div>
        <w:div w:id="2084914112">
          <w:marLeft w:val="640"/>
          <w:marRight w:val="0"/>
          <w:marTop w:val="0"/>
          <w:marBottom w:val="0"/>
          <w:divBdr>
            <w:top w:val="none" w:sz="0" w:space="0" w:color="auto"/>
            <w:left w:val="none" w:sz="0" w:space="0" w:color="auto"/>
            <w:bottom w:val="none" w:sz="0" w:space="0" w:color="auto"/>
            <w:right w:val="none" w:sz="0" w:space="0" w:color="auto"/>
          </w:divBdr>
        </w:div>
        <w:div w:id="1000229485">
          <w:marLeft w:val="640"/>
          <w:marRight w:val="0"/>
          <w:marTop w:val="0"/>
          <w:marBottom w:val="0"/>
          <w:divBdr>
            <w:top w:val="none" w:sz="0" w:space="0" w:color="auto"/>
            <w:left w:val="none" w:sz="0" w:space="0" w:color="auto"/>
            <w:bottom w:val="none" w:sz="0" w:space="0" w:color="auto"/>
            <w:right w:val="none" w:sz="0" w:space="0" w:color="auto"/>
          </w:divBdr>
        </w:div>
        <w:div w:id="994601542">
          <w:marLeft w:val="640"/>
          <w:marRight w:val="0"/>
          <w:marTop w:val="0"/>
          <w:marBottom w:val="0"/>
          <w:divBdr>
            <w:top w:val="none" w:sz="0" w:space="0" w:color="auto"/>
            <w:left w:val="none" w:sz="0" w:space="0" w:color="auto"/>
            <w:bottom w:val="none" w:sz="0" w:space="0" w:color="auto"/>
            <w:right w:val="none" w:sz="0" w:space="0" w:color="auto"/>
          </w:divBdr>
        </w:div>
        <w:div w:id="1379430514">
          <w:marLeft w:val="640"/>
          <w:marRight w:val="0"/>
          <w:marTop w:val="0"/>
          <w:marBottom w:val="0"/>
          <w:divBdr>
            <w:top w:val="none" w:sz="0" w:space="0" w:color="auto"/>
            <w:left w:val="none" w:sz="0" w:space="0" w:color="auto"/>
            <w:bottom w:val="none" w:sz="0" w:space="0" w:color="auto"/>
            <w:right w:val="none" w:sz="0" w:space="0" w:color="auto"/>
          </w:divBdr>
        </w:div>
        <w:div w:id="228268534">
          <w:marLeft w:val="640"/>
          <w:marRight w:val="0"/>
          <w:marTop w:val="0"/>
          <w:marBottom w:val="0"/>
          <w:divBdr>
            <w:top w:val="none" w:sz="0" w:space="0" w:color="auto"/>
            <w:left w:val="none" w:sz="0" w:space="0" w:color="auto"/>
            <w:bottom w:val="none" w:sz="0" w:space="0" w:color="auto"/>
            <w:right w:val="none" w:sz="0" w:space="0" w:color="auto"/>
          </w:divBdr>
        </w:div>
        <w:div w:id="530845963">
          <w:marLeft w:val="640"/>
          <w:marRight w:val="0"/>
          <w:marTop w:val="0"/>
          <w:marBottom w:val="0"/>
          <w:divBdr>
            <w:top w:val="none" w:sz="0" w:space="0" w:color="auto"/>
            <w:left w:val="none" w:sz="0" w:space="0" w:color="auto"/>
            <w:bottom w:val="none" w:sz="0" w:space="0" w:color="auto"/>
            <w:right w:val="none" w:sz="0" w:space="0" w:color="auto"/>
          </w:divBdr>
        </w:div>
        <w:div w:id="1634940946">
          <w:marLeft w:val="640"/>
          <w:marRight w:val="0"/>
          <w:marTop w:val="0"/>
          <w:marBottom w:val="0"/>
          <w:divBdr>
            <w:top w:val="none" w:sz="0" w:space="0" w:color="auto"/>
            <w:left w:val="none" w:sz="0" w:space="0" w:color="auto"/>
            <w:bottom w:val="none" w:sz="0" w:space="0" w:color="auto"/>
            <w:right w:val="none" w:sz="0" w:space="0" w:color="auto"/>
          </w:divBdr>
        </w:div>
        <w:div w:id="1823614190">
          <w:marLeft w:val="640"/>
          <w:marRight w:val="0"/>
          <w:marTop w:val="0"/>
          <w:marBottom w:val="0"/>
          <w:divBdr>
            <w:top w:val="none" w:sz="0" w:space="0" w:color="auto"/>
            <w:left w:val="none" w:sz="0" w:space="0" w:color="auto"/>
            <w:bottom w:val="none" w:sz="0" w:space="0" w:color="auto"/>
            <w:right w:val="none" w:sz="0" w:space="0" w:color="auto"/>
          </w:divBdr>
        </w:div>
        <w:div w:id="1167016964">
          <w:marLeft w:val="640"/>
          <w:marRight w:val="0"/>
          <w:marTop w:val="0"/>
          <w:marBottom w:val="0"/>
          <w:divBdr>
            <w:top w:val="none" w:sz="0" w:space="0" w:color="auto"/>
            <w:left w:val="none" w:sz="0" w:space="0" w:color="auto"/>
            <w:bottom w:val="none" w:sz="0" w:space="0" w:color="auto"/>
            <w:right w:val="none" w:sz="0" w:space="0" w:color="auto"/>
          </w:divBdr>
        </w:div>
        <w:div w:id="757792970">
          <w:marLeft w:val="640"/>
          <w:marRight w:val="0"/>
          <w:marTop w:val="0"/>
          <w:marBottom w:val="0"/>
          <w:divBdr>
            <w:top w:val="none" w:sz="0" w:space="0" w:color="auto"/>
            <w:left w:val="none" w:sz="0" w:space="0" w:color="auto"/>
            <w:bottom w:val="none" w:sz="0" w:space="0" w:color="auto"/>
            <w:right w:val="none" w:sz="0" w:space="0" w:color="auto"/>
          </w:divBdr>
        </w:div>
        <w:div w:id="296448139">
          <w:marLeft w:val="640"/>
          <w:marRight w:val="0"/>
          <w:marTop w:val="0"/>
          <w:marBottom w:val="0"/>
          <w:divBdr>
            <w:top w:val="none" w:sz="0" w:space="0" w:color="auto"/>
            <w:left w:val="none" w:sz="0" w:space="0" w:color="auto"/>
            <w:bottom w:val="none" w:sz="0" w:space="0" w:color="auto"/>
            <w:right w:val="none" w:sz="0" w:space="0" w:color="auto"/>
          </w:divBdr>
        </w:div>
        <w:div w:id="1733699733">
          <w:marLeft w:val="640"/>
          <w:marRight w:val="0"/>
          <w:marTop w:val="0"/>
          <w:marBottom w:val="0"/>
          <w:divBdr>
            <w:top w:val="none" w:sz="0" w:space="0" w:color="auto"/>
            <w:left w:val="none" w:sz="0" w:space="0" w:color="auto"/>
            <w:bottom w:val="none" w:sz="0" w:space="0" w:color="auto"/>
            <w:right w:val="none" w:sz="0" w:space="0" w:color="auto"/>
          </w:divBdr>
        </w:div>
        <w:div w:id="405686940">
          <w:marLeft w:val="640"/>
          <w:marRight w:val="0"/>
          <w:marTop w:val="0"/>
          <w:marBottom w:val="0"/>
          <w:divBdr>
            <w:top w:val="none" w:sz="0" w:space="0" w:color="auto"/>
            <w:left w:val="none" w:sz="0" w:space="0" w:color="auto"/>
            <w:bottom w:val="none" w:sz="0" w:space="0" w:color="auto"/>
            <w:right w:val="none" w:sz="0" w:space="0" w:color="auto"/>
          </w:divBdr>
        </w:div>
        <w:div w:id="210533830">
          <w:marLeft w:val="640"/>
          <w:marRight w:val="0"/>
          <w:marTop w:val="0"/>
          <w:marBottom w:val="0"/>
          <w:divBdr>
            <w:top w:val="none" w:sz="0" w:space="0" w:color="auto"/>
            <w:left w:val="none" w:sz="0" w:space="0" w:color="auto"/>
            <w:bottom w:val="none" w:sz="0" w:space="0" w:color="auto"/>
            <w:right w:val="none" w:sz="0" w:space="0" w:color="auto"/>
          </w:divBdr>
        </w:div>
        <w:div w:id="753205384">
          <w:marLeft w:val="640"/>
          <w:marRight w:val="0"/>
          <w:marTop w:val="0"/>
          <w:marBottom w:val="0"/>
          <w:divBdr>
            <w:top w:val="none" w:sz="0" w:space="0" w:color="auto"/>
            <w:left w:val="none" w:sz="0" w:space="0" w:color="auto"/>
            <w:bottom w:val="none" w:sz="0" w:space="0" w:color="auto"/>
            <w:right w:val="none" w:sz="0" w:space="0" w:color="auto"/>
          </w:divBdr>
        </w:div>
        <w:div w:id="2080595071">
          <w:marLeft w:val="640"/>
          <w:marRight w:val="0"/>
          <w:marTop w:val="0"/>
          <w:marBottom w:val="0"/>
          <w:divBdr>
            <w:top w:val="none" w:sz="0" w:space="0" w:color="auto"/>
            <w:left w:val="none" w:sz="0" w:space="0" w:color="auto"/>
            <w:bottom w:val="none" w:sz="0" w:space="0" w:color="auto"/>
            <w:right w:val="none" w:sz="0" w:space="0" w:color="auto"/>
          </w:divBdr>
        </w:div>
        <w:div w:id="1783913389">
          <w:marLeft w:val="640"/>
          <w:marRight w:val="0"/>
          <w:marTop w:val="0"/>
          <w:marBottom w:val="0"/>
          <w:divBdr>
            <w:top w:val="none" w:sz="0" w:space="0" w:color="auto"/>
            <w:left w:val="none" w:sz="0" w:space="0" w:color="auto"/>
            <w:bottom w:val="none" w:sz="0" w:space="0" w:color="auto"/>
            <w:right w:val="none" w:sz="0" w:space="0" w:color="auto"/>
          </w:divBdr>
        </w:div>
        <w:div w:id="492450341">
          <w:marLeft w:val="640"/>
          <w:marRight w:val="0"/>
          <w:marTop w:val="0"/>
          <w:marBottom w:val="0"/>
          <w:divBdr>
            <w:top w:val="none" w:sz="0" w:space="0" w:color="auto"/>
            <w:left w:val="none" w:sz="0" w:space="0" w:color="auto"/>
            <w:bottom w:val="none" w:sz="0" w:space="0" w:color="auto"/>
            <w:right w:val="none" w:sz="0" w:space="0" w:color="auto"/>
          </w:divBdr>
        </w:div>
        <w:div w:id="230580015">
          <w:marLeft w:val="640"/>
          <w:marRight w:val="0"/>
          <w:marTop w:val="0"/>
          <w:marBottom w:val="0"/>
          <w:divBdr>
            <w:top w:val="none" w:sz="0" w:space="0" w:color="auto"/>
            <w:left w:val="none" w:sz="0" w:space="0" w:color="auto"/>
            <w:bottom w:val="none" w:sz="0" w:space="0" w:color="auto"/>
            <w:right w:val="none" w:sz="0" w:space="0" w:color="auto"/>
          </w:divBdr>
        </w:div>
        <w:div w:id="1616325164">
          <w:marLeft w:val="640"/>
          <w:marRight w:val="0"/>
          <w:marTop w:val="0"/>
          <w:marBottom w:val="0"/>
          <w:divBdr>
            <w:top w:val="none" w:sz="0" w:space="0" w:color="auto"/>
            <w:left w:val="none" w:sz="0" w:space="0" w:color="auto"/>
            <w:bottom w:val="none" w:sz="0" w:space="0" w:color="auto"/>
            <w:right w:val="none" w:sz="0" w:space="0" w:color="auto"/>
          </w:divBdr>
        </w:div>
        <w:div w:id="1885942200">
          <w:marLeft w:val="640"/>
          <w:marRight w:val="0"/>
          <w:marTop w:val="0"/>
          <w:marBottom w:val="0"/>
          <w:divBdr>
            <w:top w:val="none" w:sz="0" w:space="0" w:color="auto"/>
            <w:left w:val="none" w:sz="0" w:space="0" w:color="auto"/>
            <w:bottom w:val="none" w:sz="0" w:space="0" w:color="auto"/>
            <w:right w:val="none" w:sz="0" w:space="0" w:color="auto"/>
          </w:divBdr>
        </w:div>
        <w:div w:id="1747729396">
          <w:marLeft w:val="640"/>
          <w:marRight w:val="0"/>
          <w:marTop w:val="0"/>
          <w:marBottom w:val="0"/>
          <w:divBdr>
            <w:top w:val="none" w:sz="0" w:space="0" w:color="auto"/>
            <w:left w:val="none" w:sz="0" w:space="0" w:color="auto"/>
            <w:bottom w:val="none" w:sz="0" w:space="0" w:color="auto"/>
            <w:right w:val="none" w:sz="0" w:space="0" w:color="auto"/>
          </w:divBdr>
        </w:div>
        <w:div w:id="1852260881">
          <w:marLeft w:val="640"/>
          <w:marRight w:val="0"/>
          <w:marTop w:val="0"/>
          <w:marBottom w:val="0"/>
          <w:divBdr>
            <w:top w:val="none" w:sz="0" w:space="0" w:color="auto"/>
            <w:left w:val="none" w:sz="0" w:space="0" w:color="auto"/>
            <w:bottom w:val="none" w:sz="0" w:space="0" w:color="auto"/>
            <w:right w:val="none" w:sz="0" w:space="0" w:color="auto"/>
          </w:divBdr>
        </w:div>
        <w:div w:id="186799792">
          <w:marLeft w:val="640"/>
          <w:marRight w:val="0"/>
          <w:marTop w:val="0"/>
          <w:marBottom w:val="0"/>
          <w:divBdr>
            <w:top w:val="none" w:sz="0" w:space="0" w:color="auto"/>
            <w:left w:val="none" w:sz="0" w:space="0" w:color="auto"/>
            <w:bottom w:val="none" w:sz="0" w:space="0" w:color="auto"/>
            <w:right w:val="none" w:sz="0" w:space="0" w:color="auto"/>
          </w:divBdr>
        </w:div>
        <w:div w:id="249392805">
          <w:marLeft w:val="640"/>
          <w:marRight w:val="0"/>
          <w:marTop w:val="0"/>
          <w:marBottom w:val="0"/>
          <w:divBdr>
            <w:top w:val="none" w:sz="0" w:space="0" w:color="auto"/>
            <w:left w:val="none" w:sz="0" w:space="0" w:color="auto"/>
            <w:bottom w:val="none" w:sz="0" w:space="0" w:color="auto"/>
            <w:right w:val="none" w:sz="0" w:space="0" w:color="auto"/>
          </w:divBdr>
        </w:div>
        <w:div w:id="314067327">
          <w:marLeft w:val="640"/>
          <w:marRight w:val="0"/>
          <w:marTop w:val="0"/>
          <w:marBottom w:val="0"/>
          <w:divBdr>
            <w:top w:val="none" w:sz="0" w:space="0" w:color="auto"/>
            <w:left w:val="none" w:sz="0" w:space="0" w:color="auto"/>
            <w:bottom w:val="none" w:sz="0" w:space="0" w:color="auto"/>
            <w:right w:val="none" w:sz="0" w:space="0" w:color="auto"/>
          </w:divBdr>
        </w:div>
        <w:div w:id="602764411">
          <w:marLeft w:val="640"/>
          <w:marRight w:val="0"/>
          <w:marTop w:val="0"/>
          <w:marBottom w:val="0"/>
          <w:divBdr>
            <w:top w:val="none" w:sz="0" w:space="0" w:color="auto"/>
            <w:left w:val="none" w:sz="0" w:space="0" w:color="auto"/>
            <w:bottom w:val="none" w:sz="0" w:space="0" w:color="auto"/>
            <w:right w:val="none" w:sz="0" w:space="0" w:color="auto"/>
          </w:divBdr>
        </w:div>
        <w:div w:id="1427193114">
          <w:marLeft w:val="640"/>
          <w:marRight w:val="0"/>
          <w:marTop w:val="0"/>
          <w:marBottom w:val="0"/>
          <w:divBdr>
            <w:top w:val="none" w:sz="0" w:space="0" w:color="auto"/>
            <w:left w:val="none" w:sz="0" w:space="0" w:color="auto"/>
            <w:bottom w:val="none" w:sz="0" w:space="0" w:color="auto"/>
            <w:right w:val="none" w:sz="0" w:space="0" w:color="auto"/>
          </w:divBdr>
        </w:div>
        <w:div w:id="1623994221">
          <w:marLeft w:val="640"/>
          <w:marRight w:val="0"/>
          <w:marTop w:val="0"/>
          <w:marBottom w:val="0"/>
          <w:divBdr>
            <w:top w:val="none" w:sz="0" w:space="0" w:color="auto"/>
            <w:left w:val="none" w:sz="0" w:space="0" w:color="auto"/>
            <w:bottom w:val="none" w:sz="0" w:space="0" w:color="auto"/>
            <w:right w:val="none" w:sz="0" w:space="0" w:color="auto"/>
          </w:divBdr>
        </w:div>
        <w:div w:id="1968001690">
          <w:marLeft w:val="640"/>
          <w:marRight w:val="0"/>
          <w:marTop w:val="0"/>
          <w:marBottom w:val="0"/>
          <w:divBdr>
            <w:top w:val="none" w:sz="0" w:space="0" w:color="auto"/>
            <w:left w:val="none" w:sz="0" w:space="0" w:color="auto"/>
            <w:bottom w:val="none" w:sz="0" w:space="0" w:color="auto"/>
            <w:right w:val="none" w:sz="0" w:space="0" w:color="auto"/>
          </w:divBdr>
        </w:div>
        <w:div w:id="2141872433">
          <w:marLeft w:val="640"/>
          <w:marRight w:val="0"/>
          <w:marTop w:val="0"/>
          <w:marBottom w:val="0"/>
          <w:divBdr>
            <w:top w:val="none" w:sz="0" w:space="0" w:color="auto"/>
            <w:left w:val="none" w:sz="0" w:space="0" w:color="auto"/>
            <w:bottom w:val="none" w:sz="0" w:space="0" w:color="auto"/>
            <w:right w:val="none" w:sz="0" w:space="0" w:color="auto"/>
          </w:divBdr>
        </w:div>
        <w:div w:id="1468746107">
          <w:marLeft w:val="640"/>
          <w:marRight w:val="0"/>
          <w:marTop w:val="0"/>
          <w:marBottom w:val="0"/>
          <w:divBdr>
            <w:top w:val="none" w:sz="0" w:space="0" w:color="auto"/>
            <w:left w:val="none" w:sz="0" w:space="0" w:color="auto"/>
            <w:bottom w:val="none" w:sz="0" w:space="0" w:color="auto"/>
            <w:right w:val="none" w:sz="0" w:space="0" w:color="auto"/>
          </w:divBdr>
        </w:div>
        <w:div w:id="1681851228">
          <w:marLeft w:val="640"/>
          <w:marRight w:val="0"/>
          <w:marTop w:val="0"/>
          <w:marBottom w:val="0"/>
          <w:divBdr>
            <w:top w:val="none" w:sz="0" w:space="0" w:color="auto"/>
            <w:left w:val="none" w:sz="0" w:space="0" w:color="auto"/>
            <w:bottom w:val="none" w:sz="0" w:space="0" w:color="auto"/>
            <w:right w:val="none" w:sz="0" w:space="0" w:color="auto"/>
          </w:divBdr>
        </w:div>
      </w:divsChild>
    </w:div>
    <w:div w:id="1939871149">
      <w:marLeft w:val="640"/>
      <w:marRight w:val="0"/>
      <w:marTop w:val="0"/>
      <w:marBottom w:val="0"/>
      <w:divBdr>
        <w:top w:val="none" w:sz="0" w:space="0" w:color="auto"/>
        <w:left w:val="none" w:sz="0" w:space="0" w:color="auto"/>
        <w:bottom w:val="none" w:sz="0" w:space="0" w:color="auto"/>
        <w:right w:val="none" w:sz="0" w:space="0" w:color="auto"/>
      </w:divBdr>
    </w:div>
    <w:div w:id="1942058517">
      <w:marLeft w:val="640"/>
      <w:marRight w:val="0"/>
      <w:marTop w:val="0"/>
      <w:marBottom w:val="0"/>
      <w:divBdr>
        <w:top w:val="none" w:sz="0" w:space="0" w:color="auto"/>
        <w:left w:val="none" w:sz="0" w:space="0" w:color="auto"/>
        <w:bottom w:val="none" w:sz="0" w:space="0" w:color="auto"/>
        <w:right w:val="none" w:sz="0" w:space="0" w:color="auto"/>
      </w:divBdr>
    </w:div>
    <w:div w:id="1942687090">
      <w:marLeft w:val="640"/>
      <w:marRight w:val="0"/>
      <w:marTop w:val="0"/>
      <w:marBottom w:val="0"/>
      <w:divBdr>
        <w:top w:val="none" w:sz="0" w:space="0" w:color="auto"/>
        <w:left w:val="none" w:sz="0" w:space="0" w:color="auto"/>
        <w:bottom w:val="none" w:sz="0" w:space="0" w:color="auto"/>
        <w:right w:val="none" w:sz="0" w:space="0" w:color="auto"/>
      </w:divBdr>
    </w:div>
    <w:div w:id="1943608735">
      <w:bodyDiv w:val="1"/>
      <w:marLeft w:val="0"/>
      <w:marRight w:val="0"/>
      <w:marTop w:val="0"/>
      <w:marBottom w:val="0"/>
      <w:divBdr>
        <w:top w:val="none" w:sz="0" w:space="0" w:color="auto"/>
        <w:left w:val="none" w:sz="0" w:space="0" w:color="auto"/>
        <w:bottom w:val="none" w:sz="0" w:space="0" w:color="auto"/>
        <w:right w:val="none" w:sz="0" w:space="0" w:color="auto"/>
      </w:divBdr>
      <w:divsChild>
        <w:div w:id="4982232">
          <w:marLeft w:val="640"/>
          <w:marRight w:val="0"/>
          <w:marTop w:val="0"/>
          <w:marBottom w:val="0"/>
          <w:divBdr>
            <w:top w:val="none" w:sz="0" w:space="0" w:color="auto"/>
            <w:left w:val="none" w:sz="0" w:space="0" w:color="auto"/>
            <w:bottom w:val="none" w:sz="0" w:space="0" w:color="auto"/>
            <w:right w:val="none" w:sz="0" w:space="0" w:color="auto"/>
          </w:divBdr>
        </w:div>
        <w:div w:id="138039734">
          <w:marLeft w:val="640"/>
          <w:marRight w:val="0"/>
          <w:marTop w:val="0"/>
          <w:marBottom w:val="0"/>
          <w:divBdr>
            <w:top w:val="none" w:sz="0" w:space="0" w:color="auto"/>
            <w:left w:val="none" w:sz="0" w:space="0" w:color="auto"/>
            <w:bottom w:val="none" w:sz="0" w:space="0" w:color="auto"/>
            <w:right w:val="none" w:sz="0" w:space="0" w:color="auto"/>
          </w:divBdr>
        </w:div>
        <w:div w:id="144669605">
          <w:marLeft w:val="640"/>
          <w:marRight w:val="0"/>
          <w:marTop w:val="0"/>
          <w:marBottom w:val="0"/>
          <w:divBdr>
            <w:top w:val="none" w:sz="0" w:space="0" w:color="auto"/>
            <w:left w:val="none" w:sz="0" w:space="0" w:color="auto"/>
            <w:bottom w:val="none" w:sz="0" w:space="0" w:color="auto"/>
            <w:right w:val="none" w:sz="0" w:space="0" w:color="auto"/>
          </w:divBdr>
        </w:div>
        <w:div w:id="161893396">
          <w:marLeft w:val="640"/>
          <w:marRight w:val="0"/>
          <w:marTop w:val="0"/>
          <w:marBottom w:val="0"/>
          <w:divBdr>
            <w:top w:val="none" w:sz="0" w:space="0" w:color="auto"/>
            <w:left w:val="none" w:sz="0" w:space="0" w:color="auto"/>
            <w:bottom w:val="none" w:sz="0" w:space="0" w:color="auto"/>
            <w:right w:val="none" w:sz="0" w:space="0" w:color="auto"/>
          </w:divBdr>
        </w:div>
        <w:div w:id="276107977">
          <w:marLeft w:val="640"/>
          <w:marRight w:val="0"/>
          <w:marTop w:val="0"/>
          <w:marBottom w:val="0"/>
          <w:divBdr>
            <w:top w:val="none" w:sz="0" w:space="0" w:color="auto"/>
            <w:left w:val="none" w:sz="0" w:space="0" w:color="auto"/>
            <w:bottom w:val="none" w:sz="0" w:space="0" w:color="auto"/>
            <w:right w:val="none" w:sz="0" w:space="0" w:color="auto"/>
          </w:divBdr>
        </w:div>
        <w:div w:id="393742791">
          <w:marLeft w:val="640"/>
          <w:marRight w:val="0"/>
          <w:marTop w:val="0"/>
          <w:marBottom w:val="0"/>
          <w:divBdr>
            <w:top w:val="none" w:sz="0" w:space="0" w:color="auto"/>
            <w:left w:val="none" w:sz="0" w:space="0" w:color="auto"/>
            <w:bottom w:val="none" w:sz="0" w:space="0" w:color="auto"/>
            <w:right w:val="none" w:sz="0" w:space="0" w:color="auto"/>
          </w:divBdr>
        </w:div>
        <w:div w:id="526793152">
          <w:marLeft w:val="640"/>
          <w:marRight w:val="0"/>
          <w:marTop w:val="0"/>
          <w:marBottom w:val="0"/>
          <w:divBdr>
            <w:top w:val="none" w:sz="0" w:space="0" w:color="auto"/>
            <w:left w:val="none" w:sz="0" w:space="0" w:color="auto"/>
            <w:bottom w:val="none" w:sz="0" w:space="0" w:color="auto"/>
            <w:right w:val="none" w:sz="0" w:space="0" w:color="auto"/>
          </w:divBdr>
        </w:div>
        <w:div w:id="620720933">
          <w:marLeft w:val="640"/>
          <w:marRight w:val="0"/>
          <w:marTop w:val="0"/>
          <w:marBottom w:val="0"/>
          <w:divBdr>
            <w:top w:val="none" w:sz="0" w:space="0" w:color="auto"/>
            <w:left w:val="none" w:sz="0" w:space="0" w:color="auto"/>
            <w:bottom w:val="none" w:sz="0" w:space="0" w:color="auto"/>
            <w:right w:val="none" w:sz="0" w:space="0" w:color="auto"/>
          </w:divBdr>
        </w:div>
        <w:div w:id="625888484">
          <w:marLeft w:val="640"/>
          <w:marRight w:val="0"/>
          <w:marTop w:val="0"/>
          <w:marBottom w:val="0"/>
          <w:divBdr>
            <w:top w:val="none" w:sz="0" w:space="0" w:color="auto"/>
            <w:left w:val="none" w:sz="0" w:space="0" w:color="auto"/>
            <w:bottom w:val="none" w:sz="0" w:space="0" w:color="auto"/>
            <w:right w:val="none" w:sz="0" w:space="0" w:color="auto"/>
          </w:divBdr>
        </w:div>
        <w:div w:id="626786634">
          <w:marLeft w:val="640"/>
          <w:marRight w:val="0"/>
          <w:marTop w:val="0"/>
          <w:marBottom w:val="0"/>
          <w:divBdr>
            <w:top w:val="none" w:sz="0" w:space="0" w:color="auto"/>
            <w:left w:val="none" w:sz="0" w:space="0" w:color="auto"/>
            <w:bottom w:val="none" w:sz="0" w:space="0" w:color="auto"/>
            <w:right w:val="none" w:sz="0" w:space="0" w:color="auto"/>
          </w:divBdr>
        </w:div>
        <w:div w:id="687604567">
          <w:marLeft w:val="640"/>
          <w:marRight w:val="0"/>
          <w:marTop w:val="0"/>
          <w:marBottom w:val="0"/>
          <w:divBdr>
            <w:top w:val="none" w:sz="0" w:space="0" w:color="auto"/>
            <w:left w:val="none" w:sz="0" w:space="0" w:color="auto"/>
            <w:bottom w:val="none" w:sz="0" w:space="0" w:color="auto"/>
            <w:right w:val="none" w:sz="0" w:space="0" w:color="auto"/>
          </w:divBdr>
        </w:div>
        <w:div w:id="748040885">
          <w:marLeft w:val="640"/>
          <w:marRight w:val="0"/>
          <w:marTop w:val="0"/>
          <w:marBottom w:val="0"/>
          <w:divBdr>
            <w:top w:val="none" w:sz="0" w:space="0" w:color="auto"/>
            <w:left w:val="none" w:sz="0" w:space="0" w:color="auto"/>
            <w:bottom w:val="none" w:sz="0" w:space="0" w:color="auto"/>
            <w:right w:val="none" w:sz="0" w:space="0" w:color="auto"/>
          </w:divBdr>
        </w:div>
        <w:div w:id="822085996">
          <w:marLeft w:val="640"/>
          <w:marRight w:val="0"/>
          <w:marTop w:val="0"/>
          <w:marBottom w:val="0"/>
          <w:divBdr>
            <w:top w:val="none" w:sz="0" w:space="0" w:color="auto"/>
            <w:left w:val="none" w:sz="0" w:space="0" w:color="auto"/>
            <w:bottom w:val="none" w:sz="0" w:space="0" w:color="auto"/>
            <w:right w:val="none" w:sz="0" w:space="0" w:color="auto"/>
          </w:divBdr>
        </w:div>
        <w:div w:id="852300420">
          <w:marLeft w:val="640"/>
          <w:marRight w:val="0"/>
          <w:marTop w:val="0"/>
          <w:marBottom w:val="0"/>
          <w:divBdr>
            <w:top w:val="none" w:sz="0" w:space="0" w:color="auto"/>
            <w:left w:val="none" w:sz="0" w:space="0" w:color="auto"/>
            <w:bottom w:val="none" w:sz="0" w:space="0" w:color="auto"/>
            <w:right w:val="none" w:sz="0" w:space="0" w:color="auto"/>
          </w:divBdr>
        </w:div>
        <w:div w:id="894658324">
          <w:marLeft w:val="640"/>
          <w:marRight w:val="0"/>
          <w:marTop w:val="0"/>
          <w:marBottom w:val="0"/>
          <w:divBdr>
            <w:top w:val="none" w:sz="0" w:space="0" w:color="auto"/>
            <w:left w:val="none" w:sz="0" w:space="0" w:color="auto"/>
            <w:bottom w:val="none" w:sz="0" w:space="0" w:color="auto"/>
            <w:right w:val="none" w:sz="0" w:space="0" w:color="auto"/>
          </w:divBdr>
        </w:div>
        <w:div w:id="915432484">
          <w:marLeft w:val="640"/>
          <w:marRight w:val="0"/>
          <w:marTop w:val="0"/>
          <w:marBottom w:val="0"/>
          <w:divBdr>
            <w:top w:val="none" w:sz="0" w:space="0" w:color="auto"/>
            <w:left w:val="none" w:sz="0" w:space="0" w:color="auto"/>
            <w:bottom w:val="none" w:sz="0" w:space="0" w:color="auto"/>
            <w:right w:val="none" w:sz="0" w:space="0" w:color="auto"/>
          </w:divBdr>
        </w:div>
        <w:div w:id="985865073">
          <w:marLeft w:val="640"/>
          <w:marRight w:val="0"/>
          <w:marTop w:val="0"/>
          <w:marBottom w:val="0"/>
          <w:divBdr>
            <w:top w:val="none" w:sz="0" w:space="0" w:color="auto"/>
            <w:left w:val="none" w:sz="0" w:space="0" w:color="auto"/>
            <w:bottom w:val="none" w:sz="0" w:space="0" w:color="auto"/>
            <w:right w:val="none" w:sz="0" w:space="0" w:color="auto"/>
          </w:divBdr>
        </w:div>
        <w:div w:id="1032803261">
          <w:marLeft w:val="640"/>
          <w:marRight w:val="0"/>
          <w:marTop w:val="0"/>
          <w:marBottom w:val="0"/>
          <w:divBdr>
            <w:top w:val="none" w:sz="0" w:space="0" w:color="auto"/>
            <w:left w:val="none" w:sz="0" w:space="0" w:color="auto"/>
            <w:bottom w:val="none" w:sz="0" w:space="0" w:color="auto"/>
            <w:right w:val="none" w:sz="0" w:space="0" w:color="auto"/>
          </w:divBdr>
        </w:div>
        <w:div w:id="1051658692">
          <w:marLeft w:val="640"/>
          <w:marRight w:val="0"/>
          <w:marTop w:val="0"/>
          <w:marBottom w:val="0"/>
          <w:divBdr>
            <w:top w:val="none" w:sz="0" w:space="0" w:color="auto"/>
            <w:left w:val="none" w:sz="0" w:space="0" w:color="auto"/>
            <w:bottom w:val="none" w:sz="0" w:space="0" w:color="auto"/>
            <w:right w:val="none" w:sz="0" w:space="0" w:color="auto"/>
          </w:divBdr>
        </w:div>
        <w:div w:id="1062873182">
          <w:marLeft w:val="640"/>
          <w:marRight w:val="0"/>
          <w:marTop w:val="0"/>
          <w:marBottom w:val="0"/>
          <w:divBdr>
            <w:top w:val="none" w:sz="0" w:space="0" w:color="auto"/>
            <w:left w:val="none" w:sz="0" w:space="0" w:color="auto"/>
            <w:bottom w:val="none" w:sz="0" w:space="0" w:color="auto"/>
            <w:right w:val="none" w:sz="0" w:space="0" w:color="auto"/>
          </w:divBdr>
        </w:div>
        <w:div w:id="1084110879">
          <w:marLeft w:val="640"/>
          <w:marRight w:val="0"/>
          <w:marTop w:val="0"/>
          <w:marBottom w:val="0"/>
          <w:divBdr>
            <w:top w:val="none" w:sz="0" w:space="0" w:color="auto"/>
            <w:left w:val="none" w:sz="0" w:space="0" w:color="auto"/>
            <w:bottom w:val="none" w:sz="0" w:space="0" w:color="auto"/>
            <w:right w:val="none" w:sz="0" w:space="0" w:color="auto"/>
          </w:divBdr>
        </w:div>
        <w:div w:id="1088382244">
          <w:marLeft w:val="640"/>
          <w:marRight w:val="0"/>
          <w:marTop w:val="0"/>
          <w:marBottom w:val="0"/>
          <w:divBdr>
            <w:top w:val="none" w:sz="0" w:space="0" w:color="auto"/>
            <w:left w:val="none" w:sz="0" w:space="0" w:color="auto"/>
            <w:bottom w:val="none" w:sz="0" w:space="0" w:color="auto"/>
            <w:right w:val="none" w:sz="0" w:space="0" w:color="auto"/>
          </w:divBdr>
        </w:div>
        <w:div w:id="1110200419">
          <w:marLeft w:val="640"/>
          <w:marRight w:val="0"/>
          <w:marTop w:val="0"/>
          <w:marBottom w:val="0"/>
          <w:divBdr>
            <w:top w:val="none" w:sz="0" w:space="0" w:color="auto"/>
            <w:left w:val="none" w:sz="0" w:space="0" w:color="auto"/>
            <w:bottom w:val="none" w:sz="0" w:space="0" w:color="auto"/>
            <w:right w:val="none" w:sz="0" w:space="0" w:color="auto"/>
          </w:divBdr>
        </w:div>
        <w:div w:id="1114324079">
          <w:marLeft w:val="640"/>
          <w:marRight w:val="0"/>
          <w:marTop w:val="0"/>
          <w:marBottom w:val="0"/>
          <w:divBdr>
            <w:top w:val="none" w:sz="0" w:space="0" w:color="auto"/>
            <w:left w:val="none" w:sz="0" w:space="0" w:color="auto"/>
            <w:bottom w:val="none" w:sz="0" w:space="0" w:color="auto"/>
            <w:right w:val="none" w:sz="0" w:space="0" w:color="auto"/>
          </w:divBdr>
        </w:div>
        <w:div w:id="1118717488">
          <w:marLeft w:val="640"/>
          <w:marRight w:val="0"/>
          <w:marTop w:val="0"/>
          <w:marBottom w:val="0"/>
          <w:divBdr>
            <w:top w:val="none" w:sz="0" w:space="0" w:color="auto"/>
            <w:left w:val="none" w:sz="0" w:space="0" w:color="auto"/>
            <w:bottom w:val="none" w:sz="0" w:space="0" w:color="auto"/>
            <w:right w:val="none" w:sz="0" w:space="0" w:color="auto"/>
          </w:divBdr>
        </w:div>
        <w:div w:id="1121414659">
          <w:marLeft w:val="640"/>
          <w:marRight w:val="0"/>
          <w:marTop w:val="0"/>
          <w:marBottom w:val="0"/>
          <w:divBdr>
            <w:top w:val="none" w:sz="0" w:space="0" w:color="auto"/>
            <w:left w:val="none" w:sz="0" w:space="0" w:color="auto"/>
            <w:bottom w:val="none" w:sz="0" w:space="0" w:color="auto"/>
            <w:right w:val="none" w:sz="0" w:space="0" w:color="auto"/>
          </w:divBdr>
        </w:div>
        <w:div w:id="1143111168">
          <w:marLeft w:val="640"/>
          <w:marRight w:val="0"/>
          <w:marTop w:val="0"/>
          <w:marBottom w:val="0"/>
          <w:divBdr>
            <w:top w:val="none" w:sz="0" w:space="0" w:color="auto"/>
            <w:left w:val="none" w:sz="0" w:space="0" w:color="auto"/>
            <w:bottom w:val="none" w:sz="0" w:space="0" w:color="auto"/>
            <w:right w:val="none" w:sz="0" w:space="0" w:color="auto"/>
          </w:divBdr>
        </w:div>
        <w:div w:id="1251043390">
          <w:marLeft w:val="640"/>
          <w:marRight w:val="0"/>
          <w:marTop w:val="0"/>
          <w:marBottom w:val="0"/>
          <w:divBdr>
            <w:top w:val="none" w:sz="0" w:space="0" w:color="auto"/>
            <w:left w:val="none" w:sz="0" w:space="0" w:color="auto"/>
            <w:bottom w:val="none" w:sz="0" w:space="0" w:color="auto"/>
            <w:right w:val="none" w:sz="0" w:space="0" w:color="auto"/>
          </w:divBdr>
        </w:div>
        <w:div w:id="1420833406">
          <w:marLeft w:val="640"/>
          <w:marRight w:val="0"/>
          <w:marTop w:val="0"/>
          <w:marBottom w:val="0"/>
          <w:divBdr>
            <w:top w:val="none" w:sz="0" w:space="0" w:color="auto"/>
            <w:left w:val="none" w:sz="0" w:space="0" w:color="auto"/>
            <w:bottom w:val="none" w:sz="0" w:space="0" w:color="auto"/>
            <w:right w:val="none" w:sz="0" w:space="0" w:color="auto"/>
          </w:divBdr>
        </w:div>
        <w:div w:id="1615211091">
          <w:marLeft w:val="640"/>
          <w:marRight w:val="0"/>
          <w:marTop w:val="0"/>
          <w:marBottom w:val="0"/>
          <w:divBdr>
            <w:top w:val="none" w:sz="0" w:space="0" w:color="auto"/>
            <w:left w:val="none" w:sz="0" w:space="0" w:color="auto"/>
            <w:bottom w:val="none" w:sz="0" w:space="0" w:color="auto"/>
            <w:right w:val="none" w:sz="0" w:space="0" w:color="auto"/>
          </w:divBdr>
        </w:div>
        <w:div w:id="1644847426">
          <w:marLeft w:val="640"/>
          <w:marRight w:val="0"/>
          <w:marTop w:val="0"/>
          <w:marBottom w:val="0"/>
          <w:divBdr>
            <w:top w:val="none" w:sz="0" w:space="0" w:color="auto"/>
            <w:left w:val="none" w:sz="0" w:space="0" w:color="auto"/>
            <w:bottom w:val="none" w:sz="0" w:space="0" w:color="auto"/>
            <w:right w:val="none" w:sz="0" w:space="0" w:color="auto"/>
          </w:divBdr>
        </w:div>
        <w:div w:id="1723409090">
          <w:marLeft w:val="640"/>
          <w:marRight w:val="0"/>
          <w:marTop w:val="0"/>
          <w:marBottom w:val="0"/>
          <w:divBdr>
            <w:top w:val="none" w:sz="0" w:space="0" w:color="auto"/>
            <w:left w:val="none" w:sz="0" w:space="0" w:color="auto"/>
            <w:bottom w:val="none" w:sz="0" w:space="0" w:color="auto"/>
            <w:right w:val="none" w:sz="0" w:space="0" w:color="auto"/>
          </w:divBdr>
        </w:div>
        <w:div w:id="1821917295">
          <w:marLeft w:val="640"/>
          <w:marRight w:val="0"/>
          <w:marTop w:val="0"/>
          <w:marBottom w:val="0"/>
          <w:divBdr>
            <w:top w:val="none" w:sz="0" w:space="0" w:color="auto"/>
            <w:left w:val="none" w:sz="0" w:space="0" w:color="auto"/>
            <w:bottom w:val="none" w:sz="0" w:space="0" w:color="auto"/>
            <w:right w:val="none" w:sz="0" w:space="0" w:color="auto"/>
          </w:divBdr>
        </w:div>
        <w:div w:id="1893074055">
          <w:marLeft w:val="640"/>
          <w:marRight w:val="0"/>
          <w:marTop w:val="0"/>
          <w:marBottom w:val="0"/>
          <w:divBdr>
            <w:top w:val="none" w:sz="0" w:space="0" w:color="auto"/>
            <w:left w:val="none" w:sz="0" w:space="0" w:color="auto"/>
            <w:bottom w:val="none" w:sz="0" w:space="0" w:color="auto"/>
            <w:right w:val="none" w:sz="0" w:space="0" w:color="auto"/>
          </w:divBdr>
        </w:div>
        <w:div w:id="1949047092">
          <w:marLeft w:val="640"/>
          <w:marRight w:val="0"/>
          <w:marTop w:val="0"/>
          <w:marBottom w:val="0"/>
          <w:divBdr>
            <w:top w:val="none" w:sz="0" w:space="0" w:color="auto"/>
            <w:left w:val="none" w:sz="0" w:space="0" w:color="auto"/>
            <w:bottom w:val="none" w:sz="0" w:space="0" w:color="auto"/>
            <w:right w:val="none" w:sz="0" w:space="0" w:color="auto"/>
          </w:divBdr>
        </w:div>
        <w:div w:id="1954436564">
          <w:marLeft w:val="640"/>
          <w:marRight w:val="0"/>
          <w:marTop w:val="0"/>
          <w:marBottom w:val="0"/>
          <w:divBdr>
            <w:top w:val="none" w:sz="0" w:space="0" w:color="auto"/>
            <w:left w:val="none" w:sz="0" w:space="0" w:color="auto"/>
            <w:bottom w:val="none" w:sz="0" w:space="0" w:color="auto"/>
            <w:right w:val="none" w:sz="0" w:space="0" w:color="auto"/>
          </w:divBdr>
        </w:div>
        <w:div w:id="1958755710">
          <w:marLeft w:val="640"/>
          <w:marRight w:val="0"/>
          <w:marTop w:val="0"/>
          <w:marBottom w:val="0"/>
          <w:divBdr>
            <w:top w:val="none" w:sz="0" w:space="0" w:color="auto"/>
            <w:left w:val="none" w:sz="0" w:space="0" w:color="auto"/>
            <w:bottom w:val="none" w:sz="0" w:space="0" w:color="auto"/>
            <w:right w:val="none" w:sz="0" w:space="0" w:color="auto"/>
          </w:divBdr>
        </w:div>
        <w:div w:id="1999769916">
          <w:marLeft w:val="640"/>
          <w:marRight w:val="0"/>
          <w:marTop w:val="0"/>
          <w:marBottom w:val="0"/>
          <w:divBdr>
            <w:top w:val="none" w:sz="0" w:space="0" w:color="auto"/>
            <w:left w:val="none" w:sz="0" w:space="0" w:color="auto"/>
            <w:bottom w:val="none" w:sz="0" w:space="0" w:color="auto"/>
            <w:right w:val="none" w:sz="0" w:space="0" w:color="auto"/>
          </w:divBdr>
        </w:div>
        <w:div w:id="2000036409">
          <w:marLeft w:val="640"/>
          <w:marRight w:val="0"/>
          <w:marTop w:val="0"/>
          <w:marBottom w:val="0"/>
          <w:divBdr>
            <w:top w:val="none" w:sz="0" w:space="0" w:color="auto"/>
            <w:left w:val="none" w:sz="0" w:space="0" w:color="auto"/>
            <w:bottom w:val="none" w:sz="0" w:space="0" w:color="auto"/>
            <w:right w:val="none" w:sz="0" w:space="0" w:color="auto"/>
          </w:divBdr>
        </w:div>
        <w:div w:id="2025205385">
          <w:marLeft w:val="640"/>
          <w:marRight w:val="0"/>
          <w:marTop w:val="0"/>
          <w:marBottom w:val="0"/>
          <w:divBdr>
            <w:top w:val="none" w:sz="0" w:space="0" w:color="auto"/>
            <w:left w:val="none" w:sz="0" w:space="0" w:color="auto"/>
            <w:bottom w:val="none" w:sz="0" w:space="0" w:color="auto"/>
            <w:right w:val="none" w:sz="0" w:space="0" w:color="auto"/>
          </w:divBdr>
        </w:div>
        <w:div w:id="2095856145">
          <w:marLeft w:val="640"/>
          <w:marRight w:val="0"/>
          <w:marTop w:val="0"/>
          <w:marBottom w:val="0"/>
          <w:divBdr>
            <w:top w:val="none" w:sz="0" w:space="0" w:color="auto"/>
            <w:left w:val="none" w:sz="0" w:space="0" w:color="auto"/>
            <w:bottom w:val="none" w:sz="0" w:space="0" w:color="auto"/>
            <w:right w:val="none" w:sz="0" w:space="0" w:color="auto"/>
          </w:divBdr>
        </w:div>
        <w:div w:id="2098550191">
          <w:marLeft w:val="640"/>
          <w:marRight w:val="0"/>
          <w:marTop w:val="0"/>
          <w:marBottom w:val="0"/>
          <w:divBdr>
            <w:top w:val="none" w:sz="0" w:space="0" w:color="auto"/>
            <w:left w:val="none" w:sz="0" w:space="0" w:color="auto"/>
            <w:bottom w:val="none" w:sz="0" w:space="0" w:color="auto"/>
            <w:right w:val="none" w:sz="0" w:space="0" w:color="auto"/>
          </w:divBdr>
        </w:div>
        <w:div w:id="2102796333">
          <w:marLeft w:val="640"/>
          <w:marRight w:val="0"/>
          <w:marTop w:val="0"/>
          <w:marBottom w:val="0"/>
          <w:divBdr>
            <w:top w:val="none" w:sz="0" w:space="0" w:color="auto"/>
            <w:left w:val="none" w:sz="0" w:space="0" w:color="auto"/>
            <w:bottom w:val="none" w:sz="0" w:space="0" w:color="auto"/>
            <w:right w:val="none" w:sz="0" w:space="0" w:color="auto"/>
          </w:divBdr>
        </w:div>
      </w:divsChild>
    </w:div>
    <w:div w:id="1945261088">
      <w:marLeft w:val="640"/>
      <w:marRight w:val="0"/>
      <w:marTop w:val="0"/>
      <w:marBottom w:val="0"/>
      <w:divBdr>
        <w:top w:val="none" w:sz="0" w:space="0" w:color="auto"/>
        <w:left w:val="none" w:sz="0" w:space="0" w:color="auto"/>
        <w:bottom w:val="none" w:sz="0" w:space="0" w:color="auto"/>
        <w:right w:val="none" w:sz="0" w:space="0" w:color="auto"/>
      </w:divBdr>
    </w:div>
    <w:div w:id="1946033346">
      <w:marLeft w:val="640"/>
      <w:marRight w:val="0"/>
      <w:marTop w:val="0"/>
      <w:marBottom w:val="0"/>
      <w:divBdr>
        <w:top w:val="none" w:sz="0" w:space="0" w:color="auto"/>
        <w:left w:val="none" w:sz="0" w:space="0" w:color="auto"/>
        <w:bottom w:val="none" w:sz="0" w:space="0" w:color="auto"/>
        <w:right w:val="none" w:sz="0" w:space="0" w:color="auto"/>
      </w:divBdr>
    </w:div>
    <w:div w:id="1950232048">
      <w:bodyDiv w:val="1"/>
      <w:marLeft w:val="0"/>
      <w:marRight w:val="0"/>
      <w:marTop w:val="0"/>
      <w:marBottom w:val="0"/>
      <w:divBdr>
        <w:top w:val="none" w:sz="0" w:space="0" w:color="auto"/>
        <w:left w:val="none" w:sz="0" w:space="0" w:color="auto"/>
        <w:bottom w:val="none" w:sz="0" w:space="0" w:color="auto"/>
        <w:right w:val="none" w:sz="0" w:space="0" w:color="auto"/>
      </w:divBdr>
      <w:divsChild>
        <w:div w:id="54210081">
          <w:marLeft w:val="640"/>
          <w:marRight w:val="0"/>
          <w:marTop w:val="0"/>
          <w:marBottom w:val="0"/>
          <w:divBdr>
            <w:top w:val="none" w:sz="0" w:space="0" w:color="auto"/>
            <w:left w:val="none" w:sz="0" w:space="0" w:color="auto"/>
            <w:bottom w:val="none" w:sz="0" w:space="0" w:color="auto"/>
            <w:right w:val="none" w:sz="0" w:space="0" w:color="auto"/>
          </w:divBdr>
        </w:div>
        <w:div w:id="152571416">
          <w:marLeft w:val="640"/>
          <w:marRight w:val="0"/>
          <w:marTop w:val="0"/>
          <w:marBottom w:val="0"/>
          <w:divBdr>
            <w:top w:val="none" w:sz="0" w:space="0" w:color="auto"/>
            <w:left w:val="none" w:sz="0" w:space="0" w:color="auto"/>
            <w:bottom w:val="none" w:sz="0" w:space="0" w:color="auto"/>
            <w:right w:val="none" w:sz="0" w:space="0" w:color="auto"/>
          </w:divBdr>
        </w:div>
        <w:div w:id="280385187">
          <w:marLeft w:val="640"/>
          <w:marRight w:val="0"/>
          <w:marTop w:val="0"/>
          <w:marBottom w:val="0"/>
          <w:divBdr>
            <w:top w:val="none" w:sz="0" w:space="0" w:color="auto"/>
            <w:left w:val="none" w:sz="0" w:space="0" w:color="auto"/>
            <w:bottom w:val="none" w:sz="0" w:space="0" w:color="auto"/>
            <w:right w:val="none" w:sz="0" w:space="0" w:color="auto"/>
          </w:divBdr>
        </w:div>
        <w:div w:id="284629263">
          <w:marLeft w:val="640"/>
          <w:marRight w:val="0"/>
          <w:marTop w:val="0"/>
          <w:marBottom w:val="0"/>
          <w:divBdr>
            <w:top w:val="none" w:sz="0" w:space="0" w:color="auto"/>
            <w:left w:val="none" w:sz="0" w:space="0" w:color="auto"/>
            <w:bottom w:val="none" w:sz="0" w:space="0" w:color="auto"/>
            <w:right w:val="none" w:sz="0" w:space="0" w:color="auto"/>
          </w:divBdr>
        </w:div>
        <w:div w:id="363139900">
          <w:marLeft w:val="640"/>
          <w:marRight w:val="0"/>
          <w:marTop w:val="0"/>
          <w:marBottom w:val="0"/>
          <w:divBdr>
            <w:top w:val="none" w:sz="0" w:space="0" w:color="auto"/>
            <w:left w:val="none" w:sz="0" w:space="0" w:color="auto"/>
            <w:bottom w:val="none" w:sz="0" w:space="0" w:color="auto"/>
            <w:right w:val="none" w:sz="0" w:space="0" w:color="auto"/>
          </w:divBdr>
        </w:div>
        <w:div w:id="400063412">
          <w:marLeft w:val="640"/>
          <w:marRight w:val="0"/>
          <w:marTop w:val="0"/>
          <w:marBottom w:val="0"/>
          <w:divBdr>
            <w:top w:val="none" w:sz="0" w:space="0" w:color="auto"/>
            <w:left w:val="none" w:sz="0" w:space="0" w:color="auto"/>
            <w:bottom w:val="none" w:sz="0" w:space="0" w:color="auto"/>
            <w:right w:val="none" w:sz="0" w:space="0" w:color="auto"/>
          </w:divBdr>
        </w:div>
        <w:div w:id="410852546">
          <w:marLeft w:val="640"/>
          <w:marRight w:val="0"/>
          <w:marTop w:val="0"/>
          <w:marBottom w:val="0"/>
          <w:divBdr>
            <w:top w:val="none" w:sz="0" w:space="0" w:color="auto"/>
            <w:left w:val="none" w:sz="0" w:space="0" w:color="auto"/>
            <w:bottom w:val="none" w:sz="0" w:space="0" w:color="auto"/>
            <w:right w:val="none" w:sz="0" w:space="0" w:color="auto"/>
          </w:divBdr>
        </w:div>
        <w:div w:id="494302002">
          <w:marLeft w:val="640"/>
          <w:marRight w:val="0"/>
          <w:marTop w:val="0"/>
          <w:marBottom w:val="0"/>
          <w:divBdr>
            <w:top w:val="none" w:sz="0" w:space="0" w:color="auto"/>
            <w:left w:val="none" w:sz="0" w:space="0" w:color="auto"/>
            <w:bottom w:val="none" w:sz="0" w:space="0" w:color="auto"/>
            <w:right w:val="none" w:sz="0" w:space="0" w:color="auto"/>
          </w:divBdr>
        </w:div>
        <w:div w:id="545335077">
          <w:marLeft w:val="640"/>
          <w:marRight w:val="0"/>
          <w:marTop w:val="0"/>
          <w:marBottom w:val="0"/>
          <w:divBdr>
            <w:top w:val="none" w:sz="0" w:space="0" w:color="auto"/>
            <w:left w:val="none" w:sz="0" w:space="0" w:color="auto"/>
            <w:bottom w:val="none" w:sz="0" w:space="0" w:color="auto"/>
            <w:right w:val="none" w:sz="0" w:space="0" w:color="auto"/>
          </w:divBdr>
        </w:div>
        <w:div w:id="575943051">
          <w:marLeft w:val="640"/>
          <w:marRight w:val="0"/>
          <w:marTop w:val="0"/>
          <w:marBottom w:val="0"/>
          <w:divBdr>
            <w:top w:val="none" w:sz="0" w:space="0" w:color="auto"/>
            <w:left w:val="none" w:sz="0" w:space="0" w:color="auto"/>
            <w:bottom w:val="none" w:sz="0" w:space="0" w:color="auto"/>
            <w:right w:val="none" w:sz="0" w:space="0" w:color="auto"/>
          </w:divBdr>
        </w:div>
        <w:div w:id="609162672">
          <w:marLeft w:val="640"/>
          <w:marRight w:val="0"/>
          <w:marTop w:val="0"/>
          <w:marBottom w:val="0"/>
          <w:divBdr>
            <w:top w:val="none" w:sz="0" w:space="0" w:color="auto"/>
            <w:left w:val="none" w:sz="0" w:space="0" w:color="auto"/>
            <w:bottom w:val="none" w:sz="0" w:space="0" w:color="auto"/>
            <w:right w:val="none" w:sz="0" w:space="0" w:color="auto"/>
          </w:divBdr>
        </w:div>
        <w:div w:id="627202479">
          <w:marLeft w:val="640"/>
          <w:marRight w:val="0"/>
          <w:marTop w:val="0"/>
          <w:marBottom w:val="0"/>
          <w:divBdr>
            <w:top w:val="none" w:sz="0" w:space="0" w:color="auto"/>
            <w:left w:val="none" w:sz="0" w:space="0" w:color="auto"/>
            <w:bottom w:val="none" w:sz="0" w:space="0" w:color="auto"/>
            <w:right w:val="none" w:sz="0" w:space="0" w:color="auto"/>
          </w:divBdr>
        </w:div>
        <w:div w:id="952008120">
          <w:marLeft w:val="640"/>
          <w:marRight w:val="0"/>
          <w:marTop w:val="0"/>
          <w:marBottom w:val="0"/>
          <w:divBdr>
            <w:top w:val="none" w:sz="0" w:space="0" w:color="auto"/>
            <w:left w:val="none" w:sz="0" w:space="0" w:color="auto"/>
            <w:bottom w:val="none" w:sz="0" w:space="0" w:color="auto"/>
            <w:right w:val="none" w:sz="0" w:space="0" w:color="auto"/>
          </w:divBdr>
        </w:div>
        <w:div w:id="953756240">
          <w:marLeft w:val="640"/>
          <w:marRight w:val="0"/>
          <w:marTop w:val="0"/>
          <w:marBottom w:val="0"/>
          <w:divBdr>
            <w:top w:val="none" w:sz="0" w:space="0" w:color="auto"/>
            <w:left w:val="none" w:sz="0" w:space="0" w:color="auto"/>
            <w:bottom w:val="none" w:sz="0" w:space="0" w:color="auto"/>
            <w:right w:val="none" w:sz="0" w:space="0" w:color="auto"/>
          </w:divBdr>
        </w:div>
        <w:div w:id="960114861">
          <w:marLeft w:val="640"/>
          <w:marRight w:val="0"/>
          <w:marTop w:val="0"/>
          <w:marBottom w:val="0"/>
          <w:divBdr>
            <w:top w:val="none" w:sz="0" w:space="0" w:color="auto"/>
            <w:left w:val="none" w:sz="0" w:space="0" w:color="auto"/>
            <w:bottom w:val="none" w:sz="0" w:space="0" w:color="auto"/>
            <w:right w:val="none" w:sz="0" w:space="0" w:color="auto"/>
          </w:divBdr>
        </w:div>
        <w:div w:id="986519018">
          <w:marLeft w:val="640"/>
          <w:marRight w:val="0"/>
          <w:marTop w:val="0"/>
          <w:marBottom w:val="0"/>
          <w:divBdr>
            <w:top w:val="none" w:sz="0" w:space="0" w:color="auto"/>
            <w:left w:val="none" w:sz="0" w:space="0" w:color="auto"/>
            <w:bottom w:val="none" w:sz="0" w:space="0" w:color="auto"/>
            <w:right w:val="none" w:sz="0" w:space="0" w:color="auto"/>
          </w:divBdr>
        </w:div>
        <w:div w:id="991563752">
          <w:marLeft w:val="640"/>
          <w:marRight w:val="0"/>
          <w:marTop w:val="0"/>
          <w:marBottom w:val="0"/>
          <w:divBdr>
            <w:top w:val="none" w:sz="0" w:space="0" w:color="auto"/>
            <w:left w:val="none" w:sz="0" w:space="0" w:color="auto"/>
            <w:bottom w:val="none" w:sz="0" w:space="0" w:color="auto"/>
            <w:right w:val="none" w:sz="0" w:space="0" w:color="auto"/>
          </w:divBdr>
        </w:div>
        <w:div w:id="1028410198">
          <w:marLeft w:val="640"/>
          <w:marRight w:val="0"/>
          <w:marTop w:val="0"/>
          <w:marBottom w:val="0"/>
          <w:divBdr>
            <w:top w:val="none" w:sz="0" w:space="0" w:color="auto"/>
            <w:left w:val="none" w:sz="0" w:space="0" w:color="auto"/>
            <w:bottom w:val="none" w:sz="0" w:space="0" w:color="auto"/>
            <w:right w:val="none" w:sz="0" w:space="0" w:color="auto"/>
          </w:divBdr>
        </w:div>
        <w:div w:id="1072657648">
          <w:marLeft w:val="640"/>
          <w:marRight w:val="0"/>
          <w:marTop w:val="0"/>
          <w:marBottom w:val="0"/>
          <w:divBdr>
            <w:top w:val="none" w:sz="0" w:space="0" w:color="auto"/>
            <w:left w:val="none" w:sz="0" w:space="0" w:color="auto"/>
            <w:bottom w:val="none" w:sz="0" w:space="0" w:color="auto"/>
            <w:right w:val="none" w:sz="0" w:space="0" w:color="auto"/>
          </w:divBdr>
        </w:div>
        <w:div w:id="1132095467">
          <w:marLeft w:val="640"/>
          <w:marRight w:val="0"/>
          <w:marTop w:val="0"/>
          <w:marBottom w:val="0"/>
          <w:divBdr>
            <w:top w:val="none" w:sz="0" w:space="0" w:color="auto"/>
            <w:left w:val="none" w:sz="0" w:space="0" w:color="auto"/>
            <w:bottom w:val="none" w:sz="0" w:space="0" w:color="auto"/>
            <w:right w:val="none" w:sz="0" w:space="0" w:color="auto"/>
          </w:divBdr>
        </w:div>
        <w:div w:id="1201360400">
          <w:marLeft w:val="640"/>
          <w:marRight w:val="0"/>
          <w:marTop w:val="0"/>
          <w:marBottom w:val="0"/>
          <w:divBdr>
            <w:top w:val="none" w:sz="0" w:space="0" w:color="auto"/>
            <w:left w:val="none" w:sz="0" w:space="0" w:color="auto"/>
            <w:bottom w:val="none" w:sz="0" w:space="0" w:color="auto"/>
            <w:right w:val="none" w:sz="0" w:space="0" w:color="auto"/>
          </w:divBdr>
        </w:div>
        <w:div w:id="1296443588">
          <w:marLeft w:val="640"/>
          <w:marRight w:val="0"/>
          <w:marTop w:val="0"/>
          <w:marBottom w:val="0"/>
          <w:divBdr>
            <w:top w:val="none" w:sz="0" w:space="0" w:color="auto"/>
            <w:left w:val="none" w:sz="0" w:space="0" w:color="auto"/>
            <w:bottom w:val="none" w:sz="0" w:space="0" w:color="auto"/>
            <w:right w:val="none" w:sz="0" w:space="0" w:color="auto"/>
          </w:divBdr>
        </w:div>
        <w:div w:id="1354070740">
          <w:marLeft w:val="640"/>
          <w:marRight w:val="0"/>
          <w:marTop w:val="0"/>
          <w:marBottom w:val="0"/>
          <w:divBdr>
            <w:top w:val="none" w:sz="0" w:space="0" w:color="auto"/>
            <w:left w:val="none" w:sz="0" w:space="0" w:color="auto"/>
            <w:bottom w:val="none" w:sz="0" w:space="0" w:color="auto"/>
            <w:right w:val="none" w:sz="0" w:space="0" w:color="auto"/>
          </w:divBdr>
        </w:div>
        <w:div w:id="1377395039">
          <w:marLeft w:val="640"/>
          <w:marRight w:val="0"/>
          <w:marTop w:val="0"/>
          <w:marBottom w:val="0"/>
          <w:divBdr>
            <w:top w:val="none" w:sz="0" w:space="0" w:color="auto"/>
            <w:left w:val="none" w:sz="0" w:space="0" w:color="auto"/>
            <w:bottom w:val="none" w:sz="0" w:space="0" w:color="auto"/>
            <w:right w:val="none" w:sz="0" w:space="0" w:color="auto"/>
          </w:divBdr>
        </w:div>
        <w:div w:id="1443846004">
          <w:marLeft w:val="640"/>
          <w:marRight w:val="0"/>
          <w:marTop w:val="0"/>
          <w:marBottom w:val="0"/>
          <w:divBdr>
            <w:top w:val="none" w:sz="0" w:space="0" w:color="auto"/>
            <w:left w:val="none" w:sz="0" w:space="0" w:color="auto"/>
            <w:bottom w:val="none" w:sz="0" w:space="0" w:color="auto"/>
            <w:right w:val="none" w:sz="0" w:space="0" w:color="auto"/>
          </w:divBdr>
        </w:div>
        <w:div w:id="1452743000">
          <w:marLeft w:val="640"/>
          <w:marRight w:val="0"/>
          <w:marTop w:val="0"/>
          <w:marBottom w:val="0"/>
          <w:divBdr>
            <w:top w:val="none" w:sz="0" w:space="0" w:color="auto"/>
            <w:left w:val="none" w:sz="0" w:space="0" w:color="auto"/>
            <w:bottom w:val="none" w:sz="0" w:space="0" w:color="auto"/>
            <w:right w:val="none" w:sz="0" w:space="0" w:color="auto"/>
          </w:divBdr>
        </w:div>
        <w:div w:id="1567834507">
          <w:marLeft w:val="640"/>
          <w:marRight w:val="0"/>
          <w:marTop w:val="0"/>
          <w:marBottom w:val="0"/>
          <w:divBdr>
            <w:top w:val="none" w:sz="0" w:space="0" w:color="auto"/>
            <w:left w:val="none" w:sz="0" w:space="0" w:color="auto"/>
            <w:bottom w:val="none" w:sz="0" w:space="0" w:color="auto"/>
            <w:right w:val="none" w:sz="0" w:space="0" w:color="auto"/>
          </w:divBdr>
        </w:div>
        <w:div w:id="1582448717">
          <w:marLeft w:val="640"/>
          <w:marRight w:val="0"/>
          <w:marTop w:val="0"/>
          <w:marBottom w:val="0"/>
          <w:divBdr>
            <w:top w:val="none" w:sz="0" w:space="0" w:color="auto"/>
            <w:left w:val="none" w:sz="0" w:space="0" w:color="auto"/>
            <w:bottom w:val="none" w:sz="0" w:space="0" w:color="auto"/>
            <w:right w:val="none" w:sz="0" w:space="0" w:color="auto"/>
          </w:divBdr>
        </w:div>
        <w:div w:id="1635722067">
          <w:marLeft w:val="640"/>
          <w:marRight w:val="0"/>
          <w:marTop w:val="0"/>
          <w:marBottom w:val="0"/>
          <w:divBdr>
            <w:top w:val="none" w:sz="0" w:space="0" w:color="auto"/>
            <w:left w:val="none" w:sz="0" w:space="0" w:color="auto"/>
            <w:bottom w:val="none" w:sz="0" w:space="0" w:color="auto"/>
            <w:right w:val="none" w:sz="0" w:space="0" w:color="auto"/>
          </w:divBdr>
        </w:div>
        <w:div w:id="1655330506">
          <w:marLeft w:val="640"/>
          <w:marRight w:val="0"/>
          <w:marTop w:val="0"/>
          <w:marBottom w:val="0"/>
          <w:divBdr>
            <w:top w:val="none" w:sz="0" w:space="0" w:color="auto"/>
            <w:left w:val="none" w:sz="0" w:space="0" w:color="auto"/>
            <w:bottom w:val="none" w:sz="0" w:space="0" w:color="auto"/>
            <w:right w:val="none" w:sz="0" w:space="0" w:color="auto"/>
          </w:divBdr>
        </w:div>
        <w:div w:id="1661614070">
          <w:marLeft w:val="640"/>
          <w:marRight w:val="0"/>
          <w:marTop w:val="0"/>
          <w:marBottom w:val="0"/>
          <w:divBdr>
            <w:top w:val="none" w:sz="0" w:space="0" w:color="auto"/>
            <w:left w:val="none" w:sz="0" w:space="0" w:color="auto"/>
            <w:bottom w:val="none" w:sz="0" w:space="0" w:color="auto"/>
            <w:right w:val="none" w:sz="0" w:space="0" w:color="auto"/>
          </w:divBdr>
        </w:div>
        <w:div w:id="1675572211">
          <w:marLeft w:val="640"/>
          <w:marRight w:val="0"/>
          <w:marTop w:val="0"/>
          <w:marBottom w:val="0"/>
          <w:divBdr>
            <w:top w:val="none" w:sz="0" w:space="0" w:color="auto"/>
            <w:left w:val="none" w:sz="0" w:space="0" w:color="auto"/>
            <w:bottom w:val="none" w:sz="0" w:space="0" w:color="auto"/>
            <w:right w:val="none" w:sz="0" w:space="0" w:color="auto"/>
          </w:divBdr>
        </w:div>
        <w:div w:id="1704162085">
          <w:marLeft w:val="640"/>
          <w:marRight w:val="0"/>
          <w:marTop w:val="0"/>
          <w:marBottom w:val="0"/>
          <w:divBdr>
            <w:top w:val="none" w:sz="0" w:space="0" w:color="auto"/>
            <w:left w:val="none" w:sz="0" w:space="0" w:color="auto"/>
            <w:bottom w:val="none" w:sz="0" w:space="0" w:color="auto"/>
            <w:right w:val="none" w:sz="0" w:space="0" w:color="auto"/>
          </w:divBdr>
        </w:div>
        <w:div w:id="1711031201">
          <w:marLeft w:val="640"/>
          <w:marRight w:val="0"/>
          <w:marTop w:val="0"/>
          <w:marBottom w:val="0"/>
          <w:divBdr>
            <w:top w:val="none" w:sz="0" w:space="0" w:color="auto"/>
            <w:left w:val="none" w:sz="0" w:space="0" w:color="auto"/>
            <w:bottom w:val="none" w:sz="0" w:space="0" w:color="auto"/>
            <w:right w:val="none" w:sz="0" w:space="0" w:color="auto"/>
          </w:divBdr>
        </w:div>
        <w:div w:id="1770931272">
          <w:marLeft w:val="640"/>
          <w:marRight w:val="0"/>
          <w:marTop w:val="0"/>
          <w:marBottom w:val="0"/>
          <w:divBdr>
            <w:top w:val="none" w:sz="0" w:space="0" w:color="auto"/>
            <w:left w:val="none" w:sz="0" w:space="0" w:color="auto"/>
            <w:bottom w:val="none" w:sz="0" w:space="0" w:color="auto"/>
            <w:right w:val="none" w:sz="0" w:space="0" w:color="auto"/>
          </w:divBdr>
        </w:div>
        <w:div w:id="1795363687">
          <w:marLeft w:val="640"/>
          <w:marRight w:val="0"/>
          <w:marTop w:val="0"/>
          <w:marBottom w:val="0"/>
          <w:divBdr>
            <w:top w:val="none" w:sz="0" w:space="0" w:color="auto"/>
            <w:left w:val="none" w:sz="0" w:space="0" w:color="auto"/>
            <w:bottom w:val="none" w:sz="0" w:space="0" w:color="auto"/>
            <w:right w:val="none" w:sz="0" w:space="0" w:color="auto"/>
          </w:divBdr>
        </w:div>
        <w:div w:id="1882933049">
          <w:marLeft w:val="640"/>
          <w:marRight w:val="0"/>
          <w:marTop w:val="0"/>
          <w:marBottom w:val="0"/>
          <w:divBdr>
            <w:top w:val="none" w:sz="0" w:space="0" w:color="auto"/>
            <w:left w:val="none" w:sz="0" w:space="0" w:color="auto"/>
            <w:bottom w:val="none" w:sz="0" w:space="0" w:color="auto"/>
            <w:right w:val="none" w:sz="0" w:space="0" w:color="auto"/>
          </w:divBdr>
        </w:div>
        <w:div w:id="1902523685">
          <w:marLeft w:val="640"/>
          <w:marRight w:val="0"/>
          <w:marTop w:val="0"/>
          <w:marBottom w:val="0"/>
          <w:divBdr>
            <w:top w:val="none" w:sz="0" w:space="0" w:color="auto"/>
            <w:left w:val="none" w:sz="0" w:space="0" w:color="auto"/>
            <w:bottom w:val="none" w:sz="0" w:space="0" w:color="auto"/>
            <w:right w:val="none" w:sz="0" w:space="0" w:color="auto"/>
          </w:divBdr>
        </w:div>
        <w:div w:id="1974603831">
          <w:marLeft w:val="640"/>
          <w:marRight w:val="0"/>
          <w:marTop w:val="0"/>
          <w:marBottom w:val="0"/>
          <w:divBdr>
            <w:top w:val="none" w:sz="0" w:space="0" w:color="auto"/>
            <w:left w:val="none" w:sz="0" w:space="0" w:color="auto"/>
            <w:bottom w:val="none" w:sz="0" w:space="0" w:color="auto"/>
            <w:right w:val="none" w:sz="0" w:space="0" w:color="auto"/>
          </w:divBdr>
        </w:div>
        <w:div w:id="2014525188">
          <w:marLeft w:val="640"/>
          <w:marRight w:val="0"/>
          <w:marTop w:val="0"/>
          <w:marBottom w:val="0"/>
          <w:divBdr>
            <w:top w:val="none" w:sz="0" w:space="0" w:color="auto"/>
            <w:left w:val="none" w:sz="0" w:space="0" w:color="auto"/>
            <w:bottom w:val="none" w:sz="0" w:space="0" w:color="auto"/>
            <w:right w:val="none" w:sz="0" w:space="0" w:color="auto"/>
          </w:divBdr>
        </w:div>
        <w:div w:id="2031442891">
          <w:marLeft w:val="640"/>
          <w:marRight w:val="0"/>
          <w:marTop w:val="0"/>
          <w:marBottom w:val="0"/>
          <w:divBdr>
            <w:top w:val="none" w:sz="0" w:space="0" w:color="auto"/>
            <w:left w:val="none" w:sz="0" w:space="0" w:color="auto"/>
            <w:bottom w:val="none" w:sz="0" w:space="0" w:color="auto"/>
            <w:right w:val="none" w:sz="0" w:space="0" w:color="auto"/>
          </w:divBdr>
        </w:div>
        <w:div w:id="2092504859">
          <w:marLeft w:val="640"/>
          <w:marRight w:val="0"/>
          <w:marTop w:val="0"/>
          <w:marBottom w:val="0"/>
          <w:divBdr>
            <w:top w:val="none" w:sz="0" w:space="0" w:color="auto"/>
            <w:left w:val="none" w:sz="0" w:space="0" w:color="auto"/>
            <w:bottom w:val="none" w:sz="0" w:space="0" w:color="auto"/>
            <w:right w:val="none" w:sz="0" w:space="0" w:color="auto"/>
          </w:divBdr>
        </w:div>
        <w:div w:id="2098552774">
          <w:marLeft w:val="640"/>
          <w:marRight w:val="0"/>
          <w:marTop w:val="0"/>
          <w:marBottom w:val="0"/>
          <w:divBdr>
            <w:top w:val="none" w:sz="0" w:space="0" w:color="auto"/>
            <w:left w:val="none" w:sz="0" w:space="0" w:color="auto"/>
            <w:bottom w:val="none" w:sz="0" w:space="0" w:color="auto"/>
            <w:right w:val="none" w:sz="0" w:space="0" w:color="auto"/>
          </w:divBdr>
        </w:div>
      </w:divsChild>
    </w:div>
    <w:div w:id="1950551314">
      <w:bodyDiv w:val="1"/>
      <w:marLeft w:val="0"/>
      <w:marRight w:val="0"/>
      <w:marTop w:val="0"/>
      <w:marBottom w:val="0"/>
      <w:divBdr>
        <w:top w:val="none" w:sz="0" w:space="0" w:color="auto"/>
        <w:left w:val="none" w:sz="0" w:space="0" w:color="auto"/>
        <w:bottom w:val="none" w:sz="0" w:space="0" w:color="auto"/>
        <w:right w:val="none" w:sz="0" w:space="0" w:color="auto"/>
      </w:divBdr>
    </w:div>
    <w:div w:id="1950698085">
      <w:bodyDiv w:val="1"/>
      <w:marLeft w:val="0"/>
      <w:marRight w:val="0"/>
      <w:marTop w:val="0"/>
      <w:marBottom w:val="0"/>
      <w:divBdr>
        <w:top w:val="none" w:sz="0" w:space="0" w:color="auto"/>
        <w:left w:val="none" w:sz="0" w:space="0" w:color="auto"/>
        <w:bottom w:val="none" w:sz="0" w:space="0" w:color="auto"/>
        <w:right w:val="none" w:sz="0" w:space="0" w:color="auto"/>
      </w:divBdr>
      <w:divsChild>
        <w:div w:id="336540318">
          <w:marLeft w:val="640"/>
          <w:marRight w:val="0"/>
          <w:marTop w:val="0"/>
          <w:marBottom w:val="0"/>
          <w:divBdr>
            <w:top w:val="none" w:sz="0" w:space="0" w:color="auto"/>
            <w:left w:val="none" w:sz="0" w:space="0" w:color="auto"/>
            <w:bottom w:val="none" w:sz="0" w:space="0" w:color="auto"/>
            <w:right w:val="none" w:sz="0" w:space="0" w:color="auto"/>
          </w:divBdr>
        </w:div>
        <w:div w:id="633870208">
          <w:marLeft w:val="640"/>
          <w:marRight w:val="0"/>
          <w:marTop w:val="0"/>
          <w:marBottom w:val="0"/>
          <w:divBdr>
            <w:top w:val="none" w:sz="0" w:space="0" w:color="auto"/>
            <w:left w:val="none" w:sz="0" w:space="0" w:color="auto"/>
            <w:bottom w:val="none" w:sz="0" w:space="0" w:color="auto"/>
            <w:right w:val="none" w:sz="0" w:space="0" w:color="auto"/>
          </w:divBdr>
        </w:div>
        <w:div w:id="840505242">
          <w:marLeft w:val="640"/>
          <w:marRight w:val="0"/>
          <w:marTop w:val="0"/>
          <w:marBottom w:val="0"/>
          <w:divBdr>
            <w:top w:val="none" w:sz="0" w:space="0" w:color="auto"/>
            <w:left w:val="none" w:sz="0" w:space="0" w:color="auto"/>
            <w:bottom w:val="none" w:sz="0" w:space="0" w:color="auto"/>
            <w:right w:val="none" w:sz="0" w:space="0" w:color="auto"/>
          </w:divBdr>
        </w:div>
        <w:div w:id="1660231901">
          <w:marLeft w:val="640"/>
          <w:marRight w:val="0"/>
          <w:marTop w:val="0"/>
          <w:marBottom w:val="0"/>
          <w:divBdr>
            <w:top w:val="none" w:sz="0" w:space="0" w:color="auto"/>
            <w:left w:val="none" w:sz="0" w:space="0" w:color="auto"/>
            <w:bottom w:val="none" w:sz="0" w:space="0" w:color="auto"/>
            <w:right w:val="none" w:sz="0" w:space="0" w:color="auto"/>
          </w:divBdr>
        </w:div>
        <w:div w:id="70930644">
          <w:marLeft w:val="640"/>
          <w:marRight w:val="0"/>
          <w:marTop w:val="0"/>
          <w:marBottom w:val="0"/>
          <w:divBdr>
            <w:top w:val="none" w:sz="0" w:space="0" w:color="auto"/>
            <w:left w:val="none" w:sz="0" w:space="0" w:color="auto"/>
            <w:bottom w:val="none" w:sz="0" w:space="0" w:color="auto"/>
            <w:right w:val="none" w:sz="0" w:space="0" w:color="auto"/>
          </w:divBdr>
        </w:div>
        <w:div w:id="77874049">
          <w:marLeft w:val="640"/>
          <w:marRight w:val="0"/>
          <w:marTop w:val="0"/>
          <w:marBottom w:val="0"/>
          <w:divBdr>
            <w:top w:val="none" w:sz="0" w:space="0" w:color="auto"/>
            <w:left w:val="none" w:sz="0" w:space="0" w:color="auto"/>
            <w:bottom w:val="none" w:sz="0" w:space="0" w:color="auto"/>
            <w:right w:val="none" w:sz="0" w:space="0" w:color="auto"/>
          </w:divBdr>
        </w:div>
        <w:div w:id="1447116090">
          <w:marLeft w:val="640"/>
          <w:marRight w:val="0"/>
          <w:marTop w:val="0"/>
          <w:marBottom w:val="0"/>
          <w:divBdr>
            <w:top w:val="none" w:sz="0" w:space="0" w:color="auto"/>
            <w:left w:val="none" w:sz="0" w:space="0" w:color="auto"/>
            <w:bottom w:val="none" w:sz="0" w:space="0" w:color="auto"/>
            <w:right w:val="none" w:sz="0" w:space="0" w:color="auto"/>
          </w:divBdr>
        </w:div>
        <w:div w:id="642928842">
          <w:marLeft w:val="640"/>
          <w:marRight w:val="0"/>
          <w:marTop w:val="0"/>
          <w:marBottom w:val="0"/>
          <w:divBdr>
            <w:top w:val="none" w:sz="0" w:space="0" w:color="auto"/>
            <w:left w:val="none" w:sz="0" w:space="0" w:color="auto"/>
            <w:bottom w:val="none" w:sz="0" w:space="0" w:color="auto"/>
            <w:right w:val="none" w:sz="0" w:space="0" w:color="auto"/>
          </w:divBdr>
        </w:div>
        <w:div w:id="213200890">
          <w:marLeft w:val="640"/>
          <w:marRight w:val="0"/>
          <w:marTop w:val="0"/>
          <w:marBottom w:val="0"/>
          <w:divBdr>
            <w:top w:val="none" w:sz="0" w:space="0" w:color="auto"/>
            <w:left w:val="none" w:sz="0" w:space="0" w:color="auto"/>
            <w:bottom w:val="none" w:sz="0" w:space="0" w:color="auto"/>
            <w:right w:val="none" w:sz="0" w:space="0" w:color="auto"/>
          </w:divBdr>
        </w:div>
        <w:div w:id="259727524">
          <w:marLeft w:val="640"/>
          <w:marRight w:val="0"/>
          <w:marTop w:val="0"/>
          <w:marBottom w:val="0"/>
          <w:divBdr>
            <w:top w:val="none" w:sz="0" w:space="0" w:color="auto"/>
            <w:left w:val="none" w:sz="0" w:space="0" w:color="auto"/>
            <w:bottom w:val="none" w:sz="0" w:space="0" w:color="auto"/>
            <w:right w:val="none" w:sz="0" w:space="0" w:color="auto"/>
          </w:divBdr>
        </w:div>
        <w:div w:id="898516151">
          <w:marLeft w:val="640"/>
          <w:marRight w:val="0"/>
          <w:marTop w:val="0"/>
          <w:marBottom w:val="0"/>
          <w:divBdr>
            <w:top w:val="none" w:sz="0" w:space="0" w:color="auto"/>
            <w:left w:val="none" w:sz="0" w:space="0" w:color="auto"/>
            <w:bottom w:val="none" w:sz="0" w:space="0" w:color="auto"/>
            <w:right w:val="none" w:sz="0" w:space="0" w:color="auto"/>
          </w:divBdr>
        </w:div>
        <w:div w:id="1429812660">
          <w:marLeft w:val="640"/>
          <w:marRight w:val="0"/>
          <w:marTop w:val="0"/>
          <w:marBottom w:val="0"/>
          <w:divBdr>
            <w:top w:val="none" w:sz="0" w:space="0" w:color="auto"/>
            <w:left w:val="none" w:sz="0" w:space="0" w:color="auto"/>
            <w:bottom w:val="none" w:sz="0" w:space="0" w:color="auto"/>
            <w:right w:val="none" w:sz="0" w:space="0" w:color="auto"/>
          </w:divBdr>
        </w:div>
        <w:div w:id="1630286406">
          <w:marLeft w:val="640"/>
          <w:marRight w:val="0"/>
          <w:marTop w:val="0"/>
          <w:marBottom w:val="0"/>
          <w:divBdr>
            <w:top w:val="none" w:sz="0" w:space="0" w:color="auto"/>
            <w:left w:val="none" w:sz="0" w:space="0" w:color="auto"/>
            <w:bottom w:val="none" w:sz="0" w:space="0" w:color="auto"/>
            <w:right w:val="none" w:sz="0" w:space="0" w:color="auto"/>
          </w:divBdr>
        </w:div>
        <w:div w:id="918750266">
          <w:marLeft w:val="640"/>
          <w:marRight w:val="0"/>
          <w:marTop w:val="0"/>
          <w:marBottom w:val="0"/>
          <w:divBdr>
            <w:top w:val="none" w:sz="0" w:space="0" w:color="auto"/>
            <w:left w:val="none" w:sz="0" w:space="0" w:color="auto"/>
            <w:bottom w:val="none" w:sz="0" w:space="0" w:color="auto"/>
            <w:right w:val="none" w:sz="0" w:space="0" w:color="auto"/>
          </w:divBdr>
        </w:div>
        <w:div w:id="453182078">
          <w:marLeft w:val="640"/>
          <w:marRight w:val="0"/>
          <w:marTop w:val="0"/>
          <w:marBottom w:val="0"/>
          <w:divBdr>
            <w:top w:val="none" w:sz="0" w:space="0" w:color="auto"/>
            <w:left w:val="none" w:sz="0" w:space="0" w:color="auto"/>
            <w:bottom w:val="none" w:sz="0" w:space="0" w:color="auto"/>
            <w:right w:val="none" w:sz="0" w:space="0" w:color="auto"/>
          </w:divBdr>
        </w:div>
        <w:div w:id="1454405846">
          <w:marLeft w:val="640"/>
          <w:marRight w:val="0"/>
          <w:marTop w:val="0"/>
          <w:marBottom w:val="0"/>
          <w:divBdr>
            <w:top w:val="none" w:sz="0" w:space="0" w:color="auto"/>
            <w:left w:val="none" w:sz="0" w:space="0" w:color="auto"/>
            <w:bottom w:val="none" w:sz="0" w:space="0" w:color="auto"/>
            <w:right w:val="none" w:sz="0" w:space="0" w:color="auto"/>
          </w:divBdr>
        </w:div>
        <w:div w:id="1339389495">
          <w:marLeft w:val="640"/>
          <w:marRight w:val="0"/>
          <w:marTop w:val="0"/>
          <w:marBottom w:val="0"/>
          <w:divBdr>
            <w:top w:val="none" w:sz="0" w:space="0" w:color="auto"/>
            <w:left w:val="none" w:sz="0" w:space="0" w:color="auto"/>
            <w:bottom w:val="none" w:sz="0" w:space="0" w:color="auto"/>
            <w:right w:val="none" w:sz="0" w:space="0" w:color="auto"/>
          </w:divBdr>
        </w:div>
        <w:div w:id="1699815906">
          <w:marLeft w:val="640"/>
          <w:marRight w:val="0"/>
          <w:marTop w:val="0"/>
          <w:marBottom w:val="0"/>
          <w:divBdr>
            <w:top w:val="none" w:sz="0" w:space="0" w:color="auto"/>
            <w:left w:val="none" w:sz="0" w:space="0" w:color="auto"/>
            <w:bottom w:val="none" w:sz="0" w:space="0" w:color="auto"/>
            <w:right w:val="none" w:sz="0" w:space="0" w:color="auto"/>
          </w:divBdr>
        </w:div>
        <w:div w:id="1335306331">
          <w:marLeft w:val="640"/>
          <w:marRight w:val="0"/>
          <w:marTop w:val="0"/>
          <w:marBottom w:val="0"/>
          <w:divBdr>
            <w:top w:val="none" w:sz="0" w:space="0" w:color="auto"/>
            <w:left w:val="none" w:sz="0" w:space="0" w:color="auto"/>
            <w:bottom w:val="none" w:sz="0" w:space="0" w:color="auto"/>
            <w:right w:val="none" w:sz="0" w:space="0" w:color="auto"/>
          </w:divBdr>
        </w:div>
        <w:div w:id="115486020">
          <w:marLeft w:val="640"/>
          <w:marRight w:val="0"/>
          <w:marTop w:val="0"/>
          <w:marBottom w:val="0"/>
          <w:divBdr>
            <w:top w:val="none" w:sz="0" w:space="0" w:color="auto"/>
            <w:left w:val="none" w:sz="0" w:space="0" w:color="auto"/>
            <w:bottom w:val="none" w:sz="0" w:space="0" w:color="auto"/>
            <w:right w:val="none" w:sz="0" w:space="0" w:color="auto"/>
          </w:divBdr>
        </w:div>
        <w:div w:id="1195146511">
          <w:marLeft w:val="640"/>
          <w:marRight w:val="0"/>
          <w:marTop w:val="0"/>
          <w:marBottom w:val="0"/>
          <w:divBdr>
            <w:top w:val="none" w:sz="0" w:space="0" w:color="auto"/>
            <w:left w:val="none" w:sz="0" w:space="0" w:color="auto"/>
            <w:bottom w:val="none" w:sz="0" w:space="0" w:color="auto"/>
            <w:right w:val="none" w:sz="0" w:space="0" w:color="auto"/>
          </w:divBdr>
        </w:div>
        <w:div w:id="2015299003">
          <w:marLeft w:val="640"/>
          <w:marRight w:val="0"/>
          <w:marTop w:val="0"/>
          <w:marBottom w:val="0"/>
          <w:divBdr>
            <w:top w:val="none" w:sz="0" w:space="0" w:color="auto"/>
            <w:left w:val="none" w:sz="0" w:space="0" w:color="auto"/>
            <w:bottom w:val="none" w:sz="0" w:space="0" w:color="auto"/>
            <w:right w:val="none" w:sz="0" w:space="0" w:color="auto"/>
          </w:divBdr>
        </w:div>
        <w:div w:id="386074455">
          <w:marLeft w:val="640"/>
          <w:marRight w:val="0"/>
          <w:marTop w:val="0"/>
          <w:marBottom w:val="0"/>
          <w:divBdr>
            <w:top w:val="none" w:sz="0" w:space="0" w:color="auto"/>
            <w:left w:val="none" w:sz="0" w:space="0" w:color="auto"/>
            <w:bottom w:val="none" w:sz="0" w:space="0" w:color="auto"/>
            <w:right w:val="none" w:sz="0" w:space="0" w:color="auto"/>
          </w:divBdr>
        </w:div>
        <w:div w:id="1841116181">
          <w:marLeft w:val="640"/>
          <w:marRight w:val="0"/>
          <w:marTop w:val="0"/>
          <w:marBottom w:val="0"/>
          <w:divBdr>
            <w:top w:val="none" w:sz="0" w:space="0" w:color="auto"/>
            <w:left w:val="none" w:sz="0" w:space="0" w:color="auto"/>
            <w:bottom w:val="none" w:sz="0" w:space="0" w:color="auto"/>
            <w:right w:val="none" w:sz="0" w:space="0" w:color="auto"/>
          </w:divBdr>
        </w:div>
        <w:div w:id="834535980">
          <w:marLeft w:val="640"/>
          <w:marRight w:val="0"/>
          <w:marTop w:val="0"/>
          <w:marBottom w:val="0"/>
          <w:divBdr>
            <w:top w:val="none" w:sz="0" w:space="0" w:color="auto"/>
            <w:left w:val="none" w:sz="0" w:space="0" w:color="auto"/>
            <w:bottom w:val="none" w:sz="0" w:space="0" w:color="auto"/>
            <w:right w:val="none" w:sz="0" w:space="0" w:color="auto"/>
          </w:divBdr>
        </w:div>
        <w:div w:id="1786314876">
          <w:marLeft w:val="640"/>
          <w:marRight w:val="0"/>
          <w:marTop w:val="0"/>
          <w:marBottom w:val="0"/>
          <w:divBdr>
            <w:top w:val="none" w:sz="0" w:space="0" w:color="auto"/>
            <w:left w:val="none" w:sz="0" w:space="0" w:color="auto"/>
            <w:bottom w:val="none" w:sz="0" w:space="0" w:color="auto"/>
            <w:right w:val="none" w:sz="0" w:space="0" w:color="auto"/>
          </w:divBdr>
        </w:div>
        <w:div w:id="1370258120">
          <w:marLeft w:val="640"/>
          <w:marRight w:val="0"/>
          <w:marTop w:val="0"/>
          <w:marBottom w:val="0"/>
          <w:divBdr>
            <w:top w:val="none" w:sz="0" w:space="0" w:color="auto"/>
            <w:left w:val="none" w:sz="0" w:space="0" w:color="auto"/>
            <w:bottom w:val="none" w:sz="0" w:space="0" w:color="auto"/>
            <w:right w:val="none" w:sz="0" w:space="0" w:color="auto"/>
          </w:divBdr>
        </w:div>
        <w:div w:id="1327902651">
          <w:marLeft w:val="640"/>
          <w:marRight w:val="0"/>
          <w:marTop w:val="0"/>
          <w:marBottom w:val="0"/>
          <w:divBdr>
            <w:top w:val="none" w:sz="0" w:space="0" w:color="auto"/>
            <w:left w:val="none" w:sz="0" w:space="0" w:color="auto"/>
            <w:bottom w:val="none" w:sz="0" w:space="0" w:color="auto"/>
            <w:right w:val="none" w:sz="0" w:space="0" w:color="auto"/>
          </w:divBdr>
        </w:div>
        <w:div w:id="2000035217">
          <w:marLeft w:val="640"/>
          <w:marRight w:val="0"/>
          <w:marTop w:val="0"/>
          <w:marBottom w:val="0"/>
          <w:divBdr>
            <w:top w:val="none" w:sz="0" w:space="0" w:color="auto"/>
            <w:left w:val="none" w:sz="0" w:space="0" w:color="auto"/>
            <w:bottom w:val="none" w:sz="0" w:space="0" w:color="auto"/>
            <w:right w:val="none" w:sz="0" w:space="0" w:color="auto"/>
          </w:divBdr>
        </w:div>
        <w:div w:id="456030467">
          <w:marLeft w:val="640"/>
          <w:marRight w:val="0"/>
          <w:marTop w:val="0"/>
          <w:marBottom w:val="0"/>
          <w:divBdr>
            <w:top w:val="none" w:sz="0" w:space="0" w:color="auto"/>
            <w:left w:val="none" w:sz="0" w:space="0" w:color="auto"/>
            <w:bottom w:val="none" w:sz="0" w:space="0" w:color="auto"/>
            <w:right w:val="none" w:sz="0" w:space="0" w:color="auto"/>
          </w:divBdr>
        </w:div>
        <w:div w:id="744256412">
          <w:marLeft w:val="640"/>
          <w:marRight w:val="0"/>
          <w:marTop w:val="0"/>
          <w:marBottom w:val="0"/>
          <w:divBdr>
            <w:top w:val="none" w:sz="0" w:space="0" w:color="auto"/>
            <w:left w:val="none" w:sz="0" w:space="0" w:color="auto"/>
            <w:bottom w:val="none" w:sz="0" w:space="0" w:color="auto"/>
            <w:right w:val="none" w:sz="0" w:space="0" w:color="auto"/>
          </w:divBdr>
        </w:div>
        <w:div w:id="781536572">
          <w:marLeft w:val="640"/>
          <w:marRight w:val="0"/>
          <w:marTop w:val="0"/>
          <w:marBottom w:val="0"/>
          <w:divBdr>
            <w:top w:val="none" w:sz="0" w:space="0" w:color="auto"/>
            <w:left w:val="none" w:sz="0" w:space="0" w:color="auto"/>
            <w:bottom w:val="none" w:sz="0" w:space="0" w:color="auto"/>
            <w:right w:val="none" w:sz="0" w:space="0" w:color="auto"/>
          </w:divBdr>
        </w:div>
        <w:div w:id="1020207894">
          <w:marLeft w:val="640"/>
          <w:marRight w:val="0"/>
          <w:marTop w:val="0"/>
          <w:marBottom w:val="0"/>
          <w:divBdr>
            <w:top w:val="none" w:sz="0" w:space="0" w:color="auto"/>
            <w:left w:val="none" w:sz="0" w:space="0" w:color="auto"/>
            <w:bottom w:val="none" w:sz="0" w:space="0" w:color="auto"/>
            <w:right w:val="none" w:sz="0" w:space="0" w:color="auto"/>
          </w:divBdr>
        </w:div>
        <w:div w:id="981424487">
          <w:marLeft w:val="640"/>
          <w:marRight w:val="0"/>
          <w:marTop w:val="0"/>
          <w:marBottom w:val="0"/>
          <w:divBdr>
            <w:top w:val="none" w:sz="0" w:space="0" w:color="auto"/>
            <w:left w:val="none" w:sz="0" w:space="0" w:color="auto"/>
            <w:bottom w:val="none" w:sz="0" w:space="0" w:color="auto"/>
            <w:right w:val="none" w:sz="0" w:space="0" w:color="auto"/>
          </w:divBdr>
        </w:div>
        <w:div w:id="916594573">
          <w:marLeft w:val="640"/>
          <w:marRight w:val="0"/>
          <w:marTop w:val="0"/>
          <w:marBottom w:val="0"/>
          <w:divBdr>
            <w:top w:val="none" w:sz="0" w:space="0" w:color="auto"/>
            <w:left w:val="none" w:sz="0" w:space="0" w:color="auto"/>
            <w:bottom w:val="none" w:sz="0" w:space="0" w:color="auto"/>
            <w:right w:val="none" w:sz="0" w:space="0" w:color="auto"/>
          </w:divBdr>
        </w:div>
        <w:div w:id="2125495382">
          <w:marLeft w:val="640"/>
          <w:marRight w:val="0"/>
          <w:marTop w:val="0"/>
          <w:marBottom w:val="0"/>
          <w:divBdr>
            <w:top w:val="none" w:sz="0" w:space="0" w:color="auto"/>
            <w:left w:val="none" w:sz="0" w:space="0" w:color="auto"/>
            <w:bottom w:val="none" w:sz="0" w:space="0" w:color="auto"/>
            <w:right w:val="none" w:sz="0" w:space="0" w:color="auto"/>
          </w:divBdr>
        </w:div>
        <w:div w:id="1988708416">
          <w:marLeft w:val="640"/>
          <w:marRight w:val="0"/>
          <w:marTop w:val="0"/>
          <w:marBottom w:val="0"/>
          <w:divBdr>
            <w:top w:val="none" w:sz="0" w:space="0" w:color="auto"/>
            <w:left w:val="none" w:sz="0" w:space="0" w:color="auto"/>
            <w:bottom w:val="none" w:sz="0" w:space="0" w:color="auto"/>
            <w:right w:val="none" w:sz="0" w:space="0" w:color="auto"/>
          </w:divBdr>
        </w:div>
        <w:div w:id="184683117">
          <w:marLeft w:val="640"/>
          <w:marRight w:val="0"/>
          <w:marTop w:val="0"/>
          <w:marBottom w:val="0"/>
          <w:divBdr>
            <w:top w:val="none" w:sz="0" w:space="0" w:color="auto"/>
            <w:left w:val="none" w:sz="0" w:space="0" w:color="auto"/>
            <w:bottom w:val="none" w:sz="0" w:space="0" w:color="auto"/>
            <w:right w:val="none" w:sz="0" w:space="0" w:color="auto"/>
          </w:divBdr>
        </w:div>
        <w:div w:id="565804830">
          <w:marLeft w:val="640"/>
          <w:marRight w:val="0"/>
          <w:marTop w:val="0"/>
          <w:marBottom w:val="0"/>
          <w:divBdr>
            <w:top w:val="none" w:sz="0" w:space="0" w:color="auto"/>
            <w:left w:val="none" w:sz="0" w:space="0" w:color="auto"/>
            <w:bottom w:val="none" w:sz="0" w:space="0" w:color="auto"/>
            <w:right w:val="none" w:sz="0" w:space="0" w:color="auto"/>
          </w:divBdr>
        </w:div>
        <w:div w:id="1391223116">
          <w:marLeft w:val="640"/>
          <w:marRight w:val="0"/>
          <w:marTop w:val="0"/>
          <w:marBottom w:val="0"/>
          <w:divBdr>
            <w:top w:val="none" w:sz="0" w:space="0" w:color="auto"/>
            <w:left w:val="none" w:sz="0" w:space="0" w:color="auto"/>
            <w:bottom w:val="none" w:sz="0" w:space="0" w:color="auto"/>
            <w:right w:val="none" w:sz="0" w:space="0" w:color="auto"/>
          </w:divBdr>
        </w:div>
        <w:div w:id="94136197">
          <w:marLeft w:val="640"/>
          <w:marRight w:val="0"/>
          <w:marTop w:val="0"/>
          <w:marBottom w:val="0"/>
          <w:divBdr>
            <w:top w:val="none" w:sz="0" w:space="0" w:color="auto"/>
            <w:left w:val="none" w:sz="0" w:space="0" w:color="auto"/>
            <w:bottom w:val="none" w:sz="0" w:space="0" w:color="auto"/>
            <w:right w:val="none" w:sz="0" w:space="0" w:color="auto"/>
          </w:divBdr>
        </w:div>
        <w:div w:id="628362274">
          <w:marLeft w:val="640"/>
          <w:marRight w:val="0"/>
          <w:marTop w:val="0"/>
          <w:marBottom w:val="0"/>
          <w:divBdr>
            <w:top w:val="none" w:sz="0" w:space="0" w:color="auto"/>
            <w:left w:val="none" w:sz="0" w:space="0" w:color="auto"/>
            <w:bottom w:val="none" w:sz="0" w:space="0" w:color="auto"/>
            <w:right w:val="none" w:sz="0" w:space="0" w:color="auto"/>
          </w:divBdr>
        </w:div>
        <w:div w:id="8339266">
          <w:marLeft w:val="640"/>
          <w:marRight w:val="0"/>
          <w:marTop w:val="0"/>
          <w:marBottom w:val="0"/>
          <w:divBdr>
            <w:top w:val="none" w:sz="0" w:space="0" w:color="auto"/>
            <w:left w:val="none" w:sz="0" w:space="0" w:color="auto"/>
            <w:bottom w:val="none" w:sz="0" w:space="0" w:color="auto"/>
            <w:right w:val="none" w:sz="0" w:space="0" w:color="auto"/>
          </w:divBdr>
        </w:div>
        <w:div w:id="1985039199">
          <w:marLeft w:val="640"/>
          <w:marRight w:val="0"/>
          <w:marTop w:val="0"/>
          <w:marBottom w:val="0"/>
          <w:divBdr>
            <w:top w:val="none" w:sz="0" w:space="0" w:color="auto"/>
            <w:left w:val="none" w:sz="0" w:space="0" w:color="auto"/>
            <w:bottom w:val="none" w:sz="0" w:space="0" w:color="auto"/>
            <w:right w:val="none" w:sz="0" w:space="0" w:color="auto"/>
          </w:divBdr>
        </w:div>
        <w:div w:id="1706636121">
          <w:marLeft w:val="640"/>
          <w:marRight w:val="0"/>
          <w:marTop w:val="0"/>
          <w:marBottom w:val="0"/>
          <w:divBdr>
            <w:top w:val="none" w:sz="0" w:space="0" w:color="auto"/>
            <w:left w:val="none" w:sz="0" w:space="0" w:color="auto"/>
            <w:bottom w:val="none" w:sz="0" w:space="0" w:color="auto"/>
            <w:right w:val="none" w:sz="0" w:space="0" w:color="auto"/>
          </w:divBdr>
        </w:div>
        <w:div w:id="1537428008">
          <w:marLeft w:val="640"/>
          <w:marRight w:val="0"/>
          <w:marTop w:val="0"/>
          <w:marBottom w:val="0"/>
          <w:divBdr>
            <w:top w:val="none" w:sz="0" w:space="0" w:color="auto"/>
            <w:left w:val="none" w:sz="0" w:space="0" w:color="auto"/>
            <w:bottom w:val="none" w:sz="0" w:space="0" w:color="auto"/>
            <w:right w:val="none" w:sz="0" w:space="0" w:color="auto"/>
          </w:divBdr>
        </w:div>
        <w:div w:id="586155389">
          <w:marLeft w:val="640"/>
          <w:marRight w:val="0"/>
          <w:marTop w:val="0"/>
          <w:marBottom w:val="0"/>
          <w:divBdr>
            <w:top w:val="none" w:sz="0" w:space="0" w:color="auto"/>
            <w:left w:val="none" w:sz="0" w:space="0" w:color="auto"/>
            <w:bottom w:val="none" w:sz="0" w:space="0" w:color="auto"/>
            <w:right w:val="none" w:sz="0" w:space="0" w:color="auto"/>
          </w:divBdr>
        </w:div>
        <w:div w:id="1038121751">
          <w:marLeft w:val="640"/>
          <w:marRight w:val="0"/>
          <w:marTop w:val="0"/>
          <w:marBottom w:val="0"/>
          <w:divBdr>
            <w:top w:val="none" w:sz="0" w:space="0" w:color="auto"/>
            <w:left w:val="none" w:sz="0" w:space="0" w:color="auto"/>
            <w:bottom w:val="none" w:sz="0" w:space="0" w:color="auto"/>
            <w:right w:val="none" w:sz="0" w:space="0" w:color="auto"/>
          </w:divBdr>
        </w:div>
        <w:div w:id="972098969">
          <w:marLeft w:val="640"/>
          <w:marRight w:val="0"/>
          <w:marTop w:val="0"/>
          <w:marBottom w:val="0"/>
          <w:divBdr>
            <w:top w:val="none" w:sz="0" w:space="0" w:color="auto"/>
            <w:left w:val="none" w:sz="0" w:space="0" w:color="auto"/>
            <w:bottom w:val="none" w:sz="0" w:space="0" w:color="auto"/>
            <w:right w:val="none" w:sz="0" w:space="0" w:color="auto"/>
          </w:divBdr>
        </w:div>
        <w:div w:id="267126465">
          <w:marLeft w:val="640"/>
          <w:marRight w:val="0"/>
          <w:marTop w:val="0"/>
          <w:marBottom w:val="0"/>
          <w:divBdr>
            <w:top w:val="none" w:sz="0" w:space="0" w:color="auto"/>
            <w:left w:val="none" w:sz="0" w:space="0" w:color="auto"/>
            <w:bottom w:val="none" w:sz="0" w:space="0" w:color="auto"/>
            <w:right w:val="none" w:sz="0" w:space="0" w:color="auto"/>
          </w:divBdr>
        </w:div>
        <w:div w:id="2117434204">
          <w:marLeft w:val="640"/>
          <w:marRight w:val="0"/>
          <w:marTop w:val="0"/>
          <w:marBottom w:val="0"/>
          <w:divBdr>
            <w:top w:val="none" w:sz="0" w:space="0" w:color="auto"/>
            <w:left w:val="none" w:sz="0" w:space="0" w:color="auto"/>
            <w:bottom w:val="none" w:sz="0" w:space="0" w:color="auto"/>
            <w:right w:val="none" w:sz="0" w:space="0" w:color="auto"/>
          </w:divBdr>
        </w:div>
        <w:div w:id="2082020454">
          <w:marLeft w:val="640"/>
          <w:marRight w:val="0"/>
          <w:marTop w:val="0"/>
          <w:marBottom w:val="0"/>
          <w:divBdr>
            <w:top w:val="none" w:sz="0" w:space="0" w:color="auto"/>
            <w:left w:val="none" w:sz="0" w:space="0" w:color="auto"/>
            <w:bottom w:val="none" w:sz="0" w:space="0" w:color="auto"/>
            <w:right w:val="none" w:sz="0" w:space="0" w:color="auto"/>
          </w:divBdr>
        </w:div>
        <w:div w:id="495610541">
          <w:marLeft w:val="640"/>
          <w:marRight w:val="0"/>
          <w:marTop w:val="0"/>
          <w:marBottom w:val="0"/>
          <w:divBdr>
            <w:top w:val="none" w:sz="0" w:space="0" w:color="auto"/>
            <w:left w:val="none" w:sz="0" w:space="0" w:color="auto"/>
            <w:bottom w:val="none" w:sz="0" w:space="0" w:color="auto"/>
            <w:right w:val="none" w:sz="0" w:space="0" w:color="auto"/>
          </w:divBdr>
        </w:div>
      </w:divsChild>
    </w:div>
    <w:div w:id="1952473058">
      <w:marLeft w:val="640"/>
      <w:marRight w:val="0"/>
      <w:marTop w:val="0"/>
      <w:marBottom w:val="0"/>
      <w:divBdr>
        <w:top w:val="none" w:sz="0" w:space="0" w:color="auto"/>
        <w:left w:val="none" w:sz="0" w:space="0" w:color="auto"/>
        <w:bottom w:val="none" w:sz="0" w:space="0" w:color="auto"/>
        <w:right w:val="none" w:sz="0" w:space="0" w:color="auto"/>
      </w:divBdr>
    </w:div>
    <w:div w:id="1955287412">
      <w:marLeft w:val="640"/>
      <w:marRight w:val="0"/>
      <w:marTop w:val="0"/>
      <w:marBottom w:val="0"/>
      <w:divBdr>
        <w:top w:val="none" w:sz="0" w:space="0" w:color="auto"/>
        <w:left w:val="none" w:sz="0" w:space="0" w:color="auto"/>
        <w:bottom w:val="none" w:sz="0" w:space="0" w:color="auto"/>
        <w:right w:val="none" w:sz="0" w:space="0" w:color="auto"/>
      </w:divBdr>
    </w:div>
    <w:div w:id="1955407365">
      <w:marLeft w:val="0"/>
      <w:marRight w:val="0"/>
      <w:marTop w:val="0"/>
      <w:marBottom w:val="0"/>
      <w:divBdr>
        <w:top w:val="none" w:sz="0" w:space="0" w:color="auto"/>
        <w:left w:val="none" w:sz="0" w:space="0" w:color="auto"/>
        <w:bottom w:val="none" w:sz="0" w:space="0" w:color="auto"/>
        <w:right w:val="none" w:sz="0" w:space="0" w:color="auto"/>
      </w:divBdr>
    </w:div>
    <w:div w:id="1959679155">
      <w:bodyDiv w:val="1"/>
      <w:marLeft w:val="0"/>
      <w:marRight w:val="0"/>
      <w:marTop w:val="0"/>
      <w:marBottom w:val="0"/>
      <w:divBdr>
        <w:top w:val="none" w:sz="0" w:space="0" w:color="auto"/>
        <w:left w:val="none" w:sz="0" w:space="0" w:color="auto"/>
        <w:bottom w:val="none" w:sz="0" w:space="0" w:color="auto"/>
        <w:right w:val="none" w:sz="0" w:space="0" w:color="auto"/>
      </w:divBdr>
      <w:divsChild>
        <w:div w:id="2001225127">
          <w:marLeft w:val="640"/>
          <w:marRight w:val="0"/>
          <w:marTop w:val="0"/>
          <w:marBottom w:val="0"/>
          <w:divBdr>
            <w:top w:val="none" w:sz="0" w:space="0" w:color="auto"/>
            <w:left w:val="none" w:sz="0" w:space="0" w:color="auto"/>
            <w:bottom w:val="none" w:sz="0" w:space="0" w:color="auto"/>
            <w:right w:val="none" w:sz="0" w:space="0" w:color="auto"/>
          </w:divBdr>
        </w:div>
        <w:div w:id="169027454">
          <w:marLeft w:val="640"/>
          <w:marRight w:val="0"/>
          <w:marTop w:val="0"/>
          <w:marBottom w:val="0"/>
          <w:divBdr>
            <w:top w:val="none" w:sz="0" w:space="0" w:color="auto"/>
            <w:left w:val="none" w:sz="0" w:space="0" w:color="auto"/>
            <w:bottom w:val="none" w:sz="0" w:space="0" w:color="auto"/>
            <w:right w:val="none" w:sz="0" w:space="0" w:color="auto"/>
          </w:divBdr>
        </w:div>
        <w:div w:id="944531378">
          <w:marLeft w:val="640"/>
          <w:marRight w:val="0"/>
          <w:marTop w:val="0"/>
          <w:marBottom w:val="0"/>
          <w:divBdr>
            <w:top w:val="none" w:sz="0" w:space="0" w:color="auto"/>
            <w:left w:val="none" w:sz="0" w:space="0" w:color="auto"/>
            <w:bottom w:val="none" w:sz="0" w:space="0" w:color="auto"/>
            <w:right w:val="none" w:sz="0" w:space="0" w:color="auto"/>
          </w:divBdr>
        </w:div>
        <w:div w:id="537007170">
          <w:marLeft w:val="640"/>
          <w:marRight w:val="0"/>
          <w:marTop w:val="0"/>
          <w:marBottom w:val="0"/>
          <w:divBdr>
            <w:top w:val="none" w:sz="0" w:space="0" w:color="auto"/>
            <w:left w:val="none" w:sz="0" w:space="0" w:color="auto"/>
            <w:bottom w:val="none" w:sz="0" w:space="0" w:color="auto"/>
            <w:right w:val="none" w:sz="0" w:space="0" w:color="auto"/>
          </w:divBdr>
        </w:div>
        <w:div w:id="1083259378">
          <w:marLeft w:val="640"/>
          <w:marRight w:val="0"/>
          <w:marTop w:val="0"/>
          <w:marBottom w:val="0"/>
          <w:divBdr>
            <w:top w:val="none" w:sz="0" w:space="0" w:color="auto"/>
            <w:left w:val="none" w:sz="0" w:space="0" w:color="auto"/>
            <w:bottom w:val="none" w:sz="0" w:space="0" w:color="auto"/>
            <w:right w:val="none" w:sz="0" w:space="0" w:color="auto"/>
          </w:divBdr>
        </w:div>
        <w:div w:id="1287203336">
          <w:marLeft w:val="640"/>
          <w:marRight w:val="0"/>
          <w:marTop w:val="0"/>
          <w:marBottom w:val="0"/>
          <w:divBdr>
            <w:top w:val="none" w:sz="0" w:space="0" w:color="auto"/>
            <w:left w:val="none" w:sz="0" w:space="0" w:color="auto"/>
            <w:bottom w:val="none" w:sz="0" w:space="0" w:color="auto"/>
            <w:right w:val="none" w:sz="0" w:space="0" w:color="auto"/>
          </w:divBdr>
        </w:div>
        <w:div w:id="413672302">
          <w:marLeft w:val="640"/>
          <w:marRight w:val="0"/>
          <w:marTop w:val="0"/>
          <w:marBottom w:val="0"/>
          <w:divBdr>
            <w:top w:val="none" w:sz="0" w:space="0" w:color="auto"/>
            <w:left w:val="none" w:sz="0" w:space="0" w:color="auto"/>
            <w:bottom w:val="none" w:sz="0" w:space="0" w:color="auto"/>
            <w:right w:val="none" w:sz="0" w:space="0" w:color="auto"/>
          </w:divBdr>
        </w:div>
        <w:div w:id="278151547">
          <w:marLeft w:val="640"/>
          <w:marRight w:val="0"/>
          <w:marTop w:val="0"/>
          <w:marBottom w:val="0"/>
          <w:divBdr>
            <w:top w:val="none" w:sz="0" w:space="0" w:color="auto"/>
            <w:left w:val="none" w:sz="0" w:space="0" w:color="auto"/>
            <w:bottom w:val="none" w:sz="0" w:space="0" w:color="auto"/>
            <w:right w:val="none" w:sz="0" w:space="0" w:color="auto"/>
          </w:divBdr>
        </w:div>
        <w:div w:id="1388643401">
          <w:marLeft w:val="640"/>
          <w:marRight w:val="0"/>
          <w:marTop w:val="0"/>
          <w:marBottom w:val="0"/>
          <w:divBdr>
            <w:top w:val="none" w:sz="0" w:space="0" w:color="auto"/>
            <w:left w:val="none" w:sz="0" w:space="0" w:color="auto"/>
            <w:bottom w:val="none" w:sz="0" w:space="0" w:color="auto"/>
            <w:right w:val="none" w:sz="0" w:space="0" w:color="auto"/>
          </w:divBdr>
        </w:div>
        <w:div w:id="1440833600">
          <w:marLeft w:val="640"/>
          <w:marRight w:val="0"/>
          <w:marTop w:val="0"/>
          <w:marBottom w:val="0"/>
          <w:divBdr>
            <w:top w:val="none" w:sz="0" w:space="0" w:color="auto"/>
            <w:left w:val="none" w:sz="0" w:space="0" w:color="auto"/>
            <w:bottom w:val="none" w:sz="0" w:space="0" w:color="auto"/>
            <w:right w:val="none" w:sz="0" w:space="0" w:color="auto"/>
          </w:divBdr>
        </w:div>
        <w:div w:id="1323044657">
          <w:marLeft w:val="640"/>
          <w:marRight w:val="0"/>
          <w:marTop w:val="0"/>
          <w:marBottom w:val="0"/>
          <w:divBdr>
            <w:top w:val="none" w:sz="0" w:space="0" w:color="auto"/>
            <w:left w:val="none" w:sz="0" w:space="0" w:color="auto"/>
            <w:bottom w:val="none" w:sz="0" w:space="0" w:color="auto"/>
            <w:right w:val="none" w:sz="0" w:space="0" w:color="auto"/>
          </w:divBdr>
        </w:div>
        <w:div w:id="1466506969">
          <w:marLeft w:val="640"/>
          <w:marRight w:val="0"/>
          <w:marTop w:val="0"/>
          <w:marBottom w:val="0"/>
          <w:divBdr>
            <w:top w:val="none" w:sz="0" w:space="0" w:color="auto"/>
            <w:left w:val="none" w:sz="0" w:space="0" w:color="auto"/>
            <w:bottom w:val="none" w:sz="0" w:space="0" w:color="auto"/>
            <w:right w:val="none" w:sz="0" w:space="0" w:color="auto"/>
          </w:divBdr>
        </w:div>
        <w:div w:id="1844011362">
          <w:marLeft w:val="640"/>
          <w:marRight w:val="0"/>
          <w:marTop w:val="0"/>
          <w:marBottom w:val="0"/>
          <w:divBdr>
            <w:top w:val="none" w:sz="0" w:space="0" w:color="auto"/>
            <w:left w:val="none" w:sz="0" w:space="0" w:color="auto"/>
            <w:bottom w:val="none" w:sz="0" w:space="0" w:color="auto"/>
            <w:right w:val="none" w:sz="0" w:space="0" w:color="auto"/>
          </w:divBdr>
        </w:div>
        <w:div w:id="1107625682">
          <w:marLeft w:val="640"/>
          <w:marRight w:val="0"/>
          <w:marTop w:val="0"/>
          <w:marBottom w:val="0"/>
          <w:divBdr>
            <w:top w:val="none" w:sz="0" w:space="0" w:color="auto"/>
            <w:left w:val="none" w:sz="0" w:space="0" w:color="auto"/>
            <w:bottom w:val="none" w:sz="0" w:space="0" w:color="auto"/>
            <w:right w:val="none" w:sz="0" w:space="0" w:color="auto"/>
          </w:divBdr>
        </w:div>
        <w:div w:id="1991136655">
          <w:marLeft w:val="640"/>
          <w:marRight w:val="0"/>
          <w:marTop w:val="0"/>
          <w:marBottom w:val="0"/>
          <w:divBdr>
            <w:top w:val="none" w:sz="0" w:space="0" w:color="auto"/>
            <w:left w:val="none" w:sz="0" w:space="0" w:color="auto"/>
            <w:bottom w:val="none" w:sz="0" w:space="0" w:color="auto"/>
            <w:right w:val="none" w:sz="0" w:space="0" w:color="auto"/>
          </w:divBdr>
        </w:div>
        <w:div w:id="865606803">
          <w:marLeft w:val="640"/>
          <w:marRight w:val="0"/>
          <w:marTop w:val="0"/>
          <w:marBottom w:val="0"/>
          <w:divBdr>
            <w:top w:val="none" w:sz="0" w:space="0" w:color="auto"/>
            <w:left w:val="none" w:sz="0" w:space="0" w:color="auto"/>
            <w:bottom w:val="none" w:sz="0" w:space="0" w:color="auto"/>
            <w:right w:val="none" w:sz="0" w:space="0" w:color="auto"/>
          </w:divBdr>
        </w:div>
        <w:div w:id="1525166626">
          <w:marLeft w:val="640"/>
          <w:marRight w:val="0"/>
          <w:marTop w:val="0"/>
          <w:marBottom w:val="0"/>
          <w:divBdr>
            <w:top w:val="none" w:sz="0" w:space="0" w:color="auto"/>
            <w:left w:val="none" w:sz="0" w:space="0" w:color="auto"/>
            <w:bottom w:val="none" w:sz="0" w:space="0" w:color="auto"/>
            <w:right w:val="none" w:sz="0" w:space="0" w:color="auto"/>
          </w:divBdr>
        </w:div>
        <w:div w:id="1159232825">
          <w:marLeft w:val="640"/>
          <w:marRight w:val="0"/>
          <w:marTop w:val="0"/>
          <w:marBottom w:val="0"/>
          <w:divBdr>
            <w:top w:val="none" w:sz="0" w:space="0" w:color="auto"/>
            <w:left w:val="none" w:sz="0" w:space="0" w:color="auto"/>
            <w:bottom w:val="none" w:sz="0" w:space="0" w:color="auto"/>
            <w:right w:val="none" w:sz="0" w:space="0" w:color="auto"/>
          </w:divBdr>
        </w:div>
        <w:div w:id="564024490">
          <w:marLeft w:val="640"/>
          <w:marRight w:val="0"/>
          <w:marTop w:val="0"/>
          <w:marBottom w:val="0"/>
          <w:divBdr>
            <w:top w:val="none" w:sz="0" w:space="0" w:color="auto"/>
            <w:left w:val="none" w:sz="0" w:space="0" w:color="auto"/>
            <w:bottom w:val="none" w:sz="0" w:space="0" w:color="auto"/>
            <w:right w:val="none" w:sz="0" w:space="0" w:color="auto"/>
          </w:divBdr>
        </w:div>
        <w:div w:id="1292900170">
          <w:marLeft w:val="640"/>
          <w:marRight w:val="0"/>
          <w:marTop w:val="0"/>
          <w:marBottom w:val="0"/>
          <w:divBdr>
            <w:top w:val="none" w:sz="0" w:space="0" w:color="auto"/>
            <w:left w:val="none" w:sz="0" w:space="0" w:color="auto"/>
            <w:bottom w:val="none" w:sz="0" w:space="0" w:color="auto"/>
            <w:right w:val="none" w:sz="0" w:space="0" w:color="auto"/>
          </w:divBdr>
        </w:div>
        <w:div w:id="926157770">
          <w:marLeft w:val="640"/>
          <w:marRight w:val="0"/>
          <w:marTop w:val="0"/>
          <w:marBottom w:val="0"/>
          <w:divBdr>
            <w:top w:val="none" w:sz="0" w:space="0" w:color="auto"/>
            <w:left w:val="none" w:sz="0" w:space="0" w:color="auto"/>
            <w:bottom w:val="none" w:sz="0" w:space="0" w:color="auto"/>
            <w:right w:val="none" w:sz="0" w:space="0" w:color="auto"/>
          </w:divBdr>
        </w:div>
        <w:div w:id="54092216">
          <w:marLeft w:val="640"/>
          <w:marRight w:val="0"/>
          <w:marTop w:val="0"/>
          <w:marBottom w:val="0"/>
          <w:divBdr>
            <w:top w:val="none" w:sz="0" w:space="0" w:color="auto"/>
            <w:left w:val="none" w:sz="0" w:space="0" w:color="auto"/>
            <w:bottom w:val="none" w:sz="0" w:space="0" w:color="auto"/>
            <w:right w:val="none" w:sz="0" w:space="0" w:color="auto"/>
          </w:divBdr>
        </w:div>
        <w:div w:id="1937905043">
          <w:marLeft w:val="640"/>
          <w:marRight w:val="0"/>
          <w:marTop w:val="0"/>
          <w:marBottom w:val="0"/>
          <w:divBdr>
            <w:top w:val="none" w:sz="0" w:space="0" w:color="auto"/>
            <w:left w:val="none" w:sz="0" w:space="0" w:color="auto"/>
            <w:bottom w:val="none" w:sz="0" w:space="0" w:color="auto"/>
            <w:right w:val="none" w:sz="0" w:space="0" w:color="auto"/>
          </w:divBdr>
        </w:div>
        <w:div w:id="2023777971">
          <w:marLeft w:val="640"/>
          <w:marRight w:val="0"/>
          <w:marTop w:val="0"/>
          <w:marBottom w:val="0"/>
          <w:divBdr>
            <w:top w:val="none" w:sz="0" w:space="0" w:color="auto"/>
            <w:left w:val="none" w:sz="0" w:space="0" w:color="auto"/>
            <w:bottom w:val="none" w:sz="0" w:space="0" w:color="auto"/>
            <w:right w:val="none" w:sz="0" w:space="0" w:color="auto"/>
          </w:divBdr>
        </w:div>
        <w:div w:id="761494083">
          <w:marLeft w:val="640"/>
          <w:marRight w:val="0"/>
          <w:marTop w:val="0"/>
          <w:marBottom w:val="0"/>
          <w:divBdr>
            <w:top w:val="none" w:sz="0" w:space="0" w:color="auto"/>
            <w:left w:val="none" w:sz="0" w:space="0" w:color="auto"/>
            <w:bottom w:val="none" w:sz="0" w:space="0" w:color="auto"/>
            <w:right w:val="none" w:sz="0" w:space="0" w:color="auto"/>
          </w:divBdr>
        </w:div>
        <w:div w:id="755980458">
          <w:marLeft w:val="640"/>
          <w:marRight w:val="0"/>
          <w:marTop w:val="0"/>
          <w:marBottom w:val="0"/>
          <w:divBdr>
            <w:top w:val="none" w:sz="0" w:space="0" w:color="auto"/>
            <w:left w:val="none" w:sz="0" w:space="0" w:color="auto"/>
            <w:bottom w:val="none" w:sz="0" w:space="0" w:color="auto"/>
            <w:right w:val="none" w:sz="0" w:space="0" w:color="auto"/>
          </w:divBdr>
        </w:div>
        <w:div w:id="1327005631">
          <w:marLeft w:val="640"/>
          <w:marRight w:val="0"/>
          <w:marTop w:val="0"/>
          <w:marBottom w:val="0"/>
          <w:divBdr>
            <w:top w:val="none" w:sz="0" w:space="0" w:color="auto"/>
            <w:left w:val="none" w:sz="0" w:space="0" w:color="auto"/>
            <w:bottom w:val="none" w:sz="0" w:space="0" w:color="auto"/>
            <w:right w:val="none" w:sz="0" w:space="0" w:color="auto"/>
          </w:divBdr>
        </w:div>
        <w:div w:id="1384789486">
          <w:marLeft w:val="640"/>
          <w:marRight w:val="0"/>
          <w:marTop w:val="0"/>
          <w:marBottom w:val="0"/>
          <w:divBdr>
            <w:top w:val="none" w:sz="0" w:space="0" w:color="auto"/>
            <w:left w:val="none" w:sz="0" w:space="0" w:color="auto"/>
            <w:bottom w:val="none" w:sz="0" w:space="0" w:color="auto"/>
            <w:right w:val="none" w:sz="0" w:space="0" w:color="auto"/>
          </w:divBdr>
        </w:div>
        <w:div w:id="1777599493">
          <w:marLeft w:val="640"/>
          <w:marRight w:val="0"/>
          <w:marTop w:val="0"/>
          <w:marBottom w:val="0"/>
          <w:divBdr>
            <w:top w:val="none" w:sz="0" w:space="0" w:color="auto"/>
            <w:left w:val="none" w:sz="0" w:space="0" w:color="auto"/>
            <w:bottom w:val="none" w:sz="0" w:space="0" w:color="auto"/>
            <w:right w:val="none" w:sz="0" w:space="0" w:color="auto"/>
          </w:divBdr>
        </w:div>
        <w:div w:id="200094578">
          <w:marLeft w:val="640"/>
          <w:marRight w:val="0"/>
          <w:marTop w:val="0"/>
          <w:marBottom w:val="0"/>
          <w:divBdr>
            <w:top w:val="none" w:sz="0" w:space="0" w:color="auto"/>
            <w:left w:val="none" w:sz="0" w:space="0" w:color="auto"/>
            <w:bottom w:val="none" w:sz="0" w:space="0" w:color="auto"/>
            <w:right w:val="none" w:sz="0" w:space="0" w:color="auto"/>
          </w:divBdr>
        </w:div>
        <w:div w:id="1486243828">
          <w:marLeft w:val="640"/>
          <w:marRight w:val="0"/>
          <w:marTop w:val="0"/>
          <w:marBottom w:val="0"/>
          <w:divBdr>
            <w:top w:val="none" w:sz="0" w:space="0" w:color="auto"/>
            <w:left w:val="none" w:sz="0" w:space="0" w:color="auto"/>
            <w:bottom w:val="none" w:sz="0" w:space="0" w:color="auto"/>
            <w:right w:val="none" w:sz="0" w:space="0" w:color="auto"/>
          </w:divBdr>
        </w:div>
        <w:div w:id="2060089310">
          <w:marLeft w:val="640"/>
          <w:marRight w:val="0"/>
          <w:marTop w:val="0"/>
          <w:marBottom w:val="0"/>
          <w:divBdr>
            <w:top w:val="none" w:sz="0" w:space="0" w:color="auto"/>
            <w:left w:val="none" w:sz="0" w:space="0" w:color="auto"/>
            <w:bottom w:val="none" w:sz="0" w:space="0" w:color="auto"/>
            <w:right w:val="none" w:sz="0" w:space="0" w:color="auto"/>
          </w:divBdr>
        </w:div>
        <w:div w:id="1161509134">
          <w:marLeft w:val="640"/>
          <w:marRight w:val="0"/>
          <w:marTop w:val="0"/>
          <w:marBottom w:val="0"/>
          <w:divBdr>
            <w:top w:val="none" w:sz="0" w:space="0" w:color="auto"/>
            <w:left w:val="none" w:sz="0" w:space="0" w:color="auto"/>
            <w:bottom w:val="none" w:sz="0" w:space="0" w:color="auto"/>
            <w:right w:val="none" w:sz="0" w:space="0" w:color="auto"/>
          </w:divBdr>
        </w:div>
        <w:div w:id="116292541">
          <w:marLeft w:val="640"/>
          <w:marRight w:val="0"/>
          <w:marTop w:val="0"/>
          <w:marBottom w:val="0"/>
          <w:divBdr>
            <w:top w:val="none" w:sz="0" w:space="0" w:color="auto"/>
            <w:left w:val="none" w:sz="0" w:space="0" w:color="auto"/>
            <w:bottom w:val="none" w:sz="0" w:space="0" w:color="auto"/>
            <w:right w:val="none" w:sz="0" w:space="0" w:color="auto"/>
          </w:divBdr>
        </w:div>
        <w:div w:id="735515705">
          <w:marLeft w:val="640"/>
          <w:marRight w:val="0"/>
          <w:marTop w:val="0"/>
          <w:marBottom w:val="0"/>
          <w:divBdr>
            <w:top w:val="none" w:sz="0" w:space="0" w:color="auto"/>
            <w:left w:val="none" w:sz="0" w:space="0" w:color="auto"/>
            <w:bottom w:val="none" w:sz="0" w:space="0" w:color="auto"/>
            <w:right w:val="none" w:sz="0" w:space="0" w:color="auto"/>
          </w:divBdr>
        </w:div>
        <w:div w:id="1355688368">
          <w:marLeft w:val="640"/>
          <w:marRight w:val="0"/>
          <w:marTop w:val="0"/>
          <w:marBottom w:val="0"/>
          <w:divBdr>
            <w:top w:val="none" w:sz="0" w:space="0" w:color="auto"/>
            <w:left w:val="none" w:sz="0" w:space="0" w:color="auto"/>
            <w:bottom w:val="none" w:sz="0" w:space="0" w:color="auto"/>
            <w:right w:val="none" w:sz="0" w:space="0" w:color="auto"/>
          </w:divBdr>
        </w:div>
        <w:div w:id="66730082">
          <w:marLeft w:val="640"/>
          <w:marRight w:val="0"/>
          <w:marTop w:val="0"/>
          <w:marBottom w:val="0"/>
          <w:divBdr>
            <w:top w:val="none" w:sz="0" w:space="0" w:color="auto"/>
            <w:left w:val="none" w:sz="0" w:space="0" w:color="auto"/>
            <w:bottom w:val="none" w:sz="0" w:space="0" w:color="auto"/>
            <w:right w:val="none" w:sz="0" w:space="0" w:color="auto"/>
          </w:divBdr>
        </w:div>
        <w:div w:id="2025788904">
          <w:marLeft w:val="640"/>
          <w:marRight w:val="0"/>
          <w:marTop w:val="0"/>
          <w:marBottom w:val="0"/>
          <w:divBdr>
            <w:top w:val="none" w:sz="0" w:space="0" w:color="auto"/>
            <w:left w:val="none" w:sz="0" w:space="0" w:color="auto"/>
            <w:bottom w:val="none" w:sz="0" w:space="0" w:color="auto"/>
            <w:right w:val="none" w:sz="0" w:space="0" w:color="auto"/>
          </w:divBdr>
        </w:div>
      </w:divsChild>
    </w:div>
    <w:div w:id="1959948534">
      <w:marLeft w:val="640"/>
      <w:marRight w:val="0"/>
      <w:marTop w:val="0"/>
      <w:marBottom w:val="0"/>
      <w:divBdr>
        <w:top w:val="none" w:sz="0" w:space="0" w:color="auto"/>
        <w:left w:val="none" w:sz="0" w:space="0" w:color="auto"/>
        <w:bottom w:val="none" w:sz="0" w:space="0" w:color="auto"/>
        <w:right w:val="none" w:sz="0" w:space="0" w:color="auto"/>
      </w:divBdr>
    </w:div>
    <w:div w:id="1959995025">
      <w:marLeft w:val="640"/>
      <w:marRight w:val="0"/>
      <w:marTop w:val="0"/>
      <w:marBottom w:val="0"/>
      <w:divBdr>
        <w:top w:val="none" w:sz="0" w:space="0" w:color="auto"/>
        <w:left w:val="none" w:sz="0" w:space="0" w:color="auto"/>
        <w:bottom w:val="none" w:sz="0" w:space="0" w:color="auto"/>
        <w:right w:val="none" w:sz="0" w:space="0" w:color="auto"/>
      </w:divBdr>
    </w:div>
    <w:div w:id="1960602596">
      <w:bodyDiv w:val="1"/>
      <w:marLeft w:val="0"/>
      <w:marRight w:val="0"/>
      <w:marTop w:val="0"/>
      <w:marBottom w:val="0"/>
      <w:divBdr>
        <w:top w:val="none" w:sz="0" w:space="0" w:color="auto"/>
        <w:left w:val="none" w:sz="0" w:space="0" w:color="auto"/>
        <w:bottom w:val="none" w:sz="0" w:space="0" w:color="auto"/>
        <w:right w:val="none" w:sz="0" w:space="0" w:color="auto"/>
      </w:divBdr>
      <w:divsChild>
        <w:div w:id="2755636">
          <w:marLeft w:val="640"/>
          <w:marRight w:val="0"/>
          <w:marTop w:val="0"/>
          <w:marBottom w:val="0"/>
          <w:divBdr>
            <w:top w:val="none" w:sz="0" w:space="0" w:color="auto"/>
            <w:left w:val="none" w:sz="0" w:space="0" w:color="auto"/>
            <w:bottom w:val="none" w:sz="0" w:space="0" w:color="auto"/>
            <w:right w:val="none" w:sz="0" w:space="0" w:color="auto"/>
          </w:divBdr>
        </w:div>
        <w:div w:id="91318329">
          <w:marLeft w:val="640"/>
          <w:marRight w:val="0"/>
          <w:marTop w:val="0"/>
          <w:marBottom w:val="0"/>
          <w:divBdr>
            <w:top w:val="none" w:sz="0" w:space="0" w:color="auto"/>
            <w:left w:val="none" w:sz="0" w:space="0" w:color="auto"/>
            <w:bottom w:val="none" w:sz="0" w:space="0" w:color="auto"/>
            <w:right w:val="none" w:sz="0" w:space="0" w:color="auto"/>
          </w:divBdr>
        </w:div>
        <w:div w:id="94792376">
          <w:marLeft w:val="640"/>
          <w:marRight w:val="0"/>
          <w:marTop w:val="0"/>
          <w:marBottom w:val="0"/>
          <w:divBdr>
            <w:top w:val="none" w:sz="0" w:space="0" w:color="auto"/>
            <w:left w:val="none" w:sz="0" w:space="0" w:color="auto"/>
            <w:bottom w:val="none" w:sz="0" w:space="0" w:color="auto"/>
            <w:right w:val="none" w:sz="0" w:space="0" w:color="auto"/>
          </w:divBdr>
        </w:div>
        <w:div w:id="113066460">
          <w:marLeft w:val="640"/>
          <w:marRight w:val="0"/>
          <w:marTop w:val="0"/>
          <w:marBottom w:val="0"/>
          <w:divBdr>
            <w:top w:val="none" w:sz="0" w:space="0" w:color="auto"/>
            <w:left w:val="none" w:sz="0" w:space="0" w:color="auto"/>
            <w:bottom w:val="none" w:sz="0" w:space="0" w:color="auto"/>
            <w:right w:val="none" w:sz="0" w:space="0" w:color="auto"/>
          </w:divBdr>
        </w:div>
        <w:div w:id="121464220">
          <w:marLeft w:val="640"/>
          <w:marRight w:val="0"/>
          <w:marTop w:val="0"/>
          <w:marBottom w:val="0"/>
          <w:divBdr>
            <w:top w:val="none" w:sz="0" w:space="0" w:color="auto"/>
            <w:left w:val="none" w:sz="0" w:space="0" w:color="auto"/>
            <w:bottom w:val="none" w:sz="0" w:space="0" w:color="auto"/>
            <w:right w:val="none" w:sz="0" w:space="0" w:color="auto"/>
          </w:divBdr>
        </w:div>
        <w:div w:id="139352141">
          <w:marLeft w:val="640"/>
          <w:marRight w:val="0"/>
          <w:marTop w:val="0"/>
          <w:marBottom w:val="0"/>
          <w:divBdr>
            <w:top w:val="none" w:sz="0" w:space="0" w:color="auto"/>
            <w:left w:val="none" w:sz="0" w:space="0" w:color="auto"/>
            <w:bottom w:val="none" w:sz="0" w:space="0" w:color="auto"/>
            <w:right w:val="none" w:sz="0" w:space="0" w:color="auto"/>
          </w:divBdr>
        </w:div>
        <w:div w:id="259417322">
          <w:marLeft w:val="640"/>
          <w:marRight w:val="0"/>
          <w:marTop w:val="0"/>
          <w:marBottom w:val="0"/>
          <w:divBdr>
            <w:top w:val="none" w:sz="0" w:space="0" w:color="auto"/>
            <w:left w:val="none" w:sz="0" w:space="0" w:color="auto"/>
            <w:bottom w:val="none" w:sz="0" w:space="0" w:color="auto"/>
            <w:right w:val="none" w:sz="0" w:space="0" w:color="auto"/>
          </w:divBdr>
        </w:div>
        <w:div w:id="333267646">
          <w:marLeft w:val="640"/>
          <w:marRight w:val="0"/>
          <w:marTop w:val="0"/>
          <w:marBottom w:val="0"/>
          <w:divBdr>
            <w:top w:val="none" w:sz="0" w:space="0" w:color="auto"/>
            <w:left w:val="none" w:sz="0" w:space="0" w:color="auto"/>
            <w:bottom w:val="none" w:sz="0" w:space="0" w:color="auto"/>
            <w:right w:val="none" w:sz="0" w:space="0" w:color="auto"/>
          </w:divBdr>
        </w:div>
        <w:div w:id="349065715">
          <w:marLeft w:val="640"/>
          <w:marRight w:val="0"/>
          <w:marTop w:val="0"/>
          <w:marBottom w:val="0"/>
          <w:divBdr>
            <w:top w:val="none" w:sz="0" w:space="0" w:color="auto"/>
            <w:left w:val="none" w:sz="0" w:space="0" w:color="auto"/>
            <w:bottom w:val="none" w:sz="0" w:space="0" w:color="auto"/>
            <w:right w:val="none" w:sz="0" w:space="0" w:color="auto"/>
          </w:divBdr>
        </w:div>
        <w:div w:id="487328104">
          <w:marLeft w:val="640"/>
          <w:marRight w:val="0"/>
          <w:marTop w:val="0"/>
          <w:marBottom w:val="0"/>
          <w:divBdr>
            <w:top w:val="none" w:sz="0" w:space="0" w:color="auto"/>
            <w:left w:val="none" w:sz="0" w:space="0" w:color="auto"/>
            <w:bottom w:val="none" w:sz="0" w:space="0" w:color="auto"/>
            <w:right w:val="none" w:sz="0" w:space="0" w:color="auto"/>
          </w:divBdr>
        </w:div>
        <w:div w:id="504445032">
          <w:marLeft w:val="640"/>
          <w:marRight w:val="0"/>
          <w:marTop w:val="0"/>
          <w:marBottom w:val="0"/>
          <w:divBdr>
            <w:top w:val="none" w:sz="0" w:space="0" w:color="auto"/>
            <w:left w:val="none" w:sz="0" w:space="0" w:color="auto"/>
            <w:bottom w:val="none" w:sz="0" w:space="0" w:color="auto"/>
            <w:right w:val="none" w:sz="0" w:space="0" w:color="auto"/>
          </w:divBdr>
        </w:div>
        <w:div w:id="586621525">
          <w:marLeft w:val="640"/>
          <w:marRight w:val="0"/>
          <w:marTop w:val="0"/>
          <w:marBottom w:val="0"/>
          <w:divBdr>
            <w:top w:val="none" w:sz="0" w:space="0" w:color="auto"/>
            <w:left w:val="none" w:sz="0" w:space="0" w:color="auto"/>
            <w:bottom w:val="none" w:sz="0" w:space="0" w:color="auto"/>
            <w:right w:val="none" w:sz="0" w:space="0" w:color="auto"/>
          </w:divBdr>
        </w:div>
        <w:div w:id="770710567">
          <w:marLeft w:val="640"/>
          <w:marRight w:val="0"/>
          <w:marTop w:val="0"/>
          <w:marBottom w:val="0"/>
          <w:divBdr>
            <w:top w:val="none" w:sz="0" w:space="0" w:color="auto"/>
            <w:left w:val="none" w:sz="0" w:space="0" w:color="auto"/>
            <w:bottom w:val="none" w:sz="0" w:space="0" w:color="auto"/>
            <w:right w:val="none" w:sz="0" w:space="0" w:color="auto"/>
          </w:divBdr>
        </w:div>
        <w:div w:id="770710679">
          <w:marLeft w:val="640"/>
          <w:marRight w:val="0"/>
          <w:marTop w:val="0"/>
          <w:marBottom w:val="0"/>
          <w:divBdr>
            <w:top w:val="none" w:sz="0" w:space="0" w:color="auto"/>
            <w:left w:val="none" w:sz="0" w:space="0" w:color="auto"/>
            <w:bottom w:val="none" w:sz="0" w:space="0" w:color="auto"/>
            <w:right w:val="none" w:sz="0" w:space="0" w:color="auto"/>
          </w:divBdr>
        </w:div>
        <w:div w:id="892501999">
          <w:marLeft w:val="640"/>
          <w:marRight w:val="0"/>
          <w:marTop w:val="0"/>
          <w:marBottom w:val="0"/>
          <w:divBdr>
            <w:top w:val="none" w:sz="0" w:space="0" w:color="auto"/>
            <w:left w:val="none" w:sz="0" w:space="0" w:color="auto"/>
            <w:bottom w:val="none" w:sz="0" w:space="0" w:color="auto"/>
            <w:right w:val="none" w:sz="0" w:space="0" w:color="auto"/>
          </w:divBdr>
        </w:div>
        <w:div w:id="938174653">
          <w:marLeft w:val="640"/>
          <w:marRight w:val="0"/>
          <w:marTop w:val="0"/>
          <w:marBottom w:val="0"/>
          <w:divBdr>
            <w:top w:val="none" w:sz="0" w:space="0" w:color="auto"/>
            <w:left w:val="none" w:sz="0" w:space="0" w:color="auto"/>
            <w:bottom w:val="none" w:sz="0" w:space="0" w:color="auto"/>
            <w:right w:val="none" w:sz="0" w:space="0" w:color="auto"/>
          </w:divBdr>
        </w:div>
        <w:div w:id="944382319">
          <w:marLeft w:val="640"/>
          <w:marRight w:val="0"/>
          <w:marTop w:val="0"/>
          <w:marBottom w:val="0"/>
          <w:divBdr>
            <w:top w:val="none" w:sz="0" w:space="0" w:color="auto"/>
            <w:left w:val="none" w:sz="0" w:space="0" w:color="auto"/>
            <w:bottom w:val="none" w:sz="0" w:space="0" w:color="auto"/>
            <w:right w:val="none" w:sz="0" w:space="0" w:color="auto"/>
          </w:divBdr>
        </w:div>
        <w:div w:id="962155796">
          <w:marLeft w:val="640"/>
          <w:marRight w:val="0"/>
          <w:marTop w:val="0"/>
          <w:marBottom w:val="0"/>
          <w:divBdr>
            <w:top w:val="none" w:sz="0" w:space="0" w:color="auto"/>
            <w:left w:val="none" w:sz="0" w:space="0" w:color="auto"/>
            <w:bottom w:val="none" w:sz="0" w:space="0" w:color="auto"/>
            <w:right w:val="none" w:sz="0" w:space="0" w:color="auto"/>
          </w:divBdr>
        </w:div>
        <w:div w:id="969748485">
          <w:marLeft w:val="640"/>
          <w:marRight w:val="0"/>
          <w:marTop w:val="0"/>
          <w:marBottom w:val="0"/>
          <w:divBdr>
            <w:top w:val="none" w:sz="0" w:space="0" w:color="auto"/>
            <w:left w:val="none" w:sz="0" w:space="0" w:color="auto"/>
            <w:bottom w:val="none" w:sz="0" w:space="0" w:color="auto"/>
            <w:right w:val="none" w:sz="0" w:space="0" w:color="auto"/>
          </w:divBdr>
        </w:div>
        <w:div w:id="1022970982">
          <w:marLeft w:val="640"/>
          <w:marRight w:val="0"/>
          <w:marTop w:val="0"/>
          <w:marBottom w:val="0"/>
          <w:divBdr>
            <w:top w:val="none" w:sz="0" w:space="0" w:color="auto"/>
            <w:left w:val="none" w:sz="0" w:space="0" w:color="auto"/>
            <w:bottom w:val="none" w:sz="0" w:space="0" w:color="auto"/>
            <w:right w:val="none" w:sz="0" w:space="0" w:color="auto"/>
          </w:divBdr>
        </w:div>
        <w:div w:id="1037316431">
          <w:marLeft w:val="640"/>
          <w:marRight w:val="0"/>
          <w:marTop w:val="0"/>
          <w:marBottom w:val="0"/>
          <w:divBdr>
            <w:top w:val="none" w:sz="0" w:space="0" w:color="auto"/>
            <w:left w:val="none" w:sz="0" w:space="0" w:color="auto"/>
            <w:bottom w:val="none" w:sz="0" w:space="0" w:color="auto"/>
            <w:right w:val="none" w:sz="0" w:space="0" w:color="auto"/>
          </w:divBdr>
        </w:div>
        <w:div w:id="1143424886">
          <w:marLeft w:val="640"/>
          <w:marRight w:val="0"/>
          <w:marTop w:val="0"/>
          <w:marBottom w:val="0"/>
          <w:divBdr>
            <w:top w:val="none" w:sz="0" w:space="0" w:color="auto"/>
            <w:left w:val="none" w:sz="0" w:space="0" w:color="auto"/>
            <w:bottom w:val="none" w:sz="0" w:space="0" w:color="auto"/>
            <w:right w:val="none" w:sz="0" w:space="0" w:color="auto"/>
          </w:divBdr>
        </w:div>
        <w:div w:id="1147354271">
          <w:marLeft w:val="640"/>
          <w:marRight w:val="0"/>
          <w:marTop w:val="0"/>
          <w:marBottom w:val="0"/>
          <w:divBdr>
            <w:top w:val="none" w:sz="0" w:space="0" w:color="auto"/>
            <w:left w:val="none" w:sz="0" w:space="0" w:color="auto"/>
            <w:bottom w:val="none" w:sz="0" w:space="0" w:color="auto"/>
            <w:right w:val="none" w:sz="0" w:space="0" w:color="auto"/>
          </w:divBdr>
        </w:div>
        <w:div w:id="1304508533">
          <w:marLeft w:val="640"/>
          <w:marRight w:val="0"/>
          <w:marTop w:val="0"/>
          <w:marBottom w:val="0"/>
          <w:divBdr>
            <w:top w:val="none" w:sz="0" w:space="0" w:color="auto"/>
            <w:left w:val="none" w:sz="0" w:space="0" w:color="auto"/>
            <w:bottom w:val="none" w:sz="0" w:space="0" w:color="auto"/>
            <w:right w:val="none" w:sz="0" w:space="0" w:color="auto"/>
          </w:divBdr>
        </w:div>
        <w:div w:id="1309162333">
          <w:marLeft w:val="640"/>
          <w:marRight w:val="0"/>
          <w:marTop w:val="0"/>
          <w:marBottom w:val="0"/>
          <w:divBdr>
            <w:top w:val="none" w:sz="0" w:space="0" w:color="auto"/>
            <w:left w:val="none" w:sz="0" w:space="0" w:color="auto"/>
            <w:bottom w:val="none" w:sz="0" w:space="0" w:color="auto"/>
            <w:right w:val="none" w:sz="0" w:space="0" w:color="auto"/>
          </w:divBdr>
        </w:div>
        <w:div w:id="1349411343">
          <w:marLeft w:val="640"/>
          <w:marRight w:val="0"/>
          <w:marTop w:val="0"/>
          <w:marBottom w:val="0"/>
          <w:divBdr>
            <w:top w:val="none" w:sz="0" w:space="0" w:color="auto"/>
            <w:left w:val="none" w:sz="0" w:space="0" w:color="auto"/>
            <w:bottom w:val="none" w:sz="0" w:space="0" w:color="auto"/>
            <w:right w:val="none" w:sz="0" w:space="0" w:color="auto"/>
          </w:divBdr>
        </w:div>
        <w:div w:id="1444182854">
          <w:marLeft w:val="640"/>
          <w:marRight w:val="0"/>
          <w:marTop w:val="0"/>
          <w:marBottom w:val="0"/>
          <w:divBdr>
            <w:top w:val="none" w:sz="0" w:space="0" w:color="auto"/>
            <w:left w:val="none" w:sz="0" w:space="0" w:color="auto"/>
            <w:bottom w:val="none" w:sz="0" w:space="0" w:color="auto"/>
            <w:right w:val="none" w:sz="0" w:space="0" w:color="auto"/>
          </w:divBdr>
        </w:div>
        <w:div w:id="1523278194">
          <w:marLeft w:val="640"/>
          <w:marRight w:val="0"/>
          <w:marTop w:val="0"/>
          <w:marBottom w:val="0"/>
          <w:divBdr>
            <w:top w:val="none" w:sz="0" w:space="0" w:color="auto"/>
            <w:left w:val="none" w:sz="0" w:space="0" w:color="auto"/>
            <w:bottom w:val="none" w:sz="0" w:space="0" w:color="auto"/>
            <w:right w:val="none" w:sz="0" w:space="0" w:color="auto"/>
          </w:divBdr>
        </w:div>
        <w:div w:id="1531646781">
          <w:marLeft w:val="640"/>
          <w:marRight w:val="0"/>
          <w:marTop w:val="0"/>
          <w:marBottom w:val="0"/>
          <w:divBdr>
            <w:top w:val="none" w:sz="0" w:space="0" w:color="auto"/>
            <w:left w:val="none" w:sz="0" w:space="0" w:color="auto"/>
            <w:bottom w:val="none" w:sz="0" w:space="0" w:color="auto"/>
            <w:right w:val="none" w:sz="0" w:space="0" w:color="auto"/>
          </w:divBdr>
        </w:div>
        <w:div w:id="1557010607">
          <w:marLeft w:val="640"/>
          <w:marRight w:val="0"/>
          <w:marTop w:val="0"/>
          <w:marBottom w:val="0"/>
          <w:divBdr>
            <w:top w:val="none" w:sz="0" w:space="0" w:color="auto"/>
            <w:left w:val="none" w:sz="0" w:space="0" w:color="auto"/>
            <w:bottom w:val="none" w:sz="0" w:space="0" w:color="auto"/>
            <w:right w:val="none" w:sz="0" w:space="0" w:color="auto"/>
          </w:divBdr>
        </w:div>
        <w:div w:id="1565138042">
          <w:marLeft w:val="640"/>
          <w:marRight w:val="0"/>
          <w:marTop w:val="0"/>
          <w:marBottom w:val="0"/>
          <w:divBdr>
            <w:top w:val="none" w:sz="0" w:space="0" w:color="auto"/>
            <w:left w:val="none" w:sz="0" w:space="0" w:color="auto"/>
            <w:bottom w:val="none" w:sz="0" w:space="0" w:color="auto"/>
            <w:right w:val="none" w:sz="0" w:space="0" w:color="auto"/>
          </w:divBdr>
        </w:div>
        <w:div w:id="1587225189">
          <w:marLeft w:val="640"/>
          <w:marRight w:val="0"/>
          <w:marTop w:val="0"/>
          <w:marBottom w:val="0"/>
          <w:divBdr>
            <w:top w:val="none" w:sz="0" w:space="0" w:color="auto"/>
            <w:left w:val="none" w:sz="0" w:space="0" w:color="auto"/>
            <w:bottom w:val="none" w:sz="0" w:space="0" w:color="auto"/>
            <w:right w:val="none" w:sz="0" w:space="0" w:color="auto"/>
          </w:divBdr>
        </w:div>
        <w:div w:id="1689409592">
          <w:marLeft w:val="640"/>
          <w:marRight w:val="0"/>
          <w:marTop w:val="0"/>
          <w:marBottom w:val="0"/>
          <w:divBdr>
            <w:top w:val="none" w:sz="0" w:space="0" w:color="auto"/>
            <w:left w:val="none" w:sz="0" w:space="0" w:color="auto"/>
            <w:bottom w:val="none" w:sz="0" w:space="0" w:color="auto"/>
            <w:right w:val="none" w:sz="0" w:space="0" w:color="auto"/>
          </w:divBdr>
        </w:div>
        <w:div w:id="1699772566">
          <w:marLeft w:val="640"/>
          <w:marRight w:val="0"/>
          <w:marTop w:val="0"/>
          <w:marBottom w:val="0"/>
          <w:divBdr>
            <w:top w:val="none" w:sz="0" w:space="0" w:color="auto"/>
            <w:left w:val="none" w:sz="0" w:space="0" w:color="auto"/>
            <w:bottom w:val="none" w:sz="0" w:space="0" w:color="auto"/>
            <w:right w:val="none" w:sz="0" w:space="0" w:color="auto"/>
          </w:divBdr>
        </w:div>
        <w:div w:id="1701004418">
          <w:marLeft w:val="640"/>
          <w:marRight w:val="0"/>
          <w:marTop w:val="0"/>
          <w:marBottom w:val="0"/>
          <w:divBdr>
            <w:top w:val="none" w:sz="0" w:space="0" w:color="auto"/>
            <w:left w:val="none" w:sz="0" w:space="0" w:color="auto"/>
            <w:bottom w:val="none" w:sz="0" w:space="0" w:color="auto"/>
            <w:right w:val="none" w:sz="0" w:space="0" w:color="auto"/>
          </w:divBdr>
        </w:div>
        <w:div w:id="1722243495">
          <w:marLeft w:val="640"/>
          <w:marRight w:val="0"/>
          <w:marTop w:val="0"/>
          <w:marBottom w:val="0"/>
          <w:divBdr>
            <w:top w:val="none" w:sz="0" w:space="0" w:color="auto"/>
            <w:left w:val="none" w:sz="0" w:space="0" w:color="auto"/>
            <w:bottom w:val="none" w:sz="0" w:space="0" w:color="auto"/>
            <w:right w:val="none" w:sz="0" w:space="0" w:color="auto"/>
          </w:divBdr>
        </w:div>
        <w:div w:id="1812940861">
          <w:marLeft w:val="640"/>
          <w:marRight w:val="0"/>
          <w:marTop w:val="0"/>
          <w:marBottom w:val="0"/>
          <w:divBdr>
            <w:top w:val="none" w:sz="0" w:space="0" w:color="auto"/>
            <w:left w:val="none" w:sz="0" w:space="0" w:color="auto"/>
            <w:bottom w:val="none" w:sz="0" w:space="0" w:color="auto"/>
            <w:right w:val="none" w:sz="0" w:space="0" w:color="auto"/>
          </w:divBdr>
        </w:div>
        <w:div w:id="1818374751">
          <w:marLeft w:val="640"/>
          <w:marRight w:val="0"/>
          <w:marTop w:val="0"/>
          <w:marBottom w:val="0"/>
          <w:divBdr>
            <w:top w:val="none" w:sz="0" w:space="0" w:color="auto"/>
            <w:left w:val="none" w:sz="0" w:space="0" w:color="auto"/>
            <w:bottom w:val="none" w:sz="0" w:space="0" w:color="auto"/>
            <w:right w:val="none" w:sz="0" w:space="0" w:color="auto"/>
          </w:divBdr>
        </w:div>
        <w:div w:id="1823698577">
          <w:marLeft w:val="640"/>
          <w:marRight w:val="0"/>
          <w:marTop w:val="0"/>
          <w:marBottom w:val="0"/>
          <w:divBdr>
            <w:top w:val="none" w:sz="0" w:space="0" w:color="auto"/>
            <w:left w:val="none" w:sz="0" w:space="0" w:color="auto"/>
            <w:bottom w:val="none" w:sz="0" w:space="0" w:color="auto"/>
            <w:right w:val="none" w:sz="0" w:space="0" w:color="auto"/>
          </w:divBdr>
        </w:div>
        <w:div w:id="1921408604">
          <w:marLeft w:val="640"/>
          <w:marRight w:val="0"/>
          <w:marTop w:val="0"/>
          <w:marBottom w:val="0"/>
          <w:divBdr>
            <w:top w:val="none" w:sz="0" w:space="0" w:color="auto"/>
            <w:left w:val="none" w:sz="0" w:space="0" w:color="auto"/>
            <w:bottom w:val="none" w:sz="0" w:space="0" w:color="auto"/>
            <w:right w:val="none" w:sz="0" w:space="0" w:color="auto"/>
          </w:divBdr>
        </w:div>
        <w:div w:id="1936211675">
          <w:marLeft w:val="640"/>
          <w:marRight w:val="0"/>
          <w:marTop w:val="0"/>
          <w:marBottom w:val="0"/>
          <w:divBdr>
            <w:top w:val="none" w:sz="0" w:space="0" w:color="auto"/>
            <w:left w:val="none" w:sz="0" w:space="0" w:color="auto"/>
            <w:bottom w:val="none" w:sz="0" w:space="0" w:color="auto"/>
            <w:right w:val="none" w:sz="0" w:space="0" w:color="auto"/>
          </w:divBdr>
        </w:div>
        <w:div w:id="1964462000">
          <w:marLeft w:val="640"/>
          <w:marRight w:val="0"/>
          <w:marTop w:val="0"/>
          <w:marBottom w:val="0"/>
          <w:divBdr>
            <w:top w:val="none" w:sz="0" w:space="0" w:color="auto"/>
            <w:left w:val="none" w:sz="0" w:space="0" w:color="auto"/>
            <w:bottom w:val="none" w:sz="0" w:space="0" w:color="auto"/>
            <w:right w:val="none" w:sz="0" w:space="0" w:color="auto"/>
          </w:divBdr>
        </w:div>
        <w:div w:id="1969822156">
          <w:marLeft w:val="640"/>
          <w:marRight w:val="0"/>
          <w:marTop w:val="0"/>
          <w:marBottom w:val="0"/>
          <w:divBdr>
            <w:top w:val="none" w:sz="0" w:space="0" w:color="auto"/>
            <w:left w:val="none" w:sz="0" w:space="0" w:color="auto"/>
            <w:bottom w:val="none" w:sz="0" w:space="0" w:color="auto"/>
            <w:right w:val="none" w:sz="0" w:space="0" w:color="auto"/>
          </w:divBdr>
        </w:div>
        <w:div w:id="2033677967">
          <w:marLeft w:val="640"/>
          <w:marRight w:val="0"/>
          <w:marTop w:val="0"/>
          <w:marBottom w:val="0"/>
          <w:divBdr>
            <w:top w:val="none" w:sz="0" w:space="0" w:color="auto"/>
            <w:left w:val="none" w:sz="0" w:space="0" w:color="auto"/>
            <w:bottom w:val="none" w:sz="0" w:space="0" w:color="auto"/>
            <w:right w:val="none" w:sz="0" w:space="0" w:color="auto"/>
          </w:divBdr>
        </w:div>
        <w:div w:id="2141224680">
          <w:marLeft w:val="640"/>
          <w:marRight w:val="0"/>
          <w:marTop w:val="0"/>
          <w:marBottom w:val="0"/>
          <w:divBdr>
            <w:top w:val="none" w:sz="0" w:space="0" w:color="auto"/>
            <w:left w:val="none" w:sz="0" w:space="0" w:color="auto"/>
            <w:bottom w:val="none" w:sz="0" w:space="0" w:color="auto"/>
            <w:right w:val="none" w:sz="0" w:space="0" w:color="auto"/>
          </w:divBdr>
        </w:div>
      </w:divsChild>
    </w:div>
    <w:div w:id="1960642183">
      <w:marLeft w:val="640"/>
      <w:marRight w:val="0"/>
      <w:marTop w:val="0"/>
      <w:marBottom w:val="0"/>
      <w:divBdr>
        <w:top w:val="none" w:sz="0" w:space="0" w:color="auto"/>
        <w:left w:val="none" w:sz="0" w:space="0" w:color="auto"/>
        <w:bottom w:val="none" w:sz="0" w:space="0" w:color="auto"/>
        <w:right w:val="none" w:sz="0" w:space="0" w:color="auto"/>
      </w:divBdr>
    </w:div>
    <w:div w:id="1960724843">
      <w:marLeft w:val="640"/>
      <w:marRight w:val="0"/>
      <w:marTop w:val="0"/>
      <w:marBottom w:val="0"/>
      <w:divBdr>
        <w:top w:val="none" w:sz="0" w:space="0" w:color="auto"/>
        <w:left w:val="none" w:sz="0" w:space="0" w:color="auto"/>
        <w:bottom w:val="none" w:sz="0" w:space="0" w:color="auto"/>
        <w:right w:val="none" w:sz="0" w:space="0" w:color="auto"/>
      </w:divBdr>
    </w:div>
    <w:div w:id="1961185549">
      <w:marLeft w:val="640"/>
      <w:marRight w:val="0"/>
      <w:marTop w:val="0"/>
      <w:marBottom w:val="0"/>
      <w:divBdr>
        <w:top w:val="none" w:sz="0" w:space="0" w:color="auto"/>
        <w:left w:val="none" w:sz="0" w:space="0" w:color="auto"/>
        <w:bottom w:val="none" w:sz="0" w:space="0" w:color="auto"/>
        <w:right w:val="none" w:sz="0" w:space="0" w:color="auto"/>
      </w:divBdr>
    </w:div>
    <w:div w:id="1962765614">
      <w:marLeft w:val="640"/>
      <w:marRight w:val="0"/>
      <w:marTop w:val="0"/>
      <w:marBottom w:val="0"/>
      <w:divBdr>
        <w:top w:val="none" w:sz="0" w:space="0" w:color="auto"/>
        <w:left w:val="none" w:sz="0" w:space="0" w:color="auto"/>
        <w:bottom w:val="none" w:sz="0" w:space="0" w:color="auto"/>
        <w:right w:val="none" w:sz="0" w:space="0" w:color="auto"/>
      </w:divBdr>
    </w:div>
    <w:div w:id="1965842145">
      <w:bodyDiv w:val="1"/>
      <w:marLeft w:val="0"/>
      <w:marRight w:val="0"/>
      <w:marTop w:val="0"/>
      <w:marBottom w:val="0"/>
      <w:divBdr>
        <w:top w:val="none" w:sz="0" w:space="0" w:color="auto"/>
        <w:left w:val="none" w:sz="0" w:space="0" w:color="auto"/>
        <w:bottom w:val="none" w:sz="0" w:space="0" w:color="auto"/>
        <w:right w:val="none" w:sz="0" w:space="0" w:color="auto"/>
      </w:divBdr>
      <w:divsChild>
        <w:div w:id="779111172">
          <w:marLeft w:val="640"/>
          <w:marRight w:val="0"/>
          <w:marTop w:val="0"/>
          <w:marBottom w:val="0"/>
          <w:divBdr>
            <w:top w:val="none" w:sz="0" w:space="0" w:color="auto"/>
            <w:left w:val="none" w:sz="0" w:space="0" w:color="auto"/>
            <w:bottom w:val="none" w:sz="0" w:space="0" w:color="auto"/>
            <w:right w:val="none" w:sz="0" w:space="0" w:color="auto"/>
          </w:divBdr>
        </w:div>
        <w:div w:id="1760638008">
          <w:marLeft w:val="640"/>
          <w:marRight w:val="0"/>
          <w:marTop w:val="0"/>
          <w:marBottom w:val="0"/>
          <w:divBdr>
            <w:top w:val="none" w:sz="0" w:space="0" w:color="auto"/>
            <w:left w:val="none" w:sz="0" w:space="0" w:color="auto"/>
            <w:bottom w:val="none" w:sz="0" w:space="0" w:color="auto"/>
            <w:right w:val="none" w:sz="0" w:space="0" w:color="auto"/>
          </w:divBdr>
        </w:div>
        <w:div w:id="1833327156">
          <w:marLeft w:val="640"/>
          <w:marRight w:val="0"/>
          <w:marTop w:val="0"/>
          <w:marBottom w:val="0"/>
          <w:divBdr>
            <w:top w:val="none" w:sz="0" w:space="0" w:color="auto"/>
            <w:left w:val="none" w:sz="0" w:space="0" w:color="auto"/>
            <w:bottom w:val="none" w:sz="0" w:space="0" w:color="auto"/>
            <w:right w:val="none" w:sz="0" w:space="0" w:color="auto"/>
          </w:divBdr>
        </w:div>
        <w:div w:id="549925007">
          <w:marLeft w:val="640"/>
          <w:marRight w:val="0"/>
          <w:marTop w:val="0"/>
          <w:marBottom w:val="0"/>
          <w:divBdr>
            <w:top w:val="none" w:sz="0" w:space="0" w:color="auto"/>
            <w:left w:val="none" w:sz="0" w:space="0" w:color="auto"/>
            <w:bottom w:val="none" w:sz="0" w:space="0" w:color="auto"/>
            <w:right w:val="none" w:sz="0" w:space="0" w:color="auto"/>
          </w:divBdr>
        </w:div>
        <w:div w:id="920793137">
          <w:marLeft w:val="640"/>
          <w:marRight w:val="0"/>
          <w:marTop w:val="0"/>
          <w:marBottom w:val="0"/>
          <w:divBdr>
            <w:top w:val="none" w:sz="0" w:space="0" w:color="auto"/>
            <w:left w:val="none" w:sz="0" w:space="0" w:color="auto"/>
            <w:bottom w:val="none" w:sz="0" w:space="0" w:color="auto"/>
            <w:right w:val="none" w:sz="0" w:space="0" w:color="auto"/>
          </w:divBdr>
        </w:div>
        <w:div w:id="555354069">
          <w:marLeft w:val="640"/>
          <w:marRight w:val="0"/>
          <w:marTop w:val="0"/>
          <w:marBottom w:val="0"/>
          <w:divBdr>
            <w:top w:val="none" w:sz="0" w:space="0" w:color="auto"/>
            <w:left w:val="none" w:sz="0" w:space="0" w:color="auto"/>
            <w:bottom w:val="none" w:sz="0" w:space="0" w:color="auto"/>
            <w:right w:val="none" w:sz="0" w:space="0" w:color="auto"/>
          </w:divBdr>
        </w:div>
        <w:div w:id="1215968251">
          <w:marLeft w:val="640"/>
          <w:marRight w:val="0"/>
          <w:marTop w:val="0"/>
          <w:marBottom w:val="0"/>
          <w:divBdr>
            <w:top w:val="none" w:sz="0" w:space="0" w:color="auto"/>
            <w:left w:val="none" w:sz="0" w:space="0" w:color="auto"/>
            <w:bottom w:val="none" w:sz="0" w:space="0" w:color="auto"/>
            <w:right w:val="none" w:sz="0" w:space="0" w:color="auto"/>
          </w:divBdr>
        </w:div>
        <w:div w:id="612131362">
          <w:marLeft w:val="640"/>
          <w:marRight w:val="0"/>
          <w:marTop w:val="0"/>
          <w:marBottom w:val="0"/>
          <w:divBdr>
            <w:top w:val="none" w:sz="0" w:space="0" w:color="auto"/>
            <w:left w:val="none" w:sz="0" w:space="0" w:color="auto"/>
            <w:bottom w:val="none" w:sz="0" w:space="0" w:color="auto"/>
            <w:right w:val="none" w:sz="0" w:space="0" w:color="auto"/>
          </w:divBdr>
        </w:div>
        <w:div w:id="1199002322">
          <w:marLeft w:val="640"/>
          <w:marRight w:val="0"/>
          <w:marTop w:val="0"/>
          <w:marBottom w:val="0"/>
          <w:divBdr>
            <w:top w:val="none" w:sz="0" w:space="0" w:color="auto"/>
            <w:left w:val="none" w:sz="0" w:space="0" w:color="auto"/>
            <w:bottom w:val="none" w:sz="0" w:space="0" w:color="auto"/>
            <w:right w:val="none" w:sz="0" w:space="0" w:color="auto"/>
          </w:divBdr>
        </w:div>
        <w:div w:id="1201162979">
          <w:marLeft w:val="640"/>
          <w:marRight w:val="0"/>
          <w:marTop w:val="0"/>
          <w:marBottom w:val="0"/>
          <w:divBdr>
            <w:top w:val="none" w:sz="0" w:space="0" w:color="auto"/>
            <w:left w:val="none" w:sz="0" w:space="0" w:color="auto"/>
            <w:bottom w:val="none" w:sz="0" w:space="0" w:color="auto"/>
            <w:right w:val="none" w:sz="0" w:space="0" w:color="auto"/>
          </w:divBdr>
        </w:div>
        <w:div w:id="523635627">
          <w:marLeft w:val="640"/>
          <w:marRight w:val="0"/>
          <w:marTop w:val="0"/>
          <w:marBottom w:val="0"/>
          <w:divBdr>
            <w:top w:val="none" w:sz="0" w:space="0" w:color="auto"/>
            <w:left w:val="none" w:sz="0" w:space="0" w:color="auto"/>
            <w:bottom w:val="none" w:sz="0" w:space="0" w:color="auto"/>
            <w:right w:val="none" w:sz="0" w:space="0" w:color="auto"/>
          </w:divBdr>
        </w:div>
        <w:div w:id="1447387253">
          <w:marLeft w:val="640"/>
          <w:marRight w:val="0"/>
          <w:marTop w:val="0"/>
          <w:marBottom w:val="0"/>
          <w:divBdr>
            <w:top w:val="none" w:sz="0" w:space="0" w:color="auto"/>
            <w:left w:val="none" w:sz="0" w:space="0" w:color="auto"/>
            <w:bottom w:val="none" w:sz="0" w:space="0" w:color="auto"/>
            <w:right w:val="none" w:sz="0" w:space="0" w:color="auto"/>
          </w:divBdr>
        </w:div>
        <w:div w:id="2006473327">
          <w:marLeft w:val="640"/>
          <w:marRight w:val="0"/>
          <w:marTop w:val="0"/>
          <w:marBottom w:val="0"/>
          <w:divBdr>
            <w:top w:val="none" w:sz="0" w:space="0" w:color="auto"/>
            <w:left w:val="none" w:sz="0" w:space="0" w:color="auto"/>
            <w:bottom w:val="none" w:sz="0" w:space="0" w:color="auto"/>
            <w:right w:val="none" w:sz="0" w:space="0" w:color="auto"/>
          </w:divBdr>
        </w:div>
        <w:div w:id="882643266">
          <w:marLeft w:val="640"/>
          <w:marRight w:val="0"/>
          <w:marTop w:val="0"/>
          <w:marBottom w:val="0"/>
          <w:divBdr>
            <w:top w:val="none" w:sz="0" w:space="0" w:color="auto"/>
            <w:left w:val="none" w:sz="0" w:space="0" w:color="auto"/>
            <w:bottom w:val="none" w:sz="0" w:space="0" w:color="auto"/>
            <w:right w:val="none" w:sz="0" w:space="0" w:color="auto"/>
          </w:divBdr>
        </w:div>
        <w:div w:id="97141744">
          <w:marLeft w:val="640"/>
          <w:marRight w:val="0"/>
          <w:marTop w:val="0"/>
          <w:marBottom w:val="0"/>
          <w:divBdr>
            <w:top w:val="none" w:sz="0" w:space="0" w:color="auto"/>
            <w:left w:val="none" w:sz="0" w:space="0" w:color="auto"/>
            <w:bottom w:val="none" w:sz="0" w:space="0" w:color="auto"/>
            <w:right w:val="none" w:sz="0" w:space="0" w:color="auto"/>
          </w:divBdr>
        </w:div>
        <w:div w:id="1433894744">
          <w:marLeft w:val="640"/>
          <w:marRight w:val="0"/>
          <w:marTop w:val="0"/>
          <w:marBottom w:val="0"/>
          <w:divBdr>
            <w:top w:val="none" w:sz="0" w:space="0" w:color="auto"/>
            <w:left w:val="none" w:sz="0" w:space="0" w:color="auto"/>
            <w:bottom w:val="none" w:sz="0" w:space="0" w:color="auto"/>
            <w:right w:val="none" w:sz="0" w:space="0" w:color="auto"/>
          </w:divBdr>
        </w:div>
        <w:div w:id="1793359524">
          <w:marLeft w:val="640"/>
          <w:marRight w:val="0"/>
          <w:marTop w:val="0"/>
          <w:marBottom w:val="0"/>
          <w:divBdr>
            <w:top w:val="none" w:sz="0" w:space="0" w:color="auto"/>
            <w:left w:val="none" w:sz="0" w:space="0" w:color="auto"/>
            <w:bottom w:val="none" w:sz="0" w:space="0" w:color="auto"/>
            <w:right w:val="none" w:sz="0" w:space="0" w:color="auto"/>
          </w:divBdr>
        </w:div>
        <w:div w:id="1934438084">
          <w:marLeft w:val="640"/>
          <w:marRight w:val="0"/>
          <w:marTop w:val="0"/>
          <w:marBottom w:val="0"/>
          <w:divBdr>
            <w:top w:val="none" w:sz="0" w:space="0" w:color="auto"/>
            <w:left w:val="none" w:sz="0" w:space="0" w:color="auto"/>
            <w:bottom w:val="none" w:sz="0" w:space="0" w:color="auto"/>
            <w:right w:val="none" w:sz="0" w:space="0" w:color="auto"/>
          </w:divBdr>
        </w:div>
        <w:div w:id="1581909573">
          <w:marLeft w:val="640"/>
          <w:marRight w:val="0"/>
          <w:marTop w:val="0"/>
          <w:marBottom w:val="0"/>
          <w:divBdr>
            <w:top w:val="none" w:sz="0" w:space="0" w:color="auto"/>
            <w:left w:val="none" w:sz="0" w:space="0" w:color="auto"/>
            <w:bottom w:val="none" w:sz="0" w:space="0" w:color="auto"/>
            <w:right w:val="none" w:sz="0" w:space="0" w:color="auto"/>
          </w:divBdr>
        </w:div>
        <w:div w:id="557743292">
          <w:marLeft w:val="640"/>
          <w:marRight w:val="0"/>
          <w:marTop w:val="0"/>
          <w:marBottom w:val="0"/>
          <w:divBdr>
            <w:top w:val="none" w:sz="0" w:space="0" w:color="auto"/>
            <w:left w:val="none" w:sz="0" w:space="0" w:color="auto"/>
            <w:bottom w:val="none" w:sz="0" w:space="0" w:color="auto"/>
            <w:right w:val="none" w:sz="0" w:space="0" w:color="auto"/>
          </w:divBdr>
        </w:div>
        <w:div w:id="1958902850">
          <w:marLeft w:val="640"/>
          <w:marRight w:val="0"/>
          <w:marTop w:val="0"/>
          <w:marBottom w:val="0"/>
          <w:divBdr>
            <w:top w:val="none" w:sz="0" w:space="0" w:color="auto"/>
            <w:left w:val="none" w:sz="0" w:space="0" w:color="auto"/>
            <w:bottom w:val="none" w:sz="0" w:space="0" w:color="auto"/>
            <w:right w:val="none" w:sz="0" w:space="0" w:color="auto"/>
          </w:divBdr>
        </w:div>
        <w:div w:id="1473405801">
          <w:marLeft w:val="640"/>
          <w:marRight w:val="0"/>
          <w:marTop w:val="0"/>
          <w:marBottom w:val="0"/>
          <w:divBdr>
            <w:top w:val="none" w:sz="0" w:space="0" w:color="auto"/>
            <w:left w:val="none" w:sz="0" w:space="0" w:color="auto"/>
            <w:bottom w:val="none" w:sz="0" w:space="0" w:color="auto"/>
            <w:right w:val="none" w:sz="0" w:space="0" w:color="auto"/>
          </w:divBdr>
        </w:div>
        <w:div w:id="2108572072">
          <w:marLeft w:val="640"/>
          <w:marRight w:val="0"/>
          <w:marTop w:val="0"/>
          <w:marBottom w:val="0"/>
          <w:divBdr>
            <w:top w:val="none" w:sz="0" w:space="0" w:color="auto"/>
            <w:left w:val="none" w:sz="0" w:space="0" w:color="auto"/>
            <w:bottom w:val="none" w:sz="0" w:space="0" w:color="auto"/>
            <w:right w:val="none" w:sz="0" w:space="0" w:color="auto"/>
          </w:divBdr>
        </w:div>
        <w:div w:id="92018036">
          <w:marLeft w:val="640"/>
          <w:marRight w:val="0"/>
          <w:marTop w:val="0"/>
          <w:marBottom w:val="0"/>
          <w:divBdr>
            <w:top w:val="none" w:sz="0" w:space="0" w:color="auto"/>
            <w:left w:val="none" w:sz="0" w:space="0" w:color="auto"/>
            <w:bottom w:val="none" w:sz="0" w:space="0" w:color="auto"/>
            <w:right w:val="none" w:sz="0" w:space="0" w:color="auto"/>
          </w:divBdr>
        </w:div>
        <w:div w:id="1225337920">
          <w:marLeft w:val="640"/>
          <w:marRight w:val="0"/>
          <w:marTop w:val="0"/>
          <w:marBottom w:val="0"/>
          <w:divBdr>
            <w:top w:val="none" w:sz="0" w:space="0" w:color="auto"/>
            <w:left w:val="none" w:sz="0" w:space="0" w:color="auto"/>
            <w:bottom w:val="none" w:sz="0" w:space="0" w:color="auto"/>
            <w:right w:val="none" w:sz="0" w:space="0" w:color="auto"/>
          </w:divBdr>
        </w:div>
        <w:div w:id="1073116350">
          <w:marLeft w:val="640"/>
          <w:marRight w:val="0"/>
          <w:marTop w:val="0"/>
          <w:marBottom w:val="0"/>
          <w:divBdr>
            <w:top w:val="none" w:sz="0" w:space="0" w:color="auto"/>
            <w:left w:val="none" w:sz="0" w:space="0" w:color="auto"/>
            <w:bottom w:val="none" w:sz="0" w:space="0" w:color="auto"/>
            <w:right w:val="none" w:sz="0" w:space="0" w:color="auto"/>
          </w:divBdr>
        </w:div>
        <w:div w:id="767970808">
          <w:marLeft w:val="640"/>
          <w:marRight w:val="0"/>
          <w:marTop w:val="0"/>
          <w:marBottom w:val="0"/>
          <w:divBdr>
            <w:top w:val="none" w:sz="0" w:space="0" w:color="auto"/>
            <w:left w:val="none" w:sz="0" w:space="0" w:color="auto"/>
            <w:bottom w:val="none" w:sz="0" w:space="0" w:color="auto"/>
            <w:right w:val="none" w:sz="0" w:space="0" w:color="auto"/>
          </w:divBdr>
        </w:div>
        <w:div w:id="495612876">
          <w:marLeft w:val="640"/>
          <w:marRight w:val="0"/>
          <w:marTop w:val="0"/>
          <w:marBottom w:val="0"/>
          <w:divBdr>
            <w:top w:val="none" w:sz="0" w:space="0" w:color="auto"/>
            <w:left w:val="none" w:sz="0" w:space="0" w:color="auto"/>
            <w:bottom w:val="none" w:sz="0" w:space="0" w:color="auto"/>
            <w:right w:val="none" w:sz="0" w:space="0" w:color="auto"/>
          </w:divBdr>
        </w:div>
        <w:div w:id="1603223574">
          <w:marLeft w:val="640"/>
          <w:marRight w:val="0"/>
          <w:marTop w:val="0"/>
          <w:marBottom w:val="0"/>
          <w:divBdr>
            <w:top w:val="none" w:sz="0" w:space="0" w:color="auto"/>
            <w:left w:val="none" w:sz="0" w:space="0" w:color="auto"/>
            <w:bottom w:val="none" w:sz="0" w:space="0" w:color="auto"/>
            <w:right w:val="none" w:sz="0" w:space="0" w:color="auto"/>
          </w:divBdr>
        </w:div>
        <w:div w:id="946811101">
          <w:marLeft w:val="640"/>
          <w:marRight w:val="0"/>
          <w:marTop w:val="0"/>
          <w:marBottom w:val="0"/>
          <w:divBdr>
            <w:top w:val="none" w:sz="0" w:space="0" w:color="auto"/>
            <w:left w:val="none" w:sz="0" w:space="0" w:color="auto"/>
            <w:bottom w:val="none" w:sz="0" w:space="0" w:color="auto"/>
            <w:right w:val="none" w:sz="0" w:space="0" w:color="auto"/>
          </w:divBdr>
        </w:div>
        <w:div w:id="1780831572">
          <w:marLeft w:val="640"/>
          <w:marRight w:val="0"/>
          <w:marTop w:val="0"/>
          <w:marBottom w:val="0"/>
          <w:divBdr>
            <w:top w:val="none" w:sz="0" w:space="0" w:color="auto"/>
            <w:left w:val="none" w:sz="0" w:space="0" w:color="auto"/>
            <w:bottom w:val="none" w:sz="0" w:space="0" w:color="auto"/>
            <w:right w:val="none" w:sz="0" w:space="0" w:color="auto"/>
          </w:divBdr>
        </w:div>
        <w:div w:id="2087680129">
          <w:marLeft w:val="640"/>
          <w:marRight w:val="0"/>
          <w:marTop w:val="0"/>
          <w:marBottom w:val="0"/>
          <w:divBdr>
            <w:top w:val="none" w:sz="0" w:space="0" w:color="auto"/>
            <w:left w:val="none" w:sz="0" w:space="0" w:color="auto"/>
            <w:bottom w:val="none" w:sz="0" w:space="0" w:color="auto"/>
            <w:right w:val="none" w:sz="0" w:space="0" w:color="auto"/>
          </w:divBdr>
        </w:div>
        <w:div w:id="1796409358">
          <w:marLeft w:val="640"/>
          <w:marRight w:val="0"/>
          <w:marTop w:val="0"/>
          <w:marBottom w:val="0"/>
          <w:divBdr>
            <w:top w:val="none" w:sz="0" w:space="0" w:color="auto"/>
            <w:left w:val="none" w:sz="0" w:space="0" w:color="auto"/>
            <w:bottom w:val="none" w:sz="0" w:space="0" w:color="auto"/>
            <w:right w:val="none" w:sz="0" w:space="0" w:color="auto"/>
          </w:divBdr>
        </w:div>
        <w:div w:id="2123109614">
          <w:marLeft w:val="640"/>
          <w:marRight w:val="0"/>
          <w:marTop w:val="0"/>
          <w:marBottom w:val="0"/>
          <w:divBdr>
            <w:top w:val="none" w:sz="0" w:space="0" w:color="auto"/>
            <w:left w:val="none" w:sz="0" w:space="0" w:color="auto"/>
            <w:bottom w:val="none" w:sz="0" w:space="0" w:color="auto"/>
            <w:right w:val="none" w:sz="0" w:space="0" w:color="auto"/>
          </w:divBdr>
        </w:div>
        <w:div w:id="1826434195">
          <w:marLeft w:val="640"/>
          <w:marRight w:val="0"/>
          <w:marTop w:val="0"/>
          <w:marBottom w:val="0"/>
          <w:divBdr>
            <w:top w:val="none" w:sz="0" w:space="0" w:color="auto"/>
            <w:left w:val="none" w:sz="0" w:space="0" w:color="auto"/>
            <w:bottom w:val="none" w:sz="0" w:space="0" w:color="auto"/>
            <w:right w:val="none" w:sz="0" w:space="0" w:color="auto"/>
          </w:divBdr>
        </w:div>
        <w:div w:id="1622607803">
          <w:marLeft w:val="640"/>
          <w:marRight w:val="0"/>
          <w:marTop w:val="0"/>
          <w:marBottom w:val="0"/>
          <w:divBdr>
            <w:top w:val="none" w:sz="0" w:space="0" w:color="auto"/>
            <w:left w:val="none" w:sz="0" w:space="0" w:color="auto"/>
            <w:bottom w:val="none" w:sz="0" w:space="0" w:color="auto"/>
            <w:right w:val="none" w:sz="0" w:space="0" w:color="auto"/>
          </w:divBdr>
        </w:div>
        <w:div w:id="2011105356">
          <w:marLeft w:val="640"/>
          <w:marRight w:val="0"/>
          <w:marTop w:val="0"/>
          <w:marBottom w:val="0"/>
          <w:divBdr>
            <w:top w:val="none" w:sz="0" w:space="0" w:color="auto"/>
            <w:left w:val="none" w:sz="0" w:space="0" w:color="auto"/>
            <w:bottom w:val="none" w:sz="0" w:space="0" w:color="auto"/>
            <w:right w:val="none" w:sz="0" w:space="0" w:color="auto"/>
          </w:divBdr>
        </w:div>
        <w:div w:id="1013918102">
          <w:marLeft w:val="640"/>
          <w:marRight w:val="0"/>
          <w:marTop w:val="0"/>
          <w:marBottom w:val="0"/>
          <w:divBdr>
            <w:top w:val="none" w:sz="0" w:space="0" w:color="auto"/>
            <w:left w:val="none" w:sz="0" w:space="0" w:color="auto"/>
            <w:bottom w:val="none" w:sz="0" w:space="0" w:color="auto"/>
            <w:right w:val="none" w:sz="0" w:space="0" w:color="auto"/>
          </w:divBdr>
        </w:div>
        <w:div w:id="1859344301">
          <w:marLeft w:val="640"/>
          <w:marRight w:val="0"/>
          <w:marTop w:val="0"/>
          <w:marBottom w:val="0"/>
          <w:divBdr>
            <w:top w:val="none" w:sz="0" w:space="0" w:color="auto"/>
            <w:left w:val="none" w:sz="0" w:space="0" w:color="auto"/>
            <w:bottom w:val="none" w:sz="0" w:space="0" w:color="auto"/>
            <w:right w:val="none" w:sz="0" w:space="0" w:color="auto"/>
          </w:divBdr>
        </w:div>
        <w:div w:id="491675874">
          <w:marLeft w:val="640"/>
          <w:marRight w:val="0"/>
          <w:marTop w:val="0"/>
          <w:marBottom w:val="0"/>
          <w:divBdr>
            <w:top w:val="none" w:sz="0" w:space="0" w:color="auto"/>
            <w:left w:val="none" w:sz="0" w:space="0" w:color="auto"/>
            <w:bottom w:val="none" w:sz="0" w:space="0" w:color="auto"/>
            <w:right w:val="none" w:sz="0" w:space="0" w:color="auto"/>
          </w:divBdr>
        </w:div>
        <w:div w:id="836388615">
          <w:marLeft w:val="640"/>
          <w:marRight w:val="0"/>
          <w:marTop w:val="0"/>
          <w:marBottom w:val="0"/>
          <w:divBdr>
            <w:top w:val="none" w:sz="0" w:space="0" w:color="auto"/>
            <w:left w:val="none" w:sz="0" w:space="0" w:color="auto"/>
            <w:bottom w:val="none" w:sz="0" w:space="0" w:color="auto"/>
            <w:right w:val="none" w:sz="0" w:space="0" w:color="auto"/>
          </w:divBdr>
        </w:div>
        <w:div w:id="1049496992">
          <w:marLeft w:val="640"/>
          <w:marRight w:val="0"/>
          <w:marTop w:val="0"/>
          <w:marBottom w:val="0"/>
          <w:divBdr>
            <w:top w:val="none" w:sz="0" w:space="0" w:color="auto"/>
            <w:left w:val="none" w:sz="0" w:space="0" w:color="auto"/>
            <w:bottom w:val="none" w:sz="0" w:space="0" w:color="auto"/>
            <w:right w:val="none" w:sz="0" w:space="0" w:color="auto"/>
          </w:divBdr>
        </w:div>
        <w:div w:id="538781773">
          <w:marLeft w:val="640"/>
          <w:marRight w:val="0"/>
          <w:marTop w:val="0"/>
          <w:marBottom w:val="0"/>
          <w:divBdr>
            <w:top w:val="none" w:sz="0" w:space="0" w:color="auto"/>
            <w:left w:val="none" w:sz="0" w:space="0" w:color="auto"/>
            <w:bottom w:val="none" w:sz="0" w:space="0" w:color="auto"/>
            <w:right w:val="none" w:sz="0" w:space="0" w:color="auto"/>
          </w:divBdr>
        </w:div>
        <w:div w:id="213658175">
          <w:marLeft w:val="640"/>
          <w:marRight w:val="0"/>
          <w:marTop w:val="0"/>
          <w:marBottom w:val="0"/>
          <w:divBdr>
            <w:top w:val="none" w:sz="0" w:space="0" w:color="auto"/>
            <w:left w:val="none" w:sz="0" w:space="0" w:color="auto"/>
            <w:bottom w:val="none" w:sz="0" w:space="0" w:color="auto"/>
            <w:right w:val="none" w:sz="0" w:space="0" w:color="auto"/>
          </w:divBdr>
        </w:div>
        <w:div w:id="463499342">
          <w:marLeft w:val="640"/>
          <w:marRight w:val="0"/>
          <w:marTop w:val="0"/>
          <w:marBottom w:val="0"/>
          <w:divBdr>
            <w:top w:val="none" w:sz="0" w:space="0" w:color="auto"/>
            <w:left w:val="none" w:sz="0" w:space="0" w:color="auto"/>
            <w:bottom w:val="none" w:sz="0" w:space="0" w:color="auto"/>
            <w:right w:val="none" w:sz="0" w:space="0" w:color="auto"/>
          </w:divBdr>
        </w:div>
        <w:div w:id="1527670683">
          <w:marLeft w:val="640"/>
          <w:marRight w:val="0"/>
          <w:marTop w:val="0"/>
          <w:marBottom w:val="0"/>
          <w:divBdr>
            <w:top w:val="none" w:sz="0" w:space="0" w:color="auto"/>
            <w:left w:val="none" w:sz="0" w:space="0" w:color="auto"/>
            <w:bottom w:val="none" w:sz="0" w:space="0" w:color="auto"/>
            <w:right w:val="none" w:sz="0" w:space="0" w:color="auto"/>
          </w:divBdr>
        </w:div>
        <w:div w:id="877592933">
          <w:marLeft w:val="640"/>
          <w:marRight w:val="0"/>
          <w:marTop w:val="0"/>
          <w:marBottom w:val="0"/>
          <w:divBdr>
            <w:top w:val="none" w:sz="0" w:space="0" w:color="auto"/>
            <w:left w:val="none" w:sz="0" w:space="0" w:color="auto"/>
            <w:bottom w:val="none" w:sz="0" w:space="0" w:color="auto"/>
            <w:right w:val="none" w:sz="0" w:space="0" w:color="auto"/>
          </w:divBdr>
        </w:div>
        <w:div w:id="866721874">
          <w:marLeft w:val="640"/>
          <w:marRight w:val="0"/>
          <w:marTop w:val="0"/>
          <w:marBottom w:val="0"/>
          <w:divBdr>
            <w:top w:val="none" w:sz="0" w:space="0" w:color="auto"/>
            <w:left w:val="none" w:sz="0" w:space="0" w:color="auto"/>
            <w:bottom w:val="none" w:sz="0" w:space="0" w:color="auto"/>
            <w:right w:val="none" w:sz="0" w:space="0" w:color="auto"/>
          </w:divBdr>
        </w:div>
        <w:div w:id="593436569">
          <w:marLeft w:val="640"/>
          <w:marRight w:val="0"/>
          <w:marTop w:val="0"/>
          <w:marBottom w:val="0"/>
          <w:divBdr>
            <w:top w:val="none" w:sz="0" w:space="0" w:color="auto"/>
            <w:left w:val="none" w:sz="0" w:space="0" w:color="auto"/>
            <w:bottom w:val="none" w:sz="0" w:space="0" w:color="auto"/>
            <w:right w:val="none" w:sz="0" w:space="0" w:color="auto"/>
          </w:divBdr>
        </w:div>
        <w:div w:id="1016925940">
          <w:marLeft w:val="640"/>
          <w:marRight w:val="0"/>
          <w:marTop w:val="0"/>
          <w:marBottom w:val="0"/>
          <w:divBdr>
            <w:top w:val="none" w:sz="0" w:space="0" w:color="auto"/>
            <w:left w:val="none" w:sz="0" w:space="0" w:color="auto"/>
            <w:bottom w:val="none" w:sz="0" w:space="0" w:color="auto"/>
            <w:right w:val="none" w:sz="0" w:space="0" w:color="auto"/>
          </w:divBdr>
        </w:div>
        <w:div w:id="45881853">
          <w:marLeft w:val="640"/>
          <w:marRight w:val="0"/>
          <w:marTop w:val="0"/>
          <w:marBottom w:val="0"/>
          <w:divBdr>
            <w:top w:val="none" w:sz="0" w:space="0" w:color="auto"/>
            <w:left w:val="none" w:sz="0" w:space="0" w:color="auto"/>
            <w:bottom w:val="none" w:sz="0" w:space="0" w:color="auto"/>
            <w:right w:val="none" w:sz="0" w:space="0" w:color="auto"/>
          </w:divBdr>
        </w:div>
      </w:divsChild>
    </w:div>
    <w:div w:id="1968274149">
      <w:marLeft w:val="0"/>
      <w:marRight w:val="0"/>
      <w:marTop w:val="0"/>
      <w:marBottom w:val="0"/>
      <w:divBdr>
        <w:top w:val="none" w:sz="0" w:space="0" w:color="auto"/>
        <w:left w:val="none" w:sz="0" w:space="0" w:color="auto"/>
        <w:bottom w:val="none" w:sz="0" w:space="0" w:color="auto"/>
        <w:right w:val="none" w:sz="0" w:space="0" w:color="auto"/>
      </w:divBdr>
    </w:div>
    <w:div w:id="1968780311">
      <w:marLeft w:val="640"/>
      <w:marRight w:val="0"/>
      <w:marTop w:val="0"/>
      <w:marBottom w:val="0"/>
      <w:divBdr>
        <w:top w:val="none" w:sz="0" w:space="0" w:color="auto"/>
        <w:left w:val="none" w:sz="0" w:space="0" w:color="auto"/>
        <w:bottom w:val="none" w:sz="0" w:space="0" w:color="auto"/>
        <w:right w:val="none" w:sz="0" w:space="0" w:color="auto"/>
      </w:divBdr>
    </w:div>
    <w:div w:id="1970553068">
      <w:bodyDiv w:val="1"/>
      <w:marLeft w:val="0"/>
      <w:marRight w:val="0"/>
      <w:marTop w:val="0"/>
      <w:marBottom w:val="0"/>
      <w:divBdr>
        <w:top w:val="none" w:sz="0" w:space="0" w:color="auto"/>
        <w:left w:val="none" w:sz="0" w:space="0" w:color="auto"/>
        <w:bottom w:val="none" w:sz="0" w:space="0" w:color="auto"/>
        <w:right w:val="none" w:sz="0" w:space="0" w:color="auto"/>
      </w:divBdr>
      <w:divsChild>
        <w:div w:id="773980833">
          <w:marLeft w:val="640"/>
          <w:marRight w:val="0"/>
          <w:marTop w:val="0"/>
          <w:marBottom w:val="0"/>
          <w:divBdr>
            <w:top w:val="none" w:sz="0" w:space="0" w:color="auto"/>
            <w:left w:val="none" w:sz="0" w:space="0" w:color="auto"/>
            <w:bottom w:val="none" w:sz="0" w:space="0" w:color="auto"/>
            <w:right w:val="none" w:sz="0" w:space="0" w:color="auto"/>
          </w:divBdr>
        </w:div>
        <w:div w:id="1460108481">
          <w:marLeft w:val="640"/>
          <w:marRight w:val="0"/>
          <w:marTop w:val="0"/>
          <w:marBottom w:val="0"/>
          <w:divBdr>
            <w:top w:val="none" w:sz="0" w:space="0" w:color="auto"/>
            <w:left w:val="none" w:sz="0" w:space="0" w:color="auto"/>
            <w:bottom w:val="none" w:sz="0" w:space="0" w:color="auto"/>
            <w:right w:val="none" w:sz="0" w:space="0" w:color="auto"/>
          </w:divBdr>
        </w:div>
        <w:div w:id="1266112222">
          <w:marLeft w:val="640"/>
          <w:marRight w:val="0"/>
          <w:marTop w:val="0"/>
          <w:marBottom w:val="0"/>
          <w:divBdr>
            <w:top w:val="none" w:sz="0" w:space="0" w:color="auto"/>
            <w:left w:val="none" w:sz="0" w:space="0" w:color="auto"/>
            <w:bottom w:val="none" w:sz="0" w:space="0" w:color="auto"/>
            <w:right w:val="none" w:sz="0" w:space="0" w:color="auto"/>
          </w:divBdr>
        </w:div>
        <w:div w:id="2017078312">
          <w:marLeft w:val="640"/>
          <w:marRight w:val="0"/>
          <w:marTop w:val="0"/>
          <w:marBottom w:val="0"/>
          <w:divBdr>
            <w:top w:val="none" w:sz="0" w:space="0" w:color="auto"/>
            <w:left w:val="none" w:sz="0" w:space="0" w:color="auto"/>
            <w:bottom w:val="none" w:sz="0" w:space="0" w:color="auto"/>
            <w:right w:val="none" w:sz="0" w:space="0" w:color="auto"/>
          </w:divBdr>
        </w:div>
        <w:div w:id="448546282">
          <w:marLeft w:val="640"/>
          <w:marRight w:val="0"/>
          <w:marTop w:val="0"/>
          <w:marBottom w:val="0"/>
          <w:divBdr>
            <w:top w:val="none" w:sz="0" w:space="0" w:color="auto"/>
            <w:left w:val="none" w:sz="0" w:space="0" w:color="auto"/>
            <w:bottom w:val="none" w:sz="0" w:space="0" w:color="auto"/>
            <w:right w:val="none" w:sz="0" w:space="0" w:color="auto"/>
          </w:divBdr>
        </w:div>
        <w:div w:id="1499734459">
          <w:marLeft w:val="640"/>
          <w:marRight w:val="0"/>
          <w:marTop w:val="0"/>
          <w:marBottom w:val="0"/>
          <w:divBdr>
            <w:top w:val="none" w:sz="0" w:space="0" w:color="auto"/>
            <w:left w:val="none" w:sz="0" w:space="0" w:color="auto"/>
            <w:bottom w:val="none" w:sz="0" w:space="0" w:color="auto"/>
            <w:right w:val="none" w:sz="0" w:space="0" w:color="auto"/>
          </w:divBdr>
        </w:div>
        <w:div w:id="97340488">
          <w:marLeft w:val="640"/>
          <w:marRight w:val="0"/>
          <w:marTop w:val="0"/>
          <w:marBottom w:val="0"/>
          <w:divBdr>
            <w:top w:val="none" w:sz="0" w:space="0" w:color="auto"/>
            <w:left w:val="none" w:sz="0" w:space="0" w:color="auto"/>
            <w:bottom w:val="none" w:sz="0" w:space="0" w:color="auto"/>
            <w:right w:val="none" w:sz="0" w:space="0" w:color="auto"/>
          </w:divBdr>
        </w:div>
        <w:div w:id="989016052">
          <w:marLeft w:val="640"/>
          <w:marRight w:val="0"/>
          <w:marTop w:val="0"/>
          <w:marBottom w:val="0"/>
          <w:divBdr>
            <w:top w:val="none" w:sz="0" w:space="0" w:color="auto"/>
            <w:left w:val="none" w:sz="0" w:space="0" w:color="auto"/>
            <w:bottom w:val="none" w:sz="0" w:space="0" w:color="auto"/>
            <w:right w:val="none" w:sz="0" w:space="0" w:color="auto"/>
          </w:divBdr>
        </w:div>
        <w:div w:id="85854163">
          <w:marLeft w:val="640"/>
          <w:marRight w:val="0"/>
          <w:marTop w:val="0"/>
          <w:marBottom w:val="0"/>
          <w:divBdr>
            <w:top w:val="none" w:sz="0" w:space="0" w:color="auto"/>
            <w:left w:val="none" w:sz="0" w:space="0" w:color="auto"/>
            <w:bottom w:val="none" w:sz="0" w:space="0" w:color="auto"/>
            <w:right w:val="none" w:sz="0" w:space="0" w:color="auto"/>
          </w:divBdr>
        </w:div>
        <w:div w:id="194078644">
          <w:marLeft w:val="640"/>
          <w:marRight w:val="0"/>
          <w:marTop w:val="0"/>
          <w:marBottom w:val="0"/>
          <w:divBdr>
            <w:top w:val="none" w:sz="0" w:space="0" w:color="auto"/>
            <w:left w:val="none" w:sz="0" w:space="0" w:color="auto"/>
            <w:bottom w:val="none" w:sz="0" w:space="0" w:color="auto"/>
            <w:right w:val="none" w:sz="0" w:space="0" w:color="auto"/>
          </w:divBdr>
        </w:div>
        <w:div w:id="1077824234">
          <w:marLeft w:val="640"/>
          <w:marRight w:val="0"/>
          <w:marTop w:val="0"/>
          <w:marBottom w:val="0"/>
          <w:divBdr>
            <w:top w:val="none" w:sz="0" w:space="0" w:color="auto"/>
            <w:left w:val="none" w:sz="0" w:space="0" w:color="auto"/>
            <w:bottom w:val="none" w:sz="0" w:space="0" w:color="auto"/>
            <w:right w:val="none" w:sz="0" w:space="0" w:color="auto"/>
          </w:divBdr>
        </w:div>
        <w:div w:id="1801143976">
          <w:marLeft w:val="640"/>
          <w:marRight w:val="0"/>
          <w:marTop w:val="0"/>
          <w:marBottom w:val="0"/>
          <w:divBdr>
            <w:top w:val="none" w:sz="0" w:space="0" w:color="auto"/>
            <w:left w:val="none" w:sz="0" w:space="0" w:color="auto"/>
            <w:bottom w:val="none" w:sz="0" w:space="0" w:color="auto"/>
            <w:right w:val="none" w:sz="0" w:space="0" w:color="auto"/>
          </w:divBdr>
        </w:div>
        <w:div w:id="2095003574">
          <w:marLeft w:val="640"/>
          <w:marRight w:val="0"/>
          <w:marTop w:val="0"/>
          <w:marBottom w:val="0"/>
          <w:divBdr>
            <w:top w:val="none" w:sz="0" w:space="0" w:color="auto"/>
            <w:left w:val="none" w:sz="0" w:space="0" w:color="auto"/>
            <w:bottom w:val="none" w:sz="0" w:space="0" w:color="auto"/>
            <w:right w:val="none" w:sz="0" w:space="0" w:color="auto"/>
          </w:divBdr>
        </w:div>
        <w:div w:id="1493721396">
          <w:marLeft w:val="640"/>
          <w:marRight w:val="0"/>
          <w:marTop w:val="0"/>
          <w:marBottom w:val="0"/>
          <w:divBdr>
            <w:top w:val="none" w:sz="0" w:space="0" w:color="auto"/>
            <w:left w:val="none" w:sz="0" w:space="0" w:color="auto"/>
            <w:bottom w:val="none" w:sz="0" w:space="0" w:color="auto"/>
            <w:right w:val="none" w:sz="0" w:space="0" w:color="auto"/>
          </w:divBdr>
        </w:div>
        <w:div w:id="517232862">
          <w:marLeft w:val="640"/>
          <w:marRight w:val="0"/>
          <w:marTop w:val="0"/>
          <w:marBottom w:val="0"/>
          <w:divBdr>
            <w:top w:val="none" w:sz="0" w:space="0" w:color="auto"/>
            <w:left w:val="none" w:sz="0" w:space="0" w:color="auto"/>
            <w:bottom w:val="none" w:sz="0" w:space="0" w:color="auto"/>
            <w:right w:val="none" w:sz="0" w:space="0" w:color="auto"/>
          </w:divBdr>
        </w:div>
        <w:div w:id="1217204513">
          <w:marLeft w:val="640"/>
          <w:marRight w:val="0"/>
          <w:marTop w:val="0"/>
          <w:marBottom w:val="0"/>
          <w:divBdr>
            <w:top w:val="none" w:sz="0" w:space="0" w:color="auto"/>
            <w:left w:val="none" w:sz="0" w:space="0" w:color="auto"/>
            <w:bottom w:val="none" w:sz="0" w:space="0" w:color="auto"/>
            <w:right w:val="none" w:sz="0" w:space="0" w:color="auto"/>
          </w:divBdr>
        </w:div>
        <w:div w:id="1063287599">
          <w:marLeft w:val="640"/>
          <w:marRight w:val="0"/>
          <w:marTop w:val="0"/>
          <w:marBottom w:val="0"/>
          <w:divBdr>
            <w:top w:val="none" w:sz="0" w:space="0" w:color="auto"/>
            <w:left w:val="none" w:sz="0" w:space="0" w:color="auto"/>
            <w:bottom w:val="none" w:sz="0" w:space="0" w:color="auto"/>
            <w:right w:val="none" w:sz="0" w:space="0" w:color="auto"/>
          </w:divBdr>
        </w:div>
        <w:div w:id="2044942978">
          <w:marLeft w:val="640"/>
          <w:marRight w:val="0"/>
          <w:marTop w:val="0"/>
          <w:marBottom w:val="0"/>
          <w:divBdr>
            <w:top w:val="none" w:sz="0" w:space="0" w:color="auto"/>
            <w:left w:val="none" w:sz="0" w:space="0" w:color="auto"/>
            <w:bottom w:val="none" w:sz="0" w:space="0" w:color="auto"/>
            <w:right w:val="none" w:sz="0" w:space="0" w:color="auto"/>
          </w:divBdr>
        </w:div>
        <w:div w:id="86922175">
          <w:marLeft w:val="640"/>
          <w:marRight w:val="0"/>
          <w:marTop w:val="0"/>
          <w:marBottom w:val="0"/>
          <w:divBdr>
            <w:top w:val="none" w:sz="0" w:space="0" w:color="auto"/>
            <w:left w:val="none" w:sz="0" w:space="0" w:color="auto"/>
            <w:bottom w:val="none" w:sz="0" w:space="0" w:color="auto"/>
            <w:right w:val="none" w:sz="0" w:space="0" w:color="auto"/>
          </w:divBdr>
        </w:div>
        <w:div w:id="1245845449">
          <w:marLeft w:val="640"/>
          <w:marRight w:val="0"/>
          <w:marTop w:val="0"/>
          <w:marBottom w:val="0"/>
          <w:divBdr>
            <w:top w:val="none" w:sz="0" w:space="0" w:color="auto"/>
            <w:left w:val="none" w:sz="0" w:space="0" w:color="auto"/>
            <w:bottom w:val="none" w:sz="0" w:space="0" w:color="auto"/>
            <w:right w:val="none" w:sz="0" w:space="0" w:color="auto"/>
          </w:divBdr>
        </w:div>
        <w:div w:id="960914143">
          <w:marLeft w:val="640"/>
          <w:marRight w:val="0"/>
          <w:marTop w:val="0"/>
          <w:marBottom w:val="0"/>
          <w:divBdr>
            <w:top w:val="none" w:sz="0" w:space="0" w:color="auto"/>
            <w:left w:val="none" w:sz="0" w:space="0" w:color="auto"/>
            <w:bottom w:val="none" w:sz="0" w:space="0" w:color="auto"/>
            <w:right w:val="none" w:sz="0" w:space="0" w:color="auto"/>
          </w:divBdr>
        </w:div>
        <w:div w:id="1310478560">
          <w:marLeft w:val="640"/>
          <w:marRight w:val="0"/>
          <w:marTop w:val="0"/>
          <w:marBottom w:val="0"/>
          <w:divBdr>
            <w:top w:val="none" w:sz="0" w:space="0" w:color="auto"/>
            <w:left w:val="none" w:sz="0" w:space="0" w:color="auto"/>
            <w:bottom w:val="none" w:sz="0" w:space="0" w:color="auto"/>
            <w:right w:val="none" w:sz="0" w:space="0" w:color="auto"/>
          </w:divBdr>
        </w:div>
        <w:div w:id="180819160">
          <w:marLeft w:val="640"/>
          <w:marRight w:val="0"/>
          <w:marTop w:val="0"/>
          <w:marBottom w:val="0"/>
          <w:divBdr>
            <w:top w:val="none" w:sz="0" w:space="0" w:color="auto"/>
            <w:left w:val="none" w:sz="0" w:space="0" w:color="auto"/>
            <w:bottom w:val="none" w:sz="0" w:space="0" w:color="auto"/>
            <w:right w:val="none" w:sz="0" w:space="0" w:color="auto"/>
          </w:divBdr>
        </w:div>
        <w:div w:id="971448137">
          <w:marLeft w:val="640"/>
          <w:marRight w:val="0"/>
          <w:marTop w:val="0"/>
          <w:marBottom w:val="0"/>
          <w:divBdr>
            <w:top w:val="none" w:sz="0" w:space="0" w:color="auto"/>
            <w:left w:val="none" w:sz="0" w:space="0" w:color="auto"/>
            <w:bottom w:val="none" w:sz="0" w:space="0" w:color="auto"/>
            <w:right w:val="none" w:sz="0" w:space="0" w:color="auto"/>
          </w:divBdr>
        </w:div>
        <w:div w:id="1501962832">
          <w:marLeft w:val="640"/>
          <w:marRight w:val="0"/>
          <w:marTop w:val="0"/>
          <w:marBottom w:val="0"/>
          <w:divBdr>
            <w:top w:val="none" w:sz="0" w:space="0" w:color="auto"/>
            <w:left w:val="none" w:sz="0" w:space="0" w:color="auto"/>
            <w:bottom w:val="none" w:sz="0" w:space="0" w:color="auto"/>
            <w:right w:val="none" w:sz="0" w:space="0" w:color="auto"/>
          </w:divBdr>
        </w:div>
        <w:div w:id="815419001">
          <w:marLeft w:val="640"/>
          <w:marRight w:val="0"/>
          <w:marTop w:val="0"/>
          <w:marBottom w:val="0"/>
          <w:divBdr>
            <w:top w:val="none" w:sz="0" w:space="0" w:color="auto"/>
            <w:left w:val="none" w:sz="0" w:space="0" w:color="auto"/>
            <w:bottom w:val="none" w:sz="0" w:space="0" w:color="auto"/>
            <w:right w:val="none" w:sz="0" w:space="0" w:color="auto"/>
          </w:divBdr>
        </w:div>
        <w:div w:id="843931743">
          <w:marLeft w:val="640"/>
          <w:marRight w:val="0"/>
          <w:marTop w:val="0"/>
          <w:marBottom w:val="0"/>
          <w:divBdr>
            <w:top w:val="none" w:sz="0" w:space="0" w:color="auto"/>
            <w:left w:val="none" w:sz="0" w:space="0" w:color="auto"/>
            <w:bottom w:val="none" w:sz="0" w:space="0" w:color="auto"/>
            <w:right w:val="none" w:sz="0" w:space="0" w:color="auto"/>
          </w:divBdr>
        </w:div>
        <w:div w:id="506601722">
          <w:marLeft w:val="640"/>
          <w:marRight w:val="0"/>
          <w:marTop w:val="0"/>
          <w:marBottom w:val="0"/>
          <w:divBdr>
            <w:top w:val="none" w:sz="0" w:space="0" w:color="auto"/>
            <w:left w:val="none" w:sz="0" w:space="0" w:color="auto"/>
            <w:bottom w:val="none" w:sz="0" w:space="0" w:color="auto"/>
            <w:right w:val="none" w:sz="0" w:space="0" w:color="auto"/>
          </w:divBdr>
        </w:div>
        <w:div w:id="1030379604">
          <w:marLeft w:val="640"/>
          <w:marRight w:val="0"/>
          <w:marTop w:val="0"/>
          <w:marBottom w:val="0"/>
          <w:divBdr>
            <w:top w:val="none" w:sz="0" w:space="0" w:color="auto"/>
            <w:left w:val="none" w:sz="0" w:space="0" w:color="auto"/>
            <w:bottom w:val="none" w:sz="0" w:space="0" w:color="auto"/>
            <w:right w:val="none" w:sz="0" w:space="0" w:color="auto"/>
          </w:divBdr>
        </w:div>
        <w:div w:id="1784835913">
          <w:marLeft w:val="640"/>
          <w:marRight w:val="0"/>
          <w:marTop w:val="0"/>
          <w:marBottom w:val="0"/>
          <w:divBdr>
            <w:top w:val="none" w:sz="0" w:space="0" w:color="auto"/>
            <w:left w:val="none" w:sz="0" w:space="0" w:color="auto"/>
            <w:bottom w:val="none" w:sz="0" w:space="0" w:color="auto"/>
            <w:right w:val="none" w:sz="0" w:space="0" w:color="auto"/>
          </w:divBdr>
        </w:div>
        <w:div w:id="1725714327">
          <w:marLeft w:val="640"/>
          <w:marRight w:val="0"/>
          <w:marTop w:val="0"/>
          <w:marBottom w:val="0"/>
          <w:divBdr>
            <w:top w:val="none" w:sz="0" w:space="0" w:color="auto"/>
            <w:left w:val="none" w:sz="0" w:space="0" w:color="auto"/>
            <w:bottom w:val="none" w:sz="0" w:space="0" w:color="auto"/>
            <w:right w:val="none" w:sz="0" w:space="0" w:color="auto"/>
          </w:divBdr>
        </w:div>
        <w:div w:id="1722441354">
          <w:marLeft w:val="640"/>
          <w:marRight w:val="0"/>
          <w:marTop w:val="0"/>
          <w:marBottom w:val="0"/>
          <w:divBdr>
            <w:top w:val="none" w:sz="0" w:space="0" w:color="auto"/>
            <w:left w:val="none" w:sz="0" w:space="0" w:color="auto"/>
            <w:bottom w:val="none" w:sz="0" w:space="0" w:color="auto"/>
            <w:right w:val="none" w:sz="0" w:space="0" w:color="auto"/>
          </w:divBdr>
        </w:div>
        <w:div w:id="2071270847">
          <w:marLeft w:val="640"/>
          <w:marRight w:val="0"/>
          <w:marTop w:val="0"/>
          <w:marBottom w:val="0"/>
          <w:divBdr>
            <w:top w:val="none" w:sz="0" w:space="0" w:color="auto"/>
            <w:left w:val="none" w:sz="0" w:space="0" w:color="auto"/>
            <w:bottom w:val="none" w:sz="0" w:space="0" w:color="auto"/>
            <w:right w:val="none" w:sz="0" w:space="0" w:color="auto"/>
          </w:divBdr>
        </w:div>
        <w:div w:id="199054962">
          <w:marLeft w:val="640"/>
          <w:marRight w:val="0"/>
          <w:marTop w:val="0"/>
          <w:marBottom w:val="0"/>
          <w:divBdr>
            <w:top w:val="none" w:sz="0" w:space="0" w:color="auto"/>
            <w:left w:val="none" w:sz="0" w:space="0" w:color="auto"/>
            <w:bottom w:val="none" w:sz="0" w:space="0" w:color="auto"/>
            <w:right w:val="none" w:sz="0" w:space="0" w:color="auto"/>
          </w:divBdr>
        </w:div>
        <w:div w:id="426464425">
          <w:marLeft w:val="640"/>
          <w:marRight w:val="0"/>
          <w:marTop w:val="0"/>
          <w:marBottom w:val="0"/>
          <w:divBdr>
            <w:top w:val="none" w:sz="0" w:space="0" w:color="auto"/>
            <w:left w:val="none" w:sz="0" w:space="0" w:color="auto"/>
            <w:bottom w:val="none" w:sz="0" w:space="0" w:color="auto"/>
            <w:right w:val="none" w:sz="0" w:space="0" w:color="auto"/>
          </w:divBdr>
        </w:div>
        <w:div w:id="396128374">
          <w:marLeft w:val="640"/>
          <w:marRight w:val="0"/>
          <w:marTop w:val="0"/>
          <w:marBottom w:val="0"/>
          <w:divBdr>
            <w:top w:val="none" w:sz="0" w:space="0" w:color="auto"/>
            <w:left w:val="none" w:sz="0" w:space="0" w:color="auto"/>
            <w:bottom w:val="none" w:sz="0" w:space="0" w:color="auto"/>
            <w:right w:val="none" w:sz="0" w:space="0" w:color="auto"/>
          </w:divBdr>
        </w:div>
        <w:div w:id="1807508014">
          <w:marLeft w:val="640"/>
          <w:marRight w:val="0"/>
          <w:marTop w:val="0"/>
          <w:marBottom w:val="0"/>
          <w:divBdr>
            <w:top w:val="none" w:sz="0" w:space="0" w:color="auto"/>
            <w:left w:val="none" w:sz="0" w:space="0" w:color="auto"/>
            <w:bottom w:val="none" w:sz="0" w:space="0" w:color="auto"/>
            <w:right w:val="none" w:sz="0" w:space="0" w:color="auto"/>
          </w:divBdr>
        </w:div>
        <w:div w:id="967054560">
          <w:marLeft w:val="640"/>
          <w:marRight w:val="0"/>
          <w:marTop w:val="0"/>
          <w:marBottom w:val="0"/>
          <w:divBdr>
            <w:top w:val="none" w:sz="0" w:space="0" w:color="auto"/>
            <w:left w:val="none" w:sz="0" w:space="0" w:color="auto"/>
            <w:bottom w:val="none" w:sz="0" w:space="0" w:color="auto"/>
            <w:right w:val="none" w:sz="0" w:space="0" w:color="auto"/>
          </w:divBdr>
        </w:div>
        <w:div w:id="1152404308">
          <w:marLeft w:val="640"/>
          <w:marRight w:val="0"/>
          <w:marTop w:val="0"/>
          <w:marBottom w:val="0"/>
          <w:divBdr>
            <w:top w:val="none" w:sz="0" w:space="0" w:color="auto"/>
            <w:left w:val="none" w:sz="0" w:space="0" w:color="auto"/>
            <w:bottom w:val="none" w:sz="0" w:space="0" w:color="auto"/>
            <w:right w:val="none" w:sz="0" w:space="0" w:color="auto"/>
          </w:divBdr>
        </w:div>
        <w:div w:id="204758251">
          <w:marLeft w:val="640"/>
          <w:marRight w:val="0"/>
          <w:marTop w:val="0"/>
          <w:marBottom w:val="0"/>
          <w:divBdr>
            <w:top w:val="none" w:sz="0" w:space="0" w:color="auto"/>
            <w:left w:val="none" w:sz="0" w:space="0" w:color="auto"/>
            <w:bottom w:val="none" w:sz="0" w:space="0" w:color="auto"/>
            <w:right w:val="none" w:sz="0" w:space="0" w:color="auto"/>
          </w:divBdr>
        </w:div>
        <w:div w:id="1858154283">
          <w:marLeft w:val="640"/>
          <w:marRight w:val="0"/>
          <w:marTop w:val="0"/>
          <w:marBottom w:val="0"/>
          <w:divBdr>
            <w:top w:val="none" w:sz="0" w:space="0" w:color="auto"/>
            <w:left w:val="none" w:sz="0" w:space="0" w:color="auto"/>
            <w:bottom w:val="none" w:sz="0" w:space="0" w:color="auto"/>
            <w:right w:val="none" w:sz="0" w:space="0" w:color="auto"/>
          </w:divBdr>
        </w:div>
        <w:div w:id="881671570">
          <w:marLeft w:val="640"/>
          <w:marRight w:val="0"/>
          <w:marTop w:val="0"/>
          <w:marBottom w:val="0"/>
          <w:divBdr>
            <w:top w:val="none" w:sz="0" w:space="0" w:color="auto"/>
            <w:left w:val="none" w:sz="0" w:space="0" w:color="auto"/>
            <w:bottom w:val="none" w:sz="0" w:space="0" w:color="auto"/>
            <w:right w:val="none" w:sz="0" w:space="0" w:color="auto"/>
          </w:divBdr>
        </w:div>
        <w:div w:id="1985698221">
          <w:marLeft w:val="640"/>
          <w:marRight w:val="0"/>
          <w:marTop w:val="0"/>
          <w:marBottom w:val="0"/>
          <w:divBdr>
            <w:top w:val="none" w:sz="0" w:space="0" w:color="auto"/>
            <w:left w:val="none" w:sz="0" w:space="0" w:color="auto"/>
            <w:bottom w:val="none" w:sz="0" w:space="0" w:color="auto"/>
            <w:right w:val="none" w:sz="0" w:space="0" w:color="auto"/>
          </w:divBdr>
        </w:div>
        <w:div w:id="501629202">
          <w:marLeft w:val="640"/>
          <w:marRight w:val="0"/>
          <w:marTop w:val="0"/>
          <w:marBottom w:val="0"/>
          <w:divBdr>
            <w:top w:val="none" w:sz="0" w:space="0" w:color="auto"/>
            <w:left w:val="none" w:sz="0" w:space="0" w:color="auto"/>
            <w:bottom w:val="none" w:sz="0" w:space="0" w:color="auto"/>
            <w:right w:val="none" w:sz="0" w:space="0" w:color="auto"/>
          </w:divBdr>
        </w:div>
        <w:div w:id="1571382462">
          <w:marLeft w:val="640"/>
          <w:marRight w:val="0"/>
          <w:marTop w:val="0"/>
          <w:marBottom w:val="0"/>
          <w:divBdr>
            <w:top w:val="none" w:sz="0" w:space="0" w:color="auto"/>
            <w:left w:val="none" w:sz="0" w:space="0" w:color="auto"/>
            <w:bottom w:val="none" w:sz="0" w:space="0" w:color="auto"/>
            <w:right w:val="none" w:sz="0" w:space="0" w:color="auto"/>
          </w:divBdr>
        </w:div>
        <w:div w:id="1429737938">
          <w:marLeft w:val="640"/>
          <w:marRight w:val="0"/>
          <w:marTop w:val="0"/>
          <w:marBottom w:val="0"/>
          <w:divBdr>
            <w:top w:val="none" w:sz="0" w:space="0" w:color="auto"/>
            <w:left w:val="none" w:sz="0" w:space="0" w:color="auto"/>
            <w:bottom w:val="none" w:sz="0" w:space="0" w:color="auto"/>
            <w:right w:val="none" w:sz="0" w:space="0" w:color="auto"/>
          </w:divBdr>
        </w:div>
        <w:div w:id="835994233">
          <w:marLeft w:val="640"/>
          <w:marRight w:val="0"/>
          <w:marTop w:val="0"/>
          <w:marBottom w:val="0"/>
          <w:divBdr>
            <w:top w:val="none" w:sz="0" w:space="0" w:color="auto"/>
            <w:left w:val="none" w:sz="0" w:space="0" w:color="auto"/>
            <w:bottom w:val="none" w:sz="0" w:space="0" w:color="auto"/>
            <w:right w:val="none" w:sz="0" w:space="0" w:color="auto"/>
          </w:divBdr>
        </w:div>
        <w:div w:id="1432703856">
          <w:marLeft w:val="640"/>
          <w:marRight w:val="0"/>
          <w:marTop w:val="0"/>
          <w:marBottom w:val="0"/>
          <w:divBdr>
            <w:top w:val="none" w:sz="0" w:space="0" w:color="auto"/>
            <w:left w:val="none" w:sz="0" w:space="0" w:color="auto"/>
            <w:bottom w:val="none" w:sz="0" w:space="0" w:color="auto"/>
            <w:right w:val="none" w:sz="0" w:space="0" w:color="auto"/>
          </w:divBdr>
        </w:div>
        <w:div w:id="1193882198">
          <w:marLeft w:val="640"/>
          <w:marRight w:val="0"/>
          <w:marTop w:val="0"/>
          <w:marBottom w:val="0"/>
          <w:divBdr>
            <w:top w:val="none" w:sz="0" w:space="0" w:color="auto"/>
            <w:left w:val="none" w:sz="0" w:space="0" w:color="auto"/>
            <w:bottom w:val="none" w:sz="0" w:space="0" w:color="auto"/>
            <w:right w:val="none" w:sz="0" w:space="0" w:color="auto"/>
          </w:divBdr>
        </w:div>
        <w:div w:id="1089692821">
          <w:marLeft w:val="640"/>
          <w:marRight w:val="0"/>
          <w:marTop w:val="0"/>
          <w:marBottom w:val="0"/>
          <w:divBdr>
            <w:top w:val="none" w:sz="0" w:space="0" w:color="auto"/>
            <w:left w:val="none" w:sz="0" w:space="0" w:color="auto"/>
            <w:bottom w:val="none" w:sz="0" w:space="0" w:color="auto"/>
            <w:right w:val="none" w:sz="0" w:space="0" w:color="auto"/>
          </w:divBdr>
        </w:div>
      </w:divsChild>
    </w:div>
    <w:div w:id="1970629044">
      <w:bodyDiv w:val="1"/>
      <w:marLeft w:val="0"/>
      <w:marRight w:val="0"/>
      <w:marTop w:val="0"/>
      <w:marBottom w:val="0"/>
      <w:divBdr>
        <w:top w:val="none" w:sz="0" w:space="0" w:color="auto"/>
        <w:left w:val="none" w:sz="0" w:space="0" w:color="auto"/>
        <w:bottom w:val="none" w:sz="0" w:space="0" w:color="auto"/>
        <w:right w:val="none" w:sz="0" w:space="0" w:color="auto"/>
      </w:divBdr>
      <w:divsChild>
        <w:div w:id="37704095">
          <w:marLeft w:val="640"/>
          <w:marRight w:val="0"/>
          <w:marTop w:val="0"/>
          <w:marBottom w:val="0"/>
          <w:divBdr>
            <w:top w:val="none" w:sz="0" w:space="0" w:color="auto"/>
            <w:left w:val="none" w:sz="0" w:space="0" w:color="auto"/>
            <w:bottom w:val="none" w:sz="0" w:space="0" w:color="auto"/>
            <w:right w:val="none" w:sz="0" w:space="0" w:color="auto"/>
          </w:divBdr>
        </w:div>
        <w:div w:id="75786542">
          <w:marLeft w:val="640"/>
          <w:marRight w:val="0"/>
          <w:marTop w:val="0"/>
          <w:marBottom w:val="0"/>
          <w:divBdr>
            <w:top w:val="none" w:sz="0" w:space="0" w:color="auto"/>
            <w:left w:val="none" w:sz="0" w:space="0" w:color="auto"/>
            <w:bottom w:val="none" w:sz="0" w:space="0" w:color="auto"/>
            <w:right w:val="none" w:sz="0" w:space="0" w:color="auto"/>
          </w:divBdr>
        </w:div>
        <w:div w:id="110631682">
          <w:marLeft w:val="640"/>
          <w:marRight w:val="0"/>
          <w:marTop w:val="0"/>
          <w:marBottom w:val="0"/>
          <w:divBdr>
            <w:top w:val="none" w:sz="0" w:space="0" w:color="auto"/>
            <w:left w:val="none" w:sz="0" w:space="0" w:color="auto"/>
            <w:bottom w:val="none" w:sz="0" w:space="0" w:color="auto"/>
            <w:right w:val="none" w:sz="0" w:space="0" w:color="auto"/>
          </w:divBdr>
        </w:div>
        <w:div w:id="124586920">
          <w:marLeft w:val="640"/>
          <w:marRight w:val="0"/>
          <w:marTop w:val="0"/>
          <w:marBottom w:val="0"/>
          <w:divBdr>
            <w:top w:val="none" w:sz="0" w:space="0" w:color="auto"/>
            <w:left w:val="none" w:sz="0" w:space="0" w:color="auto"/>
            <w:bottom w:val="none" w:sz="0" w:space="0" w:color="auto"/>
            <w:right w:val="none" w:sz="0" w:space="0" w:color="auto"/>
          </w:divBdr>
        </w:div>
        <w:div w:id="144859366">
          <w:marLeft w:val="640"/>
          <w:marRight w:val="0"/>
          <w:marTop w:val="0"/>
          <w:marBottom w:val="0"/>
          <w:divBdr>
            <w:top w:val="none" w:sz="0" w:space="0" w:color="auto"/>
            <w:left w:val="none" w:sz="0" w:space="0" w:color="auto"/>
            <w:bottom w:val="none" w:sz="0" w:space="0" w:color="auto"/>
            <w:right w:val="none" w:sz="0" w:space="0" w:color="auto"/>
          </w:divBdr>
        </w:div>
        <w:div w:id="215356418">
          <w:marLeft w:val="640"/>
          <w:marRight w:val="0"/>
          <w:marTop w:val="0"/>
          <w:marBottom w:val="0"/>
          <w:divBdr>
            <w:top w:val="none" w:sz="0" w:space="0" w:color="auto"/>
            <w:left w:val="none" w:sz="0" w:space="0" w:color="auto"/>
            <w:bottom w:val="none" w:sz="0" w:space="0" w:color="auto"/>
            <w:right w:val="none" w:sz="0" w:space="0" w:color="auto"/>
          </w:divBdr>
        </w:div>
        <w:div w:id="220337284">
          <w:marLeft w:val="640"/>
          <w:marRight w:val="0"/>
          <w:marTop w:val="0"/>
          <w:marBottom w:val="0"/>
          <w:divBdr>
            <w:top w:val="none" w:sz="0" w:space="0" w:color="auto"/>
            <w:left w:val="none" w:sz="0" w:space="0" w:color="auto"/>
            <w:bottom w:val="none" w:sz="0" w:space="0" w:color="auto"/>
            <w:right w:val="none" w:sz="0" w:space="0" w:color="auto"/>
          </w:divBdr>
        </w:div>
        <w:div w:id="292369467">
          <w:marLeft w:val="640"/>
          <w:marRight w:val="0"/>
          <w:marTop w:val="0"/>
          <w:marBottom w:val="0"/>
          <w:divBdr>
            <w:top w:val="none" w:sz="0" w:space="0" w:color="auto"/>
            <w:left w:val="none" w:sz="0" w:space="0" w:color="auto"/>
            <w:bottom w:val="none" w:sz="0" w:space="0" w:color="auto"/>
            <w:right w:val="none" w:sz="0" w:space="0" w:color="auto"/>
          </w:divBdr>
        </w:div>
        <w:div w:id="327825220">
          <w:marLeft w:val="640"/>
          <w:marRight w:val="0"/>
          <w:marTop w:val="0"/>
          <w:marBottom w:val="0"/>
          <w:divBdr>
            <w:top w:val="none" w:sz="0" w:space="0" w:color="auto"/>
            <w:left w:val="none" w:sz="0" w:space="0" w:color="auto"/>
            <w:bottom w:val="none" w:sz="0" w:space="0" w:color="auto"/>
            <w:right w:val="none" w:sz="0" w:space="0" w:color="auto"/>
          </w:divBdr>
        </w:div>
        <w:div w:id="349991482">
          <w:marLeft w:val="640"/>
          <w:marRight w:val="0"/>
          <w:marTop w:val="0"/>
          <w:marBottom w:val="0"/>
          <w:divBdr>
            <w:top w:val="none" w:sz="0" w:space="0" w:color="auto"/>
            <w:left w:val="none" w:sz="0" w:space="0" w:color="auto"/>
            <w:bottom w:val="none" w:sz="0" w:space="0" w:color="auto"/>
            <w:right w:val="none" w:sz="0" w:space="0" w:color="auto"/>
          </w:divBdr>
        </w:div>
        <w:div w:id="405497327">
          <w:marLeft w:val="640"/>
          <w:marRight w:val="0"/>
          <w:marTop w:val="0"/>
          <w:marBottom w:val="0"/>
          <w:divBdr>
            <w:top w:val="none" w:sz="0" w:space="0" w:color="auto"/>
            <w:left w:val="none" w:sz="0" w:space="0" w:color="auto"/>
            <w:bottom w:val="none" w:sz="0" w:space="0" w:color="auto"/>
            <w:right w:val="none" w:sz="0" w:space="0" w:color="auto"/>
          </w:divBdr>
        </w:div>
        <w:div w:id="441534076">
          <w:marLeft w:val="640"/>
          <w:marRight w:val="0"/>
          <w:marTop w:val="0"/>
          <w:marBottom w:val="0"/>
          <w:divBdr>
            <w:top w:val="none" w:sz="0" w:space="0" w:color="auto"/>
            <w:left w:val="none" w:sz="0" w:space="0" w:color="auto"/>
            <w:bottom w:val="none" w:sz="0" w:space="0" w:color="auto"/>
            <w:right w:val="none" w:sz="0" w:space="0" w:color="auto"/>
          </w:divBdr>
        </w:div>
        <w:div w:id="467213684">
          <w:marLeft w:val="640"/>
          <w:marRight w:val="0"/>
          <w:marTop w:val="0"/>
          <w:marBottom w:val="0"/>
          <w:divBdr>
            <w:top w:val="none" w:sz="0" w:space="0" w:color="auto"/>
            <w:left w:val="none" w:sz="0" w:space="0" w:color="auto"/>
            <w:bottom w:val="none" w:sz="0" w:space="0" w:color="auto"/>
            <w:right w:val="none" w:sz="0" w:space="0" w:color="auto"/>
          </w:divBdr>
        </w:div>
        <w:div w:id="495415583">
          <w:marLeft w:val="640"/>
          <w:marRight w:val="0"/>
          <w:marTop w:val="0"/>
          <w:marBottom w:val="0"/>
          <w:divBdr>
            <w:top w:val="none" w:sz="0" w:space="0" w:color="auto"/>
            <w:left w:val="none" w:sz="0" w:space="0" w:color="auto"/>
            <w:bottom w:val="none" w:sz="0" w:space="0" w:color="auto"/>
            <w:right w:val="none" w:sz="0" w:space="0" w:color="auto"/>
          </w:divBdr>
        </w:div>
        <w:div w:id="519397187">
          <w:marLeft w:val="640"/>
          <w:marRight w:val="0"/>
          <w:marTop w:val="0"/>
          <w:marBottom w:val="0"/>
          <w:divBdr>
            <w:top w:val="none" w:sz="0" w:space="0" w:color="auto"/>
            <w:left w:val="none" w:sz="0" w:space="0" w:color="auto"/>
            <w:bottom w:val="none" w:sz="0" w:space="0" w:color="auto"/>
            <w:right w:val="none" w:sz="0" w:space="0" w:color="auto"/>
          </w:divBdr>
        </w:div>
        <w:div w:id="566454357">
          <w:marLeft w:val="640"/>
          <w:marRight w:val="0"/>
          <w:marTop w:val="0"/>
          <w:marBottom w:val="0"/>
          <w:divBdr>
            <w:top w:val="none" w:sz="0" w:space="0" w:color="auto"/>
            <w:left w:val="none" w:sz="0" w:space="0" w:color="auto"/>
            <w:bottom w:val="none" w:sz="0" w:space="0" w:color="auto"/>
            <w:right w:val="none" w:sz="0" w:space="0" w:color="auto"/>
          </w:divBdr>
        </w:div>
        <w:div w:id="694498649">
          <w:marLeft w:val="640"/>
          <w:marRight w:val="0"/>
          <w:marTop w:val="0"/>
          <w:marBottom w:val="0"/>
          <w:divBdr>
            <w:top w:val="none" w:sz="0" w:space="0" w:color="auto"/>
            <w:left w:val="none" w:sz="0" w:space="0" w:color="auto"/>
            <w:bottom w:val="none" w:sz="0" w:space="0" w:color="auto"/>
            <w:right w:val="none" w:sz="0" w:space="0" w:color="auto"/>
          </w:divBdr>
        </w:div>
        <w:div w:id="742525438">
          <w:marLeft w:val="640"/>
          <w:marRight w:val="0"/>
          <w:marTop w:val="0"/>
          <w:marBottom w:val="0"/>
          <w:divBdr>
            <w:top w:val="none" w:sz="0" w:space="0" w:color="auto"/>
            <w:left w:val="none" w:sz="0" w:space="0" w:color="auto"/>
            <w:bottom w:val="none" w:sz="0" w:space="0" w:color="auto"/>
            <w:right w:val="none" w:sz="0" w:space="0" w:color="auto"/>
          </w:divBdr>
        </w:div>
        <w:div w:id="912131418">
          <w:marLeft w:val="640"/>
          <w:marRight w:val="0"/>
          <w:marTop w:val="0"/>
          <w:marBottom w:val="0"/>
          <w:divBdr>
            <w:top w:val="none" w:sz="0" w:space="0" w:color="auto"/>
            <w:left w:val="none" w:sz="0" w:space="0" w:color="auto"/>
            <w:bottom w:val="none" w:sz="0" w:space="0" w:color="auto"/>
            <w:right w:val="none" w:sz="0" w:space="0" w:color="auto"/>
          </w:divBdr>
        </w:div>
        <w:div w:id="1028065566">
          <w:marLeft w:val="640"/>
          <w:marRight w:val="0"/>
          <w:marTop w:val="0"/>
          <w:marBottom w:val="0"/>
          <w:divBdr>
            <w:top w:val="none" w:sz="0" w:space="0" w:color="auto"/>
            <w:left w:val="none" w:sz="0" w:space="0" w:color="auto"/>
            <w:bottom w:val="none" w:sz="0" w:space="0" w:color="auto"/>
            <w:right w:val="none" w:sz="0" w:space="0" w:color="auto"/>
          </w:divBdr>
        </w:div>
        <w:div w:id="1031105778">
          <w:marLeft w:val="640"/>
          <w:marRight w:val="0"/>
          <w:marTop w:val="0"/>
          <w:marBottom w:val="0"/>
          <w:divBdr>
            <w:top w:val="none" w:sz="0" w:space="0" w:color="auto"/>
            <w:left w:val="none" w:sz="0" w:space="0" w:color="auto"/>
            <w:bottom w:val="none" w:sz="0" w:space="0" w:color="auto"/>
            <w:right w:val="none" w:sz="0" w:space="0" w:color="auto"/>
          </w:divBdr>
        </w:div>
        <w:div w:id="1073889811">
          <w:marLeft w:val="640"/>
          <w:marRight w:val="0"/>
          <w:marTop w:val="0"/>
          <w:marBottom w:val="0"/>
          <w:divBdr>
            <w:top w:val="none" w:sz="0" w:space="0" w:color="auto"/>
            <w:left w:val="none" w:sz="0" w:space="0" w:color="auto"/>
            <w:bottom w:val="none" w:sz="0" w:space="0" w:color="auto"/>
            <w:right w:val="none" w:sz="0" w:space="0" w:color="auto"/>
          </w:divBdr>
        </w:div>
        <w:div w:id="1084229695">
          <w:marLeft w:val="640"/>
          <w:marRight w:val="0"/>
          <w:marTop w:val="0"/>
          <w:marBottom w:val="0"/>
          <w:divBdr>
            <w:top w:val="none" w:sz="0" w:space="0" w:color="auto"/>
            <w:left w:val="none" w:sz="0" w:space="0" w:color="auto"/>
            <w:bottom w:val="none" w:sz="0" w:space="0" w:color="auto"/>
            <w:right w:val="none" w:sz="0" w:space="0" w:color="auto"/>
          </w:divBdr>
        </w:div>
        <w:div w:id="1085225043">
          <w:marLeft w:val="640"/>
          <w:marRight w:val="0"/>
          <w:marTop w:val="0"/>
          <w:marBottom w:val="0"/>
          <w:divBdr>
            <w:top w:val="none" w:sz="0" w:space="0" w:color="auto"/>
            <w:left w:val="none" w:sz="0" w:space="0" w:color="auto"/>
            <w:bottom w:val="none" w:sz="0" w:space="0" w:color="auto"/>
            <w:right w:val="none" w:sz="0" w:space="0" w:color="auto"/>
          </w:divBdr>
        </w:div>
        <w:div w:id="1093355264">
          <w:marLeft w:val="640"/>
          <w:marRight w:val="0"/>
          <w:marTop w:val="0"/>
          <w:marBottom w:val="0"/>
          <w:divBdr>
            <w:top w:val="none" w:sz="0" w:space="0" w:color="auto"/>
            <w:left w:val="none" w:sz="0" w:space="0" w:color="auto"/>
            <w:bottom w:val="none" w:sz="0" w:space="0" w:color="auto"/>
            <w:right w:val="none" w:sz="0" w:space="0" w:color="auto"/>
          </w:divBdr>
        </w:div>
        <w:div w:id="1177580309">
          <w:marLeft w:val="640"/>
          <w:marRight w:val="0"/>
          <w:marTop w:val="0"/>
          <w:marBottom w:val="0"/>
          <w:divBdr>
            <w:top w:val="none" w:sz="0" w:space="0" w:color="auto"/>
            <w:left w:val="none" w:sz="0" w:space="0" w:color="auto"/>
            <w:bottom w:val="none" w:sz="0" w:space="0" w:color="auto"/>
            <w:right w:val="none" w:sz="0" w:space="0" w:color="auto"/>
          </w:divBdr>
        </w:div>
        <w:div w:id="1278218524">
          <w:marLeft w:val="640"/>
          <w:marRight w:val="0"/>
          <w:marTop w:val="0"/>
          <w:marBottom w:val="0"/>
          <w:divBdr>
            <w:top w:val="none" w:sz="0" w:space="0" w:color="auto"/>
            <w:left w:val="none" w:sz="0" w:space="0" w:color="auto"/>
            <w:bottom w:val="none" w:sz="0" w:space="0" w:color="auto"/>
            <w:right w:val="none" w:sz="0" w:space="0" w:color="auto"/>
          </w:divBdr>
        </w:div>
        <w:div w:id="1418792366">
          <w:marLeft w:val="640"/>
          <w:marRight w:val="0"/>
          <w:marTop w:val="0"/>
          <w:marBottom w:val="0"/>
          <w:divBdr>
            <w:top w:val="none" w:sz="0" w:space="0" w:color="auto"/>
            <w:left w:val="none" w:sz="0" w:space="0" w:color="auto"/>
            <w:bottom w:val="none" w:sz="0" w:space="0" w:color="auto"/>
            <w:right w:val="none" w:sz="0" w:space="0" w:color="auto"/>
          </w:divBdr>
        </w:div>
        <w:div w:id="1494175104">
          <w:marLeft w:val="640"/>
          <w:marRight w:val="0"/>
          <w:marTop w:val="0"/>
          <w:marBottom w:val="0"/>
          <w:divBdr>
            <w:top w:val="none" w:sz="0" w:space="0" w:color="auto"/>
            <w:left w:val="none" w:sz="0" w:space="0" w:color="auto"/>
            <w:bottom w:val="none" w:sz="0" w:space="0" w:color="auto"/>
            <w:right w:val="none" w:sz="0" w:space="0" w:color="auto"/>
          </w:divBdr>
        </w:div>
        <w:div w:id="1583295737">
          <w:marLeft w:val="640"/>
          <w:marRight w:val="0"/>
          <w:marTop w:val="0"/>
          <w:marBottom w:val="0"/>
          <w:divBdr>
            <w:top w:val="none" w:sz="0" w:space="0" w:color="auto"/>
            <w:left w:val="none" w:sz="0" w:space="0" w:color="auto"/>
            <w:bottom w:val="none" w:sz="0" w:space="0" w:color="auto"/>
            <w:right w:val="none" w:sz="0" w:space="0" w:color="auto"/>
          </w:divBdr>
        </w:div>
        <w:div w:id="1605307997">
          <w:marLeft w:val="640"/>
          <w:marRight w:val="0"/>
          <w:marTop w:val="0"/>
          <w:marBottom w:val="0"/>
          <w:divBdr>
            <w:top w:val="none" w:sz="0" w:space="0" w:color="auto"/>
            <w:left w:val="none" w:sz="0" w:space="0" w:color="auto"/>
            <w:bottom w:val="none" w:sz="0" w:space="0" w:color="auto"/>
            <w:right w:val="none" w:sz="0" w:space="0" w:color="auto"/>
          </w:divBdr>
        </w:div>
        <w:div w:id="1642273583">
          <w:marLeft w:val="640"/>
          <w:marRight w:val="0"/>
          <w:marTop w:val="0"/>
          <w:marBottom w:val="0"/>
          <w:divBdr>
            <w:top w:val="none" w:sz="0" w:space="0" w:color="auto"/>
            <w:left w:val="none" w:sz="0" w:space="0" w:color="auto"/>
            <w:bottom w:val="none" w:sz="0" w:space="0" w:color="auto"/>
            <w:right w:val="none" w:sz="0" w:space="0" w:color="auto"/>
          </w:divBdr>
        </w:div>
        <w:div w:id="1644970046">
          <w:marLeft w:val="640"/>
          <w:marRight w:val="0"/>
          <w:marTop w:val="0"/>
          <w:marBottom w:val="0"/>
          <w:divBdr>
            <w:top w:val="none" w:sz="0" w:space="0" w:color="auto"/>
            <w:left w:val="none" w:sz="0" w:space="0" w:color="auto"/>
            <w:bottom w:val="none" w:sz="0" w:space="0" w:color="auto"/>
            <w:right w:val="none" w:sz="0" w:space="0" w:color="auto"/>
          </w:divBdr>
        </w:div>
        <w:div w:id="1649895064">
          <w:marLeft w:val="640"/>
          <w:marRight w:val="0"/>
          <w:marTop w:val="0"/>
          <w:marBottom w:val="0"/>
          <w:divBdr>
            <w:top w:val="none" w:sz="0" w:space="0" w:color="auto"/>
            <w:left w:val="none" w:sz="0" w:space="0" w:color="auto"/>
            <w:bottom w:val="none" w:sz="0" w:space="0" w:color="auto"/>
            <w:right w:val="none" w:sz="0" w:space="0" w:color="auto"/>
          </w:divBdr>
        </w:div>
        <w:div w:id="1659267166">
          <w:marLeft w:val="640"/>
          <w:marRight w:val="0"/>
          <w:marTop w:val="0"/>
          <w:marBottom w:val="0"/>
          <w:divBdr>
            <w:top w:val="none" w:sz="0" w:space="0" w:color="auto"/>
            <w:left w:val="none" w:sz="0" w:space="0" w:color="auto"/>
            <w:bottom w:val="none" w:sz="0" w:space="0" w:color="auto"/>
            <w:right w:val="none" w:sz="0" w:space="0" w:color="auto"/>
          </w:divBdr>
        </w:div>
        <w:div w:id="1671250365">
          <w:marLeft w:val="640"/>
          <w:marRight w:val="0"/>
          <w:marTop w:val="0"/>
          <w:marBottom w:val="0"/>
          <w:divBdr>
            <w:top w:val="none" w:sz="0" w:space="0" w:color="auto"/>
            <w:left w:val="none" w:sz="0" w:space="0" w:color="auto"/>
            <w:bottom w:val="none" w:sz="0" w:space="0" w:color="auto"/>
            <w:right w:val="none" w:sz="0" w:space="0" w:color="auto"/>
          </w:divBdr>
        </w:div>
        <w:div w:id="1837070133">
          <w:marLeft w:val="640"/>
          <w:marRight w:val="0"/>
          <w:marTop w:val="0"/>
          <w:marBottom w:val="0"/>
          <w:divBdr>
            <w:top w:val="none" w:sz="0" w:space="0" w:color="auto"/>
            <w:left w:val="none" w:sz="0" w:space="0" w:color="auto"/>
            <w:bottom w:val="none" w:sz="0" w:space="0" w:color="auto"/>
            <w:right w:val="none" w:sz="0" w:space="0" w:color="auto"/>
          </w:divBdr>
        </w:div>
        <w:div w:id="1911191601">
          <w:marLeft w:val="640"/>
          <w:marRight w:val="0"/>
          <w:marTop w:val="0"/>
          <w:marBottom w:val="0"/>
          <w:divBdr>
            <w:top w:val="none" w:sz="0" w:space="0" w:color="auto"/>
            <w:left w:val="none" w:sz="0" w:space="0" w:color="auto"/>
            <w:bottom w:val="none" w:sz="0" w:space="0" w:color="auto"/>
            <w:right w:val="none" w:sz="0" w:space="0" w:color="auto"/>
          </w:divBdr>
        </w:div>
        <w:div w:id="1917084607">
          <w:marLeft w:val="640"/>
          <w:marRight w:val="0"/>
          <w:marTop w:val="0"/>
          <w:marBottom w:val="0"/>
          <w:divBdr>
            <w:top w:val="none" w:sz="0" w:space="0" w:color="auto"/>
            <w:left w:val="none" w:sz="0" w:space="0" w:color="auto"/>
            <w:bottom w:val="none" w:sz="0" w:space="0" w:color="auto"/>
            <w:right w:val="none" w:sz="0" w:space="0" w:color="auto"/>
          </w:divBdr>
        </w:div>
        <w:div w:id="1977055724">
          <w:marLeft w:val="640"/>
          <w:marRight w:val="0"/>
          <w:marTop w:val="0"/>
          <w:marBottom w:val="0"/>
          <w:divBdr>
            <w:top w:val="none" w:sz="0" w:space="0" w:color="auto"/>
            <w:left w:val="none" w:sz="0" w:space="0" w:color="auto"/>
            <w:bottom w:val="none" w:sz="0" w:space="0" w:color="auto"/>
            <w:right w:val="none" w:sz="0" w:space="0" w:color="auto"/>
          </w:divBdr>
        </w:div>
        <w:div w:id="2050913545">
          <w:marLeft w:val="640"/>
          <w:marRight w:val="0"/>
          <w:marTop w:val="0"/>
          <w:marBottom w:val="0"/>
          <w:divBdr>
            <w:top w:val="none" w:sz="0" w:space="0" w:color="auto"/>
            <w:left w:val="none" w:sz="0" w:space="0" w:color="auto"/>
            <w:bottom w:val="none" w:sz="0" w:space="0" w:color="auto"/>
            <w:right w:val="none" w:sz="0" w:space="0" w:color="auto"/>
          </w:divBdr>
        </w:div>
        <w:div w:id="2077626455">
          <w:marLeft w:val="640"/>
          <w:marRight w:val="0"/>
          <w:marTop w:val="0"/>
          <w:marBottom w:val="0"/>
          <w:divBdr>
            <w:top w:val="none" w:sz="0" w:space="0" w:color="auto"/>
            <w:left w:val="none" w:sz="0" w:space="0" w:color="auto"/>
            <w:bottom w:val="none" w:sz="0" w:space="0" w:color="auto"/>
            <w:right w:val="none" w:sz="0" w:space="0" w:color="auto"/>
          </w:divBdr>
        </w:div>
        <w:div w:id="2084981623">
          <w:marLeft w:val="640"/>
          <w:marRight w:val="0"/>
          <w:marTop w:val="0"/>
          <w:marBottom w:val="0"/>
          <w:divBdr>
            <w:top w:val="none" w:sz="0" w:space="0" w:color="auto"/>
            <w:left w:val="none" w:sz="0" w:space="0" w:color="auto"/>
            <w:bottom w:val="none" w:sz="0" w:space="0" w:color="auto"/>
            <w:right w:val="none" w:sz="0" w:space="0" w:color="auto"/>
          </w:divBdr>
        </w:div>
        <w:div w:id="2122339852">
          <w:marLeft w:val="640"/>
          <w:marRight w:val="0"/>
          <w:marTop w:val="0"/>
          <w:marBottom w:val="0"/>
          <w:divBdr>
            <w:top w:val="none" w:sz="0" w:space="0" w:color="auto"/>
            <w:left w:val="none" w:sz="0" w:space="0" w:color="auto"/>
            <w:bottom w:val="none" w:sz="0" w:space="0" w:color="auto"/>
            <w:right w:val="none" w:sz="0" w:space="0" w:color="auto"/>
          </w:divBdr>
        </w:div>
      </w:divsChild>
    </w:div>
    <w:div w:id="1972711025">
      <w:marLeft w:val="640"/>
      <w:marRight w:val="0"/>
      <w:marTop w:val="0"/>
      <w:marBottom w:val="0"/>
      <w:divBdr>
        <w:top w:val="none" w:sz="0" w:space="0" w:color="auto"/>
        <w:left w:val="none" w:sz="0" w:space="0" w:color="auto"/>
        <w:bottom w:val="none" w:sz="0" w:space="0" w:color="auto"/>
        <w:right w:val="none" w:sz="0" w:space="0" w:color="auto"/>
      </w:divBdr>
    </w:div>
    <w:div w:id="1974019210">
      <w:bodyDiv w:val="1"/>
      <w:marLeft w:val="0"/>
      <w:marRight w:val="0"/>
      <w:marTop w:val="0"/>
      <w:marBottom w:val="0"/>
      <w:divBdr>
        <w:top w:val="none" w:sz="0" w:space="0" w:color="auto"/>
        <w:left w:val="none" w:sz="0" w:space="0" w:color="auto"/>
        <w:bottom w:val="none" w:sz="0" w:space="0" w:color="auto"/>
        <w:right w:val="none" w:sz="0" w:space="0" w:color="auto"/>
      </w:divBdr>
      <w:divsChild>
        <w:div w:id="398596047">
          <w:marLeft w:val="640"/>
          <w:marRight w:val="0"/>
          <w:marTop w:val="0"/>
          <w:marBottom w:val="0"/>
          <w:divBdr>
            <w:top w:val="none" w:sz="0" w:space="0" w:color="auto"/>
            <w:left w:val="none" w:sz="0" w:space="0" w:color="auto"/>
            <w:bottom w:val="none" w:sz="0" w:space="0" w:color="auto"/>
            <w:right w:val="none" w:sz="0" w:space="0" w:color="auto"/>
          </w:divBdr>
        </w:div>
        <w:div w:id="613176843">
          <w:marLeft w:val="640"/>
          <w:marRight w:val="0"/>
          <w:marTop w:val="0"/>
          <w:marBottom w:val="0"/>
          <w:divBdr>
            <w:top w:val="none" w:sz="0" w:space="0" w:color="auto"/>
            <w:left w:val="none" w:sz="0" w:space="0" w:color="auto"/>
            <w:bottom w:val="none" w:sz="0" w:space="0" w:color="auto"/>
            <w:right w:val="none" w:sz="0" w:space="0" w:color="auto"/>
          </w:divBdr>
        </w:div>
        <w:div w:id="725833157">
          <w:marLeft w:val="640"/>
          <w:marRight w:val="0"/>
          <w:marTop w:val="0"/>
          <w:marBottom w:val="0"/>
          <w:divBdr>
            <w:top w:val="none" w:sz="0" w:space="0" w:color="auto"/>
            <w:left w:val="none" w:sz="0" w:space="0" w:color="auto"/>
            <w:bottom w:val="none" w:sz="0" w:space="0" w:color="auto"/>
            <w:right w:val="none" w:sz="0" w:space="0" w:color="auto"/>
          </w:divBdr>
        </w:div>
        <w:div w:id="745153709">
          <w:marLeft w:val="640"/>
          <w:marRight w:val="0"/>
          <w:marTop w:val="0"/>
          <w:marBottom w:val="0"/>
          <w:divBdr>
            <w:top w:val="none" w:sz="0" w:space="0" w:color="auto"/>
            <w:left w:val="none" w:sz="0" w:space="0" w:color="auto"/>
            <w:bottom w:val="none" w:sz="0" w:space="0" w:color="auto"/>
            <w:right w:val="none" w:sz="0" w:space="0" w:color="auto"/>
          </w:divBdr>
        </w:div>
        <w:div w:id="1915771816">
          <w:marLeft w:val="640"/>
          <w:marRight w:val="0"/>
          <w:marTop w:val="0"/>
          <w:marBottom w:val="0"/>
          <w:divBdr>
            <w:top w:val="none" w:sz="0" w:space="0" w:color="auto"/>
            <w:left w:val="none" w:sz="0" w:space="0" w:color="auto"/>
            <w:bottom w:val="none" w:sz="0" w:space="0" w:color="auto"/>
            <w:right w:val="none" w:sz="0" w:space="0" w:color="auto"/>
          </w:divBdr>
        </w:div>
        <w:div w:id="130446480">
          <w:marLeft w:val="640"/>
          <w:marRight w:val="0"/>
          <w:marTop w:val="0"/>
          <w:marBottom w:val="0"/>
          <w:divBdr>
            <w:top w:val="none" w:sz="0" w:space="0" w:color="auto"/>
            <w:left w:val="none" w:sz="0" w:space="0" w:color="auto"/>
            <w:bottom w:val="none" w:sz="0" w:space="0" w:color="auto"/>
            <w:right w:val="none" w:sz="0" w:space="0" w:color="auto"/>
          </w:divBdr>
        </w:div>
        <w:div w:id="106238158">
          <w:marLeft w:val="640"/>
          <w:marRight w:val="0"/>
          <w:marTop w:val="0"/>
          <w:marBottom w:val="0"/>
          <w:divBdr>
            <w:top w:val="none" w:sz="0" w:space="0" w:color="auto"/>
            <w:left w:val="none" w:sz="0" w:space="0" w:color="auto"/>
            <w:bottom w:val="none" w:sz="0" w:space="0" w:color="auto"/>
            <w:right w:val="none" w:sz="0" w:space="0" w:color="auto"/>
          </w:divBdr>
        </w:div>
        <w:div w:id="1634797698">
          <w:marLeft w:val="640"/>
          <w:marRight w:val="0"/>
          <w:marTop w:val="0"/>
          <w:marBottom w:val="0"/>
          <w:divBdr>
            <w:top w:val="none" w:sz="0" w:space="0" w:color="auto"/>
            <w:left w:val="none" w:sz="0" w:space="0" w:color="auto"/>
            <w:bottom w:val="none" w:sz="0" w:space="0" w:color="auto"/>
            <w:right w:val="none" w:sz="0" w:space="0" w:color="auto"/>
          </w:divBdr>
        </w:div>
        <w:div w:id="703286106">
          <w:marLeft w:val="640"/>
          <w:marRight w:val="0"/>
          <w:marTop w:val="0"/>
          <w:marBottom w:val="0"/>
          <w:divBdr>
            <w:top w:val="none" w:sz="0" w:space="0" w:color="auto"/>
            <w:left w:val="none" w:sz="0" w:space="0" w:color="auto"/>
            <w:bottom w:val="none" w:sz="0" w:space="0" w:color="auto"/>
            <w:right w:val="none" w:sz="0" w:space="0" w:color="auto"/>
          </w:divBdr>
        </w:div>
        <w:div w:id="110051271">
          <w:marLeft w:val="640"/>
          <w:marRight w:val="0"/>
          <w:marTop w:val="0"/>
          <w:marBottom w:val="0"/>
          <w:divBdr>
            <w:top w:val="none" w:sz="0" w:space="0" w:color="auto"/>
            <w:left w:val="none" w:sz="0" w:space="0" w:color="auto"/>
            <w:bottom w:val="none" w:sz="0" w:space="0" w:color="auto"/>
            <w:right w:val="none" w:sz="0" w:space="0" w:color="auto"/>
          </w:divBdr>
        </w:div>
        <w:div w:id="282344210">
          <w:marLeft w:val="640"/>
          <w:marRight w:val="0"/>
          <w:marTop w:val="0"/>
          <w:marBottom w:val="0"/>
          <w:divBdr>
            <w:top w:val="none" w:sz="0" w:space="0" w:color="auto"/>
            <w:left w:val="none" w:sz="0" w:space="0" w:color="auto"/>
            <w:bottom w:val="none" w:sz="0" w:space="0" w:color="auto"/>
            <w:right w:val="none" w:sz="0" w:space="0" w:color="auto"/>
          </w:divBdr>
        </w:div>
        <w:div w:id="81026956">
          <w:marLeft w:val="640"/>
          <w:marRight w:val="0"/>
          <w:marTop w:val="0"/>
          <w:marBottom w:val="0"/>
          <w:divBdr>
            <w:top w:val="none" w:sz="0" w:space="0" w:color="auto"/>
            <w:left w:val="none" w:sz="0" w:space="0" w:color="auto"/>
            <w:bottom w:val="none" w:sz="0" w:space="0" w:color="auto"/>
            <w:right w:val="none" w:sz="0" w:space="0" w:color="auto"/>
          </w:divBdr>
        </w:div>
        <w:div w:id="2113627406">
          <w:marLeft w:val="640"/>
          <w:marRight w:val="0"/>
          <w:marTop w:val="0"/>
          <w:marBottom w:val="0"/>
          <w:divBdr>
            <w:top w:val="none" w:sz="0" w:space="0" w:color="auto"/>
            <w:left w:val="none" w:sz="0" w:space="0" w:color="auto"/>
            <w:bottom w:val="none" w:sz="0" w:space="0" w:color="auto"/>
            <w:right w:val="none" w:sz="0" w:space="0" w:color="auto"/>
          </w:divBdr>
        </w:div>
        <w:div w:id="1382023754">
          <w:marLeft w:val="640"/>
          <w:marRight w:val="0"/>
          <w:marTop w:val="0"/>
          <w:marBottom w:val="0"/>
          <w:divBdr>
            <w:top w:val="none" w:sz="0" w:space="0" w:color="auto"/>
            <w:left w:val="none" w:sz="0" w:space="0" w:color="auto"/>
            <w:bottom w:val="none" w:sz="0" w:space="0" w:color="auto"/>
            <w:right w:val="none" w:sz="0" w:space="0" w:color="auto"/>
          </w:divBdr>
        </w:div>
        <w:div w:id="928855742">
          <w:marLeft w:val="640"/>
          <w:marRight w:val="0"/>
          <w:marTop w:val="0"/>
          <w:marBottom w:val="0"/>
          <w:divBdr>
            <w:top w:val="none" w:sz="0" w:space="0" w:color="auto"/>
            <w:left w:val="none" w:sz="0" w:space="0" w:color="auto"/>
            <w:bottom w:val="none" w:sz="0" w:space="0" w:color="auto"/>
            <w:right w:val="none" w:sz="0" w:space="0" w:color="auto"/>
          </w:divBdr>
        </w:div>
        <w:div w:id="549071610">
          <w:marLeft w:val="640"/>
          <w:marRight w:val="0"/>
          <w:marTop w:val="0"/>
          <w:marBottom w:val="0"/>
          <w:divBdr>
            <w:top w:val="none" w:sz="0" w:space="0" w:color="auto"/>
            <w:left w:val="none" w:sz="0" w:space="0" w:color="auto"/>
            <w:bottom w:val="none" w:sz="0" w:space="0" w:color="auto"/>
            <w:right w:val="none" w:sz="0" w:space="0" w:color="auto"/>
          </w:divBdr>
        </w:div>
        <w:div w:id="1900047503">
          <w:marLeft w:val="640"/>
          <w:marRight w:val="0"/>
          <w:marTop w:val="0"/>
          <w:marBottom w:val="0"/>
          <w:divBdr>
            <w:top w:val="none" w:sz="0" w:space="0" w:color="auto"/>
            <w:left w:val="none" w:sz="0" w:space="0" w:color="auto"/>
            <w:bottom w:val="none" w:sz="0" w:space="0" w:color="auto"/>
            <w:right w:val="none" w:sz="0" w:space="0" w:color="auto"/>
          </w:divBdr>
        </w:div>
        <w:div w:id="672684646">
          <w:marLeft w:val="640"/>
          <w:marRight w:val="0"/>
          <w:marTop w:val="0"/>
          <w:marBottom w:val="0"/>
          <w:divBdr>
            <w:top w:val="none" w:sz="0" w:space="0" w:color="auto"/>
            <w:left w:val="none" w:sz="0" w:space="0" w:color="auto"/>
            <w:bottom w:val="none" w:sz="0" w:space="0" w:color="auto"/>
            <w:right w:val="none" w:sz="0" w:space="0" w:color="auto"/>
          </w:divBdr>
        </w:div>
        <w:div w:id="1707370271">
          <w:marLeft w:val="640"/>
          <w:marRight w:val="0"/>
          <w:marTop w:val="0"/>
          <w:marBottom w:val="0"/>
          <w:divBdr>
            <w:top w:val="none" w:sz="0" w:space="0" w:color="auto"/>
            <w:left w:val="none" w:sz="0" w:space="0" w:color="auto"/>
            <w:bottom w:val="none" w:sz="0" w:space="0" w:color="auto"/>
            <w:right w:val="none" w:sz="0" w:space="0" w:color="auto"/>
          </w:divBdr>
        </w:div>
        <w:div w:id="1540632805">
          <w:marLeft w:val="640"/>
          <w:marRight w:val="0"/>
          <w:marTop w:val="0"/>
          <w:marBottom w:val="0"/>
          <w:divBdr>
            <w:top w:val="none" w:sz="0" w:space="0" w:color="auto"/>
            <w:left w:val="none" w:sz="0" w:space="0" w:color="auto"/>
            <w:bottom w:val="none" w:sz="0" w:space="0" w:color="auto"/>
            <w:right w:val="none" w:sz="0" w:space="0" w:color="auto"/>
          </w:divBdr>
        </w:div>
        <w:div w:id="295648754">
          <w:marLeft w:val="640"/>
          <w:marRight w:val="0"/>
          <w:marTop w:val="0"/>
          <w:marBottom w:val="0"/>
          <w:divBdr>
            <w:top w:val="none" w:sz="0" w:space="0" w:color="auto"/>
            <w:left w:val="none" w:sz="0" w:space="0" w:color="auto"/>
            <w:bottom w:val="none" w:sz="0" w:space="0" w:color="auto"/>
            <w:right w:val="none" w:sz="0" w:space="0" w:color="auto"/>
          </w:divBdr>
        </w:div>
        <w:div w:id="1494103481">
          <w:marLeft w:val="640"/>
          <w:marRight w:val="0"/>
          <w:marTop w:val="0"/>
          <w:marBottom w:val="0"/>
          <w:divBdr>
            <w:top w:val="none" w:sz="0" w:space="0" w:color="auto"/>
            <w:left w:val="none" w:sz="0" w:space="0" w:color="auto"/>
            <w:bottom w:val="none" w:sz="0" w:space="0" w:color="auto"/>
            <w:right w:val="none" w:sz="0" w:space="0" w:color="auto"/>
          </w:divBdr>
        </w:div>
        <w:div w:id="1716151020">
          <w:marLeft w:val="640"/>
          <w:marRight w:val="0"/>
          <w:marTop w:val="0"/>
          <w:marBottom w:val="0"/>
          <w:divBdr>
            <w:top w:val="none" w:sz="0" w:space="0" w:color="auto"/>
            <w:left w:val="none" w:sz="0" w:space="0" w:color="auto"/>
            <w:bottom w:val="none" w:sz="0" w:space="0" w:color="auto"/>
            <w:right w:val="none" w:sz="0" w:space="0" w:color="auto"/>
          </w:divBdr>
        </w:div>
        <w:div w:id="1410153327">
          <w:marLeft w:val="640"/>
          <w:marRight w:val="0"/>
          <w:marTop w:val="0"/>
          <w:marBottom w:val="0"/>
          <w:divBdr>
            <w:top w:val="none" w:sz="0" w:space="0" w:color="auto"/>
            <w:left w:val="none" w:sz="0" w:space="0" w:color="auto"/>
            <w:bottom w:val="none" w:sz="0" w:space="0" w:color="auto"/>
            <w:right w:val="none" w:sz="0" w:space="0" w:color="auto"/>
          </w:divBdr>
        </w:div>
        <w:div w:id="905920954">
          <w:marLeft w:val="640"/>
          <w:marRight w:val="0"/>
          <w:marTop w:val="0"/>
          <w:marBottom w:val="0"/>
          <w:divBdr>
            <w:top w:val="none" w:sz="0" w:space="0" w:color="auto"/>
            <w:left w:val="none" w:sz="0" w:space="0" w:color="auto"/>
            <w:bottom w:val="none" w:sz="0" w:space="0" w:color="auto"/>
            <w:right w:val="none" w:sz="0" w:space="0" w:color="auto"/>
          </w:divBdr>
        </w:div>
        <w:div w:id="1672637870">
          <w:marLeft w:val="640"/>
          <w:marRight w:val="0"/>
          <w:marTop w:val="0"/>
          <w:marBottom w:val="0"/>
          <w:divBdr>
            <w:top w:val="none" w:sz="0" w:space="0" w:color="auto"/>
            <w:left w:val="none" w:sz="0" w:space="0" w:color="auto"/>
            <w:bottom w:val="none" w:sz="0" w:space="0" w:color="auto"/>
            <w:right w:val="none" w:sz="0" w:space="0" w:color="auto"/>
          </w:divBdr>
        </w:div>
        <w:div w:id="1154376913">
          <w:marLeft w:val="640"/>
          <w:marRight w:val="0"/>
          <w:marTop w:val="0"/>
          <w:marBottom w:val="0"/>
          <w:divBdr>
            <w:top w:val="none" w:sz="0" w:space="0" w:color="auto"/>
            <w:left w:val="none" w:sz="0" w:space="0" w:color="auto"/>
            <w:bottom w:val="none" w:sz="0" w:space="0" w:color="auto"/>
            <w:right w:val="none" w:sz="0" w:space="0" w:color="auto"/>
          </w:divBdr>
        </w:div>
        <w:div w:id="2146390985">
          <w:marLeft w:val="640"/>
          <w:marRight w:val="0"/>
          <w:marTop w:val="0"/>
          <w:marBottom w:val="0"/>
          <w:divBdr>
            <w:top w:val="none" w:sz="0" w:space="0" w:color="auto"/>
            <w:left w:val="none" w:sz="0" w:space="0" w:color="auto"/>
            <w:bottom w:val="none" w:sz="0" w:space="0" w:color="auto"/>
            <w:right w:val="none" w:sz="0" w:space="0" w:color="auto"/>
          </w:divBdr>
        </w:div>
        <w:div w:id="2033873209">
          <w:marLeft w:val="640"/>
          <w:marRight w:val="0"/>
          <w:marTop w:val="0"/>
          <w:marBottom w:val="0"/>
          <w:divBdr>
            <w:top w:val="none" w:sz="0" w:space="0" w:color="auto"/>
            <w:left w:val="none" w:sz="0" w:space="0" w:color="auto"/>
            <w:bottom w:val="none" w:sz="0" w:space="0" w:color="auto"/>
            <w:right w:val="none" w:sz="0" w:space="0" w:color="auto"/>
          </w:divBdr>
        </w:div>
        <w:div w:id="487088797">
          <w:marLeft w:val="640"/>
          <w:marRight w:val="0"/>
          <w:marTop w:val="0"/>
          <w:marBottom w:val="0"/>
          <w:divBdr>
            <w:top w:val="none" w:sz="0" w:space="0" w:color="auto"/>
            <w:left w:val="none" w:sz="0" w:space="0" w:color="auto"/>
            <w:bottom w:val="none" w:sz="0" w:space="0" w:color="auto"/>
            <w:right w:val="none" w:sz="0" w:space="0" w:color="auto"/>
          </w:divBdr>
        </w:div>
        <w:div w:id="1060782747">
          <w:marLeft w:val="640"/>
          <w:marRight w:val="0"/>
          <w:marTop w:val="0"/>
          <w:marBottom w:val="0"/>
          <w:divBdr>
            <w:top w:val="none" w:sz="0" w:space="0" w:color="auto"/>
            <w:left w:val="none" w:sz="0" w:space="0" w:color="auto"/>
            <w:bottom w:val="none" w:sz="0" w:space="0" w:color="auto"/>
            <w:right w:val="none" w:sz="0" w:space="0" w:color="auto"/>
          </w:divBdr>
        </w:div>
        <w:div w:id="927422312">
          <w:marLeft w:val="640"/>
          <w:marRight w:val="0"/>
          <w:marTop w:val="0"/>
          <w:marBottom w:val="0"/>
          <w:divBdr>
            <w:top w:val="none" w:sz="0" w:space="0" w:color="auto"/>
            <w:left w:val="none" w:sz="0" w:space="0" w:color="auto"/>
            <w:bottom w:val="none" w:sz="0" w:space="0" w:color="auto"/>
            <w:right w:val="none" w:sz="0" w:space="0" w:color="auto"/>
          </w:divBdr>
        </w:div>
        <w:div w:id="1949586089">
          <w:marLeft w:val="640"/>
          <w:marRight w:val="0"/>
          <w:marTop w:val="0"/>
          <w:marBottom w:val="0"/>
          <w:divBdr>
            <w:top w:val="none" w:sz="0" w:space="0" w:color="auto"/>
            <w:left w:val="none" w:sz="0" w:space="0" w:color="auto"/>
            <w:bottom w:val="none" w:sz="0" w:space="0" w:color="auto"/>
            <w:right w:val="none" w:sz="0" w:space="0" w:color="auto"/>
          </w:divBdr>
        </w:div>
        <w:div w:id="1829054715">
          <w:marLeft w:val="640"/>
          <w:marRight w:val="0"/>
          <w:marTop w:val="0"/>
          <w:marBottom w:val="0"/>
          <w:divBdr>
            <w:top w:val="none" w:sz="0" w:space="0" w:color="auto"/>
            <w:left w:val="none" w:sz="0" w:space="0" w:color="auto"/>
            <w:bottom w:val="none" w:sz="0" w:space="0" w:color="auto"/>
            <w:right w:val="none" w:sz="0" w:space="0" w:color="auto"/>
          </w:divBdr>
        </w:div>
        <w:div w:id="826943630">
          <w:marLeft w:val="640"/>
          <w:marRight w:val="0"/>
          <w:marTop w:val="0"/>
          <w:marBottom w:val="0"/>
          <w:divBdr>
            <w:top w:val="none" w:sz="0" w:space="0" w:color="auto"/>
            <w:left w:val="none" w:sz="0" w:space="0" w:color="auto"/>
            <w:bottom w:val="none" w:sz="0" w:space="0" w:color="auto"/>
            <w:right w:val="none" w:sz="0" w:space="0" w:color="auto"/>
          </w:divBdr>
        </w:div>
        <w:div w:id="703333888">
          <w:marLeft w:val="640"/>
          <w:marRight w:val="0"/>
          <w:marTop w:val="0"/>
          <w:marBottom w:val="0"/>
          <w:divBdr>
            <w:top w:val="none" w:sz="0" w:space="0" w:color="auto"/>
            <w:left w:val="none" w:sz="0" w:space="0" w:color="auto"/>
            <w:bottom w:val="none" w:sz="0" w:space="0" w:color="auto"/>
            <w:right w:val="none" w:sz="0" w:space="0" w:color="auto"/>
          </w:divBdr>
        </w:div>
        <w:div w:id="418254549">
          <w:marLeft w:val="640"/>
          <w:marRight w:val="0"/>
          <w:marTop w:val="0"/>
          <w:marBottom w:val="0"/>
          <w:divBdr>
            <w:top w:val="none" w:sz="0" w:space="0" w:color="auto"/>
            <w:left w:val="none" w:sz="0" w:space="0" w:color="auto"/>
            <w:bottom w:val="none" w:sz="0" w:space="0" w:color="auto"/>
            <w:right w:val="none" w:sz="0" w:space="0" w:color="auto"/>
          </w:divBdr>
        </w:div>
        <w:div w:id="685332734">
          <w:marLeft w:val="640"/>
          <w:marRight w:val="0"/>
          <w:marTop w:val="0"/>
          <w:marBottom w:val="0"/>
          <w:divBdr>
            <w:top w:val="none" w:sz="0" w:space="0" w:color="auto"/>
            <w:left w:val="none" w:sz="0" w:space="0" w:color="auto"/>
            <w:bottom w:val="none" w:sz="0" w:space="0" w:color="auto"/>
            <w:right w:val="none" w:sz="0" w:space="0" w:color="auto"/>
          </w:divBdr>
        </w:div>
        <w:div w:id="528177513">
          <w:marLeft w:val="640"/>
          <w:marRight w:val="0"/>
          <w:marTop w:val="0"/>
          <w:marBottom w:val="0"/>
          <w:divBdr>
            <w:top w:val="none" w:sz="0" w:space="0" w:color="auto"/>
            <w:left w:val="none" w:sz="0" w:space="0" w:color="auto"/>
            <w:bottom w:val="none" w:sz="0" w:space="0" w:color="auto"/>
            <w:right w:val="none" w:sz="0" w:space="0" w:color="auto"/>
          </w:divBdr>
        </w:div>
        <w:div w:id="689601958">
          <w:marLeft w:val="640"/>
          <w:marRight w:val="0"/>
          <w:marTop w:val="0"/>
          <w:marBottom w:val="0"/>
          <w:divBdr>
            <w:top w:val="none" w:sz="0" w:space="0" w:color="auto"/>
            <w:left w:val="none" w:sz="0" w:space="0" w:color="auto"/>
            <w:bottom w:val="none" w:sz="0" w:space="0" w:color="auto"/>
            <w:right w:val="none" w:sz="0" w:space="0" w:color="auto"/>
          </w:divBdr>
        </w:div>
        <w:div w:id="1385445103">
          <w:marLeft w:val="640"/>
          <w:marRight w:val="0"/>
          <w:marTop w:val="0"/>
          <w:marBottom w:val="0"/>
          <w:divBdr>
            <w:top w:val="none" w:sz="0" w:space="0" w:color="auto"/>
            <w:left w:val="none" w:sz="0" w:space="0" w:color="auto"/>
            <w:bottom w:val="none" w:sz="0" w:space="0" w:color="auto"/>
            <w:right w:val="none" w:sz="0" w:space="0" w:color="auto"/>
          </w:divBdr>
        </w:div>
      </w:divsChild>
    </w:div>
    <w:div w:id="1974362978">
      <w:marLeft w:val="640"/>
      <w:marRight w:val="0"/>
      <w:marTop w:val="0"/>
      <w:marBottom w:val="0"/>
      <w:divBdr>
        <w:top w:val="none" w:sz="0" w:space="0" w:color="auto"/>
        <w:left w:val="none" w:sz="0" w:space="0" w:color="auto"/>
        <w:bottom w:val="none" w:sz="0" w:space="0" w:color="auto"/>
        <w:right w:val="none" w:sz="0" w:space="0" w:color="auto"/>
      </w:divBdr>
    </w:div>
    <w:div w:id="1974477162">
      <w:bodyDiv w:val="1"/>
      <w:marLeft w:val="0"/>
      <w:marRight w:val="0"/>
      <w:marTop w:val="0"/>
      <w:marBottom w:val="0"/>
      <w:divBdr>
        <w:top w:val="none" w:sz="0" w:space="0" w:color="auto"/>
        <w:left w:val="none" w:sz="0" w:space="0" w:color="auto"/>
        <w:bottom w:val="none" w:sz="0" w:space="0" w:color="auto"/>
        <w:right w:val="none" w:sz="0" w:space="0" w:color="auto"/>
      </w:divBdr>
      <w:divsChild>
        <w:div w:id="80834318">
          <w:marLeft w:val="640"/>
          <w:marRight w:val="0"/>
          <w:marTop w:val="0"/>
          <w:marBottom w:val="0"/>
          <w:divBdr>
            <w:top w:val="none" w:sz="0" w:space="0" w:color="auto"/>
            <w:left w:val="none" w:sz="0" w:space="0" w:color="auto"/>
            <w:bottom w:val="none" w:sz="0" w:space="0" w:color="auto"/>
            <w:right w:val="none" w:sz="0" w:space="0" w:color="auto"/>
          </w:divBdr>
        </w:div>
        <w:div w:id="1168179276">
          <w:marLeft w:val="640"/>
          <w:marRight w:val="0"/>
          <w:marTop w:val="0"/>
          <w:marBottom w:val="0"/>
          <w:divBdr>
            <w:top w:val="none" w:sz="0" w:space="0" w:color="auto"/>
            <w:left w:val="none" w:sz="0" w:space="0" w:color="auto"/>
            <w:bottom w:val="none" w:sz="0" w:space="0" w:color="auto"/>
            <w:right w:val="none" w:sz="0" w:space="0" w:color="auto"/>
          </w:divBdr>
        </w:div>
        <w:div w:id="1417359502">
          <w:marLeft w:val="640"/>
          <w:marRight w:val="0"/>
          <w:marTop w:val="0"/>
          <w:marBottom w:val="0"/>
          <w:divBdr>
            <w:top w:val="none" w:sz="0" w:space="0" w:color="auto"/>
            <w:left w:val="none" w:sz="0" w:space="0" w:color="auto"/>
            <w:bottom w:val="none" w:sz="0" w:space="0" w:color="auto"/>
            <w:right w:val="none" w:sz="0" w:space="0" w:color="auto"/>
          </w:divBdr>
        </w:div>
        <w:div w:id="849100880">
          <w:marLeft w:val="640"/>
          <w:marRight w:val="0"/>
          <w:marTop w:val="0"/>
          <w:marBottom w:val="0"/>
          <w:divBdr>
            <w:top w:val="none" w:sz="0" w:space="0" w:color="auto"/>
            <w:left w:val="none" w:sz="0" w:space="0" w:color="auto"/>
            <w:bottom w:val="none" w:sz="0" w:space="0" w:color="auto"/>
            <w:right w:val="none" w:sz="0" w:space="0" w:color="auto"/>
          </w:divBdr>
        </w:div>
        <w:div w:id="674259633">
          <w:marLeft w:val="640"/>
          <w:marRight w:val="0"/>
          <w:marTop w:val="0"/>
          <w:marBottom w:val="0"/>
          <w:divBdr>
            <w:top w:val="none" w:sz="0" w:space="0" w:color="auto"/>
            <w:left w:val="none" w:sz="0" w:space="0" w:color="auto"/>
            <w:bottom w:val="none" w:sz="0" w:space="0" w:color="auto"/>
            <w:right w:val="none" w:sz="0" w:space="0" w:color="auto"/>
          </w:divBdr>
        </w:div>
        <w:div w:id="340474261">
          <w:marLeft w:val="640"/>
          <w:marRight w:val="0"/>
          <w:marTop w:val="0"/>
          <w:marBottom w:val="0"/>
          <w:divBdr>
            <w:top w:val="none" w:sz="0" w:space="0" w:color="auto"/>
            <w:left w:val="none" w:sz="0" w:space="0" w:color="auto"/>
            <w:bottom w:val="none" w:sz="0" w:space="0" w:color="auto"/>
            <w:right w:val="none" w:sz="0" w:space="0" w:color="auto"/>
          </w:divBdr>
        </w:div>
        <w:div w:id="241062841">
          <w:marLeft w:val="640"/>
          <w:marRight w:val="0"/>
          <w:marTop w:val="0"/>
          <w:marBottom w:val="0"/>
          <w:divBdr>
            <w:top w:val="none" w:sz="0" w:space="0" w:color="auto"/>
            <w:left w:val="none" w:sz="0" w:space="0" w:color="auto"/>
            <w:bottom w:val="none" w:sz="0" w:space="0" w:color="auto"/>
            <w:right w:val="none" w:sz="0" w:space="0" w:color="auto"/>
          </w:divBdr>
        </w:div>
        <w:div w:id="634525943">
          <w:marLeft w:val="640"/>
          <w:marRight w:val="0"/>
          <w:marTop w:val="0"/>
          <w:marBottom w:val="0"/>
          <w:divBdr>
            <w:top w:val="none" w:sz="0" w:space="0" w:color="auto"/>
            <w:left w:val="none" w:sz="0" w:space="0" w:color="auto"/>
            <w:bottom w:val="none" w:sz="0" w:space="0" w:color="auto"/>
            <w:right w:val="none" w:sz="0" w:space="0" w:color="auto"/>
          </w:divBdr>
        </w:div>
        <w:div w:id="372193199">
          <w:marLeft w:val="640"/>
          <w:marRight w:val="0"/>
          <w:marTop w:val="0"/>
          <w:marBottom w:val="0"/>
          <w:divBdr>
            <w:top w:val="none" w:sz="0" w:space="0" w:color="auto"/>
            <w:left w:val="none" w:sz="0" w:space="0" w:color="auto"/>
            <w:bottom w:val="none" w:sz="0" w:space="0" w:color="auto"/>
            <w:right w:val="none" w:sz="0" w:space="0" w:color="auto"/>
          </w:divBdr>
        </w:div>
        <w:div w:id="223373115">
          <w:marLeft w:val="640"/>
          <w:marRight w:val="0"/>
          <w:marTop w:val="0"/>
          <w:marBottom w:val="0"/>
          <w:divBdr>
            <w:top w:val="none" w:sz="0" w:space="0" w:color="auto"/>
            <w:left w:val="none" w:sz="0" w:space="0" w:color="auto"/>
            <w:bottom w:val="none" w:sz="0" w:space="0" w:color="auto"/>
            <w:right w:val="none" w:sz="0" w:space="0" w:color="auto"/>
          </w:divBdr>
        </w:div>
        <w:div w:id="118182743">
          <w:marLeft w:val="640"/>
          <w:marRight w:val="0"/>
          <w:marTop w:val="0"/>
          <w:marBottom w:val="0"/>
          <w:divBdr>
            <w:top w:val="none" w:sz="0" w:space="0" w:color="auto"/>
            <w:left w:val="none" w:sz="0" w:space="0" w:color="auto"/>
            <w:bottom w:val="none" w:sz="0" w:space="0" w:color="auto"/>
            <w:right w:val="none" w:sz="0" w:space="0" w:color="auto"/>
          </w:divBdr>
        </w:div>
        <w:div w:id="1377391792">
          <w:marLeft w:val="640"/>
          <w:marRight w:val="0"/>
          <w:marTop w:val="0"/>
          <w:marBottom w:val="0"/>
          <w:divBdr>
            <w:top w:val="none" w:sz="0" w:space="0" w:color="auto"/>
            <w:left w:val="none" w:sz="0" w:space="0" w:color="auto"/>
            <w:bottom w:val="none" w:sz="0" w:space="0" w:color="auto"/>
            <w:right w:val="none" w:sz="0" w:space="0" w:color="auto"/>
          </w:divBdr>
        </w:div>
        <w:div w:id="2116632066">
          <w:marLeft w:val="640"/>
          <w:marRight w:val="0"/>
          <w:marTop w:val="0"/>
          <w:marBottom w:val="0"/>
          <w:divBdr>
            <w:top w:val="none" w:sz="0" w:space="0" w:color="auto"/>
            <w:left w:val="none" w:sz="0" w:space="0" w:color="auto"/>
            <w:bottom w:val="none" w:sz="0" w:space="0" w:color="auto"/>
            <w:right w:val="none" w:sz="0" w:space="0" w:color="auto"/>
          </w:divBdr>
        </w:div>
        <w:div w:id="541943980">
          <w:marLeft w:val="640"/>
          <w:marRight w:val="0"/>
          <w:marTop w:val="0"/>
          <w:marBottom w:val="0"/>
          <w:divBdr>
            <w:top w:val="none" w:sz="0" w:space="0" w:color="auto"/>
            <w:left w:val="none" w:sz="0" w:space="0" w:color="auto"/>
            <w:bottom w:val="none" w:sz="0" w:space="0" w:color="auto"/>
            <w:right w:val="none" w:sz="0" w:space="0" w:color="auto"/>
          </w:divBdr>
        </w:div>
        <w:div w:id="829641058">
          <w:marLeft w:val="640"/>
          <w:marRight w:val="0"/>
          <w:marTop w:val="0"/>
          <w:marBottom w:val="0"/>
          <w:divBdr>
            <w:top w:val="none" w:sz="0" w:space="0" w:color="auto"/>
            <w:left w:val="none" w:sz="0" w:space="0" w:color="auto"/>
            <w:bottom w:val="none" w:sz="0" w:space="0" w:color="auto"/>
            <w:right w:val="none" w:sz="0" w:space="0" w:color="auto"/>
          </w:divBdr>
        </w:div>
        <w:div w:id="494952276">
          <w:marLeft w:val="640"/>
          <w:marRight w:val="0"/>
          <w:marTop w:val="0"/>
          <w:marBottom w:val="0"/>
          <w:divBdr>
            <w:top w:val="none" w:sz="0" w:space="0" w:color="auto"/>
            <w:left w:val="none" w:sz="0" w:space="0" w:color="auto"/>
            <w:bottom w:val="none" w:sz="0" w:space="0" w:color="auto"/>
            <w:right w:val="none" w:sz="0" w:space="0" w:color="auto"/>
          </w:divBdr>
        </w:div>
        <w:div w:id="1986011747">
          <w:marLeft w:val="640"/>
          <w:marRight w:val="0"/>
          <w:marTop w:val="0"/>
          <w:marBottom w:val="0"/>
          <w:divBdr>
            <w:top w:val="none" w:sz="0" w:space="0" w:color="auto"/>
            <w:left w:val="none" w:sz="0" w:space="0" w:color="auto"/>
            <w:bottom w:val="none" w:sz="0" w:space="0" w:color="auto"/>
            <w:right w:val="none" w:sz="0" w:space="0" w:color="auto"/>
          </w:divBdr>
        </w:div>
        <w:div w:id="1882083843">
          <w:marLeft w:val="640"/>
          <w:marRight w:val="0"/>
          <w:marTop w:val="0"/>
          <w:marBottom w:val="0"/>
          <w:divBdr>
            <w:top w:val="none" w:sz="0" w:space="0" w:color="auto"/>
            <w:left w:val="none" w:sz="0" w:space="0" w:color="auto"/>
            <w:bottom w:val="none" w:sz="0" w:space="0" w:color="auto"/>
            <w:right w:val="none" w:sz="0" w:space="0" w:color="auto"/>
          </w:divBdr>
        </w:div>
        <w:div w:id="1498419856">
          <w:marLeft w:val="640"/>
          <w:marRight w:val="0"/>
          <w:marTop w:val="0"/>
          <w:marBottom w:val="0"/>
          <w:divBdr>
            <w:top w:val="none" w:sz="0" w:space="0" w:color="auto"/>
            <w:left w:val="none" w:sz="0" w:space="0" w:color="auto"/>
            <w:bottom w:val="none" w:sz="0" w:space="0" w:color="auto"/>
            <w:right w:val="none" w:sz="0" w:space="0" w:color="auto"/>
          </w:divBdr>
        </w:div>
        <w:div w:id="2130933805">
          <w:marLeft w:val="640"/>
          <w:marRight w:val="0"/>
          <w:marTop w:val="0"/>
          <w:marBottom w:val="0"/>
          <w:divBdr>
            <w:top w:val="none" w:sz="0" w:space="0" w:color="auto"/>
            <w:left w:val="none" w:sz="0" w:space="0" w:color="auto"/>
            <w:bottom w:val="none" w:sz="0" w:space="0" w:color="auto"/>
            <w:right w:val="none" w:sz="0" w:space="0" w:color="auto"/>
          </w:divBdr>
        </w:div>
        <w:div w:id="1047682939">
          <w:marLeft w:val="640"/>
          <w:marRight w:val="0"/>
          <w:marTop w:val="0"/>
          <w:marBottom w:val="0"/>
          <w:divBdr>
            <w:top w:val="none" w:sz="0" w:space="0" w:color="auto"/>
            <w:left w:val="none" w:sz="0" w:space="0" w:color="auto"/>
            <w:bottom w:val="none" w:sz="0" w:space="0" w:color="auto"/>
            <w:right w:val="none" w:sz="0" w:space="0" w:color="auto"/>
          </w:divBdr>
        </w:div>
        <w:div w:id="216598569">
          <w:marLeft w:val="640"/>
          <w:marRight w:val="0"/>
          <w:marTop w:val="0"/>
          <w:marBottom w:val="0"/>
          <w:divBdr>
            <w:top w:val="none" w:sz="0" w:space="0" w:color="auto"/>
            <w:left w:val="none" w:sz="0" w:space="0" w:color="auto"/>
            <w:bottom w:val="none" w:sz="0" w:space="0" w:color="auto"/>
            <w:right w:val="none" w:sz="0" w:space="0" w:color="auto"/>
          </w:divBdr>
        </w:div>
        <w:div w:id="568617398">
          <w:marLeft w:val="640"/>
          <w:marRight w:val="0"/>
          <w:marTop w:val="0"/>
          <w:marBottom w:val="0"/>
          <w:divBdr>
            <w:top w:val="none" w:sz="0" w:space="0" w:color="auto"/>
            <w:left w:val="none" w:sz="0" w:space="0" w:color="auto"/>
            <w:bottom w:val="none" w:sz="0" w:space="0" w:color="auto"/>
            <w:right w:val="none" w:sz="0" w:space="0" w:color="auto"/>
          </w:divBdr>
        </w:div>
        <w:div w:id="491263208">
          <w:marLeft w:val="640"/>
          <w:marRight w:val="0"/>
          <w:marTop w:val="0"/>
          <w:marBottom w:val="0"/>
          <w:divBdr>
            <w:top w:val="none" w:sz="0" w:space="0" w:color="auto"/>
            <w:left w:val="none" w:sz="0" w:space="0" w:color="auto"/>
            <w:bottom w:val="none" w:sz="0" w:space="0" w:color="auto"/>
            <w:right w:val="none" w:sz="0" w:space="0" w:color="auto"/>
          </w:divBdr>
        </w:div>
        <w:div w:id="249586350">
          <w:marLeft w:val="640"/>
          <w:marRight w:val="0"/>
          <w:marTop w:val="0"/>
          <w:marBottom w:val="0"/>
          <w:divBdr>
            <w:top w:val="none" w:sz="0" w:space="0" w:color="auto"/>
            <w:left w:val="none" w:sz="0" w:space="0" w:color="auto"/>
            <w:bottom w:val="none" w:sz="0" w:space="0" w:color="auto"/>
            <w:right w:val="none" w:sz="0" w:space="0" w:color="auto"/>
          </w:divBdr>
        </w:div>
        <w:div w:id="1871915131">
          <w:marLeft w:val="640"/>
          <w:marRight w:val="0"/>
          <w:marTop w:val="0"/>
          <w:marBottom w:val="0"/>
          <w:divBdr>
            <w:top w:val="none" w:sz="0" w:space="0" w:color="auto"/>
            <w:left w:val="none" w:sz="0" w:space="0" w:color="auto"/>
            <w:bottom w:val="none" w:sz="0" w:space="0" w:color="auto"/>
            <w:right w:val="none" w:sz="0" w:space="0" w:color="auto"/>
          </w:divBdr>
        </w:div>
        <w:div w:id="2117359425">
          <w:marLeft w:val="640"/>
          <w:marRight w:val="0"/>
          <w:marTop w:val="0"/>
          <w:marBottom w:val="0"/>
          <w:divBdr>
            <w:top w:val="none" w:sz="0" w:space="0" w:color="auto"/>
            <w:left w:val="none" w:sz="0" w:space="0" w:color="auto"/>
            <w:bottom w:val="none" w:sz="0" w:space="0" w:color="auto"/>
            <w:right w:val="none" w:sz="0" w:space="0" w:color="auto"/>
          </w:divBdr>
        </w:div>
        <w:div w:id="1670212813">
          <w:marLeft w:val="640"/>
          <w:marRight w:val="0"/>
          <w:marTop w:val="0"/>
          <w:marBottom w:val="0"/>
          <w:divBdr>
            <w:top w:val="none" w:sz="0" w:space="0" w:color="auto"/>
            <w:left w:val="none" w:sz="0" w:space="0" w:color="auto"/>
            <w:bottom w:val="none" w:sz="0" w:space="0" w:color="auto"/>
            <w:right w:val="none" w:sz="0" w:space="0" w:color="auto"/>
          </w:divBdr>
        </w:div>
        <w:div w:id="1383477773">
          <w:marLeft w:val="640"/>
          <w:marRight w:val="0"/>
          <w:marTop w:val="0"/>
          <w:marBottom w:val="0"/>
          <w:divBdr>
            <w:top w:val="none" w:sz="0" w:space="0" w:color="auto"/>
            <w:left w:val="none" w:sz="0" w:space="0" w:color="auto"/>
            <w:bottom w:val="none" w:sz="0" w:space="0" w:color="auto"/>
            <w:right w:val="none" w:sz="0" w:space="0" w:color="auto"/>
          </w:divBdr>
        </w:div>
        <w:div w:id="1165366769">
          <w:marLeft w:val="640"/>
          <w:marRight w:val="0"/>
          <w:marTop w:val="0"/>
          <w:marBottom w:val="0"/>
          <w:divBdr>
            <w:top w:val="none" w:sz="0" w:space="0" w:color="auto"/>
            <w:left w:val="none" w:sz="0" w:space="0" w:color="auto"/>
            <w:bottom w:val="none" w:sz="0" w:space="0" w:color="auto"/>
            <w:right w:val="none" w:sz="0" w:space="0" w:color="auto"/>
          </w:divBdr>
        </w:div>
        <w:div w:id="425270195">
          <w:marLeft w:val="640"/>
          <w:marRight w:val="0"/>
          <w:marTop w:val="0"/>
          <w:marBottom w:val="0"/>
          <w:divBdr>
            <w:top w:val="none" w:sz="0" w:space="0" w:color="auto"/>
            <w:left w:val="none" w:sz="0" w:space="0" w:color="auto"/>
            <w:bottom w:val="none" w:sz="0" w:space="0" w:color="auto"/>
            <w:right w:val="none" w:sz="0" w:space="0" w:color="auto"/>
          </w:divBdr>
        </w:div>
        <w:div w:id="1028751231">
          <w:marLeft w:val="640"/>
          <w:marRight w:val="0"/>
          <w:marTop w:val="0"/>
          <w:marBottom w:val="0"/>
          <w:divBdr>
            <w:top w:val="none" w:sz="0" w:space="0" w:color="auto"/>
            <w:left w:val="none" w:sz="0" w:space="0" w:color="auto"/>
            <w:bottom w:val="none" w:sz="0" w:space="0" w:color="auto"/>
            <w:right w:val="none" w:sz="0" w:space="0" w:color="auto"/>
          </w:divBdr>
        </w:div>
        <w:div w:id="65421656">
          <w:marLeft w:val="640"/>
          <w:marRight w:val="0"/>
          <w:marTop w:val="0"/>
          <w:marBottom w:val="0"/>
          <w:divBdr>
            <w:top w:val="none" w:sz="0" w:space="0" w:color="auto"/>
            <w:left w:val="none" w:sz="0" w:space="0" w:color="auto"/>
            <w:bottom w:val="none" w:sz="0" w:space="0" w:color="auto"/>
            <w:right w:val="none" w:sz="0" w:space="0" w:color="auto"/>
          </w:divBdr>
        </w:div>
        <w:div w:id="1755514479">
          <w:marLeft w:val="640"/>
          <w:marRight w:val="0"/>
          <w:marTop w:val="0"/>
          <w:marBottom w:val="0"/>
          <w:divBdr>
            <w:top w:val="none" w:sz="0" w:space="0" w:color="auto"/>
            <w:left w:val="none" w:sz="0" w:space="0" w:color="auto"/>
            <w:bottom w:val="none" w:sz="0" w:space="0" w:color="auto"/>
            <w:right w:val="none" w:sz="0" w:space="0" w:color="auto"/>
          </w:divBdr>
        </w:div>
        <w:div w:id="695886805">
          <w:marLeft w:val="640"/>
          <w:marRight w:val="0"/>
          <w:marTop w:val="0"/>
          <w:marBottom w:val="0"/>
          <w:divBdr>
            <w:top w:val="none" w:sz="0" w:space="0" w:color="auto"/>
            <w:left w:val="none" w:sz="0" w:space="0" w:color="auto"/>
            <w:bottom w:val="none" w:sz="0" w:space="0" w:color="auto"/>
            <w:right w:val="none" w:sz="0" w:space="0" w:color="auto"/>
          </w:divBdr>
        </w:div>
        <w:div w:id="153184273">
          <w:marLeft w:val="640"/>
          <w:marRight w:val="0"/>
          <w:marTop w:val="0"/>
          <w:marBottom w:val="0"/>
          <w:divBdr>
            <w:top w:val="none" w:sz="0" w:space="0" w:color="auto"/>
            <w:left w:val="none" w:sz="0" w:space="0" w:color="auto"/>
            <w:bottom w:val="none" w:sz="0" w:space="0" w:color="auto"/>
            <w:right w:val="none" w:sz="0" w:space="0" w:color="auto"/>
          </w:divBdr>
        </w:div>
        <w:div w:id="1815291699">
          <w:marLeft w:val="640"/>
          <w:marRight w:val="0"/>
          <w:marTop w:val="0"/>
          <w:marBottom w:val="0"/>
          <w:divBdr>
            <w:top w:val="none" w:sz="0" w:space="0" w:color="auto"/>
            <w:left w:val="none" w:sz="0" w:space="0" w:color="auto"/>
            <w:bottom w:val="none" w:sz="0" w:space="0" w:color="auto"/>
            <w:right w:val="none" w:sz="0" w:space="0" w:color="auto"/>
          </w:divBdr>
        </w:div>
        <w:div w:id="664167261">
          <w:marLeft w:val="640"/>
          <w:marRight w:val="0"/>
          <w:marTop w:val="0"/>
          <w:marBottom w:val="0"/>
          <w:divBdr>
            <w:top w:val="none" w:sz="0" w:space="0" w:color="auto"/>
            <w:left w:val="none" w:sz="0" w:space="0" w:color="auto"/>
            <w:bottom w:val="none" w:sz="0" w:space="0" w:color="auto"/>
            <w:right w:val="none" w:sz="0" w:space="0" w:color="auto"/>
          </w:divBdr>
        </w:div>
        <w:div w:id="1205367394">
          <w:marLeft w:val="640"/>
          <w:marRight w:val="0"/>
          <w:marTop w:val="0"/>
          <w:marBottom w:val="0"/>
          <w:divBdr>
            <w:top w:val="none" w:sz="0" w:space="0" w:color="auto"/>
            <w:left w:val="none" w:sz="0" w:space="0" w:color="auto"/>
            <w:bottom w:val="none" w:sz="0" w:space="0" w:color="auto"/>
            <w:right w:val="none" w:sz="0" w:space="0" w:color="auto"/>
          </w:divBdr>
        </w:div>
        <w:div w:id="505749572">
          <w:marLeft w:val="640"/>
          <w:marRight w:val="0"/>
          <w:marTop w:val="0"/>
          <w:marBottom w:val="0"/>
          <w:divBdr>
            <w:top w:val="none" w:sz="0" w:space="0" w:color="auto"/>
            <w:left w:val="none" w:sz="0" w:space="0" w:color="auto"/>
            <w:bottom w:val="none" w:sz="0" w:space="0" w:color="auto"/>
            <w:right w:val="none" w:sz="0" w:space="0" w:color="auto"/>
          </w:divBdr>
        </w:div>
        <w:div w:id="1567256840">
          <w:marLeft w:val="640"/>
          <w:marRight w:val="0"/>
          <w:marTop w:val="0"/>
          <w:marBottom w:val="0"/>
          <w:divBdr>
            <w:top w:val="none" w:sz="0" w:space="0" w:color="auto"/>
            <w:left w:val="none" w:sz="0" w:space="0" w:color="auto"/>
            <w:bottom w:val="none" w:sz="0" w:space="0" w:color="auto"/>
            <w:right w:val="none" w:sz="0" w:space="0" w:color="auto"/>
          </w:divBdr>
        </w:div>
        <w:div w:id="1562135749">
          <w:marLeft w:val="640"/>
          <w:marRight w:val="0"/>
          <w:marTop w:val="0"/>
          <w:marBottom w:val="0"/>
          <w:divBdr>
            <w:top w:val="none" w:sz="0" w:space="0" w:color="auto"/>
            <w:left w:val="none" w:sz="0" w:space="0" w:color="auto"/>
            <w:bottom w:val="none" w:sz="0" w:space="0" w:color="auto"/>
            <w:right w:val="none" w:sz="0" w:space="0" w:color="auto"/>
          </w:divBdr>
        </w:div>
        <w:div w:id="1249541150">
          <w:marLeft w:val="640"/>
          <w:marRight w:val="0"/>
          <w:marTop w:val="0"/>
          <w:marBottom w:val="0"/>
          <w:divBdr>
            <w:top w:val="none" w:sz="0" w:space="0" w:color="auto"/>
            <w:left w:val="none" w:sz="0" w:space="0" w:color="auto"/>
            <w:bottom w:val="none" w:sz="0" w:space="0" w:color="auto"/>
            <w:right w:val="none" w:sz="0" w:space="0" w:color="auto"/>
          </w:divBdr>
        </w:div>
        <w:div w:id="1897886166">
          <w:marLeft w:val="640"/>
          <w:marRight w:val="0"/>
          <w:marTop w:val="0"/>
          <w:marBottom w:val="0"/>
          <w:divBdr>
            <w:top w:val="none" w:sz="0" w:space="0" w:color="auto"/>
            <w:left w:val="none" w:sz="0" w:space="0" w:color="auto"/>
            <w:bottom w:val="none" w:sz="0" w:space="0" w:color="auto"/>
            <w:right w:val="none" w:sz="0" w:space="0" w:color="auto"/>
          </w:divBdr>
        </w:div>
        <w:div w:id="1141538726">
          <w:marLeft w:val="640"/>
          <w:marRight w:val="0"/>
          <w:marTop w:val="0"/>
          <w:marBottom w:val="0"/>
          <w:divBdr>
            <w:top w:val="none" w:sz="0" w:space="0" w:color="auto"/>
            <w:left w:val="none" w:sz="0" w:space="0" w:color="auto"/>
            <w:bottom w:val="none" w:sz="0" w:space="0" w:color="auto"/>
            <w:right w:val="none" w:sz="0" w:space="0" w:color="auto"/>
          </w:divBdr>
        </w:div>
        <w:div w:id="62140473">
          <w:marLeft w:val="640"/>
          <w:marRight w:val="0"/>
          <w:marTop w:val="0"/>
          <w:marBottom w:val="0"/>
          <w:divBdr>
            <w:top w:val="none" w:sz="0" w:space="0" w:color="auto"/>
            <w:left w:val="none" w:sz="0" w:space="0" w:color="auto"/>
            <w:bottom w:val="none" w:sz="0" w:space="0" w:color="auto"/>
            <w:right w:val="none" w:sz="0" w:space="0" w:color="auto"/>
          </w:divBdr>
        </w:div>
        <w:div w:id="49573840">
          <w:marLeft w:val="640"/>
          <w:marRight w:val="0"/>
          <w:marTop w:val="0"/>
          <w:marBottom w:val="0"/>
          <w:divBdr>
            <w:top w:val="none" w:sz="0" w:space="0" w:color="auto"/>
            <w:left w:val="none" w:sz="0" w:space="0" w:color="auto"/>
            <w:bottom w:val="none" w:sz="0" w:space="0" w:color="auto"/>
            <w:right w:val="none" w:sz="0" w:space="0" w:color="auto"/>
          </w:divBdr>
        </w:div>
        <w:div w:id="1315911308">
          <w:marLeft w:val="640"/>
          <w:marRight w:val="0"/>
          <w:marTop w:val="0"/>
          <w:marBottom w:val="0"/>
          <w:divBdr>
            <w:top w:val="none" w:sz="0" w:space="0" w:color="auto"/>
            <w:left w:val="none" w:sz="0" w:space="0" w:color="auto"/>
            <w:bottom w:val="none" w:sz="0" w:space="0" w:color="auto"/>
            <w:right w:val="none" w:sz="0" w:space="0" w:color="auto"/>
          </w:divBdr>
        </w:div>
        <w:div w:id="1572038212">
          <w:marLeft w:val="640"/>
          <w:marRight w:val="0"/>
          <w:marTop w:val="0"/>
          <w:marBottom w:val="0"/>
          <w:divBdr>
            <w:top w:val="none" w:sz="0" w:space="0" w:color="auto"/>
            <w:left w:val="none" w:sz="0" w:space="0" w:color="auto"/>
            <w:bottom w:val="none" w:sz="0" w:space="0" w:color="auto"/>
            <w:right w:val="none" w:sz="0" w:space="0" w:color="auto"/>
          </w:divBdr>
        </w:div>
        <w:div w:id="1301614523">
          <w:marLeft w:val="640"/>
          <w:marRight w:val="0"/>
          <w:marTop w:val="0"/>
          <w:marBottom w:val="0"/>
          <w:divBdr>
            <w:top w:val="none" w:sz="0" w:space="0" w:color="auto"/>
            <w:left w:val="none" w:sz="0" w:space="0" w:color="auto"/>
            <w:bottom w:val="none" w:sz="0" w:space="0" w:color="auto"/>
            <w:right w:val="none" w:sz="0" w:space="0" w:color="auto"/>
          </w:divBdr>
        </w:div>
        <w:div w:id="98989145">
          <w:marLeft w:val="640"/>
          <w:marRight w:val="0"/>
          <w:marTop w:val="0"/>
          <w:marBottom w:val="0"/>
          <w:divBdr>
            <w:top w:val="none" w:sz="0" w:space="0" w:color="auto"/>
            <w:left w:val="none" w:sz="0" w:space="0" w:color="auto"/>
            <w:bottom w:val="none" w:sz="0" w:space="0" w:color="auto"/>
            <w:right w:val="none" w:sz="0" w:space="0" w:color="auto"/>
          </w:divBdr>
        </w:div>
        <w:div w:id="1409617634">
          <w:marLeft w:val="640"/>
          <w:marRight w:val="0"/>
          <w:marTop w:val="0"/>
          <w:marBottom w:val="0"/>
          <w:divBdr>
            <w:top w:val="none" w:sz="0" w:space="0" w:color="auto"/>
            <w:left w:val="none" w:sz="0" w:space="0" w:color="auto"/>
            <w:bottom w:val="none" w:sz="0" w:space="0" w:color="auto"/>
            <w:right w:val="none" w:sz="0" w:space="0" w:color="auto"/>
          </w:divBdr>
        </w:div>
        <w:div w:id="153302329">
          <w:marLeft w:val="640"/>
          <w:marRight w:val="0"/>
          <w:marTop w:val="0"/>
          <w:marBottom w:val="0"/>
          <w:divBdr>
            <w:top w:val="none" w:sz="0" w:space="0" w:color="auto"/>
            <w:left w:val="none" w:sz="0" w:space="0" w:color="auto"/>
            <w:bottom w:val="none" w:sz="0" w:space="0" w:color="auto"/>
            <w:right w:val="none" w:sz="0" w:space="0" w:color="auto"/>
          </w:divBdr>
        </w:div>
      </w:divsChild>
    </w:div>
    <w:div w:id="1976325835">
      <w:marLeft w:val="640"/>
      <w:marRight w:val="0"/>
      <w:marTop w:val="0"/>
      <w:marBottom w:val="0"/>
      <w:divBdr>
        <w:top w:val="none" w:sz="0" w:space="0" w:color="auto"/>
        <w:left w:val="none" w:sz="0" w:space="0" w:color="auto"/>
        <w:bottom w:val="none" w:sz="0" w:space="0" w:color="auto"/>
        <w:right w:val="none" w:sz="0" w:space="0" w:color="auto"/>
      </w:divBdr>
    </w:div>
    <w:div w:id="1976375506">
      <w:bodyDiv w:val="1"/>
      <w:marLeft w:val="0"/>
      <w:marRight w:val="0"/>
      <w:marTop w:val="0"/>
      <w:marBottom w:val="0"/>
      <w:divBdr>
        <w:top w:val="none" w:sz="0" w:space="0" w:color="auto"/>
        <w:left w:val="none" w:sz="0" w:space="0" w:color="auto"/>
        <w:bottom w:val="none" w:sz="0" w:space="0" w:color="auto"/>
        <w:right w:val="none" w:sz="0" w:space="0" w:color="auto"/>
      </w:divBdr>
      <w:divsChild>
        <w:div w:id="1421560553">
          <w:marLeft w:val="640"/>
          <w:marRight w:val="0"/>
          <w:marTop w:val="0"/>
          <w:marBottom w:val="0"/>
          <w:divBdr>
            <w:top w:val="none" w:sz="0" w:space="0" w:color="auto"/>
            <w:left w:val="none" w:sz="0" w:space="0" w:color="auto"/>
            <w:bottom w:val="none" w:sz="0" w:space="0" w:color="auto"/>
            <w:right w:val="none" w:sz="0" w:space="0" w:color="auto"/>
          </w:divBdr>
        </w:div>
        <w:div w:id="2060088421">
          <w:marLeft w:val="640"/>
          <w:marRight w:val="0"/>
          <w:marTop w:val="0"/>
          <w:marBottom w:val="0"/>
          <w:divBdr>
            <w:top w:val="none" w:sz="0" w:space="0" w:color="auto"/>
            <w:left w:val="none" w:sz="0" w:space="0" w:color="auto"/>
            <w:bottom w:val="none" w:sz="0" w:space="0" w:color="auto"/>
            <w:right w:val="none" w:sz="0" w:space="0" w:color="auto"/>
          </w:divBdr>
        </w:div>
        <w:div w:id="1825075683">
          <w:marLeft w:val="640"/>
          <w:marRight w:val="0"/>
          <w:marTop w:val="0"/>
          <w:marBottom w:val="0"/>
          <w:divBdr>
            <w:top w:val="none" w:sz="0" w:space="0" w:color="auto"/>
            <w:left w:val="none" w:sz="0" w:space="0" w:color="auto"/>
            <w:bottom w:val="none" w:sz="0" w:space="0" w:color="auto"/>
            <w:right w:val="none" w:sz="0" w:space="0" w:color="auto"/>
          </w:divBdr>
        </w:div>
        <w:div w:id="110320694">
          <w:marLeft w:val="640"/>
          <w:marRight w:val="0"/>
          <w:marTop w:val="0"/>
          <w:marBottom w:val="0"/>
          <w:divBdr>
            <w:top w:val="none" w:sz="0" w:space="0" w:color="auto"/>
            <w:left w:val="none" w:sz="0" w:space="0" w:color="auto"/>
            <w:bottom w:val="none" w:sz="0" w:space="0" w:color="auto"/>
            <w:right w:val="none" w:sz="0" w:space="0" w:color="auto"/>
          </w:divBdr>
        </w:div>
        <w:div w:id="611522159">
          <w:marLeft w:val="640"/>
          <w:marRight w:val="0"/>
          <w:marTop w:val="0"/>
          <w:marBottom w:val="0"/>
          <w:divBdr>
            <w:top w:val="none" w:sz="0" w:space="0" w:color="auto"/>
            <w:left w:val="none" w:sz="0" w:space="0" w:color="auto"/>
            <w:bottom w:val="none" w:sz="0" w:space="0" w:color="auto"/>
            <w:right w:val="none" w:sz="0" w:space="0" w:color="auto"/>
          </w:divBdr>
        </w:div>
        <w:div w:id="517617289">
          <w:marLeft w:val="640"/>
          <w:marRight w:val="0"/>
          <w:marTop w:val="0"/>
          <w:marBottom w:val="0"/>
          <w:divBdr>
            <w:top w:val="none" w:sz="0" w:space="0" w:color="auto"/>
            <w:left w:val="none" w:sz="0" w:space="0" w:color="auto"/>
            <w:bottom w:val="none" w:sz="0" w:space="0" w:color="auto"/>
            <w:right w:val="none" w:sz="0" w:space="0" w:color="auto"/>
          </w:divBdr>
        </w:div>
        <w:div w:id="779030006">
          <w:marLeft w:val="640"/>
          <w:marRight w:val="0"/>
          <w:marTop w:val="0"/>
          <w:marBottom w:val="0"/>
          <w:divBdr>
            <w:top w:val="none" w:sz="0" w:space="0" w:color="auto"/>
            <w:left w:val="none" w:sz="0" w:space="0" w:color="auto"/>
            <w:bottom w:val="none" w:sz="0" w:space="0" w:color="auto"/>
            <w:right w:val="none" w:sz="0" w:space="0" w:color="auto"/>
          </w:divBdr>
        </w:div>
        <w:div w:id="1955014980">
          <w:marLeft w:val="640"/>
          <w:marRight w:val="0"/>
          <w:marTop w:val="0"/>
          <w:marBottom w:val="0"/>
          <w:divBdr>
            <w:top w:val="none" w:sz="0" w:space="0" w:color="auto"/>
            <w:left w:val="none" w:sz="0" w:space="0" w:color="auto"/>
            <w:bottom w:val="none" w:sz="0" w:space="0" w:color="auto"/>
            <w:right w:val="none" w:sz="0" w:space="0" w:color="auto"/>
          </w:divBdr>
        </w:div>
        <w:div w:id="1122073012">
          <w:marLeft w:val="640"/>
          <w:marRight w:val="0"/>
          <w:marTop w:val="0"/>
          <w:marBottom w:val="0"/>
          <w:divBdr>
            <w:top w:val="none" w:sz="0" w:space="0" w:color="auto"/>
            <w:left w:val="none" w:sz="0" w:space="0" w:color="auto"/>
            <w:bottom w:val="none" w:sz="0" w:space="0" w:color="auto"/>
            <w:right w:val="none" w:sz="0" w:space="0" w:color="auto"/>
          </w:divBdr>
        </w:div>
        <w:div w:id="1243904254">
          <w:marLeft w:val="640"/>
          <w:marRight w:val="0"/>
          <w:marTop w:val="0"/>
          <w:marBottom w:val="0"/>
          <w:divBdr>
            <w:top w:val="none" w:sz="0" w:space="0" w:color="auto"/>
            <w:left w:val="none" w:sz="0" w:space="0" w:color="auto"/>
            <w:bottom w:val="none" w:sz="0" w:space="0" w:color="auto"/>
            <w:right w:val="none" w:sz="0" w:space="0" w:color="auto"/>
          </w:divBdr>
        </w:div>
        <w:div w:id="1082944053">
          <w:marLeft w:val="640"/>
          <w:marRight w:val="0"/>
          <w:marTop w:val="0"/>
          <w:marBottom w:val="0"/>
          <w:divBdr>
            <w:top w:val="none" w:sz="0" w:space="0" w:color="auto"/>
            <w:left w:val="none" w:sz="0" w:space="0" w:color="auto"/>
            <w:bottom w:val="none" w:sz="0" w:space="0" w:color="auto"/>
            <w:right w:val="none" w:sz="0" w:space="0" w:color="auto"/>
          </w:divBdr>
        </w:div>
        <w:div w:id="952595104">
          <w:marLeft w:val="640"/>
          <w:marRight w:val="0"/>
          <w:marTop w:val="0"/>
          <w:marBottom w:val="0"/>
          <w:divBdr>
            <w:top w:val="none" w:sz="0" w:space="0" w:color="auto"/>
            <w:left w:val="none" w:sz="0" w:space="0" w:color="auto"/>
            <w:bottom w:val="none" w:sz="0" w:space="0" w:color="auto"/>
            <w:right w:val="none" w:sz="0" w:space="0" w:color="auto"/>
          </w:divBdr>
        </w:div>
        <w:div w:id="1858889826">
          <w:marLeft w:val="640"/>
          <w:marRight w:val="0"/>
          <w:marTop w:val="0"/>
          <w:marBottom w:val="0"/>
          <w:divBdr>
            <w:top w:val="none" w:sz="0" w:space="0" w:color="auto"/>
            <w:left w:val="none" w:sz="0" w:space="0" w:color="auto"/>
            <w:bottom w:val="none" w:sz="0" w:space="0" w:color="auto"/>
            <w:right w:val="none" w:sz="0" w:space="0" w:color="auto"/>
          </w:divBdr>
        </w:div>
        <w:div w:id="164757767">
          <w:marLeft w:val="640"/>
          <w:marRight w:val="0"/>
          <w:marTop w:val="0"/>
          <w:marBottom w:val="0"/>
          <w:divBdr>
            <w:top w:val="none" w:sz="0" w:space="0" w:color="auto"/>
            <w:left w:val="none" w:sz="0" w:space="0" w:color="auto"/>
            <w:bottom w:val="none" w:sz="0" w:space="0" w:color="auto"/>
            <w:right w:val="none" w:sz="0" w:space="0" w:color="auto"/>
          </w:divBdr>
        </w:div>
        <w:div w:id="430902177">
          <w:marLeft w:val="640"/>
          <w:marRight w:val="0"/>
          <w:marTop w:val="0"/>
          <w:marBottom w:val="0"/>
          <w:divBdr>
            <w:top w:val="none" w:sz="0" w:space="0" w:color="auto"/>
            <w:left w:val="none" w:sz="0" w:space="0" w:color="auto"/>
            <w:bottom w:val="none" w:sz="0" w:space="0" w:color="auto"/>
            <w:right w:val="none" w:sz="0" w:space="0" w:color="auto"/>
          </w:divBdr>
        </w:div>
        <w:div w:id="656611147">
          <w:marLeft w:val="640"/>
          <w:marRight w:val="0"/>
          <w:marTop w:val="0"/>
          <w:marBottom w:val="0"/>
          <w:divBdr>
            <w:top w:val="none" w:sz="0" w:space="0" w:color="auto"/>
            <w:left w:val="none" w:sz="0" w:space="0" w:color="auto"/>
            <w:bottom w:val="none" w:sz="0" w:space="0" w:color="auto"/>
            <w:right w:val="none" w:sz="0" w:space="0" w:color="auto"/>
          </w:divBdr>
        </w:div>
        <w:div w:id="974406278">
          <w:marLeft w:val="640"/>
          <w:marRight w:val="0"/>
          <w:marTop w:val="0"/>
          <w:marBottom w:val="0"/>
          <w:divBdr>
            <w:top w:val="none" w:sz="0" w:space="0" w:color="auto"/>
            <w:left w:val="none" w:sz="0" w:space="0" w:color="auto"/>
            <w:bottom w:val="none" w:sz="0" w:space="0" w:color="auto"/>
            <w:right w:val="none" w:sz="0" w:space="0" w:color="auto"/>
          </w:divBdr>
        </w:div>
        <w:div w:id="592776">
          <w:marLeft w:val="640"/>
          <w:marRight w:val="0"/>
          <w:marTop w:val="0"/>
          <w:marBottom w:val="0"/>
          <w:divBdr>
            <w:top w:val="none" w:sz="0" w:space="0" w:color="auto"/>
            <w:left w:val="none" w:sz="0" w:space="0" w:color="auto"/>
            <w:bottom w:val="none" w:sz="0" w:space="0" w:color="auto"/>
            <w:right w:val="none" w:sz="0" w:space="0" w:color="auto"/>
          </w:divBdr>
        </w:div>
        <w:div w:id="711930157">
          <w:marLeft w:val="640"/>
          <w:marRight w:val="0"/>
          <w:marTop w:val="0"/>
          <w:marBottom w:val="0"/>
          <w:divBdr>
            <w:top w:val="none" w:sz="0" w:space="0" w:color="auto"/>
            <w:left w:val="none" w:sz="0" w:space="0" w:color="auto"/>
            <w:bottom w:val="none" w:sz="0" w:space="0" w:color="auto"/>
            <w:right w:val="none" w:sz="0" w:space="0" w:color="auto"/>
          </w:divBdr>
        </w:div>
        <w:div w:id="1696996478">
          <w:marLeft w:val="640"/>
          <w:marRight w:val="0"/>
          <w:marTop w:val="0"/>
          <w:marBottom w:val="0"/>
          <w:divBdr>
            <w:top w:val="none" w:sz="0" w:space="0" w:color="auto"/>
            <w:left w:val="none" w:sz="0" w:space="0" w:color="auto"/>
            <w:bottom w:val="none" w:sz="0" w:space="0" w:color="auto"/>
            <w:right w:val="none" w:sz="0" w:space="0" w:color="auto"/>
          </w:divBdr>
        </w:div>
        <w:div w:id="289895466">
          <w:marLeft w:val="640"/>
          <w:marRight w:val="0"/>
          <w:marTop w:val="0"/>
          <w:marBottom w:val="0"/>
          <w:divBdr>
            <w:top w:val="none" w:sz="0" w:space="0" w:color="auto"/>
            <w:left w:val="none" w:sz="0" w:space="0" w:color="auto"/>
            <w:bottom w:val="none" w:sz="0" w:space="0" w:color="auto"/>
            <w:right w:val="none" w:sz="0" w:space="0" w:color="auto"/>
          </w:divBdr>
        </w:div>
        <w:div w:id="250554366">
          <w:marLeft w:val="640"/>
          <w:marRight w:val="0"/>
          <w:marTop w:val="0"/>
          <w:marBottom w:val="0"/>
          <w:divBdr>
            <w:top w:val="none" w:sz="0" w:space="0" w:color="auto"/>
            <w:left w:val="none" w:sz="0" w:space="0" w:color="auto"/>
            <w:bottom w:val="none" w:sz="0" w:space="0" w:color="auto"/>
            <w:right w:val="none" w:sz="0" w:space="0" w:color="auto"/>
          </w:divBdr>
        </w:div>
        <w:div w:id="1577323018">
          <w:marLeft w:val="640"/>
          <w:marRight w:val="0"/>
          <w:marTop w:val="0"/>
          <w:marBottom w:val="0"/>
          <w:divBdr>
            <w:top w:val="none" w:sz="0" w:space="0" w:color="auto"/>
            <w:left w:val="none" w:sz="0" w:space="0" w:color="auto"/>
            <w:bottom w:val="none" w:sz="0" w:space="0" w:color="auto"/>
            <w:right w:val="none" w:sz="0" w:space="0" w:color="auto"/>
          </w:divBdr>
        </w:div>
        <w:div w:id="933708745">
          <w:marLeft w:val="640"/>
          <w:marRight w:val="0"/>
          <w:marTop w:val="0"/>
          <w:marBottom w:val="0"/>
          <w:divBdr>
            <w:top w:val="none" w:sz="0" w:space="0" w:color="auto"/>
            <w:left w:val="none" w:sz="0" w:space="0" w:color="auto"/>
            <w:bottom w:val="none" w:sz="0" w:space="0" w:color="auto"/>
            <w:right w:val="none" w:sz="0" w:space="0" w:color="auto"/>
          </w:divBdr>
        </w:div>
        <w:div w:id="1779527023">
          <w:marLeft w:val="640"/>
          <w:marRight w:val="0"/>
          <w:marTop w:val="0"/>
          <w:marBottom w:val="0"/>
          <w:divBdr>
            <w:top w:val="none" w:sz="0" w:space="0" w:color="auto"/>
            <w:left w:val="none" w:sz="0" w:space="0" w:color="auto"/>
            <w:bottom w:val="none" w:sz="0" w:space="0" w:color="auto"/>
            <w:right w:val="none" w:sz="0" w:space="0" w:color="auto"/>
          </w:divBdr>
        </w:div>
        <w:div w:id="439765328">
          <w:marLeft w:val="640"/>
          <w:marRight w:val="0"/>
          <w:marTop w:val="0"/>
          <w:marBottom w:val="0"/>
          <w:divBdr>
            <w:top w:val="none" w:sz="0" w:space="0" w:color="auto"/>
            <w:left w:val="none" w:sz="0" w:space="0" w:color="auto"/>
            <w:bottom w:val="none" w:sz="0" w:space="0" w:color="auto"/>
            <w:right w:val="none" w:sz="0" w:space="0" w:color="auto"/>
          </w:divBdr>
        </w:div>
        <w:div w:id="896430969">
          <w:marLeft w:val="640"/>
          <w:marRight w:val="0"/>
          <w:marTop w:val="0"/>
          <w:marBottom w:val="0"/>
          <w:divBdr>
            <w:top w:val="none" w:sz="0" w:space="0" w:color="auto"/>
            <w:left w:val="none" w:sz="0" w:space="0" w:color="auto"/>
            <w:bottom w:val="none" w:sz="0" w:space="0" w:color="auto"/>
            <w:right w:val="none" w:sz="0" w:space="0" w:color="auto"/>
          </w:divBdr>
        </w:div>
        <w:div w:id="54202182">
          <w:marLeft w:val="640"/>
          <w:marRight w:val="0"/>
          <w:marTop w:val="0"/>
          <w:marBottom w:val="0"/>
          <w:divBdr>
            <w:top w:val="none" w:sz="0" w:space="0" w:color="auto"/>
            <w:left w:val="none" w:sz="0" w:space="0" w:color="auto"/>
            <w:bottom w:val="none" w:sz="0" w:space="0" w:color="auto"/>
            <w:right w:val="none" w:sz="0" w:space="0" w:color="auto"/>
          </w:divBdr>
        </w:div>
        <w:div w:id="1769036938">
          <w:marLeft w:val="640"/>
          <w:marRight w:val="0"/>
          <w:marTop w:val="0"/>
          <w:marBottom w:val="0"/>
          <w:divBdr>
            <w:top w:val="none" w:sz="0" w:space="0" w:color="auto"/>
            <w:left w:val="none" w:sz="0" w:space="0" w:color="auto"/>
            <w:bottom w:val="none" w:sz="0" w:space="0" w:color="auto"/>
            <w:right w:val="none" w:sz="0" w:space="0" w:color="auto"/>
          </w:divBdr>
        </w:div>
        <w:div w:id="124739574">
          <w:marLeft w:val="640"/>
          <w:marRight w:val="0"/>
          <w:marTop w:val="0"/>
          <w:marBottom w:val="0"/>
          <w:divBdr>
            <w:top w:val="none" w:sz="0" w:space="0" w:color="auto"/>
            <w:left w:val="none" w:sz="0" w:space="0" w:color="auto"/>
            <w:bottom w:val="none" w:sz="0" w:space="0" w:color="auto"/>
            <w:right w:val="none" w:sz="0" w:space="0" w:color="auto"/>
          </w:divBdr>
        </w:div>
        <w:div w:id="1078405399">
          <w:marLeft w:val="640"/>
          <w:marRight w:val="0"/>
          <w:marTop w:val="0"/>
          <w:marBottom w:val="0"/>
          <w:divBdr>
            <w:top w:val="none" w:sz="0" w:space="0" w:color="auto"/>
            <w:left w:val="none" w:sz="0" w:space="0" w:color="auto"/>
            <w:bottom w:val="none" w:sz="0" w:space="0" w:color="auto"/>
            <w:right w:val="none" w:sz="0" w:space="0" w:color="auto"/>
          </w:divBdr>
        </w:div>
        <w:div w:id="365256637">
          <w:marLeft w:val="640"/>
          <w:marRight w:val="0"/>
          <w:marTop w:val="0"/>
          <w:marBottom w:val="0"/>
          <w:divBdr>
            <w:top w:val="none" w:sz="0" w:space="0" w:color="auto"/>
            <w:left w:val="none" w:sz="0" w:space="0" w:color="auto"/>
            <w:bottom w:val="none" w:sz="0" w:space="0" w:color="auto"/>
            <w:right w:val="none" w:sz="0" w:space="0" w:color="auto"/>
          </w:divBdr>
        </w:div>
        <w:div w:id="1101219532">
          <w:marLeft w:val="640"/>
          <w:marRight w:val="0"/>
          <w:marTop w:val="0"/>
          <w:marBottom w:val="0"/>
          <w:divBdr>
            <w:top w:val="none" w:sz="0" w:space="0" w:color="auto"/>
            <w:left w:val="none" w:sz="0" w:space="0" w:color="auto"/>
            <w:bottom w:val="none" w:sz="0" w:space="0" w:color="auto"/>
            <w:right w:val="none" w:sz="0" w:space="0" w:color="auto"/>
          </w:divBdr>
        </w:div>
        <w:div w:id="49353872">
          <w:marLeft w:val="640"/>
          <w:marRight w:val="0"/>
          <w:marTop w:val="0"/>
          <w:marBottom w:val="0"/>
          <w:divBdr>
            <w:top w:val="none" w:sz="0" w:space="0" w:color="auto"/>
            <w:left w:val="none" w:sz="0" w:space="0" w:color="auto"/>
            <w:bottom w:val="none" w:sz="0" w:space="0" w:color="auto"/>
            <w:right w:val="none" w:sz="0" w:space="0" w:color="auto"/>
          </w:divBdr>
        </w:div>
        <w:div w:id="1431975732">
          <w:marLeft w:val="640"/>
          <w:marRight w:val="0"/>
          <w:marTop w:val="0"/>
          <w:marBottom w:val="0"/>
          <w:divBdr>
            <w:top w:val="none" w:sz="0" w:space="0" w:color="auto"/>
            <w:left w:val="none" w:sz="0" w:space="0" w:color="auto"/>
            <w:bottom w:val="none" w:sz="0" w:space="0" w:color="auto"/>
            <w:right w:val="none" w:sz="0" w:space="0" w:color="auto"/>
          </w:divBdr>
        </w:div>
        <w:div w:id="899361768">
          <w:marLeft w:val="640"/>
          <w:marRight w:val="0"/>
          <w:marTop w:val="0"/>
          <w:marBottom w:val="0"/>
          <w:divBdr>
            <w:top w:val="none" w:sz="0" w:space="0" w:color="auto"/>
            <w:left w:val="none" w:sz="0" w:space="0" w:color="auto"/>
            <w:bottom w:val="none" w:sz="0" w:space="0" w:color="auto"/>
            <w:right w:val="none" w:sz="0" w:space="0" w:color="auto"/>
          </w:divBdr>
        </w:div>
        <w:div w:id="1549609242">
          <w:marLeft w:val="640"/>
          <w:marRight w:val="0"/>
          <w:marTop w:val="0"/>
          <w:marBottom w:val="0"/>
          <w:divBdr>
            <w:top w:val="none" w:sz="0" w:space="0" w:color="auto"/>
            <w:left w:val="none" w:sz="0" w:space="0" w:color="auto"/>
            <w:bottom w:val="none" w:sz="0" w:space="0" w:color="auto"/>
            <w:right w:val="none" w:sz="0" w:space="0" w:color="auto"/>
          </w:divBdr>
        </w:div>
        <w:div w:id="191648530">
          <w:marLeft w:val="640"/>
          <w:marRight w:val="0"/>
          <w:marTop w:val="0"/>
          <w:marBottom w:val="0"/>
          <w:divBdr>
            <w:top w:val="none" w:sz="0" w:space="0" w:color="auto"/>
            <w:left w:val="none" w:sz="0" w:space="0" w:color="auto"/>
            <w:bottom w:val="none" w:sz="0" w:space="0" w:color="auto"/>
            <w:right w:val="none" w:sz="0" w:space="0" w:color="auto"/>
          </w:divBdr>
        </w:div>
        <w:div w:id="1687713935">
          <w:marLeft w:val="640"/>
          <w:marRight w:val="0"/>
          <w:marTop w:val="0"/>
          <w:marBottom w:val="0"/>
          <w:divBdr>
            <w:top w:val="none" w:sz="0" w:space="0" w:color="auto"/>
            <w:left w:val="none" w:sz="0" w:space="0" w:color="auto"/>
            <w:bottom w:val="none" w:sz="0" w:space="0" w:color="auto"/>
            <w:right w:val="none" w:sz="0" w:space="0" w:color="auto"/>
          </w:divBdr>
        </w:div>
        <w:div w:id="1003095843">
          <w:marLeft w:val="640"/>
          <w:marRight w:val="0"/>
          <w:marTop w:val="0"/>
          <w:marBottom w:val="0"/>
          <w:divBdr>
            <w:top w:val="none" w:sz="0" w:space="0" w:color="auto"/>
            <w:left w:val="none" w:sz="0" w:space="0" w:color="auto"/>
            <w:bottom w:val="none" w:sz="0" w:space="0" w:color="auto"/>
            <w:right w:val="none" w:sz="0" w:space="0" w:color="auto"/>
          </w:divBdr>
        </w:div>
        <w:div w:id="1766610780">
          <w:marLeft w:val="640"/>
          <w:marRight w:val="0"/>
          <w:marTop w:val="0"/>
          <w:marBottom w:val="0"/>
          <w:divBdr>
            <w:top w:val="none" w:sz="0" w:space="0" w:color="auto"/>
            <w:left w:val="none" w:sz="0" w:space="0" w:color="auto"/>
            <w:bottom w:val="none" w:sz="0" w:space="0" w:color="auto"/>
            <w:right w:val="none" w:sz="0" w:space="0" w:color="auto"/>
          </w:divBdr>
        </w:div>
        <w:div w:id="1532643245">
          <w:marLeft w:val="640"/>
          <w:marRight w:val="0"/>
          <w:marTop w:val="0"/>
          <w:marBottom w:val="0"/>
          <w:divBdr>
            <w:top w:val="none" w:sz="0" w:space="0" w:color="auto"/>
            <w:left w:val="none" w:sz="0" w:space="0" w:color="auto"/>
            <w:bottom w:val="none" w:sz="0" w:space="0" w:color="auto"/>
            <w:right w:val="none" w:sz="0" w:space="0" w:color="auto"/>
          </w:divBdr>
        </w:div>
        <w:div w:id="264848047">
          <w:marLeft w:val="640"/>
          <w:marRight w:val="0"/>
          <w:marTop w:val="0"/>
          <w:marBottom w:val="0"/>
          <w:divBdr>
            <w:top w:val="none" w:sz="0" w:space="0" w:color="auto"/>
            <w:left w:val="none" w:sz="0" w:space="0" w:color="auto"/>
            <w:bottom w:val="none" w:sz="0" w:space="0" w:color="auto"/>
            <w:right w:val="none" w:sz="0" w:space="0" w:color="auto"/>
          </w:divBdr>
        </w:div>
        <w:div w:id="2128037322">
          <w:marLeft w:val="640"/>
          <w:marRight w:val="0"/>
          <w:marTop w:val="0"/>
          <w:marBottom w:val="0"/>
          <w:divBdr>
            <w:top w:val="none" w:sz="0" w:space="0" w:color="auto"/>
            <w:left w:val="none" w:sz="0" w:space="0" w:color="auto"/>
            <w:bottom w:val="none" w:sz="0" w:space="0" w:color="auto"/>
            <w:right w:val="none" w:sz="0" w:space="0" w:color="auto"/>
          </w:divBdr>
        </w:div>
        <w:div w:id="214582526">
          <w:marLeft w:val="640"/>
          <w:marRight w:val="0"/>
          <w:marTop w:val="0"/>
          <w:marBottom w:val="0"/>
          <w:divBdr>
            <w:top w:val="none" w:sz="0" w:space="0" w:color="auto"/>
            <w:left w:val="none" w:sz="0" w:space="0" w:color="auto"/>
            <w:bottom w:val="none" w:sz="0" w:space="0" w:color="auto"/>
            <w:right w:val="none" w:sz="0" w:space="0" w:color="auto"/>
          </w:divBdr>
        </w:div>
        <w:div w:id="2052655228">
          <w:marLeft w:val="640"/>
          <w:marRight w:val="0"/>
          <w:marTop w:val="0"/>
          <w:marBottom w:val="0"/>
          <w:divBdr>
            <w:top w:val="none" w:sz="0" w:space="0" w:color="auto"/>
            <w:left w:val="none" w:sz="0" w:space="0" w:color="auto"/>
            <w:bottom w:val="none" w:sz="0" w:space="0" w:color="auto"/>
            <w:right w:val="none" w:sz="0" w:space="0" w:color="auto"/>
          </w:divBdr>
        </w:div>
        <w:div w:id="1956282110">
          <w:marLeft w:val="640"/>
          <w:marRight w:val="0"/>
          <w:marTop w:val="0"/>
          <w:marBottom w:val="0"/>
          <w:divBdr>
            <w:top w:val="none" w:sz="0" w:space="0" w:color="auto"/>
            <w:left w:val="none" w:sz="0" w:space="0" w:color="auto"/>
            <w:bottom w:val="none" w:sz="0" w:space="0" w:color="auto"/>
            <w:right w:val="none" w:sz="0" w:space="0" w:color="auto"/>
          </w:divBdr>
        </w:div>
        <w:div w:id="2044863323">
          <w:marLeft w:val="640"/>
          <w:marRight w:val="0"/>
          <w:marTop w:val="0"/>
          <w:marBottom w:val="0"/>
          <w:divBdr>
            <w:top w:val="none" w:sz="0" w:space="0" w:color="auto"/>
            <w:left w:val="none" w:sz="0" w:space="0" w:color="auto"/>
            <w:bottom w:val="none" w:sz="0" w:space="0" w:color="auto"/>
            <w:right w:val="none" w:sz="0" w:space="0" w:color="auto"/>
          </w:divBdr>
        </w:div>
        <w:div w:id="18169831">
          <w:marLeft w:val="640"/>
          <w:marRight w:val="0"/>
          <w:marTop w:val="0"/>
          <w:marBottom w:val="0"/>
          <w:divBdr>
            <w:top w:val="none" w:sz="0" w:space="0" w:color="auto"/>
            <w:left w:val="none" w:sz="0" w:space="0" w:color="auto"/>
            <w:bottom w:val="none" w:sz="0" w:space="0" w:color="auto"/>
            <w:right w:val="none" w:sz="0" w:space="0" w:color="auto"/>
          </w:divBdr>
        </w:div>
      </w:divsChild>
    </w:div>
    <w:div w:id="1976526763">
      <w:marLeft w:val="640"/>
      <w:marRight w:val="0"/>
      <w:marTop w:val="0"/>
      <w:marBottom w:val="0"/>
      <w:divBdr>
        <w:top w:val="none" w:sz="0" w:space="0" w:color="auto"/>
        <w:left w:val="none" w:sz="0" w:space="0" w:color="auto"/>
        <w:bottom w:val="none" w:sz="0" w:space="0" w:color="auto"/>
        <w:right w:val="none" w:sz="0" w:space="0" w:color="auto"/>
      </w:divBdr>
    </w:div>
    <w:div w:id="1977248814">
      <w:bodyDiv w:val="1"/>
      <w:marLeft w:val="0"/>
      <w:marRight w:val="0"/>
      <w:marTop w:val="0"/>
      <w:marBottom w:val="0"/>
      <w:divBdr>
        <w:top w:val="none" w:sz="0" w:space="0" w:color="auto"/>
        <w:left w:val="none" w:sz="0" w:space="0" w:color="auto"/>
        <w:bottom w:val="none" w:sz="0" w:space="0" w:color="auto"/>
        <w:right w:val="none" w:sz="0" w:space="0" w:color="auto"/>
      </w:divBdr>
      <w:divsChild>
        <w:div w:id="316148887">
          <w:marLeft w:val="640"/>
          <w:marRight w:val="0"/>
          <w:marTop w:val="0"/>
          <w:marBottom w:val="0"/>
          <w:divBdr>
            <w:top w:val="none" w:sz="0" w:space="0" w:color="auto"/>
            <w:left w:val="none" w:sz="0" w:space="0" w:color="auto"/>
            <w:bottom w:val="none" w:sz="0" w:space="0" w:color="auto"/>
            <w:right w:val="none" w:sz="0" w:space="0" w:color="auto"/>
          </w:divBdr>
        </w:div>
        <w:div w:id="632833739">
          <w:marLeft w:val="640"/>
          <w:marRight w:val="0"/>
          <w:marTop w:val="0"/>
          <w:marBottom w:val="0"/>
          <w:divBdr>
            <w:top w:val="none" w:sz="0" w:space="0" w:color="auto"/>
            <w:left w:val="none" w:sz="0" w:space="0" w:color="auto"/>
            <w:bottom w:val="none" w:sz="0" w:space="0" w:color="auto"/>
            <w:right w:val="none" w:sz="0" w:space="0" w:color="auto"/>
          </w:divBdr>
        </w:div>
        <w:div w:id="858158108">
          <w:marLeft w:val="640"/>
          <w:marRight w:val="0"/>
          <w:marTop w:val="0"/>
          <w:marBottom w:val="0"/>
          <w:divBdr>
            <w:top w:val="none" w:sz="0" w:space="0" w:color="auto"/>
            <w:left w:val="none" w:sz="0" w:space="0" w:color="auto"/>
            <w:bottom w:val="none" w:sz="0" w:space="0" w:color="auto"/>
            <w:right w:val="none" w:sz="0" w:space="0" w:color="auto"/>
          </w:divBdr>
        </w:div>
        <w:div w:id="882516958">
          <w:marLeft w:val="640"/>
          <w:marRight w:val="0"/>
          <w:marTop w:val="0"/>
          <w:marBottom w:val="0"/>
          <w:divBdr>
            <w:top w:val="none" w:sz="0" w:space="0" w:color="auto"/>
            <w:left w:val="none" w:sz="0" w:space="0" w:color="auto"/>
            <w:bottom w:val="none" w:sz="0" w:space="0" w:color="auto"/>
            <w:right w:val="none" w:sz="0" w:space="0" w:color="auto"/>
          </w:divBdr>
        </w:div>
        <w:div w:id="2096196202">
          <w:marLeft w:val="640"/>
          <w:marRight w:val="0"/>
          <w:marTop w:val="0"/>
          <w:marBottom w:val="0"/>
          <w:divBdr>
            <w:top w:val="none" w:sz="0" w:space="0" w:color="auto"/>
            <w:left w:val="none" w:sz="0" w:space="0" w:color="auto"/>
            <w:bottom w:val="none" w:sz="0" w:space="0" w:color="auto"/>
            <w:right w:val="none" w:sz="0" w:space="0" w:color="auto"/>
          </w:divBdr>
        </w:div>
        <w:div w:id="1344627090">
          <w:marLeft w:val="640"/>
          <w:marRight w:val="0"/>
          <w:marTop w:val="0"/>
          <w:marBottom w:val="0"/>
          <w:divBdr>
            <w:top w:val="none" w:sz="0" w:space="0" w:color="auto"/>
            <w:left w:val="none" w:sz="0" w:space="0" w:color="auto"/>
            <w:bottom w:val="none" w:sz="0" w:space="0" w:color="auto"/>
            <w:right w:val="none" w:sz="0" w:space="0" w:color="auto"/>
          </w:divBdr>
        </w:div>
        <w:div w:id="973484729">
          <w:marLeft w:val="640"/>
          <w:marRight w:val="0"/>
          <w:marTop w:val="0"/>
          <w:marBottom w:val="0"/>
          <w:divBdr>
            <w:top w:val="none" w:sz="0" w:space="0" w:color="auto"/>
            <w:left w:val="none" w:sz="0" w:space="0" w:color="auto"/>
            <w:bottom w:val="none" w:sz="0" w:space="0" w:color="auto"/>
            <w:right w:val="none" w:sz="0" w:space="0" w:color="auto"/>
          </w:divBdr>
        </w:div>
        <w:div w:id="862403128">
          <w:marLeft w:val="640"/>
          <w:marRight w:val="0"/>
          <w:marTop w:val="0"/>
          <w:marBottom w:val="0"/>
          <w:divBdr>
            <w:top w:val="none" w:sz="0" w:space="0" w:color="auto"/>
            <w:left w:val="none" w:sz="0" w:space="0" w:color="auto"/>
            <w:bottom w:val="none" w:sz="0" w:space="0" w:color="auto"/>
            <w:right w:val="none" w:sz="0" w:space="0" w:color="auto"/>
          </w:divBdr>
        </w:div>
        <w:div w:id="721440499">
          <w:marLeft w:val="640"/>
          <w:marRight w:val="0"/>
          <w:marTop w:val="0"/>
          <w:marBottom w:val="0"/>
          <w:divBdr>
            <w:top w:val="none" w:sz="0" w:space="0" w:color="auto"/>
            <w:left w:val="none" w:sz="0" w:space="0" w:color="auto"/>
            <w:bottom w:val="none" w:sz="0" w:space="0" w:color="auto"/>
            <w:right w:val="none" w:sz="0" w:space="0" w:color="auto"/>
          </w:divBdr>
        </w:div>
        <w:div w:id="1835105188">
          <w:marLeft w:val="640"/>
          <w:marRight w:val="0"/>
          <w:marTop w:val="0"/>
          <w:marBottom w:val="0"/>
          <w:divBdr>
            <w:top w:val="none" w:sz="0" w:space="0" w:color="auto"/>
            <w:left w:val="none" w:sz="0" w:space="0" w:color="auto"/>
            <w:bottom w:val="none" w:sz="0" w:space="0" w:color="auto"/>
            <w:right w:val="none" w:sz="0" w:space="0" w:color="auto"/>
          </w:divBdr>
        </w:div>
        <w:div w:id="1385564041">
          <w:marLeft w:val="640"/>
          <w:marRight w:val="0"/>
          <w:marTop w:val="0"/>
          <w:marBottom w:val="0"/>
          <w:divBdr>
            <w:top w:val="none" w:sz="0" w:space="0" w:color="auto"/>
            <w:left w:val="none" w:sz="0" w:space="0" w:color="auto"/>
            <w:bottom w:val="none" w:sz="0" w:space="0" w:color="auto"/>
            <w:right w:val="none" w:sz="0" w:space="0" w:color="auto"/>
          </w:divBdr>
        </w:div>
        <w:div w:id="785075198">
          <w:marLeft w:val="640"/>
          <w:marRight w:val="0"/>
          <w:marTop w:val="0"/>
          <w:marBottom w:val="0"/>
          <w:divBdr>
            <w:top w:val="none" w:sz="0" w:space="0" w:color="auto"/>
            <w:left w:val="none" w:sz="0" w:space="0" w:color="auto"/>
            <w:bottom w:val="none" w:sz="0" w:space="0" w:color="auto"/>
            <w:right w:val="none" w:sz="0" w:space="0" w:color="auto"/>
          </w:divBdr>
        </w:div>
        <w:div w:id="1650161094">
          <w:marLeft w:val="640"/>
          <w:marRight w:val="0"/>
          <w:marTop w:val="0"/>
          <w:marBottom w:val="0"/>
          <w:divBdr>
            <w:top w:val="none" w:sz="0" w:space="0" w:color="auto"/>
            <w:left w:val="none" w:sz="0" w:space="0" w:color="auto"/>
            <w:bottom w:val="none" w:sz="0" w:space="0" w:color="auto"/>
            <w:right w:val="none" w:sz="0" w:space="0" w:color="auto"/>
          </w:divBdr>
        </w:div>
        <w:div w:id="1491097845">
          <w:marLeft w:val="640"/>
          <w:marRight w:val="0"/>
          <w:marTop w:val="0"/>
          <w:marBottom w:val="0"/>
          <w:divBdr>
            <w:top w:val="none" w:sz="0" w:space="0" w:color="auto"/>
            <w:left w:val="none" w:sz="0" w:space="0" w:color="auto"/>
            <w:bottom w:val="none" w:sz="0" w:space="0" w:color="auto"/>
            <w:right w:val="none" w:sz="0" w:space="0" w:color="auto"/>
          </w:divBdr>
        </w:div>
        <w:div w:id="170337293">
          <w:marLeft w:val="640"/>
          <w:marRight w:val="0"/>
          <w:marTop w:val="0"/>
          <w:marBottom w:val="0"/>
          <w:divBdr>
            <w:top w:val="none" w:sz="0" w:space="0" w:color="auto"/>
            <w:left w:val="none" w:sz="0" w:space="0" w:color="auto"/>
            <w:bottom w:val="none" w:sz="0" w:space="0" w:color="auto"/>
            <w:right w:val="none" w:sz="0" w:space="0" w:color="auto"/>
          </w:divBdr>
        </w:div>
        <w:div w:id="921451807">
          <w:marLeft w:val="640"/>
          <w:marRight w:val="0"/>
          <w:marTop w:val="0"/>
          <w:marBottom w:val="0"/>
          <w:divBdr>
            <w:top w:val="none" w:sz="0" w:space="0" w:color="auto"/>
            <w:left w:val="none" w:sz="0" w:space="0" w:color="auto"/>
            <w:bottom w:val="none" w:sz="0" w:space="0" w:color="auto"/>
            <w:right w:val="none" w:sz="0" w:space="0" w:color="auto"/>
          </w:divBdr>
        </w:div>
        <w:div w:id="1171799953">
          <w:marLeft w:val="640"/>
          <w:marRight w:val="0"/>
          <w:marTop w:val="0"/>
          <w:marBottom w:val="0"/>
          <w:divBdr>
            <w:top w:val="none" w:sz="0" w:space="0" w:color="auto"/>
            <w:left w:val="none" w:sz="0" w:space="0" w:color="auto"/>
            <w:bottom w:val="none" w:sz="0" w:space="0" w:color="auto"/>
            <w:right w:val="none" w:sz="0" w:space="0" w:color="auto"/>
          </w:divBdr>
        </w:div>
        <w:div w:id="1406028029">
          <w:marLeft w:val="640"/>
          <w:marRight w:val="0"/>
          <w:marTop w:val="0"/>
          <w:marBottom w:val="0"/>
          <w:divBdr>
            <w:top w:val="none" w:sz="0" w:space="0" w:color="auto"/>
            <w:left w:val="none" w:sz="0" w:space="0" w:color="auto"/>
            <w:bottom w:val="none" w:sz="0" w:space="0" w:color="auto"/>
            <w:right w:val="none" w:sz="0" w:space="0" w:color="auto"/>
          </w:divBdr>
        </w:div>
        <w:div w:id="1156800354">
          <w:marLeft w:val="640"/>
          <w:marRight w:val="0"/>
          <w:marTop w:val="0"/>
          <w:marBottom w:val="0"/>
          <w:divBdr>
            <w:top w:val="none" w:sz="0" w:space="0" w:color="auto"/>
            <w:left w:val="none" w:sz="0" w:space="0" w:color="auto"/>
            <w:bottom w:val="none" w:sz="0" w:space="0" w:color="auto"/>
            <w:right w:val="none" w:sz="0" w:space="0" w:color="auto"/>
          </w:divBdr>
        </w:div>
        <w:div w:id="380592950">
          <w:marLeft w:val="640"/>
          <w:marRight w:val="0"/>
          <w:marTop w:val="0"/>
          <w:marBottom w:val="0"/>
          <w:divBdr>
            <w:top w:val="none" w:sz="0" w:space="0" w:color="auto"/>
            <w:left w:val="none" w:sz="0" w:space="0" w:color="auto"/>
            <w:bottom w:val="none" w:sz="0" w:space="0" w:color="auto"/>
            <w:right w:val="none" w:sz="0" w:space="0" w:color="auto"/>
          </w:divBdr>
        </w:div>
        <w:div w:id="2012029668">
          <w:marLeft w:val="640"/>
          <w:marRight w:val="0"/>
          <w:marTop w:val="0"/>
          <w:marBottom w:val="0"/>
          <w:divBdr>
            <w:top w:val="none" w:sz="0" w:space="0" w:color="auto"/>
            <w:left w:val="none" w:sz="0" w:space="0" w:color="auto"/>
            <w:bottom w:val="none" w:sz="0" w:space="0" w:color="auto"/>
            <w:right w:val="none" w:sz="0" w:space="0" w:color="auto"/>
          </w:divBdr>
        </w:div>
        <w:div w:id="89931597">
          <w:marLeft w:val="640"/>
          <w:marRight w:val="0"/>
          <w:marTop w:val="0"/>
          <w:marBottom w:val="0"/>
          <w:divBdr>
            <w:top w:val="none" w:sz="0" w:space="0" w:color="auto"/>
            <w:left w:val="none" w:sz="0" w:space="0" w:color="auto"/>
            <w:bottom w:val="none" w:sz="0" w:space="0" w:color="auto"/>
            <w:right w:val="none" w:sz="0" w:space="0" w:color="auto"/>
          </w:divBdr>
        </w:div>
        <w:div w:id="714701612">
          <w:marLeft w:val="640"/>
          <w:marRight w:val="0"/>
          <w:marTop w:val="0"/>
          <w:marBottom w:val="0"/>
          <w:divBdr>
            <w:top w:val="none" w:sz="0" w:space="0" w:color="auto"/>
            <w:left w:val="none" w:sz="0" w:space="0" w:color="auto"/>
            <w:bottom w:val="none" w:sz="0" w:space="0" w:color="auto"/>
            <w:right w:val="none" w:sz="0" w:space="0" w:color="auto"/>
          </w:divBdr>
        </w:div>
        <w:div w:id="2118209952">
          <w:marLeft w:val="640"/>
          <w:marRight w:val="0"/>
          <w:marTop w:val="0"/>
          <w:marBottom w:val="0"/>
          <w:divBdr>
            <w:top w:val="none" w:sz="0" w:space="0" w:color="auto"/>
            <w:left w:val="none" w:sz="0" w:space="0" w:color="auto"/>
            <w:bottom w:val="none" w:sz="0" w:space="0" w:color="auto"/>
            <w:right w:val="none" w:sz="0" w:space="0" w:color="auto"/>
          </w:divBdr>
        </w:div>
        <w:div w:id="972949651">
          <w:marLeft w:val="640"/>
          <w:marRight w:val="0"/>
          <w:marTop w:val="0"/>
          <w:marBottom w:val="0"/>
          <w:divBdr>
            <w:top w:val="none" w:sz="0" w:space="0" w:color="auto"/>
            <w:left w:val="none" w:sz="0" w:space="0" w:color="auto"/>
            <w:bottom w:val="none" w:sz="0" w:space="0" w:color="auto"/>
            <w:right w:val="none" w:sz="0" w:space="0" w:color="auto"/>
          </w:divBdr>
        </w:div>
        <w:div w:id="1751389379">
          <w:marLeft w:val="640"/>
          <w:marRight w:val="0"/>
          <w:marTop w:val="0"/>
          <w:marBottom w:val="0"/>
          <w:divBdr>
            <w:top w:val="none" w:sz="0" w:space="0" w:color="auto"/>
            <w:left w:val="none" w:sz="0" w:space="0" w:color="auto"/>
            <w:bottom w:val="none" w:sz="0" w:space="0" w:color="auto"/>
            <w:right w:val="none" w:sz="0" w:space="0" w:color="auto"/>
          </w:divBdr>
        </w:div>
        <w:div w:id="762073500">
          <w:marLeft w:val="640"/>
          <w:marRight w:val="0"/>
          <w:marTop w:val="0"/>
          <w:marBottom w:val="0"/>
          <w:divBdr>
            <w:top w:val="none" w:sz="0" w:space="0" w:color="auto"/>
            <w:left w:val="none" w:sz="0" w:space="0" w:color="auto"/>
            <w:bottom w:val="none" w:sz="0" w:space="0" w:color="auto"/>
            <w:right w:val="none" w:sz="0" w:space="0" w:color="auto"/>
          </w:divBdr>
        </w:div>
        <w:div w:id="1735422500">
          <w:marLeft w:val="640"/>
          <w:marRight w:val="0"/>
          <w:marTop w:val="0"/>
          <w:marBottom w:val="0"/>
          <w:divBdr>
            <w:top w:val="none" w:sz="0" w:space="0" w:color="auto"/>
            <w:left w:val="none" w:sz="0" w:space="0" w:color="auto"/>
            <w:bottom w:val="none" w:sz="0" w:space="0" w:color="auto"/>
            <w:right w:val="none" w:sz="0" w:space="0" w:color="auto"/>
          </w:divBdr>
        </w:div>
        <w:div w:id="485557101">
          <w:marLeft w:val="640"/>
          <w:marRight w:val="0"/>
          <w:marTop w:val="0"/>
          <w:marBottom w:val="0"/>
          <w:divBdr>
            <w:top w:val="none" w:sz="0" w:space="0" w:color="auto"/>
            <w:left w:val="none" w:sz="0" w:space="0" w:color="auto"/>
            <w:bottom w:val="none" w:sz="0" w:space="0" w:color="auto"/>
            <w:right w:val="none" w:sz="0" w:space="0" w:color="auto"/>
          </w:divBdr>
        </w:div>
        <w:div w:id="1167985224">
          <w:marLeft w:val="640"/>
          <w:marRight w:val="0"/>
          <w:marTop w:val="0"/>
          <w:marBottom w:val="0"/>
          <w:divBdr>
            <w:top w:val="none" w:sz="0" w:space="0" w:color="auto"/>
            <w:left w:val="none" w:sz="0" w:space="0" w:color="auto"/>
            <w:bottom w:val="none" w:sz="0" w:space="0" w:color="auto"/>
            <w:right w:val="none" w:sz="0" w:space="0" w:color="auto"/>
          </w:divBdr>
        </w:div>
        <w:div w:id="878249008">
          <w:marLeft w:val="640"/>
          <w:marRight w:val="0"/>
          <w:marTop w:val="0"/>
          <w:marBottom w:val="0"/>
          <w:divBdr>
            <w:top w:val="none" w:sz="0" w:space="0" w:color="auto"/>
            <w:left w:val="none" w:sz="0" w:space="0" w:color="auto"/>
            <w:bottom w:val="none" w:sz="0" w:space="0" w:color="auto"/>
            <w:right w:val="none" w:sz="0" w:space="0" w:color="auto"/>
          </w:divBdr>
        </w:div>
        <w:div w:id="1704670520">
          <w:marLeft w:val="640"/>
          <w:marRight w:val="0"/>
          <w:marTop w:val="0"/>
          <w:marBottom w:val="0"/>
          <w:divBdr>
            <w:top w:val="none" w:sz="0" w:space="0" w:color="auto"/>
            <w:left w:val="none" w:sz="0" w:space="0" w:color="auto"/>
            <w:bottom w:val="none" w:sz="0" w:space="0" w:color="auto"/>
            <w:right w:val="none" w:sz="0" w:space="0" w:color="auto"/>
          </w:divBdr>
        </w:div>
        <w:div w:id="825123111">
          <w:marLeft w:val="640"/>
          <w:marRight w:val="0"/>
          <w:marTop w:val="0"/>
          <w:marBottom w:val="0"/>
          <w:divBdr>
            <w:top w:val="none" w:sz="0" w:space="0" w:color="auto"/>
            <w:left w:val="none" w:sz="0" w:space="0" w:color="auto"/>
            <w:bottom w:val="none" w:sz="0" w:space="0" w:color="auto"/>
            <w:right w:val="none" w:sz="0" w:space="0" w:color="auto"/>
          </w:divBdr>
        </w:div>
        <w:div w:id="1755316714">
          <w:marLeft w:val="640"/>
          <w:marRight w:val="0"/>
          <w:marTop w:val="0"/>
          <w:marBottom w:val="0"/>
          <w:divBdr>
            <w:top w:val="none" w:sz="0" w:space="0" w:color="auto"/>
            <w:left w:val="none" w:sz="0" w:space="0" w:color="auto"/>
            <w:bottom w:val="none" w:sz="0" w:space="0" w:color="auto"/>
            <w:right w:val="none" w:sz="0" w:space="0" w:color="auto"/>
          </w:divBdr>
        </w:div>
        <w:div w:id="1629043492">
          <w:marLeft w:val="640"/>
          <w:marRight w:val="0"/>
          <w:marTop w:val="0"/>
          <w:marBottom w:val="0"/>
          <w:divBdr>
            <w:top w:val="none" w:sz="0" w:space="0" w:color="auto"/>
            <w:left w:val="none" w:sz="0" w:space="0" w:color="auto"/>
            <w:bottom w:val="none" w:sz="0" w:space="0" w:color="auto"/>
            <w:right w:val="none" w:sz="0" w:space="0" w:color="auto"/>
          </w:divBdr>
        </w:div>
        <w:div w:id="1568149993">
          <w:marLeft w:val="640"/>
          <w:marRight w:val="0"/>
          <w:marTop w:val="0"/>
          <w:marBottom w:val="0"/>
          <w:divBdr>
            <w:top w:val="none" w:sz="0" w:space="0" w:color="auto"/>
            <w:left w:val="none" w:sz="0" w:space="0" w:color="auto"/>
            <w:bottom w:val="none" w:sz="0" w:space="0" w:color="auto"/>
            <w:right w:val="none" w:sz="0" w:space="0" w:color="auto"/>
          </w:divBdr>
        </w:div>
        <w:div w:id="881869809">
          <w:marLeft w:val="640"/>
          <w:marRight w:val="0"/>
          <w:marTop w:val="0"/>
          <w:marBottom w:val="0"/>
          <w:divBdr>
            <w:top w:val="none" w:sz="0" w:space="0" w:color="auto"/>
            <w:left w:val="none" w:sz="0" w:space="0" w:color="auto"/>
            <w:bottom w:val="none" w:sz="0" w:space="0" w:color="auto"/>
            <w:right w:val="none" w:sz="0" w:space="0" w:color="auto"/>
          </w:divBdr>
        </w:div>
        <w:div w:id="2003393328">
          <w:marLeft w:val="640"/>
          <w:marRight w:val="0"/>
          <w:marTop w:val="0"/>
          <w:marBottom w:val="0"/>
          <w:divBdr>
            <w:top w:val="none" w:sz="0" w:space="0" w:color="auto"/>
            <w:left w:val="none" w:sz="0" w:space="0" w:color="auto"/>
            <w:bottom w:val="none" w:sz="0" w:space="0" w:color="auto"/>
            <w:right w:val="none" w:sz="0" w:space="0" w:color="auto"/>
          </w:divBdr>
        </w:div>
        <w:div w:id="871770638">
          <w:marLeft w:val="640"/>
          <w:marRight w:val="0"/>
          <w:marTop w:val="0"/>
          <w:marBottom w:val="0"/>
          <w:divBdr>
            <w:top w:val="none" w:sz="0" w:space="0" w:color="auto"/>
            <w:left w:val="none" w:sz="0" w:space="0" w:color="auto"/>
            <w:bottom w:val="none" w:sz="0" w:space="0" w:color="auto"/>
            <w:right w:val="none" w:sz="0" w:space="0" w:color="auto"/>
          </w:divBdr>
        </w:div>
        <w:div w:id="541212722">
          <w:marLeft w:val="640"/>
          <w:marRight w:val="0"/>
          <w:marTop w:val="0"/>
          <w:marBottom w:val="0"/>
          <w:divBdr>
            <w:top w:val="none" w:sz="0" w:space="0" w:color="auto"/>
            <w:left w:val="none" w:sz="0" w:space="0" w:color="auto"/>
            <w:bottom w:val="none" w:sz="0" w:space="0" w:color="auto"/>
            <w:right w:val="none" w:sz="0" w:space="0" w:color="auto"/>
          </w:divBdr>
        </w:div>
        <w:div w:id="976884028">
          <w:marLeft w:val="640"/>
          <w:marRight w:val="0"/>
          <w:marTop w:val="0"/>
          <w:marBottom w:val="0"/>
          <w:divBdr>
            <w:top w:val="none" w:sz="0" w:space="0" w:color="auto"/>
            <w:left w:val="none" w:sz="0" w:space="0" w:color="auto"/>
            <w:bottom w:val="none" w:sz="0" w:space="0" w:color="auto"/>
            <w:right w:val="none" w:sz="0" w:space="0" w:color="auto"/>
          </w:divBdr>
        </w:div>
        <w:div w:id="529757875">
          <w:marLeft w:val="640"/>
          <w:marRight w:val="0"/>
          <w:marTop w:val="0"/>
          <w:marBottom w:val="0"/>
          <w:divBdr>
            <w:top w:val="none" w:sz="0" w:space="0" w:color="auto"/>
            <w:left w:val="none" w:sz="0" w:space="0" w:color="auto"/>
            <w:bottom w:val="none" w:sz="0" w:space="0" w:color="auto"/>
            <w:right w:val="none" w:sz="0" w:space="0" w:color="auto"/>
          </w:divBdr>
        </w:div>
        <w:div w:id="106588553">
          <w:marLeft w:val="640"/>
          <w:marRight w:val="0"/>
          <w:marTop w:val="0"/>
          <w:marBottom w:val="0"/>
          <w:divBdr>
            <w:top w:val="none" w:sz="0" w:space="0" w:color="auto"/>
            <w:left w:val="none" w:sz="0" w:space="0" w:color="auto"/>
            <w:bottom w:val="none" w:sz="0" w:space="0" w:color="auto"/>
            <w:right w:val="none" w:sz="0" w:space="0" w:color="auto"/>
          </w:divBdr>
        </w:div>
        <w:div w:id="692464193">
          <w:marLeft w:val="640"/>
          <w:marRight w:val="0"/>
          <w:marTop w:val="0"/>
          <w:marBottom w:val="0"/>
          <w:divBdr>
            <w:top w:val="none" w:sz="0" w:space="0" w:color="auto"/>
            <w:left w:val="none" w:sz="0" w:space="0" w:color="auto"/>
            <w:bottom w:val="none" w:sz="0" w:space="0" w:color="auto"/>
            <w:right w:val="none" w:sz="0" w:space="0" w:color="auto"/>
          </w:divBdr>
        </w:div>
        <w:div w:id="75789681">
          <w:marLeft w:val="640"/>
          <w:marRight w:val="0"/>
          <w:marTop w:val="0"/>
          <w:marBottom w:val="0"/>
          <w:divBdr>
            <w:top w:val="none" w:sz="0" w:space="0" w:color="auto"/>
            <w:left w:val="none" w:sz="0" w:space="0" w:color="auto"/>
            <w:bottom w:val="none" w:sz="0" w:space="0" w:color="auto"/>
            <w:right w:val="none" w:sz="0" w:space="0" w:color="auto"/>
          </w:divBdr>
        </w:div>
        <w:div w:id="30888257">
          <w:marLeft w:val="640"/>
          <w:marRight w:val="0"/>
          <w:marTop w:val="0"/>
          <w:marBottom w:val="0"/>
          <w:divBdr>
            <w:top w:val="none" w:sz="0" w:space="0" w:color="auto"/>
            <w:left w:val="none" w:sz="0" w:space="0" w:color="auto"/>
            <w:bottom w:val="none" w:sz="0" w:space="0" w:color="auto"/>
            <w:right w:val="none" w:sz="0" w:space="0" w:color="auto"/>
          </w:divBdr>
        </w:div>
        <w:div w:id="1566523650">
          <w:marLeft w:val="640"/>
          <w:marRight w:val="0"/>
          <w:marTop w:val="0"/>
          <w:marBottom w:val="0"/>
          <w:divBdr>
            <w:top w:val="none" w:sz="0" w:space="0" w:color="auto"/>
            <w:left w:val="none" w:sz="0" w:space="0" w:color="auto"/>
            <w:bottom w:val="none" w:sz="0" w:space="0" w:color="auto"/>
            <w:right w:val="none" w:sz="0" w:space="0" w:color="auto"/>
          </w:divBdr>
        </w:div>
        <w:div w:id="666130660">
          <w:marLeft w:val="640"/>
          <w:marRight w:val="0"/>
          <w:marTop w:val="0"/>
          <w:marBottom w:val="0"/>
          <w:divBdr>
            <w:top w:val="none" w:sz="0" w:space="0" w:color="auto"/>
            <w:left w:val="none" w:sz="0" w:space="0" w:color="auto"/>
            <w:bottom w:val="none" w:sz="0" w:space="0" w:color="auto"/>
            <w:right w:val="none" w:sz="0" w:space="0" w:color="auto"/>
          </w:divBdr>
        </w:div>
        <w:div w:id="1104306159">
          <w:marLeft w:val="640"/>
          <w:marRight w:val="0"/>
          <w:marTop w:val="0"/>
          <w:marBottom w:val="0"/>
          <w:divBdr>
            <w:top w:val="none" w:sz="0" w:space="0" w:color="auto"/>
            <w:left w:val="none" w:sz="0" w:space="0" w:color="auto"/>
            <w:bottom w:val="none" w:sz="0" w:space="0" w:color="auto"/>
            <w:right w:val="none" w:sz="0" w:space="0" w:color="auto"/>
          </w:divBdr>
        </w:div>
        <w:div w:id="2117286687">
          <w:marLeft w:val="640"/>
          <w:marRight w:val="0"/>
          <w:marTop w:val="0"/>
          <w:marBottom w:val="0"/>
          <w:divBdr>
            <w:top w:val="none" w:sz="0" w:space="0" w:color="auto"/>
            <w:left w:val="none" w:sz="0" w:space="0" w:color="auto"/>
            <w:bottom w:val="none" w:sz="0" w:space="0" w:color="auto"/>
            <w:right w:val="none" w:sz="0" w:space="0" w:color="auto"/>
          </w:divBdr>
        </w:div>
        <w:div w:id="1469129494">
          <w:marLeft w:val="640"/>
          <w:marRight w:val="0"/>
          <w:marTop w:val="0"/>
          <w:marBottom w:val="0"/>
          <w:divBdr>
            <w:top w:val="none" w:sz="0" w:space="0" w:color="auto"/>
            <w:left w:val="none" w:sz="0" w:space="0" w:color="auto"/>
            <w:bottom w:val="none" w:sz="0" w:space="0" w:color="auto"/>
            <w:right w:val="none" w:sz="0" w:space="0" w:color="auto"/>
          </w:divBdr>
        </w:div>
        <w:div w:id="1916546490">
          <w:marLeft w:val="640"/>
          <w:marRight w:val="0"/>
          <w:marTop w:val="0"/>
          <w:marBottom w:val="0"/>
          <w:divBdr>
            <w:top w:val="none" w:sz="0" w:space="0" w:color="auto"/>
            <w:left w:val="none" w:sz="0" w:space="0" w:color="auto"/>
            <w:bottom w:val="none" w:sz="0" w:space="0" w:color="auto"/>
            <w:right w:val="none" w:sz="0" w:space="0" w:color="auto"/>
          </w:divBdr>
        </w:div>
        <w:div w:id="368074322">
          <w:marLeft w:val="640"/>
          <w:marRight w:val="0"/>
          <w:marTop w:val="0"/>
          <w:marBottom w:val="0"/>
          <w:divBdr>
            <w:top w:val="none" w:sz="0" w:space="0" w:color="auto"/>
            <w:left w:val="none" w:sz="0" w:space="0" w:color="auto"/>
            <w:bottom w:val="none" w:sz="0" w:space="0" w:color="auto"/>
            <w:right w:val="none" w:sz="0" w:space="0" w:color="auto"/>
          </w:divBdr>
        </w:div>
      </w:divsChild>
    </w:div>
    <w:div w:id="1980841076">
      <w:marLeft w:val="640"/>
      <w:marRight w:val="0"/>
      <w:marTop w:val="0"/>
      <w:marBottom w:val="0"/>
      <w:divBdr>
        <w:top w:val="none" w:sz="0" w:space="0" w:color="auto"/>
        <w:left w:val="none" w:sz="0" w:space="0" w:color="auto"/>
        <w:bottom w:val="none" w:sz="0" w:space="0" w:color="auto"/>
        <w:right w:val="none" w:sz="0" w:space="0" w:color="auto"/>
      </w:divBdr>
    </w:div>
    <w:div w:id="1982270333">
      <w:bodyDiv w:val="1"/>
      <w:marLeft w:val="0"/>
      <w:marRight w:val="0"/>
      <w:marTop w:val="0"/>
      <w:marBottom w:val="0"/>
      <w:divBdr>
        <w:top w:val="none" w:sz="0" w:space="0" w:color="auto"/>
        <w:left w:val="none" w:sz="0" w:space="0" w:color="auto"/>
        <w:bottom w:val="none" w:sz="0" w:space="0" w:color="auto"/>
        <w:right w:val="none" w:sz="0" w:space="0" w:color="auto"/>
      </w:divBdr>
      <w:divsChild>
        <w:div w:id="1496845330">
          <w:marLeft w:val="640"/>
          <w:marRight w:val="0"/>
          <w:marTop w:val="0"/>
          <w:marBottom w:val="0"/>
          <w:divBdr>
            <w:top w:val="none" w:sz="0" w:space="0" w:color="auto"/>
            <w:left w:val="none" w:sz="0" w:space="0" w:color="auto"/>
            <w:bottom w:val="none" w:sz="0" w:space="0" w:color="auto"/>
            <w:right w:val="none" w:sz="0" w:space="0" w:color="auto"/>
          </w:divBdr>
        </w:div>
        <w:div w:id="87316858">
          <w:marLeft w:val="640"/>
          <w:marRight w:val="0"/>
          <w:marTop w:val="0"/>
          <w:marBottom w:val="0"/>
          <w:divBdr>
            <w:top w:val="none" w:sz="0" w:space="0" w:color="auto"/>
            <w:left w:val="none" w:sz="0" w:space="0" w:color="auto"/>
            <w:bottom w:val="none" w:sz="0" w:space="0" w:color="auto"/>
            <w:right w:val="none" w:sz="0" w:space="0" w:color="auto"/>
          </w:divBdr>
        </w:div>
        <w:div w:id="1328486141">
          <w:marLeft w:val="640"/>
          <w:marRight w:val="0"/>
          <w:marTop w:val="0"/>
          <w:marBottom w:val="0"/>
          <w:divBdr>
            <w:top w:val="none" w:sz="0" w:space="0" w:color="auto"/>
            <w:left w:val="none" w:sz="0" w:space="0" w:color="auto"/>
            <w:bottom w:val="none" w:sz="0" w:space="0" w:color="auto"/>
            <w:right w:val="none" w:sz="0" w:space="0" w:color="auto"/>
          </w:divBdr>
        </w:div>
        <w:div w:id="845290742">
          <w:marLeft w:val="640"/>
          <w:marRight w:val="0"/>
          <w:marTop w:val="0"/>
          <w:marBottom w:val="0"/>
          <w:divBdr>
            <w:top w:val="none" w:sz="0" w:space="0" w:color="auto"/>
            <w:left w:val="none" w:sz="0" w:space="0" w:color="auto"/>
            <w:bottom w:val="none" w:sz="0" w:space="0" w:color="auto"/>
            <w:right w:val="none" w:sz="0" w:space="0" w:color="auto"/>
          </w:divBdr>
        </w:div>
        <w:div w:id="1542937607">
          <w:marLeft w:val="640"/>
          <w:marRight w:val="0"/>
          <w:marTop w:val="0"/>
          <w:marBottom w:val="0"/>
          <w:divBdr>
            <w:top w:val="none" w:sz="0" w:space="0" w:color="auto"/>
            <w:left w:val="none" w:sz="0" w:space="0" w:color="auto"/>
            <w:bottom w:val="none" w:sz="0" w:space="0" w:color="auto"/>
            <w:right w:val="none" w:sz="0" w:space="0" w:color="auto"/>
          </w:divBdr>
        </w:div>
        <w:div w:id="1452895923">
          <w:marLeft w:val="640"/>
          <w:marRight w:val="0"/>
          <w:marTop w:val="0"/>
          <w:marBottom w:val="0"/>
          <w:divBdr>
            <w:top w:val="none" w:sz="0" w:space="0" w:color="auto"/>
            <w:left w:val="none" w:sz="0" w:space="0" w:color="auto"/>
            <w:bottom w:val="none" w:sz="0" w:space="0" w:color="auto"/>
            <w:right w:val="none" w:sz="0" w:space="0" w:color="auto"/>
          </w:divBdr>
        </w:div>
        <w:div w:id="1834104885">
          <w:marLeft w:val="640"/>
          <w:marRight w:val="0"/>
          <w:marTop w:val="0"/>
          <w:marBottom w:val="0"/>
          <w:divBdr>
            <w:top w:val="none" w:sz="0" w:space="0" w:color="auto"/>
            <w:left w:val="none" w:sz="0" w:space="0" w:color="auto"/>
            <w:bottom w:val="none" w:sz="0" w:space="0" w:color="auto"/>
            <w:right w:val="none" w:sz="0" w:space="0" w:color="auto"/>
          </w:divBdr>
        </w:div>
        <w:div w:id="68314002">
          <w:marLeft w:val="640"/>
          <w:marRight w:val="0"/>
          <w:marTop w:val="0"/>
          <w:marBottom w:val="0"/>
          <w:divBdr>
            <w:top w:val="none" w:sz="0" w:space="0" w:color="auto"/>
            <w:left w:val="none" w:sz="0" w:space="0" w:color="auto"/>
            <w:bottom w:val="none" w:sz="0" w:space="0" w:color="auto"/>
            <w:right w:val="none" w:sz="0" w:space="0" w:color="auto"/>
          </w:divBdr>
        </w:div>
        <w:div w:id="1022590729">
          <w:marLeft w:val="640"/>
          <w:marRight w:val="0"/>
          <w:marTop w:val="0"/>
          <w:marBottom w:val="0"/>
          <w:divBdr>
            <w:top w:val="none" w:sz="0" w:space="0" w:color="auto"/>
            <w:left w:val="none" w:sz="0" w:space="0" w:color="auto"/>
            <w:bottom w:val="none" w:sz="0" w:space="0" w:color="auto"/>
            <w:right w:val="none" w:sz="0" w:space="0" w:color="auto"/>
          </w:divBdr>
        </w:div>
        <w:div w:id="667292434">
          <w:marLeft w:val="640"/>
          <w:marRight w:val="0"/>
          <w:marTop w:val="0"/>
          <w:marBottom w:val="0"/>
          <w:divBdr>
            <w:top w:val="none" w:sz="0" w:space="0" w:color="auto"/>
            <w:left w:val="none" w:sz="0" w:space="0" w:color="auto"/>
            <w:bottom w:val="none" w:sz="0" w:space="0" w:color="auto"/>
            <w:right w:val="none" w:sz="0" w:space="0" w:color="auto"/>
          </w:divBdr>
        </w:div>
        <w:div w:id="765536822">
          <w:marLeft w:val="640"/>
          <w:marRight w:val="0"/>
          <w:marTop w:val="0"/>
          <w:marBottom w:val="0"/>
          <w:divBdr>
            <w:top w:val="none" w:sz="0" w:space="0" w:color="auto"/>
            <w:left w:val="none" w:sz="0" w:space="0" w:color="auto"/>
            <w:bottom w:val="none" w:sz="0" w:space="0" w:color="auto"/>
            <w:right w:val="none" w:sz="0" w:space="0" w:color="auto"/>
          </w:divBdr>
        </w:div>
        <w:div w:id="186649886">
          <w:marLeft w:val="640"/>
          <w:marRight w:val="0"/>
          <w:marTop w:val="0"/>
          <w:marBottom w:val="0"/>
          <w:divBdr>
            <w:top w:val="none" w:sz="0" w:space="0" w:color="auto"/>
            <w:left w:val="none" w:sz="0" w:space="0" w:color="auto"/>
            <w:bottom w:val="none" w:sz="0" w:space="0" w:color="auto"/>
            <w:right w:val="none" w:sz="0" w:space="0" w:color="auto"/>
          </w:divBdr>
        </w:div>
        <w:div w:id="906915905">
          <w:marLeft w:val="640"/>
          <w:marRight w:val="0"/>
          <w:marTop w:val="0"/>
          <w:marBottom w:val="0"/>
          <w:divBdr>
            <w:top w:val="none" w:sz="0" w:space="0" w:color="auto"/>
            <w:left w:val="none" w:sz="0" w:space="0" w:color="auto"/>
            <w:bottom w:val="none" w:sz="0" w:space="0" w:color="auto"/>
            <w:right w:val="none" w:sz="0" w:space="0" w:color="auto"/>
          </w:divBdr>
        </w:div>
        <w:div w:id="803500651">
          <w:marLeft w:val="640"/>
          <w:marRight w:val="0"/>
          <w:marTop w:val="0"/>
          <w:marBottom w:val="0"/>
          <w:divBdr>
            <w:top w:val="none" w:sz="0" w:space="0" w:color="auto"/>
            <w:left w:val="none" w:sz="0" w:space="0" w:color="auto"/>
            <w:bottom w:val="none" w:sz="0" w:space="0" w:color="auto"/>
            <w:right w:val="none" w:sz="0" w:space="0" w:color="auto"/>
          </w:divBdr>
        </w:div>
        <w:div w:id="892815905">
          <w:marLeft w:val="640"/>
          <w:marRight w:val="0"/>
          <w:marTop w:val="0"/>
          <w:marBottom w:val="0"/>
          <w:divBdr>
            <w:top w:val="none" w:sz="0" w:space="0" w:color="auto"/>
            <w:left w:val="none" w:sz="0" w:space="0" w:color="auto"/>
            <w:bottom w:val="none" w:sz="0" w:space="0" w:color="auto"/>
            <w:right w:val="none" w:sz="0" w:space="0" w:color="auto"/>
          </w:divBdr>
        </w:div>
        <w:div w:id="249699452">
          <w:marLeft w:val="640"/>
          <w:marRight w:val="0"/>
          <w:marTop w:val="0"/>
          <w:marBottom w:val="0"/>
          <w:divBdr>
            <w:top w:val="none" w:sz="0" w:space="0" w:color="auto"/>
            <w:left w:val="none" w:sz="0" w:space="0" w:color="auto"/>
            <w:bottom w:val="none" w:sz="0" w:space="0" w:color="auto"/>
            <w:right w:val="none" w:sz="0" w:space="0" w:color="auto"/>
          </w:divBdr>
        </w:div>
        <w:div w:id="915434094">
          <w:marLeft w:val="640"/>
          <w:marRight w:val="0"/>
          <w:marTop w:val="0"/>
          <w:marBottom w:val="0"/>
          <w:divBdr>
            <w:top w:val="none" w:sz="0" w:space="0" w:color="auto"/>
            <w:left w:val="none" w:sz="0" w:space="0" w:color="auto"/>
            <w:bottom w:val="none" w:sz="0" w:space="0" w:color="auto"/>
            <w:right w:val="none" w:sz="0" w:space="0" w:color="auto"/>
          </w:divBdr>
        </w:div>
        <w:div w:id="1735810764">
          <w:marLeft w:val="640"/>
          <w:marRight w:val="0"/>
          <w:marTop w:val="0"/>
          <w:marBottom w:val="0"/>
          <w:divBdr>
            <w:top w:val="none" w:sz="0" w:space="0" w:color="auto"/>
            <w:left w:val="none" w:sz="0" w:space="0" w:color="auto"/>
            <w:bottom w:val="none" w:sz="0" w:space="0" w:color="auto"/>
            <w:right w:val="none" w:sz="0" w:space="0" w:color="auto"/>
          </w:divBdr>
        </w:div>
        <w:div w:id="1273124269">
          <w:marLeft w:val="640"/>
          <w:marRight w:val="0"/>
          <w:marTop w:val="0"/>
          <w:marBottom w:val="0"/>
          <w:divBdr>
            <w:top w:val="none" w:sz="0" w:space="0" w:color="auto"/>
            <w:left w:val="none" w:sz="0" w:space="0" w:color="auto"/>
            <w:bottom w:val="none" w:sz="0" w:space="0" w:color="auto"/>
            <w:right w:val="none" w:sz="0" w:space="0" w:color="auto"/>
          </w:divBdr>
        </w:div>
        <w:div w:id="163673079">
          <w:marLeft w:val="640"/>
          <w:marRight w:val="0"/>
          <w:marTop w:val="0"/>
          <w:marBottom w:val="0"/>
          <w:divBdr>
            <w:top w:val="none" w:sz="0" w:space="0" w:color="auto"/>
            <w:left w:val="none" w:sz="0" w:space="0" w:color="auto"/>
            <w:bottom w:val="none" w:sz="0" w:space="0" w:color="auto"/>
            <w:right w:val="none" w:sz="0" w:space="0" w:color="auto"/>
          </w:divBdr>
        </w:div>
        <w:div w:id="1883905871">
          <w:marLeft w:val="640"/>
          <w:marRight w:val="0"/>
          <w:marTop w:val="0"/>
          <w:marBottom w:val="0"/>
          <w:divBdr>
            <w:top w:val="none" w:sz="0" w:space="0" w:color="auto"/>
            <w:left w:val="none" w:sz="0" w:space="0" w:color="auto"/>
            <w:bottom w:val="none" w:sz="0" w:space="0" w:color="auto"/>
            <w:right w:val="none" w:sz="0" w:space="0" w:color="auto"/>
          </w:divBdr>
        </w:div>
        <w:div w:id="2056732377">
          <w:marLeft w:val="640"/>
          <w:marRight w:val="0"/>
          <w:marTop w:val="0"/>
          <w:marBottom w:val="0"/>
          <w:divBdr>
            <w:top w:val="none" w:sz="0" w:space="0" w:color="auto"/>
            <w:left w:val="none" w:sz="0" w:space="0" w:color="auto"/>
            <w:bottom w:val="none" w:sz="0" w:space="0" w:color="auto"/>
            <w:right w:val="none" w:sz="0" w:space="0" w:color="auto"/>
          </w:divBdr>
        </w:div>
        <w:div w:id="1608466741">
          <w:marLeft w:val="640"/>
          <w:marRight w:val="0"/>
          <w:marTop w:val="0"/>
          <w:marBottom w:val="0"/>
          <w:divBdr>
            <w:top w:val="none" w:sz="0" w:space="0" w:color="auto"/>
            <w:left w:val="none" w:sz="0" w:space="0" w:color="auto"/>
            <w:bottom w:val="none" w:sz="0" w:space="0" w:color="auto"/>
            <w:right w:val="none" w:sz="0" w:space="0" w:color="auto"/>
          </w:divBdr>
        </w:div>
        <w:div w:id="7828284">
          <w:marLeft w:val="640"/>
          <w:marRight w:val="0"/>
          <w:marTop w:val="0"/>
          <w:marBottom w:val="0"/>
          <w:divBdr>
            <w:top w:val="none" w:sz="0" w:space="0" w:color="auto"/>
            <w:left w:val="none" w:sz="0" w:space="0" w:color="auto"/>
            <w:bottom w:val="none" w:sz="0" w:space="0" w:color="auto"/>
            <w:right w:val="none" w:sz="0" w:space="0" w:color="auto"/>
          </w:divBdr>
        </w:div>
        <w:div w:id="1862235667">
          <w:marLeft w:val="640"/>
          <w:marRight w:val="0"/>
          <w:marTop w:val="0"/>
          <w:marBottom w:val="0"/>
          <w:divBdr>
            <w:top w:val="none" w:sz="0" w:space="0" w:color="auto"/>
            <w:left w:val="none" w:sz="0" w:space="0" w:color="auto"/>
            <w:bottom w:val="none" w:sz="0" w:space="0" w:color="auto"/>
            <w:right w:val="none" w:sz="0" w:space="0" w:color="auto"/>
          </w:divBdr>
        </w:div>
        <w:div w:id="1560439380">
          <w:marLeft w:val="640"/>
          <w:marRight w:val="0"/>
          <w:marTop w:val="0"/>
          <w:marBottom w:val="0"/>
          <w:divBdr>
            <w:top w:val="none" w:sz="0" w:space="0" w:color="auto"/>
            <w:left w:val="none" w:sz="0" w:space="0" w:color="auto"/>
            <w:bottom w:val="none" w:sz="0" w:space="0" w:color="auto"/>
            <w:right w:val="none" w:sz="0" w:space="0" w:color="auto"/>
          </w:divBdr>
        </w:div>
        <w:div w:id="853618773">
          <w:marLeft w:val="640"/>
          <w:marRight w:val="0"/>
          <w:marTop w:val="0"/>
          <w:marBottom w:val="0"/>
          <w:divBdr>
            <w:top w:val="none" w:sz="0" w:space="0" w:color="auto"/>
            <w:left w:val="none" w:sz="0" w:space="0" w:color="auto"/>
            <w:bottom w:val="none" w:sz="0" w:space="0" w:color="auto"/>
            <w:right w:val="none" w:sz="0" w:space="0" w:color="auto"/>
          </w:divBdr>
        </w:div>
        <w:div w:id="1258364718">
          <w:marLeft w:val="640"/>
          <w:marRight w:val="0"/>
          <w:marTop w:val="0"/>
          <w:marBottom w:val="0"/>
          <w:divBdr>
            <w:top w:val="none" w:sz="0" w:space="0" w:color="auto"/>
            <w:left w:val="none" w:sz="0" w:space="0" w:color="auto"/>
            <w:bottom w:val="none" w:sz="0" w:space="0" w:color="auto"/>
            <w:right w:val="none" w:sz="0" w:space="0" w:color="auto"/>
          </w:divBdr>
        </w:div>
        <w:div w:id="2032602962">
          <w:marLeft w:val="640"/>
          <w:marRight w:val="0"/>
          <w:marTop w:val="0"/>
          <w:marBottom w:val="0"/>
          <w:divBdr>
            <w:top w:val="none" w:sz="0" w:space="0" w:color="auto"/>
            <w:left w:val="none" w:sz="0" w:space="0" w:color="auto"/>
            <w:bottom w:val="none" w:sz="0" w:space="0" w:color="auto"/>
            <w:right w:val="none" w:sz="0" w:space="0" w:color="auto"/>
          </w:divBdr>
        </w:div>
        <w:div w:id="1593054254">
          <w:marLeft w:val="640"/>
          <w:marRight w:val="0"/>
          <w:marTop w:val="0"/>
          <w:marBottom w:val="0"/>
          <w:divBdr>
            <w:top w:val="none" w:sz="0" w:space="0" w:color="auto"/>
            <w:left w:val="none" w:sz="0" w:space="0" w:color="auto"/>
            <w:bottom w:val="none" w:sz="0" w:space="0" w:color="auto"/>
            <w:right w:val="none" w:sz="0" w:space="0" w:color="auto"/>
          </w:divBdr>
        </w:div>
        <w:div w:id="23530232">
          <w:marLeft w:val="640"/>
          <w:marRight w:val="0"/>
          <w:marTop w:val="0"/>
          <w:marBottom w:val="0"/>
          <w:divBdr>
            <w:top w:val="none" w:sz="0" w:space="0" w:color="auto"/>
            <w:left w:val="none" w:sz="0" w:space="0" w:color="auto"/>
            <w:bottom w:val="none" w:sz="0" w:space="0" w:color="auto"/>
            <w:right w:val="none" w:sz="0" w:space="0" w:color="auto"/>
          </w:divBdr>
        </w:div>
        <w:div w:id="1029840006">
          <w:marLeft w:val="640"/>
          <w:marRight w:val="0"/>
          <w:marTop w:val="0"/>
          <w:marBottom w:val="0"/>
          <w:divBdr>
            <w:top w:val="none" w:sz="0" w:space="0" w:color="auto"/>
            <w:left w:val="none" w:sz="0" w:space="0" w:color="auto"/>
            <w:bottom w:val="none" w:sz="0" w:space="0" w:color="auto"/>
            <w:right w:val="none" w:sz="0" w:space="0" w:color="auto"/>
          </w:divBdr>
        </w:div>
        <w:div w:id="535392316">
          <w:marLeft w:val="640"/>
          <w:marRight w:val="0"/>
          <w:marTop w:val="0"/>
          <w:marBottom w:val="0"/>
          <w:divBdr>
            <w:top w:val="none" w:sz="0" w:space="0" w:color="auto"/>
            <w:left w:val="none" w:sz="0" w:space="0" w:color="auto"/>
            <w:bottom w:val="none" w:sz="0" w:space="0" w:color="auto"/>
            <w:right w:val="none" w:sz="0" w:space="0" w:color="auto"/>
          </w:divBdr>
        </w:div>
        <w:div w:id="1658261082">
          <w:marLeft w:val="640"/>
          <w:marRight w:val="0"/>
          <w:marTop w:val="0"/>
          <w:marBottom w:val="0"/>
          <w:divBdr>
            <w:top w:val="none" w:sz="0" w:space="0" w:color="auto"/>
            <w:left w:val="none" w:sz="0" w:space="0" w:color="auto"/>
            <w:bottom w:val="none" w:sz="0" w:space="0" w:color="auto"/>
            <w:right w:val="none" w:sz="0" w:space="0" w:color="auto"/>
          </w:divBdr>
        </w:div>
        <w:div w:id="1577472535">
          <w:marLeft w:val="640"/>
          <w:marRight w:val="0"/>
          <w:marTop w:val="0"/>
          <w:marBottom w:val="0"/>
          <w:divBdr>
            <w:top w:val="none" w:sz="0" w:space="0" w:color="auto"/>
            <w:left w:val="none" w:sz="0" w:space="0" w:color="auto"/>
            <w:bottom w:val="none" w:sz="0" w:space="0" w:color="auto"/>
            <w:right w:val="none" w:sz="0" w:space="0" w:color="auto"/>
          </w:divBdr>
        </w:div>
        <w:div w:id="2034838472">
          <w:marLeft w:val="640"/>
          <w:marRight w:val="0"/>
          <w:marTop w:val="0"/>
          <w:marBottom w:val="0"/>
          <w:divBdr>
            <w:top w:val="none" w:sz="0" w:space="0" w:color="auto"/>
            <w:left w:val="none" w:sz="0" w:space="0" w:color="auto"/>
            <w:bottom w:val="none" w:sz="0" w:space="0" w:color="auto"/>
            <w:right w:val="none" w:sz="0" w:space="0" w:color="auto"/>
          </w:divBdr>
        </w:div>
        <w:div w:id="1034815963">
          <w:marLeft w:val="640"/>
          <w:marRight w:val="0"/>
          <w:marTop w:val="0"/>
          <w:marBottom w:val="0"/>
          <w:divBdr>
            <w:top w:val="none" w:sz="0" w:space="0" w:color="auto"/>
            <w:left w:val="none" w:sz="0" w:space="0" w:color="auto"/>
            <w:bottom w:val="none" w:sz="0" w:space="0" w:color="auto"/>
            <w:right w:val="none" w:sz="0" w:space="0" w:color="auto"/>
          </w:divBdr>
        </w:div>
        <w:div w:id="841776363">
          <w:marLeft w:val="640"/>
          <w:marRight w:val="0"/>
          <w:marTop w:val="0"/>
          <w:marBottom w:val="0"/>
          <w:divBdr>
            <w:top w:val="none" w:sz="0" w:space="0" w:color="auto"/>
            <w:left w:val="none" w:sz="0" w:space="0" w:color="auto"/>
            <w:bottom w:val="none" w:sz="0" w:space="0" w:color="auto"/>
            <w:right w:val="none" w:sz="0" w:space="0" w:color="auto"/>
          </w:divBdr>
        </w:div>
        <w:div w:id="623195410">
          <w:marLeft w:val="640"/>
          <w:marRight w:val="0"/>
          <w:marTop w:val="0"/>
          <w:marBottom w:val="0"/>
          <w:divBdr>
            <w:top w:val="none" w:sz="0" w:space="0" w:color="auto"/>
            <w:left w:val="none" w:sz="0" w:space="0" w:color="auto"/>
            <w:bottom w:val="none" w:sz="0" w:space="0" w:color="auto"/>
            <w:right w:val="none" w:sz="0" w:space="0" w:color="auto"/>
          </w:divBdr>
        </w:div>
        <w:div w:id="908072343">
          <w:marLeft w:val="640"/>
          <w:marRight w:val="0"/>
          <w:marTop w:val="0"/>
          <w:marBottom w:val="0"/>
          <w:divBdr>
            <w:top w:val="none" w:sz="0" w:space="0" w:color="auto"/>
            <w:left w:val="none" w:sz="0" w:space="0" w:color="auto"/>
            <w:bottom w:val="none" w:sz="0" w:space="0" w:color="auto"/>
            <w:right w:val="none" w:sz="0" w:space="0" w:color="auto"/>
          </w:divBdr>
        </w:div>
        <w:div w:id="1494249736">
          <w:marLeft w:val="640"/>
          <w:marRight w:val="0"/>
          <w:marTop w:val="0"/>
          <w:marBottom w:val="0"/>
          <w:divBdr>
            <w:top w:val="none" w:sz="0" w:space="0" w:color="auto"/>
            <w:left w:val="none" w:sz="0" w:space="0" w:color="auto"/>
            <w:bottom w:val="none" w:sz="0" w:space="0" w:color="auto"/>
            <w:right w:val="none" w:sz="0" w:space="0" w:color="auto"/>
          </w:divBdr>
        </w:div>
        <w:div w:id="1814442785">
          <w:marLeft w:val="640"/>
          <w:marRight w:val="0"/>
          <w:marTop w:val="0"/>
          <w:marBottom w:val="0"/>
          <w:divBdr>
            <w:top w:val="none" w:sz="0" w:space="0" w:color="auto"/>
            <w:left w:val="none" w:sz="0" w:space="0" w:color="auto"/>
            <w:bottom w:val="none" w:sz="0" w:space="0" w:color="auto"/>
            <w:right w:val="none" w:sz="0" w:space="0" w:color="auto"/>
          </w:divBdr>
        </w:div>
        <w:div w:id="2124500378">
          <w:marLeft w:val="640"/>
          <w:marRight w:val="0"/>
          <w:marTop w:val="0"/>
          <w:marBottom w:val="0"/>
          <w:divBdr>
            <w:top w:val="none" w:sz="0" w:space="0" w:color="auto"/>
            <w:left w:val="none" w:sz="0" w:space="0" w:color="auto"/>
            <w:bottom w:val="none" w:sz="0" w:space="0" w:color="auto"/>
            <w:right w:val="none" w:sz="0" w:space="0" w:color="auto"/>
          </w:divBdr>
        </w:div>
        <w:div w:id="1887333918">
          <w:marLeft w:val="640"/>
          <w:marRight w:val="0"/>
          <w:marTop w:val="0"/>
          <w:marBottom w:val="0"/>
          <w:divBdr>
            <w:top w:val="none" w:sz="0" w:space="0" w:color="auto"/>
            <w:left w:val="none" w:sz="0" w:space="0" w:color="auto"/>
            <w:bottom w:val="none" w:sz="0" w:space="0" w:color="auto"/>
            <w:right w:val="none" w:sz="0" w:space="0" w:color="auto"/>
          </w:divBdr>
        </w:div>
        <w:div w:id="2026444103">
          <w:marLeft w:val="640"/>
          <w:marRight w:val="0"/>
          <w:marTop w:val="0"/>
          <w:marBottom w:val="0"/>
          <w:divBdr>
            <w:top w:val="none" w:sz="0" w:space="0" w:color="auto"/>
            <w:left w:val="none" w:sz="0" w:space="0" w:color="auto"/>
            <w:bottom w:val="none" w:sz="0" w:space="0" w:color="auto"/>
            <w:right w:val="none" w:sz="0" w:space="0" w:color="auto"/>
          </w:divBdr>
        </w:div>
        <w:div w:id="683437351">
          <w:marLeft w:val="640"/>
          <w:marRight w:val="0"/>
          <w:marTop w:val="0"/>
          <w:marBottom w:val="0"/>
          <w:divBdr>
            <w:top w:val="none" w:sz="0" w:space="0" w:color="auto"/>
            <w:left w:val="none" w:sz="0" w:space="0" w:color="auto"/>
            <w:bottom w:val="none" w:sz="0" w:space="0" w:color="auto"/>
            <w:right w:val="none" w:sz="0" w:space="0" w:color="auto"/>
          </w:divBdr>
        </w:div>
        <w:div w:id="949508204">
          <w:marLeft w:val="640"/>
          <w:marRight w:val="0"/>
          <w:marTop w:val="0"/>
          <w:marBottom w:val="0"/>
          <w:divBdr>
            <w:top w:val="none" w:sz="0" w:space="0" w:color="auto"/>
            <w:left w:val="none" w:sz="0" w:space="0" w:color="auto"/>
            <w:bottom w:val="none" w:sz="0" w:space="0" w:color="auto"/>
            <w:right w:val="none" w:sz="0" w:space="0" w:color="auto"/>
          </w:divBdr>
        </w:div>
        <w:div w:id="1872452718">
          <w:marLeft w:val="640"/>
          <w:marRight w:val="0"/>
          <w:marTop w:val="0"/>
          <w:marBottom w:val="0"/>
          <w:divBdr>
            <w:top w:val="none" w:sz="0" w:space="0" w:color="auto"/>
            <w:left w:val="none" w:sz="0" w:space="0" w:color="auto"/>
            <w:bottom w:val="none" w:sz="0" w:space="0" w:color="auto"/>
            <w:right w:val="none" w:sz="0" w:space="0" w:color="auto"/>
          </w:divBdr>
        </w:div>
        <w:div w:id="1505627805">
          <w:marLeft w:val="640"/>
          <w:marRight w:val="0"/>
          <w:marTop w:val="0"/>
          <w:marBottom w:val="0"/>
          <w:divBdr>
            <w:top w:val="none" w:sz="0" w:space="0" w:color="auto"/>
            <w:left w:val="none" w:sz="0" w:space="0" w:color="auto"/>
            <w:bottom w:val="none" w:sz="0" w:space="0" w:color="auto"/>
            <w:right w:val="none" w:sz="0" w:space="0" w:color="auto"/>
          </w:divBdr>
        </w:div>
        <w:div w:id="451631554">
          <w:marLeft w:val="640"/>
          <w:marRight w:val="0"/>
          <w:marTop w:val="0"/>
          <w:marBottom w:val="0"/>
          <w:divBdr>
            <w:top w:val="none" w:sz="0" w:space="0" w:color="auto"/>
            <w:left w:val="none" w:sz="0" w:space="0" w:color="auto"/>
            <w:bottom w:val="none" w:sz="0" w:space="0" w:color="auto"/>
            <w:right w:val="none" w:sz="0" w:space="0" w:color="auto"/>
          </w:divBdr>
        </w:div>
        <w:div w:id="2012950498">
          <w:marLeft w:val="640"/>
          <w:marRight w:val="0"/>
          <w:marTop w:val="0"/>
          <w:marBottom w:val="0"/>
          <w:divBdr>
            <w:top w:val="none" w:sz="0" w:space="0" w:color="auto"/>
            <w:left w:val="none" w:sz="0" w:space="0" w:color="auto"/>
            <w:bottom w:val="none" w:sz="0" w:space="0" w:color="auto"/>
            <w:right w:val="none" w:sz="0" w:space="0" w:color="auto"/>
          </w:divBdr>
        </w:div>
        <w:div w:id="382363884">
          <w:marLeft w:val="640"/>
          <w:marRight w:val="0"/>
          <w:marTop w:val="0"/>
          <w:marBottom w:val="0"/>
          <w:divBdr>
            <w:top w:val="none" w:sz="0" w:space="0" w:color="auto"/>
            <w:left w:val="none" w:sz="0" w:space="0" w:color="auto"/>
            <w:bottom w:val="none" w:sz="0" w:space="0" w:color="auto"/>
            <w:right w:val="none" w:sz="0" w:space="0" w:color="auto"/>
          </w:divBdr>
        </w:div>
        <w:div w:id="1220673655">
          <w:marLeft w:val="640"/>
          <w:marRight w:val="0"/>
          <w:marTop w:val="0"/>
          <w:marBottom w:val="0"/>
          <w:divBdr>
            <w:top w:val="none" w:sz="0" w:space="0" w:color="auto"/>
            <w:left w:val="none" w:sz="0" w:space="0" w:color="auto"/>
            <w:bottom w:val="none" w:sz="0" w:space="0" w:color="auto"/>
            <w:right w:val="none" w:sz="0" w:space="0" w:color="auto"/>
          </w:divBdr>
        </w:div>
      </w:divsChild>
    </w:div>
    <w:div w:id="1982342043">
      <w:marLeft w:val="640"/>
      <w:marRight w:val="0"/>
      <w:marTop w:val="0"/>
      <w:marBottom w:val="0"/>
      <w:divBdr>
        <w:top w:val="none" w:sz="0" w:space="0" w:color="auto"/>
        <w:left w:val="none" w:sz="0" w:space="0" w:color="auto"/>
        <w:bottom w:val="none" w:sz="0" w:space="0" w:color="auto"/>
        <w:right w:val="none" w:sz="0" w:space="0" w:color="auto"/>
      </w:divBdr>
    </w:div>
    <w:div w:id="1984461449">
      <w:marLeft w:val="640"/>
      <w:marRight w:val="0"/>
      <w:marTop w:val="0"/>
      <w:marBottom w:val="0"/>
      <w:divBdr>
        <w:top w:val="none" w:sz="0" w:space="0" w:color="auto"/>
        <w:left w:val="none" w:sz="0" w:space="0" w:color="auto"/>
        <w:bottom w:val="none" w:sz="0" w:space="0" w:color="auto"/>
        <w:right w:val="none" w:sz="0" w:space="0" w:color="auto"/>
      </w:divBdr>
    </w:div>
    <w:div w:id="1985811463">
      <w:bodyDiv w:val="1"/>
      <w:marLeft w:val="0"/>
      <w:marRight w:val="0"/>
      <w:marTop w:val="0"/>
      <w:marBottom w:val="0"/>
      <w:divBdr>
        <w:top w:val="none" w:sz="0" w:space="0" w:color="auto"/>
        <w:left w:val="none" w:sz="0" w:space="0" w:color="auto"/>
        <w:bottom w:val="none" w:sz="0" w:space="0" w:color="auto"/>
        <w:right w:val="none" w:sz="0" w:space="0" w:color="auto"/>
      </w:divBdr>
      <w:divsChild>
        <w:div w:id="3940235">
          <w:marLeft w:val="640"/>
          <w:marRight w:val="0"/>
          <w:marTop w:val="0"/>
          <w:marBottom w:val="0"/>
          <w:divBdr>
            <w:top w:val="none" w:sz="0" w:space="0" w:color="auto"/>
            <w:left w:val="none" w:sz="0" w:space="0" w:color="auto"/>
            <w:bottom w:val="none" w:sz="0" w:space="0" w:color="auto"/>
            <w:right w:val="none" w:sz="0" w:space="0" w:color="auto"/>
          </w:divBdr>
        </w:div>
        <w:div w:id="43869388">
          <w:marLeft w:val="640"/>
          <w:marRight w:val="0"/>
          <w:marTop w:val="0"/>
          <w:marBottom w:val="0"/>
          <w:divBdr>
            <w:top w:val="none" w:sz="0" w:space="0" w:color="auto"/>
            <w:left w:val="none" w:sz="0" w:space="0" w:color="auto"/>
            <w:bottom w:val="none" w:sz="0" w:space="0" w:color="auto"/>
            <w:right w:val="none" w:sz="0" w:space="0" w:color="auto"/>
          </w:divBdr>
        </w:div>
        <w:div w:id="56323273">
          <w:marLeft w:val="640"/>
          <w:marRight w:val="0"/>
          <w:marTop w:val="0"/>
          <w:marBottom w:val="0"/>
          <w:divBdr>
            <w:top w:val="none" w:sz="0" w:space="0" w:color="auto"/>
            <w:left w:val="none" w:sz="0" w:space="0" w:color="auto"/>
            <w:bottom w:val="none" w:sz="0" w:space="0" w:color="auto"/>
            <w:right w:val="none" w:sz="0" w:space="0" w:color="auto"/>
          </w:divBdr>
        </w:div>
        <w:div w:id="253823675">
          <w:marLeft w:val="640"/>
          <w:marRight w:val="0"/>
          <w:marTop w:val="0"/>
          <w:marBottom w:val="0"/>
          <w:divBdr>
            <w:top w:val="none" w:sz="0" w:space="0" w:color="auto"/>
            <w:left w:val="none" w:sz="0" w:space="0" w:color="auto"/>
            <w:bottom w:val="none" w:sz="0" w:space="0" w:color="auto"/>
            <w:right w:val="none" w:sz="0" w:space="0" w:color="auto"/>
          </w:divBdr>
        </w:div>
        <w:div w:id="466820218">
          <w:marLeft w:val="640"/>
          <w:marRight w:val="0"/>
          <w:marTop w:val="0"/>
          <w:marBottom w:val="0"/>
          <w:divBdr>
            <w:top w:val="none" w:sz="0" w:space="0" w:color="auto"/>
            <w:left w:val="none" w:sz="0" w:space="0" w:color="auto"/>
            <w:bottom w:val="none" w:sz="0" w:space="0" w:color="auto"/>
            <w:right w:val="none" w:sz="0" w:space="0" w:color="auto"/>
          </w:divBdr>
        </w:div>
        <w:div w:id="486553621">
          <w:marLeft w:val="640"/>
          <w:marRight w:val="0"/>
          <w:marTop w:val="0"/>
          <w:marBottom w:val="0"/>
          <w:divBdr>
            <w:top w:val="none" w:sz="0" w:space="0" w:color="auto"/>
            <w:left w:val="none" w:sz="0" w:space="0" w:color="auto"/>
            <w:bottom w:val="none" w:sz="0" w:space="0" w:color="auto"/>
            <w:right w:val="none" w:sz="0" w:space="0" w:color="auto"/>
          </w:divBdr>
        </w:div>
        <w:div w:id="513425084">
          <w:marLeft w:val="640"/>
          <w:marRight w:val="0"/>
          <w:marTop w:val="0"/>
          <w:marBottom w:val="0"/>
          <w:divBdr>
            <w:top w:val="none" w:sz="0" w:space="0" w:color="auto"/>
            <w:left w:val="none" w:sz="0" w:space="0" w:color="auto"/>
            <w:bottom w:val="none" w:sz="0" w:space="0" w:color="auto"/>
            <w:right w:val="none" w:sz="0" w:space="0" w:color="auto"/>
          </w:divBdr>
        </w:div>
        <w:div w:id="522016803">
          <w:marLeft w:val="640"/>
          <w:marRight w:val="0"/>
          <w:marTop w:val="0"/>
          <w:marBottom w:val="0"/>
          <w:divBdr>
            <w:top w:val="none" w:sz="0" w:space="0" w:color="auto"/>
            <w:left w:val="none" w:sz="0" w:space="0" w:color="auto"/>
            <w:bottom w:val="none" w:sz="0" w:space="0" w:color="auto"/>
            <w:right w:val="none" w:sz="0" w:space="0" w:color="auto"/>
          </w:divBdr>
        </w:div>
        <w:div w:id="562522140">
          <w:marLeft w:val="640"/>
          <w:marRight w:val="0"/>
          <w:marTop w:val="0"/>
          <w:marBottom w:val="0"/>
          <w:divBdr>
            <w:top w:val="none" w:sz="0" w:space="0" w:color="auto"/>
            <w:left w:val="none" w:sz="0" w:space="0" w:color="auto"/>
            <w:bottom w:val="none" w:sz="0" w:space="0" w:color="auto"/>
            <w:right w:val="none" w:sz="0" w:space="0" w:color="auto"/>
          </w:divBdr>
        </w:div>
        <w:div w:id="573860630">
          <w:marLeft w:val="640"/>
          <w:marRight w:val="0"/>
          <w:marTop w:val="0"/>
          <w:marBottom w:val="0"/>
          <w:divBdr>
            <w:top w:val="none" w:sz="0" w:space="0" w:color="auto"/>
            <w:left w:val="none" w:sz="0" w:space="0" w:color="auto"/>
            <w:bottom w:val="none" w:sz="0" w:space="0" w:color="auto"/>
            <w:right w:val="none" w:sz="0" w:space="0" w:color="auto"/>
          </w:divBdr>
        </w:div>
        <w:div w:id="610624248">
          <w:marLeft w:val="640"/>
          <w:marRight w:val="0"/>
          <w:marTop w:val="0"/>
          <w:marBottom w:val="0"/>
          <w:divBdr>
            <w:top w:val="none" w:sz="0" w:space="0" w:color="auto"/>
            <w:left w:val="none" w:sz="0" w:space="0" w:color="auto"/>
            <w:bottom w:val="none" w:sz="0" w:space="0" w:color="auto"/>
            <w:right w:val="none" w:sz="0" w:space="0" w:color="auto"/>
          </w:divBdr>
        </w:div>
        <w:div w:id="617374381">
          <w:marLeft w:val="640"/>
          <w:marRight w:val="0"/>
          <w:marTop w:val="0"/>
          <w:marBottom w:val="0"/>
          <w:divBdr>
            <w:top w:val="none" w:sz="0" w:space="0" w:color="auto"/>
            <w:left w:val="none" w:sz="0" w:space="0" w:color="auto"/>
            <w:bottom w:val="none" w:sz="0" w:space="0" w:color="auto"/>
            <w:right w:val="none" w:sz="0" w:space="0" w:color="auto"/>
          </w:divBdr>
        </w:div>
        <w:div w:id="620573197">
          <w:marLeft w:val="640"/>
          <w:marRight w:val="0"/>
          <w:marTop w:val="0"/>
          <w:marBottom w:val="0"/>
          <w:divBdr>
            <w:top w:val="none" w:sz="0" w:space="0" w:color="auto"/>
            <w:left w:val="none" w:sz="0" w:space="0" w:color="auto"/>
            <w:bottom w:val="none" w:sz="0" w:space="0" w:color="auto"/>
            <w:right w:val="none" w:sz="0" w:space="0" w:color="auto"/>
          </w:divBdr>
        </w:div>
        <w:div w:id="634408137">
          <w:marLeft w:val="640"/>
          <w:marRight w:val="0"/>
          <w:marTop w:val="0"/>
          <w:marBottom w:val="0"/>
          <w:divBdr>
            <w:top w:val="none" w:sz="0" w:space="0" w:color="auto"/>
            <w:left w:val="none" w:sz="0" w:space="0" w:color="auto"/>
            <w:bottom w:val="none" w:sz="0" w:space="0" w:color="auto"/>
            <w:right w:val="none" w:sz="0" w:space="0" w:color="auto"/>
          </w:divBdr>
        </w:div>
        <w:div w:id="643778045">
          <w:marLeft w:val="640"/>
          <w:marRight w:val="0"/>
          <w:marTop w:val="0"/>
          <w:marBottom w:val="0"/>
          <w:divBdr>
            <w:top w:val="none" w:sz="0" w:space="0" w:color="auto"/>
            <w:left w:val="none" w:sz="0" w:space="0" w:color="auto"/>
            <w:bottom w:val="none" w:sz="0" w:space="0" w:color="auto"/>
            <w:right w:val="none" w:sz="0" w:space="0" w:color="auto"/>
          </w:divBdr>
        </w:div>
        <w:div w:id="859009552">
          <w:marLeft w:val="640"/>
          <w:marRight w:val="0"/>
          <w:marTop w:val="0"/>
          <w:marBottom w:val="0"/>
          <w:divBdr>
            <w:top w:val="none" w:sz="0" w:space="0" w:color="auto"/>
            <w:left w:val="none" w:sz="0" w:space="0" w:color="auto"/>
            <w:bottom w:val="none" w:sz="0" w:space="0" w:color="auto"/>
            <w:right w:val="none" w:sz="0" w:space="0" w:color="auto"/>
          </w:divBdr>
        </w:div>
        <w:div w:id="926617368">
          <w:marLeft w:val="640"/>
          <w:marRight w:val="0"/>
          <w:marTop w:val="0"/>
          <w:marBottom w:val="0"/>
          <w:divBdr>
            <w:top w:val="none" w:sz="0" w:space="0" w:color="auto"/>
            <w:left w:val="none" w:sz="0" w:space="0" w:color="auto"/>
            <w:bottom w:val="none" w:sz="0" w:space="0" w:color="auto"/>
            <w:right w:val="none" w:sz="0" w:space="0" w:color="auto"/>
          </w:divBdr>
        </w:div>
        <w:div w:id="1032608167">
          <w:marLeft w:val="640"/>
          <w:marRight w:val="0"/>
          <w:marTop w:val="0"/>
          <w:marBottom w:val="0"/>
          <w:divBdr>
            <w:top w:val="none" w:sz="0" w:space="0" w:color="auto"/>
            <w:left w:val="none" w:sz="0" w:space="0" w:color="auto"/>
            <w:bottom w:val="none" w:sz="0" w:space="0" w:color="auto"/>
            <w:right w:val="none" w:sz="0" w:space="0" w:color="auto"/>
          </w:divBdr>
        </w:div>
        <w:div w:id="1041394496">
          <w:marLeft w:val="640"/>
          <w:marRight w:val="0"/>
          <w:marTop w:val="0"/>
          <w:marBottom w:val="0"/>
          <w:divBdr>
            <w:top w:val="none" w:sz="0" w:space="0" w:color="auto"/>
            <w:left w:val="none" w:sz="0" w:space="0" w:color="auto"/>
            <w:bottom w:val="none" w:sz="0" w:space="0" w:color="auto"/>
            <w:right w:val="none" w:sz="0" w:space="0" w:color="auto"/>
          </w:divBdr>
        </w:div>
        <w:div w:id="1115102065">
          <w:marLeft w:val="640"/>
          <w:marRight w:val="0"/>
          <w:marTop w:val="0"/>
          <w:marBottom w:val="0"/>
          <w:divBdr>
            <w:top w:val="none" w:sz="0" w:space="0" w:color="auto"/>
            <w:left w:val="none" w:sz="0" w:space="0" w:color="auto"/>
            <w:bottom w:val="none" w:sz="0" w:space="0" w:color="auto"/>
            <w:right w:val="none" w:sz="0" w:space="0" w:color="auto"/>
          </w:divBdr>
        </w:div>
        <w:div w:id="1181046172">
          <w:marLeft w:val="640"/>
          <w:marRight w:val="0"/>
          <w:marTop w:val="0"/>
          <w:marBottom w:val="0"/>
          <w:divBdr>
            <w:top w:val="none" w:sz="0" w:space="0" w:color="auto"/>
            <w:left w:val="none" w:sz="0" w:space="0" w:color="auto"/>
            <w:bottom w:val="none" w:sz="0" w:space="0" w:color="auto"/>
            <w:right w:val="none" w:sz="0" w:space="0" w:color="auto"/>
          </w:divBdr>
        </w:div>
        <w:div w:id="1184517779">
          <w:marLeft w:val="640"/>
          <w:marRight w:val="0"/>
          <w:marTop w:val="0"/>
          <w:marBottom w:val="0"/>
          <w:divBdr>
            <w:top w:val="none" w:sz="0" w:space="0" w:color="auto"/>
            <w:left w:val="none" w:sz="0" w:space="0" w:color="auto"/>
            <w:bottom w:val="none" w:sz="0" w:space="0" w:color="auto"/>
            <w:right w:val="none" w:sz="0" w:space="0" w:color="auto"/>
          </w:divBdr>
        </w:div>
        <w:div w:id="1274677323">
          <w:marLeft w:val="640"/>
          <w:marRight w:val="0"/>
          <w:marTop w:val="0"/>
          <w:marBottom w:val="0"/>
          <w:divBdr>
            <w:top w:val="none" w:sz="0" w:space="0" w:color="auto"/>
            <w:left w:val="none" w:sz="0" w:space="0" w:color="auto"/>
            <w:bottom w:val="none" w:sz="0" w:space="0" w:color="auto"/>
            <w:right w:val="none" w:sz="0" w:space="0" w:color="auto"/>
          </w:divBdr>
        </w:div>
        <w:div w:id="1317345878">
          <w:marLeft w:val="640"/>
          <w:marRight w:val="0"/>
          <w:marTop w:val="0"/>
          <w:marBottom w:val="0"/>
          <w:divBdr>
            <w:top w:val="none" w:sz="0" w:space="0" w:color="auto"/>
            <w:left w:val="none" w:sz="0" w:space="0" w:color="auto"/>
            <w:bottom w:val="none" w:sz="0" w:space="0" w:color="auto"/>
            <w:right w:val="none" w:sz="0" w:space="0" w:color="auto"/>
          </w:divBdr>
        </w:div>
        <w:div w:id="1381786896">
          <w:marLeft w:val="640"/>
          <w:marRight w:val="0"/>
          <w:marTop w:val="0"/>
          <w:marBottom w:val="0"/>
          <w:divBdr>
            <w:top w:val="none" w:sz="0" w:space="0" w:color="auto"/>
            <w:left w:val="none" w:sz="0" w:space="0" w:color="auto"/>
            <w:bottom w:val="none" w:sz="0" w:space="0" w:color="auto"/>
            <w:right w:val="none" w:sz="0" w:space="0" w:color="auto"/>
          </w:divBdr>
        </w:div>
        <w:div w:id="1392464671">
          <w:marLeft w:val="640"/>
          <w:marRight w:val="0"/>
          <w:marTop w:val="0"/>
          <w:marBottom w:val="0"/>
          <w:divBdr>
            <w:top w:val="none" w:sz="0" w:space="0" w:color="auto"/>
            <w:left w:val="none" w:sz="0" w:space="0" w:color="auto"/>
            <w:bottom w:val="none" w:sz="0" w:space="0" w:color="auto"/>
            <w:right w:val="none" w:sz="0" w:space="0" w:color="auto"/>
          </w:divBdr>
        </w:div>
        <w:div w:id="1433087820">
          <w:marLeft w:val="640"/>
          <w:marRight w:val="0"/>
          <w:marTop w:val="0"/>
          <w:marBottom w:val="0"/>
          <w:divBdr>
            <w:top w:val="none" w:sz="0" w:space="0" w:color="auto"/>
            <w:left w:val="none" w:sz="0" w:space="0" w:color="auto"/>
            <w:bottom w:val="none" w:sz="0" w:space="0" w:color="auto"/>
            <w:right w:val="none" w:sz="0" w:space="0" w:color="auto"/>
          </w:divBdr>
        </w:div>
        <w:div w:id="1587954524">
          <w:marLeft w:val="640"/>
          <w:marRight w:val="0"/>
          <w:marTop w:val="0"/>
          <w:marBottom w:val="0"/>
          <w:divBdr>
            <w:top w:val="none" w:sz="0" w:space="0" w:color="auto"/>
            <w:left w:val="none" w:sz="0" w:space="0" w:color="auto"/>
            <w:bottom w:val="none" w:sz="0" w:space="0" w:color="auto"/>
            <w:right w:val="none" w:sz="0" w:space="0" w:color="auto"/>
          </w:divBdr>
        </w:div>
        <w:div w:id="1589729023">
          <w:marLeft w:val="640"/>
          <w:marRight w:val="0"/>
          <w:marTop w:val="0"/>
          <w:marBottom w:val="0"/>
          <w:divBdr>
            <w:top w:val="none" w:sz="0" w:space="0" w:color="auto"/>
            <w:left w:val="none" w:sz="0" w:space="0" w:color="auto"/>
            <w:bottom w:val="none" w:sz="0" w:space="0" w:color="auto"/>
            <w:right w:val="none" w:sz="0" w:space="0" w:color="auto"/>
          </w:divBdr>
        </w:div>
        <w:div w:id="1598176187">
          <w:marLeft w:val="640"/>
          <w:marRight w:val="0"/>
          <w:marTop w:val="0"/>
          <w:marBottom w:val="0"/>
          <w:divBdr>
            <w:top w:val="none" w:sz="0" w:space="0" w:color="auto"/>
            <w:left w:val="none" w:sz="0" w:space="0" w:color="auto"/>
            <w:bottom w:val="none" w:sz="0" w:space="0" w:color="auto"/>
            <w:right w:val="none" w:sz="0" w:space="0" w:color="auto"/>
          </w:divBdr>
        </w:div>
        <w:div w:id="1620910687">
          <w:marLeft w:val="640"/>
          <w:marRight w:val="0"/>
          <w:marTop w:val="0"/>
          <w:marBottom w:val="0"/>
          <w:divBdr>
            <w:top w:val="none" w:sz="0" w:space="0" w:color="auto"/>
            <w:left w:val="none" w:sz="0" w:space="0" w:color="auto"/>
            <w:bottom w:val="none" w:sz="0" w:space="0" w:color="auto"/>
            <w:right w:val="none" w:sz="0" w:space="0" w:color="auto"/>
          </w:divBdr>
        </w:div>
        <w:div w:id="1626692050">
          <w:marLeft w:val="640"/>
          <w:marRight w:val="0"/>
          <w:marTop w:val="0"/>
          <w:marBottom w:val="0"/>
          <w:divBdr>
            <w:top w:val="none" w:sz="0" w:space="0" w:color="auto"/>
            <w:left w:val="none" w:sz="0" w:space="0" w:color="auto"/>
            <w:bottom w:val="none" w:sz="0" w:space="0" w:color="auto"/>
            <w:right w:val="none" w:sz="0" w:space="0" w:color="auto"/>
          </w:divBdr>
        </w:div>
        <w:div w:id="1683780967">
          <w:marLeft w:val="640"/>
          <w:marRight w:val="0"/>
          <w:marTop w:val="0"/>
          <w:marBottom w:val="0"/>
          <w:divBdr>
            <w:top w:val="none" w:sz="0" w:space="0" w:color="auto"/>
            <w:left w:val="none" w:sz="0" w:space="0" w:color="auto"/>
            <w:bottom w:val="none" w:sz="0" w:space="0" w:color="auto"/>
            <w:right w:val="none" w:sz="0" w:space="0" w:color="auto"/>
          </w:divBdr>
        </w:div>
        <w:div w:id="1687176669">
          <w:marLeft w:val="640"/>
          <w:marRight w:val="0"/>
          <w:marTop w:val="0"/>
          <w:marBottom w:val="0"/>
          <w:divBdr>
            <w:top w:val="none" w:sz="0" w:space="0" w:color="auto"/>
            <w:left w:val="none" w:sz="0" w:space="0" w:color="auto"/>
            <w:bottom w:val="none" w:sz="0" w:space="0" w:color="auto"/>
            <w:right w:val="none" w:sz="0" w:space="0" w:color="auto"/>
          </w:divBdr>
        </w:div>
        <w:div w:id="1769503491">
          <w:marLeft w:val="640"/>
          <w:marRight w:val="0"/>
          <w:marTop w:val="0"/>
          <w:marBottom w:val="0"/>
          <w:divBdr>
            <w:top w:val="none" w:sz="0" w:space="0" w:color="auto"/>
            <w:left w:val="none" w:sz="0" w:space="0" w:color="auto"/>
            <w:bottom w:val="none" w:sz="0" w:space="0" w:color="auto"/>
            <w:right w:val="none" w:sz="0" w:space="0" w:color="auto"/>
          </w:divBdr>
        </w:div>
        <w:div w:id="1787238435">
          <w:marLeft w:val="640"/>
          <w:marRight w:val="0"/>
          <w:marTop w:val="0"/>
          <w:marBottom w:val="0"/>
          <w:divBdr>
            <w:top w:val="none" w:sz="0" w:space="0" w:color="auto"/>
            <w:left w:val="none" w:sz="0" w:space="0" w:color="auto"/>
            <w:bottom w:val="none" w:sz="0" w:space="0" w:color="auto"/>
            <w:right w:val="none" w:sz="0" w:space="0" w:color="auto"/>
          </w:divBdr>
        </w:div>
        <w:div w:id="1787582855">
          <w:marLeft w:val="640"/>
          <w:marRight w:val="0"/>
          <w:marTop w:val="0"/>
          <w:marBottom w:val="0"/>
          <w:divBdr>
            <w:top w:val="none" w:sz="0" w:space="0" w:color="auto"/>
            <w:left w:val="none" w:sz="0" w:space="0" w:color="auto"/>
            <w:bottom w:val="none" w:sz="0" w:space="0" w:color="auto"/>
            <w:right w:val="none" w:sz="0" w:space="0" w:color="auto"/>
          </w:divBdr>
        </w:div>
        <w:div w:id="1826581377">
          <w:marLeft w:val="640"/>
          <w:marRight w:val="0"/>
          <w:marTop w:val="0"/>
          <w:marBottom w:val="0"/>
          <w:divBdr>
            <w:top w:val="none" w:sz="0" w:space="0" w:color="auto"/>
            <w:left w:val="none" w:sz="0" w:space="0" w:color="auto"/>
            <w:bottom w:val="none" w:sz="0" w:space="0" w:color="auto"/>
            <w:right w:val="none" w:sz="0" w:space="0" w:color="auto"/>
          </w:divBdr>
        </w:div>
        <w:div w:id="1915896249">
          <w:marLeft w:val="640"/>
          <w:marRight w:val="0"/>
          <w:marTop w:val="0"/>
          <w:marBottom w:val="0"/>
          <w:divBdr>
            <w:top w:val="none" w:sz="0" w:space="0" w:color="auto"/>
            <w:left w:val="none" w:sz="0" w:space="0" w:color="auto"/>
            <w:bottom w:val="none" w:sz="0" w:space="0" w:color="auto"/>
            <w:right w:val="none" w:sz="0" w:space="0" w:color="auto"/>
          </w:divBdr>
        </w:div>
        <w:div w:id="1920167254">
          <w:marLeft w:val="640"/>
          <w:marRight w:val="0"/>
          <w:marTop w:val="0"/>
          <w:marBottom w:val="0"/>
          <w:divBdr>
            <w:top w:val="none" w:sz="0" w:space="0" w:color="auto"/>
            <w:left w:val="none" w:sz="0" w:space="0" w:color="auto"/>
            <w:bottom w:val="none" w:sz="0" w:space="0" w:color="auto"/>
            <w:right w:val="none" w:sz="0" w:space="0" w:color="auto"/>
          </w:divBdr>
        </w:div>
        <w:div w:id="1935433336">
          <w:marLeft w:val="640"/>
          <w:marRight w:val="0"/>
          <w:marTop w:val="0"/>
          <w:marBottom w:val="0"/>
          <w:divBdr>
            <w:top w:val="none" w:sz="0" w:space="0" w:color="auto"/>
            <w:left w:val="none" w:sz="0" w:space="0" w:color="auto"/>
            <w:bottom w:val="none" w:sz="0" w:space="0" w:color="auto"/>
            <w:right w:val="none" w:sz="0" w:space="0" w:color="auto"/>
          </w:divBdr>
        </w:div>
        <w:div w:id="1987313750">
          <w:marLeft w:val="640"/>
          <w:marRight w:val="0"/>
          <w:marTop w:val="0"/>
          <w:marBottom w:val="0"/>
          <w:divBdr>
            <w:top w:val="none" w:sz="0" w:space="0" w:color="auto"/>
            <w:left w:val="none" w:sz="0" w:space="0" w:color="auto"/>
            <w:bottom w:val="none" w:sz="0" w:space="0" w:color="auto"/>
            <w:right w:val="none" w:sz="0" w:space="0" w:color="auto"/>
          </w:divBdr>
        </w:div>
        <w:div w:id="1988778413">
          <w:marLeft w:val="640"/>
          <w:marRight w:val="0"/>
          <w:marTop w:val="0"/>
          <w:marBottom w:val="0"/>
          <w:divBdr>
            <w:top w:val="none" w:sz="0" w:space="0" w:color="auto"/>
            <w:left w:val="none" w:sz="0" w:space="0" w:color="auto"/>
            <w:bottom w:val="none" w:sz="0" w:space="0" w:color="auto"/>
            <w:right w:val="none" w:sz="0" w:space="0" w:color="auto"/>
          </w:divBdr>
        </w:div>
        <w:div w:id="2083410506">
          <w:marLeft w:val="640"/>
          <w:marRight w:val="0"/>
          <w:marTop w:val="0"/>
          <w:marBottom w:val="0"/>
          <w:divBdr>
            <w:top w:val="none" w:sz="0" w:space="0" w:color="auto"/>
            <w:left w:val="none" w:sz="0" w:space="0" w:color="auto"/>
            <w:bottom w:val="none" w:sz="0" w:space="0" w:color="auto"/>
            <w:right w:val="none" w:sz="0" w:space="0" w:color="auto"/>
          </w:divBdr>
        </w:div>
        <w:div w:id="2096242504">
          <w:marLeft w:val="640"/>
          <w:marRight w:val="0"/>
          <w:marTop w:val="0"/>
          <w:marBottom w:val="0"/>
          <w:divBdr>
            <w:top w:val="none" w:sz="0" w:space="0" w:color="auto"/>
            <w:left w:val="none" w:sz="0" w:space="0" w:color="auto"/>
            <w:bottom w:val="none" w:sz="0" w:space="0" w:color="auto"/>
            <w:right w:val="none" w:sz="0" w:space="0" w:color="auto"/>
          </w:divBdr>
        </w:div>
        <w:div w:id="2128154077">
          <w:marLeft w:val="640"/>
          <w:marRight w:val="0"/>
          <w:marTop w:val="0"/>
          <w:marBottom w:val="0"/>
          <w:divBdr>
            <w:top w:val="none" w:sz="0" w:space="0" w:color="auto"/>
            <w:left w:val="none" w:sz="0" w:space="0" w:color="auto"/>
            <w:bottom w:val="none" w:sz="0" w:space="0" w:color="auto"/>
            <w:right w:val="none" w:sz="0" w:space="0" w:color="auto"/>
          </w:divBdr>
        </w:div>
      </w:divsChild>
    </w:div>
    <w:div w:id="1986859515">
      <w:marLeft w:val="0"/>
      <w:marRight w:val="0"/>
      <w:marTop w:val="0"/>
      <w:marBottom w:val="0"/>
      <w:divBdr>
        <w:top w:val="none" w:sz="0" w:space="0" w:color="auto"/>
        <w:left w:val="none" w:sz="0" w:space="0" w:color="auto"/>
        <w:bottom w:val="none" w:sz="0" w:space="0" w:color="auto"/>
        <w:right w:val="none" w:sz="0" w:space="0" w:color="auto"/>
      </w:divBdr>
    </w:div>
    <w:div w:id="1988245359">
      <w:marLeft w:val="640"/>
      <w:marRight w:val="0"/>
      <w:marTop w:val="0"/>
      <w:marBottom w:val="0"/>
      <w:divBdr>
        <w:top w:val="none" w:sz="0" w:space="0" w:color="auto"/>
        <w:left w:val="none" w:sz="0" w:space="0" w:color="auto"/>
        <w:bottom w:val="none" w:sz="0" w:space="0" w:color="auto"/>
        <w:right w:val="none" w:sz="0" w:space="0" w:color="auto"/>
      </w:divBdr>
    </w:div>
    <w:div w:id="1990017526">
      <w:marLeft w:val="640"/>
      <w:marRight w:val="0"/>
      <w:marTop w:val="0"/>
      <w:marBottom w:val="0"/>
      <w:divBdr>
        <w:top w:val="none" w:sz="0" w:space="0" w:color="auto"/>
        <w:left w:val="none" w:sz="0" w:space="0" w:color="auto"/>
        <w:bottom w:val="none" w:sz="0" w:space="0" w:color="auto"/>
        <w:right w:val="none" w:sz="0" w:space="0" w:color="auto"/>
      </w:divBdr>
    </w:div>
    <w:div w:id="1990405549">
      <w:marLeft w:val="640"/>
      <w:marRight w:val="0"/>
      <w:marTop w:val="0"/>
      <w:marBottom w:val="0"/>
      <w:divBdr>
        <w:top w:val="none" w:sz="0" w:space="0" w:color="auto"/>
        <w:left w:val="none" w:sz="0" w:space="0" w:color="auto"/>
        <w:bottom w:val="none" w:sz="0" w:space="0" w:color="auto"/>
        <w:right w:val="none" w:sz="0" w:space="0" w:color="auto"/>
      </w:divBdr>
    </w:div>
    <w:div w:id="1992174836">
      <w:bodyDiv w:val="1"/>
      <w:marLeft w:val="0"/>
      <w:marRight w:val="0"/>
      <w:marTop w:val="0"/>
      <w:marBottom w:val="0"/>
      <w:divBdr>
        <w:top w:val="none" w:sz="0" w:space="0" w:color="auto"/>
        <w:left w:val="none" w:sz="0" w:space="0" w:color="auto"/>
        <w:bottom w:val="none" w:sz="0" w:space="0" w:color="auto"/>
        <w:right w:val="none" w:sz="0" w:space="0" w:color="auto"/>
      </w:divBdr>
      <w:divsChild>
        <w:div w:id="1413966175">
          <w:marLeft w:val="640"/>
          <w:marRight w:val="0"/>
          <w:marTop w:val="0"/>
          <w:marBottom w:val="0"/>
          <w:divBdr>
            <w:top w:val="none" w:sz="0" w:space="0" w:color="auto"/>
            <w:left w:val="none" w:sz="0" w:space="0" w:color="auto"/>
            <w:bottom w:val="none" w:sz="0" w:space="0" w:color="auto"/>
            <w:right w:val="none" w:sz="0" w:space="0" w:color="auto"/>
          </w:divBdr>
        </w:div>
        <w:div w:id="254940833">
          <w:marLeft w:val="640"/>
          <w:marRight w:val="0"/>
          <w:marTop w:val="0"/>
          <w:marBottom w:val="0"/>
          <w:divBdr>
            <w:top w:val="none" w:sz="0" w:space="0" w:color="auto"/>
            <w:left w:val="none" w:sz="0" w:space="0" w:color="auto"/>
            <w:bottom w:val="none" w:sz="0" w:space="0" w:color="auto"/>
            <w:right w:val="none" w:sz="0" w:space="0" w:color="auto"/>
          </w:divBdr>
        </w:div>
        <w:div w:id="597523191">
          <w:marLeft w:val="640"/>
          <w:marRight w:val="0"/>
          <w:marTop w:val="0"/>
          <w:marBottom w:val="0"/>
          <w:divBdr>
            <w:top w:val="none" w:sz="0" w:space="0" w:color="auto"/>
            <w:left w:val="none" w:sz="0" w:space="0" w:color="auto"/>
            <w:bottom w:val="none" w:sz="0" w:space="0" w:color="auto"/>
            <w:right w:val="none" w:sz="0" w:space="0" w:color="auto"/>
          </w:divBdr>
        </w:div>
        <w:div w:id="1125388857">
          <w:marLeft w:val="640"/>
          <w:marRight w:val="0"/>
          <w:marTop w:val="0"/>
          <w:marBottom w:val="0"/>
          <w:divBdr>
            <w:top w:val="none" w:sz="0" w:space="0" w:color="auto"/>
            <w:left w:val="none" w:sz="0" w:space="0" w:color="auto"/>
            <w:bottom w:val="none" w:sz="0" w:space="0" w:color="auto"/>
            <w:right w:val="none" w:sz="0" w:space="0" w:color="auto"/>
          </w:divBdr>
        </w:div>
        <w:div w:id="1194266763">
          <w:marLeft w:val="640"/>
          <w:marRight w:val="0"/>
          <w:marTop w:val="0"/>
          <w:marBottom w:val="0"/>
          <w:divBdr>
            <w:top w:val="none" w:sz="0" w:space="0" w:color="auto"/>
            <w:left w:val="none" w:sz="0" w:space="0" w:color="auto"/>
            <w:bottom w:val="none" w:sz="0" w:space="0" w:color="auto"/>
            <w:right w:val="none" w:sz="0" w:space="0" w:color="auto"/>
          </w:divBdr>
        </w:div>
        <w:div w:id="1914510806">
          <w:marLeft w:val="640"/>
          <w:marRight w:val="0"/>
          <w:marTop w:val="0"/>
          <w:marBottom w:val="0"/>
          <w:divBdr>
            <w:top w:val="none" w:sz="0" w:space="0" w:color="auto"/>
            <w:left w:val="none" w:sz="0" w:space="0" w:color="auto"/>
            <w:bottom w:val="none" w:sz="0" w:space="0" w:color="auto"/>
            <w:right w:val="none" w:sz="0" w:space="0" w:color="auto"/>
          </w:divBdr>
        </w:div>
        <w:div w:id="565189155">
          <w:marLeft w:val="640"/>
          <w:marRight w:val="0"/>
          <w:marTop w:val="0"/>
          <w:marBottom w:val="0"/>
          <w:divBdr>
            <w:top w:val="none" w:sz="0" w:space="0" w:color="auto"/>
            <w:left w:val="none" w:sz="0" w:space="0" w:color="auto"/>
            <w:bottom w:val="none" w:sz="0" w:space="0" w:color="auto"/>
            <w:right w:val="none" w:sz="0" w:space="0" w:color="auto"/>
          </w:divBdr>
        </w:div>
        <w:div w:id="578634342">
          <w:marLeft w:val="640"/>
          <w:marRight w:val="0"/>
          <w:marTop w:val="0"/>
          <w:marBottom w:val="0"/>
          <w:divBdr>
            <w:top w:val="none" w:sz="0" w:space="0" w:color="auto"/>
            <w:left w:val="none" w:sz="0" w:space="0" w:color="auto"/>
            <w:bottom w:val="none" w:sz="0" w:space="0" w:color="auto"/>
            <w:right w:val="none" w:sz="0" w:space="0" w:color="auto"/>
          </w:divBdr>
        </w:div>
        <w:div w:id="1808089015">
          <w:marLeft w:val="640"/>
          <w:marRight w:val="0"/>
          <w:marTop w:val="0"/>
          <w:marBottom w:val="0"/>
          <w:divBdr>
            <w:top w:val="none" w:sz="0" w:space="0" w:color="auto"/>
            <w:left w:val="none" w:sz="0" w:space="0" w:color="auto"/>
            <w:bottom w:val="none" w:sz="0" w:space="0" w:color="auto"/>
            <w:right w:val="none" w:sz="0" w:space="0" w:color="auto"/>
          </w:divBdr>
        </w:div>
        <w:div w:id="337081143">
          <w:marLeft w:val="640"/>
          <w:marRight w:val="0"/>
          <w:marTop w:val="0"/>
          <w:marBottom w:val="0"/>
          <w:divBdr>
            <w:top w:val="none" w:sz="0" w:space="0" w:color="auto"/>
            <w:left w:val="none" w:sz="0" w:space="0" w:color="auto"/>
            <w:bottom w:val="none" w:sz="0" w:space="0" w:color="auto"/>
            <w:right w:val="none" w:sz="0" w:space="0" w:color="auto"/>
          </w:divBdr>
        </w:div>
        <w:div w:id="517935743">
          <w:marLeft w:val="640"/>
          <w:marRight w:val="0"/>
          <w:marTop w:val="0"/>
          <w:marBottom w:val="0"/>
          <w:divBdr>
            <w:top w:val="none" w:sz="0" w:space="0" w:color="auto"/>
            <w:left w:val="none" w:sz="0" w:space="0" w:color="auto"/>
            <w:bottom w:val="none" w:sz="0" w:space="0" w:color="auto"/>
            <w:right w:val="none" w:sz="0" w:space="0" w:color="auto"/>
          </w:divBdr>
        </w:div>
        <w:div w:id="779684068">
          <w:marLeft w:val="640"/>
          <w:marRight w:val="0"/>
          <w:marTop w:val="0"/>
          <w:marBottom w:val="0"/>
          <w:divBdr>
            <w:top w:val="none" w:sz="0" w:space="0" w:color="auto"/>
            <w:left w:val="none" w:sz="0" w:space="0" w:color="auto"/>
            <w:bottom w:val="none" w:sz="0" w:space="0" w:color="auto"/>
            <w:right w:val="none" w:sz="0" w:space="0" w:color="auto"/>
          </w:divBdr>
        </w:div>
        <w:div w:id="241574340">
          <w:marLeft w:val="640"/>
          <w:marRight w:val="0"/>
          <w:marTop w:val="0"/>
          <w:marBottom w:val="0"/>
          <w:divBdr>
            <w:top w:val="none" w:sz="0" w:space="0" w:color="auto"/>
            <w:left w:val="none" w:sz="0" w:space="0" w:color="auto"/>
            <w:bottom w:val="none" w:sz="0" w:space="0" w:color="auto"/>
            <w:right w:val="none" w:sz="0" w:space="0" w:color="auto"/>
          </w:divBdr>
        </w:div>
        <w:div w:id="522015432">
          <w:marLeft w:val="640"/>
          <w:marRight w:val="0"/>
          <w:marTop w:val="0"/>
          <w:marBottom w:val="0"/>
          <w:divBdr>
            <w:top w:val="none" w:sz="0" w:space="0" w:color="auto"/>
            <w:left w:val="none" w:sz="0" w:space="0" w:color="auto"/>
            <w:bottom w:val="none" w:sz="0" w:space="0" w:color="auto"/>
            <w:right w:val="none" w:sz="0" w:space="0" w:color="auto"/>
          </w:divBdr>
        </w:div>
        <w:div w:id="1182666411">
          <w:marLeft w:val="640"/>
          <w:marRight w:val="0"/>
          <w:marTop w:val="0"/>
          <w:marBottom w:val="0"/>
          <w:divBdr>
            <w:top w:val="none" w:sz="0" w:space="0" w:color="auto"/>
            <w:left w:val="none" w:sz="0" w:space="0" w:color="auto"/>
            <w:bottom w:val="none" w:sz="0" w:space="0" w:color="auto"/>
            <w:right w:val="none" w:sz="0" w:space="0" w:color="auto"/>
          </w:divBdr>
        </w:div>
        <w:div w:id="1823692432">
          <w:marLeft w:val="640"/>
          <w:marRight w:val="0"/>
          <w:marTop w:val="0"/>
          <w:marBottom w:val="0"/>
          <w:divBdr>
            <w:top w:val="none" w:sz="0" w:space="0" w:color="auto"/>
            <w:left w:val="none" w:sz="0" w:space="0" w:color="auto"/>
            <w:bottom w:val="none" w:sz="0" w:space="0" w:color="auto"/>
            <w:right w:val="none" w:sz="0" w:space="0" w:color="auto"/>
          </w:divBdr>
        </w:div>
        <w:div w:id="929505551">
          <w:marLeft w:val="640"/>
          <w:marRight w:val="0"/>
          <w:marTop w:val="0"/>
          <w:marBottom w:val="0"/>
          <w:divBdr>
            <w:top w:val="none" w:sz="0" w:space="0" w:color="auto"/>
            <w:left w:val="none" w:sz="0" w:space="0" w:color="auto"/>
            <w:bottom w:val="none" w:sz="0" w:space="0" w:color="auto"/>
            <w:right w:val="none" w:sz="0" w:space="0" w:color="auto"/>
          </w:divBdr>
        </w:div>
        <w:div w:id="213587358">
          <w:marLeft w:val="640"/>
          <w:marRight w:val="0"/>
          <w:marTop w:val="0"/>
          <w:marBottom w:val="0"/>
          <w:divBdr>
            <w:top w:val="none" w:sz="0" w:space="0" w:color="auto"/>
            <w:left w:val="none" w:sz="0" w:space="0" w:color="auto"/>
            <w:bottom w:val="none" w:sz="0" w:space="0" w:color="auto"/>
            <w:right w:val="none" w:sz="0" w:space="0" w:color="auto"/>
          </w:divBdr>
        </w:div>
        <w:div w:id="1692417717">
          <w:marLeft w:val="640"/>
          <w:marRight w:val="0"/>
          <w:marTop w:val="0"/>
          <w:marBottom w:val="0"/>
          <w:divBdr>
            <w:top w:val="none" w:sz="0" w:space="0" w:color="auto"/>
            <w:left w:val="none" w:sz="0" w:space="0" w:color="auto"/>
            <w:bottom w:val="none" w:sz="0" w:space="0" w:color="auto"/>
            <w:right w:val="none" w:sz="0" w:space="0" w:color="auto"/>
          </w:divBdr>
        </w:div>
        <w:div w:id="160972167">
          <w:marLeft w:val="640"/>
          <w:marRight w:val="0"/>
          <w:marTop w:val="0"/>
          <w:marBottom w:val="0"/>
          <w:divBdr>
            <w:top w:val="none" w:sz="0" w:space="0" w:color="auto"/>
            <w:left w:val="none" w:sz="0" w:space="0" w:color="auto"/>
            <w:bottom w:val="none" w:sz="0" w:space="0" w:color="auto"/>
            <w:right w:val="none" w:sz="0" w:space="0" w:color="auto"/>
          </w:divBdr>
        </w:div>
        <w:div w:id="2028408531">
          <w:marLeft w:val="640"/>
          <w:marRight w:val="0"/>
          <w:marTop w:val="0"/>
          <w:marBottom w:val="0"/>
          <w:divBdr>
            <w:top w:val="none" w:sz="0" w:space="0" w:color="auto"/>
            <w:left w:val="none" w:sz="0" w:space="0" w:color="auto"/>
            <w:bottom w:val="none" w:sz="0" w:space="0" w:color="auto"/>
            <w:right w:val="none" w:sz="0" w:space="0" w:color="auto"/>
          </w:divBdr>
        </w:div>
        <w:div w:id="789858940">
          <w:marLeft w:val="640"/>
          <w:marRight w:val="0"/>
          <w:marTop w:val="0"/>
          <w:marBottom w:val="0"/>
          <w:divBdr>
            <w:top w:val="none" w:sz="0" w:space="0" w:color="auto"/>
            <w:left w:val="none" w:sz="0" w:space="0" w:color="auto"/>
            <w:bottom w:val="none" w:sz="0" w:space="0" w:color="auto"/>
            <w:right w:val="none" w:sz="0" w:space="0" w:color="auto"/>
          </w:divBdr>
        </w:div>
        <w:div w:id="526213838">
          <w:marLeft w:val="640"/>
          <w:marRight w:val="0"/>
          <w:marTop w:val="0"/>
          <w:marBottom w:val="0"/>
          <w:divBdr>
            <w:top w:val="none" w:sz="0" w:space="0" w:color="auto"/>
            <w:left w:val="none" w:sz="0" w:space="0" w:color="auto"/>
            <w:bottom w:val="none" w:sz="0" w:space="0" w:color="auto"/>
            <w:right w:val="none" w:sz="0" w:space="0" w:color="auto"/>
          </w:divBdr>
        </w:div>
        <w:div w:id="1527871251">
          <w:marLeft w:val="640"/>
          <w:marRight w:val="0"/>
          <w:marTop w:val="0"/>
          <w:marBottom w:val="0"/>
          <w:divBdr>
            <w:top w:val="none" w:sz="0" w:space="0" w:color="auto"/>
            <w:left w:val="none" w:sz="0" w:space="0" w:color="auto"/>
            <w:bottom w:val="none" w:sz="0" w:space="0" w:color="auto"/>
            <w:right w:val="none" w:sz="0" w:space="0" w:color="auto"/>
          </w:divBdr>
        </w:div>
        <w:div w:id="694186021">
          <w:marLeft w:val="640"/>
          <w:marRight w:val="0"/>
          <w:marTop w:val="0"/>
          <w:marBottom w:val="0"/>
          <w:divBdr>
            <w:top w:val="none" w:sz="0" w:space="0" w:color="auto"/>
            <w:left w:val="none" w:sz="0" w:space="0" w:color="auto"/>
            <w:bottom w:val="none" w:sz="0" w:space="0" w:color="auto"/>
            <w:right w:val="none" w:sz="0" w:space="0" w:color="auto"/>
          </w:divBdr>
        </w:div>
        <w:div w:id="67584619">
          <w:marLeft w:val="640"/>
          <w:marRight w:val="0"/>
          <w:marTop w:val="0"/>
          <w:marBottom w:val="0"/>
          <w:divBdr>
            <w:top w:val="none" w:sz="0" w:space="0" w:color="auto"/>
            <w:left w:val="none" w:sz="0" w:space="0" w:color="auto"/>
            <w:bottom w:val="none" w:sz="0" w:space="0" w:color="auto"/>
            <w:right w:val="none" w:sz="0" w:space="0" w:color="auto"/>
          </w:divBdr>
        </w:div>
        <w:div w:id="1961959185">
          <w:marLeft w:val="640"/>
          <w:marRight w:val="0"/>
          <w:marTop w:val="0"/>
          <w:marBottom w:val="0"/>
          <w:divBdr>
            <w:top w:val="none" w:sz="0" w:space="0" w:color="auto"/>
            <w:left w:val="none" w:sz="0" w:space="0" w:color="auto"/>
            <w:bottom w:val="none" w:sz="0" w:space="0" w:color="auto"/>
            <w:right w:val="none" w:sz="0" w:space="0" w:color="auto"/>
          </w:divBdr>
        </w:div>
        <w:div w:id="1883246965">
          <w:marLeft w:val="640"/>
          <w:marRight w:val="0"/>
          <w:marTop w:val="0"/>
          <w:marBottom w:val="0"/>
          <w:divBdr>
            <w:top w:val="none" w:sz="0" w:space="0" w:color="auto"/>
            <w:left w:val="none" w:sz="0" w:space="0" w:color="auto"/>
            <w:bottom w:val="none" w:sz="0" w:space="0" w:color="auto"/>
            <w:right w:val="none" w:sz="0" w:space="0" w:color="auto"/>
          </w:divBdr>
        </w:div>
        <w:div w:id="1489395019">
          <w:marLeft w:val="640"/>
          <w:marRight w:val="0"/>
          <w:marTop w:val="0"/>
          <w:marBottom w:val="0"/>
          <w:divBdr>
            <w:top w:val="none" w:sz="0" w:space="0" w:color="auto"/>
            <w:left w:val="none" w:sz="0" w:space="0" w:color="auto"/>
            <w:bottom w:val="none" w:sz="0" w:space="0" w:color="auto"/>
            <w:right w:val="none" w:sz="0" w:space="0" w:color="auto"/>
          </w:divBdr>
        </w:div>
        <w:div w:id="2104062874">
          <w:marLeft w:val="640"/>
          <w:marRight w:val="0"/>
          <w:marTop w:val="0"/>
          <w:marBottom w:val="0"/>
          <w:divBdr>
            <w:top w:val="none" w:sz="0" w:space="0" w:color="auto"/>
            <w:left w:val="none" w:sz="0" w:space="0" w:color="auto"/>
            <w:bottom w:val="none" w:sz="0" w:space="0" w:color="auto"/>
            <w:right w:val="none" w:sz="0" w:space="0" w:color="auto"/>
          </w:divBdr>
        </w:div>
        <w:div w:id="2053797773">
          <w:marLeft w:val="640"/>
          <w:marRight w:val="0"/>
          <w:marTop w:val="0"/>
          <w:marBottom w:val="0"/>
          <w:divBdr>
            <w:top w:val="none" w:sz="0" w:space="0" w:color="auto"/>
            <w:left w:val="none" w:sz="0" w:space="0" w:color="auto"/>
            <w:bottom w:val="none" w:sz="0" w:space="0" w:color="auto"/>
            <w:right w:val="none" w:sz="0" w:space="0" w:color="auto"/>
          </w:divBdr>
        </w:div>
        <w:div w:id="555900132">
          <w:marLeft w:val="640"/>
          <w:marRight w:val="0"/>
          <w:marTop w:val="0"/>
          <w:marBottom w:val="0"/>
          <w:divBdr>
            <w:top w:val="none" w:sz="0" w:space="0" w:color="auto"/>
            <w:left w:val="none" w:sz="0" w:space="0" w:color="auto"/>
            <w:bottom w:val="none" w:sz="0" w:space="0" w:color="auto"/>
            <w:right w:val="none" w:sz="0" w:space="0" w:color="auto"/>
          </w:divBdr>
        </w:div>
        <w:div w:id="526603321">
          <w:marLeft w:val="640"/>
          <w:marRight w:val="0"/>
          <w:marTop w:val="0"/>
          <w:marBottom w:val="0"/>
          <w:divBdr>
            <w:top w:val="none" w:sz="0" w:space="0" w:color="auto"/>
            <w:left w:val="none" w:sz="0" w:space="0" w:color="auto"/>
            <w:bottom w:val="none" w:sz="0" w:space="0" w:color="auto"/>
            <w:right w:val="none" w:sz="0" w:space="0" w:color="auto"/>
          </w:divBdr>
        </w:div>
        <w:div w:id="1704743483">
          <w:marLeft w:val="640"/>
          <w:marRight w:val="0"/>
          <w:marTop w:val="0"/>
          <w:marBottom w:val="0"/>
          <w:divBdr>
            <w:top w:val="none" w:sz="0" w:space="0" w:color="auto"/>
            <w:left w:val="none" w:sz="0" w:space="0" w:color="auto"/>
            <w:bottom w:val="none" w:sz="0" w:space="0" w:color="auto"/>
            <w:right w:val="none" w:sz="0" w:space="0" w:color="auto"/>
          </w:divBdr>
        </w:div>
        <w:div w:id="1286692619">
          <w:marLeft w:val="640"/>
          <w:marRight w:val="0"/>
          <w:marTop w:val="0"/>
          <w:marBottom w:val="0"/>
          <w:divBdr>
            <w:top w:val="none" w:sz="0" w:space="0" w:color="auto"/>
            <w:left w:val="none" w:sz="0" w:space="0" w:color="auto"/>
            <w:bottom w:val="none" w:sz="0" w:space="0" w:color="auto"/>
            <w:right w:val="none" w:sz="0" w:space="0" w:color="auto"/>
          </w:divBdr>
        </w:div>
        <w:div w:id="938222754">
          <w:marLeft w:val="640"/>
          <w:marRight w:val="0"/>
          <w:marTop w:val="0"/>
          <w:marBottom w:val="0"/>
          <w:divBdr>
            <w:top w:val="none" w:sz="0" w:space="0" w:color="auto"/>
            <w:left w:val="none" w:sz="0" w:space="0" w:color="auto"/>
            <w:bottom w:val="none" w:sz="0" w:space="0" w:color="auto"/>
            <w:right w:val="none" w:sz="0" w:space="0" w:color="auto"/>
          </w:divBdr>
        </w:div>
        <w:div w:id="1944917252">
          <w:marLeft w:val="640"/>
          <w:marRight w:val="0"/>
          <w:marTop w:val="0"/>
          <w:marBottom w:val="0"/>
          <w:divBdr>
            <w:top w:val="none" w:sz="0" w:space="0" w:color="auto"/>
            <w:left w:val="none" w:sz="0" w:space="0" w:color="auto"/>
            <w:bottom w:val="none" w:sz="0" w:space="0" w:color="auto"/>
            <w:right w:val="none" w:sz="0" w:space="0" w:color="auto"/>
          </w:divBdr>
        </w:div>
        <w:div w:id="1964576783">
          <w:marLeft w:val="640"/>
          <w:marRight w:val="0"/>
          <w:marTop w:val="0"/>
          <w:marBottom w:val="0"/>
          <w:divBdr>
            <w:top w:val="none" w:sz="0" w:space="0" w:color="auto"/>
            <w:left w:val="none" w:sz="0" w:space="0" w:color="auto"/>
            <w:bottom w:val="none" w:sz="0" w:space="0" w:color="auto"/>
            <w:right w:val="none" w:sz="0" w:space="0" w:color="auto"/>
          </w:divBdr>
        </w:div>
        <w:div w:id="127279937">
          <w:marLeft w:val="640"/>
          <w:marRight w:val="0"/>
          <w:marTop w:val="0"/>
          <w:marBottom w:val="0"/>
          <w:divBdr>
            <w:top w:val="none" w:sz="0" w:space="0" w:color="auto"/>
            <w:left w:val="none" w:sz="0" w:space="0" w:color="auto"/>
            <w:bottom w:val="none" w:sz="0" w:space="0" w:color="auto"/>
            <w:right w:val="none" w:sz="0" w:space="0" w:color="auto"/>
          </w:divBdr>
        </w:div>
        <w:div w:id="329791753">
          <w:marLeft w:val="640"/>
          <w:marRight w:val="0"/>
          <w:marTop w:val="0"/>
          <w:marBottom w:val="0"/>
          <w:divBdr>
            <w:top w:val="none" w:sz="0" w:space="0" w:color="auto"/>
            <w:left w:val="none" w:sz="0" w:space="0" w:color="auto"/>
            <w:bottom w:val="none" w:sz="0" w:space="0" w:color="auto"/>
            <w:right w:val="none" w:sz="0" w:space="0" w:color="auto"/>
          </w:divBdr>
        </w:div>
        <w:div w:id="1484391897">
          <w:marLeft w:val="640"/>
          <w:marRight w:val="0"/>
          <w:marTop w:val="0"/>
          <w:marBottom w:val="0"/>
          <w:divBdr>
            <w:top w:val="none" w:sz="0" w:space="0" w:color="auto"/>
            <w:left w:val="none" w:sz="0" w:space="0" w:color="auto"/>
            <w:bottom w:val="none" w:sz="0" w:space="0" w:color="auto"/>
            <w:right w:val="none" w:sz="0" w:space="0" w:color="auto"/>
          </w:divBdr>
        </w:div>
        <w:div w:id="1658724366">
          <w:marLeft w:val="640"/>
          <w:marRight w:val="0"/>
          <w:marTop w:val="0"/>
          <w:marBottom w:val="0"/>
          <w:divBdr>
            <w:top w:val="none" w:sz="0" w:space="0" w:color="auto"/>
            <w:left w:val="none" w:sz="0" w:space="0" w:color="auto"/>
            <w:bottom w:val="none" w:sz="0" w:space="0" w:color="auto"/>
            <w:right w:val="none" w:sz="0" w:space="0" w:color="auto"/>
          </w:divBdr>
        </w:div>
        <w:div w:id="118838927">
          <w:marLeft w:val="640"/>
          <w:marRight w:val="0"/>
          <w:marTop w:val="0"/>
          <w:marBottom w:val="0"/>
          <w:divBdr>
            <w:top w:val="none" w:sz="0" w:space="0" w:color="auto"/>
            <w:left w:val="none" w:sz="0" w:space="0" w:color="auto"/>
            <w:bottom w:val="none" w:sz="0" w:space="0" w:color="auto"/>
            <w:right w:val="none" w:sz="0" w:space="0" w:color="auto"/>
          </w:divBdr>
        </w:div>
        <w:div w:id="1204751596">
          <w:marLeft w:val="640"/>
          <w:marRight w:val="0"/>
          <w:marTop w:val="0"/>
          <w:marBottom w:val="0"/>
          <w:divBdr>
            <w:top w:val="none" w:sz="0" w:space="0" w:color="auto"/>
            <w:left w:val="none" w:sz="0" w:space="0" w:color="auto"/>
            <w:bottom w:val="none" w:sz="0" w:space="0" w:color="auto"/>
            <w:right w:val="none" w:sz="0" w:space="0" w:color="auto"/>
          </w:divBdr>
        </w:div>
        <w:div w:id="1763186073">
          <w:marLeft w:val="640"/>
          <w:marRight w:val="0"/>
          <w:marTop w:val="0"/>
          <w:marBottom w:val="0"/>
          <w:divBdr>
            <w:top w:val="none" w:sz="0" w:space="0" w:color="auto"/>
            <w:left w:val="none" w:sz="0" w:space="0" w:color="auto"/>
            <w:bottom w:val="none" w:sz="0" w:space="0" w:color="auto"/>
            <w:right w:val="none" w:sz="0" w:space="0" w:color="auto"/>
          </w:divBdr>
        </w:div>
        <w:div w:id="420874562">
          <w:marLeft w:val="640"/>
          <w:marRight w:val="0"/>
          <w:marTop w:val="0"/>
          <w:marBottom w:val="0"/>
          <w:divBdr>
            <w:top w:val="none" w:sz="0" w:space="0" w:color="auto"/>
            <w:left w:val="none" w:sz="0" w:space="0" w:color="auto"/>
            <w:bottom w:val="none" w:sz="0" w:space="0" w:color="auto"/>
            <w:right w:val="none" w:sz="0" w:space="0" w:color="auto"/>
          </w:divBdr>
        </w:div>
        <w:div w:id="495654177">
          <w:marLeft w:val="640"/>
          <w:marRight w:val="0"/>
          <w:marTop w:val="0"/>
          <w:marBottom w:val="0"/>
          <w:divBdr>
            <w:top w:val="none" w:sz="0" w:space="0" w:color="auto"/>
            <w:left w:val="none" w:sz="0" w:space="0" w:color="auto"/>
            <w:bottom w:val="none" w:sz="0" w:space="0" w:color="auto"/>
            <w:right w:val="none" w:sz="0" w:space="0" w:color="auto"/>
          </w:divBdr>
        </w:div>
        <w:div w:id="1783457500">
          <w:marLeft w:val="640"/>
          <w:marRight w:val="0"/>
          <w:marTop w:val="0"/>
          <w:marBottom w:val="0"/>
          <w:divBdr>
            <w:top w:val="none" w:sz="0" w:space="0" w:color="auto"/>
            <w:left w:val="none" w:sz="0" w:space="0" w:color="auto"/>
            <w:bottom w:val="none" w:sz="0" w:space="0" w:color="auto"/>
            <w:right w:val="none" w:sz="0" w:space="0" w:color="auto"/>
          </w:divBdr>
        </w:div>
      </w:divsChild>
    </w:div>
    <w:div w:id="1993941865">
      <w:bodyDiv w:val="1"/>
      <w:marLeft w:val="0"/>
      <w:marRight w:val="0"/>
      <w:marTop w:val="0"/>
      <w:marBottom w:val="0"/>
      <w:divBdr>
        <w:top w:val="none" w:sz="0" w:space="0" w:color="auto"/>
        <w:left w:val="none" w:sz="0" w:space="0" w:color="auto"/>
        <w:bottom w:val="none" w:sz="0" w:space="0" w:color="auto"/>
        <w:right w:val="none" w:sz="0" w:space="0" w:color="auto"/>
      </w:divBdr>
    </w:div>
    <w:div w:id="1995185039">
      <w:bodyDiv w:val="1"/>
      <w:marLeft w:val="0"/>
      <w:marRight w:val="0"/>
      <w:marTop w:val="0"/>
      <w:marBottom w:val="0"/>
      <w:divBdr>
        <w:top w:val="none" w:sz="0" w:space="0" w:color="auto"/>
        <w:left w:val="none" w:sz="0" w:space="0" w:color="auto"/>
        <w:bottom w:val="none" w:sz="0" w:space="0" w:color="auto"/>
        <w:right w:val="none" w:sz="0" w:space="0" w:color="auto"/>
      </w:divBdr>
      <w:divsChild>
        <w:div w:id="172114726">
          <w:marLeft w:val="640"/>
          <w:marRight w:val="0"/>
          <w:marTop w:val="0"/>
          <w:marBottom w:val="0"/>
          <w:divBdr>
            <w:top w:val="none" w:sz="0" w:space="0" w:color="auto"/>
            <w:left w:val="none" w:sz="0" w:space="0" w:color="auto"/>
            <w:bottom w:val="none" w:sz="0" w:space="0" w:color="auto"/>
            <w:right w:val="none" w:sz="0" w:space="0" w:color="auto"/>
          </w:divBdr>
        </w:div>
        <w:div w:id="179051932">
          <w:marLeft w:val="640"/>
          <w:marRight w:val="0"/>
          <w:marTop w:val="0"/>
          <w:marBottom w:val="0"/>
          <w:divBdr>
            <w:top w:val="none" w:sz="0" w:space="0" w:color="auto"/>
            <w:left w:val="none" w:sz="0" w:space="0" w:color="auto"/>
            <w:bottom w:val="none" w:sz="0" w:space="0" w:color="auto"/>
            <w:right w:val="none" w:sz="0" w:space="0" w:color="auto"/>
          </w:divBdr>
        </w:div>
        <w:div w:id="201946952">
          <w:marLeft w:val="640"/>
          <w:marRight w:val="0"/>
          <w:marTop w:val="0"/>
          <w:marBottom w:val="0"/>
          <w:divBdr>
            <w:top w:val="none" w:sz="0" w:space="0" w:color="auto"/>
            <w:left w:val="none" w:sz="0" w:space="0" w:color="auto"/>
            <w:bottom w:val="none" w:sz="0" w:space="0" w:color="auto"/>
            <w:right w:val="none" w:sz="0" w:space="0" w:color="auto"/>
          </w:divBdr>
        </w:div>
        <w:div w:id="211232956">
          <w:marLeft w:val="640"/>
          <w:marRight w:val="0"/>
          <w:marTop w:val="0"/>
          <w:marBottom w:val="0"/>
          <w:divBdr>
            <w:top w:val="none" w:sz="0" w:space="0" w:color="auto"/>
            <w:left w:val="none" w:sz="0" w:space="0" w:color="auto"/>
            <w:bottom w:val="none" w:sz="0" w:space="0" w:color="auto"/>
            <w:right w:val="none" w:sz="0" w:space="0" w:color="auto"/>
          </w:divBdr>
        </w:div>
        <w:div w:id="218906924">
          <w:marLeft w:val="640"/>
          <w:marRight w:val="0"/>
          <w:marTop w:val="0"/>
          <w:marBottom w:val="0"/>
          <w:divBdr>
            <w:top w:val="none" w:sz="0" w:space="0" w:color="auto"/>
            <w:left w:val="none" w:sz="0" w:space="0" w:color="auto"/>
            <w:bottom w:val="none" w:sz="0" w:space="0" w:color="auto"/>
            <w:right w:val="none" w:sz="0" w:space="0" w:color="auto"/>
          </w:divBdr>
        </w:div>
        <w:div w:id="239993167">
          <w:marLeft w:val="640"/>
          <w:marRight w:val="0"/>
          <w:marTop w:val="0"/>
          <w:marBottom w:val="0"/>
          <w:divBdr>
            <w:top w:val="none" w:sz="0" w:space="0" w:color="auto"/>
            <w:left w:val="none" w:sz="0" w:space="0" w:color="auto"/>
            <w:bottom w:val="none" w:sz="0" w:space="0" w:color="auto"/>
            <w:right w:val="none" w:sz="0" w:space="0" w:color="auto"/>
          </w:divBdr>
        </w:div>
        <w:div w:id="273437606">
          <w:marLeft w:val="640"/>
          <w:marRight w:val="0"/>
          <w:marTop w:val="0"/>
          <w:marBottom w:val="0"/>
          <w:divBdr>
            <w:top w:val="none" w:sz="0" w:space="0" w:color="auto"/>
            <w:left w:val="none" w:sz="0" w:space="0" w:color="auto"/>
            <w:bottom w:val="none" w:sz="0" w:space="0" w:color="auto"/>
            <w:right w:val="none" w:sz="0" w:space="0" w:color="auto"/>
          </w:divBdr>
        </w:div>
        <w:div w:id="278219675">
          <w:marLeft w:val="640"/>
          <w:marRight w:val="0"/>
          <w:marTop w:val="0"/>
          <w:marBottom w:val="0"/>
          <w:divBdr>
            <w:top w:val="none" w:sz="0" w:space="0" w:color="auto"/>
            <w:left w:val="none" w:sz="0" w:space="0" w:color="auto"/>
            <w:bottom w:val="none" w:sz="0" w:space="0" w:color="auto"/>
            <w:right w:val="none" w:sz="0" w:space="0" w:color="auto"/>
          </w:divBdr>
        </w:div>
        <w:div w:id="308749891">
          <w:marLeft w:val="640"/>
          <w:marRight w:val="0"/>
          <w:marTop w:val="0"/>
          <w:marBottom w:val="0"/>
          <w:divBdr>
            <w:top w:val="none" w:sz="0" w:space="0" w:color="auto"/>
            <w:left w:val="none" w:sz="0" w:space="0" w:color="auto"/>
            <w:bottom w:val="none" w:sz="0" w:space="0" w:color="auto"/>
            <w:right w:val="none" w:sz="0" w:space="0" w:color="auto"/>
          </w:divBdr>
        </w:div>
        <w:div w:id="405883397">
          <w:marLeft w:val="640"/>
          <w:marRight w:val="0"/>
          <w:marTop w:val="0"/>
          <w:marBottom w:val="0"/>
          <w:divBdr>
            <w:top w:val="none" w:sz="0" w:space="0" w:color="auto"/>
            <w:left w:val="none" w:sz="0" w:space="0" w:color="auto"/>
            <w:bottom w:val="none" w:sz="0" w:space="0" w:color="auto"/>
            <w:right w:val="none" w:sz="0" w:space="0" w:color="auto"/>
          </w:divBdr>
        </w:div>
        <w:div w:id="452941003">
          <w:marLeft w:val="640"/>
          <w:marRight w:val="0"/>
          <w:marTop w:val="0"/>
          <w:marBottom w:val="0"/>
          <w:divBdr>
            <w:top w:val="none" w:sz="0" w:space="0" w:color="auto"/>
            <w:left w:val="none" w:sz="0" w:space="0" w:color="auto"/>
            <w:bottom w:val="none" w:sz="0" w:space="0" w:color="auto"/>
            <w:right w:val="none" w:sz="0" w:space="0" w:color="auto"/>
          </w:divBdr>
        </w:div>
        <w:div w:id="455295199">
          <w:marLeft w:val="640"/>
          <w:marRight w:val="0"/>
          <w:marTop w:val="0"/>
          <w:marBottom w:val="0"/>
          <w:divBdr>
            <w:top w:val="none" w:sz="0" w:space="0" w:color="auto"/>
            <w:left w:val="none" w:sz="0" w:space="0" w:color="auto"/>
            <w:bottom w:val="none" w:sz="0" w:space="0" w:color="auto"/>
            <w:right w:val="none" w:sz="0" w:space="0" w:color="auto"/>
          </w:divBdr>
        </w:div>
        <w:div w:id="488717649">
          <w:marLeft w:val="640"/>
          <w:marRight w:val="0"/>
          <w:marTop w:val="0"/>
          <w:marBottom w:val="0"/>
          <w:divBdr>
            <w:top w:val="none" w:sz="0" w:space="0" w:color="auto"/>
            <w:left w:val="none" w:sz="0" w:space="0" w:color="auto"/>
            <w:bottom w:val="none" w:sz="0" w:space="0" w:color="auto"/>
            <w:right w:val="none" w:sz="0" w:space="0" w:color="auto"/>
          </w:divBdr>
        </w:div>
        <w:div w:id="591201071">
          <w:marLeft w:val="640"/>
          <w:marRight w:val="0"/>
          <w:marTop w:val="0"/>
          <w:marBottom w:val="0"/>
          <w:divBdr>
            <w:top w:val="none" w:sz="0" w:space="0" w:color="auto"/>
            <w:left w:val="none" w:sz="0" w:space="0" w:color="auto"/>
            <w:bottom w:val="none" w:sz="0" w:space="0" w:color="auto"/>
            <w:right w:val="none" w:sz="0" w:space="0" w:color="auto"/>
          </w:divBdr>
        </w:div>
        <w:div w:id="621886500">
          <w:marLeft w:val="640"/>
          <w:marRight w:val="0"/>
          <w:marTop w:val="0"/>
          <w:marBottom w:val="0"/>
          <w:divBdr>
            <w:top w:val="none" w:sz="0" w:space="0" w:color="auto"/>
            <w:left w:val="none" w:sz="0" w:space="0" w:color="auto"/>
            <w:bottom w:val="none" w:sz="0" w:space="0" w:color="auto"/>
            <w:right w:val="none" w:sz="0" w:space="0" w:color="auto"/>
          </w:divBdr>
        </w:div>
        <w:div w:id="656035824">
          <w:marLeft w:val="640"/>
          <w:marRight w:val="0"/>
          <w:marTop w:val="0"/>
          <w:marBottom w:val="0"/>
          <w:divBdr>
            <w:top w:val="none" w:sz="0" w:space="0" w:color="auto"/>
            <w:left w:val="none" w:sz="0" w:space="0" w:color="auto"/>
            <w:bottom w:val="none" w:sz="0" w:space="0" w:color="auto"/>
            <w:right w:val="none" w:sz="0" w:space="0" w:color="auto"/>
          </w:divBdr>
        </w:div>
        <w:div w:id="763526435">
          <w:marLeft w:val="640"/>
          <w:marRight w:val="0"/>
          <w:marTop w:val="0"/>
          <w:marBottom w:val="0"/>
          <w:divBdr>
            <w:top w:val="none" w:sz="0" w:space="0" w:color="auto"/>
            <w:left w:val="none" w:sz="0" w:space="0" w:color="auto"/>
            <w:bottom w:val="none" w:sz="0" w:space="0" w:color="auto"/>
            <w:right w:val="none" w:sz="0" w:space="0" w:color="auto"/>
          </w:divBdr>
        </w:div>
        <w:div w:id="943458462">
          <w:marLeft w:val="640"/>
          <w:marRight w:val="0"/>
          <w:marTop w:val="0"/>
          <w:marBottom w:val="0"/>
          <w:divBdr>
            <w:top w:val="none" w:sz="0" w:space="0" w:color="auto"/>
            <w:left w:val="none" w:sz="0" w:space="0" w:color="auto"/>
            <w:bottom w:val="none" w:sz="0" w:space="0" w:color="auto"/>
            <w:right w:val="none" w:sz="0" w:space="0" w:color="auto"/>
          </w:divBdr>
        </w:div>
        <w:div w:id="951204964">
          <w:marLeft w:val="640"/>
          <w:marRight w:val="0"/>
          <w:marTop w:val="0"/>
          <w:marBottom w:val="0"/>
          <w:divBdr>
            <w:top w:val="none" w:sz="0" w:space="0" w:color="auto"/>
            <w:left w:val="none" w:sz="0" w:space="0" w:color="auto"/>
            <w:bottom w:val="none" w:sz="0" w:space="0" w:color="auto"/>
            <w:right w:val="none" w:sz="0" w:space="0" w:color="auto"/>
          </w:divBdr>
        </w:div>
        <w:div w:id="960919478">
          <w:marLeft w:val="640"/>
          <w:marRight w:val="0"/>
          <w:marTop w:val="0"/>
          <w:marBottom w:val="0"/>
          <w:divBdr>
            <w:top w:val="none" w:sz="0" w:space="0" w:color="auto"/>
            <w:left w:val="none" w:sz="0" w:space="0" w:color="auto"/>
            <w:bottom w:val="none" w:sz="0" w:space="0" w:color="auto"/>
            <w:right w:val="none" w:sz="0" w:space="0" w:color="auto"/>
          </w:divBdr>
        </w:div>
        <w:div w:id="1050685701">
          <w:marLeft w:val="640"/>
          <w:marRight w:val="0"/>
          <w:marTop w:val="0"/>
          <w:marBottom w:val="0"/>
          <w:divBdr>
            <w:top w:val="none" w:sz="0" w:space="0" w:color="auto"/>
            <w:left w:val="none" w:sz="0" w:space="0" w:color="auto"/>
            <w:bottom w:val="none" w:sz="0" w:space="0" w:color="auto"/>
            <w:right w:val="none" w:sz="0" w:space="0" w:color="auto"/>
          </w:divBdr>
        </w:div>
        <w:div w:id="1053232719">
          <w:marLeft w:val="640"/>
          <w:marRight w:val="0"/>
          <w:marTop w:val="0"/>
          <w:marBottom w:val="0"/>
          <w:divBdr>
            <w:top w:val="none" w:sz="0" w:space="0" w:color="auto"/>
            <w:left w:val="none" w:sz="0" w:space="0" w:color="auto"/>
            <w:bottom w:val="none" w:sz="0" w:space="0" w:color="auto"/>
            <w:right w:val="none" w:sz="0" w:space="0" w:color="auto"/>
          </w:divBdr>
        </w:div>
        <w:div w:id="1111170691">
          <w:marLeft w:val="640"/>
          <w:marRight w:val="0"/>
          <w:marTop w:val="0"/>
          <w:marBottom w:val="0"/>
          <w:divBdr>
            <w:top w:val="none" w:sz="0" w:space="0" w:color="auto"/>
            <w:left w:val="none" w:sz="0" w:space="0" w:color="auto"/>
            <w:bottom w:val="none" w:sz="0" w:space="0" w:color="auto"/>
            <w:right w:val="none" w:sz="0" w:space="0" w:color="auto"/>
          </w:divBdr>
        </w:div>
        <w:div w:id="1135560183">
          <w:marLeft w:val="640"/>
          <w:marRight w:val="0"/>
          <w:marTop w:val="0"/>
          <w:marBottom w:val="0"/>
          <w:divBdr>
            <w:top w:val="none" w:sz="0" w:space="0" w:color="auto"/>
            <w:left w:val="none" w:sz="0" w:space="0" w:color="auto"/>
            <w:bottom w:val="none" w:sz="0" w:space="0" w:color="auto"/>
            <w:right w:val="none" w:sz="0" w:space="0" w:color="auto"/>
          </w:divBdr>
        </w:div>
        <w:div w:id="1153907765">
          <w:marLeft w:val="640"/>
          <w:marRight w:val="0"/>
          <w:marTop w:val="0"/>
          <w:marBottom w:val="0"/>
          <w:divBdr>
            <w:top w:val="none" w:sz="0" w:space="0" w:color="auto"/>
            <w:left w:val="none" w:sz="0" w:space="0" w:color="auto"/>
            <w:bottom w:val="none" w:sz="0" w:space="0" w:color="auto"/>
            <w:right w:val="none" w:sz="0" w:space="0" w:color="auto"/>
          </w:divBdr>
        </w:div>
        <w:div w:id="1256284511">
          <w:marLeft w:val="640"/>
          <w:marRight w:val="0"/>
          <w:marTop w:val="0"/>
          <w:marBottom w:val="0"/>
          <w:divBdr>
            <w:top w:val="none" w:sz="0" w:space="0" w:color="auto"/>
            <w:left w:val="none" w:sz="0" w:space="0" w:color="auto"/>
            <w:bottom w:val="none" w:sz="0" w:space="0" w:color="auto"/>
            <w:right w:val="none" w:sz="0" w:space="0" w:color="auto"/>
          </w:divBdr>
        </w:div>
        <w:div w:id="1354843900">
          <w:marLeft w:val="640"/>
          <w:marRight w:val="0"/>
          <w:marTop w:val="0"/>
          <w:marBottom w:val="0"/>
          <w:divBdr>
            <w:top w:val="none" w:sz="0" w:space="0" w:color="auto"/>
            <w:left w:val="none" w:sz="0" w:space="0" w:color="auto"/>
            <w:bottom w:val="none" w:sz="0" w:space="0" w:color="auto"/>
            <w:right w:val="none" w:sz="0" w:space="0" w:color="auto"/>
          </w:divBdr>
        </w:div>
        <w:div w:id="1366252331">
          <w:marLeft w:val="640"/>
          <w:marRight w:val="0"/>
          <w:marTop w:val="0"/>
          <w:marBottom w:val="0"/>
          <w:divBdr>
            <w:top w:val="none" w:sz="0" w:space="0" w:color="auto"/>
            <w:left w:val="none" w:sz="0" w:space="0" w:color="auto"/>
            <w:bottom w:val="none" w:sz="0" w:space="0" w:color="auto"/>
            <w:right w:val="none" w:sz="0" w:space="0" w:color="auto"/>
          </w:divBdr>
        </w:div>
        <w:div w:id="1501845419">
          <w:marLeft w:val="640"/>
          <w:marRight w:val="0"/>
          <w:marTop w:val="0"/>
          <w:marBottom w:val="0"/>
          <w:divBdr>
            <w:top w:val="none" w:sz="0" w:space="0" w:color="auto"/>
            <w:left w:val="none" w:sz="0" w:space="0" w:color="auto"/>
            <w:bottom w:val="none" w:sz="0" w:space="0" w:color="auto"/>
            <w:right w:val="none" w:sz="0" w:space="0" w:color="auto"/>
          </w:divBdr>
        </w:div>
        <w:div w:id="1526483860">
          <w:marLeft w:val="640"/>
          <w:marRight w:val="0"/>
          <w:marTop w:val="0"/>
          <w:marBottom w:val="0"/>
          <w:divBdr>
            <w:top w:val="none" w:sz="0" w:space="0" w:color="auto"/>
            <w:left w:val="none" w:sz="0" w:space="0" w:color="auto"/>
            <w:bottom w:val="none" w:sz="0" w:space="0" w:color="auto"/>
            <w:right w:val="none" w:sz="0" w:space="0" w:color="auto"/>
          </w:divBdr>
        </w:div>
        <w:div w:id="1573351555">
          <w:marLeft w:val="640"/>
          <w:marRight w:val="0"/>
          <w:marTop w:val="0"/>
          <w:marBottom w:val="0"/>
          <w:divBdr>
            <w:top w:val="none" w:sz="0" w:space="0" w:color="auto"/>
            <w:left w:val="none" w:sz="0" w:space="0" w:color="auto"/>
            <w:bottom w:val="none" w:sz="0" w:space="0" w:color="auto"/>
            <w:right w:val="none" w:sz="0" w:space="0" w:color="auto"/>
          </w:divBdr>
        </w:div>
        <w:div w:id="1626807393">
          <w:marLeft w:val="640"/>
          <w:marRight w:val="0"/>
          <w:marTop w:val="0"/>
          <w:marBottom w:val="0"/>
          <w:divBdr>
            <w:top w:val="none" w:sz="0" w:space="0" w:color="auto"/>
            <w:left w:val="none" w:sz="0" w:space="0" w:color="auto"/>
            <w:bottom w:val="none" w:sz="0" w:space="0" w:color="auto"/>
            <w:right w:val="none" w:sz="0" w:space="0" w:color="auto"/>
          </w:divBdr>
        </w:div>
        <w:div w:id="1657033277">
          <w:marLeft w:val="640"/>
          <w:marRight w:val="0"/>
          <w:marTop w:val="0"/>
          <w:marBottom w:val="0"/>
          <w:divBdr>
            <w:top w:val="none" w:sz="0" w:space="0" w:color="auto"/>
            <w:left w:val="none" w:sz="0" w:space="0" w:color="auto"/>
            <w:bottom w:val="none" w:sz="0" w:space="0" w:color="auto"/>
            <w:right w:val="none" w:sz="0" w:space="0" w:color="auto"/>
          </w:divBdr>
        </w:div>
        <w:div w:id="1725372594">
          <w:marLeft w:val="640"/>
          <w:marRight w:val="0"/>
          <w:marTop w:val="0"/>
          <w:marBottom w:val="0"/>
          <w:divBdr>
            <w:top w:val="none" w:sz="0" w:space="0" w:color="auto"/>
            <w:left w:val="none" w:sz="0" w:space="0" w:color="auto"/>
            <w:bottom w:val="none" w:sz="0" w:space="0" w:color="auto"/>
            <w:right w:val="none" w:sz="0" w:space="0" w:color="auto"/>
          </w:divBdr>
        </w:div>
        <w:div w:id="1737120042">
          <w:marLeft w:val="640"/>
          <w:marRight w:val="0"/>
          <w:marTop w:val="0"/>
          <w:marBottom w:val="0"/>
          <w:divBdr>
            <w:top w:val="none" w:sz="0" w:space="0" w:color="auto"/>
            <w:left w:val="none" w:sz="0" w:space="0" w:color="auto"/>
            <w:bottom w:val="none" w:sz="0" w:space="0" w:color="auto"/>
            <w:right w:val="none" w:sz="0" w:space="0" w:color="auto"/>
          </w:divBdr>
        </w:div>
        <w:div w:id="1862818084">
          <w:marLeft w:val="640"/>
          <w:marRight w:val="0"/>
          <w:marTop w:val="0"/>
          <w:marBottom w:val="0"/>
          <w:divBdr>
            <w:top w:val="none" w:sz="0" w:space="0" w:color="auto"/>
            <w:left w:val="none" w:sz="0" w:space="0" w:color="auto"/>
            <w:bottom w:val="none" w:sz="0" w:space="0" w:color="auto"/>
            <w:right w:val="none" w:sz="0" w:space="0" w:color="auto"/>
          </w:divBdr>
        </w:div>
        <w:div w:id="1918784491">
          <w:marLeft w:val="640"/>
          <w:marRight w:val="0"/>
          <w:marTop w:val="0"/>
          <w:marBottom w:val="0"/>
          <w:divBdr>
            <w:top w:val="none" w:sz="0" w:space="0" w:color="auto"/>
            <w:left w:val="none" w:sz="0" w:space="0" w:color="auto"/>
            <w:bottom w:val="none" w:sz="0" w:space="0" w:color="auto"/>
            <w:right w:val="none" w:sz="0" w:space="0" w:color="auto"/>
          </w:divBdr>
        </w:div>
        <w:div w:id="1976985234">
          <w:marLeft w:val="640"/>
          <w:marRight w:val="0"/>
          <w:marTop w:val="0"/>
          <w:marBottom w:val="0"/>
          <w:divBdr>
            <w:top w:val="none" w:sz="0" w:space="0" w:color="auto"/>
            <w:left w:val="none" w:sz="0" w:space="0" w:color="auto"/>
            <w:bottom w:val="none" w:sz="0" w:space="0" w:color="auto"/>
            <w:right w:val="none" w:sz="0" w:space="0" w:color="auto"/>
          </w:divBdr>
        </w:div>
        <w:div w:id="2002847871">
          <w:marLeft w:val="640"/>
          <w:marRight w:val="0"/>
          <w:marTop w:val="0"/>
          <w:marBottom w:val="0"/>
          <w:divBdr>
            <w:top w:val="none" w:sz="0" w:space="0" w:color="auto"/>
            <w:left w:val="none" w:sz="0" w:space="0" w:color="auto"/>
            <w:bottom w:val="none" w:sz="0" w:space="0" w:color="auto"/>
            <w:right w:val="none" w:sz="0" w:space="0" w:color="auto"/>
          </w:divBdr>
        </w:div>
        <w:div w:id="2047873129">
          <w:marLeft w:val="640"/>
          <w:marRight w:val="0"/>
          <w:marTop w:val="0"/>
          <w:marBottom w:val="0"/>
          <w:divBdr>
            <w:top w:val="none" w:sz="0" w:space="0" w:color="auto"/>
            <w:left w:val="none" w:sz="0" w:space="0" w:color="auto"/>
            <w:bottom w:val="none" w:sz="0" w:space="0" w:color="auto"/>
            <w:right w:val="none" w:sz="0" w:space="0" w:color="auto"/>
          </w:divBdr>
        </w:div>
        <w:div w:id="2058118106">
          <w:marLeft w:val="640"/>
          <w:marRight w:val="0"/>
          <w:marTop w:val="0"/>
          <w:marBottom w:val="0"/>
          <w:divBdr>
            <w:top w:val="none" w:sz="0" w:space="0" w:color="auto"/>
            <w:left w:val="none" w:sz="0" w:space="0" w:color="auto"/>
            <w:bottom w:val="none" w:sz="0" w:space="0" w:color="auto"/>
            <w:right w:val="none" w:sz="0" w:space="0" w:color="auto"/>
          </w:divBdr>
        </w:div>
        <w:div w:id="2096976284">
          <w:marLeft w:val="640"/>
          <w:marRight w:val="0"/>
          <w:marTop w:val="0"/>
          <w:marBottom w:val="0"/>
          <w:divBdr>
            <w:top w:val="none" w:sz="0" w:space="0" w:color="auto"/>
            <w:left w:val="none" w:sz="0" w:space="0" w:color="auto"/>
            <w:bottom w:val="none" w:sz="0" w:space="0" w:color="auto"/>
            <w:right w:val="none" w:sz="0" w:space="0" w:color="auto"/>
          </w:divBdr>
        </w:div>
        <w:div w:id="2120951498">
          <w:marLeft w:val="640"/>
          <w:marRight w:val="0"/>
          <w:marTop w:val="0"/>
          <w:marBottom w:val="0"/>
          <w:divBdr>
            <w:top w:val="none" w:sz="0" w:space="0" w:color="auto"/>
            <w:left w:val="none" w:sz="0" w:space="0" w:color="auto"/>
            <w:bottom w:val="none" w:sz="0" w:space="0" w:color="auto"/>
            <w:right w:val="none" w:sz="0" w:space="0" w:color="auto"/>
          </w:divBdr>
        </w:div>
      </w:divsChild>
    </w:div>
    <w:div w:id="1995640266">
      <w:marLeft w:val="640"/>
      <w:marRight w:val="0"/>
      <w:marTop w:val="0"/>
      <w:marBottom w:val="0"/>
      <w:divBdr>
        <w:top w:val="none" w:sz="0" w:space="0" w:color="auto"/>
        <w:left w:val="none" w:sz="0" w:space="0" w:color="auto"/>
        <w:bottom w:val="none" w:sz="0" w:space="0" w:color="auto"/>
        <w:right w:val="none" w:sz="0" w:space="0" w:color="auto"/>
      </w:divBdr>
    </w:div>
    <w:div w:id="1996373261">
      <w:marLeft w:val="0"/>
      <w:marRight w:val="0"/>
      <w:marTop w:val="0"/>
      <w:marBottom w:val="0"/>
      <w:divBdr>
        <w:top w:val="none" w:sz="0" w:space="0" w:color="auto"/>
        <w:left w:val="none" w:sz="0" w:space="0" w:color="auto"/>
        <w:bottom w:val="none" w:sz="0" w:space="0" w:color="auto"/>
        <w:right w:val="none" w:sz="0" w:space="0" w:color="auto"/>
      </w:divBdr>
    </w:div>
    <w:div w:id="2000233681">
      <w:marLeft w:val="0"/>
      <w:marRight w:val="0"/>
      <w:marTop w:val="0"/>
      <w:marBottom w:val="0"/>
      <w:divBdr>
        <w:top w:val="none" w:sz="0" w:space="0" w:color="auto"/>
        <w:left w:val="none" w:sz="0" w:space="0" w:color="auto"/>
        <w:bottom w:val="none" w:sz="0" w:space="0" w:color="auto"/>
        <w:right w:val="none" w:sz="0" w:space="0" w:color="auto"/>
      </w:divBdr>
    </w:div>
    <w:div w:id="2004622708">
      <w:marLeft w:val="640"/>
      <w:marRight w:val="0"/>
      <w:marTop w:val="0"/>
      <w:marBottom w:val="0"/>
      <w:divBdr>
        <w:top w:val="none" w:sz="0" w:space="0" w:color="auto"/>
        <w:left w:val="none" w:sz="0" w:space="0" w:color="auto"/>
        <w:bottom w:val="none" w:sz="0" w:space="0" w:color="auto"/>
        <w:right w:val="none" w:sz="0" w:space="0" w:color="auto"/>
      </w:divBdr>
    </w:div>
    <w:div w:id="2005427255">
      <w:marLeft w:val="640"/>
      <w:marRight w:val="0"/>
      <w:marTop w:val="0"/>
      <w:marBottom w:val="0"/>
      <w:divBdr>
        <w:top w:val="none" w:sz="0" w:space="0" w:color="auto"/>
        <w:left w:val="none" w:sz="0" w:space="0" w:color="auto"/>
        <w:bottom w:val="none" w:sz="0" w:space="0" w:color="auto"/>
        <w:right w:val="none" w:sz="0" w:space="0" w:color="auto"/>
      </w:divBdr>
    </w:div>
    <w:div w:id="2005626699">
      <w:marLeft w:val="640"/>
      <w:marRight w:val="0"/>
      <w:marTop w:val="0"/>
      <w:marBottom w:val="0"/>
      <w:divBdr>
        <w:top w:val="none" w:sz="0" w:space="0" w:color="auto"/>
        <w:left w:val="none" w:sz="0" w:space="0" w:color="auto"/>
        <w:bottom w:val="none" w:sz="0" w:space="0" w:color="auto"/>
        <w:right w:val="none" w:sz="0" w:space="0" w:color="auto"/>
      </w:divBdr>
    </w:div>
    <w:div w:id="2008287985">
      <w:marLeft w:val="0"/>
      <w:marRight w:val="0"/>
      <w:marTop w:val="0"/>
      <w:marBottom w:val="0"/>
      <w:divBdr>
        <w:top w:val="none" w:sz="0" w:space="0" w:color="auto"/>
        <w:left w:val="none" w:sz="0" w:space="0" w:color="auto"/>
        <w:bottom w:val="none" w:sz="0" w:space="0" w:color="auto"/>
        <w:right w:val="none" w:sz="0" w:space="0" w:color="auto"/>
      </w:divBdr>
    </w:div>
    <w:div w:id="2008434863">
      <w:marLeft w:val="640"/>
      <w:marRight w:val="0"/>
      <w:marTop w:val="0"/>
      <w:marBottom w:val="0"/>
      <w:divBdr>
        <w:top w:val="none" w:sz="0" w:space="0" w:color="auto"/>
        <w:left w:val="none" w:sz="0" w:space="0" w:color="auto"/>
        <w:bottom w:val="none" w:sz="0" w:space="0" w:color="auto"/>
        <w:right w:val="none" w:sz="0" w:space="0" w:color="auto"/>
      </w:divBdr>
    </w:div>
    <w:div w:id="2009358984">
      <w:marLeft w:val="640"/>
      <w:marRight w:val="0"/>
      <w:marTop w:val="0"/>
      <w:marBottom w:val="0"/>
      <w:divBdr>
        <w:top w:val="none" w:sz="0" w:space="0" w:color="auto"/>
        <w:left w:val="none" w:sz="0" w:space="0" w:color="auto"/>
        <w:bottom w:val="none" w:sz="0" w:space="0" w:color="auto"/>
        <w:right w:val="none" w:sz="0" w:space="0" w:color="auto"/>
      </w:divBdr>
    </w:div>
    <w:div w:id="2010788788">
      <w:marLeft w:val="640"/>
      <w:marRight w:val="0"/>
      <w:marTop w:val="0"/>
      <w:marBottom w:val="0"/>
      <w:divBdr>
        <w:top w:val="none" w:sz="0" w:space="0" w:color="auto"/>
        <w:left w:val="none" w:sz="0" w:space="0" w:color="auto"/>
        <w:bottom w:val="none" w:sz="0" w:space="0" w:color="auto"/>
        <w:right w:val="none" w:sz="0" w:space="0" w:color="auto"/>
      </w:divBdr>
    </w:div>
    <w:div w:id="2010984316">
      <w:marLeft w:val="640"/>
      <w:marRight w:val="0"/>
      <w:marTop w:val="0"/>
      <w:marBottom w:val="0"/>
      <w:divBdr>
        <w:top w:val="none" w:sz="0" w:space="0" w:color="auto"/>
        <w:left w:val="none" w:sz="0" w:space="0" w:color="auto"/>
        <w:bottom w:val="none" w:sz="0" w:space="0" w:color="auto"/>
        <w:right w:val="none" w:sz="0" w:space="0" w:color="auto"/>
      </w:divBdr>
    </w:div>
    <w:div w:id="2011058432">
      <w:bodyDiv w:val="1"/>
      <w:marLeft w:val="0"/>
      <w:marRight w:val="0"/>
      <w:marTop w:val="0"/>
      <w:marBottom w:val="0"/>
      <w:divBdr>
        <w:top w:val="none" w:sz="0" w:space="0" w:color="auto"/>
        <w:left w:val="none" w:sz="0" w:space="0" w:color="auto"/>
        <w:bottom w:val="none" w:sz="0" w:space="0" w:color="auto"/>
        <w:right w:val="none" w:sz="0" w:space="0" w:color="auto"/>
      </w:divBdr>
      <w:divsChild>
        <w:div w:id="2092116965">
          <w:marLeft w:val="640"/>
          <w:marRight w:val="0"/>
          <w:marTop w:val="0"/>
          <w:marBottom w:val="0"/>
          <w:divBdr>
            <w:top w:val="none" w:sz="0" w:space="0" w:color="auto"/>
            <w:left w:val="none" w:sz="0" w:space="0" w:color="auto"/>
            <w:bottom w:val="none" w:sz="0" w:space="0" w:color="auto"/>
            <w:right w:val="none" w:sz="0" w:space="0" w:color="auto"/>
          </w:divBdr>
        </w:div>
        <w:div w:id="895315535">
          <w:marLeft w:val="640"/>
          <w:marRight w:val="0"/>
          <w:marTop w:val="0"/>
          <w:marBottom w:val="0"/>
          <w:divBdr>
            <w:top w:val="none" w:sz="0" w:space="0" w:color="auto"/>
            <w:left w:val="none" w:sz="0" w:space="0" w:color="auto"/>
            <w:bottom w:val="none" w:sz="0" w:space="0" w:color="auto"/>
            <w:right w:val="none" w:sz="0" w:space="0" w:color="auto"/>
          </w:divBdr>
        </w:div>
        <w:div w:id="199824691">
          <w:marLeft w:val="640"/>
          <w:marRight w:val="0"/>
          <w:marTop w:val="0"/>
          <w:marBottom w:val="0"/>
          <w:divBdr>
            <w:top w:val="none" w:sz="0" w:space="0" w:color="auto"/>
            <w:left w:val="none" w:sz="0" w:space="0" w:color="auto"/>
            <w:bottom w:val="none" w:sz="0" w:space="0" w:color="auto"/>
            <w:right w:val="none" w:sz="0" w:space="0" w:color="auto"/>
          </w:divBdr>
        </w:div>
        <w:div w:id="960192248">
          <w:marLeft w:val="640"/>
          <w:marRight w:val="0"/>
          <w:marTop w:val="0"/>
          <w:marBottom w:val="0"/>
          <w:divBdr>
            <w:top w:val="none" w:sz="0" w:space="0" w:color="auto"/>
            <w:left w:val="none" w:sz="0" w:space="0" w:color="auto"/>
            <w:bottom w:val="none" w:sz="0" w:space="0" w:color="auto"/>
            <w:right w:val="none" w:sz="0" w:space="0" w:color="auto"/>
          </w:divBdr>
        </w:div>
        <w:div w:id="172309600">
          <w:marLeft w:val="640"/>
          <w:marRight w:val="0"/>
          <w:marTop w:val="0"/>
          <w:marBottom w:val="0"/>
          <w:divBdr>
            <w:top w:val="none" w:sz="0" w:space="0" w:color="auto"/>
            <w:left w:val="none" w:sz="0" w:space="0" w:color="auto"/>
            <w:bottom w:val="none" w:sz="0" w:space="0" w:color="auto"/>
            <w:right w:val="none" w:sz="0" w:space="0" w:color="auto"/>
          </w:divBdr>
        </w:div>
        <w:div w:id="1680892240">
          <w:marLeft w:val="640"/>
          <w:marRight w:val="0"/>
          <w:marTop w:val="0"/>
          <w:marBottom w:val="0"/>
          <w:divBdr>
            <w:top w:val="none" w:sz="0" w:space="0" w:color="auto"/>
            <w:left w:val="none" w:sz="0" w:space="0" w:color="auto"/>
            <w:bottom w:val="none" w:sz="0" w:space="0" w:color="auto"/>
            <w:right w:val="none" w:sz="0" w:space="0" w:color="auto"/>
          </w:divBdr>
        </w:div>
        <w:div w:id="140777183">
          <w:marLeft w:val="640"/>
          <w:marRight w:val="0"/>
          <w:marTop w:val="0"/>
          <w:marBottom w:val="0"/>
          <w:divBdr>
            <w:top w:val="none" w:sz="0" w:space="0" w:color="auto"/>
            <w:left w:val="none" w:sz="0" w:space="0" w:color="auto"/>
            <w:bottom w:val="none" w:sz="0" w:space="0" w:color="auto"/>
            <w:right w:val="none" w:sz="0" w:space="0" w:color="auto"/>
          </w:divBdr>
        </w:div>
        <w:div w:id="450561164">
          <w:marLeft w:val="640"/>
          <w:marRight w:val="0"/>
          <w:marTop w:val="0"/>
          <w:marBottom w:val="0"/>
          <w:divBdr>
            <w:top w:val="none" w:sz="0" w:space="0" w:color="auto"/>
            <w:left w:val="none" w:sz="0" w:space="0" w:color="auto"/>
            <w:bottom w:val="none" w:sz="0" w:space="0" w:color="auto"/>
            <w:right w:val="none" w:sz="0" w:space="0" w:color="auto"/>
          </w:divBdr>
        </w:div>
        <w:div w:id="46690863">
          <w:marLeft w:val="640"/>
          <w:marRight w:val="0"/>
          <w:marTop w:val="0"/>
          <w:marBottom w:val="0"/>
          <w:divBdr>
            <w:top w:val="none" w:sz="0" w:space="0" w:color="auto"/>
            <w:left w:val="none" w:sz="0" w:space="0" w:color="auto"/>
            <w:bottom w:val="none" w:sz="0" w:space="0" w:color="auto"/>
            <w:right w:val="none" w:sz="0" w:space="0" w:color="auto"/>
          </w:divBdr>
        </w:div>
        <w:div w:id="1187985744">
          <w:marLeft w:val="640"/>
          <w:marRight w:val="0"/>
          <w:marTop w:val="0"/>
          <w:marBottom w:val="0"/>
          <w:divBdr>
            <w:top w:val="none" w:sz="0" w:space="0" w:color="auto"/>
            <w:left w:val="none" w:sz="0" w:space="0" w:color="auto"/>
            <w:bottom w:val="none" w:sz="0" w:space="0" w:color="auto"/>
            <w:right w:val="none" w:sz="0" w:space="0" w:color="auto"/>
          </w:divBdr>
        </w:div>
        <w:div w:id="1920288667">
          <w:marLeft w:val="640"/>
          <w:marRight w:val="0"/>
          <w:marTop w:val="0"/>
          <w:marBottom w:val="0"/>
          <w:divBdr>
            <w:top w:val="none" w:sz="0" w:space="0" w:color="auto"/>
            <w:left w:val="none" w:sz="0" w:space="0" w:color="auto"/>
            <w:bottom w:val="none" w:sz="0" w:space="0" w:color="auto"/>
            <w:right w:val="none" w:sz="0" w:space="0" w:color="auto"/>
          </w:divBdr>
        </w:div>
        <w:div w:id="300232462">
          <w:marLeft w:val="640"/>
          <w:marRight w:val="0"/>
          <w:marTop w:val="0"/>
          <w:marBottom w:val="0"/>
          <w:divBdr>
            <w:top w:val="none" w:sz="0" w:space="0" w:color="auto"/>
            <w:left w:val="none" w:sz="0" w:space="0" w:color="auto"/>
            <w:bottom w:val="none" w:sz="0" w:space="0" w:color="auto"/>
            <w:right w:val="none" w:sz="0" w:space="0" w:color="auto"/>
          </w:divBdr>
        </w:div>
        <w:div w:id="1424298163">
          <w:marLeft w:val="640"/>
          <w:marRight w:val="0"/>
          <w:marTop w:val="0"/>
          <w:marBottom w:val="0"/>
          <w:divBdr>
            <w:top w:val="none" w:sz="0" w:space="0" w:color="auto"/>
            <w:left w:val="none" w:sz="0" w:space="0" w:color="auto"/>
            <w:bottom w:val="none" w:sz="0" w:space="0" w:color="auto"/>
            <w:right w:val="none" w:sz="0" w:space="0" w:color="auto"/>
          </w:divBdr>
        </w:div>
        <w:div w:id="831143181">
          <w:marLeft w:val="640"/>
          <w:marRight w:val="0"/>
          <w:marTop w:val="0"/>
          <w:marBottom w:val="0"/>
          <w:divBdr>
            <w:top w:val="none" w:sz="0" w:space="0" w:color="auto"/>
            <w:left w:val="none" w:sz="0" w:space="0" w:color="auto"/>
            <w:bottom w:val="none" w:sz="0" w:space="0" w:color="auto"/>
            <w:right w:val="none" w:sz="0" w:space="0" w:color="auto"/>
          </w:divBdr>
        </w:div>
        <w:div w:id="1530334686">
          <w:marLeft w:val="640"/>
          <w:marRight w:val="0"/>
          <w:marTop w:val="0"/>
          <w:marBottom w:val="0"/>
          <w:divBdr>
            <w:top w:val="none" w:sz="0" w:space="0" w:color="auto"/>
            <w:left w:val="none" w:sz="0" w:space="0" w:color="auto"/>
            <w:bottom w:val="none" w:sz="0" w:space="0" w:color="auto"/>
            <w:right w:val="none" w:sz="0" w:space="0" w:color="auto"/>
          </w:divBdr>
        </w:div>
        <w:div w:id="1264873423">
          <w:marLeft w:val="640"/>
          <w:marRight w:val="0"/>
          <w:marTop w:val="0"/>
          <w:marBottom w:val="0"/>
          <w:divBdr>
            <w:top w:val="none" w:sz="0" w:space="0" w:color="auto"/>
            <w:left w:val="none" w:sz="0" w:space="0" w:color="auto"/>
            <w:bottom w:val="none" w:sz="0" w:space="0" w:color="auto"/>
            <w:right w:val="none" w:sz="0" w:space="0" w:color="auto"/>
          </w:divBdr>
        </w:div>
        <w:div w:id="1533105428">
          <w:marLeft w:val="640"/>
          <w:marRight w:val="0"/>
          <w:marTop w:val="0"/>
          <w:marBottom w:val="0"/>
          <w:divBdr>
            <w:top w:val="none" w:sz="0" w:space="0" w:color="auto"/>
            <w:left w:val="none" w:sz="0" w:space="0" w:color="auto"/>
            <w:bottom w:val="none" w:sz="0" w:space="0" w:color="auto"/>
            <w:right w:val="none" w:sz="0" w:space="0" w:color="auto"/>
          </w:divBdr>
        </w:div>
        <w:div w:id="493566342">
          <w:marLeft w:val="640"/>
          <w:marRight w:val="0"/>
          <w:marTop w:val="0"/>
          <w:marBottom w:val="0"/>
          <w:divBdr>
            <w:top w:val="none" w:sz="0" w:space="0" w:color="auto"/>
            <w:left w:val="none" w:sz="0" w:space="0" w:color="auto"/>
            <w:bottom w:val="none" w:sz="0" w:space="0" w:color="auto"/>
            <w:right w:val="none" w:sz="0" w:space="0" w:color="auto"/>
          </w:divBdr>
        </w:div>
        <w:div w:id="855734202">
          <w:marLeft w:val="640"/>
          <w:marRight w:val="0"/>
          <w:marTop w:val="0"/>
          <w:marBottom w:val="0"/>
          <w:divBdr>
            <w:top w:val="none" w:sz="0" w:space="0" w:color="auto"/>
            <w:left w:val="none" w:sz="0" w:space="0" w:color="auto"/>
            <w:bottom w:val="none" w:sz="0" w:space="0" w:color="auto"/>
            <w:right w:val="none" w:sz="0" w:space="0" w:color="auto"/>
          </w:divBdr>
        </w:div>
        <w:div w:id="667294801">
          <w:marLeft w:val="640"/>
          <w:marRight w:val="0"/>
          <w:marTop w:val="0"/>
          <w:marBottom w:val="0"/>
          <w:divBdr>
            <w:top w:val="none" w:sz="0" w:space="0" w:color="auto"/>
            <w:left w:val="none" w:sz="0" w:space="0" w:color="auto"/>
            <w:bottom w:val="none" w:sz="0" w:space="0" w:color="auto"/>
            <w:right w:val="none" w:sz="0" w:space="0" w:color="auto"/>
          </w:divBdr>
        </w:div>
        <w:div w:id="1867058200">
          <w:marLeft w:val="640"/>
          <w:marRight w:val="0"/>
          <w:marTop w:val="0"/>
          <w:marBottom w:val="0"/>
          <w:divBdr>
            <w:top w:val="none" w:sz="0" w:space="0" w:color="auto"/>
            <w:left w:val="none" w:sz="0" w:space="0" w:color="auto"/>
            <w:bottom w:val="none" w:sz="0" w:space="0" w:color="auto"/>
            <w:right w:val="none" w:sz="0" w:space="0" w:color="auto"/>
          </w:divBdr>
        </w:div>
        <w:div w:id="1139767279">
          <w:marLeft w:val="640"/>
          <w:marRight w:val="0"/>
          <w:marTop w:val="0"/>
          <w:marBottom w:val="0"/>
          <w:divBdr>
            <w:top w:val="none" w:sz="0" w:space="0" w:color="auto"/>
            <w:left w:val="none" w:sz="0" w:space="0" w:color="auto"/>
            <w:bottom w:val="none" w:sz="0" w:space="0" w:color="auto"/>
            <w:right w:val="none" w:sz="0" w:space="0" w:color="auto"/>
          </w:divBdr>
        </w:div>
        <w:div w:id="1597985114">
          <w:marLeft w:val="640"/>
          <w:marRight w:val="0"/>
          <w:marTop w:val="0"/>
          <w:marBottom w:val="0"/>
          <w:divBdr>
            <w:top w:val="none" w:sz="0" w:space="0" w:color="auto"/>
            <w:left w:val="none" w:sz="0" w:space="0" w:color="auto"/>
            <w:bottom w:val="none" w:sz="0" w:space="0" w:color="auto"/>
            <w:right w:val="none" w:sz="0" w:space="0" w:color="auto"/>
          </w:divBdr>
        </w:div>
        <w:div w:id="1885173709">
          <w:marLeft w:val="640"/>
          <w:marRight w:val="0"/>
          <w:marTop w:val="0"/>
          <w:marBottom w:val="0"/>
          <w:divBdr>
            <w:top w:val="none" w:sz="0" w:space="0" w:color="auto"/>
            <w:left w:val="none" w:sz="0" w:space="0" w:color="auto"/>
            <w:bottom w:val="none" w:sz="0" w:space="0" w:color="auto"/>
            <w:right w:val="none" w:sz="0" w:space="0" w:color="auto"/>
          </w:divBdr>
        </w:div>
        <w:div w:id="1198006146">
          <w:marLeft w:val="640"/>
          <w:marRight w:val="0"/>
          <w:marTop w:val="0"/>
          <w:marBottom w:val="0"/>
          <w:divBdr>
            <w:top w:val="none" w:sz="0" w:space="0" w:color="auto"/>
            <w:left w:val="none" w:sz="0" w:space="0" w:color="auto"/>
            <w:bottom w:val="none" w:sz="0" w:space="0" w:color="auto"/>
            <w:right w:val="none" w:sz="0" w:space="0" w:color="auto"/>
          </w:divBdr>
        </w:div>
        <w:div w:id="1166630189">
          <w:marLeft w:val="640"/>
          <w:marRight w:val="0"/>
          <w:marTop w:val="0"/>
          <w:marBottom w:val="0"/>
          <w:divBdr>
            <w:top w:val="none" w:sz="0" w:space="0" w:color="auto"/>
            <w:left w:val="none" w:sz="0" w:space="0" w:color="auto"/>
            <w:bottom w:val="none" w:sz="0" w:space="0" w:color="auto"/>
            <w:right w:val="none" w:sz="0" w:space="0" w:color="auto"/>
          </w:divBdr>
        </w:div>
        <w:div w:id="1070809544">
          <w:marLeft w:val="640"/>
          <w:marRight w:val="0"/>
          <w:marTop w:val="0"/>
          <w:marBottom w:val="0"/>
          <w:divBdr>
            <w:top w:val="none" w:sz="0" w:space="0" w:color="auto"/>
            <w:left w:val="none" w:sz="0" w:space="0" w:color="auto"/>
            <w:bottom w:val="none" w:sz="0" w:space="0" w:color="auto"/>
            <w:right w:val="none" w:sz="0" w:space="0" w:color="auto"/>
          </w:divBdr>
        </w:div>
        <w:div w:id="915632216">
          <w:marLeft w:val="640"/>
          <w:marRight w:val="0"/>
          <w:marTop w:val="0"/>
          <w:marBottom w:val="0"/>
          <w:divBdr>
            <w:top w:val="none" w:sz="0" w:space="0" w:color="auto"/>
            <w:left w:val="none" w:sz="0" w:space="0" w:color="auto"/>
            <w:bottom w:val="none" w:sz="0" w:space="0" w:color="auto"/>
            <w:right w:val="none" w:sz="0" w:space="0" w:color="auto"/>
          </w:divBdr>
        </w:div>
        <w:div w:id="770201222">
          <w:marLeft w:val="640"/>
          <w:marRight w:val="0"/>
          <w:marTop w:val="0"/>
          <w:marBottom w:val="0"/>
          <w:divBdr>
            <w:top w:val="none" w:sz="0" w:space="0" w:color="auto"/>
            <w:left w:val="none" w:sz="0" w:space="0" w:color="auto"/>
            <w:bottom w:val="none" w:sz="0" w:space="0" w:color="auto"/>
            <w:right w:val="none" w:sz="0" w:space="0" w:color="auto"/>
          </w:divBdr>
        </w:div>
        <w:div w:id="1002778873">
          <w:marLeft w:val="640"/>
          <w:marRight w:val="0"/>
          <w:marTop w:val="0"/>
          <w:marBottom w:val="0"/>
          <w:divBdr>
            <w:top w:val="none" w:sz="0" w:space="0" w:color="auto"/>
            <w:left w:val="none" w:sz="0" w:space="0" w:color="auto"/>
            <w:bottom w:val="none" w:sz="0" w:space="0" w:color="auto"/>
            <w:right w:val="none" w:sz="0" w:space="0" w:color="auto"/>
          </w:divBdr>
        </w:div>
        <w:div w:id="465272718">
          <w:marLeft w:val="640"/>
          <w:marRight w:val="0"/>
          <w:marTop w:val="0"/>
          <w:marBottom w:val="0"/>
          <w:divBdr>
            <w:top w:val="none" w:sz="0" w:space="0" w:color="auto"/>
            <w:left w:val="none" w:sz="0" w:space="0" w:color="auto"/>
            <w:bottom w:val="none" w:sz="0" w:space="0" w:color="auto"/>
            <w:right w:val="none" w:sz="0" w:space="0" w:color="auto"/>
          </w:divBdr>
        </w:div>
        <w:div w:id="148401782">
          <w:marLeft w:val="640"/>
          <w:marRight w:val="0"/>
          <w:marTop w:val="0"/>
          <w:marBottom w:val="0"/>
          <w:divBdr>
            <w:top w:val="none" w:sz="0" w:space="0" w:color="auto"/>
            <w:left w:val="none" w:sz="0" w:space="0" w:color="auto"/>
            <w:bottom w:val="none" w:sz="0" w:space="0" w:color="auto"/>
            <w:right w:val="none" w:sz="0" w:space="0" w:color="auto"/>
          </w:divBdr>
        </w:div>
        <w:div w:id="1024819108">
          <w:marLeft w:val="640"/>
          <w:marRight w:val="0"/>
          <w:marTop w:val="0"/>
          <w:marBottom w:val="0"/>
          <w:divBdr>
            <w:top w:val="none" w:sz="0" w:space="0" w:color="auto"/>
            <w:left w:val="none" w:sz="0" w:space="0" w:color="auto"/>
            <w:bottom w:val="none" w:sz="0" w:space="0" w:color="auto"/>
            <w:right w:val="none" w:sz="0" w:space="0" w:color="auto"/>
          </w:divBdr>
        </w:div>
        <w:div w:id="1292057403">
          <w:marLeft w:val="640"/>
          <w:marRight w:val="0"/>
          <w:marTop w:val="0"/>
          <w:marBottom w:val="0"/>
          <w:divBdr>
            <w:top w:val="none" w:sz="0" w:space="0" w:color="auto"/>
            <w:left w:val="none" w:sz="0" w:space="0" w:color="auto"/>
            <w:bottom w:val="none" w:sz="0" w:space="0" w:color="auto"/>
            <w:right w:val="none" w:sz="0" w:space="0" w:color="auto"/>
          </w:divBdr>
        </w:div>
        <w:div w:id="1337657196">
          <w:marLeft w:val="640"/>
          <w:marRight w:val="0"/>
          <w:marTop w:val="0"/>
          <w:marBottom w:val="0"/>
          <w:divBdr>
            <w:top w:val="none" w:sz="0" w:space="0" w:color="auto"/>
            <w:left w:val="none" w:sz="0" w:space="0" w:color="auto"/>
            <w:bottom w:val="none" w:sz="0" w:space="0" w:color="auto"/>
            <w:right w:val="none" w:sz="0" w:space="0" w:color="auto"/>
          </w:divBdr>
        </w:div>
        <w:div w:id="107088806">
          <w:marLeft w:val="640"/>
          <w:marRight w:val="0"/>
          <w:marTop w:val="0"/>
          <w:marBottom w:val="0"/>
          <w:divBdr>
            <w:top w:val="none" w:sz="0" w:space="0" w:color="auto"/>
            <w:left w:val="none" w:sz="0" w:space="0" w:color="auto"/>
            <w:bottom w:val="none" w:sz="0" w:space="0" w:color="auto"/>
            <w:right w:val="none" w:sz="0" w:space="0" w:color="auto"/>
          </w:divBdr>
        </w:div>
        <w:div w:id="390887541">
          <w:marLeft w:val="640"/>
          <w:marRight w:val="0"/>
          <w:marTop w:val="0"/>
          <w:marBottom w:val="0"/>
          <w:divBdr>
            <w:top w:val="none" w:sz="0" w:space="0" w:color="auto"/>
            <w:left w:val="none" w:sz="0" w:space="0" w:color="auto"/>
            <w:bottom w:val="none" w:sz="0" w:space="0" w:color="auto"/>
            <w:right w:val="none" w:sz="0" w:space="0" w:color="auto"/>
          </w:divBdr>
        </w:div>
        <w:div w:id="1128283120">
          <w:marLeft w:val="640"/>
          <w:marRight w:val="0"/>
          <w:marTop w:val="0"/>
          <w:marBottom w:val="0"/>
          <w:divBdr>
            <w:top w:val="none" w:sz="0" w:space="0" w:color="auto"/>
            <w:left w:val="none" w:sz="0" w:space="0" w:color="auto"/>
            <w:bottom w:val="none" w:sz="0" w:space="0" w:color="auto"/>
            <w:right w:val="none" w:sz="0" w:space="0" w:color="auto"/>
          </w:divBdr>
        </w:div>
        <w:div w:id="1479952023">
          <w:marLeft w:val="640"/>
          <w:marRight w:val="0"/>
          <w:marTop w:val="0"/>
          <w:marBottom w:val="0"/>
          <w:divBdr>
            <w:top w:val="none" w:sz="0" w:space="0" w:color="auto"/>
            <w:left w:val="none" w:sz="0" w:space="0" w:color="auto"/>
            <w:bottom w:val="none" w:sz="0" w:space="0" w:color="auto"/>
            <w:right w:val="none" w:sz="0" w:space="0" w:color="auto"/>
          </w:divBdr>
        </w:div>
        <w:div w:id="960183421">
          <w:marLeft w:val="640"/>
          <w:marRight w:val="0"/>
          <w:marTop w:val="0"/>
          <w:marBottom w:val="0"/>
          <w:divBdr>
            <w:top w:val="none" w:sz="0" w:space="0" w:color="auto"/>
            <w:left w:val="none" w:sz="0" w:space="0" w:color="auto"/>
            <w:bottom w:val="none" w:sz="0" w:space="0" w:color="auto"/>
            <w:right w:val="none" w:sz="0" w:space="0" w:color="auto"/>
          </w:divBdr>
        </w:div>
        <w:div w:id="363486351">
          <w:marLeft w:val="640"/>
          <w:marRight w:val="0"/>
          <w:marTop w:val="0"/>
          <w:marBottom w:val="0"/>
          <w:divBdr>
            <w:top w:val="none" w:sz="0" w:space="0" w:color="auto"/>
            <w:left w:val="none" w:sz="0" w:space="0" w:color="auto"/>
            <w:bottom w:val="none" w:sz="0" w:space="0" w:color="auto"/>
            <w:right w:val="none" w:sz="0" w:space="0" w:color="auto"/>
          </w:divBdr>
        </w:div>
        <w:div w:id="629558570">
          <w:marLeft w:val="640"/>
          <w:marRight w:val="0"/>
          <w:marTop w:val="0"/>
          <w:marBottom w:val="0"/>
          <w:divBdr>
            <w:top w:val="none" w:sz="0" w:space="0" w:color="auto"/>
            <w:left w:val="none" w:sz="0" w:space="0" w:color="auto"/>
            <w:bottom w:val="none" w:sz="0" w:space="0" w:color="auto"/>
            <w:right w:val="none" w:sz="0" w:space="0" w:color="auto"/>
          </w:divBdr>
        </w:div>
        <w:div w:id="672999861">
          <w:marLeft w:val="640"/>
          <w:marRight w:val="0"/>
          <w:marTop w:val="0"/>
          <w:marBottom w:val="0"/>
          <w:divBdr>
            <w:top w:val="none" w:sz="0" w:space="0" w:color="auto"/>
            <w:left w:val="none" w:sz="0" w:space="0" w:color="auto"/>
            <w:bottom w:val="none" w:sz="0" w:space="0" w:color="auto"/>
            <w:right w:val="none" w:sz="0" w:space="0" w:color="auto"/>
          </w:divBdr>
        </w:div>
        <w:div w:id="1511025075">
          <w:marLeft w:val="640"/>
          <w:marRight w:val="0"/>
          <w:marTop w:val="0"/>
          <w:marBottom w:val="0"/>
          <w:divBdr>
            <w:top w:val="none" w:sz="0" w:space="0" w:color="auto"/>
            <w:left w:val="none" w:sz="0" w:space="0" w:color="auto"/>
            <w:bottom w:val="none" w:sz="0" w:space="0" w:color="auto"/>
            <w:right w:val="none" w:sz="0" w:space="0" w:color="auto"/>
          </w:divBdr>
        </w:div>
        <w:div w:id="1607077977">
          <w:marLeft w:val="640"/>
          <w:marRight w:val="0"/>
          <w:marTop w:val="0"/>
          <w:marBottom w:val="0"/>
          <w:divBdr>
            <w:top w:val="none" w:sz="0" w:space="0" w:color="auto"/>
            <w:left w:val="none" w:sz="0" w:space="0" w:color="auto"/>
            <w:bottom w:val="none" w:sz="0" w:space="0" w:color="auto"/>
            <w:right w:val="none" w:sz="0" w:space="0" w:color="auto"/>
          </w:divBdr>
        </w:div>
        <w:div w:id="49573719">
          <w:marLeft w:val="640"/>
          <w:marRight w:val="0"/>
          <w:marTop w:val="0"/>
          <w:marBottom w:val="0"/>
          <w:divBdr>
            <w:top w:val="none" w:sz="0" w:space="0" w:color="auto"/>
            <w:left w:val="none" w:sz="0" w:space="0" w:color="auto"/>
            <w:bottom w:val="none" w:sz="0" w:space="0" w:color="auto"/>
            <w:right w:val="none" w:sz="0" w:space="0" w:color="auto"/>
          </w:divBdr>
        </w:div>
        <w:div w:id="531310781">
          <w:marLeft w:val="640"/>
          <w:marRight w:val="0"/>
          <w:marTop w:val="0"/>
          <w:marBottom w:val="0"/>
          <w:divBdr>
            <w:top w:val="none" w:sz="0" w:space="0" w:color="auto"/>
            <w:left w:val="none" w:sz="0" w:space="0" w:color="auto"/>
            <w:bottom w:val="none" w:sz="0" w:space="0" w:color="auto"/>
            <w:right w:val="none" w:sz="0" w:space="0" w:color="auto"/>
          </w:divBdr>
        </w:div>
        <w:div w:id="427119019">
          <w:marLeft w:val="640"/>
          <w:marRight w:val="0"/>
          <w:marTop w:val="0"/>
          <w:marBottom w:val="0"/>
          <w:divBdr>
            <w:top w:val="none" w:sz="0" w:space="0" w:color="auto"/>
            <w:left w:val="none" w:sz="0" w:space="0" w:color="auto"/>
            <w:bottom w:val="none" w:sz="0" w:space="0" w:color="auto"/>
            <w:right w:val="none" w:sz="0" w:space="0" w:color="auto"/>
          </w:divBdr>
        </w:div>
        <w:div w:id="484931848">
          <w:marLeft w:val="640"/>
          <w:marRight w:val="0"/>
          <w:marTop w:val="0"/>
          <w:marBottom w:val="0"/>
          <w:divBdr>
            <w:top w:val="none" w:sz="0" w:space="0" w:color="auto"/>
            <w:left w:val="none" w:sz="0" w:space="0" w:color="auto"/>
            <w:bottom w:val="none" w:sz="0" w:space="0" w:color="auto"/>
            <w:right w:val="none" w:sz="0" w:space="0" w:color="auto"/>
          </w:divBdr>
        </w:div>
        <w:div w:id="987590284">
          <w:marLeft w:val="640"/>
          <w:marRight w:val="0"/>
          <w:marTop w:val="0"/>
          <w:marBottom w:val="0"/>
          <w:divBdr>
            <w:top w:val="none" w:sz="0" w:space="0" w:color="auto"/>
            <w:left w:val="none" w:sz="0" w:space="0" w:color="auto"/>
            <w:bottom w:val="none" w:sz="0" w:space="0" w:color="auto"/>
            <w:right w:val="none" w:sz="0" w:space="0" w:color="auto"/>
          </w:divBdr>
        </w:div>
        <w:div w:id="96680021">
          <w:marLeft w:val="640"/>
          <w:marRight w:val="0"/>
          <w:marTop w:val="0"/>
          <w:marBottom w:val="0"/>
          <w:divBdr>
            <w:top w:val="none" w:sz="0" w:space="0" w:color="auto"/>
            <w:left w:val="none" w:sz="0" w:space="0" w:color="auto"/>
            <w:bottom w:val="none" w:sz="0" w:space="0" w:color="auto"/>
            <w:right w:val="none" w:sz="0" w:space="0" w:color="auto"/>
          </w:divBdr>
        </w:div>
        <w:div w:id="1464886893">
          <w:marLeft w:val="640"/>
          <w:marRight w:val="0"/>
          <w:marTop w:val="0"/>
          <w:marBottom w:val="0"/>
          <w:divBdr>
            <w:top w:val="none" w:sz="0" w:space="0" w:color="auto"/>
            <w:left w:val="none" w:sz="0" w:space="0" w:color="auto"/>
            <w:bottom w:val="none" w:sz="0" w:space="0" w:color="auto"/>
            <w:right w:val="none" w:sz="0" w:space="0" w:color="auto"/>
          </w:divBdr>
        </w:div>
        <w:div w:id="74401978">
          <w:marLeft w:val="640"/>
          <w:marRight w:val="0"/>
          <w:marTop w:val="0"/>
          <w:marBottom w:val="0"/>
          <w:divBdr>
            <w:top w:val="none" w:sz="0" w:space="0" w:color="auto"/>
            <w:left w:val="none" w:sz="0" w:space="0" w:color="auto"/>
            <w:bottom w:val="none" w:sz="0" w:space="0" w:color="auto"/>
            <w:right w:val="none" w:sz="0" w:space="0" w:color="auto"/>
          </w:divBdr>
        </w:div>
      </w:divsChild>
    </w:div>
    <w:div w:id="2011638112">
      <w:bodyDiv w:val="1"/>
      <w:marLeft w:val="0"/>
      <w:marRight w:val="0"/>
      <w:marTop w:val="0"/>
      <w:marBottom w:val="0"/>
      <w:divBdr>
        <w:top w:val="none" w:sz="0" w:space="0" w:color="auto"/>
        <w:left w:val="none" w:sz="0" w:space="0" w:color="auto"/>
        <w:bottom w:val="none" w:sz="0" w:space="0" w:color="auto"/>
        <w:right w:val="none" w:sz="0" w:space="0" w:color="auto"/>
      </w:divBdr>
      <w:divsChild>
        <w:div w:id="1630286488">
          <w:marLeft w:val="640"/>
          <w:marRight w:val="0"/>
          <w:marTop w:val="0"/>
          <w:marBottom w:val="0"/>
          <w:divBdr>
            <w:top w:val="none" w:sz="0" w:space="0" w:color="auto"/>
            <w:left w:val="none" w:sz="0" w:space="0" w:color="auto"/>
            <w:bottom w:val="none" w:sz="0" w:space="0" w:color="auto"/>
            <w:right w:val="none" w:sz="0" w:space="0" w:color="auto"/>
          </w:divBdr>
        </w:div>
        <w:div w:id="118228847">
          <w:marLeft w:val="640"/>
          <w:marRight w:val="0"/>
          <w:marTop w:val="0"/>
          <w:marBottom w:val="0"/>
          <w:divBdr>
            <w:top w:val="none" w:sz="0" w:space="0" w:color="auto"/>
            <w:left w:val="none" w:sz="0" w:space="0" w:color="auto"/>
            <w:bottom w:val="none" w:sz="0" w:space="0" w:color="auto"/>
            <w:right w:val="none" w:sz="0" w:space="0" w:color="auto"/>
          </w:divBdr>
        </w:div>
        <w:div w:id="104539996">
          <w:marLeft w:val="640"/>
          <w:marRight w:val="0"/>
          <w:marTop w:val="0"/>
          <w:marBottom w:val="0"/>
          <w:divBdr>
            <w:top w:val="none" w:sz="0" w:space="0" w:color="auto"/>
            <w:left w:val="none" w:sz="0" w:space="0" w:color="auto"/>
            <w:bottom w:val="none" w:sz="0" w:space="0" w:color="auto"/>
            <w:right w:val="none" w:sz="0" w:space="0" w:color="auto"/>
          </w:divBdr>
        </w:div>
        <w:div w:id="250165810">
          <w:marLeft w:val="640"/>
          <w:marRight w:val="0"/>
          <w:marTop w:val="0"/>
          <w:marBottom w:val="0"/>
          <w:divBdr>
            <w:top w:val="none" w:sz="0" w:space="0" w:color="auto"/>
            <w:left w:val="none" w:sz="0" w:space="0" w:color="auto"/>
            <w:bottom w:val="none" w:sz="0" w:space="0" w:color="auto"/>
            <w:right w:val="none" w:sz="0" w:space="0" w:color="auto"/>
          </w:divBdr>
        </w:div>
        <w:div w:id="1654214991">
          <w:marLeft w:val="640"/>
          <w:marRight w:val="0"/>
          <w:marTop w:val="0"/>
          <w:marBottom w:val="0"/>
          <w:divBdr>
            <w:top w:val="none" w:sz="0" w:space="0" w:color="auto"/>
            <w:left w:val="none" w:sz="0" w:space="0" w:color="auto"/>
            <w:bottom w:val="none" w:sz="0" w:space="0" w:color="auto"/>
            <w:right w:val="none" w:sz="0" w:space="0" w:color="auto"/>
          </w:divBdr>
        </w:div>
        <w:div w:id="665595472">
          <w:marLeft w:val="640"/>
          <w:marRight w:val="0"/>
          <w:marTop w:val="0"/>
          <w:marBottom w:val="0"/>
          <w:divBdr>
            <w:top w:val="none" w:sz="0" w:space="0" w:color="auto"/>
            <w:left w:val="none" w:sz="0" w:space="0" w:color="auto"/>
            <w:bottom w:val="none" w:sz="0" w:space="0" w:color="auto"/>
            <w:right w:val="none" w:sz="0" w:space="0" w:color="auto"/>
          </w:divBdr>
        </w:div>
        <w:div w:id="482963211">
          <w:marLeft w:val="640"/>
          <w:marRight w:val="0"/>
          <w:marTop w:val="0"/>
          <w:marBottom w:val="0"/>
          <w:divBdr>
            <w:top w:val="none" w:sz="0" w:space="0" w:color="auto"/>
            <w:left w:val="none" w:sz="0" w:space="0" w:color="auto"/>
            <w:bottom w:val="none" w:sz="0" w:space="0" w:color="auto"/>
            <w:right w:val="none" w:sz="0" w:space="0" w:color="auto"/>
          </w:divBdr>
        </w:div>
        <w:div w:id="1168055650">
          <w:marLeft w:val="640"/>
          <w:marRight w:val="0"/>
          <w:marTop w:val="0"/>
          <w:marBottom w:val="0"/>
          <w:divBdr>
            <w:top w:val="none" w:sz="0" w:space="0" w:color="auto"/>
            <w:left w:val="none" w:sz="0" w:space="0" w:color="auto"/>
            <w:bottom w:val="none" w:sz="0" w:space="0" w:color="auto"/>
            <w:right w:val="none" w:sz="0" w:space="0" w:color="auto"/>
          </w:divBdr>
        </w:div>
        <w:div w:id="1561558599">
          <w:marLeft w:val="640"/>
          <w:marRight w:val="0"/>
          <w:marTop w:val="0"/>
          <w:marBottom w:val="0"/>
          <w:divBdr>
            <w:top w:val="none" w:sz="0" w:space="0" w:color="auto"/>
            <w:left w:val="none" w:sz="0" w:space="0" w:color="auto"/>
            <w:bottom w:val="none" w:sz="0" w:space="0" w:color="auto"/>
            <w:right w:val="none" w:sz="0" w:space="0" w:color="auto"/>
          </w:divBdr>
        </w:div>
        <w:div w:id="483351298">
          <w:marLeft w:val="640"/>
          <w:marRight w:val="0"/>
          <w:marTop w:val="0"/>
          <w:marBottom w:val="0"/>
          <w:divBdr>
            <w:top w:val="none" w:sz="0" w:space="0" w:color="auto"/>
            <w:left w:val="none" w:sz="0" w:space="0" w:color="auto"/>
            <w:bottom w:val="none" w:sz="0" w:space="0" w:color="auto"/>
            <w:right w:val="none" w:sz="0" w:space="0" w:color="auto"/>
          </w:divBdr>
        </w:div>
        <w:div w:id="567955129">
          <w:marLeft w:val="640"/>
          <w:marRight w:val="0"/>
          <w:marTop w:val="0"/>
          <w:marBottom w:val="0"/>
          <w:divBdr>
            <w:top w:val="none" w:sz="0" w:space="0" w:color="auto"/>
            <w:left w:val="none" w:sz="0" w:space="0" w:color="auto"/>
            <w:bottom w:val="none" w:sz="0" w:space="0" w:color="auto"/>
            <w:right w:val="none" w:sz="0" w:space="0" w:color="auto"/>
          </w:divBdr>
        </w:div>
        <w:div w:id="836919824">
          <w:marLeft w:val="640"/>
          <w:marRight w:val="0"/>
          <w:marTop w:val="0"/>
          <w:marBottom w:val="0"/>
          <w:divBdr>
            <w:top w:val="none" w:sz="0" w:space="0" w:color="auto"/>
            <w:left w:val="none" w:sz="0" w:space="0" w:color="auto"/>
            <w:bottom w:val="none" w:sz="0" w:space="0" w:color="auto"/>
            <w:right w:val="none" w:sz="0" w:space="0" w:color="auto"/>
          </w:divBdr>
        </w:div>
        <w:div w:id="1456557461">
          <w:marLeft w:val="640"/>
          <w:marRight w:val="0"/>
          <w:marTop w:val="0"/>
          <w:marBottom w:val="0"/>
          <w:divBdr>
            <w:top w:val="none" w:sz="0" w:space="0" w:color="auto"/>
            <w:left w:val="none" w:sz="0" w:space="0" w:color="auto"/>
            <w:bottom w:val="none" w:sz="0" w:space="0" w:color="auto"/>
            <w:right w:val="none" w:sz="0" w:space="0" w:color="auto"/>
          </w:divBdr>
        </w:div>
        <w:div w:id="1431778155">
          <w:marLeft w:val="640"/>
          <w:marRight w:val="0"/>
          <w:marTop w:val="0"/>
          <w:marBottom w:val="0"/>
          <w:divBdr>
            <w:top w:val="none" w:sz="0" w:space="0" w:color="auto"/>
            <w:left w:val="none" w:sz="0" w:space="0" w:color="auto"/>
            <w:bottom w:val="none" w:sz="0" w:space="0" w:color="auto"/>
            <w:right w:val="none" w:sz="0" w:space="0" w:color="auto"/>
          </w:divBdr>
        </w:div>
        <w:div w:id="1070152346">
          <w:marLeft w:val="640"/>
          <w:marRight w:val="0"/>
          <w:marTop w:val="0"/>
          <w:marBottom w:val="0"/>
          <w:divBdr>
            <w:top w:val="none" w:sz="0" w:space="0" w:color="auto"/>
            <w:left w:val="none" w:sz="0" w:space="0" w:color="auto"/>
            <w:bottom w:val="none" w:sz="0" w:space="0" w:color="auto"/>
            <w:right w:val="none" w:sz="0" w:space="0" w:color="auto"/>
          </w:divBdr>
        </w:div>
        <w:div w:id="2101876073">
          <w:marLeft w:val="640"/>
          <w:marRight w:val="0"/>
          <w:marTop w:val="0"/>
          <w:marBottom w:val="0"/>
          <w:divBdr>
            <w:top w:val="none" w:sz="0" w:space="0" w:color="auto"/>
            <w:left w:val="none" w:sz="0" w:space="0" w:color="auto"/>
            <w:bottom w:val="none" w:sz="0" w:space="0" w:color="auto"/>
            <w:right w:val="none" w:sz="0" w:space="0" w:color="auto"/>
          </w:divBdr>
        </w:div>
        <w:div w:id="1766219387">
          <w:marLeft w:val="640"/>
          <w:marRight w:val="0"/>
          <w:marTop w:val="0"/>
          <w:marBottom w:val="0"/>
          <w:divBdr>
            <w:top w:val="none" w:sz="0" w:space="0" w:color="auto"/>
            <w:left w:val="none" w:sz="0" w:space="0" w:color="auto"/>
            <w:bottom w:val="none" w:sz="0" w:space="0" w:color="auto"/>
            <w:right w:val="none" w:sz="0" w:space="0" w:color="auto"/>
          </w:divBdr>
        </w:div>
        <w:div w:id="244612124">
          <w:marLeft w:val="640"/>
          <w:marRight w:val="0"/>
          <w:marTop w:val="0"/>
          <w:marBottom w:val="0"/>
          <w:divBdr>
            <w:top w:val="none" w:sz="0" w:space="0" w:color="auto"/>
            <w:left w:val="none" w:sz="0" w:space="0" w:color="auto"/>
            <w:bottom w:val="none" w:sz="0" w:space="0" w:color="auto"/>
            <w:right w:val="none" w:sz="0" w:space="0" w:color="auto"/>
          </w:divBdr>
        </w:div>
        <w:div w:id="435368910">
          <w:marLeft w:val="640"/>
          <w:marRight w:val="0"/>
          <w:marTop w:val="0"/>
          <w:marBottom w:val="0"/>
          <w:divBdr>
            <w:top w:val="none" w:sz="0" w:space="0" w:color="auto"/>
            <w:left w:val="none" w:sz="0" w:space="0" w:color="auto"/>
            <w:bottom w:val="none" w:sz="0" w:space="0" w:color="auto"/>
            <w:right w:val="none" w:sz="0" w:space="0" w:color="auto"/>
          </w:divBdr>
        </w:div>
        <w:div w:id="1468551301">
          <w:marLeft w:val="640"/>
          <w:marRight w:val="0"/>
          <w:marTop w:val="0"/>
          <w:marBottom w:val="0"/>
          <w:divBdr>
            <w:top w:val="none" w:sz="0" w:space="0" w:color="auto"/>
            <w:left w:val="none" w:sz="0" w:space="0" w:color="auto"/>
            <w:bottom w:val="none" w:sz="0" w:space="0" w:color="auto"/>
            <w:right w:val="none" w:sz="0" w:space="0" w:color="auto"/>
          </w:divBdr>
        </w:div>
        <w:div w:id="869028219">
          <w:marLeft w:val="640"/>
          <w:marRight w:val="0"/>
          <w:marTop w:val="0"/>
          <w:marBottom w:val="0"/>
          <w:divBdr>
            <w:top w:val="none" w:sz="0" w:space="0" w:color="auto"/>
            <w:left w:val="none" w:sz="0" w:space="0" w:color="auto"/>
            <w:bottom w:val="none" w:sz="0" w:space="0" w:color="auto"/>
            <w:right w:val="none" w:sz="0" w:space="0" w:color="auto"/>
          </w:divBdr>
        </w:div>
        <w:div w:id="166674791">
          <w:marLeft w:val="640"/>
          <w:marRight w:val="0"/>
          <w:marTop w:val="0"/>
          <w:marBottom w:val="0"/>
          <w:divBdr>
            <w:top w:val="none" w:sz="0" w:space="0" w:color="auto"/>
            <w:left w:val="none" w:sz="0" w:space="0" w:color="auto"/>
            <w:bottom w:val="none" w:sz="0" w:space="0" w:color="auto"/>
            <w:right w:val="none" w:sz="0" w:space="0" w:color="auto"/>
          </w:divBdr>
        </w:div>
        <w:div w:id="909921666">
          <w:marLeft w:val="640"/>
          <w:marRight w:val="0"/>
          <w:marTop w:val="0"/>
          <w:marBottom w:val="0"/>
          <w:divBdr>
            <w:top w:val="none" w:sz="0" w:space="0" w:color="auto"/>
            <w:left w:val="none" w:sz="0" w:space="0" w:color="auto"/>
            <w:bottom w:val="none" w:sz="0" w:space="0" w:color="auto"/>
            <w:right w:val="none" w:sz="0" w:space="0" w:color="auto"/>
          </w:divBdr>
        </w:div>
        <w:div w:id="702746970">
          <w:marLeft w:val="640"/>
          <w:marRight w:val="0"/>
          <w:marTop w:val="0"/>
          <w:marBottom w:val="0"/>
          <w:divBdr>
            <w:top w:val="none" w:sz="0" w:space="0" w:color="auto"/>
            <w:left w:val="none" w:sz="0" w:space="0" w:color="auto"/>
            <w:bottom w:val="none" w:sz="0" w:space="0" w:color="auto"/>
            <w:right w:val="none" w:sz="0" w:space="0" w:color="auto"/>
          </w:divBdr>
        </w:div>
        <w:div w:id="1015425484">
          <w:marLeft w:val="640"/>
          <w:marRight w:val="0"/>
          <w:marTop w:val="0"/>
          <w:marBottom w:val="0"/>
          <w:divBdr>
            <w:top w:val="none" w:sz="0" w:space="0" w:color="auto"/>
            <w:left w:val="none" w:sz="0" w:space="0" w:color="auto"/>
            <w:bottom w:val="none" w:sz="0" w:space="0" w:color="auto"/>
            <w:right w:val="none" w:sz="0" w:space="0" w:color="auto"/>
          </w:divBdr>
        </w:div>
        <w:div w:id="547033045">
          <w:marLeft w:val="640"/>
          <w:marRight w:val="0"/>
          <w:marTop w:val="0"/>
          <w:marBottom w:val="0"/>
          <w:divBdr>
            <w:top w:val="none" w:sz="0" w:space="0" w:color="auto"/>
            <w:left w:val="none" w:sz="0" w:space="0" w:color="auto"/>
            <w:bottom w:val="none" w:sz="0" w:space="0" w:color="auto"/>
            <w:right w:val="none" w:sz="0" w:space="0" w:color="auto"/>
          </w:divBdr>
        </w:div>
        <w:div w:id="704326402">
          <w:marLeft w:val="640"/>
          <w:marRight w:val="0"/>
          <w:marTop w:val="0"/>
          <w:marBottom w:val="0"/>
          <w:divBdr>
            <w:top w:val="none" w:sz="0" w:space="0" w:color="auto"/>
            <w:left w:val="none" w:sz="0" w:space="0" w:color="auto"/>
            <w:bottom w:val="none" w:sz="0" w:space="0" w:color="auto"/>
            <w:right w:val="none" w:sz="0" w:space="0" w:color="auto"/>
          </w:divBdr>
        </w:div>
        <w:div w:id="1422675502">
          <w:marLeft w:val="640"/>
          <w:marRight w:val="0"/>
          <w:marTop w:val="0"/>
          <w:marBottom w:val="0"/>
          <w:divBdr>
            <w:top w:val="none" w:sz="0" w:space="0" w:color="auto"/>
            <w:left w:val="none" w:sz="0" w:space="0" w:color="auto"/>
            <w:bottom w:val="none" w:sz="0" w:space="0" w:color="auto"/>
            <w:right w:val="none" w:sz="0" w:space="0" w:color="auto"/>
          </w:divBdr>
        </w:div>
        <w:div w:id="1252278137">
          <w:marLeft w:val="640"/>
          <w:marRight w:val="0"/>
          <w:marTop w:val="0"/>
          <w:marBottom w:val="0"/>
          <w:divBdr>
            <w:top w:val="none" w:sz="0" w:space="0" w:color="auto"/>
            <w:left w:val="none" w:sz="0" w:space="0" w:color="auto"/>
            <w:bottom w:val="none" w:sz="0" w:space="0" w:color="auto"/>
            <w:right w:val="none" w:sz="0" w:space="0" w:color="auto"/>
          </w:divBdr>
        </w:div>
        <w:div w:id="1606423166">
          <w:marLeft w:val="640"/>
          <w:marRight w:val="0"/>
          <w:marTop w:val="0"/>
          <w:marBottom w:val="0"/>
          <w:divBdr>
            <w:top w:val="none" w:sz="0" w:space="0" w:color="auto"/>
            <w:left w:val="none" w:sz="0" w:space="0" w:color="auto"/>
            <w:bottom w:val="none" w:sz="0" w:space="0" w:color="auto"/>
            <w:right w:val="none" w:sz="0" w:space="0" w:color="auto"/>
          </w:divBdr>
        </w:div>
        <w:div w:id="1125348117">
          <w:marLeft w:val="640"/>
          <w:marRight w:val="0"/>
          <w:marTop w:val="0"/>
          <w:marBottom w:val="0"/>
          <w:divBdr>
            <w:top w:val="none" w:sz="0" w:space="0" w:color="auto"/>
            <w:left w:val="none" w:sz="0" w:space="0" w:color="auto"/>
            <w:bottom w:val="none" w:sz="0" w:space="0" w:color="auto"/>
            <w:right w:val="none" w:sz="0" w:space="0" w:color="auto"/>
          </w:divBdr>
        </w:div>
        <w:div w:id="1953197877">
          <w:marLeft w:val="640"/>
          <w:marRight w:val="0"/>
          <w:marTop w:val="0"/>
          <w:marBottom w:val="0"/>
          <w:divBdr>
            <w:top w:val="none" w:sz="0" w:space="0" w:color="auto"/>
            <w:left w:val="none" w:sz="0" w:space="0" w:color="auto"/>
            <w:bottom w:val="none" w:sz="0" w:space="0" w:color="auto"/>
            <w:right w:val="none" w:sz="0" w:space="0" w:color="auto"/>
          </w:divBdr>
        </w:div>
        <w:div w:id="2105758376">
          <w:marLeft w:val="640"/>
          <w:marRight w:val="0"/>
          <w:marTop w:val="0"/>
          <w:marBottom w:val="0"/>
          <w:divBdr>
            <w:top w:val="none" w:sz="0" w:space="0" w:color="auto"/>
            <w:left w:val="none" w:sz="0" w:space="0" w:color="auto"/>
            <w:bottom w:val="none" w:sz="0" w:space="0" w:color="auto"/>
            <w:right w:val="none" w:sz="0" w:space="0" w:color="auto"/>
          </w:divBdr>
        </w:div>
        <w:div w:id="378167824">
          <w:marLeft w:val="640"/>
          <w:marRight w:val="0"/>
          <w:marTop w:val="0"/>
          <w:marBottom w:val="0"/>
          <w:divBdr>
            <w:top w:val="none" w:sz="0" w:space="0" w:color="auto"/>
            <w:left w:val="none" w:sz="0" w:space="0" w:color="auto"/>
            <w:bottom w:val="none" w:sz="0" w:space="0" w:color="auto"/>
            <w:right w:val="none" w:sz="0" w:space="0" w:color="auto"/>
          </w:divBdr>
        </w:div>
        <w:div w:id="1770927237">
          <w:marLeft w:val="640"/>
          <w:marRight w:val="0"/>
          <w:marTop w:val="0"/>
          <w:marBottom w:val="0"/>
          <w:divBdr>
            <w:top w:val="none" w:sz="0" w:space="0" w:color="auto"/>
            <w:left w:val="none" w:sz="0" w:space="0" w:color="auto"/>
            <w:bottom w:val="none" w:sz="0" w:space="0" w:color="auto"/>
            <w:right w:val="none" w:sz="0" w:space="0" w:color="auto"/>
          </w:divBdr>
        </w:div>
        <w:div w:id="327484746">
          <w:marLeft w:val="640"/>
          <w:marRight w:val="0"/>
          <w:marTop w:val="0"/>
          <w:marBottom w:val="0"/>
          <w:divBdr>
            <w:top w:val="none" w:sz="0" w:space="0" w:color="auto"/>
            <w:left w:val="none" w:sz="0" w:space="0" w:color="auto"/>
            <w:bottom w:val="none" w:sz="0" w:space="0" w:color="auto"/>
            <w:right w:val="none" w:sz="0" w:space="0" w:color="auto"/>
          </w:divBdr>
        </w:div>
        <w:div w:id="1136993930">
          <w:marLeft w:val="640"/>
          <w:marRight w:val="0"/>
          <w:marTop w:val="0"/>
          <w:marBottom w:val="0"/>
          <w:divBdr>
            <w:top w:val="none" w:sz="0" w:space="0" w:color="auto"/>
            <w:left w:val="none" w:sz="0" w:space="0" w:color="auto"/>
            <w:bottom w:val="none" w:sz="0" w:space="0" w:color="auto"/>
            <w:right w:val="none" w:sz="0" w:space="0" w:color="auto"/>
          </w:divBdr>
        </w:div>
        <w:div w:id="1717772034">
          <w:marLeft w:val="640"/>
          <w:marRight w:val="0"/>
          <w:marTop w:val="0"/>
          <w:marBottom w:val="0"/>
          <w:divBdr>
            <w:top w:val="none" w:sz="0" w:space="0" w:color="auto"/>
            <w:left w:val="none" w:sz="0" w:space="0" w:color="auto"/>
            <w:bottom w:val="none" w:sz="0" w:space="0" w:color="auto"/>
            <w:right w:val="none" w:sz="0" w:space="0" w:color="auto"/>
          </w:divBdr>
        </w:div>
        <w:div w:id="1919242052">
          <w:marLeft w:val="640"/>
          <w:marRight w:val="0"/>
          <w:marTop w:val="0"/>
          <w:marBottom w:val="0"/>
          <w:divBdr>
            <w:top w:val="none" w:sz="0" w:space="0" w:color="auto"/>
            <w:left w:val="none" w:sz="0" w:space="0" w:color="auto"/>
            <w:bottom w:val="none" w:sz="0" w:space="0" w:color="auto"/>
            <w:right w:val="none" w:sz="0" w:space="0" w:color="auto"/>
          </w:divBdr>
        </w:div>
        <w:div w:id="105078579">
          <w:marLeft w:val="640"/>
          <w:marRight w:val="0"/>
          <w:marTop w:val="0"/>
          <w:marBottom w:val="0"/>
          <w:divBdr>
            <w:top w:val="none" w:sz="0" w:space="0" w:color="auto"/>
            <w:left w:val="none" w:sz="0" w:space="0" w:color="auto"/>
            <w:bottom w:val="none" w:sz="0" w:space="0" w:color="auto"/>
            <w:right w:val="none" w:sz="0" w:space="0" w:color="auto"/>
          </w:divBdr>
        </w:div>
        <w:div w:id="1528522163">
          <w:marLeft w:val="640"/>
          <w:marRight w:val="0"/>
          <w:marTop w:val="0"/>
          <w:marBottom w:val="0"/>
          <w:divBdr>
            <w:top w:val="none" w:sz="0" w:space="0" w:color="auto"/>
            <w:left w:val="none" w:sz="0" w:space="0" w:color="auto"/>
            <w:bottom w:val="none" w:sz="0" w:space="0" w:color="auto"/>
            <w:right w:val="none" w:sz="0" w:space="0" w:color="auto"/>
          </w:divBdr>
        </w:div>
        <w:div w:id="1064521363">
          <w:marLeft w:val="640"/>
          <w:marRight w:val="0"/>
          <w:marTop w:val="0"/>
          <w:marBottom w:val="0"/>
          <w:divBdr>
            <w:top w:val="none" w:sz="0" w:space="0" w:color="auto"/>
            <w:left w:val="none" w:sz="0" w:space="0" w:color="auto"/>
            <w:bottom w:val="none" w:sz="0" w:space="0" w:color="auto"/>
            <w:right w:val="none" w:sz="0" w:space="0" w:color="auto"/>
          </w:divBdr>
        </w:div>
        <w:div w:id="969474180">
          <w:marLeft w:val="640"/>
          <w:marRight w:val="0"/>
          <w:marTop w:val="0"/>
          <w:marBottom w:val="0"/>
          <w:divBdr>
            <w:top w:val="none" w:sz="0" w:space="0" w:color="auto"/>
            <w:left w:val="none" w:sz="0" w:space="0" w:color="auto"/>
            <w:bottom w:val="none" w:sz="0" w:space="0" w:color="auto"/>
            <w:right w:val="none" w:sz="0" w:space="0" w:color="auto"/>
          </w:divBdr>
        </w:div>
        <w:div w:id="89006560">
          <w:marLeft w:val="640"/>
          <w:marRight w:val="0"/>
          <w:marTop w:val="0"/>
          <w:marBottom w:val="0"/>
          <w:divBdr>
            <w:top w:val="none" w:sz="0" w:space="0" w:color="auto"/>
            <w:left w:val="none" w:sz="0" w:space="0" w:color="auto"/>
            <w:bottom w:val="none" w:sz="0" w:space="0" w:color="auto"/>
            <w:right w:val="none" w:sz="0" w:space="0" w:color="auto"/>
          </w:divBdr>
        </w:div>
        <w:div w:id="1708993344">
          <w:marLeft w:val="640"/>
          <w:marRight w:val="0"/>
          <w:marTop w:val="0"/>
          <w:marBottom w:val="0"/>
          <w:divBdr>
            <w:top w:val="none" w:sz="0" w:space="0" w:color="auto"/>
            <w:left w:val="none" w:sz="0" w:space="0" w:color="auto"/>
            <w:bottom w:val="none" w:sz="0" w:space="0" w:color="auto"/>
            <w:right w:val="none" w:sz="0" w:space="0" w:color="auto"/>
          </w:divBdr>
        </w:div>
        <w:div w:id="681979201">
          <w:marLeft w:val="640"/>
          <w:marRight w:val="0"/>
          <w:marTop w:val="0"/>
          <w:marBottom w:val="0"/>
          <w:divBdr>
            <w:top w:val="none" w:sz="0" w:space="0" w:color="auto"/>
            <w:left w:val="none" w:sz="0" w:space="0" w:color="auto"/>
            <w:bottom w:val="none" w:sz="0" w:space="0" w:color="auto"/>
            <w:right w:val="none" w:sz="0" w:space="0" w:color="auto"/>
          </w:divBdr>
        </w:div>
        <w:div w:id="959065761">
          <w:marLeft w:val="640"/>
          <w:marRight w:val="0"/>
          <w:marTop w:val="0"/>
          <w:marBottom w:val="0"/>
          <w:divBdr>
            <w:top w:val="none" w:sz="0" w:space="0" w:color="auto"/>
            <w:left w:val="none" w:sz="0" w:space="0" w:color="auto"/>
            <w:bottom w:val="none" w:sz="0" w:space="0" w:color="auto"/>
            <w:right w:val="none" w:sz="0" w:space="0" w:color="auto"/>
          </w:divBdr>
        </w:div>
        <w:div w:id="1669596825">
          <w:marLeft w:val="640"/>
          <w:marRight w:val="0"/>
          <w:marTop w:val="0"/>
          <w:marBottom w:val="0"/>
          <w:divBdr>
            <w:top w:val="none" w:sz="0" w:space="0" w:color="auto"/>
            <w:left w:val="none" w:sz="0" w:space="0" w:color="auto"/>
            <w:bottom w:val="none" w:sz="0" w:space="0" w:color="auto"/>
            <w:right w:val="none" w:sz="0" w:space="0" w:color="auto"/>
          </w:divBdr>
        </w:div>
        <w:div w:id="754397405">
          <w:marLeft w:val="640"/>
          <w:marRight w:val="0"/>
          <w:marTop w:val="0"/>
          <w:marBottom w:val="0"/>
          <w:divBdr>
            <w:top w:val="none" w:sz="0" w:space="0" w:color="auto"/>
            <w:left w:val="none" w:sz="0" w:space="0" w:color="auto"/>
            <w:bottom w:val="none" w:sz="0" w:space="0" w:color="auto"/>
            <w:right w:val="none" w:sz="0" w:space="0" w:color="auto"/>
          </w:divBdr>
        </w:div>
      </w:divsChild>
    </w:div>
    <w:div w:id="2011904516">
      <w:marLeft w:val="640"/>
      <w:marRight w:val="0"/>
      <w:marTop w:val="0"/>
      <w:marBottom w:val="0"/>
      <w:divBdr>
        <w:top w:val="none" w:sz="0" w:space="0" w:color="auto"/>
        <w:left w:val="none" w:sz="0" w:space="0" w:color="auto"/>
        <w:bottom w:val="none" w:sz="0" w:space="0" w:color="auto"/>
        <w:right w:val="none" w:sz="0" w:space="0" w:color="auto"/>
      </w:divBdr>
    </w:div>
    <w:div w:id="2012219070">
      <w:marLeft w:val="640"/>
      <w:marRight w:val="0"/>
      <w:marTop w:val="0"/>
      <w:marBottom w:val="0"/>
      <w:divBdr>
        <w:top w:val="none" w:sz="0" w:space="0" w:color="auto"/>
        <w:left w:val="none" w:sz="0" w:space="0" w:color="auto"/>
        <w:bottom w:val="none" w:sz="0" w:space="0" w:color="auto"/>
        <w:right w:val="none" w:sz="0" w:space="0" w:color="auto"/>
      </w:divBdr>
    </w:div>
    <w:div w:id="2012757480">
      <w:marLeft w:val="0"/>
      <w:marRight w:val="0"/>
      <w:marTop w:val="0"/>
      <w:marBottom w:val="0"/>
      <w:divBdr>
        <w:top w:val="none" w:sz="0" w:space="0" w:color="auto"/>
        <w:left w:val="none" w:sz="0" w:space="0" w:color="auto"/>
        <w:bottom w:val="none" w:sz="0" w:space="0" w:color="auto"/>
        <w:right w:val="none" w:sz="0" w:space="0" w:color="auto"/>
      </w:divBdr>
    </w:div>
    <w:div w:id="2013754553">
      <w:marLeft w:val="640"/>
      <w:marRight w:val="0"/>
      <w:marTop w:val="0"/>
      <w:marBottom w:val="0"/>
      <w:divBdr>
        <w:top w:val="none" w:sz="0" w:space="0" w:color="auto"/>
        <w:left w:val="none" w:sz="0" w:space="0" w:color="auto"/>
        <w:bottom w:val="none" w:sz="0" w:space="0" w:color="auto"/>
        <w:right w:val="none" w:sz="0" w:space="0" w:color="auto"/>
      </w:divBdr>
    </w:div>
    <w:div w:id="2013869839">
      <w:bodyDiv w:val="1"/>
      <w:marLeft w:val="0"/>
      <w:marRight w:val="0"/>
      <w:marTop w:val="0"/>
      <w:marBottom w:val="0"/>
      <w:divBdr>
        <w:top w:val="none" w:sz="0" w:space="0" w:color="auto"/>
        <w:left w:val="none" w:sz="0" w:space="0" w:color="auto"/>
        <w:bottom w:val="none" w:sz="0" w:space="0" w:color="auto"/>
        <w:right w:val="none" w:sz="0" w:space="0" w:color="auto"/>
      </w:divBdr>
      <w:divsChild>
        <w:div w:id="700984057">
          <w:marLeft w:val="640"/>
          <w:marRight w:val="0"/>
          <w:marTop w:val="0"/>
          <w:marBottom w:val="0"/>
          <w:divBdr>
            <w:top w:val="none" w:sz="0" w:space="0" w:color="auto"/>
            <w:left w:val="none" w:sz="0" w:space="0" w:color="auto"/>
            <w:bottom w:val="none" w:sz="0" w:space="0" w:color="auto"/>
            <w:right w:val="none" w:sz="0" w:space="0" w:color="auto"/>
          </w:divBdr>
        </w:div>
        <w:div w:id="248083769">
          <w:marLeft w:val="640"/>
          <w:marRight w:val="0"/>
          <w:marTop w:val="0"/>
          <w:marBottom w:val="0"/>
          <w:divBdr>
            <w:top w:val="none" w:sz="0" w:space="0" w:color="auto"/>
            <w:left w:val="none" w:sz="0" w:space="0" w:color="auto"/>
            <w:bottom w:val="none" w:sz="0" w:space="0" w:color="auto"/>
            <w:right w:val="none" w:sz="0" w:space="0" w:color="auto"/>
          </w:divBdr>
        </w:div>
        <w:div w:id="440223073">
          <w:marLeft w:val="640"/>
          <w:marRight w:val="0"/>
          <w:marTop w:val="0"/>
          <w:marBottom w:val="0"/>
          <w:divBdr>
            <w:top w:val="none" w:sz="0" w:space="0" w:color="auto"/>
            <w:left w:val="none" w:sz="0" w:space="0" w:color="auto"/>
            <w:bottom w:val="none" w:sz="0" w:space="0" w:color="auto"/>
            <w:right w:val="none" w:sz="0" w:space="0" w:color="auto"/>
          </w:divBdr>
        </w:div>
        <w:div w:id="2110392560">
          <w:marLeft w:val="640"/>
          <w:marRight w:val="0"/>
          <w:marTop w:val="0"/>
          <w:marBottom w:val="0"/>
          <w:divBdr>
            <w:top w:val="none" w:sz="0" w:space="0" w:color="auto"/>
            <w:left w:val="none" w:sz="0" w:space="0" w:color="auto"/>
            <w:bottom w:val="none" w:sz="0" w:space="0" w:color="auto"/>
            <w:right w:val="none" w:sz="0" w:space="0" w:color="auto"/>
          </w:divBdr>
        </w:div>
        <w:div w:id="349767322">
          <w:marLeft w:val="640"/>
          <w:marRight w:val="0"/>
          <w:marTop w:val="0"/>
          <w:marBottom w:val="0"/>
          <w:divBdr>
            <w:top w:val="none" w:sz="0" w:space="0" w:color="auto"/>
            <w:left w:val="none" w:sz="0" w:space="0" w:color="auto"/>
            <w:bottom w:val="none" w:sz="0" w:space="0" w:color="auto"/>
            <w:right w:val="none" w:sz="0" w:space="0" w:color="auto"/>
          </w:divBdr>
        </w:div>
        <w:div w:id="2088723463">
          <w:marLeft w:val="640"/>
          <w:marRight w:val="0"/>
          <w:marTop w:val="0"/>
          <w:marBottom w:val="0"/>
          <w:divBdr>
            <w:top w:val="none" w:sz="0" w:space="0" w:color="auto"/>
            <w:left w:val="none" w:sz="0" w:space="0" w:color="auto"/>
            <w:bottom w:val="none" w:sz="0" w:space="0" w:color="auto"/>
            <w:right w:val="none" w:sz="0" w:space="0" w:color="auto"/>
          </w:divBdr>
        </w:div>
        <w:div w:id="470562766">
          <w:marLeft w:val="640"/>
          <w:marRight w:val="0"/>
          <w:marTop w:val="0"/>
          <w:marBottom w:val="0"/>
          <w:divBdr>
            <w:top w:val="none" w:sz="0" w:space="0" w:color="auto"/>
            <w:left w:val="none" w:sz="0" w:space="0" w:color="auto"/>
            <w:bottom w:val="none" w:sz="0" w:space="0" w:color="auto"/>
            <w:right w:val="none" w:sz="0" w:space="0" w:color="auto"/>
          </w:divBdr>
        </w:div>
        <w:div w:id="148786960">
          <w:marLeft w:val="640"/>
          <w:marRight w:val="0"/>
          <w:marTop w:val="0"/>
          <w:marBottom w:val="0"/>
          <w:divBdr>
            <w:top w:val="none" w:sz="0" w:space="0" w:color="auto"/>
            <w:left w:val="none" w:sz="0" w:space="0" w:color="auto"/>
            <w:bottom w:val="none" w:sz="0" w:space="0" w:color="auto"/>
            <w:right w:val="none" w:sz="0" w:space="0" w:color="auto"/>
          </w:divBdr>
        </w:div>
        <w:div w:id="1791195072">
          <w:marLeft w:val="640"/>
          <w:marRight w:val="0"/>
          <w:marTop w:val="0"/>
          <w:marBottom w:val="0"/>
          <w:divBdr>
            <w:top w:val="none" w:sz="0" w:space="0" w:color="auto"/>
            <w:left w:val="none" w:sz="0" w:space="0" w:color="auto"/>
            <w:bottom w:val="none" w:sz="0" w:space="0" w:color="auto"/>
            <w:right w:val="none" w:sz="0" w:space="0" w:color="auto"/>
          </w:divBdr>
        </w:div>
        <w:div w:id="1341463997">
          <w:marLeft w:val="640"/>
          <w:marRight w:val="0"/>
          <w:marTop w:val="0"/>
          <w:marBottom w:val="0"/>
          <w:divBdr>
            <w:top w:val="none" w:sz="0" w:space="0" w:color="auto"/>
            <w:left w:val="none" w:sz="0" w:space="0" w:color="auto"/>
            <w:bottom w:val="none" w:sz="0" w:space="0" w:color="auto"/>
            <w:right w:val="none" w:sz="0" w:space="0" w:color="auto"/>
          </w:divBdr>
        </w:div>
        <w:div w:id="205873884">
          <w:marLeft w:val="640"/>
          <w:marRight w:val="0"/>
          <w:marTop w:val="0"/>
          <w:marBottom w:val="0"/>
          <w:divBdr>
            <w:top w:val="none" w:sz="0" w:space="0" w:color="auto"/>
            <w:left w:val="none" w:sz="0" w:space="0" w:color="auto"/>
            <w:bottom w:val="none" w:sz="0" w:space="0" w:color="auto"/>
            <w:right w:val="none" w:sz="0" w:space="0" w:color="auto"/>
          </w:divBdr>
        </w:div>
        <w:div w:id="820268914">
          <w:marLeft w:val="640"/>
          <w:marRight w:val="0"/>
          <w:marTop w:val="0"/>
          <w:marBottom w:val="0"/>
          <w:divBdr>
            <w:top w:val="none" w:sz="0" w:space="0" w:color="auto"/>
            <w:left w:val="none" w:sz="0" w:space="0" w:color="auto"/>
            <w:bottom w:val="none" w:sz="0" w:space="0" w:color="auto"/>
            <w:right w:val="none" w:sz="0" w:space="0" w:color="auto"/>
          </w:divBdr>
        </w:div>
        <w:div w:id="42682733">
          <w:marLeft w:val="640"/>
          <w:marRight w:val="0"/>
          <w:marTop w:val="0"/>
          <w:marBottom w:val="0"/>
          <w:divBdr>
            <w:top w:val="none" w:sz="0" w:space="0" w:color="auto"/>
            <w:left w:val="none" w:sz="0" w:space="0" w:color="auto"/>
            <w:bottom w:val="none" w:sz="0" w:space="0" w:color="auto"/>
            <w:right w:val="none" w:sz="0" w:space="0" w:color="auto"/>
          </w:divBdr>
        </w:div>
        <w:div w:id="1205756924">
          <w:marLeft w:val="640"/>
          <w:marRight w:val="0"/>
          <w:marTop w:val="0"/>
          <w:marBottom w:val="0"/>
          <w:divBdr>
            <w:top w:val="none" w:sz="0" w:space="0" w:color="auto"/>
            <w:left w:val="none" w:sz="0" w:space="0" w:color="auto"/>
            <w:bottom w:val="none" w:sz="0" w:space="0" w:color="auto"/>
            <w:right w:val="none" w:sz="0" w:space="0" w:color="auto"/>
          </w:divBdr>
        </w:div>
        <w:div w:id="1627617212">
          <w:marLeft w:val="640"/>
          <w:marRight w:val="0"/>
          <w:marTop w:val="0"/>
          <w:marBottom w:val="0"/>
          <w:divBdr>
            <w:top w:val="none" w:sz="0" w:space="0" w:color="auto"/>
            <w:left w:val="none" w:sz="0" w:space="0" w:color="auto"/>
            <w:bottom w:val="none" w:sz="0" w:space="0" w:color="auto"/>
            <w:right w:val="none" w:sz="0" w:space="0" w:color="auto"/>
          </w:divBdr>
        </w:div>
        <w:div w:id="182473603">
          <w:marLeft w:val="640"/>
          <w:marRight w:val="0"/>
          <w:marTop w:val="0"/>
          <w:marBottom w:val="0"/>
          <w:divBdr>
            <w:top w:val="none" w:sz="0" w:space="0" w:color="auto"/>
            <w:left w:val="none" w:sz="0" w:space="0" w:color="auto"/>
            <w:bottom w:val="none" w:sz="0" w:space="0" w:color="auto"/>
            <w:right w:val="none" w:sz="0" w:space="0" w:color="auto"/>
          </w:divBdr>
        </w:div>
        <w:div w:id="417215045">
          <w:marLeft w:val="640"/>
          <w:marRight w:val="0"/>
          <w:marTop w:val="0"/>
          <w:marBottom w:val="0"/>
          <w:divBdr>
            <w:top w:val="none" w:sz="0" w:space="0" w:color="auto"/>
            <w:left w:val="none" w:sz="0" w:space="0" w:color="auto"/>
            <w:bottom w:val="none" w:sz="0" w:space="0" w:color="auto"/>
            <w:right w:val="none" w:sz="0" w:space="0" w:color="auto"/>
          </w:divBdr>
        </w:div>
        <w:div w:id="146941574">
          <w:marLeft w:val="640"/>
          <w:marRight w:val="0"/>
          <w:marTop w:val="0"/>
          <w:marBottom w:val="0"/>
          <w:divBdr>
            <w:top w:val="none" w:sz="0" w:space="0" w:color="auto"/>
            <w:left w:val="none" w:sz="0" w:space="0" w:color="auto"/>
            <w:bottom w:val="none" w:sz="0" w:space="0" w:color="auto"/>
            <w:right w:val="none" w:sz="0" w:space="0" w:color="auto"/>
          </w:divBdr>
        </w:div>
        <w:div w:id="721904574">
          <w:marLeft w:val="640"/>
          <w:marRight w:val="0"/>
          <w:marTop w:val="0"/>
          <w:marBottom w:val="0"/>
          <w:divBdr>
            <w:top w:val="none" w:sz="0" w:space="0" w:color="auto"/>
            <w:left w:val="none" w:sz="0" w:space="0" w:color="auto"/>
            <w:bottom w:val="none" w:sz="0" w:space="0" w:color="auto"/>
            <w:right w:val="none" w:sz="0" w:space="0" w:color="auto"/>
          </w:divBdr>
        </w:div>
        <w:div w:id="415059870">
          <w:marLeft w:val="640"/>
          <w:marRight w:val="0"/>
          <w:marTop w:val="0"/>
          <w:marBottom w:val="0"/>
          <w:divBdr>
            <w:top w:val="none" w:sz="0" w:space="0" w:color="auto"/>
            <w:left w:val="none" w:sz="0" w:space="0" w:color="auto"/>
            <w:bottom w:val="none" w:sz="0" w:space="0" w:color="auto"/>
            <w:right w:val="none" w:sz="0" w:space="0" w:color="auto"/>
          </w:divBdr>
        </w:div>
        <w:div w:id="1283922558">
          <w:marLeft w:val="640"/>
          <w:marRight w:val="0"/>
          <w:marTop w:val="0"/>
          <w:marBottom w:val="0"/>
          <w:divBdr>
            <w:top w:val="none" w:sz="0" w:space="0" w:color="auto"/>
            <w:left w:val="none" w:sz="0" w:space="0" w:color="auto"/>
            <w:bottom w:val="none" w:sz="0" w:space="0" w:color="auto"/>
            <w:right w:val="none" w:sz="0" w:space="0" w:color="auto"/>
          </w:divBdr>
        </w:div>
        <w:div w:id="142356620">
          <w:marLeft w:val="640"/>
          <w:marRight w:val="0"/>
          <w:marTop w:val="0"/>
          <w:marBottom w:val="0"/>
          <w:divBdr>
            <w:top w:val="none" w:sz="0" w:space="0" w:color="auto"/>
            <w:left w:val="none" w:sz="0" w:space="0" w:color="auto"/>
            <w:bottom w:val="none" w:sz="0" w:space="0" w:color="auto"/>
            <w:right w:val="none" w:sz="0" w:space="0" w:color="auto"/>
          </w:divBdr>
        </w:div>
        <w:div w:id="91049896">
          <w:marLeft w:val="640"/>
          <w:marRight w:val="0"/>
          <w:marTop w:val="0"/>
          <w:marBottom w:val="0"/>
          <w:divBdr>
            <w:top w:val="none" w:sz="0" w:space="0" w:color="auto"/>
            <w:left w:val="none" w:sz="0" w:space="0" w:color="auto"/>
            <w:bottom w:val="none" w:sz="0" w:space="0" w:color="auto"/>
            <w:right w:val="none" w:sz="0" w:space="0" w:color="auto"/>
          </w:divBdr>
        </w:div>
        <w:div w:id="428741204">
          <w:marLeft w:val="640"/>
          <w:marRight w:val="0"/>
          <w:marTop w:val="0"/>
          <w:marBottom w:val="0"/>
          <w:divBdr>
            <w:top w:val="none" w:sz="0" w:space="0" w:color="auto"/>
            <w:left w:val="none" w:sz="0" w:space="0" w:color="auto"/>
            <w:bottom w:val="none" w:sz="0" w:space="0" w:color="auto"/>
            <w:right w:val="none" w:sz="0" w:space="0" w:color="auto"/>
          </w:divBdr>
        </w:div>
        <w:div w:id="1569808183">
          <w:marLeft w:val="640"/>
          <w:marRight w:val="0"/>
          <w:marTop w:val="0"/>
          <w:marBottom w:val="0"/>
          <w:divBdr>
            <w:top w:val="none" w:sz="0" w:space="0" w:color="auto"/>
            <w:left w:val="none" w:sz="0" w:space="0" w:color="auto"/>
            <w:bottom w:val="none" w:sz="0" w:space="0" w:color="auto"/>
            <w:right w:val="none" w:sz="0" w:space="0" w:color="auto"/>
          </w:divBdr>
        </w:div>
        <w:div w:id="1849053178">
          <w:marLeft w:val="640"/>
          <w:marRight w:val="0"/>
          <w:marTop w:val="0"/>
          <w:marBottom w:val="0"/>
          <w:divBdr>
            <w:top w:val="none" w:sz="0" w:space="0" w:color="auto"/>
            <w:left w:val="none" w:sz="0" w:space="0" w:color="auto"/>
            <w:bottom w:val="none" w:sz="0" w:space="0" w:color="auto"/>
            <w:right w:val="none" w:sz="0" w:space="0" w:color="auto"/>
          </w:divBdr>
        </w:div>
        <w:div w:id="523903430">
          <w:marLeft w:val="640"/>
          <w:marRight w:val="0"/>
          <w:marTop w:val="0"/>
          <w:marBottom w:val="0"/>
          <w:divBdr>
            <w:top w:val="none" w:sz="0" w:space="0" w:color="auto"/>
            <w:left w:val="none" w:sz="0" w:space="0" w:color="auto"/>
            <w:bottom w:val="none" w:sz="0" w:space="0" w:color="auto"/>
            <w:right w:val="none" w:sz="0" w:space="0" w:color="auto"/>
          </w:divBdr>
        </w:div>
        <w:div w:id="2137796429">
          <w:marLeft w:val="640"/>
          <w:marRight w:val="0"/>
          <w:marTop w:val="0"/>
          <w:marBottom w:val="0"/>
          <w:divBdr>
            <w:top w:val="none" w:sz="0" w:space="0" w:color="auto"/>
            <w:left w:val="none" w:sz="0" w:space="0" w:color="auto"/>
            <w:bottom w:val="none" w:sz="0" w:space="0" w:color="auto"/>
            <w:right w:val="none" w:sz="0" w:space="0" w:color="auto"/>
          </w:divBdr>
        </w:div>
        <w:div w:id="674962600">
          <w:marLeft w:val="640"/>
          <w:marRight w:val="0"/>
          <w:marTop w:val="0"/>
          <w:marBottom w:val="0"/>
          <w:divBdr>
            <w:top w:val="none" w:sz="0" w:space="0" w:color="auto"/>
            <w:left w:val="none" w:sz="0" w:space="0" w:color="auto"/>
            <w:bottom w:val="none" w:sz="0" w:space="0" w:color="auto"/>
            <w:right w:val="none" w:sz="0" w:space="0" w:color="auto"/>
          </w:divBdr>
        </w:div>
        <w:div w:id="464351327">
          <w:marLeft w:val="640"/>
          <w:marRight w:val="0"/>
          <w:marTop w:val="0"/>
          <w:marBottom w:val="0"/>
          <w:divBdr>
            <w:top w:val="none" w:sz="0" w:space="0" w:color="auto"/>
            <w:left w:val="none" w:sz="0" w:space="0" w:color="auto"/>
            <w:bottom w:val="none" w:sz="0" w:space="0" w:color="auto"/>
            <w:right w:val="none" w:sz="0" w:space="0" w:color="auto"/>
          </w:divBdr>
        </w:div>
        <w:div w:id="1914704317">
          <w:marLeft w:val="640"/>
          <w:marRight w:val="0"/>
          <w:marTop w:val="0"/>
          <w:marBottom w:val="0"/>
          <w:divBdr>
            <w:top w:val="none" w:sz="0" w:space="0" w:color="auto"/>
            <w:left w:val="none" w:sz="0" w:space="0" w:color="auto"/>
            <w:bottom w:val="none" w:sz="0" w:space="0" w:color="auto"/>
            <w:right w:val="none" w:sz="0" w:space="0" w:color="auto"/>
          </w:divBdr>
        </w:div>
        <w:div w:id="1402413549">
          <w:marLeft w:val="640"/>
          <w:marRight w:val="0"/>
          <w:marTop w:val="0"/>
          <w:marBottom w:val="0"/>
          <w:divBdr>
            <w:top w:val="none" w:sz="0" w:space="0" w:color="auto"/>
            <w:left w:val="none" w:sz="0" w:space="0" w:color="auto"/>
            <w:bottom w:val="none" w:sz="0" w:space="0" w:color="auto"/>
            <w:right w:val="none" w:sz="0" w:space="0" w:color="auto"/>
          </w:divBdr>
        </w:div>
        <w:div w:id="1091392665">
          <w:marLeft w:val="640"/>
          <w:marRight w:val="0"/>
          <w:marTop w:val="0"/>
          <w:marBottom w:val="0"/>
          <w:divBdr>
            <w:top w:val="none" w:sz="0" w:space="0" w:color="auto"/>
            <w:left w:val="none" w:sz="0" w:space="0" w:color="auto"/>
            <w:bottom w:val="none" w:sz="0" w:space="0" w:color="auto"/>
            <w:right w:val="none" w:sz="0" w:space="0" w:color="auto"/>
          </w:divBdr>
        </w:div>
        <w:div w:id="1793935506">
          <w:marLeft w:val="640"/>
          <w:marRight w:val="0"/>
          <w:marTop w:val="0"/>
          <w:marBottom w:val="0"/>
          <w:divBdr>
            <w:top w:val="none" w:sz="0" w:space="0" w:color="auto"/>
            <w:left w:val="none" w:sz="0" w:space="0" w:color="auto"/>
            <w:bottom w:val="none" w:sz="0" w:space="0" w:color="auto"/>
            <w:right w:val="none" w:sz="0" w:space="0" w:color="auto"/>
          </w:divBdr>
        </w:div>
        <w:div w:id="1850244755">
          <w:marLeft w:val="640"/>
          <w:marRight w:val="0"/>
          <w:marTop w:val="0"/>
          <w:marBottom w:val="0"/>
          <w:divBdr>
            <w:top w:val="none" w:sz="0" w:space="0" w:color="auto"/>
            <w:left w:val="none" w:sz="0" w:space="0" w:color="auto"/>
            <w:bottom w:val="none" w:sz="0" w:space="0" w:color="auto"/>
            <w:right w:val="none" w:sz="0" w:space="0" w:color="auto"/>
          </w:divBdr>
        </w:div>
        <w:div w:id="259223348">
          <w:marLeft w:val="640"/>
          <w:marRight w:val="0"/>
          <w:marTop w:val="0"/>
          <w:marBottom w:val="0"/>
          <w:divBdr>
            <w:top w:val="none" w:sz="0" w:space="0" w:color="auto"/>
            <w:left w:val="none" w:sz="0" w:space="0" w:color="auto"/>
            <w:bottom w:val="none" w:sz="0" w:space="0" w:color="auto"/>
            <w:right w:val="none" w:sz="0" w:space="0" w:color="auto"/>
          </w:divBdr>
        </w:div>
        <w:div w:id="853492015">
          <w:marLeft w:val="640"/>
          <w:marRight w:val="0"/>
          <w:marTop w:val="0"/>
          <w:marBottom w:val="0"/>
          <w:divBdr>
            <w:top w:val="none" w:sz="0" w:space="0" w:color="auto"/>
            <w:left w:val="none" w:sz="0" w:space="0" w:color="auto"/>
            <w:bottom w:val="none" w:sz="0" w:space="0" w:color="auto"/>
            <w:right w:val="none" w:sz="0" w:space="0" w:color="auto"/>
          </w:divBdr>
        </w:div>
        <w:div w:id="111825855">
          <w:marLeft w:val="640"/>
          <w:marRight w:val="0"/>
          <w:marTop w:val="0"/>
          <w:marBottom w:val="0"/>
          <w:divBdr>
            <w:top w:val="none" w:sz="0" w:space="0" w:color="auto"/>
            <w:left w:val="none" w:sz="0" w:space="0" w:color="auto"/>
            <w:bottom w:val="none" w:sz="0" w:space="0" w:color="auto"/>
            <w:right w:val="none" w:sz="0" w:space="0" w:color="auto"/>
          </w:divBdr>
        </w:div>
        <w:div w:id="1118793680">
          <w:marLeft w:val="640"/>
          <w:marRight w:val="0"/>
          <w:marTop w:val="0"/>
          <w:marBottom w:val="0"/>
          <w:divBdr>
            <w:top w:val="none" w:sz="0" w:space="0" w:color="auto"/>
            <w:left w:val="none" w:sz="0" w:space="0" w:color="auto"/>
            <w:bottom w:val="none" w:sz="0" w:space="0" w:color="auto"/>
            <w:right w:val="none" w:sz="0" w:space="0" w:color="auto"/>
          </w:divBdr>
        </w:div>
        <w:div w:id="807816200">
          <w:marLeft w:val="640"/>
          <w:marRight w:val="0"/>
          <w:marTop w:val="0"/>
          <w:marBottom w:val="0"/>
          <w:divBdr>
            <w:top w:val="none" w:sz="0" w:space="0" w:color="auto"/>
            <w:left w:val="none" w:sz="0" w:space="0" w:color="auto"/>
            <w:bottom w:val="none" w:sz="0" w:space="0" w:color="auto"/>
            <w:right w:val="none" w:sz="0" w:space="0" w:color="auto"/>
          </w:divBdr>
        </w:div>
        <w:div w:id="336932134">
          <w:marLeft w:val="640"/>
          <w:marRight w:val="0"/>
          <w:marTop w:val="0"/>
          <w:marBottom w:val="0"/>
          <w:divBdr>
            <w:top w:val="none" w:sz="0" w:space="0" w:color="auto"/>
            <w:left w:val="none" w:sz="0" w:space="0" w:color="auto"/>
            <w:bottom w:val="none" w:sz="0" w:space="0" w:color="auto"/>
            <w:right w:val="none" w:sz="0" w:space="0" w:color="auto"/>
          </w:divBdr>
        </w:div>
        <w:div w:id="1471288376">
          <w:marLeft w:val="640"/>
          <w:marRight w:val="0"/>
          <w:marTop w:val="0"/>
          <w:marBottom w:val="0"/>
          <w:divBdr>
            <w:top w:val="none" w:sz="0" w:space="0" w:color="auto"/>
            <w:left w:val="none" w:sz="0" w:space="0" w:color="auto"/>
            <w:bottom w:val="none" w:sz="0" w:space="0" w:color="auto"/>
            <w:right w:val="none" w:sz="0" w:space="0" w:color="auto"/>
          </w:divBdr>
        </w:div>
        <w:div w:id="1359814332">
          <w:marLeft w:val="640"/>
          <w:marRight w:val="0"/>
          <w:marTop w:val="0"/>
          <w:marBottom w:val="0"/>
          <w:divBdr>
            <w:top w:val="none" w:sz="0" w:space="0" w:color="auto"/>
            <w:left w:val="none" w:sz="0" w:space="0" w:color="auto"/>
            <w:bottom w:val="none" w:sz="0" w:space="0" w:color="auto"/>
            <w:right w:val="none" w:sz="0" w:space="0" w:color="auto"/>
          </w:divBdr>
        </w:div>
        <w:div w:id="1127704849">
          <w:marLeft w:val="640"/>
          <w:marRight w:val="0"/>
          <w:marTop w:val="0"/>
          <w:marBottom w:val="0"/>
          <w:divBdr>
            <w:top w:val="none" w:sz="0" w:space="0" w:color="auto"/>
            <w:left w:val="none" w:sz="0" w:space="0" w:color="auto"/>
            <w:bottom w:val="none" w:sz="0" w:space="0" w:color="auto"/>
            <w:right w:val="none" w:sz="0" w:space="0" w:color="auto"/>
          </w:divBdr>
        </w:div>
      </w:divsChild>
    </w:div>
    <w:div w:id="2013871252">
      <w:marLeft w:val="640"/>
      <w:marRight w:val="0"/>
      <w:marTop w:val="0"/>
      <w:marBottom w:val="0"/>
      <w:divBdr>
        <w:top w:val="none" w:sz="0" w:space="0" w:color="auto"/>
        <w:left w:val="none" w:sz="0" w:space="0" w:color="auto"/>
        <w:bottom w:val="none" w:sz="0" w:space="0" w:color="auto"/>
        <w:right w:val="none" w:sz="0" w:space="0" w:color="auto"/>
      </w:divBdr>
    </w:div>
    <w:div w:id="2016835730">
      <w:marLeft w:val="640"/>
      <w:marRight w:val="0"/>
      <w:marTop w:val="0"/>
      <w:marBottom w:val="0"/>
      <w:divBdr>
        <w:top w:val="none" w:sz="0" w:space="0" w:color="auto"/>
        <w:left w:val="none" w:sz="0" w:space="0" w:color="auto"/>
        <w:bottom w:val="none" w:sz="0" w:space="0" w:color="auto"/>
        <w:right w:val="none" w:sz="0" w:space="0" w:color="auto"/>
      </w:divBdr>
    </w:div>
    <w:div w:id="2017994246">
      <w:marLeft w:val="0"/>
      <w:marRight w:val="0"/>
      <w:marTop w:val="0"/>
      <w:marBottom w:val="0"/>
      <w:divBdr>
        <w:top w:val="none" w:sz="0" w:space="0" w:color="auto"/>
        <w:left w:val="none" w:sz="0" w:space="0" w:color="auto"/>
        <w:bottom w:val="none" w:sz="0" w:space="0" w:color="auto"/>
        <w:right w:val="none" w:sz="0" w:space="0" w:color="auto"/>
      </w:divBdr>
    </w:div>
    <w:div w:id="2020351134">
      <w:bodyDiv w:val="1"/>
      <w:marLeft w:val="0"/>
      <w:marRight w:val="0"/>
      <w:marTop w:val="0"/>
      <w:marBottom w:val="0"/>
      <w:divBdr>
        <w:top w:val="none" w:sz="0" w:space="0" w:color="auto"/>
        <w:left w:val="none" w:sz="0" w:space="0" w:color="auto"/>
        <w:bottom w:val="none" w:sz="0" w:space="0" w:color="auto"/>
        <w:right w:val="none" w:sz="0" w:space="0" w:color="auto"/>
      </w:divBdr>
      <w:divsChild>
        <w:div w:id="1048809">
          <w:marLeft w:val="640"/>
          <w:marRight w:val="0"/>
          <w:marTop w:val="0"/>
          <w:marBottom w:val="0"/>
          <w:divBdr>
            <w:top w:val="none" w:sz="0" w:space="0" w:color="auto"/>
            <w:left w:val="none" w:sz="0" w:space="0" w:color="auto"/>
            <w:bottom w:val="none" w:sz="0" w:space="0" w:color="auto"/>
            <w:right w:val="none" w:sz="0" w:space="0" w:color="auto"/>
          </w:divBdr>
        </w:div>
        <w:div w:id="42609056">
          <w:marLeft w:val="640"/>
          <w:marRight w:val="0"/>
          <w:marTop w:val="0"/>
          <w:marBottom w:val="0"/>
          <w:divBdr>
            <w:top w:val="none" w:sz="0" w:space="0" w:color="auto"/>
            <w:left w:val="none" w:sz="0" w:space="0" w:color="auto"/>
            <w:bottom w:val="none" w:sz="0" w:space="0" w:color="auto"/>
            <w:right w:val="none" w:sz="0" w:space="0" w:color="auto"/>
          </w:divBdr>
        </w:div>
        <w:div w:id="111096631">
          <w:marLeft w:val="640"/>
          <w:marRight w:val="0"/>
          <w:marTop w:val="0"/>
          <w:marBottom w:val="0"/>
          <w:divBdr>
            <w:top w:val="none" w:sz="0" w:space="0" w:color="auto"/>
            <w:left w:val="none" w:sz="0" w:space="0" w:color="auto"/>
            <w:bottom w:val="none" w:sz="0" w:space="0" w:color="auto"/>
            <w:right w:val="none" w:sz="0" w:space="0" w:color="auto"/>
          </w:divBdr>
        </w:div>
        <w:div w:id="137067096">
          <w:marLeft w:val="640"/>
          <w:marRight w:val="0"/>
          <w:marTop w:val="0"/>
          <w:marBottom w:val="0"/>
          <w:divBdr>
            <w:top w:val="none" w:sz="0" w:space="0" w:color="auto"/>
            <w:left w:val="none" w:sz="0" w:space="0" w:color="auto"/>
            <w:bottom w:val="none" w:sz="0" w:space="0" w:color="auto"/>
            <w:right w:val="none" w:sz="0" w:space="0" w:color="auto"/>
          </w:divBdr>
        </w:div>
        <w:div w:id="141168019">
          <w:marLeft w:val="640"/>
          <w:marRight w:val="0"/>
          <w:marTop w:val="0"/>
          <w:marBottom w:val="0"/>
          <w:divBdr>
            <w:top w:val="none" w:sz="0" w:space="0" w:color="auto"/>
            <w:left w:val="none" w:sz="0" w:space="0" w:color="auto"/>
            <w:bottom w:val="none" w:sz="0" w:space="0" w:color="auto"/>
            <w:right w:val="none" w:sz="0" w:space="0" w:color="auto"/>
          </w:divBdr>
        </w:div>
        <w:div w:id="389767707">
          <w:marLeft w:val="640"/>
          <w:marRight w:val="0"/>
          <w:marTop w:val="0"/>
          <w:marBottom w:val="0"/>
          <w:divBdr>
            <w:top w:val="none" w:sz="0" w:space="0" w:color="auto"/>
            <w:left w:val="none" w:sz="0" w:space="0" w:color="auto"/>
            <w:bottom w:val="none" w:sz="0" w:space="0" w:color="auto"/>
            <w:right w:val="none" w:sz="0" w:space="0" w:color="auto"/>
          </w:divBdr>
        </w:div>
        <w:div w:id="394427949">
          <w:marLeft w:val="640"/>
          <w:marRight w:val="0"/>
          <w:marTop w:val="0"/>
          <w:marBottom w:val="0"/>
          <w:divBdr>
            <w:top w:val="none" w:sz="0" w:space="0" w:color="auto"/>
            <w:left w:val="none" w:sz="0" w:space="0" w:color="auto"/>
            <w:bottom w:val="none" w:sz="0" w:space="0" w:color="auto"/>
            <w:right w:val="none" w:sz="0" w:space="0" w:color="auto"/>
          </w:divBdr>
        </w:div>
        <w:div w:id="396824707">
          <w:marLeft w:val="640"/>
          <w:marRight w:val="0"/>
          <w:marTop w:val="0"/>
          <w:marBottom w:val="0"/>
          <w:divBdr>
            <w:top w:val="none" w:sz="0" w:space="0" w:color="auto"/>
            <w:left w:val="none" w:sz="0" w:space="0" w:color="auto"/>
            <w:bottom w:val="none" w:sz="0" w:space="0" w:color="auto"/>
            <w:right w:val="none" w:sz="0" w:space="0" w:color="auto"/>
          </w:divBdr>
        </w:div>
        <w:div w:id="400755169">
          <w:marLeft w:val="640"/>
          <w:marRight w:val="0"/>
          <w:marTop w:val="0"/>
          <w:marBottom w:val="0"/>
          <w:divBdr>
            <w:top w:val="none" w:sz="0" w:space="0" w:color="auto"/>
            <w:left w:val="none" w:sz="0" w:space="0" w:color="auto"/>
            <w:bottom w:val="none" w:sz="0" w:space="0" w:color="auto"/>
            <w:right w:val="none" w:sz="0" w:space="0" w:color="auto"/>
          </w:divBdr>
        </w:div>
        <w:div w:id="492141626">
          <w:marLeft w:val="640"/>
          <w:marRight w:val="0"/>
          <w:marTop w:val="0"/>
          <w:marBottom w:val="0"/>
          <w:divBdr>
            <w:top w:val="none" w:sz="0" w:space="0" w:color="auto"/>
            <w:left w:val="none" w:sz="0" w:space="0" w:color="auto"/>
            <w:bottom w:val="none" w:sz="0" w:space="0" w:color="auto"/>
            <w:right w:val="none" w:sz="0" w:space="0" w:color="auto"/>
          </w:divBdr>
        </w:div>
        <w:div w:id="499393413">
          <w:marLeft w:val="640"/>
          <w:marRight w:val="0"/>
          <w:marTop w:val="0"/>
          <w:marBottom w:val="0"/>
          <w:divBdr>
            <w:top w:val="none" w:sz="0" w:space="0" w:color="auto"/>
            <w:left w:val="none" w:sz="0" w:space="0" w:color="auto"/>
            <w:bottom w:val="none" w:sz="0" w:space="0" w:color="auto"/>
            <w:right w:val="none" w:sz="0" w:space="0" w:color="auto"/>
          </w:divBdr>
        </w:div>
        <w:div w:id="516507824">
          <w:marLeft w:val="640"/>
          <w:marRight w:val="0"/>
          <w:marTop w:val="0"/>
          <w:marBottom w:val="0"/>
          <w:divBdr>
            <w:top w:val="none" w:sz="0" w:space="0" w:color="auto"/>
            <w:left w:val="none" w:sz="0" w:space="0" w:color="auto"/>
            <w:bottom w:val="none" w:sz="0" w:space="0" w:color="auto"/>
            <w:right w:val="none" w:sz="0" w:space="0" w:color="auto"/>
          </w:divBdr>
        </w:div>
        <w:div w:id="517547296">
          <w:marLeft w:val="640"/>
          <w:marRight w:val="0"/>
          <w:marTop w:val="0"/>
          <w:marBottom w:val="0"/>
          <w:divBdr>
            <w:top w:val="none" w:sz="0" w:space="0" w:color="auto"/>
            <w:left w:val="none" w:sz="0" w:space="0" w:color="auto"/>
            <w:bottom w:val="none" w:sz="0" w:space="0" w:color="auto"/>
            <w:right w:val="none" w:sz="0" w:space="0" w:color="auto"/>
          </w:divBdr>
        </w:div>
        <w:div w:id="582570323">
          <w:marLeft w:val="640"/>
          <w:marRight w:val="0"/>
          <w:marTop w:val="0"/>
          <w:marBottom w:val="0"/>
          <w:divBdr>
            <w:top w:val="none" w:sz="0" w:space="0" w:color="auto"/>
            <w:left w:val="none" w:sz="0" w:space="0" w:color="auto"/>
            <w:bottom w:val="none" w:sz="0" w:space="0" w:color="auto"/>
            <w:right w:val="none" w:sz="0" w:space="0" w:color="auto"/>
          </w:divBdr>
        </w:div>
        <w:div w:id="635841998">
          <w:marLeft w:val="640"/>
          <w:marRight w:val="0"/>
          <w:marTop w:val="0"/>
          <w:marBottom w:val="0"/>
          <w:divBdr>
            <w:top w:val="none" w:sz="0" w:space="0" w:color="auto"/>
            <w:left w:val="none" w:sz="0" w:space="0" w:color="auto"/>
            <w:bottom w:val="none" w:sz="0" w:space="0" w:color="auto"/>
            <w:right w:val="none" w:sz="0" w:space="0" w:color="auto"/>
          </w:divBdr>
        </w:div>
        <w:div w:id="651103568">
          <w:marLeft w:val="640"/>
          <w:marRight w:val="0"/>
          <w:marTop w:val="0"/>
          <w:marBottom w:val="0"/>
          <w:divBdr>
            <w:top w:val="none" w:sz="0" w:space="0" w:color="auto"/>
            <w:left w:val="none" w:sz="0" w:space="0" w:color="auto"/>
            <w:bottom w:val="none" w:sz="0" w:space="0" w:color="auto"/>
            <w:right w:val="none" w:sz="0" w:space="0" w:color="auto"/>
          </w:divBdr>
        </w:div>
        <w:div w:id="651178800">
          <w:marLeft w:val="640"/>
          <w:marRight w:val="0"/>
          <w:marTop w:val="0"/>
          <w:marBottom w:val="0"/>
          <w:divBdr>
            <w:top w:val="none" w:sz="0" w:space="0" w:color="auto"/>
            <w:left w:val="none" w:sz="0" w:space="0" w:color="auto"/>
            <w:bottom w:val="none" w:sz="0" w:space="0" w:color="auto"/>
            <w:right w:val="none" w:sz="0" w:space="0" w:color="auto"/>
          </w:divBdr>
        </w:div>
        <w:div w:id="716514228">
          <w:marLeft w:val="640"/>
          <w:marRight w:val="0"/>
          <w:marTop w:val="0"/>
          <w:marBottom w:val="0"/>
          <w:divBdr>
            <w:top w:val="none" w:sz="0" w:space="0" w:color="auto"/>
            <w:left w:val="none" w:sz="0" w:space="0" w:color="auto"/>
            <w:bottom w:val="none" w:sz="0" w:space="0" w:color="auto"/>
            <w:right w:val="none" w:sz="0" w:space="0" w:color="auto"/>
          </w:divBdr>
        </w:div>
        <w:div w:id="772819620">
          <w:marLeft w:val="640"/>
          <w:marRight w:val="0"/>
          <w:marTop w:val="0"/>
          <w:marBottom w:val="0"/>
          <w:divBdr>
            <w:top w:val="none" w:sz="0" w:space="0" w:color="auto"/>
            <w:left w:val="none" w:sz="0" w:space="0" w:color="auto"/>
            <w:bottom w:val="none" w:sz="0" w:space="0" w:color="auto"/>
            <w:right w:val="none" w:sz="0" w:space="0" w:color="auto"/>
          </w:divBdr>
        </w:div>
        <w:div w:id="774911521">
          <w:marLeft w:val="640"/>
          <w:marRight w:val="0"/>
          <w:marTop w:val="0"/>
          <w:marBottom w:val="0"/>
          <w:divBdr>
            <w:top w:val="none" w:sz="0" w:space="0" w:color="auto"/>
            <w:left w:val="none" w:sz="0" w:space="0" w:color="auto"/>
            <w:bottom w:val="none" w:sz="0" w:space="0" w:color="auto"/>
            <w:right w:val="none" w:sz="0" w:space="0" w:color="auto"/>
          </w:divBdr>
        </w:div>
        <w:div w:id="918834489">
          <w:marLeft w:val="640"/>
          <w:marRight w:val="0"/>
          <w:marTop w:val="0"/>
          <w:marBottom w:val="0"/>
          <w:divBdr>
            <w:top w:val="none" w:sz="0" w:space="0" w:color="auto"/>
            <w:left w:val="none" w:sz="0" w:space="0" w:color="auto"/>
            <w:bottom w:val="none" w:sz="0" w:space="0" w:color="auto"/>
            <w:right w:val="none" w:sz="0" w:space="0" w:color="auto"/>
          </w:divBdr>
        </w:div>
        <w:div w:id="949048015">
          <w:marLeft w:val="640"/>
          <w:marRight w:val="0"/>
          <w:marTop w:val="0"/>
          <w:marBottom w:val="0"/>
          <w:divBdr>
            <w:top w:val="none" w:sz="0" w:space="0" w:color="auto"/>
            <w:left w:val="none" w:sz="0" w:space="0" w:color="auto"/>
            <w:bottom w:val="none" w:sz="0" w:space="0" w:color="auto"/>
            <w:right w:val="none" w:sz="0" w:space="0" w:color="auto"/>
          </w:divBdr>
        </w:div>
        <w:div w:id="973757322">
          <w:marLeft w:val="640"/>
          <w:marRight w:val="0"/>
          <w:marTop w:val="0"/>
          <w:marBottom w:val="0"/>
          <w:divBdr>
            <w:top w:val="none" w:sz="0" w:space="0" w:color="auto"/>
            <w:left w:val="none" w:sz="0" w:space="0" w:color="auto"/>
            <w:bottom w:val="none" w:sz="0" w:space="0" w:color="auto"/>
            <w:right w:val="none" w:sz="0" w:space="0" w:color="auto"/>
          </w:divBdr>
        </w:div>
        <w:div w:id="979533418">
          <w:marLeft w:val="640"/>
          <w:marRight w:val="0"/>
          <w:marTop w:val="0"/>
          <w:marBottom w:val="0"/>
          <w:divBdr>
            <w:top w:val="none" w:sz="0" w:space="0" w:color="auto"/>
            <w:left w:val="none" w:sz="0" w:space="0" w:color="auto"/>
            <w:bottom w:val="none" w:sz="0" w:space="0" w:color="auto"/>
            <w:right w:val="none" w:sz="0" w:space="0" w:color="auto"/>
          </w:divBdr>
        </w:div>
        <w:div w:id="992099181">
          <w:marLeft w:val="640"/>
          <w:marRight w:val="0"/>
          <w:marTop w:val="0"/>
          <w:marBottom w:val="0"/>
          <w:divBdr>
            <w:top w:val="none" w:sz="0" w:space="0" w:color="auto"/>
            <w:left w:val="none" w:sz="0" w:space="0" w:color="auto"/>
            <w:bottom w:val="none" w:sz="0" w:space="0" w:color="auto"/>
            <w:right w:val="none" w:sz="0" w:space="0" w:color="auto"/>
          </w:divBdr>
        </w:div>
        <w:div w:id="1051884651">
          <w:marLeft w:val="640"/>
          <w:marRight w:val="0"/>
          <w:marTop w:val="0"/>
          <w:marBottom w:val="0"/>
          <w:divBdr>
            <w:top w:val="none" w:sz="0" w:space="0" w:color="auto"/>
            <w:left w:val="none" w:sz="0" w:space="0" w:color="auto"/>
            <w:bottom w:val="none" w:sz="0" w:space="0" w:color="auto"/>
            <w:right w:val="none" w:sz="0" w:space="0" w:color="auto"/>
          </w:divBdr>
        </w:div>
        <w:div w:id="1281375527">
          <w:marLeft w:val="640"/>
          <w:marRight w:val="0"/>
          <w:marTop w:val="0"/>
          <w:marBottom w:val="0"/>
          <w:divBdr>
            <w:top w:val="none" w:sz="0" w:space="0" w:color="auto"/>
            <w:left w:val="none" w:sz="0" w:space="0" w:color="auto"/>
            <w:bottom w:val="none" w:sz="0" w:space="0" w:color="auto"/>
            <w:right w:val="none" w:sz="0" w:space="0" w:color="auto"/>
          </w:divBdr>
        </w:div>
        <w:div w:id="1288197704">
          <w:marLeft w:val="640"/>
          <w:marRight w:val="0"/>
          <w:marTop w:val="0"/>
          <w:marBottom w:val="0"/>
          <w:divBdr>
            <w:top w:val="none" w:sz="0" w:space="0" w:color="auto"/>
            <w:left w:val="none" w:sz="0" w:space="0" w:color="auto"/>
            <w:bottom w:val="none" w:sz="0" w:space="0" w:color="auto"/>
            <w:right w:val="none" w:sz="0" w:space="0" w:color="auto"/>
          </w:divBdr>
        </w:div>
        <w:div w:id="1360740369">
          <w:marLeft w:val="640"/>
          <w:marRight w:val="0"/>
          <w:marTop w:val="0"/>
          <w:marBottom w:val="0"/>
          <w:divBdr>
            <w:top w:val="none" w:sz="0" w:space="0" w:color="auto"/>
            <w:left w:val="none" w:sz="0" w:space="0" w:color="auto"/>
            <w:bottom w:val="none" w:sz="0" w:space="0" w:color="auto"/>
            <w:right w:val="none" w:sz="0" w:space="0" w:color="auto"/>
          </w:divBdr>
        </w:div>
        <w:div w:id="1635866299">
          <w:marLeft w:val="640"/>
          <w:marRight w:val="0"/>
          <w:marTop w:val="0"/>
          <w:marBottom w:val="0"/>
          <w:divBdr>
            <w:top w:val="none" w:sz="0" w:space="0" w:color="auto"/>
            <w:left w:val="none" w:sz="0" w:space="0" w:color="auto"/>
            <w:bottom w:val="none" w:sz="0" w:space="0" w:color="auto"/>
            <w:right w:val="none" w:sz="0" w:space="0" w:color="auto"/>
          </w:divBdr>
        </w:div>
        <w:div w:id="1641155075">
          <w:marLeft w:val="640"/>
          <w:marRight w:val="0"/>
          <w:marTop w:val="0"/>
          <w:marBottom w:val="0"/>
          <w:divBdr>
            <w:top w:val="none" w:sz="0" w:space="0" w:color="auto"/>
            <w:left w:val="none" w:sz="0" w:space="0" w:color="auto"/>
            <w:bottom w:val="none" w:sz="0" w:space="0" w:color="auto"/>
            <w:right w:val="none" w:sz="0" w:space="0" w:color="auto"/>
          </w:divBdr>
        </w:div>
        <w:div w:id="1695496639">
          <w:marLeft w:val="640"/>
          <w:marRight w:val="0"/>
          <w:marTop w:val="0"/>
          <w:marBottom w:val="0"/>
          <w:divBdr>
            <w:top w:val="none" w:sz="0" w:space="0" w:color="auto"/>
            <w:left w:val="none" w:sz="0" w:space="0" w:color="auto"/>
            <w:bottom w:val="none" w:sz="0" w:space="0" w:color="auto"/>
            <w:right w:val="none" w:sz="0" w:space="0" w:color="auto"/>
          </w:divBdr>
        </w:div>
        <w:div w:id="1745496111">
          <w:marLeft w:val="640"/>
          <w:marRight w:val="0"/>
          <w:marTop w:val="0"/>
          <w:marBottom w:val="0"/>
          <w:divBdr>
            <w:top w:val="none" w:sz="0" w:space="0" w:color="auto"/>
            <w:left w:val="none" w:sz="0" w:space="0" w:color="auto"/>
            <w:bottom w:val="none" w:sz="0" w:space="0" w:color="auto"/>
            <w:right w:val="none" w:sz="0" w:space="0" w:color="auto"/>
          </w:divBdr>
        </w:div>
        <w:div w:id="1746607020">
          <w:marLeft w:val="640"/>
          <w:marRight w:val="0"/>
          <w:marTop w:val="0"/>
          <w:marBottom w:val="0"/>
          <w:divBdr>
            <w:top w:val="none" w:sz="0" w:space="0" w:color="auto"/>
            <w:left w:val="none" w:sz="0" w:space="0" w:color="auto"/>
            <w:bottom w:val="none" w:sz="0" w:space="0" w:color="auto"/>
            <w:right w:val="none" w:sz="0" w:space="0" w:color="auto"/>
          </w:divBdr>
        </w:div>
        <w:div w:id="1922134411">
          <w:marLeft w:val="640"/>
          <w:marRight w:val="0"/>
          <w:marTop w:val="0"/>
          <w:marBottom w:val="0"/>
          <w:divBdr>
            <w:top w:val="none" w:sz="0" w:space="0" w:color="auto"/>
            <w:left w:val="none" w:sz="0" w:space="0" w:color="auto"/>
            <w:bottom w:val="none" w:sz="0" w:space="0" w:color="auto"/>
            <w:right w:val="none" w:sz="0" w:space="0" w:color="auto"/>
          </w:divBdr>
        </w:div>
        <w:div w:id="2009746134">
          <w:marLeft w:val="640"/>
          <w:marRight w:val="0"/>
          <w:marTop w:val="0"/>
          <w:marBottom w:val="0"/>
          <w:divBdr>
            <w:top w:val="none" w:sz="0" w:space="0" w:color="auto"/>
            <w:left w:val="none" w:sz="0" w:space="0" w:color="auto"/>
            <w:bottom w:val="none" w:sz="0" w:space="0" w:color="auto"/>
            <w:right w:val="none" w:sz="0" w:space="0" w:color="auto"/>
          </w:divBdr>
        </w:div>
        <w:div w:id="2016878315">
          <w:marLeft w:val="640"/>
          <w:marRight w:val="0"/>
          <w:marTop w:val="0"/>
          <w:marBottom w:val="0"/>
          <w:divBdr>
            <w:top w:val="none" w:sz="0" w:space="0" w:color="auto"/>
            <w:left w:val="none" w:sz="0" w:space="0" w:color="auto"/>
            <w:bottom w:val="none" w:sz="0" w:space="0" w:color="auto"/>
            <w:right w:val="none" w:sz="0" w:space="0" w:color="auto"/>
          </w:divBdr>
        </w:div>
        <w:div w:id="2093164536">
          <w:marLeft w:val="640"/>
          <w:marRight w:val="0"/>
          <w:marTop w:val="0"/>
          <w:marBottom w:val="0"/>
          <w:divBdr>
            <w:top w:val="none" w:sz="0" w:space="0" w:color="auto"/>
            <w:left w:val="none" w:sz="0" w:space="0" w:color="auto"/>
            <w:bottom w:val="none" w:sz="0" w:space="0" w:color="auto"/>
            <w:right w:val="none" w:sz="0" w:space="0" w:color="auto"/>
          </w:divBdr>
        </w:div>
        <w:div w:id="2129856492">
          <w:marLeft w:val="640"/>
          <w:marRight w:val="0"/>
          <w:marTop w:val="0"/>
          <w:marBottom w:val="0"/>
          <w:divBdr>
            <w:top w:val="none" w:sz="0" w:space="0" w:color="auto"/>
            <w:left w:val="none" w:sz="0" w:space="0" w:color="auto"/>
            <w:bottom w:val="none" w:sz="0" w:space="0" w:color="auto"/>
            <w:right w:val="none" w:sz="0" w:space="0" w:color="auto"/>
          </w:divBdr>
        </w:div>
        <w:div w:id="2143494075">
          <w:marLeft w:val="640"/>
          <w:marRight w:val="0"/>
          <w:marTop w:val="0"/>
          <w:marBottom w:val="0"/>
          <w:divBdr>
            <w:top w:val="none" w:sz="0" w:space="0" w:color="auto"/>
            <w:left w:val="none" w:sz="0" w:space="0" w:color="auto"/>
            <w:bottom w:val="none" w:sz="0" w:space="0" w:color="auto"/>
            <w:right w:val="none" w:sz="0" w:space="0" w:color="auto"/>
          </w:divBdr>
        </w:div>
      </w:divsChild>
    </w:div>
    <w:div w:id="2020496374">
      <w:bodyDiv w:val="1"/>
      <w:marLeft w:val="0"/>
      <w:marRight w:val="0"/>
      <w:marTop w:val="0"/>
      <w:marBottom w:val="0"/>
      <w:divBdr>
        <w:top w:val="none" w:sz="0" w:space="0" w:color="auto"/>
        <w:left w:val="none" w:sz="0" w:space="0" w:color="auto"/>
        <w:bottom w:val="none" w:sz="0" w:space="0" w:color="auto"/>
        <w:right w:val="none" w:sz="0" w:space="0" w:color="auto"/>
      </w:divBdr>
      <w:divsChild>
        <w:div w:id="1609893294">
          <w:marLeft w:val="640"/>
          <w:marRight w:val="0"/>
          <w:marTop w:val="0"/>
          <w:marBottom w:val="0"/>
          <w:divBdr>
            <w:top w:val="none" w:sz="0" w:space="0" w:color="auto"/>
            <w:left w:val="none" w:sz="0" w:space="0" w:color="auto"/>
            <w:bottom w:val="none" w:sz="0" w:space="0" w:color="auto"/>
            <w:right w:val="none" w:sz="0" w:space="0" w:color="auto"/>
          </w:divBdr>
        </w:div>
        <w:div w:id="740641785">
          <w:marLeft w:val="640"/>
          <w:marRight w:val="0"/>
          <w:marTop w:val="0"/>
          <w:marBottom w:val="0"/>
          <w:divBdr>
            <w:top w:val="none" w:sz="0" w:space="0" w:color="auto"/>
            <w:left w:val="none" w:sz="0" w:space="0" w:color="auto"/>
            <w:bottom w:val="none" w:sz="0" w:space="0" w:color="auto"/>
            <w:right w:val="none" w:sz="0" w:space="0" w:color="auto"/>
          </w:divBdr>
        </w:div>
        <w:div w:id="729885219">
          <w:marLeft w:val="640"/>
          <w:marRight w:val="0"/>
          <w:marTop w:val="0"/>
          <w:marBottom w:val="0"/>
          <w:divBdr>
            <w:top w:val="none" w:sz="0" w:space="0" w:color="auto"/>
            <w:left w:val="none" w:sz="0" w:space="0" w:color="auto"/>
            <w:bottom w:val="none" w:sz="0" w:space="0" w:color="auto"/>
            <w:right w:val="none" w:sz="0" w:space="0" w:color="auto"/>
          </w:divBdr>
        </w:div>
        <w:div w:id="2028673978">
          <w:marLeft w:val="640"/>
          <w:marRight w:val="0"/>
          <w:marTop w:val="0"/>
          <w:marBottom w:val="0"/>
          <w:divBdr>
            <w:top w:val="none" w:sz="0" w:space="0" w:color="auto"/>
            <w:left w:val="none" w:sz="0" w:space="0" w:color="auto"/>
            <w:bottom w:val="none" w:sz="0" w:space="0" w:color="auto"/>
            <w:right w:val="none" w:sz="0" w:space="0" w:color="auto"/>
          </w:divBdr>
        </w:div>
        <w:div w:id="1907645949">
          <w:marLeft w:val="640"/>
          <w:marRight w:val="0"/>
          <w:marTop w:val="0"/>
          <w:marBottom w:val="0"/>
          <w:divBdr>
            <w:top w:val="none" w:sz="0" w:space="0" w:color="auto"/>
            <w:left w:val="none" w:sz="0" w:space="0" w:color="auto"/>
            <w:bottom w:val="none" w:sz="0" w:space="0" w:color="auto"/>
            <w:right w:val="none" w:sz="0" w:space="0" w:color="auto"/>
          </w:divBdr>
        </w:div>
        <w:div w:id="2141802659">
          <w:marLeft w:val="640"/>
          <w:marRight w:val="0"/>
          <w:marTop w:val="0"/>
          <w:marBottom w:val="0"/>
          <w:divBdr>
            <w:top w:val="none" w:sz="0" w:space="0" w:color="auto"/>
            <w:left w:val="none" w:sz="0" w:space="0" w:color="auto"/>
            <w:bottom w:val="none" w:sz="0" w:space="0" w:color="auto"/>
            <w:right w:val="none" w:sz="0" w:space="0" w:color="auto"/>
          </w:divBdr>
        </w:div>
        <w:div w:id="385496113">
          <w:marLeft w:val="640"/>
          <w:marRight w:val="0"/>
          <w:marTop w:val="0"/>
          <w:marBottom w:val="0"/>
          <w:divBdr>
            <w:top w:val="none" w:sz="0" w:space="0" w:color="auto"/>
            <w:left w:val="none" w:sz="0" w:space="0" w:color="auto"/>
            <w:bottom w:val="none" w:sz="0" w:space="0" w:color="auto"/>
            <w:right w:val="none" w:sz="0" w:space="0" w:color="auto"/>
          </w:divBdr>
        </w:div>
        <w:div w:id="476265917">
          <w:marLeft w:val="640"/>
          <w:marRight w:val="0"/>
          <w:marTop w:val="0"/>
          <w:marBottom w:val="0"/>
          <w:divBdr>
            <w:top w:val="none" w:sz="0" w:space="0" w:color="auto"/>
            <w:left w:val="none" w:sz="0" w:space="0" w:color="auto"/>
            <w:bottom w:val="none" w:sz="0" w:space="0" w:color="auto"/>
            <w:right w:val="none" w:sz="0" w:space="0" w:color="auto"/>
          </w:divBdr>
        </w:div>
        <w:div w:id="812328185">
          <w:marLeft w:val="640"/>
          <w:marRight w:val="0"/>
          <w:marTop w:val="0"/>
          <w:marBottom w:val="0"/>
          <w:divBdr>
            <w:top w:val="none" w:sz="0" w:space="0" w:color="auto"/>
            <w:left w:val="none" w:sz="0" w:space="0" w:color="auto"/>
            <w:bottom w:val="none" w:sz="0" w:space="0" w:color="auto"/>
            <w:right w:val="none" w:sz="0" w:space="0" w:color="auto"/>
          </w:divBdr>
        </w:div>
        <w:div w:id="1194153851">
          <w:marLeft w:val="640"/>
          <w:marRight w:val="0"/>
          <w:marTop w:val="0"/>
          <w:marBottom w:val="0"/>
          <w:divBdr>
            <w:top w:val="none" w:sz="0" w:space="0" w:color="auto"/>
            <w:left w:val="none" w:sz="0" w:space="0" w:color="auto"/>
            <w:bottom w:val="none" w:sz="0" w:space="0" w:color="auto"/>
            <w:right w:val="none" w:sz="0" w:space="0" w:color="auto"/>
          </w:divBdr>
        </w:div>
        <w:div w:id="648678719">
          <w:marLeft w:val="640"/>
          <w:marRight w:val="0"/>
          <w:marTop w:val="0"/>
          <w:marBottom w:val="0"/>
          <w:divBdr>
            <w:top w:val="none" w:sz="0" w:space="0" w:color="auto"/>
            <w:left w:val="none" w:sz="0" w:space="0" w:color="auto"/>
            <w:bottom w:val="none" w:sz="0" w:space="0" w:color="auto"/>
            <w:right w:val="none" w:sz="0" w:space="0" w:color="auto"/>
          </w:divBdr>
        </w:div>
        <w:div w:id="1382973184">
          <w:marLeft w:val="640"/>
          <w:marRight w:val="0"/>
          <w:marTop w:val="0"/>
          <w:marBottom w:val="0"/>
          <w:divBdr>
            <w:top w:val="none" w:sz="0" w:space="0" w:color="auto"/>
            <w:left w:val="none" w:sz="0" w:space="0" w:color="auto"/>
            <w:bottom w:val="none" w:sz="0" w:space="0" w:color="auto"/>
            <w:right w:val="none" w:sz="0" w:space="0" w:color="auto"/>
          </w:divBdr>
        </w:div>
        <w:div w:id="1377199121">
          <w:marLeft w:val="640"/>
          <w:marRight w:val="0"/>
          <w:marTop w:val="0"/>
          <w:marBottom w:val="0"/>
          <w:divBdr>
            <w:top w:val="none" w:sz="0" w:space="0" w:color="auto"/>
            <w:left w:val="none" w:sz="0" w:space="0" w:color="auto"/>
            <w:bottom w:val="none" w:sz="0" w:space="0" w:color="auto"/>
            <w:right w:val="none" w:sz="0" w:space="0" w:color="auto"/>
          </w:divBdr>
        </w:div>
        <w:div w:id="54400943">
          <w:marLeft w:val="640"/>
          <w:marRight w:val="0"/>
          <w:marTop w:val="0"/>
          <w:marBottom w:val="0"/>
          <w:divBdr>
            <w:top w:val="none" w:sz="0" w:space="0" w:color="auto"/>
            <w:left w:val="none" w:sz="0" w:space="0" w:color="auto"/>
            <w:bottom w:val="none" w:sz="0" w:space="0" w:color="auto"/>
            <w:right w:val="none" w:sz="0" w:space="0" w:color="auto"/>
          </w:divBdr>
        </w:div>
        <w:div w:id="843471514">
          <w:marLeft w:val="640"/>
          <w:marRight w:val="0"/>
          <w:marTop w:val="0"/>
          <w:marBottom w:val="0"/>
          <w:divBdr>
            <w:top w:val="none" w:sz="0" w:space="0" w:color="auto"/>
            <w:left w:val="none" w:sz="0" w:space="0" w:color="auto"/>
            <w:bottom w:val="none" w:sz="0" w:space="0" w:color="auto"/>
            <w:right w:val="none" w:sz="0" w:space="0" w:color="auto"/>
          </w:divBdr>
        </w:div>
        <w:div w:id="958686378">
          <w:marLeft w:val="640"/>
          <w:marRight w:val="0"/>
          <w:marTop w:val="0"/>
          <w:marBottom w:val="0"/>
          <w:divBdr>
            <w:top w:val="none" w:sz="0" w:space="0" w:color="auto"/>
            <w:left w:val="none" w:sz="0" w:space="0" w:color="auto"/>
            <w:bottom w:val="none" w:sz="0" w:space="0" w:color="auto"/>
            <w:right w:val="none" w:sz="0" w:space="0" w:color="auto"/>
          </w:divBdr>
        </w:div>
        <w:div w:id="325129783">
          <w:marLeft w:val="640"/>
          <w:marRight w:val="0"/>
          <w:marTop w:val="0"/>
          <w:marBottom w:val="0"/>
          <w:divBdr>
            <w:top w:val="none" w:sz="0" w:space="0" w:color="auto"/>
            <w:left w:val="none" w:sz="0" w:space="0" w:color="auto"/>
            <w:bottom w:val="none" w:sz="0" w:space="0" w:color="auto"/>
            <w:right w:val="none" w:sz="0" w:space="0" w:color="auto"/>
          </w:divBdr>
        </w:div>
        <w:div w:id="1617757299">
          <w:marLeft w:val="640"/>
          <w:marRight w:val="0"/>
          <w:marTop w:val="0"/>
          <w:marBottom w:val="0"/>
          <w:divBdr>
            <w:top w:val="none" w:sz="0" w:space="0" w:color="auto"/>
            <w:left w:val="none" w:sz="0" w:space="0" w:color="auto"/>
            <w:bottom w:val="none" w:sz="0" w:space="0" w:color="auto"/>
            <w:right w:val="none" w:sz="0" w:space="0" w:color="auto"/>
          </w:divBdr>
        </w:div>
        <w:div w:id="463500491">
          <w:marLeft w:val="640"/>
          <w:marRight w:val="0"/>
          <w:marTop w:val="0"/>
          <w:marBottom w:val="0"/>
          <w:divBdr>
            <w:top w:val="none" w:sz="0" w:space="0" w:color="auto"/>
            <w:left w:val="none" w:sz="0" w:space="0" w:color="auto"/>
            <w:bottom w:val="none" w:sz="0" w:space="0" w:color="auto"/>
            <w:right w:val="none" w:sz="0" w:space="0" w:color="auto"/>
          </w:divBdr>
        </w:div>
        <w:div w:id="1166165270">
          <w:marLeft w:val="640"/>
          <w:marRight w:val="0"/>
          <w:marTop w:val="0"/>
          <w:marBottom w:val="0"/>
          <w:divBdr>
            <w:top w:val="none" w:sz="0" w:space="0" w:color="auto"/>
            <w:left w:val="none" w:sz="0" w:space="0" w:color="auto"/>
            <w:bottom w:val="none" w:sz="0" w:space="0" w:color="auto"/>
            <w:right w:val="none" w:sz="0" w:space="0" w:color="auto"/>
          </w:divBdr>
        </w:div>
        <w:div w:id="843668831">
          <w:marLeft w:val="640"/>
          <w:marRight w:val="0"/>
          <w:marTop w:val="0"/>
          <w:marBottom w:val="0"/>
          <w:divBdr>
            <w:top w:val="none" w:sz="0" w:space="0" w:color="auto"/>
            <w:left w:val="none" w:sz="0" w:space="0" w:color="auto"/>
            <w:bottom w:val="none" w:sz="0" w:space="0" w:color="auto"/>
            <w:right w:val="none" w:sz="0" w:space="0" w:color="auto"/>
          </w:divBdr>
        </w:div>
        <w:div w:id="994648534">
          <w:marLeft w:val="640"/>
          <w:marRight w:val="0"/>
          <w:marTop w:val="0"/>
          <w:marBottom w:val="0"/>
          <w:divBdr>
            <w:top w:val="none" w:sz="0" w:space="0" w:color="auto"/>
            <w:left w:val="none" w:sz="0" w:space="0" w:color="auto"/>
            <w:bottom w:val="none" w:sz="0" w:space="0" w:color="auto"/>
            <w:right w:val="none" w:sz="0" w:space="0" w:color="auto"/>
          </w:divBdr>
        </w:div>
        <w:div w:id="1972861805">
          <w:marLeft w:val="640"/>
          <w:marRight w:val="0"/>
          <w:marTop w:val="0"/>
          <w:marBottom w:val="0"/>
          <w:divBdr>
            <w:top w:val="none" w:sz="0" w:space="0" w:color="auto"/>
            <w:left w:val="none" w:sz="0" w:space="0" w:color="auto"/>
            <w:bottom w:val="none" w:sz="0" w:space="0" w:color="auto"/>
            <w:right w:val="none" w:sz="0" w:space="0" w:color="auto"/>
          </w:divBdr>
        </w:div>
        <w:div w:id="28727222">
          <w:marLeft w:val="640"/>
          <w:marRight w:val="0"/>
          <w:marTop w:val="0"/>
          <w:marBottom w:val="0"/>
          <w:divBdr>
            <w:top w:val="none" w:sz="0" w:space="0" w:color="auto"/>
            <w:left w:val="none" w:sz="0" w:space="0" w:color="auto"/>
            <w:bottom w:val="none" w:sz="0" w:space="0" w:color="auto"/>
            <w:right w:val="none" w:sz="0" w:space="0" w:color="auto"/>
          </w:divBdr>
        </w:div>
        <w:div w:id="525363658">
          <w:marLeft w:val="640"/>
          <w:marRight w:val="0"/>
          <w:marTop w:val="0"/>
          <w:marBottom w:val="0"/>
          <w:divBdr>
            <w:top w:val="none" w:sz="0" w:space="0" w:color="auto"/>
            <w:left w:val="none" w:sz="0" w:space="0" w:color="auto"/>
            <w:bottom w:val="none" w:sz="0" w:space="0" w:color="auto"/>
            <w:right w:val="none" w:sz="0" w:space="0" w:color="auto"/>
          </w:divBdr>
        </w:div>
        <w:div w:id="39406993">
          <w:marLeft w:val="640"/>
          <w:marRight w:val="0"/>
          <w:marTop w:val="0"/>
          <w:marBottom w:val="0"/>
          <w:divBdr>
            <w:top w:val="none" w:sz="0" w:space="0" w:color="auto"/>
            <w:left w:val="none" w:sz="0" w:space="0" w:color="auto"/>
            <w:bottom w:val="none" w:sz="0" w:space="0" w:color="auto"/>
            <w:right w:val="none" w:sz="0" w:space="0" w:color="auto"/>
          </w:divBdr>
        </w:div>
        <w:div w:id="1779058048">
          <w:marLeft w:val="640"/>
          <w:marRight w:val="0"/>
          <w:marTop w:val="0"/>
          <w:marBottom w:val="0"/>
          <w:divBdr>
            <w:top w:val="none" w:sz="0" w:space="0" w:color="auto"/>
            <w:left w:val="none" w:sz="0" w:space="0" w:color="auto"/>
            <w:bottom w:val="none" w:sz="0" w:space="0" w:color="auto"/>
            <w:right w:val="none" w:sz="0" w:space="0" w:color="auto"/>
          </w:divBdr>
        </w:div>
        <w:div w:id="248974997">
          <w:marLeft w:val="640"/>
          <w:marRight w:val="0"/>
          <w:marTop w:val="0"/>
          <w:marBottom w:val="0"/>
          <w:divBdr>
            <w:top w:val="none" w:sz="0" w:space="0" w:color="auto"/>
            <w:left w:val="none" w:sz="0" w:space="0" w:color="auto"/>
            <w:bottom w:val="none" w:sz="0" w:space="0" w:color="auto"/>
            <w:right w:val="none" w:sz="0" w:space="0" w:color="auto"/>
          </w:divBdr>
        </w:div>
        <w:div w:id="1674457239">
          <w:marLeft w:val="640"/>
          <w:marRight w:val="0"/>
          <w:marTop w:val="0"/>
          <w:marBottom w:val="0"/>
          <w:divBdr>
            <w:top w:val="none" w:sz="0" w:space="0" w:color="auto"/>
            <w:left w:val="none" w:sz="0" w:space="0" w:color="auto"/>
            <w:bottom w:val="none" w:sz="0" w:space="0" w:color="auto"/>
            <w:right w:val="none" w:sz="0" w:space="0" w:color="auto"/>
          </w:divBdr>
        </w:div>
        <w:div w:id="229578917">
          <w:marLeft w:val="640"/>
          <w:marRight w:val="0"/>
          <w:marTop w:val="0"/>
          <w:marBottom w:val="0"/>
          <w:divBdr>
            <w:top w:val="none" w:sz="0" w:space="0" w:color="auto"/>
            <w:left w:val="none" w:sz="0" w:space="0" w:color="auto"/>
            <w:bottom w:val="none" w:sz="0" w:space="0" w:color="auto"/>
            <w:right w:val="none" w:sz="0" w:space="0" w:color="auto"/>
          </w:divBdr>
        </w:div>
        <w:div w:id="39592425">
          <w:marLeft w:val="640"/>
          <w:marRight w:val="0"/>
          <w:marTop w:val="0"/>
          <w:marBottom w:val="0"/>
          <w:divBdr>
            <w:top w:val="none" w:sz="0" w:space="0" w:color="auto"/>
            <w:left w:val="none" w:sz="0" w:space="0" w:color="auto"/>
            <w:bottom w:val="none" w:sz="0" w:space="0" w:color="auto"/>
            <w:right w:val="none" w:sz="0" w:space="0" w:color="auto"/>
          </w:divBdr>
        </w:div>
        <w:div w:id="697706454">
          <w:marLeft w:val="640"/>
          <w:marRight w:val="0"/>
          <w:marTop w:val="0"/>
          <w:marBottom w:val="0"/>
          <w:divBdr>
            <w:top w:val="none" w:sz="0" w:space="0" w:color="auto"/>
            <w:left w:val="none" w:sz="0" w:space="0" w:color="auto"/>
            <w:bottom w:val="none" w:sz="0" w:space="0" w:color="auto"/>
            <w:right w:val="none" w:sz="0" w:space="0" w:color="auto"/>
          </w:divBdr>
        </w:div>
        <w:div w:id="2121604518">
          <w:marLeft w:val="640"/>
          <w:marRight w:val="0"/>
          <w:marTop w:val="0"/>
          <w:marBottom w:val="0"/>
          <w:divBdr>
            <w:top w:val="none" w:sz="0" w:space="0" w:color="auto"/>
            <w:left w:val="none" w:sz="0" w:space="0" w:color="auto"/>
            <w:bottom w:val="none" w:sz="0" w:space="0" w:color="auto"/>
            <w:right w:val="none" w:sz="0" w:space="0" w:color="auto"/>
          </w:divBdr>
        </w:div>
        <w:div w:id="1226260651">
          <w:marLeft w:val="640"/>
          <w:marRight w:val="0"/>
          <w:marTop w:val="0"/>
          <w:marBottom w:val="0"/>
          <w:divBdr>
            <w:top w:val="none" w:sz="0" w:space="0" w:color="auto"/>
            <w:left w:val="none" w:sz="0" w:space="0" w:color="auto"/>
            <w:bottom w:val="none" w:sz="0" w:space="0" w:color="auto"/>
            <w:right w:val="none" w:sz="0" w:space="0" w:color="auto"/>
          </w:divBdr>
        </w:div>
        <w:div w:id="2067796425">
          <w:marLeft w:val="640"/>
          <w:marRight w:val="0"/>
          <w:marTop w:val="0"/>
          <w:marBottom w:val="0"/>
          <w:divBdr>
            <w:top w:val="none" w:sz="0" w:space="0" w:color="auto"/>
            <w:left w:val="none" w:sz="0" w:space="0" w:color="auto"/>
            <w:bottom w:val="none" w:sz="0" w:space="0" w:color="auto"/>
            <w:right w:val="none" w:sz="0" w:space="0" w:color="auto"/>
          </w:divBdr>
        </w:div>
        <w:div w:id="1840466954">
          <w:marLeft w:val="640"/>
          <w:marRight w:val="0"/>
          <w:marTop w:val="0"/>
          <w:marBottom w:val="0"/>
          <w:divBdr>
            <w:top w:val="none" w:sz="0" w:space="0" w:color="auto"/>
            <w:left w:val="none" w:sz="0" w:space="0" w:color="auto"/>
            <w:bottom w:val="none" w:sz="0" w:space="0" w:color="auto"/>
            <w:right w:val="none" w:sz="0" w:space="0" w:color="auto"/>
          </w:divBdr>
        </w:div>
        <w:div w:id="1976712442">
          <w:marLeft w:val="640"/>
          <w:marRight w:val="0"/>
          <w:marTop w:val="0"/>
          <w:marBottom w:val="0"/>
          <w:divBdr>
            <w:top w:val="none" w:sz="0" w:space="0" w:color="auto"/>
            <w:left w:val="none" w:sz="0" w:space="0" w:color="auto"/>
            <w:bottom w:val="none" w:sz="0" w:space="0" w:color="auto"/>
            <w:right w:val="none" w:sz="0" w:space="0" w:color="auto"/>
          </w:divBdr>
        </w:div>
        <w:div w:id="157818188">
          <w:marLeft w:val="640"/>
          <w:marRight w:val="0"/>
          <w:marTop w:val="0"/>
          <w:marBottom w:val="0"/>
          <w:divBdr>
            <w:top w:val="none" w:sz="0" w:space="0" w:color="auto"/>
            <w:left w:val="none" w:sz="0" w:space="0" w:color="auto"/>
            <w:bottom w:val="none" w:sz="0" w:space="0" w:color="auto"/>
            <w:right w:val="none" w:sz="0" w:space="0" w:color="auto"/>
          </w:divBdr>
        </w:div>
        <w:div w:id="364600674">
          <w:marLeft w:val="640"/>
          <w:marRight w:val="0"/>
          <w:marTop w:val="0"/>
          <w:marBottom w:val="0"/>
          <w:divBdr>
            <w:top w:val="none" w:sz="0" w:space="0" w:color="auto"/>
            <w:left w:val="none" w:sz="0" w:space="0" w:color="auto"/>
            <w:bottom w:val="none" w:sz="0" w:space="0" w:color="auto"/>
            <w:right w:val="none" w:sz="0" w:space="0" w:color="auto"/>
          </w:divBdr>
        </w:div>
        <w:div w:id="1657882857">
          <w:marLeft w:val="640"/>
          <w:marRight w:val="0"/>
          <w:marTop w:val="0"/>
          <w:marBottom w:val="0"/>
          <w:divBdr>
            <w:top w:val="none" w:sz="0" w:space="0" w:color="auto"/>
            <w:left w:val="none" w:sz="0" w:space="0" w:color="auto"/>
            <w:bottom w:val="none" w:sz="0" w:space="0" w:color="auto"/>
            <w:right w:val="none" w:sz="0" w:space="0" w:color="auto"/>
          </w:divBdr>
        </w:div>
        <w:div w:id="240064603">
          <w:marLeft w:val="640"/>
          <w:marRight w:val="0"/>
          <w:marTop w:val="0"/>
          <w:marBottom w:val="0"/>
          <w:divBdr>
            <w:top w:val="none" w:sz="0" w:space="0" w:color="auto"/>
            <w:left w:val="none" w:sz="0" w:space="0" w:color="auto"/>
            <w:bottom w:val="none" w:sz="0" w:space="0" w:color="auto"/>
            <w:right w:val="none" w:sz="0" w:space="0" w:color="auto"/>
          </w:divBdr>
        </w:div>
        <w:div w:id="279848463">
          <w:marLeft w:val="640"/>
          <w:marRight w:val="0"/>
          <w:marTop w:val="0"/>
          <w:marBottom w:val="0"/>
          <w:divBdr>
            <w:top w:val="none" w:sz="0" w:space="0" w:color="auto"/>
            <w:left w:val="none" w:sz="0" w:space="0" w:color="auto"/>
            <w:bottom w:val="none" w:sz="0" w:space="0" w:color="auto"/>
            <w:right w:val="none" w:sz="0" w:space="0" w:color="auto"/>
          </w:divBdr>
        </w:div>
        <w:div w:id="377439866">
          <w:marLeft w:val="640"/>
          <w:marRight w:val="0"/>
          <w:marTop w:val="0"/>
          <w:marBottom w:val="0"/>
          <w:divBdr>
            <w:top w:val="none" w:sz="0" w:space="0" w:color="auto"/>
            <w:left w:val="none" w:sz="0" w:space="0" w:color="auto"/>
            <w:bottom w:val="none" w:sz="0" w:space="0" w:color="auto"/>
            <w:right w:val="none" w:sz="0" w:space="0" w:color="auto"/>
          </w:divBdr>
        </w:div>
        <w:div w:id="242036413">
          <w:marLeft w:val="640"/>
          <w:marRight w:val="0"/>
          <w:marTop w:val="0"/>
          <w:marBottom w:val="0"/>
          <w:divBdr>
            <w:top w:val="none" w:sz="0" w:space="0" w:color="auto"/>
            <w:left w:val="none" w:sz="0" w:space="0" w:color="auto"/>
            <w:bottom w:val="none" w:sz="0" w:space="0" w:color="auto"/>
            <w:right w:val="none" w:sz="0" w:space="0" w:color="auto"/>
          </w:divBdr>
        </w:div>
        <w:div w:id="713777646">
          <w:marLeft w:val="640"/>
          <w:marRight w:val="0"/>
          <w:marTop w:val="0"/>
          <w:marBottom w:val="0"/>
          <w:divBdr>
            <w:top w:val="none" w:sz="0" w:space="0" w:color="auto"/>
            <w:left w:val="none" w:sz="0" w:space="0" w:color="auto"/>
            <w:bottom w:val="none" w:sz="0" w:space="0" w:color="auto"/>
            <w:right w:val="none" w:sz="0" w:space="0" w:color="auto"/>
          </w:divBdr>
        </w:div>
        <w:div w:id="1954049371">
          <w:marLeft w:val="640"/>
          <w:marRight w:val="0"/>
          <w:marTop w:val="0"/>
          <w:marBottom w:val="0"/>
          <w:divBdr>
            <w:top w:val="none" w:sz="0" w:space="0" w:color="auto"/>
            <w:left w:val="none" w:sz="0" w:space="0" w:color="auto"/>
            <w:bottom w:val="none" w:sz="0" w:space="0" w:color="auto"/>
            <w:right w:val="none" w:sz="0" w:space="0" w:color="auto"/>
          </w:divBdr>
        </w:div>
        <w:div w:id="1700351969">
          <w:marLeft w:val="640"/>
          <w:marRight w:val="0"/>
          <w:marTop w:val="0"/>
          <w:marBottom w:val="0"/>
          <w:divBdr>
            <w:top w:val="none" w:sz="0" w:space="0" w:color="auto"/>
            <w:left w:val="none" w:sz="0" w:space="0" w:color="auto"/>
            <w:bottom w:val="none" w:sz="0" w:space="0" w:color="auto"/>
            <w:right w:val="none" w:sz="0" w:space="0" w:color="auto"/>
          </w:divBdr>
        </w:div>
        <w:div w:id="1484463790">
          <w:marLeft w:val="640"/>
          <w:marRight w:val="0"/>
          <w:marTop w:val="0"/>
          <w:marBottom w:val="0"/>
          <w:divBdr>
            <w:top w:val="none" w:sz="0" w:space="0" w:color="auto"/>
            <w:left w:val="none" w:sz="0" w:space="0" w:color="auto"/>
            <w:bottom w:val="none" w:sz="0" w:space="0" w:color="auto"/>
            <w:right w:val="none" w:sz="0" w:space="0" w:color="auto"/>
          </w:divBdr>
        </w:div>
        <w:div w:id="262423490">
          <w:marLeft w:val="640"/>
          <w:marRight w:val="0"/>
          <w:marTop w:val="0"/>
          <w:marBottom w:val="0"/>
          <w:divBdr>
            <w:top w:val="none" w:sz="0" w:space="0" w:color="auto"/>
            <w:left w:val="none" w:sz="0" w:space="0" w:color="auto"/>
            <w:bottom w:val="none" w:sz="0" w:space="0" w:color="auto"/>
            <w:right w:val="none" w:sz="0" w:space="0" w:color="auto"/>
          </w:divBdr>
        </w:div>
        <w:div w:id="1663653563">
          <w:marLeft w:val="640"/>
          <w:marRight w:val="0"/>
          <w:marTop w:val="0"/>
          <w:marBottom w:val="0"/>
          <w:divBdr>
            <w:top w:val="none" w:sz="0" w:space="0" w:color="auto"/>
            <w:left w:val="none" w:sz="0" w:space="0" w:color="auto"/>
            <w:bottom w:val="none" w:sz="0" w:space="0" w:color="auto"/>
            <w:right w:val="none" w:sz="0" w:space="0" w:color="auto"/>
          </w:divBdr>
        </w:div>
        <w:div w:id="264075578">
          <w:marLeft w:val="640"/>
          <w:marRight w:val="0"/>
          <w:marTop w:val="0"/>
          <w:marBottom w:val="0"/>
          <w:divBdr>
            <w:top w:val="none" w:sz="0" w:space="0" w:color="auto"/>
            <w:left w:val="none" w:sz="0" w:space="0" w:color="auto"/>
            <w:bottom w:val="none" w:sz="0" w:space="0" w:color="auto"/>
            <w:right w:val="none" w:sz="0" w:space="0" w:color="auto"/>
          </w:divBdr>
        </w:div>
        <w:div w:id="2125688342">
          <w:marLeft w:val="640"/>
          <w:marRight w:val="0"/>
          <w:marTop w:val="0"/>
          <w:marBottom w:val="0"/>
          <w:divBdr>
            <w:top w:val="none" w:sz="0" w:space="0" w:color="auto"/>
            <w:left w:val="none" w:sz="0" w:space="0" w:color="auto"/>
            <w:bottom w:val="none" w:sz="0" w:space="0" w:color="auto"/>
            <w:right w:val="none" w:sz="0" w:space="0" w:color="auto"/>
          </w:divBdr>
        </w:div>
        <w:div w:id="1101414741">
          <w:marLeft w:val="640"/>
          <w:marRight w:val="0"/>
          <w:marTop w:val="0"/>
          <w:marBottom w:val="0"/>
          <w:divBdr>
            <w:top w:val="none" w:sz="0" w:space="0" w:color="auto"/>
            <w:left w:val="none" w:sz="0" w:space="0" w:color="auto"/>
            <w:bottom w:val="none" w:sz="0" w:space="0" w:color="auto"/>
            <w:right w:val="none" w:sz="0" w:space="0" w:color="auto"/>
          </w:divBdr>
        </w:div>
      </w:divsChild>
    </w:div>
    <w:div w:id="2021006294">
      <w:bodyDiv w:val="1"/>
      <w:marLeft w:val="0"/>
      <w:marRight w:val="0"/>
      <w:marTop w:val="0"/>
      <w:marBottom w:val="0"/>
      <w:divBdr>
        <w:top w:val="none" w:sz="0" w:space="0" w:color="auto"/>
        <w:left w:val="none" w:sz="0" w:space="0" w:color="auto"/>
        <w:bottom w:val="none" w:sz="0" w:space="0" w:color="auto"/>
        <w:right w:val="none" w:sz="0" w:space="0" w:color="auto"/>
      </w:divBdr>
      <w:divsChild>
        <w:div w:id="12539576">
          <w:marLeft w:val="640"/>
          <w:marRight w:val="0"/>
          <w:marTop w:val="0"/>
          <w:marBottom w:val="0"/>
          <w:divBdr>
            <w:top w:val="none" w:sz="0" w:space="0" w:color="auto"/>
            <w:left w:val="none" w:sz="0" w:space="0" w:color="auto"/>
            <w:bottom w:val="none" w:sz="0" w:space="0" w:color="auto"/>
            <w:right w:val="none" w:sz="0" w:space="0" w:color="auto"/>
          </w:divBdr>
        </w:div>
        <w:div w:id="15667653">
          <w:marLeft w:val="640"/>
          <w:marRight w:val="0"/>
          <w:marTop w:val="0"/>
          <w:marBottom w:val="0"/>
          <w:divBdr>
            <w:top w:val="none" w:sz="0" w:space="0" w:color="auto"/>
            <w:left w:val="none" w:sz="0" w:space="0" w:color="auto"/>
            <w:bottom w:val="none" w:sz="0" w:space="0" w:color="auto"/>
            <w:right w:val="none" w:sz="0" w:space="0" w:color="auto"/>
          </w:divBdr>
        </w:div>
        <w:div w:id="27411461">
          <w:marLeft w:val="640"/>
          <w:marRight w:val="0"/>
          <w:marTop w:val="0"/>
          <w:marBottom w:val="0"/>
          <w:divBdr>
            <w:top w:val="none" w:sz="0" w:space="0" w:color="auto"/>
            <w:left w:val="none" w:sz="0" w:space="0" w:color="auto"/>
            <w:bottom w:val="none" w:sz="0" w:space="0" w:color="auto"/>
            <w:right w:val="none" w:sz="0" w:space="0" w:color="auto"/>
          </w:divBdr>
        </w:div>
        <w:div w:id="78215282">
          <w:marLeft w:val="640"/>
          <w:marRight w:val="0"/>
          <w:marTop w:val="0"/>
          <w:marBottom w:val="0"/>
          <w:divBdr>
            <w:top w:val="none" w:sz="0" w:space="0" w:color="auto"/>
            <w:left w:val="none" w:sz="0" w:space="0" w:color="auto"/>
            <w:bottom w:val="none" w:sz="0" w:space="0" w:color="auto"/>
            <w:right w:val="none" w:sz="0" w:space="0" w:color="auto"/>
          </w:divBdr>
        </w:div>
        <w:div w:id="298262466">
          <w:marLeft w:val="640"/>
          <w:marRight w:val="0"/>
          <w:marTop w:val="0"/>
          <w:marBottom w:val="0"/>
          <w:divBdr>
            <w:top w:val="none" w:sz="0" w:space="0" w:color="auto"/>
            <w:left w:val="none" w:sz="0" w:space="0" w:color="auto"/>
            <w:bottom w:val="none" w:sz="0" w:space="0" w:color="auto"/>
            <w:right w:val="none" w:sz="0" w:space="0" w:color="auto"/>
          </w:divBdr>
        </w:div>
        <w:div w:id="319314731">
          <w:marLeft w:val="640"/>
          <w:marRight w:val="0"/>
          <w:marTop w:val="0"/>
          <w:marBottom w:val="0"/>
          <w:divBdr>
            <w:top w:val="none" w:sz="0" w:space="0" w:color="auto"/>
            <w:left w:val="none" w:sz="0" w:space="0" w:color="auto"/>
            <w:bottom w:val="none" w:sz="0" w:space="0" w:color="auto"/>
            <w:right w:val="none" w:sz="0" w:space="0" w:color="auto"/>
          </w:divBdr>
        </w:div>
        <w:div w:id="322466278">
          <w:marLeft w:val="640"/>
          <w:marRight w:val="0"/>
          <w:marTop w:val="0"/>
          <w:marBottom w:val="0"/>
          <w:divBdr>
            <w:top w:val="none" w:sz="0" w:space="0" w:color="auto"/>
            <w:left w:val="none" w:sz="0" w:space="0" w:color="auto"/>
            <w:bottom w:val="none" w:sz="0" w:space="0" w:color="auto"/>
            <w:right w:val="none" w:sz="0" w:space="0" w:color="auto"/>
          </w:divBdr>
        </w:div>
        <w:div w:id="349454410">
          <w:marLeft w:val="640"/>
          <w:marRight w:val="0"/>
          <w:marTop w:val="0"/>
          <w:marBottom w:val="0"/>
          <w:divBdr>
            <w:top w:val="none" w:sz="0" w:space="0" w:color="auto"/>
            <w:left w:val="none" w:sz="0" w:space="0" w:color="auto"/>
            <w:bottom w:val="none" w:sz="0" w:space="0" w:color="auto"/>
            <w:right w:val="none" w:sz="0" w:space="0" w:color="auto"/>
          </w:divBdr>
        </w:div>
        <w:div w:id="358434656">
          <w:marLeft w:val="640"/>
          <w:marRight w:val="0"/>
          <w:marTop w:val="0"/>
          <w:marBottom w:val="0"/>
          <w:divBdr>
            <w:top w:val="none" w:sz="0" w:space="0" w:color="auto"/>
            <w:left w:val="none" w:sz="0" w:space="0" w:color="auto"/>
            <w:bottom w:val="none" w:sz="0" w:space="0" w:color="auto"/>
            <w:right w:val="none" w:sz="0" w:space="0" w:color="auto"/>
          </w:divBdr>
        </w:div>
        <w:div w:id="395665354">
          <w:marLeft w:val="640"/>
          <w:marRight w:val="0"/>
          <w:marTop w:val="0"/>
          <w:marBottom w:val="0"/>
          <w:divBdr>
            <w:top w:val="none" w:sz="0" w:space="0" w:color="auto"/>
            <w:left w:val="none" w:sz="0" w:space="0" w:color="auto"/>
            <w:bottom w:val="none" w:sz="0" w:space="0" w:color="auto"/>
            <w:right w:val="none" w:sz="0" w:space="0" w:color="auto"/>
          </w:divBdr>
        </w:div>
        <w:div w:id="445664437">
          <w:marLeft w:val="640"/>
          <w:marRight w:val="0"/>
          <w:marTop w:val="0"/>
          <w:marBottom w:val="0"/>
          <w:divBdr>
            <w:top w:val="none" w:sz="0" w:space="0" w:color="auto"/>
            <w:left w:val="none" w:sz="0" w:space="0" w:color="auto"/>
            <w:bottom w:val="none" w:sz="0" w:space="0" w:color="auto"/>
            <w:right w:val="none" w:sz="0" w:space="0" w:color="auto"/>
          </w:divBdr>
        </w:div>
        <w:div w:id="453865250">
          <w:marLeft w:val="640"/>
          <w:marRight w:val="0"/>
          <w:marTop w:val="0"/>
          <w:marBottom w:val="0"/>
          <w:divBdr>
            <w:top w:val="none" w:sz="0" w:space="0" w:color="auto"/>
            <w:left w:val="none" w:sz="0" w:space="0" w:color="auto"/>
            <w:bottom w:val="none" w:sz="0" w:space="0" w:color="auto"/>
            <w:right w:val="none" w:sz="0" w:space="0" w:color="auto"/>
          </w:divBdr>
        </w:div>
        <w:div w:id="518929579">
          <w:marLeft w:val="640"/>
          <w:marRight w:val="0"/>
          <w:marTop w:val="0"/>
          <w:marBottom w:val="0"/>
          <w:divBdr>
            <w:top w:val="none" w:sz="0" w:space="0" w:color="auto"/>
            <w:left w:val="none" w:sz="0" w:space="0" w:color="auto"/>
            <w:bottom w:val="none" w:sz="0" w:space="0" w:color="auto"/>
            <w:right w:val="none" w:sz="0" w:space="0" w:color="auto"/>
          </w:divBdr>
        </w:div>
        <w:div w:id="584920566">
          <w:marLeft w:val="640"/>
          <w:marRight w:val="0"/>
          <w:marTop w:val="0"/>
          <w:marBottom w:val="0"/>
          <w:divBdr>
            <w:top w:val="none" w:sz="0" w:space="0" w:color="auto"/>
            <w:left w:val="none" w:sz="0" w:space="0" w:color="auto"/>
            <w:bottom w:val="none" w:sz="0" w:space="0" w:color="auto"/>
            <w:right w:val="none" w:sz="0" w:space="0" w:color="auto"/>
          </w:divBdr>
        </w:div>
        <w:div w:id="668824992">
          <w:marLeft w:val="640"/>
          <w:marRight w:val="0"/>
          <w:marTop w:val="0"/>
          <w:marBottom w:val="0"/>
          <w:divBdr>
            <w:top w:val="none" w:sz="0" w:space="0" w:color="auto"/>
            <w:left w:val="none" w:sz="0" w:space="0" w:color="auto"/>
            <w:bottom w:val="none" w:sz="0" w:space="0" w:color="auto"/>
            <w:right w:val="none" w:sz="0" w:space="0" w:color="auto"/>
          </w:divBdr>
        </w:div>
        <w:div w:id="671759579">
          <w:marLeft w:val="640"/>
          <w:marRight w:val="0"/>
          <w:marTop w:val="0"/>
          <w:marBottom w:val="0"/>
          <w:divBdr>
            <w:top w:val="none" w:sz="0" w:space="0" w:color="auto"/>
            <w:left w:val="none" w:sz="0" w:space="0" w:color="auto"/>
            <w:bottom w:val="none" w:sz="0" w:space="0" w:color="auto"/>
            <w:right w:val="none" w:sz="0" w:space="0" w:color="auto"/>
          </w:divBdr>
        </w:div>
        <w:div w:id="691611591">
          <w:marLeft w:val="640"/>
          <w:marRight w:val="0"/>
          <w:marTop w:val="0"/>
          <w:marBottom w:val="0"/>
          <w:divBdr>
            <w:top w:val="none" w:sz="0" w:space="0" w:color="auto"/>
            <w:left w:val="none" w:sz="0" w:space="0" w:color="auto"/>
            <w:bottom w:val="none" w:sz="0" w:space="0" w:color="auto"/>
            <w:right w:val="none" w:sz="0" w:space="0" w:color="auto"/>
          </w:divBdr>
        </w:div>
        <w:div w:id="751313649">
          <w:marLeft w:val="640"/>
          <w:marRight w:val="0"/>
          <w:marTop w:val="0"/>
          <w:marBottom w:val="0"/>
          <w:divBdr>
            <w:top w:val="none" w:sz="0" w:space="0" w:color="auto"/>
            <w:left w:val="none" w:sz="0" w:space="0" w:color="auto"/>
            <w:bottom w:val="none" w:sz="0" w:space="0" w:color="auto"/>
            <w:right w:val="none" w:sz="0" w:space="0" w:color="auto"/>
          </w:divBdr>
        </w:div>
        <w:div w:id="753361160">
          <w:marLeft w:val="640"/>
          <w:marRight w:val="0"/>
          <w:marTop w:val="0"/>
          <w:marBottom w:val="0"/>
          <w:divBdr>
            <w:top w:val="none" w:sz="0" w:space="0" w:color="auto"/>
            <w:left w:val="none" w:sz="0" w:space="0" w:color="auto"/>
            <w:bottom w:val="none" w:sz="0" w:space="0" w:color="auto"/>
            <w:right w:val="none" w:sz="0" w:space="0" w:color="auto"/>
          </w:divBdr>
        </w:div>
        <w:div w:id="851380323">
          <w:marLeft w:val="640"/>
          <w:marRight w:val="0"/>
          <w:marTop w:val="0"/>
          <w:marBottom w:val="0"/>
          <w:divBdr>
            <w:top w:val="none" w:sz="0" w:space="0" w:color="auto"/>
            <w:left w:val="none" w:sz="0" w:space="0" w:color="auto"/>
            <w:bottom w:val="none" w:sz="0" w:space="0" w:color="auto"/>
            <w:right w:val="none" w:sz="0" w:space="0" w:color="auto"/>
          </w:divBdr>
        </w:div>
        <w:div w:id="887179954">
          <w:marLeft w:val="640"/>
          <w:marRight w:val="0"/>
          <w:marTop w:val="0"/>
          <w:marBottom w:val="0"/>
          <w:divBdr>
            <w:top w:val="none" w:sz="0" w:space="0" w:color="auto"/>
            <w:left w:val="none" w:sz="0" w:space="0" w:color="auto"/>
            <w:bottom w:val="none" w:sz="0" w:space="0" w:color="auto"/>
            <w:right w:val="none" w:sz="0" w:space="0" w:color="auto"/>
          </w:divBdr>
        </w:div>
        <w:div w:id="1061907782">
          <w:marLeft w:val="640"/>
          <w:marRight w:val="0"/>
          <w:marTop w:val="0"/>
          <w:marBottom w:val="0"/>
          <w:divBdr>
            <w:top w:val="none" w:sz="0" w:space="0" w:color="auto"/>
            <w:left w:val="none" w:sz="0" w:space="0" w:color="auto"/>
            <w:bottom w:val="none" w:sz="0" w:space="0" w:color="auto"/>
            <w:right w:val="none" w:sz="0" w:space="0" w:color="auto"/>
          </w:divBdr>
        </w:div>
        <w:div w:id="1145076610">
          <w:marLeft w:val="640"/>
          <w:marRight w:val="0"/>
          <w:marTop w:val="0"/>
          <w:marBottom w:val="0"/>
          <w:divBdr>
            <w:top w:val="none" w:sz="0" w:space="0" w:color="auto"/>
            <w:left w:val="none" w:sz="0" w:space="0" w:color="auto"/>
            <w:bottom w:val="none" w:sz="0" w:space="0" w:color="auto"/>
            <w:right w:val="none" w:sz="0" w:space="0" w:color="auto"/>
          </w:divBdr>
        </w:div>
        <w:div w:id="1146360430">
          <w:marLeft w:val="640"/>
          <w:marRight w:val="0"/>
          <w:marTop w:val="0"/>
          <w:marBottom w:val="0"/>
          <w:divBdr>
            <w:top w:val="none" w:sz="0" w:space="0" w:color="auto"/>
            <w:left w:val="none" w:sz="0" w:space="0" w:color="auto"/>
            <w:bottom w:val="none" w:sz="0" w:space="0" w:color="auto"/>
            <w:right w:val="none" w:sz="0" w:space="0" w:color="auto"/>
          </w:divBdr>
        </w:div>
        <w:div w:id="1234927212">
          <w:marLeft w:val="640"/>
          <w:marRight w:val="0"/>
          <w:marTop w:val="0"/>
          <w:marBottom w:val="0"/>
          <w:divBdr>
            <w:top w:val="none" w:sz="0" w:space="0" w:color="auto"/>
            <w:left w:val="none" w:sz="0" w:space="0" w:color="auto"/>
            <w:bottom w:val="none" w:sz="0" w:space="0" w:color="auto"/>
            <w:right w:val="none" w:sz="0" w:space="0" w:color="auto"/>
          </w:divBdr>
        </w:div>
        <w:div w:id="1314093735">
          <w:marLeft w:val="640"/>
          <w:marRight w:val="0"/>
          <w:marTop w:val="0"/>
          <w:marBottom w:val="0"/>
          <w:divBdr>
            <w:top w:val="none" w:sz="0" w:space="0" w:color="auto"/>
            <w:left w:val="none" w:sz="0" w:space="0" w:color="auto"/>
            <w:bottom w:val="none" w:sz="0" w:space="0" w:color="auto"/>
            <w:right w:val="none" w:sz="0" w:space="0" w:color="auto"/>
          </w:divBdr>
        </w:div>
        <w:div w:id="1354528452">
          <w:marLeft w:val="640"/>
          <w:marRight w:val="0"/>
          <w:marTop w:val="0"/>
          <w:marBottom w:val="0"/>
          <w:divBdr>
            <w:top w:val="none" w:sz="0" w:space="0" w:color="auto"/>
            <w:left w:val="none" w:sz="0" w:space="0" w:color="auto"/>
            <w:bottom w:val="none" w:sz="0" w:space="0" w:color="auto"/>
            <w:right w:val="none" w:sz="0" w:space="0" w:color="auto"/>
          </w:divBdr>
        </w:div>
        <w:div w:id="1385055855">
          <w:marLeft w:val="640"/>
          <w:marRight w:val="0"/>
          <w:marTop w:val="0"/>
          <w:marBottom w:val="0"/>
          <w:divBdr>
            <w:top w:val="none" w:sz="0" w:space="0" w:color="auto"/>
            <w:left w:val="none" w:sz="0" w:space="0" w:color="auto"/>
            <w:bottom w:val="none" w:sz="0" w:space="0" w:color="auto"/>
            <w:right w:val="none" w:sz="0" w:space="0" w:color="auto"/>
          </w:divBdr>
        </w:div>
        <w:div w:id="1443113352">
          <w:marLeft w:val="640"/>
          <w:marRight w:val="0"/>
          <w:marTop w:val="0"/>
          <w:marBottom w:val="0"/>
          <w:divBdr>
            <w:top w:val="none" w:sz="0" w:space="0" w:color="auto"/>
            <w:left w:val="none" w:sz="0" w:space="0" w:color="auto"/>
            <w:bottom w:val="none" w:sz="0" w:space="0" w:color="auto"/>
            <w:right w:val="none" w:sz="0" w:space="0" w:color="auto"/>
          </w:divBdr>
        </w:div>
        <w:div w:id="1464613705">
          <w:marLeft w:val="640"/>
          <w:marRight w:val="0"/>
          <w:marTop w:val="0"/>
          <w:marBottom w:val="0"/>
          <w:divBdr>
            <w:top w:val="none" w:sz="0" w:space="0" w:color="auto"/>
            <w:left w:val="none" w:sz="0" w:space="0" w:color="auto"/>
            <w:bottom w:val="none" w:sz="0" w:space="0" w:color="auto"/>
            <w:right w:val="none" w:sz="0" w:space="0" w:color="auto"/>
          </w:divBdr>
        </w:div>
        <w:div w:id="1470977816">
          <w:marLeft w:val="640"/>
          <w:marRight w:val="0"/>
          <w:marTop w:val="0"/>
          <w:marBottom w:val="0"/>
          <w:divBdr>
            <w:top w:val="none" w:sz="0" w:space="0" w:color="auto"/>
            <w:left w:val="none" w:sz="0" w:space="0" w:color="auto"/>
            <w:bottom w:val="none" w:sz="0" w:space="0" w:color="auto"/>
            <w:right w:val="none" w:sz="0" w:space="0" w:color="auto"/>
          </w:divBdr>
        </w:div>
        <w:div w:id="1511409872">
          <w:marLeft w:val="640"/>
          <w:marRight w:val="0"/>
          <w:marTop w:val="0"/>
          <w:marBottom w:val="0"/>
          <w:divBdr>
            <w:top w:val="none" w:sz="0" w:space="0" w:color="auto"/>
            <w:left w:val="none" w:sz="0" w:space="0" w:color="auto"/>
            <w:bottom w:val="none" w:sz="0" w:space="0" w:color="auto"/>
            <w:right w:val="none" w:sz="0" w:space="0" w:color="auto"/>
          </w:divBdr>
        </w:div>
        <w:div w:id="1629506421">
          <w:marLeft w:val="640"/>
          <w:marRight w:val="0"/>
          <w:marTop w:val="0"/>
          <w:marBottom w:val="0"/>
          <w:divBdr>
            <w:top w:val="none" w:sz="0" w:space="0" w:color="auto"/>
            <w:left w:val="none" w:sz="0" w:space="0" w:color="auto"/>
            <w:bottom w:val="none" w:sz="0" w:space="0" w:color="auto"/>
            <w:right w:val="none" w:sz="0" w:space="0" w:color="auto"/>
          </w:divBdr>
        </w:div>
        <w:div w:id="1695036338">
          <w:marLeft w:val="640"/>
          <w:marRight w:val="0"/>
          <w:marTop w:val="0"/>
          <w:marBottom w:val="0"/>
          <w:divBdr>
            <w:top w:val="none" w:sz="0" w:space="0" w:color="auto"/>
            <w:left w:val="none" w:sz="0" w:space="0" w:color="auto"/>
            <w:bottom w:val="none" w:sz="0" w:space="0" w:color="auto"/>
            <w:right w:val="none" w:sz="0" w:space="0" w:color="auto"/>
          </w:divBdr>
        </w:div>
        <w:div w:id="1726684573">
          <w:marLeft w:val="640"/>
          <w:marRight w:val="0"/>
          <w:marTop w:val="0"/>
          <w:marBottom w:val="0"/>
          <w:divBdr>
            <w:top w:val="none" w:sz="0" w:space="0" w:color="auto"/>
            <w:left w:val="none" w:sz="0" w:space="0" w:color="auto"/>
            <w:bottom w:val="none" w:sz="0" w:space="0" w:color="auto"/>
            <w:right w:val="none" w:sz="0" w:space="0" w:color="auto"/>
          </w:divBdr>
        </w:div>
        <w:div w:id="1871138435">
          <w:marLeft w:val="640"/>
          <w:marRight w:val="0"/>
          <w:marTop w:val="0"/>
          <w:marBottom w:val="0"/>
          <w:divBdr>
            <w:top w:val="none" w:sz="0" w:space="0" w:color="auto"/>
            <w:left w:val="none" w:sz="0" w:space="0" w:color="auto"/>
            <w:bottom w:val="none" w:sz="0" w:space="0" w:color="auto"/>
            <w:right w:val="none" w:sz="0" w:space="0" w:color="auto"/>
          </w:divBdr>
        </w:div>
        <w:div w:id="1936357501">
          <w:marLeft w:val="640"/>
          <w:marRight w:val="0"/>
          <w:marTop w:val="0"/>
          <w:marBottom w:val="0"/>
          <w:divBdr>
            <w:top w:val="none" w:sz="0" w:space="0" w:color="auto"/>
            <w:left w:val="none" w:sz="0" w:space="0" w:color="auto"/>
            <w:bottom w:val="none" w:sz="0" w:space="0" w:color="auto"/>
            <w:right w:val="none" w:sz="0" w:space="0" w:color="auto"/>
          </w:divBdr>
        </w:div>
        <w:div w:id="1969167890">
          <w:marLeft w:val="640"/>
          <w:marRight w:val="0"/>
          <w:marTop w:val="0"/>
          <w:marBottom w:val="0"/>
          <w:divBdr>
            <w:top w:val="none" w:sz="0" w:space="0" w:color="auto"/>
            <w:left w:val="none" w:sz="0" w:space="0" w:color="auto"/>
            <w:bottom w:val="none" w:sz="0" w:space="0" w:color="auto"/>
            <w:right w:val="none" w:sz="0" w:space="0" w:color="auto"/>
          </w:divBdr>
        </w:div>
        <w:div w:id="1987856319">
          <w:marLeft w:val="640"/>
          <w:marRight w:val="0"/>
          <w:marTop w:val="0"/>
          <w:marBottom w:val="0"/>
          <w:divBdr>
            <w:top w:val="none" w:sz="0" w:space="0" w:color="auto"/>
            <w:left w:val="none" w:sz="0" w:space="0" w:color="auto"/>
            <w:bottom w:val="none" w:sz="0" w:space="0" w:color="auto"/>
            <w:right w:val="none" w:sz="0" w:space="0" w:color="auto"/>
          </w:divBdr>
        </w:div>
        <w:div w:id="2004040701">
          <w:marLeft w:val="640"/>
          <w:marRight w:val="0"/>
          <w:marTop w:val="0"/>
          <w:marBottom w:val="0"/>
          <w:divBdr>
            <w:top w:val="none" w:sz="0" w:space="0" w:color="auto"/>
            <w:left w:val="none" w:sz="0" w:space="0" w:color="auto"/>
            <w:bottom w:val="none" w:sz="0" w:space="0" w:color="auto"/>
            <w:right w:val="none" w:sz="0" w:space="0" w:color="auto"/>
          </w:divBdr>
        </w:div>
        <w:div w:id="2049644401">
          <w:marLeft w:val="640"/>
          <w:marRight w:val="0"/>
          <w:marTop w:val="0"/>
          <w:marBottom w:val="0"/>
          <w:divBdr>
            <w:top w:val="none" w:sz="0" w:space="0" w:color="auto"/>
            <w:left w:val="none" w:sz="0" w:space="0" w:color="auto"/>
            <w:bottom w:val="none" w:sz="0" w:space="0" w:color="auto"/>
            <w:right w:val="none" w:sz="0" w:space="0" w:color="auto"/>
          </w:divBdr>
        </w:div>
        <w:div w:id="2095086354">
          <w:marLeft w:val="640"/>
          <w:marRight w:val="0"/>
          <w:marTop w:val="0"/>
          <w:marBottom w:val="0"/>
          <w:divBdr>
            <w:top w:val="none" w:sz="0" w:space="0" w:color="auto"/>
            <w:left w:val="none" w:sz="0" w:space="0" w:color="auto"/>
            <w:bottom w:val="none" w:sz="0" w:space="0" w:color="auto"/>
            <w:right w:val="none" w:sz="0" w:space="0" w:color="auto"/>
          </w:divBdr>
        </w:div>
        <w:div w:id="2098672657">
          <w:marLeft w:val="640"/>
          <w:marRight w:val="0"/>
          <w:marTop w:val="0"/>
          <w:marBottom w:val="0"/>
          <w:divBdr>
            <w:top w:val="none" w:sz="0" w:space="0" w:color="auto"/>
            <w:left w:val="none" w:sz="0" w:space="0" w:color="auto"/>
            <w:bottom w:val="none" w:sz="0" w:space="0" w:color="auto"/>
            <w:right w:val="none" w:sz="0" w:space="0" w:color="auto"/>
          </w:divBdr>
        </w:div>
        <w:div w:id="2107068033">
          <w:marLeft w:val="640"/>
          <w:marRight w:val="0"/>
          <w:marTop w:val="0"/>
          <w:marBottom w:val="0"/>
          <w:divBdr>
            <w:top w:val="none" w:sz="0" w:space="0" w:color="auto"/>
            <w:left w:val="none" w:sz="0" w:space="0" w:color="auto"/>
            <w:bottom w:val="none" w:sz="0" w:space="0" w:color="auto"/>
            <w:right w:val="none" w:sz="0" w:space="0" w:color="auto"/>
          </w:divBdr>
        </w:div>
      </w:divsChild>
    </w:div>
    <w:div w:id="2022245181">
      <w:marLeft w:val="640"/>
      <w:marRight w:val="0"/>
      <w:marTop w:val="0"/>
      <w:marBottom w:val="0"/>
      <w:divBdr>
        <w:top w:val="none" w:sz="0" w:space="0" w:color="auto"/>
        <w:left w:val="none" w:sz="0" w:space="0" w:color="auto"/>
        <w:bottom w:val="none" w:sz="0" w:space="0" w:color="auto"/>
        <w:right w:val="none" w:sz="0" w:space="0" w:color="auto"/>
      </w:divBdr>
    </w:div>
    <w:div w:id="2022271919">
      <w:marLeft w:val="640"/>
      <w:marRight w:val="0"/>
      <w:marTop w:val="0"/>
      <w:marBottom w:val="0"/>
      <w:divBdr>
        <w:top w:val="none" w:sz="0" w:space="0" w:color="auto"/>
        <w:left w:val="none" w:sz="0" w:space="0" w:color="auto"/>
        <w:bottom w:val="none" w:sz="0" w:space="0" w:color="auto"/>
        <w:right w:val="none" w:sz="0" w:space="0" w:color="auto"/>
      </w:divBdr>
    </w:div>
    <w:div w:id="2025159535">
      <w:marLeft w:val="640"/>
      <w:marRight w:val="0"/>
      <w:marTop w:val="0"/>
      <w:marBottom w:val="0"/>
      <w:divBdr>
        <w:top w:val="none" w:sz="0" w:space="0" w:color="auto"/>
        <w:left w:val="none" w:sz="0" w:space="0" w:color="auto"/>
        <w:bottom w:val="none" w:sz="0" w:space="0" w:color="auto"/>
        <w:right w:val="none" w:sz="0" w:space="0" w:color="auto"/>
      </w:divBdr>
    </w:div>
    <w:div w:id="2025671538">
      <w:marLeft w:val="640"/>
      <w:marRight w:val="0"/>
      <w:marTop w:val="0"/>
      <w:marBottom w:val="0"/>
      <w:divBdr>
        <w:top w:val="none" w:sz="0" w:space="0" w:color="auto"/>
        <w:left w:val="none" w:sz="0" w:space="0" w:color="auto"/>
        <w:bottom w:val="none" w:sz="0" w:space="0" w:color="auto"/>
        <w:right w:val="none" w:sz="0" w:space="0" w:color="auto"/>
      </w:divBdr>
    </w:div>
    <w:div w:id="2025790258">
      <w:marLeft w:val="640"/>
      <w:marRight w:val="0"/>
      <w:marTop w:val="0"/>
      <w:marBottom w:val="0"/>
      <w:divBdr>
        <w:top w:val="none" w:sz="0" w:space="0" w:color="auto"/>
        <w:left w:val="none" w:sz="0" w:space="0" w:color="auto"/>
        <w:bottom w:val="none" w:sz="0" w:space="0" w:color="auto"/>
        <w:right w:val="none" w:sz="0" w:space="0" w:color="auto"/>
      </w:divBdr>
    </w:div>
    <w:div w:id="2029529010">
      <w:bodyDiv w:val="1"/>
      <w:marLeft w:val="0"/>
      <w:marRight w:val="0"/>
      <w:marTop w:val="0"/>
      <w:marBottom w:val="0"/>
      <w:divBdr>
        <w:top w:val="none" w:sz="0" w:space="0" w:color="auto"/>
        <w:left w:val="none" w:sz="0" w:space="0" w:color="auto"/>
        <w:bottom w:val="none" w:sz="0" w:space="0" w:color="auto"/>
        <w:right w:val="none" w:sz="0" w:space="0" w:color="auto"/>
      </w:divBdr>
      <w:divsChild>
        <w:div w:id="2007782610">
          <w:marLeft w:val="640"/>
          <w:marRight w:val="0"/>
          <w:marTop w:val="0"/>
          <w:marBottom w:val="0"/>
          <w:divBdr>
            <w:top w:val="none" w:sz="0" w:space="0" w:color="auto"/>
            <w:left w:val="none" w:sz="0" w:space="0" w:color="auto"/>
            <w:bottom w:val="none" w:sz="0" w:space="0" w:color="auto"/>
            <w:right w:val="none" w:sz="0" w:space="0" w:color="auto"/>
          </w:divBdr>
        </w:div>
        <w:div w:id="556939121">
          <w:marLeft w:val="640"/>
          <w:marRight w:val="0"/>
          <w:marTop w:val="0"/>
          <w:marBottom w:val="0"/>
          <w:divBdr>
            <w:top w:val="none" w:sz="0" w:space="0" w:color="auto"/>
            <w:left w:val="none" w:sz="0" w:space="0" w:color="auto"/>
            <w:bottom w:val="none" w:sz="0" w:space="0" w:color="auto"/>
            <w:right w:val="none" w:sz="0" w:space="0" w:color="auto"/>
          </w:divBdr>
        </w:div>
        <w:div w:id="1215772842">
          <w:marLeft w:val="640"/>
          <w:marRight w:val="0"/>
          <w:marTop w:val="0"/>
          <w:marBottom w:val="0"/>
          <w:divBdr>
            <w:top w:val="none" w:sz="0" w:space="0" w:color="auto"/>
            <w:left w:val="none" w:sz="0" w:space="0" w:color="auto"/>
            <w:bottom w:val="none" w:sz="0" w:space="0" w:color="auto"/>
            <w:right w:val="none" w:sz="0" w:space="0" w:color="auto"/>
          </w:divBdr>
        </w:div>
        <w:div w:id="889848503">
          <w:marLeft w:val="640"/>
          <w:marRight w:val="0"/>
          <w:marTop w:val="0"/>
          <w:marBottom w:val="0"/>
          <w:divBdr>
            <w:top w:val="none" w:sz="0" w:space="0" w:color="auto"/>
            <w:left w:val="none" w:sz="0" w:space="0" w:color="auto"/>
            <w:bottom w:val="none" w:sz="0" w:space="0" w:color="auto"/>
            <w:right w:val="none" w:sz="0" w:space="0" w:color="auto"/>
          </w:divBdr>
        </w:div>
        <w:div w:id="2123651718">
          <w:marLeft w:val="640"/>
          <w:marRight w:val="0"/>
          <w:marTop w:val="0"/>
          <w:marBottom w:val="0"/>
          <w:divBdr>
            <w:top w:val="none" w:sz="0" w:space="0" w:color="auto"/>
            <w:left w:val="none" w:sz="0" w:space="0" w:color="auto"/>
            <w:bottom w:val="none" w:sz="0" w:space="0" w:color="auto"/>
            <w:right w:val="none" w:sz="0" w:space="0" w:color="auto"/>
          </w:divBdr>
        </w:div>
        <w:div w:id="2028480461">
          <w:marLeft w:val="640"/>
          <w:marRight w:val="0"/>
          <w:marTop w:val="0"/>
          <w:marBottom w:val="0"/>
          <w:divBdr>
            <w:top w:val="none" w:sz="0" w:space="0" w:color="auto"/>
            <w:left w:val="none" w:sz="0" w:space="0" w:color="auto"/>
            <w:bottom w:val="none" w:sz="0" w:space="0" w:color="auto"/>
            <w:right w:val="none" w:sz="0" w:space="0" w:color="auto"/>
          </w:divBdr>
        </w:div>
        <w:div w:id="1972511845">
          <w:marLeft w:val="640"/>
          <w:marRight w:val="0"/>
          <w:marTop w:val="0"/>
          <w:marBottom w:val="0"/>
          <w:divBdr>
            <w:top w:val="none" w:sz="0" w:space="0" w:color="auto"/>
            <w:left w:val="none" w:sz="0" w:space="0" w:color="auto"/>
            <w:bottom w:val="none" w:sz="0" w:space="0" w:color="auto"/>
            <w:right w:val="none" w:sz="0" w:space="0" w:color="auto"/>
          </w:divBdr>
        </w:div>
        <w:div w:id="66074580">
          <w:marLeft w:val="640"/>
          <w:marRight w:val="0"/>
          <w:marTop w:val="0"/>
          <w:marBottom w:val="0"/>
          <w:divBdr>
            <w:top w:val="none" w:sz="0" w:space="0" w:color="auto"/>
            <w:left w:val="none" w:sz="0" w:space="0" w:color="auto"/>
            <w:bottom w:val="none" w:sz="0" w:space="0" w:color="auto"/>
            <w:right w:val="none" w:sz="0" w:space="0" w:color="auto"/>
          </w:divBdr>
        </w:div>
        <w:div w:id="2044789070">
          <w:marLeft w:val="640"/>
          <w:marRight w:val="0"/>
          <w:marTop w:val="0"/>
          <w:marBottom w:val="0"/>
          <w:divBdr>
            <w:top w:val="none" w:sz="0" w:space="0" w:color="auto"/>
            <w:left w:val="none" w:sz="0" w:space="0" w:color="auto"/>
            <w:bottom w:val="none" w:sz="0" w:space="0" w:color="auto"/>
            <w:right w:val="none" w:sz="0" w:space="0" w:color="auto"/>
          </w:divBdr>
        </w:div>
        <w:div w:id="2100129012">
          <w:marLeft w:val="640"/>
          <w:marRight w:val="0"/>
          <w:marTop w:val="0"/>
          <w:marBottom w:val="0"/>
          <w:divBdr>
            <w:top w:val="none" w:sz="0" w:space="0" w:color="auto"/>
            <w:left w:val="none" w:sz="0" w:space="0" w:color="auto"/>
            <w:bottom w:val="none" w:sz="0" w:space="0" w:color="auto"/>
            <w:right w:val="none" w:sz="0" w:space="0" w:color="auto"/>
          </w:divBdr>
        </w:div>
        <w:div w:id="435368389">
          <w:marLeft w:val="640"/>
          <w:marRight w:val="0"/>
          <w:marTop w:val="0"/>
          <w:marBottom w:val="0"/>
          <w:divBdr>
            <w:top w:val="none" w:sz="0" w:space="0" w:color="auto"/>
            <w:left w:val="none" w:sz="0" w:space="0" w:color="auto"/>
            <w:bottom w:val="none" w:sz="0" w:space="0" w:color="auto"/>
            <w:right w:val="none" w:sz="0" w:space="0" w:color="auto"/>
          </w:divBdr>
        </w:div>
        <w:div w:id="2076586735">
          <w:marLeft w:val="640"/>
          <w:marRight w:val="0"/>
          <w:marTop w:val="0"/>
          <w:marBottom w:val="0"/>
          <w:divBdr>
            <w:top w:val="none" w:sz="0" w:space="0" w:color="auto"/>
            <w:left w:val="none" w:sz="0" w:space="0" w:color="auto"/>
            <w:bottom w:val="none" w:sz="0" w:space="0" w:color="auto"/>
            <w:right w:val="none" w:sz="0" w:space="0" w:color="auto"/>
          </w:divBdr>
        </w:div>
        <w:div w:id="1563364225">
          <w:marLeft w:val="640"/>
          <w:marRight w:val="0"/>
          <w:marTop w:val="0"/>
          <w:marBottom w:val="0"/>
          <w:divBdr>
            <w:top w:val="none" w:sz="0" w:space="0" w:color="auto"/>
            <w:left w:val="none" w:sz="0" w:space="0" w:color="auto"/>
            <w:bottom w:val="none" w:sz="0" w:space="0" w:color="auto"/>
            <w:right w:val="none" w:sz="0" w:space="0" w:color="auto"/>
          </w:divBdr>
        </w:div>
        <w:div w:id="1096099082">
          <w:marLeft w:val="640"/>
          <w:marRight w:val="0"/>
          <w:marTop w:val="0"/>
          <w:marBottom w:val="0"/>
          <w:divBdr>
            <w:top w:val="none" w:sz="0" w:space="0" w:color="auto"/>
            <w:left w:val="none" w:sz="0" w:space="0" w:color="auto"/>
            <w:bottom w:val="none" w:sz="0" w:space="0" w:color="auto"/>
            <w:right w:val="none" w:sz="0" w:space="0" w:color="auto"/>
          </w:divBdr>
        </w:div>
        <w:div w:id="312098685">
          <w:marLeft w:val="640"/>
          <w:marRight w:val="0"/>
          <w:marTop w:val="0"/>
          <w:marBottom w:val="0"/>
          <w:divBdr>
            <w:top w:val="none" w:sz="0" w:space="0" w:color="auto"/>
            <w:left w:val="none" w:sz="0" w:space="0" w:color="auto"/>
            <w:bottom w:val="none" w:sz="0" w:space="0" w:color="auto"/>
            <w:right w:val="none" w:sz="0" w:space="0" w:color="auto"/>
          </w:divBdr>
        </w:div>
        <w:div w:id="1854761330">
          <w:marLeft w:val="640"/>
          <w:marRight w:val="0"/>
          <w:marTop w:val="0"/>
          <w:marBottom w:val="0"/>
          <w:divBdr>
            <w:top w:val="none" w:sz="0" w:space="0" w:color="auto"/>
            <w:left w:val="none" w:sz="0" w:space="0" w:color="auto"/>
            <w:bottom w:val="none" w:sz="0" w:space="0" w:color="auto"/>
            <w:right w:val="none" w:sz="0" w:space="0" w:color="auto"/>
          </w:divBdr>
        </w:div>
        <w:div w:id="2099861218">
          <w:marLeft w:val="640"/>
          <w:marRight w:val="0"/>
          <w:marTop w:val="0"/>
          <w:marBottom w:val="0"/>
          <w:divBdr>
            <w:top w:val="none" w:sz="0" w:space="0" w:color="auto"/>
            <w:left w:val="none" w:sz="0" w:space="0" w:color="auto"/>
            <w:bottom w:val="none" w:sz="0" w:space="0" w:color="auto"/>
            <w:right w:val="none" w:sz="0" w:space="0" w:color="auto"/>
          </w:divBdr>
        </w:div>
        <w:div w:id="1617440862">
          <w:marLeft w:val="640"/>
          <w:marRight w:val="0"/>
          <w:marTop w:val="0"/>
          <w:marBottom w:val="0"/>
          <w:divBdr>
            <w:top w:val="none" w:sz="0" w:space="0" w:color="auto"/>
            <w:left w:val="none" w:sz="0" w:space="0" w:color="auto"/>
            <w:bottom w:val="none" w:sz="0" w:space="0" w:color="auto"/>
            <w:right w:val="none" w:sz="0" w:space="0" w:color="auto"/>
          </w:divBdr>
        </w:div>
        <w:div w:id="683214370">
          <w:marLeft w:val="640"/>
          <w:marRight w:val="0"/>
          <w:marTop w:val="0"/>
          <w:marBottom w:val="0"/>
          <w:divBdr>
            <w:top w:val="none" w:sz="0" w:space="0" w:color="auto"/>
            <w:left w:val="none" w:sz="0" w:space="0" w:color="auto"/>
            <w:bottom w:val="none" w:sz="0" w:space="0" w:color="auto"/>
            <w:right w:val="none" w:sz="0" w:space="0" w:color="auto"/>
          </w:divBdr>
        </w:div>
        <w:div w:id="1511985312">
          <w:marLeft w:val="640"/>
          <w:marRight w:val="0"/>
          <w:marTop w:val="0"/>
          <w:marBottom w:val="0"/>
          <w:divBdr>
            <w:top w:val="none" w:sz="0" w:space="0" w:color="auto"/>
            <w:left w:val="none" w:sz="0" w:space="0" w:color="auto"/>
            <w:bottom w:val="none" w:sz="0" w:space="0" w:color="auto"/>
            <w:right w:val="none" w:sz="0" w:space="0" w:color="auto"/>
          </w:divBdr>
        </w:div>
        <w:div w:id="1483624001">
          <w:marLeft w:val="640"/>
          <w:marRight w:val="0"/>
          <w:marTop w:val="0"/>
          <w:marBottom w:val="0"/>
          <w:divBdr>
            <w:top w:val="none" w:sz="0" w:space="0" w:color="auto"/>
            <w:left w:val="none" w:sz="0" w:space="0" w:color="auto"/>
            <w:bottom w:val="none" w:sz="0" w:space="0" w:color="auto"/>
            <w:right w:val="none" w:sz="0" w:space="0" w:color="auto"/>
          </w:divBdr>
        </w:div>
        <w:div w:id="388842001">
          <w:marLeft w:val="640"/>
          <w:marRight w:val="0"/>
          <w:marTop w:val="0"/>
          <w:marBottom w:val="0"/>
          <w:divBdr>
            <w:top w:val="none" w:sz="0" w:space="0" w:color="auto"/>
            <w:left w:val="none" w:sz="0" w:space="0" w:color="auto"/>
            <w:bottom w:val="none" w:sz="0" w:space="0" w:color="auto"/>
            <w:right w:val="none" w:sz="0" w:space="0" w:color="auto"/>
          </w:divBdr>
        </w:div>
        <w:div w:id="1503231272">
          <w:marLeft w:val="640"/>
          <w:marRight w:val="0"/>
          <w:marTop w:val="0"/>
          <w:marBottom w:val="0"/>
          <w:divBdr>
            <w:top w:val="none" w:sz="0" w:space="0" w:color="auto"/>
            <w:left w:val="none" w:sz="0" w:space="0" w:color="auto"/>
            <w:bottom w:val="none" w:sz="0" w:space="0" w:color="auto"/>
            <w:right w:val="none" w:sz="0" w:space="0" w:color="auto"/>
          </w:divBdr>
        </w:div>
        <w:div w:id="1465849933">
          <w:marLeft w:val="640"/>
          <w:marRight w:val="0"/>
          <w:marTop w:val="0"/>
          <w:marBottom w:val="0"/>
          <w:divBdr>
            <w:top w:val="none" w:sz="0" w:space="0" w:color="auto"/>
            <w:left w:val="none" w:sz="0" w:space="0" w:color="auto"/>
            <w:bottom w:val="none" w:sz="0" w:space="0" w:color="auto"/>
            <w:right w:val="none" w:sz="0" w:space="0" w:color="auto"/>
          </w:divBdr>
        </w:div>
        <w:div w:id="504128860">
          <w:marLeft w:val="640"/>
          <w:marRight w:val="0"/>
          <w:marTop w:val="0"/>
          <w:marBottom w:val="0"/>
          <w:divBdr>
            <w:top w:val="none" w:sz="0" w:space="0" w:color="auto"/>
            <w:left w:val="none" w:sz="0" w:space="0" w:color="auto"/>
            <w:bottom w:val="none" w:sz="0" w:space="0" w:color="auto"/>
            <w:right w:val="none" w:sz="0" w:space="0" w:color="auto"/>
          </w:divBdr>
        </w:div>
        <w:div w:id="2043510186">
          <w:marLeft w:val="640"/>
          <w:marRight w:val="0"/>
          <w:marTop w:val="0"/>
          <w:marBottom w:val="0"/>
          <w:divBdr>
            <w:top w:val="none" w:sz="0" w:space="0" w:color="auto"/>
            <w:left w:val="none" w:sz="0" w:space="0" w:color="auto"/>
            <w:bottom w:val="none" w:sz="0" w:space="0" w:color="auto"/>
            <w:right w:val="none" w:sz="0" w:space="0" w:color="auto"/>
          </w:divBdr>
        </w:div>
        <w:div w:id="273562069">
          <w:marLeft w:val="640"/>
          <w:marRight w:val="0"/>
          <w:marTop w:val="0"/>
          <w:marBottom w:val="0"/>
          <w:divBdr>
            <w:top w:val="none" w:sz="0" w:space="0" w:color="auto"/>
            <w:left w:val="none" w:sz="0" w:space="0" w:color="auto"/>
            <w:bottom w:val="none" w:sz="0" w:space="0" w:color="auto"/>
            <w:right w:val="none" w:sz="0" w:space="0" w:color="auto"/>
          </w:divBdr>
        </w:div>
        <w:div w:id="1390107761">
          <w:marLeft w:val="640"/>
          <w:marRight w:val="0"/>
          <w:marTop w:val="0"/>
          <w:marBottom w:val="0"/>
          <w:divBdr>
            <w:top w:val="none" w:sz="0" w:space="0" w:color="auto"/>
            <w:left w:val="none" w:sz="0" w:space="0" w:color="auto"/>
            <w:bottom w:val="none" w:sz="0" w:space="0" w:color="auto"/>
            <w:right w:val="none" w:sz="0" w:space="0" w:color="auto"/>
          </w:divBdr>
        </w:div>
        <w:div w:id="1091201270">
          <w:marLeft w:val="640"/>
          <w:marRight w:val="0"/>
          <w:marTop w:val="0"/>
          <w:marBottom w:val="0"/>
          <w:divBdr>
            <w:top w:val="none" w:sz="0" w:space="0" w:color="auto"/>
            <w:left w:val="none" w:sz="0" w:space="0" w:color="auto"/>
            <w:bottom w:val="none" w:sz="0" w:space="0" w:color="auto"/>
            <w:right w:val="none" w:sz="0" w:space="0" w:color="auto"/>
          </w:divBdr>
        </w:div>
        <w:div w:id="1342242897">
          <w:marLeft w:val="640"/>
          <w:marRight w:val="0"/>
          <w:marTop w:val="0"/>
          <w:marBottom w:val="0"/>
          <w:divBdr>
            <w:top w:val="none" w:sz="0" w:space="0" w:color="auto"/>
            <w:left w:val="none" w:sz="0" w:space="0" w:color="auto"/>
            <w:bottom w:val="none" w:sz="0" w:space="0" w:color="auto"/>
            <w:right w:val="none" w:sz="0" w:space="0" w:color="auto"/>
          </w:divBdr>
        </w:div>
        <w:div w:id="1458450485">
          <w:marLeft w:val="640"/>
          <w:marRight w:val="0"/>
          <w:marTop w:val="0"/>
          <w:marBottom w:val="0"/>
          <w:divBdr>
            <w:top w:val="none" w:sz="0" w:space="0" w:color="auto"/>
            <w:left w:val="none" w:sz="0" w:space="0" w:color="auto"/>
            <w:bottom w:val="none" w:sz="0" w:space="0" w:color="auto"/>
            <w:right w:val="none" w:sz="0" w:space="0" w:color="auto"/>
          </w:divBdr>
        </w:div>
        <w:div w:id="1645502521">
          <w:marLeft w:val="640"/>
          <w:marRight w:val="0"/>
          <w:marTop w:val="0"/>
          <w:marBottom w:val="0"/>
          <w:divBdr>
            <w:top w:val="none" w:sz="0" w:space="0" w:color="auto"/>
            <w:left w:val="none" w:sz="0" w:space="0" w:color="auto"/>
            <w:bottom w:val="none" w:sz="0" w:space="0" w:color="auto"/>
            <w:right w:val="none" w:sz="0" w:space="0" w:color="auto"/>
          </w:divBdr>
        </w:div>
        <w:div w:id="1010374589">
          <w:marLeft w:val="640"/>
          <w:marRight w:val="0"/>
          <w:marTop w:val="0"/>
          <w:marBottom w:val="0"/>
          <w:divBdr>
            <w:top w:val="none" w:sz="0" w:space="0" w:color="auto"/>
            <w:left w:val="none" w:sz="0" w:space="0" w:color="auto"/>
            <w:bottom w:val="none" w:sz="0" w:space="0" w:color="auto"/>
            <w:right w:val="none" w:sz="0" w:space="0" w:color="auto"/>
          </w:divBdr>
        </w:div>
        <w:div w:id="183330016">
          <w:marLeft w:val="640"/>
          <w:marRight w:val="0"/>
          <w:marTop w:val="0"/>
          <w:marBottom w:val="0"/>
          <w:divBdr>
            <w:top w:val="none" w:sz="0" w:space="0" w:color="auto"/>
            <w:left w:val="none" w:sz="0" w:space="0" w:color="auto"/>
            <w:bottom w:val="none" w:sz="0" w:space="0" w:color="auto"/>
            <w:right w:val="none" w:sz="0" w:space="0" w:color="auto"/>
          </w:divBdr>
        </w:div>
        <w:div w:id="1834370398">
          <w:marLeft w:val="640"/>
          <w:marRight w:val="0"/>
          <w:marTop w:val="0"/>
          <w:marBottom w:val="0"/>
          <w:divBdr>
            <w:top w:val="none" w:sz="0" w:space="0" w:color="auto"/>
            <w:left w:val="none" w:sz="0" w:space="0" w:color="auto"/>
            <w:bottom w:val="none" w:sz="0" w:space="0" w:color="auto"/>
            <w:right w:val="none" w:sz="0" w:space="0" w:color="auto"/>
          </w:divBdr>
        </w:div>
        <w:div w:id="2067293436">
          <w:marLeft w:val="640"/>
          <w:marRight w:val="0"/>
          <w:marTop w:val="0"/>
          <w:marBottom w:val="0"/>
          <w:divBdr>
            <w:top w:val="none" w:sz="0" w:space="0" w:color="auto"/>
            <w:left w:val="none" w:sz="0" w:space="0" w:color="auto"/>
            <w:bottom w:val="none" w:sz="0" w:space="0" w:color="auto"/>
            <w:right w:val="none" w:sz="0" w:space="0" w:color="auto"/>
          </w:divBdr>
        </w:div>
        <w:div w:id="139347531">
          <w:marLeft w:val="640"/>
          <w:marRight w:val="0"/>
          <w:marTop w:val="0"/>
          <w:marBottom w:val="0"/>
          <w:divBdr>
            <w:top w:val="none" w:sz="0" w:space="0" w:color="auto"/>
            <w:left w:val="none" w:sz="0" w:space="0" w:color="auto"/>
            <w:bottom w:val="none" w:sz="0" w:space="0" w:color="auto"/>
            <w:right w:val="none" w:sz="0" w:space="0" w:color="auto"/>
          </w:divBdr>
        </w:div>
        <w:div w:id="1902204118">
          <w:marLeft w:val="640"/>
          <w:marRight w:val="0"/>
          <w:marTop w:val="0"/>
          <w:marBottom w:val="0"/>
          <w:divBdr>
            <w:top w:val="none" w:sz="0" w:space="0" w:color="auto"/>
            <w:left w:val="none" w:sz="0" w:space="0" w:color="auto"/>
            <w:bottom w:val="none" w:sz="0" w:space="0" w:color="auto"/>
            <w:right w:val="none" w:sz="0" w:space="0" w:color="auto"/>
          </w:divBdr>
        </w:div>
        <w:div w:id="1073242220">
          <w:marLeft w:val="640"/>
          <w:marRight w:val="0"/>
          <w:marTop w:val="0"/>
          <w:marBottom w:val="0"/>
          <w:divBdr>
            <w:top w:val="none" w:sz="0" w:space="0" w:color="auto"/>
            <w:left w:val="none" w:sz="0" w:space="0" w:color="auto"/>
            <w:bottom w:val="none" w:sz="0" w:space="0" w:color="auto"/>
            <w:right w:val="none" w:sz="0" w:space="0" w:color="auto"/>
          </w:divBdr>
        </w:div>
        <w:div w:id="1362125132">
          <w:marLeft w:val="640"/>
          <w:marRight w:val="0"/>
          <w:marTop w:val="0"/>
          <w:marBottom w:val="0"/>
          <w:divBdr>
            <w:top w:val="none" w:sz="0" w:space="0" w:color="auto"/>
            <w:left w:val="none" w:sz="0" w:space="0" w:color="auto"/>
            <w:bottom w:val="none" w:sz="0" w:space="0" w:color="auto"/>
            <w:right w:val="none" w:sz="0" w:space="0" w:color="auto"/>
          </w:divBdr>
        </w:div>
        <w:div w:id="172188343">
          <w:marLeft w:val="640"/>
          <w:marRight w:val="0"/>
          <w:marTop w:val="0"/>
          <w:marBottom w:val="0"/>
          <w:divBdr>
            <w:top w:val="none" w:sz="0" w:space="0" w:color="auto"/>
            <w:left w:val="none" w:sz="0" w:space="0" w:color="auto"/>
            <w:bottom w:val="none" w:sz="0" w:space="0" w:color="auto"/>
            <w:right w:val="none" w:sz="0" w:space="0" w:color="auto"/>
          </w:divBdr>
        </w:div>
        <w:div w:id="957642941">
          <w:marLeft w:val="640"/>
          <w:marRight w:val="0"/>
          <w:marTop w:val="0"/>
          <w:marBottom w:val="0"/>
          <w:divBdr>
            <w:top w:val="none" w:sz="0" w:space="0" w:color="auto"/>
            <w:left w:val="none" w:sz="0" w:space="0" w:color="auto"/>
            <w:bottom w:val="none" w:sz="0" w:space="0" w:color="auto"/>
            <w:right w:val="none" w:sz="0" w:space="0" w:color="auto"/>
          </w:divBdr>
        </w:div>
        <w:div w:id="804004021">
          <w:marLeft w:val="640"/>
          <w:marRight w:val="0"/>
          <w:marTop w:val="0"/>
          <w:marBottom w:val="0"/>
          <w:divBdr>
            <w:top w:val="none" w:sz="0" w:space="0" w:color="auto"/>
            <w:left w:val="none" w:sz="0" w:space="0" w:color="auto"/>
            <w:bottom w:val="none" w:sz="0" w:space="0" w:color="auto"/>
            <w:right w:val="none" w:sz="0" w:space="0" w:color="auto"/>
          </w:divBdr>
        </w:div>
        <w:div w:id="2081907080">
          <w:marLeft w:val="640"/>
          <w:marRight w:val="0"/>
          <w:marTop w:val="0"/>
          <w:marBottom w:val="0"/>
          <w:divBdr>
            <w:top w:val="none" w:sz="0" w:space="0" w:color="auto"/>
            <w:left w:val="none" w:sz="0" w:space="0" w:color="auto"/>
            <w:bottom w:val="none" w:sz="0" w:space="0" w:color="auto"/>
            <w:right w:val="none" w:sz="0" w:space="0" w:color="auto"/>
          </w:divBdr>
        </w:div>
        <w:div w:id="1797291395">
          <w:marLeft w:val="640"/>
          <w:marRight w:val="0"/>
          <w:marTop w:val="0"/>
          <w:marBottom w:val="0"/>
          <w:divBdr>
            <w:top w:val="none" w:sz="0" w:space="0" w:color="auto"/>
            <w:left w:val="none" w:sz="0" w:space="0" w:color="auto"/>
            <w:bottom w:val="none" w:sz="0" w:space="0" w:color="auto"/>
            <w:right w:val="none" w:sz="0" w:space="0" w:color="auto"/>
          </w:divBdr>
        </w:div>
        <w:div w:id="150877433">
          <w:marLeft w:val="640"/>
          <w:marRight w:val="0"/>
          <w:marTop w:val="0"/>
          <w:marBottom w:val="0"/>
          <w:divBdr>
            <w:top w:val="none" w:sz="0" w:space="0" w:color="auto"/>
            <w:left w:val="none" w:sz="0" w:space="0" w:color="auto"/>
            <w:bottom w:val="none" w:sz="0" w:space="0" w:color="auto"/>
            <w:right w:val="none" w:sz="0" w:space="0" w:color="auto"/>
          </w:divBdr>
        </w:div>
        <w:div w:id="396172832">
          <w:marLeft w:val="640"/>
          <w:marRight w:val="0"/>
          <w:marTop w:val="0"/>
          <w:marBottom w:val="0"/>
          <w:divBdr>
            <w:top w:val="none" w:sz="0" w:space="0" w:color="auto"/>
            <w:left w:val="none" w:sz="0" w:space="0" w:color="auto"/>
            <w:bottom w:val="none" w:sz="0" w:space="0" w:color="auto"/>
            <w:right w:val="none" w:sz="0" w:space="0" w:color="auto"/>
          </w:divBdr>
        </w:div>
        <w:div w:id="1004481348">
          <w:marLeft w:val="640"/>
          <w:marRight w:val="0"/>
          <w:marTop w:val="0"/>
          <w:marBottom w:val="0"/>
          <w:divBdr>
            <w:top w:val="none" w:sz="0" w:space="0" w:color="auto"/>
            <w:left w:val="none" w:sz="0" w:space="0" w:color="auto"/>
            <w:bottom w:val="none" w:sz="0" w:space="0" w:color="auto"/>
            <w:right w:val="none" w:sz="0" w:space="0" w:color="auto"/>
          </w:divBdr>
        </w:div>
        <w:div w:id="103966601">
          <w:marLeft w:val="640"/>
          <w:marRight w:val="0"/>
          <w:marTop w:val="0"/>
          <w:marBottom w:val="0"/>
          <w:divBdr>
            <w:top w:val="none" w:sz="0" w:space="0" w:color="auto"/>
            <w:left w:val="none" w:sz="0" w:space="0" w:color="auto"/>
            <w:bottom w:val="none" w:sz="0" w:space="0" w:color="auto"/>
            <w:right w:val="none" w:sz="0" w:space="0" w:color="auto"/>
          </w:divBdr>
        </w:div>
        <w:div w:id="162823402">
          <w:marLeft w:val="640"/>
          <w:marRight w:val="0"/>
          <w:marTop w:val="0"/>
          <w:marBottom w:val="0"/>
          <w:divBdr>
            <w:top w:val="none" w:sz="0" w:space="0" w:color="auto"/>
            <w:left w:val="none" w:sz="0" w:space="0" w:color="auto"/>
            <w:bottom w:val="none" w:sz="0" w:space="0" w:color="auto"/>
            <w:right w:val="none" w:sz="0" w:space="0" w:color="auto"/>
          </w:divBdr>
        </w:div>
        <w:div w:id="546916003">
          <w:marLeft w:val="640"/>
          <w:marRight w:val="0"/>
          <w:marTop w:val="0"/>
          <w:marBottom w:val="0"/>
          <w:divBdr>
            <w:top w:val="none" w:sz="0" w:space="0" w:color="auto"/>
            <w:left w:val="none" w:sz="0" w:space="0" w:color="auto"/>
            <w:bottom w:val="none" w:sz="0" w:space="0" w:color="auto"/>
            <w:right w:val="none" w:sz="0" w:space="0" w:color="auto"/>
          </w:divBdr>
        </w:div>
        <w:div w:id="268318458">
          <w:marLeft w:val="640"/>
          <w:marRight w:val="0"/>
          <w:marTop w:val="0"/>
          <w:marBottom w:val="0"/>
          <w:divBdr>
            <w:top w:val="none" w:sz="0" w:space="0" w:color="auto"/>
            <w:left w:val="none" w:sz="0" w:space="0" w:color="auto"/>
            <w:bottom w:val="none" w:sz="0" w:space="0" w:color="auto"/>
            <w:right w:val="none" w:sz="0" w:space="0" w:color="auto"/>
          </w:divBdr>
        </w:div>
        <w:div w:id="686174416">
          <w:marLeft w:val="640"/>
          <w:marRight w:val="0"/>
          <w:marTop w:val="0"/>
          <w:marBottom w:val="0"/>
          <w:divBdr>
            <w:top w:val="none" w:sz="0" w:space="0" w:color="auto"/>
            <w:left w:val="none" w:sz="0" w:space="0" w:color="auto"/>
            <w:bottom w:val="none" w:sz="0" w:space="0" w:color="auto"/>
            <w:right w:val="none" w:sz="0" w:space="0" w:color="auto"/>
          </w:divBdr>
        </w:div>
      </w:divsChild>
    </w:div>
    <w:div w:id="2032761591">
      <w:marLeft w:val="640"/>
      <w:marRight w:val="0"/>
      <w:marTop w:val="0"/>
      <w:marBottom w:val="0"/>
      <w:divBdr>
        <w:top w:val="none" w:sz="0" w:space="0" w:color="auto"/>
        <w:left w:val="none" w:sz="0" w:space="0" w:color="auto"/>
        <w:bottom w:val="none" w:sz="0" w:space="0" w:color="auto"/>
        <w:right w:val="none" w:sz="0" w:space="0" w:color="auto"/>
      </w:divBdr>
    </w:div>
    <w:div w:id="2033220919">
      <w:marLeft w:val="640"/>
      <w:marRight w:val="0"/>
      <w:marTop w:val="0"/>
      <w:marBottom w:val="0"/>
      <w:divBdr>
        <w:top w:val="none" w:sz="0" w:space="0" w:color="auto"/>
        <w:left w:val="none" w:sz="0" w:space="0" w:color="auto"/>
        <w:bottom w:val="none" w:sz="0" w:space="0" w:color="auto"/>
        <w:right w:val="none" w:sz="0" w:space="0" w:color="auto"/>
      </w:divBdr>
    </w:div>
    <w:div w:id="2035223548">
      <w:bodyDiv w:val="1"/>
      <w:marLeft w:val="0"/>
      <w:marRight w:val="0"/>
      <w:marTop w:val="0"/>
      <w:marBottom w:val="0"/>
      <w:divBdr>
        <w:top w:val="none" w:sz="0" w:space="0" w:color="auto"/>
        <w:left w:val="none" w:sz="0" w:space="0" w:color="auto"/>
        <w:bottom w:val="none" w:sz="0" w:space="0" w:color="auto"/>
        <w:right w:val="none" w:sz="0" w:space="0" w:color="auto"/>
      </w:divBdr>
      <w:divsChild>
        <w:div w:id="954101131">
          <w:marLeft w:val="640"/>
          <w:marRight w:val="0"/>
          <w:marTop w:val="0"/>
          <w:marBottom w:val="0"/>
          <w:divBdr>
            <w:top w:val="none" w:sz="0" w:space="0" w:color="auto"/>
            <w:left w:val="none" w:sz="0" w:space="0" w:color="auto"/>
            <w:bottom w:val="none" w:sz="0" w:space="0" w:color="auto"/>
            <w:right w:val="none" w:sz="0" w:space="0" w:color="auto"/>
          </w:divBdr>
        </w:div>
        <w:div w:id="1537698729">
          <w:marLeft w:val="640"/>
          <w:marRight w:val="0"/>
          <w:marTop w:val="0"/>
          <w:marBottom w:val="0"/>
          <w:divBdr>
            <w:top w:val="none" w:sz="0" w:space="0" w:color="auto"/>
            <w:left w:val="none" w:sz="0" w:space="0" w:color="auto"/>
            <w:bottom w:val="none" w:sz="0" w:space="0" w:color="auto"/>
            <w:right w:val="none" w:sz="0" w:space="0" w:color="auto"/>
          </w:divBdr>
        </w:div>
        <w:div w:id="368989692">
          <w:marLeft w:val="640"/>
          <w:marRight w:val="0"/>
          <w:marTop w:val="0"/>
          <w:marBottom w:val="0"/>
          <w:divBdr>
            <w:top w:val="none" w:sz="0" w:space="0" w:color="auto"/>
            <w:left w:val="none" w:sz="0" w:space="0" w:color="auto"/>
            <w:bottom w:val="none" w:sz="0" w:space="0" w:color="auto"/>
            <w:right w:val="none" w:sz="0" w:space="0" w:color="auto"/>
          </w:divBdr>
        </w:div>
        <w:div w:id="1274169918">
          <w:marLeft w:val="640"/>
          <w:marRight w:val="0"/>
          <w:marTop w:val="0"/>
          <w:marBottom w:val="0"/>
          <w:divBdr>
            <w:top w:val="none" w:sz="0" w:space="0" w:color="auto"/>
            <w:left w:val="none" w:sz="0" w:space="0" w:color="auto"/>
            <w:bottom w:val="none" w:sz="0" w:space="0" w:color="auto"/>
            <w:right w:val="none" w:sz="0" w:space="0" w:color="auto"/>
          </w:divBdr>
        </w:div>
        <w:div w:id="159932147">
          <w:marLeft w:val="640"/>
          <w:marRight w:val="0"/>
          <w:marTop w:val="0"/>
          <w:marBottom w:val="0"/>
          <w:divBdr>
            <w:top w:val="none" w:sz="0" w:space="0" w:color="auto"/>
            <w:left w:val="none" w:sz="0" w:space="0" w:color="auto"/>
            <w:bottom w:val="none" w:sz="0" w:space="0" w:color="auto"/>
            <w:right w:val="none" w:sz="0" w:space="0" w:color="auto"/>
          </w:divBdr>
        </w:div>
        <w:div w:id="68887913">
          <w:marLeft w:val="640"/>
          <w:marRight w:val="0"/>
          <w:marTop w:val="0"/>
          <w:marBottom w:val="0"/>
          <w:divBdr>
            <w:top w:val="none" w:sz="0" w:space="0" w:color="auto"/>
            <w:left w:val="none" w:sz="0" w:space="0" w:color="auto"/>
            <w:bottom w:val="none" w:sz="0" w:space="0" w:color="auto"/>
            <w:right w:val="none" w:sz="0" w:space="0" w:color="auto"/>
          </w:divBdr>
        </w:div>
        <w:div w:id="1650089991">
          <w:marLeft w:val="640"/>
          <w:marRight w:val="0"/>
          <w:marTop w:val="0"/>
          <w:marBottom w:val="0"/>
          <w:divBdr>
            <w:top w:val="none" w:sz="0" w:space="0" w:color="auto"/>
            <w:left w:val="none" w:sz="0" w:space="0" w:color="auto"/>
            <w:bottom w:val="none" w:sz="0" w:space="0" w:color="auto"/>
            <w:right w:val="none" w:sz="0" w:space="0" w:color="auto"/>
          </w:divBdr>
        </w:div>
        <w:div w:id="361784735">
          <w:marLeft w:val="640"/>
          <w:marRight w:val="0"/>
          <w:marTop w:val="0"/>
          <w:marBottom w:val="0"/>
          <w:divBdr>
            <w:top w:val="none" w:sz="0" w:space="0" w:color="auto"/>
            <w:left w:val="none" w:sz="0" w:space="0" w:color="auto"/>
            <w:bottom w:val="none" w:sz="0" w:space="0" w:color="auto"/>
            <w:right w:val="none" w:sz="0" w:space="0" w:color="auto"/>
          </w:divBdr>
        </w:div>
        <w:div w:id="599803874">
          <w:marLeft w:val="640"/>
          <w:marRight w:val="0"/>
          <w:marTop w:val="0"/>
          <w:marBottom w:val="0"/>
          <w:divBdr>
            <w:top w:val="none" w:sz="0" w:space="0" w:color="auto"/>
            <w:left w:val="none" w:sz="0" w:space="0" w:color="auto"/>
            <w:bottom w:val="none" w:sz="0" w:space="0" w:color="auto"/>
            <w:right w:val="none" w:sz="0" w:space="0" w:color="auto"/>
          </w:divBdr>
        </w:div>
        <w:div w:id="2064406836">
          <w:marLeft w:val="640"/>
          <w:marRight w:val="0"/>
          <w:marTop w:val="0"/>
          <w:marBottom w:val="0"/>
          <w:divBdr>
            <w:top w:val="none" w:sz="0" w:space="0" w:color="auto"/>
            <w:left w:val="none" w:sz="0" w:space="0" w:color="auto"/>
            <w:bottom w:val="none" w:sz="0" w:space="0" w:color="auto"/>
            <w:right w:val="none" w:sz="0" w:space="0" w:color="auto"/>
          </w:divBdr>
        </w:div>
        <w:div w:id="892617809">
          <w:marLeft w:val="640"/>
          <w:marRight w:val="0"/>
          <w:marTop w:val="0"/>
          <w:marBottom w:val="0"/>
          <w:divBdr>
            <w:top w:val="none" w:sz="0" w:space="0" w:color="auto"/>
            <w:left w:val="none" w:sz="0" w:space="0" w:color="auto"/>
            <w:bottom w:val="none" w:sz="0" w:space="0" w:color="auto"/>
            <w:right w:val="none" w:sz="0" w:space="0" w:color="auto"/>
          </w:divBdr>
        </w:div>
        <w:div w:id="1236360227">
          <w:marLeft w:val="640"/>
          <w:marRight w:val="0"/>
          <w:marTop w:val="0"/>
          <w:marBottom w:val="0"/>
          <w:divBdr>
            <w:top w:val="none" w:sz="0" w:space="0" w:color="auto"/>
            <w:left w:val="none" w:sz="0" w:space="0" w:color="auto"/>
            <w:bottom w:val="none" w:sz="0" w:space="0" w:color="auto"/>
            <w:right w:val="none" w:sz="0" w:space="0" w:color="auto"/>
          </w:divBdr>
        </w:div>
        <w:div w:id="1346978857">
          <w:marLeft w:val="640"/>
          <w:marRight w:val="0"/>
          <w:marTop w:val="0"/>
          <w:marBottom w:val="0"/>
          <w:divBdr>
            <w:top w:val="none" w:sz="0" w:space="0" w:color="auto"/>
            <w:left w:val="none" w:sz="0" w:space="0" w:color="auto"/>
            <w:bottom w:val="none" w:sz="0" w:space="0" w:color="auto"/>
            <w:right w:val="none" w:sz="0" w:space="0" w:color="auto"/>
          </w:divBdr>
        </w:div>
        <w:div w:id="1865945458">
          <w:marLeft w:val="640"/>
          <w:marRight w:val="0"/>
          <w:marTop w:val="0"/>
          <w:marBottom w:val="0"/>
          <w:divBdr>
            <w:top w:val="none" w:sz="0" w:space="0" w:color="auto"/>
            <w:left w:val="none" w:sz="0" w:space="0" w:color="auto"/>
            <w:bottom w:val="none" w:sz="0" w:space="0" w:color="auto"/>
            <w:right w:val="none" w:sz="0" w:space="0" w:color="auto"/>
          </w:divBdr>
        </w:div>
        <w:div w:id="1534658185">
          <w:marLeft w:val="640"/>
          <w:marRight w:val="0"/>
          <w:marTop w:val="0"/>
          <w:marBottom w:val="0"/>
          <w:divBdr>
            <w:top w:val="none" w:sz="0" w:space="0" w:color="auto"/>
            <w:left w:val="none" w:sz="0" w:space="0" w:color="auto"/>
            <w:bottom w:val="none" w:sz="0" w:space="0" w:color="auto"/>
            <w:right w:val="none" w:sz="0" w:space="0" w:color="auto"/>
          </w:divBdr>
        </w:div>
        <w:div w:id="801651430">
          <w:marLeft w:val="640"/>
          <w:marRight w:val="0"/>
          <w:marTop w:val="0"/>
          <w:marBottom w:val="0"/>
          <w:divBdr>
            <w:top w:val="none" w:sz="0" w:space="0" w:color="auto"/>
            <w:left w:val="none" w:sz="0" w:space="0" w:color="auto"/>
            <w:bottom w:val="none" w:sz="0" w:space="0" w:color="auto"/>
            <w:right w:val="none" w:sz="0" w:space="0" w:color="auto"/>
          </w:divBdr>
        </w:div>
        <w:div w:id="468592971">
          <w:marLeft w:val="640"/>
          <w:marRight w:val="0"/>
          <w:marTop w:val="0"/>
          <w:marBottom w:val="0"/>
          <w:divBdr>
            <w:top w:val="none" w:sz="0" w:space="0" w:color="auto"/>
            <w:left w:val="none" w:sz="0" w:space="0" w:color="auto"/>
            <w:bottom w:val="none" w:sz="0" w:space="0" w:color="auto"/>
            <w:right w:val="none" w:sz="0" w:space="0" w:color="auto"/>
          </w:divBdr>
        </w:div>
        <w:div w:id="910963319">
          <w:marLeft w:val="640"/>
          <w:marRight w:val="0"/>
          <w:marTop w:val="0"/>
          <w:marBottom w:val="0"/>
          <w:divBdr>
            <w:top w:val="none" w:sz="0" w:space="0" w:color="auto"/>
            <w:left w:val="none" w:sz="0" w:space="0" w:color="auto"/>
            <w:bottom w:val="none" w:sz="0" w:space="0" w:color="auto"/>
            <w:right w:val="none" w:sz="0" w:space="0" w:color="auto"/>
          </w:divBdr>
        </w:div>
        <w:div w:id="1829786512">
          <w:marLeft w:val="640"/>
          <w:marRight w:val="0"/>
          <w:marTop w:val="0"/>
          <w:marBottom w:val="0"/>
          <w:divBdr>
            <w:top w:val="none" w:sz="0" w:space="0" w:color="auto"/>
            <w:left w:val="none" w:sz="0" w:space="0" w:color="auto"/>
            <w:bottom w:val="none" w:sz="0" w:space="0" w:color="auto"/>
            <w:right w:val="none" w:sz="0" w:space="0" w:color="auto"/>
          </w:divBdr>
        </w:div>
        <w:div w:id="811946606">
          <w:marLeft w:val="640"/>
          <w:marRight w:val="0"/>
          <w:marTop w:val="0"/>
          <w:marBottom w:val="0"/>
          <w:divBdr>
            <w:top w:val="none" w:sz="0" w:space="0" w:color="auto"/>
            <w:left w:val="none" w:sz="0" w:space="0" w:color="auto"/>
            <w:bottom w:val="none" w:sz="0" w:space="0" w:color="auto"/>
            <w:right w:val="none" w:sz="0" w:space="0" w:color="auto"/>
          </w:divBdr>
        </w:div>
        <w:div w:id="1427580091">
          <w:marLeft w:val="640"/>
          <w:marRight w:val="0"/>
          <w:marTop w:val="0"/>
          <w:marBottom w:val="0"/>
          <w:divBdr>
            <w:top w:val="none" w:sz="0" w:space="0" w:color="auto"/>
            <w:left w:val="none" w:sz="0" w:space="0" w:color="auto"/>
            <w:bottom w:val="none" w:sz="0" w:space="0" w:color="auto"/>
            <w:right w:val="none" w:sz="0" w:space="0" w:color="auto"/>
          </w:divBdr>
        </w:div>
        <w:div w:id="1545409423">
          <w:marLeft w:val="640"/>
          <w:marRight w:val="0"/>
          <w:marTop w:val="0"/>
          <w:marBottom w:val="0"/>
          <w:divBdr>
            <w:top w:val="none" w:sz="0" w:space="0" w:color="auto"/>
            <w:left w:val="none" w:sz="0" w:space="0" w:color="auto"/>
            <w:bottom w:val="none" w:sz="0" w:space="0" w:color="auto"/>
            <w:right w:val="none" w:sz="0" w:space="0" w:color="auto"/>
          </w:divBdr>
        </w:div>
        <w:div w:id="1442721665">
          <w:marLeft w:val="640"/>
          <w:marRight w:val="0"/>
          <w:marTop w:val="0"/>
          <w:marBottom w:val="0"/>
          <w:divBdr>
            <w:top w:val="none" w:sz="0" w:space="0" w:color="auto"/>
            <w:left w:val="none" w:sz="0" w:space="0" w:color="auto"/>
            <w:bottom w:val="none" w:sz="0" w:space="0" w:color="auto"/>
            <w:right w:val="none" w:sz="0" w:space="0" w:color="auto"/>
          </w:divBdr>
        </w:div>
        <w:div w:id="138573556">
          <w:marLeft w:val="640"/>
          <w:marRight w:val="0"/>
          <w:marTop w:val="0"/>
          <w:marBottom w:val="0"/>
          <w:divBdr>
            <w:top w:val="none" w:sz="0" w:space="0" w:color="auto"/>
            <w:left w:val="none" w:sz="0" w:space="0" w:color="auto"/>
            <w:bottom w:val="none" w:sz="0" w:space="0" w:color="auto"/>
            <w:right w:val="none" w:sz="0" w:space="0" w:color="auto"/>
          </w:divBdr>
        </w:div>
        <w:div w:id="2033990070">
          <w:marLeft w:val="640"/>
          <w:marRight w:val="0"/>
          <w:marTop w:val="0"/>
          <w:marBottom w:val="0"/>
          <w:divBdr>
            <w:top w:val="none" w:sz="0" w:space="0" w:color="auto"/>
            <w:left w:val="none" w:sz="0" w:space="0" w:color="auto"/>
            <w:bottom w:val="none" w:sz="0" w:space="0" w:color="auto"/>
            <w:right w:val="none" w:sz="0" w:space="0" w:color="auto"/>
          </w:divBdr>
        </w:div>
        <w:div w:id="1889756890">
          <w:marLeft w:val="640"/>
          <w:marRight w:val="0"/>
          <w:marTop w:val="0"/>
          <w:marBottom w:val="0"/>
          <w:divBdr>
            <w:top w:val="none" w:sz="0" w:space="0" w:color="auto"/>
            <w:left w:val="none" w:sz="0" w:space="0" w:color="auto"/>
            <w:bottom w:val="none" w:sz="0" w:space="0" w:color="auto"/>
            <w:right w:val="none" w:sz="0" w:space="0" w:color="auto"/>
          </w:divBdr>
        </w:div>
        <w:div w:id="551380861">
          <w:marLeft w:val="640"/>
          <w:marRight w:val="0"/>
          <w:marTop w:val="0"/>
          <w:marBottom w:val="0"/>
          <w:divBdr>
            <w:top w:val="none" w:sz="0" w:space="0" w:color="auto"/>
            <w:left w:val="none" w:sz="0" w:space="0" w:color="auto"/>
            <w:bottom w:val="none" w:sz="0" w:space="0" w:color="auto"/>
            <w:right w:val="none" w:sz="0" w:space="0" w:color="auto"/>
          </w:divBdr>
        </w:div>
        <w:div w:id="1870491542">
          <w:marLeft w:val="640"/>
          <w:marRight w:val="0"/>
          <w:marTop w:val="0"/>
          <w:marBottom w:val="0"/>
          <w:divBdr>
            <w:top w:val="none" w:sz="0" w:space="0" w:color="auto"/>
            <w:left w:val="none" w:sz="0" w:space="0" w:color="auto"/>
            <w:bottom w:val="none" w:sz="0" w:space="0" w:color="auto"/>
            <w:right w:val="none" w:sz="0" w:space="0" w:color="auto"/>
          </w:divBdr>
        </w:div>
        <w:div w:id="1849325354">
          <w:marLeft w:val="640"/>
          <w:marRight w:val="0"/>
          <w:marTop w:val="0"/>
          <w:marBottom w:val="0"/>
          <w:divBdr>
            <w:top w:val="none" w:sz="0" w:space="0" w:color="auto"/>
            <w:left w:val="none" w:sz="0" w:space="0" w:color="auto"/>
            <w:bottom w:val="none" w:sz="0" w:space="0" w:color="auto"/>
            <w:right w:val="none" w:sz="0" w:space="0" w:color="auto"/>
          </w:divBdr>
        </w:div>
        <w:div w:id="253823008">
          <w:marLeft w:val="640"/>
          <w:marRight w:val="0"/>
          <w:marTop w:val="0"/>
          <w:marBottom w:val="0"/>
          <w:divBdr>
            <w:top w:val="none" w:sz="0" w:space="0" w:color="auto"/>
            <w:left w:val="none" w:sz="0" w:space="0" w:color="auto"/>
            <w:bottom w:val="none" w:sz="0" w:space="0" w:color="auto"/>
            <w:right w:val="none" w:sz="0" w:space="0" w:color="auto"/>
          </w:divBdr>
        </w:div>
        <w:div w:id="1075008453">
          <w:marLeft w:val="640"/>
          <w:marRight w:val="0"/>
          <w:marTop w:val="0"/>
          <w:marBottom w:val="0"/>
          <w:divBdr>
            <w:top w:val="none" w:sz="0" w:space="0" w:color="auto"/>
            <w:left w:val="none" w:sz="0" w:space="0" w:color="auto"/>
            <w:bottom w:val="none" w:sz="0" w:space="0" w:color="auto"/>
            <w:right w:val="none" w:sz="0" w:space="0" w:color="auto"/>
          </w:divBdr>
        </w:div>
        <w:div w:id="279456701">
          <w:marLeft w:val="640"/>
          <w:marRight w:val="0"/>
          <w:marTop w:val="0"/>
          <w:marBottom w:val="0"/>
          <w:divBdr>
            <w:top w:val="none" w:sz="0" w:space="0" w:color="auto"/>
            <w:left w:val="none" w:sz="0" w:space="0" w:color="auto"/>
            <w:bottom w:val="none" w:sz="0" w:space="0" w:color="auto"/>
            <w:right w:val="none" w:sz="0" w:space="0" w:color="auto"/>
          </w:divBdr>
        </w:div>
        <w:div w:id="850802478">
          <w:marLeft w:val="640"/>
          <w:marRight w:val="0"/>
          <w:marTop w:val="0"/>
          <w:marBottom w:val="0"/>
          <w:divBdr>
            <w:top w:val="none" w:sz="0" w:space="0" w:color="auto"/>
            <w:left w:val="none" w:sz="0" w:space="0" w:color="auto"/>
            <w:bottom w:val="none" w:sz="0" w:space="0" w:color="auto"/>
            <w:right w:val="none" w:sz="0" w:space="0" w:color="auto"/>
          </w:divBdr>
        </w:div>
        <w:div w:id="341511201">
          <w:marLeft w:val="640"/>
          <w:marRight w:val="0"/>
          <w:marTop w:val="0"/>
          <w:marBottom w:val="0"/>
          <w:divBdr>
            <w:top w:val="none" w:sz="0" w:space="0" w:color="auto"/>
            <w:left w:val="none" w:sz="0" w:space="0" w:color="auto"/>
            <w:bottom w:val="none" w:sz="0" w:space="0" w:color="auto"/>
            <w:right w:val="none" w:sz="0" w:space="0" w:color="auto"/>
          </w:divBdr>
        </w:div>
        <w:div w:id="153299317">
          <w:marLeft w:val="640"/>
          <w:marRight w:val="0"/>
          <w:marTop w:val="0"/>
          <w:marBottom w:val="0"/>
          <w:divBdr>
            <w:top w:val="none" w:sz="0" w:space="0" w:color="auto"/>
            <w:left w:val="none" w:sz="0" w:space="0" w:color="auto"/>
            <w:bottom w:val="none" w:sz="0" w:space="0" w:color="auto"/>
            <w:right w:val="none" w:sz="0" w:space="0" w:color="auto"/>
          </w:divBdr>
        </w:div>
        <w:div w:id="1805460674">
          <w:marLeft w:val="640"/>
          <w:marRight w:val="0"/>
          <w:marTop w:val="0"/>
          <w:marBottom w:val="0"/>
          <w:divBdr>
            <w:top w:val="none" w:sz="0" w:space="0" w:color="auto"/>
            <w:left w:val="none" w:sz="0" w:space="0" w:color="auto"/>
            <w:bottom w:val="none" w:sz="0" w:space="0" w:color="auto"/>
            <w:right w:val="none" w:sz="0" w:space="0" w:color="auto"/>
          </w:divBdr>
        </w:div>
        <w:div w:id="1003320866">
          <w:marLeft w:val="640"/>
          <w:marRight w:val="0"/>
          <w:marTop w:val="0"/>
          <w:marBottom w:val="0"/>
          <w:divBdr>
            <w:top w:val="none" w:sz="0" w:space="0" w:color="auto"/>
            <w:left w:val="none" w:sz="0" w:space="0" w:color="auto"/>
            <w:bottom w:val="none" w:sz="0" w:space="0" w:color="auto"/>
            <w:right w:val="none" w:sz="0" w:space="0" w:color="auto"/>
          </w:divBdr>
        </w:div>
        <w:div w:id="1989817781">
          <w:marLeft w:val="640"/>
          <w:marRight w:val="0"/>
          <w:marTop w:val="0"/>
          <w:marBottom w:val="0"/>
          <w:divBdr>
            <w:top w:val="none" w:sz="0" w:space="0" w:color="auto"/>
            <w:left w:val="none" w:sz="0" w:space="0" w:color="auto"/>
            <w:bottom w:val="none" w:sz="0" w:space="0" w:color="auto"/>
            <w:right w:val="none" w:sz="0" w:space="0" w:color="auto"/>
          </w:divBdr>
        </w:div>
        <w:div w:id="1401908030">
          <w:marLeft w:val="640"/>
          <w:marRight w:val="0"/>
          <w:marTop w:val="0"/>
          <w:marBottom w:val="0"/>
          <w:divBdr>
            <w:top w:val="none" w:sz="0" w:space="0" w:color="auto"/>
            <w:left w:val="none" w:sz="0" w:space="0" w:color="auto"/>
            <w:bottom w:val="none" w:sz="0" w:space="0" w:color="auto"/>
            <w:right w:val="none" w:sz="0" w:space="0" w:color="auto"/>
          </w:divBdr>
        </w:div>
        <w:div w:id="2033413913">
          <w:marLeft w:val="640"/>
          <w:marRight w:val="0"/>
          <w:marTop w:val="0"/>
          <w:marBottom w:val="0"/>
          <w:divBdr>
            <w:top w:val="none" w:sz="0" w:space="0" w:color="auto"/>
            <w:left w:val="none" w:sz="0" w:space="0" w:color="auto"/>
            <w:bottom w:val="none" w:sz="0" w:space="0" w:color="auto"/>
            <w:right w:val="none" w:sz="0" w:space="0" w:color="auto"/>
          </w:divBdr>
        </w:div>
        <w:div w:id="1124277913">
          <w:marLeft w:val="640"/>
          <w:marRight w:val="0"/>
          <w:marTop w:val="0"/>
          <w:marBottom w:val="0"/>
          <w:divBdr>
            <w:top w:val="none" w:sz="0" w:space="0" w:color="auto"/>
            <w:left w:val="none" w:sz="0" w:space="0" w:color="auto"/>
            <w:bottom w:val="none" w:sz="0" w:space="0" w:color="auto"/>
            <w:right w:val="none" w:sz="0" w:space="0" w:color="auto"/>
          </w:divBdr>
        </w:div>
        <w:div w:id="138573769">
          <w:marLeft w:val="640"/>
          <w:marRight w:val="0"/>
          <w:marTop w:val="0"/>
          <w:marBottom w:val="0"/>
          <w:divBdr>
            <w:top w:val="none" w:sz="0" w:space="0" w:color="auto"/>
            <w:left w:val="none" w:sz="0" w:space="0" w:color="auto"/>
            <w:bottom w:val="none" w:sz="0" w:space="0" w:color="auto"/>
            <w:right w:val="none" w:sz="0" w:space="0" w:color="auto"/>
          </w:divBdr>
        </w:div>
        <w:div w:id="1162814346">
          <w:marLeft w:val="640"/>
          <w:marRight w:val="0"/>
          <w:marTop w:val="0"/>
          <w:marBottom w:val="0"/>
          <w:divBdr>
            <w:top w:val="none" w:sz="0" w:space="0" w:color="auto"/>
            <w:left w:val="none" w:sz="0" w:space="0" w:color="auto"/>
            <w:bottom w:val="none" w:sz="0" w:space="0" w:color="auto"/>
            <w:right w:val="none" w:sz="0" w:space="0" w:color="auto"/>
          </w:divBdr>
        </w:div>
        <w:div w:id="115148266">
          <w:marLeft w:val="640"/>
          <w:marRight w:val="0"/>
          <w:marTop w:val="0"/>
          <w:marBottom w:val="0"/>
          <w:divBdr>
            <w:top w:val="none" w:sz="0" w:space="0" w:color="auto"/>
            <w:left w:val="none" w:sz="0" w:space="0" w:color="auto"/>
            <w:bottom w:val="none" w:sz="0" w:space="0" w:color="auto"/>
            <w:right w:val="none" w:sz="0" w:space="0" w:color="auto"/>
          </w:divBdr>
        </w:div>
        <w:div w:id="16542068">
          <w:marLeft w:val="640"/>
          <w:marRight w:val="0"/>
          <w:marTop w:val="0"/>
          <w:marBottom w:val="0"/>
          <w:divBdr>
            <w:top w:val="none" w:sz="0" w:space="0" w:color="auto"/>
            <w:left w:val="none" w:sz="0" w:space="0" w:color="auto"/>
            <w:bottom w:val="none" w:sz="0" w:space="0" w:color="auto"/>
            <w:right w:val="none" w:sz="0" w:space="0" w:color="auto"/>
          </w:divBdr>
        </w:div>
        <w:div w:id="1473210815">
          <w:marLeft w:val="640"/>
          <w:marRight w:val="0"/>
          <w:marTop w:val="0"/>
          <w:marBottom w:val="0"/>
          <w:divBdr>
            <w:top w:val="none" w:sz="0" w:space="0" w:color="auto"/>
            <w:left w:val="none" w:sz="0" w:space="0" w:color="auto"/>
            <w:bottom w:val="none" w:sz="0" w:space="0" w:color="auto"/>
            <w:right w:val="none" w:sz="0" w:space="0" w:color="auto"/>
          </w:divBdr>
        </w:div>
        <w:div w:id="1869828821">
          <w:marLeft w:val="640"/>
          <w:marRight w:val="0"/>
          <w:marTop w:val="0"/>
          <w:marBottom w:val="0"/>
          <w:divBdr>
            <w:top w:val="none" w:sz="0" w:space="0" w:color="auto"/>
            <w:left w:val="none" w:sz="0" w:space="0" w:color="auto"/>
            <w:bottom w:val="none" w:sz="0" w:space="0" w:color="auto"/>
            <w:right w:val="none" w:sz="0" w:space="0" w:color="auto"/>
          </w:divBdr>
        </w:div>
        <w:div w:id="1847020017">
          <w:marLeft w:val="640"/>
          <w:marRight w:val="0"/>
          <w:marTop w:val="0"/>
          <w:marBottom w:val="0"/>
          <w:divBdr>
            <w:top w:val="none" w:sz="0" w:space="0" w:color="auto"/>
            <w:left w:val="none" w:sz="0" w:space="0" w:color="auto"/>
            <w:bottom w:val="none" w:sz="0" w:space="0" w:color="auto"/>
            <w:right w:val="none" w:sz="0" w:space="0" w:color="auto"/>
          </w:divBdr>
        </w:div>
        <w:div w:id="1688553939">
          <w:marLeft w:val="640"/>
          <w:marRight w:val="0"/>
          <w:marTop w:val="0"/>
          <w:marBottom w:val="0"/>
          <w:divBdr>
            <w:top w:val="none" w:sz="0" w:space="0" w:color="auto"/>
            <w:left w:val="none" w:sz="0" w:space="0" w:color="auto"/>
            <w:bottom w:val="none" w:sz="0" w:space="0" w:color="auto"/>
            <w:right w:val="none" w:sz="0" w:space="0" w:color="auto"/>
          </w:divBdr>
        </w:div>
        <w:div w:id="1724863690">
          <w:marLeft w:val="640"/>
          <w:marRight w:val="0"/>
          <w:marTop w:val="0"/>
          <w:marBottom w:val="0"/>
          <w:divBdr>
            <w:top w:val="none" w:sz="0" w:space="0" w:color="auto"/>
            <w:left w:val="none" w:sz="0" w:space="0" w:color="auto"/>
            <w:bottom w:val="none" w:sz="0" w:space="0" w:color="auto"/>
            <w:right w:val="none" w:sz="0" w:space="0" w:color="auto"/>
          </w:divBdr>
        </w:div>
        <w:div w:id="1968125020">
          <w:marLeft w:val="640"/>
          <w:marRight w:val="0"/>
          <w:marTop w:val="0"/>
          <w:marBottom w:val="0"/>
          <w:divBdr>
            <w:top w:val="none" w:sz="0" w:space="0" w:color="auto"/>
            <w:left w:val="none" w:sz="0" w:space="0" w:color="auto"/>
            <w:bottom w:val="none" w:sz="0" w:space="0" w:color="auto"/>
            <w:right w:val="none" w:sz="0" w:space="0" w:color="auto"/>
          </w:divBdr>
        </w:div>
        <w:div w:id="1344820337">
          <w:marLeft w:val="640"/>
          <w:marRight w:val="0"/>
          <w:marTop w:val="0"/>
          <w:marBottom w:val="0"/>
          <w:divBdr>
            <w:top w:val="none" w:sz="0" w:space="0" w:color="auto"/>
            <w:left w:val="none" w:sz="0" w:space="0" w:color="auto"/>
            <w:bottom w:val="none" w:sz="0" w:space="0" w:color="auto"/>
            <w:right w:val="none" w:sz="0" w:space="0" w:color="auto"/>
          </w:divBdr>
        </w:div>
        <w:div w:id="1399981949">
          <w:marLeft w:val="640"/>
          <w:marRight w:val="0"/>
          <w:marTop w:val="0"/>
          <w:marBottom w:val="0"/>
          <w:divBdr>
            <w:top w:val="none" w:sz="0" w:space="0" w:color="auto"/>
            <w:left w:val="none" w:sz="0" w:space="0" w:color="auto"/>
            <w:bottom w:val="none" w:sz="0" w:space="0" w:color="auto"/>
            <w:right w:val="none" w:sz="0" w:space="0" w:color="auto"/>
          </w:divBdr>
        </w:div>
      </w:divsChild>
    </w:div>
    <w:div w:id="2035377482">
      <w:marLeft w:val="640"/>
      <w:marRight w:val="0"/>
      <w:marTop w:val="0"/>
      <w:marBottom w:val="0"/>
      <w:divBdr>
        <w:top w:val="none" w:sz="0" w:space="0" w:color="auto"/>
        <w:left w:val="none" w:sz="0" w:space="0" w:color="auto"/>
        <w:bottom w:val="none" w:sz="0" w:space="0" w:color="auto"/>
        <w:right w:val="none" w:sz="0" w:space="0" w:color="auto"/>
      </w:divBdr>
    </w:div>
    <w:div w:id="2035417466">
      <w:marLeft w:val="640"/>
      <w:marRight w:val="0"/>
      <w:marTop w:val="0"/>
      <w:marBottom w:val="0"/>
      <w:divBdr>
        <w:top w:val="none" w:sz="0" w:space="0" w:color="auto"/>
        <w:left w:val="none" w:sz="0" w:space="0" w:color="auto"/>
        <w:bottom w:val="none" w:sz="0" w:space="0" w:color="auto"/>
        <w:right w:val="none" w:sz="0" w:space="0" w:color="auto"/>
      </w:divBdr>
    </w:div>
    <w:div w:id="2036687455">
      <w:marLeft w:val="640"/>
      <w:marRight w:val="0"/>
      <w:marTop w:val="0"/>
      <w:marBottom w:val="0"/>
      <w:divBdr>
        <w:top w:val="none" w:sz="0" w:space="0" w:color="auto"/>
        <w:left w:val="none" w:sz="0" w:space="0" w:color="auto"/>
        <w:bottom w:val="none" w:sz="0" w:space="0" w:color="auto"/>
        <w:right w:val="none" w:sz="0" w:space="0" w:color="auto"/>
      </w:divBdr>
    </w:div>
    <w:div w:id="2036688750">
      <w:bodyDiv w:val="1"/>
      <w:marLeft w:val="0"/>
      <w:marRight w:val="0"/>
      <w:marTop w:val="0"/>
      <w:marBottom w:val="0"/>
      <w:divBdr>
        <w:top w:val="none" w:sz="0" w:space="0" w:color="auto"/>
        <w:left w:val="none" w:sz="0" w:space="0" w:color="auto"/>
        <w:bottom w:val="none" w:sz="0" w:space="0" w:color="auto"/>
        <w:right w:val="none" w:sz="0" w:space="0" w:color="auto"/>
      </w:divBdr>
      <w:divsChild>
        <w:div w:id="1475174474">
          <w:marLeft w:val="640"/>
          <w:marRight w:val="0"/>
          <w:marTop w:val="0"/>
          <w:marBottom w:val="0"/>
          <w:divBdr>
            <w:top w:val="none" w:sz="0" w:space="0" w:color="auto"/>
            <w:left w:val="none" w:sz="0" w:space="0" w:color="auto"/>
            <w:bottom w:val="none" w:sz="0" w:space="0" w:color="auto"/>
            <w:right w:val="none" w:sz="0" w:space="0" w:color="auto"/>
          </w:divBdr>
        </w:div>
        <w:div w:id="478808531">
          <w:marLeft w:val="640"/>
          <w:marRight w:val="0"/>
          <w:marTop w:val="0"/>
          <w:marBottom w:val="0"/>
          <w:divBdr>
            <w:top w:val="none" w:sz="0" w:space="0" w:color="auto"/>
            <w:left w:val="none" w:sz="0" w:space="0" w:color="auto"/>
            <w:bottom w:val="none" w:sz="0" w:space="0" w:color="auto"/>
            <w:right w:val="none" w:sz="0" w:space="0" w:color="auto"/>
          </w:divBdr>
        </w:div>
        <w:div w:id="1922255406">
          <w:marLeft w:val="640"/>
          <w:marRight w:val="0"/>
          <w:marTop w:val="0"/>
          <w:marBottom w:val="0"/>
          <w:divBdr>
            <w:top w:val="none" w:sz="0" w:space="0" w:color="auto"/>
            <w:left w:val="none" w:sz="0" w:space="0" w:color="auto"/>
            <w:bottom w:val="none" w:sz="0" w:space="0" w:color="auto"/>
            <w:right w:val="none" w:sz="0" w:space="0" w:color="auto"/>
          </w:divBdr>
        </w:div>
        <w:div w:id="1882396454">
          <w:marLeft w:val="640"/>
          <w:marRight w:val="0"/>
          <w:marTop w:val="0"/>
          <w:marBottom w:val="0"/>
          <w:divBdr>
            <w:top w:val="none" w:sz="0" w:space="0" w:color="auto"/>
            <w:left w:val="none" w:sz="0" w:space="0" w:color="auto"/>
            <w:bottom w:val="none" w:sz="0" w:space="0" w:color="auto"/>
            <w:right w:val="none" w:sz="0" w:space="0" w:color="auto"/>
          </w:divBdr>
        </w:div>
        <w:div w:id="1036613341">
          <w:marLeft w:val="640"/>
          <w:marRight w:val="0"/>
          <w:marTop w:val="0"/>
          <w:marBottom w:val="0"/>
          <w:divBdr>
            <w:top w:val="none" w:sz="0" w:space="0" w:color="auto"/>
            <w:left w:val="none" w:sz="0" w:space="0" w:color="auto"/>
            <w:bottom w:val="none" w:sz="0" w:space="0" w:color="auto"/>
            <w:right w:val="none" w:sz="0" w:space="0" w:color="auto"/>
          </w:divBdr>
        </w:div>
        <w:div w:id="820855825">
          <w:marLeft w:val="640"/>
          <w:marRight w:val="0"/>
          <w:marTop w:val="0"/>
          <w:marBottom w:val="0"/>
          <w:divBdr>
            <w:top w:val="none" w:sz="0" w:space="0" w:color="auto"/>
            <w:left w:val="none" w:sz="0" w:space="0" w:color="auto"/>
            <w:bottom w:val="none" w:sz="0" w:space="0" w:color="auto"/>
            <w:right w:val="none" w:sz="0" w:space="0" w:color="auto"/>
          </w:divBdr>
        </w:div>
        <w:div w:id="1339380562">
          <w:marLeft w:val="640"/>
          <w:marRight w:val="0"/>
          <w:marTop w:val="0"/>
          <w:marBottom w:val="0"/>
          <w:divBdr>
            <w:top w:val="none" w:sz="0" w:space="0" w:color="auto"/>
            <w:left w:val="none" w:sz="0" w:space="0" w:color="auto"/>
            <w:bottom w:val="none" w:sz="0" w:space="0" w:color="auto"/>
            <w:right w:val="none" w:sz="0" w:space="0" w:color="auto"/>
          </w:divBdr>
        </w:div>
        <w:div w:id="833684159">
          <w:marLeft w:val="640"/>
          <w:marRight w:val="0"/>
          <w:marTop w:val="0"/>
          <w:marBottom w:val="0"/>
          <w:divBdr>
            <w:top w:val="none" w:sz="0" w:space="0" w:color="auto"/>
            <w:left w:val="none" w:sz="0" w:space="0" w:color="auto"/>
            <w:bottom w:val="none" w:sz="0" w:space="0" w:color="auto"/>
            <w:right w:val="none" w:sz="0" w:space="0" w:color="auto"/>
          </w:divBdr>
        </w:div>
        <w:div w:id="752311982">
          <w:marLeft w:val="640"/>
          <w:marRight w:val="0"/>
          <w:marTop w:val="0"/>
          <w:marBottom w:val="0"/>
          <w:divBdr>
            <w:top w:val="none" w:sz="0" w:space="0" w:color="auto"/>
            <w:left w:val="none" w:sz="0" w:space="0" w:color="auto"/>
            <w:bottom w:val="none" w:sz="0" w:space="0" w:color="auto"/>
            <w:right w:val="none" w:sz="0" w:space="0" w:color="auto"/>
          </w:divBdr>
        </w:div>
        <w:div w:id="1681463711">
          <w:marLeft w:val="640"/>
          <w:marRight w:val="0"/>
          <w:marTop w:val="0"/>
          <w:marBottom w:val="0"/>
          <w:divBdr>
            <w:top w:val="none" w:sz="0" w:space="0" w:color="auto"/>
            <w:left w:val="none" w:sz="0" w:space="0" w:color="auto"/>
            <w:bottom w:val="none" w:sz="0" w:space="0" w:color="auto"/>
            <w:right w:val="none" w:sz="0" w:space="0" w:color="auto"/>
          </w:divBdr>
        </w:div>
        <w:div w:id="468668606">
          <w:marLeft w:val="640"/>
          <w:marRight w:val="0"/>
          <w:marTop w:val="0"/>
          <w:marBottom w:val="0"/>
          <w:divBdr>
            <w:top w:val="none" w:sz="0" w:space="0" w:color="auto"/>
            <w:left w:val="none" w:sz="0" w:space="0" w:color="auto"/>
            <w:bottom w:val="none" w:sz="0" w:space="0" w:color="auto"/>
            <w:right w:val="none" w:sz="0" w:space="0" w:color="auto"/>
          </w:divBdr>
        </w:div>
        <w:div w:id="663900989">
          <w:marLeft w:val="640"/>
          <w:marRight w:val="0"/>
          <w:marTop w:val="0"/>
          <w:marBottom w:val="0"/>
          <w:divBdr>
            <w:top w:val="none" w:sz="0" w:space="0" w:color="auto"/>
            <w:left w:val="none" w:sz="0" w:space="0" w:color="auto"/>
            <w:bottom w:val="none" w:sz="0" w:space="0" w:color="auto"/>
            <w:right w:val="none" w:sz="0" w:space="0" w:color="auto"/>
          </w:divBdr>
        </w:div>
        <w:div w:id="789663829">
          <w:marLeft w:val="640"/>
          <w:marRight w:val="0"/>
          <w:marTop w:val="0"/>
          <w:marBottom w:val="0"/>
          <w:divBdr>
            <w:top w:val="none" w:sz="0" w:space="0" w:color="auto"/>
            <w:left w:val="none" w:sz="0" w:space="0" w:color="auto"/>
            <w:bottom w:val="none" w:sz="0" w:space="0" w:color="auto"/>
            <w:right w:val="none" w:sz="0" w:space="0" w:color="auto"/>
          </w:divBdr>
        </w:div>
        <w:div w:id="1895776602">
          <w:marLeft w:val="640"/>
          <w:marRight w:val="0"/>
          <w:marTop w:val="0"/>
          <w:marBottom w:val="0"/>
          <w:divBdr>
            <w:top w:val="none" w:sz="0" w:space="0" w:color="auto"/>
            <w:left w:val="none" w:sz="0" w:space="0" w:color="auto"/>
            <w:bottom w:val="none" w:sz="0" w:space="0" w:color="auto"/>
            <w:right w:val="none" w:sz="0" w:space="0" w:color="auto"/>
          </w:divBdr>
        </w:div>
        <w:div w:id="1165129036">
          <w:marLeft w:val="640"/>
          <w:marRight w:val="0"/>
          <w:marTop w:val="0"/>
          <w:marBottom w:val="0"/>
          <w:divBdr>
            <w:top w:val="none" w:sz="0" w:space="0" w:color="auto"/>
            <w:left w:val="none" w:sz="0" w:space="0" w:color="auto"/>
            <w:bottom w:val="none" w:sz="0" w:space="0" w:color="auto"/>
            <w:right w:val="none" w:sz="0" w:space="0" w:color="auto"/>
          </w:divBdr>
        </w:div>
        <w:div w:id="106043772">
          <w:marLeft w:val="640"/>
          <w:marRight w:val="0"/>
          <w:marTop w:val="0"/>
          <w:marBottom w:val="0"/>
          <w:divBdr>
            <w:top w:val="none" w:sz="0" w:space="0" w:color="auto"/>
            <w:left w:val="none" w:sz="0" w:space="0" w:color="auto"/>
            <w:bottom w:val="none" w:sz="0" w:space="0" w:color="auto"/>
            <w:right w:val="none" w:sz="0" w:space="0" w:color="auto"/>
          </w:divBdr>
        </w:div>
        <w:div w:id="1476526993">
          <w:marLeft w:val="640"/>
          <w:marRight w:val="0"/>
          <w:marTop w:val="0"/>
          <w:marBottom w:val="0"/>
          <w:divBdr>
            <w:top w:val="none" w:sz="0" w:space="0" w:color="auto"/>
            <w:left w:val="none" w:sz="0" w:space="0" w:color="auto"/>
            <w:bottom w:val="none" w:sz="0" w:space="0" w:color="auto"/>
            <w:right w:val="none" w:sz="0" w:space="0" w:color="auto"/>
          </w:divBdr>
        </w:div>
        <w:div w:id="326055146">
          <w:marLeft w:val="640"/>
          <w:marRight w:val="0"/>
          <w:marTop w:val="0"/>
          <w:marBottom w:val="0"/>
          <w:divBdr>
            <w:top w:val="none" w:sz="0" w:space="0" w:color="auto"/>
            <w:left w:val="none" w:sz="0" w:space="0" w:color="auto"/>
            <w:bottom w:val="none" w:sz="0" w:space="0" w:color="auto"/>
            <w:right w:val="none" w:sz="0" w:space="0" w:color="auto"/>
          </w:divBdr>
        </w:div>
        <w:div w:id="934631145">
          <w:marLeft w:val="640"/>
          <w:marRight w:val="0"/>
          <w:marTop w:val="0"/>
          <w:marBottom w:val="0"/>
          <w:divBdr>
            <w:top w:val="none" w:sz="0" w:space="0" w:color="auto"/>
            <w:left w:val="none" w:sz="0" w:space="0" w:color="auto"/>
            <w:bottom w:val="none" w:sz="0" w:space="0" w:color="auto"/>
            <w:right w:val="none" w:sz="0" w:space="0" w:color="auto"/>
          </w:divBdr>
        </w:div>
        <w:div w:id="1300375995">
          <w:marLeft w:val="640"/>
          <w:marRight w:val="0"/>
          <w:marTop w:val="0"/>
          <w:marBottom w:val="0"/>
          <w:divBdr>
            <w:top w:val="none" w:sz="0" w:space="0" w:color="auto"/>
            <w:left w:val="none" w:sz="0" w:space="0" w:color="auto"/>
            <w:bottom w:val="none" w:sz="0" w:space="0" w:color="auto"/>
            <w:right w:val="none" w:sz="0" w:space="0" w:color="auto"/>
          </w:divBdr>
        </w:div>
        <w:div w:id="1110314424">
          <w:marLeft w:val="640"/>
          <w:marRight w:val="0"/>
          <w:marTop w:val="0"/>
          <w:marBottom w:val="0"/>
          <w:divBdr>
            <w:top w:val="none" w:sz="0" w:space="0" w:color="auto"/>
            <w:left w:val="none" w:sz="0" w:space="0" w:color="auto"/>
            <w:bottom w:val="none" w:sz="0" w:space="0" w:color="auto"/>
            <w:right w:val="none" w:sz="0" w:space="0" w:color="auto"/>
          </w:divBdr>
        </w:div>
        <w:div w:id="410468469">
          <w:marLeft w:val="640"/>
          <w:marRight w:val="0"/>
          <w:marTop w:val="0"/>
          <w:marBottom w:val="0"/>
          <w:divBdr>
            <w:top w:val="none" w:sz="0" w:space="0" w:color="auto"/>
            <w:left w:val="none" w:sz="0" w:space="0" w:color="auto"/>
            <w:bottom w:val="none" w:sz="0" w:space="0" w:color="auto"/>
            <w:right w:val="none" w:sz="0" w:space="0" w:color="auto"/>
          </w:divBdr>
        </w:div>
        <w:div w:id="585266640">
          <w:marLeft w:val="640"/>
          <w:marRight w:val="0"/>
          <w:marTop w:val="0"/>
          <w:marBottom w:val="0"/>
          <w:divBdr>
            <w:top w:val="none" w:sz="0" w:space="0" w:color="auto"/>
            <w:left w:val="none" w:sz="0" w:space="0" w:color="auto"/>
            <w:bottom w:val="none" w:sz="0" w:space="0" w:color="auto"/>
            <w:right w:val="none" w:sz="0" w:space="0" w:color="auto"/>
          </w:divBdr>
        </w:div>
        <w:div w:id="1108237368">
          <w:marLeft w:val="640"/>
          <w:marRight w:val="0"/>
          <w:marTop w:val="0"/>
          <w:marBottom w:val="0"/>
          <w:divBdr>
            <w:top w:val="none" w:sz="0" w:space="0" w:color="auto"/>
            <w:left w:val="none" w:sz="0" w:space="0" w:color="auto"/>
            <w:bottom w:val="none" w:sz="0" w:space="0" w:color="auto"/>
            <w:right w:val="none" w:sz="0" w:space="0" w:color="auto"/>
          </w:divBdr>
        </w:div>
        <w:div w:id="1254901836">
          <w:marLeft w:val="640"/>
          <w:marRight w:val="0"/>
          <w:marTop w:val="0"/>
          <w:marBottom w:val="0"/>
          <w:divBdr>
            <w:top w:val="none" w:sz="0" w:space="0" w:color="auto"/>
            <w:left w:val="none" w:sz="0" w:space="0" w:color="auto"/>
            <w:bottom w:val="none" w:sz="0" w:space="0" w:color="auto"/>
            <w:right w:val="none" w:sz="0" w:space="0" w:color="auto"/>
          </w:divBdr>
        </w:div>
        <w:div w:id="189219415">
          <w:marLeft w:val="640"/>
          <w:marRight w:val="0"/>
          <w:marTop w:val="0"/>
          <w:marBottom w:val="0"/>
          <w:divBdr>
            <w:top w:val="none" w:sz="0" w:space="0" w:color="auto"/>
            <w:left w:val="none" w:sz="0" w:space="0" w:color="auto"/>
            <w:bottom w:val="none" w:sz="0" w:space="0" w:color="auto"/>
            <w:right w:val="none" w:sz="0" w:space="0" w:color="auto"/>
          </w:divBdr>
        </w:div>
        <w:div w:id="1980721703">
          <w:marLeft w:val="640"/>
          <w:marRight w:val="0"/>
          <w:marTop w:val="0"/>
          <w:marBottom w:val="0"/>
          <w:divBdr>
            <w:top w:val="none" w:sz="0" w:space="0" w:color="auto"/>
            <w:left w:val="none" w:sz="0" w:space="0" w:color="auto"/>
            <w:bottom w:val="none" w:sz="0" w:space="0" w:color="auto"/>
            <w:right w:val="none" w:sz="0" w:space="0" w:color="auto"/>
          </w:divBdr>
        </w:div>
        <w:div w:id="87234781">
          <w:marLeft w:val="640"/>
          <w:marRight w:val="0"/>
          <w:marTop w:val="0"/>
          <w:marBottom w:val="0"/>
          <w:divBdr>
            <w:top w:val="none" w:sz="0" w:space="0" w:color="auto"/>
            <w:left w:val="none" w:sz="0" w:space="0" w:color="auto"/>
            <w:bottom w:val="none" w:sz="0" w:space="0" w:color="auto"/>
            <w:right w:val="none" w:sz="0" w:space="0" w:color="auto"/>
          </w:divBdr>
        </w:div>
        <w:div w:id="957565857">
          <w:marLeft w:val="640"/>
          <w:marRight w:val="0"/>
          <w:marTop w:val="0"/>
          <w:marBottom w:val="0"/>
          <w:divBdr>
            <w:top w:val="none" w:sz="0" w:space="0" w:color="auto"/>
            <w:left w:val="none" w:sz="0" w:space="0" w:color="auto"/>
            <w:bottom w:val="none" w:sz="0" w:space="0" w:color="auto"/>
            <w:right w:val="none" w:sz="0" w:space="0" w:color="auto"/>
          </w:divBdr>
        </w:div>
        <w:div w:id="556668060">
          <w:marLeft w:val="640"/>
          <w:marRight w:val="0"/>
          <w:marTop w:val="0"/>
          <w:marBottom w:val="0"/>
          <w:divBdr>
            <w:top w:val="none" w:sz="0" w:space="0" w:color="auto"/>
            <w:left w:val="none" w:sz="0" w:space="0" w:color="auto"/>
            <w:bottom w:val="none" w:sz="0" w:space="0" w:color="auto"/>
            <w:right w:val="none" w:sz="0" w:space="0" w:color="auto"/>
          </w:divBdr>
        </w:div>
        <w:div w:id="922642345">
          <w:marLeft w:val="640"/>
          <w:marRight w:val="0"/>
          <w:marTop w:val="0"/>
          <w:marBottom w:val="0"/>
          <w:divBdr>
            <w:top w:val="none" w:sz="0" w:space="0" w:color="auto"/>
            <w:left w:val="none" w:sz="0" w:space="0" w:color="auto"/>
            <w:bottom w:val="none" w:sz="0" w:space="0" w:color="auto"/>
            <w:right w:val="none" w:sz="0" w:space="0" w:color="auto"/>
          </w:divBdr>
        </w:div>
        <w:div w:id="1047800364">
          <w:marLeft w:val="640"/>
          <w:marRight w:val="0"/>
          <w:marTop w:val="0"/>
          <w:marBottom w:val="0"/>
          <w:divBdr>
            <w:top w:val="none" w:sz="0" w:space="0" w:color="auto"/>
            <w:left w:val="none" w:sz="0" w:space="0" w:color="auto"/>
            <w:bottom w:val="none" w:sz="0" w:space="0" w:color="auto"/>
            <w:right w:val="none" w:sz="0" w:space="0" w:color="auto"/>
          </w:divBdr>
        </w:div>
        <w:div w:id="1047333630">
          <w:marLeft w:val="640"/>
          <w:marRight w:val="0"/>
          <w:marTop w:val="0"/>
          <w:marBottom w:val="0"/>
          <w:divBdr>
            <w:top w:val="none" w:sz="0" w:space="0" w:color="auto"/>
            <w:left w:val="none" w:sz="0" w:space="0" w:color="auto"/>
            <w:bottom w:val="none" w:sz="0" w:space="0" w:color="auto"/>
            <w:right w:val="none" w:sz="0" w:space="0" w:color="auto"/>
          </w:divBdr>
        </w:div>
        <w:div w:id="257639616">
          <w:marLeft w:val="640"/>
          <w:marRight w:val="0"/>
          <w:marTop w:val="0"/>
          <w:marBottom w:val="0"/>
          <w:divBdr>
            <w:top w:val="none" w:sz="0" w:space="0" w:color="auto"/>
            <w:left w:val="none" w:sz="0" w:space="0" w:color="auto"/>
            <w:bottom w:val="none" w:sz="0" w:space="0" w:color="auto"/>
            <w:right w:val="none" w:sz="0" w:space="0" w:color="auto"/>
          </w:divBdr>
        </w:div>
        <w:div w:id="672924525">
          <w:marLeft w:val="640"/>
          <w:marRight w:val="0"/>
          <w:marTop w:val="0"/>
          <w:marBottom w:val="0"/>
          <w:divBdr>
            <w:top w:val="none" w:sz="0" w:space="0" w:color="auto"/>
            <w:left w:val="none" w:sz="0" w:space="0" w:color="auto"/>
            <w:bottom w:val="none" w:sz="0" w:space="0" w:color="auto"/>
            <w:right w:val="none" w:sz="0" w:space="0" w:color="auto"/>
          </w:divBdr>
        </w:div>
        <w:div w:id="1656912401">
          <w:marLeft w:val="640"/>
          <w:marRight w:val="0"/>
          <w:marTop w:val="0"/>
          <w:marBottom w:val="0"/>
          <w:divBdr>
            <w:top w:val="none" w:sz="0" w:space="0" w:color="auto"/>
            <w:left w:val="none" w:sz="0" w:space="0" w:color="auto"/>
            <w:bottom w:val="none" w:sz="0" w:space="0" w:color="auto"/>
            <w:right w:val="none" w:sz="0" w:space="0" w:color="auto"/>
          </w:divBdr>
        </w:div>
        <w:div w:id="694235214">
          <w:marLeft w:val="640"/>
          <w:marRight w:val="0"/>
          <w:marTop w:val="0"/>
          <w:marBottom w:val="0"/>
          <w:divBdr>
            <w:top w:val="none" w:sz="0" w:space="0" w:color="auto"/>
            <w:left w:val="none" w:sz="0" w:space="0" w:color="auto"/>
            <w:bottom w:val="none" w:sz="0" w:space="0" w:color="auto"/>
            <w:right w:val="none" w:sz="0" w:space="0" w:color="auto"/>
          </w:divBdr>
        </w:div>
        <w:div w:id="1354843076">
          <w:marLeft w:val="640"/>
          <w:marRight w:val="0"/>
          <w:marTop w:val="0"/>
          <w:marBottom w:val="0"/>
          <w:divBdr>
            <w:top w:val="none" w:sz="0" w:space="0" w:color="auto"/>
            <w:left w:val="none" w:sz="0" w:space="0" w:color="auto"/>
            <w:bottom w:val="none" w:sz="0" w:space="0" w:color="auto"/>
            <w:right w:val="none" w:sz="0" w:space="0" w:color="auto"/>
          </w:divBdr>
        </w:div>
        <w:div w:id="1791317620">
          <w:marLeft w:val="640"/>
          <w:marRight w:val="0"/>
          <w:marTop w:val="0"/>
          <w:marBottom w:val="0"/>
          <w:divBdr>
            <w:top w:val="none" w:sz="0" w:space="0" w:color="auto"/>
            <w:left w:val="none" w:sz="0" w:space="0" w:color="auto"/>
            <w:bottom w:val="none" w:sz="0" w:space="0" w:color="auto"/>
            <w:right w:val="none" w:sz="0" w:space="0" w:color="auto"/>
          </w:divBdr>
        </w:div>
        <w:div w:id="2079590500">
          <w:marLeft w:val="640"/>
          <w:marRight w:val="0"/>
          <w:marTop w:val="0"/>
          <w:marBottom w:val="0"/>
          <w:divBdr>
            <w:top w:val="none" w:sz="0" w:space="0" w:color="auto"/>
            <w:left w:val="none" w:sz="0" w:space="0" w:color="auto"/>
            <w:bottom w:val="none" w:sz="0" w:space="0" w:color="auto"/>
            <w:right w:val="none" w:sz="0" w:space="0" w:color="auto"/>
          </w:divBdr>
        </w:div>
        <w:div w:id="1210653226">
          <w:marLeft w:val="640"/>
          <w:marRight w:val="0"/>
          <w:marTop w:val="0"/>
          <w:marBottom w:val="0"/>
          <w:divBdr>
            <w:top w:val="none" w:sz="0" w:space="0" w:color="auto"/>
            <w:left w:val="none" w:sz="0" w:space="0" w:color="auto"/>
            <w:bottom w:val="none" w:sz="0" w:space="0" w:color="auto"/>
            <w:right w:val="none" w:sz="0" w:space="0" w:color="auto"/>
          </w:divBdr>
        </w:div>
        <w:div w:id="1288928256">
          <w:marLeft w:val="640"/>
          <w:marRight w:val="0"/>
          <w:marTop w:val="0"/>
          <w:marBottom w:val="0"/>
          <w:divBdr>
            <w:top w:val="none" w:sz="0" w:space="0" w:color="auto"/>
            <w:left w:val="none" w:sz="0" w:space="0" w:color="auto"/>
            <w:bottom w:val="none" w:sz="0" w:space="0" w:color="auto"/>
            <w:right w:val="none" w:sz="0" w:space="0" w:color="auto"/>
          </w:divBdr>
        </w:div>
        <w:div w:id="1857846675">
          <w:marLeft w:val="640"/>
          <w:marRight w:val="0"/>
          <w:marTop w:val="0"/>
          <w:marBottom w:val="0"/>
          <w:divBdr>
            <w:top w:val="none" w:sz="0" w:space="0" w:color="auto"/>
            <w:left w:val="none" w:sz="0" w:space="0" w:color="auto"/>
            <w:bottom w:val="none" w:sz="0" w:space="0" w:color="auto"/>
            <w:right w:val="none" w:sz="0" w:space="0" w:color="auto"/>
          </w:divBdr>
        </w:div>
        <w:div w:id="1186599530">
          <w:marLeft w:val="640"/>
          <w:marRight w:val="0"/>
          <w:marTop w:val="0"/>
          <w:marBottom w:val="0"/>
          <w:divBdr>
            <w:top w:val="none" w:sz="0" w:space="0" w:color="auto"/>
            <w:left w:val="none" w:sz="0" w:space="0" w:color="auto"/>
            <w:bottom w:val="none" w:sz="0" w:space="0" w:color="auto"/>
            <w:right w:val="none" w:sz="0" w:space="0" w:color="auto"/>
          </w:divBdr>
        </w:div>
        <w:div w:id="827092483">
          <w:marLeft w:val="640"/>
          <w:marRight w:val="0"/>
          <w:marTop w:val="0"/>
          <w:marBottom w:val="0"/>
          <w:divBdr>
            <w:top w:val="none" w:sz="0" w:space="0" w:color="auto"/>
            <w:left w:val="none" w:sz="0" w:space="0" w:color="auto"/>
            <w:bottom w:val="none" w:sz="0" w:space="0" w:color="auto"/>
            <w:right w:val="none" w:sz="0" w:space="0" w:color="auto"/>
          </w:divBdr>
        </w:div>
        <w:div w:id="2061050306">
          <w:marLeft w:val="640"/>
          <w:marRight w:val="0"/>
          <w:marTop w:val="0"/>
          <w:marBottom w:val="0"/>
          <w:divBdr>
            <w:top w:val="none" w:sz="0" w:space="0" w:color="auto"/>
            <w:left w:val="none" w:sz="0" w:space="0" w:color="auto"/>
            <w:bottom w:val="none" w:sz="0" w:space="0" w:color="auto"/>
            <w:right w:val="none" w:sz="0" w:space="0" w:color="auto"/>
          </w:divBdr>
        </w:div>
        <w:div w:id="1914199570">
          <w:marLeft w:val="640"/>
          <w:marRight w:val="0"/>
          <w:marTop w:val="0"/>
          <w:marBottom w:val="0"/>
          <w:divBdr>
            <w:top w:val="none" w:sz="0" w:space="0" w:color="auto"/>
            <w:left w:val="none" w:sz="0" w:space="0" w:color="auto"/>
            <w:bottom w:val="none" w:sz="0" w:space="0" w:color="auto"/>
            <w:right w:val="none" w:sz="0" w:space="0" w:color="auto"/>
          </w:divBdr>
        </w:div>
        <w:div w:id="1010840229">
          <w:marLeft w:val="640"/>
          <w:marRight w:val="0"/>
          <w:marTop w:val="0"/>
          <w:marBottom w:val="0"/>
          <w:divBdr>
            <w:top w:val="none" w:sz="0" w:space="0" w:color="auto"/>
            <w:left w:val="none" w:sz="0" w:space="0" w:color="auto"/>
            <w:bottom w:val="none" w:sz="0" w:space="0" w:color="auto"/>
            <w:right w:val="none" w:sz="0" w:space="0" w:color="auto"/>
          </w:divBdr>
        </w:div>
        <w:div w:id="842816230">
          <w:marLeft w:val="640"/>
          <w:marRight w:val="0"/>
          <w:marTop w:val="0"/>
          <w:marBottom w:val="0"/>
          <w:divBdr>
            <w:top w:val="none" w:sz="0" w:space="0" w:color="auto"/>
            <w:left w:val="none" w:sz="0" w:space="0" w:color="auto"/>
            <w:bottom w:val="none" w:sz="0" w:space="0" w:color="auto"/>
            <w:right w:val="none" w:sz="0" w:space="0" w:color="auto"/>
          </w:divBdr>
        </w:div>
        <w:div w:id="424155849">
          <w:marLeft w:val="640"/>
          <w:marRight w:val="0"/>
          <w:marTop w:val="0"/>
          <w:marBottom w:val="0"/>
          <w:divBdr>
            <w:top w:val="none" w:sz="0" w:space="0" w:color="auto"/>
            <w:left w:val="none" w:sz="0" w:space="0" w:color="auto"/>
            <w:bottom w:val="none" w:sz="0" w:space="0" w:color="auto"/>
            <w:right w:val="none" w:sz="0" w:space="0" w:color="auto"/>
          </w:divBdr>
        </w:div>
        <w:div w:id="699210347">
          <w:marLeft w:val="640"/>
          <w:marRight w:val="0"/>
          <w:marTop w:val="0"/>
          <w:marBottom w:val="0"/>
          <w:divBdr>
            <w:top w:val="none" w:sz="0" w:space="0" w:color="auto"/>
            <w:left w:val="none" w:sz="0" w:space="0" w:color="auto"/>
            <w:bottom w:val="none" w:sz="0" w:space="0" w:color="auto"/>
            <w:right w:val="none" w:sz="0" w:space="0" w:color="auto"/>
          </w:divBdr>
        </w:div>
      </w:divsChild>
    </w:div>
    <w:div w:id="2039233596">
      <w:bodyDiv w:val="1"/>
      <w:marLeft w:val="0"/>
      <w:marRight w:val="0"/>
      <w:marTop w:val="0"/>
      <w:marBottom w:val="0"/>
      <w:divBdr>
        <w:top w:val="none" w:sz="0" w:space="0" w:color="auto"/>
        <w:left w:val="none" w:sz="0" w:space="0" w:color="auto"/>
        <w:bottom w:val="none" w:sz="0" w:space="0" w:color="auto"/>
        <w:right w:val="none" w:sz="0" w:space="0" w:color="auto"/>
      </w:divBdr>
      <w:divsChild>
        <w:div w:id="1109661425">
          <w:marLeft w:val="640"/>
          <w:marRight w:val="0"/>
          <w:marTop w:val="0"/>
          <w:marBottom w:val="0"/>
          <w:divBdr>
            <w:top w:val="none" w:sz="0" w:space="0" w:color="auto"/>
            <w:left w:val="none" w:sz="0" w:space="0" w:color="auto"/>
            <w:bottom w:val="none" w:sz="0" w:space="0" w:color="auto"/>
            <w:right w:val="none" w:sz="0" w:space="0" w:color="auto"/>
          </w:divBdr>
        </w:div>
        <w:div w:id="420567151">
          <w:marLeft w:val="640"/>
          <w:marRight w:val="0"/>
          <w:marTop w:val="0"/>
          <w:marBottom w:val="0"/>
          <w:divBdr>
            <w:top w:val="none" w:sz="0" w:space="0" w:color="auto"/>
            <w:left w:val="none" w:sz="0" w:space="0" w:color="auto"/>
            <w:bottom w:val="none" w:sz="0" w:space="0" w:color="auto"/>
            <w:right w:val="none" w:sz="0" w:space="0" w:color="auto"/>
          </w:divBdr>
        </w:div>
        <w:div w:id="1986229763">
          <w:marLeft w:val="640"/>
          <w:marRight w:val="0"/>
          <w:marTop w:val="0"/>
          <w:marBottom w:val="0"/>
          <w:divBdr>
            <w:top w:val="none" w:sz="0" w:space="0" w:color="auto"/>
            <w:left w:val="none" w:sz="0" w:space="0" w:color="auto"/>
            <w:bottom w:val="none" w:sz="0" w:space="0" w:color="auto"/>
            <w:right w:val="none" w:sz="0" w:space="0" w:color="auto"/>
          </w:divBdr>
        </w:div>
        <w:div w:id="991329809">
          <w:marLeft w:val="640"/>
          <w:marRight w:val="0"/>
          <w:marTop w:val="0"/>
          <w:marBottom w:val="0"/>
          <w:divBdr>
            <w:top w:val="none" w:sz="0" w:space="0" w:color="auto"/>
            <w:left w:val="none" w:sz="0" w:space="0" w:color="auto"/>
            <w:bottom w:val="none" w:sz="0" w:space="0" w:color="auto"/>
            <w:right w:val="none" w:sz="0" w:space="0" w:color="auto"/>
          </w:divBdr>
        </w:div>
        <w:div w:id="894849703">
          <w:marLeft w:val="640"/>
          <w:marRight w:val="0"/>
          <w:marTop w:val="0"/>
          <w:marBottom w:val="0"/>
          <w:divBdr>
            <w:top w:val="none" w:sz="0" w:space="0" w:color="auto"/>
            <w:left w:val="none" w:sz="0" w:space="0" w:color="auto"/>
            <w:bottom w:val="none" w:sz="0" w:space="0" w:color="auto"/>
            <w:right w:val="none" w:sz="0" w:space="0" w:color="auto"/>
          </w:divBdr>
        </w:div>
        <w:div w:id="900212572">
          <w:marLeft w:val="640"/>
          <w:marRight w:val="0"/>
          <w:marTop w:val="0"/>
          <w:marBottom w:val="0"/>
          <w:divBdr>
            <w:top w:val="none" w:sz="0" w:space="0" w:color="auto"/>
            <w:left w:val="none" w:sz="0" w:space="0" w:color="auto"/>
            <w:bottom w:val="none" w:sz="0" w:space="0" w:color="auto"/>
            <w:right w:val="none" w:sz="0" w:space="0" w:color="auto"/>
          </w:divBdr>
        </w:div>
        <w:div w:id="1754426450">
          <w:marLeft w:val="640"/>
          <w:marRight w:val="0"/>
          <w:marTop w:val="0"/>
          <w:marBottom w:val="0"/>
          <w:divBdr>
            <w:top w:val="none" w:sz="0" w:space="0" w:color="auto"/>
            <w:left w:val="none" w:sz="0" w:space="0" w:color="auto"/>
            <w:bottom w:val="none" w:sz="0" w:space="0" w:color="auto"/>
            <w:right w:val="none" w:sz="0" w:space="0" w:color="auto"/>
          </w:divBdr>
        </w:div>
        <w:div w:id="171458706">
          <w:marLeft w:val="640"/>
          <w:marRight w:val="0"/>
          <w:marTop w:val="0"/>
          <w:marBottom w:val="0"/>
          <w:divBdr>
            <w:top w:val="none" w:sz="0" w:space="0" w:color="auto"/>
            <w:left w:val="none" w:sz="0" w:space="0" w:color="auto"/>
            <w:bottom w:val="none" w:sz="0" w:space="0" w:color="auto"/>
            <w:right w:val="none" w:sz="0" w:space="0" w:color="auto"/>
          </w:divBdr>
        </w:div>
        <w:div w:id="1826581266">
          <w:marLeft w:val="640"/>
          <w:marRight w:val="0"/>
          <w:marTop w:val="0"/>
          <w:marBottom w:val="0"/>
          <w:divBdr>
            <w:top w:val="none" w:sz="0" w:space="0" w:color="auto"/>
            <w:left w:val="none" w:sz="0" w:space="0" w:color="auto"/>
            <w:bottom w:val="none" w:sz="0" w:space="0" w:color="auto"/>
            <w:right w:val="none" w:sz="0" w:space="0" w:color="auto"/>
          </w:divBdr>
        </w:div>
        <w:div w:id="77168229">
          <w:marLeft w:val="640"/>
          <w:marRight w:val="0"/>
          <w:marTop w:val="0"/>
          <w:marBottom w:val="0"/>
          <w:divBdr>
            <w:top w:val="none" w:sz="0" w:space="0" w:color="auto"/>
            <w:left w:val="none" w:sz="0" w:space="0" w:color="auto"/>
            <w:bottom w:val="none" w:sz="0" w:space="0" w:color="auto"/>
            <w:right w:val="none" w:sz="0" w:space="0" w:color="auto"/>
          </w:divBdr>
        </w:div>
        <w:div w:id="2084183110">
          <w:marLeft w:val="640"/>
          <w:marRight w:val="0"/>
          <w:marTop w:val="0"/>
          <w:marBottom w:val="0"/>
          <w:divBdr>
            <w:top w:val="none" w:sz="0" w:space="0" w:color="auto"/>
            <w:left w:val="none" w:sz="0" w:space="0" w:color="auto"/>
            <w:bottom w:val="none" w:sz="0" w:space="0" w:color="auto"/>
            <w:right w:val="none" w:sz="0" w:space="0" w:color="auto"/>
          </w:divBdr>
        </w:div>
        <w:div w:id="926497022">
          <w:marLeft w:val="640"/>
          <w:marRight w:val="0"/>
          <w:marTop w:val="0"/>
          <w:marBottom w:val="0"/>
          <w:divBdr>
            <w:top w:val="none" w:sz="0" w:space="0" w:color="auto"/>
            <w:left w:val="none" w:sz="0" w:space="0" w:color="auto"/>
            <w:bottom w:val="none" w:sz="0" w:space="0" w:color="auto"/>
            <w:right w:val="none" w:sz="0" w:space="0" w:color="auto"/>
          </w:divBdr>
        </w:div>
        <w:div w:id="818230379">
          <w:marLeft w:val="640"/>
          <w:marRight w:val="0"/>
          <w:marTop w:val="0"/>
          <w:marBottom w:val="0"/>
          <w:divBdr>
            <w:top w:val="none" w:sz="0" w:space="0" w:color="auto"/>
            <w:left w:val="none" w:sz="0" w:space="0" w:color="auto"/>
            <w:bottom w:val="none" w:sz="0" w:space="0" w:color="auto"/>
            <w:right w:val="none" w:sz="0" w:space="0" w:color="auto"/>
          </w:divBdr>
        </w:div>
        <w:div w:id="1648514006">
          <w:marLeft w:val="640"/>
          <w:marRight w:val="0"/>
          <w:marTop w:val="0"/>
          <w:marBottom w:val="0"/>
          <w:divBdr>
            <w:top w:val="none" w:sz="0" w:space="0" w:color="auto"/>
            <w:left w:val="none" w:sz="0" w:space="0" w:color="auto"/>
            <w:bottom w:val="none" w:sz="0" w:space="0" w:color="auto"/>
            <w:right w:val="none" w:sz="0" w:space="0" w:color="auto"/>
          </w:divBdr>
        </w:div>
        <w:div w:id="889413816">
          <w:marLeft w:val="640"/>
          <w:marRight w:val="0"/>
          <w:marTop w:val="0"/>
          <w:marBottom w:val="0"/>
          <w:divBdr>
            <w:top w:val="none" w:sz="0" w:space="0" w:color="auto"/>
            <w:left w:val="none" w:sz="0" w:space="0" w:color="auto"/>
            <w:bottom w:val="none" w:sz="0" w:space="0" w:color="auto"/>
            <w:right w:val="none" w:sz="0" w:space="0" w:color="auto"/>
          </w:divBdr>
        </w:div>
        <w:div w:id="2105760699">
          <w:marLeft w:val="640"/>
          <w:marRight w:val="0"/>
          <w:marTop w:val="0"/>
          <w:marBottom w:val="0"/>
          <w:divBdr>
            <w:top w:val="none" w:sz="0" w:space="0" w:color="auto"/>
            <w:left w:val="none" w:sz="0" w:space="0" w:color="auto"/>
            <w:bottom w:val="none" w:sz="0" w:space="0" w:color="auto"/>
            <w:right w:val="none" w:sz="0" w:space="0" w:color="auto"/>
          </w:divBdr>
        </w:div>
        <w:div w:id="1146319430">
          <w:marLeft w:val="640"/>
          <w:marRight w:val="0"/>
          <w:marTop w:val="0"/>
          <w:marBottom w:val="0"/>
          <w:divBdr>
            <w:top w:val="none" w:sz="0" w:space="0" w:color="auto"/>
            <w:left w:val="none" w:sz="0" w:space="0" w:color="auto"/>
            <w:bottom w:val="none" w:sz="0" w:space="0" w:color="auto"/>
            <w:right w:val="none" w:sz="0" w:space="0" w:color="auto"/>
          </w:divBdr>
        </w:div>
        <w:div w:id="491990068">
          <w:marLeft w:val="640"/>
          <w:marRight w:val="0"/>
          <w:marTop w:val="0"/>
          <w:marBottom w:val="0"/>
          <w:divBdr>
            <w:top w:val="none" w:sz="0" w:space="0" w:color="auto"/>
            <w:left w:val="none" w:sz="0" w:space="0" w:color="auto"/>
            <w:bottom w:val="none" w:sz="0" w:space="0" w:color="auto"/>
            <w:right w:val="none" w:sz="0" w:space="0" w:color="auto"/>
          </w:divBdr>
        </w:div>
        <w:div w:id="847986381">
          <w:marLeft w:val="640"/>
          <w:marRight w:val="0"/>
          <w:marTop w:val="0"/>
          <w:marBottom w:val="0"/>
          <w:divBdr>
            <w:top w:val="none" w:sz="0" w:space="0" w:color="auto"/>
            <w:left w:val="none" w:sz="0" w:space="0" w:color="auto"/>
            <w:bottom w:val="none" w:sz="0" w:space="0" w:color="auto"/>
            <w:right w:val="none" w:sz="0" w:space="0" w:color="auto"/>
          </w:divBdr>
        </w:div>
        <w:div w:id="556163357">
          <w:marLeft w:val="640"/>
          <w:marRight w:val="0"/>
          <w:marTop w:val="0"/>
          <w:marBottom w:val="0"/>
          <w:divBdr>
            <w:top w:val="none" w:sz="0" w:space="0" w:color="auto"/>
            <w:left w:val="none" w:sz="0" w:space="0" w:color="auto"/>
            <w:bottom w:val="none" w:sz="0" w:space="0" w:color="auto"/>
            <w:right w:val="none" w:sz="0" w:space="0" w:color="auto"/>
          </w:divBdr>
        </w:div>
        <w:div w:id="1171532153">
          <w:marLeft w:val="640"/>
          <w:marRight w:val="0"/>
          <w:marTop w:val="0"/>
          <w:marBottom w:val="0"/>
          <w:divBdr>
            <w:top w:val="none" w:sz="0" w:space="0" w:color="auto"/>
            <w:left w:val="none" w:sz="0" w:space="0" w:color="auto"/>
            <w:bottom w:val="none" w:sz="0" w:space="0" w:color="auto"/>
            <w:right w:val="none" w:sz="0" w:space="0" w:color="auto"/>
          </w:divBdr>
        </w:div>
        <w:div w:id="550582974">
          <w:marLeft w:val="640"/>
          <w:marRight w:val="0"/>
          <w:marTop w:val="0"/>
          <w:marBottom w:val="0"/>
          <w:divBdr>
            <w:top w:val="none" w:sz="0" w:space="0" w:color="auto"/>
            <w:left w:val="none" w:sz="0" w:space="0" w:color="auto"/>
            <w:bottom w:val="none" w:sz="0" w:space="0" w:color="auto"/>
            <w:right w:val="none" w:sz="0" w:space="0" w:color="auto"/>
          </w:divBdr>
        </w:div>
        <w:div w:id="536546282">
          <w:marLeft w:val="640"/>
          <w:marRight w:val="0"/>
          <w:marTop w:val="0"/>
          <w:marBottom w:val="0"/>
          <w:divBdr>
            <w:top w:val="none" w:sz="0" w:space="0" w:color="auto"/>
            <w:left w:val="none" w:sz="0" w:space="0" w:color="auto"/>
            <w:bottom w:val="none" w:sz="0" w:space="0" w:color="auto"/>
            <w:right w:val="none" w:sz="0" w:space="0" w:color="auto"/>
          </w:divBdr>
        </w:div>
        <w:div w:id="648052722">
          <w:marLeft w:val="640"/>
          <w:marRight w:val="0"/>
          <w:marTop w:val="0"/>
          <w:marBottom w:val="0"/>
          <w:divBdr>
            <w:top w:val="none" w:sz="0" w:space="0" w:color="auto"/>
            <w:left w:val="none" w:sz="0" w:space="0" w:color="auto"/>
            <w:bottom w:val="none" w:sz="0" w:space="0" w:color="auto"/>
            <w:right w:val="none" w:sz="0" w:space="0" w:color="auto"/>
          </w:divBdr>
        </w:div>
        <w:div w:id="971906594">
          <w:marLeft w:val="640"/>
          <w:marRight w:val="0"/>
          <w:marTop w:val="0"/>
          <w:marBottom w:val="0"/>
          <w:divBdr>
            <w:top w:val="none" w:sz="0" w:space="0" w:color="auto"/>
            <w:left w:val="none" w:sz="0" w:space="0" w:color="auto"/>
            <w:bottom w:val="none" w:sz="0" w:space="0" w:color="auto"/>
            <w:right w:val="none" w:sz="0" w:space="0" w:color="auto"/>
          </w:divBdr>
        </w:div>
        <w:div w:id="220755845">
          <w:marLeft w:val="640"/>
          <w:marRight w:val="0"/>
          <w:marTop w:val="0"/>
          <w:marBottom w:val="0"/>
          <w:divBdr>
            <w:top w:val="none" w:sz="0" w:space="0" w:color="auto"/>
            <w:left w:val="none" w:sz="0" w:space="0" w:color="auto"/>
            <w:bottom w:val="none" w:sz="0" w:space="0" w:color="auto"/>
            <w:right w:val="none" w:sz="0" w:space="0" w:color="auto"/>
          </w:divBdr>
        </w:div>
        <w:div w:id="1566334738">
          <w:marLeft w:val="640"/>
          <w:marRight w:val="0"/>
          <w:marTop w:val="0"/>
          <w:marBottom w:val="0"/>
          <w:divBdr>
            <w:top w:val="none" w:sz="0" w:space="0" w:color="auto"/>
            <w:left w:val="none" w:sz="0" w:space="0" w:color="auto"/>
            <w:bottom w:val="none" w:sz="0" w:space="0" w:color="auto"/>
            <w:right w:val="none" w:sz="0" w:space="0" w:color="auto"/>
          </w:divBdr>
        </w:div>
        <w:div w:id="978652920">
          <w:marLeft w:val="640"/>
          <w:marRight w:val="0"/>
          <w:marTop w:val="0"/>
          <w:marBottom w:val="0"/>
          <w:divBdr>
            <w:top w:val="none" w:sz="0" w:space="0" w:color="auto"/>
            <w:left w:val="none" w:sz="0" w:space="0" w:color="auto"/>
            <w:bottom w:val="none" w:sz="0" w:space="0" w:color="auto"/>
            <w:right w:val="none" w:sz="0" w:space="0" w:color="auto"/>
          </w:divBdr>
        </w:div>
        <w:div w:id="1859613887">
          <w:marLeft w:val="640"/>
          <w:marRight w:val="0"/>
          <w:marTop w:val="0"/>
          <w:marBottom w:val="0"/>
          <w:divBdr>
            <w:top w:val="none" w:sz="0" w:space="0" w:color="auto"/>
            <w:left w:val="none" w:sz="0" w:space="0" w:color="auto"/>
            <w:bottom w:val="none" w:sz="0" w:space="0" w:color="auto"/>
            <w:right w:val="none" w:sz="0" w:space="0" w:color="auto"/>
          </w:divBdr>
        </w:div>
        <w:div w:id="2010477320">
          <w:marLeft w:val="640"/>
          <w:marRight w:val="0"/>
          <w:marTop w:val="0"/>
          <w:marBottom w:val="0"/>
          <w:divBdr>
            <w:top w:val="none" w:sz="0" w:space="0" w:color="auto"/>
            <w:left w:val="none" w:sz="0" w:space="0" w:color="auto"/>
            <w:bottom w:val="none" w:sz="0" w:space="0" w:color="auto"/>
            <w:right w:val="none" w:sz="0" w:space="0" w:color="auto"/>
          </w:divBdr>
        </w:div>
        <w:div w:id="1247879925">
          <w:marLeft w:val="640"/>
          <w:marRight w:val="0"/>
          <w:marTop w:val="0"/>
          <w:marBottom w:val="0"/>
          <w:divBdr>
            <w:top w:val="none" w:sz="0" w:space="0" w:color="auto"/>
            <w:left w:val="none" w:sz="0" w:space="0" w:color="auto"/>
            <w:bottom w:val="none" w:sz="0" w:space="0" w:color="auto"/>
            <w:right w:val="none" w:sz="0" w:space="0" w:color="auto"/>
          </w:divBdr>
        </w:div>
        <w:div w:id="2125079073">
          <w:marLeft w:val="640"/>
          <w:marRight w:val="0"/>
          <w:marTop w:val="0"/>
          <w:marBottom w:val="0"/>
          <w:divBdr>
            <w:top w:val="none" w:sz="0" w:space="0" w:color="auto"/>
            <w:left w:val="none" w:sz="0" w:space="0" w:color="auto"/>
            <w:bottom w:val="none" w:sz="0" w:space="0" w:color="auto"/>
            <w:right w:val="none" w:sz="0" w:space="0" w:color="auto"/>
          </w:divBdr>
        </w:div>
        <w:div w:id="810055823">
          <w:marLeft w:val="640"/>
          <w:marRight w:val="0"/>
          <w:marTop w:val="0"/>
          <w:marBottom w:val="0"/>
          <w:divBdr>
            <w:top w:val="none" w:sz="0" w:space="0" w:color="auto"/>
            <w:left w:val="none" w:sz="0" w:space="0" w:color="auto"/>
            <w:bottom w:val="none" w:sz="0" w:space="0" w:color="auto"/>
            <w:right w:val="none" w:sz="0" w:space="0" w:color="auto"/>
          </w:divBdr>
        </w:div>
        <w:div w:id="327288493">
          <w:marLeft w:val="640"/>
          <w:marRight w:val="0"/>
          <w:marTop w:val="0"/>
          <w:marBottom w:val="0"/>
          <w:divBdr>
            <w:top w:val="none" w:sz="0" w:space="0" w:color="auto"/>
            <w:left w:val="none" w:sz="0" w:space="0" w:color="auto"/>
            <w:bottom w:val="none" w:sz="0" w:space="0" w:color="auto"/>
            <w:right w:val="none" w:sz="0" w:space="0" w:color="auto"/>
          </w:divBdr>
        </w:div>
        <w:div w:id="627782648">
          <w:marLeft w:val="640"/>
          <w:marRight w:val="0"/>
          <w:marTop w:val="0"/>
          <w:marBottom w:val="0"/>
          <w:divBdr>
            <w:top w:val="none" w:sz="0" w:space="0" w:color="auto"/>
            <w:left w:val="none" w:sz="0" w:space="0" w:color="auto"/>
            <w:bottom w:val="none" w:sz="0" w:space="0" w:color="auto"/>
            <w:right w:val="none" w:sz="0" w:space="0" w:color="auto"/>
          </w:divBdr>
        </w:div>
        <w:div w:id="1640569824">
          <w:marLeft w:val="640"/>
          <w:marRight w:val="0"/>
          <w:marTop w:val="0"/>
          <w:marBottom w:val="0"/>
          <w:divBdr>
            <w:top w:val="none" w:sz="0" w:space="0" w:color="auto"/>
            <w:left w:val="none" w:sz="0" w:space="0" w:color="auto"/>
            <w:bottom w:val="none" w:sz="0" w:space="0" w:color="auto"/>
            <w:right w:val="none" w:sz="0" w:space="0" w:color="auto"/>
          </w:divBdr>
        </w:div>
        <w:div w:id="255407669">
          <w:marLeft w:val="640"/>
          <w:marRight w:val="0"/>
          <w:marTop w:val="0"/>
          <w:marBottom w:val="0"/>
          <w:divBdr>
            <w:top w:val="none" w:sz="0" w:space="0" w:color="auto"/>
            <w:left w:val="none" w:sz="0" w:space="0" w:color="auto"/>
            <w:bottom w:val="none" w:sz="0" w:space="0" w:color="auto"/>
            <w:right w:val="none" w:sz="0" w:space="0" w:color="auto"/>
          </w:divBdr>
        </w:div>
        <w:div w:id="872767738">
          <w:marLeft w:val="640"/>
          <w:marRight w:val="0"/>
          <w:marTop w:val="0"/>
          <w:marBottom w:val="0"/>
          <w:divBdr>
            <w:top w:val="none" w:sz="0" w:space="0" w:color="auto"/>
            <w:left w:val="none" w:sz="0" w:space="0" w:color="auto"/>
            <w:bottom w:val="none" w:sz="0" w:space="0" w:color="auto"/>
            <w:right w:val="none" w:sz="0" w:space="0" w:color="auto"/>
          </w:divBdr>
        </w:div>
        <w:div w:id="2077779870">
          <w:marLeft w:val="640"/>
          <w:marRight w:val="0"/>
          <w:marTop w:val="0"/>
          <w:marBottom w:val="0"/>
          <w:divBdr>
            <w:top w:val="none" w:sz="0" w:space="0" w:color="auto"/>
            <w:left w:val="none" w:sz="0" w:space="0" w:color="auto"/>
            <w:bottom w:val="none" w:sz="0" w:space="0" w:color="auto"/>
            <w:right w:val="none" w:sz="0" w:space="0" w:color="auto"/>
          </w:divBdr>
        </w:div>
        <w:div w:id="28922211">
          <w:marLeft w:val="640"/>
          <w:marRight w:val="0"/>
          <w:marTop w:val="0"/>
          <w:marBottom w:val="0"/>
          <w:divBdr>
            <w:top w:val="none" w:sz="0" w:space="0" w:color="auto"/>
            <w:left w:val="none" w:sz="0" w:space="0" w:color="auto"/>
            <w:bottom w:val="none" w:sz="0" w:space="0" w:color="auto"/>
            <w:right w:val="none" w:sz="0" w:space="0" w:color="auto"/>
          </w:divBdr>
        </w:div>
        <w:div w:id="2088257939">
          <w:marLeft w:val="640"/>
          <w:marRight w:val="0"/>
          <w:marTop w:val="0"/>
          <w:marBottom w:val="0"/>
          <w:divBdr>
            <w:top w:val="none" w:sz="0" w:space="0" w:color="auto"/>
            <w:left w:val="none" w:sz="0" w:space="0" w:color="auto"/>
            <w:bottom w:val="none" w:sz="0" w:space="0" w:color="auto"/>
            <w:right w:val="none" w:sz="0" w:space="0" w:color="auto"/>
          </w:divBdr>
        </w:div>
      </w:divsChild>
    </w:div>
    <w:div w:id="2039623142">
      <w:marLeft w:val="640"/>
      <w:marRight w:val="0"/>
      <w:marTop w:val="0"/>
      <w:marBottom w:val="0"/>
      <w:divBdr>
        <w:top w:val="none" w:sz="0" w:space="0" w:color="auto"/>
        <w:left w:val="none" w:sz="0" w:space="0" w:color="auto"/>
        <w:bottom w:val="none" w:sz="0" w:space="0" w:color="auto"/>
        <w:right w:val="none" w:sz="0" w:space="0" w:color="auto"/>
      </w:divBdr>
    </w:div>
    <w:div w:id="2041278008">
      <w:marLeft w:val="640"/>
      <w:marRight w:val="0"/>
      <w:marTop w:val="0"/>
      <w:marBottom w:val="0"/>
      <w:divBdr>
        <w:top w:val="none" w:sz="0" w:space="0" w:color="auto"/>
        <w:left w:val="none" w:sz="0" w:space="0" w:color="auto"/>
        <w:bottom w:val="none" w:sz="0" w:space="0" w:color="auto"/>
        <w:right w:val="none" w:sz="0" w:space="0" w:color="auto"/>
      </w:divBdr>
    </w:div>
    <w:div w:id="2042314642">
      <w:bodyDiv w:val="1"/>
      <w:marLeft w:val="0"/>
      <w:marRight w:val="0"/>
      <w:marTop w:val="0"/>
      <w:marBottom w:val="0"/>
      <w:divBdr>
        <w:top w:val="none" w:sz="0" w:space="0" w:color="auto"/>
        <w:left w:val="none" w:sz="0" w:space="0" w:color="auto"/>
        <w:bottom w:val="none" w:sz="0" w:space="0" w:color="auto"/>
        <w:right w:val="none" w:sz="0" w:space="0" w:color="auto"/>
      </w:divBdr>
      <w:divsChild>
        <w:div w:id="924385442">
          <w:marLeft w:val="640"/>
          <w:marRight w:val="0"/>
          <w:marTop w:val="0"/>
          <w:marBottom w:val="0"/>
          <w:divBdr>
            <w:top w:val="none" w:sz="0" w:space="0" w:color="auto"/>
            <w:left w:val="none" w:sz="0" w:space="0" w:color="auto"/>
            <w:bottom w:val="none" w:sz="0" w:space="0" w:color="auto"/>
            <w:right w:val="none" w:sz="0" w:space="0" w:color="auto"/>
          </w:divBdr>
        </w:div>
        <w:div w:id="301885512">
          <w:marLeft w:val="640"/>
          <w:marRight w:val="0"/>
          <w:marTop w:val="0"/>
          <w:marBottom w:val="0"/>
          <w:divBdr>
            <w:top w:val="none" w:sz="0" w:space="0" w:color="auto"/>
            <w:left w:val="none" w:sz="0" w:space="0" w:color="auto"/>
            <w:bottom w:val="none" w:sz="0" w:space="0" w:color="auto"/>
            <w:right w:val="none" w:sz="0" w:space="0" w:color="auto"/>
          </w:divBdr>
        </w:div>
        <w:div w:id="1946425739">
          <w:marLeft w:val="640"/>
          <w:marRight w:val="0"/>
          <w:marTop w:val="0"/>
          <w:marBottom w:val="0"/>
          <w:divBdr>
            <w:top w:val="none" w:sz="0" w:space="0" w:color="auto"/>
            <w:left w:val="none" w:sz="0" w:space="0" w:color="auto"/>
            <w:bottom w:val="none" w:sz="0" w:space="0" w:color="auto"/>
            <w:right w:val="none" w:sz="0" w:space="0" w:color="auto"/>
          </w:divBdr>
        </w:div>
        <w:div w:id="230895417">
          <w:marLeft w:val="640"/>
          <w:marRight w:val="0"/>
          <w:marTop w:val="0"/>
          <w:marBottom w:val="0"/>
          <w:divBdr>
            <w:top w:val="none" w:sz="0" w:space="0" w:color="auto"/>
            <w:left w:val="none" w:sz="0" w:space="0" w:color="auto"/>
            <w:bottom w:val="none" w:sz="0" w:space="0" w:color="auto"/>
            <w:right w:val="none" w:sz="0" w:space="0" w:color="auto"/>
          </w:divBdr>
        </w:div>
        <w:div w:id="1558202741">
          <w:marLeft w:val="640"/>
          <w:marRight w:val="0"/>
          <w:marTop w:val="0"/>
          <w:marBottom w:val="0"/>
          <w:divBdr>
            <w:top w:val="none" w:sz="0" w:space="0" w:color="auto"/>
            <w:left w:val="none" w:sz="0" w:space="0" w:color="auto"/>
            <w:bottom w:val="none" w:sz="0" w:space="0" w:color="auto"/>
            <w:right w:val="none" w:sz="0" w:space="0" w:color="auto"/>
          </w:divBdr>
        </w:div>
        <w:div w:id="2119181509">
          <w:marLeft w:val="640"/>
          <w:marRight w:val="0"/>
          <w:marTop w:val="0"/>
          <w:marBottom w:val="0"/>
          <w:divBdr>
            <w:top w:val="none" w:sz="0" w:space="0" w:color="auto"/>
            <w:left w:val="none" w:sz="0" w:space="0" w:color="auto"/>
            <w:bottom w:val="none" w:sz="0" w:space="0" w:color="auto"/>
            <w:right w:val="none" w:sz="0" w:space="0" w:color="auto"/>
          </w:divBdr>
        </w:div>
        <w:div w:id="723263251">
          <w:marLeft w:val="640"/>
          <w:marRight w:val="0"/>
          <w:marTop w:val="0"/>
          <w:marBottom w:val="0"/>
          <w:divBdr>
            <w:top w:val="none" w:sz="0" w:space="0" w:color="auto"/>
            <w:left w:val="none" w:sz="0" w:space="0" w:color="auto"/>
            <w:bottom w:val="none" w:sz="0" w:space="0" w:color="auto"/>
            <w:right w:val="none" w:sz="0" w:space="0" w:color="auto"/>
          </w:divBdr>
        </w:div>
        <w:div w:id="129833282">
          <w:marLeft w:val="640"/>
          <w:marRight w:val="0"/>
          <w:marTop w:val="0"/>
          <w:marBottom w:val="0"/>
          <w:divBdr>
            <w:top w:val="none" w:sz="0" w:space="0" w:color="auto"/>
            <w:left w:val="none" w:sz="0" w:space="0" w:color="auto"/>
            <w:bottom w:val="none" w:sz="0" w:space="0" w:color="auto"/>
            <w:right w:val="none" w:sz="0" w:space="0" w:color="auto"/>
          </w:divBdr>
        </w:div>
        <w:div w:id="1038319215">
          <w:marLeft w:val="640"/>
          <w:marRight w:val="0"/>
          <w:marTop w:val="0"/>
          <w:marBottom w:val="0"/>
          <w:divBdr>
            <w:top w:val="none" w:sz="0" w:space="0" w:color="auto"/>
            <w:left w:val="none" w:sz="0" w:space="0" w:color="auto"/>
            <w:bottom w:val="none" w:sz="0" w:space="0" w:color="auto"/>
            <w:right w:val="none" w:sz="0" w:space="0" w:color="auto"/>
          </w:divBdr>
        </w:div>
        <w:div w:id="472404983">
          <w:marLeft w:val="640"/>
          <w:marRight w:val="0"/>
          <w:marTop w:val="0"/>
          <w:marBottom w:val="0"/>
          <w:divBdr>
            <w:top w:val="none" w:sz="0" w:space="0" w:color="auto"/>
            <w:left w:val="none" w:sz="0" w:space="0" w:color="auto"/>
            <w:bottom w:val="none" w:sz="0" w:space="0" w:color="auto"/>
            <w:right w:val="none" w:sz="0" w:space="0" w:color="auto"/>
          </w:divBdr>
        </w:div>
        <w:div w:id="1174220234">
          <w:marLeft w:val="640"/>
          <w:marRight w:val="0"/>
          <w:marTop w:val="0"/>
          <w:marBottom w:val="0"/>
          <w:divBdr>
            <w:top w:val="none" w:sz="0" w:space="0" w:color="auto"/>
            <w:left w:val="none" w:sz="0" w:space="0" w:color="auto"/>
            <w:bottom w:val="none" w:sz="0" w:space="0" w:color="auto"/>
            <w:right w:val="none" w:sz="0" w:space="0" w:color="auto"/>
          </w:divBdr>
        </w:div>
        <w:div w:id="1842429728">
          <w:marLeft w:val="640"/>
          <w:marRight w:val="0"/>
          <w:marTop w:val="0"/>
          <w:marBottom w:val="0"/>
          <w:divBdr>
            <w:top w:val="none" w:sz="0" w:space="0" w:color="auto"/>
            <w:left w:val="none" w:sz="0" w:space="0" w:color="auto"/>
            <w:bottom w:val="none" w:sz="0" w:space="0" w:color="auto"/>
            <w:right w:val="none" w:sz="0" w:space="0" w:color="auto"/>
          </w:divBdr>
        </w:div>
        <w:div w:id="791168975">
          <w:marLeft w:val="640"/>
          <w:marRight w:val="0"/>
          <w:marTop w:val="0"/>
          <w:marBottom w:val="0"/>
          <w:divBdr>
            <w:top w:val="none" w:sz="0" w:space="0" w:color="auto"/>
            <w:left w:val="none" w:sz="0" w:space="0" w:color="auto"/>
            <w:bottom w:val="none" w:sz="0" w:space="0" w:color="auto"/>
            <w:right w:val="none" w:sz="0" w:space="0" w:color="auto"/>
          </w:divBdr>
        </w:div>
        <w:div w:id="1292174223">
          <w:marLeft w:val="640"/>
          <w:marRight w:val="0"/>
          <w:marTop w:val="0"/>
          <w:marBottom w:val="0"/>
          <w:divBdr>
            <w:top w:val="none" w:sz="0" w:space="0" w:color="auto"/>
            <w:left w:val="none" w:sz="0" w:space="0" w:color="auto"/>
            <w:bottom w:val="none" w:sz="0" w:space="0" w:color="auto"/>
            <w:right w:val="none" w:sz="0" w:space="0" w:color="auto"/>
          </w:divBdr>
        </w:div>
        <w:div w:id="190997608">
          <w:marLeft w:val="640"/>
          <w:marRight w:val="0"/>
          <w:marTop w:val="0"/>
          <w:marBottom w:val="0"/>
          <w:divBdr>
            <w:top w:val="none" w:sz="0" w:space="0" w:color="auto"/>
            <w:left w:val="none" w:sz="0" w:space="0" w:color="auto"/>
            <w:bottom w:val="none" w:sz="0" w:space="0" w:color="auto"/>
            <w:right w:val="none" w:sz="0" w:space="0" w:color="auto"/>
          </w:divBdr>
        </w:div>
        <w:div w:id="1560095451">
          <w:marLeft w:val="640"/>
          <w:marRight w:val="0"/>
          <w:marTop w:val="0"/>
          <w:marBottom w:val="0"/>
          <w:divBdr>
            <w:top w:val="none" w:sz="0" w:space="0" w:color="auto"/>
            <w:left w:val="none" w:sz="0" w:space="0" w:color="auto"/>
            <w:bottom w:val="none" w:sz="0" w:space="0" w:color="auto"/>
            <w:right w:val="none" w:sz="0" w:space="0" w:color="auto"/>
          </w:divBdr>
        </w:div>
        <w:div w:id="1528373802">
          <w:marLeft w:val="640"/>
          <w:marRight w:val="0"/>
          <w:marTop w:val="0"/>
          <w:marBottom w:val="0"/>
          <w:divBdr>
            <w:top w:val="none" w:sz="0" w:space="0" w:color="auto"/>
            <w:left w:val="none" w:sz="0" w:space="0" w:color="auto"/>
            <w:bottom w:val="none" w:sz="0" w:space="0" w:color="auto"/>
            <w:right w:val="none" w:sz="0" w:space="0" w:color="auto"/>
          </w:divBdr>
        </w:div>
        <w:div w:id="1867907713">
          <w:marLeft w:val="640"/>
          <w:marRight w:val="0"/>
          <w:marTop w:val="0"/>
          <w:marBottom w:val="0"/>
          <w:divBdr>
            <w:top w:val="none" w:sz="0" w:space="0" w:color="auto"/>
            <w:left w:val="none" w:sz="0" w:space="0" w:color="auto"/>
            <w:bottom w:val="none" w:sz="0" w:space="0" w:color="auto"/>
            <w:right w:val="none" w:sz="0" w:space="0" w:color="auto"/>
          </w:divBdr>
        </w:div>
        <w:div w:id="1477144831">
          <w:marLeft w:val="640"/>
          <w:marRight w:val="0"/>
          <w:marTop w:val="0"/>
          <w:marBottom w:val="0"/>
          <w:divBdr>
            <w:top w:val="none" w:sz="0" w:space="0" w:color="auto"/>
            <w:left w:val="none" w:sz="0" w:space="0" w:color="auto"/>
            <w:bottom w:val="none" w:sz="0" w:space="0" w:color="auto"/>
            <w:right w:val="none" w:sz="0" w:space="0" w:color="auto"/>
          </w:divBdr>
        </w:div>
        <w:div w:id="1684045725">
          <w:marLeft w:val="640"/>
          <w:marRight w:val="0"/>
          <w:marTop w:val="0"/>
          <w:marBottom w:val="0"/>
          <w:divBdr>
            <w:top w:val="none" w:sz="0" w:space="0" w:color="auto"/>
            <w:left w:val="none" w:sz="0" w:space="0" w:color="auto"/>
            <w:bottom w:val="none" w:sz="0" w:space="0" w:color="auto"/>
            <w:right w:val="none" w:sz="0" w:space="0" w:color="auto"/>
          </w:divBdr>
        </w:div>
        <w:div w:id="803624584">
          <w:marLeft w:val="640"/>
          <w:marRight w:val="0"/>
          <w:marTop w:val="0"/>
          <w:marBottom w:val="0"/>
          <w:divBdr>
            <w:top w:val="none" w:sz="0" w:space="0" w:color="auto"/>
            <w:left w:val="none" w:sz="0" w:space="0" w:color="auto"/>
            <w:bottom w:val="none" w:sz="0" w:space="0" w:color="auto"/>
            <w:right w:val="none" w:sz="0" w:space="0" w:color="auto"/>
          </w:divBdr>
        </w:div>
        <w:div w:id="1269894043">
          <w:marLeft w:val="640"/>
          <w:marRight w:val="0"/>
          <w:marTop w:val="0"/>
          <w:marBottom w:val="0"/>
          <w:divBdr>
            <w:top w:val="none" w:sz="0" w:space="0" w:color="auto"/>
            <w:left w:val="none" w:sz="0" w:space="0" w:color="auto"/>
            <w:bottom w:val="none" w:sz="0" w:space="0" w:color="auto"/>
            <w:right w:val="none" w:sz="0" w:space="0" w:color="auto"/>
          </w:divBdr>
        </w:div>
        <w:div w:id="1859418834">
          <w:marLeft w:val="640"/>
          <w:marRight w:val="0"/>
          <w:marTop w:val="0"/>
          <w:marBottom w:val="0"/>
          <w:divBdr>
            <w:top w:val="none" w:sz="0" w:space="0" w:color="auto"/>
            <w:left w:val="none" w:sz="0" w:space="0" w:color="auto"/>
            <w:bottom w:val="none" w:sz="0" w:space="0" w:color="auto"/>
            <w:right w:val="none" w:sz="0" w:space="0" w:color="auto"/>
          </w:divBdr>
        </w:div>
        <w:div w:id="1383211450">
          <w:marLeft w:val="640"/>
          <w:marRight w:val="0"/>
          <w:marTop w:val="0"/>
          <w:marBottom w:val="0"/>
          <w:divBdr>
            <w:top w:val="none" w:sz="0" w:space="0" w:color="auto"/>
            <w:left w:val="none" w:sz="0" w:space="0" w:color="auto"/>
            <w:bottom w:val="none" w:sz="0" w:space="0" w:color="auto"/>
            <w:right w:val="none" w:sz="0" w:space="0" w:color="auto"/>
          </w:divBdr>
        </w:div>
        <w:div w:id="495802297">
          <w:marLeft w:val="640"/>
          <w:marRight w:val="0"/>
          <w:marTop w:val="0"/>
          <w:marBottom w:val="0"/>
          <w:divBdr>
            <w:top w:val="none" w:sz="0" w:space="0" w:color="auto"/>
            <w:left w:val="none" w:sz="0" w:space="0" w:color="auto"/>
            <w:bottom w:val="none" w:sz="0" w:space="0" w:color="auto"/>
            <w:right w:val="none" w:sz="0" w:space="0" w:color="auto"/>
          </w:divBdr>
        </w:div>
        <w:div w:id="1997567091">
          <w:marLeft w:val="640"/>
          <w:marRight w:val="0"/>
          <w:marTop w:val="0"/>
          <w:marBottom w:val="0"/>
          <w:divBdr>
            <w:top w:val="none" w:sz="0" w:space="0" w:color="auto"/>
            <w:left w:val="none" w:sz="0" w:space="0" w:color="auto"/>
            <w:bottom w:val="none" w:sz="0" w:space="0" w:color="auto"/>
            <w:right w:val="none" w:sz="0" w:space="0" w:color="auto"/>
          </w:divBdr>
        </w:div>
        <w:div w:id="442579194">
          <w:marLeft w:val="640"/>
          <w:marRight w:val="0"/>
          <w:marTop w:val="0"/>
          <w:marBottom w:val="0"/>
          <w:divBdr>
            <w:top w:val="none" w:sz="0" w:space="0" w:color="auto"/>
            <w:left w:val="none" w:sz="0" w:space="0" w:color="auto"/>
            <w:bottom w:val="none" w:sz="0" w:space="0" w:color="auto"/>
            <w:right w:val="none" w:sz="0" w:space="0" w:color="auto"/>
          </w:divBdr>
        </w:div>
        <w:div w:id="497157618">
          <w:marLeft w:val="640"/>
          <w:marRight w:val="0"/>
          <w:marTop w:val="0"/>
          <w:marBottom w:val="0"/>
          <w:divBdr>
            <w:top w:val="none" w:sz="0" w:space="0" w:color="auto"/>
            <w:left w:val="none" w:sz="0" w:space="0" w:color="auto"/>
            <w:bottom w:val="none" w:sz="0" w:space="0" w:color="auto"/>
            <w:right w:val="none" w:sz="0" w:space="0" w:color="auto"/>
          </w:divBdr>
        </w:div>
        <w:div w:id="1987277048">
          <w:marLeft w:val="640"/>
          <w:marRight w:val="0"/>
          <w:marTop w:val="0"/>
          <w:marBottom w:val="0"/>
          <w:divBdr>
            <w:top w:val="none" w:sz="0" w:space="0" w:color="auto"/>
            <w:left w:val="none" w:sz="0" w:space="0" w:color="auto"/>
            <w:bottom w:val="none" w:sz="0" w:space="0" w:color="auto"/>
            <w:right w:val="none" w:sz="0" w:space="0" w:color="auto"/>
          </w:divBdr>
        </w:div>
        <w:div w:id="2051152513">
          <w:marLeft w:val="640"/>
          <w:marRight w:val="0"/>
          <w:marTop w:val="0"/>
          <w:marBottom w:val="0"/>
          <w:divBdr>
            <w:top w:val="none" w:sz="0" w:space="0" w:color="auto"/>
            <w:left w:val="none" w:sz="0" w:space="0" w:color="auto"/>
            <w:bottom w:val="none" w:sz="0" w:space="0" w:color="auto"/>
            <w:right w:val="none" w:sz="0" w:space="0" w:color="auto"/>
          </w:divBdr>
        </w:div>
        <w:div w:id="580530287">
          <w:marLeft w:val="640"/>
          <w:marRight w:val="0"/>
          <w:marTop w:val="0"/>
          <w:marBottom w:val="0"/>
          <w:divBdr>
            <w:top w:val="none" w:sz="0" w:space="0" w:color="auto"/>
            <w:left w:val="none" w:sz="0" w:space="0" w:color="auto"/>
            <w:bottom w:val="none" w:sz="0" w:space="0" w:color="auto"/>
            <w:right w:val="none" w:sz="0" w:space="0" w:color="auto"/>
          </w:divBdr>
        </w:div>
        <w:div w:id="975062592">
          <w:marLeft w:val="640"/>
          <w:marRight w:val="0"/>
          <w:marTop w:val="0"/>
          <w:marBottom w:val="0"/>
          <w:divBdr>
            <w:top w:val="none" w:sz="0" w:space="0" w:color="auto"/>
            <w:left w:val="none" w:sz="0" w:space="0" w:color="auto"/>
            <w:bottom w:val="none" w:sz="0" w:space="0" w:color="auto"/>
            <w:right w:val="none" w:sz="0" w:space="0" w:color="auto"/>
          </w:divBdr>
        </w:div>
        <w:div w:id="319893882">
          <w:marLeft w:val="640"/>
          <w:marRight w:val="0"/>
          <w:marTop w:val="0"/>
          <w:marBottom w:val="0"/>
          <w:divBdr>
            <w:top w:val="none" w:sz="0" w:space="0" w:color="auto"/>
            <w:left w:val="none" w:sz="0" w:space="0" w:color="auto"/>
            <w:bottom w:val="none" w:sz="0" w:space="0" w:color="auto"/>
            <w:right w:val="none" w:sz="0" w:space="0" w:color="auto"/>
          </w:divBdr>
        </w:div>
        <w:div w:id="178277718">
          <w:marLeft w:val="640"/>
          <w:marRight w:val="0"/>
          <w:marTop w:val="0"/>
          <w:marBottom w:val="0"/>
          <w:divBdr>
            <w:top w:val="none" w:sz="0" w:space="0" w:color="auto"/>
            <w:left w:val="none" w:sz="0" w:space="0" w:color="auto"/>
            <w:bottom w:val="none" w:sz="0" w:space="0" w:color="auto"/>
            <w:right w:val="none" w:sz="0" w:space="0" w:color="auto"/>
          </w:divBdr>
        </w:div>
        <w:div w:id="1919975329">
          <w:marLeft w:val="640"/>
          <w:marRight w:val="0"/>
          <w:marTop w:val="0"/>
          <w:marBottom w:val="0"/>
          <w:divBdr>
            <w:top w:val="none" w:sz="0" w:space="0" w:color="auto"/>
            <w:left w:val="none" w:sz="0" w:space="0" w:color="auto"/>
            <w:bottom w:val="none" w:sz="0" w:space="0" w:color="auto"/>
            <w:right w:val="none" w:sz="0" w:space="0" w:color="auto"/>
          </w:divBdr>
        </w:div>
        <w:div w:id="98841635">
          <w:marLeft w:val="640"/>
          <w:marRight w:val="0"/>
          <w:marTop w:val="0"/>
          <w:marBottom w:val="0"/>
          <w:divBdr>
            <w:top w:val="none" w:sz="0" w:space="0" w:color="auto"/>
            <w:left w:val="none" w:sz="0" w:space="0" w:color="auto"/>
            <w:bottom w:val="none" w:sz="0" w:space="0" w:color="auto"/>
            <w:right w:val="none" w:sz="0" w:space="0" w:color="auto"/>
          </w:divBdr>
        </w:div>
        <w:div w:id="364016028">
          <w:marLeft w:val="640"/>
          <w:marRight w:val="0"/>
          <w:marTop w:val="0"/>
          <w:marBottom w:val="0"/>
          <w:divBdr>
            <w:top w:val="none" w:sz="0" w:space="0" w:color="auto"/>
            <w:left w:val="none" w:sz="0" w:space="0" w:color="auto"/>
            <w:bottom w:val="none" w:sz="0" w:space="0" w:color="auto"/>
            <w:right w:val="none" w:sz="0" w:space="0" w:color="auto"/>
          </w:divBdr>
        </w:div>
        <w:div w:id="850025326">
          <w:marLeft w:val="640"/>
          <w:marRight w:val="0"/>
          <w:marTop w:val="0"/>
          <w:marBottom w:val="0"/>
          <w:divBdr>
            <w:top w:val="none" w:sz="0" w:space="0" w:color="auto"/>
            <w:left w:val="none" w:sz="0" w:space="0" w:color="auto"/>
            <w:bottom w:val="none" w:sz="0" w:space="0" w:color="auto"/>
            <w:right w:val="none" w:sz="0" w:space="0" w:color="auto"/>
          </w:divBdr>
        </w:div>
        <w:div w:id="1509637423">
          <w:marLeft w:val="640"/>
          <w:marRight w:val="0"/>
          <w:marTop w:val="0"/>
          <w:marBottom w:val="0"/>
          <w:divBdr>
            <w:top w:val="none" w:sz="0" w:space="0" w:color="auto"/>
            <w:left w:val="none" w:sz="0" w:space="0" w:color="auto"/>
            <w:bottom w:val="none" w:sz="0" w:space="0" w:color="auto"/>
            <w:right w:val="none" w:sz="0" w:space="0" w:color="auto"/>
          </w:divBdr>
        </w:div>
        <w:div w:id="2114130465">
          <w:marLeft w:val="640"/>
          <w:marRight w:val="0"/>
          <w:marTop w:val="0"/>
          <w:marBottom w:val="0"/>
          <w:divBdr>
            <w:top w:val="none" w:sz="0" w:space="0" w:color="auto"/>
            <w:left w:val="none" w:sz="0" w:space="0" w:color="auto"/>
            <w:bottom w:val="none" w:sz="0" w:space="0" w:color="auto"/>
            <w:right w:val="none" w:sz="0" w:space="0" w:color="auto"/>
          </w:divBdr>
        </w:div>
        <w:div w:id="1265531460">
          <w:marLeft w:val="640"/>
          <w:marRight w:val="0"/>
          <w:marTop w:val="0"/>
          <w:marBottom w:val="0"/>
          <w:divBdr>
            <w:top w:val="none" w:sz="0" w:space="0" w:color="auto"/>
            <w:left w:val="none" w:sz="0" w:space="0" w:color="auto"/>
            <w:bottom w:val="none" w:sz="0" w:space="0" w:color="auto"/>
            <w:right w:val="none" w:sz="0" w:space="0" w:color="auto"/>
          </w:divBdr>
        </w:div>
        <w:div w:id="1719626889">
          <w:marLeft w:val="640"/>
          <w:marRight w:val="0"/>
          <w:marTop w:val="0"/>
          <w:marBottom w:val="0"/>
          <w:divBdr>
            <w:top w:val="none" w:sz="0" w:space="0" w:color="auto"/>
            <w:left w:val="none" w:sz="0" w:space="0" w:color="auto"/>
            <w:bottom w:val="none" w:sz="0" w:space="0" w:color="auto"/>
            <w:right w:val="none" w:sz="0" w:space="0" w:color="auto"/>
          </w:divBdr>
        </w:div>
        <w:div w:id="385876374">
          <w:marLeft w:val="640"/>
          <w:marRight w:val="0"/>
          <w:marTop w:val="0"/>
          <w:marBottom w:val="0"/>
          <w:divBdr>
            <w:top w:val="none" w:sz="0" w:space="0" w:color="auto"/>
            <w:left w:val="none" w:sz="0" w:space="0" w:color="auto"/>
            <w:bottom w:val="none" w:sz="0" w:space="0" w:color="auto"/>
            <w:right w:val="none" w:sz="0" w:space="0" w:color="auto"/>
          </w:divBdr>
        </w:div>
        <w:div w:id="518276769">
          <w:marLeft w:val="640"/>
          <w:marRight w:val="0"/>
          <w:marTop w:val="0"/>
          <w:marBottom w:val="0"/>
          <w:divBdr>
            <w:top w:val="none" w:sz="0" w:space="0" w:color="auto"/>
            <w:left w:val="none" w:sz="0" w:space="0" w:color="auto"/>
            <w:bottom w:val="none" w:sz="0" w:space="0" w:color="auto"/>
            <w:right w:val="none" w:sz="0" w:space="0" w:color="auto"/>
          </w:divBdr>
        </w:div>
        <w:div w:id="2128621014">
          <w:marLeft w:val="640"/>
          <w:marRight w:val="0"/>
          <w:marTop w:val="0"/>
          <w:marBottom w:val="0"/>
          <w:divBdr>
            <w:top w:val="none" w:sz="0" w:space="0" w:color="auto"/>
            <w:left w:val="none" w:sz="0" w:space="0" w:color="auto"/>
            <w:bottom w:val="none" w:sz="0" w:space="0" w:color="auto"/>
            <w:right w:val="none" w:sz="0" w:space="0" w:color="auto"/>
          </w:divBdr>
        </w:div>
        <w:div w:id="77168141">
          <w:marLeft w:val="640"/>
          <w:marRight w:val="0"/>
          <w:marTop w:val="0"/>
          <w:marBottom w:val="0"/>
          <w:divBdr>
            <w:top w:val="none" w:sz="0" w:space="0" w:color="auto"/>
            <w:left w:val="none" w:sz="0" w:space="0" w:color="auto"/>
            <w:bottom w:val="none" w:sz="0" w:space="0" w:color="auto"/>
            <w:right w:val="none" w:sz="0" w:space="0" w:color="auto"/>
          </w:divBdr>
        </w:div>
        <w:div w:id="1535386028">
          <w:marLeft w:val="640"/>
          <w:marRight w:val="0"/>
          <w:marTop w:val="0"/>
          <w:marBottom w:val="0"/>
          <w:divBdr>
            <w:top w:val="none" w:sz="0" w:space="0" w:color="auto"/>
            <w:left w:val="none" w:sz="0" w:space="0" w:color="auto"/>
            <w:bottom w:val="none" w:sz="0" w:space="0" w:color="auto"/>
            <w:right w:val="none" w:sz="0" w:space="0" w:color="auto"/>
          </w:divBdr>
        </w:div>
        <w:div w:id="1292519792">
          <w:marLeft w:val="640"/>
          <w:marRight w:val="0"/>
          <w:marTop w:val="0"/>
          <w:marBottom w:val="0"/>
          <w:divBdr>
            <w:top w:val="none" w:sz="0" w:space="0" w:color="auto"/>
            <w:left w:val="none" w:sz="0" w:space="0" w:color="auto"/>
            <w:bottom w:val="none" w:sz="0" w:space="0" w:color="auto"/>
            <w:right w:val="none" w:sz="0" w:space="0" w:color="auto"/>
          </w:divBdr>
        </w:div>
        <w:div w:id="2071297081">
          <w:marLeft w:val="640"/>
          <w:marRight w:val="0"/>
          <w:marTop w:val="0"/>
          <w:marBottom w:val="0"/>
          <w:divBdr>
            <w:top w:val="none" w:sz="0" w:space="0" w:color="auto"/>
            <w:left w:val="none" w:sz="0" w:space="0" w:color="auto"/>
            <w:bottom w:val="none" w:sz="0" w:space="0" w:color="auto"/>
            <w:right w:val="none" w:sz="0" w:space="0" w:color="auto"/>
          </w:divBdr>
        </w:div>
        <w:div w:id="393507661">
          <w:marLeft w:val="640"/>
          <w:marRight w:val="0"/>
          <w:marTop w:val="0"/>
          <w:marBottom w:val="0"/>
          <w:divBdr>
            <w:top w:val="none" w:sz="0" w:space="0" w:color="auto"/>
            <w:left w:val="none" w:sz="0" w:space="0" w:color="auto"/>
            <w:bottom w:val="none" w:sz="0" w:space="0" w:color="auto"/>
            <w:right w:val="none" w:sz="0" w:space="0" w:color="auto"/>
          </w:divBdr>
        </w:div>
        <w:div w:id="1624917746">
          <w:marLeft w:val="640"/>
          <w:marRight w:val="0"/>
          <w:marTop w:val="0"/>
          <w:marBottom w:val="0"/>
          <w:divBdr>
            <w:top w:val="none" w:sz="0" w:space="0" w:color="auto"/>
            <w:left w:val="none" w:sz="0" w:space="0" w:color="auto"/>
            <w:bottom w:val="none" w:sz="0" w:space="0" w:color="auto"/>
            <w:right w:val="none" w:sz="0" w:space="0" w:color="auto"/>
          </w:divBdr>
        </w:div>
      </w:divsChild>
    </w:div>
    <w:div w:id="2043087216">
      <w:marLeft w:val="0"/>
      <w:marRight w:val="0"/>
      <w:marTop w:val="0"/>
      <w:marBottom w:val="0"/>
      <w:divBdr>
        <w:top w:val="none" w:sz="0" w:space="0" w:color="auto"/>
        <w:left w:val="none" w:sz="0" w:space="0" w:color="auto"/>
        <w:bottom w:val="none" w:sz="0" w:space="0" w:color="auto"/>
        <w:right w:val="none" w:sz="0" w:space="0" w:color="auto"/>
      </w:divBdr>
    </w:div>
    <w:div w:id="2043507688">
      <w:marLeft w:val="640"/>
      <w:marRight w:val="0"/>
      <w:marTop w:val="0"/>
      <w:marBottom w:val="0"/>
      <w:divBdr>
        <w:top w:val="none" w:sz="0" w:space="0" w:color="auto"/>
        <w:left w:val="none" w:sz="0" w:space="0" w:color="auto"/>
        <w:bottom w:val="none" w:sz="0" w:space="0" w:color="auto"/>
        <w:right w:val="none" w:sz="0" w:space="0" w:color="auto"/>
      </w:divBdr>
    </w:div>
    <w:div w:id="2043822576">
      <w:marLeft w:val="0"/>
      <w:marRight w:val="0"/>
      <w:marTop w:val="0"/>
      <w:marBottom w:val="0"/>
      <w:divBdr>
        <w:top w:val="none" w:sz="0" w:space="0" w:color="auto"/>
        <w:left w:val="none" w:sz="0" w:space="0" w:color="auto"/>
        <w:bottom w:val="none" w:sz="0" w:space="0" w:color="auto"/>
        <w:right w:val="none" w:sz="0" w:space="0" w:color="auto"/>
      </w:divBdr>
    </w:div>
    <w:div w:id="2043943637">
      <w:marLeft w:val="0"/>
      <w:marRight w:val="0"/>
      <w:marTop w:val="0"/>
      <w:marBottom w:val="0"/>
      <w:divBdr>
        <w:top w:val="none" w:sz="0" w:space="0" w:color="auto"/>
        <w:left w:val="none" w:sz="0" w:space="0" w:color="auto"/>
        <w:bottom w:val="none" w:sz="0" w:space="0" w:color="auto"/>
        <w:right w:val="none" w:sz="0" w:space="0" w:color="auto"/>
      </w:divBdr>
    </w:div>
    <w:div w:id="2044205077">
      <w:marLeft w:val="640"/>
      <w:marRight w:val="0"/>
      <w:marTop w:val="0"/>
      <w:marBottom w:val="0"/>
      <w:divBdr>
        <w:top w:val="none" w:sz="0" w:space="0" w:color="auto"/>
        <w:left w:val="none" w:sz="0" w:space="0" w:color="auto"/>
        <w:bottom w:val="none" w:sz="0" w:space="0" w:color="auto"/>
        <w:right w:val="none" w:sz="0" w:space="0" w:color="auto"/>
      </w:divBdr>
    </w:div>
    <w:div w:id="2047175190">
      <w:bodyDiv w:val="1"/>
      <w:marLeft w:val="0"/>
      <w:marRight w:val="0"/>
      <w:marTop w:val="0"/>
      <w:marBottom w:val="0"/>
      <w:divBdr>
        <w:top w:val="none" w:sz="0" w:space="0" w:color="auto"/>
        <w:left w:val="none" w:sz="0" w:space="0" w:color="auto"/>
        <w:bottom w:val="none" w:sz="0" w:space="0" w:color="auto"/>
        <w:right w:val="none" w:sz="0" w:space="0" w:color="auto"/>
      </w:divBdr>
      <w:divsChild>
        <w:div w:id="4326097">
          <w:marLeft w:val="640"/>
          <w:marRight w:val="0"/>
          <w:marTop w:val="0"/>
          <w:marBottom w:val="0"/>
          <w:divBdr>
            <w:top w:val="none" w:sz="0" w:space="0" w:color="auto"/>
            <w:left w:val="none" w:sz="0" w:space="0" w:color="auto"/>
            <w:bottom w:val="none" w:sz="0" w:space="0" w:color="auto"/>
            <w:right w:val="none" w:sz="0" w:space="0" w:color="auto"/>
          </w:divBdr>
        </w:div>
        <w:div w:id="139619179">
          <w:marLeft w:val="640"/>
          <w:marRight w:val="0"/>
          <w:marTop w:val="0"/>
          <w:marBottom w:val="0"/>
          <w:divBdr>
            <w:top w:val="none" w:sz="0" w:space="0" w:color="auto"/>
            <w:left w:val="none" w:sz="0" w:space="0" w:color="auto"/>
            <w:bottom w:val="none" w:sz="0" w:space="0" w:color="auto"/>
            <w:right w:val="none" w:sz="0" w:space="0" w:color="auto"/>
          </w:divBdr>
        </w:div>
        <w:div w:id="156727553">
          <w:marLeft w:val="640"/>
          <w:marRight w:val="0"/>
          <w:marTop w:val="0"/>
          <w:marBottom w:val="0"/>
          <w:divBdr>
            <w:top w:val="none" w:sz="0" w:space="0" w:color="auto"/>
            <w:left w:val="none" w:sz="0" w:space="0" w:color="auto"/>
            <w:bottom w:val="none" w:sz="0" w:space="0" w:color="auto"/>
            <w:right w:val="none" w:sz="0" w:space="0" w:color="auto"/>
          </w:divBdr>
        </w:div>
        <w:div w:id="210504363">
          <w:marLeft w:val="640"/>
          <w:marRight w:val="0"/>
          <w:marTop w:val="0"/>
          <w:marBottom w:val="0"/>
          <w:divBdr>
            <w:top w:val="none" w:sz="0" w:space="0" w:color="auto"/>
            <w:left w:val="none" w:sz="0" w:space="0" w:color="auto"/>
            <w:bottom w:val="none" w:sz="0" w:space="0" w:color="auto"/>
            <w:right w:val="none" w:sz="0" w:space="0" w:color="auto"/>
          </w:divBdr>
        </w:div>
        <w:div w:id="240219858">
          <w:marLeft w:val="640"/>
          <w:marRight w:val="0"/>
          <w:marTop w:val="0"/>
          <w:marBottom w:val="0"/>
          <w:divBdr>
            <w:top w:val="none" w:sz="0" w:space="0" w:color="auto"/>
            <w:left w:val="none" w:sz="0" w:space="0" w:color="auto"/>
            <w:bottom w:val="none" w:sz="0" w:space="0" w:color="auto"/>
            <w:right w:val="none" w:sz="0" w:space="0" w:color="auto"/>
          </w:divBdr>
        </w:div>
        <w:div w:id="265621767">
          <w:marLeft w:val="640"/>
          <w:marRight w:val="0"/>
          <w:marTop w:val="0"/>
          <w:marBottom w:val="0"/>
          <w:divBdr>
            <w:top w:val="none" w:sz="0" w:space="0" w:color="auto"/>
            <w:left w:val="none" w:sz="0" w:space="0" w:color="auto"/>
            <w:bottom w:val="none" w:sz="0" w:space="0" w:color="auto"/>
            <w:right w:val="none" w:sz="0" w:space="0" w:color="auto"/>
          </w:divBdr>
        </w:div>
        <w:div w:id="305626996">
          <w:marLeft w:val="640"/>
          <w:marRight w:val="0"/>
          <w:marTop w:val="0"/>
          <w:marBottom w:val="0"/>
          <w:divBdr>
            <w:top w:val="none" w:sz="0" w:space="0" w:color="auto"/>
            <w:left w:val="none" w:sz="0" w:space="0" w:color="auto"/>
            <w:bottom w:val="none" w:sz="0" w:space="0" w:color="auto"/>
            <w:right w:val="none" w:sz="0" w:space="0" w:color="auto"/>
          </w:divBdr>
        </w:div>
        <w:div w:id="370113834">
          <w:marLeft w:val="640"/>
          <w:marRight w:val="0"/>
          <w:marTop w:val="0"/>
          <w:marBottom w:val="0"/>
          <w:divBdr>
            <w:top w:val="none" w:sz="0" w:space="0" w:color="auto"/>
            <w:left w:val="none" w:sz="0" w:space="0" w:color="auto"/>
            <w:bottom w:val="none" w:sz="0" w:space="0" w:color="auto"/>
            <w:right w:val="none" w:sz="0" w:space="0" w:color="auto"/>
          </w:divBdr>
        </w:div>
        <w:div w:id="434373306">
          <w:marLeft w:val="640"/>
          <w:marRight w:val="0"/>
          <w:marTop w:val="0"/>
          <w:marBottom w:val="0"/>
          <w:divBdr>
            <w:top w:val="none" w:sz="0" w:space="0" w:color="auto"/>
            <w:left w:val="none" w:sz="0" w:space="0" w:color="auto"/>
            <w:bottom w:val="none" w:sz="0" w:space="0" w:color="auto"/>
            <w:right w:val="none" w:sz="0" w:space="0" w:color="auto"/>
          </w:divBdr>
        </w:div>
        <w:div w:id="452602507">
          <w:marLeft w:val="640"/>
          <w:marRight w:val="0"/>
          <w:marTop w:val="0"/>
          <w:marBottom w:val="0"/>
          <w:divBdr>
            <w:top w:val="none" w:sz="0" w:space="0" w:color="auto"/>
            <w:left w:val="none" w:sz="0" w:space="0" w:color="auto"/>
            <w:bottom w:val="none" w:sz="0" w:space="0" w:color="auto"/>
            <w:right w:val="none" w:sz="0" w:space="0" w:color="auto"/>
          </w:divBdr>
        </w:div>
        <w:div w:id="602959974">
          <w:marLeft w:val="640"/>
          <w:marRight w:val="0"/>
          <w:marTop w:val="0"/>
          <w:marBottom w:val="0"/>
          <w:divBdr>
            <w:top w:val="none" w:sz="0" w:space="0" w:color="auto"/>
            <w:left w:val="none" w:sz="0" w:space="0" w:color="auto"/>
            <w:bottom w:val="none" w:sz="0" w:space="0" w:color="auto"/>
            <w:right w:val="none" w:sz="0" w:space="0" w:color="auto"/>
          </w:divBdr>
        </w:div>
        <w:div w:id="614211154">
          <w:marLeft w:val="640"/>
          <w:marRight w:val="0"/>
          <w:marTop w:val="0"/>
          <w:marBottom w:val="0"/>
          <w:divBdr>
            <w:top w:val="none" w:sz="0" w:space="0" w:color="auto"/>
            <w:left w:val="none" w:sz="0" w:space="0" w:color="auto"/>
            <w:bottom w:val="none" w:sz="0" w:space="0" w:color="auto"/>
            <w:right w:val="none" w:sz="0" w:space="0" w:color="auto"/>
          </w:divBdr>
        </w:div>
        <w:div w:id="616717493">
          <w:marLeft w:val="640"/>
          <w:marRight w:val="0"/>
          <w:marTop w:val="0"/>
          <w:marBottom w:val="0"/>
          <w:divBdr>
            <w:top w:val="none" w:sz="0" w:space="0" w:color="auto"/>
            <w:left w:val="none" w:sz="0" w:space="0" w:color="auto"/>
            <w:bottom w:val="none" w:sz="0" w:space="0" w:color="auto"/>
            <w:right w:val="none" w:sz="0" w:space="0" w:color="auto"/>
          </w:divBdr>
        </w:div>
        <w:div w:id="645597174">
          <w:marLeft w:val="640"/>
          <w:marRight w:val="0"/>
          <w:marTop w:val="0"/>
          <w:marBottom w:val="0"/>
          <w:divBdr>
            <w:top w:val="none" w:sz="0" w:space="0" w:color="auto"/>
            <w:left w:val="none" w:sz="0" w:space="0" w:color="auto"/>
            <w:bottom w:val="none" w:sz="0" w:space="0" w:color="auto"/>
            <w:right w:val="none" w:sz="0" w:space="0" w:color="auto"/>
          </w:divBdr>
        </w:div>
        <w:div w:id="708989809">
          <w:marLeft w:val="640"/>
          <w:marRight w:val="0"/>
          <w:marTop w:val="0"/>
          <w:marBottom w:val="0"/>
          <w:divBdr>
            <w:top w:val="none" w:sz="0" w:space="0" w:color="auto"/>
            <w:left w:val="none" w:sz="0" w:space="0" w:color="auto"/>
            <w:bottom w:val="none" w:sz="0" w:space="0" w:color="auto"/>
            <w:right w:val="none" w:sz="0" w:space="0" w:color="auto"/>
          </w:divBdr>
        </w:div>
        <w:div w:id="801652578">
          <w:marLeft w:val="640"/>
          <w:marRight w:val="0"/>
          <w:marTop w:val="0"/>
          <w:marBottom w:val="0"/>
          <w:divBdr>
            <w:top w:val="none" w:sz="0" w:space="0" w:color="auto"/>
            <w:left w:val="none" w:sz="0" w:space="0" w:color="auto"/>
            <w:bottom w:val="none" w:sz="0" w:space="0" w:color="auto"/>
            <w:right w:val="none" w:sz="0" w:space="0" w:color="auto"/>
          </w:divBdr>
        </w:div>
        <w:div w:id="832836398">
          <w:marLeft w:val="640"/>
          <w:marRight w:val="0"/>
          <w:marTop w:val="0"/>
          <w:marBottom w:val="0"/>
          <w:divBdr>
            <w:top w:val="none" w:sz="0" w:space="0" w:color="auto"/>
            <w:left w:val="none" w:sz="0" w:space="0" w:color="auto"/>
            <w:bottom w:val="none" w:sz="0" w:space="0" w:color="auto"/>
            <w:right w:val="none" w:sz="0" w:space="0" w:color="auto"/>
          </w:divBdr>
        </w:div>
        <w:div w:id="857502760">
          <w:marLeft w:val="640"/>
          <w:marRight w:val="0"/>
          <w:marTop w:val="0"/>
          <w:marBottom w:val="0"/>
          <w:divBdr>
            <w:top w:val="none" w:sz="0" w:space="0" w:color="auto"/>
            <w:left w:val="none" w:sz="0" w:space="0" w:color="auto"/>
            <w:bottom w:val="none" w:sz="0" w:space="0" w:color="auto"/>
            <w:right w:val="none" w:sz="0" w:space="0" w:color="auto"/>
          </w:divBdr>
        </w:div>
        <w:div w:id="1124621973">
          <w:marLeft w:val="640"/>
          <w:marRight w:val="0"/>
          <w:marTop w:val="0"/>
          <w:marBottom w:val="0"/>
          <w:divBdr>
            <w:top w:val="none" w:sz="0" w:space="0" w:color="auto"/>
            <w:left w:val="none" w:sz="0" w:space="0" w:color="auto"/>
            <w:bottom w:val="none" w:sz="0" w:space="0" w:color="auto"/>
            <w:right w:val="none" w:sz="0" w:space="0" w:color="auto"/>
          </w:divBdr>
        </w:div>
        <w:div w:id="1127309727">
          <w:marLeft w:val="640"/>
          <w:marRight w:val="0"/>
          <w:marTop w:val="0"/>
          <w:marBottom w:val="0"/>
          <w:divBdr>
            <w:top w:val="none" w:sz="0" w:space="0" w:color="auto"/>
            <w:left w:val="none" w:sz="0" w:space="0" w:color="auto"/>
            <w:bottom w:val="none" w:sz="0" w:space="0" w:color="auto"/>
            <w:right w:val="none" w:sz="0" w:space="0" w:color="auto"/>
          </w:divBdr>
        </w:div>
        <w:div w:id="1141457960">
          <w:marLeft w:val="640"/>
          <w:marRight w:val="0"/>
          <w:marTop w:val="0"/>
          <w:marBottom w:val="0"/>
          <w:divBdr>
            <w:top w:val="none" w:sz="0" w:space="0" w:color="auto"/>
            <w:left w:val="none" w:sz="0" w:space="0" w:color="auto"/>
            <w:bottom w:val="none" w:sz="0" w:space="0" w:color="auto"/>
            <w:right w:val="none" w:sz="0" w:space="0" w:color="auto"/>
          </w:divBdr>
        </w:div>
        <w:div w:id="1188175563">
          <w:marLeft w:val="640"/>
          <w:marRight w:val="0"/>
          <w:marTop w:val="0"/>
          <w:marBottom w:val="0"/>
          <w:divBdr>
            <w:top w:val="none" w:sz="0" w:space="0" w:color="auto"/>
            <w:left w:val="none" w:sz="0" w:space="0" w:color="auto"/>
            <w:bottom w:val="none" w:sz="0" w:space="0" w:color="auto"/>
            <w:right w:val="none" w:sz="0" w:space="0" w:color="auto"/>
          </w:divBdr>
        </w:div>
        <w:div w:id="1196701364">
          <w:marLeft w:val="640"/>
          <w:marRight w:val="0"/>
          <w:marTop w:val="0"/>
          <w:marBottom w:val="0"/>
          <w:divBdr>
            <w:top w:val="none" w:sz="0" w:space="0" w:color="auto"/>
            <w:left w:val="none" w:sz="0" w:space="0" w:color="auto"/>
            <w:bottom w:val="none" w:sz="0" w:space="0" w:color="auto"/>
            <w:right w:val="none" w:sz="0" w:space="0" w:color="auto"/>
          </w:divBdr>
        </w:div>
        <w:div w:id="1257790850">
          <w:marLeft w:val="640"/>
          <w:marRight w:val="0"/>
          <w:marTop w:val="0"/>
          <w:marBottom w:val="0"/>
          <w:divBdr>
            <w:top w:val="none" w:sz="0" w:space="0" w:color="auto"/>
            <w:left w:val="none" w:sz="0" w:space="0" w:color="auto"/>
            <w:bottom w:val="none" w:sz="0" w:space="0" w:color="auto"/>
            <w:right w:val="none" w:sz="0" w:space="0" w:color="auto"/>
          </w:divBdr>
        </w:div>
        <w:div w:id="1339232476">
          <w:marLeft w:val="640"/>
          <w:marRight w:val="0"/>
          <w:marTop w:val="0"/>
          <w:marBottom w:val="0"/>
          <w:divBdr>
            <w:top w:val="none" w:sz="0" w:space="0" w:color="auto"/>
            <w:left w:val="none" w:sz="0" w:space="0" w:color="auto"/>
            <w:bottom w:val="none" w:sz="0" w:space="0" w:color="auto"/>
            <w:right w:val="none" w:sz="0" w:space="0" w:color="auto"/>
          </w:divBdr>
        </w:div>
        <w:div w:id="1410540317">
          <w:marLeft w:val="640"/>
          <w:marRight w:val="0"/>
          <w:marTop w:val="0"/>
          <w:marBottom w:val="0"/>
          <w:divBdr>
            <w:top w:val="none" w:sz="0" w:space="0" w:color="auto"/>
            <w:left w:val="none" w:sz="0" w:space="0" w:color="auto"/>
            <w:bottom w:val="none" w:sz="0" w:space="0" w:color="auto"/>
            <w:right w:val="none" w:sz="0" w:space="0" w:color="auto"/>
          </w:divBdr>
        </w:div>
        <w:div w:id="1421411889">
          <w:marLeft w:val="640"/>
          <w:marRight w:val="0"/>
          <w:marTop w:val="0"/>
          <w:marBottom w:val="0"/>
          <w:divBdr>
            <w:top w:val="none" w:sz="0" w:space="0" w:color="auto"/>
            <w:left w:val="none" w:sz="0" w:space="0" w:color="auto"/>
            <w:bottom w:val="none" w:sz="0" w:space="0" w:color="auto"/>
            <w:right w:val="none" w:sz="0" w:space="0" w:color="auto"/>
          </w:divBdr>
        </w:div>
        <w:div w:id="1516531434">
          <w:marLeft w:val="640"/>
          <w:marRight w:val="0"/>
          <w:marTop w:val="0"/>
          <w:marBottom w:val="0"/>
          <w:divBdr>
            <w:top w:val="none" w:sz="0" w:space="0" w:color="auto"/>
            <w:left w:val="none" w:sz="0" w:space="0" w:color="auto"/>
            <w:bottom w:val="none" w:sz="0" w:space="0" w:color="auto"/>
            <w:right w:val="none" w:sz="0" w:space="0" w:color="auto"/>
          </w:divBdr>
        </w:div>
        <w:div w:id="1529176043">
          <w:marLeft w:val="640"/>
          <w:marRight w:val="0"/>
          <w:marTop w:val="0"/>
          <w:marBottom w:val="0"/>
          <w:divBdr>
            <w:top w:val="none" w:sz="0" w:space="0" w:color="auto"/>
            <w:left w:val="none" w:sz="0" w:space="0" w:color="auto"/>
            <w:bottom w:val="none" w:sz="0" w:space="0" w:color="auto"/>
            <w:right w:val="none" w:sz="0" w:space="0" w:color="auto"/>
          </w:divBdr>
        </w:div>
        <w:div w:id="1541747108">
          <w:marLeft w:val="640"/>
          <w:marRight w:val="0"/>
          <w:marTop w:val="0"/>
          <w:marBottom w:val="0"/>
          <w:divBdr>
            <w:top w:val="none" w:sz="0" w:space="0" w:color="auto"/>
            <w:left w:val="none" w:sz="0" w:space="0" w:color="auto"/>
            <w:bottom w:val="none" w:sz="0" w:space="0" w:color="auto"/>
            <w:right w:val="none" w:sz="0" w:space="0" w:color="auto"/>
          </w:divBdr>
        </w:div>
        <w:div w:id="1644852114">
          <w:marLeft w:val="640"/>
          <w:marRight w:val="0"/>
          <w:marTop w:val="0"/>
          <w:marBottom w:val="0"/>
          <w:divBdr>
            <w:top w:val="none" w:sz="0" w:space="0" w:color="auto"/>
            <w:left w:val="none" w:sz="0" w:space="0" w:color="auto"/>
            <w:bottom w:val="none" w:sz="0" w:space="0" w:color="auto"/>
            <w:right w:val="none" w:sz="0" w:space="0" w:color="auto"/>
          </w:divBdr>
        </w:div>
        <w:div w:id="1651598598">
          <w:marLeft w:val="640"/>
          <w:marRight w:val="0"/>
          <w:marTop w:val="0"/>
          <w:marBottom w:val="0"/>
          <w:divBdr>
            <w:top w:val="none" w:sz="0" w:space="0" w:color="auto"/>
            <w:left w:val="none" w:sz="0" w:space="0" w:color="auto"/>
            <w:bottom w:val="none" w:sz="0" w:space="0" w:color="auto"/>
            <w:right w:val="none" w:sz="0" w:space="0" w:color="auto"/>
          </w:divBdr>
        </w:div>
        <w:div w:id="1663116933">
          <w:marLeft w:val="640"/>
          <w:marRight w:val="0"/>
          <w:marTop w:val="0"/>
          <w:marBottom w:val="0"/>
          <w:divBdr>
            <w:top w:val="none" w:sz="0" w:space="0" w:color="auto"/>
            <w:left w:val="none" w:sz="0" w:space="0" w:color="auto"/>
            <w:bottom w:val="none" w:sz="0" w:space="0" w:color="auto"/>
            <w:right w:val="none" w:sz="0" w:space="0" w:color="auto"/>
          </w:divBdr>
        </w:div>
        <w:div w:id="1666784172">
          <w:marLeft w:val="640"/>
          <w:marRight w:val="0"/>
          <w:marTop w:val="0"/>
          <w:marBottom w:val="0"/>
          <w:divBdr>
            <w:top w:val="none" w:sz="0" w:space="0" w:color="auto"/>
            <w:left w:val="none" w:sz="0" w:space="0" w:color="auto"/>
            <w:bottom w:val="none" w:sz="0" w:space="0" w:color="auto"/>
            <w:right w:val="none" w:sz="0" w:space="0" w:color="auto"/>
          </w:divBdr>
        </w:div>
        <w:div w:id="1672949666">
          <w:marLeft w:val="640"/>
          <w:marRight w:val="0"/>
          <w:marTop w:val="0"/>
          <w:marBottom w:val="0"/>
          <w:divBdr>
            <w:top w:val="none" w:sz="0" w:space="0" w:color="auto"/>
            <w:left w:val="none" w:sz="0" w:space="0" w:color="auto"/>
            <w:bottom w:val="none" w:sz="0" w:space="0" w:color="auto"/>
            <w:right w:val="none" w:sz="0" w:space="0" w:color="auto"/>
          </w:divBdr>
        </w:div>
        <w:div w:id="1764447824">
          <w:marLeft w:val="640"/>
          <w:marRight w:val="0"/>
          <w:marTop w:val="0"/>
          <w:marBottom w:val="0"/>
          <w:divBdr>
            <w:top w:val="none" w:sz="0" w:space="0" w:color="auto"/>
            <w:left w:val="none" w:sz="0" w:space="0" w:color="auto"/>
            <w:bottom w:val="none" w:sz="0" w:space="0" w:color="auto"/>
            <w:right w:val="none" w:sz="0" w:space="0" w:color="auto"/>
          </w:divBdr>
        </w:div>
        <w:div w:id="1805391334">
          <w:marLeft w:val="640"/>
          <w:marRight w:val="0"/>
          <w:marTop w:val="0"/>
          <w:marBottom w:val="0"/>
          <w:divBdr>
            <w:top w:val="none" w:sz="0" w:space="0" w:color="auto"/>
            <w:left w:val="none" w:sz="0" w:space="0" w:color="auto"/>
            <w:bottom w:val="none" w:sz="0" w:space="0" w:color="auto"/>
            <w:right w:val="none" w:sz="0" w:space="0" w:color="auto"/>
          </w:divBdr>
        </w:div>
        <w:div w:id="1845513587">
          <w:marLeft w:val="640"/>
          <w:marRight w:val="0"/>
          <w:marTop w:val="0"/>
          <w:marBottom w:val="0"/>
          <w:divBdr>
            <w:top w:val="none" w:sz="0" w:space="0" w:color="auto"/>
            <w:left w:val="none" w:sz="0" w:space="0" w:color="auto"/>
            <w:bottom w:val="none" w:sz="0" w:space="0" w:color="auto"/>
            <w:right w:val="none" w:sz="0" w:space="0" w:color="auto"/>
          </w:divBdr>
        </w:div>
        <w:div w:id="1901789904">
          <w:marLeft w:val="640"/>
          <w:marRight w:val="0"/>
          <w:marTop w:val="0"/>
          <w:marBottom w:val="0"/>
          <w:divBdr>
            <w:top w:val="none" w:sz="0" w:space="0" w:color="auto"/>
            <w:left w:val="none" w:sz="0" w:space="0" w:color="auto"/>
            <w:bottom w:val="none" w:sz="0" w:space="0" w:color="auto"/>
            <w:right w:val="none" w:sz="0" w:space="0" w:color="auto"/>
          </w:divBdr>
        </w:div>
        <w:div w:id="2141922773">
          <w:marLeft w:val="640"/>
          <w:marRight w:val="0"/>
          <w:marTop w:val="0"/>
          <w:marBottom w:val="0"/>
          <w:divBdr>
            <w:top w:val="none" w:sz="0" w:space="0" w:color="auto"/>
            <w:left w:val="none" w:sz="0" w:space="0" w:color="auto"/>
            <w:bottom w:val="none" w:sz="0" w:space="0" w:color="auto"/>
            <w:right w:val="none" w:sz="0" w:space="0" w:color="auto"/>
          </w:divBdr>
        </w:div>
      </w:divsChild>
    </w:div>
    <w:div w:id="2048866240">
      <w:marLeft w:val="0"/>
      <w:marRight w:val="0"/>
      <w:marTop w:val="0"/>
      <w:marBottom w:val="0"/>
      <w:divBdr>
        <w:top w:val="none" w:sz="0" w:space="0" w:color="auto"/>
        <w:left w:val="none" w:sz="0" w:space="0" w:color="auto"/>
        <w:bottom w:val="none" w:sz="0" w:space="0" w:color="auto"/>
        <w:right w:val="none" w:sz="0" w:space="0" w:color="auto"/>
      </w:divBdr>
    </w:div>
    <w:div w:id="2053459680">
      <w:marLeft w:val="0"/>
      <w:marRight w:val="0"/>
      <w:marTop w:val="0"/>
      <w:marBottom w:val="0"/>
      <w:divBdr>
        <w:top w:val="none" w:sz="0" w:space="0" w:color="auto"/>
        <w:left w:val="none" w:sz="0" w:space="0" w:color="auto"/>
        <w:bottom w:val="none" w:sz="0" w:space="0" w:color="auto"/>
        <w:right w:val="none" w:sz="0" w:space="0" w:color="auto"/>
      </w:divBdr>
    </w:div>
    <w:div w:id="2053840403">
      <w:marLeft w:val="640"/>
      <w:marRight w:val="0"/>
      <w:marTop w:val="0"/>
      <w:marBottom w:val="0"/>
      <w:divBdr>
        <w:top w:val="none" w:sz="0" w:space="0" w:color="auto"/>
        <w:left w:val="none" w:sz="0" w:space="0" w:color="auto"/>
        <w:bottom w:val="none" w:sz="0" w:space="0" w:color="auto"/>
        <w:right w:val="none" w:sz="0" w:space="0" w:color="auto"/>
      </w:divBdr>
    </w:div>
    <w:div w:id="2054886922">
      <w:marLeft w:val="640"/>
      <w:marRight w:val="0"/>
      <w:marTop w:val="0"/>
      <w:marBottom w:val="0"/>
      <w:divBdr>
        <w:top w:val="none" w:sz="0" w:space="0" w:color="auto"/>
        <w:left w:val="none" w:sz="0" w:space="0" w:color="auto"/>
        <w:bottom w:val="none" w:sz="0" w:space="0" w:color="auto"/>
        <w:right w:val="none" w:sz="0" w:space="0" w:color="auto"/>
      </w:divBdr>
    </w:div>
    <w:div w:id="2055152064">
      <w:bodyDiv w:val="1"/>
      <w:marLeft w:val="0"/>
      <w:marRight w:val="0"/>
      <w:marTop w:val="0"/>
      <w:marBottom w:val="0"/>
      <w:divBdr>
        <w:top w:val="none" w:sz="0" w:space="0" w:color="auto"/>
        <w:left w:val="none" w:sz="0" w:space="0" w:color="auto"/>
        <w:bottom w:val="none" w:sz="0" w:space="0" w:color="auto"/>
        <w:right w:val="none" w:sz="0" w:space="0" w:color="auto"/>
      </w:divBdr>
      <w:divsChild>
        <w:div w:id="1056079023">
          <w:marLeft w:val="640"/>
          <w:marRight w:val="0"/>
          <w:marTop w:val="0"/>
          <w:marBottom w:val="0"/>
          <w:divBdr>
            <w:top w:val="none" w:sz="0" w:space="0" w:color="auto"/>
            <w:left w:val="none" w:sz="0" w:space="0" w:color="auto"/>
            <w:bottom w:val="none" w:sz="0" w:space="0" w:color="auto"/>
            <w:right w:val="none" w:sz="0" w:space="0" w:color="auto"/>
          </w:divBdr>
        </w:div>
        <w:div w:id="189758556">
          <w:marLeft w:val="640"/>
          <w:marRight w:val="0"/>
          <w:marTop w:val="0"/>
          <w:marBottom w:val="0"/>
          <w:divBdr>
            <w:top w:val="none" w:sz="0" w:space="0" w:color="auto"/>
            <w:left w:val="none" w:sz="0" w:space="0" w:color="auto"/>
            <w:bottom w:val="none" w:sz="0" w:space="0" w:color="auto"/>
            <w:right w:val="none" w:sz="0" w:space="0" w:color="auto"/>
          </w:divBdr>
        </w:div>
        <w:div w:id="2003192951">
          <w:marLeft w:val="640"/>
          <w:marRight w:val="0"/>
          <w:marTop w:val="0"/>
          <w:marBottom w:val="0"/>
          <w:divBdr>
            <w:top w:val="none" w:sz="0" w:space="0" w:color="auto"/>
            <w:left w:val="none" w:sz="0" w:space="0" w:color="auto"/>
            <w:bottom w:val="none" w:sz="0" w:space="0" w:color="auto"/>
            <w:right w:val="none" w:sz="0" w:space="0" w:color="auto"/>
          </w:divBdr>
        </w:div>
        <w:div w:id="1106121088">
          <w:marLeft w:val="640"/>
          <w:marRight w:val="0"/>
          <w:marTop w:val="0"/>
          <w:marBottom w:val="0"/>
          <w:divBdr>
            <w:top w:val="none" w:sz="0" w:space="0" w:color="auto"/>
            <w:left w:val="none" w:sz="0" w:space="0" w:color="auto"/>
            <w:bottom w:val="none" w:sz="0" w:space="0" w:color="auto"/>
            <w:right w:val="none" w:sz="0" w:space="0" w:color="auto"/>
          </w:divBdr>
        </w:div>
        <w:div w:id="745958734">
          <w:marLeft w:val="640"/>
          <w:marRight w:val="0"/>
          <w:marTop w:val="0"/>
          <w:marBottom w:val="0"/>
          <w:divBdr>
            <w:top w:val="none" w:sz="0" w:space="0" w:color="auto"/>
            <w:left w:val="none" w:sz="0" w:space="0" w:color="auto"/>
            <w:bottom w:val="none" w:sz="0" w:space="0" w:color="auto"/>
            <w:right w:val="none" w:sz="0" w:space="0" w:color="auto"/>
          </w:divBdr>
        </w:div>
        <w:div w:id="959727751">
          <w:marLeft w:val="640"/>
          <w:marRight w:val="0"/>
          <w:marTop w:val="0"/>
          <w:marBottom w:val="0"/>
          <w:divBdr>
            <w:top w:val="none" w:sz="0" w:space="0" w:color="auto"/>
            <w:left w:val="none" w:sz="0" w:space="0" w:color="auto"/>
            <w:bottom w:val="none" w:sz="0" w:space="0" w:color="auto"/>
            <w:right w:val="none" w:sz="0" w:space="0" w:color="auto"/>
          </w:divBdr>
        </w:div>
        <w:div w:id="2065062015">
          <w:marLeft w:val="640"/>
          <w:marRight w:val="0"/>
          <w:marTop w:val="0"/>
          <w:marBottom w:val="0"/>
          <w:divBdr>
            <w:top w:val="none" w:sz="0" w:space="0" w:color="auto"/>
            <w:left w:val="none" w:sz="0" w:space="0" w:color="auto"/>
            <w:bottom w:val="none" w:sz="0" w:space="0" w:color="auto"/>
            <w:right w:val="none" w:sz="0" w:space="0" w:color="auto"/>
          </w:divBdr>
        </w:div>
        <w:div w:id="2007783040">
          <w:marLeft w:val="640"/>
          <w:marRight w:val="0"/>
          <w:marTop w:val="0"/>
          <w:marBottom w:val="0"/>
          <w:divBdr>
            <w:top w:val="none" w:sz="0" w:space="0" w:color="auto"/>
            <w:left w:val="none" w:sz="0" w:space="0" w:color="auto"/>
            <w:bottom w:val="none" w:sz="0" w:space="0" w:color="auto"/>
            <w:right w:val="none" w:sz="0" w:space="0" w:color="auto"/>
          </w:divBdr>
        </w:div>
        <w:div w:id="690565970">
          <w:marLeft w:val="640"/>
          <w:marRight w:val="0"/>
          <w:marTop w:val="0"/>
          <w:marBottom w:val="0"/>
          <w:divBdr>
            <w:top w:val="none" w:sz="0" w:space="0" w:color="auto"/>
            <w:left w:val="none" w:sz="0" w:space="0" w:color="auto"/>
            <w:bottom w:val="none" w:sz="0" w:space="0" w:color="auto"/>
            <w:right w:val="none" w:sz="0" w:space="0" w:color="auto"/>
          </w:divBdr>
        </w:div>
        <w:div w:id="95256255">
          <w:marLeft w:val="640"/>
          <w:marRight w:val="0"/>
          <w:marTop w:val="0"/>
          <w:marBottom w:val="0"/>
          <w:divBdr>
            <w:top w:val="none" w:sz="0" w:space="0" w:color="auto"/>
            <w:left w:val="none" w:sz="0" w:space="0" w:color="auto"/>
            <w:bottom w:val="none" w:sz="0" w:space="0" w:color="auto"/>
            <w:right w:val="none" w:sz="0" w:space="0" w:color="auto"/>
          </w:divBdr>
        </w:div>
        <w:div w:id="1678000469">
          <w:marLeft w:val="640"/>
          <w:marRight w:val="0"/>
          <w:marTop w:val="0"/>
          <w:marBottom w:val="0"/>
          <w:divBdr>
            <w:top w:val="none" w:sz="0" w:space="0" w:color="auto"/>
            <w:left w:val="none" w:sz="0" w:space="0" w:color="auto"/>
            <w:bottom w:val="none" w:sz="0" w:space="0" w:color="auto"/>
            <w:right w:val="none" w:sz="0" w:space="0" w:color="auto"/>
          </w:divBdr>
        </w:div>
        <w:div w:id="1247959672">
          <w:marLeft w:val="640"/>
          <w:marRight w:val="0"/>
          <w:marTop w:val="0"/>
          <w:marBottom w:val="0"/>
          <w:divBdr>
            <w:top w:val="none" w:sz="0" w:space="0" w:color="auto"/>
            <w:left w:val="none" w:sz="0" w:space="0" w:color="auto"/>
            <w:bottom w:val="none" w:sz="0" w:space="0" w:color="auto"/>
            <w:right w:val="none" w:sz="0" w:space="0" w:color="auto"/>
          </w:divBdr>
        </w:div>
        <w:div w:id="270820356">
          <w:marLeft w:val="640"/>
          <w:marRight w:val="0"/>
          <w:marTop w:val="0"/>
          <w:marBottom w:val="0"/>
          <w:divBdr>
            <w:top w:val="none" w:sz="0" w:space="0" w:color="auto"/>
            <w:left w:val="none" w:sz="0" w:space="0" w:color="auto"/>
            <w:bottom w:val="none" w:sz="0" w:space="0" w:color="auto"/>
            <w:right w:val="none" w:sz="0" w:space="0" w:color="auto"/>
          </w:divBdr>
        </w:div>
        <w:div w:id="645621979">
          <w:marLeft w:val="640"/>
          <w:marRight w:val="0"/>
          <w:marTop w:val="0"/>
          <w:marBottom w:val="0"/>
          <w:divBdr>
            <w:top w:val="none" w:sz="0" w:space="0" w:color="auto"/>
            <w:left w:val="none" w:sz="0" w:space="0" w:color="auto"/>
            <w:bottom w:val="none" w:sz="0" w:space="0" w:color="auto"/>
            <w:right w:val="none" w:sz="0" w:space="0" w:color="auto"/>
          </w:divBdr>
        </w:div>
        <w:div w:id="323245299">
          <w:marLeft w:val="640"/>
          <w:marRight w:val="0"/>
          <w:marTop w:val="0"/>
          <w:marBottom w:val="0"/>
          <w:divBdr>
            <w:top w:val="none" w:sz="0" w:space="0" w:color="auto"/>
            <w:left w:val="none" w:sz="0" w:space="0" w:color="auto"/>
            <w:bottom w:val="none" w:sz="0" w:space="0" w:color="auto"/>
            <w:right w:val="none" w:sz="0" w:space="0" w:color="auto"/>
          </w:divBdr>
        </w:div>
        <w:div w:id="254020014">
          <w:marLeft w:val="640"/>
          <w:marRight w:val="0"/>
          <w:marTop w:val="0"/>
          <w:marBottom w:val="0"/>
          <w:divBdr>
            <w:top w:val="none" w:sz="0" w:space="0" w:color="auto"/>
            <w:left w:val="none" w:sz="0" w:space="0" w:color="auto"/>
            <w:bottom w:val="none" w:sz="0" w:space="0" w:color="auto"/>
            <w:right w:val="none" w:sz="0" w:space="0" w:color="auto"/>
          </w:divBdr>
        </w:div>
        <w:div w:id="1195070679">
          <w:marLeft w:val="640"/>
          <w:marRight w:val="0"/>
          <w:marTop w:val="0"/>
          <w:marBottom w:val="0"/>
          <w:divBdr>
            <w:top w:val="none" w:sz="0" w:space="0" w:color="auto"/>
            <w:left w:val="none" w:sz="0" w:space="0" w:color="auto"/>
            <w:bottom w:val="none" w:sz="0" w:space="0" w:color="auto"/>
            <w:right w:val="none" w:sz="0" w:space="0" w:color="auto"/>
          </w:divBdr>
        </w:div>
        <w:div w:id="1012956416">
          <w:marLeft w:val="640"/>
          <w:marRight w:val="0"/>
          <w:marTop w:val="0"/>
          <w:marBottom w:val="0"/>
          <w:divBdr>
            <w:top w:val="none" w:sz="0" w:space="0" w:color="auto"/>
            <w:left w:val="none" w:sz="0" w:space="0" w:color="auto"/>
            <w:bottom w:val="none" w:sz="0" w:space="0" w:color="auto"/>
            <w:right w:val="none" w:sz="0" w:space="0" w:color="auto"/>
          </w:divBdr>
        </w:div>
        <w:div w:id="7561593">
          <w:marLeft w:val="640"/>
          <w:marRight w:val="0"/>
          <w:marTop w:val="0"/>
          <w:marBottom w:val="0"/>
          <w:divBdr>
            <w:top w:val="none" w:sz="0" w:space="0" w:color="auto"/>
            <w:left w:val="none" w:sz="0" w:space="0" w:color="auto"/>
            <w:bottom w:val="none" w:sz="0" w:space="0" w:color="auto"/>
            <w:right w:val="none" w:sz="0" w:space="0" w:color="auto"/>
          </w:divBdr>
        </w:div>
        <w:div w:id="1211187478">
          <w:marLeft w:val="640"/>
          <w:marRight w:val="0"/>
          <w:marTop w:val="0"/>
          <w:marBottom w:val="0"/>
          <w:divBdr>
            <w:top w:val="none" w:sz="0" w:space="0" w:color="auto"/>
            <w:left w:val="none" w:sz="0" w:space="0" w:color="auto"/>
            <w:bottom w:val="none" w:sz="0" w:space="0" w:color="auto"/>
            <w:right w:val="none" w:sz="0" w:space="0" w:color="auto"/>
          </w:divBdr>
        </w:div>
        <w:div w:id="741759753">
          <w:marLeft w:val="640"/>
          <w:marRight w:val="0"/>
          <w:marTop w:val="0"/>
          <w:marBottom w:val="0"/>
          <w:divBdr>
            <w:top w:val="none" w:sz="0" w:space="0" w:color="auto"/>
            <w:left w:val="none" w:sz="0" w:space="0" w:color="auto"/>
            <w:bottom w:val="none" w:sz="0" w:space="0" w:color="auto"/>
            <w:right w:val="none" w:sz="0" w:space="0" w:color="auto"/>
          </w:divBdr>
        </w:div>
        <w:div w:id="2081781875">
          <w:marLeft w:val="640"/>
          <w:marRight w:val="0"/>
          <w:marTop w:val="0"/>
          <w:marBottom w:val="0"/>
          <w:divBdr>
            <w:top w:val="none" w:sz="0" w:space="0" w:color="auto"/>
            <w:left w:val="none" w:sz="0" w:space="0" w:color="auto"/>
            <w:bottom w:val="none" w:sz="0" w:space="0" w:color="auto"/>
            <w:right w:val="none" w:sz="0" w:space="0" w:color="auto"/>
          </w:divBdr>
        </w:div>
        <w:div w:id="1299340456">
          <w:marLeft w:val="640"/>
          <w:marRight w:val="0"/>
          <w:marTop w:val="0"/>
          <w:marBottom w:val="0"/>
          <w:divBdr>
            <w:top w:val="none" w:sz="0" w:space="0" w:color="auto"/>
            <w:left w:val="none" w:sz="0" w:space="0" w:color="auto"/>
            <w:bottom w:val="none" w:sz="0" w:space="0" w:color="auto"/>
            <w:right w:val="none" w:sz="0" w:space="0" w:color="auto"/>
          </w:divBdr>
        </w:div>
        <w:div w:id="1675061861">
          <w:marLeft w:val="640"/>
          <w:marRight w:val="0"/>
          <w:marTop w:val="0"/>
          <w:marBottom w:val="0"/>
          <w:divBdr>
            <w:top w:val="none" w:sz="0" w:space="0" w:color="auto"/>
            <w:left w:val="none" w:sz="0" w:space="0" w:color="auto"/>
            <w:bottom w:val="none" w:sz="0" w:space="0" w:color="auto"/>
            <w:right w:val="none" w:sz="0" w:space="0" w:color="auto"/>
          </w:divBdr>
        </w:div>
        <w:div w:id="282881608">
          <w:marLeft w:val="640"/>
          <w:marRight w:val="0"/>
          <w:marTop w:val="0"/>
          <w:marBottom w:val="0"/>
          <w:divBdr>
            <w:top w:val="none" w:sz="0" w:space="0" w:color="auto"/>
            <w:left w:val="none" w:sz="0" w:space="0" w:color="auto"/>
            <w:bottom w:val="none" w:sz="0" w:space="0" w:color="auto"/>
            <w:right w:val="none" w:sz="0" w:space="0" w:color="auto"/>
          </w:divBdr>
        </w:div>
        <w:div w:id="1073161152">
          <w:marLeft w:val="640"/>
          <w:marRight w:val="0"/>
          <w:marTop w:val="0"/>
          <w:marBottom w:val="0"/>
          <w:divBdr>
            <w:top w:val="none" w:sz="0" w:space="0" w:color="auto"/>
            <w:left w:val="none" w:sz="0" w:space="0" w:color="auto"/>
            <w:bottom w:val="none" w:sz="0" w:space="0" w:color="auto"/>
            <w:right w:val="none" w:sz="0" w:space="0" w:color="auto"/>
          </w:divBdr>
        </w:div>
        <w:div w:id="1865560392">
          <w:marLeft w:val="640"/>
          <w:marRight w:val="0"/>
          <w:marTop w:val="0"/>
          <w:marBottom w:val="0"/>
          <w:divBdr>
            <w:top w:val="none" w:sz="0" w:space="0" w:color="auto"/>
            <w:left w:val="none" w:sz="0" w:space="0" w:color="auto"/>
            <w:bottom w:val="none" w:sz="0" w:space="0" w:color="auto"/>
            <w:right w:val="none" w:sz="0" w:space="0" w:color="auto"/>
          </w:divBdr>
        </w:div>
        <w:div w:id="207033768">
          <w:marLeft w:val="640"/>
          <w:marRight w:val="0"/>
          <w:marTop w:val="0"/>
          <w:marBottom w:val="0"/>
          <w:divBdr>
            <w:top w:val="none" w:sz="0" w:space="0" w:color="auto"/>
            <w:left w:val="none" w:sz="0" w:space="0" w:color="auto"/>
            <w:bottom w:val="none" w:sz="0" w:space="0" w:color="auto"/>
            <w:right w:val="none" w:sz="0" w:space="0" w:color="auto"/>
          </w:divBdr>
        </w:div>
        <w:div w:id="2016110709">
          <w:marLeft w:val="640"/>
          <w:marRight w:val="0"/>
          <w:marTop w:val="0"/>
          <w:marBottom w:val="0"/>
          <w:divBdr>
            <w:top w:val="none" w:sz="0" w:space="0" w:color="auto"/>
            <w:left w:val="none" w:sz="0" w:space="0" w:color="auto"/>
            <w:bottom w:val="none" w:sz="0" w:space="0" w:color="auto"/>
            <w:right w:val="none" w:sz="0" w:space="0" w:color="auto"/>
          </w:divBdr>
        </w:div>
        <w:div w:id="382215864">
          <w:marLeft w:val="640"/>
          <w:marRight w:val="0"/>
          <w:marTop w:val="0"/>
          <w:marBottom w:val="0"/>
          <w:divBdr>
            <w:top w:val="none" w:sz="0" w:space="0" w:color="auto"/>
            <w:left w:val="none" w:sz="0" w:space="0" w:color="auto"/>
            <w:bottom w:val="none" w:sz="0" w:space="0" w:color="auto"/>
            <w:right w:val="none" w:sz="0" w:space="0" w:color="auto"/>
          </w:divBdr>
        </w:div>
        <w:div w:id="37171068">
          <w:marLeft w:val="640"/>
          <w:marRight w:val="0"/>
          <w:marTop w:val="0"/>
          <w:marBottom w:val="0"/>
          <w:divBdr>
            <w:top w:val="none" w:sz="0" w:space="0" w:color="auto"/>
            <w:left w:val="none" w:sz="0" w:space="0" w:color="auto"/>
            <w:bottom w:val="none" w:sz="0" w:space="0" w:color="auto"/>
            <w:right w:val="none" w:sz="0" w:space="0" w:color="auto"/>
          </w:divBdr>
        </w:div>
        <w:div w:id="562300967">
          <w:marLeft w:val="640"/>
          <w:marRight w:val="0"/>
          <w:marTop w:val="0"/>
          <w:marBottom w:val="0"/>
          <w:divBdr>
            <w:top w:val="none" w:sz="0" w:space="0" w:color="auto"/>
            <w:left w:val="none" w:sz="0" w:space="0" w:color="auto"/>
            <w:bottom w:val="none" w:sz="0" w:space="0" w:color="auto"/>
            <w:right w:val="none" w:sz="0" w:space="0" w:color="auto"/>
          </w:divBdr>
        </w:div>
        <w:div w:id="100759000">
          <w:marLeft w:val="640"/>
          <w:marRight w:val="0"/>
          <w:marTop w:val="0"/>
          <w:marBottom w:val="0"/>
          <w:divBdr>
            <w:top w:val="none" w:sz="0" w:space="0" w:color="auto"/>
            <w:left w:val="none" w:sz="0" w:space="0" w:color="auto"/>
            <w:bottom w:val="none" w:sz="0" w:space="0" w:color="auto"/>
            <w:right w:val="none" w:sz="0" w:space="0" w:color="auto"/>
          </w:divBdr>
        </w:div>
        <w:div w:id="175534101">
          <w:marLeft w:val="640"/>
          <w:marRight w:val="0"/>
          <w:marTop w:val="0"/>
          <w:marBottom w:val="0"/>
          <w:divBdr>
            <w:top w:val="none" w:sz="0" w:space="0" w:color="auto"/>
            <w:left w:val="none" w:sz="0" w:space="0" w:color="auto"/>
            <w:bottom w:val="none" w:sz="0" w:space="0" w:color="auto"/>
            <w:right w:val="none" w:sz="0" w:space="0" w:color="auto"/>
          </w:divBdr>
        </w:div>
        <w:div w:id="1977949312">
          <w:marLeft w:val="640"/>
          <w:marRight w:val="0"/>
          <w:marTop w:val="0"/>
          <w:marBottom w:val="0"/>
          <w:divBdr>
            <w:top w:val="none" w:sz="0" w:space="0" w:color="auto"/>
            <w:left w:val="none" w:sz="0" w:space="0" w:color="auto"/>
            <w:bottom w:val="none" w:sz="0" w:space="0" w:color="auto"/>
            <w:right w:val="none" w:sz="0" w:space="0" w:color="auto"/>
          </w:divBdr>
        </w:div>
        <w:div w:id="773986451">
          <w:marLeft w:val="640"/>
          <w:marRight w:val="0"/>
          <w:marTop w:val="0"/>
          <w:marBottom w:val="0"/>
          <w:divBdr>
            <w:top w:val="none" w:sz="0" w:space="0" w:color="auto"/>
            <w:left w:val="none" w:sz="0" w:space="0" w:color="auto"/>
            <w:bottom w:val="none" w:sz="0" w:space="0" w:color="auto"/>
            <w:right w:val="none" w:sz="0" w:space="0" w:color="auto"/>
          </w:divBdr>
        </w:div>
        <w:div w:id="2018607065">
          <w:marLeft w:val="640"/>
          <w:marRight w:val="0"/>
          <w:marTop w:val="0"/>
          <w:marBottom w:val="0"/>
          <w:divBdr>
            <w:top w:val="none" w:sz="0" w:space="0" w:color="auto"/>
            <w:left w:val="none" w:sz="0" w:space="0" w:color="auto"/>
            <w:bottom w:val="none" w:sz="0" w:space="0" w:color="auto"/>
            <w:right w:val="none" w:sz="0" w:space="0" w:color="auto"/>
          </w:divBdr>
        </w:div>
        <w:div w:id="757796092">
          <w:marLeft w:val="640"/>
          <w:marRight w:val="0"/>
          <w:marTop w:val="0"/>
          <w:marBottom w:val="0"/>
          <w:divBdr>
            <w:top w:val="none" w:sz="0" w:space="0" w:color="auto"/>
            <w:left w:val="none" w:sz="0" w:space="0" w:color="auto"/>
            <w:bottom w:val="none" w:sz="0" w:space="0" w:color="auto"/>
            <w:right w:val="none" w:sz="0" w:space="0" w:color="auto"/>
          </w:divBdr>
        </w:div>
        <w:div w:id="253168174">
          <w:marLeft w:val="640"/>
          <w:marRight w:val="0"/>
          <w:marTop w:val="0"/>
          <w:marBottom w:val="0"/>
          <w:divBdr>
            <w:top w:val="none" w:sz="0" w:space="0" w:color="auto"/>
            <w:left w:val="none" w:sz="0" w:space="0" w:color="auto"/>
            <w:bottom w:val="none" w:sz="0" w:space="0" w:color="auto"/>
            <w:right w:val="none" w:sz="0" w:space="0" w:color="auto"/>
          </w:divBdr>
        </w:div>
        <w:div w:id="2101827750">
          <w:marLeft w:val="640"/>
          <w:marRight w:val="0"/>
          <w:marTop w:val="0"/>
          <w:marBottom w:val="0"/>
          <w:divBdr>
            <w:top w:val="none" w:sz="0" w:space="0" w:color="auto"/>
            <w:left w:val="none" w:sz="0" w:space="0" w:color="auto"/>
            <w:bottom w:val="none" w:sz="0" w:space="0" w:color="auto"/>
            <w:right w:val="none" w:sz="0" w:space="0" w:color="auto"/>
          </w:divBdr>
        </w:div>
        <w:div w:id="981809911">
          <w:marLeft w:val="640"/>
          <w:marRight w:val="0"/>
          <w:marTop w:val="0"/>
          <w:marBottom w:val="0"/>
          <w:divBdr>
            <w:top w:val="none" w:sz="0" w:space="0" w:color="auto"/>
            <w:left w:val="none" w:sz="0" w:space="0" w:color="auto"/>
            <w:bottom w:val="none" w:sz="0" w:space="0" w:color="auto"/>
            <w:right w:val="none" w:sz="0" w:space="0" w:color="auto"/>
          </w:divBdr>
        </w:div>
        <w:div w:id="813761672">
          <w:marLeft w:val="640"/>
          <w:marRight w:val="0"/>
          <w:marTop w:val="0"/>
          <w:marBottom w:val="0"/>
          <w:divBdr>
            <w:top w:val="none" w:sz="0" w:space="0" w:color="auto"/>
            <w:left w:val="none" w:sz="0" w:space="0" w:color="auto"/>
            <w:bottom w:val="none" w:sz="0" w:space="0" w:color="auto"/>
            <w:right w:val="none" w:sz="0" w:space="0" w:color="auto"/>
          </w:divBdr>
        </w:div>
        <w:div w:id="528220344">
          <w:marLeft w:val="640"/>
          <w:marRight w:val="0"/>
          <w:marTop w:val="0"/>
          <w:marBottom w:val="0"/>
          <w:divBdr>
            <w:top w:val="none" w:sz="0" w:space="0" w:color="auto"/>
            <w:left w:val="none" w:sz="0" w:space="0" w:color="auto"/>
            <w:bottom w:val="none" w:sz="0" w:space="0" w:color="auto"/>
            <w:right w:val="none" w:sz="0" w:space="0" w:color="auto"/>
          </w:divBdr>
        </w:div>
        <w:div w:id="303970769">
          <w:marLeft w:val="640"/>
          <w:marRight w:val="0"/>
          <w:marTop w:val="0"/>
          <w:marBottom w:val="0"/>
          <w:divBdr>
            <w:top w:val="none" w:sz="0" w:space="0" w:color="auto"/>
            <w:left w:val="none" w:sz="0" w:space="0" w:color="auto"/>
            <w:bottom w:val="none" w:sz="0" w:space="0" w:color="auto"/>
            <w:right w:val="none" w:sz="0" w:space="0" w:color="auto"/>
          </w:divBdr>
        </w:div>
      </w:divsChild>
    </w:div>
    <w:div w:id="2055617206">
      <w:bodyDiv w:val="1"/>
      <w:marLeft w:val="0"/>
      <w:marRight w:val="0"/>
      <w:marTop w:val="0"/>
      <w:marBottom w:val="0"/>
      <w:divBdr>
        <w:top w:val="none" w:sz="0" w:space="0" w:color="auto"/>
        <w:left w:val="none" w:sz="0" w:space="0" w:color="auto"/>
        <w:bottom w:val="none" w:sz="0" w:space="0" w:color="auto"/>
        <w:right w:val="none" w:sz="0" w:space="0" w:color="auto"/>
      </w:divBdr>
      <w:divsChild>
        <w:div w:id="669791602">
          <w:marLeft w:val="640"/>
          <w:marRight w:val="0"/>
          <w:marTop w:val="0"/>
          <w:marBottom w:val="0"/>
          <w:divBdr>
            <w:top w:val="none" w:sz="0" w:space="0" w:color="auto"/>
            <w:left w:val="none" w:sz="0" w:space="0" w:color="auto"/>
            <w:bottom w:val="none" w:sz="0" w:space="0" w:color="auto"/>
            <w:right w:val="none" w:sz="0" w:space="0" w:color="auto"/>
          </w:divBdr>
        </w:div>
        <w:div w:id="893078952">
          <w:marLeft w:val="640"/>
          <w:marRight w:val="0"/>
          <w:marTop w:val="0"/>
          <w:marBottom w:val="0"/>
          <w:divBdr>
            <w:top w:val="none" w:sz="0" w:space="0" w:color="auto"/>
            <w:left w:val="none" w:sz="0" w:space="0" w:color="auto"/>
            <w:bottom w:val="none" w:sz="0" w:space="0" w:color="auto"/>
            <w:right w:val="none" w:sz="0" w:space="0" w:color="auto"/>
          </w:divBdr>
        </w:div>
        <w:div w:id="921449985">
          <w:marLeft w:val="640"/>
          <w:marRight w:val="0"/>
          <w:marTop w:val="0"/>
          <w:marBottom w:val="0"/>
          <w:divBdr>
            <w:top w:val="none" w:sz="0" w:space="0" w:color="auto"/>
            <w:left w:val="none" w:sz="0" w:space="0" w:color="auto"/>
            <w:bottom w:val="none" w:sz="0" w:space="0" w:color="auto"/>
            <w:right w:val="none" w:sz="0" w:space="0" w:color="auto"/>
          </w:divBdr>
        </w:div>
        <w:div w:id="903295024">
          <w:marLeft w:val="640"/>
          <w:marRight w:val="0"/>
          <w:marTop w:val="0"/>
          <w:marBottom w:val="0"/>
          <w:divBdr>
            <w:top w:val="none" w:sz="0" w:space="0" w:color="auto"/>
            <w:left w:val="none" w:sz="0" w:space="0" w:color="auto"/>
            <w:bottom w:val="none" w:sz="0" w:space="0" w:color="auto"/>
            <w:right w:val="none" w:sz="0" w:space="0" w:color="auto"/>
          </w:divBdr>
        </w:div>
        <w:div w:id="398863992">
          <w:marLeft w:val="640"/>
          <w:marRight w:val="0"/>
          <w:marTop w:val="0"/>
          <w:marBottom w:val="0"/>
          <w:divBdr>
            <w:top w:val="none" w:sz="0" w:space="0" w:color="auto"/>
            <w:left w:val="none" w:sz="0" w:space="0" w:color="auto"/>
            <w:bottom w:val="none" w:sz="0" w:space="0" w:color="auto"/>
            <w:right w:val="none" w:sz="0" w:space="0" w:color="auto"/>
          </w:divBdr>
        </w:div>
        <w:div w:id="1339232688">
          <w:marLeft w:val="640"/>
          <w:marRight w:val="0"/>
          <w:marTop w:val="0"/>
          <w:marBottom w:val="0"/>
          <w:divBdr>
            <w:top w:val="none" w:sz="0" w:space="0" w:color="auto"/>
            <w:left w:val="none" w:sz="0" w:space="0" w:color="auto"/>
            <w:bottom w:val="none" w:sz="0" w:space="0" w:color="auto"/>
            <w:right w:val="none" w:sz="0" w:space="0" w:color="auto"/>
          </w:divBdr>
        </w:div>
        <w:div w:id="46999602">
          <w:marLeft w:val="640"/>
          <w:marRight w:val="0"/>
          <w:marTop w:val="0"/>
          <w:marBottom w:val="0"/>
          <w:divBdr>
            <w:top w:val="none" w:sz="0" w:space="0" w:color="auto"/>
            <w:left w:val="none" w:sz="0" w:space="0" w:color="auto"/>
            <w:bottom w:val="none" w:sz="0" w:space="0" w:color="auto"/>
            <w:right w:val="none" w:sz="0" w:space="0" w:color="auto"/>
          </w:divBdr>
        </w:div>
        <w:div w:id="1831173208">
          <w:marLeft w:val="640"/>
          <w:marRight w:val="0"/>
          <w:marTop w:val="0"/>
          <w:marBottom w:val="0"/>
          <w:divBdr>
            <w:top w:val="none" w:sz="0" w:space="0" w:color="auto"/>
            <w:left w:val="none" w:sz="0" w:space="0" w:color="auto"/>
            <w:bottom w:val="none" w:sz="0" w:space="0" w:color="auto"/>
            <w:right w:val="none" w:sz="0" w:space="0" w:color="auto"/>
          </w:divBdr>
        </w:div>
        <w:div w:id="471797341">
          <w:marLeft w:val="640"/>
          <w:marRight w:val="0"/>
          <w:marTop w:val="0"/>
          <w:marBottom w:val="0"/>
          <w:divBdr>
            <w:top w:val="none" w:sz="0" w:space="0" w:color="auto"/>
            <w:left w:val="none" w:sz="0" w:space="0" w:color="auto"/>
            <w:bottom w:val="none" w:sz="0" w:space="0" w:color="auto"/>
            <w:right w:val="none" w:sz="0" w:space="0" w:color="auto"/>
          </w:divBdr>
        </w:div>
        <w:div w:id="151483161">
          <w:marLeft w:val="640"/>
          <w:marRight w:val="0"/>
          <w:marTop w:val="0"/>
          <w:marBottom w:val="0"/>
          <w:divBdr>
            <w:top w:val="none" w:sz="0" w:space="0" w:color="auto"/>
            <w:left w:val="none" w:sz="0" w:space="0" w:color="auto"/>
            <w:bottom w:val="none" w:sz="0" w:space="0" w:color="auto"/>
            <w:right w:val="none" w:sz="0" w:space="0" w:color="auto"/>
          </w:divBdr>
        </w:div>
        <w:div w:id="879779016">
          <w:marLeft w:val="640"/>
          <w:marRight w:val="0"/>
          <w:marTop w:val="0"/>
          <w:marBottom w:val="0"/>
          <w:divBdr>
            <w:top w:val="none" w:sz="0" w:space="0" w:color="auto"/>
            <w:left w:val="none" w:sz="0" w:space="0" w:color="auto"/>
            <w:bottom w:val="none" w:sz="0" w:space="0" w:color="auto"/>
            <w:right w:val="none" w:sz="0" w:space="0" w:color="auto"/>
          </w:divBdr>
        </w:div>
        <w:div w:id="1156409543">
          <w:marLeft w:val="640"/>
          <w:marRight w:val="0"/>
          <w:marTop w:val="0"/>
          <w:marBottom w:val="0"/>
          <w:divBdr>
            <w:top w:val="none" w:sz="0" w:space="0" w:color="auto"/>
            <w:left w:val="none" w:sz="0" w:space="0" w:color="auto"/>
            <w:bottom w:val="none" w:sz="0" w:space="0" w:color="auto"/>
            <w:right w:val="none" w:sz="0" w:space="0" w:color="auto"/>
          </w:divBdr>
        </w:div>
        <w:div w:id="607468478">
          <w:marLeft w:val="640"/>
          <w:marRight w:val="0"/>
          <w:marTop w:val="0"/>
          <w:marBottom w:val="0"/>
          <w:divBdr>
            <w:top w:val="none" w:sz="0" w:space="0" w:color="auto"/>
            <w:left w:val="none" w:sz="0" w:space="0" w:color="auto"/>
            <w:bottom w:val="none" w:sz="0" w:space="0" w:color="auto"/>
            <w:right w:val="none" w:sz="0" w:space="0" w:color="auto"/>
          </w:divBdr>
        </w:div>
        <w:div w:id="841630127">
          <w:marLeft w:val="640"/>
          <w:marRight w:val="0"/>
          <w:marTop w:val="0"/>
          <w:marBottom w:val="0"/>
          <w:divBdr>
            <w:top w:val="none" w:sz="0" w:space="0" w:color="auto"/>
            <w:left w:val="none" w:sz="0" w:space="0" w:color="auto"/>
            <w:bottom w:val="none" w:sz="0" w:space="0" w:color="auto"/>
            <w:right w:val="none" w:sz="0" w:space="0" w:color="auto"/>
          </w:divBdr>
        </w:div>
        <w:div w:id="1632589506">
          <w:marLeft w:val="640"/>
          <w:marRight w:val="0"/>
          <w:marTop w:val="0"/>
          <w:marBottom w:val="0"/>
          <w:divBdr>
            <w:top w:val="none" w:sz="0" w:space="0" w:color="auto"/>
            <w:left w:val="none" w:sz="0" w:space="0" w:color="auto"/>
            <w:bottom w:val="none" w:sz="0" w:space="0" w:color="auto"/>
            <w:right w:val="none" w:sz="0" w:space="0" w:color="auto"/>
          </w:divBdr>
        </w:div>
        <w:div w:id="190999969">
          <w:marLeft w:val="640"/>
          <w:marRight w:val="0"/>
          <w:marTop w:val="0"/>
          <w:marBottom w:val="0"/>
          <w:divBdr>
            <w:top w:val="none" w:sz="0" w:space="0" w:color="auto"/>
            <w:left w:val="none" w:sz="0" w:space="0" w:color="auto"/>
            <w:bottom w:val="none" w:sz="0" w:space="0" w:color="auto"/>
            <w:right w:val="none" w:sz="0" w:space="0" w:color="auto"/>
          </w:divBdr>
        </w:div>
        <w:div w:id="325086253">
          <w:marLeft w:val="640"/>
          <w:marRight w:val="0"/>
          <w:marTop w:val="0"/>
          <w:marBottom w:val="0"/>
          <w:divBdr>
            <w:top w:val="none" w:sz="0" w:space="0" w:color="auto"/>
            <w:left w:val="none" w:sz="0" w:space="0" w:color="auto"/>
            <w:bottom w:val="none" w:sz="0" w:space="0" w:color="auto"/>
            <w:right w:val="none" w:sz="0" w:space="0" w:color="auto"/>
          </w:divBdr>
        </w:div>
        <w:div w:id="1726373385">
          <w:marLeft w:val="640"/>
          <w:marRight w:val="0"/>
          <w:marTop w:val="0"/>
          <w:marBottom w:val="0"/>
          <w:divBdr>
            <w:top w:val="none" w:sz="0" w:space="0" w:color="auto"/>
            <w:left w:val="none" w:sz="0" w:space="0" w:color="auto"/>
            <w:bottom w:val="none" w:sz="0" w:space="0" w:color="auto"/>
            <w:right w:val="none" w:sz="0" w:space="0" w:color="auto"/>
          </w:divBdr>
        </w:div>
        <w:div w:id="338435683">
          <w:marLeft w:val="640"/>
          <w:marRight w:val="0"/>
          <w:marTop w:val="0"/>
          <w:marBottom w:val="0"/>
          <w:divBdr>
            <w:top w:val="none" w:sz="0" w:space="0" w:color="auto"/>
            <w:left w:val="none" w:sz="0" w:space="0" w:color="auto"/>
            <w:bottom w:val="none" w:sz="0" w:space="0" w:color="auto"/>
            <w:right w:val="none" w:sz="0" w:space="0" w:color="auto"/>
          </w:divBdr>
        </w:div>
        <w:div w:id="1584294266">
          <w:marLeft w:val="640"/>
          <w:marRight w:val="0"/>
          <w:marTop w:val="0"/>
          <w:marBottom w:val="0"/>
          <w:divBdr>
            <w:top w:val="none" w:sz="0" w:space="0" w:color="auto"/>
            <w:left w:val="none" w:sz="0" w:space="0" w:color="auto"/>
            <w:bottom w:val="none" w:sz="0" w:space="0" w:color="auto"/>
            <w:right w:val="none" w:sz="0" w:space="0" w:color="auto"/>
          </w:divBdr>
        </w:div>
        <w:div w:id="1864249345">
          <w:marLeft w:val="640"/>
          <w:marRight w:val="0"/>
          <w:marTop w:val="0"/>
          <w:marBottom w:val="0"/>
          <w:divBdr>
            <w:top w:val="none" w:sz="0" w:space="0" w:color="auto"/>
            <w:left w:val="none" w:sz="0" w:space="0" w:color="auto"/>
            <w:bottom w:val="none" w:sz="0" w:space="0" w:color="auto"/>
            <w:right w:val="none" w:sz="0" w:space="0" w:color="auto"/>
          </w:divBdr>
        </w:div>
        <w:div w:id="1974095118">
          <w:marLeft w:val="640"/>
          <w:marRight w:val="0"/>
          <w:marTop w:val="0"/>
          <w:marBottom w:val="0"/>
          <w:divBdr>
            <w:top w:val="none" w:sz="0" w:space="0" w:color="auto"/>
            <w:left w:val="none" w:sz="0" w:space="0" w:color="auto"/>
            <w:bottom w:val="none" w:sz="0" w:space="0" w:color="auto"/>
            <w:right w:val="none" w:sz="0" w:space="0" w:color="auto"/>
          </w:divBdr>
        </w:div>
        <w:div w:id="292953596">
          <w:marLeft w:val="640"/>
          <w:marRight w:val="0"/>
          <w:marTop w:val="0"/>
          <w:marBottom w:val="0"/>
          <w:divBdr>
            <w:top w:val="none" w:sz="0" w:space="0" w:color="auto"/>
            <w:left w:val="none" w:sz="0" w:space="0" w:color="auto"/>
            <w:bottom w:val="none" w:sz="0" w:space="0" w:color="auto"/>
            <w:right w:val="none" w:sz="0" w:space="0" w:color="auto"/>
          </w:divBdr>
        </w:div>
        <w:div w:id="1408113693">
          <w:marLeft w:val="640"/>
          <w:marRight w:val="0"/>
          <w:marTop w:val="0"/>
          <w:marBottom w:val="0"/>
          <w:divBdr>
            <w:top w:val="none" w:sz="0" w:space="0" w:color="auto"/>
            <w:left w:val="none" w:sz="0" w:space="0" w:color="auto"/>
            <w:bottom w:val="none" w:sz="0" w:space="0" w:color="auto"/>
            <w:right w:val="none" w:sz="0" w:space="0" w:color="auto"/>
          </w:divBdr>
        </w:div>
        <w:div w:id="1507355993">
          <w:marLeft w:val="640"/>
          <w:marRight w:val="0"/>
          <w:marTop w:val="0"/>
          <w:marBottom w:val="0"/>
          <w:divBdr>
            <w:top w:val="none" w:sz="0" w:space="0" w:color="auto"/>
            <w:left w:val="none" w:sz="0" w:space="0" w:color="auto"/>
            <w:bottom w:val="none" w:sz="0" w:space="0" w:color="auto"/>
            <w:right w:val="none" w:sz="0" w:space="0" w:color="auto"/>
          </w:divBdr>
        </w:div>
        <w:div w:id="1752504970">
          <w:marLeft w:val="640"/>
          <w:marRight w:val="0"/>
          <w:marTop w:val="0"/>
          <w:marBottom w:val="0"/>
          <w:divBdr>
            <w:top w:val="none" w:sz="0" w:space="0" w:color="auto"/>
            <w:left w:val="none" w:sz="0" w:space="0" w:color="auto"/>
            <w:bottom w:val="none" w:sz="0" w:space="0" w:color="auto"/>
            <w:right w:val="none" w:sz="0" w:space="0" w:color="auto"/>
          </w:divBdr>
        </w:div>
        <w:div w:id="1451050622">
          <w:marLeft w:val="640"/>
          <w:marRight w:val="0"/>
          <w:marTop w:val="0"/>
          <w:marBottom w:val="0"/>
          <w:divBdr>
            <w:top w:val="none" w:sz="0" w:space="0" w:color="auto"/>
            <w:left w:val="none" w:sz="0" w:space="0" w:color="auto"/>
            <w:bottom w:val="none" w:sz="0" w:space="0" w:color="auto"/>
            <w:right w:val="none" w:sz="0" w:space="0" w:color="auto"/>
          </w:divBdr>
        </w:div>
        <w:div w:id="2005432995">
          <w:marLeft w:val="640"/>
          <w:marRight w:val="0"/>
          <w:marTop w:val="0"/>
          <w:marBottom w:val="0"/>
          <w:divBdr>
            <w:top w:val="none" w:sz="0" w:space="0" w:color="auto"/>
            <w:left w:val="none" w:sz="0" w:space="0" w:color="auto"/>
            <w:bottom w:val="none" w:sz="0" w:space="0" w:color="auto"/>
            <w:right w:val="none" w:sz="0" w:space="0" w:color="auto"/>
          </w:divBdr>
        </w:div>
        <w:div w:id="281418893">
          <w:marLeft w:val="640"/>
          <w:marRight w:val="0"/>
          <w:marTop w:val="0"/>
          <w:marBottom w:val="0"/>
          <w:divBdr>
            <w:top w:val="none" w:sz="0" w:space="0" w:color="auto"/>
            <w:left w:val="none" w:sz="0" w:space="0" w:color="auto"/>
            <w:bottom w:val="none" w:sz="0" w:space="0" w:color="auto"/>
            <w:right w:val="none" w:sz="0" w:space="0" w:color="auto"/>
          </w:divBdr>
        </w:div>
        <w:div w:id="1383627386">
          <w:marLeft w:val="640"/>
          <w:marRight w:val="0"/>
          <w:marTop w:val="0"/>
          <w:marBottom w:val="0"/>
          <w:divBdr>
            <w:top w:val="none" w:sz="0" w:space="0" w:color="auto"/>
            <w:left w:val="none" w:sz="0" w:space="0" w:color="auto"/>
            <w:bottom w:val="none" w:sz="0" w:space="0" w:color="auto"/>
            <w:right w:val="none" w:sz="0" w:space="0" w:color="auto"/>
          </w:divBdr>
        </w:div>
        <w:div w:id="1959530113">
          <w:marLeft w:val="640"/>
          <w:marRight w:val="0"/>
          <w:marTop w:val="0"/>
          <w:marBottom w:val="0"/>
          <w:divBdr>
            <w:top w:val="none" w:sz="0" w:space="0" w:color="auto"/>
            <w:left w:val="none" w:sz="0" w:space="0" w:color="auto"/>
            <w:bottom w:val="none" w:sz="0" w:space="0" w:color="auto"/>
            <w:right w:val="none" w:sz="0" w:space="0" w:color="auto"/>
          </w:divBdr>
        </w:div>
        <w:div w:id="1079449377">
          <w:marLeft w:val="640"/>
          <w:marRight w:val="0"/>
          <w:marTop w:val="0"/>
          <w:marBottom w:val="0"/>
          <w:divBdr>
            <w:top w:val="none" w:sz="0" w:space="0" w:color="auto"/>
            <w:left w:val="none" w:sz="0" w:space="0" w:color="auto"/>
            <w:bottom w:val="none" w:sz="0" w:space="0" w:color="auto"/>
            <w:right w:val="none" w:sz="0" w:space="0" w:color="auto"/>
          </w:divBdr>
        </w:div>
        <w:div w:id="85883134">
          <w:marLeft w:val="640"/>
          <w:marRight w:val="0"/>
          <w:marTop w:val="0"/>
          <w:marBottom w:val="0"/>
          <w:divBdr>
            <w:top w:val="none" w:sz="0" w:space="0" w:color="auto"/>
            <w:left w:val="none" w:sz="0" w:space="0" w:color="auto"/>
            <w:bottom w:val="none" w:sz="0" w:space="0" w:color="auto"/>
            <w:right w:val="none" w:sz="0" w:space="0" w:color="auto"/>
          </w:divBdr>
        </w:div>
        <w:div w:id="1465391436">
          <w:marLeft w:val="640"/>
          <w:marRight w:val="0"/>
          <w:marTop w:val="0"/>
          <w:marBottom w:val="0"/>
          <w:divBdr>
            <w:top w:val="none" w:sz="0" w:space="0" w:color="auto"/>
            <w:left w:val="none" w:sz="0" w:space="0" w:color="auto"/>
            <w:bottom w:val="none" w:sz="0" w:space="0" w:color="auto"/>
            <w:right w:val="none" w:sz="0" w:space="0" w:color="auto"/>
          </w:divBdr>
        </w:div>
        <w:div w:id="1820464926">
          <w:marLeft w:val="640"/>
          <w:marRight w:val="0"/>
          <w:marTop w:val="0"/>
          <w:marBottom w:val="0"/>
          <w:divBdr>
            <w:top w:val="none" w:sz="0" w:space="0" w:color="auto"/>
            <w:left w:val="none" w:sz="0" w:space="0" w:color="auto"/>
            <w:bottom w:val="none" w:sz="0" w:space="0" w:color="auto"/>
            <w:right w:val="none" w:sz="0" w:space="0" w:color="auto"/>
          </w:divBdr>
        </w:div>
        <w:div w:id="1534683025">
          <w:marLeft w:val="640"/>
          <w:marRight w:val="0"/>
          <w:marTop w:val="0"/>
          <w:marBottom w:val="0"/>
          <w:divBdr>
            <w:top w:val="none" w:sz="0" w:space="0" w:color="auto"/>
            <w:left w:val="none" w:sz="0" w:space="0" w:color="auto"/>
            <w:bottom w:val="none" w:sz="0" w:space="0" w:color="auto"/>
            <w:right w:val="none" w:sz="0" w:space="0" w:color="auto"/>
          </w:divBdr>
        </w:div>
        <w:div w:id="1604680560">
          <w:marLeft w:val="640"/>
          <w:marRight w:val="0"/>
          <w:marTop w:val="0"/>
          <w:marBottom w:val="0"/>
          <w:divBdr>
            <w:top w:val="none" w:sz="0" w:space="0" w:color="auto"/>
            <w:left w:val="none" w:sz="0" w:space="0" w:color="auto"/>
            <w:bottom w:val="none" w:sz="0" w:space="0" w:color="auto"/>
            <w:right w:val="none" w:sz="0" w:space="0" w:color="auto"/>
          </w:divBdr>
        </w:div>
        <w:div w:id="1319385562">
          <w:marLeft w:val="640"/>
          <w:marRight w:val="0"/>
          <w:marTop w:val="0"/>
          <w:marBottom w:val="0"/>
          <w:divBdr>
            <w:top w:val="none" w:sz="0" w:space="0" w:color="auto"/>
            <w:left w:val="none" w:sz="0" w:space="0" w:color="auto"/>
            <w:bottom w:val="none" w:sz="0" w:space="0" w:color="auto"/>
            <w:right w:val="none" w:sz="0" w:space="0" w:color="auto"/>
          </w:divBdr>
        </w:div>
        <w:div w:id="368527272">
          <w:marLeft w:val="640"/>
          <w:marRight w:val="0"/>
          <w:marTop w:val="0"/>
          <w:marBottom w:val="0"/>
          <w:divBdr>
            <w:top w:val="none" w:sz="0" w:space="0" w:color="auto"/>
            <w:left w:val="none" w:sz="0" w:space="0" w:color="auto"/>
            <w:bottom w:val="none" w:sz="0" w:space="0" w:color="auto"/>
            <w:right w:val="none" w:sz="0" w:space="0" w:color="auto"/>
          </w:divBdr>
        </w:div>
        <w:div w:id="1398674799">
          <w:marLeft w:val="640"/>
          <w:marRight w:val="0"/>
          <w:marTop w:val="0"/>
          <w:marBottom w:val="0"/>
          <w:divBdr>
            <w:top w:val="none" w:sz="0" w:space="0" w:color="auto"/>
            <w:left w:val="none" w:sz="0" w:space="0" w:color="auto"/>
            <w:bottom w:val="none" w:sz="0" w:space="0" w:color="auto"/>
            <w:right w:val="none" w:sz="0" w:space="0" w:color="auto"/>
          </w:divBdr>
        </w:div>
        <w:div w:id="1209758123">
          <w:marLeft w:val="640"/>
          <w:marRight w:val="0"/>
          <w:marTop w:val="0"/>
          <w:marBottom w:val="0"/>
          <w:divBdr>
            <w:top w:val="none" w:sz="0" w:space="0" w:color="auto"/>
            <w:left w:val="none" w:sz="0" w:space="0" w:color="auto"/>
            <w:bottom w:val="none" w:sz="0" w:space="0" w:color="auto"/>
            <w:right w:val="none" w:sz="0" w:space="0" w:color="auto"/>
          </w:divBdr>
        </w:div>
        <w:div w:id="2081714366">
          <w:marLeft w:val="640"/>
          <w:marRight w:val="0"/>
          <w:marTop w:val="0"/>
          <w:marBottom w:val="0"/>
          <w:divBdr>
            <w:top w:val="none" w:sz="0" w:space="0" w:color="auto"/>
            <w:left w:val="none" w:sz="0" w:space="0" w:color="auto"/>
            <w:bottom w:val="none" w:sz="0" w:space="0" w:color="auto"/>
            <w:right w:val="none" w:sz="0" w:space="0" w:color="auto"/>
          </w:divBdr>
        </w:div>
        <w:div w:id="1187138373">
          <w:marLeft w:val="640"/>
          <w:marRight w:val="0"/>
          <w:marTop w:val="0"/>
          <w:marBottom w:val="0"/>
          <w:divBdr>
            <w:top w:val="none" w:sz="0" w:space="0" w:color="auto"/>
            <w:left w:val="none" w:sz="0" w:space="0" w:color="auto"/>
            <w:bottom w:val="none" w:sz="0" w:space="0" w:color="auto"/>
            <w:right w:val="none" w:sz="0" w:space="0" w:color="auto"/>
          </w:divBdr>
        </w:div>
        <w:div w:id="164631028">
          <w:marLeft w:val="640"/>
          <w:marRight w:val="0"/>
          <w:marTop w:val="0"/>
          <w:marBottom w:val="0"/>
          <w:divBdr>
            <w:top w:val="none" w:sz="0" w:space="0" w:color="auto"/>
            <w:left w:val="none" w:sz="0" w:space="0" w:color="auto"/>
            <w:bottom w:val="none" w:sz="0" w:space="0" w:color="auto"/>
            <w:right w:val="none" w:sz="0" w:space="0" w:color="auto"/>
          </w:divBdr>
        </w:div>
        <w:div w:id="1897005935">
          <w:marLeft w:val="640"/>
          <w:marRight w:val="0"/>
          <w:marTop w:val="0"/>
          <w:marBottom w:val="0"/>
          <w:divBdr>
            <w:top w:val="none" w:sz="0" w:space="0" w:color="auto"/>
            <w:left w:val="none" w:sz="0" w:space="0" w:color="auto"/>
            <w:bottom w:val="none" w:sz="0" w:space="0" w:color="auto"/>
            <w:right w:val="none" w:sz="0" w:space="0" w:color="auto"/>
          </w:divBdr>
        </w:div>
        <w:div w:id="1774201760">
          <w:marLeft w:val="640"/>
          <w:marRight w:val="0"/>
          <w:marTop w:val="0"/>
          <w:marBottom w:val="0"/>
          <w:divBdr>
            <w:top w:val="none" w:sz="0" w:space="0" w:color="auto"/>
            <w:left w:val="none" w:sz="0" w:space="0" w:color="auto"/>
            <w:bottom w:val="none" w:sz="0" w:space="0" w:color="auto"/>
            <w:right w:val="none" w:sz="0" w:space="0" w:color="auto"/>
          </w:divBdr>
        </w:div>
        <w:div w:id="438723962">
          <w:marLeft w:val="640"/>
          <w:marRight w:val="0"/>
          <w:marTop w:val="0"/>
          <w:marBottom w:val="0"/>
          <w:divBdr>
            <w:top w:val="none" w:sz="0" w:space="0" w:color="auto"/>
            <w:left w:val="none" w:sz="0" w:space="0" w:color="auto"/>
            <w:bottom w:val="none" w:sz="0" w:space="0" w:color="auto"/>
            <w:right w:val="none" w:sz="0" w:space="0" w:color="auto"/>
          </w:divBdr>
        </w:div>
        <w:div w:id="1763794293">
          <w:marLeft w:val="640"/>
          <w:marRight w:val="0"/>
          <w:marTop w:val="0"/>
          <w:marBottom w:val="0"/>
          <w:divBdr>
            <w:top w:val="none" w:sz="0" w:space="0" w:color="auto"/>
            <w:left w:val="none" w:sz="0" w:space="0" w:color="auto"/>
            <w:bottom w:val="none" w:sz="0" w:space="0" w:color="auto"/>
            <w:right w:val="none" w:sz="0" w:space="0" w:color="auto"/>
          </w:divBdr>
        </w:div>
        <w:div w:id="851452406">
          <w:marLeft w:val="640"/>
          <w:marRight w:val="0"/>
          <w:marTop w:val="0"/>
          <w:marBottom w:val="0"/>
          <w:divBdr>
            <w:top w:val="none" w:sz="0" w:space="0" w:color="auto"/>
            <w:left w:val="none" w:sz="0" w:space="0" w:color="auto"/>
            <w:bottom w:val="none" w:sz="0" w:space="0" w:color="auto"/>
            <w:right w:val="none" w:sz="0" w:space="0" w:color="auto"/>
          </w:divBdr>
        </w:div>
      </w:divsChild>
    </w:div>
    <w:div w:id="2056344279">
      <w:bodyDiv w:val="1"/>
      <w:marLeft w:val="0"/>
      <w:marRight w:val="0"/>
      <w:marTop w:val="0"/>
      <w:marBottom w:val="0"/>
      <w:divBdr>
        <w:top w:val="none" w:sz="0" w:space="0" w:color="auto"/>
        <w:left w:val="none" w:sz="0" w:space="0" w:color="auto"/>
        <w:bottom w:val="none" w:sz="0" w:space="0" w:color="auto"/>
        <w:right w:val="none" w:sz="0" w:space="0" w:color="auto"/>
      </w:divBdr>
      <w:divsChild>
        <w:div w:id="2087802621">
          <w:marLeft w:val="640"/>
          <w:marRight w:val="0"/>
          <w:marTop w:val="0"/>
          <w:marBottom w:val="0"/>
          <w:divBdr>
            <w:top w:val="none" w:sz="0" w:space="0" w:color="auto"/>
            <w:left w:val="none" w:sz="0" w:space="0" w:color="auto"/>
            <w:bottom w:val="none" w:sz="0" w:space="0" w:color="auto"/>
            <w:right w:val="none" w:sz="0" w:space="0" w:color="auto"/>
          </w:divBdr>
        </w:div>
        <w:div w:id="1116019742">
          <w:marLeft w:val="640"/>
          <w:marRight w:val="0"/>
          <w:marTop w:val="0"/>
          <w:marBottom w:val="0"/>
          <w:divBdr>
            <w:top w:val="none" w:sz="0" w:space="0" w:color="auto"/>
            <w:left w:val="none" w:sz="0" w:space="0" w:color="auto"/>
            <w:bottom w:val="none" w:sz="0" w:space="0" w:color="auto"/>
            <w:right w:val="none" w:sz="0" w:space="0" w:color="auto"/>
          </w:divBdr>
        </w:div>
        <w:div w:id="39013577">
          <w:marLeft w:val="640"/>
          <w:marRight w:val="0"/>
          <w:marTop w:val="0"/>
          <w:marBottom w:val="0"/>
          <w:divBdr>
            <w:top w:val="none" w:sz="0" w:space="0" w:color="auto"/>
            <w:left w:val="none" w:sz="0" w:space="0" w:color="auto"/>
            <w:bottom w:val="none" w:sz="0" w:space="0" w:color="auto"/>
            <w:right w:val="none" w:sz="0" w:space="0" w:color="auto"/>
          </w:divBdr>
        </w:div>
        <w:div w:id="109251437">
          <w:marLeft w:val="640"/>
          <w:marRight w:val="0"/>
          <w:marTop w:val="0"/>
          <w:marBottom w:val="0"/>
          <w:divBdr>
            <w:top w:val="none" w:sz="0" w:space="0" w:color="auto"/>
            <w:left w:val="none" w:sz="0" w:space="0" w:color="auto"/>
            <w:bottom w:val="none" w:sz="0" w:space="0" w:color="auto"/>
            <w:right w:val="none" w:sz="0" w:space="0" w:color="auto"/>
          </w:divBdr>
        </w:div>
        <w:div w:id="823591277">
          <w:marLeft w:val="640"/>
          <w:marRight w:val="0"/>
          <w:marTop w:val="0"/>
          <w:marBottom w:val="0"/>
          <w:divBdr>
            <w:top w:val="none" w:sz="0" w:space="0" w:color="auto"/>
            <w:left w:val="none" w:sz="0" w:space="0" w:color="auto"/>
            <w:bottom w:val="none" w:sz="0" w:space="0" w:color="auto"/>
            <w:right w:val="none" w:sz="0" w:space="0" w:color="auto"/>
          </w:divBdr>
        </w:div>
        <w:div w:id="271977939">
          <w:marLeft w:val="640"/>
          <w:marRight w:val="0"/>
          <w:marTop w:val="0"/>
          <w:marBottom w:val="0"/>
          <w:divBdr>
            <w:top w:val="none" w:sz="0" w:space="0" w:color="auto"/>
            <w:left w:val="none" w:sz="0" w:space="0" w:color="auto"/>
            <w:bottom w:val="none" w:sz="0" w:space="0" w:color="auto"/>
            <w:right w:val="none" w:sz="0" w:space="0" w:color="auto"/>
          </w:divBdr>
        </w:div>
        <w:div w:id="1137143733">
          <w:marLeft w:val="640"/>
          <w:marRight w:val="0"/>
          <w:marTop w:val="0"/>
          <w:marBottom w:val="0"/>
          <w:divBdr>
            <w:top w:val="none" w:sz="0" w:space="0" w:color="auto"/>
            <w:left w:val="none" w:sz="0" w:space="0" w:color="auto"/>
            <w:bottom w:val="none" w:sz="0" w:space="0" w:color="auto"/>
            <w:right w:val="none" w:sz="0" w:space="0" w:color="auto"/>
          </w:divBdr>
        </w:div>
        <w:div w:id="547566303">
          <w:marLeft w:val="640"/>
          <w:marRight w:val="0"/>
          <w:marTop w:val="0"/>
          <w:marBottom w:val="0"/>
          <w:divBdr>
            <w:top w:val="none" w:sz="0" w:space="0" w:color="auto"/>
            <w:left w:val="none" w:sz="0" w:space="0" w:color="auto"/>
            <w:bottom w:val="none" w:sz="0" w:space="0" w:color="auto"/>
            <w:right w:val="none" w:sz="0" w:space="0" w:color="auto"/>
          </w:divBdr>
        </w:div>
        <w:div w:id="1224215978">
          <w:marLeft w:val="640"/>
          <w:marRight w:val="0"/>
          <w:marTop w:val="0"/>
          <w:marBottom w:val="0"/>
          <w:divBdr>
            <w:top w:val="none" w:sz="0" w:space="0" w:color="auto"/>
            <w:left w:val="none" w:sz="0" w:space="0" w:color="auto"/>
            <w:bottom w:val="none" w:sz="0" w:space="0" w:color="auto"/>
            <w:right w:val="none" w:sz="0" w:space="0" w:color="auto"/>
          </w:divBdr>
        </w:div>
        <w:div w:id="147208664">
          <w:marLeft w:val="640"/>
          <w:marRight w:val="0"/>
          <w:marTop w:val="0"/>
          <w:marBottom w:val="0"/>
          <w:divBdr>
            <w:top w:val="none" w:sz="0" w:space="0" w:color="auto"/>
            <w:left w:val="none" w:sz="0" w:space="0" w:color="auto"/>
            <w:bottom w:val="none" w:sz="0" w:space="0" w:color="auto"/>
            <w:right w:val="none" w:sz="0" w:space="0" w:color="auto"/>
          </w:divBdr>
        </w:div>
        <w:div w:id="1119252603">
          <w:marLeft w:val="640"/>
          <w:marRight w:val="0"/>
          <w:marTop w:val="0"/>
          <w:marBottom w:val="0"/>
          <w:divBdr>
            <w:top w:val="none" w:sz="0" w:space="0" w:color="auto"/>
            <w:left w:val="none" w:sz="0" w:space="0" w:color="auto"/>
            <w:bottom w:val="none" w:sz="0" w:space="0" w:color="auto"/>
            <w:right w:val="none" w:sz="0" w:space="0" w:color="auto"/>
          </w:divBdr>
        </w:div>
        <w:div w:id="215239810">
          <w:marLeft w:val="640"/>
          <w:marRight w:val="0"/>
          <w:marTop w:val="0"/>
          <w:marBottom w:val="0"/>
          <w:divBdr>
            <w:top w:val="none" w:sz="0" w:space="0" w:color="auto"/>
            <w:left w:val="none" w:sz="0" w:space="0" w:color="auto"/>
            <w:bottom w:val="none" w:sz="0" w:space="0" w:color="auto"/>
            <w:right w:val="none" w:sz="0" w:space="0" w:color="auto"/>
          </w:divBdr>
        </w:div>
        <w:div w:id="1056047246">
          <w:marLeft w:val="640"/>
          <w:marRight w:val="0"/>
          <w:marTop w:val="0"/>
          <w:marBottom w:val="0"/>
          <w:divBdr>
            <w:top w:val="none" w:sz="0" w:space="0" w:color="auto"/>
            <w:left w:val="none" w:sz="0" w:space="0" w:color="auto"/>
            <w:bottom w:val="none" w:sz="0" w:space="0" w:color="auto"/>
            <w:right w:val="none" w:sz="0" w:space="0" w:color="auto"/>
          </w:divBdr>
        </w:div>
        <w:div w:id="48457194">
          <w:marLeft w:val="640"/>
          <w:marRight w:val="0"/>
          <w:marTop w:val="0"/>
          <w:marBottom w:val="0"/>
          <w:divBdr>
            <w:top w:val="none" w:sz="0" w:space="0" w:color="auto"/>
            <w:left w:val="none" w:sz="0" w:space="0" w:color="auto"/>
            <w:bottom w:val="none" w:sz="0" w:space="0" w:color="auto"/>
            <w:right w:val="none" w:sz="0" w:space="0" w:color="auto"/>
          </w:divBdr>
        </w:div>
        <w:div w:id="1654868626">
          <w:marLeft w:val="640"/>
          <w:marRight w:val="0"/>
          <w:marTop w:val="0"/>
          <w:marBottom w:val="0"/>
          <w:divBdr>
            <w:top w:val="none" w:sz="0" w:space="0" w:color="auto"/>
            <w:left w:val="none" w:sz="0" w:space="0" w:color="auto"/>
            <w:bottom w:val="none" w:sz="0" w:space="0" w:color="auto"/>
            <w:right w:val="none" w:sz="0" w:space="0" w:color="auto"/>
          </w:divBdr>
        </w:div>
        <w:div w:id="794982299">
          <w:marLeft w:val="640"/>
          <w:marRight w:val="0"/>
          <w:marTop w:val="0"/>
          <w:marBottom w:val="0"/>
          <w:divBdr>
            <w:top w:val="none" w:sz="0" w:space="0" w:color="auto"/>
            <w:left w:val="none" w:sz="0" w:space="0" w:color="auto"/>
            <w:bottom w:val="none" w:sz="0" w:space="0" w:color="auto"/>
            <w:right w:val="none" w:sz="0" w:space="0" w:color="auto"/>
          </w:divBdr>
        </w:div>
        <w:div w:id="485709046">
          <w:marLeft w:val="640"/>
          <w:marRight w:val="0"/>
          <w:marTop w:val="0"/>
          <w:marBottom w:val="0"/>
          <w:divBdr>
            <w:top w:val="none" w:sz="0" w:space="0" w:color="auto"/>
            <w:left w:val="none" w:sz="0" w:space="0" w:color="auto"/>
            <w:bottom w:val="none" w:sz="0" w:space="0" w:color="auto"/>
            <w:right w:val="none" w:sz="0" w:space="0" w:color="auto"/>
          </w:divBdr>
        </w:div>
        <w:div w:id="1310093105">
          <w:marLeft w:val="640"/>
          <w:marRight w:val="0"/>
          <w:marTop w:val="0"/>
          <w:marBottom w:val="0"/>
          <w:divBdr>
            <w:top w:val="none" w:sz="0" w:space="0" w:color="auto"/>
            <w:left w:val="none" w:sz="0" w:space="0" w:color="auto"/>
            <w:bottom w:val="none" w:sz="0" w:space="0" w:color="auto"/>
            <w:right w:val="none" w:sz="0" w:space="0" w:color="auto"/>
          </w:divBdr>
        </w:div>
        <w:div w:id="896166221">
          <w:marLeft w:val="640"/>
          <w:marRight w:val="0"/>
          <w:marTop w:val="0"/>
          <w:marBottom w:val="0"/>
          <w:divBdr>
            <w:top w:val="none" w:sz="0" w:space="0" w:color="auto"/>
            <w:left w:val="none" w:sz="0" w:space="0" w:color="auto"/>
            <w:bottom w:val="none" w:sz="0" w:space="0" w:color="auto"/>
            <w:right w:val="none" w:sz="0" w:space="0" w:color="auto"/>
          </w:divBdr>
        </w:div>
        <w:div w:id="804154957">
          <w:marLeft w:val="640"/>
          <w:marRight w:val="0"/>
          <w:marTop w:val="0"/>
          <w:marBottom w:val="0"/>
          <w:divBdr>
            <w:top w:val="none" w:sz="0" w:space="0" w:color="auto"/>
            <w:left w:val="none" w:sz="0" w:space="0" w:color="auto"/>
            <w:bottom w:val="none" w:sz="0" w:space="0" w:color="auto"/>
            <w:right w:val="none" w:sz="0" w:space="0" w:color="auto"/>
          </w:divBdr>
        </w:div>
        <w:div w:id="2067750896">
          <w:marLeft w:val="640"/>
          <w:marRight w:val="0"/>
          <w:marTop w:val="0"/>
          <w:marBottom w:val="0"/>
          <w:divBdr>
            <w:top w:val="none" w:sz="0" w:space="0" w:color="auto"/>
            <w:left w:val="none" w:sz="0" w:space="0" w:color="auto"/>
            <w:bottom w:val="none" w:sz="0" w:space="0" w:color="auto"/>
            <w:right w:val="none" w:sz="0" w:space="0" w:color="auto"/>
          </w:divBdr>
        </w:div>
        <w:div w:id="1821654245">
          <w:marLeft w:val="640"/>
          <w:marRight w:val="0"/>
          <w:marTop w:val="0"/>
          <w:marBottom w:val="0"/>
          <w:divBdr>
            <w:top w:val="none" w:sz="0" w:space="0" w:color="auto"/>
            <w:left w:val="none" w:sz="0" w:space="0" w:color="auto"/>
            <w:bottom w:val="none" w:sz="0" w:space="0" w:color="auto"/>
            <w:right w:val="none" w:sz="0" w:space="0" w:color="auto"/>
          </w:divBdr>
        </w:div>
        <w:div w:id="1982420819">
          <w:marLeft w:val="640"/>
          <w:marRight w:val="0"/>
          <w:marTop w:val="0"/>
          <w:marBottom w:val="0"/>
          <w:divBdr>
            <w:top w:val="none" w:sz="0" w:space="0" w:color="auto"/>
            <w:left w:val="none" w:sz="0" w:space="0" w:color="auto"/>
            <w:bottom w:val="none" w:sz="0" w:space="0" w:color="auto"/>
            <w:right w:val="none" w:sz="0" w:space="0" w:color="auto"/>
          </w:divBdr>
        </w:div>
        <w:div w:id="2005546590">
          <w:marLeft w:val="640"/>
          <w:marRight w:val="0"/>
          <w:marTop w:val="0"/>
          <w:marBottom w:val="0"/>
          <w:divBdr>
            <w:top w:val="none" w:sz="0" w:space="0" w:color="auto"/>
            <w:left w:val="none" w:sz="0" w:space="0" w:color="auto"/>
            <w:bottom w:val="none" w:sz="0" w:space="0" w:color="auto"/>
            <w:right w:val="none" w:sz="0" w:space="0" w:color="auto"/>
          </w:divBdr>
        </w:div>
        <w:div w:id="149055395">
          <w:marLeft w:val="640"/>
          <w:marRight w:val="0"/>
          <w:marTop w:val="0"/>
          <w:marBottom w:val="0"/>
          <w:divBdr>
            <w:top w:val="none" w:sz="0" w:space="0" w:color="auto"/>
            <w:left w:val="none" w:sz="0" w:space="0" w:color="auto"/>
            <w:bottom w:val="none" w:sz="0" w:space="0" w:color="auto"/>
            <w:right w:val="none" w:sz="0" w:space="0" w:color="auto"/>
          </w:divBdr>
        </w:div>
        <w:div w:id="1470708802">
          <w:marLeft w:val="640"/>
          <w:marRight w:val="0"/>
          <w:marTop w:val="0"/>
          <w:marBottom w:val="0"/>
          <w:divBdr>
            <w:top w:val="none" w:sz="0" w:space="0" w:color="auto"/>
            <w:left w:val="none" w:sz="0" w:space="0" w:color="auto"/>
            <w:bottom w:val="none" w:sz="0" w:space="0" w:color="auto"/>
            <w:right w:val="none" w:sz="0" w:space="0" w:color="auto"/>
          </w:divBdr>
        </w:div>
        <w:div w:id="861552490">
          <w:marLeft w:val="640"/>
          <w:marRight w:val="0"/>
          <w:marTop w:val="0"/>
          <w:marBottom w:val="0"/>
          <w:divBdr>
            <w:top w:val="none" w:sz="0" w:space="0" w:color="auto"/>
            <w:left w:val="none" w:sz="0" w:space="0" w:color="auto"/>
            <w:bottom w:val="none" w:sz="0" w:space="0" w:color="auto"/>
            <w:right w:val="none" w:sz="0" w:space="0" w:color="auto"/>
          </w:divBdr>
        </w:div>
        <w:div w:id="2015261007">
          <w:marLeft w:val="640"/>
          <w:marRight w:val="0"/>
          <w:marTop w:val="0"/>
          <w:marBottom w:val="0"/>
          <w:divBdr>
            <w:top w:val="none" w:sz="0" w:space="0" w:color="auto"/>
            <w:left w:val="none" w:sz="0" w:space="0" w:color="auto"/>
            <w:bottom w:val="none" w:sz="0" w:space="0" w:color="auto"/>
            <w:right w:val="none" w:sz="0" w:space="0" w:color="auto"/>
          </w:divBdr>
        </w:div>
        <w:div w:id="852230950">
          <w:marLeft w:val="640"/>
          <w:marRight w:val="0"/>
          <w:marTop w:val="0"/>
          <w:marBottom w:val="0"/>
          <w:divBdr>
            <w:top w:val="none" w:sz="0" w:space="0" w:color="auto"/>
            <w:left w:val="none" w:sz="0" w:space="0" w:color="auto"/>
            <w:bottom w:val="none" w:sz="0" w:space="0" w:color="auto"/>
            <w:right w:val="none" w:sz="0" w:space="0" w:color="auto"/>
          </w:divBdr>
        </w:div>
        <w:div w:id="2117404876">
          <w:marLeft w:val="640"/>
          <w:marRight w:val="0"/>
          <w:marTop w:val="0"/>
          <w:marBottom w:val="0"/>
          <w:divBdr>
            <w:top w:val="none" w:sz="0" w:space="0" w:color="auto"/>
            <w:left w:val="none" w:sz="0" w:space="0" w:color="auto"/>
            <w:bottom w:val="none" w:sz="0" w:space="0" w:color="auto"/>
            <w:right w:val="none" w:sz="0" w:space="0" w:color="auto"/>
          </w:divBdr>
        </w:div>
        <w:div w:id="1019038721">
          <w:marLeft w:val="640"/>
          <w:marRight w:val="0"/>
          <w:marTop w:val="0"/>
          <w:marBottom w:val="0"/>
          <w:divBdr>
            <w:top w:val="none" w:sz="0" w:space="0" w:color="auto"/>
            <w:left w:val="none" w:sz="0" w:space="0" w:color="auto"/>
            <w:bottom w:val="none" w:sz="0" w:space="0" w:color="auto"/>
            <w:right w:val="none" w:sz="0" w:space="0" w:color="auto"/>
          </w:divBdr>
        </w:div>
        <w:div w:id="1497498543">
          <w:marLeft w:val="640"/>
          <w:marRight w:val="0"/>
          <w:marTop w:val="0"/>
          <w:marBottom w:val="0"/>
          <w:divBdr>
            <w:top w:val="none" w:sz="0" w:space="0" w:color="auto"/>
            <w:left w:val="none" w:sz="0" w:space="0" w:color="auto"/>
            <w:bottom w:val="none" w:sz="0" w:space="0" w:color="auto"/>
            <w:right w:val="none" w:sz="0" w:space="0" w:color="auto"/>
          </w:divBdr>
        </w:div>
        <w:div w:id="625233727">
          <w:marLeft w:val="640"/>
          <w:marRight w:val="0"/>
          <w:marTop w:val="0"/>
          <w:marBottom w:val="0"/>
          <w:divBdr>
            <w:top w:val="none" w:sz="0" w:space="0" w:color="auto"/>
            <w:left w:val="none" w:sz="0" w:space="0" w:color="auto"/>
            <w:bottom w:val="none" w:sz="0" w:space="0" w:color="auto"/>
            <w:right w:val="none" w:sz="0" w:space="0" w:color="auto"/>
          </w:divBdr>
        </w:div>
        <w:div w:id="256254444">
          <w:marLeft w:val="640"/>
          <w:marRight w:val="0"/>
          <w:marTop w:val="0"/>
          <w:marBottom w:val="0"/>
          <w:divBdr>
            <w:top w:val="none" w:sz="0" w:space="0" w:color="auto"/>
            <w:left w:val="none" w:sz="0" w:space="0" w:color="auto"/>
            <w:bottom w:val="none" w:sz="0" w:space="0" w:color="auto"/>
            <w:right w:val="none" w:sz="0" w:space="0" w:color="auto"/>
          </w:divBdr>
        </w:div>
        <w:div w:id="1135876630">
          <w:marLeft w:val="640"/>
          <w:marRight w:val="0"/>
          <w:marTop w:val="0"/>
          <w:marBottom w:val="0"/>
          <w:divBdr>
            <w:top w:val="none" w:sz="0" w:space="0" w:color="auto"/>
            <w:left w:val="none" w:sz="0" w:space="0" w:color="auto"/>
            <w:bottom w:val="none" w:sz="0" w:space="0" w:color="auto"/>
            <w:right w:val="none" w:sz="0" w:space="0" w:color="auto"/>
          </w:divBdr>
        </w:div>
        <w:div w:id="156923335">
          <w:marLeft w:val="640"/>
          <w:marRight w:val="0"/>
          <w:marTop w:val="0"/>
          <w:marBottom w:val="0"/>
          <w:divBdr>
            <w:top w:val="none" w:sz="0" w:space="0" w:color="auto"/>
            <w:left w:val="none" w:sz="0" w:space="0" w:color="auto"/>
            <w:bottom w:val="none" w:sz="0" w:space="0" w:color="auto"/>
            <w:right w:val="none" w:sz="0" w:space="0" w:color="auto"/>
          </w:divBdr>
        </w:div>
        <w:div w:id="777066552">
          <w:marLeft w:val="640"/>
          <w:marRight w:val="0"/>
          <w:marTop w:val="0"/>
          <w:marBottom w:val="0"/>
          <w:divBdr>
            <w:top w:val="none" w:sz="0" w:space="0" w:color="auto"/>
            <w:left w:val="none" w:sz="0" w:space="0" w:color="auto"/>
            <w:bottom w:val="none" w:sz="0" w:space="0" w:color="auto"/>
            <w:right w:val="none" w:sz="0" w:space="0" w:color="auto"/>
          </w:divBdr>
        </w:div>
        <w:div w:id="1092315635">
          <w:marLeft w:val="640"/>
          <w:marRight w:val="0"/>
          <w:marTop w:val="0"/>
          <w:marBottom w:val="0"/>
          <w:divBdr>
            <w:top w:val="none" w:sz="0" w:space="0" w:color="auto"/>
            <w:left w:val="none" w:sz="0" w:space="0" w:color="auto"/>
            <w:bottom w:val="none" w:sz="0" w:space="0" w:color="auto"/>
            <w:right w:val="none" w:sz="0" w:space="0" w:color="auto"/>
          </w:divBdr>
        </w:div>
        <w:div w:id="167596295">
          <w:marLeft w:val="640"/>
          <w:marRight w:val="0"/>
          <w:marTop w:val="0"/>
          <w:marBottom w:val="0"/>
          <w:divBdr>
            <w:top w:val="none" w:sz="0" w:space="0" w:color="auto"/>
            <w:left w:val="none" w:sz="0" w:space="0" w:color="auto"/>
            <w:bottom w:val="none" w:sz="0" w:space="0" w:color="auto"/>
            <w:right w:val="none" w:sz="0" w:space="0" w:color="auto"/>
          </w:divBdr>
        </w:div>
        <w:div w:id="1805659579">
          <w:marLeft w:val="640"/>
          <w:marRight w:val="0"/>
          <w:marTop w:val="0"/>
          <w:marBottom w:val="0"/>
          <w:divBdr>
            <w:top w:val="none" w:sz="0" w:space="0" w:color="auto"/>
            <w:left w:val="none" w:sz="0" w:space="0" w:color="auto"/>
            <w:bottom w:val="none" w:sz="0" w:space="0" w:color="auto"/>
            <w:right w:val="none" w:sz="0" w:space="0" w:color="auto"/>
          </w:divBdr>
        </w:div>
        <w:div w:id="606231446">
          <w:marLeft w:val="640"/>
          <w:marRight w:val="0"/>
          <w:marTop w:val="0"/>
          <w:marBottom w:val="0"/>
          <w:divBdr>
            <w:top w:val="none" w:sz="0" w:space="0" w:color="auto"/>
            <w:left w:val="none" w:sz="0" w:space="0" w:color="auto"/>
            <w:bottom w:val="none" w:sz="0" w:space="0" w:color="auto"/>
            <w:right w:val="none" w:sz="0" w:space="0" w:color="auto"/>
          </w:divBdr>
        </w:div>
        <w:div w:id="1106466958">
          <w:marLeft w:val="640"/>
          <w:marRight w:val="0"/>
          <w:marTop w:val="0"/>
          <w:marBottom w:val="0"/>
          <w:divBdr>
            <w:top w:val="none" w:sz="0" w:space="0" w:color="auto"/>
            <w:left w:val="none" w:sz="0" w:space="0" w:color="auto"/>
            <w:bottom w:val="none" w:sz="0" w:space="0" w:color="auto"/>
            <w:right w:val="none" w:sz="0" w:space="0" w:color="auto"/>
          </w:divBdr>
        </w:div>
        <w:div w:id="1991790477">
          <w:marLeft w:val="640"/>
          <w:marRight w:val="0"/>
          <w:marTop w:val="0"/>
          <w:marBottom w:val="0"/>
          <w:divBdr>
            <w:top w:val="none" w:sz="0" w:space="0" w:color="auto"/>
            <w:left w:val="none" w:sz="0" w:space="0" w:color="auto"/>
            <w:bottom w:val="none" w:sz="0" w:space="0" w:color="auto"/>
            <w:right w:val="none" w:sz="0" w:space="0" w:color="auto"/>
          </w:divBdr>
        </w:div>
        <w:div w:id="91780723">
          <w:marLeft w:val="640"/>
          <w:marRight w:val="0"/>
          <w:marTop w:val="0"/>
          <w:marBottom w:val="0"/>
          <w:divBdr>
            <w:top w:val="none" w:sz="0" w:space="0" w:color="auto"/>
            <w:left w:val="none" w:sz="0" w:space="0" w:color="auto"/>
            <w:bottom w:val="none" w:sz="0" w:space="0" w:color="auto"/>
            <w:right w:val="none" w:sz="0" w:space="0" w:color="auto"/>
          </w:divBdr>
        </w:div>
        <w:div w:id="2010059193">
          <w:marLeft w:val="640"/>
          <w:marRight w:val="0"/>
          <w:marTop w:val="0"/>
          <w:marBottom w:val="0"/>
          <w:divBdr>
            <w:top w:val="none" w:sz="0" w:space="0" w:color="auto"/>
            <w:left w:val="none" w:sz="0" w:space="0" w:color="auto"/>
            <w:bottom w:val="none" w:sz="0" w:space="0" w:color="auto"/>
            <w:right w:val="none" w:sz="0" w:space="0" w:color="auto"/>
          </w:divBdr>
        </w:div>
        <w:div w:id="1109737682">
          <w:marLeft w:val="640"/>
          <w:marRight w:val="0"/>
          <w:marTop w:val="0"/>
          <w:marBottom w:val="0"/>
          <w:divBdr>
            <w:top w:val="none" w:sz="0" w:space="0" w:color="auto"/>
            <w:left w:val="none" w:sz="0" w:space="0" w:color="auto"/>
            <w:bottom w:val="none" w:sz="0" w:space="0" w:color="auto"/>
            <w:right w:val="none" w:sz="0" w:space="0" w:color="auto"/>
          </w:divBdr>
        </w:div>
        <w:div w:id="2058971368">
          <w:marLeft w:val="640"/>
          <w:marRight w:val="0"/>
          <w:marTop w:val="0"/>
          <w:marBottom w:val="0"/>
          <w:divBdr>
            <w:top w:val="none" w:sz="0" w:space="0" w:color="auto"/>
            <w:left w:val="none" w:sz="0" w:space="0" w:color="auto"/>
            <w:bottom w:val="none" w:sz="0" w:space="0" w:color="auto"/>
            <w:right w:val="none" w:sz="0" w:space="0" w:color="auto"/>
          </w:divBdr>
        </w:div>
        <w:div w:id="634524319">
          <w:marLeft w:val="640"/>
          <w:marRight w:val="0"/>
          <w:marTop w:val="0"/>
          <w:marBottom w:val="0"/>
          <w:divBdr>
            <w:top w:val="none" w:sz="0" w:space="0" w:color="auto"/>
            <w:left w:val="none" w:sz="0" w:space="0" w:color="auto"/>
            <w:bottom w:val="none" w:sz="0" w:space="0" w:color="auto"/>
            <w:right w:val="none" w:sz="0" w:space="0" w:color="auto"/>
          </w:divBdr>
        </w:div>
      </w:divsChild>
    </w:div>
    <w:div w:id="2063016100">
      <w:marLeft w:val="640"/>
      <w:marRight w:val="0"/>
      <w:marTop w:val="0"/>
      <w:marBottom w:val="0"/>
      <w:divBdr>
        <w:top w:val="none" w:sz="0" w:space="0" w:color="auto"/>
        <w:left w:val="none" w:sz="0" w:space="0" w:color="auto"/>
        <w:bottom w:val="none" w:sz="0" w:space="0" w:color="auto"/>
        <w:right w:val="none" w:sz="0" w:space="0" w:color="auto"/>
      </w:divBdr>
    </w:div>
    <w:div w:id="2064668614">
      <w:marLeft w:val="640"/>
      <w:marRight w:val="0"/>
      <w:marTop w:val="0"/>
      <w:marBottom w:val="0"/>
      <w:divBdr>
        <w:top w:val="none" w:sz="0" w:space="0" w:color="auto"/>
        <w:left w:val="none" w:sz="0" w:space="0" w:color="auto"/>
        <w:bottom w:val="none" w:sz="0" w:space="0" w:color="auto"/>
        <w:right w:val="none" w:sz="0" w:space="0" w:color="auto"/>
      </w:divBdr>
    </w:div>
    <w:div w:id="2065324948">
      <w:bodyDiv w:val="1"/>
      <w:marLeft w:val="0"/>
      <w:marRight w:val="0"/>
      <w:marTop w:val="0"/>
      <w:marBottom w:val="0"/>
      <w:divBdr>
        <w:top w:val="none" w:sz="0" w:space="0" w:color="auto"/>
        <w:left w:val="none" w:sz="0" w:space="0" w:color="auto"/>
        <w:bottom w:val="none" w:sz="0" w:space="0" w:color="auto"/>
        <w:right w:val="none" w:sz="0" w:space="0" w:color="auto"/>
      </w:divBdr>
      <w:divsChild>
        <w:div w:id="1396196612">
          <w:marLeft w:val="640"/>
          <w:marRight w:val="0"/>
          <w:marTop w:val="0"/>
          <w:marBottom w:val="0"/>
          <w:divBdr>
            <w:top w:val="none" w:sz="0" w:space="0" w:color="auto"/>
            <w:left w:val="none" w:sz="0" w:space="0" w:color="auto"/>
            <w:bottom w:val="none" w:sz="0" w:space="0" w:color="auto"/>
            <w:right w:val="none" w:sz="0" w:space="0" w:color="auto"/>
          </w:divBdr>
        </w:div>
        <w:div w:id="1699576551">
          <w:marLeft w:val="640"/>
          <w:marRight w:val="0"/>
          <w:marTop w:val="0"/>
          <w:marBottom w:val="0"/>
          <w:divBdr>
            <w:top w:val="none" w:sz="0" w:space="0" w:color="auto"/>
            <w:left w:val="none" w:sz="0" w:space="0" w:color="auto"/>
            <w:bottom w:val="none" w:sz="0" w:space="0" w:color="auto"/>
            <w:right w:val="none" w:sz="0" w:space="0" w:color="auto"/>
          </w:divBdr>
        </w:div>
        <w:div w:id="1445349977">
          <w:marLeft w:val="640"/>
          <w:marRight w:val="0"/>
          <w:marTop w:val="0"/>
          <w:marBottom w:val="0"/>
          <w:divBdr>
            <w:top w:val="none" w:sz="0" w:space="0" w:color="auto"/>
            <w:left w:val="none" w:sz="0" w:space="0" w:color="auto"/>
            <w:bottom w:val="none" w:sz="0" w:space="0" w:color="auto"/>
            <w:right w:val="none" w:sz="0" w:space="0" w:color="auto"/>
          </w:divBdr>
        </w:div>
        <w:div w:id="1900893948">
          <w:marLeft w:val="640"/>
          <w:marRight w:val="0"/>
          <w:marTop w:val="0"/>
          <w:marBottom w:val="0"/>
          <w:divBdr>
            <w:top w:val="none" w:sz="0" w:space="0" w:color="auto"/>
            <w:left w:val="none" w:sz="0" w:space="0" w:color="auto"/>
            <w:bottom w:val="none" w:sz="0" w:space="0" w:color="auto"/>
            <w:right w:val="none" w:sz="0" w:space="0" w:color="auto"/>
          </w:divBdr>
        </w:div>
        <w:div w:id="394007464">
          <w:marLeft w:val="640"/>
          <w:marRight w:val="0"/>
          <w:marTop w:val="0"/>
          <w:marBottom w:val="0"/>
          <w:divBdr>
            <w:top w:val="none" w:sz="0" w:space="0" w:color="auto"/>
            <w:left w:val="none" w:sz="0" w:space="0" w:color="auto"/>
            <w:bottom w:val="none" w:sz="0" w:space="0" w:color="auto"/>
            <w:right w:val="none" w:sz="0" w:space="0" w:color="auto"/>
          </w:divBdr>
        </w:div>
        <w:div w:id="906572848">
          <w:marLeft w:val="640"/>
          <w:marRight w:val="0"/>
          <w:marTop w:val="0"/>
          <w:marBottom w:val="0"/>
          <w:divBdr>
            <w:top w:val="none" w:sz="0" w:space="0" w:color="auto"/>
            <w:left w:val="none" w:sz="0" w:space="0" w:color="auto"/>
            <w:bottom w:val="none" w:sz="0" w:space="0" w:color="auto"/>
            <w:right w:val="none" w:sz="0" w:space="0" w:color="auto"/>
          </w:divBdr>
        </w:div>
        <w:div w:id="870146492">
          <w:marLeft w:val="640"/>
          <w:marRight w:val="0"/>
          <w:marTop w:val="0"/>
          <w:marBottom w:val="0"/>
          <w:divBdr>
            <w:top w:val="none" w:sz="0" w:space="0" w:color="auto"/>
            <w:left w:val="none" w:sz="0" w:space="0" w:color="auto"/>
            <w:bottom w:val="none" w:sz="0" w:space="0" w:color="auto"/>
            <w:right w:val="none" w:sz="0" w:space="0" w:color="auto"/>
          </w:divBdr>
        </w:div>
        <w:div w:id="1120228150">
          <w:marLeft w:val="640"/>
          <w:marRight w:val="0"/>
          <w:marTop w:val="0"/>
          <w:marBottom w:val="0"/>
          <w:divBdr>
            <w:top w:val="none" w:sz="0" w:space="0" w:color="auto"/>
            <w:left w:val="none" w:sz="0" w:space="0" w:color="auto"/>
            <w:bottom w:val="none" w:sz="0" w:space="0" w:color="auto"/>
            <w:right w:val="none" w:sz="0" w:space="0" w:color="auto"/>
          </w:divBdr>
        </w:div>
        <w:div w:id="1139884760">
          <w:marLeft w:val="640"/>
          <w:marRight w:val="0"/>
          <w:marTop w:val="0"/>
          <w:marBottom w:val="0"/>
          <w:divBdr>
            <w:top w:val="none" w:sz="0" w:space="0" w:color="auto"/>
            <w:left w:val="none" w:sz="0" w:space="0" w:color="auto"/>
            <w:bottom w:val="none" w:sz="0" w:space="0" w:color="auto"/>
            <w:right w:val="none" w:sz="0" w:space="0" w:color="auto"/>
          </w:divBdr>
        </w:div>
        <w:div w:id="1125931403">
          <w:marLeft w:val="640"/>
          <w:marRight w:val="0"/>
          <w:marTop w:val="0"/>
          <w:marBottom w:val="0"/>
          <w:divBdr>
            <w:top w:val="none" w:sz="0" w:space="0" w:color="auto"/>
            <w:left w:val="none" w:sz="0" w:space="0" w:color="auto"/>
            <w:bottom w:val="none" w:sz="0" w:space="0" w:color="auto"/>
            <w:right w:val="none" w:sz="0" w:space="0" w:color="auto"/>
          </w:divBdr>
        </w:div>
        <w:div w:id="196165550">
          <w:marLeft w:val="640"/>
          <w:marRight w:val="0"/>
          <w:marTop w:val="0"/>
          <w:marBottom w:val="0"/>
          <w:divBdr>
            <w:top w:val="none" w:sz="0" w:space="0" w:color="auto"/>
            <w:left w:val="none" w:sz="0" w:space="0" w:color="auto"/>
            <w:bottom w:val="none" w:sz="0" w:space="0" w:color="auto"/>
            <w:right w:val="none" w:sz="0" w:space="0" w:color="auto"/>
          </w:divBdr>
        </w:div>
        <w:div w:id="1049300805">
          <w:marLeft w:val="640"/>
          <w:marRight w:val="0"/>
          <w:marTop w:val="0"/>
          <w:marBottom w:val="0"/>
          <w:divBdr>
            <w:top w:val="none" w:sz="0" w:space="0" w:color="auto"/>
            <w:left w:val="none" w:sz="0" w:space="0" w:color="auto"/>
            <w:bottom w:val="none" w:sz="0" w:space="0" w:color="auto"/>
            <w:right w:val="none" w:sz="0" w:space="0" w:color="auto"/>
          </w:divBdr>
        </w:div>
        <w:div w:id="1687172267">
          <w:marLeft w:val="640"/>
          <w:marRight w:val="0"/>
          <w:marTop w:val="0"/>
          <w:marBottom w:val="0"/>
          <w:divBdr>
            <w:top w:val="none" w:sz="0" w:space="0" w:color="auto"/>
            <w:left w:val="none" w:sz="0" w:space="0" w:color="auto"/>
            <w:bottom w:val="none" w:sz="0" w:space="0" w:color="auto"/>
            <w:right w:val="none" w:sz="0" w:space="0" w:color="auto"/>
          </w:divBdr>
        </w:div>
        <w:div w:id="736782871">
          <w:marLeft w:val="640"/>
          <w:marRight w:val="0"/>
          <w:marTop w:val="0"/>
          <w:marBottom w:val="0"/>
          <w:divBdr>
            <w:top w:val="none" w:sz="0" w:space="0" w:color="auto"/>
            <w:left w:val="none" w:sz="0" w:space="0" w:color="auto"/>
            <w:bottom w:val="none" w:sz="0" w:space="0" w:color="auto"/>
            <w:right w:val="none" w:sz="0" w:space="0" w:color="auto"/>
          </w:divBdr>
        </w:div>
        <w:div w:id="865404734">
          <w:marLeft w:val="640"/>
          <w:marRight w:val="0"/>
          <w:marTop w:val="0"/>
          <w:marBottom w:val="0"/>
          <w:divBdr>
            <w:top w:val="none" w:sz="0" w:space="0" w:color="auto"/>
            <w:left w:val="none" w:sz="0" w:space="0" w:color="auto"/>
            <w:bottom w:val="none" w:sz="0" w:space="0" w:color="auto"/>
            <w:right w:val="none" w:sz="0" w:space="0" w:color="auto"/>
          </w:divBdr>
        </w:div>
        <w:div w:id="1763523064">
          <w:marLeft w:val="640"/>
          <w:marRight w:val="0"/>
          <w:marTop w:val="0"/>
          <w:marBottom w:val="0"/>
          <w:divBdr>
            <w:top w:val="none" w:sz="0" w:space="0" w:color="auto"/>
            <w:left w:val="none" w:sz="0" w:space="0" w:color="auto"/>
            <w:bottom w:val="none" w:sz="0" w:space="0" w:color="auto"/>
            <w:right w:val="none" w:sz="0" w:space="0" w:color="auto"/>
          </w:divBdr>
        </w:div>
        <w:div w:id="721254369">
          <w:marLeft w:val="640"/>
          <w:marRight w:val="0"/>
          <w:marTop w:val="0"/>
          <w:marBottom w:val="0"/>
          <w:divBdr>
            <w:top w:val="none" w:sz="0" w:space="0" w:color="auto"/>
            <w:left w:val="none" w:sz="0" w:space="0" w:color="auto"/>
            <w:bottom w:val="none" w:sz="0" w:space="0" w:color="auto"/>
            <w:right w:val="none" w:sz="0" w:space="0" w:color="auto"/>
          </w:divBdr>
        </w:div>
        <w:div w:id="75785560">
          <w:marLeft w:val="640"/>
          <w:marRight w:val="0"/>
          <w:marTop w:val="0"/>
          <w:marBottom w:val="0"/>
          <w:divBdr>
            <w:top w:val="none" w:sz="0" w:space="0" w:color="auto"/>
            <w:left w:val="none" w:sz="0" w:space="0" w:color="auto"/>
            <w:bottom w:val="none" w:sz="0" w:space="0" w:color="auto"/>
            <w:right w:val="none" w:sz="0" w:space="0" w:color="auto"/>
          </w:divBdr>
        </w:div>
        <w:div w:id="1910731262">
          <w:marLeft w:val="640"/>
          <w:marRight w:val="0"/>
          <w:marTop w:val="0"/>
          <w:marBottom w:val="0"/>
          <w:divBdr>
            <w:top w:val="none" w:sz="0" w:space="0" w:color="auto"/>
            <w:left w:val="none" w:sz="0" w:space="0" w:color="auto"/>
            <w:bottom w:val="none" w:sz="0" w:space="0" w:color="auto"/>
            <w:right w:val="none" w:sz="0" w:space="0" w:color="auto"/>
          </w:divBdr>
        </w:div>
        <w:div w:id="1345858076">
          <w:marLeft w:val="640"/>
          <w:marRight w:val="0"/>
          <w:marTop w:val="0"/>
          <w:marBottom w:val="0"/>
          <w:divBdr>
            <w:top w:val="none" w:sz="0" w:space="0" w:color="auto"/>
            <w:left w:val="none" w:sz="0" w:space="0" w:color="auto"/>
            <w:bottom w:val="none" w:sz="0" w:space="0" w:color="auto"/>
            <w:right w:val="none" w:sz="0" w:space="0" w:color="auto"/>
          </w:divBdr>
        </w:div>
        <w:div w:id="583800223">
          <w:marLeft w:val="640"/>
          <w:marRight w:val="0"/>
          <w:marTop w:val="0"/>
          <w:marBottom w:val="0"/>
          <w:divBdr>
            <w:top w:val="none" w:sz="0" w:space="0" w:color="auto"/>
            <w:left w:val="none" w:sz="0" w:space="0" w:color="auto"/>
            <w:bottom w:val="none" w:sz="0" w:space="0" w:color="auto"/>
            <w:right w:val="none" w:sz="0" w:space="0" w:color="auto"/>
          </w:divBdr>
        </w:div>
        <w:div w:id="1598635050">
          <w:marLeft w:val="640"/>
          <w:marRight w:val="0"/>
          <w:marTop w:val="0"/>
          <w:marBottom w:val="0"/>
          <w:divBdr>
            <w:top w:val="none" w:sz="0" w:space="0" w:color="auto"/>
            <w:left w:val="none" w:sz="0" w:space="0" w:color="auto"/>
            <w:bottom w:val="none" w:sz="0" w:space="0" w:color="auto"/>
            <w:right w:val="none" w:sz="0" w:space="0" w:color="auto"/>
          </w:divBdr>
        </w:div>
        <w:div w:id="1851484232">
          <w:marLeft w:val="640"/>
          <w:marRight w:val="0"/>
          <w:marTop w:val="0"/>
          <w:marBottom w:val="0"/>
          <w:divBdr>
            <w:top w:val="none" w:sz="0" w:space="0" w:color="auto"/>
            <w:left w:val="none" w:sz="0" w:space="0" w:color="auto"/>
            <w:bottom w:val="none" w:sz="0" w:space="0" w:color="auto"/>
            <w:right w:val="none" w:sz="0" w:space="0" w:color="auto"/>
          </w:divBdr>
        </w:div>
        <w:div w:id="1584143719">
          <w:marLeft w:val="640"/>
          <w:marRight w:val="0"/>
          <w:marTop w:val="0"/>
          <w:marBottom w:val="0"/>
          <w:divBdr>
            <w:top w:val="none" w:sz="0" w:space="0" w:color="auto"/>
            <w:left w:val="none" w:sz="0" w:space="0" w:color="auto"/>
            <w:bottom w:val="none" w:sz="0" w:space="0" w:color="auto"/>
            <w:right w:val="none" w:sz="0" w:space="0" w:color="auto"/>
          </w:divBdr>
        </w:div>
        <w:div w:id="1840347384">
          <w:marLeft w:val="640"/>
          <w:marRight w:val="0"/>
          <w:marTop w:val="0"/>
          <w:marBottom w:val="0"/>
          <w:divBdr>
            <w:top w:val="none" w:sz="0" w:space="0" w:color="auto"/>
            <w:left w:val="none" w:sz="0" w:space="0" w:color="auto"/>
            <w:bottom w:val="none" w:sz="0" w:space="0" w:color="auto"/>
            <w:right w:val="none" w:sz="0" w:space="0" w:color="auto"/>
          </w:divBdr>
        </w:div>
        <w:div w:id="714279691">
          <w:marLeft w:val="640"/>
          <w:marRight w:val="0"/>
          <w:marTop w:val="0"/>
          <w:marBottom w:val="0"/>
          <w:divBdr>
            <w:top w:val="none" w:sz="0" w:space="0" w:color="auto"/>
            <w:left w:val="none" w:sz="0" w:space="0" w:color="auto"/>
            <w:bottom w:val="none" w:sz="0" w:space="0" w:color="auto"/>
            <w:right w:val="none" w:sz="0" w:space="0" w:color="auto"/>
          </w:divBdr>
        </w:div>
        <w:div w:id="614871060">
          <w:marLeft w:val="640"/>
          <w:marRight w:val="0"/>
          <w:marTop w:val="0"/>
          <w:marBottom w:val="0"/>
          <w:divBdr>
            <w:top w:val="none" w:sz="0" w:space="0" w:color="auto"/>
            <w:left w:val="none" w:sz="0" w:space="0" w:color="auto"/>
            <w:bottom w:val="none" w:sz="0" w:space="0" w:color="auto"/>
            <w:right w:val="none" w:sz="0" w:space="0" w:color="auto"/>
          </w:divBdr>
        </w:div>
        <w:div w:id="915017235">
          <w:marLeft w:val="640"/>
          <w:marRight w:val="0"/>
          <w:marTop w:val="0"/>
          <w:marBottom w:val="0"/>
          <w:divBdr>
            <w:top w:val="none" w:sz="0" w:space="0" w:color="auto"/>
            <w:left w:val="none" w:sz="0" w:space="0" w:color="auto"/>
            <w:bottom w:val="none" w:sz="0" w:space="0" w:color="auto"/>
            <w:right w:val="none" w:sz="0" w:space="0" w:color="auto"/>
          </w:divBdr>
        </w:div>
        <w:div w:id="447164872">
          <w:marLeft w:val="640"/>
          <w:marRight w:val="0"/>
          <w:marTop w:val="0"/>
          <w:marBottom w:val="0"/>
          <w:divBdr>
            <w:top w:val="none" w:sz="0" w:space="0" w:color="auto"/>
            <w:left w:val="none" w:sz="0" w:space="0" w:color="auto"/>
            <w:bottom w:val="none" w:sz="0" w:space="0" w:color="auto"/>
            <w:right w:val="none" w:sz="0" w:space="0" w:color="auto"/>
          </w:divBdr>
        </w:div>
        <w:div w:id="749473799">
          <w:marLeft w:val="640"/>
          <w:marRight w:val="0"/>
          <w:marTop w:val="0"/>
          <w:marBottom w:val="0"/>
          <w:divBdr>
            <w:top w:val="none" w:sz="0" w:space="0" w:color="auto"/>
            <w:left w:val="none" w:sz="0" w:space="0" w:color="auto"/>
            <w:bottom w:val="none" w:sz="0" w:space="0" w:color="auto"/>
            <w:right w:val="none" w:sz="0" w:space="0" w:color="auto"/>
          </w:divBdr>
        </w:div>
        <w:div w:id="1898663985">
          <w:marLeft w:val="640"/>
          <w:marRight w:val="0"/>
          <w:marTop w:val="0"/>
          <w:marBottom w:val="0"/>
          <w:divBdr>
            <w:top w:val="none" w:sz="0" w:space="0" w:color="auto"/>
            <w:left w:val="none" w:sz="0" w:space="0" w:color="auto"/>
            <w:bottom w:val="none" w:sz="0" w:space="0" w:color="auto"/>
            <w:right w:val="none" w:sz="0" w:space="0" w:color="auto"/>
          </w:divBdr>
        </w:div>
        <w:div w:id="824080648">
          <w:marLeft w:val="640"/>
          <w:marRight w:val="0"/>
          <w:marTop w:val="0"/>
          <w:marBottom w:val="0"/>
          <w:divBdr>
            <w:top w:val="none" w:sz="0" w:space="0" w:color="auto"/>
            <w:left w:val="none" w:sz="0" w:space="0" w:color="auto"/>
            <w:bottom w:val="none" w:sz="0" w:space="0" w:color="auto"/>
            <w:right w:val="none" w:sz="0" w:space="0" w:color="auto"/>
          </w:divBdr>
        </w:div>
        <w:div w:id="377094836">
          <w:marLeft w:val="640"/>
          <w:marRight w:val="0"/>
          <w:marTop w:val="0"/>
          <w:marBottom w:val="0"/>
          <w:divBdr>
            <w:top w:val="none" w:sz="0" w:space="0" w:color="auto"/>
            <w:left w:val="none" w:sz="0" w:space="0" w:color="auto"/>
            <w:bottom w:val="none" w:sz="0" w:space="0" w:color="auto"/>
            <w:right w:val="none" w:sz="0" w:space="0" w:color="auto"/>
          </w:divBdr>
        </w:div>
        <w:div w:id="531383689">
          <w:marLeft w:val="640"/>
          <w:marRight w:val="0"/>
          <w:marTop w:val="0"/>
          <w:marBottom w:val="0"/>
          <w:divBdr>
            <w:top w:val="none" w:sz="0" w:space="0" w:color="auto"/>
            <w:left w:val="none" w:sz="0" w:space="0" w:color="auto"/>
            <w:bottom w:val="none" w:sz="0" w:space="0" w:color="auto"/>
            <w:right w:val="none" w:sz="0" w:space="0" w:color="auto"/>
          </w:divBdr>
        </w:div>
        <w:div w:id="747190799">
          <w:marLeft w:val="640"/>
          <w:marRight w:val="0"/>
          <w:marTop w:val="0"/>
          <w:marBottom w:val="0"/>
          <w:divBdr>
            <w:top w:val="none" w:sz="0" w:space="0" w:color="auto"/>
            <w:left w:val="none" w:sz="0" w:space="0" w:color="auto"/>
            <w:bottom w:val="none" w:sz="0" w:space="0" w:color="auto"/>
            <w:right w:val="none" w:sz="0" w:space="0" w:color="auto"/>
          </w:divBdr>
        </w:div>
        <w:div w:id="1935089756">
          <w:marLeft w:val="640"/>
          <w:marRight w:val="0"/>
          <w:marTop w:val="0"/>
          <w:marBottom w:val="0"/>
          <w:divBdr>
            <w:top w:val="none" w:sz="0" w:space="0" w:color="auto"/>
            <w:left w:val="none" w:sz="0" w:space="0" w:color="auto"/>
            <w:bottom w:val="none" w:sz="0" w:space="0" w:color="auto"/>
            <w:right w:val="none" w:sz="0" w:space="0" w:color="auto"/>
          </w:divBdr>
        </w:div>
        <w:div w:id="1373338590">
          <w:marLeft w:val="640"/>
          <w:marRight w:val="0"/>
          <w:marTop w:val="0"/>
          <w:marBottom w:val="0"/>
          <w:divBdr>
            <w:top w:val="none" w:sz="0" w:space="0" w:color="auto"/>
            <w:left w:val="none" w:sz="0" w:space="0" w:color="auto"/>
            <w:bottom w:val="none" w:sz="0" w:space="0" w:color="auto"/>
            <w:right w:val="none" w:sz="0" w:space="0" w:color="auto"/>
          </w:divBdr>
        </w:div>
        <w:div w:id="2031448479">
          <w:marLeft w:val="640"/>
          <w:marRight w:val="0"/>
          <w:marTop w:val="0"/>
          <w:marBottom w:val="0"/>
          <w:divBdr>
            <w:top w:val="none" w:sz="0" w:space="0" w:color="auto"/>
            <w:left w:val="none" w:sz="0" w:space="0" w:color="auto"/>
            <w:bottom w:val="none" w:sz="0" w:space="0" w:color="auto"/>
            <w:right w:val="none" w:sz="0" w:space="0" w:color="auto"/>
          </w:divBdr>
        </w:div>
        <w:div w:id="1482842366">
          <w:marLeft w:val="640"/>
          <w:marRight w:val="0"/>
          <w:marTop w:val="0"/>
          <w:marBottom w:val="0"/>
          <w:divBdr>
            <w:top w:val="none" w:sz="0" w:space="0" w:color="auto"/>
            <w:left w:val="none" w:sz="0" w:space="0" w:color="auto"/>
            <w:bottom w:val="none" w:sz="0" w:space="0" w:color="auto"/>
            <w:right w:val="none" w:sz="0" w:space="0" w:color="auto"/>
          </w:divBdr>
        </w:div>
        <w:div w:id="612399911">
          <w:marLeft w:val="640"/>
          <w:marRight w:val="0"/>
          <w:marTop w:val="0"/>
          <w:marBottom w:val="0"/>
          <w:divBdr>
            <w:top w:val="none" w:sz="0" w:space="0" w:color="auto"/>
            <w:left w:val="none" w:sz="0" w:space="0" w:color="auto"/>
            <w:bottom w:val="none" w:sz="0" w:space="0" w:color="auto"/>
            <w:right w:val="none" w:sz="0" w:space="0" w:color="auto"/>
          </w:divBdr>
        </w:div>
        <w:div w:id="750353637">
          <w:marLeft w:val="640"/>
          <w:marRight w:val="0"/>
          <w:marTop w:val="0"/>
          <w:marBottom w:val="0"/>
          <w:divBdr>
            <w:top w:val="none" w:sz="0" w:space="0" w:color="auto"/>
            <w:left w:val="none" w:sz="0" w:space="0" w:color="auto"/>
            <w:bottom w:val="none" w:sz="0" w:space="0" w:color="auto"/>
            <w:right w:val="none" w:sz="0" w:space="0" w:color="auto"/>
          </w:divBdr>
        </w:div>
        <w:div w:id="1678995357">
          <w:marLeft w:val="640"/>
          <w:marRight w:val="0"/>
          <w:marTop w:val="0"/>
          <w:marBottom w:val="0"/>
          <w:divBdr>
            <w:top w:val="none" w:sz="0" w:space="0" w:color="auto"/>
            <w:left w:val="none" w:sz="0" w:space="0" w:color="auto"/>
            <w:bottom w:val="none" w:sz="0" w:space="0" w:color="auto"/>
            <w:right w:val="none" w:sz="0" w:space="0" w:color="auto"/>
          </w:divBdr>
        </w:div>
        <w:div w:id="1702514752">
          <w:marLeft w:val="640"/>
          <w:marRight w:val="0"/>
          <w:marTop w:val="0"/>
          <w:marBottom w:val="0"/>
          <w:divBdr>
            <w:top w:val="none" w:sz="0" w:space="0" w:color="auto"/>
            <w:left w:val="none" w:sz="0" w:space="0" w:color="auto"/>
            <w:bottom w:val="none" w:sz="0" w:space="0" w:color="auto"/>
            <w:right w:val="none" w:sz="0" w:space="0" w:color="auto"/>
          </w:divBdr>
        </w:div>
        <w:div w:id="1448739039">
          <w:marLeft w:val="640"/>
          <w:marRight w:val="0"/>
          <w:marTop w:val="0"/>
          <w:marBottom w:val="0"/>
          <w:divBdr>
            <w:top w:val="none" w:sz="0" w:space="0" w:color="auto"/>
            <w:left w:val="none" w:sz="0" w:space="0" w:color="auto"/>
            <w:bottom w:val="none" w:sz="0" w:space="0" w:color="auto"/>
            <w:right w:val="none" w:sz="0" w:space="0" w:color="auto"/>
          </w:divBdr>
        </w:div>
        <w:div w:id="282345051">
          <w:marLeft w:val="640"/>
          <w:marRight w:val="0"/>
          <w:marTop w:val="0"/>
          <w:marBottom w:val="0"/>
          <w:divBdr>
            <w:top w:val="none" w:sz="0" w:space="0" w:color="auto"/>
            <w:left w:val="none" w:sz="0" w:space="0" w:color="auto"/>
            <w:bottom w:val="none" w:sz="0" w:space="0" w:color="auto"/>
            <w:right w:val="none" w:sz="0" w:space="0" w:color="auto"/>
          </w:divBdr>
        </w:div>
        <w:div w:id="2123381456">
          <w:marLeft w:val="640"/>
          <w:marRight w:val="0"/>
          <w:marTop w:val="0"/>
          <w:marBottom w:val="0"/>
          <w:divBdr>
            <w:top w:val="none" w:sz="0" w:space="0" w:color="auto"/>
            <w:left w:val="none" w:sz="0" w:space="0" w:color="auto"/>
            <w:bottom w:val="none" w:sz="0" w:space="0" w:color="auto"/>
            <w:right w:val="none" w:sz="0" w:space="0" w:color="auto"/>
          </w:divBdr>
        </w:div>
        <w:div w:id="1630089228">
          <w:marLeft w:val="640"/>
          <w:marRight w:val="0"/>
          <w:marTop w:val="0"/>
          <w:marBottom w:val="0"/>
          <w:divBdr>
            <w:top w:val="none" w:sz="0" w:space="0" w:color="auto"/>
            <w:left w:val="none" w:sz="0" w:space="0" w:color="auto"/>
            <w:bottom w:val="none" w:sz="0" w:space="0" w:color="auto"/>
            <w:right w:val="none" w:sz="0" w:space="0" w:color="auto"/>
          </w:divBdr>
        </w:div>
        <w:div w:id="1529682731">
          <w:marLeft w:val="640"/>
          <w:marRight w:val="0"/>
          <w:marTop w:val="0"/>
          <w:marBottom w:val="0"/>
          <w:divBdr>
            <w:top w:val="none" w:sz="0" w:space="0" w:color="auto"/>
            <w:left w:val="none" w:sz="0" w:space="0" w:color="auto"/>
            <w:bottom w:val="none" w:sz="0" w:space="0" w:color="auto"/>
            <w:right w:val="none" w:sz="0" w:space="0" w:color="auto"/>
          </w:divBdr>
        </w:div>
        <w:div w:id="352147311">
          <w:marLeft w:val="640"/>
          <w:marRight w:val="0"/>
          <w:marTop w:val="0"/>
          <w:marBottom w:val="0"/>
          <w:divBdr>
            <w:top w:val="none" w:sz="0" w:space="0" w:color="auto"/>
            <w:left w:val="none" w:sz="0" w:space="0" w:color="auto"/>
            <w:bottom w:val="none" w:sz="0" w:space="0" w:color="auto"/>
            <w:right w:val="none" w:sz="0" w:space="0" w:color="auto"/>
          </w:divBdr>
        </w:div>
        <w:div w:id="1140003540">
          <w:marLeft w:val="640"/>
          <w:marRight w:val="0"/>
          <w:marTop w:val="0"/>
          <w:marBottom w:val="0"/>
          <w:divBdr>
            <w:top w:val="none" w:sz="0" w:space="0" w:color="auto"/>
            <w:left w:val="none" w:sz="0" w:space="0" w:color="auto"/>
            <w:bottom w:val="none" w:sz="0" w:space="0" w:color="auto"/>
            <w:right w:val="none" w:sz="0" w:space="0" w:color="auto"/>
          </w:divBdr>
        </w:div>
        <w:div w:id="1033265823">
          <w:marLeft w:val="640"/>
          <w:marRight w:val="0"/>
          <w:marTop w:val="0"/>
          <w:marBottom w:val="0"/>
          <w:divBdr>
            <w:top w:val="none" w:sz="0" w:space="0" w:color="auto"/>
            <w:left w:val="none" w:sz="0" w:space="0" w:color="auto"/>
            <w:bottom w:val="none" w:sz="0" w:space="0" w:color="auto"/>
            <w:right w:val="none" w:sz="0" w:space="0" w:color="auto"/>
          </w:divBdr>
        </w:div>
        <w:div w:id="1650750595">
          <w:marLeft w:val="640"/>
          <w:marRight w:val="0"/>
          <w:marTop w:val="0"/>
          <w:marBottom w:val="0"/>
          <w:divBdr>
            <w:top w:val="none" w:sz="0" w:space="0" w:color="auto"/>
            <w:left w:val="none" w:sz="0" w:space="0" w:color="auto"/>
            <w:bottom w:val="none" w:sz="0" w:space="0" w:color="auto"/>
            <w:right w:val="none" w:sz="0" w:space="0" w:color="auto"/>
          </w:divBdr>
        </w:div>
        <w:div w:id="2118475900">
          <w:marLeft w:val="640"/>
          <w:marRight w:val="0"/>
          <w:marTop w:val="0"/>
          <w:marBottom w:val="0"/>
          <w:divBdr>
            <w:top w:val="none" w:sz="0" w:space="0" w:color="auto"/>
            <w:left w:val="none" w:sz="0" w:space="0" w:color="auto"/>
            <w:bottom w:val="none" w:sz="0" w:space="0" w:color="auto"/>
            <w:right w:val="none" w:sz="0" w:space="0" w:color="auto"/>
          </w:divBdr>
        </w:div>
      </w:divsChild>
    </w:div>
    <w:div w:id="2068870635">
      <w:marLeft w:val="640"/>
      <w:marRight w:val="0"/>
      <w:marTop w:val="0"/>
      <w:marBottom w:val="0"/>
      <w:divBdr>
        <w:top w:val="none" w:sz="0" w:space="0" w:color="auto"/>
        <w:left w:val="none" w:sz="0" w:space="0" w:color="auto"/>
        <w:bottom w:val="none" w:sz="0" w:space="0" w:color="auto"/>
        <w:right w:val="none" w:sz="0" w:space="0" w:color="auto"/>
      </w:divBdr>
    </w:div>
    <w:div w:id="2069104330">
      <w:marLeft w:val="0"/>
      <w:marRight w:val="0"/>
      <w:marTop w:val="0"/>
      <w:marBottom w:val="0"/>
      <w:divBdr>
        <w:top w:val="none" w:sz="0" w:space="0" w:color="auto"/>
        <w:left w:val="none" w:sz="0" w:space="0" w:color="auto"/>
        <w:bottom w:val="none" w:sz="0" w:space="0" w:color="auto"/>
        <w:right w:val="none" w:sz="0" w:space="0" w:color="auto"/>
      </w:divBdr>
    </w:div>
    <w:div w:id="2069184807">
      <w:marLeft w:val="640"/>
      <w:marRight w:val="0"/>
      <w:marTop w:val="0"/>
      <w:marBottom w:val="0"/>
      <w:divBdr>
        <w:top w:val="none" w:sz="0" w:space="0" w:color="auto"/>
        <w:left w:val="none" w:sz="0" w:space="0" w:color="auto"/>
        <w:bottom w:val="none" w:sz="0" w:space="0" w:color="auto"/>
        <w:right w:val="none" w:sz="0" w:space="0" w:color="auto"/>
      </w:divBdr>
    </w:div>
    <w:div w:id="2070112002">
      <w:marLeft w:val="0"/>
      <w:marRight w:val="0"/>
      <w:marTop w:val="0"/>
      <w:marBottom w:val="0"/>
      <w:divBdr>
        <w:top w:val="none" w:sz="0" w:space="0" w:color="auto"/>
        <w:left w:val="none" w:sz="0" w:space="0" w:color="auto"/>
        <w:bottom w:val="none" w:sz="0" w:space="0" w:color="auto"/>
        <w:right w:val="none" w:sz="0" w:space="0" w:color="auto"/>
      </w:divBdr>
    </w:div>
    <w:div w:id="2071881947">
      <w:marLeft w:val="640"/>
      <w:marRight w:val="0"/>
      <w:marTop w:val="0"/>
      <w:marBottom w:val="0"/>
      <w:divBdr>
        <w:top w:val="none" w:sz="0" w:space="0" w:color="auto"/>
        <w:left w:val="none" w:sz="0" w:space="0" w:color="auto"/>
        <w:bottom w:val="none" w:sz="0" w:space="0" w:color="auto"/>
        <w:right w:val="none" w:sz="0" w:space="0" w:color="auto"/>
      </w:divBdr>
    </w:div>
    <w:div w:id="2072264895">
      <w:marLeft w:val="640"/>
      <w:marRight w:val="0"/>
      <w:marTop w:val="0"/>
      <w:marBottom w:val="0"/>
      <w:divBdr>
        <w:top w:val="none" w:sz="0" w:space="0" w:color="auto"/>
        <w:left w:val="none" w:sz="0" w:space="0" w:color="auto"/>
        <w:bottom w:val="none" w:sz="0" w:space="0" w:color="auto"/>
        <w:right w:val="none" w:sz="0" w:space="0" w:color="auto"/>
      </w:divBdr>
    </w:div>
    <w:div w:id="2072843392">
      <w:marLeft w:val="0"/>
      <w:marRight w:val="0"/>
      <w:marTop w:val="0"/>
      <w:marBottom w:val="0"/>
      <w:divBdr>
        <w:top w:val="none" w:sz="0" w:space="0" w:color="auto"/>
        <w:left w:val="none" w:sz="0" w:space="0" w:color="auto"/>
        <w:bottom w:val="none" w:sz="0" w:space="0" w:color="auto"/>
        <w:right w:val="none" w:sz="0" w:space="0" w:color="auto"/>
      </w:divBdr>
    </w:div>
    <w:div w:id="2073500648">
      <w:marLeft w:val="0"/>
      <w:marRight w:val="0"/>
      <w:marTop w:val="0"/>
      <w:marBottom w:val="0"/>
      <w:divBdr>
        <w:top w:val="none" w:sz="0" w:space="0" w:color="auto"/>
        <w:left w:val="none" w:sz="0" w:space="0" w:color="auto"/>
        <w:bottom w:val="none" w:sz="0" w:space="0" w:color="auto"/>
        <w:right w:val="none" w:sz="0" w:space="0" w:color="auto"/>
      </w:divBdr>
    </w:div>
    <w:div w:id="2075001688">
      <w:marLeft w:val="640"/>
      <w:marRight w:val="0"/>
      <w:marTop w:val="0"/>
      <w:marBottom w:val="0"/>
      <w:divBdr>
        <w:top w:val="none" w:sz="0" w:space="0" w:color="auto"/>
        <w:left w:val="none" w:sz="0" w:space="0" w:color="auto"/>
        <w:bottom w:val="none" w:sz="0" w:space="0" w:color="auto"/>
        <w:right w:val="none" w:sz="0" w:space="0" w:color="auto"/>
      </w:divBdr>
    </w:div>
    <w:div w:id="2078629252">
      <w:bodyDiv w:val="1"/>
      <w:marLeft w:val="0"/>
      <w:marRight w:val="0"/>
      <w:marTop w:val="0"/>
      <w:marBottom w:val="0"/>
      <w:divBdr>
        <w:top w:val="none" w:sz="0" w:space="0" w:color="auto"/>
        <w:left w:val="none" w:sz="0" w:space="0" w:color="auto"/>
        <w:bottom w:val="none" w:sz="0" w:space="0" w:color="auto"/>
        <w:right w:val="none" w:sz="0" w:space="0" w:color="auto"/>
      </w:divBdr>
      <w:divsChild>
        <w:div w:id="1374427589">
          <w:marLeft w:val="640"/>
          <w:marRight w:val="0"/>
          <w:marTop w:val="0"/>
          <w:marBottom w:val="0"/>
          <w:divBdr>
            <w:top w:val="none" w:sz="0" w:space="0" w:color="auto"/>
            <w:left w:val="none" w:sz="0" w:space="0" w:color="auto"/>
            <w:bottom w:val="none" w:sz="0" w:space="0" w:color="auto"/>
            <w:right w:val="none" w:sz="0" w:space="0" w:color="auto"/>
          </w:divBdr>
        </w:div>
        <w:div w:id="1007057539">
          <w:marLeft w:val="640"/>
          <w:marRight w:val="0"/>
          <w:marTop w:val="0"/>
          <w:marBottom w:val="0"/>
          <w:divBdr>
            <w:top w:val="none" w:sz="0" w:space="0" w:color="auto"/>
            <w:left w:val="none" w:sz="0" w:space="0" w:color="auto"/>
            <w:bottom w:val="none" w:sz="0" w:space="0" w:color="auto"/>
            <w:right w:val="none" w:sz="0" w:space="0" w:color="auto"/>
          </w:divBdr>
        </w:div>
        <w:div w:id="1523785375">
          <w:marLeft w:val="640"/>
          <w:marRight w:val="0"/>
          <w:marTop w:val="0"/>
          <w:marBottom w:val="0"/>
          <w:divBdr>
            <w:top w:val="none" w:sz="0" w:space="0" w:color="auto"/>
            <w:left w:val="none" w:sz="0" w:space="0" w:color="auto"/>
            <w:bottom w:val="none" w:sz="0" w:space="0" w:color="auto"/>
            <w:right w:val="none" w:sz="0" w:space="0" w:color="auto"/>
          </w:divBdr>
        </w:div>
        <w:div w:id="1563981839">
          <w:marLeft w:val="640"/>
          <w:marRight w:val="0"/>
          <w:marTop w:val="0"/>
          <w:marBottom w:val="0"/>
          <w:divBdr>
            <w:top w:val="none" w:sz="0" w:space="0" w:color="auto"/>
            <w:left w:val="none" w:sz="0" w:space="0" w:color="auto"/>
            <w:bottom w:val="none" w:sz="0" w:space="0" w:color="auto"/>
            <w:right w:val="none" w:sz="0" w:space="0" w:color="auto"/>
          </w:divBdr>
        </w:div>
        <w:div w:id="389230735">
          <w:marLeft w:val="640"/>
          <w:marRight w:val="0"/>
          <w:marTop w:val="0"/>
          <w:marBottom w:val="0"/>
          <w:divBdr>
            <w:top w:val="none" w:sz="0" w:space="0" w:color="auto"/>
            <w:left w:val="none" w:sz="0" w:space="0" w:color="auto"/>
            <w:bottom w:val="none" w:sz="0" w:space="0" w:color="auto"/>
            <w:right w:val="none" w:sz="0" w:space="0" w:color="auto"/>
          </w:divBdr>
        </w:div>
        <w:div w:id="1295335983">
          <w:marLeft w:val="640"/>
          <w:marRight w:val="0"/>
          <w:marTop w:val="0"/>
          <w:marBottom w:val="0"/>
          <w:divBdr>
            <w:top w:val="none" w:sz="0" w:space="0" w:color="auto"/>
            <w:left w:val="none" w:sz="0" w:space="0" w:color="auto"/>
            <w:bottom w:val="none" w:sz="0" w:space="0" w:color="auto"/>
            <w:right w:val="none" w:sz="0" w:space="0" w:color="auto"/>
          </w:divBdr>
        </w:div>
        <w:div w:id="1251088068">
          <w:marLeft w:val="640"/>
          <w:marRight w:val="0"/>
          <w:marTop w:val="0"/>
          <w:marBottom w:val="0"/>
          <w:divBdr>
            <w:top w:val="none" w:sz="0" w:space="0" w:color="auto"/>
            <w:left w:val="none" w:sz="0" w:space="0" w:color="auto"/>
            <w:bottom w:val="none" w:sz="0" w:space="0" w:color="auto"/>
            <w:right w:val="none" w:sz="0" w:space="0" w:color="auto"/>
          </w:divBdr>
        </w:div>
        <w:div w:id="1624649884">
          <w:marLeft w:val="640"/>
          <w:marRight w:val="0"/>
          <w:marTop w:val="0"/>
          <w:marBottom w:val="0"/>
          <w:divBdr>
            <w:top w:val="none" w:sz="0" w:space="0" w:color="auto"/>
            <w:left w:val="none" w:sz="0" w:space="0" w:color="auto"/>
            <w:bottom w:val="none" w:sz="0" w:space="0" w:color="auto"/>
            <w:right w:val="none" w:sz="0" w:space="0" w:color="auto"/>
          </w:divBdr>
        </w:div>
        <w:div w:id="639383948">
          <w:marLeft w:val="640"/>
          <w:marRight w:val="0"/>
          <w:marTop w:val="0"/>
          <w:marBottom w:val="0"/>
          <w:divBdr>
            <w:top w:val="none" w:sz="0" w:space="0" w:color="auto"/>
            <w:left w:val="none" w:sz="0" w:space="0" w:color="auto"/>
            <w:bottom w:val="none" w:sz="0" w:space="0" w:color="auto"/>
            <w:right w:val="none" w:sz="0" w:space="0" w:color="auto"/>
          </w:divBdr>
        </w:div>
        <w:div w:id="1082676747">
          <w:marLeft w:val="640"/>
          <w:marRight w:val="0"/>
          <w:marTop w:val="0"/>
          <w:marBottom w:val="0"/>
          <w:divBdr>
            <w:top w:val="none" w:sz="0" w:space="0" w:color="auto"/>
            <w:left w:val="none" w:sz="0" w:space="0" w:color="auto"/>
            <w:bottom w:val="none" w:sz="0" w:space="0" w:color="auto"/>
            <w:right w:val="none" w:sz="0" w:space="0" w:color="auto"/>
          </w:divBdr>
        </w:div>
        <w:div w:id="1455054634">
          <w:marLeft w:val="640"/>
          <w:marRight w:val="0"/>
          <w:marTop w:val="0"/>
          <w:marBottom w:val="0"/>
          <w:divBdr>
            <w:top w:val="none" w:sz="0" w:space="0" w:color="auto"/>
            <w:left w:val="none" w:sz="0" w:space="0" w:color="auto"/>
            <w:bottom w:val="none" w:sz="0" w:space="0" w:color="auto"/>
            <w:right w:val="none" w:sz="0" w:space="0" w:color="auto"/>
          </w:divBdr>
        </w:div>
        <w:div w:id="1224751221">
          <w:marLeft w:val="640"/>
          <w:marRight w:val="0"/>
          <w:marTop w:val="0"/>
          <w:marBottom w:val="0"/>
          <w:divBdr>
            <w:top w:val="none" w:sz="0" w:space="0" w:color="auto"/>
            <w:left w:val="none" w:sz="0" w:space="0" w:color="auto"/>
            <w:bottom w:val="none" w:sz="0" w:space="0" w:color="auto"/>
            <w:right w:val="none" w:sz="0" w:space="0" w:color="auto"/>
          </w:divBdr>
        </w:div>
        <w:div w:id="850728459">
          <w:marLeft w:val="640"/>
          <w:marRight w:val="0"/>
          <w:marTop w:val="0"/>
          <w:marBottom w:val="0"/>
          <w:divBdr>
            <w:top w:val="none" w:sz="0" w:space="0" w:color="auto"/>
            <w:left w:val="none" w:sz="0" w:space="0" w:color="auto"/>
            <w:bottom w:val="none" w:sz="0" w:space="0" w:color="auto"/>
            <w:right w:val="none" w:sz="0" w:space="0" w:color="auto"/>
          </w:divBdr>
        </w:div>
        <w:div w:id="1692486505">
          <w:marLeft w:val="640"/>
          <w:marRight w:val="0"/>
          <w:marTop w:val="0"/>
          <w:marBottom w:val="0"/>
          <w:divBdr>
            <w:top w:val="none" w:sz="0" w:space="0" w:color="auto"/>
            <w:left w:val="none" w:sz="0" w:space="0" w:color="auto"/>
            <w:bottom w:val="none" w:sz="0" w:space="0" w:color="auto"/>
            <w:right w:val="none" w:sz="0" w:space="0" w:color="auto"/>
          </w:divBdr>
        </w:div>
        <w:div w:id="695276420">
          <w:marLeft w:val="640"/>
          <w:marRight w:val="0"/>
          <w:marTop w:val="0"/>
          <w:marBottom w:val="0"/>
          <w:divBdr>
            <w:top w:val="none" w:sz="0" w:space="0" w:color="auto"/>
            <w:left w:val="none" w:sz="0" w:space="0" w:color="auto"/>
            <w:bottom w:val="none" w:sz="0" w:space="0" w:color="auto"/>
            <w:right w:val="none" w:sz="0" w:space="0" w:color="auto"/>
          </w:divBdr>
        </w:div>
        <w:div w:id="1372879654">
          <w:marLeft w:val="640"/>
          <w:marRight w:val="0"/>
          <w:marTop w:val="0"/>
          <w:marBottom w:val="0"/>
          <w:divBdr>
            <w:top w:val="none" w:sz="0" w:space="0" w:color="auto"/>
            <w:left w:val="none" w:sz="0" w:space="0" w:color="auto"/>
            <w:bottom w:val="none" w:sz="0" w:space="0" w:color="auto"/>
            <w:right w:val="none" w:sz="0" w:space="0" w:color="auto"/>
          </w:divBdr>
        </w:div>
        <w:div w:id="229074006">
          <w:marLeft w:val="640"/>
          <w:marRight w:val="0"/>
          <w:marTop w:val="0"/>
          <w:marBottom w:val="0"/>
          <w:divBdr>
            <w:top w:val="none" w:sz="0" w:space="0" w:color="auto"/>
            <w:left w:val="none" w:sz="0" w:space="0" w:color="auto"/>
            <w:bottom w:val="none" w:sz="0" w:space="0" w:color="auto"/>
            <w:right w:val="none" w:sz="0" w:space="0" w:color="auto"/>
          </w:divBdr>
        </w:div>
        <w:div w:id="980114857">
          <w:marLeft w:val="640"/>
          <w:marRight w:val="0"/>
          <w:marTop w:val="0"/>
          <w:marBottom w:val="0"/>
          <w:divBdr>
            <w:top w:val="none" w:sz="0" w:space="0" w:color="auto"/>
            <w:left w:val="none" w:sz="0" w:space="0" w:color="auto"/>
            <w:bottom w:val="none" w:sz="0" w:space="0" w:color="auto"/>
            <w:right w:val="none" w:sz="0" w:space="0" w:color="auto"/>
          </w:divBdr>
        </w:div>
        <w:div w:id="1176845540">
          <w:marLeft w:val="640"/>
          <w:marRight w:val="0"/>
          <w:marTop w:val="0"/>
          <w:marBottom w:val="0"/>
          <w:divBdr>
            <w:top w:val="none" w:sz="0" w:space="0" w:color="auto"/>
            <w:left w:val="none" w:sz="0" w:space="0" w:color="auto"/>
            <w:bottom w:val="none" w:sz="0" w:space="0" w:color="auto"/>
            <w:right w:val="none" w:sz="0" w:space="0" w:color="auto"/>
          </w:divBdr>
        </w:div>
        <w:div w:id="555553454">
          <w:marLeft w:val="640"/>
          <w:marRight w:val="0"/>
          <w:marTop w:val="0"/>
          <w:marBottom w:val="0"/>
          <w:divBdr>
            <w:top w:val="none" w:sz="0" w:space="0" w:color="auto"/>
            <w:left w:val="none" w:sz="0" w:space="0" w:color="auto"/>
            <w:bottom w:val="none" w:sz="0" w:space="0" w:color="auto"/>
            <w:right w:val="none" w:sz="0" w:space="0" w:color="auto"/>
          </w:divBdr>
        </w:div>
        <w:div w:id="568884150">
          <w:marLeft w:val="640"/>
          <w:marRight w:val="0"/>
          <w:marTop w:val="0"/>
          <w:marBottom w:val="0"/>
          <w:divBdr>
            <w:top w:val="none" w:sz="0" w:space="0" w:color="auto"/>
            <w:left w:val="none" w:sz="0" w:space="0" w:color="auto"/>
            <w:bottom w:val="none" w:sz="0" w:space="0" w:color="auto"/>
            <w:right w:val="none" w:sz="0" w:space="0" w:color="auto"/>
          </w:divBdr>
        </w:div>
        <w:div w:id="2079357654">
          <w:marLeft w:val="640"/>
          <w:marRight w:val="0"/>
          <w:marTop w:val="0"/>
          <w:marBottom w:val="0"/>
          <w:divBdr>
            <w:top w:val="none" w:sz="0" w:space="0" w:color="auto"/>
            <w:left w:val="none" w:sz="0" w:space="0" w:color="auto"/>
            <w:bottom w:val="none" w:sz="0" w:space="0" w:color="auto"/>
            <w:right w:val="none" w:sz="0" w:space="0" w:color="auto"/>
          </w:divBdr>
        </w:div>
        <w:div w:id="1361542231">
          <w:marLeft w:val="640"/>
          <w:marRight w:val="0"/>
          <w:marTop w:val="0"/>
          <w:marBottom w:val="0"/>
          <w:divBdr>
            <w:top w:val="none" w:sz="0" w:space="0" w:color="auto"/>
            <w:left w:val="none" w:sz="0" w:space="0" w:color="auto"/>
            <w:bottom w:val="none" w:sz="0" w:space="0" w:color="auto"/>
            <w:right w:val="none" w:sz="0" w:space="0" w:color="auto"/>
          </w:divBdr>
        </w:div>
        <w:div w:id="486016274">
          <w:marLeft w:val="640"/>
          <w:marRight w:val="0"/>
          <w:marTop w:val="0"/>
          <w:marBottom w:val="0"/>
          <w:divBdr>
            <w:top w:val="none" w:sz="0" w:space="0" w:color="auto"/>
            <w:left w:val="none" w:sz="0" w:space="0" w:color="auto"/>
            <w:bottom w:val="none" w:sz="0" w:space="0" w:color="auto"/>
            <w:right w:val="none" w:sz="0" w:space="0" w:color="auto"/>
          </w:divBdr>
        </w:div>
        <w:div w:id="1174105118">
          <w:marLeft w:val="640"/>
          <w:marRight w:val="0"/>
          <w:marTop w:val="0"/>
          <w:marBottom w:val="0"/>
          <w:divBdr>
            <w:top w:val="none" w:sz="0" w:space="0" w:color="auto"/>
            <w:left w:val="none" w:sz="0" w:space="0" w:color="auto"/>
            <w:bottom w:val="none" w:sz="0" w:space="0" w:color="auto"/>
            <w:right w:val="none" w:sz="0" w:space="0" w:color="auto"/>
          </w:divBdr>
        </w:div>
        <w:div w:id="71466038">
          <w:marLeft w:val="640"/>
          <w:marRight w:val="0"/>
          <w:marTop w:val="0"/>
          <w:marBottom w:val="0"/>
          <w:divBdr>
            <w:top w:val="none" w:sz="0" w:space="0" w:color="auto"/>
            <w:left w:val="none" w:sz="0" w:space="0" w:color="auto"/>
            <w:bottom w:val="none" w:sz="0" w:space="0" w:color="auto"/>
            <w:right w:val="none" w:sz="0" w:space="0" w:color="auto"/>
          </w:divBdr>
        </w:div>
        <w:div w:id="844783834">
          <w:marLeft w:val="640"/>
          <w:marRight w:val="0"/>
          <w:marTop w:val="0"/>
          <w:marBottom w:val="0"/>
          <w:divBdr>
            <w:top w:val="none" w:sz="0" w:space="0" w:color="auto"/>
            <w:left w:val="none" w:sz="0" w:space="0" w:color="auto"/>
            <w:bottom w:val="none" w:sz="0" w:space="0" w:color="auto"/>
            <w:right w:val="none" w:sz="0" w:space="0" w:color="auto"/>
          </w:divBdr>
        </w:div>
        <w:div w:id="130485049">
          <w:marLeft w:val="640"/>
          <w:marRight w:val="0"/>
          <w:marTop w:val="0"/>
          <w:marBottom w:val="0"/>
          <w:divBdr>
            <w:top w:val="none" w:sz="0" w:space="0" w:color="auto"/>
            <w:left w:val="none" w:sz="0" w:space="0" w:color="auto"/>
            <w:bottom w:val="none" w:sz="0" w:space="0" w:color="auto"/>
            <w:right w:val="none" w:sz="0" w:space="0" w:color="auto"/>
          </w:divBdr>
        </w:div>
        <w:div w:id="1950504230">
          <w:marLeft w:val="640"/>
          <w:marRight w:val="0"/>
          <w:marTop w:val="0"/>
          <w:marBottom w:val="0"/>
          <w:divBdr>
            <w:top w:val="none" w:sz="0" w:space="0" w:color="auto"/>
            <w:left w:val="none" w:sz="0" w:space="0" w:color="auto"/>
            <w:bottom w:val="none" w:sz="0" w:space="0" w:color="auto"/>
            <w:right w:val="none" w:sz="0" w:space="0" w:color="auto"/>
          </w:divBdr>
        </w:div>
        <w:div w:id="420180029">
          <w:marLeft w:val="640"/>
          <w:marRight w:val="0"/>
          <w:marTop w:val="0"/>
          <w:marBottom w:val="0"/>
          <w:divBdr>
            <w:top w:val="none" w:sz="0" w:space="0" w:color="auto"/>
            <w:left w:val="none" w:sz="0" w:space="0" w:color="auto"/>
            <w:bottom w:val="none" w:sz="0" w:space="0" w:color="auto"/>
            <w:right w:val="none" w:sz="0" w:space="0" w:color="auto"/>
          </w:divBdr>
        </w:div>
        <w:div w:id="1490170071">
          <w:marLeft w:val="640"/>
          <w:marRight w:val="0"/>
          <w:marTop w:val="0"/>
          <w:marBottom w:val="0"/>
          <w:divBdr>
            <w:top w:val="none" w:sz="0" w:space="0" w:color="auto"/>
            <w:left w:val="none" w:sz="0" w:space="0" w:color="auto"/>
            <w:bottom w:val="none" w:sz="0" w:space="0" w:color="auto"/>
            <w:right w:val="none" w:sz="0" w:space="0" w:color="auto"/>
          </w:divBdr>
        </w:div>
        <w:div w:id="1753816088">
          <w:marLeft w:val="640"/>
          <w:marRight w:val="0"/>
          <w:marTop w:val="0"/>
          <w:marBottom w:val="0"/>
          <w:divBdr>
            <w:top w:val="none" w:sz="0" w:space="0" w:color="auto"/>
            <w:left w:val="none" w:sz="0" w:space="0" w:color="auto"/>
            <w:bottom w:val="none" w:sz="0" w:space="0" w:color="auto"/>
            <w:right w:val="none" w:sz="0" w:space="0" w:color="auto"/>
          </w:divBdr>
        </w:div>
        <w:div w:id="1752115197">
          <w:marLeft w:val="640"/>
          <w:marRight w:val="0"/>
          <w:marTop w:val="0"/>
          <w:marBottom w:val="0"/>
          <w:divBdr>
            <w:top w:val="none" w:sz="0" w:space="0" w:color="auto"/>
            <w:left w:val="none" w:sz="0" w:space="0" w:color="auto"/>
            <w:bottom w:val="none" w:sz="0" w:space="0" w:color="auto"/>
            <w:right w:val="none" w:sz="0" w:space="0" w:color="auto"/>
          </w:divBdr>
        </w:div>
        <w:div w:id="1365329353">
          <w:marLeft w:val="640"/>
          <w:marRight w:val="0"/>
          <w:marTop w:val="0"/>
          <w:marBottom w:val="0"/>
          <w:divBdr>
            <w:top w:val="none" w:sz="0" w:space="0" w:color="auto"/>
            <w:left w:val="none" w:sz="0" w:space="0" w:color="auto"/>
            <w:bottom w:val="none" w:sz="0" w:space="0" w:color="auto"/>
            <w:right w:val="none" w:sz="0" w:space="0" w:color="auto"/>
          </w:divBdr>
        </w:div>
        <w:div w:id="430668407">
          <w:marLeft w:val="640"/>
          <w:marRight w:val="0"/>
          <w:marTop w:val="0"/>
          <w:marBottom w:val="0"/>
          <w:divBdr>
            <w:top w:val="none" w:sz="0" w:space="0" w:color="auto"/>
            <w:left w:val="none" w:sz="0" w:space="0" w:color="auto"/>
            <w:bottom w:val="none" w:sz="0" w:space="0" w:color="auto"/>
            <w:right w:val="none" w:sz="0" w:space="0" w:color="auto"/>
          </w:divBdr>
        </w:div>
        <w:div w:id="1379665774">
          <w:marLeft w:val="640"/>
          <w:marRight w:val="0"/>
          <w:marTop w:val="0"/>
          <w:marBottom w:val="0"/>
          <w:divBdr>
            <w:top w:val="none" w:sz="0" w:space="0" w:color="auto"/>
            <w:left w:val="none" w:sz="0" w:space="0" w:color="auto"/>
            <w:bottom w:val="none" w:sz="0" w:space="0" w:color="auto"/>
            <w:right w:val="none" w:sz="0" w:space="0" w:color="auto"/>
          </w:divBdr>
        </w:div>
        <w:div w:id="1401753492">
          <w:marLeft w:val="640"/>
          <w:marRight w:val="0"/>
          <w:marTop w:val="0"/>
          <w:marBottom w:val="0"/>
          <w:divBdr>
            <w:top w:val="none" w:sz="0" w:space="0" w:color="auto"/>
            <w:left w:val="none" w:sz="0" w:space="0" w:color="auto"/>
            <w:bottom w:val="none" w:sz="0" w:space="0" w:color="auto"/>
            <w:right w:val="none" w:sz="0" w:space="0" w:color="auto"/>
          </w:divBdr>
        </w:div>
        <w:div w:id="327057201">
          <w:marLeft w:val="640"/>
          <w:marRight w:val="0"/>
          <w:marTop w:val="0"/>
          <w:marBottom w:val="0"/>
          <w:divBdr>
            <w:top w:val="none" w:sz="0" w:space="0" w:color="auto"/>
            <w:left w:val="none" w:sz="0" w:space="0" w:color="auto"/>
            <w:bottom w:val="none" w:sz="0" w:space="0" w:color="auto"/>
            <w:right w:val="none" w:sz="0" w:space="0" w:color="auto"/>
          </w:divBdr>
        </w:div>
        <w:div w:id="2015841140">
          <w:marLeft w:val="640"/>
          <w:marRight w:val="0"/>
          <w:marTop w:val="0"/>
          <w:marBottom w:val="0"/>
          <w:divBdr>
            <w:top w:val="none" w:sz="0" w:space="0" w:color="auto"/>
            <w:left w:val="none" w:sz="0" w:space="0" w:color="auto"/>
            <w:bottom w:val="none" w:sz="0" w:space="0" w:color="auto"/>
            <w:right w:val="none" w:sz="0" w:space="0" w:color="auto"/>
          </w:divBdr>
        </w:div>
        <w:div w:id="1590698732">
          <w:marLeft w:val="640"/>
          <w:marRight w:val="0"/>
          <w:marTop w:val="0"/>
          <w:marBottom w:val="0"/>
          <w:divBdr>
            <w:top w:val="none" w:sz="0" w:space="0" w:color="auto"/>
            <w:left w:val="none" w:sz="0" w:space="0" w:color="auto"/>
            <w:bottom w:val="none" w:sz="0" w:space="0" w:color="auto"/>
            <w:right w:val="none" w:sz="0" w:space="0" w:color="auto"/>
          </w:divBdr>
        </w:div>
        <w:div w:id="1123380066">
          <w:marLeft w:val="640"/>
          <w:marRight w:val="0"/>
          <w:marTop w:val="0"/>
          <w:marBottom w:val="0"/>
          <w:divBdr>
            <w:top w:val="none" w:sz="0" w:space="0" w:color="auto"/>
            <w:left w:val="none" w:sz="0" w:space="0" w:color="auto"/>
            <w:bottom w:val="none" w:sz="0" w:space="0" w:color="auto"/>
            <w:right w:val="none" w:sz="0" w:space="0" w:color="auto"/>
          </w:divBdr>
        </w:div>
        <w:div w:id="1528759163">
          <w:marLeft w:val="640"/>
          <w:marRight w:val="0"/>
          <w:marTop w:val="0"/>
          <w:marBottom w:val="0"/>
          <w:divBdr>
            <w:top w:val="none" w:sz="0" w:space="0" w:color="auto"/>
            <w:left w:val="none" w:sz="0" w:space="0" w:color="auto"/>
            <w:bottom w:val="none" w:sz="0" w:space="0" w:color="auto"/>
            <w:right w:val="none" w:sz="0" w:space="0" w:color="auto"/>
          </w:divBdr>
        </w:div>
        <w:div w:id="708997996">
          <w:marLeft w:val="640"/>
          <w:marRight w:val="0"/>
          <w:marTop w:val="0"/>
          <w:marBottom w:val="0"/>
          <w:divBdr>
            <w:top w:val="none" w:sz="0" w:space="0" w:color="auto"/>
            <w:left w:val="none" w:sz="0" w:space="0" w:color="auto"/>
            <w:bottom w:val="none" w:sz="0" w:space="0" w:color="auto"/>
            <w:right w:val="none" w:sz="0" w:space="0" w:color="auto"/>
          </w:divBdr>
        </w:div>
        <w:div w:id="643588334">
          <w:marLeft w:val="640"/>
          <w:marRight w:val="0"/>
          <w:marTop w:val="0"/>
          <w:marBottom w:val="0"/>
          <w:divBdr>
            <w:top w:val="none" w:sz="0" w:space="0" w:color="auto"/>
            <w:left w:val="none" w:sz="0" w:space="0" w:color="auto"/>
            <w:bottom w:val="none" w:sz="0" w:space="0" w:color="auto"/>
            <w:right w:val="none" w:sz="0" w:space="0" w:color="auto"/>
          </w:divBdr>
        </w:div>
      </w:divsChild>
    </w:div>
    <w:div w:id="2079134453">
      <w:marLeft w:val="640"/>
      <w:marRight w:val="0"/>
      <w:marTop w:val="0"/>
      <w:marBottom w:val="0"/>
      <w:divBdr>
        <w:top w:val="none" w:sz="0" w:space="0" w:color="auto"/>
        <w:left w:val="none" w:sz="0" w:space="0" w:color="auto"/>
        <w:bottom w:val="none" w:sz="0" w:space="0" w:color="auto"/>
        <w:right w:val="none" w:sz="0" w:space="0" w:color="auto"/>
      </w:divBdr>
    </w:div>
    <w:div w:id="2079160441">
      <w:bodyDiv w:val="1"/>
      <w:marLeft w:val="0"/>
      <w:marRight w:val="0"/>
      <w:marTop w:val="0"/>
      <w:marBottom w:val="0"/>
      <w:divBdr>
        <w:top w:val="none" w:sz="0" w:space="0" w:color="auto"/>
        <w:left w:val="none" w:sz="0" w:space="0" w:color="auto"/>
        <w:bottom w:val="none" w:sz="0" w:space="0" w:color="auto"/>
        <w:right w:val="none" w:sz="0" w:space="0" w:color="auto"/>
      </w:divBdr>
      <w:divsChild>
        <w:div w:id="1925341007">
          <w:marLeft w:val="640"/>
          <w:marRight w:val="0"/>
          <w:marTop w:val="0"/>
          <w:marBottom w:val="0"/>
          <w:divBdr>
            <w:top w:val="none" w:sz="0" w:space="0" w:color="auto"/>
            <w:left w:val="none" w:sz="0" w:space="0" w:color="auto"/>
            <w:bottom w:val="none" w:sz="0" w:space="0" w:color="auto"/>
            <w:right w:val="none" w:sz="0" w:space="0" w:color="auto"/>
          </w:divBdr>
        </w:div>
        <w:div w:id="1084837733">
          <w:marLeft w:val="640"/>
          <w:marRight w:val="0"/>
          <w:marTop w:val="0"/>
          <w:marBottom w:val="0"/>
          <w:divBdr>
            <w:top w:val="none" w:sz="0" w:space="0" w:color="auto"/>
            <w:left w:val="none" w:sz="0" w:space="0" w:color="auto"/>
            <w:bottom w:val="none" w:sz="0" w:space="0" w:color="auto"/>
            <w:right w:val="none" w:sz="0" w:space="0" w:color="auto"/>
          </w:divBdr>
        </w:div>
        <w:div w:id="40910562">
          <w:marLeft w:val="640"/>
          <w:marRight w:val="0"/>
          <w:marTop w:val="0"/>
          <w:marBottom w:val="0"/>
          <w:divBdr>
            <w:top w:val="none" w:sz="0" w:space="0" w:color="auto"/>
            <w:left w:val="none" w:sz="0" w:space="0" w:color="auto"/>
            <w:bottom w:val="none" w:sz="0" w:space="0" w:color="auto"/>
            <w:right w:val="none" w:sz="0" w:space="0" w:color="auto"/>
          </w:divBdr>
        </w:div>
        <w:div w:id="308902997">
          <w:marLeft w:val="640"/>
          <w:marRight w:val="0"/>
          <w:marTop w:val="0"/>
          <w:marBottom w:val="0"/>
          <w:divBdr>
            <w:top w:val="none" w:sz="0" w:space="0" w:color="auto"/>
            <w:left w:val="none" w:sz="0" w:space="0" w:color="auto"/>
            <w:bottom w:val="none" w:sz="0" w:space="0" w:color="auto"/>
            <w:right w:val="none" w:sz="0" w:space="0" w:color="auto"/>
          </w:divBdr>
        </w:div>
        <w:div w:id="1518077375">
          <w:marLeft w:val="640"/>
          <w:marRight w:val="0"/>
          <w:marTop w:val="0"/>
          <w:marBottom w:val="0"/>
          <w:divBdr>
            <w:top w:val="none" w:sz="0" w:space="0" w:color="auto"/>
            <w:left w:val="none" w:sz="0" w:space="0" w:color="auto"/>
            <w:bottom w:val="none" w:sz="0" w:space="0" w:color="auto"/>
            <w:right w:val="none" w:sz="0" w:space="0" w:color="auto"/>
          </w:divBdr>
        </w:div>
        <w:div w:id="818884942">
          <w:marLeft w:val="640"/>
          <w:marRight w:val="0"/>
          <w:marTop w:val="0"/>
          <w:marBottom w:val="0"/>
          <w:divBdr>
            <w:top w:val="none" w:sz="0" w:space="0" w:color="auto"/>
            <w:left w:val="none" w:sz="0" w:space="0" w:color="auto"/>
            <w:bottom w:val="none" w:sz="0" w:space="0" w:color="auto"/>
            <w:right w:val="none" w:sz="0" w:space="0" w:color="auto"/>
          </w:divBdr>
        </w:div>
        <w:div w:id="1430733062">
          <w:marLeft w:val="640"/>
          <w:marRight w:val="0"/>
          <w:marTop w:val="0"/>
          <w:marBottom w:val="0"/>
          <w:divBdr>
            <w:top w:val="none" w:sz="0" w:space="0" w:color="auto"/>
            <w:left w:val="none" w:sz="0" w:space="0" w:color="auto"/>
            <w:bottom w:val="none" w:sz="0" w:space="0" w:color="auto"/>
            <w:right w:val="none" w:sz="0" w:space="0" w:color="auto"/>
          </w:divBdr>
        </w:div>
        <w:div w:id="1384211611">
          <w:marLeft w:val="640"/>
          <w:marRight w:val="0"/>
          <w:marTop w:val="0"/>
          <w:marBottom w:val="0"/>
          <w:divBdr>
            <w:top w:val="none" w:sz="0" w:space="0" w:color="auto"/>
            <w:left w:val="none" w:sz="0" w:space="0" w:color="auto"/>
            <w:bottom w:val="none" w:sz="0" w:space="0" w:color="auto"/>
            <w:right w:val="none" w:sz="0" w:space="0" w:color="auto"/>
          </w:divBdr>
        </w:div>
        <w:div w:id="455024020">
          <w:marLeft w:val="640"/>
          <w:marRight w:val="0"/>
          <w:marTop w:val="0"/>
          <w:marBottom w:val="0"/>
          <w:divBdr>
            <w:top w:val="none" w:sz="0" w:space="0" w:color="auto"/>
            <w:left w:val="none" w:sz="0" w:space="0" w:color="auto"/>
            <w:bottom w:val="none" w:sz="0" w:space="0" w:color="auto"/>
            <w:right w:val="none" w:sz="0" w:space="0" w:color="auto"/>
          </w:divBdr>
        </w:div>
        <w:div w:id="815536084">
          <w:marLeft w:val="640"/>
          <w:marRight w:val="0"/>
          <w:marTop w:val="0"/>
          <w:marBottom w:val="0"/>
          <w:divBdr>
            <w:top w:val="none" w:sz="0" w:space="0" w:color="auto"/>
            <w:left w:val="none" w:sz="0" w:space="0" w:color="auto"/>
            <w:bottom w:val="none" w:sz="0" w:space="0" w:color="auto"/>
            <w:right w:val="none" w:sz="0" w:space="0" w:color="auto"/>
          </w:divBdr>
        </w:div>
        <w:div w:id="824202186">
          <w:marLeft w:val="640"/>
          <w:marRight w:val="0"/>
          <w:marTop w:val="0"/>
          <w:marBottom w:val="0"/>
          <w:divBdr>
            <w:top w:val="none" w:sz="0" w:space="0" w:color="auto"/>
            <w:left w:val="none" w:sz="0" w:space="0" w:color="auto"/>
            <w:bottom w:val="none" w:sz="0" w:space="0" w:color="auto"/>
            <w:right w:val="none" w:sz="0" w:space="0" w:color="auto"/>
          </w:divBdr>
        </w:div>
        <w:div w:id="417942334">
          <w:marLeft w:val="640"/>
          <w:marRight w:val="0"/>
          <w:marTop w:val="0"/>
          <w:marBottom w:val="0"/>
          <w:divBdr>
            <w:top w:val="none" w:sz="0" w:space="0" w:color="auto"/>
            <w:left w:val="none" w:sz="0" w:space="0" w:color="auto"/>
            <w:bottom w:val="none" w:sz="0" w:space="0" w:color="auto"/>
            <w:right w:val="none" w:sz="0" w:space="0" w:color="auto"/>
          </w:divBdr>
        </w:div>
        <w:div w:id="630138596">
          <w:marLeft w:val="640"/>
          <w:marRight w:val="0"/>
          <w:marTop w:val="0"/>
          <w:marBottom w:val="0"/>
          <w:divBdr>
            <w:top w:val="none" w:sz="0" w:space="0" w:color="auto"/>
            <w:left w:val="none" w:sz="0" w:space="0" w:color="auto"/>
            <w:bottom w:val="none" w:sz="0" w:space="0" w:color="auto"/>
            <w:right w:val="none" w:sz="0" w:space="0" w:color="auto"/>
          </w:divBdr>
        </w:div>
        <w:div w:id="777678281">
          <w:marLeft w:val="640"/>
          <w:marRight w:val="0"/>
          <w:marTop w:val="0"/>
          <w:marBottom w:val="0"/>
          <w:divBdr>
            <w:top w:val="none" w:sz="0" w:space="0" w:color="auto"/>
            <w:left w:val="none" w:sz="0" w:space="0" w:color="auto"/>
            <w:bottom w:val="none" w:sz="0" w:space="0" w:color="auto"/>
            <w:right w:val="none" w:sz="0" w:space="0" w:color="auto"/>
          </w:divBdr>
        </w:div>
        <w:div w:id="1288311963">
          <w:marLeft w:val="640"/>
          <w:marRight w:val="0"/>
          <w:marTop w:val="0"/>
          <w:marBottom w:val="0"/>
          <w:divBdr>
            <w:top w:val="none" w:sz="0" w:space="0" w:color="auto"/>
            <w:left w:val="none" w:sz="0" w:space="0" w:color="auto"/>
            <w:bottom w:val="none" w:sz="0" w:space="0" w:color="auto"/>
            <w:right w:val="none" w:sz="0" w:space="0" w:color="auto"/>
          </w:divBdr>
        </w:div>
        <w:div w:id="273558272">
          <w:marLeft w:val="640"/>
          <w:marRight w:val="0"/>
          <w:marTop w:val="0"/>
          <w:marBottom w:val="0"/>
          <w:divBdr>
            <w:top w:val="none" w:sz="0" w:space="0" w:color="auto"/>
            <w:left w:val="none" w:sz="0" w:space="0" w:color="auto"/>
            <w:bottom w:val="none" w:sz="0" w:space="0" w:color="auto"/>
            <w:right w:val="none" w:sz="0" w:space="0" w:color="auto"/>
          </w:divBdr>
        </w:div>
        <w:div w:id="1249315277">
          <w:marLeft w:val="640"/>
          <w:marRight w:val="0"/>
          <w:marTop w:val="0"/>
          <w:marBottom w:val="0"/>
          <w:divBdr>
            <w:top w:val="none" w:sz="0" w:space="0" w:color="auto"/>
            <w:left w:val="none" w:sz="0" w:space="0" w:color="auto"/>
            <w:bottom w:val="none" w:sz="0" w:space="0" w:color="auto"/>
            <w:right w:val="none" w:sz="0" w:space="0" w:color="auto"/>
          </w:divBdr>
        </w:div>
        <w:div w:id="541331170">
          <w:marLeft w:val="640"/>
          <w:marRight w:val="0"/>
          <w:marTop w:val="0"/>
          <w:marBottom w:val="0"/>
          <w:divBdr>
            <w:top w:val="none" w:sz="0" w:space="0" w:color="auto"/>
            <w:left w:val="none" w:sz="0" w:space="0" w:color="auto"/>
            <w:bottom w:val="none" w:sz="0" w:space="0" w:color="auto"/>
            <w:right w:val="none" w:sz="0" w:space="0" w:color="auto"/>
          </w:divBdr>
        </w:div>
        <w:div w:id="1597178724">
          <w:marLeft w:val="640"/>
          <w:marRight w:val="0"/>
          <w:marTop w:val="0"/>
          <w:marBottom w:val="0"/>
          <w:divBdr>
            <w:top w:val="none" w:sz="0" w:space="0" w:color="auto"/>
            <w:left w:val="none" w:sz="0" w:space="0" w:color="auto"/>
            <w:bottom w:val="none" w:sz="0" w:space="0" w:color="auto"/>
            <w:right w:val="none" w:sz="0" w:space="0" w:color="auto"/>
          </w:divBdr>
        </w:div>
        <w:div w:id="626664163">
          <w:marLeft w:val="640"/>
          <w:marRight w:val="0"/>
          <w:marTop w:val="0"/>
          <w:marBottom w:val="0"/>
          <w:divBdr>
            <w:top w:val="none" w:sz="0" w:space="0" w:color="auto"/>
            <w:left w:val="none" w:sz="0" w:space="0" w:color="auto"/>
            <w:bottom w:val="none" w:sz="0" w:space="0" w:color="auto"/>
            <w:right w:val="none" w:sz="0" w:space="0" w:color="auto"/>
          </w:divBdr>
        </w:div>
        <w:div w:id="1472287794">
          <w:marLeft w:val="640"/>
          <w:marRight w:val="0"/>
          <w:marTop w:val="0"/>
          <w:marBottom w:val="0"/>
          <w:divBdr>
            <w:top w:val="none" w:sz="0" w:space="0" w:color="auto"/>
            <w:left w:val="none" w:sz="0" w:space="0" w:color="auto"/>
            <w:bottom w:val="none" w:sz="0" w:space="0" w:color="auto"/>
            <w:right w:val="none" w:sz="0" w:space="0" w:color="auto"/>
          </w:divBdr>
        </w:div>
        <w:div w:id="649408213">
          <w:marLeft w:val="640"/>
          <w:marRight w:val="0"/>
          <w:marTop w:val="0"/>
          <w:marBottom w:val="0"/>
          <w:divBdr>
            <w:top w:val="none" w:sz="0" w:space="0" w:color="auto"/>
            <w:left w:val="none" w:sz="0" w:space="0" w:color="auto"/>
            <w:bottom w:val="none" w:sz="0" w:space="0" w:color="auto"/>
            <w:right w:val="none" w:sz="0" w:space="0" w:color="auto"/>
          </w:divBdr>
        </w:div>
        <w:div w:id="1241141396">
          <w:marLeft w:val="640"/>
          <w:marRight w:val="0"/>
          <w:marTop w:val="0"/>
          <w:marBottom w:val="0"/>
          <w:divBdr>
            <w:top w:val="none" w:sz="0" w:space="0" w:color="auto"/>
            <w:left w:val="none" w:sz="0" w:space="0" w:color="auto"/>
            <w:bottom w:val="none" w:sz="0" w:space="0" w:color="auto"/>
            <w:right w:val="none" w:sz="0" w:space="0" w:color="auto"/>
          </w:divBdr>
        </w:div>
        <w:div w:id="1860271461">
          <w:marLeft w:val="640"/>
          <w:marRight w:val="0"/>
          <w:marTop w:val="0"/>
          <w:marBottom w:val="0"/>
          <w:divBdr>
            <w:top w:val="none" w:sz="0" w:space="0" w:color="auto"/>
            <w:left w:val="none" w:sz="0" w:space="0" w:color="auto"/>
            <w:bottom w:val="none" w:sz="0" w:space="0" w:color="auto"/>
            <w:right w:val="none" w:sz="0" w:space="0" w:color="auto"/>
          </w:divBdr>
        </w:div>
        <w:div w:id="885946495">
          <w:marLeft w:val="640"/>
          <w:marRight w:val="0"/>
          <w:marTop w:val="0"/>
          <w:marBottom w:val="0"/>
          <w:divBdr>
            <w:top w:val="none" w:sz="0" w:space="0" w:color="auto"/>
            <w:left w:val="none" w:sz="0" w:space="0" w:color="auto"/>
            <w:bottom w:val="none" w:sz="0" w:space="0" w:color="auto"/>
            <w:right w:val="none" w:sz="0" w:space="0" w:color="auto"/>
          </w:divBdr>
        </w:div>
        <w:div w:id="2057048593">
          <w:marLeft w:val="640"/>
          <w:marRight w:val="0"/>
          <w:marTop w:val="0"/>
          <w:marBottom w:val="0"/>
          <w:divBdr>
            <w:top w:val="none" w:sz="0" w:space="0" w:color="auto"/>
            <w:left w:val="none" w:sz="0" w:space="0" w:color="auto"/>
            <w:bottom w:val="none" w:sz="0" w:space="0" w:color="auto"/>
            <w:right w:val="none" w:sz="0" w:space="0" w:color="auto"/>
          </w:divBdr>
        </w:div>
        <w:div w:id="772044996">
          <w:marLeft w:val="640"/>
          <w:marRight w:val="0"/>
          <w:marTop w:val="0"/>
          <w:marBottom w:val="0"/>
          <w:divBdr>
            <w:top w:val="none" w:sz="0" w:space="0" w:color="auto"/>
            <w:left w:val="none" w:sz="0" w:space="0" w:color="auto"/>
            <w:bottom w:val="none" w:sz="0" w:space="0" w:color="auto"/>
            <w:right w:val="none" w:sz="0" w:space="0" w:color="auto"/>
          </w:divBdr>
        </w:div>
        <w:div w:id="235289507">
          <w:marLeft w:val="640"/>
          <w:marRight w:val="0"/>
          <w:marTop w:val="0"/>
          <w:marBottom w:val="0"/>
          <w:divBdr>
            <w:top w:val="none" w:sz="0" w:space="0" w:color="auto"/>
            <w:left w:val="none" w:sz="0" w:space="0" w:color="auto"/>
            <w:bottom w:val="none" w:sz="0" w:space="0" w:color="auto"/>
            <w:right w:val="none" w:sz="0" w:space="0" w:color="auto"/>
          </w:divBdr>
        </w:div>
        <w:div w:id="168060965">
          <w:marLeft w:val="640"/>
          <w:marRight w:val="0"/>
          <w:marTop w:val="0"/>
          <w:marBottom w:val="0"/>
          <w:divBdr>
            <w:top w:val="none" w:sz="0" w:space="0" w:color="auto"/>
            <w:left w:val="none" w:sz="0" w:space="0" w:color="auto"/>
            <w:bottom w:val="none" w:sz="0" w:space="0" w:color="auto"/>
            <w:right w:val="none" w:sz="0" w:space="0" w:color="auto"/>
          </w:divBdr>
        </w:div>
        <w:div w:id="32779270">
          <w:marLeft w:val="640"/>
          <w:marRight w:val="0"/>
          <w:marTop w:val="0"/>
          <w:marBottom w:val="0"/>
          <w:divBdr>
            <w:top w:val="none" w:sz="0" w:space="0" w:color="auto"/>
            <w:left w:val="none" w:sz="0" w:space="0" w:color="auto"/>
            <w:bottom w:val="none" w:sz="0" w:space="0" w:color="auto"/>
            <w:right w:val="none" w:sz="0" w:space="0" w:color="auto"/>
          </w:divBdr>
        </w:div>
        <w:div w:id="824130583">
          <w:marLeft w:val="640"/>
          <w:marRight w:val="0"/>
          <w:marTop w:val="0"/>
          <w:marBottom w:val="0"/>
          <w:divBdr>
            <w:top w:val="none" w:sz="0" w:space="0" w:color="auto"/>
            <w:left w:val="none" w:sz="0" w:space="0" w:color="auto"/>
            <w:bottom w:val="none" w:sz="0" w:space="0" w:color="auto"/>
            <w:right w:val="none" w:sz="0" w:space="0" w:color="auto"/>
          </w:divBdr>
        </w:div>
        <w:div w:id="1664503428">
          <w:marLeft w:val="640"/>
          <w:marRight w:val="0"/>
          <w:marTop w:val="0"/>
          <w:marBottom w:val="0"/>
          <w:divBdr>
            <w:top w:val="none" w:sz="0" w:space="0" w:color="auto"/>
            <w:left w:val="none" w:sz="0" w:space="0" w:color="auto"/>
            <w:bottom w:val="none" w:sz="0" w:space="0" w:color="auto"/>
            <w:right w:val="none" w:sz="0" w:space="0" w:color="auto"/>
          </w:divBdr>
        </w:div>
        <w:div w:id="419983721">
          <w:marLeft w:val="640"/>
          <w:marRight w:val="0"/>
          <w:marTop w:val="0"/>
          <w:marBottom w:val="0"/>
          <w:divBdr>
            <w:top w:val="none" w:sz="0" w:space="0" w:color="auto"/>
            <w:left w:val="none" w:sz="0" w:space="0" w:color="auto"/>
            <w:bottom w:val="none" w:sz="0" w:space="0" w:color="auto"/>
            <w:right w:val="none" w:sz="0" w:space="0" w:color="auto"/>
          </w:divBdr>
        </w:div>
        <w:div w:id="28261225">
          <w:marLeft w:val="640"/>
          <w:marRight w:val="0"/>
          <w:marTop w:val="0"/>
          <w:marBottom w:val="0"/>
          <w:divBdr>
            <w:top w:val="none" w:sz="0" w:space="0" w:color="auto"/>
            <w:left w:val="none" w:sz="0" w:space="0" w:color="auto"/>
            <w:bottom w:val="none" w:sz="0" w:space="0" w:color="auto"/>
            <w:right w:val="none" w:sz="0" w:space="0" w:color="auto"/>
          </w:divBdr>
        </w:div>
        <w:div w:id="1496602194">
          <w:marLeft w:val="640"/>
          <w:marRight w:val="0"/>
          <w:marTop w:val="0"/>
          <w:marBottom w:val="0"/>
          <w:divBdr>
            <w:top w:val="none" w:sz="0" w:space="0" w:color="auto"/>
            <w:left w:val="none" w:sz="0" w:space="0" w:color="auto"/>
            <w:bottom w:val="none" w:sz="0" w:space="0" w:color="auto"/>
            <w:right w:val="none" w:sz="0" w:space="0" w:color="auto"/>
          </w:divBdr>
        </w:div>
        <w:div w:id="2019231250">
          <w:marLeft w:val="640"/>
          <w:marRight w:val="0"/>
          <w:marTop w:val="0"/>
          <w:marBottom w:val="0"/>
          <w:divBdr>
            <w:top w:val="none" w:sz="0" w:space="0" w:color="auto"/>
            <w:left w:val="none" w:sz="0" w:space="0" w:color="auto"/>
            <w:bottom w:val="none" w:sz="0" w:space="0" w:color="auto"/>
            <w:right w:val="none" w:sz="0" w:space="0" w:color="auto"/>
          </w:divBdr>
        </w:div>
        <w:div w:id="947010177">
          <w:marLeft w:val="640"/>
          <w:marRight w:val="0"/>
          <w:marTop w:val="0"/>
          <w:marBottom w:val="0"/>
          <w:divBdr>
            <w:top w:val="none" w:sz="0" w:space="0" w:color="auto"/>
            <w:left w:val="none" w:sz="0" w:space="0" w:color="auto"/>
            <w:bottom w:val="none" w:sz="0" w:space="0" w:color="auto"/>
            <w:right w:val="none" w:sz="0" w:space="0" w:color="auto"/>
          </w:divBdr>
        </w:div>
        <w:div w:id="962418847">
          <w:marLeft w:val="640"/>
          <w:marRight w:val="0"/>
          <w:marTop w:val="0"/>
          <w:marBottom w:val="0"/>
          <w:divBdr>
            <w:top w:val="none" w:sz="0" w:space="0" w:color="auto"/>
            <w:left w:val="none" w:sz="0" w:space="0" w:color="auto"/>
            <w:bottom w:val="none" w:sz="0" w:space="0" w:color="auto"/>
            <w:right w:val="none" w:sz="0" w:space="0" w:color="auto"/>
          </w:divBdr>
        </w:div>
        <w:div w:id="1127896744">
          <w:marLeft w:val="640"/>
          <w:marRight w:val="0"/>
          <w:marTop w:val="0"/>
          <w:marBottom w:val="0"/>
          <w:divBdr>
            <w:top w:val="none" w:sz="0" w:space="0" w:color="auto"/>
            <w:left w:val="none" w:sz="0" w:space="0" w:color="auto"/>
            <w:bottom w:val="none" w:sz="0" w:space="0" w:color="auto"/>
            <w:right w:val="none" w:sz="0" w:space="0" w:color="auto"/>
          </w:divBdr>
        </w:div>
        <w:div w:id="867327660">
          <w:marLeft w:val="640"/>
          <w:marRight w:val="0"/>
          <w:marTop w:val="0"/>
          <w:marBottom w:val="0"/>
          <w:divBdr>
            <w:top w:val="none" w:sz="0" w:space="0" w:color="auto"/>
            <w:left w:val="none" w:sz="0" w:space="0" w:color="auto"/>
            <w:bottom w:val="none" w:sz="0" w:space="0" w:color="auto"/>
            <w:right w:val="none" w:sz="0" w:space="0" w:color="auto"/>
          </w:divBdr>
        </w:div>
        <w:div w:id="1342657533">
          <w:marLeft w:val="640"/>
          <w:marRight w:val="0"/>
          <w:marTop w:val="0"/>
          <w:marBottom w:val="0"/>
          <w:divBdr>
            <w:top w:val="none" w:sz="0" w:space="0" w:color="auto"/>
            <w:left w:val="none" w:sz="0" w:space="0" w:color="auto"/>
            <w:bottom w:val="none" w:sz="0" w:space="0" w:color="auto"/>
            <w:right w:val="none" w:sz="0" w:space="0" w:color="auto"/>
          </w:divBdr>
        </w:div>
        <w:div w:id="2144232453">
          <w:marLeft w:val="640"/>
          <w:marRight w:val="0"/>
          <w:marTop w:val="0"/>
          <w:marBottom w:val="0"/>
          <w:divBdr>
            <w:top w:val="none" w:sz="0" w:space="0" w:color="auto"/>
            <w:left w:val="none" w:sz="0" w:space="0" w:color="auto"/>
            <w:bottom w:val="none" w:sz="0" w:space="0" w:color="auto"/>
            <w:right w:val="none" w:sz="0" w:space="0" w:color="auto"/>
          </w:divBdr>
        </w:div>
        <w:div w:id="1251424847">
          <w:marLeft w:val="640"/>
          <w:marRight w:val="0"/>
          <w:marTop w:val="0"/>
          <w:marBottom w:val="0"/>
          <w:divBdr>
            <w:top w:val="none" w:sz="0" w:space="0" w:color="auto"/>
            <w:left w:val="none" w:sz="0" w:space="0" w:color="auto"/>
            <w:bottom w:val="none" w:sz="0" w:space="0" w:color="auto"/>
            <w:right w:val="none" w:sz="0" w:space="0" w:color="auto"/>
          </w:divBdr>
        </w:div>
        <w:div w:id="506991811">
          <w:marLeft w:val="640"/>
          <w:marRight w:val="0"/>
          <w:marTop w:val="0"/>
          <w:marBottom w:val="0"/>
          <w:divBdr>
            <w:top w:val="none" w:sz="0" w:space="0" w:color="auto"/>
            <w:left w:val="none" w:sz="0" w:space="0" w:color="auto"/>
            <w:bottom w:val="none" w:sz="0" w:space="0" w:color="auto"/>
            <w:right w:val="none" w:sz="0" w:space="0" w:color="auto"/>
          </w:divBdr>
        </w:div>
        <w:div w:id="1224216416">
          <w:marLeft w:val="640"/>
          <w:marRight w:val="0"/>
          <w:marTop w:val="0"/>
          <w:marBottom w:val="0"/>
          <w:divBdr>
            <w:top w:val="none" w:sz="0" w:space="0" w:color="auto"/>
            <w:left w:val="none" w:sz="0" w:space="0" w:color="auto"/>
            <w:bottom w:val="none" w:sz="0" w:space="0" w:color="auto"/>
            <w:right w:val="none" w:sz="0" w:space="0" w:color="auto"/>
          </w:divBdr>
        </w:div>
        <w:div w:id="1929121373">
          <w:marLeft w:val="640"/>
          <w:marRight w:val="0"/>
          <w:marTop w:val="0"/>
          <w:marBottom w:val="0"/>
          <w:divBdr>
            <w:top w:val="none" w:sz="0" w:space="0" w:color="auto"/>
            <w:left w:val="none" w:sz="0" w:space="0" w:color="auto"/>
            <w:bottom w:val="none" w:sz="0" w:space="0" w:color="auto"/>
            <w:right w:val="none" w:sz="0" w:space="0" w:color="auto"/>
          </w:divBdr>
        </w:div>
        <w:div w:id="1630433891">
          <w:marLeft w:val="640"/>
          <w:marRight w:val="0"/>
          <w:marTop w:val="0"/>
          <w:marBottom w:val="0"/>
          <w:divBdr>
            <w:top w:val="none" w:sz="0" w:space="0" w:color="auto"/>
            <w:left w:val="none" w:sz="0" w:space="0" w:color="auto"/>
            <w:bottom w:val="none" w:sz="0" w:space="0" w:color="auto"/>
            <w:right w:val="none" w:sz="0" w:space="0" w:color="auto"/>
          </w:divBdr>
        </w:div>
        <w:div w:id="828520199">
          <w:marLeft w:val="640"/>
          <w:marRight w:val="0"/>
          <w:marTop w:val="0"/>
          <w:marBottom w:val="0"/>
          <w:divBdr>
            <w:top w:val="none" w:sz="0" w:space="0" w:color="auto"/>
            <w:left w:val="none" w:sz="0" w:space="0" w:color="auto"/>
            <w:bottom w:val="none" w:sz="0" w:space="0" w:color="auto"/>
            <w:right w:val="none" w:sz="0" w:space="0" w:color="auto"/>
          </w:divBdr>
        </w:div>
      </w:divsChild>
    </w:div>
    <w:div w:id="2079326625">
      <w:marLeft w:val="640"/>
      <w:marRight w:val="0"/>
      <w:marTop w:val="0"/>
      <w:marBottom w:val="0"/>
      <w:divBdr>
        <w:top w:val="none" w:sz="0" w:space="0" w:color="auto"/>
        <w:left w:val="none" w:sz="0" w:space="0" w:color="auto"/>
        <w:bottom w:val="none" w:sz="0" w:space="0" w:color="auto"/>
        <w:right w:val="none" w:sz="0" w:space="0" w:color="auto"/>
      </w:divBdr>
    </w:div>
    <w:div w:id="2084570262">
      <w:marLeft w:val="640"/>
      <w:marRight w:val="0"/>
      <w:marTop w:val="0"/>
      <w:marBottom w:val="0"/>
      <w:divBdr>
        <w:top w:val="none" w:sz="0" w:space="0" w:color="auto"/>
        <w:left w:val="none" w:sz="0" w:space="0" w:color="auto"/>
        <w:bottom w:val="none" w:sz="0" w:space="0" w:color="auto"/>
        <w:right w:val="none" w:sz="0" w:space="0" w:color="auto"/>
      </w:divBdr>
    </w:div>
    <w:div w:id="2084914365">
      <w:marLeft w:val="640"/>
      <w:marRight w:val="0"/>
      <w:marTop w:val="0"/>
      <w:marBottom w:val="0"/>
      <w:divBdr>
        <w:top w:val="none" w:sz="0" w:space="0" w:color="auto"/>
        <w:left w:val="none" w:sz="0" w:space="0" w:color="auto"/>
        <w:bottom w:val="none" w:sz="0" w:space="0" w:color="auto"/>
        <w:right w:val="none" w:sz="0" w:space="0" w:color="auto"/>
      </w:divBdr>
    </w:div>
    <w:div w:id="2085251490">
      <w:marLeft w:val="640"/>
      <w:marRight w:val="0"/>
      <w:marTop w:val="0"/>
      <w:marBottom w:val="0"/>
      <w:divBdr>
        <w:top w:val="none" w:sz="0" w:space="0" w:color="auto"/>
        <w:left w:val="none" w:sz="0" w:space="0" w:color="auto"/>
        <w:bottom w:val="none" w:sz="0" w:space="0" w:color="auto"/>
        <w:right w:val="none" w:sz="0" w:space="0" w:color="auto"/>
      </w:divBdr>
    </w:div>
    <w:div w:id="2088719869">
      <w:marLeft w:val="640"/>
      <w:marRight w:val="0"/>
      <w:marTop w:val="0"/>
      <w:marBottom w:val="0"/>
      <w:divBdr>
        <w:top w:val="none" w:sz="0" w:space="0" w:color="auto"/>
        <w:left w:val="none" w:sz="0" w:space="0" w:color="auto"/>
        <w:bottom w:val="none" w:sz="0" w:space="0" w:color="auto"/>
        <w:right w:val="none" w:sz="0" w:space="0" w:color="auto"/>
      </w:divBdr>
    </w:div>
    <w:div w:id="2090536077">
      <w:marLeft w:val="640"/>
      <w:marRight w:val="0"/>
      <w:marTop w:val="0"/>
      <w:marBottom w:val="0"/>
      <w:divBdr>
        <w:top w:val="none" w:sz="0" w:space="0" w:color="auto"/>
        <w:left w:val="none" w:sz="0" w:space="0" w:color="auto"/>
        <w:bottom w:val="none" w:sz="0" w:space="0" w:color="auto"/>
        <w:right w:val="none" w:sz="0" w:space="0" w:color="auto"/>
      </w:divBdr>
    </w:div>
    <w:div w:id="2093046869">
      <w:bodyDiv w:val="1"/>
      <w:marLeft w:val="0"/>
      <w:marRight w:val="0"/>
      <w:marTop w:val="0"/>
      <w:marBottom w:val="0"/>
      <w:divBdr>
        <w:top w:val="none" w:sz="0" w:space="0" w:color="auto"/>
        <w:left w:val="none" w:sz="0" w:space="0" w:color="auto"/>
        <w:bottom w:val="none" w:sz="0" w:space="0" w:color="auto"/>
        <w:right w:val="none" w:sz="0" w:space="0" w:color="auto"/>
      </w:divBdr>
      <w:divsChild>
        <w:div w:id="1230262519">
          <w:marLeft w:val="640"/>
          <w:marRight w:val="0"/>
          <w:marTop w:val="0"/>
          <w:marBottom w:val="0"/>
          <w:divBdr>
            <w:top w:val="none" w:sz="0" w:space="0" w:color="auto"/>
            <w:left w:val="none" w:sz="0" w:space="0" w:color="auto"/>
            <w:bottom w:val="none" w:sz="0" w:space="0" w:color="auto"/>
            <w:right w:val="none" w:sz="0" w:space="0" w:color="auto"/>
          </w:divBdr>
        </w:div>
        <w:div w:id="677006508">
          <w:marLeft w:val="640"/>
          <w:marRight w:val="0"/>
          <w:marTop w:val="0"/>
          <w:marBottom w:val="0"/>
          <w:divBdr>
            <w:top w:val="none" w:sz="0" w:space="0" w:color="auto"/>
            <w:left w:val="none" w:sz="0" w:space="0" w:color="auto"/>
            <w:bottom w:val="none" w:sz="0" w:space="0" w:color="auto"/>
            <w:right w:val="none" w:sz="0" w:space="0" w:color="auto"/>
          </w:divBdr>
        </w:div>
        <w:div w:id="1133136523">
          <w:marLeft w:val="640"/>
          <w:marRight w:val="0"/>
          <w:marTop w:val="0"/>
          <w:marBottom w:val="0"/>
          <w:divBdr>
            <w:top w:val="none" w:sz="0" w:space="0" w:color="auto"/>
            <w:left w:val="none" w:sz="0" w:space="0" w:color="auto"/>
            <w:bottom w:val="none" w:sz="0" w:space="0" w:color="auto"/>
            <w:right w:val="none" w:sz="0" w:space="0" w:color="auto"/>
          </w:divBdr>
        </w:div>
        <w:div w:id="681014067">
          <w:marLeft w:val="640"/>
          <w:marRight w:val="0"/>
          <w:marTop w:val="0"/>
          <w:marBottom w:val="0"/>
          <w:divBdr>
            <w:top w:val="none" w:sz="0" w:space="0" w:color="auto"/>
            <w:left w:val="none" w:sz="0" w:space="0" w:color="auto"/>
            <w:bottom w:val="none" w:sz="0" w:space="0" w:color="auto"/>
            <w:right w:val="none" w:sz="0" w:space="0" w:color="auto"/>
          </w:divBdr>
        </w:div>
        <w:div w:id="135879766">
          <w:marLeft w:val="640"/>
          <w:marRight w:val="0"/>
          <w:marTop w:val="0"/>
          <w:marBottom w:val="0"/>
          <w:divBdr>
            <w:top w:val="none" w:sz="0" w:space="0" w:color="auto"/>
            <w:left w:val="none" w:sz="0" w:space="0" w:color="auto"/>
            <w:bottom w:val="none" w:sz="0" w:space="0" w:color="auto"/>
            <w:right w:val="none" w:sz="0" w:space="0" w:color="auto"/>
          </w:divBdr>
        </w:div>
        <w:div w:id="780146069">
          <w:marLeft w:val="640"/>
          <w:marRight w:val="0"/>
          <w:marTop w:val="0"/>
          <w:marBottom w:val="0"/>
          <w:divBdr>
            <w:top w:val="none" w:sz="0" w:space="0" w:color="auto"/>
            <w:left w:val="none" w:sz="0" w:space="0" w:color="auto"/>
            <w:bottom w:val="none" w:sz="0" w:space="0" w:color="auto"/>
            <w:right w:val="none" w:sz="0" w:space="0" w:color="auto"/>
          </w:divBdr>
        </w:div>
        <w:div w:id="1163086093">
          <w:marLeft w:val="640"/>
          <w:marRight w:val="0"/>
          <w:marTop w:val="0"/>
          <w:marBottom w:val="0"/>
          <w:divBdr>
            <w:top w:val="none" w:sz="0" w:space="0" w:color="auto"/>
            <w:left w:val="none" w:sz="0" w:space="0" w:color="auto"/>
            <w:bottom w:val="none" w:sz="0" w:space="0" w:color="auto"/>
            <w:right w:val="none" w:sz="0" w:space="0" w:color="auto"/>
          </w:divBdr>
        </w:div>
        <w:div w:id="827135481">
          <w:marLeft w:val="640"/>
          <w:marRight w:val="0"/>
          <w:marTop w:val="0"/>
          <w:marBottom w:val="0"/>
          <w:divBdr>
            <w:top w:val="none" w:sz="0" w:space="0" w:color="auto"/>
            <w:left w:val="none" w:sz="0" w:space="0" w:color="auto"/>
            <w:bottom w:val="none" w:sz="0" w:space="0" w:color="auto"/>
            <w:right w:val="none" w:sz="0" w:space="0" w:color="auto"/>
          </w:divBdr>
        </w:div>
        <w:div w:id="2123107913">
          <w:marLeft w:val="640"/>
          <w:marRight w:val="0"/>
          <w:marTop w:val="0"/>
          <w:marBottom w:val="0"/>
          <w:divBdr>
            <w:top w:val="none" w:sz="0" w:space="0" w:color="auto"/>
            <w:left w:val="none" w:sz="0" w:space="0" w:color="auto"/>
            <w:bottom w:val="none" w:sz="0" w:space="0" w:color="auto"/>
            <w:right w:val="none" w:sz="0" w:space="0" w:color="auto"/>
          </w:divBdr>
        </w:div>
        <w:div w:id="1875003090">
          <w:marLeft w:val="640"/>
          <w:marRight w:val="0"/>
          <w:marTop w:val="0"/>
          <w:marBottom w:val="0"/>
          <w:divBdr>
            <w:top w:val="none" w:sz="0" w:space="0" w:color="auto"/>
            <w:left w:val="none" w:sz="0" w:space="0" w:color="auto"/>
            <w:bottom w:val="none" w:sz="0" w:space="0" w:color="auto"/>
            <w:right w:val="none" w:sz="0" w:space="0" w:color="auto"/>
          </w:divBdr>
        </w:div>
        <w:div w:id="1201935431">
          <w:marLeft w:val="640"/>
          <w:marRight w:val="0"/>
          <w:marTop w:val="0"/>
          <w:marBottom w:val="0"/>
          <w:divBdr>
            <w:top w:val="none" w:sz="0" w:space="0" w:color="auto"/>
            <w:left w:val="none" w:sz="0" w:space="0" w:color="auto"/>
            <w:bottom w:val="none" w:sz="0" w:space="0" w:color="auto"/>
            <w:right w:val="none" w:sz="0" w:space="0" w:color="auto"/>
          </w:divBdr>
        </w:div>
        <w:div w:id="1433358471">
          <w:marLeft w:val="640"/>
          <w:marRight w:val="0"/>
          <w:marTop w:val="0"/>
          <w:marBottom w:val="0"/>
          <w:divBdr>
            <w:top w:val="none" w:sz="0" w:space="0" w:color="auto"/>
            <w:left w:val="none" w:sz="0" w:space="0" w:color="auto"/>
            <w:bottom w:val="none" w:sz="0" w:space="0" w:color="auto"/>
            <w:right w:val="none" w:sz="0" w:space="0" w:color="auto"/>
          </w:divBdr>
        </w:div>
        <w:div w:id="210194563">
          <w:marLeft w:val="640"/>
          <w:marRight w:val="0"/>
          <w:marTop w:val="0"/>
          <w:marBottom w:val="0"/>
          <w:divBdr>
            <w:top w:val="none" w:sz="0" w:space="0" w:color="auto"/>
            <w:left w:val="none" w:sz="0" w:space="0" w:color="auto"/>
            <w:bottom w:val="none" w:sz="0" w:space="0" w:color="auto"/>
            <w:right w:val="none" w:sz="0" w:space="0" w:color="auto"/>
          </w:divBdr>
        </w:div>
        <w:div w:id="2101176098">
          <w:marLeft w:val="640"/>
          <w:marRight w:val="0"/>
          <w:marTop w:val="0"/>
          <w:marBottom w:val="0"/>
          <w:divBdr>
            <w:top w:val="none" w:sz="0" w:space="0" w:color="auto"/>
            <w:left w:val="none" w:sz="0" w:space="0" w:color="auto"/>
            <w:bottom w:val="none" w:sz="0" w:space="0" w:color="auto"/>
            <w:right w:val="none" w:sz="0" w:space="0" w:color="auto"/>
          </w:divBdr>
        </w:div>
        <w:div w:id="1646470715">
          <w:marLeft w:val="640"/>
          <w:marRight w:val="0"/>
          <w:marTop w:val="0"/>
          <w:marBottom w:val="0"/>
          <w:divBdr>
            <w:top w:val="none" w:sz="0" w:space="0" w:color="auto"/>
            <w:left w:val="none" w:sz="0" w:space="0" w:color="auto"/>
            <w:bottom w:val="none" w:sz="0" w:space="0" w:color="auto"/>
            <w:right w:val="none" w:sz="0" w:space="0" w:color="auto"/>
          </w:divBdr>
        </w:div>
        <w:div w:id="2047170427">
          <w:marLeft w:val="640"/>
          <w:marRight w:val="0"/>
          <w:marTop w:val="0"/>
          <w:marBottom w:val="0"/>
          <w:divBdr>
            <w:top w:val="none" w:sz="0" w:space="0" w:color="auto"/>
            <w:left w:val="none" w:sz="0" w:space="0" w:color="auto"/>
            <w:bottom w:val="none" w:sz="0" w:space="0" w:color="auto"/>
            <w:right w:val="none" w:sz="0" w:space="0" w:color="auto"/>
          </w:divBdr>
        </w:div>
        <w:div w:id="1940914503">
          <w:marLeft w:val="640"/>
          <w:marRight w:val="0"/>
          <w:marTop w:val="0"/>
          <w:marBottom w:val="0"/>
          <w:divBdr>
            <w:top w:val="none" w:sz="0" w:space="0" w:color="auto"/>
            <w:left w:val="none" w:sz="0" w:space="0" w:color="auto"/>
            <w:bottom w:val="none" w:sz="0" w:space="0" w:color="auto"/>
            <w:right w:val="none" w:sz="0" w:space="0" w:color="auto"/>
          </w:divBdr>
        </w:div>
        <w:div w:id="416832897">
          <w:marLeft w:val="640"/>
          <w:marRight w:val="0"/>
          <w:marTop w:val="0"/>
          <w:marBottom w:val="0"/>
          <w:divBdr>
            <w:top w:val="none" w:sz="0" w:space="0" w:color="auto"/>
            <w:left w:val="none" w:sz="0" w:space="0" w:color="auto"/>
            <w:bottom w:val="none" w:sz="0" w:space="0" w:color="auto"/>
            <w:right w:val="none" w:sz="0" w:space="0" w:color="auto"/>
          </w:divBdr>
        </w:div>
        <w:div w:id="1372416675">
          <w:marLeft w:val="640"/>
          <w:marRight w:val="0"/>
          <w:marTop w:val="0"/>
          <w:marBottom w:val="0"/>
          <w:divBdr>
            <w:top w:val="none" w:sz="0" w:space="0" w:color="auto"/>
            <w:left w:val="none" w:sz="0" w:space="0" w:color="auto"/>
            <w:bottom w:val="none" w:sz="0" w:space="0" w:color="auto"/>
            <w:right w:val="none" w:sz="0" w:space="0" w:color="auto"/>
          </w:divBdr>
        </w:div>
        <w:div w:id="146552168">
          <w:marLeft w:val="640"/>
          <w:marRight w:val="0"/>
          <w:marTop w:val="0"/>
          <w:marBottom w:val="0"/>
          <w:divBdr>
            <w:top w:val="none" w:sz="0" w:space="0" w:color="auto"/>
            <w:left w:val="none" w:sz="0" w:space="0" w:color="auto"/>
            <w:bottom w:val="none" w:sz="0" w:space="0" w:color="auto"/>
            <w:right w:val="none" w:sz="0" w:space="0" w:color="auto"/>
          </w:divBdr>
        </w:div>
        <w:div w:id="1344164876">
          <w:marLeft w:val="640"/>
          <w:marRight w:val="0"/>
          <w:marTop w:val="0"/>
          <w:marBottom w:val="0"/>
          <w:divBdr>
            <w:top w:val="none" w:sz="0" w:space="0" w:color="auto"/>
            <w:left w:val="none" w:sz="0" w:space="0" w:color="auto"/>
            <w:bottom w:val="none" w:sz="0" w:space="0" w:color="auto"/>
            <w:right w:val="none" w:sz="0" w:space="0" w:color="auto"/>
          </w:divBdr>
        </w:div>
        <w:div w:id="851068020">
          <w:marLeft w:val="640"/>
          <w:marRight w:val="0"/>
          <w:marTop w:val="0"/>
          <w:marBottom w:val="0"/>
          <w:divBdr>
            <w:top w:val="none" w:sz="0" w:space="0" w:color="auto"/>
            <w:left w:val="none" w:sz="0" w:space="0" w:color="auto"/>
            <w:bottom w:val="none" w:sz="0" w:space="0" w:color="auto"/>
            <w:right w:val="none" w:sz="0" w:space="0" w:color="auto"/>
          </w:divBdr>
        </w:div>
        <w:div w:id="211161260">
          <w:marLeft w:val="640"/>
          <w:marRight w:val="0"/>
          <w:marTop w:val="0"/>
          <w:marBottom w:val="0"/>
          <w:divBdr>
            <w:top w:val="none" w:sz="0" w:space="0" w:color="auto"/>
            <w:left w:val="none" w:sz="0" w:space="0" w:color="auto"/>
            <w:bottom w:val="none" w:sz="0" w:space="0" w:color="auto"/>
            <w:right w:val="none" w:sz="0" w:space="0" w:color="auto"/>
          </w:divBdr>
        </w:div>
        <w:div w:id="1013536274">
          <w:marLeft w:val="640"/>
          <w:marRight w:val="0"/>
          <w:marTop w:val="0"/>
          <w:marBottom w:val="0"/>
          <w:divBdr>
            <w:top w:val="none" w:sz="0" w:space="0" w:color="auto"/>
            <w:left w:val="none" w:sz="0" w:space="0" w:color="auto"/>
            <w:bottom w:val="none" w:sz="0" w:space="0" w:color="auto"/>
            <w:right w:val="none" w:sz="0" w:space="0" w:color="auto"/>
          </w:divBdr>
        </w:div>
        <w:div w:id="1950965496">
          <w:marLeft w:val="640"/>
          <w:marRight w:val="0"/>
          <w:marTop w:val="0"/>
          <w:marBottom w:val="0"/>
          <w:divBdr>
            <w:top w:val="none" w:sz="0" w:space="0" w:color="auto"/>
            <w:left w:val="none" w:sz="0" w:space="0" w:color="auto"/>
            <w:bottom w:val="none" w:sz="0" w:space="0" w:color="auto"/>
            <w:right w:val="none" w:sz="0" w:space="0" w:color="auto"/>
          </w:divBdr>
        </w:div>
        <w:div w:id="482357053">
          <w:marLeft w:val="640"/>
          <w:marRight w:val="0"/>
          <w:marTop w:val="0"/>
          <w:marBottom w:val="0"/>
          <w:divBdr>
            <w:top w:val="none" w:sz="0" w:space="0" w:color="auto"/>
            <w:left w:val="none" w:sz="0" w:space="0" w:color="auto"/>
            <w:bottom w:val="none" w:sz="0" w:space="0" w:color="auto"/>
            <w:right w:val="none" w:sz="0" w:space="0" w:color="auto"/>
          </w:divBdr>
        </w:div>
        <w:div w:id="1129513939">
          <w:marLeft w:val="640"/>
          <w:marRight w:val="0"/>
          <w:marTop w:val="0"/>
          <w:marBottom w:val="0"/>
          <w:divBdr>
            <w:top w:val="none" w:sz="0" w:space="0" w:color="auto"/>
            <w:left w:val="none" w:sz="0" w:space="0" w:color="auto"/>
            <w:bottom w:val="none" w:sz="0" w:space="0" w:color="auto"/>
            <w:right w:val="none" w:sz="0" w:space="0" w:color="auto"/>
          </w:divBdr>
        </w:div>
        <w:div w:id="2007199474">
          <w:marLeft w:val="640"/>
          <w:marRight w:val="0"/>
          <w:marTop w:val="0"/>
          <w:marBottom w:val="0"/>
          <w:divBdr>
            <w:top w:val="none" w:sz="0" w:space="0" w:color="auto"/>
            <w:left w:val="none" w:sz="0" w:space="0" w:color="auto"/>
            <w:bottom w:val="none" w:sz="0" w:space="0" w:color="auto"/>
            <w:right w:val="none" w:sz="0" w:space="0" w:color="auto"/>
          </w:divBdr>
        </w:div>
        <w:div w:id="1233084539">
          <w:marLeft w:val="640"/>
          <w:marRight w:val="0"/>
          <w:marTop w:val="0"/>
          <w:marBottom w:val="0"/>
          <w:divBdr>
            <w:top w:val="none" w:sz="0" w:space="0" w:color="auto"/>
            <w:left w:val="none" w:sz="0" w:space="0" w:color="auto"/>
            <w:bottom w:val="none" w:sz="0" w:space="0" w:color="auto"/>
            <w:right w:val="none" w:sz="0" w:space="0" w:color="auto"/>
          </w:divBdr>
        </w:div>
        <w:div w:id="1330715461">
          <w:marLeft w:val="640"/>
          <w:marRight w:val="0"/>
          <w:marTop w:val="0"/>
          <w:marBottom w:val="0"/>
          <w:divBdr>
            <w:top w:val="none" w:sz="0" w:space="0" w:color="auto"/>
            <w:left w:val="none" w:sz="0" w:space="0" w:color="auto"/>
            <w:bottom w:val="none" w:sz="0" w:space="0" w:color="auto"/>
            <w:right w:val="none" w:sz="0" w:space="0" w:color="auto"/>
          </w:divBdr>
        </w:div>
        <w:div w:id="872426382">
          <w:marLeft w:val="640"/>
          <w:marRight w:val="0"/>
          <w:marTop w:val="0"/>
          <w:marBottom w:val="0"/>
          <w:divBdr>
            <w:top w:val="none" w:sz="0" w:space="0" w:color="auto"/>
            <w:left w:val="none" w:sz="0" w:space="0" w:color="auto"/>
            <w:bottom w:val="none" w:sz="0" w:space="0" w:color="auto"/>
            <w:right w:val="none" w:sz="0" w:space="0" w:color="auto"/>
          </w:divBdr>
        </w:div>
        <w:div w:id="1744179659">
          <w:marLeft w:val="640"/>
          <w:marRight w:val="0"/>
          <w:marTop w:val="0"/>
          <w:marBottom w:val="0"/>
          <w:divBdr>
            <w:top w:val="none" w:sz="0" w:space="0" w:color="auto"/>
            <w:left w:val="none" w:sz="0" w:space="0" w:color="auto"/>
            <w:bottom w:val="none" w:sz="0" w:space="0" w:color="auto"/>
            <w:right w:val="none" w:sz="0" w:space="0" w:color="auto"/>
          </w:divBdr>
        </w:div>
        <w:div w:id="2034063678">
          <w:marLeft w:val="640"/>
          <w:marRight w:val="0"/>
          <w:marTop w:val="0"/>
          <w:marBottom w:val="0"/>
          <w:divBdr>
            <w:top w:val="none" w:sz="0" w:space="0" w:color="auto"/>
            <w:left w:val="none" w:sz="0" w:space="0" w:color="auto"/>
            <w:bottom w:val="none" w:sz="0" w:space="0" w:color="auto"/>
            <w:right w:val="none" w:sz="0" w:space="0" w:color="auto"/>
          </w:divBdr>
        </w:div>
        <w:div w:id="1732968497">
          <w:marLeft w:val="640"/>
          <w:marRight w:val="0"/>
          <w:marTop w:val="0"/>
          <w:marBottom w:val="0"/>
          <w:divBdr>
            <w:top w:val="none" w:sz="0" w:space="0" w:color="auto"/>
            <w:left w:val="none" w:sz="0" w:space="0" w:color="auto"/>
            <w:bottom w:val="none" w:sz="0" w:space="0" w:color="auto"/>
            <w:right w:val="none" w:sz="0" w:space="0" w:color="auto"/>
          </w:divBdr>
        </w:div>
        <w:div w:id="1663435670">
          <w:marLeft w:val="640"/>
          <w:marRight w:val="0"/>
          <w:marTop w:val="0"/>
          <w:marBottom w:val="0"/>
          <w:divBdr>
            <w:top w:val="none" w:sz="0" w:space="0" w:color="auto"/>
            <w:left w:val="none" w:sz="0" w:space="0" w:color="auto"/>
            <w:bottom w:val="none" w:sz="0" w:space="0" w:color="auto"/>
            <w:right w:val="none" w:sz="0" w:space="0" w:color="auto"/>
          </w:divBdr>
        </w:div>
        <w:div w:id="1372149890">
          <w:marLeft w:val="640"/>
          <w:marRight w:val="0"/>
          <w:marTop w:val="0"/>
          <w:marBottom w:val="0"/>
          <w:divBdr>
            <w:top w:val="none" w:sz="0" w:space="0" w:color="auto"/>
            <w:left w:val="none" w:sz="0" w:space="0" w:color="auto"/>
            <w:bottom w:val="none" w:sz="0" w:space="0" w:color="auto"/>
            <w:right w:val="none" w:sz="0" w:space="0" w:color="auto"/>
          </w:divBdr>
        </w:div>
        <w:div w:id="353045346">
          <w:marLeft w:val="640"/>
          <w:marRight w:val="0"/>
          <w:marTop w:val="0"/>
          <w:marBottom w:val="0"/>
          <w:divBdr>
            <w:top w:val="none" w:sz="0" w:space="0" w:color="auto"/>
            <w:left w:val="none" w:sz="0" w:space="0" w:color="auto"/>
            <w:bottom w:val="none" w:sz="0" w:space="0" w:color="auto"/>
            <w:right w:val="none" w:sz="0" w:space="0" w:color="auto"/>
          </w:divBdr>
        </w:div>
        <w:div w:id="433013586">
          <w:marLeft w:val="640"/>
          <w:marRight w:val="0"/>
          <w:marTop w:val="0"/>
          <w:marBottom w:val="0"/>
          <w:divBdr>
            <w:top w:val="none" w:sz="0" w:space="0" w:color="auto"/>
            <w:left w:val="none" w:sz="0" w:space="0" w:color="auto"/>
            <w:bottom w:val="none" w:sz="0" w:space="0" w:color="auto"/>
            <w:right w:val="none" w:sz="0" w:space="0" w:color="auto"/>
          </w:divBdr>
        </w:div>
        <w:div w:id="170682949">
          <w:marLeft w:val="640"/>
          <w:marRight w:val="0"/>
          <w:marTop w:val="0"/>
          <w:marBottom w:val="0"/>
          <w:divBdr>
            <w:top w:val="none" w:sz="0" w:space="0" w:color="auto"/>
            <w:left w:val="none" w:sz="0" w:space="0" w:color="auto"/>
            <w:bottom w:val="none" w:sz="0" w:space="0" w:color="auto"/>
            <w:right w:val="none" w:sz="0" w:space="0" w:color="auto"/>
          </w:divBdr>
        </w:div>
        <w:div w:id="961032831">
          <w:marLeft w:val="640"/>
          <w:marRight w:val="0"/>
          <w:marTop w:val="0"/>
          <w:marBottom w:val="0"/>
          <w:divBdr>
            <w:top w:val="none" w:sz="0" w:space="0" w:color="auto"/>
            <w:left w:val="none" w:sz="0" w:space="0" w:color="auto"/>
            <w:bottom w:val="none" w:sz="0" w:space="0" w:color="auto"/>
            <w:right w:val="none" w:sz="0" w:space="0" w:color="auto"/>
          </w:divBdr>
        </w:div>
        <w:div w:id="1972783517">
          <w:marLeft w:val="640"/>
          <w:marRight w:val="0"/>
          <w:marTop w:val="0"/>
          <w:marBottom w:val="0"/>
          <w:divBdr>
            <w:top w:val="none" w:sz="0" w:space="0" w:color="auto"/>
            <w:left w:val="none" w:sz="0" w:space="0" w:color="auto"/>
            <w:bottom w:val="none" w:sz="0" w:space="0" w:color="auto"/>
            <w:right w:val="none" w:sz="0" w:space="0" w:color="auto"/>
          </w:divBdr>
        </w:div>
        <w:div w:id="1687056291">
          <w:marLeft w:val="640"/>
          <w:marRight w:val="0"/>
          <w:marTop w:val="0"/>
          <w:marBottom w:val="0"/>
          <w:divBdr>
            <w:top w:val="none" w:sz="0" w:space="0" w:color="auto"/>
            <w:left w:val="none" w:sz="0" w:space="0" w:color="auto"/>
            <w:bottom w:val="none" w:sz="0" w:space="0" w:color="auto"/>
            <w:right w:val="none" w:sz="0" w:space="0" w:color="auto"/>
          </w:divBdr>
        </w:div>
        <w:div w:id="754596074">
          <w:marLeft w:val="640"/>
          <w:marRight w:val="0"/>
          <w:marTop w:val="0"/>
          <w:marBottom w:val="0"/>
          <w:divBdr>
            <w:top w:val="none" w:sz="0" w:space="0" w:color="auto"/>
            <w:left w:val="none" w:sz="0" w:space="0" w:color="auto"/>
            <w:bottom w:val="none" w:sz="0" w:space="0" w:color="auto"/>
            <w:right w:val="none" w:sz="0" w:space="0" w:color="auto"/>
          </w:divBdr>
        </w:div>
      </w:divsChild>
    </w:div>
    <w:div w:id="2094157365">
      <w:marLeft w:val="640"/>
      <w:marRight w:val="0"/>
      <w:marTop w:val="0"/>
      <w:marBottom w:val="0"/>
      <w:divBdr>
        <w:top w:val="none" w:sz="0" w:space="0" w:color="auto"/>
        <w:left w:val="none" w:sz="0" w:space="0" w:color="auto"/>
        <w:bottom w:val="none" w:sz="0" w:space="0" w:color="auto"/>
        <w:right w:val="none" w:sz="0" w:space="0" w:color="auto"/>
      </w:divBdr>
    </w:div>
    <w:div w:id="2094467275">
      <w:marLeft w:val="640"/>
      <w:marRight w:val="0"/>
      <w:marTop w:val="0"/>
      <w:marBottom w:val="0"/>
      <w:divBdr>
        <w:top w:val="none" w:sz="0" w:space="0" w:color="auto"/>
        <w:left w:val="none" w:sz="0" w:space="0" w:color="auto"/>
        <w:bottom w:val="none" w:sz="0" w:space="0" w:color="auto"/>
        <w:right w:val="none" w:sz="0" w:space="0" w:color="auto"/>
      </w:divBdr>
    </w:div>
    <w:div w:id="2097512147">
      <w:marLeft w:val="640"/>
      <w:marRight w:val="0"/>
      <w:marTop w:val="0"/>
      <w:marBottom w:val="0"/>
      <w:divBdr>
        <w:top w:val="none" w:sz="0" w:space="0" w:color="auto"/>
        <w:left w:val="none" w:sz="0" w:space="0" w:color="auto"/>
        <w:bottom w:val="none" w:sz="0" w:space="0" w:color="auto"/>
        <w:right w:val="none" w:sz="0" w:space="0" w:color="auto"/>
      </w:divBdr>
    </w:div>
    <w:div w:id="2100710101">
      <w:marLeft w:val="640"/>
      <w:marRight w:val="0"/>
      <w:marTop w:val="0"/>
      <w:marBottom w:val="0"/>
      <w:divBdr>
        <w:top w:val="none" w:sz="0" w:space="0" w:color="auto"/>
        <w:left w:val="none" w:sz="0" w:space="0" w:color="auto"/>
        <w:bottom w:val="none" w:sz="0" w:space="0" w:color="auto"/>
        <w:right w:val="none" w:sz="0" w:space="0" w:color="auto"/>
      </w:divBdr>
    </w:div>
    <w:div w:id="2105026861">
      <w:marLeft w:val="640"/>
      <w:marRight w:val="0"/>
      <w:marTop w:val="0"/>
      <w:marBottom w:val="0"/>
      <w:divBdr>
        <w:top w:val="none" w:sz="0" w:space="0" w:color="auto"/>
        <w:left w:val="none" w:sz="0" w:space="0" w:color="auto"/>
        <w:bottom w:val="none" w:sz="0" w:space="0" w:color="auto"/>
        <w:right w:val="none" w:sz="0" w:space="0" w:color="auto"/>
      </w:divBdr>
    </w:div>
    <w:div w:id="2105101255">
      <w:marLeft w:val="0"/>
      <w:marRight w:val="0"/>
      <w:marTop w:val="0"/>
      <w:marBottom w:val="0"/>
      <w:divBdr>
        <w:top w:val="none" w:sz="0" w:space="0" w:color="auto"/>
        <w:left w:val="none" w:sz="0" w:space="0" w:color="auto"/>
        <w:bottom w:val="none" w:sz="0" w:space="0" w:color="auto"/>
        <w:right w:val="none" w:sz="0" w:space="0" w:color="auto"/>
      </w:divBdr>
    </w:div>
    <w:div w:id="2105221981">
      <w:bodyDiv w:val="1"/>
      <w:marLeft w:val="0"/>
      <w:marRight w:val="0"/>
      <w:marTop w:val="0"/>
      <w:marBottom w:val="0"/>
      <w:divBdr>
        <w:top w:val="none" w:sz="0" w:space="0" w:color="auto"/>
        <w:left w:val="none" w:sz="0" w:space="0" w:color="auto"/>
        <w:bottom w:val="none" w:sz="0" w:space="0" w:color="auto"/>
        <w:right w:val="none" w:sz="0" w:space="0" w:color="auto"/>
      </w:divBdr>
      <w:divsChild>
        <w:div w:id="90056785">
          <w:marLeft w:val="640"/>
          <w:marRight w:val="0"/>
          <w:marTop w:val="0"/>
          <w:marBottom w:val="0"/>
          <w:divBdr>
            <w:top w:val="none" w:sz="0" w:space="0" w:color="auto"/>
            <w:left w:val="none" w:sz="0" w:space="0" w:color="auto"/>
            <w:bottom w:val="none" w:sz="0" w:space="0" w:color="auto"/>
            <w:right w:val="none" w:sz="0" w:space="0" w:color="auto"/>
          </w:divBdr>
        </w:div>
        <w:div w:id="153225195">
          <w:marLeft w:val="640"/>
          <w:marRight w:val="0"/>
          <w:marTop w:val="0"/>
          <w:marBottom w:val="0"/>
          <w:divBdr>
            <w:top w:val="none" w:sz="0" w:space="0" w:color="auto"/>
            <w:left w:val="none" w:sz="0" w:space="0" w:color="auto"/>
            <w:bottom w:val="none" w:sz="0" w:space="0" w:color="auto"/>
            <w:right w:val="none" w:sz="0" w:space="0" w:color="auto"/>
          </w:divBdr>
        </w:div>
        <w:div w:id="176770944">
          <w:marLeft w:val="640"/>
          <w:marRight w:val="0"/>
          <w:marTop w:val="0"/>
          <w:marBottom w:val="0"/>
          <w:divBdr>
            <w:top w:val="none" w:sz="0" w:space="0" w:color="auto"/>
            <w:left w:val="none" w:sz="0" w:space="0" w:color="auto"/>
            <w:bottom w:val="none" w:sz="0" w:space="0" w:color="auto"/>
            <w:right w:val="none" w:sz="0" w:space="0" w:color="auto"/>
          </w:divBdr>
        </w:div>
        <w:div w:id="179395061">
          <w:marLeft w:val="640"/>
          <w:marRight w:val="0"/>
          <w:marTop w:val="0"/>
          <w:marBottom w:val="0"/>
          <w:divBdr>
            <w:top w:val="none" w:sz="0" w:space="0" w:color="auto"/>
            <w:left w:val="none" w:sz="0" w:space="0" w:color="auto"/>
            <w:bottom w:val="none" w:sz="0" w:space="0" w:color="auto"/>
            <w:right w:val="none" w:sz="0" w:space="0" w:color="auto"/>
          </w:divBdr>
        </w:div>
        <w:div w:id="225529464">
          <w:marLeft w:val="640"/>
          <w:marRight w:val="0"/>
          <w:marTop w:val="0"/>
          <w:marBottom w:val="0"/>
          <w:divBdr>
            <w:top w:val="none" w:sz="0" w:space="0" w:color="auto"/>
            <w:left w:val="none" w:sz="0" w:space="0" w:color="auto"/>
            <w:bottom w:val="none" w:sz="0" w:space="0" w:color="auto"/>
            <w:right w:val="none" w:sz="0" w:space="0" w:color="auto"/>
          </w:divBdr>
        </w:div>
        <w:div w:id="259879327">
          <w:marLeft w:val="640"/>
          <w:marRight w:val="0"/>
          <w:marTop w:val="0"/>
          <w:marBottom w:val="0"/>
          <w:divBdr>
            <w:top w:val="none" w:sz="0" w:space="0" w:color="auto"/>
            <w:left w:val="none" w:sz="0" w:space="0" w:color="auto"/>
            <w:bottom w:val="none" w:sz="0" w:space="0" w:color="auto"/>
            <w:right w:val="none" w:sz="0" w:space="0" w:color="auto"/>
          </w:divBdr>
        </w:div>
        <w:div w:id="269361676">
          <w:marLeft w:val="640"/>
          <w:marRight w:val="0"/>
          <w:marTop w:val="0"/>
          <w:marBottom w:val="0"/>
          <w:divBdr>
            <w:top w:val="none" w:sz="0" w:space="0" w:color="auto"/>
            <w:left w:val="none" w:sz="0" w:space="0" w:color="auto"/>
            <w:bottom w:val="none" w:sz="0" w:space="0" w:color="auto"/>
            <w:right w:val="none" w:sz="0" w:space="0" w:color="auto"/>
          </w:divBdr>
        </w:div>
        <w:div w:id="288124943">
          <w:marLeft w:val="640"/>
          <w:marRight w:val="0"/>
          <w:marTop w:val="0"/>
          <w:marBottom w:val="0"/>
          <w:divBdr>
            <w:top w:val="none" w:sz="0" w:space="0" w:color="auto"/>
            <w:left w:val="none" w:sz="0" w:space="0" w:color="auto"/>
            <w:bottom w:val="none" w:sz="0" w:space="0" w:color="auto"/>
            <w:right w:val="none" w:sz="0" w:space="0" w:color="auto"/>
          </w:divBdr>
        </w:div>
        <w:div w:id="342826449">
          <w:marLeft w:val="640"/>
          <w:marRight w:val="0"/>
          <w:marTop w:val="0"/>
          <w:marBottom w:val="0"/>
          <w:divBdr>
            <w:top w:val="none" w:sz="0" w:space="0" w:color="auto"/>
            <w:left w:val="none" w:sz="0" w:space="0" w:color="auto"/>
            <w:bottom w:val="none" w:sz="0" w:space="0" w:color="auto"/>
            <w:right w:val="none" w:sz="0" w:space="0" w:color="auto"/>
          </w:divBdr>
        </w:div>
        <w:div w:id="343482337">
          <w:marLeft w:val="640"/>
          <w:marRight w:val="0"/>
          <w:marTop w:val="0"/>
          <w:marBottom w:val="0"/>
          <w:divBdr>
            <w:top w:val="none" w:sz="0" w:space="0" w:color="auto"/>
            <w:left w:val="none" w:sz="0" w:space="0" w:color="auto"/>
            <w:bottom w:val="none" w:sz="0" w:space="0" w:color="auto"/>
            <w:right w:val="none" w:sz="0" w:space="0" w:color="auto"/>
          </w:divBdr>
        </w:div>
        <w:div w:id="430590211">
          <w:marLeft w:val="640"/>
          <w:marRight w:val="0"/>
          <w:marTop w:val="0"/>
          <w:marBottom w:val="0"/>
          <w:divBdr>
            <w:top w:val="none" w:sz="0" w:space="0" w:color="auto"/>
            <w:left w:val="none" w:sz="0" w:space="0" w:color="auto"/>
            <w:bottom w:val="none" w:sz="0" w:space="0" w:color="auto"/>
            <w:right w:val="none" w:sz="0" w:space="0" w:color="auto"/>
          </w:divBdr>
        </w:div>
        <w:div w:id="458063769">
          <w:marLeft w:val="640"/>
          <w:marRight w:val="0"/>
          <w:marTop w:val="0"/>
          <w:marBottom w:val="0"/>
          <w:divBdr>
            <w:top w:val="none" w:sz="0" w:space="0" w:color="auto"/>
            <w:left w:val="none" w:sz="0" w:space="0" w:color="auto"/>
            <w:bottom w:val="none" w:sz="0" w:space="0" w:color="auto"/>
            <w:right w:val="none" w:sz="0" w:space="0" w:color="auto"/>
          </w:divBdr>
        </w:div>
        <w:div w:id="471486906">
          <w:marLeft w:val="640"/>
          <w:marRight w:val="0"/>
          <w:marTop w:val="0"/>
          <w:marBottom w:val="0"/>
          <w:divBdr>
            <w:top w:val="none" w:sz="0" w:space="0" w:color="auto"/>
            <w:left w:val="none" w:sz="0" w:space="0" w:color="auto"/>
            <w:bottom w:val="none" w:sz="0" w:space="0" w:color="auto"/>
            <w:right w:val="none" w:sz="0" w:space="0" w:color="auto"/>
          </w:divBdr>
        </w:div>
        <w:div w:id="471682198">
          <w:marLeft w:val="640"/>
          <w:marRight w:val="0"/>
          <w:marTop w:val="0"/>
          <w:marBottom w:val="0"/>
          <w:divBdr>
            <w:top w:val="none" w:sz="0" w:space="0" w:color="auto"/>
            <w:left w:val="none" w:sz="0" w:space="0" w:color="auto"/>
            <w:bottom w:val="none" w:sz="0" w:space="0" w:color="auto"/>
            <w:right w:val="none" w:sz="0" w:space="0" w:color="auto"/>
          </w:divBdr>
        </w:div>
        <w:div w:id="476990684">
          <w:marLeft w:val="640"/>
          <w:marRight w:val="0"/>
          <w:marTop w:val="0"/>
          <w:marBottom w:val="0"/>
          <w:divBdr>
            <w:top w:val="none" w:sz="0" w:space="0" w:color="auto"/>
            <w:left w:val="none" w:sz="0" w:space="0" w:color="auto"/>
            <w:bottom w:val="none" w:sz="0" w:space="0" w:color="auto"/>
            <w:right w:val="none" w:sz="0" w:space="0" w:color="auto"/>
          </w:divBdr>
        </w:div>
        <w:div w:id="521213734">
          <w:marLeft w:val="640"/>
          <w:marRight w:val="0"/>
          <w:marTop w:val="0"/>
          <w:marBottom w:val="0"/>
          <w:divBdr>
            <w:top w:val="none" w:sz="0" w:space="0" w:color="auto"/>
            <w:left w:val="none" w:sz="0" w:space="0" w:color="auto"/>
            <w:bottom w:val="none" w:sz="0" w:space="0" w:color="auto"/>
            <w:right w:val="none" w:sz="0" w:space="0" w:color="auto"/>
          </w:divBdr>
        </w:div>
        <w:div w:id="559635817">
          <w:marLeft w:val="640"/>
          <w:marRight w:val="0"/>
          <w:marTop w:val="0"/>
          <w:marBottom w:val="0"/>
          <w:divBdr>
            <w:top w:val="none" w:sz="0" w:space="0" w:color="auto"/>
            <w:left w:val="none" w:sz="0" w:space="0" w:color="auto"/>
            <w:bottom w:val="none" w:sz="0" w:space="0" w:color="auto"/>
            <w:right w:val="none" w:sz="0" w:space="0" w:color="auto"/>
          </w:divBdr>
        </w:div>
        <w:div w:id="599948371">
          <w:marLeft w:val="640"/>
          <w:marRight w:val="0"/>
          <w:marTop w:val="0"/>
          <w:marBottom w:val="0"/>
          <w:divBdr>
            <w:top w:val="none" w:sz="0" w:space="0" w:color="auto"/>
            <w:left w:val="none" w:sz="0" w:space="0" w:color="auto"/>
            <w:bottom w:val="none" w:sz="0" w:space="0" w:color="auto"/>
            <w:right w:val="none" w:sz="0" w:space="0" w:color="auto"/>
          </w:divBdr>
        </w:div>
        <w:div w:id="660154919">
          <w:marLeft w:val="640"/>
          <w:marRight w:val="0"/>
          <w:marTop w:val="0"/>
          <w:marBottom w:val="0"/>
          <w:divBdr>
            <w:top w:val="none" w:sz="0" w:space="0" w:color="auto"/>
            <w:left w:val="none" w:sz="0" w:space="0" w:color="auto"/>
            <w:bottom w:val="none" w:sz="0" w:space="0" w:color="auto"/>
            <w:right w:val="none" w:sz="0" w:space="0" w:color="auto"/>
          </w:divBdr>
        </w:div>
        <w:div w:id="666980097">
          <w:marLeft w:val="640"/>
          <w:marRight w:val="0"/>
          <w:marTop w:val="0"/>
          <w:marBottom w:val="0"/>
          <w:divBdr>
            <w:top w:val="none" w:sz="0" w:space="0" w:color="auto"/>
            <w:left w:val="none" w:sz="0" w:space="0" w:color="auto"/>
            <w:bottom w:val="none" w:sz="0" w:space="0" w:color="auto"/>
            <w:right w:val="none" w:sz="0" w:space="0" w:color="auto"/>
          </w:divBdr>
        </w:div>
        <w:div w:id="689381984">
          <w:marLeft w:val="640"/>
          <w:marRight w:val="0"/>
          <w:marTop w:val="0"/>
          <w:marBottom w:val="0"/>
          <w:divBdr>
            <w:top w:val="none" w:sz="0" w:space="0" w:color="auto"/>
            <w:left w:val="none" w:sz="0" w:space="0" w:color="auto"/>
            <w:bottom w:val="none" w:sz="0" w:space="0" w:color="auto"/>
            <w:right w:val="none" w:sz="0" w:space="0" w:color="auto"/>
          </w:divBdr>
        </w:div>
        <w:div w:id="727536046">
          <w:marLeft w:val="640"/>
          <w:marRight w:val="0"/>
          <w:marTop w:val="0"/>
          <w:marBottom w:val="0"/>
          <w:divBdr>
            <w:top w:val="none" w:sz="0" w:space="0" w:color="auto"/>
            <w:left w:val="none" w:sz="0" w:space="0" w:color="auto"/>
            <w:bottom w:val="none" w:sz="0" w:space="0" w:color="auto"/>
            <w:right w:val="none" w:sz="0" w:space="0" w:color="auto"/>
          </w:divBdr>
        </w:div>
        <w:div w:id="745613109">
          <w:marLeft w:val="640"/>
          <w:marRight w:val="0"/>
          <w:marTop w:val="0"/>
          <w:marBottom w:val="0"/>
          <w:divBdr>
            <w:top w:val="none" w:sz="0" w:space="0" w:color="auto"/>
            <w:left w:val="none" w:sz="0" w:space="0" w:color="auto"/>
            <w:bottom w:val="none" w:sz="0" w:space="0" w:color="auto"/>
            <w:right w:val="none" w:sz="0" w:space="0" w:color="auto"/>
          </w:divBdr>
        </w:div>
        <w:div w:id="821116644">
          <w:marLeft w:val="640"/>
          <w:marRight w:val="0"/>
          <w:marTop w:val="0"/>
          <w:marBottom w:val="0"/>
          <w:divBdr>
            <w:top w:val="none" w:sz="0" w:space="0" w:color="auto"/>
            <w:left w:val="none" w:sz="0" w:space="0" w:color="auto"/>
            <w:bottom w:val="none" w:sz="0" w:space="0" w:color="auto"/>
            <w:right w:val="none" w:sz="0" w:space="0" w:color="auto"/>
          </w:divBdr>
        </w:div>
        <w:div w:id="836043339">
          <w:marLeft w:val="640"/>
          <w:marRight w:val="0"/>
          <w:marTop w:val="0"/>
          <w:marBottom w:val="0"/>
          <w:divBdr>
            <w:top w:val="none" w:sz="0" w:space="0" w:color="auto"/>
            <w:left w:val="none" w:sz="0" w:space="0" w:color="auto"/>
            <w:bottom w:val="none" w:sz="0" w:space="0" w:color="auto"/>
            <w:right w:val="none" w:sz="0" w:space="0" w:color="auto"/>
          </w:divBdr>
        </w:div>
        <w:div w:id="847600466">
          <w:marLeft w:val="640"/>
          <w:marRight w:val="0"/>
          <w:marTop w:val="0"/>
          <w:marBottom w:val="0"/>
          <w:divBdr>
            <w:top w:val="none" w:sz="0" w:space="0" w:color="auto"/>
            <w:left w:val="none" w:sz="0" w:space="0" w:color="auto"/>
            <w:bottom w:val="none" w:sz="0" w:space="0" w:color="auto"/>
            <w:right w:val="none" w:sz="0" w:space="0" w:color="auto"/>
          </w:divBdr>
        </w:div>
        <w:div w:id="994576564">
          <w:marLeft w:val="640"/>
          <w:marRight w:val="0"/>
          <w:marTop w:val="0"/>
          <w:marBottom w:val="0"/>
          <w:divBdr>
            <w:top w:val="none" w:sz="0" w:space="0" w:color="auto"/>
            <w:left w:val="none" w:sz="0" w:space="0" w:color="auto"/>
            <w:bottom w:val="none" w:sz="0" w:space="0" w:color="auto"/>
            <w:right w:val="none" w:sz="0" w:space="0" w:color="auto"/>
          </w:divBdr>
        </w:div>
        <w:div w:id="1051929855">
          <w:marLeft w:val="640"/>
          <w:marRight w:val="0"/>
          <w:marTop w:val="0"/>
          <w:marBottom w:val="0"/>
          <w:divBdr>
            <w:top w:val="none" w:sz="0" w:space="0" w:color="auto"/>
            <w:left w:val="none" w:sz="0" w:space="0" w:color="auto"/>
            <w:bottom w:val="none" w:sz="0" w:space="0" w:color="auto"/>
            <w:right w:val="none" w:sz="0" w:space="0" w:color="auto"/>
          </w:divBdr>
        </w:div>
        <w:div w:id="1058936615">
          <w:marLeft w:val="640"/>
          <w:marRight w:val="0"/>
          <w:marTop w:val="0"/>
          <w:marBottom w:val="0"/>
          <w:divBdr>
            <w:top w:val="none" w:sz="0" w:space="0" w:color="auto"/>
            <w:left w:val="none" w:sz="0" w:space="0" w:color="auto"/>
            <w:bottom w:val="none" w:sz="0" w:space="0" w:color="auto"/>
            <w:right w:val="none" w:sz="0" w:space="0" w:color="auto"/>
          </w:divBdr>
        </w:div>
        <w:div w:id="1059285640">
          <w:marLeft w:val="640"/>
          <w:marRight w:val="0"/>
          <w:marTop w:val="0"/>
          <w:marBottom w:val="0"/>
          <w:divBdr>
            <w:top w:val="none" w:sz="0" w:space="0" w:color="auto"/>
            <w:left w:val="none" w:sz="0" w:space="0" w:color="auto"/>
            <w:bottom w:val="none" w:sz="0" w:space="0" w:color="auto"/>
            <w:right w:val="none" w:sz="0" w:space="0" w:color="auto"/>
          </w:divBdr>
        </w:div>
        <w:div w:id="1075661396">
          <w:marLeft w:val="640"/>
          <w:marRight w:val="0"/>
          <w:marTop w:val="0"/>
          <w:marBottom w:val="0"/>
          <w:divBdr>
            <w:top w:val="none" w:sz="0" w:space="0" w:color="auto"/>
            <w:left w:val="none" w:sz="0" w:space="0" w:color="auto"/>
            <w:bottom w:val="none" w:sz="0" w:space="0" w:color="auto"/>
            <w:right w:val="none" w:sz="0" w:space="0" w:color="auto"/>
          </w:divBdr>
        </w:div>
        <w:div w:id="1077827977">
          <w:marLeft w:val="640"/>
          <w:marRight w:val="0"/>
          <w:marTop w:val="0"/>
          <w:marBottom w:val="0"/>
          <w:divBdr>
            <w:top w:val="none" w:sz="0" w:space="0" w:color="auto"/>
            <w:left w:val="none" w:sz="0" w:space="0" w:color="auto"/>
            <w:bottom w:val="none" w:sz="0" w:space="0" w:color="auto"/>
            <w:right w:val="none" w:sz="0" w:space="0" w:color="auto"/>
          </w:divBdr>
        </w:div>
        <w:div w:id="1225918040">
          <w:marLeft w:val="640"/>
          <w:marRight w:val="0"/>
          <w:marTop w:val="0"/>
          <w:marBottom w:val="0"/>
          <w:divBdr>
            <w:top w:val="none" w:sz="0" w:space="0" w:color="auto"/>
            <w:left w:val="none" w:sz="0" w:space="0" w:color="auto"/>
            <w:bottom w:val="none" w:sz="0" w:space="0" w:color="auto"/>
            <w:right w:val="none" w:sz="0" w:space="0" w:color="auto"/>
          </w:divBdr>
        </w:div>
        <w:div w:id="1229805218">
          <w:marLeft w:val="640"/>
          <w:marRight w:val="0"/>
          <w:marTop w:val="0"/>
          <w:marBottom w:val="0"/>
          <w:divBdr>
            <w:top w:val="none" w:sz="0" w:space="0" w:color="auto"/>
            <w:left w:val="none" w:sz="0" w:space="0" w:color="auto"/>
            <w:bottom w:val="none" w:sz="0" w:space="0" w:color="auto"/>
            <w:right w:val="none" w:sz="0" w:space="0" w:color="auto"/>
          </w:divBdr>
        </w:div>
        <w:div w:id="1236629819">
          <w:marLeft w:val="640"/>
          <w:marRight w:val="0"/>
          <w:marTop w:val="0"/>
          <w:marBottom w:val="0"/>
          <w:divBdr>
            <w:top w:val="none" w:sz="0" w:space="0" w:color="auto"/>
            <w:left w:val="none" w:sz="0" w:space="0" w:color="auto"/>
            <w:bottom w:val="none" w:sz="0" w:space="0" w:color="auto"/>
            <w:right w:val="none" w:sz="0" w:space="0" w:color="auto"/>
          </w:divBdr>
        </w:div>
        <w:div w:id="1313871576">
          <w:marLeft w:val="640"/>
          <w:marRight w:val="0"/>
          <w:marTop w:val="0"/>
          <w:marBottom w:val="0"/>
          <w:divBdr>
            <w:top w:val="none" w:sz="0" w:space="0" w:color="auto"/>
            <w:left w:val="none" w:sz="0" w:space="0" w:color="auto"/>
            <w:bottom w:val="none" w:sz="0" w:space="0" w:color="auto"/>
            <w:right w:val="none" w:sz="0" w:space="0" w:color="auto"/>
          </w:divBdr>
        </w:div>
        <w:div w:id="1430616676">
          <w:marLeft w:val="640"/>
          <w:marRight w:val="0"/>
          <w:marTop w:val="0"/>
          <w:marBottom w:val="0"/>
          <w:divBdr>
            <w:top w:val="none" w:sz="0" w:space="0" w:color="auto"/>
            <w:left w:val="none" w:sz="0" w:space="0" w:color="auto"/>
            <w:bottom w:val="none" w:sz="0" w:space="0" w:color="auto"/>
            <w:right w:val="none" w:sz="0" w:space="0" w:color="auto"/>
          </w:divBdr>
        </w:div>
        <w:div w:id="1460370329">
          <w:marLeft w:val="640"/>
          <w:marRight w:val="0"/>
          <w:marTop w:val="0"/>
          <w:marBottom w:val="0"/>
          <w:divBdr>
            <w:top w:val="none" w:sz="0" w:space="0" w:color="auto"/>
            <w:left w:val="none" w:sz="0" w:space="0" w:color="auto"/>
            <w:bottom w:val="none" w:sz="0" w:space="0" w:color="auto"/>
            <w:right w:val="none" w:sz="0" w:space="0" w:color="auto"/>
          </w:divBdr>
        </w:div>
        <w:div w:id="1529367085">
          <w:marLeft w:val="640"/>
          <w:marRight w:val="0"/>
          <w:marTop w:val="0"/>
          <w:marBottom w:val="0"/>
          <w:divBdr>
            <w:top w:val="none" w:sz="0" w:space="0" w:color="auto"/>
            <w:left w:val="none" w:sz="0" w:space="0" w:color="auto"/>
            <w:bottom w:val="none" w:sz="0" w:space="0" w:color="auto"/>
            <w:right w:val="none" w:sz="0" w:space="0" w:color="auto"/>
          </w:divBdr>
        </w:div>
        <w:div w:id="1550411965">
          <w:marLeft w:val="640"/>
          <w:marRight w:val="0"/>
          <w:marTop w:val="0"/>
          <w:marBottom w:val="0"/>
          <w:divBdr>
            <w:top w:val="none" w:sz="0" w:space="0" w:color="auto"/>
            <w:left w:val="none" w:sz="0" w:space="0" w:color="auto"/>
            <w:bottom w:val="none" w:sz="0" w:space="0" w:color="auto"/>
            <w:right w:val="none" w:sz="0" w:space="0" w:color="auto"/>
          </w:divBdr>
        </w:div>
        <w:div w:id="1610813915">
          <w:marLeft w:val="640"/>
          <w:marRight w:val="0"/>
          <w:marTop w:val="0"/>
          <w:marBottom w:val="0"/>
          <w:divBdr>
            <w:top w:val="none" w:sz="0" w:space="0" w:color="auto"/>
            <w:left w:val="none" w:sz="0" w:space="0" w:color="auto"/>
            <w:bottom w:val="none" w:sz="0" w:space="0" w:color="auto"/>
            <w:right w:val="none" w:sz="0" w:space="0" w:color="auto"/>
          </w:divBdr>
        </w:div>
        <w:div w:id="1613316897">
          <w:marLeft w:val="640"/>
          <w:marRight w:val="0"/>
          <w:marTop w:val="0"/>
          <w:marBottom w:val="0"/>
          <w:divBdr>
            <w:top w:val="none" w:sz="0" w:space="0" w:color="auto"/>
            <w:left w:val="none" w:sz="0" w:space="0" w:color="auto"/>
            <w:bottom w:val="none" w:sz="0" w:space="0" w:color="auto"/>
            <w:right w:val="none" w:sz="0" w:space="0" w:color="auto"/>
          </w:divBdr>
        </w:div>
        <w:div w:id="1667780383">
          <w:marLeft w:val="640"/>
          <w:marRight w:val="0"/>
          <w:marTop w:val="0"/>
          <w:marBottom w:val="0"/>
          <w:divBdr>
            <w:top w:val="none" w:sz="0" w:space="0" w:color="auto"/>
            <w:left w:val="none" w:sz="0" w:space="0" w:color="auto"/>
            <w:bottom w:val="none" w:sz="0" w:space="0" w:color="auto"/>
            <w:right w:val="none" w:sz="0" w:space="0" w:color="auto"/>
          </w:divBdr>
        </w:div>
        <w:div w:id="1733962905">
          <w:marLeft w:val="640"/>
          <w:marRight w:val="0"/>
          <w:marTop w:val="0"/>
          <w:marBottom w:val="0"/>
          <w:divBdr>
            <w:top w:val="none" w:sz="0" w:space="0" w:color="auto"/>
            <w:left w:val="none" w:sz="0" w:space="0" w:color="auto"/>
            <w:bottom w:val="none" w:sz="0" w:space="0" w:color="auto"/>
            <w:right w:val="none" w:sz="0" w:space="0" w:color="auto"/>
          </w:divBdr>
        </w:div>
        <w:div w:id="1748261580">
          <w:marLeft w:val="640"/>
          <w:marRight w:val="0"/>
          <w:marTop w:val="0"/>
          <w:marBottom w:val="0"/>
          <w:divBdr>
            <w:top w:val="none" w:sz="0" w:space="0" w:color="auto"/>
            <w:left w:val="none" w:sz="0" w:space="0" w:color="auto"/>
            <w:bottom w:val="none" w:sz="0" w:space="0" w:color="auto"/>
            <w:right w:val="none" w:sz="0" w:space="0" w:color="auto"/>
          </w:divBdr>
        </w:div>
        <w:div w:id="1788966480">
          <w:marLeft w:val="640"/>
          <w:marRight w:val="0"/>
          <w:marTop w:val="0"/>
          <w:marBottom w:val="0"/>
          <w:divBdr>
            <w:top w:val="none" w:sz="0" w:space="0" w:color="auto"/>
            <w:left w:val="none" w:sz="0" w:space="0" w:color="auto"/>
            <w:bottom w:val="none" w:sz="0" w:space="0" w:color="auto"/>
            <w:right w:val="none" w:sz="0" w:space="0" w:color="auto"/>
          </w:divBdr>
        </w:div>
        <w:div w:id="1798525389">
          <w:marLeft w:val="640"/>
          <w:marRight w:val="0"/>
          <w:marTop w:val="0"/>
          <w:marBottom w:val="0"/>
          <w:divBdr>
            <w:top w:val="none" w:sz="0" w:space="0" w:color="auto"/>
            <w:left w:val="none" w:sz="0" w:space="0" w:color="auto"/>
            <w:bottom w:val="none" w:sz="0" w:space="0" w:color="auto"/>
            <w:right w:val="none" w:sz="0" w:space="0" w:color="auto"/>
          </w:divBdr>
        </w:div>
        <w:div w:id="1807968745">
          <w:marLeft w:val="640"/>
          <w:marRight w:val="0"/>
          <w:marTop w:val="0"/>
          <w:marBottom w:val="0"/>
          <w:divBdr>
            <w:top w:val="none" w:sz="0" w:space="0" w:color="auto"/>
            <w:left w:val="none" w:sz="0" w:space="0" w:color="auto"/>
            <w:bottom w:val="none" w:sz="0" w:space="0" w:color="auto"/>
            <w:right w:val="none" w:sz="0" w:space="0" w:color="auto"/>
          </w:divBdr>
        </w:div>
        <w:div w:id="1845508429">
          <w:marLeft w:val="640"/>
          <w:marRight w:val="0"/>
          <w:marTop w:val="0"/>
          <w:marBottom w:val="0"/>
          <w:divBdr>
            <w:top w:val="none" w:sz="0" w:space="0" w:color="auto"/>
            <w:left w:val="none" w:sz="0" w:space="0" w:color="auto"/>
            <w:bottom w:val="none" w:sz="0" w:space="0" w:color="auto"/>
            <w:right w:val="none" w:sz="0" w:space="0" w:color="auto"/>
          </w:divBdr>
        </w:div>
        <w:div w:id="1858428106">
          <w:marLeft w:val="640"/>
          <w:marRight w:val="0"/>
          <w:marTop w:val="0"/>
          <w:marBottom w:val="0"/>
          <w:divBdr>
            <w:top w:val="none" w:sz="0" w:space="0" w:color="auto"/>
            <w:left w:val="none" w:sz="0" w:space="0" w:color="auto"/>
            <w:bottom w:val="none" w:sz="0" w:space="0" w:color="auto"/>
            <w:right w:val="none" w:sz="0" w:space="0" w:color="auto"/>
          </w:divBdr>
        </w:div>
        <w:div w:id="1863779408">
          <w:marLeft w:val="640"/>
          <w:marRight w:val="0"/>
          <w:marTop w:val="0"/>
          <w:marBottom w:val="0"/>
          <w:divBdr>
            <w:top w:val="none" w:sz="0" w:space="0" w:color="auto"/>
            <w:left w:val="none" w:sz="0" w:space="0" w:color="auto"/>
            <w:bottom w:val="none" w:sz="0" w:space="0" w:color="auto"/>
            <w:right w:val="none" w:sz="0" w:space="0" w:color="auto"/>
          </w:divBdr>
        </w:div>
        <w:div w:id="1886332073">
          <w:marLeft w:val="640"/>
          <w:marRight w:val="0"/>
          <w:marTop w:val="0"/>
          <w:marBottom w:val="0"/>
          <w:divBdr>
            <w:top w:val="none" w:sz="0" w:space="0" w:color="auto"/>
            <w:left w:val="none" w:sz="0" w:space="0" w:color="auto"/>
            <w:bottom w:val="none" w:sz="0" w:space="0" w:color="auto"/>
            <w:right w:val="none" w:sz="0" w:space="0" w:color="auto"/>
          </w:divBdr>
        </w:div>
        <w:div w:id="1925264779">
          <w:marLeft w:val="640"/>
          <w:marRight w:val="0"/>
          <w:marTop w:val="0"/>
          <w:marBottom w:val="0"/>
          <w:divBdr>
            <w:top w:val="none" w:sz="0" w:space="0" w:color="auto"/>
            <w:left w:val="none" w:sz="0" w:space="0" w:color="auto"/>
            <w:bottom w:val="none" w:sz="0" w:space="0" w:color="auto"/>
            <w:right w:val="none" w:sz="0" w:space="0" w:color="auto"/>
          </w:divBdr>
        </w:div>
        <w:div w:id="1940795775">
          <w:marLeft w:val="640"/>
          <w:marRight w:val="0"/>
          <w:marTop w:val="0"/>
          <w:marBottom w:val="0"/>
          <w:divBdr>
            <w:top w:val="none" w:sz="0" w:space="0" w:color="auto"/>
            <w:left w:val="none" w:sz="0" w:space="0" w:color="auto"/>
            <w:bottom w:val="none" w:sz="0" w:space="0" w:color="auto"/>
            <w:right w:val="none" w:sz="0" w:space="0" w:color="auto"/>
          </w:divBdr>
        </w:div>
        <w:div w:id="1944220997">
          <w:marLeft w:val="640"/>
          <w:marRight w:val="0"/>
          <w:marTop w:val="0"/>
          <w:marBottom w:val="0"/>
          <w:divBdr>
            <w:top w:val="none" w:sz="0" w:space="0" w:color="auto"/>
            <w:left w:val="none" w:sz="0" w:space="0" w:color="auto"/>
            <w:bottom w:val="none" w:sz="0" w:space="0" w:color="auto"/>
            <w:right w:val="none" w:sz="0" w:space="0" w:color="auto"/>
          </w:divBdr>
        </w:div>
        <w:div w:id="2090225299">
          <w:marLeft w:val="640"/>
          <w:marRight w:val="0"/>
          <w:marTop w:val="0"/>
          <w:marBottom w:val="0"/>
          <w:divBdr>
            <w:top w:val="none" w:sz="0" w:space="0" w:color="auto"/>
            <w:left w:val="none" w:sz="0" w:space="0" w:color="auto"/>
            <w:bottom w:val="none" w:sz="0" w:space="0" w:color="auto"/>
            <w:right w:val="none" w:sz="0" w:space="0" w:color="auto"/>
          </w:divBdr>
        </w:div>
        <w:div w:id="2114013257">
          <w:marLeft w:val="640"/>
          <w:marRight w:val="0"/>
          <w:marTop w:val="0"/>
          <w:marBottom w:val="0"/>
          <w:divBdr>
            <w:top w:val="none" w:sz="0" w:space="0" w:color="auto"/>
            <w:left w:val="none" w:sz="0" w:space="0" w:color="auto"/>
            <w:bottom w:val="none" w:sz="0" w:space="0" w:color="auto"/>
            <w:right w:val="none" w:sz="0" w:space="0" w:color="auto"/>
          </w:divBdr>
        </w:div>
      </w:divsChild>
    </w:div>
    <w:div w:id="2106876314">
      <w:bodyDiv w:val="1"/>
      <w:marLeft w:val="0"/>
      <w:marRight w:val="0"/>
      <w:marTop w:val="0"/>
      <w:marBottom w:val="0"/>
      <w:divBdr>
        <w:top w:val="none" w:sz="0" w:space="0" w:color="auto"/>
        <w:left w:val="none" w:sz="0" w:space="0" w:color="auto"/>
        <w:bottom w:val="none" w:sz="0" w:space="0" w:color="auto"/>
        <w:right w:val="none" w:sz="0" w:space="0" w:color="auto"/>
      </w:divBdr>
      <w:divsChild>
        <w:div w:id="13773492">
          <w:marLeft w:val="640"/>
          <w:marRight w:val="0"/>
          <w:marTop w:val="0"/>
          <w:marBottom w:val="0"/>
          <w:divBdr>
            <w:top w:val="none" w:sz="0" w:space="0" w:color="auto"/>
            <w:left w:val="none" w:sz="0" w:space="0" w:color="auto"/>
            <w:bottom w:val="none" w:sz="0" w:space="0" w:color="auto"/>
            <w:right w:val="none" w:sz="0" w:space="0" w:color="auto"/>
          </w:divBdr>
        </w:div>
        <w:div w:id="19596621">
          <w:marLeft w:val="640"/>
          <w:marRight w:val="0"/>
          <w:marTop w:val="0"/>
          <w:marBottom w:val="0"/>
          <w:divBdr>
            <w:top w:val="none" w:sz="0" w:space="0" w:color="auto"/>
            <w:left w:val="none" w:sz="0" w:space="0" w:color="auto"/>
            <w:bottom w:val="none" w:sz="0" w:space="0" w:color="auto"/>
            <w:right w:val="none" w:sz="0" w:space="0" w:color="auto"/>
          </w:divBdr>
        </w:div>
        <w:div w:id="38359499">
          <w:marLeft w:val="640"/>
          <w:marRight w:val="0"/>
          <w:marTop w:val="0"/>
          <w:marBottom w:val="0"/>
          <w:divBdr>
            <w:top w:val="none" w:sz="0" w:space="0" w:color="auto"/>
            <w:left w:val="none" w:sz="0" w:space="0" w:color="auto"/>
            <w:bottom w:val="none" w:sz="0" w:space="0" w:color="auto"/>
            <w:right w:val="none" w:sz="0" w:space="0" w:color="auto"/>
          </w:divBdr>
        </w:div>
        <w:div w:id="98914373">
          <w:marLeft w:val="640"/>
          <w:marRight w:val="0"/>
          <w:marTop w:val="0"/>
          <w:marBottom w:val="0"/>
          <w:divBdr>
            <w:top w:val="none" w:sz="0" w:space="0" w:color="auto"/>
            <w:left w:val="none" w:sz="0" w:space="0" w:color="auto"/>
            <w:bottom w:val="none" w:sz="0" w:space="0" w:color="auto"/>
            <w:right w:val="none" w:sz="0" w:space="0" w:color="auto"/>
          </w:divBdr>
        </w:div>
        <w:div w:id="117069936">
          <w:marLeft w:val="640"/>
          <w:marRight w:val="0"/>
          <w:marTop w:val="0"/>
          <w:marBottom w:val="0"/>
          <w:divBdr>
            <w:top w:val="none" w:sz="0" w:space="0" w:color="auto"/>
            <w:left w:val="none" w:sz="0" w:space="0" w:color="auto"/>
            <w:bottom w:val="none" w:sz="0" w:space="0" w:color="auto"/>
            <w:right w:val="none" w:sz="0" w:space="0" w:color="auto"/>
          </w:divBdr>
        </w:div>
        <w:div w:id="163054243">
          <w:marLeft w:val="640"/>
          <w:marRight w:val="0"/>
          <w:marTop w:val="0"/>
          <w:marBottom w:val="0"/>
          <w:divBdr>
            <w:top w:val="none" w:sz="0" w:space="0" w:color="auto"/>
            <w:left w:val="none" w:sz="0" w:space="0" w:color="auto"/>
            <w:bottom w:val="none" w:sz="0" w:space="0" w:color="auto"/>
            <w:right w:val="none" w:sz="0" w:space="0" w:color="auto"/>
          </w:divBdr>
        </w:div>
        <w:div w:id="258026509">
          <w:marLeft w:val="640"/>
          <w:marRight w:val="0"/>
          <w:marTop w:val="0"/>
          <w:marBottom w:val="0"/>
          <w:divBdr>
            <w:top w:val="none" w:sz="0" w:space="0" w:color="auto"/>
            <w:left w:val="none" w:sz="0" w:space="0" w:color="auto"/>
            <w:bottom w:val="none" w:sz="0" w:space="0" w:color="auto"/>
            <w:right w:val="none" w:sz="0" w:space="0" w:color="auto"/>
          </w:divBdr>
        </w:div>
        <w:div w:id="276642453">
          <w:marLeft w:val="640"/>
          <w:marRight w:val="0"/>
          <w:marTop w:val="0"/>
          <w:marBottom w:val="0"/>
          <w:divBdr>
            <w:top w:val="none" w:sz="0" w:space="0" w:color="auto"/>
            <w:left w:val="none" w:sz="0" w:space="0" w:color="auto"/>
            <w:bottom w:val="none" w:sz="0" w:space="0" w:color="auto"/>
            <w:right w:val="none" w:sz="0" w:space="0" w:color="auto"/>
          </w:divBdr>
        </w:div>
        <w:div w:id="365564192">
          <w:marLeft w:val="640"/>
          <w:marRight w:val="0"/>
          <w:marTop w:val="0"/>
          <w:marBottom w:val="0"/>
          <w:divBdr>
            <w:top w:val="none" w:sz="0" w:space="0" w:color="auto"/>
            <w:left w:val="none" w:sz="0" w:space="0" w:color="auto"/>
            <w:bottom w:val="none" w:sz="0" w:space="0" w:color="auto"/>
            <w:right w:val="none" w:sz="0" w:space="0" w:color="auto"/>
          </w:divBdr>
        </w:div>
        <w:div w:id="369497355">
          <w:marLeft w:val="640"/>
          <w:marRight w:val="0"/>
          <w:marTop w:val="0"/>
          <w:marBottom w:val="0"/>
          <w:divBdr>
            <w:top w:val="none" w:sz="0" w:space="0" w:color="auto"/>
            <w:left w:val="none" w:sz="0" w:space="0" w:color="auto"/>
            <w:bottom w:val="none" w:sz="0" w:space="0" w:color="auto"/>
            <w:right w:val="none" w:sz="0" w:space="0" w:color="auto"/>
          </w:divBdr>
        </w:div>
        <w:div w:id="417597472">
          <w:marLeft w:val="640"/>
          <w:marRight w:val="0"/>
          <w:marTop w:val="0"/>
          <w:marBottom w:val="0"/>
          <w:divBdr>
            <w:top w:val="none" w:sz="0" w:space="0" w:color="auto"/>
            <w:left w:val="none" w:sz="0" w:space="0" w:color="auto"/>
            <w:bottom w:val="none" w:sz="0" w:space="0" w:color="auto"/>
            <w:right w:val="none" w:sz="0" w:space="0" w:color="auto"/>
          </w:divBdr>
        </w:div>
        <w:div w:id="436217351">
          <w:marLeft w:val="640"/>
          <w:marRight w:val="0"/>
          <w:marTop w:val="0"/>
          <w:marBottom w:val="0"/>
          <w:divBdr>
            <w:top w:val="none" w:sz="0" w:space="0" w:color="auto"/>
            <w:left w:val="none" w:sz="0" w:space="0" w:color="auto"/>
            <w:bottom w:val="none" w:sz="0" w:space="0" w:color="auto"/>
            <w:right w:val="none" w:sz="0" w:space="0" w:color="auto"/>
          </w:divBdr>
        </w:div>
        <w:div w:id="477697491">
          <w:marLeft w:val="640"/>
          <w:marRight w:val="0"/>
          <w:marTop w:val="0"/>
          <w:marBottom w:val="0"/>
          <w:divBdr>
            <w:top w:val="none" w:sz="0" w:space="0" w:color="auto"/>
            <w:left w:val="none" w:sz="0" w:space="0" w:color="auto"/>
            <w:bottom w:val="none" w:sz="0" w:space="0" w:color="auto"/>
            <w:right w:val="none" w:sz="0" w:space="0" w:color="auto"/>
          </w:divBdr>
        </w:div>
        <w:div w:id="513424444">
          <w:marLeft w:val="640"/>
          <w:marRight w:val="0"/>
          <w:marTop w:val="0"/>
          <w:marBottom w:val="0"/>
          <w:divBdr>
            <w:top w:val="none" w:sz="0" w:space="0" w:color="auto"/>
            <w:left w:val="none" w:sz="0" w:space="0" w:color="auto"/>
            <w:bottom w:val="none" w:sz="0" w:space="0" w:color="auto"/>
            <w:right w:val="none" w:sz="0" w:space="0" w:color="auto"/>
          </w:divBdr>
        </w:div>
        <w:div w:id="522596508">
          <w:marLeft w:val="640"/>
          <w:marRight w:val="0"/>
          <w:marTop w:val="0"/>
          <w:marBottom w:val="0"/>
          <w:divBdr>
            <w:top w:val="none" w:sz="0" w:space="0" w:color="auto"/>
            <w:left w:val="none" w:sz="0" w:space="0" w:color="auto"/>
            <w:bottom w:val="none" w:sz="0" w:space="0" w:color="auto"/>
            <w:right w:val="none" w:sz="0" w:space="0" w:color="auto"/>
          </w:divBdr>
        </w:div>
        <w:div w:id="637496116">
          <w:marLeft w:val="640"/>
          <w:marRight w:val="0"/>
          <w:marTop w:val="0"/>
          <w:marBottom w:val="0"/>
          <w:divBdr>
            <w:top w:val="none" w:sz="0" w:space="0" w:color="auto"/>
            <w:left w:val="none" w:sz="0" w:space="0" w:color="auto"/>
            <w:bottom w:val="none" w:sz="0" w:space="0" w:color="auto"/>
            <w:right w:val="none" w:sz="0" w:space="0" w:color="auto"/>
          </w:divBdr>
        </w:div>
        <w:div w:id="760220670">
          <w:marLeft w:val="640"/>
          <w:marRight w:val="0"/>
          <w:marTop w:val="0"/>
          <w:marBottom w:val="0"/>
          <w:divBdr>
            <w:top w:val="none" w:sz="0" w:space="0" w:color="auto"/>
            <w:left w:val="none" w:sz="0" w:space="0" w:color="auto"/>
            <w:bottom w:val="none" w:sz="0" w:space="0" w:color="auto"/>
            <w:right w:val="none" w:sz="0" w:space="0" w:color="auto"/>
          </w:divBdr>
        </w:div>
        <w:div w:id="761494180">
          <w:marLeft w:val="640"/>
          <w:marRight w:val="0"/>
          <w:marTop w:val="0"/>
          <w:marBottom w:val="0"/>
          <w:divBdr>
            <w:top w:val="none" w:sz="0" w:space="0" w:color="auto"/>
            <w:left w:val="none" w:sz="0" w:space="0" w:color="auto"/>
            <w:bottom w:val="none" w:sz="0" w:space="0" w:color="auto"/>
            <w:right w:val="none" w:sz="0" w:space="0" w:color="auto"/>
          </w:divBdr>
        </w:div>
        <w:div w:id="862787499">
          <w:marLeft w:val="640"/>
          <w:marRight w:val="0"/>
          <w:marTop w:val="0"/>
          <w:marBottom w:val="0"/>
          <w:divBdr>
            <w:top w:val="none" w:sz="0" w:space="0" w:color="auto"/>
            <w:left w:val="none" w:sz="0" w:space="0" w:color="auto"/>
            <w:bottom w:val="none" w:sz="0" w:space="0" w:color="auto"/>
            <w:right w:val="none" w:sz="0" w:space="0" w:color="auto"/>
          </w:divBdr>
        </w:div>
        <w:div w:id="902063884">
          <w:marLeft w:val="640"/>
          <w:marRight w:val="0"/>
          <w:marTop w:val="0"/>
          <w:marBottom w:val="0"/>
          <w:divBdr>
            <w:top w:val="none" w:sz="0" w:space="0" w:color="auto"/>
            <w:left w:val="none" w:sz="0" w:space="0" w:color="auto"/>
            <w:bottom w:val="none" w:sz="0" w:space="0" w:color="auto"/>
            <w:right w:val="none" w:sz="0" w:space="0" w:color="auto"/>
          </w:divBdr>
        </w:div>
        <w:div w:id="969747555">
          <w:marLeft w:val="640"/>
          <w:marRight w:val="0"/>
          <w:marTop w:val="0"/>
          <w:marBottom w:val="0"/>
          <w:divBdr>
            <w:top w:val="none" w:sz="0" w:space="0" w:color="auto"/>
            <w:left w:val="none" w:sz="0" w:space="0" w:color="auto"/>
            <w:bottom w:val="none" w:sz="0" w:space="0" w:color="auto"/>
            <w:right w:val="none" w:sz="0" w:space="0" w:color="auto"/>
          </w:divBdr>
        </w:div>
        <w:div w:id="1048916292">
          <w:marLeft w:val="640"/>
          <w:marRight w:val="0"/>
          <w:marTop w:val="0"/>
          <w:marBottom w:val="0"/>
          <w:divBdr>
            <w:top w:val="none" w:sz="0" w:space="0" w:color="auto"/>
            <w:left w:val="none" w:sz="0" w:space="0" w:color="auto"/>
            <w:bottom w:val="none" w:sz="0" w:space="0" w:color="auto"/>
            <w:right w:val="none" w:sz="0" w:space="0" w:color="auto"/>
          </w:divBdr>
        </w:div>
        <w:div w:id="1163163694">
          <w:marLeft w:val="640"/>
          <w:marRight w:val="0"/>
          <w:marTop w:val="0"/>
          <w:marBottom w:val="0"/>
          <w:divBdr>
            <w:top w:val="none" w:sz="0" w:space="0" w:color="auto"/>
            <w:left w:val="none" w:sz="0" w:space="0" w:color="auto"/>
            <w:bottom w:val="none" w:sz="0" w:space="0" w:color="auto"/>
            <w:right w:val="none" w:sz="0" w:space="0" w:color="auto"/>
          </w:divBdr>
        </w:div>
        <w:div w:id="1267040185">
          <w:marLeft w:val="640"/>
          <w:marRight w:val="0"/>
          <w:marTop w:val="0"/>
          <w:marBottom w:val="0"/>
          <w:divBdr>
            <w:top w:val="none" w:sz="0" w:space="0" w:color="auto"/>
            <w:left w:val="none" w:sz="0" w:space="0" w:color="auto"/>
            <w:bottom w:val="none" w:sz="0" w:space="0" w:color="auto"/>
            <w:right w:val="none" w:sz="0" w:space="0" w:color="auto"/>
          </w:divBdr>
        </w:div>
        <w:div w:id="1272008588">
          <w:marLeft w:val="640"/>
          <w:marRight w:val="0"/>
          <w:marTop w:val="0"/>
          <w:marBottom w:val="0"/>
          <w:divBdr>
            <w:top w:val="none" w:sz="0" w:space="0" w:color="auto"/>
            <w:left w:val="none" w:sz="0" w:space="0" w:color="auto"/>
            <w:bottom w:val="none" w:sz="0" w:space="0" w:color="auto"/>
            <w:right w:val="none" w:sz="0" w:space="0" w:color="auto"/>
          </w:divBdr>
        </w:div>
        <w:div w:id="1379210439">
          <w:marLeft w:val="640"/>
          <w:marRight w:val="0"/>
          <w:marTop w:val="0"/>
          <w:marBottom w:val="0"/>
          <w:divBdr>
            <w:top w:val="none" w:sz="0" w:space="0" w:color="auto"/>
            <w:left w:val="none" w:sz="0" w:space="0" w:color="auto"/>
            <w:bottom w:val="none" w:sz="0" w:space="0" w:color="auto"/>
            <w:right w:val="none" w:sz="0" w:space="0" w:color="auto"/>
          </w:divBdr>
        </w:div>
        <w:div w:id="1391342452">
          <w:marLeft w:val="640"/>
          <w:marRight w:val="0"/>
          <w:marTop w:val="0"/>
          <w:marBottom w:val="0"/>
          <w:divBdr>
            <w:top w:val="none" w:sz="0" w:space="0" w:color="auto"/>
            <w:left w:val="none" w:sz="0" w:space="0" w:color="auto"/>
            <w:bottom w:val="none" w:sz="0" w:space="0" w:color="auto"/>
            <w:right w:val="none" w:sz="0" w:space="0" w:color="auto"/>
          </w:divBdr>
        </w:div>
        <w:div w:id="1418013958">
          <w:marLeft w:val="640"/>
          <w:marRight w:val="0"/>
          <w:marTop w:val="0"/>
          <w:marBottom w:val="0"/>
          <w:divBdr>
            <w:top w:val="none" w:sz="0" w:space="0" w:color="auto"/>
            <w:left w:val="none" w:sz="0" w:space="0" w:color="auto"/>
            <w:bottom w:val="none" w:sz="0" w:space="0" w:color="auto"/>
            <w:right w:val="none" w:sz="0" w:space="0" w:color="auto"/>
          </w:divBdr>
        </w:div>
        <w:div w:id="1429614728">
          <w:marLeft w:val="640"/>
          <w:marRight w:val="0"/>
          <w:marTop w:val="0"/>
          <w:marBottom w:val="0"/>
          <w:divBdr>
            <w:top w:val="none" w:sz="0" w:space="0" w:color="auto"/>
            <w:left w:val="none" w:sz="0" w:space="0" w:color="auto"/>
            <w:bottom w:val="none" w:sz="0" w:space="0" w:color="auto"/>
            <w:right w:val="none" w:sz="0" w:space="0" w:color="auto"/>
          </w:divBdr>
        </w:div>
        <w:div w:id="1506360132">
          <w:marLeft w:val="640"/>
          <w:marRight w:val="0"/>
          <w:marTop w:val="0"/>
          <w:marBottom w:val="0"/>
          <w:divBdr>
            <w:top w:val="none" w:sz="0" w:space="0" w:color="auto"/>
            <w:left w:val="none" w:sz="0" w:space="0" w:color="auto"/>
            <w:bottom w:val="none" w:sz="0" w:space="0" w:color="auto"/>
            <w:right w:val="none" w:sz="0" w:space="0" w:color="auto"/>
          </w:divBdr>
        </w:div>
        <w:div w:id="1679961761">
          <w:marLeft w:val="640"/>
          <w:marRight w:val="0"/>
          <w:marTop w:val="0"/>
          <w:marBottom w:val="0"/>
          <w:divBdr>
            <w:top w:val="none" w:sz="0" w:space="0" w:color="auto"/>
            <w:left w:val="none" w:sz="0" w:space="0" w:color="auto"/>
            <w:bottom w:val="none" w:sz="0" w:space="0" w:color="auto"/>
            <w:right w:val="none" w:sz="0" w:space="0" w:color="auto"/>
          </w:divBdr>
        </w:div>
        <w:div w:id="1724333577">
          <w:marLeft w:val="640"/>
          <w:marRight w:val="0"/>
          <w:marTop w:val="0"/>
          <w:marBottom w:val="0"/>
          <w:divBdr>
            <w:top w:val="none" w:sz="0" w:space="0" w:color="auto"/>
            <w:left w:val="none" w:sz="0" w:space="0" w:color="auto"/>
            <w:bottom w:val="none" w:sz="0" w:space="0" w:color="auto"/>
            <w:right w:val="none" w:sz="0" w:space="0" w:color="auto"/>
          </w:divBdr>
        </w:div>
        <w:div w:id="1763452657">
          <w:marLeft w:val="640"/>
          <w:marRight w:val="0"/>
          <w:marTop w:val="0"/>
          <w:marBottom w:val="0"/>
          <w:divBdr>
            <w:top w:val="none" w:sz="0" w:space="0" w:color="auto"/>
            <w:left w:val="none" w:sz="0" w:space="0" w:color="auto"/>
            <w:bottom w:val="none" w:sz="0" w:space="0" w:color="auto"/>
            <w:right w:val="none" w:sz="0" w:space="0" w:color="auto"/>
          </w:divBdr>
        </w:div>
        <w:div w:id="1775247523">
          <w:marLeft w:val="640"/>
          <w:marRight w:val="0"/>
          <w:marTop w:val="0"/>
          <w:marBottom w:val="0"/>
          <w:divBdr>
            <w:top w:val="none" w:sz="0" w:space="0" w:color="auto"/>
            <w:left w:val="none" w:sz="0" w:space="0" w:color="auto"/>
            <w:bottom w:val="none" w:sz="0" w:space="0" w:color="auto"/>
            <w:right w:val="none" w:sz="0" w:space="0" w:color="auto"/>
          </w:divBdr>
        </w:div>
        <w:div w:id="1818302029">
          <w:marLeft w:val="640"/>
          <w:marRight w:val="0"/>
          <w:marTop w:val="0"/>
          <w:marBottom w:val="0"/>
          <w:divBdr>
            <w:top w:val="none" w:sz="0" w:space="0" w:color="auto"/>
            <w:left w:val="none" w:sz="0" w:space="0" w:color="auto"/>
            <w:bottom w:val="none" w:sz="0" w:space="0" w:color="auto"/>
            <w:right w:val="none" w:sz="0" w:space="0" w:color="auto"/>
          </w:divBdr>
        </w:div>
        <w:div w:id="1864439342">
          <w:marLeft w:val="640"/>
          <w:marRight w:val="0"/>
          <w:marTop w:val="0"/>
          <w:marBottom w:val="0"/>
          <w:divBdr>
            <w:top w:val="none" w:sz="0" w:space="0" w:color="auto"/>
            <w:left w:val="none" w:sz="0" w:space="0" w:color="auto"/>
            <w:bottom w:val="none" w:sz="0" w:space="0" w:color="auto"/>
            <w:right w:val="none" w:sz="0" w:space="0" w:color="auto"/>
          </w:divBdr>
        </w:div>
        <w:div w:id="1930498749">
          <w:marLeft w:val="640"/>
          <w:marRight w:val="0"/>
          <w:marTop w:val="0"/>
          <w:marBottom w:val="0"/>
          <w:divBdr>
            <w:top w:val="none" w:sz="0" w:space="0" w:color="auto"/>
            <w:left w:val="none" w:sz="0" w:space="0" w:color="auto"/>
            <w:bottom w:val="none" w:sz="0" w:space="0" w:color="auto"/>
            <w:right w:val="none" w:sz="0" w:space="0" w:color="auto"/>
          </w:divBdr>
        </w:div>
        <w:div w:id="1947544579">
          <w:marLeft w:val="640"/>
          <w:marRight w:val="0"/>
          <w:marTop w:val="0"/>
          <w:marBottom w:val="0"/>
          <w:divBdr>
            <w:top w:val="none" w:sz="0" w:space="0" w:color="auto"/>
            <w:left w:val="none" w:sz="0" w:space="0" w:color="auto"/>
            <w:bottom w:val="none" w:sz="0" w:space="0" w:color="auto"/>
            <w:right w:val="none" w:sz="0" w:space="0" w:color="auto"/>
          </w:divBdr>
        </w:div>
        <w:div w:id="2003971908">
          <w:marLeft w:val="640"/>
          <w:marRight w:val="0"/>
          <w:marTop w:val="0"/>
          <w:marBottom w:val="0"/>
          <w:divBdr>
            <w:top w:val="none" w:sz="0" w:space="0" w:color="auto"/>
            <w:left w:val="none" w:sz="0" w:space="0" w:color="auto"/>
            <w:bottom w:val="none" w:sz="0" w:space="0" w:color="auto"/>
            <w:right w:val="none" w:sz="0" w:space="0" w:color="auto"/>
          </w:divBdr>
        </w:div>
        <w:div w:id="2094618832">
          <w:marLeft w:val="640"/>
          <w:marRight w:val="0"/>
          <w:marTop w:val="0"/>
          <w:marBottom w:val="0"/>
          <w:divBdr>
            <w:top w:val="none" w:sz="0" w:space="0" w:color="auto"/>
            <w:left w:val="none" w:sz="0" w:space="0" w:color="auto"/>
            <w:bottom w:val="none" w:sz="0" w:space="0" w:color="auto"/>
            <w:right w:val="none" w:sz="0" w:space="0" w:color="auto"/>
          </w:divBdr>
        </w:div>
      </w:divsChild>
    </w:div>
    <w:div w:id="2108841633">
      <w:marLeft w:val="0"/>
      <w:marRight w:val="0"/>
      <w:marTop w:val="0"/>
      <w:marBottom w:val="0"/>
      <w:divBdr>
        <w:top w:val="none" w:sz="0" w:space="0" w:color="auto"/>
        <w:left w:val="none" w:sz="0" w:space="0" w:color="auto"/>
        <w:bottom w:val="none" w:sz="0" w:space="0" w:color="auto"/>
        <w:right w:val="none" w:sz="0" w:space="0" w:color="auto"/>
      </w:divBdr>
    </w:div>
    <w:div w:id="2110002294">
      <w:marLeft w:val="640"/>
      <w:marRight w:val="0"/>
      <w:marTop w:val="0"/>
      <w:marBottom w:val="0"/>
      <w:divBdr>
        <w:top w:val="none" w:sz="0" w:space="0" w:color="auto"/>
        <w:left w:val="none" w:sz="0" w:space="0" w:color="auto"/>
        <w:bottom w:val="none" w:sz="0" w:space="0" w:color="auto"/>
        <w:right w:val="none" w:sz="0" w:space="0" w:color="auto"/>
      </w:divBdr>
    </w:div>
    <w:div w:id="2110615804">
      <w:marLeft w:val="0"/>
      <w:marRight w:val="0"/>
      <w:marTop w:val="0"/>
      <w:marBottom w:val="0"/>
      <w:divBdr>
        <w:top w:val="none" w:sz="0" w:space="0" w:color="auto"/>
        <w:left w:val="none" w:sz="0" w:space="0" w:color="auto"/>
        <w:bottom w:val="none" w:sz="0" w:space="0" w:color="auto"/>
        <w:right w:val="none" w:sz="0" w:space="0" w:color="auto"/>
      </w:divBdr>
    </w:div>
    <w:div w:id="2115326422">
      <w:marLeft w:val="640"/>
      <w:marRight w:val="0"/>
      <w:marTop w:val="0"/>
      <w:marBottom w:val="0"/>
      <w:divBdr>
        <w:top w:val="none" w:sz="0" w:space="0" w:color="auto"/>
        <w:left w:val="none" w:sz="0" w:space="0" w:color="auto"/>
        <w:bottom w:val="none" w:sz="0" w:space="0" w:color="auto"/>
        <w:right w:val="none" w:sz="0" w:space="0" w:color="auto"/>
      </w:divBdr>
    </w:div>
    <w:div w:id="2118675915">
      <w:marLeft w:val="640"/>
      <w:marRight w:val="0"/>
      <w:marTop w:val="0"/>
      <w:marBottom w:val="0"/>
      <w:divBdr>
        <w:top w:val="none" w:sz="0" w:space="0" w:color="auto"/>
        <w:left w:val="none" w:sz="0" w:space="0" w:color="auto"/>
        <w:bottom w:val="none" w:sz="0" w:space="0" w:color="auto"/>
        <w:right w:val="none" w:sz="0" w:space="0" w:color="auto"/>
      </w:divBdr>
    </w:div>
    <w:div w:id="2119333290">
      <w:bodyDiv w:val="1"/>
      <w:marLeft w:val="0"/>
      <w:marRight w:val="0"/>
      <w:marTop w:val="0"/>
      <w:marBottom w:val="0"/>
      <w:divBdr>
        <w:top w:val="none" w:sz="0" w:space="0" w:color="auto"/>
        <w:left w:val="none" w:sz="0" w:space="0" w:color="auto"/>
        <w:bottom w:val="none" w:sz="0" w:space="0" w:color="auto"/>
        <w:right w:val="none" w:sz="0" w:space="0" w:color="auto"/>
      </w:divBdr>
      <w:divsChild>
        <w:div w:id="2069835286">
          <w:marLeft w:val="640"/>
          <w:marRight w:val="0"/>
          <w:marTop w:val="0"/>
          <w:marBottom w:val="0"/>
          <w:divBdr>
            <w:top w:val="none" w:sz="0" w:space="0" w:color="auto"/>
            <w:left w:val="none" w:sz="0" w:space="0" w:color="auto"/>
            <w:bottom w:val="none" w:sz="0" w:space="0" w:color="auto"/>
            <w:right w:val="none" w:sz="0" w:space="0" w:color="auto"/>
          </w:divBdr>
        </w:div>
        <w:div w:id="894924995">
          <w:marLeft w:val="640"/>
          <w:marRight w:val="0"/>
          <w:marTop w:val="0"/>
          <w:marBottom w:val="0"/>
          <w:divBdr>
            <w:top w:val="none" w:sz="0" w:space="0" w:color="auto"/>
            <w:left w:val="none" w:sz="0" w:space="0" w:color="auto"/>
            <w:bottom w:val="none" w:sz="0" w:space="0" w:color="auto"/>
            <w:right w:val="none" w:sz="0" w:space="0" w:color="auto"/>
          </w:divBdr>
        </w:div>
        <w:div w:id="1049183018">
          <w:marLeft w:val="640"/>
          <w:marRight w:val="0"/>
          <w:marTop w:val="0"/>
          <w:marBottom w:val="0"/>
          <w:divBdr>
            <w:top w:val="none" w:sz="0" w:space="0" w:color="auto"/>
            <w:left w:val="none" w:sz="0" w:space="0" w:color="auto"/>
            <w:bottom w:val="none" w:sz="0" w:space="0" w:color="auto"/>
            <w:right w:val="none" w:sz="0" w:space="0" w:color="auto"/>
          </w:divBdr>
        </w:div>
        <w:div w:id="554970669">
          <w:marLeft w:val="640"/>
          <w:marRight w:val="0"/>
          <w:marTop w:val="0"/>
          <w:marBottom w:val="0"/>
          <w:divBdr>
            <w:top w:val="none" w:sz="0" w:space="0" w:color="auto"/>
            <w:left w:val="none" w:sz="0" w:space="0" w:color="auto"/>
            <w:bottom w:val="none" w:sz="0" w:space="0" w:color="auto"/>
            <w:right w:val="none" w:sz="0" w:space="0" w:color="auto"/>
          </w:divBdr>
        </w:div>
        <w:div w:id="239948693">
          <w:marLeft w:val="640"/>
          <w:marRight w:val="0"/>
          <w:marTop w:val="0"/>
          <w:marBottom w:val="0"/>
          <w:divBdr>
            <w:top w:val="none" w:sz="0" w:space="0" w:color="auto"/>
            <w:left w:val="none" w:sz="0" w:space="0" w:color="auto"/>
            <w:bottom w:val="none" w:sz="0" w:space="0" w:color="auto"/>
            <w:right w:val="none" w:sz="0" w:space="0" w:color="auto"/>
          </w:divBdr>
        </w:div>
        <w:div w:id="1087459792">
          <w:marLeft w:val="640"/>
          <w:marRight w:val="0"/>
          <w:marTop w:val="0"/>
          <w:marBottom w:val="0"/>
          <w:divBdr>
            <w:top w:val="none" w:sz="0" w:space="0" w:color="auto"/>
            <w:left w:val="none" w:sz="0" w:space="0" w:color="auto"/>
            <w:bottom w:val="none" w:sz="0" w:space="0" w:color="auto"/>
            <w:right w:val="none" w:sz="0" w:space="0" w:color="auto"/>
          </w:divBdr>
        </w:div>
        <w:div w:id="1698695207">
          <w:marLeft w:val="640"/>
          <w:marRight w:val="0"/>
          <w:marTop w:val="0"/>
          <w:marBottom w:val="0"/>
          <w:divBdr>
            <w:top w:val="none" w:sz="0" w:space="0" w:color="auto"/>
            <w:left w:val="none" w:sz="0" w:space="0" w:color="auto"/>
            <w:bottom w:val="none" w:sz="0" w:space="0" w:color="auto"/>
            <w:right w:val="none" w:sz="0" w:space="0" w:color="auto"/>
          </w:divBdr>
        </w:div>
        <w:div w:id="1947346316">
          <w:marLeft w:val="640"/>
          <w:marRight w:val="0"/>
          <w:marTop w:val="0"/>
          <w:marBottom w:val="0"/>
          <w:divBdr>
            <w:top w:val="none" w:sz="0" w:space="0" w:color="auto"/>
            <w:left w:val="none" w:sz="0" w:space="0" w:color="auto"/>
            <w:bottom w:val="none" w:sz="0" w:space="0" w:color="auto"/>
            <w:right w:val="none" w:sz="0" w:space="0" w:color="auto"/>
          </w:divBdr>
        </w:div>
        <w:div w:id="1703049165">
          <w:marLeft w:val="640"/>
          <w:marRight w:val="0"/>
          <w:marTop w:val="0"/>
          <w:marBottom w:val="0"/>
          <w:divBdr>
            <w:top w:val="none" w:sz="0" w:space="0" w:color="auto"/>
            <w:left w:val="none" w:sz="0" w:space="0" w:color="auto"/>
            <w:bottom w:val="none" w:sz="0" w:space="0" w:color="auto"/>
            <w:right w:val="none" w:sz="0" w:space="0" w:color="auto"/>
          </w:divBdr>
        </w:div>
        <w:div w:id="1240869602">
          <w:marLeft w:val="640"/>
          <w:marRight w:val="0"/>
          <w:marTop w:val="0"/>
          <w:marBottom w:val="0"/>
          <w:divBdr>
            <w:top w:val="none" w:sz="0" w:space="0" w:color="auto"/>
            <w:left w:val="none" w:sz="0" w:space="0" w:color="auto"/>
            <w:bottom w:val="none" w:sz="0" w:space="0" w:color="auto"/>
            <w:right w:val="none" w:sz="0" w:space="0" w:color="auto"/>
          </w:divBdr>
        </w:div>
        <w:div w:id="2076196886">
          <w:marLeft w:val="640"/>
          <w:marRight w:val="0"/>
          <w:marTop w:val="0"/>
          <w:marBottom w:val="0"/>
          <w:divBdr>
            <w:top w:val="none" w:sz="0" w:space="0" w:color="auto"/>
            <w:left w:val="none" w:sz="0" w:space="0" w:color="auto"/>
            <w:bottom w:val="none" w:sz="0" w:space="0" w:color="auto"/>
            <w:right w:val="none" w:sz="0" w:space="0" w:color="auto"/>
          </w:divBdr>
        </w:div>
        <w:div w:id="133759261">
          <w:marLeft w:val="640"/>
          <w:marRight w:val="0"/>
          <w:marTop w:val="0"/>
          <w:marBottom w:val="0"/>
          <w:divBdr>
            <w:top w:val="none" w:sz="0" w:space="0" w:color="auto"/>
            <w:left w:val="none" w:sz="0" w:space="0" w:color="auto"/>
            <w:bottom w:val="none" w:sz="0" w:space="0" w:color="auto"/>
            <w:right w:val="none" w:sz="0" w:space="0" w:color="auto"/>
          </w:divBdr>
        </w:div>
        <w:div w:id="217937668">
          <w:marLeft w:val="640"/>
          <w:marRight w:val="0"/>
          <w:marTop w:val="0"/>
          <w:marBottom w:val="0"/>
          <w:divBdr>
            <w:top w:val="none" w:sz="0" w:space="0" w:color="auto"/>
            <w:left w:val="none" w:sz="0" w:space="0" w:color="auto"/>
            <w:bottom w:val="none" w:sz="0" w:space="0" w:color="auto"/>
            <w:right w:val="none" w:sz="0" w:space="0" w:color="auto"/>
          </w:divBdr>
        </w:div>
        <w:div w:id="1228566243">
          <w:marLeft w:val="640"/>
          <w:marRight w:val="0"/>
          <w:marTop w:val="0"/>
          <w:marBottom w:val="0"/>
          <w:divBdr>
            <w:top w:val="none" w:sz="0" w:space="0" w:color="auto"/>
            <w:left w:val="none" w:sz="0" w:space="0" w:color="auto"/>
            <w:bottom w:val="none" w:sz="0" w:space="0" w:color="auto"/>
            <w:right w:val="none" w:sz="0" w:space="0" w:color="auto"/>
          </w:divBdr>
        </w:div>
        <w:div w:id="333461840">
          <w:marLeft w:val="640"/>
          <w:marRight w:val="0"/>
          <w:marTop w:val="0"/>
          <w:marBottom w:val="0"/>
          <w:divBdr>
            <w:top w:val="none" w:sz="0" w:space="0" w:color="auto"/>
            <w:left w:val="none" w:sz="0" w:space="0" w:color="auto"/>
            <w:bottom w:val="none" w:sz="0" w:space="0" w:color="auto"/>
            <w:right w:val="none" w:sz="0" w:space="0" w:color="auto"/>
          </w:divBdr>
        </w:div>
        <w:div w:id="1883440543">
          <w:marLeft w:val="640"/>
          <w:marRight w:val="0"/>
          <w:marTop w:val="0"/>
          <w:marBottom w:val="0"/>
          <w:divBdr>
            <w:top w:val="none" w:sz="0" w:space="0" w:color="auto"/>
            <w:left w:val="none" w:sz="0" w:space="0" w:color="auto"/>
            <w:bottom w:val="none" w:sz="0" w:space="0" w:color="auto"/>
            <w:right w:val="none" w:sz="0" w:space="0" w:color="auto"/>
          </w:divBdr>
        </w:div>
        <w:div w:id="521095515">
          <w:marLeft w:val="640"/>
          <w:marRight w:val="0"/>
          <w:marTop w:val="0"/>
          <w:marBottom w:val="0"/>
          <w:divBdr>
            <w:top w:val="none" w:sz="0" w:space="0" w:color="auto"/>
            <w:left w:val="none" w:sz="0" w:space="0" w:color="auto"/>
            <w:bottom w:val="none" w:sz="0" w:space="0" w:color="auto"/>
            <w:right w:val="none" w:sz="0" w:space="0" w:color="auto"/>
          </w:divBdr>
        </w:div>
        <w:div w:id="233978521">
          <w:marLeft w:val="640"/>
          <w:marRight w:val="0"/>
          <w:marTop w:val="0"/>
          <w:marBottom w:val="0"/>
          <w:divBdr>
            <w:top w:val="none" w:sz="0" w:space="0" w:color="auto"/>
            <w:left w:val="none" w:sz="0" w:space="0" w:color="auto"/>
            <w:bottom w:val="none" w:sz="0" w:space="0" w:color="auto"/>
            <w:right w:val="none" w:sz="0" w:space="0" w:color="auto"/>
          </w:divBdr>
        </w:div>
        <w:div w:id="1522160829">
          <w:marLeft w:val="640"/>
          <w:marRight w:val="0"/>
          <w:marTop w:val="0"/>
          <w:marBottom w:val="0"/>
          <w:divBdr>
            <w:top w:val="none" w:sz="0" w:space="0" w:color="auto"/>
            <w:left w:val="none" w:sz="0" w:space="0" w:color="auto"/>
            <w:bottom w:val="none" w:sz="0" w:space="0" w:color="auto"/>
            <w:right w:val="none" w:sz="0" w:space="0" w:color="auto"/>
          </w:divBdr>
        </w:div>
        <w:div w:id="1690637658">
          <w:marLeft w:val="640"/>
          <w:marRight w:val="0"/>
          <w:marTop w:val="0"/>
          <w:marBottom w:val="0"/>
          <w:divBdr>
            <w:top w:val="none" w:sz="0" w:space="0" w:color="auto"/>
            <w:left w:val="none" w:sz="0" w:space="0" w:color="auto"/>
            <w:bottom w:val="none" w:sz="0" w:space="0" w:color="auto"/>
            <w:right w:val="none" w:sz="0" w:space="0" w:color="auto"/>
          </w:divBdr>
        </w:div>
        <w:div w:id="1670913352">
          <w:marLeft w:val="640"/>
          <w:marRight w:val="0"/>
          <w:marTop w:val="0"/>
          <w:marBottom w:val="0"/>
          <w:divBdr>
            <w:top w:val="none" w:sz="0" w:space="0" w:color="auto"/>
            <w:left w:val="none" w:sz="0" w:space="0" w:color="auto"/>
            <w:bottom w:val="none" w:sz="0" w:space="0" w:color="auto"/>
            <w:right w:val="none" w:sz="0" w:space="0" w:color="auto"/>
          </w:divBdr>
        </w:div>
        <w:div w:id="374813439">
          <w:marLeft w:val="640"/>
          <w:marRight w:val="0"/>
          <w:marTop w:val="0"/>
          <w:marBottom w:val="0"/>
          <w:divBdr>
            <w:top w:val="none" w:sz="0" w:space="0" w:color="auto"/>
            <w:left w:val="none" w:sz="0" w:space="0" w:color="auto"/>
            <w:bottom w:val="none" w:sz="0" w:space="0" w:color="auto"/>
            <w:right w:val="none" w:sz="0" w:space="0" w:color="auto"/>
          </w:divBdr>
        </w:div>
        <w:div w:id="983047478">
          <w:marLeft w:val="640"/>
          <w:marRight w:val="0"/>
          <w:marTop w:val="0"/>
          <w:marBottom w:val="0"/>
          <w:divBdr>
            <w:top w:val="none" w:sz="0" w:space="0" w:color="auto"/>
            <w:left w:val="none" w:sz="0" w:space="0" w:color="auto"/>
            <w:bottom w:val="none" w:sz="0" w:space="0" w:color="auto"/>
            <w:right w:val="none" w:sz="0" w:space="0" w:color="auto"/>
          </w:divBdr>
        </w:div>
        <w:div w:id="625045188">
          <w:marLeft w:val="640"/>
          <w:marRight w:val="0"/>
          <w:marTop w:val="0"/>
          <w:marBottom w:val="0"/>
          <w:divBdr>
            <w:top w:val="none" w:sz="0" w:space="0" w:color="auto"/>
            <w:left w:val="none" w:sz="0" w:space="0" w:color="auto"/>
            <w:bottom w:val="none" w:sz="0" w:space="0" w:color="auto"/>
            <w:right w:val="none" w:sz="0" w:space="0" w:color="auto"/>
          </w:divBdr>
        </w:div>
        <w:div w:id="1721202010">
          <w:marLeft w:val="640"/>
          <w:marRight w:val="0"/>
          <w:marTop w:val="0"/>
          <w:marBottom w:val="0"/>
          <w:divBdr>
            <w:top w:val="none" w:sz="0" w:space="0" w:color="auto"/>
            <w:left w:val="none" w:sz="0" w:space="0" w:color="auto"/>
            <w:bottom w:val="none" w:sz="0" w:space="0" w:color="auto"/>
            <w:right w:val="none" w:sz="0" w:space="0" w:color="auto"/>
          </w:divBdr>
        </w:div>
        <w:div w:id="801968787">
          <w:marLeft w:val="640"/>
          <w:marRight w:val="0"/>
          <w:marTop w:val="0"/>
          <w:marBottom w:val="0"/>
          <w:divBdr>
            <w:top w:val="none" w:sz="0" w:space="0" w:color="auto"/>
            <w:left w:val="none" w:sz="0" w:space="0" w:color="auto"/>
            <w:bottom w:val="none" w:sz="0" w:space="0" w:color="auto"/>
            <w:right w:val="none" w:sz="0" w:space="0" w:color="auto"/>
          </w:divBdr>
        </w:div>
        <w:div w:id="2088653195">
          <w:marLeft w:val="640"/>
          <w:marRight w:val="0"/>
          <w:marTop w:val="0"/>
          <w:marBottom w:val="0"/>
          <w:divBdr>
            <w:top w:val="none" w:sz="0" w:space="0" w:color="auto"/>
            <w:left w:val="none" w:sz="0" w:space="0" w:color="auto"/>
            <w:bottom w:val="none" w:sz="0" w:space="0" w:color="auto"/>
            <w:right w:val="none" w:sz="0" w:space="0" w:color="auto"/>
          </w:divBdr>
        </w:div>
        <w:div w:id="745759644">
          <w:marLeft w:val="640"/>
          <w:marRight w:val="0"/>
          <w:marTop w:val="0"/>
          <w:marBottom w:val="0"/>
          <w:divBdr>
            <w:top w:val="none" w:sz="0" w:space="0" w:color="auto"/>
            <w:left w:val="none" w:sz="0" w:space="0" w:color="auto"/>
            <w:bottom w:val="none" w:sz="0" w:space="0" w:color="auto"/>
            <w:right w:val="none" w:sz="0" w:space="0" w:color="auto"/>
          </w:divBdr>
        </w:div>
        <w:div w:id="2132048601">
          <w:marLeft w:val="640"/>
          <w:marRight w:val="0"/>
          <w:marTop w:val="0"/>
          <w:marBottom w:val="0"/>
          <w:divBdr>
            <w:top w:val="none" w:sz="0" w:space="0" w:color="auto"/>
            <w:left w:val="none" w:sz="0" w:space="0" w:color="auto"/>
            <w:bottom w:val="none" w:sz="0" w:space="0" w:color="auto"/>
            <w:right w:val="none" w:sz="0" w:space="0" w:color="auto"/>
          </w:divBdr>
        </w:div>
        <w:div w:id="96678185">
          <w:marLeft w:val="640"/>
          <w:marRight w:val="0"/>
          <w:marTop w:val="0"/>
          <w:marBottom w:val="0"/>
          <w:divBdr>
            <w:top w:val="none" w:sz="0" w:space="0" w:color="auto"/>
            <w:left w:val="none" w:sz="0" w:space="0" w:color="auto"/>
            <w:bottom w:val="none" w:sz="0" w:space="0" w:color="auto"/>
            <w:right w:val="none" w:sz="0" w:space="0" w:color="auto"/>
          </w:divBdr>
        </w:div>
        <w:div w:id="1237398043">
          <w:marLeft w:val="640"/>
          <w:marRight w:val="0"/>
          <w:marTop w:val="0"/>
          <w:marBottom w:val="0"/>
          <w:divBdr>
            <w:top w:val="none" w:sz="0" w:space="0" w:color="auto"/>
            <w:left w:val="none" w:sz="0" w:space="0" w:color="auto"/>
            <w:bottom w:val="none" w:sz="0" w:space="0" w:color="auto"/>
            <w:right w:val="none" w:sz="0" w:space="0" w:color="auto"/>
          </w:divBdr>
        </w:div>
        <w:div w:id="1649895961">
          <w:marLeft w:val="640"/>
          <w:marRight w:val="0"/>
          <w:marTop w:val="0"/>
          <w:marBottom w:val="0"/>
          <w:divBdr>
            <w:top w:val="none" w:sz="0" w:space="0" w:color="auto"/>
            <w:left w:val="none" w:sz="0" w:space="0" w:color="auto"/>
            <w:bottom w:val="none" w:sz="0" w:space="0" w:color="auto"/>
            <w:right w:val="none" w:sz="0" w:space="0" w:color="auto"/>
          </w:divBdr>
        </w:div>
        <w:div w:id="1905677188">
          <w:marLeft w:val="640"/>
          <w:marRight w:val="0"/>
          <w:marTop w:val="0"/>
          <w:marBottom w:val="0"/>
          <w:divBdr>
            <w:top w:val="none" w:sz="0" w:space="0" w:color="auto"/>
            <w:left w:val="none" w:sz="0" w:space="0" w:color="auto"/>
            <w:bottom w:val="none" w:sz="0" w:space="0" w:color="auto"/>
            <w:right w:val="none" w:sz="0" w:space="0" w:color="auto"/>
          </w:divBdr>
        </w:div>
        <w:div w:id="1262255563">
          <w:marLeft w:val="640"/>
          <w:marRight w:val="0"/>
          <w:marTop w:val="0"/>
          <w:marBottom w:val="0"/>
          <w:divBdr>
            <w:top w:val="none" w:sz="0" w:space="0" w:color="auto"/>
            <w:left w:val="none" w:sz="0" w:space="0" w:color="auto"/>
            <w:bottom w:val="none" w:sz="0" w:space="0" w:color="auto"/>
            <w:right w:val="none" w:sz="0" w:space="0" w:color="auto"/>
          </w:divBdr>
        </w:div>
        <w:div w:id="42297606">
          <w:marLeft w:val="640"/>
          <w:marRight w:val="0"/>
          <w:marTop w:val="0"/>
          <w:marBottom w:val="0"/>
          <w:divBdr>
            <w:top w:val="none" w:sz="0" w:space="0" w:color="auto"/>
            <w:left w:val="none" w:sz="0" w:space="0" w:color="auto"/>
            <w:bottom w:val="none" w:sz="0" w:space="0" w:color="auto"/>
            <w:right w:val="none" w:sz="0" w:space="0" w:color="auto"/>
          </w:divBdr>
        </w:div>
        <w:div w:id="1390690452">
          <w:marLeft w:val="640"/>
          <w:marRight w:val="0"/>
          <w:marTop w:val="0"/>
          <w:marBottom w:val="0"/>
          <w:divBdr>
            <w:top w:val="none" w:sz="0" w:space="0" w:color="auto"/>
            <w:left w:val="none" w:sz="0" w:space="0" w:color="auto"/>
            <w:bottom w:val="none" w:sz="0" w:space="0" w:color="auto"/>
            <w:right w:val="none" w:sz="0" w:space="0" w:color="auto"/>
          </w:divBdr>
        </w:div>
        <w:div w:id="51540791">
          <w:marLeft w:val="640"/>
          <w:marRight w:val="0"/>
          <w:marTop w:val="0"/>
          <w:marBottom w:val="0"/>
          <w:divBdr>
            <w:top w:val="none" w:sz="0" w:space="0" w:color="auto"/>
            <w:left w:val="none" w:sz="0" w:space="0" w:color="auto"/>
            <w:bottom w:val="none" w:sz="0" w:space="0" w:color="auto"/>
            <w:right w:val="none" w:sz="0" w:space="0" w:color="auto"/>
          </w:divBdr>
        </w:div>
        <w:div w:id="2086105652">
          <w:marLeft w:val="640"/>
          <w:marRight w:val="0"/>
          <w:marTop w:val="0"/>
          <w:marBottom w:val="0"/>
          <w:divBdr>
            <w:top w:val="none" w:sz="0" w:space="0" w:color="auto"/>
            <w:left w:val="none" w:sz="0" w:space="0" w:color="auto"/>
            <w:bottom w:val="none" w:sz="0" w:space="0" w:color="auto"/>
            <w:right w:val="none" w:sz="0" w:space="0" w:color="auto"/>
          </w:divBdr>
        </w:div>
        <w:div w:id="1632859487">
          <w:marLeft w:val="640"/>
          <w:marRight w:val="0"/>
          <w:marTop w:val="0"/>
          <w:marBottom w:val="0"/>
          <w:divBdr>
            <w:top w:val="none" w:sz="0" w:space="0" w:color="auto"/>
            <w:left w:val="none" w:sz="0" w:space="0" w:color="auto"/>
            <w:bottom w:val="none" w:sz="0" w:space="0" w:color="auto"/>
            <w:right w:val="none" w:sz="0" w:space="0" w:color="auto"/>
          </w:divBdr>
        </w:div>
        <w:div w:id="983242793">
          <w:marLeft w:val="640"/>
          <w:marRight w:val="0"/>
          <w:marTop w:val="0"/>
          <w:marBottom w:val="0"/>
          <w:divBdr>
            <w:top w:val="none" w:sz="0" w:space="0" w:color="auto"/>
            <w:left w:val="none" w:sz="0" w:space="0" w:color="auto"/>
            <w:bottom w:val="none" w:sz="0" w:space="0" w:color="auto"/>
            <w:right w:val="none" w:sz="0" w:space="0" w:color="auto"/>
          </w:divBdr>
        </w:div>
        <w:div w:id="625548102">
          <w:marLeft w:val="640"/>
          <w:marRight w:val="0"/>
          <w:marTop w:val="0"/>
          <w:marBottom w:val="0"/>
          <w:divBdr>
            <w:top w:val="none" w:sz="0" w:space="0" w:color="auto"/>
            <w:left w:val="none" w:sz="0" w:space="0" w:color="auto"/>
            <w:bottom w:val="none" w:sz="0" w:space="0" w:color="auto"/>
            <w:right w:val="none" w:sz="0" w:space="0" w:color="auto"/>
          </w:divBdr>
        </w:div>
        <w:div w:id="1605113054">
          <w:marLeft w:val="640"/>
          <w:marRight w:val="0"/>
          <w:marTop w:val="0"/>
          <w:marBottom w:val="0"/>
          <w:divBdr>
            <w:top w:val="none" w:sz="0" w:space="0" w:color="auto"/>
            <w:left w:val="none" w:sz="0" w:space="0" w:color="auto"/>
            <w:bottom w:val="none" w:sz="0" w:space="0" w:color="auto"/>
            <w:right w:val="none" w:sz="0" w:space="0" w:color="auto"/>
          </w:divBdr>
        </w:div>
        <w:div w:id="1615362153">
          <w:marLeft w:val="640"/>
          <w:marRight w:val="0"/>
          <w:marTop w:val="0"/>
          <w:marBottom w:val="0"/>
          <w:divBdr>
            <w:top w:val="none" w:sz="0" w:space="0" w:color="auto"/>
            <w:left w:val="none" w:sz="0" w:space="0" w:color="auto"/>
            <w:bottom w:val="none" w:sz="0" w:space="0" w:color="auto"/>
            <w:right w:val="none" w:sz="0" w:space="0" w:color="auto"/>
          </w:divBdr>
        </w:div>
        <w:div w:id="536162696">
          <w:marLeft w:val="640"/>
          <w:marRight w:val="0"/>
          <w:marTop w:val="0"/>
          <w:marBottom w:val="0"/>
          <w:divBdr>
            <w:top w:val="none" w:sz="0" w:space="0" w:color="auto"/>
            <w:left w:val="none" w:sz="0" w:space="0" w:color="auto"/>
            <w:bottom w:val="none" w:sz="0" w:space="0" w:color="auto"/>
            <w:right w:val="none" w:sz="0" w:space="0" w:color="auto"/>
          </w:divBdr>
        </w:div>
        <w:div w:id="1077360376">
          <w:marLeft w:val="640"/>
          <w:marRight w:val="0"/>
          <w:marTop w:val="0"/>
          <w:marBottom w:val="0"/>
          <w:divBdr>
            <w:top w:val="none" w:sz="0" w:space="0" w:color="auto"/>
            <w:left w:val="none" w:sz="0" w:space="0" w:color="auto"/>
            <w:bottom w:val="none" w:sz="0" w:space="0" w:color="auto"/>
            <w:right w:val="none" w:sz="0" w:space="0" w:color="auto"/>
          </w:divBdr>
        </w:div>
      </w:divsChild>
    </w:div>
    <w:div w:id="2121487069">
      <w:marLeft w:val="640"/>
      <w:marRight w:val="0"/>
      <w:marTop w:val="0"/>
      <w:marBottom w:val="0"/>
      <w:divBdr>
        <w:top w:val="none" w:sz="0" w:space="0" w:color="auto"/>
        <w:left w:val="none" w:sz="0" w:space="0" w:color="auto"/>
        <w:bottom w:val="none" w:sz="0" w:space="0" w:color="auto"/>
        <w:right w:val="none" w:sz="0" w:space="0" w:color="auto"/>
      </w:divBdr>
    </w:div>
    <w:div w:id="2122725888">
      <w:marLeft w:val="0"/>
      <w:marRight w:val="0"/>
      <w:marTop w:val="0"/>
      <w:marBottom w:val="0"/>
      <w:divBdr>
        <w:top w:val="none" w:sz="0" w:space="0" w:color="auto"/>
        <w:left w:val="none" w:sz="0" w:space="0" w:color="auto"/>
        <w:bottom w:val="none" w:sz="0" w:space="0" w:color="auto"/>
        <w:right w:val="none" w:sz="0" w:space="0" w:color="auto"/>
      </w:divBdr>
    </w:div>
    <w:div w:id="2123184549">
      <w:bodyDiv w:val="1"/>
      <w:marLeft w:val="0"/>
      <w:marRight w:val="0"/>
      <w:marTop w:val="0"/>
      <w:marBottom w:val="0"/>
      <w:divBdr>
        <w:top w:val="none" w:sz="0" w:space="0" w:color="auto"/>
        <w:left w:val="none" w:sz="0" w:space="0" w:color="auto"/>
        <w:bottom w:val="none" w:sz="0" w:space="0" w:color="auto"/>
        <w:right w:val="none" w:sz="0" w:space="0" w:color="auto"/>
      </w:divBdr>
      <w:divsChild>
        <w:div w:id="1609004711">
          <w:marLeft w:val="640"/>
          <w:marRight w:val="0"/>
          <w:marTop w:val="0"/>
          <w:marBottom w:val="0"/>
          <w:divBdr>
            <w:top w:val="none" w:sz="0" w:space="0" w:color="auto"/>
            <w:left w:val="none" w:sz="0" w:space="0" w:color="auto"/>
            <w:bottom w:val="none" w:sz="0" w:space="0" w:color="auto"/>
            <w:right w:val="none" w:sz="0" w:space="0" w:color="auto"/>
          </w:divBdr>
        </w:div>
        <w:div w:id="1153377800">
          <w:marLeft w:val="640"/>
          <w:marRight w:val="0"/>
          <w:marTop w:val="0"/>
          <w:marBottom w:val="0"/>
          <w:divBdr>
            <w:top w:val="none" w:sz="0" w:space="0" w:color="auto"/>
            <w:left w:val="none" w:sz="0" w:space="0" w:color="auto"/>
            <w:bottom w:val="none" w:sz="0" w:space="0" w:color="auto"/>
            <w:right w:val="none" w:sz="0" w:space="0" w:color="auto"/>
          </w:divBdr>
        </w:div>
        <w:div w:id="1389718643">
          <w:marLeft w:val="640"/>
          <w:marRight w:val="0"/>
          <w:marTop w:val="0"/>
          <w:marBottom w:val="0"/>
          <w:divBdr>
            <w:top w:val="none" w:sz="0" w:space="0" w:color="auto"/>
            <w:left w:val="none" w:sz="0" w:space="0" w:color="auto"/>
            <w:bottom w:val="none" w:sz="0" w:space="0" w:color="auto"/>
            <w:right w:val="none" w:sz="0" w:space="0" w:color="auto"/>
          </w:divBdr>
        </w:div>
        <w:div w:id="154341932">
          <w:marLeft w:val="640"/>
          <w:marRight w:val="0"/>
          <w:marTop w:val="0"/>
          <w:marBottom w:val="0"/>
          <w:divBdr>
            <w:top w:val="none" w:sz="0" w:space="0" w:color="auto"/>
            <w:left w:val="none" w:sz="0" w:space="0" w:color="auto"/>
            <w:bottom w:val="none" w:sz="0" w:space="0" w:color="auto"/>
            <w:right w:val="none" w:sz="0" w:space="0" w:color="auto"/>
          </w:divBdr>
        </w:div>
        <w:div w:id="636187893">
          <w:marLeft w:val="640"/>
          <w:marRight w:val="0"/>
          <w:marTop w:val="0"/>
          <w:marBottom w:val="0"/>
          <w:divBdr>
            <w:top w:val="none" w:sz="0" w:space="0" w:color="auto"/>
            <w:left w:val="none" w:sz="0" w:space="0" w:color="auto"/>
            <w:bottom w:val="none" w:sz="0" w:space="0" w:color="auto"/>
            <w:right w:val="none" w:sz="0" w:space="0" w:color="auto"/>
          </w:divBdr>
        </w:div>
        <w:div w:id="1743870864">
          <w:marLeft w:val="640"/>
          <w:marRight w:val="0"/>
          <w:marTop w:val="0"/>
          <w:marBottom w:val="0"/>
          <w:divBdr>
            <w:top w:val="none" w:sz="0" w:space="0" w:color="auto"/>
            <w:left w:val="none" w:sz="0" w:space="0" w:color="auto"/>
            <w:bottom w:val="none" w:sz="0" w:space="0" w:color="auto"/>
            <w:right w:val="none" w:sz="0" w:space="0" w:color="auto"/>
          </w:divBdr>
        </w:div>
        <w:div w:id="59789242">
          <w:marLeft w:val="640"/>
          <w:marRight w:val="0"/>
          <w:marTop w:val="0"/>
          <w:marBottom w:val="0"/>
          <w:divBdr>
            <w:top w:val="none" w:sz="0" w:space="0" w:color="auto"/>
            <w:left w:val="none" w:sz="0" w:space="0" w:color="auto"/>
            <w:bottom w:val="none" w:sz="0" w:space="0" w:color="auto"/>
            <w:right w:val="none" w:sz="0" w:space="0" w:color="auto"/>
          </w:divBdr>
        </w:div>
        <w:div w:id="1752461628">
          <w:marLeft w:val="640"/>
          <w:marRight w:val="0"/>
          <w:marTop w:val="0"/>
          <w:marBottom w:val="0"/>
          <w:divBdr>
            <w:top w:val="none" w:sz="0" w:space="0" w:color="auto"/>
            <w:left w:val="none" w:sz="0" w:space="0" w:color="auto"/>
            <w:bottom w:val="none" w:sz="0" w:space="0" w:color="auto"/>
            <w:right w:val="none" w:sz="0" w:space="0" w:color="auto"/>
          </w:divBdr>
        </w:div>
        <w:div w:id="743257723">
          <w:marLeft w:val="640"/>
          <w:marRight w:val="0"/>
          <w:marTop w:val="0"/>
          <w:marBottom w:val="0"/>
          <w:divBdr>
            <w:top w:val="none" w:sz="0" w:space="0" w:color="auto"/>
            <w:left w:val="none" w:sz="0" w:space="0" w:color="auto"/>
            <w:bottom w:val="none" w:sz="0" w:space="0" w:color="auto"/>
            <w:right w:val="none" w:sz="0" w:space="0" w:color="auto"/>
          </w:divBdr>
        </w:div>
        <w:div w:id="967123926">
          <w:marLeft w:val="640"/>
          <w:marRight w:val="0"/>
          <w:marTop w:val="0"/>
          <w:marBottom w:val="0"/>
          <w:divBdr>
            <w:top w:val="none" w:sz="0" w:space="0" w:color="auto"/>
            <w:left w:val="none" w:sz="0" w:space="0" w:color="auto"/>
            <w:bottom w:val="none" w:sz="0" w:space="0" w:color="auto"/>
            <w:right w:val="none" w:sz="0" w:space="0" w:color="auto"/>
          </w:divBdr>
        </w:div>
        <w:div w:id="336081965">
          <w:marLeft w:val="640"/>
          <w:marRight w:val="0"/>
          <w:marTop w:val="0"/>
          <w:marBottom w:val="0"/>
          <w:divBdr>
            <w:top w:val="none" w:sz="0" w:space="0" w:color="auto"/>
            <w:left w:val="none" w:sz="0" w:space="0" w:color="auto"/>
            <w:bottom w:val="none" w:sz="0" w:space="0" w:color="auto"/>
            <w:right w:val="none" w:sz="0" w:space="0" w:color="auto"/>
          </w:divBdr>
        </w:div>
        <w:div w:id="449593798">
          <w:marLeft w:val="640"/>
          <w:marRight w:val="0"/>
          <w:marTop w:val="0"/>
          <w:marBottom w:val="0"/>
          <w:divBdr>
            <w:top w:val="none" w:sz="0" w:space="0" w:color="auto"/>
            <w:left w:val="none" w:sz="0" w:space="0" w:color="auto"/>
            <w:bottom w:val="none" w:sz="0" w:space="0" w:color="auto"/>
            <w:right w:val="none" w:sz="0" w:space="0" w:color="auto"/>
          </w:divBdr>
        </w:div>
        <w:div w:id="875239698">
          <w:marLeft w:val="640"/>
          <w:marRight w:val="0"/>
          <w:marTop w:val="0"/>
          <w:marBottom w:val="0"/>
          <w:divBdr>
            <w:top w:val="none" w:sz="0" w:space="0" w:color="auto"/>
            <w:left w:val="none" w:sz="0" w:space="0" w:color="auto"/>
            <w:bottom w:val="none" w:sz="0" w:space="0" w:color="auto"/>
            <w:right w:val="none" w:sz="0" w:space="0" w:color="auto"/>
          </w:divBdr>
        </w:div>
        <w:div w:id="608659752">
          <w:marLeft w:val="640"/>
          <w:marRight w:val="0"/>
          <w:marTop w:val="0"/>
          <w:marBottom w:val="0"/>
          <w:divBdr>
            <w:top w:val="none" w:sz="0" w:space="0" w:color="auto"/>
            <w:left w:val="none" w:sz="0" w:space="0" w:color="auto"/>
            <w:bottom w:val="none" w:sz="0" w:space="0" w:color="auto"/>
            <w:right w:val="none" w:sz="0" w:space="0" w:color="auto"/>
          </w:divBdr>
        </w:div>
        <w:div w:id="1961455390">
          <w:marLeft w:val="640"/>
          <w:marRight w:val="0"/>
          <w:marTop w:val="0"/>
          <w:marBottom w:val="0"/>
          <w:divBdr>
            <w:top w:val="none" w:sz="0" w:space="0" w:color="auto"/>
            <w:left w:val="none" w:sz="0" w:space="0" w:color="auto"/>
            <w:bottom w:val="none" w:sz="0" w:space="0" w:color="auto"/>
            <w:right w:val="none" w:sz="0" w:space="0" w:color="auto"/>
          </w:divBdr>
        </w:div>
        <w:div w:id="1967811526">
          <w:marLeft w:val="640"/>
          <w:marRight w:val="0"/>
          <w:marTop w:val="0"/>
          <w:marBottom w:val="0"/>
          <w:divBdr>
            <w:top w:val="none" w:sz="0" w:space="0" w:color="auto"/>
            <w:left w:val="none" w:sz="0" w:space="0" w:color="auto"/>
            <w:bottom w:val="none" w:sz="0" w:space="0" w:color="auto"/>
            <w:right w:val="none" w:sz="0" w:space="0" w:color="auto"/>
          </w:divBdr>
        </w:div>
        <w:div w:id="252320449">
          <w:marLeft w:val="640"/>
          <w:marRight w:val="0"/>
          <w:marTop w:val="0"/>
          <w:marBottom w:val="0"/>
          <w:divBdr>
            <w:top w:val="none" w:sz="0" w:space="0" w:color="auto"/>
            <w:left w:val="none" w:sz="0" w:space="0" w:color="auto"/>
            <w:bottom w:val="none" w:sz="0" w:space="0" w:color="auto"/>
            <w:right w:val="none" w:sz="0" w:space="0" w:color="auto"/>
          </w:divBdr>
        </w:div>
        <w:div w:id="1481507270">
          <w:marLeft w:val="640"/>
          <w:marRight w:val="0"/>
          <w:marTop w:val="0"/>
          <w:marBottom w:val="0"/>
          <w:divBdr>
            <w:top w:val="none" w:sz="0" w:space="0" w:color="auto"/>
            <w:left w:val="none" w:sz="0" w:space="0" w:color="auto"/>
            <w:bottom w:val="none" w:sz="0" w:space="0" w:color="auto"/>
            <w:right w:val="none" w:sz="0" w:space="0" w:color="auto"/>
          </w:divBdr>
        </w:div>
        <w:div w:id="1220479713">
          <w:marLeft w:val="640"/>
          <w:marRight w:val="0"/>
          <w:marTop w:val="0"/>
          <w:marBottom w:val="0"/>
          <w:divBdr>
            <w:top w:val="none" w:sz="0" w:space="0" w:color="auto"/>
            <w:left w:val="none" w:sz="0" w:space="0" w:color="auto"/>
            <w:bottom w:val="none" w:sz="0" w:space="0" w:color="auto"/>
            <w:right w:val="none" w:sz="0" w:space="0" w:color="auto"/>
          </w:divBdr>
        </w:div>
        <w:div w:id="201669982">
          <w:marLeft w:val="640"/>
          <w:marRight w:val="0"/>
          <w:marTop w:val="0"/>
          <w:marBottom w:val="0"/>
          <w:divBdr>
            <w:top w:val="none" w:sz="0" w:space="0" w:color="auto"/>
            <w:left w:val="none" w:sz="0" w:space="0" w:color="auto"/>
            <w:bottom w:val="none" w:sz="0" w:space="0" w:color="auto"/>
            <w:right w:val="none" w:sz="0" w:space="0" w:color="auto"/>
          </w:divBdr>
        </w:div>
        <w:div w:id="411893870">
          <w:marLeft w:val="640"/>
          <w:marRight w:val="0"/>
          <w:marTop w:val="0"/>
          <w:marBottom w:val="0"/>
          <w:divBdr>
            <w:top w:val="none" w:sz="0" w:space="0" w:color="auto"/>
            <w:left w:val="none" w:sz="0" w:space="0" w:color="auto"/>
            <w:bottom w:val="none" w:sz="0" w:space="0" w:color="auto"/>
            <w:right w:val="none" w:sz="0" w:space="0" w:color="auto"/>
          </w:divBdr>
        </w:div>
        <w:div w:id="743141015">
          <w:marLeft w:val="640"/>
          <w:marRight w:val="0"/>
          <w:marTop w:val="0"/>
          <w:marBottom w:val="0"/>
          <w:divBdr>
            <w:top w:val="none" w:sz="0" w:space="0" w:color="auto"/>
            <w:left w:val="none" w:sz="0" w:space="0" w:color="auto"/>
            <w:bottom w:val="none" w:sz="0" w:space="0" w:color="auto"/>
            <w:right w:val="none" w:sz="0" w:space="0" w:color="auto"/>
          </w:divBdr>
        </w:div>
        <w:div w:id="13267309">
          <w:marLeft w:val="640"/>
          <w:marRight w:val="0"/>
          <w:marTop w:val="0"/>
          <w:marBottom w:val="0"/>
          <w:divBdr>
            <w:top w:val="none" w:sz="0" w:space="0" w:color="auto"/>
            <w:left w:val="none" w:sz="0" w:space="0" w:color="auto"/>
            <w:bottom w:val="none" w:sz="0" w:space="0" w:color="auto"/>
            <w:right w:val="none" w:sz="0" w:space="0" w:color="auto"/>
          </w:divBdr>
        </w:div>
        <w:div w:id="1186552284">
          <w:marLeft w:val="640"/>
          <w:marRight w:val="0"/>
          <w:marTop w:val="0"/>
          <w:marBottom w:val="0"/>
          <w:divBdr>
            <w:top w:val="none" w:sz="0" w:space="0" w:color="auto"/>
            <w:left w:val="none" w:sz="0" w:space="0" w:color="auto"/>
            <w:bottom w:val="none" w:sz="0" w:space="0" w:color="auto"/>
            <w:right w:val="none" w:sz="0" w:space="0" w:color="auto"/>
          </w:divBdr>
        </w:div>
        <w:div w:id="978342049">
          <w:marLeft w:val="640"/>
          <w:marRight w:val="0"/>
          <w:marTop w:val="0"/>
          <w:marBottom w:val="0"/>
          <w:divBdr>
            <w:top w:val="none" w:sz="0" w:space="0" w:color="auto"/>
            <w:left w:val="none" w:sz="0" w:space="0" w:color="auto"/>
            <w:bottom w:val="none" w:sz="0" w:space="0" w:color="auto"/>
            <w:right w:val="none" w:sz="0" w:space="0" w:color="auto"/>
          </w:divBdr>
        </w:div>
        <w:div w:id="2076388262">
          <w:marLeft w:val="640"/>
          <w:marRight w:val="0"/>
          <w:marTop w:val="0"/>
          <w:marBottom w:val="0"/>
          <w:divBdr>
            <w:top w:val="none" w:sz="0" w:space="0" w:color="auto"/>
            <w:left w:val="none" w:sz="0" w:space="0" w:color="auto"/>
            <w:bottom w:val="none" w:sz="0" w:space="0" w:color="auto"/>
            <w:right w:val="none" w:sz="0" w:space="0" w:color="auto"/>
          </w:divBdr>
        </w:div>
        <w:div w:id="1354333572">
          <w:marLeft w:val="640"/>
          <w:marRight w:val="0"/>
          <w:marTop w:val="0"/>
          <w:marBottom w:val="0"/>
          <w:divBdr>
            <w:top w:val="none" w:sz="0" w:space="0" w:color="auto"/>
            <w:left w:val="none" w:sz="0" w:space="0" w:color="auto"/>
            <w:bottom w:val="none" w:sz="0" w:space="0" w:color="auto"/>
            <w:right w:val="none" w:sz="0" w:space="0" w:color="auto"/>
          </w:divBdr>
        </w:div>
        <w:div w:id="320700280">
          <w:marLeft w:val="640"/>
          <w:marRight w:val="0"/>
          <w:marTop w:val="0"/>
          <w:marBottom w:val="0"/>
          <w:divBdr>
            <w:top w:val="none" w:sz="0" w:space="0" w:color="auto"/>
            <w:left w:val="none" w:sz="0" w:space="0" w:color="auto"/>
            <w:bottom w:val="none" w:sz="0" w:space="0" w:color="auto"/>
            <w:right w:val="none" w:sz="0" w:space="0" w:color="auto"/>
          </w:divBdr>
        </w:div>
        <w:div w:id="167066469">
          <w:marLeft w:val="640"/>
          <w:marRight w:val="0"/>
          <w:marTop w:val="0"/>
          <w:marBottom w:val="0"/>
          <w:divBdr>
            <w:top w:val="none" w:sz="0" w:space="0" w:color="auto"/>
            <w:left w:val="none" w:sz="0" w:space="0" w:color="auto"/>
            <w:bottom w:val="none" w:sz="0" w:space="0" w:color="auto"/>
            <w:right w:val="none" w:sz="0" w:space="0" w:color="auto"/>
          </w:divBdr>
        </w:div>
        <w:div w:id="204294461">
          <w:marLeft w:val="640"/>
          <w:marRight w:val="0"/>
          <w:marTop w:val="0"/>
          <w:marBottom w:val="0"/>
          <w:divBdr>
            <w:top w:val="none" w:sz="0" w:space="0" w:color="auto"/>
            <w:left w:val="none" w:sz="0" w:space="0" w:color="auto"/>
            <w:bottom w:val="none" w:sz="0" w:space="0" w:color="auto"/>
            <w:right w:val="none" w:sz="0" w:space="0" w:color="auto"/>
          </w:divBdr>
        </w:div>
        <w:div w:id="1678342587">
          <w:marLeft w:val="640"/>
          <w:marRight w:val="0"/>
          <w:marTop w:val="0"/>
          <w:marBottom w:val="0"/>
          <w:divBdr>
            <w:top w:val="none" w:sz="0" w:space="0" w:color="auto"/>
            <w:left w:val="none" w:sz="0" w:space="0" w:color="auto"/>
            <w:bottom w:val="none" w:sz="0" w:space="0" w:color="auto"/>
            <w:right w:val="none" w:sz="0" w:space="0" w:color="auto"/>
          </w:divBdr>
        </w:div>
        <w:div w:id="1673213465">
          <w:marLeft w:val="640"/>
          <w:marRight w:val="0"/>
          <w:marTop w:val="0"/>
          <w:marBottom w:val="0"/>
          <w:divBdr>
            <w:top w:val="none" w:sz="0" w:space="0" w:color="auto"/>
            <w:left w:val="none" w:sz="0" w:space="0" w:color="auto"/>
            <w:bottom w:val="none" w:sz="0" w:space="0" w:color="auto"/>
            <w:right w:val="none" w:sz="0" w:space="0" w:color="auto"/>
          </w:divBdr>
        </w:div>
        <w:div w:id="1694182949">
          <w:marLeft w:val="640"/>
          <w:marRight w:val="0"/>
          <w:marTop w:val="0"/>
          <w:marBottom w:val="0"/>
          <w:divBdr>
            <w:top w:val="none" w:sz="0" w:space="0" w:color="auto"/>
            <w:left w:val="none" w:sz="0" w:space="0" w:color="auto"/>
            <w:bottom w:val="none" w:sz="0" w:space="0" w:color="auto"/>
            <w:right w:val="none" w:sz="0" w:space="0" w:color="auto"/>
          </w:divBdr>
        </w:div>
        <w:div w:id="501898767">
          <w:marLeft w:val="640"/>
          <w:marRight w:val="0"/>
          <w:marTop w:val="0"/>
          <w:marBottom w:val="0"/>
          <w:divBdr>
            <w:top w:val="none" w:sz="0" w:space="0" w:color="auto"/>
            <w:left w:val="none" w:sz="0" w:space="0" w:color="auto"/>
            <w:bottom w:val="none" w:sz="0" w:space="0" w:color="auto"/>
            <w:right w:val="none" w:sz="0" w:space="0" w:color="auto"/>
          </w:divBdr>
        </w:div>
        <w:div w:id="1157646741">
          <w:marLeft w:val="640"/>
          <w:marRight w:val="0"/>
          <w:marTop w:val="0"/>
          <w:marBottom w:val="0"/>
          <w:divBdr>
            <w:top w:val="none" w:sz="0" w:space="0" w:color="auto"/>
            <w:left w:val="none" w:sz="0" w:space="0" w:color="auto"/>
            <w:bottom w:val="none" w:sz="0" w:space="0" w:color="auto"/>
            <w:right w:val="none" w:sz="0" w:space="0" w:color="auto"/>
          </w:divBdr>
        </w:div>
        <w:div w:id="1756127230">
          <w:marLeft w:val="640"/>
          <w:marRight w:val="0"/>
          <w:marTop w:val="0"/>
          <w:marBottom w:val="0"/>
          <w:divBdr>
            <w:top w:val="none" w:sz="0" w:space="0" w:color="auto"/>
            <w:left w:val="none" w:sz="0" w:space="0" w:color="auto"/>
            <w:bottom w:val="none" w:sz="0" w:space="0" w:color="auto"/>
            <w:right w:val="none" w:sz="0" w:space="0" w:color="auto"/>
          </w:divBdr>
        </w:div>
        <w:div w:id="504049809">
          <w:marLeft w:val="640"/>
          <w:marRight w:val="0"/>
          <w:marTop w:val="0"/>
          <w:marBottom w:val="0"/>
          <w:divBdr>
            <w:top w:val="none" w:sz="0" w:space="0" w:color="auto"/>
            <w:left w:val="none" w:sz="0" w:space="0" w:color="auto"/>
            <w:bottom w:val="none" w:sz="0" w:space="0" w:color="auto"/>
            <w:right w:val="none" w:sz="0" w:space="0" w:color="auto"/>
          </w:divBdr>
        </w:div>
        <w:div w:id="300186684">
          <w:marLeft w:val="640"/>
          <w:marRight w:val="0"/>
          <w:marTop w:val="0"/>
          <w:marBottom w:val="0"/>
          <w:divBdr>
            <w:top w:val="none" w:sz="0" w:space="0" w:color="auto"/>
            <w:left w:val="none" w:sz="0" w:space="0" w:color="auto"/>
            <w:bottom w:val="none" w:sz="0" w:space="0" w:color="auto"/>
            <w:right w:val="none" w:sz="0" w:space="0" w:color="auto"/>
          </w:divBdr>
        </w:div>
        <w:div w:id="414327405">
          <w:marLeft w:val="640"/>
          <w:marRight w:val="0"/>
          <w:marTop w:val="0"/>
          <w:marBottom w:val="0"/>
          <w:divBdr>
            <w:top w:val="none" w:sz="0" w:space="0" w:color="auto"/>
            <w:left w:val="none" w:sz="0" w:space="0" w:color="auto"/>
            <w:bottom w:val="none" w:sz="0" w:space="0" w:color="auto"/>
            <w:right w:val="none" w:sz="0" w:space="0" w:color="auto"/>
          </w:divBdr>
        </w:div>
        <w:div w:id="680276391">
          <w:marLeft w:val="640"/>
          <w:marRight w:val="0"/>
          <w:marTop w:val="0"/>
          <w:marBottom w:val="0"/>
          <w:divBdr>
            <w:top w:val="none" w:sz="0" w:space="0" w:color="auto"/>
            <w:left w:val="none" w:sz="0" w:space="0" w:color="auto"/>
            <w:bottom w:val="none" w:sz="0" w:space="0" w:color="auto"/>
            <w:right w:val="none" w:sz="0" w:space="0" w:color="auto"/>
          </w:divBdr>
        </w:div>
        <w:div w:id="726955872">
          <w:marLeft w:val="640"/>
          <w:marRight w:val="0"/>
          <w:marTop w:val="0"/>
          <w:marBottom w:val="0"/>
          <w:divBdr>
            <w:top w:val="none" w:sz="0" w:space="0" w:color="auto"/>
            <w:left w:val="none" w:sz="0" w:space="0" w:color="auto"/>
            <w:bottom w:val="none" w:sz="0" w:space="0" w:color="auto"/>
            <w:right w:val="none" w:sz="0" w:space="0" w:color="auto"/>
          </w:divBdr>
        </w:div>
        <w:div w:id="1221671853">
          <w:marLeft w:val="640"/>
          <w:marRight w:val="0"/>
          <w:marTop w:val="0"/>
          <w:marBottom w:val="0"/>
          <w:divBdr>
            <w:top w:val="none" w:sz="0" w:space="0" w:color="auto"/>
            <w:left w:val="none" w:sz="0" w:space="0" w:color="auto"/>
            <w:bottom w:val="none" w:sz="0" w:space="0" w:color="auto"/>
            <w:right w:val="none" w:sz="0" w:space="0" w:color="auto"/>
          </w:divBdr>
        </w:div>
        <w:div w:id="54548039">
          <w:marLeft w:val="640"/>
          <w:marRight w:val="0"/>
          <w:marTop w:val="0"/>
          <w:marBottom w:val="0"/>
          <w:divBdr>
            <w:top w:val="none" w:sz="0" w:space="0" w:color="auto"/>
            <w:left w:val="none" w:sz="0" w:space="0" w:color="auto"/>
            <w:bottom w:val="none" w:sz="0" w:space="0" w:color="auto"/>
            <w:right w:val="none" w:sz="0" w:space="0" w:color="auto"/>
          </w:divBdr>
        </w:div>
        <w:div w:id="59254987">
          <w:marLeft w:val="640"/>
          <w:marRight w:val="0"/>
          <w:marTop w:val="0"/>
          <w:marBottom w:val="0"/>
          <w:divBdr>
            <w:top w:val="none" w:sz="0" w:space="0" w:color="auto"/>
            <w:left w:val="none" w:sz="0" w:space="0" w:color="auto"/>
            <w:bottom w:val="none" w:sz="0" w:space="0" w:color="auto"/>
            <w:right w:val="none" w:sz="0" w:space="0" w:color="auto"/>
          </w:divBdr>
        </w:div>
        <w:div w:id="945383082">
          <w:marLeft w:val="640"/>
          <w:marRight w:val="0"/>
          <w:marTop w:val="0"/>
          <w:marBottom w:val="0"/>
          <w:divBdr>
            <w:top w:val="none" w:sz="0" w:space="0" w:color="auto"/>
            <w:left w:val="none" w:sz="0" w:space="0" w:color="auto"/>
            <w:bottom w:val="none" w:sz="0" w:space="0" w:color="auto"/>
            <w:right w:val="none" w:sz="0" w:space="0" w:color="auto"/>
          </w:divBdr>
        </w:div>
      </w:divsChild>
    </w:div>
    <w:div w:id="2123527538">
      <w:bodyDiv w:val="1"/>
      <w:marLeft w:val="0"/>
      <w:marRight w:val="0"/>
      <w:marTop w:val="0"/>
      <w:marBottom w:val="0"/>
      <w:divBdr>
        <w:top w:val="none" w:sz="0" w:space="0" w:color="auto"/>
        <w:left w:val="none" w:sz="0" w:space="0" w:color="auto"/>
        <w:bottom w:val="none" w:sz="0" w:space="0" w:color="auto"/>
        <w:right w:val="none" w:sz="0" w:space="0" w:color="auto"/>
      </w:divBdr>
      <w:divsChild>
        <w:div w:id="1688747412">
          <w:marLeft w:val="640"/>
          <w:marRight w:val="0"/>
          <w:marTop w:val="0"/>
          <w:marBottom w:val="0"/>
          <w:divBdr>
            <w:top w:val="none" w:sz="0" w:space="0" w:color="auto"/>
            <w:left w:val="none" w:sz="0" w:space="0" w:color="auto"/>
            <w:bottom w:val="none" w:sz="0" w:space="0" w:color="auto"/>
            <w:right w:val="none" w:sz="0" w:space="0" w:color="auto"/>
          </w:divBdr>
        </w:div>
        <w:div w:id="278492053">
          <w:marLeft w:val="640"/>
          <w:marRight w:val="0"/>
          <w:marTop w:val="0"/>
          <w:marBottom w:val="0"/>
          <w:divBdr>
            <w:top w:val="none" w:sz="0" w:space="0" w:color="auto"/>
            <w:left w:val="none" w:sz="0" w:space="0" w:color="auto"/>
            <w:bottom w:val="none" w:sz="0" w:space="0" w:color="auto"/>
            <w:right w:val="none" w:sz="0" w:space="0" w:color="auto"/>
          </w:divBdr>
        </w:div>
        <w:div w:id="1496072081">
          <w:marLeft w:val="640"/>
          <w:marRight w:val="0"/>
          <w:marTop w:val="0"/>
          <w:marBottom w:val="0"/>
          <w:divBdr>
            <w:top w:val="none" w:sz="0" w:space="0" w:color="auto"/>
            <w:left w:val="none" w:sz="0" w:space="0" w:color="auto"/>
            <w:bottom w:val="none" w:sz="0" w:space="0" w:color="auto"/>
            <w:right w:val="none" w:sz="0" w:space="0" w:color="auto"/>
          </w:divBdr>
        </w:div>
        <w:div w:id="335498198">
          <w:marLeft w:val="640"/>
          <w:marRight w:val="0"/>
          <w:marTop w:val="0"/>
          <w:marBottom w:val="0"/>
          <w:divBdr>
            <w:top w:val="none" w:sz="0" w:space="0" w:color="auto"/>
            <w:left w:val="none" w:sz="0" w:space="0" w:color="auto"/>
            <w:bottom w:val="none" w:sz="0" w:space="0" w:color="auto"/>
            <w:right w:val="none" w:sz="0" w:space="0" w:color="auto"/>
          </w:divBdr>
        </w:div>
        <w:div w:id="223220006">
          <w:marLeft w:val="640"/>
          <w:marRight w:val="0"/>
          <w:marTop w:val="0"/>
          <w:marBottom w:val="0"/>
          <w:divBdr>
            <w:top w:val="none" w:sz="0" w:space="0" w:color="auto"/>
            <w:left w:val="none" w:sz="0" w:space="0" w:color="auto"/>
            <w:bottom w:val="none" w:sz="0" w:space="0" w:color="auto"/>
            <w:right w:val="none" w:sz="0" w:space="0" w:color="auto"/>
          </w:divBdr>
        </w:div>
        <w:div w:id="1988627359">
          <w:marLeft w:val="640"/>
          <w:marRight w:val="0"/>
          <w:marTop w:val="0"/>
          <w:marBottom w:val="0"/>
          <w:divBdr>
            <w:top w:val="none" w:sz="0" w:space="0" w:color="auto"/>
            <w:left w:val="none" w:sz="0" w:space="0" w:color="auto"/>
            <w:bottom w:val="none" w:sz="0" w:space="0" w:color="auto"/>
            <w:right w:val="none" w:sz="0" w:space="0" w:color="auto"/>
          </w:divBdr>
        </w:div>
        <w:div w:id="1402211952">
          <w:marLeft w:val="640"/>
          <w:marRight w:val="0"/>
          <w:marTop w:val="0"/>
          <w:marBottom w:val="0"/>
          <w:divBdr>
            <w:top w:val="none" w:sz="0" w:space="0" w:color="auto"/>
            <w:left w:val="none" w:sz="0" w:space="0" w:color="auto"/>
            <w:bottom w:val="none" w:sz="0" w:space="0" w:color="auto"/>
            <w:right w:val="none" w:sz="0" w:space="0" w:color="auto"/>
          </w:divBdr>
        </w:div>
        <w:div w:id="1621497348">
          <w:marLeft w:val="640"/>
          <w:marRight w:val="0"/>
          <w:marTop w:val="0"/>
          <w:marBottom w:val="0"/>
          <w:divBdr>
            <w:top w:val="none" w:sz="0" w:space="0" w:color="auto"/>
            <w:left w:val="none" w:sz="0" w:space="0" w:color="auto"/>
            <w:bottom w:val="none" w:sz="0" w:space="0" w:color="auto"/>
            <w:right w:val="none" w:sz="0" w:space="0" w:color="auto"/>
          </w:divBdr>
        </w:div>
        <w:div w:id="699235639">
          <w:marLeft w:val="640"/>
          <w:marRight w:val="0"/>
          <w:marTop w:val="0"/>
          <w:marBottom w:val="0"/>
          <w:divBdr>
            <w:top w:val="none" w:sz="0" w:space="0" w:color="auto"/>
            <w:left w:val="none" w:sz="0" w:space="0" w:color="auto"/>
            <w:bottom w:val="none" w:sz="0" w:space="0" w:color="auto"/>
            <w:right w:val="none" w:sz="0" w:space="0" w:color="auto"/>
          </w:divBdr>
        </w:div>
        <w:div w:id="1366640597">
          <w:marLeft w:val="640"/>
          <w:marRight w:val="0"/>
          <w:marTop w:val="0"/>
          <w:marBottom w:val="0"/>
          <w:divBdr>
            <w:top w:val="none" w:sz="0" w:space="0" w:color="auto"/>
            <w:left w:val="none" w:sz="0" w:space="0" w:color="auto"/>
            <w:bottom w:val="none" w:sz="0" w:space="0" w:color="auto"/>
            <w:right w:val="none" w:sz="0" w:space="0" w:color="auto"/>
          </w:divBdr>
        </w:div>
        <w:div w:id="413671827">
          <w:marLeft w:val="640"/>
          <w:marRight w:val="0"/>
          <w:marTop w:val="0"/>
          <w:marBottom w:val="0"/>
          <w:divBdr>
            <w:top w:val="none" w:sz="0" w:space="0" w:color="auto"/>
            <w:left w:val="none" w:sz="0" w:space="0" w:color="auto"/>
            <w:bottom w:val="none" w:sz="0" w:space="0" w:color="auto"/>
            <w:right w:val="none" w:sz="0" w:space="0" w:color="auto"/>
          </w:divBdr>
        </w:div>
        <w:div w:id="959340738">
          <w:marLeft w:val="640"/>
          <w:marRight w:val="0"/>
          <w:marTop w:val="0"/>
          <w:marBottom w:val="0"/>
          <w:divBdr>
            <w:top w:val="none" w:sz="0" w:space="0" w:color="auto"/>
            <w:left w:val="none" w:sz="0" w:space="0" w:color="auto"/>
            <w:bottom w:val="none" w:sz="0" w:space="0" w:color="auto"/>
            <w:right w:val="none" w:sz="0" w:space="0" w:color="auto"/>
          </w:divBdr>
        </w:div>
        <w:div w:id="2015496908">
          <w:marLeft w:val="640"/>
          <w:marRight w:val="0"/>
          <w:marTop w:val="0"/>
          <w:marBottom w:val="0"/>
          <w:divBdr>
            <w:top w:val="none" w:sz="0" w:space="0" w:color="auto"/>
            <w:left w:val="none" w:sz="0" w:space="0" w:color="auto"/>
            <w:bottom w:val="none" w:sz="0" w:space="0" w:color="auto"/>
            <w:right w:val="none" w:sz="0" w:space="0" w:color="auto"/>
          </w:divBdr>
        </w:div>
        <w:div w:id="108857240">
          <w:marLeft w:val="640"/>
          <w:marRight w:val="0"/>
          <w:marTop w:val="0"/>
          <w:marBottom w:val="0"/>
          <w:divBdr>
            <w:top w:val="none" w:sz="0" w:space="0" w:color="auto"/>
            <w:left w:val="none" w:sz="0" w:space="0" w:color="auto"/>
            <w:bottom w:val="none" w:sz="0" w:space="0" w:color="auto"/>
            <w:right w:val="none" w:sz="0" w:space="0" w:color="auto"/>
          </w:divBdr>
        </w:div>
        <w:div w:id="1300959950">
          <w:marLeft w:val="640"/>
          <w:marRight w:val="0"/>
          <w:marTop w:val="0"/>
          <w:marBottom w:val="0"/>
          <w:divBdr>
            <w:top w:val="none" w:sz="0" w:space="0" w:color="auto"/>
            <w:left w:val="none" w:sz="0" w:space="0" w:color="auto"/>
            <w:bottom w:val="none" w:sz="0" w:space="0" w:color="auto"/>
            <w:right w:val="none" w:sz="0" w:space="0" w:color="auto"/>
          </w:divBdr>
        </w:div>
        <w:div w:id="2116558585">
          <w:marLeft w:val="640"/>
          <w:marRight w:val="0"/>
          <w:marTop w:val="0"/>
          <w:marBottom w:val="0"/>
          <w:divBdr>
            <w:top w:val="none" w:sz="0" w:space="0" w:color="auto"/>
            <w:left w:val="none" w:sz="0" w:space="0" w:color="auto"/>
            <w:bottom w:val="none" w:sz="0" w:space="0" w:color="auto"/>
            <w:right w:val="none" w:sz="0" w:space="0" w:color="auto"/>
          </w:divBdr>
        </w:div>
        <w:div w:id="616791997">
          <w:marLeft w:val="640"/>
          <w:marRight w:val="0"/>
          <w:marTop w:val="0"/>
          <w:marBottom w:val="0"/>
          <w:divBdr>
            <w:top w:val="none" w:sz="0" w:space="0" w:color="auto"/>
            <w:left w:val="none" w:sz="0" w:space="0" w:color="auto"/>
            <w:bottom w:val="none" w:sz="0" w:space="0" w:color="auto"/>
            <w:right w:val="none" w:sz="0" w:space="0" w:color="auto"/>
          </w:divBdr>
        </w:div>
        <w:div w:id="1178692853">
          <w:marLeft w:val="640"/>
          <w:marRight w:val="0"/>
          <w:marTop w:val="0"/>
          <w:marBottom w:val="0"/>
          <w:divBdr>
            <w:top w:val="none" w:sz="0" w:space="0" w:color="auto"/>
            <w:left w:val="none" w:sz="0" w:space="0" w:color="auto"/>
            <w:bottom w:val="none" w:sz="0" w:space="0" w:color="auto"/>
            <w:right w:val="none" w:sz="0" w:space="0" w:color="auto"/>
          </w:divBdr>
        </w:div>
        <w:div w:id="903681543">
          <w:marLeft w:val="640"/>
          <w:marRight w:val="0"/>
          <w:marTop w:val="0"/>
          <w:marBottom w:val="0"/>
          <w:divBdr>
            <w:top w:val="none" w:sz="0" w:space="0" w:color="auto"/>
            <w:left w:val="none" w:sz="0" w:space="0" w:color="auto"/>
            <w:bottom w:val="none" w:sz="0" w:space="0" w:color="auto"/>
            <w:right w:val="none" w:sz="0" w:space="0" w:color="auto"/>
          </w:divBdr>
        </w:div>
        <w:div w:id="505827884">
          <w:marLeft w:val="640"/>
          <w:marRight w:val="0"/>
          <w:marTop w:val="0"/>
          <w:marBottom w:val="0"/>
          <w:divBdr>
            <w:top w:val="none" w:sz="0" w:space="0" w:color="auto"/>
            <w:left w:val="none" w:sz="0" w:space="0" w:color="auto"/>
            <w:bottom w:val="none" w:sz="0" w:space="0" w:color="auto"/>
            <w:right w:val="none" w:sz="0" w:space="0" w:color="auto"/>
          </w:divBdr>
        </w:div>
        <w:div w:id="316617239">
          <w:marLeft w:val="640"/>
          <w:marRight w:val="0"/>
          <w:marTop w:val="0"/>
          <w:marBottom w:val="0"/>
          <w:divBdr>
            <w:top w:val="none" w:sz="0" w:space="0" w:color="auto"/>
            <w:left w:val="none" w:sz="0" w:space="0" w:color="auto"/>
            <w:bottom w:val="none" w:sz="0" w:space="0" w:color="auto"/>
            <w:right w:val="none" w:sz="0" w:space="0" w:color="auto"/>
          </w:divBdr>
        </w:div>
        <w:div w:id="653795300">
          <w:marLeft w:val="640"/>
          <w:marRight w:val="0"/>
          <w:marTop w:val="0"/>
          <w:marBottom w:val="0"/>
          <w:divBdr>
            <w:top w:val="none" w:sz="0" w:space="0" w:color="auto"/>
            <w:left w:val="none" w:sz="0" w:space="0" w:color="auto"/>
            <w:bottom w:val="none" w:sz="0" w:space="0" w:color="auto"/>
            <w:right w:val="none" w:sz="0" w:space="0" w:color="auto"/>
          </w:divBdr>
        </w:div>
        <w:div w:id="2042238349">
          <w:marLeft w:val="640"/>
          <w:marRight w:val="0"/>
          <w:marTop w:val="0"/>
          <w:marBottom w:val="0"/>
          <w:divBdr>
            <w:top w:val="none" w:sz="0" w:space="0" w:color="auto"/>
            <w:left w:val="none" w:sz="0" w:space="0" w:color="auto"/>
            <w:bottom w:val="none" w:sz="0" w:space="0" w:color="auto"/>
            <w:right w:val="none" w:sz="0" w:space="0" w:color="auto"/>
          </w:divBdr>
        </w:div>
        <w:div w:id="1163665001">
          <w:marLeft w:val="640"/>
          <w:marRight w:val="0"/>
          <w:marTop w:val="0"/>
          <w:marBottom w:val="0"/>
          <w:divBdr>
            <w:top w:val="none" w:sz="0" w:space="0" w:color="auto"/>
            <w:left w:val="none" w:sz="0" w:space="0" w:color="auto"/>
            <w:bottom w:val="none" w:sz="0" w:space="0" w:color="auto"/>
            <w:right w:val="none" w:sz="0" w:space="0" w:color="auto"/>
          </w:divBdr>
        </w:div>
        <w:div w:id="305551146">
          <w:marLeft w:val="640"/>
          <w:marRight w:val="0"/>
          <w:marTop w:val="0"/>
          <w:marBottom w:val="0"/>
          <w:divBdr>
            <w:top w:val="none" w:sz="0" w:space="0" w:color="auto"/>
            <w:left w:val="none" w:sz="0" w:space="0" w:color="auto"/>
            <w:bottom w:val="none" w:sz="0" w:space="0" w:color="auto"/>
            <w:right w:val="none" w:sz="0" w:space="0" w:color="auto"/>
          </w:divBdr>
        </w:div>
        <w:div w:id="183716372">
          <w:marLeft w:val="640"/>
          <w:marRight w:val="0"/>
          <w:marTop w:val="0"/>
          <w:marBottom w:val="0"/>
          <w:divBdr>
            <w:top w:val="none" w:sz="0" w:space="0" w:color="auto"/>
            <w:left w:val="none" w:sz="0" w:space="0" w:color="auto"/>
            <w:bottom w:val="none" w:sz="0" w:space="0" w:color="auto"/>
            <w:right w:val="none" w:sz="0" w:space="0" w:color="auto"/>
          </w:divBdr>
        </w:div>
        <w:div w:id="220989477">
          <w:marLeft w:val="640"/>
          <w:marRight w:val="0"/>
          <w:marTop w:val="0"/>
          <w:marBottom w:val="0"/>
          <w:divBdr>
            <w:top w:val="none" w:sz="0" w:space="0" w:color="auto"/>
            <w:left w:val="none" w:sz="0" w:space="0" w:color="auto"/>
            <w:bottom w:val="none" w:sz="0" w:space="0" w:color="auto"/>
            <w:right w:val="none" w:sz="0" w:space="0" w:color="auto"/>
          </w:divBdr>
        </w:div>
        <w:div w:id="239993534">
          <w:marLeft w:val="640"/>
          <w:marRight w:val="0"/>
          <w:marTop w:val="0"/>
          <w:marBottom w:val="0"/>
          <w:divBdr>
            <w:top w:val="none" w:sz="0" w:space="0" w:color="auto"/>
            <w:left w:val="none" w:sz="0" w:space="0" w:color="auto"/>
            <w:bottom w:val="none" w:sz="0" w:space="0" w:color="auto"/>
            <w:right w:val="none" w:sz="0" w:space="0" w:color="auto"/>
          </w:divBdr>
        </w:div>
        <w:div w:id="1128860483">
          <w:marLeft w:val="640"/>
          <w:marRight w:val="0"/>
          <w:marTop w:val="0"/>
          <w:marBottom w:val="0"/>
          <w:divBdr>
            <w:top w:val="none" w:sz="0" w:space="0" w:color="auto"/>
            <w:left w:val="none" w:sz="0" w:space="0" w:color="auto"/>
            <w:bottom w:val="none" w:sz="0" w:space="0" w:color="auto"/>
            <w:right w:val="none" w:sz="0" w:space="0" w:color="auto"/>
          </w:divBdr>
        </w:div>
        <w:div w:id="1595623896">
          <w:marLeft w:val="640"/>
          <w:marRight w:val="0"/>
          <w:marTop w:val="0"/>
          <w:marBottom w:val="0"/>
          <w:divBdr>
            <w:top w:val="none" w:sz="0" w:space="0" w:color="auto"/>
            <w:left w:val="none" w:sz="0" w:space="0" w:color="auto"/>
            <w:bottom w:val="none" w:sz="0" w:space="0" w:color="auto"/>
            <w:right w:val="none" w:sz="0" w:space="0" w:color="auto"/>
          </w:divBdr>
        </w:div>
        <w:div w:id="1629311879">
          <w:marLeft w:val="640"/>
          <w:marRight w:val="0"/>
          <w:marTop w:val="0"/>
          <w:marBottom w:val="0"/>
          <w:divBdr>
            <w:top w:val="none" w:sz="0" w:space="0" w:color="auto"/>
            <w:left w:val="none" w:sz="0" w:space="0" w:color="auto"/>
            <w:bottom w:val="none" w:sz="0" w:space="0" w:color="auto"/>
            <w:right w:val="none" w:sz="0" w:space="0" w:color="auto"/>
          </w:divBdr>
        </w:div>
        <w:div w:id="848106732">
          <w:marLeft w:val="640"/>
          <w:marRight w:val="0"/>
          <w:marTop w:val="0"/>
          <w:marBottom w:val="0"/>
          <w:divBdr>
            <w:top w:val="none" w:sz="0" w:space="0" w:color="auto"/>
            <w:left w:val="none" w:sz="0" w:space="0" w:color="auto"/>
            <w:bottom w:val="none" w:sz="0" w:space="0" w:color="auto"/>
            <w:right w:val="none" w:sz="0" w:space="0" w:color="auto"/>
          </w:divBdr>
        </w:div>
        <w:div w:id="2038700449">
          <w:marLeft w:val="640"/>
          <w:marRight w:val="0"/>
          <w:marTop w:val="0"/>
          <w:marBottom w:val="0"/>
          <w:divBdr>
            <w:top w:val="none" w:sz="0" w:space="0" w:color="auto"/>
            <w:left w:val="none" w:sz="0" w:space="0" w:color="auto"/>
            <w:bottom w:val="none" w:sz="0" w:space="0" w:color="auto"/>
            <w:right w:val="none" w:sz="0" w:space="0" w:color="auto"/>
          </w:divBdr>
        </w:div>
        <w:div w:id="1483738220">
          <w:marLeft w:val="640"/>
          <w:marRight w:val="0"/>
          <w:marTop w:val="0"/>
          <w:marBottom w:val="0"/>
          <w:divBdr>
            <w:top w:val="none" w:sz="0" w:space="0" w:color="auto"/>
            <w:left w:val="none" w:sz="0" w:space="0" w:color="auto"/>
            <w:bottom w:val="none" w:sz="0" w:space="0" w:color="auto"/>
            <w:right w:val="none" w:sz="0" w:space="0" w:color="auto"/>
          </w:divBdr>
        </w:div>
        <w:div w:id="976033099">
          <w:marLeft w:val="640"/>
          <w:marRight w:val="0"/>
          <w:marTop w:val="0"/>
          <w:marBottom w:val="0"/>
          <w:divBdr>
            <w:top w:val="none" w:sz="0" w:space="0" w:color="auto"/>
            <w:left w:val="none" w:sz="0" w:space="0" w:color="auto"/>
            <w:bottom w:val="none" w:sz="0" w:space="0" w:color="auto"/>
            <w:right w:val="none" w:sz="0" w:space="0" w:color="auto"/>
          </w:divBdr>
        </w:div>
        <w:div w:id="1775587217">
          <w:marLeft w:val="640"/>
          <w:marRight w:val="0"/>
          <w:marTop w:val="0"/>
          <w:marBottom w:val="0"/>
          <w:divBdr>
            <w:top w:val="none" w:sz="0" w:space="0" w:color="auto"/>
            <w:left w:val="none" w:sz="0" w:space="0" w:color="auto"/>
            <w:bottom w:val="none" w:sz="0" w:space="0" w:color="auto"/>
            <w:right w:val="none" w:sz="0" w:space="0" w:color="auto"/>
          </w:divBdr>
        </w:div>
        <w:div w:id="1025332473">
          <w:marLeft w:val="640"/>
          <w:marRight w:val="0"/>
          <w:marTop w:val="0"/>
          <w:marBottom w:val="0"/>
          <w:divBdr>
            <w:top w:val="none" w:sz="0" w:space="0" w:color="auto"/>
            <w:left w:val="none" w:sz="0" w:space="0" w:color="auto"/>
            <w:bottom w:val="none" w:sz="0" w:space="0" w:color="auto"/>
            <w:right w:val="none" w:sz="0" w:space="0" w:color="auto"/>
          </w:divBdr>
        </w:div>
        <w:div w:id="2016611966">
          <w:marLeft w:val="640"/>
          <w:marRight w:val="0"/>
          <w:marTop w:val="0"/>
          <w:marBottom w:val="0"/>
          <w:divBdr>
            <w:top w:val="none" w:sz="0" w:space="0" w:color="auto"/>
            <w:left w:val="none" w:sz="0" w:space="0" w:color="auto"/>
            <w:bottom w:val="none" w:sz="0" w:space="0" w:color="auto"/>
            <w:right w:val="none" w:sz="0" w:space="0" w:color="auto"/>
          </w:divBdr>
        </w:div>
        <w:div w:id="357967756">
          <w:marLeft w:val="640"/>
          <w:marRight w:val="0"/>
          <w:marTop w:val="0"/>
          <w:marBottom w:val="0"/>
          <w:divBdr>
            <w:top w:val="none" w:sz="0" w:space="0" w:color="auto"/>
            <w:left w:val="none" w:sz="0" w:space="0" w:color="auto"/>
            <w:bottom w:val="none" w:sz="0" w:space="0" w:color="auto"/>
            <w:right w:val="none" w:sz="0" w:space="0" w:color="auto"/>
          </w:divBdr>
        </w:div>
        <w:div w:id="1691834662">
          <w:marLeft w:val="640"/>
          <w:marRight w:val="0"/>
          <w:marTop w:val="0"/>
          <w:marBottom w:val="0"/>
          <w:divBdr>
            <w:top w:val="none" w:sz="0" w:space="0" w:color="auto"/>
            <w:left w:val="none" w:sz="0" w:space="0" w:color="auto"/>
            <w:bottom w:val="none" w:sz="0" w:space="0" w:color="auto"/>
            <w:right w:val="none" w:sz="0" w:space="0" w:color="auto"/>
          </w:divBdr>
        </w:div>
        <w:div w:id="1091582685">
          <w:marLeft w:val="640"/>
          <w:marRight w:val="0"/>
          <w:marTop w:val="0"/>
          <w:marBottom w:val="0"/>
          <w:divBdr>
            <w:top w:val="none" w:sz="0" w:space="0" w:color="auto"/>
            <w:left w:val="none" w:sz="0" w:space="0" w:color="auto"/>
            <w:bottom w:val="none" w:sz="0" w:space="0" w:color="auto"/>
            <w:right w:val="none" w:sz="0" w:space="0" w:color="auto"/>
          </w:divBdr>
        </w:div>
      </w:divsChild>
    </w:div>
    <w:div w:id="2125149698">
      <w:marLeft w:val="0"/>
      <w:marRight w:val="0"/>
      <w:marTop w:val="0"/>
      <w:marBottom w:val="0"/>
      <w:divBdr>
        <w:top w:val="none" w:sz="0" w:space="0" w:color="auto"/>
        <w:left w:val="none" w:sz="0" w:space="0" w:color="auto"/>
        <w:bottom w:val="none" w:sz="0" w:space="0" w:color="auto"/>
        <w:right w:val="none" w:sz="0" w:space="0" w:color="auto"/>
      </w:divBdr>
    </w:div>
    <w:div w:id="2125999385">
      <w:bodyDiv w:val="1"/>
      <w:marLeft w:val="0"/>
      <w:marRight w:val="0"/>
      <w:marTop w:val="0"/>
      <w:marBottom w:val="0"/>
      <w:divBdr>
        <w:top w:val="none" w:sz="0" w:space="0" w:color="auto"/>
        <w:left w:val="none" w:sz="0" w:space="0" w:color="auto"/>
        <w:bottom w:val="none" w:sz="0" w:space="0" w:color="auto"/>
        <w:right w:val="none" w:sz="0" w:space="0" w:color="auto"/>
      </w:divBdr>
      <w:divsChild>
        <w:div w:id="66078287">
          <w:marLeft w:val="640"/>
          <w:marRight w:val="0"/>
          <w:marTop w:val="0"/>
          <w:marBottom w:val="0"/>
          <w:divBdr>
            <w:top w:val="none" w:sz="0" w:space="0" w:color="auto"/>
            <w:left w:val="none" w:sz="0" w:space="0" w:color="auto"/>
            <w:bottom w:val="none" w:sz="0" w:space="0" w:color="auto"/>
            <w:right w:val="none" w:sz="0" w:space="0" w:color="auto"/>
          </w:divBdr>
        </w:div>
        <w:div w:id="73280161">
          <w:marLeft w:val="640"/>
          <w:marRight w:val="0"/>
          <w:marTop w:val="0"/>
          <w:marBottom w:val="0"/>
          <w:divBdr>
            <w:top w:val="none" w:sz="0" w:space="0" w:color="auto"/>
            <w:left w:val="none" w:sz="0" w:space="0" w:color="auto"/>
            <w:bottom w:val="none" w:sz="0" w:space="0" w:color="auto"/>
            <w:right w:val="none" w:sz="0" w:space="0" w:color="auto"/>
          </w:divBdr>
        </w:div>
        <w:div w:id="75170751">
          <w:marLeft w:val="640"/>
          <w:marRight w:val="0"/>
          <w:marTop w:val="0"/>
          <w:marBottom w:val="0"/>
          <w:divBdr>
            <w:top w:val="none" w:sz="0" w:space="0" w:color="auto"/>
            <w:left w:val="none" w:sz="0" w:space="0" w:color="auto"/>
            <w:bottom w:val="none" w:sz="0" w:space="0" w:color="auto"/>
            <w:right w:val="none" w:sz="0" w:space="0" w:color="auto"/>
          </w:divBdr>
        </w:div>
        <w:div w:id="160120970">
          <w:marLeft w:val="640"/>
          <w:marRight w:val="0"/>
          <w:marTop w:val="0"/>
          <w:marBottom w:val="0"/>
          <w:divBdr>
            <w:top w:val="none" w:sz="0" w:space="0" w:color="auto"/>
            <w:left w:val="none" w:sz="0" w:space="0" w:color="auto"/>
            <w:bottom w:val="none" w:sz="0" w:space="0" w:color="auto"/>
            <w:right w:val="none" w:sz="0" w:space="0" w:color="auto"/>
          </w:divBdr>
        </w:div>
        <w:div w:id="160122869">
          <w:marLeft w:val="640"/>
          <w:marRight w:val="0"/>
          <w:marTop w:val="0"/>
          <w:marBottom w:val="0"/>
          <w:divBdr>
            <w:top w:val="none" w:sz="0" w:space="0" w:color="auto"/>
            <w:left w:val="none" w:sz="0" w:space="0" w:color="auto"/>
            <w:bottom w:val="none" w:sz="0" w:space="0" w:color="auto"/>
            <w:right w:val="none" w:sz="0" w:space="0" w:color="auto"/>
          </w:divBdr>
        </w:div>
        <w:div w:id="371735721">
          <w:marLeft w:val="640"/>
          <w:marRight w:val="0"/>
          <w:marTop w:val="0"/>
          <w:marBottom w:val="0"/>
          <w:divBdr>
            <w:top w:val="none" w:sz="0" w:space="0" w:color="auto"/>
            <w:left w:val="none" w:sz="0" w:space="0" w:color="auto"/>
            <w:bottom w:val="none" w:sz="0" w:space="0" w:color="auto"/>
            <w:right w:val="none" w:sz="0" w:space="0" w:color="auto"/>
          </w:divBdr>
        </w:div>
        <w:div w:id="375349299">
          <w:marLeft w:val="640"/>
          <w:marRight w:val="0"/>
          <w:marTop w:val="0"/>
          <w:marBottom w:val="0"/>
          <w:divBdr>
            <w:top w:val="none" w:sz="0" w:space="0" w:color="auto"/>
            <w:left w:val="none" w:sz="0" w:space="0" w:color="auto"/>
            <w:bottom w:val="none" w:sz="0" w:space="0" w:color="auto"/>
            <w:right w:val="none" w:sz="0" w:space="0" w:color="auto"/>
          </w:divBdr>
        </w:div>
        <w:div w:id="426735389">
          <w:marLeft w:val="640"/>
          <w:marRight w:val="0"/>
          <w:marTop w:val="0"/>
          <w:marBottom w:val="0"/>
          <w:divBdr>
            <w:top w:val="none" w:sz="0" w:space="0" w:color="auto"/>
            <w:left w:val="none" w:sz="0" w:space="0" w:color="auto"/>
            <w:bottom w:val="none" w:sz="0" w:space="0" w:color="auto"/>
            <w:right w:val="none" w:sz="0" w:space="0" w:color="auto"/>
          </w:divBdr>
        </w:div>
        <w:div w:id="527959026">
          <w:marLeft w:val="640"/>
          <w:marRight w:val="0"/>
          <w:marTop w:val="0"/>
          <w:marBottom w:val="0"/>
          <w:divBdr>
            <w:top w:val="none" w:sz="0" w:space="0" w:color="auto"/>
            <w:left w:val="none" w:sz="0" w:space="0" w:color="auto"/>
            <w:bottom w:val="none" w:sz="0" w:space="0" w:color="auto"/>
            <w:right w:val="none" w:sz="0" w:space="0" w:color="auto"/>
          </w:divBdr>
        </w:div>
        <w:div w:id="554051834">
          <w:marLeft w:val="640"/>
          <w:marRight w:val="0"/>
          <w:marTop w:val="0"/>
          <w:marBottom w:val="0"/>
          <w:divBdr>
            <w:top w:val="none" w:sz="0" w:space="0" w:color="auto"/>
            <w:left w:val="none" w:sz="0" w:space="0" w:color="auto"/>
            <w:bottom w:val="none" w:sz="0" w:space="0" w:color="auto"/>
            <w:right w:val="none" w:sz="0" w:space="0" w:color="auto"/>
          </w:divBdr>
        </w:div>
        <w:div w:id="595598678">
          <w:marLeft w:val="640"/>
          <w:marRight w:val="0"/>
          <w:marTop w:val="0"/>
          <w:marBottom w:val="0"/>
          <w:divBdr>
            <w:top w:val="none" w:sz="0" w:space="0" w:color="auto"/>
            <w:left w:val="none" w:sz="0" w:space="0" w:color="auto"/>
            <w:bottom w:val="none" w:sz="0" w:space="0" w:color="auto"/>
            <w:right w:val="none" w:sz="0" w:space="0" w:color="auto"/>
          </w:divBdr>
        </w:div>
        <w:div w:id="640965755">
          <w:marLeft w:val="640"/>
          <w:marRight w:val="0"/>
          <w:marTop w:val="0"/>
          <w:marBottom w:val="0"/>
          <w:divBdr>
            <w:top w:val="none" w:sz="0" w:space="0" w:color="auto"/>
            <w:left w:val="none" w:sz="0" w:space="0" w:color="auto"/>
            <w:bottom w:val="none" w:sz="0" w:space="0" w:color="auto"/>
            <w:right w:val="none" w:sz="0" w:space="0" w:color="auto"/>
          </w:divBdr>
        </w:div>
        <w:div w:id="655230664">
          <w:marLeft w:val="640"/>
          <w:marRight w:val="0"/>
          <w:marTop w:val="0"/>
          <w:marBottom w:val="0"/>
          <w:divBdr>
            <w:top w:val="none" w:sz="0" w:space="0" w:color="auto"/>
            <w:left w:val="none" w:sz="0" w:space="0" w:color="auto"/>
            <w:bottom w:val="none" w:sz="0" w:space="0" w:color="auto"/>
            <w:right w:val="none" w:sz="0" w:space="0" w:color="auto"/>
          </w:divBdr>
        </w:div>
        <w:div w:id="707611675">
          <w:marLeft w:val="640"/>
          <w:marRight w:val="0"/>
          <w:marTop w:val="0"/>
          <w:marBottom w:val="0"/>
          <w:divBdr>
            <w:top w:val="none" w:sz="0" w:space="0" w:color="auto"/>
            <w:left w:val="none" w:sz="0" w:space="0" w:color="auto"/>
            <w:bottom w:val="none" w:sz="0" w:space="0" w:color="auto"/>
            <w:right w:val="none" w:sz="0" w:space="0" w:color="auto"/>
          </w:divBdr>
        </w:div>
        <w:div w:id="716585293">
          <w:marLeft w:val="640"/>
          <w:marRight w:val="0"/>
          <w:marTop w:val="0"/>
          <w:marBottom w:val="0"/>
          <w:divBdr>
            <w:top w:val="none" w:sz="0" w:space="0" w:color="auto"/>
            <w:left w:val="none" w:sz="0" w:space="0" w:color="auto"/>
            <w:bottom w:val="none" w:sz="0" w:space="0" w:color="auto"/>
            <w:right w:val="none" w:sz="0" w:space="0" w:color="auto"/>
          </w:divBdr>
        </w:div>
        <w:div w:id="797602039">
          <w:marLeft w:val="640"/>
          <w:marRight w:val="0"/>
          <w:marTop w:val="0"/>
          <w:marBottom w:val="0"/>
          <w:divBdr>
            <w:top w:val="none" w:sz="0" w:space="0" w:color="auto"/>
            <w:left w:val="none" w:sz="0" w:space="0" w:color="auto"/>
            <w:bottom w:val="none" w:sz="0" w:space="0" w:color="auto"/>
            <w:right w:val="none" w:sz="0" w:space="0" w:color="auto"/>
          </w:divBdr>
        </w:div>
        <w:div w:id="801725896">
          <w:marLeft w:val="640"/>
          <w:marRight w:val="0"/>
          <w:marTop w:val="0"/>
          <w:marBottom w:val="0"/>
          <w:divBdr>
            <w:top w:val="none" w:sz="0" w:space="0" w:color="auto"/>
            <w:left w:val="none" w:sz="0" w:space="0" w:color="auto"/>
            <w:bottom w:val="none" w:sz="0" w:space="0" w:color="auto"/>
            <w:right w:val="none" w:sz="0" w:space="0" w:color="auto"/>
          </w:divBdr>
        </w:div>
        <w:div w:id="821894854">
          <w:marLeft w:val="640"/>
          <w:marRight w:val="0"/>
          <w:marTop w:val="0"/>
          <w:marBottom w:val="0"/>
          <w:divBdr>
            <w:top w:val="none" w:sz="0" w:space="0" w:color="auto"/>
            <w:left w:val="none" w:sz="0" w:space="0" w:color="auto"/>
            <w:bottom w:val="none" w:sz="0" w:space="0" w:color="auto"/>
            <w:right w:val="none" w:sz="0" w:space="0" w:color="auto"/>
          </w:divBdr>
        </w:div>
        <w:div w:id="862935465">
          <w:marLeft w:val="640"/>
          <w:marRight w:val="0"/>
          <w:marTop w:val="0"/>
          <w:marBottom w:val="0"/>
          <w:divBdr>
            <w:top w:val="none" w:sz="0" w:space="0" w:color="auto"/>
            <w:left w:val="none" w:sz="0" w:space="0" w:color="auto"/>
            <w:bottom w:val="none" w:sz="0" w:space="0" w:color="auto"/>
            <w:right w:val="none" w:sz="0" w:space="0" w:color="auto"/>
          </w:divBdr>
        </w:div>
        <w:div w:id="928807400">
          <w:marLeft w:val="640"/>
          <w:marRight w:val="0"/>
          <w:marTop w:val="0"/>
          <w:marBottom w:val="0"/>
          <w:divBdr>
            <w:top w:val="none" w:sz="0" w:space="0" w:color="auto"/>
            <w:left w:val="none" w:sz="0" w:space="0" w:color="auto"/>
            <w:bottom w:val="none" w:sz="0" w:space="0" w:color="auto"/>
            <w:right w:val="none" w:sz="0" w:space="0" w:color="auto"/>
          </w:divBdr>
        </w:div>
        <w:div w:id="959264420">
          <w:marLeft w:val="640"/>
          <w:marRight w:val="0"/>
          <w:marTop w:val="0"/>
          <w:marBottom w:val="0"/>
          <w:divBdr>
            <w:top w:val="none" w:sz="0" w:space="0" w:color="auto"/>
            <w:left w:val="none" w:sz="0" w:space="0" w:color="auto"/>
            <w:bottom w:val="none" w:sz="0" w:space="0" w:color="auto"/>
            <w:right w:val="none" w:sz="0" w:space="0" w:color="auto"/>
          </w:divBdr>
        </w:div>
        <w:div w:id="973603545">
          <w:marLeft w:val="640"/>
          <w:marRight w:val="0"/>
          <w:marTop w:val="0"/>
          <w:marBottom w:val="0"/>
          <w:divBdr>
            <w:top w:val="none" w:sz="0" w:space="0" w:color="auto"/>
            <w:left w:val="none" w:sz="0" w:space="0" w:color="auto"/>
            <w:bottom w:val="none" w:sz="0" w:space="0" w:color="auto"/>
            <w:right w:val="none" w:sz="0" w:space="0" w:color="auto"/>
          </w:divBdr>
        </w:div>
        <w:div w:id="981470754">
          <w:marLeft w:val="640"/>
          <w:marRight w:val="0"/>
          <w:marTop w:val="0"/>
          <w:marBottom w:val="0"/>
          <w:divBdr>
            <w:top w:val="none" w:sz="0" w:space="0" w:color="auto"/>
            <w:left w:val="none" w:sz="0" w:space="0" w:color="auto"/>
            <w:bottom w:val="none" w:sz="0" w:space="0" w:color="auto"/>
            <w:right w:val="none" w:sz="0" w:space="0" w:color="auto"/>
          </w:divBdr>
        </w:div>
        <w:div w:id="1020744995">
          <w:marLeft w:val="640"/>
          <w:marRight w:val="0"/>
          <w:marTop w:val="0"/>
          <w:marBottom w:val="0"/>
          <w:divBdr>
            <w:top w:val="none" w:sz="0" w:space="0" w:color="auto"/>
            <w:left w:val="none" w:sz="0" w:space="0" w:color="auto"/>
            <w:bottom w:val="none" w:sz="0" w:space="0" w:color="auto"/>
            <w:right w:val="none" w:sz="0" w:space="0" w:color="auto"/>
          </w:divBdr>
        </w:div>
        <w:div w:id="1045324930">
          <w:marLeft w:val="640"/>
          <w:marRight w:val="0"/>
          <w:marTop w:val="0"/>
          <w:marBottom w:val="0"/>
          <w:divBdr>
            <w:top w:val="none" w:sz="0" w:space="0" w:color="auto"/>
            <w:left w:val="none" w:sz="0" w:space="0" w:color="auto"/>
            <w:bottom w:val="none" w:sz="0" w:space="0" w:color="auto"/>
            <w:right w:val="none" w:sz="0" w:space="0" w:color="auto"/>
          </w:divBdr>
        </w:div>
        <w:div w:id="1075472805">
          <w:marLeft w:val="640"/>
          <w:marRight w:val="0"/>
          <w:marTop w:val="0"/>
          <w:marBottom w:val="0"/>
          <w:divBdr>
            <w:top w:val="none" w:sz="0" w:space="0" w:color="auto"/>
            <w:left w:val="none" w:sz="0" w:space="0" w:color="auto"/>
            <w:bottom w:val="none" w:sz="0" w:space="0" w:color="auto"/>
            <w:right w:val="none" w:sz="0" w:space="0" w:color="auto"/>
          </w:divBdr>
        </w:div>
        <w:div w:id="1082918975">
          <w:marLeft w:val="640"/>
          <w:marRight w:val="0"/>
          <w:marTop w:val="0"/>
          <w:marBottom w:val="0"/>
          <w:divBdr>
            <w:top w:val="none" w:sz="0" w:space="0" w:color="auto"/>
            <w:left w:val="none" w:sz="0" w:space="0" w:color="auto"/>
            <w:bottom w:val="none" w:sz="0" w:space="0" w:color="auto"/>
            <w:right w:val="none" w:sz="0" w:space="0" w:color="auto"/>
          </w:divBdr>
        </w:div>
        <w:div w:id="1102266075">
          <w:marLeft w:val="640"/>
          <w:marRight w:val="0"/>
          <w:marTop w:val="0"/>
          <w:marBottom w:val="0"/>
          <w:divBdr>
            <w:top w:val="none" w:sz="0" w:space="0" w:color="auto"/>
            <w:left w:val="none" w:sz="0" w:space="0" w:color="auto"/>
            <w:bottom w:val="none" w:sz="0" w:space="0" w:color="auto"/>
            <w:right w:val="none" w:sz="0" w:space="0" w:color="auto"/>
          </w:divBdr>
        </w:div>
        <w:div w:id="1107384014">
          <w:marLeft w:val="640"/>
          <w:marRight w:val="0"/>
          <w:marTop w:val="0"/>
          <w:marBottom w:val="0"/>
          <w:divBdr>
            <w:top w:val="none" w:sz="0" w:space="0" w:color="auto"/>
            <w:left w:val="none" w:sz="0" w:space="0" w:color="auto"/>
            <w:bottom w:val="none" w:sz="0" w:space="0" w:color="auto"/>
            <w:right w:val="none" w:sz="0" w:space="0" w:color="auto"/>
          </w:divBdr>
        </w:div>
        <w:div w:id="1197280223">
          <w:marLeft w:val="640"/>
          <w:marRight w:val="0"/>
          <w:marTop w:val="0"/>
          <w:marBottom w:val="0"/>
          <w:divBdr>
            <w:top w:val="none" w:sz="0" w:space="0" w:color="auto"/>
            <w:left w:val="none" w:sz="0" w:space="0" w:color="auto"/>
            <w:bottom w:val="none" w:sz="0" w:space="0" w:color="auto"/>
            <w:right w:val="none" w:sz="0" w:space="0" w:color="auto"/>
          </w:divBdr>
        </w:div>
        <w:div w:id="1222133932">
          <w:marLeft w:val="640"/>
          <w:marRight w:val="0"/>
          <w:marTop w:val="0"/>
          <w:marBottom w:val="0"/>
          <w:divBdr>
            <w:top w:val="none" w:sz="0" w:space="0" w:color="auto"/>
            <w:left w:val="none" w:sz="0" w:space="0" w:color="auto"/>
            <w:bottom w:val="none" w:sz="0" w:space="0" w:color="auto"/>
            <w:right w:val="none" w:sz="0" w:space="0" w:color="auto"/>
          </w:divBdr>
        </w:div>
        <w:div w:id="1230263506">
          <w:marLeft w:val="640"/>
          <w:marRight w:val="0"/>
          <w:marTop w:val="0"/>
          <w:marBottom w:val="0"/>
          <w:divBdr>
            <w:top w:val="none" w:sz="0" w:space="0" w:color="auto"/>
            <w:left w:val="none" w:sz="0" w:space="0" w:color="auto"/>
            <w:bottom w:val="none" w:sz="0" w:space="0" w:color="auto"/>
            <w:right w:val="none" w:sz="0" w:space="0" w:color="auto"/>
          </w:divBdr>
        </w:div>
        <w:div w:id="1267468768">
          <w:marLeft w:val="640"/>
          <w:marRight w:val="0"/>
          <w:marTop w:val="0"/>
          <w:marBottom w:val="0"/>
          <w:divBdr>
            <w:top w:val="none" w:sz="0" w:space="0" w:color="auto"/>
            <w:left w:val="none" w:sz="0" w:space="0" w:color="auto"/>
            <w:bottom w:val="none" w:sz="0" w:space="0" w:color="auto"/>
            <w:right w:val="none" w:sz="0" w:space="0" w:color="auto"/>
          </w:divBdr>
        </w:div>
        <w:div w:id="1363020214">
          <w:marLeft w:val="640"/>
          <w:marRight w:val="0"/>
          <w:marTop w:val="0"/>
          <w:marBottom w:val="0"/>
          <w:divBdr>
            <w:top w:val="none" w:sz="0" w:space="0" w:color="auto"/>
            <w:left w:val="none" w:sz="0" w:space="0" w:color="auto"/>
            <w:bottom w:val="none" w:sz="0" w:space="0" w:color="auto"/>
            <w:right w:val="none" w:sz="0" w:space="0" w:color="auto"/>
          </w:divBdr>
        </w:div>
        <w:div w:id="1409762559">
          <w:marLeft w:val="640"/>
          <w:marRight w:val="0"/>
          <w:marTop w:val="0"/>
          <w:marBottom w:val="0"/>
          <w:divBdr>
            <w:top w:val="none" w:sz="0" w:space="0" w:color="auto"/>
            <w:left w:val="none" w:sz="0" w:space="0" w:color="auto"/>
            <w:bottom w:val="none" w:sz="0" w:space="0" w:color="auto"/>
            <w:right w:val="none" w:sz="0" w:space="0" w:color="auto"/>
          </w:divBdr>
        </w:div>
        <w:div w:id="1426997395">
          <w:marLeft w:val="640"/>
          <w:marRight w:val="0"/>
          <w:marTop w:val="0"/>
          <w:marBottom w:val="0"/>
          <w:divBdr>
            <w:top w:val="none" w:sz="0" w:space="0" w:color="auto"/>
            <w:left w:val="none" w:sz="0" w:space="0" w:color="auto"/>
            <w:bottom w:val="none" w:sz="0" w:space="0" w:color="auto"/>
            <w:right w:val="none" w:sz="0" w:space="0" w:color="auto"/>
          </w:divBdr>
        </w:div>
        <w:div w:id="1437868671">
          <w:marLeft w:val="640"/>
          <w:marRight w:val="0"/>
          <w:marTop w:val="0"/>
          <w:marBottom w:val="0"/>
          <w:divBdr>
            <w:top w:val="none" w:sz="0" w:space="0" w:color="auto"/>
            <w:left w:val="none" w:sz="0" w:space="0" w:color="auto"/>
            <w:bottom w:val="none" w:sz="0" w:space="0" w:color="auto"/>
            <w:right w:val="none" w:sz="0" w:space="0" w:color="auto"/>
          </w:divBdr>
        </w:div>
        <w:div w:id="1508399165">
          <w:marLeft w:val="640"/>
          <w:marRight w:val="0"/>
          <w:marTop w:val="0"/>
          <w:marBottom w:val="0"/>
          <w:divBdr>
            <w:top w:val="none" w:sz="0" w:space="0" w:color="auto"/>
            <w:left w:val="none" w:sz="0" w:space="0" w:color="auto"/>
            <w:bottom w:val="none" w:sz="0" w:space="0" w:color="auto"/>
            <w:right w:val="none" w:sz="0" w:space="0" w:color="auto"/>
          </w:divBdr>
        </w:div>
        <w:div w:id="1567841725">
          <w:marLeft w:val="640"/>
          <w:marRight w:val="0"/>
          <w:marTop w:val="0"/>
          <w:marBottom w:val="0"/>
          <w:divBdr>
            <w:top w:val="none" w:sz="0" w:space="0" w:color="auto"/>
            <w:left w:val="none" w:sz="0" w:space="0" w:color="auto"/>
            <w:bottom w:val="none" w:sz="0" w:space="0" w:color="auto"/>
            <w:right w:val="none" w:sz="0" w:space="0" w:color="auto"/>
          </w:divBdr>
        </w:div>
        <w:div w:id="1618289844">
          <w:marLeft w:val="640"/>
          <w:marRight w:val="0"/>
          <w:marTop w:val="0"/>
          <w:marBottom w:val="0"/>
          <w:divBdr>
            <w:top w:val="none" w:sz="0" w:space="0" w:color="auto"/>
            <w:left w:val="none" w:sz="0" w:space="0" w:color="auto"/>
            <w:bottom w:val="none" w:sz="0" w:space="0" w:color="auto"/>
            <w:right w:val="none" w:sz="0" w:space="0" w:color="auto"/>
          </w:divBdr>
        </w:div>
        <w:div w:id="1703019294">
          <w:marLeft w:val="640"/>
          <w:marRight w:val="0"/>
          <w:marTop w:val="0"/>
          <w:marBottom w:val="0"/>
          <w:divBdr>
            <w:top w:val="none" w:sz="0" w:space="0" w:color="auto"/>
            <w:left w:val="none" w:sz="0" w:space="0" w:color="auto"/>
            <w:bottom w:val="none" w:sz="0" w:space="0" w:color="auto"/>
            <w:right w:val="none" w:sz="0" w:space="0" w:color="auto"/>
          </w:divBdr>
        </w:div>
        <w:div w:id="1737818356">
          <w:marLeft w:val="640"/>
          <w:marRight w:val="0"/>
          <w:marTop w:val="0"/>
          <w:marBottom w:val="0"/>
          <w:divBdr>
            <w:top w:val="none" w:sz="0" w:space="0" w:color="auto"/>
            <w:left w:val="none" w:sz="0" w:space="0" w:color="auto"/>
            <w:bottom w:val="none" w:sz="0" w:space="0" w:color="auto"/>
            <w:right w:val="none" w:sz="0" w:space="0" w:color="auto"/>
          </w:divBdr>
        </w:div>
        <w:div w:id="1794668691">
          <w:marLeft w:val="640"/>
          <w:marRight w:val="0"/>
          <w:marTop w:val="0"/>
          <w:marBottom w:val="0"/>
          <w:divBdr>
            <w:top w:val="none" w:sz="0" w:space="0" w:color="auto"/>
            <w:left w:val="none" w:sz="0" w:space="0" w:color="auto"/>
            <w:bottom w:val="none" w:sz="0" w:space="0" w:color="auto"/>
            <w:right w:val="none" w:sz="0" w:space="0" w:color="auto"/>
          </w:divBdr>
        </w:div>
        <w:div w:id="1874221917">
          <w:marLeft w:val="640"/>
          <w:marRight w:val="0"/>
          <w:marTop w:val="0"/>
          <w:marBottom w:val="0"/>
          <w:divBdr>
            <w:top w:val="none" w:sz="0" w:space="0" w:color="auto"/>
            <w:left w:val="none" w:sz="0" w:space="0" w:color="auto"/>
            <w:bottom w:val="none" w:sz="0" w:space="0" w:color="auto"/>
            <w:right w:val="none" w:sz="0" w:space="0" w:color="auto"/>
          </w:divBdr>
        </w:div>
        <w:div w:id="1921480309">
          <w:marLeft w:val="640"/>
          <w:marRight w:val="0"/>
          <w:marTop w:val="0"/>
          <w:marBottom w:val="0"/>
          <w:divBdr>
            <w:top w:val="none" w:sz="0" w:space="0" w:color="auto"/>
            <w:left w:val="none" w:sz="0" w:space="0" w:color="auto"/>
            <w:bottom w:val="none" w:sz="0" w:space="0" w:color="auto"/>
            <w:right w:val="none" w:sz="0" w:space="0" w:color="auto"/>
          </w:divBdr>
        </w:div>
        <w:div w:id="1938781648">
          <w:marLeft w:val="640"/>
          <w:marRight w:val="0"/>
          <w:marTop w:val="0"/>
          <w:marBottom w:val="0"/>
          <w:divBdr>
            <w:top w:val="none" w:sz="0" w:space="0" w:color="auto"/>
            <w:left w:val="none" w:sz="0" w:space="0" w:color="auto"/>
            <w:bottom w:val="none" w:sz="0" w:space="0" w:color="auto"/>
            <w:right w:val="none" w:sz="0" w:space="0" w:color="auto"/>
          </w:divBdr>
        </w:div>
        <w:div w:id="1972593333">
          <w:marLeft w:val="640"/>
          <w:marRight w:val="0"/>
          <w:marTop w:val="0"/>
          <w:marBottom w:val="0"/>
          <w:divBdr>
            <w:top w:val="none" w:sz="0" w:space="0" w:color="auto"/>
            <w:left w:val="none" w:sz="0" w:space="0" w:color="auto"/>
            <w:bottom w:val="none" w:sz="0" w:space="0" w:color="auto"/>
            <w:right w:val="none" w:sz="0" w:space="0" w:color="auto"/>
          </w:divBdr>
        </w:div>
        <w:div w:id="2027830395">
          <w:marLeft w:val="640"/>
          <w:marRight w:val="0"/>
          <w:marTop w:val="0"/>
          <w:marBottom w:val="0"/>
          <w:divBdr>
            <w:top w:val="none" w:sz="0" w:space="0" w:color="auto"/>
            <w:left w:val="none" w:sz="0" w:space="0" w:color="auto"/>
            <w:bottom w:val="none" w:sz="0" w:space="0" w:color="auto"/>
            <w:right w:val="none" w:sz="0" w:space="0" w:color="auto"/>
          </w:divBdr>
        </w:div>
        <w:div w:id="2076320000">
          <w:marLeft w:val="640"/>
          <w:marRight w:val="0"/>
          <w:marTop w:val="0"/>
          <w:marBottom w:val="0"/>
          <w:divBdr>
            <w:top w:val="none" w:sz="0" w:space="0" w:color="auto"/>
            <w:left w:val="none" w:sz="0" w:space="0" w:color="auto"/>
            <w:bottom w:val="none" w:sz="0" w:space="0" w:color="auto"/>
            <w:right w:val="none" w:sz="0" w:space="0" w:color="auto"/>
          </w:divBdr>
        </w:div>
      </w:divsChild>
    </w:div>
    <w:div w:id="2126189929">
      <w:bodyDiv w:val="1"/>
      <w:marLeft w:val="0"/>
      <w:marRight w:val="0"/>
      <w:marTop w:val="0"/>
      <w:marBottom w:val="0"/>
      <w:divBdr>
        <w:top w:val="none" w:sz="0" w:space="0" w:color="auto"/>
        <w:left w:val="none" w:sz="0" w:space="0" w:color="auto"/>
        <w:bottom w:val="none" w:sz="0" w:space="0" w:color="auto"/>
        <w:right w:val="none" w:sz="0" w:space="0" w:color="auto"/>
      </w:divBdr>
      <w:divsChild>
        <w:div w:id="226455902">
          <w:marLeft w:val="640"/>
          <w:marRight w:val="0"/>
          <w:marTop w:val="0"/>
          <w:marBottom w:val="0"/>
          <w:divBdr>
            <w:top w:val="none" w:sz="0" w:space="0" w:color="auto"/>
            <w:left w:val="none" w:sz="0" w:space="0" w:color="auto"/>
            <w:bottom w:val="none" w:sz="0" w:space="0" w:color="auto"/>
            <w:right w:val="none" w:sz="0" w:space="0" w:color="auto"/>
          </w:divBdr>
        </w:div>
        <w:div w:id="2102337500">
          <w:marLeft w:val="640"/>
          <w:marRight w:val="0"/>
          <w:marTop w:val="0"/>
          <w:marBottom w:val="0"/>
          <w:divBdr>
            <w:top w:val="none" w:sz="0" w:space="0" w:color="auto"/>
            <w:left w:val="none" w:sz="0" w:space="0" w:color="auto"/>
            <w:bottom w:val="none" w:sz="0" w:space="0" w:color="auto"/>
            <w:right w:val="none" w:sz="0" w:space="0" w:color="auto"/>
          </w:divBdr>
        </w:div>
        <w:div w:id="1719478561">
          <w:marLeft w:val="640"/>
          <w:marRight w:val="0"/>
          <w:marTop w:val="0"/>
          <w:marBottom w:val="0"/>
          <w:divBdr>
            <w:top w:val="none" w:sz="0" w:space="0" w:color="auto"/>
            <w:left w:val="none" w:sz="0" w:space="0" w:color="auto"/>
            <w:bottom w:val="none" w:sz="0" w:space="0" w:color="auto"/>
            <w:right w:val="none" w:sz="0" w:space="0" w:color="auto"/>
          </w:divBdr>
        </w:div>
        <w:div w:id="98179749">
          <w:marLeft w:val="640"/>
          <w:marRight w:val="0"/>
          <w:marTop w:val="0"/>
          <w:marBottom w:val="0"/>
          <w:divBdr>
            <w:top w:val="none" w:sz="0" w:space="0" w:color="auto"/>
            <w:left w:val="none" w:sz="0" w:space="0" w:color="auto"/>
            <w:bottom w:val="none" w:sz="0" w:space="0" w:color="auto"/>
            <w:right w:val="none" w:sz="0" w:space="0" w:color="auto"/>
          </w:divBdr>
        </w:div>
        <w:div w:id="1841844655">
          <w:marLeft w:val="640"/>
          <w:marRight w:val="0"/>
          <w:marTop w:val="0"/>
          <w:marBottom w:val="0"/>
          <w:divBdr>
            <w:top w:val="none" w:sz="0" w:space="0" w:color="auto"/>
            <w:left w:val="none" w:sz="0" w:space="0" w:color="auto"/>
            <w:bottom w:val="none" w:sz="0" w:space="0" w:color="auto"/>
            <w:right w:val="none" w:sz="0" w:space="0" w:color="auto"/>
          </w:divBdr>
        </w:div>
        <w:div w:id="336003266">
          <w:marLeft w:val="640"/>
          <w:marRight w:val="0"/>
          <w:marTop w:val="0"/>
          <w:marBottom w:val="0"/>
          <w:divBdr>
            <w:top w:val="none" w:sz="0" w:space="0" w:color="auto"/>
            <w:left w:val="none" w:sz="0" w:space="0" w:color="auto"/>
            <w:bottom w:val="none" w:sz="0" w:space="0" w:color="auto"/>
            <w:right w:val="none" w:sz="0" w:space="0" w:color="auto"/>
          </w:divBdr>
        </w:div>
        <w:div w:id="714814223">
          <w:marLeft w:val="640"/>
          <w:marRight w:val="0"/>
          <w:marTop w:val="0"/>
          <w:marBottom w:val="0"/>
          <w:divBdr>
            <w:top w:val="none" w:sz="0" w:space="0" w:color="auto"/>
            <w:left w:val="none" w:sz="0" w:space="0" w:color="auto"/>
            <w:bottom w:val="none" w:sz="0" w:space="0" w:color="auto"/>
            <w:right w:val="none" w:sz="0" w:space="0" w:color="auto"/>
          </w:divBdr>
        </w:div>
        <w:div w:id="2025983126">
          <w:marLeft w:val="640"/>
          <w:marRight w:val="0"/>
          <w:marTop w:val="0"/>
          <w:marBottom w:val="0"/>
          <w:divBdr>
            <w:top w:val="none" w:sz="0" w:space="0" w:color="auto"/>
            <w:left w:val="none" w:sz="0" w:space="0" w:color="auto"/>
            <w:bottom w:val="none" w:sz="0" w:space="0" w:color="auto"/>
            <w:right w:val="none" w:sz="0" w:space="0" w:color="auto"/>
          </w:divBdr>
        </w:div>
        <w:div w:id="1887523570">
          <w:marLeft w:val="640"/>
          <w:marRight w:val="0"/>
          <w:marTop w:val="0"/>
          <w:marBottom w:val="0"/>
          <w:divBdr>
            <w:top w:val="none" w:sz="0" w:space="0" w:color="auto"/>
            <w:left w:val="none" w:sz="0" w:space="0" w:color="auto"/>
            <w:bottom w:val="none" w:sz="0" w:space="0" w:color="auto"/>
            <w:right w:val="none" w:sz="0" w:space="0" w:color="auto"/>
          </w:divBdr>
        </w:div>
        <w:div w:id="905606237">
          <w:marLeft w:val="640"/>
          <w:marRight w:val="0"/>
          <w:marTop w:val="0"/>
          <w:marBottom w:val="0"/>
          <w:divBdr>
            <w:top w:val="none" w:sz="0" w:space="0" w:color="auto"/>
            <w:left w:val="none" w:sz="0" w:space="0" w:color="auto"/>
            <w:bottom w:val="none" w:sz="0" w:space="0" w:color="auto"/>
            <w:right w:val="none" w:sz="0" w:space="0" w:color="auto"/>
          </w:divBdr>
        </w:div>
        <w:div w:id="897402982">
          <w:marLeft w:val="640"/>
          <w:marRight w:val="0"/>
          <w:marTop w:val="0"/>
          <w:marBottom w:val="0"/>
          <w:divBdr>
            <w:top w:val="none" w:sz="0" w:space="0" w:color="auto"/>
            <w:left w:val="none" w:sz="0" w:space="0" w:color="auto"/>
            <w:bottom w:val="none" w:sz="0" w:space="0" w:color="auto"/>
            <w:right w:val="none" w:sz="0" w:space="0" w:color="auto"/>
          </w:divBdr>
        </w:div>
        <w:div w:id="90664921">
          <w:marLeft w:val="640"/>
          <w:marRight w:val="0"/>
          <w:marTop w:val="0"/>
          <w:marBottom w:val="0"/>
          <w:divBdr>
            <w:top w:val="none" w:sz="0" w:space="0" w:color="auto"/>
            <w:left w:val="none" w:sz="0" w:space="0" w:color="auto"/>
            <w:bottom w:val="none" w:sz="0" w:space="0" w:color="auto"/>
            <w:right w:val="none" w:sz="0" w:space="0" w:color="auto"/>
          </w:divBdr>
        </w:div>
        <w:div w:id="1864436966">
          <w:marLeft w:val="640"/>
          <w:marRight w:val="0"/>
          <w:marTop w:val="0"/>
          <w:marBottom w:val="0"/>
          <w:divBdr>
            <w:top w:val="none" w:sz="0" w:space="0" w:color="auto"/>
            <w:left w:val="none" w:sz="0" w:space="0" w:color="auto"/>
            <w:bottom w:val="none" w:sz="0" w:space="0" w:color="auto"/>
            <w:right w:val="none" w:sz="0" w:space="0" w:color="auto"/>
          </w:divBdr>
        </w:div>
        <w:div w:id="469784195">
          <w:marLeft w:val="640"/>
          <w:marRight w:val="0"/>
          <w:marTop w:val="0"/>
          <w:marBottom w:val="0"/>
          <w:divBdr>
            <w:top w:val="none" w:sz="0" w:space="0" w:color="auto"/>
            <w:left w:val="none" w:sz="0" w:space="0" w:color="auto"/>
            <w:bottom w:val="none" w:sz="0" w:space="0" w:color="auto"/>
            <w:right w:val="none" w:sz="0" w:space="0" w:color="auto"/>
          </w:divBdr>
        </w:div>
        <w:div w:id="150683028">
          <w:marLeft w:val="640"/>
          <w:marRight w:val="0"/>
          <w:marTop w:val="0"/>
          <w:marBottom w:val="0"/>
          <w:divBdr>
            <w:top w:val="none" w:sz="0" w:space="0" w:color="auto"/>
            <w:left w:val="none" w:sz="0" w:space="0" w:color="auto"/>
            <w:bottom w:val="none" w:sz="0" w:space="0" w:color="auto"/>
            <w:right w:val="none" w:sz="0" w:space="0" w:color="auto"/>
          </w:divBdr>
        </w:div>
        <w:div w:id="1269847843">
          <w:marLeft w:val="640"/>
          <w:marRight w:val="0"/>
          <w:marTop w:val="0"/>
          <w:marBottom w:val="0"/>
          <w:divBdr>
            <w:top w:val="none" w:sz="0" w:space="0" w:color="auto"/>
            <w:left w:val="none" w:sz="0" w:space="0" w:color="auto"/>
            <w:bottom w:val="none" w:sz="0" w:space="0" w:color="auto"/>
            <w:right w:val="none" w:sz="0" w:space="0" w:color="auto"/>
          </w:divBdr>
        </w:div>
        <w:div w:id="1786078919">
          <w:marLeft w:val="640"/>
          <w:marRight w:val="0"/>
          <w:marTop w:val="0"/>
          <w:marBottom w:val="0"/>
          <w:divBdr>
            <w:top w:val="none" w:sz="0" w:space="0" w:color="auto"/>
            <w:left w:val="none" w:sz="0" w:space="0" w:color="auto"/>
            <w:bottom w:val="none" w:sz="0" w:space="0" w:color="auto"/>
            <w:right w:val="none" w:sz="0" w:space="0" w:color="auto"/>
          </w:divBdr>
        </w:div>
        <w:div w:id="1410151159">
          <w:marLeft w:val="640"/>
          <w:marRight w:val="0"/>
          <w:marTop w:val="0"/>
          <w:marBottom w:val="0"/>
          <w:divBdr>
            <w:top w:val="none" w:sz="0" w:space="0" w:color="auto"/>
            <w:left w:val="none" w:sz="0" w:space="0" w:color="auto"/>
            <w:bottom w:val="none" w:sz="0" w:space="0" w:color="auto"/>
            <w:right w:val="none" w:sz="0" w:space="0" w:color="auto"/>
          </w:divBdr>
        </w:div>
        <w:div w:id="585117096">
          <w:marLeft w:val="640"/>
          <w:marRight w:val="0"/>
          <w:marTop w:val="0"/>
          <w:marBottom w:val="0"/>
          <w:divBdr>
            <w:top w:val="none" w:sz="0" w:space="0" w:color="auto"/>
            <w:left w:val="none" w:sz="0" w:space="0" w:color="auto"/>
            <w:bottom w:val="none" w:sz="0" w:space="0" w:color="auto"/>
            <w:right w:val="none" w:sz="0" w:space="0" w:color="auto"/>
          </w:divBdr>
        </w:div>
        <w:div w:id="1686057761">
          <w:marLeft w:val="640"/>
          <w:marRight w:val="0"/>
          <w:marTop w:val="0"/>
          <w:marBottom w:val="0"/>
          <w:divBdr>
            <w:top w:val="none" w:sz="0" w:space="0" w:color="auto"/>
            <w:left w:val="none" w:sz="0" w:space="0" w:color="auto"/>
            <w:bottom w:val="none" w:sz="0" w:space="0" w:color="auto"/>
            <w:right w:val="none" w:sz="0" w:space="0" w:color="auto"/>
          </w:divBdr>
        </w:div>
        <w:div w:id="1176572528">
          <w:marLeft w:val="640"/>
          <w:marRight w:val="0"/>
          <w:marTop w:val="0"/>
          <w:marBottom w:val="0"/>
          <w:divBdr>
            <w:top w:val="none" w:sz="0" w:space="0" w:color="auto"/>
            <w:left w:val="none" w:sz="0" w:space="0" w:color="auto"/>
            <w:bottom w:val="none" w:sz="0" w:space="0" w:color="auto"/>
            <w:right w:val="none" w:sz="0" w:space="0" w:color="auto"/>
          </w:divBdr>
        </w:div>
        <w:div w:id="1927685356">
          <w:marLeft w:val="640"/>
          <w:marRight w:val="0"/>
          <w:marTop w:val="0"/>
          <w:marBottom w:val="0"/>
          <w:divBdr>
            <w:top w:val="none" w:sz="0" w:space="0" w:color="auto"/>
            <w:left w:val="none" w:sz="0" w:space="0" w:color="auto"/>
            <w:bottom w:val="none" w:sz="0" w:space="0" w:color="auto"/>
            <w:right w:val="none" w:sz="0" w:space="0" w:color="auto"/>
          </w:divBdr>
        </w:div>
        <w:div w:id="131336729">
          <w:marLeft w:val="640"/>
          <w:marRight w:val="0"/>
          <w:marTop w:val="0"/>
          <w:marBottom w:val="0"/>
          <w:divBdr>
            <w:top w:val="none" w:sz="0" w:space="0" w:color="auto"/>
            <w:left w:val="none" w:sz="0" w:space="0" w:color="auto"/>
            <w:bottom w:val="none" w:sz="0" w:space="0" w:color="auto"/>
            <w:right w:val="none" w:sz="0" w:space="0" w:color="auto"/>
          </w:divBdr>
        </w:div>
        <w:div w:id="562376854">
          <w:marLeft w:val="640"/>
          <w:marRight w:val="0"/>
          <w:marTop w:val="0"/>
          <w:marBottom w:val="0"/>
          <w:divBdr>
            <w:top w:val="none" w:sz="0" w:space="0" w:color="auto"/>
            <w:left w:val="none" w:sz="0" w:space="0" w:color="auto"/>
            <w:bottom w:val="none" w:sz="0" w:space="0" w:color="auto"/>
            <w:right w:val="none" w:sz="0" w:space="0" w:color="auto"/>
          </w:divBdr>
        </w:div>
        <w:div w:id="1368946954">
          <w:marLeft w:val="640"/>
          <w:marRight w:val="0"/>
          <w:marTop w:val="0"/>
          <w:marBottom w:val="0"/>
          <w:divBdr>
            <w:top w:val="none" w:sz="0" w:space="0" w:color="auto"/>
            <w:left w:val="none" w:sz="0" w:space="0" w:color="auto"/>
            <w:bottom w:val="none" w:sz="0" w:space="0" w:color="auto"/>
            <w:right w:val="none" w:sz="0" w:space="0" w:color="auto"/>
          </w:divBdr>
        </w:div>
        <w:div w:id="860436228">
          <w:marLeft w:val="640"/>
          <w:marRight w:val="0"/>
          <w:marTop w:val="0"/>
          <w:marBottom w:val="0"/>
          <w:divBdr>
            <w:top w:val="none" w:sz="0" w:space="0" w:color="auto"/>
            <w:left w:val="none" w:sz="0" w:space="0" w:color="auto"/>
            <w:bottom w:val="none" w:sz="0" w:space="0" w:color="auto"/>
            <w:right w:val="none" w:sz="0" w:space="0" w:color="auto"/>
          </w:divBdr>
        </w:div>
        <w:div w:id="1877768030">
          <w:marLeft w:val="640"/>
          <w:marRight w:val="0"/>
          <w:marTop w:val="0"/>
          <w:marBottom w:val="0"/>
          <w:divBdr>
            <w:top w:val="none" w:sz="0" w:space="0" w:color="auto"/>
            <w:left w:val="none" w:sz="0" w:space="0" w:color="auto"/>
            <w:bottom w:val="none" w:sz="0" w:space="0" w:color="auto"/>
            <w:right w:val="none" w:sz="0" w:space="0" w:color="auto"/>
          </w:divBdr>
        </w:div>
        <w:div w:id="10424144">
          <w:marLeft w:val="640"/>
          <w:marRight w:val="0"/>
          <w:marTop w:val="0"/>
          <w:marBottom w:val="0"/>
          <w:divBdr>
            <w:top w:val="none" w:sz="0" w:space="0" w:color="auto"/>
            <w:left w:val="none" w:sz="0" w:space="0" w:color="auto"/>
            <w:bottom w:val="none" w:sz="0" w:space="0" w:color="auto"/>
            <w:right w:val="none" w:sz="0" w:space="0" w:color="auto"/>
          </w:divBdr>
        </w:div>
        <w:div w:id="1575580733">
          <w:marLeft w:val="640"/>
          <w:marRight w:val="0"/>
          <w:marTop w:val="0"/>
          <w:marBottom w:val="0"/>
          <w:divBdr>
            <w:top w:val="none" w:sz="0" w:space="0" w:color="auto"/>
            <w:left w:val="none" w:sz="0" w:space="0" w:color="auto"/>
            <w:bottom w:val="none" w:sz="0" w:space="0" w:color="auto"/>
            <w:right w:val="none" w:sz="0" w:space="0" w:color="auto"/>
          </w:divBdr>
        </w:div>
        <w:div w:id="1792898808">
          <w:marLeft w:val="640"/>
          <w:marRight w:val="0"/>
          <w:marTop w:val="0"/>
          <w:marBottom w:val="0"/>
          <w:divBdr>
            <w:top w:val="none" w:sz="0" w:space="0" w:color="auto"/>
            <w:left w:val="none" w:sz="0" w:space="0" w:color="auto"/>
            <w:bottom w:val="none" w:sz="0" w:space="0" w:color="auto"/>
            <w:right w:val="none" w:sz="0" w:space="0" w:color="auto"/>
          </w:divBdr>
        </w:div>
        <w:div w:id="1660841623">
          <w:marLeft w:val="640"/>
          <w:marRight w:val="0"/>
          <w:marTop w:val="0"/>
          <w:marBottom w:val="0"/>
          <w:divBdr>
            <w:top w:val="none" w:sz="0" w:space="0" w:color="auto"/>
            <w:left w:val="none" w:sz="0" w:space="0" w:color="auto"/>
            <w:bottom w:val="none" w:sz="0" w:space="0" w:color="auto"/>
            <w:right w:val="none" w:sz="0" w:space="0" w:color="auto"/>
          </w:divBdr>
        </w:div>
        <w:div w:id="1684091334">
          <w:marLeft w:val="640"/>
          <w:marRight w:val="0"/>
          <w:marTop w:val="0"/>
          <w:marBottom w:val="0"/>
          <w:divBdr>
            <w:top w:val="none" w:sz="0" w:space="0" w:color="auto"/>
            <w:left w:val="none" w:sz="0" w:space="0" w:color="auto"/>
            <w:bottom w:val="none" w:sz="0" w:space="0" w:color="auto"/>
            <w:right w:val="none" w:sz="0" w:space="0" w:color="auto"/>
          </w:divBdr>
        </w:div>
        <w:div w:id="700740489">
          <w:marLeft w:val="640"/>
          <w:marRight w:val="0"/>
          <w:marTop w:val="0"/>
          <w:marBottom w:val="0"/>
          <w:divBdr>
            <w:top w:val="none" w:sz="0" w:space="0" w:color="auto"/>
            <w:left w:val="none" w:sz="0" w:space="0" w:color="auto"/>
            <w:bottom w:val="none" w:sz="0" w:space="0" w:color="auto"/>
            <w:right w:val="none" w:sz="0" w:space="0" w:color="auto"/>
          </w:divBdr>
        </w:div>
        <w:div w:id="1413310045">
          <w:marLeft w:val="640"/>
          <w:marRight w:val="0"/>
          <w:marTop w:val="0"/>
          <w:marBottom w:val="0"/>
          <w:divBdr>
            <w:top w:val="none" w:sz="0" w:space="0" w:color="auto"/>
            <w:left w:val="none" w:sz="0" w:space="0" w:color="auto"/>
            <w:bottom w:val="none" w:sz="0" w:space="0" w:color="auto"/>
            <w:right w:val="none" w:sz="0" w:space="0" w:color="auto"/>
          </w:divBdr>
        </w:div>
        <w:div w:id="299041328">
          <w:marLeft w:val="640"/>
          <w:marRight w:val="0"/>
          <w:marTop w:val="0"/>
          <w:marBottom w:val="0"/>
          <w:divBdr>
            <w:top w:val="none" w:sz="0" w:space="0" w:color="auto"/>
            <w:left w:val="none" w:sz="0" w:space="0" w:color="auto"/>
            <w:bottom w:val="none" w:sz="0" w:space="0" w:color="auto"/>
            <w:right w:val="none" w:sz="0" w:space="0" w:color="auto"/>
          </w:divBdr>
        </w:div>
        <w:div w:id="1828126813">
          <w:marLeft w:val="640"/>
          <w:marRight w:val="0"/>
          <w:marTop w:val="0"/>
          <w:marBottom w:val="0"/>
          <w:divBdr>
            <w:top w:val="none" w:sz="0" w:space="0" w:color="auto"/>
            <w:left w:val="none" w:sz="0" w:space="0" w:color="auto"/>
            <w:bottom w:val="none" w:sz="0" w:space="0" w:color="auto"/>
            <w:right w:val="none" w:sz="0" w:space="0" w:color="auto"/>
          </w:divBdr>
        </w:div>
        <w:div w:id="1530215983">
          <w:marLeft w:val="640"/>
          <w:marRight w:val="0"/>
          <w:marTop w:val="0"/>
          <w:marBottom w:val="0"/>
          <w:divBdr>
            <w:top w:val="none" w:sz="0" w:space="0" w:color="auto"/>
            <w:left w:val="none" w:sz="0" w:space="0" w:color="auto"/>
            <w:bottom w:val="none" w:sz="0" w:space="0" w:color="auto"/>
            <w:right w:val="none" w:sz="0" w:space="0" w:color="auto"/>
          </w:divBdr>
        </w:div>
        <w:div w:id="1769619495">
          <w:marLeft w:val="640"/>
          <w:marRight w:val="0"/>
          <w:marTop w:val="0"/>
          <w:marBottom w:val="0"/>
          <w:divBdr>
            <w:top w:val="none" w:sz="0" w:space="0" w:color="auto"/>
            <w:left w:val="none" w:sz="0" w:space="0" w:color="auto"/>
            <w:bottom w:val="none" w:sz="0" w:space="0" w:color="auto"/>
            <w:right w:val="none" w:sz="0" w:space="0" w:color="auto"/>
          </w:divBdr>
        </w:div>
        <w:div w:id="1636640562">
          <w:marLeft w:val="640"/>
          <w:marRight w:val="0"/>
          <w:marTop w:val="0"/>
          <w:marBottom w:val="0"/>
          <w:divBdr>
            <w:top w:val="none" w:sz="0" w:space="0" w:color="auto"/>
            <w:left w:val="none" w:sz="0" w:space="0" w:color="auto"/>
            <w:bottom w:val="none" w:sz="0" w:space="0" w:color="auto"/>
            <w:right w:val="none" w:sz="0" w:space="0" w:color="auto"/>
          </w:divBdr>
        </w:div>
        <w:div w:id="882401241">
          <w:marLeft w:val="640"/>
          <w:marRight w:val="0"/>
          <w:marTop w:val="0"/>
          <w:marBottom w:val="0"/>
          <w:divBdr>
            <w:top w:val="none" w:sz="0" w:space="0" w:color="auto"/>
            <w:left w:val="none" w:sz="0" w:space="0" w:color="auto"/>
            <w:bottom w:val="none" w:sz="0" w:space="0" w:color="auto"/>
            <w:right w:val="none" w:sz="0" w:space="0" w:color="auto"/>
          </w:divBdr>
        </w:div>
        <w:div w:id="957834925">
          <w:marLeft w:val="640"/>
          <w:marRight w:val="0"/>
          <w:marTop w:val="0"/>
          <w:marBottom w:val="0"/>
          <w:divBdr>
            <w:top w:val="none" w:sz="0" w:space="0" w:color="auto"/>
            <w:left w:val="none" w:sz="0" w:space="0" w:color="auto"/>
            <w:bottom w:val="none" w:sz="0" w:space="0" w:color="auto"/>
            <w:right w:val="none" w:sz="0" w:space="0" w:color="auto"/>
          </w:divBdr>
        </w:div>
        <w:div w:id="1422488981">
          <w:marLeft w:val="640"/>
          <w:marRight w:val="0"/>
          <w:marTop w:val="0"/>
          <w:marBottom w:val="0"/>
          <w:divBdr>
            <w:top w:val="none" w:sz="0" w:space="0" w:color="auto"/>
            <w:left w:val="none" w:sz="0" w:space="0" w:color="auto"/>
            <w:bottom w:val="none" w:sz="0" w:space="0" w:color="auto"/>
            <w:right w:val="none" w:sz="0" w:space="0" w:color="auto"/>
          </w:divBdr>
        </w:div>
        <w:div w:id="565147576">
          <w:marLeft w:val="640"/>
          <w:marRight w:val="0"/>
          <w:marTop w:val="0"/>
          <w:marBottom w:val="0"/>
          <w:divBdr>
            <w:top w:val="none" w:sz="0" w:space="0" w:color="auto"/>
            <w:left w:val="none" w:sz="0" w:space="0" w:color="auto"/>
            <w:bottom w:val="none" w:sz="0" w:space="0" w:color="auto"/>
            <w:right w:val="none" w:sz="0" w:space="0" w:color="auto"/>
          </w:divBdr>
        </w:div>
        <w:div w:id="1572038717">
          <w:marLeft w:val="640"/>
          <w:marRight w:val="0"/>
          <w:marTop w:val="0"/>
          <w:marBottom w:val="0"/>
          <w:divBdr>
            <w:top w:val="none" w:sz="0" w:space="0" w:color="auto"/>
            <w:left w:val="none" w:sz="0" w:space="0" w:color="auto"/>
            <w:bottom w:val="none" w:sz="0" w:space="0" w:color="auto"/>
            <w:right w:val="none" w:sz="0" w:space="0" w:color="auto"/>
          </w:divBdr>
        </w:div>
        <w:div w:id="1579704294">
          <w:marLeft w:val="640"/>
          <w:marRight w:val="0"/>
          <w:marTop w:val="0"/>
          <w:marBottom w:val="0"/>
          <w:divBdr>
            <w:top w:val="none" w:sz="0" w:space="0" w:color="auto"/>
            <w:left w:val="none" w:sz="0" w:space="0" w:color="auto"/>
            <w:bottom w:val="none" w:sz="0" w:space="0" w:color="auto"/>
            <w:right w:val="none" w:sz="0" w:space="0" w:color="auto"/>
          </w:divBdr>
        </w:div>
        <w:div w:id="2100635877">
          <w:marLeft w:val="640"/>
          <w:marRight w:val="0"/>
          <w:marTop w:val="0"/>
          <w:marBottom w:val="0"/>
          <w:divBdr>
            <w:top w:val="none" w:sz="0" w:space="0" w:color="auto"/>
            <w:left w:val="none" w:sz="0" w:space="0" w:color="auto"/>
            <w:bottom w:val="none" w:sz="0" w:space="0" w:color="auto"/>
            <w:right w:val="none" w:sz="0" w:space="0" w:color="auto"/>
          </w:divBdr>
        </w:div>
        <w:div w:id="573512284">
          <w:marLeft w:val="640"/>
          <w:marRight w:val="0"/>
          <w:marTop w:val="0"/>
          <w:marBottom w:val="0"/>
          <w:divBdr>
            <w:top w:val="none" w:sz="0" w:space="0" w:color="auto"/>
            <w:left w:val="none" w:sz="0" w:space="0" w:color="auto"/>
            <w:bottom w:val="none" w:sz="0" w:space="0" w:color="auto"/>
            <w:right w:val="none" w:sz="0" w:space="0" w:color="auto"/>
          </w:divBdr>
        </w:div>
        <w:div w:id="989674561">
          <w:marLeft w:val="640"/>
          <w:marRight w:val="0"/>
          <w:marTop w:val="0"/>
          <w:marBottom w:val="0"/>
          <w:divBdr>
            <w:top w:val="none" w:sz="0" w:space="0" w:color="auto"/>
            <w:left w:val="none" w:sz="0" w:space="0" w:color="auto"/>
            <w:bottom w:val="none" w:sz="0" w:space="0" w:color="auto"/>
            <w:right w:val="none" w:sz="0" w:space="0" w:color="auto"/>
          </w:divBdr>
        </w:div>
        <w:div w:id="1441604138">
          <w:marLeft w:val="640"/>
          <w:marRight w:val="0"/>
          <w:marTop w:val="0"/>
          <w:marBottom w:val="0"/>
          <w:divBdr>
            <w:top w:val="none" w:sz="0" w:space="0" w:color="auto"/>
            <w:left w:val="none" w:sz="0" w:space="0" w:color="auto"/>
            <w:bottom w:val="none" w:sz="0" w:space="0" w:color="auto"/>
            <w:right w:val="none" w:sz="0" w:space="0" w:color="auto"/>
          </w:divBdr>
        </w:div>
      </w:divsChild>
    </w:div>
    <w:div w:id="2127045844">
      <w:marLeft w:val="640"/>
      <w:marRight w:val="0"/>
      <w:marTop w:val="0"/>
      <w:marBottom w:val="0"/>
      <w:divBdr>
        <w:top w:val="none" w:sz="0" w:space="0" w:color="auto"/>
        <w:left w:val="none" w:sz="0" w:space="0" w:color="auto"/>
        <w:bottom w:val="none" w:sz="0" w:space="0" w:color="auto"/>
        <w:right w:val="none" w:sz="0" w:space="0" w:color="auto"/>
      </w:divBdr>
    </w:div>
    <w:div w:id="2129274906">
      <w:marLeft w:val="640"/>
      <w:marRight w:val="0"/>
      <w:marTop w:val="0"/>
      <w:marBottom w:val="0"/>
      <w:divBdr>
        <w:top w:val="none" w:sz="0" w:space="0" w:color="auto"/>
        <w:left w:val="none" w:sz="0" w:space="0" w:color="auto"/>
        <w:bottom w:val="none" w:sz="0" w:space="0" w:color="auto"/>
        <w:right w:val="none" w:sz="0" w:space="0" w:color="auto"/>
      </w:divBdr>
    </w:div>
    <w:div w:id="2129348721">
      <w:marLeft w:val="640"/>
      <w:marRight w:val="0"/>
      <w:marTop w:val="0"/>
      <w:marBottom w:val="0"/>
      <w:divBdr>
        <w:top w:val="none" w:sz="0" w:space="0" w:color="auto"/>
        <w:left w:val="none" w:sz="0" w:space="0" w:color="auto"/>
        <w:bottom w:val="none" w:sz="0" w:space="0" w:color="auto"/>
        <w:right w:val="none" w:sz="0" w:space="0" w:color="auto"/>
      </w:divBdr>
    </w:div>
    <w:div w:id="2129739135">
      <w:bodyDiv w:val="1"/>
      <w:marLeft w:val="0"/>
      <w:marRight w:val="0"/>
      <w:marTop w:val="0"/>
      <w:marBottom w:val="0"/>
      <w:divBdr>
        <w:top w:val="none" w:sz="0" w:space="0" w:color="auto"/>
        <w:left w:val="none" w:sz="0" w:space="0" w:color="auto"/>
        <w:bottom w:val="none" w:sz="0" w:space="0" w:color="auto"/>
        <w:right w:val="none" w:sz="0" w:space="0" w:color="auto"/>
      </w:divBdr>
      <w:divsChild>
        <w:div w:id="1835608260">
          <w:marLeft w:val="640"/>
          <w:marRight w:val="0"/>
          <w:marTop w:val="0"/>
          <w:marBottom w:val="0"/>
          <w:divBdr>
            <w:top w:val="none" w:sz="0" w:space="0" w:color="auto"/>
            <w:left w:val="none" w:sz="0" w:space="0" w:color="auto"/>
            <w:bottom w:val="none" w:sz="0" w:space="0" w:color="auto"/>
            <w:right w:val="none" w:sz="0" w:space="0" w:color="auto"/>
          </w:divBdr>
        </w:div>
        <w:div w:id="1253661416">
          <w:marLeft w:val="640"/>
          <w:marRight w:val="0"/>
          <w:marTop w:val="0"/>
          <w:marBottom w:val="0"/>
          <w:divBdr>
            <w:top w:val="none" w:sz="0" w:space="0" w:color="auto"/>
            <w:left w:val="none" w:sz="0" w:space="0" w:color="auto"/>
            <w:bottom w:val="none" w:sz="0" w:space="0" w:color="auto"/>
            <w:right w:val="none" w:sz="0" w:space="0" w:color="auto"/>
          </w:divBdr>
        </w:div>
        <w:div w:id="1428188981">
          <w:marLeft w:val="640"/>
          <w:marRight w:val="0"/>
          <w:marTop w:val="0"/>
          <w:marBottom w:val="0"/>
          <w:divBdr>
            <w:top w:val="none" w:sz="0" w:space="0" w:color="auto"/>
            <w:left w:val="none" w:sz="0" w:space="0" w:color="auto"/>
            <w:bottom w:val="none" w:sz="0" w:space="0" w:color="auto"/>
            <w:right w:val="none" w:sz="0" w:space="0" w:color="auto"/>
          </w:divBdr>
        </w:div>
        <w:div w:id="1044795104">
          <w:marLeft w:val="640"/>
          <w:marRight w:val="0"/>
          <w:marTop w:val="0"/>
          <w:marBottom w:val="0"/>
          <w:divBdr>
            <w:top w:val="none" w:sz="0" w:space="0" w:color="auto"/>
            <w:left w:val="none" w:sz="0" w:space="0" w:color="auto"/>
            <w:bottom w:val="none" w:sz="0" w:space="0" w:color="auto"/>
            <w:right w:val="none" w:sz="0" w:space="0" w:color="auto"/>
          </w:divBdr>
        </w:div>
        <w:div w:id="990593961">
          <w:marLeft w:val="640"/>
          <w:marRight w:val="0"/>
          <w:marTop w:val="0"/>
          <w:marBottom w:val="0"/>
          <w:divBdr>
            <w:top w:val="none" w:sz="0" w:space="0" w:color="auto"/>
            <w:left w:val="none" w:sz="0" w:space="0" w:color="auto"/>
            <w:bottom w:val="none" w:sz="0" w:space="0" w:color="auto"/>
            <w:right w:val="none" w:sz="0" w:space="0" w:color="auto"/>
          </w:divBdr>
        </w:div>
        <w:div w:id="233665814">
          <w:marLeft w:val="640"/>
          <w:marRight w:val="0"/>
          <w:marTop w:val="0"/>
          <w:marBottom w:val="0"/>
          <w:divBdr>
            <w:top w:val="none" w:sz="0" w:space="0" w:color="auto"/>
            <w:left w:val="none" w:sz="0" w:space="0" w:color="auto"/>
            <w:bottom w:val="none" w:sz="0" w:space="0" w:color="auto"/>
            <w:right w:val="none" w:sz="0" w:space="0" w:color="auto"/>
          </w:divBdr>
        </w:div>
        <w:div w:id="2056081312">
          <w:marLeft w:val="640"/>
          <w:marRight w:val="0"/>
          <w:marTop w:val="0"/>
          <w:marBottom w:val="0"/>
          <w:divBdr>
            <w:top w:val="none" w:sz="0" w:space="0" w:color="auto"/>
            <w:left w:val="none" w:sz="0" w:space="0" w:color="auto"/>
            <w:bottom w:val="none" w:sz="0" w:space="0" w:color="auto"/>
            <w:right w:val="none" w:sz="0" w:space="0" w:color="auto"/>
          </w:divBdr>
        </w:div>
        <w:div w:id="98792628">
          <w:marLeft w:val="640"/>
          <w:marRight w:val="0"/>
          <w:marTop w:val="0"/>
          <w:marBottom w:val="0"/>
          <w:divBdr>
            <w:top w:val="none" w:sz="0" w:space="0" w:color="auto"/>
            <w:left w:val="none" w:sz="0" w:space="0" w:color="auto"/>
            <w:bottom w:val="none" w:sz="0" w:space="0" w:color="auto"/>
            <w:right w:val="none" w:sz="0" w:space="0" w:color="auto"/>
          </w:divBdr>
        </w:div>
        <w:div w:id="1841315927">
          <w:marLeft w:val="640"/>
          <w:marRight w:val="0"/>
          <w:marTop w:val="0"/>
          <w:marBottom w:val="0"/>
          <w:divBdr>
            <w:top w:val="none" w:sz="0" w:space="0" w:color="auto"/>
            <w:left w:val="none" w:sz="0" w:space="0" w:color="auto"/>
            <w:bottom w:val="none" w:sz="0" w:space="0" w:color="auto"/>
            <w:right w:val="none" w:sz="0" w:space="0" w:color="auto"/>
          </w:divBdr>
        </w:div>
        <w:div w:id="1240141231">
          <w:marLeft w:val="640"/>
          <w:marRight w:val="0"/>
          <w:marTop w:val="0"/>
          <w:marBottom w:val="0"/>
          <w:divBdr>
            <w:top w:val="none" w:sz="0" w:space="0" w:color="auto"/>
            <w:left w:val="none" w:sz="0" w:space="0" w:color="auto"/>
            <w:bottom w:val="none" w:sz="0" w:space="0" w:color="auto"/>
            <w:right w:val="none" w:sz="0" w:space="0" w:color="auto"/>
          </w:divBdr>
        </w:div>
        <w:div w:id="1446197452">
          <w:marLeft w:val="640"/>
          <w:marRight w:val="0"/>
          <w:marTop w:val="0"/>
          <w:marBottom w:val="0"/>
          <w:divBdr>
            <w:top w:val="none" w:sz="0" w:space="0" w:color="auto"/>
            <w:left w:val="none" w:sz="0" w:space="0" w:color="auto"/>
            <w:bottom w:val="none" w:sz="0" w:space="0" w:color="auto"/>
            <w:right w:val="none" w:sz="0" w:space="0" w:color="auto"/>
          </w:divBdr>
        </w:div>
        <w:div w:id="1886991174">
          <w:marLeft w:val="640"/>
          <w:marRight w:val="0"/>
          <w:marTop w:val="0"/>
          <w:marBottom w:val="0"/>
          <w:divBdr>
            <w:top w:val="none" w:sz="0" w:space="0" w:color="auto"/>
            <w:left w:val="none" w:sz="0" w:space="0" w:color="auto"/>
            <w:bottom w:val="none" w:sz="0" w:space="0" w:color="auto"/>
            <w:right w:val="none" w:sz="0" w:space="0" w:color="auto"/>
          </w:divBdr>
        </w:div>
        <w:div w:id="1900047891">
          <w:marLeft w:val="640"/>
          <w:marRight w:val="0"/>
          <w:marTop w:val="0"/>
          <w:marBottom w:val="0"/>
          <w:divBdr>
            <w:top w:val="none" w:sz="0" w:space="0" w:color="auto"/>
            <w:left w:val="none" w:sz="0" w:space="0" w:color="auto"/>
            <w:bottom w:val="none" w:sz="0" w:space="0" w:color="auto"/>
            <w:right w:val="none" w:sz="0" w:space="0" w:color="auto"/>
          </w:divBdr>
        </w:div>
        <w:div w:id="635374739">
          <w:marLeft w:val="640"/>
          <w:marRight w:val="0"/>
          <w:marTop w:val="0"/>
          <w:marBottom w:val="0"/>
          <w:divBdr>
            <w:top w:val="none" w:sz="0" w:space="0" w:color="auto"/>
            <w:left w:val="none" w:sz="0" w:space="0" w:color="auto"/>
            <w:bottom w:val="none" w:sz="0" w:space="0" w:color="auto"/>
            <w:right w:val="none" w:sz="0" w:space="0" w:color="auto"/>
          </w:divBdr>
        </w:div>
        <w:div w:id="1293633582">
          <w:marLeft w:val="640"/>
          <w:marRight w:val="0"/>
          <w:marTop w:val="0"/>
          <w:marBottom w:val="0"/>
          <w:divBdr>
            <w:top w:val="none" w:sz="0" w:space="0" w:color="auto"/>
            <w:left w:val="none" w:sz="0" w:space="0" w:color="auto"/>
            <w:bottom w:val="none" w:sz="0" w:space="0" w:color="auto"/>
            <w:right w:val="none" w:sz="0" w:space="0" w:color="auto"/>
          </w:divBdr>
        </w:div>
        <w:div w:id="1143889198">
          <w:marLeft w:val="640"/>
          <w:marRight w:val="0"/>
          <w:marTop w:val="0"/>
          <w:marBottom w:val="0"/>
          <w:divBdr>
            <w:top w:val="none" w:sz="0" w:space="0" w:color="auto"/>
            <w:left w:val="none" w:sz="0" w:space="0" w:color="auto"/>
            <w:bottom w:val="none" w:sz="0" w:space="0" w:color="auto"/>
            <w:right w:val="none" w:sz="0" w:space="0" w:color="auto"/>
          </w:divBdr>
        </w:div>
        <w:div w:id="643387855">
          <w:marLeft w:val="640"/>
          <w:marRight w:val="0"/>
          <w:marTop w:val="0"/>
          <w:marBottom w:val="0"/>
          <w:divBdr>
            <w:top w:val="none" w:sz="0" w:space="0" w:color="auto"/>
            <w:left w:val="none" w:sz="0" w:space="0" w:color="auto"/>
            <w:bottom w:val="none" w:sz="0" w:space="0" w:color="auto"/>
            <w:right w:val="none" w:sz="0" w:space="0" w:color="auto"/>
          </w:divBdr>
        </w:div>
        <w:div w:id="593824217">
          <w:marLeft w:val="640"/>
          <w:marRight w:val="0"/>
          <w:marTop w:val="0"/>
          <w:marBottom w:val="0"/>
          <w:divBdr>
            <w:top w:val="none" w:sz="0" w:space="0" w:color="auto"/>
            <w:left w:val="none" w:sz="0" w:space="0" w:color="auto"/>
            <w:bottom w:val="none" w:sz="0" w:space="0" w:color="auto"/>
            <w:right w:val="none" w:sz="0" w:space="0" w:color="auto"/>
          </w:divBdr>
        </w:div>
        <w:div w:id="931671272">
          <w:marLeft w:val="640"/>
          <w:marRight w:val="0"/>
          <w:marTop w:val="0"/>
          <w:marBottom w:val="0"/>
          <w:divBdr>
            <w:top w:val="none" w:sz="0" w:space="0" w:color="auto"/>
            <w:left w:val="none" w:sz="0" w:space="0" w:color="auto"/>
            <w:bottom w:val="none" w:sz="0" w:space="0" w:color="auto"/>
            <w:right w:val="none" w:sz="0" w:space="0" w:color="auto"/>
          </w:divBdr>
        </w:div>
        <w:div w:id="919410302">
          <w:marLeft w:val="640"/>
          <w:marRight w:val="0"/>
          <w:marTop w:val="0"/>
          <w:marBottom w:val="0"/>
          <w:divBdr>
            <w:top w:val="none" w:sz="0" w:space="0" w:color="auto"/>
            <w:left w:val="none" w:sz="0" w:space="0" w:color="auto"/>
            <w:bottom w:val="none" w:sz="0" w:space="0" w:color="auto"/>
            <w:right w:val="none" w:sz="0" w:space="0" w:color="auto"/>
          </w:divBdr>
        </w:div>
        <w:div w:id="2028751733">
          <w:marLeft w:val="640"/>
          <w:marRight w:val="0"/>
          <w:marTop w:val="0"/>
          <w:marBottom w:val="0"/>
          <w:divBdr>
            <w:top w:val="none" w:sz="0" w:space="0" w:color="auto"/>
            <w:left w:val="none" w:sz="0" w:space="0" w:color="auto"/>
            <w:bottom w:val="none" w:sz="0" w:space="0" w:color="auto"/>
            <w:right w:val="none" w:sz="0" w:space="0" w:color="auto"/>
          </w:divBdr>
        </w:div>
        <w:div w:id="1145929506">
          <w:marLeft w:val="640"/>
          <w:marRight w:val="0"/>
          <w:marTop w:val="0"/>
          <w:marBottom w:val="0"/>
          <w:divBdr>
            <w:top w:val="none" w:sz="0" w:space="0" w:color="auto"/>
            <w:left w:val="none" w:sz="0" w:space="0" w:color="auto"/>
            <w:bottom w:val="none" w:sz="0" w:space="0" w:color="auto"/>
            <w:right w:val="none" w:sz="0" w:space="0" w:color="auto"/>
          </w:divBdr>
        </w:div>
        <w:div w:id="217938146">
          <w:marLeft w:val="640"/>
          <w:marRight w:val="0"/>
          <w:marTop w:val="0"/>
          <w:marBottom w:val="0"/>
          <w:divBdr>
            <w:top w:val="none" w:sz="0" w:space="0" w:color="auto"/>
            <w:left w:val="none" w:sz="0" w:space="0" w:color="auto"/>
            <w:bottom w:val="none" w:sz="0" w:space="0" w:color="auto"/>
            <w:right w:val="none" w:sz="0" w:space="0" w:color="auto"/>
          </w:divBdr>
        </w:div>
        <w:div w:id="982005649">
          <w:marLeft w:val="640"/>
          <w:marRight w:val="0"/>
          <w:marTop w:val="0"/>
          <w:marBottom w:val="0"/>
          <w:divBdr>
            <w:top w:val="none" w:sz="0" w:space="0" w:color="auto"/>
            <w:left w:val="none" w:sz="0" w:space="0" w:color="auto"/>
            <w:bottom w:val="none" w:sz="0" w:space="0" w:color="auto"/>
            <w:right w:val="none" w:sz="0" w:space="0" w:color="auto"/>
          </w:divBdr>
        </w:div>
        <w:div w:id="471681751">
          <w:marLeft w:val="640"/>
          <w:marRight w:val="0"/>
          <w:marTop w:val="0"/>
          <w:marBottom w:val="0"/>
          <w:divBdr>
            <w:top w:val="none" w:sz="0" w:space="0" w:color="auto"/>
            <w:left w:val="none" w:sz="0" w:space="0" w:color="auto"/>
            <w:bottom w:val="none" w:sz="0" w:space="0" w:color="auto"/>
            <w:right w:val="none" w:sz="0" w:space="0" w:color="auto"/>
          </w:divBdr>
        </w:div>
        <w:div w:id="1055356820">
          <w:marLeft w:val="640"/>
          <w:marRight w:val="0"/>
          <w:marTop w:val="0"/>
          <w:marBottom w:val="0"/>
          <w:divBdr>
            <w:top w:val="none" w:sz="0" w:space="0" w:color="auto"/>
            <w:left w:val="none" w:sz="0" w:space="0" w:color="auto"/>
            <w:bottom w:val="none" w:sz="0" w:space="0" w:color="auto"/>
            <w:right w:val="none" w:sz="0" w:space="0" w:color="auto"/>
          </w:divBdr>
        </w:div>
        <w:div w:id="73406076">
          <w:marLeft w:val="640"/>
          <w:marRight w:val="0"/>
          <w:marTop w:val="0"/>
          <w:marBottom w:val="0"/>
          <w:divBdr>
            <w:top w:val="none" w:sz="0" w:space="0" w:color="auto"/>
            <w:left w:val="none" w:sz="0" w:space="0" w:color="auto"/>
            <w:bottom w:val="none" w:sz="0" w:space="0" w:color="auto"/>
            <w:right w:val="none" w:sz="0" w:space="0" w:color="auto"/>
          </w:divBdr>
        </w:div>
        <w:div w:id="28384876">
          <w:marLeft w:val="640"/>
          <w:marRight w:val="0"/>
          <w:marTop w:val="0"/>
          <w:marBottom w:val="0"/>
          <w:divBdr>
            <w:top w:val="none" w:sz="0" w:space="0" w:color="auto"/>
            <w:left w:val="none" w:sz="0" w:space="0" w:color="auto"/>
            <w:bottom w:val="none" w:sz="0" w:space="0" w:color="auto"/>
            <w:right w:val="none" w:sz="0" w:space="0" w:color="auto"/>
          </w:divBdr>
        </w:div>
        <w:div w:id="689649808">
          <w:marLeft w:val="640"/>
          <w:marRight w:val="0"/>
          <w:marTop w:val="0"/>
          <w:marBottom w:val="0"/>
          <w:divBdr>
            <w:top w:val="none" w:sz="0" w:space="0" w:color="auto"/>
            <w:left w:val="none" w:sz="0" w:space="0" w:color="auto"/>
            <w:bottom w:val="none" w:sz="0" w:space="0" w:color="auto"/>
            <w:right w:val="none" w:sz="0" w:space="0" w:color="auto"/>
          </w:divBdr>
        </w:div>
        <w:div w:id="2087679872">
          <w:marLeft w:val="640"/>
          <w:marRight w:val="0"/>
          <w:marTop w:val="0"/>
          <w:marBottom w:val="0"/>
          <w:divBdr>
            <w:top w:val="none" w:sz="0" w:space="0" w:color="auto"/>
            <w:left w:val="none" w:sz="0" w:space="0" w:color="auto"/>
            <w:bottom w:val="none" w:sz="0" w:space="0" w:color="auto"/>
            <w:right w:val="none" w:sz="0" w:space="0" w:color="auto"/>
          </w:divBdr>
        </w:div>
        <w:div w:id="910195898">
          <w:marLeft w:val="640"/>
          <w:marRight w:val="0"/>
          <w:marTop w:val="0"/>
          <w:marBottom w:val="0"/>
          <w:divBdr>
            <w:top w:val="none" w:sz="0" w:space="0" w:color="auto"/>
            <w:left w:val="none" w:sz="0" w:space="0" w:color="auto"/>
            <w:bottom w:val="none" w:sz="0" w:space="0" w:color="auto"/>
            <w:right w:val="none" w:sz="0" w:space="0" w:color="auto"/>
          </w:divBdr>
        </w:div>
        <w:div w:id="836573400">
          <w:marLeft w:val="640"/>
          <w:marRight w:val="0"/>
          <w:marTop w:val="0"/>
          <w:marBottom w:val="0"/>
          <w:divBdr>
            <w:top w:val="none" w:sz="0" w:space="0" w:color="auto"/>
            <w:left w:val="none" w:sz="0" w:space="0" w:color="auto"/>
            <w:bottom w:val="none" w:sz="0" w:space="0" w:color="auto"/>
            <w:right w:val="none" w:sz="0" w:space="0" w:color="auto"/>
          </w:divBdr>
        </w:div>
        <w:div w:id="1001197707">
          <w:marLeft w:val="640"/>
          <w:marRight w:val="0"/>
          <w:marTop w:val="0"/>
          <w:marBottom w:val="0"/>
          <w:divBdr>
            <w:top w:val="none" w:sz="0" w:space="0" w:color="auto"/>
            <w:left w:val="none" w:sz="0" w:space="0" w:color="auto"/>
            <w:bottom w:val="none" w:sz="0" w:space="0" w:color="auto"/>
            <w:right w:val="none" w:sz="0" w:space="0" w:color="auto"/>
          </w:divBdr>
        </w:div>
        <w:div w:id="692221077">
          <w:marLeft w:val="640"/>
          <w:marRight w:val="0"/>
          <w:marTop w:val="0"/>
          <w:marBottom w:val="0"/>
          <w:divBdr>
            <w:top w:val="none" w:sz="0" w:space="0" w:color="auto"/>
            <w:left w:val="none" w:sz="0" w:space="0" w:color="auto"/>
            <w:bottom w:val="none" w:sz="0" w:space="0" w:color="auto"/>
            <w:right w:val="none" w:sz="0" w:space="0" w:color="auto"/>
          </w:divBdr>
        </w:div>
        <w:div w:id="1327434925">
          <w:marLeft w:val="640"/>
          <w:marRight w:val="0"/>
          <w:marTop w:val="0"/>
          <w:marBottom w:val="0"/>
          <w:divBdr>
            <w:top w:val="none" w:sz="0" w:space="0" w:color="auto"/>
            <w:left w:val="none" w:sz="0" w:space="0" w:color="auto"/>
            <w:bottom w:val="none" w:sz="0" w:space="0" w:color="auto"/>
            <w:right w:val="none" w:sz="0" w:space="0" w:color="auto"/>
          </w:divBdr>
        </w:div>
        <w:div w:id="709495047">
          <w:marLeft w:val="640"/>
          <w:marRight w:val="0"/>
          <w:marTop w:val="0"/>
          <w:marBottom w:val="0"/>
          <w:divBdr>
            <w:top w:val="none" w:sz="0" w:space="0" w:color="auto"/>
            <w:left w:val="none" w:sz="0" w:space="0" w:color="auto"/>
            <w:bottom w:val="none" w:sz="0" w:space="0" w:color="auto"/>
            <w:right w:val="none" w:sz="0" w:space="0" w:color="auto"/>
          </w:divBdr>
        </w:div>
        <w:div w:id="1063724518">
          <w:marLeft w:val="640"/>
          <w:marRight w:val="0"/>
          <w:marTop w:val="0"/>
          <w:marBottom w:val="0"/>
          <w:divBdr>
            <w:top w:val="none" w:sz="0" w:space="0" w:color="auto"/>
            <w:left w:val="none" w:sz="0" w:space="0" w:color="auto"/>
            <w:bottom w:val="none" w:sz="0" w:space="0" w:color="auto"/>
            <w:right w:val="none" w:sz="0" w:space="0" w:color="auto"/>
          </w:divBdr>
        </w:div>
        <w:div w:id="983102">
          <w:marLeft w:val="640"/>
          <w:marRight w:val="0"/>
          <w:marTop w:val="0"/>
          <w:marBottom w:val="0"/>
          <w:divBdr>
            <w:top w:val="none" w:sz="0" w:space="0" w:color="auto"/>
            <w:left w:val="none" w:sz="0" w:space="0" w:color="auto"/>
            <w:bottom w:val="none" w:sz="0" w:space="0" w:color="auto"/>
            <w:right w:val="none" w:sz="0" w:space="0" w:color="auto"/>
          </w:divBdr>
        </w:div>
        <w:div w:id="1601597830">
          <w:marLeft w:val="640"/>
          <w:marRight w:val="0"/>
          <w:marTop w:val="0"/>
          <w:marBottom w:val="0"/>
          <w:divBdr>
            <w:top w:val="none" w:sz="0" w:space="0" w:color="auto"/>
            <w:left w:val="none" w:sz="0" w:space="0" w:color="auto"/>
            <w:bottom w:val="none" w:sz="0" w:space="0" w:color="auto"/>
            <w:right w:val="none" w:sz="0" w:space="0" w:color="auto"/>
          </w:divBdr>
        </w:div>
        <w:div w:id="743839804">
          <w:marLeft w:val="640"/>
          <w:marRight w:val="0"/>
          <w:marTop w:val="0"/>
          <w:marBottom w:val="0"/>
          <w:divBdr>
            <w:top w:val="none" w:sz="0" w:space="0" w:color="auto"/>
            <w:left w:val="none" w:sz="0" w:space="0" w:color="auto"/>
            <w:bottom w:val="none" w:sz="0" w:space="0" w:color="auto"/>
            <w:right w:val="none" w:sz="0" w:space="0" w:color="auto"/>
          </w:divBdr>
        </w:div>
        <w:div w:id="1838615913">
          <w:marLeft w:val="640"/>
          <w:marRight w:val="0"/>
          <w:marTop w:val="0"/>
          <w:marBottom w:val="0"/>
          <w:divBdr>
            <w:top w:val="none" w:sz="0" w:space="0" w:color="auto"/>
            <w:left w:val="none" w:sz="0" w:space="0" w:color="auto"/>
            <w:bottom w:val="none" w:sz="0" w:space="0" w:color="auto"/>
            <w:right w:val="none" w:sz="0" w:space="0" w:color="auto"/>
          </w:divBdr>
        </w:div>
        <w:div w:id="330062602">
          <w:marLeft w:val="640"/>
          <w:marRight w:val="0"/>
          <w:marTop w:val="0"/>
          <w:marBottom w:val="0"/>
          <w:divBdr>
            <w:top w:val="none" w:sz="0" w:space="0" w:color="auto"/>
            <w:left w:val="none" w:sz="0" w:space="0" w:color="auto"/>
            <w:bottom w:val="none" w:sz="0" w:space="0" w:color="auto"/>
            <w:right w:val="none" w:sz="0" w:space="0" w:color="auto"/>
          </w:divBdr>
        </w:div>
        <w:div w:id="706566410">
          <w:marLeft w:val="640"/>
          <w:marRight w:val="0"/>
          <w:marTop w:val="0"/>
          <w:marBottom w:val="0"/>
          <w:divBdr>
            <w:top w:val="none" w:sz="0" w:space="0" w:color="auto"/>
            <w:left w:val="none" w:sz="0" w:space="0" w:color="auto"/>
            <w:bottom w:val="none" w:sz="0" w:space="0" w:color="auto"/>
            <w:right w:val="none" w:sz="0" w:space="0" w:color="auto"/>
          </w:divBdr>
        </w:div>
        <w:div w:id="615141991">
          <w:marLeft w:val="640"/>
          <w:marRight w:val="0"/>
          <w:marTop w:val="0"/>
          <w:marBottom w:val="0"/>
          <w:divBdr>
            <w:top w:val="none" w:sz="0" w:space="0" w:color="auto"/>
            <w:left w:val="none" w:sz="0" w:space="0" w:color="auto"/>
            <w:bottom w:val="none" w:sz="0" w:space="0" w:color="auto"/>
            <w:right w:val="none" w:sz="0" w:space="0" w:color="auto"/>
          </w:divBdr>
        </w:div>
        <w:div w:id="1663195845">
          <w:marLeft w:val="640"/>
          <w:marRight w:val="0"/>
          <w:marTop w:val="0"/>
          <w:marBottom w:val="0"/>
          <w:divBdr>
            <w:top w:val="none" w:sz="0" w:space="0" w:color="auto"/>
            <w:left w:val="none" w:sz="0" w:space="0" w:color="auto"/>
            <w:bottom w:val="none" w:sz="0" w:space="0" w:color="auto"/>
            <w:right w:val="none" w:sz="0" w:space="0" w:color="auto"/>
          </w:divBdr>
        </w:div>
        <w:div w:id="928192261">
          <w:marLeft w:val="640"/>
          <w:marRight w:val="0"/>
          <w:marTop w:val="0"/>
          <w:marBottom w:val="0"/>
          <w:divBdr>
            <w:top w:val="none" w:sz="0" w:space="0" w:color="auto"/>
            <w:left w:val="none" w:sz="0" w:space="0" w:color="auto"/>
            <w:bottom w:val="none" w:sz="0" w:space="0" w:color="auto"/>
            <w:right w:val="none" w:sz="0" w:space="0" w:color="auto"/>
          </w:divBdr>
        </w:div>
        <w:div w:id="158740451">
          <w:marLeft w:val="640"/>
          <w:marRight w:val="0"/>
          <w:marTop w:val="0"/>
          <w:marBottom w:val="0"/>
          <w:divBdr>
            <w:top w:val="none" w:sz="0" w:space="0" w:color="auto"/>
            <w:left w:val="none" w:sz="0" w:space="0" w:color="auto"/>
            <w:bottom w:val="none" w:sz="0" w:space="0" w:color="auto"/>
            <w:right w:val="none" w:sz="0" w:space="0" w:color="auto"/>
          </w:divBdr>
        </w:div>
      </w:divsChild>
    </w:div>
    <w:div w:id="2132631353">
      <w:marLeft w:val="640"/>
      <w:marRight w:val="0"/>
      <w:marTop w:val="0"/>
      <w:marBottom w:val="0"/>
      <w:divBdr>
        <w:top w:val="none" w:sz="0" w:space="0" w:color="auto"/>
        <w:left w:val="none" w:sz="0" w:space="0" w:color="auto"/>
        <w:bottom w:val="none" w:sz="0" w:space="0" w:color="auto"/>
        <w:right w:val="none" w:sz="0" w:space="0" w:color="auto"/>
      </w:divBdr>
    </w:div>
    <w:div w:id="2132896281">
      <w:marLeft w:val="640"/>
      <w:marRight w:val="0"/>
      <w:marTop w:val="0"/>
      <w:marBottom w:val="0"/>
      <w:divBdr>
        <w:top w:val="none" w:sz="0" w:space="0" w:color="auto"/>
        <w:left w:val="none" w:sz="0" w:space="0" w:color="auto"/>
        <w:bottom w:val="none" w:sz="0" w:space="0" w:color="auto"/>
        <w:right w:val="none" w:sz="0" w:space="0" w:color="auto"/>
      </w:divBdr>
    </w:div>
    <w:div w:id="2133939914">
      <w:marLeft w:val="0"/>
      <w:marRight w:val="0"/>
      <w:marTop w:val="0"/>
      <w:marBottom w:val="0"/>
      <w:divBdr>
        <w:top w:val="none" w:sz="0" w:space="0" w:color="auto"/>
        <w:left w:val="none" w:sz="0" w:space="0" w:color="auto"/>
        <w:bottom w:val="none" w:sz="0" w:space="0" w:color="auto"/>
        <w:right w:val="none" w:sz="0" w:space="0" w:color="auto"/>
      </w:divBdr>
    </w:div>
    <w:div w:id="2134788960">
      <w:bodyDiv w:val="1"/>
      <w:marLeft w:val="0"/>
      <w:marRight w:val="0"/>
      <w:marTop w:val="0"/>
      <w:marBottom w:val="0"/>
      <w:divBdr>
        <w:top w:val="none" w:sz="0" w:space="0" w:color="auto"/>
        <w:left w:val="none" w:sz="0" w:space="0" w:color="auto"/>
        <w:bottom w:val="none" w:sz="0" w:space="0" w:color="auto"/>
        <w:right w:val="none" w:sz="0" w:space="0" w:color="auto"/>
      </w:divBdr>
      <w:divsChild>
        <w:div w:id="1106734785">
          <w:marLeft w:val="640"/>
          <w:marRight w:val="0"/>
          <w:marTop w:val="0"/>
          <w:marBottom w:val="0"/>
          <w:divBdr>
            <w:top w:val="none" w:sz="0" w:space="0" w:color="auto"/>
            <w:left w:val="none" w:sz="0" w:space="0" w:color="auto"/>
            <w:bottom w:val="none" w:sz="0" w:space="0" w:color="auto"/>
            <w:right w:val="none" w:sz="0" w:space="0" w:color="auto"/>
          </w:divBdr>
        </w:div>
        <w:div w:id="871843902">
          <w:marLeft w:val="640"/>
          <w:marRight w:val="0"/>
          <w:marTop w:val="0"/>
          <w:marBottom w:val="0"/>
          <w:divBdr>
            <w:top w:val="none" w:sz="0" w:space="0" w:color="auto"/>
            <w:left w:val="none" w:sz="0" w:space="0" w:color="auto"/>
            <w:bottom w:val="none" w:sz="0" w:space="0" w:color="auto"/>
            <w:right w:val="none" w:sz="0" w:space="0" w:color="auto"/>
          </w:divBdr>
        </w:div>
        <w:div w:id="504593745">
          <w:marLeft w:val="640"/>
          <w:marRight w:val="0"/>
          <w:marTop w:val="0"/>
          <w:marBottom w:val="0"/>
          <w:divBdr>
            <w:top w:val="none" w:sz="0" w:space="0" w:color="auto"/>
            <w:left w:val="none" w:sz="0" w:space="0" w:color="auto"/>
            <w:bottom w:val="none" w:sz="0" w:space="0" w:color="auto"/>
            <w:right w:val="none" w:sz="0" w:space="0" w:color="auto"/>
          </w:divBdr>
        </w:div>
        <w:div w:id="1918127203">
          <w:marLeft w:val="640"/>
          <w:marRight w:val="0"/>
          <w:marTop w:val="0"/>
          <w:marBottom w:val="0"/>
          <w:divBdr>
            <w:top w:val="none" w:sz="0" w:space="0" w:color="auto"/>
            <w:left w:val="none" w:sz="0" w:space="0" w:color="auto"/>
            <w:bottom w:val="none" w:sz="0" w:space="0" w:color="auto"/>
            <w:right w:val="none" w:sz="0" w:space="0" w:color="auto"/>
          </w:divBdr>
        </w:div>
        <w:div w:id="124473977">
          <w:marLeft w:val="640"/>
          <w:marRight w:val="0"/>
          <w:marTop w:val="0"/>
          <w:marBottom w:val="0"/>
          <w:divBdr>
            <w:top w:val="none" w:sz="0" w:space="0" w:color="auto"/>
            <w:left w:val="none" w:sz="0" w:space="0" w:color="auto"/>
            <w:bottom w:val="none" w:sz="0" w:space="0" w:color="auto"/>
            <w:right w:val="none" w:sz="0" w:space="0" w:color="auto"/>
          </w:divBdr>
        </w:div>
        <w:div w:id="309362314">
          <w:marLeft w:val="640"/>
          <w:marRight w:val="0"/>
          <w:marTop w:val="0"/>
          <w:marBottom w:val="0"/>
          <w:divBdr>
            <w:top w:val="none" w:sz="0" w:space="0" w:color="auto"/>
            <w:left w:val="none" w:sz="0" w:space="0" w:color="auto"/>
            <w:bottom w:val="none" w:sz="0" w:space="0" w:color="auto"/>
            <w:right w:val="none" w:sz="0" w:space="0" w:color="auto"/>
          </w:divBdr>
        </w:div>
        <w:div w:id="431247069">
          <w:marLeft w:val="640"/>
          <w:marRight w:val="0"/>
          <w:marTop w:val="0"/>
          <w:marBottom w:val="0"/>
          <w:divBdr>
            <w:top w:val="none" w:sz="0" w:space="0" w:color="auto"/>
            <w:left w:val="none" w:sz="0" w:space="0" w:color="auto"/>
            <w:bottom w:val="none" w:sz="0" w:space="0" w:color="auto"/>
            <w:right w:val="none" w:sz="0" w:space="0" w:color="auto"/>
          </w:divBdr>
        </w:div>
        <w:div w:id="832180647">
          <w:marLeft w:val="640"/>
          <w:marRight w:val="0"/>
          <w:marTop w:val="0"/>
          <w:marBottom w:val="0"/>
          <w:divBdr>
            <w:top w:val="none" w:sz="0" w:space="0" w:color="auto"/>
            <w:left w:val="none" w:sz="0" w:space="0" w:color="auto"/>
            <w:bottom w:val="none" w:sz="0" w:space="0" w:color="auto"/>
            <w:right w:val="none" w:sz="0" w:space="0" w:color="auto"/>
          </w:divBdr>
        </w:div>
        <w:div w:id="1575700648">
          <w:marLeft w:val="640"/>
          <w:marRight w:val="0"/>
          <w:marTop w:val="0"/>
          <w:marBottom w:val="0"/>
          <w:divBdr>
            <w:top w:val="none" w:sz="0" w:space="0" w:color="auto"/>
            <w:left w:val="none" w:sz="0" w:space="0" w:color="auto"/>
            <w:bottom w:val="none" w:sz="0" w:space="0" w:color="auto"/>
            <w:right w:val="none" w:sz="0" w:space="0" w:color="auto"/>
          </w:divBdr>
        </w:div>
        <w:div w:id="1876117162">
          <w:marLeft w:val="640"/>
          <w:marRight w:val="0"/>
          <w:marTop w:val="0"/>
          <w:marBottom w:val="0"/>
          <w:divBdr>
            <w:top w:val="none" w:sz="0" w:space="0" w:color="auto"/>
            <w:left w:val="none" w:sz="0" w:space="0" w:color="auto"/>
            <w:bottom w:val="none" w:sz="0" w:space="0" w:color="auto"/>
            <w:right w:val="none" w:sz="0" w:space="0" w:color="auto"/>
          </w:divBdr>
        </w:div>
        <w:div w:id="1084181031">
          <w:marLeft w:val="640"/>
          <w:marRight w:val="0"/>
          <w:marTop w:val="0"/>
          <w:marBottom w:val="0"/>
          <w:divBdr>
            <w:top w:val="none" w:sz="0" w:space="0" w:color="auto"/>
            <w:left w:val="none" w:sz="0" w:space="0" w:color="auto"/>
            <w:bottom w:val="none" w:sz="0" w:space="0" w:color="auto"/>
            <w:right w:val="none" w:sz="0" w:space="0" w:color="auto"/>
          </w:divBdr>
        </w:div>
        <w:div w:id="1606578058">
          <w:marLeft w:val="640"/>
          <w:marRight w:val="0"/>
          <w:marTop w:val="0"/>
          <w:marBottom w:val="0"/>
          <w:divBdr>
            <w:top w:val="none" w:sz="0" w:space="0" w:color="auto"/>
            <w:left w:val="none" w:sz="0" w:space="0" w:color="auto"/>
            <w:bottom w:val="none" w:sz="0" w:space="0" w:color="auto"/>
            <w:right w:val="none" w:sz="0" w:space="0" w:color="auto"/>
          </w:divBdr>
        </w:div>
        <w:div w:id="1827090828">
          <w:marLeft w:val="640"/>
          <w:marRight w:val="0"/>
          <w:marTop w:val="0"/>
          <w:marBottom w:val="0"/>
          <w:divBdr>
            <w:top w:val="none" w:sz="0" w:space="0" w:color="auto"/>
            <w:left w:val="none" w:sz="0" w:space="0" w:color="auto"/>
            <w:bottom w:val="none" w:sz="0" w:space="0" w:color="auto"/>
            <w:right w:val="none" w:sz="0" w:space="0" w:color="auto"/>
          </w:divBdr>
        </w:div>
        <w:div w:id="1434279134">
          <w:marLeft w:val="640"/>
          <w:marRight w:val="0"/>
          <w:marTop w:val="0"/>
          <w:marBottom w:val="0"/>
          <w:divBdr>
            <w:top w:val="none" w:sz="0" w:space="0" w:color="auto"/>
            <w:left w:val="none" w:sz="0" w:space="0" w:color="auto"/>
            <w:bottom w:val="none" w:sz="0" w:space="0" w:color="auto"/>
            <w:right w:val="none" w:sz="0" w:space="0" w:color="auto"/>
          </w:divBdr>
        </w:div>
        <w:div w:id="938487990">
          <w:marLeft w:val="640"/>
          <w:marRight w:val="0"/>
          <w:marTop w:val="0"/>
          <w:marBottom w:val="0"/>
          <w:divBdr>
            <w:top w:val="none" w:sz="0" w:space="0" w:color="auto"/>
            <w:left w:val="none" w:sz="0" w:space="0" w:color="auto"/>
            <w:bottom w:val="none" w:sz="0" w:space="0" w:color="auto"/>
            <w:right w:val="none" w:sz="0" w:space="0" w:color="auto"/>
          </w:divBdr>
        </w:div>
        <w:div w:id="639386733">
          <w:marLeft w:val="640"/>
          <w:marRight w:val="0"/>
          <w:marTop w:val="0"/>
          <w:marBottom w:val="0"/>
          <w:divBdr>
            <w:top w:val="none" w:sz="0" w:space="0" w:color="auto"/>
            <w:left w:val="none" w:sz="0" w:space="0" w:color="auto"/>
            <w:bottom w:val="none" w:sz="0" w:space="0" w:color="auto"/>
            <w:right w:val="none" w:sz="0" w:space="0" w:color="auto"/>
          </w:divBdr>
        </w:div>
        <w:div w:id="1991711289">
          <w:marLeft w:val="640"/>
          <w:marRight w:val="0"/>
          <w:marTop w:val="0"/>
          <w:marBottom w:val="0"/>
          <w:divBdr>
            <w:top w:val="none" w:sz="0" w:space="0" w:color="auto"/>
            <w:left w:val="none" w:sz="0" w:space="0" w:color="auto"/>
            <w:bottom w:val="none" w:sz="0" w:space="0" w:color="auto"/>
            <w:right w:val="none" w:sz="0" w:space="0" w:color="auto"/>
          </w:divBdr>
        </w:div>
        <w:div w:id="1182087619">
          <w:marLeft w:val="640"/>
          <w:marRight w:val="0"/>
          <w:marTop w:val="0"/>
          <w:marBottom w:val="0"/>
          <w:divBdr>
            <w:top w:val="none" w:sz="0" w:space="0" w:color="auto"/>
            <w:left w:val="none" w:sz="0" w:space="0" w:color="auto"/>
            <w:bottom w:val="none" w:sz="0" w:space="0" w:color="auto"/>
            <w:right w:val="none" w:sz="0" w:space="0" w:color="auto"/>
          </w:divBdr>
        </w:div>
        <w:div w:id="1786732720">
          <w:marLeft w:val="640"/>
          <w:marRight w:val="0"/>
          <w:marTop w:val="0"/>
          <w:marBottom w:val="0"/>
          <w:divBdr>
            <w:top w:val="none" w:sz="0" w:space="0" w:color="auto"/>
            <w:left w:val="none" w:sz="0" w:space="0" w:color="auto"/>
            <w:bottom w:val="none" w:sz="0" w:space="0" w:color="auto"/>
            <w:right w:val="none" w:sz="0" w:space="0" w:color="auto"/>
          </w:divBdr>
        </w:div>
        <w:div w:id="502283505">
          <w:marLeft w:val="640"/>
          <w:marRight w:val="0"/>
          <w:marTop w:val="0"/>
          <w:marBottom w:val="0"/>
          <w:divBdr>
            <w:top w:val="none" w:sz="0" w:space="0" w:color="auto"/>
            <w:left w:val="none" w:sz="0" w:space="0" w:color="auto"/>
            <w:bottom w:val="none" w:sz="0" w:space="0" w:color="auto"/>
            <w:right w:val="none" w:sz="0" w:space="0" w:color="auto"/>
          </w:divBdr>
        </w:div>
        <w:div w:id="42339503">
          <w:marLeft w:val="640"/>
          <w:marRight w:val="0"/>
          <w:marTop w:val="0"/>
          <w:marBottom w:val="0"/>
          <w:divBdr>
            <w:top w:val="none" w:sz="0" w:space="0" w:color="auto"/>
            <w:left w:val="none" w:sz="0" w:space="0" w:color="auto"/>
            <w:bottom w:val="none" w:sz="0" w:space="0" w:color="auto"/>
            <w:right w:val="none" w:sz="0" w:space="0" w:color="auto"/>
          </w:divBdr>
        </w:div>
        <w:div w:id="272133139">
          <w:marLeft w:val="640"/>
          <w:marRight w:val="0"/>
          <w:marTop w:val="0"/>
          <w:marBottom w:val="0"/>
          <w:divBdr>
            <w:top w:val="none" w:sz="0" w:space="0" w:color="auto"/>
            <w:left w:val="none" w:sz="0" w:space="0" w:color="auto"/>
            <w:bottom w:val="none" w:sz="0" w:space="0" w:color="auto"/>
            <w:right w:val="none" w:sz="0" w:space="0" w:color="auto"/>
          </w:divBdr>
        </w:div>
        <w:div w:id="1992824848">
          <w:marLeft w:val="640"/>
          <w:marRight w:val="0"/>
          <w:marTop w:val="0"/>
          <w:marBottom w:val="0"/>
          <w:divBdr>
            <w:top w:val="none" w:sz="0" w:space="0" w:color="auto"/>
            <w:left w:val="none" w:sz="0" w:space="0" w:color="auto"/>
            <w:bottom w:val="none" w:sz="0" w:space="0" w:color="auto"/>
            <w:right w:val="none" w:sz="0" w:space="0" w:color="auto"/>
          </w:divBdr>
        </w:div>
        <w:div w:id="64423083">
          <w:marLeft w:val="640"/>
          <w:marRight w:val="0"/>
          <w:marTop w:val="0"/>
          <w:marBottom w:val="0"/>
          <w:divBdr>
            <w:top w:val="none" w:sz="0" w:space="0" w:color="auto"/>
            <w:left w:val="none" w:sz="0" w:space="0" w:color="auto"/>
            <w:bottom w:val="none" w:sz="0" w:space="0" w:color="auto"/>
            <w:right w:val="none" w:sz="0" w:space="0" w:color="auto"/>
          </w:divBdr>
        </w:div>
        <w:div w:id="1642539151">
          <w:marLeft w:val="640"/>
          <w:marRight w:val="0"/>
          <w:marTop w:val="0"/>
          <w:marBottom w:val="0"/>
          <w:divBdr>
            <w:top w:val="none" w:sz="0" w:space="0" w:color="auto"/>
            <w:left w:val="none" w:sz="0" w:space="0" w:color="auto"/>
            <w:bottom w:val="none" w:sz="0" w:space="0" w:color="auto"/>
            <w:right w:val="none" w:sz="0" w:space="0" w:color="auto"/>
          </w:divBdr>
        </w:div>
        <w:div w:id="1232500218">
          <w:marLeft w:val="640"/>
          <w:marRight w:val="0"/>
          <w:marTop w:val="0"/>
          <w:marBottom w:val="0"/>
          <w:divBdr>
            <w:top w:val="none" w:sz="0" w:space="0" w:color="auto"/>
            <w:left w:val="none" w:sz="0" w:space="0" w:color="auto"/>
            <w:bottom w:val="none" w:sz="0" w:space="0" w:color="auto"/>
            <w:right w:val="none" w:sz="0" w:space="0" w:color="auto"/>
          </w:divBdr>
        </w:div>
        <w:div w:id="567543221">
          <w:marLeft w:val="640"/>
          <w:marRight w:val="0"/>
          <w:marTop w:val="0"/>
          <w:marBottom w:val="0"/>
          <w:divBdr>
            <w:top w:val="none" w:sz="0" w:space="0" w:color="auto"/>
            <w:left w:val="none" w:sz="0" w:space="0" w:color="auto"/>
            <w:bottom w:val="none" w:sz="0" w:space="0" w:color="auto"/>
            <w:right w:val="none" w:sz="0" w:space="0" w:color="auto"/>
          </w:divBdr>
        </w:div>
        <w:div w:id="2034723582">
          <w:marLeft w:val="640"/>
          <w:marRight w:val="0"/>
          <w:marTop w:val="0"/>
          <w:marBottom w:val="0"/>
          <w:divBdr>
            <w:top w:val="none" w:sz="0" w:space="0" w:color="auto"/>
            <w:left w:val="none" w:sz="0" w:space="0" w:color="auto"/>
            <w:bottom w:val="none" w:sz="0" w:space="0" w:color="auto"/>
            <w:right w:val="none" w:sz="0" w:space="0" w:color="auto"/>
          </w:divBdr>
        </w:div>
        <w:div w:id="1617131826">
          <w:marLeft w:val="640"/>
          <w:marRight w:val="0"/>
          <w:marTop w:val="0"/>
          <w:marBottom w:val="0"/>
          <w:divBdr>
            <w:top w:val="none" w:sz="0" w:space="0" w:color="auto"/>
            <w:left w:val="none" w:sz="0" w:space="0" w:color="auto"/>
            <w:bottom w:val="none" w:sz="0" w:space="0" w:color="auto"/>
            <w:right w:val="none" w:sz="0" w:space="0" w:color="auto"/>
          </w:divBdr>
        </w:div>
        <w:div w:id="1809394047">
          <w:marLeft w:val="640"/>
          <w:marRight w:val="0"/>
          <w:marTop w:val="0"/>
          <w:marBottom w:val="0"/>
          <w:divBdr>
            <w:top w:val="none" w:sz="0" w:space="0" w:color="auto"/>
            <w:left w:val="none" w:sz="0" w:space="0" w:color="auto"/>
            <w:bottom w:val="none" w:sz="0" w:space="0" w:color="auto"/>
            <w:right w:val="none" w:sz="0" w:space="0" w:color="auto"/>
          </w:divBdr>
        </w:div>
        <w:div w:id="989945708">
          <w:marLeft w:val="640"/>
          <w:marRight w:val="0"/>
          <w:marTop w:val="0"/>
          <w:marBottom w:val="0"/>
          <w:divBdr>
            <w:top w:val="none" w:sz="0" w:space="0" w:color="auto"/>
            <w:left w:val="none" w:sz="0" w:space="0" w:color="auto"/>
            <w:bottom w:val="none" w:sz="0" w:space="0" w:color="auto"/>
            <w:right w:val="none" w:sz="0" w:space="0" w:color="auto"/>
          </w:divBdr>
        </w:div>
        <w:div w:id="1076903743">
          <w:marLeft w:val="640"/>
          <w:marRight w:val="0"/>
          <w:marTop w:val="0"/>
          <w:marBottom w:val="0"/>
          <w:divBdr>
            <w:top w:val="none" w:sz="0" w:space="0" w:color="auto"/>
            <w:left w:val="none" w:sz="0" w:space="0" w:color="auto"/>
            <w:bottom w:val="none" w:sz="0" w:space="0" w:color="auto"/>
            <w:right w:val="none" w:sz="0" w:space="0" w:color="auto"/>
          </w:divBdr>
        </w:div>
        <w:div w:id="665674399">
          <w:marLeft w:val="640"/>
          <w:marRight w:val="0"/>
          <w:marTop w:val="0"/>
          <w:marBottom w:val="0"/>
          <w:divBdr>
            <w:top w:val="none" w:sz="0" w:space="0" w:color="auto"/>
            <w:left w:val="none" w:sz="0" w:space="0" w:color="auto"/>
            <w:bottom w:val="none" w:sz="0" w:space="0" w:color="auto"/>
            <w:right w:val="none" w:sz="0" w:space="0" w:color="auto"/>
          </w:divBdr>
        </w:div>
        <w:div w:id="1096367898">
          <w:marLeft w:val="640"/>
          <w:marRight w:val="0"/>
          <w:marTop w:val="0"/>
          <w:marBottom w:val="0"/>
          <w:divBdr>
            <w:top w:val="none" w:sz="0" w:space="0" w:color="auto"/>
            <w:left w:val="none" w:sz="0" w:space="0" w:color="auto"/>
            <w:bottom w:val="none" w:sz="0" w:space="0" w:color="auto"/>
            <w:right w:val="none" w:sz="0" w:space="0" w:color="auto"/>
          </w:divBdr>
        </w:div>
        <w:div w:id="774326853">
          <w:marLeft w:val="640"/>
          <w:marRight w:val="0"/>
          <w:marTop w:val="0"/>
          <w:marBottom w:val="0"/>
          <w:divBdr>
            <w:top w:val="none" w:sz="0" w:space="0" w:color="auto"/>
            <w:left w:val="none" w:sz="0" w:space="0" w:color="auto"/>
            <w:bottom w:val="none" w:sz="0" w:space="0" w:color="auto"/>
            <w:right w:val="none" w:sz="0" w:space="0" w:color="auto"/>
          </w:divBdr>
        </w:div>
        <w:div w:id="1341004612">
          <w:marLeft w:val="640"/>
          <w:marRight w:val="0"/>
          <w:marTop w:val="0"/>
          <w:marBottom w:val="0"/>
          <w:divBdr>
            <w:top w:val="none" w:sz="0" w:space="0" w:color="auto"/>
            <w:left w:val="none" w:sz="0" w:space="0" w:color="auto"/>
            <w:bottom w:val="none" w:sz="0" w:space="0" w:color="auto"/>
            <w:right w:val="none" w:sz="0" w:space="0" w:color="auto"/>
          </w:divBdr>
        </w:div>
        <w:div w:id="424883134">
          <w:marLeft w:val="640"/>
          <w:marRight w:val="0"/>
          <w:marTop w:val="0"/>
          <w:marBottom w:val="0"/>
          <w:divBdr>
            <w:top w:val="none" w:sz="0" w:space="0" w:color="auto"/>
            <w:left w:val="none" w:sz="0" w:space="0" w:color="auto"/>
            <w:bottom w:val="none" w:sz="0" w:space="0" w:color="auto"/>
            <w:right w:val="none" w:sz="0" w:space="0" w:color="auto"/>
          </w:divBdr>
        </w:div>
        <w:div w:id="450824424">
          <w:marLeft w:val="640"/>
          <w:marRight w:val="0"/>
          <w:marTop w:val="0"/>
          <w:marBottom w:val="0"/>
          <w:divBdr>
            <w:top w:val="none" w:sz="0" w:space="0" w:color="auto"/>
            <w:left w:val="none" w:sz="0" w:space="0" w:color="auto"/>
            <w:bottom w:val="none" w:sz="0" w:space="0" w:color="auto"/>
            <w:right w:val="none" w:sz="0" w:space="0" w:color="auto"/>
          </w:divBdr>
        </w:div>
        <w:div w:id="706489925">
          <w:marLeft w:val="640"/>
          <w:marRight w:val="0"/>
          <w:marTop w:val="0"/>
          <w:marBottom w:val="0"/>
          <w:divBdr>
            <w:top w:val="none" w:sz="0" w:space="0" w:color="auto"/>
            <w:left w:val="none" w:sz="0" w:space="0" w:color="auto"/>
            <w:bottom w:val="none" w:sz="0" w:space="0" w:color="auto"/>
            <w:right w:val="none" w:sz="0" w:space="0" w:color="auto"/>
          </w:divBdr>
        </w:div>
        <w:div w:id="1270549760">
          <w:marLeft w:val="640"/>
          <w:marRight w:val="0"/>
          <w:marTop w:val="0"/>
          <w:marBottom w:val="0"/>
          <w:divBdr>
            <w:top w:val="none" w:sz="0" w:space="0" w:color="auto"/>
            <w:left w:val="none" w:sz="0" w:space="0" w:color="auto"/>
            <w:bottom w:val="none" w:sz="0" w:space="0" w:color="auto"/>
            <w:right w:val="none" w:sz="0" w:space="0" w:color="auto"/>
          </w:divBdr>
        </w:div>
        <w:div w:id="2056931479">
          <w:marLeft w:val="640"/>
          <w:marRight w:val="0"/>
          <w:marTop w:val="0"/>
          <w:marBottom w:val="0"/>
          <w:divBdr>
            <w:top w:val="none" w:sz="0" w:space="0" w:color="auto"/>
            <w:left w:val="none" w:sz="0" w:space="0" w:color="auto"/>
            <w:bottom w:val="none" w:sz="0" w:space="0" w:color="auto"/>
            <w:right w:val="none" w:sz="0" w:space="0" w:color="auto"/>
          </w:divBdr>
        </w:div>
        <w:div w:id="361783944">
          <w:marLeft w:val="640"/>
          <w:marRight w:val="0"/>
          <w:marTop w:val="0"/>
          <w:marBottom w:val="0"/>
          <w:divBdr>
            <w:top w:val="none" w:sz="0" w:space="0" w:color="auto"/>
            <w:left w:val="none" w:sz="0" w:space="0" w:color="auto"/>
            <w:bottom w:val="none" w:sz="0" w:space="0" w:color="auto"/>
            <w:right w:val="none" w:sz="0" w:space="0" w:color="auto"/>
          </w:divBdr>
        </w:div>
        <w:div w:id="542522265">
          <w:marLeft w:val="640"/>
          <w:marRight w:val="0"/>
          <w:marTop w:val="0"/>
          <w:marBottom w:val="0"/>
          <w:divBdr>
            <w:top w:val="none" w:sz="0" w:space="0" w:color="auto"/>
            <w:left w:val="none" w:sz="0" w:space="0" w:color="auto"/>
            <w:bottom w:val="none" w:sz="0" w:space="0" w:color="auto"/>
            <w:right w:val="none" w:sz="0" w:space="0" w:color="auto"/>
          </w:divBdr>
        </w:div>
        <w:div w:id="1271745352">
          <w:marLeft w:val="640"/>
          <w:marRight w:val="0"/>
          <w:marTop w:val="0"/>
          <w:marBottom w:val="0"/>
          <w:divBdr>
            <w:top w:val="none" w:sz="0" w:space="0" w:color="auto"/>
            <w:left w:val="none" w:sz="0" w:space="0" w:color="auto"/>
            <w:bottom w:val="none" w:sz="0" w:space="0" w:color="auto"/>
            <w:right w:val="none" w:sz="0" w:space="0" w:color="auto"/>
          </w:divBdr>
        </w:div>
        <w:div w:id="181212873">
          <w:marLeft w:val="640"/>
          <w:marRight w:val="0"/>
          <w:marTop w:val="0"/>
          <w:marBottom w:val="0"/>
          <w:divBdr>
            <w:top w:val="none" w:sz="0" w:space="0" w:color="auto"/>
            <w:left w:val="none" w:sz="0" w:space="0" w:color="auto"/>
            <w:bottom w:val="none" w:sz="0" w:space="0" w:color="auto"/>
            <w:right w:val="none" w:sz="0" w:space="0" w:color="auto"/>
          </w:divBdr>
        </w:div>
        <w:div w:id="612984488">
          <w:marLeft w:val="640"/>
          <w:marRight w:val="0"/>
          <w:marTop w:val="0"/>
          <w:marBottom w:val="0"/>
          <w:divBdr>
            <w:top w:val="none" w:sz="0" w:space="0" w:color="auto"/>
            <w:left w:val="none" w:sz="0" w:space="0" w:color="auto"/>
            <w:bottom w:val="none" w:sz="0" w:space="0" w:color="auto"/>
            <w:right w:val="none" w:sz="0" w:space="0" w:color="auto"/>
          </w:divBdr>
        </w:div>
        <w:div w:id="1893154886">
          <w:marLeft w:val="640"/>
          <w:marRight w:val="0"/>
          <w:marTop w:val="0"/>
          <w:marBottom w:val="0"/>
          <w:divBdr>
            <w:top w:val="none" w:sz="0" w:space="0" w:color="auto"/>
            <w:left w:val="none" w:sz="0" w:space="0" w:color="auto"/>
            <w:bottom w:val="none" w:sz="0" w:space="0" w:color="auto"/>
            <w:right w:val="none" w:sz="0" w:space="0" w:color="auto"/>
          </w:divBdr>
        </w:div>
        <w:div w:id="2018774549">
          <w:marLeft w:val="640"/>
          <w:marRight w:val="0"/>
          <w:marTop w:val="0"/>
          <w:marBottom w:val="0"/>
          <w:divBdr>
            <w:top w:val="none" w:sz="0" w:space="0" w:color="auto"/>
            <w:left w:val="none" w:sz="0" w:space="0" w:color="auto"/>
            <w:bottom w:val="none" w:sz="0" w:space="0" w:color="auto"/>
            <w:right w:val="none" w:sz="0" w:space="0" w:color="auto"/>
          </w:divBdr>
        </w:div>
        <w:div w:id="1708332694">
          <w:marLeft w:val="640"/>
          <w:marRight w:val="0"/>
          <w:marTop w:val="0"/>
          <w:marBottom w:val="0"/>
          <w:divBdr>
            <w:top w:val="none" w:sz="0" w:space="0" w:color="auto"/>
            <w:left w:val="none" w:sz="0" w:space="0" w:color="auto"/>
            <w:bottom w:val="none" w:sz="0" w:space="0" w:color="auto"/>
            <w:right w:val="none" w:sz="0" w:space="0" w:color="auto"/>
          </w:divBdr>
        </w:div>
        <w:div w:id="1675372670">
          <w:marLeft w:val="640"/>
          <w:marRight w:val="0"/>
          <w:marTop w:val="0"/>
          <w:marBottom w:val="0"/>
          <w:divBdr>
            <w:top w:val="none" w:sz="0" w:space="0" w:color="auto"/>
            <w:left w:val="none" w:sz="0" w:space="0" w:color="auto"/>
            <w:bottom w:val="none" w:sz="0" w:space="0" w:color="auto"/>
            <w:right w:val="none" w:sz="0" w:space="0" w:color="auto"/>
          </w:divBdr>
        </w:div>
        <w:div w:id="51655301">
          <w:marLeft w:val="640"/>
          <w:marRight w:val="0"/>
          <w:marTop w:val="0"/>
          <w:marBottom w:val="0"/>
          <w:divBdr>
            <w:top w:val="none" w:sz="0" w:space="0" w:color="auto"/>
            <w:left w:val="none" w:sz="0" w:space="0" w:color="auto"/>
            <w:bottom w:val="none" w:sz="0" w:space="0" w:color="auto"/>
            <w:right w:val="none" w:sz="0" w:space="0" w:color="auto"/>
          </w:divBdr>
        </w:div>
        <w:div w:id="1760172153">
          <w:marLeft w:val="640"/>
          <w:marRight w:val="0"/>
          <w:marTop w:val="0"/>
          <w:marBottom w:val="0"/>
          <w:divBdr>
            <w:top w:val="none" w:sz="0" w:space="0" w:color="auto"/>
            <w:left w:val="none" w:sz="0" w:space="0" w:color="auto"/>
            <w:bottom w:val="none" w:sz="0" w:space="0" w:color="auto"/>
            <w:right w:val="none" w:sz="0" w:space="0" w:color="auto"/>
          </w:divBdr>
        </w:div>
        <w:div w:id="1659768547">
          <w:marLeft w:val="640"/>
          <w:marRight w:val="0"/>
          <w:marTop w:val="0"/>
          <w:marBottom w:val="0"/>
          <w:divBdr>
            <w:top w:val="none" w:sz="0" w:space="0" w:color="auto"/>
            <w:left w:val="none" w:sz="0" w:space="0" w:color="auto"/>
            <w:bottom w:val="none" w:sz="0" w:space="0" w:color="auto"/>
            <w:right w:val="none" w:sz="0" w:space="0" w:color="auto"/>
          </w:divBdr>
        </w:div>
      </w:divsChild>
    </w:div>
    <w:div w:id="2136367517">
      <w:marLeft w:val="640"/>
      <w:marRight w:val="0"/>
      <w:marTop w:val="0"/>
      <w:marBottom w:val="0"/>
      <w:divBdr>
        <w:top w:val="none" w:sz="0" w:space="0" w:color="auto"/>
        <w:left w:val="none" w:sz="0" w:space="0" w:color="auto"/>
        <w:bottom w:val="none" w:sz="0" w:space="0" w:color="auto"/>
        <w:right w:val="none" w:sz="0" w:space="0" w:color="auto"/>
      </w:divBdr>
    </w:div>
    <w:div w:id="2138328367">
      <w:marLeft w:val="0"/>
      <w:marRight w:val="0"/>
      <w:marTop w:val="0"/>
      <w:marBottom w:val="0"/>
      <w:divBdr>
        <w:top w:val="none" w:sz="0" w:space="0" w:color="auto"/>
        <w:left w:val="none" w:sz="0" w:space="0" w:color="auto"/>
        <w:bottom w:val="none" w:sz="0" w:space="0" w:color="auto"/>
        <w:right w:val="none" w:sz="0" w:space="0" w:color="auto"/>
      </w:divBdr>
    </w:div>
    <w:div w:id="2139760988">
      <w:marLeft w:val="640"/>
      <w:marRight w:val="0"/>
      <w:marTop w:val="0"/>
      <w:marBottom w:val="0"/>
      <w:divBdr>
        <w:top w:val="none" w:sz="0" w:space="0" w:color="auto"/>
        <w:left w:val="none" w:sz="0" w:space="0" w:color="auto"/>
        <w:bottom w:val="none" w:sz="0" w:space="0" w:color="auto"/>
        <w:right w:val="none" w:sz="0" w:space="0" w:color="auto"/>
      </w:divBdr>
    </w:div>
    <w:div w:id="2141071933">
      <w:marLeft w:val="640"/>
      <w:marRight w:val="0"/>
      <w:marTop w:val="0"/>
      <w:marBottom w:val="0"/>
      <w:divBdr>
        <w:top w:val="none" w:sz="0" w:space="0" w:color="auto"/>
        <w:left w:val="none" w:sz="0" w:space="0" w:color="auto"/>
        <w:bottom w:val="none" w:sz="0" w:space="0" w:color="auto"/>
        <w:right w:val="none" w:sz="0" w:space="0" w:color="auto"/>
      </w:divBdr>
    </w:div>
    <w:div w:id="2141534599">
      <w:bodyDiv w:val="1"/>
      <w:marLeft w:val="0"/>
      <w:marRight w:val="0"/>
      <w:marTop w:val="0"/>
      <w:marBottom w:val="0"/>
      <w:divBdr>
        <w:top w:val="none" w:sz="0" w:space="0" w:color="auto"/>
        <w:left w:val="none" w:sz="0" w:space="0" w:color="auto"/>
        <w:bottom w:val="none" w:sz="0" w:space="0" w:color="auto"/>
        <w:right w:val="none" w:sz="0" w:space="0" w:color="auto"/>
      </w:divBdr>
      <w:divsChild>
        <w:div w:id="6101443">
          <w:marLeft w:val="640"/>
          <w:marRight w:val="0"/>
          <w:marTop w:val="0"/>
          <w:marBottom w:val="0"/>
          <w:divBdr>
            <w:top w:val="none" w:sz="0" w:space="0" w:color="auto"/>
            <w:left w:val="none" w:sz="0" w:space="0" w:color="auto"/>
            <w:bottom w:val="none" w:sz="0" w:space="0" w:color="auto"/>
            <w:right w:val="none" w:sz="0" w:space="0" w:color="auto"/>
          </w:divBdr>
        </w:div>
        <w:div w:id="18094479">
          <w:marLeft w:val="640"/>
          <w:marRight w:val="0"/>
          <w:marTop w:val="0"/>
          <w:marBottom w:val="0"/>
          <w:divBdr>
            <w:top w:val="none" w:sz="0" w:space="0" w:color="auto"/>
            <w:left w:val="none" w:sz="0" w:space="0" w:color="auto"/>
            <w:bottom w:val="none" w:sz="0" w:space="0" w:color="auto"/>
            <w:right w:val="none" w:sz="0" w:space="0" w:color="auto"/>
          </w:divBdr>
        </w:div>
        <w:div w:id="19282529">
          <w:marLeft w:val="640"/>
          <w:marRight w:val="0"/>
          <w:marTop w:val="0"/>
          <w:marBottom w:val="0"/>
          <w:divBdr>
            <w:top w:val="none" w:sz="0" w:space="0" w:color="auto"/>
            <w:left w:val="none" w:sz="0" w:space="0" w:color="auto"/>
            <w:bottom w:val="none" w:sz="0" w:space="0" w:color="auto"/>
            <w:right w:val="none" w:sz="0" w:space="0" w:color="auto"/>
          </w:divBdr>
        </w:div>
        <w:div w:id="32122330">
          <w:marLeft w:val="640"/>
          <w:marRight w:val="0"/>
          <w:marTop w:val="0"/>
          <w:marBottom w:val="0"/>
          <w:divBdr>
            <w:top w:val="none" w:sz="0" w:space="0" w:color="auto"/>
            <w:left w:val="none" w:sz="0" w:space="0" w:color="auto"/>
            <w:bottom w:val="none" w:sz="0" w:space="0" w:color="auto"/>
            <w:right w:val="none" w:sz="0" w:space="0" w:color="auto"/>
          </w:divBdr>
        </w:div>
        <w:div w:id="34896117">
          <w:marLeft w:val="640"/>
          <w:marRight w:val="0"/>
          <w:marTop w:val="0"/>
          <w:marBottom w:val="0"/>
          <w:divBdr>
            <w:top w:val="none" w:sz="0" w:space="0" w:color="auto"/>
            <w:left w:val="none" w:sz="0" w:space="0" w:color="auto"/>
            <w:bottom w:val="none" w:sz="0" w:space="0" w:color="auto"/>
            <w:right w:val="none" w:sz="0" w:space="0" w:color="auto"/>
          </w:divBdr>
        </w:div>
        <w:div w:id="71394642">
          <w:marLeft w:val="640"/>
          <w:marRight w:val="0"/>
          <w:marTop w:val="0"/>
          <w:marBottom w:val="0"/>
          <w:divBdr>
            <w:top w:val="none" w:sz="0" w:space="0" w:color="auto"/>
            <w:left w:val="none" w:sz="0" w:space="0" w:color="auto"/>
            <w:bottom w:val="none" w:sz="0" w:space="0" w:color="auto"/>
            <w:right w:val="none" w:sz="0" w:space="0" w:color="auto"/>
          </w:divBdr>
        </w:div>
        <w:div w:id="93284228">
          <w:marLeft w:val="640"/>
          <w:marRight w:val="0"/>
          <w:marTop w:val="0"/>
          <w:marBottom w:val="0"/>
          <w:divBdr>
            <w:top w:val="none" w:sz="0" w:space="0" w:color="auto"/>
            <w:left w:val="none" w:sz="0" w:space="0" w:color="auto"/>
            <w:bottom w:val="none" w:sz="0" w:space="0" w:color="auto"/>
            <w:right w:val="none" w:sz="0" w:space="0" w:color="auto"/>
          </w:divBdr>
        </w:div>
        <w:div w:id="93399891">
          <w:marLeft w:val="640"/>
          <w:marRight w:val="0"/>
          <w:marTop w:val="0"/>
          <w:marBottom w:val="0"/>
          <w:divBdr>
            <w:top w:val="none" w:sz="0" w:space="0" w:color="auto"/>
            <w:left w:val="none" w:sz="0" w:space="0" w:color="auto"/>
            <w:bottom w:val="none" w:sz="0" w:space="0" w:color="auto"/>
            <w:right w:val="none" w:sz="0" w:space="0" w:color="auto"/>
          </w:divBdr>
        </w:div>
        <w:div w:id="153569760">
          <w:marLeft w:val="640"/>
          <w:marRight w:val="0"/>
          <w:marTop w:val="0"/>
          <w:marBottom w:val="0"/>
          <w:divBdr>
            <w:top w:val="none" w:sz="0" w:space="0" w:color="auto"/>
            <w:left w:val="none" w:sz="0" w:space="0" w:color="auto"/>
            <w:bottom w:val="none" w:sz="0" w:space="0" w:color="auto"/>
            <w:right w:val="none" w:sz="0" w:space="0" w:color="auto"/>
          </w:divBdr>
        </w:div>
        <w:div w:id="155464658">
          <w:marLeft w:val="640"/>
          <w:marRight w:val="0"/>
          <w:marTop w:val="0"/>
          <w:marBottom w:val="0"/>
          <w:divBdr>
            <w:top w:val="none" w:sz="0" w:space="0" w:color="auto"/>
            <w:left w:val="none" w:sz="0" w:space="0" w:color="auto"/>
            <w:bottom w:val="none" w:sz="0" w:space="0" w:color="auto"/>
            <w:right w:val="none" w:sz="0" w:space="0" w:color="auto"/>
          </w:divBdr>
        </w:div>
        <w:div w:id="254175851">
          <w:marLeft w:val="640"/>
          <w:marRight w:val="0"/>
          <w:marTop w:val="0"/>
          <w:marBottom w:val="0"/>
          <w:divBdr>
            <w:top w:val="none" w:sz="0" w:space="0" w:color="auto"/>
            <w:left w:val="none" w:sz="0" w:space="0" w:color="auto"/>
            <w:bottom w:val="none" w:sz="0" w:space="0" w:color="auto"/>
            <w:right w:val="none" w:sz="0" w:space="0" w:color="auto"/>
          </w:divBdr>
        </w:div>
        <w:div w:id="267394726">
          <w:marLeft w:val="640"/>
          <w:marRight w:val="0"/>
          <w:marTop w:val="0"/>
          <w:marBottom w:val="0"/>
          <w:divBdr>
            <w:top w:val="none" w:sz="0" w:space="0" w:color="auto"/>
            <w:left w:val="none" w:sz="0" w:space="0" w:color="auto"/>
            <w:bottom w:val="none" w:sz="0" w:space="0" w:color="auto"/>
            <w:right w:val="none" w:sz="0" w:space="0" w:color="auto"/>
          </w:divBdr>
        </w:div>
        <w:div w:id="354037643">
          <w:marLeft w:val="640"/>
          <w:marRight w:val="0"/>
          <w:marTop w:val="0"/>
          <w:marBottom w:val="0"/>
          <w:divBdr>
            <w:top w:val="none" w:sz="0" w:space="0" w:color="auto"/>
            <w:left w:val="none" w:sz="0" w:space="0" w:color="auto"/>
            <w:bottom w:val="none" w:sz="0" w:space="0" w:color="auto"/>
            <w:right w:val="none" w:sz="0" w:space="0" w:color="auto"/>
          </w:divBdr>
        </w:div>
        <w:div w:id="372929197">
          <w:marLeft w:val="640"/>
          <w:marRight w:val="0"/>
          <w:marTop w:val="0"/>
          <w:marBottom w:val="0"/>
          <w:divBdr>
            <w:top w:val="none" w:sz="0" w:space="0" w:color="auto"/>
            <w:left w:val="none" w:sz="0" w:space="0" w:color="auto"/>
            <w:bottom w:val="none" w:sz="0" w:space="0" w:color="auto"/>
            <w:right w:val="none" w:sz="0" w:space="0" w:color="auto"/>
          </w:divBdr>
        </w:div>
        <w:div w:id="398986343">
          <w:marLeft w:val="640"/>
          <w:marRight w:val="0"/>
          <w:marTop w:val="0"/>
          <w:marBottom w:val="0"/>
          <w:divBdr>
            <w:top w:val="none" w:sz="0" w:space="0" w:color="auto"/>
            <w:left w:val="none" w:sz="0" w:space="0" w:color="auto"/>
            <w:bottom w:val="none" w:sz="0" w:space="0" w:color="auto"/>
            <w:right w:val="none" w:sz="0" w:space="0" w:color="auto"/>
          </w:divBdr>
        </w:div>
        <w:div w:id="402222885">
          <w:marLeft w:val="640"/>
          <w:marRight w:val="0"/>
          <w:marTop w:val="0"/>
          <w:marBottom w:val="0"/>
          <w:divBdr>
            <w:top w:val="none" w:sz="0" w:space="0" w:color="auto"/>
            <w:left w:val="none" w:sz="0" w:space="0" w:color="auto"/>
            <w:bottom w:val="none" w:sz="0" w:space="0" w:color="auto"/>
            <w:right w:val="none" w:sz="0" w:space="0" w:color="auto"/>
          </w:divBdr>
        </w:div>
        <w:div w:id="445084317">
          <w:marLeft w:val="640"/>
          <w:marRight w:val="0"/>
          <w:marTop w:val="0"/>
          <w:marBottom w:val="0"/>
          <w:divBdr>
            <w:top w:val="none" w:sz="0" w:space="0" w:color="auto"/>
            <w:left w:val="none" w:sz="0" w:space="0" w:color="auto"/>
            <w:bottom w:val="none" w:sz="0" w:space="0" w:color="auto"/>
            <w:right w:val="none" w:sz="0" w:space="0" w:color="auto"/>
          </w:divBdr>
        </w:div>
        <w:div w:id="540242250">
          <w:marLeft w:val="640"/>
          <w:marRight w:val="0"/>
          <w:marTop w:val="0"/>
          <w:marBottom w:val="0"/>
          <w:divBdr>
            <w:top w:val="none" w:sz="0" w:space="0" w:color="auto"/>
            <w:left w:val="none" w:sz="0" w:space="0" w:color="auto"/>
            <w:bottom w:val="none" w:sz="0" w:space="0" w:color="auto"/>
            <w:right w:val="none" w:sz="0" w:space="0" w:color="auto"/>
          </w:divBdr>
        </w:div>
        <w:div w:id="579339902">
          <w:marLeft w:val="640"/>
          <w:marRight w:val="0"/>
          <w:marTop w:val="0"/>
          <w:marBottom w:val="0"/>
          <w:divBdr>
            <w:top w:val="none" w:sz="0" w:space="0" w:color="auto"/>
            <w:left w:val="none" w:sz="0" w:space="0" w:color="auto"/>
            <w:bottom w:val="none" w:sz="0" w:space="0" w:color="auto"/>
            <w:right w:val="none" w:sz="0" w:space="0" w:color="auto"/>
          </w:divBdr>
        </w:div>
        <w:div w:id="583883058">
          <w:marLeft w:val="640"/>
          <w:marRight w:val="0"/>
          <w:marTop w:val="0"/>
          <w:marBottom w:val="0"/>
          <w:divBdr>
            <w:top w:val="none" w:sz="0" w:space="0" w:color="auto"/>
            <w:left w:val="none" w:sz="0" w:space="0" w:color="auto"/>
            <w:bottom w:val="none" w:sz="0" w:space="0" w:color="auto"/>
            <w:right w:val="none" w:sz="0" w:space="0" w:color="auto"/>
          </w:divBdr>
        </w:div>
        <w:div w:id="588739783">
          <w:marLeft w:val="640"/>
          <w:marRight w:val="0"/>
          <w:marTop w:val="0"/>
          <w:marBottom w:val="0"/>
          <w:divBdr>
            <w:top w:val="none" w:sz="0" w:space="0" w:color="auto"/>
            <w:left w:val="none" w:sz="0" w:space="0" w:color="auto"/>
            <w:bottom w:val="none" w:sz="0" w:space="0" w:color="auto"/>
            <w:right w:val="none" w:sz="0" w:space="0" w:color="auto"/>
          </w:divBdr>
        </w:div>
        <w:div w:id="682973405">
          <w:marLeft w:val="640"/>
          <w:marRight w:val="0"/>
          <w:marTop w:val="0"/>
          <w:marBottom w:val="0"/>
          <w:divBdr>
            <w:top w:val="none" w:sz="0" w:space="0" w:color="auto"/>
            <w:left w:val="none" w:sz="0" w:space="0" w:color="auto"/>
            <w:bottom w:val="none" w:sz="0" w:space="0" w:color="auto"/>
            <w:right w:val="none" w:sz="0" w:space="0" w:color="auto"/>
          </w:divBdr>
        </w:div>
        <w:div w:id="722288239">
          <w:marLeft w:val="640"/>
          <w:marRight w:val="0"/>
          <w:marTop w:val="0"/>
          <w:marBottom w:val="0"/>
          <w:divBdr>
            <w:top w:val="none" w:sz="0" w:space="0" w:color="auto"/>
            <w:left w:val="none" w:sz="0" w:space="0" w:color="auto"/>
            <w:bottom w:val="none" w:sz="0" w:space="0" w:color="auto"/>
            <w:right w:val="none" w:sz="0" w:space="0" w:color="auto"/>
          </w:divBdr>
        </w:div>
        <w:div w:id="752123059">
          <w:marLeft w:val="640"/>
          <w:marRight w:val="0"/>
          <w:marTop w:val="0"/>
          <w:marBottom w:val="0"/>
          <w:divBdr>
            <w:top w:val="none" w:sz="0" w:space="0" w:color="auto"/>
            <w:left w:val="none" w:sz="0" w:space="0" w:color="auto"/>
            <w:bottom w:val="none" w:sz="0" w:space="0" w:color="auto"/>
            <w:right w:val="none" w:sz="0" w:space="0" w:color="auto"/>
          </w:divBdr>
        </w:div>
        <w:div w:id="791483669">
          <w:marLeft w:val="640"/>
          <w:marRight w:val="0"/>
          <w:marTop w:val="0"/>
          <w:marBottom w:val="0"/>
          <w:divBdr>
            <w:top w:val="none" w:sz="0" w:space="0" w:color="auto"/>
            <w:left w:val="none" w:sz="0" w:space="0" w:color="auto"/>
            <w:bottom w:val="none" w:sz="0" w:space="0" w:color="auto"/>
            <w:right w:val="none" w:sz="0" w:space="0" w:color="auto"/>
          </w:divBdr>
        </w:div>
        <w:div w:id="810831668">
          <w:marLeft w:val="640"/>
          <w:marRight w:val="0"/>
          <w:marTop w:val="0"/>
          <w:marBottom w:val="0"/>
          <w:divBdr>
            <w:top w:val="none" w:sz="0" w:space="0" w:color="auto"/>
            <w:left w:val="none" w:sz="0" w:space="0" w:color="auto"/>
            <w:bottom w:val="none" w:sz="0" w:space="0" w:color="auto"/>
            <w:right w:val="none" w:sz="0" w:space="0" w:color="auto"/>
          </w:divBdr>
        </w:div>
        <w:div w:id="882710193">
          <w:marLeft w:val="640"/>
          <w:marRight w:val="0"/>
          <w:marTop w:val="0"/>
          <w:marBottom w:val="0"/>
          <w:divBdr>
            <w:top w:val="none" w:sz="0" w:space="0" w:color="auto"/>
            <w:left w:val="none" w:sz="0" w:space="0" w:color="auto"/>
            <w:bottom w:val="none" w:sz="0" w:space="0" w:color="auto"/>
            <w:right w:val="none" w:sz="0" w:space="0" w:color="auto"/>
          </w:divBdr>
        </w:div>
        <w:div w:id="1076051784">
          <w:marLeft w:val="640"/>
          <w:marRight w:val="0"/>
          <w:marTop w:val="0"/>
          <w:marBottom w:val="0"/>
          <w:divBdr>
            <w:top w:val="none" w:sz="0" w:space="0" w:color="auto"/>
            <w:left w:val="none" w:sz="0" w:space="0" w:color="auto"/>
            <w:bottom w:val="none" w:sz="0" w:space="0" w:color="auto"/>
            <w:right w:val="none" w:sz="0" w:space="0" w:color="auto"/>
          </w:divBdr>
        </w:div>
        <w:div w:id="1135100170">
          <w:marLeft w:val="640"/>
          <w:marRight w:val="0"/>
          <w:marTop w:val="0"/>
          <w:marBottom w:val="0"/>
          <w:divBdr>
            <w:top w:val="none" w:sz="0" w:space="0" w:color="auto"/>
            <w:left w:val="none" w:sz="0" w:space="0" w:color="auto"/>
            <w:bottom w:val="none" w:sz="0" w:space="0" w:color="auto"/>
            <w:right w:val="none" w:sz="0" w:space="0" w:color="auto"/>
          </w:divBdr>
        </w:div>
        <w:div w:id="1138648259">
          <w:marLeft w:val="640"/>
          <w:marRight w:val="0"/>
          <w:marTop w:val="0"/>
          <w:marBottom w:val="0"/>
          <w:divBdr>
            <w:top w:val="none" w:sz="0" w:space="0" w:color="auto"/>
            <w:left w:val="none" w:sz="0" w:space="0" w:color="auto"/>
            <w:bottom w:val="none" w:sz="0" w:space="0" w:color="auto"/>
            <w:right w:val="none" w:sz="0" w:space="0" w:color="auto"/>
          </w:divBdr>
        </w:div>
        <w:div w:id="1202748114">
          <w:marLeft w:val="640"/>
          <w:marRight w:val="0"/>
          <w:marTop w:val="0"/>
          <w:marBottom w:val="0"/>
          <w:divBdr>
            <w:top w:val="none" w:sz="0" w:space="0" w:color="auto"/>
            <w:left w:val="none" w:sz="0" w:space="0" w:color="auto"/>
            <w:bottom w:val="none" w:sz="0" w:space="0" w:color="auto"/>
            <w:right w:val="none" w:sz="0" w:space="0" w:color="auto"/>
          </w:divBdr>
        </w:div>
        <w:div w:id="1287078655">
          <w:marLeft w:val="640"/>
          <w:marRight w:val="0"/>
          <w:marTop w:val="0"/>
          <w:marBottom w:val="0"/>
          <w:divBdr>
            <w:top w:val="none" w:sz="0" w:space="0" w:color="auto"/>
            <w:left w:val="none" w:sz="0" w:space="0" w:color="auto"/>
            <w:bottom w:val="none" w:sz="0" w:space="0" w:color="auto"/>
            <w:right w:val="none" w:sz="0" w:space="0" w:color="auto"/>
          </w:divBdr>
        </w:div>
        <w:div w:id="1295873035">
          <w:marLeft w:val="640"/>
          <w:marRight w:val="0"/>
          <w:marTop w:val="0"/>
          <w:marBottom w:val="0"/>
          <w:divBdr>
            <w:top w:val="none" w:sz="0" w:space="0" w:color="auto"/>
            <w:left w:val="none" w:sz="0" w:space="0" w:color="auto"/>
            <w:bottom w:val="none" w:sz="0" w:space="0" w:color="auto"/>
            <w:right w:val="none" w:sz="0" w:space="0" w:color="auto"/>
          </w:divBdr>
        </w:div>
        <w:div w:id="1312520180">
          <w:marLeft w:val="640"/>
          <w:marRight w:val="0"/>
          <w:marTop w:val="0"/>
          <w:marBottom w:val="0"/>
          <w:divBdr>
            <w:top w:val="none" w:sz="0" w:space="0" w:color="auto"/>
            <w:left w:val="none" w:sz="0" w:space="0" w:color="auto"/>
            <w:bottom w:val="none" w:sz="0" w:space="0" w:color="auto"/>
            <w:right w:val="none" w:sz="0" w:space="0" w:color="auto"/>
          </w:divBdr>
        </w:div>
        <w:div w:id="1337152775">
          <w:marLeft w:val="640"/>
          <w:marRight w:val="0"/>
          <w:marTop w:val="0"/>
          <w:marBottom w:val="0"/>
          <w:divBdr>
            <w:top w:val="none" w:sz="0" w:space="0" w:color="auto"/>
            <w:left w:val="none" w:sz="0" w:space="0" w:color="auto"/>
            <w:bottom w:val="none" w:sz="0" w:space="0" w:color="auto"/>
            <w:right w:val="none" w:sz="0" w:space="0" w:color="auto"/>
          </w:divBdr>
        </w:div>
        <w:div w:id="1342120251">
          <w:marLeft w:val="640"/>
          <w:marRight w:val="0"/>
          <w:marTop w:val="0"/>
          <w:marBottom w:val="0"/>
          <w:divBdr>
            <w:top w:val="none" w:sz="0" w:space="0" w:color="auto"/>
            <w:left w:val="none" w:sz="0" w:space="0" w:color="auto"/>
            <w:bottom w:val="none" w:sz="0" w:space="0" w:color="auto"/>
            <w:right w:val="none" w:sz="0" w:space="0" w:color="auto"/>
          </w:divBdr>
        </w:div>
        <w:div w:id="1362825646">
          <w:marLeft w:val="640"/>
          <w:marRight w:val="0"/>
          <w:marTop w:val="0"/>
          <w:marBottom w:val="0"/>
          <w:divBdr>
            <w:top w:val="none" w:sz="0" w:space="0" w:color="auto"/>
            <w:left w:val="none" w:sz="0" w:space="0" w:color="auto"/>
            <w:bottom w:val="none" w:sz="0" w:space="0" w:color="auto"/>
            <w:right w:val="none" w:sz="0" w:space="0" w:color="auto"/>
          </w:divBdr>
        </w:div>
        <w:div w:id="1385257953">
          <w:marLeft w:val="640"/>
          <w:marRight w:val="0"/>
          <w:marTop w:val="0"/>
          <w:marBottom w:val="0"/>
          <w:divBdr>
            <w:top w:val="none" w:sz="0" w:space="0" w:color="auto"/>
            <w:left w:val="none" w:sz="0" w:space="0" w:color="auto"/>
            <w:bottom w:val="none" w:sz="0" w:space="0" w:color="auto"/>
            <w:right w:val="none" w:sz="0" w:space="0" w:color="auto"/>
          </w:divBdr>
        </w:div>
        <w:div w:id="1404447642">
          <w:marLeft w:val="640"/>
          <w:marRight w:val="0"/>
          <w:marTop w:val="0"/>
          <w:marBottom w:val="0"/>
          <w:divBdr>
            <w:top w:val="none" w:sz="0" w:space="0" w:color="auto"/>
            <w:left w:val="none" w:sz="0" w:space="0" w:color="auto"/>
            <w:bottom w:val="none" w:sz="0" w:space="0" w:color="auto"/>
            <w:right w:val="none" w:sz="0" w:space="0" w:color="auto"/>
          </w:divBdr>
        </w:div>
        <w:div w:id="1432160682">
          <w:marLeft w:val="640"/>
          <w:marRight w:val="0"/>
          <w:marTop w:val="0"/>
          <w:marBottom w:val="0"/>
          <w:divBdr>
            <w:top w:val="none" w:sz="0" w:space="0" w:color="auto"/>
            <w:left w:val="none" w:sz="0" w:space="0" w:color="auto"/>
            <w:bottom w:val="none" w:sz="0" w:space="0" w:color="auto"/>
            <w:right w:val="none" w:sz="0" w:space="0" w:color="auto"/>
          </w:divBdr>
        </w:div>
        <w:div w:id="1444030927">
          <w:marLeft w:val="640"/>
          <w:marRight w:val="0"/>
          <w:marTop w:val="0"/>
          <w:marBottom w:val="0"/>
          <w:divBdr>
            <w:top w:val="none" w:sz="0" w:space="0" w:color="auto"/>
            <w:left w:val="none" w:sz="0" w:space="0" w:color="auto"/>
            <w:bottom w:val="none" w:sz="0" w:space="0" w:color="auto"/>
            <w:right w:val="none" w:sz="0" w:space="0" w:color="auto"/>
          </w:divBdr>
        </w:div>
        <w:div w:id="1586382738">
          <w:marLeft w:val="640"/>
          <w:marRight w:val="0"/>
          <w:marTop w:val="0"/>
          <w:marBottom w:val="0"/>
          <w:divBdr>
            <w:top w:val="none" w:sz="0" w:space="0" w:color="auto"/>
            <w:left w:val="none" w:sz="0" w:space="0" w:color="auto"/>
            <w:bottom w:val="none" w:sz="0" w:space="0" w:color="auto"/>
            <w:right w:val="none" w:sz="0" w:space="0" w:color="auto"/>
          </w:divBdr>
        </w:div>
        <w:div w:id="1813138188">
          <w:marLeft w:val="640"/>
          <w:marRight w:val="0"/>
          <w:marTop w:val="0"/>
          <w:marBottom w:val="0"/>
          <w:divBdr>
            <w:top w:val="none" w:sz="0" w:space="0" w:color="auto"/>
            <w:left w:val="none" w:sz="0" w:space="0" w:color="auto"/>
            <w:bottom w:val="none" w:sz="0" w:space="0" w:color="auto"/>
            <w:right w:val="none" w:sz="0" w:space="0" w:color="auto"/>
          </w:divBdr>
        </w:div>
        <w:div w:id="1824159258">
          <w:marLeft w:val="640"/>
          <w:marRight w:val="0"/>
          <w:marTop w:val="0"/>
          <w:marBottom w:val="0"/>
          <w:divBdr>
            <w:top w:val="none" w:sz="0" w:space="0" w:color="auto"/>
            <w:left w:val="none" w:sz="0" w:space="0" w:color="auto"/>
            <w:bottom w:val="none" w:sz="0" w:space="0" w:color="auto"/>
            <w:right w:val="none" w:sz="0" w:space="0" w:color="auto"/>
          </w:divBdr>
        </w:div>
        <w:div w:id="1871337232">
          <w:marLeft w:val="640"/>
          <w:marRight w:val="0"/>
          <w:marTop w:val="0"/>
          <w:marBottom w:val="0"/>
          <w:divBdr>
            <w:top w:val="none" w:sz="0" w:space="0" w:color="auto"/>
            <w:left w:val="none" w:sz="0" w:space="0" w:color="auto"/>
            <w:bottom w:val="none" w:sz="0" w:space="0" w:color="auto"/>
            <w:right w:val="none" w:sz="0" w:space="0" w:color="auto"/>
          </w:divBdr>
        </w:div>
        <w:div w:id="1872450321">
          <w:marLeft w:val="640"/>
          <w:marRight w:val="0"/>
          <w:marTop w:val="0"/>
          <w:marBottom w:val="0"/>
          <w:divBdr>
            <w:top w:val="none" w:sz="0" w:space="0" w:color="auto"/>
            <w:left w:val="none" w:sz="0" w:space="0" w:color="auto"/>
            <w:bottom w:val="none" w:sz="0" w:space="0" w:color="auto"/>
            <w:right w:val="none" w:sz="0" w:space="0" w:color="auto"/>
          </w:divBdr>
        </w:div>
        <w:div w:id="1889606490">
          <w:marLeft w:val="640"/>
          <w:marRight w:val="0"/>
          <w:marTop w:val="0"/>
          <w:marBottom w:val="0"/>
          <w:divBdr>
            <w:top w:val="none" w:sz="0" w:space="0" w:color="auto"/>
            <w:left w:val="none" w:sz="0" w:space="0" w:color="auto"/>
            <w:bottom w:val="none" w:sz="0" w:space="0" w:color="auto"/>
            <w:right w:val="none" w:sz="0" w:space="0" w:color="auto"/>
          </w:divBdr>
        </w:div>
        <w:div w:id="1930190484">
          <w:marLeft w:val="640"/>
          <w:marRight w:val="0"/>
          <w:marTop w:val="0"/>
          <w:marBottom w:val="0"/>
          <w:divBdr>
            <w:top w:val="none" w:sz="0" w:space="0" w:color="auto"/>
            <w:left w:val="none" w:sz="0" w:space="0" w:color="auto"/>
            <w:bottom w:val="none" w:sz="0" w:space="0" w:color="auto"/>
            <w:right w:val="none" w:sz="0" w:space="0" w:color="auto"/>
          </w:divBdr>
        </w:div>
        <w:div w:id="1936554502">
          <w:marLeft w:val="640"/>
          <w:marRight w:val="0"/>
          <w:marTop w:val="0"/>
          <w:marBottom w:val="0"/>
          <w:divBdr>
            <w:top w:val="none" w:sz="0" w:space="0" w:color="auto"/>
            <w:left w:val="none" w:sz="0" w:space="0" w:color="auto"/>
            <w:bottom w:val="none" w:sz="0" w:space="0" w:color="auto"/>
            <w:right w:val="none" w:sz="0" w:space="0" w:color="auto"/>
          </w:divBdr>
        </w:div>
        <w:div w:id="1947079520">
          <w:marLeft w:val="640"/>
          <w:marRight w:val="0"/>
          <w:marTop w:val="0"/>
          <w:marBottom w:val="0"/>
          <w:divBdr>
            <w:top w:val="none" w:sz="0" w:space="0" w:color="auto"/>
            <w:left w:val="none" w:sz="0" w:space="0" w:color="auto"/>
            <w:bottom w:val="none" w:sz="0" w:space="0" w:color="auto"/>
            <w:right w:val="none" w:sz="0" w:space="0" w:color="auto"/>
          </w:divBdr>
        </w:div>
        <w:div w:id="1948540832">
          <w:marLeft w:val="640"/>
          <w:marRight w:val="0"/>
          <w:marTop w:val="0"/>
          <w:marBottom w:val="0"/>
          <w:divBdr>
            <w:top w:val="none" w:sz="0" w:space="0" w:color="auto"/>
            <w:left w:val="none" w:sz="0" w:space="0" w:color="auto"/>
            <w:bottom w:val="none" w:sz="0" w:space="0" w:color="auto"/>
            <w:right w:val="none" w:sz="0" w:space="0" w:color="auto"/>
          </w:divBdr>
        </w:div>
        <w:div w:id="2029795909">
          <w:marLeft w:val="640"/>
          <w:marRight w:val="0"/>
          <w:marTop w:val="0"/>
          <w:marBottom w:val="0"/>
          <w:divBdr>
            <w:top w:val="none" w:sz="0" w:space="0" w:color="auto"/>
            <w:left w:val="none" w:sz="0" w:space="0" w:color="auto"/>
            <w:bottom w:val="none" w:sz="0" w:space="0" w:color="auto"/>
            <w:right w:val="none" w:sz="0" w:space="0" w:color="auto"/>
          </w:divBdr>
        </w:div>
        <w:div w:id="2065760437">
          <w:marLeft w:val="640"/>
          <w:marRight w:val="0"/>
          <w:marTop w:val="0"/>
          <w:marBottom w:val="0"/>
          <w:divBdr>
            <w:top w:val="none" w:sz="0" w:space="0" w:color="auto"/>
            <w:left w:val="none" w:sz="0" w:space="0" w:color="auto"/>
            <w:bottom w:val="none" w:sz="0" w:space="0" w:color="auto"/>
            <w:right w:val="none" w:sz="0" w:space="0" w:color="auto"/>
          </w:divBdr>
        </w:div>
        <w:div w:id="2075348306">
          <w:marLeft w:val="640"/>
          <w:marRight w:val="0"/>
          <w:marTop w:val="0"/>
          <w:marBottom w:val="0"/>
          <w:divBdr>
            <w:top w:val="none" w:sz="0" w:space="0" w:color="auto"/>
            <w:left w:val="none" w:sz="0" w:space="0" w:color="auto"/>
            <w:bottom w:val="none" w:sz="0" w:space="0" w:color="auto"/>
            <w:right w:val="none" w:sz="0" w:space="0" w:color="auto"/>
          </w:divBdr>
        </w:div>
      </w:divsChild>
    </w:div>
    <w:div w:id="2142722097">
      <w:marLeft w:val="640"/>
      <w:marRight w:val="0"/>
      <w:marTop w:val="0"/>
      <w:marBottom w:val="0"/>
      <w:divBdr>
        <w:top w:val="none" w:sz="0" w:space="0" w:color="auto"/>
        <w:left w:val="none" w:sz="0" w:space="0" w:color="auto"/>
        <w:bottom w:val="none" w:sz="0" w:space="0" w:color="auto"/>
        <w:right w:val="none" w:sz="0" w:space="0" w:color="auto"/>
      </w:divBdr>
    </w:div>
    <w:div w:id="2143107433">
      <w:marLeft w:val="640"/>
      <w:marRight w:val="0"/>
      <w:marTop w:val="0"/>
      <w:marBottom w:val="0"/>
      <w:divBdr>
        <w:top w:val="none" w:sz="0" w:space="0" w:color="auto"/>
        <w:left w:val="none" w:sz="0" w:space="0" w:color="auto"/>
        <w:bottom w:val="none" w:sz="0" w:space="0" w:color="auto"/>
        <w:right w:val="none" w:sz="0" w:space="0" w:color="auto"/>
      </w:divBdr>
    </w:div>
    <w:div w:id="2143182995">
      <w:marLeft w:val="640"/>
      <w:marRight w:val="0"/>
      <w:marTop w:val="0"/>
      <w:marBottom w:val="0"/>
      <w:divBdr>
        <w:top w:val="none" w:sz="0" w:space="0" w:color="auto"/>
        <w:left w:val="none" w:sz="0" w:space="0" w:color="auto"/>
        <w:bottom w:val="none" w:sz="0" w:space="0" w:color="auto"/>
        <w:right w:val="none" w:sz="0" w:space="0" w:color="auto"/>
      </w:divBdr>
    </w:div>
    <w:div w:id="2143378982">
      <w:marLeft w:val="640"/>
      <w:marRight w:val="0"/>
      <w:marTop w:val="0"/>
      <w:marBottom w:val="0"/>
      <w:divBdr>
        <w:top w:val="none" w:sz="0" w:space="0" w:color="auto"/>
        <w:left w:val="none" w:sz="0" w:space="0" w:color="auto"/>
        <w:bottom w:val="none" w:sz="0" w:space="0" w:color="auto"/>
        <w:right w:val="none" w:sz="0" w:space="0" w:color="auto"/>
      </w:divBdr>
    </w:div>
    <w:div w:id="214665781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emf"/><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10" Type="http://schemas.openxmlformats.org/officeDocument/2006/relationships/image" Target="media/image2.emf"/><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hyperlink" Target="https://github.com/LKeene/DiverseCollections" TargetMode="External"/><Relationship Id="rId4" Type="http://schemas.openxmlformats.org/officeDocument/2006/relationships/settings" Target="settings.xml"/><Relationship Id="rId9" Type="http://schemas.openxmlformats.org/officeDocument/2006/relationships/image" Target="media/image1.emf"/><Relationship Id="rId14" Type="http://schemas.microsoft.com/office/2016/09/relationships/commentsIds" Target="commentsIds.xml"/><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theme" Target="theme/theme1.xml"/><Relationship Id="rId8" Type="http://schemas.openxmlformats.org/officeDocument/2006/relationships/hyperlink" Target="mailto:Mark.Stenglein@colostate.edu" TargetMode="Externa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microsoft.com/office/2011/relationships/people" Target="people.xml"/><Relationship Id="rId20" Type="http://schemas.openxmlformats.org/officeDocument/2006/relationships/image" Target="media/image8.emf"/><Relationship Id="rId41" Type="http://schemas.openxmlformats.org/officeDocument/2006/relationships/image" Target="media/image29.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62196B2-1C06-BA47-97FD-0CCF066687E3}"/>
      </w:docPartPr>
      <w:docPartBody>
        <w:p w:rsidR="00ED7E3B" w:rsidRDefault="00A978F9">
          <w:r w:rsidRPr="006F7787">
            <w:rPr>
              <w:rStyle w:val="PlaceholderText"/>
            </w:rPr>
            <w:t>Click or tap here to enter text.</w:t>
          </w:r>
        </w:p>
      </w:docPartBody>
    </w:docPart>
    <w:docPart>
      <w:docPartPr>
        <w:name w:val="E4636D8D4B6FD24BA5C25A2C77143843"/>
        <w:category>
          <w:name w:val="General"/>
          <w:gallery w:val="placeholder"/>
        </w:category>
        <w:types>
          <w:type w:val="bbPlcHdr"/>
        </w:types>
        <w:behaviors>
          <w:behavior w:val="content"/>
        </w:behaviors>
        <w:guid w:val="{B473F459-C94C-BB40-AF0E-E1DB3959D742}"/>
      </w:docPartPr>
      <w:docPartBody>
        <w:p w:rsidR="00E85B34" w:rsidRDefault="004E0484" w:rsidP="004E0484">
          <w:pPr>
            <w:pStyle w:val="E4636D8D4B6FD24BA5C25A2C77143843"/>
          </w:pPr>
          <w:r w:rsidRPr="006F7787">
            <w:rPr>
              <w:rStyle w:val="PlaceholderText"/>
            </w:rPr>
            <w:t>Click or tap here to enter text.</w:t>
          </w:r>
        </w:p>
      </w:docPartBody>
    </w:docPart>
    <w:docPart>
      <w:docPartPr>
        <w:name w:val="A118E2E23F11404A8EF6A6237444685F"/>
        <w:category>
          <w:name w:val="General"/>
          <w:gallery w:val="placeholder"/>
        </w:category>
        <w:types>
          <w:type w:val="bbPlcHdr"/>
        </w:types>
        <w:behaviors>
          <w:behavior w:val="content"/>
        </w:behaviors>
        <w:guid w:val="{CA3C0A00-0296-774A-9B4D-59BCF4FBB650}"/>
      </w:docPartPr>
      <w:docPartBody>
        <w:p w:rsidR="00E85B34" w:rsidRDefault="004E0484" w:rsidP="004E0484">
          <w:pPr>
            <w:pStyle w:val="A118E2E23F11404A8EF6A6237444685F"/>
          </w:pPr>
          <w:r w:rsidRPr="006F7787">
            <w:rPr>
              <w:rStyle w:val="PlaceholderText"/>
            </w:rPr>
            <w:t>Click or tap here to enter text.</w:t>
          </w:r>
        </w:p>
      </w:docPartBody>
    </w:docPart>
    <w:docPart>
      <w:docPartPr>
        <w:name w:val="4C0B5C0835F7074E851AB2DEE77E3CAF"/>
        <w:category>
          <w:name w:val="General"/>
          <w:gallery w:val="placeholder"/>
        </w:category>
        <w:types>
          <w:type w:val="bbPlcHdr"/>
        </w:types>
        <w:behaviors>
          <w:behavior w:val="content"/>
        </w:behaviors>
        <w:guid w:val="{680A87FA-65AD-7A4E-A678-50DA68707491}"/>
      </w:docPartPr>
      <w:docPartBody>
        <w:p w:rsidR="00E85B34" w:rsidRDefault="004E0484" w:rsidP="004E0484">
          <w:pPr>
            <w:pStyle w:val="4C0B5C0835F7074E851AB2DEE77E3CAF"/>
          </w:pPr>
          <w:r w:rsidRPr="006F7787">
            <w:rPr>
              <w:rStyle w:val="PlaceholderText"/>
            </w:rPr>
            <w:t>Click or tap here to enter text.</w:t>
          </w:r>
        </w:p>
      </w:docPartBody>
    </w:docPart>
    <w:docPart>
      <w:docPartPr>
        <w:name w:val="25D0F709A5F26E4091E73683A3E76604"/>
        <w:category>
          <w:name w:val="General"/>
          <w:gallery w:val="placeholder"/>
        </w:category>
        <w:types>
          <w:type w:val="bbPlcHdr"/>
        </w:types>
        <w:behaviors>
          <w:behavior w:val="content"/>
        </w:behaviors>
        <w:guid w:val="{218FE228-74A0-D74A-BC33-587FDB5CF759}"/>
      </w:docPartPr>
      <w:docPartBody>
        <w:p w:rsidR="00E85B34" w:rsidRDefault="004E0484" w:rsidP="004E0484">
          <w:pPr>
            <w:pStyle w:val="25D0F709A5F26E4091E73683A3E76604"/>
          </w:pPr>
          <w:r w:rsidRPr="006F7787">
            <w:rPr>
              <w:rStyle w:val="PlaceholderText"/>
            </w:rPr>
            <w:t>Click or tap here to enter text.</w:t>
          </w:r>
        </w:p>
      </w:docPartBody>
    </w:docPart>
    <w:docPart>
      <w:docPartPr>
        <w:name w:val="A679120BA74FC44EBF6EB5B22E531A77"/>
        <w:category>
          <w:name w:val="General"/>
          <w:gallery w:val="placeholder"/>
        </w:category>
        <w:types>
          <w:type w:val="bbPlcHdr"/>
        </w:types>
        <w:behaviors>
          <w:behavior w:val="content"/>
        </w:behaviors>
        <w:guid w:val="{3F0001D6-5BEB-C94E-BFFC-E56FB972952C}"/>
      </w:docPartPr>
      <w:docPartBody>
        <w:p w:rsidR="000027D0" w:rsidRDefault="001D326B" w:rsidP="001D326B">
          <w:pPr>
            <w:pStyle w:val="A679120BA74FC44EBF6EB5B22E531A77"/>
          </w:pPr>
          <w:r w:rsidRPr="006F7787">
            <w:rPr>
              <w:rStyle w:val="PlaceholderText"/>
            </w:rPr>
            <w:t>Click or tap here to enter text.</w:t>
          </w:r>
        </w:p>
      </w:docPartBody>
    </w:docPart>
    <w:docPart>
      <w:docPartPr>
        <w:name w:val="2467AF0E1ABCEE4982D3CD495B7BF352"/>
        <w:category>
          <w:name w:val="General"/>
          <w:gallery w:val="placeholder"/>
        </w:category>
        <w:types>
          <w:type w:val="bbPlcHdr"/>
        </w:types>
        <w:behaviors>
          <w:behavior w:val="content"/>
        </w:behaviors>
        <w:guid w:val="{4EE8FEC0-92BE-EE47-A261-1593C2F6EAC9}"/>
      </w:docPartPr>
      <w:docPartBody>
        <w:p w:rsidR="008A43C9" w:rsidRDefault="000027D0" w:rsidP="000027D0">
          <w:pPr>
            <w:pStyle w:val="2467AF0E1ABCEE4982D3CD495B7BF352"/>
          </w:pPr>
          <w:r w:rsidRPr="006F7787">
            <w:rPr>
              <w:rStyle w:val="PlaceholderText"/>
            </w:rPr>
            <w:t>Click or tap here to enter text.</w:t>
          </w:r>
        </w:p>
      </w:docPartBody>
    </w:docPart>
    <w:docPart>
      <w:docPartPr>
        <w:name w:val="C98AAF8BD4F7A34A83A2046D5EB71D2B"/>
        <w:category>
          <w:name w:val="General"/>
          <w:gallery w:val="placeholder"/>
        </w:category>
        <w:types>
          <w:type w:val="bbPlcHdr"/>
        </w:types>
        <w:behaviors>
          <w:behavior w:val="content"/>
        </w:behaviors>
        <w:guid w:val="{7087EA52-BCE3-F145-87B5-FCA2A49DCC63}"/>
      </w:docPartPr>
      <w:docPartBody>
        <w:p w:rsidR="00F710C9" w:rsidRDefault="00712898" w:rsidP="00712898">
          <w:pPr>
            <w:pStyle w:val="C98AAF8BD4F7A34A83A2046D5EB71D2B"/>
          </w:pPr>
          <w:r w:rsidRPr="006F7787">
            <w:rPr>
              <w:rStyle w:val="PlaceholderText"/>
            </w:rPr>
            <w:t>Click or tap here to enter text.</w:t>
          </w:r>
        </w:p>
      </w:docPartBody>
    </w:docPart>
    <w:docPart>
      <w:docPartPr>
        <w:name w:val="47709C0294A56149A5031DBD5C6CCA17"/>
        <w:category>
          <w:name w:val="General"/>
          <w:gallery w:val="placeholder"/>
        </w:category>
        <w:types>
          <w:type w:val="bbPlcHdr"/>
        </w:types>
        <w:behaviors>
          <w:behavior w:val="content"/>
        </w:behaviors>
        <w:guid w:val="{02A98B97-C1B4-CA49-9CC3-28511DF5600D}"/>
      </w:docPartPr>
      <w:docPartBody>
        <w:p w:rsidR="00F710C9" w:rsidRDefault="00712898" w:rsidP="00712898">
          <w:pPr>
            <w:pStyle w:val="47709C0294A56149A5031DBD5C6CCA17"/>
          </w:pPr>
          <w:r w:rsidRPr="006F7787">
            <w:rPr>
              <w:rStyle w:val="PlaceholderText"/>
            </w:rPr>
            <w:t>Click or tap here to enter text.</w:t>
          </w:r>
        </w:p>
      </w:docPartBody>
    </w:docPart>
    <w:docPart>
      <w:docPartPr>
        <w:name w:val="91F8B37C6CA7CA4C80FE59220F4331B4"/>
        <w:category>
          <w:name w:val="General"/>
          <w:gallery w:val="placeholder"/>
        </w:category>
        <w:types>
          <w:type w:val="bbPlcHdr"/>
        </w:types>
        <w:behaviors>
          <w:behavior w:val="content"/>
        </w:behaviors>
        <w:guid w:val="{24448BF7-2E31-1D49-9BBB-A159F5F2402B}"/>
      </w:docPartPr>
      <w:docPartBody>
        <w:p w:rsidR="00F710C9" w:rsidRDefault="00712898" w:rsidP="00712898">
          <w:pPr>
            <w:pStyle w:val="91F8B37C6CA7CA4C80FE59220F4331B4"/>
          </w:pPr>
          <w:r w:rsidRPr="006F7787">
            <w:rPr>
              <w:rStyle w:val="PlaceholderText"/>
            </w:rPr>
            <w:t>Click or tap here to enter text.</w:t>
          </w:r>
        </w:p>
      </w:docPartBody>
    </w:docPart>
    <w:docPart>
      <w:docPartPr>
        <w:name w:val="3D570A39FD904A4886B39471D0447EE5"/>
        <w:category>
          <w:name w:val="General"/>
          <w:gallery w:val="placeholder"/>
        </w:category>
        <w:types>
          <w:type w:val="bbPlcHdr"/>
        </w:types>
        <w:behaviors>
          <w:behavior w:val="content"/>
        </w:behaviors>
        <w:guid w:val="{9C0DC019-0E42-8E41-A6DB-40C3C1BE7350}"/>
      </w:docPartPr>
      <w:docPartBody>
        <w:p w:rsidR="00856F07" w:rsidRDefault="00F17B24" w:rsidP="00F17B24">
          <w:pPr>
            <w:pStyle w:val="3D570A39FD904A4886B39471D0447EE5"/>
          </w:pPr>
          <w:r w:rsidRPr="006F7787">
            <w:rPr>
              <w:rStyle w:val="PlaceholderText"/>
            </w:rPr>
            <w:t>Click or tap here to enter text.</w:t>
          </w:r>
        </w:p>
      </w:docPartBody>
    </w:docPart>
    <w:docPart>
      <w:docPartPr>
        <w:name w:val="6297F4685FF2394CBBFBB8561D0B9139"/>
        <w:category>
          <w:name w:val="General"/>
          <w:gallery w:val="placeholder"/>
        </w:category>
        <w:types>
          <w:type w:val="bbPlcHdr"/>
        </w:types>
        <w:behaviors>
          <w:behavior w:val="content"/>
        </w:behaviors>
        <w:guid w:val="{F863736C-DC04-A24F-97EC-462C99869BB8}"/>
      </w:docPartPr>
      <w:docPartBody>
        <w:p w:rsidR="00856F07" w:rsidRDefault="00F17B24" w:rsidP="00F17B24">
          <w:pPr>
            <w:pStyle w:val="6297F4685FF2394CBBFBB8561D0B9139"/>
          </w:pPr>
          <w:r w:rsidRPr="006F7787">
            <w:rPr>
              <w:rStyle w:val="PlaceholderText"/>
            </w:rPr>
            <w:t>Click or tap here to enter text.</w:t>
          </w:r>
        </w:p>
      </w:docPartBody>
    </w:docPart>
    <w:docPart>
      <w:docPartPr>
        <w:name w:val="816D2EF649069B4497A415F3FD56B5E3"/>
        <w:category>
          <w:name w:val="General"/>
          <w:gallery w:val="placeholder"/>
        </w:category>
        <w:types>
          <w:type w:val="bbPlcHdr"/>
        </w:types>
        <w:behaviors>
          <w:behavior w:val="content"/>
        </w:behaviors>
        <w:guid w:val="{F1091423-2D81-D845-AB2C-DD237E8AB2CF}"/>
      </w:docPartPr>
      <w:docPartBody>
        <w:p w:rsidR="00856F07" w:rsidRDefault="00F17B24" w:rsidP="00F17B24">
          <w:pPr>
            <w:pStyle w:val="816D2EF649069B4497A415F3FD56B5E3"/>
          </w:pPr>
          <w:r w:rsidRPr="006F7787">
            <w:rPr>
              <w:rStyle w:val="PlaceholderText"/>
            </w:rPr>
            <w:t>Click or tap here to enter text.</w:t>
          </w:r>
        </w:p>
      </w:docPartBody>
    </w:docPart>
    <w:docPart>
      <w:docPartPr>
        <w:name w:val="5B6710D33600B649BB063B047C198B8B"/>
        <w:category>
          <w:name w:val="General"/>
          <w:gallery w:val="placeholder"/>
        </w:category>
        <w:types>
          <w:type w:val="bbPlcHdr"/>
        </w:types>
        <w:behaviors>
          <w:behavior w:val="content"/>
        </w:behaviors>
        <w:guid w:val="{AFC63C06-AA9F-2B49-953A-377D83884CC9}"/>
      </w:docPartPr>
      <w:docPartBody>
        <w:p w:rsidR="00856F07" w:rsidRDefault="00F17B24" w:rsidP="00F17B24">
          <w:pPr>
            <w:pStyle w:val="5B6710D33600B649BB063B047C198B8B"/>
          </w:pPr>
          <w:r w:rsidRPr="006F778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F9"/>
    <w:rsid w:val="000027D0"/>
    <w:rsid w:val="00027559"/>
    <w:rsid w:val="000556EC"/>
    <w:rsid w:val="000D2798"/>
    <w:rsid w:val="001436CF"/>
    <w:rsid w:val="00191633"/>
    <w:rsid w:val="00195412"/>
    <w:rsid w:val="001D326B"/>
    <w:rsid w:val="00225C0A"/>
    <w:rsid w:val="00240286"/>
    <w:rsid w:val="0026216A"/>
    <w:rsid w:val="002B1A7D"/>
    <w:rsid w:val="002F408C"/>
    <w:rsid w:val="002F4B4D"/>
    <w:rsid w:val="00350BC8"/>
    <w:rsid w:val="00381EA9"/>
    <w:rsid w:val="00393E46"/>
    <w:rsid w:val="003C1DBC"/>
    <w:rsid w:val="00423BAD"/>
    <w:rsid w:val="00456256"/>
    <w:rsid w:val="004E0484"/>
    <w:rsid w:val="00646E4F"/>
    <w:rsid w:val="00662E63"/>
    <w:rsid w:val="00693184"/>
    <w:rsid w:val="006B1B07"/>
    <w:rsid w:val="006D2767"/>
    <w:rsid w:val="006D3151"/>
    <w:rsid w:val="006D3DF7"/>
    <w:rsid w:val="00712898"/>
    <w:rsid w:val="0078319F"/>
    <w:rsid w:val="007F2869"/>
    <w:rsid w:val="008402E4"/>
    <w:rsid w:val="00856F07"/>
    <w:rsid w:val="00885254"/>
    <w:rsid w:val="00887DAA"/>
    <w:rsid w:val="008A032B"/>
    <w:rsid w:val="008A43C9"/>
    <w:rsid w:val="008B07D2"/>
    <w:rsid w:val="008C542D"/>
    <w:rsid w:val="00A352E1"/>
    <w:rsid w:val="00A35DD8"/>
    <w:rsid w:val="00A7293F"/>
    <w:rsid w:val="00A978F9"/>
    <w:rsid w:val="00AF537B"/>
    <w:rsid w:val="00B0746C"/>
    <w:rsid w:val="00B1258A"/>
    <w:rsid w:val="00B31012"/>
    <w:rsid w:val="00BA23DE"/>
    <w:rsid w:val="00BB37A8"/>
    <w:rsid w:val="00BC2019"/>
    <w:rsid w:val="00C118B9"/>
    <w:rsid w:val="00C36F27"/>
    <w:rsid w:val="00C72EF9"/>
    <w:rsid w:val="00C82854"/>
    <w:rsid w:val="00CA1B38"/>
    <w:rsid w:val="00CB57CC"/>
    <w:rsid w:val="00CC7F6E"/>
    <w:rsid w:val="00CD613D"/>
    <w:rsid w:val="00DB6CA4"/>
    <w:rsid w:val="00E07A38"/>
    <w:rsid w:val="00E125CE"/>
    <w:rsid w:val="00E22DA7"/>
    <w:rsid w:val="00E335E4"/>
    <w:rsid w:val="00E85B34"/>
    <w:rsid w:val="00ED7E3B"/>
    <w:rsid w:val="00F17B24"/>
    <w:rsid w:val="00F30064"/>
    <w:rsid w:val="00F54B1F"/>
    <w:rsid w:val="00F710C9"/>
    <w:rsid w:val="00F950D2"/>
    <w:rsid w:val="00F95641"/>
    <w:rsid w:val="00FB0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17B24"/>
    <w:rPr>
      <w:color w:val="666666"/>
    </w:rPr>
  </w:style>
  <w:style w:type="paragraph" w:customStyle="1" w:styleId="C98AAF8BD4F7A34A83A2046D5EB71D2B">
    <w:name w:val="C98AAF8BD4F7A34A83A2046D5EB71D2B"/>
    <w:rsid w:val="00712898"/>
  </w:style>
  <w:style w:type="paragraph" w:customStyle="1" w:styleId="47709C0294A56149A5031DBD5C6CCA17">
    <w:name w:val="47709C0294A56149A5031DBD5C6CCA17"/>
    <w:rsid w:val="00712898"/>
  </w:style>
  <w:style w:type="paragraph" w:customStyle="1" w:styleId="E4636D8D4B6FD24BA5C25A2C77143843">
    <w:name w:val="E4636D8D4B6FD24BA5C25A2C77143843"/>
    <w:rsid w:val="004E0484"/>
  </w:style>
  <w:style w:type="paragraph" w:customStyle="1" w:styleId="A118E2E23F11404A8EF6A6237444685F">
    <w:name w:val="A118E2E23F11404A8EF6A6237444685F"/>
    <w:rsid w:val="004E0484"/>
  </w:style>
  <w:style w:type="paragraph" w:customStyle="1" w:styleId="4C0B5C0835F7074E851AB2DEE77E3CAF">
    <w:name w:val="4C0B5C0835F7074E851AB2DEE77E3CAF"/>
    <w:rsid w:val="004E0484"/>
  </w:style>
  <w:style w:type="paragraph" w:customStyle="1" w:styleId="25D0F709A5F26E4091E73683A3E76604">
    <w:name w:val="25D0F709A5F26E4091E73683A3E76604"/>
    <w:rsid w:val="004E0484"/>
  </w:style>
  <w:style w:type="paragraph" w:customStyle="1" w:styleId="A679120BA74FC44EBF6EB5B22E531A77">
    <w:name w:val="A679120BA74FC44EBF6EB5B22E531A77"/>
    <w:rsid w:val="001D326B"/>
  </w:style>
  <w:style w:type="paragraph" w:customStyle="1" w:styleId="2467AF0E1ABCEE4982D3CD495B7BF352">
    <w:name w:val="2467AF0E1ABCEE4982D3CD495B7BF352"/>
    <w:rsid w:val="000027D0"/>
  </w:style>
  <w:style w:type="paragraph" w:customStyle="1" w:styleId="91F8B37C6CA7CA4C80FE59220F4331B4">
    <w:name w:val="91F8B37C6CA7CA4C80FE59220F4331B4"/>
    <w:rsid w:val="00712898"/>
  </w:style>
  <w:style w:type="paragraph" w:customStyle="1" w:styleId="3D570A39FD904A4886B39471D0447EE5">
    <w:name w:val="3D570A39FD904A4886B39471D0447EE5"/>
    <w:rsid w:val="00F17B24"/>
  </w:style>
  <w:style w:type="paragraph" w:customStyle="1" w:styleId="6297F4685FF2394CBBFBB8561D0B9139">
    <w:name w:val="6297F4685FF2394CBBFBB8561D0B9139"/>
    <w:rsid w:val="00F17B24"/>
  </w:style>
  <w:style w:type="paragraph" w:customStyle="1" w:styleId="816D2EF649069B4497A415F3FD56B5E3">
    <w:name w:val="816D2EF649069B4497A415F3FD56B5E3"/>
    <w:rsid w:val="00F17B24"/>
  </w:style>
  <w:style w:type="paragraph" w:customStyle="1" w:styleId="5B6710D33600B649BB063B047C198B8B">
    <w:name w:val="5B6710D33600B649BB063B047C198B8B"/>
    <w:rsid w:val="00F17B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2E04FC-E8C8-CD4A-9E25-4BBD5878F3EE}">
  <we:reference id="wa104382081" version="1.55.1.0" store="en-US" storeType="OMEX"/>
  <we:alternateReferences>
    <we:reference id="wa104382081" version="1.55.1.0" store="" storeType="OMEX"/>
  </we:alternateReferences>
  <we:properties>
    <we:property name="MENDELEY_CITATIONS" value="[{&quot;citationID&quot;:&quot;MENDELEY_CITATION_c1e73672-afcd-43ef-b6ad-a6170f17ff65&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&quot;,&quot;citationItems&quot;:[{&quot;id&quot;:&quot;f845fbdc-5799-3e1a-abe0-b27af735a918&quot;,&quot;itemData&quot;:{&quot;type&quot;:&quot;article-journal&quot;,&quot;id&quot;:&quot;f845fbdc-5799-3e1a-abe0-b27af735a918&quot;,&quot;title&quot;:&quot;Exploring the Human Virome: Composition, Dynamics, and Implications for Health and Disease&quot;,&quot;author&quot;:[{&quot;family&quot;:&quot;Bhagchandani&quot;,&quot;given&quot;:&quot;Tannu&quot;,&quot;parse-names&quot;:false,&quot;dropping-particle&quot;:&quot;&quot;,&quot;non-dropping-particle&quot;:&quot;&quot;},{&quot;family&quot;:&quot;Nikita&quot;,&quot;given&quot;:&quot;&quot;,&quot;parse-names&quot;:false,&quot;dropping-particle&quot;:&quot;&quot;,&quot;non-dropping-particle&quot;:&quot;&quot;},{&quot;family&quot;:&quot;Verma&quot;,&quot;given&quot;:&quot;Anjali&quot;,&quot;parse-names&quot;:false,&quot;dropping-particle&quot;:&quot;&quot;,&quot;non-dropping-particle&quot;:&quot;&quot;},{&quot;family&quot;:&quot;Tandon&quot;,&quot;given&quot;:&quot;Ravi&quot;,&quot;parse-names&quot;:false,&quot;dropping-particle&quot;:&quot;&quot;,&quot;non-dropping-particle&quot;:&quot;&quot;}],&quot;container-title&quot;:&quot;Current Microbiology&quot;,&quot;container-title-short&quot;:&quot;Curr Microbiol&quot;,&quot;DOI&quot;:&quot;10.1007/s00284-023-03537-0&quot;,&quot;ISSN&quot;:&quot;0343-8651&quot;,&quot;issued&quot;:{&quot;date-parts&quot;:[[2024,1,25]]},&quot;page&quot;:&quot;16&quot;,&quot;issue&quot;:&quot;1&quot;,&quot;volume&quot;:&quot;81&quot;},&quot;isTemporary&quot;:false},{&quot;id&quot;:&quot;1ed05f17-13ad-39e0-89ad-4dfa8936217d&quot;,&quot;itemData&quot;:{&quot;type&quot;:&quot;article-journal&quot;,&quot;id&quot;:&quot;1ed05f17-13ad-39e0-89ad-4dfa8936217d&quot;,&quot;title&quot;:&quot;The Baltic Sea Virome: Diversity and Transcriptional Activity of DNA and RNA Viruses&quot;,&quot;author&quot;:[{&quot;family&quot;:&quot;Zeigler Allen&quot;,&quot;given&quot;:&quot;Lisa&quot;,&quot;parse-names&quot;:false,&quot;dropping-particle&quot;:&quot;&quot;,&quot;non-dropping-particle&quot;:&quot;&quot;},{&quot;family&quot;:&quot;McCrow&quot;,&quot;given&quot;:&quot;John P.&quot;,&quot;parse-names&quot;:false,&quot;dropping-particle&quot;:&quot;&quot;,&quot;non-dropping-particle&quot;:&quot;&quot;},{&quot;family&quot;:&quot;Ininbergs&quot;,&quot;given&quot;:&quot;Karolina&quot;,&quot;parse-names&quot;:false,&quot;dropping-particle&quot;:&quot;&quot;,&quot;non-dropping-particle&quot;:&quot;&quot;},{&quot;family&quot;:&quot;Dupont&quot;,&quot;given&quot;:&quot;Christopher L.&quot;,&quot;parse-names&quot;:false,&quot;dropping-particle&quot;:&quot;&quot;,&quot;non-dropping-particle&quot;:&quot;&quot;},{&quot;family&quot;:&quot;Badger&quot;,&quot;given&quot;:&quot;Jonathan H.&quot;,&quot;parse-names&quot;:false,&quot;dropping-particle&quot;:&quot;&quot;,&quot;non-dropping-particle&quot;:&quot;&quot;},{&quot;family&quot;:&quot;Hoffman&quot;,&quot;given&quot;:&quot;Jeffery M.&quot;,&quot;parse-names&quot;:false,&quot;dropping-particle&quot;:&quot;&quot;,&quot;non-dropping-particle&quot;:&quot;&quot;},{&quot;family&quot;:&quot;Ekman&quot;,&quot;given&quot;:&quot;Martin&quot;,&quot;parse-names&quot;:false,&quot;dropping-particle&quot;:&quot;&quot;,&quot;non-dropping-particle&quot;:&quot;&quot;},{&quot;family&quot;:&quot;Allen&quot;,&quot;given&quot;:&quot;Andrew E.&quot;,&quot;parse-names&quot;:false,&quot;dropping-particle&quot;:&quot;&quot;,&quot;non-dropping-particle&quot;:&quot;&quot;},{&quot;family&quot;:&quot;Bergman&quot;,&quot;given&quot;:&quot;Birgitta&quot;,&quot;parse-names&quot;:false,&quot;dropping-particle&quot;:&quot;&quot;,&quot;non-dropping-particle&quot;:&quot;&quot;},{&quot;family&quot;:&quot;Venter&quot;,&quot;given&quot;:&quot;J. Craig&quot;,&quot;parse-names&quot;:false,&quot;dropping-particle&quot;:&quot;&quot;,&quot;non-dropping-particle&quot;:&quot;&quot;}],&quot;container-title&quot;:&quot;mSystems&quot;,&quot;container-title-short&quot;:&quot;mSystems&quot;,&quot;DOI&quot;:&quot;10.1128/msystems.00125-16&quot;,&quot;ISSN&quot;:&quot;23795077&quot;,&quot;issued&quot;:{&quot;date-parts&quot;:[[2017,2,28]]},&quot;abstract&quot;:&quot;Inferred virus-host relationships, community structures of ubiquitous ecologically relevant groups, and identification of transcriptionally active populations have been achieved with our Baltic Sea study. Further, these data, highlighting the transcriptional activity of viruses, represent one of the more powerful uses of omics concerning ecosystem health. The use of omics-related data to assess ecosystem health holds great promise for rapid and relatively inexpensive determination of perturbations and risk, explicitly with regard to viral assemblages, as no single marker gene is suitable for widespread taxonomic coverage. Metagenomic and metatranscriptomic data were generated from size-fractionated samples from 11 sites within the Baltic Sea and adjacent marine waters of Kattegat and freshwater Lake Torneträsk in order to investigate the diversity, distribution, and transcriptional activity of virioplankton. Such a transect, spanning a salinity gradient from freshwater to the open sea, facilitated a broad genome-enabled investigation of natural as well as impacted aspects of Baltic Sea viral communities. Taxonomic signatures representative of phages within the widely distributed order Caudovirales were identified with enrichments in lesser-known families such as Podoviridae and Siphoviridae . The distribution of phage reported to infect diverse and ubiquitous heterotrophic bacteria (SAR11 clades) and cyanobacteria ( Synechococcus sp.) displayed population-level shifts in diversity. Samples from higher-salinity conditions (&gt;14 practical salinity units [PSU]) had increased abundances of viruses for picoeukaryotes, i.e., Ostreococcus . These data, combined with host diversity estimates, suggest viral modulation of diversity on the whole-community scale, as well as in specific prokaryotic and eukaryotic lineages. RNA libraries revealed single-stranded DNA (ssDNA) and RNA viral populations throughout the Baltic Sea, with ssDNA phage highly represented in Lake Torneträsk. Further, our data suggest relatively high transcriptional activity of fish viruses within diverse families known to have broad host ranges, such as Nodoviridae (RNA), Iridoviridae (DNA), and predicted zoonotic viruses that can cause ecological and economic damage as well as impact human health.  IMPORTANCE Inferred virus-host relationships, community structures of ubiquitous ecologically relevant groups, and identification of transcriptionally active populations have been achieved with our Baltic Sea study. Further, these data, highlighting the transcriptional activity of viruses, represent one of the more powerful uses of omics concerning ecosystem health. The use of omics-related data to assess ecosystem health holds great promise for rapid and relatively inexpensive determination of perturbations and risk, explicitly with regard to viral assemblages, as no single marker gene is suitable for widespread taxonomic coverage. &quot;,&quot;publisher&quot;:&quot;American Society for Microbiology&quot;,&quot;issue&quot;:&quot;1&quot;,&quot;volume&quot;:&quot;2&quot;},&quot;isTemporary&quot;:false},{&quot;id&quot;:&quot;18382f07-80f8-3bfe-b243-c408343fe408&quot;,&quot;itemData&quot;:{&quot;type&quot;:&quot;article-journal&quot;,&quot;id&quot;:&quot;18382f07-80f8-3bfe-b243-c408343fe408&quot;,&quot;title&quot;:&quot;Unveiling the hidden viromes across the animal tree of life: insights from a taxonomic classification pipeline applied to invertebrates of 31 metazoan phyla&quot;,&quot;author&quot;:[{&quot;family&quot;:&quot;Alfonso&quot;,&quot;given&quot;:&quot;Pau&quot;,&quot;parse-names&quot;:false,&quot;dropping-particle&quot;:&quot;&quot;,&quot;non-dropping-particle&quot;:&quot;&quot;},{&quot;family&quot;:&quot;Butković&quot;,&quot;given&quot;:&quot;Anamarija&quot;,&quot;parse-names&quot;:false,&quot;dropping-particle&quot;:&quot;&quot;,&quot;non-dropping-particle&quot;:&quot;&quot;},{&quot;family&quot;:&quot;Fernández&quot;,&quot;given&quot;:&quot;Rosa&quot;,&quot;parse-names&quot;:false,&quot;dropping-particle&quot;:&quot;&quot;,&quot;non-dropping-particle&quot;:&quot;&quot;},{&quot;family&quot;:&quot;Riesgo&quot;,&quot;given&quot;:&quot;Ana&quot;,&quot;parse-names&quot;:false,&quot;dropping-particle&quot;:&quot;&quot;,&quot;non-dropping-particle&quot;:&quot;&quot;},{&quot;family&quot;:&quot;Elena&quot;,&quot;given&quot;:&quot;Santiago F.&quot;,&quot;parse-names&quot;:false,&quot;dropping-particle&quot;:&quot;&quot;,&quot;non-dropping-particle&quot;:&quot;&quot;}],&quot;container-title&quot;:&quot;mSystems&quot;,&quot;container-title-short&quot;:&quot;mSystems&quot;,&quot;DOI&quot;:&quot;10.1128/msystems.00124-24&quot;,&quot;ISSN&quot;:&quot;2379-5077&quot;,&quot;issued&quot;:{&quot;date-parts&quot;:[[2024,5,16]]},&quot;abstract&quot;:&quot;&lt;p&gt;This study significantly enhances our understanding of the global animal virome by characterizing the viromes of previously unexamined invertebrate lineages from a large number of animal phyla. It showcases the great diversity of viromes within each phylum and investigates the role of habitat shaping animal viral communities. Furthermore, our research identifies dominant virus families in invertebrates and distinguishes phyla with analogous viromes. This study sets the road toward a deeper understanding of the virome across the animal tree of life.&lt;/p&gt;&quot;,&quot;issue&quot;:&quot;5&quot;,&quot;volume&quot;:&quot;9&quot;},&quot;isTemporary&quot;:false}]},{&quot;citationID&quot;:&quot;MENDELEY_CITATION_18a117fe-7148-435a-82fb-f308769b4185&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8a0250e4-4577-4055-80f8-38f6d65c4636&quot;,&quot;properties&quot;:{&quot;noteIndex&quot;:0},&quot;isEdited&quot;:false,&quot;manualOverride&quot;:{&quot;isManuallyOverridden&quot;:false,&quot;citeprocText&quot;:&quot;&lt;sup&gt;6,7&lt;/sup&gt;&quot;,&quot;manualOverrideText&quot;:&quot;&quot;},&quot;citationTag&quot;:&quot;MENDELEY_CITATION_v3_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&quot;,&quot;citationItems&quot;:[{&quot;id&quot;:&quot;8b2c93b5-be42-3a63-a497-d995532fb485&quot;,&quot;itemData&quot;:{&quot;type&quot;:&quot;article-journal&quot;,&quot;id&quot;:&quot;8b2c93b5-be42-3a63-a497-d995532fb485&quot;,&quot;title&quot;:&quot;Role of Host-Driven Mutagenesis in Determining Genome Evolution of Sigma Virus (DMelSV; Rhabdoviridae) in &lt;i&gt;Drosophila melanogaster&lt;/i&gt;&quot;,&quot;author&quot;:[{&quot;family&quot;:&quot;Piontkivska&quot;,&quot;given&quot;:&quot;Helen&quot;,&quot;parse-names&quot;:false,&quot;dropping-particle&quot;:&quot;&quot;,&quot;non-dropping-particle&quot;:&quot;&quot;},{&quot;family&quot;:&quot;Matos&quot;,&quot;given&quot;:&quot;Luis F.&quot;,&quot;parse-names&quot;:false,&quot;dropping-particle&quot;:&quot;&quot;,&quot;non-dropping-particle&quot;:&quot;&quot;},{&quot;family&quot;:&quot;Paul&quot;,&quot;given&quot;:&quot;Sinu&quot;,&quot;parse-names&quot;:false,&quot;dropping-particle&quot;:&quot;&quot;,&quot;non-dropping-particle&quot;:&quot;&quot;},{&quot;family&quot;:&quot;Scharfenberg&quot;,&quot;given&quot;:&quot;Brian&quot;,&quot;parse-names&quot;:false,&quot;dropping-particle&quot;:&quot;&quot;,&quot;non-dropping-particle&quot;:&quot;&quot;},{&quot;family&quot;:&quot;Farmerie&quot;,&quot;given&quot;:&quot;William G.&quot;,&quot;parse-names&quot;:false,&quot;dropping-particle&quot;:&quot;&quot;,&quot;non-dropping-particle&quot;:&quot;&quot;},{&quot;family&quot;:&quot;Miyamoto&quot;,&quot;given&quot;:&quot;Michael M.&quot;,&quot;parse-names&quot;:false,&quot;dropping-particle&quot;:&quot;&quot;,&quot;non-dropping-particle&quot;:&quot;&quot;},{&quot;family&quot;:&quot;Wayne&quot;,&quot;given&quot;:&quot;Marta L.&quot;,&quot;parse-names&quot;:false,&quot;dropping-particle&quot;:&quot;&quot;,&quot;non-dropping-particle&quot;:&quot;&quot;}],&quot;container-title&quot;:&quot;Genome Biology and Evolution&quot;,&quot;container-title-short&quot;:&quot;Genome Biol Evol&quot;,&quot;DOI&quot;:&quot;10.1093/gbe/evw212&quot;,&quot;ISSN&quot;:&quot;1759-6653&quot;,&quot;issued&quot;:{&quot;date-parts&quot;:[[2016,9]]},&quot;page&quot;:&quot;2952-2963&quot;,&quot;issue&quot;:&quot;9&quot;,&quot;volume&quot;:&quot;8&quot;},&quot;isTemporary&quot;:false},{&quot;id&quot;:&quot;6ba3f1e2-9f25-3c38-b22b-8f3219743471&quot;,&quot;itemData&quot;:{&quot;type&quot;:&quot;article-journal&quot;,&quot;id&quot;:&quot;6ba3f1e2-9f25-3c38-b22b-8f3219743471&quot;,&quot;title&quot;:&quot;&lt;i&gt;Drosophila melanogaster&lt;/i&gt; Mounts a Unique Immune Response to the Rhabdovirus &lt;i&gt;Sigma virus&lt;/i&gt;&quot;,&quot;author&quot;:[{&quot;family&quot;:&quot;Tsai&quot;,&quot;given&quot;:&quot;C. W.&quot;,&quot;parse-names&quot;:false,&quot;dropping-particle&quot;:&quot;&quot;,&quot;non-dropping-particle&quot;:&quot;&quot;},{&quot;family&quot;:&quot;McGraw&quot;,&quot;given&quot;:&quot;E. A.&quot;,&quot;parse-names&quot;:false,&quot;dropping-particle&quot;:&quot;&quot;,&quot;non-dropping-particle&quot;:&quot;&quot;},{&quot;family&quot;:&quot;Ammar&quot;,&quot;given&quot;:&quot;E.-D.&quot;,&quot;parse-names&quot;:false,&quot;dropping-particle&quot;:&quot;&quot;,&quot;non-dropping-particle&quot;:&quot;&quot;},{&quot;family&quot;:&quot;Dietzgen&quot;,&quot;given&quot;:&quot;R. G.&quot;,&quot;parse-names&quot;:false,&quot;dropping-particle&quot;:&quot;&quot;,&quot;non-dropping-particle&quot;:&quot;&quot;},{&quot;family&quot;:&quot;Hogenhout&quot;,&quot;given&quot;:&quot;S. A.&quot;,&quot;parse-names&quot;:false,&quot;dropping-particle&quot;:&quot;&quot;,&quot;non-dropping-particle&quot;:&quot;&quot;}],&quot;container-title&quot;:&quot;Applied and Environmental Microbiology&quot;,&quot;container-title-short&quot;:&quot;Appl Environ Microbiol&quot;,&quot;DOI&quot;:&quot;10.1128/AEM.02248-07&quot;,&quot;ISSN&quot;:&quot;0099-2240&quot;,&quot;issued&quot;:{&quot;date-parts&quot;:[[2008,5,15]]},&quot;page&quot;:&quot;3251-3256&quot;,&quot;abstract&quot;:&quot;&lt;p&gt; Rhabdoviruses are important pathogens of humans, livestock, and plants that are often vectored by insects. Rhabdovirus particles have a characteristic bullet shape with a lipid envelope and surface-exposed transmembrane glycoproteins. &lt;italic&gt;Sigma virus&lt;/italic&gt; (SIGMAV) is a member of the &lt;italic&gt;Rhabdoviridae&lt;/italic&gt; and is a naturally occurring disease agent of &lt;italic&gt;Drosophila melanogaster&lt;/italic&gt; . The infection is maintained in &lt;italic&gt;Drosophila&lt;/italic&gt; populations through vertical transmission via germ cells. We report here the nature of the &lt;italic&gt;Drosophila&lt;/italic&gt; innate immune response to SIGMAV infection as revealed by quantitative reverse transcription-PCR analysis of differentially expressed genes identified by microarray analysis. We have also compared and contrasted the immune response of the host with respect to two nonenveloped viruses, &lt;italic&gt;Drosophila&lt;/italic&gt; C virus (DCV) and &lt;italic&gt;Drosophila&lt;/italic&gt; X virus (DXV). We determined that SIGMAV infection upregulates expression of the peptidoglycan receptor protein genes &lt;italic&gt;PGRP-SB1&lt;/italic&gt; and &lt;italic&gt;PGRP-SD&lt;/italic&gt; and the antimicrobial peptide (AMP) genes &lt;italic&gt;Diptericin-A&lt;/italic&gt; , &lt;italic&gt;Attacin-A&lt;/italic&gt; , &lt;italic&gt;Attacin-B&lt;/italic&gt; , &lt;italic&gt;Cecropin-A1&lt;/italic&gt; , and &lt;italic&gt;Drosocin&lt;/italic&gt; . SIGMAV infection did not induce &lt;italic&gt;PGRP-SA&lt;/italic&gt; and the AMP genes &lt;italic&gt;Drosomycin-B&lt;/italic&gt; , &lt;italic&gt;Metchnikowin&lt;/italic&gt; , and &lt;italic&gt;Defensin&lt;/italic&gt; that are upregulated in DCV and/or DXV infections. Expression levels of the Toll and Imd signaling cascade genes are not significantly altered by SIGMAV infection. These results highlight shared and unique aspects of the &lt;italic&gt;Drosophila&lt;/italic&gt; immune response to the three viruses and may shed light on the nature of the interaction with the host and the evolution of these associations. &lt;/p&gt;&quot;,&quot;issue&quot;:&quot;10&quot;,&quot;volume&quot;:&quot;74&quot;},&quot;isTemporary&quot;:false}]},{&quot;citationID&quot;:&quot;MENDELEY_CITATION_95160f28-fbca-451e-86c9-e47c639f5ac3&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OTUxNjBmMjgtZmJjYS00NTFlLTg2YzktZTQ3YzYzOWY1YWMzIiwicHJvcGVydGllcyI6eyJub3RlSW5kZXgiOjB9LCJpc0VkaXRlZCI6ZmFsc2UsIm1hbnVhbE92ZXJyaWRlIjp7ImlzTWFudWFsbHlPdmVycmlkZGVuIjpmYWxzZSwiY2l0ZXByb2NUZXh0IjoiPHN1cD41LDg8L3N1cD4iLCJtYW51YWxPdmVycmlkZVRleHQiOiIifSwiY2l0YXRpb25JdGVtcyI6W3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4930c60d-85b2-4fdf-9a5b-ac095b18ef6e&quot;,&quot;properties&quot;:{&quot;noteIndex&quot;:0},&quot;isEdited&quot;:false,&quot;manualOverride&quot;:{&quot;isManuallyOverridden&quot;:false,&quot;citeprocText&quot;:&quot;&lt;sup&gt;5,8&lt;/sup&gt;&quot;,&quot;manualOverrideText&quot;:&quot;&quot;},&quot;citationTag&quot;:&quot;MENDELEY_CITATION_v3_eyJjaXRhdGlvbklEIjoiTUVOREVMRVlfQ0lUQVRJT05fNDkzMGM2MGQtODViMi00ZmRmLTlhNWItYWMwOTViMThlZjZlIiwicHJvcGVydGllcyI6eyJub3RlSW5kZXgiOjB9LCJpc0VkaXRlZCI6ZmFsc2UsIm1hbnVhbE92ZXJyaWRlIjp7ImlzTWFudWFsbHlPdmVycmlkZGVuIjpmYWxzZSwiY2l0ZXByb2NUZXh0IjoiPHN1cD41LDg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378a864a-41e9-45d6-8234-4387979291dc&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&quot;,&quot;citationItems&quot;:[{&quot;id&quot;:&quot;855da678-e9d6-3771-bdcc-19f8e8862b43&quot;,&quot;itemData&quot;:{&quot;type&quot;:&quot;chapter&quot;,&quot;id&quot;:&quot;855da678-e9d6-3771-bdcc-19f8e8862b43&quot;,&quot;title&quot;:&quot;Partitiviruses: General Features&quot;,&quot;author&quot;:[{&quot;family&quot;:&quot;Ghabrial&quot;,&quot;given&quot;:&quot;S A&quot;,&quot;parse-names&quot;:false,&quot;dropping-particle&quot;:&quot;&quot;,&quot;non-dropping-particle&quot;:&quot;&quot;},{&quot;family&quot;:&quot;Ochoa&quot;,&quot;given&quot;:&quot;W F&quot;,&quot;parse-names&quot;:false,&quot;dropping-particle&quot;:&quot;&quot;,&quot;non-dropping-particle&quot;:&quot;&quot;},{&quot;family&quot;:&quot;Baker&quot;,&quot;given&quot;:&quot;T S&quot;,&quot;parse-names&quot;:false,&quot;dropping-particle&quot;:&quot;&quot;,&quot;non-dropping-particle&quot;:&quot;&quot;},{&quot;family&quot;:&quot;Nibert&quot;,&quot;given&quot;:&quot;M L&quot;,&quot;parse-names&quot;:false,&quot;dropping-particle&quot;:&quot;&quot;,&quot;non-dropping-particle&quot;:&quot;&quot;}],&quot;container-title&quot;:&quot;Encyclopedia of Virology (Third Edition)&quot;,&quot;editor&quot;:[{&quot;family&quot;:&quot;Mahy&quot;,&quot;given&quot;:&quot;Brian W J&quot;,&quot;parse-names&quot;:false,&quot;dropping-particle&quot;:&quot;&quot;,&quot;non-dropping-particle&quot;:&quot;&quot;},{&quot;family&quot;:&quot;Regenmortel&quot;,&quot;given&quot;:&quot;Marc H&quot;,&quot;parse-names&quot;:false,&quot;dropping-particle&quot;:&quot;V&quot;,&quot;non-dropping-particle&quot;:&quot;Van&quot;}],&quot;DOI&quot;:&quot;https://doi.org/10.1016/B978-012374410-4.00573-2&quot;,&quot;ISBN&quot;:&quot;978-0-12-374410-4&quot;,&quot;URL&quot;:&quot;https://www.sciencedirect.com/science/article/pii/B9780123744104005732&quot;,&quot;issued&quot;:{&quot;date-parts&quot;:[[2008]]},&quot;publisher-place&quot;:&quot;Oxford&quot;,&quot;page&quot;:&quot;68-75&quot;,&quot;abstract&quot;:&quot;The family Partitiviridae consists of viruses with isometric virions, 34–42nm in diameter, with bipartite genomes comprising two double-stranded RNA segments, each of 1.4–2.3kbp. Three genera in the family Partitiviridae have been described: the genus Partitivirus encompasses viruses that infect fungi (fungal partitiviruses), and the genera Alphacryptovirus and Betacryptovirus encompass viruses that infect plants (plant partitiviruses; also called cryptoviruses). Despite differences in compatible hosts and levels of accumulation in those hosts, fungal and plant partitiviruses have many characteristics in common including similarities in virion properties, genome organization, latent infections, and lack of an extracellular phase to their life cycles. Although only a few plant partitiviruses have been characterized at the molecular level, recent phylogenetic analyses, based on the amino acid sequences of the viral RNA-dependent RNA polymerases, suggest the intriguing possibility of horizontal transfer of members of the partitivirus family between fungi and plants. The taxonomy of the family Partitiviridae may need to be reconsidered as molecular information on a broader range of plant and fungal viruses becomes available. To examine more closely the relationships among members of the family Partitiviridae, we have recently initiated systematic cryo-transmission electron microscopy and three-dimensional image reconstruction studies of three representative fungal partitiviruses. The capsids of all three viruses consist of 60 asymmetric coat protein dimers arranged in a so-called ‘T = 2’ organization, but the structures of these viruses exhibit distinct differences.&quot;,&quot;edition&quot;:&quot;Third Edition&quot;,&quot;publisher&quot;:&quot;Academic Press&quot;,&quot;container-title-short&quot;:&quot;&quot;},&quot;isTemporary&quot;:false},{&quot;id&quot;:&quot;03c576c1-edb9-38d2-a61c-0941e992b604&quot;,&quot;itemData&quot;:{&quot;type&quot;:&quot;article-journal&quot;,&quot;id&quot;:&quot;03c576c1-edb9-38d2-a61c-0941e992b604&quot;,&quot;title&quot;:&quot;Lifestyles of plant viruses.&quot;,&quot;author&quot;:[{&quot;family&quot;:&quot;Roossinck&quot;,&quot;given&quot;:&quot;Marilyn J&quot;,&quot;parse-names&quot;:false,&quot;dropping-particle&quot;:&quot;&quot;,&quot;non-dropping-particle&quot;:&quot;&quot;}],&quot;container-title&quot;:&quot;Philosophical transactions of the Royal Society of London. Series B, Biological sciences&quot;,&quot;container-title-short&quot;:&quot;Philos Trans R Soc Lond B Biol Sci&quot;,&quot;DOI&quot;:&quot;10.1098/rstb.2010.0057&quot;,&quot;ISSN&quot;:&quot;1471-2970&quot;,&quot;PMID&quot;:&quot;20478885&quot;,&quot;issued&quot;:{&quot;date-parts&quot;:[[2010,6,27]]},&quot;page&quot;:&quot;1899-905&quot;,&quot;abstract&quot;:&quot;The vast majority of well-characterized eukaryotic viruses are those that cause acute or chronic infections in humans and domestic plants and animals. However, asymptomatic persistent viruses have been described in animals, and are thought to be sources for emerging acute viruses. Although not previously described in these terms, there are also many viruses of plants that maintain a persistent lifestyle. They have been largely ignored because they do not generally cause disease. The persistent viruses in plants belong to the family Partitiviridae or the genus Endornavirus. These groups also have members that infect fungi. Phylogenetic analysis of the partitivirus RNA-dependent RNA polymerase genes suggests that these viruses have been transmitted between plants and fungi. Additional families of viruses traditionally thought to be fungal viruses are also found frequently in plants, and may represent a similar scenario of persistent lifestyles, and some acute or chronic viruses of crop plants may maintain a persistent lifestyle in wild plants. Persistent, chronic and acute lifestyles of plant viruses are contrasted from both a functional and evolutionary perspective, and the potential role of these lifestyles in host evolution is discussed.&quot;,&quot;issue&quot;:&quot;1548&quot;,&quot;volume&quot;:&quot;365&quot;},&quot;isTemporary&quot;:false}]},{&quot;citationID&quot;:&quot;MENDELEY_CITATION_725316ba-4597-4315-a15c-ecd4cb925688&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&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c3b79abf-0332-476a-9858-74d5ece7a376&quot;,&quot;properties&quot;:{&quot;noteIndex&quot;:0},&quot;isEdited&quot;:false,&quot;manualOverride&quot;:{&quot;isManuallyOverridden&quot;:false,&quot;citeprocText&quot;:&quot;&lt;sup&gt;12,13&lt;/sup&gt;&quot;,&quot;manualOverrideText&quot;:&quot;&quot;},&quot;citationTag&quot;:&quot;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&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id&quot;:&quot;c7bbaf89-be1a-34e3-b0e9-33906819e63a&quot;,&quot;itemData&quot;:{&quot;type&quot;:&quot;article-journal&quot;,&quot;id&quot;:&quot;c7bbaf89-be1a-34e3-b0e9-33906819e63a&quot;,&quot;title&quot;:&quot;The Drosophila melanogaster Genetic Reference Panel.&quot;,&quot;author&quot;:[{&quot;family&quot;:&quot;Mackay&quot;,&quot;given&quot;:&quot;Trudy F C&quot;,&quot;parse-names&quot;:false,&quot;dropping-particle&quot;:&quot;&quot;,&quot;non-dropping-particle&quot;:&quot;&quot;},{&quot;family&quot;:&quot;Richards&quot;,&quot;given&quot;:&quot;Stephen&quot;,&quot;parse-names&quot;:false,&quot;dropping-particle&quot;:&quot;&quot;,&quot;non-dropping-particle&quot;:&quot;&quot;},{&quot;family&quot;:&quot;Stone&quot;,&quot;given&quot;:&quot;Eric A&quot;,&quot;parse-names&quot;:false,&quot;dropping-particle&quot;:&quot;&quot;,&quot;non-dropping-particle&quot;:&quot;&quot;},{&quot;family&quot;:&quot;Barbadilla&quot;,&quot;given&quot;:&quot;Antonio&quot;,&quot;parse-names&quot;:false,&quot;dropping-particle&quot;:&quot;&quot;,&quot;non-dropping-particle&quot;:&quot;&quot;},{&quot;family&quot;:&quot;Ayroles&quot;,&quot;given&quot;:&quot;Julien F&quot;,&quot;parse-names&quot;:false,&quot;dropping-particle&quot;:&quot;&quot;,&quot;non-dropping-particle&quot;:&quot;&quot;},{&quot;family&quot;:&quot;Zhu&quot;,&quot;given&quot;:&quot;Dianhui&quot;,&quot;parse-names&quot;:false,&quot;dropping-particle&quot;:&quot;&quot;,&quot;non-dropping-particle&quot;:&quot;&quot;},{&quot;family&quot;:&quot;Casillas&quot;,&quot;given&quot;:&quot;Sònia&quot;,&quot;parse-names&quot;:false,&quot;dropping-particle&quot;:&quot;&quot;,&quot;non-dropping-particle&quot;:&quot;&quot;},{&quot;family&quot;:&quot;Han&quot;,&quot;given&quot;:&quot;Yi&quot;,&quot;parse-names&quot;:false,&quot;dropping-particle&quot;:&quot;&quot;,&quot;non-dropping-particle&quot;:&quot;&quot;},{&quot;family&quot;:&quot;Magwire&quot;,&quot;given&quot;:&quot;Michael M&quot;,&quot;parse-names&quot;:false,&quot;dropping-particle&quot;:&quot;&quot;,&quot;non-dropping-particle&quot;:&quot;&quot;},{&quot;family&quot;:&quot;Cridland&quot;,&quot;given&quot;:&quot;Julie M&quot;,&quot;parse-names&quot;:false,&quot;dropping-particle&quot;:&quot;&quot;,&quot;non-dropping-particle&quot;:&quot;&quot;},{&quot;family&quot;:&quot;Richardson&quot;,&quot;given&quot;:&quot;Mark F&quot;,&quot;parse-names&quot;:false,&quot;dropping-particle&quot;:&quot;&quot;,&quot;non-dropping-particle&quot;:&quot;&quot;},{&quot;family&quot;:&quot;Anholt&quot;,&quot;given&quot;:&quot;Robert R H&quot;,&quot;parse-names&quot;:false,&quot;dropping-particle&quot;:&quot;&quot;,&quot;non-dropping-particle&quot;:&quot;&quot;},{&quot;family&quot;:&quot;Barrón&quot;,&quot;given&quot;:&quot;Maite&quot;,&quot;parse-names&quot;:false,&quot;dropping-particle&quot;:&quot;&quot;,&quot;non-dropping-particle&quot;:&quot;&quot;},{&quot;family&quot;:&quot;Bess&quot;,&quot;given&quot;:&quot;Crystal&quot;,&quot;parse-names&quot;:false,&quot;dropping-particle&quot;:&quot;&quot;,&quot;non-dropping-particle&quot;:&quot;&quot;},{&quot;family&quot;:&quot;Blankenburg&quot;,&quot;given&quot;:&quot;Kerstin Petra&quot;,&quot;parse-names&quot;:false,&quot;dropping-particle&quot;:&quot;&quot;,&quot;non-dropping-particle&quot;:&quot;&quot;},{&quot;family&quot;:&quot;Carbone&quot;,&quot;given&quot;:&quot;Mary Anna&quot;,&quot;parse-names&quot;:false,&quot;dropping-particle&quot;:&quot;&quot;,&quot;non-dropping-particle&quot;:&quot;&quot;},{&quot;family&quot;:&quot;Castellano&quot;,&quot;given&quot;:&quot;David&quot;,&quot;parse-names&quot;:false,&quot;dropping-particle&quot;:&quot;&quot;,&quot;non-dropping-particle&quot;:&quot;&quot;},{&quot;family&quot;:&quot;Chaboub&quot;,&quot;given&quot;:&quot;Lesley&quot;,&quot;parse-names&quot;:false,&quot;dropping-particle&quot;:&quot;&quot;,&quot;non-dropping-particle&quot;:&quot;&quot;},{&quot;family&quot;:&quot;Duncan&quot;,&quot;given&quot;:&quot;Laura&quot;,&quot;parse-names&quot;:false,&quot;dropping-particle&quot;:&quot;&quot;,&quot;non-dropping-particle&quot;:&quot;&quot;},{&quot;family&quot;:&quot;Harris&quot;,&quot;given&quot;:&quot;Zeke&quot;,&quot;parse-names&quot;:false,&quot;dropping-particle&quot;:&quot;&quot;,&quot;non-dropping-particle&quot;:&quot;&quot;},{&quot;family&quot;:&quot;Javaid&quot;,&quot;given&quot;:&quot;Mehwish&quot;,&quot;parse-names&quot;:false,&quot;dropping-particle&quot;:&quot;&quot;,&quot;non-dropping-particle&quot;:&quot;&quot;},{&quot;family&quot;:&quot;Jayaseelan&quot;,&quot;given&quot;:&quot;Joy Christina&quot;,&quot;parse-names&quot;:false,&quot;dropping-particle&quot;:&quot;&quot;,&quot;non-dropping-particle&quot;:&quot;&quot;},{&quot;family&quot;:&quot;Jhangiani&quot;,&quot;given&quot;:&quot;Shalini N&quot;,&quot;parse-names&quot;:false,&quot;dropping-particle&quot;:&quot;&quot;,&quot;non-dropping-particle&quot;:&quot;&quot;},{&quot;family&quot;:&quot;Jordan&quot;,&quot;given&quot;:&quot;Katherine W&quot;,&quot;parse-names&quot;:false,&quot;dropping-particle&quot;:&quot;&quot;,&quot;non-dropping-particle&quot;:&quot;&quot;},{&quot;family&quot;:&quot;Lara&quot;,&quot;given&quot;:&quot;Fremiet&quot;,&quot;parse-names&quot;:false,&quot;dropping-particle&quot;:&quot;&quot;,&quot;non-dropping-particle&quot;:&quot;&quot;},{&quot;family&quot;:&quot;Lawrence&quot;,&quot;given&quot;:&quot;Faye&quot;,&quot;parse-names&quot;:false,&quot;dropping-particle&quot;:&quot;&quot;,&quot;non-dropping-particle&quot;:&quot;&quot;},{&quot;family&quot;:&quot;Lee&quot;,&quot;given&quot;:&quot;Sandra L&quot;,&quot;parse-names&quot;:false,&quot;dropping-particle&quot;:&quot;&quot;,&quot;non-dropping-particle&quot;:&quot;&quot;},{&quot;family&quot;:&quot;Librado&quot;,&quot;given&quot;:&quot;Pablo&quot;,&quot;parse-names&quot;:false,&quot;dropping-particle&quot;:&quot;&quot;,&quot;non-dropping-particle&quot;:&quot;&quot;},{&quot;family&quot;:&quot;Linheiro&quot;,&quot;given&quot;:&quot;Raquel S&quot;,&quot;parse-names&quot;:false,&quot;dropping-particle&quot;:&quot;&quot;,&quot;non-dropping-particle&quot;:&quot;&quot;},{&quot;family&quot;:&quot;Lyman&quot;,&quot;given&quot;:&quot;Richard F&quot;,&quot;parse-names&quot;:false,&quot;dropping-particle&quot;:&quot;&quot;,&quot;non-dropping-particle&quot;:&quot;&quot;},{&quot;family&quot;:&quot;Mackey&quot;,&quot;given&quot;:&quot;Aaron J&quot;,&quot;parse-names&quot;:false,&quot;dropping-particle&quot;:&quot;&quot;,&quot;non-dropping-particle&quot;:&quot;&quot;},{&quot;family&quot;:&quot;Munidasa&quot;,&quot;given&quot;:&quot;Mala&quot;,&quot;parse-names&quot;:false,&quot;dropping-particle&quot;:&quot;&quot;,&quot;non-dropping-particle&quot;:&quot;&quot;},{&quot;family&quot;:&quot;Muzny&quot;,&quot;given&quot;:&quot;Donna Marie&quot;,&quot;parse-names&quot;:false,&quot;dropping-particle&quot;:&quot;&quot;,&quot;non-dropping-particle&quot;:&quot;&quot;},{&quot;family&quot;:&quot;Nazareth&quot;,&quot;given&quot;:&quot;Lynne&quot;,&quot;parse-names&quot;:false,&quot;dropping-particle&quot;:&quot;&quot;,&quot;non-dropping-particle&quot;:&quot;&quot;},{&quot;family&quot;:&quot;Newsham&quot;,&quot;given&quot;:&quot;Irene&quot;,&quot;parse-names&quot;:false,&quot;dropping-particle&quot;:&quot;&quot;,&quot;non-dropping-particle&quot;:&quot;&quot;},{&quot;family&quot;:&quot;Perales&quot;,&quot;given&quot;:&quot;Lora&quot;,&quot;parse-names&quot;:false,&quot;dropping-particle&quot;:&quot;&quot;,&quot;non-dropping-particle&quot;:&quot;&quot;},{&quot;family&quot;:&quot;Pu&quot;,&quot;given&quot;:&quot;Ling-Ling&quot;,&quot;parse-names&quot;:false,&quot;dropping-particle&quot;:&quot;&quot;,&quot;non-dropping-particle&quot;:&quot;&quot;},{&quot;family&quot;:&quot;Qu&quot;,&quot;given&quot;:&quot;Carson&quot;,&quot;parse-names&quot;:false,&quot;dropping-particle&quot;:&quot;&quot;,&quot;non-dropping-particle&quot;:&quot;&quot;},{&quot;family&quot;:&quot;Ràmia&quot;,&quot;given&quot;:&quot;Miquel&quot;,&quot;parse-names&quot;:false,&quot;dropping-particle&quot;:&quot;&quot;,&quot;non-dropping-particle&quot;:&quot;&quot;},{&quot;family&quot;:&quot;Reid&quot;,&quot;given&quot;:&quot;Jeffrey G&quot;,&quot;parse-names&quot;:false,&quot;dropping-particle&quot;:&quot;&quot;,&quot;non-dropping-particle&quot;:&quot;&quot;},{&quot;family&quot;:&quot;Rollmann&quot;,&quot;given&quot;:&quot;Stephanie M&quot;,&quot;parse-names&quot;:false,&quot;dropping-particle&quot;:&quot;&quot;,&quot;non-dropping-particle&quot;:&quot;&quot;},{&quot;family&quot;:&quot;Rozas&quot;,&quot;given&quot;:&quot;Julio&quot;,&quot;parse-names&quot;:false,&quot;dropping-particle&quot;:&quot;&quot;,&quot;non-dropping-particle&quot;:&quot;&quot;},{&quot;family&quot;:&quot;Saada&quot;,&quot;given&quot;:&quot;Nehad&quot;,&quot;parse-names&quot;:false,&quot;dropping-particle&quot;:&quot;&quot;,&quot;non-dropping-particle&quot;:&quot;&quot;},{&quot;family&quot;:&quot;Turlapati&quot;,&quot;given&quot;:&quot;Lavanya&quot;,&quot;parse-names&quot;:false,&quot;dropping-particle&quot;:&quot;&quot;,&quot;non-dropping-particle&quot;:&quot;&quot;},{&quot;family&quot;:&quot;Worley&quot;,&quot;given&quot;:&quot;Kim C&quot;,&quot;parse-names&quot;:false,&quot;dropping-particle&quot;:&quot;&quot;,&quot;non-dropping-particle&quot;:&quot;&quot;},{&quot;family&quot;:&quot;Wu&quot;,&quot;given&quot;:&quot;Yuan-Qing&quot;,&quot;parse-names&quot;:false,&quot;dropping-particle&quot;:&quot;&quot;,&quot;non-dropping-particle&quot;:&quot;&quot;},{&quot;family&quot;:&quot;Yamamoto&quot;,&quot;given&quot;:&quot;Akihiko&quot;,&quot;parse-names&quot;:false,&quot;dropping-particle&quot;:&quot;&quot;,&quot;non-dropping-particle&quot;:&quot;&quot;},{&quot;family&quot;:&quot;Zhu&quot;,&quot;given&quot;:&quot;Yiming&quot;,&quot;parse-names&quot;:false,&quot;dropping-particle&quot;:&quot;&quot;,&quot;non-dropping-particle&quot;:&quot;&quot;},{&quot;family&quot;:&quot;Bergman&quot;,&quot;given&quot;:&quot;Casey M&quot;,&quot;parse-names&quot;:false,&quot;dropping-particle&quot;:&quot;&quot;,&quot;non-dropping-particle&quot;:&quot;&quot;},{&quot;family&quot;:&quot;Thornton&quot;,&quot;given&quot;:&quot;Kevin R&quot;,&quot;parse-names&quot;:false,&quot;dropping-particle&quot;:&quot;&quot;,&quot;non-dropping-particle&quot;:&quot;&quot;},{&quot;family&quot;:&quot;Mittelman&quot;,&quot;given&quot;:&quot;David&quot;,&quot;parse-names&quot;:false,&quot;dropping-particle&quot;:&quot;&quot;,&quot;non-dropping-particle&quot;:&quot;&quot;},{&quot;family&quot;:&quot;Gibbs&quot;,&quot;given&quot;:&quot;Richard A&quot;,&quot;parse-names&quot;:false,&quot;dropping-particle&quot;:&quot;&quot;,&quot;non-dropping-particle&quot;:&quot;&quot;}],&quot;container-title&quot;:&quot;Nature&quot;,&quot;container-title-short&quot;:&quot;Nature&quot;,&quot;DOI&quot;:&quot;10.1038/nature10811&quot;,&quot;ISSN&quot;:&quot;1476-4687&quot;,&quot;PMID&quot;:&quot;22318601&quot;,&quot;issued&quot;:{&quot;date-parts&quot;:[[2012,2,8]]},&quot;page&quot;:&quot;173-8&quot;,&quot;abstract&quot;:&quot;A major challenge of biology is understanding the relationship between molecular genetic variation and variation in quantitative traits, including fitness. This relationship determines our ability to predict phenotypes from genotypes and to understand how evolutionary forces shape variation within and between species. Previous efforts to dissect the genotype-phenotype map were based on incomplete genotypic information. Here, we describe the Drosophila melanogaster Genetic Reference Panel (DGRP), a community resource for analysis of population genomics and quantitative traits. The DGRP consists of fully sequenced inbred lines derived from a natural population. Population genomic analyses reveal reduced polymorphism in centromeric autosomal regions and the X chromosome, evidence for positive and negative selection, and rapid evolution of the X chromosome. Many variants in novel genes, most at low frequency, are associated with quantitative traits and explain a large fraction of the phenotypic variance. The DGRP facilitates genotype-phenotype mapping using the power of Drosophila genetics.&quot;,&quot;issue&quot;:&quot;7384&quot;,&quot;volume&quot;:&quot;482&quot;},&quot;isTemporary&quot;:false}]},{&quot;citationID&quot;:&quot;MENDELEY_CITATION_1297b35d-f2a8-4fb3-8e46-95974feea387&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&quot;,&quot;citationItems&quot;:[{&quot;id&quot;:&quot;8639e4bd-febf-34c3-95ee-24eb783fcea4&quot;,&quot;itemData&quot;:{&quot;type&quot;:&quot;article-journal&quot;,&quot;id&quot;:&quot;8639e4bd-febf-34c3-95ee-24eb783fcea4&quot;,&quot;title&quot;:&quot;Galbut Virus Infection Minimally Influences Drosophila melanogaster Fitness Traits in a Strain and Sex-Dependent Manner.&quot;,&quot;author&quot;:[{&quot;family&quot;:&quot;Cross&quot;,&quot;given&quot;:&quot;Shaun T&quot;,&quot;parse-names&quot;:false,&quot;dropping-particle&quot;:&quot;&quot;,&quot;non-dropping-particle&quot;:&quot;&quot;},{&quot;family&quot;:&quot;Brehm&quot;,&quot;given&quot;:&quot;Ali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Keene&quot;,&quot;given&quot;:&quot;Alexandra H&quot;,&quot;parse-names&quot;:false,&quot;dropping-particle&quot;:&quot;&quot;,&quot;non-dropping-particle&quot;:&quot;&quot;},{&quot;family&quot;:&quot;Borlee&quot;,&quot;given&quot;:&quot;Grace I&quot;,&quot;parse-names&quot;:false,&quot;dropping-particle&quot;:&quot;&quot;,&quot;non-dropping-particle&quot;:&quot;&quot;},{&quot;family&quot;:&quot;Stenglein&quot;,&quot;given&quot;:&quot;Mark D&quot;,&quot;parse-names&quot;:false,&quot;dropping-particle&quot;:&quot;&quot;,&quot;non-dropping-particle&quot;:&quot;&quot;}],&quot;container-title&quot;:&quot;Viruses&quot;,&quot;DOI&quot;:&quot;10.3390/v15020539&quot;,&quot;ISSN&quot;:&quot;1999-4915&quot;,&quot;PMID&quot;:&quot;36851753&quot;,&quot;URL&quot;:&quot;http://www.ncbi.nlm.nih.gov/pubmed/36851753&quot;,&quot;issued&quot;:{&quot;date-parts&quot;:[[2023,2,15]]},&quot;page&quot;:&quot;539&quot;,&quot;abstract&quot;:&quot;Galbut virus (family Partitiviridae) infects Drosophila melanogaster and can be transmitted vertically from infected mothers or infected fathers with near perfect efficiency. This form of super-Mendelian inheritance should drive infection to 100% prevalence, and indeed, galbut virus is ubiquitous in wild D. melanogaster populations. However, on average, only about 60% of individual flies are infected. One possible explanation for this is that a subset of flies are resistant to infection. Although galbut virus-infected flies appear healthy, infection may be sufficiently costly to drive selection for resistant hosts, thereby decreasing overall prevalence. To test this hypothesis, we quantified a variety of fitness-related traits in galbut virus-infected flies from two lines from the Drosophila Genetic Reference Panel (DGRP). Galbut virus-infected flies had no difference in average lifespan and total offspring production compared to their uninfected counterparts. Galbut virus-infected DGRP-517 flies pupated and eclosed faster than their uninfected counterparts. Some galbut virus-infected flies exhibited altered sensitivity to viral, bacterial, and fungal pathogens. The microbiome composition of flies was not measurably perturbed by galbut virus infection. Differences in phenotype attributable to galbut virus infection varied as a function of fly sex and DGRP strain, and differences attributable to infection status were dwarfed by larger differences attributable to strain and sex. Thus, galbut virus infection does produce measurable phenotypic changes, with changes being minor, offsetting, and possibly net-negative.&quot;,&quot;publisher&quot;:&quot;MDPI&quot;,&quot;issue&quot;:&quot;2&quot;,&quot;volume&quot;:&quot;15&quot;,&quot;container-title-short&quot;:&quot;Viruses&quot;},&quot;isTemporary&quot;:false}]},{&quot;citationID&quot;:&quot;MENDELEY_CITATION_2c3f292a-29cf-4118-8def-990df5733c31&quot;,&quot;properties&quot;:{&quot;noteIndex&quot;:0},&quot;isEdited&quot;:false,&quot;manualOverride&quot;:{&quot;isManuallyOverridden&quot;:false,&quot;citeprocText&quot;:&quot;&lt;sup&gt;5,11,14,15&lt;/sup&gt;&quot;,&quot;manualOverrideText&quot;:&quot;&quot;},&quot;citationTag&quot;:&quot;MENDELEY_CITATION_v3_eyJjaXRhdGlvbklEIjoiTUVOREVMRVlfQ0lUQVRJT05fMmMzZjI5MmEtMjljZi00MTE4LThkZWYtOTkwZGY1NzMzYzMxIiwicHJvcGVydGllcyI6eyJub3RlSW5kZXgiOjB9LCJpc0VkaXRlZCI6ZmFsc2UsIm1hbnVhbE92ZXJyaWRlIjp7ImlzTWFudWFsbHlPdmVycmlkZGVuIjpmYWxzZSwiY2l0ZXByb2NUZXh0IjoiPHN1cD41LDExLDE0LDE1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citationID&quot;:&quot;MENDELEY_CITATION_85614eed-ef9b-4d18-b6c9-409d8f294d28&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ODU2MTRlZWQtZWY5Yi00ZDE4LWI2YzktNDA5ZDhmMjk0ZDI4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&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1098-5514&quot;,&quot;PMID&quot;:&quot;32759315&quot;,&quot;URL&quot;:&quot;http://www.ncbi.nlm.nih.gov/pubmed/32759315&quot;,&quot;issued&quot;:{&quot;date-parts&quot;:[[2020,9,29]]},&quot;abstract&quot;:&quot;Partitiviruses are segmented, multipartite double-stranded RNA (dsRNA) viruses that until recently were only known to infect fungi, plants, and protozoans. Metagenomic surveys have revealed that partitivirus-like sequences are also commonly associated with arthropods. One arthropod-associated partitivirus, galbut virus, is common in wild populations of Drosophila melanogaster To begin to understand the processes that underlie this virus's high global prevalence, we established colonies of wild-caught infected flies. Infection remained at stably high levels over 3 years, with between 63 and 100% of individual flies infected. Galbut virus infects fly cells and replicates in tissues throughout infected adults, including reproductive tissues and the gut epithelium. We detected no evidence of horizontal transmission via ingestion, but vertical transmission from either infected females or infected males was ∼100% efficient. Vertical transmission of a related partitivirus, verdadero virus, that we discovered in a laboratory colony of Aedes aegypti mosquitoes was similarly efficient. This suggests that efficient biparental vertical transmission may be a feature of at least a subset of insect-infecting partitiviruses. To study the impact of galbut virus infection free from the confounding effect of other viruses, we generated an inbred line of flies with galbut virus as the only detectable virus infection. We were able to transmit infection experimentally via microinjection of homogenate from these galbut-only flies. This sets the stage for experiments to understand the biological impact and possible utility of partitiviruses infecting model organisms and disease vectors.IMPORTANCE Galbut virus is a recently discovered partitivirus that is extraordinarily common in wild populations of the model organism Drosophila melanogaster Like for most viruses discovered through metagenomics, most of the basic biological questions about this virus remain unanswered. We found that galbut virus, along with a closely related partitivirus found in Aedes aegypti mosquitoes, is transmitted from infected females or males to offspring with ∼100% efficiency and can be maintained in laboratory colonies over years. This efficient transmission mechanism likely underlies the successful spread of these viruses through insect populations. We created Drosophila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quot;,&quot;publisher&quot;:&quot;American Society for Microbiology&quot;,&quot;issue&quot;:&quot;20&quot;,&quot;volume&quot;:&quot;94&quot;},&quot;isTemporary&quot;:false}]},{&quot;citationID&quot;:&quot;MENDELEY_CITATION_d0a3142a-a603-4c33-805b-4e9d0dcb5e77&quot;,&quot;properties&quot;:{&quot;noteIndex&quot;:0},&quot;isEdited&quot;:false,&quot;manualOverride&quot;:{&quot;isManuallyOverridden&quot;:false,&quot;citeprocText&quot;:&quot;&lt;sup&gt;8,16,17&lt;/sup&gt;&quot;,&quot;manualOverrideText&quot;:&quot;&quot;},&quot;citationTag&quot;:&quot;MENDELEY_CITATION_v3_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&quot;,&quot;citationItems&quot;:[{&quot;id&quot;:&quot;8495cf94-4000-3ec2-8271-4987ba3e7084&quot;,&quot;itemData&quot;:{&quot;type&quot;:&quot;article-journal&quot;,&quot;id&quot;:&quot;8495cf94-4000-3ec2-8271-4987ba3e7084&quot;,&quot;title&quot;:&quot;Drosophila melanogaster's history as a human commensal&quot;,&quot;author&quot;:[{&quot;family&quot;:&quot;Keller&quot;,&quot;given&quot;:&quot;Andreas&quot;,&quot;parse-names&quot;:false,&quot;dropping-particle&quot;:&quot;&quot;,&quot;non-dropping-particle&quot;:&quot;&quot;}],&quot;container-title&quot;:&quot;Current Biology&quot;,&quot;issued&quot;:{&quot;date-parts&quot;:[[2007,2,6]]},&quot;page&quot;:&quot;PR77-R81&quot;,&quot;issue&quot;:&quot;3&quot;,&quot;volume&quot;:&quot;17&quot;,&quot;container-title-short&quot;:&quot;&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0e7185de-04c5-341b-a6e7-9c243407ead0&quot;,&quot;itemData&quot;:{&quot;type&quot;:&quot;article-journal&quot;,&quot;id&quot;:&quot;0e7185de-04c5-341b-a6e7-9c243407ead0&quot;,&quot;title&quot;:&quot;Vectors and vertical transmission: an epidemiologic perspective.&quot;,&quot;author&quot;:[{&quot;family&quot;:&quot;Fine&quot;,&quot;given&quot;:&quot;P E&quot;,&quot;parse-names&quot;:false,&quot;dropping-particle&quot;:&quot;&quot;,&quot;non-dropping-particle&quot;:&quot;&quot;}],&quot;container-title&quot;:&quot;Annals of the New York Academy of Sciences&quot;,&quot;container-title-short&quot;:&quot;Ann N Y Acad Sci&quot;,&quot;DOI&quot;:&quot;10.1111/j.1749-6632.1975.tb35099.x&quot;,&quot;ISSN&quot;:&quot;0077-8923&quot;,&quot;PMID&quot;:&quot;829470&quot;,&quot;issued&quot;:{&quot;date-parts&quot;:[[1975]]},&quot;page&quot;:&quot;173-94&quot;,&quot;volume&quot;:&quot;266&quot;},&quot;isTemporary&quot;:false}]},{&quot;citationID&quot;:&quot;MENDELEY_CITATION_d7ea4025-6ec5-4d77-956c-fb1aadbbad65&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dlYTQwMjUtNmVjNS00ZDc3LTk1NmMtZmIxYWFkYmJhZDY1IiwicHJvcGVydGllcyI6eyJub3RlSW5kZXgiOjB9LCJpc0VkaXRlZCI6ZmFsc2UsIm1hbnVhbE92ZXJyaWRlIjp7ImlzTWFudWFsbHlPdmVycmlkZGVuIjpmYWxzZSwiY2l0ZXByb2NUZXh0IjoiPHN1cD4xOD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ba508138-68a4-4894-bb06-aea631b43da2&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YmE1MDgxMzgtNjhhNC00ODk0LWJiMDYtYWVhNjMxYjQzZGEyIiwicHJvcGVydGllcyI6eyJub3RlSW5kZXgiOjB9LCJpc0VkaXRlZCI6ZmFsc2UsIm1hbnVhbE92ZXJyaWRlIjp7ImlzTWFudWFsbHlPdmVycmlkZGVuIjpmYWxzZSwiY2l0ZXByb2NUZXh0IjoiPHN1cD4x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bc183913-10ff-4540-816e-2b010185093c&quot;,&quot;properties&quot;:{&quot;noteIndex&quot;:0},&quot;isEdited&quot;:false,&quot;manualOverride&quot;:{&quot;isManuallyOverridden&quot;:false,&quot;citeprocText&quot;:&quot;&lt;sup&gt;20&lt;/sup&gt;&quot;,&quot;manualOverrideText&quot;:&quot;&quot;},&quot;citationTag&quot;:&quot;MENDELEY_CITATION_v3_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&quot;,&quot;citationItems&quot;:[{&quot;id&quot;:&quot;24acb771-cd97-339f-a7f1-3b7af4c4437f&quot;,&quot;itemData&quot;:{&quot;type&quot;:&quot;article-journal&quot;,&quot;id&quot;:&quot;24acb771-cd97-339f-a7f1-3b7af4c4437f&quot;,&quot;title&quot;:&quot;Primer-BLAST: a tool to design target-specific primers for polymerase chain reaction.&quot;,&quot;author&quot;:[{&quot;family&quot;:&quot;Ye&quot;,&quot;given&quot;:&quot;Jian&quot;,&quot;parse-names&quot;:false,&quot;dropping-particle&quot;:&quot;&quot;,&quot;non-dropping-particle&quot;:&quot;&quot;},{&quot;family&quot;:&quot;Coulouris&quot;,&quot;given&quot;:&quot;George&quot;,&quot;parse-names&quot;:false,&quot;dropping-particle&quot;:&quot;&quot;,&quot;non-dropping-particle&quot;:&quot;&quot;},{&quot;family&quot;:&quot;Zaretskaya&quot;,&quot;given&quot;:&quot;Irena&quot;,&quot;parse-names&quot;:false,&quot;dropping-particle&quot;:&quot;&quot;,&quot;non-dropping-particle&quot;:&quot;&quot;},{&quot;family&quot;:&quot;Cutcutache&quot;,&quot;given&quot;:&quot;Ioana&quot;,&quot;parse-names&quot;:false,&quot;dropping-particle&quot;:&quot;&quot;,&quot;non-dropping-particle&quot;:&quot;&quot;},{&quot;family&quot;:&quot;Rozen&quot;,&quot;given&quot;:&quot;Steve&quot;,&quot;parse-names&quot;:false,&quot;dropping-particle&quot;:&quot;&quot;,&quot;non-dropping-particle&quot;:&quot;&quot;},{&quot;family&quot;:&quot;Madden&quot;,&quot;given&quot;:&quot;Thomas L&quot;,&quot;parse-names&quot;:false,&quot;dropping-particle&quot;:&quot;&quot;,&quot;non-dropping-particle&quot;:&quot;&quot;}],&quot;container-title&quot;:&quot;BMC bioinformatics&quot;,&quot;container-title-short&quot;:&quot;BMC Bioinformatics&quot;,&quot;DOI&quot;:&quot;10.1186/1471-2105-13-134&quot;,&quot;ISSN&quot;:&quot;1471-2105&quot;,&quot;PMID&quot;:&quot;22708584&quot;,&quot;issued&quot;:{&quot;date-parts&quot;:[[2012,6,18]]},&quot;page&quot;:&quot;134&quot;,&quot;abstract&quot;:&quot;BACKGROUND Choosing appropriate primers is probably the single most important factor affecting the polymerase chain reaction (PCR). Specific amplification of the intended target requires that primers do not have matches to other targets in certain orientations and within certain distances that allow undesired amplification. The process of designing specific primers typically involves two stages. First, the primers flanking regions of interest are generated either manually or using software tools; then they are searched against an appropriate nucleotide sequence database using tools such as BLAST to examine the potential targets. However, the latter is not an easy process as one needs to examine many details between primers and targets, such as the number and the positions of matched bases, the primer orientations and distance between forward and reverse primers. The complexity of such analysis usually makes this a time-consuming and very difficult task for users, especially when the primers have a large number of hits. Furthermore, although the BLAST program has been widely used for primer target detection, it is in fact not an ideal tool for this purpose as BLAST is a local alignment algorithm and does not necessarily return complete match information over the entire primer range. RESULTS We present a new software tool called Primer-BLAST to alleviate the difficulty in designing target-specific primers. This tool combines BLAST with a global alignment algorithm to ensure a full primer-target alignment and is sensitive enough to detect targets that have a significant number of mismatches to primers. Primer-BLAST allows users to design new target-specific primers in one step as well as to check the specificity of pre-existing primers. Primer-BLAST also supports placing primers based on exon/intron locations and excluding single nucleotide polymorphism (SNP) sites in primers. CONCLUSIONS We describe a robust and fully implemented general purpose primer design tool that designs target-specific PCR primers. Primer-BLAST offers flexible options to adjust the specificity threshold and other primer properties. This tool is publicly available at http://www.ncbi.nlm.nih.gov/tools/primer-blast.&quot;,&quot;volume&quot;:&quot;13&quot;},&quot;isTemporary&quot;:false}]},{&quot;citationID&quot;:&quot;MENDELEY_CITATION_80ca5dbb-bc57-407a-af9d-2a4857b2fe2e&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ODBjYTVkYmItYmM1Ny00MDdhLWFmOWQtMmE0ODU3YjJmZTJl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fcdad03c-53e1-4fb1-86c9-82fbe4a1733b&quot;,&quot;properties&quot;:{&quot;noteIndex&quot;:0},&quot;isEdited&quot;:false,&quot;manualOverride&quot;:{&quot;isManuallyOverridden&quot;:false,&quot;citeprocText&quot;:&quot;&lt;sup&gt;19&lt;/sup&gt;&quot;,&quot;manualOverrideText&quot;:&quot;&quot;},&quot;citationTag&quot;:&quot;MENDELEY_CITATION_v3_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&quot;,&quot;citationItems&quot;:[{&quot;id&quot;:&quot;78f7a408-d70e-3b88-bab3-cdc926044a7f&quot;,&quot;itemData&quot;:{&quot;type&quot;:&quot;article-journal&quot;,&quot;id&quot;:&quot;78f7a408-d70e-3b88-bab3-cdc926044a7f&quot;,&quot;title&quot;:&quot;A Polymorphism in the Processing Body Component Ge-1 Controls Resistance to a Naturally Occurring Rhabdovirus in Drosophila.&quot;,&quot;author&quot;:[{&quot;family&quot;:&quot;Cao&quot;,&quot;given&quot;:&quot;Chuan&quot;,&quot;parse-names&quot;:false,&quot;dropping-particle&quot;:&quot;&quot;,&quot;non-dropping-particle&quot;:&quot;&quot;},{&quot;family&quot;:&quot;Magwire&quot;,&quot;given&quot;:&quot;Michael M&quot;,&quot;parse-names&quot;:false,&quot;dropping-particle&quot;:&quot;&quot;,&quot;non-dropping-particle&quot;:&quot;&quot;},{&quot;family&quot;:&quot;Bayer&quot;,&quot;given&quot;:&quot;Florian&quot;,&quot;parse-names&quot;:false,&quot;dropping-particle&quot;:&quot;&quot;,&quot;non-dropping-particle&quot;:&quot;&quot;},{&quot;family&quot;:&quot;Jiggins&quot;,&quot;given&quot;:&quot;Francis M&quot;,&quot;parse-names&quot;:false,&quot;dropping-particle&quot;:&quot;&quot;,&quot;non-dropping-particle&quot;:&quot;&quot;}],&quot;container-title&quot;:&quot;PLoS pathogens&quot;,&quot;container-title-short&quot;:&quot;PLoS Pathog&quot;,&quot;DOI&quot;:&quot;10.1371/journal.ppat.1005387&quot;,&quot;ISSN&quot;:&quot;1553-7374&quot;,&quot;PMID&quot;:&quot;26799957&quot;,&quot;URL&quot;:&quot;http://www.ncbi.nlm.nih.gov/pubmed/26799957&quot;,&quot;issued&quot;:{&quot;date-parts&quot;:[[2016,1]]},&quot;page&quot;:&quot;e1005387&quot;,&quot;abstract&quot;:&quot;Hosts encounter an ever-changing array of pathogens, so there is continual selection for novel ways to resist infection. A powerful way to understand how hosts evolve resistance is to identify the genes that cause variation in susceptibility to infection. Using high-resolution genetic mapping we have identified a naturally occurring polymorphism in a gene called Ge-1 that makes Drosophila melanogaster highly resistant to its natural pathogen Drosophila melanogaster sigma virus (DMelSV). By modifying the sequence of the gene in transgenic flies, we identified a 26 amino acid deletion in the serine-rich linker region of Ge-1 that is causing the resistance. Knocking down the expression of the susceptible allele leads to a decrease in viral titre in infected flies, indicating that Ge-1 is an existing restriction factor whose antiviral effects have been increased by the deletion. Ge-1 plays a central role in RNA degradation and the formation of processing bodies (P bodies). A key effector in antiviral immunity, the RNAi induced silencing complex (RISC), localises to P bodies, but we found that Ge-1-based resistance is not dependent on the small interfering RNA (siRNA) pathway. However, we found that Decapping protein 1 (DCP1) protects flies against sigma virus. This protein interacts with Ge-1 and commits mRNA for degradation by removing the 5' cap, suggesting that resistance may rely on this RNA degradation pathway. The serine-rich linker domain of Ge-1 has experienced strong selection during the evolution of Drosophila, suggesting that this gene may be under long-term selection by viruses. These findings demonstrate that studying naturally occurring polymorphisms that increase resistance to infections enables us to identify novel forms of antiviral defence, and support a pattern of major effect polymorphisms controlling resistance to viruses in Drosophila.&quot;,&quot;publisher&quot;:&quot;Public Library of Science&quot;,&quot;issue&quot;:&quot;1&quot;,&quot;volume&quot;:&quot;12&quot;},&quot;isTemporary&quot;:false}]},{&quot;citationID&quot;:&quot;MENDELEY_CITATION_81b11257-5327-42f2-ac19-87abd12a69fa&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ODFiMTEyNTctNTMyNy00MmYyLWFjMTktODdhYmQxMmE2OWZ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ad75e39f-e874-453d-8408-1b9c5a1f2169&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&quot;,&quot;citationItems&quot;:[{&quot;id&quot;:&quot;dd0017c1-eb67-376b-934a-fbca47018b7a&quot;,&quot;itemData&quot;:{&quot;type&quot;:&quot;article-journal&quot;,&quot;id&quot;:&quot;dd0017c1-eb67-376b-934a-fbca47018b7a&quot;,&quot;title&quot;:&quot;Cutadapt Removes Adapter Sequences From High-Throughput Sequencing Reads&quot;,&quot;author&quot;:[{&quot;family&quot;:&quot;Martin&quot;,&quot;given&quot;:&quot;Marcel&quot;,&quot;parse-names&quot;:false,&quot;dropping-particle&quot;:&quot;&quot;,&quot;non-dropping-particle&quot;:&quot;&quot;}],&quot;container-title&quot;:&quot;EMBnet.journal&quot;,&quot;container-title-short&quot;:&quot;EMBnet J&quot;,&quot;URL&quot;:&quot;http://www-huber.embl.de/users/an-&quot;,&quot;issued&quot;:{&quot;date-parts&quot;:[[2011]]},&quot;page&quot;:&quot;10-12&quot;,&quot;issue&quot;:&quot;1&quot;,&quot;volume&quot;:&quot;17&quot;},&quot;isTemporary&quot;:false}]},{&quot;citationID&quot;:&quot;MENDELEY_CITATION_c71e64a7-cae5-4542-b50c-58fe41362feb&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&quot;,&quot;citationItems&quot;:[{&quot;id&quot;:&quot;65e15226-7d99-3dfb-9a8b-8f7ead634a09&quot;,&quot;itemData&quot;:{&quot;type&quot;:&quot;webpage&quot;,&quot;id&quot;:&quot;65e15226-7d99-3dfb-9a8b-8f7ead634a09&quot;,&quot;title&quot;:&quot;FastQC: a quality control tool for high throughput sequence data&quot;,&quot;author&quot;:[{&quot;family&quot;:&quot;Andrews&quot;,&quot;given&quot;:&quot;Simon&quot;,&quot;parse-names&quot;:false,&quot;dropping-particle&quot;:&quot;&quot;,&quot;non-dropping-particle&quot;:&quot;&quot;},{&quot;family&quot;:&quot;Krueger&quot;,&quot;given&quot;:&quot;Felix&quot;,&quot;parse-names&quot;:false,&quot;dropping-particle&quot;:&quot;&quot;,&quot;non-dropping-particle&quot;:&quot;&quot;},{&quot;family&quot;:&quot;Segonds-Pichon&quot;,&quot;given&quot;:&quot;Anne&quot;,&quot;parse-names&quot;:false,&quot;dropping-particle&quot;:&quot;&quot;,&quot;non-dropping-particle&quot;:&quot;&quot;},{&quot;family&quot;:&quot;Biggins&quot;,&quot;given&quot;:&quot;Laura&quot;,&quot;parse-names&quot;:false,&quot;dropping-particle&quot;:&quot;&quot;,&quot;non-dropping-particle&quot;:&quot;&quot;},{&quot;family&quot;:&quot;Krueger&quot;,&quot;given&quot;:&quot;Christel&quot;,&quot;parse-names&quot;:false,&quot;dropping-particle&quot;:&quot;&quot;,&quot;non-dropping-particle&quot;:&quot;&quot;},{&quot;family&quot;:&quot;Wingett&quot;,&quot;given&quot;:&quot;Steven&quot;,&quot;parse-names&quot;:false,&quot;dropping-particle&quot;:&quot;&quot;,&quot;non-dropping-particle&quot;:&quot;&quot;}],&quot;URL&quot;:&quot;https://qubeshub.org/resources/fastqc&quot;,&quot;issued&quot;:{&quot;date-parts&quot;:[[2012,1]]},&quot;container-title-short&quot;:&quot;&quot;},&quot;isTemporary&quot;:false}]},{&quot;citationID&quot;:&quot;MENDELEY_CITATION_920e3948-2829-405e-aaa0-56adecbae616&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&quot;,&quot;citationItems&quot;:[{&quot;id&quot;:&quot;063eb81f-b36a-3e0e-9acc-5671bbbdfeca&quot;,&quot;itemData&quot;:{&quot;type&quot;:&quot;article-journal&quot;,&quot;id&quot;:&quot;063eb81f-b36a-3e0e-9acc-5671bbbdfeca&quot;,&quot;title&quot;:&quot;Fast gapped-read alignment with Bowtie 2&quot;,&quot;author&quot;:[{&quot;family&quot;:&quot;Langmead&quot;,&quot;given&quot;:&quot;Ben&quot;,&quot;parse-names&quot;:false,&quot;dropping-particle&quot;:&quot;&quot;,&quot;non-dropping-particle&quot;:&quot;&quot;},{&quot;family&quot;:&quot;Salzberg&quot;,&quot;given&quot;:&quot;Steven L.&quot;,&quot;parse-names&quot;:false,&quot;dropping-particle&quot;:&quot;&quot;,&quot;non-dropping-particle&quot;:&quot;&quot;}],&quot;container-title&quot;:&quot;Nature Methods&quot;,&quot;container-title-short&quot;:&quot;Nat Methods&quot;,&quot;DOI&quot;:&quot;10.1038/nmeth.1923&quot;,&quot;ISSN&quot;:&quot;15487091&quot;,&quot;PMID&quot;:&quot;22388286&quot;,&quot;issued&quot;:{&quot;date-parts&quot;:[[2012,4]]},&quot;page&quot;:&quot;357-359&quot;,&quot;abstract&quot;:&quot;As the rate of sequencing increases, greater throughput is demanded from read aligners. The full-text minute index is often used to make alignment very fast and memory-efficient, but the approach is ill-suited to finding longer, gapped alignments. Bowtie 2 combines the strengths of the full-text minute index with the flexibility and speed of hardware-accelerated dynamic programming algorithms to achieve a combination of high speed, sensitivity and accuracy. © 2012 Nature America, Inc. All rights reserved.&quot;,&quot;issue&quot;:&quot;4&quot;,&quot;volume&quot;:&quot;9&quot;},&quot;isTemporary&quot;:false}]},{&quot;citationID&quot;:&quot;MENDELEY_CITATION_33cc8a60-c3da-4aca-aa90-3dbb5b656cb7&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&quot;,&quot;citationItems&quot;:[{&quot;id&quot;:&quot;6251de9f-451d-367e-82d5-db01cc6c3e16&quot;,&quot;itemData&quot;:{&quot;type&quot;:&quot;article-journal&quot;,&quot;id&quot;:&quot;6251de9f-451d-367e-82d5-db01cc6c3e16&quot;,&quot;title&quot;:&quot;Using SPAdes De Novo Assembler&quot;,&quot;author&quot;:[{&quot;family&quot;:&quot;Prjibelski&quot;,&quot;given&quot;:&quot;Andrey&quot;,&quot;parse-names&quot;:false,&quot;dropping-particle&quot;:&quot;&quot;,&quot;non-dropping-particle&quot;:&quot;&quot;},{&quot;family&quot;:&quot;Antipov&quot;,&quot;given&quot;:&quot;Dmitry&quot;,&quot;parse-names&quot;:false,&quot;dropping-particle&quot;:&quot;&quot;,&quot;non-dropping-particle&quot;:&quot;&quot;},{&quot;family&quot;:&quot;Meleshko&quot;,&quot;given&quot;:&quot;Dmitry&quot;,&quot;parse-names&quot;:false,&quot;dropping-particle&quot;:&quot;&quot;,&quot;non-dropping-particle&quot;:&quot;&quot;},{&quot;family&quot;:&quot;Lapidus&quot;,&quot;given&quot;:&quot;Alla&quot;,&quot;parse-names&quot;:false,&quot;dropping-particle&quot;:&quot;&quot;,&quot;non-dropping-particle&quot;:&quot;&quot;},{&quot;family&quot;:&quot;Korobeynikov&quot;,&quot;given&quot;:&quot;Anton&quot;,&quot;parse-names&quot;:false,&quot;dropping-particle&quot;:&quot;&quot;,&quot;non-dropping-particle&quot;:&quot;&quot;}],&quot;container-title&quot;:&quot;Current Protocols in Bioinformatics&quot;,&quot;container-title-short&quot;:&quot;Curr Protoc Bioinformatics&quot;,&quot;DOI&quot;:&quot;10.1002/cpbi.102&quot;,&quot;ISSN&quot;:&quot;1934-3396&quot;,&quot;URL&quot;:&quot;https://currentprotocols.onlinelibrary.wiley.com/doi/10.1002/cpbi.102&quot;,&quot;issued&quot;:{&quot;date-parts&quot;:[[2020,6,19]]},&quot;page&quot;:&quot;e102&quot;,&quot;abstract&quot;:&quot;&lt;p&g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lt;/p&gt;&quot;,&quot;issue&quot;:&quot;1&quot;,&quot;volume&quot;:&quot;70&quot;},&quot;isTemporary&quot;:false}]},{&quot;citationID&quot;:&quot;MENDELEY_CITATION_c98579e9-9f36-4ace-b766-6687eb70da09&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&quot;,&quot;citationItems&quot;:[{&quot;id&quot;:&quot;4a1018f7-b1dc-3a49-a334-d329ed0331fc&quot;,&quot;itemData&quot;:{&quot;type&quot;:&quot;article-journal&quot;,&quot;id&quot;:&quot;4a1018f7-b1dc-3a49-a334-d329ed0331fc&quot;,&quot;title&quot;:&quot;Fast and accurate long-read alignment with Burrows-Wheeler transform&quot;,&quot;author&quot;:[{&quot;family&quot;:&quot;Li&quot;,&quot;given&quot;:&quot;Heng&quot;,&quot;parse-names&quot;:false,&quot;dropping-particle&quot;:&quot;&quot;,&quot;non-dropping-particle&quot;:&quot;&quot;},{&quot;family&quot;:&quot;Durbin&quot;,&quot;given&quot;:&quot;Richard&quot;,&quot;parse-names&quot;:false,&quot;dropping-particle&quot;:&quot;&quot;,&quot;non-dropping-particle&quot;:&quot;&quot;}],&quot;container-title&quot;:&quot;Bioinformatics&quot;,&quot;DOI&quot;:&quot;10.1093/bioinformatics/btp698&quot;,&quot;ISSN&quot;:&quot;13674803&quot;,&quot;PMID&quot;:&quot;20080505&quot;,&quot;issued&quot;:{&quot;date-parts&quot;:[[2010,1,15]]},&quot;page&quot;:&quot;589-595&quot;,&quot;abstract&quot;:&quot;Motivation: Many programs for aligning short sequencing reads to a reference genome have been developed in the last 2 years. Most of them are very efficient for short reads but inefficient or not applicable for reads &gt;200 bp because the algorithms are heavily and specifically tuned for short queries with low sequencing error rate. However, some sequencing platforms already produce longer reads and others are expected to become available soon. For longer reads, hashingbased software such as BLAT and SSAHA2 remain the only choices. Nonetheless, these methods are substantially slower than short-read aligners in terms of aligned bases per unit time. Results: We designed and implemented a new algorithm, Burrows-Wheeler Aligner's Smith-Waterman Alignment (BWA-SW), to align long sequences up to 1Mb against a large sequence database (e.g. the human genome) with a few gigabytes of memory. The algorithm is as accurate as SSAHA2, more accurate than BLAT, and is several to tens of times faster than both. Availability: http://bio-bwa.sourceforge.net. Contact: rd@sanger.ac.uk © The Author(s) 2010. Published by Oxford University Press.&quot;,&quot;issue&quot;:&quot;5&quot;,&quot;volume&quot;:&quot;26&quot;,&quot;container-title-short&quot;:&quot;&quot;},&quot;isTemporary&quot;:false}]},{&quot;citationID&quot;:&quot;MENDELEY_CITATION_53cc63c7-c1e9-4daa-9ebe-bf5be47cd4a4&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TNjYzYzYzctYzFlOS00ZGFhLTllYmUtYmY1YmU0N2NkNGE0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ff0bb548-74b6-49b7-82c0-f796d6380eef&quot;,&quot;properties&quot;:{&quot;noteIndex&quot;:0},&quot;isEdited&quot;:false,&quot;manualOverride&quot;:{&quot;isManuallyOverridden&quot;:false,&quot;citeprocText&quot;:&quot;&lt;sup&gt;27&lt;/sup&gt;&quot;,&quot;manualOverrideText&quot;:&quot;&quot;},&quot;citationTag&quot;:&quot;MENDELEY_CITATION_v3_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4fce7ec2-200b-33de-aeed-8ff23a73d62c&quot;,&quot;itemData&quot;:{&quot;type&quot;:&quot;article-journal&quot;,&quot;id&quot;:&quot;4fce7ec2-200b-33de-aeed-8ff23a73d62c&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PMID&quot;:&quot;23329690&quot;,&quot;issued&quot;:{&quot;date-parts&quot;:[[2013,4]]},&quot;page&quot;:&quot;772-780&quot;,&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2ca66931-b4e3-4481-a32d-769db1f41285&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&quot;,&quot;citationItems&quot;:[{&quot;id&quot;:&quot;c31e9454-39ac-30f2-b711-7c5a8372a294&quot;,&quot;itemData&quot;:{&quot;type&quot;:&quot;article-journal&quot;,&quot;id&quot;:&quot;c31e9454-39ac-30f2-b711-7c5a8372a294&quot;,&quot;title&quot;:&quot;IQ-TREE: A fast and effective stochastic algorithm for estimating maximum-likelihood phylogenies&quot;,&quot;author&quot;:[{&quot;family&quot;:&quot;Nguyen&quot;,&quot;given&quot;:&quot;Lam Tung&quot;,&quot;parse-names&quot;:false,&quot;dropping-particle&quot;:&quot;&quot;,&quot;non-dropping-particle&quot;:&quot;&quot;},{&quot;family&quot;:&quot;Schmidt&quot;,&quot;given&quot;:&quot;Heiko A.&quot;,&quot;parse-names&quot;:false,&quot;dropping-particle&quot;:&quot;&quot;,&quot;non-dropping-particle&quot;:&quot;&quot;},{&quot;family&quot;:&quot;Haeseler&quot;,&quot;given&quot;:&quot;Arndt&quot;,&quot;parse-names&quot;:false,&quot;dropping-particle&quot;:&quot;&quot;,&quot;non-dropping-particle&quot;:&quot;Von&quot;},{&quot;family&quot;:&quot;Minh&quot;,&quot;given&quot;:&quot;Bui Quang&quot;,&quot;parse-names&quot;:false,&quot;dropping-particle&quot;:&quot;&quot;,&quot;non-dropping-particle&quot;:&quot;&quot;}],&quot;container-title&quot;:&quot;Molecular Biology and Evolution&quot;,&quot;container-title-short&quot;:&quot;Mol Biol Evol&quot;,&quot;DOI&quot;:&quot;10.1093/molbev/msu300&quot;,&quot;ISSN&quot;:&quot;15371719&quot;,&quot;PMID&quot;:&quot;25371430&quot;,&quot;issued&quot;:{&quot;date-parts&quot;:[[2015,1,1]]},&quot;page&quot;:&quot;268-274&quot;,&quot;abstract&quot;:&quot;Large phylogenomics data sets require fast tree inference methods, especially for maximum-likelihood (ML) phylogenies. Fast programs exist, but due to inherent heuristics to find optimal trees, it is not clear whether the best tree is found. Thus, there is need for additional approaches that employ different search strategies to find ML trees and that are at the same time as fast as currently available ML programs. We show that a combination of hill-climbing approaches and a stochastic perturbation method can be time-efficiently implemented. If we allow the same CPU time as RAxML and PhyML, then our software IQ-TREE found higher likelihoods between 62.2% and 87.1% of the studied alignments, thus efficiently exploring the tree-space. If we use the IQ-TREE stopping rule, RAxML and PhyML are faster in 75.7% and 47.1% of the DNA alignments and 42.2% and 100% of the protein alignments, respectively. However, the range of obtaining higher likelihoods with IQ-TREE improves to 73.3-97.1%. IQ-TREE is freely available at http://www.cibiv.at/software/iqtree.&quot;,&quot;publisher&quot;:&quot;Oxford University Press&quot;,&quot;issue&quot;:&quot;1&quot;,&quot;volume&quot;:&quot;32&quot;},&quot;isTemporary&quot;:false}]},{&quot;citationID&quot;:&quot;MENDELEY_CITATION_e5f608a6-3322-40a3-9d8b-7870fbd351b9&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&quot;,&quot;citationItems&quot;:[{&quot;id&quot;:&quot;db856e98-3018-391b-bb3e-9f8aed63f561&quot;,&quot;itemData&quot;:{&quot;type&quot;:&quot;article-journal&quot;,&quot;id&quot;:&quot;db856e98-3018-391b-bb3e-9f8aed63f561&quot;,&quot;title&quot;:&quot;Interactive Tree of Life (iTOL) v6: recent updates to the phylogenetic tree display and annotation tool&quot;,&quot;author&quot;:[{&quot;family&quot;:&quot;Letunic&quot;,&quot;given&quot;:&quot;Ivica&quot;,&quot;parse-names&quot;:false,&quot;dropping-particle&quot;:&quot;&quot;,&quot;non-dropping-particle&quot;:&quot;&quot;},{&quot;family&quot;:&quot;Bork&quot;,&quot;given&quot;:&quot;Peer&quot;,&quot;parse-names&quot;:false,&quot;dropping-particle&quot;:&quot;&quot;,&quot;non-dropping-particle&quot;:&quot;&quot;}],&quot;container-title&quot;:&quot;Nucleic Acids Research&quot;,&quot;container-title-short&quot;:&quot;Nucleic Acids Res&quot;,&quot;DOI&quot;:&quot;10.1093/nar/gkae268&quot;,&quot;ISSN&quot;:&quot;0305-1048&quot;,&quot;issued&quot;:{&quot;date-parts&quot;:[[2024,7,5]]},&quot;page&quot;:&quot;W78-W82&quot;,&quot;abstract&quot;:&quot;&lt;p&gt;The Interactive Tree Of Life (https://itol.embl.de) is an online tool for the management, display, annotation and manipulation of phylogenetic and other trees. It is freely available and open to everyone. iTOL version 6 introduces a modernized and completely rewritten user interface, together with numerous new features. A new dataset type has been introduced (colored/labeled ranges), greatly upgrading the functionality of the previous simple colored range annotation function. Additional annotation options have been implemented for several existing dataset types. Dataset template files now support simple assignment of annotations to multiple tree nodes through substring matching, including full regular expression support. Node metadata handling has been greatly extended with novel display and exporting options, and it can now be edited interactively or bulk updated through annotation files. Tree labels can be displayed using multiple simultaneous font styles, with precise positioning, sizing and styling of each individual label part. Various bulk label editing functions have been implemented, simplifying large scale changes of all tree node labels. iTOL’s automatic taxonomy assignment functions now support trees based on the Genome Taxonomy Database (GTDB), in addition to the NCBI taxonomy. The functionality of the optional user account pages has been expanded, simplifying the management, navigation and sharing of projects and trees. iTOL currently handles more than one and a half million trees from &amp;amp;gt;130 000 individual user accounts.&lt;/p&gt;&quot;,&quot;issue&quot;:&quot;W1&quot;,&quot;volume&quot;:&quot;52&quot;},&quot;isTemporary&quot;:false}]},{&quot;citationID&quot;:&quot;MENDELEY_CITATION_9c1b4cbb-11d4-4e8d-975a-8709f036159b&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OWMxYjRjYmItMTFkNC00ZThkLTk3NWEtODcwOWYwMzYxNTl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ce3eb138-7670-4c0e-bf58-7b1536ea8a7d&quot;,&quot;properties&quot;:{&quot;noteIndex&quot;:0},&quot;isEdited&quot;:false,&quot;manualOverride&quot;:{&quot;isManuallyOverridden&quot;:false,&quot;citeprocText&quot;:&quot;&lt;sup&gt;31,32&lt;/sup&gt;&quot;,&quot;manualOverrideText&quot;:&quot;&quot;},&quot;citationTag&quot;:&quot;MENDELEY_CITATION_v3_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&quot;,&quot;citationItems&quot;:[{&quot;id&quot;:&quot;a486177b-b026-32b4-8fac-9d5f9aab4a19&quot;,&quot;itemData&quot;:{&quot;type&quot;:&quot;article-journal&quot;,&quot;id&quot;:&quot;a486177b-b026-32b4-8fac-9d5f9aab4a19&quot;,&quot;title&quot;:&quot;Datamonkey 2.0: A Modern Web Application for Characterizing Selective and Other Evolutionary Processes&quot;,&quot;author&quot;:[{&quot;family&quot;:&quot;Weaver&quot;,&quot;given&quot;:&quot;Steven&quot;,&quot;parse-names&quot;:false,&quot;dropping-particle&quot;:&quot;&quot;,&quot;non-dropping-particle&quot;:&quot;&quot;},{&quot;family&quot;:&quot;Shank&quot;,&quot;given&quot;:&quot;Stephen D&quot;,&quot;parse-names&quot;:false,&quot;dropping-particle&quot;:&quot;&quot;,&quot;non-dropping-particle&quot;:&quot;&quot;},{&quot;family&quot;:&quot;Spielman&quot;,&quot;given&quot;:&quot;Stephanie J&quot;,&quot;parse-names&quot;:false,&quot;dropping-particle&quot;:&quot;&quot;,&quot;non-dropping-particle&quot;:&quot;&quot;},{&quot;family&quot;:&quot;Li&quot;,&quot;given&quot;:&quot;Michael&quot;,&quot;parse-names&quot;:false,&quot;dropping-particle&quot;:&quot;&quot;,&quot;non-dropping-particle&quot;:&quot;&quot;},{&quot;family&quot;:&quot;Muse&quot;,&quot;given&quot;:&quot;Spencer&quot;,&quot;parse-names&quot;:false,&quot;dropping-particle&quot;:&quot;V&quot;,&quot;non-dropping-particle&quot;:&quot;&quot;},{&quot;family&quot;:&quot;Kosakovsky Pond&quot;,&quot;given&quot;:&quot;Sergei L&quot;,&quot;parse-names&quot;:false,&quot;dropping-particle&quot;:&quot;&quot;,&quot;non-dropping-particle&quot;:&quot;&quot;}],&quot;container-title&quot;:&quot;Molecular Biology and Evolution&quot;,&quot;container-title-short&quot;:&quot;Mol Biol Evol&quot;,&quot;DOI&quot;:&quot;10.1093/molbev/msx335&quot;,&quot;ISSN&quot;:&quot;0737-4038&quot;,&quot;issued&quot;:{&quot;date-parts&quot;:[[2018,3,1]]},&quot;page&quot;:&quot;773-777&quot;,&quot;issue&quot;:&quot;3&quot;,&quot;volume&quot;:&quot;35&quot;},&quot;isTemporary&quot;:false},{&quot;id&quot;:&quot;fd8818e1-8cc7-384a-b602-a01328fc902f&quot;,&quot;itemData&quot;:{&quot;type&quot;:&quot;article-journal&quot;,&quot;id&quot;:&quot;fd8818e1-8cc7-384a-b602-a01328fc902f&quot;,&quot;title&quot;:&quot;HyPhy 2.5—A Customizable Platform for Evolutionary Hypothesis Testing Using Phylogenies&quot;,&quot;author&quot;:[{&quot;family&quot;:&quot;Kosakovsky Pond&quot;,&quot;given&quot;:&quot;Sergei L&quot;,&quot;parse-names&quot;:false,&quot;dropping-particle&quot;:&quot;&quot;,&quot;non-dropping-particle&quot;:&quot;&quot;},{&quot;family&quot;:&quot;Poon&quot;,&quot;given&quot;:&quot;Art F Y&quot;,&quot;parse-names&quot;:false,&quot;dropping-particle&quot;:&quot;&quot;,&quot;non-dropping-particle&quot;:&quot;&quot;},{&quot;family&quot;:&quot;Velazquez&quot;,&quot;given&quot;:&quot;Ryan&quot;,&quot;parse-names&quot;:false,&quot;dropping-particle&quot;:&quot;&quot;,&quot;non-dropping-particle&quot;:&quot;&quot;},{&quot;family&quot;:&quot;Weaver&quot;,&quot;given&quot;:&quot;Steven&quot;,&quot;parse-names&quot;:false,&quot;dropping-particle&quot;:&quot;&quot;,&quot;non-dropping-particle&quot;:&quot;&quot;},{&quot;family&quot;:&quot;Hepler&quot;,&quot;given&quot;:&quot;N Lance&quot;,&quot;parse-names&quot;:false,&quot;dropping-particle&quot;:&quot;&quot;,&quot;non-dropping-particle&quot;:&quot;&quot;},{&quot;family&quot;:&quot;Murrell&quot;,&quot;given&quot;:&quot;Ben&quot;,&quot;parse-names&quot;:false,&quot;dropping-particle&quot;:&quot;&quot;,&quot;non-dropping-particle&quot;:&quot;&quot;},{&quot;family&quot;:&quot;Shank&quot;,&quot;given&quot;:&quot;Stephen D&quot;,&quot;parse-names&quot;:false,&quot;dropping-particle&quot;:&quot;&quot;,&quot;non-dropping-particle&quot;:&quot;&quot;},{&quot;family&quot;:&quot;Magalis&quot;,&quot;given&quot;:&quot;Brittany Rife&quot;,&quot;parse-names&quot;:false,&quot;dropping-particle&quot;:&quot;&quot;,&quot;non-dropping-particle&quot;:&quot;&quot;},{&quot;family&quot;:&quot;Bouvier&quot;,&quot;given&quot;:&quot;Dave&quot;,&quot;parse-names&quot;:false,&quot;dropping-particle&quot;:&quot;&quot;,&quot;non-dropping-particle&quot;:&quot;&quot;},{&quot;family&quot;:&quot;Nekrutenko&quot;,&quot;given&quot;:&quot;Anton&quot;,&quot;parse-names&quot;:false,&quot;dropping-particle&quot;:&quot;&quot;,&quot;non-dropping-particle&quot;:&quot;&quot;},{&quot;family&quot;:&quot;Wisotsky&quot;,&quot;given&quot;:&quot;Sadie&quot;,&quot;parse-names&quot;:false,&quot;dropping-particle&quot;:&quot;&quot;,&quot;non-dropping-particle&quot;:&quot;&quot;},{&quot;family&quot;:&quot;Spielman&quot;,&quot;given&quot;:&quot;Stephanie J&quot;,&quot;parse-names&quot;:false,&quot;dropping-particle&quot;:&quot;&quot;,&quot;non-dropping-particle&quot;:&quot;&quot;},{&quot;family&quot;:&quot;Frost&quot;,&quot;given&quot;:&quot;Simon D W&quot;,&quot;parse-names&quot;:false,&quot;dropping-particle&quot;:&quot;&quot;,&quot;non-dropping-particle&quot;:&quot;&quot;},{&quot;family&quot;:&quot;Muse&quot;,&quot;given&quot;:&quot;Spencer&quot;,&quot;parse-names&quot;:false,&quot;dropping-particle&quot;:&quot;V&quot;,&quot;non-dropping-particle&quot;:&quot;&quot;}],&quot;container-title&quot;:&quot;Molecular Biology and Evolution&quot;,&quot;container-title-short&quot;:&quot;Mol Biol Evol&quot;,&quot;DOI&quot;:&quot;10.1093/molbev/msz197&quot;,&quot;ISSN&quot;:&quot;0737-4038&quot;,&quot;issued&quot;:{&quot;date-parts&quot;:[[2020,1,1]]},&quot;page&quot;:&quot;295-299&quot;,&quot;abstract&quot;:&quot;&lt;p&gt;HYpothesis testing using PHYlogenies (HyPhy) is a scriptable, open-source package for fitting a broad range of evolutionary models to multiple sequence alignments, and for conducting subsequent parameter estimation and hypothesis testing, primarily in the maximum likelihood statistical framework. It has become a popular choice for characterizing various aspects of the evolutionary process: natural selection, evolutionary rates, recombination, and coevolution. The 2.5 release (available from www.hyphy.org) includes a completely re-engineered computational core and analysis library that introduces new classes of evolutionary models and statistical tests, delivers substantial performance and stability enhancements, improves usability, streamlines end-to-end analysis workflows, makes it easier to develop custom analyses, and is mostly backward compatible with previous HyPhy releases.&lt;/p&gt;&quot;,&quot;issue&quot;:&quot;1&quot;,&quot;volume&quot;:&quot;37&quot;},&quot;isTemporary&quot;:false}]},{&quot;citationID&quot;:&quot;MENDELEY_CITATION_ae4dac13-a6bf-4ec2-ad4b-bcc272624eb9&quot;,&quot;properties&quot;:{&quot;noteIndex&quot;:0},&quot;isEdited&quot;:false,&quot;manualOverride&quot;:{&quot;isManuallyOverridden&quot;:false,&quot;citeprocText&quot;:&quot;&lt;sup&gt;33,34&lt;/sup&gt;&quot;,&quot;manualOverrideText&quot;:&quot;&quot;},&quot;citationTag&quot;:&quot;MENDELEY_CITATION_v3_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&quot;,&quot;citationItems&quot;:[{&quot;id&quot;:&quot;b3fc73c8-0eab-3232-b8f3-cfb0a2ff8c79&quot;,&quot;itemData&quot;:{&quot;type&quot;:&quot;article-journal&quot;,&quot;id&quot;:&quot;b3fc73c8-0eab-3232-b8f3-cfb0a2ff8c79&quot;,&quot;title&quot;:&quot;RDP: detection of recombination amongst aligned sequences&quot;,&quot;author&quot;:[{&quot;family&quot;:&quot;Martin&quot;,&quot;given&quot;:&quot;Darren&quot;,&quot;parse-names&quot;:false,&quot;dropping-particle&quot;:&quot;&quot;,&quot;non-dropping-particle&quot;:&quot;&quot;},{&quot;family&quot;:&quot;Rybicki&quot;,&quot;given&quot;:&quot;Ed&quot;,&quot;parse-names&quot;:false,&quot;dropping-particle&quot;:&quot;&quot;,&quot;non-dropping-particle&quot;:&quot;&quot;}],&quot;container-title&quot;:&quot;Bioinformatics&quot;,&quot;DOI&quot;:&quot;10.1093/bioinformatics/16.6.562&quot;,&quot;ISSN&quot;:&quot;1367-4811&quot;,&quot;issued&quot;:{&quot;date-parts&quot;:[[2000,6,1]]},&quot;page&quot;:&quot;562-563&quot;,&quot;abstract&quot;:&quot;&lt;p&gt;Summary: Recombination Detection Program (RDP) is a program that applies a pairwise scanning approach to the detection of recombination amongst a group of aligned DNA sequences. The software runs under Windows95 and combines highly automated screening of large numbers of sequences with a highly interactive interface for examining the results of the analyses.&lt;/p&gt;&quot;,&quot;issue&quot;:&quot;6&quot;,&quot;volume&quot;:&quot;16&quot;,&quot;container-title-short&quot;:&quot;&quot;},&quot;isTemporary&quot;:false},{&quot;id&quot;:&quot;c33077df-dd32-3639-be5c-a1cb59b4eb72&quot;,&quot;itemData&quot;:{&quot;type&quot;:&quot;article-journal&quot;,&quot;id&quot;:&quot;c33077df-dd32-3639-be5c-a1cb59b4eb72&quot;,&quot;title&quot;:&quot;RDP5: a computer program for analyzing recombination in, and removing signals of recombination from, nucleotide sequence datasets&quot;,&quot;author&quot;:[{&quot;family&quot;:&quot;Martin&quot;,&quot;given&quot;:&quot;Darren P&quot;,&quot;parse-names&quot;:false,&quot;dropping-particle&quot;:&quot;&quot;,&quot;non-dropping-particle&quot;:&quot;&quot;},{&quot;family&quot;:&quot;Varsani&quot;,&quot;given&quot;:&quot;Arvind&quot;,&quot;parse-names&quot;:false,&quot;dropping-particle&quot;:&quot;&quot;,&quot;non-dropping-particle&quot;:&quot;&quot;},{&quot;family&quot;:&quot;Roumagnac&quot;,&quot;given&quot;:&quot;Philippe&quot;,&quot;parse-names&quot;:false,&quot;dropping-particle&quot;:&quot;&quot;,&quot;non-dropping-particle&quot;:&quot;&quot;},{&quot;family&quot;:&quot;Botha&quot;,&quot;given&quot;:&quot;Gerrit&quot;,&quot;parse-names&quot;:false,&quot;dropping-particle&quot;:&quot;&quot;,&quot;non-dropping-particle&quot;:&quot;&quot;},{&quot;family&quot;:&quot;Maslamoney&quot;,&quot;given&quot;:&quot;Suresh&quot;,&quot;parse-names&quot;:false,&quot;dropping-particle&quot;:&quot;&quot;,&quot;non-dropping-particle&quot;:&quot;&quot;},{&quot;family&quot;:&quot;Schwab&quot;,&quot;given&quot;:&quot;Tiana&quot;,&quot;parse-names&quot;:false,&quot;dropping-particle&quot;:&quot;&quot;,&quot;non-dropping-particle&quot;:&quot;&quot;},{&quot;family&quot;:&quot;Kelz&quot;,&quot;given&quot;:&quot;Zena&quot;,&quot;parse-names&quot;:false,&quot;dropping-particle&quot;:&quot;&quot;,&quot;non-dropping-particle&quot;:&quot;&quot;},{&quot;family&quot;:&quot;Kumar&quot;,&quot;given&quot;:&quot;Venkatesh&quot;,&quot;parse-names&quot;:false,&quot;dropping-particle&quot;:&quot;&quot;,&quot;non-dropping-particle&quot;:&quot;&quot;},{&quot;family&quot;:&quot;Murrell&quot;,&quot;given&quot;:&quot;Ben&quot;,&quot;parse-names&quot;:false,&quot;dropping-particle&quot;:&quot;&quot;,&quot;non-dropping-particle&quot;:&quot;&quot;}],&quot;container-title&quot;:&quot;Virus Evolution&quot;,&quot;container-title-short&quot;:&quot;Virus Evol&quot;,&quot;DOI&quot;:&quot;10.1093/ve/veaa087&quot;,&quot;ISSN&quot;:&quot;2057-1577&quot;,&quot;issued&quot;:{&quot;date-parts&quot;:[[2021,1,20]]},&quot;abstract&quot;:&quot;&lt;p&gt;For the past 20 years, the recombination detection program (RDP) project has focused on the development of a fast, flexible, and easy to use Windows-based recombination analysis tool. Whereas previous versions of this tool have relied on considerable user-mediated verification of detected recombination events, the latest iteration, RDP5, is automated enough that it can be integrated within analysis pipelines and run without any user input. The main innovation enabling this degree of automation is the implementation of statistical tests to identify recombination signals that could be attributable to evolutionary processes other than recombination. The additional analysis time required for these tests has been offset by algorithmic improvements throughout the program such that, relative to RDP4, RDP5 will still run up to five times faster and be capable of analyzing alignments containing twice as many sequences (up to 5000) that are five times longer (up to 50 million sites). For users wanting to remove signals of recombination from their datasets before using them for downstream phylogenetics-based molecular evolution analyses, RDP5 can disassemble detected recombinant sequences into their constituent parts and output a variety of different recombination-free datasets in an array of different alignment formats. For users that are interested in exploring the recombination history of their datasets, all the manual verification, data management and data visualization components of RDP5 have been extensively updated to minimize the amount of time needed by users to individually verify and refine the program’s interpretation of each of the individual recombination events that it detects.&lt;/p&gt;&quot;,&quot;issue&quot;:&quot;1&quot;,&quot;volume&quot;:&quot;7&quot;},&quot;isTemporary&quot;:false}]},{&quot;citationID&quot;:&quot;MENDELEY_CITATION_244836e1-9475-4017-91f2-3e5e7749cb6f&quot;,&quot;properties&quot;:{&quot;noteIndex&quot;:0},&quot;isEdited&quot;:false,&quot;manualOverride&quot;:{&quot;isManuallyOverridden&quot;:false,&quot;citeprocText&quot;:&quot;&lt;sup&gt;35,36&lt;/sup&gt;&quot;,&quot;manualOverrideText&quot;:&quot;&quot;},&quot;citationTag&quot;:&quot;MENDELEY_CITATION_v3_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&quot;,&quot;citationItems&quot;:[{&quot;id&quot;:&quot;f2c6d9d1-d0b2-354f-aa9c-dd58c10c92f7&quot;,&quot;itemData&quot;:{&quot;type&quot;:&quot;article&quot;,&quot;id&quot;:&quot;f2c6d9d1-d0b2-354f-aa9c-dd58c10c92f7&quot;,&quot;title&quot;:&quot;phytools: Phylogenetic Tools for Comparative Biology (and Other Things)&quot;,&quot;author&quot;:[{&quot;family&quot;:&quot;Revell&quot;,&quot;given&quot;:&quot;Liam J.&quot;,&quot;parse-names&quot;:false,&quot;dropping-particle&quot;:&quot;&quot;,&quot;non-dropping-particle&quot;:&quot;&quot;}],&quot;container-title&quot;:&quot;CRAN: Contributed Packages&quot;,&quot;DOI&quot;:&quot;10.32614/CRAN.package.phytools&quot;,&quot;issued&quot;:{&quot;date-parts&quot;:[[2011,8,20]]},&quot;container-title-short&quot;:&quot;&quot;},&quot;isTemporary&quot;:false},{&quot;id&quot;:&quot;7aa25206-f2ac-354d-b28e-638ee879e76b&quot;,&quot;itemData&quot;:{&quot;type&quot;:&quot;article&quot;,&quot;id&quot;:&quot;7aa25206-f2ac-354d-b28e-638ee879e76b&quot;,&quot;title&quot;:&quot;ape: Analyses of Phylogenetics and Evolution&quot;,&quot;author&quot;:[{&quot;family&quot;:&quot;Paradis&quot;,&quot;given&quot;:&quot;Emmanuel&quot;,&quot;parse-names&quot;:false,&quot;dropping-particle&quot;:&quot;&quot;,&quot;non-dropping-particle&quot;:&quot;&quot;},{&quot;family&quot;:&quot;Blomberg&quot;,&quot;given&quot;:&quot;Simon&quot;,&quot;parse-names&quot;:false,&quot;dropping-particle&quot;:&quot;&quot;,&quot;non-dropping-particle&quot;:&quot;&quot;},{&quot;family&quot;:&quot;Bolker&quot;,&quot;given&quot;:&quot;Ben&quot;,&quot;parse-names&quot;:false,&quot;dropping-particle&quot;:&quot;&quot;,&quot;non-dropping-particle&quot;:&quot;&quot;},{&quot;family&quot;:&quot;Brown&quot;,&quot;given&quot;:&quot;Joseph&quot;,&quot;parse-names&quot;:false,&quot;dropping-particle&quot;:&quot;&quot;,&quot;non-dropping-particle&quot;:&quot;&quot;},{&quot;family&quot;:&quot;Claramunt&quot;,&quot;given&quot;:&quot;Santiago&quot;,&quot;parse-names&quot;:false,&quot;dropping-particle&quot;:&quot;&quot;,&quot;non-dropping-particle&quot;:&quot;&quot;},{&quot;family&quot;:&quot;Claude&quot;,&quot;given&quot;:&quot;Julien&quot;,&quot;parse-names&quot;:false,&quot;dropping-particle&quot;:&quot;&quot;,&quot;non-dropping-particle&quot;:&quot;&quot;},{&quot;family&quot;:&quot;Cuong&quot;,&quot;given&quot;:&quot;Hoa Sien&quot;,&quot;parse-names&quot;:false,&quot;dropping-particle&quot;:&quot;&quot;,&quot;non-dropping-particle&quot;:&quot;&quot;},{&quot;family&quot;:&quot;Desper&quot;,&quot;given&quot;:&quot;Richard&quot;,&quot;parse-names&quot;:false,&quot;dropping-particle&quot;:&quot;&quot;,&quot;non-dropping-particle&quot;:&quot;&quot;},{&quot;family&quot;:&quot;Didier&quot;,&quot;given&quot;:&quot;Gilles&quot;,&quot;parse-names&quot;:false,&quot;dropping-particle&quot;:&quot;&quot;,&quot;non-dropping-particle&quot;:&quot;&quot;},{&quot;family&quot;:&quot;Durand&quot;,&quot;given&quot;:&quot;Benoit&quot;,&quot;parse-names&quot;:false,&quot;dropping-particle&quot;:&quot;&quot;,&quot;non-dropping-particle&quot;:&quot;&quot;},{&quot;family&quot;:&quot;Dutheil&quot;,&quot;given&quot;:&quot;Julien&quot;,&quot;parse-names&quot;:false,&quot;dropping-particle&quot;:&quot;&quot;,&quot;non-dropping-particle&quot;:&quot;&quot;},{&quot;family&quot;:&quot;Ewing&quot;,&quot;given&quot;:&quot;RJ&quot;,&quot;parse-names&quot;:false,&quot;dropping-particle&quot;:&quot;&quot;,&quot;non-dropping-particle&quot;:&quot;&quot;},{&quot;family&quot;:&quot;Gascuel&quot;,&quot;given&quot;:&quot;Olivier&quot;,&quot;parse-names&quot;:false,&quot;dropping-particle&quot;:&quot;&quot;,&quot;non-dropping-particle&quot;:&quot;&quot;},{&quot;family&quot;:&quot;Guillerme&quot;,&quot;given&quot;:&quot;Thomas&quot;,&quot;parse-names&quot;:false,&quot;dropping-particle&quot;:&quot;&quot;,&quot;non-dropping-particle&quot;:&quot;&quot;},{&quot;family&quot;:&quot;Heibl&quot;,&quot;given&quot;:&quot;Christoph&quot;,&quot;parse-names&quot;:false,&quot;dropping-particle&quot;:&quot;&quot;,&quot;non-dropping-particle&quot;:&quot;&quot;},{&quot;family&quot;:&quot;Ives&quot;,&quot;given&quot;:&quot;Anthony&quot;,&quot;parse-names&quot;:false,&quot;dropping-particle&quot;:&quot;&quot;,&quot;non-dropping-particle&quot;:&quot;&quot;},{&quot;family&quot;:&quot;Jones&quot;,&quot;given&quot;:&quot;Bradley&quot;,&quot;parse-names&quot;:false,&quot;dropping-particle&quot;:&quot;&quot;,&quot;non-dropping-particle&quot;:&quot;&quot;},{&quot;family&quot;:&quot;Krah&quot;,&quot;given&quot;:&quot;Franz&quot;,&quot;parse-names&quot;:false,&quot;dropping-particle&quot;:&quot;&quot;,&quot;non-dropping-particle&quot;:&quot;&quot;},{&quot;family&quot;:&quot;Lawson&quot;,&quot;given&quot;:&quot;Daniel&quot;,&quot;parse-names&quot;:false,&quot;dropping-particle&quot;:&quot;&quot;,&quot;non-dropping-particle&quot;:&quot;&quot;},{&quot;family&quot;:&quot;Lefort&quot;,&quot;given&quot;:&quot;Vincent&quot;,&quot;parse-names&quot;:false,&quot;dropping-particle&quot;:&quot;&quot;,&quot;non-dropping-particle&quot;:&quot;&quot;},{&quot;family&quot;:&quot;Legendre&quot;,&quot;given&quot;:&quot;Pierre&quot;,&quot;parse-names&quot;:false,&quot;dropping-particle&quot;:&quot;&quot;,&quot;non-dropping-particle&quot;:&quot;&quot;},{&quot;family&quot;:&quot;Lemon&quot;,&quot;given&quot;:&quot;Jim&quot;,&quot;parse-names&quot;:false,&quot;dropping-particle&quot;:&quot;&quot;,&quot;non-dropping-particle&quot;:&quot;&quot;},{&quot;family&quot;:&quot;Louvel&quot;,&quot;given&quot;:&quot;Guillaume&quot;,&quot;parse-names&quot;:false,&quot;dropping-particle&quot;:&quot;&quot;,&quot;non-dropping-particle&quot;:&quot;&quot;},{&quot;family&quot;:&quot;Marotta&quot;,&quot;given&quot;:&quot;Federico&quot;,&quot;parse-names&quot;:false,&quot;dropping-particle&quot;:&quot;&quot;,&quot;non-dropping-particle&quot;:&quot;&quot;},{&quot;family&quot;:&quot;Marcon&quot;,&quot;given&quot;:&quot;Eric&quot;,&quot;parse-names&quot;:false,&quot;dropping-particle&quot;:&quot;&quot;,&quot;non-dropping-particle&quot;:&quot;&quot;},{&quot;family&quot;:&quot;McCloskey&quot;,&quot;given&quot;:&quot;Rosemary&quot;,&quot;parse-names&quot;:false,&quot;dropping-particle&quot;:&quot;&quot;,&quot;non-dropping-particle&quot;:&quot;&quot;},{&quot;family&quot;:&quot;Nylander&quot;,&quot;given&quot;:&quot;Johan&quot;,&quot;parse-names&quot;:false,&quot;dropping-particle&quot;:&quot;&quot;,&quot;non-dropping-particle&quot;:&quot;&quot;},{&quot;family&quot;:&quot;Opgen-Rhein&quot;,&quot;given&quot;:&quot;Rainer&quot;,&quot;parse-names&quot;:false,&quot;dropping-particle&quot;:&quot;&quot;,&quot;non-dropping-particle&quot;:&quot;&quot;},{&quot;family&quot;:&quot;Popescu&quot;,&quot;given&quot;:&quot;Andrei-Alin&quot;,&quot;parse-names&quot;:false,&quot;dropping-particle&quot;:&quot;&quot;,&quot;non-dropping-particle&quot;:&quot;&quot;},{&quot;family&quot;:&quot;Royer-Carenzi&quot;,&quot;given&quot;:&quot;Manuela&quot;,&quot;parse-names&quot;:false,&quot;dropping-particle&quot;:&quot;&quot;,&quot;non-dropping-particle&quot;:&quot;&quot;},{&quot;family&quot;:&quot;Schliep&quot;,&quot;given&quot;:&quot;Klaus&quot;,&quot;parse-names&quot;:false,&quot;dropping-particle&quot;:&quot;&quot;,&quot;non-dropping-particle&quot;:&quot;&quot;},{&quot;family&quot;:&quot;Strimmer&quot;,&quot;given&quot;:&quot;Korbinian&quot;,&quot;parse-names&quot;:false,&quot;dropping-particle&quot;:&quot;&quot;,&quot;non-dropping-particle&quot;:&quot;&quot;},{&quot;family&quot;:&quot;Vienne&quot;,&quot;given&quot;:&quot;Damien&quot;,&quot;parse-names&quot;:false,&quot;dropping-particle&quot;:&quot;&quot;,&quot;non-dropping-particle&quot;:&quot;de&quot;}],&quot;container-title&quot;:&quot;CRAN: Contributed Packages&quot;,&quot;DOI&quot;:&quot;10.32614/CRAN.package.ape&quot;,&quot;issued&quot;:{&quot;date-parts&quot;:[[2002,8,31]]},&quot;container-title-short&quot;:&quot;&quot;},&quot;isTemporary&quot;:false}]},{&quot;citationID&quot;:&quot;MENDELEY_CITATION_d17421f4-ee80-4a76-a4d6-a747aecd014c&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&quot;,&quot;citationItems&quot;:[{&quot;id&quot;:&quot;7d57fbf7-5c43-3174-a356-1f8f293d2e0b&quot;,&quot;itemData&quot;:{&quot;type&quot;:&quot;article-journal&quot;,&quot;id&quot;:&quot;7d57fbf7-5c43-3174-a356-1f8f293d2e0b&quot;,&quot;title&quot;:&quot;Experimental assessment of 3D-printed traps and chemical attractants for the collection of wild Drosophila melanogaster.&quot;,&quot;author&quot;:[{&quot;family&quot;:&quot;Keene-Snickers&quot;,&quot;given&quot;:&quot;Alexandra H&quot;,&quot;parse-names&quot;:false,&quot;dropping-particle&quot;:&quot;&quot;,&quot;non-dropping-particle&quot;:&quot;&quot;},{&quot;family&quot;:&quot;Dunham&quot;,&quot;given&quot;:&quot;Tillie J&quot;,&quot;parse-names&quot;:false,&quot;dropping-particle&quot;:&quot;&quot;,&quot;non-dropping-particle&quot;:&quot;&quot;},{&quot;family&quot;:&quot;Stenglein&quot;,&quot;given&quot;:&quot;Mark D&quot;,&quot;parse-names&quot;:false,&quot;dropping-particle&quot;:&quot;&quot;,&quot;non-dropping-particle&quot;:&quot;&quot;}],&quot;container-title&quot;:&quot;Fly&quot;,&quot;container-title-short&quot;:&quot;Fly (Austin)&quot;,&quot;DOI&quot;:&quot;10.1080/19336934.2025.2502184&quot;,&quot;ISSN&quot;:&quot;1933-6942&quot;,&quot;PMID&quot;:&quot;40370000&quot;,&quot;URL&quot;:&quot;http://www.ncbi.nlm.nih.gov/pubmed/40370000&quot;,&quot;issued&quot;:{&quot;date-parts&quot;:[[2025,12,31]]},&quot;page&quot;:&quot;2502184&quot;,&quot;abstract&quot;:&quot;Drosophila melanogaster, the common fruit fly, has been instrumental to our understanding of evolution, genetics and disease. There are benefits to studying these flies in the wild, including assessment of their naturally occurring microbiota. To facilitate efforts to catch wild D. melanogaster, we designed two fly traps and evaluated several candidate attractants. The first trap utilized a stable food substrate that can be used to catch live flies to establish new lab colonies. The second trap was designed to be reusable and easy to ship to enable the collection of flies over time from diverse locations. We evaluated several chemical attractants derived from banana and from marula fruit, which is the proposed ancestral food host of D. melanogaster. We found that wild flies were preferentially attracted to banana-based odorants over marula-derived ones. Overall, these traps and attractants represent an inexpensive and simple option for the collection of wild D. melanogaster and related species for sampling or colony establishment.&quot;,&quot;issue&quot;:&quot;1&quot;,&quot;volume&quot;:&quot;19&quot;},&quot;isTemporary&quot;:false}]},{&quot;citationID&quot;:&quot;MENDELEY_CITATION_d5027b33-75f9-4d25-bdf1-c5744b81bba4&quot;,&quot;properties&quot;:{&quot;noteIndex&quot;:0},&quot;isEdited&quot;:false,&quot;manualOverride&quot;:{&quot;isManuallyOverridden&quot;:false,&quot;citeprocText&quot;:&quot;&lt;sup&gt;14,15,21,37&lt;/sup&gt;&quot;,&quot;manualOverrideText&quot;:&quot;&quot;},&quot;citationTag&quot;:&quot;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mNvbnRhaW5lci10aXRsZS1zaG9ydCI6IkogR2VuIFZpcm9s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&quot;,&quot;citationItems&quot;:[{&quot;id&quot;:&quot;1b6026ac-8d84-34a0-9947-5dca4eb4f002&quot;,&quot;itemData&quot;:{&quot;type&quot;:&quot;article-journal&quot;,&quot;id&quot;:&quot;1b6026ac-8d84-34a0-9947-5dca4eb4f002&quot;,&quot;title&quot;:&quot;Redefining the invertebrate RNA virosphere&quot;,&quot;author&quot;:[{&quot;family&quot;:&quot;Shi&quot;,&quot;given&quot;:&quot;Mang&quot;,&quot;parse-names&quot;:false,&quot;dropping-particle&quot;:&quot;&quot;,&quot;non-dropping-particle&quot;:&quot;&quot;},{&quot;family&quot;:&quot;Lin&quot;,&quot;given&quot;:&quot;Xian Dan&quot;,&quot;parse-names&quot;:false,&quot;dropping-particle&quot;:&quot;&quot;,&quot;non-dropping-particle&quot;:&quot;&quot;},{&quot;family&quot;:&quot;Tian&quot;,&quot;given&quot;:&quot;Jun Hua&quot;,&quot;parse-names&quot;:false,&quot;dropping-particle&quot;:&quot;&quot;,&quot;non-dropping-particle&quot;:&quot;&quot;},{&quot;family&quot;:&quot;Chen&quot;,&quot;given&quot;:&quot;Liang Jun&quot;,&quot;parse-names&quot;:false,&quot;dropping-particle&quot;:&quot;&quot;,&quot;non-dropping-particle&quot;:&quot;&quot;},{&quot;family&quot;:&quot;Chen&quot;,&quot;given&quot;:&quot;Xiao&quot;,&quot;parse-names&quot;:false,&quot;dropping-particle&quot;:&quot;&quot;,&quot;non-dropping-particle&quot;:&quot;&quot;},{&quot;family&quot;:&quot;Li&quot;,&quot;given&quot;:&quot;Ci Xiu&quot;,&quot;parse-names&quot;:false,&quot;dropping-particle&quot;:&quot;&quot;,&quot;non-dropping-particle&quot;:&quot;&quot;},{&quot;family&quot;:&quot;Qin&quot;,&quot;given&quot;:&quot;Xin Cheng&quot;,&quot;parse-names&quot;:false,&quot;dropping-particle&quot;:&quot;&quot;,&quot;non-dropping-particle&quot;:&quot;&quot;},{&quot;family&quot;:&quot;Li&quot;,&quot;given&quot;:&quot;Jun&quot;,&quot;parse-names&quot;:false,&quot;dropping-particle&quot;:&quot;&quot;,&quot;non-dropping-particle&quot;:&quot;&quot;},{&quot;family&quot;:&quot;Cao&quot;,&quot;given&quot;:&quot;Jian Ping&quot;,&quot;parse-names&quot;:false,&quot;dropping-particle&quot;:&quot;&quot;,&quot;non-dropping-particle&quot;:&quot;&quot;},{&quot;family&quot;:&quot;Eden&quot;,&quot;given&quot;:&quot;John Sebastian&quot;,&quot;parse-names&quot;:false,&quot;dropping-particle&quot;:&quot;&quot;,&quot;non-dropping-particle&quot;:&quot;&quot;},{&quot;family&quot;:&quot;Buchmann&quot;,&quot;given&quot;:&quot;Jan&quot;,&quot;parse-names&quot;:false,&quot;dropping-particle&quot;:&quot;&quot;,&quot;non-dropping-particle&quot;:&quot;&quot;},{&quot;family&quot;:&quot;Wang&quot;,&quot;given&quot;:&quot;Wen&quot;,&quot;parse-names&quot;:false,&quot;dropping-particle&quot;:&quot;&quot;,&quot;non-dropping-particle&quot;:&quot;&quot;},{&quot;family&quot;:&quot;Xu&quot;,&quot;given&quot;:&quot;Jianguo&quot;,&quot;parse-names&quot;:false,&quot;dropping-particle&quot;:&quot;&quot;,&quot;non-dropping-particle&quot;:&quot;&quot;},{&quot;family&quot;:&quot;Holmes&quot;,&quot;given&quot;:&quot;Edward C.&quot;,&quot;parse-names&quot;:false,&quot;dropping-particle&quot;:&quot;&quot;,&quot;non-dropping-particle&quot;:&quot;&quot;},{&quot;family&quot;:&quot;Zhang&quot;,&quot;given&quot;:&quot;Yong Zhen&quot;,&quot;parse-names&quot;:false,&quot;dropping-particle&quot;:&quot;&quot;,&quot;non-dropping-particle&quot;:&quot;&quot;}],&quot;container-title&quot;:&quot;Nature&quot;,&quot;container-title-short&quot;:&quot;Nature&quot;,&quot;DOI&quot;:&quot;10.1038/nature20167&quot;,&quot;ISSN&quot;:&quot;14764687&quot;,&quot;issued&quot;:{&quot;date-parts&quot;:[[2016,12,22]]},&quot;page&quot;:&quot;539-543&quot;,&quot;abstract&quot;:&quot;Current knowledge of RNA virus biodiversity is both biased and fragmentary, reflecting a focus on culturable or disease-causing agents. Here we profile the transcriptomes of over 220 invertebrate species sampled across nine animal phyla and report the discovery of 1,445 RNA viruses, including some that are sufficiently divergent to comprise new families. The identified viruses fill major gaps in the RNA virus phylogeny and reveal an evolutionary history that is characterized by both host switching and co-divergence. The invertebrate virome also reveals remarkable genomic flexibility that includes frequent recombination, lateral gene transfer among viruses and hosts, gene gain and loss, and complex genomic rearrangements. Together, these data present a view of the RNA virosphere that is more phylogenetically and genomically diverse than that depicted in current classification schemes and provide a more solid foundation for studies in virus ecology and evolution.&quot;,&quot;publisher&quot;:&quot;Nature Publishing Group&quot;,&quot;issue&quot;:&quot;7634&quot;,&quot;volume&quot;:&quot;540&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dd009917-45e7-4ee6-a9b2-b29a07a6ccea&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GQwMDk5MTctNDVlNy00ZWU2LWE5YjItYjI5YTA3YTZjY2VhIiwicHJvcGVydGllcyI6eyJub3RlSW5kZXgiOjB9LCJpc0VkaXRlZCI6ZmFsc2UsIm1hbnVhbE92ZXJyaWRlIjp7ImlzTWFudWFsbHlPdmVycmlkZGVuIjpmYWxzZSwiY2l0ZXByb2NUZXh0IjoiPHN1cD4xNTwvc3VwPiIsIm1hbnVhbE92ZXJyaWRlVGV4dCI6IiJ9LCJjaXRhdGlvbkl0ZW1zIjpb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&quot;,&quot;citationItems&quot;:[{&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container-title-short&quot;:&quot;J Gen Virol&quot;},&quot;isTemporary&quot;:false}]},{&quot;citationID&quot;:&quot;MENDELEY_CITATION_797f8aae-a450-42c6-bad1-b840a0ded5ef&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zk3ZjhhYWUtYTQ1MC00MmM2LWJhZDEtYjg0MGEwZGVkNWVm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a52b34-243e-4eac-8104-e7d946a734ec&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MDlhNTJiMzQtMjQzZS00ZWFjLTgxMDQtZTdkOTQ2YTczNGVjIiwicHJvcGVydGllcyI6eyJub3RlSW5kZXgiOjB9LCJpc0VkaXRlZCI6ZmFsc2UsIm1hbnVhbE92ZXJyaWRlIjp7ImlzTWFudWFsbHlPdmVycmlkZGVuIjpmYWxzZSwiY2l0ZXByb2NUZXh0IjoiPHN1cD44PC9zdXA+IiwibWFudWFsT3ZlcnJpZGVUZXh0IjoiIn0sImNpdGF0aW9uSXRlbXMiOlt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1dfQ==&quot;,&quot;citationItems&quot;:[{&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citationID&quot;:&quot;MENDELEY_CITATION_db1313c7-03b1-4433-9b45-78cd9d97179a&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GIxMzEzYzctMDNiMS00NDMzLTliNDUtNzhjZDlkOTcxNzl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6f9af58c-d108-4ae0-8058-596d2c38a06a&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mY5YWY1OGMtZDEwOC00YWUwLTgwNTgtNTk2ZDJjMzhhMDZh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25025c6a-ac3e-41d5-b63a-e133df4a13e0&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&quot;,&quot;citationItems&quot;:[{&quot;id&quot;:&quot;fca76952-a1eb-3d77-be60-d4cc302055ee&quot;,&quot;itemData&quot;:{&quot;type&quot;:&quot;article-journal&quot;,&quot;id&quot;:&quot;fca76952-a1eb-3d77-be60-d4cc302055ee&quot;,&quot;title&quot;:&quot;The discovery, distribution, and diversity of DNA viruses associated with &lt;i&gt;Drosophila melanogaster&lt;/i&gt; in Europe&quot;,&quot;author&quot;:[{&quot;family&quot;:&quot;Wallace&quot;,&quot;given&quot;:&quot;Megan A&quot;,&quot;parse-names&quot;:false,&quot;dropping-particle&quot;:&quot;&quot;,&quot;non-dropping-particle&quot;:&quot;&quot;},{&quot;family&quot;:&quot;Coffman&quot;,&quot;given&quot;:&quot;Kelsey A&quot;,&quot;parse-names&quot;:false,&quot;dropping-particle&quot;:&quot;&quot;,&quot;non-dropping-particle&quot;:&quot;&quot;},{&quot;family&quot;:&quot;Gilbert&quot;,&quot;given&quot;:&quot;Clément&quot;,&quot;parse-names&quot;:false,&quot;dropping-particle&quot;:&quot;&quot;,&quot;non-dropping-particle&quot;:&quot;&quot;},{&quot;family&quot;:&quot;Ravindran&quot;,&quot;given&quot;:&quot;Sanjana&quot;,&quot;parse-names&quot;:false,&quot;dropping-particle&quot;:&quot;&quot;,&quot;non-dropping-particle&quot;:&quot;&quot;},{&quot;family&quot;:&quot;Albery&quot;,&quot;given&quot;:&quot;Gregory F&quot;,&quot;parse-names&quot;:false,&quot;dropping-particle&quot;:&quot;&quot;,&quot;non-dropping-particle&quot;:&quot;&quot;},{&quot;family&quot;:&quot;Abbott&quot;,&quot;given&quot;:&quot;Jessica&quot;,&quot;parse-names&quot;:false,&quot;dropping-particle&quot;:&quot;&quot;,&quot;non-dropping-particle&quot;:&quot;&quot;},{&quot;family&quot;:&quot;Argyridou&quot;,&quot;given&quot;:&quot;Eliza&quot;,&quot;parse-names&quot;:false,&quot;dropping-particle&quot;:&quot;&quot;,&quot;non-dropping-particle&quot;:&quot;&quot;},{&quot;family&quot;:&quot;Bellosta&quot;,&quot;given&quot;:&quot;Paola&quot;,&quot;parse-names&quot;:false,&quot;dropping-particle&quot;:&quot;&quot;,&quot;non-dropping-particle&quot;:&quot;&quot;},{&quot;family&quot;:&quot;Betancourt&quot;,&quot;given&quot;:&quot;Andrea J&quot;,&quot;parse-names&quot;:false,&quot;dropping-particle&quot;:&quot;&quot;,&quot;non-dropping-particle&quot;:&quot;&quot;},{&quot;family&quot;:&quot;Colinet&quot;,&quot;given&quot;:&quot;Hervé&quot;,&quot;parse-names&quot;:false,&quot;dropping-particle&quot;:&quot;&quot;,&quot;non-dropping-particle&quot;:&quot;&quot;},{&quot;family&quot;:&quot;Eric&quot;,&quot;given&quot;:&quot;Katarina&quot;,&quot;parse-names&quot;:false,&quot;dropping-particle&quot;:&quot;&quot;,&quot;non-dropping-particle&quot;:&quot;&quot;},{&quot;family&quot;:&quot;Glaser-Schmitt&quot;,&quot;given&quot;:&quot;Amanda&quot;,&quot;parse-names&quot;:false,&quot;dropping-particle&quot;:&quot;&quot;,&quot;non-dropping-particle&quot;:&quot;&quot;},{&quot;family&quot;:&quot;Grath&quot;,&quot;given&quot;:&quot;Sonja&quot;,&quot;parse-names&quot;:false,&quot;dropping-particle&quot;:&quot;&quot;,&quot;non-dropping-particle&quot;:&quot;&quot;},{&quot;family&quot;:&quot;Jelic&quot;,&quot;given&quot;:&quot;Mihailo&quot;,&quot;parse-names&quot;:false,&quot;dropping-particle&quot;:&quot;&quot;,&quot;non-dropping-particle&quot;:&quot;&quot;},{&quot;family&quot;:&quot;Kankare&quot;,&quot;given&quot;:&quot;Maaria&quot;,&quot;parse-names&quot;:false,&quot;dropping-particle&quot;:&quot;&quot;,&quot;non-dropping-particle&quot;:&quot;&quot;},{&quot;family&quot;:&quot;Kozeretska&quot;,&quot;given&quot;:&quot;Iryna&quot;,&quot;parse-names&quot;:false,&quot;dropping-particle&quot;:&quot;&quot;,&quot;non-dropping-particle&quot;:&quot;&quot;},{&quot;family&quot;:&quot;Loeschcke&quot;,&quot;given&quot;:&quot;Volker&quot;,&quot;parse-names&quot;:false,&quot;dropping-particle&quot;:&quot;&quot;,&quot;non-dropping-particle&quot;:&quot;&quot;},{&quot;family&quot;:&quot;Montchamp-Moreau&quot;,&quot;given&quot;:&quot;Catherine&quot;,&quot;parse-names&quot;:false,&quot;dropping-particle&quot;:&quot;&quot;,&quot;non-dropping-particle&quot;:&quot;&quot;},{&quot;family&quot;:&quot;Ometto&quot;,&quot;given&quot;:&quot;Lino&quot;,&quot;parse-names&quot;:false,&quot;dropping-particle&quot;:&quot;&quot;,&quot;non-dropping-particle&quot;:&quot;&quot;},{&quot;family&quot;:&quot;Onder&quot;,&quot;given&quot;:&quot;Banu Sebnem&quot;,&quot;parse-names&quot;:false,&quot;dropping-particle&quot;:&quot;&quot;,&quot;non-dropping-particle&quot;:&quot;&quot;},{&quot;family&quot;:&quot;Orengo&quot;,&quot;given&quot;:&quot;Dorcas J&quot;,&quot;parse-names&quot;:false,&quot;dropping-particle&quot;:&quot;&quot;,&quot;non-dropping-particle&quot;:&quot;&quot;},{&quot;family&quot;:&quot;Parsch&quot;,&quot;given&quot;:&quot;John&quot;,&quot;parse-names&quot;:false,&quot;dropping-particle&quot;:&quot;&quot;,&quot;non-dropping-particle&quot;:&quot;&quot;},{&quot;family&quot;:&quot;Pascual&quot;,&quot;given&quot;:&quot;Marta&quot;,&quot;parse-names&quot;:false,&quot;dropping-particle&quot;:&quot;&quot;,&quot;non-dropping-particle&quot;:&quot;&quot;},{&quot;family&quot;:&quot;Patenkovic&quot;,&quot;given&quot;:&quot;Aleksandra&quot;,&quot;parse-names&quot;:false,&quot;dropping-particle&quot;:&quot;&quot;,&quot;non-dropping-particle&quot;:&quot;&quot;},{&quot;family&quot;:&quot;Puerma&quot;,&quot;given&quot;:&quot;Eva&quot;,&quot;parse-names&quot;:false,&quot;dropping-particle&quot;:&quot;&quot;,&quot;non-dropping-particle&quot;:&quot;&quot;},{&quot;family&quot;:&quot;Ritchie&quot;,&quot;given&quot;:&quot;Michael G&quot;,&quot;parse-names&quot;:false,&quot;dropping-particle&quot;:&quot;&quot;,&quot;non-dropping-particle&quot;:&quot;&quot;},{&quot;family&quot;:&quot;Rota-Stabelli&quot;,&quot;given&quot;:&quot;Omar&quot;,&quot;parse-names&quot;:false,&quot;dropping-particle&quot;:&quot;&quot;,&quot;non-dropping-particle&quot;:&quot;&quot;},{&quot;family&quot;:&quot;Schou&quot;,&quot;given&quot;:&quot;Mads Fristrup&quot;,&quot;parse-names&quot;:false,&quot;dropping-particle&quot;:&quot;&quot;,&quot;non-dropping-particle&quot;:&quot;&quot;},{&quot;family&quot;:&quot;Serga&quot;,&quot;given&quot;:&quot;Svitlana&quot;,&quot;parse-names&quot;:false,&quot;dropping-particle&quot;:&quot;V&quot;,&quot;non-dropping-particle&quot;:&quot;&quot;},{&quot;family&quot;:&quot;Stamenkovic-Radak&quot;,&quot;given&quot;:&quot;Marina&quot;,&quot;parse-names&quot;:false,&quot;dropping-particle&quot;:&quot;&quot;,&quot;non-dropping-particle&quot;:&quot;&quot;},{&quot;family&quot;:&quot;Tanaskovic&quot;,&quot;given&quot;:&quot;Marija&quot;,&quot;parse-names&quot;:false,&quot;dropping-particle&quot;:&quot;&quot;,&quot;non-dropping-particle&quot;:&quot;&quot;},{&quot;family&quot;:&quot;Veselinovic&quot;,&quot;given&quot;:&quot;Marija Savic&quot;,&quot;parse-names&quot;:false,&quot;dropping-particle&quot;:&quot;&quot;,&quot;non-dropping-particle&quot;:&quot;&quot;},{&quot;family&quot;:&quot;Vieira&quot;,&quot;given&quot;:&quot;Jorge&quot;,&quot;parse-names&quot;:false,&quot;dropping-particle&quot;:&quot;&quot;,&quot;non-dropping-particle&quot;:&quot;&quot;},{&quot;family&quot;:&quot;Vieira&quot;,&quot;given&quot;:&quot;Cristina P&quot;,&quot;parse-names&quot;:false,&quot;dropping-particle&quot;:&quot;&quot;,&quot;non-dropping-particle&quot;:&quot;&quot;},{&quot;family&quot;:&quot;Kapun&quot;,&quot;given&quot;:&quot;Martin&quot;,&quot;parse-names&quot;:false,&quot;dropping-particle&quot;:&quot;&quot;,&quot;non-dropping-particle&quot;:&quot;&quot;},{&quot;family&quot;:&quot;Flatt&quot;,&quot;given&quot;:&quot;Thomas&quot;,&quot;parse-names&quot;:false,&quot;dropping-particle&quot;:&quot;&quot;,&quot;non-dropping-particle&quot;:&quot;&quot;},{&quot;family&quot;:&quot;González&quot;,&quot;given&quot;:&quot;Josefa&quot;,&quot;parse-names&quot;:false,&quot;dropping-particle&quot;:&quot;&quot;,&quot;non-dropping-particle&quot;:&quot;&quot;},{&quot;family&quot;:&quot;Staubach&quot;,&quot;given&quot;:&quot;Fabian&quot;,&quot;parse-names&quot;:false,&quot;dropping-particle&quot;:&quot;&quot;,&quot;non-dropping-particle&quot;:&quot;&quot;},{&quot;family&quot;:&quot;Obbard&quot;,&quot;given&quot;:&quot;Darren J&quot;,&quot;parse-names&quot;:false,&quot;dropping-particle&quot;:&quot;&quot;,&quot;non-dropping-particle&quot;:&quot;&quot;}],&quot;container-title&quot;:&quot;Virus Evolution&quot;,&quot;container-title-short&quot;:&quot;Virus Evol&quot;,&quot;DOI&quot;:&quot;10.1093/ve/veab031&quot;,&quot;ISSN&quot;:&quot;2057-1577&quot;,&quot;URL&quot;:&quot;https://academic.oup.com/ve/article/doi/10.1093/ve/veab031/6207981&quot;,&quot;issued&quot;:{&quot;date-parts&quot;:[[2021,1,20]]},&quot;page&quot;:&quot;veab031&quot;,&quot;abstract&quot;:&quot;&lt;p&gt;Drosophila melanogaster is an important model for antiviral immunity in arthropods, but very few DNA viruses have been described from the family Drosophilidae. This deficiency limits our opportunity to use natural host-pathogen combinations in experimental studies, and may bias our understanding of the Drosophila virome. Here, we report fourteen DNA viruses detected in a metagenomic analysis of 6668 pool-sequenced Drosophila, sampled from forty-seven European locations between 2014 and 2016. These include three new nudiviruses, a new and divergent entomopoxvirus, a virus related to Leptopilina boulardi filamentous virus, and a virus related to Musca domestica salivary gland hypertrophy virus. We also find an endogenous genomic copy of galbut virus, a double-stranded RNA partitivirus, segregating at very low frequency. Remarkably, we find that Drosophila Vesanto virus, a small DNA virus previously described as a bidnavirus, may be composed of up to twelve segments and thus represent a new lineage of segmented DNA viruses. Two of the DNA viruses, Drosophila Kallithea nudivirus and Drosophila Vesanto virus are relatively common, found in 2 per cent or more of wild flies. The others are rare, with many likely to be represented by a single infected fly. We find that virus prevalence in Europe reflects the prevalence seen in publicly available datasets, with Drosophila Kallithea nudivirus and Drosophila Vesanto virus the only ones commonly detectable in public data from wild-caught flies and large population cages, and the other viruses being rare or absent. These analyses suggest that DNA viruses are at lower prevalence than RNA viruses in D.melanogaster, and may be less likely to persist in laboratory cultures. Our findings go some way to redressing an earlier bias toward RNA virus studies in Drosophila, and lay the foundation needed to harness the power of Drosophila as a model system for the study of DNA viruses.&lt;/p&gt;&quot;,&quot;publisher&quot;:&quot;Oxford University Press&quot;,&quot;issue&quot;:&quot;1&quot;,&quot;volume&quot;:&quot;7&quot;},&quot;isTemporary&quot;:false}]},{&quot;citationID&quot;:&quot;MENDELEY_CITATION_96000586-06f5-4695-b83f-9deb3e5c4b73&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OTYwMDA1ODYtMDZmNS00Njk1LWI4M2YtOWRlYjNlNWM0Yjcz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09371fd8-4309-4e40-9795-457e99efad31&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MDkzNzFmZDgtNDMwOS00ZTQwLTk3OTUtNDU3ZTk5ZWZhZDMx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5d665503-cd24-4b17-93b3-c4ff9455bbf1&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WQ2NjU1MDMtY2QyNC00YjE3LTkzYjMtYzRmZjk0NTViYmYx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e20156bc-c3d3-4640-afcb-31b26c013dd8&quot;,&quot;properties&quot;:{&quot;noteIndex&quot;:0},&quot;isEdited&quot;:false,&quot;manualOverride&quot;:{&quot;isManuallyOverridden&quot;:false,&quot;citeprocText&quot;:&quot;&lt;sup&gt;5,8,14,15&lt;/sup&gt;&quot;,&quot;manualOverrideText&quot;:&quot;&quot;},&quot;citationTag&quot;:&quot;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&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id&quot;:&quot;c8935d86-722d-3c69-bf11-9bb91a21b73a&quot;,&quot;itemData&quot;:{&quot;type&quot;:&quot;article-journal&quot;,&quot;id&quot;:&quot;c8935d86-722d-3c69-bf11-9bb91a21b73a&quot;,&quot;title&quot;:&quot;Partitiviruses Infecting Drosophila melanogaster and Aedes aegypti Exhibit Efficient Biparental Vertical Transmission&quot;,&quot;author&quot;:[{&quot;family&quot;:&quot;Cross&quot;,&quot;given&quot;:&quot;Shaun T.&quot;,&quot;parse-names&quot;:false,&quot;dropping-particle&quot;:&quot;&quot;,&quot;non-dropping-particle&quot;:&quot;&quot;},{&quot;family&quot;:&quot;Maertens&quot;,&quot;given&quot;:&quot;Bernadette L.&quot;,&quot;parse-names&quot;:false,&quot;dropping-particle&quot;:&quot;&quot;,&quot;non-dropping-particle&quot;:&quot;&quot;},{&quot;family&quot;:&quot;Dunham&quot;,&quot;given&quot;:&quot;Tillie J.&quot;,&quot;parse-names&quot;:false,&quot;dropping-particle&quot;:&quot;&quot;,&quot;non-dropping-particle&quot;:&quot;&quot;},{&quot;family&quot;:&quot;Rodgers&quot;,&quot;given&quot;:&quot;Case P.&quot;,&quot;parse-names&quot;:false,&quot;dropping-particle&quot;:&quot;&quot;,&quot;non-dropping-particle&quot;:&quot;&quot;},{&quot;family&quot;:&quot;Brehm&quot;,&quot;given&quot;:&quot;Ali L.&quot;,&quot;parse-names&quot;:false,&quot;dropping-particle&quot;:&quot;&quot;,&quot;non-dropping-particle&quot;:&quot;&quot;},{&quot;family&quot;:&quot;Miller&quot;,&quot;given&quot;:&quot;Megan R.&quot;,&quot;parse-names&quot;:false,&quot;dropping-particle&quot;:&quot;&quot;,&quot;non-dropping-particle&quot;:&quot;&quot;},{&quot;family&quot;:&quot;Williams&quot;,&quot;given&quot;:&quot;Alissa M.&quot;,&quot;parse-names&quot;:false,&quot;dropping-particle&quot;:&quot;&quot;,&quot;non-dropping-particle&quot;:&quot;&quot;},{&quot;family&quot;:&quot;Foy&quot;,&quot;given&quot;:&quot;Brian D.&quot;,&quot;parse-names&quot;:false,&quot;dropping-particle&quot;:&quot;&quot;,&quot;non-dropping-particle&quot;:&quot;&quot;},{&quot;family&quot;:&quot;Stenglein&quot;,&quot;given&quot;:&quot;Mark D.&quot;,&quot;parse-names&quot;:false,&quot;dropping-particle&quot;:&quot;&quot;,&quot;non-dropping-particle&quot;:&quot;&quot;}],&quot;container-title&quot;:&quot;Journal of Virology&quot;,&quot;container-title-short&quot;:&quot;J Virol&quot;,&quot;editor&quot;:[{&quot;family&quot;:&quot;Pfeiffer&quot;,&quot;given&quot;:&quot;Julie K.&quot;,&quot;parse-names&quot;:false,&quot;dropping-particle&quot;:&quot;&quot;,&quot;non-dropping-particle&quot;:&quot;&quot;}],&quot;DOI&quot;:&quot;10.1128/JVI.01070-20&quot;,&quot;ISSN&quot;:&quot;0022-538X&quot;,&quot;PMID&quot;:&quot;32759315&quot;,&quot;URL&quot;:&quot;https://journals.asm.org/doi/10.1128/JVI.01070-20&quot;,&quot;issued&quot;:{&quot;date-parts&quot;:[[2020,9,29]]},&quot;abstract&quot;:&quot;&lt;p&gt; Galbut virus is a recently discovered partitivirus that is extraordinarily common in wild populations of the model organism &lt;named-content content-type=\&quot;genus-species\&quot;&gt;Drosophila melanogaster&lt;/named-content&gt; . Like for most viruses discovered through metagenomics, most of the basic biological questions about this virus remain unanswered. We found that galbut virus, along with a closely related partitivirus found in &lt;named-content content-type=\&quot;genus-species\&quot;&gt;Aedes aegypti&lt;/named-content&gt; mosquitoes, is transmitted from infected females or males to offspring with ∼100% efficiency and can be maintained in laboratory colonies over years. This efficient transmission mechanism likely underlies the successful spread of these viruses through insect populations. We created &lt;italic&gt;Drosophila&lt;/italic&gt; lines that contained galbut virus as the only virus infection and showed that these flies can be used as a source for experimental infections. This provides insight into how arthropod-infecting partitiviruses may be maintained in nature and sets the stage for exploration of their biology and potential utility. &lt;/p&gt;&quot;,&quot;publisher&quot;:&quot;American Society for Microbiology&quot;,&quot;issue&quot;:&quot;10&quot;,&quot;volume&quot;:&quot;94&quot;},&quot;isTemporary&quot;:false},{&quot;id&quot;:&quot;f8622bcb-eb68-3642-a5a5-51725b314abd&quot;,&quot;itemData&quot;:{&quot;type&quot;:&quot;article-journal&quot;,&quot;id&quot;:&quot;f8622bcb-eb68-3642-a5a5-51725b314abd&quot;,&quot;title&quot;:&quot;RNA virome diversity and Wolbachia infection in individual Drosophila simulans flies.&quot;,&quot;author&quot;:[{&quot;family&quot;:&quot;Ortiz-Baez&quot;,&quot;given&quot;:&quot;Ayda Susana&quot;,&quot;parse-names&quot;:false,&quot;dropping-particle&quot;:&quot;&quot;,&quot;non-dropping-particle&quot;:&quot;&quot;},{&quot;family&quot;:&quot;Shi&quot;,&quot;given&quot;:&quot;Mang&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The Journal of general virology&quot;,&quot;container-title-short&quot;:&quot;J Gen Virol&quot;,&quot;DOI&quot;:&quot;10.1099/jgv.0.001639&quot;,&quot;ISSN&quot;:&quot;1465-2099&quot;,&quot;PMID&quot;:&quot;34704919&quot;,&quot;URL&quot;:&quot;http://www.ncbi.nlm.nih.gov/pubmed/34704919&quot;,&quot;issued&quot;:{&quot;date-parts&quot;:[[2021,10]]},&quot;page&quot;:&quot;001639&quot;,&quot;abstract&quot;:&quot;The endosymbiont bacteria of the genus Wolbachia are associated with multiple mutualistic effects on insect biology, including nutritional and antiviral properties. Members of the genus Wolbachia naturally occur in fly species of the genus Drosophila, providing an operational model host for studying how virome composition may be affected by its presence. Drosophila simulans populations can carry a variety of strains of members of the genus Wolbachia, with the wAu strain associated with strong antiviral protection under experimental conditions. We used D. simulans sampled from the Perth Hills, Western Australia, to investigate the potential virus protective effect of the wAu strain of Wolbachia on individual wild-caught flies. Our data revealed no appreciable variation in virus composition and abundance between individuals infected or uninfected with Wolbachia associated with the presence or absence of wAu. However, it remains unclear whether wAu might affect viral infection and host survival by increasing tolerance rather than inducing complete resistance. These data also provide new insights into the natural virome diversity of D. simulans. Despite the small number of individuals sampled, we identified a repertoire of RNA viruses, including nora virus, galbut virus, thika virus and La Jolla virus, that have been identified in other species of the genus Drosophila. Chaq virus-like sequences associated with galbut virus were also detected. In addition, we identified five novel viruses from the families Reoviridae, Tombusviridae, Mitoviridae and Bunyaviridae. Overall, this study highlights the complex interaction between Wolbachia and RNA virus infections and provides a baseline description of the natural virome of D. simulans.&quot;,&quot;publisher&quot;:&quot;Microbiology Society&quot;,&quot;issue&quot;:&quot;10&quot;,&quot;volume&quot;:&quot;102&quot;},&quot;isTemporary&quot;:false},{&quot;id&quot;:&quot;a52a56d8-7e0b-3a3d-ba15-9406d62b18ea&quot;,&quot;itemData&quot;:{&quot;type&quot;:&quot;article-journal&quot;,&quot;id&quot;:&quot;a52a56d8-7e0b-3a3d-ba15-9406d62b18ea&quot;,&quot;title&quot;:&quot;No detectable effect of Wolbachia wMel on the prevalence and abundance of the RNA virome of Drosophila melanogaster&quot;,&quot;author&quot;:[{&quot;family&quot;:&quot;Shi&quot;,&quot;given&quot;:&quot;Mang&quot;,&quot;parse-names&quot;:false,&quot;dropping-particle&quot;:&quot;&quot;,&quot;non-dropping-particle&quot;:&quot;&quot;},{&quot;family&quot;:&quot;White&quot;,&quot;given&quot;:&quot;Vanessa L.&quot;,&quot;parse-names&quot;:false,&quot;dropping-particle&quot;:&quot;&quot;,&quot;non-dropping-particle&quot;:&quot;&quot;},{&quot;family&quot;:&quot;Schlub&quot;,&quot;given&quot;:&quot;Timothy&quot;,&quot;parse-names&quot;:false,&quot;dropping-particle&quot;:&quot;&quot;,&quot;non-dropping-particle&quot;:&quot;&quot;},{&quot;family&quot;:&quot;Eden&quot;,&quot;given&quot;:&quot;John Sebastian&quot;,&quot;parse-names&quot;:false,&quot;dropping-particle&quot;:&quot;&quot;,&quot;non-dropping-particle&quot;:&quot;&quot;},{&quot;family&quot;:&quot;Hoffmann&quot;,&quot;given&quot;:&quot;Ary A.&quot;,&quot;parse-names&quot;:false,&quot;dropping-particle&quot;:&quot;&quot;,&quot;non-dropping-particle&quot;:&quot;&quot;},{&quot;family&quot;:&quot;Holmes&quot;,&quot;given&quot;:&quot;Edward C.&quot;,&quot;parse-names&quot;:false,&quot;dropping-particle&quot;:&quot;&quot;,&quot;non-dropping-particle&quot;:&quot;&quot;}],&quot;container-title&quot;:&quot;Proceedings of the Royal Society B: Biological Sciences&quot;,&quot;DOI&quot;:&quot;10.1098/rspb.2018.1165&quot;,&quot;ISSN&quot;:&quot;14712954&quot;,&quot;PMID&quot;:&quot;30051873&quot;,&quot;issued&quot;:{&quot;date-parts&quot;:[[2018,7,25]]},&quot;abstract&quot;:&quot;Wolbachia is an endosymbiotic bacterium that can block viral infections in arthropods, generating interest in its potential to control the spread of mosquito-borne disease. Drosophila melanogaster is model organism for Wolbachia infection, and the wMel strain of Wolbachia can improve host survival following viral infection. However, it is unclear whether wMel induces anti-viral blocking against the broader native virome of D. melanogaster, or whether the major effect of Wolbachia is a reduction in viral abundance rather than viral clearance. We examined the effect of Wolbachia on viral abundance by comparing the total transcriptome of wMel-positive and wMel-negative D. melanogaster populations sampled from six locations in Australia. In addition, we examined the impact of wMel on individual flies by obtaining transcriptome data from 20 wMel-positive and 20 wMel-negative D. melanogaster from the location (Melbourne) with highest density of wMel. These data revealed high viral abundance in both Wolbachia-positive and -negative populations and individuals. Notably, none of the viral species identified, representing RNA viruses from at least nine families/floating genera, showed evidence of protection by wMel. Although the viral loads of picorna-like viruses are reduced by wMel under experimental conditions, we observed no such effect here. These data show that D. melanogaster can harbour abundant RNA viruses regardless of its Wolbachia status and imply that the interaction between Wolbachia and viruses in nature is more complex than simple blocking.&quot;,&quot;publisher&quot;:&quot;Royal Society Publishing&quot;,&quot;issue&quot;:&quot;1883&quot;,&quot;volume&quot;:&quot;285&quot;,&quot;container-title-short&quot;:&quot;&quot;},&quot;isTemporary&quot;:false}]},{&quot;citationID&quot;:&quot;MENDELEY_CITATION_20af8229-0e98-40dd-8e88-85146e0ed2fb&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&quot;,&quot;citationItems&quot;:[{&quot;id&quot;:&quot;7e83d25e-1551-3230-b3c4-63182bdee628&quot;,&quot;itemData&quot;:{&quot;type&quot;:&quot;article-journal&quot;,&quot;id&quot;:&quot;7e83d25e-1551-3230-b3c4-63182bdee628&quot;,&quot;title&quot;:&quot;Not So Different After All: A Comparison of Methods for Detecting Amino Acid Sites Under Selection&quot;,&quot;author&quot;:[{&quot;family&quot;:&quot;Kosakovsky Pond&quot;,&quot;given&quot;:&quot;Sergei L.&quot;,&quot;parse-names&quot;:false,&quot;dropping-particle&quot;:&quot;&quot;,&quot;non-dropping-particle&quot;:&quot;&quot;},{&quot;family&quot;:&quot;Frost&quot;,&quot;given&quot;:&quot;Simon D. W.&quot;,&quot;parse-names&quot;:false,&quot;dropping-particle&quot;:&quot;&quot;,&quot;non-dropping-particle&quot;:&quot;&quot;}],&quot;container-title&quot;:&quot;Molecular Biology and Evolution&quot;,&quot;container-title-short&quot;:&quot;Mol Biol Evol&quot;,&quot;DOI&quot;:&quot;10.1093/molbev/msi105&quot;,&quot;ISSN&quot;:&quot;1537-1719&quot;,&quot;issued&quot;:{&quot;date-parts&quot;:[[2005,5,1]]},&quot;page&quot;:&quot;1208-1222&quot;,&quot;issue&quot;:&quot;5&quot;,&quot;volume&quot;:&quot;22&quot;},&quot;isTemporary&quot;:false}]},{&quot;citationID&quot;:&quot;MENDELEY_CITATION_8cab5971-e497-49fa-aaa2-0b8af1d3bfc4&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&quot;,&quot;citationItems&quot;:[{&quot;id&quot;:&quot;59922cc7-910b-3afe-bb1d-e016603691bd&quot;,&quot;itemData&quot;:{&quot;type&quot;:&quot;article-journal&quot;,&quot;id&quot;:&quot;59922cc7-910b-3afe-bb1d-e016603691bd&quot;,&quot;title&quot;:&quot;Description and prevalence of a putative novel mycovirus within the conifer pathogen Gremmeniella abietina&quot;,&quot;author&quot;:[{&quot;family&quot;:&quot;Botella&quot;,&quot;given&quot;:&quot;Leticia&quot;,&quot;parse-names&quot;:false,&quot;dropping-particle&quot;:&quot;&quot;,&quot;non-dropping-particle&quot;:&quot;&quot;},{&quot;family&quot;:&quot;Vainio&quot;,&quot;given&quot;:&quot;Eeva J.&quot;,&quot;parse-names&quot;:false,&quot;dropping-particle&quot;:&quot;&quot;,&quot;non-dropping-particle&quot;:&quot;&quot;},{&quot;family&quot;:&quot;Hantula&quot;,&quot;given&quot;:&quot;Jarkko&quot;,&quot;parse-names&quot;:false,&quot;dropping-particle&quot;:&quot;&quot;,&quot;non-dropping-particle&quot;:&quot;&quot;},{&quot;family&quot;:&quot;Diez&quot;,&quot;given&quot;:&quot;Julio J.&quot;,&quot;parse-names&quot;:false,&quot;dropping-particle&quot;:&quot;&quot;,&quot;non-dropping-particle&quot;:&quot;&quot;},{&quot;family&quot;:&quot;Jankovsky&quot;,&quot;given&quot;:&quot;Libor&quot;,&quot;parse-names&quot;:false,&quot;dropping-particle&quot;:&quot;&quot;,&quot;non-dropping-particle&quot;:&quot;&quot;}],&quot;container-title&quot;:&quot;Archives of Virology&quot;,&quot;container-title-short&quot;:&quot;Arch Virol&quot;,&quot;DOI&quot;:&quot;10.1007/s00705-015-2456-5&quot;,&quot;ISSN&quot;:&quot;0304-8608&quot;,&quot;issued&quot;:{&quot;date-parts&quot;:[[2015,8,6]]},&quot;page&quot;:&quot;1967-1975&quot;,&quot;issue&quot;:&quot;8&quot;,&quot;volume&quot;:&quot;160&quot;},&quot;isTemporary&quot;:false}]},{&quot;citationID&quot;:&quot;MENDELEY_CITATION_ab752d21-2f39-43da-a5ee-010998cca7a9&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&quot;,&quot;citationItems&quot;:[{&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7dc3aff5-7518-4630-965a-58cb9bff6b33&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&quot;,&quot;citationItems&quot;:[{&quot;id&quot;:&quot;bfca7962-bbb3-3447-a051-ea48688043c5&quot;,&quot;itemData&quot;:{&quot;type&quot;:&quot;article-journal&quot;,&quot;id&quot;:&quot;bfca7962-bbb3-3447-a051-ea48688043c5&quot;,&quot;title&quot;:&quot;The Discovery, Distribution, and Evolution of Viruses Associated with Drosophila melanogaster&quot;,&quot;author&quot;:[{&quot;family&quot;:&quot;Webster&quot;,&quot;given&quot;:&quot;Claire L.&quot;,&quot;parse-names&quot;:false,&quot;dropping-particle&quot;:&quot;&quot;,&quot;non-dropping-particle&quot;:&quot;&quot;},{&quot;family&quot;:&quot;Waldron&quot;,&quot;given&quot;:&quot;Fergal M.&quot;,&quot;parse-names&quot;:false,&quot;dropping-particle&quot;:&quot;&quot;,&quot;non-dropping-particle&quot;:&quot;&quot;},{&quot;family&quot;:&quot;Robertson&quot;,&quot;given&quot;:&quot;Shaun&quot;,&quot;parse-names&quot;:false,&quot;dropping-particle&quot;:&quot;&quot;,&quot;non-dropping-particle&quot;:&quot;&quot;},{&quot;family&quot;:&quot;Crowson&quot;,&quot;given&quot;:&quot;Daisy&quot;,&quot;parse-names&quot;:false,&quot;dropping-particle&quot;:&quot;&quot;,&quot;non-dropping-particle&quot;:&quot;&quot;},{&quot;family&quot;:&quot;Ferrari&quot;,&quot;given&quot;:&quot;Giada&quot;,&quot;parse-names&quot;:false,&quot;dropping-particle&quot;:&quot;&quot;,&quot;non-dropping-particle&quot;:&quot;&quot;},{&quot;family&quot;:&quot;Quintana&quot;,&quot;given&quot;:&quot;Juan F.&quot;,&quot;parse-names&quot;:false,&quot;dropping-particle&quot;:&quot;&quot;,&quot;non-dropping-particle&quot;:&quot;&quot;},{&quot;family&quot;:&quot;Brouqui&quot;,&quot;given&quot;:&quot;Jean-Michel&quot;,&quot;parse-names&quot;:false,&quot;dropping-particle&quot;:&quot;&quot;,&quot;non-dropping-particle&quot;:&quot;&quot;},{&quot;family&quot;:&quot;Bayne&quot;,&quot;given&quot;:&quot;Elizabeth H.&quot;,&quot;parse-names&quot;:false,&quot;dropping-particle&quot;:&quot;&quot;,&quot;non-dropping-particle&quot;:&quot;&quot;},{&quot;family&quot;:&quot;Longdon&quot;,&quot;given&quot;:&quot;Ben&quot;,&quot;parse-names&quot;:false,&quot;dropping-particle&quot;:&quot;&quot;,&quot;non-dropping-particle&quot;:&quot;&quot;},{&quot;family&quot;:&quot;Buck&quot;,&quot;given&quot;:&quot;Amy H.&quot;,&quot;parse-names&quot;:false,&quot;dropping-particle&quot;:&quot;&quot;,&quot;non-dropping-particle&quot;:&quot;&quot;},{&quot;family&quot;:&quot;Lazzaro&quot;,&quot;given&quot;:&quot;Brian P.&quot;,&quot;parse-names&quot;:false,&quot;dropping-particle&quot;:&quot;&quot;,&quot;non-dropping-particle&quot;:&quot;&quot;},{&quot;family&quot;:&quot;Akorli&quot;,&quot;given&quot;:&quot;Jewelna&quot;,&quot;parse-names&quot;:false,&quot;dropping-particle&quot;:&quot;&quot;,&quot;non-dropping-particle&quot;:&quot;&quot;},{&quot;family&quot;:&quot;Haddrill&quot;,&quot;given&quot;:&quot;Penelope R.&quot;,&quot;parse-names&quot;:false,&quot;dropping-particle&quot;:&quot;&quot;,&quot;non-dropping-particle&quot;:&quot;&quot;},{&quot;family&quot;:&quot;Obbard&quot;,&quot;given&quot;:&quot;Darren J.&quot;,&quot;parse-names&quot;:false,&quot;dropping-particle&quot;:&quot;&quot;,&quot;non-dropping-particle&quot;:&quot;&quot;}],&quot;container-title&quot;:&quot;PLOS Biology&quot;,&quot;container-title-short&quot;:&quot;PLoS Biol&quot;,&quot;editor&quot;:[{&quot;family&quot;:&quot;Malik&quot;,&quot;given&quot;:&quot;Harmit S.&quot;,&quot;parse-names&quot;:false,&quot;dropping-particle&quot;:&quot;&quot;,&quot;non-dropping-particle&quot;:&quot;&quot;}],&quot;DOI&quot;:&quot;10.1371/journal.pbio.1002210&quot;,&quot;ISSN&quot;:&quot;1545-7885&quot;,&quot;URL&quot;:&quot;https://dx.plos.org/10.1371/journal.pbio.1002210&quot;,&quot;issued&quot;:{&quot;date-parts&quot;:[[2015,7,14]]},&quot;page&quot;:&quot;e1002210&quot;,&quot;abstract&quot;:&quot;Drosophila melanogaster is a valuable invertebrate model for viral infection and antiviral immunity, and is a focus for studies of insect-virus coevolution. Here we use a metagenomic approach to identify more than 20 previously undetected RNA viruses and a DNA virus associated with wild D. melanogaster. These viruses not only include distant relatives of known insect pathogens but also novel groups of insect-infecting viruses. By sequencing virus-derived small RNAs, we show that the viruses represent active infections of Drosophila. We find that the RNA viruses differ in the number and properties of their small RNAs, and we detect both siRNAs and a novel miRNA from the DNA virus. Analysis of small RNAs also allows us to identify putative viral sequences that lack detectable sequence similarity to known viruses. By surveying &gt;2,000 individually collected wild adult Drosophila we show that more than 30% of D. melanogaster carry a detectable virus, and more than 6% carry multiple viruses. However, despite a high prevalence of the Wolbachia endosymbiont— which is known to be protective against virus infections in Drosophila—we were unable to detect any relationship between the presence of Wolbachia and the presence of any virus. Using publicly available RNA-seq datasets, we show that the community of viruses in Drosophila laboratories is very different from that seen in the wild, but that some of the newly discovered viruses are nevertheless widespread in laboratory lines and are ubiquitous in cell culture. By sequencing viruses from individual wild-collected flies we show that some viruses are shared between D. melanogaster and D. simulans. Our results provide an essential evolutionary and ecological context for host–virus interaction in Drosophila, and the newly reported viral sequences will help develop D. melanogaster further as a model for molecular and evolutionary virus research.&quot;,&quot;issue&quot;:&quot;7&quot;,&quot;volume&quot;:&quot;13&quot;},&quot;isTemporary&quot;:false}]},{&quot;citationID&quot;:&quot;MENDELEY_CITATION_e771e7cf-b92e-495e-a81e-f136ef509c9e&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&quot;,&quot;citationItems&quot;:[{&quot;id&quot;:&quot;c26438a8-a4a7-3985-aa32-dfd2920faccd&quot;,&quot;itemData&quot;:{&quot;type&quot;:&quot;article-journal&quot;,&quot;id&quot;:&quot;c26438a8-a4a7-3985-aa32-dfd2920faccd&quot;,&quot;title&quot;:&quot;Diversity and dynamics of the Drosophila transcriptome.&quot;,&quot;author&quot;:[{&quot;family&quot;:&quot;Brown&quot;,&quot;given&quot;:&quot;James B&quot;,&quot;parse-names&quot;:false,&quot;dropping-particle&quot;:&quot;&quot;,&quot;non-dropping-particle&quot;:&quot;&quot;},{&quot;family&quot;:&quot;Boley&quot;,&quot;given&quot;:&quot;Nathan&quot;,&quot;parse-names&quot;:false,&quot;dropping-particle&quot;:&quot;&quot;,&quot;non-dropping-particle&quot;:&quot;&quot;},{&quot;family&quot;:&quot;Eisman&quot;,&quot;given&quot;:&quot;Robert&quot;,&quot;parse-names&quot;:false,&quot;dropping-particle&quot;:&quot;&quot;,&quot;non-dropping-particle&quot;:&quot;&quot;},{&quot;family&quot;:&quot;May&quot;,&quot;given&quot;:&quot;Gemma E&quot;,&quot;parse-names&quot;:false,&quot;dropping-particle&quot;:&quot;&quot;,&quot;non-dropping-particle&quot;:&quot;&quot;},{&quot;family&quot;:&quot;Stoiber&quot;,&quot;given&quot;:&quot;Marcus H&quot;,&quot;parse-names&quot;:false,&quot;dropping-particle&quot;:&quot;&quot;,&quot;non-dropping-particle&quot;:&quot;&quot;},{&quot;family&quot;:&quot;Duff&quot;,&quot;given&quot;:&quot;Michael O&quot;,&quot;parse-names&quot;:false,&quot;dropping-particle&quot;:&quot;&quot;,&quot;non-dropping-particle&quot;:&quot;&quot;},{&quot;family&quot;:&quot;Booth&quot;,&quot;given&quot;:&quot;Ben W&quot;,&quot;parse-names&quot;:false,&quot;dropping-particle&quot;:&quot;&quot;,&quot;non-dropping-particle&quot;:&quot;&quot;},{&quot;family&quot;:&quot;Wen&quot;,&quot;given&quot;:&quot;Jiayu&quot;,&quot;parse-names&quot;:false,&quot;dropping-particle&quot;:&quot;&quot;,&quot;non-dropping-particle&quot;:&quot;&quot;},{&quot;family&quot;:&quot;Park&quot;,&quot;given&quot;:&quot;Soo&quot;,&quot;parse-names&quot;:false,&quot;dropping-particle&quot;:&quot;&quot;,&quot;non-dropping-particle&quot;:&quot;&quot;},{&quot;family&quot;:&quot;Suzuki&quot;,&quot;given&quot;:&quot;Ana Maria&quot;,&quot;parse-names&quot;:false,&quot;dropping-particle&quot;:&quot;&quot;,&quot;non-dropping-particle&quot;:&quot;&quot;},{&quot;family&quot;:&quot;Wan&quot;,&quot;given&quot;:&quot;Kenneth H&quot;,&quot;parse-names&quot;:false,&quot;dropping-particle&quot;:&quot;&quot;,&quot;non-dropping-particle&quot;:&quot;&quot;},{&quot;family&quot;:&quot;Yu&quot;,&quot;given&quot;:&quot;Charles&quot;,&quot;parse-names&quot;:false,&quot;dropping-particle&quot;:&quot;&quot;,&quot;non-dropping-particle&quot;:&quot;&quot;},{&quot;family&quot;:&quot;Zhang&quot;,&quot;given&quot;:&quot;Dayu&quot;,&quot;parse-names&quot;:false,&quot;dropping-particle&quot;:&quot;&quot;,&quot;non-dropping-particle&quot;:&quot;&quot;},{&quot;family&quot;:&quot;Carlson&quot;,&quot;given&quot;:&quot;Joseph W&quot;,&quot;parse-names&quot;:false,&quot;dropping-particle&quot;:&quot;&quot;,&quot;non-dropping-particle&quot;:&quot;&quot;},{&quot;family&quot;:&quot;Cherbas&quot;,&quot;given&quot;:&quot;Lucy&quot;,&quot;parse-names&quot;:false,&quot;dropping-particle&quot;:&quot;&quot;,&quot;non-dropping-particle&quot;:&quot;&quot;},{&quot;family&quot;:&quot;Eads&quot;,&quot;given&quot;:&quot;Brian D&quot;,&quot;parse-names&quot;:false,&quot;dropping-particle&quot;:&quot;&quot;,&quot;non-dropping-particle&quot;:&quot;&quot;},{&quot;family&quot;:&quot;Miller&quot;,&quot;given&quot;:&quot;David&quot;,&quot;parse-names&quot;:false,&quot;dropping-particle&quot;:&quot;&quot;,&quot;non-dropping-particle&quot;:&quot;&quot;},{&quot;family&quot;:&quot;Mockaitis&quot;,&quot;given&quot;:&quot;Keithanne&quot;,&quot;parse-names&quot;:false,&quot;dropping-particle&quot;:&quot;&quot;,&quot;non-dropping-particle&quot;:&quot;&quot;},{&quot;family&quot;:&quot;Roberts&quot;,&quot;given&quot;:&quot;Johnny&quot;,&quot;parse-names&quot;:false,&quot;dropping-particle&quot;:&quot;&quot;,&quot;non-dropping-particle&quot;:&quot;&quot;},{&quot;family&quot;:&quot;Davis&quot;,&quot;given&quot;:&quot;Carrie A&quot;,&quot;parse-names&quot;:false,&quot;dropping-particle&quot;:&quot;&quot;,&quot;non-dropping-particle&quot;:&quot;&quot;},{&quot;family&quot;:&quot;Frise&quot;,&quot;given&quot;:&quot;Erwin&quot;,&quot;parse-names&quot;:false,&quot;dropping-particle&quot;:&quot;&quot;,&quot;non-dropping-particle&quot;:&quot;&quot;},{&quot;family&quot;:&quot;Hammonds&quot;,&quot;given&quot;:&quot;Ann S&quot;,&quot;parse-names&quot;:false,&quot;dropping-particle&quot;:&quot;&quot;,&quot;non-dropping-particle&quot;:&quot;&quot;},{&quot;family&quot;:&quot;Olson&quot;,&quot;given&quot;:&quot;Sara&quot;,&quot;parse-names&quot;:false,&quot;dropping-particle&quot;:&quot;&quot;,&quot;non-dropping-particle&quot;:&quot;&quot;},{&quot;family&quot;:&quot;Shenker&quot;,&quot;given&quot;:&quot;Sol&quot;,&quot;parse-names&quot;:false,&quot;dropping-particle&quot;:&quot;&quot;,&quot;non-dropping-particle&quot;:&quot;&quot;},{&quot;family&quot;:&quot;Sturgill&quot;,&quot;given&quot;:&quot;David&quot;,&quot;parse-names&quot;:false,&quot;dropping-particle&quot;:&quot;&quot;,&quot;non-dropping-particle&quot;:&quot;&quot;},{&quot;family&quot;:&quot;Samsonova&quot;,&quot;given&quot;:&quot;Anastasia A&quot;,&quot;parse-names&quot;:false,&quot;dropping-particle&quot;:&quot;&quot;,&quot;non-dropping-particle&quot;:&quot;&quot;},{&quot;family&quot;:&quot;Weiszmann&quot;,&quot;given&quot;:&quot;Richard&quot;,&quot;parse-names&quot;:false,&quot;dropping-particle&quot;:&quot;&quot;,&quot;non-dropping-particle&quot;:&quot;&quot;},{&quot;family&quot;:&quot;Robinson&quot;,&quot;given&quot;:&quot;Garret&quot;,&quot;parse-names&quot;:false,&quot;dropping-particle&quot;:&quot;&quot;,&quot;non-dropping-particle&quot;:&quot;&quot;},{&quot;family&quot;:&quot;Hernandez&quot;,&quot;given&quot;:&quot;Juan&quot;,&quot;parse-names&quot;:false,&quot;dropping-particle&quot;:&quot;&quot;,&quot;non-dropping-particle&quot;:&quot;&quot;},{&quot;family&quot;:&quot;Andrews&quot;,&quot;given&quot;:&quot;Justen&quot;,&quot;parse-names&quot;:false,&quot;dropping-particle&quot;:&quot;&quot;,&quot;non-dropping-particle&quot;:&quot;&quot;},{&quot;family&quot;:&quot;Bickel&quot;,&quot;given&quot;:&quot;Peter J&quot;,&quot;parse-names&quot;:false,&quot;dropping-particle&quot;:&quot;&quot;,&quot;non-dropping-particle&quot;:&quot;&quot;},{&quot;family&quot;:&quot;Carninci&quot;,&quot;given&quot;:&quot;Piero&quot;,&quot;parse-names&quot;:false,&quot;dropping-particle&quot;:&quot;&quot;,&quot;non-dropping-particle&quot;:&quot;&quot;},{&quot;family&quot;:&quot;Cherbas&quot;,&quot;given&quot;:&quot;Peter&quot;,&quot;parse-names&quot;:false,&quot;dropping-particle&quot;:&quot;&quot;,&quot;non-dropping-particle&quot;:&quot;&quot;},{&quot;family&quot;:&quot;Gingeras&quot;,&quot;given&quot;:&quot;Thomas R&quot;,&quot;parse-names&quot;:false,&quot;dropping-particle&quot;:&quot;&quot;,&quot;non-dropping-particle&quot;:&quot;&quot;},{&quot;family&quot;:&quot;Hoskins&quot;,&quot;given&quot;:&quot;Roger A&quot;,&quot;parse-names&quot;:false,&quot;dropping-particle&quot;:&quot;&quot;,&quot;non-dropping-particle&quot;:&quot;&quot;},{&quot;family&quot;:&quot;Kaufman&quot;,&quot;given&quot;:&quot;Thomas C&quot;,&quot;parse-names&quot;:false,&quot;dropping-particle&quot;:&quot;&quot;,&quot;non-dropping-particle&quot;:&quot;&quot;},{&quot;family&quot;:&quot;Lai&quot;,&quot;given&quot;:&quot;Eric C&quot;,&quot;parse-names&quot;:false,&quot;dropping-particle&quot;:&quot;&quot;,&quot;non-dropping-particle&quot;:&quot;&quot;},{&quot;family&quot;:&quot;Oliver&quot;,&quot;given&quot;:&quot;Brian&quot;,&quot;parse-names&quot;:false,&quot;dropping-particle&quot;:&quot;&quot;,&quot;non-dropping-particle&quot;:&quot;&quot;},{&quot;family&quot;:&quot;Perrimon&quot;,&quot;given&quot;:&quot;Norbert&quot;,&quot;parse-names&quot;:false,&quot;dropping-particle&quot;:&quot;&quot;,&quot;non-dropping-particle&quot;:&quot;&quot;},{&quot;family&quot;:&quot;Graveley&quot;,&quot;given&quot;:&quot;Brenton R&quot;,&quot;parse-names&quot;:false,&quot;dropping-particle&quot;:&quot;&quot;,&quot;non-dropping-particle&quot;:&quot;&quot;},{&quot;family&quot;:&quot;Celniker&quot;,&quot;given&quot;:&quot;Susan E&quot;,&quot;parse-names&quot;:false,&quot;dropping-particle&quot;:&quot;&quot;,&quot;non-dropping-particle&quot;:&quot;&quot;}],&quot;container-title&quot;:&quot;Nature&quot;,&quot;container-title-short&quot;:&quot;Nature&quot;,&quot;DOI&quot;:&quot;10.1038/nature12962&quot;,&quot;ISSN&quot;:&quot;1476-4687&quot;,&quot;PMID&quot;:&quot;24670639&quot;,&quot;issued&quot;:{&quot;date-parts&quot;:[[2014,8,28]]},&quot;page&quot;:&quot;393-9&quot;,&quot;abstract&quot;:&quot;Animal transcriptomes are dynamic, with each cell type, tissue and organ system expressing an ensemble of transcript isoforms that give rise to substantial diversity. Here we have identified new genes, transcripts and proteins using poly(A)+ RNA sequencing from Drosophila melanogaster in cultured cell lines, dissected organ systems and under environmental perturbations. We found that a small set of mostly neural-specific genes has the potential to encode thousands of transcripts each through extensive alternative promoter usage and RNA splicing. The magnitudes of splicing changes are larger between tissues than between developmental stages, and most sex-specific splicing is gonad-specific. Gonads express hundreds of previously unknown coding and long non-coding RNAs (lncRNAs), some of which are antisense to protein-coding genes and produce short regulatory RNAs. Furthermore, previously identified pervasive intergenic transcription occurs primarily within newly identified introns. The fly transcriptome is substantially more complex than previously recognized, with this complexity arising from combinatorial usage of promoters, splice sites and polyadenylation sites.&quot;,&quot;issue&quot;:&quot;7515&quot;,&quot;volume&quot;:&quot;512&quot;},&quot;isTemporary&quot;:false}]},{&quot;citationID&quot;:&quot;MENDELEY_CITATION_2274699f-1d7d-4166-b78e-93b01f1b1ffc&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&quot;,&quot;citationItems&quot;:[{&quot;id&quot;:&quot;f6d8ac60-8e54-3ae1-b895-e2ad59a6be2e&quot;,&quot;itemData&quot;:{&quot;type&quot;:&quot;article&quot;,&quot;id&quot;:&quot;f6d8ac60-8e54-3ae1-b895-e2ad59a6be2e&quot;,&quot;title&quot;:&quot;Natural variation in resistance to virus infection in dipteran insects&quot;,&quot;author&quot;:[{&quot;family&quot;:&quot;Palmer&quot;,&quot;given&quot;:&quot;William H.&quot;,&quot;parse-names&quot;:false,&quot;dropping-particle&quot;:&quot;&quot;,&quot;non-dropping-particle&quot;:&quot;&quot;},{&quot;family&quot;:&quot;Varghese&quot;,&quot;given&quot;:&quot;Finny S.&quot;,&quot;parse-names&quot;:false,&quot;dropping-particle&quot;:&quot;&quot;,&quot;non-dropping-particle&quot;:&quot;&quot;},{&quot;family&quot;:&quot;Rij&quot;,&quot;given&quot;:&quot;Ronald P.&quot;,&quot;parse-names&quot;:false,&quot;dropping-particle&quot;:&quot;&quot;,&quot;non-dropping-particle&quot;:&quot;Van&quot;}],&quot;container-title&quot;:&quot;Viruses&quot;,&quot;container-title-short&quot;:&quot;Viruses&quot;,&quot;DOI&quot;:&quot;10.3390/v10030118&quot;,&quot;ISSN&quot;:&quot;19994915&quot;,&quot;PMID&quot;:&quot;29522475&quot;,&quot;issued&quot;:{&quot;date-parts&quot;:[[2018,3,9]]},&quot;abstract&quot;:&quot;The power and ease of Drosophila genetics and the medical relevance of mosquito-transmitted viruses have made dipterans important model organisms in antiviral immunology. Studies of virus–host interactions at the molecular and population levels have illuminated determinants of resistance to virus infection. Here, we review the sources and nature of variation in antiviral immunity and virus susceptibility in model dipteran insects, specifically the fruit fly Drosophila melanogaster and vector mosquitoes of the genera Aedes and Culex. We first discuss antiviral immune mechanisms and describe the virus-specificity of these responses. In the following sections, we review genetic and microbiota-dependent variation in antiviral immunity. In the final sections, we explore less well-studied sources of variation, including abiotic factors, sexual dimorphism, infection history, and endogenous viral elements. We borrow from work on other pathogen types and non-dipteran species when it parallels or complements studies in dipterans. Understanding natural variation in virus–host interactions may lead to the identification of novel restriction factors and immune mechanisms and shed light on the molecular determinants of vector competence.&quot;,&quot;publisher&quot;:&quot;MDPI AG&quot;,&quot;issue&quot;:&quot;3&quot;,&quot;volume&quot;:&quot;10&quot;},&quot;isTemporary&quot;:false}]},{&quot;citationID&quot;:&quot;MENDELEY_CITATION_2add7a3c-cc21-451f-a666-0c94af793a1b&quot;,&quot;properties&quot;:{&quot;noteIndex&quot;:0},&quot;isEdited&quot;:false,&quot;manualOverride&quot;:{&quot;isManuallyOverridden&quot;:false,&quot;citeprocText&quot;:&quot;&lt;sup&gt;42&lt;/sup&gt;&quot;,&quot;manualOverrideText&quot;:&quot;&quot;},&quot;citationTag&quot;:&quot;MENDELEY_CITATION_v3_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&quot;,&quot;citationItems&quot;:[{&quot;id&quot;:&quot;6f9a8a3c-368b-3e9f-86eb-4bde5cac2479&quot;,&quot;itemData&quot;:{&quot;type&quot;:&quot;article-journal&quot;,&quot;id&quot;:&quot;6f9a8a3c-368b-3e9f-86eb-4bde5cac2479&quot;,&quot;title&quot;:&quot;Prisoners of war — host adaptation and its constraints on virus evolution&quot;,&quot;author&quot;:[{&quot;family&quot;:&quot;Simmonds&quot;,&quot;given&quot;:&quot;Peter&quot;,&quot;parse-names&quot;:false,&quot;dropping-particle&quot;:&quot;&quot;,&quot;non-dropping-particle&quot;:&quot;&quot;},{&quot;family&quot;:&quot;Aiewsakun&quot;,&quot;given&quot;:&quot;Pakorn&quot;,&quot;parse-names&quot;:false,&quot;dropping-particle&quot;:&quot;&quot;,&quot;non-dropping-particle&quot;:&quot;&quot;},{&quot;family&quot;:&quot;Katzourakis&quot;,&quot;given&quot;:&quot;Aris&quot;,&quot;parse-names&quot;:false,&quot;dropping-particle&quot;:&quot;&quot;,&quot;non-dropping-particle&quot;:&quot;&quot;}],&quot;container-title&quot;:&quot;Nature Reviews Microbiology&quot;,&quot;container-title-short&quot;:&quot;Nat Rev Microbiol&quot;,&quot;DOI&quot;:&quot;10.1038/s41579-018-0120-2&quot;,&quot;ISSN&quot;:&quot;17401534&quot;,&quot;PMID&quot;:&quot;30518814&quot;,&quot;issued&quot;:{&quot;date-parts&quot;:[[2019,5,1]]},&quot;page&quot;:&quot;321-328&quot;,&quot;abstract&quot;:&quot;Recent discoveries of contemporary genotypes of hepatitis B virus and parvovirus B19 in ancient human remains demonstrate that little genetic change has occurred in these viruses over 4,500–6,000 years. Endogenous viral elements in host genomes provide separate evidence that viruses similar to many major contemporary groups circulated 100 million years ago or earlier. In this Opinion article, we argue that the extraordinary conservation of virus genome sequences is best explained by a niche-filling model in which fitness optimization is rapidly achieved in their specific hosts. Whereas short-term substitution rates reflect the accumulation of tolerated sequence changes within adapted genomes, longer-term rates increasingly resemble those of their hosts as the evolving niche moulds and effectively imprisons the virus in co-adapted virus–host relationships. Contrastingly, viruses that jump hosts undergo strong and stringent adaptive selection as they maximize their fit to their new niche. This adaptive capability may paradoxically create evolutionary stasis in long-term host relationships. While viruses can evolve and adapt rapidly, their hosts may ultimately shape their longer-term evolution.&quot;,&quot;publisher&quot;:&quot;Nature Publishing Group&quot;,&quot;issue&quot;:&quot;5&quot;,&quot;volume&quot;:&quot;17&quot;},&quot;isTemporary&quot;:false}]},{&quot;citationID&quot;:&quot;MENDELEY_CITATION_7a7b2a09-df53-49ba-9cb0-8a5ba6f3e39e&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&quot;,&quot;citationItems&quot;:[{&quot;id&quot;:&quot;1d23e80a-b020-37d0-875f-25114cf7f6d4&quot;,&quot;itemData&quot;:{&quot;type&quot;:&quot;article&quot;,&quot;id&quot;:&quot;1d23e80a-b020-37d0-875f-25114cf7f6d4&quot;,&quot;title&quot;:&quot;Sequencing RNA from old, dried specimens reveals past viromes and properties of long-surviving RNA&quot;,&quot;author&quot;:[{&quot;family&quot;:&quot;Keene&quot;,&quot;given&quot;:&quot;Alexandra H.&quot;,&quot;parse-names&quot;:false,&quot;dropping-particle&quot;:&quot;&quot;,&quot;non-dropping-particle&quot;:&quot;&quot;},{&quot;family&quot;:&quot;Stenglein&quot;,&quot;given&quot;:&quot;Mark D.&quot;,&quot;parse-names&quot;:false,&quot;dropping-particle&quot;:&quot;&quot;,&quot;non-dropping-particle&quot;:&quot;&quot;}],&quot;DOI&quot;:&quot;10.1101/2024.10.03.616531&quot;,&quot;issued&quot;:{&quot;date-parts&quot;:[[2024,10,3]]},&quot;abstract&quot;:&quot;&lt;p&gt; Recovery of virus sequences from old samples provides an opportunity to study virus evolution and reconstruct historic virus-host interactions. Studies of old virus sequences have mainly relied on DNA or on RNA from fixed or frozen samples. The millions of specimens in natural history museums represent a potential treasure trove of old virus sequences, but it is not clear how well RNA survives in old samples. We experimentally assessed the stability of RNA in insects stored dry at room temperature over 72 weeks. Although RNA molecules grew fragmented, RNA yields remained surprisingly constant. RT-qPCR of host and virus RNA showed minimal differences between dried and frozen specimens. To assess RNA survival in much older samples we acquired &lt;italic&gt;Drosophila&lt;/italic&gt; specimens from North American entomological collections. We recovered sequences from known and novel viruses including several coding complete virus genomes from a fly collected in 1908. We found that the virome of &lt;italic&gt;D. melanogaster&lt;/italic&gt; has changed little over the past century. Galbut virus, the most prevalent virus infection in contemporary &lt;italic&gt;D. melanogaster&lt;/italic&gt; , was also the most common in historic samples. Finally, we investigated the genomic and physical features of surviving RNA. RNA that survived was fragmented, chemically damaged, and preferentially double stranded or contained in ribonucleoprotein complexes. This showed that RNA - especially certain types of RNA – can survive in biological specimens over extended periods in the absence of fixation or freezing and confirms the utility of dried specimens to provide a clearer understanding of virus evolution. &lt;/p&gt;&quot;,&quot;container-title-short&quot;:&quot;&quot;},&quot;isTemporary&quot;:false}]},{&quot;citationID&quot;:&quot;MENDELEY_CITATION_1da195ba-5a6c-42c6-b5f2-3eaaec97ef88&quot;,&quot;properties&quot;:{&quot;noteIndex&quot;:0},&quot;isEdited&quot;:false,&quot;manualOverride&quot;:{&quot;isManuallyOverridden&quot;:false,&quot;citeprocText&quot;:&quot;&lt;sup&gt;43&lt;/sup&gt;&quot;,&quot;manualOverrideText&quot;:&quot;&quot;},&quot;citationTag&quot;:&quot;MENDELEY_CITATION_v3_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&quot;,&quot;citationItems&quot;:[{&quot;id&quot;:&quot;129101c2-ccef-3194-852b-c423597f079f&quot;,&quot;itemData&quot;:{&quot;type&quot;:&quot;article-journal&quot;,&quot;id&quot;:&quot;129101c2-ccef-3194-852b-c423597f079f&quot;,&quot;title&quot;:&quot;Temporal patterns of fruit fly (Drosophila) evolution revealed by mutation clocks.&quot;,&quot;author&quot;:[{&quot;family&quot;:&quot;Tamura&quot;,&quot;given&quot;:&quot;Koichiro&quot;,&quot;parse-names&quot;:false,&quot;dropping-particle&quot;:&quot;&quot;,&quot;non-dropping-particle&quot;:&quot;&quot;},{&quot;family&quot;:&quot;Subramanian&quot;,&quot;given&quot;:&quot;Sankar&quot;,&quot;parse-names&quot;:false,&quot;dropping-particle&quot;:&quot;&quot;,&quot;non-dropping-particle&quot;:&quot;&quot;},{&quot;family&quot;:&quot;Kumar&quot;,&quot;given&quot;:&quot;Sudhir&quot;,&quot;parse-names&quot;:false,&quot;dropping-particle&quot;:&quot;&quot;,&quot;non-dropping-particle&quot;:&quot;&quot;}],&quot;container-title&quot;:&quot;Molecular biology and evolution&quot;,&quot;container-title-short&quot;:&quot;Mol Biol Evol&quot;,&quot;DOI&quot;:&quot;10.1093/molbev/msg236&quot;,&quot;ISSN&quot;:&quot;0737-4038&quot;,&quot;PMID&quot;:&quot;12949132&quot;,&quot;issued&quot;:{&quot;date-parts&quot;:[[2004,1]]},&quot;page&quot;:&quot;36-44&quot;,&quot;abstract&quot;:&quot;Drosophila melanogaster has been a canonical model organism to study genetics, development, behavior, physiology, evolution, and population genetics for nearly a century. Despite this emphasis and the completion of its nuclear genome sequence, the timing of major speciation events leading to the origin of this fruit fly remain elusive because of the paucity of extensive fossil records and biogeographic data. Use of molecular clocks as an alternative has been fraught with non-clock-like accumulation of nucleotide and amino-acid substitutions. Here we present a novel methodology in which genomic mutation distances are used to overcome these limitations and to make use of all available gene sequence data for constructing a fruit fly molecular time scale. Our analysis of 2977 pairwise sequence comparisons from 176 nuclear genes reveals a long-term fruit fly mutation clock ticking at a rate of 11.1 mutations per kilobase pair per Myr. Genomic mutation clock-based timings of the landmark speciation events leading to the evolution of D. melanogaster show that it shared most recent common ancestry 5.4 MYA with D. simulans, 12.6 MYA with D. erecta+D. orena, 12.8 MYA with D. yakuba+D. teisseri, 35.6 MYA with the takahashii subgroup, 41.3 MYA with the montium subgroup, 44.2 MYA with the ananassae subgroup, 54.9 MYA with the obscura group, 62.2 MYA with the willistoni group, and 62.9 MYA with the subgenus Drosophila. These and other estimates are compatible with those known from limited biogeographic and fossil records. The inferred temporal pattern of fruit fly evolution shows correspondence with the cooling patterns of paleoclimate changes and habitat fragmentation in the Cenozoic.&quot;,&quot;issue&quot;:&quot;1&quot;,&quot;volume&quot;:&quot;21&quot;},&quot;isTemporary&quot;:false}]},{&quot;citationID&quot;:&quot;MENDELEY_CITATION_12624fac-7138-4e09-9add-6f1ba9a20ca6&quot;,&quot;properties&quot;:{&quot;noteIndex&quot;:0},&quot;isEdited&quot;:false,&quot;manualOverride&quot;:{&quot;isManuallyOverridden&quot;:false,&quot;citeprocText&quot;:&quot;&lt;sup&gt;44–46&lt;/sup&gt;&quot;,&quot;manualOverrideText&quot;:&quot;&quot;},&quot;citationTag&quot;:&quot;MENDELEY_CITATION_v3_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&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cb002a7c-ed9b-387c-a005-94c5e0413123&quot;,&quot;itemData&quot;:{&quot;type&quot;:&quot;article-journal&quot;,&quot;id&quot;:&quot;cb002a7c-ed9b-387c-a005-94c5e0413123&quot;,&quot;title&quot;:&quot;Rules of engagement: molecular insights from host-virus arms races.&quot;,&quot;author&quot;:[{&quot;family&quot;:&quot;Daugherty&quot;,&quot;given&quot;:&quot;Matthew D&quot;,&quot;parse-names&quot;:false,&quot;dropping-particle&quot;:&quot;&quot;,&quot;non-dropping-particle&quot;:&quot;&quot;},{&quot;family&quot;:&quot;Malik&quot;,&quot;given&quot;:&quot;Harmit S&quot;,&quot;parse-names&quot;:false,&quot;dropping-particle&quot;:&quot;&quot;,&quot;non-dropping-particle&quot;:&quot;&quot;}],&quot;container-title&quot;:&quot;Annual review of genetics&quot;,&quot;container-title-short&quot;:&quot;Annu Rev Genet&quot;,&quot;DOI&quot;:&quot;10.1146/annurev-genet-110711-155522&quot;,&quot;ISSN&quot;:&quot;1545-2948&quot;,&quot;PMID&quot;:&quot;23145935&quot;,&quot;issued&quot;:{&quot;date-parts&quot;:[[2012]]},&quot;page&quot;:&quot;677-700&quot;,&quot;abstract&quot;:&quot;Mammalian genes and genomes have been shaped by ancient and ongoing challenges from viruses. These genetic imprints can be identified via evolutionary analyses to reveal fundamental details about when (how old), where (which protein domains), and how (what are the functional consequences of adaptive changes) host-virus arms races alter the proteins involved. Just as extreme amino acid conservation can serve to identify key immutable residues in enzymes, positively selected residues point to molecular recognition interfaces between host and viral proteins that have adapted and counter-adapted in a long series of classical Red Queen conflicts. Common rules for the strategies employed by both hosts and viruses have emerged from case studies of innate immunity genes in primates. We are now poised to use these rules to transition from a retrospective view of host-virus arms races to specific predictions about which host genes face pathogen antagonism and how those genetic conflicts transform host and virus evolution.&quot;,&quot;volume&quot;:&quot;46&quot;},&quot;isTemporary&quot;:false},{&quot;id&quot;:&quot;a9510a52-0751-3d73-bed1-18aa0d1750fc&quot;,&quot;itemData&quot;:{&quot;type&quot;:&quot;article-journal&quot;,&quot;id&quot;:&quot;a9510a52-0751-3d73-bed1-18aa0d1750fc&quot;,&quot;title&quot;:&quot;The possible impact of persistent virus infection on the function of the RNAi machinery in insects: A hypothesis&quot;,&quot;author&quot;:[{&quot;family&quot;:&quot;Swevers&quot;,&quot;given&quot;:&quot;Luc&quot;,&quot;parse-names&quot;:false,&quot;dropping-particle&quot;:&quot;&quot;,&quot;non-dropping-particle&quot;:&quot;&quot;},{&quot;family&quot;:&quot;Broeck&quot;,&quot;given&quot;:&quot;Jozef&quot;,&quot;parse-names&quot;:false,&quot;dropping-particle&quot;:&quot;Vanden&quot;,&quot;non-dropping-particle&quot;:&quot;&quot;},{&quot;family&quot;:&quot;Smagghe&quot;,&quot;given&quot;:&quot;Guy&quot;,&quot;parse-names&quot;:false,&quot;dropping-particle&quot;:&quot;&quot;,&quot;non-dropping-particle&quot;:&quot;&quot;}],&quot;container-title&quot;:&quot;Frontiers in Physiology&quot;,&quot;container-title-short&quot;:&quot;Front Physiol&quot;,&quot;DOI&quot;:&quot;10.3389/fphys.2013.00319&quot;,&quot;ISSN&quot;:&quot;1664042X&quot;,&quot;issued&quot;:{&quot;date-parts&quot;:[[2013]]},&quot;abstract&quot;:&quot;RNAi experiments in insects are characterized by great variability in efficiency; for instance beetles and locusts are very amenable to dsRNA-mediated gene silencing, while other insect groups, most notably lepidopterans, are more refractory to RNAi. Several factors can be forwarded that could affect the efficiency of RNAi, such as the composition and function of the intracellular RNAi machinery, the mechanism of dsRNA uptake, the presence of dsRNA- and siRNA-degrading enzymes and non-specific activation of the innate immune response. In this essay, we investigate the evidence whether persistent infection with RNA viruses could be a major factor that affects the response to exogenous dsRNA in insects. The occurrence of RNA viruses in different insect groups will be discussed, as well as several mechanisms by which viruses could interfere with the process of RNAi. Finally, the impact of RNA virus infection on the design of dsRNA-based insect control strategies will be considered. © 2013 Swevers, Vanden Broeck and Smagghe.&quot;,&quot;volume&quot;:&quot;4 NOV&quot;},&quot;isTemporary&quot;:false}]},{&quot;citationID&quot;:&quot;MENDELEY_CITATION_aff1e08a-8578-4c45-b662-3f7032bede30&quot;,&quot;properties&quot;:{&quot;noteIndex&quot;:0},&quot;isEdited&quot;:false,&quot;manualOverride&quot;:{&quot;isManuallyOverridden&quot;:false,&quot;citeprocText&quot;:&quot;&lt;sup&gt;39,47&lt;/sup&gt;&quot;,&quot;manualOverrideText&quot;:&quot;&quot;},&quot;citationTag&quot;:&quot;MENDELEY_CITATION_v3_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&quot;,&quot;citationItems&quot;:[{&quot;id&quot;:&quot;262b775b-fe54-3dcb-85c6-aa596af111c8&quot;,&quot;itemData&quot;:{&quot;type&quot;:&quot;article&quot;,&quot;id&quot;:&quot;262b775b-fe54-3dcb-85c6-aa596af111c8&quot;,&quot;title&quot;:&quot;Reassortment in segmented RNA viruses: Mechanisms and outcomes&quot;,&quot;author&quot;:[{&quot;family&quot;:&quot;McDonald&quot;,&quot;given&quot;:&quot;Sarah M.&quot;,&quot;parse-names&quot;:false,&quot;dropping-particle&quot;:&quot;&quot;,&quot;non-dropping-particle&quot;:&quot;&quot;},{&quot;family&quot;:&quot;Nelson&quot;,&quot;given&quot;:&quot;Martha I.&quot;,&quot;parse-names&quot;:false,&quot;dropping-particle&quot;:&quot;&quot;,&quot;non-dropping-particle&quot;:&quot;&quot;},{&quot;family&quot;:&quot;Turner&quot;,&quot;given&quot;:&quot;Paul E.&quot;,&quot;parse-names&quot;:false,&quot;dropping-particle&quot;:&quot;&quot;,&quot;non-dropping-particle&quot;:&quot;&quot;},{&quot;family&quot;:&quot;Patton&quot;,&quot;given&quot;:&quot;John T.&quot;,&quot;parse-names&quot;:false,&quot;dropping-particle&quot;:&quot;&quot;,&quot;non-dropping-particle&quot;:&quot;&quot;}],&quot;container-title&quot;:&quot;Nature Reviews Microbiology&quot;,&quot;container-title-short&quot;:&quot;Nat Rev Microbiol&quot;,&quot;DOI&quot;:&quot;10.1038/nrmicro.2016.46&quot;,&quot;ISSN&quot;:&quot;17401534&quot;,&quot;PMID&quot;:&quot;27211789&quot;,&quot;issued&quot;:{&quot;date-parts&quot;:[[2016,6,14]]},&quot;page&quot;:&quot;448-460&quot;,&quot;abstract&quot;:&quot;Segmented RNA viruses are widespread in nature and include important human, animal and plant pathogens, such as influenza viruses and rotaviruses. Although the origin of RNA virus genome segmentation remains elusive, a major consequence of this genome structure is the capacity for reassortment to occur during co-infection, whereby segments are exchanged among different viral strains. Therefore, reassortment can create viral progeny that contain genes that are derived from more than one parent, potentially conferring important fitness advantages or disadvantages to the progeny virus. However, for segmented RNA viruses that package their multiple genome segments into a single virion particle, reassortment also requires genetic compatibility between parental strains, which occurs in the form of conserved packaging signals, and the maintenance of RNA and protein interactions. In this Review, we discuss recent studies that examined the mechanisms and outcomes of reassortment for three well-studied viral families-Cystoviridae, Orthomyxoviridae and Reoviridae-and discuss how these findings provide new perspectives on the replication and evolution of segmented RNA viruses.&quot;,&quot;publisher&quot;:&quot;Nature Publishing Group&quot;,&quot;issue&quot;:&quot;7&quot;,&quot;volume&quot;:&quot;14&quot;},&quot;isTemporary&quot;:false},{&quot;id&quot;:&quot;9ec4d10d-1e58-3235-a33a-6c7771635e85&quot;,&quot;itemData&quot;:{&quot;type&quot;:&quot;article&quot;,&quot;id&quot;:&quot;9ec4d10d-1e58-3235-a33a-6c7771635e85&quot;,&quot;title&quot;:&quot;It’s in the mix: Reassortment of segmented viral genomes&quot;,&quot;author&quot;:[{&quot;family&quot;:&quot;Lowen&quot;,&quot;given&quot;:&quot;Anice C.&quot;,&quot;parse-names&quot;:false,&quot;dropping-particle&quot;:&quot;&quot;,&quot;non-dropping-particle&quot;:&quot;&quot;}],&quot;container-title&quot;:&quot;PLoS Pathogens&quot;,&quot;container-title-short&quot;:&quot;PLoS Pathog&quot;,&quot;DOI&quot;:&quot;10.1371/journal.ppat.1007200&quot;,&quot;ISSN&quot;:&quot;15537374&quot;,&quot;PMID&quot;:&quot;30212586&quot;,&quot;issued&quot;:{&quot;date-parts&quot;:[[2018,9,1]]},&quot;publisher&quot;:&quot;Public Library of Science&quot;,&quot;issue&quot;:&quot;9&quot;,&quot;volume&quot;:&quot;14&quot;},&quot;isTemporary&quot;:false}]},{&quot;citationID&quot;:&quot;MENDELEY_CITATION_26cf7f98-817b-4aac-b1cc-5e526443910e&quot;,&quot;properties&quot;:{&quot;noteIndex&quot;:0},&quot;isEdited&quot;:false,&quot;manualOverride&quot;:{&quot;isManuallyOverridden&quot;:false,&quot;citeprocText&quot;:&quot;&lt;sup&gt;48&lt;/sup&gt;&quot;,&quot;manualOverrideText&quot;:&quot;&quot;},&quot;citationTag&quot;:&quot;MENDELEY_CITATION_v3_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&quot;,&quot;citationItems&quot;:[{&quot;id&quot;:&quot;bccc49c9-a02e-37c2-a716-b857c13ddfd4&quot;,&quot;itemData&quot;:{&quot;type&quot;:&quot;article-journal&quot;,&quot;id&quot;:&quot;bccc49c9-a02e-37c2-a716-b857c13ddfd4&quot;,&quot;title&quot;:&quot;Ninety years of Drosophila melanogaster hybrids.&quot;,&quot;author&quot;:[{&quot;family&quot;:&quot;Barbash&quot;,&quot;given&quot;:&quot;Daniel A&quot;,&quot;parse-names&quot;:false,&quot;dropping-particle&quot;:&quot;&quot;,&quot;non-dropping-particle&quot;:&quot;&quot;}],&quot;container-title&quot;:&quot;Genetics&quot;,&quot;container-title-short&quot;:&quot;Genetics&quot;,&quot;DOI&quot;:&quot;10.1534/genetics.110.121459&quot;,&quot;ISSN&quot;:&quot;1943-2631&quot;,&quot;PMID&quot;:&quot;20855573&quot;,&quot;issued&quot;:{&quot;date-parts&quot;:[[2010,9]]},&quot;page&quot;:&quot;1-8&quot;,&quot;abstract&quot;:&quot;Within 10 years of the beginning of experimental genetic research on Drosophila melanogaster, in 1919, A. H. Sturtevant discovered its sibling species, D. simulans. He hybridized the two species and made fundamental discoveries about the genetic basis of hybrid incompatibility. The complete sterility of surviving F(1) hybrids frustrated Sturtevant and his vision of comprehensively exploring the genetics of interspecific differences. But over the next 90 years, a combination of clever genetic tricks and close observation of natural variation has led to a wealth of discovery using these and other hybrids of D. melanogaster and D. simulans, resulting in an advanced understanding of speciation and the evolution of morphology, gene regulation, and behavior.&quot;,&quot;issue&quot;:&quot;1&quot;,&quot;volume&quot;:&quot;186&quot;},&quot;isTemporary&quot;:false}]},{&quot;citationID&quot;:&quot;MENDELEY_CITATION_73767dac-ee78-49fd-8c2e-9b340862bc4b&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&quot;,&quot;citationItems&quot;:[{&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citationID&quot;:&quot;MENDELEY_CITATION_319e4239-946c-41a8-984b-749698dc02af&quot;,&quot;properties&quot;:{&quot;noteIndex&quot;:0},&quot;isEdited&quot;:false,&quot;manualOverride&quot;:{&quot;isManuallyOverridden&quot;:false,&quot;citeprocText&quot;:&quot;&lt;sup&gt;49&lt;/sup&gt;&quot;,&quot;manualOverrideText&quot;:&quot;&quot;},&quot;citationTag&quot;:&quot;MENDELEY_CITATION_v3_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&quot;,&quot;citationItems&quot;:[{&quot;id&quot;:&quot;19184778-6b4e-3248-b77b-0a159b7e9bf4&quot;,&quot;itemData&quot;:{&quot;type&quot;:&quot;article-journal&quot;,&quot;id&quot;:&quot;19184778-6b4e-3248-b77b-0a159b7e9bf4&quot;,&quot;title&quot;:&quot;A severe symptom phenotype in tomato in Mali is caused by a reassortant between a novel recombinant begomovirus (Tomato yellow leaf curl Mali virus) and a betasatellite.&quot;,&quot;author&quot;:[{&quot;family&quot;:&quot;Chen&quot;,&quot;given&quot;:&quot;Li-Fang&quot;,&quot;parse-names&quot;:false,&quot;dropping-particle&quot;:&quot;&quot;,&quot;non-dropping-particle&quot;:&quot;&quot;},{&quot;family&quot;:&quot;Rojas&quot;,&quot;given&quot;:&quot;Maria&quot;,&quot;parse-names&quot;:false,&quot;dropping-particle&quot;:&quot;&quot;,&quot;non-dropping-particle&quot;:&quot;&quot;},{&quot;family&quot;:&quot;Kon&quot;,&quot;given&quot;:&quot;Tatsuya&quot;,&quot;parse-names&quot;:false,&quot;dropping-particle&quot;:&quot;&quot;,&quot;non-dropping-particle&quot;:&quot;&quot;},{&quot;family&quot;:&quot;Gamby&quot;,&quot;given&quot;:&quot;Kadiatou&quot;,&quot;parse-names&quot;:false,&quot;dropping-particle&quot;:&quot;&quot;,&quot;non-dropping-particle&quot;:&quot;&quot;},{&quot;family&quot;:&quot;Xoconostle-Cazares&quot;,&quot;given&quot;:&quot;Beatriz&quot;,&quot;parse-names&quot;:false,&quot;dropping-particle&quot;:&quot;&quot;,&quot;non-dropping-particle&quot;:&quot;&quot;},{&quot;family&quot;:&quot;Gilbertson&quot;,&quot;given&quot;:&quot;Robert L&quot;,&quot;parse-names&quot;:false,&quot;dropping-particle&quot;:&quot;&quot;,&quot;non-dropping-particle&quot;:&quot;&quot;}],&quot;container-title&quot;:&quot;Molecular plant pathology&quot;,&quot;container-title-short&quot;:&quot;Mol Plant Pathol&quot;,&quot;DOI&quot;:&quot;10.1111/j.1364-3703.2009.00541.x&quot;,&quot;ISSN&quot;:&quot;1364-3703&quot;,&quot;PMID&quot;:&quot;19400843&quot;,&quot;issued&quot;:{&quot;date-parts&quot;:[[2009,5]]},&quot;page&quot;:&quot;415-30&quot;,&quot;abstract&quot;:&quot;Tomato production in West Africa has been severely affected by begomovirus diseases, including yellow leaf curl and a severe symptom phenotype, characterized by extremely stunted and distorted growth and small deformed leaves. Here, a novel recombinant begomovirus from Mali, Tomato yellow leaf curl Mali virus (TYLCMLV), is described that, alone, causes tomato yellow leaf curl disease or, in combination with a betasatellite, causes the severe symptom phenotype. TYLCMLV is an Old World monopartite begomovirus with a hybrid genome composed of sequences from Tomato yellow leaf curl virus-Mild (TYLCV-Mld) and Hollyhock leaf crumple virus (HoLCrV). A TYLCMLV infectious clone induced leaf curl and yellowing in tomato, leaf curl, crumpling and yellowing in Nicotiana benthamiana and common bean, mild symptoms in N. glutinosa, and a symptomless infection in Datura stramonium. In a field-collected sample from a tomato plant showing the severe symptom phenotype in Mali, TYLCMLV was detected together with a betasatellite, identified as Cotton leaf curl Gezira betasatellite (CLCuGB). Tomato plants co-agroinoculated with TYLCMLV and CLCuGB developed severely stunted and distorted growth and small crumpled leaves. These symptoms were more severe than those induced by TYLCMLV alone, and were similar to the severe symptom phenotype observed in the field in Mali and in other West African countries. TYLCMLV and CLCuGB also induced more severe symptoms than TYLCMLV in the other solanaceous hosts, but not in common bean. The increased symptom severity was associated with hyperplasia of phloem-associated cells, but relatively little increase in TYLCMLV DNA levels. In surveys of tomato virus diseases in West Africa, TYLCMLV was commonly detected in plants with leaf curl and yellow leaf curl symptoms, whereas CLCuGB was infrequently detected and always in association with the severe symptom phenotype. Together, these results indicate that TYLCMLV causes tomato yellow leaf curl disease throughout West Africa, whereas TYLCMLV and CLCuGB represent a reassortant that causes the severe symptom phenotype in tomato.&quot;,&quot;issue&quot;:&quot;3&quot;,&quot;volume&quot;:&quot;10&quot;},&quot;isTemporary&quot;:false}]},{&quot;citationID&quot;:&quot;MENDELEY_CITATION_57eccefa-2390-4845-98e9-e173f529438d&quot;,&quot;properties&quot;:{&quot;noteIndex&quot;:0},&quot;isEdited&quot;:false,&quot;manualOverride&quot;:{&quot;isManuallyOverridden&quot;:false,&quot;citeprocText&quot;:&quot;&lt;sup&gt;50,51&lt;/sup&gt;&quot;,&quot;manualOverrideText&quot;:&quot;&quot;},&quot;citationTag&quot;:&quot;MENDELEY_CITATION_v3_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&quot;,&quot;citationItems&quot;:[{&quot;id&quot;:&quot;31b86ada-4459-3f7e-948a-a722b453256f&quot;,&quot;itemData&quot;:{&quot;type&quot;:&quot;article-journal&quot;,&quot;id&quot;:&quot;31b86ada-4459-3f7e-948a-a722b453256f&quot;,&quot;title&quot;:&quot;Defective Interfering RNAs of a Satellite Virus&quot;,&quot;author&quot;:[{&quot;family&quot;:&quot;Qiu&quot;,&quot;given&quot;:&quot;Wenping&quot;,&quot;parse-names&quot;:false,&quot;dropping-particle&quot;:&quot;&quot;,&quot;non-dropping-particle&quot;:&quot;&quot;},{&quot;family&quot;:&quot;Karen-Beth&quot;,&quot;given&quot;:&quot;Scholthof G.&quot;,&quot;parse-names&quot;:false,&quot;dropping-particle&quot;:&quot;&quot;,&quot;non-dropping-particle&quot;:&quot;&quot;}],&quot;container-title&quot;:&quot;Journal of Virology&quot;,&quot;container-title-short&quot;:&quot;J Virol&quot;,&quot;DOI&quot;:&quot;10.1128/JVI.75.11.5429-5432.2001&quot;,&quot;ISSN&quot;:&quot;0022-538X&quot;,&quot;issued&quot;:{&quot;date-parts&quot;:[[2001,6]]},&quot;page&quot;:&quot;5429-5432&quot;,&quot;abstract&quot;:&quot;&lt;p&gt; &lt;italic&gt;Panicum mosaic virus&lt;/italic&gt; (PMV) is a recently molecularly characterized RNA virus with the unique feature of supporting the replication of two subviral RNAs in a few species of the family &lt;italic&gt;Gramineae&lt;/italic&gt; . The subviral agents include a satellite RNA (satRNA) that is devoid of a coding region and the unrelated satellite panicum mosaic virus (SPMV) that encodes its own capsid protein. Here we report the association of this complex with a new entity in the RNA world, a defective-interfering RNA (DI) of a satellite virus. The specificity of interactions governing this four-component viral system is illustrated by the ability of the SPMV DIs to strongly interfere with the accumulation of the parental SPMV. The SPMV DIs do not interfere with PMV satRNA, but they do slightly enhance the rate of spread and titer of PMV. The SPMV-derived DIs provide an additional avenue by which to investigate fundamental biological questions, including the evolution and interactions of infectious RNAs. &lt;/p&gt;&quot;,&quot;issue&quot;:&quot;11&quot;,&quot;volume&quot;:&quot;75&quot;},&quot;isTemporary&quot;:false},{&quot;id&quot;:&quot;26e08ecc-9b25-3f2b-8471-a95cb5f0744e&quot;,&quot;itemData&quot;:{&quot;type&quot;:&quot;article-journal&quot;,&quot;id&quot;:&quot;26e08ecc-9b25-3f2b-8471-a95cb5f0744e&quot;,&quot;title&quot;:&quot;ADENO-ASSOCIATED SATELLITE VIRUS INTERFERENCE WITH THE REPLICATION OF ITS HELPER ADENOVIRUS&quot;,&quot;author&quot;:[{&quot;family&quot;:&quot;Parks&quot;,&quot;given&quot;:&quot;Wade P.&quot;,&quot;parse-names&quot;:false,&quot;dropping-particle&quot;:&quot;&quot;,&quot;non-dropping-particle&quot;:&quot;&quot;},{&quot;family&quot;:&quot;Casazza&quot;,&quot;given&quot;:&quot;Anna M.&quot;,&quot;parse-names&quot;:false,&quot;dropping-particle&quot;:&quot;&quot;,&quot;non-dropping-particle&quot;:&quot;&quot;},{&quot;family&quot;:&quot;Alcott&quot;,&quot;given&quot;:&quot;Judith&quot;,&quot;parse-names&quot;:false,&quot;dropping-particle&quot;:&quot;&quot;,&quot;non-dropping-particle&quot;:&quot;&quot;},{&quot;family&quot;:&quot;Melnick&quot;,&quot;given&quot;:&quot;Joseph L.&quot;,&quot;parse-names&quot;:false,&quot;dropping-particle&quot;:&quot;&quot;,&quot;non-dropping-particle&quot;:&quot;&quot;}],&quot;container-title&quot;:&quot;The Journal of Experimental Medicine&quot;,&quot;container-title-short&quot;:&quot;J Exp Med&quot;,&quot;DOI&quot;:&quot;10.1084/jem.127.1.91&quot;,&quot;ISSN&quot;:&quot;1540-9538&quot;,&quot;issued&quot;:{&quot;date-parts&quot;:[[1968,1,1]]},&quot;page&quot;:&quot;91-108&quot;,&quot;abstract&quot;:&quot;&lt;p&gt;Adeno-associated satellite virus type 4 interferes with the replication of its helper adenovirus. No interferon-like soluble substance could be detected in satellite-infected cultures and other DNA- and RNA-containing viruses were not inhibited by coinfection with satellite virus under conditions which reduced adenovirus yields by more than 90% in monkey cells. Altering the concentration of adenovirus in the presence of constant amounts of satellite resulted in a constant degree of interference over a wide range of adenovirus inocula and suggested that adenovirus concentration was not a significant factor in the observed interference. The interference with adenovirus replication was abolished by pretreating satellite preparations with specific antiserum, ultraviolet light or heating at 80°C for 30 min. This suggested that infectious satellite virus mediated the interference. Satellite virus concentration was found to be a determinant of interference and studies indicated that the amount of interference with adenovirus was directly proportional to the concentration of satellite virus.&lt;/p&gt;&quot;,&quot;issue&quot;:&quot;1&quot;,&quot;volume&quot;:&quot;127&quot;},&quot;isTemporary&quot;:false}]},{&quot;citationID&quot;:&quot;MENDELEY_CITATION_665cd1ed-116b-4daf-8498-790af065fca6&quot;,&quot;properties&quot;:{&quot;noteIndex&quot;:0},&quot;isEdited&quot;:false,&quot;manualOverride&quot;:{&quot;isManuallyOverridden&quot;:false,&quot;citeprocText&quot;:&quot;&lt;sup&gt;52–56&lt;/sup&gt;&quot;,&quot;manualOverrideText&quot;:&quot;&quot;},&quot;citationTag&quot;:&quot;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&quot;,&quot;citationItems&quot;:[{&quot;id&quot;:&quot;7666ed5a-8a81-34e8-8f19-53ef3ae54c98&quot;,&quot;itemData&quot;:{&quot;type&quot;:&quot;article-journal&quot;,&quot;id&quot;:&quot;7666ed5a-8a81-34e8-8f19-53ef3ae54c98&quot;,&quot;title&quot;:&quot;Occurrence of Wheat Curl Mite and Mite-Vectored Viruses of Wheat in Colorado and Insights into the Wheat Virome.&quot;,&quot;author&quot;:[{&quot;family&quot;:&quot;Albrecht&quot;,&quot;given&quot;:&quot;Tessa&quot;,&quot;parse-names&quot;:false,&quot;dropping-particle&quot;:&quot;&quot;,&quot;non-dropping-particle&quot;:&quot;&quot;},{&quot;family&quot;:&quot;White&quot;,&quot;given&quot;:&quot;Samantha&quot;,&quot;parse-names&quot;:false,&quot;dropping-particle&quot;:&quot;&quot;,&quot;non-dropping-particle&quot;:&quot;&quot;},{&quot;family&quot;:&quot;Layton&quot;,&quot;given&quot;:&quot;Marylee&quot;,&quot;parse-names&quot;:false,&quot;dropping-particle&quot;:&quot;&quot;,&quot;non-dropping-particle&quot;:&quot;&quot;},{&quot;family&quot;:&quot;Stenglein&quot;,&quot;given&quot;:&quot;Mark&quot;,&quot;parse-names&quot;:false,&quot;dropping-particle&quot;:&quot;&quot;,&quot;non-dropping-particle&quot;:&quot;&quot;},{&quot;family&quot;:&quot;Haley&quot;,&quot;given&quot;:&quot;Scott&quot;,&quot;parse-names&quot;:false,&quot;dropping-particle&quot;:&quot;&quot;,&quot;non-dropping-particle&quot;:&quot;&quot;},{&quot;family&quot;:&quot;Nachappa&quot;,&quot;given&quot;:&quot;Punya&quot;,&quot;parse-names&quot;:false,&quot;dropping-particle&quot;:&quot;&quot;,&quot;non-dropping-particle&quot;:&quot;&quot;}],&quot;container-title&quot;:&quot;Plant disease&quot;,&quot;container-title-short&quot;:&quot;Plant Dis&quot;,&quot;DOI&quot;:&quot;10.1094/PDIS-02-21-0352-RE&quot;,&quot;ISSN&quot;:&quot;0191-2917&quot;,&quot;PMID&quot;:&quot;35196102&quot;,&quot;issued&quot;:{&quot;date-parts&quot;:[[2022,10]]},&quot;page&quot;:&quot;2678-2688&quot;,&quot;abstract&quot;:&quot;The wheat curl mite (WCM) is a vector of three important wheat viruses in the U.S. Great Plains: wheat streak mosaic virus (WSMV), triticum mosaic virus (TriMV), and High Plains wheat mosaic virus (HPWMoV). This study was conducted to determine the current profile of WCM and WCM-transmitted viruses of wheat and their occurrence in Colorado, including novel wheat viruses via virome analysis. There was a high rate of virus incidence in symptomatic wheat samples collected in 2019 (95%) and 2020 (77%). Single infection of WSMV was most common in both years, followed by coinfection with WSMV + TriMV and WSMV + HPWMoV. Both type 1 and type 2 mite genotypes were found in Colorado. There was high genetic diversity of WSMV and HPWMoV isolates, whereas TriMV isolates showed minimal sequence variation. Analysis of WSMV isolates revealed novel virus variants, including one isolate from a variety trial, where severe disease symptoms were observed on wheat varieties carrying Wsm2, a known virus resistance locus. Virome analysis identified two to four sequence variants of all eight RNA segments of HPWMoV, which suggests co-occurrence of multiple genotypes within host populations and presence of a variant of HPWMoV. A possible novel virus in the family Tombusviridae and several mycoviruses were identified. Overall, the data presented here highlight the need to define the effect of novel WCM-transmitted virus variants on disease severity and the role of novel viruses.&quot;,&quot;issue&quot;:&quot;10&quot;,&quot;volume&quot;:&quot;106&quot;},&quot;isTemporary&quot;:false},{&quot;id&quot;:&quot;7d95cc17-7409-3bfe-8f6d-d9564e39beed&quot;,&quot;itemData&quot;:{&quot;type&quot;:&quot;article-journal&quot;,&quot;id&quot;:&quot;7d95cc17-7409-3bfe-8f6d-d9564e39beed&quot;,&quot;title&quot;:&quot;Genomic characterization of 99 viruses from the bunyavirus families Nairoviridae, Peribunyaviridae, and Phenuiviridae, including 35 previously unsequenced viruses&quot;,&quot;author&quot;:[{&quot;family&quot;:&quot;Kapuscinski&quot;,&quot;given&quot;:&quot;Marylee L.&quot;,&quot;parse-names&quot;:false,&quot;dropping-particle&quot;:&quot;&quot;,&quot;non-dropping-particle&quot;:&quot;&quot;},{&quot;family&quot;:&quot;Bergren&quot;,&quot;given&quot;:&quot;Nicholas A.&quot;,&quot;parse-names&quot;:false,&quot;dropping-particle&quot;:&quot;&quot;,&quot;non-dropping-particle&quot;:&quot;&quot;},{&quot;family&quot;:&quot;Russell&quot;,&quot;given&quot;:&quot;Brandy J.&quot;,&quot;parse-names&quot;:false,&quot;dropping-particle&quot;:&quot;&quot;,&quot;non-dropping-particle&quot;:&quot;&quot;},{&quot;family&quot;:&quot;Lee&quot;,&quot;given&quot;:&quot;Justin S.&quot;,&quot;parse-names&quot;:false,&quot;dropping-particle&quot;:&quot;&quot;,&quot;non-dropping-particle&quot;:&quot;&quot;},{&quot;family&quot;:&quot;Borland&quot;,&quot;given&quot;:&quot;Erin M.&quot;,&quot;parse-names&quot;:false,&quot;dropping-particle&quot;:&quot;&quot;,&quot;non-dropping-particle&quot;:&quot;&quot;},{&quot;family&quot;:&quot;Hartman&quot;,&quot;given&quot;:&quot;Daniel A.&quot;,&quot;parse-names&quot;:false,&quot;dropping-particle&quot;:&quot;&quot;,&quot;non-dropping-particle&quot;:&quot;&quot;},{&quot;family&quot;:&quot;King&quot;,&quot;given&quot;:&quot;David C.&quot;,&quot;parse-names&quot;:false,&quot;dropping-particle&quot;:&quot;&quot;,&quot;non-dropping-particle&quot;:&quot;&quot;},{&quot;family&quot;:&quot;Hughes&quot;,&quot;given&quot;:&quot;Holly R.&quot;,&quot;parse-names&quot;:false,&quot;dropping-particle&quot;:&quot;&quot;,&quot;non-dropping-particle&quot;:&quot;&quot;},{&quot;family&quot;:&quot;Burkhalter&quot;,&quot;given&quot;:&quot;Kristen L.&quot;,&quot;parse-names&quot;:false,&quot;dropping-particle&quot;:&quot;&quot;,&quot;non-dropping-particle&quot;:&quot;&quot;},{&quot;family&quot;:&quot;Kading&quot;,&quot;given&quot;:&quot;Rebekah C.&quot;,&quot;parse-names&quot;:false,&quot;dropping-particle&quot;:&quot;&quot;,&quot;non-dropping-particle&quot;:&quot;&quot;},{&quot;family&quot;:&quot;Stenglein&quot;,&quot;given&quot;:&quot;Mark D.&quot;,&quot;parse-names&quot;:false,&quot;dropping-particle&quot;:&quot;&quot;,&quot;non-dropping-particle&quot;:&quot;&quot;}],&quot;container-title&quot;:&quot;PLOS Pathogens&quot;,&quot;container-title-short&quot;:&quot;PLoS Pathog&quot;,&quot;DOI&quot;:&quot;10.1371/journal.ppat.1009315&quot;,&quot;ISSN&quot;:&quot;1553-7374&quot;,&quot;issued&quot;:{&quot;date-parts&quot;:[[2021,3,1]]},&quot;page&quot;:&quot;e1009315&quot;,&quot;abstract&quot;:&quot;&lt;p&gt; Bunyaviruses ( &lt;italic&gt;Negarnaviricota&lt;/italic&gt; : &lt;italic&gt;Bunyavirales&lt;/italic&gt; ) are a large and diverse group of viruses that include important human, veterinary, and plant pathogens. The rapid characterization of known and new emerging pathogens depends on the availability of comprehensive reference sequence databases that can be used to match unknowns, infer evolutionary relationships and pathogenic potential, and make response decisions in an evidence-based manner. In this study, we determined the coding-complete genome sequences of 99 bunyaviruses in the Centers for Disease Control and Prevention’s Arbovirus Reference Collection, focusing on orthonairoviruses (family &lt;italic&gt;Nairoviridae&lt;/italic&gt; ), orthobunyaviruses ( &lt;italic&gt;Peribunyaviridae&lt;/italic&gt; ), and phleboviruses ( &lt;italic&gt;Phenuiviridae&lt;/italic&gt; ) that either completely or partially lacked genome sequences. These viruses had been collected over 66 years from 27 countries from vertebrates and arthropods representing 37 genera. Many of the viruses had been characterized serologically and through experimental infection of animals but were isolated in the pre-sequencing era. We took advantage of our unusually large sample size to systematically evaluate genomic characteristics of these viruses, including reassortment, and co-infection. We corroborated our findings using several independent molecular and virologic approaches, including Sanger sequencing of 197 genome segments, and plaque isolation of viruses from putative co-infected virus stocks. This study contributes to the described genetic diversity of bunyaviruses and will enhance the capacity to characterize emerging human pathogenic bunyaviruses. &lt;/p&gt;&quot;,&quot;issue&quot;:&quot;3&quot;,&quot;volume&quot;:&quot;17&quot;},&quot;isTemporary&quot;:false},{&quot;id&quot;:&quot;53b0f863-f3f2-3a5b-ad53-c1b68dbea139&quot;,&quot;itemData&quot;:{&quot;type&quot;:&quot;article-journal&quot;,&quot;id&quot;:&quot;53b0f863-f3f2-3a5b-ad53-c1b68dbea139&quot;,&quot;title&quot;:&quot;Widespread recombination, reassortment, and transmission of unbalanced compound viral genotypes in natural arenavirus infections.&quot;,&quot;author&quot;:[{&quot;family&quot;:&quot;Stenglein&quot;,&quot;given&quot;:&quot;Mark D&quot;,&quot;parse-names&quot;:false,&quot;dropping-particle&quot;:&quot;&quot;,&quot;non-dropping-particle&quot;:&quot;&quot;},{&quot;family&quot;:&quot;Jacobson&quot;,&quot;given&quot;:&quot;Elliott R&quot;,&quot;parse-names&quot;:false,&quot;dropping-particle&quot;:&quot;&quot;,&quot;non-dropping-particle&quot;:&quot;&quot;},{&quot;family&quot;:&quot;Chang&quot;,&quot;given&quot;:&quot;Li-Wen&quot;,&quot;parse-names&quot;:false,&quot;dropping-particle&quot;:&quot;&quot;,&quot;non-dropping-particle&quot;:&quot;&quot;},{&quot;family&quot;:&quot;Sanders&quot;,&quot;given&quot;:&quot;Chris&quot;,&quot;parse-names&quot;:false,&quot;dropping-particle&quot;:&quot;&quot;,&quot;non-dropping-particle&quot;:&quot;&quot;},{&quot;family&quot;:&quot;Hawkins&quot;,&quot;given&quot;:&quot;Michelle G&quot;,&quot;parse-names&quot;:false,&quot;dropping-particle&quot;:&quot;&quot;,&quot;non-dropping-particle&quot;:&quot;&quot;},{&quot;family&quot;:&quot;Guzman&quot;,&quot;given&quot;:&quot;David S-M&quot;,&quot;parse-names&quot;:false,&quot;dropping-particle&quot;:&quot;&quot;,&quot;non-dropping-particle&quot;:&quot;&quot;},{&quot;family&quot;:&quot;Drazenovich&quot;,&quot;given&quot;:&quot;Tracy&quot;,&quot;parse-names&quot;:false,&quot;dropping-particle&quot;:&quot;&quot;,&quot;non-dropping-particle&quot;:&quot;&quot;},{&quot;family&quot;:&quot;Dunker&quot;,&quot;given&quot;:&quot;Freeland&quot;,&quot;parse-names&quot;:false,&quot;dropping-particle&quot;:&quot;&quot;,&quot;non-dropping-particle&quot;:&quot;&quot;},{&quot;family&quot;:&quot;Kamaka&quot;,&quot;given&quot;:&quot;Elizabeth K&quot;,&quot;parse-names&quot;:false,&quot;dropping-particle&quot;:&quot;&quot;,&quot;non-dropping-particle&quot;:&quot;&quot;},{&quot;family&quot;:&quot;Fisher&quot;,&quot;given&quot;:&quot;Debbie&quot;,&quot;parse-names&quot;:false,&quot;dropping-particle&quot;:&quot;&quot;,&quot;non-dropping-particle&quot;:&quot;&quot;},{&quot;family&quot;:&quot;Reavill&quot;,&quot;given&quot;:&quot;Drury R&quot;,&quot;parse-names&quot;:false,&quot;dropping-particle&quot;:&quot;&quot;,&quot;non-dropping-particle&quot;:&quot;&quot;},{&quot;family&quot;:&quot;Meola&quot;,&quot;given&quot;:&quot;Linda F&quot;,&quot;parse-names&quot;:false,&quot;dropping-particle&quot;:&quot;&quot;,&quot;non-dropping-particle&quot;:&quot;&quot;},{&quot;family&quot;:&quot;Levens&quot;,&quot;given&quot;:&quot;Gregory&quot;,&quot;parse-names&quot;:false,&quot;dropping-particle&quot;:&quot;&quot;,&quot;non-dropping-particle&quot;:&quot;&quot;},{&quot;family&quot;:&quot;DeRisi&quot;,&quot;given&quot;:&quot;Joseph L&quot;,&quot;parse-names&quot;:false,&quot;dropping-particle&quot;:&quot;&quot;,&quot;non-dropping-particle&quot;:&quot;&quot;}],&quot;container-title&quot;:&quot;PLoS pathogens&quot;,&quot;container-title-short&quot;:&quot;PLoS Pathog&quot;,&quot;DOI&quot;:&quot;10.1371/journal.ppat.1004900&quot;,&quot;ISSN&quot;:&quot;1553-7374&quot;,&quot;PMID&quot;:&quot;25993603&quot;,&quot;issued&quot;:{&quot;date-parts&quot;:[[2015,5]]},&quot;page&quot;:&quot;e1004900&quot;,&quot;abstract&quot;:&quot;Arenaviruses are one of the largest families of human hemorrhagic fever viruses and are known to infect both mammals and snakes. Arenaviruses package a large (L) and small (S) genome segment in their virions. For segmented RNA viruses like these, novel genotypes can be generated through mutation, recombination, and reassortment. Although it is believed that an ancient recombination event led to the emergence of a new lineage of mammalian arenaviruses, neither recombination nor reassortment has been definitively documented in natural arenavirus infections. Here, we used metagenomic sequencing to survey the viral diversity present in captive arenavirus-infected snakes. From 48 infected animals, we determined the complete or near complete sequence of 210 genome segments that grouped into 23 L and 11 S genotypes. The majority of snakes were multiply infected, with up to 4 distinct S and 11 distinct L segment genotypes in individual animals. This S/L imbalance was typical: in all cases intrahost L segment genotypes outnumbered S genotypes, and a particular S segment genotype dominated in individual animals and at a population level. We corroborated sequencing results by qRT-PCR and virus isolation, and isolates replicated as ensembles in culture. Numerous instances of recombination and reassortment were detected, including recombinant segments with unusual organizations featuring 2 intergenic regions and superfluous content, which were capable of stable replication and transmission despite their atypical structures. Overall, this represents intrahost diversity of an extent and form that goes well beyond what has been observed for arenaviruses or for viruses in general. This diversity can be plausibly attributed to the captive intermingling of sub-clinically infected wild-caught snakes. Thus, beyond providing a unique opportunity to study arenavirus evolution and adaptation, these findings allow the investigation of unintended anthropogenic impacts on viral ecology, diversity, and disease potential.&quot;,&quot;issue&quot;:&quot;5&quot;,&quot;volume&quot;:&quot;11&quot;},&quot;isTemporary&quot;:false},{&quot;id&quot;:&quot;d9e57059-1e87-3e14-8daf-567258d36e99&quot;,&quot;itemData&quot;:{&quot;type&quot;:&quot;article-journal&quot;,&quot;id&quot;:&quot;d9e57059-1e87-3e14-8daf-567258d36e99&quot;,&quot;title&quot;:&quot;Arenavirus Coinfections Are Common in Snakes with Boid Inclusion Body Disease.&quot;,&quot;author&quot;:[{&quot;family&quot;:&quot;Hepojoki&quot;,&quot;given&quot;:&quot;J&quot;,&quot;parse-names&quot;:false,&quot;dropping-particle&quot;:&quot;&quot;,&quot;non-dropping-particle&quot;:&quot;&quot;},{&quot;family&quot;:&quot;Salmenperä&quot;,&quot;given&quot;:&quot;P&quot;,&quot;parse-names&quot;:false,&quot;dropping-particle&quot;:&quot;&quot;,&quot;non-dropping-particle&quot;:&quot;&quot;},{&quot;family&quot;:&quot;Sironen&quot;,&quot;given&quot;:&quot;T&quot;,&quot;parse-names&quot;:false,&quot;dropping-particle&quot;:&quot;&quot;,&quot;non-dropping-particle&quot;:&quot;&quot;},{&quot;family&quot;:&quot;Hetzel&quot;,&quot;given&quot;:&quot;U&quot;,&quot;parse-names&quot;:false,&quot;dropping-particle&quot;:&quot;&quot;,&quot;non-dropping-particle&quot;:&quot;&quot;},{&quot;family&quot;:&quot;Korzyukov&quot;,&quot;given&quot;:&quot;Y&quot;,&quot;parse-names&quot;:false,&quot;dropping-particle&quot;:&quot;&quot;,&quot;non-dropping-particle&quot;:&quot;&quot;},{&quot;family&quot;:&quot;Kipar&quot;,&quot;given&quot;:&quot;A&quot;,&quot;parse-names&quot;:false,&quot;dropping-particle&quot;:&quot;&quot;,&quot;non-dropping-particle&quot;:&quot;&quot;},{&quot;family&quot;:&quot;Vapalahti&quot;,&quot;given&quot;:&quot;O&quot;,&quot;parse-names&quot;:false,&quot;dropping-particle&quot;:&quot;&quot;,&quot;non-dropping-particle&quot;:&quot;&quot;}],&quot;container-title&quot;:&quot;Journal of virology&quot;,&quot;container-title-short&quot;:&quot;J Virol&quot;,&quot;DOI&quot;:&quot;10.1128/JVI.01112-15&quot;,&quot;ISSN&quot;:&quot;1098-5514&quot;,&quot;PMID&quot;:&quot;26041290&quot;,&quot;issued&quot;:{&quot;date-parts&quot;:[[2015,8]]},&quot;page&quot;:&quot;8657-60&quot;,&quot;abstract&quot;:&quot;Recently, novel arenaviruses were found in snakes with boid inclusion body disease (BIBD); these form the new genus Reptarenavirus within the family Arenaviridae. We used next-generation sequencing and de novo sequence assembly to investigate reptarenavirus isolates from our previous study. Four of the six isolates and all of the samples from snakes with BIBD contained at least two reptarenavirus species. The viruses sequenced comprise four novel reptarenavirus species and a representative of a new arenavirus genus.&quot;,&quot;issue&quot;:&quot;16&quot;,&quot;volume&quot;:&quot;89&quot;},&quot;isTemporary&quot;:false},{&quot;id&quot;:&quot;d70f79b0-a444-3ebd-90d2-e711866b3ba3&quot;,&quot;itemData&quot;:{&quot;type&quot;:&quot;article-journal&quot;,&quot;id&quot;:&quot;d70f79b0-a444-3ebd-90d2-e711866b3ba3&quot;,&quot;title&quot;:&quot;Co-infection of mammarenaviruses in a wild mouse, Tanzania.&quot;,&quot;author&quot;:[{&quot;family&quot;:&quot;Cuypers&quot;,&quot;given&quot;:&quot;Laura N&quot;,&quot;parse-names&quot;:false,&quot;dropping-particle&quot;:&quot;&quot;,&quot;non-dropping-particle&quot;:&quot;&quot;},{&quot;family&quot;:&quot;Čížková&quot;,&quot;given&quot;:&quot;Dagmar&quot;,&quot;parse-names&quot;:false,&quot;dropping-particle&quot;:&quot;&quot;,&quot;non-dropping-particle&quot;:&quot;&quot;},{&quot;family&quot;:&quot;Bellocq&quot;,&quot;given&quot;:&quot;Joëlle Goüy&quot;,&quot;parse-names&quot;:false,&quot;dropping-particle&quot;:&quot;&quot;,&quot;non-dropping-particle&quot;:&quot;de&quot;}],&quot;container-title&quot;:&quot;Virus evolution&quot;,&quot;container-title-short&quot;:&quot;Virus Evol&quot;,&quot;DOI&quot;:&quot;10.1093/ve/veac065&quot;,&quot;ISSN&quot;:&quot;2057-1577&quot;,&quot;PMID&quot;:&quot;36533140&quot;,&quot;issued&quot;:{&quot;date-parts&quot;:[[2022]]},&quot;page&quot;:&quot;veac065&quot;,&quot;abstract&quot;:&quot;Mammarenaviruses are bi-segmented RNA viruses. They encompass viruses responsible for several severe diseases in humans. While performing a de novo assembly of a new virus found in a wild single-striped grass mouse in Tanzania, we found a single S but two divergent L segments. Natural co-infections, common within reptarenaviruses in captivity, were never reported for mammarenaviruses and never in a wild sample. This finding can have implications for virus evolution as co-infection could trigger viral recombination/reassortment in natural reservoirs.&quot;,&quot;issue&quot;:&quot;2&quot;,&quot;volume&quot;:&quot;8&quot;},&quot;isTemporary&quot;:false}]},{&quot;citationID&quot;:&quot;MENDELEY_CITATION_ba3f510a-26c9-40de-8e3b-e44d3b2c02d4&quot;,&quot;properties&quot;:{&quot;noteIndex&quot;:0},&quot;isEdited&quot;:false,&quot;manualOverride&quot;:{&quot;isManuallyOverridden&quot;:false,&quot;citeprocText&quot;:&quot;&lt;sup&gt;11,44,57,58&lt;/sup&gt;&quot;,&quot;manualOverrideText&quot;:&quot;&quot;},&quot;citationTag&quot;:&quot;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&quot;,&quot;citationItems&quot;:[{&quot;id&quot;:&quot;a3cb6510-12f4-392a-b92d-8cd73c079713&quot;,&quot;itemData&quot;:{&quot;type&quot;:&quot;article&quot;,&quot;id&quot;:&quot;a3cb6510-12f4-392a-b92d-8cd73c079713&quot;,&quot;title&quot;:&quot;Living with the enemy: Viral persistent infections from a friendly viewpoint&quot;,&quot;author&quot;:[{&quot;family&quot;:&quot;Goic&quot;,&quot;given&quot;:&quot;Bertsy&quot;,&quot;parse-names&quot;:false,&quot;dropping-particle&quot;:&quot;&quot;,&quot;non-dropping-particle&quot;:&quot;&quot;},{&quot;family&quot;:&quot;Saleh&quot;,&quot;given&quot;:&quot;Maria Carla&quot;,&quot;parse-names&quot;:false,&quot;dropping-particle&quot;:&quot;&quot;,&quot;non-dropping-particle&quot;:&quot;&quot;}],&quot;container-title&quot;:&quot;Current Opinion in Microbiology&quot;,&quot;container-title-short&quot;:&quot;Curr Opin Microbiol&quot;,&quot;DOI&quot;:&quot;10.1016/j.mib.2012.06.002&quot;,&quot;ISSN&quot;:&quot;13695274&quot;,&quot;PMID&quot;:&quot;22770658&quot;,&quot;issued&quot;:{&quot;date-parts&quot;:[[2012,8]]},&quot;page&quot;:&quot;531-537&quot;,&quot;abstract&quot;:&quot;Persistent infection is a situation of metastability in which the pathogen and the host coexist. A common outcome for viral infections, persistence is a widespread phenomenon through all kingdoms. With a clear benefit for the virus and/or the host at the population level, persistent infections act as modulators of the ecosystem. The origin of persistence being long time elusive, here we explore the concept of 'endogenization' of viral sequences with concomitant activation of the host immune pathways, as a main way to establish and maintain viral persistent infections. Current concepts on viral persistence mechanisms and biological role are discussed. © 2012 Elsevier Ltd.&quot;,&quot;issue&quot;:&quot;4&quot;,&quot;volume&quot;:&quot;15&quot;},&quot;isTemporary&quot;:false},{&quot;id&quot;:&quot;1fb11d66-8e11-3089-ac0c-775d99460683&quot;,&quot;itemData&quot;:{&quot;type&quot;:&quot;article-journal&quot;,&quot;id&quot;:&quot;1fb11d66-8e11-3089-ac0c-775d99460683&quot;,&quot;title&quot;:&quot;Naturally occurring viruses of &lt;i&gt;Drosophila&lt;/i&gt; reduce offspring number and lifespan&quot;,&quot;author&quot;:[{&quot;family&quot;:&quot;Wallace&quot;,&quot;given&quot;:&quot;Megan A.&quot;,&quot;parse-names&quot;:false,&quot;dropping-particle&quot;:&quot;&quot;,&quot;non-dropping-particle&quot;:&quot;&quot;},{&quot;family&quot;:&quot;Obbard&quot;,&quot;given&quot;:&quot;Darren J.&quot;,&quot;parse-names&quot;:false,&quot;dropping-particle&quot;:&quot;&quot;,&quot;non-dropping-particle&quot;:&quot;&quot;}],&quot;container-title&quot;:&quot;Proceedings of the Royal Society B: Biological Sciences&quot;,&quot;DOI&quot;:&quot;10.1098/rspb.2024.0518&quot;,&quot;ISSN&quot;:&quot;1471-2954&quot;,&quot;issued&quot;:{&quot;date-parts&quot;:[[2024,5,15]]},&quot;abstract&quot;:&quot;&lt;p&gt; &lt;italic&gt;Drosophila&lt;/italic&gt; remains a pre-eminent insect model system for host–virus interaction, but the host range and fitness consequences of the drosophilid virome are poorly understood. Metagenomic studies have reported approximately 200 viruses associated with Drosophilidae, but few isolates are available to characterize the &lt;italic&gt;Drosophila&lt;/italic&gt; immune response, and most characterization has relied on injection and systemic infection. Here, we use a more natural infection route to characterize the fitness effects of infection and to study a wider range of viruses. We exposed laboratory &lt;italic&gt;Drosophila melanogaster&lt;/italic&gt; to 23 naturally occurring viruses from wild-collected drosophilids. We recorded transmission rates along with two components of female fitness: survival and the lifetime number of adult offspring produced. Nine different viruses transmitted during contact with laboratory &lt;italic&gt;D. melanogaster&lt;/italic&gt; , although for the majority, rates of transmission were less than 20%. Five virus infections led to a significant decrease in lifespan (D. melanogaster Nora virus, D. immigrans Nora virus, Muthill virus, galbut virus and Prestney Burn virus), and three led to a reduction in the total number of offspring. Our findings demonstrate the utility of the &lt;italic&gt;Drosophila&lt;/italic&gt; model for community-level studies of host–virus interactions, and suggest that viral infection could be a substantial fitness burden on wild flies. &lt;/p&gt;&quot;,&quot;issue&quot;:&quot;2023&quot;,&quot;volume&quot;:&quot;291&quot;,&quot;container-title-short&quot;:&quot;&quot;},&quot;isTemporary&quot;:false},{&quot;id&quot;:&quot;5a7497c3-760d-3f91-b8f5-a6ef9f6ffba4&quot;,&quot;itemData&quot;:{&quot;type&quot;:&quot;article-journal&quot;,&quot;id&quot;:&quot;5a7497c3-760d-3f91-b8f5-a6ef9f6ffba4&quot;,&quot;title&quot;:&quot;Epidemiology of Hepatocellular Carcinoma.&quot;,&quot;author&quot;:[{&quot;family&quot;:&quot;McGlynn&quot;,&quot;given&quot;:&quot;Katherine A&quot;,&quot;parse-names&quot;:false,&quot;dropping-particle&quot;:&quot;&quot;,&quot;non-dropping-particle&quot;:&quot;&quot;},{&quot;family&quot;:&quot;Petrick&quot;,&quot;given&quot;:&quot;Jessica L&quot;,&quot;parse-names&quot;:false,&quot;dropping-particle&quot;:&quot;&quot;,&quot;non-dropping-particle&quot;:&quot;&quot;},{&quot;family&quot;:&quot;El-Serag&quot;,&quot;given&quot;:&quot;Hashem B&quot;,&quot;parse-names&quot;:false,&quot;dropping-particle&quot;:&quot;&quot;,&quot;non-dropping-particle&quot;:&quot;&quot;}],&quot;container-title&quot;:&quot;Hepatology (Baltimore, Md.)&quot;,&quot;container-title-short&quot;:&quot;Hepatology&quot;,&quot;DOI&quot;:&quot;10.1002/hep.31288&quot;,&quot;ISSN&quot;:&quot;1527-3350&quot;,&quot;PMID&quot;:&quot;32319693&quot;,&quot;issued&quot;:{&quot;date-parts&quot;:[[2021,1]]},&quot;page&quot;:&quot;4-13&quot;,&quot;abstract&quot;:&quot;Liver cancer is a major contributor to the worldwide cancer burden. Incidence rates of this disease have increased in many countries in recent decades. As the principal histologic type of liver cancer, hepatocellular carcinoma (HCC) accounts for the great majority of liver cancer diagnoses and deaths. Hepatitis B virus (HBV) and hepatitis C virus (HCV) remain, at present, the most important global risk factors for HCC, but their importance will likely decline in the coming years. The effect of HBV vaccination of newborns, already seen in young adults in some countries, will be more notable as vaccinated cohorts age. In addition, effective treatments for chronic infections with both HBV and HCV should contribute to declines in the rates of viral-associated HCC. Unfortunately, the prevalence of metabolic risk factors for HCC, including metabolic syndrome, obesity, type II diabetes and non-alcoholic fatty liver disease (NAFLD) are increasing and may jointly become the major cause of HCC globally. Excessive alcohol consumption also remains an intractable risk factor, as does aflatoxin contamination of food crops in some parts of the world. While significant efforts in early diagnosis and better treatment are certainly needed for HCC, primary prevention efforts aimed at decreasing the prevalence of obesity and diabetes and controlling mycotoxin growth, are just as urgently required.&quot;,&quot;issue&quot;:&quot;Suppl 1&quot;,&quot;volume&quot;:&quot;73 Suppl 1&quot;},&quot;isTemporary&quot;:false},{&quot;id&quot;:&quot;8ea18cea-7a1a-300c-843c-6ac252503bf9&quot;,&quot;itemData&quot;:{&quot;type&quot;:&quot;article-journal&quot;,&quot;id&quot;:&quot;8ea18cea-7a1a-300c-843c-6ac252503bf9&quot;,&quot;title&quot;:&quot;Longitudinal analysis reveals high prevalence of Epstein-Barr virus associated with multiple sclerosis.&quot;,&quot;author&quot;:[{&quot;family&quot;:&quot;Bjornevik&quot;,&quot;given&quot;:&quot;Kjetil&quot;,&quot;parse-names&quot;:false,&quot;dropping-particle&quot;:&quot;&quot;,&quot;non-dropping-particle&quot;:&quot;&quot;},{&quot;family&quot;:&quot;Cortese&quot;,&quot;given&quot;:&quot;Marianna&quot;,&quot;parse-names&quot;:false,&quot;dropping-particle&quot;:&quot;&quot;,&quot;non-dropping-particle&quot;:&quot;&quot;},{&quot;family&quot;:&quot;Healy&quot;,&quot;given&quot;:&quot;Brian C&quot;,&quot;parse-names&quot;:false,&quot;dropping-particle&quot;:&quot;&quot;,&quot;non-dropping-particle&quot;:&quot;&quot;},{&quot;family&quot;:&quot;Kuhle&quot;,&quot;given&quot;:&quot;Jens&quot;,&quot;parse-names&quot;:false,&quot;dropping-particle&quot;:&quot;&quot;,&quot;non-dropping-particle&quot;:&quot;&quot;},{&quot;family&quot;:&quot;Mina&quot;,&quot;given&quot;:&quot;Michael J&quot;,&quot;parse-names&quot;:false,&quot;dropping-particle&quot;:&quot;&quot;,&quot;non-dropping-particle&quot;:&quot;&quot;},{&quot;family&quot;:&quot;Leng&quot;,&quot;given&quot;:&quot;Yumei&quot;,&quot;parse-names&quot;:false,&quot;dropping-particle&quot;:&quot;&quot;,&quot;non-dropping-particle&quot;:&quot;&quot;},{&quot;family&quot;:&quot;Elledge&quot;,&quot;given&quot;:&quot;Stephen J&quot;,&quot;parse-names&quot;:false,&quot;dropping-particle&quot;:&quot;&quot;,&quot;non-dropping-particle&quot;:&quot;&quot;},{&quot;family&quot;:&quot;Niebuhr&quot;,&quot;given&quot;:&quot;David W&quot;,&quot;parse-names&quot;:false,&quot;dropping-particle&quot;:&quot;&quot;,&quot;non-dropping-particle&quot;:&quot;&quot;},{&quot;family&quot;:&quot;Scher&quot;,&quot;given&quot;:&quot;Ann I&quot;,&quot;parse-names&quot;:false,&quot;dropping-particle&quot;:&quot;&quot;,&quot;non-dropping-particle&quot;:&quot;&quot;},{&quot;family&quot;:&quot;Munger&quot;,&quot;given&quot;:&quot;Kassandra L&quot;,&quot;parse-names&quot;:false,&quot;dropping-particle&quot;:&quot;&quot;,&quot;non-dropping-particle&quot;:&quot;&quot;},{&quot;family&quot;:&quot;Ascherio&quot;,&quot;given&quot;:&quot;Alberto&quot;,&quot;parse-names&quot;:false,&quot;dropping-particle&quot;:&quot;&quot;,&quot;non-dropping-particle&quot;:&quot;&quot;}],&quot;container-title&quot;:&quot;Science (New York, N.Y.)&quot;,&quot;container-title-short&quot;:&quot;Science&quot;,&quot;DOI&quot;:&quot;10.1126/science.abj8222&quot;,&quot;ISSN&quot;:&quot;1095-9203&quot;,&quot;PMID&quot;:&quot;35025605&quot;,&quot;issued&quot;:{&quot;date-parts&quot;:[[2022,1,21]]},&quot;page&quot;:&quot;296-301&quot;,&quot;abstract&quot;:&quot;Multiple sclerosis (MS) is a chronic inflammatory demyelinating disease of the central nervous system of unknown etiology. We tested the hypothesis that MS is caused by Epstein-Barr virus (EBV) in a cohort comprising more than 10 million young adults on active duty in the US military, 955 of whom were diagnosed with MS during their period of service. Risk of MS increased 32-fold after infection with EBV but was not increased after infection with other viruses, including the similarly transmitted cytomegalovirus. Serum levels of neurofilament light chain, a biomarker of neuroaxonal degeneration, increased only after EBV seroconversion. These findings cannot be explained by any known risk factor for MS and suggest EBV as the leading cause of MS.&quot;,&quot;issue&quot;:&quot;6578&quot;,&quot;volume&quot;:&quot;375&quot;},&quot;isTemporary&quot;:false}]},{&quot;citationID&quot;:&quot;MENDELEY_CITATION_fe792c95-9c5e-4004-9e95-34072ed59bb8&quot;,&quot;properties&quot;:{&quot;noteIndex&quot;:0},&quot;isEdited&quot;:false,&quot;manualOverride&quot;:{&quot;isManuallyOverridden&quot;:false,&quot;citeprocText&quot;:&quot;&lt;sup&gt;59&lt;/sup&gt;&quot;,&quot;manualOverrideText&quot;:&quot;&quot;},&quot;citationTag&quot;:&quot;MENDELEY_CITATION_v3_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&quot;,&quot;citationItems&quot;:[{&quot;id&quot;:&quot;556adf17-81ba-310c-bb52-4e4b8a8f7266&quot;,&quot;itemData&quot;:{&quot;type&quot;:&quot;article-journal&quot;,&quot;id&quot;:&quot;556adf17-81ba-310c-bb52-4e4b8a8f7266&quot;,&quot;title&quot;:&quot;The secret lives of Drosophila flies&quot;,&quot;author&quot;:[{&quot;family&quot;:&quot;Markow&quot;,&quot;given&quot;:&quot;Therese Ann&quot;,&quot;parse-names&quot;:false,&quot;dropping-particle&quot;:&quot;&quot;,&quot;non-dropping-particle&quot;:&quot;&quot;}],&quot;container-title&quot;:&quot;eLife&quot;,&quot;container-title-short&quot;:&quot;Elife&quot;,&quot;DOI&quot;:&quot;10.7554/eLife.06793&quot;,&quot;ISSN&quot;:&quot;2050-084X&quot;,&quot;URL&quot;:&quot;https://elifesciences.org/articles/06793&quot;,&quot;issued&quot;:{&quot;date-parts&quot;:[[2015,6,4]]},&quot;abstract&quot;:&quot;&lt;p&gt;Flies of the genus Drosophila, and particularly those of the species Drosophila melanogaster, are best known as laboratory organisms. As with all model organisms, they were domesticated for empirical studies, but they also continue to exist as wild populations.&lt;/p&gt;&quot;,&quot;volume&quot;:&quot;4&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A74299-B66D-9D4B-A619-721C8EBA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396</TotalTime>
  <Pages>50</Pages>
  <Words>8686</Words>
  <Characters>49515</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Keene,Lexi</dc:creator>
  <cp:keywords/>
  <dc:description/>
  <cp:lastModifiedBy>Keene-Snickers,Lexi</cp:lastModifiedBy>
  <cp:revision>10</cp:revision>
  <cp:lastPrinted>2025-06-12T21:16:00Z</cp:lastPrinted>
  <dcterms:created xsi:type="dcterms:W3CDTF">2025-08-05T13:29:00Z</dcterms:created>
  <dcterms:modified xsi:type="dcterms:W3CDTF">2025-08-08T15:48:00Z</dcterms:modified>
</cp:coreProperties>
</file>